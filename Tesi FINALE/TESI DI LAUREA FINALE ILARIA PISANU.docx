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E2354E" w14:textId="4DFDE1EE" w:rsidR="008C47C8" w:rsidRDefault="008C47C8" w:rsidP="008C47C8">
      <w:pPr>
        <w:spacing w:line="240" w:lineRule="auto"/>
        <w:jc w:val="center"/>
        <w:rPr>
          <w:ins w:id="0" w:author="UTENTE" w:date="2020-06-30T19:31:00Z"/>
          <w:rFonts w:ascii="Times New Roman" w:hAnsi="Times New Roman" w:cs="Times New Roman"/>
        </w:rPr>
      </w:pPr>
    </w:p>
    <w:p w14:paraId="6140E29F" w14:textId="77777777" w:rsidR="00924209" w:rsidRDefault="00924209" w:rsidP="008C47C8">
      <w:pPr>
        <w:spacing w:line="240" w:lineRule="auto"/>
        <w:jc w:val="center"/>
        <w:rPr>
          <w:ins w:id="1" w:author="UTENTE" w:date="2020-06-30T12:05:00Z"/>
          <w:rFonts w:ascii="Times New Roman" w:hAnsi="Times New Roman" w:cs="Times New Roman"/>
        </w:rPr>
      </w:pPr>
    </w:p>
    <w:customXmlInsRangeStart w:id="2" w:author="UTENTE" w:date="2020-06-30T19:30:00Z"/>
    <w:sdt>
      <w:sdtPr>
        <w:rPr>
          <w:rFonts w:ascii="Times New Roman" w:hAnsi="Times New Roman" w:cs="Times New Roman"/>
          <w:rPrChange w:id="3" w:author="UTENTE" w:date="2020-06-30T19:37:00Z">
            <w:rPr/>
          </w:rPrChange>
        </w:rPr>
        <w:id w:val="-40268184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customXmlInsRangeEnd w:id="2"/>
        <w:p w14:paraId="174BEA4E" w14:textId="3DCCC722" w:rsidR="00924209" w:rsidRPr="005F11D0" w:rsidRDefault="00924209">
          <w:pPr>
            <w:pStyle w:val="Titolosommario"/>
            <w:rPr>
              <w:ins w:id="4" w:author="UTENTE" w:date="2020-06-30T19:30:00Z"/>
              <w:rFonts w:ascii="Times New Roman" w:hAnsi="Times New Roman" w:cs="Times New Roman"/>
              <w:b/>
              <w:color w:val="auto"/>
              <w:rPrChange w:id="5" w:author="UTENTE" w:date="2020-06-30T19:37:00Z">
                <w:rPr>
                  <w:ins w:id="6" w:author="UTENTE" w:date="2020-06-30T19:30:00Z"/>
                </w:rPr>
              </w:rPrChange>
            </w:rPr>
          </w:pPr>
          <w:ins w:id="7" w:author="UTENTE" w:date="2020-06-30T19:30:00Z">
            <w:r w:rsidRPr="005F11D0">
              <w:rPr>
                <w:rFonts w:ascii="Times New Roman" w:hAnsi="Times New Roman" w:cs="Times New Roman"/>
                <w:b/>
                <w:color w:val="auto"/>
                <w:rPrChange w:id="8" w:author="UTENTE" w:date="2020-06-30T19:37:00Z">
                  <w:rPr/>
                </w:rPrChange>
              </w:rPr>
              <w:t>Sommario</w:t>
            </w:r>
            <w:bookmarkStart w:id="9" w:name="_GoBack"/>
            <w:bookmarkEnd w:id="9"/>
          </w:ins>
        </w:p>
        <w:p w14:paraId="72CD5350" w14:textId="77777777" w:rsidR="00924209" w:rsidRPr="005F11D0" w:rsidRDefault="00924209" w:rsidP="00924209">
          <w:pPr>
            <w:rPr>
              <w:ins w:id="10" w:author="UTENTE" w:date="2020-06-30T19:30:00Z"/>
              <w:rFonts w:ascii="Times New Roman" w:hAnsi="Times New Roman" w:cs="Times New Roman"/>
              <w:lang w:eastAsia="it-IT"/>
              <w:rPrChange w:id="11" w:author="UTENTE" w:date="2020-06-30T19:37:00Z">
                <w:rPr>
                  <w:ins w:id="12" w:author="UTENTE" w:date="2020-06-30T19:30:00Z"/>
                </w:rPr>
              </w:rPrChange>
            </w:rPr>
            <w:pPrChange w:id="13" w:author="UTENTE" w:date="2020-06-30T19:30:00Z">
              <w:pPr>
                <w:pStyle w:val="Titolosommario"/>
              </w:pPr>
            </w:pPrChange>
          </w:pPr>
        </w:p>
        <w:p w14:paraId="6B297BEB" w14:textId="77777777" w:rsidR="00576281" w:rsidRDefault="00924209">
          <w:pPr>
            <w:pStyle w:val="Sommario1"/>
            <w:tabs>
              <w:tab w:val="right" w:leader="dot" w:pos="8493"/>
            </w:tabs>
            <w:rPr>
              <w:ins w:id="14" w:author="UTENTE" w:date="2020-06-30T19:45:00Z"/>
              <w:rFonts w:eastAsiaTheme="minorEastAsia"/>
              <w:noProof/>
              <w:lang w:eastAsia="it-IT"/>
            </w:rPr>
          </w:pPr>
          <w:ins w:id="15" w:author="UTENTE" w:date="2020-06-30T19:30:00Z">
            <w:r w:rsidRPr="005F11D0">
              <w:rPr>
                <w:rFonts w:ascii="Times New Roman" w:hAnsi="Times New Roman" w:cs="Times New Roman"/>
                <w:rPrChange w:id="16" w:author="UTENTE" w:date="2020-06-30T19:37:00Z">
                  <w:rPr/>
                </w:rPrChange>
              </w:rPr>
              <w:fldChar w:fldCharType="begin"/>
            </w:r>
            <w:r w:rsidRPr="005F11D0">
              <w:rPr>
                <w:rFonts w:ascii="Times New Roman" w:hAnsi="Times New Roman" w:cs="Times New Roman"/>
                <w:rPrChange w:id="17" w:author="UTENTE" w:date="2020-06-30T19:37:00Z">
                  <w:rPr/>
                </w:rPrChange>
              </w:rPr>
              <w:instrText xml:space="preserve"> TOC \o "1-3" \h \z \u </w:instrText>
            </w:r>
            <w:r w:rsidRPr="005F11D0">
              <w:rPr>
                <w:rFonts w:ascii="Times New Roman" w:hAnsi="Times New Roman" w:cs="Times New Roman"/>
                <w:rPrChange w:id="18" w:author="UTENTE" w:date="2020-06-30T19:37:00Z">
                  <w:rPr/>
                </w:rPrChange>
              </w:rPr>
              <w:fldChar w:fldCharType="separate"/>
            </w:r>
          </w:ins>
          <w:ins w:id="19" w:author="UTENTE" w:date="2020-06-30T19:45:00Z">
            <w:r w:rsidR="00576281" w:rsidRPr="00955F72">
              <w:rPr>
                <w:rStyle w:val="Collegamentoipertestuale"/>
                <w:noProof/>
              </w:rPr>
              <w:fldChar w:fldCharType="begin"/>
            </w:r>
            <w:r w:rsidR="00576281" w:rsidRPr="00955F72">
              <w:rPr>
                <w:rStyle w:val="Collegamentoipertestuale"/>
                <w:noProof/>
              </w:rPr>
              <w:instrText xml:space="preserve"> </w:instrText>
            </w:r>
            <w:r w:rsidR="00576281">
              <w:rPr>
                <w:noProof/>
              </w:rPr>
              <w:instrText>HYPERLINK \l "_Toc44438768"</w:instrText>
            </w:r>
            <w:r w:rsidR="00576281" w:rsidRPr="00955F72">
              <w:rPr>
                <w:rStyle w:val="Collegamentoipertestuale"/>
                <w:noProof/>
              </w:rPr>
              <w:instrText xml:space="preserve"> </w:instrText>
            </w:r>
            <w:r w:rsidR="00576281" w:rsidRPr="00955F72">
              <w:rPr>
                <w:rStyle w:val="Collegamentoipertestuale"/>
                <w:noProof/>
              </w:rPr>
            </w:r>
            <w:r w:rsidR="00576281" w:rsidRPr="00955F72">
              <w:rPr>
                <w:rStyle w:val="Collegamentoipertestuale"/>
                <w:noProof/>
              </w:rPr>
              <w:fldChar w:fldCharType="separate"/>
            </w:r>
            <w:r w:rsidR="00576281" w:rsidRPr="00955F72">
              <w:rPr>
                <w:rStyle w:val="Collegamentoipertestuale"/>
                <w:rFonts w:ascii="Times New Roman" w:hAnsi="Times New Roman" w:cs="Times New Roman"/>
                <w:b/>
                <w:noProof/>
                <w:lang w:eastAsia="it-IT"/>
              </w:rPr>
              <w:t>Prefazione</w:t>
            </w:r>
            <w:r w:rsidR="00576281">
              <w:rPr>
                <w:noProof/>
                <w:webHidden/>
              </w:rPr>
              <w:tab/>
            </w:r>
            <w:r w:rsidR="00576281">
              <w:rPr>
                <w:noProof/>
                <w:webHidden/>
              </w:rPr>
              <w:fldChar w:fldCharType="begin"/>
            </w:r>
            <w:r w:rsidR="00576281">
              <w:rPr>
                <w:noProof/>
                <w:webHidden/>
              </w:rPr>
              <w:instrText xml:space="preserve"> PAGEREF _Toc44438768 \h </w:instrText>
            </w:r>
            <w:r w:rsidR="00576281">
              <w:rPr>
                <w:noProof/>
                <w:webHidden/>
              </w:rPr>
            </w:r>
          </w:ins>
          <w:r w:rsidR="00576281">
            <w:rPr>
              <w:noProof/>
              <w:webHidden/>
            </w:rPr>
            <w:fldChar w:fldCharType="separate"/>
          </w:r>
          <w:ins w:id="20" w:author="UTENTE" w:date="2020-06-30T21:47:00Z">
            <w:r w:rsidR="006572B6">
              <w:rPr>
                <w:noProof/>
                <w:webHidden/>
              </w:rPr>
              <w:t>III</w:t>
            </w:r>
          </w:ins>
          <w:ins w:id="21" w:author="UTENTE" w:date="2020-06-30T19:45:00Z">
            <w:r w:rsidR="00576281">
              <w:rPr>
                <w:noProof/>
                <w:webHidden/>
              </w:rPr>
              <w:fldChar w:fldCharType="end"/>
            </w:r>
            <w:r w:rsidR="00576281" w:rsidRPr="00955F72">
              <w:rPr>
                <w:rStyle w:val="Collegamentoipertestuale"/>
                <w:noProof/>
              </w:rPr>
              <w:fldChar w:fldCharType="end"/>
            </w:r>
          </w:ins>
        </w:p>
        <w:p w14:paraId="3183D8F0" w14:textId="77777777" w:rsidR="00576281" w:rsidRDefault="00576281">
          <w:pPr>
            <w:pStyle w:val="Sommario3"/>
            <w:tabs>
              <w:tab w:val="right" w:leader="dot" w:pos="8493"/>
            </w:tabs>
            <w:rPr>
              <w:ins w:id="22" w:author="UTENTE" w:date="2020-06-30T19:45:00Z"/>
              <w:rFonts w:eastAsiaTheme="minorEastAsia"/>
              <w:noProof/>
              <w:lang w:eastAsia="it-IT"/>
            </w:rPr>
          </w:pPr>
          <w:ins w:id="23"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"_Toc44438769"</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b/>
                <w:noProof/>
              </w:rPr>
              <w:t>Caratteristiche generali</w:t>
            </w:r>
            <w:r>
              <w:rPr>
                <w:noProof/>
                <w:webHidden/>
              </w:rPr>
              <w:tab/>
            </w:r>
            <w:r>
              <w:rPr>
                <w:noProof/>
                <w:webHidden/>
              </w:rPr>
              <w:fldChar w:fldCharType="begin"/>
            </w:r>
            <w:r>
              <w:rPr>
                <w:noProof/>
                <w:webHidden/>
              </w:rPr>
              <w:instrText xml:space="preserve"> PAGEREF _Toc44438769 \h </w:instrText>
            </w:r>
            <w:r>
              <w:rPr>
                <w:noProof/>
                <w:webHidden/>
              </w:rPr>
            </w:r>
          </w:ins>
          <w:r>
            <w:rPr>
              <w:noProof/>
              <w:webHidden/>
            </w:rPr>
            <w:fldChar w:fldCharType="separate"/>
          </w:r>
          <w:ins w:id="24" w:author="UTENTE" w:date="2020-06-30T21:47:00Z">
            <w:r w:rsidR="006572B6">
              <w:rPr>
                <w:noProof/>
                <w:webHidden/>
              </w:rPr>
              <w:t>III</w:t>
            </w:r>
          </w:ins>
          <w:ins w:id="25" w:author="UTENTE" w:date="2020-06-30T19:45:00Z">
            <w:r>
              <w:rPr>
                <w:noProof/>
                <w:webHidden/>
              </w:rPr>
              <w:fldChar w:fldCharType="end"/>
            </w:r>
            <w:r w:rsidRPr="00955F72">
              <w:rPr>
                <w:rStyle w:val="Collegamentoipertestuale"/>
                <w:noProof/>
              </w:rPr>
              <w:fldChar w:fldCharType="end"/>
            </w:r>
          </w:ins>
        </w:p>
        <w:p w14:paraId="2A263EB0" w14:textId="77777777" w:rsidR="00576281" w:rsidRDefault="00576281">
          <w:pPr>
            <w:pStyle w:val="Sommario3"/>
            <w:tabs>
              <w:tab w:val="right" w:leader="dot" w:pos="8493"/>
            </w:tabs>
            <w:rPr>
              <w:ins w:id="26" w:author="UTENTE" w:date="2020-06-30T19:45:00Z"/>
              <w:rFonts w:eastAsiaTheme="minorEastAsia"/>
              <w:noProof/>
              <w:lang w:eastAsia="it-IT"/>
            </w:rPr>
          </w:pPr>
          <w:ins w:id="27"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"_Toc44438770"</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b/>
                <w:noProof/>
                <w:lang w:eastAsia="it-IT"/>
              </w:rPr>
              <w:t>Contenuto del progetto</w:t>
            </w:r>
            <w:r>
              <w:rPr>
                <w:noProof/>
                <w:webHidden/>
              </w:rPr>
              <w:tab/>
            </w:r>
            <w:r>
              <w:rPr>
                <w:noProof/>
                <w:webHidden/>
              </w:rPr>
              <w:fldChar w:fldCharType="begin"/>
            </w:r>
            <w:r>
              <w:rPr>
                <w:noProof/>
                <w:webHidden/>
              </w:rPr>
              <w:instrText xml:space="preserve"> PAGEREF _Toc44438770 \h </w:instrText>
            </w:r>
            <w:r>
              <w:rPr>
                <w:noProof/>
                <w:webHidden/>
              </w:rPr>
            </w:r>
          </w:ins>
          <w:r>
            <w:rPr>
              <w:noProof/>
              <w:webHidden/>
            </w:rPr>
            <w:fldChar w:fldCharType="separate"/>
          </w:r>
          <w:ins w:id="28" w:author="UTENTE" w:date="2020-06-30T21:47:00Z">
            <w:r w:rsidR="006572B6">
              <w:rPr>
                <w:noProof/>
                <w:webHidden/>
              </w:rPr>
              <w:t>V</w:t>
            </w:r>
          </w:ins>
          <w:ins w:id="29" w:author="UTENTE" w:date="2020-06-30T19:45:00Z">
            <w:r>
              <w:rPr>
                <w:noProof/>
                <w:webHidden/>
              </w:rPr>
              <w:fldChar w:fldCharType="end"/>
            </w:r>
            <w:r w:rsidRPr="00955F72">
              <w:rPr>
                <w:rStyle w:val="Collegamentoipertestuale"/>
                <w:noProof/>
              </w:rPr>
              <w:fldChar w:fldCharType="end"/>
            </w:r>
          </w:ins>
        </w:p>
        <w:p w14:paraId="183FB511" w14:textId="77777777" w:rsidR="00576281" w:rsidRDefault="00576281">
          <w:pPr>
            <w:pStyle w:val="Sommario3"/>
            <w:tabs>
              <w:tab w:val="right" w:leader="dot" w:pos="8493"/>
            </w:tabs>
            <w:rPr>
              <w:ins w:id="30" w:author="UTENTE" w:date="2020-06-30T19:45:00Z"/>
              <w:rFonts w:eastAsiaTheme="minorEastAsia"/>
              <w:noProof/>
              <w:lang w:eastAsia="it-IT"/>
            </w:rPr>
          </w:pPr>
          <w:ins w:id="31"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"_Toc44438771"</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b/>
                <w:noProof/>
                <w:lang w:eastAsia="it-IT"/>
              </w:rPr>
              <w:t>Aspetto del testo</w:t>
            </w:r>
            <w:r>
              <w:rPr>
                <w:noProof/>
                <w:webHidden/>
              </w:rPr>
              <w:tab/>
            </w:r>
            <w:r>
              <w:rPr>
                <w:noProof/>
                <w:webHidden/>
              </w:rPr>
              <w:fldChar w:fldCharType="begin"/>
            </w:r>
            <w:r>
              <w:rPr>
                <w:noProof/>
                <w:webHidden/>
              </w:rPr>
              <w:instrText xml:space="preserve"> PAGEREF _Toc44438771 \h </w:instrText>
            </w:r>
            <w:r>
              <w:rPr>
                <w:noProof/>
                <w:webHidden/>
              </w:rPr>
            </w:r>
          </w:ins>
          <w:r>
            <w:rPr>
              <w:noProof/>
              <w:webHidden/>
            </w:rPr>
            <w:fldChar w:fldCharType="separate"/>
          </w:r>
          <w:ins w:id="32" w:author="UTENTE" w:date="2020-06-30T21:47:00Z">
            <w:r w:rsidR="006572B6">
              <w:rPr>
                <w:noProof/>
                <w:webHidden/>
              </w:rPr>
              <w:t>V</w:t>
            </w:r>
          </w:ins>
          <w:ins w:id="33" w:author="UTENTE" w:date="2020-06-30T19:45:00Z">
            <w:r>
              <w:rPr>
                <w:noProof/>
                <w:webHidden/>
              </w:rPr>
              <w:fldChar w:fldCharType="end"/>
            </w:r>
            <w:r w:rsidRPr="00955F72">
              <w:rPr>
                <w:rStyle w:val="Collegamentoipertestuale"/>
                <w:noProof/>
              </w:rPr>
              <w:fldChar w:fldCharType="end"/>
            </w:r>
          </w:ins>
        </w:p>
        <w:p w14:paraId="5F11F975" w14:textId="77777777" w:rsidR="00576281" w:rsidRDefault="00576281">
          <w:pPr>
            <w:pStyle w:val="Sommario1"/>
            <w:tabs>
              <w:tab w:val="right" w:leader="dot" w:pos="8493"/>
            </w:tabs>
            <w:rPr>
              <w:ins w:id="34" w:author="UTENTE" w:date="2020-06-30T19:45:00Z"/>
              <w:rFonts w:eastAsiaTheme="minorEastAsia"/>
              <w:noProof/>
              <w:lang w:eastAsia="it-IT"/>
            </w:rPr>
          </w:pPr>
          <w:ins w:id="35"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"_Toc44438772"</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noProof/>
              </w:rPr>
              <w:t>1.Common</w:t>
            </w:r>
            <w:r>
              <w:rPr>
                <w:noProof/>
                <w:webHidden/>
              </w:rPr>
              <w:tab/>
            </w:r>
            <w:r>
              <w:rPr>
                <w:noProof/>
                <w:webHidden/>
              </w:rPr>
              <w:fldChar w:fldCharType="begin"/>
            </w:r>
            <w:r>
              <w:rPr>
                <w:noProof/>
                <w:webHidden/>
              </w:rPr>
              <w:instrText xml:space="preserve"> PAGEREF _Toc44438772 \h </w:instrText>
            </w:r>
            <w:r>
              <w:rPr>
                <w:noProof/>
                <w:webHidden/>
              </w:rPr>
            </w:r>
          </w:ins>
          <w:r>
            <w:rPr>
              <w:noProof/>
              <w:webHidden/>
            </w:rPr>
            <w:fldChar w:fldCharType="separate"/>
          </w:r>
          <w:ins w:id="36" w:author="UTENTE" w:date="2020-06-30T21:47:00Z">
            <w:r w:rsidR="006572B6">
              <w:rPr>
                <w:noProof/>
                <w:webHidden/>
              </w:rPr>
              <w:t>1</w:t>
            </w:r>
          </w:ins>
          <w:ins w:id="37" w:author="UTENTE" w:date="2020-06-30T19:45:00Z">
            <w:r>
              <w:rPr>
                <w:noProof/>
                <w:webHidden/>
              </w:rPr>
              <w:fldChar w:fldCharType="end"/>
            </w:r>
            <w:r w:rsidRPr="00955F72">
              <w:rPr>
                <w:rStyle w:val="Collegamentoipertestuale"/>
                <w:noProof/>
              </w:rPr>
              <w:fldChar w:fldCharType="end"/>
            </w:r>
          </w:ins>
        </w:p>
        <w:p w14:paraId="4F9BE4C1" w14:textId="77777777" w:rsidR="00576281" w:rsidRDefault="00576281">
          <w:pPr>
            <w:pStyle w:val="Sommario1"/>
            <w:tabs>
              <w:tab w:val="right" w:leader="dot" w:pos="8493"/>
            </w:tabs>
            <w:rPr>
              <w:ins w:id="38" w:author="UTENTE" w:date="2020-06-30T19:45:00Z"/>
              <w:rFonts w:eastAsiaTheme="minorEastAsia"/>
              <w:noProof/>
              <w:lang w:eastAsia="it-IT"/>
            </w:rPr>
          </w:pPr>
          <w:ins w:id="39"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"_Toc44438773"</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noProof/>
              </w:rPr>
              <w:t>2.</w:t>
            </w:r>
            <w:r w:rsidRPr="00955F72">
              <w:rPr>
                <w:rStyle w:val="Collegamentoipertestuale"/>
                <w:rFonts w:eastAsia="DengXian Light"/>
                <w:noProof/>
                <w:spacing w:val="-10"/>
                <w:kern w:val="28"/>
                <w:lang w:val="en-US"/>
              </w:rPr>
              <w:t xml:space="preserve"> </w:t>
            </w:r>
            <w:r w:rsidRPr="00955F72">
              <w:rPr>
                <w:rStyle w:val="Collegamentoipertestuale"/>
                <w:rFonts w:ascii="Times New Roman" w:hAnsi="Times New Roman" w:cs="Times New Roman"/>
                <w:noProof/>
              </w:rPr>
              <w:t>Isaac</w:t>
            </w:r>
            <w:r>
              <w:rPr>
                <w:noProof/>
                <w:webHidden/>
              </w:rPr>
              <w:tab/>
            </w:r>
            <w:r>
              <w:rPr>
                <w:noProof/>
                <w:webHidden/>
              </w:rPr>
              <w:fldChar w:fldCharType="begin"/>
            </w:r>
            <w:r>
              <w:rPr>
                <w:noProof/>
                <w:webHidden/>
              </w:rPr>
              <w:instrText xml:space="preserve"> PAGEREF _Toc44438773 \h </w:instrText>
            </w:r>
            <w:r>
              <w:rPr>
                <w:noProof/>
                <w:webHidden/>
              </w:rPr>
            </w:r>
          </w:ins>
          <w:r>
            <w:rPr>
              <w:noProof/>
              <w:webHidden/>
            </w:rPr>
            <w:fldChar w:fldCharType="separate"/>
          </w:r>
          <w:ins w:id="40" w:author="UTENTE" w:date="2020-06-30T21:47:00Z">
            <w:r w:rsidR="006572B6">
              <w:rPr>
                <w:noProof/>
                <w:webHidden/>
              </w:rPr>
              <w:t>104</w:t>
            </w:r>
          </w:ins>
          <w:ins w:id="41" w:author="UTENTE" w:date="2020-06-30T19:45:00Z">
            <w:r>
              <w:rPr>
                <w:noProof/>
                <w:webHidden/>
              </w:rPr>
              <w:fldChar w:fldCharType="end"/>
            </w:r>
            <w:r w:rsidRPr="00955F72">
              <w:rPr>
                <w:rStyle w:val="Collegamentoipertestuale"/>
                <w:noProof/>
              </w:rPr>
              <w:fldChar w:fldCharType="end"/>
            </w:r>
          </w:ins>
        </w:p>
        <w:p w14:paraId="2AA3A57E" w14:textId="77777777" w:rsidR="00576281" w:rsidRDefault="00576281">
          <w:pPr>
            <w:pStyle w:val="Sommario1"/>
            <w:tabs>
              <w:tab w:val="right" w:leader="dot" w:pos="8493"/>
            </w:tabs>
            <w:rPr>
              <w:ins w:id="42" w:author="UTENTE" w:date="2020-06-30T19:45:00Z"/>
              <w:rFonts w:eastAsiaTheme="minorEastAsia"/>
              <w:noProof/>
              <w:lang w:eastAsia="it-IT"/>
            </w:rPr>
          </w:pPr>
          <w:ins w:id="43"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"_Toc44438774"</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noProof/>
              </w:rPr>
              <w:t>3. Rex</w:t>
            </w:r>
            <w:r>
              <w:rPr>
                <w:noProof/>
                <w:webHidden/>
              </w:rPr>
              <w:tab/>
            </w:r>
            <w:r>
              <w:rPr>
                <w:noProof/>
                <w:webHidden/>
              </w:rPr>
              <w:fldChar w:fldCharType="begin"/>
            </w:r>
            <w:r>
              <w:rPr>
                <w:noProof/>
                <w:webHidden/>
              </w:rPr>
              <w:instrText xml:space="preserve"> PAGEREF _Toc44438774 \h </w:instrText>
            </w:r>
            <w:r>
              <w:rPr>
                <w:noProof/>
                <w:webHidden/>
              </w:rPr>
            </w:r>
          </w:ins>
          <w:r>
            <w:rPr>
              <w:noProof/>
              <w:webHidden/>
            </w:rPr>
            <w:fldChar w:fldCharType="separate"/>
          </w:r>
          <w:ins w:id="44" w:author="UTENTE" w:date="2020-06-30T21:47:00Z">
            <w:r w:rsidR="006572B6">
              <w:rPr>
                <w:noProof/>
                <w:webHidden/>
              </w:rPr>
              <w:t>251</w:t>
            </w:r>
          </w:ins>
          <w:ins w:id="45" w:author="UTENTE" w:date="2020-06-30T19:45:00Z">
            <w:r>
              <w:rPr>
                <w:noProof/>
                <w:webHidden/>
              </w:rPr>
              <w:fldChar w:fldCharType="end"/>
            </w:r>
            <w:r w:rsidRPr="00955F72">
              <w:rPr>
                <w:rStyle w:val="Collegamentoipertestuale"/>
                <w:noProof/>
              </w:rPr>
              <w:fldChar w:fldCharType="end"/>
            </w:r>
          </w:ins>
        </w:p>
        <w:p w14:paraId="6310A365" w14:textId="77777777" w:rsidR="00576281" w:rsidRDefault="00576281">
          <w:pPr>
            <w:pStyle w:val="Sommario1"/>
            <w:tabs>
              <w:tab w:val="right" w:leader="dot" w:pos="8493"/>
            </w:tabs>
            <w:rPr>
              <w:ins w:id="46" w:author="UTENTE" w:date="2020-06-30T19:45:00Z"/>
              <w:rFonts w:eastAsiaTheme="minorEastAsia"/>
              <w:noProof/>
              <w:lang w:eastAsia="it-IT"/>
            </w:rPr>
          </w:pPr>
          <w:ins w:id="47"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"_Toc44438775"</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noProof/>
                <w:lang w:val="en-US"/>
              </w:rPr>
              <w:t>3. Dominic</w:t>
            </w:r>
            <w:r>
              <w:rPr>
                <w:noProof/>
                <w:webHidden/>
              </w:rPr>
              <w:tab/>
            </w:r>
            <w:r>
              <w:rPr>
                <w:noProof/>
                <w:webHidden/>
              </w:rPr>
              <w:fldChar w:fldCharType="begin"/>
            </w:r>
            <w:r>
              <w:rPr>
                <w:noProof/>
                <w:webHidden/>
              </w:rPr>
              <w:instrText xml:space="preserve"> PAGEREF _Toc44438775 \h </w:instrText>
            </w:r>
            <w:r>
              <w:rPr>
                <w:noProof/>
                <w:webHidden/>
              </w:rPr>
            </w:r>
          </w:ins>
          <w:r>
            <w:rPr>
              <w:noProof/>
              <w:webHidden/>
            </w:rPr>
            <w:fldChar w:fldCharType="separate"/>
          </w:r>
          <w:ins w:id="48" w:author="UTENTE" w:date="2020-06-30T21:47:00Z">
            <w:r w:rsidR="006572B6">
              <w:rPr>
                <w:noProof/>
                <w:webHidden/>
              </w:rPr>
              <w:t>415</w:t>
            </w:r>
          </w:ins>
          <w:ins w:id="49" w:author="UTENTE" w:date="2020-06-30T19:45:00Z">
            <w:r>
              <w:rPr>
                <w:noProof/>
                <w:webHidden/>
              </w:rPr>
              <w:fldChar w:fldCharType="end"/>
            </w:r>
            <w:r w:rsidRPr="00955F72">
              <w:rPr>
                <w:rStyle w:val="Collegamentoipertestuale"/>
                <w:noProof/>
              </w:rPr>
              <w:fldChar w:fldCharType="end"/>
            </w:r>
          </w:ins>
        </w:p>
        <w:p w14:paraId="1059449E" w14:textId="77777777" w:rsidR="00576281" w:rsidRDefault="00576281">
          <w:pPr>
            <w:pStyle w:val="Sommario1"/>
            <w:tabs>
              <w:tab w:val="right" w:leader="dot" w:pos="8493"/>
            </w:tabs>
            <w:rPr>
              <w:ins w:id="50" w:author="UTENTE" w:date="2020-06-30T19:45:00Z"/>
              <w:rFonts w:eastAsiaTheme="minorEastAsia"/>
              <w:noProof/>
              <w:lang w:eastAsia="it-IT"/>
            </w:rPr>
          </w:pPr>
          <w:ins w:id="51"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"_Toc44438776"</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noProof/>
              </w:rPr>
              <w:t>5. Luka</w:t>
            </w:r>
            <w:r>
              <w:rPr>
                <w:noProof/>
                <w:webHidden/>
              </w:rPr>
              <w:tab/>
            </w:r>
            <w:r>
              <w:rPr>
                <w:noProof/>
                <w:webHidden/>
              </w:rPr>
              <w:fldChar w:fldCharType="begin"/>
            </w:r>
            <w:r>
              <w:rPr>
                <w:noProof/>
                <w:webHidden/>
              </w:rPr>
              <w:instrText xml:space="preserve"> PAGEREF _Toc44438776 \h </w:instrText>
            </w:r>
            <w:r>
              <w:rPr>
                <w:noProof/>
                <w:webHidden/>
              </w:rPr>
            </w:r>
          </w:ins>
          <w:r>
            <w:rPr>
              <w:noProof/>
              <w:webHidden/>
            </w:rPr>
            <w:fldChar w:fldCharType="separate"/>
          </w:r>
          <w:ins w:id="52" w:author="UTENTE" w:date="2020-06-30T21:47:00Z">
            <w:r w:rsidR="006572B6">
              <w:rPr>
                <w:noProof/>
                <w:webHidden/>
              </w:rPr>
              <w:t>580</w:t>
            </w:r>
          </w:ins>
          <w:ins w:id="53" w:author="UTENTE" w:date="2020-06-30T19:45:00Z">
            <w:r>
              <w:rPr>
                <w:noProof/>
                <w:webHidden/>
              </w:rPr>
              <w:fldChar w:fldCharType="end"/>
            </w:r>
            <w:r w:rsidRPr="00955F72">
              <w:rPr>
                <w:rStyle w:val="Collegamentoipertestuale"/>
                <w:noProof/>
              </w:rPr>
              <w:fldChar w:fldCharType="end"/>
            </w:r>
          </w:ins>
        </w:p>
        <w:p w14:paraId="4BAA1C97" w14:textId="77777777" w:rsidR="00576281" w:rsidRDefault="00576281">
          <w:pPr>
            <w:pStyle w:val="Sommario1"/>
            <w:tabs>
              <w:tab w:val="right" w:leader="dot" w:pos="8493"/>
            </w:tabs>
            <w:rPr>
              <w:ins w:id="54" w:author="UTENTE" w:date="2020-06-30T19:45:00Z"/>
              <w:rFonts w:eastAsiaTheme="minorEastAsia"/>
              <w:noProof/>
              <w:lang w:eastAsia="it-IT"/>
            </w:rPr>
          </w:pPr>
          <w:ins w:id="55"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"_Toc44438777"</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noProof/>
                <w:lang w:val="en-US"/>
              </w:rPr>
              <w:t>6. GUI</w:t>
            </w:r>
            <w:r>
              <w:rPr>
                <w:noProof/>
                <w:webHidden/>
              </w:rPr>
              <w:tab/>
            </w:r>
            <w:r>
              <w:rPr>
                <w:noProof/>
                <w:webHidden/>
              </w:rPr>
              <w:fldChar w:fldCharType="begin"/>
            </w:r>
            <w:r>
              <w:rPr>
                <w:noProof/>
                <w:webHidden/>
              </w:rPr>
              <w:instrText xml:space="preserve"> PAGEREF _Toc44438777 \h </w:instrText>
            </w:r>
            <w:r>
              <w:rPr>
                <w:noProof/>
                <w:webHidden/>
              </w:rPr>
            </w:r>
          </w:ins>
          <w:r>
            <w:rPr>
              <w:noProof/>
              <w:webHidden/>
            </w:rPr>
            <w:fldChar w:fldCharType="separate"/>
          </w:r>
          <w:ins w:id="56" w:author="UTENTE" w:date="2020-06-30T21:47:00Z">
            <w:r w:rsidR="006572B6">
              <w:rPr>
                <w:noProof/>
                <w:webHidden/>
              </w:rPr>
              <w:t>761</w:t>
            </w:r>
          </w:ins>
          <w:ins w:id="57" w:author="UTENTE" w:date="2020-06-30T19:45:00Z">
            <w:r>
              <w:rPr>
                <w:noProof/>
                <w:webHidden/>
              </w:rPr>
              <w:fldChar w:fldCharType="end"/>
            </w:r>
            <w:r w:rsidRPr="00955F72">
              <w:rPr>
                <w:rStyle w:val="Collegamentoipertestuale"/>
                <w:noProof/>
              </w:rPr>
              <w:fldChar w:fldCharType="end"/>
            </w:r>
          </w:ins>
        </w:p>
        <w:p w14:paraId="5817B9BA" w14:textId="77777777" w:rsidR="00576281" w:rsidRDefault="00576281">
          <w:pPr>
            <w:pStyle w:val="Sommario1"/>
            <w:tabs>
              <w:tab w:val="right" w:leader="dot" w:pos="8493"/>
            </w:tabs>
            <w:rPr>
              <w:ins w:id="58" w:author="UTENTE" w:date="2020-06-30T19:45:00Z"/>
              <w:rFonts w:eastAsiaTheme="minorEastAsia"/>
              <w:noProof/>
              <w:lang w:eastAsia="it-IT"/>
            </w:rPr>
          </w:pPr>
          <w:ins w:id="59"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"_Toc44438778"</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noProof/>
                <w:lang w:val="en-US"/>
              </w:rPr>
              <w:t>7. Screens</w:t>
            </w:r>
            <w:r>
              <w:rPr>
                <w:noProof/>
                <w:webHidden/>
              </w:rPr>
              <w:tab/>
            </w:r>
            <w:r>
              <w:rPr>
                <w:noProof/>
                <w:webHidden/>
              </w:rPr>
              <w:fldChar w:fldCharType="begin"/>
            </w:r>
            <w:r>
              <w:rPr>
                <w:noProof/>
                <w:webHidden/>
              </w:rPr>
              <w:instrText xml:space="preserve"> PAGEREF _Toc44438778 \h </w:instrText>
            </w:r>
            <w:r>
              <w:rPr>
                <w:noProof/>
                <w:webHidden/>
              </w:rPr>
            </w:r>
          </w:ins>
          <w:r>
            <w:rPr>
              <w:noProof/>
              <w:webHidden/>
            </w:rPr>
            <w:fldChar w:fldCharType="separate"/>
          </w:r>
          <w:ins w:id="60" w:author="UTENTE" w:date="2020-06-30T21:47:00Z">
            <w:r w:rsidR="006572B6">
              <w:rPr>
                <w:noProof/>
                <w:webHidden/>
              </w:rPr>
              <w:t>770</w:t>
            </w:r>
          </w:ins>
          <w:ins w:id="61" w:author="UTENTE" w:date="2020-06-30T19:45:00Z">
            <w:r>
              <w:rPr>
                <w:noProof/>
                <w:webHidden/>
              </w:rPr>
              <w:fldChar w:fldCharType="end"/>
            </w:r>
            <w:r w:rsidRPr="00955F72">
              <w:rPr>
                <w:rStyle w:val="Collegamentoipertestuale"/>
                <w:noProof/>
              </w:rPr>
              <w:fldChar w:fldCharType="end"/>
            </w:r>
          </w:ins>
        </w:p>
        <w:p w14:paraId="213CEB7D" w14:textId="77777777" w:rsidR="00576281" w:rsidRDefault="00576281">
          <w:pPr>
            <w:pStyle w:val="Sommario1"/>
            <w:tabs>
              <w:tab w:val="right" w:leader="dot" w:pos="8493"/>
            </w:tabs>
            <w:rPr>
              <w:ins w:id="62" w:author="UTENTE" w:date="2020-06-30T19:45:00Z"/>
              <w:rFonts w:eastAsiaTheme="minorEastAsia"/>
              <w:noProof/>
              <w:lang w:eastAsia="it-IT"/>
            </w:rPr>
          </w:pPr>
          <w:ins w:id="63"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"_Toc44438779"</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hAnsi="Times New Roman" w:cs="Times New Roman"/>
                <w:noProof/>
                <w:lang w:val="en-US"/>
              </w:rPr>
              <w:t>8. Store Page</w:t>
            </w:r>
            <w:r>
              <w:rPr>
                <w:noProof/>
                <w:webHidden/>
              </w:rPr>
              <w:tab/>
            </w:r>
            <w:r>
              <w:rPr>
                <w:noProof/>
                <w:webHidden/>
              </w:rPr>
              <w:fldChar w:fldCharType="begin"/>
            </w:r>
            <w:r>
              <w:rPr>
                <w:noProof/>
                <w:webHidden/>
              </w:rPr>
              <w:instrText xml:space="preserve"> PAGEREF _Toc44438779 \h </w:instrText>
            </w:r>
            <w:r>
              <w:rPr>
                <w:noProof/>
                <w:webHidden/>
              </w:rPr>
            </w:r>
          </w:ins>
          <w:r>
            <w:rPr>
              <w:noProof/>
              <w:webHidden/>
            </w:rPr>
            <w:fldChar w:fldCharType="separate"/>
          </w:r>
          <w:ins w:id="64" w:author="UTENTE" w:date="2020-06-30T21:47:00Z">
            <w:r w:rsidR="006572B6">
              <w:rPr>
                <w:noProof/>
                <w:webHidden/>
              </w:rPr>
              <w:t>785</w:t>
            </w:r>
          </w:ins>
          <w:ins w:id="65" w:author="UTENTE" w:date="2020-06-30T19:45:00Z">
            <w:r>
              <w:rPr>
                <w:noProof/>
                <w:webHidden/>
              </w:rPr>
              <w:fldChar w:fldCharType="end"/>
            </w:r>
            <w:r w:rsidRPr="00955F72">
              <w:rPr>
                <w:rStyle w:val="Collegamentoipertestuale"/>
                <w:noProof/>
              </w:rPr>
              <w:fldChar w:fldCharType="end"/>
            </w:r>
          </w:ins>
        </w:p>
        <w:p w14:paraId="3922E8DC" w14:textId="77777777" w:rsidR="00576281" w:rsidRDefault="00576281">
          <w:pPr>
            <w:pStyle w:val="Sommario1"/>
            <w:tabs>
              <w:tab w:val="right" w:leader="dot" w:pos="8493"/>
            </w:tabs>
            <w:rPr>
              <w:ins w:id="66" w:author="UTENTE" w:date="2020-06-30T19:45:00Z"/>
              <w:rFonts w:eastAsiaTheme="minorEastAsia"/>
              <w:noProof/>
              <w:lang w:eastAsia="it-IT"/>
            </w:rPr>
          </w:pPr>
          <w:ins w:id="67"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"_Toc44438780"</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lang w:eastAsia="it-IT"/>
              </w:rPr>
              <w:t>Osservazioni linguistiche</w:t>
            </w:r>
            <w:r>
              <w:rPr>
                <w:noProof/>
                <w:webHidden/>
              </w:rPr>
              <w:tab/>
            </w:r>
            <w:r>
              <w:rPr>
                <w:noProof/>
                <w:webHidden/>
              </w:rPr>
              <w:fldChar w:fldCharType="begin"/>
            </w:r>
            <w:r>
              <w:rPr>
                <w:noProof/>
                <w:webHidden/>
              </w:rPr>
              <w:instrText xml:space="preserve"> PAGEREF _Toc44438780 \h </w:instrText>
            </w:r>
            <w:r>
              <w:rPr>
                <w:noProof/>
                <w:webHidden/>
              </w:rPr>
            </w:r>
          </w:ins>
          <w:r>
            <w:rPr>
              <w:noProof/>
              <w:webHidden/>
            </w:rPr>
            <w:fldChar w:fldCharType="separate"/>
          </w:r>
          <w:ins w:id="68" w:author="UTENTE" w:date="2020-06-30T21:47:00Z">
            <w:r w:rsidR="006572B6">
              <w:rPr>
                <w:noProof/>
                <w:webHidden/>
              </w:rPr>
              <w:t>VII</w:t>
            </w:r>
          </w:ins>
          <w:ins w:id="69" w:author="UTENTE" w:date="2020-06-30T19:45:00Z">
            <w:r>
              <w:rPr>
                <w:noProof/>
                <w:webHidden/>
              </w:rPr>
              <w:fldChar w:fldCharType="end"/>
            </w:r>
            <w:r w:rsidRPr="00955F72">
              <w:rPr>
                <w:rStyle w:val="Collegamentoipertestuale"/>
                <w:noProof/>
              </w:rPr>
              <w:fldChar w:fldCharType="end"/>
            </w:r>
          </w:ins>
        </w:p>
        <w:p w14:paraId="0B4C2095" w14:textId="77777777" w:rsidR="00576281" w:rsidRDefault="00576281">
          <w:pPr>
            <w:pStyle w:val="Sommario3"/>
            <w:tabs>
              <w:tab w:val="right" w:leader="dot" w:pos="8493"/>
            </w:tabs>
            <w:rPr>
              <w:ins w:id="70" w:author="UTENTE" w:date="2020-06-30T19:45:00Z"/>
              <w:rFonts w:eastAsiaTheme="minorEastAsia"/>
              <w:noProof/>
              <w:lang w:eastAsia="it-IT"/>
            </w:rPr>
          </w:pPr>
          <w:ins w:id="71"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"_Toc44438781"</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rPr>
              <w:t>Genere letterario</w:t>
            </w:r>
            <w:r>
              <w:rPr>
                <w:noProof/>
                <w:webHidden/>
              </w:rPr>
              <w:tab/>
            </w:r>
            <w:r>
              <w:rPr>
                <w:noProof/>
                <w:webHidden/>
              </w:rPr>
              <w:fldChar w:fldCharType="begin"/>
            </w:r>
            <w:r>
              <w:rPr>
                <w:noProof/>
                <w:webHidden/>
              </w:rPr>
              <w:instrText xml:space="preserve"> PAGEREF _Toc44438781 \h </w:instrText>
            </w:r>
            <w:r>
              <w:rPr>
                <w:noProof/>
                <w:webHidden/>
              </w:rPr>
            </w:r>
          </w:ins>
          <w:r>
            <w:rPr>
              <w:noProof/>
              <w:webHidden/>
            </w:rPr>
            <w:fldChar w:fldCharType="separate"/>
          </w:r>
          <w:ins w:id="72" w:author="UTENTE" w:date="2020-06-30T21:47:00Z">
            <w:r w:rsidR="006572B6">
              <w:rPr>
                <w:noProof/>
                <w:webHidden/>
              </w:rPr>
              <w:t>VII</w:t>
            </w:r>
          </w:ins>
          <w:ins w:id="73" w:author="UTENTE" w:date="2020-06-30T19:45:00Z">
            <w:r>
              <w:rPr>
                <w:noProof/>
                <w:webHidden/>
              </w:rPr>
              <w:fldChar w:fldCharType="end"/>
            </w:r>
            <w:r w:rsidRPr="00955F72">
              <w:rPr>
                <w:rStyle w:val="Collegamentoipertestuale"/>
                <w:noProof/>
              </w:rPr>
              <w:fldChar w:fldCharType="end"/>
            </w:r>
          </w:ins>
        </w:p>
        <w:p w14:paraId="028AB3BF" w14:textId="77777777" w:rsidR="00576281" w:rsidRDefault="00576281">
          <w:pPr>
            <w:pStyle w:val="Sommario3"/>
            <w:tabs>
              <w:tab w:val="right" w:leader="dot" w:pos="8493"/>
            </w:tabs>
            <w:rPr>
              <w:ins w:id="74" w:author="UTENTE" w:date="2020-06-30T19:45:00Z"/>
              <w:rFonts w:eastAsiaTheme="minorEastAsia"/>
              <w:noProof/>
              <w:lang w:eastAsia="it-IT"/>
            </w:rPr>
          </w:pPr>
          <w:ins w:id="75"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"_Toc44438782"</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lang w:eastAsia="it-IT"/>
              </w:rPr>
              <w:t>Stile narrativo</w:t>
            </w:r>
            <w:r>
              <w:rPr>
                <w:noProof/>
                <w:webHidden/>
              </w:rPr>
              <w:tab/>
            </w:r>
            <w:r>
              <w:rPr>
                <w:noProof/>
                <w:webHidden/>
              </w:rPr>
              <w:fldChar w:fldCharType="begin"/>
            </w:r>
            <w:r>
              <w:rPr>
                <w:noProof/>
                <w:webHidden/>
              </w:rPr>
              <w:instrText xml:space="preserve"> PAGEREF _Toc44438782 \h </w:instrText>
            </w:r>
            <w:r>
              <w:rPr>
                <w:noProof/>
                <w:webHidden/>
              </w:rPr>
            </w:r>
          </w:ins>
          <w:r>
            <w:rPr>
              <w:noProof/>
              <w:webHidden/>
            </w:rPr>
            <w:fldChar w:fldCharType="separate"/>
          </w:r>
          <w:ins w:id="76" w:author="UTENTE" w:date="2020-06-30T21:47:00Z">
            <w:r w:rsidR="006572B6">
              <w:rPr>
                <w:noProof/>
                <w:webHidden/>
              </w:rPr>
              <w:t>VII</w:t>
            </w:r>
          </w:ins>
          <w:ins w:id="77" w:author="UTENTE" w:date="2020-06-30T19:45:00Z">
            <w:r>
              <w:rPr>
                <w:noProof/>
                <w:webHidden/>
              </w:rPr>
              <w:fldChar w:fldCharType="end"/>
            </w:r>
            <w:r w:rsidRPr="00955F72">
              <w:rPr>
                <w:rStyle w:val="Collegamentoipertestuale"/>
                <w:noProof/>
              </w:rPr>
              <w:fldChar w:fldCharType="end"/>
            </w:r>
          </w:ins>
        </w:p>
        <w:p w14:paraId="1E1E6208" w14:textId="77777777" w:rsidR="00576281" w:rsidRDefault="00576281">
          <w:pPr>
            <w:pStyle w:val="Sommario3"/>
            <w:tabs>
              <w:tab w:val="right" w:leader="dot" w:pos="8493"/>
            </w:tabs>
            <w:rPr>
              <w:ins w:id="78" w:author="UTENTE" w:date="2020-06-30T19:45:00Z"/>
              <w:rFonts w:eastAsiaTheme="minorEastAsia"/>
              <w:noProof/>
              <w:lang w:eastAsia="it-IT"/>
            </w:rPr>
          </w:pPr>
          <w:ins w:id="79"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"_Toc44438783"</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lang w:eastAsia="it-IT"/>
              </w:rPr>
              <w:t>Aspetti culturali</w:t>
            </w:r>
            <w:r>
              <w:rPr>
                <w:noProof/>
                <w:webHidden/>
              </w:rPr>
              <w:tab/>
            </w:r>
            <w:r>
              <w:rPr>
                <w:noProof/>
                <w:webHidden/>
              </w:rPr>
              <w:fldChar w:fldCharType="begin"/>
            </w:r>
            <w:r>
              <w:rPr>
                <w:noProof/>
                <w:webHidden/>
              </w:rPr>
              <w:instrText xml:space="preserve"> PAGEREF _Toc44438783 \h </w:instrText>
            </w:r>
            <w:r>
              <w:rPr>
                <w:noProof/>
                <w:webHidden/>
              </w:rPr>
            </w:r>
          </w:ins>
          <w:r>
            <w:rPr>
              <w:noProof/>
              <w:webHidden/>
            </w:rPr>
            <w:fldChar w:fldCharType="separate"/>
          </w:r>
          <w:ins w:id="80" w:author="UTENTE" w:date="2020-06-30T21:47:00Z">
            <w:r w:rsidR="006572B6">
              <w:rPr>
                <w:noProof/>
                <w:webHidden/>
              </w:rPr>
              <w:t>IX</w:t>
            </w:r>
          </w:ins>
          <w:ins w:id="81" w:author="UTENTE" w:date="2020-06-30T19:45:00Z">
            <w:r>
              <w:rPr>
                <w:noProof/>
                <w:webHidden/>
              </w:rPr>
              <w:fldChar w:fldCharType="end"/>
            </w:r>
            <w:r w:rsidRPr="00955F72">
              <w:rPr>
                <w:rStyle w:val="Collegamentoipertestuale"/>
                <w:noProof/>
              </w:rPr>
              <w:fldChar w:fldCharType="end"/>
            </w:r>
          </w:ins>
        </w:p>
        <w:p w14:paraId="0EA396DE" w14:textId="77777777" w:rsidR="00576281" w:rsidRDefault="00576281">
          <w:pPr>
            <w:pStyle w:val="Sommario3"/>
            <w:tabs>
              <w:tab w:val="right" w:leader="dot" w:pos="8493"/>
            </w:tabs>
            <w:rPr>
              <w:ins w:id="82" w:author="UTENTE" w:date="2020-06-30T19:45:00Z"/>
              <w:rFonts w:eastAsiaTheme="minorEastAsia"/>
              <w:noProof/>
              <w:lang w:eastAsia="it-IT"/>
            </w:rPr>
          </w:pPr>
          <w:ins w:id="83"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"_Toc44438784"</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lang w:eastAsia="it-IT"/>
              </w:rPr>
              <w:t>Giochi di parole e ironia</w:t>
            </w:r>
            <w:r>
              <w:rPr>
                <w:noProof/>
                <w:webHidden/>
              </w:rPr>
              <w:tab/>
            </w:r>
            <w:r>
              <w:rPr>
                <w:noProof/>
                <w:webHidden/>
              </w:rPr>
              <w:fldChar w:fldCharType="begin"/>
            </w:r>
            <w:r>
              <w:rPr>
                <w:noProof/>
                <w:webHidden/>
              </w:rPr>
              <w:instrText xml:space="preserve"> PAGEREF _Toc44438784 \h </w:instrText>
            </w:r>
            <w:r>
              <w:rPr>
                <w:noProof/>
                <w:webHidden/>
              </w:rPr>
            </w:r>
          </w:ins>
          <w:r>
            <w:rPr>
              <w:noProof/>
              <w:webHidden/>
            </w:rPr>
            <w:fldChar w:fldCharType="separate"/>
          </w:r>
          <w:ins w:id="84" w:author="UTENTE" w:date="2020-06-30T21:47:00Z">
            <w:r w:rsidR="006572B6">
              <w:rPr>
                <w:noProof/>
                <w:webHidden/>
              </w:rPr>
              <w:t>X</w:t>
            </w:r>
          </w:ins>
          <w:ins w:id="85" w:author="UTENTE" w:date="2020-06-30T19:45:00Z">
            <w:r>
              <w:rPr>
                <w:noProof/>
                <w:webHidden/>
              </w:rPr>
              <w:fldChar w:fldCharType="end"/>
            </w:r>
            <w:r w:rsidRPr="00955F72">
              <w:rPr>
                <w:rStyle w:val="Collegamentoipertestuale"/>
                <w:noProof/>
              </w:rPr>
              <w:fldChar w:fldCharType="end"/>
            </w:r>
          </w:ins>
        </w:p>
        <w:p w14:paraId="34DF717B" w14:textId="77777777" w:rsidR="00576281" w:rsidRDefault="00576281">
          <w:pPr>
            <w:pStyle w:val="Sommario3"/>
            <w:tabs>
              <w:tab w:val="right" w:leader="dot" w:pos="8493"/>
            </w:tabs>
            <w:rPr>
              <w:ins w:id="86" w:author="UTENTE" w:date="2020-06-30T19:45:00Z"/>
              <w:rFonts w:eastAsiaTheme="minorEastAsia"/>
              <w:noProof/>
              <w:lang w:eastAsia="it-IT"/>
            </w:rPr>
          </w:pPr>
          <w:ins w:id="87"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"_Toc44438785"</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lang w:eastAsia="it-IT"/>
              </w:rPr>
              <w:t>Espressioni idiomatiche e colloquialismi</w:t>
            </w:r>
            <w:r>
              <w:rPr>
                <w:noProof/>
                <w:webHidden/>
              </w:rPr>
              <w:tab/>
            </w:r>
            <w:r>
              <w:rPr>
                <w:noProof/>
                <w:webHidden/>
              </w:rPr>
              <w:fldChar w:fldCharType="begin"/>
            </w:r>
            <w:r>
              <w:rPr>
                <w:noProof/>
                <w:webHidden/>
              </w:rPr>
              <w:instrText xml:space="preserve"> PAGEREF _Toc44438785 \h </w:instrText>
            </w:r>
            <w:r>
              <w:rPr>
                <w:noProof/>
                <w:webHidden/>
              </w:rPr>
            </w:r>
          </w:ins>
          <w:r>
            <w:rPr>
              <w:noProof/>
              <w:webHidden/>
            </w:rPr>
            <w:fldChar w:fldCharType="separate"/>
          </w:r>
          <w:ins w:id="88" w:author="UTENTE" w:date="2020-06-30T21:47:00Z">
            <w:r w:rsidR="006572B6">
              <w:rPr>
                <w:noProof/>
                <w:webHidden/>
              </w:rPr>
              <w:t>XIII</w:t>
            </w:r>
          </w:ins>
          <w:ins w:id="89" w:author="UTENTE" w:date="2020-06-30T19:45:00Z">
            <w:r>
              <w:rPr>
                <w:noProof/>
                <w:webHidden/>
              </w:rPr>
              <w:fldChar w:fldCharType="end"/>
            </w:r>
            <w:r w:rsidRPr="00955F72">
              <w:rPr>
                <w:rStyle w:val="Collegamentoipertestuale"/>
                <w:noProof/>
              </w:rPr>
              <w:fldChar w:fldCharType="end"/>
            </w:r>
          </w:ins>
        </w:p>
        <w:p w14:paraId="7B114350" w14:textId="77777777" w:rsidR="00576281" w:rsidRDefault="00576281">
          <w:pPr>
            <w:pStyle w:val="Sommario3"/>
            <w:tabs>
              <w:tab w:val="right" w:leader="dot" w:pos="8493"/>
            </w:tabs>
            <w:rPr>
              <w:ins w:id="90" w:author="UTENTE" w:date="2020-06-30T19:45:00Z"/>
              <w:rFonts w:eastAsiaTheme="minorEastAsia"/>
              <w:noProof/>
              <w:lang w:eastAsia="it-IT"/>
            </w:rPr>
          </w:pPr>
          <w:ins w:id="91"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"_Toc44438786"</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lang w:eastAsia="it-IT"/>
              </w:rPr>
              <w:t>Figure retoriche</w:t>
            </w:r>
            <w:r>
              <w:rPr>
                <w:noProof/>
                <w:webHidden/>
              </w:rPr>
              <w:tab/>
            </w:r>
            <w:r>
              <w:rPr>
                <w:noProof/>
                <w:webHidden/>
              </w:rPr>
              <w:fldChar w:fldCharType="begin"/>
            </w:r>
            <w:r>
              <w:rPr>
                <w:noProof/>
                <w:webHidden/>
              </w:rPr>
              <w:instrText xml:space="preserve"> PAGEREF _Toc44438786 \h </w:instrText>
            </w:r>
            <w:r>
              <w:rPr>
                <w:noProof/>
                <w:webHidden/>
              </w:rPr>
            </w:r>
          </w:ins>
          <w:r>
            <w:rPr>
              <w:noProof/>
              <w:webHidden/>
            </w:rPr>
            <w:fldChar w:fldCharType="separate"/>
          </w:r>
          <w:ins w:id="92" w:author="UTENTE" w:date="2020-06-30T21:47:00Z">
            <w:r w:rsidR="006572B6">
              <w:rPr>
                <w:noProof/>
                <w:webHidden/>
              </w:rPr>
              <w:t>XV</w:t>
            </w:r>
          </w:ins>
          <w:ins w:id="93" w:author="UTENTE" w:date="2020-06-30T19:45:00Z">
            <w:r>
              <w:rPr>
                <w:noProof/>
                <w:webHidden/>
              </w:rPr>
              <w:fldChar w:fldCharType="end"/>
            </w:r>
            <w:r w:rsidRPr="00955F72">
              <w:rPr>
                <w:rStyle w:val="Collegamentoipertestuale"/>
                <w:noProof/>
              </w:rPr>
              <w:fldChar w:fldCharType="end"/>
            </w:r>
          </w:ins>
        </w:p>
        <w:p w14:paraId="605046C7" w14:textId="77777777" w:rsidR="00576281" w:rsidRDefault="00576281">
          <w:pPr>
            <w:pStyle w:val="Sommario3"/>
            <w:tabs>
              <w:tab w:val="right" w:leader="dot" w:pos="8493"/>
            </w:tabs>
            <w:rPr>
              <w:ins w:id="94" w:author="UTENTE" w:date="2020-06-30T19:45:00Z"/>
              <w:rFonts w:eastAsiaTheme="minorEastAsia"/>
              <w:noProof/>
              <w:lang w:eastAsia="it-IT"/>
            </w:rPr>
          </w:pPr>
          <w:ins w:id="95"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"_Toc44438787"</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rPr>
              <w:t>Linguaggio vampiresco</w:t>
            </w:r>
            <w:r>
              <w:rPr>
                <w:noProof/>
                <w:webHidden/>
              </w:rPr>
              <w:tab/>
            </w:r>
            <w:r>
              <w:rPr>
                <w:noProof/>
                <w:webHidden/>
              </w:rPr>
              <w:fldChar w:fldCharType="begin"/>
            </w:r>
            <w:r>
              <w:rPr>
                <w:noProof/>
                <w:webHidden/>
              </w:rPr>
              <w:instrText xml:space="preserve"> PAGEREF _Toc44438787 \h </w:instrText>
            </w:r>
            <w:r>
              <w:rPr>
                <w:noProof/>
                <w:webHidden/>
              </w:rPr>
            </w:r>
          </w:ins>
          <w:r>
            <w:rPr>
              <w:noProof/>
              <w:webHidden/>
            </w:rPr>
            <w:fldChar w:fldCharType="separate"/>
          </w:r>
          <w:ins w:id="96" w:author="UTENTE" w:date="2020-06-30T21:47:00Z">
            <w:r w:rsidR="006572B6">
              <w:rPr>
                <w:noProof/>
                <w:webHidden/>
              </w:rPr>
              <w:t>XVII</w:t>
            </w:r>
          </w:ins>
          <w:ins w:id="97" w:author="UTENTE" w:date="2020-06-30T19:45:00Z">
            <w:r>
              <w:rPr>
                <w:noProof/>
                <w:webHidden/>
              </w:rPr>
              <w:fldChar w:fldCharType="end"/>
            </w:r>
            <w:r w:rsidRPr="00955F72">
              <w:rPr>
                <w:rStyle w:val="Collegamentoipertestuale"/>
                <w:noProof/>
              </w:rPr>
              <w:fldChar w:fldCharType="end"/>
            </w:r>
          </w:ins>
        </w:p>
        <w:p w14:paraId="02B81DBC" w14:textId="77777777" w:rsidR="00576281" w:rsidRDefault="00576281">
          <w:pPr>
            <w:pStyle w:val="Sommario3"/>
            <w:tabs>
              <w:tab w:val="right" w:leader="dot" w:pos="8493"/>
            </w:tabs>
            <w:rPr>
              <w:ins w:id="98" w:author="UTENTE" w:date="2020-06-30T19:45:00Z"/>
              <w:rFonts w:eastAsiaTheme="minorEastAsia"/>
              <w:noProof/>
              <w:lang w:eastAsia="it-IT"/>
            </w:rPr>
          </w:pPr>
          <w:ins w:id="99"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"_Toc44438788"</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rPr>
              <w:t>Linguaggio d’azione</w:t>
            </w:r>
            <w:r>
              <w:rPr>
                <w:noProof/>
                <w:webHidden/>
              </w:rPr>
              <w:tab/>
            </w:r>
            <w:r>
              <w:rPr>
                <w:noProof/>
                <w:webHidden/>
              </w:rPr>
              <w:fldChar w:fldCharType="begin"/>
            </w:r>
            <w:r>
              <w:rPr>
                <w:noProof/>
                <w:webHidden/>
              </w:rPr>
              <w:instrText xml:space="preserve"> PAGEREF _Toc44438788 \h </w:instrText>
            </w:r>
            <w:r>
              <w:rPr>
                <w:noProof/>
                <w:webHidden/>
              </w:rPr>
            </w:r>
          </w:ins>
          <w:r>
            <w:rPr>
              <w:noProof/>
              <w:webHidden/>
            </w:rPr>
            <w:fldChar w:fldCharType="separate"/>
          </w:r>
          <w:ins w:id="100" w:author="UTENTE" w:date="2020-06-30T21:47:00Z">
            <w:r w:rsidR="006572B6">
              <w:rPr>
                <w:noProof/>
                <w:webHidden/>
              </w:rPr>
              <w:t>XVIII</w:t>
            </w:r>
          </w:ins>
          <w:ins w:id="101" w:author="UTENTE" w:date="2020-06-30T19:45:00Z">
            <w:r>
              <w:rPr>
                <w:noProof/>
                <w:webHidden/>
              </w:rPr>
              <w:fldChar w:fldCharType="end"/>
            </w:r>
            <w:r w:rsidRPr="00955F72">
              <w:rPr>
                <w:rStyle w:val="Collegamentoipertestuale"/>
                <w:noProof/>
              </w:rPr>
              <w:fldChar w:fldCharType="end"/>
            </w:r>
          </w:ins>
        </w:p>
        <w:p w14:paraId="6C5955D0" w14:textId="77777777" w:rsidR="00576281" w:rsidRDefault="00576281">
          <w:pPr>
            <w:pStyle w:val="Sommario3"/>
            <w:tabs>
              <w:tab w:val="right" w:leader="dot" w:pos="8493"/>
            </w:tabs>
            <w:rPr>
              <w:ins w:id="102" w:author="UTENTE" w:date="2020-06-30T19:45:00Z"/>
              <w:rFonts w:eastAsiaTheme="minorEastAsia"/>
              <w:noProof/>
              <w:lang w:eastAsia="it-IT"/>
            </w:rPr>
          </w:pPr>
          <w:ins w:id="103"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"_Toc44438789"</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rPr>
              <w:t>Turpiloqui</w:t>
            </w:r>
            <w:r>
              <w:rPr>
                <w:noProof/>
                <w:webHidden/>
              </w:rPr>
              <w:tab/>
            </w:r>
            <w:r>
              <w:rPr>
                <w:noProof/>
                <w:webHidden/>
              </w:rPr>
              <w:fldChar w:fldCharType="begin"/>
            </w:r>
            <w:r>
              <w:rPr>
                <w:noProof/>
                <w:webHidden/>
              </w:rPr>
              <w:instrText xml:space="preserve"> PAGEREF _Toc44438789 \h </w:instrText>
            </w:r>
            <w:r>
              <w:rPr>
                <w:noProof/>
                <w:webHidden/>
              </w:rPr>
            </w:r>
          </w:ins>
          <w:r>
            <w:rPr>
              <w:noProof/>
              <w:webHidden/>
            </w:rPr>
            <w:fldChar w:fldCharType="separate"/>
          </w:r>
          <w:ins w:id="104" w:author="UTENTE" w:date="2020-06-30T21:47:00Z">
            <w:r w:rsidR="006572B6">
              <w:rPr>
                <w:noProof/>
                <w:webHidden/>
              </w:rPr>
              <w:t>XVIII</w:t>
            </w:r>
          </w:ins>
          <w:ins w:id="105" w:author="UTENTE" w:date="2020-06-30T19:45:00Z">
            <w:r>
              <w:rPr>
                <w:noProof/>
                <w:webHidden/>
              </w:rPr>
              <w:fldChar w:fldCharType="end"/>
            </w:r>
            <w:r w:rsidRPr="00955F72">
              <w:rPr>
                <w:rStyle w:val="Collegamentoipertestuale"/>
                <w:noProof/>
              </w:rPr>
              <w:fldChar w:fldCharType="end"/>
            </w:r>
          </w:ins>
        </w:p>
        <w:p w14:paraId="3A3E0653" w14:textId="77777777" w:rsidR="00576281" w:rsidRDefault="00576281">
          <w:pPr>
            <w:pStyle w:val="Sommario3"/>
            <w:tabs>
              <w:tab w:val="right" w:leader="dot" w:pos="8493"/>
            </w:tabs>
            <w:rPr>
              <w:ins w:id="106" w:author="UTENTE" w:date="2020-06-30T19:45:00Z"/>
              <w:rFonts w:eastAsiaTheme="minorEastAsia"/>
              <w:noProof/>
              <w:lang w:eastAsia="it-IT"/>
            </w:rPr>
          </w:pPr>
          <w:ins w:id="107"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"_Toc44438790"</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rPr>
              <w:t>Linguaggio tecnico</w:t>
            </w:r>
            <w:r>
              <w:rPr>
                <w:noProof/>
                <w:webHidden/>
              </w:rPr>
              <w:tab/>
            </w:r>
            <w:r>
              <w:rPr>
                <w:noProof/>
                <w:webHidden/>
              </w:rPr>
              <w:fldChar w:fldCharType="begin"/>
            </w:r>
            <w:r>
              <w:rPr>
                <w:noProof/>
                <w:webHidden/>
              </w:rPr>
              <w:instrText xml:space="preserve"> PAGEREF _Toc44438790 \h </w:instrText>
            </w:r>
            <w:r>
              <w:rPr>
                <w:noProof/>
                <w:webHidden/>
              </w:rPr>
            </w:r>
          </w:ins>
          <w:r>
            <w:rPr>
              <w:noProof/>
              <w:webHidden/>
            </w:rPr>
            <w:fldChar w:fldCharType="separate"/>
          </w:r>
          <w:ins w:id="108" w:author="UTENTE" w:date="2020-06-30T21:47:00Z">
            <w:r w:rsidR="006572B6">
              <w:rPr>
                <w:noProof/>
                <w:webHidden/>
              </w:rPr>
              <w:t>XVIII</w:t>
            </w:r>
          </w:ins>
          <w:ins w:id="109" w:author="UTENTE" w:date="2020-06-30T19:45:00Z">
            <w:r>
              <w:rPr>
                <w:noProof/>
                <w:webHidden/>
              </w:rPr>
              <w:fldChar w:fldCharType="end"/>
            </w:r>
            <w:r w:rsidRPr="00955F72">
              <w:rPr>
                <w:rStyle w:val="Collegamentoipertestuale"/>
                <w:noProof/>
              </w:rPr>
              <w:fldChar w:fldCharType="end"/>
            </w:r>
          </w:ins>
        </w:p>
        <w:p w14:paraId="78856EFF" w14:textId="77777777" w:rsidR="00576281" w:rsidRDefault="00576281">
          <w:pPr>
            <w:pStyle w:val="Sommario3"/>
            <w:tabs>
              <w:tab w:val="right" w:leader="dot" w:pos="8493"/>
            </w:tabs>
            <w:rPr>
              <w:ins w:id="110" w:author="UTENTE" w:date="2020-06-30T19:45:00Z"/>
              <w:rFonts w:eastAsiaTheme="minorEastAsia"/>
              <w:noProof/>
              <w:lang w:eastAsia="it-IT"/>
            </w:rPr>
          </w:pPr>
          <w:ins w:id="111"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"_Toc44438791"</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rPr>
              <w:t>Conclusioni</w:t>
            </w:r>
            <w:r>
              <w:rPr>
                <w:noProof/>
                <w:webHidden/>
              </w:rPr>
              <w:tab/>
            </w:r>
            <w:r>
              <w:rPr>
                <w:noProof/>
                <w:webHidden/>
              </w:rPr>
              <w:fldChar w:fldCharType="begin"/>
            </w:r>
            <w:r>
              <w:rPr>
                <w:noProof/>
                <w:webHidden/>
              </w:rPr>
              <w:instrText xml:space="preserve"> PAGEREF _Toc44438791 \h </w:instrText>
            </w:r>
            <w:r>
              <w:rPr>
                <w:noProof/>
                <w:webHidden/>
              </w:rPr>
            </w:r>
          </w:ins>
          <w:r>
            <w:rPr>
              <w:noProof/>
              <w:webHidden/>
            </w:rPr>
            <w:fldChar w:fldCharType="separate"/>
          </w:r>
          <w:ins w:id="112" w:author="UTENTE" w:date="2020-06-30T21:47:00Z">
            <w:r w:rsidR="006572B6">
              <w:rPr>
                <w:noProof/>
                <w:webHidden/>
              </w:rPr>
              <w:t>XXII</w:t>
            </w:r>
          </w:ins>
          <w:ins w:id="113" w:author="UTENTE" w:date="2020-06-30T19:45:00Z">
            <w:r>
              <w:rPr>
                <w:noProof/>
                <w:webHidden/>
              </w:rPr>
              <w:fldChar w:fldCharType="end"/>
            </w:r>
            <w:r w:rsidRPr="00955F72">
              <w:rPr>
                <w:rStyle w:val="Collegamentoipertestuale"/>
                <w:noProof/>
              </w:rPr>
              <w:fldChar w:fldCharType="end"/>
            </w:r>
          </w:ins>
        </w:p>
        <w:p w14:paraId="32002C77" w14:textId="77777777" w:rsidR="00576281" w:rsidRDefault="00576281">
          <w:pPr>
            <w:pStyle w:val="Sommario2"/>
            <w:tabs>
              <w:tab w:val="right" w:leader="dot" w:pos="8493"/>
            </w:tabs>
            <w:rPr>
              <w:ins w:id="114" w:author="UTENTE" w:date="2020-06-30T19:45:00Z"/>
              <w:rFonts w:eastAsiaTheme="minorEastAsia"/>
              <w:noProof/>
              <w:lang w:eastAsia="it-IT"/>
            </w:rPr>
          </w:pPr>
          <w:ins w:id="115"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"_Toc44438792"</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lang w:eastAsia="zh-CN"/>
              </w:rPr>
              <w:t>Bibliografia</w:t>
            </w:r>
            <w:r>
              <w:rPr>
                <w:noProof/>
                <w:webHidden/>
              </w:rPr>
              <w:tab/>
            </w:r>
            <w:r>
              <w:rPr>
                <w:noProof/>
                <w:webHidden/>
              </w:rPr>
              <w:fldChar w:fldCharType="begin"/>
            </w:r>
            <w:r>
              <w:rPr>
                <w:noProof/>
                <w:webHidden/>
              </w:rPr>
              <w:instrText xml:space="preserve"> PAGEREF _Toc44438792 \h </w:instrText>
            </w:r>
            <w:r>
              <w:rPr>
                <w:noProof/>
                <w:webHidden/>
              </w:rPr>
            </w:r>
          </w:ins>
          <w:r>
            <w:rPr>
              <w:noProof/>
              <w:webHidden/>
            </w:rPr>
            <w:fldChar w:fldCharType="separate"/>
          </w:r>
          <w:ins w:id="116" w:author="UTENTE" w:date="2020-06-30T21:47:00Z">
            <w:r w:rsidR="006572B6">
              <w:rPr>
                <w:noProof/>
                <w:webHidden/>
              </w:rPr>
              <w:t>XXIII</w:t>
            </w:r>
          </w:ins>
          <w:ins w:id="117" w:author="UTENTE" w:date="2020-06-30T19:45:00Z">
            <w:r>
              <w:rPr>
                <w:noProof/>
                <w:webHidden/>
              </w:rPr>
              <w:fldChar w:fldCharType="end"/>
            </w:r>
            <w:r w:rsidRPr="00955F72">
              <w:rPr>
                <w:rStyle w:val="Collegamentoipertestuale"/>
                <w:noProof/>
              </w:rPr>
              <w:fldChar w:fldCharType="end"/>
            </w:r>
          </w:ins>
        </w:p>
        <w:p w14:paraId="4BB6A693" w14:textId="77777777" w:rsidR="00576281" w:rsidRDefault="00576281">
          <w:pPr>
            <w:pStyle w:val="Sommario2"/>
            <w:tabs>
              <w:tab w:val="right" w:leader="dot" w:pos="8493"/>
            </w:tabs>
            <w:rPr>
              <w:ins w:id="118" w:author="UTENTE" w:date="2020-06-30T19:45:00Z"/>
              <w:rFonts w:eastAsiaTheme="minorEastAsia"/>
              <w:noProof/>
              <w:lang w:eastAsia="it-IT"/>
            </w:rPr>
          </w:pPr>
          <w:ins w:id="119"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"_Toc44438793"</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lang w:eastAsia="zh-CN"/>
              </w:rPr>
              <w:t>Sitografia</w:t>
            </w:r>
            <w:r>
              <w:rPr>
                <w:noProof/>
                <w:webHidden/>
              </w:rPr>
              <w:tab/>
            </w:r>
            <w:r>
              <w:rPr>
                <w:noProof/>
                <w:webHidden/>
              </w:rPr>
              <w:fldChar w:fldCharType="begin"/>
            </w:r>
            <w:r>
              <w:rPr>
                <w:noProof/>
                <w:webHidden/>
              </w:rPr>
              <w:instrText xml:space="preserve"> PAGEREF _Toc44438793 \h </w:instrText>
            </w:r>
            <w:r>
              <w:rPr>
                <w:noProof/>
                <w:webHidden/>
              </w:rPr>
            </w:r>
          </w:ins>
          <w:r>
            <w:rPr>
              <w:noProof/>
              <w:webHidden/>
            </w:rPr>
            <w:fldChar w:fldCharType="separate"/>
          </w:r>
          <w:ins w:id="120" w:author="UTENTE" w:date="2020-06-30T21:47:00Z">
            <w:r w:rsidR="006572B6">
              <w:rPr>
                <w:noProof/>
                <w:webHidden/>
              </w:rPr>
              <w:t>XXIII</w:t>
            </w:r>
          </w:ins>
          <w:ins w:id="121" w:author="UTENTE" w:date="2020-06-30T19:45:00Z">
            <w:r>
              <w:rPr>
                <w:noProof/>
                <w:webHidden/>
              </w:rPr>
              <w:fldChar w:fldCharType="end"/>
            </w:r>
            <w:r w:rsidRPr="00955F72">
              <w:rPr>
                <w:rStyle w:val="Collegamentoipertestuale"/>
                <w:noProof/>
              </w:rPr>
              <w:fldChar w:fldCharType="end"/>
            </w:r>
          </w:ins>
        </w:p>
        <w:p w14:paraId="39212AF9" w14:textId="77777777" w:rsidR="00576281" w:rsidRDefault="00576281">
          <w:pPr>
            <w:pStyle w:val="Sommario1"/>
            <w:tabs>
              <w:tab w:val="right" w:leader="dot" w:pos="8493"/>
            </w:tabs>
            <w:rPr>
              <w:ins w:id="122" w:author="UTENTE" w:date="2020-06-30T19:45:00Z"/>
              <w:rFonts w:eastAsiaTheme="minorEastAsia"/>
              <w:noProof/>
              <w:lang w:eastAsia="it-IT"/>
            </w:rPr>
          </w:pPr>
          <w:ins w:id="123" w:author="UTENTE" w:date="2020-06-30T19:45:00Z">
            <w:r w:rsidRPr="00955F72">
              <w:rPr>
                <w:rStyle w:val="Collegamentoipertestuale"/>
                <w:noProof/>
              </w:rPr>
              <w:fldChar w:fldCharType="begin"/>
            </w:r>
            <w:r w:rsidRPr="00955F72">
              <w:rPr>
                <w:rStyle w:val="Collegamentoipertestuale"/>
                <w:noProof/>
              </w:rPr>
              <w:instrText xml:space="preserve"> </w:instrText>
            </w:r>
            <w:r>
              <w:rPr>
                <w:noProof/>
              </w:rPr>
              <w:instrText>HYPERLINK \l "_Toc44438794"</w:instrText>
            </w:r>
            <w:r w:rsidRPr="00955F72">
              <w:rPr>
                <w:rStyle w:val="Collegamentoipertestuale"/>
                <w:noProof/>
              </w:rPr>
              <w:instrText xml:space="preserve"> </w:instrText>
            </w:r>
            <w:r w:rsidRPr="00955F72">
              <w:rPr>
                <w:rStyle w:val="Collegamentoipertestuale"/>
                <w:noProof/>
              </w:rPr>
            </w:r>
            <w:r w:rsidRPr="00955F72">
              <w:rPr>
                <w:rStyle w:val="Collegamentoipertestuale"/>
                <w:noProof/>
              </w:rPr>
              <w:fldChar w:fldCharType="separate"/>
            </w:r>
            <w:r w:rsidRPr="00955F72">
              <w:rPr>
                <w:rStyle w:val="Collegamentoipertestuale"/>
                <w:rFonts w:ascii="Times New Roman" w:eastAsia="DengXian Light" w:hAnsi="Times New Roman" w:cs="Times New Roman"/>
                <w:b/>
                <w:noProof/>
              </w:rPr>
              <w:t>Ringraziamenti</w:t>
            </w:r>
            <w:r>
              <w:rPr>
                <w:noProof/>
                <w:webHidden/>
              </w:rPr>
              <w:tab/>
            </w:r>
            <w:r>
              <w:rPr>
                <w:noProof/>
                <w:webHidden/>
              </w:rPr>
              <w:fldChar w:fldCharType="begin"/>
            </w:r>
            <w:r>
              <w:rPr>
                <w:noProof/>
                <w:webHidden/>
              </w:rPr>
              <w:instrText xml:space="preserve"> PAGEREF _Toc44438794 \h </w:instrText>
            </w:r>
            <w:r>
              <w:rPr>
                <w:noProof/>
                <w:webHidden/>
              </w:rPr>
            </w:r>
          </w:ins>
          <w:r>
            <w:rPr>
              <w:noProof/>
              <w:webHidden/>
            </w:rPr>
            <w:fldChar w:fldCharType="separate"/>
          </w:r>
          <w:ins w:id="124" w:author="UTENTE" w:date="2020-06-30T21:47:00Z">
            <w:r w:rsidR="006572B6">
              <w:rPr>
                <w:noProof/>
                <w:webHidden/>
              </w:rPr>
              <w:t>XXV</w:t>
            </w:r>
          </w:ins>
          <w:ins w:id="125" w:author="UTENTE" w:date="2020-06-30T19:45:00Z">
            <w:r>
              <w:rPr>
                <w:noProof/>
                <w:webHidden/>
              </w:rPr>
              <w:fldChar w:fldCharType="end"/>
            </w:r>
            <w:r w:rsidRPr="00955F72">
              <w:rPr>
                <w:rStyle w:val="Collegamentoipertestuale"/>
                <w:noProof/>
              </w:rPr>
              <w:fldChar w:fldCharType="end"/>
            </w:r>
          </w:ins>
        </w:p>
        <w:p w14:paraId="67071614" w14:textId="77777777" w:rsidR="00924209" w:rsidRPr="005F11D0" w:rsidDel="005F11D0" w:rsidRDefault="00924209">
          <w:pPr>
            <w:pStyle w:val="Sommario1"/>
            <w:tabs>
              <w:tab w:val="right" w:leader="dot" w:pos="8493"/>
            </w:tabs>
            <w:rPr>
              <w:del w:id="126" w:author="UTENTE" w:date="2020-06-30T19:37:00Z"/>
              <w:rFonts w:ascii="Times New Roman" w:eastAsiaTheme="minorEastAsia" w:hAnsi="Times New Roman" w:cs="Times New Roman"/>
              <w:noProof/>
              <w:lang w:eastAsia="it-IT"/>
              <w:rPrChange w:id="127" w:author="UTENTE" w:date="2020-06-30T19:37:00Z">
                <w:rPr>
                  <w:del w:id="128" w:author="UTENTE" w:date="2020-06-30T19:37:00Z"/>
                  <w:rFonts w:eastAsiaTheme="minorEastAsia"/>
                  <w:noProof/>
                  <w:lang w:eastAsia="it-IT"/>
                </w:rPr>
              </w:rPrChange>
            </w:rPr>
          </w:pPr>
          <w:del w:id="129" w:author="UTENTE" w:date="2020-06-30T19:37:00Z">
            <w:r w:rsidRPr="005F11D0" w:rsidDel="005F11D0">
              <w:rPr>
                <w:rStyle w:val="Collegamentoipertestuale"/>
                <w:rFonts w:ascii="Times New Roman" w:hAnsi="Times New Roman" w:cs="Times New Roman"/>
                <w:noProof/>
                <w:lang w:eastAsia="it-IT"/>
                <w:rPrChange w:id="130" w:author="UTENTE" w:date="2020-06-30T19:37:00Z">
                  <w:rPr>
                    <w:rStyle w:val="Collegamentoipertestuale"/>
                    <w:rFonts w:ascii="Times New Roman" w:hAnsi="Times New Roman" w:cs="Times New Roman"/>
                    <w:noProof/>
                    <w:lang w:eastAsia="it-IT"/>
                  </w:rPr>
                </w:rPrChange>
              </w:rPr>
              <w:delText>Prefazione</w:delText>
            </w:r>
            <w:r w:rsidRPr="005F11D0" w:rsidDel="005F11D0">
              <w:rPr>
                <w:rFonts w:ascii="Times New Roman" w:hAnsi="Times New Roman" w:cs="Times New Roman"/>
                <w:noProof/>
                <w:webHidden/>
                <w:rPrChange w:id="131" w:author="UTENTE" w:date="2020-06-30T19:37:00Z">
                  <w:rPr>
                    <w:noProof/>
                    <w:webHidden/>
                  </w:rPr>
                </w:rPrChange>
              </w:rPr>
              <w:tab/>
            </w:r>
          </w:del>
          <w:del w:id="132" w:author="UTENTE" w:date="2020-06-30T19:31:00Z">
            <w:r w:rsidRPr="005F11D0" w:rsidDel="00924209">
              <w:rPr>
                <w:rFonts w:ascii="Times New Roman" w:hAnsi="Times New Roman" w:cs="Times New Roman"/>
                <w:noProof/>
                <w:webHidden/>
                <w:rPrChange w:id="133" w:author="UTENTE" w:date="2020-06-30T19:37:00Z">
                  <w:rPr>
                    <w:noProof/>
                    <w:webHidden/>
                  </w:rPr>
                </w:rPrChange>
              </w:rPr>
              <w:delText>III</w:delText>
            </w:r>
          </w:del>
        </w:p>
        <w:p w14:paraId="15E6D81E" w14:textId="77777777" w:rsidR="00924209" w:rsidRPr="005F11D0" w:rsidDel="005F11D0" w:rsidRDefault="00924209">
          <w:pPr>
            <w:pStyle w:val="Sommario3"/>
            <w:tabs>
              <w:tab w:val="right" w:leader="dot" w:pos="8493"/>
            </w:tabs>
            <w:rPr>
              <w:del w:id="134" w:author="UTENTE" w:date="2020-06-30T19:37:00Z"/>
              <w:rFonts w:ascii="Times New Roman" w:eastAsiaTheme="minorEastAsia" w:hAnsi="Times New Roman" w:cs="Times New Roman"/>
              <w:noProof/>
              <w:lang w:eastAsia="it-IT"/>
              <w:rPrChange w:id="135" w:author="UTENTE" w:date="2020-06-30T19:37:00Z">
                <w:rPr>
                  <w:del w:id="136" w:author="UTENTE" w:date="2020-06-30T19:37:00Z"/>
                  <w:rFonts w:eastAsiaTheme="minorEastAsia"/>
                  <w:noProof/>
                  <w:lang w:eastAsia="it-IT"/>
                </w:rPr>
              </w:rPrChange>
            </w:rPr>
          </w:pPr>
          <w:del w:id="137" w:author="UTENTE" w:date="2020-06-30T19:37:00Z">
            <w:r w:rsidRPr="005F11D0" w:rsidDel="005F11D0">
              <w:rPr>
                <w:rStyle w:val="Collegamentoipertestuale"/>
                <w:rFonts w:ascii="Times New Roman" w:hAnsi="Times New Roman" w:cs="Times New Roman"/>
                <w:noProof/>
                <w:rPrChange w:id="138" w:author="UTENTE" w:date="2020-06-30T19:37:00Z">
                  <w:rPr>
                    <w:rStyle w:val="Collegamentoipertestuale"/>
                    <w:rFonts w:ascii="Times New Roman" w:hAnsi="Times New Roman" w:cs="Times New Roman"/>
                    <w:noProof/>
                  </w:rPr>
                </w:rPrChange>
              </w:rPr>
              <w:delText>Caratteristiche generali</w:delText>
            </w:r>
            <w:r w:rsidRPr="005F11D0" w:rsidDel="005F11D0">
              <w:rPr>
                <w:rFonts w:ascii="Times New Roman" w:hAnsi="Times New Roman" w:cs="Times New Roman"/>
                <w:noProof/>
                <w:webHidden/>
                <w:rPrChange w:id="139" w:author="UTENTE" w:date="2020-06-30T19:37:00Z">
                  <w:rPr>
                    <w:noProof/>
                    <w:webHidden/>
                  </w:rPr>
                </w:rPrChange>
              </w:rPr>
              <w:tab/>
            </w:r>
          </w:del>
          <w:del w:id="140" w:author="UTENTE" w:date="2020-06-30T19:31:00Z">
            <w:r w:rsidRPr="005F11D0" w:rsidDel="00924209">
              <w:rPr>
                <w:rFonts w:ascii="Times New Roman" w:hAnsi="Times New Roman" w:cs="Times New Roman"/>
                <w:noProof/>
                <w:webHidden/>
                <w:rPrChange w:id="141" w:author="UTENTE" w:date="2020-06-30T19:37:00Z">
                  <w:rPr>
                    <w:noProof/>
                    <w:webHidden/>
                  </w:rPr>
                </w:rPrChange>
              </w:rPr>
              <w:delText>III</w:delText>
            </w:r>
          </w:del>
        </w:p>
        <w:p w14:paraId="53FDC6C5" w14:textId="77777777" w:rsidR="00924209" w:rsidRPr="005F11D0" w:rsidDel="005F11D0" w:rsidRDefault="00924209">
          <w:pPr>
            <w:pStyle w:val="Sommario3"/>
            <w:tabs>
              <w:tab w:val="right" w:leader="dot" w:pos="8493"/>
            </w:tabs>
            <w:rPr>
              <w:del w:id="142" w:author="UTENTE" w:date="2020-06-30T19:37:00Z"/>
              <w:rFonts w:ascii="Times New Roman" w:eastAsiaTheme="minorEastAsia" w:hAnsi="Times New Roman" w:cs="Times New Roman"/>
              <w:noProof/>
              <w:lang w:eastAsia="it-IT"/>
              <w:rPrChange w:id="143" w:author="UTENTE" w:date="2020-06-30T19:37:00Z">
                <w:rPr>
                  <w:del w:id="144" w:author="UTENTE" w:date="2020-06-30T19:37:00Z"/>
                  <w:rFonts w:eastAsiaTheme="minorEastAsia"/>
                  <w:noProof/>
                  <w:lang w:eastAsia="it-IT"/>
                </w:rPr>
              </w:rPrChange>
            </w:rPr>
          </w:pPr>
          <w:del w:id="145" w:author="UTENTE" w:date="2020-06-30T19:37:00Z">
            <w:r w:rsidRPr="005F11D0" w:rsidDel="005F11D0">
              <w:rPr>
                <w:rStyle w:val="Collegamentoipertestuale"/>
                <w:rFonts w:ascii="Times New Roman" w:hAnsi="Times New Roman" w:cs="Times New Roman"/>
                <w:noProof/>
                <w:lang w:eastAsia="it-IT"/>
                <w:rPrChange w:id="146" w:author="UTENTE" w:date="2020-06-30T19:37:00Z">
                  <w:rPr>
                    <w:rStyle w:val="Collegamentoipertestuale"/>
                    <w:rFonts w:ascii="Times New Roman" w:hAnsi="Times New Roman" w:cs="Times New Roman"/>
                    <w:noProof/>
                    <w:lang w:eastAsia="it-IT"/>
                  </w:rPr>
                </w:rPrChange>
              </w:rPr>
              <w:delText>Contenuto del progetto</w:delText>
            </w:r>
            <w:r w:rsidRPr="005F11D0" w:rsidDel="005F11D0">
              <w:rPr>
                <w:rFonts w:ascii="Times New Roman" w:hAnsi="Times New Roman" w:cs="Times New Roman"/>
                <w:noProof/>
                <w:webHidden/>
                <w:rPrChange w:id="147" w:author="UTENTE" w:date="2020-06-30T19:37:00Z">
                  <w:rPr>
                    <w:noProof/>
                    <w:webHidden/>
                  </w:rPr>
                </w:rPrChange>
              </w:rPr>
              <w:tab/>
            </w:r>
          </w:del>
          <w:del w:id="148" w:author="UTENTE" w:date="2020-06-30T19:31:00Z">
            <w:r w:rsidRPr="005F11D0" w:rsidDel="00924209">
              <w:rPr>
                <w:rFonts w:ascii="Times New Roman" w:hAnsi="Times New Roman" w:cs="Times New Roman"/>
                <w:noProof/>
                <w:webHidden/>
                <w:rPrChange w:id="149" w:author="UTENTE" w:date="2020-06-30T19:37:00Z">
                  <w:rPr>
                    <w:noProof/>
                    <w:webHidden/>
                  </w:rPr>
                </w:rPrChange>
              </w:rPr>
              <w:delText>V</w:delText>
            </w:r>
          </w:del>
        </w:p>
        <w:p w14:paraId="49BF6588" w14:textId="77777777" w:rsidR="00924209" w:rsidRPr="005F11D0" w:rsidDel="005F11D0" w:rsidRDefault="00924209">
          <w:pPr>
            <w:pStyle w:val="Sommario3"/>
            <w:tabs>
              <w:tab w:val="right" w:leader="dot" w:pos="8493"/>
            </w:tabs>
            <w:rPr>
              <w:del w:id="150" w:author="UTENTE" w:date="2020-06-30T19:37:00Z"/>
              <w:rFonts w:ascii="Times New Roman" w:eastAsiaTheme="minorEastAsia" w:hAnsi="Times New Roman" w:cs="Times New Roman"/>
              <w:noProof/>
              <w:lang w:eastAsia="it-IT"/>
              <w:rPrChange w:id="151" w:author="UTENTE" w:date="2020-06-30T19:37:00Z">
                <w:rPr>
                  <w:del w:id="152" w:author="UTENTE" w:date="2020-06-30T19:37:00Z"/>
                  <w:rFonts w:eastAsiaTheme="minorEastAsia"/>
                  <w:noProof/>
                  <w:lang w:eastAsia="it-IT"/>
                </w:rPr>
              </w:rPrChange>
            </w:rPr>
          </w:pPr>
          <w:del w:id="153" w:author="UTENTE" w:date="2020-06-30T19:37:00Z">
            <w:r w:rsidRPr="005F11D0" w:rsidDel="005F11D0">
              <w:rPr>
                <w:rStyle w:val="Collegamentoipertestuale"/>
                <w:rFonts w:ascii="Times New Roman" w:hAnsi="Times New Roman" w:cs="Times New Roman"/>
                <w:noProof/>
                <w:lang w:eastAsia="it-IT"/>
                <w:rPrChange w:id="154" w:author="UTENTE" w:date="2020-06-30T19:37:00Z">
                  <w:rPr>
                    <w:rStyle w:val="Collegamentoipertestuale"/>
                    <w:rFonts w:ascii="Times New Roman" w:hAnsi="Times New Roman" w:cs="Times New Roman"/>
                    <w:noProof/>
                    <w:lang w:eastAsia="it-IT"/>
                  </w:rPr>
                </w:rPrChange>
              </w:rPr>
              <w:delText>Aspetto del testo</w:delText>
            </w:r>
            <w:r w:rsidRPr="005F11D0" w:rsidDel="005F11D0">
              <w:rPr>
                <w:rFonts w:ascii="Times New Roman" w:hAnsi="Times New Roman" w:cs="Times New Roman"/>
                <w:noProof/>
                <w:webHidden/>
                <w:rPrChange w:id="155" w:author="UTENTE" w:date="2020-06-30T19:37:00Z">
                  <w:rPr>
                    <w:noProof/>
                    <w:webHidden/>
                  </w:rPr>
                </w:rPrChange>
              </w:rPr>
              <w:tab/>
            </w:r>
          </w:del>
          <w:del w:id="156" w:author="UTENTE" w:date="2020-06-30T19:31:00Z">
            <w:r w:rsidRPr="005F11D0" w:rsidDel="00924209">
              <w:rPr>
                <w:rFonts w:ascii="Times New Roman" w:hAnsi="Times New Roman" w:cs="Times New Roman"/>
                <w:noProof/>
                <w:webHidden/>
                <w:rPrChange w:id="157" w:author="UTENTE" w:date="2020-06-30T19:37:00Z">
                  <w:rPr>
                    <w:noProof/>
                    <w:webHidden/>
                  </w:rPr>
                </w:rPrChange>
              </w:rPr>
              <w:delText>V</w:delText>
            </w:r>
          </w:del>
        </w:p>
        <w:p w14:paraId="4EA6F6CF" w14:textId="77777777" w:rsidR="00924209" w:rsidRPr="005F11D0" w:rsidDel="005F11D0" w:rsidRDefault="00924209">
          <w:pPr>
            <w:pStyle w:val="Sommario1"/>
            <w:tabs>
              <w:tab w:val="right" w:leader="dot" w:pos="8493"/>
            </w:tabs>
            <w:rPr>
              <w:del w:id="158" w:author="UTENTE" w:date="2020-06-30T19:37:00Z"/>
              <w:rFonts w:ascii="Times New Roman" w:eastAsiaTheme="minorEastAsia" w:hAnsi="Times New Roman" w:cs="Times New Roman"/>
              <w:noProof/>
              <w:lang w:eastAsia="it-IT"/>
              <w:rPrChange w:id="159" w:author="UTENTE" w:date="2020-06-30T19:37:00Z">
                <w:rPr>
                  <w:del w:id="160" w:author="UTENTE" w:date="2020-06-30T19:37:00Z"/>
                  <w:rFonts w:eastAsiaTheme="minorEastAsia"/>
                  <w:noProof/>
                  <w:lang w:eastAsia="it-IT"/>
                </w:rPr>
              </w:rPrChange>
            </w:rPr>
          </w:pPr>
          <w:del w:id="161" w:author="UTENTE" w:date="2020-06-30T19:37:00Z">
            <w:r w:rsidRPr="005F11D0" w:rsidDel="005F11D0">
              <w:rPr>
                <w:rStyle w:val="Collegamentoipertestuale"/>
                <w:rFonts w:ascii="Times New Roman" w:eastAsia="DengXian Light" w:hAnsi="Times New Roman" w:cs="Times New Roman"/>
                <w:b/>
                <w:noProof/>
                <w:lang w:eastAsia="it-IT"/>
                <w:rPrChange w:id="162" w:author="UTENTE" w:date="2020-06-30T19:37:00Z">
                  <w:rPr>
                    <w:rStyle w:val="Collegamentoipertestuale"/>
                    <w:rFonts w:ascii="Times New Roman" w:eastAsia="DengXian Light" w:hAnsi="Times New Roman" w:cs="Times New Roman"/>
                    <w:b/>
                    <w:noProof/>
                    <w:lang w:eastAsia="it-IT"/>
                  </w:rPr>
                </w:rPrChange>
              </w:rPr>
              <w:delText>Osservazioni linguistiche</w:delText>
            </w:r>
            <w:r w:rsidRPr="005F11D0" w:rsidDel="005F11D0">
              <w:rPr>
                <w:rFonts w:ascii="Times New Roman" w:hAnsi="Times New Roman" w:cs="Times New Roman"/>
                <w:noProof/>
                <w:webHidden/>
                <w:rPrChange w:id="163" w:author="UTENTE" w:date="2020-06-30T19:37:00Z">
                  <w:rPr>
                    <w:noProof/>
                    <w:webHidden/>
                  </w:rPr>
                </w:rPrChange>
              </w:rPr>
              <w:tab/>
            </w:r>
          </w:del>
          <w:del w:id="164" w:author="UTENTE" w:date="2020-06-30T19:31:00Z">
            <w:r w:rsidRPr="005F11D0" w:rsidDel="00924209">
              <w:rPr>
                <w:rFonts w:ascii="Times New Roman" w:hAnsi="Times New Roman" w:cs="Times New Roman"/>
                <w:noProof/>
                <w:webHidden/>
                <w:rPrChange w:id="165" w:author="UTENTE" w:date="2020-06-30T19:37:00Z">
                  <w:rPr>
                    <w:noProof/>
                    <w:webHidden/>
                  </w:rPr>
                </w:rPrChange>
              </w:rPr>
              <w:delText>DCCXCIX</w:delText>
            </w:r>
          </w:del>
        </w:p>
        <w:p w14:paraId="76574C52" w14:textId="77777777" w:rsidR="00924209" w:rsidRPr="005F11D0" w:rsidDel="005F11D0" w:rsidRDefault="00924209">
          <w:pPr>
            <w:pStyle w:val="Sommario3"/>
            <w:tabs>
              <w:tab w:val="right" w:leader="dot" w:pos="8493"/>
            </w:tabs>
            <w:rPr>
              <w:del w:id="166" w:author="UTENTE" w:date="2020-06-30T19:37:00Z"/>
              <w:rFonts w:ascii="Times New Roman" w:eastAsiaTheme="minorEastAsia" w:hAnsi="Times New Roman" w:cs="Times New Roman"/>
              <w:noProof/>
              <w:lang w:eastAsia="it-IT"/>
              <w:rPrChange w:id="167" w:author="UTENTE" w:date="2020-06-30T19:37:00Z">
                <w:rPr>
                  <w:del w:id="168" w:author="UTENTE" w:date="2020-06-30T19:37:00Z"/>
                  <w:rFonts w:eastAsiaTheme="minorEastAsia"/>
                  <w:noProof/>
                  <w:lang w:eastAsia="it-IT"/>
                </w:rPr>
              </w:rPrChange>
            </w:rPr>
          </w:pPr>
          <w:del w:id="169" w:author="UTENTE" w:date="2020-06-30T19:37:00Z">
            <w:r w:rsidRPr="005F11D0" w:rsidDel="005F11D0">
              <w:rPr>
                <w:rStyle w:val="Collegamentoipertestuale"/>
                <w:rFonts w:ascii="Times New Roman" w:eastAsia="DengXian Light" w:hAnsi="Times New Roman" w:cs="Times New Roman"/>
                <w:b/>
                <w:noProof/>
                <w:rPrChange w:id="170" w:author="UTENTE" w:date="2020-06-30T19:37:00Z">
                  <w:rPr>
                    <w:rStyle w:val="Collegamentoipertestuale"/>
                    <w:rFonts w:ascii="Times New Roman" w:eastAsia="DengXian Light" w:hAnsi="Times New Roman" w:cs="Times New Roman"/>
                    <w:b/>
                    <w:noProof/>
                  </w:rPr>
                </w:rPrChange>
              </w:rPr>
              <w:delText>Genere letterario</w:delText>
            </w:r>
            <w:r w:rsidRPr="005F11D0" w:rsidDel="005F11D0">
              <w:rPr>
                <w:rFonts w:ascii="Times New Roman" w:hAnsi="Times New Roman" w:cs="Times New Roman"/>
                <w:noProof/>
                <w:webHidden/>
                <w:rPrChange w:id="171" w:author="UTENTE" w:date="2020-06-30T19:37:00Z">
                  <w:rPr>
                    <w:noProof/>
                    <w:webHidden/>
                  </w:rPr>
                </w:rPrChange>
              </w:rPr>
              <w:tab/>
            </w:r>
          </w:del>
          <w:del w:id="172" w:author="UTENTE" w:date="2020-06-30T19:31:00Z">
            <w:r w:rsidRPr="005F11D0" w:rsidDel="00924209">
              <w:rPr>
                <w:rFonts w:ascii="Times New Roman" w:hAnsi="Times New Roman" w:cs="Times New Roman"/>
                <w:noProof/>
                <w:webHidden/>
                <w:rPrChange w:id="173" w:author="UTENTE" w:date="2020-06-30T19:37:00Z">
                  <w:rPr>
                    <w:noProof/>
                    <w:webHidden/>
                  </w:rPr>
                </w:rPrChange>
              </w:rPr>
              <w:delText>DCCXCIX</w:delText>
            </w:r>
          </w:del>
        </w:p>
        <w:p w14:paraId="0E17DFED" w14:textId="77777777" w:rsidR="00924209" w:rsidRPr="005F11D0" w:rsidDel="005F11D0" w:rsidRDefault="00924209">
          <w:pPr>
            <w:pStyle w:val="Sommario3"/>
            <w:tabs>
              <w:tab w:val="right" w:leader="dot" w:pos="8493"/>
            </w:tabs>
            <w:rPr>
              <w:del w:id="174" w:author="UTENTE" w:date="2020-06-30T19:37:00Z"/>
              <w:rFonts w:ascii="Times New Roman" w:eastAsiaTheme="minorEastAsia" w:hAnsi="Times New Roman" w:cs="Times New Roman"/>
              <w:noProof/>
              <w:lang w:eastAsia="it-IT"/>
              <w:rPrChange w:id="175" w:author="UTENTE" w:date="2020-06-30T19:37:00Z">
                <w:rPr>
                  <w:del w:id="176" w:author="UTENTE" w:date="2020-06-30T19:37:00Z"/>
                  <w:rFonts w:eastAsiaTheme="minorEastAsia"/>
                  <w:noProof/>
                  <w:lang w:eastAsia="it-IT"/>
                </w:rPr>
              </w:rPrChange>
            </w:rPr>
          </w:pPr>
          <w:del w:id="177" w:author="UTENTE" w:date="2020-06-30T19:37:00Z">
            <w:r w:rsidRPr="005F11D0" w:rsidDel="005F11D0">
              <w:rPr>
                <w:rStyle w:val="Collegamentoipertestuale"/>
                <w:rFonts w:ascii="Times New Roman" w:eastAsia="DengXian Light" w:hAnsi="Times New Roman" w:cs="Times New Roman"/>
                <w:b/>
                <w:noProof/>
                <w:lang w:eastAsia="it-IT"/>
                <w:rPrChange w:id="178" w:author="UTENTE" w:date="2020-06-30T19:37:00Z">
                  <w:rPr>
                    <w:rStyle w:val="Collegamentoipertestuale"/>
                    <w:rFonts w:ascii="Times New Roman" w:eastAsia="DengXian Light" w:hAnsi="Times New Roman" w:cs="Times New Roman"/>
                    <w:b/>
                    <w:noProof/>
                    <w:lang w:eastAsia="it-IT"/>
                  </w:rPr>
                </w:rPrChange>
              </w:rPr>
              <w:delText>Stile narrativo</w:delText>
            </w:r>
            <w:r w:rsidRPr="005F11D0" w:rsidDel="005F11D0">
              <w:rPr>
                <w:rFonts w:ascii="Times New Roman" w:hAnsi="Times New Roman" w:cs="Times New Roman"/>
                <w:noProof/>
                <w:webHidden/>
                <w:rPrChange w:id="179" w:author="UTENTE" w:date="2020-06-30T19:37:00Z">
                  <w:rPr>
                    <w:noProof/>
                    <w:webHidden/>
                  </w:rPr>
                </w:rPrChange>
              </w:rPr>
              <w:tab/>
            </w:r>
          </w:del>
          <w:del w:id="180" w:author="UTENTE" w:date="2020-06-30T19:31:00Z">
            <w:r w:rsidRPr="005F11D0" w:rsidDel="00924209">
              <w:rPr>
                <w:rFonts w:ascii="Times New Roman" w:hAnsi="Times New Roman" w:cs="Times New Roman"/>
                <w:noProof/>
                <w:webHidden/>
                <w:rPrChange w:id="181" w:author="UTENTE" w:date="2020-06-30T19:37:00Z">
                  <w:rPr>
                    <w:noProof/>
                    <w:webHidden/>
                  </w:rPr>
                </w:rPrChange>
              </w:rPr>
              <w:delText>DCCXCIX</w:delText>
            </w:r>
          </w:del>
        </w:p>
        <w:p w14:paraId="44F63D92" w14:textId="77777777" w:rsidR="00924209" w:rsidRPr="005F11D0" w:rsidDel="005F11D0" w:rsidRDefault="00924209">
          <w:pPr>
            <w:pStyle w:val="Sommario3"/>
            <w:tabs>
              <w:tab w:val="right" w:leader="dot" w:pos="8493"/>
            </w:tabs>
            <w:rPr>
              <w:del w:id="182" w:author="UTENTE" w:date="2020-06-30T19:37:00Z"/>
              <w:rFonts w:ascii="Times New Roman" w:eastAsiaTheme="minorEastAsia" w:hAnsi="Times New Roman" w:cs="Times New Roman"/>
              <w:noProof/>
              <w:lang w:eastAsia="it-IT"/>
              <w:rPrChange w:id="183" w:author="UTENTE" w:date="2020-06-30T19:37:00Z">
                <w:rPr>
                  <w:del w:id="184" w:author="UTENTE" w:date="2020-06-30T19:37:00Z"/>
                  <w:rFonts w:eastAsiaTheme="minorEastAsia"/>
                  <w:noProof/>
                  <w:lang w:eastAsia="it-IT"/>
                </w:rPr>
              </w:rPrChange>
            </w:rPr>
          </w:pPr>
          <w:del w:id="185" w:author="UTENTE" w:date="2020-06-30T19:37:00Z">
            <w:r w:rsidRPr="005F11D0" w:rsidDel="005F11D0">
              <w:rPr>
                <w:rStyle w:val="Collegamentoipertestuale"/>
                <w:rFonts w:ascii="Times New Roman" w:eastAsia="DengXian Light" w:hAnsi="Times New Roman" w:cs="Times New Roman"/>
                <w:b/>
                <w:noProof/>
                <w:lang w:eastAsia="it-IT"/>
                <w:rPrChange w:id="186" w:author="UTENTE" w:date="2020-06-30T19:37:00Z">
                  <w:rPr>
                    <w:rStyle w:val="Collegamentoipertestuale"/>
                    <w:rFonts w:ascii="Times New Roman" w:eastAsia="DengXian Light" w:hAnsi="Times New Roman" w:cs="Times New Roman"/>
                    <w:b/>
                    <w:noProof/>
                    <w:lang w:eastAsia="it-IT"/>
                  </w:rPr>
                </w:rPrChange>
              </w:rPr>
              <w:delText>Aspetti culturali</w:delText>
            </w:r>
            <w:r w:rsidRPr="005F11D0" w:rsidDel="005F11D0">
              <w:rPr>
                <w:rFonts w:ascii="Times New Roman" w:hAnsi="Times New Roman" w:cs="Times New Roman"/>
                <w:noProof/>
                <w:webHidden/>
                <w:rPrChange w:id="187" w:author="UTENTE" w:date="2020-06-30T19:37:00Z">
                  <w:rPr>
                    <w:noProof/>
                    <w:webHidden/>
                  </w:rPr>
                </w:rPrChange>
              </w:rPr>
              <w:tab/>
            </w:r>
          </w:del>
          <w:del w:id="188" w:author="UTENTE" w:date="2020-06-30T19:31:00Z">
            <w:r w:rsidRPr="005F11D0" w:rsidDel="00924209">
              <w:rPr>
                <w:rFonts w:ascii="Times New Roman" w:hAnsi="Times New Roman" w:cs="Times New Roman"/>
                <w:noProof/>
                <w:webHidden/>
                <w:rPrChange w:id="189" w:author="UTENTE" w:date="2020-06-30T19:37:00Z">
                  <w:rPr>
                    <w:noProof/>
                    <w:webHidden/>
                  </w:rPr>
                </w:rPrChange>
              </w:rPr>
              <w:delText>DCCCI</w:delText>
            </w:r>
          </w:del>
        </w:p>
        <w:p w14:paraId="35A4E5E7" w14:textId="77777777" w:rsidR="00924209" w:rsidRPr="005F11D0" w:rsidDel="005F11D0" w:rsidRDefault="00924209">
          <w:pPr>
            <w:pStyle w:val="Sommario3"/>
            <w:tabs>
              <w:tab w:val="right" w:leader="dot" w:pos="8493"/>
            </w:tabs>
            <w:rPr>
              <w:del w:id="190" w:author="UTENTE" w:date="2020-06-30T19:37:00Z"/>
              <w:rFonts w:ascii="Times New Roman" w:eastAsiaTheme="minorEastAsia" w:hAnsi="Times New Roman" w:cs="Times New Roman"/>
              <w:noProof/>
              <w:lang w:eastAsia="it-IT"/>
              <w:rPrChange w:id="191" w:author="UTENTE" w:date="2020-06-30T19:37:00Z">
                <w:rPr>
                  <w:del w:id="192" w:author="UTENTE" w:date="2020-06-30T19:37:00Z"/>
                  <w:rFonts w:eastAsiaTheme="minorEastAsia"/>
                  <w:noProof/>
                  <w:lang w:eastAsia="it-IT"/>
                </w:rPr>
              </w:rPrChange>
            </w:rPr>
          </w:pPr>
          <w:del w:id="193" w:author="UTENTE" w:date="2020-06-30T19:37:00Z">
            <w:r w:rsidRPr="005F11D0" w:rsidDel="005F11D0">
              <w:rPr>
                <w:rStyle w:val="Collegamentoipertestuale"/>
                <w:rFonts w:ascii="Times New Roman" w:eastAsia="DengXian Light" w:hAnsi="Times New Roman" w:cs="Times New Roman"/>
                <w:b/>
                <w:noProof/>
                <w:lang w:eastAsia="it-IT"/>
                <w:rPrChange w:id="194" w:author="UTENTE" w:date="2020-06-30T19:37:00Z">
                  <w:rPr>
                    <w:rStyle w:val="Collegamentoipertestuale"/>
                    <w:rFonts w:ascii="Times New Roman" w:eastAsia="DengXian Light" w:hAnsi="Times New Roman" w:cs="Times New Roman"/>
                    <w:b/>
                    <w:noProof/>
                    <w:lang w:eastAsia="it-IT"/>
                  </w:rPr>
                </w:rPrChange>
              </w:rPr>
              <w:delText>Giochi di parole e ironia</w:delText>
            </w:r>
            <w:r w:rsidRPr="005F11D0" w:rsidDel="005F11D0">
              <w:rPr>
                <w:rFonts w:ascii="Times New Roman" w:hAnsi="Times New Roman" w:cs="Times New Roman"/>
                <w:noProof/>
                <w:webHidden/>
                <w:rPrChange w:id="195" w:author="UTENTE" w:date="2020-06-30T19:37:00Z">
                  <w:rPr>
                    <w:noProof/>
                    <w:webHidden/>
                  </w:rPr>
                </w:rPrChange>
              </w:rPr>
              <w:tab/>
            </w:r>
          </w:del>
          <w:del w:id="196" w:author="UTENTE" w:date="2020-06-30T19:31:00Z">
            <w:r w:rsidRPr="005F11D0" w:rsidDel="00924209">
              <w:rPr>
                <w:rFonts w:ascii="Times New Roman" w:hAnsi="Times New Roman" w:cs="Times New Roman"/>
                <w:noProof/>
                <w:webHidden/>
                <w:rPrChange w:id="197" w:author="UTENTE" w:date="2020-06-30T19:37:00Z">
                  <w:rPr>
                    <w:noProof/>
                    <w:webHidden/>
                  </w:rPr>
                </w:rPrChange>
              </w:rPr>
              <w:delText>DCCCII</w:delText>
            </w:r>
          </w:del>
        </w:p>
        <w:p w14:paraId="12149CEC" w14:textId="77777777" w:rsidR="00924209" w:rsidRPr="005F11D0" w:rsidDel="005F11D0" w:rsidRDefault="00924209">
          <w:pPr>
            <w:pStyle w:val="Sommario3"/>
            <w:tabs>
              <w:tab w:val="right" w:leader="dot" w:pos="8493"/>
            </w:tabs>
            <w:rPr>
              <w:del w:id="198" w:author="UTENTE" w:date="2020-06-30T19:37:00Z"/>
              <w:rFonts w:ascii="Times New Roman" w:eastAsiaTheme="minorEastAsia" w:hAnsi="Times New Roman" w:cs="Times New Roman"/>
              <w:noProof/>
              <w:lang w:eastAsia="it-IT"/>
              <w:rPrChange w:id="199" w:author="UTENTE" w:date="2020-06-30T19:37:00Z">
                <w:rPr>
                  <w:del w:id="200" w:author="UTENTE" w:date="2020-06-30T19:37:00Z"/>
                  <w:rFonts w:eastAsiaTheme="minorEastAsia"/>
                  <w:noProof/>
                  <w:lang w:eastAsia="it-IT"/>
                </w:rPr>
              </w:rPrChange>
            </w:rPr>
          </w:pPr>
          <w:del w:id="201" w:author="UTENTE" w:date="2020-06-30T19:37:00Z">
            <w:r w:rsidRPr="005F11D0" w:rsidDel="005F11D0">
              <w:rPr>
                <w:rStyle w:val="Collegamentoipertestuale"/>
                <w:rFonts w:ascii="Times New Roman" w:eastAsia="DengXian Light" w:hAnsi="Times New Roman" w:cs="Times New Roman"/>
                <w:b/>
                <w:noProof/>
                <w:lang w:eastAsia="it-IT"/>
                <w:rPrChange w:id="202" w:author="UTENTE" w:date="2020-06-30T19:37:00Z">
                  <w:rPr>
                    <w:rStyle w:val="Collegamentoipertestuale"/>
                    <w:rFonts w:ascii="Times New Roman" w:eastAsia="DengXian Light" w:hAnsi="Times New Roman" w:cs="Times New Roman"/>
                    <w:b/>
                    <w:noProof/>
                    <w:lang w:eastAsia="it-IT"/>
                  </w:rPr>
                </w:rPrChange>
              </w:rPr>
              <w:delText>Espressioni idiomatiche e colloquialismi</w:delText>
            </w:r>
            <w:r w:rsidRPr="005F11D0" w:rsidDel="005F11D0">
              <w:rPr>
                <w:rFonts w:ascii="Times New Roman" w:hAnsi="Times New Roman" w:cs="Times New Roman"/>
                <w:noProof/>
                <w:webHidden/>
                <w:rPrChange w:id="203" w:author="UTENTE" w:date="2020-06-30T19:37:00Z">
                  <w:rPr>
                    <w:noProof/>
                    <w:webHidden/>
                  </w:rPr>
                </w:rPrChange>
              </w:rPr>
              <w:tab/>
            </w:r>
          </w:del>
          <w:del w:id="204" w:author="UTENTE" w:date="2020-06-30T19:31:00Z">
            <w:r w:rsidRPr="005F11D0" w:rsidDel="00924209">
              <w:rPr>
                <w:rFonts w:ascii="Times New Roman" w:hAnsi="Times New Roman" w:cs="Times New Roman"/>
                <w:noProof/>
                <w:webHidden/>
                <w:rPrChange w:id="205" w:author="UTENTE" w:date="2020-06-30T19:37:00Z">
                  <w:rPr>
                    <w:noProof/>
                    <w:webHidden/>
                  </w:rPr>
                </w:rPrChange>
              </w:rPr>
              <w:delText>DCCCV</w:delText>
            </w:r>
          </w:del>
        </w:p>
        <w:p w14:paraId="3BD4C095" w14:textId="77777777" w:rsidR="00924209" w:rsidRPr="005F11D0" w:rsidDel="005F11D0" w:rsidRDefault="00924209">
          <w:pPr>
            <w:pStyle w:val="Sommario3"/>
            <w:tabs>
              <w:tab w:val="right" w:leader="dot" w:pos="8493"/>
            </w:tabs>
            <w:rPr>
              <w:del w:id="206" w:author="UTENTE" w:date="2020-06-30T19:37:00Z"/>
              <w:rFonts w:ascii="Times New Roman" w:eastAsiaTheme="minorEastAsia" w:hAnsi="Times New Roman" w:cs="Times New Roman"/>
              <w:noProof/>
              <w:lang w:eastAsia="it-IT"/>
              <w:rPrChange w:id="207" w:author="UTENTE" w:date="2020-06-30T19:37:00Z">
                <w:rPr>
                  <w:del w:id="208" w:author="UTENTE" w:date="2020-06-30T19:37:00Z"/>
                  <w:rFonts w:eastAsiaTheme="minorEastAsia"/>
                  <w:noProof/>
                  <w:lang w:eastAsia="it-IT"/>
                </w:rPr>
              </w:rPrChange>
            </w:rPr>
          </w:pPr>
          <w:del w:id="209" w:author="UTENTE" w:date="2020-06-30T19:37:00Z">
            <w:r w:rsidRPr="005F11D0" w:rsidDel="005F11D0">
              <w:rPr>
                <w:rStyle w:val="Collegamentoipertestuale"/>
                <w:rFonts w:ascii="Times New Roman" w:eastAsia="DengXian Light" w:hAnsi="Times New Roman" w:cs="Times New Roman"/>
                <w:b/>
                <w:noProof/>
                <w:lang w:eastAsia="it-IT"/>
                <w:rPrChange w:id="210" w:author="UTENTE" w:date="2020-06-30T19:37:00Z">
                  <w:rPr>
                    <w:rStyle w:val="Collegamentoipertestuale"/>
                    <w:rFonts w:ascii="Times New Roman" w:eastAsia="DengXian Light" w:hAnsi="Times New Roman" w:cs="Times New Roman"/>
                    <w:b/>
                    <w:noProof/>
                    <w:lang w:eastAsia="it-IT"/>
                  </w:rPr>
                </w:rPrChange>
              </w:rPr>
              <w:delText>Figure retoriche</w:delText>
            </w:r>
            <w:r w:rsidRPr="005F11D0" w:rsidDel="005F11D0">
              <w:rPr>
                <w:rFonts w:ascii="Times New Roman" w:hAnsi="Times New Roman" w:cs="Times New Roman"/>
                <w:noProof/>
                <w:webHidden/>
                <w:rPrChange w:id="211" w:author="UTENTE" w:date="2020-06-30T19:37:00Z">
                  <w:rPr>
                    <w:noProof/>
                    <w:webHidden/>
                  </w:rPr>
                </w:rPrChange>
              </w:rPr>
              <w:tab/>
            </w:r>
          </w:del>
          <w:del w:id="212" w:author="UTENTE" w:date="2020-06-30T19:31:00Z">
            <w:r w:rsidRPr="005F11D0" w:rsidDel="00924209">
              <w:rPr>
                <w:rFonts w:ascii="Times New Roman" w:hAnsi="Times New Roman" w:cs="Times New Roman"/>
                <w:noProof/>
                <w:webHidden/>
                <w:rPrChange w:id="213" w:author="UTENTE" w:date="2020-06-30T19:37:00Z">
                  <w:rPr>
                    <w:noProof/>
                    <w:webHidden/>
                  </w:rPr>
                </w:rPrChange>
              </w:rPr>
              <w:delText>DCCCVII</w:delText>
            </w:r>
          </w:del>
        </w:p>
        <w:p w14:paraId="6BECEC78" w14:textId="77777777" w:rsidR="00924209" w:rsidRPr="005F11D0" w:rsidDel="005F11D0" w:rsidRDefault="00924209">
          <w:pPr>
            <w:pStyle w:val="Sommario3"/>
            <w:tabs>
              <w:tab w:val="right" w:leader="dot" w:pos="8493"/>
            </w:tabs>
            <w:rPr>
              <w:del w:id="214" w:author="UTENTE" w:date="2020-06-30T19:37:00Z"/>
              <w:rFonts w:ascii="Times New Roman" w:eastAsiaTheme="minorEastAsia" w:hAnsi="Times New Roman" w:cs="Times New Roman"/>
              <w:noProof/>
              <w:lang w:eastAsia="it-IT"/>
              <w:rPrChange w:id="215" w:author="UTENTE" w:date="2020-06-30T19:37:00Z">
                <w:rPr>
                  <w:del w:id="216" w:author="UTENTE" w:date="2020-06-30T19:37:00Z"/>
                  <w:rFonts w:eastAsiaTheme="minorEastAsia"/>
                  <w:noProof/>
                  <w:lang w:eastAsia="it-IT"/>
                </w:rPr>
              </w:rPrChange>
            </w:rPr>
          </w:pPr>
          <w:del w:id="217" w:author="UTENTE" w:date="2020-06-30T19:37:00Z">
            <w:r w:rsidRPr="005F11D0" w:rsidDel="005F11D0">
              <w:rPr>
                <w:rStyle w:val="Collegamentoipertestuale"/>
                <w:rFonts w:ascii="Times New Roman" w:eastAsia="DengXian Light" w:hAnsi="Times New Roman" w:cs="Times New Roman"/>
                <w:b/>
                <w:noProof/>
                <w:rPrChange w:id="218" w:author="UTENTE" w:date="2020-06-30T19:37:00Z">
                  <w:rPr>
                    <w:rStyle w:val="Collegamentoipertestuale"/>
                    <w:rFonts w:ascii="Times New Roman" w:eastAsia="DengXian Light" w:hAnsi="Times New Roman" w:cs="Times New Roman"/>
                    <w:b/>
                    <w:noProof/>
                  </w:rPr>
                </w:rPrChange>
              </w:rPr>
              <w:delText>Linguaggio vampiresco</w:delText>
            </w:r>
            <w:r w:rsidRPr="005F11D0" w:rsidDel="005F11D0">
              <w:rPr>
                <w:rFonts w:ascii="Times New Roman" w:hAnsi="Times New Roman" w:cs="Times New Roman"/>
                <w:noProof/>
                <w:webHidden/>
                <w:rPrChange w:id="219" w:author="UTENTE" w:date="2020-06-30T19:37:00Z">
                  <w:rPr>
                    <w:noProof/>
                    <w:webHidden/>
                  </w:rPr>
                </w:rPrChange>
              </w:rPr>
              <w:tab/>
            </w:r>
          </w:del>
          <w:del w:id="220" w:author="UTENTE" w:date="2020-06-30T19:31:00Z">
            <w:r w:rsidRPr="005F11D0" w:rsidDel="00924209">
              <w:rPr>
                <w:rFonts w:ascii="Times New Roman" w:hAnsi="Times New Roman" w:cs="Times New Roman"/>
                <w:noProof/>
                <w:webHidden/>
                <w:rPrChange w:id="221" w:author="UTENTE" w:date="2020-06-30T19:37:00Z">
                  <w:rPr>
                    <w:noProof/>
                    <w:webHidden/>
                  </w:rPr>
                </w:rPrChange>
              </w:rPr>
              <w:delText>DCCCIX</w:delText>
            </w:r>
          </w:del>
        </w:p>
        <w:p w14:paraId="7B389759" w14:textId="77777777" w:rsidR="00924209" w:rsidRPr="005F11D0" w:rsidDel="005F11D0" w:rsidRDefault="00924209">
          <w:pPr>
            <w:pStyle w:val="Sommario3"/>
            <w:tabs>
              <w:tab w:val="right" w:leader="dot" w:pos="8493"/>
            </w:tabs>
            <w:rPr>
              <w:del w:id="222" w:author="UTENTE" w:date="2020-06-30T19:37:00Z"/>
              <w:rFonts w:ascii="Times New Roman" w:eastAsiaTheme="minorEastAsia" w:hAnsi="Times New Roman" w:cs="Times New Roman"/>
              <w:noProof/>
              <w:lang w:eastAsia="it-IT"/>
              <w:rPrChange w:id="223" w:author="UTENTE" w:date="2020-06-30T19:37:00Z">
                <w:rPr>
                  <w:del w:id="224" w:author="UTENTE" w:date="2020-06-30T19:37:00Z"/>
                  <w:rFonts w:eastAsiaTheme="minorEastAsia"/>
                  <w:noProof/>
                  <w:lang w:eastAsia="it-IT"/>
                </w:rPr>
              </w:rPrChange>
            </w:rPr>
          </w:pPr>
          <w:del w:id="225" w:author="UTENTE" w:date="2020-06-30T19:37:00Z">
            <w:r w:rsidRPr="005F11D0" w:rsidDel="005F11D0">
              <w:rPr>
                <w:rStyle w:val="Collegamentoipertestuale"/>
                <w:rFonts w:ascii="Times New Roman" w:eastAsia="DengXian Light" w:hAnsi="Times New Roman" w:cs="Times New Roman"/>
                <w:b/>
                <w:noProof/>
                <w:rPrChange w:id="226" w:author="UTENTE" w:date="2020-06-30T19:37:00Z">
                  <w:rPr>
                    <w:rStyle w:val="Collegamentoipertestuale"/>
                    <w:rFonts w:ascii="Times New Roman" w:eastAsia="DengXian Light" w:hAnsi="Times New Roman" w:cs="Times New Roman"/>
                    <w:b/>
                    <w:noProof/>
                  </w:rPr>
                </w:rPrChange>
              </w:rPr>
              <w:delText>Linguaggio d’azione</w:delText>
            </w:r>
            <w:r w:rsidRPr="005F11D0" w:rsidDel="005F11D0">
              <w:rPr>
                <w:rFonts w:ascii="Times New Roman" w:hAnsi="Times New Roman" w:cs="Times New Roman"/>
                <w:noProof/>
                <w:webHidden/>
                <w:rPrChange w:id="227" w:author="UTENTE" w:date="2020-06-30T19:37:00Z">
                  <w:rPr>
                    <w:noProof/>
                    <w:webHidden/>
                  </w:rPr>
                </w:rPrChange>
              </w:rPr>
              <w:tab/>
            </w:r>
          </w:del>
          <w:del w:id="228" w:author="UTENTE" w:date="2020-06-30T19:31:00Z">
            <w:r w:rsidRPr="005F11D0" w:rsidDel="00924209">
              <w:rPr>
                <w:rFonts w:ascii="Times New Roman" w:hAnsi="Times New Roman" w:cs="Times New Roman"/>
                <w:noProof/>
                <w:webHidden/>
                <w:rPrChange w:id="229" w:author="UTENTE" w:date="2020-06-30T19:37:00Z">
                  <w:rPr>
                    <w:noProof/>
                    <w:webHidden/>
                  </w:rPr>
                </w:rPrChange>
              </w:rPr>
              <w:delText>DCCCX</w:delText>
            </w:r>
          </w:del>
        </w:p>
        <w:p w14:paraId="451336EE" w14:textId="77777777" w:rsidR="00924209" w:rsidRPr="005F11D0" w:rsidDel="005F11D0" w:rsidRDefault="00924209">
          <w:pPr>
            <w:pStyle w:val="Sommario3"/>
            <w:tabs>
              <w:tab w:val="right" w:leader="dot" w:pos="8493"/>
            </w:tabs>
            <w:rPr>
              <w:del w:id="230" w:author="UTENTE" w:date="2020-06-30T19:37:00Z"/>
              <w:rFonts w:ascii="Times New Roman" w:eastAsiaTheme="minorEastAsia" w:hAnsi="Times New Roman" w:cs="Times New Roman"/>
              <w:noProof/>
              <w:lang w:eastAsia="it-IT"/>
              <w:rPrChange w:id="231" w:author="UTENTE" w:date="2020-06-30T19:37:00Z">
                <w:rPr>
                  <w:del w:id="232" w:author="UTENTE" w:date="2020-06-30T19:37:00Z"/>
                  <w:rFonts w:eastAsiaTheme="minorEastAsia"/>
                  <w:noProof/>
                  <w:lang w:eastAsia="it-IT"/>
                </w:rPr>
              </w:rPrChange>
            </w:rPr>
          </w:pPr>
          <w:del w:id="233" w:author="UTENTE" w:date="2020-06-30T19:37:00Z">
            <w:r w:rsidRPr="005F11D0" w:rsidDel="005F11D0">
              <w:rPr>
                <w:rStyle w:val="Collegamentoipertestuale"/>
                <w:rFonts w:ascii="Times New Roman" w:eastAsia="DengXian Light" w:hAnsi="Times New Roman" w:cs="Times New Roman"/>
                <w:noProof/>
                <w:rPrChange w:id="234" w:author="UTENTE" w:date="2020-06-30T19:37:00Z">
                  <w:rPr>
                    <w:rStyle w:val="Collegamentoipertestuale"/>
                    <w:rFonts w:ascii="Times New Roman" w:eastAsia="DengXian Light" w:hAnsi="Times New Roman" w:cs="Times New Roman"/>
                    <w:noProof/>
                  </w:rPr>
                </w:rPrChange>
              </w:rPr>
              <w:delText>Turpiloqui</w:delText>
            </w:r>
            <w:r w:rsidRPr="005F11D0" w:rsidDel="005F11D0">
              <w:rPr>
                <w:rFonts w:ascii="Times New Roman" w:hAnsi="Times New Roman" w:cs="Times New Roman"/>
                <w:noProof/>
                <w:webHidden/>
                <w:rPrChange w:id="235" w:author="UTENTE" w:date="2020-06-30T19:37:00Z">
                  <w:rPr>
                    <w:noProof/>
                    <w:webHidden/>
                  </w:rPr>
                </w:rPrChange>
              </w:rPr>
              <w:tab/>
            </w:r>
          </w:del>
          <w:del w:id="236" w:author="UTENTE" w:date="2020-06-30T19:31:00Z">
            <w:r w:rsidRPr="005F11D0" w:rsidDel="00924209">
              <w:rPr>
                <w:rFonts w:ascii="Times New Roman" w:hAnsi="Times New Roman" w:cs="Times New Roman"/>
                <w:noProof/>
                <w:webHidden/>
                <w:rPrChange w:id="237" w:author="UTENTE" w:date="2020-06-30T19:37:00Z">
                  <w:rPr>
                    <w:noProof/>
                    <w:webHidden/>
                  </w:rPr>
                </w:rPrChange>
              </w:rPr>
              <w:delText>DCCCX</w:delText>
            </w:r>
          </w:del>
        </w:p>
        <w:p w14:paraId="0D2F1D35" w14:textId="77777777" w:rsidR="00924209" w:rsidRPr="005F11D0" w:rsidDel="005F11D0" w:rsidRDefault="00924209">
          <w:pPr>
            <w:pStyle w:val="Sommario3"/>
            <w:tabs>
              <w:tab w:val="right" w:leader="dot" w:pos="8493"/>
            </w:tabs>
            <w:rPr>
              <w:del w:id="238" w:author="UTENTE" w:date="2020-06-30T19:37:00Z"/>
              <w:rFonts w:ascii="Times New Roman" w:eastAsiaTheme="minorEastAsia" w:hAnsi="Times New Roman" w:cs="Times New Roman"/>
              <w:noProof/>
              <w:lang w:eastAsia="it-IT"/>
              <w:rPrChange w:id="239" w:author="UTENTE" w:date="2020-06-30T19:37:00Z">
                <w:rPr>
                  <w:del w:id="240" w:author="UTENTE" w:date="2020-06-30T19:37:00Z"/>
                  <w:rFonts w:eastAsiaTheme="minorEastAsia"/>
                  <w:noProof/>
                  <w:lang w:eastAsia="it-IT"/>
                </w:rPr>
              </w:rPrChange>
            </w:rPr>
          </w:pPr>
          <w:del w:id="241" w:author="UTENTE" w:date="2020-06-30T19:37:00Z">
            <w:r w:rsidRPr="005F11D0" w:rsidDel="005F11D0">
              <w:rPr>
                <w:rStyle w:val="Collegamentoipertestuale"/>
                <w:rFonts w:ascii="Times New Roman" w:eastAsia="DengXian Light" w:hAnsi="Times New Roman" w:cs="Times New Roman"/>
                <w:b/>
                <w:noProof/>
                <w:rPrChange w:id="242" w:author="UTENTE" w:date="2020-06-30T19:37:00Z">
                  <w:rPr>
                    <w:rStyle w:val="Collegamentoipertestuale"/>
                    <w:rFonts w:ascii="Times New Roman" w:eastAsia="DengXian Light" w:hAnsi="Times New Roman" w:cs="Times New Roman"/>
                    <w:b/>
                    <w:noProof/>
                  </w:rPr>
                </w:rPrChange>
              </w:rPr>
              <w:delText>Linguaggio tecnico</w:delText>
            </w:r>
            <w:r w:rsidRPr="005F11D0" w:rsidDel="005F11D0">
              <w:rPr>
                <w:rFonts w:ascii="Times New Roman" w:hAnsi="Times New Roman" w:cs="Times New Roman"/>
                <w:noProof/>
                <w:webHidden/>
                <w:rPrChange w:id="243" w:author="UTENTE" w:date="2020-06-30T19:37:00Z">
                  <w:rPr>
                    <w:noProof/>
                    <w:webHidden/>
                  </w:rPr>
                </w:rPrChange>
              </w:rPr>
              <w:tab/>
            </w:r>
          </w:del>
          <w:del w:id="244" w:author="UTENTE" w:date="2020-06-30T19:31:00Z">
            <w:r w:rsidRPr="005F11D0" w:rsidDel="00924209">
              <w:rPr>
                <w:rFonts w:ascii="Times New Roman" w:hAnsi="Times New Roman" w:cs="Times New Roman"/>
                <w:noProof/>
                <w:webHidden/>
                <w:rPrChange w:id="245" w:author="UTENTE" w:date="2020-06-30T19:37:00Z">
                  <w:rPr>
                    <w:noProof/>
                    <w:webHidden/>
                  </w:rPr>
                </w:rPrChange>
              </w:rPr>
              <w:delText>DCCCX</w:delText>
            </w:r>
          </w:del>
        </w:p>
        <w:p w14:paraId="63803E70" w14:textId="77777777" w:rsidR="00924209" w:rsidRPr="005F11D0" w:rsidDel="005F11D0" w:rsidRDefault="00924209">
          <w:pPr>
            <w:pStyle w:val="Sommario3"/>
            <w:tabs>
              <w:tab w:val="right" w:leader="dot" w:pos="8493"/>
            </w:tabs>
            <w:rPr>
              <w:del w:id="246" w:author="UTENTE" w:date="2020-06-30T19:37:00Z"/>
              <w:rFonts w:ascii="Times New Roman" w:eastAsiaTheme="minorEastAsia" w:hAnsi="Times New Roman" w:cs="Times New Roman"/>
              <w:noProof/>
              <w:lang w:eastAsia="it-IT"/>
              <w:rPrChange w:id="247" w:author="UTENTE" w:date="2020-06-30T19:37:00Z">
                <w:rPr>
                  <w:del w:id="248" w:author="UTENTE" w:date="2020-06-30T19:37:00Z"/>
                  <w:rFonts w:eastAsiaTheme="minorEastAsia"/>
                  <w:noProof/>
                  <w:lang w:eastAsia="it-IT"/>
                </w:rPr>
              </w:rPrChange>
            </w:rPr>
          </w:pPr>
          <w:del w:id="249" w:author="UTENTE" w:date="2020-06-30T19:37:00Z">
            <w:r w:rsidRPr="005F11D0" w:rsidDel="005F11D0">
              <w:rPr>
                <w:rStyle w:val="Collegamentoipertestuale"/>
                <w:rFonts w:ascii="Times New Roman" w:eastAsia="DengXian Light" w:hAnsi="Times New Roman" w:cs="Times New Roman"/>
                <w:b/>
                <w:noProof/>
                <w:rPrChange w:id="250" w:author="UTENTE" w:date="2020-06-30T19:37:00Z">
                  <w:rPr>
                    <w:rStyle w:val="Collegamentoipertestuale"/>
                    <w:rFonts w:ascii="Times New Roman" w:eastAsia="DengXian Light" w:hAnsi="Times New Roman" w:cs="Times New Roman"/>
                    <w:b/>
                    <w:noProof/>
                  </w:rPr>
                </w:rPrChange>
              </w:rPr>
              <w:delText>Conclusioni</w:delText>
            </w:r>
            <w:r w:rsidRPr="005F11D0" w:rsidDel="005F11D0">
              <w:rPr>
                <w:rFonts w:ascii="Times New Roman" w:hAnsi="Times New Roman" w:cs="Times New Roman"/>
                <w:noProof/>
                <w:webHidden/>
                <w:rPrChange w:id="251" w:author="UTENTE" w:date="2020-06-30T19:37:00Z">
                  <w:rPr>
                    <w:noProof/>
                    <w:webHidden/>
                  </w:rPr>
                </w:rPrChange>
              </w:rPr>
              <w:tab/>
            </w:r>
          </w:del>
          <w:del w:id="252" w:author="UTENTE" w:date="2020-06-30T19:31:00Z">
            <w:r w:rsidRPr="005F11D0" w:rsidDel="00924209">
              <w:rPr>
                <w:rFonts w:ascii="Times New Roman" w:hAnsi="Times New Roman" w:cs="Times New Roman"/>
                <w:noProof/>
                <w:webHidden/>
                <w:rPrChange w:id="253" w:author="UTENTE" w:date="2020-06-30T19:37:00Z">
                  <w:rPr>
                    <w:noProof/>
                    <w:webHidden/>
                  </w:rPr>
                </w:rPrChange>
              </w:rPr>
              <w:delText>DCCCXIV</w:delText>
            </w:r>
          </w:del>
        </w:p>
        <w:p w14:paraId="49E833C4" w14:textId="77777777" w:rsidR="00924209" w:rsidRPr="005F11D0" w:rsidDel="005F11D0" w:rsidRDefault="00924209">
          <w:pPr>
            <w:pStyle w:val="Sommario2"/>
            <w:tabs>
              <w:tab w:val="right" w:leader="dot" w:pos="8493"/>
            </w:tabs>
            <w:rPr>
              <w:del w:id="254" w:author="UTENTE" w:date="2020-06-30T19:37:00Z"/>
              <w:rFonts w:ascii="Times New Roman" w:hAnsi="Times New Roman" w:cs="Times New Roman"/>
              <w:noProof/>
              <w:rPrChange w:id="255" w:author="UTENTE" w:date="2020-06-30T19:37:00Z">
                <w:rPr>
                  <w:del w:id="256" w:author="UTENTE" w:date="2020-06-30T19:37:00Z"/>
                  <w:noProof/>
                </w:rPr>
              </w:rPrChange>
            </w:rPr>
          </w:pPr>
          <w:del w:id="257" w:author="UTENTE" w:date="2020-06-30T19:37:00Z">
            <w:r w:rsidRPr="005F11D0" w:rsidDel="005F11D0">
              <w:rPr>
                <w:rStyle w:val="Collegamentoipertestuale"/>
                <w:rFonts w:ascii="Times New Roman" w:eastAsia="DengXian Light" w:hAnsi="Times New Roman" w:cs="Times New Roman"/>
                <w:b/>
                <w:noProof/>
                <w:lang w:eastAsia="zh-CN"/>
                <w:rPrChange w:id="258" w:author="UTENTE" w:date="2020-06-30T19:37:00Z">
                  <w:rPr>
                    <w:rStyle w:val="Collegamentoipertestuale"/>
                    <w:rFonts w:ascii="Times New Roman" w:eastAsia="DengXian Light" w:hAnsi="Times New Roman" w:cs="Times New Roman"/>
                    <w:b/>
                    <w:noProof/>
                    <w:lang w:eastAsia="zh-CN"/>
                  </w:rPr>
                </w:rPrChange>
              </w:rPr>
              <w:delText>Bibliografia</w:delText>
            </w:r>
            <w:r w:rsidRPr="005F11D0" w:rsidDel="005F11D0">
              <w:rPr>
                <w:rFonts w:ascii="Times New Roman" w:hAnsi="Times New Roman" w:cs="Times New Roman"/>
                <w:noProof/>
                <w:webHidden/>
                <w:rPrChange w:id="259" w:author="UTENTE" w:date="2020-06-30T19:37:00Z">
                  <w:rPr>
                    <w:noProof/>
                    <w:webHidden/>
                  </w:rPr>
                </w:rPrChange>
              </w:rPr>
              <w:tab/>
            </w:r>
          </w:del>
          <w:del w:id="260" w:author="UTENTE" w:date="2020-06-30T19:31:00Z">
            <w:r w:rsidRPr="005F11D0" w:rsidDel="00924209">
              <w:rPr>
                <w:rFonts w:ascii="Times New Roman" w:hAnsi="Times New Roman" w:cs="Times New Roman"/>
                <w:noProof/>
                <w:webHidden/>
                <w:rPrChange w:id="261" w:author="UTENTE" w:date="2020-06-30T19:37:00Z">
                  <w:rPr>
                    <w:noProof/>
                    <w:webHidden/>
                  </w:rPr>
                </w:rPrChange>
              </w:rPr>
              <w:delText>DCCCXV</w:delText>
            </w:r>
          </w:del>
        </w:p>
        <w:p w14:paraId="6C16C150" w14:textId="77777777" w:rsidR="00924209" w:rsidRPr="005F11D0" w:rsidDel="005F11D0" w:rsidRDefault="00924209">
          <w:pPr>
            <w:pStyle w:val="Sommario2"/>
            <w:tabs>
              <w:tab w:val="right" w:leader="dot" w:pos="8493"/>
            </w:tabs>
            <w:rPr>
              <w:del w:id="262" w:author="UTENTE" w:date="2020-06-30T19:37:00Z"/>
              <w:rFonts w:ascii="Times New Roman" w:hAnsi="Times New Roman" w:cs="Times New Roman"/>
              <w:noProof/>
              <w:rPrChange w:id="263" w:author="UTENTE" w:date="2020-06-30T19:37:00Z">
                <w:rPr>
                  <w:del w:id="264" w:author="UTENTE" w:date="2020-06-30T19:37:00Z"/>
                  <w:noProof/>
                </w:rPr>
              </w:rPrChange>
            </w:rPr>
          </w:pPr>
          <w:del w:id="265" w:author="UTENTE" w:date="2020-06-30T19:37:00Z">
            <w:r w:rsidRPr="005F11D0" w:rsidDel="005F11D0">
              <w:rPr>
                <w:rStyle w:val="Collegamentoipertestuale"/>
                <w:rFonts w:ascii="Times New Roman" w:eastAsia="DengXian Light" w:hAnsi="Times New Roman" w:cs="Times New Roman"/>
                <w:b/>
                <w:noProof/>
                <w:lang w:eastAsia="zh-CN"/>
                <w:rPrChange w:id="266" w:author="UTENTE" w:date="2020-06-30T19:37:00Z">
                  <w:rPr>
                    <w:rStyle w:val="Collegamentoipertestuale"/>
                    <w:rFonts w:ascii="Times New Roman" w:eastAsia="DengXian Light" w:hAnsi="Times New Roman" w:cs="Times New Roman"/>
                    <w:b/>
                    <w:noProof/>
                    <w:lang w:eastAsia="zh-CN"/>
                  </w:rPr>
                </w:rPrChange>
              </w:rPr>
              <w:delText>Sitografia</w:delText>
            </w:r>
            <w:r w:rsidRPr="005F11D0" w:rsidDel="005F11D0">
              <w:rPr>
                <w:rFonts w:ascii="Times New Roman" w:hAnsi="Times New Roman" w:cs="Times New Roman"/>
                <w:noProof/>
                <w:webHidden/>
                <w:rPrChange w:id="267" w:author="UTENTE" w:date="2020-06-30T19:37:00Z">
                  <w:rPr>
                    <w:noProof/>
                    <w:webHidden/>
                  </w:rPr>
                </w:rPrChange>
              </w:rPr>
              <w:tab/>
            </w:r>
          </w:del>
          <w:del w:id="268" w:author="UTENTE" w:date="2020-06-30T19:31:00Z">
            <w:r w:rsidRPr="005F11D0" w:rsidDel="00924209">
              <w:rPr>
                <w:rFonts w:ascii="Times New Roman" w:hAnsi="Times New Roman" w:cs="Times New Roman"/>
                <w:noProof/>
                <w:webHidden/>
                <w:rPrChange w:id="269" w:author="UTENTE" w:date="2020-06-30T19:37:00Z">
                  <w:rPr>
                    <w:noProof/>
                    <w:webHidden/>
                  </w:rPr>
                </w:rPrChange>
              </w:rPr>
              <w:delText>DCCCXV</w:delText>
            </w:r>
          </w:del>
        </w:p>
        <w:p w14:paraId="40031578" w14:textId="77777777" w:rsidR="00924209" w:rsidRPr="005F11D0" w:rsidDel="005F11D0" w:rsidRDefault="00924209">
          <w:pPr>
            <w:pStyle w:val="Sommario1"/>
            <w:tabs>
              <w:tab w:val="right" w:leader="dot" w:pos="8493"/>
            </w:tabs>
            <w:rPr>
              <w:del w:id="270" w:author="UTENTE" w:date="2020-06-30T19:37:00Z"/>
              <w:rFonts w:ascii="Times New Roman" w:eastAsiaTheme="minorEastAsia" w:hAnsi="Times New Roman" w:cs="Times New Roman"/>
              <w:noProof/>
              <w:lang w:eastAsia="it-IT"/>
              <w:rPrChange w:id="271" w:author="UTENTE" w:date="2020-06-30T19:37:00Z">
                <w:rPr>
                  <w:del w:id="272" w:author="UTENTE" w:date="2020-06-30T19:37:00Z"/>
                  <w:rFonts w:eastAsiaTheme="minorEastAsia"/>
                  <w:noProof/>
                  <w:lang w:eastAsia="it-IT"/>
                </w:rPr>
              </w:rPrChange>
            </w:rPr>
          </w:pPr>
          <w:del w:id="273" w:author="UTENTE" w:date="2020-06-30T19:37:00Z">
            <w:r w:rsidRPr="005F11D0" w:rsidDel="005F11D0">
              <w:rPr>
                <w:rStyle w:val="Collegamentoipertestuale"/>
                <w:rFonts w:ascii="Times New Roman" w:eastAsia="DengXian Light" w:hAnsi="Times New Roman" w:cs="Times New Roman"/>
                <w:b/>
                <w:noProof/>
                <w:rPrChange w:id="274" w:author="UTENTE" w:date="2020-06-30T19:37:00Z">
                  <w:rPr>
                    <w:rStyle w:val="Collegamentoipertestuale"/>
                    <w:rFonts w:ascii="Times New Roman" w:eastAsia="DengXian Light" w:hAnsi="Times New Roman" w:cs="Times New Roman"/>
                    <w:b/>
                    <w:noProof/>
                  </w:rPr>
                </w:rPrChange>
              </w:rPr>
              <w:delText>Ringraziamenti</w:delText>
            </w:r>
            <w:r w:rsidRPr="005F11D0" w:rsidDel="005F11D0">
              <w:rPr>
                <w:rFonts w:ascii="Times New Roman" w:hAnsi="Times New Roman" w:cs="Times New Roman"/>
                <w:noProof/>
                <w:webHidden/>
                <w:rPrChange w:id="275" w:author="UTENTE" w:date="2020-06-30T19:37:00Z">
                  <w:rPr>
                    <w:noProof/>
                    <w:webHidden/>
                  </w:rPr>
                </w:rPrChange>
              </w:rPr>
              <w:tab/>
            </w:r>
          </w:del>
          <w:del w:id="276" w:author="UTENTE" w:date="2020-06-30T19:31:00Z">
            <w:r w:rsidRPr="005F11D0" w:rsidDel="00924209">
              <w:rPr>
                <w:rFonts w:ascii="Times New Roman" w:hAnsi="Times New Roman" w:cs="Times New Roman"/>
                <w:noProof/>
                <w:webHidden/>
                <w:rPrChange w:id="277" w:author="UTENTE" w:date="2020-06-30T19:37:00Z">
                  <w:rPr>
                    <w:noProof/>
                    <w:webHidden/>
                  </w:rPr>
                </w:rPrChange>
              </w:rPr>
              <w:delText>DCCCXVII</w:delText>
            </w:r>
          </w:del>
        </w:p>
        <w:p w14:paraId="5668776B" w14:textId="515B7CBA" w:rsidR="00924209" w:rsidRDefault="00924209">
          <w:pPr>
            <w:rPr>
              <w:ins w:id="278" w:author="UTENTE" w:date="2020-06-30T19:30:00Z"/>
            </w:rPr>
          </w:pPr>
          <w:ins w:id="279" w:author="UTENTE" w:date="2020-06-30T19:30:00Z">
            <w:r w:rsidRPr="005F11D0">
              <w:rPr>
                <w:rFonts w:ascii="Times New Roman" w:hAnsi="Times New Roman" w:cs="Times New Roman"/>
                <w:b/>
                <w:bCs/>
                <w:rPrChange w:id="280" w:author="UTENTE" w:date="2020-06-30T19:37:00Z">
                  <w:rPr>
                    <w:b/>
                    <w:bCs/>
                  </w:rPr>
                </w:rPrChange>
              </w:rPr>
              <w:fldChar w:fldCharType="end"/>
            </w:r>
          </w:ins>
        </w:p>
        <w:customXmlInsRangeStart w:id="281" w:author="UTENTE" w:date="2020-06-30T19:30:00Z"/>
      </w:sdtContent>
    </w:sdt>
    <w:customXmlInsRangeEnd w:id="281"/>
    <w:p w14:paraId="4A16026C" w14:textId="02095627" w:rsidR="008C47C8" w:rsidRDefault="00D97973">
      <w:pPr>
        <w:spacing w:line="240" w:lineRule="auto"/>
        <w:jc w:val="left"/>
        <w:rPr>
          <w:ins w:id="282" w:author="UTENTE" w:date="2020-06-30T12:05:00Z"/>
          <w:rFonts w:ascii="Times New Roman" w:hAnsi="Times New Roman" w:cs="Times New Roman"/>
        </w:rPr>
      </w:pPr>
      <w:ins w:id="283" w:author="UTENTE" w:date="2020-06-30T11:59:00Z">
        <w:r>
          <w:rPr>
            <w:rFonts w:ascii="Times New Roman" w:hAnsi="Times New Roman" w:cs="Times New Roman"/>
          </w:rPr>
          <w:br w:type="page"/>
        </w:r>
      </w:ins>
      <w:ins w:id="284" w:author="UTENTE" w:date="2020-06-30T12:05:00Z">
        <w:r w:rsidR="008C47C8">
          <w:rPr>
            <w:rFonts w:ascii="Times New Roman" w:hAnsi="Times New Roman" w:cs="Times New Roman"/>
          </w:rPr>
          <w:lastRenderedPageBreak/>
          <w:br w:type="page"/>
        </w:r>
      </w:ins>
    </w:p>
    <w:p w14:paraId="5C297D4D" w14:textId="2E9C2B97" w:rsidR="005E2BE0" w:rsidRPr="00CE3460" w:rsidDel="00FC6105" w:rsidRDefault="005E2BE0" w:rsidP="00FC6105">
      <w:pPr>
        <w:spacing w:line="240" w:lineRule="auto"/>
        <w:jc w:val="center"/>
        <w:rPr>
          <w:del w:id="285" w:author="UTENTE" w:date="2020-06-30T11:38:00Z"/>
          <w:rFonts w:ascii="Times New Roman" w:eastAsiaTheme="majorEastAsia" w:hAnsi="Times New Roman" w:cs="Times New Roman"/>
          <w:b/>
          <w:sz w:val="32"/>
          <w:szCs w:val="32"/>
          <w:rPrChange w:id="286" w:author="UTENTE" w:date="2020-06-30T19:35:00Z">
            <w:rPr>
              <w:del w:id="287" w:author="UTENTE" w:date="2020-06-30T11:38:00Z"/>
              <w:rFonts w:ascii="Times New Roman" w:eastAsiaTheme="majorEastAsia" w:hAnsi="Times New Roman" w:cs="Times New Roman"/>
              <w:color w:val="2F5496" w:themeColor="accent1" w:themeShade="BF"/>
              <w:sz w:val="32"/>
              <w:szCs w:val="32"/>
            </w:rPr>
          </w:rPrChange>
        </w:rPr>
        <w:pPrChange w:id="288" w:author="UTENTE" w:date="2020-06-30T11:37:00Z">
          <w:pPr>
            <w:spacing w:line="240" w:lineRule="auto"/>
            <w:jc w:val="left"/>
          </w:pPr>
        </w:pPrChange>
      </w:pPr>
      <w:del w:id="289" w:author="UTENTE" w:date="2020-06-30T11:38:00Z">
        <w:r w:rsidRPr="00CE3460" w:rsidDel="00FC6105">
          <w:rPr>
            <w:rFonts w:ascii="Times New Roman" w:hAnsi="Times New Roman" w:cs="Times New Roman"/>
            <w:b/>
            <w:rPrChange w:id="290" w:author="UTENTE" w:date="2020-06-30T19:35:00Z">
              <w:rPr>
                <w:rFonts w:ascii="Times New Roman" w:hAnsi="Times New Roman" w:cs="Times New Roman"/>
              </w:rPr>
            </w:rPrChange>
          </w:rPr>
          <w:lastRenderedPageBreak/>
          <w:br w:type="page"/>
        </w:r>
      </w:del>
    </w:p>
    <w:p w14:paraId="5B1E708B" w14:textId="79EC2EBD" w:rsidR="00F45BF3" w:rsidRPr="00CE3460" w:rsidDel="00FC6105" w:rsidRDefault="00F45BF3" w:rsidP="001D6102">
      <w:pPr>
        <w:pStyle w:val="Titolo1"/>
        <w:rPr>
          <w:del w:id="291" w:author="UTENTE" w:date="2020-06-30T11:38:00Z"/>
          <w:rFonts w:ascii="Times New Roman" w:hAnsi="Times New Roman" w:cs="Times New Roman"/>
          <w:b/>
          <w:color w:val="auto"/>
          <w:lang w:eastAsia="it-IT"/>
          <w:rPrChange w:id="292" w:author="UTENTE" w:date="2020-06-30T19:35:00Z">
            <w:rPr>
              <w:del w:id="293" w:author="UTENTE" w:date="2020-06-30T11:38:00Z"/>
              <w:rFonts w:ascii="Times New Roman" w:hAnsi="Times New Roman" w:cs="Times New Roman"/>
              <w:lang w:eastAsia="it-IT"/>
            </w:rPr>
          </w:rPrChange>
        </w:rPr>
      </w:pPr>
    </w:p>
    <w:p w14:paraId="39D072A5" w14:textId="62E41F6D" w:rsidR="001D6102" w:rsidRPr="00CE3460" w:rsidRDefault="001E7500" w:rsidP="005E2BE0">
      <w:pPr>
        <w:pStyle w:val="Titolo1"/>
        <w:spacing w:line="360" w:lineRule="auto"/>
        <w:jc w:val="center"/>
        <w:rPr>
          <w:rFonts w:ascii="Times New Roman" w:hAnsi="Times New Roman" w:cs="Times New Roman"/>
          <w:b/>
          <w:color w:val="auto"/>
          <w:lang w:eastAsia="it-IT"/>
          <w:rPrChange w:id="294" w:author="UTENTE" w:date="2020-06-30T19:35:00Z">
            <w:rPr>
              <w:rFonts w:ascii="Times New Roman" w:hAnsi="Times New Roman" w:cs="Times New Roman"/>
              <w:lang w:eastAsia="it-IT"/>
            </w:rPr>
          </w:rPrChange>
        </w:rPr>
      </w:pPr>
      <w:bookmarkStart w:id="295" w:name="_Toc42629747"/>
      <w:bookmarkStart w:id="296" w:name="_Toc44438768"/>
      <w:r w:rsidRPr="00CE3460">
        <w:rPr>
          <w:rFonts w:ascii="Times New Roman" w:hAnsi="Times New Roman" w:cs="Times New Roman"/>
          <w:b/>
          <w:color w:val="auto"/>
          <w:lang w:eastAsia="it-IT"/>
          <w:rPrChange w:id="297" w:author="UTENTE" w:date="2020-06-30T19:35:00Z">
            <w:rPr>
              <w:rFonts w:ascii="Times New Roman" w:hAnsi="Times New Roman" w:cs="Times New Roman"/>
              <w:lang w:eastAsia="it-IT"/>
            </w:rPr>
          </w:rPrChange>
        </w:rPr>
        <w:t>Prefazione</w:t>
      </w:r>
      <w:bookmarkEnd w:id="295"/>
      <w:bookmarkEnd w:id="296"/>
    </w:p>
    <w:p w14:paraId="0CCAEEE0" w14:textId="77777777" w:rsidR="001E7500" w:rsidRPr="00FC6105" w:rsidRDefault="001E7500" w:rsidP="002B7129">
      <w:pPr>
        <w:spacing w:line="360" w:lineRule="auto"/>
        <w:rPr>
          <w:lang w:eastAsia="it-IT"/>
          <w:rPrChange w:id="298" w:author="UTENTE" w:date="2020-06-30T11:39:00Z">
            <w:rPr>
              <w:lang w:eastAsia="it-IT"/>
            </w:rPr>
          </w:rPrChange>
        </w:rPr>
      </w:pPr>
    </w:p>
    <w:p w14:paraId="603AAD10" w14:textId="77777777" w:rsidR="001E7500" w:rsidRPr="00CE3460" w:rsidRDefault="001E7500" w:rsidP="002B7129">
      <w:pPr>
        <w:pStyle w:val="Titolo3"/>
        <w:spacing w:line="360" w:lineRule="auto"/>
        <w:rPr>
          <w:rFonts w:ascii="Times New Roman" w:hAnsi="Times New Roman" w:cs="Times New Roman"/>
          <w:b/>
          <w:color w:val="auto"/>
          <w:rPrChange w:id="299" w:author="UTENTE" w:date="2020-06-30T19:35:00Z">
            <w:rPr>
              <w:rFonts w:ascii="Times New Roman" w:hAnsi="Times New Roman" w:cs="Times New Roman"/>
            </w:rPr>
          </w:rPrChange>
        </w:rPr>
      </w:pPr>
      <w:bookmarkStart w:id="300" w:name="_Toc42629748"/>
      <w:bookmarkStart w:id="301" w:name="_Toc44438769"/>
      <w:r w:rsidRPr="00CE3460">
        <w:rPr>
          <w:rFonts w:ascii="Times New Roman" w:hAnsi="Times New Roman" w:cs="Times New Roman"/>
          <w:b/>
          <w:color w:val="auto"/>
          <w:rPrChange w:id="302" w:author="UTENTE" w:date="2020-06-30T19:35:00Z">
            <w:rPr>
              <w:rFonts w:ascii="Times New Roman" w:hAnsi="Times New Roman" w:cs="Times New Roman"/>
            </w:rPr>
          </w:rPrChange>
        </w:rPr>
        <w:t>Caratteristiche generali</w:t>
      </w:r>
      <w:bookmarkEnd w:id="300"/>
      <w:bookmarkEnd w:id="301"/>
    </w:p>
    <w:p w14:paraId="460E26AA" w14:textId="77777777" w:rsidR="001D6102" w:rsidRDefault="001D6102" w:rsidP="002B7129">
      <w:pPr>
        <w:spacing w:line="360" w:lineRule="auto"/>
        <w:rPr>
          <w:rFonts w:ascii="Times New Roman" w:hAnsi="Times New Roman" w:cs="Times New Roman"/>
          <w:lang w:eastAsia="it-IT"/>
        </w:rPr>
      </w:pPr>
      <w:r>
        <w:rPr>
          <w:rFonts w:ascii="Times New Roman" w:hAnsi="Times New Roman" w:cs="Times New Roman"/>
          <w:lang w:eastAsia="it-IT"/>
        </w:rPr>
        <w:t>La presente te</w:t>
      </w:r>
      <w:r w:rsidR="00A65BB0">
        <w:rPr>
          <w:rFonts w:ascii="Times New Roman" w:hAnsi="Times New Roman" w:cs="Times New Roman"/>
          <w:lang w:eastAsia="it-IT"/>
        </w:rPr>
        <w:t>si offre</w:t>
      </w:r>
      <w:r>
        <w:rPr>
          <w:rFonts w:ascii="Times New Roman" w:hAnsi="Times New Roman" w:cs="Times New Roman"/>
          <w:lang w:eastAsia="it-IT"/>
        </w:rPr>
        <w:t xml:space="preserve"> una proposta di traduzione del videogioco </w:t>
      </w:r>
      <w:r w:rsidRPr="001D6102">
        <w:rPr>
          <w:rFonts w:ascii="Times New Roman" w:hAnsi="Times New Roman" w:cs="Times New Roman"/>
          <w:i/>
          <w:lang w:eastAsia="it-IT"/>
        </w:rPr>
        <w:t>Red Embrace</w:t>
      </w:r>
      <w:r>
        <w:rPr>
          <w:rFonts w:ascii="Times New Roman" w:hAnsi="Times New Roman" w:cs="Times New Roman"/>
          <w:lang w:eastAsia="it-IT"/>
        </w:rPr>
        <w:t>, della casa sviluppatrice</w:t>
      </w:r>
      <w:r w:rsidR="00261920">
        <w:rPr>
          <w:rFonts w:ascii="Times New Roman" w:hAnsi="Times New Roman" w:cs="Times New Roman"/>
          <w:lang w:eastAsia="it-IT"/>
        </w:rPr>
        <w:t xml:space="preserve"> Argent Games di Seattle (USA)</w:t>
      </w:r>
      <w:r w:rsidR="00F56EE7">
        <w:rPr>
          <w:rFonts w:ascii="Times New Roman" w:hAnsi="Times New Roman" w:cs="Times New Roman"/>
          <w:lang w:eastAsia="it-IT"/>
        </w:rPr>
        <w:t xml:space="preserve">, disponibile sulle piattaforme </w:t>
      </w:r>
      <w:r w:rsidR="002B7129" w:rsidRPr="002B7129">
        <w:rPr>
          <w:rFonts w:ascii="Times New Roman" w:hAnsi="Times New Roman" w:cs="Times New Roman"/>
          <w:lang w:eastAsia="it-IT"/>
        </w:rPr>
        <w:t>Itch.io</w:t>
      </w:r>
      <w:r w:rsidR="002B7129">
        <w:rPr>
          <w:rStyle w:val="Rimandonotaapidipagina"/>
          <w:rFonts w:ascii="Times New Roman" w:hAnsi="Times New Roman" w:cs="Times New Roman"/>
          <w:lang w:eastAsia="it-IT"/>
        </w:rPr>
        <w:footnoteReference w:id="1"/>
      </w:r>
      <w:r w:rsidR="00F56EE7">
        <w:rPr>
          <w:rFonts w:ascii="Times New Roman" w:hAnsi="Times New Roman" w:cs="Times New Roman"/>
          <w:lang w:eastAsia="it-IT"/>
        </w:rPr>
        <w:t>, Android e Steam</w:t>
      </w:r>
      <w:r w:rsidR="00EF035F">
        <w:rPr>
          <w:rStyle w:val="Rimandonotaapidipagina"/>
          <w:rFonts w:ascii="Times New Roman" w:hAnsi="Times New Roman" w:cs="Times New Roman"/>
          <w:lang w:eastAsia="it-IT"/>
        </w:rPr>
        <w:footnoteReference w:id="2"/>
      </w:r>
      <w:r w:rsidR="00F56EE7">
        <w:rPr>
          <w:rFonts w:ascii="Times New Roman" w:hAnsi="Times New Roman" w:cs="Times New Roman"/>
          <w:lang w:eastAsia="it-IT"/>
        </w:rPr>
        <w:t xml:space="preserve">, </w:t>
      </w:r>
      <w:r w:rsidR="00AA6049">
        <w:rPr>
          <w:rFonts w:ascii="Times New Roman" w:hAnsi="Times New Roman" w:cs="Times New Roman"/>
          <w:lang w:eastAsia="it-IT"/>
        </w:rPr>
        <w:t>ed una successiva analisi tanto del testo, quanto dei metodi e delle scelte adottate</w:t>
      </w:r>
      <w:r w:rsidR="00261920">
        <w:rPr>
          <w:rFonts w:ascii="Times New Roman" w:hAnsi="Times New Roman" w:cs="Times New Roman"/>
          <w:lang w:eastAsia="it-IT"/>
        </w:rPr>
        <w:t>.</w:t>
      </w:r>
    </w:p>
    <w:p w14:paraId="27EE1828" w14:textId="0DA0038C" w:rsidR="007F3A05" w:rsidRDefault="00AA6049" w:rsidP="002B7129">
      <w:pPr>
        <w:spacing w:line="360" w:lineRule="auto"/>
        <w:ind w:firstLine="708"/>
        <w:rPr>
          <w:rFonts w:ascii="Times New Roman" w:hAnsi="Times New Roman" w:cs="Times New Roman"/>
          <w:lang w:eastAsia="it-IT"/>
        </w:rPr>
      </w:pPr>
      <w:r>
        <w:rPr>
          <w:rFonts w:ascii="Times New Roman" w:hAnsi="Times New Roman" w:cs="Times New Roman"/>
          <w:i/>
          <w:lang w:eastAsia="it-IT"/>
        </w:rPr>
        <w:t xml:space="preserve">Red Embrace </w:t>
      </w:r>
      <w:r>
        <w:rPr>
          <w:rFonts w:ascii="Times New Roman" w:hAnsi="Times New Roman" w:cs="Times New Roman"/>
          <w:lang w:eastAsia="it-IT"/>
        </w:rPr>
        <w:t>è</w:t>
      </w:r>
      <w:r w:rsidR="00F6049C">
        <w:rPr>
          <w:rFonts w:ascii="Times New Roman" w:hAnsi="Times New Roman" w:cs="Times New Roman"/>
          <w:lang w:eastAsia="it-IT"/>
        </w:rPr>
        <w:t xml:space="preserve"> una visual novel, letteralmente “romanzo visivo”, un genere di origine giapponese la cui componente principale non è l’interattività, tipica di un videogioco classico, bensì la narrazione. Il giocatore</w:t>
      </w:r>
      <w:r w:rsidR="002C5C25">
        <w:rPr>
          <w:rFonts w:ascii="Times New Roman" w:hAnsi="Times New Roman" w:cs="Times New Roman"/>
          <w:lang w:eastAsia="it-IT"/>
        </w:rPr>
        <w:t>,</w:t>
      </w:r>
      <w:r w:rsidR="00F6049C">
        <w:rPr>
          <w:rFonts w:ascii="Times New Roman" w:hAnsi="Times New Roman" w:cs="Times New Roman"/>
          <w:lang w:eastAsia="it-IT"/>
        </w:rPr>
        <w:t xml:space="preserve"> infatti, al contrario di altri generi come platform e sparatutto</w:t>
      </w:r>
      <w:r>
        <w:rPr>
          <w:rFonts w:ascii="Times New Roman" w:hAnsi="Times New Roman" w:cs="Times New Roman"/>
          <w:lang w:eastAsia="it-IT"/>
        </w:rPr>
        <w:t xml:space="preserve"> (vedi</w:t>
      </w:r>
      <w:r w:rsidR="00FC7C2B">
        <w:rPr>
          <w:rFonts w:ascii="Times New Roman" w:hAnsi="Times New Roman" w:cs="Times New Roman"/>
          <w:lang w:eastAsia="it-IT"/>
        </w:rPr>
        <w:t xml:space="preserve"> i famosi </w:t>
      </w:r>
      <w:r w:rsidR="00FC7C2B" w:rsidRPr="00161F79">
        <w:rPr>
          <w:rFonts w:ascii="Times New Roman" w:hAnsi="Times New Roman" w:cs="Times New Roman"/>
          <w:i/>
          <w:iCs/>
          <w:lang w:eastAsia="it-IT"/>
        </w:rPr>
        <w:t>Super Mario</w:t>
      </w:r>
      <w:r w:rsidR="00FC7C2B">
        <w:rPr>
          <w:rFonts w:ascii="Times New Roman" w:hAnsi="Times New Roman" w:cs="Times New Roman"/>
          <w:lang w:eastAsia="it-IT"/>
        </w:rPr>
        <w:t xml:space="preserve"> e</w:t>
      </w:r>
      <w:r>
        <w:rPr>
          <w:rFonts w:ascii="Times New Roman" w:hAnsi="Times New Roman" w:cs="Times New Roman"/>
          <w:lang w:eastAsia="it-IT"/>
        </w:rPr>
        <w:t xml:space="preserve"> </w:t>
      </w:r>
      <w:r w:rsidRPr="00161F79">
        <w:rPr>
          <w:rFonts w:ascii="Times New Roman" w:hAnsi="Times New Roman" w:cs="Times New Roman"/>
          <w:i/>
          <w:iCs/>
          <w:lang w:eastAsia="it-IT"/>
        </w:rPr>
        <w:t>Call of Duty</w:t>
      </w:r>
      <w:r>
        <w:rPr>
          <w:rFonts w:ascii="Times New Roman" w:hAnsi="Times New Roman" w:cs="Times New Roman"/>
          <w:lang w:eastAsia="it-IT"/>
        </w:rPr>
        <w:t>)</w:t>
      </w:r>
      <w:r w:rsidR="00F6049C">
        <w:rPr>
          <w:rFonts w:ascii="Times New Roman" w:hAnsi="Times New Roman" w:cs="Times New Roman"/>
          <w:lang w:eastAsia="it-IT"/>
        </w:rPr>
        <w:t xml:space="preserve">, si limita a effettuare delle scelte durante la lettura di una storia, modificandone così </w:t>
      </w:r>
      <w:r w:rsidR="00360043">
        <w:rPr>
          <w:rFonts w:ascii="Times New Roman" w:hAnsi="Times New Roman" w:cs="Times New Roman"/>
          <w:lang w:eastAsia="it-IT"/>
        </w:rPr>
        <w:t>la trama</w:t>
      </w:r>
      <w:r w:rsidR="00F6049C">
        <w:rPr>
          <w:rFonts w:ascii="Times New Roman" w:hAnsi="Times New Roman" w:cs="Times New Roman"/>
          <w:lang w:eastAsia="it-IT"/>
        </w:rPr>
        <w:t xml:space="preserve">. </w:t>
      </w:r>
      <w:r w:rsidR="007F3A05">
        <w:rPr>
          <w:rFonts w:ascii="Times New Roman" w:hAnsi="Times New Roman" w:cs="Times New Roman"/>
          <w:lang w:eastAsia="it-IT"/>
        </w:rPr>
        <w:t>La sensazione quindi è proprio quella di leggere un romanzo, il cui destino è però nelle mani dell’utente, che passo dopo passo traccia le sorti del personaggio principale.</w:t>
      </w:r>
    </w:p>
    <w:p w14:paraId="74218C8C" w14:textId="7195D9B8" w:rsidR="00F6049C" w:rsidRDefault="00F6049C" w:rsidP="002B7129">
      <w:pPr>
        <w:spacing w:line="360" w:lineRule="auto"/>
        <w:ind w:firstLine="708"/>
        <w:rPr>
          <w:rFonts w:ascii="Times New Roman" w:hAnsi="Times New Roman" w:cs="Times New Roman"/>
          <w:lang w:eastAsia="it-IT"/>
        </w:rPr>
      </w:pPr>
      <w:r>
        <w:rPr>
          <w:rFonts w:ascii="Times New Roman" w:hAnsi="Times New Roman" w:cs="Times New Roman"/>
          <w:lang w:eastAsia="it-IT"/>
        </w:rPr>
        <w:t xml:space="preserve">Nel caso specifico in oggetto, </w:t>
      </w:r>
      <w:r w:rsidR="00F45BF3">
        <w:rPr>
          <w:rFonts w:ascii="Times New Roman" w:hAnsi="Times New Roman" w:cs="Times New Roman"/>
          <w:lang w:eastAsia="it-IT"/>
        </w:rPr>
        <w:t>il giocatore</w:t>
      </w:r>
      <w:r>
        <w:rPr>
          <w:rFonts w:ascii="Times New Roman" w:hAnsi="Times New Roman" w:cs="Times New Roman"/>
          <w:lang w:eastAsia="it-IT"/>
        </w:rPr>
        <w:t xml:space="preserve"> indossa i panni di un giovane freelancer che, quando non si dedica alla scrittura, all’arte o alla musica (a second</w:t>
      </w:r>
      <w:r w:rsidR="00F45BF3">
        <w:rPr>
          <w:rFonts w:ascii="Times New Roman" w:hAnsi="Times New Roman" w:cs="Times New Roman"/>
          <w:lang w:eastAsia="it-IT"/>
        </w:rPr>
        <w:t>a della decisione presa), fa il turno di notte</w:t>
      </w:r>
      <w:r>
        <w:rPr>
          <w:rFonts w:ascii="Times New Roman" w:hAnsi="Times New Roman" w:cs="Times New Roman"/>
          <w:lang w:eastAsia="it-IT"/>
        </w:rPr>
        <w:t xml:space="preserve"> in una decadente tavola calda nella periferia di San Francisco, f</w:t>
      </w:r>
      <w:r w:rsidR="00F45BF3">
        <w:rPr>
          <w:rFonts w:ascii="Times New Roman" w:hAnsi="Times New Roman" w:cs="Times New Roman"/>
          <w:lang w:eastAsia="it-IT"/>
        </w:rPr>
        <w:t>inché t</w:t>
      </w:r>
      <w:r>
        <w:rPr>
          <w:rFonts w:ascii="Times New Roman" w:hAnsi="Times New Roman" w:cs="Times New Roman"/>
          <w:lang w:eastAsia="it-IT"/>
        </w:rPr>
        <w:t xml:space="preserve">utto cambia quando viene a conoscenza dell’esistenza dei vampiri. Da qui in poi il giocatore potrà </w:t>
      </w:r>
      <w:r w:rsidR="007F3A05">
        <w:rPr>
          <w:rFonts w:ascii="Times New Roman" w:hAnsi="Times New Roman" w:cs="Times New Roman"/>
          <w:lang w:eastAsia="it-IT"/>
        </w:rPr>
        <w:t xml:space="preserve">perseguire 4 differenti </w:t>
      </w:r>
      <w:r w:rsidR="00360043">
        <w:rPr>
          <w:rFonts w:ascii="Times New Roman" w:hAnsi="Times New Roman" w:cs="Times New Roman"/>
          <w:lang w:eastAsia="it-IT"/>
        </w:rPr>
        <w:t>route</w:t>
      </w:r>
      <w:r w:rsidR="00CF6EF0">
        <w:rPr>
          <w:rStyle w:val="Rimandonotaapidipagina"/>
          <w:rFonts w:ascii="Times New Roman" w:hAnsi="Times New Roman" w:cs="Times New Roman"/>
          <w:lang w:eastAsia="it-IT"/>
        </w:rPr>
        <w:footnoteReference w:id="3"/>
      </w:r>
      <w:r w:rsidR="007F3A05">
        <w:rPr>
          <w:rFonts w:ascii="Times New Roman" w:hAnsi="Times New Roman" w:cs="Times New Roman"/>
          <w:lang w:eastAsia="it-IT"/>
        </w:rPr>
        <w:t>, concentrate sugli altrettanti 4 personaggi</w:t>
      </w:r>
      <w:r w:rsidR="00360043">
        <w:rPr>
          <w:rFonts w:ascii="Times New Roman" w:hAnsi="Times New Roman" w:cs="Times New Roman"/>
          <w:lang w:eastAsia="it-IT"/>
        </w:rPr>
        <w:t xml:space="preserve"> principali</w:t>
      </w:r>
      <w:r w:rsidR="007F3A05">
        <w:rPr>
          <w:rFonts w:ascii="Times New Roman" w:hAnsi="Times New Roman" w:cs="Times New Roman"/>
          <w:lang w:eastAsia="it-IT"/>
        </w:rPr>
        <w:t>: Isaac, Rex, Do</w:t>
      </w:r>
      <w:r w:rsidR="00706BC6">
        <w:rPr>
          <w:rFonts w:ascii="Times New Roman" w:hAnsi="Times New Roman" w:cs="Times New Roman"/>
          <w:lang w:eastAsia="it-IT"/>
        </w:rPr>
        <w:t xml:space="preserve">minic e Luka. Il gioco </w:t>
      </w:r>
      <w:r w:rsidR="00B6531E">
        <w:rPr>
          <w:rFonts w:ascii="Times New Roman" w:hAnsi="Times New Roman" w:cs="Times New Roman"/>
          <w:lang w:eastAsia="it-IT"/>
        </w:rPr>
        <w:t xml:space="preserve">termina quando si raggiunge uno degli 8 finali, </w:t>
      </w:r>
      <w:r w:rsidR="00B6691C">
        <w:rPr>
          <w:rFonts w:ascii="Times New Roman" w:hAnsi="Times New Roman" w:cs="Times New Roman"/>
          <w:lang w:eastAsia="it-IT"/>
        </w:rPr>
        <w:t>due per ogni percorso</w:t>
      </w:r>
      <w:r w:rsidR="00706BC6">
        <w:rPr>
          <w:rFonts w:ascii="Times New Roman" w:hAnsi="Times New Roman" w:cs="Times New Roman"/>
          <w:lang w:eastAsia="it-IT"/>
        </w:rPr>
        <w:t xml:space="preserve"> (</w:t>
      </w:r>
      <w:r w:rsidR="00F45BF3">
        <w:rPr>
          <w:rFonts w:ascii="Times New Roman" w:hAnsi="Times New Roman" w:cs="Times New Roman"/>
          <w:lang w:eastAsia="it-IT"/>
        </w:rPr>
        <w:t>u</w:t>
      </w:r>
      <w:r w:rsidR="00706BC6">
        <w:rPr>
          <w:rFonts w:ascii="Times New Roman" w:hAnsi="Times New Roman" w:cs="Times New Roman"/>
          <w:lang w:eastAsia="it-IT"/>
        </w:rPr>
        <w:t>no negativo e uno positivo), per poi permetterti di ricomincia</w:t>
      </w:r>
      <w:r w:rsidR="00AA6049">
        <w:rPr>
          <w:rFonts w:ascii="Times New Roman" w:hAnsi="Times New Roman" w:cs="Times New Roman"/>
          <w:lang w:eastAsia="it-IT"/>
        </w:rPr>
        <w:t>re e esplorar</w:t>
      </w:r>
      <w:r w:rsidR="00706BC6">
        <w:rPr>
          <w:rFonts w:ascii="Times New Roman" w:hAnsi="Times New Roman" w:cs="Times New Roman"/>
          <w:lang w:eastAsia="it-IT"/>
        </w:rPr>
        <w:t>e le altre varianti.</w:t>
      </w:r>
    </w:p>
    <w:p w14:paraId="4619C4C7" w14:textId="77777777" w:rsidR="00F51D24" w:rsidRDefault="00F51D24" w:rsidP="002B7129">
      <w:pPr>
        <w:spacing w:line="360" w:lineRule="auto"/>
        <w:rPr>
          <w:rFonts w:ascii="Times New Roman" w:hAnsi="Times New Roman" w:cs="Times New Roman"/>
          <w:lang w:eastAsia="it-IT"/>
        </w:rPr>
      </w:pPr>
      <w:r>
        <w:rPr>
          <w:rFonts w:ascii="Times New Roman" w:hAnsi="Times New Roman" w:cs="Times New Roman"/>
          <w:lang w:eastAsia="it-IT"/>
        </w:rPr>
        <w:t>La particolarità del</w:t>
      </w:r>
      <w:r w:rsidR="00706BC6">
        <w:rPr>
          <w:rFonts w:ascii="Times New Roman" w:hAnsi="Times New Roman" w:cs="Times New Roman"/>
          <w:lang w:eastAsia="it-IT"/>
        </w:rPr>
        <w:t xml:space="preserve"> gameplay</w:t>
      </w:r>
      <w:r w:rsidR="00AA6049">
        <w:rPr>
          <w:rStyle w:val="Rimandonotaapidipagina"/>
          <w:rFonts w:ascii="Times New Roman" w:hAnsi="Times New Roman" w:cs="Times New Roman"/>
          <w:lang w:eastAsia="it-IT"/>
        </w:rPr>
        <w:footnoteReference w:id="4"/>
      </w:r>
      <w:r w:rsidR="00706BC6">
        <w:rPr>
          <w:rFonts w:ascii="Times New Roman" w:hAnsi="Times New Roman" w:cs="Times New Roman"/>
          <w:lang w:eastAsia="it-IT"/>
        </w:rPr>
        <w:t xml:space="preserve"> di </w:t>
      </w:r>
      <w:r w:rsidR="00706BC6">
        <w:rPr>
          <w:rFonts w:ascii="Times New Roman" w:hAnsi="Times New Roman" w:cs="Times New Roman"/>
          <w:i/>
          <w:lang w:eastAsia="it-IT"/>
        </w:rPr>
        <w:t xml:space="preserve">Red Embrace, </w:t>
      </w:r>
      <w:r w:rsidR="00890131">
        <w:rPr>
          <w:rFonts w:ascii="Times New Roman" w:hAnsi="Times New Roman" w:cs="Times New Roman"/>
          <w:lang w:eastAsia="it-IT"/>
        </w:rPr>
        <w:t>che lo fa emergere dalla massa</w:t>
      </w:r>
      <w:r w:rsidR="00706BC6">
        <w:rPr>
          <w:rFonts w:ascii="Times New Roman" w:hAnsi="Times New Roman" w:cs="Times New Roman"/>
          <w:lang w:eastAsia="it-IT"/>
        </w:rPr>
        <w:t>, è che non solo è possibile modificare le azioni del personaggio, ma anche la sua personalità. Infatti, a seconda del comportamento del giocatore davanti ai vari bivi, l’MC</w:t>
      </w:r>
      <w:r w:rsidR="00706BC6">
        <w:rPr>
          <w:rStyle w:val="Rimandonotaapidipagina"/>
          <w:rFonts w:ascii="Times New Roman" w:hAnsi="Times New Roman" w:cs="Times New Roman"/>
          <w:lang w:eastAsia="it-IT"/>
        </w:rPr>
        <w:footnoteReference w:id="5"/>
      </w:r>
      <w:r w:rsidR="00706BC6">
        <w:rPr>
          <w:rFonts w:ascii="Times New Roman" w:hAnsi="Times New Roman" w:cs="Times New Roman"/>
          <w:lang w:eastAsia="it-IT"/>
        </w:rPr>
        <w:t xml:space="preserve"> assumerà un diverso tratto della </w:t>
      </w:r>
      <w:r w:rsidR="00136B62">
        <w:rPr>
          <w:rFonts w:ascii="Times New Roman" w:hAnsi="Times New Roman" w:cs="Times New Roman"/>
          <w:lang w:eastAsia="it-IT"/>
        </w:rPr>
        <w:t>personalità, per questo</w:t>
      </w:r>
      <w:r w:rsidR="00706BC6">
        <w:rPr>
          <w:rFonts w:ascii="Times New Roman" w:hAnsi="Times New Roman" w:cs="Times New Roman"/>
          <w:lang w:eastAsia="it-IT"/>
        </w:rPr>
        <w:t>, dopo una scelta, apparirà</w:t>
      </w:r>
      <w:r w:rsidR="00136B62">
        <w:rPr>
          <w:rFonts w:ascii="Times New Roman" w:hAnsi="Times New Roman" w:cs="Times New Roman"/>
          <w:lang w:eastAsia="it-IT"/>
        </w:rPr>
        <w:t xml:space="preserve"> a schermo</w:t>
      </w:r>
      <w:r w:rsidR="00706BC6">
        <w:rPr>
          <w:rFonts w:ascii="Times New Roman" w:hAnsi="Times New Roman" w:cs="Times New Roman"/>
          <w:lang w:eastAsia="it-IT"/>
        </w:rPr>
        <w:t xml:space="preserve"> uno fra i seguenti tratti</w:t>
      </w:r>
      <w:r w:rsidR="00A65BB0">
        <w:rPr>
          <w:rFonts w:ascii="Times New Roman" w:hAnsi="Times New Roman" w:cs="Times New Roman"/>
          <w:lang w:eastAsia="it-IT"/>
        </w:rPr>
        <w:t>: +Carismatico, +Aggressivo, +Diretto o +Dolce. Durante la storia, le scelte disponibili varieranno a seconda del carattere, rendendo impossibile raggiung</w:t>
      </w:r>
      <w:r w:rsidR="005D2848">
        <w:rPr>
          <w:rFonts w:ascii="Times New Roman" w:hAnsi="Times New Roman" w:cs="Times New Roman"/>
          <w:lang w:eastAsia="it-IT"/>
        </w:rPr>
        <w:t>ere specifici finali</w:t>
      </w:r>
      <w:r w:rsidR="00890131">
        <w:rPr>
          <w:rFonts w:ascii="Times New Roman" w:hAnsi="Times New Roman" w:cs="Times New Roman"/>
          <w:lang w:eastAsia="it-IT"/>
        </w:rPr>
        <w:t>.</w:t>
      </w:r>
    </w:p>
    <w:p w14:paraId="659EF21D" w14:textId="7E0B3880" w:rsidR="005D5F85" w:rsidRDefault="00890131" w:rsidP="002B7129">
      <w:pPr>
        <w:spacing w:line="360" w:lineRule="auto"/>
        <w:ind w:firstLine="708"/>
        <w:rPr>
          <w:rFonts w:ascii="Times New Roman" w:hAnsi="Times New Roman" w:cs="Times New Roman"/>
          <w:lang w:eastAsia="it-IT"/>
        </w:rPr>
      </w:pPr>
      <w:r>
        <w:rPr>
          <w:rFonts w:ascii="Times New Roman" w:hAnsi="Times New Roman" w:cs="Times New Roman"/>
          <w:lang w:eastAsia="it-IT"/>
        </w:rPr>
        <w:t>Per quanto riguarda l’aspetto narrativo, che</w:t>
      </w:r>
      <w:r w:rsidR="00557D9D">
        <w:rPr>
          <w:rFonts w:ascii="Times New Roman" w:hAnsi="Times New Roman" w:cs="Times New Roman"/>
          <w:lang w:eastAsia="it-IT"/>
        </w:rPr>
        <w:t>,</w:t>
      </w:r>
      <w:r>
        <w:rPr>
          <w:rFonts w:ascii="Times New Roman" w:hAnsi="Times New Roman" w:cs="Times New Roman"/>
          <w:lang w:eastAsia="it-IT"/>
        </w:rPr>
        <w:t xml:space="preserve"> come si è detto prima</w:t>
      </w:r>
      <w:r w:rsidR="00557D9D">
        <w:rPr>
          <w:rFonts w:ascii="Times New Roman" w:hAnsi="Times New Roman" w:cs="Times New Roman"/>
          <w:lang w:eastAsia="it-IT"/>
        </w:rPr>
        <w:t>,</w:t>
      </w:r>
      <w:r>
        <w:rPr>
          <w:rFonts w:ascii="Times New Roman" w:hAnsi="Times New Roman" w:cs="Times New Roman"/>
          <w:lang w:eastAsia="it-IT"/>
        </w:rPr>
        <w:t xml:space="preserve"> è il vero fulcro del gioco, </w:t>
      </w:r>
      <w:r w:rsidR="00557D9D">
        <w:rPr>
          <w:rFonts w:ascii="Times New Roman" w:hAnsi="Times New Roman" w:cs="Times New Roman"/>
          <w:lang w:eastAsia="it-IT"/>
        </w:rPr>
        <w:t>ci si muove in un’ambientazione macabra fra le viuzze di un</w:t>
      </w:r>
      <w:r w:rsidR="002C5C25">
        <w:rPr>
          <w:rFonts w:ascii="Times New Roman" w:hAnsi="Times New Roman" w:cs="Times New Roman"/>
          <w:lang w:eastAsia="it-IT"/>
        </w:rPr>
        <w:t>’</w:t>
      </w:r>
      <w:r w:rsidR="00557D9D">
        <w:rPr>
          <w:rFonts w:ascii="Times New Roman" w:hAnsi="Times New Roman" w:cs="Times New Roman"/>
          <w:lang w:eastAsia="it-IT"/>
        </w:rPr>
        <w:t>enorme metropoli come San Francisco. La musica rilassante di sottofondo incalza nei momenti di particolare pathos che, dat</w:t>
      </w:r>
      <w:r w:rsidR="005D5F85">
        <w:rPr>
          <w:rFonts w:ascii="Times New Roman" w:hAnsi="Times New Roman" w:cs="Times New Roman"/>
          <w:lang w:eastAsia="it-IT"/>
        </w:rPr>
        <w:t>a l’atmosfera romantica e l’alto numero di momenti d’azione,</w:t>
      </w:r>
      <w:r w:rsidR="00557D9D">
        <w:rPr>
          <w:rFonts w:ascii="Times New Roman" w:hAnsi="Times New Roman" w:cs="Times New Roman"/>
          <w:lang w:eastAsia="it-IT"/>
        </w:rPr>
        <w:t xml:space="preserve"> sono frequenti. La storia infatti </w:t>
      </w:r>
      <w:r w:rsidR="00557D9D">
        <w:rPr>
          <w:rFonts w:ascii="Times New Roman" w:hAnsi="Times New Roman" w:cs="Times New Roman"/>
          <w:lang w:eastAsia="it-IT"/>
        </w:rPr>
        <w:lastRenderedPageBreak/>
        <w:t>potrebbe ricordare in un certo senso la famosa saga di</w:t>
      </w:r>
      <w:r w:rsidR="00557D9D" w:rsidRPr="00EF035F">
        <w:rPr>
          <w:rFonts w:ascii="Times New Roman" w:hAnsi="Times New Roman" w:cs="Times New Roman"/>
          <w:i/>
          <w:lang w:eastAsia="it-IT"/>
        </w:rPr>
        <w:t xml:space="preserve"> Twilight</w:t>
      </w:r>
      <w:r w:rsidR="00557D9D">
        <w:rPr>
          <w:rFonts w:ascii="Times New Roman" w:hAnsi="Times New Roman" w:cs="Times New Roman"/>
          <w:lang w:eastAsia="it-IT"/>
        </w:rPr>
        <w:t>, visto che il protagonista umano si invaghisce, almeno in 2 route su 4, di un vampiro, o comunque si ritrova a gestire rapporti con personaggi appartenenti a un mondo diametralmente opposto al suo. La scelta effettuata alla fine d</w:t>
      </w:r>
      <w:r w:rsidR="00E962EB">
        <w:rPr>
          <w:rFonts w:ascii="Times New Roman" w:hAnsi="Times New Roman" w:cs="Times New Roman"/>
          <w:lang w:eastAsia="it-IT"/>
        </w:rPr>
        <w:t>el percorso comune, ovvero c</w:t>
      </w:r>
      <w:r w:rsidR="005D2848">
        <w:rPr>
          <w:rFonts w:ascii="Times New Roman" w:hAnsi="Times New Roman" w:cs="Times New Roman"/>
          <w:lang w:eastAsia="it-IT"/>
        </w:rPr>
        <w:t xml:space="preserve">hi dei 4 personaggi seguire, </w:t>
      </w:r>
      <w:r w:rsidR="00E962EB">
        <w:rPr>
          <w:rFonts w:ascii="Times New Roman" w:hAnsi="Times New Roman" w:cs="Times New Roman"/>
          <w:lang w:eastAsia="it-IT"/>
        </w:rPr>
        <w:t xml:space="preserve">permette di approfondire il rapporto </w:t>
      </w:r>
      <w:r w:rsidR="005D2848">
        <w:rPr>
          <w:rFonts w:ascii="Times New Roman" w:hAnsi="Times New Roman" w:cs="Times New Roman"/>
          <w:lang w:eastAsia="it-IT"/>
        </w:rPr>
        <w:t>con loro, portando anche alla scoperta di</w:t>
      </w:r>
      <w:r w:rsidR="00E962EB">
        <w:rPr>
          <w:rFonts w:ascii="Times New Roman" w:hAnsi="Times New Roman" w:cs="Times New Roman"/>
          <w:lang w:eastAsia="it-IT"/>
        </w:rPr>
        <w:t xml:space="preserve"> dettagli che non sono relativi solo a quella route, ma all’intero mondo di gioco, aggiungendo piano piano tutti i tasselli di un puzzle molto più grande e invitando il giocatore a raggiungere tuti i finali. La trama, comunque, è portata avanti prettamente da dialoghi intervallati a una narrazione in prima persona del protagon</w:t>
      </w:r>
      <w:r w:rsidR="005D2848">
        <w:rPr>
          <w:rFonts w:ascii="Times New Roman" w:hAnsi="Times New Roman" w:cs="Times New Roman"/>
          <w:lang w:eastAsia="it-IT"/>
        </w:rPr>
        <w:t xml:space="preserve">ista che </w:t>
      </w:r>
      <w:r w:rsidR="00E962EB">
        <w:rPr>
          <w:rFonts w:ascii="Times New Roman" w:hAnsi="Times New Roman" w:cs="Times New Roman"/>
          <w:lang w:eastAsia="it-IT"/>
        </w:rPr>
        <w:t xml:space="preserve">permette di conoscerne i pensieri e le sensazioni. </w:t>
      </w:r>
    </w:p>
    <w:p w14:paraId="1DBB2AFD" w14:textId="77777777" w:rsidR="00EF035F" w:rsidRDefault="00E962EB" w:rsidP="002B7129">
      <w:pPr>
        <w:spacing w:line="360" w:lineRule="auto"/>
        <w:ind w:left="708"/>
        <w:rPr>
          <w:rFonts w:ascii="Times New Roman" w:hAnsi="Times New Roman" w:cs="Times New Roman"/>
          <w:lang w:eastAsia="it-IT"/>
        </w:rPr>
      </w:pPr>
      <w:r>
        <w:rPr>
          <w:rFonts w:ascii="Times New Roman" w:hAnsi="Times New Roman" w:cs="Times New Roman"/>
          <w:lang w:eastAsia="it-IT"/>
        </w:rPr>
        <w:t>Dal punto di vista stilistico si tr</w:t>
      </w:r>
      <w:r w:rsidR="00EF035F">
        <w:rPr>
          <w:rFonts w:ascii="Times New Roman" w:hAnsi="Times New Roman" w:cs="Times New Roman"/>
          <w:lang w:eastAsia="it-IT"/>
        </w:rPr>
        <w:t>atta di un discorso</w:t>
      </w:r>
    </w:p>
    <w:p w14:paraId="306CE754" w14:textId="5A5E4BD1" w:rsidR="00557D9D" w:rsidRDefault="00E962EB" w:rsidP="002B7129">
      <w:pPr>
        <w:spacing w:line="360" w:lineRule="auto"/>
        <w:rPr>
          <w:rFonts w:ascii="Times New Roman" w:hAnsi="Times New Roman" w:cs="Times New Roman"/>
          <w:lang w:eastAsia="it-IT"/>
        </w:rPr>
      </w:pPr>
      <w:r>
        <w:rPr>
          <w:rFonts w:ascii="Times New Roman" w:hAnsi="Times New Roman" w:cs="Times New Roman"/>
          <w:lang w:eastAsia="it-IT"/>
        </w:rPr>
        <w:t>sempre estremamente informale, con un ampio utilizzo di modi di dire e</w:t>
      </w:r>
      <w:r w:rsidR="00B6691C">
        <w:rPr>
          <w:rFonts w:ascii="Times New Roman" w:hAnsi="Times New Roman" w:cs="Times New Roman"/>
          <w:lang w:eastAsia="it-IT"/>
        </w:rPr>
        <w:t>d</w:t>
      </w:r>
      <w:r>
        <w:rPr>
          <w:rFonts w:ascii="Times New Roman" w:hAnsi="Times New Roman" w:cs="Times New Roman"/>
          <w:lang w:eastAsia="it-IT"/>
        </w:rPr>
        <w:t xml:space="preserve"> espressioni gergali tipiche del linguaggio giovanile americano. Nonostante questo, è interessante sottolineare quanto gli autori si siano impegnati nel caratterizzare il modo di parlare di ogni personaggio, adattandolo al carattere e al rango sociale di appartenenza. </w:t>
      </w:r>
      <w:r w:rsidR="005D5F85">
        <w:rPr>
          <w:rFonts w:ascii="Times New Roman" w:hAnsi="Times New Roman" w:cs="Times New Roman"/>
          <w:lang w:eastAsia="it-IT"/>
        </w:rPr>
        <w:t>Se si mette a confronto un dialogo di Isaac con uno di Rex, anche senza il sussidio visivo delle illustrazioni</w:t>
      </w:r>
      <w:r w:rsidR="005D2848">
        <w:rPr>
          <w:rFonts w:ascii="Times New Roman" w:hAnsi="Times New Roman" w:cs="Times New Roman"/>
          <w:lang w:eastAsia="it-IT"/>
        </w:rPr>
        <w:t>, è subito</w:t>
      </w:r>
      <w:r w:rsidR="005D5F85">
        <w:rPr>
          <w:rFonts w:ascii="Times New Roman" w:hAnsi="Times New Roman" w:cs="Times New Roman"/>
          <w:lang w:eastAsia="it-IT"/>
        </w:rPr>
        <w:t xml:space="preserve"> chiaro che il primo appartiene a una classe sociale decisamente più elevata, dato il suo tono sempre elegante e posato, mentre il secondo risulta estremamente più rozzo e aggressivo, perfettamente in linea con la sua natura impulsiva e focosa. </w:t>
      </w:r>
    </w:p>
    <w:p w14:paraId="5CF35CED" w14:textId="77777777" w:rsidR="005D5F85" w:rsidRDefault="005D5F85" w:rsidP="002B7129">
      <w:pPr>
        <w:spacing w:line="360" w:lineRule="auto"/>
        <w:ind w:firstLine="708"/>
        <w:rPr>
          <w:rFonts w:ascii="Times New Roman" w:hAnsi="Times New Roman" w:cs="Times New Roman"/>
          <w:lang w:eastAsia="it-IT"/>
        </w:rPr>
      </w:pPr>
      <w:r>
        <w:rPr>
          <w:rFonts w:ascii="Times New Roman" w:hAnsi="Times New Roman" w:cs="Times New Roman"/>
          <w:lang w:eastAsia="it-IT"/>
        </w:rPr>
        <w:t xml:space="preserve">È quindi facile </w:t>
      </w:r>
      <w:r w:rsidR="00EF035F">
        <w:rPr>
          <w:rFonts w:ascii="Times New Roman" w:hAnsi="Times New Roman" w:cs="Times New Roman"/>
          <w:lang w:eastAsia="it-IT"/>
        </w:rPr>
        <w:t xml:space="preserve">immaginare quali siano le sfide </w:t>
      </w:r>
      <w:r>
        <w:rPr>
          <w:rFonts w:ascii="Times New Roman" w:hAnsi="Times New Roman" w:cs="Times New Roman"/>
          <w:lang w:eastAsia="it-IT"/>
        </w:rPr>
        <w:t>traduttive di un testo di questo tipo che, oltre alle diffic</w:t>
      </w:r>
      <w:r w:rsidR="001E7500">
        <w:rPr>
          <w:rFonts w:ascii="Times New Roman" w:hAnsi="Times New Roman" w:cs="Times New Roman"/>
          <w:lang w:eastAsia="it-IT"/>
        </w:rPr>
        <w:t>oltà tecniche intrinseche al passaggio da una lingua all’altra (e.g. elementi culturali e conoscenza materiale della lingu</w:t>
      </w:r>
      <w:r w:rsidR="005D2848">
        <w:rPr>
          <w:rFonts w:ascii="Times New Roman" w:hAnsi="Times New Roman" w:cs="Times New Roman"/>
          <w:lang w:eastAsia="it-IT"/>
        </w:rPr>
        <w:t>a), costringe</w:t>
      </w:r>
      <w:r w:rsidR="001E7500">
        <w:rPr>
          <w:rFonts w:ascii="Times New Roman" w:hAnsi="Times New Roman" w:cs="Times New Roman"/>
          <w:lang w:eastAsia="it-IT"/>
        </w:rPr>
        <w:t xml:space="preserve"> il traduttore a sfruttare tutta la sua creatività per trasmettere in un’altra lingua sfumature come quelle sopracitate. Questo problema è dovuto alla natura letteraria del testo, caratterizzato quindi da uno stile preciso che deve essere mantenuto nella maniera più fedele possibile, al contrario di un testo tecnico il cui focus è principalmente il significato. </w:t>
      </w:r>
    </w:p>
    <w:p w14:paraId="7F40E103" w14:textId="0596E4C0" w:rsidR="005D2848" w:rsidRDefault="002C5C25" w:rsidP="002B7129">
      <w:pPr>
        <w:spacing w:line="360" w:lineRule="auto"/>
        <w:ind w:firstLine="708"/>
        <w:rPr>
          <w:rFonts w:ascii="Times New Roman" w:hAnsi="Times New Roman" w:cs="Times New Roman"/>
          <w:lang w:eastAsia="it-IT"/>
        </w:rPr>
      </w:pPr>
      <w:r>
        <w:rPr>
          <w:rFonts w:ascii="Times New Roman" w:hAnsi="Times New Roman" w:cs="Times New Roman"/>
          <w:lang w:eastAsia="it-IT"/>
        </w:rPr>
        <w:t xml:space="preserve">Un altro </w:t>
      </w:r>
      <w:r w:rsidR="005D2848">
        <w:rPr>
          <w:rFonts w:ascii="Times New Roman" w:hAnsi="Times New Roman" w:cs="Times New Roman"/>
          <w:lang w:eastAsia="it-IT"/>
        </w:rPr>
        <w:t>problema affrontat</w:t>
      </w:r>
      <w:r w:rsidR="00161F79">
        <w:rPr>
          <w:rFonts w:ascii="Times New Roman" w:hAnsi="Times New Roman" w:cs="Times New Roman"/>
          <w:lang w:eastAsia="it-IT"/>
        </w:rPr>
        <w:t>o</w:t>
      </w:r>
      <w:r w:rsidR="005D2848">
        <w:rPr>
          <w:rFonts w:ascii="Times New Roman" w:hAnsi="Times New Roman" w:cs="Times New Roman"/>
          <w:lang w:eastAsia="it-IT"/>
        </w:rPr>
        <w:t xml:space="preserve"> durate il processo di traduzione è la presenza di caratteri tecnici, i c.d. “tag”, ovvero dei segni attraverso i quali la macchina comprende di dover svolge</w:t>
      </w:r>
      <w:r w:rsidR="00D14B0E">
        <w:rPr>
          <w:rFonts w:ascii="Times New Roman" w:hAnsi="Times New Roman" w:cs="Times New Roman"/>
          <w:lang w:eastAsia="it-IT"/>
        </w:rPr>
        <w:t xml:space="preserve">re determinate azioni. Fra i più </w:t>
      </w:r>
      <w:r w:rsidR="006F305D">
        <w:rPr>
          <w:rFonts w:ascii="Times New Roman" w:hAnsi="Times New Roman" w:cs="Times New Roman"/>
          <w:lang w:eastAsia="it-IT"/>
        </w:rPr>
        <w:t>comuni lungo tutto il testo ci sarà</w:t>
      </w:r>
      <w:r w:rsidR="00D14B0E">
        <w:rPr>
          <w:rFonts w:ascii="Times New Roman" w:hAnsi="Times New Roman" w:cs="Times New Roman"/>
          <w:lang w:eastAsia="it-IT"/>
        </w:rPr>
        <w:t xml:space="preserve"> [</w:t>
      </w:r>
      <w:r w:rsidR="00D14B0E" w:rsidRPr="00D14B0E">
        <w:rPr>
          <w:rFonts w:ascii="Times New Roman" w:hAnsi="Times New Roman" w:cs="Times New Roman"/>
          <w:lang w:eastAsia="it-IT"/>
        </w:rPr>
        <w:t>\"</w:t>
      </w:r>
      <w:r w:rsidR="00D14B0E">
        <w:rPr>
          <w:rFonts w:ascii="Times New Roman" w:hAnsi="Times New Roman" w:cs="Times New Roman"/>
          <w:lang w:eastAsia="it-IT"/>
        </w:rPr>
        <w:t>], al</w:t>
      </w:r>
      <w:r w:rsidR="006F305D">
        <w:rPr>
          <w:rFonts w:ascii="Times New Roman" w:hAnsi="Times New Roman" w:cs="Times New Roman"/>
          <w:lang w:eastAsia="it-IT"/>
        </w:rPr>
        <w:t xml:space="preserve"> principio e alla fine di gran parte delle</w:t>
      </w:r>
      <w:r w:rsidR="00D14B0E">
        <w:rPr>
          <w:rFonts w:ascii="Times New Roman" w:hAnsi="Times New Roman" w:cs="Times New Roman"/>
          <w:lang w:eastAsia="it-IT"/>
        </w:rPr>
        <w:t xml:space="preserve"> frasi per indicare la presenza di un discorso diretto</w:t>
      </w:r>
      <w:r w:rsidR="00067238">
        <w:rPr>
          <w:rFonts w:ascii="Times New Roman" w:hAnsi="Times New Roman" w:cs="Times New Roman"/>
          <w:lang w:eastAsia="it-IT"/>
        </w:rPr>
        <w:t>; come</w:t>
      </w:r>
      <w:r w:rsidR="00D14B0E">
        <w:rPr>
          <w:rFonts w:ascii="Times New Roman" w:hAnsi="Times New Roman" w:cs="Times New Roman"/>
          <w:lang w:eastAsia="it-IT"/>
        </w:rPr>
        <w:t xml:space="preserve"> anche [</w:t>
      </w:r>
      <w:r w:rsidR="00D14B0E" w:rsidRPr="00D14B0E">
        <w:rPr>
          <w:rFonts w:ascii="Times New Roman" w:hAnsi="Times New Roman" w:cs="Times New Roman"/>
          <w:lang w:eastAsia="it-IT"/>
        </w:rPr>
        <w:t>{i}</w:t>
      </w:r>
      <w:r w:rsidR="00D14B0E">
        <w:rPr>
          <w:rFonts w:ascii="Times New Roman" w:hAnsi="Times New Roman" w:cs="Times New Roman"/>
          <w:lang w:eastAsia="it-IT"/>
        </w:rPr>
        <w:t>parola</w:t>
      </w:r>
      <w:r w:rsidR="00D14B0E" w:rsidRPr="00D14B0E">
        <w:rPr>
          <w:rFonts w:ascii="Times New Roman" w:hAnsi="Times New Roman" w:cs="Times New Roman"/>
          <w:lang w:eastAsia="it-IT"/>
        </w:rPr>
        <w:t>{</w:t>
      </w:r>
      <w:r w:rsidR="00D14B0E">
        <w:rPr>
          <w:rFonts w:ascii="Times New Roman" w:hAnsi="Times New Roman" w:cs="Times New Roman"/>
          <w:lang w:eastAsia="it-IT"/>
        </w:rPr>
        <w:t>/</w:t>
      </w:r>
      <w:r w:rsidR="00D14B0E" w:rsidRPr="00D14B0E">
        <w:rPr>
          <w:rFonts w:ascii="Times New Roman" w:hAnsi="Times New Roman" w:cs="Times New Roman"/>
          <w:lang w:eastAsia="it-IT"/>
        </w:rPr>
        <w:t>i}</w:t>
      </w:r>
      <w:r w:rsidR="00067238">
        <w:rPr>
          <w:rFonts w:ascii="Times New Roman" w:hAnsi="Times New Roman" w:cs="Times New Roman"/>
          <w:lang w:eastAsia="it-IT"/>
        </w:rPr>
        <w:t>]</w:t>
      </w:r>
      <w:r w:rsidR="00D14B0E">
        <w:rPr>
          <w:rFonts w:ascii="Times New Roman" w:hAnsi="Times New Roman" w:cs="Times New Roman"/>
          <w:lang w:eastAsia="it-IT"/>
        </w:rPr>
        <w:t>, affin</w:t>
      </w:r>
      <w:r w:rsidR="00067238">
        <w:rPr>
          <w:rFonts w:ascii="Times New Roman" w:hAnsi="Times New Roman" w:cs="Times New Roman"/>
          <w:lang w:eastAsia="it-IT"/>
        </w:rPr>
        <w:t>ché la parola venga scritta</w:t>
      </w:r>
      <w:r w:rsidR="00D14B0E">
        <w:rPr>
          <w:rFonts w:ascii="Times New Roman" w:hAnsi="Times New Roman" w:cs="Times New Roman"/>
          <w:lang w:eastAsia="it-IT"/>
        </w:rPr>
        <w:t xml:space="preserve"> in corsivo (</w:t>
      </w:r>
      <w:r w:rsidR="00067238">
        <w:rPr>
          <w:rFonts w:ascii="Times New Roman" w:hAnsi="Times New Roman" w:cs="Times New Roman"/>
          <w:lang w:eastAsia="it-IT"/>
        </w:rPr>
        <w:t xml:space="preserve">i.d. </w:t>
      </w:r>
      <w:r w:rsidR="00D14B0E" w:rsidRPr="00FC149B">
        <w:rPr>
          <w:rFonts w:ascii="Times New Roman" w:hAnsi="Times New Roman" w:cs="Times New Roman"/>
          <w:i/>
          <w:lang w:eastAsia="it-IT"/>
        </w:rPr>
        <w:t>italics</w:t>
      </w:r>
      <w:r w:rsidR="00D14B0E">
        <w:rPr>
          <w:rFonts w:ascii="Times New Roman" w:hAnsi="Times New Roman" w:cs="Times New Roman"/>
          <w:lang w:eastAsia="it-IT"/>
        </w:rPr>
        <w:t>)</w:t>
      </w:r>
      <w:r w:rsidR="00067238">
        <w:rPr>
          <w:rFonts w:ascii="Times New Roman" w:hAnsi="Times New Roman" w:cs="Times New Roman"/>
          <w:lang w:eastAsia="it-IT"/>
        </w:rPr>
        <w:t>.</w:t>
      </w:r>
      <w:r w:rsidR="00EF035F">
        <w:rPr>
          <w:rFonts w:ascii="Times New Roman" w:hAnsi="Times New Roman" w:cs="Times New Roman"/>
          <w:lang w:eastAsia="it-IT"/>
        </w:rPr>
        <w:t xml:space="preserve"> </w:t>
      </w:r>
      <w:r w:rsidR="00067238">
        <w:rPr>
          <w:rFonts w:ascii="Times New Roman" w:hAnsi="Times New Roman" w:cs="Times New Roman"/>
          <w:lang w:eastAsia="it-IT"/>
        </w:rPr>
        <w:t>Ovviamente, questi caratteri non vengono visualizzati in gioco, se ne vede solo l’effetto. Tuttavia, per un discorso di fedeltà al testo, è necessario prestarci molta attenzione e trasporli in maniera appropriata nel testo di arrivo</w:t>
      </w:r>
      <w:r w:rsidR="00067238">
        <w:rPr>
          <w:rStyle w:val="Rimandonotaapidipagina"/>
          <w:rFonts w:ascii="Times New Roman" w:hAnsi="Times New Roman" w:cs="Times New Roman"/>
          <w:lang w:eastAsia="it-IT"/>
        </w:rPr>
        <w:footnoteReference w:id="6"/>
      </w:r>
      <w:r w:rsidR="00067238">
        <w:rPr>
          <w:rFonts w:ascii="Times New Roman" w:hAnsi="Times New Roman" w:cs="Times New Roman"/>
          <w:lang w:eastAsia="it-IT"/>
        </w:rPr>
        <w:t>.</w:t>
      </w:r>
    </w:p>
    <w:p w14:paraId="77052606" w14:textId="77777777" w:rsidR="00067238" w:rsidRDefault="00067238" w:rsidP="002B7129">
      <w:pPr>
        <w:spacing w:line="360" w:lineRule="auto"/>
        <w:ind w:firstLine="708"/>
        <w:rPr>
          <w:rFonts w:ascii="Times New Roman" w:hAnsi="Times New Roman" w:cs="Times New Roman"/>
          <w:lang w:eastAsia="it-IT"/>
        </w:rPr>
      </w:pPr>
      <w:r>
        <w:rPr>
          <w:rFonts w:ascii="Times New Roman" w:hAnsi="Times New Roman" w:cs="Times New Roman"/>
          <w:lang w:eastAsia="it-IT"/>
        </w:rPr>
        <w:lastRenderedPageBreak/>
        <w:t>Nel capitolo relativo alle osservazioni linguistiche, verranno affrontate in maniera più approfondit</w:t>
      </w:r>
      <w:r w:rsidR="00F56EE7">
        <w:rPr>
          <w:rFonts w:ascii="Times New Roman" w:hAnsi="Times New Roman" w:cs="Times New Roman"/>
          <w:lang w:eastAsia="it-IT"/>
        </w:rPr>
        <w:t>a queste e altre sfide traduttive</w:t>
      </w:r>
      <w:r>
        <w:rPr>
          <w:rFonts w:ascii="Times New Roman" w:hAnsi="Times New Roman" w:cs="Times New Roman"/>
          <w:lang w:eastAsia="it-IT"/>
        </w:rPr>
        <w:t xml:space="preserve">, con esempi concreti tratti dal testo in oggetto. </w:t>
      </w:r>
    </w:p>
    <w:p w14:paraId="1B90B0CA" w14:textId="77777777" w:rsidR="00067238" w:rsidRDefault="00067238" w:rsidP="002B7129">
      <w:pPr>
        <w:spacing w:line="360" w:lineRule="auto"/>
        <w:ind w:left="708" w:firstLine="708"/>
        <w:rPr>
          <w:rFonts w:ascii="Times New Roman" w:hAnsi="Times New Roman" w:cs="Times New Roman"/>
          <w:lang w:eastAsia="it-IT"/>
        </w:rPr>
      </w:pPr>
    </w:p>
    <w:p w14:paraId="18DAEB8F" w14:textId="77777777" w:rsidR="00067238" w:rsidRDefault="00067238" w:rsidP="002B7129">
      <w:pPr>
        <w:spacing w:line="360" w:lineRule="auto"/>
        <w:ind w:left="708" w:firstLine="708"/>
        <w:rPr>
          <w:rFonts w:ascii="Times New Roman" w:hAnsi="Times New Roman" w:cs="Times New Roman"/>
          <w:lang w:eastAsia="it-IT"/>
        </w:rPr>
      </w:pPr>
    </w:p>
    <w:p w14:paraId="218B8CF1" w14:textId="77777777" w:rsidR="00067238" w:rsidRPr="00CE3460" w:rsidRDefault="00F56EE7" w:rsidP="002B7129">
      <w:pPr>
        <w:pStyle w:val="Titolo3"/>
        <w:spacing w:line="360" w:lineRule="auto"/>
        <w:rPr>
          <w:rFonts w:ascii="Times New Roman" w:hAnsi="Times New Roman" w:cs="Times New Roman"/>
          <w:b/>
          <w:color w:val="auto"/>
          <w:lang w:eastAsia="it-IT"/>
          <w:rPrChange w:id="326" w:author="UTENTE" w:date="2020-06-30T19:35:00Z">
            <w:rPr>
              <w:rFonts w:ascii="Times New Roman" w:hAnsi="Times New Roman" w:cs="Times New Roman"/>
              <w:lang w:eastAsia="it-IT"/>
            </w:rPr>
          </w:rPrChange>
        </w:rPr>
      </w:pPr>
      <w:bookmarkStart w:id="327" w:name="_Toc42629749"/>
      <w:bookmarkStart w:id="328" w:name="_Toc44438770"/>
      <w:r w:rsidRPr="00CE3460">
        <w:rPr>
          <w:rFonts w:ascii="Times New Roman" w:hAnsi="Times New Roman" w:cs="Times New Roman"/>
          <w:b/>
          <w:color w:val="auto"/>
          <w:lang w:eastAsia="it-IT"/>
          <w:rPrChange w:id="329" w:author="UTENTE" w:date="2020-06-30T19:35:00Z">
            <w:rPr>
              <w:rFonts w:ascii="Times New Roman" w:hAnsi="Times New Roman" w:cs="Times New Roman"/>
              <w:lang w:eastAsia="it-IT"/>
            </w:rPr>
          </w:rPrChange>
        </w:rPr>
        <w:t>Contenuto del</w:t>
      </w:r>
      <w:r w:rsidR="00EF035F" w:rsidRPr="00CE3460">
        <w:rPr>
          <w:rFonts w:ascii="Times New Roman" w:hAnsi="Times New Roman" w:cs="Times New Roman"/>
          <w:b/>
          <w:color w:val="auto"/>
          <w:lang w:eastAsia="it-IT"/>
          <w:rPrChange w:id="330" w:author="UTENTE" w:date="2020-06-30T19:35:00Z">
            <w:rPr>
              <w:rFonts w:ascii="Times New Roman" w:hAnsi="Times New Roman" w:cs="Times New Roman"/>
              <w:lang w:eastAsia="it-IT"/>
            </w:rPr>
          </w:rPrChange>
        </w:rPr>
        <w:t xml:space="preserve"> progetto</w:t>
      </w:r>
      <w:bookmarkEnd w:id="327"/>
      <w:bookmarkEnd w:id="328"/>
    </w:p>
    <w:p w14:paraId="01AAB1AD" w14:textId="3C51F7C7" w:rsidR="00F56EE7" w:rsidRDefault="00F56EE7" w:rsidP="002B7129">
      <w:pPr>
        <w:spacing w:line="360" w:lineRule="auto"/>
        <w:rPr>
          <w:rFonts w:ascii="Times New Roman" w:hAnsi="Times New Roman" w:cs="Times New Roman"/>
          <w:lang w:eastAsia="it-IT"/>
        </w:rPr>
      </w:pPr>
      <w:r w:rsidRPr="00F56EE7">
        <w:rPr>
          <w:rFonts w:ascii="Times New Roman" w:hAnsi="Times New Roman" w:cs="Times New Roman"/>
          <w:lang w:eastAsia="it-IT"/>
        </w:rPr>
        <w:t xml:space="preserve">Il processo di </w:t>
      </w:r>
      <w:r>
        <w:rPr>
          <w:rFonts w:ascii="Times New Roman" w:hAnsi="Times New Roman" w:cs="Times New Roman"/>
          <w:lang w:eastAsia="it-IT"/>
        </w:rPr>
        <w:t>traduzione ha riguardato tutte le diverse componenti del videogioco. Il testo che segue infatti comprende non solo la trasposizione in italiano dei file di gioco in sé (i.d. la narrazione)</w:t>
      </w:r>
      <w:r w:rsidR="00EF035F">
        <w:rPr>
          <w:rFonts w:ascii="Times New Roman" w:hAnsi="Times New Roman" w:cs="Times New Roman"/>
          <w:lang w:eastAsia="it-IT"/>
        </w:rPr>
        <w:t>, che rappresentano sicuramente il corpo principale del progetto</w:t>
      </w:r>
      <w:r>
        <w:rPr>
          <w:rFonts w:ascii="Times New Roman" w:hAnsi="Times New Roman" w:cs="Times New Roman"/>
          <w:lang w:eastAsia="it-IT"/>
        </w:rPr>
        <w:t>, ma anche dell’interfaccia grafica</w:t>
      </w:r>
      <w:r w:rsidR="00EF035F">
        <w:rPr>
          <w:rStyle w:val="Rimandonotaapidipagina"/>
          <w:rFonts w:ascii="Times New Roman" w:hAnsi="Times New Roman" w:cs="Times New Roman"/>
          <w:lang w:eastAsia="it-IT"/>
        </w:rPr>
        <w:footnoteReference w:id="7"/>
      </w:r>
      <w:r>
        <w:rPr>
          <w:rFonts w:ascii="Times New Roman" w:hAnsi="Times New Roman" w:cs="Times New Roman"/>
          <w:lang w:eastAsia="it-IT"/>
        </w:rPr>
        <w:t xml:space="preserve">, </w:t>
      </w:r>
      <w:r w:rsidR="00EF035F">
        <w:rPr>
          <w:rFonts w:ascii="Times New Roman" w:hAnsi="Times New Roman" w:cs="Times New Roman"/>
          <w:lang w:eastAsia="it-IT"/>
        </w:rPr>
        <w:t xml:space="preserve">delle componenti di acquisto in app e della pagina di </w:t>
      </w:r>
      <w:r w:rsidR="005E2BE0">
        <w:rPr>
          <w:rFonts w:ascii="Times New Roman" w:hAnsi="Times New Roman" w:cs="Times New Roman"/>
          <w:lang w:eastAsia="it-IT"/>
        </w:rPr>
        <w:t xml:space="preserve">Itch.io </w:t>
      </w:r>
      <w:r w:rsidR="00EF035F">
        <w:rPr>
          <w:rFonts w:ascii="Times New Roman" w:hAnsi="Times New Roman" w:cs="Times New Roman"/>
          <w:lang w:eastAsia="it-IT"/>
        </w:rPr>
        <w:t xml:space="preserve">relativa a </w:t>
      </w:r>
      <w:r w:rsidR="00EF035F" w:rsidRPr="00EF035F">
        <w:rPr>
          <w:rFonts w:ascii="Times New Roman" w:hAnsi="Times New Roman" w:cs="Times New Roman"/>
          <w:i/>
          <w:lang w:eastAsia="it-IT"/>
        </w:rPr>
        <w:t>Red Embrace</w:t>
      </w:r>
      <w:r w:rsidR="00EF035F">
        <w:rPr>
          <w:rFonts w:ascii="Times New Roman" w:hAnsi="Times New Roman" w:cs="Times New Roman"/>
          <w:lang w:eastAsia="it-IT"/>
        </w:rPr>
        <w:t>.</w:t>
      </w:r>
      <w:r w:rsidR="00934C94">
        <w:rPr>
          <w:rFonts w:ascii="Times New Roman" w:hAnsi="Times New Roman" w:cs="Times New Roman"/>
          <w:lang w:eastAsia="it-IT"/>
        </w:rPr>
        <w:t xml:space="preserve"> </w:t>
      </w:r>
    </w:p>
    <w:p w14:paraId="0C6EEF33" w14:textId="77777777" w:rsidR="00934C94" w:rsidRDefault="00934C94" w:rsidP="002B7129">
      <w:pPr>
        <w:spacing w:line="360" w:lineRule="auto"/>
        <w:rPr>
          <w:rFonts w:ascii="Times New Roman" w:hAnsi="Times New Roman" w:cs="Times New Roman"/>
          <w:lang w:eastAsia="it-IT"/>
        </w:rPr>
      </w:pPr>
    </w:p>
    <w:p w14:paraId="16DB3799" w14:textId="77777777" w:rsidR="00934C94" w:rsidRPr="00CE3460" w:rsidRDefault="00934C94" w:rsidP="002B7129">
      <w:pPr>
        <w:pStyle w:val="Titolo3"/>
        <w:spacing w:line="360" w:lineRule="auto"/>
        <w:rPr>
          <w:rFonts w:ascii="Times New Roman" w:hAnsi="Times New Roman" w:cs="Times New Roman"/>
          <w:b/>
          <w:color w:val="auto"/>
          <w:lang w:eastAsia="it-IT"/>
          <w:rPrChange w:id="335" w:author="UTENTE" w:date="2020-06-30T19:35:00Z">
            <w:rPr>
              <w:rFonts w:ascii="Times New Roman" w:hAnsi="Times New Roman" w:cs="Times New Roman"/>
              <w:lang w:eastAsia="it-IT"/>
            </w:rPr>
          </w:rPrChange>
        </w:rPr>
      </w:pPr>
      <w:bookmarkStart w:id="336" w:name="_Toc42629750"/>
      <w:bookmarkStart w:id="337" w:name="_Toc44438771"/>
      <w:r w:rsidRPr="00CE3460">
        <w:rPr>
          <w:rFonts w:ascii="Times New Roman" w:hAnsi="Times New Roman" w:cs="Times New Roman"/>
          <w:b/>
          <w:color w:val="auto"/>
          <w:lang w:eastAsia="it-IT"/>
          <w:rPrChange w:id="338" w:author="UTENTE" w:date="2020-06-30T19:35:00Z">
            <w:rPr>
              <w:rFonts w:ascii="Times New Roman" w:hAnsi="Times New Roman" w:cs="Times New Roman"/>
              <w:lang w:eastAsia="it-IT"/>
            </w:rPr>
          </w:rPrChange>
        </w:rPr>
        <w:t>Aspetto del testo</w:t>
      </w:r>
      <w:bookmarkEnd w:id="336"/>
      <w:bookmarkEnd w:id="337"/>
    </w:p>
    <w:p w14:paraId="72F0984D" w14:textId="77777777" w:rsidR="001D54F5" w:rsidRDefault="00D21005" w:rsidP="002B7129">
      <w:pPr>
        <w:spacing w:line="360" w:lineRule="auto"/>
        <w:rPr>
          <w:rFonts w:ascii="Times New Roman" w:hAnsi="Times New Roman" w:cs="Times New Roman"/>
          <w:lang w:eastAsia="it-IT"/>
        </w:rPr>
      </w:pPr>
      <w:r w:rsidRPr="00D21005">
        <w:rPr>
          <w:rFonts w:ascii="Times New Roman" w:hAnsi="Times New Roman" w:cs="Times New Roman"/>
          <w:lang w:eastAsia="it-IT"/>
        </w:rPr>
        <w:t xml:space="preserve">Il </w:t>
      </w:r>
      <w:r>
        <w:rPr>
          <w:rFonts w:ascii="Times New Roman" w:hAnsi="Times New Roman" w:cs="Times New Roman"/>
          <w:lang w:eastAsia="it-IT"/>
        </w:rPr>
        <w:t>testo nel formato in cui verrà presentato in seguit</w:t>
      </w:r>
      <w:r w:rsidR="0016670D">
        <w:rPr>
          <w:rFonts w:ascii="Times New Roman" w:hAnsi="Times New Roman" w:cs="Times New Roman"/>
          <w:lang w:eastAsia="it-IT"/>
        </w:rPr>
        <w:t xml:space="preserve">o differisce per diversi elementi </w:t>
      </w:r>
      <w:r>
        <w:rPr>
          <w:rFonts w:ascii="Times New Roman" w:hAnsi="Times New Roman" w:cs="Times New Roman"/>
          <w:lang w:eastAsia="it-IT"/>
        </w:rPr>
        <w:t>dai file originali su cui è stato porta</w:t>
      </w:r>
      <w:r w:rsidR="0016670D">
        <w:rPr>
          <w:rFonts w:ascii="Times New Roman" w:hAnsi="Times New Roman" w:cs="Times New Roman"/>
          <w:lang w:eastAsia="it-IT"/>
        </w:rPr>
        <w:t>to avanti il lavoro, per motivi pratici legati a un’eccessiva lunghezza del progetto. La Figura 1 presenta un esempio di file di gioco originale, da cui è stata tagliata tutta la parte che non è una stringa di testo, eliminando quindi q</w:t>
      </w:r>
      <w:r w:rsidR="001D54F5">
        <w:rPr>
          <w:rFonts w:ascii="Times New Roman" w:hAnsi="Times New Roman" w:cs="Times New Roman"/>
          <w:lang w:eastAsia="it-IT"/>
        </w:rPr>
        <w:t>uel codice proprio di ognuna</w:t>
      </w:r>
      <w:r w:rsidR="0016670D">
        <w:rPr>
          <w:rFonts w:ascii="Times New Roman" w:hAnsi="Times New Roman" w:cs="Times New Roman"/>
          <w:lang w:eastAsia="it-IT"/>
        </w:rPr>
        <w:t xml:space="preserve"> che permette al computer di leggerla e visualizzarla al mo</w:t>
      </w:r>
      <w:r w:rsidR="001D54F5">
        <w:rPr>
          <w:rFonts w:ascii="Times New Roman" w:hAnsi="Times New Roman" w:cs="Times New Roman"/>
          <w:lang w:eastAsia="it-IT"/>
        </w:rPr>
        <w:t xml:space="preserve">mento e nella sequenza corretti. Rimane però l’indicazione a inizio frase che fa capire chi sta parlando o se è una stringa narrativa, ogni carattere infatti è identificativo di un personaggio, del narratore o esprime le opzioni fra cui scegliere. </w:t>
      </w:r>
    </w:p>
    <w:p w14:paraId="130FA79E" w14:textId="77777777" w:rsidR="001D54F5" w:rsidRDefault="001D54F5" w:rsidP="002B7129">
      <w:pPr>
        <w:spacing w:line="360" w:lineRule="auto"/>
        <w:rPr>
          <w:rFonts w:ascii="Times New Roman" w:hAnsi="Times New Roman" w:cs="Times New Roman"/>
          <w:lang w:eastAsia="it-IT"/>
        </w:rPr>
      </w:pPr>
    </w:p>
    <w:p w14:paraId="77F2D13C" w14:textId="77777777" w:rsidR="008C47C8" w:rsidRDefault="008C47C8" w:rsidP="002B7129">
      <w:pPr>
        <w:spacing w:line="360" w:lineRule="auto"/>
        <w:rPr>
          <w:ins w:id="339" w:author="UTENTE" w:date="2020-06-30T12:11:00Z"/>
          <w:rFonts w:ascii="Times New Roman" w:hAnsi="Times New Roman" w:cs="Times New Roman"/>
          <w:lang w:eastAsia="it-IT"/>
        </w:rPr>
      </w:pPr>
    </w:p>
    <w:p w14:paraId="3951EADA" w14:textId="77777777" w:rsidR="008C47C8" w:rsidRDefault="008C47C8" w:rsidP="002B7129">
      <w:pPr>
        <w:spacing w:line="360" w:lineRule="auto"/>
        <w:rPr>
          <w:ins w:id="340" w:author="UTENTE" w:date="2020-06-30T12:11:00Z"/>
          <w:rFonts w:ascii="Times New Roman" w:hAnsi="Times New Roman" w:cs="Times New Roman"/>
          <w:lang w:eastAsia="it-IT"/>
        </w:rPr>
      </w:pPr>
    </w:p>
    <w:p w14:paraId="16AB7102" w14:textId="77777777" w:rsidR="008C47C8" w:rsidRDefault="008C47C8" w:rsidP="002B7129">
      <w:pPr>
        <w:spacing w:line="360" w:lineRule="auto"/>
        <w:rPr>
          <w:ins w:id="341" w:author="UTENTE" w:date="2020-06-30T12:11:00Z"/>
          <w:rFonts w:ascii="Times New Roman" w:hAnsi="Times New Roman" w:cs="Times New Roman"/>
          <w:lang w:eastAsia="it-IT"/>
        </w:rPr>
      </w:pPr>
    </w:p>
    <w:p w14:paraId="4A1B1BF6" w14:textId="77777777" w:rsidR="008C47C8" w:rsidRDefault="008C47C8" w:rsidP="002B7129">
      <w:pPr>
        <w:spacing w:line="360" w:lineRule="auto"/>
        <w:rPr>
          <w:ins w:id="342" w:author="UTENTE" w:date="2020-06-30T12:11:00Z"/>
          <w:rFonts w:ascii="Times New Roman" w:hAnsi="Times New Roman" w:cs="Times New Roman"/>
          <w:lang w:eastAsia="it-IT"/>
        </w:rPr>
      </w:pPr>
    </w:p>
    <w:p w14:paraId="0D0C9C17" w14:textId="77777777" w:rsidR="008C47C8" w:rsidRDefault="008C47C8" w:rsidP="002B7129">
      <w:pPr>
        <w:spacing w:line="360" w:lineRule="auto"/>
        <w:rPr>
          <w:ins w:id="343" w:author="UTENTE" w:date="2020-06-30T12:11:00Z"/>
          <w:rFonts w:ascii="Times New Roman" w:hAnsi="Times New Roman" w:cs="Times New Roman"/>
          <w:lang w:eastAsia="it-IT"/>
        </w:rPr>
      </w:pPr>
    </w:p>
    <w:p w14:paraId="37CCCB2A" w14:textId="77777777" w:rsidR="008C47C8" w:rsidRDefault="008C47C8" w:rsidP="002B7129">
      <w:pPr>
        <w:spacing w:line="360" w:lineRule="auto"/>
        <w:rPr>
          <w:ins w:id="344" w:author="UTENTE" w:date="2020-06-30T12:11:00Z"/>
          <w:rFonts w:ascii="Times New Roman" w:hAnsi="Times New Roman" w:cs="Times New Roman"/>
          <w:lang w:eastAsia="it-IT"/>
        </w:rPr>
      </w:pPr>
    </w:p>
    <w:p w14:paraId="469AD590" w14:textId="77777777" w:rsidR="008C47C8" w:rsidRDefault="008C47C8" w:rsidP="002B7129">
      <w:pPr>
        <w:spacing w:line="360" w:lineRule="auto"/>
        <w:rPr>
          <w:ins w:id="345" w:author="UTENTE" w:date="2020-06-30T12:11:00Z"/>
          <w:rFonts w:ascii="Times New Roman" w:hAnsi="Times New Roman" w:cs="Times New Roman"/>
          <w:lang w:eastAsia="it-IT"/>
        </w:rPr>
      </w:pPr>
    </w:p>
    <w:p w14:paraId="3CFFBDD8" w14:textId="77777777" w:rsidR="008C47C8" w:rsidRDefault="008C47C8" w:rsidP="002B7129">
      <w:pPr>
        <w:spacing w:line="360" w:lineRule="auto"/>
        <w:rPr>
          <w:ins w:id="346" w:author="UTENTE" w:date="2020-06-30T12:11:00Z"/>
          <w:rFonts w:ascii="Times New Roman" w:hAnsi="Times New Roman" w:cs="Times New Roman"/>
          <w:lang w:eastAsia="it-IT"/>
        </w:rPr>
      </w:pPr>
    </w:p>
    <w:p w14:paraId="1CA78F74" w14:textId="77777777" w:rsidR="008C47C8" w:rsidRDefault="008C47C8" w:rsidP="002B7129">
      <w:pPr>
        <w:spacing w:line="360" w:lineRule="auto"/>
        <w:rPr>
          <w:ins w:id="347" w:author="UTENTE" w:date="2020-06-30T12:11:00Z"/>
          <w:rFonts w:ascii="Times New Roman" w:hAnsi="Times New Roman" w:cs="Times New Roman"/>
          <w:lang w:eastAsia="it-IT"/>
        </w:rPr>
      </w:pPr>
    </w:p>
    <w:p w14:paraId="63370B3D" w14:textId="77777777" w:rsidR="008C47C8" w:rsidRDefault="008C47C8" w:rsidP="002B7129">
      <w:pPr>
        <w:spacing w:line="360" w:lineRule="auto"/>
        <w:rPr>
          <w:ins w:id="348" w:author="UTENTE" w:date="2020-06-30T12:11:00Z"/>
          <w:rFonts w:ascii="Times New Roman" w:hAnsi="Times New Roman" w:cs="Times New Roman"/>
          <w:lang w:eastAsia="it-IT"/>
        </w:rPr>
      </w:pPr>
    </w:p>
    <w:p w14:paraId="51B7028B" w14:textId="77777777" w:rsidR="008C47C8" w:rsidRDefault="008C47C8" w:rsidP="002B7129">
      <w:pPr>
        <w:spacing w:line="360" w:lineRule="auto"/>
        <w:rPr>
          <w:ins w:id="349" w:author="UTENTE" w:date="2020-06-30T12:11:00Z"/>
          <w:rFonts w:ascii="Times New Roman" w:hAnsi="Times New Roman" w:cs="Times New Roman"/>
          <w:lang w:eastAsia="it-IT"/>
        </w:rPr>
      </w:pPr>
    </w:p>
    <w:p w14:paraId="088A9B1B" w14:textId="15108AC4" w:rsidR="008C47C8" w:rsidRPr="008C47C8" w:rsidRDefault="008C47C8" w:rsidP="008C47C8">
      <w:pPr>
        <w:spacing w:line="360" w:lineRule="auto"/>
        <w:jc w:val="right"/>
        <w:rPr>
          <w:moveTo w:id="350" w:author="UTENTE" w:date="2020-06-30T12:11:00Z"/>
          <w:rFonts w:ascii="Times New Roman" w:hAnsi="Times New Roman" w:cs="Times New Roman"/>
          <w:lang w:eastAsia="it-IT"/>
          <w:rPrChange w:id="351" w:author="UTENTE" w:date="2020-06-30T12:11:00Z">
            <w:rPr>
              <w:moveTo w:id="352" w:author="UTENTE" w:date="2020-06-30T12:11:00Z"/>
              <w:rFonts w:ascii="Times New Roman" w:hAnsi="Times New Roman" w:cs="Times New Roman"/>
              <w:i w:val="0"/>
              <w:sz w:val="12"/>
            </w:rPr>
          </w:rPrChange>
        </w:rPr>
        <w:pPrChange w:id="353" w:author="UTENTE" w:date="2020-06-30T12:11:00Z">
          <w:pPr>
            <w:pStyle w:val="Didascalia"/>
            <w:jc w:val="right"/>
          </w:pPr>
        </w:pPrChange>
      </w:pPr>
      <w:r>
        <w:rPr>
          <w:rFonts w:ascii="Times New Roman" w:hAnsi="Times New Roman" w:cs="Times New Roman"/>
          <w:noProof/>
          <w:lang w:eastAsia="it-IT"/>
        </w:rPr>
        <w:lastRenderedPageBreak/>
        <w:drawing>
          <wp:anchor distT="0" distB="0" distL="114300" distR="114300" simplePos="0" relativeHeight="251658240" behindDoc="1" locked="0" layoutInCell="1" allowOverlap="1" wp14:anchorId="453CEC73" wp14:editId="61A47607">
            <wp:simplePos x="0" y="0"/>
            <wp:positionH relativeFrom="column">
              <wp:posOffset>8255</wp:posOffset>
            </wp:positionH>
            <wp:positionV relativeFrom="paragraph">
              <wp:posOffset>-60960</wp:posOffset>
            </wp:positionV>
            <wp:extent cx="5424805" cy="2389505"/>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pet Tes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4805" cy="2389505"/>
                    </a:xfrm>
                    <a:prstGeom prst="rect">
                      <a:avLst/>
                    </a:prstGeom>
                  </pic:spPr>
                </pic:pic>
              </a:graphicData>
            </a:graphic>
            <wp14:sizeRelH relativeFrom="margin">
              <wp14:pctWidth>0</wp14:pctWidth>
            </wp14:sizeRelH>
            <wp14:sizeRelV relativeFrom="margin">
              <wp14:pctHeight>0</wp14:pctHeight>
            </wp14:sizeRelV>
          </wp:anchor>
        </w:drawing>
      </w:r>
      <w:moveToRangeStart w:id="354" w:author="UTENTE" w:date="2020-06-30T12:11:00Z" w:name="move44411505"/>
      <w:moveTo w:id="355" w:author="UTENTE" w:date="2020-06-30T12:11:00Z">
        <w:r w:rsidRPr="008C47C8">
          <w:rPr>
            <w:rFonts w:ascii="Times New Roman" w:hAnsi="Times New Roman" w:cs="Times New Roman"/>
            <w:sz w:val="20"/>
            <w:szCs w:val="20"/>
            <w:rPrChange w:id="356" w:author="UTENTE" w:date="2020-06-30T12:11:00Z">
              <w:rPr>
                <w:rFonts w:ascii="Times New Roman" w:hAnsi="Times New Roman" w:cs="Times New Roman"/>
                <w:i w:val="0"/>
                <w:sz w:val="12"/>
              </w:rPr>
            </w:rPrChange>
          </w:rPr>
          <w:t xml:space="preserve">Figura </w:t>
        </w:r>
        <w:r w:rsidRPr="008C47C8">
          <w:rPr>
            <w:rFonts w:ascii="Times New Roman" w:hAnsi="Times New Roman" w:cs="Times New Roman"/>
            <w:i/>
            <w:sz w:val="20"/>
            <w:szCs w:val="20"/>
            <w:rPrChange w:id="357" w:author="UTENTE" w:date="2020-06-30T12:11:00Z">
              <w:rPr>
                <w:rFonts w:ascii="Times New Roman" w:hAnsi="Times New Roman" w:cs="Times New Roman"/>
                <w:i w:val="0"/>
                <w:sz w:val="12"/>
              </w:rPr>
            </w:rPrChange>
          </w:rPr>
          <w:fldChar w:fldCharType="begin"/>
        </w:r>
        <w:r w:rsidRPr="008C47C8">
          <w:rPr>
            <w:rFonts w:ascii="Times New Roman" w:hAnsi="Times New Roman" w:cs="Times New Roman"/>
            <w:sz w:val="20"/>
            <w:szCs w:val="20"/>
            <w:rPrChange w:id="358" w:author="UTENTE" w:date="2020-06-30T12:11:00Z">
              <w:rPr>
                <w:rFonts w:ascii="Times New Roman" w:hAnsi="Times New Roman" w:cs="Times New Roman"/>
                <w:i w:val="0"/>
                <w:sz w:val="12"/>
              </w:rPr>
            </w:rPrChange>
          </w:rPr>
          <w:instrText xml:space="preserve"> SEQ Figura \* ARABIC </w:instrText>
        </w:r>
        <w:r w:rsidRPr="008C47C8">
          <w:rPr>
            <w:rFonts w:ascii="Times New Roman" w:hAnsi="Times New Roman" w:cs="Times New Roman"/>
            <w:i/>
            <w:sz w:val="20"/>
            <w:szCs w:val="20"/>
            <w:rPrChange w:id="359" w:author="UTENTE" w:date="2020-06-30T12:11:00Z">
              <w:rPr>
                <w:rFonts w:ascii="Times New Roman" w:hAnsi="Times New Roman" w:cs="Times New Roman"/>
                <w:i w:val="0"/>
                <w:sz w:val="12"/>
              </w:rPr>
            </w:rPrChange>
          </w:rPr>
          <w:fldChar w:fldCharType="separate"/>
        </w:r>
      </w:moveTo>
      <w:ins w:id="360" w:author="UTENTE" w:date="2020-06-30T21:47:00Z">
        <w:r w:rsidR="006572B6">
          <w:rPr>
            <w:rFonts w:ascii="Times New Roman" w:hAnsi="Times New Roman" w:cs="Times New Roman"/>
            <w:noProof/>
            <w:sz w:val="20"/>
            <w:szCs w:val="20"/>
          </w:rPr>
          <w:t>1</w:t>
        </w:r>
      </w:ins>
      <w:moveTo w:id="361" w:author="UTENTE" w:date="2020-06-30T12:11:00Z">
        <w:del w:id="362" w:author="UTENTE" w:date="2020-06-30T18:21:00Z">
          <w:r w:rsidRPr="008C47C8" w:rsidDel="00666184">
            <w:rPr>
              <w:rFonts w:ascii="Times New Roman" w:hAnsi="Times New Roman" w:cs="Times New Roman"/>
              <w:i/>
              <w:noProof/>
              <w:sz w:val="20"/>
              <w:szCs w:val="20"/>
              <w:rPrChange w:id="363" w:author="UTENTE" w:date="2020-06-30T12:11:00Z">
                <w:rPr>
                  <w:rFonts w:ascii="Times New Roman" w:hAnsi="Times New Roman" w:cs="Times New Roman"/>
                  <w:i w:val="0"/>
                  <w:noProof/>
                  <w:sz w:val="12"/>
                </w:rPr>
              </w:rPrChange>
            </w:rPr>
            <w:delText>1</w:delText>
          </w:r>
        </w:del>
        <w:r w:rsidRPr="008C47C8">
          <w:rPr>
            <w:rFonts w:ascii="Times New Roman" w:hAnsi="Times New Roman" w:cs="Times New Roman"/>
            <w:i/>
            <w:sz w:val="20"/>
            <w:szCs w:val="20"/>
            <w:rPrChange w:id="364" w:author="UTENTE" w:date="2020-06-30T12:11:00Z">
              <w:rPr>
                <w:rFonts w:ascii="Times New Roman" w:hAnsi="Times New Roman" w:cs="Times New Roman"/>
                <w:i w:val="0"/>
                <w:sz w:val="12"/>
              </w:rPr>
            </w:rPrChange>
          </w:rPr>
          <w:fldChar w:fldCharType="end"/>
        </w:r>
      </w:moveTo>
    </w:p>
    <w:moveToRangeEnd w:id="354"/>
    <w:p w14:paraId="3AA4CDC9" w14:textId="77777777" w:rsidR="008C47C8" w:rsidRDefault="008C47C8" w:rsidP="002B7129">
      <w:pPr>
        <w:spacing w:line="360" w:lineRule="auto"/>
        <w:rPr>
          <w:ins w:id="365" w:author="UTENTE" w:date="2020-06-30T12:11:00Z"/>
          <w:rFonts w:ascii="Times New Roman" w:hAnsi="Times New Roman" w:cs="Times New Roman"/>
          <w:lang w:eastAsia="it-IT"/>
        </w:rPr>
      </w:pPr>
    </w:p>
    <w:p w14:paraId="5A9E07FA" w14:textId="726AF81E" w:rsidR="001D54F5" w:rsidRDefault="004D7A64" w:rsidP="002B7129">
      <w:pPr>
        <w:spacing w:line="360" w:lineRule="auto"/>
        <w:rPr>
          <w:rFonts w:ascii="Times New Roman" w:hAnsi="Times New Roman" w:cs="Times New Roman"/>
          <w:lang w:eastAsia="it-IT"/>
        </w:rPr>
      </w:pPr>
      <w:r>
        <w:rPr>
          <w:rFonts w:ascii="Times New Roman" w:hAnsi="Times New Roman" w:cs="Times New Roman"/>
          <w:lang w:eastAsia="it-IT"/>
        </w:rPr>
        <w:t xml:space="preserve">Per separare originale e traduzione, è stato necessario richiedere l’aiuto di un programmatore esperto che, tramite un lavoro automatizzato di </w:t>
      </w:r>
      <w:r w:rsidRPr="004D7A64">
        <w:rPr>
          <w:rFonts w:ascii="Times New Roman" w:hAnsi="Times New Roman" w:cs="Times New Roman"/>
          <w:i/>
          <w:lang w:eastAsia="it-IT"/>
        </w:rPr>
        <w:t>Natural Language processing</w:t>
      </w:r>
      <w:r>
        <w:rPr>
          <w:rStyle w:val="Rimandonotaapidipagina"/>
          <w:rFonts w:ascii="Times New Roman" w:hAnsi="Times New Roman" w:cs="Times New Roman"/>
          <w:i/>
          <w:lang w:eastAsia="it-IT"/>
        </w:rPr>
        <w:footnoteReference w:id="8"/>
      </w:r>
      <w:r>
        <w:rPr>
          <w:rFonts w:ascii="Times New Roman" w:hAnsi="Times New Roman" w:cs="Times New Roman"/>
          <w:lang w:eastAsia="it-IT"/>
        </w:rPr>
        <w:t>, è riuscito a</w:t>
      </w:r>
      <w:r w:rsidR="00AE2249">
        <w:rPr>
          <w:rFonts w:ascii="Times New Roman" w:hAnsi="Times New Roman" w:cs="Times New Roman"/>
          <w:lang w:eastAsia="it-IT"/>
        </w:rPr>
        <w:t xml:space="preserve"> creare due file differenti e</w:t>
      </w:r>
      <w:r>
        <w:rPr>
          <w:rFonts w:ascii="Times New Roman" w:hAnsi="Times New Roman" w:cs="Times New Roman"/>
          <w:lang w:eastAsia="it-IT"/>
        </w:rPr>
        <w:t xml:space="preserve"> </w:t>
      </w:r>
      <w:r w:rsidR="00AE2249">
        <w:rPr>
          <w:rFonts w:ascii="Times New Roman" w:hAnsi="Times New Roman" w:cs="Times New Roman"/>
          <w:lang w:eastAsia="it-IT"/>
        </w:rPr>
        <w:t xml:space="preserve">trasformarli </w:t>
      </w:r>
      <w:r>
        <w:rPr>
          <w:rFonts w:ascii="Times New Roman" w:hAnsi="Times New Roman" w:cs="Times New Roman"/>
          <w:lang w:eastAsia="it-IT"/>
        </w:rPr>
        <w:t xml:space="preserve">nel formato in cui sono presentati successivamente. </w:t>
      </w:r>
    </w:p>
    <w:p w14:paraId="42B583A6" w14:textId="77777777" w:rsidR="00545311" w:rsidRDefault="00545311">
      <w:pPr>
        <w:spacing w:line="240" w:lineRule="auto"/>
        <w:jc w:val="left"/>
        <w:rPr>
          <w:ins w:id="370" w:author="UTENTE" w:date="2020-06-30T19:32:00Z"/>
          <w:rFonts w:ascii="Times New Roman" w:hAnsi="Times New Roman" w:cs="Times New Roman"/>
          <w:lang w:eastAsia="it-IT"/>
        </w:rPr>
        <w:sectPr w:rsidR="00545311" w:rsidSect="008C47C8">
          <w:headerReference w:type="default" r:id="rId10"/>
          <w:footerReference w:type="default" r:id="rId11"/>
          <w:footerReference w:type="first" r:id="rId12"/>
          <w:pgSz w:w="11906" w:h="16838" w:code="9"/>
          <w:pgMar w:top="1701" w:right="1418" w:bottom="1701" w:left="1418" w:header="709" w:footer="964" w:gutter="567"/>
          <w:pgNumType w:fmt="upperRoman" w:start="1"/>
          <w:cols w:space="708"/>
          <w:docGrid w:linePitch="360"/>
        </w:sectPr>
      </w:pPr>
    </w:p>
    <w:p w14:paraId="7B5B47D2" w14:textId="48AE7AE5" w:rsidR="00D97973" w:rsidRPr="00576281" w:rsidRDefault="008C47C8" w:rsidP="00576281">
      <w:pPr>
        <w:pStyle w:val="Titolo1"/>
        <w:jc w:val="center"/>
        <w:rPr>
          <w:ins w:id="382" w:author="UTENTE" w:date="2020-06-30T11:57:00Z"/>
          <w:rFonts w:ascii="Times New Roman" w:hAnsi="Times New Roman" w:cs="Times New Roman"/>
          <w:color w:val="auto"/>
          <w:sz w:val="96"/>
          <w:szCs w:val="96"/>
          <w:rPrChange w:id="383" w:author="UTENTE" w:date="2020-06-30T19:45:00Z">
            <w:rPr>
              <w:ins w:id="384" w:author="UTENTE" w:date="2020-06-30T11:57:00Z"/>
            </w:rPr>
          </w:rPrChange>
        </w:rPr>
        <w:pPrChange w:id="385" w:author="UTENTE" w:date="2020-06-30T19:45:00Z">
          <w:pPr>
            <w:pStyle w:val="Titolo"/>
            <w:numPr>
              <w:numId w:val="7"/>
            </w:numPr>
            <w:ind w:left="1080" w:hanging="720"/>
            <w:jc w:val="center"/>
          </w:pPr>
        </w:pPrChange>
      </w:pPr>
      <w:del w:id="386" w:author="UTENTE" w:date="2020-06-30T12:11:00Z">
        <w:r w:rsidRPr="00576281" w:rsidDel="008C47C8">
          <w:rPr>
            <w:rFonts w:ascii="Times New Roman" w:hAnsi="Times New Roman" w:cs="Times New Roman"/>
            <w:color w:val="auto"/>
            <w:sz w:val="96"/>
            <w:szCs w:val="96"/>
            <w:rPrChange w:id="387" w:author="UTENTE" w:date="2020-06-30T19:45:00Z">
              <w:rPr>
                <w:noProof/>
                <w:lang w:eastAsia="it-IT"/>
              </w:rPr>
            </w:rPrChange>
          </w:rPr>
          <w:lastRenderedPageBreak/>
          <mc:AlternateContent>
            <mc:Choice Requires="wps">
              <w:drawing>
                <wp:anchor distT="0" distB="0" distL="114300" distR="114300" simplePos="0" relativeHeight="251660288" behindDoc="0" locked="0" layoutInCell="1" allowOverlap="1" wp14:anchorId="7E2651A2" wp14:editId="561F4443">
                  <wp:simplePos x="0" y="0"/>
                  <wp:positionH relativeFrom="column">
                    <wp:posOffset>472440</wp:posOffset>
                  </wp:positionH>
                  <wp:positionV relativeFrom="paragraph">
                    <wp:posOffset>911860</wp:posOffset>
                  </wp:positionV>
                  <wp:extent cx="3545840" cy="635"/>
                  <wp:effectExtent l="0" t="0" r="0" b="0"/>
                  <wp:wrapTopAndBottom/>
                  <wp:docPr id="2" name="Casella di testo 2"/>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wps:spPr>
                        <wps:txbx>
                          <w:txbxContent>
                            <w:p w14:paraId="31B0D4B9" w14:textId="015F99BC" w:rsidR="00CA0F22" w:rsidDel="008C47C8" w:rsidRDefault="00CA0F22" w:rsidP="004D7A64">
                              <w:pPr>
                                <w:pStyle w:val="Didascalia"/>
                                <w:jc w:val="right"/>
                                <w:rPr>
                                  <w:moveFrom w:id="388" w:author="UTENTE" w:date="2020-06-30T12:11:00Z"/>
                                  <w:rFonts w:ascii="Times New Roman" w:hAnsi="Times New Roman" w:cs="Times New Roman"/>
                                  <w:i w:val="0"/>
                                  <w:sz w:val="12"/>
                                </w:rPr>
                              </w:pPr>
                              <w:moveFromRangeStart w:id="389" w:author="UTENTE" w:date="2020-06-30T12:11:00Z" w:name="move44411505"/>
                              <w:moveFrom w:id="390" w:author="UTENTE" w:date="2020-06-30T12:11:00Z">
                                <w:r w:rsidRPr="004D7A64" w:rsidDel="008C47C8">
                                  <w:rPr>
                                    <w:rFonts w:ascii="Times New Roman" w:hAnsi="Times New Roman" w:cs="Times New Roman"/>
                                    <w:i w:val="0"/>
                                    <w:sz w:val="12"/>
                                  </w:rPr>
                                  <w:t xml:space="preserve">Figura </w:t>
                                </w:r>
                                <w:r w:rsidRPr="004D7A64" w:rsidDel="008C47C8">
                                  <w:rPr>
                                    <w:rFonts w:ascii="Times New Roman" w:hAnsi="Times New Roman" w:cs="Times New Roman"/>
                                    <w:i w:val="0"/>
                                    <w:sz w:val="12"/>
                                  </w:rPr>
                                  <w:fldChar w:fldCharType="begin"/>
                                </w:r>
                                <w:r w:rsidRPr="004D7A64" w:rsidDel="008C47C8">
                                  <w:rPr>
                                    <w:rFonts w:ascii="Times New Roman" w:hAnsi="Times New Roman" w:cs="Times New Roman"/>
                                    <w:i w:val="0"/>
                                    <w:sz w:val="12"/>
                                  </w:rPr>
                                  <w:instrText xml:space="preserve"> SEQ Figura \* ARABIC </w:instrText>
                                </w:r>
                                <w:r w:rsidRPr="004D7A64" w:rsidDel="008C47C8">
                                  <w:rPr>
                                    <w:rFonts w:ascii="Times New Roman" w:hAnsi="Times New Roman" w:cs="Times New Roman"/>
                                    <w:i w:val="0"/>
                                    <w:sz w:val="12"/>
                                  </w:rPr>
                                  <w:fldChar w:fldCharType="separate"/>
                                </w:r>
                                <w:r w:rsidDel="008C47C8">
                                  <w:rPr>
                                    <w:rFonts w:ascii="Times New Roman" w:hAnsi="Times New Roman" w:cs="Times New Roman"/>
                                    <w:i w:val="0"/>
                                    <w:noProof/>
                                    <w:sz w:val="12"/>
                                  </w:rPr>
                                  <w:t>1</w:t>
                                </w:r>
                                <w:r w:rsidRPr="004D7A64" w:rsidDel="008C47C8">
                                  <w:rPr>
                                    <w:rFonts w:ascii="Times New Roman" w:hAnsi="Times New Roman" w:cs="Times New Roman"/>
                                    <w:i w:val="0"/>
                                    <w:sz w:val="12"/>
                                  </w:rPr>
                                  <w:fldChar w:fldCharType="end"/>
                                </w:r>
                              </w:moveFrom>
                            </w:p>
                            <w:moveFromRangeEnd w:id="389"/>
                            <w:p w14:paraId="67DD9206" w14:textId="77777777" w:rsidR="00CA0F22" w:rsidRPr="004D7A64" w:rsidRDefault="00CA0F22" w:rsidP="004D7A6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37.2pt;margin-top:71.8pt;width:2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" stroked="f">
                  <v:textbox style="mso-fit-shape-to-text:t" inset="0,0,0,0">
                    <w:txbxContent>
                      <w:p w14:paraId="31B0D4B9" w14:textId="015F99BC" w:rsidR="00CA0F22" w:rsidDel="008C47C8" w:rsidRDefault="00CA0F22" w:rsidP="004D7A64">
                        <w:pPr>
                          <w:pStyle w:val="Didascalia"/>
                          <w:jc w:val="right"/>
                          <w:rPr>
                            <w:moveFrom w:id="391" w:author="UTENTE" w:date="2020-06-30T12:11:00Z"/>
                            <w:rFonts w:ascii="Times New Roman" w:hAnsi="Times New Roman" w:cs="Times New Roman"/>
                            <w:i w:val="0"/>
                            <w:sz w:val="12"/>
                          </w:rPr>
                        </w:pPr>
                        <w:moveFromRangeStart w:id="392" w:author="UTENTE" w:date="2020-06-30T12:11:00Z" w:name="move44411505"/>
                        <w:moveFrom w:id="393" w:author="UTENTE" w:date="2020-06-30T12:11:00Z">
                          <w:r w:rsidRPr="004D7A64" w:rsidDel="008C47C8">
                            <w:rPr>
                              <w:rFonts w:ascii="Times New Roman" w:hAnsi="Times New Roman" w:cs="Times New Roman"/>
                              <w:i w:val="0"/>
                              <w:sz w:val="12"/>
                            </w:rPr>
                            <w:t xml:space="preserve">Figura </w:t>
                          </w:r>
                          <w:r w:rsidRPr="004D7A64" w:rsidDel="008C47C8">
                            <w:rPr>
                              <w:rFonts w:ascii="Times New Roman" w:hAnsi="Times New Roman" w:cs="Times New Roman"/>
                              <w:i w:val="0"/>
                              <w:sz w:val="12"/>
                            </w:rPr>
                            <w:fldChar w:fldCharType="begin"/>
                          </w:r>
                          <w:r w:rsidRPr="004D7A64" w:rsidDel="008C47C8">
                            <w:rPr>
                              <w:rFonts w:ascii="Times New Roman" w:hAnsi="Times New Roman" w:cs="Times New Roman"/>
                              <w:i w:val="0"/>
                              <w:sz w:val="12"/>
                            </w:rPr>
                            <w:instrText xml:space="preserve"> SEQ Figura \* ARABIC </w:instrText>
                          </w:r>
                          <w:r w:rsidRPr="004D7A64" w:rsidDel="008C47C8">
                            <w:rPr>
                              <w:rFonts w:ascii="Times New Roman" w:hAnsi="Times New Roman" w:cs="Times New Roman"/>
                              <w:i w:val="0"/>
                              <w:sz w:val="12"/>
                            </w:rPr>
                            <w:fldChar w:fldCharType="separate"/>
                          </w:r>
                          <w:r w:rsidDel="008C47C8">
                            <w:rPr>
                              <w:rFonts w:ascii="Times New Roman" w:hAnsi="Times New Roman" w:cs="Times New Roman"/>
                              <w:i w:val="0"/>
                              <w:noProof/>
                              <w:sz w:val="12"/>
                            </w:rPr>
                            <w:t>1</w:t>
                          </w:r>
                          <w:r w:rsidRPr="004D7A64" w:rsidDel="008C47C8">
                            <w:rPr>
                              <w:rFonts w:ascii="Times New Roman" w:hAnsi="Times New Roman" w:cs="Times New Roman"/>
                              <w:i w:val="0"/>
                              <w:sz w:val="12"/>
                            </w:rPr>
                            <w:fldChar w:fldCharType="end"/>
                          </w:r>
                        </w:moveFrom>
                      </w:p>
                      <w:moveFromRangeEnd w:id="392"/>
                      <w:p w14:paraId="67DD9206" w14:textId="77777777" w:rsidR="00CA0F22" w:rsidRPr="004D7A64" w:rsidRDefault="00CA0F22" w:rsidP="004D7A64"/>
                    </w:txbxContent>
                  </v:textbox>
                  <w10:wrap type="topAndBottom"/>
                </v:shape>
              </w:pict>
            </mc:Fallback>
          </mc:AlternateContent>
        </w:r>
      </w:del>
      <w:bookmarkStart w:id="394" w:name="_Toc44438772"/>
      <w:ins w:id="395" w:author="UTENTE" w:date="2020-06-30T19:45:00Z">
        <w:r w:rsidR="00576281" w:rsidRPr="00576281">
          <w:rPr>
            <w:rFonts w:ascii="Times New Roman" w:hAnsi="Times New Roman" w:cs="Times New Roman"/>
            <w:color w:val="auto"/>
            <w:sz w:val="96"/>
            <w:szCs w:val="96"/>
            <w:rPrChange w:id="396" w:author="UTENTE" w:date="2020-06-30T19:45:00Z">
              <w:rPr>
                <w:rFonts w:ascii="Times New Roman" w:hAnsi="Times New Roman" w:cs="Times New Roman"/>
                <w:sz w:val="96"/>
                <w:szCs w:val="96"/>
              </w:rPr>
            </w:rPrChange>
          </w:rPr>
          <w:t>1.</w:t>
        </w:r>
      </w:ins>
      <w:ins w:id="397" w:author="UTENTE" w:date="2020-06-30T11:57:00Z">
        <w:r w:rsidR="00D97973" w:rsidRPr="00576281">
          <w:rPr>
            <w:rFonts w:ascii="Times New Roman" w:hAnsi="Times New Roman" w:cs="Times New Roman"/>
            <w:color w:val="auto"/>
            <w:sz w:val="96"/>
            <w:szCs w:val="96"/>
            <w:rPrChange w:id="398" w:author="UTENTE" w:date="2020-06-30T19:45:00Z">
              <w:rPr/>
            </w:rPrChange>
          </w:rPr>
          <w:t>Common</w:t>
        </w:r>
        <w:bookmarkEnd w:id="394"/>
      </w:ins>
    </w:p>
    <w:p w14:paraId="77DF3135" w14:textId="77777777" w:rsidR="00D97973" w:rsidRDefault="00D97973" w:rsidP="00D97973">
      <w:pPr>
        <w:rPr>
          <w:ins w:id="399" w:author="UTENTE" w:date="2020-06-30T11:57:00Z"/>
        </w:rPr>
      </w:pPr>
    </w:p>
    <w:p w14:paraId="486FAA13" w14:textId="77777777" w:rsidR="00D97973" w:rsidRPr="00CA475E" w:rsidRDefault="00D97973" w:rsidP="00D97973">
      <w:pPr>
        <w:rPr>
          <w:ins w:id="400" w:author="UTENTE" w:date="2020-06-30T11:57:00Z"/>
        </w:rPr>
      </w:pPr>
    </w:p>
    <w:p w14:paraId="287FBDE0" w14:textId="32BD1ADF" w:rsidR="006F305D" w:rsidRPr="00D21005" w:rsidRDefault="00D97973" w:rsidP="008C47C8">
      <w:pPr>
        <w:spacing w:line="360" w:lineRule="auto"/>
        <w:jc w:val="center"/>
        <w:rPr>
          <w:rFonts w:ascii="Times New Roman" w:hAnsi="Times New Roman" w:cs="Times New Roman"/>
          <w:lang w:eastAsia="it-IT"/>
        </w:rPr>
        <w:pPrChange w:id="401" w:author="UTENTE" w:date="2020-06-30T12:12:00Z">
          <w:pPr>
            <w:spacing w:line="360" w:lineRule="auto"/>
          </w:pPr>
        </w:pPrChange>
      </w:pPr>
      <w:ins w:id="402" w:author="UTENTE" w:date="2020-06-30T11:57:00Z">
        <w:r>
          <w:rPr>
            <w:noProof/>
            <w:lang w:eastAsia="it-IT"/>
          </w:rPr>
          <w:drawing>
            <wp:inline distT="0" distB="0" distL="0" distR="0" wp14:anchorId="1BBCA7DE" wp14:editId="6619F911">
              <wp:extent cx="4736579" cy="2714625"/>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d-Embrace-Free-Download.jpg"/>
                      <pic:cNvPicPr/>
                    </pic:nvPicPr>
                    <pic:blipFill>
                      <a:blip r:embed="rId13">
                        <a:extLst>
                          <a:ext uri="{28A0092B-C50C-407E-A947-70E740481C1C}">
                            <a14:useLocalDpi xmlns:a14="http://schemas.microsoft.com/office/drawing/2010/main" val="0"/>
                          </a:ext>
                        </a:extLst>
                      </a:blip>
                      <a:stretch>
                        <a:fillRect/>
                      </a:stretch>
                    </pic:blipFill>
                    <pic:spPr>
                      <a:xfrm>
                        <a:off x="0" y="0"/>
                        <a:ext cx="4749209" cy="2721864"/>
                      </a:xfrm>
                      <a:prstGeom prst="rect">
                        <a:avLst/>
                      </a:prstGeom>
                    </pic:spPr>
                  </pic:pic>
                </a:graphicData>
              </a:graphic>
            </wp:inline>
          </w:drawing>
        </w:r>
      </w:ins>
    </w:p>
    <w:p w14:paraId="0082BD70" w14:textId="77777777" w:rsidR="001D6102" w:rsidRPr="001D6102" w:rsidRDefault="001D6102" w:rsidP="002B7129">
      <w:pPr>
        <w:spacing w:line="360" w:lineRule="auto"/>
        <w:rPr>
          <w:rFonts w:ascii="Times New Roman" w:hAnsi="Times New Roman" w:cs="Times New Roman"/>
          <w:lang w:eastAsia="it-IT"/>
        </w:rPr>
      </w:pPr>
    </w:p>
    <w:p w14:paraId="32AA2C82" w14:textId="0D74EA61" w:rsidR="008C47C8" w:rsidRDefault="008C47C8">
      <w:pPr>
        <w:spacing w:line="240" w:lineRule="auto"/>
        <w:jc w:val="left"/>
        <w:rPr>
          <w:ins w:id="403" w:author="UTENTE" w:date="2020-06-30T12:13:00Z"/>
          <w:lang w:eastAsia="it-IT"/>
        </w:rPr>
      </w:pPr>
      <w:ins w:id="404" w:author="UTENTE" w:date="2020-06-30T12:13:00Z">
        <w:r>
          <w:rPr>
            <w:lang w:eastAsia="it-IT"/>
          </w:rPr>
          <w:br w:type="page"/>
        </w:r>
      </w:ins>
    </w:p>
    <w:p w14:paraId="195B0E2E" w14:textId="77777777" w:rsidR="008C47C8" w:rsidRPr="002A1B9A" w:rsidRDefault="008C47C8" w:rsidP="008C47C8">
      <w:pPr>
        <w:pStyle w:val="Paragrafoelenco"/>
        <w:numPr>
          <w:ilvl w:val="0"/>
          <w:numId w:val="8"/>
        </w:numPr>
        <w:spacing w:line="600" w:lineRule="auto"/>
        <w:rPr>
          <w:ins w:id="405" w:author="UTENTE" w:date="2020-06-30T12:14:00Z"/>
          <w:lang w:val="en-US"/>
        </w:rPr>
      </w:pPr>
      <w:ins w:id="406" w:author="UTENTE" w:date="2020-06-30T12:14:00Z">
        <w:r w:rsidRPr="002A1B9A">
          <w:rPr>
            <w:lang w:val="en-US"/>
          </w:rPr>
          <w:lastRenderedPageBreak/>
          <w:t>n "…Another regular late night in San Francisco."</w:t>
        </w:r>
      </w:ins>
    </w:p>
    <w:p w14:paraId="553BBC1F" w14:textId="77777777" w:rsidR="008C47C8" w:rsidRPr="002A1B9A" w:rsidRDefault="008C47C8" w:rsidP="008C47C8">
      <w:pPr>
        <w:pStyle w:val="Paragrafoelenco"/>
        <w:numPr>
          <w:ilvl w:val="0"/>
          <w:numId w:val="8"/>
        </w:numPr>
        <w:spacing w:line="600" w:lineRule="auto"/>
        <w:rPr>
          <w:ins w:id="407" w:author="UTENTE" w:date="2020-06-30T12:14:00Z"/>
          <w:lang w:val="en-US"/>
        </w:rPr>
      </w:pPr>
      <w:ins w:id="408" w:author="UTENTE" w:date="2020-06-30T12:14:00Z">
        <w:r w:rsidRPr="002A1B9A">
          <w:rPr>
            <w:lang w:val="en-US"/>
          </w:rPr>
          <w:t>n "There usually aren't many customers around this time. {w}Just the occasional junkie or drunk guy getting a burger to try and sober up."</w:t>
        </w:r>
      </w:ins>
    </w:p>
    <w:p w14:paraId="6FACE10D" w14:textId="77777777" w:rsidR="008C47C8" w:rsidRPr="002A1B9A" w:rsidRDefault="008C47C8" w:rsidP="008C47C8">
      <w:pPr>
        <w:pStyle w:val="Paragrafoelenco"/>
        <w:numPr>
          <w:ilvl w:val="0"/>
          <w:numId w:val="8"/>
        </w:numPr>
        <w:spacing w:line="600" w:lineRule="auto"/>
        <w:rPr>
          <w:ins w:id="409" w:author="UTENTE" w:date="2020-06-30T12:14:00Z"/>
          <w:lang w:val="en-US"/>
        </w:rPr>
      </w:pPr>
      <w:ins w:id="410" w:author="UTENTE" w:date="2020-06-30T12:14:00Z">
        <w:r w:rsidRPr="002A1B9A">
          <w:rPr>
            <w:lang w:val="en-US"/>
          </w:rPr>
          <w:t>n "And here I am, staring at the whirring milkshake blender, bored out of my mind…"</w:t>
        </w:r>
      </w:ins>
    </w:p>
    <w:p w14:paraId="5642B039" w14:textId="77777777" w:rsidR="008C47C8" w:rsidRPr="002A1B9A" w:rsidRDefault="008C47C8" w:rsidP="008C47C8">
      <w:pPr>
        <w:pStyle w:val="Paragrafoelenco"/>
        <w:numPr>
          <w:ilvl w:val="0"/>
          <w:numId w:val="8"/>
        </w:numPr>
        <w:spacing w:line="600" w:lineRule="auto"/>
        <w:rPr>
          <w:ins w:id="411" w:author="UTENTE" w:date="2020-06-30T12:14:00Z"/>
          <w:lang w:val="en-US"/>
        </w:rPr>
      </w:pPr>
      <w:ins w:id="412" w:author="UTENTE" w:date="2020-06-30T12:14:00Z">
        <w:r w:rsidRPr="002A1B9A">
          <w:rPr>
            <w:lang w:val="en-US"/>
          </w:rPr>
          <w:t>n "The normal routine."</w:t>
        </w:r>
      </w:ins>
    </w:p>
    <w:p w14:paraId="576F6853" w14:textId="77777777" w:rsidR="008C47C8" w:rsidRPr="002A1B9A" w:rsidRDefault="008C47C8" w:rsidP="008C47C8">
      <w:pPr>
        <w:pStyle w:val="Paragrafoelenco"/>
        <w:numPr>
          <w:ilvl w:val="0"/>
          <w:numId w:val="8"/>
        </w:numPr>
        <w:spacing w:line="600" w:lineRule="auto"/>
        <w:rPr>
          <w:ins w:id="413" w:author="UTENTE" w:date="2020-06-30T12:14:00Z"/>
          <w:lang w:val="en-US"/>
        </w:rPr>
      </w:pPr>
      <w:ins w:id="414" w:author="UTENTE" w:date="2020-06-30T12:14:00Z">
        <w:r w:rsidRPr="002A1B9A">
          <w:rPr>
            <w:lang w:val="en-US"/>
          </w:rPr>
          <w:t>n "I glance up when the doors to the kitchen behind me suddenly swing open."</w:t>
        </w:r>
      </w:ins>
    </w:p>
    <w:p w14:paraId="68022E63" w14:textId="77777777" w:rsidR="008C47C8" w:rsidRPr="002A1B9A" w:rsidRDefault="008C47C8" w:rsidP="008C47C8">
      <w:pPr>
        <w:pStyle w:val="Paragrafoelenco"/>
        <w:numPr>
          <w:ilvl w:val="0"/>
          <w:numId w:val="8"/>
        </w:numPr>
        <w:spacing w:line="600" w:lineRule="auto"/>
        <w:rPr>
          <w:ins w:id="415" w:author="UTENTE" w:date="2020-06-30T12:14:00Z"/>
          <w:lang w:val="en-US"/>
        </w:rPr>
      </w:pPr>
      <w:ins w:id="416" w:author="UTENTE" w:date="2020-06-30T12:14:00Z">
        <w:r w:rsidRPr="002A1B9A">
          <w:rPr>
            <w:lang w:val="en-US"/>
          </w:rPr>
          <w:t>n "It's Troy, my boss."</w:t>
        </w:r>
      </w:ins>
    </w:p>
    <w:p w14:paraId="36BA7DEF" w14:textId="77777777" w:rsidR="008C47C8" w:rsidRPr="002A1B9A" w:rsidRDefault="008C47C8" w:rsidP="008C47C8">
      <w:pPr>
        <w:pStyle w:val="Paragrafoelenco"/>
        <w:numPr>
          <w:ilvl w:val="0"/>
          <w:numId w:val="8"/>
        </w:numPr>
        <w:spacing w:line="600" w:lineRule="auto"/>
        <w:rPr>
          <w:ins w:id="417" w:author="UTENTE" w:date="2020-06-30T12:14:00Z"/>
          <w:lang w:val="en-US"/>
        </w:rPr>
      </w:pPr>
      <w:ins w:id="418" w:author="UTENTE" w:date="2020-06-30T12:14:00Z">
        <w:r w:rsidRPr="002A1B9A">
          <w:rPr>
            <w:lang w:val="en-US"/>
          </w:rPr>
          <w:t>n "He gives me a happy wave and grins, and I can tell he's going to call out my name in his usual friendly voice –"</w:t>
        </w:r>
      </w:ins>
    </w:p>
    <w:p w14:paraId="2B7DF7DE" w14:textId="77777777" w:rsidR="008C47C8" w:rsidRPr="002A1B9A" w:rsidRDefault="008C47C8" w:rsidP="008C47C8">
      <w:pPr>
        <w:pStyle w:val="Paragrafoelenco"/>
        <w:numPr>
          <w:ilvl w:val="0"/>
          <w:numId w:val="8"/>
        </w:numPr>
        <w:spacing w:line="600" w:lineRule="auto"/>
        <w:rPr>
          <w:ins w:id="419" w:author="UTENTE" w:date="2020-06-30T12:14:00Z"/>
          <w:lang w:val="en-US"/>
        </w:rPr>
      </w:pPr>
      <w:ins w:id="420" w:author="UTENTE" w:date="2020-06-30T12:14:00Z">
        <w:r w:rsidRPr="002A1B9A">
          <w:rPr>
            <w:lang w:val="en-US"/>
          </w:rPr>
          <w:t>old "That's not a name!"</w:t>
        </w:r>
      </w:ins>
    </w:p>
    <w:p w14:paraId="1A9AC26A" w14:textId="77777777" w:rsidR="008C47C8" w:rsidRPr="002A1B9A" w:rsidRDefault="008C47C8" w:rsidP="008C47C8">
      <w:pPr>
        <w:pStyle w:val="Paragrafoelenco"/>
        <w:numPr>
          <w:ilvl w:val="0"/>
          <w:numId w:val="8"/>
        </w:numPr>
        <w:spacing w:line="600" w:lineRule="auto"/>
        <w:rPr>
          <w:ins w:id="421" w:author="UTENTE" w:date="2020-06-30T12:14:00Z"/>
          <w:lang w:val="en-US"/>
        </w:rPr>
      </w:pPr>
      <w:ins w:id="422" w:author="UTENTE" w:date="2020-06-30T12:14:00Z">
        <w:r w:rsidRPr="002A1B9A">
          <w:rPr>
            <w:lang w:val="en-US"/>
          </w:rPr>
          <w:t>old "What? No! Try again."</w:t>
        </w:r>
      </w:ins>
    </w:p>
    <w:p w14:paraId="3E2109EA" w14:textId="77777777" w:rsidR="008C47C8" w:rsidRPr="002A1B9A" w:rsidRDefault="008C47C8" w:rsidP="008C47C8">
      <w:pPr>
        <w:pStyle w:val="Paragrafoelenco"/>
        <w:numPr>
          <w:ilvl w:val="0"/>
          <w:numId w:val="8"/>
        </w:numPr>
        <w:spacing w:line="600" w:lineRule="auto"/>
        <w:rPr>
          <w:ins w:id="423" w:author="UTENTE" w:date="2020-06-30T12:14:00Z"/>
          <w:lang w:val="en-US"/>
        </w:rPr>
      </w:pPr>
      <w:ins w:id="424" w:author="UTENTE" w:date="2020-06-30T12:14:00Z">
        <w:r w:rsidRPr="002A1B9A">
          <w:rPr>
            <w:lang w:val="en-US"/>
          </w:rPr>
          <w:t>t "\"Hey, [mc]! Glad you decided to come in early.\""</w:t>
        </w:r>
      </w:ins>
    </w:p>
    <w:p w14:paraId="148632B2" w14:textId="77777777" w:rsidR="008C47C8" w:rsidRPr="002A1B9A" w:rsidRDefault="008C47C8" w:rsidP="008C47C8">
      <w:pPr>
        <w:pStyle w:val="Paragrafoelenco"/>
        <w:numPr>
          <w:ilvl w:val="0"/>
          <w:numId w:val="8"/>
        </w:numPr>
        <w:spacing w:line="600" w:lineRule="auto"/>
        <w:rPr>
          <w:ins w:id="425" w:author="UTENTE" w:date="2020-06-30T12:14:00Z"/>
          <w:lang w:val="en-US"/>
        </w:rPr>
      </w:pPr>
      <w:ins w:id="426" w:author="UTENTE" w:date="2020-06-30T12:14:00Z">
        <w:r w:rsidRPr="002A1B9A">
          <w:rPr>
            <w:lang w:val="en-US"/>
          </w:rPr>
          <w:t>mc "\"…Yeah, Boss. No problem.\""</w:t>
        </w:r>
      </w:ins>
    </w:p>
    <w:p w14:paraId="7B53A496" w14:textId="77777777" w:rsidR="008C47C8" w:rsidRPr="002A1B9A" w:rsidRDefault="008C47C8" w:rsidP="008C47C8">
      <w:pPr>
        <w:pStyle w:val="Paragrafoelenco"/>
        <w:numPr>
          <w:ilvl w:val="0"/>
          <w:numId w:val="8"/>
        </w:numPr>
        <w:spacing w:line="600" w:lineRule="auto"/>
        <w:rPr>
          <w:ins w:id="427" w:author="UTENTE" w:date="2020-06-30T12:14:00Z"/>
          <w:lang w:val="en-US"/>
        </w:rPr>
      </w:pPr>
      <w:ins w:id="428" w:author="UTENTE" w:date="2020-06-30T12:14:00Z">
        <w:r w:rsidRPr="002A1B9A">
          <w:rPr>
            <w:lang w:val="en-US"/>
          </w:rPr>
          <w:t>n "I probably shouldn't tell him I just need the extra money."</w:t>
        </w:r>
      </w:ins>
    </w:p>
    <w:p w14:paraId="52DE0B19" w14:textId="77777777" w:rsidR="008C47C8" w:rsidRPr="002A1B9A" w:rsidRDefault="008C47C8" w:rsidP="008C47C8">
      <w:pPr>
        <w:pStyle w:val="Paragrafoelenco"/>
        <w:numPr>
          <w:ilvl w:val="0"/>
          <w:numId w:val="8"/>
        </w:numPr>
        <w:spacing w:line="600" w:lineRule="auto"/>
        <w:rPr>
          <w:ins w:id="429" w:author="UTENTE" w:date="2020-06-30T12:14:00Z"/>
          <w:lang w:val="en-US"/>
        </w:rPr>
      </w:pPr>
      <w:ins w:id="430" w:author="UTENTE" w:date="2020-06-30T12:14:00Z">
        <w:r w:rsidRPr="002A1B9A">
          <w:rPr>
            <w:lang w:val="en-US"/>
          </w:rPr>
          <w:t>n "What, does he think I come here for {i}fun{/i}?"</w:t>
        </w:r>
      </w:ins>
    </w:p>
    <w:p w14:paraId="2B5C9A9F" w14:textId="77777777" w:rsidR="008C47C8" w:rsidRPr="002A1B9A" w:rsidRDefault="008C47C8" w:rsidP="008C47C8">
      <w:pPr>
        <w:pStyle w:val="Paragrafoelenco"/>
        <w:numPr>
          <w:ilvl w:val="0"/>
          <w:numId w:val="8"/>
        </w:numPr>
        <w:spacing w:line="600" w:lineRule="auto"/>
        <w:rPr>
          <w:ins w:id="431" w:author="UTENTE" w:date="2020-06-30T12:14:00Z"/>
          <w:lang w:val="en-US"/>
        </w:rPr>
      </w:pPr>
      <w:ins w:id="432" w:author="UTENTE" w:date="2020-06-30T12:14:00Z">
        <w:r w:rsidRPr="002A1B9A">
          <w:rPr>
            <w:lang w:val="en-US"/>
          </w:rPr>
          <w:t>t "\"Kinda slow right now, huh?\""</w:t>
        </w:r>
      </w:ins>
    </w:p>
    <w:p w14:paraId="1AA485C1" w14:textId="77777777" w:rsidR="008C47C8" w:rsidRPr="002A1B9A" w:rsidRDefault="008C47C8" w:rsidP="008C47C8">
      <w:pPr>
        <w:pStyle w:val="Paragrafoelenco"/>
        <w:numPr>
          <w:ilvl w:val="0"/>
          <w:numId w:val="8"/>
        </w:numPr>
        <w:spacing w:line="600" w:lineRule="auto"/>
        <w:rPr>
          <w:ins w:id="433" w:author="UTENTE" w:date="2020-06-30T12:14:00Z"/>
          <w:lang w:val="en-US"/>
        </w:rPr>
      </w:pPr>
      <w:ins w:id="434" w:author="UTENTE" w:date="2020-06-30T12:14:00Z">
        <w:r w:rsidRPr="002A1B9A">
          <w:rPr>
            <w:lang w:val="en-US"/>
          </w:rPr>
          <w:t>t "\"Well, just keep the place cleaned up until someone comes in.\""</w:t>
        </w:r>
      </w:ins>
    </w:p>
    <w:p w14:paraId="34ABF53C" w14:textId="77777777" w:rsidR="008C47C8" w:rsidRPr="002A1B9A" w:rsidRDefault="008C47C8" w:rsidP="008C47C8">
      <w:pPr>
        <w:pStyle w:val="Paragrafoelenco"/>
        <w:numPr>
          <w:ilvl w:val="0"/>
          <w:numId w:val="8"/>
        </w:numPr>
        <w:spacing w:line="600" w:lineRule="auto"/>
        <w:rPr>
          <w:ins w:id="435" w:author="UTENTE" w:date="2020-06-30T12:14:00Z"/>
          <w:lang w:val="en-US"/>
        </w:rPr>
      </w:pPr>
      <w:ins w:id="436" w:author="UTENTE" w:date="2020-06-30T12:14:00Z">
        <w:r w:rsidRPr="002A1B9A">
          <w:rPr>
            <w:lang w:val="en-US"/>
          </w:rPr>
          <w:t>t "\"I'll be in the back if you need me.\""</w:t>
        </w:r>
      </w:ins>
    </w:p>
    <w:p w14:paraId="43EBDA82" w14:textId="77777777" w:rsidR="008C47C8" w:rsidRPr="002A1B9A" w:rsidRDefault="008C47C8" w:rsidP="008C47C8">
      <w:pPr>
        <w:pStyle w:val="Paragrafoelenco"/>
        <w:numPr>
          <w:ilvl w:val="0"/>
          <w:numId w:val="8"/>
        </w:numPr>
        <w:spacing w:line="600" w:lineRule="auto"/>
        <w:rPr>
          <w:ins w:id="437" w:author="UTENTE" w:date="2020-06-30T12:14:00Z"/>
          <w:lang w:val="en-US"/>
        </w:rPr>
      </w:pPr>
      <w:ins w:id="438" w:author="UTENTE" w:date="2020-06-30T12:14:00Z">
        <w:r w:rsidRPr="002A1B9A">
          <w:rPr>
            <w:lang w:val="en-US"/>
          </w:rPr>
          <w:t>mc "\"Got it.\""</w:t>
        </w:r>
      </w:ins>
    </w:p>
    <w:p w14:paraId="59503F9D" w14:textId="3FE37F75" w:rsidR="001D6102" w:rsidRDefault="008C47C8" w:rsidP="00EB0A8C">
      <w:pPr>
        <w:pStyle w:val="Paragrafoelenco"/>
        <w:numPr>
          <w:ilvl w:val="0"/>
          <w:numId w:val="8"/>
        </w:numPr>
        <w:spacing w:line="360" w:lineRule="auto"/>
        <w:rPr>
          <w:ins w:id="439" w:author="UTENTE" w:date="2020-06-30T12:14:00Z"/>
          <w:lang w:val="en-US" w:eastAsia="it-IT"/>
        </w:rPr>
        <w:pPrChange w:id="440" w:author="UTENTE" w:date="2020-06-30T12:14:00Z">
          <w:pPr>
            <w:spacing w:line="360" w:lineRule="auto"/>
          </w:pPr>
        </w:pPrChange>
      </w:pPr>
      <w:ins w:id="441" w:author="UTENTE" w:date="2020-06-30T12:14:00Z">
        <w:r w:rsidRPr="00EB0A8C">
          <w:rPr>
            <w:lang w:val="en-US"/>
            <w:rPrChange w:id="442" w:author="UTENTE" w:date="2020-06-30T12:14:00Z">
              <w:rPr/>
            </w:rPrChange>
          </w:rPr>
          <w:t>n "With that, Troy disappears back into the kitchen, leaving me all alone again."</w:t>
        </w:r>
      </w:ins>
    </w:p>
    <w:p w14:paraId="4F234788" w14:textId="177C0A72" w:rsidR="00EB0A8C" w:rsidRDefault="00EB0A8C">
      <w:pPr>
        <w:spacing w:line="240" w:lineRule="auto"/>
        <w:jc w:val="left"/>
        <w:rPr>
          <w:ins w:id="443" w:author="UTENTE" w:date="2020-06-30T12:14:00Z"/>
          <w:lang w:val="en-US"/>
        </w:rPr>
      </w:pPr>
      <w:ins w:id="444" w:author="UTENTE" w:date="2020-06-30T12:14:00Z">
        <w:r>
          <w:rPr>
            <w:lang w:val="en-US"/>
          </w:rPr>
          <w:br w:type="page"/>
        </w:r>
      </w:ins>
    </w:p>
    <w:p w14:paraId="3EA0A112" w14:textId="77777777" w:rsidR="00EB0A8C" w:rsidRPr="00224F9A" w:rsidRDefault="00EB0A8C" w:rsidP="00EB0A8C">
      <w:pPr>
        <w:pStyle w:val="Paragrafoelenco"/>
        <w:numPr>
          <w:ilvl w:val="0"/>
          <w:numId w:val="9"/>
        </w:numPr>
        <w:spacing w:line="528" w:lineRule="auto"/>
        <w:jc w:val="both"/>
        <w:rPr>
          <w:ins w:id="445" w:author="UTENTE" w:date="2020-06-30T12:15:00Z"/>
          <w:lang w:val="it-IT"/>
        </w:rPr>
      </w:pPr>
      <w:ins w:id="446" w:author="UTENTE" w:date="2020-06-30T12:15:00Z">
        <w:r w:rsidRPr="00224F9A">
          <w:rPr>
            <w:lang w:val="it-IT"/>
          </w:rPr>
          <w:lastRenderedPageBreak/>
          <w:t>n "…Un'altra normale notte a San Francisco."</w:t>
        </w:r>
      </w:ins>
    </w:p>
    <w:p w14:paraId="3350040F" w14:textId="77777777" w:rsidR="00EB0A8C" w:rsidRPr="00224F9A" w:rsidRDefault="00EB0A8C" w:rsidP="00EB0A8C">
      <w:pPr>
        <w:pStyle w:val="Paragrafoelenco"/>
        <w:numPr>
          <w:ilvl w:val="0"/>
          <w:numId w:val="9"/>
        </w:numPr>
        <w:spacing w:line="528" w:lineRule="auto"/>
        <w:jc w:val="both"/>
        <w:rPr>
          <w:ins w:id="447" w:author="UTENTE" w:date="2020-06-30T12:15:00Z"/>
          <w:lang w:val="it-IT"/>
        </w:rPr>
      </w:pPr>
      <w:ins w:id="448" w:author="UTENTE" w:date="2020-06-30T12:15:00Z">
        <w:r w:rsidRPr="00224F9A">
          <w:rPr>
            <w:lang w:val="it-IT"/>
          </w:rPr>
          <w:t>n "Di solito non ci sono molti clienti a quest'ora. {w}Solo qualche drogato o tizio ubriaco che si prende un hamburger per cercare di smaltire la sbornia."</w:t>
        </w:r>
      </w:ins>
    </w:p>
    <w:p w14:paraId="1FB88918" w14:textId="77777777" w:rsidR="00EB0A8C" w:rsidRPr="00224F9A" w:rsidRDefault="00EB0A8C" w:rsidP="00EB0A8C">
      <w:pPr>
        <w:pStyle w:val="Paragrafoelenco"/>
        <w:numPr>
          <w:ilvl w:val="0"/>
          <w:numId w:val="9"/>
        </w:numPr>
        <w:spacing w:line="528" w:lineRule="auto"/>
        <w:jc w:val="both"/>
        <w:rPr>
          <w:ins w:id="449" w:author="UTENTE" w:date="2020-06-30T12:15:00Z"/>
          <w:lang w:val="it-IT"/>
        </w:rPr>
      </w:pPr>
      <w:ins w:id="450" w:author="UTENTE" w:date="2020-06-30T12:15:00Z">
        <w:r w:rsidRPr="00224F9A">
          <w:rPr>
            <w:lang w:val="it-IT"/>
          </w:rPr>
          <w:t>n "Ed eccomi qui, a fissare il frullatore che gira rumorosamente, annoiato a morte…"</w:t>
        </w:r>
      </w:ins>
    </w:p>
    <w:p w14:paraId="057028CD" w14:textId="77777777" w:rsidR="00EB0A8C" w:rsidRPr="00224F9A" w:rsidRDefault="00EB0A8C" w:rsidP="00EB0A8C">
      <w:pPr>
        <w:pStyle w:val="Paragrafoelenco"/>
        <w:numPr>
          <w:ilvl w:val="0"/>
          <w:numId w:val="9"/>
        </w:numPr>
        <w:spacing w:line="528" w:lineRule="auto"/>
        <w:jc w:val="both"/>
        <w:rPr>
          <w:ins w:id="451" w:author="UTENTE" w:date="2020-06-30T12:15:00Z"/>
          <w:lang w:val="it-IT"/>
        </w:rPr>
      </w:pPr>
      <w:ins w:id="452" w:author="UTENTE" w:date="2020-06-30T12:15:00Z">
        <w:r w:rsidRPr="00224F9A">
          <w:rPr>
            <w:lang w:val="it-IT"/>
          </w:rPr>
          <w:t>n "La solita routine."</w:t>
        </w:r>
      </w:ins>
    </w:p>
    <w:p w14:paraId="3AD9F419" w14:textId="77777777" w:rsidR="00EB0A8C" w:rsidRPr="00224F9A" w:rsidRDefault="00EB0A8C" w:rsidP="00EB0A8C">
      <w:pPr>
        <w:pStyle w:val="Paragrafoelenco"/>
        <w:numPr>
          <w:ilvl w:val="0"/>
          <w:numId w:val="9"/>
        </w:numPr>
        <w:spacing w:line="528" w:lineRule="auto"/>
        <w:jc w:val="both"/>
        <w:rPr>
          <w:ins w:id="453" w:author="UTENTE" w:date="2020-06-30T12:15:00Z"/>
          <w:lang w:val="it-IT"/>
        </w:rPr>
      </w:pPr>
      <w:ins w:id="454" w:author="UTENTE" w:date="2020-06-30T12:15:00Z">
        <w:r w:rsidRPr="00224F9A">
          <w:rPr>
            <w:lang w:val="it-IT"/>
          </w:rPr>
          <w:t>n "Alzo lo sguardo quando le porte della cucina all'improvviso si spalancano."</w:t>
        </w:r>
      </w:ins>
    </w:p>
    <w:p w14:paraId="567642B1" w14:textId="77777777" w:rsidR="00EB0A8C" w:rsidRPr="00224F9A" w:rsidRDefault="00EB0A8C" w:rsidP="00EB0A8C">
      <w:pPr>
        <w:pStyle w:val="Paragrafoelenco"/>
        <w:numPr>
          <w:ilvl w:val="0"/>
          <w:numId w:val="9"/>
        </w:numPr>
        <w:spacing w:line="528" w:lineRule="auto"/>
        <w:jc w:val="both"/>
        <w:rPr>
          <w:ins w:id="455" w:author="UTENTE" w:date="2020-06-30T12:15:00Z"/>
          <w:lang w:val="it-IT"/>
        </w:rPr>
      </w:pPr>
      <w:ins w:id="456" w:author="UTENTE" w:date="2020-06-30T12:15:00Z">
        <w:r w:rsidRPr="00224F9A">
          <w:rPr>
            <w:lang w:val="it-IT"/>
          </w:rPr>
          <w:t>n "È Troy, il mio capo."</w:t>
        </w:r>
      </w:ins>
    </w:p>
    <w:p w14:paraId="11E95174" w14:textId="77777777" w:rsidR="00EB0A8C" w:rsidRPr="00224F9A" w:rsidRDefault="00EB0A8C" w:rsidP="00EB0A8C">
      <w:pPr>
        <w:pStyle w:val="Paragrafoelenco"/>
        <w:numPr>
          <w:ilvl w:val="0"/>
          <w:numId w:val="9"/>
        </w:numPr>
        <w:spacing w:line="528" w:lineRule="auto"/>
        <w:jc w:val="both"/>
        <w:rPr>
          <w:ins w:id="457" w:author="UTENTE" w:date="2020-06-30T12:15:00Z"/>
          <w:lang w:val="it-IT"/>
        </w:rPr>
      </w:pPr>
      <w:ins w:id="458" w:author="UTENTE" w:date="2020-06-30T12:15:00Z">
        <w:r w:rsidRPr="00224F9A">
          <w:rPr>
            <w:lang w:val="it-IT"/>
          </w:rPr>
          <w:t>n "Mi rivolge un saluto felice e sorride, dalla sua espressione capisco già che sta per chiamarmi con la sua amichevole voce-"</w:t>
        </w:r>
      </w:ins>
    </w:p>
    <w:p w14:paraId="3EE677C1" w14:textId="77777777" w:rsidR="00EB0A8C" w:rsidRPr="00224F9A" w:rsidRDefault="00EB0A8C" w:rsidP="00EB0A8C">
      <w:pPr>
        <w:pStyle w:val="Paragrafoelenco"/>
        <w:numPr>
          <w:ilvl w:val="0"/>
          <w:numId w:val="9"/>
        </w:numPr>
        <w:spacing w:line="528" w:lineRule="auto"/>
        <w:jc w:val="both"/>
        <w:rPr>
          <w:ins w:id="459" w:author="UTENTE" w:date="2020-06-30T12:15:00Z"/>
          <w:lang w:val="it-IT"/>
        </w:rPr>
      </w:pPr>
      <w:ins w:id="460" w:author="UTENTE" w:date="2020-06-30T12:15:00Z">
        <w:r w:rsidRPr="00224F9A">
          <w:rPr>
            <w:lang w:val="it-IT"/>
          </w:rPr>
          <w:t>new "Non è il mio nome!"</w:t>
        </w:r>
      </w:ins>
    </w:p>
    <w:p w14:paraId="2A8CEBD3" w14:textId="77777777" w:rsidR="00EB0A8C" w:rsidRPr="00224F9A" w:rsidRDefault="00EB0A8C" w:rsidP="00EB0A8C">
      <w:pPr>
        <w:pStyle w:val="Paragrafoelenco"/>
        <w:numPr>
          <w:ilvl w:val="0"/>
          <w:numId w:val="9"/>
        </w:numPr>
        <w:spacing w:line="528" w:lineRule="auto"/>
        <w:jc w:val="both"/>
        <w:rPr>
          <w:ins w:id="461" w:author="UTENTE" w:date="2020-06-30T12:15:00Z"/>
          <w:lang w:val="it-IT"/>
        </w:rPr>
      </w:pPr>
      <w:ins w:id="462" w:author="UTENTE" w:date="2020-06-30T12:15:00Z">
        <w:r w:rsidRPr="00224F9A">
          <w:rPr>
            <w:lang w:val="it-IT"/>
          </w:rPr>
          <w:t>new "Cosa? No! Riprova."</w:t>
        </w:r>
      </w:ins>
    </w:p>
    <w:p w14:paraId="7B3FC6C7" w14:textId="77777777" w:rsidR="00EB0A8C" w:rsidRPr="00224F9A" w:rsidRDefault="00EB0A8C" w:rsidP="00EB0A8C">
      <w:pPr>
        <w:pStyle w:val="Paragrafoelenco"/>
        <w:numPr>
          <w:ilvl w:val="0"/>
          <w:numId w:val="9"/>
        </w:numPr>
        <w:spacing w:line="528" w:lineRule="auto"/>
        <w:jc w:val="both"/>
        <w:rPr>
          <w:ins w:id="463" w:author="UTENTE" w:date="2020-06-30T12:15:00Z"/>
          <w:lang w:val="it-IT"/>
        </w:rPr>
      </w:pPr>
      <w:ins w:id="464" w:author="UTENTE" w:date="2020-06-30T12:15:00Z">
        <w:r w:rsidRPr="00224F9A">
          <w:rPr>
            <w:lang w:val="it-IT"/>
          </w:rPr>
          <w:t>t "\"Ehi [mc]! Son contento che hai deciso di venire prima.\""</w:t>
        </w:r>
      </w:ins>
    </w:p>
    <w:p w14:paraId="58B9CB49" w14:textId="77777777" w:rsidR="00EB0A8C" w:rsidRPr="00224F9A" w:rsidRDefault="00EB0A8C" w:rsidP="00EB0A8C">
      <w:pPr>
        <w:pStyle w:val="Paragrafoelenco"/>
        <w:numPr>
          <w:ilvl w:val="0"/>
          <w:numId w:val="9"/>
        </w:numPr>
        <w:spacing w:line="528" w:lineRule="auto"/>
        <w:jc w:val="both"/>
        <w:rPr>
          <w:ins w:id="465" w:author="UTENTE" w:date="2020-06-30T12:15:00Z"/>
          <w:lang w:val="it-IT"/>
        </w:rPr>
      </w:pPr>
      <w:ins w:id="466" w:author="UTENTE" w:date="2020-06-30T12:15:00Z">
        <w:r w:rsidRPr="00224F9A">
          <w:rPr>
            <w:lang w:val="it-IT"/>
          </w:rPr>
          <w:t>mc "\"…Certo, Capo. Non c'è problema.\""</w:t>
        </w:r>
      </w:ins>
    </w:p>
    <w:p w14:paraId="6AB88742" w14:textId="77777777" w:rsidR="00EB0A8C" w:rsidRPr="00224F9A" w:rsidRDefault="00EB0A8C" w:rsidP="00EB0A8C">
      <w:pPr>
        <w:pStyle w:val="Paragrafoelenco"/>
        <w:numPr>
          <w:ilvl w:val="0"/>
          <w:numId w:val="9"/>
        </w:numPr>
        <w:spacing w:line="528" w:lineRule="auto"/>
        <w:jc w:val="both"/>
        <w:rPr>
          <w:ins w:id="467" w:author="UTENTE" w:date="2020-06-30T12:15:00Z"/>
          <w:lang w:val="it-IT"/>
        </w:rPr>
      </w:pPr>
      <w:ins w:id="468" w:author="UTENTE" w:date="2020-06-30T12:15:00Z">
        <w:r w:rsidRPr="00224F9A">
          <w:rPr>
            <w:lang w:val="it-IT"/>
          </w:rPr>
          <w:t>n "Probabilmente non dovrei dirgli che ho semplicemente bisogno di qualche soldo in più."</w:t>
        </w:r>
      </w:ins>
    </w:p>
    <w:p w14:paraId="4429E3B7" w14:textId="77777777" w:rsidR="00EB0A8C" w:rsidRPr="00224F9A" w:rsidRDefault="00EB0A8C" w:rsidP="00EB0A8C">
      <w:pPr>
        <w:pStyle w:val="Paragrafoelenco"/>
        <w:numPr>
          <w:ilvl w:val="0"/>
          <w:numId w:val="9"/>
        </w:numPr>
        <w:spacing w:line="528" w:lineRule="auto"/>
        <w:jc w:val="both"/>
        <w:rPr>
          <w:ins w:id="469" w:author="UTENTE" w:date="2020-06-30T12:15:00Z"/>
          <w:lang w:val="it-IT"/>
        </w:rPr>
      </w:pPr>
      <w:ins w:id="470" w:author="UTENTE" w:date="2020-06-30T12:15:00Z">
        <w:r w:rsidRPr="00224F9A">
          <w:rPr>
            <w:lang w:val="it-IT"/>
          </w:rPr>
          <w:t>n "Voglio dire, pensa che venga qua a {i}divertirmi{/i}?"</w:t>
        </w:r>
      </w:ins>
    </w:p>
    <w:p w14:paraId="1611BD2C" w14:textId="77777777" w:rsidR="00EB0A8C" w:rsidRPr="00224F9A" w:rsidRDefault="00EB0A8C" w:rsidP="00EB0A8C">
      <w:pPr>
        <w:pStyle w:val="Paragrafoelenco"/>
        <w:numPr>
          <w:ilvl w:val="0"/>
          <w:numId w:val="9"/>
        </w:numPr>
        <w:spacing w:line="528" w:lineRule="auto"/>
        <w:ind w:left="714" w:hanging="357"/>
        <w:jc w:val="both"/>
        <w:rPr>
          <w:ins w:id="471" w:author="UTENTE" w:date="2020-06-30T12:15:00Z"/>
          <w:lang w:val="it-IT"/>
        </w:rPr>
      </w:pPr>
      <w:ins w:id="472" w:author="UTENTE" w:date="2020-06-30T12:15:00Z">
        <w:r w:rsidRPr="00224F9A">
          <w:rPr>
            <w:lang w:val="it-IT"/>
          </w:rPr>
          <w:t>t "\"Un po' lenta la situazione ora, eh?\""</w:t>
        </w:r>
      </w:ins>
    </w:p>
    <w:p w14:paraId="419304B8" w14:textId="77777777" w:rsidR="00EB0A8C" w:rsidRPr="00224F9A" w:rsidRDefault="00EB0A8C" w:rsidP="00EB0A8C">
      <w:pPr>
        <w:pStyle w:val="Paragrafoelenco"/>
        <w:numPr>
          <w:ilvl w:val="0"/>
          <w:numId w:val="9"/>
        </w:numPr>
        <w:spacing w:line="528" w:lineRule="auto"/>
        <w:jc w:val="both"/>
        <w:rPr>
          <w:ins w:id="473" w:author="UTENTE" w:date="2020-06-30T12:15:00Z"/>
          <w:lang w:val="it-IT"/>
        </w:rPr>
      </w:pPr>
      <w:ins w:id="474" w:author="UTENTE" w:date="2020-06-30T12:15:00Z">
        <w:r w:rsidRPr="00224F9A">
          <w:rPr>
            <w:lang w:val="it-IT"/>
          </w:rPr>
          <w:t>t "\"Vabbè, tieni giusto il posto pulito finché non viene qualcuno.\""</w:t>
        </w:r>
      </w:ins>
    </w:p>
    <w:p w14:paraId="4028E87A" w14:textId="77777777" w:rsidR="00EB0A8C" w:rsidRPr="00224F9A" w:rsidRDefault="00EB0A8C" w:rsidP="00EB0A8C">
      <w:pPr>
        <w:pStyle w:val="Paragrafoelenco"/>
        <w:numPr>
          <w:ilvl w:val="0"/>
          <w:numId w:val="9"/>
        </w:numPr>
        <w:spacing w:line="528" w:lineRule="auto"/>
        <w:jc w:val="both"/>
        <w:rPr>
          <w:ins w:id="475" w:author="UTENTE" w:date="2020-06-30T12:15:00Z"/>
          <w:lang w:val="it-IT"/>
        </w:rPr>
      </w:pPr>
      <w:ins w:id="476" w:author="UTENTE" w:date="2020-06-30T12:15:00Z">
        <w:r w:rsidRPr="00224F9A">
          <w:rPr>
            <w:lang w:val="it-IT"/>
          </w:rPr>
          <w:t>t "\"Sono sul retro se hai bisogno.\""</w:t>
        </w:r>
      </w:ins>
    </w:p>
    <w:p w14:paraId="7C6B5DCB" w14:textId="77777777" w:rsidR="00EB0A8C" w:rsidRPr="00224F9A" w:rsidRDefault="00EB0A8C" w:rsidP="00EB0A8C">
      <w:pPr>
        <w:pStyle w:val="Paragrafoelenco"/>
        <w:numPr>
          <w:ilvl w:val="0"/>
          <w:numId w:val="9"/>
        </w:numPr>
        <w:spacing w:line="528" w:lineRule="auto"/>
        <w:jc w:val="both"/>
        <w:rPr>
          <w:ins w:id="477" w:author="UTENTE" w:date="2020-06-30T12:15:00Z"/>
          <w:lang w:val="it-IT"/>
        </w:rPr>
      </w:pPr>
      <w:ins w:id="478" w:author="UTENTE" w:date="2020-06-30T12:15:00Z">
        <w:r w:rsidRPr="00224F9A">
          <w:rPr>
            <w:lang w:val="it-IT"/>
          </w:rPr>
          <w:t>mc "\"OK.\""</w:t>
        </w:r>
      </w:ins>
    </w:p>
    <w:p w14:paraId="0CA96952" w14:textId="7AD484D0" w:rsidR="00EB0A8C" w:rsidRPr="00EB0A8C" w:rsidRDefault="00EB0A8C" w:rsidP="00EB0A8C">
      <w:pPr>
        <w:pStyle w:val="Paragrafoelenco"/>
        <w:numPr>
          <w:ilvl w:val="0"/>
          <w:numId w:val="9"/>
        </w:numPr>
        <w:spacing w:line="360" w:lineRule="auto"/>
        <w:rPr>
          <w:lang w:val="it-IT" w:eastAsia="it-IT"/>
          <w:rPrChange w:id="479" w:author="UTENTE" w:date="2020-06-30T12:15:00Z">
            <w:rPr>
              <w:lang w:eastAsia="it-IT"/>
            </w:rPr>
          </w:rPrChange>
        </w:rPr>
        <w:pPrChange w:id="480" w:author="UTENTE" w:date="2020-06-30T12:15:00Z">
          <w:pPr>
            <w:spacing w:line="360" w:lineRule="auto"/>
          </w:pPr>
        </w:pPrChange>
      </w:pPr>
      <w:ins w:id="481" w:author="UTENTE" w:date="2020-06-30T12:15:00Z">
        <w:r w:rsidRPr="00224F9A">
          <w:rPr>
            <w:lang w:val="it-IT"/>
          </w:rPr>
          <w:t>n "E così, Troy torna a scomparire in cucina, lasciandomi di nuovo solo."</w:t>
        </w:r>
      </w:ins>
    </w:p>
    <w:p w14:paraId="457A4142" w14:textId="45F8132D" w:rsidR="00EB0A8C" w:rsidRDefault="00EB0A8C">
      <w:pPr>
        <w:spacing w:line="240" w:lineRule="auto"/>
        <w:jc w:val="left"/>
        <w:rPr>
          <w:ins w:id="482" w:author="UTENTE" w:date="2020-06-30T12:15:00Z"/>
        </w:rPr>
      </w:pPr>
      <w:ins w:id="483" w:author="UTENTE" w:date="2020-06-30T12:15:00Z">
        <w:r>
          <w:br w:type="page"/>
        </w:r>
      </w:ins>
    </w:p>
    <w:p w14:paraId="555AF009" w14:textId="39E9717A" w:rsidR="00EB0A8C" w:rsidRPr="00EB0A8C" w:rsidRDefault="00EB0A8C" w:rsidP="00EB0A8C">
      <w:pPr>
        <w:pStyle w:val="Paragrafoelenco"/>
        <w:numPr>
          <w:ilvl w:val="0"/>
          <w:numId w:val="9"/>
        </w:numPr>
        <w:spacing w:line="600" w:lineRule="auto"/>
        <w:rPr>
          <w:ins w:id="484" w:author="UTENTE" w:date="2020-06-30T12:18:00Z"/>
          <w:lang w:val="en-US"/>
          <w:rPrChange w:id="485" w:author="UTENTE" w:date="2020-06-30T12:19:00Z">
            <w:rPr>
              <w:ins w:id="486" w:author="UTENTE" w:date="2020-06-30T12:18:00Z"/>
              <w:lang w:val="en-US"/>
            </w:rPr>
          </w:rPrChange>
        </w:rPr>
        <w:pPrChange w:id="487" w:author="UTENTE" w:date="2020-06-30T12:19:00Z">
          <w:pPr>
            <w:pStyle w:val="Paragrafoelenco"/>
            <w:numPr>
              <w:numId w:val="10"/>
            </w:numPr>
            <w:spacing w:line="600" w:lineRule="auto"/>
            <w:ind w:hanging="360"/>
          </w:pPr>
        </w:pPrChange>
      </w:pPr>
      <w:ins w:id="488" w:author="UTENTE" w:date="2020-06-30T12:18:00Z">
        <w:r w:rsidRPr="00EB0A8C">
          <w:rPr>
            <w:lang w:val="en-US"/>
            <w:rPrChange w:id="489" w:author="UTENTE" w:date="2020-06-30T12:19:00Z">
              <w:rPr>
                <w:lang w:val="en-US"/>
              </w:rPr>
            </w:rPrChange>
          </w:rPr>
          <w:lastRenderedPageBreak/>
          <w:t>n "Man, I really get why they call it the \"graveyard shift\"…"</w:t>
        </w:r>
      </w:ins>
    </w:p>
    <w:p w14:paraId="1CB76AD4" w14:textId="77777777" w:rsidR="00EB0A8C" w:rsidRPr="002A1B9A" w:rsidRDefault="00EB0A8C" w:rsidP="00EB0A8C">
      <w:pPr>
        <w:pStyle w:val="Paragrafoelenco"/>
        <w:numPr>
          <w:ilvl w:val="0"/>
          <w:numId w:val="9"/>
        </w:numPr>
        <w:spacing w:line="600" w:lineRule="auto"/>
        <w:rPr>
          <w:ins w:id="490" w:author="UTENTE" w:date="2020-06-30T12:18:00Z"/>
          <w:lang w:val="en-US"/>
        </w:rPr>
        <w:pPrChange w:id="491" w:author="UTENTE" w:date="2020-06-30T12:19:00Z">
          <w:pPr>
            <w:pStyle w:val="Paragrafoelenco"/>
            <w:numPr>
              <w:numId w:val="10"/>
            </w:numPr>
            <w:spacing w:line="600" w:lineRule="auto"/>
            <w:ind w:hanging="360"/>
          </w:pPr>
        </w:pPrChange>
      </w:pPr>
      <w:ins w:id="492" w:author="UTENTE" w:date="2020-06-30T12:18:00Z">
        <w:r w:rsidRPr="002A1B9A">
          <w:rPr>
            <w:lang w:val="en-US"/>
          </w:rPr>
          <w:t>n "It feels like I'm watching over a cemetery sometimes. One that smells like greasy burgers."</w:t>
        </w:r>
      </w:ins>
    </w:p>
    <w:p w14:paraId="438A0D86" w14:textId="77777777" w:rsidR="00EB0A8C" w:rsidRPr="002A1B9A" w:rsidRDefault="00EB0A8C" w:rsidP="00EB0A8C">
      <w:pPr>
        <w:pStyle w:val="Paragrafoelenco"/>
        <w:numPr>
          <w:ilvl w:val="0"/>
          <w:numId w:val="9"/>
        </w:numPr>
        <w:spacing w:line="600" w:lineRule="auto"/>
        <w:rPr>
          <w:ins w:id="493" w:author="UTENTE" w:date="2020-06-30T12:18:00Z"/>
          <w:lang w:val="en-US"/>
        </w:rPr>
        <w:pPrChange w:id="494" w:author="UTENTE" w:date="2020-06-30T12:19:00Z">
          <w:pPr>
            <w:pStyle w:val="Paragrafoelenco"/>
            <w:numPr>
              <w:numId w:val="10"/>
            </w:numPr>
            <w:spacing w:line="600" w:lineRule="auto"/>
            <w:ind w:hanging="360"/>
          </w:pPr>
        </w:pPrChange>
      </w:pPr>
      <w:ins w:id="495" w:author="UTENTE" w:date="2020-06-30T12:18:00Z">
        <w:r w:rsidRPr="002A1B9A">
          <w:rPr>
            <w:lang w:val="en-US"/>
          </w:rPr>
          <w:t>mc "\"…\""</w:t>
        </w:r>
      </w:ins>
    </w:p>
    <w:p w14:paraId="2235A499" w14:textId="77777777" w:rsidR="00EB0A8C" w:rsidRPr="002A1B9A" w:rsidRDefault="00EB0A8C" w:rsidP="00EB0A8C">
      <w:pPr>
        <w:pStyle w:val="Paragrafoelenco"/>
        <w:numPr>
          <w:ilvl w:val="0"/>
          <w:numId w:val="9"/>
        </w:numPr>
        <w:spacing w:line="600" w:lineRule="auto"/>
        <w:rPr>
          <w:ins w:id="496" w:author="UTENTE" w:date="2020-06-30T12:18:00Z"/>
          <w:lang w:val="en-US"/>
        </w:rPr>
        <w:pPrChange w:id="497" w:author="UTENTE" w:date="2020-06-30T12:19:00Z">
          <w:pPr>
            <w:pStyle w:val="Paragrafoelenco"/>
            <w:numPr>
              <w:numId w:val="10"/>
            </w:numPr>
            <w:spacing w:line="600" w:lineRule="auto"/>
            <w:ind w:hanging="360"/>
          </w:pPr>
        </w:pPrChange>
      </w:pPr>
      <w:ins w:id="498" w:author="UTENTE" w:date="2020-06-30T12:18:00Z">
        <w:r w:rsidRPr="002A1B9A">
          <w:rPr>
            <w:lang w:val="en-US"/>
          </w:rPr>
          <w:t>n "With a sigh, I reach for a rag and start to rub down the counter."</w:t>
        </w:r>
      </w:ins>
    </w:p>
    <w:p w14:paraId="7EF85007" w14:textId="77777777" w:rsidR="00EB0A8C" w:rsidRPr="002A1B9A" w:rsidRDefault="00EB0A8C" w:rsidP="00EB0A8C">
      <w:pPr>
        <w:pStyle w:val="Paragrafoelenco"/>
        <w:numPr>
          <w:ilvl w:val="0"/>
          <w:numId w:val="9"/>
        </w:numPr>
        <w:spacing w:line="600" w:lineRule="auto"/>
        <w:rPr>
          <w:ins w:id="499" w:author="UTENTE" w:date="2020-06-30T12:18:00Z"/>
          <w:lang w:val="en-US"/>
        </w:rPr>
        <w:pPrChange w:id="500" w:author="UTENTE" w:date="2020-06-30T12:19:00Z">
          <w:pPr>
            <w:pStyle w:val="Paragrafoelenco"/>
            <w:numPr>
              <w:numId w:val="10"/>
            </w:numPr>
            <w:spacing w:line="600" w:lineRule="auto"/>
            <w:ind w:hanging="360"/>
          </w:pPr>
        </w:pPrChange>
      </w:pPr>
      <w:ins w:id="501" w:author="UTENTE" w:date="2020-06-30T12:18:00Z">
        <w:r w:rsidRPr="002A1B9A">
          <w:rPr>
            <w:lang w:val="en-US"/>
          </w:rPr>
          <w:t>n "Gonna be a long night."</w:t>
        </w:r>
      </w:ins>
    </w:p>
    <w:p w14:paraId="17232391" w14:textId="77777777" w:rsidR="00EB0A8C" w:rsidRPr="002A1B9A" w:rsidRDefault="00EB0A8C" w:rsidP="00EB0A8C">
      <w:pPr>
        <w:pStyle w:val="Paragrafoelenco"/>
        <w:numPr>
          <w:ilvl w:val="0"/>
          <w:numId w:val="9"/>
        </w:numPr>
        <w:spacing w:line="600" w:lineRule="auto"/>
        <w:rPr>
          <w:ins w:id="502" w:author="UTENTE" w:date="2020-06-30T12:18:00Z"/>
          <w:lang w:val="en-US"/>
        </w:rPr>
        <w:pPrChange w:id="503" w:author="UTENTE" w:date="2020-06-30T12:19:00Z">
          <w:pPr>
            <w:pStyle w:val="Paragrafoelenco"/>
            <w:numPr>
              <w:numId w:val="10"/>
            </w:numPr>
            <w:spacing w:line="600" w:lineRule="auto"/>
            <w:ind w:hanging="360"/>
          </w:pPr>
        </w:pPrChange>
      </w:pPr>
      <w:ins w:id="504" w:author="UTENTE" w:date="2020-06-30T12:18:00Z">
        <w:r w:rsidRPr="002A1B9A">
          <w:rPr>
            <w:lang w:val="en-US"/>
          </w:rPr>
          <w:t>mcp "\"…?\""</w:t>
        </w:r>
      </w:ins>
    </w:p>
    <w:p w14:paraId="3A183171" w14:textId="77777777" w:rsidR="00EB0A8C" w:rsidRPr="002A1B9A" w:rsidRDefault="00EB0A8C" w:rsidP="00EB0A8C">
      <w:pPr>
        <w:pStyle w:val="Paragrafoelenco"/>
        <w:numPr>
          <w:ilvl w:val="0"/>
          <w:numId w:val="9"/>
        </w:numPr>
        <w:spacing w:line="600" w:lineRule="auto"/>
        <w:rPr>
          <w:ins w:id="505" w:author="UTENTE" w:date="2020-06-30T12:18:00Z"/>
          <w:lang w:val="en-US"/>
        </w:rPr>
        <w:pPrChange w:id="506" w:author="UTENTE" w:date="2020-06-30T12:19:00Z">
          <w:pPr>
            <w:pStyle w:val="Paragrafoelenco"/>
            <w:numPr>
              <w:numId w:val="10"/>
            </w:numPr>
            <w:spacing w:line="600" w:lineRule="auto"/>
            <w:ind w:hanging="360"/>
          </w:pPr>
        </w:pPrChange>
      </w:pPr>
      <w:ins w:id="507" w:author="UTENTE" w:date="2020-06-30T12:18:00Z">
        <w:r w:rsidRPr="002A1B9A">
          <w:rPr>
            <w:lang w:val="en-US"/>
          </w:rPr>
          <w:t>n "At that moment – {w}I realize there's a customer in one of the booths  ."</w:t>
        </w:r>
      </w:ins>
    </w:p>
    <w:p w14:paraId="4D2D85A1" w14:textId="77777777" w:rsidR="00EB0A8C" w:rsidRPr="002A1B9A" w:rsidRDefault="00EB0A8C" w:rsidP="00EB0A8C">
      <w:pPr>
        <w:pStyle w:val="Paragrafoelenco"/>
        <w:numPr>
          <w:ilvl w:val="0"/>
          <w:numId w:val="9"/>
        </w:numPr>
        <w:spacing w:line="600" w:lineRule="auto"/>
        <w:rPr>
          <w:ins w:id="508" w:author="UTENTE" w:date="2020-06-30T12:18:00Z"/>
          <w:lang w:val="en-US"/>
        </w:rPr>
        <w:pPrChange w:id="509" w:author="UTENTE" w:date="2020-06-30T12:19:00Z">
          <w:pPr>
            <w:pStyle w:val="Paragrafoelenco"/>
            <w:numPr>
              <w:numId w:val="10"/>
            </w:numPr>
            <w:spacing w:line="600" w:lineRule="auto"/>
            <w:ind w:hanging="360"/>
          </w:pPr>
        </w:pPrChange>
      </w:pPr>
      <w:ins w:id="510" w:author="UTENTE" w:date="2020-06-30T12:18:00Z">
        <w:r w:rsidRPr="002A1B9A">
          <w:rPr>
            <w:lang w:val="en-US"/>
          </w:rPr>
          <w:t>n "…When did he get here? {w}I definitely didn't see him walk in."</w:t>
        </w:r>
      </w:ins>
    </w:p>
    <w:p w14:paraId="666C5990" w14:textId="77777777" w:rsidR="00EB0A8C" w:rsidRPr="002A1B9A" w:rsidRDefault="00EB0A8C" w:rsidP="00EB0A8C">
      <w:pPr>
        <w:pStyle w:val="Paragrafoelenco"/>
        <w:numPr>
          <w:ilvl w:val="0"/>
          <w:numId w:val="9"/>
        </w:numPr>
        <w:spacing w:line="600" w:lineRule="auto"/>
        <w:rPr>
          <w:ins w:id="511" w:author="UTENTE" w:date="2020-06-30T12:18:00Z"/>
          <w:lang w:val="en-US"/>
        </w:rPr>
        <w:pPrChange w:id="512" w:author="UTENTE" w:date="2020-06-30T12:19:00Z">
          <w:pPr>
            <w:pStyle w:val="Paragrafoelenco"/>
            <w:numPr>
              <w:numId w:val="10"/>
            </w:numPr>
            <w:spacing w:line="600" w:lineRule="auto"/>
            <w:ind w:hanging="360"/>
          </w:pPr>
        </w:pPrChange>
      </w:pPr>
      <w:ins w:id="513" w:author="UTENTE" w:date="2020-06-30T12:18:00Z">
        <w:r w:rsidRPr="002A1B9A">
          <w:rPr>
            <w:lang w:val="en-US"/>
          </w:rPr>
          <w:t>n "It's a guy in a dark hoodie with a slightly hunched posture. Probably around my age, maybe a year or two older."</w:t>
        </w:r>
      </w:ins>
    </w:p>
    <w:p w14:paraId="65B4CE9D" w14:textId="77777777" w:rsidR="00EB0A8C" w:rsidRPr="002A1B9A" w:rsidRDefault="00EB0A8C" w:rsidP="00EB0A8C">
      <w:pPr>
        <w:pStyle w:val="Paragrafoelenco"/>
        <w:numPr>
          <w:ilvl w:val="0"/>
          <w:numId w:val="9"/>
        </w:numPr>
        <w:spacing w:line="600" w:lineRule="auto"/>
        <w:rPr>
          <w:ins w:id="514" w:author="UTENTE" w:date="2020-06-30T12:18:00Z"/>
          <w:lang w:val="en-US"/>
        </w:rPr>
        <w:pPrChange w:id="515" w:author="UTENTE" w:date="2020-06-30T12:19:00Z">
          <w:pPr>
            <w:pStyle w:val="Paragrafoelenco"/>
            <w:numPr>
              <w:numId w:val="10"/>
            </w:numPr>
            <w:spacing w:line="600" w:lineRule="auto"/>
            <w:ind w:hanging="360"/>
          </w:pPr>
        </w:pPrChange>
      </w:pPr>
      <w:ins w:id="516" w:author="UTENTE" w:date="2020-06-30T12:18:00Z">
        <w:r w:rsidRPr="002A1B9A">
          <w:rPr>
            <w:lang w:val="en-US"/>
          </w:rPr>
          <w:t>n "Even though he's sitting down, I can tell he's pretty tall, and he looks intimidatingly muscular despite the baggy jacket."</w:t>
        </w:r>
      </w:ins>
    </w:p>
    <w:p w14:paraId="64674D0D" w14:textId="77777777" w:rsidR="00EB0A8C" w:rsidRPr="002A1B9A" w:rsidRDefault="00EB0A8C" w:rsidP="00EB0A8C">
      <w:pPr>
        <w:pStyle w:val="Paragrafoelenco"/>
        <w:numPr>
          <w:ilvl w:val="0"/>
          <w:numId w:val="9"/>
        </w:numPr>
        <w:spacing w:line="600" w:lineRule="auto"/>
        <w:rPr>
          <w:ins w:id="517" w:author="UTENTE" w:date="2020-06-30T12:18:00Z"/>
          <w:lang w:val="en-US"/>
        </w:rPr>
        <w:pPrChange w:id="518" w:author="UTENTE" w:date="2020-06-30T12:19:00Z">
          <w:pPr>
            <w:pStyle w:val="Paragrafoelenco"/>
            <w:numPr>
              <w:numId w:val="10"/>
            </w:numPr>
            <w:spacing w:line="600" w:lineRule="auto"/>
            <w:ind w:hanging="360"/>
          </w:pPr>
        </w:pPrChange>
      </w:pPr>
      <w:ins w:id="519" w:author="UTENTE" w:date="2020-06-30T12:18:00Z">
        <w:r w:rsidRPr="002A1B9A">
          <w:rPr>
            <w:lang w:val="en-US"/>
          </w:rPr>
          <w:t>n "Well, shady or not, a customer's a customer. {w}I tuck a menu under my arm and stroll out from behind the counter, heading towards him."</w:t>
        </w:r>
      </w:ins>
    </w:p>
    <w:p w14:paraId="6A03DAC4" w14:textId="77777777" w:rsidR="00EB0A8C" w:rsidRPr="002A1B9A" w:rsidRDefault="00EB0A8C" w:rsidP="00EB0A8C">
      <w:pPr>
        <w:pStyle w:val="Paragrafoelenco"/>
        <w:numPr>
          <w:ilvl w:val="0"/>
          <w:numId w:val="9"/>
        </w:numPr>
        <w:spacing w:line="600" w:lineRule="auto"/>
        <w:rPr>
          <w:ins w:id="520" w:author="UTENTE" w:date="2020-06-30T12:18:00Z"/>
          <w:lang w:val="en-US"/>
        </w:rPr>
        <w:pPrChange w:id="521" w:author="UTENTE" w:date="2020-06-30T12:19:00Z">
          <w:pPr>
            <w:pStyle w:val="Paragrafoelenco"/>
            <w:numPr>
              <w:numId w:val="10"/>
            </w:numPr>
            <w:spacing w:line="600" w:lineRule="auto"/>
            <w:ind w:hanging="360"/>
          </w:pPr>
        </w:pPrChange>
      </w:pPr>
      <w:ins w:id="522" w:author="UTENTE" w:date="2020-06-30T12:18:00Z">
        <w:r w:rsidRPr="002A1B9A">
          <w:rPr>
            <w:lang w:val="en-US"/>
          </w:rPr>
          <w:t>u "\"…\""</w:t>
        </w:r>
      </w:ins>
    </w:p>
    <w:p w14:paraId="30EC7263" w14:textId="77777777" w:rsidR="00EB0A8C" w:rsidRPr="002A1B9A" w:rsidRDefault="00EB0A8C" w:rsidP="00EB0A8C">
      <w:pPr>
        <w:pStyle w:val="Paragrafoelenco"/>
        <w:numPr>
          <w:ilvl w:val="0"/>
          <w:numId w:val="9"/>
        </w:numPr>
        <w:spacing w:line="600" w:lineRule="auto"/>
        <w:rPr>
          <w:ins w:id="523" w:author="UTENTE" w:date="2020-06-30T12:18:00Z"/>
          <w:lang w:val="en-US"/>
        </w:rPr>
        <w:pPrChange w:id="524" w:author="UTENTE" w:date="2020-06-30T12:19:00Z">
          <w:pPr>
            <w:pStyle w:val="Paragrafoelenco"/>
            <w:numPr>
              <w:numId w:val="10"/>
            </w:numPr>
            <w:spacing w:line="600" w:lineRule="auto"/>
            <w:ind w:hanging="360"/>
          </w:pPr>
        </w:pPrChange>
      </w:pPr>
      <w:ins w:id="525" w:author="UTENTE" w:date="2020-06-30T12:18:00Z">
        <w:r w:rsidRPr="002A1B9A">
          <w:rPr>
            <w:lang w:val="en-US"/>
          </w:rPr>
          <w:t>n "He glances up when I get close, gazing at me sharply with two bright blue eyes."</w:t>
        </w:r>
      </w:ins>
    </w:p>
    <w:p w14:paraId="79ED09FE" w14:textId="77777777" w:rsidR="00EB0A8C" w:rsidRPr="002A1B9A" w:rsidRDefault="00EB0A8C" w:rsidP="00EB0A8C">
      <w:pPr>
        <w:pStyle w:val="Paragrafoelenco"/>
        <w:numPr>
          <w:ilvl w:val="0"/>
          <w:numId w:val="9"/>
        </w:numPr>
        <w:spacing w:line="600" w:lineRule="auto"/>
        <w:rPr>
          <w:ins w:id="526" w:author="UTENTE" w:date="2020-06-30T12:18:00Z"/>
          <w:lang w:val="en-US"/>
        </w:rPr>
        <w:pPrChange w:id="527" w:author="UTENTE" w:date="2020-06-30T12:19:00Z">
          <w:pPr>
            <w:pStyle w:val="Paragrafoelenco"/>
            <w:numPr>
              <w:numId w:val="10"/>
            </w:numPr>
            <w:spacing w:line="600" w:lineRule="auto"/>
            <w:ind w:hanging="360"/>
          </w:pPr>
        </w:pPrChange>
      </w:pPr>
      <w:ins w:id="528" w:author="UTENTE" w:date="2020-06-30T12:18:00Z">
        <w:r w:rsidRPr="002A1B9A">
          <w:rPr>
            <w:lang w:val="en-US"/>
          </w:rPr>
          <w:t>n "But he doesn't say anything.{w} He just stares."</w:t>
        </w:r>
      </w:ins>
    </w:p>
    <w:p w14:paraId="15A540CC" w14:textId="77777777" w:rsidR="00EB0A8C" w:rsidRPr="002A1B9A" w:rsidRDefault="00EB0A8C" w:rsidP="00EB0A8C">
      <w:pPr>
        <w:pStyle w:val="Paragrafoelenco"/>
        <w:numPr>
          <w:ilvl w:val="0"/>
          <w:numId w:val="9"/>
        </w:numPr>
        <w:spacing w:line="600" w:lineRule="auto"/>
        <w:rPr>
          <w:ins w:id="529" w:author="UTENTE" w:date="2020-06-30T12:18:00Z"/>
          <w:lang w:val="en-US"/>
        </w:rPr>
        <w:pPrChange w:id="530" w:author="UTENTE" w:date="2020-06-30T12:19:00Z">
          <w:pPr>
            <w:pStyle w:val="Paragrafoelenco"/>
            <w:numPr>
              <w:numId w:val="10"/>
            </w:numPr>
            <w:spacing w:line="600" w:lineRule="auto"/>
            <w:ind w:hanging="360"/>
          </w:pPr>
        </w:pPrChange>
      </w:pPr>
      <w:ins w:id="531" w:author="UTENTE" w:date="2020-06-30T12:18:00Z">
        <w:r w:rsidRPr="002A1B9A">
          <w:rPr>
            <w:lang w:val="en-US"/>
          </w:rPr>
          <w:t>n "…What the hell? Is he coming off a bad trip or something?{w} Or is he just another rude college kid?"</w:t>
        </w:r>
        <w:r w:rsidRPr="002A1B9A">
          <w:rPr>
            <w:lang w:val="en-US"/>
          </w:rPr>
          <w:br w:type="page"/>
        </w:r>
      </w:ins>
    </w:p>
    <w:p w14:paraId="385196C5" w14:textId="51E2702A" w:rsidR="00EB0A8C" w:rsidRPr="00EB0A8C" w:rsidRDefault="00EB0A8C" w:rsidP="00EB0A8C">
      <w:pPr>
        <w:pStyle w:val="Paragrafoelenco"/>
        <w:numPr>
          <w:ilvl w:val="0"/>
          <w:numId w:val="8"/>
        </w:numPr>
        <w:spacing w:line="600" w:lineRule="auto"/>
        <w:rPr>
          <w:ins w:id="532" w:author="UTENTE" w:date="2020-06-30T12:20:00Z"/>
          <w:rPrChange w:id="533" w:author="UTENTE" w:date="2020-06-30T12:20:00Z">
            <w:rPr>
              <w:ins w:id="534" w:author="UTENTE" w:date="2020-06-30T12:20:00Z"/>
              <w:lang w:val="it-IT"/>
            </w:rPr>
          </w:rPrChange>
        </w:rPr>
        <w:pPrChange w:id="535" w:author="UTENTE" w:date="2020-06-30T12:20:00Z">
          <w:pPr>
            <w:pStyle w:val="Paragrafoelenco"/>
            <w:numPr>
              <w:numId w:val="9"/>
            </w:numPr>
            <w:spacing w:line="600" w:lineRule="auto"/>
            <w:ind w:hanging="360"/>
            <w:jc w:val="both"/>
          </w:pPr>
        </w:pPrChange>
      </w:pPr>
      <w:ins w:id="536" w:author="UTENTE" w:date="2020-06-30T12:20:00Z">
        <w:r w:rsidRPr="00EB0A8C">
          <w:rPr>
            <w:rPrChange w:id="537" w:author="UTENTE" w:date="2020-06-30T12:20:00Z">
              <w:rPr>
                <w:lang w:val="it-IT"/>
              </w:rPr>
            </w:rPrChange>
          </w:rPr>
          <w:lastRenderedPageBreak/>
          <w:t>n "Cavolo, dovrebbero chiamarlo il   \"turno dei morti \"…"</w:t>
        </w:r>
      </w:ins>
    </w:p>
    <w:p w14:paraId="2D11CF05" w14:textId="77777777" w:rsidR="00EB0A8C" w:rsidRPr="00224F9A" w:rsidRDefault="00EB0A8C" w:rsidP="00EB0A8C">
      <w:pPr>
        <w:pStyle w:val="Paragrafoelenco"/>
        <w:numPr>
          <w:ilvl w:val="0"/>
          <w:numId w:val="8"/>
        </w:numPr>
        <w:spacing w:line="600" w:lineRule="auto"/>
        <w:jc w:val="both"/>
        <w:rPr>
          <w:ins w:id="538" w:author="UTENTE" w:date="2020-06-30T12:20:00Z"/>
          <w:lang w:val="it-IT"/>
        </w:rPr>
        <w:pPrChange w:id="539" w:author="UTENTE" w:date="2020-06-30T12:20:00Z">
          <w:pPr>
            <w:pStyle w:val="Paragrafoelenco"/>
            <w:numPr>
              <w:numId w:val="9"/>
            </w:numPr>
            <w:spacing w:line="600" w:lineRule="auto"/>
            <w:ind w:hanging="360"/>
            <w:jc w:val="both"/>
          </w:pPr>
        </w:pPrChange>
      </w:pPr>
      <w:ins w:id="540" w:author="UTENTE" w:date="2020-06-30T12:20:00Z">
        <w:r w:rsidRPr="00224F9A">
          <w:rPr>
            <w:lang w:val="it-IT"/>
          </w:rPr>
          <w:t>n "A volte mi sembra di fare il guardiano in un cimitero. Un cimitero che puzza di unto."</w:t>
        </w:r>
      </w:ins>
    </w:p>
    <w:p w14:paraId="1F3FC949" w14:textId="77777777" w:rsidR="00EB0A8C" w:rsidRPr="00224F9A" w:rsidRDefault="00EB0A8C" w:rsidP="00EB0A8C">
      <w:pPr>
        <w:pStyle w:val="Paragrafoelenco"/>
        <w:numPr>
          <w:ilvl w:val="0"/>
          <w:numId w:val="8"/>
        </w:numPr>
        <w:spacing w:line="600" w:lineRule="auto"/>
        <w:jc w:val="both"/>
        <w:rPr>
          <w:ins w:id="541" w:author="UTENTE" w:date="2020-06-30T12:20:00Z"/>
          <w:lang w:val="it-IT"/>
        </w:rPr>
        <w:pPrChange w:id="542" w:author="UTENTE" w:date="2020-06-30T12:20:00Z">
          <w:pPr>
            <w:pStyle w:val="Paragrafoelenco"/>
            <w:numPr>
              <w:numId w:val="9"/>
            </w:numPr>
            <w:spacing w:line="600" w:lineRule="auto"/>
            <w:ind w:hanging="360"/>
            <w:jc w:val="both"/>
          </w:pPr>
        </w:pPrChange>
      </w:pPr>
      <w:ins w:id="543" w:author="UTENTE" w:date="2020-06-30T12:20:00Z">
        <w:r w:rsidRPr="00224F9A">
          <w:rPr>
            <w:lang w:val="it-IT"/>
          </w:rPr>
          <w:t>mc "\"…\""</w:t>
        </w:r>
      </w:ins>
    </w:p>
    <w:p w14:paraId="6D19C085" w14:textId="77777777" w:rsidR="00EB0A8C" w:rsidRPr="00224F9A" w:rsidRDefault="00EB0A8C" w:rsidP="00EB0A8C">
      <w:pPr>
        <w:pStyle w:val="Paragrafoelenco"/>
        <w:numPr>
          <w:ilvl w:val="0"/>
          <w:numId w:val="8"/>
        </w:numPr>
        <w:spacing w:line="600" w:lineRule="auto"/>
        <w:jc w:val="both"/>
        <w:rPr>
          <w:ins w:id="544" w:author="UTENTE" w:date="2020-06-30T12:20:00Z"/>
          <w:lang w:val="it-IT"/>
        </w:rPr>
        <w:pPrChange w:id="545" w:author="UTENTE" w:date="2020-06-30T12:20:00Z">
          <w:pPr>
            <w:pStyle w:val="Paragrafoelenco"/>
            <w:numPr>
              <w:numId w:val="9"/>
            </w:numPr>
            <w:spacing w:line="600" w:lineRule="auto"/>
            <w:ind w:hanging="360"/>
            <w:jc w:val="both"/>
          </w:pPr>
        </w:pPrChange>
      </w:pPr>
      <w:ins w:id="546" w:author="UTENTE" w:date="2020-06-30T12:20:00Z">
        <w:r w:rsidRPr="00224F9A">
          <w:rPr>
            <w:lang w:val="it-IT"/>
          </w:rPr>
          <w:t>n "Sospirando, prendo uno straccio e inizio a passarlo sul bancone.""</w:t>
        </w:r>
      </w:ins>
    </w:p>
    <w:p w14:paraId="0FFBA7B4" w14:textId="77777777" w:rsidR="00EB0A8C" w:rsidRPr="00224F9A" w:rsidRDefault="00EB0A8C" w:rsidP="00EB0A8C">
      <w:pPr>
        <w:pStyle w:val="Paragrafoelenco"/>
        <w:numPr>
          <w:ilvl w:val="0"/>
          <w:numId w:val="8"/>
        </w:numPr>
        <w:spacing w:line="600" w:lineRule="auto"/>
        <w:jc w:val="both"/>
        <w:rPr>
          <w:ins w:id="547" w:author="UTENTE" w:date="2020-06-30T12:20:00Z"/>
          <w:lang w:val="it-IT"/>
        </w:rPr>
        <w:pPrChange w:id="548" w:author="UTENTE" w:date="2020-06-30T12:20:00Z">
          <w:pPr>
            <w:pStyle w:val="Paragrafoelenco"/>
            <w:numPr>
              <w:numId w:val="9"/>
            </w:numPr>
            <w:spacing w:line="600" w:lineRule="auto"/>
            <w:ind w:hanging="360"/>
            <w:jc w:val="both"/>
          </w:pPr>
        </w:pPrChange>
      </w:pPr>
      <w:ins w:id="549" w:author="UTENTE" w:date="2020-06-30T12:20:00Z">
        <w:r w:rsidRPr="00224F9A">
          <w:rPr>
            <w:lang w:val="it-IT"/>
          </w:rPr>
          <w:t>n "Sarà una lunga serata."</w:t>
        </w:r>
      </w:ins>
    </w:p>
    <w:p w14:paraId="445D61C2" w14:textId="77777777" w:rsidR="00EB0A8C" w:rsidRPr="00224F9A" w:rsidRDefault="00EB0A8C" w:rsidP="00EB0A8C">
      <w:pPr>
        <w:pStyle w:val="Paragrafoelenco"/>
        <w:numPr>
          <w:ilvl w:val="0"/>
          <w:numId w:val="8"/>
        </w:numPr>
        <w:spacing w:line="600" w:lineRule="auto"/>
        <w:jc w:val="both"/>
        <w:rPr>
          <w:ins w:id="550" w:author="UTENTE" w:date="2020-06-30T12:20:00Z"/>
          <w:lang w:val="it-IT"/>
        </w:rPr>
        <w:pPrChange w:id="551" w:author="UTENTE" w:date="2020-06-30T12:20:00Z">
          <w:pPr>
            <w:pStyle w:val="Paragrafoelenco"/>
            <w:numPr>
              <w:numId w:val="9"/>
            </w:numPr>
            <w:spacing w:line="600" w:lineRule="auto"/>
            <w:ind w:hanging="360"/>
            <w:jc w:val="both"/>
          </w:pPr>
        </w:pPrChange>
      </w:pPr>
      <w:ins w:id="552" w:author="UTENTE" w:date="2020-06-30T12:20:00Z">
        <w:r w:rsidRPr="00224F9A">
          <w:rPr>
            <w:lang w:val="it-IT"/>
          </w:rPr>
          <w:t>mcp "\"…?\""</w:t>
        </w:r>
      </w:ins>
    </w:p>
    <w:p w14:paraId="4D7C2040" w14:textId="77777777" w:rsidR="00EB0A8C" w:rsidRPr="00224F9A" w:rsidRDefault="00EB0A8C" w:rsidP="00EB0A8C">
      <w:pPr>
        <w:pStyle w:val="Paragrafoelenco"/>
        <w:numPr>
          <w:ilvl w:val="0"/>
          <w:numId w:val="8"/>
        </w:numPr>
        <w:spacing w:line="600" w:lineRule="auto"/>
        <w:jc w:val="both"/>
        <w:rPr>
          <w:ins w:id="553" w:author="UTENTE" w:date="2020-06-30T12:20:00Z"/>
          <w:lang w:val="it-IT"/>
        </w:rPr>
        <w:pPrChange w:id="554" w:author="UTENTE" w:date="2020-06-30T12:20:00Z">
          <w:pPr>
            <w:pStyle w:val="Paragrafoelenco"/>
            <w:numPr>
              <w:numId w:val="9"/>
            </w:numPr>
            <w:spacing w:line="600" w:lineRule="auto"/>
            <w:ind w:hanging="360"/>
            <w:jc w:val="both"/>
          </w:pPr>
        </w:pPrChange>
      </w:pPr>
      <w:ins w:id="555" w:author="UTENTE" w:date="2020-06-30T12:20:00Z">
        <w:r w:rsidRPr="00224F9A">
          <w:rPr>
            <w:lang w:val="it-IT"/>
          </w:rPr>
          <w:t>n "In quel momento - {w}Mi rendo conto che c'è un cliente a uno dei tavoli."</w:t>
        </w:r>
      </w:ins>
    </w:p>
    <w:p w14:paraId="2DEE09BF" w14:textId="77777777" w:rsidR="00EB0A8C" w:rsidRPr="00224F9A" w:rsidRDefault="00EB0A8C" w:rsidP="00EB0A8C">
      <w:pPr>
        <w:pStyle w:val="Paragrafoelenco"/>
        <w:numPr>
          <w:ilvl w:val="0"/>
          <w:numId w:val="8"/>
        </w:numPr>
        <w:spacing w:line="600" w:lineRule="auto"/>
        <w:jc w:val="both"/>
        <w:rPr>
          <w:ins w:id="556" w:author="UTENTE" w:date="2020-06-30T12:20:00Z"/>
          <w:lang w:val="it-IT"/>
        </w:rPr>
        <w:pPrChange w:id="557" w:author="UTENTE" w:date="2020-06-30T12:20:00Z">
          <w:pPr>
            <w:pStyle w:val="Paragrafoelenco"/>
            <w:numPr>
              <w:numId w:val="9"/>
            </w:numPr>
            <w:spacing w:line="600" w:lineRule="auto"/>
            <w:ind w:hanging="360"/>
            <w:jc w:val="both"/>
          </w:pPr>
        </w:pPrChange>
      </w:pPr>
      <w:ins w:id="558" w:author="UTENTE" w:date="2020-06-30T12:20:00Z">
        <w:r w:rsidRPr="00224F9A">
          <w:rPr>
            <w:lang w:val="it-IT"/>
          </w:rPr>
          <w:t>n "…Quando è arrivato? {w}Sono sicuro di non averlo visto entrare."</w:t>
        </w:r>
      </w:ins>
    </w:p>
    <w:p w14:paraId="1FF8BDB4" w14:textId="77777777" w:rsidR="00EB0A8C" w:rsidRPr="00224F9A" w:rsidRDefault="00EB0A8C" w:rsidP="00EB0A8C">
      <w:pPr>
        <w:pStyle w:val="Paragrafoelenco"/>
        <w:numPr>
          <w:ilvl w:val="0"/>
          <w:numId w:val="8"/>
        </w:numPr>
        <w:spacing w:line="600" w:lineRule="auto"/>
        <w:jc w:val="both"/>
        <w:rPr>
          <w:ins w:id="559" w:author="UTENTE" w:date="2020-06-30T12:20:00Z"/>
          <w:lang w:val="it-IT"/>
        </w:rPr>
        <w:pPrChange w:id="560" w:author="UTENTE" w:date="2020-06-30T12:20:00Z">
          <w:pPr>
            <w:pStyle w:val="Paragrafoelenco"/>
            <w:numPr>
              <w:numId w:val="9"/>
            </w:numPr>
            <w:spacing w:line="600" w:lineRule="auto"/>
            <w:ind w:hanging="360"/>
            <w:jc w:val="both"/>
          </w:pPr>
        </w:pPrChange>
      </w:pPr>
      <w:ins w:id="561" w:author="UTENTE" w:date="2020-06-30T12:20:00Z">
        <w:r w:rsidRPr="00224F9A">
          <w:rPr>
            <w:lang w:val="it-IT"/>
          </w:rPr>
          <w:t>n "È un ragazzo con una felpa scura e una postura leggermente curva. Probabilmente ha circa la mia età, magari uno o due anni più grande."</w:t>
        </w:r>
      </w:ins>
    </w:p>
    <w:p w14:paraId="249269A6" w14:textId="77777777" w:rsidR="00EB0A8C" w:rsidRPr="00224F9A" w:rsidRDefault="00EB0A8C" w:rsidP="00EB0A8C">
      <w:pPr>
        <w:pStyle w:val="Paragrafoelenco"/>
        <w:numPr>
          <w:ilvl w:val="0"/>
          <w:numId w:val="8"/>
        </w:numPr>
        <w:spacing w:line="600" w:lineRule="auto"/>
        <w:jc w:val="both"/>
        <w:rPr>
          <w:ins w:id="562" w:author="UTENTE" w:date="2020-06-30T12:20:00Z"/>
          <w:lang w:val="it-IT"/>
        </w:rPr>
        <w:pPrChange w:id="563" w:author="UTENTE" w:date="2020-06-30T12:20:00Z">
          <w:pPr>
            <w:pStyle w:val="Paragrafoelenco"/>
            <w:numPr>
              <w:numId w:val="9"/>
            </w:numPr>
            <w:spacing w:line="600" w:lineRule="auto"/>
            <w:ind w:hanging="360"/>
            <w:jc w:val="both"/>
          </w:pPr>
        </w:pPrChange>
      </w:pPr>
      <w:ins w:id="564" w:author="UTENTE" w:date="2020-06-30T12:20:00Z">
        <w:r w:rsidRPr="00224F9A">
          <w:rPr>
            <w:lang w:val="it-IT"/>
          </w:rPr>
          <w:t xml:space="preserve">n "Nonostante sia seduto, si capisce che è piuttosto alto. Sotto la giacca larga si intuisce la presenza in un corpo minacciosamente muscoloso." </w:t>
        </w:r>
      </w:ins>
    </w:p>
    <w:p w14:paraId="1FEBD52E" w14:textId="77777777" w:rsidR="00EB0A8C" w:rsidRPr="00224F9A" w:rsidRDefault="00EB0A8C" w:rsidP="00EB0A8C">
      <w:pPr>
        <w:pStyle w:val="Paragrafoelenco"/>
        <w:numPr>
          <w:ilvl w:val="0"/>
          <w:numId w:val="8"/>
        </w:numPr>
        <w:spacing w:line="600" w:lineRule="auto"/>
        <w:jc w:val="both"/>
        <w:rPr>
          <w:ins w:id="565" w:author="UTENTE" w:date="2020-06-30T12:20:00Z"/>
          <w:lang w:val="it-IT"/>
        </w:rPr>
        <w:pPrChange w:id="566" w:author="UTENTE" w:date="2020-06-30T12:20:00Z">
          <w:pPr>
            <w:pStyle w:val="Paragrafoelenco"/>
            <w:numPr>
              <w:numId w:val="9"/>
            </w:numPr>
            <w:spacing w:line="600" w:lineRule="auto"/>
            <w:ind w:hanging="360"/>
            <w:jc w:val="both"/>
          </w:pPr>
        </w:pPrChange>
      </w:pPr>
      <w:ins w:id="567" w:author="UTENTE" w:date="2020-06-30T12:20:00Z">
        <w:r w:rsidRPr="00224F9A">
          <w:rPr>
            <w:lang w:val="it-IT"/>
          </w:rPr>
          <w:t>n "Beh, losco o meno, un cliente è sempre un cliente. {w}Prendo un menù sotto il braccio ed esco da dietro il bancone, dirigendomi verso di lui. "</w:t>
        </w:r>
      </w:ins>
    </w:p>
    <w:p w14:paraId="355E1151" w14:textId="77777777" w:rsidR="00EB0A8C" w:rsidRPr="00224F9A" w:rsidRDefault="00EB0A8C" w:rsidP="00EB0A8C">
      <w:pPr>
        <w:pStyle w:val="Paragrafoelenco"/>
        <w:numPr>
          <w:ilvl w:val="0"/>
          <w:numId w:val="8"/>
        </w:numPr>
        <w:spacing w:line="600" w:lineRule="auto"/>
        <w:jc w:val="both"/>
        <w:rPr>
          <w:ins w:id="568" w:author="UTENTE" w:date="2020-06-30T12:20:00Z"/>
          <w:lang w:val="it-IT"/>
        </w:rPr>
        <w:pPrChange w:id="569" w:author="UTENTE" w:date="2020-06-30T12:20:00Z">
          <w:pPr>
            <w:pStyle w:val="Paragrafoelenco"/>
            <w:numPr>
              <w:numId w:val="9"/>
            </w:numPr>
            <w:spacing w:line="600" w:lineRule="auto"/>
            <w:ind w:hanging="360"/>
            <w:jc w:val="both"/>
          </w:pPr>
        </w:pPrChange>
      </w:pPr>
      <w:ins w:id="570" w:author="UTENTE" w:date="2020-06-30T12:20:00Z">
        <w:r w:rsidRPr="00224F9A">
          <w:rPr>
            <w:lang w:val="it-IT"/>
          </w:rPr>
          <w:t>u "\"…\""</w:t>
        </w:r>
      </w:ins>
    </w:p>
    <w:p w14:paraId="74CB0E77" w14:textId="77777777" w:rsidR="00EB0A8C" w:rsidRPr="00224F9A" w:rsidRDefault="00EB0A8C" w:rsidP="00EB0A8C">
      <w:pPr>
        <w:pStyle w:val="Paragrafoelenco"/>
        <w:numPr>
          <w:ilvl w:val="0"/>
          <w:numId w:val="8"/>
        </w:numPr>
        <w:spacing w:line="600" w:lineRule="auto"/>
        <w:jc w:val="both"/>
        <w:rPr>
          <w:ins w:id="571" w:author="UTENTE" w:date="2020-06-30T12:20:00Z"/>
          <w:lang w:val="it-IT"/>
        </w:rPr>
        <w:pPrChange w:id="572" w:author="UTENTE" w:date="2020-06-30T12:20:00Z">
          <w:pPr>
            <w:pStyle w:val="Paragrafoelenco"/>
            <w:numPr>
              <w:numId w:val="9"/>
            </w:numPr>
            <w:spacing w:line="600" w:lineRule="auto"/>
            <w:ind w:hanging="360"/>
            <w:jc w:val="both"/>
          </w:pPr>
        </w:pPrChange>
      </w:pPr>
      <w:ins w:id="573" w:author="UTENTE" w:date="2020-06-30T12:20:00Z">
        <w:r w:rsidRPr="00224F9A">
          <w:rPr>
            <w:lang w:val="it-IT"/>
          </w:rPr>
          <w:t>n "Alza lo sguardo quando mi avvicino, i suoi luminosi occhi blu mi scrutano con attenzione."</w:t>
        </w:r>
      </w:ins>
    </w:p>
    <w:p w14:paraId="2CF6D45B" w14:textId="77777777" w:rsidR="00EB0A8C" w:rsidRPr="00224F9A" w:rsidRDefault="00EB0A8C" w:rsidP="00EB0A8C">
      <w:pPr>
        <w:pStyle w:val="Paragrafoelenco"/>
        <w:numPr>
          <w:ilvl w:val="0"/>
          <w:numId w:val="8"/>
        </w:numPr>
        <w:spacing w:line="600" w:lineRule="auto"/>
        <w:jc w:val="both"/>
        <w:rPr>
          <w:ins w:id="574" w:author="UTENTE" w:date="2020-06-30T12:20:00Z"/>
          <w:lang w:val="it-IT"/>
        </w:rPr>
        <w:pPrChange w:id="575" w:author="UTENTE" w:date="2020-06-30T12:20:00Z">
          <w:pPr>
            <w:pStyle w:val="Paragrafoelenco"/>
            <w:numPr>
              <w:numId w:val="9"/>
            </w:numPr>
            <w:spacing w:line="600" w:lineRule="auto"/>
            <w:ind w:hanging="360"/>
            <w:jc w:val="both"/>
          </w:pPr>
        </w:pPrChange>
      </w:pPr>
      <w:ins w:id="576" w:author="UTENTE" w:date="2020-06-30T12:20:00Z">
        <w:r w:rsidRPr="00224F9A">
          <w:rPr>
            <w:lang w:val="it-IT"/>
          </w:rPr>
          <w:t xml:space="preserve">n "Eppure non dice nulla.{w} Mi fissa e basta." </w:t>
        </w:r>
      </w:ins>
    </w:p>
    <w:p w14:paraId="143D7AE8" w14:textId="77777777" w:rsidR="00EB0A8C" w:rsidRPr="00224F9A" w:rsidRDefault="00EB0A8C" w:rsidP="00EB0A8C">
      <w:pPr>
        <w:pStyle w:val="Paragrafoelenco"/>
        <w:numPr>
          <w:ilvl w:val="0"/>
          <w:numId w:val="8"/>
        </w:numPr>
        <w:spacing w:line="600" w:lineRule="auto"/>
        <w:jc w:val="both"/>
        <w:rPr>
          <w:ins w:id="577" w:author="UTENTE" w:date="2020-06-30T12:20:00Z"/>
          <w:lang w:val="it-IT"/>
        </w:rPr>
        <w:pPrChange w:id="578" w:author="UTENTE" w:date="2020-06-30T12:20:00Z">
          <w:pPr>
            <w:pStyle w:val="Paragrafoelenco"/>
            <w:numPr>
              <w:numId w:val="9"/>
            </w:numPr>
            <w:spacing w:line="600" w:lineRule="auto"/>
            <w:ind w:hanging="360"/>
            <w:jc w:val="both"/>
          </w:pPr>
        </w:pPrChange>
      </w:pPr>
      <w:ins w:id="579" w:author="UTENTE" w:date="2020-06-30T12:20:00Z">
        <w:r w:rsidRPr="00224F9A">
          <w:rPr>
            <w:lang w:val="it-IT"/>
          </w:rPr>
          <w:t>n "…Ma che cavolo? Sta uscendo da qualche brutto trip o cosa?{w} O magari è solo un altro ragazzino maleducato."</w:t>
        </w:r>
        <w:r w:rsidRPr="00224F9A">
          <w:rPr>
            <w:lang w:val="it-IT"/>
          </w:rPr>
          <w:br w:type="page"/>
        </w:r>
      </w:ins>
    </w:p>
    <w:p w14:paraId="72407C2B" w14:textId="0A52AA06" w:rsidR="00EB0A8C" w:rsidRPr="00EB0A8C" w:rsidRDefault="00EB0A8C" w:rsidP="00EB0A8C">
      <w:pPr>
        <w:pStyle w:val="Paragrafoelenco"/>
        <w:numPr>
          <w:ilvl w:val="0"/>
          <w:numId w:val="8"/>
        </w:numPr>
        <w:spacing w:line="600" w:lineRule="auto"/>
        <w:ind w:left="697" w:hanging="357"/>
        <w:rPr>
          <w:ins w:id="580" w:author="UTENTE" w:date="2020-06-30T12:21:00Z"/>
          <w:lang w:val="en-US"/>
          <w:rPrChange w:id="581" w:author="UTENTE" w:date="2020-06-30T12:21:00Z">
            <w:rPr>
              <w:ins w:id="582" w:author="UTENTE" w:date="2020-06-30T12:21:00Z"/>
              <w:lang w:val="en-US"/>
            </w:rPr>
          </w:rPrChange>
        </w:rPr>
        <w:pPrChange w:id="583" w:author="UTENTE" w:date="2020-06-30T12:22:00Z">
          <w:pPr>
            <w:pStyle w:val="Paragrafoelenco"/>
            <w:numPr>
              <w:numId w:val="11"/>
            </w:numPr>
            <w:spacing w:line="600" w:lineRule="auto"/>
            <w:ind w:left="644" w:hanging="360"/>
          </w:pPr>
        </w:pPrChange>
      </w:pPr>
      <w:ins w:id="584" w:author="UTENTE" w:date="2020-06-30T12:21:00Z">
        <w:r w:rsidRPr="00EB0A8C">
          <w:rPr>
            <w:lang w:val="en-US"/>
            <w:rPrChange w:id="585" w:author="UTENTE" w:date="2020-06-30T12:21:00Z">
              <w:rPr>
                <w:lang w:val="en-US"/>
              </w:rPr>
            </w:rPrChange>
          </w:rPr>
          <w:lastRenderedPageBreak/>
          <w:t>old "Greet him politely"</w:t>
        </w:r>
      </w:ins>
    </w:p>
    <w:p w14:paraId="2EE86253" w14:textId="77777777" w:rsidR="00EB0A8C" w:rsidRPr="002A1B9A" w:rsidRDefault="00EB0A8C" w:rsidP="00EB0A8C">
      <w:pPr>
        <w:pStyle w:val="Paragrafoelenco"/>
        <w:numPr>
          <w:ilvl w:val="0"/>
          <w:numId w:val="8"/>
        </w:numPr>
        <w:spacing w:line="600" w:lineRule="auto"/>
        <w:ind w:left="720"/>
        <w:rPr>
          <w:ins w:id="586" w:author="UTENTE" w:date="2020-06-30T12:21:00Z"/>
          <w:lang w:val="en-US"/>
        </w:rPr>
        <w:pPrChange w:id="587" w:author="UTENTE" w:date="2020-06-30T12:21:00Z">
          <w:pPr>
            <w:pStyle w:val="Paragrafoelenco"/>
            <w:numPr>
              <w:numId w:val="11"/>
            </w:numPr>
            <w:spacing w:line="600" w:lineRule="auto"/>
            <w:ind w:hanging="360"/>
          </w:pPr>
        </w:pPrChange>
      </w:pPr>
      <w:ins w:id="588" w:author="UTENTE" w:date="2020-06-30T12:21:00Z">
        <w:r w:rsidRPr="002A1B9A">
          <w:rPr>
            <w:lang w:val="en-US"/>
          </w:rPr>
          <w:t>old "Ask what he wants"</w:t>
        </w:r>
      </w:ins>
    </w:p>
    <w:p w14:paraId="2410E8CA" w14:textId="77777777" w:rsidR="00EB0A8C" w:rsidRPr="002A1B9A" w:rsidRDefault="00EB0A8C" w:rsidP="00EB0A8C">
      <w:pPr>
        <w:pStyle w:val="Paragrafoelenco"/>
        <w:numPr>
          <w:ilvl w:val="0"/>
          <w:numId w:val="8"/>
        </w:numPr>
        <w:spacing w:line="600" w:lineRule="auto"/>
        <w:ind w:left="720"/>
        <w:rPr>
          <w:ins w:id="589" w:author="UTENTE" w:date="2020-06-30T12:21:00Z"/>
          <w:lang w:val="en-US"/>
        </w:rPr>
        <w:pPrChange w:id="590" w:author="UTENTE" w:date="2020-06-30T12:21:00Z">
          <w:pPr>
            <w:pStyle w:val="Paragrafoelenco"/>
            <w:numPr>
              <w:numId w:val="11"/>
            </w:numPr>
            <w:spacing w:line="600" w:lineRule="auto"/>
            <w:ind w:hanging="360"/>
          </w:pPr>
        </w:pPrChange>
      </w:pPr>
      <w:ins w:id="591" w:author="UTENTE" w:date="2020-06-30T12:21:00Z">
        <w:r w:rsidRPr="002A1B9A">
          <w:rPr>
            <w:lang w:val="en-US"/>
          </w:rPr>
          <w:t>n "Putting on my most welcoming smile, I slide the menu onto the table."</w:t>
        </w:r>
      </w:ins>
    </w:p>
    <w:p w14:paraId="37BF50AB" w14:textId="77777777" w:rsidR="00EB0A8C" w:rsidRPr="002A1B9A" w:rsidRDefault="00EB0A8C" w:rsidP="00EB0A8C">
      <w:pPr>
        <w:pStyle w:val="Paragrafoelenco"/>
        <w:numPr>
          <w:ilvl w:val="0"/>
          <w:numId w:val="8"/>
        </w:numPr>
        <w:spacing w:line="600" w:lineRule="auto"/>
        <w:ind w:left="720"/>
        <w:rPr>
          <w:ins w:id="592" w:author="UTENTE" w:date="2020-06-30T12:21:00Z"/>
          <w:lang w:val="en-US"/>
        </w:rPr>
        <w:pPrChange w:id="593" w:author="UTENTE" w:date="2020-06-30T12:21:00Z">
          <w:pPr>
            <w:pStyle w:val="Paragrafoelenco"/>
            <w:numPr>
              <w:numId w:val="11"/>
            </w:numPr>
            <w:spacing w:line="600" w:lineRule="auto"/>
            <w:ind w:hanging="360"/>
          </w:pPr>
        </w:pPrChange>
      </w:pPr>
      <w:ins w:id="594" w:author="UTENTE" w:date="2020-06-30T12:21:00Z">
        <w:r w:rsidRPr="002A1B9A">
          <w:rPr>
            <w:lang w:val="en-US"/>
          </w:rPr>
          <w:t>mcp "\"Hello, sir. Can I get you anything tonight? A coke, burger, milkshake?\""</w:t>
        </w:r>
      </w:ins>
    </w:p>
    <w:p w14:paraId="41868E4E" w14:textId="77777777" w:rsidR="00EB0A8C" w:rsidRPr="002A1B9A" w:rsidRDefault="00EB0A8C" w:rsidP="00EB0A8C">
      <w:pPr>
        <w:pStyle w:val="Paragrafoelenco"/>
        <w:numPr>
          <w:ilvl w:val="0"/>
          <w:numId w:val="8"/>
        </w:numPr>
        <w:spacing w:line="600" w:lineRule="auto"/>
        <w:ind w:left="720"/>
        <w:rPr>
          <w:ins w:id="595" w:author="UTENTE" w:date="2020-06-30T12:21:00Z"/>
          <w:lang w:val="en-US"/>
        </w:rPr>
        <w:pPrChange w:id="596" w:author="UTENTE" w:date="2020-06-30T12:21:00Z">
          <w:pPr>
            <w:pStyle w:val="Paragrafoelenco"/>
            <w:numPr>
              <w:numId w:val="11"/>
            </w:numPr>
            <w:spacing w:line="600" w:lineRule="auto"/>
            <w:ind w:hanging="360"/>
          </w:pPr>
        </w:pPrChange>
      </w:pPr>
      <w:ins w:id="597" w:author="UTENTE" w:date="2020-06-30T12:21:00Z">
        <w:r w:rsidRPr="002A1B9A">
          <w:rPr>
            <w:lang w:val="en-US"/>
          </w:rPr>
          <w:t>u "\"…!\""</w:t>
        </w:r>
      </w:ins>
    </w:p>
    <w:p w14:paraId="620E2C89" w14:textId="77777777" w:rsidR="00EB0A8C" w:rsidRPr="002A1B9A" w:rsidRDefault="00EB0A8C" w:rsidP="00EB0A8C">
      <w:pPr>
        <w:pStyle w:val="Paragrafoelenco"/>
        <w:numPr>
          <w:ilvl w:val="0"/>
          <w:numId w:val="8"/>
        </w:numPr>
        <w:spacing w:line="600" w:lineRule="auto"/>
        <w:ind w:left="720"/>
        <w:rPr>
          <w:ins w:id="598" w:author="UTENTE" w:date="2020-06-30T12:21:00Z"/>
          <w:lang w:val="en-US"/>
        </w:rPr>
        <w:pPrChange w:id="599" w:author="UTENTE" w:date="2020-06-30T12:21:00Z">
          <w:pPr>
            <w:pStyle w:val="Paragrafoelenco"/>
            <w:numPr>
              <w:numId w:val="11"/>
            </w:numPr>
            <w:spacing w:line="600" w:lineRule="auto"/>
            <w:ind w:hanging="360"/>
          </w:pPr>
        </w:pPrChange>
      </w:pPr>
      <w:ins w:id="600" w:author="UTENTE" w:date="2020-06-30T12:21:00Z">
        <w:r w:rsidRPr="002A1B9A">
          <w:rPr>
            <w:lang w:val="en-US"/>
          </w:rPr>
          <w:t>n "The man blinks at me, looking taken aback by my words."</w:t>
        </w:r>
      </w:ins>
    </w:p>
    <w:p w14:paraId="54CF7AAE" w14:textId="77777777" w:rsidR="00EB0A8C" w:rsidRPr="002A1B9A" w:rsidRDefault="00EB0A8C" w:rsidP="00EB0A8C">
      <w:pPr>
        <w:pStyle w:val="Paragrafoelenco"/>
        <w:numPr>
          <w:ilvl w:val="0"/>
          <w:numId w:val="8"/>
        </w:numPr>
        <w:spacing w:line="600" w:lineRule="auto"/>
        <w:ind w:left="720"/>
        <w:rPr>
          <w:ins w:id="601" w:author="UTENTE" w:date="2020-06-30T12:21:00Z"/>
          <w:lang w:val="en-US"/>
        </w:rPr>
        <w:pPrChange w:id="602" w:author="UTENTE" w:date="2020-06-30T12:21:00Z">
          <w:pPr>
            <w:pStyle w:val="Paragrafoelenco"/>
            <w:numPr>
              <w:numId w:val="11"/>
            </w:numPr>
            <w:spacing w:line="600" w:lineRule="auto"/>
            <w:ind w:hanging="360"/>
          </w:pPr>
        </w:pPrChange>
      </w:pPr>
      <w:ins w:id="603" w:author="UTENTE" w:date="2020-06-30T12:21:00Z">
        <w:r w:rsidRPr="002A1B9A">
          <w:rPr>
            <w:lang w:val="en-US"/>
          </w:rPr>
          <w:t>n "…Did I say something strange? {w}I didn't think I was being too friendly, but maybe I should've acted more casually…"</w:t>
        </w:r>
      </w:ins>
    </w:p>
    <w:p w14:paraId="36A2492B" w14:textId="77777777" w:rsidR="00EB0A8C" w:rsidRPr="002A1B9A" w:rsidRDefault="00EB0A8C" w:rsidP="00EB0A8C">
      <w:pPr>
        <w:pStyle w:val="Paragrafoelenco"/>
        <w:numPr>
          <w:ilvl w:val="0"/>
          <w:numId w:val="8"/>
        </w:numPr>
        <w:spacing w:line="600" w:lineRule="auto"/>
        <w:ind w:left="720"/>
        <w:rPr>
          <w:ins w:id="604" w:author="UTENTE" w:date="2020-06-30T12:21:00Z"/>
          <w:lang w:val="en-US"/>
        </w:rPr>
        <w:pPrChange w:id="605" w:author="UTENTE" w:date="2020-06-30T12:21:00Z">
          <w:pPr>
            <w:pStyle w:val="Paragrafoelenco"/>
            <w:numPr>
              <w:numId w:val="11"/>
            </w:numPr>
            <w:spacing w:line="600" w:lineRule="auto"/>
            <w:ind w:hanging="360"/>
          </w:pPr>
        </w:pPrChange>
      </w:pPr>
      <w:ins w:id="606" w:author="UTENTE" w:date="2020-06-30T12:21:00Z">
        <w:r w:rsidRPr="002A1B9A">
          <w:rPr>
            <w:lang w:val="en-US"/>
          </w:rPr>
          <w:t>n "Annoyed at this guy's attitude, I force down the urge to roll my eyes and just clear my throat instead."</w:t>
        </w:r>
      </w:ins>
    </w:p>
    <w:p w14:paraId="0ADDB5F0" w14:textId="77777777" w:rsidR="00EB0A8C" w:rsidRPr="002A1B9A" w:rsidRDefault="00EB0A8C" w:rsidP="00EB0A8C">
      <w:pPr>
        <w:pStyle w:val="Paragrafoelenco"/>
        <w:numPr>
          <w:ilvl w:val="0"/>
          <w:numId w:val="8"/>
        </w:numPr>
        <w:spacing w:line="600" w:lineRule="auto"/>
        <w:ind w:left="720"/>
        <w:rPr>
          <w:ins w:id="607" w:author="UTENTE" w:date="2020-06-30T12:21:00Z"/>
          <w:lang w:val="en-US"/>
        </w:rPr>
        <w:pPrChange w:id="608" w:author="UTENTE" w:date="2020-06-30T12:21:00Z">
          <w:pPr>
            <w:pStyle w:val="Paragrafoelenco"/>
            <w:numPr>
              <w:numId w:val="11"/>
            </w:numPr>
            <w:spacing w:line="600" w:lineRule="auto"/>
            <w:ind w:hanging="360"/>
          </w:pPr>
        </w:pPrChange>
      </w:pPr>
      <w:ins w:id="609" w:author="UTENTE" w:date="2020-06-30T12:21:00Z">
        <w:r w:rsidRPr="002A1B9A">
          <w:rPr>
            <w:lang w:val="en-US"/>
          </w:rPr>
          <w:t>mcp "\"What are you here for? Coffee? A burger? Sobering up before going home to your girlfriend?\""</w:t>
        </w:r>
      </w:ins>
    </w:p>
    <w:p w14:paraId="76997E51" w14:textId="77777777" w:rsidR="00EB0A8C" w:rsidRPr="002A1B9A" w:rsidRDefault="00EB0A8C" w:rsidP="00EB0A8C">
      <w:pPr>
        <w:pStyle w:val="Paragrafoelenco"/>
        <w:numPr>
          <w:ilvl w:val="0"/>
          <w:numId w:val="8"/>
        </w:numPr>
        <w:spacing w:line="600" w:lineRule="auto"/>
        <w:ind w:left="720"/>
        <w:rPr>
          <w:ins w:id="610" w:author="UTENTE" w:date="2020-06-30T12:21:00Z"/>
          <w:lang w:val="en-US"/>
        </w:rPr>
        <w:pPrChange w:id="611" w:author="UTENTE" w:date="2020-06-30T12:21:00Z">
          <w:pPr>
            <w:pStyle w:val="Paragrafoelenco"/>
            <w:numPr>
              <w:numId w:val="11"/>
            </w:numPr>
            <w:spacing w:line="600" w:lineRule="auto"/>
            <w:ind w:hanging="360"/>
          </w:pPr>
        </w:pPrChange>
      </w:pPr>
      <w:ins w:id="612" w:author="UTENTE" w:date="2020-06-30T12:21:00Z">
        <w:r w:rsidRPr="002A1B9A">
          <w:rPr>
            <w:lang w:val="en-US"/>
          </w:rPr>
          <w:t>mcp "\"If you're just looking for somewhere to brood, I hear the bus stops are really cozy.\""</w:t>
        </w:r>
      </w:ins>
    </w:p>
    <w:p w14:paraId="798FEA39" w14:textId="77777777" w:rsidR="00EB0A8C" w:rsidRPr="002A1B9A" w:rsidRDefault="00EB0A8C" w:rsidP="00EB0A8C">
      <w:pPr>
        <w:pStyle w:val="Paragrafoelenco"/>
        <w:numPr>
          <w:ilvl w:val="0"/>
          <w:numId w:val="8"/>
        </w:numPr>
        <w:spacing w:line="600" w:lineRule="auto"/>
        <w:ind w:left="720"/>
        <w:rPr>
          <w:ins w:id="613" w:author="UTENTE" w:date="2020-06-30T12:21:00Z"/>
          <w:lang w:val="en-US"/>
        </w:rPr>
        <w:pPrChange w:id="614" w:author="UTENTE" w:date="2020-06-30T12:21:00Z">
          <w:pPr>
            <w:pStyle w:val="Paragrafoelenco"/>
            <w:numPr>
              <w:numId w:val="11"/>
            </w:numPr>
            <w:spacing w:line="600" w:lineRule="auto"/>
            <w:ind w:hanging="360"/>
          </w:pPr>
        </w:pPrChange>
      </w:pPr>
      <w:ins w:id="615" w:author="UTENTE" w:date="2020-06-30T12:21:00Z">
        <w:r w:rsidRPr="002A1B9A">
          <w:rPr>
            <w:lang w:val="en-US"/>
          </w:rPr>
          <w:t>u "\"…\""</w:t>
        </w:r>
      </w:ins>
    </w:p>
    <w:p w14:paraId="21199634" w14:textId="77777777" w:rsidR="00EB0A8C" w:rsidRPr="002A1B9A" w:rsidRDefault="00EB0A8C" w:rsidP="00EB0A8C">
      <w:pPr>
        <w:pStyle w:val="Paragrafoelenco"/>
        <w:numPr>
          <w:ilvl w:val="0"/>
          <w:numId w:val="8"/>
        </w:numPr>
        <w:spacing w:line="600" w:lineRule="auto"/>
        <w:ind w:left="720"/>
        <w:rPr>
          <w:ins w:id="616" w:author="UTENTE" w:date="2020-06-30T12:21:00Z"/>
          <w:lang w:val="en-US"/>
        </w:rPr>
        <w:pPrChange w:id="617" w:author="UTENTE" w:date="2020-06-30T12:21:00Z">
          <w:pPr>
            <w:pStyle w:val="Paragrafoelenco"/>
            <w:numPr>
              <w:numId w:val="11"/>
            </w:numPr>
            <w:spacing w:line="600" w:lineRule="auto"/>
            <w:ind w:hanging="360"/>
          </w:pPr>
        </w:pPrChange>
      </w:pPr>
      <w:ins w:id="618" w:author="UTENTE" w:date="2020-06-30T12:21:00Z">
        <w:r w:rsidRPr="002A1B9A">
          <w:rPr>
            <w:lang w:val="en-US"/>
          </w:rPr>
          <w:t>n "The man lets out a quiet exhale, staring at me in silence for a moment longer."</w:t>
        </w:r>
      </w:ins>
    </w:p>
    <w:p w14:paraId="6DA4085A" w14:textId="77777777" w:rsidR="00EB0A8C" w:rsidRPr="002A1B9A" w:rsidRDefault="00EB0A8C" w:rsidP="00EB0A8C">
      <w:pPr>
        <w:pStyle w:val="Paragrafoelenco"/>
        <w:numPr>
          <w:ilvl w:val="0"/>
          <w:numId w:val="8"/>
        </w:numPr>
        <w:spacing w:line="600" w:lineRule="auto"/>
        <w:ind w:left="720"/>
        <w:rPr>
          <w:ins w:id="619" w:author="UTENTE" w:date="2020-06-30T12:21:00Z"/>
          <w:lang w:val="en-US"/>
        </w:rPr>
        <w:pPrChange w:id="620" w:author="UTENTE" w:date="2020-06-30T12:21:00Z">
          <w:pPr>
            <w:pStyle w:val="Paragrafoelenco"/>
            <w:numPr>
              <w:numId w:val="11"/>
            </w:numPr>
            <w:spacing w:line="600" w:lineRule="auto"/>
            <w:ind w:hanging="360"/>
          </w:pPr>
        </w:pPrChange>
      </w:pPr>
      <w:ins w:id="621" w:author="UTENTE" w:date="2020-06-30T12:21:00Z">
        <w:r w:rsidRPr="002A1B9A">
          <w:rPr>
            <w:lang w:val="en-US"/>
          </w:rPr>
          <w:t>u "\"…Just coffee.\""</w:t>
        </w:r>
      </w:ins>
    </w:p>
    <w:p w14:paraId="48E15F21" w14:textId="77777777" w:rsidR="00EB0A8C" w:rsidRPr="002A1B9A" w:rsidRDefault="00EB0A8C" w:rsidP="00EB0A8C">
      <w:pPr>
        <w:pStyle w:val="Paragrafoelenco"/>
        <w:numPr>
          <w:ilvl w:val="0"/>
          <w:numId w:val="8"/>
        </w:numPr>
        <w:spacing w:line="600" w:lineRule="auto"/>
        <w:ind w:left="720"/>
        <w:rPr>
          <w:ins w:id="622" w:author="UTENTE" w:date="2020-06-30T12:21:00Z"/>
          <w:lang w:val="en-US"/>
        </w:rPr>
        <w:pPrChange w:id="623" w:author="UTENTE" w:date="2020-06-30T12:21:00Z">
          <w:pPr>
            <w:pStyle w:val="Paragrafoelenco"/>
            <w:numPr>
              <w:numId w:val="11"/>
            </w:numPr>
            <w:spacing w:line="600" w:lineRule="auto"/>
            <w:ind w:hanging="360"/>
          </w:pPr>
        </w:pPrChange>
      </w:pPr>
      <w:ins w:id="624" w:author="UTENTE" w:date="2020-06-30T12:21:00Z">
        <w:r w:rsidRPr="002A1B9A">
          <w:rPr>
            <w:lang w:val="en-US"/>
          </w:rPr>
          <w:t>n "Murmuring a response under his breath, he finally averts his gaze from my face."</w:t>
        </w:r>
      </w:ins>
    </w:p>
    <w:p w14:paraId="090B4757" w14:textId="77777777" w:rsidR="00EB0A8C" w:rsidRPr="002A1B9A" w:rsidRDefault="00EB0A8C" w:rsidP="00EB0A8C">
      <w:pPr>
        <w:pStyle w:val="Paragrafoelenco"/>
        <w:numPr>
          <w:ilvl w:val="0"/>
          <w:numId w:val="8"/>
        </w:numPr>
        <w:spacing w:line="600" w:lineRule="auto"/>
        <w:ind w:left="720"/>
        <w:rPr>
          <w:ins w:id="625" w:author="UTENTE" w:date="2020-06-30T12:21:00Z"/>
          <w:lang w:val="en-US"/>
        </w:rPr>
        <w:pPrChange w:id="626" w:author="UTENTE" w:date="2020-06-30T12:21:00Z">
          <w:pPr>
            <w:pStyle w:val="Paragrafoelenco"/>
            <w:numPr>
              <w:numId w:val="11"/>
            </w:numPr>
            <w:spacing w:line="600" w:lineRule="auto"/>
            <w:ind w:hanging="360"/>
          </w:pPr>
        </w:pPrChange>
      </w:pPr>
      <w:ins w:id="627" w:author="UTENTE" w:date="2020-06-30T12:21:00Z">
        <w:r w:rsidRPr="002A1B9A">
          <w:rPr>
            <w:lang w:val="en-US"/>
          </w:rPr>
          <w:t>n "His voice is low and husky – not unpleasant, but it makes him sound a bit older than he looks."</w:t>
        </w:r>
        <w:r w:rsidRPr="002A1B9A">
          <w:rPr>
            <w:lang w:val="en-US"/>
          </w:rPr>
          <w:br w:type="page"/>
        </w:r>
      </w:ins>
    </w:p>
    <w:p w14:paraId="0B3441B3" w14:textId="77777777" w:rsidR="00EB0A8C" w:rsidRPr="00224F9A" w:rsidRDefault="00EB0A8C" w:rsidP="00EB0A8C">
      <w:pPr>
        <w:pStyle w:val="Paragrafoelenco"/>
        <w:numPr>
          <w:ilvl w:val="0"/>
          <w:numId w:val="9"/>
        </w:numPr>
        <w:spacing w:line="600" w:lineRule="auto"/>
        <w:jc w:val="both"/>
        <w:rPr>
          <w:ins w:id="628" w:author="UTENTE" w:date="2020-06-30T12:21:00Z"/>
          <w:lang w:val="it-IT"/>
        </w:rPr>
      </w:pPr>
      <w:ins w:id="629" w:author="UTENTE" w:date="2020-06-30T12:21:00Z">
        <w:r w:rsidRPr="00224F9A">
          <w:rPr>
            <w:lang w:val="it-IT"/>
          </w:rPr>
          <w:lastRenderedPageBreak/>
          <w:t>new "Salutalo cordialmente"</w:t>
        </w:r>
      </w:ins>
    </w:p>
    <w:p w14:paraId="6EC9181D" w14:textId="77777777" w:rsidR="00EB0A8C" w:rsidRPr="00224F9A" w:rsidRDefault="00EB0A8C" w:rsidP="00EB0A8C">
      <w:pPr>
        <w:pStyle w:val="Paragrafoelenco"/>
        <w:numPr>
          <w:ilvl w:val="0"/>
          <w:numId w:val="9"/>
        </w:numPr>
        <w:spacing w:line="600" w:lineRule="auto"/>
        <w:jc w:val="both"/>
        <w:rPr>
          <w:ins w:id="630" w:author="UTENTE" w:date="2020-06-30T12:21:00Z"/>
          <w:lang w:val="it-IT"/>
        </w:rPr>
      </w:pPr>
      <w:ins w:id="631" w:author="UTENTE" w:date="2020-06-30T12:21:00Z">
        <w:r w:rsidRPr="00224F9A">
          <w:rPr>
            <w:lang w:val="it-IT"/>
          </w:rPr>
          <w:t>new "Chiedi cosa vuole"</w:t>
        </w:r>
      </w:ins>
    </w:p>
    <w:p w14:paraId="33AEF132" w14:textId="77777777" w:rsidR="00EB0A8C" w:rsidRPr="00224F9A" w:rsidRDefault="00EB0A8C" w:rsidP="00EB0A8C">
      <w:pPr>
        <w:pStyle w:val="Paragrafoelenco"/>
        <w:numPr>
          <w:ilvl w:val="0"/>
          <w:numId w:val="9"/>
        </w:numPr>
        <w:spacing w:line="600" w:lineRule="auto"/>
        <w:jc w:val="both"/>
        <w:rPr>
          <w:ins w:id="632" w:author="UTENTE" w:date="2020-06-30T12:21:00Z"/>
          <w:lang w:val="it-IT"/>
        </w:rPr>
      </w:pPr>
      <w:ins w:id="633" w:author="UTENTE" w:date="2020-06-30T12:21:00Z">
        <w:r w:rsidRPr="00224F9A">
          <w:rPr>
            <w:lang w:val="it-IT"/>
          </w:rPr>
          <w:t>n "Mostrando il mio sorriso più caloroso, poggio il menù sul tavolo."</w:t>
        </w:r>
      </w:ins>
    </w:p>
    <w:p w14:paraId="5967CAED" w14:textId="77777777" w:rsidR="00EB0A8C" w:rsidRPr="00224F9A" w:rsidRDefault="00EB0A8C" w:rsidP="00EB0A8C">
      <w:pPr>
        <w:pStyle w:val="Paragrafoelenco"/>
        <w:numPr>
          <w:ilvl w:val="0"/>
          <w:numId w:val="9"/>
        </w:numPr>
        <w:spacing w:line="600" w:lineRule="auto"/>
        <w:jc w:val="both"/>
        <w:rPr>
          <w:ins w:id="634" w:author="UTENTE" w:date="2020-06-30T12:21:00Z"/>
          <w:lang w:val="it-IT"/>
        </w:rPr>
      </w:pPr>
      <w:ins w:id="635" w:author="UTENTE" w:date="2020-06-30T12:21:00Z">
        <w:r w:rsidRPr="00224F9A">
          <w:rPr>
            <w:lang w:val="it-IT"/>
          </w:rPr>
          <w:t>mcp "\Salve, signore. Posso portarle qualcosa? Una coca, un hamburger, un frappè?\"</w:t>
        </w:r>
      </w:ins>
    </w:p>
    <w:p w14:paraId="7DE0D609" w14:textId="77777777" w:rsidR="00EB0A8C" w:rsidRPr="00224F9A" w:rsidRDefault="00EB0A8C" w:rsidP="00EB0A8C">
      <w:pPr>
        <w:pStyle w:val="Paragrafoelenco"/>
        <w:numPr>
          <w:ilvl w:val="0"/>
          <w:numId w:val="9"/>
        </w:numPr>
        <w:spacing w:line="600" w:lineRule="auto"/>
        <w:jc w:val="both"/>
        <w:rPr>
          <w:ins w:id="636" w:author="UTENTE" w:date="2020-06-30T12:21:00Z"/>
          <w:lang w:val="it-IT"/>
        </w:rPr>
      </w:pPr>
      <w:ins w:id="637" w:author="UTENTE" w:date="2020-06-30T12:21:00Z">
        <w:r w:rsidRPr="00224F9A">
          <w:rPr>
            <w:lang w:val="it-IT"/>
          </w:rPr>
          <w:t>u "\"…!\""</w:t>
        </w:r>
      </w:ins>
    </w:p>
    <w:p w14:paraId="358025B6" w14:textId="77777777" w:rsidR="00EB0A8C" w:rsidRPr="00224F9A" w:rsidRDefault="00EB0A8C" w:rsidP="00EB0A8C">
      <w:pPr>
        <w:pStyle w:val="Paragrafoelenco"/>
        <w:numPr>
          <w:ilvl w:val="0"/>
          <w:numId w:val="9"/>
        </w:numPr>
        <w:spacing w:line="600" w:lineRule="auto"/>
        <w:jc w:val="both"/>
        <w:rPr>
          <w:ins w:id="638" w:author="UTENTE" w:date="2020-06-30T12:21:00Z"/>
          <w:lang w:val="it-IT"/>
        </w:rPr>
      </w:pPr>
      <w:ins w:id="639" w:author="UTENTE" w:date="2020-06-30T12:21:00Z">
        <w:r w:rsidRPr="00224F9A">
          <w:rPr>
            <w:lang w:val="it-IT"/>
          </w:rPr>
          <w:t>n "Il ragazzo sgrana gli occhi, sorpreso dalle mie parole."</w:t>
        </w:r>
      </w:ins>
    </w:p>
    <w:p w14:paraId="10337623" w14:textId="77777777" w:rsidR="00EB0A8C" w:rsidRPr="00224F9A" w:rsidRDefault="00EB0A8C" w:rsidP="00EB0A8C">
      <w:pPr>
        <w:pStyle w:val="Paragrafoelenco"/>
        <w:numPr>
          <w:ilvl w:val="0"/>
          <w:numId w:val="9"/>
        </w:numPr>
        <w:spacing w:line="600" w:lineRule="auto"/>
        <w:jc w:val="both"/>
        <w:rPr>
          <w:ins w:id="640" w:author="UTENTE" w:date="2020-06-30T12:21:00Z"/>
          <w:lang w:val="it-IT"/>
        </w:rPr>
      </w:pPr>
      <w:ins w:id="641" w:author="UTENTE" w:date="2020-06-30T12:21:00Z">
        <w:r w:rsidRPr="00224F9A">
          <w:rPr>
            <w:lang w:val="it-IT"/>
          </w:rPr>
          <w:t>n "…Ho detto qualcosa di strano? {w}Non mi sembra di essere stato troppo amichevole… Forse dovevo approcciarmi con più naturalezza."</w:t>
        </w:r>
      </w:ins>
    </w:p>
    <w:p w14:paraId="2147C6FA" w14:textId="77777777" w:rsidR="00EB0A8C" w:rsidRPr="00224F9A" w:rsidRDefault="00EB0A8C" w:rsidP="00EB0A8C">
      <w:pPr>
        <w:pStyle w:val="Paragrafoelenco"/>
        <w:numPr>
          <w:ilvl w:val="0"/>
          <w:numId w:val="9"/>
        </w:numPr>
        <w:spacing w:line="600" w:lineRule="auto"/>
        <w:jc w:val="both"/>
        <w:rPr>
          <w:ins w:id="642" w:author="UTENTE" w:date="2020-06-30T12:21:00Z"/>
          <w:lang w:val="it-IT"/>
        </w:rPr>
      </w:pPr>
      <w:ins w:id="643" w:author="UTENTE" w:date="2020-06-30T12:21:00Z">
        <w:r w:rsidRPr="00224F9A">
          <w:rPr>
            <w:lang w:val="it-IT"/>
          </w:rPr>
          <w:t>n "Infastidito dal comportamento di questo tizio, trattengo l'istinto di alzare gli occhi al cielo e mi schiarisco la gola."</w:t>
        </w:r>
      </w:ins>
    </w:p>
    <w:p w14:paraId="59A92961" w14:textId="77777777" w:rsidR="00EB0A8C" w:rsidRPr="00224F9A" w:rsidRDefault="00EB0A8C" w:rsidP="00EB0A8C">
      <w:pPr>
        <w:pStyle w:val="Paragrafoelenco"/>
        <w:numPr>
          <w:ilvl w:val="0"/>
          <w:numId w:val="9"/>
        </w:numPr>
        <w:spacing w:line="600" w:lineRule="auto"/>
        <w:jc w:val="both"/>
        <w:rPr>
          <w:ins w:id="644" w:author="UTENTE" w:date="2020-06-30T12:21:00Z"/>
          <w:lang w:val="it-IT"/>
        </w:rPr>
      </w:pPr>
      <w:ins w:id="645" w:author="UTENTE" w:date="2020-06-30T12:21:00Z">
        <w:r w:rsidRPr="00224F9A">
          <w:rPr>
            <w:lang w:val="it-IT"/>
          </w:rPr>
          <w:t>mcp "\"Perché sei qui? Vuoi un caffè? Un hamburger? O ti serviva solo un posto per smaltire la sbornia prima di tornare a casa dalla tua ragazza?\""</w:t>
        </w:r>
      </w:ins>
    </w:p>
    <w:p w14:paraId="49A54FCB" w14:textId="77777777" w:rsidR="00EB0A8C" w:rsidRPr="00224F9A" w:rsidRDefault="00EB0A8C" w:rsidP="00EB0A8C">
      <w:pPr>
        <w:pStyle w:val="Paragrafoelenco"/>
        <w:numPr>
          <w:ilvl w:val="0"/>
          <w:numId w:val="9"/>
        </w:numPr>
        <w:spacing w:line="600" w:lineRule="auto"/>
        <w:jc w:val="both"/>
        <w:rPr>
          <w:ins w:id="646" w:author="UTENTE" w:date="2020-06-30T12:21:00Z"/>
          <w:lang w:val="it-IT"/>
        </w:rPr>
      </w:pPr>
      <w:ins w:id="647" w:author="UTENTE" w:date="2020-06-30T12:21:00Z">
        <w:r w:rsidRPr="00224F9A">
          <w:rPr>
            <w:lang w:val="it-IT"/>
          </w:rPr>
          <w:t>mcp "\"Se cerchi un posto per rannicchiarti e schiacciare un pisolino, dicono che le fermate degli autobus siano davvero confortevoli.\""</w:t>
        </w:r>
      </w:ins>
    </w:p>
    <w:p w14:paraId="65F30B9D" w14:textId="77777777" w:rsidR="00EB0A8C" w:rsidRPr="00224F9A" w:rsidRDefault="00EB0A8C" w:rsidP="00EB0A8C">
      <w:pPr>
        <w:pStyle w:val="Paragrafoelenco"/>
        <w:numPr>
          <w:ilvl w:val="0"/>
          <w:numId w:val="9"/>
        </w:numPr>
        <w:spacing w:line="600" w:lineRule="auto"/>
        <w:jc w:val="both"/>
        <w:rPr>
          <w:ins w:id="648" w:author="UTENTE" w:date="2020-06-30T12:21:00Z"/>
          <w:lang w:val="it-IT"/>
        </w:rPr>
      </w:pPr>
      <w:ins w:id="649" w:author="UTENTE" w:date="2020-06-30T12:21:00Z">
        <w:r w:rsidRPr="00224F9A">
          <w:rPr>
            <w:lang w:val="it-IT"/>
          </w:rPr>
          <w:t>u "\"…\""</w:t>
        </w:r>
      </w:ins>
    </w:p>
    <w:p w14:paraId="38118351" w14:textId="77777777" w:rsidR="00EB0A8C" w:rsidRPr="00224F9A" w:rsidRDefault="00EB0A8C" w:rsidP="00EB0A8C">
      <w:pPr>
        <w:pStyle w:val="Paragrafoelenco"/>
        <w:numPr>
          <w:ilvl w:val="0"/>
          <w:numId w:val="9"/>
        </w:numPr>
        <w:spacing w:line="600" w:lineRule="auto"/>
        <w:jc w:val="both"/>
        <w:rPr>
          <w:ins w:id="650" w:author="UTENTE" w:date="2020-06-30T12:21:00Z"/>
          <w:lang w:val="it-IT"/>
        </w:rPr>
      </w:pPr>
      <w:ins w:id="651" w:author="UTENTE" w:date="2020-06-30T12:21:00Z">
        <w:r w:rsidRPr="00224F9A">
          <w:rPr>
            <w:lang w:val="it-IT"/>
          </w:rPr>
          <w:t>n "Il ragazzo emette un leggero sospiro, fissandomi ancora per un secondo."</w:t>
        </w:r>
      </w:ins>
    </w:p>
    <w:p w14:paraId="12E788E1" w14:textId="77777777" w:rsidR="00EB0A8C" w:rsidRPr="00224F9A" w:rsidRDefault="00EB0A8C" w:rsidP="00EB0A8C">
      <w:pPr>
        <w:pStyle w:val="Paragrafoelenco"/>
        <w:numPr>
          <w:ilvl w:val="0"/>
          <w:numId w:val="9"/>
        </w:numPr>
        <w:spacing w:line="600" w:lineRule="auto"/>
        <w:jc w:val="both"/>
        <w:rPr>
          <w:ins w:id="652" w:author="UTENTE" w:date="2020-06-30T12:21:00Z"/>
          <w:lang w:val="it-IT"/>
        </w:rPr>
      </w:pPr>
      <w:ins w:id="653" w:author="UTENTE" w:date="2020-06-30T12:21:00Z">
        <w:r w:rsidRPr="00224F9A">
          <w:rPr>
            <w:lang w:val="it-IT"/>
          </w:rPr>
          <w:t>u "\"…Solo un caffè.\""</w:t>
        </w:r>
      </w:ins>
    </w:p>
    <w:p w14:paraId="577ADA08" w14:textId="77777777" w:rsidR="00EB0A8C" w:rsidRPr="00224F9A" w:rsidRDefault="00EB0A8C" w:rsidP="00EB0A8C">
      <w:pPr>
        <w:pStyle w:val="Paragrafoelenco"/>
        <w:numPr>
          <w:ilvl w:val="0"/>
          <w:numId w:val="9"/>
        </w:numPr>
        <w:spacing w:line="600" w:lineRule="auto"/>
        <w:jc w:val="both"/>
        <w:rPr>
          <w:ins w:id="654" w:author="UTENTE" w:date="2020-06-30T12:21:00Z"/>
          <w:lang w:val="it-IT"/>
        </w:rPr>
      </w:pPr>
      <w:ins w:id="655" w:author="UTENTE" w:date="2020-06-30T12:21:00Z">
        <w:r w:rsidRPr="00224F9A">
          <w:rPr>
            <w:lang w:val="it-IT"/>
          </w:rPr>
          <w:t>n "Mormorando una risposta, finalmente distoglie lo sguardo dalla mia faccia."</w:t>
        </w:r>
      </w:ins>
    </w:p>
    <w:p w14:paraId="1F0B4AE3" w14:textId="77777777" w:rsidR="00EB0A8C" w:rsidRPr="00224F9A" w:rsidRDefault="00EB0A8C" w:rsidP="00EB0A8C">
      <w:pPr>
        <w:pStyle w:val="Paragrafoelenco"/>
        <w:numPr>
          <w:ilvl w:val="0"/>
          <w:numId w:val="9"/>
        </w:numPr>
        <w:spacing w:line="600" w:lineRule="auto"/>
        <w:jc w:val="both"/>
        <w:rPr>
          <w:ins w:id="656" w:author="UTENTE" w:date="2020-06-30T12:21:00Z"/>
          <w:lang w:val="it-IT"/>
        </w:rPr>
      </w:pPr>
      <w:ins w:id="657" w:author="UTENTE" w:date="2020-06-30T12:21:00Z">
        <w:r w:rsidRPr="00224F9A">
          <w:rPr>
            <w:lang w:val="it-IT"/>
          </w:rPr>
          <w:t>n "La sua voce è profonda e roca. Non è fastidiosa, ma lo fa suonare più vecchio di quello che sembra."</w:t>
        </w:r>
        <w:r w:rsidRPr="00224F9A">
          <w:rPr>
            <w:lang w:val="it-IT"/>
          </w:rPr>
          <w:br w:type="page"/>
        </w:r>
      </w:ins>
    </w:p>
    <w:p w14:paraId="3A646C5C" w14:textId="77777777" w:rsidR="00EB0A8C" w:rsidRPr="002A1B9A" w:rsidRDefault="00EB0A8C" w:rsidP="00EB0A8C">
      <w:pPr>
        <w:pStyle w:val="Paragrafoelenco"/>
        <w:numPr>
          <w:ilvl w:val="0"/>
          <w:numId w:val="8"/>
        </w:numPr>
        <w:spacing w:line="600" w:lineRule="auto"/>
        <w:ind w:left="720"/>
        <w:rPr>
          <w:ins w:id="658" w:author="UTENTE" w:date="2020-06-30T12:22:00Z"/>
          <w:lang w:val="en-US"/>
        </w:rPr>
      </w:pPr>
      <w:ins w:id="659" w:author="UTENTE" w:date="2020-06-30T12:22:00Z">
        <w:r w:rsidRPr="002A1B9A">
          <w:rPr>
            <w:lang w:val="en-US"/>
          </w:rPr>
          <w:lastRenderedPageBreak/>
          <w:t>n "Why does he seem so tense? {w}I wonder if there's a reason why he's acting all gloomy or if this is just his normal self…"</w:t>
        </w:r>
      </w:ins>
    </w:p>
    <w:p w14:paraId="399DD61F" w14:textId="77777777" w:rsidR="00EB0A8C" w:rsidRPr="002A1B9A" w:rsidRDefault="00EB0A8C" w:rsidP="00EB0A8C">
      <w:pPr>
        <w:pStyle w:val="Paragrafoelenco"/>
        <w:numPr>
          <w:ilvl w:val="0"/>
          <w:numId w:val="8"/>
        </w:numPr>
        <w:spacing w:line="600" w:lineRule="auto"/>
        <w:ind w:left="720"/>
        <w:rPr>
          <w:ins w:id="660" w:author="UTENTE" w:date="2020-06-30T12:22:00Z"/>
          <w:lang w:val="en-US"/>
        </w:rPr>
      </w:pPr>
      <w:ins w:id="661" w:author="UTENTE" w:date="2020-06-30T12:22:00Z">
        <w:r w:rsidRPr="002A1B9A">
          <w:rPr>
            <w:lang w:val="en-US"/>
          </w:rPr>
          <w:t>mcp "\"Coffee it is, then. I'll be right back!\""</w:t>
        </w:r>
      </w:ins>
    </w:p>
    <w:p w14:paraId="772C2EC9" w14:textId="77777777" w:rsidR="00EB0A8C" w:rsidRPr="002A1B9A" w:rsidRDefault="00EB0A8C" w:rsidP="00EB0A8C">
      <w:pPr>
        <w:pStyle w:val="Paragrafoelenco"/>
        <w:numPr>
          <w:ilvl w:val="0"/>
          <w:numId w:val="8"/>
        </w:numPr>
        <w:spacing w:line="600" w:lineRule="auto"/>
        <w:ind w:left="720"/>
        <w:rPr>
          <w:ins w:id="662" w:author="UTENTE" w:date="2020-06-30T12:22:00Z"/>
          <w:lang w:val="en-US"/>
        </w:rPr>
      </w:pPr>
      <w:ins w:id="663" w:author="UTENTE" w:date="2020-06-30T12:22:00Z">
        <w:r w:rsidRPr="002A1B9A">
          <w:rPr>
            <w:lang w:val="en-US"/>
          </w:rPr>
          <w:t>mcp "\"Coffee. Got it.\""</w:t>
        </w:r>
      </w:ins>
    </w:p>
    <w:p w14:paraId="750BD8D1" w14:textId="77777777" w:rsidR="00EB0A8C" w:rsidRPr="002A1B9A" w:rsidRDefault="00EB0A8C" w:rsidP="00EB0A8C">
      <w:pPr>
        <w:pStyle w:val="Paragrafoelenco"/>
        <w:numPr>
          <w:ilvl w:val="0"/>
          <w:numId w:val="8"/>
        </w:numPr>
        <w:spacing w:line="600" w:lineRule="auto"/>
        <w:ind w:left="720"/>
        <w:rPr>
          <w:ins w:id="664" w:author="UTENTE" w:date="2020-06-30T12:22:00Z"/>
          <w:lang w:val="en-US"/>
        </w:rPr>
      </w:pPr>
      <w:ins w:id="665" w:author="UTENTE" w:date="2020-06-30T12:22:00Z">
        <w:r w:rsidRPr="002A1B9A">
          <w:rPr>
            <w:lang w:val="en-US"/>
          </w:rPr>
          <w:t>n "I turn to head back towards the kitchen, wondering if this guy will even leave a tip."</w:t>
        </w:r>
      </w:ins>
    </w:p>
    <w:p w14:paraId="6289B73F" w14:textId="77777777" w:rsidR="00EB0A8C" w:rsidRPr="002A1B9A" w:rsidRDefault="00EB0A8C" w:rsidP="00EB0A8C">
      <w:pPr>
        <w:pStyle w:val="Paragrafoelenco"/>
        <w:numPr>
          <w:ilvl w:val="0"/>
          <w:numId w:val="8"/>
        </w:numPr>
        <w:spacing w:line="600" w:lineRule="auto"/>
        <w:ind w:left="720"/>
        <w:rPr>
          <w:ins w:id="666" w:author="UTENTE" w:date="2020-06-30T12:22:00Z"/>
          <w:lang w:val="en-US"/>
        </w:rPr>
      </w:pPr>
      <w:ins w:id="667" w:author="UTENTE" w:date="2020-06-30T12:22:00Z">
        <w:r w:rsidRPr="002A1B9A">
          <w:rPr>
            <w:lang w:val="en-US"/>
          </w:rPr>
          <w:t>n "But before I can so much as take a step –"</w:t>
        </w:r>
      </w:ins>
    </w:p>
    <w:p w14:paraId="5847C653" w14:textId="77777777" w:rsidR="00EB0A8C" w:rsidRPr="002A1B9A" w:rsidRDefault="00EB0A8C" w:rsidP="00EB0A8C">
      <w:pPr>
        <w:pStyle w:val="Paragrafoelenco"/>
        <w:numPr>
          <w:ilvl w:val="0"/>
          <w:numId w:val="8"/>
        </w:numPr>
        <w:spacing w:line="600" w:lineRule="auto"/>
        <w:ind w:left="720"/>
        <w:rPr>
          <w:ins w:id="668" w:author="UTENTE" w:date="2020-06-30T12:22:00Z"/>
          <w:lang w:val="en-US"/>
        </w:rPr>
      </w:pPr>
      <w:ins w:id="669" w:author="UTENTE" w:date="2020-06-30T12:22:00Z">
        <w:r w:rsidRPr="002A1B9A">
          <w:rPr>
            <w:lang w:val="en-US"/>
          </w:rPr>
          <w:t>mcp "\"…!\""</w:t>
        </w:r>
      </w:ins>
    </w:p>
    <w:p w14:paraId="54904135" w14:textId="77777777" w:rsidR="00EB0A8C" w:rsidRPr="002A1B9A" w:rsidRDefault="00EB0A8C" w:rsidP="00EB0A8C">
      <w:pPr>
        <w:pStyle w:val="Paragrafoelenco"/>
        <w:numPr>
          <w:ilvl w:val="0"/>
          <w:numId w:val="8"/>
        </w:numPr>
        <w:spacing w:line="600" w:lineRule="auto"/>
        <w:ind w:left="720"/>
        <w:rPr>
          <w:ins w:id="670" w:author="UTENTE" w:date="2020-06-30T12:22:00Z"/>
          <w:lang w:val="en-US"/>
        </w:rPr>
      </w:pPr>
      <w:ins w:id="671" w:author="UTENTE" w:date="2020-06-30T12:22:00Z">
        <w:r w:rsidRPr="002A1B9A">
          <w:rPr>
            <w:lang w:val="en-US"/>
          </w:rPr>
          <w:t>n "A hand grabs my shirt, tugging me back."</w:t>
        </w:r>
      </w:ins>
    </w:p>
    <w:p w14:paraId="3D226D0A" w14:textId="77777777" w:rsidR="00EB0A8C" w:rsidRPr="002A1B9A" w:rsidRDefault="00EB0A8C" w:rsidP="00EB0A8C">
      <w:pPr>
        <w:pStyle w:val="Paragrafoelenco"/>
        <w:numPr>
          <w:ilvl w:val="0"/>
          <w:numId w:val="8"/>
        </w:numPr>
        <w:spacing w:line="600" w:lineRule="auto"/>
        <w:ind w:left="720"/>
        <w:rPr>
          <w:ins w:id="672" w:author="UTENTE" w:date="2020-06-30T12:22:00Z"/>
          <w:lang w:val="en-US"/>
        </w:rPr>
      </w:pPr>
      <w:ins w:id="673" w:author="UTENTE" w:date="2020-06-30T12:22:00Z">
        <w:r w:rsidRPr="002A1B9A">
          <w:rPr>
            <w:lang w:val="en-US"/>
          </w:rPr>
          <w:t>n "Flustered, I quickly glance over my shoulder at the strange man, who narrows his eyes at me."</w:t>
        </w:r>
      </w:ins>
    </w:p>
    <w:p w14:paraId="6CBDE9DA" w14:textId="77777777" w:rsidR="00EB0A8C" w:rsidRPr="002A1B9A" w:rsidRDefault="00EB0A8C" w:rsidP="00EB0A8C">
      <w:pPr>
        <w:pStyle w:val="Paragrafoelenco"/>
        <w:numPr>
          <w:ilvl w:val="0"/>
          <w:numId w:val="8"/>
        </w:numPr>
        <w:spacing w:line="600" w:lineRule="auto"/>
        <w:ind w:left="720"/>
        <w:rPr>
          <w:ins w:id="674" w:author="UTENTE" w:date="2020-06-30T12:22:00Z"/>
          <w:lang w:val="en-US"/>
        </w:rPr>
      </w:pPr>
      <w:ins w:id="675" w:author="UTENTE" w:date="2020-06-30T12:22:00Z">
        <w:r w:rsidRPr="002A1B9A">
          <w:rPr>
            <w:lang w:val="en-US"/>
          </w:rPr>
          <w:t>u "\"…Has anyone else come in here tonight?\""</w:t>
        </w:r>
      </w:ins>
    </w:p>
    <w:p w14:paraId="4CC14C80" w14:textId="77777777" w:rsidR="00EB0A8C" w:rsidRPr="002A1B9A" w:rsidRDefault="00EB0A8C" w:rsidP="00EB0A8C">
      <w:pPr>
        <w:pStyle w:val="Paragrafoelenco"/>
        <w:numPr>
          <w:ilvl w:val="0"/>
          <w:numId w:val="8"/>
        </w:numPr>
        <w:spacing w:line="600" w:lineRule="auto"/>
        <w:ind w:left="720"/>
        <w:rPr>
          <w:ins w:id="676" w:author="UTENTE" w:date="2020-06-30T12:22:00Z"/>
          <w:lang w:val="en-US"/>
        </w:rPr>
      </w:pPr>
      <w:ins w:id="677" w:author="UTENTE" w:date="2020-06-30T12:22:00Z">
        <w:r w:rsidRPr="002A1B9A">
          <w:rPr>
            <w:lang w:val="en-US"/>
          </w:rPr>
          <w:t>u "\"A man in a leather jacket… with a tattoo on his cheek.\""</w:t>
        </w:r>
      </w:ins>
    </w:p>
    <w:p w14:paraId="2EA0B187" w14:textId="77777777" w:rsidR="00EB0A8C" w:rsidRPr="002A1B9A" w:rsidRDefault="00EB0A8C" w:rsidP="00EB0A8C">
      <w:pPr>
        <w:pStyle w:val="Paragrafoelenco"/>
        <w:numPr>
          <w:ilvl w:val="0"/>
          <w:numId w:val="8"/>
        </w:numPr>
        <w:spacing w:line="600" w:lineRule="auto"/>
        <w:ind w:left="720"/>
        <w:rPr>
          <w:ins w:id="678" w:author="UTENTE" w:date="2020-06-30T12:22:00Z"/>
          <w:lang w:val="en-US"/>
        </w:rPr>
      </w:pPr>
      <w:ins w:id="679" w:author="UTENTE" w:date="2020-06-30T12:22:00Z">
        <w:r w:rsidRPr="002A1B9A">
          <w:rPr>
            <w:lang w:val="en-US"/>
          </w:rPr>
          <w:t>n "He murmurs under his breath, staring at me so intensely that I swallow a nervous lump in my throat."</w:t>
        </w:r>
      </w:ins>
    </w:p>
    <w:p w14:paraId="65C75884" w14:textId="77777777" w:rsidR="00EB0A8C" w:rsidRPr="002A1B9A" w:rsidRDefault="00EB0A8C" w:rsidP="00EB0A8C">
      <w:pPr>
        <w:pStyle w:val="Paragrafoelenco"/>
        <w:numPr>
          <w:ilvl w:val="0"/>
          <w:numId w:val="8"/>
        </w:numPr>
        <w:spacing w:line="600" w:lineRule="auto"/>
        <w:ind w:left="720"/>
        <w:rPr>
          <w:ins w:id="680" w:author="UTENTE" w:date="2020-06-30T12:22:00Z"/>
          <w:lang w:val="en-US"/>
        </w:rPr>
      </w:pPr>
      <w:ins w:id="681" w:author="UTENTE" w:date="2020-06-30T12:22:00Z">
        <w:r w:rsidRPr="002A1B9A">
          <w:rPr>
            <w:lang w:val="en-US"/>
          </w:rPr>
          <w:t>n "Shit. Maybe I should've forced some politeness earlier."</w:t>
        </w:r>
      </w:ins>
    </w:p>
    <w:p w14:paraId="2B9B9CF1" w14:textId="77777777" w:rsidR="00EB0A8C" w:rsidRPr="002A1B9A" w:rsidRDefault="00EB0A8C" w:rsidP="00EB0A8C">
      <w:pPr>
        <w:pStyle w:val="Paragrafoelenco"/>
        <w:numPr>
          <w:ilvl w:val="0"/>
          <w:numId w:val="8"/>
        </w:numPr>
        <w:spacing w:line="600" w:lineRule="auto"/>
        <w:ind w:left="720"/>
        <w:rPr>
          <w:ins w:id="682" w:author="UTENTE" w:date="2020-06-30T12:22:00Z"/>
          <w:lang w:val="en-US"/>
        </w:rPr>
      </w:pPr>
      <w:ins w:id="683" w:author="UTENTE" w:date="2020-06-30T12:22:00Z">
        <w:r w:rsidRPr="002A1B9A">
          <w:rPr>
            <w:lang w:val="en-US"/>
          </w:rPr>
          <w:t>n "Troy, this would be a great time for you to walk out of the kitchen…!"</w:t>
        </w:r>
      </w:ins>
    </w:p>
    <w:p w14:paraId="0BE08CFD" w14:textId="77777777" w:rsidR="00EB0A8C" w:rsidRPr="002A1B9A" w:rsidRDefault="00EB0A8C" w:rsidP="00EB0A8C">
      <w:pPr>
        <w:pStyle w:val="Paragrafoelenco"/>
        <w:numPr>
          <w:ilvl w:val="0"/>
          <w:numId w:val="8"/>
        </w:numPr>
        <w:spacing w:line="600" w:lineRule="auto"/>
        <w:ind w:left="720"/>
        <w:rPr>
          <w:ins w:id="684" w:author="UTENTE" w:date="2020-06-30T12:22:00Z"/>
          <w:lang w:val="en-US"/>
        </w:rPr>
      </w:pPr>
      <w:ins w:id="685" w:author="UTENTE" w:date="2020-06-30T12:22:00Z">
        <w:r w:rsidRPr="002A1B9A">
          <w:rPr>
            <w:lang w:val="en-US"/>
          </w:rPr>
          <w:t>mcp "\"N-no, no one like that's come in tonight. Why?\""</w:t>
        </w:r>
      </w:ins>
    </w:p>
    <w:p w14:paraId="408D8BAB" w14:textId="77777777" w:rsidR="00EB0A8C" w:rsidRPr="002A1B9A" w:rsidRDefault="00EB0A8C" w:rsidP="00EB0A8C">
      <w:pPr>
        <w:pStyle w:val="Paragrafoelenco"/>
        <w:numPr>
          <w:ilvl w:val="0"/>
          <w:numId w:val="8"/>
        </w:numPr>
        <w:spacing w:line="600" w:lineRule="auto"/>
        <w:ind w:left="720"/>
        <w:rPr>
          <w:ins w:id="686" w:author="UTENTE" w:date="2020-06-30T12:22:00Z"/>
          <w:lang w:val="en-US"/>
        </w:rPr>
      </w:pPr>
      <w:ins w:id="687" w:author="UTENTE" w:date="2020-06-30T12:22:00Z">
        <w:r w:rsidRPr="002A1B9A">
          <w:rPr>
            <w:lang w:val="en-US"/>
          </w:rPr>
          <w:t>u "\"…\""</w:t>
        </w:r>
      </w:ins>
    </w:p>
    <w:p w14:paraId="590489AD" w14:textId="1133FD16" w:rsidR="00EB0A8C" w:rsidRDefault="00EB0A8C">
      <w:pPr>
        <w:spacing w:line="240" w:lineRule="auto"/>
        <w:jc w:val="left"/>
        <w:rPr>
          <w:ins w:id="688" w:author="UTENTE" w:date="2020-06-30T12:22:00Z"/>
        </w:rPr>
      </w:pPr>
      <w:ins w:id="689" w:author="UTENTE" w:date="2020-06-30T12:22:00Z">
        <w:r>
          <w:br w:type="page"/>
        </w:r>
      </w:ins>
    </w:p>
    <w:p w14:paraId="686D0426" w14:textId="01BC1893" w:rsidR="00EB0A8C" w:rsidRPr="00EB0A8C" w:rsidRDefault="00EB0A8C" w:rsidP="00EB0A8C">
      <w:pPr>
        <w:pStyle w:val="Paragrafoelenco"/>
        <w:numPr>
          <w:ilvl w:val="0"/>
          <w:numId w:val="9"/>
        </w:numPr>
        <w:spacing w:line="600" w:lineRule="auto"/>
        <w:rPr>
          <w:ins w:id="690" w:author="UTENTE" w:date="2020-06-30T12:23:00Z"/>
          <w:rPrChange w:id="691" w:author="UTENTE" w:date="2020-06-30T12:23:00Z">
            <w:rPr>
              <w:ins w:id="692" w:author="UTENTE" w:date="2020-06-30T12:23:00Z"/>
              <w:lang w:val="it-IT"/>
            </w:rPr>
          </w:rPrChange>
        </w:rPr>
        <w:pPrChange w:id="693" w:author="UTENTE" w:date="2020-06-30T12:23:00Z">
          <w:pPr>
            <w:pStyle w:val="Paragrafoelenco"/>
            <w:numPr>
              <w:numId w:val="12"/>
            </w:numPr>
            <w:spacing w:line="600" w:lineRule="auto"/>
            <w:ind w:hanging="360"/>
            <w:jc w:val="both"/>
          </w:pPr>
        </w:pPrChange>
      </w:pPr>
      <w:ins w:id="694" w:author="UTENTE" w:date="2020-06-30T12:23:00Z">
        <w:r w:rsidRPr="00EB0A8C">
          <w:rPr>
            <w:rPrChange w:id="695" w:author="UTENTE" w:date="2020-06-30T12:23:00Z">
              <w:rPr>
                <w:lang w:val="it-IT"/>
              </w:rPr>
            </w:rPrChange>
          </w:rPr>
          <w:lastRenderedPageBreak/>
          <w:t>n "Perché sembra così teso? {w}Mi chiedo se abbia un motivo per fare il cupo o se sia semplicemente fatto così… "</w:t>
        </w:r>
      </w:ins>
    </w:p>
    <w:p w14:paraId="3945148D" w14:textId="77777777" w:rsidR="00EB0A8C" w:rsidRPr="00224F9A" w:rsidRDefault="00EB0A8C" w:rsidP="00EB0A8C">
      <w:pPr>
        <w:pStyle w:val="Paragrafoelenco"/>
        <w:numPr>
          <w:ilvl w:val="0"/>
          <w:numId w:val="9"/>
        </w:numPr>
        <w:spacing w:line="600" w:lineRule="auto"/>
        <w:jc w:val="both"/>
        <w:rPr>
          <w:ins w:id="696" w:author="UTENTE" w:date="2020-06-30T12:23:00Z"/>
          <w:lang w:val="it-IT"/>
        </w:rPr>
        <w:pPrChange w:id="697" w:author="UTENTE" w:date="2020-06-30T12:23:00Z">
          <w:pPr>
            <w:pStyle w:val="Paragrafoelenco"/>
            <w:numPr>
              <w:numId w:val="12"/>
            </w:numPr>
            <w:spacing w:line="600" w:lineRule="auto"/>
            <w:ind w:hanging="360"/>
            <w:jc w:val="both"/>
          </w:pPr>
        </w:pPrChange>
      </w:pPr>
      <w:ins w:id="698" w:author="UTENTE" w:date="2020-06-30T12:23:00Z">
        <w:r w:rsidRPr="00224F9A">
          <w:rPr>
            <w:lang w:val="it-IT"/>
          </w:rPr>
          <w:t>mcp "\"Un caffè, allora. Torno subito!\""</w:t>
        </w:r>
      </w:ins>
    </w:p>
    <w:p w14:paraId="2A322A88" w14:textId="77777777" w:rsidR="00EB0A8C" w:rsidRPr="00224F9A" w:rsidRDefault="00EB0A8C" w:rsidP="00EB0A8C">
      <w:pPr>
        <w:pStyle w:val="Paragrafoelenco"/>
        <w:numPr>
          <w:ilvl w:val="0"/>
          <w:numId w:val="9"/>
        </w:numPr>
        <w:spacing w:line="600" w:lineRule="auto"/>
        <w:jc w:val="both"/>
        <w:rPr>
          <w:ins w:id="699" w:author="UTENTE" w:date="2020-06-30T12:23:00Z"/>
          <w:lang w:val="it-IT"/>
        </w:rPr>
        <w:pPrChange w:id="700" w:author="UTENTE" w:date="2020-06-30T12:23:00Z">
          <w:pPr>
            <w:pStyle w:val="Paragrafoelenco"/>
            <w:numPr>
              <w:numId w:val="12"/>
            </w:numPr>
            <w:spacing w:line="600" w:lineRule="auto"/>
            <w:ind w:hanging="360"/>
            <w:jc w:val="both"/>
          </w:pPr>
        </w:pPrChange>
      </w:pPr>
      <w:ins w:id="701" w:author="UTENTE" w:date="2020-06-30T12:23:00Z">
        <w:r w:rsidRPr="00224F9A">
          <w:rPr>
            <w:lang w:val="it-IT"/>
          </w:rPr>
          <w:t>mcp "\"Caffè. Ok.\""</w:t>
        </w:r>
      </w:ins>
    </w:p>
    <w:p w14:paraId="61967DEB" w14:textId="77777777" w:rsidR="00EB0A8C" w:rsidRPr="00224F9A" w:rsidRDefault="00EB0A8C" w:rsidP="00EB0A8C">
      <w:pPr>
        <w:pStyle w:val="Paragrafoelenco"/>
        <w:numPr>
          <w:ilvl w:val="0"/>
          <w:numId w:val="9"/>
        </w:numPr>
        <w:spacing w:line="600" w:lineRule="auto"/>
        <w:jc w:val="both"/>
        <w:rPr>
          <w:ins w:id="702" w:author="UTENTE" w:date="2020-06-30T12:23:00Z"/>
          <w:lang w:val="it-IT"/>
        </w:rPr>
        <w:pPrChange w:id="703" w:author="UTENTE" w:date="2020-06-30T12:23:00Z">
          <w:pPr>
            <w:pStyle w:val="Paragrafoelenco"/>
            <w:numPr>
              <w:numId w:val="12"/>
            </w:numPr>
            <w:spacing w:line="600" w:lineRule="auto"/>
            <w:ind w:hanging="360"/>
            <w:jc w:val="both"/>
          </w:pPr>
        </w:pPrChange>
      </w:pPr>
      <w:ins w:id="704" w:author="UTENTE" w:date="2020-06-30T12:23:00Z">
        <w:r w:rsidRPr="00224F9A">
          <w:rPr>
            <w:lang w:val="it-IT"/>
          </w:rPr>
          <w:t>n "Mi giro per tornare in cucina, domandandomi se questo tizio lascerà almeno una mancia."</w:t>
        </w:r>
      </w:ins>
    </w:p>
    <w:p w14:paraId="65698A65" w14:textId="77777777" w:rsidR="00EB0A8C" w:rsidRPr="00224F9A" w:rsidRDefault="00EB0A8C" w:rsidP="00EB0A8C">
      <w:pPr>
        <w:pStyle w:val="Paragrafoelenco"/>
        <w:numPr>
          <w:ilvl w:val="0"/>
          <w:numId w:val="9"/>
        </w:numPr>
        <w:spacing w:line="600" w:lineRule="auto"/>
        <w:jc w:val="both"/>
        <w:rPr>
          <w:ins w:id="705" w:author="UTENTE" w:date="2020-06-30T12:23:00Z"/>
          <w:lang w:val="it-IT"/>
        </w:rPr>
        <w:pPrChange w:id="706" w:author="UTENTE" w:date="2020-06-30T12:23:00Z">
          <w:pPr>
            <w:pStyle w:val="Paragrafoelenco"/>
            <w:numPr>
              <w:numId w:val="12"/>
            </w:numPr>
            <w:spacing w:line="600" w:lineRule="auto"/>
            <w:ind w:hanging="360"/>
            <w:jc w:val="both"/>
          </w:pPr>
        </w:pPrChange>
      </w:pPr>
      <w:ins w:id="707" w:author="UTENTE" w:date="2020-06-30T12:23:00Z">
        <w:r w:rsidRPr="00224F9A">
          <w:rPr>
            <w:lang w:val="it-IT"/>
          </w:rPr>
          <w:t>n "Ma prima che io possa anche solo fare un passo -"</w:t>
        </w:r>
      </w:ins>
    </w:p>
    <w:p w14:paraId="1CEF1F5B" w14:textId="77777777" w:rsidR="00EB0A8C" w:rsidRPr="00224F9A" w:rsidRDefault="00EB0A8C" w:rsidP="00EB0A8C">
      <w:pPr>
        <w:pStyle w:val="Paragrafoelenco"/>
        <w:numPr>
          <w:ilvl w:val="0"/>
          <w:numId w:val="9"/>
        </w:numPr>
        <w:spacing w:line="600" w:lineRule="auto"/>
        <w:jc w:val="both"/>
        <w:rPr>
          <w:ins w:id="708" w:author="UTENTE" w:date="2020-06-30T12:23:00Z"/>
          <w:lang w:val="it-IT"/>
        </w:rPr>
        <w:pPrChange w:id="709" w:author="UTENTE" w:date="2020-06-30T12:23:00Z">
          <w:pPr>
            <w:pStyle w:val="Paragrafoelenco"/>
            <w:numPr>
              <w:numId w:val="12"/>
            </w:numPr>
            <w:spacing w:line="600" w:lineRule="auto"/>
            <w:ind w:hanging="360"/>
            <w:jc w:val="both"/>
          </w:pPr>
        </w:pPrChange>
      </w:pPr>
      <w:ins w:id="710" w:author="UTENTE" w:date="2020-06-30T12:23:00Z">
        <w:r w:rsidRPr="00224F9A">
          <w:rPr>
            <w:lang w:val="it-IT"/>
          </w:rPr>
          <w:t>mcp "\"…!\"</w:t>
        </w:r>
      </w:ins>
    </w:p>
    <w:p w14:paraId="1C92B7A8" w14:textId="77777777" w:rsidR="00EB0A8C" w:rsidRPr="00224F9A" w:rsidRDefault="00EB0A8C" w:rsidP="00EB0A8C">
      <w:pPr>
        <w:pStyle w:val="Paragrafoelenco"/>
        <w:numPr>
          <w:ilvl w:val="0"/>
          <w:numId w:val="9"/>
        </w:numPr>
        <w:spacing w:line="600" w:lineRule="auto"/>
        <w:jc w:val="both"/>
        <w:rPr>
          <w:ins w:id="711" w:author="UTENTE" w:date="2020-06-30T12:23:00Z"/>
          <w:lang w:val="it-IT"/>
        </w:rPr>
        <w:pPrChange w:id="712" w:author="UTENTE" w:date="2020-06-30T12:23:00Z">
          <w:pPr>
            <w:pStyle w:val="Paragrafoelenco"/>
            <w:numPr>
              <w:numId w:val="12"/>
            </w:numPr>
            <w:spacing w:line="600" w:lineRule="auto"/>
            <w:ind w:hanging="360"/>
            <w:jc w:val="both"/>
          </w:pPr>
        </w:pPrChange>
      </w:pPr>
      <w:ins w:id="713" w:author="UTENTE" w:date="2020-06-30T12:23:00Z">
        <w:r w:rsidRPr="00224F9A">
          <w:rPr>
            <w:lang w:val="it-IT"/>
          </w:rPr>
          <w:t>n "Una mano afferra la mia maglietta, trattenendomi."</w:t>
        </w:r>
      </w:ins>
    </w:p>
    <w:p w14:paraId="439C7A74" w14:textId="77777777" w:rsidR="00EB0A8C" w:rsidRPr="00224F9A" w:rsidRDefault="00EB0A8C" w:rsidP="00EB0A8C">
      <w:pPr>
        <w:pStyle w:val="Paragrafoelenco"/>
        <w:numPr>
          <w:ilvl w:val="0"/>
          <w:numId w:val="9"/>
        </w:numPr>
        <w:spacing w:line="600" w:lineRule="auto"/>
        <w:jc w:val="both"/>
        <w:rPr>
          <w:ins w:id="714" w:author="UTENTE" w:date="2020-06-30T12:23:00Z"/>
          <w:lang w:val="it-IT"/>
        </w:rPr>
        <w:pPrChange w:id="715" w:author="UTENTE" w:date="2020-06-30T12:23:00Z">
          <w:pPr>
            <w:pStyle w:val="Paragrafoelenco"/>
            <w:numPr>
              <w:numId w:val="12"/>
            </w:numPr>
            <w:spacing w:line="600" w:lineRule="auto"/>
            <w:ind w:hanging="360"/>
            <w:jc w:val="both"/>
          </w:pPr>
        </w:pPrChange>
      </w:pPr>
      <w:ins w:id="716" w:author="UTENTE" w:date="2020-06-30T12:23:00Z">
        <w:r w:rsidRPr="00224F9A">
          <w:rPr>
            <w:lang w:val="it-IT"/>
          </w:rPr>
          <w:t>n "Confuso, getto un'occhiata da sopra la spalla verso il ragazzo, che mi guarda con le palpebre socchiuse."</w:t>
        </w:r>
      </w:ins>
    </w:p>
    <w:p w14:paraId="6512867C" w14:textId="77777777" w:rsidR="00EB0A8C" w:rsidRPr="00224F9A" w:rsidRDefault="00EB0A8C" w:rsidP="00EB0A8C">
      <w:pPr>
        <w:pStyle w:val="Paragrafoelenco"/>
        <w:numPr>
          <w:ilvl w:val="0"/>
          <w:numId w:val="9"/>
        </w:numPr>
        <w:spacing w:line="600" w:lineRule="auto"/>
        <w:jc w:val="both"/>
        <w:rPr>
          <w:ins w:id="717" w:author="UTENTE" w:date="2020-06-30T12:23:00Z"/>
          <w:lang w:val="it-IT"/>
        </w:rPr>
        <w:pPrChange w:id="718" w:author="UTENTE" w:date="2020-06-30T12:23:00Z">
          <w:pPr>
            <w:pStyle w:val="Paragrafoelenco"/>
            <w:numPr>
              <w:numId w:val="12"/>
            </w:numPr>
            <w:spacing w:line="600" w:lineRule="auto"/>
            <w:ind w:hanging="360"/>
            <w:jc w:val="both"/>
          </w:pPr>
        </w:pPrChange>
      </w:pPr>
      <w:ins w:id="719" w:author="UTENTE" w:date="2020-06-30T12:23:00Z">
        <w:r w:rsidRPr="00224F9A">
          <w:rPr>
            <w:lang w:val="it-IT"/>
          </w:rPr>
          <w:t>u "\"…È venuto qualcun altro qui stanotte?\""</w:t>
        </w:r>
      </w:ins>
    </w:p>
    <w:p w14:paraId="12BE34CB" w14:textId="77777777" w:rsidR="00EB0A8C" w:rsidRPr="00224F9A" w:rsidRDefault="00EB0A8C" w:rsidP="00EB0A8C">
      <w:pPr>
        <w:pStyle w:val="Paragrafoelenco"/>
        <w:numPr>
          <w:ilvl w:val="0"/>
          <w:numId w:val="9"/>
        </w:numPr>
        <w:spacing w:line="600" w:lineRule="auto"/>
        <w:jc w:val="both"/>
        <w:rPr>
          <w:ins w:id="720" w:author="UTENTE" w:date="2020-06-30T12:23:00Z"/>
          <w:lang w:val="it-IT"/>
        </w:rPr>
        <w:pPrChange w:id="721" w:author="UTENTE" w:date="2020-06-30T12:23:00Z">
          <w:pPr>
            <w:pStyle w:val="Paragrafoelenco"/>
            <w:numPr>
              <w:numId w:val="12"/>
            </w:numPr>
            <w:spacing w:line="600" w:lineRule="auto"/>
            <w:ind w:hanging="360"/>
            <w:jc w:val="both"/>
          </w:pPr>
        </w:pPrChange>
      </w:pPr>
      <w:ins w:id="722" w:author="UTENTE" w:date="2020-06-30T12:23:00Z">
        <w:r w:rsidRPr="00224F9A">
          <w:rPr>
            <w:lang w:val="it-IT"/>
          </w:rPr>
          <w:t>u "\"Un uomo con una giacca di pelle… e un tatuaggio sulla guancia.\""</w:t>
        </w:r>
      </w:ins>
    </w:p>
    <w:p w14:paraId="25FBF8E2" w14:textId="77777777" w:rsidR="00EB0A8C" w:rsidRPr="00224F9A" w:rsidRDefault="00EB0A8C" w:rsidP="00EB0A8C">
      <w:pPr>
        <w:pStyle w:val="Paragrafoelenco"/>
        <w:numPr>
          <w:ilvl w:val="0"/>
          <w:numId w:val="9"/>
        </w:numPr>
        <w:spacing w:line="600" w:lineRule="auto"/>
        <w:jc w:val="both"/>
        <w:rPr>
          <w:ins w:id="723" w:author="UTENTE" w:date="2020-06-30T12:23:00Z"/>
          <w:lang w:val="it-IT"/>
        </w:rPr>
        <w:pPrChange w:id="724" w:author="UTENTE" w:date="2020-06-30T12:23:00Z">
          <w:pPr>
            <w:pStyle w:val="Paragrafoelenco"/>
            <w:numPr>
              <w:numId w:val="12"/>
            </w:numPr>
            <w:spacing w:line="600" w:lineRule="auto"/>
            <w:ind w:hanging="360"/>
            <w:jc w:val="both"/>
          </w:pPr>
        </w:pPrChange>
      </w:pPr>
      <w:ins w:id="725" w:author="UTENTE" w:date="2020-06-30T12:23:00Z">
        <w:r w:rsidRPr="00224F9A">
          <w:rPr>
            <w:lang w:val="it-IT"/>
          </w:rPr>
          <w:t>n "Sussurra, fissandomi così intensamente da farmi venire un groppo in gola che cerco nervosamente di buttare giù."</w:t>
        </w:r>
      </w:ins>
    </w:p>
    <w:p w14:paraId="4E87C53A" w14:textId="77777777" w:rsidR="00EB0A8C" w:rsidRPr="00224F9A" w:rsidRDefault="00EB0A8C" w:rsidP="00EB0A8C">
      <w:pPr>
        <w:pStyle w:val="Paragrafoelenco"/>
        <w:numPr>
          <w:ilvl w:val="0"/>
          <w:numId w:val="9"/>
        </w:numPr>
        <w:spacing w:line="600" w:lineRule="auto"/>
        <w:jc w:val="both"/>
        <w:rPr>
          <w:ins w:id="726" w:author="UTENTE" w:date="2020-06-30T12:23:00Z"/>
          <w:lang w:val="it-IT"/>
        </w:rPr>
        <w:pPrChange w:id="727" w:author="UTENTE" w:date="2020-06-30T12:23:00Z">
          <w:pPr>
            <w:pStyle w:val="Paragrafoelenco"/>
            <w:numPr>
              <w:numId w:val="12"/>
            </w:numPr>
            <w:spacing w:line="600" w:lineRule="auto"/>
            <w:ind w:hanging="360"/>
            <w:jc w:val="both"/>
          </w:pPr>
        </w:pPrChange>
      </w:pPr>
      <w:ins w:id="728" w:author="UTENTE" w:date="2020-06-30T12:23:00Z">
        <w:r w:rsidRPr="00224F9A">
          <w:rPr>
            <w:lang w:val="it-IT"/>
          </w:rPr>
          <w:t>n "Merda. Forse mi sarei dovuto sforzare per essere un po' più cordiale prima."</w:t>
        </w:r>
      </w:ins>
    </w:p>
    <w:p w14:paraId="49A614B7" w14:textId="77777777" w:rsidR="00EB0A8C" w:rsidRPr="00224F9A" w:rsidRDefault="00EB0A8C" w:rsidP="00EB0A8C">
      <w:pPr>
        <w:pStyle w:val="Paragrafoelenco"/>
        <w:numPr>
          <w:ilvl w:val="0"/>
          <w:numId w:val="9"/>
        </w:numPr>
        <w:spacing w:line="600" w:lineRule="auto"/>
        <w:jc w:val="both"/>
        <w:rPr>
          <w:ins w:id="729" w:author="UTENTE" w:date="2020-06-30T12:23:00Z"/>
          <w:lang w:val="it-IT"/>
        </w:rPr>
        <w:pPrChange w:id="730" w:author="UTENTE" w:date="2020-06-30T12:23:00Z">
          <w:pPr>
            <w:pStyle w:val="Paragrafoelenco"/>
            <w:numPr>
              <w:numId w:val="12"/>
            </w:numPr>
            <w:spacing w:line="600" w:lineRule="auto"/>
            <w:ind w:hanging="360"/>
            <w:jc w:val="both"/>
          </w:pPr>
        </w:pPrChange>
      </w:pPr>
      <w:ins w:id="731" w:author="UTENTE" w:date="2020-06-30T12:23:00Z">
        <w:r w:rsidRPr="00224F9A">
          <w:rPr>
            <w:lang w:val="it-IT"/>
          </w:rPr>
          <w:t>n "Troy, sarebbe proprio perfetto se adesso uscissi dalla cucina…!"</w:t>
        </w:r>
      </w:ins>
    </w:p>
    <w:p w14:paraId="037597BC" w14:textId="77777777" w:rsidR="00EB0A8C" w:rsidRPr="00224F9A" w:rsidRDefault="00EB0A8C" w:rsidP="00EB0A8C">
      <w:pPr>
        <w:pStyle w:val="Paragrafoelenco"/>
        <w:numPr>
          <w:ilvl w:val="0"/>
          <w:numId w:val="9"/>
        </w:numPr>
        <w:spacing w:line="600" w:lineRule="auto"/>
        <w:jc w:val="both"/>
        <w:rPr>
          <w:ins w:id="732" w:author="UTENTE" w:date="2020-06-30T12:23:00Z"/>
          <w:lang w:val="it-IT"/>
        </w:rPr>
        <w:pPrChange w:id="733" w:author="UTENTE" w:date="2020-06-30T12:23:00Z">
          <w:pPr>
            <w:pStyle w:val="Paragrafoelenco"/>
            <w:numPr>
              <w:numId w:val="12"/>
            </w:numPr>
            <w:spacing w:line="600" w:lineRule="auto"/>
            <w:ind w:hanging="360"/>
            <w:jc w:val="both"/>
          </w:pPr>
        </w:pPrChange>
      </w:pPr>
      <w:ins w:id="734" w:author="UTENTE" w:date="2020-06-30T12:23:00Z">
        <w:r w:rsidRPr="00224F9A">
          <w:rPr>
            <w:lang w:val="it-IT"/>
          </w:rPr>
          <w:t>mcp "\"N-no, non è venuto nessuno del genere stanotte. Perché?\""</w:t>
        </w:r>
      </w:ins>
    </w:p>
    <w:p w14:paraId="514AC650" w14:textId="77777777" w:rsidR="00EB0A8C" w:rsidRPr="00224F9A" w:rsidRDefault="00EB0A8C" w:rsidP="00EB0A8C">
      <w:pPr>
        <w:pStyle w:val="Paragrafoelenco"/>
        <w:numPr>
          <w:ilvl w:val="0"/>
          <w:numId w:val="9"/>
        </w:numPr>
        <w:spacing w:line="600" w:lineRule="auto"/>
        <w:jc w:val="both"/>
        <w:rPr>
          <w:ins w:id="735" w:author="UTENTE" w:date="2020-06-30T12:23:00Z"/>
          <w:lang w:val="it-IT"/>
        </w:rPr>
        <w:pPrChange w:id="736" w:author="UTENTE" w:date="2020-06-30T12:23:00Z">
          <w:pPr>
            <w:pStyle w:val="Paragrafoelenco"/>
            <w:numPr>
              <w:numId w:val="12"/>
            </w:numPr>
            <w:spacing w:line="600" w:lineRule="auto"/>
            <w:ind w:hanging="360"/>
            <w:jc w:val="both"/>
          </w:pPr>
        </w:pPrChange>
      </w:pPr>
      <w:ins w:id="737" w:author="UTENTE" w:date="2020-06-30T12:23:00Z">
        <w:r w:rsidRPr="00224F9A">
          <w:rPr>
            <w:lang w:val="it-IT"/>
          </w:rPr>
          <w:t>u "\"…\""</w:t>
        </w:r>
        <w:r w:rsidRPr="00224F9A">
          <w:rPr>
            <w:lang w:val="it-IT"/>
          </w:rPr>
          <w:br w:type="page"/>
        </w:r>
      </w:ins>
    </w:p>
    <w:p w14:paraId="49E5DA34" w14:textId="77777777" w:rsidR="00EB0A8C" w:rsidRPr="002A1B9A" w:rsidRDefault="00EB0A8C" w:rsidP="00EB0A8C">
      <w:pPr>
        <w:pStyle w:val="Paragrafoelenco"/>
        <w:numPr>
          <w:ilvl w:val="0"/>
          <w:numId w:val="8"/>
        </w:numPr>
        <w:spacing w:line="600" w:lineRule="auto"/>
        <w:ind w:left="720"/>
        <w:rPr>
          <w:ins w:id="738" w:author="UTENTE" w:date="2020-06-30T12:24:00Z"/>
          <w:lang w:val="en-US"/>
        </w:rPr>
      </w:pPr>
      <w:ins w:id="739" w:author="UTENTE" w:date="2020-06-30T12:24:00Z">
        <w:r w:rsidRPr="002A1B9A">
          <w:rPr>
            <w:lang w:val="en-US"/>
          </w:rPr>
          <w:lastRenderedPageBreak/>
          <w:t>n "He sinks back against the seat cushions at my reply, tightly balling one hand into a fist."</w:t>
        </w:r>
      </w:ins>
    </w:p>
    <w:p w14:paraId="11F0DDDA" w14:textId="77777777" w:rsidR="00EB0A8C" w:rsidRPr="002A1B9A" w:rsidRDefault="00EB0A8C" w:rsidP="00EB0A8C">
      <w:pPr>
        <w:pStyle w:val="Paragrafoelenco"/>
        <w:numPr>
          <w:ilvl w:val="0"/>
          <w:numId w:val="8"/>
        </w:numPr>
        <w:spacing w:line="600" w:lineRule="auto"/>
        <w:ind w:left="720"/>
        <w:rPr>
          <w:ins w:id="740" w:author="UTENTE" w:date="2020-06-30T12:24:00Z"/>
          <w:lang w:val="en-US"/>
        </w:rPr>
      </w:pPr>
      <w:ins w:id="741" w:author="UTENTE" w:date="2020-06-30T12:24:00Z">
        <w:r w:rsidRPr="002A1B9A">
          <w:rPr>
            <w:lang w:val="en-US"/>
          </w:rPr>
          <w:t>n "…After a moment, he pulls a cigarette from his pocket and clenches it between his teeth."</w:t>
        </w:r>
      </w:ins>
    </w:p>
    <w:p w14:paraId="607BA951" w14:textId="77777777" w:rsidR="00EB0A8C" w:rsidRPr="002A1B9A" w:rsidRDefault="00EB0A8C" w:rsidP="00EB0A8C">
      <w:pPr>
        <w:pStyle w:val="Paragrafoelenco"/>
        <w:numPr>
          <w:ilvl w:val="0"/>
          <w:numId w:val="8"/>
        </w:numPr>
        <w:spacing w:line="600" w:lineRule="auto"/>
        <w:ind w:left="720"/>
        <w:rPr>
          <w:ins w:id="742" w:author="UTENTE" w:date="2020-06-30T12:24:00Z"/>
          <w:lang w:val="en-US"/>
        </w:rPr>
      </w:pPr>
      <w:ins w:id="743" w:author="UTENTE" w:date="2020-06-30T12:24:00Z">
        <w:r w:rsidRPr="002A1B9A">
          <w:rPr>
            <w:lang w:val="en-US"/>
          </w:rPr>
          <w:t>n "The flame from his lighter briefly flickers in his bright blue eyes, a guilty look flashing over his face."</w:t>
        </w:r>
      </w:ins>
    </w:p>
    <w:p w14:paraId="031B8051" w14:textId="77777777" w:rsidR="00EB0A8C" w:rsidRPr="002A1B9A" w:rsidRDefault="00EB0A8C" w:rsidP="00EB0A8C">
      <w:pPr>
        <w:pStyle w:val="Paragrafoelenco"/>
        <w:numPr>
          <w:ilvl w:val="0"/>
          <w:numId w:val="8"/>
        </w:numPr>
        <w:spacing w:line="600" w:lineRule="auto"/>
        <w:ind w:left="720"/>
        <w:rPr>
          <w:ins w:id="744" w:author="UTENTE" w:date="2020-06-30T12:24:00Z"/>
          <w:lang w:val="en-US"/>
        </w:rPr>
      </w:pPr>
      <w:ins w:id="745" w:author="UTENTE" w:date="2020-06-30T12:24:00Z">
        <w:r w:rsidRPr="002A1B9A">
          <w:rPr>
            <w:lang w:val="en-US"/>
          </w:rPr>
          <w:t>u "\"…Sorry.\""</w:t>
        </w:r>
      </w:ins>
    </w:p>
    <w:p w14:paraId="51164884" w14:textId="77777777" w:rsidR="00EB0A8C" w:rsidRPr="002A1B9A" w:rsidRDefault="00EB0A8C" w:rsidP="00EB0A8C">
      <w:pPr>
        <w:pStyle w:val="Paragrafoelenco"/>
        <w:numPr>
          <w:ilvl w:val="0"/>
          <w:numId w:val="8"/>
        </w:numPr>
        <w:spacing w:line="600" w:lineRule="auto"/>
        <w:ind w:left="720"/>
        <w:rPr>
          <w:ins w:id="746" w:author="UTENTE" w:date="2020-06-30T12:24:00Z"/>
          <w:lang w:val="en-US"/>
        </w:rPr>
      </w:pPr>
      <w:ins w:id="747" w:author="UTENTE" w:date="2020-06-30T12:24:00Z">
        <w:r w:rsidRPr="002A1B9A">
          <w:rPr>
            <w:lang w:val="en-US"/>
          </w:rPr>
          <w:t>u "\"I'll get out of here.\""</w:t>
        </w:r>
      </w:ins>
    </w:p>
    <w:p w14:paraId="5EE8C66C" w14:textId="77777777" w:rsidR="00EB0A8C" w:rsidRPr="002A1B9A" w:rsidRDefault="00EB0A8C" w:rsidP="00EB0A8C">
      <w:pPr>
        <w:pStyle w:val="Paragrafoelenco"/>
        <w:numPr>
          <w:ilvl w:val="0"/>
          <w:numId w:val="8"/>
        </w:numPr>
        <w:spacing w:line="600" w:lineRule="auto"/>
        <w:ind w:left="720"/>
        <w:rPr>
          <w:ins w:id="748" w:author="UTENTE" w:date="2020-06-30T12:24:00Z"/>
          <w:lang w:val="en-US"/>
        </w:rPr>
      </w:pPr>
      <w:ins w:id="749" w:author="UTENTE" w:date="2020-06-30T12:24:00Z">
        <w:r w:rsidRPr="002A1B9A">
          <w:rPr>
            <w:lang w:val="en-US"/>
          </w:rPr>
          <w:t>n "Muttering quietly, he starts to push himself out of the booth –"</w:t>
        </w:r>
      </w:ins>
    </w:p>
    <w:p w14:paraId="2310FF3E" w14:textId="77777777" w:rsidR="00EB0A8C" w:rsidRPr="002A1B9A" w:rsidRDefault="00EB0A8C" w:rsidP="00EB0A8C">
      <w:pPr>
        <w:pStyle w:val="Paragrafoelenco"/>
        <w:numPr>
          <w:ilvl w:val="0"/>
          <w:numId w:val="8"/>
        </w:numPr>
        <w:spacing w:line="600" w:lineRule="auto"/>
        <w:ind w:left="720"/>
        <w:rPr>
          <w:ins w:id="750" w:author="UTENTE" w:date="2020-06-30T12:24:00Z"/>
          <w:lang w:val="en-US"/>
        </w:rPr>
      </w:pPr>
      <w:ins w:id="751" w:author="UTENTE" w:date="2020-06-30T12:24:00Z">
        <w:r w:rsidRPr="002A1B9A">
          <w:rPr>
            <w:lang w:val="en-US"/>
          </w:rPr>
          <w:t>extend " but I shove my arm out to stop him."</w:t>
        </w:r>
      </w:ins>
    </w:p>
    <w:p w14:paraId="5E1CB77A" w14:textId="77777777" w:rsidR="00EB0A8C" w:rsidRPr="002A1B9A" w:rsidRDefault="00EB0A8C" w:rsidP="00EB0A8C">
      <w:pPr>
        <w:pStyle w:val="Paragrafoelenco"/>
        <w:numPr>
          <w:ilvl w:val="0"/>
          <w:numId w:val="8"/>
        </w:numPr>
        <w:spacing w:line="600" w:lineRule="auto"/>
        <w:ind w:left="720"/>
        <w:rPr>
          <w:ins w:id="752" w:author="UTENTE" w:date="2020-06-30T12:24:00Z"/>
          <w:lang w:val="en-US"/>
        </w:rPr>
      </w:pPr>
      <w:ins w:id="753" w:author="UTENTE" w:date="2020-06-30T12:24:00Z">
        <w:r w:rsidRPr="002A1B9A">
          <w:rPr>
            <w:lang w:val="en-US"/>
          </w:rPr>
          <w:t>u "\"…!\""</w:t>
        </w:r>
      </w:ins>
    </w:p>
    <w:p w14:paraId="0EB7A7E1" w14:textId="77777777" w:rsidR="00EB0A8C" w:rsidRPr="002A1B9A" w:rsidRDefault="00EB0A8C" w:rsidP="00EB0A8C">
      <w:pPr>
        <w:pStyle w:val="Paragrafoelenco"/>
        <w:numPr>
          <w:ilvl w:val="0"/>
          <w:numId w:val="8"/>
        </w:numPr>
        <w:spacing w:line="600" w:lineRule="auto"/>
        <w:ind w:left="720"/>
        <w:rPr>
          <w:ins w:id="754" w:author="UTENTE" w:date="2020-06-30T12:24:00Z"/>
          <w:lang w:val="en-US"/>
        </w:rPr>
      </w:pPr>
      <w:ins w:id="755" w:author="UTENTE" w:date="2020-06-30T12:24:00Z">
        <w:r w:rsidRPr="002A1B9A">
          <w:rPr>
            <w:lang w:val="en-US"/>
          </w:rPr>
          <w:t>mc "\"At least wait until you finish your coffee!\""</w:t>
        </w:r>
      </w:ins>
    </w:p>
    <w:p w14:paraId="36B00D13" w14:textId="77777777" w:rsidR="00EB0A8C" w:rsidRPr="002A1B9A" w:rsidRDefault="00EB0A8C" w:rsidP="00EB0A8C">
      <w:pPr>
        <w:pStyle w:val="Paragrafoelenco"/>
        <w:numPr>
          <w:ilvl w:val="0"/>
          <w:numId w:val="8"/>
        </w:numPr>
        <w:spacing w:line="600" w:lineRule="auto"/>
        <w:ind w:left="720"/>
        <w:rPr>
          <w:ins w:id="756" w:author="UTENTE" w:date="2020-06-30T12:24:00Z"/>
          <w:lang w:val="en-US"/>
        </w:rPr>
      </w:pPr>
      <w:ins w:id="757" w:author="UTENTE" w:date="2020-06-30T12:24:00Z">
        <w:r w:rsidRPr="002A1B9A">
          <w:rPr>
            <w:lang w:val="en-US"/>
          </w:rPr>
          <w:t>mc "\"It's pretty rude to come into a diner and leave without ordering anything, after all.\""</w:t>
        </w:r>
      </w:ins>
    </w:p>
    <w:p w14:paraId="1AF25D6F" w14:textId="77777777" w:rsidR="00EB0A8C" w:rsidRPr="002A1B9A" w:rsidRDefault="00EB0A8C" w:rsidP="00EB0A8C">
      <w:pPr>
        <w:pStyle w:val="Paragrafoelenco"/>
        <w:numPr>
          <w:ilvl w:val="0"/>
          <w:numId w:val="8"/>
        </w:numPr>
        <w:spacing w:line="600" w:lineRule="auto"/>
        <w:ind w:left="720"/>
        <w:rPr>
          <w:ins w:id="758" w:author="UTENTE" w:date="2020-06-30T12:24:00Z"/>
          <w:lang w:val="en-US"/>
        </w:rPr>
      </w:pPr>
      <w:ins w:id="759" w:author="UTENTE" w:date="2020-06-30T12:24:00Z">
        <w:r w:rsidRPr="002A1B9A">
          <w:rPr>
            <w:lang w:val="en-US"/>
          </w:rPr>
          <w:t>n "He's a weird customer, but I'm kind of curious about why he's so uneasy…"</w:t>
        </w:r>
      </w:ins>
    </w:p>
    <w:p w14:paraId="5EF72265" w14:textId="77777777" w:rsidR="00EB0A8C" w:rsidRPr="002A1B9A" w:rsidRDefault="00EB0A8C" w:rsidP="00EB0A8C">
      <w:pPr>
        <w:pStyle w:val="Paragrafoelenco"/>
        <w:numPr>
          <w:ilvl w:val="0"/>
          <w:numId w:val="8"/>
        </w:numPr>
        <w:spacing w:line="600" w:lineRule="auto"/>
        <w:ind w:left="720"/>
        <w:rPr>
          <w:ins w:id="760" w:author="UTENTE" w:date="2020-06-30T12:24:00Z"/>
          <w:lang w:val="en-US"/>
        </w:rPr>
      </w:pPr>
      <w:ins w:id="761" w:author="UTENTE" w:date="2020-06-30T12:24:00Z">
        <w:r w:rsidRPr="002A1B9A">
          <w:rPr>
            <w:lang w:val="en-US"/>
          </w:rPr>
          <w:t>n "And this is the most interesting thing that's happened on any of my shifts, too."</w:t>
        </w:r>
      </w:ins>
    </w:p>
    <w:p w14:paraId="49EF69F0" w14:textId="77777777" w:rsidR="00EB0A8C" w:rsidRPr="002A1B9A" w:rsidRDefault="00EB0A8C" w:rsidP="00EB0A8C">
      <w:pPr>
        <w:pStyle w:val="Paragrafoelenco"/>
        <w:numPr>
          <w:ilvl w:val="0"/>
          <w:numId w:val="8"/>
        </w:numPr>
        <w:spacing w:line="600" w:lineRule="auto"/>
        <w:ind w:left="720"/>
        <w:rPr>
          <w:ins w:id="762" w:author="UTENTE" w:date="2020-06-30T12:24:00Z"/>
          <w:lang w:val="en-US"/>
        </w:rPr>
      </w:pPr>
      <w:ins w:id="763" w:author="UTENTE" w:date="2020-06-30T12:24:00Z">
        <w:r w:rsidRPr="002A1B9A">
          <w:rPr>
            <w:lang w:val="en-US"/>
          </w:rPr>
          <w:t>u "\"…\""</w:t>
        </w:r>
      </w:ins>
    </w:p>
    <w:p w14:paraId="00BFEF96" w14:textId="77777777" w:rsidR="00EB0A8C" w:rsidRPr="002A1B9A" w:rsidRDefault="00EB0A8C" w:rsidP="00EB0A8C">
      <w:pPr>
        <w:pStyle w:val="Paragrafoelenco"/>
        <w:numPr>
          <w:ilvl w:val="0"/>
          <w:numId w:val="8"/>
        </w:numPr>
        <w:spacing w:line="600" w:lineRule="auto"/>
        <w:ind w:left="720"/>
        <w:rPr>
          <w:ins w:id="764" w:author="UTENTE" w:date="2020-06-30T12:24:00Z"/>
          <w:lang w:val="en-US"/>
        </w:rPr>
      </w:pPr>
      <w:ins w:id="765" w:author="UTENTE" w:date="2020-06-30T12:24:00Z">
        <w:r w:rsidRPr="002A1B9A">
          <w:rPr>
            <w:lang w:val="en-US"/>
          </w:rPr>
          <w:t>n "The man hesitates, studying me with a suspicious look."</w:t>
        </w:r>
      </w:ins>
    </w:p>
    <w:p w14:paraId="5E570756" w14:textId="77777777" w:rsidR="00EB0A8C" w:rsidRPr="002A1B9A" w:rsidRDefault="00EB0A8C" w:rsidP="00EB0A8C">
      <w:pPr>
        <w:pStyle w:val="Paragrafoelenco"/>
        <w:numPr>
          <w:ilvl w:val="0"/>
          <w:numId w:val="8"/>
        </w:numPr>
        <w:spacing w:line="600" w:lineRule="auto"/>
        <w:ind w:left="720"/>
        <w:rPr>
          <w:ins w:id="766" w:author="UTENTE" w:date="2020-06-30T12:24:00Z"/>
          <w:lang w:val="en-US"/>
        </w:rPr>
      </w:pPr>
      <w:ins w:id="767" w:author="UTENTE" w:date="2020-06-30T12:24:00Z">
        <w:r w:rsidRPr="002A1B9A">
          <w:rPr>
            <w:lang w:val="en-US"/>
          </w:rPr>
          <w:t>n "Maybe he thinks I'm teamed up with this 'leather jacket' guy he's all worked up about. They must really have a history."</w:t>
        </w:r>
        <w:r w:rsidRPr="002A1B9A">
          <w:rPr>
            <w:lang w:val="en-US"/>
          </w:rPr>
          <w:br w:type="page"/>
        </w:r>
      </w:ins>
    </w:p>
    <w:p w14:paraId="09ADDE39" w14:textId="77777777" w:rsidR="00D3659C" w:rsidRPr="00224F9A" w:rsidRDefault="00D3659C" w:rsidP="00D3659C">
      <w:pPr>
        <w:pStyle w:val="Paragrafoelenco"/>
        <w:numPr>
          <w:ilvl w:val="0"/>
          <w:numId w:val="9"/>
        </w:numPr>
        <w:spacing w:line="600" w:lineRule="auto"/>
        <w:jc w:val="both"/>
        <w:rPr>
          <w:ins w:id="768" w:author="UTENTE" w:date="2020-06-30T12:24:00Z"/>
          <w:lang w:val="it-IT"/>
        </w:rPr>
      </w:pPr>
      <w:ins w:id="769" w:author="UTENTE" w:date="2020-06-30T12:24:00Z">
        <w:r w:rsidRPr="00224F9A">
          <w:rPr>
            <w:lang w:val="it-IT"/>
          </w:rPr>
          <w:lastRenderedPageBreak/>
          <w:t>n "Alla mia risposta, si lascia cadere sui cuscini della seduta, chiudendo la mano in uno stretto pugno."</w:t>
        </w:r>
      </w:ins>
    </w:p>
    <w:p w14:paraId="6E32DABD" w14:textId="77777777" w:rsidR="00D3659C" w:rsidRPr="00224F9A" w:rsidRDefault="00D3659C" w:rsidP="00D3659C">
      <w:pPr>
        <w:pStyle w:val="Paragrafoelenco"/>
        <w:numPr>
          <w:ilvl w:val="0"/>
          <w:numId w:val="9"/>
        </w:numPr>
        <w:spacing w:line="600" w:lineRule="auto"/>
        <w:jc w:val="both"/>
        <w:rPr>
          <w:ins w:id="770" w:author="UTENTE" w:date="2020-06-30T12:24:00Z"/>
          <w:lang w:val="it-IT"/>
        </w:rPr>
      </w:pPr>
      <w:ins w:id="771" w:author="UTENTE" w:date="2020-06-30T12:24:00Z">
        <w:r w:rsidRPr="00224F9A">
          <w:rPr>
            <w:lang w:val="it-IT"/>
          </w:rPr>
          <w:t>n "…Dopo qualche secondo, tira fuori una sigaretta dalla tasca e la stringe fra i denti."</w:t>
        </w:r>
      </w:ins>
    </w:p>
    <w:p w14:paraId="2FFE810B" w14:textId="77777777" w:rsidR="00D3659C" w:rsidRPr="00224F9A" w:rsidRDefault="00D3659C" w:rsidP="00D3659C">
      <w:pPr>
        <w:pStyle w:val="Paragrafoelenco"/>
        <w:numPr>
          <w:ilvl w:val="0"/>
          <w:numId w:val="9"/>
        </w:numPr>
        <w:spacing w:line="600" w:lineRule="auto"/>
        <w:jc w:val="both"/>
        <w:rPr>
          <w:ins w:id="772" w:author="UTENTE" w:date="2020-06-30T12:24:00Z"/>
          <w:lang w:val="it-IT"/>
        </w:rPr>
      </w:pPr>
      <w:ins w:id="773" w:author="UTENTE" w:date="2020-06-30T12:24:00Z">
        <w:r w:rsidRPr="00224F9A">
          <w:rPr>
            <w:lang w:val="it-IT"/>
          </w:rPr>
          <w:t>n "La fiamma del suo accendino brilla brevemente sui suoi luminosi occhi blu, uno sguardo colpevole appare sul suo viso."</w:t>
        </w:r>
      </w:ins>
    </w:p>
    <w:p w14:paraId="51A94A8D" w14:textId="77777777" w:rsidR="00D3659C" w:rsidRDefault="00D3659C" w:rsidP="00D3659C">
      <w:pPr>
        <w:pStyle w:val="Paragrafoelenco"/>
        <w:numPr>
          <w:ilvl w:val="0"/>
          <w:numId w:val="9"/>
        </w:numPr>
        <w:spacing w:line="600" w:lineRule="auto"/>
        <w:jc w:val="both"/>
        <w:rPr>
          <w:ins w:id="774" w:author="UTENTE" w:date="2020-06-30T12:24:00Z"/>
        </w:rPr>
      </w:pPr>
      <w:ins w:id="775" w:author="UTENTE" w:date="2020-06-30T12:24:00Z">
        <w:r>
          <w:t>u "\"…Scusa\""</w:t>
        </w:r>
      </w:ins>
    </w:p>
    <w:p w14:paraId="669DEEF8" w14:textId="77777777" w:rsidR="00D3659C" w:rsidRDefault="00D3659C" w:rsidP="00D3659C">
      <w:pPr>
        <w:pStyle w:val="Paragrafoelenco"/>
        <w:numPr>
          <w:ilvl w:val="0"/>
          <w:numId w:val="9"/>
        </w:numPr>
        <w:spacing w:line="600" w:lineRule="auto"/>
        <w:jc w:val="both"/>
        <w:rPr>
          <w:ins w:id="776" w:author="UTENTE" w:date="2020-06-30T12:24:00Z"/>
        </w:rPr>
      </w:pPr>
      <w:ins w:id="777" w:author="UTENTE" w:date="2020-06-30T12:24:00Z">
        <w:r>
          <w:t>u "\"Me ne vado.\""</w:t>
        </w:r>
      </w:ins>
    </w:p>
    <w:p w14:paraId="53E58193" w14:textId="77777777" w:rsidR="00D3659C" w:rsidRPr="00224F9A" w:rsidRDefault="00D3659C" w:rsidP="00D3659C">
      <w:pPr>
        <w:pStyle w:val="Paragrafoelenco"/>
        <w:numPr>
          <w:ilvl w:val="0"/>
          <w:numId w:val="9"/>
        </w:numPr>
        <w:spacing w:line="600" w:lineRule="auto"/>
        <w:jc w:val="both"/>
        <w:rPr>
          <w:ins w:id="778" w:author="UTENTE" w:date="2020-06-30T12:24:00Z"/>
          <w:lang w:val="it-IT"/>
        </w:rPr>
      </w:pPr>
      <w:ins w:id="779" w:author="UTENTE" w:date="2020-06-30T12:24:00Z">
        <w:r w:rsidRPr="00224F9A">
          <w:rPr>
            <w:lang w:val="it-IT"/>
          </w:rPr>
          <w:t>n "Borbottando sottovoce, inizia a cercare di alzarsi dalla panca- "</w:t>
        </w:r>
      </w:ins>
    </w:p>
    <w:p w14:paraId="26A8CA4F" w14:textId="77777777" w:rsidR="00D3659C" w:rsidRPr="00224F9A" w:rsidRDefault="00D3659C" w:rsidP="00D3659C">
      <w:pPr>
        <w:pStyle w:val="Paragrafoelenco"/>
        <w:numPr>
          <w:ilvl w:val="0"/>
          <w:numId w:val="9"/>
        </w:numPr>
        <w:spacing w:line="600" w:lineRule="auto"/>
        <w:jc w:val="both"/>
        <w:rPr>
          <w:ins w:id="780" w:author="UTENTE" w:date="2020-06-30T12:24:00Z"/>
          <w:lang w:val="it-IT"/>
        </w:rPr>
      </w:pPr>
      <w:ins w:id="781" w:author="UTENTE" w:date="2020-06-30T12:24:00Z">
        <w:r w:rsidRPr="00224F9A">
          <w:rPr>
            <w:lang w:val="it-IT"/>
          </w:rPr>
          <w:t>extend " ma alzo velocemente il braccio per bloccarlo."</w:t>
        </w:r>
      </w:ins>
    </w:p>
    <w:p w14:paraId="3465ED60" w14:textId="77777777" w:rsidR="00D3659C" w:rsidRPr="00224F9A" w:rsidRDefault="00D3659C" w:rsidP="00D3659C">
      <w:pPr>
        <w:pStyle w:val="Paragrafoelenco"/>
        <w:numPr>
          <w:ilvl w:val="0"/>
          <w:numId w:val="9"/>
        </w:numPr>
        <w:spacing w:line="600" w:lineRule="auto"/>
        <w:jc w:val="both"/>
        <w:rPr>
          <w:ins w:id="782" w:author="UTENTE" w:date="2020-06-30T12:24:00Z"/>
          <w:lang w:val="it-IT"/>
        </w:rPr>
      </w:pPr>
      <w:ins w:id="783" w:author="UTENTE" w:date="2020-06-30T12:24:00Z">
        <w:r w:rsidRPr="00224F9A">
          <w:rPr>
            <w:lang w:val="it-IT"/>
          </w:rPr>
          <w:t>u "\"…!\""</w:t>
        </w:r>
      </w:ins>
    </w:p>
    <w:p w14:paraId="455049F3" w14:textId="77777777" w:rsidR="00D3659C" w:rsidRPr="00224F9A" w:rsidRDefault="00D3659C" w:rsidP="00D3659C">
      <w:pPr>
        <w:pStyle w:val="Paragrafoelenco"/>
        <w:numPr>
          <w:ilvl w:val="0"/>
          <w:numId w:val="9"/>
        </w:numPr>
        <w:spacing w:line="600" w:lineRule="auto"/>
        <w:jc w:val="both"/>
        <w:rPr>
          <w:ins w:id="784" w:author="UTENTE" w:date="2020-06-30T12:24:00Z"/>
          <w:lang w:val="it-IT"/>
        </w:rPr>
      </w:pPr>
      <w:ins w:id="785" w:author="UTENTE" w:date="2020-06-30T12:24:00Z">
        <w:r w:rsidRPr="00224F9A">
          <w:rPr>
            <w:lang w:val="it-IT"/>
          </w:rPr>
          <w:t>mc "\"Rimani almeno finché non finisci il caffè!\""</w:t>
        </w:r>
      </w:ins>
    </w:p>
    <w:p w14:paraId="3431D375" w14:textId="77777777" w:rsidR="00D3659C" w:rsidRPr="00224F9A" w:rsidRDefault="00D3659C" w:rsidP="00D3659C">
      <w:pPr>
        <w:pStyle w:val="Paragrafoelenco"/>
        <w:numPr>
          <w:ilvl w:val="0"/>
          <w:numId w:val="9"/>
        </w:numPr>
        <w:spacing w:line="600" w:lineRule="auto"/>
        <w:jc w:val="both"/>
        <w:rPr>
          <w:ins w:id="786" w:author="UTENTE" w:date="2020-06-30T12:24:00Z"/>
          <w:lang w:val="it-IT"/>
        </w:rPr>
      </w:pPr>
      <w:ins w:id="787" w:author="UTENTE" w:date="2020-06-30T12:24:00Z">
        <w:r w:rsidRPr="00224F9A">
          <w:rPr>
            <w:lang w:val="it-IT"/>
          </w:rPr>
          <w:t>mc "\"È piuttosto maleducato entrare in una tavola calda e andarsene senza ordinare nulla, dopotutto.\""</w:t>
        </w:r>
      </w:ins>
    </w:p>
    <w:p w14:paraId="768A03B8" w14:textId="77777777" w:rsidR="00D3659C" w:rsidRPr="00224F9A" w:rsidRDefault="00D3659C" w:rsidP="00D3659C">
      <w:pPr>
        <w:pStyle w:val="Paragrafoelenco"/>
        <w:numPr>
          <w:ilvl w:val="0"/>
          <w:numId w:val="9"/>
        </w:numPr>
        <w:spacing w:line="600" w:lineRule="auto"/>
        <w:jc w:val="both"/>
        <w:rPr>
          <w:ins w:id="788" w:author="UTENTE" w:date="2020-06-30T12:24:00Z"/>
          <w:lang w:val="it-IT"/>
        </w:rPr>
      </w:pPr>
      <w:ins w:id="789" w:author="UTENTE" w:date="2020-06-30T12:24:00Z">
        <w:r w:rsidRPr="00224F9A">
          <w:rPr>
            <w:lang w:val="it-IT"/>
          </w:rPr>
          <w:t>n "È un cliente un po' strano, ma in un certo senso sono curioso di capire perché sia così a disagio…"</w:t>
        </w:r>
      </w:ins>
    </w:p>
    <w:p w14:paraId="27BDB058" w14:textId="77777777" w:rsidR="00D3659C" w:rsidRPr="00224F9A" w:rsidRDefault="00D3659C" w:rsidP="00D3659C">
      <w:pPr>
        <w:pStyle w:val="Paragrafoelenco"/>
        <w:numPr>
          <w:ilvl w:val="0"/>
          <w:numId w:val="9"/>
        </w:numPr>
        <w:spacing w:line="600" w:lineRule="auto"/>
        <w:jc w:val="both"/>
        <w:rPr>
          <w:ins w:id="790" w:author="UTENTE" w:date="2020-06-30T12:24:00Z"/>
          <w:lang w:val="it-IT"/>
        </w:rPr>
      </w:pPr>
      <w:ins w:id="791" w:author="UTENTE" w:date="2020-06-30T12:24:00Z">
        <w:r w:rsidRPr="00224F9A">
          <w:rPr>
            <w:lang w:val="it-IT"/>
          </w:rPr>
          <w:t>n "E poi, è la cosa più interessante che sia mai successa durante uno dei miei turni."</w:t>
        </w:r>
      </w:ins>
    </w:p>
    <w:p w14:paraId="3322D53E" w14:textId="77777777" w:rsidR="00D3659C" w:rsidRPr="00224F9A" w:rsidRDefault="00D3659C" w:rsidP="00D3659C">
      <w:pPr>
        <w:pStyle w:val="Paragrafoelenco"/>
        <w:numPr>
          <w:ilvl w:val="0"/>
          <w:numId w:val="9"/>
        </w:numPr>
        <w:spacing w:line="600" w:lineRule="auto"/>
        <w:jc w:val="both"/>
        <w:rPr>
          <w:ins w:id="792" w:author="UTENTE" w:date="2020-06-30T12:24:00Z"/>
          <w:lang w:val="it-IT"/>
        </w:rPr>
      </w:pPr>
      <w:ins w:id="793" w:author="UTENTE" w:date="2020-06-30T12:24:00Z">
        <w:r w:rsidRPr="00224F9A">
          <w:rPr>
            <w:lang w:val="it-IT"/>
          </w:rPr>
          <w:t>u "\"…\""</w:t>
        </w:r>
      </w:ins>
    </w:p>
    <w:p w14:paraId="5A5B8AFB" w14:textId="77777777" w:rsidR="00D3659C" w:rsidRPr="00224F9A" w:rsidRDefault="00D3659C" w:rsidP="00D3659C">
      <w:pPr>
        <w:pStyle w:val="Paragrafoelenco"/>
        <w:numPr>
          <w:ilvl w:val="0"/>
          <w:numId w:val="9"/>
        </w:numPr>
        <w:spacing w:line="600" w:lineRule="auto"/>
        <w:jc w:val="both"/>
        <w:rPr>
          <w:ins w:id="794" w:author="UTENTE" w:date="2020-06-30T12:24:00Z"/>
          <w:lang w:val="it-IT"/>
        </w:rPr>
      </w:pPr>
      <w:ins w:id="795" w:author="UTENTE" w:date="2020-06-30T12:24:00Z">
        <w:r w:rsidRPr="00224F9A">
          <w:rPr>
            <w:lang w:val="it-IT"/>
          </w:rPr>
          <w:t>n "Il ragazzo esita, studiandomi con uno sguardo sospettoso."</w:t>
        </w:r>
      </w:ins>
    </w:p>
    <w:p w14:paraId="04EFA8C3" w14:textId="77777777" w:rsidR="00D3659C" w:rsidRPr="00224F9A" w:rsidRDefault="00D3659C" w:rsidP="00D3659C">
      <w:pPr>
        <w:pStyle w:val="Paragrafoelenco"/>
        <w:numPr>
          <w:ilvl w:val="0"/>
          <w:numId w:val="9"/>
        </w:numPr>
        <w:spacing w:line="600" w:lineRule="auto"/>
        <w:jc w:val="both"/>
        <w:rPr>
          <w:ins w:id="796" w:author="UTENTE" w:date="2020-06-30T12:24:00Z"/>
          <w:lang w:val="it-IT"/>
        </w:rPr>
      </w:pPr>
      <w:ins w:id="797" w:author="UTENTE" w:date="2020-06-30T12:24:00Z">
        <w:r w:rsidRPr="00224F9A">
          <w:rPr>
            <w:lang w:val="it-IT"/>
          </w:rPr>
          <w:t>n "Forse pensa che sto con quel tizio con la giacca in pelle che lo agita tanto. Devono avere un bel passato insieme."</w:t>
        </w:r>
        <w:r w:rsidRPr="00224F9A">
          <w:rPr>
            <w:lang w:val="it-IT"/>
          </w:rPr>
          <w:br w:type="page"/>
        </w:r>
      </w:ins>
    </w:p>
    <w:p w14:paraId="72258991" w14:textId="77777777" w:rsidR="00D3659C" w:rsidRPr="002A1B9A" w:rsidRDefault="00D3659C" w:rsidP="00D3659C">
      <w:pPr>
        <w:pStyle w:val="Paragrafoelenco"/>
        <w:numPr>
          <w:ilvl w:val="0"/>
          <w:numId w:val="8"/>
        </w:numPr>
        <w:spacing w:line="600" w:lineRule="auto"/>
        <w:ind w:left="720"/>
        <w:rPr>
          <w:ins w:id="798" w:author="UTENTE" w:date="2020-06-30T12:25:00Z"/>
          <w:lang w:val="en-US"/>
        </w:rPr>
      </w:pPr>
      <w:ins w:id="799" w:author="UTENTE" w:date="2020-06-30T12:25:00Z">
        <w:r w:rsidRPr="002A1B9A">
          <w:rPr>
            <w:lang w:val="en-US"/>
          </w:rPr>
          <w:lastRenderedPageBreak/>
          <w:t>old "Offer a casual shrug"</w:t>
        </w:r>
      </w:ins>
    </w:p>
    <w:p w14:paraId="251B6595" w14:textId="77777777" w:rsidR="00D3659C" w:rsidRPr="002A1B9A" w:rsidRDefault="00D3659C" w:rsidP="00D3659C">
      <w:pPr>
        <w:pStyle w:val="Paragrafoelenco"/>
        <w:numPr>
          <w:ilvl w:val="0"/>
          <w:numId w:val="8"/>
        </w:numPr>
        <w:spacing w:line="600" w:lineRule="auto"/>
        <w:ind w:left="720"/>
        <w:rPr>
          <w:ins w:id="800" w:author="UTENTE" w:date="2020-06-30T12:25:00Z"/>
          <w:lang w:val="en-US"/>
        </w:rPr>
      </w:pPr>
      <w:ins w:id="801" w:author="UTENTE" w:date="2020-06-30T12:25:00Z">
        <w:r w:rsidRPr="002A1B9A">
          <w:rPr>
            <w:lang w:val="en-US"/>
          </w:rPr>
          <w:t>old "Calm him down"</w:t>
        </w:r>
      </w:ins>
    </w:p>
    <w:p w14:paraId="2714C558" w14:textId="77777777" w:rsidR="00D3659C" w:rsidRPr="002A1B9A" w:rsidRDefault="00D3659C" w:rsidP="00D3659C">
      <w:pPr>
        <w:pStyle w:val="Paragrafoelenco"/>
        <w:numPr>
          <w:ilvl w:val="0"/>
          <w:numId w:val="8"/>
        </w:numPr>
        <w:spacing w:line="600" w:lineRule="auto"/>
        <w:ind w:left="720"/>
        <w:rPr>
          <w:ins w:id="802" w:author="UTENTE" w:date="2020-06-30T12:25:00Z"/>
          <w:lang w:val="en-US"/>
        </w:rPr>
      </w:pPr>
      <w:ins w:id="803" w:author="UTENTE" w:date="2020-06-30T12:25:00Z">
        <w:r w:rsidRPr="002A1B9A">
          <w:rPr>
            <w:lang w:val="en-US"/>
          </w:rPr>
          <w:t>n "I shrug my shoulders nonchalantly."</w:t>
        </w:r>
      </w:ins>
    </w:p>
    <w:p w14:paraId="62E38DFE" w14:textId="77777777" w:rsidR="00D3659C" w:rsidRPr="002A1B9A" w:rsidRDefault="00D3659C" w:rsidP="00D3659C">
      <w:pPr>
        <w:pStyle w:val="Paragrafoelenco"/>
        <w:numPr>
          <w:ilvl w:val="0"/>
          <w:numId w:val="8"/>
        </w:numPr>
        <w:spacing w:line="600" w:lineRule="auto"/>
        <w:ind w:left="720"/>
        <w:rPr>
          <w:ins w:id="804" w:author="UTENTE" w:date="2020-06-30T12:25:00Z"/>
          <w:lang w:val="en-US"/>
        </w:rPr>
      </w:pPr>
      <w:ins w:id="805" w:author="UTENTE" w:date="2020-06-30T12:25:00Z">
        <w:r w:rsidRPr="002A1B9A">
          <w:rPr>
            <w:lang w:val="en-US"/>
          </w:rPr>
          <w:t>mc "\"Listen, I don't wanna be involved in your guys' spat or anything.\""</w:t>
        </w:r>
      </w:ins>
    </w:p>
    <w:p w14:paraId="4ECB3EFC" w14:textId="77777777" w:rsidR="00D3659C" w:rsidRPr="002A1B9A" w:rsidRDefault="00D3659C" w:rsidP="00D3659C">
      <w:pPr>
        <w:pStyle w:val="Paragrafoelenco"/>
        <w:numPr>
          <w:ilvl w:val="0"/>
          <w:numId w:val="8"/>
        </w:numPr>
        <w:spacing w:line="600" w:lineRule="auto"/>
        <w:ind w:left="720"/>
        <w:rPr>
          <w:ins w:id="806" w:author="UTENTE" w:date="2020-06-30T12:25:00Z"/>
          <w:lang w:val="en-US"/>
        </w:rPr>
      </w:pPr>
      <w:ins w:id="807" w:author="UTENTE" w:date="2020-06-30T12:25:00Z">
        <w:r w:rsidRPr="002A1B9A">
          <w:rPr>
            <w:lang w:val="en-US"/>
          </w:rPr>
          <w:t>mc "\"I'm just trying to make some tips, okay? Calm down.\""</w:t>
        </w:r>
      </w:ins>
    </w:p>
    <w:p w14:paraId="663C3119" w14:textId="77777777" w:rsidR="00D3659C" w:rsidRPr="002A1B9A" w:rsidRDefault="00D3659C" w:rsidP="00D3659C">
      <w:pPr>
        <w:pStyle w:val="Paragrafoelenco"/>
        <w:numPr>
          <w:ilvl w:val="0"/>
          <w:numId w:val="8"/>
        </w:numPr>
        <w:spacing w:line="600" w:lineRule="auto"/>
        <w:ind w:left="720"/>
        <w:rPr>
          <w:ins w:id="808" w:author="UTENTE" w:date="2020-06-30T12:25:00Z"/>
          <w:lang w:val="en-US"/>
        </w:rPr>
      </w:pPr>
      <w:ins w:id="809" w:author="UTENTE" w:date="2020-06-30T12:25:00Z">
        <w:r w:rsidRPr="002A1B9A">
          <w:rPr>
            <w:lang w:val="en-US"/>
          </w:rPr>
          <w:t>n "I shake my head a little, letting out a patient sigh."</w:t>
        </w:r>
      </w:ins>
    </w:p>
    <w:p w14:paraId="2E3466F9" w14:textId="77777777" w:rsidR="00D3659C" w:rsidRPr="002A1B9A" w:rsidRDefault="00D3659C" w:rsidP="00D3659C">
      <w:pPr>
        <w:pStyle w:val="Paragrafoelenco"/>
        <w:numPr>
          <w:ilvl w:val="0"/>
          <w:numId w:val="8"/>
        </w:numPr>
        <w:spacing w:line="600" w:lineRule="auto"/>
        <w:ind w:left="720"/>
        <w:rPr>
          <w:ins w:id="810" w:author="UTENTE" w:date="2020-06-30T12:25:00Z"/>
          <w:lang w:val="en-US"/>
        </w:rPr>
      </w:pPr>
      <w:ins w:id="811" w:author="UTENTE" w:date="2020-06-30T12:25:00Z">
        <w:r w:rsidRPr="002A1B9A">
          <w:rPr>
            <w:lang w:val="en-US"/>
          </w:rPr>
          <w:t>mc "\"Don't worry, I have no clue who Mr. Tattoo-Face is.\""</w:t>
        </w:r>
      </w:ins>
    </w:p>
    <w:p w14:paraId="2B5F1E99" w14:textId="77777777" w:rsidR="00D3659C" w:rsidRPr="002A1B9A" w:rsidRDefault="00D3659C" w:rsidP="00D3659C">
      <w:pPr>
        <w:pStyle w:val="Paragrafoelenco"/>
        <w:numPr>
          <w:ilvl w:val="0"/>
          <w:numId w:val="8"/>
        </w:numPr>
        <w:spacing w:line="600" w:lineRule="auto"/>
        <w:ind w:left="720"/>
        <w:rPr>
          <w:ins w:id="812" w:author="UTENTE" w:date="2020-06-30T12:25:00Z"/>
          <w:lang w:val="en-US"/>
        </w:rPr>
      </w:pPr>
      <w:ins w:id="813" w:author="UTENTE" w:date="2020-06-30T12:25:00Z">
        <w:r w:rsidRPr="002A1B9A">
          <w:rPr>
            <w:lang w:val="en-US"/>
          </w:rPr>
          <w:t>mc "\"But my boss would get mad at me if I didn't ask a customer to stay, so… why don't you stick around?\""</w:t>
        </w:r>
      </w:ins>
    </w:p>
    <w:p w14:paraId="7B2599A3" w14:textId="77777777" w:rsidR="00D3659C" w:rsidRPr="002A1B9A" w:rsidRDefault="00D3659C" w:rsidP="00D3659C">
      <w:pPr>
        <w:pStyle w:val="Paragrafoelenco"/>
        <w:numPr>
          <w:ilvl w:val="0"/>
          <w:numId w:val="8"/>
        </w:numPr>
        <w:spacing w:line="600" w:lineRule="auto"/>
        <w:ind w:left="720"/>
        <w:rPr>
          <w:ins w:id="814" w:author="UTENTE" w:date="2020-06-30T12:25:00Z"/>
          <w:lang w:val="en-US"/>
        </w:rPr>
      </w:pPr>
      <w:ins w:id="815" w:author="UTENTE" w:date="2020-06-30T12:25:00Z">
        <w:r w:rsidRPr="002A1B9A">
          <w:rPr>
            <w:lang w:val="en-US"/>
          </w:rPr>
          <w:t>u "\"…\""</w:t>
        </w:r>
      </w:ins>
    </w:p>
    <w:p w14:paraId="6C83FC0C" w14:textId="77777777" w:rsidR="00D3659C" w:rsidRPr="002A1B9A" w:rsidRDefault="00D3659C" w:rsidP="00D3659C">
      <w:pPr>
        <w:pStyle w:val="Paragrafoelenco"/>
        <w:numPr>
          <w:ilvl w:val="0"/>
          <w:numId w:val="8"/>
        </w:numPr>
        <w:spacing w:line="600" w:lineRule="auto"/>
        <w:ind w:left="720"/>
        <w:rPr>
          <w:ins w:id="816" w:author="UTENTE" w:date="2020-06-30T12:25:00Z"/>
          <w:lang w:val="en-US"/>
        </w:rPr>
      </w:pPr>
      <w:ins w:id="817" w:author="UTENTE" w:date="2020-06-30T12:25:00Z">
        <w:r w:rsidRPr="002A1B9A">
          <w:rPr>
            <w:lang w:val="en-US"/>
          </w:rPr>
          <w:t>n "He pauses for a moment longer, and his blue eyes burn into me searchingly – as if he's trying to read my true intentions."</w:t>
        </w:r>
      </w:ins>
    </w:p>
    <w:p w14:paraId="1E693FB0" w14:textId="77777777" w:rsidR="00D3659C" w:rsidRPr="002A1B9A" w:rsidRDefault="00D3659C" w:rsidP="00D3659C">
      <w:pPr>
        <w:pStyle w:val="Paragrafoelenco"/>
        <w:numPr>
          <w:ilvl w:val="0"/>
          <w:numId w:val="8"/>
        </w:numPr>
        <w:spacing w:line="600" w:lineRule="auto"/>
        <w:ind w:left="720"/>
        <w:rPr>
          <w:ins w:id="818" w:author="UTENTE" w:date="2020-06-30T12:25:00Z"/>
          <w:lang w:val="en-US"/>
        </w:rPr>
      </w:pPr>
      <w:ins w:id="819" w:author="UTENTE" w:date="2020-06-30T12:25:00Z">
        <w:r w:rsidRPr="002A1B9A">
          <w:rPr>
            <w:lang w:val="en-US"/>
          </w:rPr>
          <w:t>n "…But finally, he lowers himself back into the booth, giving a reluctant nod."</w:t>
        </w:r>
      </w:ins>
    </w:p>
    <w:p w14:paraId="46BD08FF" w14:textId="77777777" w:rsidR="00D3659C" w:rsidRPr="002A1B9A" w:rsidRDefault="00D3659C" w:rsidP="00D3659C">
      <w:pPr>
        <w:pStyle w:val="Paragrafoelenco"/>
        <w:numPr>
          <w:ilvl w:val="0"/>
          <w:numId w:val="8"/>
        </w:numPr>
        <w:spacing w:line="600" w:lineRule="auto"/>
        <w:ind w:left="720"/>
        <w:rPr>
          <w:ins w:id="820" w:author="UTENTE" w:date="2020-06-30T12:25:00Z"/>
          <w:lang w:val="en-US"/>
        </w:rPr>
      </w:pPr>
      <w:ins w:id="821" w:author="UTENTE" w:date="2020-06-30T12:25:00Z">
        <w:r w:rsidRPr="002A1B9A">
          <w:rPr>
            <w:lang w:val="en-US"/>
          </w:rPr>
          <w:t>mc "\"I'll get that coffee, then.\""</w:t>
        </w:r>
      </w:ins>
    </w:p>
    <w:p w14:paraId="5D0EF21B" w14:textId="77777777" w:rsidR="00D3659C" w:rsidRPr="002A1B9A" w:rsidRDefault="00D3659C" w:rsidP="00D3659C">
      <w:pPr>
        <w:pStyle w:val="Paragrafoelenco"/>
        <w:numPr>
          <w:ilvl w:val="0"/>
          <w:numId w:val="8"/>
        </w:numPr>
        <w:spacing w:line="600" w:lineRule="auto"/>
        <w:ind w:left="720"/>
        <w:rPr>
          <w:ins w:id="822" w:author="UTENTE" w:date="2020-06-30T12:25:00Z"/>
          <w:lang w:val="en-US"/>
        </w:rPr>
      </w:pPr>
      <w:ins w:id="823" w:author="UTENTE" w:date="2020-06-30T12:25:00Z">
        <w:r w:rsidRPr="002A1B9A">
          <w:rPr>
            <w:lang w:val="en-US"/>
          </w:rPr>
          <w:t>mc "\"Don't run away while I'm gone!\""</w:t>
        </w:r>
      </w:ins>
    </w:p>
    <w:p w14:paraId="216ADCFD" w14:textId="77777777" w:rsidR="00D3659C" w:rsidRPr="002A1B9A" w:rsidRDefault="00D3659C" w:rsidP="00D3659C">
      <w:pPr>
        <w:pStyle w:val="Paragrafoelenco"/>
        <w:numPr>
          <w:ilvl w:val="0"/>
          <w:numId w:val="8"/>
        </w:numPr>
        <w:spacing w:line="600" w:lineRule="auto"/>
        <w:ind w:left="720"/>
        <w:rPr>
          <w:ins w:id="824" w:author="UTENTE" w:date="2020-06-30T12:25:00Z"/>
          <w:lang w:val="en-US"/>
        </w:rPr>
      </w:pPr>
      <w:ins w:id="825" w:author="UTENTE" w:date="2020-06-30T12:25:00Z">
        <w:r w:rsidRPr="002A1B9A">
          <w:rPr>
            <w:lang w:val="en-US"/>
          </w:rPr>
          <w:t>udp "\"…Right.\""</w:t>
        </w:r>
      </w:ins>
    </w:p>
    <w:p w14:paraId="1BAC8DF6" w14:textId="77777777" w:rsidR="00D3659C" w:rsidRPr="002A1B9A" w:rsidRDefault="00D3659C" w:rsidP="00D3659C">
      <w:pPr>
        <w:pStyle w:val="Paragrafoelenco"/>
        <w:numPr>
          <w:ilvl w:val="0"/>
          <w:numId w:val="8"/>
        </w:numPr>
        <w:spacing w:line="600" w:lineRule="auto"/>
        <w:ind w:left="720"/>
        <w:rPr>
          <w:ins w:id="826" w:author="UTENTE" w:date="2020-06-30T12:25:00Z"/>
          <w:lang w:val="en-US"/>
        </w:rPr>
      </w:pPr>
      <w:ins w:id="827" w:author="UTENTE" w:date="2020-06-30T12:25:00Z">
        <w:r w:rsidRPr="002A1B9A">
          <w:rPr>
            <w:lang w:val="en-US"/>
          </w:rPr>
          <w:t>n "With that, I hurry towards the kitchen, setting up a pot of fresh coffee to brew."</w:t>
        </w:r>
      </w:ins>
    </w:p>
    <w:p w14:paraId="45CEC4BF" w14:textId="77777777" w:rsidR="00D3659C" w:rsidRPr="002A1B9A" w:rsidRDefault="00D3659C" w:rsidP="00D3659C">
      <w:pPr>
        <w:pStyle w:val="Paragrafoelenco"/>
        <w:numPr>
          <w:ilvl w:val="0"/>
          <w:numId w:val="8"/>
        </w:numPr>
        <w:spacing w:line="600" w:lineRule="auto"/>
        <w:ind w:left="720"/>
        <w:rPr>
          <w:ins w:id="828" w:author="UTENTE" w:date="2020-06-30T12:25:00Z"/>
          <w:lang w:val="en-US"/>
        </w:rPr>
      </w:pPr>
      <w:ins w:id="829" w:author="UTENTE" w:date="2020-06-30T12:25:00Z">
        <w:r w:rsidRPr="002A1B9A">
          <w:rPr>
            <w:lang w:val="en-US"/>
          </w:rPr>
          <w:t>n "Troy's on his phone, chatting away with his new girlfriend, so I can't ask him if he knows that guy in the booth."</w:t>
        </w:r>
        <w:r w:rsidRPr="002A1B9A">
          <w:rPr>
            <w:lang w:val="en-US"/>
          </w:rPr>
          <w:br w:type="page"/>
        </w:r>
      </w:ins>
    </w:p>
    <w:p w14:paraId="3E079E9C" w14:textId="77777777" w:rsidR="00D3659C" w:rsidRPr="00224F9A" w:rsidRDefault="00D3659C" w:rsidP="00D3659C">
      <w:pPr>
        <w:pStyle w:val="Paragrafoelenco"/>
        <w:numPr>
          <w:ilvl w:val="0"/>
          <w:numId w:val="9"/>
        </w:numPr>
        <w:spacing w:line="600" w:lineRule="auto"/>
        <w:jc w:val="both"/>
        <w:rPr>
          <w:ins w:id="830" w:author="UTENTE" w:date="2020-06-30T12:25:00Z"/>
          <w:lang w:val="it-IT"/>
        </w:rPr>
      </w:pPr>
      <w:ins w:id="831" w:author="UTENTE" w:date="2020-06-30T12:25:00Z">
        <w:r w:rsidRPr="00224F9A">
          <w:rPr>
            <w:lang w:val="it-IT"/>
          </w:rPr>
          <w:lastRenderedPageBreak/>
          <w:t>new "Alza le spalle con nonchalance."</w:t>
        </w:r>
      </w:ins>
    </w:p>
    <w:p w14:paraId="455CA0F6" w14:textId="77777777" w:rsidR="00D3659C" w:rsidRPr="00224F9A" w:rsidRDefault="00D3659C" w:rsidP="00D3659C">
      <w:pPr>
        <w:pStyle w:val="Paragrafoelenco"/>
        <w:numPr>
          <w:ilvl w:val="0"/>
          <w:numId w:val="9"/>
        </w:numPr>
        <w:spacing w:line="600" w:lineRule="auto"/>
        <w:jc w:val="both"/>
        <w:rPr>
          <w:ins w:id="832" w:author="UTENTE" w:date="2020-06-30T12:25:00Z"/>
          <w:lang w:val="it-IT"/>
        </w:rPr>
      </w:pPr>
      <w:ins w:id="833" w:author="UTENTE" w:date="2020-06-30T12:25:00Z">
        <w:r w:rsidRPr="00224F9A">
          <w:rPr>
            <w:lang w:val="it-IT"/>
          </w:rPr>
          <w:t>new "Calmalo."</w:t>
        </w:r>
      </w:ins>
    </w:p>
    <w:p w14:paraId="0D97D27D" w14:textId="77777777" w:rsidR="00D3659C" w:rsidRPr="00224F9A" w:rsidRDefault="00D3659C" w:rsidP="00D3659C">
      <w:pPr>
        <w:pStyle w:val="Paragrafoelenco"/>
        <w:numPr>
          <w:ilvl w:val="0"/>
          <w:numId w:val="9"/>
        </w:numPr>
        <w:spacing w:line="600" w:lineRule="auto"/>
        <w:jc w:val="both"/>
        <w:rPr>
          <w:ins w:id="834" w:author="UTENTE" w:date="2020-06-30T12:25:00Z"/>
          <w:lang w:val="it-IT"/>
        </w:rPr>
      </w:pPr>
      <w:ins w:id="835" w:author="UTENTE" w:date="2020-06-30T12:25:00Z">
        <w:r w:rsidRPr="00224F9A">
          <w:rPr>
            <w:lang w:val="it-IT"/>
          </w:rPr>
          <w:t>n "Alzo le spalle con nonchalance."</w:t>
        </w:r>
      </w:ins>
    </w:p>
    <w:p w14:paraId="1472C614" w14:textId="77777777" w:rsidR="00D3659C" w:rsidRPr="00224F9A" w:rsidRDefault="00D3659C" w:rsidP="00D3659C">
      <w:pPr>
        <w:pStyle w:val="Paragrafoelenco"/>
        <w:numPr>
          <w:ilvl w:val="0"/>
          <w:numId w:val="9"/>
        </w:numPr>
        <w:spacing w:line="600" w:lineRule="auto"/>
        <w:jc w:val="both"/>
        <w:rPr>
          <w:ins w:id="836" w:author="UTENTE" w:date="2020-06-30T12:25:00Z"/>
          <w:lang w:val="it-IT"/>
        </w:rPr>
      </w:pPr>
      <w:ins w:id="837" w:author="UTENTE" w:date="2020-06-30T12:25:00Z">
        <w:r w:rsidRPr="00224F9A">
          <w:rPr>
            <w:lang w:val="it-IT"/>
          </w:rPr>
          <w:t>mc "\"Senti, non voglio avere nulla a che fare con il vostro litigio o quello che è.\""</w:t>
        </w:r>
      </w:ins>
    </w:p>
    <w:p w14:paraId="12259761" w14:textId="77777777" w:rsidR="00D3659C" w:rsidRPr="00224F9A" w:rsidRDefault="00D3659C" w:rsidP="00D3659C">
      <w:pPr>
        <w:pStyle w:val="Paragrafoelenco"/>
        <w:numPr>
          <w:ilvl w:val="0"/>
          <w:numId w:val="9"/>
        </w:numPr>
        <w:spacing w:line="600" w:lineRule="auto"/>
        <w:jc w:val="both"/>
        <w:rPr>
          <w:ins w:id="838" w:author="UTENTE" w:date="2020-06-30T12:25:00Z"/>
          <w:lang w:val="it-IT"/>
        </w:rPr>
      </w:pPr>
      <w:ins w:id="839" w:author="UTENTE" w:date="2020-06-30T12:25:00Z">
        <w:r w:rsidRPr="00224F9A">
          <w:rPr>
            <w:lang w:val="it-IT"/>
          </w:rPr>
          <w:t>mc "\"Sto solo cercando di guadagnarmi qualche mancia, d'accordo? Calmati."</w:t>
        </w:r>
      </w:ins>
    </w:p>
    <w:p w14:paraId="472D1ADC" w14:textId="77777777" w:rsidR="00D3659C" w:rsidRPr="00224F9A" w:rsidRDefault="00D3659C" w:rsidP="00D3659C">
      <w:pPr>
        <w:pStyle w:val="Paragrafoelenco"/>
        <w:numPr>
          <w:ilvl w:val="0"/>
          <w:numId w:val="9"/>
        </w:numPr>
        <w:spacing w:line="600" w:lineRule="auto"/>
        <w:jc w:val="both"/>
        <w:rPr>
          <w:ins w:id="840" w:author="UTENTE" w:date="2020-06-30T12:25:00Z"/>
          <w:lang w:val="it-IT"/>
        </w:rPr>
      </w:pPr>
      <w:ins w:id="841" w:author="UTENTE" w:date="2020-06-30T12:25:00Z">
        <w:r w:rsidRPr="00224F9A">
          <w:rPr>
            <w:lang w:val="it-IT"/>
          </w:rPr>
          <w:t>n "Scuoto leggermente la testa, lasciando andare un sospiro tollerante."</w:t>
        </w:r>
      </w:ins>
    </w:p>
    <w:p w14:paraId="286C53B9" w14:textId="77777777" w:rsidR="00D3659C" w:rsidRPr="00224F9A" w:rsidRDefault="00D3659C" w:rsidP="00D3659C">
      <w:pPr>
        <w:pStyle w:val="Paragrafoelenco"/>
        <w:numPr>
          <w:ilvl w:val="0"/>
          <w:numId w:val="9"/>
        </w:numPr>
        <w:spacing w:line="600" w:lineRule="auto"/>
        <w:jc w:val="both"/>
        <w:rPr>
          <w:ins w:id="842" w:author="UTENTE" w:date="2020-06-30T12:25:00Z"/>
          <w:lang w:val="it-IT"/>
        </w:rPr>
      </w:pPr>
      <w:ins w:id="843" w:author="UTENTE" w:date="2020-06-30T12:25:00Z">
        <w:r w:rsidRPr="00224F9A">
          <w:rPr>
            <w:lang w:val="it-IT"/>
          </w:rPr>
          <w:t>mc "\"Tranquillo, non ho idea di chi sia Mr. Faccia-Tatuata.\""</w:t>
        </w:r>
      </w:ins>
    </w:p>
    <w:p w14:paraId="5ED4A5F7" w14:textId="77777777" w:rsidR="00D3659C" w:rsidRPr="00224F9A" w:rsidRDefault="00D3659C" w:rsidP="00D3659C">
      <w:pPr>
        <w:pStyle w:val="Paragrafoelenco"/>
        <w:numPr>
          <w:ilvl w:val="0"/>
          <w:numId w:val="9"/>
        </w:numPr>
        <w:spacing w:line="600" w:lineRule="auto"/>
        <w:jc w:val="both"/>
        <w:rPr>
          <w:ins w:id="844" w:author="UTENTE" w:date="2020-06-30T12:25:00Z"/>
          <w:lang w:val="it-IT"/>
        </w:rPr>
      </w:pPr>
      <w:ins w:id="845" w:author="UTENTE" w:date="2020-06-30T12:25:00Z">
        <w:r w:rsidRPr="00224F9A">
          <w:rPr>
            <w:lang w:val="it-IT"/>
          </w:rPr>
          <w:t>mc "\"Ma il mio capo si arrabbierebbe con me se non chiedessi a un cliente di restare, quindi… perché non rimani ancora un po'?\""</w:t>
        </w:r>
      </w:ins>
    </w:p>
    <w:p w14:paraId="1EEFD2B1" w14:textId="77777777" w:rsidR="00D3659C" w:rsidRPr="00224F9A" w:rsidRDefault="00D3659C" w:rsidP="00D3659C">
      <w:pPr>
        <w:pStyle w:val="Paragrafoelenco"/>
        <w:numPr>
          <w:ilvl w:val="0"/>
          <w:numId w:val="9"/>
        </w:numPr>
        <w:spacing w:line="600" w:lineRule="auto"/>
        <w:jc w:val="both"/>
        <w:rPr>
          <w:ins w:id="846" w:author="UTENTE" w:date="2020-06-30T12:25:00Z"/>
          <w:lang w:val="it-IT"/>
        </w:rPr>
      </w:pPr>
      <w:ins w:id="847" w:author="UTENTE" w:date="2020-06-30T12:25:00Z">
        <w:r w:rsidRPr="00224F9A">
          <w:rPr>
            <w:lang w:val="it-IT"/>
          </w:rPr>
          <w:t>u "\"…\""</w:t>
        </w:r>
      </w:ins>
    </w:p>
    <w:p w14:paraId="7172A198" w14:textId="77777777" w:rsidR="00D3659C" w:rsidRPr="00224F9A" w:rsidRDefault="00D3659C" w:rsidP="00D3659C">
      <w:pPr>
        <w:pStyle w:val="Paragrafoelenco"/>
        <w:numPr>
          <w:ilvl w:val="0"/>
          <w:numId w:val="9"/>
        </w:numPr>
        <w:spacing w:line="600" w:lineRule="auto"/>
        <w:jc w:val="both"/>
        <w:rPr>
          <w:ins w:id="848" w:author="UTENTE" w:date="2020-06-30T12:25:00Z"/>
          <w:lang w:val="it-IT"/>
        </w:rPr>
      </w:pPr>
      <w:ins w:id="849" w:author="UTENTE" w:date="2020-06-30T12:25:00Z">
        <w:r w:rsidRPr="00224F9A">
          <w:rPr>
            <w:lang w:val="it-IT"/>
          </w:rPr>
          <w:t>n "Rimane fermo ancora qualche secondo. I suoi occhi blu penetrano dentro di me con fare inquisitorio, come se stesse cercando di carpire le mie vere intenzioni."</w:t>
        </w:r>
      </w:ins>
    </w:p>
    <w:p w14:paraId="55AE477E" w14:textId="77777777" w:rsidR="00D3659C" w:rsidRPr="00224F9A" w:rsidRDefault="00D3659C" w:rsidP="00D3659C">
      <w:pPr>
        <w:pStyle w:val="Paragrafoelenco"/>
        <w:numPr>
          <w:ilvl w:val="0"/>
          <w:numId w:val="9"/>
        </w:numPr>
        <w:spacing w:line="600" w:lineRule="auto"/>
        <w:jc w:val="both"/>
        <w:rPr>
          <w:ins w:id="850" w:author="UTENTE" w:date="2020-06-30T12:25:00Z"/>
          <w:lang w:val="it-IT"/>
        </w:rPr>
      </w:pPr>
      <w:ins w:id="851" w:author="UTENTE" w:date="2020-06-30T12:25:00Z">
        <w:r w:rsidRPr="00224F9A">
          <w:rPr>
            <w:lang w:val="it-IT"/>
          </w:rPr>
          <w:t>n "…Ma finalmente, si siede di nuovo sulla panca, annuendo con riluttanza."</w:t>
        </w:r>
      </w:ins>
    </w:p>
    <w:p w14:paraId="19F98F9B" w14:textId="77777777" w:rsidR="00D3659C" w:rsidRPr="00224F9A" w:rsidRDefault="00D3659C" w:rsidP="00D3659C">
      <w:pPr>
        <w:pStyle w:val="Paragrafoelenco"/>
        <w:numPr>
          <w:ilvl w:val="0"/>
          <w:numId w:val="9"/>
        </w:numPr>
        <w:spacing w:line="600" w:lineRule="auto"/>
        <w:jc w:val="both"/>
        <w:rPr>
          <w:ins w:id="852" w:author="UTENTE" w:date="2020-06-30T12:25:00Z"/>
          <w:lang w:val="it-IT"/>
        </w:rPr>
      </w:pPr>
      <w:ins w:id="853" w:author="UTENTE" w:date="2020-06-30T12:25:00Z">
        <w:r w:rsidRPr="00224F9A">
          <w:rPr>
            <w:lang w:val="it-IT"/>
          </w:rPr>
          <w:t>mc "\"Ti faccio quel caffè, allora.\""</w:t>
        </w:r>
      </w:ins>
    </w:p>
    <w:p w14:paraId="1606F731" w14:textId="77777777" w:rsidR="00D3659C" w:rsidRPr="00224F9A" w:rsidRDefault="00D3659C" w:rsidP="00D3659C">
      <w:pPr>
        <w:pStyle w:val="Paragrafoelenco"/>
        <w:numPr>
          <w:ilvl w:val="0"/>
          <w:numId w:val="9"/>
        </w:numPr>
        <w:spacing w:line="600" w:lineRule="auto"/>
        <w:jc w:val="both"/>
        <w:rPr>
          <w:ins w:id="854" w:author="UTENTE" w:date="2020-06-30T12:25:00Z"/>
          <w:lang w:val="it-IT"/>
        </w:rPr>
      </w:pPr>
      <w:ins w:id="855" w:author="UTENTE" w:date="2020-06-30T12:25:00Z">
        <w:r w:rsidRPr="00224F9A">
          <w:rPr>
            <w:lang w:val="it-IT"/>
          </w:rPr>
          <w:t>mc "\"Non scappare via mentre non ci sono!\""</w:t>
        </w:r>
      </w:ins>
    </w:p>
    <w:p w14:paraId="2445CA06" w14:textId="77777777" w:rsidR="00D3659C" w:rsidRPr="00224F9A" w:rsidRDefault="00D3659C" w:rsidP="00D3659C">
      <w:pPr>
        <w:pStyle w:val="Paragrafoelenco"/>
        <w:numPr>
          <w:ilvl w:val="0"/>
          <w:numId w:val="9"/>
        </w:numPr>
        <w:spacing w:line="600" w:lineRule="auto"/>
        <w:jc w:val="both"/>
        <w:rPr>
          <w:ins w:id="856" w:author="UTENTE" w:date="2020-06-30T12:25:00Z"/>
          <w:lang w:val="it-IT"/>
        </w:rPr>
      </w:pPr>
      <w:ins w:id="857" w:author="UTENTE" w:date="2020-06-30T12:25:00Z">
        <w:r w:rsidRPr="00224F9A">
          <w:rPr>
            <w:lang w:val="it-IT"/>
          </w:rPr>
          <w:t>udp "\"…D'accordo.\""</w:t>
        </w:r>
      </w:ins>
    </w:p>
    <w:p w14:paraId="24641D00" w14:textId="77777777" w:rsidR="00D3659C" w:rsidRPr="00224F9A" w:rsidRDefault="00D3659C" w:rsidP="00D3659C">
      <w:pPr>
        <w:pStyle w:val="Paragrafoelenco"/>
        <w:numPr>
          <w:ilvl w:val="0"/>
          <w:numId w:val="9"/>
        </w:numPr>
        <w:spacing w:line="600" w:lineRule="auto"/>
        <w:jc w:val="both"/>
        <w:rPr>
          <w:ins w:id="858" w:author="UTENTE" w:date="2020-06-30T12:25:00Z"/>
          <w:lang w:val="it-IT"/>
        </w:rPr>
      </w:pPr>
      <w:ins w:id="859" w:author="UTENTE" w:date="2020-06-30T12:25:00Z">
        <w:r w:rsidRPr="00224F9A">
          <w:rPr>
            <w:lang w:val="it-IT"/>
          </w:rPr>
          <w:t xml:space="preserve">n "E così, mi affretto in direzione della cucina, mettendo su una caraffa di caffè fresco."  </w:t>
        </w:r>
      </w:ins>
    </w:p>
    <w:p w14:paraId="2FB95428" w14:textId="77777777" w:rsidR="00D3659C" w:rsidRPr="00224F9A" w:rsidRDefault="00D3659C" w:rsidP="00D3659C">
      <w:pPr>
        <w:pStyle w:val="Paragrafoelenco"/>
        <w:numPr>
          <w:ilvl w:val="0"/>
          <w:numId w:val="9"/>
        </w:numPr>
        <w:spacing w:line="600" w:lineRule="auto"/>
        <w:jc w:val="both"/>
        <w:rPr>
          <w:ins w:id="860" w:author="UTENTE" w:date="2020-06-30T12:25:00Z"/>
          <w:lang w:val="it-IT"/>
        </w:rPr>
      </w:pPr>
      <w:ins w:id="861" w:author="UTENTE" w:date="2020-06-30T12:25:00Z">
        <w:r w:rsidRPr="00224F9A">
          <w:rPr>
            <w:lang w:val="it-IT"/>
          </w:rPr>
          <w:t>n "Troy è al telefono, sta chiacchierando con la sua nuova ragazza, quindi non posso chiedergli se conosce quel tizio. "</w:t>
        </w:r>
        <w:r w:rsidRPr="00224F9A">
          <w:rPr>
            <w:lang w:val="it-IT"/>
          </w:rPr>
          <w:br w:type="page"/>
        </w:r>
      </w:ins>
    </w:p>
    <w:p w14:paraId="6BDFFFA2" w14:textId="77777777" w:rsidR="00D3659C" w:rsidRPr="002A1B9A" w:rsidRDefault="00D3659C" w:rsidP="00D3659C">
      <w:pPr>
        <w:pStyle w:val="Paragrafoelenco"/>
        <w:numPr>
          <w:ilvl w:val="0"/>
          <w:numId w:val="8"/>
        </w:numPr>
        <w:spacing w:line="600" w:lineRule="auto"/>
        <w:ind w:left="720"/>
        <w:rPr>
          <w:ins w:id="862" w:author="UTENTE" w:date="2020-06-30T12:26:00Z"/>
          <w:lang w:val="en-US"/>
        </w:rPr>
      </w:pPr>
      <w:ins w:id="863" w:author="UTENTE" w:date="2020-06-30T12:26:00Z">
        <w:r w:rsidRPr="002A1B9A">
          <w:rPr>
            <w:lang w:val="en-US"/>
          </w:rPr>
          <w:lastRenderedPageBreak/>
          <w:t>n "He's a strange customer, even for this hour, but… {w}he doesn't seem like a bad person."</w:t>
        </w:r>
      </w:ins>
    </w:p>
    <w:p w14:paraId="0B5EE6D6" w14:textId="77777777" w:rsidR="00D3659C" w:rsidRPr="002A1B9A" w:rsidRDefault="00D3659C" w:rsidP="00D3659C">
      <w:pPr>
        <w:pStyle w:val="Paragrafoelenco"/>
        <w:numPr>
          <w:ilvl w:val="0"/>
          <w:numId w:val="8"/>
        </w:numPr>
        <w:spacing w:line="600" w:lineRule="auto"/>
        <w:ind w:left="720"/>
        <w:rPr>
          <w:ins w:id="864" w:author="UTENTE" w:date="2020-06-30T12:26:00Z"/>
          <w:lang w:val="en-US"/>
        </w:rPr>
      </w:pPr>
      <w:ins w:id="865" w:author="UTENTE" w:date="2020-06-30T12:26:00Z">
        <w:r w:rsidRPr="002A1B9A">
          <w:rPr>
            <w:lang w:val="en-US"/>
          </w:rPr>
          <w:t>n "I don't want to play therapist or anything, but part of me wants to ask what he's brooding about. Would he tell a stranger, though?"</w:t>
        </w:r>
      </w:ins>
    </w:p>
    <w:p w14:paraId="52CA5251" w14:textId="77777777" w:rsidR="00D3659C" w:rsidRPr="002A1B9A" w:rsidRDefault="00D3659C" w:rsidP="00D3659C">
      <w:pPr>
        <w:pStyle w:val="Paragrafoelenco"/>
        <w:numPr>
          <w:ilvl w:val="0"/>
          <w:numId w:val="8"/>
        </w:numPr>
        <w:spacing w:line="600" w:lineRule="auto"/>
        <w:ind w:left="720"/>
        <w:rPr>
          <w:ins w:id="866" w:author="UTENTE" w:date="2020-06-30T12:26:00Z"/>
          <w:lang w:val="en-US"/>
        </w:rPr>
      </w:pPr>
      <w:ins w:id="867" w:author="UTENTE" w:date="2020-06-30T12:26:00Z">
        <w:r w:rsidRPr="002A1B9A">
          <w:rPr>
            <w:lang w:val="en-US"/>
          </w:rPr>
          <w:t>n "When the coffee's done, I grab the cup and head back to the booth, cream and sugar tucked under my free arm."</w:t>
        </w:r>
      </w:ins>
    </w:p>
    <w:p w14:paraId="36C4DE92" w14:textId="77777777" w:rsidR="00D3659C" w:rsidRPr="002A1B9A" w:rsidRDefault="00D3659C" w:rsidP="00D3659C">
      <w:pPr>
        <w:pStyle w:val="Paragrafoelenco"/>
        <w:numPr>
          <w:ilvl w:val="0"/>
          <w:numId w:val="8"/>
        </w:numPr>
        <w:spacing w:line="600" w:lineRule="auto"/>
        <w:ind w:left="720"/>
        <w:rPr>
          <w:ins w:id="868" w:author="UTENTE" w:date="2020-06-30T12:26:00Z"/>
          <w:lang w:val="en-US"/>
        </w:rPr>
      </w:pPr>
      <w:ins w:id="869" w:author="UTENTE" w:date="2020-06-30T12:26:00Z">
        <w:r w:rsidRPr="002A1B9A">
          <w:rPr>
            <w:lang w:val="en-US"/>
          </w:rPr>
          <w:t>n "–To my surprise, the man is still there."</w:t>
        </w:r>
      </w:ins>
    </w:p>
    <w:p w14:paraId="399B4528" w14:textId="77777777" w:rsidR="00D3659C" w:rsidRPr="002A1B9A" w:rsidRDefault="00D3659C" w:rsidP="00D3659C">
      <w:pPr>
        <w:pStyle w:val="Paragrafoelenco"/>
        <w:numPr>
          <w:ilvl w:val="0"/>
          <w:numId w:val="8"/>
        </w:numPr>
        <w:spacing w:line="600" w:lineRule="auto"/>
        <w:ind w:left="720"/>
        <w:rPr>
          <w:ins w:id="870" w:author="UTENTE" w:date="2020-06-30T12:26:00Z"/>
          <w:lang w:val="en-US"/>
        </w:rPr>
      </w:pPr>
      <w:ins w:id="871" w:author="UTENTE" w:date="2020-06-30T12:26:00Z">
        <w:r w:rsidRPr="002A1B9A">
          <w:rPr>
            <w:lang w:val="en-US"/>
          </w:rPr>
          <w:t>n "He was staring off into space before, but when I get close, his head jerks towards me."</w:t>
        </w:r>
      </w:ins>
    </w:p>
    <w:p w14:paraId="14B8D943" w14:textId="77777777" w:rsidR="00D3659C" w:rsidRPr="002A1B9A" w:rsidRDefault="00D3659C" w:rsidP="00D3659C">
      <w:pPr>
        <w:pStyle w:val="Paragrafoelenco"/>
        <w:numPr>
          <w:ilvl w:val="0"/>
          <w:numId w:val="8"/>
        </w:numPr>
        <w:spacing w:line="600" w:lineRule="auto"/>
        <w:ind w:left="720"/>
        <w:rPr>
          <w:ins w:id="872" w:author="UTENTE" w:date="2020-06-30T12:26:00Z"/>
          <w:lang w:val="en-US"/>
        </w:rPr>
      </w:pPr>
      <w:ins w:id="873" w:author="UTENTE" w:date="2020-06-30T12:26:00Z">
        <w:r w:rsidRPr="002A1B9A">
          <w:rPr>
            <w:lang w:val="en-US"/>
          </w:rPr>
          <w:t>u "\"…Thanks.\""</w:t>
        </w:r>
      </w:ins>
    </w:p>
    <w:p w14:paraId="1273AEFE" w14:textId="77777777" w:rsidR="00D3659C" w:rsidRPr="002A1B9A" w:rsidRDefault="00D3659C" w:rsidP="00D3659C">
      <w:pPr>
        <w:pStyle w:val="Paragrafoelenco"/>
        <w:numPr>
          <w:ilvl w:val="0"/>
          <w:numId w:val="8"/>
        </w:numPr>
        <w:spacing w:line="600" w:lineRule="auto"/>
        <w:ind w:left="720"/>
        <w:rPr>
          <w:ins w:id="874" w:author="UTENTE" w:date="2020-06-30T12:26:00Z"/>
          <w:lang w:val="en-US"/>
        </w:rPr>
      </w:pPr>
      <w:ins w:id="875" w:author="UTENTE" w:date="2020-06-30T12:26:00Z">
        <w:r w:rsidRPr="002A1B9A">
          <w:rPr>
            <w:lang w:val="en-US"/>
          </w:rPr>
          <w:t>n "He mumbles awkwardly, pulling his cigarette from his lips and snuffing it out in the ashtray."</w:t>
        </w:r>
      </w:ins>
    </w:p>
    <w:p w14:paraId="7B0CFCF8" w14:textId="77777777" w:rsidR="00D3659C" w:rsidRPr="002A1B9A" w:rsidRDefault="00D3659C" w:rsidP="00D3659C">
      <w:pPr>
        <w:pStyle w:val="Paragrafoelenco"/>
        <w:numPr>
          <w:ilvl w:val="0"/>
          <w:numId w:val="8"/>
        </w:numPr>
        <w:spacing w:line="600" w:lineRule="auto"/>
        <w:ind w:left="720"/>
        <w:rPr>
          <w:ins w:id="876" w:author="UTENTE" w:date="2020-06-30T12:26:00Z"/>
          <w:lang w:val="en-US"/>
        </w:rPr>
      </w:pPr>
      <w:ins w:id="877" w:author="UTENTE" w:date="2020-06-30T12:26:00Z">
        <w:r w:rsidRPr="002A1B9A">
          <w:rPr>
            <w:lang w:val="en-US"/>
          </w:rPr>
          <w:t>mc "\"No problem.\""</w:t>
        </w:r>
      </w:ins>
    </w:p>
    <w:p w14:paraId="3C51A6DD" w14:textId="77777777" w:rsidR="00D3659C" w:rsidRPr="002A1B9A" w:rsidRDefault="00D3659C" w:rsidP="00D3659C">
      <w:pPr>
        <w:pStyle w:val="Paragrafoelenco"/>
        <w:numPr>
          <w:ilvl w:val="0"/>
          <w:numId w:val="8"/>
        </w:numPr>
        <w:spacing w:line="600" w:lineRule="auto"/>
        <w:ind w:left="720"/>
        <w:rPr>
          <w:ins w:id="878" w:author="UTENTE" w:date="2020-06-30T12:26:00Z"/>
          <w:lang w:val="en-US"/>
        </w:rPr>
      </w:pPr>
      <w:ins w:id="879" w:author="UTENTE" w:date="2020-06-30T12:26:00Z">
        <w:r w:rsidRPr="002A1B9A">
          <w:rPr>
            <w:lang w:val="en-US"/>
          </w:rPr>
          <w:t>n "I set the coffee, along with the cream and sugar, down in front of him."</w:t>
        </w:r>
      </w:ins>
    </w:p>
    <w:p w14:paraId="237B2E00" w14:textId="77777777" w:rsidR="00D3659C" w:rsidRPr="002A1B9A" w:rsidRDefault="00D3659C" w:rsidP="00D3659C">
      <w:pPr>
        <w:pStyle w:val="Paragrafoelenco"/>
        <w:numPr>
          <w:ilvl w:val="0"/>
          <w:numId w:val="8"/>
        </w:numPr>
        <w:spacing w:line="600" w:lineRule="auto"/>
        <w:ind w:left="720"/>
        <w:rPr>
          <w:ins w:id="880" w:author="UTENTE" w:date="2020-06-30T12:26:00Z"/>
          <w:lang w:val="en-US"/>
        </w:rPr>
      </w:pPr>
      <w:ins w:id="881" w:author="UTENTE" w:date="2020-06-30T12:26:00Z">
        <w:r w:rsidRPr="002A1B9A">
          <w:rPr>
            <w:lang w:val="en-US"/>
          </w:rPr>
          <w:t>n "…But he just sort of blankly stares at the table, as if he's not sure what to do."</w:t>
        </w:r>
      </w:ins>
    </w:p>
    <w:p w14:paraId="47A074F1" w14:textId="77777777" w:rsidR="00D3659C" w:rsidRPr="002A1B9A" w:rsidRDefault="00D3659C" w:rsidP="00D3659C">
      <w:pPr>
        <w:pStyle w:val="Paragrafoelenco"/>
        <w:numPr>
          <w:ilvl w:val="0"/>
          <w:numId w:val="8"/>
        </w:numPr>
        <w:spacing w:line="600" w:lineRule="auto"/>
        <w:ind w:left="720"/>
        <w:rPr>
          <w:ins w:id="882" w:author="UTENTE" w:date="2020-06-30T12:26:00Z"/>
          <w:lang w:val="en-US"/>
        </w:rPr>
      </w:pPr>
      <w:ins w:id="883" w:author="UTENTE" w:date="2020-06-30T12:26:00Z">
        <w:r w:rsidRPr="002A1B9A">
          <w:rPr>
            <w:lang w:val="en-US"/>
          </w:rPr>
          <w:t>mc "\"Do you, er, want me to mix it in for you? The cream and sugar, that is.\""</w:t>
        </w:r>
      </w:ins>
    </w:p>
    <w:p w14:paraId="71B30B34" w14:textId="77777777" w:rsidR="00D3659C" w:rsidRPr="002A1B9A" w:rsidRDefault="00D3659C" w:rsidP="00D3659C">
      <w:pPr>
        <w:pStyle w:val="Paragrafoelenco"/>
        <w:numPr>
          <w:ilvl w:val="0"/>
          <w:numId w:val="8"/>
        </w:numPr>
        <w:spacing w:line="600" w:lineRule="auto"/>
        <w:ind w:left="720"/>
        <w:rPr>
          <w:ins w:id="884" w:author="UTENTE" w:date="2020-06-30T12:26:00Z"/>
          <w:lang w:val="en-US"/>
        </w:rPr>
      </w:pPr>
      <w:ins w:id="885" w:author="UTENTE" w:date="2020-06-30T12:26:00Z">
        <w:r w:rsidRPr="002A1B9A">
          <w:rPr>
            <w:lang w:val="en-US"/>
          </w:rPr>
          <w:t>u "\"…\""</w:t>
        </w:r>
      </w:ins>
    </w:p>
    <w:p w14:paraId="1280DFEE" w14:textId="7720F892" w:rsidR="00E66D43" w:rsidRDefault="00D3659C" w:rsidP="00D3659C">
      <w:pPr>
        <w:pStyle w:val="Paragrafoelenco"/>
        <w:numPr>
          <w:ilvl w:val="0"/>
          <w:numId w:val="8"/>
        </w:numPr>
        <w:spacing w:line="360" w:lineRule="auto"/>
        <w:rPr>
          <w:ins w:id="886" w:author="UTENTE" w:date="2020-06-30T12:26:00Z"/>
          <w:lang w:val="en-US"/>
        </w:rPr>
        <w:pPrChange w:id="887" w:author="UTENTE" w:date="2020-06-30T12:26:00Z">
          <w:pPr>
            <w:spacing w:line="360" w:lineRule="auto"/>
          </w:pPr>
        </w:pPrChange>
      </w:pPr>
      <w:ins w:id="888" w:author="UTENTE" w:date="2020-06-30T12:26:00Z">
        <w:r w:rsidRPr="00D3659C">
          <w:rPr>
            <w:lang w:val="en-US"/>
            <w:rPrChange w:id="889" w:author="UTENTE" w:date="2020-06-30T12:26:00Z">
              <w:rPr/>
            </w:rPrChange>
          </w:rPr>
          <w:t>n "My offer makes his eyes widen, but after a brief pause, he stiffly nods."</w:t>
        </w:r>
      </w:ins>
    </w:p>
    <w:p w14:paraId="2902C1C0" w14:textId="69CFA788" w:rsidR="00D3659C" w:rsidRDefault="00D3659C">
      <w:pPr>
        <w:spacing w:line="240" w:lineRule="auto"/>
        <w:jc w:val="left"/>
        <w:rPr>
          <w:ins w:id="890" w:author="UTENTE" w:date="2020-06-30T12:27:00Z"/>
          <w:lang w:val="en-US"/>
        </w:rPr>
      </w:pPr>
      <w:ins w:id="891" w:author="UTENTE" w:date="2020-06-30T12:27:00Z">
        <w:r>
          <w:rPr>
            <w:lang w:val="en-US"/>
          </w:rPr>
          <w:br w:type="page"/>
        </w:r>
      </w:ins>
    </w:p>
    <w:p w14:paraId="1FE26E17" w14:textId="6AE0F694" w:rsidR="00D3659C" w:rsidRPr="00D3659C" w:rsidRDefault="00D3659C" w:rsidP="00D3659C">
      <w:pPr>
        <w:pStyle w:val="Paragrafoelenco"/>
        <w:numPr>
          <w:ilvl w:val="0"/>
          <w:numId w:val="9"/>
        </w:numPr>
        <w:spacing w:line="600" w:lineRule="auto"/>
        <w:rPr>
          <w:ins w:id="892" w:author="UTENTE" w:date="2020-06-30T12:27:00Z"/>
          <w:rFonts w:ascii="Calibri" w:eastAsia="Calibri" w:hAnsi="Calibri" w:cs="Times New Roman"/>
          <w:rPrChange w:id="893" w:author="UTENTE" w:date="2020-06-30T12:27:00Z">
            <w:rPr>
              <w:ins w:id="894" w:author="UTENTE" w:date="2020-06-30T12:27:00Z"/>
            </w:rPr>
          </w:rPrChange>
        </w:rPr>
        <w:pPrChange w:id="895" w:author="UTENTE" w:date="2020-06-30T12:27:00Z">
          <w:pPr>
            <w:numPr>
              <w:numId w:val="13"/>
            </w:numPr>
            <w:spacing w:line="600" w:lineRule="auto"/>
            <w:ind w:left="720" w:hanging="360"/>
            <w:contextualSpacing/>
            <w:jc w:val="left"/>
          </w:pPr>
        </w:pPrChange>
      </w:pPr>
      <w:ins w:id="896" w:author="UTENTE" w:date="2020-06-30T12:27:00Z">
        <w:r w:rsidRPr="00D3659C">
          <w:rPr>
            <w:rFonts w:ascii="Calibri" w:eastAsia="Calibri" w:hAnsi="Calibri" w:cs="Times New Roman"/>
            <w:rPrChange w:id="897" w:author="UTENTE" w:date="2020-06-30T12:27:00Z">
              <w:rPr/>
            </w:rPrChange>
          </w:rPr>
          <w:lastRenderedPageBreak/>
          <w:t>n "Un cliente strano, persino per quest'ora della notte, eppure…{w}non sembra una brutta persona."</w:t>
        </w:r>
      </w:ins>
    </w:p>
    <w:p w14:paraId="4CA6262C" w14:textId="77777777" w:rsidR="00D3659C" w:rsidRPr="00D3659C" w:rsidRDefault="00D3659C" w:rsidP="00D3659C">
      <w:pPr>
        <w:numPr>
          <w:ilvl w:val="0"/>
          <w:numId w:val="9"/>
        </w:numPr>
        <w:spacing w:line="600" w:lineRule="auto"/>
        <w:contextualSpacing/>
        <w:jc w:val="left"/>
        <w:rPr>
          <w:ins w:id="898" w:author="UTENTE" w:date="2020-06-30T12:27:00Z"/>
          <w:rFonts w:ascii="Calibri" w:eastAsia="Calibri" w:hAnsi="Calibri" w:cs="Times New Roman"/>
        </w:rPr>
        <w:pPrChange w:id="899" w:author="UTENTE" w:date="2020-06-30T12:27:00Z">
          <w:pPr>
            <w:numPr>
              <w:numId w:val="13"/>
            </w:numPr>
            <w:spacing w:line="600" w:lineRule="auto"/>
            <w:ind w:left="720" w:hanging="360"/>
            <w:contextualSpacing/>
            <w:jc w:val="left"/>
          </w:pPr>
        </w:pPrChange>
      </w:pPr>
      <w:ins w:id="900" w:author="UTENTE" w:date="2020-06-30T12:27:00Z">
        <w:r w:rsidRPr="00D3659C">
          <w:rPr>
            <w:rFonts w:ascii="Calibri" w:eastAsia="Calibri" w:hAnsi="Calibri" w:cs="Times New Roman"/>
          </w:rPr>
          <w:t>n "Non voglio giocare a fare lo psicologo o altro, ma una parte di me vuole chiedergli come mai è tanto agitato. Però, perché dovrebbe dirlo ad uno sconosciuto?"</w:t>
        </w:r>
      </w:ins>
    </w:p>
    <w:p w14:paraId="1D133A35" w14:textId="77777777" w:rsidR="00D3659C" w:rsidRPr="00D3659C" w:rsidRDefault="00D3659C" w:rsidP="00D3659C">
      <w:pPr>
        <w:numPr>
          <w:ilvl w:val="0"/>
          <w:numId w:val="9"/>
        </w:numPr>
        <w:spacing w:line="600" w:lineRule="auto"/>
        <w:contextualSpacing/>
        <w:jc w:val="left"/>
        <w:rPr>
          <w:ins w:id="901" w:author="UTENTE" w:date="2020-06-30T12:27:00Z"/>
          <w:rFonts w:ascii="Calibri" w:eastAsia="Calibri" w:hAnsi="Calibri" w:cs="Times New Roman"/>
        </w:rPr>
        <w:pPrChange w:id="902" w:author="UTENTE" w:date="2020-06-30T12:27:00Z">
          <w:pPr>
            <w:numPr>
              <w:numId w:val="13"/>
            </w:numPr>
            <w:spacing w:line="600" w:lineRule="auto"/>
            <w:ind w:left="720" w:hanging="360"/>
            <w:contextualSpacing/>
            <w:jc w:val="left"/>
          </w:pPr>
        </w:pPrChange>
      </w:pPr>
      <w:ins w:id="903" w:author="UTENTE" w:date="2020-06-30T12:27:00Z">
        <w:r w:rsidRPr="00D3659C">
          <w:rPr>
            <w:rFonts w:ascii="Calibri" w:eastAsia="Calibri" w:hAnsi="Calibri" w:cs="Times New Roman"/>
          </w:rPr>
          <w:t>n "Una volta pronto il caffè, prendo la tazza e ritorno al tavolo, latte e zucchero ficcati sotto il braccio libero."</w:t>
        </w:r>
      </w:ins>
    </w:p>
    <w:p w14:paraId="05ACBD07" w14:textId="77777777" w:rsidR="00D3659C" w:rsidRPr="00D3659C" w:rsidRDefault="00D3659C" w:rsidP="00D3659C">
      <w:pPr>
        <w:numPr>
          <w:ilvl w:val="0"/>
          <w:numId w:val="9"/>
        </w:numPr>
        <w:spacing w:line="600" w:lineRule="auto"/>
        <w:contextualSpacing/>
        <w:jc w:val="left"/>
        <w:rPr>
          <w:ins w:id="904" w:author="UTENTE" w:date="2020-06-30T12:27:00Z"/>
          <w:rFonts w:ascii="Calibri" w:eastAsia="Calibri" w:hAnsi="Calibri" w:cs="Times New Roman"/>
        </w:rPr>
        <w:pPrChange w:id="905" w:author="UTENTE" w:date="2020-06-30T12:27:00Z">
          <w:pPr>
            <w:numPr>
              <w:numId w:val="13"/>
            </w:numPr>
            <w:spacing w:line="600" w:lineRule="auto"/>
            <w:ind w:left="720" w:hanging="360"/>
            <w:contextualSpacing/>
            <w:jc w:val="left"/>
          </w:pPr>
        </w:pPrChange>
      </w:pPr>
      <w:ins w:id="906" w:author="UTENTE" w:date="2020-06-30T12:27:00Z">
        <w:r w:rsidRPr="00D3659C">
          <w:rPr>
            <w:rFonts w:ascii="Calibri" w:eastAsia="Calibri" w:hAnsi="Calibri" w:cs="Times New Roman"/>
          </w:rPr>
          <w:t>n "-Sorprendentemente, il ragazzo è ancora lì."</w:t>
        </w:r>
      </w:ins>
    </w:p>
    <w:p w14:paraId="4EDC6ABE" w14:textId="77777777" w:rsidR="00D3659C" w:rsidRPr="00D3659C" w:rsidRDefault="00D3659C" w:rsidP="00D3659C">
      <w:pPr>
        <w:numPr>
          <w:ilvl w:val="0"/>
          <w:numId w:val="9"/>
        </w:numPr>
        <w:spacing w:line="600" w:lineRule="auto"/>
        <w:contextualSpacing/>
        <w:jc w:val="left"/>
        <w:rPr>
          <w:ins w:id="907" w:author="UTENTE" w:date="2020-06-30T12:27:00Z"/>
          <w:rFonts w:ascii="Calibri" w:eastAsia="Calibri" w:hAnsi="Calibri" w:cs="Times New Roman"/>
        </w:rPr>
        <w:pPrChange w:id="908" w:author="UTENTE" w:date="2020-06-30T12:27:00Z">
          <w:pPr>
            <w:numPr>
              <w:numId w:val="13"/>
            </w:numPr>
            <w:spacing w:line="600" w:lineRule="auto"/>
            <w:ind w:left="720" w:hanging="360"/>
            <w:contextualSpacing/>
            <w:jc w:val="left"/>
          </w:pPr>
        </w:pPrChange>
      </w:pPr>
      <w:ins w:id="909" w:author="UTENTE" w:date="2020-06-30T12:27:00Z">
        <w:r w:rsidRPr="00D3659C">
          <w:rPr>
            <w:rFonts w:ascii="Calibri" w:eastAsia="Calibri" w:hAnsi="Calibri" w:cs="Times New Roman"/>
          </w:rPr>
          <w:t>n "Aveva lo sguardo perso nel vuoto, ma quando mi avvicino, la sua testa si gira rapidamente verso di me."</w:t>
        </w:r>
      </w:ins>
    </w:p>
    <w:p w14:paraId="78F7D383" w14:textId="77777777" w:rsidR="00D3659C" w:rsidRPr="00D3659C" w:rsidRDefault="00D3659C" w:rsidP="00D3659C">
      <w:pPr>
        <w:numPr>
          <w:ilvl w:val="0"/>
          <w:numId w:val="9"/>
        </w:numPr>
        <w:spacing w:line="600" w:lineRule="auto"/>
        <w:contextualSpacing/>
        <w:jc w:val="left"/>
        <w:rPr>
          <w:ins w:id="910" w:author="UTENTE" w:date="2020-06-30T12:27:00Z"/>
          <w:rFonts w:ascii="Calibri" w:eastAsia="Calibri" w:hAnsi="Calibri" w:cs="Times New Roman"/>
        </w:rPr>
        <w:pPrChange w:id="911" w:author="UTENTE" w:date="2020-06-30T12:27:00Z">
          <w:pPr>
            <w:numPr>
              <w:numId w:val="13"/>
            </w:numPr>
            <w:spacing w:line="600" w:lineRule="auto"/>
            <w:ind w:left="720" w:hanging="360"/>
            <w:contextualSpacing/>
            <w:jc w:val="left"/>
          </w:pPr>
        </w:pPrChange>
      </w:pPr>
      <w:ins w:id="912" w:author="UTENTE" w:date="2020-06-30T12:27:00Z">
        <w:r w:rsidRPr="00D3659C">
          <w:rPr>
            <w:rFonts w:ascii="Calibri" w:eastAsia="Calibri" w:hAnsi="Calibri" w:cs="Times New Roman"/>
          </w:rPr>
          <w:t>u "\"…Grazie.\""</w:t>
        </w:r>
      </w:ins>
    </w:p>
    <w:p w14:paraId="567A3649" w14:textId="77777777" w:rsidR="00D3659C" w:rsidRPr="00D3659C" w:rsidRDefault="00D3659C" w:rsidP="00D3659C">
      <w:pPr>
        <w:numPr>
          <w:ilvl w:val="0"/>
          <w:numId w:val="9"/>
        </w:numPr>
        <w:spacing w:line="600" w:lineRule="auto"/>
        <w:contextualSpacing/>
        <w:jc w:val="left"/>
        <w:rPr>
          <w:ins w:id="913" w:author="UTENTE" w:date="2020-06-30T12:27:00Z"/>
          <w:rFonts w:ascii="Calibri" w:eastAsia="Calibri" w:hAnsi="Calibri" w:cs="Times New Roman"/>
        </w:rPr>
        <w:pPrChange w:id="914" w:author="UTENTE" w:date="2020-06-30T12:27:00Z">
          <w:pPr>
            <w:numPr>
              <w:numId w:val="13"/>
            </w:numPr>
            <w:spacing w:line="600" w:lineRule="auto"/>
            <w:ind w:left="720" w:hanging="360"/>
            <w:contextualSpacing/>
            <w:jc w:val="left"/>
          </w:pPr>
        </w:pPrChange>
      </w:pPr>
      <w:ins w:id="915" w:author="UTENTE" w:date="2020-06-30T12:27:00Z">
        <w:r w:rsidRPr="00D3659C">
          <w:rPr>
            <w:rFonts w:ascii="Calibri" w:eastAsia="Calibri" w:hAnsi="Calibri" w:cs="Times New Roman"/>
          </w:rPr>
          <w:t xml:space="preserve">n "Borbotta con imbarazzo, togliendosi la sigaretta dalle labbra e spegnendola nel posacenere."                                                                   </w:t>
        </w:r>
      </w:ins>
    </w:p>
    <w:p w14:paraId="2981655D" w14:textId="77777777" w:rsidR="00D3659C" w:rsidRPr="00D3659C" w:rsidRDefault="00D3659C" w:rsidP="00D3659C">
      <w:pPr>
        <w:numPr>
          <w:ilvl w:val="0"/>
          <w:numId w:val="9"/>
        </w:numPr>
        <w:spacing w:line="600" w:lineRule="auto"/>
        <w:contextualSpacing/>
        <w:jc w:val="left"/>
        <w:rPr>
          <w:ins w:id="916" w:author="UTENTE" w:date="2020-06-30T12:27:00Z"/>
          <w:rFonts w:ascii="Calibri" w:eastAsia="Calibri" w:hAnsi="Calibri" w:cs="Times New Roman"/>
        </w:rPr>
        <w:pPrChange w:id="917" w:author="UTENTE" w:date="2020-06-30T12:27:00Z">
          <w:pPr>
            <w:numPr>
              <w:numId w:val="13"/>
            </w:numPr>
            <w:spacing w:line="600" w:lineRule="auto"/>
            <w:ind w:left="720" w:hanging="360"/>
            <w:contextualSpacing/>
            <w:jc w:val="left"/>
          </w:pPr>
        </w:pPrChange>
      </w:pPr>
      <w:ins w:id="918" w:author="UTENTE" w:date="2020-06-30T12:27:00Z">
        <w:r w:rsidRPr="00D3659C">
          <w:rPr>
            <w:rFonts w:ascii="Calibri" w:eastAsia="Calibri" w:hAnsi="Calibri" w:cs="Times New Roman"/>
          </w:rPr>
          <w:t>mc "\"Nessun problema.\""</w:t>
        </w:r>
      </w:ins>
    </w:p>
    <w:p w14:paraId="641A6844" w14:textId="77777777" w:rsidR="00D3659C" w:rsidRPr="00D3659C" w:rsidRDefault="00D3659C" w:rsidP="00D3659C">
      <w:pPr>
        <w:numPr>
          <w:ilvl w:val="0"/>
          <w:numId w:val="9"/>
        </w:numPr>
        <w:spacing w:line="600" w:lineRule="auto"/>
        <w:contextualSpacing/>
        <w:jc w:val="left"/>
        <w:rPr>
          <w:ins w:id="919" w:author="UTENTE" w:date="2020-06-30T12:27:00Z"/>
          <w:rFonts w:ascii="Calibri" w:eastAsia="Calibri" w:hAnsi="Calibri" w:cs="Times New Roman"/>
        </w:rPr>
        <w:pPrChange w:id="920" w:author="UTENTE" w:date="2020-06-30T12:27:00Z">
          <w:pPr>
            <w:numPr>
              <w:numId w:val="13"/>
            </w:numPr>
            <w:spacing w:line="600" w:lineRule="auto"/>
            <w:ind w:left="720" w:hanging="360"/>
            <w:contextualSpacing/>
            <w:jc w:val="left"/>
          </w:pPr>
        </w:pPrChange>
      </w:pPr>
      <w:ins w:id="921" w:author="UTENTE" w:date="2020-06-30T12:27:00Z">
        <w:r w:rsidRPr="00D3659C">
          <w:rPr>
            <w:rFonts w:ascii="Calibri" w:eastAsia="Calibri" w:hAnsi="Calibri" w:cs="Times New Roman"/>
          </w:rPr>
          <w:t>n "Appoggio il caffè, il latte e lo zucchero davanti a lui."</w:t>
        </w:r>
      </w:ins>
    </w:p>
    <w:p w14:paraId="641EDD7B" w14:textId="77777777" w:rsidR="00D3659C" w:rsidRPr="00D3659C" w:rsidRDefault="00D3659C" w:rsidP="00D3659C">
      <w:pPr>
        <w:numPr>
          <w:ilvl w:val="0"/>
          <w:numId w:val="9"/>
        </w:numPr>
        <w:spacing w:line="600" w:lineRule="auto"/>
        <w:contextualSpacing/>
        <w:jc w:val="left"/>
        <w:rPr>
          <w:ins w:id="922" w:author="UTENTE" w:date="2020-06-30T12:27:00Z"/>
          <w:rFonts w:ascii="Calibri" w:eastAsia="Calibri" w:hAnsi="Calibri" w:cs="Times New Roman"/>
        </w:rPr>
        <w:pPrChange w:id="923" w:author="UTENTE" w:date="2020-06-30T12:27:00Z">
          <w:pPr>
            <w:numPr>
              <w:numId w:val="13"/>
            </w:numPr>
            <w:spacing w:line="600" w:lineRule="auto"/>
            <w:ind w:left="720" w:hanging="360"/>
            <w:contextualSpacing/>
            <w:jc w:val="left"/>
          </w:pPr>
        </w:pPrChange>
      </w:pPr>
      <w:ins w:id="924" w:author="UTENTE" w:date="2020-06-30T12:27:00Z">
        <w:r w:rsidRPr="00D3659C">
          <w:rPr>
            <w:rFonts w:ascii="Calibri" w:eastAsia="Calibri" w:hAnsi="Calibri" w:cs="Times New Roman"/>
          </w:rPr>
          <w:t>n "…Ma rimane quasi imbambolato a fissare il tavolo, come se non fosse sicuro di cosa fare."</w:t>
        </w:r>
      </w:ins>
    </w:p>
    <w:p w14:paraId="0F239D4A" w14:textId="77777777" w:rsidR="00D3659C" w:rsidRPr="00D3659C" w:rsidRDefault="00D3659C" w:rsidP="00D3659C">
      <w:pPr>
        <w:numPr>
          <w:ilvl w:val="0"/>
          <w:numId w:val="9"/>
        </w:numPr>
        <w:spacing w:line="600" w:lineRule="auto"/>
        <w:contextualSpacing/>
        <w:jc w:val="left"/>
        <w:rPr>
          <w:ins w:id="925" w:author="UTENTE" w:date="2020-06-30T12:27:00Z"/>
          <w:rFonts w:ascii="Calibri" w:eastAsia="Calibri" w:hAnsi="Calibri" w:cs="Times New Roman"/>
        </w:rPr>
        <w:pPrChange w:id="926" w:author="UTENTE" w:date="2020-06-30T12:27:00Z">
          <w:pPr>
            <w:numPr>
              <w:numId w:val="13"/>
            </w:numPr>
            <w:spacing w:line="600" w:lineRule="auto"/>
            <w:ind w:left="720" w:hanging="360"/>
            <w:contextualSpacing/>
            <w:jc w:val="left"/>
          </w:pPr>
        </w:pPrChange>
      </w:pPr>
      <w:ins w:id="927" w:author="UTENTE" w:date="2020-06-30T12:27:00Z">
        <w:r w:rsidRPr="00D3659C">
          <w:rPr>
            <w:rFonts w:ascii="Calibri" w:eastAsia="Calibri" w:hAnsi="Calibri" w:cs="Times New Roman"/>
          </w:rPr>
          <w:t>mc "\"Vuoi che, ehm, te lo mescoli io? Il latte e lo zucchero, intendo.\""</w:t>
        </w:r>
      </w:ins>
    </w:p>
    <w:p w14:paraId="6455DF0C" w14:textId="77777777" w:rsidR="00D3659C" w:rsidRPr="00D3659C" w:rsidRDefault="00D3659C" w:rsidP="00D3659C">
      <w:pPr>
        <w:numPr>
          <w:ilvl w:val="0"/>
          <w:numId w:val="9"/>
        </w:numPr>
        <w:spacing w:line="600" w:lineRule="auto"/>
        <w:contextualSpacing/>
        <w:jc w:val="left"/>
        <w:rPr>
          <w:ins w:id="928" w:author="UTENTE" w:date="2020-06-30T12:27:00Z"/>
          <w:rFonts w:ascii="Calibri" w:eastAsia="Calibri" w:hAnsi="Calibri" w:cs="Times New Roman"/>
        </w:rPr>
        <w:pPrChange w:id="929" w:author="UTENTE" w:date="2020-06-30T12:27:00Z">
          <w:pPr>
            <w:numPr>
              <w:numId w:val="13"/>
            </w:numPr>
            <w:spacing w:line="600" w:lineRule="auto"/>
            <w:ind w:left="720" w:hanging="360"/>
            <w:contextualSpacing/>
            <w:jc w:val="left"/>
          </w:pPr>
        </w:pPrChange>
      </w:pPr>
      <w:ins w:id="930" w:author="UTENTE" w:date="2020-06-30T12:27:00Z">
        <w:r w:rsidRPr="00D3659C">
          <w:rPr>
            <w:rFonts w:ascii="Calibri" w:eastAsia="Calibri" w:hAnsi="Calibri" w:cs="Times New Roman"/>
          </w:rPr>
          <w:t>u "\"…\""</w:t>
        </w:r>
      </w:ins>
    </w:p>
    <w:p w14:paraId="4D5AADEB" w14:textId="77777777" w:rsidR="00D3659C" w:rsidRPr="00D3659C" w:rsidRDefault="00D3659C" w:rsidP="00D3659C">
      <w:pPr>
        <w:numPr>
          <w:ilvl w:val="0"/>
          <w:numId w:val="9"/>
        </w:numPr>
        <w:spacing w:line="600" w:lineRule="auto"/>
        <w:contextualSpacing/>
        <w:jc w:val="left"/>
        <w:rPr>
          <w:ins w:id="931" w:author="UTENTE" w:date="2020-06-30T12:27:00Z"/>
          <w:rFonts w:ascii="Calibri" w:eastAsia="Calibri" w:hAnsi="Calibri" w:cs="Times New Roman"/>
        </w:rPr>
        <w:pPrChange w:id="932" w:author="UTENTE" w:date="2020-06-30T12:27:00Z">
          <w:pPr>
            <w:numPr>
              <w:numId w:val="13"/>
            </w:numPr>
            <w:spacing w:line="600" w:lineRule="auto"/>
            <w:ind w:left="720" w:hanging="360"/>
            <w:contextualSpacing/>
            <w:jc w:val="left"/>
          </w:pPr>
        </w:pPrChange>
      </w:pPr>
      <w:ins w:id="933" w:author="UTENTE" w:date="2020-06-30T12:27:00Z">
        <w:r w:rsidRPr="00D3659C">
          <w:rPr>
            <w:rFonts w:ascii="Calibri" w:eastAsia="Calibri" w:hAnsi="Calibri" w:cs="Times New Roman"/>
          </w:rPr>
          <w:t>n "La mia offerta gli fa spalancare gli occhi, ma dopo una breve pausa, annuisce rigidamente."</w:t>
        </w:r>
        <w:r w:rsidRPr="00D3659C">
          <w:rPr>
            <w:rFonts w:ascii="Calibri" w:eastAsia="Calibri" w:hAnsi="Calibri" w:cs="Times New Roman"/>
          </w:rPr>
          <w:br w:type="page"/>
        </w:r>
      </w:ins>
    </w:p>
    <w:p w14:paraId="248B61BA" w14:textId="77777777" w:rsidR="00D3659C" w:rsidRPr="002A1B9A" w:rsidRDefault="00D3659C" w:rsidP="00D3659C">
      <w:pPr>
        <w:pStyle w:val="Paragrafoelenco"/>
        <w:numPr>
          <w:ilvl w:val="0"/>
          <w:numId w:val="8"/>
        </w:numPr>
        <w:spacing w:line="600" w:lineRule="auto"/>
        <w:ind w:left="720"/>
        <w:rPr>
          <w:ins w:id="934" w:author="UTENTE" w:date="2020-06-30T12:28:00Z"/>
          <w:lang w:val="en-US"/>
        </w:rPr>
      </w:pPr>
      <w:ins w:id="935" w:author="UTENTE" w:date="2020-06-30T12:28:00Z">
        <w:r w:rsidRPr="002A1B9A">
          <w:rPr>
            <w:lang w:val="en-US"/>
          </w:rPr>
          <w:lastRenderedPageBreak/>
          <w:t>n "…Has this guy never had coffee before?"</w:t>
        </w:r>
      </w:ins>
    </w:p>
    <w:p w14:paraId="1230D00D" w14:textId="77777777" w:rsidR="00D3659C" w:rsidRPr="002A1B9A" w:rsidRDefault="00D3659C" w:rsidP="00D3659C">
      <w:pPr>
        <w:pStyle w:val="Paragrafoelenco"/>
        <w:numPr>
          <w:ilvl w:val="0"/>
          <w:numId w:val="8"/>
        </w:numPr>
        <w:spacing w:line="600" w:lineRule="auto"/>
        <w:ind w:left="720"/>
        <w:rPr>
          <w:ins w:id="936" w:author="UTENTE" w:date="2020-06-30T12:28:00Z"/>
          <w:lang w:val="en-US"/>
        </w:rPr>
      </w:pPr>
      <w:ins w:id="937" w:author="UTENTE" w:date="2020-06-30T12:28:00Z">
        <w:r w:rsidRPr="002A1B9A">
          <w:rPr>
            <w:lang w:val="en-US"/>
          </w:rPr>
          <w:t>n "Well, whatever. I have to earn my tips, don't I?"</w:t>
        </w:r>
      </w:ins>
    </w:p>
    <w:p w14:paraId="75AA2E07" w14:textId="77777777" w:rsidR="00D3659C" w:rsidRPr="002A1B9A" w:rsidRDefault="00D3659C" w:rsidP="00D3659C">
      <w:pPr>
        <w:pStyle w:val="Paragrafoelenco"/>
        <w:numPr>
          <w:ilvl w:val="0"/>
          <w:numId w:val="8"/>
        </w:numPr>
        <w:spacing w:line="600" w:lineRule="auto"/>
        <w:ind w:left="720"/>
        <w:rPr>
          <w:ins w:id="938" w:author="UTENTE" w:date="2020-06-30T12:28:00Z"/>
          <w:lang w:val="en-US"/>
        </w:rPr>
      </w:pPr>
      <w:ins w:id="939" w:author="UTENTE" w:date="2020-06-30T12:28:00Z">
        <w:r w:rsidRPr="002A1B9A">
          <w:rPr>
            <w:lang w:val="en-US"/>
          </w:rPr>
          <w:t>n "Huh. Well, I don't really mind, even though it's been a long time since a customer asked me to do this."</w:t>
        </w:r>
      </w:ins>
    </w:p>
    <w:p w14:paraId="1CB4C24C" w14:textId="77777777" w:rsidR="00D3659C" w:rsidRPr="002A1B9A" w:rsidRDefault="00D3659C" w:rsidP="00D3659C">
      <w:pPr>
        <w:pStyle w:val="Paragrafoelenco"/>
        <w:numPr>
          <w:ilvl w:val="0"/>
          <w:numId w:val="8"/>
        </w:numPr>
        <w:spacing w:line="600" w:lineRule="auto"/>
        <w:ind w:left="720"/>
        <w:rPr>
          <w:ins w:id="940" w:author="UTENTE" w:date="2020-06-30T12:28:00Z"/>
          <w:lang w:val="en-US"/>
        </w:rPr>
      </w:pPr>
      <w:ins w:id="941" w:author="UTENTE" w:date="2020-06-30T12:28:00Z">
        <w:r w:rsidRPr="002A1B9A">
          <w:rPr>
            <w:lang w:val="en-US"/>
          </w:rPr>
          <w:t>n "I grab the cream and pour some into the cup, stirring until the dark liquid turns into a pretty caramel shade."</w:t>
        </w:r>
      </w:ins>
    </w:p>
    <w:p w14:paraId="5D8EABE8" w14:textId="77777777" w:rsidR="00D3659C" w:rsidRPr="002A1B9A" w:rsidRDefault="00D3659C" w:rsidP="00D3659C">
      <w:pPr>
        <w:pStyle w:val="Paragrafoelenco"/>
        <w:numPr>
          <w:ilvl w:val="0"/>
          <w:numId w:val="8"/>
        </w:numPr>
        <w:spacing w:line="600" w:lineRule="auto"/>
        <w:ind w:left="720"/>
        <w:rPr>
          <w:ins w:id="942" w:author="UTENTE" w:date="2020-06-30T12:28:00Z"/>
          <w:lang w:val="en-US"/>
        </w:rPr>
      </w:pPr>
      <w:ins w:id="943" w:author="UTENTE" w:date="2020-06-30T12:28:00Z">
        <w:r w:rsidRPr="002A1B9A">
          <w:rPr>
            <w:lang w:val="en-US"/>
          </w:rPr>
          <w:t>n "After mixing in a couple spoons of sugar, I push the coffee towards him expectantly."</w:t>
        </w:r>
      </w:ins>
    </w:p>
    <w:p w14:paraId="4565DC5E" w14:textId="77777777" w:rsidR="00D3659C" w:rsidRPr="002A1B9A" w:rsidRDefault="00D3659C" w:rsidP="00D3659C">
      <w:pPr>
        <w:pStyle w:val="Paragrafoelenco"/>
        <w:numPr>
          <w:ilvl w:val="0"/>
          <w:numId w:val="8"/>
        </w:numPr>
        <w:spacing w:line="600" w:lineRule="auto"/>
        <w:ind w:left="720"/>
        <w:rPr>
          <w:ins w:id="944" w:author="UTENTE" w:date="2020-06-30T12:28:00Z"/>
          <w:lang w:val="en-US"/>
        </w:rPr>
      </w:pPr>
      <w:ins w:id="945" w:author="UTENTE" w:date="2020-06-30T12:28:00Z">
        <w:r w:rsidRPr="002A1B9A">
          <w:rPr>
            <w:lang w:val="en-US"/>
          </w:rPr>
          <w:t>mcp "\"It's not French press, but it's not poison, either. Go on.\""</w:t>
        </w:r>
      </w:ins>
    </w:p>
    <w:p w14:paraId="6FC3CA01" w14:textId="77777777" w:rsidR="00D3659C" w:rsidRPr="002A1B9A" w:rsidRDefault="00D3659C" w:rsidP="00D3659C">
      <w:pPr>
        <w:pStyle w:val="Paragrafoelenco"/>
        <w:numPr>
          <w:ilvl w:val="0"/>
          <w:numId w:val="8"/>
        </w:numPr>
        <w:spacing w:line="600" w:lineRule="auto"/>
        <w:ind w:left="720"/>
        <w:rPr>
          <w:ins w:id="946" w:author="UTENTE" w:date="2020-06-30T12:28:00Z"/>
          <w:lang w:val="en-US"/>
        </w:rPr>
      </w:pPr>
      <w:ins w:id="947" w:author="UTENTE" w:date="2020-06-30T12:28:00Z">
        <w:r w:rsidRPr="002A1B9A">
          <w:rPr>
            <w:lang w:val="en-US"/>
          </w:rPr>
          <w:t>u "\"…\""</w:t>
        </w:r>
      </w:ins>
    </w:p>
    <w:p w14:paraId="4529699F" w14:textId="77777777" w:rsidR="00D3659C" w:rsidRPr="002A1B9A" w:rsidRDefault="00D3659C" w:rsidP="00D3659C">
      <w:pPr>
        <w:pStyle w:val="Paragrafoelenco"/>
        <w:numPr>
          <w:ilvl w:val="0"/>
          <w:numId w:val="8"/>
        </w:numPr>
        <w:spacing w:line="600" w:lineRule="auto"/>
        <w:ind w:left="720"/>
        <w:rPr>
          <w:ins w:id="948" w:author="UTENTE" w:date="2020-06-30T12:28:00Z"/>
          <w:lang w:val="en-US"/>
        </w:rPr>
      </w:pPr>
      <w:ins w:id="949" w:author="UTENTE" w:date="2020-06-30T12:28:00Z">
        <w:r w:rsidRPr="002A1B9A">
          <w:rPr>
            <w:lang w:val="en-US"/>
          </w:rPr>
          <w:t>n "He takes the cup and lifts it to his lips, looking unsure of himself."</w:t>
        </w:r>
      </w:ins>
    </w:p>
    <w:p w14:paraId="60C5C9E8" w14:textId="77777777" w:rsidR="00D3659C" w:rsidRPr="002A1B9A" w:rsidRDefault="00D3659C" w:rsidP="00D3659C">
      <w:pPr>
        <w:pStyle w:val="Paragrafoelenco"/>
        <w:numPr>
          <w:ilvl w:val="0"/>
          <w:numId w:val="8"/>
        </w:numPr>
        <w:spacing w:line="600" w:lineRule="auto"/>
        <w:ind w:left="720"/>
        <w:rPr>
          <w:ins w:id="950" w:author="UTENTE" w:date="2020-06-30T12:28:00Z"/>
          <w:lang w:val="en-US"/>
        </w:rPr>
      </w:pPr>
      <w:ins w:id="951" w:author="UTENTE" w:date="2020-06-30T12:28:00Z">
        <w:r w:rsidRPr="002A1B9A">
          <w:rPr>
            <w:lang w:val="en-US"/>
          </w:rPr>
          <w:t>n "–After a long sip, he blinks, and a surprised light washes over his face."</w:t>
        </w:r>
      </w:ins>
    </w:p>
    <w:p w14:paraId="1EDFBE9F" w14:textId="77777777" w:rsidR="00D3659C" w:rsidRDefault="00D3659C" w:rsidP="00D3659C">
      <w:pPr>
        <w:pStyle w:val="Paragrafoelenco"/>
        <w:numPr>
          <w:ilvl w:val="0"/>
          <w:numId w:val="8"/>
        </w:numPr>
        <w:spacing w:line="600" w:lineRule="auto"/>
        <w:ind w:left="720"/>
        <w:rPr>
          <w:ins w:id="952" w:author="UTENTE" w:date="2020-06-30T12:28:00Z"/>
        </w:rPr>
      </w:pPr>
      <w:ins w:id="953" w:author="UTENTE" w:date="2020-06-30T12:28:00Z">
        <w:r>
          <w:t>u "\"…It's sweet.\""</w:t>
        </w:r>
      </w:ins>
    </w:p>
    <w:p w14:paraId="08A09E7A" w14:textId="77777777" w:rsidR="00D3659C" w:rsidRPr="002A1B9A" w:rsidRDefault="00D3659C" w:rsidP="00D3659C">
      <w:pPr>
        <w:pStyle w:val="Paragrafoelenco"/>
        <w:numPr>
          <w:ilvl w:val="0"/>
          <w:numId w:val="8"/>
        </w:numPr>
        <w:spacing w:line="600" w:lineRule="auto"/>
        <w:ind w:left="720"/>
        <w:rPr>
          <w:ins w:id="954" w:author="UTENTE" w:date="2020-06-30T12:28:00Z"/>
          <w:lang w:val="en-US"/>
        </w:rPr>
      </w:pPr>
      <w:ins w:id="955" w:author="UTENTE" w:date="2020-06-30T12:28:00Z">
        <w:r w:rsidRPr="002A1B9A">
          <w:rPr>
            <w:lang w:val="en-US"/>
          </w:rPr>
          <w:t>mcp "\"Oh, did I put too much sugar in? I can get you another cup, if you'd –\""</w:t>
        </w:r>
      </w:ins>
    </w:p>
    <w:p w14:paraId="14EC5117" w14:textId="77777777" w:rsidR="00D3659C" w:rsidRPr="002A1B9A" w:rsidRDefault="00D3659C" w:rsidP="00D3659C">
      <w:pPr>
        <w:pStyle w:val="Paragrafoelenco"/>
        <w:numPr>
          <w:ilvl w:val="0"/>
          <w:numId w:val="8"/>
        </w:numPr>
        <w:spacing w:line="600" w:lineRule="auto"/>
        <w:ind w:left="720"/>
        <w:rPr>
          <w:ins w:id="956" w:author="UTENTE" w:date="2020-06-30T12:28:00Z"/>
          <w:lang w:val="en-US"/>
        </w:rPr>
      </w:pPr>
      <w:ins w:id="957" w:author="UTENTE" w:date="2020-06-30T12:28:00Z">
        <w:r w:rsidRPr="002A1B9A">
          <w:rPr>
            <w:lang w:val="en-US"/>
          </w:rPr>
          <w:t>u "\"No, it's fine. I like it.\""</w:t>
        </w:r>
      </w:ins>
    </w:p>
    <w:p w14:paraId="48EF9D9F" w14:textId="77777777" w:rsidR="00D3659C" w:rsidRPr="002A1B9A" w:rsidRDefault="00D3659C" w:rsidP="00D3659C">
      <w:pPr>
        <w:pStyle w:val="Paragrafoelenco"/>
        <w:numPr>
          <w:ilvl w:val="0"/>
          <w:numId w:val="8"/>
        </w:numPr>
        <w:spacing w:line="600" w:lineRule="auto"/>
        <w:ind w:left="720"/>
        <w:rPr>
          <w:ins w:id="958" w:author="UTENTE" w:date="2020-06-30T12:28:00Z"/>
          <w:lang w:val="en-US"/>
        </w:rPr>
      </w:pPr>
      <w:ins w:id="959" w:author="UTENTE" w:date="2020-06-30T12:28:00Z">
        <w:r w:rsidRPr="002A1B9A">
          <w:rPr>
            <w:lang w:val="en-US"/>
          </w:rPr>
          <w:t>n "To my shock, the man's lips actually curl in a small smile."</w:t>
        </w:r>
      </w:ins>
    </w:p>
    <w:p w14:paraId="2B7EB46E" w14:textId="77777777" w:rsidR="00D3659C" w:rsidRPr="002A1B9A" w:rsidRDefault="00D3659C" w:rsidP="00D3659C">
      <w:pPr>
        <w:pStyle w:val="Paragrafoelenco"/>
        <w:numPr>
          <w:ilvl w:val="0"/>
          <w:numId w:val="8"/>
        </w:numPr>
        <w:spacing w:line="600" w:lineRule="auto"/>
        <w:ind w:left="720"/>
        <w:rPr>
          <w:ins w:id="960" w:author="UTENTE" w:date="2020-06-30T12:28:00Z"/>
          <w:lang w:val="en-US"/>
        </w:rPr>
      </w:pPr>
      <w:ins w:id="961" w:author="UTENTE" w:date="2020-06-30T12:28:00Z">
        <w:r w:rsidRPr="002A1B9A">
          <w:rPr>
            <w:lang w:val="en-US"/>
          </w:rPr>
          <w:t>n "It makes him seem a lot less intimidating, and the look in his clear blue eyes softens a little."</w:t>
        </w:r>
        <w:r w:rsidRPr="002A1B9A">
          <w:rPr>
            <w:lang w:val="en-US"/>
          </w:rPr>
          <w:br w:type="page"/>
        </w:r>
      </w:ins>
    </w:p>
    <w:p w14:paraId="1D6CE139" w14:textId="77777777" w:rsidR="00D3659C" w:rsidRPr="00224F9A" w:rsidRDefault="00D3659C" w:rsidP="00D3659C">
      <w:pPr>
        <w:pStyle w:val="Paragrafoelenco"/>
        <w:numPr>
          <w:ilvl w:val="0"/>
          <w:numId w:val="9"/>
        </w:numPr>
        <w:spacing w:line="600" w:lineRule="auto"/>
        <w:ind w:left="567"/>
        <w:jc w:val="both"/>
        <w:rPr>
          <w:ins w:id="962" w:author="UTENTE" w:date="2020-06-30T12:28:00Z"/>
          <w:lang w:val="it-IT"/>
        </w:rPr>
      </w:pPr>
      <w:ins w:id="963" w:author="UTENTE" w:date="2020-06-30T12:28:00Z">
        <w:r w:rsidRPr="00224F9A">
          <w:rPr>
            <w:lang w:val="it-IT"/>
          </w:rPr>
          <w:lastRenderedPageBreak/>
          <w:t>n "…Ma questo tizio ha mai bevuto un caffè?"</w:t>
        </w:r>
      </w:ins>
    </w:p>
    <w:p w14:paraId="750911E2" w14:textId="77777777" w:rsidR="00D3659C" w:rsidRPr="00224F9A" w:rsidRDefault="00D3659C" w:rsidP="00D3659C">
      <w:pPr>
        <w:pStyle w:val="Paragrafoelenco"/>
        <w:numPr>
          <w:ilvl w:val="0"/>
          <w:numId w:val="9"/>
        </w:numPr>
        <w:spacing w:line="600" w:lineRule="auto"/>
        <w:ind w:left="567"/>
        <w:jc w:val="both"/>
        <w:rPr>
          <w:ins w:id="964" w:author="UTENTE" w:date="2020-06-30T12:28:00Z"/>
          <w:lang w:val="it-IT"/>
        </w:rPr>
      </w:pPr>
      <w:ins w:id="965" w:author="UTENTE" w:date="2020-06-30T12:28:00Z">
        <w:r w:rsidRPr="00224F9A">
          <w:rPr>
            <w:lang w:val="it-IT"/>
          </w:rPr>
          <w:t>n "Beh, chi se ne frega. Io mi devo guadagnare le mie mance alla fine, no?"</w:t>
        </w:r>
      </w:ins>
    </w:p>
    <w:p w14:paraId="7800048F" w14:textId="77777777" w:rsidR="00D3659C" w:rsidRPr="00224F9A" w:rsidRDefault="00D3659C" w:rsidP="00D3659C">
      <w:pPr>
        <w:pStyle w:val="Paragrafoelenco"/>
        <w:numPr>
          <w:ilvl w:val="0"/>
          <w:numId w:val="9"/>
        </w:numPr>
        <w:spacing w:line="600" w:lineRule="auto"/>
        <w:ind w:left="567"/>
        <w:jc w:val="both"/>
        <w:rPr>
          <w:ins w:id="966" w:author="UTENTE" w:date="2020-06-30T12:28:00Z"/>
          <w:lang w:val="it-IT"/>
        </w:rPr>
      </w:pPr>
      <w:ins w:id="967" w:author="UTENTE" w:date="2020-06-30T12:28:00Z">
        <w:r w:rsidRPr="00224F9A">
          <w:rPr>
            <w:lang w:val="it-IT"/>
          </w:rPr>
          <w:t>n "Hm. Beh, non è davvero un problema per me, anche se è passato un po' di tempo dall'ultima volta che un cliente me l'ha chiesto."</w:t>
        </w:r>
      </w:ins>
    </w:p>
    <w:p w14:paraId="33BBCCB9" w14:textId="77777777" w:rsidR="00D3659C" w:rsidRPr="00224F9A" w:rsidRDefault="00D3659C" w:rsidP="00D3659C">
      <w:pPr>
        <w:pStyle w:val="Paragrafoelenco"/>
        <w:numPr>
          <w:ilvl w:val="0"/>
          <w:numId w:val="9"/>
        </w:numPr>
        <w:spacing w:line="600" w:lineRule="auto"/>
        <w:ind w:left="567"/>
        <w:jc w:val="both"/>
        <w:rPr>
          <w:ins w:id="968" w:author="UTENTE" w:date="2020-06-30T12:28:00Z"/>
          <w:lang w:val="it-IT"/>
        </w:rPr>
      </w:pPr>
      <w:ins w:id="969" w:author="UTENTE" w:date="2020-06-30T12:28:00Z">
        <w:r w:rsidRPr="00224F9A">
          <w:rPr>
            <w:lang w:val="it-IT"/>
          </w:rPr>
          <w:t>n "Afferro il latte e ne verso un po' nella tazza, mescolando fino a far diventare il liquido scuro di un bel color caramello."</w:t>
        </w:r>
      </w:ins>
    </w:p>
    <w:p w14:paraId="46A9A8E7" w14:textId="77777777" w:rsidR="00D3659C" w:rsidRPr="00224F9A" w:rsidRDefault="00D3659C" w:rsidP="00D3659C">
      <w:pPr>
        <w:pStyle w:val="Paragrafoelenco"/>
        <w:numPr>
          <w:ilvl w:val="0"/>
          <w:numId w:val="9"/>
        </w:numPr>
        <w:spacing w:line="600" w:lineRule="auto"/>
        <w:ind w:left="567"/>
        <w:jc w:val="both"/>
        <w:rPr>
          <w:ins w:id="970" w:author="UTENTE" w:date="2020-06-30T12:28:00Z"/>
          <w:lang w:val="it-IT"/>
        </w:rPr>
      </w:pPr>
      <w:ins w:id="971" w:author="UTENTE" w:date="2020-06-30T12:28:00Z">
        <w:r w:rsidRPr="00224F9A">
          <w:rPr>
            <w:lang w:val="it-IT"/>
          </w:rPr>
          <w:t>n "Dopo aver fatto sciogliere anche qualche cucchiaino di zucchero, gli porgo il caffè con trepidazione."</w:t>
        </w:r>
      </w:ins>
    </w:p>
    <w:p w14:paraId="75C17BA2" w14:textId="77777777" w:rsidR="00D3659C" w:rsidRPr="00224F9A" w:rsidRDefault="00D3659C" w:rsidP="00D3659C">
      <w:pPr>
        <w:pStyle w:val="Paragrafoelenco"/>
        <w:numPr>
          <w:ilvl w:val="0"/>
          <w:numId w:val="9"/>
        </w:numPr>
        <w:spacing w:line="600" w:lineRule="auto"/>
        <w:ind w:left="567"/>
        <w:jc w:val="both"/>
        <w:rPr>
          <w:ins w:id="972" w:author="UTENTE" w:date="2020-06-30T12:28:00Z"/>
          <w:lang w:val="it-IT"/>
        </w:rPr>
      </w:pPr>
      <w:ins w:id="973" w:author="UTENTE" w:date="2020-06-30T12:28:00Z">
        <w:r w:rsidRPr="00224F9A">
          <w:rPr>
            <w:lang w:val="it-IT"/>
          </w:rPr>
          <w:t>mcp "\"Non è fatto con la French press, ma non è nemmeno veleno. Dai, bevi.\""</w:t>
        </w:r>
      </w:ins>
    </w:p>
    <w:p w14:paraId="1AB0EE44" w14:textId="77777777" w:rsidR="00D3659C" w:rsidRPr="00224F9A" w:rsidRDefault="00D3659C" w:rsidP="00D3659C">
      <w:pPr>
        <w:pStyle w:val="Paragrafoelenco"/>
        <w:numPr>
          <w:ilvl w:val="0"/>
          <w:numId w:val="9"/>
        </w:numPr>
        <w:spacing w:line="600" w:lineRule="auto"/>
        <w:ind w:left="567"/>
        <w:jc w:val="both"/>
        <w:rPr>
          <w:ins w:id="974" w:author="UTENTE" w:date="2020-06-30T12:28:00Z"/>
          <w:lang w:val="it-IT"/>
        </w:rPr>
      </w:pPr>
      <w:ins w:id="975" w:author="UTENTE" w:date="2020-06-30T12:28:00Z">
        <w:r w:rsidRPr="00224F9A">
          <w:rPr>
            <w:lang w:val="it-IT"/>
          </w:rPr>
          <w:t>u "\"…\""</w:t>
        </w:r>
      </w:ins>
    </w:p>
    <w:p w14:paraId="10B15649" w14:textId="77777777" w:rsidR="00D3659C" w:rsidRPr="00224F9A" w:rsidRDefault="00D3659C" w:rsidP="00D3659C">
      <w:pPr>
        <w:pStyle w:val="Paragrafoelenco"/>
        <w:numPr>
          <w:ilvl w:val="0"/>
          <w:numId w:val="9"/>
        </w:numPr>
        <w:spacing w:line="600" w:lineRule="auto"/>
        <w:ind w:left="567"/>
        <w:jc w:val="both"/>
        <w:rPr>
          <w:ins w:id="976" w:author="UTENTE" w:date="2020-06-30T12:28:00Z"/>
          <w:lang w:val="it-IT"/>
        </w:rPr>
      </w:pPr>
      <w:ins w:id="977" w:author="UTENTE" w:date="2020-06-30T12:28:00Z">
        <w:r w:rsidRPr="00224F9A">
          <w:rPr>
            <w:lang w:val="it-IT"/>
          </w:rPr>
          <w:t>n "Prende in mano la tazza e la porta alle labbra, apparendo molto incerto sul da farsi."</w:t>
        </w:r>
      </w:ins>
    </w:p>
    <w:p w14:paraId="7E47EF1B" w14:textId="77777777" w:rsidR="00D3659C" w:rsidRPr="00224F9A" w:rsidRDefault="00D3659C" w:rsidP="00D3659C">
      <w:pPr>
        <w:pStyle w:val="Paragrafoelenco"/>
        <w:numPr>
          <w:ilvl w:val="0"/>
          <w:numId w:val="9"/>
        </w:numPr>
        <w:spacing w:line="600" w:lineRule="auto"/>
        <w:ind w:left="567"/>
        <w:jc w:val="both"/>
        <w:rPr>
          <w:ins w:id="978" w:author="UTENTE" w:date="2020-06-30T12:28:00Z"/>
          <w:lang w:val="it-IT"/>
        </w:rPr>
      </w:pPr>
      <w:ins w:id="979" w:author="UTENTE" w:date="2020-06-30T12:28:00Z">
        <w:r w:rsidRPr="00224F9A">
          <w:rPr>
            <w:lang w:val="it-IT"/>
          </w:rPr>
          <w:t>n "-Dopo aver buttato giù un bel sorso, sbatte le palpebre, e un’espressione di sorpresa gli si dipinge sul viso."</w:t>
        </w:r>
      </w:ins>
    </w:p>
    <w:p w14:paraId="28ACCEAE" w14:textId="77777777" w:rsidR="00D3659C" w:rsidRPr="00224F9A" w:rsidRDefault="00D3659C" w:rsidP="00D3659C">
      <w:pPr>
        <w:pStyle w:val="Paragrafoelenco"/>
        <w:numPr>
          <w:ilvl w:val="0"/>
          <w:numId w:val="9"/>
        </w:numPr>
        <w:spacing w:line="600" w:lineRule="auto"/>
        <w:ind w:left="567"/>
        <w:jc w:val="both"/>
        <w:rPr>
          <w:ins w:id="980" w:author="UTENTE" w:date="2020-06-30T12:28:00Z"/>
          <w:lang w:val="it-IT"/>
        </w:rPr>
      </w:pPr>
      <w:ins w:id="981" w:author="UTENTE" w:date="2020-06-30T12:28:00Z">
        <w:r w:rsidRPr="00224F9A">
          <w:rPr>
            <w:lang w:val="it-IT"/>
          </w:rPr>
          <w:t>u "\"…È dolce.\""</w:t>
        </w:r>
      </w:ins>
    </w:p>
    <w:p w14:paraId="0881A409" w14:textId="77777777" w:rsidR="00D3659C" w:rsidRPr="00224F9A" w:rsidRDefault="00D3659C" w:rsidP="00D3659C">
      <w:pPr>
        <w:pStyle w:val="Paragrafoelenco"/>
        <w:numPr>
          <w:ilvl w:val="0"/>
          <w:numId w:val="9"/>
        </w:numPr>
        <w:spacing w:line="600" w:lineRule="auto"/>
        <w:ind w:left="567"/>
        <w:jc w:val="both"/>
        <w:rPr>
          <w:ins w:id="982" w:author="UTENTE" w:date="2020-06-30T12:28:00Z"/>
          <w:lang w:val="it-IT"/>
        </w:rPr>
      </w:pPr>
      <w:ins w:id="983" w:author="UTENTE" w:date="2020-06-30T12:28:00Z">
        <w:r w:rsidRPr="00224F9A">
          <w:rPr>
            <w:lang w:val="it-IT"/>
          </w:rPr>
          <w:t>mcp "\"Oh, ho messo troppo zucchero? Posso fartene un'altra tazza, se v-\""</w:t>
        </w:r>
      </w:ins>
    </w:p>
    <w:p w14:paraId="707E90EF" w14:textId="77777777" w:rsidR="00D3659C" w:rsidRPr="00224F9A" w:rsidRDefault="00D3659C" w:rsidP="00D3659C">
      <w:pPr>
        <w:pStyle w:val="Paragrafoelenco"/>
        <w:numPr>
          <w:ilvl w:val="0"/>
          <w:numId w:val="9"/>
        </w:numPr>
        <w:spacing w:line="600" w:lineRule="auto"/>
        <w:ind w:left="567"/>
        <w:jc w:val="both"/>
        <w:rPr>
          <w:ins w:id="984" w:author="UTENTE" w:date="2020-06-30T12:28:00Z"/>
          <w:lang w:val="it-IT"/>
        </w:rPr>
      </w:pPr>
      <w:ins w:id="985" w:author="UTENTE" w:date="2020-06-30T12:28:00Z">
        <w:r w:rsidRPr="00224F9A">
          <w:rPr>
            <w:lang w:val="it-IT"/>
          </w:rPr>
          <w:t>u "\"No, va bene così. Mi piace.\""</w:t>
        </w:r>
      </w:ins>
    </w:p>
    <w:p w14:paraId="428B0C59" w14:textId="77777777" w:rsidR="00D3659C" w:rsidRPr="00224F9A" w:rsidRDefault="00D3659C" w:rsidP="00D3659C">
      <w:pPr>
        <w:pStyle w:val="Paragrafoelenco"/>
        <w:numPr>
          <w:ilvl w:val="0"/>
          <w:numId w:val="9"/>
        </w:numPr>
        <w:spacing w:line="600" w:lineRule="auto"/>
        <w:ind w:left="567"/>
        <w:jc w:val="both"/>
        <w:rPr>
          <w:ins w:id="986" w:author="UTENTE" w:date="2020-06-30T12:28:00Z"/>
          <w:lang w:val="it-IT"/>
        </w:rPr>
      </w:pPr>
      <w:ins w:id="987" w:author="UTENTE" w:date="2020-06-30T12:28:00Z">
        <w:r w:rsidRPr="00224F9A">
          <w:rPr>
            <w:lang w:val="it-IT"/>
          </w:rPr>
          <w:t>n "Con mio stupore, le labbra del ragazzo si aprono in un sorriso accennato."</w:t>
        </w:r>
      </w:ins>
    </w:p>
    <w:p w14:paraId="6B657EFB" w14:textId="77777777" w:rsidR="00D3659C" w:rsidRPr="00224F9A" w:rsidRDefault="00D3659C" w:rsidP="00D3659C">
      <w:pPr>
        <w:pStyle w:val="Paragrafoelenco"/>
        <w:numPr>
          <w:ilvl w:val="0"/>
          <w:numId w:val="9"/>
        </w:numPr>
        <w:spacing w:line="600" w:lineRule="auto"/>
        <w:ind w:left="567"/>
        <w:jc w:val="both"/>
        <w:rPr>
          <w:ins w:id="988" w:author="UTENTE" w:date="2020-06-30T12:28:00Z"/>
          <w:lang w:val="it-IT"/>
        </w:rPr>
      </w:pPr>
      <w:ins w:id="989" w:author="UTENTE" w:date="2020-06-30T12:28:00Z">
        <w:r w:rsidRPr="00224F9A">
          <w:rPr>
            <w:lang w:val="it-IT"/>
          </w:rPr>
          <w:t>n "Lo sguardo dei suoi occhi blu si addolcisce lievemente. Sembra molto meno minaccioso ora."</w:t>
        </w:r>
        <w:r w:rsidRPr="00224F9A">
          <w:rPr>
            <w:lang w:val="it-IT"/>
          </w:rPr>
          <w:br w:type="page"/>
        </w:r>
      </w:ins>
    </w:p>
    <w:p w14:paraId="0F12DBBD" w14:textId="77777777" w:rsidR="00D3659C" w:rsidRPr="002A1B9A" w:rsidRDefault="00D3659C" w:rsidP="00D3659C">
      <w:pPr>
        <w:pStyle w:val="Paragrafoelenco"/>
        <w:numPr>
          <w:ilvl w:val="0"/>
          <w:numId w:val="8"/>
        </w:numPr>
        <w:spacing w:line="600" w:lineRule="auto"/>
        <w:ind w:left="720"/>
        <w:rPr>
          <w:ins w:id="990" w:author="UTENTE" w:date="2020-06-30T12:29:00Z"/>
          <w:lang w:val="en-US"/>
        </w:rPr>
      </w:pPr>
      <w:ins w:id="991" w:author="UTENTE" w:date="2020-06-30T12:29:00Z">
        <w:r w:rsidRPr="002A1B9A">
          <w:rPr>
            <w:lang w:val="en-US"/>
          </w:rPr>
          <w:lastRenderedPageBreak/>
          <w:t>n "…He's seriously an oddball."</w:t>
        </w:r>
      </w:ins>
    </w:p>
    <w:p w14:paraId="618487B9" w14:textId="77777777" w:rsidR="00D3659C" w:rsidRPr="002A1B9A" w:rsidRDefault="00D3659C" w:rsidP="00D3659C">
      <w:pPr>
        <w:pStyle w:val="Paragrafoelenco"/>
        <w:numPr>
          <w:ilvl w:val="0"/>
          <w:numId w:val="8"/>
        </w:numPr>
        <w:spacing w:line="600" w:lineRule="auto"/>
        <w:ind w:left="720"/>
        <w:rPr>
          <w:ins w:id="992" w:author="UTENTE" w:date="2020-06-30T12:29:00Z"/>
          <w:lang w:val="en-US"/>
        </w:rPr>
      </w:pPr>
      <w:ins w:id="993" w:author="UTENTE" w:date="2020-06-30T12:29:00Z">
        <w:r w:rsidRPr="002A1B9A">
          <w:rPr>
            <w:lang w:val="en-US"/>
          </w:rPr>
          <w:t>n "Odd, but kind of charming in his own weird way. {w}A guy this size who doesn't even know how to drink coffee…."</w:t>
        </w:r>
      </w:ins>
    </w:p>
    <w:p w14:paraId="3457A889" w14:textId="77777777" w:rsidR="00D3659C" w:rsidRPr="002A1B9A" w:rsidRDefault="00D3659C" w:rsidP="00D3659C">
      <w:pPr>
        <w:pStyle w:val="Paragrafoelenco"/>
        <w:numPr>
          <w:ilvl w:val="0"/>
          <w:numId w:val="8"/>
        </w:numPr>
        <w:spacing w:line="600" w:lineRule="auto"/>
        <w:ind w:left="720"/>
        <w:rPr>
          <w:ins w:id="994" w:author="UTENTE" w:date="2020-06-30T12:29:00Z"/>
          <w:lang w:val="en-US"/>
        </w:rPr>
      </w:pPr>
      <w:ins w:id="995" w:author="UTENTE" w:date="2020-06-30T12:29:00Z">
        <w:r w:rsidRPr="002A1B9A">
          <w:rPr>
            <w:lang w:val="en-US"/>
          </w:rPr>
          <w:t>mcp "\"…!\""</w:t>
        </w:r>
      </w:ins>
    </w:p>
    <w:p w14:paraId="21E971EE" w14:textId="77777777" w:rsidR="00D3659C" w:rsidRPr="002A1B9A" w:rsidRDefault="00D3659C" w:rsidP="00D3659C">
      <w:pPr>
        <w:pStyle w:val="Paragrafoelenco"/>
        <w:numPr>
          <w:ilvl w:val="0"/>
          <w:numId w:val="8"/>
        </w:numPr>
        <w:spacing w:line="600" w:lineRule="auto"/>
        <w:ind w:left="720"/>
        <w:rPr>
          <w:ins w:id="996" w:author="UTENTE" w:date="2020-06-30T12:29:00Z"/>
          <w:lang w:val="en-US"/>
        </w:rPr>
      </w:pPr>
      <w:ins w:id="997" w:author="UTENTE" w:date="2020-06-30T12:29:00Z">
        <w:r w:rsidRPr="002A1B9A">
          <w:rPr>
            <w:lang w:val="en-US"/>
          </w:rPr>
          <w:t>n "–Just then, the diner's door suddenly swings open."</w:t>
        </w:r>
      </w:ins>
    </w:p>
    <w:p w14:paraId="13C468FE" w14:textId="77777777" w:rsidR="00D3659C" w:rsidRPr="002A1B9A" w:rsidRDefault="00D3659C" w:rsidP="00D3659C">
      <w:pPr>
        <w:pStyle w:val="Paragrafoelenco"/>
        <w:numPr>
          <w:ilvl w:val="0"/>
          <w:numId w:val="8"/>
        </w:numPr>
        <w:spacing w:line="600" w:lineRule="auto"/>
        <w:ind w:left="720"/>
        <w:rPr>
          <w:ins w:id="998" w:author="UTENTE" w:date="2020-06-30T12:29:00Z"/>
          <w:lang w:val="en-US"/>
        </w:rPr>
      </w:pPr>
      <w:ins w:id="999" w:author="UTENTE" w:date="2020-06-30T12:29:00Z">
        <w:r w:rsidRPr="002A1B9A">
          <w:rPr>
            <w:lang w:val="en-US"/>
          </w:rPr>
          <w:t>n "A blonde girl strides up to the counter, plopping down on one of the barstools with a loud sigh."</w:t>
        </w:r>
      </w:ins>
    </w:p>
    <w:p w14:paraId="70FC8E38" w14:textId="77777777" w:rsidR="00D3659C" w:rsidRPr="002A1B9A" w:rsidRDefault="00D3659C" w:rsidP="00D3659C">
      <w:pPr>
        <w:pStyle w:val="Paragrafoelenco"/>
        <w:numPr>
          <w:ilvl w:val="0"/>
          <w:numId w:val="8"/>
        </w:numPr>
        <w:spacing w:line="600" w:lineRule="auto"/>
        <w:ind w:left="720"/>
        <w:rPr>
          <w:ins w:id="1000" w:author="UTENTE" w:date="2020-06-30T12:29:00Z"/>
          <w:lang w:val="en-US"/>
        </w:rPr>
      </w:pPr>
      <w:ins w:id="1001" w:author="UTENTE" w:date="2020-06-30T12:29:00Z">
        <w:r w:rsidRPr="002A1B9A">
          <w:rPr>
            <w:lang w:val="en-US"/>
          </w:rPr>
          <w:t>mc "\"Ah, business is booming as usual. I've gotta go see what she wants, but…\""</w:t>
        </w:r>
      </w:ins>
    </w:p>
    <w:p w14:paraId="23E8F228" w14:textId="77777777" w:rsidR="00D3659C" w:rsidRPr="002A1B9A" w:rsidRDefault="00D3659C" w:rsidP="00D3659C">
      <w:pPr>
        <w:pStyle w:val="Paragrafoelenco"/>
        <w:numPr>
          <w:ilvl w:val="0"/>
          <w:numId w:val="8"/>
        </w:numPr>
        <w:spacing w:line="600" w:lineRule="auto"/>
        <w:ind w:left="720"/>
        <w:rPr>
          <w:ins w:id="1002" w:author="UTENTE" w:date="2020-06-30T12:29:00Z"/>
          <w:lang w:val="en-US"/>
        </w:rPr>
      </w:pPr>
      <w:ins w:id="1003" w:author="UTENTE" w:date="2020-06-30T12:29:00Z">
        <w:r w:rsidRPr="002A1B9A">
          <w:rPr>
            <w:lang w:val="en-US"/>
          </w:rPr>
          <w:t>mc "\"If you need any more coffee, or just someone to spill your worries to, lemme know, alright? It gets pretty lonely in here sometimes.\""</w:t>
        </w:r>
      </w:ins>
    </w:p>
    <w:p w14:paraId="3A9EAD17" w14:textId="77777777" w:rsidR="00D3659C" w:rsidRPr="002A1B9A" w:rsidRDefault="00D3659C" w:rsidP="00D3659C">
      <w:pPr>
        <w:pStyle w:val="Paragrafoelenco"/>
        <w:numPr>
          <w:ilvl w:val="0"/>
          <w:numId w:val="8"/>
        </w:numPr>
        <w:spacing w:line="600" w:lineRule="auto"/>
        <w:ind w:left="720"/>
        <w:rPr>
          <w:ins w:id="1004" w:author="UTENTE" w:date="2020-06-30T12:29:00Z"/>
          <w:lang w:val="en-US"/>
        </w:rPr>
      </w:pPr>
      <w:ins w:id="1005" w:author="UTENTE" w:date="2020-06-30T12:29:00Z">
        <w:r w:rsidRPr="002A1B9A">
          <w:rPr>
            <w:lang w:val="en-US"/>
          </w:rPr>
          <w:t>mc "\"Ah, sorry. Let me know if you need anything else.\""</w:t>
        </w:r>
      </w:ins>
    </w:p>
    <w:p w14:paraId="74632CE9" w14:textId="77777777" w:rsidR="00D3659C" w:rsidRPr="002A1B9A" w:rsidRDefault="00D3659C" w:rsidP="00D3659C">
      <w:pPr>
        <w:pStyle w:val="Paragrafoelenco"/>
        <w:numPr>
          <w:ilvl w:val="0"/>
          <w:numId w:val="8"/>
        </w:numPr>
        <w:spacing w:line="600" w:lineRule="auto"/>
        <w:ind w:left="720"/>
        <w:rPr>
          <w:ins w:id="1006" w:author="UTENTE" w:date="2020-06-30T12:29:00Z"/>
          <w:lang w:val="en-US"/>
        </w:rPr>
      </w:pPr>
      <w:ins w:id="1007" w:author="UTENTE" w:date="2020-06-30T12:29:00Z">
        <w:r w:rsidRPr="002A1B9A">
          <w:rPr>
            <w:lang w:val="en-US"/>
          </w:rPr>
          <w:t>n "I apologize to my new 'friend,' whose expression has returned to an impassive stare."</w:t>
        </w:r>
      </w:ins>
    </w:p>
    <w:p w14:paraId="1BBED385" w14:textId="77777777" w:rsidR="00D3659C" w:rsidRPr="002A1B9A" w:rsidRDefault="00D3659C" w:rsidP="00D3659C">
      <w:pPr>
        <w:pStyle w:val="Paragrafoelenco"/>
        <w:numPr>
          <w:ilvl w:val="0"/>
          <w:numId w:val="8"/>
        </w:numPr>
        <w:spacing w:line="600" w:lineRule="auto"/>
        <w:ind w:left="720"/>
        <w:rPr>
          <w:ins w:id="1008" w:author="UTENTE" w:date="2020-06-30T12:29:00Z"/>
          <w:lang w:val="en-US"/>
        </w:rPr>
      </w:pPr>
      <w:ins w:id="1009" w:author="UTENTE" w:date="2020-06-30T12:29:00Z">
        <w:r w:rsidRPr="002A1B9A">
          <w:rPr>
            <w:lang w:val="en-US"/>
          </w:rPr>
          <w:t>u "\"Yeah.\""</w:t>
        </w:r>
      </w:ins>
    </w:p>
    <w:p w14:paraId="02C545F3" w14:textId="77777777" w:rsidR="00D3659C" w:rsidRPr="002A1B9A" w:rsidRDefault="00D3659C" w:rsidP="00D3659C">
      <w:pPr>
        <w:pStyle w:val="Paragrafoelenco"/>
        <w:numPr>
          <w:ilvl w:val="0"/>
          <w:numId w:val="8"/>
        </w:numPr>
        <w:spacing w:line="600" w:lineRule="auto"/>
        <w:ind w:left="720"/>
        <w:rPr>
          <w:ins w:id="1010" w:author="UTENTE" w:date="2020-06-30T12:29:00Z"/>
          <w:lang w:val="en-US"/>
        </w:rPr>
      </w:pPr>
      <w:ins w:id="1011" w:author="UTENTE" w:date="2020-06-30T12:29:00Z">
        <w:r w:rsidRPr="002A1B9A">
          <w:rPr>
            <w:lang w:val="en-US"/>
          </w:rPr>
          <w:t>n "He lowers his eyes to stare at the depths of his coffee cup, not offering another word."</w:t>
        </w:r>
      </w:ins>
    </w:p>
    <w:p w14:paraId="65192A55" w14:textId="77777777" w:rsidR="00D3659C" w:rsidRPr="002A1B9A" w:rsidRDefault="00D3659C" w:rsidP="00D3659C">
      <w:pPr>
        <w:pStyle w:val="Paragrafoelenco"/>
        <w:numPr>
          <w:ilvl w:val="0"/>
          <w:numId w:val="8"/>
        </w:numPr>
        <w:spacing w:line="600" w:lineRule="auto"/>
        <w:ind w:left="720"/>
        <w:rPr>
          <w:ins w:id="1012" w:author="UTENTE" w:date="2020-06-30T12:29:00Z"/>
          <w:lang w:val="en-US"/>
        </w:rPr>
      </w:pPr>
      <w:ins w:id="1013" w:author="UTENTE" w:date="2020-06-30T12:29:00Z">
        <w:r w:rsidRPr="002A1B9A">
          <w:rPr>
            <w:lang w:val="en-US"/>
          </w:rPr>
          <w:t>n "I almost feel bad for leaving him, but I can't exactly ignore a customer. Troy would yell at me until he went hoarse."</w:t>
        </w:r>
        <w:r w:rsidRPr="002A1B9A">
          <w:rPr>
            <w:lang w:val="en-US"/>
          </w:rPr>
          <w:br w:type="page"/>
        </w:r>
      </w:ins>
    </w:p>
    <w:p w14:paraId="594DE426" w14:textId="77777777" w:rsidR="00D3659C" w:rsidRPr="00224F9A" w:rsidRDefault="00D3659C" w:rsidP="00D3659C">
      <w:pPr>
        <w:pStyle w:val="Paragrafoelenco"/>
        <w:numPr>
          <w:ilvl w:val="0"/>
          <w:numId w:val="9"/>
        </w:numPr>
        <w:spacing w:line="600" w:lineRule="auto"/>
        <w:jc w:val="both"/>
        <w:rPr>
          <w:ins w:id="1014" w:author="UTENTE" w:date="2020-06-30T12:29:00Z"/>
          <w:lang w:val="it-IT"/>
        </w:rPr>
      </w:pPr>
      <w:ins w:id="1015" w:author="UTENTE" w:date="2020-06-30T12:29:00Z">
        <w:r w:rsidRPr="00224F9A">
          <w:rPr>
            <w:lang w:val="it-IT"/>
          </w:rPr>
          <w:lastRenderedPageBreak/>
          <w:t>n "…È proprio un tipo strambo."</w:t>
        </w:r>
      </w:ins>
    </w:p>
    <w:p w14:paraId="1C365D53" w14:textId="77777777" w:rsidR="00D3659C" w:rsidRPr="00224F9A" w:rsidRDefault="00D3659C" w:rsidP="00D3659C">
      <w:pPr>
        <w:pStyle w:val="Paragrafoelenco"/>
        <w:numPr>
          <w:ilvl w:val="0"/>
          <w:numId w:val="9"/>
        </w:numPr>
        <w:spacing w:line="600" w:lineRule="auto"/>
        <w:jc w:val="both"/>
        <w:rPr>
          <w:ins w:id="1016" w:author="UTENTE" w:date="2020-06-30T12:29:00Z"/>
          <w:lang w:val="it-IT"/>
        </w:rPr>
      </w:pPr>
      <w:ins w:id="1017" w:author="UTENTE" w:date="2020-06-30T12:29:00Z">
        <w:r w:rsidRPr="00224F9A">
          <w:rPr>
            <w:lang w:val="it-IT"/>
          </w:rPr>
          <w:t>n "Strambo, ma in un certo senso affasciante, a suo modo. {w}Uno di questa stazza che non sa bere un caffè…"</w:t>
        </w:r>
      </w:ins>
    </w:p>
    <w:p w14:paraId="6CA6F29F" w14:textId="77777777" w:rsidR="00D3659C" w:rsidRPr="00224F9A" w:rsidRDefault="00D3659C" w:rsidP="00D3659C">
      <w:pPr>
        <w:pStyle w:val="Paragrafoelenco"/>
        <w:numPr>
          <w:ilvl w:val="0"/>
          <w:numId w:val="9"/>
        </w:numPr>
        <w:spacing w:line="600" w:lineRule="auto"/>
        <w:jc w:val="both"/>
        <w:rPr>
          <w:ins w:id="1018" w:author="UTENTE" w:date="2020-06-30T12:29:00Z"/>
          <w:lang w:val="it-IT"/>
        </w:rPr>
      </w:pPr>
      <w:ins w:id="1019" w:author="UTENTE" w:date="2020-06-30T12:29:00Z">
        <w:r w:rsidRPr="00224F9A">
          <w:rPr>
            <w:lang w:val="it-IT"/>
          </w:rPr>
          <w:t>mcp "\"…!\""</w:t>
        </w:r>
      </w:ins>
    </w:p>
    <w:p w14:paraId="5BB6A3D0" w14:textId="77777777" w:rsidR="00D3659C" w:rsidRPr="00224F9A" w:rsidRDefault="00D3659C" w:rsidP="00D3659C">
      <w:pPr>
        <w:pStyle w:val="Paragrafoelenco"/>
        <w:numPr>
          <w:ilvl w:val="0"/>
          <w:numId w:val="9"/>
        </w:numPr>
        <w:spacing w:line="600" w:lineRule="auto"/>
        <w:jc w:val="both"/>
        <w:rPr>
          <w:ins w:id="1020" w:author="UTENTE" w:date="2020-06-30T12:29:00Z"/>
          <w:lang w:val="it-IT"/>
        </w:rPr>
      </w:pPr>
      <w:ins w:id="1021" w:author="UTENTE" w:date="2020-06-30T12:29:00Z">
        <w:r w:rsidRPr="00224F9A">
          <w:rPr>
            <w:lang w:val="it-IT"/>
          </w:rPr>
          <w:t>n "-Proprio in quel momento, le porte della tavola calda si spalancano all'improvviso."</w:t>
        </w:r>
      </w:ins>
    </w:p>
    <w:p w14:paraId="08B74BB1" w14:textId="77777777" w:rsidR="00D3659C" w:rsidRPr="00224F9A" w:rsidRDefault="00D3659C" w:rsidP="00D3659C">
      <w:pPr>
        <w:pStyle w:val="Paragrafoelenco"/>
        <w:numPr>
          <w:ilvl w:val="0"/>
          <w:numId w:val="9"/>
        </w:numPr>
        <w:spacing w:line="600" w:lineRule="auto"/>
        <w:jc w:val="both"/>
        <w:rPr>
          <w:ins w:id="1022" w:author="UTENTE" w:date="2020-06-30T12:29:00Z"/>
          <w:lang w:val="it-IT"/>
        </w:rPr>
      </w:pPr>
      <w:ins w:id="1023" w:author="UTENTE" w:date="2020-06-30T12:29:00Z">
        <w:r w:rsidRPr="00224F9A">
          <w:rPr>
            <w:lang w:val="it-IT"/>
          </w:rPr>
          <w:t>n "Una ragazza bionda si dirige a lunghi passi verso il bancone, buttandosi poi su uno degli sgabelli con un rumoroso sospiro."</w:t>
        </w:r>
      </w:ins>
    </w:p>
    <w:p w14:paraId="7ADF72B4" w14:textId="77777777" w:rsidR="00D3659C" w:rsidRPr="00224F9A" w:rsidRDefault="00D3659C" w:rsidP="00D3659C">
      <w:pPr>
        <w:pStyle w:val="Paragrafoelenco"/>
        <w:numPr>
          <w:ilvl w:val="0"/>
          <w:numId w:val="9"/>
        </w:numPr>
        <w:spacing w:line="600" w:lineRule="auto"/>
        <w:jc w:val="both"/>
        <w:rPr>
          <w:ins w:id="1024" w:author="UTENTE" w:date="2020-06-30T12:29:00Z"/>
          <w:lang w:val="it-IT"/>
        </w:rPr>
      </w:pPr>
      <w:ins w:id="1025" w:author="UTENTE" w:date="2020-06-30T12:29:00Z">
        <w:r w:rsidRPr="00224F9A">
          <w:rPr>
            <w:lang w:val="it-IT"/>
          </w:rPr>
          <w:t>mc "\"Ah, gli affari vanno a gonfie vele come al solito. Devo andare a vedere cosa vuole, ma…\""</w:t>
        </w:r>
      </w:ins>
    </w:p>
    <w:p w14:paraId="69406670" w14:textId="77777777" w:rsidR="00D3659C" w:rsidRPr="00224F9A" w:rsidRDefault="00D3659C" w:rsidP="00D3659C">
      <w:pPr>
        <w:pStyle w:val="Paragrafoelenco"/>
        <w:numPr>
          <w:ilvl w:val="0"/>
          <w:numId w:val="9"/>
        </w:numPr>
        <w:spacing w:line="600" w:lineRule="auto"/>
        <w:jc w:val="both"/>
        <w:rPr>
          <w:ins w:id="1026" w:author="UTENTE" w:date="2020-06-30T12:29:00Z"/>
          <w:lang w:val="it-IT"/>
        </w:rPr>
      </w:pPr>
      <w:ins w:id="1027" w:author="UTENTE" w:date="2020-06-30T12:29:00Z">
        <w:r w:rsidRPr="00224F9A">
          <w:rPr>
            <w:lang w:val="it-IT"/>
          </w:rPr>
          <w:t>mc "\"Se vuoi dell'altro caffè, o semplicemente qualcuno su cui rovesciare le tu ansie, fammi sapere, ok? Ci si sente piuttosto soli qui alle volte.\""</w:t>
        </w:r>
      </w:ins>
    </w:p>
    <w:p w14:paraId="66A6CB0D" w14:textId="77777777" w:rsidR="00D3659C" w:rsidRPr="00224F9A" w:rsidRDefault="00D3659C" w:rsidP="00D3659C">
      <w:pPr>
        <w:pStyle w:val="Paragrafoelenco"/>
        <w:numPr>
          <w:ilvl w:val="0"/>
          <w:numId w:val="9"/>
        </w:numPr>
        <w:spacing w:line="600" w:lineRule="auto"/>
        <w:jc w:val="both"/>
        <w:rPr>
          <w:ins w:id="1028" w:author="UTENTE" w:date="2020-06-30T12:29:00Z"/>
          <w:lang w:val="it-IT"/>
        </w:rPr>
      </w:pPr>
      <w:ins w:id="1029" w:author="UTENTE" w:date="2020-06-30T12:29:00Z">
        <w:r w:rsidRPr="00224F9A">
          <w:rPr>
            <w:lang w:val="it-IT"/>
          </w:rPr>
          <w:t xml:space="preserve">mc "\"Ah, scusami. Fammi sapere se hai bisogno di qualcos'altro.\""  </w:t>
        </w:r>
      </w:ins>
    </w:p>
    <w:p w14:paraId="27C88EEF" w14:textId="77777777" w:rsidR="00D3659C" w:rsidRPr="00224F9A" w:rsidRDefault="00D3659C" w:rsidP="00D3659C">
      <w:pPr>
        <w:pStyle w:val="Paragrafoelenco"/>
        <w:numPr>
          <w:ilvl w:val="0"/>
          <w:numId w:val="9"/>
        </w:numPr>
        <w:spacing w:line="600" w:lineRule="auto"/>
        <w:jc w:val="both"/>
        <w:rPr>
          <w:ins w:id="1030" w:author="UTENTE" w:date="2020-06-30T12:29:00Z"/>
          <w:lang w:val="it-IT"/>
        </w:rPr>
      </w:pPr>
      <w:ins w:id="1031" w:author="UTENTE" w:date="2020-06-30T12:29:00Z">
        <w:r w:rsidRPr="00224F9A">
          <w:rPr>
            <w:lang w:val="it-IT"/>
          </w:rPr>
          <w:t>n "Mi scuso con il mio nuovo 'amico', il cui sguardo è tornato impassibile."</w:t>
        </w:r>
      </w:ins>
    </w:p>
    <w:p w14:paraId="54203F2A" w14:textId="77777777" w:rsidR="00D3659C" w:rsidRPr="00224F9A" w:rsidRDefault="00D3659C" w:rsidP="00D3659C">
      <w:pPr>
        <w:pStyle w:val="Paragrafoelenco"/>
        <w:numPr>
          <w:ilvl w:val="0"/>
          <w:numId w:val="9"/>
        </w:numPr>
        <w:spacing w:line="600" w:lineRule="auto"/>
        <w:jc w:val="both"/>
        <w:rPr>
          <w:ins w:id="1032" w:author="UTENTE" w:date="2020-06-30T12:29:00Z"/>
          <w:lang w:val="it-IT"/>
        </w:rPr>
      </w:pPr>
      <w:ins w:id="1033" w:author="UTENTE" w:date="2020-06-30T12:29:00Z">
        <w:r w:rsidRPr="00224F9A">
          <w:rPr>
            <w:lang w:val="it-IT"/>
          </w:rPr>
          <w:t>u "\"Certo.\""</w:t>
        </w:r>
      </w:ins>
    </w:p>
    <w:p w14:paraId="74240E03" w14:textId="77777777" w:rsidR="00D3659C" w:rsidRPr="00224F9A" w:rsidRDefault="00D3659C" w:rsidP="00D3659C">
      <w:pPr>
        <w:pStyle w:val="Paragrafoelenco"/>
        <w:numPr>
          <w:ilvl w:val="0"/>
          <w:numId w:val="9"/>
        </w:numPr>
        <w:spacing w:line="600" w:lineRule="auto"/>
        <w:jc w:val="both"/>
        <w:rPr>
          <w:ins w:id="1034" w:author="UTENTE" w:date="2020-06-30T12:29:00Z"/>
          <w:lang w:val="it-IT"/>
        </w:rPr>
      </w:pPr>
      <w:ins w:id="1035" w:author="UTENTE" w:date="2020-06-30T12:29:00Z">
        <w:r w:rsidRPr="00224F9A">
          <w:rPr>
            <w:lang w:val="it-IT"/>
          </w:rPr>
          <w:t>n "Abbassa gli occhi per fissare le profondità della sua tazza di caffè, senza proferire altra parola."</w:t>
        </w:r>
      </w:ins>
    </w:p>
    <w:p w14:paraId="263A8E8A" w14:textId="77777777" w:rsidR="00D3659C" w:rsidRPr="00224F9A" w:rsidRDefault="00D3659C" w:rsidP="00D3659C">
      <w:pPr>
        <w:pStyle w:val="Paragrafoelenco"/>
        <w:numPr>
          <w:ilvl w:val="0"/>
          <w:numId w:val="9"/>
        </w:numPr>
        <w:spacing w:line="600" w:lineRule="auto"/>
        <w:jc w:val="both"/>
        <w:rPr>
          <w:ins w:id="1036" w:author="UTENTE" w:date="2020-06-30T12:29:00Z"/>
          <w:lang w:val="it-IT"/>
        </w:rPr>
      </w:pPr>
      <w:ins w:id="1037" w:author="UTENTE" w:date="2020-06-30T12:29:00Z">
        <w:r w:rsidRPr="00224F9A">
          <w:rPr>
            <w:lang w:val="it-IT"/>
          </w:rPr>
          <w:t>n "Mi sento quasi in colpa a lasciarlo solo, ma non è che posso ignorare un cliente. Troy mi strillerebbe addosso fino a perdere la voce."</w:t>
        </w:r>
        <w:r w:rsidRPr="00224F9A">
          <w:rPr>
            <w:lang w:val="it-IT"/>
          </w:rPr>
          <w:br w:type="page"/>
        </w:r>
      </w:ins>
    </w:p>
    <w:p w14:paraId="2574DA57" w14:textId="77777777" w:rsidR="00D3659C" w:rsidRPr="002A1B9A" w:rsidRDefault="00D3659C" w:rsidP="00D3659C">
      <w:pPr>
        <w:pStyle w:val="Paragrafoelenco"/>
        <w:numPr>
          <w:ilvl w:val="0"/>
          <w:numId w:val="8"/>
        </w:numPr>
        <w:spacing w:line="600" w:lineRule="auto"/>
        <w:ind w:left="720"/>
        <w:rPr>
          <w:ins w:id="1038" w:author="UTENTE" w:date="2020-06-30T12:30:00Z"/>
          <w:lang w:val="en-US"/>
        </w:rPr>
      </w:pPr>
      <w:ins w:id="1039" w:author="UTENTE" w:date="2020-06-30T12:30:00Z">
        <w:r w:rsidRPr="002A1B9A">
          <w:rPr>
            <w:lang w:val="en-US"/>
          </w:rPr>
          <w:lastRenderedPageBreak/>
          <w:t>n "Hurrying around the counter, I approach the new customer curiously."</w:t>
        </w:r>
      </w:ins>
    </w:p>
    <w:p w14:paraId="0EE90590" w14:textId="77777777" w:rsidR="00D3659C" w:rsidRPr="002A1B9A" w:rsidRDefault="00D3659C" w:rsidP="00D3659C">
      <w:pPr>
        <w:pStyle w:val="Paragrafoelenco"/>
        <w:numPr>
          <w:ilvl w:val="0"/>
          <w:numId w:val="8"/>
        </w:numPr>
        <w:spacing w:line="600" w:lineRule="auto"/>
        <w:ind w:left="720"/>
        <w:rPr>
          <w:ins w:id="1040" w:author="UTENTE" w:date="2020-06-30T12:30:00Z"/>
          <w:lang w:val="en-US"/>
        </w:rPr>
      </w:pPr>
      <w:ins w:id="1041" w:author="UTENTE" w:date="2020-06-30T12:30:00Z">
        <w:r w:rsidRPr="002A1B9A">
          <w:rPr>
            <w:lang w:val="en-US"/>
          </w:rPr>
          <w:t>mcp "\"…\""</w:t>
        </w:r>
      </w:ins>
    </w:p>
    <w:p w14:paraId="1C872381" w14:textId="77777777" w:rsidR="00D3659C" w:rsidRPr="002A1B9A" w:rsidRDefault="00D3659C" w:rsidP="00D3659C">
      <w:pPr>
        <w:pStyle w:val="Paragrafoelenco"/>
        <w:numPr>
          <w:ilvl w:val="0"/>
          <w:numId w:val="8"/>
        </w:numPr>
        <w:spacing w:line="600" w:lineRule="auto"/>
        <w:ind w:left="720"/>
        <w:rPr>
          <w:ins w:id="1042" w:author="UTENTE" w:date="2020-06-30T12:30:00Z"/>
          <w:lang w:val="en-US"/>
        </w:rPr>
      </w:pPr>
      <w:ins w:id="1043" w:author="UTENTE" w:date="2020-06-30T12:30:00Z">
        <w:r w:rsidRPr="002A1B9A">
          <w:rPr>
            <w:lang w:val="en-US"/>
          </w:rPr>
          <w:t>n "When I look closer, I realize it's actually a blond {i}guy{/i}, not a girl at all."</w:t>
        </w:r>
      </w:ins>
    </w:p>
    <w:p w14:paraId="0769DC91" w14:textId="77777777" w:rsidR="00D3659C" w:rsidRPr="002A1B9A" w:rsidRDefault="00D3659C" w:rsidP="00D3659C">
      <w:pPr>
        <w:pStyle w:val="Paragrafoelenco"/>
        <w:numPr>
          <w:ilvl w:val="0"/>
          <w:numId w:val="8"/>
        </w:numPr>
        <w:spacing w:line="600" w:lineRule="auto"/>
        <w:ind w:left="720"/>
        <w:rPr>
          <w:ins w:id="1044" w:author="UTENTE" w:date="2020-06-30T12:30:00Z"/>
          <w:lang w:val="en-US"/>
        </w:rPr>
      </w:pPr>
      <w:ins w:id="1045" w:author="UTENTE" w:date="2020-06-30T12:30:00Z">
        <w:r w:rsidRPr="002A1B9A">
          <w:rPr>
            <w:lang w:val="en-US"/>
          </w:rPr>
          <w:t>n "He's so slender and short that he really looked like a girl from behind, but his face is a little too sharp to be a woman's."</w:t>
        </w:r>
      </w:ins>
    </w:p>
    <w:p w14:paraId="033F4BD8" w14:textId="77777777" w:rsidR="00D3659C" w:rsidRPr="002A1B9A" w:rsidRDefault="00D3659C" w:rsidP="00D3659C">
      <w:pPr>
        <w:pStyle w:val="Paragrafoelenco"/>
        <w:numPr>
          <w:ilvl w:val="0"/>
          <w:numId w:val="8"/>
        </w:numPr>
        <w:spacing w:line="600" w:lineRule="auto"/>
        <w:ind w:left="720"/>
        <w:rPr>
          <w:ins w:id="1046" w:author="UTENTE" w:date="2020-06-30T12:30:00Z"/>
          <w:lang w:val="en-US"/>
        </w:rPr>
      </w:pPr>
      <w:ins w:id="1047" w:author="UTENTE" w:date="2020-06-30T12:30:00Z">
        <w:r w:rsidRPr="002A1B9A">
          <w:rPr>
            <w:lang w:val="en-US"/>
          </w:rPr>
          <w:t>u "\"…So, do you usually stare like that at everyone who comes in here?\""</w:t>
        </w:r>
      </w:ins>
    </w:p>
    <w:p w14:paraId="2E4D548B" w14:textId="77777777" w:rsidR="00D3659C" w:rsidRPr="002A1B9A" w:rsidRDefault="00D3659C" w:rsidP="00D3659C">
      <w:pPr>
        <w:pStyle w:val="Paragrafoelenco"/>
        <w:numPr>
          <w:ilvl w:val="0"/>
          <w:numId w:val="8"/>
        </w:numPr>
        <w:spacing w:line="600" w:lineRule="auto"/>
        <w:ind w:left="720"/>
        <w:rPr>
          <w:ins w:id="1048" w:author="UTENTE" w:date="2020-06-30T12:30:00Z"/>
          <w:lang w:val="en-US"/>
        </w:rPr>
      </w:pPr>
      <w:ins w:id="1049" w:author="UTENTE" w:date="2020-06-30T12:30:00Z">
        <w:r w:rsidRPr="002A1B9A">
          <w:rPr>
            <w:lang w:val="en-US"/>
          </w:rPr>
          <w:t>u "\"I thought waiters were supposed to be welcoming, not creepy.\""</w:t>
        </w:r>
      </w:ins>
    </w:p>
    <w:p w14:paraId="67B11F61" w14:textId="77777777" w:rsidR="00D3659C" w:rsidRPr="002A1B9A" w:rsidRDefault="00D3659C" w:rsidP="00D3659C">
      <w:pPr>
        <w:pStyle w:val="Paragrafoelenco"/>
        <w:numPr>
          <w:ilvl w:val="0"/>
          <w:numId w:val="8"/>
        </w:numPr>
        <w:spacing w:line="600" w:lineRule="auto"/>
        <w:ind w:left="720"/>
        <w:rPr>
          <w:ins w:id="1050" w:author="UTENTE" w:date="2020-06-30T12:30:00Z"/>
          <w:lang w:val="en-US"/>
        </w:rPr>
      </w:pPr>
      <w:ins w:id="1051" w:author="UTENTE" w:date="2020-06-30T12:30:00Z">
        <w:r w:rsidRPr="002A1B9A">
          <w:rPr>
            <w:lang w:val="en-US"/>
          </w:rPr>
          <w:t>n "The first words that come out of his mouth are pretty coarse, even though he's got a high, sing-song voice."</w:t>
        </w:r>
      </w:ins>
    </w:p>
    <w:p w14:paraId="110DB6A4" w14:textId="77777777" w:rsidR="00D3659C" w:rsidRPr="002A1B9A" w:rsidRDefault="00D3659C" w:rsidP="00D3659C">
      <w:pPr>
        <w:pStyle w:val="Paragrafoelenco"/>
        <w:numPr>
          <w:ilvl w:val="0"/>
          <w:numId w:val="8"/>
        </w:numPr>
        <w:spacing w:line="600" w:lineRule="auto"/>
        <w:ind w:left="720"/>
        <w:rPr>
          <w:ins w:id="1052" w:author="UTENTE" w:date="2020-06-30T12:30:00Z"/>
          <w:lang w:val="en-US"/>
        </w:rPr>
      </w:pPr>
      <w:ins w:id="1053" w:author="UTENTE" w:date="2020-06-30T12:30:00Z">
        <w:r w:rsidRPr="002A1B9A">
          <w:rPr>
            <w:lang w:val="en-US"/>
          </w:rPr>
          <w:t>mcp "\"Ah, no, sorry. Just a little tired, that's all.\""</w:t>
        </w:r>
      </w:ins>
    </w:p>
    <w:p w14:paraId="5624625B" w14:textId="77777777" w:rsidR="00D3659C" w:rsidRPr="002A1B9A" w:rsidRDefault="00D3659C" w:rsidP="00D3659C">
      <w:pPr>
        <w:pStyle w:val="Paragrafoelenco"/>
        <w:numPr>
          <w:ilvl w:val="0"/>
          <w:numId w:val="8"/>
        </w:numPr>
        <w:spacing w:line="600" w:lineRule="auto"/>
        <w:ind w:left="720"/>
        <w:rPr>
          <w:ins w:id="1054" w:author="UTENTE" w:date="2020-06-30T12:30:00Z"/>
          <w:lang w:val="en-US"/>
        </w:rPr>
      </w:pPr>
      <w:ins w:id="1055" w:author="UTENTE" w:date="2020-06-30T12:30:00Z">
        <w:r w:rsidRPr="002A1B9A">
          <w:rPr>
            <w:lang w:val="en-US"/>
          </w:rPr>
          <w:t>mcp "\"What can I get you?\""</w:t>
        </w:r>
      </w:ins>
    </w:p>
    <w:p w14:paraId="4CDE206A" w14:textId="77777777" w:rsidR="00D3659C" w:rsidRPr="002A1B9A" w:rsidRDefault="00D3659C" w:rsidP="00D3659C">
      <w:pPr>
        <w:pStyle w:val="Paragrafoelenco"/>
        <w:numPr>
          <w:ilvl w:val="0"/>
          <w:numId w:val="8"/>
        </w:numPr>
        <w:spacing w:line="600" w:lineRule="auto"/>
        <w:ind w:left="720"/>
        <w:rPr>
          <w:ins w:id="1056" w:author="UTENTE" w:date="2020-06-30T12:30:00Z"/>
          <w:lang w:val="en-US"/>
        </w:rPr>
      </w:pPr>
      <w:ins w:id="1057" w:author="UTENTE" w:date="2020-06-30T12:30:00Z">
        <w:r w:rsidRPr="002A1B9A">
          <w:rPr>
            <w:lang w:val="en-US"/>
          </w:rPr>
          <w:t>u "\"…\""</w:t>
        </w:r>
      </w:ins>
    </w:p>
    <w:p w14:paraId="008E56CE" w14:textId="77777777" w:rsidR="00D3659C" w:rsidRPr="002A1B9A" w:rsidRDefault="00D3659C" w:rsidP="00D3659C">
      <w:pPr>
        <w:pStyle w:val="Paragrafoelenco"/>
        <w:numPr>
          <w:ilvl w:val="0"/>
          <w:numId w:val="8"/>
        </w:numPr>
        <w:spacing w:line="600" w:lineRule="auto"/>
        <w:ind w:left="720"/>
        <w:rPr>
          <w:ins w:id="1058" w:author="UTENTE" w:date="2020-06-30T12:30:00Z"/>
          <w:lang w:val="en-US"/>
        </w:rPr>
      </w:pPr>
      <w:ins w:id="1059" w:author="UTENTE" w:date="2020-06-30T12:30:00Z">
        <w:r w:rsidRPr="002A1B9A">
          <w:rPr>
            <w:lang w:val="en-US"/>
          </w:rPr>
          <w:t>n "He purses his lips together scornfully, letting out an annoyed huff."</w:t>
        </w:r>
      </w:ins>
    </w:p>
    <w:p w14:paraId="6FA4DD92" w14:textId="77777777" w:rsidR="00D3659C" w:rsidRPr="002A1B9A" w:rsidRDefault="00D3659C" w:rsidP="00D3659C">
      <w:pPr>
        <w:pStyle w:val="Paragrafoelenco"/>
        <w:numPr>
          <w:ilvl w:val="0"/>
          <w:numId w:val="8"/>
        </w:numPr>
        <w:spacing w:line="600" w:lineRule="auto"/>
        <w:ind w:left="720"/>
        <w:rPr>
          <w:ins w:id="1060" w:author="UTENTE" w:date="2020-06-30T12:30:00Z"/>
          <w:lang w:val="en-US"/>
        </w:rPr>
      </w:pPr>
      <w:ins w:id="1061" w:author="UTENTE" w:date="2020-06-30T12:30:00Z">
        <w:r w:rsidRPr="002A1B9A">
          <w:rPr>
            <w:lang w:val="en-US"/>
          </w:rPr>
          <w:t>n "But rather than responding to my question, he turns his head to scan the diner – "</w:t>
        </w:r>
      </w:ins>
    </w:p>
    <w:p w14:paraId="22D527D9" w14:textId="77777777" w:rsidR="00D3659C" w:rsidRPr="002A1B9A" w:rsidRDefault="00D3659C" w:rsidP="00D3659C">
      <w:pPr>
        <w:pStyle w:val="Paragrafoelenco"/>
        <w:numPr>
          <w:ilvl w:val="0"/>
          <w:numId w:val="8"/>
        </w:numPr>
        <w:spacing w:line="600" w:lineRule="auto"/>
        <w:ind w:left="720"/>
        <w:rPr>
          <w:ins w:id="1062" w:author="UTENTE" w:date="2020-06-30T12:30:00Z"/>
          <w:lang w:val="en-US"/>
        </w:rPr>
      </w:pPr>
      <w:ins w:id="1063" w:author="UTENTE" w:date="2020-06-30T12:30:00Z">
        <w:r w:rsidRPr="002A1B9A">
          <w:rPr>
            <w:lang w:val="en-US"/>
          </w:rPr>
          <w:t>extend "\nAnd his gaze falls on the hoodie-wearing guy in the booth."</w:t>
        </w:r>
      </w:ins>
    </w:p>
    <w:p w14:paraId="66666DF2" w14:textId="77777777" w:rsidR="00D3659C" w:rsidRPr="002A1B9A" w:rsidRDefault="00D3659C" w:rsidP="00D3659C">
      <w:pPr>
        <w:pStyle w:val="Paragrafoelenco"/>
        <w:numPr>
          <w:ilvl w:val="0"/>
          <w:numId w:val="8"/>
        </w:numPr>
        <w:spacing w:line="600" w:lineRule="auto"/>
        <w:ind w:left="720"/>
        <w:rPr>
          <w:ins w:id="1064" w:author="UTENTE" w:date="2020-06-30T12:30:00Z"/>
          <w:lang w:val="en-US"/>
        </w:rPr>
      </w:pPr>
      <w:ins w:id="1065" w:author="UTENTE" w:date="2020-06-30T12:30:00Z">
        <w:r w:rsidRPr="002A1B9A">
          <w:rPr>
            <w:lang w:val="en-US"/>
          </w:rPr>
          <w:t>n "The blond stares intently at the other man, who doesn't seem to notice the scrutiny he's getting."</w:t>
        </w:r>
        <w:r w:rsidRPr="002A1B9A">
          <w:rPr>
            <w:lang w:val="en-US"/>
          </w:rPr>
          <w:br w:type="page"/>
        </w:r>
      </w:ins>
    </w:p>
    <w:p w14:paraId="61328054" w14:textId="77777777" w:rsidR="00D3659C" w:rsidRPr="00224F9A" w:rsidRDefault="00D3659C" w:rsidP="00D3659C">
      <w:pPr>
        <w:pStyle w:val="Paragrafoelenco"/>
        <w:numPr>
          <w:ilvl w:val="0"/>
          <w:numId w:val="9"/>
        </w:numPr>
        <w:spacing w:line="600" w:lineRule="auto"/>
        <w:ind w:left="426"/>
        <w:jc w:val="both"/>
        <w:rPr>
          <w:ins w:id="1066" w:author="UTENTE" w:date="2020-06-30T12:31:00Z"/>
          <w:lang w:val="it-IT"/>
        </w:rPr>
      </w:pPr>
      <w:ins w:id="1067" w:author="UTENTE" w:date="2020-06-30T12:31:00Z">
        <w:r w:rsidRPr="00224F9A">
          <w:rPr>
            <w:lang w:val="it-IT"/>
          </w:rPr>
          <w:lastRenderedPageBreak/>
          <w:t>n "Dopo essermi affrettato per aggirare il bancone, mi rivolgo incuriosito alla nuova cliente."</w:t>
        </w:r>
      </w:ins>
    </w:p>
    <w:p w14:paraId="6971FEE3" w14:textId="77777777" w:rsidR="00D3659C" w:rsidRPr="00224F9A" w:rsidRDefault="00D3659C" w:rsidP="00D3659C">
      <w:pPr>
        <w:pStyle w:val="Paragrafoelenco"/>
        <w:numPr>
          <w:ilvl w:val="0"/>
          <w:numId w:val="9"/>
        </w:numPr>
        <w:spacing w:line="600" w:lineRule="auto"/>
        <w:ind w:left="426"/>
        <w:jc w:val="both"/>
        <w:rPr>
          <w:ins w:id="1068" w:author="UTENTE" w:date="2020-06-30T12:31:00Z"/>
          <w:lang w:val="it-IT"/>
        </w:rPr>
      </w:pPr>
      <w:ins w:id="1069" w:author="UTENTE" w:date="2020-06-30T12:31:00Z">
        <w:r w:rsidRPr="00224F9A">
          <w:rPr>
            <w:lang w:val="it-IT"/>
          </w:rPr>
          <w:t>mcp "\"…\""</w:t>
        </w:r>
      </w:ins>
    </w:p>
    <w:p w14:paraId="554C4BA4" w14:textId="77777777" w:rsidR="00D3659C" w:rsidRPr="00224F9A" w:rsidRDefault="00D3659C" w:rsidP="00D3659C">
      <w:pPr>
        <w:pStyle w:val="Paragrafoelenco"/>
        <w:numPr>
          <w:ilvl w:val="0"/>
          <w:numId w:val="9"/>
        </w:numPr>
        <w:spacing w:line="600" w:lineRule="auto"/>
        <w:ind w:left="426"/>
        <w:jc w:val="both"/>
        <w:rPr>
          <w:ins w:id="1070" w:author="UTENTE" w:date="2020-06-30T12:31:00Z"/>
          <w:lang w:val="it-IT"/>
        </w:rPr>
      </w:pPr>
      <w:ins w:id="1071" w:author="UTENTE" w:date="2020-06-30T12:31:00Z">
        <w:r w:rsidRPr="00224F9A">
          <w:rPr>
            <w:lang w:val="it-IT"/>
          </w:rPr>
          <w:t>n "Guardando meglio però, mi rendo conto che in realtà è un {i}ragazzo{/i} biondo, non una ragazza."</w:t>
        </w:r>
      </w:ins>
    </w:p>
    <w:p w14:paraId="6AFEB21C" w14:textId="77777777" w:rsidR="00D3659C" w:rsidRPr="00224F9A" w:rsidRDefault="00D3659C" w:rsidP="00D3659C">
      <w:pPr>
        <w:pStyle w:val="Paragrafoelenco"/>
        <w:numPr>
          <w:ilvl w:val="0"/>
          <w:numId w:val="9"/>
        </w:numPr>
        <w:spacing w:line="600" w:lineRule="auto"/>
        <w:ind w:left="426"/>
        <w:jc w:val="both"/>
        <w:rPr>
          <w:ins w:id="1072" w:author="UTENTE" w:date="2020-06-30T12:31:00Z"/>
          <w:lang w:val="it-IT"/>
        </w:rPr>
      </w:pPr>
      <w:ins w:id="1073" w:author="UTENTE" w:date="2020-06-30T12:31:00Z">
        <w:r w:rsidRPr="00224F9A">
          <w:rPr>
            <w:lang w:val="it-IT"/>
          </w:rPr>
          <w:t>n "È così magro e basso che è molto facile scambiarlo per una ragazza da dietro, ma la faccia è un po' troppo spigolosa per essere una donna."</w:t>
        </w:r>
      </w:ins>
    </w:p>
    <w:p w14:paraId="4803CCB7" w14:textId="77777777" w:rsidR="00D3659C" w:rsidRPr="00224F9A" w:rsidRDefault="00D3659C" w:rsidP="00D3659C">
      <w:pPr>
        <w:pStyle w:val="Paragrafoelenco"/>
        <w:numPr>
          <w:ilvl w:val="0"/>
          <w:numId w:val="9"/>
        </w:numPr>
        <w:spacing w:line="600" w:lineRule="auto"/>
        <w:ind w:left="426"/>
        <w:jc w:val="both"/>
        <w:rPr>
          <w:ins w:id="1074" w:author="UTENTE" w:date="2020-06-30T12:31:00Z"/>
          <w:lang w:val="it-IT"/>
        </w:rPr>
      </w:pPr>
      <w:ins w:id="1075" w:author="UTENTE" w:date="2020-06-30T12:31:00Z">
        <w:r w:rsidRPr="00224F9A">
          <w:rPr>
            <w:lang w:val="it-IT"/>
          </w:rPr>
          <w:t>u "\"…Allora, è una tua abitudine fissare in questo modo le persone che entrano?\"</w:t>
        </w:r>
      </w:ins>
    </w:p>
    <w:p w14:paraId="54D15BBA" w14:textId="77777777" w:rsidR="00D3659C" w:rsidRPr="00224F9A" w:rsidRDefault="00D3659C" w:rsidP="00D3659C">
      <w:pPr>
        <w:pStyle w:val="Paragrafoelenco"/>
        <w:numPr>
          <w:ilvl w:val="0"/>
          <w:numId w:val="9"/>
        </w:numPr>
        <w:spacing w:line="600" w:lineRule="auto"/>
        <w:ind w:left="426"/>
        <w:jc w:val="both"/>
        <w:rPr>
          <w:ins w:id="1076" w:author="UTENTE" w:date="2020-06-30T12:31:00Z"/>
          <w:lang w:val="it-IT"/>
        </w:rPr>
      </w:pPr>
      <w:ins w:id="1077" w:author="UTENTE" w:date="2020-06-30T12:31:00Z">
        <w:r w:rsidRPr="00224F9A">
          <w:rPr>
            <w:lang w:val="it-IT"/>
          </w:rPr>
          <w:t>u "\"Pensavo che i camerieri dovessero essere cordiali e accoglienti, non inquietanti. \""</w:t>
        </w:r>
      </w:ins>
    </w:p>
    <w:p w14:paraId="7EB8C0D7" w14:textId="77777777" w:rsidR="00D3659C" w:rsidRPr="00224F9A" w:rsidRDefault="00D3659C" w:rsidP="00D3659C">
      <w:pPr>
        <w:pStyle w:val="Paragrafoelenco"/>
        <w:numPr>
          <w:ilvl w:val="0"/>
          <w:numId w:val="9"/>
        </w:numPr>
        <w:spacing w:line="600" w:lineRule="auto"/>
        <w:ind w:left="426"/>
        <w:jc w:val="both"/>
        <w:rPr>
          <w:ins w:id="1078" w:author="UTENTE" w:date="2020-06-30T12:31:00Z"/>
          <w:lang w:val="it-IT"/>
        </w:rPr>
      </w:pPr>
      <w:ins w:id="1079" w:author="UTENTE" w:date="2020-06-30T12:31:00Z">
        <w:r w:rsidRPr="00224F9A">
          <w:rPr>
            <w:lang w:val="it-IT"/>
          </w:rPr>
          <w:t>n "Le prime parole che escono dalla sua bocca sono parecchio scortesi, anche se ha una voce acuta e molto cantilenante."</w:t>
        </w:r>
      </w:ins>
    </w:p>
    <w:p w14:paraId="10CAE2E2" w14:textId="77777777" w:rsidR="00D3659C" w:rsidRPr="00224F9A" w:rsidRDefault="00D3659C" w:rsidP="00D3659C">
      <w:pPr>
        <w:pStyle w:val="Paragrafoelenco"/>
        <w:numPr>
          <w:ilvl w:val="0"/>
          <w:numId w:val="9"/>
        </w:numPr>
        <w:spacing w:line="600" w:lineRule="auto"/>
        <w:ind w:left="426"/>
        <w:jc w:val="both"/>
        <w:rPr>
          <w:ins w:id="1080" w:author="UTENTE" w:date="2020-06-30T12:31:00Z"/>
          <w:lang w:val="it-IT"/>
        </w:rPr>
      </w:pPr>
      <w:ins w:id="1081" w:author="UTENTE" w:date="2020-06-30T12:31:00Z">
        <w:r w:rsidRPr="00224F9A">
          <w:rPr>
            <w:lang w:val="it-IT"/>
          </w:rPr>
          <w:t>mcp "\"Ah, no, scusa tanto. Sono solo un po' stanco, tutto qui.\""</w:t>
        </w:r>
      </w:ins>
    </w:p>
    <w:p w14:paraId="526EA56F" w14:textId="77777777" w:rsidR="00D3659C" w:rsidRPr="00224F9A" w:rsidRDefault="00D3659C" w:rsidP="00D3659C">
      <w:pPr>
        <w:pStyle w:val="Paragrafoelenco"/>
        <w:numPr>
          <w:ilvl w:val="0"/>
          <w:numId w:val="9"/>
        </w:numPr>
        <w:spacing w:line="600" w:lineRule="auto"/>
        <w:ind w:left="426"/>
        <w:jc w:val="both"/>
        <w:rPr>
          <w:ins w:id="1082" w:author="UTENTE" w:date="2020-06-30T12:31:00Z"/>
          <w:lang w:val="it-IT"/>
        </w:rPr>
      </w:pPr>
      <w:ins w:id="1083" w:author="UTENTE" w:date="2020-06-30T12:31:00Z">
        <w:r w:rsidRPr="00224F9A">
          <w:rPr>
            <w:lang w:val="it-IT"/>
          </w:rPr>
          <w:t>mcp "\"Cosa posso portarti?\""</w:t>
        </w:r>
      </w:ins>
    </w:p>
    <w:p w14:paraId="79CD690A" w14:textId="77777777" w:rsidR="00D3659C" w:rsidRPr="00224F9A" w:rsidRDefault="00D3659C" w:rsidP="00D3659C">
      <w:pPr>
        <w:pStyle w:val="Paragrafoelenco"/>
        <w:numPr>
          <w:ilvl w:val="0"/>
          <w:numId w:val="9"/>
        </w:numPr>
        <w:spacing w:line="600" w:lineRule="auto"/>
        <w:ind w:left="426"/>
        <w:jc w:val="both"/>
        <w:rPr>
          <w:ins w:id="1084" w:author="UTENTE" w:date="2020-06-30T12:31:00Z"/>
          <w:lang w:val="it-IT"/>
        </w:rPr>
      </w:pPr>
      <w:ins w:id="1085" w:author="UTENTE" w:date="2020-06-30T12:31:00Z">
        <w:r w:rsidRPr="00224F9A">
          <w:rPr>
            <w:lang w:val="it-IT"/>
          </w:rPr>
          <w:t>u "\"…\""</w:t>
        </w:r>
      </w:ins>
    </w:p>
    <w:p w14:paraId="58439D0B" w14:textId="77777777" w:rsidR="00D3659C" w:rsidRPr="00224F9A" w:rsidRDefault="00D3659C" w:rsidP="00D3659C">
      <w:pPr>
        <w:pStyle w:val="Paragrafoelenco"/>
        <w:numPr>
          <w:ilvl w:val="0"/>
          <w:numId w:val="9"/>
        </w:numPr>
        <w:spacing w:line="600" w:lineRule="auto"/>
        <w:ind w:left="426"/>
        <w:jc w:val="both"/>
        <w:rPr>
          <w:ins w:id="1086" w:author="UTENTE" w:date="2020-06-30T12:31:00Z"/>
          <w:lang w:val="it-IT"/>
        </w:rPr>
      </w:pPr>
      <w:ins w:id="1087" w:author="UTENTE" w:date="2020-06-30T12:31:00Z">
        <w:r w:rsidRPr="00224F9A">
          <w:rPr>
            <w:lang w:val="it-IT"/>
          </w:rPr>
          <w:t>n "Contrae le labbra con sdegno, sbuffando infastidito."</w:t>
        </w:r>
      </w:ins>
    </w:p>
    <w:p w14:paraId="34EC84F1" w14:textId="77777777" w:rsidR="00D3659C" w:rsidRPr="00224F9A" w:rsidRDefault="00D3659C" w:rsidP="00D3659C">
      <w:pPr>
        <w:pStyle w:val="Paragrafoelenco"/>
        <w:numPr>
          <w:ilvl w:val="0"/>
          <w:numId w:val="9"/>
        </w:numPr>
        <w:spacing w:line="600" w:lineRule="auto"/>
        <w:ind w:left="426"/>
        <w:jc w:val="both"/>
        <w:rPr>
          <w:ins w:id="1088" w:author="UTENTE" w:date="2020-06-30T12:31:00Z"/>
          <w:lang w:val="it-IT"/>
        </w:rPr>
      </w:pPr>
      <w:ins w:id="1089" w:author="UTENTE" w:date="2020-06-30T12:31:00Z">
        <w:r w:rsidRPr="00224F9A">
          <w:rPr>
            <w:lang w:val="it-IT"/>
          </w:rPr>
          <w:t>n "Invece di rispondere alla mia domanda, gira la testa per esaminare il locale -"</w:t>
        </w:r>
      </w:ins>
    </w:p>
    <w:p w14:paraId="70B4D223" w14:textId="77777777" w:rsidR="00D3659C" w:rsidRPr="00224F9A" w:rsidRDefault="00D3659C" w:rsidP="00D3659C">
      <w:pPr>
        <w:pStyle w:val="Paragrafoelenco"/>
        <w:numPr>
          <w:ilvl w:val="0"/>
          <w:numId w:val="9"/>
        </w:numPr>
        <w:spacing w:line="600" w:lineRule="auto"/>
        <w:ind w:left="426"/>
        <w:jc w:val="both"/>
        <w:rPr>
          <w:ins w:id="1090" w:author="UTENTE" w:date="2020-06-30T12:31:00Z"/>
          <w:lang w:val="it-IT"/>
        </w:rPr>
      </w:pPr>
      <w:ins w:id="1091" w:author="UTENTE" w:date="2020-06-30T12:31:00Z">
        <w:r w:rsidRPr="00224F9A">
          <w:rPr>
            <w:lang w:val="it-IT"/>
          </w:rPr>
          <w:t>extend "\nE il suo sguardo si ferma sul tizio con la felpa seduto su una delle panche."</w:t>
        </w:r>
      </w:ins>
    </w:p>
    <w:p w14:paraId="5E5B02DE" w14:textId="3D954018" w:rsidR="00D3659C" w:rsidRPr="00D3659C" w:rsidRDefault="00D3659C" w:rsidP="00D3659C">
      <w:pPr>
        <w:pStyle w:val="Paragrafoelenco"/>
        <w:numPr>
          <w:ilvl w:val="0"/>
          <w:numId w:val="9"/>
        </w:numPr>
        <w:ind w:left="426"/>
        <w:rPr>
          <w:ins w:id="1092" w:author="UTENTE" w:date="2020-06-30T12:27:00Z"/>
          <w:rPrChange w:id="1093" w:author="UTENTE" w:date="2020-06-30T12:31:00Z">
            <w:rPr>
              <w:ins w:id="1094" w:author="UTENTE" w:date="2020-06-30T12:27:00Z"/>
              <w:lang w:val="en-US"/>
            </w:rPr>
          </w:rPrChange>
        </w:rPr>
        <w:pPrChange w:id="1095" w:author="UTENTE" w:date="2020-06-30T12:31:00Z">
          <w:pPr>
            <w:spacing w:line="240" w:lineRule="auto"/>
            <w:jc w:val="left"/>
          </w:pPr>
        </w:pPrChange>
      </w:pPr>
      <w:ins w:id="1096" w:author="UTENTE" w:date="2020-06-30T12:31:00Z">
        <w:r w:rsidRPr="00224F9A">
          <w:t>n "Il biondino fissa con attenzione l'altro ragazzo, che sembra non aver notato di essere sotto scrutinio."</w:t>
        </w:r>
      </w:ins>
      <w:ins w:id="1097" w:author="UTENTE" w:date="2020-06-30T12:27:00Z">
        <w:r w:rsidRPr="00D3659C">
          <w:rPr>
            <w:rPrChange w:id="1098" w:author="UTENTE" w:date="2020-06-30T12:31:00Z">
              <w:rPr>
                <w:lang w:val="en-US"/>
              </w:rPr>
            </w:rPrChange>
          </w:rPr>
          <w:br w:type="page"/>
        </w:r>
      </w:ins>
    </w:p>
    <w:p w14:paraId="74013AD5" w14:textId="77777777" w:rsidR="00D3659C" w:rsidRPr="002A1B9A" w:rsidRDefault="00D3659C" w:rsidP="00D3659C">
      <w:pPr>
        <w:pStyle w:val="Paragrafoelenco"/>
        <w:numPr>
          <w:ilvl w:val="0"/>
          <w:numId w:val="8"/>
        </w:numPr>
        <w:spacing w:line="600" w:lineRule="auto"/>
        <w:ind w:left="720"/>
        <w:rPr>
          <w:ins w:id="1099" w:author="UTENTE" w:date="2020-06-30T12:31:00Z"/>
          <w:lang w:val="en-US"/>
        </w:rPr>
      </w:pPr>
      <w:ins w:id="1100" w:author="UTENTE" w:date="2020-06-30T12:31:00Z">
        <w:r w:rsidRPr="002A1B9A">
          <w:rPr>
            <w:lang w:val="en-US"/>
          </w:rPr>
          <w:lastRenderedPageBreak/>
          <w:t>n "What the hell? Is he really just going to sit here and ignore me…?"</w:t>
        </w:r>
      </w:ins>
    </w:p>
    <w:p w14:paraId="6E3AFF01" w14:textId="77777777" w:rsidR="00D3659C" w:rsidRPr="002A1B9A" w:rsidRDefault="00D3659C" w:rsidP="00D3659C">
      <w:pPr>
        <w:pStyle w:val="Paragrafoelenco"/>
        <w:numPr>
          <w:ilvl w:val="0"/>
          <w:numId w:val="8"/>
        </w:numPr>
        <w:spacing w:line="600" w:lineRule="auto"/>
        <w:ind w:left="720"/>
        <w:rPr>
          <w:ins w:id="1101" w:author="UTENTE" w:date="2020-06-30T12:31:00Z"/>
          <w:lang w:val="en-US"/>
        </w:rPr>
      </w:pPr>
      <w:ins w:id="1102" w:author="UTENTE" w:date="2020-06-30T12:31:00Z">
        <w:r w:rsidRPr="002A1B9A">
          <w:rPr>
            <w:lang w:val="en-US"/>
          </w:rPr>
          <w:t>old "You have a problem with him?"</w:t>
        </w:r>
      </w:ins>
    </w:p>
    <w:p w14:paraId="6855AC7E" w14:textId="77777777" w:rsidR="00D3659C" w:rsidRPr="002A1B9A" w:rsidRDefault="00D3659C" w:rsidP="00D3659C">
      <w:pPr>
        <w:pStyle w:val="Paragrafoelenco"/>
        <w:numPr>
          <w:ilvl w:val="0"/>
          <w:numId w:val="8"/>
        </w:numPr>
        <w:spacing w:line="600" w:lineRule="auto"/>
        <w:ind w:left="720"/>
        <w:rPr>
          <w:ins w:id="1103" w:author="UTENTE" w:date="2020-06-30T12:31:00Z"/>
          <w:lang w:val="en-US"/>
        </w:rPr>
      </w:pPr>
      <w:ins w:id="1104" w:author="UTENTE" w:date="2020-06-30T12:31:00Z">
        <w:r w:rsidRPr="002A1B9A">
          <w:rPr>
            <w:lang w:val="en-US"/>
          </w:rPr>
          <w:t>old "Ask if he'd like to order something"</w:t>
        </w:r>
      </w:ins>
    </w:p>
    <w:p w14:paraId="39C7439A" w14:textId="77777777" w:rsidR="00D3659C" w:rsidRPr="002A1B9A" w:rsidRDefault="00D3659C" w:rsidP="00D3659C">
      <w:pPr>
        <w:pStyle w:val="Paragrafoelenco"/>
        <w:numPr>
          <w:ilvl w:val="0"/>
          <w:numId w:val="8"/>
        </w:numPr>
        <w:spacing w:line="600" w:lineRule="auto"/>
        <w:ind w:left="720"/>
        <w:rPr>
          <w:ins w:id="1105" w:author="UTENTE" w:date="2020-06-30T12:31:00Z"/>
          <w:lang w:val="en-US"/>
        </w:rPr>
      </w:pPr>
      <w:ins w:id="1106" w:author="UTENTE" w:date="2020-06-30T12:31:00Z">
        <w:r w:rsidRPr="002A1B9A">
          <w:rPr>
            <w:lang w:val="en-US"/>
          </w:rPr>
          <w:t>n "…This brat's kind of getting on my nerves."</w:t>
        </w:r>
      </w:ins>
    </w:p>
    <w:p w14:paraId="2C793F04" w14:textId="77777777" w:rsidR="00D3659C" w:rsidRPr="002A1B9A" w:rsidRDefault="00D3659C" w:rsidP="00D3659C">
      <w:pPr>
        <w:pStyle w:val="Paragrafoelenco"/>
        <w:numPr>
          <w:ilvl w:val="0"/>
          <w:numId w:val="8"/>
        </w:numPr>
        <w:spacing w:line="600" w:lineRule="auto"/>
        <w:ind w:left="720"/>
        <w:rPr>
          <w:ins w:id="1107" w:author="UTENTE" w:date="2020-06-30T12:31:00Z"/>
          <w:lang w:val="en-US"/>
        </w:rPr>
      </w:pPr>
      <w:ins w:id="1108" w:author="UTENTE" w:date="2020-06-30T12:31:00Z">
        <w:r w:rsidRPr="002A1B9A">
          <w:rPr>
            <w:lang w:val="en-US"/>
          </w:rPr>
          <w:t>n "First he makes a jab at me  for 'staring,' then he goes and gawps   at another guy?"</w:t>
        </w:r>
      </w:ins>
    </w:p>
    <w:p w14:paraId="42734EA6" w14:textId="77777777" w:rsidR="00D3659C" w:rsidRPr="002A1B9A" w:rsidRDefault="00D3659C" w:rsidP="00D3659C">
      <w:pPr>
        <w:pStyle w:val="Paragrafoelenco"/>
        <w:numPr>
          <w:ilvl w:val="0"/>
          <w:numId w:val="8"/>
        </w:numPr>
        <w:spacing w:line="600" w:lineRule="auto"/>
        <w:ind w:left="720"/>
        <w:rPr>
          <w:ins w:id="1109" w:author="UTENTE" w:date="2020-06-30T12:31:00Z"/>
          <w:lang w:val="en-US"/>
        </w:rPr>
      </w:pPr>
      <w:ins w:id="1110" w:author="UTENTE" w:date="2020-06-30T12:31:00Z">
        <w:r w:rsidRPr="002A1B9A">
          <w:rPr>
            <w:lang w:val="en-US"/>
          </w:rPr>
          <w:t>n "The man in the hoodie's my customer, too, and he looks like he's already had a tough night without being glowered at by some kid."</w:t>
        </w:r>
      </w:ins>
    </w:p>
    <w:p w14:paraId="5C9D1A1C" w14:textId="77777777" w:rsidR="00D3659C" w:rsidRPr="002A1B9A" w:rsidRDefault="00D3659C" w:rsidP="00D3659C">
      <w:pPr>
        <w:pStyle w:val="Paragrafoelenco"/>
        <w:numPr>
          <w:ilvl w:val="0"/>
          <w:numId w:val="8"/>
        </w:numPr>
        <w:spacing w:line="600" w:lineRule="auto"/>
        <w:ind w:left="720"/>
        <w:rPr>
          <w:ins w:id="1111" w:author="UTENTE" w:date="2020-06-30T12:31:00Z"/>
          <w:lang w:val="en-US"/>
        </w:rPr>
      </w:pPr>
      <w:ins w:id="1112" w:author="UTENTE" w:date="2020-06-30T12:31:00Z">
        <w:r w:rsidRPr="002A1B9A">
          <w:rPr>
            <w:lang w:val="en-US"/>
          </w:rPr>
          <w:t>mc "\"Hey, do you have a problem with that guy?\""</w:t>
        </w:r>
      </w:ins>
    </w:p>
    <w:p w14:paraId="11FF7BEB" w14:textId="77777777" w:rsidR="00D3659C" w:rsidRPr="002A1B9A" w:rsidRDefault="00D3659C" w:rsidP="00D3659C">
      <w:pPr>
        <w:pStyle w:val="Paragrafoelenco"/>
        <w:numPr>
          <w:ilvl w:val="0"/>
          <w:numId w:val="8"/>
        </w:numPr>
        <w:spacing w:line="600" w:lineRule="auto"/>
        <w:ind w:left="720"/>
        <w:rPr>
          <w:ins w:id="1113" w:author="UTENTE" w:date="2020-06-30T12:31:00Z"/>
          <w:lang w:val="en-US"/>
        </w:rPr>
      </w:pPr>
      <w:ins w:id="1114" w:author="UTENTE" w:date="2020-06-30T12:31:00Z">
        <w:r w:rsidRPr="002A1B9A">
          <w:rPr>
            <w:lang w:val="en-US"/>
          </w:rPr>
          <w:t>mc "\"If not, could you quit scowling at other customers? You'll scare them off.\""</w:t>
        </w:r>
      </w:ins>
    </w:p>
    <w:p w14:paraId="11418E63" w14:textId="77777777" w:rsidR="00D3659C" w:rsidRPr="002A1B9A" w:rsidRDefault="00D3659C" w:rsidP="00D3659C">
      <w:pPr>
        <w:pStyle w:val="Paragrafoelenco"/>
        <w:numPr>
          <w:ilvl w:val="0"/>
          <w:numId w:val="8"/>
        </w:numPr>
        <w:spacing w:line="600" w:lineRule="auto"/>
        <w:ind w:left="720"/>
        <w:rPr>
          <w:ins w:id="1115" w:author="UTENTE" w:date="2020-06-30T12:31:00Z"/>
          <w:lang w:val="en-US"/>
        </w:rPr>
      </w:pPr>
      <w:ins w:id="1116" w:author="UTENTE" w:date="2020-06-30T12:31:00Z">
        <w:r w:rsidRPr="002A1B9A">
          <w:rPr>
            <w:lang w:val="en-US"/>
          </w:rPr>
          <w:t>u "\"–!\""</w:t>
        </w:r>
      </w:ins>
    </w:p>
    <w:p w14:paraId="1B001F4B" w14:textId="77777777" w:rsidR="00D3659C" w:rsidRPr="002A1B9A" w:rsidRDefault="00D3659C" w:rsidP="00D3659C">
      <w:pPr>
        <w:pStyle w:val="Paragrafoelenco"/>
        <w:numPr>
          <w:ilvl w:val="0"/>
          <w:numId w:val="8"/>
        </w:numPr>
        <w:spacing w:line="600" w:lineRule="auto"/>
        <w:ind w:left="720"/>
        <w:rPr>
          <w:ins w:id="1117" w:author="UTENTE" w:date="2020-06-30T12:31:00Z"/>
          <w:lang w:val="en-US"/>
        </w:rPr>
      </w:pPr>
      <w:ins w:id="1118" w:author="UTENTE" w:date="2020-06-30T12:31:00Z">
        <w:r w:rsidRPr="002A1B9A">
          <w:rPr>
            <w:lang w:val="en-US"/>
          </w:rPr>
          <w:t>n "My irritated words make him blink in surprise, but his sulky expression returns half a second later."</w:t>
        </w:r>
      </w:ins>
    </w:p>
    <w:p w14:paraId="6EBD43FB" w14:textId="77777777" w:rsidR="00D3659C" w:rsidRPr="002A1B9A" w:rsidRDefault="00D3659C" w:rsidP="00D3659C">
      <w:pPr>
        <w:pStyle w:val="Paragrafoelenco"/>
        <w:numPr>
          <w:ilvl w:val="0"/>
          <w:numId w:val="8"/>
        </w:numPr>
        <w:spacing w:line="600" w:lineRule="auto"/>
        <w:ind w:left="720"/>
        <w:rPr>
          <w:ins w:id="1119" w:author="UTENTE" w:date="2020-06-30T12:31:00Z"/>
          <w:lang w:val="en-US"/>
        </w:rPr>
      </w:pPr>
      <w:ins w:id="1120" w:author="UTENTE" w:date="2020-06-30T12:31:00Z">
        <w:r w:rsidRPr="002A1B9A">
          <w:rPr>
            <w:lang w:val="en-US"/>
          </w:rPr>
          <w:t>n "He scratches his cheek with one hand, pausing doubtfully, then lets out a loud sigh."</w:t>
        </w:r>
      </w:ins>
    </w:p>
    <w:p w14:paraId="6DE5D5D0" w14:textId="77777777" w:rsidR="00D3659C" w:rsidRPr="002A1B9A" w:rsidRDefault="00D3659C" w:rsidP="00D3659C">
      <w:pPr>
        <w:pStyle w:val="Paragrafoelenco"/>
        <w:numPr>
          <w:ilvl w:val="0"/>
          <w:numId w:val="8"/>
        </w:numPr>
        <w:spacing w:line="600" w:lineRule="auto"/>
        <w:ind w:left="720"/>
        <w:rPr>
          <w:ins w:id="1121" w:author="UTENTE" w:date="2020-06-30T12:31:00Z"/>
          <w:lang w:val="en-US"/>
        </w:rPr>
      </w:pPr>
      <w:ins w:id="1122" w:author="UTENTE" w:date="2020-06-30T12:31:00Z">
        <w:r w:rsidRPr="002A1B9A">
          <w:rPr>
            <w:lang w:val="en-US"/>
          </w:rPr>
          <w:t>n "…Well, I don't want to make this awkward situation any worse."</w:t>
        </w:r>
      </w:ins>
    </w:p>
    <w:p w14:paraId="2548807B" w14:textId="77777777" w:rsidR="00D3659C" w:rsidRPr="002A1B9A" w:rsidRDefault="00D3659C" w:rsidP="00D3659C">
      <w:pPr>
        <w:pStyle w:val="Paragrafoelenco"/>
        <w:numPr>
          <w:ilvl w:val="0"/>
          <w:numId w:val="8"/>
        </w:numPr>
        <w:spacing w:line="600" w:lineRule="auto"/>
        <w:ind w:left="720"/>
        <w:rPr>
          <w:ins w:id="1123" w:author="UTENTE" w:date="2020-06-30T12:31:00Z"/>
          <w:lang w:val="en-US"/>
        </w:rPr>
      </w:pPr>
      <w:ins w:id="1124" w:author="UTENTE" w:date="2020-06-30T12:31:00Z">
        <w:r w:rsidRPr="002A1B9A">
          <w:rPr>
            <w:lang w:val="en-US"/>
          </w:rPr>
          <w:t>n "Clearing my throat, I place a menu in front of the blond to get his attention, and he quickly glances back towards me."</w:t>
        </w:r>
      </w:ins>
    </w:p>
    <w:p w14:paraId="1842D993" w14:textId="45802411" w:rsidR="00D3659C" w:rsidRPr="00D3659C" w:rsidRDefault="00D3659C" w:rsidP="00D3659C">
      <w:pPr>
        <w:pStyle w:val="Paragrafoelenco"/>
        <w:numPr>
          <w:ilvl w:val="0"/>
          <w:numId w:val="8"/>
        </w:numPr>
        <w:rPr>
          <w:ins w:id="1125" w:author="UTENTE" w:date="2020-06-30T12:27:00Z"/>
          <w:lang w:val="en-US"/>
          <w:rPrChange w:id="1126" w:author="UTENTE" w:date="2020-06-30T12:31:00Z">
            <w:rPr>
              <w:ins w:id="1127" w:author="UTENTE" w:date="2020-06-30T12:27:00Z"/>
              <w:lang w:val="en-US"/>
            </w:rPr>
          </w:rPrChange>
        </w:rPr>
        <w:pPrChange w:id="1128" w:author="UTENTE" w:date="2020-06-30T12:31:00Z">
          <w:pPr>
            <w:spacing w:line="240" w:lineRule="auto"/>
            <w:jc w:val="left"/>
          </w:pPr>
        </w:pPrChange>
      </w:pPr>
      <w:ins w:id="1129" w:author="UTENTE" w:date="2020-06-30T12:31:00Z">
        <w:r w:rsidRPr="00D3659C">
          <w:rPr>
            <w:lang w:val="en-US"/>
            <w:rPrChange w:id="1130" w:author="UTENTE" w:date="2020-06-30T12:31:00Z">
              <w:rPr/>
            </w:rPrChange>
          </w:rPr>
          <w:t>mc "\"Sir, would you like to order something? A glass of water, maybe?\""</w:t>
        </w:r>
      </w:ins>
      <w:ins w:id="1131" w:author="UTENTE" w:date="2020-06-30T12:27:00Z">
        <w:r w:rsidRPr="00D3659C">
          <w:rPr>
            <w:lang w:val="en-US"/>
            <w:rPrChange w:id="1132" w:author="UTENTE" w:date="2020-06-30T12:31:00Z">
              <w:rPr>
                <w:lang w:val="en-US"/>
              </w:rPr>
            </w:rPrChange>
          </w:rPr>
          <w:br w:type="page"/>
        </w:r>
      </w:ins>
    </w:p>
    <w:p w14:paraId="11A309AB" w14:textId="77777777" w:rsidR="00D3659C" w:rsidRPr="00224F9A" w:rsidRDefault="00D3659C" w:rsidP="00D3659C">
      <w:pPr>
        <w:pStyle w:val="Paragrafoelenco"/>
        <w:numPr>
          <w:ilvl w:val="0"/>
          <w:numId w:val="9"/>
        </w:numPr>
        <w:spacing w:line="600" w:lineRule="auto"/>
        <w:ind w:left="426"/>
        <w:jc w:val="both"/>
        <w:rPr>
          <w:ins w:id="1133" w:author="UTENTE" w:date="2020-06-30T12:32:00Z"/>
          <w:lang w:val="it-IT"/>
        </w:rPr>
      </w:pPr>
      <w:ins w:id="1134" w:author="UTENTE" w:date="2020-06-30T12:32:00Z">
        <w:r w:rsidRPr="00224F9A">
          <w:rPr>
            <w:lang w:val="it-IT"/>
          </w:rPr>
          <w:lastRenderedPageBreak/>
          <w:t>n "Ma che diamine! Ha davvero intenzione di stare semplicemente seduto lì ed ignorarmi…?"</w:t>
        </w:r>
      </w:ins>
    </w:p>
    <w:p w14:paraId="36B6A749" w14:textId="77777777" w:rsidR="00D3659C" w:rsidRPr="00224F9A" w:rsidRDefault="00D3659C" w:rsidP="00D3659C">
      <w:pPr>
        <w:pStyle w:val="Paragrafoelenco"/>
        <w:numPr>
          <w:ilvl w:val="0"/>
          <w:numId w:val="9"/>
        </w:numPr>
        <w:spacing w:line="600" w:lineRule="auto"/>
        <w:ind w:left="426"/>
        <w:jc w:val="both"/>
        <w:rPr>
          <w:ins w:id="1135" w:author="UTENTE" w:date="2020-06-30T12:32:00Z"/>
          <w:lang w:val="it-IT"/>
        </w:rPr>
      </w:pPr>
      <w:ins w:id="1136" w:author="UTENTE" w:date="2020-06-30T12:32:00Z">
        <w:r w:rsidRPr="00224F9A">
          <w:rPr>
            <w:lang w:val="it-IT"/>
          </w:rPr>
          <w:t>new "Hai qualche problema con quel tizio?"</w:t>
        </w:r>
      </w:ins>
    </w:p>
    <w:p w14:paraId="183C5DE9" w14:textId="77777777" w:rsidR="00D3659C" w:rsidRPr="00224F9A" w:rsidRDefault="00D3659C" w:rsidP="00D3659C">
      <w:pPr>
        <w:pStyle w:val="Paragrafoelenco"/>
        <w:numPr>
          <w:ilvl w:val="0"/>
          <w:numId w:val="9"/>
        </w:numPr>
        <w:spacing w:line="600" w:lineRule="auto"/>
        <w:ind w:left="426"/>
        <w:jc w:val="both"/>
        <w:rPr>
          <w:ins w:id="1137" w:author="UTENTE" w:date="2020-06-30T12:32:00Z"/>
          <w:lang w:val="it-IT"/>
        </w:rPr>
      </w:pPr>
      <w:ins w:id="1138" w:author="UTENTE" w:date="2020-06-30T12:32:00Z">
        <w:r w:rsidRPr="00224F9A">
          <w:rPr>
            <w:lang w:val="it-IT"/>
          </w:rPr>
          <w:t>new "Chiedi se vuole ordinare qualcosa"</w:t>
        </w:r>
      </w:ins>
    </w:p>
    <w:p w14:paraId="5EEB6492" w14:textId="77777777" w:rsidR="00D3659C" w:rsidRPr="00224F9A" w:rsidRDefault="00D3659C" w:rsidP="00D3659C">
      <w:pPr>
        <w:pStyle w:val="Paragrafoelenco"/>
        <w:numPr>
          <w:ilvl w:val="0"/>
          <w:numId w:val="9"/>
        </w:numPr>
        <w:spacing w:line="600" w:lineRule="auto"/>
        <w:ind w:left="426"/>
        <w:jc w:val="both"/>
        <w:rPr>
          <w:ins w:id="1139" w:author="UTENTE" w:date="2020-06-30T12:32:00Z"/>
          <w:lang w:val="it-IT"/>
        </w:rPr>
      </w:pPr>
      <w:ins w:id="1140" w:author="UTENTE" w:date="2020-06-30T12:32:00Z">
        <w:r w:rsidRPr="00224F9A">
          <w:rPr>
            <w:lang w:val="it-IT"/>
          </w:rPr>
          <w:t>n "…Questo moccioso sta proprio iniziando ad innervosirmi."</w:t>
        </w:r>
      </w:ins>
    </w:p>
    <w:p w14:paraId="077E2656" w14:textId="77777777" w:rsidR="00D3659C" w:rsidRPr="00224F9A" w:rsidRDefault="00D3659C" w:rsidP="00D3659C">
      <w:pPr>
        <w:pStyle w:val="Paragrafoelenco"/>
        <w:numPr>
          <w:ilvl w:val="0"/>
          <w:numId w:val="9"/>
        </w:numPr>
        <w:spacing w:line="600" w:lineRule="auto"/>
        <w:ind w:left="426"/>
        <w:jc w:val="both"/>
        <w:rPr>
          <w:ins w:id="1141" w:author="UTENTE" w:date="2020-06-30T12:32:00Z"/>
          <w:lang w:val="it-IT"/>
        </w:rPr>
      </w:pPr>
      <w:ins w:id="1142" w:author="UTENTE" w:date="2020-06-30T12:32:00Z">
        <w:r w:rsidRPr="00224F9A">
          <w:rPr>
            <w:lang w:val="it-IT"/>
          </w:rPr>
          <w:t>n "Prima mi fa la ramanzina perché 'fissavo' e poi si mette a guardare come un allocco un altro ragazzo?"</w:t>
        </w:r>
      </w:ins>
    </w:p>
    <w:p w14:paraId="0D9156EF" w14:textId="77777777" w:rsidR="00D3659C" w:rsidRPr="00224F9A" w:rsidRDefault="00D3659C" w:rsidP="00D3659C">
      <w:pPr>
        <w:pStyle w:val="Paragrafoelenco"/>
        <w:numPr>
          <w:ilvl w:val="0"/>
          <w:numId w:val="9"/>
        </w:numPr>
        <w:spacing w:line="600" w:lineRule="auto"/>
        <w:ind w:left="426"/>
        <w:jc w:val="both"/>
        <w:rPr>
          <w:ins w:id="1143" w:author="UTENTE" w:date="2020-06-30T12:32:00Z"/>
          <w:lang w:val="it-IT"/>
        </w:rPr>
      </w:pPr>
      <w:ins w:id="1144" w:author="UTENTE" w:date="2020-06-30T12:32:00Z">
        <w:r w:rsidRPr="00224F9A">
          <w:rPr>
            <w:lang w:val="it-IT"/>
          </w:rPr>
          <w:t>n "Il ragazzo con la felpa è un mio cliente, come te, e sembra che abbia già avuto una serata difficile senza che un ragazzino lo guardi male. "</w:t>
        </w:r>
      </w:ins>
    </w:p>
    <w:p w14:paraId="1BC0D050" w14:textId="77777777" w:rsidR="00D3659C" w:rsidRPr="00224F9A" w:rsidRDefault="00D3659C" w:rsidP="00D3659C">
      <w:pPr>
        <w:pStyle w:val="Paragrafoelenco"/>
        <w:numPr>
          <w:ilvl w:val="0"/>
          <w:numId w:val="9"/>
        </w:numPr>
        <w:spacing w:line="600" w:lineRule="auto"/>
        <w:ind w:left="426"/>
        <w:jc w:val="both"/>
        <w:rPr>
          <w:ins w:id="1145" w:author="UTENTE" w:date="2020-06-30T12:32:00Z"/>
          <w:lang w:val="it-IT"/>
        </w:rPr>
      </w:pPr>
      <w:ins w:id="1146" w:author="UTENTE" w:date="2020-06-30T12:32:00Z">
        <w:r w:rsidRPr="00224F9A">
          <w:rPr>
            <w:lang w:val="it-IT"/>
          </w:rPr>
          <w:t>mc "\"Ehi, hai qualche problema con quel tizio?\""</w:t>
        </w:r>
      </w:ins>
    </w:p>
    <w:p w14:paraId="4F045D76" w14:textId="77777777" w:rsidR="00D3659C" w:rsidRPr="00224F9A" w:rsidRDefault="00D3659C" w:rsidP="00D3659C">
      <w:pPr>
        <w:pStyle w:val="Paragrafoelenco"/>
        <w:numPr>
          <w:ilvl w:val="0"/>
          <w:numId w:val="9"/>
        </w:numPr>
        <w:spacing w:line="600" w:lineRule="auto"/>
        <w:ind w:left="426"/>
        <w:jc w:val="both"/>
        <w:rPr>
          <w:ins w:id="1147" w:author="UTENTE" w:date="2020-06-30T12:32:00Z"/>
          <w:lang w:val="it-IT"/>
        </w:rPr>
      </w:pPr>
      <w:ins w:id="1148" w:author="UTENTE" w:date="2020-06-30T12:32:00Z">
        <w:r w:rsidRPr="00224F9A">
          <w:rPr>
            <w:lang w:val="it-IT"/>
          </w:rPr>
          <w:t>mc "\"Se la risposta è no, potresti smetterla di squadrare gli altri clienti? Li farai spaventare e andare via. \""</w:t>
        </w:r>
      </w:ins>
    </w:p>
    <w:p w14:paraId="75824DE2" w14:textId="77777777" w:rsidR="00D3659C" w:rsidRPr="00224F9A" w:rsidRDefault="00D3659C" w:rsidP="00D3659C">
      <w:pPr>
        <w:pStyle w:val="Paragrafoelenco"/>
        <w:numPr>
          <w:ilvl w:val="0"/>
          <w:numId w:val="9"/>
        </w:numPr>
        <w:spacing w:line="600" w:lineRule="auto"/>
        <w:ind w:left="426"/>
        <w:jc w:val="both"/>
        <w:rPr>
          <w:ins w:id="1149" w:author="UTENTE" w:date="2020-06-30T12:32:00Z"/>
          <w:lang w:val="it-IT"/>
        </w:rPr>
      </w:pPr>
      <w:ins w:id="1150" w:author="UTENTE" w:date="2020-06-30T12:32:00Z">
        <w:r w:rsidRPr="00224F9A">
          <w:rPr>
            <w:lang w:val="it-IT"/>
          </w:rPr>
          <w:t>u "\"–!\""</w:t>
        </w:r>
      </w:ins>
    </w:p>
    <w:p w14:paraId="22F2C506" w14:textId="77777777" w:rsidR="00D3659C" w:rsidRPr="00224F9A" w:rsidRDefault="00D3659C" w:rsidP="00D3659C">
      <w:pPr>
        <w:pStyle w:val="Paragrafoelenco"/>
        <w:numPr>
          <w:ilvl w:val="0"/>
          <w:numId w:val="9"/>
        </w:numPr>
        <w:spacing w:line="600" w:lineRule="auto"/>
        <w:ind w:left="426"/>
        <w:jc w:val="both"/>
        <w:rPr>
          <w:ins w:id="1151" w:author="UTENTE" w:date="2020-06-30T12:32:00Z"/>
          <w:lang w:val="it-IT"/>
        </w:rPr>
      </w:pPr>
      <w:ins w:id="1152" w:author="UTENTE" w:date="2020-06-30T12:32:00Z">
        <w:r w:rsidRPr="00224F9A">
          <w:rPr>
            <w:lang w:val="it-IT"/>
          </w:rPr>
          <w:t>n "Le mie parole di irritazione gli fanno battere le ciglia per la sorpresa, ma subito dopo la sua espressione distaccata e scocciata ritorna."</w:t>
        </w:r>
      </w:ins>
    </w:p>
    <w:p w14:paraId="567D3CA3" w14:textId="77777777" w:rsidR="00D3659C" w:rsidRPr="00224F9A" w:rsidRDefault="00D3659C" w:rsidP="00D3659C">
      <w:pPr>
        <w:pStyle w:val="Paragrafoelenco"/>
        <w:numPr>
          <w:ilvl w:val="0"/>
          <w:numId w:val="9"/>
        </w:numPr>
        <w:spacing w:line="600" w:lineRule="auto"/>
        <w:ind w:left="426"/>
        <w:jc w:val="both"/>
        <w:rPr>
          <w:ins w:id="1153" w:author="UTENTE" w:date="2020-06-30T12:32:00Z"/>
          <w:lang w:val="it-IT"/>
        </w:rPr>
      </w:pPr>
      <w:ins w:id="1154" w:author="UTENTE" w:date="2020-06-30T12:32:00Z">
        <w:r w:rsidRPr="00224F9A">
          <w:rPr>
            <w:lang w:val="it-IT"/>
          </w:rPr>
          <w:t>n "Si gratta la guancia con una mano, dubitante, poi emette un rumoroso sospiro."</w:t>
        </w:r>
      </w:ins>
    </w:p>
    <w:p w14:paraId="1D8C21AB" w14:textId="77777777" w:rsidR="00D3659C" w:rsidRPr="00224F9A" w:rsidRDefault="00D3659C" w:rsidP="00D3659C">
      <w:pPr>
        <w:pStyle w:val="Paragrafoelenco"/>
        <w:numPr>
          <w:ilvl w:val="0"/>
          <w:numId w:val="9"/>
        </w:numPr>
        <w:spacing w:line="600" w:lineRule="auto"/>
        <w:ind w:left="426"/>
        <w:jc w:val="both"/>
        <w:rPr>
          <w:ins w:id="1155" w:author="UTENTE" w:date="2020-06-30T12:32:00Z"/>
          <w:lang w:val="it-IT"/>
        </w:rPr>
      </w:pPr>
      <w:ins w:id="1156" w:author="UTENTE" w:date="2020-06-30T12:32:00Z">
        <w:r w:rsidRPr="00224F9A">
          <w:rPr>
            <w:lang w:val="it-IT"/>
          </w:rPr>
          <w:t>n "…Beh, non voglio peggiorare questa situazione già piuttosto imbarazzante."</w:t>
        </w:r>
      </w:ins>
    </w:p>
    <w:p w14:paraId="23F4588B" w14:textId="77777777" w:rsidR="00D3659C" w:rsidRPr="00224F9A" w:rsidRDefault="00D3659C" w:rsidP="00D3659C">
      <w:pPr>
        <w:pStyle w:val="Paragrafoelenco"/>
        <w:numPr>
          <w:ilvl w:val="0"/>
          <w:numId w:val="9"/>
        </w:numPr>
        <w:spacing w:line="600" w:lineRule="auto"/>
        <w:ind w:left="426"/>
        <w:jc w:val="both"/>
        <w:rPr>
          <w:ins w:id="1157" w:author="UTENTE" w:date="2020-06-30T12:32:00Z"/>
          <w:lang w:val="it-IT"/>
        </w:rPr>
      </w:pPr>
      <w:ins w:id="1158" w:author="UTENTE" w:date="2020-06-30T12:32:00Z">
        <w:r w:rsidRPr="00224F9A">
          <w:rPr>
            <w:lang w:val="it-IT"/>
          </w:rPr>
          <w:t>n "Schiarendomi la gola, gli porgo il menù per attirare la sua attenzione, e subito alza lo sguardo verso di me."</w:t>
        </w:r>
      </w:ins>
    </w:p>
    <w:p w14:paraId="6E8F0016" w14:textId="609E8C28" w:rsidR="00D3659C" w:rsidRPr="00D3659C" w:rsidRDefault="00D3659C" w:rsidP="00D3659C">
      <w:pPr>
        <w:pStyle w:val="Paragrafoelenco"/>
        <w:numPr>
          <w:ilvl w:val="0"/>
          <w:numId w:val="9"/>
        </w:numPr>
        <w:ind w:left="426"/>
        <w:rPr>
          <w:ins w:id="1159" w:author="UTENTE" w:date="2020-06-30T12:27:00Z"/>
          <w:lang w:val="it-IT"/>
          <w:rPrChange w:id="1160" w:author="UTENTE" w:date="2020-06-30T12:32:00Z">
            <w:rPr>
              <w:ins w:id="1161" w:author="UTENTE" w:date="2020-06-30T12:27:00Z"/>
              <w:lang w:val="en-US"/>
            </w:rPr>
          </w:rPrChange>
        </w:rPr>
        <w:pPrChange w:id="1162" w:author="UTENTE" w:date="2020-06-30T12:32:00Z">
          <w:pPr>
            <w:spacing w:line="240" w:lineRule="auto"/>
            <w:jc w:val="left"/>
          </w:pPr>
        </w:pPrChange>
      </w:pPr>
      <w:ins w:id="1163" w:author="UTENTE" w:date="2020-06-30T12:32:00Z">
        <w:r w:rsidRPr="00224F9A">
          <w:t>mc "\" Signore, vuole ordinare qualcosa? Un bicchiere d'acqua, magari?\""</w:t>
        </w:r>
      </w:ins>
      <w:ins w:id="1164" w:author="UTENTE" w:date="2020-06-30T12:27:00Z">
        <w:r w:rsidRPr="00D3659C">
          <w:rPr>
            <w:lang w:val="it-IT"/>
            <w:rPrChange w:id="1165" w:author="UTENTE" w:date="2020-06-30T12:32:00Z">
              <w:rPr>
                <w:lang w:val="en-US"/>
              </w:rPr>
            </w:rPrChange>
          </w:rPr>
          <w:br w:type="page"/>
        </w:r>
      </w:ins>
    </w:p>
    <w:p w14:paraId="543007A5" w14:textId="77777777" w:rsidR="00D3659C" w:rsidRPr="002A1B9A" w:rsidRDefault="00D3659C" w:rsidP="00D3659C">
      <w:pPr>
        <w:pStyle w:val="Paragrafoelenco"/>
        <w:numPr>
          <w:ilvl w:val="0"/>
          <w:numId w:val="8"/>
        </w:numPr>
        <w:spacing w:line="600" w:lineRule="auto"/>
        <w:ind w:left="720"/>
        <w:rPr>
          <w:ins w:id="1166" w:author="UTENTE" w:date="2020-06-30T12:33:00Z"/>
          <w:lang w:val="en-US"/>
        </w:rPr>
      </w:pPr>
      <w:ins w:id="1167" w:author="UTENTE" w:date="2020-06-30T12:33:00Z">
        <w:r w:rsidRPr="002A1B9A">
          <w:rPr>
            <w:lang w:val="en-US"/>
          </w:rPr>
          <w:lastRenderedPageBreak/>
          <w:t>u "\"…\""</w:t>
        </w:r>
      </w:ins>
    </w:p>
    <w:p w14:paraId="51A22CCB" w14:textId="77777777" w:rsidR="00D3659C" w:rsidRPr="002A1B9A" w:rsidRDefault="00D3659C" w:rsidP="00D3659C">
      <w:pPr>
        <w:pStyle w:val="Paragrafoelenco"/>
        <w:numPr>
          <w:ilvl w:val="0"/>
          <w:numId w:val="8"/>
        </w:numPr>
        <w:spacing w:line="600" w:lineRule="auto"/>
        <w:ind w:left="720"/>
        <w:rPr>
          <w:ins w:id="1168" w:author="UTENTE" w:date="2020-06-30T12:33:00Z"/>
          <w:lang w:val="en-US"/>
        </w:rPr>
      </w:pPr>
      <w:ins w:id="1169" w:author="UTENTE" w:date="2020-06-30T12:33:00Z">
        <w:r w:rsidRPr="002A1B9A">
          <w:rPr>
            <w:lang w:val="en-US"/>
          </w:rPr>
          <w:t>n "He looks a little sheepish, but he grabs the menu anyway and starts to sourly flip through it."</w:t>
        </w:r>
      </w:ins>
    </w:p>
    <w:p w14:paraId="559D3825" w14:textId="77777777" w:rsidR="00D3659C" w:rsidRPr="002A1B9A" w:rsidRDefault="00D3659C" w:rsidP="00D3659C">
      <w:pPr>
        <w:pStyle w:val="Paragrafoelenco"/>
        <w:numPr>
          <w:ilvl w:val="0"/>
          <w:numId w:val="8"/>
        </w:numPr>
        <w:spacing w:line="600" w:lineRule="auto"/>
        <w:ind w:left="720"/>
        <w:rPr>
          <w:ins w:id="1170" w:author="UTENTE" w:date="2020-06-30T12:33:00Z"/>
          <w:lang w:val="en-US"/>
        </w:rPr>
      </w:pPr>
      <w:ins w:id="1171" w:author="UTENTE" w:date="2020-06-30T12:33:00Z">
        <w:r w:rsidRPr="002A1B9A">
          <w:rPr>
            <w:lang w:val="en-US"/>
          </w:rPr>
          <w:t>u "\"Ugh… I just want a soda .  Any kind.\""</w:t>
        </w:r>
      </w:ins>
    </w:p>
    <w:p w14:paraId="0B7FB976" w14:textId="77777777" w:rsidR="00D3659C" w:rsidRPr="002A1B9A" w:rsidRDefault="00D3659C" w:rsidP="00D3659C">
      <w:pPr>
        <w:pStyle w:val="Paragrafoelenco"/>
        <w:numPr>
          <w:ilvl w:val="0"/>
          <w:numId w:val="8"/>
        </w:numPr>
        <w:spacing w:line="600" w:lineRule="auto"/>
        <w:ind w:left="720"/>
        <w:rPr>
          <w:ins w:id="1172" w:author="UTENTE" w:date="2020-06-30T12:33:00Z"/>
          <w:lang w:val="en-US"/>
        </w:rPr>
      </w:pPr>
      <w:ins w:id="1173" w:author="UTENTE" w:date="2020-06-30T12:33:00Z">
        <w:r w:rsidRPr="002A1B9A">
          <w:rPr>
            <w:lang w:val="en-US"/>
          </w:rPr>
          <w:t>u "\"I need to get a bad taste out of my mouth.\""</w:t>
        </w:r>
      </w:ins>
    </w:p>
    <w:p w14:paraId="3DFAAB6D" w14:textId="77777777" w:rsidR="00D3659C" w:rsidRPr="002A1B9A" w:rsidRDefault="00D3659C" w:rsidP="00D3659C">
      <w:pPr>
        <w:pStyle w:val="Paragrafoelenco"/>
        <w:numPr>
          <w:ilvl w:val="0"/>
          <w:numId w:val="8"/>
        </w:numPr>
        <w:spacing w:line="600" w:lineRule="auto"/>
        <w:ind w:left="720"/>
        <w:rPr>
          <w:ins w:id="1174" w:author="UTENTE" w:date="2020-06-30T12:33:00Z"/>
          <w:lang w:val="en-US"/>
        </w:rPr>
      </w:pPr>
      <w:ins w:id="1175" w:author="UTENTE" w:date="2020-06-30T12:33:00Z">
        <w:r w:rsidRPr="002A1B9A">
          <w:rPr>
            <w:lang w:val="en-US"/>
          </w:rPr>
          <w:t>n "{i}What, from trying to smoke pot with your friends?{/i} I want to dryly ask, but I should probably have a little self-restraint."</w:t>
        </w:r>
      </w:ins>
    </w:p>
    <w:p w14:paraId="548F39FB" w14:textId="77777777" w:rsidR="00D3659C" w:rsidRPr="002A1B9A" w:rsidRDefault="00D3659C" w:rsidP="00D3659C">
      <w:pPr>
        <w:pStyle w:val="Paragrafoelenco"/>
        <w:numPr>
          <w:ilvl w:val="0"/>
          <w:numId w:val="8"/>
        </w:numPr>
        <w:spacing w:line="600" w:lineRule="auto"/>
        <w:ind w:left="720"/>
        <w:rPr>
          <w:ins w:id="1176" w:author="UTENTE" w:date="2020-06-30T12:33:00Z"/>
          <w:lang w:val="en-US"/>
        </w:rPr>
      </w:pPr>
      <w:ins w:id="1177" w:author="UTENTE" w:date="2020-06-30T12:33:00Z">
        <w:r w:rsidRPr="002A1B9A">
          <w:rPr>
            <w:lang w:val="en-US"/>
          </w:rPr>
          <w:t>n "I grab a nearby cup and head over to the soda fountain, filling it up with some sugary, yellowish-green drink that probably suits the tastes of a kid like him."</w:t>
        </w:r>
      </w:ins>
    </w:p>
    <w:p w14:paraId="15B033AB" w14:textId="77777777" w:rsidR="00D3659C" w:rsidRPr="002A1B9A" w:rsidRDefault="00D3659C" w:rsidP="00D3659C">
      <w:pPr>
        <w:pStyle w:val="Paragrafoelenco"/>
        <w:numPr>
          <w:ilvl w:val="0"/>
          <w:numId w:val="8"/>
        </w:numPr>
        <w:spacing w:line="600" w:lineRule="auto"/>
        <w:ind w:left="720"/>
        <w:rPr>
          <w:ins w:id="1178" w:author="UTENTE" w:date="2020-06-30T12:33:00Z"/>
          <w:lang w:val="en-US"/>
        </w:rPr>
      </w:pPr>
      <w:ins w:id="1179" w:author="UTENTE" w:date="2020-06-30T12:33:00Z">
        <w:r w:rsidRPr="002A1B9A">
          <w:rPr>
            <w:lang w:val="en-US"/>
          </w:rPr>
          <w:t>n "It's too bad he doesn't have a nicer personality to match his cute face.{w} I bet he never wears anything other than that annoying pout."</w:t>
        </w:r>
      </w:ins>
    </w:p>
    <w:p w14:paraId="23BAE6AA" w14:textId="77777777" w:rsidR="00D3659C" w:rsidRPr="002A1B9A" w:rsidRDefault="00D3659C" w:rsidP="00D3659C">
      <w:pPr>
        <w:pStyle w:val="Paragrafoelenco"/>
        <w:numPr>
          <w:ilvl w:val="0"/>
          <w:numId w:val="8"/>
        </w:numPr>
        <w:spacing w:line="600" w:lineRule="auto"/>
        <w:ind w:left="720"/>
        <w:rPr>
          <w:ins w:id="1180" w:author="UTENTE" w:date="2020-06-30T12:33:00Z"/>
          <w:lang w:val="en-US"/>
        </w:rPr>
      </w:pPr>
      <w:ins w:id="1181" w:author="UTENTE" w:date="2020-06-30T12:33:00Z">
        <w:r w:rsidRPr="002A1B9A">
          <w:rPr>
            <w:lang w:val="en-US"/>
          </w:rPr>
          <w:t>n "After I slide the cup and a straw in front of the blond, he tosses a couple dollar bills on the counter."</w:t>
        </w:r>
      </w:ins>
    </w:p>
    <w:p w14:paraId="542FBC6E" w14:textId="77777777" w:rsidR="00D3659C" w:rsidRPr="002A1B9A" w:rsidRDefault="00D3659C" w:rsidP="00D3659C">
      <w:pPr>
        <w:pStyle w:val="Paragrafoelenco"/>
        <w:numPr>
          <w:ilvl w:val="0"/>
          <w:numId w:val="8"/>
        </w:numPr>
        <w:spacing w:line="600" w:lineRule="auto"/>
        <w:ind w:left="720"/>
        <w:rPr>
          <w:ins w:id="1182" w:author="UTENTE" w:date="2020-06-30T12:33:00Z"/>
          <w:lang w:val="en-US"/>
        </w:rPr>
      </w:pPr>
      <w:ins w:id="1183" w:author="UTENTE" w:date="2020-06-30T12:33:00Z">
        <w:r w:rsidRPr="002A1B9A">
          <w:rPr>
            <w:lang w:val="en-US"/>
          </w:rPr>
          <w:t>u "\"Hey, is it always so dead in here?\""</w:t>
        </w:r>
      </w:ins>
    </w:p>
    <w:p w14:paraId="465CBC66" w14:textId="77777777" w:rsidR="00D3659C" w:rsidRPr="002A1B9A" w:rsidRDefault="00D3659C" w:rsidP="00D3659C">
      <w:pPr>
        <w:pStyle w:val="Paragrafoelenco"/>
        <w:numPr>
          <w:ilvl w:val="0"/>
          <w:numId w:val="8"/>
        </w:numPr>
        <w:spacing w:line="600" w:lineRule="auto"/>
        <w:ind w:left="720"/>
        <w:rPr>
          <w:ins w:id="1184" w:author="UTENTE" w:date="2020-06-30T12:33:00Z"/>
          <w:lang w:val="en-US"/>
        </w:rPr>
      </w:pPr>
      <w:ins w:id="1185" w:author="UTENTE" w:date="2020-06-30T12:33:00Z">
        <w:r w:rsidRPr="002A1B9A">
          <w:rPr>
            <w:lang w:val="en-US"/>
          </w:rPr>
          <w:t>u "\"I don't usually come to places like this, but how do you stay open if there's no business? Shouldn't you be bankrupt?\""</w:t>
        </w:r>
      </w:ins>
    </w:p>
    <w:p w14:paraId="6EB4793B" w14:textId="77777777" w:rsidR="00D3659C" w:rsidRPr="002A1B9A" w:rsidRDefault="00D3659C" w:rsidP="00D3659C">
      <w:pPr>
        <w:pStyle w:val="Paragrafoelenco"/>
        <w:numPr>
          <w:ilvl w:val="0"/>
          <w:numId w:val="8"/>
        </w:numPr>
        <w:spacing w:line="600" w:lineRule="auto"/>
        <w:ind w:left="720"/>
        <w:rPr>
          <w:ins w:id="1186" w:author="UTENTE" w:date="2020-06-30T12:33:00Z"/>
          <w:lang w:val="en-US"/>
        </w:rPr>
      </w:pPr>
      <w:ins w:id="1187" w:author="UTENTE" w:date="2020-06-30T12:33:00Z">
        <w:r w:rsidRPr="002A1B9A">
          <w:rPr>
            <w:lang w:val="en-US"/>
          </w:rPr>
          <w:t>n "…Resisting the urge to throw the soda in his face, I let out a strained chuckle instead."</w:t>
        </w:r>
      </w:ins>
    </w:p>
    <w:p w14:paraId="1C9BC705" w14:textId="77777777" w:rsidR="00D3659C" w:rsidRPr="002A1B9A" w:rsidRDefault="00D3659C" w:rsidP="00D3659C">
      <w:pPr>
        <w:pStyle w:val="Paragrafoelenco"/>
        <w:numPr>
          <w:ilvl w:val="0"/>
          <w:numId w:val="8"/>
        </w:numPr>
        <w:spacing w:line="600" w:lineRule="auto"/>
        <w:ind w:left="720"/>
        <w:rPr>
          <w:ins w:id="1188" w:author="UTENTE" w:date="2020-06-30T12:33:00Z"/>
          <w:lang w:val="en-US"/>
        </w:rPr>
      </w:pPr>
      <w:ins w:id="1189" w:author="UTENTE" w:date="2020-06-30T12:33:00Z">
        <w:r w:rsidRPr="002A1B9A">
          <w:rPr>
            <w:lang w:val="en-US"/>
          </w:rPr>
          <w:t>mcp "\"…\""</w:t>
        </w:r>
        <w:r w:rsidRPr="002A1B9A">
          <w:rPr>
            <w:lang w:val="en-US"/>
          </w:rPr>
          <w:br w:type="page"/>
        </w:r>
      </w:ins>
    </w:p>
    <w:p w14:paraId="5FF3EB63" w14:textId="77777777" w:rsidR="00D3659C" w:rsidRPr="00224F9A" w:rsidRDefault="00D3659C" w:rsidP="00D3659C">
      <w:pPr>
        <w:pStyle w:val="Paragrafoelenco"/>
        <w:numPr>
          <w:ilvl w:val="0"/>
          <w:numId w:val="9"/>
        </w:numPr>
        <w:spacing w:line="600" w:lineRule="auto"/>
        <w:jc w:val="both"/>
        <w:rPr>
          <w:ins w:id="1190" w:author="UTENTE" w:date="2020-06-30T12:34:00Z"/>
          <w:lang w:val="it-IT"/>
        </w:rPr>
      </w:pPr>
      <w:ins w:id="1191" w:author="UTENTE" w:date="2020-06-30T12:34:00Z">
        <w:r w:rsidRPr="00224F9A">
          <w:rPr>
            <w:lang w:val="it-IT"/>
          </w:rPr>
          <w:lastRenderedPageBreak/>
          <w:t>u "\"…\""</w:t>
        </w:r>
      </w:ins>
    </w:p>
    <w:p w14:paraId="2B9A18D9" w14:textId="77777777" w:rsidR="00D3659C" w:rsidRPr="00224F9A" w:rsidRDefault="00D3659C" w:rsidP="00D3659C">
      <w:pPr>
        <w:pStyle w:val="Paragrafoelenco"/>
        <w:numPr>
          <w:ilvl w:val="0"/>
          <w:numId w:val="9"/>
        </w:numPr>
        <w:spacing w:line="600" w:lineRule="auto"/>
        <w:jc w:val="both"/>
        <w:rPr>
          <w:ins w:id="1192" w:author="UTENTE" w:date="2020-06-30T12:34:00Z"/>
          <w:lang w:val="it-IT"/>
        </w:rPr>
      </w:pPr>
      <w:ins w:id="1193" w:author="UTENTE" w:date="2020-06-30T12:34:00Z">
        <w:r w:rsidRPr="00224F9A">
          <w:rPr>
            <w:lang w:val="it-IT"/>
          </w:rPr>
          <w:t>n "Sembra un po' imbarazzato, ma afferra comunque il menù e inizia a sfogliarlo con fare scocciato."</w:t>
        </w:r>
      </w:ins>
    </w:p>
    <w:p w14:paraId="51B7F52D" w14:textId="77777777" w:rsidR="00D3659C" w:rsidRPr="00224F9A" w:rsidRDefault="00D3659C" w:rsidP="00D3659C">
      <w:pPr>
        <w:pStyle w:val="Paragrafoelenco"/>
        <w:numPr>
          <w:ilvl w:val="0"/>
          <w:numId w:val="9"/>
        </w:numPr>
        <w:spacing w:line="600" w:lineRule="auto"/>
        <w:jc w:val="both"/>
        <w:rPr>
          <w:ins w:id="1194" w:author="UTENTE" w:date="2020-06-30T12:34:00Z"/>
          <w:lang w:val="it-IT"/>
        </w:rPr>
      </w:pPr>
      <w:ins w:id="1195" w:author="UTENTE" w:date="2020-06-30T12:34:00Z">
        <w:r w:rsidRPr="00224F9A">
          <w:rPr>
            <w:lang w:val="it-IT"/>
          </w:rPr>
          <w:t>u "\"Bleah… Voglio solo una bibita. Una qualunque."</w:t>
        </w:r>
      </w:ins>
    </w:p>
    <w:p w14:paraId="1945AFF8" w14:textId="77777777" w:rsidR="00D3659C" w:rsidRPr="00224F9A" w:rsidRDefault="00D3659C" w:rsidP="00D3659C">
      <w:pPr>
        <w:pStyle w:val="Paragrafoelenco"/>
        <w:numPr>
          <w:ilvl w:val="0"/>
          <w:numId w:val="9"/>
        </w:numPr>
        <w:spacing w:line="600" w:lineRule="auto"/>
        <w:jc w:val="both"/>
        <w:rPr>
          <w:ins w:id="1196" w:author="UTENTE" w:date="2020-06-30T12:34:00Z"/>
          <w:lang w:val="it-IT"/>
        </w:rPr>
      </w:pPr>
      <w:ins w:id="1197" w:author="UTENTE" w:date="2020-06-30T12:34:00Z">
        <w:r w:rsidRPr="00224F9A">
          <w:rPr>
            <w:lang w:val="it-IT"/>
          </w:rPr>
          <w:t>u "Ho bisogno di togliermi un brutto sapore dalla bocca.\""</w:t>
        </w:r>
      </w:ins>
    </w:p>
    <w:p w14:paraId="217C70CC" w14:textId="77777777" w:rsidR="00D3659C" w:rsidRPr="00224F9A" w:rsidRDefault="00D3659C" w:rsidP="00D3659C">
      <w:pPr>
        <w:pStyle w:val="Paragrafoelenco"/>
        <w:numPr>
          <w:ilvl w:val="0"/>
          <w:numId w:val="9"/>
        </w:numPr>
        <w:spacing w:line="600" w:lineRule="auto"/>
        <w:jc w:val="both"/>
        <w:rPr>
          <w:ins w:id="1198" w:author="UTENTE" w:date="2020-06-30T12:34:00Z"/>
          <w:lang w:val="it-IT"/>
        </w:rPr>
      </w:pPr>
      <w:ins w:id="1199" w:author="UTENTE" w:date="2020-06-30T12:34:00Z">
        <w:r w:rsidRPr="00224F9A">
          <w:rPr>
            <w:lang w:val="it-IT"/>
          </w:rPr>
          <w:t>n "{i}Cosa, quello dell'erba che hai provato a fumarti coi tuoi amici?{/i} Vorrei chiedere seccamente, ma probabilmente dovrei avere un po' di autocontrollo."</w:t>
        </w:r>
      </w:ins>
    </w:p>
    <w:p w14:paraId="3E000253" w14:textId="77777777" w:rsidR="00D3659C" w:rsidRPr="00224F9A" w:rsidRDefault="00D3659C" w:rsidP="00D3659C">
      <w:pPr>
        <w:pStyle w:val="Paragrafoelenco"/>
        <w:numPr>
          <w:ilvl w:val="0"/>
          <w:numId w:val="9"/>
        </w:numPr>
        <w:spacing w:line="600" w:lineRule="auto"/>
        <w:jc w:val="both"/>
        <w:rPr>
          <w:ins w:id="1200" w:author="UTENTE" w:date="2020-06-30T12:34:00Z"/>
          <w:lang w:val="it-IT"/>
        </w:rPr>
      </w:pPr>
      <w:ins w:id="1201" w:author="UTENTE" w:date="2020-06-30T12:34:00Z">
        <w:r w:rsidRPr="00224F9A">
          <w:rPr>
            <w:lang w:val="it-IT"/>
          </w:rPr>
          <w:t>n "Afferro un bicchiere lì vicino e mi dirigo verso il dispenser delle bevande. Lo riempio con una bibita verdognola e zuccherina che probabilmente soddisfa i gusti di un ragazzino come lui."</w:t>
        </w:r>
      </w:ins>
    </w:p>
    <w:p w14:paraId="2165F72E" w14:textId="77777777" w:rsidR="00D3659C" w:rsidRPr="00224F9A" w:rsidRDefault="00D3659C" w:rsidP="00D3659C">
      <w:pPr>
        <w:pStyle w:val="Paragrafoelenco"/>
        <w:numPr>
          <w:ilvl w:val="0"/>
          <w:numId w:val="9"/>
        </w:numPr>
        <w:spacing w:line="600" w:lineRule="auto"/>
        <w:jc w:val="both"/>
        <w:rPr>
          <w:ins w:id="1202" w:author="UTENTE" w:date="2020-06-30T12:34:00Z"/>
          <w:lang w:val="it-IT"/>
        </w:rPr>
      </w:pPr>
      <w:ins w:id="1203" w:author="UTENTE" w:date="2020-06-30T12:34:00Z">
        <w:r w:rsidRPr="00224F9A">
          <w:rPr>
            <w:lang w:val="it-IT"/>
          </w:rPr>
          <w:t xml:space="preserve">n "È un peccato non abbia una personalità migliore che si sposi con la sua faccia molto tenera. {w}Immagino non indossi mai nient'altro che il broncio. " </w:t>
        </w:r>
      </w:ins>
    </w:p>
    <w:p w14:paraId="5FC86F0F" w14:textId="77777777" w:rsidR="00D3659C" w:rsidRPr="00224F9A" w:rsidRDefault="00D3659C" w:rsidP="00D3659C">
      <w:pPr>
        <w:pStyle w:val="Paragrafoelenco"/>
        <w:numPr>
          <w:ilvl w:val="0"/>
          <w:numId w:val="9"/>
        </w:numPr>
        <w:spacing w:line="600" w:lineRule="auto"/>
        <w:jc w:val="both"/>
        <w:rPr>
          <w:ins w:id="1204" w:author="UTENTE" w:date="2020-06-30T12:34:00Z"/>
          <w:lang w:val="it-IT"/>
        </w:rPr>
      </w:pPr>
      <w:ins w:id="1205" w:author="UTENTE" w:date="2020-06-30T12:34:00Z">
        <w:r w:rsidRPr="00224F9A">
          <w:rPr>
            <w:lang w:val="it-IT"/>
          </w:rPr>
          <w:t>n "Dopo avergli passato il bicchiere e una cannuccia, il biondino butta con noncuranza un paio di banconote sul bancone."</w:t>
        </w:r>
      </w:ins>
    </w:p>
    <w:p w14:paraId="27597A00" w14:textId="77777777" w:rsidR="00D3659C" w:rsidRPr="00224F9A" w:rsidRDefault="00D3659C" w:rsidP="00D3659C">
      <w:pPr>
        <w:pStyle w:val="Paragrafoelenco"/>
        <w:numPr>
          <w:ilvl w:val="0"/>
          <w:numId w:val="9"/>
        </w:numPr>
        <w:spacing w:line="600" w:lineRule="auto"/>
        <w:jc w:val="both"/>
        <w:rPr>
          <w:ins w:id="1206" w:author="UTENTE" w:date="2020-06-30T12:34:00Z"/>
          <w:lang w:val="it-IT"/>
        </w:rPr>
      </w:pPr>
      <w:ins w:id="1207" w:author="UTENTE" w:date="2020-06-30T12:34:00Z">
        <w:r w:rsidRPr="00224F9A">
          <w:rPr>
            <w:lang w:val="it-IT"/>
          </w:rPr>
          <w:t>u "\"Ehi, è sempre un mortorio qui?\""</w:t>
        </w:r>
      </w:ins>
    </w:p>
    <w:p w14:paraId="2EAA2CE4" w14:textId="77777777" w:rsidR="00D3659C" w:rsidRPr="00224F9A" w:rsidRDefault="00D3659C" w:rsidP="00D3659C">
      <w:pPr>
        <w:pStyle w:val="Paragrafoelenco"/>
        <w:numPr>
          <w:ilvl w:val="0"/>
          <w:numId w:val="9"/>
        </w:numPr>
        <w:spacing w:line="600" w:lineRule="auto"/>
        <w:jc w:val="both"/>
        <w:rPr>
          <w:ins w:id="1208" w:author="UTENTE" w:date="2020-06-30T12:34:00Z"/>
          <w:lang w:val="it-IT"/>
        </w:rPr>
      </w:pPr>
      <w:ins w:id="1209" w:author="UTENTE" w:date="2020-06-30T12:34:00Z">
        <w:r w:rsidRPr="00224F9A">
          <w:rPr>
            <w:lang w:val="it-IT"/>
          </w:rPr>
          <w:t>u "\"Di solito non vengo in posti del genere… Ma come fate a rimanere aperti se non viene nessuno? Non dovreste essere in bancarotta?\""</w:t>
        </w:r>
      </w:ins>
    </w:p>
    <w:p w14:paraId="5188E6F7" w14:textId="77777777" w:rsidR="00D3659C" w:rsidRPr="00224F9A" w:rsidRDefault="00D3659C" w:rsidP="00D3659C">
      <w:pPr>
        <w:pStyle w:val="Paragrafoelenco"/>
        <w:numPr>
          <w:ilvl w:val="0"/>
          <w:numId w:val="9"/>
        </w:numPr>
        <w:spacing w:line="600" w:lineRule="auto"/>
        <w:jc w:val="both"/>
        <w:rPr>
          <w:ins w:id="1210" w:author="UTENTE" w:date="2020-06-30T12:34:00Z"/>
          <w:lang w:val="it-IT"/>
        </w:rPr>
      </w:pPr>
      <w:ins w:id="1211" w:author="UTENTE" w:date="2020-06-30T12:34:00Z">
        <w:r w:rsidRPr="00224F9A">
          <w:rPr>
            <w:lang w:val="it-IT"/>
          </w:rPr>
          <w:t>n "…Resistendo al bisogno di lanciargli la bibita in faccia, mi faccio scappare una risatina."</w:t>
        </w:r>
      </w:ins>
    </w:p>
    <w:p w14:paraId="0C117E28" w14:textId="77777777" w:rsidR="00D3659C" w:rsidRPr="00224F9A" w:rsidRDefault="00D3659C" w:rsidP="00D3659C">
      <w:pPr>
        <w:pStyle w:val="Paragrafoelenco"/>
        <w:numPr>
          <w:ilvl w:val="0"/>
          <w:numId w:val="9"/>
        </w:numPr>
        <w:spacing w:line="600" w:lineRule="auto"/>
        <w:jc w:val="both"/>
        <w:rPr>
          <w:ins w:id="1212" w:author="UTENTE" w:date="2020-06-30T12:34:00Z"/>
          <w:lang w:val="it-IT"/>
        </w:rPr>
      </w:pPr>
      <w:ins w:id="1213" w:author="UTENTE" w:date="2020-06-30T12:34:00Z">
        <w:r w:rsidRPr="00224F9A">
          <w:rPr>
            <w:lang w:val="it-IT"/>
          </w:rPr>
          <w:t>mcp "\"…\""</w:t>
        </w:r>
        <w:r w:rsidRPr="00224F9A">
          <w:rPr>
            <w:lang w:val="it-IT"/>
          </w:rPr>
          <w:br w:type="page"/>
        </w:r>
      </w:ins>
    </w:p>
    <w:p w14:paraId="63070684" w14:textId="77777777" w:rsidR="00D3659C" w:rsidRPr="002A1B9A" w:rsidRDefault="00D3659C" w:rsidP="00D3659C">
      <w:pPr>
        <w:pStyle w:val="Paragrafoelenco"/>
        <w:numPr>
          <w:ilvl w:val="0"/>
          <w:numId w:val="8"/>
        </w:numPr>
        <w:spacing w:line="600" w:lineRule="auto"/>
        <w:ind w:left="720"/>
        <w:rPr>
          <w:ins w:id="1214" w:author="UTENTE" w:date="2020-06-30T12:34:00Z"/>
          <w:lang w:val="en-US"/>
        </w:rPr>
      </w:pPr>
      <w:ins w:id="1215" w:author="UTENTE" w:date="2020-06-30T12:34:00Z">
        <w:r w:rsidRPr="002A1B9A">
          <w:rPr>
            <w:lang w:val="en-US"/>
          </w:rPr>
          <w:lastRenderedPageBreak/>
          <w:t>n "His bratty question is one I've heard a lot before, so it doesn't exactly catch me off guard."</w:t>
        </w:r>
      </w:ins>
    </w:p>
    <w:p w14:paraId="1F91D471" w14:textId="77777777" w:rsidR="00D3659C" w:rsidRPr="002A1B9A" w:rsidRDefault="00D3659C" w:rsidP="00D3659C">
      <w:pPr>
        <w:pStyle w:val="Paragrafoelenco"/>
        <w:numPr>
          <w:ilvl w:val="0"/>
          <w:numId w:val="8"/>
        </w:numPr>
        <w:spacing w:line="600" w:lineRule="auto"/>
        <w:ind w:left="720"/>
        <w:rPr>
          <w:ins w:id="1216" w:author="UTENTE" w:date="2020-06-30T12:34:00Z"/>
          <w:lang w:val="en-US"/>
        </w:rPr>
      </w:pPr>
      <w:ins w:id="1217" w:author="UTENTE" w:date="2020-06-30T12:34:00Z">
        <w:r w:rsidRPr="002A1B9A">
          <w:rPr>
            <w:lang w:val="en-US"/>
          </w:rPr>
          <w:t>mcp "\"We're open during the day, too. Most people tend to come here when it's not, you know, 2:00 AM.\""</w:t>
        </w:r>
      </w:ins>
    </w:p>
    <w:p w14:paraId="388FA867" w14:textId="77777777" w:rsidR="00D3659C" w:rsidRPr="002A1B9A" w:rsidRDefault="00D3659C" w:rsidP="00D3659C">
      <w:pPr>
        <w:pStyle w:val="Paragrafoelenco"/>
        <w:numPr>
          <w:ilvl w:val="0"/>
          <w:numId w:val="8"/>
        </w:numPr>
        <w:spacing w:line="600" w:lineRule="auto"/>
        <w:ind w:left="720"/>
        <w:rPr>
          <w:ins w:id="1218" w:author="UTENTE" w:date="2020-06-30T12:34:00Z"/>
          <w:lang w:val="en-US"/>
        </w:rPr>
      </w:pPr>
      <w:ins w:id="1219" w:author="UTENTE" w:date="2020-06-30T12:34:00Z">
        <w:r w:rsidRPr="002A1B9A">
          <w:rPr>
            <w:lang w:val="en-US"/>
          </w:rPr>
          <w:t>u "\"Oh… yeah, I guess that makes sense.\""</w:t>
        </w:r>
      </w:ins>
    </w:p>
    <w:p w14:paraId="7A3C377A" w14:textId="77777777" w:rsidR="00D3659C" w:rsidRPr="002A1B9A" w:rsidRDefault="00D3659C" w:rsidP="00D3659C">
      <w:pPr>
        <w:pStyle w:val="Paragrafoelenco"/>
        <w:numPr>
          <w:ilvl w:val="0"/>
          <w:numId w:val="8"/>
        </w:numPr>
        <w:spacing w:line="600" w:lineRule="auto"/>
        <w:ind w:left="720"/>
        <w:rPr>
          <w:ins w:id="1220" w:author="UTENTE" w:date="2020-06-30T12:34:00Z"/>
          <w:lang w:val="en-US"/>
        </w:rPr>
      </w:pPr>
      <w:ins w:id="1221" w:author="UTENTE" w:date="2020-06-30T12:34:00Z">
        <w:r w:rsidRPr="002A1B9A">
          <w:rPr>
            <w:lang w:val="en-US"/>
          </w:rPr>
          <w:t>u "\"Isn't it boring when nobody comes in, though?\""</w:t>
        </w:r>
      </w:ins>
    </w:p>
    <w:p w14:paraId="73294F22" w14:textId="77777777" w:rsidR="00D3659C" w:rsidRPr="002A1B9A" w:rsidRDefault="00D3659C" w:rsidP="00D3659C">
      <w:pPr>
        <w:pStyle w:val="Paragrafoelenco"/>
        <w:numPr>
          <w:ilvl w:val="0"/>
          <w:numId w:val="8"/>
        </w:numPr>
        <w:spacing w:line="600" w:lineRule="auto"/>
        <w:ind w:left="720"/>
        <w:rPr>
          <w:ins w:id="1222" w:author="UTENTE" w:date="2020-06-30T12:34:00Z"/>
          <w:lang w:val="en-US"/>
        </w:rPr>
      </w:pPr>
      <w:ins w:id="1223" w:author="UTENTE" w:date="2020-06-30T12:34:00Z">
        <w:r w:rsidRPr="002A1B9A">
          <w:rPr>
            <w:lang w:val="en-US"/>
          </w:rPr>
          <w:t>mcp "\"…\""</w:t>
        </w:r>
      </w:ins>
    </w:p>
    <w:p w14:paraId="12CDC975" w14:textId="77777777" w:rsidR="00D3659C" w:rsidRPr="002A1B9A" w:rsidRDefault="00D3659C" w:rsidP="00D3659C">
      <w:pPr>
        <w:pStyle w:val="Paragrafoelenco"/>
        <w:numPr>
          <w:ilvl w:val="0"/>
          <w:numId w:val="8"/>
        </w:numPr>
        <w:spacing w:line="600" w:lineRule="auto"/>
        <w:ind w:left="720"/>
        <w:rPr>
          <w:ins w:id="1224" w:author="UTENTE" w:date="2020-06-30T12:34:00Z"/>
          <w:lang w:val="en-US"/>
        </w:rPr>
      </w:pPr>
      <w:ins w:id="1225" w:author="UTENTE" w:date="2020-06-30T12:34:00Z">
        <w:r w:rsidRPr="002A1B9A">
          <w:rPr>
            <w:lang w:val="en-US"/>
          </w:rPr>
          <w:t>n "He sounds so innocent and curious that my irritation melts away a little bit."</w:t>
        </w:r>
      </w:ins>
    </w:p>
    <w:p w14:paraId="7BB65BF3" w14:textId="77777777" w:rsidR="00D3659C" w:rsidRPr="002A1B9A" w:rsidRDefault="00D3659C" w:rsidP="00D3659C">
      <w:pPr>
        <w:pStyle w:val="Paragrafoelenco"/>
        <w:numPr>
          <w:ilvl w:val="0"/>
          <w:numId w:val="8"/>
        </w:numPr>
        <w:spacing w:line="600" w:lineRule="auto"/>
        <w:ind w:left="720"/>
        <w:rPr>
          <w:ins w:id="1226" w:author="UTENTE" w:date="2020-06-30T12:34:00Z"/>
          <w:lang w:val="en-US"/>
        </w:rPr>
      </w:pPr>
      <w:ins w:id="1227" w:author="UTENTE" w:date="2020-06-30T12:34:00Z">
        <w:r w:rsidRPr="002A1B9A">
          <w:rPr>
            <w:lang w:val="en-US"/>
          </w:rPr>
          <w:t>mcp "\"It's pretty damn boring. Most of our 'clientèle' at this hour are just a few folks who are high, drunk, or both.\""</w:t>
        </w:r>
      </w:ins>
    </w:p>
    <w:p w14:paraId="1DF2804D" w14:textId="77777777" w:rsidR="00D3659C" w:rsidRPr="002A1B9A" w:rsidRDefault="00D3659C" w:rsidP="00D3659C">
      <w:pPr>
        <w:pStyle w:val="Paragrafoelenco"/>
        <w:numPr>
          <w:ilvl w:val="0"/>
          <w:numId w:val="8"/>
        </w:numPr>
        <w:spacing w:line="600" w:lineRule="auto"/>
        <w:ind w:left="720"/>
        <w:rPr>
          <w:ins w:id="1228" w:author="UTENTE" w:date="2020-06-30T12:34:00Z"/>
          <w:lang w:val="en-US"/>
        </w:rPr>
      </w:pPr>
      <w:ins w:id="1229" w:author="UTENTE" w:date="2020-06-30T12:34:00Z">
        <w:r w:rsidRPr="002A1B9A">
          <w:rPr>
            <w:lang w:val="en-US"/>
          </w:rPr>
          <w:t>mcp "\"They don't make for great conversation partners, let me tell you.\""</w:t>
        </w:r>
      </w:ins>
    </w:p>
    <w:p w14:paraId="7B30C9BC" w14:textId="77777777" w:rsidR="00D3659C" w:rsidRPr="002A1B9A" w:rsidRDefault="00D3659C" w:rsidP="00D3659C">
      <w:pPr>
        <w:pStyle w:val="Paragrafoelenco"/>
        <w:numPr>
          <w:ilvl w:val="0"/>
          <w:numId w:val="8"/>
        </w:numPr>
        <w:spacing w:line="600" w:lineRule="auto"/>
        <w:ind w:left="720"/>
        <w:rPr>
          <w:ins w:id="1230" w:author="UTENTE" w:date="2020-06-30T12:34:00Z"/>
          <w:lang w:val="en-US"/>
        </w:rPr>
      </w:pPr>
      <w:ins w:id="1231" w:author="UTENTE" w:date="2020-06-30T12:34:00Z">
        <w:r w:rsidRPr="002A1B9A">
          <w:rPr>
            <w:lang w:val="en-US"/>
          </w:rPr>
          <w:t>u "\"…Hah.\""</w:t>
        </w:r>
      </w:ins>
    </w:p>
    <w:p w14:paraId="19B8213E" w14:textId="77777777" w:rsidR="00D3659C" w:rsidRPr="002A1B9A" w:rsidRDefault="00D3659C" w:rsidP="00D3659C">
      <w:pPr>
        <w:pStyle w:val="Paragrafoelenco"/>
        <w:numPr>
          <w:ilvl w:val="0"/>
          <w:numId w:val="8"/>
        </w:numPr>
        <w:spacing w:line="600" w:lineRule="auto"/>
        <w:ind w:left="720"/>
        <w:rPr>
          <w:ins w:id="1232" w:author="UTENTE" w:date="2020-06-30T12:34:00Z"/>
          <w:lang w:val="en-US"/>
        </w:rPr>
      </w:pPr>
      <w:ins w:id="1233" w:author="UTENTE" w:date="2020-06-30T12:34:00Z">
        <w:r w:rsidRPr="002A1B9A">
          <w:rPr>
            <w:lang w:val="en-US"/>
          </w:rPr>
          <w:t>n "The blond snickers, pulling his straw out of its wrapper and shoving it into his glass."</w:t>
        </w:r>
      </w:ins>
    </w:p>
    <w:p w14:paraId="47E00963" w14:textId="77777777" w:rsidR="00D3659C" w:rsidRPr="002A1B9A" w:rsidRDefault="00D3659C" w:rsidP="00D3659C">
      <w:pPr>
        <w:pStyle w:val="Paragrafoelenco"/>
        <w:numPr>
          <w:ilvl w:val="0"/>
          <w:numId w:val="8"/>
        </w:numPr>
        <w:spacing w:line="600" w:lineRule="auto"/>
        <w:ind w:left="720"/>
        <w:rPr>
          <w:ins w:id="1234" w:author="UTENTE" w:date="2020-06-30T12:34:00Z"/>
          <w:lang w:val="en-US"/>
        </w:rPr>
      </w:pPr>
      <w:ins w:id="1235" w:author="UTENTE" w:date="2020-06-30T12:34:00Z">
        <w:r w:rsidRPr="002A1B9A">
          <w:rPr>
            <w:lang w:val="en-US"/>
          </w:rPr>
          <w:t>n "He sips a bit of the soda, then idly swirls the straw around with one finger, propping his chin up on his hand."</w:t>
        </w:r>
      </w:ins>
    </w:p>
    <w:p w14:paraId="78D4E7D7" w14:textId="77777777" w:rsidR="00D3659C" w:rsidRPr="002A1B9A" w:rsidRDefault="00D3659C" w:rsidP="00D3659C">
      <w:pPr>
        <w:pStyle w:val="Paragrafoelenco"/>
        <w:numPr>
          <w:ilvl w:val="0"/>
          <w:numId w:val="8"/>
        </w:numPr>
        <w:spacing w:line="600" w:lineRule="auto"/>
        <w:ind w:left="720"/>
        <w:rPr>
          <w:ins w:id="1236" w:author="UTENTE" w:date="2020-06-30T12:34:00Z"/>
          <w:lang w:val="en-US"/>
        </w:rPr>
      </w:pPr>
      <w:ins w:id="1237" w:author="UTENTE" w:date="2020-06-30T12:34:00Z">
        <w:r w:rsidRPr="002A1B9A">
          <w:rPr>
            <w:lang w:val="en-US"/>
          </w:rPr>
          <w:t>n "His eyes are a lively, sparkling green, and they watch me with interest."</w:t>
        </w:r>
      </w:ins>
    </w:p>
    <w:p w14:paraId="1ACF0AE2" w14:textId="77777777" w:rsidR="00D3659C" w:rsidRPr="002A1B9A" w:rsidRDefault="00D3659C" w:rsidP="00D3659C">
      <w:pPr>
        <w:pStyle w:val="Paragrafoelenco"/>
        <w:numPr>
          <w:ilvl w:val="0"/>
          <w:numId w:val="8"/>
        </w:numPr>
        <w:spacing w:line="600" w:lineRule="auto"/>
        <w:ind w:left="720"/>
        <w:rPr>
          <w:ins w:id="1238" w:author="UTENTE" w:date="2020-06-30T12:34:00Z"/>
          <w:lang w:val="en-US"/>
        </w:rPr>
      </w:pPr>
      <w:ins w:id="1239" w:author="UTENTE" w:date="2020-06-30T12:34:00Z">
        <w:r w:rsidRPr="002A1B9A">
          <w:rPr>
            <w:lang w:val="en-US"/>
          </w:rPr>
          <w:t>u "\"How about any… weird types?\""</w:t>
        </w:r>
      </w:ins>
    </w:p>
    <w:p w14:paraId="13E1499C" w14:textId="77777777" w:rsidR="00D3659C" w:rsidRPr="002A1B9A" w:rsidRDefault="00D3659C" w:rsidP="00D3659C">
      <w:pPr>
        <w:pStyle w:val="Paragrafoelenco"/>
        <w:numPr>
          <w:ilvl w:val="0"/>
          <w:numId w:val="8"/>
        </w:numPr>
        <w:spacing w:line="600" w:lineRule="auto"/>
        <w:ind w:left="720"/>
        <w:rPr>
          <w:ins w:id="1240" w:author="UTENTE" w:date="2020-06-30T12:34:00Z"/>
          <w:lang w:val="en-US"/>
        </w:rPr>
      </w:pPr>
      <w:ins w:id="1241" w:author="UTENTE" w:date="2020-06-30T12:34:00Z">
        <w:r w:rsidRPr="002A1B9A">
          <w:rPr>
            <w:lang w:val="en-US"/>
          </w:rPr>
          <w:t>mcp "\"…Weird types? You'll have to be more specific than that.\""</w:t>
        </w:r>
        <w:r w:rsidRPr="002A1B9A">
          <w:rPr>
            <w:lang w:val="en-US"/>
          </w:rPr>
          <w:br w:type="page"/>
        </w:r>
      </w:ins>
    </w:p>
    <w:p w14:paraId="29815545" w14:textId="77777777" w:rsidR="00D3659C" w:rsidRPr="00224F9A" w:rsidRDefault="00D3659C" w:rsidP="00D3659C">
      <w:pPr>
        <w:pStyle w:val="Paragrafoelenco"/>
        <w:numPr>
          <w:ilvl w:val="0"/>
          <w:numId w:val="9"/>
        </w:numPr>
        <w:spacing w:line="600" w:lineRule="auto"/>
        <w:jc w:val="both"/>
        <w:rPr>
          <w:ins w:id="1242" w:author="UTENTE" w:date="2020-06-30T12:34:00Z"/>
          <w:lang w:val="it-IT"/>
        </w:rPr>
      </w:pPr>
      <w:ins w:id="1243" w:author="UTENTE" w:date="2020-06-30T12:34:00Z">
        <w:r w:rsidRPr="00224F9A">
          <w:rPr>
            <w:lang w:val="it-IT"/>
          </w:rPr>
          <w:lastRenderedPageBreak/>
          <w:t>n "La sua impertinente domanda l'ho già sentita un migliaio di volte, quindi non mi coglie esattamente di sorpresa."</w:t>
        </w:r>
      </w:ins>
    </w:p>
    <w:p w14:paraId="61B10803" w14:textId="77777777" w:rsidR="00D3659C" w:rsidRPr="00224F9A" w:rsidRDefault="00D3659C" w:rsidP="00D3659C">
      <w:pPr>
        <w:pStyle w:val="Paragrafoelenco"/>
        <w:numPr>
          <w:ilvl w:val="0"/>
          <w:numId w:val="9"/>
        </w:numPr>
        <w:spacing w:line="600" w:lineRule="auto"/>
        <w:jc w:val="both"/>
        <w:rPr>
          <w:ins w:id="1244" w:author="UTENTE" w:date="2020-06-30T12:34:00Z"/>
          <w:lang w:val="it-IT"/>
        </w:rPr>
      </w:pPr>
      <w:ins w:id="1245" w:author="UTENTE" w:date="2020-06-30T12:34:00Z">
        <w:r w:rsidRPr="00224F9A">
          <w:rPr>
            <w:lang w:val="it-IT"/>
          </w:rPr>
          <w:t>mcp "\"Siamo aperti anche di giorno. Molte persone tendono a venire, beh, quando non sono le 2 di notte.\""</w:t>
        </w:r>
      </w:ins>
    </w:p>
    <w:p w14:paraId="5F8D5406" w14:textId="77777777" w:rsidR="00D3659C" w:rsidRPr="00224F9A" w:rsidRDefault="00D3659C" w:rsidP="00D3659C">
      <w:pPr>
        <w:pStyle w:val="Paragrafoelenco"/>
        <w:numPr>
          <w:ilvl w:val="0"/>
          <w:numId w:val="9"/>
        </w:numPr>
        <w:spacing w:line="600" w:lineRule="auto"/>
        <w:jc w:val="both"/>
        <w:rPr>
          <w:ins w:id="1246" w:author="UTENTE" w:date="2020-06-30T12:34:00Z"/>
          <w:lang w:val="it-IT"/>
        </w:rPr>
      </w:pPr>
      <w:ins w:id="1247" w:author="UTENTE" w:date="2020-06-30T12:34:00Z">
        <w:r w:rsidRPr="00224F9A">
          <w:rPr>
            <w:lang w:val="it-IT"/>
          </w:rPr>
          <w:t>u "\"Oh… Sì, direi che ha senso.\""</w:t>
        </w:r>
      </w:ins>
    </w:p>
    <w:p w14:paraId="4BDD4A76" w14:textId="77777777" w:rsidR="00D3659C" w:rsidRPr="00224F9A" w:rsidRDefault="00D3659C" w:rsidP="00D3659C">
      <w:pPr>
        <w:pStyle w:val="Paragrafoelenco"/>
        <w:numPr>
          <w:ilvl w:val="0"/>
          <w:numId w:val="9"/>
        </w:numPr>
        <w:spacing w:line="600" w:lineRule="auto"/>
        <w:jc w:val="both"/>
        <w:rPr>
          <w:ins w:id="1248" w:author="UTENTE" w:date="2020-06-30T12:34:00Z"/>
          <w:lang w:val="it-IT"/>
        </w:rPr>
      </w:pPr>
      <w:ins w:id="1249" w:author="UTENTE" w:date="2020-06-30T12:34:00Z">
        <w:r w:rsidRPr="00224F9A">
          <w:rPr>
            <w:lang w:val="it-IT"/>
          </w:rPr>
          <w:t>u "Non è noioso quando non viene nessuno, però?"</w:t>
        </w:r>
      </w:ins>
    </w:p>
    <w:p w14:paraId="037E7A5F" w14:textId="77777777" w:rsidR="00D3659C" w:rsidRPr="00224F9A" w:rsidRDefault="00D3659C" w:rsidP="00D3659C">
      <w:pPr>
        <w:pStyle w:val="Paragrafoelenco"/>
        <w:numPr>
          <w:ilvl w:val="0"/>
          <w:numId w:val="9"/>
        </w:numPr>
        <w:spacing w:line="600" w:lineRule="auto"/>
        <w:jc w:val="both"/>
        <w:rPr>
          <w:ins w:id="1250" w:author="UTENTE" w:date="2020-06-30T12:34:00Z"/>
          <w:lang w:val="it-IT"/>
        </w:rPr>
      </w:pPr>
      <w:ins w:id="1251" w:author="UTENTE" w:date="2020-06-30T12:34:00Z">
        <w:r w:rsidRPr="00224F9A">
          <w:rPr>
            <w:lang w:val="it-IT"/>
          </w:rPr>
          <w:t>mcp "\"…\""</w:t>
        </w:r>
      </w:ins>
    </w:p>
    <w:p w14:paraId="26293866" w14:textId="77777777" w:rsidR="00D3659C" w:rsidRPr="00224F9A" w:rsidRDefault="00D3659C" w:rsidP="00D3659C">
      <w:pPr>
        <w:pStyle w:val="Paragrafoelenco"/>
        <w:numPr>
          <w:ilvl w:val="0"/>
          <w:numId w:val="9"/>
        </w:numPr>
        <w:spacing w:line="600" w:lineRule="auto"/>
        <w:jc w:val="both"/>
        <w:rPr>
          <w:ins w:id="1252" w:author="UTENTE" w:date="2020-06-30T12:34:00Z"/>
          <w:lang w:val="it-IT"/>
        </w:rPr>
      </w:pPr>
      <w:ins w:id="1253" w:author="UTENTE" w:date="2020-06-30T12:34:00Z">
        <w:r w:rsidRPr="00224F9A">
          <w:rPr>
            <w:lang w:val="it-IT"/>
          </w:rPr>
          <w:t>n "Sembra così innocente e curioso che mi si rilassano un po' i nervi."</w:t>
        </w:r>
      </w:ins>
    </w:p>
    <w:p w14:paraId="16656923" w14:textId="77777777" w:rsidR="00D3659C" w:rsidRPr="00224F9A" w:rsidRDefault="00D3659C" w:rsidP="00D3659C">
      <w:pPr>
        <w:pStyle w:val="Paragrafoelenco"/>
        <w:numPr>
          <w:ilvl w:val="0"/>
          <w:numId w:val="9"/>
        </w:numPr>
        <w:spacing w:line="600" w:lineRule="auto"/>
        <w:jc w:val="both"/>
        <w:rPr>
          <w:ins w:id="1254" w:author="UTENTE" w:date="2020-06-30T12:34:00Z"/>
          <w:lang w:val="it-IT"/>
        </w:rPr>
      </w:pPr>
      <w:ins w:id="1255" w:author="UTENTE" w:date="2020-06-30T12:34:00Z">
        <w:r w:rsidRPr="00224F9A">
          <w:rPr>
            <w:lang w:val="it-IT"/>
          </w:rPr>
          <w:t>mcp "\"È davvero noiosissimo. Gran parte della nostra clientela a quest'ora è composta da qualche tizio drogato, ubriaco o entrambe le cose.\""</w:t>
        </w:r>
      </w:ins>
    </w:p>
    <w:p w14:paraId="4B7F3383" w14:textId="77777777" w:rsidR="00D3659C" w:rsidRPr="00224F9A" w:rsidRDefault="00D3659C" w:rsidP="00D3659C">
      <w:pPr>
        <w:pStyle w:val="Paragrafoelenco"/>
        <w:numPr>
          <w:ilvl w:val="0"/>
          <w:numId w:val="9"/>
        </w:numPr>
        <w:spacing w:line="600" w:lineRule="auto"/>
        <w:jc w:val="both"/>
        <w:rPr>
          <w:ins w:id="1256" w:author="UTENTE" w:date="2020-06-30T12:34:00Z"/>
          <w:lang w:val="it-IT"/>
        </w:rPr>
      </w:pPr>
      <w:ins w:id="1257" w:author="UTENTE" w:date="2020-06-30T12:34:00Z">
        <w:r w:rsidRPr="00224F9A">
          <w:rPr>
            <w:lang w:val="it-IT"/>
          </w:rPr>
          <w:t>mcp "\"Non sono le persone migliori con cui intraprendere una conversazione, fattelo dire.\""</w:t>
        </w:r>
      </w:ins>
    </w:p>
    <w:p w14:paraId="69E81396" w14:textId="77777777" w:rsidR="00D3659C" w:rsidRPr="00224F9A" w:rsidRDefault="00D3659C" w:rsidP="00D3659C">
      <w:pPr>
        <w:pStyle w:val="Paragrafoelenco"/>
        <w:numPr>
          <w:ilvl w:val="0"/>
          <w:numId w:val="9"/>
        </w:numPr>
        <w:spacing w:line="600" w:lineRule="auto"/>
        <w:jc w:val="both"/>
        <w:rPr>
          <w:ins w:id="1258" w:author="UTENTE" w:date="2020-06-30T12:34:00Z"/>
          <w:lang w:val="it-IT"/>
        </w:rPr>
      </w:pPr>
      <w:ins w:id="1259" w:author="UTENTE" w:date="2020-06-30T12:34:00Z">
        <w:r w:rsidRPr="00224F9A">
          <w:rPr>
            <w:lang w:val="it-IT"/>
          </w:rPr>
          <w:t>u "\"…Ah.\""</w:t>
        </w:r>
      </w:ins>
    </w:p>
    <w:p w14:paraId="07444A05" w14:textId="77777777" w:rsidR="00D3659C" w:rsidRPr="00224F9A" w:rsidRDefault="00D3659C" w:rsidP="00D3659C">
      <w:pPr>
        <w:pStyle w:val="Paragrafoelenco"/>
        <w:numPr>
          <w:ilvl w:val="0"/>
          <w:numId w:val="9"/>
        </w:numPr>
        <w:spacing w:line="600" w:lineRule="auto"/>
        <w:jc w:val="both"/>
        <w:rPr>
          <w:ins w:id="1260" w:author="UTENTE" w:date="2020-06-30T12:34:00Z"/>
          <w:lang w:val="it-IT"/>
        </w:rPr>
      </w:pPr>
      <w:ins w:id="1261" w:author="UTENTE" w:date="2020-06-30T12:34:00Z">
        <w:r w:rsidRPr="00224F9A">
          <w:rPr>
            <w:lang w:val="it-IT"/>
          </w:rPr>
          <w:t>n "Il biondino sogghigna, tirando fuori la cannuccia dalla carta e ficcandola nel bicchiere."</w:t>
        </w:r>
      </w:ins>
    </w:p>
    <w:p w14:paraId="61D86433" w14:textId="77777777" w:rsidR="00D3659C" w:rsidRPr="00224F9A" w:rsidRDefault="00D3659C" w:rsidP="00D3659C">
      <w:pPr>
        <w:pStyle w:val="Paragrafoelenco"/>
        <w:numPr>
          <w:ilvl w:val="0"/>
          <w:numId w:val="9"/>
        </w:numPr>
        <w:spacing w:line="600" w:lineRule="auto"/>
        <w:jc w:val="both"/>
        <w:rPr>
          <w:ins w:id="1262" w:author="UTENTE" w:date="2020-06-30T12:34:00Z"/>
          <w:lang w:val="it-IT"/>
        </w:rPr>
      </w:pPr>
      <w:ins w:id="1263" w:author="UTENTE" w:date="2020-06-30T12:34:00Z">
        <w:r w:rsidRPr="00224F9A">
          <w:rPr>
            <w:lang w:val="it-IT"/>
          </w:rPr>
          <w:t>n "Sorseggia un po' la sua bibita, poi si mette a rigirare pigramente la cannuccia con un dito, poggiando il mento su una mano."</w:t>
        </w:r>
      </w:ins>
    </w:p>
    <w:p w14:paraId="4588F62F" w14:textId="77777777" w:rsidR="00D3659C" w:rsidRPr="00224F9A" w:rsidRDefault="00D3659C" w:rsidP="00D3659C">
      <w:pPr>
        <w:pStyle w:val="Paragrafoelenco"/>
        <w:numPr>
          <w:ilvl w:val="0"/>
          <w:numId w:val="9"/>
        </w:numPr>
        <w:spacing w:line="600" w:lineRule="auto"/>
        <w:jc w:val="both"/>
        <w:rPr>
          <w:ins w:id="1264" w:author="UTENTE" w:date="2020-06-30T12:34:00Z"/>
          <w:lang w:val="it-IT"/>
        </w:rPr>
      </w:pPr>
      <w:ins w:id="1265" w:author="UTENTE" w:date="2020-06-30T12:34:00Z">
        <w:r w:rsidRPr="00224F9A">
          <w:rPr>
            <w:lang w:val="it-IT"/>
          </w:rPr>
          <w:t>n "I suoi occhi sono di un vivace verde brillante e mi guardano con interesse."</w:t>
        </w:r>
      </w:ins>
    </w:p>
    <w:p w14:paraId="32593401" w14:textId="77777777" w:rsidR="00D3659C" w:rsidRPr="00224F9A" w:rsidRDefault="00D3659C" w:rsidP="00D3659C">
      <w:pPr>
        <w:pStyle w:val="Paragrafoelenco"/>
        <w:numPr>
          <w:ilvl w:val="0"/>
          <w:numId w:val="9"/>
        </w:numPr>
        <w:spacing w:line="600" w:lineRule="auto"/>
        <w:jc w:val="both"/>
        <w:rPr>
          <w:ins w:id="1266" w:author="UTENTE" w:date="2020-06-30T12:34:00Z"/>
          <w:lang w:val="it-IT"/>
        </w:rPr>
      </w:pPr>
      <w:ins w:id="1267" w:author="UTENTE" w:date="2020-06-30T12:34:00Z">
        <w:r w:rsidRPr="00224F9A">
          <w:rPr>
            <w:lang w:val="it-IT"/>
          </w:rPr>
          <w:t>u "\"Viene anche… qualche tipo strano?\""</w:t>
        </w:r>
      </w:ins>
    </w:p>
    <w:p w14:paraId="39786F67" w14:textId="1CBE01D3" w:rsidR="00D3659C" w:rsidRPr="00D3659C" w:rsidRDefault="00D3659C" w:rsidP="00D3659C">
      <w:pPr>
        <w:pStyle w:val="Paragrafoelenco"/>
        <w:numPr>
          <w:ilvl w:val="0"/>
          <w:numId w:val="9"/>
        </w:numPr>
        <w:rPr>
          <w:ins w:id="1268" w:author="UTENTE" w:date="2020-06-30T12:27:00Z"/>
          <w:rPrChange w:id="1269" w:author="UTENTE" w:date="2020-06-30T12:34:00Z">
            <w:rPr>
              <w:ins w:id="1270" w:author="UTENTE" w:date="2020-06-30T12:27:00Z"/>
              <w:lang w:val="en-US"/>
            </w:rPr>
          </w:rPrChange>
        </w:rPr>
        <w:pPrChange w:id="1271" w:author="UTENTE" w:date="2020-06-30T12:34:00Z">
          <w:pPr>
            <w:spacing w:line="240" w:lineRule="auto"/>
            <w:jc w:val="left"/>
          </w:pPr>
        </w:pPrChange>
      </w:pPr>
      <w:ins w:id="1272" w:author="UTENTE" w:date="2020-06-30T12:34:00Z">
        <w:r w:rsidRPr="00224F9A">
          <w:t>mcp "\"…Tipo strano? Dovresti essere più specifico di così.\""</w:t>
        </w:r>
      </w:ins>
      <w:ins w:id="1273" w:author="UTENTE" w:date="2020-06-30T12:27:00Z">
        <w:r w:rsidRPr="00D3659C">
          <w:rPr>
            <w:rPrChange w:id="1274" w:author="UTENTE" w:date="2020-06-30T12:34:00Z">
              <w:rPr>
                <w:lang w:val="en-US"/>
              </w:rPr>
            </w:rPrChange>
          </w:rPr>
          <w:br w:type="page"/>
        </w:r>
      </w:ins>
    </w:p>
    <w:p w14:paraId="0F1E6EC1" w14:textId="462B5258" w:rsidR="00D3659C" w:rsidRPr="00D3659C" w:rsidRDefault="00D3659C" w:rsidP="00D3659C">
      <w:pPr>
        <w:pStyle w:val="Paragrafoelenco"/>
        <w:numPr>
          <w:ilvl w:val="0"/>
          <w:numId w:val="8"/>
        </w:numPr>
        <w:spacing w:line="600" w:lineRule="auto"/>
        <w:ind w:left="720"/>
        <w:rPr>
          <w:ins w:id="1275" w:author="UTENTE" w:date="2020-06-30T12:35:00Z"/>
          <w:rFonts w:ascii="Calibri" w:eastAsia="Calibri" w:hAnsi="Calibri" w:cs="Times New Roman"/>
          <w:lang w:val="en-US"/>
        </w:rPr>
      </w:pPr>
      <w:ins w:id="1276" w:author="UTENTE" w:date="2020-06-30T12:35:00Z">
        <w:r w:rsidRPr="00D3659C">
          <w:rPr>
            <w:rFonts w:ascii="Calibri" w:eastAsia="Calibri" w:hAnsi="Calibri" w:cs="Times New Roman"/>
            <w:lang w:val="en-US"/>
          </w:rPr>
          <w:lastRenderedPageBreak/>
          <w:t>u "\"…\""</w:t>
        </w:r>
      </w:ins>
    </w:p>
    <w:p w14:paraId="1D8B9ECF" w14:textId="77777777" w:rsidR="00D3659C" w:rsidRPr="00D3659C" w:rsidRDefault="00D3659C" w:rsidP="00D3659C">
      <w:pPr>
        <w:numPr>
          <w:ilvl w:val="0"/>
          <w:numId w:val="8"/>
        </w:numPr>
        <w:spacing w:line="600" w:lineRule="auto"/>
        <w:ind w:left="720"/>
        <w:contextualSpacing/>
        <w:jc w:val="left"/>
        <w:rPr>
          <w:ins w:id="1277" w:author="UTENTE" w:date="2020-06-30T12:35:00Z"/>
          <w:rFonts w:ascii="Calibri" w:eastAsia="Calibri" w:hAnsi="Calibri" w:cs="Times New Roman"/>
          <w:lang w:val="en-US"/>
        </w:rPr>
      </w:pPr>
      <w:ins w:id="1278" w:author="UTENTE" w:date="2020-06-30T12:35:00Z">
        <w:r w:rsidRPr="00D3659C">
          <w:rPr>
            <w:rFonts w:ascii="Calibri" w:eastAsia="Calibri" w:hAnsi="Calibri" w:cs="Times New Roman"/>
            <w:lang w:val="en-US"/>
          </w:rPr>
          <w:t>n "Rolling his eyes, he pauses for a moment, as if he's thinking over his words more carefully."</w:t>
        </w:r>
      </w:ins>
    </w:p>
    <w:p w14:paraId="105823A0" w14:textId="77777777" w:rsidR="00D3659C" w:rsidRPr="00D3659C" w:rsidRDefault="00D3659C" w:rsidP="00D3659C">
      <w:pPr>
        <w:numPr>
          <w:ilvl w:val="0"/>
          <w:numId w:val="8"/>
        </w:numPr>
        <w:spacing w:line="600" w:lineRule="auto"/>
        <w:ind w:left="720"/>
        <w:contextualSpacing/>
        <w:jc w:val="left"/>
        <w:rPr>
          <w:ins w:id="1279" w:author="UTENTE" w:date="2020-06-30T12:35:00Z"/>
          <w:rFonts w:ascii="Calibri" w:eastAsia="Calibri" w:hAnsi="Calibri" w:cs="Times New Roman"/>
          <w:lang w:val="en-US"/>
        </w:rPr>
      </w:pPr>
      <w:ins w:id="1280" w:author="UTENTE" w:date="2020-06-30T12:35:00Z">
        <w:r w:rsidRPr="00D3659C">
          <w:rPr>
            <w:rFonts w:ascii="Calibri" w:eastAsia="Calibri" w:hAnsi="Calibri" w:cs="Times New Roman"/>
            <w:lang w:val="en-US"/>
          </w:rPr>
          <w:t>u "\"Like… people who don't really fit in.\""</w:t>
        </w:r>
      </w:ins>
    </w:p>
    <w:p w14:paraId="205B5BFC" w14:textId="77777777" w:rsidR="00D3659C" w:rsidRPr="00D3659C" w:rsidRDefault="00D3659C" w:rsidP="00D3659C">
      <w:pPr>
        <w:numPr>
          <w:ilvl w:val="0"/>
          <w:numId w:val="8"/>
        </w:numPr>
        <w:spacing w:line="600" w:lineRule="auto"/>
        <w:ind w:left="720"/>
        <w:contextualSpacing/>
        <w:jc w:val="left"/>
        <w:rPr>
          <w:ins w:id="1281" w:author="UTENTE" w:date="2020-06-30T12:35:00Z"/>
          <w:rFonts w:ascii="Calibri" w:eastAsia="Calibri" w:hAnsi="Calibri" w:cs="Times New Roman"/>
          <w:lang w:val="en-US"/>
        </w:rPr>
      </w:pPr>
      <w:ins w:id="1282" w:author="UTENTE" w:date="2020-06-30T12:35:00Z">
        <w:r w:rsidRPr="00D3659C">
          <w:rPr>
            <w:rFonts w:ascii="Calibri" w:eastAsia="Calibri" w:hAnsi="Calibri" w:cs="Times New Roman"/>
            <w:lang w:val="en-US"/>
          </w:rPr>
          <w:t>u "\"Don't order food or anything like that, just kind of lurk around, act shady… that type.\""</w:t>
        </w:r>
      </w:ins>
    </w:p>
    <w:p w14:paraId="6BE4A87D" w14:textId="77777777" w:rsidR="00D3659C" w:rsidRPr="00D3659C" w:rsidRDefault="00D3659C" w:rsidP="00D3659C">
      <w:pPr>
        <w:numPr>
          <w:ilvl w:val="0"/>
          <w:numId w:val="8"/>
        </w:numPr>
        <w:spacing w:line="600" w:lineRule="auto"/>
        <w:ind w:left="720"/>
        <w:contextualSpacing/>
        <w:jc w:val="left"/>
        <w:rPr>
          <w:ins w:id="1283" w:author="UTENTE" w:date="2020-06-30T12:35:00Z"/>
          <w:rFonts w:ascii="Calibri" w:eastAsia="Calibri" w:hAnsi="Calibri" w:cs="Times New Roman"/>
          <w:lang w:val="en-US"/>
        </w:rPr>
      </w:pPr>
      <w:ins w:id="1284" w:author="UTENTE" w:date="2020-06-30T12:35:00Z">
        <w:r w:rsidRPr="00D3659C">
          <w:rPr>
            <w:rFonts w:ascii="Calibri" w:eastAsia="Calibri" w:hAnsi="Calibri" w:cs="Times New Roman"/>
            <w:lang w:val="en-US"/>
          </w:rPr>
          <w:t>mcp "\"…\""</w:t>
        </w:r>
      </w:ins>
    </w:p>
    <w:p w14:paraId="3E20AA5D" w14:textId="77777777" w:rsidR="00D3659C" w:rsidRPr="00D3659C" w:rsidRDefault="00D3659C" w:rsidP="00D3659C">
      <w:pPr>
        <w:numPr>
          <w:ilvl w:val="0"/>
          <w:numId w:val="8"/>
        </w:numPr>
        <w:spacing w:line="600" w:lineRule="auto"/>
        <w:ind w:left="720"/>
        <w:contextualSpacing/>
        <w:jc w:val="left"/>
        <w:rPr>
          <w:ins w:id="1285" w:author="UTENTE" w:date="2020-06-30T12:35:00Z"/>
          <w:rFonts w:ascii="Calibri" w:eastAsia="Calibri" w:hAnsi="Calibri" w:cs="Times New Roman"/>
          <w:lang w:val="en-US"/>
        </w:rPr>
      </w:pPr>
      <w:ins w:id="1286" w:author="UTENTE" w:date="2020-06-30T12:35:00Z">
        <w:r w:rsidRPr="00D3659C">
          <w:rPr>
            <w:rFonts w:ascii="Calibri" w:eastAsia="Calibri" w:hAnsi="Calibri" w:cs="Times New Roman"/>
            <w:lang w:val="en-US"/>
          </w:rPr>
          <w:t>n "At the blond's description, I find my gaze shifting towards the hoodie-wearing man in the corner."</w:t>
        </w:r>
      </w:ins>
    </w:p>
    <w:p w14:paraId="06347B72" w14:textId="77777777" w:rsidR="00D3659C" w:rsidRPr="00D3659C" w:rsidRDefault="00D3659C" w:rsidP="00D3659C">
      <w:pPr>
        <w:numPr>
          <w:ilvl w:val="0"/>
          <w:numId w:val="8"/>
        </w:numPr>
        <w:spacing w:line="600" w:lineRule="auto"/>
        <w:ind w:left="720"/>
        <w:contextualSpacing/>
        <w:jc w:val="left"/>
        <w:rPr>
          <w:ins w:id="1287" w:author="UTENTE" w:date="2020-06-30T12:35:00Z"/>
          <w:rFonts w:ascii="Calibri" w:eastAsia="Calibri" w:hAnsi="Calibri" w:cs="Times New Roman"/>
          <w:lang w:val="en-US"/>
        </w:rPr>
      </w:pPr>
      <w:ins w:id="1288" w:author="UTENTE" w:date="2020-06-30T12:35:00Z">
        <w:r w:rsidRPr="00D3659C">
          <w:rPr>
            <w:rFonts w:ascii="Calibri" w:eastAsia="Calibri" w:hAnsi="Calibri" w:cs="Times New Roman"/>
            <w:lang w:val="en-US"/>
          </w:rPr>
          <w:t>n "–He's looking my way, too, and our eyes suddenly meet."</w:t>
        </w:r>
      </w:ins>
    </w:p>
    <w:p w14:paraId="267066BC" w14:textId="77777777" w:rsidR="00D3659C" w:rsidRPr="00D3659C" w:rsidRDefault="00D3659C" w:rsidP="00D3659C">
      <w:pPr>
        <w:numPr>
          <w:ilvl w:val="0"/>
          <w:numId w:val="8"/>
        </w:numPr>
        <w:spacing w:line="600" w:lineRule="auto"/>
        <w:ind w:left="720"/>
        <w:contextualSpacing/>
        <w:jc w:val="left"/>
        <w:rPr>
          <w:ins w:id="1289" w:author="UTENTE" w:date="2020-06-30T12:35:00Z"/>
          <w:rFonts w:ascii="Calibri" w:eastAsia="Calibri" w:hAnsi="Calibri" w:cs="Times New Roman"/>
          <w:lang w:val="en-US"/>
        </w:rPr>
      </w:pPr>
      <w:ins w:id="1290" w:author="UTENTE" w:date="2020-06-30T12:35:00Z">
        <w:r w:rsidRPr="00D3659C">
          <w:rPr>
            <w:rFonts w:ascii="Calibri" w:eastAsia="Calibri" w:hAnsi="Calibri" w:cs="Times New Roman"/>
            <w:lang w:val="en-US"/>
          </w:rPr>
          <w:t>n "Well, he definitely matches the 'type' this kid is talking about, but…{w} there's no reason for me to say that."</w:t>
        </w:r>
      </w:ins>
    </w:p>
    <w:p w14:paraId="4121F51E" w14:textId="77777777" w:rsidR="00D3659C" w:rsidRPr="00D3659C" w:rsidRDefault="00D3659C" w:rsidP="00D3659C">
      <w:pPr>
        <w:numPr>
          <w:ilvl w:val="0"/>
          <w:numId w:val="8"/>
        </w:numPr>
        <w:spacing w:line="600" w:lineRule="auto"/>
        <w:ind w:left="720"/>
        <w:contextualSpacing/>
        <w:jc w:val="left"/>
        <w:rPr>
          <w:ins w:id="1291" w:author="UTENTE" w:date="2020-06-30T12:35:00Z"/>
          <w:rFonts w:ascii="Calibri" w:eastAsia="Calibri" w:hAnsi="Calibri" w:cs="Times New Roman"/>
          <w:lang w:val="en-US"/>
        </w:rPr>
      </w:pPr>
      <w:ins w:id="1292" w:author="UTENTE" w:date="2020-06-30T12:35:00Z">
        <w:r w:rsidRPr="00D3659C">
          <w:rPr>
            <w:rFonts w:ascii="Calibri" w:eastAsia="Calibri" w:hAnsi="Calibri" w:cs="Times New Roman"/>
            <w:lang w:val="en-US"/>
          </w:rPr>
          <w:t>n "Besides, it's not as if we usually get customers like him. In fact, it's the first time I've ever seen someone who didn't know how to drink coffee."</w:t>
        </w:r>
      </w:ins>
    </w:p>
    <w:p w14:paraId="4EC549ED" w14:textId="77777777" w:rsidR="00D3659C" w:rsidRPr="00D3659C" w:rsidRDefault="00D3659C" w:rsidP="00D3659C">
      <w:pPr>
        <w:numPr>
          <w:ilvl w:val="0"/>
          <w:numId w:val="8"/>
        </w:numPr>
        <w:spacing w:line="600" w:lineRule="auto"/>
        <w:ind w:left="720"/>
        <w:contextualSpacing/>
        <w:jc w:val="left"/>
        <w:rPr>
          <w:ins w:id="1293" w:author="UTENTE" w:date="2020-06-30T12:35:00Z"/>
          <w:rFonts w:ascii="Calibri" w:eastAsia="Calibri" w:hAnsi="Calibri" w:cs="Times New Roman"/>
          <w:lang w:val="en-US"/>
        </w:rPr>
      </w:pPr>
      <w:ins w:id="1294" w:author="UTENTE" w:date="2020-06-30T12:35:00Z">
        <w:r w:rsidRPr="00D3659C">
          <w:rPr>
            <w:rFonts w:ascii="Calibri" w:eastAsia="Calibri" w:hAnsi="Calibri" w:cs="Times New Roman"/>
            <w:lang w:val="en-US"/>
          </w:rPr>
          <w:t>mc "\"…No, I can't say I've seen anyone like that come in here.\""</w:t>
        </w:r>
      </w:ins>
    </w:p>
    <w:p w14:paraId="01B1F4A0" w14:textId="77777777" w:rsidR="00D3659C" w:rsidRPr="00D3659C" w:rsidRDefault="00D3659C" w:rsidP="00D3659C">
      <w:pPr>
        <w:numPr>
          <w:ilvl w:val="0"/>
          <w:numId w:val="8"/>
        </w:numPr>
        <w:spacing w:line="600" w:lineRule="auto"/>
        <w:ind w:left="720"/>
        <w:contextualSpacing/>
        <w:jc w:val="left"/>
        <w:rPr>
          <w:ins w:id="1295" w:author="UTENTE" w:date="2020-06-30T12:35:00Z"/>
          <w:rFonts w:ascii="Calibri" w:eastAsia="Calibri" w:hAnsi="Calibri" w:cs="Times New Roman"/>
          <w:lang w:val="en-US"/>
        </w:rPr>
      </w:pPr>
      <w:ins w:id="1296" w:author="UTENTE" w:date="2020-06-30T12:35:00Z">
        <w:r w:rsidRPr="00D3659C">
          <w:rPr>
            <w:rFonts w:ascii="Calibri" w:eastAsia="Calibri" w:hAnsi="Calibri" w:cs="Times New Roman"/>
            <w:lang w:val="en-US"/>
          </w:rPr>
          <w:t>mc "\"Maybe they hang out in the seedier parts of town. If you can {i}get{/i} seedier than this area, that is.\""</w:t>
        </w:r>
      </w:ins>
    </w:p>
    <w:p w14:paraId="23024457" w14:textId="77777777" w:rsidR="00D3659C" w:rsidRPr="00D3659C" w:rsidRDefault="00D3659C" w:rsidP="00D3659C">
      <w:pPr>
        <w:numPr>
          <w:ilvl w:val="0"/>
          <w:numId w:val="8"/>
        </w:numPr>
        <w:spacing w:line="600" w:lineRule="auto"/>
        <w:ind w:left="720"/>
        <w:contextualSpacing/>
        <w:jc w:val="left"/>
        <w:rPr>
          <w:ins w:id="1297" w:author="UTENTE" w:date="2020-06-30T12:35:00Z"/>
          <w:rFonts w:ascii="Calibri" w:eastAsia="Calibri" w:hAnsi="Calibri" w:cs="Times New Roman"/>
          <w:lang w:val="en-US"/>
        </w:rPr>
      </w:pPr>
      <w:ins w:id="1298" w:author="UTENTE" w:date="2020-06-30T12:35:00Z">
        <w:r w:rsidRPr="00D3659C">
          <w:rPr>
            <w:rFonts w:ascii="Calibri" w:eastAsia="Calibri" w:hAnsi="Calibri" w:cs="Times New Roman"/>
            <w:lang w:val="en-US"/>
          </w:rPr>
          <w:t>udp "\"…\""</w:t>
        </w:r>
        <w:r w:rsidRPr="00D3659C">
          <w:rPr>
            <w:rFonts w:ascii="Calibri" w:eastAsia="Calibri" w:hAnsi="Calibri" w:cs="Times New Roman"/>
            <w:lang w:val="en-US"/>
          </w:rPr>
          <w:br w:type="page"/>
        </w:r>
      </w:ins>
    </w:p>
    <w:p w14:paraId="1F69F9EA" w14:textId="77777777" w:rsidR="002414EB" w:rsidRPr="00224F9A" w:rsidRDefault="002414EB" w:rsidP="002414EB">
      <w:pPr>
        <w:pStyle w:val="Paragrafoelenco"/>
        <w:numPr>
          <w:ilvl w:val="0"/>
          <w:numId w:val="9"/>
        </w:numPr>
        <w:spacing w:line="600" w:lineRule="auto"/>
        <w:jc w:val="both"/>
        <w:rPr>
          <w:ins w:id="1299" w:author="UTENTE" w:date="2020-06-30T12:35:00Z"/>
          <w:lang w:val="it-IT"/>
        </w:rPr>
      </w:pPr>
      <w:ins w:id="1300" w:author="UTENTE" w:date="2020-06-30T12:35:00Z">
        <w:r w:rsidRPr="00224F9A">
          <w:rPr>
            <w:lang w:val="it-IT"/>
          </w:rPr>
          <w:lastRenderedPageBreak/>
          <w:t>u "\"…\""</w:t>
        </w:r>
      </w:ins>
    </w:p>
    <w:p w14:paraId="3FA53B6F" w14:textId="77777777" w:rsidR="002414EB" w:rsidRPr="00224F9A" w:rsidRDefault="002414EB" w:rsidP="002414EB">
      <w:pPr>
        <w:pStyle w:val="Paragrafoelenco"/>
        <w:numPr>
          <w:ilvl w:val="0"/>
          <w:numId w:val="9"/>
        </w:numPr>
        <w:spacing w:line="600" w:lineRule="auto"/>
        <w:jc w:val="both"/>
        <w:rPr>
          <w:ins w:id="1301" w:author="UTENTE" w:date="2020-06-30T12:35:00Z"/>
          <w:lang w:val="it-IT"/>
        </w:rPr>
      </w:pPr>
      <w:ins w:id="1302" w:author="UTENTE" w:date="2020-06-30T12:35:00Z">
        <w:r w:rsidRPr="00224F9A">
          <w:rPr>
            <w:lang w:val="it-IT"/>
          </w:rPr>
          <w:t>n "Alzando gli occhi al cielo, si ferma per un momento, come se stesse valutando a fondo le parole da pronunciare."</w:t>
        </w:r>
      </w:ins>
    </w:p>
    <w:p w14:paraId="40E5D85B" w14:textId="77777777" w:rsidR="002414EB" w:rsidRPr="00224F9A" w:rsidRDefault="002414EB" w:rsidP="002414EB">
      <w:pPr>
        <w:pStyle w:val="Paragrafoelenco"/>
        <w:numPr>
          <w:ilvl w:val="0"/>
          <w:numId w:val="9"/>
        </w:numPr>
        <w:spacing w:line="600" w:lineRule="auto"/>
        <w:jc w:val="both"/>
        <w:rPr>
          <w:ins w:id="1303" w:author="UTENTE" w:date="2020-06-30T12:35:00Z"/>
          <w:lang w:val="it-IT"/>
        </w:rPr>
      </w:pPr>
      <w:ins w:id="1304" w:author="UTENTE" w:date="2020-06-30T12:35:00Z">
        <w:r w:rsidRPr="00224F9A">
          <w:rPr>
            <w:lang w:val="it-IT"/>
          </w:rPr>
          <w:t>u "\"Tipo… persone fuori dal comune, un po' disadattate magari.\""</w:t>
        </w:r>
      </w:ins>
    </w:p>
    <w:p w14:paraId="4CA9FC64" w14:textId="77777777" w:rsidR="002414EB" w:rsidRPr="00224F9A" w:rsidRDefault="002414EB" w:rsidP="002414EB">
      <w:pPr>
        <w:pStyle w:val="Paragrafoelenco"/>
        <w:numPr>
          <w:ilvl w:val="0"/>
          <w:numId w:val="9"/>
        </w:numPr>
        <w:spacing w:line="600" w:lineRule="auto"/>
        <w:jc w:val="both"/>
        <w:rPr>
          <w:ins w:id="1305" w:author="UTENTE" w:date="2020-06-30T12:35:00Z"/>
          <w:lang w:val="it-IT"/>
        </w:rPr>
      </w:pPr>
      <w:ins w:id="1306" w:author="UTENTE" w:date="2020-06-30T12:35:00Z">
        <w:r w:rsidRPr="00224F9A">
          <w:rPr>
            <w:lang w:val="it-IT"/>
          </w:rPr>
          <w:t>u "Che non ordinano il cibo o cose del genere. Stanno semplicemente appostati qui, sospetti… quel tipo di persone.\""</w:t>
        </w:r>
      </w:ins>
    </w:p>
    <w:p w14:paraId="3044604C" w14:textId="77777777" w:rsidR="002414EB" w:rsidRPr="00224F9A" w:rsidRDefault="002414EB" w:rsidP="002414EB">
      <w:pPr>
        <w:pStyle w:val="Paragrafoelenco"/>
        <w:numPr>
          <w:ilvl w:val="0"/>
          <w:numId w:val="9"/>
        </w:numPr>
        <w:spacing w:line="600" w:lineRule="auto"/>
        <w:jc w:val="both"/>
        <w:rPr>
          <w:ins w:id="1307" w:author="UTENTE" w:date="2020-06-30T12:35:00Z"/>
          <w:lang w:val="it-IT"/>
        </w:rPr>
      </w:pPr>
      <w:ins w:id="1308" w:author="UTENTE" w:date="2020-06-30T12:35:00Z">
        <w:r w:rsidRPr="00224F9A">
          <w:rPr>
            <w:lang w:val="it-IT"/>
          </w:rPr>
          <w:t>mcp "\"…\""</w:t>
        </w:r>
      </w:ins>
    </w:p>
    <w:p w14:paraId="4A2F0087" w14:textId="77777777" w:rsidR="002414EB" w:rsidRPr="00224F9A" w:rsidRDefault="002414EB" w:rsidP="002414EB">
      <w:pPr>
        <w:pStyle w:val="Paragrafoelenco"/>
        <w:numPr>
          <w:ilvl w:val="0"/>
          <w:numId w:val="9"/>
        </w:numPr>
        <w:spacing w:line="600" w:lineRule="auto"/>
        <w:jc w:val="both"/>
        <w:rPr>
          <w:ins w:id="1309" w:author="UTENTE" w:date="2020-06-30T12:35:00Z"/>
          <w:lang w:val="it-IT"/>
        </w:rPr>
      </w:pPr>
      <w:ins w:id="1310" w:author="UTENTE" w:date="2020-06-30T12:35:00Z">
        <w:r w:rsidRPr="00224F9A">
          <w:rPr>
            <w:lang w:val="it-IT"/>
          </w:rPr>
          <w:t>n "Alla descrizione del biondino, mi ritrovo a poggiare lo sguardo sul ragazzo con la felpa seduto all'angolo."</w:t>
        </w:r>
      </w:ins>
    </w:p>
    <w:p w14:paraId="0834085F" w14:textId="77777777" w:rsidR="002414EB" w:rsidRPr="00224F9A" w:rsidRDefault="002414EB" w:rsidP="002414EB">
      <w:pPr>
        <w:pStyle w:val="Paragrafoelenco"/>
        <w:numPr>
          <w:ilvl w:val="0"/>
          <w:numId w:val="9"/>
        </w:numPr>
        <w:spacing w:line="600" w:lineRule="auto"/>
        <w:jc w:val="both"/>
        <w:rPr>
          <w:ins w:id="1311" w:author="UTENTE" w:date="2020-06-30T12:35:00Z"/>
          <w:lang w:val="it-IT"/>
        </w:rPr>
      </w:pPr>
      <w:ins w:id="1312" w:author="UTENTE" w:date="2020-06-30T12:35:00Z">
        <w:r w:rsidRPr="00224F9A">
          <w:rPr>
            <w:lang w:val="it-IT"/>
          </w:rPr>
          <w:t>n "-Anche lui sta guardando nella mia direzione e i nostri sguardi all'improvviso si incrociano."</w:t>
        </w:r>
      </w:ins>
    </w:p>
    <w:p w14:paraId="4F31E95F" w14:textId="77777777" w:rsidR="002414EB" w:rsidRPr="00224F9A" w:rsidRDefault="002414EB" w:rsidP="002414EB">
      <w:pPr>
        <w:pStyle w:val="Paragrafoelenco"/>
        <w:numPr>
          <w:ilvl w:val="0"/>
          <w:numId w:val="9"/>
        </w:numPr>
        <w:spacing w:line="600" w:lineRule="auto"/>
        <w:jc w:val="both"/>
        <w:rPr>
          <w:ins w:id="1313" w:author="UTENTE" w:date="2020-06-30T12:35:00Z"/>
          <w:lang w:val="it-IT"/>
        </w:rPr>
      </w:pPr>
      <w:ins w:id="1314" w:author="UTENTE" w:date="2020-06-30T12:35:00Z">
        <w:r w:rsidRPr="00224F9A">
          <w:rPr>
            <w:lang w:val="it-IT"/>
          </w:rPr>
          <w:t>n "Beh, di sicuro corrisponde al 'tipo di persona' di cui sta parlando questo ragazzino, ma…{w}non ho motivo per dirglielo."</w:t>
        </w:r>
      </w:ins>
    </w:p>
    <w:p w14:paraId="48D2B894" w14:textId="77777777" w:rsidR="002414EB" w:rsidRPr="00224F9A" w:rsidRDefault="002414EB" w:rsidP="002414EB">
      <w:pPr>
        <w:pStyle w:val="Paragrafoelenco"/>
        <w:numPr>
          <w:ilvl w:val="0"/>
          <w:numId w:val="9"/>
        </w:numPr>
        <w:spacing w:line="600" w:lineRule="auto"/>
        <w:jc w:val="both"/>
        <w:rPr>
          <w:ins w:id="1315" w:author="UTENTE" w:date="2020-06-30T12:35:00Z"/>
          <w:lang w:val="it-IT"/>
        </w:rPr>
      </w:pPr>
      <w:ins w:id="1316" w:author="UTENTE" w:date="2020-06-30T12:35:00Z">
        <w:r w:rsidRPr="00224F9A">
          <w:rPr>
            <w:lang w:val="it-IT"/>
          </w:rPr>
          <w:t>n "Inoltre, non è che ci sono clienti come lui abitualmente. In realtà, è la prima volta che vedo qualcuno che non sa come bere un caffè."</w:t>
        </w:r>
      </w:ins>
    </w:p>
    <w:p w14:paraId="56FFE227" w14:textId="77777777" w:rsidR="002414EB" w:rsidRPr="00224F9A" w:rsidRDefault="002414EB" w:rsidP="002414EB">
      <w:pPr>
        <w:pStyle w:val="Paragrafoelenco"/>
        <w:numPr>
          <w:ilvl w:val="0"/>
          <w:numId w:val="9"/>
        </w:numPr>
        <w:spacing w:line="600" w:lineRule="auto"/>
        <w:jc w:val="both"/>
        <w:rPr>
          <w:ins w:id="1317" w:author="UTENTE" w:date="2020-06-30T12:35:00Z"/>
          <w:lang w:val="it-IT"/>
        </w:rPr>
      </w:pPr>
      <w:ins w:id="1318" w:author="UTENTE" w:date="2020-06-30T12:35:00Z">
        <w:r w:rsidRPr="00224F9A">
          <w:rPr>
            <w:lang w:val="it-IT"/>
          </w:rPr>
          <w:t>mc "\"…No, non mi sembra di aver mai visto nessuno del genere qui.\""</w:t>
        </w:r>
      </w:ins>
    </w:p>
    <w:p w14:paraId="3193CA96" w14:textId="77777777" w:rsidR="002414EB" w:rsidRPr="00224F9A" w:rsidRDefault="002414EB" w:rsidP="002414EB">
      <w:pPr>
        <w:pStyle w:val="Paragrafoelenco"/>
        <w:numPr>
          <w:ilvl w:val="0"/>
          <w:numId w:val="9"/>
        </w:numPr>
        <w:spacing w:line="600" w:lineRule="auto"/>
        <w:jc w:val="both"/>
        <w:rPr>
          <w:ins w:id="1319" w:author="UTENTE" w:date="2020-06-30T12:35:00Z"/>
          <w:lang w:val="it-IT"/>
        </w:rPr>
      </w:pPr>
      <w:ins w:id="1320" w:author="UTENTE" w:date="2020-06-30T12:35:00Z">
        <w:r w:rsidRPr="00224F9A">
          <w:rPr>
            <w:lang w:val="it-IT"/>
          </w:rPr>
          <w:t>mc "\"Forse si aggirano per zone più squallide della città. Se si può {i}trovare{/i} una zona più squallida di questa, ovviamente."</w:t>
        </w:r>
      </w:ins>
    </w:p>
    <w:p w14:paraId="0DCF9CDC" w14:textId="77777777" w:rsidR="002414EB" w:rsidRPr="00224F9A" w:rsidRDefault="002414EB" w:rsidP="002414EB">
      <w:pPr>
        <w:pStyle w:val="Paragrafoelenco"/>
        <w:numPr>
          <w:ilvl w:val="0"/>
          <w:numId w:val="9"/>
        </w:numPr>
        <w:spacing w:line="600" w:lineRule="auto"/>
        <w:jc w:val="both"/>
        <w:rPr>
          <w:ins w:id="1321" w:author="UTENTE" w:date="2020-06-30T12:35:00Z"/>
          <w:lang w:val="it-IT"/>
        </w:rPr>
      </w:pPr>
      <w:ins w:id="1322" w:author="UTENTE" w:date="2020-06-30T12:35:00Z">
        <w:r w:rsidRPr="00224F9A">
          <w:rPr>
            <w:lang w:val="it-IT"/>
          </w:rPr>
          <w:t>udp "\"…\""</w:t>
        </w:r>
        <w:r w:rsidRPr="00224F9A">
          <w:rPr>
            <w:lang w:val="it-IT"/>
          </w:rPr>
          <w:br w:type="page"/>
        </w:r>
      </w:ins>
    </w:p>
    <w:p w14:paraId="10279261" w14:textId="77777777" w:rsidR="00850C9D" w:rsidRPr="002A1B9A" w:rsidRDefault="00850C9D" w:rsidP="00850C9D">
      <w:pPr>
        <w:pStyle w:val="Paragrafoelenco"/>
        <w:numPr>
          <w:ilvl w:val="0"/>
          <w:numId w:val="8"/>
        </w:numPr>
        <w:spacing w:line="600" w:lineRule="auto"/>
        <w:ind w:left="720"/>
        <w:rPr>
          <w:ins w:id="1323" w:author="UTENTE" w:date="2020-06-30T12:36:00Z"/>
          <w:lang w:val="en-US"/>
        </w:rPr>
      </w:pPr>
      <w:ins w:id="1324" w:author="UTENTE" w:date="2020-06-30T12:36:00Z">
        <w:r w:rsidRPr="002A1B9A">
          <w:rPr>
            <w:lang w:val="en-US"/>
          </w:rPr>
          <w:lastRenderedPageBreak/>
          <w:t>n "–It might be my imagination, but at my response, I feel like the man in the booth just relaxed a tiny bit."</w:t>
        </w:r>
      </w:ins>
    </w:p>
    <w:p w14:paraId="59274EE1" w14:textId="77777777" w:rsidR="00850C9D" w:rsidRPr="002A1B9A" w:rsidRDefault="00850C9D" w:rsidP="00850C9D">
      <w:pPr>
        <w:pStyle w:val="Paragrafoelenco"/>
        <w:numPr>
          <w:ilvl w:val="0"/>
          <w:numId w:val="8"/>
        </w:numPr>
        <w:spacing w:line="600" w:lineRule="auto"/>
        <w:ind w:left="720"/>
        <w:rPr>
          <w:ins w:id="1325" w:author="UTENTE" w:date="2020-06-30T12:36:00Z"/>
          <w:lang w:val="en-US"/>
        </w:rPr>
      </w:pPr>
      <w:ins w:id="1326" w:author="UTENTE" w:date="2020-06-30T12:36:00Z">
        <w:r w:rsidRPr="002A1B9A">
          <w:rPr>
            <w:lang w:val="en-US"/>
          </w:rPr>
          <w:t>u "\"Really?\""</w:t>
        </w:r>
      </w:ins>
    </w:p>
    <w:p w14:paraId="5409FE0E" w14:textId="77777777" w:rsidR="00850C9D" w:rsidRPr="002A1B9A" w:rsidRDefault="00850C9D" w:rsidP="00850C9D">
      <w:pPr>
        <w:pStyle w:val="Paragrafoelenco"/>
        <w:numPr>
          <w:ilvl w:val="0"/>
          <w:numId w:val="8"/>
        </w:numPr>
        <w:spacing w:line="600" w:lineRule="auto"/>
        <w:ind w:left="720"/>
        <w:rPr>
          <w:ins w:id="1327" w:author="UTENTE" w:date="2020-06-30T12:36:00Z"/>
          <w:lang w:val="en-US"/>
        </w:rPr>
      </w:pPr>
      <w:ins w:id="1328" w:author="UTENTE" w:date="2020-06-30T12:36:00Z">
        <w:r w:rsidRPr="002A1B9A">
          <w:rPr>
            <w:lang w:val="en-US"/>
          </w:rPr>
          <w:t>u "\"Mmh… I guess so.\""</w:t>
        </w:r>
      </w:ins>
    </w:p>
    <w:p w14:paraId="1E6443A4" w14:textId="77777777" w:rsidR="00850C9D" w:rsidRPr="002A1B9A" w:rsidRDefault="00850C9D" w:rsidP="00850C9D">
      <w:pPr>
        <w:pStyle w:val="Paragrafoelenco"/>
        <w:numPr>
          <w:ilvl w:val="0"/>
          <w:numId w:val="8"/>
        </w:numPr>
        <w:spacing w:line="600" w:lineRule="auto"/>
        <w:ind w:left="720"/>
        <w:rPr>
          <w:ins w:id="1329" w:author="UTENTE" w:date="2020-06-30T12:36:00Z"/>
          <w:lang w:val="en-US"/>
        </w:rPr>
      </w:pPr>
      <w:ins w:id="1330" w:author="UTENTE" w:date="2020-06-30T12:36:00Z">
        <w:r w:rsidRPr="002A1B9A">
          <w:rPr>
            <w:lang w:val="en-US"/>
          </w:rPr>
          <w:t>n "The blond looks a little displeased, and he chews on the tip of his straw absentmindedly."</w:t>
        </w:r>
      </w:ins>
    </w:p>
    <w:p w14:paraId="0783BB48" w14:textId="77777777" w:rsidR="00850C9D" w:rsidRPr="002A1B9A" w:rsidRDefault="00850C9D" w:rsidP="00850C9D">
      <w:pPr>
        <w:pStyle w:val="Paragrafoelenco"/>
        <w:numPr>
          <w:ilvl w:val="0"/>
          <w:numId w:val="8"/>
        </w:numPr>
        <w:spacing w:line="600" w:lineRule="auto"/>
        <w:ind w:left="720"/>
        <w:rPr>
          <w:ins w:id="1331" w:author="UTENTE" w:date="2020-06-30T12:36:00Z"/>
          <w:lang w:val="en-US"/>
        </w:rPr>
      </w:pPr>
      <w:ins w:id="1332" w:author="UTENTE" w:date="2020-06-30T12:36:00Z">
        <w:r w:rsidRPr="002A1B9A">
          <w:rPr>
            <w:lang w:val="en-US"/>
          </w:rPr>
          <w:t>mc "\"Why do you ask? Are you looking for members of a gang or something?\""</w:t>
        </w:r>
      </w:ins>
    </w:p>
    <w:p w14:paraId="63B45E52" w14:textId="77777777" w:rsidR="00850C9D" w:rsidRPr="002A1B9A" w:rsidRDefault="00850C9D" w:rsidP="00850C9D">
      <w:pPr>
        <w:pStyle w:val="Paragrafoelenco"/>
        <w:numPr>
          <w:ilvl w:val="0"/>
          <w:numId w:val="8"/>
        </w:numPr>
        <w:spacing w:line="600" w:lineRule="auto"/>
        <w:ind w:left="720"/>
        <w:rPr>
          <w:ins w:id="1333" w:author="UTENTE" w:date="2020-06-30T12:36:00Z"/>
          <w:lang w:val="en-US"/>
        </w:rPr>
      </w:pPr>
      <w:ins w:id="1334" w:author="UTENTE" w:date="2020-06-30T12:36:00Z">
        <w:r w:rsidRPr="002A1B9A">
          <w:rPr>
            <w:lang w:val="en-US"/>
          </w:rPr>
          <w:t>u "\"…You could say that.\""</w:t>
        </w:r>
      </w:ins>
    </w:p>
    <w:p w14:paraId="19934D3A" w14:textId="77777777" w:rsidR="00850C9D" w:rsidRPr="002A1B9A" w:rsidRDefault="00850C9D" w:rsidP="00850C9D">
      <w:pPr>
        <w:pStyle w:val="Paragrafoelenco"/>
        <w:numPr>
          <w:ilvl w:val="0"/>
          <w:numId w:val="8"/>
        </w:numPr>
        <w:spacing w:line="600" w:lineRule="auto"/>
        <w:ind w:left="720"/>
        <w:rPr>
          <w:ins w:id="1335" w:author="UTENTE" w:date="2020-06-30T12:36:00Z"/>
          <w:lang w:val="en-US"/>
        </w:rPr>
      </w:pPr>
      <w:ins w:id="1336" w:author="UTENTE" w:date="2020-06-30T12:36:00Z">
        <w:r w:rsidRPr="002A1B9A">
          <w:rPr>
            <w:lang w:val="en-US"/>
          </w:rPr>
          <w:t>n "He hesitates before replying, shifting in his seat."</w:t>
        </w:r>
      </w:ins>
    </w:p>
    <w:p w14:paraId="430670F4" w14:textId="77777777" w:rsidR="00850C9D" w:rsidRPr="002A1B9A" w:rsidRDefault="00850C9D" w:rsidP="00850C9D">
      <w:pPr>
        <w:pStyle w:val="Paragrafoelenco"/>
        <w:numPr>
          <w:ilvl w:val="0"/>
          <w:numId w:val="8"/>
        </w:numPr>
        <w:spacing w:line="600" w:lineRule="auto"/>
        <w:ind w:left="720"/>
        <w:rPr>
          <w:ins w:id="1337" w:author="UTENTE" w:date="2020-06-30T12:36:00Z"/>
          <w:lang w:val="en-US"/>
        </w:rPr>
      </w:pPr>
      <w:ins w:id="1338" w:author="UTENTE" w:date="2020-06-30T12:36:00Z">
        <w:r w:rsidRPr="002A1B9A">
          <w:rPr>
            <w:lang w:val="en-US"/>
          </w:rPr>
          <w:t>mc "\"Don't tell me you're trying to join up with a band of thugs. Kids like you shouldn't fall in with the wrong crowd.\""</w:t>
        </w:r>
      </w:ins>
    </w:p>
    <w:p w14:paraId="69281409" w14:textId="77777777" w:rsidR="00850C9D" w:rsidRPr="002A1B9A" w:rsidRDefault="00850C9D" w:rsidP="00850C9D">
      <w:pPr>
        <w:pStyle w:val="Paragrafoelenco"/>
        <w:numPr>
          <w:ilvl w:val="0"/>
          <w:numId w:val="8"/>
        </w:numPr>
        <w:spacing w:line="600" w:lineRule="auto"/>
        <w:ind w:left="720"/>
        <w:rPr>
          <w:ins w:id="1339" w:author="UTENTE" w:date="2020-06-30T12:36:00Z"/>
          <w:lang w:val="en-US"/>
        </w:rPr>
      </w:pPr>
      <w:ins w:id="1340" w:author="UTENTE" w:date="2020-06-30T12:36:00Z">
        <w:r w:rsidRPr="002A1B9A">
          <w:rPr>
            <w:lang w:val="en-US"/>
          </w:rPr>
          <w:t>u "\"–!\""</w:t>
        </w:r>
      </w:ins>
    </w:p>
    <w:p w14:paraId="41957D7A" w14:textId="77777777" w:rsidR="00850C9D" w:rsidRPr="002A1B9A" w:rsidRDefault="00850C9D" w:rsidP="00850C9D">
      <w:pPr>
        <w:pStyle w:val="Paragrafoelenco"/>
        <w:numPr>
          <w:ilvl w:val="0"/>
          <w:numId w:val="8"/>
        </w:numPr>
        <w:spacing w:line="600" w:lineRule="auto"/>
        <w:ind w:left="720"/>
        <w:rPr>
          <w:ins w:id="1341" w:author="UTENTE" w:date="2020-06-30T12:36:00Z"/>
          <w:lang w:val="en-US"/>
        </w:rPr>
      </w:pPr>
      <w:ins w:id="1342" w:author="UTENTE" w:date="2020-06-30T12:36:00Z">
        <w:r w:rsidRPr="002A1B9A">
          <w:rPr>
            <w:lang w:val="en-US"/>
          </w:rPr>
          <w:t>n "My playful remark makes the blond abruptly straighten his posture, his face screwing up like an angry chipmunk."</w:t>
        </w:r>
      </w:ins>
    </w:p>
    <w:p w14:paraId="1EFB93DA" w14:textId="77777777" w:rsidR="00850C9D" w:rsidRPr="002A1B9A" w:rsidRDefault="00850C9D" w:rsidP="00850C9D">
      <w:pPr>
        <w:pStyle w:val="Paragrafoelenco"/>
        <w:numPr>
          <w:ilvl w:val="0"/>
          <w:numId w:val="8"/>
        </w:numPr>
        <w:spacing w:line="600" w:lineRule="auto"/>
        <w:ind w:left="720"/>
        <w:rPr>
          <w:ins w:id="1343" w:author="UTENTE" w:date="2020-06-30T12:36:00Z"/>
          <w:lang w:val="en-US"/>
        </w:rPr>
      </w:pPr>
      <w:ins w:id="1344" w:author="UTENTE" w:date="2020-06-30T12:36:00Z">
        <w:r w:rsidRPr="002A1B9A">
          <w:rPr>
            <w:lang w:val="en-US"/>
          </w:rPr>
          <w:t>u "\"Who are you calling a kid?!\""</w:t>
        </w:r>
      </w:ins>
    </w:p>
    <w:p w14:paraId="3463E691" w14:textId="77777777" w:rsidR="00850C9D" w:rsidRPr="002A1B9A" w:rsidRDefault="00850C9D" w:rsidP="00850C9D">
      <w:pPr>
        <w:pStyle w:val="Paragrafoelenco"/>
        <w:numPr>
          <w:ilvl w:val="0"/>
          <w:numId w:val="8"/>
        </w:numPr>
        <w:spacing w:line="600" w:lineRule="auto"/>
        <w:ind w:left="720"/>
        <w:rPr>
          <w:ins w:id="1345" w:author="UTENTE" w:date="2020-06-30T12:36:00Z"/>
          <w:lang w:val="en-US"/>
        </w:rPr>
      </w:pPr>
      <w:ins w:id="1346" w:author="UTENTE" w:date="2020-06-30T12:36:00Z">
        <w:r w:rsidRPr="002A1B9A">
          <w:rPr>
            <w:lang w:val="en-US"/>
          </w:rPr>
          <w:t>u "\"I'm 22! Do I have to show you my ID or something?\""</w:t>
        </w:r>
      </w:ins>
    </w:p>
    <w:p w14:paraId="77911061" w14:textId="77777777" w:rsidR="00850C9D" w:rsidRPr="002A1B9A" w:rsidRDefault="00850C9D" w:rsidP="00850C9D">
      <w:pPr>
        <w:pStyle w:val="Paragrafoelenco"/>
        <w:numPr>
          <w:ilvl w:val="0"/>
          <w:numId w:val="8"/>
        </w:numPr>
        <w:spacing w:line="600" w:lineRule="auto"/>
        <w:ind w:left="720"/>
        <w:rPr>
          <w:ins w:id="1347" w:author="UTENTE" w:date="2020-06-30T12:36:00Z"/>
          <w:lang w:val="en-US"/>
        </w:rPr>
      </w:pPr>
      <w:ins w:id="1348" w:author="UTENTE" w:date="2020-06-30T12:36:00Z">
        <w:r w:rsidRPr="002A1B9A">
          <w:rPr>
            <w:lang w:val="en-US"/>
          </w:rPr>
          <w:t>n "…Wow, I must have really hit a nerve."</w:t>
        </w:r>
      </w:ins>
    </w:p>
    <w:p w14:paraId="132E52ED" w14:textId="77777777" w:rsidR="00850C9D" w:rsidRPr="002A1B9A" w:rsidRDefault="00850C9D" w:rsidP="00850C9D">
      <w:pPr>
        <w:pStyle w:val="Paragrafoelenco"/>
        <w:numPr>
          <w:ilvl w:val="0"/>
          <w:numId w:val="8"/>
        </w:numPr>
        <w:spacing w:line="600" w:lineRule="auto"/>
        <w:ind w:left="720"/>
        <w:rPr>
          <w:ins w:id="1349" w:author="UTENTE" w:date="2020-06-30T12:36:00Z"/>
          <w:lang w:val="en-US"/>
        </w:rPr>
      </w:pPr>
      <w:ins w:id="1350" w:author="UTENTE" w:date="2020-06-30T12:36:00Z">
        <w:r w:rsidRPr="002A1B9A">
          <w:rPr>
            <w:lang w:val="en-US"/>
          </w:rPr>
          <w:t>n "In my defense, he definitely doesn't look 22.{w} I would've guessed 17 or 18, especially considering the way he acts."</w:t>
        </w:r>
        <w:r w:rsidRPr="002A1B9A">
          <w:rPr>
            <w:lang w:val="en-US"/>
          </w:rPr>
          <w:br w:type="page"/>
        </w:r>
      </w:ins>
    </w:p>
    <w:p w14:paraId="0A488F54" w14:textId="77777777" w:rsidR="00850C9D" w:rsidRPr="00224F9A" w:rsidRDefault="00850C9D" w:rsidP="00850C9D">
      <w:pPr>
        <w:pStyle w:val="Paragrafoelenco"/>
        <w:numPr>
          <w:ilvl w:val="0"/>
          <w:numId w:val="9"/>
        </w:numPr>
        <w:spacing w:line="600" w:lineRule="auto"/>
        <w:jc w:val="both"/>
        <w:rPr>
          <w:ins w:id="1351" w:author="UTENTE" w:date="2020-06-30T12:36:00Z"/>
          <w:lang w:val="it-IT"/>
        </w:rPr>
      </w:pPr>
      <w:ins w:id="1352" w:author="UTENTE" w:date="2020-06-30T12:36:00Z">
        <w:r w:rsidRPr="00224F9A">
          <w:rPr>
            <w:lang w:val="it-IT"/>
          </w:rPr>
          <w:lastRenderedPageBreak/>
          <w:t>n "-Potrebbe essere la mia immaginazione, ma dopo la mia risposta, sembra che il ragazzo al tavolo si sia rilassato leggermente."</w:t>
        </w:r>
      </w:ins>
    </w:p>
    <w:p w14:paraId="1CAF34D4" w14:textId="77777777" w:rsidR="00850C9D" w:rsidRPr="00224F9A" w:rsidRDefault="00850C9D" w:rsidP="00850C9D">
      <w:pPr>
        <w:pStyle w:val="Paragrafoelenco"/>
        <w:numPr>
          <w:ilvl w:val="0"/>
          <w:numId w:val="9"/>
        </w:numPr>
        <w:spacing w:line="600" w:lineRule="auto"/>
        <w:jc w:val="both"/>
        <w:rPr>
          <w:ins w:id="1353" w:author="UTENTE" w:date="2020-06-30T12:36:00Z"/>
          <w:lang w:val="it-IT"/>
        </w:rPr>
      </w:pPr>
      <w:ins w:id="1354" w:author="UTENTE" w:date="2020-06-30T12:36:00Z">
        <w:r w:rsidRPr="00224F9A">
          <w:rPr>
            <w:lang w:val="it-IT"/>
          </w:rPr>
          <w:t>u "\"Davvero?\""</w:t>
        </w:r>
      </w:ins>
    </w:p>
    <w:p w14:paraId="088A5C0C" w14:textId="77777777" w:rsidR="00850C9D" w:rsidRPr="00224F9A" w:rsidRDefault="00850C9D" w:rsidP="00850C9D">
      <w:pPr>
        <w:pStyle w:val="Paragrafoelenco"/>
        <w:numPr>
          <w:ilvl w:val="0"/>
          <w:numId w:val="9"/>
        </w:numPr>
        <w:spacing w:line="600" w:lineRule="auto"/>
        <w:jc w:val="both"/>
        <w:rPr>
          <w:ins w:id="1355" w:author="UTENTE" w:date="2020-06-30T12:36:00Z"/>
          <w:lang w:val="it-IT"/>
        </w:rPr>
      </w:pPr>
      <w:ins w:id="1356" w:author="UTENTE" w:date="2020-06-30T12:36:00Z">
        <w:r w:rsidRPr="00224F9A">
          <w:rPr>
            <w:lang w:val="it-IT"/>
          </w:rPr>
          <w:t>u "\"Mmh… Immagino di sì.\""</w:t>
        </w:r>
      </w:ins>
    </w:p>
    <w:p w14:paraId="3EF9E039" w14:textId="77777777" w:rsidR="00850C9D" w:rsidRPr="00224F9A" w:rsidRDefault="00850C9D" w:rsidP="00850C9D">
      <w:pPr>
        <w:pStyle w:val="Paragrafoelenco"/>
        <w:numPr>
          <w:ilvl w:val="0"/>
          <w:numId w:val="9"/>
        </w:numPr>
        <w:spacing w:line="600" w:lineRule="auto"/>
        <w:jc w:val="both"/>
        <w:rPr>
          <w:ins w:id="1357" w:author="UTENTE" w:date="2020-06-30T12:36:00Z"/>
          <w:lang w:val="it-IT"/>
        </w:rPr>
      </w:pPr>
      <w:ins w:id="1358" w:author="UTENTE" w:date="2020-06-30T12:36:00Z">
        <w:r w:rsidRPr="00224F9A">
          <w:rPr>
            <w:lang w:val="it-IT"/>
          </w:rPr>
          <w:t>n "Il biondino appare un po' insoddisfatto e continua a mordicchiare la punta della cannuccia con aria distratta."</w:t>
        </w:r>
      </w:ins>
    </w:p>
    <w:p w14:paraId="131BB676" w14:textId="77777777" w:rsidR="00850C9D" w:rsidRPr="00224F9A" w:rsidRDefault="00850C9D" w:rsidP="00850C9D">
      <w:pPr>
        <w:pStyle w:val="Paragrafoelenco"/>
        <w:numPr>
          <w:ilvl w:val="0"/>
          <w:numId w:val="9"/>
        </w:numPr>
        <w:spacing w:line="600" w:lineRule="auto"/>
        <w:jc w:val="both"/>
        <w:rPr>
          <w:ins w:id="1359" w:author="UTENTE" w:date="2020-06-30T12:36:00Z"/>
          <w:lang w:val="it-IT"/>
        </w:rPr>
      </w:pPr>
      <w:ins w:id="1360" w:author="UTENTE" w:date="2020-06-30T12:36:00Z">
        <w:r w:rsidRPr="00224F9A">
          <w:rPr>
            <w:lang w:val="it-IT"/>
          </w:rPr>
          <w:t>mc "\"Perché me lo chiedi? Stai cercando i membri di una gang o qualcosa del genere?\""</w:t>
        </w:r>
      </w:ins>
    </w:p>
    <w:p w14:paraId="293398D9" w14:textId="77777777" w:rsidR="00850C9D" w:rsidRPr="00224F9A" w:rsidRDefault="00850C9D" w:rsidP="00850C9D">
      <w:pPr>
        <w:pStyle w:val="Paragrafoelenco"/>
        <w:numPr>
          <w:ilvl w:val="0"/>
          <w:numId w:val="9"/>
        </w:numPr>
        <w:spacing w:line="600" w:lineRule="auto"/>
        <w:jc w:val="both"/>
        <w:rPr>
          <w:ins w:id="1361" w:author="UTENTE" w:date="2020-06-30T12:36:00Z"/>
          <w:lang w:val="it-IT"/>
        </w:rPr>
      </w:pPr>
      <w:ins w:id="1362" w:author="UTENTE" w:date="2020-06-30T12:36:00Z">
        <w:r w:rsidRPr="00224F9A">
          <w:rPr>
            <w:lang w:val="it-IT"/>
          </w:rPr>
          <w:t>u "\"…Si può dire così, diciamo.\""</w:t>
        </w:r>
      </w:ins>
    </w:p>
    <w:p w14:paraId="3B7B775A" w14:textId="77777777" w:rsidR="00850C9D" w:rsidRPr="00224F9A" w:rsidRDefault="00850C9D" w:rsidP="00850C9D">
      <w:pPr>
        <w:pStyle w:val="Paragrafoelenco"/>
        <w:numPr>
          <w:ilvl w:val="0"/>
          <w:numId w:val="9"/>
        </w:numPr>
        <w:spacing w:line="600" w:lineRule="auto"/>
        <w:jc w:val="both"/>
        <w:rPr>
          <w:ins w:id="1363" w:author="UTENTE" w:date="2020-06-30T12:36:00Z"/>
          <w:lang w:val="it-IT"/>
        </w:rPr>
      </w:pPr>
      <w:ins w:id="1364" w:author="UTENTE" w:date="2020-06-30T12:36:00Z">
        <w:r w:rsidRPr="00224F9A">
          <w:rPr>
            <w:lang w:val="it-IT"/>
          </w:rPr>
          <w:t>n "Esita un po' prima di rispondere, muovendosi sullo sgabello."</w:t>
        </w:r>
      </w:ins>
    </w:p>
    <w:p w14:paraId="0A9E8C38" w14:textId="77777777" w:rsidR="00850C9D" w:rsidRPr="00224F9A" w:rsidRDefault="00850C9D" w:rsidP="00850C9D">
      <w:pPr>
        <w:pStyle w:val="Paragrafoelenco"/>
        <w:numPr>
          <w:ilvl w:val="0"/>
          <w:numId w:val="9"/>
        </w:numPr>
        <w:spacing w:line="600" w:lineRule="auto"/>
        <w:jc w:val="both"/>
        <w:rPr>
          <w:ins w:id="1365" w:author="UTENTE" w:date="2020-06-30T12:36:00Z"/>
          <w:lang w:val="it-IT"/>
        </w:rPr>
      </w:pPr>
      <w:ins w:id="1366" w:author="UTENTE" w:date="2020-06-30T12:36:00Z">
        <w:r w:rsidRPr="00224F9A">
          <w:rPr>
            <w:lang w:val="it-IT"/>
          </w:rPr>
          <w:t>mc "Non dirmi che stai cercando di entrare in una banda di teppisti. I ragazzini come te non dovrebbero andare in giro con la gente sbagliata."</w:t>
        </w:r>
      </w:ins>
    </w:p>
    <w:p w14:paraId="7F75EF9F" w14:textId="77777777" w:rsidR="00850C9D" w:rsidRPr="00224F9A" w:rsidRDefault="00850C9D" w:rsidP="00850C9D">
      <w:pPr>
        <w:pStyle w:val="Paragrafoelenco"/>
        <w:numPr>
          <w:ilvl w:val="0"/>
          <w:numId w:val="9"/>
        </w:numPr>
        <w:spacing w:line="600" w:lineRule="auto"/>
        <w:jc w:val="both"/>
        <w:rPr>
          <w:ins w:id="1367" w:author="UTENTE" w:date="2020-06-30T12:36:00Z"/>
          <w:lang w:val="it-IT"/>
        </w:rPr>
      </w:pPr>
      <w:ins w:id="1368" w:author="UTENTE" w:date="2020-06-30T12:36:00Z">
        <w:r w:rsidRPr="00224F9A">
          <w:rPr>
            <w:lang w:val="it-IT"/>
          </w:rPr>
          <w:t>u "\"–!\""</w:t>
        </w:r>
      </w:ins>
    </w:p>
    <w:p w14:paraId="6A769833" w14:textId="77777777" w:rsidR="00850C9D" w:rsidRPr="00224F9A" w:rsidRDefault="00850C9D" w:rsidP="00850C9D">
      <w:pPr>
        <w:pStyle w:val="Paragrafoelenco"/>
        <w:numPr>
          <w:ilvl w:val="0"/>
          <w:numId w:val="9"/>
        </w:numPr>
        <w:spacing w:line="600" w:lineRule="auto"/>
        <w:jc w:val="both"/>
        <w:rPr>
          <w:ins w:id="1369" w:author="UTENTE" w:date="2020-06-30T12:36:00Z"/>
          <w:lang w:val="it-IT"/>
        </w:rPr>
      </w:pPr>
      <w:ins w:id="1370" w:author="UTENTE" w:date="2020-06-30T12:36:00Z">
        <w:r w:rsidRPr="00224F9A">
          <w:rPr>
            <w:lang w:val="it-IT"/>
          </w:rPr>
          <w:t xml:space="preserve">n "Il mio commento scherzoso fa raddrizzare d'impeto la schiena del ragazzo. La sua faccia corrucciata lo fa assomigliare ad uno scoiattolo arrabbiato." </w:t>
        </w:r>
      </w:ins>
    </w:p>
    <w:p w14:paraId="62B9DD07" w14:textId="77777777" w:rsidR="00850C9D" w:rsidRPr="00224F9A" w:rsidRDefault="00850C9D" w:rsidP="00850C9D">
      <w:pPr>
        <w:pStyle w:val="Paragrafoelenco"/>
        <w:numPr>
          <w:ilvl w:val="0"/>
          <w:numId w:val="9"/>
        </w:numPr>
        <w:spacing w:line="600" w:lineRule="auto"/>
        <w:jc w:val="both"/>
        <w:rPr>
          <w:ins w:id="1371" w:author="UTENTE" w:date="2020-06-30T12:36:00Z"/>
          <w:lang w:val="it-IT"/>
        </w:rPr>
      </w:pPr>
      <w:ins w:id="1372" w:author="UTENTE" w:date="2020-06-30T12:36:00Z">
        <w:r w:rsidRPr="00224F9A">
          <w:rPr>
            <w:lang w:val="it-IT"/>
          </w:rPr>
          <w:t>u "\"A chi hai dato del ragazzino?!\""</w:t>
        </w:r>
      </w:ins>
    </w:p>
    <w:p w14:paraId="0F614317" w14:textId="77777777" w:rsidR="00850C9D" w:rsidRPr="00224F9A" w:rsidRDefault="00850C9D" w:rsidP="00850C9D">
      <w:pPr>
        <w:pStyle w:val="Paragrafoelenco"/>
        <w:numPr>
          <w:ilvl w:val="0"/>
          <w:numId w:val="9"/>
        </w:numPr>
        <w:spacing w:line="600" w:lineRule="auto"/>
        <w:jc w:val="both"/>
        <w:rPr>
          <w:ins w:id="1373" w:author="UTENTE" w:date="2020-06-30T12:36:00Z"/>
          <w:lang w:val="it-IT"/>
        </w:rPr>
      </w:pPr>
      <w:ins w:id="1374" w:author="UTENTE" w:date="2020-06-30T12:36:00Z">
        <w:r w:rsidRPr="00224F9A">
          <w:rPr>
            <w:lang w:val="it-IT"/>
          </w:rPr>
          <w:t>u "\"Ho 22 anni! Devo farti vedere la carta d'identità?\""</w:t>
        </w:r>
      </w:ins>
    </w:p>
    <w:p w14:paraId="21579243" w14:textId="77777777" w:rsidR="00850C9D" w:rsidRPr="00224F9A" w:rsidRDefault="00850C9D" w:rsidP="00850C9D">
      <w:pPr>
        <w:pStyle w:val="Paragrafoelenco"/>
        <w:numPr>
          <w:ilvl w:val="0"/>
          <w:numId w:val="9"/>
        </w:numPr>
        <w:spacing w:line="600" w:lineRule="auto"/>
        <w:jc w:val="both"/>
        <w:rPr>
          <w:ins w:id="1375" w:author="UTENTE" w:date="2020-06-30T12:36:00Z"/>
          <w:lang w:val="it-IT"/>
        </w:rPr>
      </w:pPr>
      <w:ins w:id="1376" w:author="UTENTE" w:date="2020-06-30T12:36:00Z">
        <w:r w:rsidRPr="00224F9A">
          <w:rPr>
            <w:lang w:val="it-IT"/>
          </w:rPr>
          <w:t>n "…Wow, mi sa che ho toccato un nervo scoperto."</w:t>
        </w:r>
      </w:ins>
    </w:p>
    <w:p w14:paraId="3792E410" w14:textId="77777777" w:rsidR="00850C9D" w:rsidRPr="00224F9A" w:rsidRDefault="00850C9D" w:rsidP="00850C9D">
      <w:pPr>
        <w:pStyle w:val="Paragrafoelenco"/>
        <w:numPr>
          <w:ilvl w:val="0"/>
          <w:numId w:val="9"/>
        </w:numPr>
        <w:spacing w:line="600" w:lineRule="auto"/>
        <w:jc w:val="both"/>
        <w:rPr>
          <w:ins w:id="1377" w:author="UTENTE" w:date="2020-06-30T12:36:00Z"/>
          <w:lang w:val="it-IT"/>
        </w:rPr>
      </w:pPr>
      <w:ins w:id="1378" w:author="UTENTE" w:date="2020-06-30T12:36:00Z">
        <w:r w:rsidRPr="00224F9A">
          <w:rPr>
            <w:lang w:val="it-IT"/>
          </w:rPr>
          <w:t>n "In mia difesa, non sembra per niente che abbia 22 anni.{w} Avrei detto 17 o 18, specialmente considerando come si comporta."</w:t>
        </w:r>
        <w:r w:rsidRPr="00224F9A">
          <w:rPr>
            <w:lang w:val="it-IT"/>
          </w:rPr>
          <w:br w:type="page"/>
        </w:r>
      </w:ins>
    </w:p>
    <w:p w14:paraId="1A4ADE9A" w14:textId="77777777" w:rsidR="00850C9D" w:rsidRPr="002A1B9A" w:rsidRDefault="00850C9D" w:rsidP="00850C9D">
      <w:pPr>
        <w:pStyle w:val="Paragrafoelenco"/>
        <w:numPr>
          <w:ilvl w:val="0"/>
          <w:numId w:val="8"/>
        </w:numPr>
        <w:spacing w:line="600" w:lineRule="auto"/>
        <w:ind w:left="720"/>
        <w:rPr>
          <w:ins w:id="1379" w:author="UTENTE" w:date="2020-06-30T12:36:00Z"/>
          <w:lang w:val="en-US"/>
        </w:rPr>
      </w:pPr>
      <w:ins w:id="1380" w:author="UTENTE" w:date="2020-06-30T12:36:00Z">
        <w:r w:rsidRPr="002A1B9A">
          <w:rPr>
            <w:lang w:val="en-US"/>
          </w:rPr>
          <w:lastRenderedPageBreak/>
          <w:t>mc "\"Calm down, I was only teasing.\""</w:t>
        </w:r>
      </w:ins>
    </w:p>
    <w:p w14:paraId="454A8912" w14:textId="77777777" w:rsidR="00850C9D" w:rsidRPr="002A1B9A" w:rsidRDefault="00850C9D" w:rsidP="00850C9D">
      <w:pPr>
        <w:pStyle w:val="Paragrafoelenco"/>
        <w:numPr>
          <w:ilvl w:val="0"/>
          <w:numId w:val="8"/>
        </w:numPr>
        <w:spacing w:line="600" w:lineRule="auto"/>
        <w:ind w:left="720"/>
        <w:rPr>
          <w:ins w:id="1381" w:author="UTENTE" w:date="2020-06-30T12:36:00Z"/>
          <w:lang w:val="en-US"/>
        </w:rPr>
      </w:pPr>
      <w:ins w:id="1382" w:author="UTENTE" w:date="2020-06-30T12:36:00Z">
        <w:r w:rsidRPr="002A1B9A">
          <w:rPr>
            <w:lang w:val="en-US"/>
          </w:rPr>
          <w:t>mc "\"I just call everyone a kid, okay? Bad habit, sorry.\""</w:t>
        </w:r>
      </w:ins>
    </w:p>
    <w:p w14:paraId="57794A2F" w14:textId="77777777" w:rsidR="00850C9D" w:rsidRPr="002A1B9A" w:rsidRDefault="00850C9D" w:rsidP="00850C9D">
      <w:pPr>
        <w:pStyle w:val="Paragrafoelenco"/>
        <w:numPr>
          <w:ilvl w:val="0"/>
          <w:numId w:val="8"/>
        </w:numPr>
        <w:spacing w:line="600" w:lineRule="auto"/>
        <w:ind w:left="720"/>
        <w:rPr>
          <w:ins w:id="1383" w:author="UTENTE" w:date="2020-06-30T12:36:00Z"/>
          <w:lang w:val="en-US"/>
        </w:rPr>
      </w:pPr>
      <w:ins w:id="1384" w:author="UTENTE" w:date="2020-06-30T12:36:00Z">
        <w:r w:rsidRPr="002A1B9A">
          <w:rPr>
            <w:lang w:val="en-US"/>
          </w:rPr>
          <w:t>mc "\"Sorry, sorry! It's just because you're so full of energy, that's all.\""</w:t>
        </w:r>
      </w:ins>
    </w:p>
    <w:p w14:paraId="631FD453" w14:textId="77777777" w:rsidR="00850C9D" w:rsidRPr="002A1B9A" w:rsidRDefault="00850C9D" w:rsidP="00850C9D">
      <w:pPr>
        <w:pStyle w:val="Paragrafoelenco"/>
        <w:numPr>
          <w:ilvl w:val="0"/>
          <w:numId w:val="8"/>
        </w:numPr>
        <w:spacing w:line="600" w:lineRule="auto"/>
        <w:ind w:left="720"/>
        <w:rPr>
          <w:ins w:id="1385" w:author="UTENTE" w:date="2020-06-30T12:36:00Z"/>
          <w:lang w:val="en-US"/>
        </w:rPr>
      </w:pPr>
      <w:ins w:id="1386" w:author="UTENTE" w:date="2020-06-30T12:36:00Z">
        <w:r w:rsidRPr="002A1B9A">
          <w:rPr>
            <w:lang w:val="en-US"/>
          </w:rPr>
          <w:t>mc "\"I get mistaken for a high schooler sometimes, so I feel your pain.\""</w:t>
        </w:r>
      </w:ins>
    </w:p>
    <w:p w14:paraId="57215987" w14:textId="77777777" w:rsidR="00850C9D" w:rsidRPr="002A1B9A" w:rsidRDefault="00850C9D" w:rsidP="00850C9D">
      <w:pPr>
        <w:pStyle w:val="Paragrafoelenco"/>
        <w:numPr>
          <w:ilvl w:val="0"/>
          <w:numId w:val="8"/>
        </w:numPr>
        <w:spacing w:line="600" w:lineRule="auto"/>
        <w:ind w:left="720"/>
        <w:rPr>
          <w:ins w:id="1387" w:author="UTENTE" w:date="2020-06-30T12:36:00Z"/>
          <w:lang w:val="en-US"/>
        </w:rPr>
      </w:pPr>
      <w:ins w:id="1388" w:author="UTENTE" w:date="2020-06-30T12:36:00Z">
        <w:r w:rsidRPr="002A1B9A">
          <w:rPr>
            <w:lang w:val="en-US"/>
          </w:rPr>
          <w:t>u "\"…Hmph.\""</w:t>
        </w:r>
      </w:ins>
    </w:p>
    <w:p w14:paraId="35748708" w14:textId="77777777" w:rsidR="00850C9D" w:rsidRPr="002A1B9A" w:rsidRDefault="00850C9D" w:rsidP="00850C9D">
      <w:pPr>
        <w:pStyle w:val="Paragrafoelenco"/>
        <w:numPr>
          <w:ilvl w:val="0"/>
          <w:numId w:val="8"/>
        </w:numPr>
        <w:spacing w:line="600" w:lineRule="auto"/>
        <w:ind w:left="720"/>
        <w:rPr>
          <w:ins w:id="1389" w:author="UTENTE" w:date="2020-06-30T12:36:00Z"/>
          <w:lang w:val="en-US"/>
        </w:rPr>
      </w:pPr>
      <w:ins w:id="1390" w:author="UTENTE" w:date="2020-06-30T12:36:00Z">
        <w:r w:rsidRPr="002A1B9A">
          <w:rPr>
            <w:lang w:val="en-US"/>
          </w:rPr>
          <w:t>n "Like a porcupine retracting its quills, the blond stops bristling, although he still wrinkles his nose at me."</w:t>
        </w:r>
      </w:ins>
    </w:p>
    <w:p w14:paraId="526D0277" w14:textId="77777777" w:rsidR="00850C9D" w:rsidRPr="002A1B9A" w:rsidRDefault="00850C9D" w:rsidP="00850C9D">
      <w:pPr>
        <w:pStyle w:val="Paragrafoelenco"/>
        <w:numPr>
          <w:ilvl w:val="0"/>
          <w:numId w:val="8"/>
        </w:numPr>
        <w:spacing w:line="600" w:lineRule="auto"/>
        <w:ind w:left="720"/>
        <w:rPr>
          <w:ins w:id="1391" w:author="UTENTE" w:date="2020-06-30T12:36:00Z"/>
          <w:lang w:val="en-US"/>
        </w:rPr>
      </w:pPr>
      <w:ins w:id="1392" w:author="UTENTE" w:date="2020-06-30T12:36:00Z">
        <w:r w:rsidRPr="002A1B9A">
          <w:rPr>
            <w:lang w:val="en-US"/>
          </w:rPr>
          <w:t>n "Phew, close call."</w:t>
        </w:r>
      </w:ins>
    </w:p>
    <w:p w14:paraId="3B0470CA" w14:textId="77777777" w:rsidR="00850C9D" w:rsidRPr="002A1B9A" w:rsidRDefault="00850C9D" w:rsidP="00850C9D">
      <w:pPr>
        <w:pStyle w:val="Paragrafoelenco"/>
        <w:numPr>
          <w:ilvl w:val="0"/>
          <w:numId w:val="8"/>
        </w:numPr>
        <w:spacing w:line="600" w:lineRule="auto"/>
        <w:ind w:left="720"/>
        <w:rPr>
          <w:ins w:id="1393" w:author="UTENTE" w:date="2020-06-30T12:36:00Z"/>
          <w:lang w:val="en-US"/>
        </w:rPr>
      </w:pPr>
      <w:ins w:id="1394" w:author="UTENTE" w:date="2020-06-30T12:36:00Z">
        <w:r w:rsidRPr="002A1B9A">
          <w:rPr>
            <w:lang w:val="en-US"/>
          </w:rPr>
          <w:t>u "\"Anyway, I'm not trying to join a gang.\""</w:t>
        </w:r>
      </w:ins>
    </w:p>
    <w:p w14:paraId="3467BBE4" w14:textId="77777777" w:rsidR="00850C9D" w:rsidRPr="002A1B9A" w:rsidRDefault="00850C9D" w:rsidP="00850C9D">
      <w:pPr>
        <w:pStyle w:val="Paragrafoelenco"/>
        <w:numPr>
          <w:ilvl w:val="0"/>
          <w:numId w:val="8"/>
        </w:numPr>
        <w:spacing w:line="600" w:lineRule="auto"/>
        <w:ind w:left="720"/>
        <w:rPr>
          <w:ins w:id="1395" w:author="UTENTE" w:date="2020-06-30T12:36:00Z"/>
          <w:lang w:val="en-US"/>
        </w:rPr>
      </w:pPr>
      <w:ins w:id="1396" w:author="UTENTE" w:date="2020-06-30T12:36:00Z">
        <w:r w:rsidRPr="002A1B9A">
          <w:rPr>
            <w:lang w:val="en-US"/>
          </w:rPr>
          <w:t>u "\"I'm just looking for some… certain people, that's all.\""</w:t>
        </w:r>
      </w:ins>
    </w:p>
    <w:p w14:paraId="0A9FF0C0" w14:textId="77777777" w:rsidR="00850C9D" w:rsidRPr="002A1B9A" w:rsidRDefault="00850C9D" w:rsidP="00850C9D">
      <w:pPr>
        <w:pStyle w:val="Paragrafoelenco"/>
        <w:numPr>
          <w:ilvl w:val="0"/>
          <w:numId w:val="8"/>
        </w:numPr>
        <w:spacing w:line="600" w:lineRule="auto"/>
        <w:ind w:left="720"/>
        <w:rPr>
          <w:ins w:id="1397" w:author="UTENTE" w:date="2020-06-30T12:36:00Z"/>
          <w:lang w:val="en-US"/>
        </w:rPr>
      </w:pPr>
      <w:ins w:id="1398" w:author="UTENTE" w:date="2020-06-30T12:36:00Z">
        <w:r w:rsidRPr="002A1B9A">
          <w:rPr>
            <w:lang w:val="en-US"/>
          </w:rPr>
          <w:t>u "\"I figured they might hang out around a place like this, since it's pretty seedy looking. No offense.\""</w:t>
        </w:r>
      </w:ins>
    </w:p>
    <w:p w14:paraId="34E39DD6" w14:textId="77777777" w:rsidR="00850C9D" w:rsidRPr="002A1B9A" w:rsidRDefault="00850C9D" w:rsidP="00850C9D">
      <w:pPr>
        <w:pStyle w:val="Paragrafoelenco"/>
        <w:numPr>
          <w:ilvl w:val="0"/>
          <w:numId w:val="8"/>
        </w:numPr>
        <w:spacing w:line="600" w:lineRule="auto"/>
        <w:ind w:left="720"/>
        <w:rPr>
          <w:ins w:id="1399" w:author="UTENTE" w:date="2020-06-30T12:36:00Z"/>
          <w:lang w:val="en-US"/>
        </w:rPr>
      </w:pPr>
      <w:ins w:id="1400" w:author="UTENTE" w:date="2020-06-30T12:36:00Z">
        <w:r w:rsidRPr="002A1B9A">
          <w:rPr>
            <w:lang w:val="en-US"/>
          </w:rPr>
          <w:t>n "He smirks at me, tapping a fingernail against the side of his glass."</w:t>
        </w:r>
      </w:ins>
    </w:p>
    <w:p w14:paraId="1B2AFB67" w14:textId="77777777" w:rsidR="00850C9D" w:rsidRPr="002A1B9A" w:rsidRDefault="00850C9D" w:rsidP="00850C9D">
      <w:pPr>
        <w:pStyle w:val="Paragrafoelenco"/>
        <w:numPr>
          <w:ilvl w:val="0"/>
          <w:numId w:val="8"/>
        </w:numPr>
        <w:spacing w:line="600" w:lineRule="auto"/>
        <w:ind w:left="720"/>
        <w:rPr>
          <w:ins w:id="1401" w:author="UTENTE" w:date="2020-06-30T12:36:00Z"/>
          <w:lang w:val="en-US"/>
        </w:rPr>
      </w:pPr>
      <w:ins w:id="1402" w:author="UTENTE" w:date="2020-06-30T12:36:00Z">
        <w:r w:rsidRPr="002A1B9A">
          <w:rPr>
            <w:lang w:val="en-US"/>
          </w:rPr>
          <w:t>mc "\"…\""</w:t>
        </w:r>
      </w:ins>
    </w:p>
    <w:p w14:paraId="5AFB5E08" w14:textId="77777777" w:rsidR="00850C9D" w:rsidRPr="002A1B9A" w:rsidRDefault="00850C9D" w:rsidP="00850C9D">
      <w:pPr>
        <w:pStyle w:val="Paragrafoelenco"/>
        <w:numPr>
          <w:ilvl w:val="0"/>
          <w:numId w:val="8"/>
        </w:numPr>
        <w:spacing w:line="600" w:lineRule="auto"/>
        <w:ind w:left="720"/>
        <w:rPr>
          <w:ins w:id="1403" w:author="UTENTE" w:date="2020-06-30T12:36:00Z"/>
          <w:lang w:val="en-US"/>
        </w:rPr>
      </w:pPr>
      <w:ins w:id="1404" w:author="UTENTE" w:date="2020-06-30T12:36:00Z">
        <w:r w:rsidRPr="002A1B9A">
          <w:rPr>
            <w:lang w:val="en-US"/>
          </w:rPr>
          <w:t>n "…It's kind of hard to argue with that, sadly. {w}This isn't the worst part of town, but it's definitely not the best, and the diner could really use some repainting."</w:t>
        </w:r>
      </w:ins>
    </w:p>
    <w:p w14:paraId="7F0380AF" w14:textId="6D386EA9" w:rsidR="00D3659C" w:rsidRPr="00850C9D" w:rsidRDefault="00850C9D" w:rsidP="00850C9D">
      <w:pPr>
        <w:pStyle w:val="Paragrafoelenco"/>
        <w:numPr>
          <w:ilvl w:val="0"/>
          <w:numId w:val="8"/>
        </w:numPr>
        <w:rPr>
          <w:ins w:id="1405" w:author="UTENTE" w:date="2020-06-30T12:27:00Z"/>
          <w:lang w:val="en-US"/>
          <w:rPrChange w:id="1406" w:author="UTENTE" w:date="2020-06-30T12:37:00Z">
            <w:rPr>
              <w:ins w:id="1407" w:author="UTENTE" w:date="2020-06-30T12:27:00Z"/>
              <w:lang w:val="en-US"/>
            </w:rPr>
          </w:rPrChange>
        </w:rPr>
        <w:pPrChange w:id="1408" w:author="UTENTE" w:date="2020-06-30T12:37:00Z">
          <w:pPr>
            <w:spacing w:line="240" w:lineRule="auto"/>
            <w:jc w:val="left"/>
          </w:pPr>
        </w:pPrChange>
      </w:pPr>
      <w:ins w:id="1409" w:author="UTENTE" w:date="2020-06-30T12:37:00Z">
        <w:r>
          <w:rPr>
            <w:lang w:val="en-US"/>
          </w:rPr>
          <w:t xml:space="preserve">             </w:t>
        </w:r>
      </w:ins>
      <w:ins w:id="1410" w:author="UTENTE" w:date="2020-06-30T12:36:00Z">
        <w:r w:rsidRPr="00850C9D">
          <w:rPr>
            <w:lang w:val="en-US"/>
            <w:rPrChange w:id="1411" w:author="UTENTE" w:date="2020-06-30T12:37:00Z">
              <w:rPr/>
            </w:rPrChange>
          </w:rPr>
          <w:t>u "\"Hey, why don't you do me a favor?\""</w:t>
        </w:r>
        <w:r w:rsidRPr="00850C9D">
          <w:rPr>
            <w:lang w:val="en-US"/>
            <w:rPrChange w:id="1412" w:author="UTENTE" w:date="2020-06-30T12:37:00Z">
              <w:rPr/>
            </w:rPrChange>
          </w:rPr>
          <w:br w:type="page"/>
        </w:r>
      </w:ins>
    </w:p>
    <w:p w14:paraId="69B07ED0" w14:textId="5DDD4A9F" w:rsidR="00850C9D" w:rsidRPr="00850C9D" w:rsidRDefault="00850C9D" w:rsidP="00850C9D">
      <w:pPr>
        <w:pStyle w:val="Paragrafoelenco"/>
        <w:numPr>
          <w:ilvl w:val="0"/>
          <w:numId w:val="9"/>
        </w:numPr>
        <w:spacing w:line="600" w:lineRule="auto"/>
        <w:jc w:val="both"/>
        <w:rPr>
          <w:ins w:id="1413" w:author="UTENTE" w:date="2020-06-30T12:37:00Z"/>
          <w:rFonts w:ascii="Calibri" w:eastAsia="Calibri" w:hAnsi="Calibri" w:cs="Times New Roman"/>
        </w:rPr>
      </w:pPr>
      <w:ins w:id="1414" w:author="UTENTE" w:date="2020-06-30T12:37:00Z">
        <w:r w:rsidRPr="00850C9D">
          <w:rPr>
            <w:rFonts w:ascii="Calibri" w:eastAsia="Calibri" w:hAnsi="Calibri" w:cs="Times New Roman"/>
          </w:rPr>
          <w:lastRenderedPageBreak/>
          <w:t>mc "\"Rilassati, ti stavo solo prendendo in giro.\""</w:t>
        </w:r>
      </w:ins>
    </w:p>
    <w:p w14:paraId="32FDDD4F" w14:textId="77777777" w:rsidR="00850C9D" w:rsidRPr="00850C9D" w:rsidRDefault="00850C9D" w:rsidP="00850C9D">
      <w:pPr>
        <w:numPr>
          <w:ilvl w:val="0"/>
          <w:numId w:val="9"/>
        </w:numPr>
        <w:spacing w:line="600" w:lineRule="auto"/>
        <w:contextualSpacing/>
        <w:jc w:val="left"/>
        <w:rPr>
          <w:ins w:id="1415" w:author="UTENTE" w:date="2020-06-30T12:37:00Z"/>
          <w:rFonts w:ascii="Calibri" w:eastAsia="Calibri" w:hAnsi="Calibri" w:cs="Times New Roman"/>
        </w:rPr>
      </w:pPr>
      <w:ins w:id="1416" w:author="UTENTE" w:date="2020-06-30T12:37:00Z">
        <w:r w:rsidRPr="00850C9D">
          <w:rPr>
            <w:rFonts w:ascii="Calibri" w:eastAsia="Calibri" w:hAnsi="Calibri" w:cs="Times New Roman"/>
          </w:rPr>
          <w:t>mc "\"Chiamo tutti 'ragazzino', ok? Brutta abitudine, scusa.\""</w:t>
        </w:r>
      </w:ins>
    </w:p>
    <w:p w14:paraId="5020012E" w14:textId="77777777" w:rsidR="00850C9D" w:rsidRPr="00850C9D" w:rsidRDefault="00850C9D" w:rsidP="00850C9D">
      <w:pPr>
        <w:numPr>
          <w:ilvl w:val="0"/>
          <w:numId w:val="9"/>
        </w:numPr>
        <w:spacing w:line="600" w:lineRule="auto"/>
        <w:contextualSpacing/>
        <w:jc w:val="left"/>
        <w:rPr>
          <w:ins w:id="1417" w:author="UTENTE" w:date="2020-06-30T12:37:00Z"/>
          <w:rFonts w:ascii="Calibri" w:eastAsia="Calibri" w:hAnsi="Calibri" w:cs="Times New Roman"/>
        </w:rPr>
      </w:pPr>
      <w:ins w:id="1418" w:author="UTENTE" w:date="2020-06-30T12:37:00Z">
        <w:r w:rsidRPr="00850C9D">
          <w:rPr>
            <w:rFonts w:ascii="Calibri" w:eastAsia="Calibri" w:hAnsi="Calibri" w:cs="Times New Roman"/>
          </w:rPr>
          <w:t>mc "\"Scusa, scusa! È che sei così pieno di energie, tutto qui.\""</w:t>
        </w:r>
      </w:ins>
    </w:p>
    <w:p w14:paraId="76DA279C" w14:textId="77777777" w:rsidR="00850C9D" w:rsidRPr="00850C9D" w:rsidRDefault="00850C9D" w:rsidP="00850C9D">
      <w:pPr>
        <w:numPr>
          <w:ilvl w:val="0"/>
          <w:numId w:val="9"/>
        </w:numPr>
        <w:spacing w:line="600" w:lineRule="auto"/>
        <w:contextualSpacing/>
        <w:jc w:val="left"/>
        <w:rPr>
          <w:ins w:id="1419" w:author="UTENTE" w:date="2020-06-30T12:37:00Z"/>
          <w:rFonts w:ascii="Calibri" w:eastAsia="Calibri" w:hAnsi="Calibri" w:cs="Times New Roman"/>
        </w:rPr>
      </w:pPr>
      <w:ins w:id="1420" w:author="UTENTE" w:date="2020-06-30T12:37:00Z">
        <w:r w:rsidRPr="00850C9D">
          <w:rPr>
            <w:rFonts w:ascii="Calibri" w:eastAsia="Calibri" w:hAnsi="Calibri" w:cs="Times New Roman"/>
          </w:rPr>
          <w:t>mc "\"Ogni tanto mi scambiano per un liceale, capisco quello che provi.\""</w:t>
        </w:r>
      </w:ins>
    </w:p>
    <w:p w14:paraId="2A2E8D13" w14:textId="77777777" w:rsidR="00850C9D" w:rsidRPr="00850C9D" w:rsidRDefault="00850C9D" w:rsidP="00850C9D">
      <w:pPr>
        <w:numPr>
          <w:ilvl w:val="0"/>
          <w:numId w:val="9"/>
        </w:numPr>
        <w:spacing w:line="600" w:lineRule="auto"/>
        <w:contextualSpacing/>
        <w:jc w:val="left"/>
        <w:rPr>
          <w:ins w:id="1421" w:author="UTENTE" w:date="2020-06-30T12:37:00Z"/>
          <w:rFonts w:ascii="Calibri" w:eastAsia="Calibri" w:hAnsi="Calibri" w:cs="Times New Roman"/>
        </w:rPr>
      </w:pPr>
      <w:ins w:id="1422" w:author="UTENTE" w:date="2020-06-30T12:37:00Z">
        <w:r w:rsidRPr="00850C9D">
          <w:rPr>
            <w:rFonts w:ascii="Calibri" w:eastAsia="Calibri" w:hAnsi="Calibri" w:cs="Times New Roman"/>
          </w:rPr>
          <w:t>u "\"…Hmpf.\"</w:t>
        </w:r>
      </w:ins>
    </w:p>
    <w:p w14:paraId="56E6E00D" w14:textId="77777777" w:rsidR="00850C9D" w:rsidRPr="00850C9D" w:rsidRDefault="00850C9D" w:rsidP="00850C9D">
      <w:pPr>
        <w:numPr>
          <w:ilvl w:val="0"/>
          <w:numId w:val="9"/>
        </w:numPr>
        <w:spacing w:line="600" w:lineRule="auto"/>
        <w:contextualSpacing/>
        <w:jc w:val="left"/>
        <w:rPr>
          <w:ins w:id="1423" w:author="UTENTE" w:date="2020-06-30T12:37:00Z"/>
          <w:rFonts w:ascii="Calibri" w:eastAsia="Calibri" w:hAnsi="Calibri" w:cs="Times New Roman"/>
        </w:rPr>
      </w:pPr>
      <w:ins w:id="1424" w:author="UTENTE" w:date="2020-06-30T12:37:00Z">
        <w:r w:rsidRPr="00850C9D">
          <w:rPr>
            <w:rFonts w:ascii="Calibri" w:eastAsia="Calibri" w:hAnsi="Calibri" w:cs="Times New Roman"/>
          </w:rPr>
          <w:t>n "Come un gatto che ritrae gli artigli, il biondino si calma, anche se continua ad arricciare il naso quando mi guarda."</w:t>
        </w:r>
      </w:ins>
    </w:p>
    <w:p w14:paraId="722E3DDE" w14:textId="77777777" w:rsidR="00850C9D" w:rsidRPr="00850C9D" w:rsidRDefault="00850C9D" w:rsidP="00850C9D">
      <w:pPr>
        <w:numPr>
          <w:ilvl w:val="0"/>
          <w:numId w:val="9"/>
        </w:numPr>
        <w:spacing w:line="600" w:lineRule="auto"/>
        <w:contextualSpacing/>
        <w:jc w:val="left"/>
        <w:rPr>
          <w:ins w:id="1425" w:author="UTENTE" w:date="2020-06-30T12:37:00Z"/>
          <w:rFonts w:ascii="Calibri" w:eastAsia="Calibri" w:hAnsi="Calibri" w:cs="Times New Roman"/>
        </w:rPr>
      </w:pPr>
      <w:ins w:id="1426" w:author="UTENTE" w:date="2020-06-30T12:37:00Z">
        <w:r w:rsidRPr="00850C9D">
          <w:rPr>
            <w:rFonts w:ascii="Calibri" w:eastAsia="Calibri" w:hAnsi="Calibri" w:cs="Times New Roman"/>
          </w:rPr>
          <w:t>n "Fiù, me la sono cavata per un pelo."</w:t>
        </w:r>
      </w:ins>
    </w:p>
    <w:p w14:paraId="7308641B" w14:textId="77777777" w:rsidR="00850C9D" w:rsidRPr="00850C9D" w:rsidRDefault="00850C9D" w:rsidP="00850C9D">
      <w:pPr>
        <w:numPr>
          <w:ilvl w:val="0"/>
          <w:numId w:val="9"/>
        </w:numPr>
        <w:spacing w:line="600" w:lineRule="auto"/>
        <w:contextualSpacing/>
        <w:jc w:val="left"/>
        <w:rPr>
          <w:ins w:id="1427" w:author="UTENTE" w:date="2020-06-30T12:37:00Z"/>
          <w:rFonts w:ascii="Calibri" w:eastAsia="Calibri" w:hAnsi="Calibri" w:cs="Times New Roman"/>
        </w:rPr>
      </w:pPr>
      <w:ins w:id="1428" w:author="UTENTE" w:date="2020-06-30T12:37:00Z">
        <w:r w:rsidRPr="00850C9D">
          <w:rPr>
            <w:rFonts w:ascii="Calibri" w:eastAsia="Calibri" w:hAnsi="Calibri" w:cs="Times New Roman"/>
          </w:rPr>
          <w:t>u "\"E comunque, non sto cercando di unirmi a una gang.\""</w:t>
        </w:r>
      </w:ins>
    </w:p>
    <w:p w14:paraId="23F566C2" w14:textId="77777777" w:rsidR="00850C9D" w:rsidRPr="00850C9D" w:rsidRDefault="00850C9D" w:rsidP="00850C9D">
      <w:pPr>
        <w:numPr>
          <w:ilvl w:val="0"/>
          <w:numId w:val="9"/>
        </w:numPr>
        <w:spacing w:line="600" w:lineRule="auto"/>
        <w:contextualSpacing/>
        <w:jc w:val="left"/>
        <w:rPr>
          <w:ins w:id="1429" w:author="UTENTE" w:date="2020-06-30T12:37:00Z"/>
          <w:rFonts w:ascii="Calibri" w:eastAsia="Calibri" w:hAnsi="Calibri" w:cs="Times New Roman"/>
        </w:rPr>
      </w:pPr>
      <w:ins w:id="1430" w:author="UTENTE" w:date="2020-06-30T12:37:00Z">
        <w:r w:rsidRPr="00850C9D">
          <w:rPr>
            <w:rFonts w:ascii="Calibri" w:eastAsia="Calibri" w:hAnsi="Calibri" w:cs="Times New Roman"/>
          </w:rPr>
          <w:t>u "\"Sto solo cercando… certe persone, tutto qui.\""</w:t>
        </w:r>
      </w:ins>
    </w:p>
    <w:p w14:paraId="1873D933" w14:textId="77777777" w:rsidR="00850C9D" w:rsidRPr="00850C9D" w:rsidRDefault="00850C9D" w:rsidP="00850C9D">
      <w:pPr>
        <w:numPr>
          <w:ilvl w:val="0"/>
          <w:numId w:val="9"/>
        </w:numPr>
        <w:spacing w:line="600" w:lineRule="auto"/>
        <w:contextualSpacing/>
        <w:jc w:val="left"/>
        <w:rPr>
          <w:ins w:id="1431" w:author="UTENTE" w:date="2020-06-30T12:37:00Z"/>
          <w:rFonts w:ascii="Calibri" w:eastAsia="Calibri" w:hAnsi="Calibri" w:cs="Times New Roman"/>
        </w:rPr>
      </w:pPr>
      <w:ins w:id="1432" w:author="UTENTE" w:date="2020-06-30T12:37:00Z">
        <w:r w:rsidRPr="00850C9D">
          <w:rPr>
            <w:rFonts w:ascii="Calibri" w:eastAsia="Calibri" w:hAnsi="Calibri" w:cs="Times New Roman"/>
          </w:rPr>
          <w:t>u "\"Ho pensato che potrebbero gironzolare in posto come questo, dato l'aspetto piuttosto squallido. Senza offesa.\""</w:t>
        </w:r>
      </w:ins>
    </w:p>
    <w:p w14:paraId="2F604043" w14:textId="77777777" w:rsidR="00850C9D" w:rsidRPr="00850C9D" w:rsidRDefault="00850C9D" w:rsidP="00850C9D">
      <w:pPr>
        <w:numPr>
          <w:ilvl w:val="0"/>
          <w:numId w:val="9"/>
        </w:numPr>
        <w:spacing w:line="600" w:lineRule="auto"/>
        <w:contextualSpacing/>
        <w:jc w:val="left"/>
        <w:rPr>
          <w:ins w:id="1433" w:author="UTENTE" w:date="2020-06-30T12:37:00Z"/>
          <w:rFonts w:ascii="Calibri" w:eastAsia="Calibri" w:hAnsi="Calibri" w:cs="Times New Roman"/>
        </w:rPr>
      </w:pPr>
      <w:ins w:id="1434" w:author="UTENTE" w:date="2020-06-30T12:37:00Z">
        <w:r w:rsidRPr="00850C9D">
          <w:rPr>
            <w:rFonts w:ascii="Calibri" w:eastAsia="Calibri" w:hAnsi="Calibri" w:cs="Times New Roman"/>
          </w:rPr>
          <w:t>n "Mi sorride beffardo, picchiettando l'unghia contro il lato del suo bicchiere in vetro."</w:t>
        </w:r>
      </w:ins>
    </w:p>
    <w:p w14:paraId="1A8E0FCD" w14:textId="77777777" w:rsidR="00850C9D" w:rsidRPr="00850C9D" w:rsidRDefault="00850C9D" w:rsidP="00850C9D">
      <w:pPr>
        <w:numPr>
          <w:ilvl w:val="0"/>
          <w:numId w:val="9"/>
        </w:numPr>
        <w:spacing w:line="600" w:lineRule="auto"/>
        <w:contextualSpacing/>
        <w:jc w:val="left"/>
        <w:rPr>
          <w:ins w:id="1435" w:author="UTENTE" w:date="2020-06-30T12:37:00Z"/>
          <w:rFonts w:ascii="Calibri" w:eastAsia="Calibri" w:hAnsi="Calibri" w:cs="Times New Roman"/>
        </w:rPr>
      </w:pPr>
      <w:ins w:id="1436" w:author="UTENTE" w:date="2020-06-30T12:37:00Z">
        <w:r w:rsidRPr="00850C9D">
          <w:rPr>
            <w:rFonts w:ascii="Calibri" w:eastAsia="Calibri" w:hAnsi="Calibri" w:cs="Times New Roman"/>
          </w:rPr>
          <w:t>mc "\"…\""</w:t>
        </w:r>
      </w:ins>
    </w:p>
    <w:p w14:paraId="5700ED8F" w14:textId="77777777" w:rsidR="00850C9D" w:rsidRPr="00850C9D" w:rsidRDefault="00850C9D" w:rsidP="00850C9D">
      <w:pPr>
        <w:numPr>
          <w:ilvl w:val="0"/>
          <w:numId w:val="9"/>
        </w:numPr>
        <w:spacing w:line="600" w:lineRule="auto"/>
        <w:contextualSpacing/>
        <w:jc w:val="left"/>
        <w:rPr>
          <w:ins w:id="1437" w:author="UTENTE" w:date="2020-06-30T12:37:00Z"/>
          <w:rFonts w:ascii="Calibri" w:eastAsia="Calibri" w:hAnsi="Calibri" w:cs="Times New Roman"/>
        </w:rPr>
      </w:pPr>
      <w:ins w:id="1438" w:author="UTENTE" w:date="2020-06-30T12:37:00Z">
        <w:r w:rsidRPr="00850C9D">
          <w:rPr>
            <w:rFonts w:ascii="Calibri" w:eastAsia="Calibri" w:hAnsi="Calibri" w:cs="Times New Roman"/>
          </w:rPr>
          <w:t>n "…Non è facile controbattere, purtroppo. {w}Questa non è la parte peggiore della città, ma di certo non è neanche la migliore, e il locale avrebbe bisogno di una nuova mano di vernice."</w:t>
        </w:r>
      </w:ins>
    </w:p>
    <w:p w14:paraId="18CCA84E" w14:textId="60C985E2" w:rsidR="00D3659C" w:rsidRPr="00850C9D" w:rsidRDefault="00850C9D" w:rsidP="00850C9D">
      <w:pPr>
        <w:pStyle w:val="Paragrafoelenco"/>
        <w:numPr>
          <w:ilvl w:val="0"/>
          <w:numId w:val="9"/>
        </w:numPr>
        <w:rPr>
          <w:ins w:id="1439" w:author="UTENTE" w:date="2020-06-30T12:37:00Z"/>
          <w:lang w:val="it-IT"/>
          <w:rPrChange w:id="1440" w:author="UTENTE" w:date="2020-06-30T12:37:00Z">
            <w:rPr>
              <w:ins w:id="1441" w:author="UTENTE" w:date="2020-06-30T12:37:00Z"/>
              <w:rFonts w:ascii="Calibri" w:eastAsia="Calibri" w:hAnsi="Calibri" w:cs="Times New Roman"/>
            </w:rPr>
          </w:rPrChange>
        </w:rPr>
        <w:pPrChange w:id="1442" w:author="UTENTE" w:date="2020-06-30T12:37:00Z">
          <w:pPr>
            <w:spacing w:line="240" w:lineRule="auto"/>
            <w:jc w:val="left"/>
          </w:pPr>
        </w:pPrChange>
      </w:pPr>
      <w:ins w:id="1443" w:author="UTENTE" w:date="2020-06-30T12:37:00Z">
        <w:r w:rsidRPr="00850C9D">
          <w:rPr>
            <w:rFonts w:ascii="Calibri" w:eastAsia="Calibri" w:hAnsi="Calibri" w:cs="Times New Roman"/>
            <w:rPrChange w:id="1444" w:author="UTENTE" w:date="2020-06-30T12:37:00Z">
              <w:rPr/>
            </w:rPrChange>
          </w:rPr>
          <w:t>u "\"Ehi, perché non mi fai un favore?\""</w:t>
        </w:r>
      </w:ins>
    </w:p>
    <w:p w14:paraId="64093A08" w14:textId="510431B4" w:rsidR="00850C9D" w:rsidRDefault="00850C9D">
      <w:pPr>
        <w:spacing w:line="240" w:lineRule="auto"/>
        <w:jc w:val="left"/>
        <w:rPr>
          <w:ins w:id="1445" w:author="UTENTE" w:date="2020-06-30T12:37:00Z"/>
          <w:rFonts w:ascii="Calibri" w:eastAsia="Calibri" w:hAnsi="Calibri" w:cs="Times New Roman"/>
        </w:rPr>
      </w:pPr>
      <w:ins w:id="1446" w:author="UTENTE" w:date="2020-06-30T12:37:00Z">
        <w:r>
          <w:rPr>
            <w:rFonts w:ascii="Calibri" w:eastAsia="Calibri" w:hAnsi="Calibri" w:cs="Times New Roman"/>
          </w:rPr>
          <w:br w:type="page"/>
        </w:r>
      </w:ins>
    </w:p>
    <w:p w14:paraId="17539F01" w14:textId="6D84FFFB" w:rsidR="00850C9D" w:rsidRPr="00850C9D" w:rsidRDefault="00850C9D" w:rsidP="00850C9D">
      <w:pPr>
        <w:pStyle w:val="Paragrafoelenco"/>
        <w:numPr>
          <w:ilvl w:val="0"/>
          <w:numId w:val="9"/>
        </w:numPr>
        <w:spacing w:line="600" w:lineRule="auto"/>
        <w:rPr>
          <w:ins w:id="1447" w:author="UTENTE" w:date="2020-06-30T12:39:00Z"/>
          <w:rFonts w:ascii="Calibri" w:eastAsia="Calibri" w:hAnsi="Calibri" w:cs="Times New Roman"/>
          <w:lang w:val="en-US"/>
          <w:rPrChange w:id="1448" w:author="UTENTE" w:date="2020-06-30T12:39:00Z">
            <w:rPr>
              <w:ins w:id="1449" w:author="UTENTE" w:date="2020-06-30T12:39:00Z"/>
            </w:rPr>
          </w:rPrChange>
        </w:rPr>
        <w:pPrChange w:id="1450" w:author="UTENTE" w:date="2020-06-30T12:39:00Z">
          <w:pPr>
            <w:numPr>
              <w:numId w:val="14"/>
            </w:numPr>
            <w:spacing w:line="600" w:lineRule="auto"/>
            <w:ind w:left="644" w:hanging="360"/>
            <w:contextualSpacing/>
            <w:jc w:val="left"/>
          </w:pPr>
        </w:pPrChange>
      </w:pPr>
      <w:ins w:id="1451" w:author="UTENTE" w:date="2020-06-30T12:39:00Z">
        <w:r w:rsidRPr="00850C9D">
          <w:rPr>
            <w:rFonts w:ascii="Calibri" w:eastAsia="Calibri" w:hAnsi="Calibri" w:cs="Times New Roman"/>
            <w:lang w:val="en-US"/>
            <w:rPrChange w:id="1452" w:author="UTENTE" w:date="2020-06-30T12:39:00Z">
              <w:rPr/>
            </w:rPrChange>
          </w:rPr>
          <w:lastRenderedPageBreak/>
          <w:t>u "\"Keep an eye out for anyone like what I described, and if you find someone, give me a call.\""</w:t>
        </w:r>
      </w:ins>
    </w:p>
    <w:p w14:paraId="7E079BC9" w14:textId="77777777" w:rsidR="00850C9D" w:rsidRPr="00850C9D" w:rsidRDefault="00850C9D" w:rsidP="00850C9D">
      <w:pPr>
        <w:numPr>
          <w:ilvl w:val="0"/>
          <w:numId w:val="9"/>
        </w:numPr>
        <w:spacing w:line="600" w:lineRule="auto"/>
        <w:contextualSpacing/>
        <w:jc w:val="left"/>
        <w:rPr>
          <w:ins w:id="1453" w:author="UTENTE" w:date="2020-06-30T12:39:00Z"/>
          <w:rFonts w:ascii="Calibri" w:eastAsia="Calibri" w:hAnsi="Calibri" w:cs="Times New Roman"/>
          <w:lang w:val="en-US"/>
        </w:rPr>
        <w:pPrChange w:id="1454" w:author="UTENTE" w:date="2020-06-30T12:39:00Z">
          <w:pPr>
            <w:numPr>
              <w:numId w:val="14"/>
            </w:numPr>
            <w:spacing w:line="600" w:lineRule="auto"/>
            <w:ind w:left="720" w:hanging="360"/>
            <w:contextualSpacing/>
            <w:jc w:val="left"/>
          </w:pPr>
        </w:pPrChange>
      </w:pPr>
      <w:ins w:id="1455" w:author="UTENTE" w:date="2020-06-30T12:39:00Z">
        <w:r w:rsidRPr="00850C9D">
          <w:rPr>
            <w:rFonts w:ascii="Calibri" w:eastAsia="Calibri" w:hAnsi="Calibri" w:cs="Times New Roman"/>
            <w:lang w:val="en-US"/>
          </w:rPr>
          <w:t>n "Pulling a pen out of his pocket, he grabs a nearby napkin and scribbles something down on it."</w:t>
        </w:r>
      </w:ins>
    </w:p>
    <w:p w14:paraId="04F07798" w14:textId="77777777" w:rsidR="00850C9D" w:rsidRPr="00850C9D" w:rsidRDefault="00850C9D" w:rsidP="00850C9D">
      <w:pPr>
        <w:numPr>
          <w:ilvl w:val="0"/>
          <w:numId w:val="9"/>
        </w:numPr>
        <w:spacing w:line="600" w:lineRule="auto"/>
        <w:contextualSpacing/>
        <w:jc w:val="left"/>
        <w:rPr>
          <w:ins w:id="1456" w:author="UTENTE" w:date="2020-06-30T12:39:00Z"/>
          <w:rFonts w:ascii="Calibri" w:eastAsia="Calibri" w:hAnsi="Calibri" w:cs="Times New Roman"/>
          <w:lang w:val="en-US"/>
        </w:rPr>
        <w:pPrChange w:id="1457" w:author="UTENTE" w:date="2020-06-30T12:39:00Z">
          <w:pPr>
            <w:numPr>
              <w:numId w:val="14"/>
            </w:numPr>
            <w:spacing w:line="600" w:lineRule="auto"/>
            <w:ind w:left="720" w:hanging="360"/>
            <w:contextualSpacing/>
            <w:jc w:val="left"/>
          </w:pPr>
        </w:pPrChange>
      </w:pPr>
      <w:ins w:id="1458" w:author="UTENTE" w:date="2020-06-30T12:39:00Z">
        <w:r w:rsidRPr="00850C9D">
          <w:rPr>
            <w:rFonts w:ascii="Calibri" w:eastAsia="Calibri" w:hAnsi="Calibri" w:cs="Times New Roman"/>
            <w:lang w:val="en-US"/>
          </w:rPr>
          <w:t>n "When he shoves it over towards me, I recognize the writing as a name and a phone number."</w:t>
        </w:r>
      </w:ins>
    </w:p>
    <w:p w14:paraId="1828A237" w14:textId="77777777" w:rsidR="00850C9D" w:rsidRPr="00850C9D" w:rsidRDefault="00850C9D" w:rsidP="00850C9D">
      <w:pPr>
        <w:numPr>
          <w:ilvl w:val="0"/>
          <w:numId w:val="9"/>
        </w:numPr>
        <w:spacing w:line="600" w:lineRule="auto"/>
        <w:contextualSpacing/>
        <w:jc w:val="left"/>
        <w:rPr>
          <w:ins w:id="1459" w:author="UTENTE" w:date="2020-06-30T12:39:00Z"/>
          <w:rFonts w:ascii="Calibri" w:eastAsia="Calibri" w:hAnsi="Calibri" w:cs="Times New Roman"/>
          <w:lang w:val="en-US"/>
        </w:rPr>
        <w:pPrChange w:id="1460" w:author="UTENTE" w:date="2020-06-30T12:39:00Z">
          <w:pPr>
            <w:numPr>
              <w:numId w:val="14"/>
            </w:numPr>
            <w:spacing w:line="600" w:lineRule="auto"/>
            <w:ind w:left="720" w:hanging="360"/>
            <w:contextualSpacing/>
            <w:jc w:val="left"/>
          </w:pPr>
        </w:pPrChange>
      </w:pPr>
      <w:ins w:id="1461" w:author="UTENTE" w:date="2020-06-30T12:39:00Z">
        <w:r w:rsidRPr="00850C9D">
          <w:rPr>
            <w:rFonts w:ascii="Calibri" w:eastAsia="Calibri" w:hAnsi="Calibri" w:cs="Times New Roman"/>
            <w:lang w:val="en-US"/>
          </w:rPr>
          <w:t>mcp "\"… 'Luka,' huh? You really want me to call you if I see any random shady customers?\""</w:t>
        </w:r>
      </w:ins>
    </w:p>
    <w:p w14:paraId="69E3E0F5" w14:textId="77777777" w:rsidR="00850C9D" w:rsidRPr="00850C9D" w:rsidRDefault="00850C9D" w:rsidP="00850C9D">
      <w:pPr>
        <w:numPr>
          <w:ilvl w:val="0"/>
          <w:numId w:val="9"/>
        </w:numPr>
        <w:spacing w:line="600" w:lineRule="auto"/>
        <w:contextualSpacing/>
        <w:jc w:val="left"/>
        <w:rPr>
          <w:ins w:id="1462" w:author="UTENTE" w:date="2020-06-30T12:39:00Z"/>
          <w:rFonts w:ascii="Calibri" w:eastAsia="Calibri" w:hAnsi="Calibri" w:cs="Times New Roman"/>
          <w:lang w:val="es-ES"/>
        </w:rPr>
        <w:pPrChange w:id="1463" w:author="UTENTE" w:date="2020-06-30T12:39:00Z">
          <w:pPr>
            <w:numPr>
              <w:numId w:val="14"/>
            </w:numPr>
            <w:spacing w:line="600" w:lineRule="auto"/>
            <w:ind w:left="720" w:hanging="360"/>
            <w:contextualSpacing/>
            <w:jc w:val="left"/>
          </w:pPr>
        </w:pPrChange>
      </w:pPr>
      <w:ins w:id="1464" w:author="UTENTE" w:date="2020-06-30T12:39:00Z">
        <w:r w:rsidRPr="00850C9D">
          <w:rPr>
            <w:rFonts w:ascii="Calibri" w:eastAsia="Calibri" w:hAnsi="Calibri" w:cs="Times New Roman"/>
            <w:lang w:val="es-ES"/>
          </w:rPr>
          <w:t>l "\"You got it.\""</w:t>
        </w:r>
      </w:ins>
    </w:p>
    <w:p w14:paraId="663A140F" w14:textId="77777777" w:rsidR="00850C9D" w:rsidRPr="00850C9D" w:rsidRDefault="00850C9D" w:rsidP="00850C9D">
      <w:pPr>
        <w:numPr>
          <w:ilvl w:val="0"/>
          <w:numId w:val="9"/>
        </w:numPr>
        <w:spacing w:line="600" w:lineRule="auto"/>
        <w:contextualSpacing/>
        <w:jc w:val="left"/>
        <w:rPr>
          <w:ins w:id="1465" w:author="UTENTE" w:date="2020-06-30T12:39:00Z"/>
          <w:rFonts w:ascii="Calibri" w:eastAsia="Calibri" w:hAnsi="Calibri" w:cs="Times New Roman"/>
          <w:lang w:val="en-US"/>
        </w:rPr>
        <w:pPrChange w:id="1466" w:author="UTENTE" w:date="2020-06-30T12:39:00Z">
          <w:pPr>
            <w:numPr>
              <w:numId w:val="14"/>
            </w:numPr>
            <w:spacing w:line="600" w:lineRule="auto"/>
            <w:ind w:left="720" w:hanging="360"/>
            <w:contextualSpacing/>
            <w:jc w:val="left"/>
          </w:pPr>
        </w:pPrChange>
      </w:pPr>
      <w:ins w:id="1467" w:author="UTENTE" w:date="2020-06-30T12:39:00Z">
        <w:r w:rsidRPr="00850C9D">
          <w:rPr>
            <w:rFonts w:ascii="Calibri" w:eastAsia="Calibri" w:hAnsi="Calibri" w:cs="Times New Roman"/>
            <w:lang w:val="en-US"/>
          </w:rPr>
          <w:t>l "\"It doesn't seem like you have anything better to do with your time, so why don't you help me out?\""</w:t>
        </w:r>
      </w:ins>
    </w:p>
    <w:p w14:paraId="5D20635B" w14:textId="77777777" w:rsidR="00850C9D" w:rsidRPr="00850C9D" w:rsidRDefault="00850C9D" w:rsidP="00850C9D">
      <w:pPr>
        <w:numPr>
          <w:ilvl w:val="0"/>
          <w:numId w:val="9"/>
        </w:numPr>
        <w:spacing w:line="600" w:lineRule="auto"/>
        <w:contextualSpacing/>
        <w:jc w:val="left"/>
        <w:rPr>
          <w:ins w:id="1468" w:author="UTENTE" w:date="2020-06-30T12:39:00Z"/>
          <w:rFonts w:ascii="Calibri" w:eastAsia="Calibri" w:hAnsi="Calibri" w:cs="Times New Roman"/>
          <w:lang w:val="en-US"/>
        </w:rPr>
        <w:pPrChange w:id="1469" w:author="UTENTE" w:date="2020-06-30T12:39:00Z">
          <w:pPr>
            <w:numPr>
              <w:numId w:val="14"/>
            </w:numPr>
            <w:spacing w:line="600" w:lineRule="auto"/>
            <w:ind w:left="720" w:hanging="360"/>
            <w:contextualSpacing/>
            <w:jc w:val="left"/>
          </w:pPr>
        </w:pPrChange>
      </w:pPr>
      <w:ins w:id="1470" w:author="UTENTE" w:date="2020-06-30T12:39:00Z">
        <w:r w:rsidRPr="00850C9D">
          <w:rPr>
            <w:rFonts w:ascii="Calibri" w:eastAsia="Calibri" w:hAnsi="Calibri" w:cs="Times New Roman"/>
            <w:lang w:val="en-US"/>
          </w:rPr>
          <w:t>old "And what're you offering in return…?"</w:t>
        </w:r>
      </w:ins>
    </w:p>
    <w:p w14:paraId="3E908714" w14:textId="77777777" w:rsidR="00850C9D" w:rsidRPr="00850C9D" w:rsidRDefault="00850C9D" w:rsidP="00850C9D">
      <w:pPr>
        <w:numPr>
          <w:ilvl w:val="0"/>
          <w:numId w:val="9"/>
        </w:numPr>
        <w:spacing w:line="600" w:lineRule="auto"/>
        <w:contextualSpacing/>
        <w:jc w:val="left"/>
        <w:rPr>
          <w:ins w:id="1471" w:author="UTENTE" w:date="2020-06-30T12:39:00Z"/>
          <w:rFonts w:ascii="Calibri" w:eastAsia="Calibri" w:hAnsi="Calibri" w:cs="Times New Roman"/>
          <w:lang w:val="en-US"/>
        </w:rPr>
        <w:pPrChange w:id="1472" w:author="UTENTE" w:date="2020-06-30T12:39:00Z">
          <w:pPr>
            <w:numPr>
              <w:numId w:val="14"/>
            </w:numPr>
            <w:spacing w:line="600" w:lineRule="auto"/>
            <w:ind w:left="720" w:hanging="360"/>
            <w:contextualSpacing/>
            <w:jc w:val="left"/>
          </w:pPr>
        </w:pPrChange>
      </w:pPr>
      <w:ins w:id="1473" w:author="UTENTE" w:date="2020-06-30T12:39:00Z">
        <w:r w:rsidRPr="00850C9D">
          <w:rPr>
            <w:rFonts w:ascii="Calibri" w:eastAsia="Calibri" w:hAnsi="Calibri" w:cs="Times New Roman"/>
            <w:lang w:val="en-US"/>
          </w:rPr>
          <w:t>old "Sure, I'll try"</w:t>
        </w:r>
      </w:ins>
    </w:p>
    <w:p w14:paraId="499AEF1E" w14:textId="77777777" w:rsidR="00850C9D" w:rsidRPr="00850C9D" w:rsidRDefault="00850C9D" w:rsidP="00850C9D">
      <w:pPr>
        <w:numPr>
          <w:ilvl w:val="0"/>
          <w:numId w:val="9"/>
        </w:numPr>
        <w:spacing w:line="600" w:lineRule="auto"/>
        <w:contextualSpacing/>
        <w:jc w:val="left"/>
        <w:rPr>
          <w:ins w:id="1474" w:author="UTENTE" w:date="2020-06-30T12:39:00Z"/>
          <w:rFonts w:ascii="Calibri" w:eastAsia="Calibri" w:hAnsi="Calibri" w:cs="Times New Roman"/>
          <w:lang w:val="en-US"/>
        </w:rPr>
        <w:pPrChange w:id="1475" w:author="UTENTE" w:date="2020-06-30T12:39:00Z">
          <w:pPr>
            <w:numPr>
              <w:numId w:val="14"/>
            </w:numPr>
            <w:spacing w:line="600" w:lineRule="auto"/>
            <w:ind w:left="720" w:hanging="360"/>
            <w:contextualSpacing/>
            <w:jc w:val="left"/>
          </w:pPr>
        </w:pPrChange>
      </w:pPr>
      <w:ins w:id="1476" w:author="UTENTE" w:date="2020-06-30T12:39:00Z">
        <w:r w:rsidRPr="00850C9D">
          <w:rPr>
            <w:rFonts w:ascii="Calibri" w:eastAsia="Calibri" w:hAnsi="Calibri" w:cs="Times New Roman"/>
            <w:lang w:val="en-US"/>
          </w:rPr>
          <w:t>n "I raise one eyebrow at Luka, who watches me smugly."</w:t>
        </w:r>
      </w:ins>
    </w:p>
    <w:p w14:paraId="57D43E78" w14:textId="77777777" w:rsidR="00850C9D" w:rsidRPr="00850C9D" w:rsidRDefault="00850C9D" w:rsidP="00850C9D">
      <w:pPr>
        <w:numPr>
          <w:ilvl w:val="0"/>
          <w:numId w:val="9"/>
        </w:numPr>
        <w:spacing w:line="600" w:lineRule="auto"/>
        <w:contextualSpacing/>
        <w:jc w:val="left"/>
        <w:rPr>
          <w:ins w:id="1477" w:author="UTENTE" w:date="2020-06-30T12:39:00Z"/>
          <w:rFonts w:ascii="Calibri" w:eastAsia="Calibri" w:hAnsi="Calibri" w:cs="Times New Roman"/>
          <w:lang w:val="en-US"/>
        </w:rPr>
        <w:pPrChange w:id="1478" w:author="UTENTE" w:date="2020-06-30T12:39:00Z">
          <w:pPr>
            <w:numPr>
              <w:numId w:val="14"/>
            </w:numPr>
            <w:spacing w:line="600" w:lineRule="auto"/>
            <w:ind w:left="720" w:hanging="360"/>
            <w:contextualSpacing/>
            <w:jc w:val="left"/>
          </w:pPr>
        </w:pPrChange>
      </w:pPr>
      <w:ins w:id="1479" w:author="UTENTE" w:date="2020-06-30T12:39:00Z">
        <w:r w:rsidRPr="00850C9D">
          <w:rPr>
            <w:rFonts w:ascii="Calibri" w:eastAsia="Calibri" w:hAnsi="Calibri" w:cs="Times New Roman"/>
            <w:lang w:val="en-US"/>
          </w:rPr>
          <w:t>mcp "\"You're going to offer something to sweeten the deal, right? There's no reason for me to bother helping you, otherwise.\""</w:t>
        </w:r>
      </w:ins>
    </w:p>
    <w:p w14:paraId="046D6301" w14:textId="77777777" w:rsidR="00850C9D" w:rsidRPr="00850C9D" w:rsidRDefault="00850C9D" w:rsidP="00850C9D">
      <w:pPr>
        <w:numPr>
          <w:ilvl w:val="0"/>
          <w:numId w:val="9"/>
        </w:numPr>
        <w:spacing w:line="600" w:lineRule="auto"/>
        <w:contextualSpacing/>
        <w:jc w:val="left"/>
        <w:rPr>
          <w:ins w:id="1480" w:author="UTENTE" w:date="2020-06-30T12:39:00Z"/>
          <w:rFonts w:ascii="Calibri" w:eastAsia="Calibri" w:hAnsi="Calibri" w:cs="Times New Roman"/>
          <w:lang w:val="en-US"/>
        </w:rPr>
        <w:pPrChange w:id="1481" w:author="UTENTE" w:date="2020-06-30T12:39:00Z">
          <w:pPr>
            <w:numPr>
              <w:numId w:val="14"/>
            </w:numPr>
            <w:spacing w:line="600" w:lineRule="auto"/>
            <w:ind w:left="720" w:hanging="360"/>
            <w:contextualSpacing/>
            <w:jc w:val="left"/>
          </w:pPr>
        </w:pPrChange>
      </w:pPr>
      <w:ins w:id="1482" w:author="UTENTE" w:date="2020-06-30T12:39:00Z">
        <w:r w:rsidRPr="00850C9D">
          <w:rPr>
            <w:rFonts w:ascii="Calibri" w:eastAsia="Calibri" w:hAnsi="Calibri" w:cs="Times New Roman"/>
            <w:lang w:val="en-US"/>
          </w:rPr>
          <w:t>l "\"Offer something? Like what, money?\""</w:t>
        </w:r>
      </w:ins>
    </w:p>
    <w:p w14:paraId="737BD5EE" w14:textId="77777777" w:rsidR="00850C9D" w:rsidRPr="00850C9D" w:rsidRDefault="00850C9D" w:rsidP="00850C9D">
      <w:pPr>
        <w:numPr>
          <w:ilvl w:val="0"/>
          <w:numId w:val="9"/>
        </w:numPr>
        <w:spacing w:line="600" w:lineRule="auto"/>
        <w:contextualSpacing/>
        <w:jc w:val="left"/>
        <w:rPr>
          <w:ins w:id="1483" w:author="UTENTE" w:date="2020-06-30T12:39:00Z"/>
          <w:rFonts w:ascii="Calibri" w:eastAsia="Calibri" w:hAnsi="Calibri" w:cs="Times New Roman"/>
          <w:lang w:val="en-US"/>
        </w:rPr>
        <w:pPrChange w:id="1484" w:author="UTENTE" w:date="2020-06-30T12:39:00Z">
          <w:pPr>
            <w:numPr>
              <w:numId w:val="14"/>
            </w:numPr>
            <w:spacing w:line="600" w:lineRule="auto"/>
            <w:ind w:left="720" w:hanging="360"/>
            <w:contextualSpacing/>
            <w:jc w:val="left"/>
          </w:pPr>
        </w:pPrChange>
      </w:pPr>
      <w:ins w:id="1485" w:author="UTENTE" w:date="2020-06-30T12:39:00Z">
        <w:r w:rsidRPr="00850C9D">
          <w:rPr>
            <w:rFonts w:ascii="Calibri" w:eastAsia="Calibri" w:hAnsi="Calibri" w:cs="Times New Roman"/>
            <w:lang w:val="en-US"/>
          </w:rPr>
          <w:t>n "He purses his lips together doubtfully, but I shake my head, unable to contain a smirk."</w:t>
        </w:r>
      </w:ins>
    </w:p>
    <w:p w14:paraId="70CB10FB" w14:textId="77777777" w:rsidR="00850C9D" w:rsidRPr="00850C9D" w:rsidRDefault="00850C9D" w:rsidP="00850C9D">
      <w:pPr>
        <w:numPr>
          <w:ilvl w:val="0"/>
          <w:numId w:val="9"/>
        </w:numPr>
        <w:spacing w:line="600" w:lineRule="auto"/>
        <w:contextualSpacing/>
        <w:jc w:val="left"/>
        <w:rPr>
          <w:ins w:id="1486" w:author="UTENTE" w:date="2020-06-30T12:39:00Z"/>
          <w:rFonts w:ascii="Calibri" w:eastAsia="Calibri" w:hAnsi="Calibri" w:cs="Times New Roman"/>
          <w:lang w:val="en-US"/>
        </w:rPr>
        <w:pPrChange w:id="1487" w:author="UTENTE" w:date="2020-06-30T12:39:00Z">
          <w:pPr>
            <w:numPr>
              <w:numId w:val="14"/>
            </w:numPr>
            <w:spacing w:line="600" w:lineRule="auto"/>
            <w:ind w:left="720" w:hanging="360"/>
            <w:contextualSpacing/>
            <w:jc w:val="left"/>
          </w:pPr>
        </w:pPrChange>
      </w:pPr>
      <w:ins w:id="1488" w:author="UTENTE" w:date="2020-06-30T12:39:00Z">
        <w:r w:rsidRPr="00850C9D">
          <w:rPr>
            <w:rFonts w:ascii="Calibri" w:eastAsia="Calibri" w:hAnsi="Calibri" w:cs="Times New Roman"/>
            <w:lang w:val="en-US"/>
          </w:rPr>
          <w:t>mcp "\"Hm, I don't know…\""</w:t>
        </w:r>
        <w:r w:rsidRPr="00850C9D">
          <w:rPr>
            <w:rFonts w:ascii="Calibri" w:eastAsia="Calibri" w:hAnsi="Calibri" w:cs="Times New Roman"/>
            <w:lang w:val="en-US"/>
          </w:rPr>
          <w:br w:type="page"/>
        </w:r>
      </w:ins>
    </w:p>
    <w:p w14:paraId="722A939E" w14:textId="432CF74F" w:rsidR="00850C9D" w:rsidRPr="00850C9D" w:rsidRDefault="00850C9D" w:rsidP="00850C9D">
      <w:pPr>
        <w:pStyle w:val="Paragrafoelenco"/>
        <w:numPr>
          <w:ilvl w:val="0"/>
          <w:numId w:val="8"/>
        </w:numPr>
        <w:spacing w:line="600" w:lineRule="auto"/>
        <w:ind w:left="993" w:hanging="851"/>
        <w:rPr>
          <w:ins w:id="1489" w:author="UTENTE" w:date="2020-06-30T12:40:00Z"/>
          <w:rPrChange w:id="1490" w:author="UTENTE" w:date="2020-06-30T12:40:00Z">
            <w:rPr>
              <w:ins w:id="1491" w:author="UTENTE" w:date="2020-06-30T12:40:00Z"/>
              <w:lang w:val="it-IT"/>
            </w:rPr>
          </w:rPrChange>
        </w:rPr>
        <w:pPrChange w:id="1492" w:author="UTENTE" w:date="2020-06-30T12:40:00Z">
          <w:pPr>
            <w:pStyle w:val="Paragrafoelenco"/>
            <w:numPr>
              <w:numId w:val="15"/>
            </w:numPr>
            <w:spacing w:line="600" w:lineRule="auto"/>
            <w:ind w:hanging="360"/>
            <w:jc w:val="both"/>
          </w:pPr>
        </w:pPrChange>
      </w:pPr>
      <w:ins w:id="1493" w:author="UTENTE" w:date="2020-06-30T12:40:00Z">
        <w:r w:rsidRPr="00850C9D">
          <w:rPr>
            <w:rPrChange w:id="1494" w:author="UTENTE" w:date="2020-06-30T12:40:00Z">
              <w:rPr>
                <w:lang w:val="it-IT"/>
              </w:rPr>
            </w:rPrChange>
          </w:rPr>
          <w:lastRenderedPageBreak/>
          <w:t>u "\"Tieni gli occhi aperti, e se vedi qualcuno che corrisponde alla mia descrizione, fammi uno squillo."\"</w:t>
        </w:r>
      </w:ins>
    </w:p>
    <w:p w14:paraId="666DF61A" w14:textId="77777777" w:rsidR="00850C9D" w:rsidRPr="00224F9A" w:rsidRDefault="00850C9D" w:rsidP="00850C9D">
      <w:pPr>
        <w:pStyle w:val="Paragrafoelenco"/>
        <w:numPr>
          <w:ilvl w:val="0"/>
          <w:numId w:val="8"/>
        </w:numPr>
        <w:spacing w:line="600" w:lineRule="auto"/>
        <w:ind w:left="993" w:hanging="851"/>
        <w:jc w:val="both"/>
        <w:rPr>
          <w:ins w:id="1495" w:author="UTENTE" w:date="2020-06-30T12:40:00Z"/>
          <w:lang w:val="it-IT"/>
        </w:rPr>
        <w:pPrChange w:id="1496" w:author="UTENTE" w:date="2020-06-30T12:40:00Z">
          <w:pPr>
            <w:pStyle w:val="Paragrafoelenco"/>
            <w:numPr>
              <w:numId w:val="15"/>
            </w:numPr>
            <w:spacing w:line="600" w:lineRule="auto"/>
            <w:ind w:hanging="360"/>
            <w:jc w:val="both"/>
          </w:pPr>
        </w:pPrChange>
      </w:pPr>
      <w:ins w:id="1497" w:author="UTENTE" w:date="2020-06-30T12:40:00Z">
        <w:r w:rsidRPr="00224F9A">
          <w:rPr>
            <w:lang w:val="it-IT"/>
          </w:rPr>
          <w:t>n "Tirando fuori una penna dalla tasca, afferra un tovagliolo lì vicino e ci scarabocchia qualcosa sopra."</w:t>
        </w:r>
      </w:ins>
    </w:p>
    <w:p w14:paraId="23873E41" w14:textId="77777777" w:rsidR="00850C9D" w:rsidRPr="00224F9A" w:rsidRDefault="00850C9D" w:rsidP="00850C9D">
      <w:pPr>
        <w:pStyle w:val="Paragrafoelenco"/>
        <w:numPr>
          <w:ilvl w:val="0"/>
          <w:numId w:val="8"/>
        </w:numPr>
        <w:spacing w:line="600" w:lineRule="auto"/>
        <w:ind w:left="993" w:hanging="851"/>
        <w:jc w:val="both"/>
        <w:rPr>
          <w:ins w:id="1498" w:author="UTENTE" w:date="2020-06-30T12:40:00Z"/>
          <w:lang w:val="it-IT"/>
        </w:rPr>
        <w:pPrChange w:id="1499" w:author="UTENTE" w:date="2020-06-30T12:40:00Z">
          <w:pPr>
            <w:pStyle w:val="Paragrafoelenco"/>
            <w:numPr>
              <w:numId w:val="15"/>
            </w:numPr>
            <w:spacing w:line="600" w:lineRule="auto"/>
            <w:ind w:hanging="360"/>
            <w:jc w:val="both"/>
          </w:pPr>
        </w:pPrChange>
      </w:pPr>
      <w:ins w:id="1500" w:author="UTENTE" w:date="2020-06-30T12:40:00Z">
        <w:r w:rsidRPr="00224F9A">
          <w:rPr>
            <w:lang w:val="it-IT"/>
          </w:rPr>
          <w:t>n "Quando me lo passa, ci trovo un nome e un numero di telefono."</w:t>
        </w:r>
      </w:ins>
    </w:p>
    <w:p w14:paraId="166C124A" w14:textId="77777777" w:rsidR="00850C9D" w:rsidRPr="00224F9A" w:rsidRDefault="00850C9D" w:rsidP="00850C9D">
      <w:pPr>
        <w:pStyle w:val="Paragrafoelenco"/>
        <w:numPr>
          <w:ilvl w:val="0"/>
          <w:numId w:val="8"/>
        </w:numPr>
        <w:spacing w:line="600" w:lineRule="auto"/>
        <w:ind w:left="993" w:hanging="851"/>
        <w:jc w:val="both"/>
        <w:rPr>
          <w:ins w:id="1501" w:author="UTENTE" w:date="2020-06-30T12:40:00Z"/>
          <w:lang w:val="it-IT"/>
        </w:rPr>
        <w:pPrChange w:id="1502" w:author="UTENTE" w:date="2020-06-30T12:40:00Z">
          <w:pPr>
            <w:pStyle w:val="Paragrafoelenco"/>
            <w:numPr>
              <w:numId w:val="15"/>
            </w:numPr>
            <w:spacing w:line="600" w:lineRule="auto"/>
            <w:ind w:hanging="360"/>
            <w:jc w:val="both"/>
          </w:pPr>
        </w:pPrChange>
      </w:pPr>
      <w:ins w:id="1503" w:author="UTENTE" w:date="2020-06-30T12:40:00Z">
        <w:r w:rsidRPr="00224F9A">
          <w:rPr>
            <w:lang w:val="it-IT"/>
          </w:rPr>
          <w:t>mcp "\"… 'Luka', eh? Davvero vuoi che ti chiami se vedo un cliente sospetto a caso?\""</w:t>
        </w:r>
      </w:ins>
    </w:p>
    <w:p w14:paraId="4B067015" w14:textId="77777777" w:rsidR="00850C9D" w:rsidRPr="00224F9A" w:rsidRDefault="00850C9D" w:rsidP="00850C9D">
      <w:pPr>
        <w:pStyle w:val="Paragrafoelenco"/>
        <w:numPr>
          <w:ilvl w:val="0"/>
          <w:numId w:val="8"/>
        </w:numPr>
        <w:spacing w:line="600" w:lineRule="auto"/>
        <w:ind w:left="993" w:hanging="851"/>
        <w:jc w:val="both"/>
        <w:rPr>
          <w:ins w:id="1504" w:author="UTENTE" w:date="2020-06-30T12:40:00Z"/>
          <w:lang w:val="it-IT"/>
        </w:rPr>
        <w:pPrChange w:id="1505" w:author="UTENTE" w:date="2020-06-30T12:40:00Z">
          <w:pPr>
            <w:pStyle w:val="Paragrafoelenco"/>
            <w:numPr>
              <w:numId w:val="15"/>
            </w:numPr>
            <w:spacing w:line="600" w:lineRule="auto"/>
            <w:ind w:hanging="360"/>
            <w:jc w:val="both"/>
          </w:pPr>
        </w:pPrChange>
      </w:pPr>
      <w:ins w:id="1506" w:author="UTENTE" w:date="2020-06-30T12:40:00Z">
        <w:r w:rsidRPr="00224F9A">
          <w:rPr>
            <w:lang w:val="it-IT"/>
          </w:rPr>
          <w:t>l "\"Hai capito bene.\""</w:t>
        </w:r>
      </w:ins>
    </w:p>
    <w:p w14:paraId="5106AF3E" w14:textId="77777777" w:rsidR="00850C9D" w:rsidRPr="00224F9A" w:rsidRDefault="00850C9D" w:rsidP="00850C9D">
      <w:pPr>
        <w:pStyle w:val="Paragrafoelenco"/>
        <w:numPr>
          <w:ilvl w:val="0"/>
          <w:numId w:val="8"/>
        </w:numPr>
        <w:spacing w:line="600" w:lineRule="auto"/>
        <w:ind w:left="993" w:hanging="851"/>
        <w:jc w:val="both"/>
        <w:rPr>
          <w:ins w:id="1507" w:author="UTENTE" w:date="2020-06-30T12:40:00Z"/>
          <w:lang w:val="it-IT"/>
        </w:rPr>
        <w:pPrChange w:id="1508" w:author="UTENTE" w:date="2020-06-30T12:40:00Z">
          <w:pPr>
            <w:pStyle w:val="Paragrafoelenco"/>
            <w:numPr>
              <w:numId w:val="15"/>
            </w:numPr>
            <w:spacing w:line="600" w:lineRule="auto"/>
            <w:ind w:hanging="360"/>
            <w:jc w:val="both"/>
          </w:pPr>
        </w:pPrChange>
      </w:pPr>
      <w:ins w:id="1509" w:author="UTENTE" w:date="2020-06-30T12:40:00Z">
        <w:r w:rsidRPr="00224F9A">
          <w:rPr>
            <w:lang w:val="it-IT"/>
          </w:rPr>
          <w:t>l "\"Non sembra che tu abbia molto di meglio da fare, quindi perché non aiutarmi?\""</w:t>
        </w:r>
      </w:ins>
    </w:p>
    <w:p w14:paraId="087DC0A8" w14:textId="77777777" w:rsidR="00850C9D" w:rsidRPr="00224F9A" w:rsidRDefault="00850C9D" w:rsidP="00850C9D">
      <w:pPr>
        <w:pStyle w:val="Paragrafoelenco"/>
        <w:numPr>
          <w:ilvl w:val="0"/>
          <w:numId w:val="8"/>
        </w:numPr>
        <w:spacing w:line="600" w:lineRule="auto"/>
        <w:ind w:left="993" w:hanging="851"/>
        <w:jc w:val="both"/>
        <w:rPr>
          <w:ins w:id="1510" w:author="UTENTE" w:date="2020-06-30T12:40:00Z"/>
          <w:lang w:val="it-IT"/>
        </w:rPr>
        <w:pPrChange w:id="1511" w:author="UTENTE" w:date="2020-06-30T12:40:00Z">
          <w:pPr>
            <w:pStyle w:val="Paragrafoelenco"/>
            <w:numPr>
              <w:numId w:val="15"/>
            </w:numPr>
            <w:spacing w:line="600" w:lineRule="auto"/>
            <w:ind w:hanging="360"/>
            <w:jc w:val="both"/>
          </w:pPr>
        </w:pPrChange>
      </w:pPr>
      <w:ins w:id="1512" w:author="UTENTE" w:date="2020-06-30T12:40:00Z">
        <w:r w:rsidRPr="00224F9A">
          <w:rPr>
            <w:lang w:val="it-IT"/>
          </w:rPr>
          <w:t>new "E cosa mi offri in cambio…?"</w:t>
        </w:r>
      </w:ins>
    </w:p>
    <w:p w14:paraId="5B54AC6B" w14:textId="77777777" w:rsidR="00850C9D" w:rsidRPr="00224F9A" w:rsidRDefault="00850C9D" w:rsidP="00850C9D">
      <w:pPr>
        <w:pStyle w:val="Paragrafoelenco"/>
        <w:numPr>
          <w:ilvl w:val="0"/>
          <w:numId w:val="8"/>
        </w:numPr>
        <w:spacing w:line="600" w:lineRule="auto"/>
        <w:ind w:left="993" w:hanging="851"/>
        <w:jc w:val="both"/>
        <w:rPr>
          <w:ins w:id="1513" w:author="UTENTE" w:date="2020-06-30T12:40:00Z"/>
          <w:lang w:val="it-IT"/>
        </w:rPr>
        <w:pPrChange w:id="1514" w:author="UTENTE" w:date="2020-06-30T12:40:00Z">
          <w:pPr>
            <w:pStyle w:val="Paragrafoelenco"/>
            <w:numPr>
              <w:numId w:val="15"/>
            </w:numPr>
            <w:spacing w:line="600" w:lineRule="auto"/>
            <w:ind w:hanging="360"/>
            <w:jc w:val="both"/>
          </w:pPr>
        </w:pPrChange>
      </w:pPr>
      <w:ins w:id="1515" w:author="UTENTE" w:date="2020-06-30T12:40:00Z">
        <w:r w:rsidRPr="00224F9A">
          <w:rPr>
            <w:lang w:val="it-IT"/>
          </w:rPr>
          <w:t>new "D'accordo, ci proverò"</w:t>
        </w:r>
      </w:ins>
    </w:p>
    <w:p w14:paraId="5A677856" w14:textId="77777777" w:rsidR="00850C9D" w:rsidRPr="00224F9A" w:rsidRDefault="00850C9D" w:rsidP="00850C9D">
      <w:pPr>
        <w:pStyle w:val="Paragrafoelenco"/>
        <w:numPr>
          <w:ilvl w:val="0"/>
          <w:numId w:val="8"/>
        </w:numPr>
        <w:spacing w:line="600" w:lineRule="auto"/>
        <w:ind w:left="993" w:hanging="851"/>
        <w:jc w:val="both"/>
        <w:rPr>
          <w:ins w:id="1516" w:author="UTENTE" w:date="2020-06-30T12:40:00Z"/>
          <w:lang w:val="it-IT"/>
        </w:rPr>
        <w:pPrChange w:id="1517" w:author="UTENTE" w:date="2020-06-30T12:40:00Z">
          <w:pPr>
            <w:pStyle w:val="Paragrafoelenco"/>
            <w:numPr>
              <w:numId w:val="15"/>
            </w:numPr>
            <w:spacing w:line="600" w:lineRule="auto"/>
            <w:ind w:hanging="360"/>
            <w:jc w:val="both"/>
          </w:pPr>
        </w:pPrChange>
      </w:pPr>
      <w:ins w:id="1518" w:author="UTENTE" w:date="2020-06-30T12:40:00Z">
        <w:r w:rsidRPr="00224F9A">
          <w:rPr>
            <w:lang w:val="it-IT"/>
          </w:rPr>
          <w:t>n "Alzo un sopracciglio e Luka mi guarda compiaciuto."</w:t>
        </w:r>
      </w:ins>
    </w:p>
    <w:p w14:paraId="4E80518F" w14:textId="77777777" w:rsidR="00850C9D" w:rsidRPr="00224F9A" w:rsidRDefault="00850C9D" w:rsidP="00850C9D">
      <w:pPr>
        <w:pStyle w:val="Paragrafoelenco"/>
        <w:numPr>
          <w:ilvl w:val="0"/>
          <w:numId w:val="8"/>
        </w:numPr>
        <w:spacing w:line="600" w:lineRule="auto"/>
        <w:ind w:left="993" w:hanging="851"/>
        <w:jc w:val="both"/>
        <w:rPr>
          <w:ins w:id="1519" w:author="UTENTE" w:date="2020-06-30T12:40:00Z"/>
          <w:lang w:val="it-IT"/>
        </w:rPr>
        <w:pPrChange w:id="1520" w:author="UTENTE" w:date="2020-06-30T12:40:00Z">
          <w:pPr>
            <w:pStyle w:val="Paragrafoelenco"/>
            <w:numPr>
              <w:numId w:val="15"/>
            </w:numPr>
            <w:spacing w:line="600" w:lineRule="auto"/>
            <w:ind w:hanging="360"/>
            <w:jc w:val="both"/>
          </w:pPr>
        </w:pPrChange>
      </w:pPr>
      <w:ins w:id="1521" w:author="UTENTE" w:date="2020-06-30T12:40:00Z">
        <w:r w:rsidRPr="00224F9A">
          <w:rPr>
            <w:lang w:val="it-IT"/>
          </w:rPr>
          <w:t>mcp "\"Mi offrirai qualcosa per rendere più equo l'accordo, giusto? Non ho motivo di sforzarmi per aiutarti, altrimenti."</w:t>
        </w:r>
      </w:ins>
    </w:p>
    <w:p w14:paraId="2BC5BE61" w14:textId="77777777" w:rsidR="00850C9D" w:rsidRPr="00224F9A" w:rsidRDefault="00850C9D" w:rsidP="00850C9D">
      <w:pPr>
        <w:pStyle w:val="Paragrafoelenco"/>
        <w:numPr>
          <w:ilvl w:val="0"/>
          <w:numId w:val="8"/>
        </w:numPr>
        <w:spacing w:line="600" w:lineRule="auto"/>
        <w:ind w:left="993" w:hanging="851"/>
        <w:jc w:val="both"/>
        <w:rPr>
          <w:ins w:id="1522" w:author="UTENTE" w:date="2020-06-30T12:40:00Z"/>
          <w:lang w:val="it-IT"/>
        </w:rPr>
        <w:pPrChange w:id="1523" w:author="UTENTE" w:date="2020-06-30T12:40:00Z">
          <w:pPr>
            <w:pStyle w:val="Paragrafoelenco"/>
            <w:numPr>
              <w:numId w:val="15"/>
            </w:numPr>
            <w:spacing w:line="600" w:lineRule="auto"/>
            <w:ind w:hanging="360"/>
            <w:jc w:val="both"/>
          </w:pPr>
        </w:pPrChange>
      </w:pPr>
      <w:ins w:id="1524" w:author="UTENTE" w:date="2020-06-30T12:40:00Z">
        <w:r w:rsidRPr="00224F9A">
          <w:rPr>
            <w:lang w:val="it-IT"/>
          </w:rPr>
          <w:t>l "\"Offrire qualcosa? Tipo cosa, soldi?\""</w:t>
        </w:r>
      </w:ins>
    </w:p>
    <w:p w14:paraId="5C256A80" w14:textId="77777777" w:rsidR="00850C9D" w:rsidRPr="00224F9A" w:rsidRDefault="00850C9D" w:rsidP="00850C9D">
      <w:pPr>
        <w:pStyle w:val="Paragrafoelenco"/>
        <w:numPr>
          <w:ilvl w:val="0"/>
          <w:numId w:val="8"/>
        </w:numPr>
        <w:spacing w:line="600" w:lineRule="auto"/>
        <w:ind w:left="993" w:hanging="851"/>
        <w:jc w:val="both"/>
        <w:rPr>
          <w:ins w:id="1525" w:author="UTENTE" w:date="2020-06-30T12:40:00Z"/>
          <w:lang w:val="it-IT"/>
        </w:rPr>
        <w:pPrChange w:id="1526" w:author="UTENTE" w:date="2020-06-30T12:40:00Z">
          <w:pPr>
            <w:pStyle w:val="Paragrafoelenco"/>
            <w:numPr>
              <w:numId w:val="15"/>
            </w:numPr>
            <w:spacing w:line="600" w:lineRule="auto"/>
            <w:ind w:hanging="360"/>
            <w:jc w:val="both"/>
          </w:pPr>
        </w:pPrChange>
      </w:pPr>
      <w:ins w:id="1527" w:author="UTENTE" w:date="2020-06-30T12:40:00Z">
        <w:r w:rsidRPr="00224F9A">
          <w:rPr>
            <w:lang w:val="it-IT"/>
          </w:rPr>
          <w:t>n "Contrae le labbra con riluttanza, ma scuoto la testa, incapace di contenere un sorriso."</w:t>
        </w:r>
      </w:ins>
    </w:p>
    <w:p w14:paraId="28F39657" w14:textId="54B1017D" w:rsidR="00850C9D" w:rsidRPr="00850C9D" w:rsidRDefault="00850C9D" w:rsidP="00850C9D">
      <w:pPr>
        <w:pStyle w:val="Paragrafoelenco"/>
        <w:numPr>
          <w:ilvl w:val="0"/>
          <w:numId w:val="8"/>
        </w:numPr>
        <w:ind w:left="993" w:hanging="851"/>
        <w:rPr>
          <w:ins w:id="1528" w:author="UTENTE" w:date="2020-06-30T12:37:00Z"/>
          <w:lang w:val="en-US"/>
          <w:rPrChange w:id="1529" w:author="UTENTE" w:date="2020-06-30T12:40:00Z">
            <w:rPr>
              <w:ins w:id="1530" w:author="UTENTE" w:date="2020-06-30T12:37:00Z"/>
            </w:rPr>
          </w:rPrChange>
        </w:rPr>
        <w:pPrChange w:id="1531" w:author="UTENTE" w:date="2020-06-30T12:40:00Z">
          <w:pPr>
            <w:spacing w:line="240" w:lineRule="auto"/>
            <w:jc w:val="left"/>
          </w:pPr>
        </w:pPrChange>
      </w:pPr>
      <w:ins w:id="1532" w:author="UTENTE" w:date="2020-06-30T12:40:00Z">
        <w:r w:rsidRPr="00224F9A">
          <w:t>mcp "\"Hm, non saprei…\""</w:t>
        </w:r>
      </w:ins>
      <w:ins w:id="1533" w:author="UTENTE" w:date="2020-06-30T12:37:00Z">
        <w:r w:rsidRPr="00850C9D">
          <w:rPr>
            <w:lang w:val="en-US"/>
            <w:rPrChange w:id="1534" w:author="UTENTE" w:date="2020-06-30T12:40:00Z">
              <w:rPr/>
            </w:rPrChange>
          </w:rPr>
          <w:br w:type="page"/>
        </w:r>
      </w:ins>
    </w:p>
    <w:p w14:paraId="011F5F10" w14:textId="069B1AC6" w:rsidR="00850C9D" w:rsidRPr="00850C9D" w:rsidRDefault="00850C9D" w:rsidP="00850C9D">
      <w:pPr>
        <w:pStyle w:val="Paragrafoelenco"/>
        <w:numPr>
          <w:ilvl w:val="0"/>
          <w:numId w:val="8"/>
        </w:numPr>
        <w:spacing w:line="600" w:lineRule="auto"/>
        <w:ind w:hanging="76"/>
        <w:rPr>
          <w:ins w:id="1535" w:author="UTENTE" w:date="2020-06-30T12:41:00Z"/>
          <w:lang w:val="en-US"/>
          <w:rPrChange w:id="1536" w:author="UTENTE" w:date="2020-06-30T12:41:00Z">
            <w:rPr>
              <w:ins w:id="1537" w:author="UTENTE" w:date="2020-06-30T12:41:00Z"/>
              <w:lang w:val="en-US"/>
            </w:rPr>
          </w:rPrChange>
        </w:rPr>
        <w:pPrChange w:id="1538" w:author="UTENTE" w:date="2020-06-30T12:42:00Z">
          <w:pPr>
            <w:pStyle w:val="Paragrafoelenco"/>
            <w:numPr>
              <w:numId w:val="16"/>
            </w:numPr>
            <w:spacing w:line="600" w:lineRule="auto"/>
            <w:ind w:left="502" w:hanging="360"/>
          </w:pPr>
        </w:pPrChange>
      </w:pPr>
      <w:ins w:id="1539" w:author="UTENTE" w:date="2020-06-30T12:41:00Z">
        <w:r w:rsidRPr="00850C9D">
          <w:rPr>
            <w:lang w:val="en-US"/>
            <w:rPrChange w:id="1540" w:author="UTENTE" w:date="2020-06-30T12:41:00Z">
              <w:rPr>
                <w:lang w:val="en-US"/>
              </w:rPr>
            </w:rPrChange>
          </w:rPr>
          <w:lastRenderedPageBreak/>
          <w:t>mcp "\"Maybe you could let me stare at you for awhile without getting mad. How's that sound?\""</w:t>
        </w:r>
      </w:ins>
    </w:p>
    <w:p w14:paraId="2B8E9E17" w14:textId="77777777" w:rsidR="00850C9D" w:rsidRPr="002A1B9A" w:rsidRDefault="00850C9D" w:rsidP="00850C9D">
      <w:pPr>
        <w:pStyle w:val="Paragrafoelenco"/>
        <w:numPr>
          <w:ilvl w:val="0"/>
          <w:numId w:val="8"/>
        </w:numPr>
        <w:spacing w:line="600" w:lineRule="auto"/>
        <w:ind w:left="720"/>
        <w:rPr>
          <w:ins w:id="1541" w:author="UTENTE" w:date="2020-06-30T12:41:00Z"/>
          <w:lang w:val="en-US"/>
        </w:rPr>
        <w:pPrChange w:id="1542" w:author="UTENTE" w:date="2020-06-30T12:41:00Z">
          <w:pPr>
            <w:pStyle w:val="Paragrafoelenco"/>
            <w:numPr>
              <w:numId w:val="16"/>
            </w:numPr>
            <w:spacing w:line="600" w:lineRule="auto"/>
            <w:ind w:hanging="360"/>
          </w:pPr>
        </w:pPrChange>
      </w:pPr>
      <w:ins w:id="1543" w:author="UTENTE" w:date="2020-06-30T12:41:00Z">
        <w:r w:rsidRPr="002A1B9A">
          <w:rPr>
            <w:lang w:val="en-US"/>
          </w:rPr>
          <w:t>l "\"–!\""</w:t>
        </w:r>
      </w:ins>
    </w:p>
    <w:p w14:paraId="19539174" w14:textId="77777777" w:rsidR="00850C9D" w:rsidRPr="002A1B9A" w:rsidRDefault="00850C9D" w:rsidP="00850C9D">
      <w:pPr>
        <w:pStyle w:val="Paragrafoelenco"/>
        <w:numPr>
          <w:ilvl w:val="0"/>
          <w:numId w:val="8"/>
        </w:numPr>
        <w:spacing w:line="600" w:lineRule="auto"/>
        <w:ind w:left="720"/>
        <w:rPr>
          <w:ins w:id="1544" w:author="UTENTE" w:date="2020-06-30T12:41:00Z"/>
          <w:lang w:val="en-US"/>
        </w:rPr>
        <w:pPrChange w:id="1545" w:author="UTENTE" w:date="2020-06-30T12:41:00Z">
          <w:pPr>
            <w:pStyle w:val="Paragrafoelenco"/>
            <w:numPr>
              <w:numId w:val="16"/>
            </w:numPr>
            <w:spacing w:line="600" w:lineRule="auto"/>
            <w:ind w:hanging="360"/>
          </w:pPr>
        </w:pPrChange>
      </w:pPr>
      <w:ins w:id="1546" w:author="UTENTE" w:date="2020-06-30T12:41:00Z">
        <w:r w:rsidRPr="002A1B9A">
          <w:rPr>
            <w:lang w:val="en-US"/>
          </w:rPr>
          <w:t>n "Luka's cheeks turn a bright pink, letting me know my teasing was successful."</w:t>
        </w:r>
      </w:ins>
    </w:p>
    <w:p w14:paraId="35FFDDDB" w14:textId="77777777" w:rsidR="00850C9D" w:rsidRPr="002A1B9A" w:rsidRDefault="00850C9D" w:rsidP="00850C9D">
      <w:pPr>
        <w:pStyle w:val="Paragrafoelenco"/>
        <w:numPr>
          <w:ilvl w:val="0"/>
          <w:numId w:val="8"/>
        </w:numPr>
        <w:spacing w:line="600" w:lineRule="auto"/>
        <w:ind w:left="720"/>
        <w:rPr>
          <w:ins w:id="1547" w:author="UTENTE" w:date="2020-06-30T12:41:00Z"/>
          <w:lang w:val="en-US"/>
        </w:rPr>
        <w:pPrChange w:id="1548" w:author="UTENTE" w:date="2020-06-30T12:41:00Z">
          <w:pPr>
            <w:pStyle w:val="Paragrafoelenco"/>
            <w:numPr>
              <w:numId w:val="16"/>
            </w:numPr>
            <w:spacing w:line="600" w:lineRule="auto"/>
            <w:ind w:hanging="360"/>
          </w:pPr>
        </w:pPrChange>
      </w:pPr>
      <w:ins w:id="1549" w:author="UTENTE" w:date="2020-06-30T12:41:00Z">
        <w:r w:rsidRPr="002A1B9A">
          <w:rPr>
            <w:lang w:val="en-US"/>
          </w:rPr>
          <w:t>l "\"What kind of creepy thing are you trying to… You know what, I'm taking back my number.\""</w:t>
        </w:r>
      </w:ins>
    </w:p>
    <w:p w14:paraId="33EEDA10" w14:textId="77777777" w:rsidR="00850C9D" w:rsidRPr="002A1B9A" w:rsidRDefault="00850C9D" w:rsidP="00850C9D">
      <w:pPr>
        <w:pStyle w:val="Paragrafoelenco"/>
        <w:numPr>
          <w:ilvl w:val="0"/>
          <w:numId w:val="8"/>
        </w:numPr>
        <w:spacing w:line="600" w:lineRule="auto"/>
        <w:ind w:left="720"/>
        <w:rPr>
          <w:ins w:id="1550" w:author="UTENTE" w:date="2020-06-30T12:41:00Z"/>
          <w:lang w:val="en-US"/>
        </w:rPr>
        <w:pPrChange w:id="1551" w:author="UTENTE" w:date="2020-06-30T12:41:00Z">
          <w:pPr>
            <w:pStyle w:val="Paragrafoelenco"/>
            <w:numPr>
              <w:numId w:val="16"/>
            </w:numPr>
            <w:spacing w:line="600" w:lineRule="auto"/>
            <w:ind w:hanging="360"/>
          </w:pPr>
        </w:pPrChange>
      </w:pPr>
      <w:ins w:id="1552" w:author="UTENTE" w:date="2020-06-30T12:41:00Z">
        <w:r w:rsidRPr="002A1B9A">
          <w:rPr>
            <w:lang w:val="en-US"/>
          </w:rPr>
          <w:t>n "He tries to snatch the napkin away from me, but I hold it out of his reach, snickering to myself."</w:t>
        </w:r>
      </w:ins>
    </w:p>
    <w:p w14:paraId="6D305C25" w14:textId="77777777" w:rsidR="00850C9D" w:rsidRPr="002A1B9A" w:rsidRDefault="00850C9D" w:rsidP="00850C9D">
      <w:pPr>
        <w:pStyle w:val="Paragrafoelenco"/>
        <w:numPr>
          <w:ilvl w:val="0"/>
          <w:numId w:val="8"/>
        </w:numPr>
        <w:spacing w:line="600" w:lineRule="auto"/>
        <w:ind w:left="720"/>
        <w:rPr>
          <w:ins w:id="1553" w:author="UTENTE" w:date="2020-06-30T12:41:00Z"/>
          <w:lang w:val="en-US"/>
        </w:rPr>
        <w:pPrChange w:id="1554" w:author="UTENTE" w:date="2020-06-30T12:41:00Z">
          <w:pPr>
            <w:pStyle w:val="Paragrafoelenco"/>
            <w:numPr>
              <w:numId w:val="16"/>
            </w:numPr>
            <w:spacing w:line="600" w:lineRule="auto"/>
            <w:ind w:hanging="360"/>
          </w:pPr>
        </w:pPrChange>
      </w:pPr>
      <w:ins w:id="1555" w:author="UTENTE" w:date="2020-06-30T12:41:00Z">
        <w:r w:rsidRPr="002A1B9A">
          <w:rPr>
            <w:lang w:val="en-US"/>
          </w:rPr>
          <w:t>n "It's actually pretty fun seeing him get all flustered, especially after he tries to act so confident and cool."</w:t>
        </w:r>
      </w:ins>
    </w:p>
    <w:p w14:paraId="734BEA74" w14:textId="77777777" w:rsidR="00850C9D" w:rsidRPr="002A1B9A" w:rsidRDefault="00850C9D" w:rsidP="00850C9D">
      <w:pPr>
        <w:pStyle w:val="Paragrafoelenco"/>
        <w:numPr>
          <w:ilvl w:val="0"/>
          <w:numId w:val="8"/>
        </w:numPr>
        <w:spacing w:line="600" w:lineRule="auto"/>
        <w:ind w:left="720"/>
        <w:rPr>
          <w:ins w:id="1556" w:author="UTENTE" w:date="2020-06-30T12:41:00Z"/>
          <w:lang w:val="en-US"/>
        </w:rPr>
        <w:pPrChange w:id="1557" w:author="UTENTE" w:date="2020-06-30T12:41:00Z">
          <w:pPr>
            <w:pStyle w:val="Paragrafoelenco"/>
            <w:numPr>
              <w:numId w:val="16"/>
            </w:numPr>
            <w:spacing w:line="600" w:lineRule="auto"/>
            <w:ind w:hanging="360"/>
          </w:pPr>
        </w:pPrChange>
      </w:pPr>
      <w:ins w:id="1558" w:author="UTENTE" w:date="2020-06-30T12:41:00Z">
        <w:r w:rsidRPr="002A1B9A">
          <w:rPr>
            <w:lang w:val="en-US"/>
          </w:rPr>
          <w:t>n "I roll my eyes, crumpling up the napkin and shoving it in my pocket."</w:t>
        </w:r>
      </w:ins>
    </w:p>
    <w:p w14:paraId="426E5D73" w14:textId="77777777" w:rsidR="00850C9D" w:rsidRPr="002A1B9A" w:rsidRDefault="00850C9D" w:rsidP="00850C9D">
      <w:pPr>
        <w:pStyle w:val="Paragrafoelenco"/>
        <w:numPr>
          <w:ilvl w:val="0"/>
          <w:numId w:val="8"/>
        </w:numPr>
        <w:spacing w:line="600" w:lineRule="auto"/>
        <w:ind w:left="720"/>
        <w:rPr>
          <w:ins w:id="1559" w:author="UTENTE" w:date="2020-06-30T12:41:00Z"/>
          <w:lang w:val="en-US"/>
        </w:rPr>
        <w:pPrChange w:id="1560" w:author="UTENTE" w:date="2020-06-30T12:41:00Z">
          <w:pPr>
            <w:pStyle w:val="Paragrafoelenco"/>
            <w:numPr>
              <w:numId w:val="16"/>
            </w:numPr>
            <w:spacing w:line="600" w:lineRule="auto"/>
            <w:ind w:hanging="360"/>
          </w:pPr>
        </w:pPrChange>
      </w:pPr>
      <w:ins w:id="1561" w:author="UTENTE" w:date="2020-06-30T12:41:00Z">
        <w:r w:rsidRPr="002A1B9A">
          <w:rPr>
            <w:lang w:val="en-US"/>
          </w:rPr>
          <w:t>mcp "\"Sure, sure. I'll try to remember.\""</w:t>
        </w:r>
      </w:ins>
    </w:p>
    <w:p w14:paraId="1F03E19E" w14:textId="77777777" w:rsidR="00850C9D" w:rsidRPr="002A1B9A" w:rsidRDefault="00850C9D" w:rsidP="00850C9D">
      <w:pPr>
        <w:pStyle w:val="Paragrafoelenco"/>
        <w:numPr>
          <w:ilvl w:val="0"/>
          <w:numId w:val="8"/>
        </w:numPr>
        <w:spacing w:line="600" w:lineRule="auto"/>
        <w:ind w:left="720"/>
        <w:rPr>
          <w:ins w:id="1562" w:author="UTENTE" w:date="2020-06-30T12:41:00Z"/>
          <w:lang w:val="en-US"/>
        </w:rPr>
        <w:pPrChange w:id="1563" w:author="UTENTE" w:date="2020-06-30T12:41:00Z">
          <w:pPr>
            <w:pStyle w:val="Paragrafoelenco"/>
            <w:numPr>
              <w:numId w:val="16"/>
            </w:numPr>
            <w:spacing w:line="600" w:lineRule="auto"/>
            <w:ind w:hanging="360"/>
          </w:pPr>
        </w:pPrChange>
      </w:pPr>
      <w:ins w:id="1564" w:author="UTENTE" w:date="2020-06-30T12:41:00Z">
        <w:r w:rsidRPr="002A1B9A">
          <w:rPr>
            <w:lang w:val="en-US"/>
          </w:rPr>
          <w:t>l "\"Good. Make sure you –\""</w:t>
        </w:r>
      </w:ins>
    </w:p>
    <w:p w14:paraId="72F31FE5" w14:textId="77777777" w:rsidR="00850C9D" w:rsidRPr="002A1B9A" w:rsidRDefault="00850C9D" w:rsidP="00850C9D">
      <w:pPr>
        <w:pStyle w:val="Paragrafoelenco"/>
        <w:numPr>
          <w:ilvl w:val="0"/>
          <w:numId w:val="8"/>
        </w:numPr>
        <w:spacing w:line="600" w:lineRule="auto"/>
        <w:ind w:left="720"/>
        <w:rPr>
          <w:ins w:id="1565" w:author="UTENTE" w:date="2020-06-30T12:41:00Z"/>
          <w:lang w:val="en-US"/>
        </w:rPr>
        <w:pPrChange w:id="1566" w:author="UTENTE" w:date="2020-06-30T12:41:00Z">
          <w:pPr>
            <w:pStyle w:val="Paragrafoelenco"/>
            <w:numPr>
              <w:numId w:val="16"/>
            </w:numPr>
            <w:spacing w:line="600" w:lineRule="auto"/>
            <w:ind w:hanging="360"/>
          </w:pPr>
        </w:pPrChange>
      </w:pPr>
      <w:ins w:id="1567" w:author="UTENTE" w:date="2020-06-30T12:41:00Z">
        <w:r w:rsidRPr="002A1B9A">
          <w:rPr>
            <w:lang w:val="en-US"/>
          </w:rPr>
          <w:t>mcp "\"Although, all things considered, I'm more likely to drunk dial you, thinking your number was from some girl I met at a bar…\""</w:t>
        </w:r>
      </w:ins>
    </w:p>
    <w:p w14:paraId="741B888D" w14:textId="77777777" w:rsidR="00850C9D" w:rsidRPr="002A1B9A" w:rsidRDefault="00850C9D" w:rsidP="00850C9D">
      <w:pPr>
        <w:pStyle w:val="Paragrafoelenco"/>
        <w:numPr>
          <w:ilvl w:val="0"/>
          <w:numId w:val="8"/>
        </w:numPr>
        <w:spacing w:line="600" w:lineRule="auto"/>
        <w:ind w:left="720"/>
        <w:rPr>
          <w:ins w:id="1568" w:author="UTENTE" w:date="2020-06-30T12:41:00Z"/>
          <w:lang w:val="en-US"/>
        </w:rPr>
        <w:pPrChange w:id="1569" w:author="UTENTE" w:date="2020-06-30T12:41:00Z">
          <w:pPr>
            <w:pStyle w:val="Paragrafoelenco"/>
            <w:numPr>
              <w:numId w:val="16"/>
            </w:numPr>
            <w:spacing w:line="600" w:lineRule="auto"/>
            <w:ind w:hanging="360"/>
          </w:pPr>
        </w:pPrChange>
      </w:pPr>
      <w:ins w:id="1570" w:author="UTENTE" w:date="2020-06-30T12:41:00Z">
        <w:r w:rsidRPr="002A1B9A">
          <w:rPr>
            <w:lang w:val="en-US"/>
          </w:rPr>
          <w:t>l "\"…\""</w:t>
        </w:r>
      </w:ins>
    </w:p>
    <w:p w14:paraId="5F528CDF" w14:textId="77777777" w:rsidR="00850C9D" w:rsidRPr="002A1B9A" w:rsidRDefault="00850C9D" w:rsidP="00850C9D">
      <w:pPr>
        <w:pStyle w:val="Paragrafoelenco"/>
        <w:numPr>
          <w:ilvl w:val="0"/>
          <w:numId w:val="8"/>
        </w:numPr>
        <w:spacing w:line="600" w:lineRule="auto"/>
        <w:ind w:left="720"/>
        <w:rPr>
          <w:ins w:id="1571" w:author="UTENTE" w:date="2020-06-30T12:41:00Z"/>
          <w:lang w:val="en-US"/>
        </w:rPr>
        <w:pPrChange w:id="1572" w:author="UTENTE" w:date="2020-06-30T12:41:00Z">
          <w:pPr>
            <w:pStyle w:val="Paragrafoelenco"/>
            <w:numPr>
              <w:numId w:val="16"/>
            </w:numPr>
            <w:spacing w:line="600" w:lineRule="auto"/>
            <w:ind w:hanging="360"/>
          </w:pPr>
        </w:pPrChange>
      </w:pPr>
      <w:ins w:id="1573" w:author="UTENTE" w:date="2020-06-30T12:41:00Z">
        <w:r w:rsidRPr="002A1B9A">
          <w:rPr>
            <w:lang w:val="en-US"/>
          </w:rPr>
          <w:t>n "He scowls at me with his teeth gritted together, and I have to bite back laughter."</w:t>
        </w:r>
        <w:r w:rsidRPr="002A1B9A">
          <w:rPr>
            <w:lang w:val="en-US"/>
          </w:rPr>
          <w:br w:type="page"/>
        </w:r>
      </w:ins>
    </w:p>
    <w:p w14:paraId="70C7D534" w14:textId="77777777" w:rsidR="00850C9D" w:rsidRPr="00224F9A" w:rsidRDefault="00850C9D" w:rsidP="00850C9D">
      <w:pPr>
        <w:pStyle w:val="Paragrafoelenco"/>
        <w:numPr>
          <w:ilvl w:val="0"/>
          <w:numId w:val="9"/>
        </w:numPr>
        <w:spacing w:line="600" w:lineRule="auto"/>
        <w:jc w:val="both"/>
        <w:rPr>
          <w:ins w:id="1574" w:author="UTENTE" w:date="2020-06-30T12:42:00Z"/>
          <w:lang w:val="it-IT"/>
        </w:rPr>
      </w:pPr>
      <w:ins w:id="1575" w:author="UTENTE" w:date="2020-06-30T12:42:00Z">
        <w:r w:rsidRPr="00224F9A">
          <w:rPr>
            <w:lang w:val="it-IT"/>
          </w:rPr>
          <w:lastRenderedPageBreak/>
          <w:t>mcp "\"Magari potresti lasciare che io ti fissi per un po' senza arrabbiarti. Che ne pensi?\""</w:t>
        </w:r>
      </w:ins>
    </w:p>
    <w:p w14:paraId="3D4B29EC" w14:textId="77777777" w:rsidR="00850C9D" w:rsidRPr="00224F9A" w:rsidRDefault="00850C9D" w:rsidP="00850C9D">
      <w:pPr>
        <w:pStyle w:val="Paragrafoelenco"/>
        <w:numPr>
          <w:ilvl w:val="0"/>
          <w:numId w:val="9"/>
        </w:numPr>
        <w:spacing w:line="600" w:lineRule="auto"/>
        <w:jc w:val="both"/>
        <w:rPr>
          <w:ins w:id="1576" w:author="UTENTE" w:date="2020-06-30T12:42:00Z"/>
          <w:lang w:val="it-IT"/>
        </w:rPr>
      </w:pPr>
      <w:ins w:id="1577" w:author="UTENTE" w:date="2020-06-30T12:42:00Z">
        <w:r w:rsidRPr="00224F9A">
          <w:rPr>
            <w:lang w:val="it-IT"/>
          </w:rPr>
          <w:t>l "\"-!\""</w:t>
        </w:r>
      </w:ins>
    </w:p>
    <w:p w14:paraId="07940A4B" w14:textId="77777777" w:rsidR="00850C9D" w:rsidRPr="00224F9A" w:rsidRDefault="00850C9D" w:rsidP="00850C9D">
      <w:pPr>
        <w:pStyle w:val="Paragrafoelenco"/>
        <w:numPr>
          <w:ilvl w:val="0"/>
          <w:numId w:val="9"/>
        </w:numPr>
        <w:spacing w:line="600" w:lineRule="auto"/>
        <w:jc w:val="both"/>
        <w:rPr>
          <w:ins w:id="1578" w:author="UTENTE" w:date="2020-06-30T12:42:00Z"/>
          <w:lang w:val="it-IT"/>
        </w:rPr>
      </w:pPr>
      <w:ins w:id="1579" w:author="UTENTE" w:date="2020-06-30T12:42:00Z">
        <w:r w:rsidRPr="00224F9A">
          <w:rPr>
            <w:lang w:val="it-IT"/>
          </w:rPr>
          <w:t>n "Le guance di Luka diventano di un acceso rosso, facendomi capire che l'avevo stuzzicato per bene."</w:t>
        </w:r>
      </w:ins>
    </w:p>
    <w:p w14:paraId="555BA4A1" w14:textId="77777777" w:rsidR="00850C9D" w:rsidRPr="00224F9A" w:rsidRDefault="00850C9D" w:rsidP="00850C9D">
      <w:pPr>
        <w:pStyle w:val="Paragrafoelenco"/>
        <w:numPr>
          <w:ilvl w:val="0"/>
          <w:numId w:val="9"/>
        </w:numPr>
        <w:spacing w:line="600" w:lineRule="auto"/>
        <w:jc w:val="both"/>
        <w:rPr>
          <w:ins w:id="1580" w:author="UTENTE" w:date="2020-06-30T12:42:00Z"/>
          <w:lang w:val="it-IT"/>
        </w:rPr>
      </w:pPr>
      <w:ins w:id="1581" w:author="UTENTE" w:date="2020-06-30T12:42:00Z">
        <w:r w:rsidRPr="00224F9A">
          <w:rPr>
            <w:lang w:val="it-IT"/>
          </w:rPr>
          <w:t>l "\"Che razza di cosa ripugnante stai cercando di… Sai cosa, mi riprendo il mio numero.\""</w:t>
        </w:r>
      </w:ins>
    </w:p>
    <w:p w14:paraId="37C795F9" w14:textId="77777777" w:rsidR="00850C9D" w:rsidRPr="00224F9A" w:rsidRDefault="00850C9D" w:rsidP="00850C9D">
      <w:pPr>
        <w:pStyle w:val="Paragrafoelenco"/>
        <w:numPr>
          <w:ilvl w:val="0"/>
          <w:numId w:val="9"/>
        </w:numPr>
        <w:spacing w:line="600" w:lineRule="auto"/>
        <w:jc w:val="both"/>
        <w:rPr>
          <w:ins w:id="1582" w:author="UTENTE" w:date="2020-06-30T12:42:00Z"/>
          <w:lang w:val="it-IT"/>
        </w:rPr>
      </w:pPr>
      <w:ins w:id="1583" w:author="UTENTE" w:date="2020-06-30T12:42:00Z">
        <w:r w:rsidRPr="00224F9A">
          <w:rPr>
            <w:lang w:val="it-IT"/>
          </w:rPr>
          <w:t xml:space="preserve">n "Cerca di strapparmi il tovagliolo dalle mani, ma riesco a tenerlo fuori dalla sua portata, ridendo sotto i baffi."  </w:t>
        </w:r>
      </w:ins>
    </w:p>
    <w:p w14:paraId="7ED130FE" w14:textId="77777777" w:rsidR="00850C9D" w:rsidRPr="00224F9A" w:rsidRDefault="00850C9D" w:rsidP="00850C9D">
      <w:pPr>
        <w:pStyle w:val="Paragrafoelenco"/>
        <w:numPr>
          <w:ilvl w:val="0"/>
          <w:numId w:val="9"/>
        </w:numPr>
        <w:spacing w:line="600" w:lineRule="auto"/>
        <w:jc w:val="both"/>
        <w:rPr>
          <w:ins w:id="1584" w:author="UTENTE" w:date="2020-06-30T12:42:00Z"/>
          <w:lang w:val="it-IT"/>
        </w:rPr>
      </w:pPr>
      <w:ins w:id="1585" w:author="UTENTE" w:date="2020-06-30T12:42:00Z">
        <w:r w:rsidRPr="00224F9A">
          <w:rPr>
            <w:lang w:val="it-IT"/>
          </w:rPr>
          <w:t>n "In realtà è davvero divertente vederlo tutto infastidito, specialmente dopo che ha cercato di fare il figo sicuro di sé."</w:t>
        </w:r>
      </w:ins>
    </w:p>
    <w:p w14:paraId="3A5181AD" w14:textId="77777777" w:rsidR="00850C9D" w:rsidRPr="00224F9A" w:rsidRDefault="00850C9D" w:rsidP="00850C9D">
      <w:pPr>
        <w:pStyle w:val="Paragrafoelenco"/>
        <w:numPr>
          <w:ilvl w:val="0"/>
          <w:numId w:val="9"/>
        </w:numPr>
        <w:spacing w:line="600" w:lineRule="auto"/>
        <w:jc w:val="both"/>
        <w:rPr>
          <w:ins w:id="1586" w:author="UTENTE" w:date="2020-06-30T12:42:00Z"/>
          <w:lang w:val="it-IT"/>
        </w:rPr>
      </w:pPr>
      <w:ins w:id="1587" w:author="UTENTE" w:date="2020-06-30T12:42:00Z">
        <w:r w:rsidRPr="00224F9A">
          <w:rPr>
            <w:lang w:val="it-IT"/>
          </w:rPr>
          <w:t>n "Alzo gli occhi, appallottolando il fazzoletto e infilandomelo in tasca."</w:t>
        </w:r>
      </w:ins>
    </w:p>
    <w:p w14:paraId="63E897FF" w14:textId="77777777" w:rsidR="00850C9D" w:rsidRPr="00224F9A" w:rsidRDefault="00850C9D" w:rsidP="00850C9D">
      <w:pPr>
        <w:pStyle w:val="Paragrafoelenco"/>
        <w:numPr>
          <w:ilvl w:val="0"/>
          <w:numId w:val="9"/>
        </w:numPr>
        <w:spacing w:line="600" w:lineRule="auto"/>
        <w:jc w:val="both"/>
        <w:rPr>
          <w:ins w:id="1588" w:author="UTENTE" w:date="2020-06-30T12:42:00Z"/>
          <w:lang w:val="it-IT"/>
        </w:rPr>
      </w:pPr>
      <w:ins w:id="1589" w:author="UTENTE" w:date="2020-06-30T12:42:00Z">
        <w:r w:rsidRPr="00224F9A">
          <w:rPr>
            <w:lang w:val="it-IT"/>
          </w:rPr>
          <w:t>mcp "\"Va bene, d'accordo. Cercherò di ricordarmene.\""</w:t>
        </w:r>
      </w:ins>
    </w:p>
    <w:p w14:paraId="6D1BFCC8" w14:textId="77777777" w:rsidR="00850C9D" w:rsidRPr="00224F9A" w:rsidRDefault="00850C9D" w:rsidP="00850C9D">
      <w:pPr>
        <w:pStyle w:val="Paragrafoelenco"/>
        <w:numPr>
          <w:ilvl w:val="0"/>
          <w:numId w:val="9"/>
        </w:numPr>
        <w:spacing w:line="600" w:lineRule="auto"/>
        <w:jc w:val="both"/>
        <w:rPr>
          <w:ins w:id="1590" w:author="UTENTE" w:date="2020-06-30T12:42:00Z"/>
          <w:lang w:val="it-IT"/>
        </w:rPr>
      </w:pPr>
      <w:ins w:id="1591" w:author="UTENTE" w:date="2020-06-30T12:42:00Z">
        <w:r w:rsidRPr="00224F9A">
          <w:rPr>
            <w:lang w:val="it-IT"/>
          </w:rPr>
          <w:t>l "\"Ottimo, assicurati di -\""</w:t>
        </w:r>
      </w:ins>
    </w:p>
    <w:p w14:paraId="65BD7B1E" w14:textId="77777777" w:rsidR="00850C9D" w:rsidRPr="00224F9A" w:rsidRDefault="00850C9D" w:rsidP="00850C9D">
      <w:pPr>
        <w:pStyle w:val="Paragrafoelenco"/>
        <w:numPr>
          <w:ilvl w:val="0"/>
          <w:numId w:val="9"/>
        </w:numPr>
        <w:spacing w:line="600" w:lineRule="auto"/>
        <w:jc w:val="both"/>
        <w:rPr>
          <w:ins w:id="1592" w:author="UTENTE" w:date="2020-06-30T12:42:00Z"/>
          <w:lang w:val="it-IT"/>
        </w:rPr>
      </w:pPr>
      <w:ins w:id="1593" w:author="UTENTE" w:date="2020-06-30T12:42:00Z">
        <w:r w:rsidRPr="00224F9A">
          <w:rPr>
            <w:lang w:val="it-IT"/>
          </w:rPr>
          <w:t>mcp "\"Tuttavia, se prendiamo in considerazione chi sono, è più probabile che ti telefoni ubriaco fradicio convinto che il tuo numero sia quello di qualche ragazza conosciuta in un bar…\""</w:t>
        </w:r>
      </w:ins>
    </w:p>
    <w:p w14:paraId="31290E7B" w14:textId="77777777" w:rsidR="00850C9D" w:rsidRPr="00224F9A" w:rsidRDefault="00850C9D" w:rsidP="00850C9D">
      <w:pPr>
        <w:pStyle w:val="Paragrafoelenco"/>
        <w:numPr>
          <w:ilvl w:val="0"/>
          <w:numId w:val="9"/>
        </w:numPr>
        <w:spacing w:line="600" w:lineRule="auto"/>
        <w:jc w:val="both"/>
        <w:rPr>
          <w:ins w:id="1594" w:author="UTENTE" w:date="2020-06-30T12:42:00Z"/>
          <w:lang w:val="it-IT"/>
        </w:rPr>
      </w:pPr>
      <w:ins w:id="1595" w:author="UTENTE" w:date="2020-06-30T12:42:00Z">
        <w:r w:rsidRPr="00224F9A">
          <w:rPr>
            <w:lang w:val="it-IT"/>
          </w:rPr>
          <w:t>l "\"…\""</w:t>
        </w:r>
      </w:ins>
    </w:p>
    <w:p w14:paraId="0F1D63B2" w14:textId="77777777" w:rsidR="00850C9D" w:rsidRPr="00224F9A" w:rsidRDefault="00850C9D" w:rsidP="00850C9D">
      <w:pPr>
        <w:pStyle w:val="Paragrafoelenco"/>
        <w:numPr>
          <w:ilvl w:val="0"/>
          <w:numId w:val="9"/>
        </w:numPr>
        <w:spacing w:line="600" w:lineRule="auto"/>
        <w:jc w:val="both"/>
        <w:rPr>
          <w:ins w:id="1596" w:author="UTENTE" w:date="2020-06-30T12:42:00Z"/>
          <w:lang w:val="it-IT"/>
        </w:rPr>
      </w:pPr>
      <w:ins w:id="1597" w:author="UTENTE" w:date="2020-06-30T12:42:00Z">
        <w:r w:rsidRPr="00224F9A">
          <w:rPr>
            <w:lang w:val="it-IT"/>
          </w:rPr>
          <w:t>n "Mi guarda con aria di rimprovero, digrignando i denti. Trattengo a stento una risata."</w:t>
        </w:r>
      </w:ins>
    </w:p>
    <w:p w14:paraId="559FCF53" w14:textId="77777777" w:rsidR="00850C9D" w:rsidRPr="002A1B9A" w:rsidRDefault="00850C9D" w:rsidP="00850C9D">
      <w:pPr>
        <w:pStyle w:val="Paragrafoelenco"/>
        <w:numPr>
          <w:ilvl w:val="0"/>
          <w:numId w:val="8"/>
        </w:numPr>
        <w:spacing w:line="600" w:lineRule="auto"/>
        <w:ind w:left="720"/>
        <w:rPr>
          <w:ins w:id="1598" w:author="UTENTE" w:date="2020-06-30T12:43:00Z"/>
          <w:lang w:val="en-US"/>
        </w:rPr>
      </w:pPr>
      <w:ins w:id="1599" w:author="UTENTE" w:date="2020-06-30T12:43:00Z">
        <w:r w:rsidRPr="002A1B9A">
          <w:rPr>
            <w:lang w:val="en-US"/>
          </w:rPr>
          <w:lastRenderedPageBreak/>
          <w:t>n "Man, talk about sensitive. {w}He must have an ego made of glass!"</w:t>
        </w:r>
      </w:ins>
    </w:p>
    <w:p w14:paraId="6EE18229" w14:textId="77777777" w:rsidR="00850C9D" w:rsidRPr="002A1B9A" w:rsidRDefault="00850C9D" w:rsidP="00850C9D">
      <w:pPr>
        <w:pStyle w:val="Paragrafoelenco"/>
        <w:numPr>
          <w:ilvl w:val="0"/>
          <w:numId w:val="8"/>
        </w:numPr>
        <w:spacing w:line="600" w:lineRule="auto"/>
        <w:ind w:left="720"/>
        <w:rPr>
          <w:ins w:id="1600" w:author="UTENTE" w:date="2020-06-30T12:43:00Z"/>
          <w:lang w:val="en-US"/>
        </w:rPr>
      </w:pPr>
      <w:ins w:id="1601" w:author="UTENTE" w:date="2020-06-30T12:43:00Z">
        <w:r w:rsidRPr="002A1B9A">
          <w:rPr>
            <w:lang w:val="en-US"/>
          </w:rPr>
          <w:t>mcp "\"Listen, I'll help you out, all right? Lighten up a little.\""</w:t>
        </w:r>
      </w:ins>
    </w:p>
    <w:p w14:paraId="5C4B4505" w14:textId="77777777" w:rsidR="00850C9D" w:rsidRPr="002A1B9A" w:rsidRDefault="00850C9D" w:rsidP="00850C9D">
      <w:pPr>
        <w:pStyle w:val="Paragrafoelenco"/>
        <w:numPr>
          <w:ilvl w:val="0"/>
          <w:numId w:val="8"/>
        </w:numPr>
        <w:spacing w:line="600" w:lineRule="auto"/>
        <w:ind w:left="720"/>
        <w:rPr>
          <w:ins w:id="1602" w:author="UTENTE" w:date="2020-06-30T12:43:00Z"/>
          <w:lang w:val="en-US"/>
        </w:rPr>
      </w:pPr>
      <w:ins w:id="1603" w:author="UTENTE" w:date="2020-06-30T12:43:00Z">
        <w:r w:rsidRPr="002A1B9A">
          <w:rPr>
            <w:lang w:val="en-US"/>
          </w:rPr>
          <w:t>l "\"…If you don't want to, just say so. No need to be such a jerk about it.\""</w:t>
        </w:r>
      </w:ins>
    </w:p>
    <w:p w14:paraId="4EA3C0D5" w14:textId="77777777" w:rsidR="00850C9D" w:rsidRPr="002A1B9A" w:rsidRDefault="00850C9D" w:rsidP="00850C9D">
      <w:pPr>
        <w:pStyle w:val="Paragrafoelenco"/>
        <w:numPr>
          <w:ilvl w:val="0"/>
          <w:numId w:val="8"/>
        </w:numPr>
        <w:spacing w:line="600" w:lineRule="auto"/>
        <w:ind w:left="720"/>
        <w:rPr>
          <w:ins w:id="1604" w:author="UTENTE" w:date="2020-06-30T12:43:00Z"/>
          <w:lang w:val="en-US"/>
        </w:rPr>
      </w:pPr>
      <w:ins w:id="1605" w:author="UTENTE" w:date="2020-06-30T12:43:00Z">
        <w:r w:rsidRPr="002A1B9A">
          <w:rPr>
            <w:lang w:val="en-US"/>
          </w:rPr>
          <w:t>n "He mumbles under his breath sourly, crumpling the wrapper of his straw in one hand."</w:t>
        </w:r>
      </w:ins>
    </w:p>
    <w:p w14:paraId="7B299A6B" w14:textId="77777777" w:rsidR="00850C9D" w:rsidRPr="002A1B9A" w:rsidRDefault="00850C9D" w:rsidP="00850C9D">
      <w:pPr>
        <w:pStyle w:val="Paragrafoelenco"/>
        <w:numPr>
          <w:ilvl w:val="0"/>
          <w:numId w:val="8"/>
        </w:numPr>
        <w:spacing w:line="600" w:lineRule="auto"/>
        <w:ind w:left="720"/>
        <w:rPr>
          <w:ins w:id="1606" w:author="UTENTE" w:date="2020-06-30T12:43:00Z"/>
          <w:lang w:val="en-US"/>
        </w:rPr>
      </w:pPr>
      <w:ins w:id="1607" w:author="UTENTE" w:date="2020-06-30T12:43:00Z">
        <w:r w:rsidRPr="002A1B9A">
          <w:rPr>
            <w:lang w:val="en-US"/>
          </w:rPr>
          <w:t>mcp "\"Really, I don't mind. You were the one who said I didn't have anything better to do with my time, remember?\""</w:t>
        </w:r>
      </w:ins>
    </w:p>
    <w:p w14:paraId="0616026C" w14:textId="77777777" w:rsidR="00850C9D" w:rsidRPr="002A1B9A" w:rsidRDefault="00850C9D" w:rsidP="00850C9D">
      <w:pPr>
        <w:pStyle w:val="Paragrafoelenco"/>
        <w:numPr>
          <w:ilvl w:val="0"/>
          <w:numId w:val="8"/>
        </w:numPr>
        <w:spacing w:line="600" w:lineRule="auto"/>
        <w:ind w:left="720"/>
        <w:rPr>
          <w:ins w:id="1608" w:author="UTENTE" w:date="2020-06-30T12:43:00Z"/>
          <w:lang w:val="en-US"/>
        </w:rPr>
      </w:pPr>
      <w:ins w:id="1609" w:author="UTENTE" w:date="2020-06-30T12:43:00Z">
        <w:r w:rsidRPr="002A1B9A">
          <w:rPr>
            <w:lang w:val="en-US"/>
          </w:rPr>
          <w:t>n "When I give Luka a reassuring wink, he flicks his eyes away and scowls, obviously embarrassed."</w:t>
        </w:r>
      </w:ins>
    </w:p>
    <w:p w14:paraId="15678CFA" w14:textId="77777777" w:rsidR="00850C9D" w:rsidRPr="002A1B9A" w:rsidRDefault="00850C9D" w:rsidP="00850C9D">
      <w:pPr>
        <w:pStyle w:val="Paragrafoelenco"/>
        <w:numPr>
          <w:ilvl w:val="0"/>
          <w:numId w:val="8"/>
        </w:numPr>
        <w:spacing w:line="600" w:lineRule="auto"/>
        <w:ind w:left="720"/>
        <w:rPr>
          <w:ins w:id="1610" w:author="UTENTE" w:date="2020-06-30T12:43:00Z"/>
          <w:lang w:val="en-US"/>
        </w:rPr>
      </w:pPr>
      <w:ins w:id="1611" w:author="UTENTE" w:date="2020-06-30T12:43:00Z">
        <w:r w:rsidRPr="002A1B9A">
          <w:rPr>
            <w:lang w:val="en-US"/>
          </w:rPr>
          <w:t>n "Then, he takes a last sip of his drink before hopping off the barstool."</w:t>
        </w:r>
      </w:ins>
    </w:p>
    <w:p w14:paraId="40981EF3" w14:textId="77777777" w:rsidR="00850C9D" w:rsidRPr="002A1B9A" w:rsidRDefault="00850C9D" w:rsidP="00850C9D">
      <w:pPr>
        <w:pStyle w:val="Paragrafoelenco"/>
        <w:numPr>
          <w:ilvl w:val="0"/>
          <w:numId w:val="8"/>
        </w:numPr>
        <w:spacing w:line="600" w:lineRule="auto"/>
        <w:ind w:left="720"/>
        <w:rPr>
          <w:ins w:id="1612" w:author="UTENTE" w:date="2020-06-30T12:43:00Z"/>
          <w:lang w:val="en-US"/>
        </w:rPr>
      </w:pPr>
      <w:ins w:id="1613" w:author="UTENTE" w:date="2020-06-30T12:43:00Z">
        <w:r w:rsidRPr="002A1B9A">
          <w:rPr>
            <w:lang w:val="en-US"/>
          </w:rPr>
          <w:t>lp "\"I'd better not get any weird calls from you…\""</w:t>
        </w:r>
      </w:ins>
    </w:p>
    <w:p w14:paraId="26E818BC" w14:textId="77777777" w:rsidR="00850C9D" w:rsidRPr="002A1B9A" w:rsidRDefault="00850C9D" w:rsidP="00850C9D">
      <w:pPr>
        <w:pStyle w:val="Paragrafoelenco"/>
        <w:numPr>
          <w:ilvl w:val="0"/>
          <w:numId w:val="8"/>
        </w:numPr>
        <w:spacing w:line="600" w:lineRule="auto"/>
        <w:ind w:left="720"/>
        <w:rPr>
          <w:ins w:id="1614" w:author="UTENTE" w:date="2020-06-30T12:43:00Z"/>
          <w:lang w:val="en-US"/>
        </w:rPr>
      </w:pPr>
      <w:ins w:id="1615" w:author="UTENTE" w:date="2020-06-30T12:43:00Z">
        <w:r w:rsidRPr="002A1B9A">
          <w:rPr>
            <w:lang w:val="en-US"/>
          </w:rPr>
          <w:t>lp "\"I'll block you the second you start saying gross crap to me!\""</w:t>
        </w:r>
      </w:ins>
    </w:p>
    <w:p w14:paraId="3109B093" w14:textId="77777777" w:rsidR="00850C9D" w:rsidRPr="002A1B9A" w:rsidRDefault="00850C9D" w:rsidP="00850C9D">
      <w:pPr>
        <w:pStyle w:val="Paragrafoelenco"/>
        <w:numPr>
          <w:ilvl w:val="0"/>
          <w:numId w:val="8"/>
        </w:numPr>
        <w:spacing w:line="600" w:lineRule="auto"/>
        <w:ind w:left="720"/>
        <w:rPr>
          <w:ins w:id="1616" w:author="UTENTE" w:date="2020-06-30T12:43:00Z"/>
          <w:lang w:val="en-US"/>
        </w:rPr>
      </w:pPr>
      <w:ins w:id="1617" w:author="UTENTE" w:date="2020-06-30T12:43:00Z">
        <w:r w:rsidRPr="002A1B9A">
          <w:rPr>
            <w:lang w:val="en-US"/>
          </w:rPr>
          <w:t>n "Luka shouts over his shoulder on his way to the door."</w:t>
        </w:r>
      </w:ins>
    </w:p>
    <w:p w14:paraId="5BC7CDCB" w14:textId="77777777" w:rsidR="00850C9D" w:rsidRPr="002A1B9A" w:rsidRDefault="00850C9D" w:rsidP="00850C9D">
      <w:pPr>
        <w:pStyle w:val="Paragrafoelenco"/>
        <w:numPr>
          <w:ilvl w:val="0"/>
          <w:numId w:val="8"/>
        </w:numPr>
        <w:spacing w:line="600" w:lineRule="auto"/>
        <w:ind w:left="720"/>
        <w:rPr>
          <w:ins w:id="1618" w:author="UTENTE" w:date="2020-06-30T12:43:00Z"/>
          <w:lang w:val="en-US"/>
        </w:rPr>
      </w:pPr>
      <w:ins w:id="1619" w:author="UTENTE" w:date="2020-06-30T12:43:00Z">
        <w:r w:rsidRPr="002A1B9A">
          <w:rPr>
            <w:lang w:val="en-US"/>
          </w:rPr>
          <w:t>n "Chuckling, I wave a dishtowel at him casually, watching him disappear into the thick of night."</w:t>
        </w:r>
      </w:ins>
    </w:p>
    <w:p w14:paraId="1B2ECF26" w14:textId="77777777" w:rsidR="00850C9D" w:rsidRPr="002A1B9A" w:rsidRDefault="00850C9D" w:rsidP="00850C9D">
      <w:pPr>
        <w:pStyle w:val="Paragrafoelenco"/>
        <w:numPr>
          <w:ilvl w:val="0"/>
          <w:numId w:val="8"/>
        </w:numPr>
        <w:spacing w:line="600" w:lineRule="auto"/>
        <w:ind w:left="720"/>
        <w:rPr>
          <w:ins w:id="1620" w:author="UTENTE" w:date="2020-06-30T12:43:00Z"/>
          <w:lang w:val="en-US"/>
        </w:rPr>
      </w:pPr>
      <w:ins w:id="1621" w:author="UTENTE" w:date="2020-06-30T12:43:00Z">
        <w:r w:rsidRPr="002A1B9A">
          <w:rPr>
            <w:lang w:val="en-US"/>
          </w:rPr>
          <w:t>n "Silly kid… {w}who knows what kind of trouble he's trying to work his way into."</w:t>
        </w:r>
      </w:ins>
    </w:p>
    <w:p w14:paraId="6DCD9595" w14:textId="77777777" w:rsidR="00850C9D" w:rsidRPr="002A1B9A" w:rsidRDefault="00850C9D" w:rsidP="00850C9D">
      <w:pPr>
        <w:pStyle w:val="Paragrafoelenco"/>
        <w:numPr>
          <w:ilvl w:val="0"/>
          <w:numId w:val="8"/>
        </w:numPr>
        <w:spacing w:line="600" w:lineRule="auto"/>
        <w:ind w:left="720"/>
        <w:rPr>
          <w:ins w:id="1622" w:author="UTENTE" w:date="2020-06-30T12:43:00Z"/>
          <w:lang w:val="en-US"/>
        </w:rPr>
      </w:pPr>
      <w:ins w:id="1623" w:author="UTENTE" w:date="2020-06-30T12:43:00Z">
        <w:r w:rsidRPr="002A1B9A">
          <w:rPr>
            <w:lang w:val="en-US"/>
          </w:rPr>
          <w:t>n "I hope he gets home safely, though. He really looks like a perfect target for muggers or some of the more unsavory types who hang around these parts."</w:t>
        </w:r>
      </w:ins>
    </w:p>
    <w:p w14:paraId="02F0587D" w14:textId="77777777" w:rsidR="00850C9D" w:rsidRPr="002A1B9A" w:rsidRDefault="00850C9D" w:rsidP="00850C9D">
      <w:pPr>
        <w:pStyle w:val="Paragrafoelenco"/>
        <w:numPr>
          <w:ilvl w:val="0"/>
          <w:numId w:val="8"/>
        </w:numPr>
        <w:spacing w:line="600" w:lineRule="auto"/>
        <w:ind w:left="720"/>
        <w:rPr>
          <w:ins w:id="1624" w:author="UTENTE" w:date="2020-06-30T12:43:00Z"/>
          <w:lang w:val="en-US"/>
        </w:rPr>
      </w:pPr>
      <w:ins w:id="1625" w:author="UTENTE" w:date="2020-06-30T12:43:00Z">
        <w:r w:rsidRPr="002A1B9A">
          <w:rPr>
            <w:lang w:val="en-US"/>
          </w:rPr>
          <w:t>n "Maybe I should've offered to get him a taxi… oh well."</w:t>
        </w:r>
        <w:r w:rsidRPr="002A1B9A">
          <w:rPr>
            <w:lang w:val="en-US"/>
          </w:rPr>
          <w:br w:type="page"/>
        </w:r>
      </w:ins>
    </w:p>
    <w:p w14:paraId="47377888" w14:textId="77777777" w:rsidR="00850C9D" w:rsidRPr="00224F9A" w:rsidRDefault="00850C9D" w:rsidP="00850C9D">
      <w:pPr>
        <w:pStyle w:val="Paragrafoelenco"/>
        <w:numPr>
          <w:ilvl w:val="0"/>
          <w:numId w:val="9"/>
        </w:numPr>
        <w:spacing w:line="600" w:lineRule="auto"/>
        <w:jc w:val="both"/>
        <w:rPr>
          <w:ins w:id="1626" w:author="UTENTE" w:date="2020-06-30T12:43:00Z"/>
          <w:lang w:val="it-IT"/>
        </w:rPr>
      </w:pPr>
      <w:ins w:id="1627" w:author="UTENTE" w:date="2020-06-30T12:43:00Z">
        <w:r w:rsidRPr="00224F9A">
          <w:rPr>
            <w:lang w:val="it-IT"/>
          </w:rPr>
          <w:lastRenderedPageBreak/>
          <w:t xml:space="preserve">n "Wow, altro che sensibile. {w}Deve avere un ego di cristallo!"  </w:t>
        </w:r>
      </w:ins>
    </w:p>
    <w:p w14:paraId="3617D113" w14:textId="77777777" w:rsidR="00850C9D" w:rsidRPr="00224F9A" w:rsidRDefault="00850C9D" w:rsidP="00850C9D">
      <w:pPr>
        <w:pStyle w:val="Paragrafoelenco"/>
        <w:numPr>
          <w:ilvl w:val="0"/>
          <w:numId w:val="9"/>
        </w:numPr>
        <w:spacing w:line="600" w:lineRule="auto"/>
        <w:jc w:val="both"/>
        <w:rPr>
          <w:ins w:id="1628" w:author="UTENTE" w:date="2020-06-30T12:43:00Z"/>
          <w:lang w:val="it-IT"/>
        </w:rPr>
      </w:pPr>
      <w:ins w:id="1629" w:author="UTENTE" w:date="2020-06-30T12:43:00Z">
        <w:r w:rsidRPr="00224F9A">
          <w:rPr>
            <w:lang w:val="it-IT"/>
          </w:rPr>
          <w:t>mcp "\"Senti, te la do una mano, ok? Rilassati un pochino.\""</w:t>
        </w:r>
      </w:ins>
    </w:p>
    <w:p w14:paraId="4ABC8D4F" w14:textId="77777777" w:rsidR="00850C9D" w:rsidRPr="00224F9A" w:rsidRDefault="00850C9D" w:rsidP="00850C9D">
      <w:pPr>
        <w:pStyle w:val="Paragrafoelenco"/>
        <w:numPr>
          <w:ilvl w:val="0"/>
          <w:numId w:val="9"/>
        </w:numPr>
        <w:spacing w:line="600" w:lineRule="auto"/>
        <w:jc w:val="both"/>
        <w:rPr>
          <w:ins w:id="1630" w:author="UTENTE" w:date="2020-06-30T12:43:00Z"/>
          <w:lang w:val="it-IT"/>
        </w:rPr>
      </w:pPr>
      <w:ins w:id="1631" w:author="UTENTE" w:date="2020-06-30T12:43:00Z">
        <w:r w:rsidRPr="00224F9A">
          <w:rPr>
            <w:lang w:val="it-IT"/>
          </w:rPr>
          <w:t>l "\"…Se non vuoi farlo, basta dirlo. Non c'è bisogno di fare lo stronzo.\""</w:t>
        </w:r>
      </w:ins>
    </w:p>
    <w:p w14:paraId="3E85ED83" w14:textId="77777777" w:rsidR="00850C9D" w:rsidRPr="00224F9A" w:rsidRDefault="00850C9D" w:rsidP="00850C9D">
      <w:pPr>
        <w:pStyle w:val="Paragrafoelenco"/>
        <w:numPr>
          <w:ilvl w:val="0"/>
          <w:numId w:val="9"/>
        </w:numPr>
        <w:spacing w:line="600" w:lineRule="auto"/>
        <w:jc w:val="both"/>
        <w:rPr>
          <w:ins w:id="1632" w:author="UTENTE" w:date="2020-06-30T12:43:00Z"/>
          <w:lang w:val="it-IT"/>
        </w:rPr>
      </w:pPr>
      <w:ins w:id="1633" w:author="UTENTE" w:date="2020-06-30T12:43:00Z">
        <w:r w:rsidRPr="00224F9A">
          <w:rPr>
            <w:lang w:val="it-IT"/>
          </w:rPr>
          <w:t>n "Borbotta acidamente, accartocciando la carta della cannuccia con una mano."</w:t>
        </w:r>
      </w:ins>
    </w:p>
    <w:p w14:paraId="32F57DF4" w14:textId="77777777" w:rsidR="00850C9D" w:rsidRPr="00224F9A" w:rsidRDefault="00850C9D" w:rsidP="00850C9D">
      <w:pPr>
        <w:pStyle w:val="Paragrafoelenco"/>
        <w:numPr>
          <w:ilvl w:val="0"/>
          <w:numId w:val="9"/>
        </w:numPr>
        <w:spacing w:line="600" w:lineRule="auto"/>
        <w:jc w:val="both"/>
        <w:rPr>
          <w:ins w:id="1634" w:author="UTENTE" w:date="2020-06-30T12:43:00Z"/>
          <w:lang w:val="it-IT"/>
        </w:rPr>
      </w:pPr>
      <w:ins w:id="1635" w:author="UTENTE" w:date="2020-06-30T12:43:00Z">
        <w:r w:rsidRPr="00224F9A">
          <w:rPr>
            <w:lang w:val="it-IT"/>
          </w:rPr>
          <w:t>mcp "\"Davvero, non è un problema per me. L'hai detto anche te che non ho molto di meglio da fare, ricordi?\""</w:t>
        </w:r>
      </w:ins>
    </w:p>
    <w:p w14:paraId="0EEDB86F" w14:textId="77777777" w:rsidR="00850C9D" w:rsidRPr="00224F9A" w:rsidRDefault="00850C9D" w:rsidP="00850C9D">
      <w:pPr>
        <w:pStyle w:val="Paragrafoelenco"/>
        <w:numPr>
          <w:ilvl w:val="0"/>
          <w:numId w:val="9"/>
        </w:numPr>
        <w:spacing w:line="600" w:lineRule="auto"/>
        <w:jc w:val="both"/>
        <w:rPr>
          <w:ins w:id="1636" w:author="UTENTE" w:date="2020-06-30T12:43:00Z"/>
          <w:lang w:val="it-IT"/>
        </w:rPr>
      </w:pPr>
      <w:ins w:id="1637" w:author="UTENTE" w:date="2020-06-30T12:43:00Z">
        <w:r w:rsidRPr="00224F9A">
          <w:rPr>
            <w:lang w:val="it-IT"/>
          </w:rPr>
          <w:t>n "Quando gli rivolgo un occhiolino di rassicurazione, Luka, arrabbiato, svia subito il mio sguardo, chiaramente in imbarazzo."</w:t>
        </w:r>
      </w:ins>
    </w:p>
    <w:p w14:paraId="50C9360B" w14:textId="77777777" w:rsidR="00850C9D" w:rsidRPr="00224F9A" w:rsidRDefault="00850C9D" w:rsidP="00850C9D">
      <w:pPr>
        <w:pStyle w:val="Paragrafoelenco"/>
        <w:numPr>
          <w:ilvl w:val="0"/>
          <w:numId w:val="9"/>
        </w:numPr>
        <w:spacing w:line="600" w:lineRule="auto"/>
        <w:jc w:val="both"/>
        <w:rPr>
          <w:ins w:id="1638" w:author="UTENTE" w:date="2020-06-30T12:43:00Z"/>
          <w:lang w:val="it-IT"/>
        </w:rPr>
      </w:pPr>
      <w:ins w:id="1639" w:author="UTENTE" w:date="2020-06-30T12:43:00Z">
        <w:r w:rsidRPr="00224F9A">
          <w:rPr>
            <w:lang w:val="it-IT"/>
          </w:rPr>
          <w:t>n "Poi, prende un ultimo sorso della sua bibita e salta giù dallo sgabello."</w:t>
        </w:r>
      </w:ins>
    </w:p>
    <w:p w14:paraId="522B14EB" w14:textId="77777777" w:rsidR="00850C9D" w:rsidRPr="00224F9A" w:rsidRDefault="00850C9D" w:rsidP="00850C9D">
      <w:pPr>
        <w:pStyle w:val="Paragrafoelenco"/>
        <w:numPr>
          <w:ilvl w:val="0"/>
          <w:numId w:val="9"/>
        </w:numPr>
        <w:spacing w:line="600" w:lineRule="auto"/>
        <w:jc w:val="both"/>
        <w:rPr>
          <w:ins w:id="1640" w:author="UTENTE" w:date="2020-06-30T12:43:00Z"/>
          <w:lang w:val="it-IT"/>
        </w:rPr>
      </w:pPr>
      <w:ins w:id="1641" w:author="UTENTE" w:date="2020-06-30T12:43:00Z">
        <w:r w:rsidRPr="00224F9A">
          <w:rPr>
            <w:lang w:val="it-IT"/>
          </w:rPr>
          <w:t>lp "\"Meglio per te che non riceva nessuna chiamata strana da parte tua.\""</w:t>
        </w:r>
      </w:ins>
    </w:p>
    <w:p w14:paraId="59CE5BCD" w14:textId="77777777" w:rsidR="00850C9D" w:rsidRPr="00224F9A" w:rsidRDefault="00850C9D" w:rsidP="00850C9D">
      <w:pPr>
        <w:pStyle w:val="Paragrafoelenco"/>
        <w:numPr>
          <w:ilvl w:val="0"/>
          <w:numId w:val="9"/>
        </w:numPr>
        <w:spacing w:line="600" w:lineRule="auto"/>
        <w:jc w:val="both"/>
        <w:rPr>
          <w:ins w:id="1642" w:author="UTENTE" w:date="2020-06-30T12:43:00Z"/>
          <w:lang w:val="it-IT"/>
        </w:rPr>
      </w:pPr>
      <w:ins w:id="1643" w:author="UTENTE" w:date="2020-06-30T12:43:00Z">
        <w:r w:rsidRPr="00224F9A">
          <w:rPr>
            <w:lang w:val="it-IT"/>
          </w:rPr>
          <w:t>lp "\"O ti blocco nel momento esatto in cui inizi a dirmi cose sconce!\""</w:t>
        </w:r>
      </w:ins>
    </w:p>
    <w:p w14:paraId="5CA4BEE8" w14:textId="77777777" w:rsidR="00850C9D" w:rsidRPr="00224F9A" w:rsidRDefault="00850C9D" w:rsidP="00850C9D">
      <w:pPr>
        <w:pStyle w:val="Paragrafoelenco"/>
        <w:numPr>
          <w:ilvl w:val="0"/>
          <w:numId w:val="9"/>
        </w:numPr>
        <w:spacing w:line="600" w:lineRule="auto"/>
        <w:jc w:val="both"/>
        <w:rPr>
          <w:ins w:id="1644" w:author="UTENTE" w:date="2020-06-30T12:43:00Z"/>
          <w:lang w:val="it-IT"/>
        </w:rPr>
      </w:pPr>
      <w:ins w:id="1645" w:author="UTENTE" w:date="2020-06-30T12:43:00Z">
        <w:r w:rsidRPr="00224F9A">
          <w:rPr>
            <w:lang w:val="it-IT"/>
          </w:rPr>
          <w:t>n "Luka urla dirigendosi verso la porta."</w:t>
        </w:r>
      </w:ins>
    </w:p>
    <w:p w14:paraId="373CB8A7" w14:textId="77777777" w:rsidR="00850C9D" w:rsidRPr="00224F9A" w:rsidRDefault="00850C9D" w:rsidP="00850C9D">
      <w:pPr>
        <w:pStyle w:val="Paragrafoelenco"/>
        <w:numPr>
          <w:ilvl w:val="0"/>
          <w:numId w:val="9"/>
        </w:numPr>
        <w:spacing w:line="600" w:lineRule="auto"/>
        <w:jc w:val="both"/>
        <w:rPr>
          <w:ins w:id="1646" w:author="UTENTE" w:date="2020-06-30T12:43:00Z"/>
          <w:lang w:val="it-IT"/>
        </w:rPr>
      </w:pPr>
      <w:ins w:id="1647" w:author="UTENTE" w:date="2020-06-30T12:43:00Z">
        <w:r w:rsidRPr="00224F9A">
          <w:rPr>
            <w:lang w:val="it-IT"/>
          </w:rPr>
          <w:t>n "Ridacchiando, sventolo un straccio in segno di saluto e lo guardo sparire nel buio pesto della notte."</w:t>
        </w:r>
      </w:ins>
    </w:p>
    <w:p w14:paraId="2F84A780" w14:textId="77777777" w:rsidR="00850C9D" w:rsidRPr="00224F9A" w:rsidRDefault="00850C9D" w:rsidP="00850C9D">
      <w:pPr>
        <w:pStyle w:val="Paragrafoelenco"/>
        <w:numPr>
          <w:ilvl w:val="0"/>
          <w:numId w:val="9"/>
        </w:numPr>
        <w:spacing w:line="600" w:lineRule="auto"/>
        <w:jc w:val="both"/>
        <w:rPr>
          <w:ins w:id="1648" w:author="UTENTE" w:date="2020-06-30T12:43:00Z"/>
          <w:lang w:val="it-IT"/>
        </w:rPr>
      </w:pPr>
      <w:ins w:id="1649" w:author="UTENTE" w:date="2020-06-30T12:43:00Z">
        <w:r w:rsidRPr="00224F9A">
          <w:rPr>
            <w:lang w:val="it-IT"/>
          </w:rPr>
          <w:t>n "Che ragazzino stupido…{w}chissà in che guai sta cercando di ficcarsi."</w:t>
        </w:r>
      </w:ins>
    </w:p>
    <w:p w14:paraId="0F1AA242" w14:textId="77777777" w:rsidR="00850C9D" w:rsidRPr="00224F9A" w:rsidRDefault="00850C9D" w:rsidP="00850C9D">
      <w:pPr>
        <w:pStyle w:val="Paragrafoelenco"/>
        <w:numPr>
          <w:ilvl w:val="0"/>
          <w:numId w:val="9"/>
        </w:numPr>
        <w:spacing w:line="600" w:lineRule="auto"/>
        <w:jc w:val="both"/>
        <w:rPr>
          <w:ins w:id="1650" w:author="UTENTE" w:date="2020-06-30T12:43:00Z"/>
          <w:lang w:val="it-IT"/>
        </w:rPr>
      </w:pPr>
      <w:ins w:id="1651" w:author="UTENTE" w:date="2020-06-30T12:43:00Z">
        <w:r w:rsidRPr="00224F9A">
          <w:rPr>
            <w:lang w:val="it-IT"/>
          </w:rPr>
          <w:t>n "Spero torni a casa al sicuro, però. Sembra proprio l'obbiettivo perfetto per rapinatori o alcuni dei personaggi meno raccomandabili che si aggirano da queste parti."</w:t>
        </w:r>
      </w:ins>
    </w:p>
    <w:p w14:paraId="311F50A2" w14:textId="728C4611" w:rsidR="00850C9D" w:rsidRDefault="00850C9D" w:rsidP="00850C9D">
      <w:pPr>
        <w:pStyle w:val="Paragrafoelenco"/>
        <w:numPr>
          <w:ilvl w:val="0"/>
          <w:numId w:val="9"/>
        </w:numPr>
        <w:rPr>
          <w:ins w:id="1652" w:author="UTENTE" w:date="2020-06-30T12:43:00Z"/>
          <w:lang w:val="it-IT"/>
        </w:rPr>
        <w:pPrChange w:id="1653" w:author="UTENTE" w:date="2020-06-30T12:43:00Z">
          <w:pPr>
            <w:spacing w:line="240" w:lineRule="auto"/>
            <w:jc w:val="left"/>
          </w:pPr>
        </w:pPrChange>
      </w:pPr>
      <w:ins w:id="1654" w:author="UTENTE" w:date="2020-06-30T12:43:00Z">
        <w:r w:rsidRPr="00224F9A">
          <w:rPr>
            <w:lang w:val="it-IT"/>
          </w:rPr>
          <w:t>n "Forse avrei dovuto offrigli di chiamare un taxi… E vabbè</w:t>
        </w:r>
      </w:ins>
    </w:p>
    <w:p w14:paraId="0A68E999" w14:textId="75D649F3" w:rsidR="00850C9D" w:rsidRDefault="00850C9D">
      <w:pPr>
        <w:spacing w:line="240" w:lineRule="auto"/>
        <w:jc w:val="left"/>
        <w:rPr>
          <w:ins w:id="1655" w:author="UTENTE" w:date="2020-06-30T12:43:00Z"/>
        </w:rPr>
      </w:pPr>
      <w:ins w:id="1656" w:author="UTENTE" w:date="2020-06-30T12:43:00Z">
        <w:r>
          <w:br w:type="page"/>
        </w:r>
      </w:ins>
    </w:p>
    <w:p w14:paraId="435B956D" w14:textId="54BDD455" w:rsidR="002F5ACC" w:rsidRPr="002F5ACC" w:rsidRDefault="002F5ACC" w:rsidP="002F5ACC">
      <w:pPr>
        <w:pStyle w:val="Paragrafoelenco"/>
        <w:numPr>
          <w:ilvl w:val="0"/>
          <w:numId w:val="9"/>
        </w:numPr>
        <w:spacing w:line="600" w:lineRule="auto"/>
        <w:rPr>
          <w:ins w:id="1657" w:author="UTENTE" w:date="2020-06-30T12:54:00Z"/>
          <w:rFonts w:ascii="Calibri" w:eastAsia="Calibri" w:hAnsi="Calibri" w:cs="Times New Roman"/>
          <w:lang w:val="en-US"/>
          <w:rPrChange w:id="1658" w:author="UTENTE" w:date="2020-06-30T12:54:00Z">
            <w:rPr>
              <w:ins w:id="1659" w:author="UTENTE" w:date="2020-06-30T12:54:00Z"/>
            </w:rPr>
          </w:rPrChange>
        </w:rPr>
        <w:pPrChange w:id="1660" w:author="UTENTE" w:date="2020-06-30T12:54:00Z">
          <w:pPr>
            <w:numPr>
              <w:numId w:val="17"/>
            </w:numPr>
            <w:spacing w:line="600" w:lineRule="auto"/>
            <w:ind w:left="502" w:hanging="360"/>
            <w:contextualSpacing/>
            <w:jc w:val="left"/>
          </w:pPr>
        </w:pPrChange>
      </w:pPr>
      <w:ins w:id="1661" w:author="UTENTE" w:date="2020-06-30T12:54:00Z">
        <w:r w:rsidRPr="002F5ACC">
          <w:rPr>
            <w:rFonts w:ascii="Calibri" w:eastAsia="Calibri" w:hAnsi="Calibri" w:cs="Times New Roman"/>
            <w:lang w:val="en-US"/>
            <w:rPrChange w:id="1662" w:author="UTENTE" w:date="2020-06-30T12:54:00Z">
              <w:rPr/>
            </w:rPrChange>
          </w:rPr>
          <w:lastRenderedPageBreak/>
          <w:t>n "When I'm left alone with my thoughts, I suddenly remember the man in the hoodie."</w:t>
        </w:r>
      </w:ins>
    </w:p>
    <w:p w14:paraId="2B803D68" w14:textId="77777777" w:rsidR="002F5ACC" w:rsidRPr="002F5ACC" w:rsidRDefault="002F5ACC" w:rsidP="002F5ACC">
      <w:pPr>
        <w:numPr>
          <w:ilvl w:val="0"/>
          <w:numId w:val="9"/>
        </w:numPr>
        <w:spacing w:line="600" w:lineRule="auto"/>
        <w:contextualSpacing/>
        <w:jc w:val="left"/>
        <w:rPr>
          <w:ins w:id="1663" w:author="UTENTE" w:date="2020-06-30T12:54:00Z"/>
          <w:rFonts w:ascii="Calibri" w:eastAsia="Calibri" w:hAnsi="Calibri" w:cs="Times New Roman"/>
          <w:lang w:val="en-US"/>
        </w:rPr>
        <w:pPrChange w:id="1664" w:author="UTENTE" w:date="2020-06-30T12:54:00Z">
          <w:pPr>
            <w:numPr>
              <w:numId w:val="17"/>
            </w:numPr>
            <w:spacing w:line="600" w:lineRule="auto"/>
            <w:ind w:left="720" w:hanging="360"/>
            <w:contextualSpacing/>
            <w:jc w:val="left"/>
          </w:pPr>
        </w:pPrChange>
      </w:pPr>
      <w:ins w:id="1665" w:author="UTENTE" w:date="2020-06-30T12:54:00Z">
        <w:r w:rsidRPr="002F5ACC">
          <w:rPr>
            <w:rFonts w:ascii="Calibri" w:eastAsia="Calibri" w:hAnsi="Calibri" w:cs="Times New Roman"/>
            <w:lang w:val="en-US"/>
          </w:rPr>
          <w:t>mc "\"–!\""</w:t>
        </w:r>
      </w:ins>
    </w:p>
    <w:p w14:paraId="71C08B35" w14:textId="77777777" w:rsidR="002F5ACC" w:rsidRPr="002F5ACC" w:rsidRDefault="002F5ACC" w:rsidP="002F5ACC">
      <w:pPr>
        <w:numPr>
          <w:ilvl w:val="0"/>
          <w:numId w:val="9"/>
        </w:numPr>
        <w:spacing w:line="600" w:lineRule="auto"/>
        <w:contextualSpacing/>
        <w:jc w:val="left"/>
        <w:rPr>
          <w:ins w:id="1666" w:author="UTENTE" w:date="2020-06-30T12:54:00Z"/>
          <w:rFonts w:ascii="Calibri" w:eastAsia="Calibri" w:hAnsi="Calibri" w:cs="Times New Roman"/>
          <w:lang w:val="en-US"/>
        </w:rPr>
        <w:pPrChange w:id="1667" w:author="UTENTE" w:date="2020-06-30T12:54:00Z">
          <w:pPr>
            <w:numPr>
              <w:numId w:val="17"/>
            </w:numPr>
            <w:spacing w:line="600" w:lineRule="auto"/>
            <w:ind w:left="720" w:hanging="360"/>
            <w:contextualSpacing/>
            <w:jc w:val="left"/>
          </w:pPr>
        </w:pPrChange>
      </w:pPr>
      <w:ins w:id="1668" w:author="UTENTE" w:date="2020-06-30T12:54:00Z">
        <w:r w:rsidRPr="002F5ACC">
          <w:rPr>
            <w:rFonts w:ascii="Calibri" w:eastAsia="Calibri" w:hAnsi="Calibri" w:cs="Times New Roman"/>
            <w:lang w:val="en-US"/>
          </w:rPr>
          <w:t>n "But when I glance over to where he was sitting at the booth –"</w:t>
        </w:r>
      </w:ins>
    </w:p>
    <w:p w14:paraId="02A95496" w14:textId="77777777" w:rsidR="002F5ACC" w:rsidRPr="002F5ACC" w:rsidRDefault="002F5ACC" w:rsidP="002F5ACC">
      <w:pPr>
        <w:numPr>
          <w:ilvl w:val="0"/>
          <w:numId w:val="9"/>
        </w:numPr>
        <w:spacing w:line="600" w:lineRule="auto"/>
        <w:contextualSpacing/>
        <w:jc w:val="left"/>
        <w:rPr>
          <w:ins w:id="1669" w:author="UTENTE" w:date="2020-06-30T12:54:00Z"/>
          <w:rFonts w:ascii="Calibri" w:eastAsia="Calibri" w:hAnsi="Calibri" w:cs="Times New Roman"/>
          <w:lang w:val="en-US"/>
        </w:rPr>
        <w:pPrChange w:id="1670" w:author="UTENTE" w:date="2020-06-30T12:54:00Z">
          <w:pPr>
            <w:numPr>
              <w:numId w:val="17"/>
            </w:numPr>
            <w:spacing w:line="600" w:lineRule="auto"/>
            <w:ind w:left="720" w:hanging="360"/>
            <w:contextualSpacing/>
            <w:jc w:val="left"/>
          </w:pPr>
        </w:pPrChange>
      </w:pPr>
      <w:ins w:id="1671" w:author="UTENTE" w:date="2020-06-30T12:54:00Z">
        <w:r w:rsidRPr="002F5ACC">
          <w:rPr>
            <w:rFonts w:ascii="Calibri" w:eastAsia="Calibri" w:hAnsi="Calibri" w:cs="Times New Roman"/>
            <w:lang w:val="en-US"/>
          </w:rPr>
          <w:t>n "No one's there."</w:t>
        </w:r>
      </w:ins>
    </w:p>
    <w:p w14:paraId="351EBA5C" w14:textId="77777777" w:rsidR="002F5ACC" w:rsidRPr="002F5ACC" w:rsidRDefault="002F5ACC" w:rsidP="002F5ACC">
      <w:pPr>
        <w:numPr>
          <w:ilvl w:val="0"/>
          <w:numId w:val="9"/>
        </w:numPr>
        <w:spacing w:line="600" w:lineRule="auto"/>
        <w:contextualSpacing/>
        <w:jc w:val="left"/>
        <w:rPr>
          <w:ins w:id="1672" w:author="UTENTE" w:date="2020-06-30T12:54:00Z"/>
          <w:rFonts w:ascii="Calibri" w:eastAsia="Calibri" w:hAnsi="Calibri" w:cs="Times New Roman"/>
          <w:lang w:val="en-US"/>
        </w:rPr>
        <w:pPrChange w:id="1673" w:author="UTENTE" w:date="2020-06-30T12:54:00Z">
          <w:pPr>
            <w:numPr>
              <w:numId w:val="17"/>
            </w:numPr>
            <w:spacing w:line="600" w:lineRule="auto"/>
            <w:ind w:left="720" w:hanging="360"/>
            <w:contextualSpacing/>
            <w:jc w:val="left"/>
          </w:pPr>
        </w:pPrChange>
      </w:pPr>
      <w:ins w:id="1674" w:author="UTENTE" w:date="2020-06-30T12:54:00Z">
        <w:r w:rsidRPr="002F5ACC">
          <w:rPr>
            <w:rFonts w:ascii="Calibri" w:eastAsia="Calibri" w:hAnsi="Calibri" w:cs="Times New Roman"/>
            <w:lang w:val="en-US"/>
          </w:rPr>
          <w:t>n "He must have snuck out when I was talking to Luka. Damn."</w:t>
        </w:r>
      </w:ins>
    </w:p>
    <w:p w14:paraId="76E03A48" w14:textId="77777777" w:rsidR="002F5ACC" w:rsidRPr="002F5ACC" w:rsidRDefault="002F5ACC" w:rsidP="002F5ACC">
      <w:pPr>
        <w:numPr>
          <w:ilvl w:val="0"/>
          <w:numId w:val="9"/>
        </w:numPr>
        <w:spacing w:line="600" w:lineRule="auto"/>
        <w:contextualSpacing/>
        <w:jc w:val="left"/>
        <w:rPr>
          <w:ins w:id="1675" w:author="UTENTE" w:date="2020-06-30T12:54:00Z"/>
          <w:rFonts w:ascii="Calibri" w:eastAsia="Calibri" w:hAnsi="Calibri" w:cs="Times New Roman"/>
          <w:lang w:val="en-US"/>
        </w:rPr>
        <w:pPrChange w:id="1676" w:author="UTENTE" w:date="2020-06-30T12:54:00Z">
          <w:pPr>
            <w:numPr>
              <w:numId w:val="17"/>
            </w:numPr>
            <w:spacing w:line="600" w:lineRule="auto"/>
            <w:ind w:left="720" w:hanging="360"/>
            <w:contextualSpacing/>
            <w:jc w:val="left"/>
          </w:pPr>
        </w:pPrChange>
      </w:pPr>
      <w:ins w:id="1677" w:author="UTENTE" w:date="2020-06-30T12:54:00Z">
        <w:r w:rsidRPr="002F5ACC">
          <w:rPr>
            <w:rFonts w:ascii="Calibri" w:eastAsia="Calibri" w:hAnsi="Calibri" w:cs="Times New Roman"/>
            <w:lang w:val="en-US"/>
          </w:rPr>
          <w:t>n "A little disappointed, I return to his booth to take his coffee cup, but I notice something lying on the table."</w:t>
        </w:r>
      </w:ins>
    </w:p>
    <w:p w14:paraId="1328CB5A" w14:textId="77777777" w:rsidR="002F5ACC" w:rsidRPr="002F5ACC" w:rsidRDefault="002F5ACC" w:rsidP="002F5ACC">
      <w:pPr>
        <w:numPr>
          <w:ilvl w:val="0"/>
          <w:numId w:val="9"/>
        </w:numPr>
        <w:spacing w:line="600" w:lineRule="auto"/>
        <w:contextualSpacing/>
        <w:jc w:val="left"/>
        <w:rPr>
          <w:ins w:id="1678" w:author="UTENTE" w:date="2020-06-30T12:54:00Z"/>
          <w:rFonts w:ascii="Calibri" w:eastAsia="Calibri" w:hAnsi="Calibri" w:cs="Times New Roman"/>
          <w:lang w:val="en-US"/>
        </w:rPr>
        <w:pPrChange w:id="1679" w:author="UTENTE" w:date="2020-06-30T12:54:00Z">
          <w:pPr>
            <w:numPr>
              <w:numId w:val="17"/>
            </w:numPr>
            <w:spacing w:line="600" w:lineRule="auto"/>
            <w:ind w:left="720" w:hanging="360"/>
            <w:contextualSpacing/>
            <w:jc w:val="left"/>
          </w:pPr>
        </w:pPrChange>
      </w:pPr>
      <w:ins w:id="1680" w:author="UTENTE" w:date="2020-06-30T12:54:00Z">
        <w:r w:rsidRPr="002F5ACC">
          <w:rPr>
            <w:rFonts w:ascii="Calibri" w:eastAsia="Calibri" w:hAnsi="Calibri" w:cs="Times New Roman"/>
            <w:lang w:val="en-US"/>
          </w:rPr>
          <w:t>n "–A $10 dollar bill and a bunch of change, just for a cup of coffee?"</w:t>
        </w:r>
      </w:ins>
    </w:p>
    <w:p w14:paraId="1F0E0474" w14:textId="77777777" w:rsidR="002F5ACC" w:rsidRPr="002F5ACC" w:rsidRDefault="002F5ACC" w:rsidP="002F5ACC">
      <w:pPr>
        <w:numPr>
          <w:ilvl w:val="0"/>
          <w:numId w:val="9"/>
        </w:numPr>
        <w:spacing w:line="600" w:lineRule="auto"/>
        <w:contextualSpacing/>
        <w:jc w:val="left"/>
        <w:rPr>
          <w:ins w:id="1681" w:author="UTENTE" w:date="2020-06-30T12:54:00Z"/>
          <w:rFonts w:ascii="Calibri" w:eastAsia="Calibri" w:hAnsi="Calibri" w:cs="Times New Roman"/>
          <w:lang w:val="en-US"/>
        </w:rPr>
        <w:pPrChange w:id="1682" w:author="UTENTE" w:date="2020-06-30T12:54:00Z">
          <w:pPr>
            <w:numPr>
              <w:numId w:val="17"/>
            </w:numPr>
            <w:spacing w:line="600" w:lineRule="auto"/>
            <w:ind w:left="720" w:hanging="360"/>
            <w:contextualSpacing/>
            <w:jc w:val="left"/>
          </w:pPr>
        </w:pPrChange>
      </w:pPr>
      <w:ins w:id="1683" w:author="UTENTE" w:date="2020-06-30T12:54:00Z">
        <w:r w:rsidRPr="002F5ACC">
          <w:rPr>
            <w:rFonts w:ascii="Calibri" w:eastAsia="Calibri" w:hAnsi="Calibri" w:cs="Times New Roman"/>
            <w:lang w:val="en-US"/>
          </w:rPr>
          <w:t>n "That's pretty generous… and now I feel terrible for doubting if he was going to tip or not.{w} It looks like he just dumped everything in his wallet onto the table. "</w:t>
        </w:r>
      </w:ins>
    </w:p>
    <w:p w14:paraId="77CD97ED" w14:textId="77777777" w:rsidR="002F5ACC" w:rsidRPr="002F5ACC" w:rsidRDefault="002F5ACC" w:rsidP="002F5ACC">
      <w:pPr>
        <w:numPr>
          <w:ilvl w:val="0"/>
          <w:numId w:val="9"/>
        </w:numPr>
        <w:spacing w:line="600" w:lineRule="auto"/>
        <w:contextualSpacing/>
        <w:jc w:val="left"/>
        <w:rPr>
          <w:ins w:id="1684" w:author="UTENTE" w:date="2020-06-30T12:54:00Z"/>
          <w:rFonts w:ascii="Calibri" w:eastAsia="Calibri" w:hAnsi="Calibri" w:cs="Times New Roman"/>
          <w:lang w:val="en-US"/>
        </w:rPr>
        <w:pPrChange w:id="1685" w:author="UTENTE" w:date="2020-06-30T12:54:00Z">
          <w:pPr>
            <w:numPr>
              <w:numId w:val="17"/>
            </w:numPr>
            <w:spacing w:line="600" w:lineRule="auto"/>
            <w:ind w:left="720" w:hanging="360"/>
            <w:contextualSpacing/>
            <w:jc w:val="left"/>
          </w:pPr>
        </w:pPrChange>
      </w:pPr>
      <w:ins w:id="1686" w:author="UTENTE" w:date="2020-06-30T12:54:00Z">
        <w:r w:rsidRPr="002F5ACC">
          <w:rPr>
            <w:rFonts w:ascii="Calibri" w:eastAsia="Calibri" w:hAnsi="Calibri" w:cs="Times New Roman"/>
            <w:lang w:val="en-US"/>
          </w:rPr>
          <w:t>n "He drank every last drop of the coffee, though. I'm not sure why, but knowing that he liked it so much makes me kind of happy."</w:t>
        </w:r>
      </w:ins>
    </w:p>
    <w:p w14:paraId="254A4B5F" w14:textId="77777777" w:rsidR="002F5ACC" w:rsidRPr="002F5ACC" w:rsidRDefault="002F5ACC" w:rsidP="002F5ACC">
      <w:pPr>
        <w:numPr>
          <w:ilvl w:val="0"/>
          <w:numId w:val="9"/>
        </w:numPr>
        <w:spacing w:line="600" w:lineRule="auto"/>
        <w:contextualSpacing/>
        <w:jc w:val="left"/>
        <w:rPr>
          <w:ins w:id="1687" w:author="UTENTE" w:date="2020-06-30T12:54:00Z"/>
          <w:rFonts w:ascii="Calibri" w:eastAsia="Calibri" w:hAnsi="Calibri" w:cs="Times New Roman"/>
          <w:lang w:val="en-US"/>
        </w:rPr>
        <w:pPrChange w:id="1688" w:author="UTENTE" w:date="2020-06-30T12:54:00Z">
          <w:pPr>
            <w:numPr>
              <w:numId w:val="17"/>
            </w:numPr>
            <w:spacing w:line="600" w:lineRule="auto"/>
            <w:ind w:left="720" w:hanging="360"/>
            <w:contextualSpacing/>
            <w:jc w:val="left"/>
          </w:pPr>
        </w:pPrChange>
      </w:pPr>
      <w:ins w:id="1689" w:author="UTENTE" w:date="2020-06-30T12:54:00Z">
        <w:r w:rsidRPr="002F5ACC">
          <w:rPr>
            <w:rFonts w:ascii="Calibri" w:eastAsia="Calibri" w:hAnsi="Calibri" w:cs="Times New Roman"/>
            <w:lang w:val="en-US"/>
          </w:rPr>
          <w:t>mc "\"What a weird night…\""</w:t>
        </w:r>
      </w:ins>
    </w:p>
    <w:p w14:paraId="2E3A411F" w14:textId="77777777" w:rsidR="002F5ACC" w:rsidRPr="002F5ACC" w:rsidRDefault="002F5ACC" w:rsidP="002F5ACC">
      <w:pPr>
        <w:numPr>
          <w:ilvl w:val="0"/>
          <w:numId w:val="9"/>
        </w:numPr>
        <w:spacing w:line="600" w:lineRule="auto"/>
        <w:contextualSpacing/>
        <w:jc w:val="left"/>
        <w:rPr>
          <w:ins w:id="1690" w:author="UTENTE" w:date="2020-06-30T12:54:00Z"/>
          <w:rFonts w:ascii="Calibri" w:eastAsia="Calibri" w:hAnsi="Calibri" w:cs="Times New Roman"/>
          <w:lang w:val="en-US"/>
        </w:rPr>
        <w:pPrChange w:id="1691" w:author="UTENTE" w:date="2020-06-30T12:54:00Z">
          <w:pPr>
            <w:numPr>
              <w:numId w:val="17"/>
            </w:numPr>
            <w:spacing w:line="600" w:lineRule="auto"/>
            <w:ind w:left="720" w:hanging="360"/>
            <w:contextualSpacing/>
            <w:jc w:val="left"/>
          </w:pPr>
        </w:pPrChange>
      </w:pPr>
      <w:ins w:id="1692" w:author="UTENTE" w:date="2020-06-30T12:54:00Z">
        <w:r w:rsidRPr="002F5ACC">
          <w:rPr>
            <w:rFonts w:ascii="Calibri" w:eastAsia="Calibri" w:hAnsi="Calibri" w:cs="Times New Roman"/>
            <w:lang w:val="en-US"/>
          </w:rPr>
          <w:t>n "Shaking my head, I pocket the tip and head back to the kitchen with a puzzled smile."</w:t>
        </w:r>
      </w:ins>
    </w:p>
    <w:p w14:paraId="0BE1124A" w14:textId="77777777" w:rsidR="002F5ACC" w:rsidRPr="002F5ACC" w:rsidRDefault="002F5ACC" w:rsidP="002F5ACC">
      <w:pPr>
        <w:numPr>
          <w:ilvl w:val="0"/>
          <w:numId w:val="9"/>
        </w:numPr>
        <w:spacing w:line="600" w:lineRule="auto"/>
        <w:contextualSpacing/>
        <w:jc w:val="left"/>
        <w:rPr>
          <w:ins w:id="1693" w:author="UTENTE" w:date="2020-06-30T12:54:00Z"/>
          <w:rFonts w:ascii="Calibri" w:eastAsia="Calibri" w:hAnsi="Calibri" w:cs="Times New Roman"/>
          <w:lang w:val="en-US"/>
        </w:rPr>
        <w:pPrChange w:id="1694" w:author="UTENTE" w:date="2020-06-30T12:54:00Z">
          <w:pPr>
            <w:numPr>
              <w:numId w:val="17"/>
            </w:numPr>
            <w:spacing w:line="600" w:lineRule="auto"/>
            <w:ind w:left="720" w:hanging="360"/>
            <w:contextualSpacing/>
            <w:jc w:val="left"/>
          </w:pPr>
        </w:pPrChange>
      </w:pPr>
      <w:ins w:id="1695" w:author="UTENTE" w:date="2020-06-30T12:54:00Z">
        <w:r w:rsidRPr="002F5ACC">
          <w:rPr>
            <w:rFonts w:ascii="Calibri" w:eastAsia="Calibri" w:hAnsi="Calibri" w:cs="Times New Roman"/>
            <w:lang w:val="en-US"/>
          </w:rPr>
          <w:t>n "The rest of my shift passes uneventfully."</w:t>
        </w:r>
      </w:ins>
    </w:p>
    <w:p w14:paraId="5487540F" w14:textId="77777777" w:rsidR="002F5ACC" w:rsidRPr="002F5ACC" w:rsidRDefault="002F5ACC" w:rsidP="002F5ACC">
      <w:pPr>
        <w:numPr>
          <w:ilvl w:val="0"/>
          <w:numId w:val="9"/>
        </w:numPr>
        <w:spacing w:line="600" w:lineRule="auto"/>
        <w:contextualSpacing/>
        <w:jc w:val="left"/>
        <w:rPr>
          <w:ins w:id="1696" w:author="UTENTE" w:date="2020-06-30T12:54:00Z"/>
          <w:rFonts w:ascii="Calibri" w:eastAsia="Calibri" w:hAnsi="Calibri" w:cs="Times New Roman"/>
          <w:lang w:val="en-US"/>
        </w:rPr>
        <w:pPrChange w:id="1697" w:author="UTENTE" w:date="2020-06-30T12:54:00Z">
          <w:pPr>
            <w:numPr>
              <w:numId w:val="17"/>
            </w:numPr>
            <w:spacing w:line="600" w:lineRule="auto"/>
            <w:ind w:left="720" w:hanging="360"/>
            <w:contextualSpacing/>
            <w:jc w:val="left"/>
          </w:pPr>
        </w:pPrChange>
      </w:pPr>
      <w:ins w:id="1698" w:author="UTENTE" w:date="2020-06-30T12:54:00Z">
        <w:r w:rsidRPr="002F5ACC">
          <w:rPr>
            <w:rFonts w:ascii="Calibri" w:eastAsia="Calibri" w:hAnsi="Calibri" w:cs="Times New Roman"/>
            <w:lang w:val="en-US"/>
          </w:rPr>
          <w:t>n "People trickle in and out for a couple more hours, but no one else unusual shows up."</w:t>
        </w:r>
        <w:r w:rsidRPr="002F5ACC">
          <w:rPr>
            <w:rFonts w:ascii="Calibri" w:eastAsia="Calibri" w:hAnsi="Calibri" w:cs="Times New Roman"/>
            <w:lang w:val="en-US"/>
          </w:rPr>
          <w:br w:type="page"/>
        </w:r>
      </w:ins>
    </w:p>
    <w:p w14:paraId="4962811F" w14:textId="67A851E5" w:rsidR="002F5ACC" w:rsidRPr="002F5ACC" w:rsidRDefault="002F5ACC" w:rsidP="002F5ACC">
      <w:pPr>
        <w:pStyle w:val="Paragrafoelenco"/>
        <w:numPr>
          <w:ilvl w:val="0"/>
          <w:numId w:val="8"/>
        </w:numPr>
        <w:spacing w:line="600" w:lineRule="auto"/>
        <w:ind w:left="709" w:hanging="709"/>
        <w:rPr>
          <w:ins w:id="1699" w:author="UTENTE" w:date="2020-06-30T12:56:00Z"/>
          <w:rPrChange w:id="1700" w:author="UTENTE" w:date="2020-06-30T12:56:00Z">
            <w:rPr>
              <w:ins w:id="1701" w:author="UTENTE" w:date="2020-06-30T12:56:00Z"/>
              <w:lang w:val="it-IT"/>
            </w:rPr>
          </w:rPrChange>
        </w:rPr>
        <w:pPrChange w:id="1702" w:author="UTENTE" w:date="2020-06-30T12:56:00Z">
          <w:pPr>
            <w:pStyle w:val="Paragrafoelenco"/>
            <w:numPr>
              <w:numId w:val="18"/>
            </w:numPr>
            <w:spacing w:line="600" w:lineRule="auto"/>
            <w:ind w:hanging="360"/>
            <w:jc w:val="both"/>
          </w:pPr>
        </w:pPrChange>
      </w:pPr>
      <w:ins w:id="1703" w:author="UTENTE" w:date="2020-06-30T12:56:00Z">
        <w:r w:rsidRPr="002F5ACC">
          <w:rPr>
            <w:rPrChange w:id="1704" w:author="UTENTE" w:date="2020-06-30T12:56:00Z">
              <w:rPr>
                <w:lang w:val="it-IT"/>
              </w:rPr>
            </w:rPrChange>
          </w:rPr>
          <w:lastRenderedPageBreak/>
          <w:t>n "Una volta solo con i miei pensieri, all'improvviso mi ricordo del ragazzo con la felpa."</w:t>
        </w:r>
      </w:ins>
    </w:p>
    <w:p w14:paraId="630050C9" w14:textId="77777777" w:rsidR="002F5ACC" w:rsidRPr="00224F9A" w:rsidRDefault="002F5ACC" w:rsidP="002F5ACC">
      <w:pPr>
        <w:pStyle w:val="Paragrafoelenco"/>
        <w:numPr>
          <w:ilvl w:val="0"/>
          <w:numId w:val="8"/>
        </w:numPr>
        <w:spacing w:line="600" w:lineRule="auto"/>
        <w:ind w:left="709" w:hanging="709"/>
        <w:jc w:val="both"/>
        <w:rPr>
          <w:ins w:id="1705" w:author="UTENTE" w:date="2020-06-30T12:56:00Z"/>
          <w:lang w:val="it-IT"/>
        </w:rPr>
        <w:pPrChange w:id="1706" w:author="UTENTE" w:date="2020-06-30T12:56:00Z">
          <w:pPr>
            <w:pStyle w:val="Paragrafoelenco"/>
            <w:numPr>
              <w:numId w:val="18"/>
            </w:numPr>
            <w:spacing w:line="600" w:lineRule="auto"/>
            <w:ind w:hanging="360"/>
            <w:jc w:val="both"/>
          </w:pPr>
        </w:pPrChange>
      </w:pPr>
      <w:ins w:id="1707" w:author="UTENTE" w:date="2020-06-30T12:56:00Z">
        <w:r w:rsidRPr="00224F9A">
          <w:rPr>
            <w:lang w:val="it-IT"/>
          </w:rPr>
          <w:t>mc "\"–!\""</w:t>
        </w:r>
      </w:ins>
    </w:p>
    <w:p w14:paraId="1E2816A6" w14:textId="77777777" w:rsidR="002F5ACC" w:rsidRPr="00224F9A" w:rsidRDefault="002F5ACC" w:rsidP="002F5ACC">
      <w:pPr>
        <w:pStyle w:val="Paragrafoelenco"/>
        <w:numPr>
          <w:ilvl w:val="0"/>
          <w:numId w:val="8"/>
        </w:numPr>
        <w:spacing w:line="600" w:lineRule="auto"/>
        <w:ind w:left="709" w:hanging="709"/>
        <w:jc w:val="both"/>
        <w:rPr>
          <w:ins w:id="1708" w:author="UTENTE" w:date="2020-06-30T12:56:00Z"/>
          <w:lang w:val="it-IT"/>
        </w:rPr>
        <w:pPrChange w:id="1709" w:author="UTENTE" w:date="2020-06-30T12:56:00Z">
          <w:pPr>
            <w:pStyle w:val="Paragrafoelenco"/>
            <w:numPr>
              <w:numId w:val="18"/>
            </w:numPr>
            <w:spacing w:line="600" w:lineRule="auto"/>
            <w:ind w:hanging="360"/>
            <w:jc w:val="both"/>
          </w:pPr>
        </w:pPrChange>
      </w:pPr>
      <w:ins w:id="1710" w:author="UTENTE" w:date="2020-06-30T12:56:00Z">
        <w:r w:rsidRPr="00224F9A">
          <w:rPr>
            <w:lang w:val="it-IT"/>
          </w:rPr>
          <w:t>n "Ma quando mi giro per guardare dove era seduto -"</w:t>
        </w:r>
      </w:ins>
    </w:p>
    <w:p w14:paraId="02F999CD" w14:textId="77777777" w:rsidR="002F5ACC" w:rsidRPr="00224F9A" w:rsidRDefault="002F5ACC" w:rsidP="002F5ACC">
      <w:pPr>
        <w:pStyle w:val="Paragrafoelenco"/>
        <w:numPr>
          <w:ilvl w:val="0"/>
          <w:numId w:val="8"/>
        </w:numPr>
        <w:spacing w:line="600" w:lineRule="auto"/>
        <w:ind w:left="709" w:hanging="709"/>
        <w:jc w:val="both"/>
        <w:rPr>
          <w:ins w:id="1711" w:author="UTENTE" w:date="2020-06-30T12:56:00Z"/>
          <w:lang w:val="it-IT"/>
        </w:rPr>
        <w:pPrChange w:id="1712" w:author="UTENTE" w:date="2020-06-30T12:56:00Z">
          <w:pPr>
            <w:pStyle w:val="Paragrafoelenco"/>
            <w:numPr>
              <w:numId w:val="18"/>
            </w:numPr>
            <w:spacing w:line="600" w:lineRule="auto"/>
            <w:ind w:hanging="360"/>
            <w:jc w:val="both"/>
          </w:pPr>
        </w:pPrChange>
      </w:pPr>
      <w:ins w:id="1713" w:author="UTENTE" w:date="2020-06-30T12:56:00Z">
        <w:r w:rsidRPr="00224F9A">
          <w:rPr>
            <w:lang w:val="it-IT"/>
          </w:rPr>
          <w:t>n "Non c'è più nessuno."</w:t>
        </w:r>
      </w:ins>
    </w:p>
    <w:p w14:paraId="3C8E097E" w14:textId="77777777" w:rsidR="002F5ACC" w:rsidRPr="00224F9A" w:rsidRDefault="002F5ACC" w:rsidP="002F5ACC">
      <w:pPr>
        <w:pStyle w:val="Paragrafoelenco"/>
        <w:numPr>
          <w:ilvl w:val="0"/>
          <w:numId w:val="8"/>
        </w:numPr>
        <w:spacing w:line="600" w:lineRule="auto"/>
        <w:ind w:left="709" w:hanging="709"/>
        <w:jc w:val="both"/>
        <w:rPr>
          <w:ins w:id="1714" w:author="UTENTE" w:date="2020-06-30T12:56:00Z"/>
          <w:lang w:val="it-IT"/>
        </w:rPr>
        <w:pPrChange w:id="1715" w:author="UTENTE" w:date="2020-06-30T12:56:00Z">
          <w:pPr>
            <w:pStyle w:val="Paragrafoelenco"/>
            <w:numPr>
              <w:numId w:val="18"/>
            </w:numPr>
            <w:spacing w:line="600" w:lineRule="auto"/>
            <w:ind w:hanging="360"/>
            <w:jc w:val="both"/>
          </w:pPr>
        </w:pPrChange>
      </w:pPr>
      <w:ins w:id="1716" w:author="UTENTE" w:date="2020-06-30T12:56:00Z">
        <w:r w:rsidRPr="00224F9A">
          <w:rPr>
            <w:lang w:val="it-IT"/>
          </w:rPr>
          <w:t>n "Deve essere sgattaiolato via mentre parlavo con Luka. Cacchio."</w:t>
        </w:r>
      </w:ins>
    </w:p>
    <w:p w14:paraId="300EED36" w14:textId="77777777" w:rsidR="002F5ACC" w:rsidRPr="00224F9A" w:rsidRDefault="002F5ACC" w:rsidP="002F5ACC">
      <w:pPr>
        <w:pStyle w:val="Paragrafoelenco"/>
        <w:numPr>
          <w:ilvl w:val="0"/>
          <w:numId w:val="8"/>
        </w:numPr>
        <w:spacing w:line="600" w:lineRule="auto"/>
        <w:ind w:left="709" w:hanging="709"/>
        <w:jc w:val="both"/>
        <w:rPr>
          <w:ins w:id="1717" w:author="UTENTE" w:date="2020-06-30T12:56:00Z"/>
          <w:lang w:val="it-IT"/>
        </w:rPr>
        <w:pPrChange w:id="1718" w:author="UTENTE" w:date="2020-06-30T12:56:00Z">
          <w:pPr>
            <w:pStyle w:val="Paragrafoelenco"/>
            <w:numPr>
              <w:numId w:val="18"/>
            </w:numPr>
            <w:spacing w:line="600" w:lineRule="auto"/>
            <w:ind w:hanging="360"/>
            <w:jc w:val="both"/>
          </w:pPr>
        </w:pPrChange>
      </w:pPr>
      <w:ins w:id="1719" w:author="UTENTE" w:date="2020-06-30T12:56:00Z">
        <w:r w:rsidRPr="00224F9A">
          <w:rPr>
            <w:lang w:val="it-IT"/>
          </w:rPr>
          <w:t>n "Un po' deluso, torno al suo tavolo per portare via la tazza, ma noto qualcosa poggiato lì accanto."</w:t>
        </w:r>
      </w:ins>
    </w:p>
    <w:p w14:paraId="47AEF135" w14:textId="77777777" w:rsidR="002F5ACC" w:rsidRPr="00224F9A" w:rsidRDefault="002F5ACC" w:rsidP="002F5ACC">
      <w:pPr>
        <w:pStyle w:val="Paragrafoelenco"/>
        <w:numPr>
          <w:ilvl w:val="0"/>
          <w:numId w:val="8"/>
        </w:numPr>
        <w:spacing w:line="600" w:lineRule="auto"/>
        <w:ind w:left="709" w:hanging="709"/>
        <w:jc w:val="both"/>
        <w:rPr>
          <w:ins w:id="1720" w:author="UTENTE" w:date="2020-06-30T12:56:00Z"/>
          <w:lang w:val="it-IT"/>
        </w:rPr>
        <w:pPrChange w:id="1721" w:author="UTENTE" w:date="2020-06-30T12:56:00Z">
          <w:pPr>
            <w:pStyle w:val="Paragrafoelenco"/>
            <w:numPr>
              <w:numId w:val="18"/>
            </w:numPr>
            <w:spacing w:line="600" w:lineRule="auto"/>
            <w:ind w:hanging="360"/>
            <w:jc w:val="both"/>
          </w:pPr>
        </w:pPrChange>
      </w:pPr>
      <w:ins w:id="1722" w:author="UTENTE" w:date="2020-06-30T12:56:00Z">
        <w:r w:rsidRPr="00224F9A">
          <w:rPr>
            <w:lang w:val="it-IT"/>
          </w:rPr>
          <w:t>n " - Una banconota da 10 dollari e qualche spicciolo, per una tazza di caffè?"</w:t>
        </w:r>
      </w:ins>
    </w:p>
    <w:p w14:paraId="1D6847C3" w14:textId="77777777" w:rsidR="002F5ACC" w:rsidRPr="00224F9A" w:rsidRDefault="002F5ACC" w:rsidP="002F5ACC">
      <w:pPr>
        <w:pStyle w:val="Paragrafoelenco"/>
        <w:numPr>
          <w:ilvl w:val="0"/>
          <w:numId w:val="8"/>
        </w:numPr>
        <w:spacing w:line="600" w:lineRule="auto"/>
        <w:ind w:left="709" w:hanging="709"/>
        <w:jc w:val="both"/>
        <w:rPr>
          <w:ins w:id="1723" w:author="UTENTE" w:date="2020-06-30T12:56:00Z"/>
          <w:lang w:val="it-IT"/>
        </w:rPr>
        <w:pPrChange w:id="1724" w:author="UTENTE" w:date="2020-06-30T12:56:00Z">
          <w:pPr>
            <w:pStyle w:val="Paragrafoelenco"/>
            <w:numPr>
              <w:numId w:val="18"/>
            </w:numPr>
            <w:spacing w:line="600" w:lineRule="auto"/>
            <w:ind w:hanging="360"/>
            <w:jc w:val="both"/>
          </w:pPr>
        </w:pPrChange>
      </w:pPr>
      <w:ins w:id="1725" w:author="UTENTE" w:date="2020-06-30T12:56:00Z">
        <w:r w:rsidRPr="00224F9A">
          <w:rPr>
            <w:lang w:val="it-IT"/>
          </w:rPr>
          <w:t xml:space="preserve">n "Parecchio generoso… Ora mi sento terribilmente in colpa per aver dubitato che avrebbe lasciato la mancia.{w}Sembra che abbia semplicemente rovesciato sul tavolo tutto quello che aveva nel portafoglio." </w:t>
        </w:r>
      </w:ins>
    </w:p>
    <w:p w14:paraId="4495BE95" w14:textId="77777777" w:rsidR="002F5ACC" w:rsidRPr="00224F9A" w:rsidRDefault="002F5ACC" w:rsidP="002F5ACC">
      <w:pPr>
        <w:pStyle w:val="Paragrafoelenco"/>
        <w:numPr>
          <w:ilvl w:val="0"/>
          <w:numId w:val="8"/>
        </w:numPr>
        <w:spacing w:line="600" w:lineRule="auto"/>
        <w:ind w:left="709" w:hanging="709"/>
        <w:jc w:val="both"/>
        <w:rPr>
          <w:ins w:id="1726" w:author="UTENTE" w:date="2020-06-30T12:56:00Z"/>
          <w:lang w:val="it-IT"/>
        </w:rPr>
        <w:pPrChange w:id="1727" w:author="UTENTE" w:date="2020-06-30T12:56:00Z">
          <w:pPr>
            <w:pStyle w:val="Paragrafoelenco"/>
            <w:numPr>
              <w:numId w:val="18"/>
            </w:numPr>
            <w:spacing w:line="600" w:lineRule="auto"/>
            <w:ind w:hanging="360"/>
            <w:jc w:val="both"/>
          </w:pPr>
        </w:pPrChange>
      </w:pPr>
      <w:ins w:id="1728" w:author="UTENTE" w:date="2020-06-30T12:56:00Z">
        <w:r w:rsidRPr="00224F9A">
          <w:rPr>
            <w:lang w:val="it-IT"/>
          </w:rPr>
          <w:t>n "Ha bevuto il suo caffè fino all'ultima goccia, però. Non so bene perché, ma sapere che gli è piaciuto tanto mi rende contento, in un certo senso."</w:t>
        </w:r>
      </w:ins>
    </w:p>
    <w:p w14:paraId="3FBD438E" w14:textId="77777777" w:rsidR="002F5ACC" w:rsidRPr="00224F9A" w:rsidRDefault="002F5ACC" w:rsidP="002F5ACC">
      <w:pPr>
        <w:pStyle w:val="Paragrafoelenco"/>
        <w:numPr>
          <w:ilvl w:val="0"/>
          <w:numId w:val="8"/>
        </w:numPr>
        <w:spacing w:line="600" w:lineRule="auto"/>
        <w:ind w:left="709" w:hanging="709"/>
        <w:jc w:val="both"/>
        <w:rPr>
          <w:ins w:id="1729" w:author="UTENTE" w:date="2020-06-30T12:56:00Z"/>
          <w:lang w:val="it-IT"/>
        </w:rPr>
        <w:pPrChange w:id="1730" w:author="UTENTE" w:date="2020-06-30T12:56:00Z">
          <w:pPr>
            <w:pStyle w:val="Paragrafoelenco"/>
            <w:numPr>
              <w:numId w:val="18"/>
            </w:numPr>
            <w:spacing w:line="600" w:lineRule="auto"/>
            <w:ind w:hanging="360"/>
            <w:jc w:val="both"/>
          </w:pPr>
        </w:pPrChange>
      </w:pPr>
      <w:ins w:id="1731" w:author="UTENTE" w:date="2020-06-30T12:56:00Z">
        <w:r w:rsidRPr="00224F9A">
          <w:rPr>
            <w:lang w:val="it-IT"/>
          </w:rPr>
          <w:t>mc "\"Che serata strana…\""</w:t>
        </w:r>
      </w:ins>
    </w:p>
    <w:p w14:paraId="5AD567DD" w14:textId="77777777" w:rsidR="002F5ACC" w:rsidRPr="00224F9A" w:rsidRDefault="002F5ACC" w:rsidP="002F5ACC">
      <w:pPr>
        <w:pStyle w:val="Paragrafoelenco"/>
        <w:numPr>
          <w:ilvl w:val="0"/>
          <w:numId w:val="8"/>
        </w:numPr>
        <w:spacing w:line="600" w:lineRule="auto"/>
        <w:ind w:left="709" w:hanging="709"/>
        <w:jc w:val="both"/>
        <w:rPr>
          <w:ins w:id="1732" w:author="UTENTE" w:date="2020-06-30T12:56:00Z"/>
          <w:lang w:val="it-IT"/>
        </w:rPr>
        <w:pPrChange w:id="1733" w:author="UTENTE" w:date="2020-06-30T12:56:00Z">
          <w:pPr>
            <w:pStyle w:val="Paragrafoelenco"/>
            <w:numPr>
              <w:numId w:val="18"/>
            </w:numPr>
            <w:spacing w:line="600" w:lineRule="auto"/>
            <w:ind w:hanging="360"/>
            <w:jc w:val="both"/>
          </w:pPr>
        </w:pPrChange>
      </w:pPr>
      <w:ins w:id="1734" w:author="UTENTE" w:date="2020-06-30T12:56:00Z">
        <w:r w:rsidRPr="00224F9A">
          <w:rPr>
            <w:lang w:val="it-IT"/>
          </w:rPr>
          <w:t>n "Scuotendo la testa, mi intasco la mia mancia e torno in cucina con un sorriso da ebete. "</w:t>
        </w:r>
      </w:ins>
    </w:p>
    <w:p w14:paraId="47FE7BDA" w14:textId="77777777" w:rsidR="002F5ACC" w:rsidRPr="00224F9A" w:rsidRDefault="002F5ACC" w:rsidP="002F5ACC">
      <w:pPr>
        <w:pStyle w:val="Paragrafoelenco"/>
        <w:numPr>
          <w:ilvl w:val="0"/>
          <w:numId w:val="8"/>
        </w:numPr>
        <w:spacing w:line="600" w:lineRule="auto"/>
        <w:ind w:left="709" w:hanging="709"/>
        <w:jc w:val="both"/>
        <w:rPr>
          <w:ins w:id="1735" w:author="UTENTE" w:date="2020-06-30T12:56:00Z"/>
          <w:lang w:val="it-IT"/>
        </w:rPr>
        <w:pPrChange w:id="1736" w:author="UTENTE" w:date="2020-06-30T12:56:00Z">
          <w:pPr>
            <w:pStyle w:val="Paragrafoelenco"/>
            <w:numPr>
              <w:numId w:val="18"/>
            </w:numPr>
            <w:spacing w:line="600" w:lineRule="auto"/>
            <w:ind w:hanging="360"/>
            <w:jc w:val="both"/>
          </w:pPr>
        </w:pPrChange>
      </w:pPr>
      <w:ins w:id="1737" w:author="UTENTE" w:date="2020-06-30T12:56:00Z">
        <w:r w:rsidRPr="00224F9A">
          <w:rPr>
            <w:lang w:val="it-IT"/>
          </w:rPr>
          <w:t>n "Il resto del mio turno passa senza che succeda niente di interessante."</w:t>
        </w:r>
      </w:ins>
    </w:p>
    <w:p w14:paraId="08E2299F" w14:textId="77777777" w:rsidR="002F5ACC" w:rsidRPr="00224F9A" w:rsidRDefault="002F5ACC" w:rsidP="002F5ACC">
      <w:pPr>
        <w:pStyle w:val="Paragrafoelenco"/>
        <w:numPr>
          <w:ilvl w:val="0"/>
          <w:numId w:val="8"/>
        </w:numPr>
        <w:spacing w:line="600" w:lineRule="auto"/>
        <w:ind w:left="709" w:hanging="709"/>
        <w:jc w:val="both"/>
        <w:rPr>
          <w:ins w:id="1738" w:author="UTENTE" w:date="2020-06-30T12:56:00Z"/>
          <w:lang w:val="it-IT"/>
        </w:rPr>
        <w:pPrChange w:id="1739" w:author="UTENTE" w:date="2020-06-30T12:56:00Z">
          <w:pPr>
            <w:pStyle w:val="Paragrafoelenco"/>
            <w:numPr>
              <w:numId w:val="18"/>
            </w:numPr>
            <w:spacing w:line="600" w:lineRule="auto"/>
            <w:ind w:hanging="360"/>
            <w:jc w:val="both"/>
          </w:pPr>
        </w:pPrChange>
      </w:pPr>
      <w:ins w:id="1740" w:author="UTENTE" w:date="2020-06-30T12:56:00Z">
        <w:r w:rsidRPr="00224F9A">
          <w:rPr>
            <w:lang w:val="it-IT"/>
          </w:rPr>
          <w:t>n "Le persone arrivano e se ne vanno poco alla volta per ancora un paio d'ore, ma nessun altro tipo strano entra."</w:t>
        </w:r>
        <w:r w:rsidRPr="00224F9A">
          <w:rPr>
            <w:lang w:val="it-IT"/>
          </w:rPr>
          <w:br w:type="page"/>
        </w:r>
      </w:ins>
    </w:p>
    <w:p w14:paraId="0F1B7E6B" w14:textId="3087E40E" w:rsidR="00132F4F" w:rsidRPr="00132F4F" w:rsidRDefault="00132F4F" w:rsidP="00132F4F">
      <w:pPr>
        <w:pStyle w:val="Paragrafoelenco"/>
        <w:numPr>
          <w:ilvl w:val="0"/>
          <w:numId w:val="8"/>
        </w:numPr>
        <w:spacing w:line="600" w:lineRule="auto"/>
        <w:ind w:left="397" w:hanging="57"/>
        <w:rPr>
          <w:ins w:id="1741" w:author="UTENTE" w:date="2020-06-30T12:59:00Z"/>
          <w:lang w:val="en-US"/>
          <w:rPrChange w:id="1742" w:author="UTENTE" w:date="2020-06-30T12:59:00Z">
            <w:rPr>
              <w:ins w:id="1743" w:author="UTENTE" w:date="2020-06-30T12:59:00Z"/>
              <w:lang w:val="en-US"/>
            </w:rPr>
          </w:rPrChange>
        </w:rPr>
        <w:pPrChange w:id="1744" w:author="UTENTE" w:date="2020-06-30T13:00:00Z">
          <w:pPr>
            <w:pStyle w:val="Paragrafoelenco"/>
            <w:numPr>
              <w:numId w:val="19"/>
            </w:numPr>
            <w:spacing w:line="600" w:lineRule="auto"/>
            <w:ind w:left="502" w:hanging="360"/>
          </w:pPr>
        </w:pPrChange>
      </w:pPr>
      <w:ins w:id="1745" w:author="UTENTE" w:date="2020-06-30T12:59:00Z">
        <w:r w:rsidRPr="00132F4F">
          <w:rPr>
            <w:lang w:val="en-US"/>
            <w:rPrChange w:id="1746" w:author="UTENTE" w:date="2020-06-30T12:59:00Z">
              <w:rPr>
                <w:lang w:val="en-US"/>
              </w:rPr>
            </w:rPrChange>
          </w:rPr>
          <w:lastRenderedPageBreak/>
          <w:t>n "Finally, I wave goodbye to Troy and step outside, letting out a long yawn."</w:t>
        </w:r>
      </w:ins>
    </w:p>
    <w:p w14:paraId="2CCD94EE" w14:textId="77777777" w:rsidR="00132F4F" w:rsidRPr="002A1B9A" w:rsidRDefault="00132F4F" w:rsidP="00132F4F">
      <w:pPr>
        <w:pStyle w:val="Paragrafoelenco"/>
        <w:numPr>
          <w:ilvl w:val="0"/>
          <w:numId w:val="8"/>
        </w:numPr>
        <w:spacing w:line="600" w:lineRule="auto"/>
        <w:ind w:left="720"/>
        <w:rPr>
          <w:ins w:id="1747" w:author="UTENTE" w:date="2020-06-30T12:59:00Z"/>
          <w:lang w:val="en-US"/>
        </w:rPr>
        <w:pPrChange w:id="1748" w:author="UTENTE" w:date="2020-06-30T12:59:00Z">
          <w:pPr>
            <w:pStyle w:val="Paragrafoelenco"/>
            <w:numPr>
              <w:numId w:val="19"/>
            </w:numPr>
            <w:spacing w:line="600" w:lineRule="auto"/>
            <w:ind w:hanging="360"/>
          </w:pPr>
        </w:pPrChange>
      </w:pPr>
      <w:ins w:id="1749" w:author="UTENTE" w:date="2020-06-30T12:59:00Z">
        <w:r w:rsidRPr="002A1B9A">
          <w:rPr>
            <w:lang w:val="en-US"/>
          </w:rPr>
          <w:t>n "Time to walk home. Man, I'm tired…"</w:t>
        </w:r>
      </w:ins>
    </w:p>
    <w:p w14:paraId="65D741EE" w14:textId="77777777" w:rsidR="00132F4F" w:rsidRPr="002A1B9A" w:rsidRDefault="00132F4F" w:rsidP="00132F4F">
      <w:pPr>
        <w:pStyle w:val="Paragrafoelenco"/>
        <w:numPr>
          <w:ilvl w:val="0"/>
          <w:numId w:val="8"/>
        </w:numPr>
        <w:spacing w:line="600" w:lineRule="auto"/>
        <w:ind w:left="720"/>
        <w:rPr>
          <w:ins w:id="1750" w:author="UTENTE" w:date="2020-06-30T12:59:00Z"/>
          <w:lang w:val="en-US"/>
        </w:rPr>
        <w:pPrChange w:id="1751" w:author="UTENTE" w:date="2020-06-30T12:59:00Z">
          <w:pPr>
            <w:pStyle w:val="Paragrafoelenco"/>
            <w:numPr>
              <w:numId w:val="19"/>
            </w:numPr>
            <w:spacing w:line="600" w:lineRule="auto"/>
            <w:ind w:hanging="360"/>
          </w:pPr>
        </w:pPrChange>
      </w:pPr>
      <w:ins w:id="1752" w:author="UTENTE" w:date="2020-06-30T12:59:00Z">
        <w:r w:rsidRPr="002A1B9A">
          <w:rPr>
            <w:lang w:val="en-US"/>
          </w:rPr>
          <w:t>u "\"…Same spot… tomorrow…\""</w:t>
        </w:r>
      </w:ins>
    </w:p>
    <w:p w14:paraId="0E092EA4" w14:textId="77777777" w:rsidR="00132F4F" w:rsidRPr="002A1B9A" w:rsidRDefault="00132F4F" w:rsidP="00132F4F">
      <w:pPr>
        <w:pStyle w:val="Paragrafoelenco"/>
        <w:numPr>
          <w:ilvl w:val="0"/>
          <w:numId w:val="8"/>
        </w:numPr>
        <w:spacing w:line="600" w:lineRule="auto"/>
        <w:ind w:left="720"/>
        <w:rPr>
          <w:ins w:id="1753" w:author="UTENTE" w:date="2020-06-30T12:59:00Z"/>
          <w:lang w:val="en-US"/>
        </w:rPr>
        <w:pPrChange w:id="1754" w:author="UTENTE" w:date="2020-06-30T12:59:00Z">
          <w:pPr>
            <w:pStyle w:val="Paragrafoelenco"/>
            <w:numPr>
              <w:numId w:val="19"/>
            </w:numPr>
            <w:spacing w:line="600" w:lineRule="auto"/>
            <w:ind w:hanging="360"/>
          </w:pPr>
        </w:pPrChange>
      </w:pPr>
      <w:ins w:id="1755" w:author="UTENTE" w:date="2020-06-30T12:59:00Z">
        <w:r w:rsidRPr="002A1B9A">
          <w:rPr>
            <w:lang w:val="en-US"/>
          </w:rPr>
          <w:t>u "\"Of course, don't you trust me?\""</w:t>
        </w:r>
      </w:ins>
    </w:p>
    <w:p w14:paraId="114F01A1" w14:textId="77777777" w:rsidR="00132F4F" w:rsidRPr="002A1B9A" w:rsidRDefault="00132F4F" w:rsidP="00132F4F">
      <w:pPr>
        <w:pStyle w:val="Paragrafoelenco"/>
        <w:numPr>
          <w:ilvl w:val="0"/>
          <w:numId w:val="8"/>
        </w:numPr>
        <w:spacing w:line="600" w:lineRule="auto"/>
        <w:ind w:left="720"/>
        <w:rPr>
          <w:ins w:id="1756" w:author="UTENTE" w:date="2020-06-30T12:59:00Z"/>
          <w:lang w:val="en-US"/>
        </w:rPr>
        <w:pPrChange w:id="1757" w:author="UTENTE" w:date="2020-06-30T12:59:00Z">
          <w:pPr>
            <w:pStyle w:val="Paragrafoelenco"/>
            <w:numPr>
              <w:numId w:val="19"/>
            </w:numPr>
            <w:spacing w:line="600" w:lineRule="auto"/>
            <w:ind w:hanging="360"/>
          </w:pPr>
        </w:pPrChange>
      </w:pPr>
      <w:ins w:id="1758" w:author="UTENTE" w:date="2020-06-30T12:59:00Z">
        <w:r w:rsidRPr="002A1B9A">
          <w:rPr>
            <w:lang w:val="en-US"/>
          </w:rPr>
          <w:t>mc "\"…\""</w:t>
        </w:r>
      </w:ins>
    </w:p>
    <w:p w14:paraId="1EFE2BDF" w14:textId="77777777" w:rsidR="00132F4F" w:rsidRPr="002A1B9A" w:rsidRDefault="00132F4F" w:rsidP="00132F4F">
      <w:pPr>
        <w:pStyle w:val="Paragrafoelenco"/>
        <w:numPr>
          <w:ilvl w:val="0"/>
          <w:numId w:val="8"/>
        </w:numPr>
        <w:spacing w:line="600" w:lineRule="auto"/>
        <w:ind w:left="720"/>
        <w:rPr>
          <w:ins w:id="1759" w:author="UTENTE" w:date="2020-06-30T12:59:00Z"/>
          <w:lang w:val="en-US"/>
        </w:rPr>
        <w:pPrChange w:id="1760" w:author="UTENTE" w:date="2020-06-30T12:59:00Z">
          <w:pPr>
            <w:pStyle w:val="Paragrafoelenco"/>
            <w:numPr>
              <w:numId w:val="19"/>
            </w:numPr>
            <w:spacing w:line="600" w:lineRule="auto"/>
            <w:ind w:hanging="360"/>
          </w:pPr>
        </w:pPrChange>
      </w:pPr>
      <w:ins w:id="1761" w:author="UTENTE" w:date="2020-06-30T12:59:00Z">
        <w:r w:rsidRPr="002A1B9A">
          <w:rPr>
            <w:lang w:val="en-US"/>
          </w:rPr>
          <w:t>n "Bits and pieces of conversation float from a nearby alleyway."</w:t>
        </w:r>
      </w:ins>
    </w:p>
    <w:p w14:paraId="17E5CE33" w14:textId="77777777" w:rsidR="00132F4F" w:rsidRPr="002A1B9A" w:rsidRDefault="00132F4F" w:rsidP="00132F4F">
      <w:pPr>
        <w:pStyle w:val="Paragrafoelenco"/>
        <w:numPr>
          <w:ilvl w:val="0"/>
          <w:numId w:val="8"/>
        </w:numPr>
        <w:spacing w:line="600" w:lineRule="auto"/>
        <w:ind w:left="720"/>
        <w:rPr>
          <w:ins w:id="1762" w:author="UTENTE" w:date="2020-06-30T12:59:00Z"/>
          <w:lang w:val="en-US"/>
        </w:rPr>
        <w:pPrChange w:id="1763" w:author="UTENTE" w:date="2020-06-30T12:59:00Z">
          <w:pPr>
            <w:pStyle w:val="Paragrafoelenco"/>
            <w:numPr>
              <w:numId w:val="19"/>
            </w:numPr>
            <w:spacing w:line="600" w:lineRule="auto"/>
            <w:ind w:hanging="360"/>
          </w:pPr>
        </w:pPrChange>
      </w:pPr>
      <w:ins w:id="1764" w:author="UTENTE" w:date="2020-06-30T12:59:00Z">
        <w:r w:rsidRPr="002A1B9A">
          <w:rPr>
            <w:lang w:val="en-US"/>
          </w:rPr>
          <w:t>u "\"Yeah, yeah… make sure you bring all the stuff.\""</w:t>
        </w:r>
      </w:ins>
    </w:p>
    <w:p w14:paraId="6624393E" w14:textId="77777777" w:rsidR="00132F4F" w:rsidRPr="002A1B9A" w:rsidRDefault="00132F4F" w:rsidP="00132F4F">
      <w:pPr>
        <w:pStyle w:val="Paragrafoelenco"/>
        <w:numPr>
          <w:ilvl w:val="0"/>
          <w:numId w:val="8"/>
        </w:numPr>
        <w:spacing w:line="600" w:lineRule="auto"/>
        <w:ind w:left="720"/>
        <w:rPr>
          <w:ins w:id="1765" w:author="UTENTE" w:date="2020-06-30T12:59:00Z"/>
          <w:lang w:val="en-US"/>
        </w:rPr>
        <w:pPrChange w:id="1766" w:author="UTENTE" w:date="2020-06-30T12:59:00Z">
          <w:pPr>
            <w:pStyle w:val="Paragrafoelenco"/>
            <w:numPr>
              <w:numId w:val="19"/>
            </w:numPr>
            <w:spacing w:line="600" w:lineRule="auto"/>
            <w:ind w:hanging="360"/>
          </w:pPr>
        </w:pPrChange>
      </w:pPr>
      <w:ins w:id="1767" w:author="UTENTE" w:date="2020-06-30T12:59:00Z">
        <w:r w:rsidRPr="002A1B9A">
          <w:rPr>
            <w:lang w:val="en-US"/>
          </w:rPr>
          <w:t>n "…My curiosity immediately spikes."</w:t>
        </w:r>
      </w:ins>
    </w:p>
    <w:p w14:paraId="16B4DAA4" w14:textId="77777777" w:rsidR="00132F4F" w:rsidRPr="002A1B9A" w:rsidRDefault="00132F4F" w:rsidP="00132F4F">
      <w:pPr>
        <w:pStyle w:val="Paragrafoelenco"/>
        <w:numPr>
          <w:ilvl w:val="0"/>
          <w:numId w:val="8"/>
        </w:numPr>
        <w:spacing w:line="600" w:lineRule="auto"/>
        <w:ind w:left="720"/>
        <w:rPr>
          <w:ins w:id="1768" w:author="UTENTE" w:date="2020-06-30T12:59:00Z"/>
          <w:lang w:val="en-US"/>
        </w:rPr>
        <w:pPrChange w:id="1769" w:author="UTENTE" w:date="2020-06-30T12:59:00Z">
          <w:pPr>
            <w:pStyle w:val="Paragrafoelenco"/>
            <w:numPr>
              <w:numId w:val="19"/>
            </w:numPr>
            <w:spacing w:line="600" w:lineRule="auto"/>
            <w:ind w:hanging="360"/>
          </w:pPr>
        </w:pPrChange>
      </w:pPr>
      <w:ins w:id="1770" w:author="UTENTE" w:date="2020-06-30T12:59:00Z">
        <w:r w:rsidRPr="002A1B9A">
          <w:rPr>
            <w:lang w:val="en-US"/>
          </w:rPr>
          <w:t>extend "\nAre they talking about a drug deal or something? Next to {i}my{/i} diner?"</w:t>
        </w:r>
      </w:ins>
    </w:p>
    <w:p w14:paraId="33347442" w14:textId="77777777" w:rsidR="00132F4F" w:rsidRPr="002A1B9A" w:rsidRDefault="00132F4F" w:rsidP="00132F4F">
      <w:pPr>
        <w:pStyle w:val="Paragrafoelenco"/>
        <w:numPr>
          <w:ilvl w:val="0"/>
          <w:numId w:val="8"/>
        </w:numPr>
        <w:spacing w:line="600" w:lineRule="auto"/>
        <w:ind w:left="720"/>
        <w:rPr>
          <w:ins w:id="1771" w:author="UTENTE" w:date="2020-06-30T12:59:00Z"/>
          <w:lang w:val="en-US"/>
        </w:rPr>
        <w:pPrChange w:id="1772" w:author="UTENTE" w:date="2020-06-30T12:59:00Z">
          <w:pPr>
            <w:pStyle w:val="Paragrafoelenco"/>
            <w:numPr>
              <w:numId w:val="19"/>
            </w:numPr>
            <w:spacing w:line="600" w:lineRule="auto"/>
            <w:ind w:hanging="360"/>
          </w:pPr>
        </w:pPrChange>
      </w:pPr>
      <w:ins w:id="1773" w:author="UTENTE" w:date="2020-06-30T12:59:00Z">
        <w:r w:rsidRPr="002A1B9A">
          <w:rPr>
            <w:lang w:val="en-US"/>
          </w:rPr>
          <w:t>n "I press myself against the wall, straining to hear more of the conversation."</w:t>
        </w:r>
      </w:ins>
    </w:p>
    <w:p w14:paraId="7E5CE808" w14:textId="77777777" w:rsidR="00132F4F" w:rsidRPr="002A1B9A" w:rsidRDefault="00132F4F" w:rsidP="00132F4F">
      <w:pPr>
        <w:pStyle w:val="Paragrafoelenco"/>
        <w:numPr>
          <w:ilvl w:val="0"/>
          <w:numId w:val="8"/>
        </w:numPr>
        <w:spacing w:line="600" w:lineRule="auto"/>
        <w:ind w:left="720"/>
        <w:rPr>
          <w:ins w:id="1774" w:author="UTENTE" w:date="2020-06-30T12:59:00Z"/>
          <w:lang w:val="en-US"/>
        </w:rPr>
        <w:pPrChange w:id="1775" w:author="UTENTE" w:date="2020-06-30T12:59:00Z">
          <w:pPr>
            <w:pStyle w:val="Paragrafoelenco"/>
            <w:numPr>
              <w:numId w:val="19"/>
            </w:numPr>
            <w:spacing w:line="600" w:lineRule="auto"/>
            <w:ind w:hanging="360"/>
          </w:pPr>
        </w:pPrChange>
      </w:pPr>
      <w:ins w:id="1776" w:author="UTENTE" w:date="2020-06-30T12:59:00Z">
        <w:r w:rsidRPr="002A1B9A">
          <w:rPr>
            <w:lang w:val="en-US"/>
          </w:rPr>
          <w:t>n "Maybe I can catch one of these guys and teach them a lesson or two. I won't have some dopeheads  putting Troy or the customers in danger."</w:t>
        </w:r>
      </w:ins>
    </w:p>
    <w:p w14:paraId="4D3E75DD" w14:textId="77777777" w:rsidR="00132F4F" w:rsidRPr="002A1B9A" w:rsidRDefault="00132F4F" w:rsidP="00132F4F">
      <w:pPr>
        <w:pStyle w:val="Paragrafoelenco"/>
        <w:numPr>
          <w:ilvl w:val="0"/>
          <w:numId w:val="8"/>
        </w:numPr>
        <w:spacing w:line="600" w:lineRule="auto"/>
        <w:ind w:left="720"/>
        <w:rPr>
          <w:ins w:id="1777" w:author="UTENTE" w:date="2020-06-30T12:59:00Z"/>
          <w:lang w:val="en-US"/>
        </w:rPr>
        <w:pPrChange w:id="1778" w:author="UTENTE" w:date="2020-06-30T12:59:00Z">
          <w:pPr>
            <w:pStyle w:val="Paragrafoelenco"/>
            <w:numPr>
              <w:numId w:val="19"/>
            </w:numPr>
            <w:spacing w:line="600" w:lineRule="auto"/>
            <w:ind w:hanging="360"/>
          </w:pPr>
        </w:pPrChange>
      </w:pPr>
      <w:ins w:id="1779" w:author="UTENTE" w:date="2020-06-30T12:59:00Z">
        <w:r w:rsidRPr="002A1B9A">
          <w:rPr>
            <w:lang w:val="en-US"/>
          </w:rPr>
          <w:t>n "Or if I listen in, I can call the police at just the right time…"</w:t>
        </w:r>
      </w:ins>
    </w:p>
    <w:p w14:paraId="703C7BF8" w14:textId="77777777" w:rsidR="00132F4F" w:rsidRPr="002A1B9A" w:rsidRDefault="00132F4F" w:rsidP="00132F4F">
      <w:pPr>
        <w:pStyle w:val="Paragrafoelenco"/>
        <w:numPr>
          <w:ilvl w:val="0"/>
          <w:numId w:val="8"/>
        </w:numPr>
        <w:spacing w:line="600" w:lineRule="auto"/>
        <w:ind w:left="720"/>
        <w:rPr>
          <w:ins w:id="1780" w:author="UTENTE" w:date="2020-06-30T12:59:00Z"/>
          <w:lang w:val="en-US"/>
        </w:rPr>
        <w:pPrChange w:id="1781" w:author="UTENTE" w:date="2020-06-30T12:59:00Z">
          <w:pPr>
            <w:pStyle w:val="Paragrafoelenco"/>
            <w:numPr>
              <w:numId w:val="19"/>
            </w:numPr>
            <w:spacing w:line="600" w:lineRule="auto"/>
            <w:ind w:hanging="360"/>
          </w:pPr>
        </w:pPrChange>
      </w:pPr>
      <w:ins w:id="1782" w:author="UTENTE" w:date="2020-06-30T12:59:00Z">
        <w:r w:rsidRPr="002A1B9A">
          <w:rPr>
            <w:lang w:val="en-US"/>
          </w:rPr>
          <w:t>n "If something dangerous is going on tomorrow, I need to tell Troy. Hell, maybe I shouldn't even come into work…"</w:t>
        </w:r>
      </w:ins>
    </w:p>
    <w:p w14:paraId="5B6CCD62" w14:textId="77777777" w:rsidR="00132F4F" w:rsidRPr="002A1B9A" w:rsidRDefault="00132F4F" w:rsidP="00132F4F">
      <w:pPr>
        <w:pStyle w:val="Paragrafoelenco"/>
        <w:numPr>
          <w:ilvl w:val="0"/>
          <w:numId w:val="8"/>
        </w:numPr>
        <w:spacing w:line="600" w:lineRule="auto"/>
        <w:ind w:left="720"/>
        <w:rPr>
          <w:ins w:id="1783" w:author="UTENTE" w:date="2020-06-30T12:59:00Z"/>
          <w:lang w:val="en-US"/>
        </w:rPr>
        <w:pPrChange w:id="1784" w:author="UTENTE" w:date="2020-06-30T12:59:00Z">
          <w:pPr>
            <w:pStyle w:val="Paragrafoelenco"/>
            <w:numPr>
              <w:numId w:val="19"/>
            </w:numPr>
            <w:spacing w:line="600" w:lineRule="auto"/>
            <w:ind w:hanging="360"/>
          </w:pPr>
        </w:pPrChange>
      </w:pPr>
      <w:ins w:id="1785" w:author="UTENTE" w:date="2020-06-30T12:59:00Z">
        <w:r w:rsidRPr="002A1B9A">
          <w:rPr>
            <w:lang w:val="en-US"/>
          </w:rPr>
          <w:t>mcp "\"…!\""</w:t>
        </w:r>
      </w:ins>
    </w:p>
    <w:p w14:paraId="38DFF866" w14:textId="793C4E7E" w:rsidR="00850C9D" w:rsidRPr="00132F4F" w:rsidRDefault="00132F4F" w:rsidP="00132F4F">
      <w:pPr>
        <w:pStyle w:val="Paragrafoelenco"/>
        <w:numPr>
          <w:ilvl w:val="0"/>
          <w:numId w:val="8"/>
        </w:numPr>
        <w:ind w:left="414" w:hanging="74"/>
        <w:rPr>
          <w:ins w:id="1786" w:author="UTENTE" w:date="2020-06-30T12:43:00Z"/>
          <w:lang w:val="en-US"/>
          <w:rPrChange w:id="1787" w:author="UTENTE" w:date="2020-06-30T13:01:00Z">
            <w:rPr>
              <w:ins w:id="1788" w:author="UTENTE" w:date="2020-06-30T12:43:00Z"/>
            </w:rPr>
          </w:rPrChange>
        </w:rPr>
        <w:pPrChange w:id="1789" w:author="UTENTE" w:date="2020-06-30T13:01:00Z">
          <w:pPr>
            <w:spacing w:line="240" w:lineRule="auto"/>
            <w:jc w:val="left"/>
          </w:pPr>
        </w:pPrChange>
      </w:pPr>
      <w:ins w:id="1790" w:author="UTENTE" w:date="2020-06-30T12:59:00Z">
        <w:r w:rsidRPr="00132F4F">
          <w:rPr>
            <w:lang w:val="en-US"/>
            <w:rPrChange w:id="1791" w:author="UTENTE" w:date="2020-06-30T13:01:00Z">
              <w:rPr/>
            </w:rPrChange>
          </w:rPr>
          <w:t>n "Are those footsteps?{w} They must be heading this way…"</w:t>
        </w:r>
      </w:ins>
      <w:ins w:id="1792" w:author="UTENTE" w:date="2020-06-30T12:43:00Z">
        <w:r w:rsidR="00850C9D" w:rsidRPr="00132F4F">
          <w:rPr>
            <w:lang w:val="en-US"/>
            <w:rPrChange w:id="1793" w:author="UTENTE" w:date="2020-06-30T13:01:00Z">
              <w:rPr/>
            </w:rPrChange>
          </w:rPr>
          <w:br w:type="page"/>
        </w:r>
      </w:ins>
    </w:p>
    <w:p w14:paraId="55A14852" w14:textId="77777777" w:rsidR="00132F4F" w:rsidRPr="00224F9A" w:rsidRDefault="00132F4F" w:rsidP="00132F4F">
      <w:pPr>
        <w:pStyle w:val="Paragrafoelenco"/>
        <w:numPr>
          <w:ilvl w:val="0"/>
          <w:numId w:val="9"/>
        </w:numPr>
        <w:spacing w:line="600" w:lineRule="auto"/>
        <w:jc w:val="both"/>
        <w:rPr>
          <w:ins w:id="1794" w:author="UTENTE" w:date="2020-06-30T13:01:00Z"/>
          <w:lang w:val="it-IT"/>
        </w:rPr>
      </w:pPr>
      <w:ins w:id="1795" w:author="UTENTE" w:date="2020-06-30T13:01:00Z">
        <w:r w:rsidRPr="00224F9A">
          <w:rPr>
            <w:lang w:val="it-IT"/>
          </w:rPr>
          <w:lastRenderedPageBreak/>
          <w:t>n "Finalmente, saluto Troy ed esco con un lungo sbadiglio."</w:t>
        </w:r>
      </w:ins>
    </w:p>
    <w:p w14:paraId="27605B37" w14:textId="77777777" w:rsidR="00132F4F" w:rsidRPr="00224F9A" w:rsidRDefault="00132F4F" w:rsidP="00132F4F">
      <w:pPr>
        <w:pStyle w:val="Paragrafoelenco"/>
        <w:numPr>
          <w:ilvl w:val="0"/>
          <w:numId w:val="9"/>
        </w:numPr>
        <w:spacing w:line="600" w:lineRule="auto"/>
        <w:jc w:val="both"/>
        <w:rPr>
          <w:ins w:id="1796" w:author="UTENTE" w:date="2020-06-30T13:01:00Z"/>
          <w:lang w:val="it-IT"/>
        </w:rPr>
      </w:pPr>
      <w:ins w:id="1797" w:author="UTENTE" w:date="2020-06-30T13:01:00Z">
        <w:r w:rsidRPr="00224F9A">
          <w:rPr>
            <w:lang w:val="it-IT"/>
          </w:rPr>
          <w:t>n "Ora di tornare a casa. Cavolo, sono distrutto…"</w:t>
        </w:r>
      </w:ins>
    </w:p>
    <w:p w14:paraId="36981643" w14:textId="77777777" w:rsidR="00132F4F" w:rsidRPr="00224F9A" w:rsidRDefault="00132F4F" w:rsidP="00132F4F">
      <w:pPr>
        <w:pStyle w:val="Paragrafoelenco"/>
        <w:numPr>
          <w:ilvl w:val="0"/>
          <w:numId w:val="9"/>
        </w:numPr>
        <w:spacing w:line="600" w:lineRule="auto"/>
        <w:jc w:val="both"/>
        <w:rPr>
          <w:ins w:id="1798" w:author="UTENTE" w:date="2020-06-30T13:01:00Z"/>
          <w:lang w:val="it-IT"/>
        </w:rPr>
      </w:pPr>
      <w:ins w:id="1799" w:author="UTENTE" w:date="2020-06-30T13:01:00Z">
        <w:r w:rsidRPr="00224F9A">
          <w:rPr>
            <w:lang w:val="it-IT"/>
          </w:rPr>
          <w:t>u "\"…Stesso posto… domani…\""</w:t>
        </w:r>
      </w:ins>
    </w:p>
    <w:p w14:paraId="039AD48C" w14:textId="77777777" w:rsidR="00132F4F" w:rsidRPr="00224F9A" w:rsidRDefault="00132F4F" w:rsidP="00132F4F">
      <w:pPr>
        <w:pStyle w:val="Paragrafoelenco"/>
        <w:numPr>
          <w:ilvl w:val="0"/>
          <w:numId w:val="9"/>
        </w:numPr>
        <w:spacing w:line="600" w:lineRule="auto"/>
        <w:jc w:val="both"/>
        <w:rPr>
          <w:ins w:id="1800" w:author="UTENTE" w:date="2020-06-30T13:01:00Z"/>
          <w:lang w:val="it-IT"/>
        </w:rPr>
      </w:pPr>
      <w:ins w:id="1801" w:author="UTENTE" w:date="2020-06-30T13:01:00Z">
        <w:r w:rsidRPr="00224F9A">
          <w:rPr>
            <w:lang w:val="it-IT"/>
          </w:rPr>
          <w:t>u "\"Certo, che c'è, non ti fidi di me?\""</w:t>
        </w:r>
      </w:ins>
    </w:p>
    <w:p w14:paraId="65D8A7EB" w14:textId="77777777" w:rsidR="00132F4F" w:rsidRPr="00224F9A" w:rsidRDefault="00132F4F" w:rsidP="00132F4F">
      <w:pPr>
        <w:pStyle w:val="Paragrafoelenco"/>
        <w:numPr>
          <w:ilvl w:val="0"/>
          <w:numId w:val="9"/>
        </w:numPr>
        <w:spacing w:line="600" w:lineRule="auto"/>
        <w:jc w:val="both"/>
        <w:rPr>
          <w:ins w:id="1802" w:author="UTENTE" w:date="2020-06-30T13:01:00Z"/>
          <w:lang w:val="it-IT"/>
        </w:rPr>
      </w:pPr>
      <w:ins w:id="1803" w:author="UTENTE" w:date="2020-06-30T13:01:00Z">
        <w:r w:rsidRPr="00224F9A">
          <w:rPr>
            <w:lang w:val="it-IT"/>
          </w:rPr>
          <w:t>mc "\"…\""</w:t>
        </w:r>
      </w:ins>
    </w:p>
    <w:p w14:paraId="43AED0E4" w14:textId="77777777" w:rsidR="00132F4F" w:rsidRPr="00224F9A" w:rsidRDefault="00132F4F" w:rsidP="00132F4F">
      <w:pPr>
        <w:pStyle w:val="Paragrafoelenco"/>
        <w:numPr>
          <w:ilvl w:val="0"/>
          <w:numId w:val="9"/>
        </w:numPr>
        <w:spacing w:line="600" w:lineRule="auto"/>
        <w:jc w:val="both"/>
        <w:rPr>
          <w:ins w:id="1804" w:author="UTENTE" w:date="2020-06-30T13:01:00Z"/>
          <w:lang w:val="it-IT"/>
        </w:rPr>
      </w:pPr>
      <w:ins w:id="1805" w:author="UTENTE" w:date="2020-06-30T13:01:00Z">
        <w:r w:rsidRPr="00224F9A">
          <w:rPr>
            <w:lang w:val="it-IT"/>
          </w:rPr>
          <w:t>n "Qualche pezzo di una conversazione raggiunge il mio orecchio da un vicolo lì vicino."</w:t>
        </w:r>
      </w:ins>
    </w:p>
    <w:p w14:paraId="24909199" w14:textId="77777777" w:rsidR="00132F4F" w:rsidRPr="00224F9A" w:rsidRDefault="00132F4F" w:rsidP="00132F4F">
      <w:pPr>
        <w:pStyle w:val="Paragrafoelenco"/>
        <w:numPr>
          <w:ilvl w:val="0"/>
          <w:numId w:val="9"/>
        </w:numPr>
        <w:spacing w:line="600" w:lineRule="auto"/>
        <w:jc w:val="both"/>
        <w:rPr>
          <w:ins w:id="1806" w:author="UTENTE" w:date="2020-06-30T13:01:00Z"/>
          <w:lang w:val="it-IT"/>
        </w:rPr>
      </w:pPr>
      <w:ins w:id="1807" w:author="UTENTE" w:date="2020-06-30T13:01:00Z">
        <w:r w:rsidRPr="00224F9A">
          <w:rPr>
            <w:lang w:val="it-IT"/>
          </w:rPr>
          <w:t>u "\"Sì, sì… Assicurati di portare tutta la roba.\""</w:t>
        </w:r>
      </w:ins>
    </w:p>
    <w:p w14:paraId="592E5B18" w14:textId="77777777" w:rsidR="00132F4F" w:rsidRPr="00224F9A" w:rsidRDefault="00132F4F" w:rsidP="00132F4F">
      <w:pPr>
        <w:pStyle w:val="Paragrafoelenco"/>
        <w:numPr>
          <w:ilvl w:val="0"/>
          <w:numId w:val="9"/>
        </w:numPr>
        <w:spacing w:line="600" w:lineRule="auto"/>
        <w:jc w:val="both"/>
        <w:rPr>
          <w:ins w:id="1808" w:author="UTENTE" w:date="2020-06-30T13:01:00Z"/>
          <w:lang w:val="it-IT"/>
        </w:rPr>
      </w:pPr>
      <w:ins w:id="1809" w:author="UTENTE" w:date="2020-06-30T13:01:00Z">
        <w:r w:rsidRPr="00224F9A">
          <w:rPr>
            <w:lang w:val="it-IT"/>
          </w:rPr>
          <w:t>n "…La mia curiosità si accende immediatamente."</w:t>
        </w:r>
      </w:ins>
    </w:p>
    <w:p w14:paraId="6269909E" w14:textId="77777777" w:rsidR="00132F4F" w:rsidRPr="00224F9A" w:rsidRDefault="00132F4F" w:rsidP="00132F4F">
      <w:pPr>
        <w:pStyle w:val="Paragrafoelenco"/>
        <w:numPr>
          <w:ilvl w:val="0"/>
          <w:numId w:val="9"/>
        </w:numPr>
        <w:spacing w:line="600" w:lineRule="auto"/>
        <w:jc w:val="both"/>
        <w:rPr>
          <w:ins w:id="1810" w:author="UTENTE" w:date="2020-06-30T13:01:00Z"/>
          <w:lang w:val="it-IT"/>
        </w:rPr>
      </w:pPr>
      <w:ins w:id="1811" w:author="UTENTE" w:date="2020-06-30T13:01:00Z">
        <w:r w:rsidRPr="00224F9A">
          <w:rPr>
            <w:lang w:val="it-IT"/>
          </w:rPr>
          <w:t>extend "\nStanno parlando di qualche scambio di droga o roba del genere? Accanto al {i}mio{/i} locale?"</w:t>
        </w:r>
      </w:ins>
    </w:p>
    <w:p w14:paraId="06DDE2A1" w14:textId="77777777" w:rsidR="00132F4F" w:rsidRPr="00224F9A" w:rsidRDefault="00132F4F" w:rsidP="00132F4F">
      <w:pPr>
        <w:pStyle w:val="Paragrafoelenco"/>
        <w:numPr>
          <w:ilvl w:val="0"/>
          <w:numId w:val="9"/>
        </w:numPr>
        <w:spacing w:line="600" w:lineRule="auto"/>
        <w:jc w:val="both"/>
        <w:rPr>
          <w:ins w:id="1812" w:author="UTENTE" w:date="2020-06-30T13:01:00Z"/>
          <w:lang w:val="it-IT"/>
        </w:rPr>
      </w:pPr>
      <w:ins w:id="1813" w:author="UTENTE" w:date="2020-06-30T13:01:00Z">
        <w:r w:rsidRPr="00224F9A">
          <w:rPr>
            <w:lang w:val="it-IT"/>
          </w:rPr>
          <w:t>n "Mi appiattisco contro la parete, sforzandomi di sentire di più."</w:t>
        </w:r>
      </w:ins>
    </w:p>
    <w:p w14:paraId="094BFD2E" w14:textId="77777777" w:rsidR="00132F4F" w:rsidRPr="00224F9A" w:rsidRDefault="00132F4F" w:rsidP="00132F4F">
      <w:pPr>
        <w:pStyle w:val="Paragrafoelenco"/>
        <w:numPr>
          <w:ilvl w:val="0"/>
          <w:numId w:val="9"/>
        </w:numPr>
        <w:spacing w:line="600" w:lineRule="auto"/>
        <w:jc w:val="both"/>
        <w:rPr>
          <w:ins w:id="1814" w:author="UTENTE" w:date="2020-06-30T13:01:00Z"/>
          <w:lang w:val="it-IT"/>
        </w:rPr>
      </w:pPr>
      <w:ins w:id="1815" w:author="UTENTE" w:date="2020-06-30T13:01:00Z">
        <w:r w:rsidRPr="00224F9A">
          <w:rPr>
            <w:lang w:val="it-IT"/>
          </w:rPr>
          <w:t>n "Magari posso acchiappare uno di questi tipi e insegnargli una lezione o due. Non permetterò a dei fattoni di mettere in pericolo Troy o i clienti."</w:t>
        </w:r>
      </w:ins>
    </w:p>
    <w:p w14:paraId="433C7426" w14:textId="77777777" w:rsidR="00132F4F" w:rsidRPr="00224F9A" w:rsidRDefault="00132F4F" w:rsidP="00132F4F">
      <w:pPr>
        <w:pStyle w:val="Paragrafoelenco"/>
        <w:numPr>
          <w:ilvl w:val="0"/>
          <w:numId w:val="9"/>
        </w:numPr>
        <w:spacing w:line="600" w:lineRule="auto"/>
        <w:jc w:val="both"/>
        <w:rPr>
          <w:ins w:id="1816" w:author="UTENTE" w:date="2020-06-30T13:01:00Z"/>
          <w:lang w:val="it-IT"/>
        </w:rPr>
      </w:pPr>
      <w:ins w:id="1817" w:author="UTENTE" w:date="2020-06-30T13:01:00Z">
        <w:r w:rsidRPr="00224F9A">
          <w:rPr>
            <w:lang w:val="it-IT"/>
          </w:rPr>
          <w:t>n "Oppure, se ascolto meglio, potrei riferire alla polizia l'orario esatto…"</w:t>
        </w:r>
      </w:ins>
    </w:p>
    <w:p w14:paraId="0140B69E" w14:textId="77777777" w:rsidR="00132F4F" w:rsidRPr="00224F9A" w:rsidRDefault="00132F4F" w:rsidP="00132F4F">
      <w:pPr>
        <w:pStyle w:val="Paragrafoelenco"/>
        <w:numPr>
          <w:ilvl w:val="0"/>
          <w:numId w:val="9"/>
        </w:numPr>
        <w:spacing w:line="600" w:lineRule="auto"/>
        <w:jc w:val="both"/>
        <w:rPr>
          <w:ins w:id="1818" w:author="UTENTE" w:date="2020-06-30T13:01:00Z"/>
          <w:lang w:val="it-IT"/>
        </w:rPr>
      </w:pPr>
      <w:ins w:id="1819" w:author="UTENTE" w:date="2020-06-30T13:01:00Z">
        <w:r w:rsidRPr="00224F9A">
          <w:rPr>
            <w:lang w:val="it-IT"/>
          </w:rPr>
          <w:t>n "Se stanno organizzando qualcosa di pericoloso per domani, devo dirlo a Troy. Cavolo, forse non dovrei proprio venire a lavoro…"</w:t>
        </w:r>
      </w:ins>
    </w:p>
    <w:p w14:paraId="2AAA7296" w14:textId="77777777" w:rsidR="00132F4F" w:rsidRPr="00224F9A" w:rsidRDefault="00132F4F" w:rsidP="00132F4F">
      <w:pPr>
        <w:pStyle w:val="Paragrafoelenco"/>
        <w:numPr>
          <w:ilvl w:val="0"/>
          <w:numId w:val="9"/>
        </w:numPr>
        <w:spacing w:line="600" w:lineRule="auto"/>
        <w:jc w:val="both"/>
        <w:rPr>
          <w:ins w:id="1820" w:author="UTENTE" w:date="2020-06-30T13:01:00Z"/>
          <w:lang w:val="it-IT"/>
        </w:rPr>
      </w:pPr>
      <w:ins w:id="1821" w:author="UTENTE" w:date="2020-06-30T13:01:00Z">
        <w:r w:rsidRPr="00224F9A">
          <w:rPr>
            <w:lang w:val="it-IT"/>
          </w:rPr>
          <w:t>mcp "\"…!\""</w:t>
        </w:r>
      </w:ins>
    </w:p>
    <w:p w14:paraId="67FABE41" w14:textId="77777777" w:rsidR="00132F4F" w:rsidRPr="00224F9A" w:rsidRDefault="00132F4F" w:rsidP="00132F4F">
      <w:pPr>
        <w:pStyle w:val="Paragrafoelenco"/>
        <w:numPr>
          <w:ilvl w:val="0"/>
          <w:numId w:val="9"/>
        </w:numPr>
        <w:spacing w:line="600" w:lineRule="auto"/>
        <w:jc w:val="both"/>
        <w:rPr>
          <w:ins w:id="1822" w:author="UTENTE" w:date="2020-06-30T13:01:00Z"/>
          <w:lang w:val="it-IT"/>
        </w:rPr>
      </w:pPr>
      <w:ins w:id="1823" w:author="UTENTE" w:date="2020-06-30T13:01:00Z">
        <w:r w:rsidRPr="00224F9A">
          <w:rPr>
            <w:lang w:val="it-IT"/>
          </w:rPr>
          <w:t>n "Sono passi quelli che sento?{w} Stanno venendo da questa parte…"</w:t>
        </w:r>
        <w:r w:rsidRPr="00224F9A">
          <w:rPr>
            <w:lang w:val="it-IT"/>
          </w:rPr>
          <w:br w:type="page"/>
        </w:r>
      </w:ins>
    </w:p>
    <w:p w14:paraId="0A1DC136" w14:textId="77777777" w:rsidR="00132F4F" w:rsidRPr="002A1B9A" w:rsidRDefault="00132F4F" w:rsidP="00132F4F">
      <w:pPr>
        <w:pStyle w:val="Paragrafoelenco"/>
        <w:numPr>
          <w:ilvl w:val="0"/>
          <w:numId w:val="8"/>
        </w:numPr>
        <w:spacing w:line="600" w:lineRule="auto"/>
        <w:ind w:left="720"/>
        <w:rPr>
          <w:ins w:id="1824" w:author="UTENTE" w:date="2020-06-30T13:02:00Z"/>
          <w:lang w:val="en-US"/>
        </w:rPr>
      </w:pPr>
      <w:ins w:id="1825" w:author="UTENTE" w:date="2020-06-30T13:02:00Z">
        <w:r w:rsidRPr="002A1B9A">
          <w:rPr>
            <w:lang w:val="en-US"/>
          </w:rPr>
          <w:lastRenderedPageBreak/>
          <w:t>u "\"Naturally. Payment up front, though. You wouldn't want your number one supplier to switch sides, would you?\""</w:t>
        </w:r>
      </w:ins>
    </w:p>
    <w:p w14:paraId="3289FCC6" w14:textId="77777777" w:rsidR="00132F4F" w:rsidRPr="002A1B9A" w:rsidRDefault="00132F4F" w:rsidP="00132F4F">
      <w:pPr>
        <w:pStyle w:val="Paragrafoelenco"/>
        <w:numPr>
          <w:ilvl w:val="0"/>
          <w:numId w:val="8"/>
        </w:numPr>
        <w:spacing w:line="600" w:lineRule="auto"/>
        <w:ind w:left="720"/>
        <w:rPr>
          <w:ins w:id="1826" w:author="UTENTE" w:date="2020-06-30T13:02:00Z"/>
          <w:lang w:val="en-US"/>
        </w:rPr>
      </w:pPr>
      <w:ins w:id="1827" w:author="UTENTE" w:date="2020-06-30T13:02:00Z">
        <w:r w:rsidRPr="002A1B9A">
          <w:rPr>
            <w:lang w:val="en-US"/>
          </w:rPr>
          <w:t>u "\"…Hah.\""</w:t>
        </w:r>
      </w:ins>
    </w:p>
    <w:p w14:paraId="72B30EB2" w14:textId="77777777" w:rsidR="00132F4F" w:rsidRPr="002A1B9A" w:rsidRDefault="00132F4F" w:rsidP="00132F4F">
      <w:pPr>
        <w:pStyle w:val="Paragrafoelenco"/>
        <w:numPr>
          <w:ilvl w:val="0"/>
          <w:numId w:val="8"/>
        </w:numPr>
        <w:spacing w:line="600" w:lineRule="auto"/>
        <w:ind w:left="720"/>
        <w:rPr>
          <w:ins w:id="1828" w:author="UTENTE" w:date="2020-06-30T13:02:00Z"/>
          <w:lang w:val="en-US"/>
        </w:rPr>
      </w:pPr>
      <w:ins w:id="1829" w:author="UTENTE" w:date="2020-06-30T13:02:00Z">
        <w:r w:rsidRPr="002A1B9A">
          <w:rPr>
            <w:lang w:val="en-US"/>
          </w:rPr>
          <w:t>n "As one of the two men talking lets out a scornful laugh, the footsteps grow closer."</w:t>
        </w:r>
      </w:ins>
    </w:p>
    <w:p w14:paraId="5A47A98A" w14:textId="77777777" w:rsidR="00132F4F" w:rsidRPr="002A1B9A" w:rsidRDefault="00132F4F" w:rsidP="00132F4F">
      <w:pPr>
        <w:pStyle w:val="Paragrafoelenco"/>
        <w:numPr>
          <w:ilvl w:val="0"/>
          <w:numId w:val="8"/>
        </w:numPr>
        <w:spacing w:line="600" w:lineRule="auto"/>
        <w:ind w:left="720"/>
        <w:rPr>
          <w:ins w:id="1830" w:author="UTENTE" w:date="2020-06-30T13:02:00Z"/>
          <w:lang w:val="en-US"/>
        </w:rPr>
      </w:pPr>
      <w:ins w:id="1831" w:author="UTENTE" w:date="2020-06-30T13:02:00Z">
        <w:r w:rsidRPr="002A1B9A">
          <w:rPr>
            <w:lang w:val="en-US"/>
          </w:rPr>
          <w:t>mcp "\"…\""</w:t>
        </w:r>
      </w:ins>
    </w:p>
    <w:p w14:paraId="0A3FFC1C" w14:textId="77777777" w:rsidR="00132F4F" w:rsidRPr="002A1B9A" w:rsidRDefault="00132F4F" w:rsidP="00132F4F">
      <w:pPr>
        <w:pStyle w:val="Paragrafoelenco"/>
        <w:numPr>
          <w:ilvl w:val="0"/>
          <w:numId w:val="8"/>
        </w:numPr>
        <w:spacing w:line="600" w:lineRule="auto"/>
        <w:ind w:left="720"/>
        <w:rPr>
          <w:ins w:id="1832" w:author="UTENTE" w:date="2020-06-30T13:02:00Z"/>
          <w:lang w:val="en-US"/>
        </w:rPr>
      </w:pPr>
      <w:ins w:id="1833" w:author="UTENTE" w:date="2020-06-30T13:02:00Z">
        <w:r w:rsidRPr="002A1B9A">
          <w:rPr>
            <w:lang w:val="en-US"/>
          </w:rPr>
          <w:t>n "I step back into the shadows, crouching down just out of sight."</w:t>
        </w:r>
      </w:ins>
    </w:p>
    <w:p w14:paraId="53B78401" w14:textId="77777777" w:rsidR="00132F4F" w:rsidRPr="002A1B9A" w:rsidRDefault="00132F4F" w:rsidP="00132F4F">
      <w:pPr>
        <w:pStyle w:val="Paragrafoelenco"/>
        <w:numPr>
          <w:ilvl w:val="0"/>
          <w:numId w:val="8"/>
        </w:numPr>
        <w:spacing w:line="600" w:lineRule="auto"/>
        <w:ind w:left="720"/>
        <w:rPr>
          <w:ins w:id="1834" w:author="UTENTE" w:date="2020-06-30T13:02:00Z"/>
          <w:lang w:val="en-US"/>
        </w:rPr>
      </w:pPr>
      <w:ins w:id="1835" w:author="UTENTE" w:date="2020-06-30T13:02:00Z">
        <w:r w:rsidRPr="002A1B9A">
          <w:rPr>
            <w:lang w:val="en-US"/>
          </w:rPr>
          <w:t>n "A moment later, a couple of tall figures emerge from the alley."</w:t>
        </w:r>
      </w:ins>
    </w:p>
    <w:p w14:paraId="424FFF4B" w14:textId="77777777" w:rsidR="00132F4F" w:rsidRPr="002A1B9A" w:rsidRDefault="00132F4F" w:rsidP="00132F4F">
      <w:pPr>
        <w:pStyle w:val="Paragrafoelenco"/>
        <w:numPr>
          <w:ilvl w:val="0"/>
          <w:numId w:val="8"/>
        </w:numPr>
        <w:spacing w:line="600" w:lineRule="auto"/>
        <w:ind w:left="720"/>
        <w:rPr>
          <w:ins w:id="1836" w:author="UTENTE" w:date="2020-06-30T13:02:00Z"/>
          <w:lang w:val="en-US"/>
        </w:rPr>
      </w:pPr>
      <w:ins w:id="1837" w:author="UTENTE" w:date="2020-06-30T13:02:00Z">
        <w:r w:rsidRPr="002A1B9A">
          <w:rPr>
            <w:lang w:val="en-US"/>
          </w:rPr>
          <w:t>n "One of them stands in the shadows and I can't get a good look at his face – but something about him creeps me out."</w:t>
        </w:r>
      </w:ins>
    </w:p>
    <w:p w14:paraId="1201AD6D" w14:textId="77777777" w:rsidR="00132F4F" w:rsidRPr="002A1B9A" w:rsidRDefault="00132F4F" w:rsidP="00132F4F">
      <w:pPr>
        <w:pStyle w:val="Paragrafoelenco"/>
        <w:numPr>
          <w:ilvl w:val="0"/>
          <w:numId w:val="8"/>
        </w:numPr>
        <w:spacing w:line="600" w:lineRule="auto"/>
        <w:ind w:left="720"/>
        <w:rPr>
          <w:ins w:id="1838" w:author="UTENTE" w:date="2020-06-30T13:02:00Z"/>
          <w:lang w:val="en-US"/>
        </w:rPr>
      </w:pPr>
      <w:ins w:id="1839" w:author="UTENTE" w:date="2020-06-30T13:02:00Z">
        <w:r w:rsidRPr="002A1B9A">
          <w:rPr>
            <w:lang w:val="en-US"/>
          </w:rPr>
          <w:t>n "The other one… With that fancy suit and slick hair … He must be a businessman."</w:t>
        </w:r>
      </w:ins>
    </w:p>
    <w:p w14:paraId="6566E585" w14:textId="77777777" w:rsidR="00132F4F" w:rsidRPr="002A1B9A" w:rsidRDefault="00132F4F" w:rsidP="00132F4F">
      <w:pPr>
        <w:pStyle w:val="Paragrafoelenco"/>
        <w:numPr>
          <w:ilvl w:val="0"/>
          <w:numId w:val="8"/>
        </w:numPr>
        <w:spacing w:line="600" w:lineRule="auto"/>
        <w:ind w:left="720"/>
        <w:rPr>
          <w:ins w:id="1840" w:author="UTENTE" w:date="2020-06-30T13:02:00Z"/>
          <w:lang w:val="en-US"/>
        </w:rPr>
      </w:pPr>
      <w:ins w:id="1841" w:author="UTENTE" w:date="2020-06-30T13:02:00Z">
        <w:r w:rsidRPr="002A1B9A">
          <w:rPr>
            <w:lang w:val="en-US"/>
          </w:rPr>
          <w:t>u "\"You'd better keep your end of the deal, Isaac.\""</w:t>
        </w:r>
      </w:ins>
    </w:p>
    <w:p w14:paraId="377FFEA0" w14:textId="77777777" w:rsidR="00132F4F" w:rsidRPr="002A1B9A" w:rsidRDefault="00132F4F" w:rsidP="00132F4F">
      <w:pPr>
        <w:pStyle w:val="Paragrafoelenco"/>
        <w:numPr>
          <w:ilvl w:val="0"/>
          <w:numId w:val="8"/>
        </w:numPr>
        <w:spacing w:line="600" w:lineRule="auto"/>
        <w:ind w:left="720"/>
        <w:rPr>
          <w:ins w:id="1842" w:author="UTENTE" w:date="2020-06-30T13:02:00Z"/>
          <w:lang w:val="en-US"/>
        </w:rPr>
      </w:pPr>
      <w:ins w:id="1843" w:author="UTENTE" w:date="2020-06-30T13:02:00Z">
        <w:r w:rsidRPr="002A1B9A">
          <w:rPr>
            <w:lang w:val="en-US"/>
          </w:rPr>
          <w:t>u "\"You turn your back on the Helgen, and you'll be {i}real{/i} fuckin' sorry.\""</w:t>
        </w:r>
      </w:ins>
    </w:p>
    <w:p w14:paraId="44581BC3" w14:textId="77777777" w:rsidR="00132F4F" w:rsidRPr="002A1B9A" w:rsidRDefault="00132F4F" w:rsidP="00132F4F">
      <w:pPr>
        <w:pStyle w:val="Paragrafoelenco"/>
        <w:numPr>
          <w:ilvl w:val="0"/>
          <w:numId w:val="8"/>
        </w:numPr>
        <w:spacing w:line="600" w:lineRule="auto"/>
        <w:ind w:left="720"/>
        <w:rPr>
          <w:ins w:id="1844" w:author="UTENTE" w:date="2020-06-30T13:02:00Z"/>
          <w:lang w:val="en-US"/>
        </w:rPr>
      </w:pPr>
      <w:ins w:id="1845" w:author="UTENTE" w:date="2020-06-30T13:02:00Z">
        <w:r w:rsidRPr="002A1B9A">
          <w:rPr>
            <w:lang w:val="en-US"/>
          </w:rPr>
          <w:t>n "Spitting out those words mistrustfully, the shadowy figure stalks off down the street."</w:t>
        </w:r>
      </w:ins>
    </w:p>
    <w:p w14:paraId="032DE74D" w14:textId="77777777" w:rsidR="00132F4F" w:rsidRPr="002A1B9A" w:rsidRDefault="00132F4F" w:rsidP="00132F4F">
      <w:pPr>
        <w:pStyle w:val="Paragrafoelenco"/>
        <w:numPr>
          <w:ilvl w:val="0"/>
          <w:numId w:val="8"/>
        </w:numPr>
        <w:spacing w:line="600" w:lineRule="auto"/>
        <w:ind w:left="720"/>
        <w:rPr>
          <w:ins w:id="1846" w:author="UTENTE" w:date="2020-06-30T13:02:00Z"/>
          <w:lang w:val="en-US"/>
        </w:rPr>
      </w:pPr>
      <w:ins w:id="1847" w:author="UTENTE" w:date="2020-06-30T13:02:00Z">
        <w:r w:rsidRPr="002A1B9A">
          <w:rPr>
            <w:lang w:val="en-US"/>
          </w:rPr>
          <w:t>i "\"…I'll be sorry, huh?\""</w:t>
        </w:r>
      </w:ins>
    </w:p>
    <w:p w14:paraId="130F3830" w14:textId="77777777" w:rsidR="00132F4F" w:rsidRPr="002A1B9A" w:rsidRDefault="00132F4F" w:rsidP="00132F4F">
      <w:pPr>
        <w:pStyle w:val="Paragrafoelenco"/>
        <w:numPr>
          <w:ilvl w:val="0"/>
          <w:numId w:val="8"/>
        </w:numPr>
        <w:spacing w:line="600" w:lineRule="auto"/>
        <w:ind w:left="720"/>
        <w:rPr>
          <w:ins w:id="1848" w:author="UTENTE" w:date="2020-06-30T13:02:00Z"/>
          <w:lang w:val="en-US"/>
        </w:rPr>
      </w:pPr>
      <w:ins w:id="1849" w:author="UTENTE" w:date="2020-06-30T13:02:00Z">
        <w:r w:rsidRPr="002A1B9A">
          <w:rPr>
            <w:lang w:val="en-US"/>
          </w:rPr>
          <w:t>n "The one left standing behind – Isaac? – mutters those words under his breath with a dark smile."</w:t>
        </w:r>
        <w:r w:rsidRPr="002A1B9A">
          <w:rPr>
            <w:lang w:val="en-US"/>
          </w:rPr>
          <w:br w:type="page"/>
        </w:r>
      </w:ins>
    </w:p>
    <w:p w14:paraId="64B37919" w14:textId="77777777" w:rsidR="00132F4F" w:rsidRPr="00224F9A" w:rsidRDefault="00132F4F" w:rsidP="00132F4F">
      <w:pPr>
        <w:pStyle w:val="Paragrafoelenco"/>
        <w:numPr>
          <w:ilvl w:val="0"/>
          <w:numId w:val="9"/>
        </w:numPr>
        <w:spacing w:line="600" w:lineRule="auto"/>
        <w:jc w:val="both"/>
        <w:rPr>
          <w:ins w:id="1850" w:author="UTENTE" w:date="2020-06-30T13:02:00Z"/>
          <w:lang w:val="it-IT"/>
        </w:rPr>
      </w:pPr>
      <w:ins w:id="1851" w:author="UTENTE" w:date="2020-06-30T13:02:00Z">
        <w:r w:rsidRPr="00224F9A">
          <w:rPr>
            <w:lang w:val="it-IT"/>
          </w:rPr>
          <w:lastRenderedPageBreak/>
          <w:t>u "\"Naturalmente. Pagamento in anticipo, però. Non vorresti mai che il tuo fornitore numero uno cambi lato, giusto\""</w:t>
        </w:r>
      </w:ins>
    </w:p>
    <w:p w14:paraId="54399351" w14:textId="77777777" w:rsidR="00132F4F" w:rsidRPr="00224F9A" w:rsidRDefault="00132F4F" w:rsidP="00132F4F">
      <w:pPr>
        <w:pStyle w:val="Paragrafoelenco"/>
        <w:numPr>
          <w:ilvl w:val="0"/>
          <w:numId w:val="9"/>
        </w:numPr>
        <w:spacing w:line="600" w:lineRule="auto"/>
        <w:jc w:val="both"/>
        <w:rPr>
          <w:ins w:id="1852" w:author="UTENTE" w:date="2020-06-30T13:02:00Z"/>
          <w:lang w:val="it-IT"/>
        </w:rPr>
      </w:pPr>
      <w:ins w:id="1853" w:author="UTENTE" w:date="2020-06-30T13:02:00Z">
        <w:r w:rsidRPr="00224F9A">
          <w:rPr>
            <w:lang w:val="it-IT"/>
          </w:rPr>
          <w:t>u "\"…Hah.\""</w:t>
        </w:r>
      </w:ins>
    </w:p>
    <w:p w14:paraId="3FD55F18" w14:textId="77777777" w:rsidR="00132F4F" w:rsidRPr="00224F9A" w:rsidRDefault="00132F4F" w:rsidP="00132F4F">
      <w:pPr>
        <w:pStyle w:val="Paragrafoelenco"/>
        <w:numPr>
          <w:ilvl w:val="0"/>
          <w:numId w:val="9"/>
        </w:numPr>
        <w:spacing w:line="600" w:lineRule="auto"/>
        <w:jc w:val="both"/>
        <w:rPr>
          <w:ins w:id="1854" w:author="UTENTE" w:date="2020-06-30T13:02:00Z"/>
          <w:lang w:val="it-IT"/>
        </w:rPr>
      </w:pPr>
      <w:ins w:id="1855" w:author="UTENTE" w:date="2020-06-30T13:02:00Z">
        <w:r w:rsidRPr="00224F9A">
          <w:rPr>
            <w:lang w:val="it-IT"/>
          </w:rPr>
          <w:t>n "Mentre uno dei due uomini esplode in una fragorosa risata, i passi si fanno più vicini."</w:t>
        </w:r>
      </w:ins>
    </w:p>
    <w:p w14:paraId="77ADFF4C" w14:textId="77777777" w:rsidR="00132F4F" w:rsidRPr="00224F9A" w:rsidRDefault="00132F4F" w:rsidP="00132F4F">
      <w:pPr>
        <w:pStyle w:val="Paragrafoelenco"/>
        <w:numPr>
          <w:ilvl w:val="0"/>
          <w:numId w:val="9"/>
        </w:numPr>
        <w:spacing w:line="600" w:lineRule="auto"/>
        <w:jc w:val="both"/>
        <w:rPr>
          <w:ins w:id="1856" w:author="UTENTE" w:date="2020-06-30T13:02:00Z"/>
          <w:lang w:val="it-IT"/>
        </w:rPr>
      </w:pPr>
      <w:ins w:id="1857" w:author="UTENTE" w:date="2020-06-30T13:02:00Z">
        <w:r w:rsidRPr="00224F9A">
          <w:rPr>
            <w:lang w:val="it-IT"/>
          </w:rPr>
          <w:t>mcp "\"…\""</w:t>
        </w:r>
      </w:ins>
    </w:p>
    <w:p w14:paraId="6927EFCE" w14:textId="77777777" w:rsidR="00132F4F" w:rsidRPr="00224F9A" w:rsidRDefault="00132F4F" w:rsidP="00132F4F">
      <w:pPr>
        <w:pStyle w:val="Paragrafoelenco"/>
        <w:numPr>
          <w:ilvl w:val="0"/>
          <w:numId w:val="9"/>
        </w:numPr>
        <w:spacing w:line="600" w:lineRule="auto"/>
        <w:jc w:val="both"/>
        <w:rPr>
          <w:ins w:id="1858" w:author="UTENTE" w:date="2020-06-30T13:02:00Z"/>
          <w:lang w:val="it-IT"/>
        </w:rPr>
      </w:pPr>
      <w:ins w:id="1859" w:author="UTENTE" w:date="2020-06-30T13:02:00Z">
        <w:r w:rsidRPr="00224F9A">
          <w:rPr>
            <w:lang w:val="it-IT"/>
          </w:rPr>
          <w:t>n "Faccio un passo indietro per nascondermi nell'ombra e mi accovaccio per non farmi vedere."</w:t>
        </w:r>
      </w:ins>
    </w:p>
    <w:p w14:paraId="3C27B2F0" w14:textId="77777777" w:rsidR="00132F4F" w:rsidRPr="00224F9A" w:rsidRDefault="00132F4F" w:rsidP="00132F4F">
      <w:pPr>
        <w:pStyle w:val="Paragrafoelenco"/>
        <w:numPr>
          <w:ilvl w:val="0"/>
          <w:numId w:val="9"/>
        </w:numPr>
        <w:spacing w:line="600" w:lineRule="auto"/>
        <w:jc w:val="both"/>
        <w:rPr>
          <w:ins w:id="1860" w:author="UTENTE" w:date="2020-06-30T13:02:00Z"/>
          <w:lang w:val="it-IT"/>
        </w:rPr>
      </w:pPr>
      <w:ins w:id="1861" w:author="UTENTE" w:date="2020-06-30T13:02:00Z">
        <w:r w:rsidRPr="00224F9A">
          <w:rPr>
            <w:lang w:val="it-IT"/>
          </w:rPr>
          <w:t>n "Un secondo dopo, due alte figure emergono dal vicolo."</w:t>
        </w:r>
      </w:ins>
    </w:p>
    <w:p w14:paraId="5A0879C0" w14:textId="77777777" w:rsidR="00132F4F" w:rsidRPr="00224F9A" w:rsidRDefault="00132F4F" w:rsidP="00132F4F">
      <w:pPr>
        <w:pStyle w:val="Paragrafoelenco"/>
        <w:numPr>
          <w:ilvl w:val="0"/>
          <w:numId w:val="9"/>
        </w:numPr>
        <w:spacing w:line="600" w:lineRule="auto"/>
        <w:jc w:val="both"/>
        <w:rPr>
          <w:ins w:id="1862" w:author="UTENTE" w:date="2020-06-30T13:02:00Z"/>
          <w:lang w:val="it-IT"/>
        </w:rPr>
      </w:pPr>
      <w:ins w:id="1863" w:author="UTENTE" w:date="2020-06-30T13:02:00Z">
        <w:r w:rsidRPr="00224F9A">
          <w:rPr>
            <w:lang w:val="it-IT"/>
          </w:rPr>
          <w:t>n "Uno di loro rimane nell'ombra e non riesco a vederlo bene in viso, ma c'è qualcosa in lui che mi dà i brividi."</w:t>
        </w:r>
      </w:ins>
    </w:p>
    <w:p w14:paraId="1233AF6B" w14:textId="77777777" w:rsidR="00132F4F" w:rsidRPr="00224F9A" w:rsidRDefault="00132F4F" w:rsidP="00132F4F">
      <w:pPr>
        <w:pStyle w:val="Paragrafoelenco"/>
        <w:numPr>
          <w:ilvl w:val="0"/>
          <w:numId w:val="9"/>
        </w:numPr>
        <w:spacing w:line="600" w:lineRule="auto"/>
        <w:jc w:val="both"/>
        <w:rPr>
          <w:ins w:id="1864" w:author="UTENTE" w:date="2020-06-30T13:02:00Z"/>
          <w:lang w:val="it-IT"/>
        </w:rPr>
      </w:pPr>
      <w:ins w:id="1865" w:author="UTENTE" w:date="2020-06-30T13:02:00Z">
        <w:r w:rsidRPr="00224F9A">
          <w:rPr>
            <w:lang w:val="it-IT"/>
          </w:rPr>
          <w:t>n "L'altro… Con quel completo elegante e i capelli tutti impomatati… Dev'essere un uomo d'affari."</w:t>
        </w:r>
      </w:ins>
    </w:p>
    <w:p w14:paraId="63DD483A" w14:textId="77777777" w:rsidR="00132F4F" w:rsidRPr="00224F9A" w:rsidRDefault="00132F4F" w:rsidP="00132F4F">
      <w:pPr>
        <w:pStyle w:val="Paragrafoelenco"/>
        <w:numPr>
          <w:ilvl w:val="0"/>
          <w:numId w:val="9"/>
        </w:numPr>
        <w:spacing w:line="600" w:lineRule="auto"/>
        <w:jc w:val="both"/>
        <w:rPr>
          <w:ins w:id="1866" w:author="UTENTE" w:date="2020-06-30T13:02:00Z"/>
          <w:lang w:val="it-IT"/>
        </w:rPr>
      </w:pPr>
      <w:ins w:id="1867" w:author="UTENTE" w:date="2020-06-30T13:02:00Z">
        <w:r w:rsidRPr="00224F9A">
          <w:rPr>
            <w:lang w:val="it-IT"/>
          </w:rPr>
          <w:t>u "\"Ti conviene rispettare la tua parte dell'accordo, Isaac.\""</w:t>
        </w:r>
      </w:ins>
    </w:p>
    <w:p w14:paraId="3B28C74A" w14:textId="77777777" w:rsidR="00132F4F" w:rsidRPr="00224F9A" w:rsidRDefault="00132F4F" w:rsidP="00132F4F">
      <w:pPr>
        <w:pStyle w:val="Paragrafoelenco"/>
        <w:numPr>
          <w:ilvl w:val="0"/>
          <w:numId w:val="9"/>
        </w:numPr>
        <w:spacing w:line="600" w:lineRule="auto"/>
        <w:jc w:val="both"/>
        <w:rPr>
          <w:ins w:id="1868" w:author="UTENTE" w:date="2020-06-30T13:02:00Z"/>
          <w:lang w:val="it-IT"/>
        </w:rPr>
      </w:pPr>
      <w:ins w:id="1869" w:author="UTENTE" w:date="2020-06-30T13:02:00Z">
        <w:r w:rsidRPr="00224F9A">
          <w:rPr>
            <w:lang w:val="it-IT"/>
          </w:rPr>
          <w:t>u "\"Volta le spalle agli Helgen e te ne pentirai {i}amaramente{/i}.\""</w:t>
        </w:r>
      </w:ins>
    </w:p>
    <w:p w14:paraId="26724324" w14:textId="77777777" w:rsidR="00132F4F" w:rsidRPr="00224F9A" w:rsidRDefault="00132F4F" w:rsidP="00132F4F">
      <w:pPr>
        <w:pStyle w:val="Paragrafoelenco"/>
        <w:numPr>
          <w:ilvl w:val="0"/>
          <w:numId w:val="9"/>
        </w:numPr>
        <w:spacing w:line="600" w:lineRule="auto"/>
        <w:jc w:val="both"/>
        <w:rPr>
          <w:ins w:id="1870" w:author="UTENTE" w:date="2020-06-30T13:02:00Z"/>
          <w:lang w:val="it-IT"/>
        </w:rPr>
      </w:pPr>
      <w:ins w:id="1871" w:author="UTENTE" w:date="2020-06-30T13:02:00Z">
        <w:r w:rsidRPr="00224F9A">
          <w:rPr>
            <w:lang w:val="it-IT"/>
          </w:rPr>
          <w:t>n "Dopo aver sputato queste parole di sfiducia, l'oscura figura s'incammina per la strada."</w:t>
        </w:r>
      </w:ins>
    </w:p>
    <w:p w14:paraId="08868D14" w14:textId="77777777" w:rsidR="00132F4F" w:rsidRPr="00224F9A" w:rsidRDefault="00132F4F" w:rsidP="00132F4F">
      <w:pPr>
        <w:pStyle w:val="Paragrafoelenco"/>
        <w:numPr>
          <w:ilvl w:val="0"/>
          <w:numId w:val="9"/>
        </w:numPr>
        <w:spacing w:line="600" w:lineRule="auto"/>
        <w:jc w:val="both"/>
        <w:rPr>
          <w:ins w:id="1872" w:author="UTENTE" w:date="2020-06-30T13:02:00Z"/>
          <w:lang w:val="it-IT"/>
        </w:rPr>
      </w:pPr>
      <w:ins w:id="1873" w:author="UTENTE" w:date="2020-06-30T13:02:00Z">
        <w:r w:rsidRPr="00224F9A">
          <w:rPr>
            <w:lang w:val="it-IT"/>
          </w:rPr>
          <w:t>i "\"…Me ne pentirò, eh?\""</w:t>
        </w:r>
      </w:ins>
    </w:p>
    <w:p w14:paraId="2CDEF94E" w14:textId="77777777" w:rsidR="00132F4F" w:rsidRPr="00224F9A" w:rsidRDefault="00132F4F" w:rsidP="00132F4F">
      <w:pPr>
        <w:pStyle w:val="Paragrafoelenco"/>
        <w:numPr>
          <w:ilvl w:val="0"/>
          <w:numId w:val="9"/>
        </w:numPr>
        <w:spacing w:line="600" w:lineRule="auto"/>
        <w:jc w:val="both"/>
        <w:rPr>
          <w:ins w:id="1874" w:author="UTENTE" w:date="2020-06-30T13:02:00Z"/>
          <w:lang w:val="it-IT"/>
        </w:rPr>
      </w:pPr>
      <w:ins w:id="1875" w:author="UTENTE" w:date="2020-06-30T13:02:00Z">
        <w:r w:rsidRPr="00224F9A">
          <w:rPr>
            <w:lang w:val="it-IT"/>
          </w:rPr>
          <w:t>n "Quello rimasto indietro dei due - Isaac? - mormora queste parole con un sorriso sinistro."</w:t>
        </w:r>
        <w:r w:rsidRPr="00224F9A">
          <w:rPr>
            <w:lang w:val="it-IT"/>
          </w:rPr>
          <w:br w:type="page"/>
        </w:r>
      </w:ins>
    </w:p>
    <w:p w14:paraId="3A7F50A0" w14:textId="77777777" w:rsidR="00D322F6" w:rsidRPr="002A1B9A" w:rsidRDefault="00D322F6" w:rsidP="00D322F6">
      <w:pPr>
        <w:pStyle w:val="Paragrafoelenco"/>
        <w:numPr>
          <w:ilvl w:val="0"/>
          <w:numId w:val="8"/>
        </w:numPr>
        <w:spacing w:line="600" w:lineRule="auto"/>
        <w:ind w:left="720"/>
        <w:rPr>
          <w:ins w:id="1876" w:author="UTENTE" w:date="2020-06-30T13:10:00Z"/>
          <w:lang w:val="en-US"/>
        </w:rPr>
      </w:pPr>
      <w:ins w:id="1877" w:author="UTENTE" w:date="2020-06-30T13:10:00Z">
        <w:r w:rsidRPr="002A1B9A">
          <w:rPr>
            <w:lang w:val="en-US"/>
          </w:rPr>
          <w:lastRenderedPageBreak/>
          <w:t>n "Even though he looks like a man more at home in an office than an alleyway, he doesn't seem one bit afraid."</w:t>
        </w:r>
      </w:ins>
    </w:p>
    <w:p w14:paraId="4144CD7C" w14:textId="77777777" w:rsidR="00D322F6" w:rsidRPr="002A1B9A" w:rsidRDefault="00D322F6" w:rsidP="00D322F6">
      <w:pPr>
        <w:pStyle w:val="Paragrafoelenco"/>
        <w:numPr>
          <w:ilvl w:val="0"/>
          <w:numId w:val="8"/>
        </w:numPr>
        <w:spacing w:line="600" w:lineRule="auto"/>
        <w:ind w:left="720"/>
        <w:rPr>
          <w:ins w:id="1878" w:author="UTENTE" w:date="2020-06-30T13:10:00Z"/>
          <w:lang w:val="en-US"/>
        </w:rPr>
      </w:pPr>
      <w:ins w:id="1879" w:author="UTENTE" w:date="2020-06-30T13:10:00Z">
        <w:r w:rsidRPr="002A1B9A">
          <w:rPr>
            <w:lang w:val="en-US"/>
          </w:rPr>
          <w:t>n "I reflexively hold my breath, watching his elegant form loom on the sidewalk, wondering what he'll do next."</w:t>
        </w:r>
      </w:ins>
    </w:p>
    <w:p w14:paraId="078BF334" w14:textId="77777777" w:rsidR="00D322F6" w:rsidRPr="002A1B9A" w:rsidRDefault="00D322F6" w:rsidP="00D322F6">
      <w:pPr>
        <w:pStyle w:val="Paragrafoelenco"/>
        <w:numPr>
          <w:ilvl w:val="0"/>
          <w:numId w:val="8"/>
        </w:numPr>
        <w:spacing w:line="600" w:lineRule="auto"/>
        <w:ind w:left="720"/>
        <w:rPr>
          <w:ins w:id="1880" w:author="UTENTE" w:date="2020-06-30T13:10:00Z"/>
          <w:lang w:val="en-US"/>
        </w:rPr>
      </w:pPr>
      <w:ins w:id="1881" w:author="UTENTE" w:date="2020-06-30T13:10:00Z">
        <w:r w:rsidRPr="002A1B9A">
          <w:rPr>
            <w:lang w:val="en-US"/>
          </w:rPr>
          <w:t>i "\"…You can come out now.\""</w:t>
        </w:r>
      </w:ins>
    </w:p>
    <w:p w14:paraId="1EFDCD9C" w14:textId="77777777" w:rsidR="00D322F6" w:rsidRPr="002A1B9A" w:rsidRDefault="00D322F6" w:rsidP="00D322F6">
      <w:pPr>
        <w:pStyle w:val="Paragrafoelenco"/>
        <w:numPr>
          <w:ilvl w:val="0"/>
          <w:numId w:val="8"/>
        </w:numPr>
        <w:spacing w:line="600" w:lineRule="auto"/>
        <w:ind w:left="720"/>
        <w:rPr>
          <w:ins w:id="1882" w:author="UTENTE" w:date="2020-06-30T13:10:00Z"/>
          <w:lang w:val="en-US"/>
        </w:rPr>
      </w:pPr>
      <w:ins w:id="1883" w:author="UTENTE" w:date="2020-06-30T13:10:00Z">
        <w:r w:rsidRPr="002A1B9A">
          <w:rPr>
            <w:lang w:val="en-US"/>
          </w:rPr>
          <w:t>i "\"I don't bite – unless you'd like me to, of course.\""</w:t>
        </w:r>
      </w:ins>
    </w:p>
    <w:p w14:paraId="09C5AA99" w14:textId="77777777" w:rsidR="00D322F6" w:rsidRPr="002A1B9A" w:rsidRDefault="00D322F6" w:rsidP="00D322F6">
      <w:pPr>
        <w:pStyle w:val="Paragrafoelenco"/>
        <w:numPr>
          <w:ilvl w:val="0"/>
          <w:numId w:val="8"/>
        </w:numPr>
        <w:spacing w:line="600" w:lineRule="auto"/>
        <w:ind w:left="720"/>
        <w:rPr>
          <w:ins w:id="1884" w:author="UTENTE" w:date="2020-06-30T13:10:00Z"/>
          <w:lang w:val="en-US"/>
        </w:rPr>
      </w:pPr>
      <w:ins w:id="1885" w:author="UTENTE" w:date="2020-06-30T13:10:00Z">
        <w:r w:rsidRPr="002A1B9A">
          <w:rPr>
            <w:lang w:val="en-US"/>
          </w:rPr>
          <w:t>mcp "\"–!\""</w:t>
        </w:r>
      </w:ins>
    </w:p>
    <w:p w14:paraId="7F2E69A6" w14:textId="77777777" w:rsidR="00D322F6" w:rsidRPr="002A1B9A" w:rsidRDefault="00D322F6" w:rsidP="00D322F6">
      <w:pPr>
        <w:pStyle w:val="Paragrafoelenco"/>
        <w:numPr>
          <w:ilvl w:val="0"/>
          <w:numId w:val="8"/>
        </w:numPr>
        <w:spacing w:line="600" w:lineRule="auto"/>
        <w:ind w:left="720"/>
        <w:rPr>
          <w:ins w:id="1886" w:author="UTENTE" w:date="2020-06-30T13:10:00Z"/>
          <w:lang w:val="en-US"/>
        </w:rPr>
      </w:pPr>
      <w:ins w:id="1887" w:author="UTENTE" w:date="2020-06-30T13:10:00Z">
        <w:r w:rsidRPr="002A1B9A">
          <w:rPr>
            <w:lang w:val="en-US"/>
          </w:rPr>
          <w:t>n "Isaac turns to look directly at me, as if he can see right through the darkness to where I'm hiding."</w:t>
        </w:r>
      </w:ins>
    </w:p>
    <w:p w14:paraId="3297FCBE" w14:textId="77777777" w:rsidR="00D322F6" w:rsidRPr="002A1B9A" w:rsidRDefault="00D322F6" w:rsidP="00D322F6">
      <w:pPr>
        <w:pStyle w:val="Paragrafoelenco"/>
        <w:numPr>
          <w:ilvl w:val="0"/>
          <w:numId w:val="8"/>
        </w:numPr>
        <w:spacing w:line="600" w:lineRule="auto"/>
        <w:ind w:left="720"/>
        <w:rPr>
          <w:ins w:id="1888" w:author="UTENTE" w:date="2020-06-30T13:10:00Z"/>
          <w:lang w:val="en-US"/>
        </w:rPr>
      </w:pPr>
      <w:ins w:id="1889" w:author="UTENTE" w:date="2020-06-30T13:10:00Z">
        <w:r w:rsidRPr="002A1B9A">
          <w:rPr>
            <w:lang w:val="en-US"/>
          </w:rPr>
          <w:t>n "However, the beckoning gesture he makes doesn't seem threatening, so I reluctantly rise to my feet."</w:t>
        </w:r>
      </w:ins>
    </w:p>
    <w:p w14:paraId="0BC7CD2F" w14:textId="77777777" w:rsidR="00D322F6" w:rsidRPr="002A1B9A" w:rsidRDefault="00D322F6" w:rsidP="00D322F6">
      <w:pPr>
        <w:pStyle w:val="Paragrafoelenco"/>
        <w:numPr>
          <w:ilvl w:val="0"/>
          <w:numId w:val="8"/>
        </w:numPr>
        <w:spacing w:line="600" w:lineRule="auto"/>
        <w:ind w:left="720"/>
        <w:rPr>
          <w:ins w:id="1890" w:author="UTENTE" w:date="2020-06-30T13:10:00Z"/>
          <w:lang w:val="en-US"/>
        </w:rPr>
      </w:pPr>
      <w:ins w:id="1891" w:author="UTENTE" w:date="2020-06-30T13:10:00Z">
        <w:r w:rsidRPr="002A1B9A">
          <w:rPr>
            <w:lang w:val="en-US"/>
          </w:rPr>
          <w:t>n "How did he see me…? It's nearly pitch-black in this spot."</w:t>
        </w:r>
      </w:ins>
    </w:p>
    <w:p w14:paraId="0B17347B" w14:textId="77777777" w:rsidR="00D322F6" w:rsidRPr="002A1B9A" w:rsidRDefault="00D322F6" w:rsidP="00D322F6">
      <w:pPr>
        <w:pStyle w:val="Paragrafoelenco"/>
        <w:numPr>
          <w:ilvl w:val="0"/>
          <w:numId w:val="8"/>
        </w:numPr>
        <w:spacing w:line="600" w:lineRule="auto"/>
        <w:ind w:left="720"/>
        <w:rPr>
          <w:ins w:id="1892" w:author="UTENTE" w:date="2020-06-30T13:10:00Z"/>
          <w:lang w:val="en-US"/>
        </w:rPr>
      </w:pPr>
      <w:ins w:id="1893" w:author="UTENTE" w:date="2020-06-30T13:10:00Z">
        <w:r w:rsidRPr="002A1B9A">
          <w:rPr>
            <w:lang w:val="en-US"/>
          </w:rPr>
          <w:t>i "\"There's a good boy. Is there a reason you were cowering  in the corner?\""</w:t>
        </w:r>
      </w:ins>
    </w:p>
    <w:p w14:paraId="14451333" w14:textId="77777777" w:rsidR="00D322F6" w:rsidRPr="002A1B9A" w:rsidRDefault="00D322F6" w:rsidP="00D322F6">
      <w:pPr>
        <w:pStyle w:val="Paragrafoelenco"/>
        <w:numPr>
          <w:ilvl w:val="0"/>
          <w:numId w:val="8"/>
        </w:numPr>
        <w:spacing w:line="600" w:lineRule="auto"/>
        <w:ind w:left="720"/>
        <w:rPr>
          <w:ins w:id="1894" w:author="UTENTE" w:date="2020-06-30T13:10:00Z"/>
          <w:lang w:val="en-US"/>
        </w:rPr>
      </w:pPr>
      <w:ins w:id="1895" w:author="UTENTE" w:date="2020-06-30T13:10:00Z">
        <w:r w:rsidRPr="002A1B9A">
          <w:rPr>
            <w:lang w:val="en-US"/>
          </w:rPr>
          <w:t>i "\"You weren't trying to {i}eavesdrop{/i}, I hope.\""</w:t>
        </w:r>
      </w:ins>
    </w:p>
    <w:p w14:paraId="38FE4E10" w14:textId="77777777" w:rsidR="00D322F6" w:rsidRPr="002A1B9A" w:rsidRDefault="00D322F6" w:rsidP="00D322F6">
      <w:pPr>
        <w:pStyle w:val="Paragrafoelenco"/>
        <w:numPr>
          <w:ilvl w:val="0"/>
          <w:numId w:val="8"/>
        </w:numPr>
        <w:spacing w:line="600" w:lineRule="auto"/>
        <w:ind w:left="720"/>
        <w:rPr>
          <w:ins w:id="1896" w:author="UTENTE" w:date="2020-06-30T13:10:00Z"/>
          <w:lang w:val="en-US"/>
        </w:rPr>
      </w:pPr>
      <w:ins w:id="1897" w:author="UTENTE" w:date="2020-06-30T13:10:00Z">
        <w:r w:rsidRPr="002A1B9A">
          <w:rPr>
            <w:lang w:val="en-US"/>
          </w:rPr>
          <w:t>n "His eyes, which look like molten gold – colored contacts, I'm sure, study me questioningly."</w:t>
        </w:r>
      </w:ins>
    </w:p>
    <w:p w14:paraId="0F05A10B" w14:textId="77777777" w:rsidR="00D322F6" w:rsidRPr="002A1B9A" w:rsidRDefault="00D322F6" w:rsidP="00D322F6">
      <w:pPr>
        <w:pStyle w:val="Paragrafoelenco"/>
        <w:numPr>
          <w:ilvl w:val="0"/>
          <w:numId w:val="8"/>
        </w:numPr>
        <w:spacing w:line="600" w:lineRule="auto"/>
        <w:ind w:left="720"/>
        <w:rPr>
          <w:ins w:id="1898" w:author="UTENTE" w:date="2020-06-30T13:10:00Z"/>
          <w:lang w:val="en-US"/>
        </w:rPr>
      </w:pPr>
      <w:ins w:id="1899" w:author="UTENTE" w:date="2020-06-30T13:10:00Z">
        <w:r w:rsidRPr="002A1B9A">
          <w:rPr>
            <w:lang w:val="en-US"/>
          </w:rPr>
          <w:t>old "You're making a deal next to my diner"</w:t>
        </w:r>
      </w:ins>
    </w:p>
    <w:p w14:paraId="65FFE5AE" w14:textId="77777777" w:rsidR="00D322F6" w:rsidRPr="002A1B9A" w:rsidRDefault="00D322F6" w:rsidP="00D322F6">
      <w:pPr>
        <w:pStyle w:val="Paragrafoelenco"/>
        <w:numPr>
          <w:ilvl w:val="0"/>
          <w:numId w:val="8"/>
        </w:numPr>
        <w:spacing w:line="600" w:lineRule="auto"/>
        <w:ind w:left="720"/>
        <w:rPr>
          <w:ins w:id="1900" w:author="UTENTE" w:date="2020-06-30T13:10:00Z"/>
          <w:lang w:val="en-US"/>
        </w:rPr>
      </w:pPr>
      <w:ins w:id="1901" w:author="UTENTE" w:date="2020-06-30T13:10:00Z">
        <w:r w:rsidRPr="002A1B9A">
          <w:rPr>
            <w:lang w:val="en-US"/>
          </w:rPr>
          <w:t>old "I like to know what happens around here"</w:t>
        </w:r>
      </w:ins>
    </w:p>
    <w:p w14:paraId="5CE6F521" w14:textId="6F7E6406" w:rsidR="0057583F" w:rsidRPr="00D322F6" w:rsidRDefault="00D322F6" w:rsidP="00D322F6">
      <w:pPr>
        <w:pStyle w:val="Paragrafoelenco"/>
        <w:numPr>
          <w:ilvl w:val="0"/>
          <w:numId w:val="8"/>
        </w:numPr>
        <w:ind w:left="555" w:hanging="215"/>
        <w:rPr>
          <w:ins w:id="1902" w:author="UTENTE" w:date="2020-06-30T13:07:00Z"/>
          <w:lang w:val="en-US"/>
          <w:rPrChange w:id="1903" w:author="UTENTE" w:date="2020-06-30T13:10:00Z">
            <w:rPr>
              <w:ins w:id="1904" w:author="UTENTE" w:date="2020-06-30T13:07:00Z"/>
            </w:rPr>
          </w:rPrChange>
        </w:rPr>
        <w:pPrChange w:id="1905" w:author="UTENTE" w:date="2020-06-30T13:10:00Z">
          <w:pPr>
            <w:spacing w:line="240" w:lineRule="auto"/>
            <w:jc w:val="left"/>
          </w:pPr>
        </w:pPrChange>
      </w:pPr>
      <w:ins w:id="1906" w:author="UTENTE" w:date="2020-06-30T13:10:00Z">
        <w:r w:rsidRPr="00D322F6">
          <w:rPr>
            <w:lang w:val="en-US"/>
            <w:rPrChange w:id="1907" w:author="UTENTE" w:date="2020-06-30T13:10:00Z">
              <w:rPr/>
            </w:rPrChange>
          </w:rPr>
          <w:t>n "…This guy's no thug, he's just some suit trying to act intimidating."</w:t>
        </w:r>
        <w:r w:rsidRPr="00D322F6">
          <w:rPr>
            <w:lang w:val="en-US"/>
            <w:rPrChange w:id="1908" w:author="UTENTE" w:date="2020-06-30T13:10:00Z">
              <w:rPr/>
            </w:rPrChange>
          </w:rPr>
          <w:br w:type="page"/>
        </w:r>
      </w:ins>
    </w:p>
    <w:p w14:paraId="2C1AD113" w14:textId="330A9F46" w:rsidR="0057583F" w:rsidRPr="0057583F" w:rsidRDefault="0057583F" w:rsidP="0057583F">
      <w:pPr>
        <w:pStyle w:val="Paragrafoelenco"/>
        <w:numPr>
          <w:ilvl w:val="0"/>
          <w:numId w:val="9"/>
        </w:numPr>
        <w:spacing w:line="600" w:lineRule="auto"/>
        <w:ind w:hanging="578"/>
        <w:rPr>
          <w:ins w:id="1909" w:author="UTENTE" w:date="2020-06-30T13:08:00Z"/>
          <w:rFonts w:ascii="Calibri" w:eastAsia="Calibri" w:hAnsi="Calibri" w:cs="Times New Roman"/>
          <w:rPrChange w:id="1910" w:author="UTENTE" w:date="2020-06-30T13:08:00Z">
            <w:rPr>
              <w:ins w:id="1911" w:author="UTENTE" w:date="2020-06-30T13:08:00Z"/>
            </w:rPr>
          </w:rPrChange>
        </w:rPr>
        <w:pPrChange w:id="1912" w:author="UTENTE" w:date="2020-06-30T13:08:00Z">
          <w:pPr>
            <w:numPr>
              <w:numId w:val="20"/>
            </w:numPr>
            <w:spacing w:line="600" w:lineRule="auto"/>
            <w:ind w:left="720" w:hanging="360"/>
            <w:contextualSpacing/>
            <w:jc w:val="left"/>
          </w:pPr>
        </w:pPrChange>
      </w:pPr>
      <w:ins w:id="1913" w:author="UTENTE" w:date="2020-06-30T13:08:00Z">
        <w:r w:rsidRPr="0057583F">
          <w:rPr>
            <w:rFonts w:ascii="Calibri" w:eastAsia="Calibri" w:hAnsi="Calibri" w:cs="Times New Roman"/>
            <w:rPrChange w:id="1914" w:author="UTENTE" w:date="2020-06-30T13:08:00Z">
              <w:rPr/>
            </w:rPrChange>
          </w:rPr>
          <w:lastRenderedPageBreak/>
          <w:t>n "Anche se sembra un uomo più a suo agio in un ufficio che in un vicolo buio, non sembra minimamente avere paura."</w:t>
        </w:r>
      </w:ins>
    </w:p>
    <w:p w14:paraId="1BD39448" w14:textId="77777777" w:rsidR="0057583F" w:rsidRPr="0057583F" w:rsidRDefault="0057583F" w:rsidP="0057583F">
      <w:pPr>
        <w:numPr>
          <w:ilvl w:val="0"/>
          <w:numId w:val="9"/>
        </w:numPr>
        <w:spacing w:line="600" w:lineRule="auto"/>
        <w:ind w:hanging="578"/>
        <w:contextualSpacing/>
        <w:jc w:val="left"/>
        <w:rPr>
          <w:ins w:id="1915" w:author="UTENTE" w:date="2020-06-30T13:08:00Z"/>
          <w:rFonts w:ascii="Calibri" w:eastAsia="Calibri" w:hAnsi="Calibri" w:cs="Times New Roman"/>
        </w:rPr>
        <w:pPrChange w:id="1916" w:author="UTENTE" w:date="2020-06-30T13:08:00Z">
          <w:pPr>
            <w:numPr>
              <w:numId w:val="20"/>
            </w:numPr>
            <w:spacing w:line="600" w:lineRule="auto"/>
            <w:ind w:left="720" w:hanging="578"/>
            <w:contextualSpacing/>
            <w:jc w:val="left"/>
          </w:pPr>
        </w:pPrChange>
      </w:pPr>
      <w:ins w:id="1917" w:author="UTENTE" w:date="2020-06-30T13:08:00Z">
        <w:r w:rsidRPr="0057583F">
          <w:rPr>
            <w:rFonts w:ascii="Calibri" w:eastAsia="Calibri" w:hAnsi="Calibri" w:cs="Times New Roman"/>
          </w:rPr>
          <w:t>n "Trattengo il respiro d'istinto, mentre guardo la sua figura elegante fare capolino dal marciapiede, chiedendomi quale sarà la sua prossima mossa."</w:t>
        </w:r>
      </w:ins>
    </w:p>
    <w:p w14:paraId="1EEC417C" w14:textId="77777777" w:rsidR="0057583F" w:rsidRPr="0057583F" w:rsidRDefault="0057583F" w:rsidP="0057583F">
      <w:pPr>
        <w:numPr>
          <w:ilvl w:val="0"/>
          <w:numId w:val="9"/>
        </w:numPr>
        <w:spacing w:line="600" w:lineRule="auto"/>
        <w:ind w:hanging="578"/>
        <w:contextualSpacing/>
        <w:jc w:val="left"/>
        <w:rPr>
          <w:ins w:id="1918" w:author="UTENTE" w:date="2020-06-30T13:08:00Z"/>
          <w:rFonts w:ascii="Calibri" w:eastAsia="Calibri" w:hAnsi="Calibri" w:cs="Times New Roman"/>
        </w:rPr>
        <w:pPrChange w:id="1919" w:author="UTENTE" w:date="2020-06-30T13:08:00Z">
          <w:pPr>
            <w:numPr>
              <w:numId w:val="20"/>
            </w:numPr>
            <w:spacing w:line="600" w:lineRule="auto"/>
            <w:ind w:left="720" w:hanging="578"/>
            <w:contextualSpacing/>
            <w:jc w:val="left"/>
          </w:pPr>
        </w:pPrChange>
      </w:pPr>
      <w:ins w:id="1920" w:author="UTENTE" w:date="2020-06-30T13:08:00Z">
        <w:r w:rsidRPr="0057583F">
          <w:rPr>
            <w:rFonts w:ascii="Calibri" w:eastAsia="Calibri" w:hAnsi="Calibri" w:cs="Times New Roman"/>
          </w:rPr>
          <w:t>i "\"…Puoi venire fuori adesso.\""</w:t>
        </w:r>
      </w:ins>
    </w:p>
    <w:p w14:paraId="6898F5C8" w14:textId="77777777" w:rsidR="0057583F" w:rsidRPr="0057583F" w:rsidRDefault="0057583F" w:rsidP="0057583F">
      <w:pPr>
        <w:numPr>
          <w:ilvl w:val="0"/>
          <w:numId w:val="9"/>
        </w:numPr>
        <w:spacing w:line="600" w:lineRule="auto"/>
        <w:ind w:hanging="578"/>
        <w:contextualSpacing/>
        <w:jc w:val="left"/>
        <w:rPr>
          <w:ins w:id="1921" w:author="UTENTE" w:date="2020-06-30T13:08:00Z"/>
          <w:rFonts w:ascii="Calibri" w:eastAsia="Calibri" w:hAnsi="Calibri" w:cs="Times New Roman"/>
        </w:rPr>
        <w:pPrChange w:id="1922" w:author="UTENTE" w:date="2020-06-30T13:08:00Z">
          <w:pPr>
            <w:numPr>
              <w:numId w:val="20"/>
            </w:numPr>
            <w:spacing w:line="600" w:lineRule="auto"/>
            <w:ind w:left="720" w:hanging="578"/>
            <w:contextualSpacing/>
            <w:jc w:val="left"/>
          </w:pPr>
        </w:pPrChange>
      </w:pPr>
      <w:ins w:id="1923" w:author="UTENTE" w:date="2020-06-30T13:08:00Z">
        <w:r w:rsidRPr="0057583F">
          <w:rPr>
            <w:rFonts w:ascii="Calibri" w:eastAsia="Calibri" w:hAnsi="Calibri" w:cs="Times New Roman"/>
          </w:rPr>
          <w:t>i "\"Non mordo, a meno che tu non me lo chieda, ovviamente.\""</w:t>
        </w:r>
      </w:ins>
    </w:p>
    <w:p w14:paraId="4F19DB4A" w14:textId="77777777" w:rsidR="0057583F" w:rsidRPr="0057583F" w:rsidRDefault="0057583F" w:rsidP="0057583F">
      <w:pPr>
        <w:numPr>
          <w:ilvl w:val="0"/>
          <w:numId w:val="9"/>
        </w:numPr>
        <w:spacing w:line="600" w:lineRule="auto"/>
        <w:ind w:hanging="578"/>
        <w:contextualSpacing/>
        <w:jc w:val="left"/>
        <w:rPr>
          <w:ins w:id="1924" w:author="UTENTE" w:date="2020-06-30T13:08:00Z"/>
          <w:rFonts w:ascii="Calibri" w:eastAsia="Calibri" w:hAnsi="Calibri" w:cs="Times New Roman"/>
        </w:rPr>
        <w:pPrChange w:id="1925" w:author="UTENTE" w:date="2020-06-30T13:08:00Z">
          <w:pPr>
            <w:numPr>
              <w:numId w:val="20"/>
            </w:numPr>
            <w:spacing w:line="600" w:lineRule="auto"/>
            <w:ind w:left="720" w:hanging="578"/>
            <w:contextualSpacing/>
            <w:jc w:val="left"/>
          </w:pPr>
        </w:pPrChange>
      </w:pPr>
      <w:ins w:id="1926" w:author="UTENTE" w:date="2020-06-30T13:08:00Z">
        <w:r w:rsidRPr="0057583F">
          <w:rPr>
            <w:rFonts w:ascii="Calibri" w:eastAsia="Calibri" w:hAnsi="Calibri" w:cs="Times New Roman"/>
          </w:rPr>
          <w:t>mcp "\"-!\""</w:t>
        </w:r>
      </w:ins>
    </w:p>
    <w:p w14:paraId="2DFE735C" w14:textId="77777777" w:rsidR="0057583F" w:rsidRPr="0057583F" w:rsidRDefault="0057583F" w:rsidP="0057583F">
      <w:pPr>
        <w:numPr>
          <w:ilvl w:val="0"/>
          <w:numId w:val="9"/>
        </w:numPr>
        <w:spacing w:line="600" w:lineRule="auto"/>
        <w:ind w:hanging="578"/>
        <w:contextualSpacing/>
        <w:jc w:val="left"/>
        <w:rPr>
          <w:ins w:id="1927" w:author="UTENTE" w:date="2020-06-30T13:08:00Z"/>
          <w:rFonts w:ascii="Calibri" w:eastAsia="Calibri" w:hAnsi="Calibri" w:cs="Times New Roman"/>
        </w:rPr>
        <w:pPrChange w:id="1928" w:author="UTENTE" w:date="2020-06-30T13:08:00Z">
          <w:pPr>
            <w:numPr>
              <w:numId w:val="20"/>
            </w:numPr>
            <w:spacing w:line="600" w:lineRule="auto"/>
            <w:ind w:left="720" w:hanging="578"/>
            <w:contextualSpacing/>
            <w:jc w:val="left"/>
          </w:pPr>
        </w:pPrChange>
      </w:pPr>
      <w:ins w:id="1929" w:author="UTENTE" w:date="2020-06-30T13:08:00Z">
        <w:r w:rsidRPr="0057583F">
          <w:rPr>
            <w:rFonts w:ascii="Calibri" w:eastAsia="Calibri" w:hAnsi="Calibri" w:cs="Times New Roman"/>
          </w:rPr>
          <w:t>n "Isaac si gira proprio nella mia direzione, come se potesse vedere oltre il buio in cui mi nascondo e vedermi perfettamente."</w:t>
        </w:r>
      </w:ins>
    </w:p>
    <w:p w14:paraId="159C6338" w14:textId="77777777" w:rsidR="0057583F" w:rsidRPr="0057583F" w:rsidRDefault="0057583F" w:rsidP="0057583F">
      <w:pPr>
        <w:numPr>
          <w:ilvl w:val="0"/>
          <w:numId w:val="9"/>
        </w:numPr>
        <w:spacing w:line="600" w:lineRule="auto"/>
        <w:ind w:hanging="578"/>
        <w:contextualSpacing/>
        <w:jc w:val="left"/>
        <w:rPr>
          <w:ins w:id="1930" w:author="UTENTE" w:date="2020-06-30T13:08:00Z"/>
          <w:rFonts w:ascii="Calibri" w:eastAsia="Calibri" w:hAnsi="Calibri" w:cs="Times New Roman"/>
        </w:rPr>
        <w:pPrChange w:id="1931" w:author="UTENTE" w:date="2020-06-30T13:08:00Z">
          <w:pPr>
            <w:numPr>
              <w:numId w:val="20"/>
            </w:numPr>
            <w:spacing w:line="600" w:lineRule="auto"/>
            <w:ind w:left="720" w:hanging="578"/>
            <w:contextualSpacing/>
            <w:jc w:val="left"/>
          </w:pPr>
        </w:pPrChange>
      </w:pPr>
      <w:ins w:id="1932" w:author="UTENTE" w:date="2020-06-30T13:08:00Z">
        <w:r w:rsidRPr="0057583F">
          <w:rPr>
            <w:rFonts w:ascii="Calibri" w:eastAsia="Calibri" w:hAnsi="Calibri" w:cs="Times New Roman"/>
          </w:rPr>
          <w:t>n "Eppure, il cenno di invito che mi rivolge non sembra per niente minaccioso, quindi con riluttanza mi alzo in piedi."</w:t>
        </w:r>
      </w:ins>
    </w:p>
    <w:p w14:paraId="2B972A2B" w14:textId="77777777" w:rsidR="0057583F" w:rsidRPr="0057583F" w:rsidRDefault="0057583F" w:rsidP="0057583F">
      <w:pPr>
        <w:numPr>
          <w:ilvl w:val="0"/>
          <w:numId w:val="9"/>
        </w:numPr>
        <w:spacing w:line="600" w:lineRule="auto"/>
        <w:ind w:hanging="578"/>
        <w:contextualSpacing/>
        <w:jc w:val="left"/>
        <w:rPr>
          <w:ins w:id="1933" w:author="UTENTE" w:date="2020-06-30T13:08:00Z"/>
          <w:rFonts w:ascii="Calibri" w:eastAsia="Calibri" w:hAnsi="Calibri" w:cs="Times New Roman"/>
        </w:rPr>
        <w:pPrChange w:id="1934" w:author="UTENTE" w:date="2020-06-30T13:08:00Z">
          <w:pPr>
            <w:numPr>
              <w:numId w:val="20"/>
            </w:numPr>
            <w:spacing w:line="600" w:lineRule="auto"/>
            <w:ind w:left="720" w:hanging="578"/>
            <w:contextualSpacing/>
            <w:jc w:val="left"/>
          </w:pPr>
        </w:pPrChange>
      </w:pPr>
      <w:ins w:id="1935" w:author="UTENTE" w:date="2020-06-30T13:08:00Z">
        <w:r w:rsidRPr="0057583F">
          <w:rPr>
            <w:rFonts w:ascii="Calibri" w:eastAsia="Calibri" w:hAnsi="Calibri" w:cs="Times New Roman"/>
          </w:rPr>
          <w:t>n "Come hai fatto a vedermi…? È praticamente buio pesto in questo punto."</w:t>
        </w:r>
      </w:ins>
    </w:p>
    <w:p w14:paraId="613990C1" w14:textId="77777777" w:rsidR="0057583F" w:rsidRPr="0057583F" w:rsidRDefault="0057583F" w:rsidP="0057583F">
      <w:pPr>
        <w:numPr>
          <w:ilvl w:val="0"/>
          <w:numId w:val="9"/>
        </w:numPr>
        <w:spacing w:line="600" w:lineRule="auto"/>
        <w:ind w:hanging="578"/>
        <w:contextualSpacing/>
        <w:jc w:val="left"/>
        <w:rPr>
          <w:ins w:id="1936" w:author="UTENTE" w:date="2020-06-30T13:08:00Z"/>
          <w:rFonts w:ascii="Calibri" w:eastAsia="Calibri" w:hAnsi="Calibri" w:cs="Times New Roman"/>
        </w:rPr>
        <w:pPrChange w:id="1937" w:author="UTENTE" w:date="2020-06-30T13:08:00Z">
          <w:pPr>
            <w:numPr>
              <w:numId w:val="20"/>
            </w:numPr>
            <w:spacing w:line="600" w:lineRule="auto"/>
            <w:ind w:left="720" w:hanging="578"/>
            <w:contextualSpacing/>
            <w:jc w:val="left"/>
          </w:pPr>
        </w:pPrChange>
      </w:pPr>
      <w:ins w:id="1938" w:author="UTENTE" w:date="2020-06-30T13:08:00Z">
        <w:r w:rsidRPr="0057583F">
          <w:rPr>
            <w:rFonts w:ascii="Calibri" w:eastAsia="Calibri" w:hAnsi="Calibri" w:cs="Times New Roman"/>
          </w:rPr>
          <w:t>i "\"Eccolo qui. Bravo, ragazzo. C'è una ragione per la quale ti nascondevi in quell'angolo come un coniglio?\""</w:t>
        </w:r>
      </w:ins>
    </w:p>
    <w:p w14:paraId="787333D8" w14:textId="77777777" w:rsidR="0057583F" w:rsidRPr="0057583F" w:rsidRDefault="0057583F" w:rsidP="0057583F">
      <w:pPr>
        <w:numPr>
          <w:ilvl w:val="0"/>
          <w:numId w:val="9"/>
        </w:numPr>
        <w:spacing w:line="600" w:lineRule="auto"/>
        <w:ind w:hanging="578"/>
        <w:contextualSpacing/>
        <w:jc w:val="left"/>
        <w:rPr>
          <w:ins w:id="1939" w:author="UTENTE" w:date="2020-06-30T13:08:00Z"/>
          <w:rFonts w:ascii="Calibri" w:eastAsia="Calibri" w:hAnsi="Calibri" w:cs="Times New Roman"/>
        </w:rPr>
        <w:pPrChange w:id="1940" w:author="UTENTE" w:date="2020-06-30T13:08:00Z">
          <w:pPr>
            <w:numPr>
              <w:numId w:val="20"/>
            </w:numPr>
            <w:spacing w:line="600" w:lineRule="auto"/>
            <w:ind w:left="720" w:hanging="578"/>
            <w:contextualSpacing/>
            <w:jc w:val="left"/>
          </w:pPr>
        </w:pPrChange>
      </w:pPr>
      <w:ins w:id="1941" w:author="UTENTE" w:date="2020-06-30T13:08:00Z">
        <w:r w:rsidRPr="0057583F">
          <w:rPr>
            <w:rFonts w:ascii="Calibri" w:eastAsia="Calibri" w:hAnsi="Calibri" w:cs="Times New Roman"/>
          </w:rPr>
          <w:t>i "\"Non stavi mica cercando di {i}origliare{/i}, spero.\""</w:t>
        </w:r>
      </w:ins>
    </w:p>
    <w:p w14:paraId="7698EFB5" w14:textId="77777777" w:rsidR="0057583F" w:rsidRPr="0057583F" w:rsidRDefault="0057583F" w:rsidP="0057583F">
      <w:pPr>
        <w:numPr>
          <w:ilvl w:val="0"/>
          <w:numId w:val="9"/>
        </w:numPr>
        <w:spacing w:line="600" w:lineRule="auto"/>
        <w:ind w:hanging="578"/>
        <w:contextualSpacing/>
        <w:jc w:val="left"/>
        <w:rPr>
          <w:ins w:id="1942" w:author="UTENTE" w:date="2020-06-30T13:08:00Z"/>
          <w:rFonts w:ascii="Calibri" w:eastAsia="Calibri" w:hAnsi="Calibri" w:cs="Times New Roman"/>
        </w:rPr>
        <w:pPrChange w:id="1943" w:author="UTENTE" w:date="2020-06-30T13:08:00Z">
          <w:pPr>
            <w:numPr>
              <w:numId w:val="20"/>
            </w:numPr>
            <w:spacing w:line="600" w:lineRule="auto"/>
            <w:ind w:left="720" w:hanging="578"/>
            <w:contextualSpacing/>
            <w:jc w:val="left"/>
          </w:pPr>
        </w:pPrChange>
      </w:pPr>
      <w:ins w:id="1944" w:author="UTENTE" w:date="2020-06-30T13:08:00Z">
        <w:r w:rsidRPr="0057583F">
          <w:rPr>
            <w:rFonts w:ascii="Calibri" w:eastAsia="Calibri" w:hAnsi="Calibri" w:cs="Times New Roman"/>
          </w:rPr>
          <w:t>n "I suoi occhi, come lenti a contatto di oro colato, mi studiano curiosi, ne sono sicuro."</w:t>
        </w:r>
      </w:ins>
    </w:p>
    <w:p w14:paraId="6430F7E6" w14:textId="77777777" w:rsidR="0057583F" w:rsidRPr="0057583F" w:rsidRDefault="0057583F" w:rsidP="0057583F">
      <w:pPr>
        <w:numPr>
          <w:ilvl w:val="0"/>
          <w:numId w:val="9"/>
        </w:numPr>
        <w:spacing w:line="600" w:lineRule="auto"/>
        <w:ind w:hanging="578"/>
        <w:contextualSpacing/>
        <w:jc w:val="left"/>
        <w:rPr>
          <w:ins w:id="1945" w:author="UTENTE" w:date="2020-06-30T13:08:00Z"/>
          <w:rFonts w:ascii="Calibri" w:eastAsia="Calibri" w:hAnsi="Calibri" w:cs="Times New Roman"/>
        </w:rPr>
        <w:pPrChange w:id="1946" w:author="UTENTE" w:date="2020-06-30T13:08:00Z">
          <w:pPr>
            <w:numPr>
              <w:numId w:val="20"/>
            </w:numPr>
            <w:spacing w:line="600" w:lineRule="auto"/>
            <w:ind w:left="720" w:hanging="578"/>
            <w:contextualSpacing/>
            <w:jc w:val="left"/>
          </w:pPr>
        </w:pPrChange>
      </w:pPr>
      <w:ins w:id="1947" w:author="UTENTE" w:date="2020-06-30T13:08:00Z">
        <w:r w:rsidRPr="0057583F">
          <w:rPr>
            <w:rFonts w:ascii="Calibri" w:eastAsia="Calibri" w:hAnsi="Calibri" w:cs="Times New Roman"/>
          </w:rPr>
          <w:t>new "Stai progettando qualcosa di losco accanto al mio locale"</w:t>
        </w:r>
      </w:ins>
    </w:p>
    <w:p w14:paraId="45A32A37" w14:textId="77777777" w:rsidR="0057583F" w:rsidRDefault="0057583F" w:rsidP="0057583F">
      <w:pPr>
        <w:numPr>
          <w:ilvl w:val="0"/>
          <w:numId w:val="9"/>
        </w:numPr>
        <w:spacing w:line="600" w:lineRule="auto"/>
        <w:ind w:hanging="578"/>
        <w:contextualSpacing/>
        <w:jc w:val="left"/>
        <w:rPr>
          <w:ins w:id="1948" w:author="UTENTE" w:date="2020-06-30T13:11:00Z"/>
          <w:rFonts w:ascii="Calibri" w:eastAsia="Calibri" w:hAnsi="Calibri" w:cs="Times New Roman"/>
        </w:rPr>
        <w:pPrChange w:id="1949" w:author="UTENTE" w:date="2020-06-30T13:08:00Z">
          <w:pPr>
            <w:numPr>
              <w:numId w:val="20"/>
            </w:numPr>
            <w:spacing w:line="600" w:lineRule="auto"/>
            <w:ind w:left="720" w:hanging="578"/>
            <w:contextualSpacing/>
            <w:jc w:val="left"/>
          </w:pPr>
        </w:pPrChange>
      </w:pPr>
      <w:ins w:id="1950" w:author="UTENTE" w:date="2020-06-30T13:08:00Z">
        <w:r w:rsidRPr="0057583F">
          <w:rPr>
            <w:rFonts w:ascii="Calibri" w:eastAsia="Calibri" w:hAnsi="Calibri" w:cs="Times New Roman"/>
          </w:rPr>
          <w:t>new "Mi piace sapere cosa accade da queste parti"</w:t>
        </w:r>
      </w:ins>
    </w:p>
    <w:p w14:paraId="4273F621" w14:textId="61329967" w:rsidR="00D322F6" w:rsidRDefault="00D322F6" w:rsidP="0057583F">
      <w:pPr>
        <w:numPr>
          <w:ilvl w:val="0"/>
          <w:numId w:val="9"/>
        </w:numPr>
        <w:spacing w:line="600" w:lineRule="auto"/>
        <w:ind w:hanging="578"/>
        <w:contextualSpacing/>
        <w:jc w:val="left"/>
        <w:rPr>
          <w:ins w:id="1951" w:author="UTENTE" w:date="2020-06-30T13:09:00Z"/>
          <w:rFonts w:ascii="Calibri" w:eastAsia="Calibri" w:hAnsi="Calibri" w:cs="Times New Roman"/>
        </w:rPr>
        <w:pPrChange w:id="1952" w:author="UTENTE" w:date="2020-06-30T13:08:00Z">
          <w:pPr>
            <w:numPr>
              <w:numId w:val="20"/>
            </w:numPr>
            <w:spacing w:line="600" w:lineRule="auto"/>
            <w:ind w:left="720" w:hanging="578"/>
            <w:contextualSpacing/>
            <w:jc w:val="left"/>
          </w:pPr>
        </w:pPrChange>
      </w:pPr>
      <w:ins w:id="1953" w:author="UTENTE" w:date="2020-06-30T13:11:00Z">
        <w:r w:rsidRPr="00D322F6">
          <w:rPr>
            <w:rFonts w:ascii="Calibri" w:eastAsia="Calibri" w:hAnsi="Calibri" w:cs="Times New Roman"/>
          </w:rPr>
          <w:t>n "…Questo tipo non è un criminale, è solo un damerino   che cerca di farmi paura."</w:t>
        </w:r>
      </w:ins>
    </w:p>
    <w:p w14:paraId="059D9903" w14:textId="77777777" w:rsidR="00D322F6" w:rsidRPr="002A1B9A" w:rsidRDefault="00D322F6" w:rsidP="00D322F6">
      <w:pPr>
        <w:pStyle w:val="Paragrafoelenco"/>
        <w:numPr>
          <w:ilvl w:val="0"/>
          <w:numId w:val="8"/>
        </w:numPr>
        <w:spacing w:line="600" w:lineRule="auto"/>
        <w:ind w:left="720"/>
        <w:rPr>
          <w:ins w:id="1954" w:author="UTENTE" w:date="2020-06-30T13:11:00Z"/>
          <w:lang w:val="en-US"/>
        </w:rPr>
      </w:pPr>
      <w:ins w:id="1955" w:author="UTENTE" w:date="2020-06-30T13:11:00Z">
        <w:r w:rsidRPr="002A1B9A">
          <w:rPr>
            <w:lang w:val="en-US"/>
          </w:rPr>
          <w:lastRenderedPageBreak/>
          <w:t>n "There's no reason to be afraid of him, so I might as well just tell the truth."</w:t>
        </w:r>
      </w:ins>
    </w:p>
    <w:p w14:paraId="0A03C9BB" w14:textId="77777777" w:rsidR="00D322F6" w:rsidRPr="002A1B9A" w:rsidRDefault="00D322F6" w:rsidP="00D322F6">
      <w:pPr>
        <w:pStyle w:val="Paragrafoelenco"/>
        <w:numPr>
          <w:ilvl w:val="0"/>
          <w:numId w:val="8"/>
        </w:numPr>
        <w:spacing w:line="600" w:lineRule="auto"/>
        <w:ind w:left="720"/>
        <w:rPr>
          <w:ins w:id="1956" w:author="UTENTE" w:date="2020-06-30T13:11:00Z"/>
          <w:lang w:val="en-US"/>
        </w:rPr>
      </w:pPr>
      <w:ins w:id="1957" w:author="UTENTE" w:date="2020-06-30T13:11:00Z">
        <w:r w:rsidRPr="002A1B9A">
          <w:rPr>
            <w:lang w:val="en-US"/>
          </w:rPr>
          <w:t>mc "\"You see this place here? It's where I work.\""</w:t>
        </w:r>
      </w:ins>
    </w:p>
    <w:p w14:paraId="4E5EC2E8" w14:textId="77777777" w:rsidR="00D322F6" w:rsidRPr="002A1B9A" w:rsidRDefault="00D322F6" w:rsidP="00D322F6">
      <w:pPr>
        <w:pStyle w:val="Paragrafoelenco"/>
        <w:numPr>
          <w:ilvl w:val="0"/>
          <w:numId w:val="8"/>
        </w:numPr>
        <w:spacing w:line="600" w:lineRule="auto"/>
        <w:ind w:left="720"/>
        <w:rPr>
          <w:ins w:id="1958" w:author="UTENTE" w:date="2020-06-30T13:11:00Z"/>
          <w:lang w:val="en-US"/>
        </w:rPr>
      </w:pPr>
      <w:ins w:id="1959" w:author="UTENTE" w:date="2020-06-30T13:11:00Z">
        <w:r w:rsidRPr="002A1B9A">
          <w:rPr>
            <w:lang w:val="en-US"/>
          </w:rPr>
          <w:t>mc "\"If some kind of shady deal is going on nearby, of course I'm gonna want to hear about it.\""</w:t>
        </w:r>
      </w:ins>
    </w:p>
    <w:p w14:paraId="24680C0F" w14:textId="77777777" w:rsidR="00D322F6" w:rsidRPr="002A1B9A" w:rsidRDefault="00D322F6" w:rsidP="00D322F6">
      <w:pPr>
        <w:pStyle w:val="Paragrafoelenco"/>
        <w:numPr>
          <w:ilvl w:val="0"/>
          <w:numId w:val="8"/>
        </w:numPr>
        <w:spacing w:line="600" w:lineRule="auto"/>
        <w:ind w:left="720"/>
        <w:rPr>
          <w:ins w:id="1960" w:author="UTENTE" w:date="2020-06-30T13:11:00Z"/>
          <w:lang w:val="en-US"/>
        </w:rPr>
      </w:pPr>
      <w:ins w:id="1961" w:author="UTENTE" w:date="2020-06-30T13:11:00Z">
        <w:r w:rsidRPr="002A1B9A">
          <w:rPr>
            <w:lang w:val="en-US"/>
          </w:rPr>
          <w:t>i "\"…\""</w:t>
        </w:r>
      </w:ins>
    </w:p>
    <w:p w14:paraId="46A363C1" w14:textId="77777777" w:rsidR="00D322F6" w:rsidRPr="002A1B9A" w:rsidRDefault="00D322F6" w:rsidP="00D322F6">
      <w:pPr>
        <w:pStyle w:val="Paragrafoelenco"/>
        <w:numPr>
          <w:ilvl w:val="0"/>
          <w:numId w:val="8"/>
        </w:numPr>
        <w:spacing w:line="600" w:lineRule="auto"/>
        <w:ind w:left="720"/>
        <w:rPr>
          <w:ins w:id="1962" w:author="UTENTE" w:date="2020-06-30T13:11:00Z"/>
          <w:lang w:val="en-US"/>
        </w:rPr>
      </w:pPr>
      <w:ins w:id="1963" w:author="UTENTE" w:date="2020-06-30T13:11:00Z">
        <w:r w:rsidRPr="002A1B9A">
          <w:rPr>
            <w:lang w:val="en-US"/>
          </w:rPr>
          <w:t>n "In response to my confrontational tone, Isaac raises one eyebrow."</w:t>
        </w:r>
      </w:ins>
    </w:p>
    <w:p w14:paraId="0536C7D2" w14:textId="77777777" w:rsidR="00D322F6" w:rsidRPr="002A1B9A" w:rsidRDefault="00D322F6" w:rsidP="00D322F6">
      <w:pPr>
        <w:pStyle w:val="Paragrafoelenco"/>
        <w:numPr>
          <w:ilvl w:val="0"/>
          <w:numId w:val="8"/>
        </w:numPr>
        <w:spacing w:line="600" w:lineRule="auto"/>
        <w:ind w:left="720"/>
        <w:rPr>
          <w:ins w:id="1964" w:author="UTENTE" w:date="2020-06-30T13:11:00Z"/>
          <w:lang w:val="en-US"/>
        </w:rPr>
      </w:pPr>
      <w:ins w:id="1965" w:author="UTENTE" w:date="2020-06-30T13:11:00Z">
        <w:r w:rsidRPr="002A1B9A">
          <w:rPr>
            <w:lang w:val="en-US"/>
          </w:rPr>
          <w:t>n "I shouldn't be too confrontational. A man like this could have a lot of nasty tricks up his sleeve."</w:t>
        </w:r>
      </w:ins>
    </w:p>
    <w:p w14:paraId="219C7B90" w14:textId="77777777" w:rsidR="00D322F6" w:rsidRPr="002A1B9A" w:rsidRDefault="00D322F6" w:rsidP="00D322F6">
      <w:pPr>
        <w:pStyle w:val="Paragrafoelenco"/>
        <w:numPr>
          <w:ilvl w:val="0"/>
          <w:numId w:val="8"/>
        </w:numPr>
        <w:spacing w:line="600" w:lineRule="auto"/>
        <w:ind w:left="720"/>
        <w:rPr>
          <w:ins w:id="1966" w:author="UTENTE" w:date="2020-06-30T13:11:00Z"/>
          <w:lang w:val="en-US"/>
        </w:rPr>
      </w:pPr>
      <w:ins w:id="1967" w:author="UTENTE" w:date="2020-06-30T13:11:00Z">
        <w:r w:rsidRPr="002A1B9A">
          <w:rPr>
            <w:lang w:val="en-US"/>
          </w:rPr>
          <w:t>n "Offering a casual shrug, I throw out the vaguest response I can."</w:t>
        </w:r>
      </w:ins>
    </w:p>
    <w:p w14:paraId="0B3D069A" w14:textId="77777777" w:rsidR="00D322F6" w:rsidRPr="002A1B9A" w:rsidRDefault="00D322F6" w:rsidP="00D322F6">
      <w:pPr>
        <w:pStyle w:val="Paragrafoelenco"/>
        <w:numPr>
          <w:ilvl w:val="0"/>
          <w:numId w:val="8"/>
        </w:numPr>
        <w:spacing w:line="600" w:lineRule="auto"/>
        <w:ind w:left="720"/>
        <w:rPr>
          <w:ins w:id="1968" w:author="UTENTE" w:date="2020-06-30T13:11:00Z"/>
          <w:lang w:val="en-US"/>
        </w:rPr>
      </w:pPr>
      <w:ins w:id="1969" w:author="UTENTE" w:date="2020-06-30T13:11:00Z">
        <w:r w:rsidRPr="002A1B9A">
          <w:rPr>
            <w:lang w:val="en-US"/>
          </w:rPr>
          <w:t>mc "\"It's just good to know what happens around San Fran, right?\""</w:t>
        </w:r>
      </w:ins>
    </w:p>
    <w:p w14:paraId="3F32F9C4" w14:textId="77777777" w:rsidR="00D322F6" w:rsidRPr="002A1B9A" w:rsidRDefault="00D322F6" w:rsidP="00D322F6">
      <w:pPr>
        <w:pStyle w:val="Paragrafoelenco"/>
        <w:numPr>
          <w:ilvl w:val="0"/>
          <w:numId w:val="8"/>
        </w:numPr>
        <w:spacing w:line="600" w:lineRule="auto"/>
        <w:ind w:left="720"/>
        <w:rPr>
          <w:ins w:id="1970" w:author="UTENTE" w:date="2020-06-30T13:11:00Z"/>
          <w:lang w:val="en-US"/>
        </w:rPr>
      </w:pPr>
      <w:ins w:id="1971" w:author="UTENTE" w:date="2020-06-30T13:11:00Z">
        <w:r w:rsidRPr="002A1B9A">
          <w:rPr>
            <w:lang w:val="en-US"/>
          </w:rPr>
          <w:t>mc "\"I don't want to be in the wrong part of town when a bad deal is happening. It's just self-preservation.\""</w:t>
        </w:r>
      </w:ins>
    </w:p>
    <w:p w14:paraId="21A4BA68" w14:textId="77777777" w:rsidR="00D322F6" w:rsidRPr="002A1B9A" w:rsidRDefault="00D322F6" w:rsidP="00D322F6">
      <w:pPr>
        <w:pStyle w:val="Paragrafoelenco"/>
        <w:numPr>
          <w:ilvl w:val="0"/>
          <w:numId w:val="8"/>
        </w:numPr>
        <w:spacing w:line="600" w:lineRule="auto"/>
        <w:ind w:left="720"/>
        <w:rPr>
          <w:ins w:id="1972" w:author="UTENTE" w:date="2020-06-30T13:11:00Z"/>
          <w:lang w:val="en-US"/>
        </w:rPr>
      </w:pPr>
      <w:ins w:id="1973" w:author="UTENTE" w:date="2020-06-30T13:11:00Z">
        <w:r w:rsidRPr="002A1B9A">
          <w:rPr>
            <w:lang w:val="en-US"/>
          </w:rPr>
          <w:t>i "\"…\""</w:t>
        </w:r>
      </w:ins>
    </w:p>
    <w:p w14:paraId="478FF854" w14:textId="77777777" w:rsidR="00D322F6" w:rsidRPr="002A1B9A" w:rsidRDefault="00D322F6" w:rsidP="00D322F6">
      <w:pPr>
        <w:pStyle w:val="Paragrafoelenco"/>
        <w:numPr>
          <w:ilvl w:val="0"/>
          <w:numId w:val="8"/>
        </w:numPr>
        <w:spacing w:line="600" w:lineRule="auto"/>
        <w:ind w:left="720"/>
        <w:rPr>
          <w:ins w:id="1974" w:author="UTENTE" w:date="2020-06-30T13:11:00Z"/>
          <w:lang w:val="en-US"/>
        </w:rPr>
      </w:pPr>
      <w:ins w:id="1975" w:author="UTENTE" w:date="2020-06-30T13:11:00Z">
        <w:r w:rsidRPr="002A1B9A">
          <w:rPr>
            <w:lang w:val="en-US"/>
          </w:rPr>
          <w:t>n "–For whatever reason, my remark makes Isaac break into a smirk, and he tilts his head playfully to one side."</w:t>
        </w:r>
      </w:ins>
    </w:p>
    <w:p w14:paraId="79369278" w14:textId="77777777" w:rsidR="00D322F6" w:rsidRPr="002A1B9A" w:rsidRDefault="00D322F6" w:rsidP="00D322F6">
      <w:pPr>
        <w:pStyle w:val="Paragrafoelenco"/>
        <w:numPr>
          <w:ilvl w:val="0"/>
          <w:numId w:val="8"/>
        </w:numPr>
        <w:spacing w:line="600" w:lineRule="auto"/>
        <w:ind w:left="720"/>
        <w:rPr>
          <w:ins w:id="1976" w:author="UTENTE" w:date="2020-06-30T13:11:00Z"/>
          <w:lang w:val="en-US"/>
        </w:rPr>
      </w:pPr>
      <w:ins w:id="1977" w:author="UTENTE" w:date="2020-06-30T13:11:00Z">
        <w:r w:rsidRPr="002A1B9A">
          <w:rPr>
            <w:lang w:val="en-US"/>
          </w:rPr>
          <w:t>i "\"Oh, so you're just looking out for number one , hmm?\""</w:t>
        </w:r>
      </w:ins>
    </w:p>
    <w:p w14:paraId="3D9DEB46" w14:textId="77777777" w:rsidR="00D322F6" w:rsidRPr="002A1B9A" w:rsidRDefault="00D322F6" w:rsidP="00D322F6">
      <w:pPr>
        <w:pStyle w:val="Paragrafoelenco"/>
        <w:numPr>
          <w:ilvl w:val="0"/>
          <w:numId w:val="8"/>
        </w:numPr>
        <w:spacing w:line="600" w:lineRule="auto"/>
        <w:ind w:left="720"/>
        <w:rPr>
          <w:ins w:id="1978" w:author="UTENTE" w:date="2020-06-30T13:11:00Z"/>
          <w:lang w:val="en-US"/>
        </w:rPr>
      </w:pPr>
      <w:ins w:id="1979" w:author="UTENTE" w:date="2020-06-30T13:11:00Z">
        <w:r w:rsidRPr="002A1B9A">
          <w:rPr>
            <w:lang w:val="en-US"/>
          </w:rPr>
          <w:t>i "\"Cute… I would too, if I were you.\""</w:t>
        </w:r>
      </w:ins>
    </w:p>
    <w:p w14:paraId="6E57A2A3" w14:textId="77777777" w:rsidR="00D322F6" w:rsidRPr="002A1B9A" w:rsidRDefault="00D322F6" w:rsidP="00D322F6">
      <w:pPr>
        <w:pStyle w:val="Paragrafoelenco"/>
        <w:numPr>
          <w:ilvl w:val="0"/>
          <w:numId w:val="8"/>
        </w:numPr>
        <w:spacing w:line="600" w:lineRule="auto"/>
        <w:ind w:left="720"/>
        <w:rPr>
          <w:ins w:id="1980" w:author="UTENTE" w:date="2020-06-30T13:11:00Z"/>
          <w:lang w:val="en-US"/>
        </w:rPr>
      </w:pPr>
      <w:ins w:id="1981" w:author="UTENTE" w:date="2020-06-30T13:11:00Z">
        <w:r w:rsidRPr="002A1B9A">
          <w:rPr>
            <w:lang w:val="en-US"/>
          </w:rPr>
          <w:t>n "The hint of slyness that creeps into his tone sounds almost like – "</w:t>
        </w:r>
      </w:ins>
    </w:p>
    <w:p w14:paraId="3307289F" w14:textId="77777777" w:rsidR="00D322F6" w:rsidRPr="002A1B9A" w:rsidRDefault="00D322F6" w:rsidP="00D322F6">
      <w:pPr>
        <w:pStyle w:val="Paragrafoelenco"/>
        <w:numPr>
          <w:ilvl w:val="0"/>
          <w:numId w:val="8"/>
        </w:numPr>
        <w:spacing w:line="600" w:lineRule="auto"/>
        <w:ind w:left="720"/>
        <w:rPr>
          <w:ins w:id="1982" w:author="UTENTE" w:date="2020-06-30T13:11:00Z"/>
          <w:lang w:val="en-US"/>
        </w:rPr>
      </w:pPr>
      <w:ins w:id="1983" w:author="UTENTE" w:date="2020-06-30T13:11:00Z">
        <w:r w:rsidRPr="002A1B9A">
          <w:rPr>
            <w:lang w:val="en-US"/>
          </w:rPr>
          <w:t>n "No, no, I'm definitely misreading him. {w}Why would a fancy businessman flirt with someone like me?"</w:t>
        </w:r>
        <w:r w:rsidRPr="002A1B9A">
          <w:rPr>
            <w:lang w:val="en-US"/>
          </w:rPr>
          <w:br w:type="page"/>
        </w:r>
      </w:ins>
    </w:p>
    <w:p w14:paraId="595F426C" w14:textId="77777777" w:rsidR="00D322F6" w:rsidRPr="00224F9A" w:rsidRDefault="00D322F6" w:rsidP="00D322F6">
      <w:pPr>
        <w:pStyle w:val="Paragrafoelenco"/>
        <w:numPr>
          <w:ilvl w:val="0"/>
          <w:numId w:val="9"/>
        </w:numPr>
        <w:spacing w:line="600" w:lineRule="auto"/>
        <w:ind w:left="567" w:hanging="567"/>
        <w:jc w:val="both"/>
        <w:rPr>
          <w:ins w:id="1984" w:author="UTENTE" w:date="2020-06-30T13:12:00Z"/>
          <w:lang w:val="it-IT"/>
        </w:rPr>
      </w:pPr>
      <w:ins w:id="1985" w:author="UTENTE" w:date="2020-06-30T13:12:00Z">
        <w:r w:rsidRPr="00224F9A">
          <w:rPr>
            <w:lang w:val="it-IT"/>
          </w:rPr>
          <w:lastRenderedPageBreak/>
          <w:t>n "Non ci sono ragioni per esserne spaventato, quindi potrei anche dirgli la verità."</w:t>
        </w:r>
      </w:ins>
    </w:p>
    <w:p w14:paraId="368400C0" w14:textId="77777777" w:rsidR="00D322F6" w:rsidRPr="00224F9A" w:rsidRDefault="00D322F6" w:rsidP="00D322F6">
      <w:pPr>
        <w:pStyle w:val="Paragrafoelenco"/>
        <w:numPr>
          <w:ilvl w:val="0"/>
          <w:numId w:val="9"/>
        </w:numPr>
        <w:spacing w:line="600" w:lineRule="auto"/>
        <w:ind w:left="360"/>
        <w:jc w:val="both"/>
        <w:rPr>
          <w:ins w:id="1986" w:author="UTENTE" w:date="2020-06-30T13:12:00Z"/>
          <w:lang w:val="it-IT"/>
        </w:rPr>
      </w:pPr>
      <w:ins w:id="1987" w:author="UTENTE" w:date="2020-06-30T13:12:00Z">
        <w:r w:rsidRPr="00224F9A">
          <w:rPr>
            <w:lang w:val="it-IT"/>
          </w:rPr>
          <w:t>mc "\"Lo vedi questo posto? È dove lavoro.\""</w:t>
        </w:r>
      </w:ins>
    </w:p>
    <w:p w14:paraId="011DA596" w14:textId="77777777" w:rsidR="00D322F6" w:rsidRPr="00224F9A" w:rsidRDefault="00D322F6" w:rsidP="00D322F6">
      <w:pPr>
        <w:pStyle w:val="Paragrafoelenco"/>
        <w:numPr>
          <w:ilvl w:val="0"/>
          <w:numId w:val="9"/>
        </w:numPr>
        <w:spacing w:line="600" w:lineRule="auto"/>
        <w:ind w:left="360"/>
        <w:jc w:val="both"/>
        <w:rPr>
          <w:ins w:id="1988" w:author="UTENTE" w:date="2020-06-30T13:12:00Z"/>
          <w:lang w:val="it-IT"/>
        </w:rPr>
      </w:pPr>
      <w:ins w:id="1989" w:author="UTENTE" w:date="2020-06-30T13:12:00Z">
        <w:r w:rsidRPr="00224F9A">
          <w:rPr>
            <w:lang w:val="it-IT"/>
          </w:rPr>
          <w:t>mc "Se c'è qualcosa di losco che succede qui intorno, ovviamente lo voglio sapere.\""</w:t>
        </w:r>
      </w:ins>
    </w:p>
    <w:p w14:paraId="69662B2E" w14:textId="77777777" w:rsidR="00D322F6" w:rsidRPr="00224F9A" w:rsidRDefault="00D322F6" w:rsidP="00D322F6">
      <w:pPr>
        <w:pStyle w:val="Paragrafoelenco"/>
        <w:numPr>
          <w:ilvl w:val="0"/>
          <w:numId w:val="9"/>
        </w:numPr>
        <w:spacing w:line="600" w:lineRule="auto"/>
        <w:ind w:left="360"/>
        <w:jc w:val="both"/>
        <w:rPr>
          <w:ins w:id="1990" w:author="UTENTE" w:date="2020-06-30T13:12:00Z"/>
          <w:lang w:val="it-IT"/>
        </w:rPr>
      </w:pPr>
      <w:ins w:id="1991" w:author="UTENTE" w:date="2020-06-30T13:12:00Z">
        <w:r w:rsidRPr="00224F9A">
          <w:rPr>
            <w:lang w:val="it-IT"/>
          </w:rPr>
          <w:t>i "\"…\""</w:t>
        </w:r>
      </w:ins>
    </w:p>
    <w:p w14:paraId="0F936CB1" w14:textId="77777777" w:rsidR="00D322F6" w:rsidRPr="00224F9A" w:rsidRDefault="00D322F6" w:rsidP="00D322F6">
      <w:pPr>
        <w:pStyle w:val="Paragrafoelenco"/>
        <w:numPr>
          <w:ilvl w:val="0"/>
          <w:numId w:val="9"/>
        </w:numPr>
        <w:spacing w:line="600" w:lineRule="auto"/>
        <w:ind w:left="360"/>
        <w:jc w:val="both"/>
        <w:rPr>
          <w:ins w:id="1992" w:author="UTENTE" w:date="2020-06-30T13:12:00Z"/>
          <w:lang w:val="it-IT"/>
        </w:rPr>
      </w:pPr>
      <w:ins w:id="1993" w:author="UTENTE" w:date="2020-06-30T13:12:00Z">
        <w:r w:rsidRPr="00224F9A">
          <w:rPr>
            <w:lang w:val="it-IT"/>
          </w:rPr>
          <w:t>n "In risposta al mio tono provocatorio, Isaac alza un sopracciglio."</w:t>
        </w:r>
      </w:ins>
    </w:p>
    <w:p w14:paraId="25BD6D3D" w14:textId="77777777" w:rsidR="00D322F6" w:rsidRPr="00224F9A" w:rsidRDefault="00D322F6" w:rsidP="00D322F6">
      <w:pPr>
        <w:pStyle w:val="Paragrafoelenco"/>
        <w:numPr>
          <w:ilvl w:val="0"/>
          <w:numId w:val="9"/>
        </w:numPr>
        <w:spacing w:line="600" w:lineRule="auto"/>
        <w:ind w:left="360"/>
        <w:jc w:val="both"/>
        <w:rPr>
          <w:ins w:id="1994" w:author="UTENTE" w:date="2020-06-30T13:12:00Z"/>
          <w:lang w:val="it-IT"/>
        </w:rPr>
      </w:pPr>
      <w:ins w:id="1995" w:author="UTENTE" w:date="2020-06-30T13:12:00Z">
        <w:r w:rsidRPr="00224F9A">
          <w:rPr>
            <w:lang w:val="it-IT"/>
          </w:rPr>
          <w:t>n "Non dovrei essere troppo aggressivo. Un uomo come lui potrebbe avere molti brutti assi nella manica."</w:t>
        </w:r>
      </w:ins>
    </w:p>
    <w:p w14:paraId="6F1473B5" w14:textId="77777777" w:rsidR="00D322F6" w:rsidRPr="00224F9A" w:rsidRDefault="00D322F6" w:rsidP="00D322F6">
      <w:pPr>
        <w:pStyle w:val="Paragrafoelenco"/>
        <w:numPr>
          <w:ilvl w:val="0"/>
          <w:numId w:val="9"/>
        </w:numPr>
        <w:spacing w:line="600" w:lineRule="auto"/>
        <w:ind w:left="360"/>
        <w:jc w:val="both"/>
        <w:rPr>
          <w:ins w:id="1996" w:author="UTENTE" w:date="2020-06-30T13:12:00Z"/>
          <w:lang w:val="it-IT"/>
        </w:rPr>
      </w:pPr>
      <w:ins w:id="1997" w:author="UTENTE" w:date="2020-06-30T13:12:00Z">
        <w:r w:rsidRPr="00224F9A">
          <w:rPr>
            <w:lang w:val="it-IT"/>
          </w:rPr>
          <w:t>n "Alzando le spalle con nonchalance, gli butto la risposta più vaga possibile."</w:t>
        </w:r>
      </w:ins>
    </w:p>
    <w:p w14:paraId="7EA7C995" w14:textId="77777777" w:rsidR="00D322F6" w:rsidRPr="00224F9A" w:rsidRDefault="00D322F6" w:rsidP="00D322F6">
      <w:pPr>
        <w:pStyle w:val="Paragrafoelenco"/>
        <w:numPr>
          <w:ilvl w:val="0"/>
          <w:numId w:val="9"/>
        </w:numPr>
        <w:spacing w:line="600" w:lineRule="auto"/>
        <w:ind w:left="360"/>
        <w:jc w:val="both"/>
        <w:rPr>
          <w:ins w:id="1998" w:author="UTENTE" w:date="2020-06-30T13:12:00Z"/>
          <w:lang w:val="it-IT"/>
        </w:rPr>
      </w:pPr>
      <w:ins w:id="1999" w:author="UTENTE" w:date="2020-06-30T13:12:00Z">
        <w:r w:rsidRPr="00224F9A">
          <w:rPr>
            <w:lang w:val="it-IT"/>
          </w:rPr>
          <w:t>mc "\"È importante sapere cosa succede a San Fran, no?\""</w:t>
        </w:r>
      </w:ins>
    </w:p>
    <w:p w14:paraId="05ED4973" w14:textId="77777777" w:rsidR="00D322F6" w:rsidRPr="00224F9A" w:rsidRDefault="00D322F6" w:rsidP="00D322F6">
      <w:pPr>
        <w:pStyle w:val="Paragrafoelenco"/>
        <w:numPr>
          <w:ilvl w:val="0"/>
          <w:numId w:val="9"/>
        </w:numPr>
        <w:spacing w:line="600" w:lineRule="auto"/>
        <w:ind w:left="360"/>
        <w:jc w:val="both"/>
        <w:rPr>
          <w:ins w:id="2000" w:author="UTENTE" w:date="2020-06-30T13:12:00Z"/>
          <w:lang w:val="it-IT"/>
        </w:rPr>
      </w:pPr>
      <w:ins w:id="2001" w:author="UTENTE" w:date="2020-06-30T13:12:00Z">
        <w:r w:rsidRPr="00224F9A">
          <w:rPr>
            <w:lang w:val="it-IT"/>
          </w:rPr>
          <w:t>mc "\"Non voglio ritrovarmi nella parte sbagliata della città mentre accade qualcosa di sospetto. È solo istinto di sopravvivenza."</w:t>
        </w:r>
      </w:ins>
    </w:p>
    <w:p w14:paraId="7B277F0A" w14:textId="77777777" w:rsidR="00D322F6" w:rsidRPr="00224F9A" w:rsidRDefault="00D322F6" w:rsidP="00D322F6">
      <w:pPr>
        <w:pStyle w:val="Paragrafoelenco"/>
        <w:numPr>
          <w:ilvl w:val="0"/>
          <w:numId w:val="9"/>
        </w:numPr>
        <w:spacing w:line="600" w:lineRule="auto"/>
        <w:ind w:left="360"/>
        <w:jc w:val="both"/>
        <w:rPr>
          <w:ins w:id="2002" w:author="UTENTE" w:date="2020-06-30T13:12:00Z"/>
          <w:lang w:val="it-IT"/>
        </w:rPr>
      </w:pPr>
      <w:ins w:id="2003" w:author="UTENTE" w:date="2020-06-30T13:12:00Z">
        <w:r w:rsidRPr="00224F9A">
          <w:rPr>
            <w:lang w:val="it-IT"/>
          </w:rPr>
          <w:t>i "\"…\""</w:t>
        </w:r>
      </w:ins>
    </w:p>
    <w:p w14:paraId="3541A0AA" w14:textId="77777777" w:rsidR="00D322F6" w:rsidRPr="00224F9A" w:rsidRDefault="00D322F6" w:rsidP="00D322F6">
      <w:pPr>
        <w:pStyle w:val="Paragrafoelenco"/>
        <w:numPr>
          <w:ilvl w:val="0"/>
          <w:numId w:val="9"/>
        </w:numPr>
        <w:spacing w:line="600" w:lineRule="auto"/>
        <w:ind w:left="360"/>
        <w:jc w:val="both"/>
        <w:rPr>
          <w:ins w:id="2004" w:author="UTENTE" w:date="2020-06-30T13:12:00Z"/>
          <w:lang w:val="it-IT"/>
        </w:rPr>
      </w:pPr>
      <w:ins w:id="2005" w:author="UTENTE" w:date="2020-06-30T13:12:00Z">
        <w:r w:rsidRPr="00224F9A">
          <w:rPr>
            <w:lang w:val="it-IT"/>
          </w:rPr>
          <w:t>n "-Per qualche motivo, il mio commento fa comparire un sorrisetto sul volto di Isaac, che inclina scherzosamente la testa di lato."</w:t>
        </w:r>
      </w:ins>
    </w:p>
    <w:p w14:paraId="31BD6151" w14:textId="77777777" w:rsidR="00D322F6" w:rsidRPr="00224F9A" w:rsidRDefault="00D322F6" w:rsidP="00D322F6">
      <w:pPr>
        <w:pStyle w:val="Paragrafoelenco"/>
        <w:numPr>
          <w:ilvl w:val="0"/>
          <w:numId w:val="9"/>
        </w:numPr>
        <w:spacing w:line="600" w:lineRule="auto"/>
        <w:ind w:left="360"/>
        <w:jc w:val="both"/>
        <w:rPr>
          <w:ins w:id="2006" w:author="UTENTE" w:date="2020-06-30T13:12:00Z"/>
          <w:lang w:val="it-IT"/>
        </w:rPr>
      </w:pPr>
      <w:ins w:id="2007" w:author="UTENTE" w:date="2020-06-30T13:12:00Z">
        <w:r w:rsidRPr="00224F9A">
          <w:rPr>
            <w:lang w:val="it-IT"/>
          </w:rPr>
          <w:t>i "\"Oh quindi stai solo cercando di proteggere te stesso, hm?\""</w:t>
        </w:r>
      </w:ins>
    </w:p>
    <w:p w14:paraId="494B25CF" w14:textId="77777777" w:rsidR="00D322F6" w:rsidRPr="00224F9A" w:rsidRDefault="00D322F6" w:rsidP="00D322F6">
      <w:pPr>
        <w:pStyle w:val="Paragrafoelenco"/>
        <w:numPr>
          <w:ilvl w:val="0"/>
          <w:numId w:val="9"/>
        </w:numPr>
        <w:spacing w:line="600" w:lineRule="auto"/>
        <w:ind w:left="360"/>
        <w:jc w:val="both"/>
        <w:rPr>
          <w:ins w:id="2008" w:author="UTENTE" w:date="2020-06-30T13:12:00Z"/>
          <w:lang w:val="it-IT"/>
        </w:rPr>
      </w:pPr>
      <w:ins w:id="2009" w:author="UTENTE" w:date="2020-06-30T13:12:00Z">
        <w:r w:rsidRPr="00224F9A">
          <w:rPr>
            <w:lang w:val="it-IT"/>
          </w:rPr>
          <w:t>i "\"Che tenero…Lo farei anche io, fossi in te.\""</w:t>
        </w:r>
      </w:ins>
    </w:p>
    <w:p w14:paraId="62F657AE" w14:textId="77777777" w:rsidR="00D322F6" w:rsidRPr="00224F9A" w:rsidRDefault="00D322F6" w:rsidP="00D322F6">
      <w:pPr>
        <w:pStyle w:val="Paragrafoelenco"/>
        <w:numPr>
          <w:ilvl w:val="0"/>
          <w:numId w:val="9"/>
        </w:numPr>
        <w:spacing w:line="600" w:lineRule="auto"/>
        <w:ind w:left="360"/>
        <w:jc w:val="both"/>
        <w:rPr>
          <w:ins w:id="2010" w:author="UTENTE" w:date="2020-06-30T13:12:00Z"/>
          <w:lang w:val="it-IT"/>
        </w:rPr>
      </w:pPr>
      <w:ins w:id="2011" w:author="UTENTE" w:date="2020-06-30T13:12:00Z">
        <w:r w:rsidRPr="00224F9A">
          <w:rPr>
            <w:lang w:val="it-IT"/>
          </w:rPr>
          <w:t>n "L'accenno di malizia che si insidia nel suo tono suona quasi come se -"</w:t>
        </w:r>
      </w:ins>
    </w:p>
    <w:p w14:paraId="1F8E941E" w14:textId="77777777" w:rsidR="00D322F6" w:rsidRPr="00224F9A" w:rsidRDefault="00D322F6" w:rsidP="00D322F6">
      <w:pPr>
        <w:pStyle w:val="Paragrafoelenco"/>
        <w:numPr>
          <w:ilvl w:val="0"/>
          <w:numId w:val="9"/>
        </w:numPr>
        <w:spacing w:line="600" w:lineRule="auto"/>
        <w:ind w:left="360"/>
        <w:jc w:val="both"/>
        <w:rPr>
          <w:ins w:id="2012" w:author="UTENTE" w:date="2020-06-30T13:12:00Z"/>
          <w:lang w:val="it-IT"/>
        </w:rPr>
      </w:pPr>
      <w:ins w:id="2013" w:author="UTENTE" w:date="2020-06-30T13:12:00Z">
        <w:r w:rsidRPr="00224F9A">
          <w:rPr>
            <w:lang w:val="it-IT"/>
          </w:rPr>
          <w:t>n "No, no, scuramente sto capendo male.{w}Perché mai un facoltoso uomo d'affari come lui dovrebbe flirtare come me?"</w:t>
        </w:r>
        <w:r w:rsidRPr="00224F9A">
          <w:rPr>
            <w:lang w:val="it-IT"/>
          </w:rPr>
          <w:br w:type="page"/>
        </w:r>
      </w:ins>
    </w:p>
    <w:p w14:paraId="673B7321" w14:textId="77777777" w:rsidR="00D322F6" w:rsidRPr="002A1B9A" w:rsidRDefault="00D322F6" w:rsidP="00D322F6">
      <w:pPr>
        <w:pStyle w:val="Paragrafoelenco"/>
        <w:numPr>
          <w:ilvl w:val="0"/>
          <w:numId w:val="8"/>
        </w:numPr>
        <w:spacing w:line="600" w:lineRule="auto"/>
        <w:ind w:left="720"/>
        <w:rPr>
          <w:ins w:id="2014" w:author="UTENTE" w:date="2020-06-30T13:13:00Z"/>
          <w:lang w:val="en-US"/>
        </w:rPr>
      </w:pPr>
      <w:ins w:id="2015" w:author="UTENTE" w:date="2020-06-30T13:13:00Z">
        <w:r w:rsidRPr="002A1B9A">
          <w:rPr>
            <w:lang w:val="en-US"/>
          </w:rPr>
          <w:lastRenderedPageBreak/>
          <w:t>mc "\"Don't make it sound so egotistical. I have friends to look out for, too.\""</w:t>
        </w:r>
      </w:ins>
    </w:p>
    <w:p w14:paraId="6EBCAD20" w14:textId="77777777" w:rsidR="00D322F6" w:rsidRPr="002A1B9A" w:rsidRDefault="00D322F6" w:rsidP="00D322F6">
      <w:pPr>
        <w:pStyle w:val="Paragrafoelenco"/>
        <w:numPr>
          <w:ilvl w:val="0"/>
          <w:numId w:val="8"/>
        </w:numPr>
        <w:spacing w:line="600" w:lineRule="auto"/>
        <w:ind w:left="720"/>
        <w:rPr>
          <w:ins w:id="2016" w:author="UTENTE" w:date="2020-06-30T13:13:00Z"/>
          <w:lang w:val="en-US"/>
        </w:rPr>
      </w:pPr>
      <w:ins w:id="2017" w:author="UTENTE" w:date="2020-06-30T13:13:00Z">
        <w:r w:rsidRPr="002A1B9A">
          <w:rPr>
            <w:lang w:val="en-US"/>
          </w:rPr>
          <w:t>mc "\"I've got customers and my boss to worry about, too… that's why I have to keep an eye on shady types around the diner.\""</w:t>
        </w:r>
      </w:ins>
    </w:p>
    <w:p w14:paraId="574A934B" w14:textId="77777777" w:rsidR="00D322F6" w:rsidRPr="002A1B9A" w:rsidRDefault="00D322F6" w:rsidP="00D322F6">
      <w:pPr>
        <w:pStyle w:val="Paragrafoelenco"/>
        <w:numPr>
          <w:ilvl w:val="0"/>
          <w:numId w:val="8"/>
        </w:numPr>
        <w:spacing w:line="600" w:lineRule="auto"/>
        <w:ind w:left="720"/>
        <w:rPr>
          <w:ins w:id="2018" w:author="UTENTE" w:date="2020-06-30T13:13:00Z"/>
          <w:lang w:val="en-US"/>
        </w:rPr>
      </w:pPr>
      <w:ins w:id="2019" w:author="UTENTE" w:date="2020-06-30T13:13:00Z">
        <w:r w:rsidRPr="002A1B9A">
          <w:rPr>
            <w:lang w:val="en-US"/>
          </w:rPr>
          <w:t>i "\"Uh-huh. I'm sure.\""</w:t>
        </w:r>
      </w:ins>
    </w:p>
    <w:p w14:paraId="63018906" w14:textId="77777777" w:rsidR="00D322F6" w:rsidRPr="002A1B9A" w:rsidRDefault="00D322F6" w:rsidP="00D322F6">
      <w:pPr>
        <w:pStyle w:val="Paragrafoelenco"/>
        <w:numPr>
          <w:ilvl w:val="0"/>
          <w:numId w:val="8"/>
        </w:numPr>
        <w:spacing w:line="600" w:lineRule="auto"/>
        <w:ind w:left="720"/>
        <w:rPr>
          <w:ins w:id="2020" w:author="UTENTE" w:date="2020-06-30T13:13:00Z"/>
          <w:lang w:val="en-US"/>
        </w:rPr>
      </w:pPr>
      <w:ins w:id="2021" w:author="UTENTE" w:date="2020-06-30T13:13:00Z">
        <w:r w:rsidRPr="002A1B9A">
          <w:rPr>
            <w:lang w:val="en-US"/>
          </w:rPr>
          <w:t>n "With an unconvinced chuckle, Isaac saunters towards me, stopping only when he enters 'too close' territory."</w:t>
        </w:r>
      </w:ins>
    </w:p>
    <w:p w14:paraId="4CF290C8" w14:textId="77777777" w:rsidR="00D322F6" w:rsidRPr="002A1B9A" w:rsidRDefault="00D322F6" w:rsidP="00D322F6">
      <w:pPr>
        <w:pStyle w:val="Paragrafoelenco"/>
        <w:numPr>
          <w:ilvl w:val="0"/>
          <w:numId w:val="8"/>
        </w:numPr>
        <w:spacing w:line="600" w:lineRule="auto"/>
        <w:ind w:left="720"/>
        <w:rPr>
          <w:ins w:id="2022" w:author="UTENTE" w:date="2020-06-30T13:13:00Z"/>
          <w:lang w:val="en-US"/>
        </w:rPr>
      </w:pPr>
      <w:ins w:id="2023" w:author="UTENTE" w:date="2020-06-30T13:13:00Z">
        <w:r w:rsidRPr="002A1B9A">
          <w:rPr>
            <w:lang w:val="en-US"/>
          </w:rPr>
          <w:t>n "–Well, if he's trying to make me back down, too bad."</w:t>
        </w:r>
      </w:ins>
    </w:p>
    <w:p w14:paraId="10A92E30" w14:textId="77777777" w:rsidR="00D322F6" w:rsidRPr="002A1B9A" w:rsidRDefault="00D322F6" w:rsidP="00D322F6">
      <w:pPr>
        <w:pStyle w:val="Paragrafoelenco"/>
        <w:numPr>
          <w:ilvl w:val="0"/>
          <w:numId w:val="8"/>
        </w:numPr>
        <w:spacing w:line="600" w:lineRule="auto"/>
        <w:ind w:left="720"/>
        <w:rPr>
          <w:ins w:id="2024" w:author="UTENTE" w:date="2020-06-30T13:13:00Z"/>
          <w:lang w:val="en-US"/>
        </w:rPr>
      </w:pPr>
      <w:ins w:id="2025" w:author="UTENTE" w:date="2020-06-30T13:13:00Z">
        <w:r w:rsidRPr="002A1B9A">
          <w:rPr>
            <w:lang w:val="en-US"/>
          </w:rPr>
          <w:t>n "No way I'll cower away from some fancy guy like him, even if he is taller than me. I have at least a little pride left."</w:t>
        </w:r>
      </w:ins>
    </w:p>
    <w:p w14:paraId="455D9FA2" w14:textId="77777777" w:rsidR="00D322F6" w:rsidRPr="002A1B9A" w:rsidRDefault="00D322F6" w:rsidP="00D322F6">
      <w:pPr>
        <w:pStyle w:val="Paragrafoelenco"/>
        <w:numPr>
          <w:ilvl w:val="0"/>
          <w:numId w:val="8"/>
        </w:numPr>
        <w:spacing w:line="600" w:lineRule="auto"/>
        <w:ind w:left="720"/>
        <w:rPr>
          <w:ins w:id="2026" w:author="UTENTE" w:date="2020-06-30T13:13:00Z"/>
          <w:lang w:val="en-US"/>
        </w:rPr>
      </w:pPr>
      <w:ins w:id="2027" w:author="UTENTE" w:date="2020-06-30T13:13:00Z">
        <w:r w:rsidRPr="002A1B9A">
          <w:rPr>
            <w:lang w:val="en-US"/>
          </w:rPr>
          <w:t>n "I want to pull back, but I manage to swallow my nervousness and stay in place."</w:t>
        </w:r>
      </w:ins>
    </w:p>
    <w:p w14:paraId="33C1EC88" w14:textId="77777777" w:rsidR="00D322F6" w:rsidRPr="002A1B9A" w:rsidRDefault="00D322F6" w:rsidP="00D322F6">
      <w:pPr>
        <w:pStyle w:val="Paragrafoelenco"/>
        <w:numPr>
          <w:ilvl w:val="0"/>
          <w:numId w:val="8"/>
        </w:numPr>
        <w:spacing w:line="600" w:lineRule="auto"/>
        <w:ind w:left="720"/>
        <w:rPr>
          <w:ins w:id="2028" w:author="UTENTE" w:date="2020-06-30T13:13:00Z"/>
          <w:lang w:val="en-US"/>
        </w:rPr>
      </w:pPr>
      <w:ins w:id="2029" w:author="UTENTE" w:date="2020-06-30T13:13:00Z">
        <w:r w:rsidRPr="002A1B9A">
          <w:rPr>
            <w:lang w:val="en-US"/>
          </w:rPr>
          <w:t>n "He's probably just a businessman, but there's something about him that's different… unnerving."</w:t>
        </w:r>
      </w:ins>
    </w:p>
    <w:p w14:paraId="319BFFB7" w14:textId="77777777" w:rsidR="00D322F6" w:rsidRPr="002A1B9A" w:rsidRDefault="00D322F6" w:rsidP="00D322F6">
      <w:pPr>
        <w:pStyle w:val="Paragrafoelenco"/>
        <w:numPr>
          <w:ilvl w:val="0"/>
          <w:numId w:val="8"/>
        </w:numPr>
        <w:spacing w:line="600" w:lineRule="auto"/>
        <w:ind w:left="720"/>
        <w:rPr>
          <w:ins w:id="2030" w:author="UTENTE" w:date="2020-06-30T13:13:00Z"/>
          <w:lang w:val="en-US"/>
        </w:rPr>
      </w:pPr>
      <w:ins w:id="2031" w:author="UTENTE" w:date="2020-06-30T13:13:00Z">
        <w:r w:rsidRPr="002A1B9A">
          <w:rPr>
            <w:lang w:val="en-US"/>
          </w:rPr>
          <w:t>i "\"…\""</w:t>
        </w:r>
      </w:ins>
    </w:p>
    <w:p w14:paraId="48ADCEF2" w14:textId="77777777" w:rsidR="00D322F6" w:rsidRPr="002A1B9A" w:rsidRDefault="00D322F6" w:rsidP="00D322F6">
      <w:pPr>
        <w:pStyle w:val="Paragrafoelenco"/>
        <w:numPr>
          <w:ilvl w:val="0"/>
          <w:numId w:val="8"/>
        </w:numPr>
        <w:spacing w:line="600" w:lineRule="auto"/>
        <w:ind w:left="720"/>
        <w:rPr>
          <w:ins w:id="2032" w:author="UTENTE" w:date="2020-06-30T13:13:00Z"/>
          <w:lang w:val="en-US"/>
        </w:rPr>
      </w:pPr>
      <w:ins w:id="2033" w:author="UTENTE" w:date="2020-06-30T13:13:00Z">
        <w:r w:rsidRPr="002A1B9A">
          <w:rPr>
            <w:lang w:val="en-US"/>
          </w:rPr>
          <w:t>n "Isaac bends down to peer into my face, close enough for me to see every detail of my reflection in his glasses."</w:t>
        </w:r>
      </w:ins>
    </w:p>
    <w:p w14:paraId="4EE8EDFC" w14:textId="77777777" w:rsidR="00D322F6" w:rsidRPr="002A1B9A" w:rsidRDefault="00D322F6" w:rsidP="00D322F6">
      <w:pPr>
        <w:pStyle w:val="Paragrafoelenco"/>
        <w:numPr>
          <w:ilvl w:val="0"/>
          <w:numId w:val="8"/>
        </w:numPr>
        <w:spacing w:line="600" w:lineRule="auto"/>
        <w:ind w:left="720"/>
        <w:rPr>
          <w:ins w:id="2034" w:author="UTENTE" w:date="2020-06-30T13:13:00Z"/>
          <w:lang w:val="en-US"/>
        </w:rPr>
      </w:pPr>
      <w:ins w:id="2035" w:author="UTENTE" w:date="2020-06-30T13:13:00Z">
        <w:r w:rsidRPr="002A1B9A">
          <w:rPr>
            <w:lang w:val="en-US"/>
          </w:rPr>
          <w:t>n "There's a sweet smell around him - some kind of cologne or shampoo - and it blocks out the stench from the dumpster nearby."</w:t>
        </w:r>
      </w:ins>
    </w:p>
    <w:p w14:paraId="58FEAEBE" w14:textId="77777777" w:rsidR="00D322F6" w:rsidRPr="002A1B9A" w:rsidRDefault="00D322F6" w:rsidP="00D322F6">
      <w:pPr>
        <w:pStyle w:val="Paragrafoelenco"/>
        <w:numPr>
          <w:ilvl w:val="0"/>
          <w:numId w:val="8"/>
        </w:numPr>
        <w:spacing w:line="600" w:lineRule="auto"/>
        <w:ind w:left="720"/>
        <w:rPr>
          <w:ins w:id="2036" w:author="UTENTE" w:date="2020-06-30T13:13:00Z"/>
          <w:lang w:val="en-US"/>
        </w:rPr>
      </w:pPr>
      <w:ins w:id="2037" w:author="UTENTE" w:date="2020-06-30T13:13:00Z">
        <w:r w:rsidRPr="002A1B9A">
          <w:rPr>
            <w:lang w:val="en-US"/>
          </w:rPr>
          <w:t>i "\"Tell me, what's your name?\""</w:t>
        </w:r>
      </w:ins>
    </w:p>
    <w:p w14:paraId="197654F2" w14:textId="64ED33BD" w:rsidR="00850C9D" w:rsidRPr="00D322F6" w:rsidRDefault="00D322F6" w:rsidP="00D322F6">
      <w:pPr>
        <w:pStyle w:val="Paragrafoelenco"/>
        <w:numPr>
          <w:ilvl w:val="0"/>
          <w:numId w:val="8"/>
        </w:numPr>
        <w:ind w:left="555" w:hanging="215"/>
        <w:rPr>
          <w:ins w:id="2038" w:author="UTENTE" w:date="2020-06-30T12:43:00Z"/>
          <w:lang w:val="en-US"/>
          <w:rPrChange w:id="2039" w:author="UTENTE" w:date="2020-06-30T13:13:00Z">
            <w:rPr>
              <w:ins w:id="2040" w:author="UTENTE" w:date="2020-06-30T12:43:00Z"/>
            </w:rPr>
          </w:rPrChange>
        </w:rPr>
        <w:pPrChange w:id="2041" w:author="UTENTE" w:date="2020-06-30T13:13:00Z">
          <w:pPr>
            <w:spacing w:line="240" w:lineRule="auto"/>
            <w:jc w:val="left"/>
          </w:pPr>
        </w:pPrChange>
      </w:pPr>
      <w:ins w:id="2042" w:author="UTENTE" w:date="2020-06-30T13:13:00Z">
        <w:r w:rsidRPr="00D322F6">
          <w:rPr>
            <w:lang w:val="en-US"/>
            <w:rPrChange w:id="2043" w:author="UTENTE" w:date="2020-06-30T13:13:00Z">
              <w:rPr/>
            </w:rPrChange>
          </w:rPr>
          <w:t>i "\"I'm Isaac, as you probably heard from the scary skinhead back there.\""</w:t>
        </w:r>
      </w:ins>
      <w:ins w:id="2044" w:author="UTENTE" w:date="2020-06-30T12:43:00Z">
        <w:r w:rsidR="00850C9D" w:rsidRPr="00D322F6">
          <w:rPr>
            <w:lang w:val="en-US"/>
            <w:rPrChange w:id="2045" w:author="UTENTE" w:date="2020-06-30T13:13:00Z">
              <w:rPr/>
            </w:rPrChange>
          </w:rPr>
          <w:br w:type="page"/>
        </w:r>
      </w:ins>
    </w:p>
    <w:p w14:paraId="7A4078C7" w14:textId="77777777" w:rsidR="00D322F6" w:rsidRPr="00224F9A" w:rsidRDefault="00D322F6" w:rsidP="00D322F6">
      <w:pPr>
        <w:pStyle w:val="Paragrafoelenco"/>
        <w:numPr>
          <w:ilvl w:val="0"/>
          <w:numId w:val="9"/>
        </w:numPr>
        <w:spacing w:line="600" w:lineRule="auto"/>
        <w:ind w:left="360"/>
        <w:jc w:val="both"/>
        <w:rPr>
          <w:ins w:id="2046" w:author="UTENTE" w:date="2020-06-30T13:17:00Z"/>
          <w:lang w:val="it-IT"/>
        </w:rPr>
      </w:pPr>
      <w:ins w:id="2047" w:author="UTENTE" w:date="2020-06-30T13:17:00Z">
        <w:r w:rsidRPr="00224F9A">
          <w:rPr>
            <w:lang w:val="it-IT"/>
          </w:rPr>
          <w:lastRenderedPageBreak/>
          <w:t>mc "\"Non farmi passare per quello egoista. Ho anche degli amici da proteggere.\""</w:t>
        </w:r>
      </w:ins>
    </w:p>
    <w:p w14:paraId="16666242" w14:textId="77777777" w:rsidR="00D322F6" w:rsidRPr="00224F9A" w:rsidRDefault="00D322F6" w:rsidP="00D322F6">
      <w:pPr>
        <w:pStyle w:val="Paragrafoelenco"/>
        <w:numPr>
          <w:ilvl w:val="0"/>
          <w:numId w:val="9"/>
        </w:numPr>
        <w:spacing w:line="600" w:lineRule="auto"/>
        <w:ind w:left="360"/>
        <w:jc w:val="both"/>
        <w:rPr>
          <w:ins w:id="2048" w:author="UTENTE" w:date="2020-06-30T13:17:00Z"/>
          <w:lang w:val="it-IT"/>
        </w:rPr>
      </w:pPr>
      <w:ins w:id="2049" w:author="UTENTE" w:date="2020-06-30T13:17:00Z">
        <w:r w:rsidRPr="00224F9A">
          <w:rPr>
            <w:lang w:val="it-IT"/>
          </w:rPr>
          <w:t>mc "\"Ho i miei clienti e il mio capo di cui preoccuparmi, anche… per questo devo tenere d’occhio i tizi loschi che girano attorno al locale."</w:t>
        </w:r>
      </w:ins>
    </w:p>
    <w:p w14:paraId="70D42A1B" w14:textId="77777777" w:rsidR="00D322F6" w:rsidRPr="00224F9A" w:rsidRDefault="00D322F6" w:rsidP="00D322F6">
      <w:pPr>
        <w:pStyle w:val="Paragrafoelenco"/>
        <w:numPr>
          <w:ilvl w:val="0"/>
          <w:numId w:val="9"/>
        </w:numPr>
        <w:spacing w:line="600" w:lineRule="auto"/>
        <w:ind w:left="360"/>
        <w:jc w:val="both"/>
        <w:rPr>
          <w:ins w:id="2050" w:author="UTENTE" w:date="2020-06-30T13:17:00Z"/>
          <w:lang w:val="it-IT"/>
        </w:rPr>
      </w:pPr>
      <w:ins w:id="2051" w:author="UTENTE" w:date="2020-06-30T13:17:00Z">
        <w:r w:rsidRPr="00224F9A">
          <w:rPr>
            <w:lang w:val="it-IT"/>
          </w:rPr>
          <w:t>i "\"Hm-hm, ne sono certo.\""</w:t>
        </w:r>
      </w:ins>
    </w:p>
    <w:p w14:paraId="16604D7D" w14:textId="77777777" w:rsidR="00D322F6" w:rsidRPr="00224F9A" w:rsidRDefault="00D322F6" w:rsidP="00D322F6">
      <w:pPr>
        <w:pStyle w:val="Paragrafoelenco"/>
        <w:numPr>
          <w:ilvl w:val="0"/>
          <w:numId w:val="9"/>
        </w:numPr>
        <w:spacing w:line="600" w:lineRule="auto"/>
        <w:ind w:left="360"/>
        <w:jc w:val="both"/>
        <w:rPr>
          <w:ins w:id="2052" w:author="UTENTE" w:date="2020-06-30T13:17:00Z"/>
          <w:lang w:val="it-IT"/>
        </w:rPr>
      </w:pPr>
      <w:ins w:id="2053" w:author="UTENTE" w:date="2020-06-30T13:17:00Z">
        <w:r w:rsidRPr="00224F9A">
          <w:rPr>
            <w:lang w:val="it-IT"/>
          </w:rPr>
          <w:t>n "Con una risatina poco convincente, Isaac passeggia tranquillamente verso di me, fermandosi solo una volta entrato in territorio 'troppo amico’."</w:t>
        </w:r>
      </w:ins>
    </w:p>
    <w:p w14:paraId="07897BAC" w14:textId="77777777" w:rsidR="00D322F6" w:rsidRPr="00224F9A" w:rsidRDefault="00D322F6" w:rsidP="00D322F6">
      <w:pPr>
        <w:pStyle w:val="Paragrafoelenco"/>
        <w:numPr>
          <w:ilvl w:val="0"/>
          <w:numId w:val="9"/>
        </w:numPr>
        <w:spacing w:line="600" w:lineRule="auto"/>
        <w:ind w:left="360"/>
        <w:jc w:val="both"/>
        <w:rPr>
          <w:ins w:id="2054" w:author="UTENTE" w:date="2020-06-30T13:17:00Z"/>
          <w:lang w:val="it-IT"/>
        </w:rPr>
      </w:pPr>
      <w:ins w:id="2055" w:author="UTENTE" w:date="2020-06-30T13:17:00Z">
        <w:r w:rsidRPr="00224F9A">
          <w:rPr>
            <w:lang w:val="it-IT"/>
          </w:rPr>
          <w:t>n "- Beh, se il suo obbiettivo è farmi indietreggiare, mi dispiace per lui."</w:t>
        </w:r>
      </w:ins>
    </w:p>
    <w:p w14:paraId="405A1EFF" w14:textId="77777777" w:rsidR="00D322F6" w:rsidRPr="00224F9A" w:rsidRDefault="00D322F6" w:rsidP="00D322F6">
      <w:pPr>
        <w:pStyle w:val="Paragrafoelenco"/>
        <w:numPr>
          <w:ilvl w:val="0"/>
          <w:numId w:val="9"/>
        </w:numPr>
        <w:spacing w:line="600" w:lineRule="auto"/>
        <w:ind w:left="360"/>
        <w:jc w:val="both"/>
        <w:rPr>
          <w:ins w:id="2056" w:author="UTENTE" w:date="2020-06-30T13:17:00Z"/>
          <w:lang w:val="it-IT"/>
        </w:rPr>
      </w:pPr>
      <w:ins w:id="2057" w:author="UTENTE" w:date="2020-06-30T13:17:00Z">
        <w:r w:rsidRPr="00224F9A">
          <w:rPr>
            <w:lang w:val="it-IT"/>
          </w:rPr>
          <w:t>n "Non mi allontanerò impaurito da un elegantone come lui, anche se è più alto di me. Ho ancora un briciolo di dignità."</w:t>
        </w:r>
      </w:ins>
    </w:p>
    <w:p w14:paraId="5C63E83D" w14:textId="77777777" w:rsidR="00D322F6" w:rsidRPr="00224F9A" w:rsidRDefault="00D322F6" w:rsidP="00D322F6">
      <w:pPr>
        <w:pStyle w:val="Paragrafoelenco"/>
        <w:numPr>
          <w:ilvl w:val="0"/>
          <w:numId w:val="9"/>
        </w:numPr>
        <w:spacing w:line="600" w:lineRule="auto"/>
        <w:ind w:left="360"/>
        <w:jc w:val="both"/>
        <w:rPr>
          <w:ins w:id="2058" w:author="UTENTE" w:date="2020-06-30T13:17:00Z"/>
          <w:lang w:val="it-IT"/>
        </w:rPr>
      </w:pPr>
      <w:ins w:id="2059" w:author="UTENTE" w:date="2020-06-30T13:17:00Z">
        <w:r w:rsidRPr="00224F9A">
          <w:rPr>
            <w:lang w:val="it-IT"/>
          </w:rPr>
          <w:t>n "Vorrei ritrarmi, ma riesco a combattere l’agitazione e rimanere fermo."</w:t>
        </w:r>
      </w:ins>
    </w:p>
    <w:p w14:paraId="7FD1508F" w14:textId="77777777" w:rsidR="00D322F6" w:rsidRPr="00224F9A" w:rsidRDefault="00D322F6" w:rsidP="00D322F6">
      <w:pPr>
        <w:pStyle w:val="Paragrafoelenco"/>
        <w:numPr>
          <w:ilvl w:val="0"/>
          <w:numId w:val="9"/>
        </w:numPr>
        <w:spacing w:line="600" w:lineRule="auto"/>
        <w:ind w:left="360"/>
        <w:jc w:val="both"/>
        <w:rPr>
          <w:ins w:id="2060" w:author="UTENTE" w:date="2020-06-30T13:17:00Z"/>
          <w:lang w:val="it-IT"/>
        </w:rPr>
      </w:pPr>
      <w:ins w:id="2061" w:author="UTENTE" w:date="2020-06-30T13:17:00Z">
        <w:r w:rsidRPr="00224F9A">
          <w:rPr>
            <w:lang w:val="it-IT"/>
          </w:rPr>
          <w:t>n "È probabilmente solo un uomo d'affari, ma c'è qualcosa di diverso in lui… qualcosa di inquietante."</w:t>
        </w:r>
      </w:ins>
    </w:p>
    <w:p w14:paraId="1C0C8D70" w14:textId="77777777" w:rsidR="00D322F6" w:rsidRPr="00224F9A" w:rsidRDefault="00D322F6" w:rsidP="00D322F6">
      <w:pPr>
        <w:pStyle w:val="Paragrafoelenco"/>
        <w:numPr>
          <w:ilvl w:val="0"/>
          <w:numId w:val="9"/>
        </w:numPr>
        <w:spacing w:line="600" w:lineRule="auto"/>
        <w:ind w:left="360"/>
        <w:jc w:val="both"/>
        <w:rPr>
          <w:ins w:id="2062" w:author="UTENTE" w:date="2020-06-30T13:17:00Z"/>
          <w:lang w:val="it-IT"/>
        </w:rPr>
      </w:pPr>
      <w:ins w:id="2063" w:author="UTENTE" w:date="2020-06-30T13:17:00Z">
        <w:r w:rsidRPr="00224F9A">
          <w:rPr>
            <w:lang w:val="it-IT"/>
          </w:rPr>
          <w:t>i "\"…\""</w:t>
        </w:r>
      </w:ins>
    </w:p>
    <w:p w14:paraId="289AD589" w14:textId="77777777" w:rsidR="00D322F6" w:rsidRPr="00224F9A" w:rsidRDefault="00D322F6" w:rsidP="00D322F6">
      <w:pPr>
        <w:pStyle w:val="Paragrafoelenco"/>
        <w:numPr>
          <w:ilvl w:val="0"/>
          <w:numId w:val="9"/>
        </w:numPr>
        <w:spacing w:line="600" w:lineRule="auto"/>
        <w:ind w:left="360"/>
        <w:jc w:val="both"/>
        <w:rPr>
          <w:ins w:id="2064" w:author="UTENTE" w:date="2020-06-30T13:17:00Z"/>
          <w:lang w:val="it-IT"/>
        </w:rPr>
      </w:pPr>
      <w:ins w:id="2065" w:author="UTENTE" w:date="2020-06-30T13:17:00Z">
        <w:r w:rsidRPr="00224F9A">
          <w:rPr>
            <w:lang w:val="it-IT"/>
          </w:rPr>
          <w:t>n "Isaac si abbassa per osservarmi in viso, così vicino che potevo vedere ogni dettaglio della mia faccia riflesso nei suoi occhiali."</w:t>
        </w:r>
      </w:ins>
    </w:p>
    <w:p w14:paraId="56FEA60F" w14:textId="77777777" w:rsidR="00D322F6" w:rsidRPr="00224F9A" w:rsidRDefault="00D322F6" w:rsidP="00D322F6">
      <w:pPr>
        <w:pStyle w:val="Paragrafoelenco"/>
        <w:numPr>
          <w:ilvl w:val="0"/>
          <w:numId w:val="9"/>
        </w:numPr>
        <w:spacing w:line="600" w:lineRule="auto"/>
        <w:ind w:left="360"/>
        <w:jc w:val="both"/>
        <w:rPr>
          <w:ins w:id="2066" w:author="UTENTE" w:date="2020-06-30T13:17:00Z"/>
          <w:lang w:val="it-IT"/>
        </w:rPr>
      </w:pPr>
      <w:ins w:id="2067" w:author="UTENTE" w:date="2020-06-30T13:17:00Z">
        <w:r w:rsidRPr="00224F9A">
          <w:rPr>
            <w:lang w:val="it-IT"/>
          </w:rPr>
          <w:t>n "Un odore dolce lo circonda, forse una colonia o uno shampoo, che blocca la puzza della vicina discarica."</w:t>
        </w:r>
      </w:ins>
    </w:p>
    <w:p w14:paraId="02357D9F" w14:textId="77777777" w:rsidR="00D322F6" w:rsidRPr="00224F9A" w:rsidRDefault="00D322F6" w:rsidP="00D322F6">
      <w:pPr>
        <w:pStyle w:val="Paragrafoelenco"/>
        <w:numPr>
          <w:ilvl w:val="0"/>
          <w:numId w:val="9"/>
        </w:numPr>
        <w:spacing w:line="600" w:lineRule="auto"/>
        <w:ind w:left="360"/>
        <w:jc w:val="both"/>
        <w:rPr>
          <w:ins w:id="2068" w:author="UTENTE" w:date="2020-06-30T13:17:00Z"/>
          <w:lang w:val="it-IT"/>
        </w:rPr>
      </w:pPr>
      <w:ins w:id="2069" w:author="UTENTE" w:date="2020-06-30T13:17:00Z">
        <w:r w:rsidRPr="00224F9A">
          <w:rPr>
            <w:lang w:val="it-IT"/>
          </w:rPr>
          <w:t>i "\"Dimmi, come ti chiami?\""</w:t>
        </w:r>
      </w:ins>
    </w:p>
    <w:p w14:paraId="4855C7A9" w14:textId="721D7A5D" w:rsidR="00850C9D" w:rsidRDefault="00D322F6" w:rsidP="00D322F6">
      <w:pPr>
        <w:pStyle w:val="Paragrafoelenco"/>
        <w:numPr>
          <w:ilvl w:val="0"/>
          <w:numId w:val="9"/>
        </w:numPr>
        <w:ind w:hanging="720"/>
        <w:rPr>
          <w:ins w:id="2070" w:author="UTENTE" w:date="2020-06-30T13:17:00Z"/>
          <w:lang w:val="it-IT"/>
        </w:rPr>
        <w:pPrChange w:id="2071" w:author="UTENTE" w:date="2020-06-30T13:17:00Z">
          <w:pPr>
            <w:spacing w:line="240" w:lineRule="auto"/>
            <w:jc w:val="left"/>
          </w:pPr>
        </w:pPrChange>
      </w:pPr>
      <w:ins w:id="2072" w:author="UTENTE" w:date="2020-06-30T13:17:00Z">
        <w:r w:rsidRPr="00D322F6">
          <w:rPr>
            <w:lang w:val="it-IT"/>
            <w:rPrChange w:id="2073" w:author="UTENTE" w:date="2020-06-30T13:17:00Z">
              <w:rPr/>
            </w:rPrChange>
          </w:rPr>
          <w:t>i "\"Io sono Isaac, come immagino tu abbia capito ascoltando il tizio rasato di prima."</w:t>
        </w:r>
      </w:ins>
    </w:p>
    <w:p w14:paraId="6FEC3878" w14:textId="543F4901" w:rsidR="00D322F6" w:rsidRDefault="00D322F6">
      <w:pPr>
        <w:spacing w:line="240" w:lineRule="auto"/>
        <w:jc w:val="left"/>
        <w:rPr>
          <w:ins w:id="2074" w:author="UTENTE" w:date="2020-06-30T13:17:00Z"/>
        </w:rPr>
      </w:pPr>
      <w:ins w:id="2075" w:author="UTENTE" w:date="2020-06-30T13:17:00Z">
        <w:r>
          <w:br w:type="page"/>
        </w:r>
      </w:ins>
    </w:p>
    <w:p w14:paraId="3D963183" w14:textId="599CC9CD" w:rsidR="00D322F6" w:rsidRPr="00D322F6" w:rsidRDefault="00D322F6" w:rsidP="00D322F6">
      <w:pPr>
        <w:pStyle w:val="Paragrafoelenco"/>
        <w:numPr>
          <w:ilvl w:val="0"/>
          <w:numId w:val="9"/>
        </w:numPr>
        <w:spacing w:line="600" w:lineRule="auto"/>
        <w:rPr>
          <w:ins w:id="2076" w:author="UTENTE" w:date="2020-06-30T13:17:00Z"/>
          <w:rFonts w:ascii="Calibri" w:eastAsia="Calibri" w:hAnsi="Calibri" w:cs="Times New Roman"/>
          <w:lang w:val="en-US"/>
          <w:rPrChange w:id="2077" w:author="UTENTE" w:date="2020-06-30T13:18:00Z">
            <w:rPr>
              <w:ins w:id="2078" w:author="UTENTE" w:date="2020-06-30T13:17:00Z"/>
            </w:rPr>
          </w:rPrChange>
        </w:rPr>
        <w:pPrChange w:id="2079" w:author="UTENTE" w:date="2020-06-30T13:18:00Z">
          <w:pPr>
            <w:numPr>
              <w:numId w:val="21"/>
            </w:numPr>
            <w:spacing w:line="600" w:lineRule="auto"/>
            <w:ind w:left="502" w:hanging="360"/>
            <w:contextualSpacing/>
            <w:jc w:val="left"/>
          </w:pPr>
        </w:pPrChange>
      </w:pPr>
      <w:ins w:id="2080" w:author="UTENTE" w:date="2020-06-30T13:17:00Z">
        <w:r w:rsidRPr="00D322F6">
          <w:rPr>
            <w:rFonts w:ascii="Calibri" w:eastAsia="Calibri" w:hAnsi="Calibri" w:cs="Times New Roman"/>
            <w:lang w:val="en-US"/>
            <w:rPrChange w:id="2081" w:author="UTENTE" w:date="2020-06-30T13:18:00Z">
              <w:rPr/>
            </w:rPrChange>
          </w:rPr>
          <w:lastRenderedPageBreak/>
          <w:t>n "He drops his voice to a whisper, and his gaze sparkles at me expectantly."</w:t>
        </w:r>
      </w:ins>
    </w:p>
    <w:p w14:paraId="45F63A31" w14:textId="28690B58" w:rsidR="00D322F6" w:rsidRPr="00D322F6" w:rsidRDefault="00D322F6" w:rsidP="00D322F6">
      <w:pPr>
        <w:pStyle w:val="Paragrafoelenco"/>
        <w:numPr>
          <w:ilvl w:val="0"/>
          <w:numId w:val="9"/>
        </w:numPr>
        <w:spacing w:line="600" w:lineRule="auto"/>
        <w:rPr>
          <w:ins w:id="2082" w:author="UTENTE" w:date="2020-06-30T13:17:00Z"/>
          <w:rFonts w:ascii="Calibri" w:eastAsia="Calibri" w:hAnsi="Calibri" w:cs="Times New Roman"/>
          <w:lang w:val="en-US"/>
          <w:rPrChange w:id="2083" w:author="UTENTE" w:date="2020-06-30T13:18:00Z">
            <w:rPr>
              <w:ins w:id="2084" w:author="UTENTE" w:date="2020-06-30T13:17:00Z"/>
            </w:rPr>
          </w:rPrChange>
        </w:rPr>
        <w:pPrChange w:id="2085" w:author="UTENTE" w:date="2020-06-30T13:18:00Z">
          <w:pPr>
            <w:numPr>
              <w:numId w:val="21"/>
            </w:numPr>
            <w:spacing w:line="600" w:lineRule="auto"/>
            <w:ind w:left="502" w:hanging="360"/>
            <w:contextualSpacing/>
            <w:jc w:val="left"/>
          </w:pPr>
        </w:pPrChange>
      </w:pPr>
      <w:ins w:id="2086" w:author="UTENTE" w:date="2020-06-30T13:17:00Z">
        <w:r w:rsidRPr="00D322F6">
          <w:rPr>
            <w:rFonts w:ascii="Calibri" w:eastAsia="Calibri" w:hAnsi="Calibri" w:cs="Times New Roman"/>
            <w:lang w:val="en-US"/>
            <w:rPrChange w:id="2087" w:author="UTENTE" w:date="2020-06-30T13:18:00Z">
              <w:rPr/>
            </w:rPrChange>
          </w:rPr>
          <w:t>mcp "\"…It's [mc].\""</w:t>
        </w:r>
      </w:ins>
    </w:p>
    <w:p w14:paraId="12234E35" w14:textId="77777777" w:rsidR="00D322F6" w:rsidRPr="00D322F6" w:rsidRDefault="00D322F6" w:rsidP="00D322F6">
      <w:pPr>
        <w:numPr>
          <w:ilvl w:val="0"/>
          <w:numId w:val="9"/>
        </w:numPr>
        <w:spacing w:line="600" w:lineRule="auto"/>
        <w:contextualSpacing/>
        <w:jc w:val="left"/>
        <w:rPr>
          <w:ins w:id="2088" w:author="UTENTE" w:date="2020-06-30T13:17:00Z"/>
          <w:rFonts w:ascii="Calibri" w:eastAsia="Calibri" w:hAnsi="Calibri" w:cs="Times New Roman"/>
          <w:lang w:val="en-US"/>
        </w:rPr>
        <w:pPrChange w:id="2089" w:author="UTENTE" w:date="2020-06-30T13:18:00Z">
          <w:pPr>
            <w:numPr>
              <w:numId w:val="21"/>
            </w:numPr>
            <w:spacing w:line="600" w:lineRule="auto"/>
            <w:ind w:left="720" w:hanging="360"/>
            <w:contextualSpacing/>
            <w:jc w:val="left"/>
          </w:pPr>
        </w:pPrChange>
      </w:pPr>
      <w:ins w:id="2090" w:author="UTENTE" w:date="2020-06-30T13:17:00Z">
        <w:r w:rsidRPr="00D322F6">
          <w:rPr>
            <w:rFonts w:ascii="Calibri" w:eastAsia="Calibri" w:hAnsi="Calibri" w:cs="Times New Roman"/>
            <w:lang w:val="en-US"/>
          </w:rPr>
          <w:t>mcp "\"Nice to meet you, Isaac. You seem like a real upstanding guy.\""</w:t>
        </w:r>
      </w:ins>
    </w:p>
    <w:p w14:paraId="6F7C0A03" w14:textId="77777777" w:rsidR="00D322F6" w:rsidRPr="00D322F6" w:rsidRDefault="00D322F6" w:rsidP="00D322F6">
      <w:pPr>
        <w:numPr>
          <w:ilvl w:val="0"/>
          <w:numId w:val="9"/>
        </w:numPr>
        <w:spacing w:line="600" w:lineRule="auto"/>
        <w:contextualSpacing/>
        <w:jc w:val="left"/>
        <w:rPr>
          <w:ins w:id="2091" w:author="UTENTE" w:date="2020-06-30T13:17:00Z"/>
          <w:rFonts w:ascii="Calibri" w:eastAsia="Calibri" w:hAnsi="Calibri" w:cs="Times New Roman"/>
          <w:lang w:val="en-US"/>
        </w:rPr>
        <w:pPrChange w:id="2092" w:author="UTENTE" w:date="2020-06-30T13:18:00Z">
          <w:pPr>
            <w:numPr>
              <w:numId w:val="21"/>
            </w:numPr>
            <w:spacing w:line="600" w:lineRule="auto"/>
            <w:ind w:left="720" w:hanging="360"/>
            <w:contextualSpacing/>
            <w:jc w:val="left"/>
          </w:pPr>
        </w:pPrChange>
      </w:pPr>
      <w:ins w:id="2093" w:author="UTENTE" w:date="2020-06-30T13:17:00Z">
        <w:r w:rsidRPr="00D322F6">
          <w:rPr>
            <w:rFonts w:ascii="Calibri" w:eastAsia="Calibri" w:hAnsi="Calibri" w:cs="Times New Roman"/>
            <w:lang w:val="en-US"/>
          </w:rPr>
          <w:t>n "I mutter a reply dripping with sarcasm, to which Isaac just gives me a coy wink."</w:t>
        </w:r>
      </w:ins>
    </w:p>
    <w:p w14:paraId="04990F3A" w14:textId="77777777" w:rsidR="00D322F6" w:rsidRPr="00D322F6" w:rsidRDefault="00D322F6" w:rsidP="00D322F6">
      <w:pPr>
        <w:numPr>
          <w:ilvl w:val="0"/>
          <w:numId w:val="9"/>
        </w:numPr>
        <w:spacing w:line="600" w:lineRule="auto"/>
        <w:contextualSpacing/>
        <w:jc w:val="left"/>
        <w:rPr>
          <w:ins w:id="2094" w:author="UTENTE" w:date="2020-06-30T13:17:00Z"/>
          <w:rFonts w:ascii="Calibri" w:eastAsia="Calibri" w:hAnsi="Calibri" w:cs="Times New Roman"/>
          <w:lang w:val="en-US"/>
        </w:rPr>
        <w:pPrChange w:id="2095" w:author="UTENTE" w:date="2020-06-30T13:18:00Z">
          <w:pPr>
            <w:numPr>
              <w:numId w:val="21"/>
            </w:numPr>
            <w:spacing w:line="600" w:lineRule="auto"/>
            <w:ind w:left="720" w:hanging="360"/>
            <w:contextualSpacing/>
            <w:jc w:val="left"/>
          </w:pPr>
        </w:pPrChange>
      </w:pPr>
      <w:ins w:id="2096" w:author="UTENTE" w:date="2020-06-30T13:17:00Z">
        <w:r w:rsidRPr="00D322F6">
          <w:rPr>
            <w:rFonts w:ascii="Calibri" w:eastAsia="Calibri" w:hAnsi="Calibri" w:cs="Times New Roman"/>
            <w:lang w:val="en-US"/>
          </w:rPr>
          <w:t>i "\"Something like that. Well, listen, [mc], if you want my advice –\""</w:t>
        </w:r>
      </w:ins>
    </w:p>
    <w:p w14:paraId="7EE9DA8A" w14:textId="77777777" w:rsidR="00D322F6" w:rsidRPr="00D322F6" w:rsidRDefault="00D322F6" w:rsidP="00D322F6">
      <w:pPr>
        <w:numPr>
          <w:ilvl w:val="0"/>
          <w:numId w:val="9"/>
        </w:numPr>
        <w:spacing w:line="600" w:lineRule="auto"/>
        <w:contextualSpacing/>
        <w:jc w:val="left"/>
        <w:rPr>
          <w:ins w:id="2097" w:author="UTENTE" w:date="2020-06-30T13:17:00Z"/>
          <w:rFonts w:ascii="Calibri" w:eastAsia="Calibri" w:hAnsi="Calibri" w:cs="Times New Roman"/>
          <w:lang w:val="en-US"/>
        </w:rPr>
        <w:pPrChange w:id="2098" w:author="UTENTE" w:date="2020-06-30T13:18:00Z">
          <w:pPr>
            <w:numPr>
              <w:numId w:val="21"/>
            </w:numPr>
            <w:spacing w:line="600" w:lineRule="auto"/>
            <w:ind w:left="720" w:hanging="360"/>
            <w:contextualSpacing/>
            <w:jc w:val="left"/>
          </w:pPr>
        </w:pPrChange>
      </w:pPr>
      <w:ins w:id="2099" w:author="UTENTE" w:date="2020-06-30T13:17:00Z">
        <w:r w:rsidRPr="00D322F6">
          <w:rPr>
            <w:rFonts w:ascii="Calibri" w:eastAsia="Calibri" w:hAnsi="Calibri" w:cs="Times New Roman"/>
            <w:lang w:val="en-US"/>
          </w:rPr>
          <w:t>mcp "\"…I'm [mc].\""</w:t>
        </w:r>
      </w:ins>
    </w:p>
    <w:p w14:paraId="6C71E25B" w14:textId="77777777" w:rsidR="00D322F6" w:rsidRPr="00D322F6" w:rsidRDefault="00D322F6" w:rsidP="00D322F6">
      <w:pPr>
        <w:numPr>
          <w:ilvl w:val="0"/>
          <w:numId w:val="9"/>
        </w:numPr>
        <w:spacing w:line="600" w:lineRule="auto"/>
        <w:contextualSpacing/>
        <w:jc w:val="left"/>
        <w:rPr>
          <w:ins w:id="2100" w:author="UTENTE" w:date="2020-06-30T13:17:00Z"/>
          <w:rFonts w:ascii="Calibri" w:eastAsia="Calibri" w:hAnsi="Calibri" w:cs="Times New Roman"/>
          <w:lang w:val="en-US"/>
        </w:rPr>
        <w:pPrChange w:id="2101" w:author="UTENTE" w:date="2020-06-30T13:18:00Z">
          <w:pPr>
            <w:numPr>
              <w:numId w:val="21"/>
            </w:numPr>
            <w:spacing w:line="600" w:lineRule="auto"/>
            <w:ind w:left="720" w:hanging="360"/>
            <w:contextualSpacing/>
            <w:jc w:val="left"/>
          </w:pPr>
        </w:pPrChange>
      </w:pPr>
      <w:ins w:id="2102" w:author="UTENTE" w:date="2020-06-30T13:17:00Z">
        <w:r w:rsidRPr="00D322F6">
          <w:rPr>
            <w:rFonts w:ascii="Calibri" w:eastAsia="Calibri" w:hAnsi="Calibri" w:cs="Times New Roman"/>
            <w:lang w:val="en-US"/>
          </w:rPr>
          <w:t>mcp "\"I don't talk to many guys in suits, so sorry in advance if I trip over my tongue.\""</w:t>
        </w:r>
      </w:ins>
    </w:p>
    <w:p w14:paraId="6805B192" w14:textId="77777777" w:rsidR="00D322F6" w:rsidRPr="00D322F6" w:rsidRDefault="00D322F6" w:rsidP="00D322F6">
      <w:pPr>
        <w:numPr>
          <w:ilvl w:val="0"/>
          <w:numId w:val="9"/>
        </w:numPr>
        <w:spacing w:line="600" w:lineRule="auto"/>
        <w:contextualSpacing/>
        <w:jc w:val="left"/>
        <w:rPr>
          <w:ins w:id="2103" w:author="UTENTE" w:date="2020-06-30T13:17:00Z"/>
          <w:rFonts w:ascii="Calibri" w:eastAsia="Calibri" w:hAnsi="Calibri" w:cs="Times New Roman"/>
          <w:lang w:val="en-US"/>
        </w:rPr>
        <w:pPrChange w:id="2104" w:author="UTENTE" w:date="2020-06-30T13:18:00Z">
          <w:pPr>
            <w:numPr>
              <w:numId w:val="21"/>
            </w:numPr>
            <w:spacing w:line="600" w:lineRule="auto"/>
            <w:ind w:left="720" w:hanging="360"/>
            <w:contextualSpacing/>
            <w:jc w:val="left"/>
          </w:pPr>
        </w:pPrChange>
      </w:pPr>
      <w:ins w:id="2105" w:author="UTENTE" w:date="2020-06-30T13:17:00Z">
        <w:r w:rsidRPr="00D322F6">
          <w:rPr>
            <w:rFonts w:ascii="Calibri" w:eastAsia="Calibri" w:hAnsi="Calibri" w:cs="Times New Roman"/>
            <w:lang w:val="en-US"/>
          </w:rPr>
          <w:t>i "\"No need to worry, I'm used to making people starstruck during first meetings.\""</w:t>
        </w:r>
      </w:ins>
    </w:p>
    <w:p w14:paraId="3D7A1943" w14:textId="77777777" w:rsidR="00D322F6" w:rsidRPr="00D322F6" w:rsidRDefault="00D322F6" w:rsidP="00D322F6">
      <w:pPr>
        <w:numPr>
          <w:ilvl w:val="0"/>
          <w:numId w:val="9"/>
        </w:numPr>
        <w:spacing w:line="600" w:lineRule="auto"/>
        <w:contextualSpacing/>
        <w:jc w:val="left"/>
        <w:rPr>
          <w:ins w:id="2106" w:author="UTENTE" w:date="2020-06-30T13:17:00Z"/>
          <w:rFonts w:ascii="Calibri" w:eastAsia="Calibri" w:hAnsi="Calibri" w:cs="Times New Roman"/>
          <w:lang w:val="en-US"/>
        </w:rPr>
        <w:pPrChange w:id="2107" w:author="UTENTE" w:date="2020-06-30T13:18:00Z">
          <w:pPr>
            <w:numPr>
              <w:numId w:val="21"/>
            </w:numPr>
            <w:spacing w:line="600" w:lineRule="auto"/>
            <w:ind w:left="720" w:hanging="360"/>
            <w:contextualSpacing/>
            <w:jc w:val="left"/>
          </w:pPr>
        </w:pPrChange>
      </w:pPr>
      <w:ins w:id="2108" w:author="UTENTE" w:date="2020-06-30T13:17:00Z">
        <w:r w:rsidRPr="00D322F6">
          <w:rPr>
            <w:rFonts w:ascii="Calibri" w:eastAsia="Calibri" w:hAnsi="Calibri" w:cs="Times New Roman"/>
            <w:lang w:val="en-US"/>
          </w:rPr>
          <w:t>i "\"But listen, [mc], if you'd like a little piece of advice –\""</w:t>
        </w:r>
      </w:ins>
    </w:p>
    <w:p w14:paraId="1027F669" w14:textId="77777777" w:rsidR="00D322F6" w:rsidRPr="00D322F6" w:rsidRDefault="00D322F6" w:rsidP="00D322F6">
      <w:pPr>
        <w:numPr>
          <w:ilvl w:val="0"/>
          <w:numId w:val="9"/>
        </w:numPr>
        <w:spacing w:line="600" w:lineRule="auto"/>
        <w:contextualSpacing/>
        <w:jc w:val="left"/>
        <w:rPr>
          <w:ins w:id="2109" w:author="UTENTE" w:date="2020-06-30T13:17:00Z"/>
          <w:rFonts w:ascii="Calibri" w:eastAsia="Calibri" w:hAnsi="Calibri" w:cs="Times New Roman"/>
          <w:lang w:val="en-US"/>
        </w:rPr>
        <w:pPrChange w:id="2110" w:author="UTENTE" w:date="2020-06-30T13:18:00Z">
          <w:pPr>
            <w:numPr>
              <w:numId w:val="21"/>
            </w:numPr>
            <w:spacing w:line="600" w:lineRule="auto"/>
            <w:ind w:left="720" w:hanging="360"/>
            <w:contextualSpacing/>
            <w:jc w:val="left"/>
          </w:pPr>
        </w:pPrChange>
      </w:pPr>
      <w:ins w:id="2111" w:author="UTENTE" w:date="2020-06-30T13:17:00Z">
        <w:r w:rsidRPr="00D322F6">
          <w:rPr>
            <w:rFonts w:ascii="Calibri" w:eastAsia="Calibri" w:hAnsi="Calibri" w:cs="Times New Roman"/>
            <w:lang w:val="en-US"/>
          </w:rPr>
          <w:t>i "\"You should stay away from this place tomorrow night. I'm not saying you'll get hurt, but…\""</w:t>
        </w:r>
      </w:ins>
    </w:p>
    <w:p w14:paraId="6824D02A" w14:textId="77777777" w:rsidR="00D322F6" w:rsidRPr="00D322F6" w:rsidRDefault="00D322F6" w:rsidP="00D322F6">
      <w:pPr>
        <w:numPr>
          <w:ilvl w:val="0"/>
          <w:numId w:val="9"/>
        </w:numPr>
        <w:spacing w:line="600" w:lineRule="auto"/>
        <w:contextualSpacing/>
        <w:jc w:val="left"/>
        <w:rPr>
          <w:ins w:id="2112" w:author="UTENTE" w:date="2020-06-30T13:17:00Z"/>
          <w:rFonts w:ascii="Calibri" w:eastAsia="Calibri" w:hAnsi="Calibri" w:cs="Times New Roman"/>
          <w:lang w:val="en-US"/>
        </w:rPr>
        <w:pPrChange w:id="2113" w:author="UTENTE" w:date="2020-06-30T13:18:00Z">
          <w:pPr>
            <w:numPr>
              <w:numId w:val="21"/>
            </w:numPr>
            <w:spacing w:line="600" w:lineRule="auto"/>
            <w:ind w:left="720" w:hanging="360"/>
            <w:contextualSpacing/>
            <w:jc w:val="left"/>
          </w:pPr>
        </w:pPrChange>
      </w:pPr>
      <w:ins w:id="2114" w:author="UTENTE" w:date="2020-06-30T13:17:00Z">
        <w:r w:rsidRPr="00D322F6">
          <w:rPr>
            <w:rFonts w:ascii="Calibri" w:eastAsia="Calibri" w:hAnsi="Calibri" w:cs="Times New Roman"/>
            <w:lang w:val="en-US"/>
          </w:rPr>
          <w:t>i "\"There might be some… friendly conflicts going on.\""</w:t>
        </w:r>
      </w:ins>
    </w:p>
    <w:p w14:paraId="6752DA09" w14:textId="77777777" w:rsidR="00D322F6" w:rsidRPr="00D322F6" w:rsidRDefault="00D322F6" w:rsidP="00D322F6">
      <w:pPr>
        <w:numPr>
          <w:ilvl w:val="0"/>
          <w:numId w:val="9"/>
        </w:numPr>
        <w:spacing w:line="600" w:lineRule="auto"/>
        <w:contextualSpacing/>
        <w:jc w:val="left"/>
        <w:rPr>
          <w:ins w:id="2115" w:author="UTENTE" w:date="2020-06-30T13:17:00Z"/>
          <w:rFonts w:ascii="Calibri" w:eastAsia="Calibri" w:hAnsi="Calibri" w:cs="Times New Roman"/>
          <w:lang w:val="en-US"/>
        </w:rPr>
        <w:pPrChange w:id="2116" w:author="UTENTE" w:date="2020-06-30T13:18:00Z">
          <w:pPr>
            <w:numPr>
              <w:numId w:val="21"/>
            </w:numPr>
            <w:spacing w:line="600" w:lineRule="auto"/>
            <w:ind w:left="720" w:hanging="360"/>
            <w:contextualSpacing/>
            <w:jc w:val="left"/>
          </w:pPr>
        </w:pPrChange>
      </w:pPr>
      <w:ins w:id="2117" w:author="UTENTE" w:date="2020-06-30T13:17:00Z">
        <w:r w:rsidRPr="00D322F6">
          <w:rPr>
            <w:rFonts w:ascii="Calibri" w:eastAsia="Calibri" w:hAnsi="Calibri" w:cs="Times New Roman"/>
            <w:lang w:val="en-US"/>
          </w:rPr>
          <w:t>n "He seems oddly thrilled by the prospect of \"conflicts,\" and a gleeful light shines in his eyes."</w:t>
        </w:r>
      </w:ins>
    </w:p>
    <w:p w14:paraId="708371FE" w14:textId="77777777" w:rsidR="00D322F6" w:rsidRPr="00D322F6" w:rsidRDefault="00D322F6" w:rsidP="00D322F6">
      <w:pPr>
        <w:numPr>
          <w:ilvl w:val="0"/>
          <w:numId w:val="9"/>
        </w:numPr>
        <w:spacing w:line="600" w:lineRule="auto"/>
        <w:contextualSpacing/>
        <w:jc w:val="left"/>
        <w:rPr>
          <w:ins w:id="2118" w:author="UTENTE" w:date="2020-06-30T13:17:00Z"/>
          <w:rFonts w:ascii="Calibri" w:eastAsia="Calibri" w:hAnsi="Calibri" w:cs="Times New Roman"/>
          <w:lang w:val="en-US"/>
        </w:rPr>
        <w:pPrChange w:id="2119" w:author="UTENTE" w:date="2020-06-30T13:18:00Z">
          <w:pPr>
            <w:numPr>
              <w:numId w:val="21"/>
            </w:numPr>
            <w:spacing w:line="600" w:lineRule="auto"/>
            <w:ind w:left="720" w:hanging="360"/>
            <w:contextualSpacing/>
            <w:jc w:val="left"/>
          </w:pPr>
        </w:pPrChange>
      </w:pPr>
      <w:ins w:id="2120" w:author="UTENTE" w:date="2020-06-30T13:17:00Z">
        <w:r w:rsidRPr="00D322F6">
          <w:rPr>
            <w:rFonts w:ascii="Calibri" w:eastAsia="Calibri" w:hAnsi="Calibri" w:cs="Times New Roman"/>
            <w:lang w:val="en-US"/>
          </w:rPr>
          <w:t>i "\"Of course, if you're looking for excitement, then I won't stop you from coming by. Who knows…\""</w:t>
        </w:r>
      </w:ins>
    </w:p>
    <w:p w14:paraId="7DB91E99" w14:textId="77777777" w:rsidR="00D322F6" w:rsidRPr="00D322F6" w:rsidRDefault="00D322F6" w:rsidP="00D322F6">
      <w:pPr>
        <w:numPr>
          <w:ilvl w:val="0"/>
          <w:numId w:val="9"/>
        </w:numPr>
        <w:spacing w:line="600" w:lineRule="auto"/>
        <w:contextualSpacing/>
        <w:jc w:val="left"/>
        <w:rPr>
          <w:ins w:id="2121" w:author="UTENTE" w:date="2020-06-30T13:17:00Z"/>
          <w:rFonts w:ascii="Calibri" w:eastAsia="Calibri" w:hAnsi="Calibri" w:cs="Times New Roman"/>
          <w:lang w:val="en-US"/>
        </w:rPr>
        <w:pPrChange w:id="2122" w:author="UTENTE" w:date="2020-06-30T13:18:00Z">
          <w:pPr>
            <w:numPr>
              <w:numId w:val="21"/>
            </w:numPr>
            <w:spacing w:line="600" w:lineRule="auto"/>
            <w:ind w:left="720" w:hanging="360"/>
            <w:contextualSpacing/>
            <w:jc w:val="left"/>
          </w:pPr>
        </w:pPrChange>
      </w:pPr>
      <w:ins w:id="2123" w:author="UTENTE" w:date="2020-06-30T13:17:00Z">
        <w:r w:rsidRPr="00D322F6">
          <w:rPr>
            <w:rFonts w:ascii="Calibri" w:eastAsia="Calibri" w:hAnsi="Calibri" w:cs="Times New Roman"/>
            <w:lang w:val="en-US"/>
          </w:rPr>
          <w:t>n "Isaac pauses, his lips curling into a smirk."</w:t>
        </w:r>
        <w:r w:rsidRPr="00D322F6">
          <w:rPr>
            <w:rFonts w:ascii="Calibri" w:eastAsia="Calibri" w:hAnsi="Calibri" w:cs="Times New Roman"/>
            <w:lang w:val="en-US"/>
          </w:rPr>
          <w:br w:type="page"/>
        </w:r>
      </w:ins>
    </w:p>
    <w:p w14:paraId="1F9FA389" w14:textId="5B32B3EC" w:rsidR="00D322F6" w:rsidRPr="00015D64" w:rsidRDefault="00015D64" w:rsidP="00015D64">
      <w:pPr>
        <w:pStyle w:val="Paragrafoelenco"/>
        <w:numPr>
          <w:ilvl w:val="0"/>
          <w:numId w:val="8"/>
        </w:numPr>
        <w:spacing w:line="600" w:lineRule="auto"/>
        <w:ind w:hanging="502"/>
        <w:rPr>
          <w:ins w:id="2124" w:author="UTENTE" w:date="2020-06-30T13:18:00Z"/>
          <w:rPrChange w:id="2125" w:author="UTENTE" w:date="2020-06-30T13:19:00Z">
            <w:rPr>
              <w:ins w:id="2126" w:author="UTENTE" w:date="2020-06-30T13:18:00Z"/>
              <w:lang w:val="it-IT"/>
            </w:rPr>
          </w:rPrChange>
        </w:rPr>
        <w:pPrChange w:id="2127" w:author="UTENTE" w:date="2020-06-30T13:19:00Z">
          <w:pPr>
            <w:pStyle w:val="Paragrafoelenco"/>
            <w:numPr>
              <w:numId w:val="22"/>
            </w:numPr>
            <w:spacing w:line="600" w:lineRule="auto"/>
            <w:ind w:hanging="360"/>
            <w:jc w:val="both"/>
          </w:pPr>
        </w:pPrChange>
      </w:pPr>
      <w:ins w:id="2128" w:author="UTENTE" w:date="2020-06-30T13:19:00Z">
        <w:r>
          <w:lastRenderedPageBreak/>
          <w:t xml:space="preserve"> </w:t>
        </w:r>
      </w:ins>
      <w:ins w:id="2129" w:author="UTENTE" w:date="2020-06-30T13:18:00Z">
        <w:r w:rsidR="00D322F6" w:rsidRPr="00015D64">
          <w:rPr>
            <w:rPrChange w:id="2130" w:author="UTENTE" w:date="2020-06-30T13:19:00Z">
              <w:rPr>
                <w:lang w:val="it-IT"/>
              </w:rPr>
            </w:rPrChange>
          </w:rPr>
          <w:t>n "Abbassa la sua voce a un sussurro e il suo sguardo s'illumina di aspettativa."</w:t>
        </w:r>
      </w:ins>
    </w:p>
    <w:p w14:paraId="4A51934A" w14:textId="77777777" w:rsidR="00D322F6" w:rsidRPr="00224F9A" w:rsidRDefault="00D322F6" w:rsidP="00015D64">
      <w:pPr>
        <w:pStyle w:val="Paragrafoelenco"/>
        <w:numPr>
          <w:ilvl w:val="0"/>
          <w:numId w:val="8"/>
        </w:numPr>
        <w:spacing w:line="600" w:lineRule="auto"/>
        <w:ind w:left="360"/>
        <w:jc w:val="both"/>
        <w:rPr>
          <w:ins w:id="2131" w:author="UTENTE" w:date="2020-06-30T13:18:00Z"/>
          <w:lang w:val="it-IT"/>
        </w:rPr>
        <w:pPrChange w:id="2132" w:author="UTENTE" w:date="2020-06-30T13:19:00Z">
          <w:pPr>
            <w:pStyle w:val="Paragrafoelenco"/>
            <w:numPr>
              <w:numId w:val="22"/>
            </w:numPr>
            <w:spacing w:line="600" w:lineRule="auto"/>
            <w:ind w:left="360" w:hanging="360"/>
            <w:jc w:val="both"/>
          </w:pPr>
        </w:pPrChange>
      </w:pPr>
      <w:ins w:id="2133" w:author="UTENTE" w:date="2020-06-30T13:18:00Z">
        <w:r w:rsidRPr="00224F9A">
          <w:rPr>
            <w:lang w:val="it-IT"/>
          </w:rPr>
          <w:t>mcp "\"…Mi chiamo [mc].\""</w:t>
        </w:r>
      </w:ins>
    </w:p>
    <w:p w14:paraId="368C5387" w14:textId="77777777" w:rsidR="00D322F6" w:rsidRPr="00224F9A" w:rsidRDefault="00D322F6" w:rsidP="00015D64">
      <w:pPr>
        <w:pStyle w:val="Paragrafoelenco"/>
        <w:numPr>
          <w:ilvl w:val="0"/>
          <w:numId w:val="8"/>
        </w:numPr>
        <w:spacing w:line="600" w:lineRule="auto"/>
        <w:ind w:left="360"/>
        <w:jc w:val="both"/>
        <w:rPr>
          <w:ins w:id="2134" w:author="UTENTE" w:date="2020-06-30T13:18:00Z"/>
          <w:lang w:val="it-IT"/>
        </w:rPr>
        <w:pPrChange w:id="2135" w:author="UTENTE" w:date="2020-06-30T13:19:00Z">
          <w:pPr>
            <w:pStyle w:val="Paragrafoelenco"/>
            <w:numPr>
              <w:numId w:val="22"/>
            </w:numPr>
            <w:spacing w:line="600" w:lineRule="auto"/>
            <w:ind w:left="360" w:hanging="360"/>
            <w:jc w:val="both"/>
          </w:pPr>
        </w:pPrChange>
      </w:pPr>
      <w:ins w:id="2136" w:author="UTENTE" w:date="2020-06-30T13:18:00Z">
        <w:r w:rsidRPr="00224F9A">
          <w:rPr>
            <w:lang w:val="it-IT"/>
          </w:rPr>
          <w:t>mcp "\"Piacere di conoscerti, Isaac. Sembri proprio un tipo raccomandabile.\""</w:t>
        </w:r>
      </w:ins>
    </w:p>
    <w:p w14:paraId="406D2D1F" w14:textId="77777777" w:rsidR="00D322F6" w:rsidRPr="00224F9A" w:rsidRDefault="00D322F6" w:rsidP="00015D64">
      <w:pPr>
        <w:pStyle w:val="Paragrafoelenco"/>
        <w:numPr>
          <w:ilvl w:val="0"/>
          <w:numId w:val="8"/>
        </w:numPr>
        <w:spacing w:line="600" w:lineRule="auto"/>
        <w:ind w:left="360"/>
        <w:jc w:val="both"/>
        <w:rPr>
          <w:ins w:id="2137" w:author="UTENTE" w:date="2020-06-30T13:18:00Z"/>
          <w:lang w:val="it-IT"/>
        </w:rPr>
        <w:pPrChange w:id="2138" w:author="UTENTE" w:date="2020-06-30T13:19:00Z">
          <w:pPr>
            <w:pStyle w:val="Paragrafoelenco"/>
            <w:numPr>
              <w:numId w:val="22"/>
            </w:numPr>
            <w:spacing w:line="600" w:lineRule="auto"/>
            <w:ind w:left="360" w:hanging="360"/>
            <w:jc w:val="both"/>
          </w:pPr>
        </w:pPrChange>
      </w:pPr>
      <w:ins w:id="2139" w:author="UTENTE" w:date="2020-06-30T13:18:00Z">
        <w:r w:rsidRPr="00224F9A">
          <w:rPr>
            <w:lang w:val="it-IT"/>
          </w:rPr>
          <w:t>n "Borbotto una risposta traboccante di sarcasmo, alla quale Isaac controbatte con un sobrio occhiolino."</w:t>
        </w:r>
      </w:ins>
    </w:p>
    <w:p w14:paraId="3768D840" w14:textId="77777777" w:rsidR="00D322F6" w:rsidRPr="00224F9A" w:rsidRDefault="00D322F6" w:rsidP="00015D64">
      <w:pPr>
        <w:pStyle w:val="Paragrafoelenco"/>
        <w:numPr>
          <w:ilvl w:val="0"/>
          <w:numId w:val="8"/>
        </w:numPr>
        <w:spacing w:line="600" w:lineRule="auto"/>
        <w:ind w:left="360"/>
        <w:jc w:val="both"/>
        <w:rPr>
          <w:ins w:id="2140" w:author="UTENTE" w:date="2020-06-30T13:18:00Z"/>
          <w:lang w:val="it-IT"/>
        </w:rPr>
        <w:pPrChange w:id="2141" w:author="UTENTE" w:date="2020-06-30T13:19:00Z">
          <w:pPr>
            <w:pStyle w:val="Paragrafoelenco"/>
            <w:numPr>
              <w:numId w:val="22"/>
            </w:numPr>
            <w:spacing w:line="600" w:lineRule="auto"/>
            <w:ind w:left="360" w:hanging="360"/>
            <w:jc w:val="both"/>
          </w:pPr>
        </w:pPrChange>
      </w:pPr>
      <w:ins w:id="2142" w:author="UTENTE" w:date="2020-06-30T13:18:00Z">
        <w:r w:rsidRPr="00224F9A">
          <w:rPr>
            <w:lang w:val="it-IT"/>
          </w:rPr>
          <w:t>i "\"Qualcosa del genere. Beh, senti, [mc], se posso darti un consiglio -\""</w:t>
        </w:r>
      </w:ins>
    </w:p>
    <w:p w14:paraId="4C3CEEDC" w14:textId="77777777" w:rsidR="00D322F6" w:rsidRPr="00224F9A" w:rsidRDefault="00D322F6" w:rsidP="00015D64">
      <w:pPr>
        <w:pStyle w:val="Paragrafoelenco"/>
        <w:numPr>
          <w:ilvl w:val="0"/>
          <w:numId w:val="8"/>
        </w:numPr>
        <w:spacing w:line="600" w:lineRule="auto"/>
        <w:ind w:left="360"/>
        <w:jc w:val="both"/>
        <w:rPr>
          <w:ins w:id="2143" w:author="UTENTE" w:date="2020-06-30T13:18:00Z"/>
          <w:lang w:val="it-IT"/>
        </w:rPr>
        <w:pPrChange w:id="2144" w:author="UTENTE" w:date="2020-06-30T13:19:00Z">
          <w:pPr>
            <w:pStyle w:val="Paragrafoelenco"/>
            <w:numPr>
              <w:numId w:val="22"/>
            </w:numPr>
            <w:spacing w:line="600" w:lineRule="auto"/>
            <w:ind w:left="360" w:hanging="360"/>
            <w:jc w:val="both"/>
          </w:pPr>
        </w:pPrChange>
      </w:pPr>
      <w:ins w:id="2145" w:author="UTENTE" w:date="2020-06-30T13:18:00Z">
        <w:r w:rsidRPr="00224F9A">
          <w:rPr>
            <w:lang w:val="it-IT"/>
          </w:rPr>
          <w:t>mcp "\"…Mi chiamo [mc].\""</w:t>
        </w:r>
      </w:ins>
    </w:p>
    <w:p w14:paraId="58A43F11" w14:textId="77777777" w:rsidR="00D322F6" w:rsidRPr="00224F9A" w:rsidRDefault="00D322F6" w:rsidP="00015D64">
      <w:pPr>
        <w:pStyle w:val="Paragrafoelenco"/>
        <w:numPr>
          <w:ilvl w:val="0"/>
          <w:numId w:val="8"/>
        </w:numPr>
        <w:spacing w:line="600" w:lineRule="auto"/>
        <w:ind w:left="360"/>
        <w:jc w:val="both"/>
        <w:rPr>
          <w:ins w:id="2146" w:author="UTENTE" w:date="2020-06-30T13:18:00Z"/>
          <w:lang w:val="it-IT"/>
        </w:rPr>
        <w:pPrChange w:id="2147" w:author="UTENTE" w:date="2020-06-30T13:19:00Z">
          <w:pPr>
            <w:pStyle w:val="Paragrafoelenco"/>
            <w:numPr>
              <w:numId w:val="22"/>
            </w:numPr>
            <w:spacing w:line="600" w:lineRule="auto"/>
            <w:ind w:left="360" w:hanging="360"/>
            <w:jc w:val="both"/>
          </w:pPr>
        </w:pPrChange>
      </w:pPr>
      <w:ins w:id="2148" w:author="UTENTE" w:date="2020-06-30T13:18:00Z">
        <w:r w:rsidRPr="00224F9A">
          <w:rPr>
            <w:lang w:val="it-IT"/>
          </w:rPr>
          <w:t>mcp "\"Non parlo con molti tipi in giacca e cravatta, quindi scusami in anticipo se dico qualcosa di sbagliato.\""</w:t>
        </w:r>
      </w:ins>
    </w:p>
    <w:p w14:paraId="30146484" w14:textId="77777777" w:rsidR="00D322F6" w:rsidRPr="00224F9A" w:rsidRDefault="00D322F6" w:rsidP="00015D64">
      <w:pPr>
        <w:pStyle w:val="Paragrafoelenco"/>
        <w:numPr>
          <w:ilvl w:val="0"/>
          <w:numId w:val="8"/>
        </w:numPr>
        <w:spacing w:line="600" w:lineRule="auto"/>
        <w:ind w:left="360"/>
        <w:jc w:val="both"/>
        <w:rPr>
          <w:ins w:id="2149" w:author="UTENTE" w:date="2020-06-30T13:18:00Z"/>
          <w:lang w:val="it-IT"/>
        </w:rPr>
        <w:pPrChange w:id="2150" w:author="UTENTE" w:date="2020-06-30T13:19:00Z">
          <w:pPr>
            <w:pStyle w:val="Paragrafoelenco"/>
            <w:numPr>
              <w:numId w:val="22"/>
            </w:numPr>
            <w:spacing w:line="600" w:lineRule="auto"/>
            <w:ind w:left="360" w:hanging="360"/>
            <w:jc w:val="both"/>
          </w:pPr>
        </w:pPrChange>
      </w:pPr>
      <w:ins w:id="2151" w:author="UTENTE" w:date="2020-06-30T13:18:00Z">
        <w:r w:rsidRPr="00224F9A">
          <w:rPr>
            <w:lang w:val="it-IT"/>
          </w:rPr>
          <w:t>i "Non ti preoccupare, sono abituato a far pendere le persone dalle mie labbra al primo incontro."</w:t>
        </w:r>
      </w:ins>
    </w:p>
    <w:p w14:paraId="1960E0AA" w14:textId="77777777" w:rsidR="00D322F6" w:rsidRPr="00224F9A" w:rsidRDefault="00D322F6" w:rsidP="00015D64">
      <w:pPr>
        <w:pStyle w:val="Paragrafoelenco"/>
        <w:numPr>
          <w:ilvl w:val="0"/>
          <w:numId w:val="8"/>
        </w:numPr>
        <w:spacing w:line="600" w:lineRule="auto"/>
        <w:ind w:left="360"/>
        <w:jc w:val="both"/>
        <w:rPr>
          <w:ins w:id="2152" w:author="UTENTE" w:date="2020-06-30T13:18:00Z"/>
          <w:lang w:val="it-IT"/>
        </w:rPr>
        <w:pPrChange w:id="2153" w:author="UTENTE" w:date="2020-06-30T13:19:00Z">
          <w:pPr>
            <w:pStyle w:val="Paragrafoelenco"/>
            <w:numPr>
              <w:numId w:val="22"/>
            </w:numPr>
            <w:spacing w:line="600" w:lineRule="auto"/>
            <w:ind w:left="360" w:hanging="360"/>
            <w:jc w:val="both"/>
          </w:pPr>
        </w:pPrChange>
      </w:pPr>
      <w:ins w:id="2154" w:author="UTENTE" w:date="2020-06-30T13:18:00Z">
        <w:r w:rsidRPr="00224F9A">
          <w:rPr>
            <w:lang w:val="it-IT"/>
          </w:rPr>
          <w:t>i "\"Ma senti, [mc], se posso darti un consiglio -\""</w:t>
        </w:r>
      </w:ins>
    </w:p>
    <w:p w14:paraId="3497A2E4" w14:textId="77777777" w:rsidR="00D322F6" w:rsidRPr="00224F9A" w:rsidRDefault="00D322F6" w:rsidP="00015D64">
      <w:pPr>
        <w:pStyle w:val="Paragrafoelenco"/>
        <w:numPr>
          <w:ilvl w:val="0"/>
          <w:numId w:val="8"/>
        </w:numPr>
        <w:spacing w:line="600" w:lineRule="auto"/>
        <w:ind w:left="360"/>
        <w:jc w:val="both"/>
        <w:rPr>
          <w:ins w:id="2155" w:author="UTENTE" w:date="2020-06-30T13:18:00Z"/>
          <w:lang w:val="it-IT"/>
        </w:rPr>
        <w:pPrChange w:id="2156" w:author="UTENTE" w:date="2020-06-30T13:19:00Z">
          <w:pPr>
            <w:pStyle w:val="Paragrafoelenco"/>
            <w:numPr>
              <w:numId w:val="22"/>
            </w:numPr>
            <w:spacing w:line="600" w:lineRule="auto"/>
            <w:ind w:left="360" w:hanging="360"/>
            <w:jc w:val="both"/>
          </w:pPr>
        </w:pPrChange>
      </w:pPr>
      <w:ins w:id="2157" w:author="UTENTE" w:date="2020-06-30T13:18:00Z">
        <w:r w:rsidRPr="00224F9A">
          <w:rPr>
            <w:lang w:val="it-IT"/>
          </w:rPr>
          <w:t>i "\"Dovresti girare alla larga da questo posto domani notte. Non sto dicendo che ti farai male, però…\""</w:t>
        </w:r>
      </w:ins>
    </w:p>
    <w:p w14:paraId="3850C318" w14:textId="77777777" w:rsidR="00D322F6" w:rsidRPr="00224F9A" w:rsidRDefault="00D322F6" w:rsidP="00015D64">
      <w:pPr>
        <w:pStyle w:val="Paragrafoelenco"/>
        <w:numPr>
          <w:ilvl w:val="0"/>
          <w:numId w:val="8"/>
        </w:numPr>
        <w:spacing w:line="600" w:lineRule="auto"/>
        <w:ind w:left="360"/>
        <w:jc w:val="both"/>
        <w:rPr>
          <w:ins w:id="2158" w:author="UTENTE" w:date="2020-06-30T13:18:00Z"/>
          <w:lang w:val="it-IT"/>
        </w:rPr>
        <w:pPrChange w:id="2159" w:author="UTENTE" w:date="2020-06-30T13:19:00Z">
          <w:pPr>
            <w:pStyle w:val="Paragrafoelenco"/>
            <w:numPr>
              <w:numId w:val="22"/>
            </w:numPr>
            <w:spacing w:line="600" w:lineRule="auto"/>
            <w:ind w:left="360" w:hanging="360"/>
            <w:jc w:val="both"/>
          </w:pPr>
        </w:pPrChange>
      </w:pPr>
      <w:ins w:id="2160" w:author="UTENTE" w:date="2020-06-30T13:18:00Z">
        <w:r w:rsidRPr="00224F9A">
          <w:rPr>
            <w:lang w:val="it-IT"/>
          </w:rPr>
          <w:t>i "\"Potrebbe esserci qualche… scontro amichevole."</w:t>
        </w:r>
      </w:ins>
    </w:p>
    <w:p w14:paraId="0D594763" w14:textId="77777777" w:rsidR="00D322F6" w:rsidRPr="00224F9A" w:rsidRDefault="00D322F6" w:rsidP="00015D64">
      <w:pPr>
        <w:pStyle w:val="Paragrafoelenco"/>
        <w:numPr>
          <w:ilvl w:val="0"/>
          <w:numId w:val="8"/>
        </w:numPr>
        <w:spacing w:line="600" w:lineRule="auto"/>
        <w:ind w:left="360"/>
        <w:jc w:val="both"/>
        <w:rPr>
          <w:ins w:id="2161" w:author="UTENTE" w:date="2020-06-30T13:18:00Z"/>
          <w:lang w:val="it-IT"/>
        </w:rPr>
        <w:pPrChange w:id="2162" w:author="UTENTE" w:date="2020-06-30T13:19:00Z">
          <w:pPr>
            <w:pStyle w:val="Paragrafoelenco"/>
            <w:numPr>
              <w:numId w:val="22"/>
            </w:numPr>
            <w:spacing w:line="600" w:lineRule="auto"/>
            <w:ind w:left="360" w:hanging="360"/>
            <w:jc w:val="both"/>
          </w:pPr>
        </w:pPrChange>
      </w:pPr>
      <w:ins w:id="2163" w:author="UTENTE" w:date="2020-06-30T13:18:00Z">
        <w:r w:rsidRPr="00224F9A">
          <w:rPr>
            <w:lang w:val="it-IT"/>
          </w:rPr>
          <w:t>n "Sembra stranamente elettrizzato all'idea di uno \"scontro,\" e una luce trepidante lampeggia nei suoi occhi."</w:t>
        </w:r>
      </w:ins>
    </w:p>
    <w:p w14:paraId="3514685F" w14:textId="77777777" w:rsidR="00D322F6" w:rsidRPr="00224F9A" w:rsidRDefault="00D322F6" w:rsidP="00015D64">
      <w:pPr>
        <w:pStyle w:val="Paragrafoelenco"/>
        <w:numPr>
          <w:ilvl w:val="0"/>
          <w:numId w:val="8"/>
        </w:numPr>
        <w:spacing w:line="600" w:lineRule="auto"/>
        <w:ind w:left="360"/>
        <w:jc w:val="both"/>
        <w:rPr>
          <w:ins w:id="2164" w:author="UTENTE" w:date="2020-06-30T13:18:00Z"/>
          <w:lang w:val="it-IT"/>
        </w:rPr>
        <w:pPrChange w:id="2165" w:author="UTENTE" w:date="2020-06-30T13:19:00Z">
          <w:pPr>
            <w:pStyle w:val="Paragrafoelenco"/>
            <w:numPr>
              <w:numId w:val="22"/>
            </w:numPr>
            <w:spacing w:line="600" w:lineRule="auto"/>
            <w:ind w:left="360" w:hanging="360"/>
            <w:jc w:val="both"/>
          </w:pPr>
        </w:pPrChange>
      </w:pPr>
      <w:ins w:id="2166" w:author="UTENTE" w:date="2020-06-30T13:18:00Z">
        <w:r w:rsidRPr="00224F9A">
          <w:rPr>
            <w:lang w:val="it-IT"/>
          </w:rPr>
          <w:t>i "Ovviamente però, se stai cercando un po' di adrenalina, non ti impedirò di venire. Chissà…\""</w:t>
        </w:r>
      </w:ins>
    </w:p>
    <w:p w14:paraId="1AE09D7B" w14:textId="7CD94C53" w:rsidR="00D322F6" w:rsidRPr="00D322F6" w:rsidRDefault="00D322F6" w:rsidP="00015D64">
      <w:pPr>
        <w:pStyle w:val="Paragrafoelenco"/>
        <w:numPr>
          <w:ilvl w:val="0"/>
          <w:numId w:val="8"/>
        </w:numPr>
        <w:ind w:hanging="502"/>
        <w:rPr>
          <w:ins w:id="2167" w:author="UTENTE" w:date="2020-06-30T13:17:00Z"/>
          <w:rPrChange w:id="2168" w:author="UTENTE" w:date="2020-06-30T13:18:00Z">
            <w:rPr>
              <w:ins w:id="2169" w:author="UTENTE" w:date="2020-06-30T13:17:00Z"/>
            </w:rPr>
          </w:rPrChange>
        </w:rPr>
        <w:pPrChange w:id="2170" w:author="UTENTE" w:date="2020-06-30T13:19:00Z">
          <w:pPr>
            <w:spacing w:line="240" w:lineRule="auto"/>
            <w:jc w:val="left"/>
          </w:pPr>
        </w:pPrChange>
      </w:pPr>
      <w:ins w:id="2171" w:author="UTENTE" w:date="2020-06-30T13:18:00Z">
        <w:r w:rsidRPr="00224F9A">
          <w:t>n "Isaac fa una pausa, le sue labbra si schiudono in un sorrisetto malizioso."</w:t>
        </w:r>
      </w:ins>
      <w:ins w:id="2172" w:author="UTENTE" w:date="2020-06-30T13:17:00Z">
        <w:r w:rsidRPr="00D322F6">
          <w:rPr>
            <w:rPrChange w:id="2173" w:author="UTENTE" w:date="2020-06-30T13:18:00Z">
              <w:rPr/>
            </w:rPrChange>
          </w:rPr>
          <w:br w:type="page"/>
        </w:r>
      </w:ins>
    </w:p>
    <w:p w14:paraId="295E8B47" w14:textId="77777777" w:rsidR="00D322F6" w:rsidRPr="00D322F6" w:rsidRDefault="00D322F6" w:rsidP="00D322F6">
      <w:pPr>
        <w:pStyle w:val="Paragrafoelenco"/>
        <w:rPr>
          <w:ins w:id="2174" w:author="UTENTE" w:date="2020-06-30T12:27:00Z"/>
          <w:lang w:val="it-IT"/>
          <w:rPrChange w:id="2175" w:author="UTENTE" w:date="2020-06-30T13:18:00Z">
            <w:rPr>
              <w:ins w:id="2176" w:author="UTENTE" w:date="2020-06-30T12:27:00Z"/>
              <w:lang w:val="en-US"/>
            </w:rPr>
          </w:rPrChange>
        </w:rPr>
        <w:pPrChange w:id="2177" w:author="UTENTE" w:date="2020-06-30T13:17:00Z">
          <w:pPr>
            <w:spacing w:line="240" w:lineRule="auto"/>
            <w:jc w:val="left"/>
          </w:pPr>
        </w:pPrChange>
      </w:pPr>
    </w:p>
    <w:p w14:paraId="6B88C1DE" w14:textId="7FA08C4E" w:rsidR="00C47E82" w:rsidRPr="00C47E82" w:rsidRDefault="00C47E82" w:rsidP="00C47E82">
      <w:pPr>
        <w:pStyle w:val="Paragrafoelenco"/>
        <w:numPr>
          <w:ilvl w:val="0"/>
          <w:numId w:val="8"/>
        </w:numPr>
        <w:spacing w:line="600" w:lineRule="auto"/>
        <w:ind w:left="709"/>
        <w:rPr>
          <w:ins w:id="2178" w:author="UTENTE" w:date="2020-06-30T15:31:00Z"/>
          <w:rFonts w:ascii="Calibri" w:eastAsia="Calibri" w:hAnsi="Calibri" w:cs="Times New Roman"/>
          <w:lang w:val="en-US"/>
          <w:rPrChange w:id="2179" w:author="UTENTE" w:date="2020-06-30T15:31:00Z">
            <w:rPr>
              <w:ins w:id="2180" w:author="UTENTE" w:date="2020-06-30T15:31:00Z"/>
            </w:rPr>
          </w:rPrChange>
        </w:rPr>
        <w:pPrChange w:id="2181" w:author="UTENTE" w:date="2020-06-30T15:31:00Z">
          <w:pPr>
            <w:numPr>
              <w:numId w:val="23"/>
            </w:numPr>
            <w:spacing w:line="600" w:lineRule="auto"/>
            <w:ind w:left="502" w:hanging="360"/>
            <w:contextualSpacing/>
            <w:jc w:val="left"/>
          </w:pPr>
        </w:pPrChange>
      </w:pPr>
      <w:ins w:id="2182" w:author="UTENTE" w:date="2020-06-30T15:31:00Z">
        <w:r w:rsidRPr="00C47E82">
          <w:rPr>
            <w:rFonts w:ascii="Calibri" w:eastAsia="Calibri" w:hAnsi="Calibri" w:cs="Times New Roman"/>
            <w:lang w:val="en-US"/>
            <w:rPrChange w:id="2183" w:author="UTENTE" w:date="2020-06-30T15:31:00Z">
              <w:rPr/>
            </w:rPrChange>
          </w:rPr>
          <w:t>i "\"You might even see a friend of yours there. Or maybe {i}customer{/i} is a better word…?\""</w:t>
        </w:r>
      </w:ins>
    </w:p>
    <w:p w14:paraId="78824081" w14:textId="2B0F2A31" w:rsidR="00C47E82" w:rsidRPr="00C47E82" w:rsidRDefault="00C47E82" w:rsidP="00C47E82">
      <w:pPr>
        <w:pStyle w:val="Paragrafoelenco"/>
        <w:numPr>
          <w:ilvl w:val="0"/>
          <w:numId w:val="8"/>
        </w:numPr>
        <w:spacing w:line="600" w:lineRule="auto"/>
        <w:ind w:left="709"/>
        <w:rPr>
          <w:ins w:id="2184" w:author="UTENTE" w:date="2020-06-30T15:31:00Z"/>
          <w:rFonts w:ascii="Calibri" w:eastAsia="Calibri" w:hAnsi="Calibri" w:cs="Times New Roman"/>
          <w:lang w:val="en-US"/>
          <w:rPrChange w:id="2185" w:author="UTENTE" w:date="2020-06-30T15:31:00Z">
            <w:rPr>
              <w:ins w:id="2186" w:author="UTENTE" w:date="2020-06-30T15:31:00Z"/>
            </w:rPr>
          </w:rPrChange>
        </w:rPr>
        <w:pPrChange w:id="2187" w:author="UTENTE" w:date="2020-06-30T15:31:00Z">
          <w:pPr>
            <w:numPr>
              <w:numId w:val="23"/>
            </w:numPr>
            <w:spacing w:line="600" w:lineRule="auto"/>
            <w:ind w:left="502" w:hanging="360"/>
            <w:contextualSpacing/>
            <w:jc w:val="left"/>
          </w:pPr>
        </w:pPrChange>
      </w:pPr>
      <w:ins w:id="2188" w:author="UTENTE" w:date="2020-06-30T15:31:00Z">
        <w:r w:rsidRPr="00C47E82">
          <w:rPr>
            <w:rFonts w:ascii="Calibri" w:eastAsia="Calibri" w:hAnsi="Calibri" w:cs="Times New Roman"/>
            <w:lang w:val="en-US"/>
            <w:rPrChange w:id="2189" w:author="UTENTE" w:date="2020-06-30T15:31:00Z">
              <w:rPr/>
            </w:rPrChange>
          </w:rPr>
          <w:t>mcp "\"…\""</w:t>
        </w:r>
      </w:ins>
    </w:p>
    <w:p w14:paraId="37F19391" w14:textId="77777777" w:rsidR="00C47E82" w:rsidRPr="00C47E82" w:rsidRDefault="00C47E82" w:rsidP="00C47E82">
      <w:pPr>
        <w:numPr>
          <w:ilvl w:val="0"/>
          <w:numId w:val="8"/>
        </w:numPr>
        <w:spacing w:line="600" w:lineRule="auto"/>
        <w:ind w:left="709"/>
        <w:contextualSpacing/>
        <w:jc w:val="left"/>
        <w:rPr>
          <w:ins w:id="2190" w:author="UTENTE" w:date="2020-06-30T15:31:00Z"/>
          <w:rFonts w:ascii="Calibri" w:eastAsia="Calibri" w:hAnsi="Calibri" w:cs="Times New Roman"/>
          <w:lang w:val="en-US"/>
        </w:rPr>
        <w:pPrChange w:id="2191" w:author="UTENTE" w:date="2020-06-30T15:31:00Z">
          <w:pPr>
            <w:numPr>
              <w:numId w:val="23"/>
            </w:numPr>
            <w:spacing w:line="600" w:lineRule="auto"/>
            <w:ind w:left="720" w:hanging="360"/>
            <w:contextualSpacing/>
            <w:jc w:val="left"/>
          </w:pPr>
        </w:pPrChange>
      </w:pPr>
      <w:ins w:id="2192" w:author="UTENTE" w:date="2020-06-30T15:31:00Z">
        <w:r w:rsidRPr="00C47E82">
          <w:rPr>
            <w:rFonts w:ascii="Calibri" w:eastAsia="Calibri" w:hAnsi="Calibri" w:cs="Times New Roman"/>
            <w:lang w:val="en-US"/>
          </w:rPr>
          <w:t>n "A shiver courses down my spine at his teasing murmur."</w:t>
        </w:r>
      </w:ins>
    </w:p>
    <w:p w14:paraId="49B70182" w14:textId="77777777" w:rsidR="00C47E82" w:rsidRPr="00C47E82" w:rsidRDefault="00C47E82" w:rsidP="00C47E82">
      <w:pPr>
        <w:numPr>
          <w:ilvl w:val="0"/>
          <w:numId w:val="8"/>
        </w:numPr>
        <w:spacing w:line="600" w:lineRule="auto"/>
        <w:ind w:left="709"/>
        <w:contextualSpacing/>
        <w:jc w:val="left"/>
        <w:rPr>
          <w:ins w:id="2193" w:author="UTENTE" w:date="2020-06-30T15:31:00Z"/>
          <w:rFonts w:ascii="Calibri" w:eastAsia="Calibri" w:hAnsi="Calibri" w:cs="Times New Roman"/>
          <w:lang w:val="en-US"/>
        </w:rPr>
        <w:pPrChange w:id="2194" w:author="UTENTE" w:date="2020-06-30T15:31:00Z">
          <w:pPr>
            <w:numPr>
              <w:numId w:val="23"/>
            </w:numPr>
            <w:spacing w:line="600" w:lineRule="auto"/>
            <w:ind w:left="720" w:hanging="360"/>
            <w:contextualSpacing/>
            <w:jc w:val="left"/>
          </w:pPr>
        </w:pPrChange>
      </w:pPr>
      <w:ins w:id="2195" w:author="UTENTE" w:date="2020-06-30T15:31:00Z">
        <w:r w:rsidRPr="00C47E82">
          <w:rPr>
            <w:rFonts w:ascii="Calibri" w:eastAsia="Calibri" w:hAnsi="Calibri" w:cs="Times New Roman"/>
            <w:lang w:val="en-US"/>
          </w:rPr>
          <w:t>n "He's talking as if he knows something about me… but I've never seen his face before in my life."</w:t>
        </w:r>
      </w:ins>
    </w:p>
    <w:p w14:paraId="0CC1BE48" w14:textId="77777777" w:rsidR="00C47E82" w:rsidRPr="00C47E82" w:rsidRDefault="00C47E82" w:rsidP="00C47E82">
      <w:pPr>
        <w:numPr>
          <w:ilvl w:val="0"/>
          <w:numId w:val="8"/>
        </w:numPr>
        <w:spacing w:line="600" w:lineRule="auto"/>
        <w:ind w:left="709"/>
        <w:contextualSpacing/>
        <w:jc w:val="left"/>
        <w:rPr>
          <w:ins w:id="2196" w:author="UTENTE" w:date="2020-06-30T15:31:00Z"/>
          <w:rFonts w:ascii="Calibri" w:eastAsia="Calibri" w:hAnsi="Calibri" w:cs="Times New Roman"/>
          <w:lang w:val="en-US"/>
        </w:rPr>
        <w:pPrChange w:id="2197" w:author="UTENTE" w:date="2020-06-30T15:31:00Z">
          <w:pPr>
            <w:numPr>
              <w:numId w:val="23"/>
            </w:numPr>
            <w:spacing w:line="600" w:lineRule="auto"/>
            <w:ind w:left="720" w:hanging="360"/>
            <w:contextualSpacing/>
            <w:jc w:val="left"/>
          </w:pPr>
        </w:pPrChange>
      </w:pPr>
      <w:ins w:id="2198" w:author="UTENTE" w:date="2020-06-30T15:31:00Z">
        <w:r w:rsidRPr="00C47E82">
          <w:rPr>
            <w:rFonts w:ascii="Calibri" w:eastAsia="Calibri" w:hAnsi="Calibri" w:cs="Times New Roman"/>
            <w:lang w:val="en-US"/>
          </w:rPr>
          <w:t>mcp "\"What are you trying to say? Someone I know is going to be a part of this 'friendly conflict'?\""</w:t>
        </w:r>
      </w:ins>
    </w:p>
    <w:p w14:paraId="7FAD92C4" w14:textId="77777777" w:rsidR="00C47E82" w:rsidRPr="00C47E82" w:rsidRDefault="00C47E82" w:rsidP="00C47E82">
      <w:pPr>
        <w:numPr>
          <w:ilvl w:val="0"/>
          <w:numId w:val="8"/>
        </w:numPr>
        <w:spacing w:line="600" w:lineRule="auto"/>
        <w:ind w:left="709"/>
        <w:contextualSpacing/>
        <w:jc w:val="left"/>
        <w:rPr>
          <w:ins w:id="2199" w:author="UTENTE" w:date="2020-06-30T15:31:00Z"/>
          <w:rFonts w:ascii="Calibri" w:eastAsia="Calibri" w:hAnsi="Calibri" w:cs="Times New Roman"/>
          <w:lang w:val="en-US"/>
        </w:rPr>
        <w:pPrChange w:id="2200" w:author="UTENTE" w:date="2020-06-30T15:31:00Z">
          <w:pPr>
            <w:numPr>
              <w:numId w:val="23"/>
            </w:numPr>
            <w:spacing w:line="600" w:lineRule="auto"/>
            <w:ind w:left="720" w:hanging="360"/>
            <w:contextualSpacing/>
            <w:jc w:val="left"/>
          </w:pPr>
        </w:pPrChange>
      </w:pPr>
      <w:ins w:id="2201" w:author="UTENTE" w:date="2020-06-30T15:31:00Z">
        <w:r w:rsidRPr="00C47E82">
          <w:rPr>
            <w:rFonts w:ascii="Calibri" w:eastAsia="Calibri" w:hAnsi="Calibri" w:cs="Times New Roman"/>
            <w:lang w:val="en-US"/>
          </w:rPr>
          <w:t>i "\"Maybe. You can't say for sure unless you show up, am I right?\""</w:t>
        </w:r>
      </w:ins>
    </w:p>
    <w:p w14:paraId="40E45566" w14:textId="77777777" w:rsidR="00C47E82" w:rsidRPr="00C47E82" w:rsidRDefault="00C47E82" w:rsidP="00C47E82">
      <w:pPr>
        <w:numPr>
          <w:ilvl w:val="0"/>
          <w:numId w:val="8"/>
        </w:numPr>
        <w:spacing w:line="600" w:lineRule="auto"/>
        <w:ind w:left="709"/>
        <w:contextualSpacing/>
        <w:jc w:val="left"/>
        <w:rPr>
          <w:ins w:id="2202" w:author="UTENTE" w:date="2020-06-30T15:31:00Z"/>
          <w:rFonts w:ascii="Calibri" w:eastAsia="Calibri" w:hAnsi="Calibri" w:cs="Times New Roman"/>
          <w:lang w:val="en-US"/>
        </w:rPr>
        <w:pPrChange w:id="2203" w:author="UTENTE" w:date="2020-06-30T15:31:00Z">
          <w:pPr>
            <w:numPr>
              <w:numId w:val="23"/>
            </w:numPr>
            <w:spacing w:line="600" w:lineRule="auto"/>
            <w:ind w:left="720" w:hanging="360"/>
            <w:contextualSpacing/>
            <w:jc w:val="left"/>
          </w:pPr>
        </w:pPrChange>
      </w:pPr>
      <w:ins w:id="2204" w:author="UTENTE" w:date="2020-06-30T15:31:00Z">
        <w:r w:rsidRPr="00C47E82">
          <w:rPr>
            <w:rFonts w:ascii="Calibri" w:eastAsia="Calibri" w:hAnsi="Calibri" w:cs="Times New Roman"/>
            <w:lang w:val="en-US"/>
          </w:rPr>
          <w:t>i "\"Assuming your self-preservation instincts aren't too strong, that is.\""</w:t>
        </w:r>
      </w:ins>
    </w:p>
    <w:p w14:paraId="12AD0EFC" w14:textId="77777777" w:rsidR="00C47E82" w:rsidRPr="00C47E82" w:rsidRDefault="00C47E82" w:rsidP="00C47E82">
      <w:pPr>
        <w:numPr>
          <w:ilvl w:val="0"/>
          <w:numId w:val="8"/>
        </w:numPr>
        <w:spacing w:line="600" w:lineRule="auto"/>
        <w:ind w:left="709"/>
        <w:contextualSpacing/>
        <w:jc w:val="left"/>
        <w:rPr>
          <w:ins w:id="2205" w:author="UTENTE" w:date="2020-06-30T15:31:00Z"/>
          <w:rFonts w:ascii="Calibri" w:eastAsia="Calibri" w:hAnsi="Calibri" w:cs="Times New Roman"/>
          <w:lang w:val="en-US"/>
        </w:rPr>
        <w:pPrChange w:id="2206" w:author="UTENTE" w:date="2020-06-30T15:31:00Z">
          <w:pPr>
            <w:numPr>
              <w:numId w:val="23"/>
            </w:numPr>
            <w:spacing w:line="600" w:lineRule="auto"/>
            <w:ind w:left="720" w:hanging="360"/>
            <w:contextualSpacing/>
            <w:jc w:val="left"/>
          </w:pPr>
        </w:pPrChange>
      </w:pPr>
      <w:ins w:id="2207" w:author="UTENTE" w:date="2020-06-30T15:31:00Z">
        <w:r w:rsidRPr="00C47E82">
          <w:rPr>
            <w:rFonts w:ascii="Calibri" w:eastAsia="Calibri" w:hAnsi="Calibri" w:cs="Times New Roman"/>
            <w:lang w:val="en-US"/>
          </w:rPr>
          <w:t>mcp "\"…\""</w:t>
        </w:r>
      </w:ins>
    </w:p>
    <w:p w14:paraId="1424A6BA" w14:textId="77777777" w:rsidR="00C47E82" w:rsidRPr="00C47E82" w:rsidRDefault="00C47E82" w:rsidP="00C47E82">
      <w:pPr>
        <w:numPr>
          <w:ilvl w:val="0"/>
          <w:numId w:val="8"/>
        </w:numPr>
        <w:spacing w:line="600" w:lineRule="auto"/>
        <w:ind w:left="709"/>
        <w:contextualSpacing/>
        <w:jc w:val="left"/>
        <w:rPr>
          <w:ins w:id="2208" w:author="UTENTE" w:date="2020-06-30T15:31:00Z"/>
          <w:rFonts w:ascii="Calibri" w:eastAsia="Calibri" w:hAnsi="Calibri" w:cs="Times New Roman"/>
          <w:lang w:val="en-US"/>
        </w:rPr>
        <w:pPrChange w:id="2209" w:author="UTENTE" w:date="2020-06-30T15:31:00Z">
          <w:pPr>
            <w:numPr>
              <w:numId w:val="23"/>
            </w:numPr>
            <w:spacing w:line="600" w:lineRule="auto"/>
            <w:ind w:left="720" w:hanging="360"/>
            <w:contextualSpacing/>
            <w:jc w:val="left"/>
          </w:pPr>
        </w:pPrChange>
      </w:pPr>
      <w:ins w:id="2210" w:author="UTENTE" w:date="2020-06-30T15:31:00Z">
        <w:r w:rsidRPr="00C47E82">
          <w:rPr>
            <w:rFonts w:ascii="Calibri" w:eastAsia="Calibri" w:hAnsi="Calibri" w:cs="Times New Roman"/>
            <w:lang w:val="en-US"/>
          </w:rPr>
          <w:t>n "–I know he's trying to provoke me, but that doesn't stop anger from rising up in my chest, even though I try my hardest to stay calm."</w:t>
        </w:r>
      </w:ins>
    </w:p>
    <w:p w14:paraId="5D1CE47E" w14:textId="77777777" w:rsidR="00C47E82" w:rsidRPr="00C47E82" w:rsidRDefault="00C47E82" w:rsidP="00C47E82">
      <w:pPr>
        <w:numPr>
          <w:ilvl w:val="0"/>
          <w:numId w:val="8"/>
        </w:numPr>
        <w:spacing w:line="600" w:lineRule="auto"/>
        <w:ind w:left="709"/>
        <w:contextualSpacing/>
        <w:jc w:val="left"/>
        <w:rPr>
          <w:ins w:id="2211" w:author="UTENTE" w:date="2020-06-30T15:31:00Z"/>
          <w:rFonts w:ascii="Calibri" w:eastAsia="Calibri" w:hAnsi="Calibri" w:cs="Times New Roman"/>
          <w:lang w:val="en-US"/>
        </w:rPr>
        <w:pPrChange w:id="2212" w:author="UTENTE" w:date="2020-06-30T15:31:00Z">
          <w:pPr>
            <w:numPr>
              <w:numId w:val="23"/>
            </w:numPr>
            <w:spacing w:line="600" w:lineRule="auto"/>
            <w:ind w:left="720" w:hanging="360"/>
            <w:contextualSpacing/>
            <w:jc w:val="left"/>
          </w:pPr>
        </w:pPrChange>
      </w:pPr>
      <w:ins w:id="2213" w:author="UTENTE" w:date="2020-06-30T15:31:00Z">
        <w:r w:rsidRPr="00C47E82">
          <w:rPr>
            <w:rFonts w:ascii="Calibri" w:eastAsia="Calibri" w:hAnsi="Calibri" w:cs="Times New Roman"/>
            <w:lang w:val="en-US"/>
          </w:rPr>
          <w:t>n "He probably thinks his money makes him some kind of king. {w}What a class act."</w:t>
        </w:r>
      </w:ins>
    </w:p>
    <w:p w14:paraId="38769515" w14:textId="77777777" w:rsidR="00C47E82" w:rsidRPr="00C47E82" w:rsidRDefault="00C47E82" w:rsidP="00C47E82">
      <w:pPr>
        <w:numPr>
          <w:ilvl w:val="0"/>
          <w:numId w:val="8"/>
        </w:numPr>
        <w:spacing w:line="600" w:lineRule="auto"/>
        <w:ind w:left="709"/>
        <w:contextualSpacing/>
        <w:jc w:val="left"/>
        <w:rPr>
          <w:ins w:id="2214" w:author="UTENTE" w:date="2020-06-30T15:31:00Z"/>
          <w:rFonts w:ascii="Calibri" w:eastAsia="Calibri" w:hAnsi="Calibri" w:cs="Times New Roman"/>
          <w:lang w:val="en-US"/>
        </w:rPr>
        <w:pPrChange w:id="2215" w:author="UTENTE" w:date="2020-06-30T15:31:00Z">
          <w:pPr>
            <w:numPr>
              <w:numId w:val="23"/>
            </w:numPr>
            <w:spacing w:line="600" w:lineRule="auto"/>
            <w:ind w:left="720" w:hanging="360"/>
            <w:contextualSpacing/>
            <w:jc w:val="left"/>
          </w:pPr>
        </w:pPrChange>
      </w:pPr>
      <w:ins w:id="2216" w:author="UTENTE" w:date="2020-06-30T15:31:00Z">
        <w:r w:rsidRPr="00C47E82">
          <w:rPr>
            <w:rFonts w:ascii="Calibri" w:eastAsia="Calibri" w:hAnsi="Calibri" w:cs="Times New Roman"/>
            <w:lang w:val="en-US"/>
          </w:rPr>
          <w:t>old "I'll come if they're using you as target practice"</w:t>
        </w:r>
      </w:ins>
    </w:p>
    <w:p w14:paraId="38422244" w14:textId="77777777" w:rsidR="00C47E82" w:rsidRPr="00C47E82" w:rsidRDefault="00C47E82" w:rsidP="00C47E82">
      <w:pPr>
        <w:numPr>
          <w:ilvl w:val="0"/>
          <w:numId w:val="8"/>
        </w:numPr>
        <w:spacing w:line="600" w:lineRule="auto"/>
        <w:ind w:left="709"/>
        <w:contextualSpacing/>
        <w:jc w:val="left"/>
        <w:rPr>
          <w:ins w:id="2217" w:author="UTENTE" w:date="2020-06-30T15:31:00Z"/>
          <w:rFonts w:ascii="Calibri" w:eastAsia="Calibri" w:hAnsi="Calibri" w:cs="Times New Roman"/>
          <w:lang w:val="en-US"/>
        </w:rPr>
        <w:pPrChange w:id="2218" w:author="UTENTE" w:date="2020-06-30T15:31:00Z">
          <w:pPr>
            <w:numPr>
              <w:numId w:val="23"/>
            </w:numPr>
            <w:spacing w:line="600" w:lineRule="auto"/>
            <w:ind w:left="720" w:hanging="360"/>
            <w:contextualSpacing/>
            <w:jc w:val="left"/>
          </w:pPr>
        </w:pPrChange>
      </w:pPr>
      <w:ins w:id="2219" w:author="UTENTE" w:date="2020-06-30T15:31:00Z">
        <w:r w:rsidRPr="00C47E82">
          <w:rPr>
            <w:rFonts w:ascii="Calibri" w:eastAsia="Calibri" w:hAnsi="Calibri" w:cs="Times New Roman"/>
            <w:lang w:val="en-US"/>
          </w:rPr>
          <w:t>old "I'll come if it's safe"</w:t>
        </w:r>
      </w:ins>
    </w:p>
    <w:p w14:paraId="5C296A29" w14:textId="77777777" w:rsidR="00C47E82" w:rsidRPr="00C47E82" w:rsidRDefault="00C47E82" w:rsidP="00C47E82">
      <w:pPr>
        <w:numPr>
          <w:ilvl w:val="0"/>
          <w:numId w:val="8"/>
        </w:numPr>
        <w:spacing w:line="600" w:lineRule="auto"/>
        <w:ind w:left="709"/>
        <w:contextualSpacing/>
        <w:jc w:val="left"/>
        <w:rPr>
          <w:ins w:id="2220" w:author="UTENTE" w:date="2020-06-30T15:31:00Z"/>
          <w:rFonts w:ascii="Calibri" w:eastAsia="Calibri" w:hAnsi="Calibri" w:cs="Times New Roman"/>
          <w:lang w:val="en-US"/>
        </w:rPr>
        <w:pPrChange w:id="2221" w:author="UTENTE" w:date="2020-06-30T15:31:00Z">
          <w:pPr>
            <w:numPr>
              <w:numId w:val="23"/>
            </w:numPr>
            <w:spacing w:line="600" w:lineRule="auto"/>
            <w:ind w:left="720" w:hanging="360"/>
            <w:contextualSpacing/>
            <w:jc w:val="left"/>
          </w:pPr>
        </w:pPrChange>
      </w:pPr>
      <w:ins w:id="2222" w:author="UTENTE" w:date="2020-06-30T15:31:00Z">
        <w:r w:rsidRPr="00C47E82">
          <w:rPr>
            <w:rFonts w:ascii="Calibri" w:eastAsia="Calibri" w:hAnsi="Calibri" w:cs="Times New Roman"/>
            <w:lang w:val="en-US"/>
          </w:rPr>
          <w:t>mcp "\"I'll stop by if there's a chance you'll get hit in the crossfire.\""</w:t>
        </w:r>
      </w:ins>
    </w:p>
    <w:p w14:paraId="3BDA9078" w14:textId="77777777" w:rsidR="00C47E82" w:rsidRPr="00C47E82" w:rsidRDefault="00C47E82" w:rsidP="00C47E82">
      <w:pPr>
        <w:numPr>
          <w:ilvl w:val="0"/>
          <w:numId w:val="8"/>
        </w:numPr>
        <w:spacing w:line="600" w:lineRule="auto"/>
        <w:ind w:left="709"/>
        <w:contextualSpacing/>
        <w:jc w:val="left"/>
        <w:rPr>
          <w:ins w:id="2223" w:author="UTENTE" w:date="2020-06-30T15:31:00Z"/>
          <w:rFonts w:ascii="Calibri" w:eastAsia="Calibri" w:hAnsi="Calibri" w:cs="Times New Roman"/>
          <w:lang w:val="en-US"/>
        </w:rPr>
        <w:pPrChange w:id="2224" w:author="UTENTE" w:date="2020-06-30T15:31:00Z">
          <w:pPr>
            <w:numPr>
              <w:numId w:val="23"/>
            </w:numPr>
            <w:spacing w:line="600" w:lineRule="auto"/>
            <w:ind w:left="720" w:hanging="360"/>
            <w:contextualSpacing/>
            <w:jc w:val="left"/>
          </w:pPr>
        </w:pPrChange>
      </w:pPr>
      <w:ins w:id="2225" w:author="UTENTE" w:date="2020-06-30T15:31:00Z">
        <w:r w:rsidRPr="00C47E82">
          <w:rPr>
            <w:rFonts w:ascii="Calibri" w:eastAsia="Calibri" w:hAnsi="Calibri" w:cs="Times New Roman"/>
            <w:lang w:val="en-US"/>
          </w:rPr>
          <w:t>mcp "\"That fancy suit isn't bulletproof, is it?\""</w:t>
        </w:r>
      </w:ins>
    </w:p>
    <w:p w14:paraId="4AE522CF" w14:textId="77777777" w:rsidR="00C47E82" w:rsidRPr="00C47E82" w:rsidRDefault="00C47E82" w:rsidP="00C47E82">
      <w:pPr>
        <w:numPr>
          <w:ilvl w:val="0"/>
          <w:numId w:val="8"/>
        </w:numPr>
        <w:spacing w:line="600" w:lineRule="auto"/>
        <w:ind w:left="709"/>
        <w:contextualSpacing/>
        <w:jc w:val="left"/>
        <w:rPr>
          <w:ins w:id="2226" w:author="UTENTE" w:date="2020-06-30T15:31:00Z"/>
          <w:rFonts w:ascii="Calibri" w:eastAsia="Calibri" w:hAnsi="Calibri" w:cs="Times New Roman"/>
          <w:lang w:val="en-US"/>
        </w:rPr>
        <w:pPrChange w:id="2227" w:author="UTENTE" w:date="2020-06-30T15:31:00Z">
          <w:pPr>
            <w:numPr>
              <w:numId w:val="23"/>
            </w:numPr>
            <w:spacing w:line="600" w:lineRule="auto"/>
            <w:ind w:left="720" w:hanging="360"/>
            <w:contextualSpacing/>
            <w:jc w:val="left"/>
          </w:pPr>
        </w:pPrChange>
      </w:pPr>
      <w:ins w:id="2228" w:author="UTENTE" w:date="2020-06-30T15:31:00Z">
        <w:r w:rsidRPr="00C47E82">
          <w:rPr>
            <w:rFonts w:ascii="Calibri" w:eastAsia="Calibri" w:hAnsi="Calibri" w:cs="Times New Roman"/>
            <w:lang w:val="en-US"/>
          </w:rPr>
          <w:t>i "\"…Wow, I caught a feisty one.\""</w:t>
        </w:r>
        <w:r w:rsidRPr="00C47E82">
          <w:rPr>
            <w:rFonts w:ascii="Calibri" w:eastAsia="Calibri" w:hAnsi="Calibri" w:cs="Times New Roman"/>
            <w:lang w:val="en-US"/>
          </w:rPr>
          <w:br w:type="page"/>
        </w:r>
      </w:ins>
    </w:p>
    <w:p w14:paraId="35A5A6D9" w14:textId="77777777" w:rsidR="009E78E0" w:rsidRPr="00224F9A" w:rsidRDefault="009E78E0" w:rsidP="009E78E0">
      <w:pPr>
        <w:pStyle w:val="Paragrafoelenco"/>
        <w:numPr>
          <w:ilvl w:val="0"/>
          <w:numId w:val="9"/>
        </w:numPr>
        <w:spacing w:line="600" w:lineRule="auto"/>
        <w:ind w:left="360"/>
        <w:jc w:val="both"/>
        <w:rPr>
          <w:ins w:id="2229" w:author="UTENTE" w:date="2020-06-30T17:40:00Z"/>
          <w:lang w:val="it-IT"/>
        </w:rPr>
      </w:pPr>
      <w:ins w:id="2230" w:author="UTENTE" w:date="2020-06-30T17:40:00Z">
        <w:r w:rsidRPr="00224F9A">
          <w:rPr>
            <w:lang w:val="it-IT"/>
          </w:rPr>
          <w:lastRenderedPageBreak/>
          <w:t>i "Potresti anche incontrare un tuo amichetto. O forse {i}cliente{/i} è la parola migliore…?\""</w:t>
        </w:r>
      </w:ins>
    </w:p>
    <w:p w14:paraId="2EFEB630" w14:textId="77777777" w:rsidR="009E78E0" w:rsidRPr="00224F9A" w:rsidRDefault="009E78E0" w:rsidP="009E78E0">
      <w:pPr>
        <w:pStyle w:val="Paragrafoelenco"/>
        <w:numPr>
          <w:ilvl w:val="0"/>
          <w:numId w:val="9"/>
        </w:numPr>
        <w:spacing w:line="600" w:lineRule="auto"/>
        <w:ind w:left="360"/>
        <w:jc w:val="both"/>
        <w:rPr>
          <w:ins w:id="2231" w:author="UTENTE" w:date="2020-06-30T17:40:00Z"/>
          <w:lang w:val="it-IT"/>
        </w:rPr>
      </w:pPr>
      <w:ins w:id="2232" w:author="UTENTE" w:date="2020-06-30T17:40:00Z">
        <w:r w:rsidRPr="00224F9A">
          <w:rPr>
            <w:lang w:val="it-IT"/>
          </w:rPr>
          <w:t>mcp "\"…\""</w:t>
        </w:r>
      </w:ins>
    </w:p>
    <w:p w14:paraId="7CA023BA" w14:textId="77777777" w:rsidR="009E78E0" w:rsidRPr="00224F9A" w:rsidRDefault="009E78E0" w:rsidP="009E78E0">
      <w:pPr>
        <w:pStyle w:val="Paragrafoelenco"/>
        <w:numPr>
          <w:ilvl w:val="0"/>
          <w:numId w:val="9"/>
        </w:numPr>
        <w:spacing w:line="600" w:lineRule="auto"/>
        <w:ind w:left="360"/>
        <w:jc w:val="both"/>
        <w:rPr>
          <w:ins w:id="2233" w:author="UTENTE" w:date="2020-06-30T17:40:00Z"/>
          <w:lang w:val="it-IT"/>
        </w:rPr>
      </w:pPr>
      <w:ins w:id="2234" w:author="UTENTE" w:date="2020-06-30T17:40:00Z">
        <w:r w:rsidRPr="00224F9A">
          <w:rPr>
            <w:lang w:val="it-IT"/>
          </w:rPr>
          <w:t>n "Un brivido mi scorre per le vene mentre sussurra provocatorio."</w:t>
        </w:r>
      </w:ins>
    </w:p>
    <w:p w14:paraId="2687A409" w14:textId="77777777" w:rsidR="009E78E0" w:rsidRPr="00224F9A" w:rsidRDefault="009E78E0" w:rsidP="009E78E0">
      <w:pPr>
        <w:pStyle w:val="Paragrafoelenco"/>
        <w:numPr>
          <w:ilvl w:val="0"/>
          <w:numId w:val="9"/>
        </w:numPr>
        <w:spacing w:line="600" w:lineRule="auto"/>
        <w:ind w:left="360"/>
        <w:jc w:val="both"/>
        <w:rPr>
          <w:ins w:id="2235" w:author="UTENTE" w:date="2020-06-30T17:40:00Z"/>
          <w:lang w:val="it-IT"/>
        </w:rPr>
      </w:pPr>
      <w:ins w:id="2236" w:author="UTENTE" w:date="2020-06-30T17:40:00Z">
        <w:r w:rsidRPr="00224F9A">
          <w:rPr>
            <w:lang w:val="it-IT"/>
          </w:rPr>
          <w:t>n "Parla come se sapesse qualcosa di me… ma non l'ho mai visto in vita mia."</w:t>
        </w:r>
      </w:ins>
    </w:p>
    <w:p w14:paraId="3CACC4B6" w14:textId="77777777" w:rsidR="009E78E0" w:rsidRPr="00224F9A" w:rsidRDefault="009E78E0" w:rsidP="009E78E0">
      <w:pPr>
        <w:pStyle w:val="Paragrafoelenco"/>
        <w:numPr>
          <w:ilvl w:val="0"/>
          <w:numId w:val="9"/>
        </w:numPr>
        <w:spacing w:line="600" w:lineRule="auto"/>
        <w:ind w:left="360"/>
        <w:jc w:val="both"/>
        <w:rPr>
          <w:ins w:id="2237" w:author="UTENTE" w:date="2020-06-30T17:40:00Z"/>
          <w:lang w:val="it-IT"/>
        </w:rPr>
      </w:pPr>
      <w:ins w:id="2238" w:author="UTENTE" w:date="2020-06-30T17:40:00Z">
        <w:r w:rsidRPr="00224F9A">
          <w:rPr>
            <w:lang w:val="it-IT"/>
          </w:rPr>
          <w:t>mcp "\"Cosa stai cercando di dirmi? Qualcuno che conosco farà parte di questo “scontro” amichevole'?\""</w:t>
        </w:r>
      </w:ins>
    </w:p>
    <w:p w14:paraId="4B0352FB" w14:textId="77777777" w:rsidR="009E78E0" w:rsidRPr="00224F9A" w:rsidRDefault="009E78E0" w:rsidP="009E78E0">
      <w:pPr>
        <w:pStyle w:val="Paragrafoelenco"/>
        <w:numPr>
          <w:ilvl w:val="0"/>
          <w:numId w:val="9"/>
        </w:numPr>
        <w:spacing w:line="600" w:lineRule="auto"/>
        <w:ind w:left="360"/>
        <w:jc w:val="both"/>
        <w:rPr>
          <w:ins w:id="2239" w:author="UTENTE" w:date="2020-06-30T17:40:00Z"/>
          <w:lang w:val="it-IT"/>
        </w:rPr>
      </w:pPr>
      <w:ins w:id="2240" w:author="UTENTE" w:date="2020-06-30T17:40:00Z">
        <w:r w:rsidRPr="00224F9A">
          <w:rPr>
            <w:lang w:val="it-IT"/>
          </w:rPr>
          <w:t>i "\"Forse. Non lo puoi sapere con certezza finché non vieni, giusto?\""</w:t>
        </w:r>
      </w:ins>
    </w:p>
    <w:p w14:paraId="5993515B" w14:textId="77777777" w:rsidR="009E78E0" w:rsidRPr="00224F9A" w:rsidRDefault="009E78E0" w:rsidP="009E78E0">
      <w:pPr>
        <w:pStyle w:val="Paragrafoelenco"/>
        <w:numPr>
          <w:ilvl w:val="0"/>
          <w:numId w:val="9"/>
        </w:numPr>
        <w:spacing w:line="600" w:lineRule="auto"/>
        <w:ind w:left="360"/>
        <w:jc w:val="both"/>
        <w:rPr>
          <w:ins w:id="2241" w:author="UTENTE" w:date="2020-06-30T17:40:00Z"/>
          <w:lang w:val="it-IT"/>
        </w:rPr>
      </w:pPr>
      <w:ins w:id="2242" w:author="UTENTE" w:date="2020-06-30T17:40:00Z">
        <w:r w:rsidRPr="00224F9A">
          <w:rPr>
            <w:lang w:val="it-IT"/>
          </w:rPr>
          <w:t>i "\"A meno che il tuo istinto di sopravvivenza non sia troppo forte, certo.\""</w:t>
        </w:r>
      </w:ins>
    </w:p>
    <w:p w14:paraId="03A4F8AA" w14:textId="77777777" w:rsidR="009E78E0" w:rsidRPr="00224F9A" w:rsidRDefault="009E78E0" w:rsidP="009E78E0">
      <w:pPr>
        <w:pStyle w:val="Paragrafoelenco"/>
        <w:numPr>
          <w:ilvl w:val="0"/>
          <w:numId w:val="9"/>
        </w:numPr>
        <w:spacing w:line="600" w:lineRule="auto"/>
        <w:ind w:left="360"/>
        <w:jc w:val="both"/>
        <w:rPr>
          <w:ins w:id="2243" w:author="UTENTE" w:date="2020-06-30T17:40:00Z"/>
          <w:lang w:val="it-IT"/>
        </w:rPr>
      </w:pPr>
      <w:ins w:id="2244" w:author="UTENTE" w:date="2020-06-30T17:40:00Z">
        <w:r w:rsidRPr="00224F9A">
          <w:rPr>
            <w:lang w:val="it-IT"/>
          </w:rPr>
          <w:t>mcp "\"…\""</w:t>
        </w:r>
      </w:ins>
    </w:p>
    <w:p w14:paraId="6AE434BF" w14:textId="77777777" w:rsidR="009E78E0" w:rsidRPr="00224F9A" w:rsidRDefault="009E78E0" w:rsidP="009E78E0">
      <w:pPr>
        <w:pStyle w:val="Paragrafoelenco"/>
        <w:numPr>
          <w:ilvl w:val="0"/>
          <w:numId w:val="9"/>
        </w:numPr>
        <w:spacing w:line="600" w:lineRule="auto"/>
        <w:ind w:left="360"/>
        <w:jc w:val="both"/>
        <w:rPr>
          <w:ins w:id="2245" w:author="UTENTE" w:date="2020-06-30T17:40:00Z"/>
          <w:lang w:val="it-IT"/>
        </w:rPr>
      </w:pPr>
      <w:ins w:id="2246" w:author="UTENTE" w:date="2020-06-30T17:40:00Z">
        <w:r w:rsidRPr="00224F9A">
          <w:rPr>
            <w:lang w:val="it-IT"/>
          </w:rPr>
          <w:t>n "-Lo so che sta cercando di provocarmi, ma questo non impedisce alla mia rabbia di crescere, anche se sto provando in tutti i modi a stare calmo."</w:t>
        </w:r>
      </w:ins>
    </w:p>
    <w:p w14:paraId="4FC87CEB" w14:textId="77777777" w:rsidR="009E78E0" w:rsidRPr="00224F9A" w:rsidRDefault="009E78E0" w:rsidP="009E78E0">
      <w:pPr>
        <w:pStyle w:val="Paragrafoelenco"/>
        <w:numPr>
          <w:ilvl w:val="0"/>
          <w:numId w:val="9"/>
        </w:numPr>
        <w:spacing w:line="600" w:lineRule="auto"/>
        <w:ind w:left="360"/>
        <w:jc w:val="both"/>
        <w:rPr>
          <w:ins w:id="2247" w:author="UTENTE" w:date="2020-06-30T17:40:00Z"/>
          <w:lang w:val="it-IT"/>
        </w:rPr>
      </w:pPr>
      <w:ins w:id="2248" w:author="UTENTE" w:date="2020-06-30T17:40:00Z">
        <w:r w:rsidRPr="00224F9A">
          <w:rPr>
            <w:lang w:val="it-IT"/>
          </w:rPr>
          <w:t>n "Sicuro pensa che i suoi soldi lo rendano una specie di re. {w}Che gran classe!"</w:t>
        </w:r>
      </w:ins>
    </w:p>
    <w:p w14:paraId="596D3530" w14:textId="77777777" w:rsidR="009E78E0" w:rsidRPr="00224F9A" w:rsidRDefault="009E78E0" w:rsidP="009E78E0">
      <w:pPr>
        <w:pStyle w:val="Paragrafoelenco"/>
        <w:numPr>
          <w:ilvl w:val="0"/>
          <w:numId w:val="9"/>
        </w:numPr>
        <w:spacing w:line="600" w:lineRule="auto"/>
        <w:ind w:left="360"/>
        <w:jc w:val="both"/>
        <w:rPr>
          <w:ins w:id="2249" w:author="UTENTE" w:date="2020-06-30T17:40:00Z"/>
          <w:lang w:val="it-IT"/>
        </w:rPr>
      </w:pPr>
      <w:ins w:id="2250" w:author="UTENTE" w:date="2020-06-30T17:40:00Z">
        <w:r w:rsidRPr="00224F9A">
          <w:rPr>
            <w:lang w:val="it-IT"/>
          </w:rPr>
          <w:t>new "Vengo se ti usano come bersaglio per allenarsi."</w:t>
        </w:r>
      </w:ins>
    </w:p>
    <w:p w14:paraId="4D9E48E7" w14:textId="77777777" w:rsidR="009E78E0" w:rsidRPr="00224F9A" w:rsidRDefault="009E78E0" w:rsidP="009E78E0">
      <w:pPr>
        <w:pStyle w:val="Paragrafoelenco"/>
        <w:numPr>
          <w:ilvl w:val="0"/>
          <w:numId w:val="9"/>
        </w:numPr>
        <w:spacing w:line="600" w:lineRule="auto"/>
        <w:ind w:left="360"/>
        <w:jc w:val="both"/>
        <w:rPr>
          <w:ins w:id="2251" w:author="UTENTE" w:date="2020-06-30T17:40:00Z"/>
          <w:lang w:val="it-IT"/>
        </w:rPr>
      </w:pPr>
      <w:ins w:id="2252" w:author="UTENTE" w:date="2020-06-30T17:40:00Z">
        <w:r w:rsidRPr="00224F9A">
          <w:rPr>
            <w:lang w:val="it-IT"/>
          </w:rPr>
          <w:t>new "Vengo se è sicuro"</w:t>
        </w:r>
      </w:ins>
    </w:p>
    <w:p w14:paraId="4C5FB749" w14:textId="77777777" w:rsidR="009E78E0" w:rsidRPr="00224F9A" w:rsidRDefault="009E78E0" w:rsidP="009E78E0">
      <w:pPr>
        <w:pStyle w:val="Paragrafoelenco"/>
        <w:numPr>
          <w:ilvl w:val="0"/>
          <w:numId w:val="9"/>
        </w:numPr>
        <w:spacing w:line="600" w:lineRule="auto"/>
        <w:ind w:left="360"/>
        <w:jc w:val="both"/>
        <w:rPr>
          <w:ins w:id="2253" w:author="UTENTE" w:date="2020-06-30T17:40:00Z"/>
          <w:lang w:val="it-IT"/>
        </w:rPr>
      </w:pPr>
      <w:ins w:id="2254" w:author="UTENTE" w:date="2020-06-30T17:40:00Z">
        <w:r w:rsidRPr="00224F9A">
          <w:rPr>
            <w:lang w:val="it-IT"/>
          </w:rPr>
          <w:t>mcp "\"Passo se c'è qualche possibilità che tu rimanga ferito nella sparatoria.\""</w:t>
        </w:r>
      </w:ins>
    </w:p>
    <w:p w14:paraId="0F073E8B" w14:textId="77777777" w:rsidR="009E78E0" w:rsidRPr="00224F9A" w:rsidRDefault="009E78E0" w:rsidP="009E78E0">
      <w:pPr>
        <w:pStyle w:val="Paragrafoelenco"/>
        <w:numPr>
          <w:ilvl w:val="0"/>
          <w:numId w:val="9"/>
        </w:numPr>
        <w:spacing w:line="600" w:lineRule="auto"/>
        <w:ind w:left="360"/>
        <w:jc w:val="both"/>
        <w:rPr>
          <w:ins w:id="2255" w:author="UTENTE" w:date="2020-06-30T17:40:00Z"/>
          <w:lang w:val="it-IT"/>
        </w:rPr>
      </w:pPr>
      <w:ins w:id="2256" w:author="UTENTE" w:date="2020-06-30T17:40:00Z">
        <w:r w:rsidRPr="00224F9A">
          <w:rPr>
            <w:lang w:val="it-IT"/>
          </w:rPr>
          <w:t>mcp "\"Quel bel gilet non è antiproiettile, vero?\""</w:t>
        </w:r>
      </w:ins>
    </w:p>
    <w:p w14:paraId="798EC673" w14:textId="1E34F3F3" w:rsidR="00D3659C" w:rsidRDefault="009E78E0" w:rsidP="009E78E0">
      <w:pPr>
        <w:pStyle w:val="Paragrafoelenco"/>
        <w:numPr>
          <w:ilvl w:val="0"/>
          <w:numId w:val="9"/>
        </w:numPr>
        <w:spacing w:line="360" w:lineRule="auto"/>
        <w:ind w:hanging="720"/>
        <w:rPr>
          <w:ins w:id="2257" w:author="UTENTE" w:date="2020-06-30T17:40:00Z"/>
          <w:lang w:val="it-IT"/>
        </w:rPr>
        <w:pPrChange w:id="2258" w:author="UTENTE" w:date="2020-06-30T17:40:00Z">
          <w:pPr>
            <w:spacing w:line="360" w:lineRule="auto"/>
          </w:pPr>
        </w:pPrChange>
      </w:pPr>
      <w:ins w:id="2259" w:author="UTENTE" w:date="2020-06-30T17:40:00Z">
        <w:r w:rsidRPr="00224F9A">
          <w:rPr>
            <w:lang w:val="it-IT"/>
          </w:rPr>
          <w:t>i "\"…wow, ne ho catturato uno bello esuberante.\""</w:t>
        </w:r>
      </w:ins>
    </w:p>
    <w:p w14:paraId="75B8E699" w14:textId="77777777" w:rsidR="009E78E0" w:rsidRDefault="009E78E0">
      <w:pPr>
        <w:spacing w:line="240" w:lineRule="auto"/>
        <w:jc w:val="left"/>
        <w:rPr>
          <w:ins w:id="2260" w:author="UTENTE" w:date="2020-06-30T17:42:00Z"/>
        </w:rPr>
      </w:pPr>
    </w:p>
    <w:p w14:paraId="51736B13" w14:textId="77777777" w:rsidR="009E78E0" w:rsidRDefault="009E78E0">
      <w:pPr>
        <w:spacing w:line="240" w:lineRule="auto"/>
        <w:jc w:val="left"/>
        <w:rPr>
          <w:ins w:id="2261" w:author="UTENTE" w:date="2020-06-30T17:42:00Z"/>
        </w:rPr>
      </w:pPr>
    </w:p>
    <w:p w14:paraId="53DF9C88" w14:textId="77777777" w:rsidR="009E78E0" w:rsidRDefault="009E78E0">
      <w:pPr>
        <w:spacing w:line="240" w:lineRule="auto"/>
        <w:jc w:val="left"/>
        <w:rPr>
          <w:ins w:id="2262" w:author="UTENTE" w:date="2020-06-30T17:42:00Z"/>
        </w:rPr>
      </w:pPr>
    </w:p>
    <w:p w14:paraId="4484E513" w14:textId="77777777" w:rsidR="009E78E0" w:rsidRDefault="009E78E0">
      <w:pPr>
        <w:spacing w:line="240" w:lineRule="auto"/>
        <w:jc w:val="left"/>
        <w:rPr>
          <w:ins w:id="2263" w:author="UTENTE" w:date="2020-06-30T17:42:00Z"/>
        </w:rPr>
      </w:pPr>
    </w:p>
    <w:p w14:paraId="3954D14F" w14:textId="77777777" w:rsidR="009E78E0" w:rsidRDefault="009E78E0">
      <w:pPr>
        <w:spacing w:line="240" w:lineRule="auto"/>
        <w:jc w:val="left"/>
        <w:rPr>
          <w:ins w:id="2264" w:author="UTENTE" w:date="2020-06-30T17:42:00Z"/>
        </w:rPr>
      </w:pPr>
    </w:p>
    <w:p w14:paraId="05EEA183" w14:textId="77777777" w:rsidR="009E78E0" w:rsidRDefault="009E78E0">
      <w:pPr>
        <w:spacing w:line="240" w:lineRule="auto"/>
        <w:jc w:val="left"/>
        <w:rPr>
          <w:ins w:id="2265" w:author="UTENTE" w:date="2020-06-30T17:42:00Z"/>
        </w:rPr>
      </w:pPr>
    </w:p>
    <w:p w14:paraId="4DB953DF" w14:textId="4B76BD4C" w:rsidR="009E78E0" w:rsidRPr="009E78E0" w:rsidRDefault="009E78E0" w:rsidP="009E78E0">
      <w:pPr>
        <w:pStyle w:val="Paragrafoelenco"/>
        <w:numPr>
          <w:ilvl w:val="0"/>
          <w:numId w:val="9"/>
        </w:numPr>
        <w:spacing w:line="600" w:lineRule="auto"/>
        <w:rPr>
          <w:ins w:id="2266" w:author="UTENTE" w:date="2020-06-30T17:42:00Z"/>
          <w:rFonts w:ascii="Calibri" w:eastAsia="Calibri" w:hAnsi="Calibri" w:cs="Times New Roman"/>
          <w:lang w:val="en-US"/>
          <w:rPrChange w:id="2267" w:author="UTENTE" w:date="2020-06-30T17:43:00Z">
            <w:rPr>
              <w:ins w:id="2268" w:author="UTENTE" w:date="2020-06-30T17:42:00Z"/>
            </w:rPr>
          </w:rPrChange>
        </w:rPr>
        <w:pPrChange w:id="2269" w:author="UTENTE" w:date="2020-06-30T17:43:00Z">
          <w:pPr>
            <w:numPr>
              <w:numId w:val="24"/>
            </w:numPr>
            <w:spacing w:line="600" w:lineRule="auto"/>
            <w:ind w:left="644" w:hanging="360"/>
            <w:contextualSpacing/>
            <w:jc w:val="left"/>
          </w:pPr>
        </w:pPrChange>
      </w:pPr>
      <w:ins w:id="2270" w:author="UTENTE" w:date="2020-06-30T17:42:00Z">
        <w:r w:rsidRPr="009E78E0">
          <w:rPr>
            <w:rFonts w:ascii="Calibri" w:eastAsia="Calibri" w:hAnsi="Calibri" w:cs="Times New Roman"/>
            <w:lang w:val="en-US"/>
            <w:rPrChange w:id="2271" w:author="UTENTE" w:date="2020-06-30T17:43:00Z">
              <w:rPr/>
            </w:rPrChange>
          </w:rPr>
          <w:lastRenderedPageBreak/>
          <w:t>n "He lets out a low wolf whistle, eyes going wide in mock surprise."</w:t>
        </w:r>
      </w:ins>
    </w:p>
    <w:p w14:paraId="59D37CB5" w14:textId="4EEA2915" w:rsidR="009E78E0" w:rsidRPr="009E78E0" w:rsidRDefault="009E78E0" w:rsidP="009E78E0">
      <w:pPr>
        <w:pStyle w:val="Paragrafoelenco"/>
        <w:numPr>
          <w:ilvl w:val="0"/>
          <w:numId w:val="9"/>
        </w:numPr>
        <w:spacing w:line="600" w:lineRule="auto"/>
        <w:rPr>
          <w:ins w:id="2272" w:author="UTENTE" w:date="2020-06-30T17:42:00Z"/>
          <w:rFonts w:ascii="Calibri" w:eastAsia="Calibri" w:hAnsi="Calibri" w:cs="Times New Roman"/>
          <w:lang w:val="en-US"/>
          <w:rPrChange w:id="2273" w:author="UTENTE" w:date="2020-06-30T17:43:00Z">
            <w:rPr>
              <w:ins w:id="2274" w:author="UTENTE" w:date="2020-06-30T17:42:00Z"/>
            </w:rPr>
          </w:rPrChange>
        </w:rPr>
        <w:pPrChange w:id="2275" w:author="UTENTE" w:date="2020-06-30T17:43:00Z">
          <w:pPr>
            <w:numPr>
              <w:numId w:val="24"/>
            </w:numPr>
            <w:spacing w:line="600" w:lineRule="auto"/>
            <w:ind w:left="644" w:hanging="360"/>
            <w:contextualSpacing/>
            <w:jc w:val="left"/>
          </w:pPr>
        </w:pPrChange>
      </w:pPr>
      <w:ins w:id="2276" w:author="UTENTE" w:date="2020-06-30T17:42:00Z">
        <w:r w:rsidRPr="009E78E0">
          <w:rPr>
            <w:rFonts w:ascii="Calibri" w:eastAsia="Calibri" w:hAnsi="Calibri" w:cs="Times New Roman"/>
            <w:lang w:val="en-US"/>
            <w:rPrChange w:id="2277" w:author="UTENTE" w:date="2020-06-30T17:43:00Z">
              <w:rPr/>
            </w:rPrChange>
          </w:rPr>
          <w:t>i "\"I'm flattered that you're so worried about me, though I'd be more concerned for yourself.\""</w:t>
        </w:r>
      </w:ins>
    </w:p>
    <w:p w14:paraId="21641EC5" w14:textId="3280AE8C" w:rsidR="009E78E0" w:rsidRPr="009E78E0" w:rsidRDefault="009E78E0" w:rsidP="009E78E0">
      <w:pPr>
        <w:pStyle w:val="Paragrafoelenco"/>
        <w:numPr>
          <w:ilvl w:val="0"/>
          <w:numId w:val="9"/>
        </w:numPr>
        <w:spacing w:line="600" w:lineRule="auto"/>
        <w:rPr>
          <w:ins w:id="2278" w:author="UTENTE" w:date="2020-06-30T17:42:00Z"/>
          <w:rFonts w:ascii="Calibri" w:eastAsia="Calibri" w:hAnsi="Calibri" w:cs="Times New Roman"/>
          <w:lang w:val="en-US"/>
          <w:rPrChange w:id="2279" w:author="UTENTE" w:date="2020-06-30T17:43:00Z">
            <w:rPr>
              <w:ins w:id="2280" w:author="UTENTE" w:date="2020-06-30T17:42:00Z"/>
            </w:rPr>
          </w:rPrChange>
        </w:rPr>
        <w:pPrChange w:id="2281" w:author="UTENTE" w:date="2020-06-30T17:43:00Z">
          <w:pPr>
            <w:numPr>
              <w:numId w:val="24"/>
            </w:numPr>
            <w:spacing w:line="600" w:lineRule="auto"/>
            <w:ind w:left="644" w:hanging="360"/>
            <w:contextualSpacing/>
            <w:jc w:val="left"/>
          </w:pPr>
        </w:pPrChange>
      </w:pPr>
      <w:ins w:id="2282" w:author="UTENTE" w:date="2020-06-30T17:42:00Z">
        <w:r w:rsidRPr="009E78E0">
          <w:rPr>
            <w:rFonts w:ascii="Calibri" w:eastAsia="Calibri" w:hAnsi="Calibri" w:cs="Times New Roman"/>
            <w:lang w:val="en-US"/>
            <w:rPrChange w:id="2283" w:author="UTENTE" w:date="2020-06-30T17:43:00Z">
              <w:rPr/>
            </w:rPrChange>
          </w:rPr>
          <w:t>i "\"Someone with a pretty face like the one you have… can catch the attention of some {i}bad{/i} types.\""</w:t>
        </w:r>
      </w:ins>
    </w:p>
    <w:p w14:paraId="18FD3E71" w14:textId="2F758E8B" w:rsidR="009E78E0" w:rsidRPr="009E78E0" w:rsidRDefault="009E78E0" w:rsidP="009E78E0">
      <w:pPr>
        <w:pStyle w:val="Paragrafoelenco"/>
        <w:numPr>
          <w:ilvl w:val="0"/>
          <w:numId w:val="9"/>
        </w:numPr>
        <w:spacing w:line="600" w:lineRule="auto"/>
        <w:rPr>
          <w:ins w:id="2284" w:author="UTENTE" w:date="2020-06-30T17:42:00Z"/>
          <w:rFonts w:ascii="Calibri" w:eastAsia="Calibri" w:hAnsi="Calibri" w:cs="Times New Roman"/>
          <w:lang w:val="en-US"/>
          <w:rPrChange w:id="2285" w:author="UTENTE" w:date="2020-06-30T17:43:00Z">
            <w:rPr>
              <w:ins w:id="2286" w:author="UTENTE" w:date="2020-06-30T17:42:00Z"/>
            </w:rPr>
          </w:rPrChange>
        </w:rPr>
        <w:pPrChange w:id="2287" w:author="UTENTE" w:date="2020-06-30T17:43:00Z">
          <w:pPr>
            <w:numPr>
              <w:numId w:val="24"/>
            </w:numPr>
            <w:spacing w:line="600" w:lineRule="auto"/>
            <w:ind w:left="644" w:hanging="360"/>
            <w:contextualSpacing/>
            <w:jc w:val="left"/>
          </w:pPr>
        </w:pPrChange>
      </w:pPr>
      <w:ins w:id="2288" w:author="UTENTE" w:date="2020-06-30T17:42:00Z">
        <w:r w:rsidRPr="009E78E0">
          <w:rPr>
            <w:rFonts w:ascii="Calibri" w:eastAsia="Calibri" w:hAnsi="Calibri" w:cs="Times New Roman"/>
            <w:lang w:val="en-US"/>
            <w:rPrChange w:id="2289" w:author="UTENTE" w:date="2020-06-30T17:43:00Z">
              <w:rPr/>
            </w:rPrChange>
          </w:rPr>
          <w:t>mcp "\"I don't want to risk my neck on a whim, but if you can guarantee I won't end up full of bullet holes…\""</w:t>
        </w:r>
      </w:ins>
    </w:p>
    <w:p w14:paraId="4651247B" w14:textId="59059A14" w:rsidR="009E78E0" w:rsidRPr="009E78E0" w:rsidRDefault="009E78E0" w:rsidP="009E78E0">
      <w:pPr>
        <w:pStyle w:val="Paragrafoelenco"/>
        <w:numPr>
          <w:ilvl w:val="0"/>
          <w:numId w:val="9"/>
        </w:numPr>
        <w:tabs>
          <w:tab w:val="left" w:pos="993"/>
        </w:tabs>
        <w:spacing w:line="600" w:lineRule="auto"/>
        <w:rPr>
          <w:ins w:id="2290" w:author="UTENTE" w:date="2020-06-30T17:42:00Z"/>
          <w:rFonts w:ascii="Calibri" w:eastAsia="Calibri" w:hAnsi="Calibri" w:cs="Times New Roman"/>
          <w:lang w:val="en-US"/>
          <w:rPrChange w:id="2291" w:author="UTENTE" w:date="2020-06-30T17:44:00Z">
            <w:rPr>
              <w:ins w:id="2292" w:author="UTENTE" w:date="2020-06-30T17:42:00Z"/>
            </w:rPr>
          </w:rPrChange>
        </w:rPr>
        <w:pPrChange w:id="2293" w:author="UTENTE" w:date="2020-06-30T17:44:00Z">
          <w:pPr>
            <w:numPr>
              <w:numId w:val="24"/>
            </w:numPr>
            <w:spacing w:line="600" w:lineRule="auto"/>
            <w:ind w:left="644" w:hanging="360"/>
            <w:contextualSpacing/>
            <w:jc w:val="left"/>
          </w:pPr>
        </w:pPrChange>
      </w:pPr>
      <w:ins w:id="2294" w:author="UTENTE" w:date="2020-06-30T17:42:00Z">
        <w:r w:rsidRPr="009E78E0">
          <w:rPr>
            <w:rFonts w:ascii="Calibri" w:eastAsia="Calibri" w:hAnsi="Calibri" w:cs="Times New Roman"/>
            <w:lang w:val="en-US"/>
            <w:rPrChange w:id="2295" w:author="UTENTE" w:date="2020-06-30T17:44:00Z">
              <w:rPr/>
            </w:rPrChange>
          </w:rPr>
          <w:t>n "When I trail off hesitantly, Isaac tilts his head to one side, biting his lower lip slyly."</w:t>
        </w:r>
      </w:ins>
    </w:p>
    <w:p w14:paraId="31F15BB3" w14:textId="042308B0" w:rsidR="009E78E0" w:rsidRPr="009E78E0" w:rsidRDefault="009E78E0" w:rsidP="009E78E0">
      <w:pPr>
        <w:pStyle w:val="Paragrafoelenco"/>
        <w:numPr>
          <w:ilvl w:val="0"/>
          <w:numId w:val="9"/>
        </w:numPr>
        <w:tabs>
          <w:tab w:val="left" w:pos="1134"/>
        </w:tabs>
        <w:spacing w:line="600" w:lineRule="auto"/>
        <w:rPr>
          <w:ins w:id="2296" w:author="UTENTE" w:date="2020-06-30T17:42:00Z"/>
          <w:rFonts w:ascii="Calibri" w:eastAsia="Calibri" w:hAnsi="Calibri" w:cs="Times New Roman"/>
          <w:lang w:val="en-US"/>
          <w:rPrChange w:id="2297" w:author="UTENTE" w:date="2020-06-30T17:44:00Z">
            <w:rPr>
              <w:ins w:id="2298" w:author="UTENTE" w:date="2020-06-30T17:42:00Z"/>
            </w:rPr>
          </w:rPrChange>
        </w:rPr>
        <w:pPrChange w:id="2299" w:author="UTENTE" w:date="2020-06-30T17:44:00Z">
          <w:pPr>
            <w:numPr>
              <w:numId w:val="24"/>
            </w:numPr>
            <w:spacing w:line="600" w:lineRule="auto"/>
            <w:ind w:left="644" w:hanging="360"/>
            <w:contextualSpacing/>
            <w:jc w:val="left"/>
          </w:pPr>
        </w:pPrChange>
      </w:pPr>
      <w:ins w:id="2300" w:author="UTENTE" w:date="2020-06-30T17:42:00Z">
        <w:r w:rsidRPr="009E78E0">
          <w:rPr>
            <w:rFonts w:ascii="Calibri" w:eastAsia="Calibri" w:hAnsi="Calibri" w:cs="Times New Roman"/>
            <w:lang w:val="en-US"/>
            <w:rPrChange w:id="2301" w:author="UTENTE" w:date="2020-06-30T17:44:00Z">
              <w:rPr/>
            </w:rPrChange>
          </w:rPr>
          <w:t>i "\"I wasn't promising you'd be safe.\""</w:t>
        </w:r>
      </w:ins>
    </w:p>
    <w:p w14:paraId="1357B3C7" w14:textId="0C176A7D" w:rsidR="009E78E0" w:rsidRPr="009E78E0" w:rsidRDefault="009E78E0" w:rsidP="009E78E0">
      <w:pPr>
        <w:pStyle w:val="Paragrafoelenco"/>
        <w:numPr>
          <w:ilvl w:val="0"/>
          <w:numId w:val="9"/>
        </w:numPr>
        <w:spacing w:line="600" w:lineRule="auto"/>
        <w:rPr>
          <w:ins w:id="2302" w:author="UTENTE" w:date="2020-06-30T17:42:00Z"/>
          <w:rFonts w:ascii="Calibri" w:eastAsia="Calibri" w:hAnsi="Calibri" w:cs="Times New Roman"/>
          <w:lang w:val="en-US"/>
          <w:rPrChange w:id="2303" w:author="UTENTE" w:date="2020-06-30T17:44:00Z">
            <w:rPr>
              <w:ins w:id="2304" w:author="UTENTE" w:date="2020-06-30T17:42:00Z"/>
            </w:rPr>
          </w:rPrChange>
        </w:rPr>
        <w:pPrChange w:id="2305" w:author="UTENTE" w:date="2020-06-30T17:44:00Z">
          <w:pPr>
            <w:numPr>
              <w:numId w:val="24"/>
            </w:numPr>
            <w:spacing w:line="600" w:lineRule="auto"/>
            <w:ind w:left="644" w:hanging="360"/>
            <w:contextualSpacing/>
            <w:jc w:val="left"/>
          </w:pPr>
        </w:pPrChange>
      </w:pPr>
      <w:ins w:id="2306" w:author="UTENTE" w:date="2020-06-30T17:42:00Z">
        <w:r w:rsidRPr="009E78E0">
          <w:rPr>
            <w:rFonts w:ascii="Calibri" w:eastAsia="Calibri" w:hAnsi="Calibri" w:cs="Times New Roman"/>
            <w:lang w:val="en-US"/>
            <w:rPrChange w:id="2307" w:author="UTENTE" w:date="2020-06-30T17:44:00Z">
              <w:rPr/>
            </w:rPrChange>
          </w:rPr>
          <w:t>i "\"In fact, a cute guy like you would be instantly pounced on by the bad types who'll be there.\""</w:t>
        </w:r>
      </w:ins>
    </w:p>
    <w:p w14:paraId="2698934A" w14:textId="4A879132" w:rsidR="009E78E0" w:rsidRPr="009E78E0" w:rsidRDefault="009E78E0" w:rsidP="009E78E0">
      <w:pPr>
        <w:pStyle w:val="Paragrafoelenco"/>
        <w:numPr>
          <w:ilvl w:val="0"/>
          <w:numId w:val="9"/>
        </w:numPr>
        <w:spacing w:line="600" w:lineRule="auto"/>
        <w:rPr>
          <w:ins w:id="2308" w:author="UTENTE" w:date="2020-06-30T17:42:00Z"/>
          <w:rFonts w:ascii="Calibri" w:eastAsia="Calibri" w:hAnsi="Calibri" w:cs="Times New Roman"/>
          <w:lang w:val="en-US"/>
          <w:rPrChange w:id="2309" w:author="UTENTE" w:date="2020-06-30T17:44:00Z">
            <w:rPr>
              <w:ins w:id="2310" w:author="UTENTE" w:date="2020-06-30T17:42:00Z"/>
            </w:rPr>
          </w:rPrChange>
        </w:rPr>
        <w:pPrChange w:id="2311" w:author="UTENTE" w:date="2020-06-30T17:44:00Z">
          <w:pPr>
            <w:numPr>
              <w:numId w:val="24"/>
            </w:numPr>
            <w:spacing w:line="600" w:lineRule="auto"/>
            <w:ind w:left="644" w:hanging="360"/>
            <w:contextualSpacing/>
            <w:jc w:val="left"/>
          </w:pPr>
        </w:pPrChange>
      </w:pPr>
      <w:ins w:id="2312" w:author="UTENTE" w:date="2020-06-30T17:42:00Z">
        <w:r w:rsidRPr="009E78E0">
          <w:rPr>
            <w:rFonts w:ascii="Calibri" w:eastAsia="Calibri" w:hAnsi="Calibri" w:cs="Times New Roman"/>
            <w:lang w:val="en-US"/>
            <w:rPrChange w:id="2313" w:author="UTENTE" w:date="2020-06-30T17:44:00Z">
              <w:rPr/>
            </w:rPrChange>
          </w:rPr>
          <w:t>mcp "\"…Bad types? Like who?\""</w:t>
        </w:r>
      </w:ins>
    </w:p>
    <w:p w14:paraId="465747FD" w14:textId="5C107C04" w:rsidR="009E78E0" w:rsidRPr="009E78E0" w:rsidRDefault="009E78E0" w:rsidP="009E78E0">
      <w:pPr>
        <w:pStyle w:val="Paragrafoelenco"/>
        <w:numPr>
          <w:ilvl w:val="0"/>
          <w:numId w:val="9"/>
        </w:numPr>
        <w:spacing w:line="600" w:lineRule="auto"/>
        <w:rPr>
          <w:ins w:id="2314" w:author="UTENTE" w:date="2020-06-30T17:42:00Z"/>
          <w:rFonts w:ascii="Calibri" w:eastAsia="Calibri" w:hAnsi="Calibri" w:cs="Times New Roman"/>
          <w:lang w:val="en-US"/>
          <w:rPrChange w:id="2315" w:author="UTENTE" w:date="2020-06-30T17:45:00Z">
            <w:rPr>
              <w:ins w:id="2316" w:author="UTENTE" w:date="2020-06-30T17:42:00Z"/>
            </w:rPr>
          </w:rPrChange>
        </w:rPr>
        <w:pPrChange w:id="2317" w:author="UTENTE" w:date="2020-06-30T17:45:00Z">
          <w:pPr>
            <w:numPr>
              <w:numId w:val="24"/>
            </w:numPr>
            <w:spacing w:line="600" w:lineRule="auto"/>
            <w:ind w:left="644" w:hanging="360"/>
            <w:contextualSpacing/>
            <w:jc w:val="left"/>
          </w:pPr>
        </w:pPrChange>
      </w:pPr>
      <w:ins w:id="2318" w:author="UTENTE" w:date="2020-06-30T17:42:00Z">
        <w:r w:rsidRPr="009E78E0">
          <w:rPr>
            <w:rFonts w:ascii="Calibri" w:eastAsia="Calibri" w:hAnsi="Calibri" w:cs="Times New Roman"/>
            <w:lang w:val="en-US"/>
            <w:rPrChange w:id="2319" w:author="UTENTE" w:date="2020-06-30T17:45:00Z">
              <w:rPr/>
            </w:rPrChange>
          </w:rPr>
          <w:t>n "My pulse starts to race faster as I question Isaac, who only throws me an evasive shrug."</w:t>
        </w:r>
      </w:ins>
    </w:p>
    <w:p w14:paraId="1D71810A" w14:textId="3DD0C68B" w:rsidR="009E78E0" w:rsidRPr="009E78E0" w:rsidRDefault="009E78E0" w:rsidP="009E78E0">
      <w:pPr>
        <w:pStyle w:val="Paragrafoelenco"/>
        <w:numPr>
          <w:ilvl w:val="0"/>
          <w:numId w:val="9"/>
        </w:numPr>
        <w:spacing w:line="600" w:lineRule="auto"/>
        <w:rPr>
          <w:ins w:id="2320" w:author="UTENTE" w:date="2020-06-30T17:42:00Z"/>
          <w:rFonts w:ascii="Calibri" w:eastAsia="Calibri" w:hAnsi="Calibri" w:cs="Times New Roman"/>
          <w:lang w:val="en-US"/>
          <w:rPrChange w:id="2321" w:author="UTENTE" w:date="2020-06-30T17:45:00Z">
            <w:rPr>
              <w:ins w:id="2322" w:author="UTENTE" w:date="2020-06-30T17:42:00Z"/>
            </w:rPr>
          </w:rPrChange>
        </w:rPr>
        <w:pPrChange w:id="2323" w:author="UTENTE" w:date="2020-06-30T17:45:00Z">
          <w:pPr>
            <w:numPr>
              <w:numId w:val="24"/>
            </w:numPr>
            <w:spacing w:line="600" w:lineRule="auto"/>
            <w:ind w:left="644" w:hanging="360"/>
            <w:contextualSpacing/>
            <w:jc w:val="left"/>
          </w:pPr>
        </w:pPrChange>
      </w:pPr>
      <w:ins w:id="2324" w:author="UTENTE" w:date="2020-06-30T17:42:00Z">
        <w:r w:rsidRPr="009E78E0">
          <w:rPr>
            <w:rFonts w:ascii="Calibri" w:eastAsia="Calibri" w:hAnsi="Calibri" w:cs="Times New Roman"/>
            <w:lang w:val="en-US"/>
            <w:rPrChange w:id="2325" w:author="UTENTE" w:date="2020-06-30T17:45:00Z">
              <w:rPr/>
            </w:rPrChange>
          </w:rPr>
          <w:t>i "\"Some people who walk the streets this time of night aren't always friendly, [mc].\""</w:t>
        </w:r>
      </w:ins>
    </w:p>
    <w:p w14:paraId="26702517" w14:textId="4089DC9A" w:rsidR="009E78E0" w:rsidRPr="009E78E0" w:rsidRDefault="009E78E0" w:rsidP="009E78E0">
      <w:pPr>
        <w:pStyle w:val="Paragrafoelenco"/>
        <w:numPr>
          <w:ilvl w:val="0"/>
          <w:numId w:val="9"/>
        </w:numPr>
        <w:spacing w:line="600" w:lineRule="auto"/>
        <w:rPr>
          <w:ins w:id="2326" w:author="UTENTE" w:date="2020-06-30T17:42:00Z"/>
          <w:rFonts w:ascii="Calibri" w:eastAsia="Calibri" w:hAnsi="Calibri" w:cs="Times New Roman"/>
          <w:lang w:val="en-US"/>
          <w:rPrChange w:id="2327" w:author="UTENTE" w:date="2020-06-30T17:45:00Z">
            <w:rPr>
              <w:ins w:id="2328" w:author="UTENTE" w:date="2020-06-30T17:42:00Z"/>
            </w:rPr>
          </w:rPrChange>
        </w:rPr>
        <w:pPrChange w:id="2329" w:author="UTENTE" w:date="2020-06-30T17:45:00Z">
          <w:pPr>
            <w:numPr>
              <w:numId w:val="24"/>
            </w:numPr>
            <w:spacing w:line="600" w:lineRule="auto"/>
            <w:ind w:left="644" w:hanging="360"/>
            <w:contextualSpacing/>
            <w:jc w:val="left"/>
          </w:pPr>
        </w:pPrChange>
      </w:pPr>
      <w:ins w:id="2330" w:author="UTENTE" w:date="2020-06-30T17:42:00Z">
        <w:r w:rsidRPr="009E78E0">
          <w:rPr>
            <w:rFonts w:ascii="Calibri" w:eastAsia="Calibri" w:hAnsi="Calibri" w:cs="Times New Roman"/>
            <w:lang w:val="en-US"/>
            <w:rPrChange w:id="2331" w:author="UTENTE" w:date="2020-06-30T17:45:00Z">
              <w:rPr/>
            </w:rPrChange>
          </w:rPr>
          <w:t>n "His eyes flick away from me for a moment, and a sudden cold, dangerous edge enters his voice."</w:t>
        </w:r>
        <w:r w:rsidRPr="009E78E0">
          <w:rPr>
            <w:rFonts w:ascii="Calibri" w:eastAsia="Calibri" w:hAnsi="Calibri" w:cs="Times New Roman"/>
            <w:lang w:val="en-US"/>
            <w:rPrChange w:id="2332" w:author="UTENTE" w:date="2020-06-30T17:45:00Z">
              <w:rPr/>
            </w:rPrChange>
          </w:rPr>
          <w:br w:type="page"/>
        </w:r>
      </w:ins>
    </w:p>
    <w:p w14:paraId="0093C91B" w14:textId="799F3098" w:rsidR="009E78E0" w:rsidRPr="009E78E0" w:rsidRDefault="009E78E0" w:rsidP="009E78E0">
      <w:pPr>
        <w:pStyle w:val="Paragrafoelenco"/>
        <w:numPr>
          <w:ilvl w:val="0"/>
          <w:numId w:val="8"/>
        </w:numPr>
        <w:spacing w:line="600" w:lineRule="auto"/>
        <w:ind w:hanging="502"/>
        <w:rPr>
          <w:ins w:id="2333" w:author="UTENTE" w:date="2020-06-30T17:46:00Z"/>
          <w:rPrChange w:id="2334" w:author="UTENTE" w:date="2020-06-30T17:46:00Z">
            <w:rPr>
              <w:ins w:id="2335" w:author="UTENTE" w:date="2020-06-30T17:46:00Z"/>
              <w:lang w:val="it-IT"/>
            </w:rPr>
          </w:rPrChange>
        </w:rPr>
        <w:pPrChange w:id="2336" w:author="UTENTE" w:date="2020-06-30T17:46:00Z">
          <w:pPr>
            <w:pStyle w:val="Paragrafoelenco"/>
            <w:numPr>
              <w:numId w:val="25"/>
            </w:numPr>
            <w:spacing w:line="600" w:lineRule="auto"/>
            <w:ind w:hanging="360"/>
            <w:jc w:val="both"/>
          </w:pPr>
        </w:pPrChange>
      </w:pPr>
      <w:ins w:id="2337" w:author="UTENTE" w:date="2020-06-30T17:46:00Z">
        <w:r w:rsidRPr="009E78E0">
          <w:rPr>
            <w:rPrChange w:id="2338" w:author="UTENTE" w:date="2020-06-30T17:46:00Z">
              <w:rPr>
                <w:lang w:val="it-IT"/>
              </w:rPr>
            </w:rPrChange>
          </w:rPr>
          <w:lastRenderedPageBreak/>
          <w:t>n "Si lascia andare ad una fischiettata di approvazione, i suoi occhi spalancati in un’espressione di finta sorpresa."</w:t>
        </w:r>
      </w:ins>
    </w:p>
    <w:p w14:paraId="4096CF86" w14:textId="359274BA" w:rsidR="009E78E0" w:rsidRPr="009E78E0" w:rsidRDefault="009E78E0" w:rsidP="009E78E0">
      <w:pPr>
        <w:pStyle w:val="Paragrafoelenco"/>
        <w:numPr>
          <w:ilvl w:val="0"/>
          <w:numId w:val="8"/>
        </w:numPr>
        <w:spacing w:line="600" w:lineRule="auto"/>
        <w:ind w:hanging="502"/>
        <w:rPr>
          <w:ins w:id="2339" w:author="UTENTE" w:date="2020-06-30T17:46:00Z"/>
          <w:rPrChange w:id="2340" w:author="UTENTE" w:date="2020-06-30T17:46:00Z">
            <w:rPr>
              <w:ins w:id="2341" w:author="UTENTE" w:date="2020-06-30T17:46:00Z"/>
              <w:lang w:val="it-IT"/>
            </w:rPr>
          </w:rPrChange>
        </w:rPr>
        <w:pPrChange w:id="2342" w:author="UTENTE" w:date="2020-06-30T17:47:00Z">
          <w:pPr>
            <w:pStyle w:val="Paragrafoelenco"/>
            <w:numPr>
              <w:numId w:val="25"/>
            </w:numPr>
            <w:spacing w:line="600" w:lineRule="auto"/>
            <w:ind w:hanging="360"/>
            <w:jc w:val="both"/>
          </w:pPr>
        </w:pPrChange>
      </w:pPr>
      <w:ins w:id="2343" w:author="UTENTE" w:date="2020-06-30T17:46:00Z">
        <w:r w:rsidRPr="009E78E0">
          <w:rPr>
            <w:rPrChange w:id="2344" w:author="UTENTE" w:date="2020-06-30T17:46:00Z">
              <w:rPr>
                <w:lang w:val="it-IT"/>
              </w:rPr>
            </w:rPrChange>
          </w:rPr>
          <w:t>i "\"Sono lusingato che stai tanto in pena per me, ma sarei più preoccupato per te stesso.\""</w:t>
        </w:r>
      </w:ins>
    </w:p>
    <w:p w14:paraId="74A422CA" w14:textId="77777777" w:rsidR="009E78E0" w:rsidRPr="00224F9A" w:rsidRDefault="009E78E0" w:rsidP="009E78E0">
      <w:pPr>
        <w:pStyle w:val="Paragrafoelenco"/>
        <w:numPr>
          <w:ilvl w:val="0"/>
          <w:numId w:val="8"/>
        </w:numPr>
        <w:spacing w:line="600" w:lineRule="auto"/>
        <w:ind w:left="360"/>
        <w:jc w:val="both"/>
        <w:rPr>
          <w:ins w:id="2345" w:author="UTENTE" w:date="2020-06-30T17:46:00Z"/>
          <w:lang w:val="it-IT"/>
        </w:rPr>
        <w:pPrChange w:id="2346" w:author="UTENTE" w:date="2020-06-30T17:46:00Z">
          <w:pPr>
            <w:pStyle w:val="Paragrafoelenco"/>
            <w:numPr>
              <w:numId w:val="25"/>
            </w:numPr>
            <w:spacing w:line="600" w:lineRule="auto"/>
            <w:ind w:left="360" w:hanging="360"/>
            <w:jc w:val="both"/>
          </w:pPr>
        </w:pPrChange>
      </w:pPr>
      <w:ins w:id="2347" w:author="UTENTE" w:date="2020-06-30T17:46:00Z">
        <w:r w:rsidRPr="00224F9A">
          <w:rPr>
            <w:lang w:val="it-IT"/>
          </w:rPr>
          <w:t>i "\"Uno con una faccia carina come la tua… può attirare l'attenzione di qualche {i}brutto{/i} ceffo.\""</w:t>
        </w:r>
      </w:ins>
    </w:p>
    <w:p w14:paraId="57D7A641" w14:textId="77777777" w:rsidR="009E78E0" w:rsidRPr="00224F9A" w:rsidRDefault="009E78E0" w:rsidP="009E78E0">
      <w:pPr>
        <w:pStyle w:val="Paragrafoelenco"/>
        <w:numPr>
          <w:ilvl w:val="0"/>
          <w:numId w:val="8"/>
        </w:numPr>
        <w:spacing w:line="600" w:lineRule="auto"/>
        <w:ind w:left="360"/>
        <w:jc w:val="both"/>
        <w:rPr>
          <w:ins w:id="2348" w:author="UTENTE" w:date="2020-06-30T17:46:00Z"/>
          <w:lang w:val="it-IT"/>
        </w:rPr>
        <w:pPrChange w:id="2349" w:author="UTENTE" w:date="2020-06-30T17:46:00Z">
          <w:pPr>
            <w:pStyle w:val="Paragrafoelenco"/>
            <w:numPr>
              <w:numId w:val="25"/>
            </w:numPr>
            <w:spacing w:line="600" w:lineRule="auto"/>
            <w:ind w:left="360" w:hanging="360"/>
            <w:jc w:val="both"/>
          </w:pPr>
        </w:pPrChange>
      </w:pPr>
      <w:ins w:id="2350" w:author="UTENTE" w:date="2020-06-30T17:46:00Z">
        <w:r w:rsidRPr="00224F9A">
          <w:rPr>
            <w:lang w:val="it-IT"/>
          </w:rPr>
          <w:t>mcp "\"Non rischierei l'osso del collo per un capriccio, ma se mi assicuri che non finirò pieno di buchi come una gruviera … "</w:t>
        </w:r>
      </w:ins>
    </w:p>
    <w:p w14:paraId="0711E3A8" w14:textId="77777777" w:rsidR="009E78E0" w:rsidRPr="00224F9A" w:rsidRDefault="009E78E0" w:rsidP="009E78E0">
      <w:pPr>
        <w:pStyle w:val="Paragrafoelenco"/>
        <w:numPr>
          <w:ilvl w:val="0"/>
          <w:numId w:val="8"/>
        </w:numPr>
        <w:spacing w:line="600" w:lineRule="auto"/>
        <w:ind w:left="360"/>
        <w:jc w:val="both"/>
        <w:rPr>
          <w:ins w:id="2351" w:author="UTENTE" w:date="2020-06-30T17:46:00Z"/>
          <w:lang w:val="it-IT"/>
        </w:rPr>
        <w:pPrChange w:id="2352" w:author="UTENTE" w:date="2020-06-30T17:46:00Z">
          <w:pPr>
            <w:pStyle w:val="Paragrafoelenco"/>
            <w:numPr>
              <w:numId w:val="25"/>
            </w:numPr>
            <w:spacing w:line="600" w:lineRule="auto"/>
            <w:ind w:left="360" w:hanging="360"/>
            <w:jc w:val="both"/>
          </w:pPr>
        </w:pPrChange>
      </w:pPr>
      <w:ins w:id="2353" w:author="UTENTE" w:date="2020-06-30T17:46:00Z">
        <w:r w:rsidRPr="00224F9A">
          <w:rPr>
            <w:lang w:val="it-IT"/>
          </w:rPr>
          <w:t>n "Quando la mia voce si affievolisce esitante, Isaac inclina la testa da un lato, mordendosi il labbro inferiore con aria furtiva."</w:t>
        </w:r>
      </w:ins>
    </w:p>
    <w:p w14:paraId="545767EA" w14:textId="77777777" w:rsidR="009E78E0" w:rsidRPr="00224F9A" w:rsidRDefault="009E78E0" w:rsidP="009E78E0">
      <w:pPr>
        <w:pStyle w:val="Paragrafoelenco"/>
        <w:numPr>
          <w:ilvl w:val="0"/>
          <w:numId w:val="8"/>
        </w:numPr>
        <w:spacing w:line="600" w:lineRule="auto"/>
        <w:ind w:left="360"/>
        <w:jc w:val="both"/>
        <w:rPr>
          <w:ins w:id="2354" w:author="UTENTE" w:date="2020-06-30T17:46:00Z"/>
          <w:lang w:val="it-IT"/>
        </w:rPr>
        <w:pPrChange w:id="2355" w:author="UTENTE" w:date="2020-06-30T17:46:00Z">
          <w:pPr>
            <w:pStyle w:val="Paragrafoelenco"/>
            <w:numPr>
              <w:numId w:val="25"/>
            </w:numPr>
            <w:spacing w:line="600" w:lineRule="auto"/>
            <w:ind w:left="360" w:hanging="360"/>
            <w:jc w:val="both"/>
          </w:pPr>
        </w:pPrChange>
      </w:pPr>
      <w:ins w:id="2356" w:author="UTENTE" w:date="2020-06-30T17:46:00Z">
        <w:r w:rsidRPr="00224F9A">
          <w:rPr>
            <w:lang w:val="it-IT"/>
          </w:rPr>
          <w:t>i "\"Non ti stavo promettendo che saresti stato al sicuro.\""</w:t>
        </w:r>
      </w:ins>
    </w:p>
    <w:p w14:paraId="383A6B94" w14:textId="77777777" w:rsidR="009E78E0" w:rsidRPr="00224F9A" w:rsidRDefault="009E78E0" w:rsidP="009E78E0">
      <w:pPr>
        <w:pStyle w:val="Paragrafoelenco"/>
        <w:numPr>
          <w:ilvl w:val="0"/>
          <w:numId w:val="8"/>
        </w:numPr>
        <w:spacing w:line="600" w:lineRule="auto"/>
        <w:ind w:left="360"/>
        <w:jc w:val="both"/>
        <w:rPr>
          <w:ins w:id="2357" w:author="UTENTE" w:date="2020-06-30T17:46:00Z"/>
          <w:lang w:val="it-IT"/>
        </w:rPr>
        <w:pPrChange w:id="2358" w:author="UTENTE" w:date="2020-06-30T17:46:00Z">
          <w:pPr>
            <w:pStyle w:val="Paragrafoelenco"/>
            <w:numPr>
              <w:numId w:val="25"/>
            </w:numPr>
            <w:spacing w:line="600" w:lineRule="auto"/>
            <w:ind w:left="360" w:hanging="360"/>
            <w:jc w:val="both"/>
          </w:pPr>
        </w:pPrChange>
      </w:pPr>
      <w:ins w:id="2359" w:author="UTENTE" w:date="2020-06-30T17:46:00Z">
        <w:r w:rsidRPr="00224F9A">
          <w:rPr>
            <w:lang w:val="it-IT"/>
          </w:rPr>
          <w:t>i "\"Al contrario, a un ragazzo carino come te gli salterebbero addosso immediatamente i brutti ceffi che ci saranno domani.\""</w:t>
        </w:r>
      </w:ins>
    </w:p>
    <w:p w14:paraId="343DD200" w14:textId="77777777" w:rsidR="009E78E0" w:rsidRPr="00224F9A" w:rsidRDefault="009E78E0" w:rsidP="009E78E0">
      <w:pPr>
        <w:pStyle w:val="Paragrafoelenco"/>
        <w:numPr>
          <w:ilvl w:val="0"/>
          <w:numId w:val="8"/>
        </w:numPr>
        <w:spacing w:line="600" w:lineRule="auto"/>
        <w:ind w:left="360"/>
        <w:jc w:val="both"/>
        <w:rPr>
          <w:ins w:id="2360" w:author="UTENTE" w:date="2020-06-30T17:46:00Z"/>
          <w:lang w:val="it-IT"/>
        </w:rPr>
        <w:pPrChange w:id="2361" w:author="UTENTE" w:date="2020-06-30T17:46:00Z">
          <w:pPr>
            <w:pStyle w:val="Paragrafoelenco"/>
            <w:numPr>
              <w:numId w:val="25"/>
            </w:numPr>
            <w:spacing w:line="600" w:lineRule="auto"/>
            <w:ind w:left="360" w:hanging="360"/>
            <w:jc w:val="both"/>
          </w:pPr>
        </w:pPrChange>
      </w:pPr>
      <w:ins w:id="2362" w:author="UTENTE" w:date="2020-06-30T17:46:00Z">
        <w:r w:rsidRPr="00224F9A">
          <w:rPr>
            <w:lang w:val="it-IT"/>
          </w:rPr>
          <w:t>mcp "\"…Brutti ceffi? Tipo?\""</w:t>
        </w:r>
      </w:ins>
    </w:p>
    <w:p w14:paraId="42AE1D8C" w14:textId="77777777" w:rsidR="009E78E0" w:rsidRPr="00224F9A" w:rsidRDefault="009E78E0" w:rsidP="009E78E0">
      <w:pPr>
        <w:pStyle w:val="Paragrafoelenco"/>
        <w:numPr>
          <w:ilvl w:val="0"/>
          <w:numId w:val="8"/>
        </w:numPr>
        <w:spacing w:line="600" w:lineRule="auto"/>
        <w:ind w:left="360"/>
        <w:jc w:val="both"/>
        <w:rPr>
          <w:ins w:id="2363" w:author="UTENTE" w:date="2020-06-30T17:46:00Z"/>
          <w:lang w:val="it-IT"/>
        </w:rPr>
        <w:pPrChange w:id="2364" w:author="UTENTE" w:date="2020-06-30T17:46:00Z">
          <w:pPr>
            <w:pStyle w:val="Paragrafoelenco"/>
            <w:numPr>
              <w:numId w:val="25"/>
            </w:numPr>
            <w:spacing w:line="600" w:lineRule="auto"/>
            <w:ind w:left="360" w:hanging="360"/>
            <w:jc w:val="both"/>
          </w:pPr>
        </w:pPrChange>
      </w:pPr>
      <w:ins w:id="2365" w:author="UTENTE" w:date="2020-06-30T17:46:00Z">
        <w:r w:rsidRPr="00224F9A">
          <w:rPr>
            <w:lang w:val="it-IT"/>
          </w:rPr>
          <w:t>n "\"Il mio cuore inizia a battere più forte mentre porgo la mia domanda ad Isaac, che in risposta mi offre solo un'alzata di spalle evasiva."</w:t>
        </w:r>
      </w:ins>
    </w:p>
    <w:p w14:paraId="2CB04BA4" w14:textId="77777777" w:rsidR="009E78E0" w:rsidRPr="00224F9A" w:rsidRDefault="009E78E0" w:rsidP="009E78E0">
      <w:pPr>
        <w:pStyle w:val="Paragrafoelenco"/>
        <w:numPr>
          <w:ilvl w:val="0"/>
          <w:numId w:val="8"/>
        </w:numPr>
        <w:spacing w:line="600" w:lineRule="auto"/>
        <w:ind w:left="360"/>
        <w:jc w:val="both"/>
        <w:rPr>
          <w:ins w:id="2366" w:author="UTENTE" w:date="2020-06-30T17:46:00Z"/>
          <w:lang w:val="it-IT"/>
        </w:rPr>
        <w:pPrChange w:id="2367" w:author="UTENTE" w:date="2020-06-30T17:46:00Z">
          <w:pPr>
            <w:pStyle w:val="Paragrafoelenco"/>
            <w:numPr>
              <w:numId w:val="25"/>
            </w:numPr>
            <w:spacing w:line="600" w:lineRule="auto"/>
            <w:ind w:left="360" w:hanging="360"/>
            <w:jc w:val="both"/>
          </w:pPr>
        </w:pPrChange>
      </w:pPr>
      <w:ins w:id="2368" w:author="UTENTE" w:date="2020-06-30T17:46:00Z">
        <w:r w:rsidRPr="00224F9A">
          <w:rPr>
            <w:lang w:val="it-IT"/>
          </w:rPr>
          <w:t>i "\"Certe persone che girovagano per le strade a quest’ora della notte non sono sempre amichevoli, [mc].\""</w:t>
        </w:r>
      </w:ins>
    </w:p>
    <w:p w14:paraId="244F4040" w14:textId="7AAB20A2" w:rsidR="009E78E0" w:rsidRPr="009E78E0" w:rsidRDefault="009E78E0" w:rsidP="009E78E0">
      <w:pPr>
        <w:pStyle w:val="Paragrafoelenco"/>
        <w:numPr>
          <w:ilvl w:val="0"/>
          <w:numId w:val="8"/>
        </w:numPr>
        <w:ind w:hanging="502"/>
        <w:rPr>
          <w:ins w:id="2369" w:author="UTENTE" w:date="2020-06-30T17:40:00Z"/>
          <w:rPrChange w:id="2370" w:author="UTENTE" w:date="2020-06-30T17:46:00Z">
            <w:rPr>
              <w:ins w:id="2371" w:author="UTENTE" w:date="2020-06-30T17:40:00Z"/>
            </w:rPr>
          </w:rPrChange>
        </w:rPr>
        <w:pPrChange w:id="2372" w:author="UTENTE" w:date="2020-06-30T17:47:00Z">
          <w:pPr>
            <w:spacing w:line="240" w:lineRule="auto"/>
            <w:jc w:val="left"/>
          </w:pPr>
        </w:pPrChange>
      </w:pPr>
      <w:ins w:id="2373" w:author="UTENTE" w:date="2020-06-30T17:46:00Z">
        <w:r w:rsidRPr="00224F9A">
          <w:t>n "I suoi occhi guizzano in un'altra direzione per un momento. Un improvviso tono freddo e allertato si insinua nella sua voce."</w:t>
        </w:r>
      </w:ins>
      <w:ins w:id="2374" w:author="UTENTE" w:date="2020-06-30T17:40:00Z">
        <w:r w:rsidRPr="009E78E0">
          <w:rPr>
            <w:rPrChange w:id="2375" w:author="UTENTE" w:date="2020-06-30T17:46:00Z">
              <w:rPr/>
            </w:rPrChange>
          </w:rPr>
          <w:br w:type="page"/>
        </w:r>
      </w:ins>
    </w:p>
    <w:p w14:paraId="09BFCBAD" w14:textId="17DA581C" w:rsidR="009E78E0" w:rsidRPr="009E78E0" w:rsidRDefault="009E78E0" w:rsidP="009E78E0">
      <w:pPr>
        <w:pStyle w:val="Paragrafoelenco"/>
        <w:numPr>
          <w:ilvl w:val="0"/>
          <w:numId w:val="8"/>
        </w:numPr>
        <w:spacing w:line="600" w:lineRule="auto"/>
        <w:ind w:hanging="218"/>
        <w:rPr>
          <w:ins w:id="2376" w:author="UTENTE" w:date="2020-06-30T17:48:00Z"/>
          <w:lang w:val="en-US"/>
          <w:rPrChange w:id="2377" w:author="UTENTE" w:date="2020-06-30T17:48:00Z">
            <w:rPr>
              <w:ins w:id="2378" w:author="UTENTE" w:date="2020-06-30T17:48:00Z"/>
              <w:lang w:val="en-US"/>
            </w:rPr>
          </w:rPrChange>
        </w:rPr>
        <w:pPrChange w:id="2379" w:author="UTENTE" w:date="2020-06-30T17:48:00Z">
          <w:pPr>
            <w:pStyle w:val="Paragrafoelenco"/>
            <w:numPr>
              <w:numId w:val="26"/>
            </w:numPr>
            <w:spacing w:line="600" w:lineRule="auto"/>
            <w:ind w:left="502" w:hanging="360"/>
          </w:pPr>
        </w:pPrChange>
      </w:pPr>
      <w:ins w:id="2380" w:author="UTENTE" w:date="2020-06-30T17:48:00Z">
        <w:r w:rsidRPr="009E78E0">
          <w:rPr>
            <w:lang w:val="en-US"/>
            <w:rPrChange w:id="2381" w:author="UTENTE" w:date="2020-06-30T17:48:00Z">
              <w:rPr>
                <w:lang w:val="en-US"/>
              </w:rPr>
            </w:rPrChange>
          </w:rPr>
          <w:lastRenderedPageBreak/>
          <w:t>i "\"There are lots of predators out there… stalkers who'd just {i}love{/i} to have a taste of someone like you…\""</w:t>
        </w:r>
      </w:ins>
    </w:p>
    <w:p w14:paraId="1DF56399" w14:textId="77777777" w:rsidR="009E78E0" w:rsidRPr="002A1B9A" w:rsidRDefault="009E78E0" w:rsidP="009E78E0">
      <w:pPr>
        <w:pStyle w:val="Paragrafoelenco"/>
        <w:numPr>
          <w:ilvl w:val="0"/>
          <w:numId w:val="8"/>
        </w:numPr>
        <w:spacing w:line="600" w:lineRule="auto"/>
        <w:ind w:left="720"/>
        <w:rPr>
          <w:ins w:id="2382" w:author="UTENTE" w:date="2020-06-30T17:48:00Z"/>
          <w:lang w:val="en-US"/>
        </w:rPr>
        <w:pPrChange w:id="2383" w:author="UTENTE" w:date="2020-06-30T17:48:00Z">
          <w:pPr>
            <w:pStyle w:val="Paragrafoelenco"/>
            <w:numPr>
              <w:numId w:val="26"/>
            </w:numPr>
            <w:spacing w:line="600" w:lineRule="auto"/>
            <w:ind w:hanging="360"/>
          </w:pPr>
        </w:pPrChange>
      </w:pPr>
      <w:ins w:id="2384" w:author="UTENTE" w:date="2020-06-30T17:48:00Z">
        <w:r w:rsidRPr="002A1B9A">
          <w:rPr>
            <w:lang w:val="en-US"/>
          </w:rPr>
          <w:t>n "When his gaze returns to mine, a chill runs through my whole body."</w:t>
        </w:r>
      </w:ins>
    </w:p>
    <w:p w14:paraId="69FA9D73" w14:textId="77777777" w:rsidR="009E78E0" w:rsidRPr="002A1B9A" w:rsidRDefault="009E78E0" w:rsidP="009E78E0">
      <w:pPr>
        <w:pStyle w:val="Paragrafoelenco"/>
        <w:numPr>
          <w:ilvl w:val="0"/>
          <w:numId w:val="8"/>
        </w:numPr>
        <w:spacing w:line="600" w:lineRule="auto"/>
        <w:ind w:left="720"/>
        <w:rPr>
          <w:ins w:id="2385" w:author="UTENTE" w:date="2020-06-30T17:48:00Z"/>
          <w:lang w:val="en-US"/>
        </w:rPr>
        <w:pPrChange w:id="2386" w:author="UTENTE" w:date="2020-06-30T17:48:00Z">
          <w:pPr>
            <w:pStyle w:val="Paragrafoelenco"/>
            <w:numPr>
              <w:numId w:val="26"/>
            </w:numPr>
            <w:spacing w:line="600" w:lineRule="auto"/>
            <w:ind w:hanging="360"/>
          </w:pPr>
        </w:pPrChange>
      </w:pPr>
      <w:ins w:id="2387" w:author="UTENTE" w:date="2020-06-30T17:48:00Z">
        <w:r w:rsidRPr="002A1B9A">
          <w:rPr>
            <w:lang w:val="en-US"/>
          </w:rPr>
          <w:t>n "Isaac reaches out towards my face, tracing the back of his hand lightly along my cheek, all while a cruel smile crawls over his lips."</w:t>
        </w:r>
      </w:ins>
    </w:p>
    <w:p w14:paraId="4E773FCF" w14:textId="77777777" w:rsidR="009E78E0" w:rsidRPr="002A1B9A" w:rsidRDefault="009E78E0" w:rsidP="009E78E0">
      <w:pPr>
        <w:pStyle w:val="Paragrafoelenco"/>
        <w:numPr>
          <w:ilvl w:val="0"/>
          <w:numId w:val="8"/>
        </w:numPr>
        <w:spacing w:line="600" w:lineRule="auto"/>
        <w:ind w:left="720"/>
        <w:rPr>
          <w:ins w:id="2388" w:author="UTENTE" w:date="2020-06-30T17:48:00Z"/>
          <w:lang w:val="en-US"/>
        </w:rPr>
        <w:pPrChange w:id="2389" w:author="UTENTE" w:date="2020-06-30T17:48:00Z">
          <w:pPr>
            <w:pStyle w:val="Paragrafoelenco"/>
            <w:numPr>
              <w:numId w:val="26"/>
            </w:numPr>
            <w:spacing w:line="600" w:lineRule="auto"/>
            <w:ind w:hanging="360"/>
          </w:pPr>
        </w:pPrChange>
      </w:pPr>
      <w:ins w:id="2390" w:author="UTENTE" w:date="2020-06-30T17:48:00Z">
        <w:r w:rsidRPr="002A1B9A">
          <w:rPr>
            <w:lang w:val="en-US"/>
          </w:rPr>
          <w:t>i "\"And if you're not careful, you might end up with a bite taken out of you – caught in the jaws of a hungry wolf.\""</w:t>
        </w:r>
      </w:ins>
    </w:p>
    <w:p w14:paraId="4FD7CBC7" w14:textId="77777777" w:rsidR="009E78E0" w:rsidRPr="002A1B9A" w:rsidRDefault="009E78E0" w:rsidP="009E78E0">
      <w:pPr>
        <w:pStyle w:val="Paragrafoelenco"/>
        <w:numPr>
          <w:ilvl w:val="0"/>
          <w:numId w:val="8"/>
        </w:numPr>
        <w:spacing w:line="600" w:lineRule="auto"/>
        <w:ind w:left="720"/>
        <w:rPr>
          <w:ins w:id="2391" w:author="UTENTE" w:date="2020-06-30T17:48:00Z"/>
          <w:lang w:val="en-US"/>
        </w:rPr>
        <w:pPrChange w:id="2392" w:author="UTENTE" w:date="2020-06-30T17:48:00Z">
          <w:pPr>
            <w:pStyle w:val="Paragrafoelenco"/>
            <w:numPr>
              <w:numId w:val="26"/>
            </w:numPr>
            <w:spacing w:line="600" w:lineRule="auto"/>
            <w:ind w:hanging="360"/>
          </w:pPr>
        </w:pPrChange>
      </w:pPr>
      <w:ins w:id="2393" w:author="UTENTE" w:date="2020-06-30T17:48:00Z">
        <w:r w:rsidRPr="002A1B9A">
          <w:rPr>
            <w:lang w:val="en-US"/>
          </w:rPr>
          <w:t>n "His whisper drops so low that his words are barely audible, and I have to lean in a little to catch them."</w:t>
        </w:r>
      </w:ins>
    </w:p>
    <w:p w14:paraId="24B17A7F" w14:textId="77777777" w:rsidR="009E78E0" w:rsidRPr="002A1B9A" w:rsidRDefault="009E78E0" w:rsidP="009E78E0">
      <w:pPr>
        <w:pStyle w:val="Paragrafoelenco"/>
        <w:numPr>
          <w:ilvl w:val="0"/>
          <w:numId w:val="8"/>
        </w:numPr>
        <w:spacing w:line="600" w:lineRule="auto"/>
        <w:ind w:left="720"/>
        <w:rPr>
          <w:ins w:id="2394" w:author="UTENTE" w:date="2020-06-30T17:48:00Z"/>
          <w:lang w:val="en-US"/>
        </w:rPr>
        <w:pPrChange w:id="2395" w:author="UTENTE" w:date="2020-06-30T17:48:00Z">
          <w:pPr>
            <w:pStyle w:val="Paragrafoelenco"/>
            <w:numPr>
              <w:numId w:val="26"/>
            </w:numPr>
            <w:spacing w:line="600" w:lineRule="auto"/>
            <w:ind w:hanging="360"/>
          </w:pPr>
        </w:pPrChange>
      </w:pPr>
      <w:ins w:id="2396" w:author="UTENTE" w:date="2020-06-30T17:48:00Z">
        <w:r w:rsidRPr="002A1B9A">
          <w:rPr>
            <w:lang w:val="en-US"/>
          </w:rPr>
          <w:t>i "\"You'd be safer if you stuck with me, your valiant Van Helsing… although my prices aren't cheap.\""</w:t>
        </w:r>
      </w:ins>
    </w:p>
    <w:p w14:paraId="47B50E83" w14:textId="77777777" w:rsidR="009E78E0" w:rsidRPr="002A1B9A" w:rsidRDefault="009E78E0" w:rsidP="009E78E0">
      <w:pPr>
        <w:pStyle w:val="Paragrafoelenco"/>
        <w:numPr>
          <w:ilvl w:val="0"/>
          <w:numId w:val="8"/>
        </w:numPr>
        <w:spacing w:line="600" w:lineRule="auto"/>
        <w:ind w:left="720"/>
        <w:rPr>
          <w:ins w:id="2397" w:author="UTENTE" w:date="2020-06-30T17:48:00Z"/>
          <w:lang w:val="en-US"/>
        </w:rPr>
        <w:pPrChange w:id="2398" w:author="UTENTE" w:date="2020-06-30T17:48:00Z">
          <w:pPr>
            <w:pStyle w:val="Paragrafoelenco"/>
            <w:numPr>
              <w:numId w:val="26"/>
            </w:numPr>
            <w:spacing w:line="600" w:lineRule="auto"/>
            <w:ind w:hanging="360"/>
          </w:pPr>
        </w:pPrChange>
      </w:pPr>
      <w:ins w:id="2399" w:author="UTENTE" w:date="2020-06-30T17:48:00Z">
        <w:r w:rsidRPr="002A1B9A">
          <w:rPr>
            <w:lang w:val="en-US"/>
          </w:rPr>
          <w:t>n "Isaac's fingers trace along my neck, all the way to my lips, where he teases one digit around the corner of my mouth."</w:t>
        </w:r>
      </w:ins>
    </w:p>
    <w:p w14:paraId="07FA9029" w14:textId="77777777" w:rsidR="009E78E0" w:rsidRPr="002A1B9A" w:rsidRDefault="009E78E0" w:rsidP="009E78E0">
      <w:pPr>
        <w:pStyle w:val="Paragrafoelenco"/>
        <w:numPr>
          <w:ilvl w:val="0"/>
          <w:numId w:val="8"/>
        </w:numPr>
        <w:spacing w:line="600" w:lineRule="auto"/>
        <w:ind w:left="720"/>
        <w:rPr>
          <w:ins w:id="2400" w:author="UTENTE" w:date="2020-06-30T17:48:00Z"/>
          <w:lang w:val="en-US"/>
        </w:rPr>
        <w:pPrChange w:id="2401" w:author="UTENTE" w:date="2020-06-30T17:48:00Z">
          <w:pPr>
            <w:pStyle w:val="Paragrafoelenco"/>
            <w:numPr>
              <w:numId w:val="26"/>
            </w:numPr>
            <w:spacing w:line="600" w:lineRule="auto"/>
            <w:ind w:hanging="360"/>
          </w:pPr>
        </w:pPrChange>
      </w:pPr>
      <w:ins w:id="2402" w:author="UTENTE" w:date="2020-06-30T17:48:00Z">
        <w:r w:rsidRPr="002A1B9A">
          <w:rPr>
            <w:lang w:val="en-US"/>
          </w:rPr>
          <w:t>mcp "\"…\""</w:t>
        </w:r>
      </w:ins>
    </w:p>
    <w:p w14:paraId="32791CD5" w14:textId="77777777" w:rsidR="009E78E0" w:rsidRPr="002A1B9A" w:rsidRDefault="009E78E0" w:rsidP="009E78E0">
      <w:pPr>
        <w:pStyle w:val="Paragrafoelenco"/>
        <w:numPr>
          <w:ilvl w:val="0"/>
          <w:numId w:val="8"/>
        </w:numPr>
        <w:spacing w:line="600" w:lineRule="auto"/>
        <w:ind w:left="720"/>
        <w:rPr>
          <w:ins w:id="2403" w:author="UTENTE" w:date="2020-06-30T17:48:00Z"/>
          <w:lang w:val="en-US"/>
        </w:rPr>
        <w:pPrChange w:id="2404" w:author="UTENTE" w:date="2020-06-30T17:48:00Z">
          <w:pPr>
            <w:pStyle w:val="Paragrafoelenco"/>
            <w:numPr>
              <w:numId w:val="26"/>
            </w:numPr>
            <w:spacing w:line="600" w:lineRule="auto"/>
            <w:ind w:hanging="360"/>
          </w:pPr>
        </w:pPrChange>
      </w:pPr>
      <w:ins w:id="2405" w:author="UTENTE" w:date="2020-06-30T17:48:00Z">
        <w:r w:rsidRPr="002A1B9A">
          <w:rPr>
            <w:lang w:val="en-US"/>
          </w:rPr>
          <w:t>n "I can't look away from his hypnotic golden eyes, which swirl in a way that makes my mind feel like it's melting."</w:t>
        </w:r>
      </w:ins>
    </w:p>
    <w:p w14:paraId="6B53EA19" w14:textId="77777777" w:rsidR="009E78E0" w:rsidRPr="002A1B9A" w:rsidRDefault="009E78E0" w:rsidP="009E78E0">
      <w:pPr>
        <w:pStyle w:val="Paragrafoelenco"/>
        <w:numPr>
          <w:ilvl w:val="0"/>
          <w:numId w:val="8"/>
        </w:numPr>
        <w:spacing w:line="600" w:lineRule="auto"/>
        <w:ind w:left="720"/>
        <w:rPr>
          <w:ins w:id="2406" w:author="UTENTE" w:date="2020-06-30T17:48:00Z"/>
          <w:lang w:val="en-US"/>
        </w:rPr>
        <w:pPrChange w:id="2407" w:author="UTENTE" w:date="2020-06-30T17:48:00Z">
          <w:pPr>
            <w:pStyle w:val="Paragrafoelenco"/>
            <w:numPr>
              <w:numId w:val="26"/>
            </w:numPr>
            <w:spacing w:line="600" w:lineRule="auto"/>
            <w:ind w:hanging="360"/>
          </w:pPr>
        </w:pPrChange>
      </w:pPr>
      <w:ins w:id="2408" w:author="UTENTE" w:date="2020-06-30T17:48:00Z">
        <w:r w:rsidRPr="002A1B9A">
          <w:rPr>
            <w:lang w:val="en-US"/>
          </w:rPr>
          <w:t>n "My body refuses to move."</w:t>
        </w:r>
      </w:ins>
    </w:p>
    <w:p w14:paraId="0D48AF4E" w14:textId="77777777" w:rsidR="009E78E0" w:rsidRPr="002A1B9A" w:rsidRDefault="009E78E0" w:rsidP="009E78E0">
      <w:pPr>
        <w:pStyle w:val="Paragrafoelenco"/>
        <w:numPr>
          <w:ilvl w:val="0"/>
          <w:numId w:val="8"/>
        </w:numPr>
        <w:spacing w:line="600" w:lineRule="auto"/>
        <w:ind w:left="720"/>
        <w:rPr>
          <w:ins w:id="2409" w:author="UTENTE" w:date="2020-06-30T17:48:00Z"/>
          <w:lang w:val="en-US"/>
        </w:rPr>
        <w:pPrChange w:id="2410" w:author="UTENTE" w:date="2020-06-30T17:48:00Z">
          <w:pPr>
            <w:pStyle w:val="Paragrafoelenco"/>
            <w:numPr>
              <w:numId w:val="26"/>
            </w:numPr>
            <w:spacing w:line="600" w:lineRule="auto"/>
            <w:ind w:hanging="360"/>
          </w:pPr>
        </w:pPrChange>
      </w:pPr>
      <w:ins w:id="2411" w:author="UTENTE" w:date="2020-06-30T17:48:00Z">
        <w:r w:rsidRPr="002A1B9A">
          <w:rPr>
            <w:lang w:val="en-US"/>
          </w:rPr>
          <w:t>n "Even as Isaac presses closer, I can't do anything but hold my breath, staring up into that beautiful gaze…"</w:t>
        </w:r>
        <w:r w:rsidRPr="002A1B9A">
          <w:rPr>
            <w:lang w:val="en-US"/>
          </w:rPr>
          <w:br w:type="page"/>
        </w:r>
      </w:ins>
    </w:p>
    <w:p w14:paraId="06F79EDC" w14:textId="77777777" w:rsidR="009E78E0" w:rsidRPr="00224F9A" w:rsidRDefault="009E78E0" w:rsidP="009E78E0">
      <w:pPr>
        <w:pStyle w:val="Paragrafoelenco"/>
        <w:numPr>
          <w:ilvl w:val="0"/>
          <w:numId w:val="9"/>
        </w:numPr>
        <w:spacing w:line="600" w:lineRule="auto"/>
        <w:ind w:left="360"/>
        <w:jc w:val="both"/>
        <w:rPr>
          <w:ins w:id="2412" w:author="UTENTE" w:date="2020-06-30T17:48:00Z"/>
          <w:lang w:val="it-IT"/>
        </w:rPr>
      </w:pPr>
      <w:ins w:id="2413" w:author="UTENTE" w:date="2020-06-30T17:48:00Z">
        <w:r w:rsidRPr="00224F9A">
          <w:rPr>
            <w:lang w:val="it-IT"/>
          </w:rPr>
          <w:lastRenderedPageBreak/>
          <w:t>i "\"Ci sono molti predatori là fuori… Cacciatori che {i}adorerebbero{/i} assaggiare uno come te… \""</w:t>
        </w:r>
      </w:ins>
    </w:p>
    <w:p w14:paraId="64962314" w14:textId="77777777" w:rsidR="009E78E0" w:rsidRPr="00224F9A" w:rsidRDefault="009E78E0" w:rsidP="009E78E0">
      <w:pPr>
        <w:pStyle w:val="Paragrafoelenco"/>
        <w:numPr>
          <w:ilvl w:val="0"/>
          <w:numId w:val="9"/>
        </w:numPr>
        <w:spacing w:line="600" w:lineRule="auto"/>
        <w:ind w:left="360"/>
        <w:jc w:val="both"/>
        <w:rPr>
          <w:ins w:id="2414" w:author="UTENTE" w:date="2020-06-30T17:48:00Z"/>
          <w:lang w:val="it-IT"/>
        </w:rPr>
      </w:pPr>
      <w:ins w:id="2415" w:author="UTENTE" w:date="2020-06-30T17:48:00Z">
        <w:r w:rsidRPr="00224F9A">
          <w:rPr>
            <w:lang w:val="it-IT"/>
          </w:rPr>
          <w:t>n "Quando il suo sguardo torna su di me, un brivido attraversa tutto il mio corpo."</w:t>
        </w:r>
      </w:ins>
    </w:p>
    <w:p w14:paraId="6ECCA934" w14:textId="77777777" w:rsidR="009E78E0" w:rsidRPr="00224F9A" w:rsidRDefault="009E78E0" w:rsidP="009E78E0">
      <w:pPr>
        <w:pStyle w:val="Paragrafoelenco"/>
        <w:numPr>
          <w:ilvl w:val="0"/>
          <w:numId w:val="9"/>
        </w:numPr>
        <w:spacing w:line="600" w:lineRule="auto"/>
        <w:ind w:left="360"/>
        <w:jc w:val="both"/>
        <w:rPr>
          <w:ins w:id="2416" w:author="UTENTE" w:date="2020-06-30T17:48:00Z"/>
          <w:lang w:val="it-IT"/>
        </w:rPr>
      </w:pPr>
      <w:ins w:id="2417" w:author="UTENTE" w:date="2020-06-30T17:48:00Z">
        <w:r w:rsidRPr="00224F9A">
          <w:rPr>
            <w:lang w:val="it-IT"/>
          </w:rPr>
          <w:t>n "Isaac si avvicina per raggiungere il mio viso, accarezzandomi dolcemente la guancia con il retro della sua mano, tutto mentre un sorriso crudele si spalanca sulla sua faccia."</w:t>
        </w:r>
      </w:ins>
    </w:p>
    <w:p w14:paraId="3C842228" w14:textId="77777777" w:rsidR="009E78E0" w:rsidRPr="00224F9A" w:rsidRDefault="009E78E0" w:rsidP="009E78E0">
      <w:pPr>
        <w:pStyle w:val="Paragrafoelenco"/>
        <w:numPr>
          <w:ilvl w:val="0"/>
          <w:numId w:val="9"/>
        </w:numPr>
        <w:spacing w:line="600" w:lineRule="auto"/>
        <w:ind w:left="360"/>
        <w:jc w:val="both"/>
        <w:rPr>
          <w:ins w:id="2418" w:author="UTENTE" w:date="2020-06-30T17:48:00Z"/>
          <w:lang w:val="it-IT"/>
        </w:rPr>
      </w:pPr>
      <w:ins w:id="2419" w:author="UTENTE" w:date="2020-06-30T17:48:00Z">
        <w:r w:rsidRPr="00224F9A">
          <w:rPr>
            <w:lang w:val="it-IT"/>
          </w:rPr>
          <w:t>i "\"Se non fai attenzione, potresti finire con un bel morso addosso - bloccato fra le fauci di un lupo affamato.\""</w:t>
        </w:r>
      </w:ins>
    </w:p>
    <w:p w14:paraId="341F3285" w14:textId="77777777" w:rsidR="009E78E0" w:rsidRPr="00224F9A" w:rsidRDefault="009E78E0" w:rsidP="009E78E0">
      <w:pPr>
        <w:pStyle w:val="Paragrafoelenco"/>
        <w:numPr>
          <w:ilvl w:val="0"/>
          <w:numId w:val="9"/>
        </w:numPr>
        <w:spacing w:line="600" w:lineRule="auto"/>
        <w:ind w:left="360"/>
        <w:jc w:val="both"/>
        <w:rPr>
          <w:ins w:id="2420" w:author="UTENTE" w:date="2020-06-30T17:48:00Z"/>
          <w:lang w:val="it-IT"/>
        </w:rPr>
      </w:pPr>
      <w:ins w:id="2421" w:author="UTENTE" w:date="2020-06-30T17:48:00Z">
        <w:r w:rsidRPr="00224F9A">
          <w:rPr>
            <w:lang w:val="it-IT"/>
          </w:rPr>
          <w:t>n "Il suo sussurrare diminuisce tanto da rendere la sua voce quasi impercettibile, e mi devo leggermente piegare verso di lui per sentirlo."</w:t>
        </w:r>
      </w:ins>
    </w:p>
    <w:p w14:paraId="2BE1F7ED" w14:textId="77777777" w:rsidR="009E78E0" w:rsidRPr="00224F9A" w:rsidRDefault="009E78E0" w:rsidP="009E78E0">
      <w:pPr>
        <w:pStyle w:val="Paragrafoelenco"/>
        <w:numPr>
          <w:ilvl w:val="0"/>
          <w:numId w:val="9"/>
        </w:numPr>
        <w:spacing w:line="600" w:lineRule="auto"/>
        <w:ind w:left="360"/>
        <w:jc w:val="both"/>
        <w:rPr>
          <w:ins w:id="2422" w:author="UTENTE" w:date="2020-06-30T17:48:00Z"/>
          <w:lang w:val="it-IT"/>
        </w:rPr>
      </w:pPr>
      <w:ins w:id="2423" w:author="UTENTE" w:date="2020-06-30T17:48:00Z">
        <w:r w:rsidRPr="00224F9A">
          <w:rPr>
            <w:lang w:val="it-IT"/>
          </w:rPr>
          <w:t>i "\"Saresti più al sicuro con me, il tuo valoroso Van Helsing… anche se la mia tariffa non è economica.\""</w:t>
        </w:r>
      </w:ins>
    </w:p>
    <w:p w14:paraId="16F1103F" w14:textId="77777777" w:rsidR="009E78E0" w:rsidRPr="00224F9A" w:rsidRDefault="009E78E0" w:rsidP="009E78E0">
      <w:pPr>
        <w:pStyle w:val="Paragrafoelenco"/>
        <w:numPr>
          <w:ilvl w:val="0"/>
          <w:numId w:val="9"/>
        </w:numPr>
        <w:spacing w:line="600" w:lineRule="auto"/>
        <w:ind w:left="360"/>
        <w:jc w:val="both"/>
        <w:rPr>
          <w:ins w:id="2424" w:author="UTENTE" w:date="2020-06-30T17:48:00Z"/>
          <w:lang w:val="it-IT"/>
        </w:rPr>
      </w:pPr>
      <w:ins w:id="2425" w:author="UTENTE" w:date="2020-06-30T17:48:00Z">
        <w:r w:rsidRPr="00224F9A">
          <w:rPr>
            <w:lang w:val="it-IT"/>
          </w:rPr>
          <w:t>n "Le dita di Isaac percorrono il mio collo, fino a raggiungere le mie labbra, dove con un dito mi tormenta l'angolo della bocca."</w:t>
        </w:r>
      </w:ins>
    </w:p>
    <w:p w14:paraId="39090FDD" w14:textId="77777777" w:rsidR="009E78E0" w:rsidRPr="00224F9A" w:rsidRDefault="009E78E0" w:rsidP="009E78E0">
      <w:pPr>
        <w:pStyle w:val="Paragrafoelenco"/>
        <w:numPr>
          <w:ilvl w:val="0"/>
          <w:numId w:val="9"/>
        </w:numPr>
        <w:spacing w:line="600" w:lineRule="auto"/>
        <w:ind w:left="360"/>
        <w:jc w:val="both"/>
        <w:rPr>
          <w:ins w:id="2426" w:author="UTENTE" w:date="2020-06-30T17:48:00Z"/>
          <w:lang w:val="it-IT"/>
        </w:rPr>
      </w:pPr>
      <w:ins w:id="2427" w:author="UTENTE" w:date="2020-06-30T17:48:00Z">
        <w:r w:rsidRPr="00224F9A">
          <w:rPr>
            <w:lang w:val="it-IT"/>
          </w:rPr>
          <w:t>mcp "\"…\""</w:t>
        </w:r>
      </w:ins>
    </w:p>
    <w:p w14:paraId="2BB255FF" w14:textId="77777777" w:rsidR="009E78E0" w:rsidRPr="00224F9A" w:rsidRDefault="009E78E0" w:rsidP="009E78E0">
      <w:pPr>
        <w:pStyle w:val="Paragrafoelenco"/>
        <w:numPr>
          <w:ilvl w:val="0"/>
          <w:numId w:val="9"/>
        </w:numPr>
        <w:spacing w:line="600" w:lineRule="auto"/>
        <w:ind w:left="360"/>
        <w:jc w:val="both"/>
        <w:rPr>
          <w:ins w:id="2428" w:author="UTENTE" w:date="2020-06-30T17:48:00Z"/>
          <w:lang w:val="it-IT"/>
        </w:rPr>
      </w:pPr>
      <w:ins w:id="2429" w:author="UTENTE" w:date="2020-06-30T17:48:00Z">
        <w:r w:rsidRPr="00224F9A">
          <w:rPr>
            <w:lang w:val="it-IT"/>
          </w:rPr>
          <w:t>n "Non posso distogliere lo sguardo dai suoi occhi dorati, dentro hanno un vortice che dà l'impressione che si stiano sciogliendo."</w:t>
        </w:r>
      </w:ins>
    </w:p>
    <w:p w14:paraId="7399E0C4" w14:textId="77777777" w:rsidR="009E78E0" w:rsidRPr="00224F9A" w:rsidRDefault="009E78E0" w:rsidP="009E78E0">
      <w:pPr>
        <w:pStyle w:val="Paragrafoelenco"/>
        <w:numPr>
          <w:ilvl w:val="0"/>
          <w:numId w:val="9"/>
        </w:numPr>
        <w:spacing w:line="600" w:lineRule="auto"/>
        <w:ind w:left="360"/>
        <w:jc w:val="both"/>
        <w:rPr>
          <w:ins w:id="2430" w:author="UTENTE" w:date="2020-06-30T17:48:00Z"/>
          <w:lang w:val="it-IT"/>
        </w:rPr>
      </w:pPr>
      <w:ins w:id="2431" w:author="UTENTE" w:date="2020-06-30T17:48:00Z">
        <w:r w:rsidRPr="00224F9A">
          <w:rPr>
            <w:lang w:val="it-IT"/>
          </w:rPr>
          <w:t>n "Il mio corpo si rifiuta di muoversi."</w:t>
        </w:r>
      </w:ins>
    </w:p>
    <w:p w14:paraId="7150A3D4" w14:textId="77777777" w:rsidR="009E78E0" w:rsidRPr="00224F9A" w:rsidRDefault="009E78E0" w:rsidP="009E78E0">
      <w:pPr>
        <w:pStyle w:val="Paragrafoelenco"/>
        <w:numPr>
          <w:ilvl w:val="0"/>
          <w:numId w:val="9"/>
        </w:numPr>
        <w:spacing w:line="600" w:lineRule="auto"/>
        <w:ind w:left="360"/>
        <w:jc w:val="both"/>
        <w:rPr>
          <w:ins w:id="2432" w:author="UTENTE" w:date="2020-06-30T17:48:00Z"/>
          <w:lang w:val="it-IT"/>
        </w:rPr>
      </w:pPr>
      <w:ins w:id="2433" w:author="UTENTE" w:date="2020-06-30T17:48:00Z">
        <w:r w:rsidRPr="00224F9A">
          <w:rPr>
            <w:lang w:val="it-IT"/>
          </w:rPr>
          <w:t>n "Anche quando Isaac si preme ancora di più su di me, non riesco a fare altro che trattenere il respiro e osservare i suoi bellissimi occhi…"</w:t>
        </w:r>
        <w:r w:rsidRPr="00224F9A">
          <w:rPr>
            <w:lang w:val="it-IT"/>
          </w:rPr>
          <w:br w:type="page"/>
        </w:r>
      </w:ins>
    </w:p>
    <w:p w14:paraId="08A2A0BE" w14:textId="77777777" w:rsidR="009E78E0" w:rsidRPr="002A1B9A" w:rsidRDefault="009E78E0" w:rsidP="009E78E0">
      <w:pPr>
        <w:pStyle w:val="Paragrafoelenco"/>
        <w:numPr>
          <w:ilvl w:val="0"/>
          <w:numId w:val="8"/>
        </w:numPr>
        <w:spacing w:line="600" w:lineRule="auto"/>
        <w:ind w:left="720"/>
        <w:rPr>
          <w:ins w:id="2434" w:author="UTENTE" w:date="2020-06-30T17:49:00Z"/>
          <w:lang w:val="en-US"/>
        </w:rPr>
      </w:pPr>
      <w:ins w:id="2435" w:author="UTENTE" w:date="2020-06-30T17:49:00Z">
        <w:r w:rsidRPr="002A1B9A">
          <w:rPr>
            <w:lang w:val="en-US"/>
          </w:rPr>
          <w:lastRenderedPageBreak/>
          <w:t>u "\"…Isaac!\""</w:t>
        </w:r>
      </w:ins>
    </w:p>
    <w:p w14:paraId="61FD3E09" w14:textId="77777777" w:rsidR="009E78E0" w:rsidRPr="002A1B9A" w:rsidRDefault="009E78E0" w:rsidP="009E78E0">
      <w:pPr>
        <w:pStyle w:val="Paragrafoelenco"/>
        <w:numPr>
          <w:ilvl w:val="0"/>
          <w:numId w:val="8"/>
        </w:numPr>
        <w:spacing w:line="600" w:lineRule="auto"/>
        <w:ind w:left="720"/>
        <w:rPr>
          <w:ins w:id="2436" w:author="UTENTE" w:date="2020-06-30T17:49:00Z"/>
          <w:lang w:val="en-US"/>
        </w:rPr>
      </w:pPr>
      <w:ins w:id="2437" w:author="UTENTE" w:date="2020-06-30T17:49:00Z">
        <w:r w:rsidRPr="002A1B9A">
          <w:rPr>
            <w:lang w:val="en-US"/>
          </w:rPr>
          <w:t>u "\"Isaac, what are you doing?!\""</w:t>
        </w:r>
      </w:ins>
    </w:p>
    <w:p w14:paraId="4B41D522" w14:textId="77777777" w:rsidR="009E78E0" w:rsidRPr="002A1B9A" w:rsidRDefault="009E78E0" w:rsidP="009E78E0">
      <w:pPr>
        <w:pStyle w:val="Paragrafoelenco"/>
        <w:numPr>
          <w:ilvl w:val="0"/>
          <w:numId w:val="8"/>
        </w:numPr>
        <w:spacing w:line="600" w:lineRule="auto"/>
        <w:ind w:left="720"/>
        <w:rPr>
          <w:ins w:id="2438" w:author="UTENTE" w:date="2020-06-30T17:49:00Z"/>
          <w:lang w:val="en-US"/>
        </w:rPr>
      </w:pPr>
      <w:ins w:id="2439" w:author="UTENTE" w:date="2020-06-30T17:49:00Z">
        <w:r w:rsidRPr="002A1B9A">
          <w:rPr>
            <w:lang w:val="en-US"/>
          </w:rPr>
          <w:t>i "\"…!\""</w:t>
        </w:r>
      </w:ins>
    </w:p>
    <w:p w14:paraId="379A487A" w14:textId="77777777" w:rsidR="009E78E0" w:rsidRPr="002A1B9A" w:rsidRDefault="009E78E0" w:rsidP="009E78E0">
      <w:pPr>
        <w:pStyle w:val="Paragrafoelenco"/>
        <w:numPr>
          <w:ilvl w:val="0"/>
          <w:numId w:val="8"/>
        </w:numPr>
        <w:spacing w:line="600" w:lineRule="auto"/>
        <w:ind w:left="720"/>
        <w:rPr>
          <w:ins w:id="2440" w:author="UTENTE" w:date="2020-06-30T17:49:00Z"/>
          <w:lang w:val="en-US"/>
        </w:rPr>
      </w:pPr>
      <w:ins w:id="2441" w:author="UTENTE" w:date="2020-06-30T17:49:00Z">
        <w:r w:rsidRPr="002A1B9A">
          <w:rPr>
            <w:lang w:val="en-US"/>
          </w:rPr>
          <w:t>n "When a cry rings through the air, Isaac abruptly pulls away from me, throwing a glance over his shoulder."</w:t>
        </w:r>
      </w:ins>
    </w:p>
    <w:p w14:paraId="34DB42F8" w14:textId="77777777" w:rsidR="009E78E0" w:rsidRPr="002A1B9A" w:rsidRDefault="009E78E0" w:rsidP="009E78E0">
      <w:pPr>
        <w:pStyle w:val="Paragrafoelenco"/>
        <w:numPr>
          <w:ilvl w:val="0"/>
          <w:numId w:val="8"/>
        </w:numPr>
        <w:spacing w:line="600" w:lineRule="auto"/>
        <w:ind w:left="720"/>
        <w:rPr>
          <w:ins w:id="2442" w:author="UTENTE" w:date="2020-06-30T17:49:00Z"/>
          <w:lang w:val="en-US"/>
        </w:rPr>
      </w:pPr>
      <w:ins w:id="2443" w:author="UTENTE" w:date="2020-06-30T17:49:00Z">
        <w:r w:rsidRPr="002A1B9A">
          <w:rPr>
            <w:lang w:val="en-US"/>
          </w:rPr>
          <w:t>u "\"Hurry up! We need to get going!\""</w:t>
        </w:r>
      </w:ins>
    </w:p>
    <w:p w14:paraId="5AA4E4FB" w14:textId="77777777" w:rsidR="009E78E0" w:rsidRPr="002A1B9A" w:rsidRDefault="009E78E0" w:rsidP="009E78E0">
      <w:pPr>
        <w:pStyle w:val="Paragrafoelenco"/>
        <w:numPr>
          <w:ilvl w:val="0"/>
          <w:numId w:val="8"/>
        </w:numPr>
        <w:spacing w:line="600" w:lineRule="auto"/>
        <w:ind w:left="720"/>
        <w:rPr>
          <w:ins w:id="2444" w:author="UTENTE" w:date="2020-06-30T17:49:00Z"/>
          <w:lang w:val="en-US"/>
        </w:rPr>
      </w:pPr>
      <w:ins w:id="2445" w:author="UTENTE" w:date="2020-06-30T17:49:00Z">
        <w:r w:rsidRPr="002A1B9A">
          <w:rPr>
            <w:lang w:val="en-US"/>
          </w:rPr>
          <w:t>n "The voice calls out again, sounding oddly familiar, but it's too dark to see who it belongs to."</w:t>
        </w:r>
      </w:ins>
    </w:p>
    <w:p w14:paraId="02F15691" w14:textId="77777777" w:rsidR="009E78E0" w:rsidRPr="002A1B9A" w:rsidRDefault="009E78E0" w:rsidP="009E78E0">
      <w:pPr>
        <w:pStyle w:val="Paragrafoelenco"/>
        <w:numPr>
          <w:ilvl w:val="0"/>
          <w:numId w:val="8"/>
        </w:numPr>
        <w:spacing w:line="600" w:lineRule="auto"/>
        <w:ind w:left="720"/>
        <w:rPr>
          <w:ins w:id="2446" w:author="UTENTE" w:date="2020-06-30T17:49:00Z"/>
          <w:lang w:val="en-US"/>
        </w:rPr>
      </w:pPr>
      <w:ins w:id="2447" w:author="UTENTE" w:date="2020-06-30T17:49:00Z">
        <w:r w:rsidRPr="002A1B9A">
          <w:rPr>
            <w:lang w:val="en-US"/>
          </w:rPr>
          <w:t>mc "\"…\""</w:t>
        </w:r>
      </w:ins>
    </w:p>
    <w:p w14:paraId="7F92A2EF" w14:textId="77777777" w:rsidR="009E78E0" w:rsidRPr="002A1B9A" w:rsidRDefault="009E78E0" w:rsidP="009E78E0">
      <w:pPr>
        <w:pStyle w:val="Paragrafoelenco"/>
        <w:numPr>
          <w:ilvl w:val="0"/>
          <w:numId w:val="8"/>
        </w:numPr>
        <w:spacing w:line="600" w:lineRule="auto"/>
        <w:ind w:left="720"/>
        <w:rPr>
          <w:ins w:id="2448" w:author="UTENTE" w:date="2020-06-30T17:49:00Z"/>
          <w:lang w:val="en-US"/>
        </w:rPr>
      </w:pPr>
      <w:ins w:id="2449" w:author="UTENTE" w:date="2020-06-30T17:49:00Z">
        <w:r w:rsidRPr="002A1B9A">
          <w:rPr>
            <w:lang w:val="en-US"/>
          </w:rPr>
          <w:t>n "–What the hell happened a second ago? I can barely remember what Isaac was just saying."</w:t>
        </w:r>
      </w:ins>
    </w:p>
    <w:p w14:paraId="378195C0" w14:textId="77777777" w:rsidR="009E78E0" w:rsidRPr="002A1B9A" w:rsidRDefault="009E78E0" w:rsidP="009E78E0">
      <w:pPr>
        <w:pStyle w:val="Paragrafoelenco"/>
        <w:numPr>
          <w:ilvl w:val="0"/>
          <w:numId w:val="8"/>
        </w:numPr>
        <w:spacing w:line="600" w:lineRule="auto"/>
        <w:ind w:left="720"/>
        <w:rPr>
          <w:ins w:id="2450" w:author="UTENTE" w:date="2020-06-30T17:49:00Z"/>
          <w:lang w:val="en-US"/>
        </w:rPr>
      </w:pPr>
      <w:ins w:id="2451" w:author="UTENTE" w:date="2020-06-30T17:49:00Z">
        <w:r w:rsidRPr="002A1B9A">
          <w:rPr>
            <w:lang w:val="en-US"/>
          </w:rPr>
          <w:t>i "\"Tch, always with the bad timing. Oh, well.\""</w:t>
        </w:r>
      </w:ins>
    </w:p>
    <w:p w14:paraId="015AB8F3" w14:textId="77777777" w:rsidR="009E78E0" w:rsidRPr="002A1B9A" w:rsidRDefault="009E78E0" w:rsidP="009E78E0">
      <w:pPr>
        <w:pStyle w:val="Paragrafoelenco"/>
        <w:numPr>
          <w:ilvl w:val="0"/>
          <w:numId w:val="8"/>
        </w:numPr>
        <w:spacing w:line="600" w:lineRule="auto"/>
        <w:ind w:left="720"/>
        <w:rPr>
          <w:ins w:id="2452" w:author="UTENTE" w:date="2020-06-30T17:49:00Z"/>
          <w:lang w:val="en-US"/>
        </w:rPr>
      </w:pPr>
      <w:ins w:id="2453" w:author="UTENTE" w:date="2020-06-30T17:49:00Z">
        <w:r w:rsidRPr="002A1B9A">
          <w:rPr>
            <w:lang w:val="en-US"/>
          </w:rPr>
          <w:t>n "Exhaling a reluctant sigh, Isaac turns away – {w}but he pauses to give me a parting Cheshire-cat grin."</w:t>
        </w:r>
      </w:ins>
    </w:p>
    <w:p w14:paraId="1075FFB9" w14:textId="77777777" w:rsidR="009E78E0" w:rsidRPr="002A1B9A" w:rsidRDefault="009E78E0" w:rsidP="009E78E0">
      <w:pPr>
        <w:pStyle w:val="Paragrafoelenco"/>
        <w:numPr>
          <w:ilvl w:val="0"/>
          <w:numId w:val="8"/>
        </w:numPr>
        <w:spacing w:line="600" w:lineRule="auto"/>
        <w:ind w:left="720"/>
        <w:rPr>
          <w:ins w:id="2454" w:author="UTENTE" w:date="2020-06-30T17:49:00Z"/>
          <w:lang w:val="en-US"/>
        </w:rPr>
      </w:pPr>
      <w:ins w:id="2455" w:author="UTENTE" w:date="2020-06-30T17:49:00Z">
        <w:r w:rsidRPr="002A1B9A">
          <w:rPr>
            <w:lang w:val="en-US"/>
          </w:rPr>
          <w:t>i "\"Make sure you show up tomorrow! I'll make it worth your while, don't worry.\""</w:t>
        </w:r>
      </w:ins>
    </w:p>
    <w:p w14:paraId="19E00D97" w14:textId="77777777" w:rsidR="009E78E0" w:rsidRPr="002A1B9A" w:rsidRDefault="009E78E0" w:rsidP="009E78E0">
      <w:pPr>
        <w:pStyle w:val="Paragrafoelenco"/>
        <w:numPr>
          <w:ilvl w:val="0"/>
          <w:numId w:val="8"/>
        </w:numPr>
        <w:spacing w:line="600" w:lineRule="auto"/>
        <w:ind w:left="720"/>
        <w:rPr>
          <w:ins w:id="2456" w:author="UTENTE" w:date="2020-06-30T17:49:00Z"/>
          <w:lang w:val="en-US"/>
        </w:rPr>
      </w:pPr>
      <w:ins w:id="2457" w:author="UTENTE" w:date="2020-06-30T17:49:00Z">
        <w:r w:rsidRPr="002A1B9A">
          <w:rPr>
            <w:lang w:val="en-US"/>
          </w:rPr>
          <w:t>mc "\"Huh? Wait–!\""</w:t>
        </w:r>
      </w:ins>
    </w:p>
    <w:p w14:paraId="43760D5E" w14:textId="77777777" w:rsidR="009E78E0" w:rsidRPr="002A1B9A" w:rsidRDefault="009E78E0" w:rsidP="009E78E0">
      <w:pPr>
        <w:pStyle w:val="Paragrafoelenco"/>
        <w:numPr>
          <w:ilvl w:val="0"/>
          <w:numId w:val="8"/>
        </w:numPr>
        <w:spacing w:line="600" w:lineRule="auto"/>
        <w:ind w:left="720"/>
        <w:rPr>
          <w:ins w:id="2458" w:author="UTENTE" w:date="2020-06-30T17:49:00Z"/>
          <w:lang w:val="en-US"/>
        </w:rPr>
      </w:pPr>
      <w:ins w:id="2459" w:author="UTENTE" w:date="2020-06-30T17:49:00Z">
        <w:r w:rsidRPr="002A1B9A">
          <w:rPr>
            <w:lang w:val="en-US"/>
          </w:rPr>
          <w:t>n "By the time I recover my senses, Isaac's already striding off towards the figure in the distance."</w:t>
        </w:r>
      </w:ins>
    </w:p>
    <w:p w14:paraId="0A5FBD93" w14:textId="77777777" w:rsidR="009E78E0" w:rsidRDefault="009E78E0" w:rsidP="009E78E0">
      <w:pPr>
        <w:pStyle w:val="Paragrafoelenco"/>
        <w:spacing w:line="360" w:lineRule="auto"/>
        <w:rPr>
          <w:ins w:id="2460" w:author="UTENTE" w:date="2020-06-30T17:49:00Z"/>
          <w:lang w:val="en-US"/>
        </w:rPr>
        <w:pPrChange w:id="2461" w:author="UTENTE" w:date="2020-06-30T17:40:00Z">
          <w:pPr>
            <w:spacing w:line="360" w:lineRule="auto"/>
          </w:pPr>
        </w:pPrChange>
      </w:pPr>
    </w:p>
    <w:p w14:paraId="22EBB77D" w14:textId="77777777" w:rsidR="009E78E0" w:rsidRDefault="009E78E0" w:rsidP="009E78E0">
      <w:pPr>
        <w:pStyle w:val="Paragrafoelenco"/>
        <w:spacing w:line="360" w:lineRule="auto"/>
        <w:rPr>
          <w:ins w:id="2462" w:author="UTENTE" w:date="2020-06-30T17:49:00Z"/>
          <w:lang w:val="en-US"/>
        </w:rPr>
        <w:pPrChange w:id="2463" w:author="UTENTE" w:date="2020-06-30T17:40:00Z">
          <w:pPr>
            <w:spacing w:line="360" w:lineRule="auto"/>
          </w:pPr>
        </w:pPrChange>
      </w:pPr>
    </w:p>
    <w:p w14:paraId="66001B88" w14:textId="77777777" w:rsidR="009E78E0" w:rsidRPr="009E78E0" w:rsidRDefault="009E78E0" w:rsidP="009E78E0">
      <w:pPr>
        <w:numPr>
          <w:ilvl w:val="0"/>
          <w:numId w:val="9"/>
        </w:numPr>
        <w:spacing w:line="600" w:lineRule="auto"/>
        <w:ind w:left="360"/>
        <w:contextualSpacing/>
        <w:jc w:val="left"/>
        <w:rPr>
          <w:ins w:id="2464" w:author="UTENTE" w:date="2020-06-30T17:50:00Z"/>
          <w:rFonts w:ascii="Calibri" w:eastAsia="Calibri" w:hAnsi="Calibri" w:cs="Times New Roman"/>
        </w:rPr>
      </w:pPr>
      <w:ins w:id="2465" w:author="UTENTE" w:date="2020-06-30T17:50:00Z">
        <w:r w:rsidRPr="009E78E0">
          <w:rPr>
            <w:rFonts w:ascii="Calibri" w:eastAsia="Calibri" w:hAnsi="Calibri" w:cs="Times New Roman"/>
          </w:rPr>
          <w:lastRenderedPageBreak/>
          <w:t>u "\"…Isaac!\""</w:t>
        </w:r>
      </w:ins>
    </w:p>
    <w:p w14:paraId="2D2D1FFA" w14:textId="77777777" w:rsidR="009E78E0" w:rsidRPr="009E78E0" w:rsidRDefault="009E78E0" w:rsidP="009E78E0">
      <w:pPr>
        <w:numPr>
          <w:ilvl w:val="0"/>
          <w:numId w:val="9"/>
        </w:numPr>
        <w:spacing w:line="600" w:lineRule="auto"/>
        <w:ind w:left="360"/>
        <w:contextualSpacing/>
        <w:jc w:val="left"/>
        <w:rPr>
          <w:ins w:id="2466" w:author="UTENTE" w:date="2020-06-30T17:50:00Z"/>
          <w:rFonts w:ascii="Calibri" w:eastAsia="Calibri" w:hAnsi="Calibri" w:cs="Times New Roman"/>
        </w:rPr>
      </w:pPr>
      <w:ins w:id="2467" w:author="UTENTE" w:date="2020-06-30T17:50:00Z">
        <w:r w:rsidRPr="009E78E0">
          <w:rPr>
            <w:rFonts w:ascii="Calibri" w:eastAsia="Calibri" w:hAnsi="Calibri" w:cs="Times New Roman"/>
          </w:rPr>
          <w:t>u "\"Isaac, che stai facendo?!\""</w:t>
        </w:r>
      </w:ins>
    </w:p>
    <w:p w14:paraId="37307F0E" w14:textId="77777777" w:rsidR="009E78E0" w:rsidRPr="009E78E0" w:rsidRDefault="009E78E0" w:rsidP="009E78E0">
      <w:pPr>
        <w:numPr>
          <w:ilvl w:val="0"/>
          <w:numId w:val="9"/>
        </w:numPr>
        <w:spacing w:line="600" w:lineRule="auto"/>
        <w:ind w:left="360"/>
        <w:contextualSpacing/>
        <w:jc w:val="left"/>
        <w:rPr>
          <w:ins w:id="2468" w:author="UTENTE" w:date="2020-06-30T17:50:00Z"/>
          <w:rFonts w:ascii="Calibri" w:eastAsia="Calibri" w:hAnsi="Calibri" w:cs="Times New Roman"/>
        </w:rPr>
      </w:pPr>
      <w:ins w:id="2469" w:author="UTENTE" w:date="2020-06-30T17:50:00Z">
        <w:r w:rsidRPr="009E78E0">
          <w:rPr>
            <w:rFonts w:ascii="Calibri" w:eastAsia="Calibri" w:hAnsi="Calibri" w:cs="Times New Roman"/>
          </w:rPr>
          <w:t>i "\"…!\""</w:t>
        </w:r>
      </w:ins>
    </w:p>
    <w:p w14:paraId="5A870FA1" w14:textId="77777777" w:rsidR="009E78E0" w:rsidRPr="009E78E0" w:rsidRDefault="009E78E0" w:rsidP="009E78E0">
      <w:pPr>
        <w:numPr>
          <w:ilvl w:val="0"/>
          <w:numId w:val="9"/>
        </w:numPr>
        <w:spacing w:line="600" w:lineRule="auto"/>
        <w:ind w:left="360"/>
        <w:contextualSpacing/>
        <w:jc w:val="left"/>
        <w:rPr>
          <w:ins w:id="2470" w:author="UTENTE" w:date="2020-06-30T17:50:00Z"/>
          <w:rFonts w:ascii="Calibri" w:eastAsia="Calibri" w:hAnsi="Calibri" w:cs="Times New Roman"/>
        </w:rPr>
      </w:pPr>
      <w:ins w:id="2471" w:author="UTENTE" w:date="2020-06-30T17:50:00Z">
        <w:r w:rsidRPr="009E78E0">
          <w:rPr>
            <w:rFonts w:ascii="Calibri" w:eastAsia="Calibri" w:hAnsi="Calibri" w:cs="Times New Roman"/>
          </w:rPr>
          <w:t>n "Quando un urlo trapassa l'aria, Isaac si stacca da me bruscamente, guardandosi alle spalle."</w:t>
        </w:r>
      </w:ins>
    </w:p>
    <w:p w14:paraId="0A6F81A3" w14:textId="77777777" w:rsidR="009E78E0" w:rsidRPr="009E78E0" w:rsidRDefault="009E78E0" w:rsidP="009E78E0">
      <w:pPr>
        <w:numPr>
          <w:ilvl w:val="0"/>
          <w:numId w:val="9"/>
        </w:numPr>
        <w:spacing w:line="600" w:lineRule="auto"/>
        <w:ind w:left="360"/>
        <w:contextualSpacing/>
        <w:jc w:val="left"/>
        <w:rPr>
          <w:ins w:id="2472" w:author="UTENTE" w:date="2020-06-30T17:50:00Z"/>
          <w:rFonts w:ascii="Calibri" w:eastAsia="Calibri" w:hAnsi="Calibri" w:cs="Times New Roman"/>
        </w:rPr>
      </w:pPr>
      <w:ins w:id="2473" w:author="UTENTE" w:date="2020-06-30T17:50:00Z">
        <w:r w:rsidRPr="009E78E0">
          <w:rPr>
            <w:rFonts w:ascii="Calibri" w:eastAsia="Calibri" w:hAnsi="Calibri" w:cs="Times New Roman"/>
          </w:rPr>
          <w:t>u "\"Muoviti! Dobbiamo andare!\""</w:t>
        </w:r>
      </w:ins>
    </w:p>
    <w:p w14:paraId="72CCFE23" w14:textId="77777777" w:rsidR="009E78E0" w:rsidRPr="009E78E0" w:rsidRDefault="009E78E0" w:rsidP="009E78E0">
      <w:pPr>
        <w:numPr>
          <w:ilvl w:val="0"/>
          <w:numId w:val="9"/>
        </w:numPr>
        <w:spacing w:line="600" w:lineRule="auto"/>
        <w:ind w:left="360"/>
        <w:contextualSpacing/>
        <w:jc w:val="left"/>
        <w:rPr>
          <w:ins w:id="2474" w:author="UTENTE" w:date="2020-06-30T17:50:00Z"/>
          <w:rFonts w:ascii="Calibri" w:eastAsia="Calibri" w:hAnsi="Calibri" w:cs="Times New Roman"/>
        </w:rPr>
      </w:pPr>
      <w:ins w:id="2475" w:author="UTENTE" w:date="2020-06-30T17:50:00Z">
        <w:r w:rsidRPr="009E78E0">
          <w:rPr>
            <w:rFonts w:ascii="Calibri" w:eastAsia="Calibri" w:hAnsi="Calibri" w:cs="Times New Roman"/>
          </w:rPr>
          <w:t>n "La voce lo richiama di nuovo e mi suona stranamente familiare, ma è troppo buio per vedere a chi appartiene."</w:t>
        </w:r>
      </w:ins>
    </w:p>
    <w:p w14:paraId="3D3E8032" w14:textId="77777777" w:rsidR="009E78E0" w:rsidRPr="009E78E0" w:rsidRDefault="009E78E0" w:rsidP="009E78E0">
      <w:pPr>
        <w:numPr>
          <w:ilvl w:val="0"/>
          <w:numId w:val="9"/>
        </w:numPr>
        <w:spacing w:line="600" w:lineRule="auto"/>
        <w:ind w:left="360"/>
        <w:contextualSpacing/>
        <w:jc w:val="left"/>
        <w:rPr>
          <w:ins w:id="2476" w:author="UTENTE" w:date="2020-06-30T17:50:00Z"/>
          <w:rFonts w:ascii="Calibri" w:eastAsia="Calibri" w:hAnsi="Calibri" w:cs="Times New Roman"/>
        </w:rPr>
      </w:pPr>
      <w:ins w:id="2477" w:author="UTENTE" w:date="2020-06-30T17:50:00Z">
        <w:r w:rsidRPr="009E78E0">
          <w:rPr>
            <w:rFonts w:ascii="Calibri" w:eastAsia="Calibri" w:hAnsi="Calibri" w:cs="Times New Roman"/>
          </w:rPr>
          <w:t>mc "\"…\""</w:t>
        </w:r>
      </w:ins>
    </w:p>
    <w:p w14:paraId="21C8E531" w14:textId="77777777" w:rsidR="009E78E0" w:rsidRPr="009E78E0" w:rsidRDefault="009E78E0" w:rsidP="009E78E0">
      <w:pPr>
        <w:numPr>
          <w:ilvl w:val="0"/>
          <w:numId w:val="9"/>
        </w:numPr>
        <w:spacing w:line="600" w:lineRule="auto"/>
        <w:ind w:left="360"/>
        <w:contextualSpacing/>
        <w:jc w:val="left"/>
        <w:rPr>
          <w:ins w:id="2478" w:author="UTENTE" w:date="2020-06-30T17:50:00Z"/>
          <w:rFonts w:ascii="Calibri" w:eastAsia="Calibri" w:hAnsi="Calibri" w:cs="Times New Roman"/>
        </w:rPr>
      </w:pPr>
      <w:ins w:id="2479" w:author="UTENTE" w:date="2020-06-30T17:50:00Z">
        <w:r w:rsidRPr="009E78E0">
          <w:rPr>
            <w:rFonts w:ascii="Calibri" w:eastAsia="Calibri" w:hAnsi="Calibri" w:cs="Times New Roman"/>
          </w:rPr>
          <w:t>n "-Cosa diamine è successo un secondo fa? Riesco a malapena a ricordarmi che cosa Isaac stesse dicendo."</w:t>
        </w:r>
      </w:ins>
    </w:p>
    <w:p w14:paraId="330D5946" w14:textId="77777777" w:rsidR="009E78E0" w:rsidRPr="009E78E0" w:rsidRDefault="009E78E0" w:rsidP="009E78E0">
      <w:pPr>
        <w:numPr>
          <w:ilvl w:val="0"/>
          <w:numId w:val="9"/>
        </w:numPr>
        <w:spacing w:line="600" w:lineRule="auto"/>
        <w:ind w:left="360"/>
        <w:contextualSpacing/>
        <w:jc w:val="left"/>
        <w:rPr>
          <w:ins w:id="2480" w:author="UTENTE" w:date="2020-06-30T17:50:00Z"/>
          <w:rFonts w:ascii="Calibri" w:eastAsia="Calibri" w:hAnsi="Calibri" w:cs="Times New Roman"/>
        </w:rPr>
      </w:pPr>
      <w:ins w:id="2481" w:author="UTENTE" w:date="2020-06-30T17:50:00Z">
        <w:r w:rsidRPr="009E78E0">
          <w:rPr>
            <w:rFonts w:ascii="Calibri" w:eastAsia="Calibri" w:hAnsi="Calibri" w:cs="Times New Roman"/>
          </w:rPr>
          <w:t>i "\"Tsk sempre nel momento peggiore. E vabbè.\""</w:t>
        </w:r>
      </w:ins>
    </w:p>
    <w:p w14:paraId="2226AF6B" w14:textId="77777777" w:rsidR="009E78E0" w:rsidRPr="009E78E0" w:rsidRDefault="009E78E0" w:rsidP="009E78E0">
      <w:pPr>
        <w:numPr>
          <w:ilvl w:val="0"/>
          <w:numId w:val="9"/>
        </w:numPr>
        <w:spacing w:line="600" w:lineRule="auto"/>
        <w:ind w:left="360"/>
        <w:contextualSpacing/>
        <w:jc w:val="left"/>
        <w:rPr>
          <w:ins w:id="2482" w:author="UTENTE" w:date="2020-06-30T17:50:00Z"/>
          <w:rFonts w:ascii="Calibri" w:eastAsia="Calibri" w:hAnsi="Calibri" w:cs="Times New Roman"/>
        </w:rPr>
      </w:pPr>
      <w:ins w:id="2483" w:author="UTENTE" w:date="2020-06-30T17:50:00Z">
        <w:r w:rsidRPr="009E78E0">
          <w:rPr>
            <w:rFonts w:ascii="Calibri" w:eastAsia="Calibri" w:hAnsi="Calibri" w:cs="Times New Roman"/>
          </w:rPr>
          <w:t>n "Con un sospiro riluttante, Isaac si volta - {w}ma indugia per rivolgermi un sorriso degno dello Stregatto come addio."</w:t>
        </w:r>
      </w:ins>
    </w:p>
    <w:p w14:paraId="41245F4F" w14:textId="77777777" w:rsidR="009E78E0" w:rsidRPr="009E78E0" w:rsidRDefault="009E78E0" w:rsidP="009E78E0">
      <w:pPr>
        <w:numPr>
          <w:ilvl w:val="0"/>
          <w:numId w:val="9"/>
        </w:numPr>
        <w:spacing w:line="600" w:lineRule="auto"/>
        <w:ind w:left="360"/>
        <w:contextualSpacing/>
        <w:jc w:val="left"/>
        <w:rPr>
          <w:ins w:id="2484" w:author="UTENTE" w:date="2020-06-30T17:50:00Z"/>
          <w:rFonts w:ascii="Calibri" w:eastAsia="Calibri" w:hAnsi="Calibri" w:cs="Times New Roman"/>
        </w:rPr>
      </w:pPr>
      <w:ins w:id="2485" w:author="UTENTE" w:date="2020-06-30T17:50:00Z">
        <w:r w:rsidRPr="009E78E0">
          <w:rPr>
            <w:rFonts w:ascii="Calibri" w:eastAsia="Calibri" w:hAnsi="Calibri" w:cs="Times New Roman"/>
          </w:rPr>
          <w:t>i "\"Fai in modo di venire domani! Farò sì che ne valga la pena, non preoccuparti."</w:t>
        </w:r>
      </w:ins>
    </w:p>
    <w:p w14:paraId="2B691F76" w14:textId="77777777" w:rsidR="009E78E0" w:rsidRPr="009E78E0" w:rsidRDefault="009E78E0" w:rsidP="009E78E0">
      <w:pPr>
        <w:numPr>
          <w:ilvl w:val="0"/>
          <w:numId w:val="9"/>
        </w:numPr>
        <w:spacing w:line="600" w:lineRule="auto"/>
        <w:ind w:left="360"/>
        <w:contextualSpacing/>
        <w:jc w:val="left"/>
        <w:rPr>
          <w:ins w:id="2486" w:author="UTENTE" w:date="2020-06-30T17:50:00Z"/>
          <w:rFonts w:ascii="Calibri" w:eastAsia="Calibri" w:hAnsi="Calibri" w:cs="Times New Roman"/>
        </w:rPr>
      </w:pPr>
      <w:ins w:id="2487" w:author="UTENTE" w:date="2020-06-30T17:50:00Z">
        <w:r w:rsidRPr="009E78E0">
          <w:rPr>
            <w:rFonts w:ascii="Calibri" w:eastAsia="Calibri" w:hAnsi="Calibri" w:cs="Times New Roman"/>
          </w:rPr>
          <w:t>mc "\"Cos-? Aspetta-!\""</w:t>
        </w:r>
      </w:ins>
    </w:p>
    <w:p w14:paraId="47EAFA98" w14:textId="5E591707" w:rsidR="009E78E0" w:rsidRPr="009E78E0" w:rsidRDefault="009E78E0" w:rsidP="009E78E0">
      <w:pPr>
        <w:pStyle w:val="Paragrafoelenco"/>
        <w:numPr>
          <w:ilvl w:val="0"/>
          <w:numId w:val="9"/>
        </w:numPr>
        <w:spacing w:line="360" w:lineRule="auto"/>
        <w:ind w:hanging="720"/>
        <w:rPr>
          <w:ins w:id="2488" w:author="UTENTE" w:date="2020-06-30T17:50:00Z"/>
          <w:lang w:val="it-IT"/>
          <w:rPrChange w:id="2489" w:author="UTENTE" w:date="2020-06-30T17:50:00Z">
            <w:rPr>
              <w:ins w:id="2490" w:author="UTENTE" w:date="2020-06-30T17:50:00Z"/>
              <w:rFonts w:ascii="Calibri" w:eastAsia="Calibri" w:hAnsi="Calibri" w:cs="Times New Roman"/>
            </w:rPr>
          </w:rPrChange>
        </w:rPr>
        <w:pPrChange w:id="2491" w:author="UTENTE" w:date="2020-06-30T17:50:00Z">
          <w:pPr>
            <w:spacing w:line="360" w:lineRule="auto"/>
          </w:pPr>
        </w:pPrChange>
      </w:pPr>
      <w:ins w:id="2492" w:author="UTENTE" w:date="2020-06-30T17:50:00Z">
        <w:r w:rsidRPr="009E78E0">
          <w:rPr>
            <w:rFonts w:ascii="Calibri" w:eastAsia="Calibri" w:hAnsi="Calibri" w:cs="Times New Roman"/>
            <w:lang w:val="it-IT"/>
          </w:rPr>
          <w:t>n "Quando riesco a tornare in me, Isaac si è già avviato verso la sagoma in lontananza."</w:t>
        </w:r>
      </w:ins>
    </w:p>
    <w:p w14:paraId="1AD55158" w14:textId="049E62BB" w:rsidR="009E78E0" w:rsidRDefault="009E78E0">
      <w:pPr>
        <w:spacing w:line="240" w:lineRule="auto"/>
        <w:jc w:val="left"/>
        <w:rPr>
          <w:ins w:id="2493" w:author="UTENTE" w:date="2020-06-30T17:50:00Z"/>
          <w:rFonts w:ascii="Calibri" w:eastAsia="Calibri" w:hAnsi="Calibri" w:cs="Times New Roman"/>
        </w:rPr>
      </w:pPr>
      <w:ins w:id="2494" w:author="UTENTE" w:date="2020-06-30T17:50:00Z">
        <w:r>
          <w:rPr>
            <w:rFonts w:ascii="Calibri" w:eastAsia="Calibri" w:hAnsi="Calibri" w:cs="Times New Roman"/>
          </w:rPr>
          <w:br w:type="page"/>
        </w:r>
      </w:ins>
    </w:p>
    <w:p w14:paraId="2EFCCEE3" w14:textId="7B04A299" w:rsidR="009E78E0" w:rsidRPr="009E78E0" w:rsidRDefault="009E78E0" w:rsidP="009E78E0">
      <w:pPr>
        <w:pStyle w:val="Paragrafoelenco"/>
        <w:numPr>
          <w:ilvl w:val="0"/>
          <w:numId w:val="9"/>
        </w:numPr>
        <w:spacing w:line="600" w:lineRule="auto"/>
        <w:rPr>
          <w:ins w:id="2495" w:author="UTENTE" w:date="2020-06-30T17:50:00Z"/>
          <w:rFonts w:ascii="Calibri" w:eastAsia="Calibri" w:hAnsi="Calibri" w:cs="Times New Roman"/>
          <w:lang w:val="en-US"/>
          <w:rPrChange w:id="2496" w:author="UTENTE" w:date="2020-06-30T17:51:00Z">
            <w:rPr>
              <w:ins w:id="2497" w:author="UTENTE" w:date="2020-06-30T17:50:00Z"/>
            </w:rPr>
          </w:rPrChange>
        </w:rPr>
        <w:pPrChange w:id="2498" w:author="UTENTE" w:date="2020-06-30T17:51:00Z">
          <w:pPr>
            <w:numPr>
              <w:numId w:val="27"/>
            </w:numPr>
            <w:spacing w:line="600" w:lineRule="auto"/>
            <w:ind w:left="502" w:hanging="360"/>
            <w:contextualSpacing/>
            <w:jc w:val="left"/>
          </w:pPr>
        </w:pPrChange>
      </w:pPr>
      <w:ins w:id="2499" w:author="UTENTE" w:date="2020-06-30T17:50:00Z">
        <w:r w:rsidRPr="009E78E0">
          <w:rPr>
            <w:rFonts w:ascii="Calibri" w:eastAsia="Calibri" w:hAnsi="Calibri" w:cs="Times New Roman"/>
            <w:lang w:val="en-US"/>
            <w:rPrChange w:id="2500" w:author="UTENTE" w:date="2020-06-30T17:51:00Z">
              <w:rPr/>
            </w:rPrChange>
          </w:rPr>
          <w:lastRenderedPageBreak/>
          <w:t>n "The two of them disappear around a corner before long, swallowed up by the darkness."</w:t>
        </w:r>
      </w:ins>
    </w:p>
    <w:p w14:paraId="3399AD90" w14:textId="77777777" w:rsidR="009E78E0" w:rsidRPr="009E78E0" w:rsidRDefault="009E78E0" w:rsidP="009E78E0">
      <w:pPr>
        <w:numPr>
          <w:ilvl w:val="0"/>
          <w:numId w:val="9"/>
        </w:numPr>
        <w:spacing w:line="600" w:lineRule="auto"/>
        <w:contextualSpacing/>
        <w:jc w:val="left"/>
        <w:rPr>
          <w:ins w:id="2501" w:author="UTENTE" w:date="2020-06-30T17:50:00Z"/>
          <w:rFonts w:ascii="Calibri" w:eastAsia="Calibri" w:hAnsi="Calibri" w:cs="Times New Roman"/>
          <w:lang w:val="en-US"/>
        </w:rPr>
        <w:pPrChange w:id="2502" w:author="UTENTE" w:date="2020-06-30T17:51:00Z">
          <w:pPr>
            <w:numPr>
              <w:numId w:val="27"/>
            </w:numPr>
            <w:spacing w:line="600" w:lineRule="auto"/>
            <w:ind w:left="720" w:hanging="360"/>
            <w:contextualSpacing/>
            <w:jc w:val="left"/>
          </w:pPr>
        </w:pPrChange>
      </w:pPr>
      <w:ins w:id="2503" w:author="UTENTE" w:date="2020-06-30T17:50:00Z">
        <w:r w:rsidRPr="009E78E0">
          <w:rPr>
            <w:rFonts w:ascii="Calibri" w:eastAsia="Calibri" w:hAnsi="Calibri" w:cs="Times New Roman"/>
            <w:lang w:val="en-US"/>
          </w:rPr>
          <w:t>mc "\"Ngh… my head hurts like hell…\""</w:t>
        </w:r>
      </w:ins>
    </w:p>
    <w:p w14:paraId="29A431A6" w14:textId="77777777" w:rsidR="009E78E0" w:rsidRPr="009E78E0" w:rsidRDefault="009E78E0" w:rsidP="009E78E0">
      <w:pPr>
        <w:numPr>
          <w:ilvl w:val="0"/>
          <w:numId w:val="9"/>
        </w:numPr>
        <w:spacing w:line="600" w:lineRule="auto"/>
        <w:contextualSpacing/>
        <w:jc w:val="left"/>
        <w:rPr>
          <w:ins w:id="2504" w:author="UTENTE" w:date="2020-06-30T17:50:00Z"/>
          <w:rFonts w:ascii="Calibri" w:eastAsia="Calibri" w:hAnsi="Calibri" w:cs="Times New Roman"/>
          <w:lang w:val="en-US"/>
        </w:rPr>
        <w:pPrChange w:id="2505" w:author="UTENTE" w:date="2020-06-30T17:51:00Z">
          <w:pPr>
            <w:numPr>
              <w:numId w:val="27"/>
            </w:numPr>
            <w:spacing w:line="600" w:lineRule="auto"/>
            <w:ind w:left="720" w:hanging="360"/>
            <w:contextualSpacing/>
            <w:jc w:val="left"/>
          </w:pPr>
        </w:pPrChange>
      </w:pPr>
      <w:ins w:id="2506" w:author="UTENTE" w:date="2020-06-30T17:50:00Z">
        <w:r w:rsidRPr="009E78E0">
          <w:rPr>
            <w:rFonts w:ascii="Calibri" w:eastAsia="Calibri" w:hAnsi="Calibri" w:cs="Times New Roman"/>
            <w:lang w:val="en-US"/>
          </w:rPr>
          <w:t>n "I don't know what Isaac did, but I've got some kind of awful migraine now. Maybe it's from his cologne."</w:t>
        </w:r>
      </w:ins>
    </w:p>
    <w:p w14:paraId="1B1179F5" w14:textId="77777777" w:rsidR="009E78E0" w:rsidRPr="009E78E0" w:rsidRDefault="009E78E0" w:rsidP="009E78E0">
      <w:pPr>
        <w:numPr>
          <w:ilvl w:val="0"/>
          <w:numId w:val="9"/>
        </w:numPr>
        <w:spacing w:line="600" w:lineRule="auto"/>
        <w:contextualSpacing/>
        <w:jc w:val="left"/>
        <w:rPr>
          <w:ins w:id="2507" w:author="UTENTE" w:date="2020-06-30T17:50:00Z"/>
          <w:rFonts w:ascii="Calibri" w:eastAsia="Calibri" w:hAnsi="Calibri" w:cs="Times New Roman"/>
          <w:lang w:val="en-US"/>
        </w:rPr>
        <w:pPrChange w:id="2508" w:author="UTENTE" w:date="2020-06-30T17:51:00Z">
          <w:pPr>
            <w:numPr>
              <w:numId w:val="27"/>
            </w:numPr>
            <w:spacing w:line="600" w:lineRule="auto"/>
            <w:ind w:left="720" w:hanging="360"/>
            <w:contextualSpacing/>
            <w:jc w:val="left"/>
          </w:pPr>
        </w:pPrChange>
      </w:pPr>
      <w:ins w:id="2509" w:author="UTENTE" w:date="2020-06-30T17:50:00Z">
        <w:r w:rsidRPr="009E78E0">
          <w:rPr>
            <w:rFonts w:ascii="Calibri" w:eastAsia="Calibri" w:hAnsi="Calibri" w:cs="Times New Roman"/>
            <w:lang w:val="en-US"/>
          </w:rPr>
          <w:t>n "–Christ, why do I keep meeting all these weirdos? This is too much crap for one night."</w:t>
        </w:r>
      </w:ins>
    </w:p>
    <w:p w14:paraId="08807EE1" w14:textId="77777777" w:rsidR="009E78E0" w:rsidRPr="009E78E0" w:rsidRDefault="009E78E0" w:rsidP="009E78E0">
      <w:pPr>
        <w:numPr>
          <w:ilvl w:val="0"/>
          <w:numId w:val="9"/>
        </w:numPr>
        <w:spacing w:line="600" w:lineRule="auto"/>
        <w:contextualSpacing/>
        <w:jc w:val="left"/>
        <w:rPr>
          <w:ins w:id="2510" w:author="UTENTE" w:date="2020-06-30T17:50:00Z"/>
          <w:rFonts w:ascii="Calibri" w:eastAsia="Calibri" w:hAnsi="Calibri" w:cs="Times New Roman"/>
          <w:lang w:val="en-US"/>
        </w:rPr>
        <w:pPrChange w:id="2511" w:author="UTENTE" w:date="2020-06-30T17:51:00Z">
          <w:pPr>
            <w:numPr>
              <w:numId w:val="27"/>
            </w:numPr>
            <w:spacing w:line="600" w:lineRule="auto"/>
            <w:ind w:left="720" w:hanging="360"/>
            <w:contextualSpacing/>
            <w:jc w:val="left"/>
          </w:pPr>
        </w:pPrChange>
      </w:pPr>
      <w:ins w:id="2512" w:author="UTENTE" w:date="2020-06-30T17:50:00Z">
        <w:r w:rsidRPr="009E78E0">
          <w:rPr>
            <w:rFonts w:ascii="Calibri" w:eastAsia="Calibri" w:hAnsi="Calibri" w:cs="Times New Roman"/>
            <w:lang w:val="en-US"/>
          </w:rPr>
          <w:t>n "Maybe Troy slipped some kind of acid into my burger earlier. {w}Yeah… that's gotta be the only explanation here."</w:t>
        </w:r>
      </w:ins>
    </w:p>
    <w:p w14:paraId="44902D2B" w14:textId="77777777" w:rsidR="009E78E0" w:rsidRPr="009E78E0" w:rsidRDefault="009E78E0" w:rsidP="009E78E0">
      <w:pPr>
        <w:numPr>
          <w:ilvl w:val="0"/>
          <w:numId w:val="9"/>
        </w:numPr>
        <w:spacing w:line="600" w:lineRule="auto"/>
        <w:contextualSpacing/>
        <w:jc w:val="left"/>
        <w:rPr>
          <w:ins w:id="2513" w:author="UTENTE" w:date="2020-06-30T17:50:00Z"/>
          <w:rFonts w:ascii="Calibri" w:eastAsia="Calibri" w:hAnsi="Calibri" w:cs="Times New Roman"/>
          <w:lang w:val="en-US"/>
        </w:rPr>
        <w:pPrChange w:id="2514" w:author="UTENTE" w:date="2020-06-30T17:51:00Z">
          <w:pPr>
            <w:numPr>
              <w:numId w:val="27"/>
            </w:numPr>
            <w:spacing w:line="600" w:lineRule="auto"/>
            <w:ind w:left="720" w:hanging="360"/>
            <w:contextualSpacing/>
            <w:jc w:val="left"/>
          </w:pPr>
        </w:pPrChange>
      </w:pPr>
      <w:ins w:id="2515" w:author="UTENTE" w:date="2020-06-30T17:50:00Z">
        <w:r w:rsidRPr="009E78E0">
          <w:rPr>
            <w:rFonts w:ascii="Calibri" w:eastAsia="Calibri" w:hAnsi="Calibri" w:cs="Times New Roman"/>
            <w:lang w:val="en-US"/>
          </w:rPr>
          <w:t>n "Shaking my head, I shiver and start hurrying home, keeping an eye out for any of the \"bad types\" Isaac mentioned."</w:t>
        </w:r>
      </w:ins>
    </w:p>
    <w:p w14:paraId="6A21A3A2" w14:textId="77777777" w:rsidR="009E78E0" w:rsidRPr="009E78E0" w:rsidRDefault="009E78E0" w:rsidP="009E78E0">
      <w:pPr>
        <w:numPr>
          <w:ilvl w:val="0"/>
          <w:numId w:val="9"/>
        </w:numPr>
        <w:spacing w:line="600" w:lineRule="auto"/>
        <w:contextualSpacing/>
        <w:jc w:val="left"/>
        <w:rPr>
          <w:ins w:id="2516" w:author="UTENTE" w:date="2020-06-30T17:50:00Z"/>
          <w:rFonts w:ascii="Calibri" w:eastAsia="Calibri" w:hAnsi="Calibri" w:cs="Times New Roman"/>
          <w:lang w:val="en-US"/>
        </w:rPr>
        <w:pPrChange w:id="2517" w:author="UTENTE" w:date="2020-06-30T17:51:00Z">
          <w:pPr>
            <w:numPr>
              <w:numId w:val="27"/>
            </w:numPr>
            <w:spacing w:line="600" w:lineRule="auto"/>
            <w:ind w:left="720" w:hanging="360"/>
            <w:contextualSpacing/>
            <w:jc w:val="left"/>
          </w:pPr>
        </w:pPrChange>
      </w:pPr>
      <w:ins w:id="2518" w:author="UTENTE" w:date="2020-06-30T17:50:00Z">
        <w:r w:rsidRPr="009E78E0">
          <w:rPr>
            <w:rFonts w:ascii="Calibri" w:eastAsia="Calibri" w:hAnsi="Calibri" w:cs="Times New Roman"/>
            <w:lang w:val="en-US"/>
          </w:rPr>
          <w:t>n "Luckily, I don't see anyone else on my way back, except for the occasional stray cat or homeless guy on a bench."</w:t>
        </w:r>
      </w:ins>
    </w:p>
    <w:p w14:paraId="278F75F7" w14:textId="77777777" w:rsidR="009E78E0" w:rsidRPr="009E78E0" w:rsidRDefault="009E78E0" w:rsidP="009E78E0">
      <w:pPr>
        <w:numPr>
          <w:ilvl w:val="0"/>
          <w:numId w:val="9"/>
        </w:numPr>
        <w:spacing w:line="600" w:lineRule="auto"/>
        <w:contextualSpacing/>
        <w:jc w:val="left"/>
        <w:rPr>
          <w:ins w:id="2519" w:author="UTENTE" w:date="2020-06-30T17:50:00Z"/>
          <w:rFonts w:ascii="Calibri" w:eastAsia="Calibri" w:hAnsi="Calibri" w:cs="Times New Roman"/>
          <w:lang w:val="en-US"/>
        </w:rPr>
        <w:pPrChange w:id="2520" w:author="UTENTE" w:date="2020-06-30T17:51:00Z">
          <w:pPr>
            <w:numPr>
              <w:numId w:val="27"/>
            </w:numPr>
            <w:spacing w:line="600" w:lineRule="auto"/>
            <w:ind w:left="720" w:hanging="360"/>
            <w:contextualSpacing/>
            <w:jc w:val="left"/>
          </w:pPr>
        </w:pPrChange>
      </w:pPr>
      <w:ins w:id="2521" w:author="UTENTE" w:date="2020-06-30T17:50:00Z">
        <w:r w:rsidRPr="009E78E0">
          <w:rPr>
            <w:rFonts w:ascii="Calibri" w:eastAsia="Calibri" w:hAnsi="Calibri" w:cs="Times New Roman"/>
            <w:lang w:val="en-US"/>
          </w:rPr>
          <w:t>n "I don't think I've ever been so relieved to step into my cold apartment, which feels like some kind of holy sanctuary right now."</w:t>
        </w:r>
      </w:ins>
    </w:p>
    <w:p w14:paraId="45AD3EBA" w14:textId="77777777" w:rsidR="009E78E0" w:rsidRPr="009E78E0" w:rsidRDefault="009E78E0" w:rsidP="009E78E0">
      <w:pPr>
        <w:numPr>
          <w:ilvl w:val="0"/>
          <w:numId w:val="9"/>
        </w:numPr>
        <w:spacing w:line="600" w:lineRule="auto"/>
        <w:contextualSpacing/>
        <w:jc w:val="left"/>
        <w:rPr>
          <w:ins w:id="2522" w:author="UTENTE" w:date="2020-06-30T17:50:00Z"/>
          <w:rFonts w:ascii="Calibri" w:eastAsia="Calibri" w:hAnsi="Calibri" w:cs="Times New Roman"/>
          <w:lang w:val="en-US"/>
        </w:rPr>
        <w:pPrChange w:id="2523" w:author="UTENTE" w:date="2020-06-30T17:51:00Z">
          <w:pPr>
            <w:numPr>
              <w:numId w:val="27"/>
            </w:numPr>
            <w:spacing w:line="600" w:lineRule="auto"/>
            <w:ind w:left="720" w:hanging="360"/>
            <w:contextualSpacing/>
            <w:jc w:val="left"/>
          </w:pPr>
        </w:pPrChange>
      </w:pPr>
      <w:ins w:id="2524" w:author="UTENTE" w:date="2020-06-30T17:50:00Z">
        <w:r w:rsidRPr="009E78E0">
          <w:rPr>
            <w:rFonts w:ascii="Calibri" w:eastAsia="Calibri" w:hAnsi="Calibri" w:cs="Times New Roman"/>
            <w:lang w:val="en-US"/>
          </w:rPr>
          <w:t>n "No creeps or huffy brats, just the comfort of my creaky bed and the flickering light from my old TV."</w:t>
        </w:r>
      </w:ins>
    </w:p>
    <w:p w14:paraId="224C2FAD" w14:textId="77777777" w:rsidR="009E78E0" w:rsidRPr="009E78E0" w:rsidRDefault="009E78E0" w:rsidP="009E78E0">
      <w:pPr>
        <w:numPr>
          <w:ilvl w:val="0"/>
          <w:numId w:val="9"/>
        </w:numPr>
        <w:spacing w:line="600" w:lineRule="auto"/>
        <w:contextualSpacing/>
        <w:jc w:val="left"/>
        <w:rPr>
          <w:ins w:id="2525" w:author="UTENTE" w:date="2020-06-30T17:50:00Z"/>
          <w:rFonts w:ascii="Calibri" w:eastAsia="Calibri" w:hAnsi="Calibri" w:cs="Times New Roman"/>
          <w:lang w:val="en-US"/>
        </w:rPr>
        <w:pPrChange w:id="2526" w:author="UTENTE" w:date="2020-06-30T17:51:00Z">
          <w:pPr>
            <w:numPr>
              <w:numId w:val="27"/>
            </w:numPr>
            <w:spacing w:line="600" w:lineRule="auto"/>
            <w:ind w:left="720" w:hanging="360"/>
            <w:contextualSpacing/>
            <w:jc w:val="left"/>
          </w:pPr>
        </w:pPrChange>
      </w:pPr>
      <w:ins w:id="2527" w:author="UTENTE" w:date="2020-06-30T17:50:00Z">
        <w:r w:rsidRPr="009E78E0">
          <w:rPr>
            <w:rFonts w:ascii="Calibri" w:eastAsia="Calibri" w:hAnsi="Calibri" w:cs="Times New Roman"/>
            <w:lang w:val="en-US"/>
          </w:rPr>
          <w:t>mc "\"Everything will be back to normal tomorrow…\""</w:t>
        </w:r>
      </w:ins>
    </w:p>
    <w:p w14:paraId="5FCDCBF9" w14:textId="77777777" w:rsidR="009E78E0" w:rsidRPr="009E78E0" w:rsidRDefault="009E78E0" w:rsidP="009E78E0">
      <w:pPr>
        <w:numPr>
          <w:ilvl w:val="0"/>
          <w:numId w:val="9"/>
        </w:numPr>
        <w:spacing w:line="600" w:lineRule="auto"/>
        <w:contextualSpacing/>
        <w:jc w:val="left"/>
        <w:rPr>
          <w:ins w:id="2528" w:author="UTENTE" w:date="2020-06-30T17:50:00Z"/>
          <w:rFonts w:ascii="Calibri" w:eastAsia="Calibri" w:hAnsi="Calibri" w:cs="Times New Roman"/>
          <w:lang w:val="en-US"/>
        </w:rPr>
        <w:pPrChange w:id="2529" w:author="UTENTE" w:date="2020-06-30T17:51:00Z">
          <w:pPr>
            <w:numPr>
              <w:numId w:val="27"/>
            </w:numPr>
            <w:spacing w:line="600" w:lineRule="auto"/>
            <w:ind w:left="720" w:hanging="360"/>
            <w:contextualSpacing/>
            <w:jc w:val="left"/>
          </w:pPr>
        </w:pPrChange>
      </w:pPr>
      <w:ins w:id="2530" w:author="UTENTE" w:date="2020-06-30T17:50:00Z">
        <w:r w:rsidRPr="009E78E0">
          <w:rPr>
            <w:rFonts w:ascii="Calibri" w:eastAsia="Calibri" w:hAnsi="Calibri" w:cs="Times New Roman"/>
            <w:lang w:val="en-US"/>
          </w:rPr>
          <w:t>mc "\"Yeah… today was just a fluke.\""</w:t>
        </w:r>
        <w:r w:rsidRPr="009E78E0">
          <w:rPr>
            <w:rFonts w:ascii="Calibri" w:eastAsia="Calibri" w:hAnsi="Calibri" w:cs="Times New Roman"/>
            <w:lang w:val="en-US"/>
          </w:rPr>
          <w:br w:type="page"/>
        </w:r>
      </w:ins>
    </w:p>
    <w:p w14:paraId="3DA675CB" w14:textId="63929FD5" w:rsidR="009E78E0" w:rsidRPr="004C42AF" w:rsidRDefault="009E78E0" w:rsidP="004C42AF">
      <w:pPr>
        <w:pStyle w:val="Paragrafoelenco"/>
        <w:numPr>
          <w:ilvl w:val="0"/>
          <w:numId w:val="8"/>
        </w:numPr>
        <w:spacing w:line="600" w:lineRule="auto"/>
        <w:ind w:hanging="502"/>
        <w:rPr>
          <w:ins w:id="2531" w:author="UTENTE" w:date="2020-06-30T17:51:00Z"/>
          <w:rPrChange w:id="2532" w:author="UTENTE" w:date="2020-06-30T17:51:00Z">
            <w:rPr>
              <w:ins w:id="2533" w:author="UTENTE" w:date="2020-06-30T17:51:00Z"/>
              <w:lang w:val="it-IT"/>
            </w:rPr>
          </w:rPrChange>
        </w:rPr>
        <w:pPrChange w:id="2534" w:author="UTENTE" w:date="2020-06-30T17:51:00Z">
          <w:pPr>
            <w:pStyle w:val="Paragrafoelenco"/>
            <w:numPr>
              <w:numId w:val="28"/>
            </w:numPr>
            <w:spacing w:line="600" w:lineRule="auto"/>
            <w:ind w:left="786" w:hanging="360"/>
            <w:jc w:val="both"/>
          </w:pPr>
        </w:pPrChange>
      </w:pPr>
      <w:ins w:id="2535" w:author="UTENTE" w:date="2020-06-30T17:51:00Z">
        <w:r w:rsidRPr="004C42AF">
          <w:rPr>
            <w:rPrChange w:id="2536" w:author="UTENTE" w:date="2020-06-30T17:51:00Z">
              <w:rPr>
                <w:lang w:val="it-IT"/>
              </w:rPr>
            </w:rPrChange>
          </w:rPr>
          <w:lastRenderedPageBreak/>
          <w:t>n "Poco dopo i due spariscono dietro l'angolo, ingoiati dall'oscurità."</w:t>
        </w:r>
      </w:ins>
    </w:p>
    <w:p w14:paraId="3601B85A" w14:textId="77777777" w:rsidR="009E78E0" w:rsidRPr="00224F9A" w:rsidRDefault="009E78E0" w:rsidP="004C42AF">
      <w:pPr>
        <w:pStyle w:val="Paragrafoelenco"/>
        <w:numPr>
          <w:ilvl w:val="0"/>
          <w:numId w:val="8"/>
        </w:numPr>
        <w:spacing w:line="600" w:lineRule="auto"/>
        <w:ind w:left="360"/>
        <w:jc w:val="both"/>
        <w:rPr>
          <w:ins w:id="2537" w:author="UTENTE" w:date="2020-06-30T17:51:00Z"/>
          <w:lang w:val="it-IT"/>
        </w:rPr>
        <w:pPrChange w:id="2538" w:author="UTENTE" w:date="2020-06-30T17:51:00Z">
          <w:pPr>
            <w:pStyle w:val="Paragrafoelenco"/>
            <w:numPr>
              <w:numId w:val="28"/>
            </w:numPr>
            <w:spacing w:line="600" w:lineRule="auto"/>
            <w:ind w:left="360" w:hanging="360"/>
            <w:jc w:val="both"/>
          </w:pPr>
        </w:pPrChange>
      </w:pPr>
      <w:ins w:id="2539" w:author="UTENTE" w:date="2020-06-30T17:51:00Z">
        <w:r w:rsidRPr="00224F9A">
          <w:rPr>
            <w:lang w:val="it-IT"/>
          </w:rPr>
          <w:t>mc "\"Ugh… mi sta esplodendo la testa…\""</w:t>
        </w:r>
      </w:ins>
    </w:p>
    <w:p w14:paraId="7B0A12BC" w14:textId="77777777" w:rsidR="009E78E0" w:rsidRPr="00224F9A" w:rsidRDefault="009E78E0" w:rsidP="004C42AF">
      <w:pPr>
        <w:pStyle w:val="Paragrafoelenco"/>
        <w:numPr>
          <w:ilvl w:val="0"/>
          <w:numId w:val="8"/>
        </w:numPr>
        <w:spacing w:line="600" w:lineRule="auto"/>
        <w:ind w:left="360"/>
        <w:jc w:val="both"/>
        <w:rPr>
          <w:ins w:id="2540" w:author="UTENTE" w:date="2020-06-30T17:51:00Z"/>
          <w:lang w:val="it-IT"/>
        </w:rPr>
        <w:pPrChange w:id="2541" w:author="UTENTE" w:date="2020-06-30T17:51:00Z">
          <w:pPr>
            <w:pStyle w:val="Paragrafoelenco"/>
            <w:numPr>
              <w:numId w:val="28"/>
            </w:numPr>
            <w:spacing w:line="600" w:lineRule="auto"/>
            <w:ind w:left="360" w:hanging="360"/>
            <w:jc w:val="both"/>
          </w:pPr>
        </w:pPrChange>
      </w:pPr>
      <w:ins w:id="2542" w:author="UTENTE" w:date="2020-06-30T17:51:00Z">
        <w:r w:rsidRPr="00224F9A">
          <w:rPr>
            <w:lang w:val="it-IT"/>
          </w:rPr>
          <w:t>n "Non so cosa abbia fatto Isaac, ma ho un mal di testa adesso… Forse è colpa della sua colonia."</w:t>
        </w:r>
      </w:ins>
    </w:p>
    <w:p w14:paraId="4C7D9F6C" w14:textId="77777777" w:rsidR="009E78E0" w:rsidRPr="00224F9A" w:rsidRDefault="009E78E0" w:rsidP="004C42AF">
      <w:pPr>
        <w:pStyle w:val="Paragrafoelenco"/>
        <w:numPr>
          <w:ilvl w:val="0"/>
          <w:numId w:val="8"/>
        </w:numPr>
        <w:spacing w:line="600" w:lineRule="auto"/>
        <w:ind w:left="360"/>
        <w:jc w:val="both"/>
        <w:rPr>
          <w:ins w:id="2543" w:author="UTENTE" w:date="2020-06-30T17:51:00Z"/>
          <w:lang w:val="it-IT"/>
        </w:rPr>
        <w:pPrChange w:id="2544" w:author="UTENTE" w:date="2020-06-30T17:51:00Z">
          <w:pPr>
            <w:pStyle w:val="Paragrafoelenco"/>
            <w:numPr>
              <w:numId w:val="28"/>
            </w:numPr>
            <w:spacing w:line="600" w:lineRule="auto"/>
            <w:ind w:left="360" w:hanging="360"/>
            <w:jc w:val="both"/>
          </w:pPr>
        </w:pPrChange>
      </w:pPr>
      <w:ins w:id="2545" w:author="UTENTE" w:date="2020-06-30T17:51:00Z">
        <w:r w:rsidRPr="00224F9A">
          <w:rPr>
            <w:lang w:val="it-IT"/>
          </w:rPr>
          <w:t>n "-Cristo, perché continuo a incontrare tutti questi tizi strani? Troppe stronzate in una notte sola."</w:t>
        </w:r>
      </w:ins>
    </w:p>
    <w:p w14:paraId="0A59C615" w14:textId="77777777" w:rsidR="009E78E0" w:rsidRPr="00224F9A" w:rsidRDefault="009E78E0" w:rsidP="004C42AF">
      <w:pPr>
        <w:pStyle w:val="Paragrafoelenco"/>
        <w:numPr>
          <w:ilvl w:val="0"/>
          <w:numId w:val="8"/>
        </w:numPr>
        <w:spacing w:line="600" w:lineRule="auto"/>
        <w:ind w:left="360"/>
        <w:jc w:val="both"/>
        <w:rPr>
          <w:ins w:id="2546" w:author="UTENTE" w:date="2020-06-30T17:51:00Z"/>
          <w:lang w:val="it-IT"/>
        </w:rPr>
        <w:pPrChange w:id="2547" w:author="UTENTE" w:date="2020-06-30T17:51:00Z">
          <w:pPr>
            <w:pStyle w:val="Paragrafoelenco"/>
            <w:numPr>
              <w:numId w:val="28"/>
            </w:numPr>
            <w:spacing w:line="600" w:lineRule="auto"/>
            <w:ind w:left="360" w:hanging="360"/>
            <w:jc w:val="both"/>
          </w:pPr>
        </w:pPrChange>
      </w:pPr>
      <w:ins w:id="2548" w:author="UTENTE" w:date="2020-06-30T17:51:00Z">
        <w:r w:rsidRPr="00224F9A">
          <w:rPr>
            <w:lang w:val="it-IT"/>
          </w:rPr>
          <w:t>n "Forse Troy mi ha rifilato qualche tipo di acido nell’hamburger di prima. {w}Sì… è l'unica spiegazione."</w:t>
        </w:r>
      </w:ins>
    </w:p>
    <w:p w14:paraId="3110D0EC" w14:textId="77777777" w:rsidR="009E78E0" w:rsidRPr="00224F9A" w:rsidRDefault="009E78E0" w:rsidP="004C42AF">
      <w:pPr>
        <w:pStyle w:val="Paragrafoelenco"/>
        <w:numPr>
          <w:ilvl w:val="0"/>
          <w:numId w:val="8"/>
        </w:numPr>
        <w:spacing w:line="600" w:lineRule="auto"/>
        <w:ind w:left="360"/>
        <w:jc w:val="both"/>
        <w:rPr>
          <w:ins w:id="2549" w:author="UTENTE" w:date="2020-06-30T17:51:00Z"/>
          <w:lang w:val="it-IT"/>
        </w:rPr>
        <w:pPrChange w:id="2550" w:author="UTENTE" w:date="2020-06-30T17:51:00Z">
          <w:pPr>
            <w:pStyle w:val="Paragrafoelenco"/>
            <w:numPr>
              <w:numId w:val="28"/>
            </w:numPr>
            <w:spacing w:line="600" w:lineRule="auto"/>
            <w:ind w:left="360" w:hanging="360"/>
            <w:jc w:val="both"/>
          </w:pPr>
        </w:pPrChange>
      </w:pPr>
      <w:ins w:id="2551" w:author="UTENTE" w:date="2020-06-30T17:51:00Z">
        <w:r w:rsidRPr="00224F9A">
          <w:rPr>
            <w:lang w:val="it-IT"/>
          </w:rPr>
          <w:t>n "Scuotendo la testa, rabbrividisco e mi affretto per tornare a casa, tenendo un occhio aperto per evitare i \"brutti ceffi\" di cui parlava Isaac. "</w:t>
        </w:r>
      </w:ins>
    </w:p>
    <w:p w14:paraId="6D2BB789" w14:textId="77777777" w:rsidR="009E78E0" w:rsidRPr="00224F9A" w:rsidRDefault="009E78E0" w:rsidP="004C42AF">
      <w:pPr>
        <w:pStyle w:val="Paragrafoelenco"/>
        <w:numPr>
          <w:ilvl w:val="0"/>
          <w:numId w:val="8"/>
        </w:numPr>
        <w:spacing w:line="600" w:lineRule="auto"/>
        <w:ind w:left="360"/>
        <w:jc w:val="both"/>
        <w:rPr>
          <w:ins w:id="2552" w:author="UTENTE" w:date="2020-06-30T17:51:00Z"/>
          <w:lang w:val="it-IT"/>
        </w:rPr>
        <w:pPrChange w:id="2553" w:author="UTENTE" w:date="2020-06-30T17:51:00Z">
          <w:pPr>
            <w:pStyle w:val="Paragrafoelenco"/>
            <w:numPr>
              <w:numId w:val="28"/>
            </w:numPr>
            <w:spacing w:line="600" w:lineRule="auto"/>
            <w:ind w:left="360" w:hanging="360"/>
            <w:jc w:val="both"/>
          </w:pPr>
        </w:pPrChange>
      </w:pPr>
      <w:ins w:id="2554" w:author="UTENTE" w:date="2020-06-30T17:51:00Z">
        <w:r w:rsidRPr="00224F9A">
          <w:rPr>
            <w:lang w:val="it-IT"/>
          </w:rPr>
          <w:t>n "Fortunatamente, non vedo nessun altro rientrando, a parte qualche gatto randagio o senzatetto su una panchina."</w:t>
        </w:r>
      </w:ins>
    </w:p>
    <w:p w14:paraId="412CFFC0" w14:textId="77777777" w:rsidR="009E78E0" w:rsidRPr="00224F9A" w:rsidRDefault="009E78E0" w:rsidP="004C42AF">
      <w:pPr>
        <w:pStyle w:val="Paragrafoelenco"/>
        <w:numPr>
          <w:ilvl w:val="0"/>
          <w:numId w:val="8"/>
        </w:numPr>
        <w:spacing w:line="600" w:lineRule="auto"/>
        <w:ind w:left="360"/>
        <w:jc w:val="both"/>
        <w:rPr>
          <w:ins w:id="2555" w:author="UTENTE" w:date="2020-06-30T17:51:00Z"/>
          <w:lang w:val="it-IT"/>
        </w:rPr>
        <w:pPrChange w:id="2556" w:author="UTENTE" w:date="2020-06-30T17:51:00Z">
          <w:pPr>
            <w:pStyle w:val="Paragrafoelenco"/>
            <w:numPr>
              <w:numId w:val="28"/>
            </w:numPr>
            <w:spacing w:line="600" w:lineRule="auto"/>
            <w:ind w:left="360" w:hanging="360"/>
            <w:jc w:val="both"/>
          </w:pPr>
        </w:pPrChange>
      </w:pPr>
      <w:ins w:id="2557" w:author="UTENTE" w:date="2020-06-30T17:51:00Z">
        <w:r w:rsidRPr="00224F9A">
          <w:rPr>
            <w:lang w:val="it-IT"/>
          </w:rPr>
          <w:t>n "Non penso di essere mai stato così contento di entrare nel mio freddo appartamento, mi sembra quasi un santuario sacro al momento."</w:t>
        </w:r>
      </w:ins>
    </w:p>
    <w:p w14:paraId="765C41B0" w14:textId="77777777" w:rsidR="009E78E0" w:rsidRPr="00224F9A" w:rsidRDefault="009E78E0" w:rsidP="004C42AF">
      <w:pPr>
        <w:pStyle w:val="Paragrafoelenco"/>
        <w:numPr>
          <w:ilvl w:val="0"/>
          <w:numId w:val="8"/>
        </w:numPr>
        <w:spacing w:line="600" w:lineRule="auto"/>
        <w:ind w:left="360"/>
        <w:jc w:val="both"/>
        <w:rPr>
          <w:ins w:id="2558" w:author="UTENTE" w:date="2020-06-30T17:51:00Z"/>
          <w:lang w:val="it-IT"/>
        </w:rPr>
        <w:pPrChange w:id="2559" w:author="UTENTE" w:date="2020-06-30T17:51:00Z">
          <w:pPr>
            <w:pStyle w:val="Paragrafoelenco"/>
            <w:numPr>
              <w:numId w:val="28"/>
            </w:numPr>
            <w:spacing w:line="600" w:lineRule="auto"/>
            <w:ind w:left="360" w:hanging="360"/>
            <w:jc w:val="both"/>
          </w:pPr>
        </w:pPrChange>
      </w:pPr>
      <w:ins w:id="2560" w:author="UTENTE" w:date="2020-06-30T17:51:00Z">
        <w:r w:rsidRPr="00224F9A">
          <w:rPr>
            <w:lang w:val="it-IT"/>
          </w:rPr>
          <w:t>n "Nessun tipo inquietante o moccioso permaloso, solo il comfort del mio letto scricchiolante e la luce tremolante della mia vecchia TV."</w:t>
        </w:r>
      </w:ins>
    </w:p>
    <w:p w14:paraId="4C50EE14" w14:textId="77777777" w:rsidR="009E78E0" w:rsidRPr="00224F9A" w:rsidRDefault="009E78E0" w:rsidP="004C42AF">
      <w:pPr>
        <w:pStyle w:val="Paragrafoelenco"/>
        <w:numPr>
          <w:ilvl w:val="0"/>
          <w:numId w:val="8"/>
        </w:numPr>
        <w:spacing w:line="600" w:lineRule="auto"/>
        <w:ind w:left="360"/>
        <w:jc w:val="both"/>
        <w:rPr>
          <w:ins w:id="2561" w:author="UTENTE" w:date="2020-06-30T17:51:00Z"/>
          <w:lang w:val="it-IT"/>
        </w:rPr>
        <w:pPrChange w:id="2562" w:author="UTENTE" w:date="2020-06-30T17:51:00Z">
          <w:pPr>
            <w:pStyle w:val="Paragrafoelenco"/>
            <w:numPr>
              <w:numId w:val="28"/>
            </w:numPr>
            <w:spacing w:line="600" w:lineRule="auto"/>
            <w:ind w:left="360" w:hanging="360"/>
            <w:jc w:val="both"/>
          </w:pPr>
        </w:pPrChange>
      </w:pPr>
      <w:ins w:id="2563" w:author="UTENTE" w:date="2020-06-30T17:51:00Z">
        <w:r w:rsidRPr="00224F9A">
          <w:rPr>
            <w:lang w:val="it-IT"/>
          </w:rPr>
          <w:t>mc "\"Domani sarà tutto tornato alla normalità…\""</w:t>
        </w:r>
      </w:ins>
    </w:p>
    <w:p w14:paraId="34D9819B" w14:textId="77777777" w:rsidR="004C42AF" w:rsidRDefault="009E78E0" w:rsidP="004C42AF">
      <w:pPr>
        <w:pStyle w:val="Paragrafoelenco"/>
        <w:numPr>
          <w:ilvl w:val="0"/>
          <w:numId w:val="8"/>
        </w:numPr>
        <w:spacing w:line="600" w:lineRule="auto"/>
        <w:ind w:left="360"/>
        <w:jc w:val="both"/>
        <w:rPr>
          <w:ins w:id="2564" w:author="UTENTE" w:date="2020-06-30T17:51:00Z"/>
          <w:lang w:val="it-IT"/>
        </w:rPr>
        <w:pPrChange w:id="2565" w:author="UTENTE" w:date="2020-06-30T17:51:00Z">
          <w:pPr>
            <w:pStyle w:val="Paragrafoelenco"/>
            <w:numPr>
              <w:numId w:val="28"/>
            </w:numPr>
            <w:spacing w:line="600" w:lineRule="auto"/>
            <w:ind w:left="360" w:hanging="360"/>
            <w:jc w:val="both"/>
          </w:pPr>
        </w:pPrChange>
      </w:pPr>
      <w:ins w:id="2566" w:author="UTENTE" w:date="2020-06-30T17:51:00Z">
        <w:r w:rsidRPr="00224F9A">
          <w:rPr>
            <w:lang w:val="it-IT"/>
          </w:rPr>
          <w:t>mc "\"Sì… oggi è stata solo una serie di coincidenze fortuite.\""</w:t>
        </w:r>
      </w:ins>
    </w:p>
    <w:p w14:paraId="33541CD0" w14:textId="77777777" w:rsidR="004C42AF" w:rsidRDefault="004C42AF">
      <w:pPr>
        <w:spacing w:line="240" w:lineRule="auto"/>
        <w:jc w:val="left"/>
        <w:rPr>
          <w:ins w:id="2567" w:author="UTENTE" w:date="2020-06-30T17:51:00Z"/>
        </w:rPr>
      </w:pPr>
      <w:ins w:id="2568" w:author="UTENTE" w:date="2020-06-30T17:51:00Z">
        <w:r>
          <w:br w:type="page"/>
        </w:r>
      </w:ins>
    </w:p>
    <w:p w14:paraId="69FFB2D8" w14:textId="6B3B4E17" w:rsidR="004C42AF" w:rsidRPr="004C42AF" w:rsidRDefault="004C42AF" w:rsidP="004C42AF">
      <w:pPr>
        <w:pStyle w:val="Paragrafoelenco"/>
        <w:numPr>
          <w:ilvl w:val="0"/>
          <w:numId w:val="8"/>
        </w:numPr>
        <w:spacing w:line="600" w:lineRule="auto"/>
        <w:ind w:left="709"/>
        <w:rPr>
          <w:ins w:id="2569" w:author="UTENTE" w:date="2020-06-30T17:52:00Z"/>
          <w:lang w:val="en-US"/>
          <w:rPrChange w:id="2570" w:author="UTENTE" w:date="2020-06-30T17:52:00Z">
            <w:rPr>
              <w:ins w:id="2571" w:author="UTENTE" w:date="2020-06-30T17:52:00Z"/>
              <w:lang w:val="en-US"/>
            </w:rPr>
          </w:rPrChange>
        </w:rPr>
        <w:pPrChange w:id="2572" w:author="UTENTE" w:date="2020-06-30T17:52:00Z">
          <w:pPr>
            <w:pStyle w:val="Paragrafoelenco"/>
            <w:numPr>
              <w:numId w:val="29"/>
            </w:numPr>
            <w:spacing w:line="600" w:lineRule="auto"/>
            <w:ind w:left="502" w:hanging="360"/>
          </w:pPr>
        </w:pPrChange>
      </w:pPr>
      <w:ins w:id="2573" w:author="UTENTE" w:date="2020-06-30T17:52:00Z">
        <w:r w:rsidRPr="004C42AF">
          <w:rPr>
            <w:lang w:val="en-US"/>
            <w:rPrChange w:id="2574" w:author="UTENTE" w:date="2020-06-30T17:52:00Z">
              <w:rPr>
                <w:lang w:val="en-US"/>
              </w:rPr>
            </w:rPrChange>
          </w:rPr>
          <w:lastRenderedPageBreak/>
          <w:t>n "I try to comfort myself with those words as I throw off everything except my briefs, then flop onto the bedsheets with an exhausted groan."</w:t>
        </w:r>
      </w:ins>
    </w:p>
    <w:p w14:paraId="117CF4D1" w14:textId="77777777" w:rsidR="004C42AF" w:rsidRPr="002A1B9A" w:rsidRDefault="004C42AF" w:rsidP="004C42AF">
      <w:pPr>
        <w:pStyle w:val="Paragrafoelenco"/>
        <w:numPr>
          <w:ilvl w:val="0"/>
          <w:numId w:val="8"/>
        </w:numPr>
        <w:spacing w:line="600" w:lineRule="auto"/>
        <w:ind w:left="720"/>
        <w:rPr>
          <w:ins w:id="2575" w:author="UTENTE" w:date="2020-06-30T17:52:00Z"/>
          <w:lang w:val="en-US"/>
        </w:rPr>
        <w:pPrChange w:id="2576" w:author="UTENTE" w:date="2020-06-30T17:52:00Z">
          <w:pPr>
            <w:pStyle w:val="Paragrafoelenco"/>
            <w:numPr>
              <w:numId w:val="29"/>
            </w:numPr>
            <w:spacing w:line="600" w:lineRule="auto"/>
            <w:ind w:hanging="360"/>
          </w:pPr>
        </w:pPrChange>
      </w:pPr>
      <w:ins w:id="2577" w:author="UTENTE" w:date="2020-06-30T17:52:00Z">
        <w:r w:rsidRPr="002A1B9A">
          <w:rPr>
            <w:lang w:val="en-US"/>
          </w:rPr>
          <w:t>n "Normally, I wouldn't complain about running into a bunch of good-looking guys, but…{w} there was something {i}off{/i} about all of them."</w:t>
        </w:r>
      </w:ins>
    </w:p>
    <w:p w14:paraId="01C8C26F" w14:textId="77777777" w:rsidR="004C42AF" w:rsidRPr="002A1B9A" w:rsidRDefault="004C42AF" w:rsidP="004C42AF">
      <w:pPr>
        <w:pStyle w:val="Paragrafoelenco"/>
        <w:numPr>
          <w:ilvl w:val="0"/>
          <w:numId w:val="8"/>
        </w:numPr>
        <w:tabs>
          <w:tab w:val="left" w:pos="1134"/>
        </w:tabs>
        <w:spacing w:line="600" w:lineRule="auto"/>
        <w:ind w:left="720"/>
        <w:rPr>
          <w:ins w:id="2578" w:author="UTENTE" w:date="2020-06-30T17:52:00Z"/>
          <w:lang w:val="en-US"/>
        </w:rPr>
        <w:pPrChange w:id="2579" w:author="UTENTE" w:date="2020-06-30T17:52:00Z">
          <w:pPr>
            <w:pStyle w:val="Paragrafoelenco"/>
            <w:numPr>
              <w:numId w:val="29"/>
            </w:numPr>
            <w:spacing w:line="600" w:lineRule="auto"/>
            <w:ind w:hanging="360"/>
          </w:pPr>
        </w:pPrChange>
      </w:pPr>
      <w:ins w:id="2580" w:author="UTENTE" w:date="2020-06-30T17:52:00Z">
        <w:r w:rsidRPr="002A1B9A">
          <w:rPr>
            <w:lang w:val="en-US"/>
          </w:rPr>
          <w:t>n "I can't put my finger on it, but I have a bad feeling in the pit of my stomach –"</w:t>
        </w:r>
      </w:ins>
    </w:p>
    <w:p w14:paraId="0DD7BAE6" w14:textId="77777777" w:rsidR="004C42AF" w:rsidRPr="002A1B9A" w:rsidRDefault="004C42AF" w:rsidP="004C42AF">
      <w:pPr>
        <w:pStyle w:val="Paragrafoelenco"/>
        <w:numPr>
          <w:ilvl w:val="0"/>
          <w:numId w:val="8"/>
        </w:numPr>
        <w:spacing w:line="600" w:lineRule="auto"/>
        <w:ind w:left="720"/>
        <w:rPr>
          <w:ins w:id="2581" w:author="UTENTE" w:date="2020-06-30T17:52:00Z"/>
          <w:lang w:val="en-US"/>
        </w:rPr>
        <w:pPrChange w:id="2582" w:author="UTENTE" w:date="2020-06-30T17:52:00Z">
          <w:pPr>
            <w:pStyle w:val="Paragrafoelenco"/>
            <w:numPr>
              <w:numId w:val="29"/>
            </w:numPr>
            <w:spacing w:line="600" w:lineRule="auto"/>
            <w:ind w:hanging="360"/>
          </w:pPr>
        </w:pPrChange>
      </w:pPr>
      <w:ins w:id="2583" w:author="UTENTE" w:date="2020-06-30T17:52:00Z">
        <w:r w:rsidRPr="002A1B9A">
          <w:rPr>
            <w:lang w:val="en-US"/>
          </w:rPr>
          <w:t>extend " like I accidentally peered into some kind of world I wasn't supposed to see."</w:t>
        </w:r>
      </w:ins>
    </w:p>
    <w:p w14:paraId="2829C13B" w14:textId="77777777" w:rsidR="004C42AF" w:rsidRPr="002A1B9A" w:rsidRDefault="004C42AF" w:rsidP="004C42AF">
      <w:pPr>
        <w:pStyle w:val="Paragrafoelenco"/>
        <w:numPr>
          <w:ilvl w:val="0"/>
          <w:numId w:val="8"/>
        </w:numPr>
        <w:spacing w:line="600" w:lineRule="auto"/>
        <w:ind w:left="720"/>
        <w:rPr>
          <w:ins w:id="2584" w:author="UTENTE" w:date="2020-06-30T17:52:00Z"/>
          <w:lang w:val="en-US"/>
        </w:rPr>
        <w:pPrChange w:id="2585" w:author="UTENTE" w:date="2020-06-30T17:52:00Z">
          <w:pPr>
            <w:pStyle w:val="Paragrafoelenco"/>
            <w:numPr>
              <w:numId w:val="29"/>
            </w:numPr>
            <w:spacing w:line="600" w:lineRule="auto"/>
            <w:ind w:hanging="360"/>
          </w:pPr>
        </w:pPrChange>
      </w:pPr>
      <w:ins w:id="2586" w:author="UTENTE" w:date="2020-06-30T17:52:00Z">
        <w:r w:rsidRPr="002A1B9A">
          <w:rPr>
            <w:lang w:val="en-US"/>
          </w:rPr>
          <w:t>n "Well, it doesn't matter. {w}Tomorrow will be the same old, same old…"</w:t>
        </w:r>
      </w:ins>
    </w:p>
    <w:p w14:paraId="64E6BD56" w14:textId="77777777" w:rsidR="004C42AF" w:rsidRPr="002A1B9A" w:rsidRDefault="004C42AF" w:rsidP="004C42AF">
      <w:pPr>
        <w:pStyle w:val="Paragrafoelenco"/>
        <w:numPr>
          <w:ilvl w:val="0"/>
          <w:numId w:val="8"/>
        </w:numPr>
        <w:spacing w:line="600" w:lineRule="auto"/>
        <w:ind w:left="720"/>
        <w:rPr>
          <w:ins w:id="2587" w:author="UTENTE" w:date="2020-06-30T17:52:00Z"/>
          <w:lang w:val="en-US"/>
        </w:rPr>
        <w:pPrChange w:id="2588" w:author="UTENTE" w:date="2020-06-30T17:52:00Z">
          <w:pPr>
            <w:pStyle w:val="Paragrafoelenco"/>
            <w:numPr>
              <w:numId w:val="29"/>
            </w:numPr>
            <w:spacing w:line="600" w:lineRule="auto"/>
            <w:ind w:hanging="360"/>
          </w:pPr>
        </w:pPrChange>
      </w:pPr>
      <w:ins w:id="2589" w:author="UTENTE" w:date="2020-06-30T17:52:00Z">
        <w:r w:rsidRPr="002A1B9A">
          <w:rPr>
            <w:lang w:val="en-US"/>
          </w:rPr>
          <w:t>n "…I hope."</w:t>
        </w:r>
      </w:ins>
    </w:p>
    <w:p w14:paraId="02FA8255" w14:textId="77777777" w:rsidR="004C42AF" w:rsidRPr="002A1B9A" w:rsidRDefault="004C42AF" w:rsidP="004C42AF">
      <w:pPr>
        <w:pStyle w:val="Paragrafoelenco"/>
        <w:numPr>
          <w:ilvl w:val="0"/>
          <w:numId w:val="8"/>
        </w:numPr>
        <w:spacing w:line="600" w:lineRule="auto"/>
        <w:ind w:left="720"/>
        <w:rPr>
          <w:ins w:id="2590" w:author="UTENTE" w:date="2020-06-30T17:52:00Z"/>
          <w:lang w:val="en-US"/>
        </w:rPr>
        <w:pPrChange w:id="2591" w:author="UTENTE" w:date="2020-06-30T17:52:00Z">
          <w:pPr>
            <w:pStyle w:val="Paragrafoelenco"/>
            <w:numPr>
              <w:numId w:val="29"/>
            </w:numPr>
            <w:spacing w:line="600" w:lineRule="auto"/>
            <w:ind w:hanging="360"/>
          </w:pPr>
        </w:pPrChange>
      </w:pPr>
      <w:ins w:id="2592" w:author="UTENTE" w:date="2020-06-30T17:52:00Z">
        <w:r w:rsidRPr="002A1B9A">
          <w:rPr>
            <w:lang w:val="en-US"/>
          </w:rPr>
          <w:t>mc "\"Mmh…\""</w:t>
        </w:r>
      </w:ins>
    </w:p>
    <w:p w14:paraId="5F66B48B" w14:textId="77777777" w:rsidR="004C42AF" w:rsidRPr="002A1B9A" w:rsidRDefault="004C42AF" w:rsidP="004C42AF">
      <w:pPr>
        <w:pStyle w:val="Paragrafoelenco"/>
        <w:numPr>
          <w:ilvl w:val="0"/>
          <w:numId w:val="8"/>
        </w:numPr>
        <w:spacing w:line="600" w:lineRule="auto"/>
        <w:ind w:left="720"/>
        <w:rPr>
          <w:ins w:id="2593" w:author="UTENTE" w:date="2020-06-30T17:52:00Z"/>
          <w:lang w:val="en-US"/>
        </w:rPr>
        <w:pPrChange w:id="2594" w:author="UTENTE" w:date="2020-06-30T17:52:00Z">
          <w:pPr>
            <w:pStyle w:val="Paragrafoelenco"/>
            <w:numPr>
              <w:numId w:val="29"/>
            </w:numPr>
            <w:spacing w:line="600" w:lineRule="auto"/>
            <w:ind w:hanging="360"/>
          </w:pPr>
        </w:pPrChange>
      </w:pPr>
      <w:ins w:id="2595" w:author="UTENTE" w:date="2020-06-30T17:52:00Z">
        <w:r w:rsidRPr="002A1B9A">
          <w:rPr>
            <w:lang w:val="en-US"/>
          </w:rPr>
          <w:t>mc "\"Ngh… sun…\""</w:t>
        </w:r>
      </w:ins>
    </w:p>
    <w:p w14:paraId="02292526" w14:textId="77777777" w:rsidR="004C42AF" w:rsidRPr="002A1B9A" w:rsidRDefault="004C42AF" w:rsidP="004C42AF">
      <w:pPr>
        <w:pStyle w:val="Paragrafoelenco"/>
        <w:numPr>
          <w:ilvl w:val="0"/>
          <w:numId w:val="8"/>
        </w:numPr>
        <w:spacing w:line="600" w:lineRule="auto"/>
        <w:ind w:left="720"/>
        <w:rPr>
          <w:ins w:id="2596" w:author="UTENTE" w:date="2020-06-30T17:52:00Z"/>
          <w:lang w:val="en-US"/>
        </w:rPr>
        <w:pPrChange w:id="2597" w:author="UTENTE" w:date="2020-06-30T17:52:00Z">
          <w:pPr>
            <w:pStyle w:val="Paragrafoelenco"/>
            <w:numPr>
              <w:numId w:val="29"/>
            </w:numPr>
            <w:spacing w:line="600" w:lineRule="auto"/>
            <w:ind w:hanging="360"/>
          </w:pPr>
        </w:pPrChange>
      </w:pPr>
      <w:ins w:id="2598" w:author="UTENTE" w:date="2020-06-30T17:52:00Z">
        <w:r w:rsidRPr="002A1B9A">
          <w:rPr>
            <w:lang w:val="en-US"/>
          </w:rPr>
          <w:t>mc "\"Sun… fuck off…\""</w:t>
        </w:r>
      </w:ins>
    </w:p>
    <w:p w14:paraId="7F82D574" w14:textId="77777777" w:rsidR="004C42AF" w:rsidRPr="002A1B9A" w:rsidRDefault="004C42AF" w:rsidP="004C42AF">
      <w:pPr>
        <w:pStyle w:val="Paragrafoelenco"/>
        <w:numPr>
          <w:ilvl w:val="0"/>
          <w:numId w:val="8"/>
        </w:numPr>
        <w:spacing w:line="600" w:lineRule="auto"/>
        <w:ind w:left="720"/>
        <w:rPr>
          <w:ins w:id="2599" w:author="UTENTE" w:date="2020-06-30T17:52:00Z"/>
          <w:lang w:val="en-US"/>
        </w:rPr>
        <w:pPrChange w:id="2600" w:author="UTENTE" w:date="2020-06-30T17:52:00Z">
          <w:pPr>
            <w:pStyle w:val="Paragrafoelenco"/>
            <w:numPr>
              <w:numId w:val="29"/>
            </w:numPr>
            <w:spacing w:line="600" w:lineRule="auto"/>
            <w:ind w:hanging="360"/>
          </w:pPr>
        </w:pPrChange>
      </w:pPr>
      <w:ins w:id="2601" w:author="UTENTE" w:date="2020-06-30T17:52:00Z">
        <w:r w:rsidRPr="002A1B9A">
          <w:rPr>
            <w:lang w:val="en-US"/>
          </w:rPr>
          <w:t>n "I bury my face against my pillow to hide from the sunlight."</w:t>
        </w:r>
      </w:ins>
    </w:p>
    <w:p w14:paraId="5943BB40" w14:textId="77777777" w:rsidR="004C42AF" w:rsidRPr="002A1B9A" w:rsidRDefault="004C42AF" w:rsidP="004C42AF">
      <w:pPr>
        <w:pStyle w:val="Paragrafoelenco"/>
        <w:numPr>
          <w:ilvl w:val="0"/>
          <w:numId w:val="8"/>
        </w:numPr>
        <w:spacing w:line="600" w:lineRule="auto"/>
        <w:ind w:left="720"/>
        <w:rPr>
          <w:ins w:id="2602" w:author="UTENTE" w:date="2020-06-30T17:52:00Z"/>
          <w:lang w:val="en-US"/>
        </w:rPr>
        <w:pPrChange w:id="2603" w:author="UTENTE" w:date="2020-06-30T17:52:00Z">
          <w:pPr>
            <w:pStyle w:val="Paragrafoelenco"/>
            <w:numPr>
              <w:numId w:val="29"/>
            </w:numPr>
            <w:spacing w:line="600" w:lineRule="auto"/>
            <w:ind w:hanging="360"/>
          </w:pPr>
        </w:pPrChange>
      </w:pPr>
      <w:ins w:id="2604" w:author="UTENTE" w:date="2020-06-30T17:52:00Z">
        <w:r w:rsidRPr="002A1B9A">
          <w:rPr>
            <w:lang w:val="en-US"/>
          </w:rPr>
          <w:t>n "Damn, it must already be afternoon."</w:t>
        </w:r>
      </w:ins>
    </w:p>
    <w:p w14:paraId="16737D9D" w14:textId="77777777" w:rsidR="004C42AF" w:rsidRPr="002A1B9A" w:rsidRDefault="004C42AF" w:rsidP="004C42AF">
      <w:pPr>
        <w:pStyle w:val="Paragrafoelenco"/>
        <w:numPr>
          <w:ilvl w:val="0"/>
          <w:numId w:val="8"/>
        </w:numPr>
        <w:spacing w:line="600" w:lineRule="auto"/>
        <w:ind w:left="720"/>
        <w:rPr>
          <w:ins w:id="2605" w:author="UTENTE" w:date="2020-06-30T17:52:00Z"/>
          <w:lang w:val="en-US"/>
        </w:rPr>
        <w:pPrChange w:id="2606" w:author="UTENTE" w:date="2020-06-30T17:52:00Z">
          <w:pPr>
            <w:pStyle w:val="Paragrafoelenco"/>
            <w:numPr>
              <w:numId w:val="29"/>
            </w:numPr>
            <w:spacing w:line="600" w:lineRule="auto"/>
            <w:ind w:hanging="360"/>
          </w:pPr>
        </w:pPrChange>
      </w:pPr>
      <w:ins w:id="2607" w:author="UTENTE" w:date="2020-06-30T17:52:00Z">
        <w:r w:rsidRPr="002A1B9A">
          <w:rPr>
            <w:lang w:val="en-US"/>
          </w:rPr>
          <w:t>n "Stupid graveyard shift makes it so hard to catch a decent amount of rest, unless you sleep underground or somewhere away from a window."</w:t>
        </w:r>
      </w:ins>
    </w:p>
    <w:p w14:paraId="67A6B112" w14:textId="77777777" w:rsidR="004C42AF" w:rsidRPr="002A1B9A" w:rsidRDefault="004C42AF" w:rsidP="004C42AF">
      <w:pPr>
        <w:pStyle w:val="Paragrafoelenco"/>
        <w:numPr>
          <w:ilvl w:val="0"/>
          <w:numId w:val="8"/>
        </w:numPr>
        <w:spacing w:line="600" w:lineRule="auto"/>
        <w:ind w:left="720"/>
        <w:rPr>
          <w:ins w:id="2608" w:author="UTENTE" w:date="2020-06-30T17:52:00Z"/>
          <w:lang w:val="en-US"/>
        </w:rPr>
        <w:pPrChange w:id="2609" w:author="UTENTE" w:date="2020-06-30T17:52:00Z">
          <w:pPr>
            <w:pStyle w:val="Paragrafoelenco"/>
            <w:numPr>
              <w:numId w:val="29"/>
            </w:numPr>
            <w:spacing w:line="600" w:lineRule="auto"/>
            <w:ind w:hanging="360"/>
          </w:pPr>
        </w:pPrChange>
      </w:pPr>
      <w:ins w:id="2610" w:author="UTENTE" w:date="2020-06-30T17:52:00Z">
        <w:r w:rsidRPr="002A1B9A">
          <w:rPr>
            <w:lang w:val="en-US"/>
          </w:rPr>
          <w:t>n "Maybe I should invest in a coffin. More style points than a sleeping mask, that's for sure."</w:t>
        </w:r>
      </w:ins>
    </w:p>
    <w:p w14:paraId="00E3F2DC" w14:textId="77777777" w:rsidR="004C42AF" w:rsidRPr="002A1B9A" w:rsidRDefault="004C42AF" w:rsidP="004C42AF">
      <w:pPr>
        <w:pStyle w:val="Paragrafoelenco"/>
        <w:numPr>
          <w:ilvl w:val="0"/>
          <w:numId w:val="8"/>
        </w:numPr>
        <w:spacing w:line="600" w:lineRule="auto"/>
        <w:ind w:left="720"/>
        <w:rPr>
          <w:ins w:id="2611" w:author="UTENTE" w:date="2020-06-30T17:52:00Z"/>
          <w:lang w:val="en-US"/>
        </w:rPr>
        <w:pPrChange w:id="2612" w:author="UTENTE" w:date="2020-06-30T17:52:00Z">
          <w:pPr>
            <w:pStyle w:val="Paragrafoelenco"/>
            <w:numPr>
              <w:numId w:val="29"/>
            </w:numPr>
            <w:spacing w:line="600" w:lineRule="auto"/>
            <w:ind w:hanging="360"/>
          </w:pPr>
        </w:pPrChange>
      </w:pPr>
      <w:ins w:id="2613" w:author="UTENTE" w:date="2020-06-30T17:52:00Z">
        <w:r w:rsidRPr="002A1B9A">
          <w:rPr>
            <w:lang w:val="en-US"/>
          </w:rPr>
          <w:t>mc "\"Nnnnnh…\""</w:t>
        </w:r>
        <w:r w:rsidRPr="002A1B9A">
          <w:rPr>
            <w:lang w:val="en-US"/>
          </w:rPr>
          <w:br w:type="page"/>
        </w:r>
      </w:ins>
    </w:p>
    <w:p w14:paraId="726BBD10" w14:textId="77777777" w:rsidR="004C42AF" w:rsidRPr="00224F9A" w:rsidRDefault="004C42AF" w:rsidP="004C42AF">
      <w:pPr>
        <w:pStyle w:val="Paragrafoelenco"/>
        <w:numPr>
          <w:ilvl w:val="0"/>
          <w:numId w:val="9"/>
        </w:numPr>
        <w:spacing w:line="600" w:lineRule="auto"/>
        <w:ind w:left="360"/>
        <w:jc w:val="both"/>
        <w:rPr>
          <w:ins w:id="2614" w:author="UTENTE" w:date="2020-06-30T17:52:00Z"/>
          <w:lang w:val="it-IT"/>
        </w:rPr>
      </w:pPr>
      <w:ins w:id="2615" w:author="UTENTE" w:date="2020-06-30T17:52:00Z">
        <w:r w:rsidRPr="00224F9A">
          <w:rPr>
            <w:lang w:val="it-IT"/>
          </w:rPr>
          <w:lastRenderedPageBreak/>
          <w:t>n "Cerco di tranquillizzarmi con queste parole, intanto mi levo di dosso tutto tranne i boxer e mi infilo sotto le coperte con un gemito esausto."</w:t>
        </w:r>
      </w:ins>
    </w:p>
    <w:p w14:paraId="2A40FCBC" w14:textId="77777777" w:rsidR="004C42AF" w:rsidRPr="00224F9A" w:rsidRDefault="004C42AF" w:rsidP="004C42AF">
      <w:pPr>
        <w:pStyle w:val="Paragrafoelenco"/>
        <w:numPr>
          <w:ilvl w:val="0"/>
          <w:numId w:val="9"/>
        </w:numPr>
        <w:spacing w:line="600" w:lineRule="auto"/>
        <w:ind w:left="360"/>
        <w:jc w:val="both"/>
        <w:rPr>
          <w:ins w:id="2616" w:author="UTENTE" w:date="2020-06-30T17:52:00Z"/>
          <w:lang w:val="it-IT"/>
        </w:rPr>
      </w:pPr>
      <w:ins w:id="2617" w:author="UTENTE" w:date="2020-06-30T17:52:00Z">
        <w:r w:rsidRPr="00224F9A">
          <w:rPr>
            <w:lang w:val="it-IT"/>
          </w:rPr>
          <w:t>n "Di solito, non mi lamenterei di incrociare qualche bel ragazzo, ma…{w} c'era qualcosa di strano in ognuno di loro."</w:t>
        </w:r>
      </w:ins>
    </w:p>
    <w:p w14:paraId="1A2C894C" w14:textId="77777777" w:rsidR="004C42AF" w:rsidRPr="00224F9A" w:rsidRDefault="004C42AF" w:rsidP="004C42AF">
      <w:pPr>
        <w:pStyle w:val="Paragrafoelenco"/>
        <w:numPr>
          <w:ilvl w:val="0"/>
          <w:numId w:val="9"/>
        </w:numPr>
        <w:spacing w:line="600" w:lineRule="auto"/>
        <w:ind w:left="360"/>
        <w:jc w:val="both"/>
        <w:rPr>
          <w:ins w:id="2618" w:author="UTENTE" w:date="2020-06-30T17:52:00Z"/>
          <w:lang w:val="it-IT"/>
        </w:rPr>
      </w:pPr>
      <w:ins w:id="2619" w:author="UTENTE" w:date="2020-06-30T17:52:00Z">
        <w:r w:rsidRPr="00224F9A">
          <w:rPr>
            <w:lang w:val="it-IT"/>
          </w:rPr>
          <w:t>n "Non riesco a capire cosa, ma ho un brutto presentimento."</w:t>
        </w:r>
      </w:ins>
    </w:p>
    <w:p w14:paraId="399BE9A6" w14:textId="77777777" w:rsidR="004C42AF" w:rsidRPr="00224F9A" w:rsidRDefault="004C42AF" w:rsidP="004C42AF">
      <w:pPr>
        <w:pStyle w:val="Paragrafoelenco"/>
        <w:numPr>
          <w:ilvl w:val="0"/>
          <w:numId w:val="9"/>
        </w:numPr>
        <w:spacing w:line="600" w:lineRule="auto"/>
        <w:ind w:left="360"/>
        <w:jc w:val="both"/>
        <w:rPr>
          <w:ins w:id="2620" w:author="UTENTE" w:date="2020-06-30T17:52:00Z"/>
          <w:lang w:val="it-IT"/>
        </w:rPr>
      </w:pPr>
      <w:ins w:id="2621" w:author="UTENTE" w:date="2020-06-30T17:52:00Z">
        <w:r w:rsidRPr="00224F9A">
          <w:rPr>
            <w:lang w:val="it-IT"/>
          </w:rPr>
          <w:t>extend " come se per sbaglio avessi buttato l'occhio in un mondo che non dovevo vedere. "</w:t>
        </w:r>
      </w:ins>
    </w:p>
    <w:p w14:paraId="2D5F5242" w14:textId="77777777" w:rsidR="004C42AF" w:rsidRPr="00224F9A" w:rsidRDefault="004C42AF" w:rsidP="004C42AF">
      <w:pPr>
        <w:pStyle w:val="Paragrafoelenco"/>
        <w:numPr>
          <w:ilvl w:val="0"/>
          <w:numId w:val="9"/>
        </w:numPr>
        <w:spacing w:line="600" w:lineRule="auto"/>
        <w:ind w:left="360"/>
        <w:jc w:val="both"/>
        <w:rPr>
          <w:ins w:id="2622" w:author="UTENTE" w:date="2020-06-30T17:52:00Z"/>
          <w:lang w:val="it-IT"/>
        </w:rPr>
      </w:pPr>
      <w:ins w:id="2623" w:author="UTENTE" w:date="2020-06-30T17:52:00Z">
        <w:r w:rsidRPr="00224F9A">
          <w:rPr>
            <w:lang w:val="it-IT"/>
          </w:rPr>
          <w:t>n "Vabbè, non importa. {w}Domani sarà la solita vecchia routine… "</w:t>
        </w:r>
      </w:ins>
    </w:p>
    <w:p w14:paraId="3CE3765C" w14:textId="77777777" w:rsidR="004C42AF" w:rsidRPr="00224F9A" w:rsidRDefault="004C42AF" w:rsidP="004C42AF">
      <w:pPr>
        <w:pStyle w:val="Paragrafoelenco"/>
        <w:numPr>
          <w:ilvl w:val="0"/>
          <w:numId w:val="9"/>
        </w:numPr>
        <w:spacing w:line="600" w:lineRule="auto"/>
        <w:ind w:left="360"/>
        <w:jc w:val="both"/>
        <w:rPr>
          <w:ins w:id="2624" w:author="UTENTE" w:date="2020-06-30T17:52:00Z"/>
          <w:lang w:val="it-IT"/>
        </w:rPr>
      </w:pPr>
      <w:ins w:id="2625" w:author="UTENTE" w:date="2020-06-30T17:52:00Z">
        <w:r w:rsidRPr="00224F9A">
          <w:rPr>
            <w:lang w:val="it-IT"/>
          </w:rPr>
          <w:t>n "…Spero."</w:t>
        </w:r>
      </w:ins>
    </w:p>
    <w:p w14:paraId="7D406CBA" w14:textId="77777777" w:rsidR="004C42AF" w:rsidRPr="00224F9A" w:rsidRDefault="004C42AF" w:rsidP="004C42AF">
      <w:pPr>
        <w:pStyle w:val="Paragrafoelenco"/>
        <w:numPr>
          <w:ilvl w:val="0"/>
          <w:numId w:val="9"/>
        </w:numPr>
        <w:spacing w:line="600" w:lineRule="auto"/>
        <w:ind w:left="360"/>
        <w:jc w:val="both"/>
        <w:rPr>
          <w:ins w:id="2626" w:author="UTENTE" w:date="2020-06-30T17:52:00Z"/>
          <w:lang w:val="it-IT"/>
        </w:rPr>
      </w:pPr>
      <w:ins w:id="2627" w:author="UTENTE" w:date="2020-06-30T17:52:00Z">
        <w:r w:rsidRPr="00224F9A">
          <w:rPr>
            <w:lang w:val="it-IT"/>
          </w:rPr>
          <w:t>mc "\"Mmh…\""</w:t>
        </w:r>
      </w:ins>
    </w:p>
    <w:p w14:paraId="2B981C73" w14:textId="77777777" w:rsidR="004C42AF" w:rsidRPr="00224F9A" w:rsidRDefault="004C42AF" w:rsidP="004C42AF">
      <w:pPr>
        <w:pStyle w:val="Paragrafoelenco"/>
        <w:numPr>
          <w:ilvl w:val="0"/>
          <w:numId w:val="9"/>
        </w:numPr>
        <w:spacing w:line="600" w:lineRule="auto"/>
        <w:ind w:left="360"/>
        <w:jc w:val="both"/>
        <w:rPr>
          <w:ins w:id="2628" w:author="UTENTE" w:date="2020-06-30T17:52:00Z"/>
          <w:lang w:val="it-IT"/>
        </w:rPr>
      </w:pPr>
      <w:ins w:id="2629" w:author="UTENTE" w:date="2020-06-30T17:52:00Z">
        <w:r w:rsidRPr="00224F9A">
          <w:rPr>
            <w:lang w:val="it-IT"/>
          </w:rPr>
          <w:t>mc "\"Uff… sole…\""</w:t>
        </w:r>
      </w:ins>
    </w:p>
    <w:p w14:paraId="05882B71" w14:textId="77777777" w:rsidR="004C42AF" w:rsidRPr="00A545EE" w:rsidRDefault="004C42AF" w:rsidP="004C42AF">
      <w:pPr>
        <w:pStyle w:val="Paragrafoelenco"/>
        <w:numPr>
          <w:ilvl w:val="0"/>
          <w:numId w:val="9"/>
        </w:numPr>
        <w:spacing w:line="600" w:lineRule="auto"/>
        <w:ind w:left="360"/>
        <w:jc w:val="both"/>
        <w:rPr>
          <w:ins w:id="2630" w:author="UTENTE" w:date="2020-06-30T17:52:00Z"/>
        </w:rPr>
      </w:pPr>
      <w:ins w:id="2631" w:author="UTENTE" w:date="2020-06-30T17:52:00Z">
        <w:r w:rsidRPr="00A545EE">
          <w:t>mc "\"Sole… fanculo a te…\""</w:t>
        </w:r>
      </w:ins>
    </w:p>
    <w:p w14:paraId="53F7425A" w14:textId="77777777" w:rsidR="004C42AF" w:rsidRPr="00224F9A" w:rsidRDefault="004C42AF" w:rsidP="004C42AF">
      <w:pPr>
        <w:pStyle w:val="Paragrafoelenco"/>
        <w:numPr>
          <w:ilvl w:val="0"/>
          <w:numId w:val="9"/>
        </w:numPr>
        <w:spacing w:line="600" w:lineRule="auto"/>
        <w:ind w:left="360"/>
        <w:jc w:val="both"/>
        <w:rPr>
          <w:ins w:id="2632" w:author="UTENTE" w:date="2020-06-30T17:52:00Z"/>
          <w:lang w:val="it-IT"/>
        </w:rPr>
      </w:pPr>
      <w:ins w:id="2633" w:author="UTENTE" w:date="2020-06-30T17:52:00Z">
        <w:r w:rsidRPr="00224F9A">
          <w:rPr>
            <w:lang w:val="it-IT"/>
          </w:rPr>
          <w:t>n "Sotterro la faccia nel cuscino per nascondermi dalla luce."</w:t>
        </w:r>
      </w:ins>
    </w:p>
    <w:p w14:paraId="4FB9484B" w14:textId="77777777" w:rsidR="004C42AF" w:rsidRPr="00224F9A" w:rsidRDefault="004C42AF" w:rsidP="004C42AF">
      <w:pPr>
        <w:pStyle w:val="Paragrafoelenco"/>
        <w:numPr>
          <w:ilvl w:val="0"/>
          <w:numId w:val="9"/>
        </w:numPr>
        <w:spacing w:line="600" w:lineRule="auto"/>
        <w:ind w:left="360"/>
        <w:jc w:val="both"/>
        <w:rPr>
          <w:ins w:id="2634" w:author="UTENTE" w:date="2020-06-30T17:52:00Z"/>
          <w:lang w:val="it-IT"/>
        </w:rPr>
      </w:pPr>
      <w:ins w:id="2635" w:author="UTENTE" w:date="2020-06-30T17:52:00Z">
        <w:r w:rsidRPr="00224F9A">
          <w:rPr>
            <w:lang w:val="it-IT"/>
          </w:rPr>
          <w:t>n "Cacchio, dev'essere già pomeriggio inoltrato."</w:t>
        </w:r>
      </w:ins>
    </w:p>
    <w:p w14:paraId="121737AC" w14:textId="77777777" w:rsidR="004C42AF" w:rsidRPr="00224F9A" w:rsidRDefault="004C42AF" w:rsidP="004C42AF">
      <w:pPr>
        <w:pStyle w:val="Paragrafoelenco"/>
        <w:numPr>
          <w:ilvl w:val="0"/>
          <w:numId w:val="9"/>
        </w:numPr>
        <w:spacing w:line="600" w:lineRule="auto"/>
        <w:ind w:left="360"/>
        <w:jc w:val="both"/>
        <w:rPr>
          <w:ins w:id="2636" w:author="UTENTE" w:date="2020-06-30T17:52:00Z"/>
          <w:lang w:val="it-IT"/>
        </w:rPr>
      </w:pPr>
      <w:ins w:id="2637" w:author="UTENTE" w:date="2020-06-30T17:52:00Z">
        <w:r w:rsidRPr="00224F9A">
          <w:rPr>
            <w:lang w:val="it-IT"/>
          </w:rPr>
          <w:t>n "Stupido turno di notte, è impossibile riposare un numero decente di ore, a meno che non dormi sottoterra o lontano da una finestra."</w:t>
        </w:r>
      </w:ins>
    </w:p>
    <w:p w14:paraId="1FBF6D78" w14:textId="77777777" w:rsidR="004C42AF" w:rsidRPr="00224F9A" w:rsidRDefault="004C42AF" w:rsidP="004C42AF">
      <w:pPr>
        <w:pStyle w:val="Paragrafoelenco"/>
        <w:numPr>
          <w:ilvl w:val="0"/>
          <w:numId w:val="9"/>
        </w:numPr>
        <w:spacing w:line="600" w:lineRule="auto"/>
        <w:ind w:left="360"/>
        <w:jc w:val="both"/>
        <w:rPr>
          <w:ins w:id="2638" w:author="UTENTE" w:date="2020-06-30T17:52:00Z"/>
          <w:lang w:val="it-IT"/>
        </w:rPr>
      </w:pPr>
      <w:ins w:id="2639" w:author="UTENTE" w:date="2020-06-30T17:52:00Z">
        <w:r w:rsidRPr="00224F9A">
          <w:rPr>
            <w:lang w:val="it-IT"/>
          </w:rPr>
          <w:t>n "Forse dovrei investire in una bara. Più punti stile di una mascherina per dormire, su questo non c'è dubbio."</w:t>
        </w:r>
      </w:ins>
    </w:p>
    <w:p w14:paraId="0DD75FFA" w14:textId="77777777" w:rsidR="004C42AF" w:rsidRPr="00224F9A" w:rsidRDefault="004C42AF" w:rsidP="004C42AF">
      <w:pPr>
        <w:pStyle w:val="Paragrafoelenco"/>
        <w:numPr>
          <w:ilvl w:val="0"/>
          <w:numId w:val="9"/>
        </w:numPr>
        <w:spacing w:line="600" w:lineRule="auto"/>
        <w:ind w:left="360"/>
        <w:jc w:val="both"/>
        <w:rPr>
          <w:ins w:id="2640" w:author="UTENTE" w:date="2020-06-30T17:52:00Z"/>
          <w:lang w:val="it-IT"/>
        </w:rPr>
      </w:pPr>
      <w:ins w:id="2641" w:author="UTENTE" w:date="2020-06-30T17:52:00Z">
        <w:r w:rsidRPr="00224F9A">
          <w:rPr>
            <w:lang w:val="it-IT"/>
          </w:rPr>
          <w:t>mc "\"Nnnnnh…\""</w:t>
        </w:r>
        <w:r w:rsidRPr="00224F9A">
          <w:rPr>
            <w:lang w:val="it-IT"/>
          </w:rPr>
          <w:br w:type="page"/>
        </w:r>
      </w:ins>
    </w:p>
    <w:p w14:paraId="0B99A689" w14:textId="01813681" w:rsidR="004C42AF" w:rsidRPr="004C42AF" w:rsidRDefault="004C42AF" w:rsidP="004C42AF">
      <w:pPr>
        <w:pStyle w:val="Paragrafoelenco"/>
        <w:numPr>
          <w:ilvl w:val="0"/>
          <w:numId w:val="9"/>
        </w:numPr>
        <w:spacing w:line="600" w:lineRule="auto"/>
        <w:rPr>
          <w:ins w:id="2642" w:author="UTENTE" w:date="2020-06-30T17:53:00Z"/>
          <w:lang w:val="en-US"/>
          <w:rPrChange w:id="2643" w:author="UTENTE" w:date="2020-06-30T17:53:00Z">
            <w:rPr>
              <w:ins w:id="2644" w:author="UTENTE" w:date="2020-06-30T17:53:00Z"/>
              <w:lang w:val="en-US"/>
            </w:rPr>
          </w:rPrChange>
        </w:rPr>
        <w:pPrChange w:id="2645" w:author="UTENTE" w:date="2020-06-30T17:53:00Z">
          <w:pPr>
            <w:pStyle w:val="Paragrafoelenco"/>
            <w:numPr>
              <w:numId w:val="30"/>
            </w:numPr>
            <w:spacing w:line="600" w:lineRule="auto"/>
            <w:ind w:left="502" w:hanging="360"/>
          </w:pPr>
        </w:pPrChange>
      </w:pPr>
      <w:ins w:id="2646" w:author="UTENTE" w:date="2020-06-30T17:53:00Z">
        <w:r w:rsidRPr="004C42AF">
          <w:rPr>
            <w:lang w:val="en-US"/>
            <w:rPrChange w:id="2647" w:author="UTENTE" w:date="2020-06-30T17:53:00Z">
              <w:rPr>
                <w:lang w:val="en-US"/>
              </w:rPr>
            </w:rPrChange>
          </w:rPr>
          <w:lastRenderedPageBreak/>
          <w:t>n "Groaning, I eventually force myself out of bed and stumble over to the kitchen to put on some coffee."</w:t>
        </w:r>
      </w:ins>
    </w:p>
    <w:p w14:paraId="20969FBA" w14:textId="77777777" w:rsidR="004C42AF" w:rsidRPr="002A1B9A" w:rsidRDefault="004C42AF" w:rsidP="004C42AF">
      <w:pPr>
        <w:pStyle w:val="Paragrafoelenco"/>
        <w:numPr>
          <w:ilvl w:val="0"/>
          <w:numId w:val="9"/>
        </w:numPr>
        <w:spacing w:line="600" w:lineRule="auto"/>
        <w:rPr>
          <w:ins w:id="2648" w:author="UTENTE" w:date="2020-06-30T17:53:00Z"/>
          <w:lang w:val="en-US"/>
        </w:rPr>
        <w:pPrChange w:id="2649" w:author="UTENTE" w:date="2020-06-30T17:53:00Z">
          <w:pPr>
            <w:pStyle w:val="Paragrafoelenco"/>
            <w:numPr>
              <w:numId w:val="30"/>
            </w:numPr>
            <w:spacing w:line="600" w:lineRule="auto"/>
            <w:ind w:hanging="360"/>
          </w:pPr>
        </w:pPrChange>
      </w:pPr>
      <w:ins w:id="2650" w:author="UTENTE" w:date="2020-06-30T17:53:00Z">
        <w:r w:rsidRPr="002A1B9A">
          <w:rPr>
            <w:lang w:val="en-US"/>
          </w:rPr>
          <w:t>n "Work doesn't start for awhile yet, so I can do a little freelancing today."</w:t>
        </w:r>
      </w:ins>
    </w:p>
    <w:p w14:paraId="4D7A60C3" w14:textId="77777777" w:rsidR="004C42AF" w:rsidRPr="002A1B9A" w:rsidRDefault="004C42AF" w:rsidP="004C42AF">
      <w:pPr>
        <w:pStyle w:val="Paragrafoelenco"/>
        <w:numPr>
          <w:ilvl w:val="0"/>
          <w:numId w:val="9"/>
        </w:numPr>
        <w:spacing w:line="600" w:lineRule="auto"/>
        <w:rPr>
          <w:ins w:id="2651" w:author="UTENTE" w:date="2020-06-30T17:53:00Z"/>
          <w:lang w:val="en-US"/>
        </w:rPr>
        <w:pPrChange w:id="2652" w:author="UTENTE" w:date="2020-06-30T17:53:00Z">
          <w:pPr>
            <w:pStyle w:val="Paragrafoelenco"/>
            <w:numPr>
              <w:numId w:val="30"/>
            </w:numPr>
            <w:spacing w:line="600" w:lineRule="auto"/>
            <w:ind w:hanging="360"/>
          </w:pPr>
        </w:pPrChange>
      </w:pPr>
      <w:ins w:id="2653" w:author="UTENTE" w:date="2020-06-30T17:53:00Z">
        <w:r w:rsidRPr="002A1B9A">
          <w:rPr>
            <w:lang w:val="en-US"/>
          </w:rPr>
          <w:t>n "I'm only working at the diner to save up some money on the side, anyway."</w:t>
        </w:r>
      </w:ins>
    </w:p>
    <w:p w14:paraId="6ADEE989" w14:textId="77777777" w:rsidR="004C42AF" w:rsidRPr="002A1B9A" w:rsidRDefault="004C42AF" w:rsidP="004C42AF">
      <w:pPr>
        <w:pStyle w:val="Paragrafoelenco"/>
        <w:numPr>
          <w:ilvl w:val="0"/>
          <w:numId w:val="9"/>
        </w:numPr>
        <w:spacing w:line="600" w:lineRule="auto"/>
        <w:rPr>
          <w:ins w:id="2654" w:author="UTENTE" w:date="2020-06-30T17:53:00Z"/>
          <w:lang w:val="en-US"/>
        </w:rPr>
        <w:pPrChange w:id="2655" w:author="UTENTE" w:date="2020-06-30T17:53:00Z">
          <w:pPr>
            <w:pStyle w:val="Paragrafoelenco"/>
            <w:numPr>
              <w:numId w:val="30"/>
            </w:numPr>
            <w:spacing w:line="600" w:lineRule="auto"/>
            <w:ind w:hanging="360"/>
          </w:pPr>
        </w:pPrChange>
      </w:pPr>
      <w:ins w:id="2656" w:author="UTENTE" w:date="2020-06-30T17:53:00Z">
        <w:r w:rsidRPr="002A1B9A">
          <w:rPr>
            <w:lang w:val="en-US"/>
          </w:rPr>
          <w:t>n "My real passion is –"</w:t>
        </w:r>
      </w:ins>
    </w:p>
    <w:p w14:paraId="04B21EAA" w14:textId="77777777" w:rsidR="004C42AF" w:rsidRPr="002A1B9A" w:rsidRDefault="004C42AF" w:rsidP="004C42AF">
      <w:pPr>
        <w:pStyle w:val="Paragrafoelenco"/>
        <w:numPr>
          <w:ilvl w:val="0"/>
          <w:numId w:val="9"/>
        </w:numPr>
        <w:spacing w:line="600" w:lineRule="auto"/>
        <w:rPr>
          <w:ins w:id="2657" w:author="UTENTE" w:date="2020-06-30T17:53:00Z"/>
          <w:lang w:val="en-US"/>
        </w:rPr>
        <w:pPrChange w:id="2658" w:author="UTENTE" w:date="2020-06-30T17:53:00Z">
          <w:pPr>
            <w:pStyle w:val="Paragrafoelenco"/>
            <w:numPr>
              <w:numId w:val="30"/>
            </w:numPr>
            <w:spacing w:line="600" w:lineRule="auto"/>
            <w:ind w:hanging="360"/>
          </w:pPr>
        </w:pPrChange>
      </w:pPr>
      <w:ins w:id="2659" w:author="UTENTE" w:date="2020-06-30T17:53:00Z">
        <w:r w:rsidRPr="002A1B9A">
          <w:rPr>
            <w:lang w:val="en-US"/>
          </w:rPr>
          <w:t>old "Writing"</w:t>
        </w:r>
      </w:ins>
    </w:p>
    <w:p w14:paraId="404F16D5" w14:textId="77777777" w:rsidR="004C42AF" w:rsidRPr="002A1B9A" w:rsidRDefault="004C42AF" w:rsidP="004C42AF">
      <w:pPr>
        <w:pStyle w:val="Paragrafoelenco"/>
        <w:numPr>
          <w:ilvl w:val="0"/>
          <w:numId w:val="9"/>
        </w:numPr>
        <w:spacing w:line="600" w:lineRule="auto"/>
        <w:rPr>
          <w:ins w:id="2660" w:author="UTENTE" w:date="2020-06-30T17:53:00Z"/>
          <w:lang w:val="en-US"/>
        </w:rPr>
        <w:pPrChange w:id="2661" w:author="UTENTE" w:date="2020-06-30T17:53:00Z">
          <w:pPr>
            <w:pStyle w:val="Paragrafoelenco"/>
            <w:numPr>
              <w:numId w:val="30"/>
            </w:numPr>
            <w:spacing w:line="600" w:lineRule="auto"/>
            <w:ind w:hanging="360"/>
          </w:pPr>
        </w:pPrChange>
      </w:pPr>
      <w:ins w:id="2662" w:author="UTENTE" w:date="2020-06-30T17:53:00Z">
        <w:r w:rsidRPr="002A1B9A">
          <w:rPr>
            <w:lang w:val="en-US"/>
          </w:rPr>
          <w:t>old "Music"</w:t>
        </w:r>
      </w:ins>
    </w:p>
    <w:p w14:paraId="352BB043" w14:textId="77777777" w:rsidR="004C42AF" w:rsidRPr="002A1B9A" w:rsidRDefault="004C42AF" w:rsidP="004C42AF">
      <w:pPr>
        <w:pStyle w:val="Paragrafoelenco"/>
        <w:numPr>
          <w:ilvl w:val="0"/>
          <w:numId w:val="9"/>
        </w:numPr>
        <w:spacing w:line="600" w:lineRule="auto"/>
        <w:rPr>
          <w:ins w:id="2663" w:author="UTENTE" w:date="2020-06-30T17:53:00Z"/>
          <w:lang w:val="en-US"/>
        </w:rPr>
        <w:pPrChange w:id="2664" w:author="UTENTE" w:date="2020-06-30T17:53:00Z">
          <w:pPr>
            <w:pStyle w:val="Paragrafoelenco"/>
            <w:numPr>
              <w:numId w:val="30"/>
            </w:numPr>
            <w:spacing w:line="600" w:lineRule="auto"/>
            <w:ind w:hanging="360"/>
          </w:pPr>
        </w:pPrChange>
      </w:pPr>
      <w:ins w:id="2665" w:author="UTENTE" w:date="2020-06-30T17:53:00Z">
        <w:r w:rsidRPr="002A1B9A">
          <w:rPr>
            <w:lang w:val="en-US"/>
          </w:rPr>
          <w:t>old "Art"</w:t>
        </w:r>
      </w:ins>
    </w:p>
    <w:p w14:paraId="6815CDBC" w14:textId="77777777" w:rsidR="004C42AF" w:rsidRPr="002A1B9A" w:rsidRDefault="004C42AF" w:rsidP="004C42AF">
      <w:pPr>
        <w:pStyle w:val="Paragrafoelenco"/>
        <w:numPr>
          <w:ilvl w:val="0"/>
          <w:numId w:val="9"/>
        </w:numPr>
        <w:spacing w:line="600" w:lineRule="auto"/>
        <w:rPr>
          <w:ins w:id="2666" w:author="UTENTE" w:date="2020-06-30T17:53:00Z"/>
          <w:lang w:val="en-US"/>
        </w:rPr>
        <w:pPrChange w:id="2667" w:author="UTENTE" w:date="2020-06-30T17:53:00Z">
          <w:pPr>
            <w:pStyle w:val="Paragrafoelenco"/>
            <w:numPr>
              <w:numId w:val="30"/>
            </w:numPr>
            <w:spacing w:line="600" w:lineRule="auto"/>
            <w:ind w:hanging="360"/>
          </w:pPr>
        </w:pPrChange>
      </w:pPr>
      <w:ins w:id="2668" w:author="UTENTE" w:date="2020-06-30T17:53:00Z">
        <w:r w:rsidRPr="002A1B9A">
          <w:rPr>
            <w:lang w:val="en-US"/>
          </w:rPr>
          <w:t>n "I've always wanted to become a famous author, but right now, all I can do is churn out e-books to try and build up my name."</w:t>
        </w:r>
      </w:ins>
    </w:p>
    <w:p w14:paraId="27828582" w14:textId="77777777" w:rsidR="004C42AF" w:rsidRPr="002A1B9A" w:rsidRDefault="004C42AF" w:rsidP="004C42AF">
      <w:pPr>
        <w:pStyle w:val="Paragrafoelenco"/>
        <w:numPr>
          <w:ilvl w:val="0"/>
          <w:numId w:val="9"/>
        </w:numPr>
        <w:spacing w:line="600" w:lineRule="auto"/>
        <w:rPr>
          <w:ins w:id="2669" w:author="UTENTE" w:date="2020-06-30T17:53:00Z"/>
          <w:lang w:val="en-US"/>
        </w:rPr>
        <w:pPrChange w:id="2670" w:author="UTENTE" w:date="2020-06-30T17:53:00Z">
          <w:pPr>
            <w:pStyle w:val="Paragrafoelenco"/>
            <w:numPr>
              <w:numId w:val="30"/>
            </w:numPr>
            <w:spacing w:line="600" w:lineRule="auto"/>
            <w:ind w:hanging="360"/>
          </w:pPr>
        </w:pPrChange>
      </w:pPr>
      <w:ins w:id="2671" w:author="UTENTE" w:date="2020-06-30T17:53:00Z">
        <w:r w:rsidRPr="002A1B9A">
          <w:rPr>
            <w:lang w:val="en-US"/>
          </w:rPr>
          <w:t>n "Occasionally I'll get a paid gig, too, like a commissioned short story."</w:t>
        </w:r>
      </w:ins>
    </w:p>
    <w:p w14:paraId="55488865" w14:textId="77777777" w:rsidR="004C42AF" w:rsidRPr="002A1B9A" w:rsidRDefault="004C42AF" w:rsidP="004C42AF">
      <w:pPr>
        <w:pStyle w:val="Paragrafoelenco"/>
        <w:numPr>
          <w:ilvl w:val="0"/>
          <w:numId w:val="9"/>
        </w:numPr>
        <w:spacing w:line="600" w:lineRule="auto"/>
        <w:rPr>
          <w:ins w:id="2672" w:author="UTENTE" w:date="2020-06-30T17:53:00Z"/>
          <w:lang w:val="en-US"/>
        </w:rPr>
        <w:pPrChange w:id="2673" w:author="UTENTE" w:date="2020-06-30T17:53:00Z">
          <w:pPr>
            <w:pStyle w:val="Paragrafoelenco"/>
            <w:numPr>
              <w:numId w:val="30"/>
            </w:numPr>
            <w:spacing w:line="600" w:lineRule="auto"/>
            <w:ind w:hanging="360"/>
          </w:pPr>
        </w:pPrChange>
      </w:pPr>
      <w:ins w:id="2674" w:author="UTENTE" w:date="2020-06-30T17:53:00Z">
        <w:r w:rsidRPr="002A1B9A">
          <w:rPr>
            <w:lang w:val="en-US"/>
          </w:rPr>
          <w:t>n "…Although mostly, it's just porn. {w}Let me tell you, people pay a {i}lot{/i} for their weird erotica."</w:t>
        </w:r>
      </w:ins>
    </w:p>
    <w:p w14:paraId="5AA55F0F" w14:textId="77777777" w:rsidR="004C42AF" w:rsidRPr="002A1B9A" w:rsidRDefault="004C42AF" w:rsidP="004C42AF">
      <w:pPr>
        <w:pStyle w:val="Paragrafoelenco"/>
        <w:numPr>
          <w:ilvl w:val="0"/>
          <w:numId w:val="9"/>
        </w:numPr>
        <w:spacing w:line="600" w:lineRule="auto"/>
        <w:rPr>
          <w:ins w:id="2675" w:author="UTENTE" w:date="2020-06-30T17:53:00Z"/>
          <w:lang w:val="en-US"/>
        </w:rPr>
        <w:pPrChange w:id="2676" w:author="UTENTE" w:date="2020-06-30T17:53:00Z">
          <w:pPr>
            <w:pStyle w:val="Paragrafoelenco"/>
            <w:numPr>
              <w:numId w:val="30"/>
            </w:numPr>
            <w:spacing w:line="600" w:lineRule="auto"/>
            <w:ind w:hanging="360"/>
          </w:pPr>
        </w:pPrChange>
      </w:pPr>
      <w:ins w:id="2677" w:author="UTENTE" w:date="2020-06-30T17:53:00Z">
        <w:r w:rsidRPr="002A1B9A">
          <w:rPr>
            <w:lang w:val="en-US"/>
          </w:rPr>
          <w:t>n "But one day, I'll make it big as a writer. Even if it's as a famous porn writer, it still counts."</w:t>
        </w:r>
      </w:ins>
    </w:p>
    <w:p w14:paraId="153CB086" w14:textId="77777777" w:rsidR="004C42AF" w:rsidRPr="002A1B9A" w:rsidRDefault="004C42AF" w:rsidP="004C42AF">
      <w:pPr>
        <w:pStyle w:val="Paragrafoelenco"/>
        <w:numPr>
          <w:ilvl w:val="0"/>
          <w:numId w:val="9"/>
        </w:numPr>
        <w:spacing w:line="600" w:lineRule="auto"/>
        <w:rPr>
          <w:ins w:id="2678" w:author="UTENTE" w:date="2020-06-30T17:53:00Z"/>
          <w:lang w:val="en-US"/>
        </w:rPr>
        <w:pPrChange w:id="2679" w:author="UTENTE" w:date="2020-06-30T17:53:00Z">
          <w:pPr>
            <w:pStyle w:val="Paragrafoelenco"/>
            <w:numPr>
              <w:numId w:val="30"/>
            </w:numPr>
            <w:spacing w:line="600" w:lineRule="auto"/>
            <w:ind w:hanging="360"/>
          </w:pPr>
        </w:pPrChange>
      </w:pPr>
      <w:ins w:id="2680" w:author="UTENTE" w:date="2020-06-30T17:53:00Z">
        <w:r w:rsidRPr="002A1B9A">
          <w:rPr>
            <w:lang w:val="en-US"/>
          </w:rPr>
          <w:t>n "I love making music, even though I never had any formal training."</w:t>
        </w:r>
      </w:ins>
    </w:p>
    <w:p w14:paraId="57CA59E5" w14:textId="544CB1A3" w:rsidR="009E78E0" w:rsidRPr="004C42AF" w:rsidRDefault="004C42AF" w:rsidP="004C42AF">
      <w:pPr>
        <w:pStyle w:val="Paragrafoelenco"/>
        <w:numPr>
          <w:ilvl w:val="0"/>
          <w:numId w:val="9"/>
        </w:numPr>
        <w:spacing w:line="600" w:lineRule="auto"/>
        <w:ind w:left="360" w:firstLine="66"/>
        <w:jc w:val="both"/>
        <w:rPr>
          <w:ins w:id="2681" w:author="UTENTE" w:date="2020-06-30T17:51:00Z"/>
          <w:lang w:val="en-US"/>
          <w:rPrChange w:id="2682" w:author="UTENTE" w:date="2020-06-30T17:53:00Z">
            <w:rPr>
              <w:ins w:id="2683" w:author="UTENTE" w:date="2020-06-30T17:51:00Z"/>
              <w:lang w:val="it-IT"/>
            </w:rPr>
          </w:rPrChange>
        </w:rPr>
        <w:pPrChange w:id="2684" w:author="UTENTE" w:date="2020-06-30T17:53:00Z">
          <w:pPr>
            <w:pStyle w:val="Paragrafoelenco"/>
            <w:numPr>
              <w:numId w:val="28"/>
            </w:numPr>
            <w:spacing w:line="600" w:lineRule="auto"/>
            <w:ind w:left="360" w:hanging="360"/>
            <w:jc w:val="both"/>
          </w:pPr>
        </w:pPrChange>
      </w:pPr>
      <w:ins w:id="2685" w:author="UTENTE" w:date="2020-06-30T17:53:00Z">
        <w:r w:rsidRPr="002A1B9A">
          <w:rPr>
            <w:lang w:val="en-US"/>
          </w:rPr>
          <w:t>n "But there's something really soothing about bringing to life the beats and melodies in my head, so I spend a lot of my free time working on new tracks."</w:t>
        </w:r>
      </w:ins>
      <w:ins w:id="2686" w:author="UTENTE" w:date="2020-06-30T17:51:00Z">
        <w:r w:rsidR="009E78E0" w:rsidRPr="004C42AF">
          <w:rPr>
            <w:lang w:val="en-US"/>
            <w:rPrChange w:id="2687" w:author="UTENTE" w:date="2020-06-30T17:53:00Z">
              <w:rPr>
                <w:lang w:val="it-IT"/>
              </w:rPr>
            </w:rPrChange>
          </w:rPr>
          <w:br w:type="page"/>
        </w:r>
      </w:ins>
    </w:p>
    <w:p w14:paraId="57388A0F" w14:textId="0C6A59AC" w:rsidR="004C42AF" w:rsidRPr="004C42AF" w:rsidRDefault="004C42AF" w:rsidP="004C42AF">
      <w:pPr>
        <w:pStyle w:val="Paragrafoelenco"/>
        <w:numPr>
          <w:ilvl w:val="0"/>
          <w:numId w:val="8"/>
        </w:numPr>
        <w:spacing w:line="600" w:lineRule="auto"/>
        <w:ind w:hanging="502"/>
        <w:rPr>
          <w:ins w:id="2688" w:author="UTENTE" w:date="2020-06-30T17:55:00Z"/>
          <w:rPrChange w:id="2689" w:author="UTENTE" w:date="2020-06-30T17:56:00Z">
            <w:rPr>
              <w:ins w:id="2690" w:author="UTENTE" w:date="2020-06-30T17:55:00Z"/>
              <w:lang w:val="it-IT"/>
            </w:rPr>
          </w:rPrChange>
        </w:rPr>
        <w:pPrChange w:id="2691" w:author="UTENTE" w:date="2020-06-30T17:56:00Z">
          <w:pPr>
            <w:pStyle w:val="Paragrafoelenco"/>
            <w:numPr>
              <w:numId w:val="31"/>
            </w:numPr>
            <w:spacing w:line="600" w:lineRule="auto"/>
            <w:ind w:hanging="360"/>
            <w:jc w:val="both"/>
          </w:pPr>
        </w:pPrChange>
      </w:pPr>
      <w:ins w:id="2692" w:author="UTENTE" w:date="2020-06-30T17:55:00Z">
        <w:r w:rsidRPr="004C42AF">
          <w:rPr>
            <w:rPrChange w:id="2693" w:author="UTENTE" w:date="2020-06-30T17:56:00Z">
              <w:rPr>
                <w:lang w:val="it-IT"/>
              </w:rPr>
            </w:rPrChange>
          </w:rPr>
          <w:lastRenderedPageBreak/>
          <w:t>n "Bofonchiando, alla fine riesco a costringermi ad uscire dal letto e barcollare fino alla cucina per farmi un caffè."</w:t>
        </w:r>
      </w:ins>
    </w:p>
    <w:p w14:paraId="2F1554B1" w14:textId="77777777" w:rsidR="004C42AF" w:rsidRPr="00224F9A" w:rsidRDefault="004C42AF" w:rsidP="004C42AF">
      <w:pPr>
        <w:pStyle w:val="Paragrafoelenco"/>
        <w:numPr>
          <w:ilvl w:val="0"/>
          <w:numId w:val="8"/>
        </w:numPr>
        <w:spacing w:line="600" w:lineRule="auto"/>
        <w:ind w:left="360"/>
        <w:jc w:val="both"/>
        <w:rPr>
          <w:ins w:id="2694" w:author="UTENTE" w:date="2020-06-30T17:55:00Z"/>
          <w:lang w:val="it-IT"/>
        </w:rPr>
        <w:pPrChange w:id="2695" w:author="UTENTE" w:date="2020-06-30T17:56:00Z">
          <w:pPr>
            <w:pStyle w:val="Paragrafoelenco"/>
            <w:numPr>
              <w:numId w:val="31"/>
            </w:numPr>
            <w:spacing w:line="600" w:lineRule="auto"/>
            <w:ind w:left="360" w:hanging="360"/>
            <w:jc w:val="both"/>
          </w:pPr>
        </w:pPrChange>
      </w:pPr>
      <w:ins w:id="2696" w:author="UTENTE" w:date="2020-06-30T17:55:00Z">
        <w:r w:rsidRPr="00224F9A">
          <w:rPr>
            <w:lang w:val="it-IT"/>
          </w:rPr>
          <w:t>n "Manca ancora qualche ora a andare a lavoro, quindi posso lavorare un po' al mio progetto da freelancer. "</w:t>
        </w:r>
      </w:ins>
    </w:p>
    <w:p w14:paraId="605ECBB6" w14:textId="77777777" w:rsidR="004C42AF" w:rsidRPr="00224F9A" w:rsidRDefault="004C42AF" w:rsidP="004C42AF">
      <w:pPr>
        <w:pStyle w:val="Paragrafoelenco"/>
        <w:numPr>
          <w:ilvl w:val="0"/>
          <w:numId w:val="8"/>
        </w:numPr>
        <w:spacing w:line="600" w:lineRule="auto"/>
        <w:ind w:left="360"/>
        <w:jc w:val="both"/>
        <w:rPr>
          <w:ins w:id="2697" w:author="UTENTE" w:date="2020-06-30T17:55:00Z"/>
          <w:lang w:val="it-IT"/>
        </w:rPr>
        <w:pPrChange w:id="2698" w:author="UTENTE" w:date="2020-06-30T17:56:00Z">
          <w:pPr>
            <w:pStyle w:val="Paragrafoelenco"/>
            <w:numPr>
              <w:numId w:val="31"/>
            </w:numPr>
            <w:spacing w:line="600" w:lineRule="auto"/>
            <w:ind w:left="360" w:hanging="360"/>
            <w:jc w:val="both"/>
          </w:pPr>
        </w:pPrChange>
      </w:pPr>
      <w:ins w:id="2699" w:author="UTENTE" w:date="2020-06-30T17:55:00Z">
        <w:r w:rsidRPr="00224F9A">
          <w:rPr>
            <w:lang w:val="it-IT"/>
          </w:rPr>
          <w:t>n "Lavoro alla tavola calda solo per mettermi da parte qualche soldo, alla fine. "</w:t>
        </w:r>
      </w:ins>
    </w:p>
    <w:p w14:paraId="2FB9F4E9" w14:textId="77777777" w:rsidR="004C42AF" w:rsidRPr="00224F9A" w:rsidRDefault="004C42AF" w:rsidP="004C42AF">
      <w:pPr>
        <w:pStyle w:val="Paragrafoelenco"/>
        <w:numPr>
          <w:ilvl w:val="0"/>
          <w:numId w:val="8"/>
        </w:numPr>
        <w:spacing w:line="600" w:lineRule="auto"/>
        <w:ind w:left="360"/>
        <w:jc w:val="both"/>
        <w:rPr>
          <w:ins w:id="2700" w:author="UTENTE" w:date="2020-06-30T17:55:00Z"/>
          <w:lang w:val="it-IT"/>
        </w:rPr>
        <w:pPrChange w:id="2701" w:author="UTENTE" w:date="2020-06-30T17:56:00Z">
          <w:pPr>
            <w:pStyle w:val="Paragrafoelenco"/>
            <w:numPr>
              <w:numId w:val="31"/>
            </w:numPr>
            <w:spacing w:line="600" w:lineRule="auto"/>
            <w:ind w:left="360" w:hanging="360"/>
            <w:jc w:val="both"/>
          </w:pPr>
        </w:pPrChange>
      </w:pPr>
      <w:ins w:id="2702" w:author="UTENTE" w:date="2020-06-30T17:55:00Z">
        <w:r w:rsidRPr="00224F9A">
          <w:rPr>
            <w:lang w:val="it-IT"/>
          </w:rPr>
          <w:t>n "La mia vera passione è-"</w:t>
        </w:r>
      </w:ins>
    </w:p>
    <w:p w14:paraId="0BF568C9" w14:textId="77777777" w:rsidR="004C42AF" w:rsidRPr="00224F9A" w:rsidRDefault="004C42AF" w:rsidP="004C42AF">
      <w:pPr>
        <w:pStyle w:val="Paragrafoelenco"/>
        <w:numPr>
          <w:ilvl w:val="0"/>
          <w:numId w:val="8"/>
        </w:numPr>
        <w:spacing w:line="600" w:lineRule="auto"/>
        <w:ind w:left="360"/>
        <w:jc w:val="both"/>
        <w:rPr>
          <w:ins w:id="2703" w:author="UTENTE" w:date="2020-06-30T17:55:00Z"/>
          <w:lang w:val="it-IT"/>
        </w:rPr>
        <w:pPrChange w:id="2704" w:author="UTENTE" w:date="2020-06-30T17:56:00Z">
          <w:pPr>
            <w:pStyle w:val="Paragrafoelenco"/>
            <w:numPr>
              <w:numId w:val="31"/>
            </w:numPr>
            <w:spacing w:line="600" w:lineRule="auto"/>
            <w:ind w:left="360" w:hanging="360"/>
            <w:jc w:val="both"/>
          </w:pPr>
        </w:pPrChange>
      </w:pPr>
      <w:ins w:id="2705" w:author="UTENTE" w:date="2020-06-30T17:55:00Z">
        <w:r w:rsidRPr="00224F9A">
          <w:rPr>
            <w:lang w:val="it-IT"/>
          </w:rPr>
          <w:t>new "Scrivere"</w:t>
        </w:r>
      </w:ins>
    </w:p>
    <w:p w14:paraId="60C1AE33" w14:textId="77777777" w:rsidR="004C42AF" w:rsidRPr="00224F9A" w:rsidRDefault="004C42AF" w:rsidP="004C42AF">
      <w:pPr>
        <w:pStyle w:val="Paragrafoelenco"/>
        <w:numPr>
          <w:ilvl w:val="0"/>
          <w:numId w:val="8"/>
        </w:numPr>
        <w:spacing w:line="600" w:lineRule="auto"/>
        <w:ind w:left="360"/>
        <w:jc w:val="both"/>
        <w:rPr>
          <w:ins w:id="2706" w:author="UTENTE" w:date="2020-06-30T17:55:00Z"/>
          <w:lang w:val="it-IT"/>
        </w:rPr>
        <w:pPrChange w:id="2707" w:author="UTENTE" w:date="2020-06-30T17:56:00Z">
          <w:pPr>
            <w:pStyle w:val="Paragrafoelenco"/>
            <w:numPr>
              <w:numId w:val="31"/>
            </w:numPr>
            <w:spacing w:line="600" w:lineRule="auto"/>
            <w:ind w:left="360" w:hanging="360"/>
            <w:jc w:val="both"/>
          </w:pPr>
        </w:pPrChange>
      </w:pPr>
      <w:ins w:id="2708" w:author="UTENTE" w:date="2020-06-30T17:55:00Z">
        <w:r w:rsidRPr="00224F9A">
          <w:rPr>
            <w:lang w:val="it-IT"/>
          </w:rPr>
          <w:t>new "Suonare"</w:t>
        </w:r>
      </w:ins>
    </w:p>
    <w:p w14:paraId="0144C9CD" w14:textId="77777777" w:rsidR="004C42AF" w:rsidRPr="00224F9A" w:rsidRDefault="004C42AF" w:rsidP="004C42AF">
      <w:pPr>
        <w:pStyle w:val="Paragrafoelenco"/>
        <w:numPr>
          <w:ilvl w:val="0"/>
          <w:numId w:val="8"/>
        </w:numPr>
        <w:spacing w:line="600" w:lineRule="auto"/>
        <w:ind w:left="360"/>
        <w:jc w:val="both"/>
        <w:rPr>
          <w:ins w:id="2709" w:author="UTENTE" w:date="2020-06-30T17:55:00Z"/>
          <w:lang w:val="it-IT"/>
        </w:rPr>
        <w:pPrChange w:id="2710" w:author="UTENTE" w:date="2020-06-30T17:56:00Z">
          <w:pPr>
            <w:pStyle w:val="Paragrafoelenco"/>
            <w:numPr>
              <w:numId w:val="31"/>
            </w:numPr>
            <w:spacing w:line="600" w:lineRule="auto"/>
            <w:ind w:left="360" w:hanging="360"/>
            <w:jc w:val="both"/>
          </w:pPr>
        </w:pPrChange>
      </w:pPr>
      <w:ins w:id="2711" w:author="UTENTE" w:date="2020-06-30T17:55:00Z">
        <w:r w:rsidRPr="00224F9A">
          <w:rPr>
            <w:lang w:val="it-IT"/>
          </w:rPr>
          <w:t>new "Disegnare"</w:t>
        </w:r>
      </w:ins>
    </w:p>
    <w:p w14:paraId="46FE66D5" w14:textId="77777777" w:rsidR="004C42AF" w:rsidRPr="00224F9A" w:rsidRDefault="004C42AF" w:rsidP="004C42AF">
      <w:pPr>
        <w:pStyle w:val="Paragrafoelenco"/>
        <w:numPr>
          <w:ilvl w:val="0"/>
          <w:numId w:val="8"/>
        </w:numPr>
        <w:spacing w:line="600" w:lineRule="auto"/>
        <w:ind w:left="360"/>
        <w:jc w:val="both"/>
        <w:rPr>
          <w:ins w:id="2712" w:author="UTENTE" w:date="2020-06-30T17:55:00Z"/>
          <w:lang w:val="it-IT"/>
        </w:rPr>
        <w:pPrChange w:id="2713" w:author="UTENTE" w:date="2020-06-30T17:56:00Z">
          <w:pPr>
            <w:pStyle w:val="Paragrafoelenco"/>
            <w:numPr>
              <w:numId w:val="31"/>
            </w:numPr>
            <w:spacing w:line="600" w:lineRule="auto"/>
            <w:ind w:left="360" w:hanging="360"/>
            <w:jc w:val="both"/>
          </w:pPr>
        </w:pPrChange>
      </w:pPr>
      <w:ins w:id="2714" w:author="UTENTE" w:date="2020-06-30T17:55:00Z">
        <w:r w:rsidRPr="00224F9A">
          <w:rPr>
            <w:lang w:val="it-IT"/>
          </w:rPr>
          <w:t>n "Ho sempre voluto diventare un famoso scrittore, ma al momento, tutto quello che posso fare è sfornare e-book per cercare di farmi un nome. "</w:t>
        </w:r>
      </w:ins>
    </w:p>
    <w:p w14:paraId="28BBDD69" w14:textId="77777777" w:rsidR="004C42AF" w:rsidRPr="00224F9A" w:rsidRDefault="004C42AF" w:rsidP="004C42AF">
      <w:pPr>
        <w:pStyle w:val="Paragrafoelenco"/>
        <w:numPr>
          <w:ilvl w:val="0"/>
          <w:numId w:val="8"/>
        </w:numPr>
        <w:spacing w:line="600" w:lineRule="auto"/>
        <w:ind w:left="360"/>
        <w:jc w:val="both"/>
        <w:rPr>
          <w:ins w:id="2715" w:author="UTENTE" w:date="2020-06-30T17:55:00Z"/>
          <w:lang w:val="it-IT"/>
        </w:rPr>
        <w:pPrChange w:id="2716" w:author="UTENTE" w:date="2020-06-30T17:56:00Z">
          <w:pPr>
            <w:pStyle w:val="Paragrafoelenco"/>
            <w:numPr>
              <w:numId w:val="31"/>
            </w:numPr>
            <w:spacing w:line="600" w:lineRule="auto"/>
            <w:ind w:left="360" w:hanging="360"/>
            <w:jc w:val="both"/>
          </w:pPr>
        </w:pPrChange>
      </w:pPr>
      <w:ins w:id="2717" w:author="UTENTE" w:date="2020-06-30T17:55:00Z">
        <w:r w:rsidRPr="00224F9A">
          <w:rPr>
            <w:lang w:val="it-IT"/>
          </w:rPr>
          <w:t>n "Alle volte mi pagano per un lavoro, come un racconto breve su commissione."</w:t>
        </w:r>
      </w:ins>
    </w:p>
    <w:p w14:paraId="4A29D6E4" w14:textId="77777777" w:rsidR="004C42AF" w:rsidRPr="00224F9A" w:rsidRDefault="004C42AF" w:rsidP="004C42AF">
      <w:pPr>
        <w:pStyle w:val="Paragrafoelenco"/>
        <w:numPr>
          <w:ilvl w:val="0"/>
          <w:numId w:val="8"/>
        </w:numPr>
        <w:spacing w:line="600" w:lineRule="auto"/>
        <w:ind w:left="360"/>
        <w:jc w:val="both"/>
        <w:rPr>
          <w:ins w:id="2718" w:author="UTENTE" w:date="2020-06-30T17:55:00Z"/>
          <w:lang w:val="it-IT"/>
        </w:rPr>
        <w:pPrChange w:id="2719" w:author="UTENTE" w:date="2020-06-30T17:56:00Z">
          <w:pPr>
            <w:pStyle w:val="Paragrafoelenco"/>
            <w:numPr>
              <w:numId w:val="31"/>
            </w:numPr>
            <w:spacing w:line="600" w:lineRule="auto"/>
            <w:ind w:left="360" w:hanging="360"/>
            <w:jc w:val="both"/>
          </w:pPr>
        </w:pPrChange>
      </w:pPr>
      <w:ins w:id="2720" w:author="UTENTE" w:date="2020-06-30T17:55:00Z">
        <w:r w:rsidRPr="00224F9A">
          <w:rPr>
            <w:lang w:val="it-IT"/>
          </w:rPr>
          <w:t>n "…Anche se più che altro, è porno. {w}Fattelo dire, le persone pagano {i}un botto{/i} di soldi per la loro strana letteratura erotica."</w:t>
        </w:r>
      </w:ins>
    </w:p>
    <w:p w14:paraId="4225C930" w14:textId="77777777" w:rsidR="004C42AF" w:rsidRPr="00224F9A" w:rsidRDefault="004C42AF" w:rsidP="004C42AF">
      <w:pPr>
        <w:pStyle w:val="Paragrafoelenco"/>
        <w:numPr>
          <w:ilvl w:val="0"/>
          <w:numId w:val="8"/>
        </w:numPr>
        <w:spacing w:line="600" w:lineRule="auto"/>
        <w:ind w:left="360"/>
        <w:jc w:val="both"/>
        <w:rPr>
          <w:ins w:id="2721" w:author="UTENTE" w:date="2020-06-30T17:55:00Z"/>
          <w:lang w:val="it-IT"/>
        </w:rPr>
        <w:pPrChange w:id="2722" w:author="UTENTE" w:date="2020-06-30T17:56:00Z">
          <w:pPr>
            <w:pStyle w:val="Paragrafoelenco"/>
            <w:numPr>
              <w:numId w:val="31"/>
            </w:numPr>
            <w:spacing w:line="600" w:lineRule="auto"/>
            <w:ind w:left="360" w:hanging="360"/>
            <w:jc w:val="both"/>
          </w:pPr>
        </w:pPrChange>
      </w:pPr>
      <w:ins w:id="2723" w:author="UTENTE" w:date="2020-06-30T17:55:00Z">
        <w:r w:rsidRPr="00224F9A">
          <w:rPr>
            <w:lang w:val="it-IT"/>
          </w:rPr>
          <w:t>n "Ma un giorno, riuscirò a diventare un grande scrittore. Anche se un famoso scrittore di porno, conta uguale."</w:t>
        </w:r>
      </w:ins>
    </w:p>
    <w:p w14:paraId="3EA4008B" w14:textId="77777777" w:rsidR="004C42AF" w:rsidRPr="00224F9A" w:rsidRDefault="004C42AF" w:rsidP="004C42AF">
      <w:pPr>
        <w:pStyle w:val="Paragrafoelenco"/>
        <w:numPr>
          <w:ilvl w:val="0"/>
          <w:numId w:val="8"/>
        </w:numPr>
        <w:spacing w:line="600" w:lineRule="auto"/>
        <w:ind w:left="360"/>
        <w:jc w:val="both"/>
        <w:rPr>
          <w:ins w:id="2724" w:author="UTENTE" w:date="2020-06-30T17:55:00Z"/>
          <w:lang w:val="it-IT"/>
        </w:rPr>
        <w:pPrChange w:id="2725" w:author="UTENTE" w:date="2020-06-30T17:56:00Z">
          <w:pPr>
            <w:pStyle w:val="Paragrafoelenco"/>
            <w:numPr>
              <w:numId w:val="31"/>
            </w:numPr>
            <w:spacing w:line="600" w:lineRule="auto"/>
            <w:ind w:left="360" w:hanging="360"/>
            <w:jc w:val="both"/>
          </w:pPr>
        </w:pPrChange>
      </w:pPr>
      <w:ins w:id="2726" w:author="UTENTE" w:date="2020-06-30T17:55:00Z">
        <w:r w:rsidRPr="00224F9A">
          <w:rPr>
            <w:lang w:val="it-IT"/>
          </w:rPr>
          <w:t>n "Amo fare musica, anche se non ho mai avuto una formazione vera e propria."</w:t>
        </w:r>
      </w:ins>
    </w:p>
    <w:p w14:paraId="34B5A0A0" w14:textId="77777777" w:rsidR="004C42AF" w:rsidRDefault="004C42AF" w:rsidP="004C42AF">
      <w:pPr>
        <w:pStyle w:val="Paragrafoelenco"/>
        <w:numPr>
          <w:ilvl w:val="0"/>
          <w:numId w:val="8"/>
        </w:numPr>
        <w:spacing w:line="600" w:lineRule="auto"/>
        <w:ind w:left="360"/>
        <w:jc w:val="both"/>
        <w:rPr>
          <w:ins w:id="2727" w:author="UTENTE" w:date="2020-06-30T17:56:00Z"/>
          <w:lang w:val="it-IT"/>
        </w:rPr>
        <w:pPrChange w:id="2728" w:author="UTENTE" w:date="2020-06-30T17:56:00Z">
          <w:pPr>
            <w:pStyle w:val="Paragrafoelenco"/>
            <w:numPr>
              <w:numId w:val="31"/>
            </w:numPr>
            <w:spacing w:line="600" w:lineRule="auto"/>
            <w:ind w:left="360" w:hanging="360"/>
            <w:jc w:val="both"/>
          </w:pPr>
        </w:pPrChange>
      </w:pPr>
      <w:ins w:id="2729" w:author="UTENTE" w:date="2020-06-30T17:55:00Z">
        <w:r w:rsidRPr="00224F9A">
          <w:rPr>
            <w:lang w:val="it-IT"/>
          </w:rPr>
          <w:t>n "Eppure c'è qualcosa di davvero rilassante nel dare vita a ritmi e melodie nella mia testa, quindi passo molto del mio tempo libero a lavorare a nuove tracce."</w:t>
        </w:r>
      </w:ins>
    </w:p>
    <w:p w14:paraId="13A713DF" w14:textId="0BB21C6B" w:rsidR="004C42AF" w:rsidRDefault="004C42AF">
      <w:pPr>
        <w:spacing w:line="240" w:lineRule="auto"/>
        <w:jc w:val="left"/>
        <w:rPr>
          <w:ins w:id="2730" w:author="UTENTE" w:date="2020-06-30T17:56:00Z"/>
        </w:rPr>
      </w:pPr>
      <w:ins w:id="2731" w:author="UTENTE" w:date="2020-06-30T17:56:00Z">
        <w:r>
          <w:br w:type="page"/>
        </w:r>
      </w:ins>
    </w:p>
    <w:p w14:paraId="3E10FFDF" w14:textId="1E9DB0C1" w:rsidR="004C42AF" w:rsidRPr="004C42AF" w:rsidRDefault="004C42AF" w:rsidP="004C42AF">
      <w:pPr>
        <w:pStyle w:val="Paragrafoelenco"/>
        <w:numPr>
          <w:ilvl w:val="0"/>
          <w:numId w:val="8"/>
        </w:numPr>
        <w:spacing w:line="600" w:lineRule="auto"/>
        <w:ind w:left="851" w:hanging="567"/>
        <w:rPr>
          <w:ins w:id="2732" w:author="UTENTE" w:date="2020-06-30T17:56:00Z"/>
          <w:rFonts w:ascii="Calibri" w:eastAsia="Calibri" w:hAnsi="Calibri" w:cs="Times New Roman"/>
          <w:lang w:val="en-US"/>
          <w:rPrChange w:id="2733" w:author="UTENTE" w:date="2020-06-30T17:56:00Z">
            <w:rPr>
              <w:ins w:id="2734" w:author="UTENTE" w:date="2020-06-30T17:56:00Z"/>
            </w:rPr>
          </w:rPrChange>
        </w:rPr>
        <w:pPrChange w:id="2735" w:author="UTENTE" w:date="2020-06-30T17:57:00Z">
          <w:pPr>
            <w:numPr>
              <w:numId w:val="32"/>
            </w:numPr>
            <w:spacing w:line="600" w:lineRule="auto"/>
            <w:ind w:left="502" w:hanging="360"/>
            <w:contextualSpacing/>
            <w:jc w:val="left"/>
          </w:pPr>
        </w:pPrChange>
      </w:pPr>
      <w:ins w:id="2736" w:author="UTENTE" w:date="2020-06-30T17:56:00Z">
        <w:r w:rsidRPr="004C42AF">
          <w:rPr>
            <w:rFonts w:ascii="Calibri" w:eastAsia="Calibri" w:hAnsi="Calibri" w:cs="Times New Roman"/>
            <w:lang w:val="en-US"/>
            <w:rPrChange w:id="2737" w:author="UTENTE" w:date="2020-06-30T17:56:00Z">
              <w:rPr/>
            </w:rPrChange>
          </w:rPr>
          <w:lastRenderedPageBreak/>
          <w:t>n "I've worked on a few small games and student films, but I'd like to really reach the stars one day… {w}or at least get out of the bottom five percent on Cloudsound."</w:t>
        </w:r>
      </w:ins>
    </w:p>
    <w:p w14:paraId="2D34E767" w14:textId="77777777" w:rsidR="004C42AF" w:rsidRPr="004C42AF" w:rsidRDefault="004C42AF" w:rsidP="004C42AF">
      <w:pPr>
        <w:numPr>
          <w:ilvl w:val="0"/>
          <w:numId w:val="8"/>
        </w:numPr>
        <w:spacing w:line="600" w:lineRule="auto"/>
        <w:ind w:left="720"/>
        <w:contextualSpacing/>
        <w:jc w:val="left"/>
        <w:rPr>
          <w:ins w:id="2738" w:author="UTENTE" w:date="2020-06-30T17:56:00Z"/>
          <w:rFonts w:ascii="Calibri" w:eastAsia="Calibri" w:hAnsi="Calibri" w:cs="Times New Roman"/>
          <w:lang w:val="en-US"/>
        </w:rPr>
        <w:pPrChange w:id="2739" w:author="UTENTE" w:date="2020-06-30T17:56:00Z">
          <w:pPr>
            <w:numPr>
              <w:numId w:val="32"/>
            </w:numPr>
            <w:spacing w:line="600" w:lineRule="auto"/>
            <w:ind w:left="720" w:hanging="360"/>
            <w:contextualSpacing/>
            <w:jc w:val="left"/>
          </w:pPr>
        </w:pPrChange>
      </w:pPr>
      <w:ins w:id="2740" w:author="UTENTE" w:date="2020-06-30T17:56:00Z">
        <w:r w:rsidRPr="004C42AF">
          <w:rPr>
            <w:rFonts w:ascii="Calibri" w:eastAsia="Calibri" w:hAnsi="Calibri" w:cs="Times New Roman"/>
            <w:lang w:val="en-US"/>
          </w:rPr>
          <w:t>n "Ever since I was a little kid, there were always a bunch of fantastical creatures and places I wanted to draw."</w:t>
        </w:r>
      </w:ins>
    </w:p>
    <w:p w14:paraId="619E28A4" w14:textId="77777777" w:rsidR="004C42AF" w:rsidRPr="004C42AF" w:rsidRDefault="004C42AF" w:rsidP="004C42AF">
      <w:pPr>
        <w:numPr>
          <w:ilvl w:val="0"/>
          <w:numId w:val="8"/>
        </w:numPr>
        <w:spacing w:line="600" w:lineRule="auto"/>
        <w:ind w:left="720"/>
        <w:contextualSpacing/>
        <w:jc w:val="left"/>
        <w:rPr>
          <w:ins w:id="2741" w:author="UTENTE" w:date="2020-06-30T17:56:00Z"/>
          <w:rFonts w:ascii="Calibri" w:eastAsia="Calibri" w:hAnsi="Calibri" w:cs="Times New Roman"/>
          <w:lang w:val="en-US"/>
        </w:rPr>
        <w:pPrChange w:id="2742" w:author="UTENTE" w:date="2020-06-30T17:56:00Z">
          <w:pPr>
            <w:numPr>
              <w:numId w:val="32"/>
            </w:numPr>
            <w:spacing w:line="600" w:lineRule="auto"/>
            <w:ind w:left="720" w:hanging="360"/>
            <w:contextualSpacing/>
            <w:jc w:val="left"/>
          </w:pPr>
        </w:pPrChange>
      </w:pPr>
      <w:ins w:id="2743" w:author="UTENTE" w:date="2020-06-30T17:56:00Z">
        <w:r w:rsidRPr="004C42AF">
          <w:rPr>
            <w:rFonts w:ascii="Calibri" w:eastAsia="Calibri" w:hAnsi="Calibri" w:cs="Times New Roman"/>
            <w:lang w:val="en-US"/>
          </w:rPr>
          <w:t>n "I've gotten good enough to make some money from commissions now and then, but there are so many great artists out there who're better than me."</w:t>
        </w:r>
      </w:ins>
    </w:p>
    <w:p w14:paraId="0B8A0DB3" w14:textId="77777777" w:rsidR="004C42AF" w:rsidRPr="004C42AF" w:rsidRDefault="004C42AF" w:rsidP="004C42AF">
      <w:pPr>
        <w:numPr>
          <w:ilvl w:val="0"/>
          <w:numId w:val="8"/>
        </w:numPr>
        <w:spacing w:line="600" w:lineRule="auto"/>
        <w:ind w:left="720"/>
        <w:contextualSpacing/>
        <w:jc w:val="left"/>
        <w:rPr>
          <w:ins w:id="2744" w:author="UTENTE" w:date="2020-06-30T17:56:00Z"/>
          <w:rFonts w:ascii="Calibri" w:eastAsia="Calibri" w:hAnsi="Calibri" w:cs="Times New Roman"/>
          <w:lang w:val="en-US"/>
        </w:rPr>
        <w:pPrChange w:id="2745" w:author="UTENTE" w:date="2020-06-30T17:56:00Z">
          <w:pPr>
            <w:numPr>
              <w:numId w:val="32"/>
            </w:numPr>
            <w:spacing w:line="600" w:lineRule="auto"/>
            <w:ind w:left="720" w:hanging="360"/>
            <w:contextualSpacing/>
            <w:jc w:val="left"/>
          </w:pPr>
        </w:pPrChange>
      </w:pPr>
      <w:ins w:id="2746" w:author="UTENTE" w:date="2020-06-30T17:56:00Z">
        <w:r w:rsidRPr="004C42AF">
          <w:rPr>
            <w:rFonts w:ascii="Calibri" w:eastAsia="Calibri" w:hAnsi="Calibri" w:cs="Times New Roman"/>
            <w:lang w:val="en-US"/>
          </w:rPr>
          <w:t>n "I'm doing my best to improve, hoping that eventually, people will say \"I recognize that artist!\" rather than \"what weird anatomy.\""</w:t>
        </w:r>
      </w:ins>
    </w:p>
    <w:p w14:paraId="4A3C31A4" w14:textId="77777777" w:rsidR="004C42AF" w:rsidRPr="004C42AF" w:rsidRDefault="004C42AF" w:rsidP="004C42AF">
      <w:pPr>
        <w:numPr>
          <w:ilvl w:val="0"/>
          <w:numId w:val="8"/>
        </w:numPr>
        <w:spacing w:line="600" w:lineRule="auto"/>
        <w:ind w:left="720"/>
        <w:contextualSpacing/>
        <w:jc w:val="left"/>
        <w:rPr>
          <w:ins w:id="2747" w:author="UTENTE" w:date="2020-06-30T17:56:00Z"/>
          <w:rFonts w:ascii="Calibri" w:eastAsia="Calibri" w:hAnsi="Calibri" w:cs="Times New Roman"/>
          <w:lang w:val="en-US"/>
        </w:rPr>
        <w:pPrChange w:id="2748" w:author="UTENTE" w:date="2020-06-30T17:56:00Z">
          <w:pPr>
            <w:numPr>
              <w:numId w:val="32"/>
            </w:numPr>
            <w:spacing w:line="600" w:lineRule="auto"/>
            <w:ind w:left="720" w:hanging="360"/>
            <w:contextualSpacing/>
            <w:jc w:val="left"/>
          </w:pPr>
        </w:pPrChange>
      </w:pPr>
      <w:ins w:id="2749" w:author="UTENTE" w:date="2020-06-30T17:56:00Z">
        <w:r w:rsidRPr="004C42AF">
          <w:rPr>
            <w:rFonts w:ascii="Calibri" w:eastAsia="Calibri" w:hAnsi="Calibri" w:cs="Times New Roman"/>
            <w:lang w:val="en-US"/>
          </w:rPr>
          <w:t>n "–Anyway, I have some time to spare, so I plop down in my office chair with coffee mug in hand."</w:t>
        </w:r>
      </w:ins>
    </w:p>
    <w:p w14:paraId="02494177" w14:textId="77777777" w:rsidR="004C42AF" w:rsidRPr="004C42AF" w:rsidRDefault="004C42AF" w:rsidP="004C42AF">
      <w:pPr>
        <w:numPr>
          <w:ilvl w:val="0"/>
          <w:numId w:val="8"/>
        </w:numPr>
        <w:spacing w:line="600" w:lineRule="auto"/>
        <w:ind w:left="720"/>
        <w:contextualSpacing/>
        <w:jc w:val="left"/>
        <w:rPr>
          <w:ins w:id="2750" w:author="UTENTE" w:date="2020-06-30T17:56:00Z"/>
          <w:rFonts w:ascii="Calibri" w:eastAsia="Calibri" w:hAnsi="Calibri" w:cs="Times New Roman"/>
          <w:lang w:val="en-US"/>
        </w:rPr>
        <w:pPrChange w:id="2751" w:author="UTENTE" w:date="2020-06-30T17:56:00Z">
          <w:pPr>
            <w:numPr>
              <w:numId w:val="32"/>
            </w:numPr>
            <w:spacing w:line="600" w:lineRule="auto"/>
            <w:ind w:left="720" w:hanging="360"/>
            <w:contextualSpacing/>
            <w:jc w:val="left"/>
          </w:pPr>
        </w:pPrChange>
      </w:pPr>
      <w:ins w:id="2752" w:author="UTENTE" w:date="2020-06-30T17:56:00Z">
        <w:r w:rsidRPr="004C42AF">
          <w:rPr>
            <w:rFonts w:ascii="Calibri" w:eastAsia="Calibri" w:hAnsi="Calibri" w:cs="Times New Roman"/>
            <w:lang w:val="en-US"/>
          </w:rPr>
          <w:t>mcp "\"…\""</w:t>
        </w:r>
      </w:ins>
    </w:p>
    <w:p w14:paraId="4F612063" w14:textId="77777777" w:rsidR="004C42AF" w:rsidRPr="004C42AF" w:rsidRDefault="004C42AF" w:rsidP="004C42AF">
      <w:pPr>
        <w:numPr>
          <w:ilvl w:val="0"/>
          <w:numId w:val="8"/>
        </w:numPr>
        <w:spacing w:line="600" w:lineRule="auto"/>
        <w:ind w:left="720"/>
        <w:contextualSpacing/>
        <w:jc w:val="left"/>
        <w:rPr>
          <w:ins w:id="2753" w:author="UTENTE" w:date="2020-06-30T17:56:00Z"/>
          <w:rFonts w:ascii="Calibri" w:eastAsia="Calibri" w:hAnsi="Calibri" w:cs="Times New Roman"/>
          <w:lang w:val="en-US"/>
        </w:rPr>
        <w:pPrChange w:id="2754" w:author="UTENTE" w:date="2020-06-30T17:56:00Z">
          <w:pPr>
            <w:numPr>
              <w:numId w:val="32"/>
            </w:numPr>
            <w:spacing w:line="600" w:lineRule="auto"/>
            <w:ind w:left="720" w:hanging="360"/>
            <w:contextualSpacing/>
            <w:jc w:val="left"/>
          </w:pPr>
        </w:pPrChange>
      </w:pPr>
      <w:ins w:id="2755" w:author="UTENTE" w:date="2020-06-30T17:56:00Z">
        <w:r w:rsidRPr="004C42AF">
          <w:rPr>
            <w:rFonts w:ascii="Calibri" w:eastAsia="Calibri" w:hAnsi="Calibri" w:cs="Times New Roman"/>
            <w:lang w:val="en-US"/>
          </w:rPr>
          <w:t>n "…But the moment I stare at my computer screen, I suddenly remember what happened last night."</w:t>
        </w:r>
      </w:ins>
    </w:p>
    <w:p w14:paraId="5C244B9C" w14:textId="77777777" w:rsidR="004C42AF" w:rsidRPr="004C42AF" w:rsidRDefault="004C42AF" w:rsidP="004C42AF">
      <w:pPr>
        <w:numPr>
          <w:ilvl w:val="0"/>
          <w:numId w:val="8"/>
        </w:numPr>
        <w:spacing w:line="600" w:lineRule="auto"/>
        <w:ind w:left="720"/>
        <w:contextualSpacing/>
        <w:jc w:val="left"/>
        <w:rPr>
          <w:ins w:id="2756" w:author="UTENTE" w:date="2020-06-30T17:56:00Z"/>
          <w:rFonts w:ascii="Calibri" w:eastAsia="Calibri" w:hAnsi="Calibri" w:cs="Times New Roman"/>
          <w:lang w:val="en-US"/>
        </w:rPr>
        <w:pPrChange w:id="2757" w:author="UTENTE" w:date="2020-06-30T17:56:00Z">
          <w:pPr>
            <w:numPr>
              <w:numId w:val="32"/>
            </w:numPr>
            <w:spacing w:line="600" w:lineRule="auto"/>
            <w:ind w:left="720" w:hanging="360"/>
            <w:contextualSpacing/>
            <w:jc w:val="left"/>
          </w:pPr>
        </w:pPrChange>
      </w:pPr>
      <w:ins w:id="2758" w:author="UTENTE" w:date="2020-06-30T17:56:00Z">
        <w:r w:rsidRPr="004C42AF">
          <w:rPr>
            <w:rFonts w:ascii="Calibri" w:eastAsia="Calibri" w:hAnsi="Calibri" w:cs="Times New Roman"/>
            <w:lang w:val="en-US"/>
          </w:rPr>
          <w:t>n "Back on that dark street…"</w:t>
        </w:r>
      </w:ins>
    </w:p>
    <w:p w14:paraId="777581C0" w14:textId="77777777" w:rsidR="004C42AF" w:rsidRPr="004C42AF" w:rsidRDefault="004C42AF" w:rsidP="004C42AF">
      <w:pPr>
        <w:numPr>
          <w:ilvl w:val="0"/>
          <w:numId w:val="8"/>
        </w:numPr>
        <w:spacing w:line="600" w:lineRule="auto"/>
        <w:ind w:left="720"/>
        <w:contextualSpacing/>
        <w:jc w:val="left"/>
        <w:rPr>
          <w:ins w:id="2759" w:author="UTENTE" w:date="2020-06-30T17:56:00Z"/>
          <w:rFonts w:ascii="Calibri" w:eastAsia="Calibri" w:hAnsi="Calibri" w:cs="Times New Roman"/>
          <w:lang w:val="en-US"/>
        </w:rPr>
        <w:pPrChange w:id="2760" w:author="UTENTE" w:date="2020-06-30T17:56:00Z">
          <w:pPr>
            <w:numPr>
              <w:numId w:val="32"/>
            </w:numPr>
            <w:spacing w:line="600" w:lineRule="auto"/>
            <w:ind w:left="720" w:hanging="360"/>
            <w:contextualSpacing/>
            <w:jc w:val="left"/>
          </w:pPr>
        </w:pPrChange>
      </w:pPr>
      <w:ins w:id="2761" w:author="UTENTE" w:date="2020-06-30T17:56:00Z">
        <w:r w:rsidRPr="004C42AF">
          <w:rPr>
            <w:rFonts w:ascii="Calibri" w:eastAsia="Calibri" w:hAnsi="Calibri" w:cs="Times New Roman"/>
            <w:lang w:val="en-US"/>
          </w:rPr>
          <w:t>i "\"You might even see a friend of yours there. Or maybe {i}customer{/i} is a better word…?\""</w:t>
        </w:r>
      </w:ins>
    </w:p>
    <w:p w14:paraId="71FF9A08" w14:textId="77777777" w:rsidR="004C42AF" w:rsidRPr="004C42AF" w:rsidRDefault="004C42AF" w:rsidP="004C42AF">
      <w:pPr>
        <w:numPr>
          <w:ilvl w:val="0"/>
          <w:numId w:val="8"/>
        </w:numPr>
        <w:spacing w:line="600" w:lineRule="auto"/>
        <w:ind w:left="720"/>
        <w:contextualSpacing/>
        <w:jc w:val="left"/>
        <w:rPr>
          <w:ins w:id="2762" w:author="UTENTE" w:date="2020-06-30T17:56:00Z"/>
          <w:rFonts w:ascii="Calibri" w:eastAsia="Calibri" w:hAnsi="Calibri" w:cs="Times New Roman"/>
          <w:lang w:val="en-US"/>
        </w:rPr>
        <w:pPrChange w:id="2763" w:author="UTENTE" w:date="2020-06-30T17:56:00Z">
          <w:pPr>
            <w:numPr>
              <w:numId w:val="32"/>
            </w:numPr>
            <w:spacing w:line="600" w:lineRule="auto"/>
            <w:ind w:left="720" w:hanging="360"/>
            <w:contextualSpacing/>
            <w:jc w:val="left"/>
          </w:pPr>
        </w:pPrChange>
      </w:pPr>
      <w:ins w:id="2764" w:author="UTENTE" w:date="2020-06-30T17:56:00Z">
        <w:r w:rsidRPr="004C42AF">
          <w:rPr>
            <w:rFonts w:ascii="Calibri" w:eastAsia="Calibri" w:hAnsi="Calibri" w:cs="Times New Roman"/>
            <w:lang w:val="en-US"/>
          </w:rPr>
          <w:t>n "Isaac was acting like he knew something about me, or someone I know, even though that should be impossible."</w:t>
        </w:r>
        <w:r w:rsidRPr="004C42AF">
          <w:rPr>
            <w:rFonts w:ascii="Calibri" w:eastAsia="Calibri" w:hAnsi="Calibri" w:cs="Times New Roman"/>
            <w:lang w:val="en-US"/>
          </w:rPr>
          <w:br w:type="page"/>
        </w:r>
      </w:ins>
    </w:p>
    <w:p w14:paraId="14BAE986" w14:textId="77777777" w:rsidR="004C42AF" w:rsidRPr="00224F9A" w:rsidRDefault="004C42AF" w:rsidP="004C42AF">
      <w:pPr>
        <w:pStyle w:val="Paragrafoelenco"/>
        <w:numPr>
          <w:ilvl w:val="0"/>
          <w:numId w:val="9"/>
        </w:numPr>
        <w:spacing w:line="600" w:lineRule="auto"/>
        <w:ind w:left="360"/>
        <w:jc w:val="both"/>
        <w:rPr>
          <w:ins w:id="2765" w:author="UTENTE" w:date="2020-06-30T17:58:00Z"/>
          <w:lang w:val="it-IT"/>
        </w:rPr>
      </w:pPr>
      <w:ins w:id="2766" w:author="UTENTE" w:date="2020-06-30T17:58:00Z">
        <w:r w:rsidRPr="00224F9A">
          <w:rPr>
            <w:lang w:val="it-IT"/>
          </w:rPr>
          <w:lastRenderedPageBreak/>
          <w:t>n "Ho lavorato a qualche piccolo gioco e film studentesco, ma mi piacerebbe scalare le classifiche un giorno…   {w}o almeno uscire dal 5% degli artisti meno ascoltati su Cloudsound."</w:t>
        </w:r>
      </w:ins>
    </w:p>
    <w:p w14:paraId="619D6C68" w14:textId="77777777" w:rsidR="004C42AF" w:rsidRPr="00224F9A" w:rsidRDefault="004C42AF" w:rsidP="004C42AF">
      <w:pPr>
        <w:pStyle w:val="Paragrafoelenco"/>
        <w:numPr>
          <w:ilvl w:val="0"/>
          <w:numId w:val="9"/>
        </w:numPr>
        <w:spacing w:line="600" w:lineRule="auto"/>
        <w:ind w:left="360"/>
        <w:jc w:val="both"/>
        <w:rPr>
          <w:ins w:id="2767" w:author="UTENTE" w:date="2020-06-30T17:58:00Z"/>
          <w:lang w:val="it-IT"/>
        </w:rPr>
      </w:pPr>
      <w:ins w:id="2768" w:author="UTENTE" w:date="2020-06-30T17:58:00Z">
        <w:r w:rsidRPr="00224F9A">
          <w:rPr>
            <w:lang w:val="it-IT"/>
          </w:rPr>
          <w:t>n "Sin da quando ero bambino, ci sono sempre state un sacco di creature fantastiche e di ambientazioni che volevo disegnare."</w:t>
        </w:r>
      </w:ins>
    </w:p>
    <w:p w14:paraId="6F54C17F" w14:textId="77777777" w:rsidR="004C42AF" w:rsidRPr="00224F9A" w:rsidRDefault="004C42AF" w:rsidP="004C42AF">
      <w:pPr>
        <w:pStyle w:val="Paragrafoelenco"/>
        <w:numPr>
          <w:ilvl w:val="0"/>
          <w:numId w:val="9"/>
        </w:numPr>
        <w:spacing w:line="600" w:lineRule="auto"/>
        <w:ind w:left="360"/>
        <w:jc w:val="both"/>
        <w:rPr>
          <w:ins w:id="2769" w:author="UTENTE" w:date="2020-06-30T17:58:00Z"/>
          <w:lang w:val="it-IT"/>
        </w:rPr>
      </w:pPr>
      <w:ins w:id="2770" w:author="UTENTE" w:date="2020-06-30T17:58:00Z">
        <w:r w:rsidRPr="00224F9A">
          <w:rPr>
            <w:lang w:val="it-IT"/>
          </w:rPr>
          <w:t>n "Sono diventato abbastanza bravo da fare qualche soldo con dei lavori su commissione qua e là, ma ci sono così tanti grandi artisti più bravi di me al mondo."</w:t>
        </w:r>
      </w:ins>
    </w:p>
    <w:p w14:paraId="21901EAC" w14:textId="77777777" w:rsidR="004C42AF" w:rsidRPr="00224F9A" w:rsidRDefault="004C42AF" w:rsidP="004C42AF">
      <w:pPr>
        <w:pStyle w:val="Paragrafoelenco"/>
        <w:numPr>
          <w:ilvl w:val="0"/>
          <w:numId w:val="9"/>
        </w:numPr>
        <w:spacing w:line="600" w:lineRule="auto"/>
        <w:ind w:left="360"/>
        <w:jc w:val="both"/>
        <w:rPr>
          <w:ins w:id="2771" w:author="UTENTE" w:date="2020-06-30T17:58:00Z"/>
          <w:lang w:val="it-IT"/>
        </w:rPr>
      </w:pPr>
      <w:ins w:id="2772" w:author="UTENTE" w:date="2020-06-30T17:58:00Z">
        <w:r w:rsidRPr="00224F9A">
          <w:rPr>
            <w:lang w:val="it-IT"/>
          </w:rPr>
          <w:t>n "Sto facendo tutto il possibile per migliorare, sperando che prima o poi, le persone dicano \"Riconosco quest'artista!\", piuttosto di \"che strana anatomia.\""</w:t>
        </w:r>
      </w:ins>
    </w:p>
    <w:p w14:paraId="30F577F0" w14:textId="77777777" w:rsidR="004C42AF" w:rsidRPr="00224F9A" w:rsidRDefault="004C42AF" w:rsidP="004C42AF">
      <w:pPr>
        <w:pStyle w:val="Paragrafoelenco"/>
        <w:numPr>
          <w:ilvl w:val="0"/>
          <w:numId w:val="9"/>
        </w:numPr>
        <w:spacing w:line="600" w:lineRule="auto"/>
        <w:ind w:left="360"/>
        <w:jc w:val="both"/>
        <w:rPr>
          <w:ins w:id="2773" w:author="UTENTE" w:date="2020-06-30T17:58:00Z"/>
          <w:lang w:val="it-IT"/>
        </w:rPr>
      </w:pPr>
      <w:ins w:id="2774" w:author="UTENTE" w:date="2020-06-30T17:58:00Z">
        <w:r w:rsidRPr="00224F9A">
          <w:rPr>
            <w:lang w:val="it-IT"/>
          </w:rPr>
          <w:t>n "-Comunque, ho un po' di tempo libero, quindi mi butto sulla mia sedia da ufficio con la mia tazza di caffè fumante in mano."</w:t>
        </w:r>
      </w:ins>
    </w:p>
    <w:p w14:paraId="540708A7" w14:textId="77777777" w:rsidR="004C42AF" w:rsidRPr="00224F9A" w:rsidRDefault="004C42AF" w:rsidP="004C42AF">
      <w:pPr>
        <w:pStyle w:val="Paragrafoelenco"/>
        <w:numPr>
          <w:ilvl w:val="0"/>
          <w:numId w:val="9"/>
        </w:numPr>
        <w:spacing w:line="600" w:lineRule="auto"/>
        <w:ind w:left="360"/>
        <w:jc w:val="both"/>
        <w:rPr>
          <w:ins w:id="2775" w:author="UTENTE" w:date="2020-06-30T17:58:00Z"/>
          <w:lang w:val="it-IT"/>
        </w:rPr>
      </w:pPr>
      <w:ins w:id="2776" w:author="UTENTE" w:date="2020-06-30T17:58:00Z">
        <w:r w:rsidRPr="00224F9A">
          <w:rPr>
            <w:lang w:val="it-IT"/>
          </w:rPr>
          <w:t>mcp "\"…\""</w:t>
        </w:r>
      </w:ins>
    </w:p>
    <w:p w14:paraId="2CE3E009" w14:textId="77777777" w:rsidR="004C42AF" w:rsidRPr="00224F9A" w:rsidRDefault="004C42AF" w:rsidP="004C42AF">
      <w:pPr>
        <w:pStyle w:val="Paragrafoelenco"/>
        <w:numPr>
          <w:ilvl w:val="0"/>
          <w:numId w:val="9"/>
        </w:numPr>
        <w:spacing w:line="600" w:lineRule="auto"/>
        <w:ind w:left="360"/>
        <w:jc w:val="both"/>
        <w:rPr>
          <w:ins w:id="2777" w:author="UTENTE" w:date="2020-06-30T17:58:00Z"/>
          <w:lang w:val="it-IT"/>
        </w:rPr>
      </w:pPr>
      <w:ins w:id="2778" w:author="UTENTE" w:date="2020-06-30T17:58:00Z">
        <w:r w:rsidRPr="00224F9A">
          <w:rPr>
            <w:lang w:val="it-IT"/>
          </w:rPr>
          <w:t>n "…Ma appena poggio gli occhi sullo schermo, all'improvviso mi ricordo di quello che è successo la scorsa notte."</w:t>
        </w:r>
      </w:ins>
    </w:p>
    <w:p w14:paraId="3D168C4A" w14:textId="77777777" w:rsidR="004C42AF" w:rsidRPr="00224F9A" w:rsidRDefault="004C42AF" w:rsidP="004C42AF">
      <w:pPr>
        <w:pStyle w:val="Paragrafoelenco"/>
        <w:numPr>
          <w:ilvl w:val="0"/>
          <w:numId w:val="9"/>
        </w:numPr>
        <w:spacing w:line="600" w:lineRule="auto"/>
        <w:ind w:left="360"/>
        <w:jc w:val="both"/>
        <w:rPr>
          <w:ins w:id="2779" w:author="UTENTE" w:date="2020-06-30T17:58:00Z"/>
          <w:lang w:val="it-IT"/>
        </w:rPr>
      </w:pPr>
      <w:ins w:id="2780" w:author="UTENTE" w:date="2020-06-30T17:58:00Z">
        <w:r w:rsidRPr="00224F9A">
          <w:rPr>
            <w:lang w:val="it-IT"/>
          </w:rPr>
          <w:t>n "In quella strada buia…"</w:t>
        </w:r>
      </w:ins>
    </w:p>
    <w:p w14:paraId="2510D69D" w14:textId="77777777" w:rsidR="004C42AF" w:rsidRPr="00224F9A" w:rsidRDefault="004C42AF" w:rsidP="004C42AF">
      <w:pPr>
        <w:pStyle w:val="Paragrafoelenco"/>
        <w:numPr>
          <w:ilvl w:val="0"/>
          <w:numId w:val="9"/>
        </w:numPr>
        <w:spacing w:line="600" w:lineRule="auto"/>
        <w:ind w:left="360"/>
        <w:jc w:val="both"/>
        <w:rPr>
          <w:ins w:id="2781" w:author="UTENTE" w:date="2020-06-30T17:58:00Z"/>
          <w:lang w:val="it-IT"/>
        </w:rPr>
      </w:pPr>
      <w:ins w:id="2782" w:author="UTENTE" w:date="2020-06-30T17:58:00Z">
        <w:r w:rsidRPr="00224F9A">
          <w:rPr>
            <w:lang w:val="it-IT"/>
          </w:rPr>
          <w:t>i "\"Potresti anche incontrare un tuo amichetto. O forse {i}cliente{/i} è la parola giusta…?\""</w:t>
        </w:r>
      </w:ins>
    </w:p>
    <w:p w14:paraId="120615D0" w14:textId="77777777" w:rsidR="004C42AF" w:rsidRPr="00224F9A" w:rsidRDefault="004C42AF" w:rsidP="004C42AF">
      <w:pPr>
        <w:pStyle w:val="Paragrafoelenco"/>
        <w:numPr>
          <w:ilvl w:val="0"/>
          <w:numId w:val="9"/>
        </w:numPr>
        <w:spacing w:line="600" w:lineRule="auto"/>
        <w:ind w:left="360"/>
        <w:jc w:val="both"/>
        <w:rPr>
          <w:ins w:id="2783" w:author="UTENTE" w:date="2020-06-30T17:58:00Z"/>
          <w:lang w:val="it-IT"/>
        </w:rPr>
      </w:pPr>
      <w:ins w:id="2784" w:author="UTENTE" w:date="2020-06-30T17:58:00Z">
        <w:r w:rsidRPr="00224F9A">
          <w:rPr>
            <w:lang w:val="it-IT"/>
          </w:rPr>
          <w:t>n "Isaac si comportava come se sapesse qualcosa di me, o qualcuno che conosco, ma è chiaramente impossibile."</w:t>
        </w:r>
      </w:ins>
    </w:p>
    <w:p w14:paraId="4AF8F682" w14:textId="4C15B790" w:rsidR="004C42AF" w:rsidRPr="004C42AF" w:rsidRDefault="004C42AF">
      <w:pPr>
        <w:spacing w:line="240" w:lineRule="auto"/>
        <w:jc w:val="left"/>
        <w:rPr>
          <w:ins w:id="2785" w:author="UTENTE" w:date="2020-06-30T17:56:00Z"/>
          <w:rPrChange w:id="2786" w:author="UTENTE" w:date="2020-06-30T17:58:00Z">
            <w:rPr>
              <w:ins w:id="2787" w:author="UTENTE" w:date="2020-06-30T17:56:00Z"/>
            </w:rPr>
          </w:rPrChange>
        </w:rPr>
      </w:pPr>
      <w:ins w:id="2788" w:author="UTENTE" w:date="2020-06-30T17:56:00Z">
        <w:r w:rsidRPr="004C42AF">
          <w:rPr>
            <w:rPrChange w:id="2789" w:author="UTENTE" w:date="2020-06-30T17:58:00Z">
              <w:rPr/>
            </w:rPrChange>
          </w:rPr>
          <w:br w:type="page"/>
        </w:r>
      </w:ins>
    </w:p>
    <w:p w14:paraId="0FAB72B3" w14:textId="24C1B2C1" w:rsidR="004C42AF" w:rsidRPr="004C42AF" w:rsidRDefault="004C42AF" w:rsidP="004C42AF">
      <w:pPr>
        <w:pStyle w:val="Paragrafoelenco"/>
        <w:numPr>
          <w:ilvl w:val="0"/>
          <w:numId w:val="9"/>
        </w:numPr>
        <w:spacing w:line="600" w:lineRule="auto"/>
        <w:rPr>
          <w:ins w:id="2790" w:author="UTENTE" w:date="2020-06-30T17:58:00Z"/>
          <w:rFonts w:ascii="Calibri" w:eastAsia="Calibri" w:hAnsi="Calibri" w:cs="Times New Roman"/>
          <w:lang w:val="en-US"/>
          <w:rPrChange w:id="2791" w:author="UTENTE" w:date="2020-06-30T17:59:00Z">
            <w:rPr>
              <w:ins w:id="2792" w:author="UTENTE" w:date="2020-06-30T17:58:00Z"/>
            </w:rPr>
          </w:rPrChange>
        </w:rPr>
        <w:pPrChange w:id="2793" w:author="UTENTE" w:date="2020-06-30T17:59:00Z">
          <w:pPr>
            <w:numPr>
              <w:numId w:val="33"/>
            </w:numPr>
            <w:spacing w:line="600" w:lineRule="auto"/>
            <w:ind w:left="502" w:hanging="360"/>
            <w:contextualSpacing/>
            <w:jc w:val="left"/>
          </w:pPr>
        </w:pPrChange>
      </w:pPr>
      <w:ins w:id="2794" w:author="UTENTE" w:date="2020-06-30T17:58:00Z">
        <w:r w:rsidRPr="004C42AF">
          <w:rPr>
            <w:rFonts w:ascii="Calibri" w:eastAsia="Calibri" w:hAnsi="Calibri" w:cs="Times New Roman"/>
            <w:lang w:val="en-US"/>
            <w:rPrChange w:id="2795" w:author="UTENTE" w:date="2020-06-30T17:59:00Z">
              <w:rPr/>
            </w:rPrChange>
          </w:rPr>
          <w:lastRenderedPageBreak/>
          <w:t>n "There was something unnerving about what he said afterwards, but I can't really remember his words…{w} it's all fuzzy."</w:t>
        </w:r>
      </w:ins>
    </w:p>
    <w:p w14:paraId="3F5C0555" w14:textId="77777777" w:rsidR="004C42AF" w:rsidRPr="004C42AF" w:rsidRDefault="004C42AF" w:rsidP="004C42AF">
      <w:pPr>
        <w:numPr>
          <w:ilvl w:val="0"/>
          <w:numId w:val="9"/>
        </w:numPr>
        <w:spacing w:line="600" w:lineRule="auto"/>
        <w:contextualSpacing/>
        <w:jc w:val="left"/>
        <w:rPr>
          <w:ins w:id="2796" w:author="UTENTE" w:date="2020-06-30T17:58:00Z"/>
          <w:rFonts w:ascii="Calibri" w:eastAsia="Calibri" w:hAnsi="Calibri" w:cs="Times New Roman"/>
          <w:lang w:val="en-US"/>
        </w:rPr>
        <w:pPrChange w:id="2797" w:author="UTENTE" w:date="2020-06-30T17:59:00Z">
          <w:pPr>
            <w:numPr>
              <w:numId w:val="33"/>
            </w:numPr>
            <w:spacing w:line="600" w:lineRule="auto"/>
            <w:ind w:left="720" w:hanging="360"/>
            <w:contextualSpacing/>
            <w:jc w:val="left"/>
          </w:pPr>
        </w:pPrChange>
      </w:pPr>
      <w:ins w:id="2798" w:author="UTENTE" w:date="2020-06-30T17:58:00Z">
        <w:r w:rsidRPr="004C42AF">
          <w:rPr>
            <w:rFonts w:ascii="Calibri" w:eastAsia="Calibri" w:hAnsi="Calibri" w:cs="Times New Roman"/>
            <w:lang w:val="en-US"/>
          </w:rPr>
          <w:t>n "–I'm starting to think that it's not some random drug deal going down tonight."</w:t>
        </w:r>
      </w:ins>
    </w:p>
    <w:p w14:paraId="48457295" w14:textId="77777777" w:rsidR="004C42AF" w:rsidRPr="004C42AF" w:rsidRDefault="004C42AF" w:rsidP="004C42AF">
      <w:pPr>
        <w:numPr>
          <w:ilvl w:val="0"/>
          <w:numId w:val="9"/>
        </w:numPr>
        <w:spacing w:line="600" w:lineRule="auto"/>
        <w:contextualSpacing/>
        <w:jc w:val="left"/>
        <w:rPr>
          <w:ins w:id="2799" w:author="UTENTE" w:date="2020-06-30T17:58:00Z"/>
          <w:rFonts w:ascii="Calibri" w:eastAsia="Calibri" w:hAnsi="Calibri" w:cs="Times New Roman"/>
          <w:lang w:val="en-US"/>
        </w:rPr>
        <w:pPrChange w:id="2800" w:author="UTENTE" w:date="2020-06-30T17:59:00Z">
          <w:pPr>
            <w:numPr>
              <w:numId w:val="33"/>
            </w:numPr>
            <w:spacing w:line="600" w:lineRule="auto"/>
            <w:ind w:left="720" w:hanging="360"/>
            <w:contextualSpacing/>
            <w:jc w:val="left"/>
          </w:pPr>
        </w:pPrChange>
      </w:pPr>
      <w:ins w:id="2801" w:author="UTENTE" w:date="2020-06-30T17:58:00Z">
        <w:r w:rsidRPr="004C42AF">
          <w:rPr>
            <w:rFonts w:ascii="Calibri" w:eastAsia="Calibri" w:hAnsi="Calibri" w:cs="Times New Roman"/>
            <w:lang w:val="en-US"/>
          </w:rPr>
          <w:t>n "A smart man would keep his distance, but if I don't figure out what Isaac meant, it's gonna drive me crazy."</w:t>
        </w:r>
      </w:ins>
    </w:p>
    <w:p w14:paraId="2B499CC4" w14:textId="77777777" w:rsidR="004C42AF" w:rsidRPr="004C42AF" w:rsidRDefault="004C42AF" w:rsidP="004C42AF">
      <w:pPr>
        <w:numPr>
          <w:ilvl w:val="0"/>
          <w:numId w:val="9"/>
        </w:numPr>
        <w:spacing w:line="600" w:lineRule="auto"/>
        <w:contextualSpacing/>
        <w:jc w:val="left"/>
        <w:rPr>
          <w:ins w:id="2802" w:author="UTENTE" w:date="2020-06-30T17:58:00Z"/>
          <w:rFonts w:ascii="Calibri" w:eastAsia="Calibri" w:hAnsi="Calibri" w:cs="Times New Roman"/>
          <w:lang w:val="en-US"/>
        </w:rPr>
        <w:pPrChange w:id="2803" w:author="UTENTE" w:date="2020-06-30T17:59:00Z">
          <w:pPr>
            <w:numPr>
              <w:numId w:val="33"/>
            </w:numPr>
            <w:spacing w:line="600" w:lineRule="auto"/>
            <w:ind w:left="720" w:hanging="360"/>
            <w:contextualSpacing/>
            <w:jc w:val="left"/>
          </w:pPr>
        </w:pPrChange>
      </w:pPr>
      <w:ins w:id="2804" w:author="UTENTE" w:date="2020-06-30T17:58:00Z">
        <w:r w:rsidRPr="004C42AF">
          <w:rPr>
            <w:rFonts w:ascii="Calibri" w:eastAsia="Calibri" w:hAnsi="Calibri" w:cs="Times New Roman"/>
            <w:lang w:val="en-US"/>
          </w:rPr>
          <w:t>mcp "\"That sleazeball in a suit is up to something, that's for sure…\""</w:t>
        </w:r>
      </w:ins>
    </w:p>
    <w:p w14:paraId="420FCE7D" w14:textId="77777777" w:rsidR="004C42AF" w:rsidRPr="004C42AF" w:rsidRDefault="004C42AF" w:rsidP="004C42AF">
      <w:pPr>
        <w:numPr>
          <w:ilvl w:val="0"/>
          <w:numId w:val="9"/>
        </w:numPr>
        <w:spacing w:line="600" w:lineRule="auto"/>
        <w:contextualSpacing/>
        <w:jc w:val="left"/>
        <w:rPr>
          <w:ins w:id="2805" w:author="UTENTE" w:date="2020-06-30T17:58:00Z"/>
          <w:rFonts w:ascii="Calibri" w:eastAsia="Calibri" w:hAnsi="Calibri" w:cs="Times New Roman"/>
          <w:lang w:val="en-US"/>
        </w:rPr>
        <w:pPrChange w:id="2806" w:author="UTENTE" w:date="2020-06-30T17:59:00Z">
          <w:pPr>
            <w:numPr>
              <w:numId w:val="33"/>
            </w:numPr>
            <w:spacing w:line="600" w:lineRule="auto"/>
            <w:ind w:left="720" w:hanging="360"/>
            <w:contextualSpacing/>
            <w:jc w:val="left"/>
          </w:pPr>
        </w:pPrChange>
      </w:pPr>
      <w:ins w:id="2807" w:author="UTENTE" w:date="2020-06-30T17:58:00Z">
        <w:r w:rsidRPr="004C42AF">
          <w:rPr>
            <w:rFonts w:ascii="Calibri" w:eastAsia="Calibri" w:hAnsi="Calibri" w:cs="Times New Roman"/>
            <w:lang w:val="en-US"/>
          </w:rPr>
          <w:t>n "I put my head down on my desk and rub my eyes with one hand."</w:t>
        </w:r>
      </w:ins>
    </w:p>
    <w:p w14:paraId="73716F98" w14:textId="77777777" w:rsidR="004C42AF" w:rsidRPr="004C42AF" w:rsidRDefault="004C42AF" w:rsidP="004C42AF">
      <w:pPr>
        <w:numPr>
          <w:ilvl w:val="0"/>
          <w:numId w:val="9"/>
        </w:numPr>
        <w:spacing w:line="600" w:lineRule="auto"/>
        <w:contextualSpacing/>
        <w:jc w:val="left"/>
        <w:rPr>
          <w:ins w:id="2808" w:author="UTENTE" w:date="2020-06-30T17:58:00Z"/>
          <w:rFonts w:ascii="Calibri" w:eastAsia="Calibri" w:hAnsi="Calibri" w:cs="Times New Roman"/>
          <w:lang w:val="en-US"/>
        </w:rPr>
        <w:pPrChange w:id="2809" w:author="UTENTE" w:date="2020-06-30T17:59:00Z">
          <w:pPr>
            <w:numPr>
              <w:numId w:val="33"/>
            </w:numPr>
            <w:spacing w:line="600" w:lineRule="auto"/>
            <w:ind w:left="720" w:hanging="360"/>
            <w:contextualSpacing/>
            <w:jc w:val="left"/>
          </w:pPr>
        </w:pPrChange>
      </w:pPr>
      <w:ins w:id="2810" w:author="UTENTE" w:date="2020-06-30T17:58:00Z">
        <w:r w:rsidRPr="004C42AF">
          <w:rPr>
            <w:rFonts w:ascii="Calibri" w:eastAsia="Calibri" w:hAnsi="Calibri" w:cs="Times New Roman"/>
            <w:lang w:val="en-US"/>
          </w:rPr>
          <w:t>n "I guess there's no helping it, huh… {w}I'll have to see for myself what'll happen tonight."</w:t>
        </w:r>
      </w:ins>
    </w:p>
    <w:p w14:paraId="61D3006B" w14:textId="77777777" w:rsidR="004C42AF" w:rsidRPr="004C42AF" w:rsidRDefault="004C42AF" w:rsidP="004C42AF">
      <w:pPr>
        <w:numPr>
          <w:ilvl w:val="0"/>
          <w:numId w:val="9"/>
        </w:numPr>
        <w:spacing w:line="600" w:lineRule="auto"/>
        <w:contextualSpacing/>
        <w:jc w:val="left"/>
        <w:rPr>
          <w:ins w:id="2811" w:author="UTENTE" w:date="2020-06-30T17:58:00Z"/>
          <w:rFonts w:ascii="Calibri" w:eastAsia="Calibri" w:hAnsi="Calibri" w:cs="Times New Roman"/>
          <w:lang w:val="en-US"/>
        </w:rPr>
        <w:pPrChange w:id="2812" w:author="UTENTE" w:date="2020-06-30T17:59:00Z">
          <w:pPr>
            <w:numPr>
              <w:numId w:val="33"/>
            </w:numPr>
            <w:spacing w:line="600" w:lineRule="auto"/>
            <w:ind w:left="720" w:hanging="360"/>
            <w:contextualSpacing/>
            <w:jc w:val="left"/>
          </w:pPr>
        </w:pPrChange>
      </w:pPr>
      <w:ins w:id="2813" w:author="UTENTE" w:date="2020-06-30T17:58:00Z">
        <w:r w:rsidRPr="004C42AF">
          <w:rPr>
            <w:rFonts w:ascii="Calibri" w:eastAsia="Calibri" w:hAnsi="Calibri" w:cs="Times New Roman"/>
            <w:lang w:val="en-US"/>
          </w:rPr>
          <w:t>n "Distracted by my own thoughts, I spend the rest of the time until my shift halfheartedly working on a new project."</w:t>
        </w:r>
      </w:ins>
    </w:p>
    <w:p w14:paraId="76C3FFC7" w14:textId="77777777" w:rsidR="004C42AF" w:rsidRPr="004C42AF" w:rsidRDefault="004C42AF" w:rsidP="004C42AF">
      <w:pPr>
        <w:numPr>
          <w:ilvl w:val="0"/>
          <w:numId w:val="9"/>
        </w:numPr>
        <w:spacing w:line="600" w:lineRule="auto"/>
        <w:contextualSpacing/>
        <w:jc w:val="left"/>
        <w:rPr>
          <w:ins w:id="2814" w:author="UTENTE" w:date="2020-06-30T17:58:00Z"/>
          <w:rFonts w:ascii="Calibri" w:eastAsia="Calibri" w:hAnsi="Calibri" w:cs="Times New Roman"/>
          <w:lang w:val="en-US"/>
        </w:rPr>
        <w:pPrChange w:id="2815" w:author="UTENTE" w:date="2020-06-30T17:59:00Z">
          <w:pPr>
            <w:numPr>
              <w:numId w:val="33"/>
            </w:numPr>
            <w:spacing w:line="600" w:lineRule="auto"/>
            <w:ind w:left="720" w:hanging="360"/>
            <w:contextualSpacing/>
            <w:jc w:val="left"/>
          </w:pPr>
        </w:pPrChange>
      </w:pPr>
      <w:ins w:id="2816" w:author="UTENTE" w:date="2020-06-30T17:58:00Z">
        <w:r w:rsidRPr="004C42AF">
          <w:rPr>
            <w:rFonts w:ascii="Calibri" w:eastAsia="Calibri" w:hAnsi="Calibri" w:cs="Times New Roman"/>
            <w:lang w:val="en-US"/>
          </w:rPr>
          <w:t>n "After what feels like forever, it finally gets dark, and I head out to start my shift."</w:t>
        </w:r>
      </w:ins>
    </w:p>
    <w:p w14:paraId="58387F9C" w14:textId="77777777" w:rsidR="004C42AF" w:rsidRPr="004C42AF" w:rsidRDefault="004C42AF" w:rsidP="004C42AF">
      <w:pPr>
        <w:numPr>
          <w:ilvl w:val="0"/>
          <w:numId w:val="9"/>
        </w:numPr>
        <w:spacing w:line="600" w:lineRule="auto"/>
        <w:contextualSpacing/>
        <w:jc w:val="left"/>
        <w:rPr>
          <w:ins w:id="2817" w:author="UTENTE" w:date="2020-06-30T17:58:00Z"/>
          <w:rFonts w:ascii="Calibri" w:eastAsia="Calibri" w:hAnsi="Calibri" w:cs="Times New Roman"/>
          <w:lang w:val="en-US"/>
        </w:rPr>
        <w:pPrChange w:id="2818" w:author="UTENTE" w:date="2020-06-30T17:59:00Z">
          <w:pPr>
            <w:numPr>
              <w:numId w:val="33"/>
            </w:numPr>
            <w:spacing w:line="600" w:lineRule="auto"/>
            <w:ind w:left="720" w:hanging="360"/>
            <w:contextualSpacing/>
            <w:jc w:val="left"/>
          </w:pPr>
        </w:pPrChange>
      </w:pPr>
      <w:ins w:id="2819" w:author="UTENTE" w:date="2020-06-30T17:58:00Z">
        <w:r w:rsidRPr="004C42AF">
          <w:rPr>
            <w:rFonts w:ascii="Calibri" w:eastAsia="Calibri" w:hAnsi="Calibri" w:cs="Times New Roman"/>
            <w:lang w:val="en-US"/>
          </w:rPr>
          <w:t>n "But during my walk, I can't help feeling a lot more nervous than normal."</w:t>
        </w:r>
      </w:ins>
    </w:p>
    <w:p w14:paraId="0A846981" w14:textId="77777777" w:rsidR="004C42AF" w:rsidRPr="004C42AF" w:rsidRDefault="004C42AF" w:rsidP="004C42AF">
      <w:pPr>
        <w:numPr>
          <w:ilvl w:val="0"/>
          <w:numId w:val="9"/>
        </w:numPr>
        <w:spacing w:line="600" w:lineRule="auto"/>
        <w:contextualSpacing/>
        <w:jc w:val="left"/>
        <w:rPr>
          <w:ins w:id="2820" w:author="UTENTE" w:date="2020-06-30T17:58:00Z"/>
          <w:rFonts w:ascii="Calibri" w:eastAsia="Calibri" w:hAnsi="Calibri" w:cs="Times New Roman"/>
          <w:lang w:val="en-US"/>
        </w:rPr>
        <w:pPrChange w:id="2821" w:author="UTENTE" w:date="2020-06-30T17:59:00Z">
          <w:pPr>
            <w:numPr>
              <w:numId w:val="33"/>
            </w:numPr>
            <w:spacing w:line="600" w:lineRule="auto"/>
            <w:ind w:left="720" w:hanging="360"/>
            <w:contextualSpacing/>
            <w:jc w:val="left"/>
          </w:pPr>
        </w:pPrChange>
      </w:pPr>
      <w:ins w:id="2822" w:author="UTENTE" w:date="2020-06-30T17:58:00Z">
        <w:r w:rsidRPr="004C42AF">
          <w:rPr>
            <w:rFonts w:ascii="Calibri" w:eastAsia="Calibri" w:hAnsi="Calibri" w:cs="Times New Roman"/>
            <w:lang w:val="en-US"/>
          </w:rPr>
          <w:t>n "Troy left this morning for a business trip, so I'm the only one who's working tonight…"</w:t>
        </w:r>
      </w:ins>
    </w:p>
    <w:p w14:paraId="14D02793" w14:textId="77777777" w:rsidR="004C42AF" w:rsidRPr="004C42AF" w:rsidRDefault="004C42AF" w:rsidP="004C42AF">
      <w:pPr>
        <w:numPr>
          <w:ilvl w:val="0"/>
          <w:numId w:val="9"/>
        </w:numPr>
        <w:spacing w:line="600" w:lineRule="auto"/>
        <w:contextualSpacing/>
        <w:jc w:val="left"/>
        <w:rPr>
          <w:ins w:id="2823" w:author="UTENTE" w:date="2020-06-30T17:58:00Z"/>
          <w:rFonts w:ascii="Calibri" w:eastAsia="Calibri" w:hAnsi="Calibri" w:cs="Times New Roman"/>
          <w:lang w:val="en-US"/>
        </w:rPr>
        <w:pPrChange w:id="2824" w:author="UTENTE" w:date="2020-06-30T17:59:00Z">
          <w:pPr>
            <w:numPr>
              <w:numId w:val="33"/>
            </w:numPr>
            <w:spacing w:line="600" w:lineRule="auto"/>
            <w:ind w:left="720" w:hanging="360"/>
            <w:contextualSpacing/>
            <w:jc w:val="left"/>
          </w:pPr>
        </w:pPrChange>
      </w:pPr>
      <w:ins w:id="2825" w:author="UTENTE" w:date="2020-06-30T17:58:00Z">
        <w:r w:rsidRPr="004C42AF">
          <w:rPr>
            <w:rFonts w:ascii="Calibri" w:eastAsia="Calibri" w:hAnsi="Calibri" w:cs="Times New Roman"/>
            <w:lang w:val="en-US"/>
          </w:rPr>
          <w:t>n "And if anything happens, I'll have to deal with it entirely on my own. {w}Great."</w:t>
        </w:r>
      </w:ins>
    </w:p>
    <w:p w14:paraId="108ADE3D" w14:textId="77777777" w:rsidR="004C42AF" w:rsidRPr="004C42AF" w:rsidRDefault="004C42AF" w:rsidP="004C42AF">
      <w:pPr>
        <w:numPr>
          <w:ilvl w:val="0"/>
          <w:numId w:val="9"/>
        </w:numPr>
        <w:spacing w:line="600" w:lineRule="auto"/>
        <w:contextualSpacing/>
        <w:jc w:val="left"/>
        <w:rPr>
          <w:ins w:id="2826" w:author="UTENTE" w:date="2020-06-30T17:58:00Z"/>
          <w:rFonts w:ascii="Calibri" w:eastAsia="Calibri" w:hAnsi="Calibri" w:cs="Times New Roman"/>
          <w:lang w:val="en-US"/>
        </w:rPr>
        <w:pPrChange w:id="2827" w:author="UTENTE" w:date="2020-06-30T17:59:00Z">
          <w:pPr>
            <w:numPr>
              <w:numId w:val="33"/>
            </w:numPr>
            <w:spacing w:line="600" w:lineRule="auto"/>
            <w:ind w:left="720" w:hanging="360"/>
            <w:contextualSpacing/>
            <w:jc w:val="left"/>
          </w:pPr>
        </w:pPrChange>
      </w:pPr>
      <w:ins w:id="2828" w:author="UTENTE" w:date="2020-06-30T17:58:00Z">
        <w:r w:rsidRPr="004C42AF">
          <w:rPr>
            <w:rFonts w:ascii="Calibri" w:eastAsia="Calibri" w:hAnsi="Calibri" w:cs="Times New Roman"/>
            <w:lang w:val="en-US"/>
          </w:rPr>
          <w:t>mcp "\"…\""</w:t>
        </w:r>
        <w:r w:rsidRPr="004C42AF">
          <w:rPr>
            <w:rFonts w:ascii="Calibri" w:eastAsia="Calibri" w:hAnsi="Calibri" w:cs="Times New Roman"/>
            <w:lang w:val="en-US"/>
          </w:rPr>
          <w:br w:type="page"/>
        </w:r>
      </w:ins>
    </w:p>
    <w:p w14:paraId="2FEF4ED1" w14:textId="5AEEE683" w:rsidR="004C42AF" w:rsidRPr="004C42AF" w:rsidRDefault="004C42AF" w:rsidP="004C42AF">
      <w:pPr>
        <w:pStyle w:val="Paragrafoelenco"/>
        <w:numPr>
          <w:ilvl w:val="0"/>
          <w:numId w:val="8"/>
        </w:numPr>
        <w:spacing w:line="600" w:lineRule="auto"/>
        <w:ind w:hanging="502"/>
        <w:rPr>
          <w:ins w:id="2829" w:author="UTENTE" w:date="2020-06-30T17:59:00Z"/>
          <w:rPrChange w:id="2830" w:author="UTENTE" w:date="2020-06-30T17:59:00Z">
            <w:rPr>
              <w:ins w:id="2831" w:author="UTENTE" w:date="2020-06-30T17:59:00Z"/>
              <w:lang w:val="it-IT"/>
            </w:rPr>
          </w:rPrChange>
        </w:rPr>
        <w:pPrChange w:id="2832" w:author="UTENTE" w:date="2020-06-30T17:59:00Z">
          <w:pPr>
            <w:pStyle w:val="Paragrafoelenco"/>
            <w:numPr>
              <w:numId w:val="34"/>
            </w:numPr>
            <w:spacing w:line="600" w:lineRule="auto"/>
            <w:ind w:hanging="360"/>
            <w:jc w:val="both"/>
          </w:pPr>
        </w:pPrChange>
      </w:pPr>
      <w:ins w:id="2833" w:author="UTENTE" w:date="2020-06-30T17:59:00Z">
        <w:r w:rsidRPr="004C42AF">
          <w:rPr>
            <w:rPrChange w:id="2834" w:author="UTENTE" w:date="2020-06-30T17:59:00Z">
              <w:rPr>
                <w:lang w:val="it-IT"/>
              </w:rPr>
            </w:rPrChange>
          </w:rPr>
          <w:lastRenderedPageBreak/>
          <w:t>n "C'era qualcosa di irritante in quello che ha detto subito dopo, ma non riesco proprio a ricordarmi le sue parole… {w} è tutto così confuso."</w:t>
        </w:r>
      </w:ins>
    </w:p>
    <w:p w14:paraId="0AAF769B" w14:textId="77777777" w:rsidR="004C42AF" w:rsidRPr="00224F9A" w:rsidRDefault="004C42AF" w:rsidP="004C42AF">
      <w:pPr>
        <w:pStyle w:val="Paragrafoelenco"/>
        <w:numPr>
          <w:ilvl w:val="0"/>
          <w:numId w:val="8"/>
        </w:numPr>
        <w:spacing w:line="600" w:lineRule="auto"/>
        <w:ind w:left="360"/>
        <w:jc w:val="both"/>
        <w:rPr>
          <w:ins w:id="2835" w:author="UTENTE" w:date="2020-06-30T17:59:00Z"/>
          <w:lang w:val="it-IT"/>
        </w:rPr>
        <w:pPrChange w:id="2836" w:author="UTENTE" w:date="2020-06-30T17:59:00Z">
          <w:pPr>
            <w:pStyle w:val="Paragrafoelenco"/>
            <w:numPr>
              <w:numId w:val="34"/>
            </w:numPr>
            <w:spacing w:line="600" w:lineRule="auto"/>
            <w:ind w:left="360" w:hanging="360"/>
            <w:jc w:val="both"/>
          </w:pPr>
        </w:pPrChange>
      </w:pPr>
      <w:ins w:id="2837" w:author="UTENTE" w:date="2020-06-30T17:59:00Z">
        <w:r w:rsidRPr="00224F9A">
          <w:rPr>
            <w:lang w:val="it-IT"/>
          </w:rPr>
          <w:t>n "-Inizio a pensare che non sia solo uno spaccio di droga a caso quello di stanotte."</w:t>
        </w:r>
      </w:ins>
    </w:p>
    <w:p w14:paraId="0865C126" w14:textId="77777777" w:rsidR="004C42AF" w:rsidRPr="00224F9A" w:rsidRDefault="004C42AF" w:rsidP="004C42AF">
      <w:pPr>
        <w:pStyle w:val="Paragrafoelenco"/>
        <w:numPr>
          <w:ilvl w:val="0"/>
          <w:numId w:val="8"/>
        </w:numPr>
        <w:spacing w:line="600" w:lineRule="auto"/>
        <w:ind w:left="360"/>
        <w:jc w:val="both"/>
        <w:rPr>
          <w:ins w:id="2838" w:author="UTENTE" w:date="2020-06-30T17:59:00Z"/>
          <w:lang w:val="it-IT"/>
        </w:rPr>
        <w:pPrChange w:id="2839" w:author="UTENTE" w:date="2020-06-30T17:59:00Z">
          <w:pPr>
            <w:pStyle w:val="Paragrafoelenco"/>
            <w:numPr>
              <w:numId w:val="34"/>
            </w:numPr>
            <w:spacing w:line="600" w:lineRule="auto"/>
            <w:ind w:left="360" w:hanging="360"/>
            <w:jc w:val="both"/>
          </w:pPr>
        </w:pPrChange>
      </w:pPr>
      <w:ins w:id="2840" w:author="UTENTE" w:date="2020-06-30T17:59:00Z">
        <w:r w:rsidRPr="00224F9A">
          <w:rPr>
            <w:lang w:val="it-IT"/>
          </w:rPr>
          <w:t>n "Uno sveglio se ne starebbe alla larga, ma se non scopro cosa intendesse Isaac, impazzisco."</w:t>
        </w:r>
      </w:ins>
    </w:p>
    <w:p w14:paraId="42AF820E" w14:textId="77777777" w:rsidR="004C42AF" w:rsidRPr="00224F9A" w:rsidRDefault="004C42AF" w:rsidP="004C42AF">
      <w:pPr>
        <w:pStyle w:val="Paragrafoelenco"/>
        <w:numPr>
          <w:ilvl w:val="0"/>
          <w:numId w:val="8"/>
        </w:numPr>
        <w:spacing w:line="600" w:lineRule="auto"/>
        <w:ind w:left="360"/>
        <w:jc w:val="both"/>
        <w:rPr>
          <w:ins w:id="2841" w:author="UTENTE" w:date="2020-06-30T17:59:00Z"/>
          <w:lang w:val="it-IT"/>
        </w:rPr>
        <w:pPrChange w:id="2842" w:author="UTENTE" w:date="2020-06-30T17:59:00Z">
          <w:pPr>
            <w:pStyle w:val="Paragrafoelenco"/>
            <w:numPr>
              <w:numId w:val="34"/>
            </w:numPr>
            <w:spacing w:line="600" w:lineRule="auto"/>
            <w:ind w:left="360" w:hanging="360"/>
            <w:jc w:val="both"/>
          </w:pPr>
        </w:pPrChange>
      </w:pPr>
      <w:ins w:id="2843" w:author="UTENTE" w:date="2020-06-30T17:59:00Z">
        <w:r w:rsidRPr="00224F9A">
          <w:rPr>
            <w:lang w:val="it-IT"/>
          </w:rPr>
          <w:t>mcp "\"Quel pervertito in giacca e cravatta   sta tramando qualcosa, questo è sicuro…\""</w:t>
        </w:r>
      </w:ins>
    </w:p>
    <w:p w14:paraId="621D3637" w14:textId="77777777" w:rsidR="004C42AF" w:rsidRPr="00224F9A" w:rsidRDefault="004C42AF" w:rsidP="004C42AF">
      <w:pPr>
        <w:pStyle w:val="Paragrafoelenco"/>
        <w:numPr>
          <w:ilvl w:val="0"/>
          <w:numId w:val="8"/>
        </w:numPr>
        <w:spacing w:line="600" w:lineRule="auto"/>
        <w:ind w:left="360"/>
        <w:jc w:val="both"/>
        <w:rPr>
          <w:ins w:id="2844" w:author="UTENTE" w:date="2020-06-30T17:59:00Z"/>
          <w:lang w:val="it-IT"/>
        </w:rPr>
        <w:pPrChange w:id="2845" w:author="UTENTE" w:date="2020-06-30T17:59:00Z">
          <w:pPr>
            <w:pStyle w:val="Paragrafoelenco"/>
            <w:numPr>
              <w:numId w:val="34"/>
            </w:numPr>
            <w:spacing w:line="600" w:lineRule="auto"/>
            <w:ind w:left="360" w:hanging="360"/>
            <w:jc w:val="both"/>
          </w:pPr>
        </w:pPrChange>
      </w:pPr>
      <w:ins w:id="2846" w:author="UTENTE" w:date="2020-06-30T17:59:00Z">
        <w:r w:rsidRPr="00224F9A">
          <w:rPr>
            <w:lang w:val="it-IT"/>
          </w:rPr>
          <w:t>n "Poggio la testa sulla scrivania e mi strofino gli occhi con una mano."</w:t>
        </w:r>
      </w:ins>
    </w:p>
    <w:p w14:paraId="15B5C1BC" w14:textId="77777777" w:rsidR="004C42AF" w:rsidRPr="00224F9A" w:rsidRDefault="004C42AF" w:rsidP="004C42AF">
      <w:pPr>
        <w:pStyle w:val="Paragrafoelenco"/>
        <w:numPr>
          <w:ilvl w:val="0"/>
          <w:numId w:val="8"/>
        </w:numPr>
        <w:spacing w:line="600" w:lineRule="auto"/>
        <w:ind w:left="360"/>
        <w:jc w:val="both"/>
        <w:rPr>
          <w:ins w:id="2847" w:author="UTENTE" w:date="2020-06-30T17:59:00Z"/>
          <w:lang w:val="it-IT"/>
        </w:rPr>
        <w:pPrChange w:id="2848" w:author="UTENTE" w:date="2020-06-30T17:59:00Z">
          <w:pPr>
            <w:pStyle w:val="Paragrafoelenco"/>
            <w:numPr>
              <w:numId w:val="34"/>
            </w:numPr>
            <w:spacing w:line="600" w:lineRule="auto"/>
            <w:ind w:left="360" w:hanging="360"/>
            <w:jc w:val="both"/>
          </w:pPr>
        </w:pPrChange>
      </w:pPr>
      <w:ins w:id="2849" w:author="UTENTE" w:date="2020-06-30T17:59:00Z">
        <w:r w:rsidRPr="00224F9A">
          <w:rPr>
            <w:lang w:val="it-IT"/>
          </w:rPr>
          <w:t>n "Immagino non ci sia altro da fare, eh… {w}Devo vedere da me cosa succede stanotte."</w:t>
        </w:r>
      </w:ins>
    </w:p>
    <w:p w14:paraId="78D61665" w14:textId="77777777" w:rsidR="004C42AF" w:rsidRPr="00224F9A" w:rsidRDefault="004C42AF" w:rsidP="004C42AF">
      <w:pPr>
        <w:pStyle w:val="Paragrafoelenco"/>
        <w:numPr>
          <w:ilvl w:val="0"/>
          <w:numId w:val="8"/>
        </w:numPr>
        <w:spacing w:line="600" w:lineRule="auto"/>
        <w:ind w:left="360"/>
        <w:jc w:val="both"/>
        <w:rPr>
          <w:ins w:id="2850" w:author="UTENTE" w:date="2020-06-30T17:59:00Z"/>
          <w:lang w:val="it-IT"/>
        </w:rPr>
        <w:pPrChange w:id="2851" w:author="UTENTE" w:date="2020-06-30T17:59:00Z">
          <w:pPr>
            <w:pStyle w:val="Paragrafoelenco"/>
            <w:numPr>
              <w:numId w:val="34"/>
            </w:numPr>
            <w:spacing w:line="600" w:lineRule="auto"/>
            <w:ind w:left="360" w:hanging="360"/>
            <w:jc w:val="both"/>
          </w:pPr>
        </w:pPrChange>
      </w:pPr>
      <w:ins w:id="2852" w:author="UTENTE" w:date="2020-06-30T17:59:00Z">
        <w:r w:rsidRPr="00224F9A">
          <w:rPr>
            <w:lang w:val="it-IT"/>
          </w:rPr>
          <w:t>n "Distratto dai miei stessi pensieri, passo il resto del tempo prima del mio turno lavorando a un nuovo progetto senza troppo entusiasmo."</w:t>
        </w:r>
      </w:ins>
    </w:p>
    <w:p w14:paraId="48261D5F" w14:textId="77777777" w:rsidR="004C42AF" w:rsidRPr="00224F9A" w:rsidRDefault="004C42AF" w:rsidP="004C42AF">
      <w:pPr>
        <w:pStyle w:val="Paragrafoelenco"/>
        <w:numPr>
          <w:ilvl w:val="0"/>
          <w:numId w:val="8"/>
        </w:numPr>
        <w:spacing w:line="600" w:lineRule="auto"/>
        <w:ind w:left="360"/>
        <w:jc w:val="both"/>
        <w:rPr>
          <w:ins w:id="2853" w:author="UTENTE" w:date="2020-06-30T17:59:00Z"/>
          <w:lang w:val="it-IT"/>
        </w:rPr>
        <w:pPrChange w:id="2854" w:author="UTENTE" w:date="2020-06-30T17:59:00Z">
          <w:pPr>
            <w:pStyle w:val="Paragrafoelenco"/>
            <w:numPr>
              <w:numId w:val="34"/>
            </w:numPr>
            <w:spacing w:line="600" w:lineRule="auto"/>
            <w:ind w:left="360" w:hanging="360"/>
            <w:jc w:val="both"/>
          </w:pPr>
        </w:pPrChange>
      </w:pPr>
      <w:ins w:id="2855" w:author="UTENTE" w:date="2020-06-30T17:59:00Z">
        <w:r w:rsidRPr="00224F9A">
          <w:rPr>
            <w:lang w:val="it-IT"/>
          </w:rPr>
          <w:t>n "Dopo un tempo che sembra infinito, finalmente diventa buio, ed esco per iniziare il mio turno."</w:t>
        </w:r>
      </w:ins>
    </w:p>
    <w:p w14:paraId="7941A8F0" w14:textId="77777777" w:rsidR="004C42AF" w:rsidRPr="00224F9A" w:rsidRDefault="004C42AF" w:rsidP="004C42AF">
      <w:pPr>
        <w:pStyle w:val="Paragrafoelenco"/>
        <w:numPr>
          <w:ilvl w:val="0"/>
          <w:numId w:val="8"/>
        </w:numPr>
        <w:spacing w:line="600" w:lineRule="auto"/>
        <w:ind w:left="360"/>
        <w:jc w:val="both"/>
        <w:rPr>
          <w:ins w:id="2856" w:author="UTENTE" w:date="2020-06-30T17:59:00Z"/>
          <w:lang w:val="it-IT"/>
        </w:rPr>
        <w:pPrChange w:id="2857" w:author="UTENTE" w:date="2020-06-30T17:59:00Z">
          <w:pPr>
            <w:pStyle w:val="Paragrafoelenco"/>
            <w:numPr>
              <w:numId w:val="34"/>
            </w:numPr>
            <w:spacing w:line="600" w:lineRule="auto"/>
            <w:ind w:left="360" w:hanging="360"/>
            <w:jc w:val="both"/>
          </w:pPr>
        </w:pPrChange>
      </w:pPr>
      <w:ins w:id="2858" w:author="UTENTE" w:date="2020-06-30T17:59:00Z">
        <w:r w:rsidRPr="00224F9A">
          <w:rPr>
            <w:lang w:val="it-IT"/>
          </w:rPr>
          <w:t>n "Ma durante la mia passeggiata, non posso fare a meno di sentirmi molto più nervoso del normale."</w:t>
        </w:r>
      </w:ins>
    </w:p>
    <w:p w14:paraId="66FB00D0" w14:textId="77777777" w:rsidR="004C42AF" w:rsidRPr="00224F9A" w:rsidRDefault="004C42AF" w:rsidP="004C42AF">
      <w:pPr>
        <w:pStyle w:val="Paragrafoelenco"/>
        <w:numPr>
          <w:ilvl w:val="0"/>
          <w:numId w:val="8"/>
        </w:numPr>
        <w:spacing w:line="600" w:lineRule="auto"/>
        <w:ind w:left="360"/>
        <w:jc w:val="both"/>
        <w:rPr>
          <w:ins w:id="2859" w:author="UTENTE" w:date="2020-06-30T17:59:00Z"/>
          <w:lang w:val="it-IT"/>
        </w:rPr>
        <w:pPrChange w:id="2860" w:author="UTENTE" w:date="2020-06-30T17:59:00Z">
          <w:pPr>
            <w:pStyle w:val="Paragrafoelenco"/>
            <w:numPr>
              <w:numId w:val="34"/>
            </w:numPr>
            <w:spacing w:line="600" w:lineRule="auto"/>
            <w:ind w:left="360" w:hanging="360"/>
            <w:jc w:val="both"/>
          </w:pPr>
        </w:pPrChange>
      </w:pPr>
      <w:ins w:id="2861" w:author="UTENTE" w:date="2020-06-30T17:59:00Z">
        <w:r w:rsidRPr="00224F9A">
          <w:rPr>
            <w:lang w:val="it-IT"/>
          </w:rPr>
          <w:t>n "Troy stamattina è andato via per un viaggio di lavoro, quindi sono l'unico a lavorare stanotte…"</w:t>
        </w:r>
      </w:ins>
    </w:p>
    <w:p w14:paraId="465B0EB1" w14:textId="77777777" w:rsidR="004C42AF" w:rsidRPr="00224F9A" w:rsidRDefault="004C42AF" w:rsidP="004C42AF">
      <w:pPr>
        <w:pStyle w:val="Paragrafoelenco"/>
        <w:numPr>
          <w:ilvl w:val="0"/>
          <w:numId w:val="8"/>
        </w:numPr>
        <w:spacing w:line="600" w:lineRule="auto"/>
        <w:ind w:left="360"/>
        <w:jc w:val="both"/>
        <w:rPr>
          <w:ins w:id="2862" w:author="UTENTE" w:date="2020-06-30T17:59:00Z"/>
          <w:lang w:val="it-IT"/>
        </w:rPr>
        <w:pPrChange w:id="2863" w:author="UTENTE" w:date="2020-06-30T17:59:00Z">
          <w:pPr>
            <w:pStyle w:val="Paragrafoelenco"/>
            <w:numPr>
              <w:numId w:val="34"/>
            </w:numPr>
            <w:spacing w:line="600" w:lineRule="auto"/>
            <w:ind w:left="360" w:hanging="360"/>
            <w:jc w:val="both"/>
          </w:pPr>
        </w:pPrChange>
      </w:pPr>
      <w:ins w:id="2864" w:author="UTENTE" w:date="2020-06-30T17:59:00Z">
        <w:r w:rsidRPr="00224F9A">
          <w:rPr>
            <w:lang w:val="it-IT"/>
          </w:rPr>
          <w:t>n "E se succede qualcosa, dovrò affrontarla completamente da solo. {w}Grandioso."</w:t>
        </w:r>
      </w:ins>
    </w:p>
    <w:p w14:paraId="2E4F820E" w14:textId="77777777" w:rsidR="004C42AF" w:rsidRPr="00224F9A" w:rsidRDefault="004C42AF" w:rsidP="004C42AF">
      <w:pPr>
        <w:pStyle w:val="Paragrafoelenco"/>
        <w:numPr>
          <w:ilvl w:val="0"/>
          <w:numId w:val="8"/>
        </w:numPr>
        <w:spacing w:line="600" w:lineRule="auto"/>
        <w:ind w:left="360"/>
        <w:jc w:val="both"/>
        <w:rPr>
          <w:ins w:id="2865" w:author="UTENTE" w:date="2020-06-30T17:59:00Z"/>
          <w:lang w:val="it-IT"/>
        </w:rPr>
        <w:pPrChange w:id="2866" w:author="UTENTE" w:date="2020-06-30T17:59:00Z">
          <w:pPr>
            <w:pStyle w:val="Paragrafoelenco"/>
            <w:numPr>
              <w:numId w:val="34"/>
            </w:numPr>
            <w:spacing w:line="600" w:lineRule="auto"/>
            <w:ind w:left="360" w:hanging="360"/>
            <w:jc w:val="both"/>
          </w:pPr>
        </w:pPrChange>
      </w:pPr>
      <w:ins w:id="2867" w:author="UTENTE" w:date="2020-06-30T17:59:00Z">
        <w:r w:rsidRPr="00224F9A">
          <w:rPr>
            <w:lang w:val="it-IT"/>
          </w:rPr>
          <w:t>mcp "\"…\""</w:t>
        </w:r>
        <w:r w:rsidRPr="00224F9A">
          <w:rPr>
            <w:lang w:val="it-IT"/>
          </w:rPr>
          <w:br w:type="page"/>
        </w:r>
      </w:ins>
    </w:p>
    <w:p w14:paraId="56686824" w14:textId="487DF128" w:rsidR="001A4F58" w:rsidRPr="001A4F58" w:rsidRDefault="001A4F58" w:rsidP="001A4F58">
      <w:pPr>
        <w:pStyle w:val="Paragrafoelenco"/>
        <w:numPr>
          <w:ilvl w:val="0"/>
          <w:numId w:val="8"/>
        </w:numPr>
        <w:spacing w:line="600" w:lineRule="auto"/>
        <w:ind w:left="1191" w:hanging="851"/>
        <w:rPr>
          <w:ins w:id="2868" w:author="UTENTE" w:date="2020-06-30T18:00:00Z"/>
          <w:rFonts w:ascii="Calibri" w:eastAsia="Calibri" w:hAnsi="Calibri" w:cs="Times New Roman"/>
          <w:lang w:val="en-US"/>
          <w:rPrChange w:id="2869" w:author="UTENTE" w:date="2020-06-30T18:00:00Z">
            <w:rPr>
              <w:ins w:id="2870" w:author="UTENTE" w:date="2020-06-30T18:00:00Z"/>
              <w:lang w:val="en-US"/>
            </w:rPr>
          </w:rPrChange>
        </w:rPr>
        <w:pPrChange w:id="2871" w:author="UTENTE" w:date="2020-06-30T18:00:00Z">
          <w:pPr>
            <w:pStyle w:val="Paragrafoelenco"/>
            <w:numPr>
              <w:numId w:val="35"/>
            </w:numPr>
            <w:spacing w:line="600" w:lineRule="auto"/>
            <w:ind w:left="502" w:hanging="360"/>
          </w:pPr>
        </w:pPrChange>
      </w:pPr>
      <w:ins w:id="2872" w:author="UTENTE" w:date="2020-06-30T18:00:00Z">
        <w:r w:rsidRPr="001A4F58">
          <w:rPr>
            <w:rFonts w:ascii="Calibri" w:eastAsia="Calibri" w:hAnsi="Calibri" w:cs="Times New Roman"/>
            <w:lang w:val="en-US"/>
            <w:rPrChange w:id="2873" w:author="UTENTE" w:date="2020-06-30T18:00:00Z">
              <w:rPr>
                <w:lang w:val="en-US"/>
              </w:rPr>
            </w:rPrChange>
          </w:rPr>
          <w:lastRenderedPageBreak/>
          <w:t>n "–The diner seems unusually quiet, even for the night shift."</w:t>
        </w:r>
      </w:ins>
    </w:p>
    <w:p w14:paraId="7E700CE8" w14:textId="77777777" w:rsidR="001A4F58" w:rsidRPr="001A4F58" w:rsidRDefault="001A4F58" w:rsidP="001A4F58">
      <w:pPr>
        <w:numPr>
          <w:ilvl w:val="0"/>
          <w:numId w:val="8"/>
        </w:numPr>
        <w:spacing w:line="600" w:lineRule="auto"/>
        <w:ind w:left="720"/>
        <w:contextualSpacing/>
        <w:jc w:val="left"/>
        <w:rPr>
          <w:ins w:id="2874" w:author="UTENTE" w:date="2020-06-30T18:00:00Z"/>
          <w:rFonts w:ascii="Calibri" w:eastAsia="Calibri" w:hAnsi="Calibri" w:cs="Times New Roman"/>
          <w:lang w:val="en-US"/>
        </w:rPr>
        <w:pPrChange w:id="2875" w:author="UTENTE" w:date="2020-06-30T18:00:00Z">
          <w:pPr>
            <w:numPr>
              <w:numId w:val="35"/>
            </w:numPr>
            <w:spacing w:line="600" w:lineRule="auto"/>
            <w:ind w:left="720" w:hanging="360"/>
            <w:contextualSpacing/>
            <w:jc w:val="left"/>
          </w:pPr>
        </w:pPrChange>
      </w:pPr>
      <w:ins w:id="2876" w:author="UTENTE" w:date="2020-06-30T18:00:00Z">
        <w:r w:rsidRPr="001A4F58">
          <w:rPr>
            <w:rFonts w:ascii="Calibri" w:eastAsia="Calibri" w:hAnsi="Calibri" w:cs="Times New Roman"/>
            <w:lang w:val="en-US"/>
          </w:rPr>
          <w:t>n "Only a couple people end up stumbling in over the course of a few hours, and midnight ticks over into the early morning."</w:t>
        </w:r>
      </w:ins>
    </w:p>
    <w:p w14:paraId="2BAC2CB3" w14:textId="77777777" w:rsidR="001A4F58" w:rsidRPr="001A4F58" w:rsidRDefault="001A4F58" w:rsidP="001A4F58">
      <w:pPr>
        <w:numPr>
          <w:ilvl w:val="0"/>
          <w:numId w:val="8"/>
        </w:numPr>
        <w:spacing w:line="600" w:lineRule="auto"/>
        <w:ind w:left="720"/>
        <w:contextualSpacing/>
        <w:jc w:val="left"/>
        <w:rPr>
          <w:ins w:id="2877" w:author="UTENTE" w:date="2020-06-30T18:00:00Z"/>
          <w:rFonts w:ascii="Calibri" w:eastAsia="Calibri" w:hAnsi="Calibri" w:cs="Times New Roman"/>
          <w:lang w:val="en-US"/>
        </w:rPr>
        <w:pPrChange w:id="2878" w:author="UTENTE" w:date="2020-06-30T18:00:00Z">
          <w:pPr>
            <w:numPr>
              <w:numId w:val="35"/>
            </w:numPr>
            <w:spacing w:line="600" w:lineRule="auto"/>
            <w:ind w:left="720" w:hanging="360"/>
            <w:contextualSpacing/>
            <w:jc w:val="left"/>
          </w:pPr>
        </w:pPrChange>
      </w:pPr>
      <w:ins w:id="2879" w:author="UTENTE" w:date="2020-06-30T18:00:00Z">
        <w:r w:rsidRPr="001A4F58">
          <w:rPr>
            <w:rFonts w:ascii="Calibri" w:eastAsia="Calibri" w:hAnsi="Calibri" w:cs="Times New Roman"/>
            <w:lang w:val="en-US"/>
          </w:rPr>
          <w:t>n "I grow more and more tense, until finally, I can't take it any more."</w:t>
        </w:r>
      </w:ins>
    </w:p>
    <w:p w14:paraId="073B91CB" w14:textId="77777777" w:rsidR="001A4F58" w:rsidRPr="001A4F58" w:rsidRDefault="001A4F58" w:rsidP="001A4F58">
      <w:pPr>
        <w:numPr>
          <w:ilvl w:val="0"/>
          <w:numId w:val="8"/>
        </w:numPr>
        <w:spacing w:line="600" w:lineRule="auto"/>
        <w:ind w:left="720"/>
        <w:contextualSpacing/>
        <w:jc w:val="left"/>
        <w:rPr>
          <w:ins w:id="2880" w:author="UTENTE" w:date="2020-06-30T18:00:00Z"/>
          <w:rFonts w:ascii="Calibri" w:eastAsia="Calibri" w:hAnsi="Calibri" w:cs="Times New Roman"/>
          <w:lang w:val="en-US"/>
        </w:rPr>
        <w:pPrChange w:id="2881" w:author="UTENTE" w:date="2020-06-30T18:00:00Z">
          <w:pPr>
            <w:numPr>
              <w:numId w:val="35"/>
            </w:numPr>
            <w:spacing w:line="600" w:lineRule="auto"/>
            <w:ind w:left="720" w:hanging="360"/>
            <w:contextualSpacing/>
            <w:jc w:val="left"/>
          </w:pPr>
        </w:pPrChange>
      </w:pPr>
      <w:ins w:id="2882" w:author="UTENTE" w:date="2020-06-30T18:00:00Z">
        <w:r w:rsidRPr="001A4F58">
          <w:rPr>
            <w:rFonts w:ascii="Calibri" w:eastAsia="Calibri" w:hAnsi="Calibri" w:cs="Times New Roman"/>
            <w:lang w:val="en-US"/>
          </w:rPr>
          <w:t>mc "\"Time to close up early. Sorry, Troy.\""</w:t>
        </w:r>
      </w:ins>
    </w:p>
    <w:p w14:paraId="1354C628" w14:textId="77777777" w:rsidR="001A4F58" w:rsidRPr="001A4F58" w:rsidRDefault="001A4F58" w:rsidP="001A4F58">
      <w:pPr>
        <w:numPr>
          <w:ilvl w:val="0"/>
          <w:numId w:val="8"/>
        </w:numPr>
        <w:spacing w:line="600" w:lineRule="auto"/>
        <w:ind w:left="720"/>
        <w:contextualSpacing/>
        <w:jc w:val="left"/>
        <w:rPr>
          <w:ins w:id="2883" w:author="UTENTE" w:date="2020-06-30T18:00:00Z"/>
          <w:rFonts w:ascii="Calibri" w:eastAsia="Calibri" w:hAnsi="Calibri" w:cs="Times New Roman"/>
          <w:lang w:val="en-US"/>
        </w:rPr>
        <w:pPrChange w:id="2884" w:author="UTENTE" w:date="2020-06-30T18:00:00Z">
          <w:pPr>
            <w:numPr>
              <w:numId w:val="35"/>
            </w:numPr>
            <w:spacing w:line="600" w:lineRule="auto"/>
            <w:ind w:left="720" w:hanging="360"/>
            <w:contextualSpacing/>
            <w:jc w:val="left"/>
          </w:pPr>
        </w:pPrChange>
      </w:pPr>
      <w:ins w:id="2885" w:author="UTENTE" w:date="2020-06-30T18:00:00Z">
        <w:r w:rsidRPr="001A4F58">
          <w:rPr>
            <w:rFonts w:ascii="Calibri" w:eastAsia="Calibri" w:hAnsi="Calibri" w:cs="Times New Roman"/>
            <w:lang w:val="en-US"/>
          </w:rPr>
          <w:t>n "Grabbing my keys, I flick off all the lights and leave the diner, locking it up behind me."</w:t>
        </w:r>
      </w:ins>
    </w:p>
    <w:p w14:paraId="3642A2DB" w14:textId="77777777" w:rsidR="001A4F58" w:rsidRPr="001A4F58" w:rsidRDefault="001A4F58" w:rsidP="001A4F58">
      <w:pPr>
        <w:numPr>
          <w:ilvl w:val="0"/>
          <w:numId w:val="8"/>
        </w:numPr>
        <w:spacing w:line="600" w:lineRule="auto"/>
        <w:ind w:left="720"/>
        <w:contextualSpacing/>
        <w:jc w:val="left"/>
        <w:rPr>
          <w:ins w:id="2886" w:author="UTENTE" w:date="2020-06-30T18:00:00Z"/>
          <w:rFonts w:ascii="Calibri" w:eastAsia="Calibri" w:hAnsi="Calibri" w:cs="Times New Roman"/>
          <w:lang w:val="en-US"/>
        </w:rPr>
        <w:pPrChange w:id="2887" w:author="UTENTE" w:date="2020-06-30T18:00:00Z">
          <w:pPr>
            <w:numPr>
              <w:numId w:val="35"/>
            </w:numPr>
            <w:spacing w:line="600" w:lineRule="auto"/>
            <w:ind w:left="720" w:hanging="360"/>
            <w:contextualSpacing/>
            <w:jc w:val="left"/>
          </w:pPr>
        </w:pPrChange>
      </w:pPr>
      <w:ins w:id="2888" w:author="UTENTE" w:date="2020-06-30T18:00:00Z">
        <w:r w:rsidRPr="001A4F58">
          <w:rPr>
            <w:rFonts w:ascii="Calibri" w:eastAsia="Calibri" w:hAnsi="Calibri" w:cs="Times New Roman"/>
            <w:lang w:val="en-US"/>
          </w:rPr>
          <w:t>n "Then, I make my way to the nearby alley where Isaac came from last night."</w:t>
        </w:r>
      </w:ins>
    </w:p>
    <w:p w14:paraId="356E797C" w14:textId="77777777" w:rsidR="001A4F58" w:rsidRPr="001A4F58" w:rsidRDefault="001A4F58" w:rsidP="001A4F58">
      <w:pPr>
        <w:numPr>
          <w:ilvl w:val="0"/>
          <w:numId w:val="8"/>
        </w:numPr>
        <w:spacing w:line="600" w:lineRule="auto"/>
        <w:ind w:left="720"/>
        <w:contextualSpacing/>
        <w:jc w:val="left"/>
        <w:rPr>
          <w:ins w:id="2889" w:author="UTENTE" w:date="2020-06-30T18:00:00Z"/>
          <w:rFonts w:ascii="Calibri" w:eastAsia="Calibri" w:hAnsi="Calibri" w:cs="Times New Roman"/>
          <w:lang w:val="es-ES"/>
        </w:rPr>
        <w:pPrChange w:id="2890" w:author="UTENTE" w:date="2020-06-30T18:00:00Z">
          <w:pPr>
            <w:numPr>
              <w:numId w:val="35"/>
            </w:numPr>
            <w:spacing w:line="600" w:lineRule="auto"/>
            <w:ind w:left="720" w:hanging="360"/>
            <w:contextualSpacing/>
            <w:jc w:val="left"/>
          </w:pPr>
        </w:pPrChange>
      </w:pPr>
      <w:ins w:id="2891" w:author="UTENTE" w:date="2020-06-30T18:00:00Z">
        <w:r w:rsidRPr="001A4F58">
          <w:rPr>
            <w:rFonts w:ascii="Calibri" w:eastAsia="Calibri" w:hAnsi="Calibri" w:cs="Times New Roman"/>
            <w:lang w:val="es-ES"/>
          </w:rPr>
          <w:t>n "…But it's empty."</w:t>
        </w:r>
      </w:ins>
    </w:p>
    <w:p w14:paraId="6A376049" w14:textId="77777777" w:rsidR="001A4F58" w:rsidRPr="001A4F58" w:rsidRDefault="001A4F58" w:rsidP="001A4F58">
      <w:pPr>
        <w:numPr>
          <w:ilvl w:val="0"/>
          <w:numId w:val="8"/>
        </w:numPr>
        <w:spacing w:line="600" w:lineRule="auto"/>
        <w:ind w:left="720"/>
        <w:contextualSpacing/>
        <w:jc w:val="left"/>
        <w:rPr>
          <w:ins w:id="2892" w:author="UTENTE" w:date="2020-06-30T18:00:00Z"/>
          <w:rFonts w:ascii="Calibri" w:eastAsia="Calibri" w:hAnsi="Calibri" w:cs="Times New Roman"/>
          <w:lang w:val="en-US"/>
        </w:rPr>
        <w:pPrChange w:id="2893" w:author="UTENTE" w:date="2020-06-30T18:00:00Z">
          <w:pPr>
            <w:numPr>
              <w:numId w:val="35"/>
            </w:numPr>
            <w:spacing w:line="600" w:lineRule="auto"/>
            <w:ind w:left="720" w:hanging="360"/>
            <w:contextualSpacing/>
            <w:jc w:val="left"/>
          </w:pPr>
        </w:pPrChange>
      </w:pPr>
      <w:ins w:id="2894" w:author="UTENTE" w:date="2020-06-30T18:00:00Z">
        <w:r w:rsidRPr="001A4F58">
          <w:rPr>
            <w:rFonts w:ascii="Calibri" w:eastAsia="Calibri" w:hAnsi="Calibri" w:cs="Times New Roman"/>
            <w:lang w:val="en-US"/>
          </w:rPr>
          <w:t>n "No gangsters, no men in suits.{w} Just a deserted hangout for rats and abandoned garbage cans."</w:t>
        </w:r>
      </w:ins>
    </w:p>
    <w:p w14:paraId="6975D358" w14:textId="77777777" w:rsidR="001A4F58" w:rsidRPr="001A4F58" w:rsidRDefault="001A4F58" w:rsidP="001A4F58">
      <w:pPr>
        <w:numPr>
          <w:ilvl w:val="0"/>
          <w:numId w:val="8"/>
        </w:numPr>
        <w:spacing w:line="600" w:lineRule="auto"/>
        <w:ind w:left="720"/>
        <w:contextualSpacing/>
        <w:jc w:val="left"/>
        <w:rPr>
          <w:ins w:id="2895" w:author="UTENTE" w:date="2020-06-30T18:00:00Z"/>
          <w:rFonts w:ascii="Calibri" w:eastAsia="Calibri" w:hAnsi="Calibri" w:cs="Times New Roman"/>
          <w:lang w:val="en-US"/>
        </w:rPr>
        <w:pPrChange w:id="2896" w:author="UTENTE" w:date="2020-06-30T18:00:00Z">
          <w:pPr>
            <w:numPr>
              <w:numId w:val="35"/>
            </w:numPr>
            <w:spacing w:line="600" w:lineRule="auto"/>
            <w:ind w:left="720" w:hanging="360"/>
            <w:contextualSpacing/>
            <w:jc w:val="left"/>
          </w:pPr>
        </w:pPrChange>
      </w:pPr>
      <w:ins w:id="2897" w:author="UTENTE" w:date="2020-06-30T18:00:00Z">
        <w:r w:rsidRPr="001A4F58">
          <w:rPr>
            <w:rFonts w:ascii="Calibri" w:eastAsia="Calibri" w:hAnsi="Calibri" w:cs="Times New Roman"/>
            <w:lang w:val="en-US"/>
          </w:rPr>
          <w:t>mc "\"…\""</w:t>
        </w:r>
      </w:ins>
    </w:p>
    <w:p w14:paraId="6839B65A" w14:textId="77777777" w:rsidR="001A4F58" w:rsidRPr="001A4F58" w:rsidRDefault="001A4F58" w:rsidP="001A4F58">
      <w:pPr>
        <w:numPr>
          <w:ilvl w:val="0"/>
          <w:numId w:val="8"/>
        </w:numPr>
        <w:spacing w:line="600" w:lineRule="auto"/>
        <w:ind w:left="720"/>
        <w:contextualSpacing/>
        <w:jc w:val="left"/>
        <w:rPr>
          <w:ins w:id="2898" w:author="UTENTE" w:date="2020-06-30T18:00:00Z"/>
          <w:rFonts w:ascii="Calibri" w:eastAsia="Calibri" w:hAnsi="Calibri" w:cs="Times New Roman"/>
          <w:lang w:val="en-US"/>
        </w:rPr>
        <w:pPrChange w:id="2899" w:author="UTENTE" w:date="2020-06-30T18:00:00Z">
          <w:pPr>
            <w:numPr>
              <w:numId w:val="35"/>
            </w:numPr>
            <w:spacing w:line="600" w:lineRule="auto"/>
            <w:ind w:left="720" w:hanging="360"/>
            <w:contextualSpacing/>
            <w:jc w:val="left"/>
          </w:pPr>
        </w:pPrChange>
      </w:pPr>
      <w:ins w:id="2900" w:author="UTENTE" w:date="2020-06-30T18:00:00Z">
        <w:r w:rsidRPr="001A4F58">
          <w:rPr>
            <w:rFonts w:ascii="Calibri" w:eastAsia="Calibri" w:hAnsi="Calibri" w:cs="Times New Roman"/>
            <w:lang w:val="en-US"/>
          </w:rPr>
          <w:t>n "Maybe I missed the meeting… although I should've heard gunfire if there was any."</w:t>
        </w:r>
      </w:ins>
    </w:p>
    <w:p w14:paraId="09157D4E" w14:textId="77777777" w:rsidR="001A4F58" w:rsidRPr="001A4F58" w:rsidRDefault="001A4F58" w:rsidP="001A4F58">
      <w:pPr>
        <w:numPr>
          <w:ilvl w:val="0"/>
          <w:numId w:val="8"/>
        </w:numPr>
        <w:spacing w:line="600" w:lineRule="auto"/>
        <w:ind w:left="720"/>
        <w:contextualSpacing/>
        <w:jc w:val="left"/>
        <w:rPr>
          <w:ins w:id="2901" w:author="UTENTE" w:date="2020-06-30T18:00:00Z"/>
          <w:rFonts w:ascii="Calibri" w:eastAsia="Calibri" w:hAnsi="Calibri" w:cs="Times New Roman"/>
          <w:lang w:val="en-US"/>
        </w:rPr>
        <w:pPrChange w:id="2902" w:author="UTENTE" w:date="2020-06-30T18:00:00Z">
          <w:pPr>
            <w:numPr>
              <w:numId w:val="35"/>
            </w:numPr>
            <w:spacing w:line="600" w:lineRule="auto"/>
            <w:ind w:left="720" w:hanging="360"/>
            <w:contextualSpacing/>
            <w:jc w:val="left"/>
          </w:pPr>
        </w:pPrChange>
      </w:pPr>
      <w:ins w:id="2903" w:author="UTENTE" w:date="2020-06-30T18:00:00Z">
        <w:r w:rsidRPr="001A4F58">
          <w:rPr>
            <w:rFonts w:ascii="Calibri" w:eastAsia="Calibri" w:hAnsi="Calibri" w:cs="Times New Roman"/>
            <w:lang w:val="en-US"/>
          </w:rPr>
          <w:t>n "I guess they might not be here yet. But I really don't want to wait around in this creepy place for very long, especially not alone."</w:t>
        </w:r>
      </w:ins>
    </w:p>
    <w:p w14:paraId="1874CE50" w14:textId="77777777" w:rsidR="001A4F58" w:rsidRPr="001A4F58" w:rsidRDefault="001A4F58" w:rsidP="001A4F58">
      <w:pPr>
        <w:numPr>
          <w:ilvl w:val="0"/>
          <w:numId w:val="8"/>
        </w:numPr>
        <w:spacing w:line="600" w:lineRule="auto"/>
        <w:ind w:left="720"/>
        <w:contextualSpacing/>
        <w:jc w:val="left"/>
        <w:rPr>
          <w:ins w:id="2904" w:author="UTENTE" w:date="2020-06-30T18:00:00Z"/>
          <w:rFonts w:ascii="Calibri" w:eastAsia="Calibri" w:hAnsi="Calibri" w:cs="Times New Roman"/>
          <w:lang w:val="en-US"/>
        </w:rPr>
        <w:pPrChange w:id="2905" w:author="UTENTE" w:date="2020-06-30T18:00:00Z">
          <w:pPr>
            <w:numPr>
              <w:numId w:val="35"/>
            </w:numPr>
            <w:spacing w:line="600" w:lineRule="auto"/>
            <w:ind w:left="720" w:hanging="360"/>
            <w:contextualSpacing/>
            <w:jc w:val="left"/>
          </w:pPr>
        </w:pPrChange>
      </w:pPr>
      <w:ins w:id="2906" w:author="UTENTE" w:date="2020-06-30T18:00:00Z">
        <w:r w:rsidRPr="001A4F58">
          <w:rPr>
            <w:rFonts w:ascii="Calibri" w:eastAsia="Calibri" w:hAnsi="Calibri" w:cs="Times New Roman"/>
            <w:lang w:val="en-US"/>
          </w:rPr>
          <w:t>mc "\"Ngh… I should probably just head home.\""</w:t>
        </w:r>
      </w:ins>
    </w:p>
    <w:p w14:paraId="541B96A6" w14:textId="77777777" w:rsidR="001A4F58" w:rsidRPr="001A4F58" w:rsidRDefault="001A4F58" w:rsidP="001A4F58">
      <w:pPr>
        <w:numPr>
          <w:ilvl w:val="0"/>
          <w:numId w:val="8"/>
        </w:numPr>
        <w:spacing w:line="600" w:lineRule="auto"/>
        <w:ind w:left="720"/>
        <w:contextualSpacing/>
        <w:jc w:val="left"/>
        <w:rPr>
          <w:ins w:id="2907" w:author="UTENTE" w:date="2020-06-30T18:00:00Z"/>
          <w:rFonts w:ascii="Calibri" w:eastAsia="Calibri" w:hAnsi="Calibri" w:cs="Times New Roman"/>
          <w:lang w:val="en-US"/>
        </w:rPr>
        <w:pPrChange w:id="2908" w:author="UTENTE" w:date="2020-06-30T18:00:00Z">
          <w:pPr>
            <w:numPr>
              <w:numId w:val="35"/>
            </w:numPr>
            <w:spacing w:line="600" w:lineRule="auto"/>
            <w:ind w:left="720" w:hanging="360"/>
            <w:contextualSpacing/>
            <w:jc w:val="left"/>
          </w:pPr>
        </w:pPrChange>
      </w:pPr>
      <w:ins w:id="2909" w:author="UTENTE" w:date="2020-06-30T18:00:00Z">
        <w:r w:rsidRPr="001A4F58">
          <w:rPr>
            <w:rFonts w:ascii="Calibri" w:eastAsia="Calibri" w:hAnsi="Calibri" w:cs="Times New Roman"/>
            <w:lang w:val="en-US"/>
          </w:rPr>
          <w:t>mc "\"That's the sensible thing to do… yeah.\""</w:t>
        </w:r>
      </w:ins>
    </w:p>
    <w:p w14:paraId="416F3200" w14:textId="77777777" w:rsidR="001A4F58" w:rsidRPr="001A4F58" w:rsidRDefault="001A4F58" w:rsidP="001A4F58">
      <w:pPr>
        <w:numPr>
          <w:ilvl w:val="0"/>
          <w:numId w:val="8"/>
        </w:numPr>
        <w:spacing w:line="600" w:lineRule="auto"/>
        <w:ind w:left="720"/>
        <w:contextualSpacing/>
        <w:jc w:val="left"/>
        <w:rPr>
          <w:ins w:id="2910" w:author="UTENTE" w:date="2020-06-30T18:00:00Z"/>
          <w:rFonts w:ascii="Calibri" w:eastAsia="Calibri" w:hAnsi="Calibri" w:cs="Times New Roman"/>
          <w:lang w:val="en-US"/>
        </w:rPr>
        <w:pPrChange w:id="2911" w:author="UTENTE" w:date="2020-06-30T18:00:00Z">
          <w:pPr>
            <w:numPr>
              <w:numId w:val="35"/>
            </w:numPr>
            <w:spacing w:line="600" w:lineRule="auto"/>
            <w:ind w:left="720" w:hanging="360"/>
            <w:contextualSpacing/>
            <w:jc w:val="left"/>
          </w:pPr>
        </w:pPrChange>
      </w:pPr>
      <w:ins w:id="2912" w:author="UTENTE" w:date="2020-06-30T18:00:00Z">
        <w:r w:rsidRPr="001A4F58">
          <w:rPr>
            <w:rFonts w:ascii="Calibri" w:eastAsia="Calibri" w:hAnsi="Calibri" w:cs="Times New Roman"/>
            <w:lang w:val="en-US"/>
          </w:rPr>
          <w:t>n "After a few more seconds of deliberation, I turn back towards the alleyway entrance."</w:t>
        </w:r>
        <w:r w:rsidRPr="001A4F58">
          <w:rPr>
            <w:rFonts w:ascii="Calibri" w:eastAsia="Calibri" w:hAnsi="Calibri" w:cs="Times New Roman"/>
            <w:lang w:val="en-US"/>
          </w:rPr>
          <w:br w:type="page"/>
        </w:r>
      </w:ins>
    </w:p>
    <w:p w14:paraId="782FDD16" w14:textId="5F4183A9" w:rsidR="004C42AF" w:rsidRPr="001A4F58" w:rsidRDefault="004C42AF">
      <w:pPr>
        <w:spacing w:line="240" w:lineRule="auto"/>
        <w:jc w:val="left"/>
        <w:rPr>
          <w:ins w:id="2913" w:author="UTENTE" w:date="2020-06-30T17:56:00Z"/>
          <w:lang w:val="en-US"/>
          <w:rPrChange w:id="2914" w:author="UTENTE" w:date="2020-06-30T18:00:00Z">
            <w:rPr>
              <w:ins w:id="2915" w:author="UTENTE" w:date="2020-06-30T17:56:00Z"/>
            </w:rPr>
          </w:rPrChange>
        </w:rPr>
      </w:pPr>
    </w:p>
    <w:p w14:paraId="26BAF56D" w14:textId="77777777" w:rsidR="001A4F58" w:rsidRPr="001A4F58" w:rsidRDefault="001A4F58" w:rsidP="001A4F58">
      <w:pPr>
        <w:numPr>
          <w:ilvl w:val="0"/>
          <w:numId w:val="9"/>
        </w:numPr>
        <w:spacing w:line="600" w:lineRule="auto"/>
        <w:ind w:left="360"/>
        <w:contextualSpacing/>
        <w:jc w:val="left"/>
        <w:rPr>
          <w:ins w:id="2916" w:author="UTENTE" w:date="2020-06-30T18:01:00Z"/>
          <w:rFonts w:ascii="Calibri" w:eastAsia="Calibri" w:hAnsi="Calibri" w:cs="Times New Roman"/>
        </w:rPr>
      </w:pPr>
      <w:ins w:id="2917" w:author="UTENTE" w:date="2020-06-30T18:01:00Z">
        <w:r w:rsidRPr="001A4F58">
          <w:rPr>
            <w:rFonts w:ascii="Calibri" w:eastAsia="Calibri" w:hAnsi="Calibri" w:cs="Times New Roman"/>
          </w:rPr>
          <w:t>n "-Il locale è insolitamente tranquillo, persino per il turno di notte."</w:t>
        </w:r>
      </w:ins>
    </w:p>
    <w:p w14:paraId="6D661ED3" w14:textId="77777777" w:rsidR="001A4F58" w:rsidRPr="001A4F58" w:rsidRDefault="001A4F58" w:rsidP="001A4F58">
      <w:pPr>
        <w:numPr>
          <w:ilvl w:val="0"/>
          <w:numId w:val="9"/>
        </w:numPr>
        <w:spacing w:line="600" w:lineRule="auto"/>
        <w:ind w:left="360"/>
        <w:contextualSpacing/>
        <w:jc w:val="left"/>
        <w:rPr>
          <w:ins w:id="2918" w:author="UTENTE" w:date="2020-06-30T18:01:00Z"/>
          <w:rFonts w:ascii="Calibri" w:eastAsia="Calibri" w:hAnsi="Calibri" w:cs="Times New Roman"/>
        </w:rPr>
      </w:pPr>
      <w:ins w:id="2919" w:author="UTENTE" w:date="2020-06-30T18:01:00Z">
        <w:r w:rsidRPr="001A4F58">
          <w:rPr>
            <w:rFonts w:ascii="Calibri" w:eastAsia="Calibri" w:hAnsi="Calibri" w:cs="Times New Roman"/>
          </w:rPr>
          <w:t>n "Solo un paio di persone barcollano dentro nel giro di qualche ora; la mezzanotte si trasforma piano piano nelle prime ore del mattino."</w:t>
        </w:r>
      </w:ins>
    </w:p>
    <w:p w14:paraId="01B988C1" w14:textId="77777777" w:rsidR="001A4F58" w:rsidRPr="001A4F58" w:rsidRDefault="001A4F58" w:rsidP="001A4F58">
      <w:pPr>
        <w:numPr>
          <w:ilvl w:val="0"/>
          <w:numId w:val="9"/>
        </w:numPr>
        <w:spacing w:line="600" w:lineRule="auto"/>
        <w:ind w:left="360"/>
        <w:contextualSpacing/>
        <w:jc w:val="left"/>
        <w:rPr>
          <w:ins w:id="2920" w:author="UTENTE" w:date="2020-06-30T18:01:00Z"/>
          <w:rFonts w:ascii="Calibri" w:eastAsia="Calibri" w:hAnsi="Calibri" w:cs="Times New Roman"/>
        </w:rPr>
      </w:pPr>
      <w:ins w:id="2921" w:author="UTENTE" w:date="2020-06-30T18:01:00Z">
        <w:r w:rsidRPr="001A4F58">
          <w:rPr>
            <w:rFonts w:ascii="Calibri" w:eastAsia="Calibri" w:hAnsi="Calibri" w:cs="Times New Roman"/>
          </w:rPr>
          <w:t>n "Mi sento sempre più teso, finché alla fine, non ce la faccio più."</w:t>
        </w:r>
      </w:ins>
    </w:p>
    <w:p w14:paraId="45C01095" w14:textId="77777777" w:rsidR="001A4F58" w:rsidRPr="001A4F58" w:rsidRDefault="001A4F58" w:rsidP="001A4F58">
      <w:pPr>
        <w:numPr>
          <w:ilvl w:val="0"/>
          <w:numId w:val="9"/>
        </w:numPr>
        <w:spacing w:line="600" w:lineRule="auto"/>
        <w:ind w:left="360"/>
        <w:contextualSpacing/>
        <w:jc w:val="left"/>
        <w:rPr>
          <w:ins w:id="2922" w:author="UTENTE" w:date="2020-06-30T18:01:00Z"/>
          <w:rFonts w:ascii="Calibri" w:eastAsia="Calibri" w:hAnsi="Calibri" w:cs="Times New Roman"/>
        </w:rPr>
      </w:pPr>
      <w:ins w:id="2923" w:author="UTENTE" w:date="2020-06-30T18:01:00Z">
        <w:r w:rsidRPr="001A4F58">
          <w:rPr>
            <w:rFonts w:ascii="Calibri" w:eastAsia="Calibri" w:hAnsi="Calibri" w:cs="Times New Roman"/>
          </w:rPr>
          <w:t>mc "\"Ora di chiudere prima. Scusa, Troy.\""</w:t>
        </w:r>
      </w:ins>
    </w:p>
    <w:p w14:paraId="7448EE02" w14:textId="77777777" w:rsidR="001A4F58" w:rsidRPr="001A4F58" w:rsidRDefault="001A4F58" w:rsidP="001A4F58">
      <w:pPr>
        <w:numPr>
          <w:ilvl w:val="0"/>
          <w:numId w:val="9"/>
        </w:numPr>
        <w:spacing w:line="600" w:lineRule="auto"/>
        <w:ind w:left="360"/>
        <w:contextualSpacing/>
        <w:jc w:val="left"/>
        <w:rPr>
          <w:ins w:id="2924" w:author="UTENTE" w:date="2020-06-30T18:01:00Z"/>
          <w:rFonts w:ascii="Calibri" w:eastAsia="Calibri" w:hAnsi="Calibri" w:cs="Times New Roman"/>
        </w:rPr>
      </w:pPr>
      <w:ins w:id="2925" w:author="UTENTE" w:date="2020-06-30T18:01:00Z">
        <w:r w:rsidRPr="001A4F58">
          <w:rPr>
            <w:rFonts w:ascii="Calibri" w:eastAsia="Calibri" w:hAnsi="Calibri" w:cs="Times New Roman"/>
          </w:rPr>
          <w:t>n "Afferrando le mie chiavi, spengo tutte le luci e lascio il locale, chiudendo tutto."</w:t>
        </w:r>
      </w:ins>
    </w:p>
    <w:p w14:paraId="2CDFB751" w14:textId="77777777" w:rsidR="001A4F58" w:rsidRPr="001A4F58" w:rsidRDefault="001A4F58" w:rsidP="001A4F58">
      <w:pPr>
        <w:numPr>
          <w:ilvl w:val="0"/>
          <w:numId w:val="9"/>
        </w:numPr>
        <w:spacing w:line="600" w:lineRule="auto"/>
        <w:ind w:left="360"/>
        <w:contextualSpacing/>
        <w:jc w:val="left"/>
        <w:rPr>
          <w:ins w:id="2926" w:author="UTENTE" w:date="2020-06-30T18:01:00Z"/>
          <w:rFonts w:ascii="Calibri" w:eastAsia="Calibri" w:hAnsi="Calibri" w:cs="Times New Roman"/>
        </w:rPr>
      </w:pPr>
      <w:ins w:id="2927" w:author="UTENTE" w:date="2020-06-30T18:01:00Z">
        <w:r w:rsidRPr="001A4F58">
          <w:rPr>
            <w:rFonts w:ascii="Calibri" w:eastAsia="Calibri" w:hAnsi="Calibri" w:cs="Times New Roman"/>
          </w:rPr>
          <w:t>n "Poi, mi faccio strada verso il vicolo lì vicino da cui era uscito Isaac ieri sera."</w:t>
        </w:r>
      </w:ins>
    </w:p>
    <w:p w14:paraId="1D886A2E" w14:textId="77777777" w:rsidR="001A4F58" w:rsidRPr="001A4F58" w:rsidRDefault="001A4F58" w:rsidP="001A4F58">
      <w:pPr>
        <w:numPr>
          <w:ilvl w:val="0"/>
          <w:numId w:val="9"/>
        </w:numPr>
        <w:spacing w:line="600" w:lineRule="auto"/>
        <w:ind w:left="360"/>
        <w:contextualSpacing/>
        <w:jc w:val="left"/>
        <w:rPr>
          <w:ins w:id="2928" w:author="UTENTE" w:date="2020-06-30T18:01:00Z"/>
          <w:rFonts w:ascii="Calibri" w:eastAsia="Calibri" w:hAnsi="Calibri" w:cs="Times New Roman"/>
        </w:rPr>
      </w:pPr>
      <w:ins w:id="2929" w:author="UTENTE" w:date="2020-06-30T18:01:00Z">
        <w:r w:rsidRPr="001A4F58">
          <w:rPr>
            <w:rFonts w:ascii="Calibri" w:eastAsia="Calibri" w:hAnsi="Calibri" w:cs="Times New Roman"/>
          </w:rPr>
          <w:t>n "…Ma è deserto."</w:t>
        </w:r>
      </w:ins>
    </w:p>
    <w:p w14:paraId="155E32B1" w14:textId="77777777" w:rsidR="001A4F58" w:rsidRPr="001A4F58" w:rsidRDefault="001A4F58" w:rsidP="001A4F58">
      <w:pPr>
        <w:numPr>
          <w:ilvl w:val="0"/>
          <w:numId w:val="9"/>
        </w:numPr>
        <w:spacing w:line="600" w:lineRule="auto"/>
        <w:ind w:left="360"/>
        <w:contextualSpacing/>
        <w:jc w:val="left"/>
        <w:rPr>
          <w:ins w:id="2930" w:author="UTENTE" w:date="2020-06-30T18:01:00Z"/>
          <w:rFonts w:ascii="Calibri" w:eastAsia="Calibri" w:hAnsi="Calibri" w:cs="Times New Roman"/>
        </w:rPr>
      </w:pPr>
      <w:ins w:id="2931" w:author="UTENTE" w:date="2020-06-30T18:01:00Z">
        <w:r w:rsidRPr="001A4F58">
          <w:rPr>
            <w:rFonts w:ascii="Calibri" w:eastAsia="Calibri" w:hAnsi="Calibri" w:cs="Times New Roman"/>
          </w:rPr>
          <w:t>n "Nessun gangster, nessun uomo in giacca e cravatta.{w} Solo un desolato punto di ritrovo per ratti e bidoni della spazzatura abbandonati."</w:t>
        </w:r>
      </w:ins>
    </w:p>
    <w:p w14:paraId="59CB6AD2" w14:textId="77777777" w:rsidR="001A4F58" w:rsidRPr="001A4F58" w:rsidRDefault="001A4F58" w:rsidP="001A4F58">
      <w:pPr>
        <w:numPr>
          <w:ilvl w:val="0"/>
          <w:numId w:val="9"/>
        </w:numPr>
        <w:spacing w:line="600" w:lineRule="auto"/>
        <w:ind w:left="360"/>
        <w:contextualSpacing/>
        <w:jc w:val="left"/>
        <w:rPr>
          <w:ins w:id="2932" w:author="UTENTE" w:date="2020-06-30T18:01:00Z"/>
          <w:rFonts w:ascii="Calibri" w:eastAsia="Calibri" w:hAnsi="Calibri" w:cs="Times New Roman"/>
        </w:rPr>
      </w:pPr>
      <w:ins w:id="2933" w:author="UTENTE" w:date="2020-06-30T18:01:00Z">
        <w:r w:rsidRPr="001A4F58">
          <w:rPr>
            <w:rFonts w:ascii="Calibri" w:eastAsia="Calibri" w:hAnsi="Calibri" w:cs="Times New Roman"/>
          </w:rPr>
          <w:t>mc "\"…\""</w:t>
        </w:r>
      </w:ins>
    </w:p>
    <w:p w14:paraId="6BCDCECE" w14:textId="77777777" w:rsidR="001A4F58" w:rsidRPr="001A4F58" w:rsidRDefault="001A4F58" w:rsidP="001A4F58">
      <w:pPr>
        <w:numPr>
          <w:ilvl w:val="0"/>
          <w:numId w:val="9"/>
        </w:numPr>
        <w:spacing w:line="600" w:lineRule="auto"/>
        <w:ind w:left="360"/>
        <w:contextualSpacing/>
        <w:jc w:val="left"/>
        <w:rPr>
          <w:ins w:id="2934" w:author="UTENTE" w:date="2020-06-30T18:01:00Z"/>
          <w:rFonts w:ascii="Calibri" w:eastAsia="Calibri" w:hAnsi="Calibri" w:cs="Times New Roman"/>
        </w:rPr>
      </w:pPr>
      <w:ins w:id="2935" w:author="UTENTE" w:date="2020-06-30T18:01:00Z">
        <w:r w:rsidRPr="001A4F58">
          <w:rPr>
            <w:rFonts w:ascii="Calibri" w:eastAsia="Calibri" w:hAnsi="Calibri" w:cs="Times New Roman"/>
          </w:rPr>
          <w:t>n "Forse mi sono perso l'incontro… anche se avrei dovuto sentire dei colpi di pistola, se ci sono stati."</w:t>
        </w:r>
      </w:ins>
    </w:p>
    <w:p w14:paraId="5183B0D7" w14:textId="77777777" w:rsidR="001A4F58" w:rsidRPr="001A4F58" w:rsidRDefault="001A4F58" w:rsidP="001A4F58">
      <w:pPr>
        <w:numPr>
          <w:ilvl w:val="0"/>
          <w:numId w:val="9"/>
        </w:numPr>
        <w:spacing w:line="600" w:lineRule="auto"/>
        <w:ind w:left="360"/>
        <w:contextualSpacing/>
        <w:jc w:val="left"/>
        <w:rPr>
          <w:ins w:id="2936" w:author="UTENTE" w:date="2020-06-30T18:01:00Z"/>
          <w:rFonts w:ascii="Calibri" w:eastAsia="Calibri" w:hAnsi="Calibri" w:cs="Times New Roman"/>
        </w:rPr>
      </w:pPr>
      <w:ins w:id="2937" w:author="UTENTE" w:date="2020-06-30T18:01:00Z">
        <w:r w:rsidRPr="001A4F58">
          <w:rPr>
            <w:rFonts w:ascii="Calibri" w:eastAsia="Calibri" w:hAnsi="Calibri" w:cs="Times New Roman"/>
          </w:rPr>
          <w:t>n "Immagino che ancora non siano arrivati. Ma non mi va proprio di stare ad aspettare a lungo in questo posto da brividi, specialmente da solo."</w:t>
        </w:r>
      </w:ins>
    </w:p>
    <w:p w14:paraId="4424199F" w14:textId="77777777" w:rsidR="001A4F58" w:rsidRPr="001A4F58" w:rsidRDefault="001A4F58" w:rsidP="001A4F58">
      <w:pPr>
        <w:numPr>
          <w:ilvl w:val="0"/>
          <w:numId w:val="9"/>
        </w:numPr>
        <w:spacing w:line="600" w:lineRule="auto"/>
        <w:ind w:left="360"/>
        <w:contextualSpacing/>
        <w:jc w:val="left"/>
        <w:rPr>
          <w:ins w:id="2938" w:author="UTENTE" w:date="2020-06-30T18:01:00Z"/>
          <w:rFonts w:ascii="Calibri" w:eastAsia="Calibri" w:hAnsi="Calibri" w:cs="Times New Roman"/>
        </w:rPr>
      </w:pPr>
      <w:ins w:id="2939" w:author="UTENTE" w:date="2020-06-30T18:01:00Z">
        <w:r w:rsidRPr="001A4F58">
          <w:rPr>
            <w:rFonts w:ascii="Calibri" w:eastAsia="Calibri" w:hAnsi="Calibri" w:cs="Times New Roman"/>
          </w:rPr>
          <w:t>mc "Bah… Dovrei semplicemente andarmene a casa, probabilmente."</w:t>
        </w:r>
      </w:ins>
    </w:p>
    <w:p w14:paraId="37F7C9B8" w14:textId="77777777" w:rsidR="001A4F58" w:rsidRPr="001A4F58" w:rsidRDefault="001A4F58" w:rsidP="001A4F58">
      <w:pPr>
        <w:numPr>
          <w:ilvl w:val="0"/>
          <w:numId w:val="9"/>
        </w:numPr>
        <w:spacing w:line="600" w:lineRule="auto"/>
        <w:ind w:left="360"/>
        <w:contextualSpacing/>
        <w:jc w:val="left"/>
        <w:rPr>
          <w:ins w:id="2940" w:author="UTENTE" w:date="2020-06-30T18:01:00Z"/>
          <w:rFonts w:ascii="Calibri" w:eastAsia="Calibri" w:hAnsi="Calibri" w:cs="Times New Roman"/>
        </w:rPr>
      </w:pPr>
      <w:ins w:id="2941" w:author="UTENTE" w:date="2020-06-30T18:01:00Z">
        <w:r w:rsidRPr="001A4F58">
          <w:rPr>
            <w:rFonts w:ascii="Calibri" w:eastAsia="Calibri" w:hAnsi="Calibri" w:cs="Times New Roman"/>
          </w:rPr>
          <w:t>mc "\"È la cosa più sensata da fare… Sì.\""</w:t>
        </w:r>
      </w:ins>
    </w:p>
    <w:p w14:paraId="6F64CF2C" w14:textId="544C1BDF" w:rsidR="004C42AF" w:rsidRPr="001A4F58" w:rsidRDefault="001A4F58" w:rsidP="001A4F58">
      <w:pPr>
        <w:pStyle w:val="Paragrafoelenco"/>
        <w:numPr>
          <w:ilvl w:val="0"/>
          <w:numId w:val="9"/>
        </w:numPr>
        <w:ind w:hanging="720"/>
        <w:rPr>
          <w:ins w:id="2942" w:author="UTENTE" w:date="2020-06-30T17:56:00Z"/>
          <w:lang w:val="it-IT"/>
          <w:rPrChange w:id="2943" w:author="UTENTE" w:date="2020-06-30T18:01:00Z">
            <w:rPr>
              <w:ins w:id="2944" w:author="UTENTE" w:date="2020-06-30T17:56:00Z"/>
            </w:rPr>
          </w:rPrChange>
        </w:rPr>
        <w:pPrChange w:id="2945" w:author="UTENTE" w:date="2020-06-30T18:01:00Z">
          <w:pPr>
            <w:spacing w:line="240" w:lineRule="auto"/>
            <w:jc w:val="left"/>
          </w:pPr>
        </w:pPrChange>
      </w:pPr>
      <w:ins w:id="2946" w:author="UTENTE" w:date="2020-06-30T18:01:00Z">
        <w:r w:rsidRPr="001A4F58">
          <w:rPr>
            <w:rFonts w:ascii="Calibri" w:eastAsia="Calibri" w:hAnsi="Calibri" w:cs="Times New Roman"/>
            <w:rPrChange w:id="2947" w:author="UTENTE" w:date="2020-06-30T18:01:00Z">
              <w:rPr/>
            </w:rPrChange>
          </w:rPr>
          <w:t>n "Dopo qualche secondo di riflessione, mi volto verso l'entrata del vicolo."</w:t>
        </w:r>
      </w:ins>
      <w:ins w:id="2948" w:author="UTENTE" w:date="2020-06-30T17:56:00Z">
        <w:r w:rsidR="004C42AF" w:rsidRPr="001A4F58">
          <w:rPr>
            <w:lang w:val="it-IT"/>
            <w:rPrChange w:id="2949" w:author="UTENTE" w:date="2020-06-30T18:01:00Z">
              <w:rPr/>
            </w:rPrChange>
          </w:rPr>
          <w:br w:type="page"/>
        </w:r>
      </w:ins>
    </w:p>
    <w:p w14:paraId="29BF5006" w14:textId="77777777" w:rsidR="004C42AF" w:rsidRPr="001A4F58" w:rsidRDefault="004C42AF" w:rsidP="004C42AF">
      <w:pPr>
        <w:pStyle w:val="Paragrafoelenco"/>
        <w:spacing w:line="600" w:lineRule="auto"/>
        <w:ind w:left="360"/>
        <w:jc w:val="both"/>
        <w:rPr>
          <w:ins w:id="2950" w:author="UTENTE" w:date="2020-06-30T17:55:00Z"/>
          <w:lang w:val="it-IT"/>
          <w:rPrChange w:id="2951" w:author="UTENTE" w:date="2020-06-30T18:01:00Z">
            <w:rPr>
              <w:ins w:id="2952" w:author="UTENTE" w:date="2020-06-30T17:55:00Z"/>
              <w:lang w:val="it-IT"/>
            </w:rPr>
          </w:rPrChange>
        </w:rPr>
        <w:pPrChange w:id="2953" w:author="UTENTE" w:date="2020-06-30T17:56:00Z">
          <w:pPr>
            <w:pStyle w:val="Paragrafoelenco"/>
            <w:numPr>
              <w:numId w:val="31"/>
            </w:numPr>
            <w:spacing w:line="600" w:lineRule="auto"/>
            <w:ind w:hanging="360"/>
            <w:jc w:val="both"/>
          </w:pPr>
        </w:pPrChange>
      </w:pPr>
    </w:p>
    <w:p w14:paraId="602F82B2" w14:textId="76A55B69" w:rsidR="001A4F58" w:rsidRPr="001A4F58" w:rsidRDefault="001A4F58" w:rsidP="001A4F58">
      <w:pPr>
        <w:pStyle w:val="Paragrafoelenco"/>
        <w:numPr>
          <w:ilvl w:val="0"/>
          <w:numId w:val="9"/>
        </w:numPr>
        <w:spacing w:line="600" w:lineRule="auto"/>
        <w:rPr>
          <w:ins w:id="2954" w:author="UTENTE" w:date="2020-06-30T18:01:00Z"/>
          <w:rFonts w:ascii="Calibri" w:eastAsia="Calibri" w:hAnsi="Calibri" w:cs="Times New Roman"/>
          <w:lang w:val="en-US"/>
          <w:rPrChange w:id="2955" w:author="UTENTE" w:date="2020-06-30T18:01:00Z">
            <w:rPr>
              <w:ins w:id="2956" w:author="UTENTE" w:date="2020-06-30T18:01:00Z"/>
            </w:rPr>
          </w:rPrChange>
        </w:rPr>
        <w:pPrChange w:id="2957" w:author="UTENTE" w:date="2020-06-30T18:01:00Z">
          <w:pPr>
            <w:numPr>
              <w:numId w:val="36"/>
            </w:numPr>
            <w:spacing w:line="600" w:lineRule="auto"/>
            <w:ind w:left="502" w:hanging="360"/>
            <w:contextualSpacing/>
            <w:jc w:val="left"/>
          </w:pPr>
        </w:pPrChange>
      </w:pPr>
      <w:ins w:id="2958" w:author="UTENTE" w:date="2020-06-30T18:01:00Z">
        <w:r w:rsidRPr="001A4F58">
          <w:rPr>
            <w:rFonts w:ascii="Calibri" w:eastAsia="Calibri" w:hAnsi="Calibri" w:cs="Times New Roman"/>
            <w:lang w:val="en-US"/>
            <w:rPrChange w:id="2959" w:author="UTENTE" w:date="2020-06-30T18:01:00Z">
              <w:rPr/>
            </w:rPrChange>
          </w:rPr>
          <w:t>n "I'm not sure why I feel so disappoi –"</w:t>
        </w:r>
      </w:ins>
    </w:p>
    <w:p w14:paraId="19B5E0BA" w14:textId="77777777" w:rsidR="001A4F58" w:rsidRPr="001A4F58" w:rsidRDefault="001A4F58" w:rsidP="001A4F58">
      <w:pPr>
        <w:numPr>
          <w:ilvl w:val="0"/>
          <w:numId w:val="9"/>
        </w:numPr>
        <w:spacing w:line="600" w:lineRule="auto"/>
        <w:contextualSpacing/>
        <w:jc w:val="left"/>
        <w:rPr>
          <w:ins w:id="2960" w:author="UTENTE" w:date="2020-06-30T18:01:00Z"/>
          <w:rFonts w:ascii="Calibri" w:eastAsia="Calibri" w:hAnsi="Calibri" w:cs="Times New Roman"/>
          <w:lang w:val="en-US"/>
        </w:rPr>
        <w:pPrChange w:id="2961" w:author="UTENTE" w:date="2020-06-30T18:01:00Z">
          <w:pPr>
            <w:numPr>
              <w:numId w:val="36"/>
            </w:numPr>
            <w:spacing w:line="600" w:lineRule="auto"/>
            <w:ind w:left="720" w:hanging="360"/>
            <w:contextualSpacing/>
            <w:jc w:val="left"/>
          </w:pPr>
        </w:pPrChange>
      </w:pPr>
      <w:ins w:id="2962" w:author="UTENTE" w:date="2020-06-30T18:01:00Z">
        <w:r w:rsidRPr="001A4F58">
          <w:rPr>
            <w:rFonts w:ascii="Calibri" w:eastAsia="Calibri" w:hAnsi="Calibri" w:cs="Times New Roman"/>
            <w:lang w:val="en-US"/>
          </w:rPr>
          <w:t>u "\"Gotcha!!\""</w:t>
        </w:r>
      </w:ins>
    </w:p>
    <w:p w14:paraId="717AEEEC" w14:textId="77777777" w:rsidR="001A4F58" w:rsidRPr="001A4F58" w:rsidRDefault="001A4F58" w:rsidP="001A4F58">
      <w:pPr>
        <w:numPr>
          <w:ilvl w:val="0"/>
          <w:numId w:val="9"/>
        </w:numPr>
        <w:spacing w:line="600" w:lineRule="auto"/>
        <w:contextualSpacing/>
        <w:jc w:val="left"/>
        <w:rPr>
          <w:ins w:id="2963" w:author="UTENTE" w:date="2020-06-30T18:01:00Z"/>
          <w:rFonts w:ascii="Calibri" w:eastAsia="Calibri" w:hAnsi="Calibri" w:cs="Times New Roman"/>
          <w:lang w:val="en-US"/>
        </w:rPr>
        <w:pPrChange w:id="2964" w:author="UTENTE" w:date="2020-06-30T18:01:00Z">
          <w:pPr>
            <w:numPr>
              <w:numId w:val="36"/>
            </w:numPr>
            <w:spacing w:line="600" w:lineRule="auto"/>
            <w:ind w:left="720" w:hanging="360"/>
            <w:contextualSpacing/>
            <w:jc w:val="left"/>
          </w:pPr>
        </w:pPrChange>
      </w:pPr>
      <w:ins w:id="2965" w:author="UTENTE" w:date="2020-06-30T18:01:00Z">
        <w:r w:rsidRPr="001A4F58">
          <w:rPr>
            <w:rFonts w:ascii="Calibri" w:eastAsia="Calibri" w:hAnsi="Calibri" w:cs="Times New Roman"/>
            <w:lang w:val="en-US"/>
          </w:rPr>
          <w:t>mc "\"–!\""</w:t>
        </w:r>
      </w:ins>
    </w:p>
    <w:p w14:paraId="142CCC26" w14:textId="77777777" w:rsidR="001A4F58" w:rsidRPr="001A4F58" w:rsidRDefault="001A4F58" w:rsidP="001A4F58">
      <w:pPr>
        <w:numPr>
          <w:ilvl w:val="0"/>
          <w:numId w:val="9"/>
        </w:numPr>
        <w:spacing w:line="600" w:lineRule="auto"/>
        <w:contextualSpacing/>
        <w:jc w:val="left"/>
        <w:rPr>
          <w:ins w:id="2966" w:author="UTENTE" w:date="2020-06-30T18:01:00Z"/>
          <w:rFonts w:ascii="Calibri" w:eastAsia="Calibri" w:hAnsi="Calibri" w:cs="Times New Roman"/>
          <w:lang w:val="en-US"/>
        </w:rPr>
        <w:pPrChange w:id="2967" w:author="UTENTE" w:date="2020-06-30T18:01:00Z">
          <w:pPr>
            <w:numPr>
              <w:numId w:val="36"/>
            </w:numPr>
            <w:spacing w:line="600" w:lineRule="auto"/>
            <w:ind w:left="720" w:hanging="360"/>
            <w:contextualSpacing/>
            <w:jc w:val="left"/>
          </w:pPr>
        </w:pPrChange>
      </w:pPr>
      <w:ins w:id="2968" w:author="UTENTE" w:date="2020-06-30T18:01:00Z">
        <w:r w:rsidRPr="001A4F58">
          <w:rPr>
            <w:rFonts w:ascii="Calibri" w:eastAsia="Calibri" w:hAnsi="Calibri" w:cs="Times New Roman"/>
            <w:lang w:val="en-US"/>
          </w:rPr>
          <w:t>n "Out of nowhere, someone grabs my shoulders."</w:t>
        </w:r>
      </w:ins>
    </w:p>
    <w:p w14:paraId="15A07D63" w14:textId="77777777" w:rsidR="001A4F58" w:rsidRPr="001A4F58" w:rsidRDefault="001A4F58" w:rsidP="001A4F58">
      <w:pPr>
        <w:numPr>
          <w:ilvl w:val="0"/>
          <w:numId w:val="9"/>
        </w:numPr>
        <w:spacing w:line="600" w:lineRule="auto"/>
        <w:contextualSpacing/>
        <w:jc w:val="left"/>
        <w:rPr>
          <w:ins w:id="2969" w:author="UTENTE" w:date="2020-06-30T18:01:00Z"/>
          <w:rFonts w:ascii="Calibri" w:eastAsia="Calibri" w:hAnsi="Calibri" w:cs="Times New Roman"/>
          <w:lang w:val="en-US"/>
        </w:rPr>
        <w:pPrChange w:id="2970" w:author="UTENTE" w:date="2020-06-30T18:01:00Z">
          <w:pPr>
            <w:numPr>
              <w:numId w:val="36"/>
            </w:numPr>
            <w:spacing w:line="600" w:lineRule="auto"/>
            <w:ind w:left="720" w:hanging="360"/>
            <w:contextualSpacing/>
            <w:jc w:val="left"/>
          </w:pPr>
        </w:pPrChange>
      </w:pPr>
      <w:ins w:id="2971" w:author="UTENTE" w:date="2020-06-30T18:01:00Z">
        <w:r w:rsidRPr="001A4F58">
          <w:rPr>
            <w:rFonts w:ascii="Calibri" w:eastAsia="Calibri" w:hAnsi="Calibri" w:cs="Times New Roman"/>
            <w:lang w:val="en-US"/>
          </w:rPr>
          <w:t>n "A second later, my back slams against the wall, and a pair of strong arms pin me in place."</w:t>
        </w:r>
      </w:ins>
    </w:p>
    <w:p w14:paraId="48F6FF8E" w14:textId="77777777" w:rsidR="001A4F58" w:rsidRPr="001A4F58" w:rsidRDefault="001A4F58" w:rsidP="001A4F58">
      <w:pPr>
        <w:numPr>
          <w:ilvl w:val="0"/>
          <w:numId w:val="9"/>
        </w:numPr>
        <w:spacing w:line="600" w:lineRule="auto"/>
        <w:contextualSpacing/>
        <w:jc w:val="left"/>
        <w:rPr>
          <w:ins w:id="2972" w:author="UTENTE" w:date="2020-06-30T18:01:00Z"/>
          <w:rFonts w:ascii="Calibri" w:eastAsia="Calibri" w:hAnsi="Calibri" w:cs="Times New Roman"/>
          <w:lang w:val="es-ES"/>
        </w:rPr>
        <w:pPrChange w:id="2973" w:author="UTENTE" w:date="2020-06-30T18:01:00Z">
          <w:pPr>
            <w:numPr>
              <w:numId w:val="36"/>
            </w:numPr>
            <w:spacing w:line="600" w:lineRule="auto"/>
            <w:ind w:left="720" w:hanging="360"/>
            <w:contextualSpacing/>
            <w:jc w:val="left"/>
          </w:pPr>
        </w:pPrChange>
      </w:pPr>
      <w:ins w:id="2974" w:author="UTENTE" w:date="2020-06-30T18:01:00Z">
        <w:r w:rsidRPr="001A4F58">
          <w:rPr>
            <w:rFonts w:ascii="Calibri" w:eastAsia="Calibri" w:hAnsi="Calibri" w:cs="Times New Roman"/>
            <w:lang w:val="es-ES"/>
          </w:rPr>
          <w:t>u "\"Hey, hey, hey~\""</w:t>
        </w:r>
      </w:ins>
    </w:p>
    <w:p w14:paraId="46B6B417" w14:textId="77777777" w:rsidR="001A4F58" w:rsidRPr="001A4F58" w:rsidRDefault="001A4F58" w:rsidP="001A4F58">
      <w:pPr>
        <w:numPr>
          <w:ilvl w:val="0"/>
          <w:numId w:val="9"/>
        </w:numPr>
        <w:spacing w:line="600" w:lineRule="auto"/>
        <w:contextualSpacing/>
        <w:jc w:val="left"/>
        <w:rPr>
          <w:ins w:id="2975" w:author="UTENTE" w:date="2020-06-30T18:01:00Z"/>
          <w:rFonts w:ascii="Calibri" w:eastAsia="Calibri" w:hAnsi="Calibri" w:cs="Times New Roman"/>
          <w:lang w:val="en-US"/>
        </w:rPr>
        <w:pPrChange w:id="2976" w:author="UTENTE" w:date="2020-06-30T18:01:00Z">
          <w:pPr>
            <w:numPr>
              <w:numId w:val="36"/>
            </w:numPr>
            <w:spacing w:line="600" w:lineRule="auto"/>
            <w:ind w:left="720" w:hanging="360"/>
            <w:contextualSpacing/>
            <w:jc w:val="left"/>
          </w:pPr>
        </w:pPrChange>
      </w:pPr>
      <w:ins w:id="2977" w:author="UTENTE" w:date="2020-06-30T18:01:00Z">
        <w:r w:rsidRPr="001A4F58">
          <w:rPr>
            <w:rFonts w:ascii="Calibri" w:eastAsia="Calibri" w:hAnsi="Calibri" w:cs="Times New Roman"/>
            <w:lang w:val="en-US"/>
          </w:rPr>
          <w:t>u "\"You're not one of those dumbass Seirei guys! You're a human!\""</w:t>
        </w:r>
      </w:ins>
    </w:p>
    <w:p w14:paraId="6A27B776" w14:textId="77777777" w:rsidR="001A4F58" w:rsidRPr="001A4F58" w:rsidRDefault="001A4F58" w:rsidP="001A4F58">
      <w:pPr>
        <w:numPr>
          <w:ilvl w:val="0"/>
          <w:numId w:val="9"/>
        </w:numPr>
        <w:spacing w:line="600" w:lineRule="auto"/>
        <w:contextualSpacing/>
        <w:jc w:val="left"/>
        <w:rPr>
          <w:ins w:id="2978" w:author="UTENTE" w:date="2020-06-30T18:01:00Z"/>
          <w:rFonts w:ascii="Calibri" w:eastAsia="Calibri" w:hAnsi="Calibri" w:cs="Times New Roman"/>
          <w:lang w:val="en-US"/>
        </w:rPr>
        <w:pPrChange w:id="2979" w:author="UTENTE" w:date="2020-06-30T18:01:00Z">
          <w:pPr>
            <w:numPr>
              <w:numId w:val="36"/>
            </w:numPr>
            <w:spacing w:line="600" w:lineRule="auto"/>
            <w:ind w:left="720" w:hanging="360"/>
            <w:contextualSpacing/>
            <w:jc w:val="left"/>
          </w:pPr>
        </w:pPrChange>
      </w:pPr>
      <w:ins w:id="2980" w:author="UTENTE" w:date="2020-06-30T18:01:00Z">
        <w:r w:rsidRPr="001A4F58">
          <w:rPr>
            <w:rFonts w:ascii="Calibri" w:eastAsia="Calibri" w:hAnsi="Calibri" w:cs="Times New Roman"/>
            <w:lang w:val="en-US"/>
          </w:rPr>
          <w:t>n "Two wide, puzzled eyes scan over my face like I'm some kind of mutant."</w:t>
        </w:r>
      </w:ins>
    </w:p>
    <w:p w14:paraId="10B6134B" w14:textId="77777777" w:rsidR="001A4F58" w:rsidRPr="001A4F58" w:rsidRDefault="001A4F58" w:rsidP="001A4F58">
      <w:pPr>
        <w:numPr>
          <w:ilvl w:val="0"/>
          <w:numId w:val="9"/>
        </w:numPr>
        <w:spacing w:line="600" w:lineRule="auto"/>
        <w:contextualSpacing/>
        <w:jc w:val="left"/>
        <w:rPr>
          <w:ins w:id="2981" w:author="UTENTE" w:date="2020-06-30T18:01:00Z"/>
          <w:rFonts w:ascii="Calibri" w:eastAsia="Calibri" w:hAnsi="Calibri" w:cs="Times New Roman"/>
          <w:lang w:val="en-US"/>
        </w:rPr>
        <w:pPrChange w:id="2982" w:author="UTENTE" w:date="2020-06-30T18:01:00Z">
          <w:pPr>
            <w:numPr>
              <w:numId w:val="36"/>
            </w:numPr>
            <w:spacing w:line="600" w:lineRule="auto"/>
            <w:ind w:left="720" w:hanging="360"/>
            <w:contextualSpacing/>
            <w:jc w:val="left"/>
          </w:pPr>
        </w:pPrChange>
      </w:pPr>
      <w:ins w:id="2983" w:author="UTENTE" w:date="2020-06-30T18:01:00Z">
        <w:r w:rsidRPr="001A4F58">
          <w:rPr>
            <w:rFonts w:ascii="Calibri" w:eastAsia="Calibri" w:hAnsi="Calibri" w:cs="Times New Roman"/>
            <w:lang w:val="en-US"/>
          </w:rPr>
          <w:t>mcp "\"Ngh… of course I'm human!\""</w:t>
        </w:r>
      </w:ins>
    </w:p>
    <w:p w14:paraId="340EED87" w14:textId="77777777" w:rsidR="001A4F58" w:rsidRPr="001A4F58" w:rsidRDefault="001A4F58" w:rsidP="001A4F58">
      <w:pPr>
        <w:numPr>
          <w:ilvl w:val="0"/>
          <w:numId w:val="9"/>
        </w:numPr>
        <w:spacing w:line="600" w:lineRule="auto"/>
        <w:contextualSpacing/>
        <w:jc w:val="left"/>
        <w:rPr>
          <w:ins w:id="2984" w:author="UTENTE" w:date="2020-06-30T18:01:00Z"/>
          <w:rFonts w:ascii="Calibri" w:eastAsia="Calibri" w:hAnsi="Calibri" w:cs="Times New Roman"/>
          <w:lang w:val="en-US"/>
        </w:rPr>
        <w:pPrChange w:id="2985" w:author="UTENTE" w:date="2020-06-30T18:01:00Z">
          <w:pPr>
            <w:numPr>
              <w:numId w:val="36"/>
            </w:numPr>
            <w:spacing w:line="600" w:lineRule="auto"/>
            <w:ind w:left="720" w:hanging="360"/>
            <w:contextualSpacing/>
            <w:jc w:val="left"/>
          </w:pPr>
        </w:pPrChange>
      </w:pPr>
      <w:ins w:id="2986" w:author="UTENTE" w:date="2020-06-30T18:01:00Z">
        <w:r w:rsidRPr="001A4F58">
          <w:rPr>
            <w:rFonts w:ascii="Calibri" w:eastAsia="Calibri" w:hAnsi="Calibri" w:cs="Times New Roman"/>
            <w:lang w:val="en-US"/>
          </w:rPr>
          <w:t>mcp "\"What were you expecting, a fucking platypus?\""</w:t>
        </w:r>
      </w:ins>
    </w:p>
    <w:p w14:paraId="3BBB203F" w14:textId="77777777" w:rsidR="001A4F58" w:rsidRPr="001A4F58" w:rsidRDefault="001A4F58" w:rsidP="001A4F58">
      <w:pPr>
        <w:numPr>
          <w:ilvl w:val="0"/>
          <w:numId w:val="9"/>
        </w:numPr>
        <w:spacing w:line="600" w:lineRule="auto"/>
        <w:contextualSpacing/>
        <w:jc w:val="left"/>
        <w:rPr>
          <w:ins w:id="2987" w:author="UTENTE" w:date="2020-06-30T18:01:00Z"/>
          <w:rFonts w:ascii="Calibri" w:eastAsia="Calibri" w:hAnsi="Calibri" w:cs="Times New Roman"/>
          <w:lang w:val="en-US"/>
        </w:rPr>
        <w:pPrChange w:id="2988" w:author="UTENTE" w:date="2020-06-30T18:01:00Z">
          <w:pPr>
            <w:numPr>
              <w:numId w:val="36"/>
            </w:numPr>
            <w:spacing w:line="600" w:lineRule="auto"/>
            <w:ind w:left="720" w:hanging="360"/>
            <w:contextualSpacing/>
            <w:jc w:val="left"/>
          </w:pPr>
        </w:pPrChange>
      </w:pPr>
      <w:ins w:id="2989" w:author="UTENTE" w:date="2020-06-30T18:01:00Z">
        <w:r w:rsidRPr="001A4F58">
          <w:rPr>
            <w:rFonts w:ascii="Calibri" w:eastAsia="Calibri" w:hAnsi="Calibri" w:cs="Times New Roman"/>
            <w:lang w:val="en-US"/>
          </w:rPr>
          <w:t>n "After I snarl back at him…{w} I immediately freeze."</w:t>
        </w:r>
      </w:ins>
    </w:p>
    <w:p w14:paraId="14D0E050" w14:textId="77777777" w:rsidR="001A4F58" w:rsidRPr="001A4F58" w:rsidRDefault="001A4F58" w:rsidP="001A4F58">
      <w:pPr>
        <w:numPr>
          <w:ilvl w:val="0"/>
          <w:numId w:val="9"/>
        </w:numPr>
        <w:spacing w:line="600" w:lineRule="auto"/>
        <w:contextualSpacing/>
        <w:jc w:val="left"/>
        <w:rPr>
          <w:ins w:id="2990" w:author="UTENTE" w:date="2020-06-30T18:01:00Z"/>
          <w:rFonts w:ascii="Calibri" w:eastAsia="Calibri" w:hAnsi="Calibri" w:cs="Times New Roman"/>
          <w:lang w:val="en-US"/>
        </w:rPr>
        <w:pPrChange w:id="2991" w:author="UTENTE" w:date="2020-06-30T18:01:00Z">
          <w:pPr>
            <w:numPr>
              <w:numId w:val="36"/>
            </w:numPr>
            <w:spacing w:line="600" w:lineRule="auto"/>
            <w:ind w:left="720" w:hanging="360"/>
            <w:contextualSpacing/>
            <w:jc w:val="left"/>
          </w:pPr>
        </w:pPrChange>
      </w:pPr>
      <w:ins w:id="2992" w:author="UTENTE" w:date="2020-06-30T18:01:00Z">
        <w:r w:rsidRPr="001A4F58">
          <w:rPr>
            <w:rFonts w:ascii="Calibri" w:eastAsia="Calibri" w:hAnsi="Calibri" w:cs="Times New Roman"/>
            <w:lang w:val="en-US"/>
          </w:rPr>
          <w:t>mcp "\"A human…? O-of course I'm human!\""</w:t>
        </w:r>
      </w:ins>
    </w:p>
    <w:p w14:paraId="2C3A2538" w14:textId="77777777" w:rsidR="001A4F58" w:rsidRPr="001A4F58" w:rsidRDefault="001A4F58" w:rsidP="001A4F58">
      <w:pPr>
        <w:numPr>
          <w:ilvl w:val="0"/>
          <w:numId w:val="9"/>
        </w:numPr>
        <w:spacing w:line="600" w:lineRule="auto"/>
        <w:contextualSpacing/>
        <w:jc w:val="left"/>
        <w:rPr>
          <w:ins w:id="2993" w:author="UTENTE" w:date="2020-06-30T18:01:00Z"/>
          <w:rFonts w:ascii="Calibri" w:eastAsia="Calibri" w:hAnsi="Calibri" w:cs="Times New Roman"/>
          <w:lang w:val="en-US"/>
        </w:rPr>
        <w:pPrChange w:id="2994" w:author="UTENTE" w:date="2020-06-30T18:01:00Z">
          <w:pPr>
            <w:numPr>
              <w:numId w:val="36"/>
            </w:numPr>
            <w:spacing w:line="600" w:lineRule="auto"/>
            <w:ind w:left="720" w:hanging="360"/>
            <w:contextualSpacing/>
            <w:jc w:val="left"/>
          </w:pPr>
        </w:pPrChange>
      </w:pPr>
      <w:ins w:id="2995" w:author="UTENTE" w:date="2020-06-30T18:01:00Z">
        <w:r w:rsidRPr="001A4F58">
          <w:rPr>
            <w:rFonts w:ascii="Calibri" w:eastAsia="Calibri" w:hAnsi="Calibri" w:cs="Times New Roman"/>
            <w:lang w:val="en-US"/>
          </w:rPr>
          <w:t>mcp "\"What else could I be? I don't underst–\""</w:t>
        </w:r>
      </w:ins>
    </w:p>
    <w:p w14:paraId="4DB2AC1C" w14:textId="77777777" w:rsidR="001A4F58" w:rsidRPr="001A4F58" w:rsidRDefault="001A4F58" w:rsidP="001A4F58">
      <w:pPr>
        <w:numPr>
          <w:ilvl w:val="0"/>
          <w:numId w:val="9"/>
        </w:numPr>
        <w:spacing w:line="600" w:lineRule="auto"/>
        <w:contextualSpacing/>
        <w:jc w:val="left"/>
        <w:rPr>
          <w:ins w:id="2996" w:author="UTENTE" w:date="2020-06-30T18:01:00Z"/>
          <w:rFonts w:ascii="Calibri" w:eastAsia="Calibri" w:hAnsi="Calibri" w:cs="Times New Roman"/>
          <w:lang w:val="en-US"/>
        </w:rPr>
        <w:pPrChange w:id="2997" w:author="UTENTE" w:date="2020-06-30T18:01:00Z">
          <w:pPr>
            <w:numPr>
              <w:numId w:val="36"/>
            </w:numPr>
            <w:spacing w:line="600" w:lineRule="auto"/>
            <w:ind w:left="720" w:hanging="360"/>
            <w:contextualSpacing/>
            <w:jc w:val="left"/>
          </w:pPr>
        </w:pPrChange>
      </w:pPr>
      <w:ins w:id="2998" w:author="UTENTE" w:date="2020-06-30T18:01:00Z">
        <w:r w:rsidRPr="001A4F58">
          <w:rPr>
            <w:rFonts w:ascii="Calibri" w:eastAsia="Calibri" w:hAnsi="Calibri" w:cs="Times New Roman"/>
            <w:lang w:val="en-US"/>
          </w:rPr>
          <w:t>mcp "\"…\""</w:t>
        </w:r>
      </w:ins>
    </w:p>
    <w:p w14:paraId="5A81950C" w14:textId="77777777" w:rsidR="001A4F58" w:rsidRPr="001A4F58" w:rsidRDefault="001A4F58" w:rsidP="001A4F58">
      <w:pPr>
        <w:numPr>
          <w:ilvl w:val="0"/>
          <w:numId w:val="9"/>
        </w:numPr>
        <w:spacing w:line="600" w:lineRule="auto"/>
        <w:contextualSpacing/>
        <w:jc w:val="left"/>
        <w:rPr>
          <w:ins w:id="2999" w:author="UTENTE" w:date="2020-06-30T18:01:00Z"/>
          <w:rFonts w:ascii="Calibri" w:eastAsia="Calibri" w:hAnsi="Calibri" w:cs="Times New Roman"/>
          <w:lang w:val="en-US"/>
        </w:rPr>
        <w:pPrChange w:id="3000" w:author="UTENTE" w:date="2020-06-30T18:01:00Z">
          <w:pPr>
            <w:numPr>
              <w:numId w:val="36"/>
            </w:numPr>
            <w:spacing w:line="600" w:lineRule="auto"/>
            <w:ind w:left="720" w:hanging="360"/>
            <w:contextualSpacing/>
            <w:jc w:val="left"/>
          </w:pPr>
        </w:pPrChange>
      </w:pPr>
      <w:ins w:id="3001" w:author="UTENTE" w:date="2020-06-30T18:01:00Z">
        <w:r w:rsidRPr="001A4F58">
          <w:rPr>
            <w:rFonts w:ascii="Calibri" w:eastAsia="Calibri" w:hAnsi="Calibri" w:cs="Times New Roman"/>
            <w:lang w:val="en-US"/>
          </w:rPr>
          <w:t>n "I break off halfway through my sentence, staring at my attacker."</w:t>
        </w:r>
      </w:ins>
    </w:p>
    <w:p w14:paraId="383FD643" w14:textId="77777777" w:rsidR="001A4F58" w:rsidRPr="001A4F58" w:rsidRDefault="001A4F58" w:rsidP="001A4F58">
      <w:pPr>
        <w:numPr>
          <w:ilvl w:val="0"/>
          <w:numId w:val="9"/>
        </w:numPr>
        <w:spacing w:line="600" w:lineRule="auto"/>
        <w:contextualSpacing/>
        <w:jc w:val="left"/>
        <w:rPr>
          <w:ins w:id="3002" w:author="UTENTE" w:date="2020-06-30T18:01:00Z"/>
          <w:rFonts w:ascii="Calibri" w:eastAsia="Calibri" w:hAnsi="Calibri" w:cs="Times New Roman"/>
          <w:lang w:val="en-US"/>
        </w:rPr>
        <w:pPrChange w:id="3003" w:author="UTENTE" w:date="2020-06-30T18:01:00Z">
          <w:pPr>
            <w:numPr>
              <w:numId w:val="36"/>
            </w:numPr>
            <w:spacing w:line="600" w:lineRule="auto"/>
            <w:ind w:left="720" w:hanging="360"/>
            <w:contextualSpacing/>
            <w:jc w:val="left"/>
          </w:pPr>
        </w:pPrChange>
      </w:pPr>
      <w:ins w:id="3004" w:author="UTENTE" w:date="2020-06-30T18:01:00Z">
        <w:r w:rsidRPr="001A4F58">
          <w:rPr>
            <w:rFonts w:ascii="Calibri" w:eastAsia="Calibri" w:hAnsi="Calibri" w:cs="Times New Roman"/>
            <w:lang w:val="en-US"/>
          </w:rPr>
          <w:t>n "This red-haired guy has a tattoo on his face… and is wearing a distinctive leather jacket."</w:t>
        </w:r>
      </w:ins>
    </w:p>
    <w:p w14:paraId="4B3E5788" w14:textId="4943F999" w:rsidR="009E78E0" w:rsidRPr="001A4F58" w:rsidRDefault="001A4F58" w:rsidP="001A4F58">
      <w:pPr>
        <w:pStyle w:val="Paragrafoelenco"/>
        <w:numPr>
          <w:ilvl w:val="0"/>
          <w:numId w:val="9"/>
        </w:numPr>
        <w:spacing w:line="360" w:lineRule="auto"/>
        <w:rPr>
          <w:ins w:id="3005" w:author="UTENTE" w:date="2020-06-30T18:02:00Z"/>
          <w:lang w:val="en-US"/>
          <w:rPrChange w:id="3006" w:author="UTENTE" w:date="2020-06-30T18:02:00Z">
            <w:rPr>
              <w:ins w:id="3007" w:author="UTENTE" w:date="2020-06-30T18:02:00Z"/>
              <w:rFonts w:ascii="Calibri" w:eastAsia="Calibri" w:hAnsi="Calibri" w:cs="Times New Roman"/>
              <w:lang w:val="en-US"/>
            </w:rPr>
          </w:rPrChange>
        </w:rPr>
        <w:pPrChange w:id="3008" w:author="UTENTE" w:date="2020-06-30T18:02:00Z">
          <w:pPr>
            <w:spacing w:line="360" w:lineRule="auto"/>
          </w:pPr>
        </w:pPrChange>
      </w:pPr>
      <w:ins w:id="3009" w:author="UTENTE" w:date="2020-06-30T18:01:00Z">
        <w:r w:rsidRPr="001A4F58">
          <w:rPr>
            <w:rFonts w:ascii="Calibri" w:eastAsia="Calibri" w:hAnsi="Calibri" w:cs="Times New Roman"/>
            <w:lang w:val="en-US"/>
          </w:rPr>
          <w:t>n "Could he be the person that man from last night was talking about…?"</w:t>
        </w:r>
      </w:ins>
    </w:p>
    <w:p w14:paraId="4FCB3D18" w14:textId="42F3ABBE" w:rsidR="001A4F58" w:rsidRDefault="001A4F58">
      <w:pPr>
        <w:spacing w:line="240" w:lineRule="auto"/>
        <w:jc w:val="left"/>
        <w:rPr>
          <w:ins w:id="3010" w:author="UTENTE" w:date="2020-06-30T18:02:00Z"/>
          <w:rFonts w:ascii="Calibri" w:eastAsia="Calibri" w:hAnsi="Calibri" w:cs="Times New Roman"/>
          <w:lang w:val="en-US"/>
        </w:rPr>
      </w:pPr>
      <w:ins w:id="3011" w:author="UTENTE" w:date="2020-06-30T18:02:00Z">
        <w:r>
          <w:rPr>
            <w:rFonts w:ascii="Calibri" w:eastAsia="Calibri" w:hAnsi="Calibri" w:cs="Times New Roman"/>
            <w:lang w:val="en-US"/>
          </w:rPr>
          <w:br w:type="page"/>
        </w:r>
      </w:ins>
    </w:p>
    <w:p w14:paraId="7480855E" w14:textId="437BD8C9" w:rsidR="001A4F58" w:rsidRPr="006142F1" w:rsidRDefault="001A4F58" w:rsidP="006142F1">
      <w:pPr>
        <w:pStyle w:val="Paragrafoelenco"/>
        <w:numPr>
          <w:ilvl w:val="0"/>
          <w:numId w:val="8"/>
        </w:numPr>
        <w:spacing w:line="600" w:lineRule="auto"/>
        <w:ind w:hanging="502"/>
        <w:rPr>
          <w:ins w:id="3012" w:author="UTENTE" w:date="2020-06-30T18:02:00Z"/>
          <w:rFonts w:ascii="Calibri" w:eastAsia="Calibri" w:hAnsi="Calibri" w:cs="Times New Roman"/>
          <w:rPrChange w:id="3013" w:author="UTENTE" w:date="2020-06-30T18:02:00Z">
            <w:rPr>
              <w:ins w:id="3014" w:author="UTENTE" w:date="2020-06-30T18:02:00Z"/>
            </w:rPr>
          </w:rPrChange>
        </w:rPr>
        <w:pPrChange w:id="3015" w:author="UTENTE" w:date="2020-06-30T18:02:00Z">
          <w:pPr>
            <w:numPr>
              <w:numId w:val="9"/>
            </w:numPr>
            <w:spacing w:line="600" w:lineRule="auto"/>
            <w:ind w:left="720" w:hanging="360"/>
            <w:contextualSpacing/>
            <w:jc w:val="left"/>
          </w:pPr>
        </w:pPrChange>
      </w:pPr>
      <w:ins w:id="3016" w:author="UTENTE" w:date="2020-06-30T18:02:00Z">
        <w:r w:rsidRPr="006142F1">
          <w:rPr>
            <w:rFonts w:ascii="Calibri" w:eastAsia="Calibri" w:hAnsi="Calibri" w:cs="Times New Roman"/>
            <w:rPrChange w:id="3017" w:author="UTENTE" w:date="2020-06-30T18:02:00Z">
              <w:rPr/>
            </w:rPrChange>
          </w:rPr>
          <w:lastRenderedPageBreak/>
          <w:t>n "Non so perché mi senta così delus-"</w:t>
        </w:r>
      </w:ins>
    </w:p>
    <w:p w14:paraId="01894B1C" w14:textId="77777777" w:rsidR="001A4F58" w:rsidRPr="001A4F58" w:rsidRDefault="001A4F58" w:rsidP="006142F1">
      <w:pPr>
        <w:numPr>
          <w:ilvl w:val="0"/>
          <w:numId w:val="8"/>
        </w:numPr>
        <w:spacing w:line="600" w:lineRule="auto"/>
        <w:ind w:left="360"/>
        <w:contextualSpacing/>
        <w:jc w:val="left"/>
        <w:rPr>
          <w:ins w:id="3018" w:author="UTENTE" w:date="2020-06-30T18:02:00Z"/>
          <w:rFonts w:ascii="Calibri" w:eastAsia="Calibri" w:hAnsi="Calibri" w:cs="Times New Roman"/>
        </w:rPr>
        <w:pPrChange w:id="3019" w:author="UTENTE" w:date="2020-06-30T18:02:00Z">
          <w:pPr>
            <w:numPr>
              <w:numId w:val="9"/>
            </w:numPr>
            <w:spacing w:line="600" w:lineRule="auto"/>
            <w:ind w:left="360" w:hanging="360"/>
            <w:contextualSpacing/>
            <w:jc w:val="left"/>
          </w:pPr>
        </w:pPrChange>
      </w:pPr>
      <w:ins w:id="3020" w:author="UTENTE" w:date="2020-06-30T18:02:00Z">
        <w:r w:rsidRPr="001A4F58">
          <w:rPr>
            <w:rFonts w:ascii="Calibri" w:eastAsia="Calibri" w:hAnsi="Calibri" w:cs="Times New Roman"/>
          </w:rPr>
          <w:t>u "\"Beccato!!\""</w:t>
        </w:r>
      </w:ins>
    </w:p>
    <w:p w14:paraId="0B1315AA" w14:textId="77777777" w:rsidR="001A4F58" w:rsidRPr="001A4F58" w:rsidRDefault="001A4F58" w:rsidP="006142F1">
      <w:pPr>
        <w:numPr>
          <w:ilvl w:val="0"/>
          <w:numId w:val="8"/>
        </w:numPr>
        <w:spacing w:line="600" w:lineRule="auto"/>
        <w:ind w:left="360"/>
        <w:contextualSpacing/>
        <w:jc w:val="left"/>
        <w:rPr>
          <w:ins w:id="3021" w:author="UTENTE" w:date="2020-06-30T18:02:00Z"/>
          <w:rFonts w:ascii="Calibri" w:eastAsia="Calibri" w:hAnsi="Calibri" w:cs="Times New Roman"/>
        </w:rPr>
        <w:pPrChange w:id="3022" w:author="UTENTE" w:date="2020-06-30T18:02:00Z">
          <w:pPr>
            <w:numPr>
              <w:numId w:val="9"/>
            </w:numPr>
            <w:spacing w:line="600" w:lineRule="auto"/>
            <w:ind w:left="360" w:hanging="360"/>
            <w:contextualSpacing/>
            <w:jc w:val="left"/>
          </w:pPr>
        </w:pPrChange>
      </w:pPr>
      <w:ins w:id="3023" w:author="UTENTE" w:date="2020-06-30T18:02:00Z">
        <w:r w:rsidRPr="001A4F58">
          <w:rPr>
            <w:rFonts w:ascii="Calibri" w:eastAsia="Calibri" w:hAnsi="Calibri" w:cs="Times New Roman"/>
          </w:rPr>
          <w:t>mc "\"-!\""</w:t>
        </w:r>
      </w:ins>
    </w:p>
    <w:p w14:paraId="7632DFD7" w14:textId="77777777" w:rsidR="001A4F58" w:rsidRPr="001A4F58" w:rsidRDefault="001A4F58" w:rsidP="006142F1">
      <w:pPr>
        <w:numPr>
          <w:ilvl w:val="0"/>
          <w:numId w:val="8"/>
        </w:numPr>
        <w:spacing w:line="600" w:lineRule="auto"/>
        <w:ind w:left="360"/>
        <w:contextualSpacing/>
        <w:jc w:val="left"/>
        <w:rPr>
          <w:ins w:id="3024" w:author="UTENTE" w:date="2020-06-30T18:02:00Z"/>
          <w:rFonts w:ascii="Calibri" w:eastAsia="Calibri" w:hAnsi="Calibri" w:cs="Times New Roman"/>
        </w:rPr>
        <w:pPrChange w:id="3025" w:author="UTENTE" w:date="2020-06-30T18:02:00Z">
          <w:pPr>
            <w:numPr>
              <w:numId w:val="9"/>
            </w:numPr>
            <w:spacing w:line="600" w:lineRule="auto"/>
            <w:ind w:left="360" w:hanging="360"/>
            <w:contextualSpacing/>
            <w:jc w:val="left"/>
          </w:pPr>
        </w:pPrChange>
      </w:pPr>
      <w:ins w:id="3026" w:author="UTENTE" w:date="2020-06-30T18:02:00Z">
        <w:r w:rsidRPr="001A4F58">
          <w:rPr>
            <w:rFonts w:ascii="Calibri" w:eastAsia="Calibri" w:hAnsi="Calibri" w:cs="Times New Roman"/>
          </w:rPr>
          <w:t>n "Dal nulla, qualcuno mi afferra per le spalle."</w:t>
        </w:r>
      </w:ins>
    </w:p>
    <w:p w14:paraId="18C23295" w14:textId="77777777" w:rsidR="001A4F58" w:rsidRPr="001A4F58" w:rsidRDefault="001A4F58" w:rsidP="006142F1">
      <w:pPr>
        <w:numPr>
          <w:ilvl w:val="0"/>
          <w:numId w:val="8"/>
        </w:numPr>
        <w:spacing w:line="600" w:lineRule="auto"/>
        <w:ind w:left="360"/>
        <w:contextualSpacing/>
        <w:jc w:val="left"/>
        <w:rPr>
          <w:ins w:id="3027" w:author="UTENTE" w:date="2020-06-30T18:02:00Z"/>
          <w:rFonts w:ascii="Calibri" w:eastAsia="Calibri" w:hAnsi="Calibri" w:cs="Times New Roman"/>
        </w:rPr>
        <w:pPrChange w:id="3028" w:author="UTENTE" w:date="2020-06-30T18:02:00Z">
          <w:pPr>
            <w:numPr>
              <w:numId w:val="9"/>
            </w:numPr>
            <w:spacing w:line="600" w:lineRule="auto"/>
            <w:ind w:left="360" w:hanging="360"/>
            <w:contextualSpacing/>
            <w:jc w:val="left"/>
          </w:pPr>
        </w:pPrChange>
      </w:pPr>
      <w:ins w:id="3029" w:author="UTENTE" w:date="2020-06-30T18:02:00Z">
        <w:r w:rsidRPr="001A4F58">
          <w:rPr>
            <w:rFonts w:ascii="Calibri" w:eastAsia="Calibri" w:hAnsi="Calibri" w:cs="Times New Roman"/>
          </w:rPr>
          <w:t>n "Un secondo dopo, la mia schiena viene sbattuta contro il muro e un paio di braccia forti mi tengono fermo."</w:t>
        </w:r>
      </w:ins>
    </w:p>
    <w:p w14:paraId="6D1B368C" w14:textId="77777777" w:rsidR="001A4F58" w:rsidRPr="001A4F58" w:rsidRDefault="001A4F58" w:rsidP="006142F1">
      <w:pPr>
        <w:numPr>
          <w:ilvl w:val="0"/>
          <w:numId w:val="8"/>
        </w:numPr>
        <w:spacing w:line="600" w:lineRule="auto"/>
        <w:ind w:left="360"/>
        <w:contextualSpacing/>
        <w:jc w:val="left"/>
        <w:rPr>
          <w:ins w:id="3030" w:author="UTENTE" w:date="2020-06-30T18:02:00Z"/>
          <w:rFonts w:ascii="Calibri" w:eastAsia="Calibri" w:hAnsi="Calibri" w:cs="Times New Roman"/>
        </w:rPr>
        <w:pPrChange w:id="3031" w:author="UTENTE" w:date="2020-06-30T18:02:00Z">
          <w:pPr>
            <w:numPr>
              <w:numId w:val="9"/>
            </w:numPr>
            <w:spacing w:line="600" w:lineRule="auto"/>
            <w:ind w:left="360" w:hanging="360"/>
            <w:contextualSpacing/>
            <w:jc w:val="left"/>
          </w:pPr>
        </w:pPrChange>
      </w:pPr>
      <w:ins w:id="3032" w:author="UTENTE" w:date="2020-06-30T18:02:00Z">
        <w:r w:rsidRPr="001A4F58">
          <w:rPr>
            <w:rFonts w:ascii="Calibri" w:eastAsia="Calibri" w:hAnsi="Calibri" w:cs="Times New Roman"/>
          </w:rPr>
          <w:t>u "\"Ehi, ehi, ehi~\""</w:t>
        </w:r>
      </w:ins>
    </w:p>
    <w:p w14:paraId="48089072" w14:textId="77777777" w:rsidR="001A4F58" w:rsidRPr="001A4F58" w:rsidRDefault="001A4F58" w:rsidP="006142F1">
      <w:pPr>
        <w:numPr>
          <w:ilvl w:val="0"/>
          <w:numId w:val="8"/>
        </w:numPr>
        <w:spacing w:line="600" w:lineRule="auto"/>
        <w:ind w:left="360"/>
        <w:contextualSpacing/>
        <w:jc w:val="left"/>
        <w:rPr>
          <w:ins w:id="3033" w:author="UTENTE" w:date="2020-06-30T18:02:00Z"/>
          <w:rFonts w:ascii="Calibri" w:eastAsia="Calibri" w:hAnsi="Calibri" w:cs="Times New Roman"/>
        </w:rPr>
        <w:pPrChange w:id="3034" w:author="UTENTE" w:date="2020-06-30T18:02:00Z">
          <w:pPr>
            <w:numPr>
              <w:numId w:val="9"/>
            </w:numPr>
            <w:spacing w:line="600" w:lineRule="auto"/>
            <w:ind w:left="360" w:hanging="360"/>
            <w:contextualSpacing/>
            <w:jc w:val="left"/>
          </w:pPr>
        </w:pPrChange>
      </w:pPr>
      <w:ins w:id="3035" w:author="UTENTE" w:date="2020-06-30T18:02:00Z">
        <w:r w:rsidRPr="001A4F58">
          <w:rPr>
            <w:rFonts w:ascii="Calibri" w:eastAsia="Calibri" w:hAnsi="Calibri" w:cs="Times New Roman"/>
          </w:rPr>
          <w:t>u "\"Non sei uno di quegli stupidi Seirei! Sei un umano!\""</w:t>
        </w:r>
      </w:ins>
    </w:p>
    <w:p w14:paraId="0B9A3B5C" w14:textId="77777777" w:rsidR="001A4F58" w:rsidRPr="001A4F58" w:rsidRDefault="001A4F58" w:rsidP="006142F1">
      <w:pPr>
        <w:numPr>
          <w:ilvl w:val="0"/>
          <w:numId w:val="8"/>
        </w:numPr>
        <w:spacing w:line="600" w:lineRule="auto"/>
        <w:ind w:left="360"/>
        <w:contextualSpacing/>
        <w:jc w:val="left"/>
        <w:rPr>
          <w:ins w:id="3036" w:author="UTENTE" w:date="2020-06-30T18:02:00Z"/>
          <w:rFonts w:ascii="Calibri" w:eastAsia="Calibri" w:hAnsi="Calibri" w:cs="Times New Roman"/>
        </w:rPr>
        <w:pPrChange w:id="3037" w:author="UTENTE" w:date="2020-06-30T18:02:00Z">
          <w:pPr>
            <w:numPr>
              <w:numId w:val="9"/>
            </w:numPr>
            <w:spacing w:line="600" w:lineRule="auto"/>
            <w:ind w:left="360" w:hanging="360"/>
            <w:contextualSpacing/>
            <w:jc w:val="left"/>
          </w:pPr>
        </w:pPrChange>
      </w:pPr>
      <w:ins w:id="3038" w:author="UTENTE" w:date="2020-06-30T18:02:00Z">
        <w:r w:rsidRPr="001A4F58">
          <w:rPr>
            <w:rFonts w:ascii="Calibri" w:eastAsia="Calibri" w:hAnsi="Calibri" w:cs="Times New Roman"/>
          </w:rPr>
          <w:t>n "Due grandi occhi confusi mi scrutano come fossi una specie di mutante."</w:t>
        </w:r>
      </w:ins>
    </w:p>
    <w:p w14:paraId="36E3F903" w14:textId="77777777" w:rsidR="001A4F58" w:rsidRPr="001A4F58" w:rsidRDefault="001A4F58" w:rsidP="006142F1">
      <w:pPr>
        <w:numPr>
          <w:ilvl w:val="0"/>
          <w:numId w:val="8"/>
        </w:numPr>
        <w:spacing w:line="600" w:lineRule="auto"/>
        <w:ind w:left="360"/>
        <w:contextualSpacing/>
        <w:jc w:val="left"/>
        <w:rPr>
          <w:ins w:id="3039" w:author="UTENTE" w:date="2020-06-30T18:02:00Z"/>
          <w:rFonts w:ascii="Calibri" w:eastAsia="Calibri" w:hAnsi="Calibri" w:cs="Times New Roman"/>
        </w:rPr>
        <w:pPrChange w:id="3040" w:author="UTENTE" w:date="2020-06-30T18:02:00Z">
          <w:pPr>
            <w:numPr>
              <w:numId w:val="9"/>
            </w:numPr>
            <w:spacing w:line="600" w:lineRule="auto"/>
            <w:ind w:left="360" w:hanging="360"/>
            <w:contextualSpacing/>
            <w:jc w:val="left"/>
          </w:pPr>
        </w:pPrChange>
      </w:pPr>
      <w:ins w:id="3041" w:author="UTENTE" w:date="2020-06-30T18:02:00Z">
        <w:r w:rsidRPr="001A4F58">
          <w:rPr>
            <w:rFonts w:ascii="Calibri" w:eastAsia="Calibri" w:hAnsi="Calibri" w:cs="Times New Roman"/>
          </w:rPr>
          <w:t>mcp "\"Bah… certo che sono umano!\""</w:t>
        </w:r>
      </w:ins>
    </w:p>
    <w:p w14:paraId="62D4B198" w14:textId="77777777" w:rsidR="001A4F58" w:rsidRPr="001A4F58" w:rsidRDefault="001A4F58" w:rsidP="006142F1">
      <w:pPr>
        <w:numPr>
          <w:ilvl w:val="0"/>
          <w:numId w:val="8"/>
        </w:numPr>
        <w:spacing w:line="600" w:lineRule="auto"/>
        <w:ind w:left="360"/>
        <w:contextualSpacing/>
        <w:jc w:val="left"/>
        <w:rPr>
          <w:ins w:id="3042" w:author="UTENTE" w:date="2020-06-30T18:02:00Z"/>
          <w:rFonts w:ascii="Calibri" w:eastAsia="Calibri" w:hAnsi="Calibri" w:cs="Times New Roman"/>
        </w:rPr>
        <w:pPrChange w:id="3043" w:author="UTENTE" w:date="2020-06-30T18:02:00Z">
          <w:pPr>
            <w:numPr>
              <w:numId w:val="9"/>
            </w:numPr>
            <w:spacing w:line="600" w:lineRule="auto"/>
            <w:ind w:left="360" w:hanging="360"/>
            <w:contextualSpacing/>
            <w:jc w:val="left"/>
          </w:pPr>
        </w:pPrChange>
      </w:pPr>
      <w:ins w:id="3044" w:author="UTENTE" w:date="2020-06-30T18:02:00Z">
        <w:r w:rsidRPr="001A4F58">
          <w:rPr>
            <w:rFonts w:ascii="Calibri" w:eastAsia="Calibri" w:hAnsi="Calibri" w:cs="Times New Roman"/>
          </w:rPr>
          <w:t>mcp "\"Cosa ti aspettavi, un cazzo di ornitorinco?\""</w:t>
        </w:r>
      </w:ins>
    </w:p>
    <w:p w14:paraId="14ADF554" w14:textId="77777777" w:rsidR="001A4F58" w:rsidRPr="001A4F58" w:rsidRDefault="001A4F58" w:rsidP="006142F1">
      <w:pPr>
        <w:numPr>
          <w:ilvl w:val="0"/>
          <w:numId w:val="8"/>
        </w:numPr>
        <w:spacing w:line="600" w:lineRule="auto"/>
        <w:ind w:left="360"/>
        <w:contextualSpacing/>
        <w:jc w:val="left"/>
        <w:rPr>
          <w:ins w:id="3045" w:author="UTENTE" w:date="2020-06-30T18:02:00Z"/>
          <w:rFonts w:ascii="Calibri" w:eastAsia="Calibri" w:hAnsi="Calibri" w:cs="Times New Roman"/>
        </w:rPr>
        <w:pPrChange w:id="3046" w:author="UTENTE" w:date="2020-06-30T18:02:00Z">
          <w:pPr>
            <w:numPr>
              <w:numId w:val="9"/>
            </w:numPr>
            <w:spacing w:line="600" w:lineRule="auto"/>
            <w:ind w:left="360" w:hanging="360"/>
            <w:contextualSpacing/>
            <w:jc w:val="left"/>
          </w:pPr>
        </w:pPrChange>
      </w:pPr>
      <w:ins w:id="3047" w:author="UTENTE" w:date="2020-06-30T18:02:00Z">
        <w:r w:rsidRPr="001A4F58">
          <w:rPr>
            <w:rFonts w:ascii="Calibri" w:eastAsia="Calibri" w:hAnsi="Calibri" w:cs="Times New Roman"/>
          </w:rPr>
          <w:t>n "Dopo avergli ringhiato addosso… {w}Mi blocco immediatamente."</w:t>
        </w:r>
      </w:ins>
    </w:p>
    <w:p w14:paraId="70A95A93" w14:textId="77777777" w:rsidR="001A4F58" w:rsidRPr="001A4F58" w:rsidRDefault="001A4F58" w:rsidP="006142F1">
      <w:pPr>
        <w:numPr>
          <w:ilvl w:val="0"/>
          <w:numId w:val="8"/>
        </w:numPr>
        <w:spacing w:line="600" w:lineRule="auto"/>
        <w:ind w:left="360"/>
        <w:contextualSpacing/>
        <w:jc w:val="left"/>
        <w:rPr>
          <w:ins w:id="3048" w:author="UTENTE" w:date="2020-06-30T18:02:00Z"/>
          <w:rFonts w:ascii="Calibri" w:eastAsia="Calibri" w:hAnsi="Calibri" w:cs="Times New Roman"/>
        </w:rPr>
        <w:pPrChange w:id="3049" w:author="UTENTE" w:date="2020-06-30T18:02:00Z">
          <w:pPr>
            <w:numPr>
              <w:numId w:val="9"/>
            </w:numPr>
            <w:spacing w:line="600" w:lineRule="auto"/>
            <w:ind w:left="360" w:hanging="360"/>
            <w:contextualSpacing/>
            <w:jc w:val="left"/>
          </w:pPr>
        </w:pPrChange>
      </w:pPr>
      <w:ins w:id="3050" w:author="UTENTE" w:date="2020-06-30T18:02:00Z">
        <w:r w:rsidRPr="001A4F58">
          <w:rPr>
            <w:rFonts w:ascii="Calibri" w:eastAsia="Calibri" w:hAnsi="Calibri" w:cs="Times New Roman"/>
          </w:rPr>
          <w:t>mcp "\"Un umano…? C-certo che sono un umano!\""</w:t>
        </w:r>
      </w:ins>
    </w:p>
    <w:p w14:paraId="2C04A90C" w14:textId="77777777" w:rsidR="001A4F58" w:rsidRPr="001A4F58" w:rsidRDefault="001A4F58" w:rsidP="006142F1">
      <w:pPr>
        <w:numPr>
          <w:ilvl w:val="0"/>
          <w:numId w:val="8"/>
        </w:numPr>
        <w:spacing w:line="600" w:lineRule="auto"/>
        <w:ind w:left="360"/>
        <w:contextualSpacing/>
        <w:jc w:val="left"/>
        <w:rPr>
          <w:ins w:id="3051" w:author="UTENTE" w:date="2020-06-30T18:02:00Z"/>
          <w:rFonts w:ascii="Calibri" w:eastAsia="Calibri" w:hAnsi="Calibri" w:cs="Times New Roman"/>
        </w:rPr>
        <w:pPrChange w:id="3052" w:author="UTENTE" w:date="2020-06-30T18:02:00Z">
          <w:pPr>
            <w:numPr>
              <w:numId w:val="9"/>
            </w:numPr>
            <w:spacing w:line="600" w:lineRule="auto"/>
            <w:ind w:left="360" w:hanging="360"/>
            <w:contextualSpacing/>
            <w:jc w:val="left"/>
          </w:pPr>
        </w:pPrChange>
      </w:pPr>
      <w:ins w:id="3053" w:author="UTENTE" w:date="2020-06-30T18:02:00Z">
        <w:r w:rsidRPr="001A4F58">
          <w:rPr>
            <w:rFonts w:ascii="Calibri" w:eastAsia="Calibri" w:hAnsi="Calibri" w:cs="Times New Roman"/>
          </w:rPr>
          <w:t>mcp "\"Cos'altro potrei essere? Non capisc-\""</w:t>
        </w:r>
      </w:ins>
    </w:p>
    <w:p w14:paraId="49D5FDB6" w14:textId="77777777" w:rsidR="001A4F58" w:rsidRPr="001A4F58" w:rsidRDefault="001A4F58" w:rsidP="006142F1">
      <w:pPr>
        <w:numPr>
          <w:ilvl w:val="0"/>
          <w:numId w:val="8"/>
        </w:numPr>
        <w:spacing w:line="600" w:lineRule="auto"/>
        <w:ind w:left="360"/>
        <w:contextualSpacing/>
        <w:jc w:val="left"/>
        <w:rPr>
          <w:ins w:id="3054" w:author="UTENTE" w:date="2020-06-30T18:02:00Z"/>
          <w:rFonts w:ascii="Calibri" w:eastAsia="Calibri" w:hAnsi="Calibri" w:cs="Times New Roman"/>
        </w:rPr>
        <w:pPrChange w:id="3055" w:author="UTENTE" w:date="2020-06-30T18:02:00Z">
          <w:pPr>
            <w:numPr>
              <w:numId w:val="9"/>
            </w:numPr>
            <w:spacing w:line="600" w:lineRule="auto"/>
            <w:ind w:left="360" w:hanging="360"/>
            <w:contextualSpacing/>
            <w:jc w:val="left"/>
          </w:pPr>
        </w:pPrChange>
      </w:pPr>
      <w:ins w:id="3056" w:author="UTENTE" w:date="2020-06-30T18:02:00Z">
        <w:r w:rsidRPr="001A4F58">
          <w:rPr>
            <w:rFonts w:ascii="Calibri" w:eastAsia="Calibri" w:hAnsi="Calibri" w:cs="Times New Roman"/>
          </w:rPr>
          <w:t>mcp "\"…\""</w:t>
        </w:r>
      </w:ins>
    </w:p>
    <w:p w14:paraId="31730C7B" w14:textId="77777777" w:rsidR="001A4F58" w:rsidRPr="001A4F58" w:rsidRDefault="001A4F58" w:rsidP="006142F1">
      <w:pPr>
        <w:numPr>
          <w:ilvl w:val="0"/>
          <w:numId w:val="8"/>
        </w:numPr>
        <w:spacing w:line="600" w:lineRule="auto"/>
        <w:ind w:left="360"/>
        <w:contextualSpacing/>
        <w:jc w:val="left"/>
        <w:rPr>
          <w:ins w:id="3057" w:author="UTENTE" w:date="2020-06-30T18:02:00Z"/>
          <w:rFonts w:ascii="Calibri" w:eastAsia="Calibri" w:hAnsi="Calibri" w:cs="Times New Roman"/>
        </w:rPr>
        <w:pPrChange w:id="3058" w:author="UTENTE" w:date="2020-06-30T18:02:00Z">
          <w:pPr>
            <w:numPr>
              <w:numId w:val="9"/>
            </w:numPr>
            <w:spacing w:line="600" w:lineRule="auto"/>
            <w:ind w:left="360" w:hanging="360"/>
            <w:contextualSpacing/>
            <w:jc w:val="left"/>
          </w:pPr>
        </w:pPrChange>
      </w:pPr>
      <w:ins w:id="3059" w:author="UTENTE" w:date="2020-06-30T18:02:00Z">
        <w:r w:rsidRPr="001A4F58">
          <w:rPr>
            <w:rFonts w:ascii="Calibri" w:eastAsia="Calibri" w:hAnsi="Calibri" w:cs="Times New Roman"/>
          </w:rPr>
          <w:t>n "Mi interrompo a metà della frase, osservando il mio aggressore."</w:t>
        </w:r>
      </w:ins>
    </w:p>
    <w:p w14:paraId="25B28A99" w14:textId="77777777" w:rsidR="001A4F58" w:rsidRPr="001A4F58" w:rsidRDefault="001A4F58" w:rsidP="006142F1">
      <w:pPr>
        <w:numPr>
          <w:ilvl w:val="0"/>
          <w:numId w:val="8"/>
        </w:numPr>
        <w:spacing w:line="600" w:lineRule="auto"/>
        <w:ind w:left="360"/>
        <w:contextualSpacing/>
        <w:jc w:val="left"/>
        <w:rPr>
          <w:ins w:id="3060" w:author="UTENTE" w:date="2020-06-30T18:02:00Z"/>
          <w:rFonts w:ascii="Calibri" w:eastAsia="Calibri" w:hAnsi="Calibri" w:cs="Times New Roman"/>
        </w:rPr>
        <w:pPrChange w:id="3061" w:author="UTENTE" w:date="2020-06-30T18:02:00Z">
          <w:pPr>
            <w:numPr>
              <w:numId w:val="9"/>
            </w:numPr>
            <w:spacing w:line="600" w:lineRule="auto"/>
            <w:ind w:left="360" w:hanging="360"/>
            <w:contextualSpacing/>
            <w:jc w:val="left"/>
          </w:pPr>
        </w:pPrChange>
      </w:pPr>
      <w:ins w:id="3062" w:author="UTENTE" w:date="2020-06-30T18:02:00Z">
        <w:r w:rsidRPr="001A4F58">
          <w:rPr>
            <w:rFonts w:ascii="Calibri" w:eastAsia="Calibri" w:hAnsi="Calibri" w:cs="Times New Roman"/>
          </w:rPr>
          <w:t>n "Questo tizio dai capelli rossi ha un tatuaggio in faccia… e indossa una singolare giacca in pelle."</w:t>
        </w:r>
      </w:ins>
    </w:p>
    <w:p w14:paraId="191072B0" w14:textId="3AF57DEC" w:rsidR="001A4F58" w:rsidRPr="001A4F58" w:rsidRDefault="001A4F58" w:rsidP="006142F1">
      <w:pPr>
        <w:pStyle w:val="Paragrafoelenco"/>
        <w:numPr>
          <w:ilvl w:val="0"/>
          <w:numId w:val="8"/>
        </w:numPr>
        <w:ind w:hanging="502"/>
        <w:rPr>
          <w:ins w:id="3063" w:author="UTENTE" w:date="2020-06-30T18:02:00Z"/>
          <w:lang w:val="it-IT"/>
          <w:rPrChange w:id="3064" w:author="UTENTE" w:date="2020-06-30T18:02:00Z">
            <w:rPr>
              <w:ins w:id="3065" w:author="UTENTE" w:date="2020-06-30T18:02:00Z"/>
              <w:lang w:val="en-US"/>
            </w:rPr>
          </w:rPrChange>
        </w:rPr>
        <w:pPrChange w:id="3066" w:author="UTENTE" w:date="2020-06-30T18:03:00Z">
          <w:pPr>
            <w:spacing w:line="240" w:lineRule="auto"/>
            <w:jc w:val="left"/>
          </w:pPr>
        </w:pPrChange>
      </w:pPr>
      <w:ins w:id="3067" w:author="UTENTE" w:date="2020-06-30T18:02:00Z">
        <w:r w:rsidRPr="006142F1">
          <w:rPr>
            <w:rFonts w:ascii="Calibri" w:eastAsia="Calibri" w:hAnsi="Calibri" w:cs="Times New Roman"/>
            <w:rPrChange w:id="3068" w:author="UTENTE" w:date="2020-06-30T18:03:00Z">
              <w:rPr/>
            </w:rPrChange>
          </w:rPr>
          <w:t>n "Potrebbe essere la persona di cui parlava il ragazzo di ieri notte…?"</w:t>
        </w:r>
        <w:r w:rsidRPr="001A4F58">
          <w:rPr>
            <w:lang w:val="it-IT"/>
            <w:rPrChange w:id="3069" w:author="UTENTE" w:date="2020-06-30T18:02:00Z">
              <w:rPr>
                <w:lang w:val="en-US"/>
              </w:rPr>
            </w:rPrChange>
          </w:rPr>
          <w:br w:type="page"/>
        </w:r>
      </w:ins>
    </w:p>
    <w:p w14:paraId="176A2CE4" w14:textId="26FBB603" w:rsidR="006142F1" w:rsidRPr="006142F1" w:rsidRDefault="006142F1" w:rsidP="006142F1">
      <w:pPr>
        <w:pStyle w:val="Paragrafoelenco"/>
        <w:numPr>
          <w:ilvl w:val="0"/>
          <w:numId w:val="8"/>
        </w:numPr>
        <w:spacing w:line="600" w:lineRule="auto"/>
        <w:ind w:left="907" w:hanging="567"/>
        <w:rPr>
          <w:ins w:id="3070" w:author="UTENTE" w:date="2020-06-30T18:03:00Z"/>
          <w:lang w:val="en-US"/>
          <w:rPrChange w:id="3071" w:author="UTENTE" w:date="2020-06-30T18:03:00Z">
            <w:rPr>
              <w:ins w:id="3072" w:author="UTENTE" w:date="2020-06-30T18:03:00Z"/>
              <w:lang w:val="en-US"/>
            </w:rPr>
          </w:rPrChange>
        </w:rPr>
        <w:pPrChange w:id="3073" w:author="UTENTE" w:date="2020-06-30T18:03:00Z">
          <w:pPr>
            <w:pStyle w:val="Paragrafoelenco"/>
            <w:numPr>
              <w:numId w:val="37"/>
            </w:numPr>
            <w:spacing w:line="600" w:lineRule="auto"/>
            <w:ind w:left="502" w:hanging="360"/>
          </w:pPr>
        </w:pPrChange>
      </w:pPr>
      <w:ins w:id="3074" w:author="UTENTE" w:date="2020-06-30T18:03:00Z">
        <w:r w:rsidRPr="006142F1">
          <w:rPr>
            <w:lang w:val="en-US"/>
            <w:rPrChange w:id="3075" w:author="UTENTE" w:date="2020-06-30T18:03:00Z">
              <w:rPr>
                <w:lang w:val="en-US"/>
              </w:rPr>
            </w:rPrChange>
          </w:rPr>
          <w:lastRenderedPageBreak/>
          <w:t>u "\"Whoa, why're you gettin' all mad, man? You're just not the guy I was lookin' for!\""</w:t>
        </w:r>
      </w:ins>
    </w:p>
    <w:p w14:paraId="5F48D98E" w14:textId="77777777" w:rsidR="006142F1" w:rsidRPr="002A1B9A" w:rsidRDefault="006142F1" w:rsidP="006142F1">
      <w:pPr>
        <w:pStyle w:val="Paragrafoelenco"/>
        <w:numPr>
          <w:ilvl w:val="0"/>
          <w:numId w:val="8"/>
        </w:numPr>
        <w:spacing w:line="600" w:lineRule="auto"/>
        <w:ind w:left="720"/>
        <w:rPr>
          <w:ins w:id="3076" w:author="UTENTE" w:date="2020-06-30T18:03:00Z"/>
          <w:lang w:val="en-US"/>
        </w:rPr>
        <w:pPrChange w:id="3077" w:author="UTENTE" w:date="2020-06-30T18:03:00Z">
          <w:pPr>
            <w:pStyle w:val="Paragrafoelenco"/>
            <w:numPr>
              <w:numId w:val="37"/>
            </w:numPr>
            <w:spacing w:line="600" w:lineRule="auto"/>
            <w:ind w:hanging="360"/>
          </w:pPr>
        </w:pPrChange>
      </w:pPr>
      <w:ins w:id="3078" w:author="UTENTE" w:date="2020-06-30T18:03:00Z">
        <w:r w:rsidRPr="002A1B9A">
          <w:rPr>
            <w:lang w:val="en-US"/>
          </w:rPr>
          <w:t>n "He flashes me a wide, taunting grin."</w:t>
        </w:r>
      </w:ins>
    </w:p>
    <w:p w14:paraId="08CEF54E" w14:textId="77777777" w:rsidR="006142F1" w:rsidRPr="002A1B9A" w:rsidRDefault="006142F1" w:rsidP="006142F1">
      <w:pPr>
        <w:pStyle w:val="Paragrafoelenco"/>
        <w:numPr>
          <w:ilvl w:val="0"/>
          <w:numId w:val="8"/>
        </w:numPr>
        <w:spacing w:line="600" w:lineRule="auto"/>
        <w:ind w:left="720"/>
        <w:rPr>
          <w:ins w:id="3079" w:author="UTENTE" w:date="2020-06-30T18:03:00Z"/>
          <w:lang w:val="en-US"/>
        </w:rPr>
        <w:pPrChange w:id="3080" w:author="UTENTE" w:date="2020-06-30T18:03:00Z">
          <w:pPr>
            <w:pStyle w:val="Paragrafoelenco"/>
            <w:numPr>
              <w:numId w:val="37"/>
            </w:numPr>
            <w:spacing w:line="600" w:lineRule="auto"/>
            <w:ind w:hanging="360"/>
          </w:pPr>
        </w:pPrChange>
      </w:pPr>
      <w:ins w:id="3081" w:author="UTENTE" w:date="2020-06-30T18:03:00Z">
        <w:r w:rsidRPr="002A1B9A">
          <w:rPr>
            <w:lang w:val="en-US"/>
          </w:rPr>
          <w:t>n "My eyes are drawn to the shape of his canines, which look just like an animal's –"</w:t>
        </w:r>
      </w:ins>
    </w:p>
    <w:p w14:paraId="06A56737" w14:textId="77777777" w:rsidR="006142F1" w:rsidRPr="002A1B9A" w:rsidRDefault="006142F1" w:rsidP="006142F1">
      <w:pPr>
        <w:pStyle w:val="Paragrafoelenco"/>
        <w:numPr>
          <w:ilvl w:val="0"/>
          <w:numId w:val="8"/>
        </w:numPr>
        <w:spacing w:line="600" w:lineRule="auto"/>
        <w:ind w:left="720"/>
        <w:rPr>
          <w:ins w:id="3082" w:author="UTENTE" w:date="2020-06-30T18:03:00Z"/>
          <w:lang w:val="en-US"/>
        </w:rPr>
        <w:pPrChange w:id="3083" w:author="UTENTE" w:date="2020-06-30T18:03:00Z">
          <w:pPr>
            <w:pStyle w:val="Paragrafoelenco"/>
            <w:numPr>
              <w:numId w:val="37"/>
            </w:numPr>
            <w:spacing w:line="600" w:lineRule="auto"/>
            <w:ind w:hanging="360"/>
          </w:pPr>
        </w:pPrChange>
      </w:pPr>
      <w:ins w:id="3084" w:author="UTENTE" w:date="2020-06-30T18:03:00Z">
        <w:r w:rsidRPr="002A1B9A">
          <w:rPr>
            <w:lang w:val="en-US"/>
          </w:rPr>
          <w:t>n "Long, sharp, and bone-white."</w:t>
        </w:r>
      </w:ins>
    </w:p>
    <w:p w14:paraId="12754D19" w14:textId="77777777" w:rsidR="006142F1" w:rsidRPr="002A1B9A" w:rsidRDefault="006142F1" w:rsidP="006142F1">
      <w:pPr>
        <w:pStyle w:val="Paragrafoelenco"/>
        <w:numPr>
          <w:ilvl w:val="0"/>
          <w:numId w:val="8"/>
        </w:numPr>
        <w:spacing w:line="600" w:lineRule="auto"/>
        <w:ind w:left="720"/>
        <w:rPr>
          <w:ins w:id="3085" w:author="UTENTE" w:date="2020-06-30T18:03:00Z"/>
          <w:lang w:val="en-US"/>
        </w:rPr>
        <w:pPrChange w:id="3086" w:author="UTENTE" w:date="2020-06-30T18:03:00Z">
          <w:pPr>
            <w:pStyle w:val="Paragrafoelenco"/>
            <w:numPr>
              <w:numId w:val="37"/>
            </w:numPr>
            <w:spacing w:line="600" w:lineRule="auto"/>
            <w:ind w:hanging="360"/>
          </w:pPr>
        </w:pPrChange>
      </w:pPr>
      <w:ins w:id="3087" w:author="UTENTE" w:date="2020-06-30T18:03:00Z">
        <w:r w:rsidRPr="002A1B9A">
          <w:rPr>
            <w:lang w:val="en-US"/>
          </w:rPr>
          <w:t>u "\"…You know, you smell pretty nice…\""</w:t>
        </w:r>
      </w:ins>
    </w:p>
    <w:p w14:paraId="391B80B0" w14:textId="77777777" w:rsidR="006142F1" w:rsidRPr="002A1B9A" w:rsidRDefault="006142F1" w:rsidP="006142F1">
      <w:pPr>
        <w:pStyle w:val="Paragrafoelenco"/>
        <w:numPr>
          <w:ilvl w:val="0"/>
          <w:numId w:val="8"/>
        </w:numPr>
        <w:spacing w:line="600" w:lineRule="auto"/>
        <w:ind w:left="720"/>
        <w:rPr>
          <w:ins w:id="3088" w:author="UTENTE" w:date="2020-06-30T18:03:00Z"/>
          <w:lang w:val="en-US"/>
        </w:rPr>
        <w:pPrChange w:id="3089" w:author="UTENTE" w:date="2020-06-30T18:03:00Z">
          <w:pPr>
            <w:pStyle w:val="Paragrafoelenco"/>
            <w:numPr>
              <w:numId w:val="37"/>
            </w:numPr>
            <w:spacing w:line="600" w:lineRule="auto"/>
            <w:ind w:hanging="360"/>
          </w:pPr>
        </w:pPrChange>
      </w:pPr>
      <w:ins w:id="3090" w:author="UTENTE" w:date="2020-06-30T18:03:00Z">
        <w:r w:rsidRPr="002A1B9A">
          <w:rPr>
            <w:lang w:val="en-US"/>
          </w:rPr>
          <w:t>u "\"Kinda special, actually. Real sweet.\""</w:t>
        </w:r>
      </w:ins>
    </w:p>
    <w:p w14:paraId="6F24BA26" w14:textId="77777777" w:rsidR="006142F1" w:rsidRPr="002A1B9A" w:rsidRDefault="006142F1" w:rsidP="006142F1">
      <w:pPr>
        <w:pStyle w:val="Paragrafoelenco"/>
        <w:numPr>
          <w:ilvl w:val="0"/>
          <w:numId w:val="8"/>
        </w:numPr>
        <w:spacing w:line="600" w:lineRule="auto"/>
        <w:ind w:left="720"/>
        <w:rPr>
          <w:ins w:id="3091" w:author="UTENTE" w:date="2020-06-30T18:03:00Z"/>
          <w:lang w:val="en-US"/>
        </w:rPr>
        <w:pPrChange w:id="3092" w:author="UTENTE" w:date="2020-06-30T18:03:00Z">
          <w:pPr>
            <w:pStyle w:val="Paragrafoelenco"/>
            <w:numPr>
              <w:numId w:val="37"/>
            </w:numPr>
            <w:spacing w:line="600" w:lineRule="auto"/>
            <w:ind w:hanging="360"/>
          </w:pPr>
        </w:pPrChange>
      </w:pPr>
      <w:ins w:id="3093" w:author="UTENTE" w:date="2020-06-30T18:03:00Z">
        <w:r w:rsidRPr="002A1B9A">
          <w:rPr>
            <w:lang w:val="en-US"/>
          </w:rPr>
          <w:t>n "He leans in a bit, leering at me with those sharp fangs."</w:t>
        </w:r>
      </w:ins>
    </w:p>
    <w:p w14:paraId="6F063851" w14:textId="77777777" w:rsidR="006142F1" w:rsidRPr="002A1B9A" w:rsidRDefault="006142F1" w:rsidP="006142F1">
      <w:pPr>
        <w:pStyle w:val="Paragrafoelenco"/>
        <w:numPr>
          <w:ilvl w:val="0"/>
          <w:numId w:val="8"/>
        </w:numPr>
        <w:spacing w:line="600" w:lineRule="auto"/>
        <w:ind w:left="720"/>
        <w:rPr>
          <w:ins w:id="3094" w:author="UTENTE" w:date="2020-06-30T18:03:00Z"/>
          <w:lang w:val="en-US"/>
        </w:rPr>
        <w:pPrChange w:id="3095" w:author="UTENTE" w:date="2020-06-30T18:03:00Z">
          <w:pPr>
            <w:pStyle w:val="Paragrafoelenco"/>
            <w:numPr>
              <w:numId w:val="37"/>
            </w:numPr>
            <w:spacing w:line="600" w:lineRule="auto"/>
            <w:ind w:hanging="360"/>
          </w:pPr>
        </w:pPrChange>
      </w:pPr>
      <w:ins w:id="3096" w:author="UTENTE" w:date="2020-06-30T18:03:00Z">
        <w:r w:rsidRPr="002A1B9A">
          <w:rPr>
            <w:lang w:val="en-US"/>
          </w:rPr>
          <w:t>n "They have to be some kind of body mod… {w}right?"</w:t>
        </w:r>
      </w:ins>
    </w:p>
    <w:p w14:paraId="5CAB66A6" w14:textId="77777777" w:rsidR="006142F1" w:rsidRPr="002A1B9A" w:rsidRDefault="006142F1" w:rsidP="006142F1">
      <w:pPr>
        <w:pStyle w:val="Paragrafoelenco"/>
        <w:numPr>
          <w:ilvl w:val="0"/>
          <w:numId w:val="8"/>
        </w:numPr>
        <w:spacing w:line="600" w:lineRule="auto"/>
        <w:ind w:left="720"/>
        <w:rPr>
          <w:ins w:id="3097" w:author="UTENTE" w:date="2020-06-30T18:03:00Z"/>
          <w:lang w:val="en-US"/>
        </w:rPr>
        <w:pPrChange w:id="3098" w:author="UTENTE" w:date="2020-06-30T18:03:00Z">
          <w:pPr>
            <w:pStyle w:val="Paragrafoelenco"/>
            <w:numPr>
              <w:numId w:val="37"/>
            </w:numPr>
            <w:spacing w:line="600" w:lineRule="auto"/>
            <w:ind w:hanging="360"/>
          </w:pPr>
        </w:pPrChange>
      </w:pPr>
      <w:ins w:id="3099" w:author="UTENTE" w:date="2020-06-30T18:03:00Z">
        <w:r w:rsidRPr="002A1B9A">
          <w:rPr>
            <w:lang w:val="en-US"/>
          </w:rPr>
          <w:t>u "\"I'm pretty hungry, too! Haven't eaten all night… and you're lookin' so much better every second…\""</w:t>
        </w:r>
      </w:ins>
    </w:p>
    <w:p w14:paraId="368DC572" w14:textId="77777777" w:rsidR="006142F1" w:rsidRPr="002A1B9A" w:rsidRDefault="006142F1" w:rsidP="006142F1">
      <w:pPr>
        <w:pStyle w:val="Paragrafoelenco"/>
        <w:numPr>
          <w:ilvl w:val="0"/>
          <w:numId w:val="8"/>
        </w:numPr>
        <w:spacing w:line="600" w:lineRule="auto"/>
        <w:ind w:left="720"/>
        <w:rPr>
          <w:ins w:id="3100" w:author="UTENTE" w:date="2020-06-30T18:03:00Z"/>
          <w:lang w:val="en-US"/>
        </w:rPr>
        <w:pPrChange w:id="3101" w:author="UTENTE" w:date="2020-06-30T18:03:00Z">
          <w:pPr>
            <w:pStyle w:val="Paragrafoelenco"/>
            <w:numPr>
              <w:numId w:val="37"/>
            </w:numPr>
            <w:spacing w:line="600" w:lineRule="auto"/>
            <w:ind w:hanging="360"/>
          </w:pPr>
        </w:pPrChange>
      </w:pPr>
      <w:ins w:id="3102" w:author="UTENTE" w:date="2020-06-30T18:03:00Z">
        <w:r w:rsidRPr="002A1B9A">
          <w:rPr>
            <w:lang w:val="en-US"/>
          </w:rPr>
          <w:t>n "–Shit, if I don't do something, this creep will really take a bite out of me…!"</w:t>
        </w:r>
      </w:ins>
    </w:p>
    <w:p w14:paraId="77DC89C4" w14:textId="77777777" w:rsidR="006142F1" w:rsidRPr="002A1B9A" w:rsidRDefault="006142F1" w:rsidP="006142F1">
      <w:pPr>
        <w:pStyle w:val="Paragrafoelenco"/>
        <w:numPr>
          <w:ilvl w:val="0"/>
          <w:numId w:val="8"/>
        </w:numPr>
        <w:spacing w:line="600" w:lineRule="auto"/>
        <w:ind w:left="720"/>
        <w:rPr>
          <w:ins w:id="3103" w:author="UTENTE" w:date="2020-06-30T18:03:00Z"/>
          <w:lang w:val="en-US"/>
        </w:rPr>
        <w:pPrChange w:id="3104" w:author="UTENTE" w:date="2020-06-30T18:03:00Z">
          <w:pPr>
            <w:pStyle w:val="Paragrafoelenco"/>
            <w:numPr>
              <w:numId w:val="37"/>
            </w:numPr>
            <w:spacing w:line="600" w:lineRule="auto"/>
            <w:ind w:hanging="360"/>
          </w:pPr>
        </w:pPrChange>
      </w:pPr>
      <w:ins w:id="3105" w:author="UTENTE" w:date="2020-06-30T18:03:00Z">
        <w:r w:rsidRPr="002A1B9A">
          <w:rPr>
            <w:lang w:val="en-US"/>
          </w:rPr>
          <w:t>old "Try to push him off"</w:t>
        </w:r>
      </w:ins>
    </w:p>
    <w:p w14:paraId="629E1EDC" w14:textId="77777777" w:rsidR="006142F1" w:rsidRDefault="006142F1" w:rsidP="006142F1">
      <w:pPr>
        <w:pStyle w:val="Paragrafoelenco"/>
        <w:numPr>
          <w:ilvl w:val="0"/>
          <w:numId w:val="8"/>
        </w:numPr>
        <w:spacing w:line="600" w:lineRule="auto"/>
        <w:ind w:left="720"/>
        <w:rPr>
          <w:ins w:id="3106" w:author="UTENTE" w:date="2020-06-30T18:03:00Z"/>
        </w:rPr>
        <w:pPrChange w:id="3107" w:author="UTENTE" w:date="2020-06-30T18:03:00Z">
          <w:pPr>
            <w:pStyle w:val="Paragrafoelenco"/>
            <w:numPr>
              <w:numId w:val="37"/>
            </w:numPr>
            <w:spacing w:line="600" w:lineRule="auto"/>
            <w:ind w:hanging="360"/>
          </w:pPr>
        </w:pPrChange>
      </w:pPr>
      <w:ins w:id="3108" w:author="UTENTE" w:date="2020-06-30T18:03:00Z">
        <w:r>
          <w:t>old "Reason with him"</w:t>
        </w:r>
      </w:ins>
    </w:p>
    <w:p w14:paraId="6712C519" w14:textId="77777777" w:rsidR="006142F1" w:rsidRPr="002A1B9A" w:rsidRDefault="006142F1" w:rsidP="006142F1">
      <w:pPr>
        <w:pStyle w:val="Paragrafoelenco"/>
        <w:numPr>
          <w:ilvl w:val="0"/>
          <w:numId w:val="8"/>
        </w:numPr>
        <w:spacing w:line="600" w:lineRule="auto"/>
        <w:ind w:left="720"/>
        <w:rPr>
          <w:ins w:id="3109" w:author="UTENTE" w:date="2020-06-30T18:03:00Z"/>
          <w:lang w:val="en-US"/>
        </w:rPr>
        <w:pPrChange w:id="3110" w:author="UTENTE" w:date="2020-06-30T18:03:00Z">
          <w:pPr>
            <w:pStyle w:val="Paragrafoelenco"/>
            <w:numPr>
              <w:numId w:val="37"/>
            </w:numPr>
            <w:spacing w:line="600" w:lineRule="auto"/>
            <w:ind w:hanging="360"/>
          </w:pPr>
        </w:pPrChange>
      </w:pPr>
      <w:ins w:id="3111" w:author="UTENTE" w:date="2020-06-30T18:03:00Z">
        <w:r w:rsidRPr="002A1B9A">
          <w:rPr>
            <w:lang w:val="en-US"/>
          </w:rPr>
          <w:t>mcp "\"Get… off… you – ngh!\""</w:t>
        </w:r>
      </w:ins>
    </w:p>
    <w:p w14:paraId="56202E7E" w14:textId="77777777" w:rsidR="006142F1" w:rsidRPr="002A1B9A" w:rsidRDefault="006142F1" w:rsidP="006142F1">
      <w:pPr>
        <w:pStyle w:val="Paragrafoelenco"/>
        <w:numPr>
          <w:ilvl w:val="0"/>
          <w:numId w:val="8"/>
        </w:numPr>
        <w:spacing w:line="600" w:lineRule="auto"/>
        <w:ind w:left="720"/>
        <w:rPr>
          <w:ins w:id="3112" w:author="UTENTE" w:date="2020-06-30T18:03:00Z"/>
          <w:lang w:val="en-US"/>
        </w:rPr>
        <w:pPrChange w:id="3113" w:author="UTENTE" w:date="2020-06-30T18:03:00Z">
          <w:pPr>
            <w:pStyle w:val="Paragrafoelenco"/>
            <w:numPr>
              <w:numId w:val="37"/>
            </w:numPr>
            <w:spacing w:line="600" w:lineRule="auto"/>
            <w:ind w:hanging="360"/>
          </w:pPr>
        </w:pPrChange>
      </w:pPr>
      <w:ins w:id="3114" w:author="UTENTE" w:date="2020-06-30T18:03:00Z">
        <w:r w:rsidRPr="002A1B9A">
          <w:rPr>
            <w:lang w:val="en-US"/>
          </w:rPr>
          <w:t>n "I throw every ounce of my strength into pushing the man away, but he doesn't seem the least bit impressed."</w:t>
        </w:r>
        <w:r w:rsidRPr="002A1B9A">
          <w:rPr>
            <w:lang w:val="en-US"/>
          </w:rPr>
          <w:br w:type="page"/>
        </w:r>
      </w:ins>
    </w:p>
    <w:p w14:paraId="3B19B7DD" w14:textId="77777777" w:rsidR="006142F1" w:rsidRPr="00224F9A" w:rsidRDefault="006142F1" w:rsidP="006142F1">
      <w:pPr>
        <w:pStyle w:val="Paragrafoelenco"/>
        <w:numPr>
          <w:ilvl w:val="0"/>
          <w:numId w:val="9"/>
        </w:numPr>
        <w:spacing w:line="600" w:lineRule="auto"/>
        <w:ind w:left="360"/>
        <w:jc w:val="both"/>
        <w:rPr>
          <w:ins w:id="3115" w:author="UTENTE" w:date="2020-06-30T18:04:00Z"/>
          <w:lang w:val="it-IT"/>
        </w:rPr>
      </w:pPr>
      <w:ins w:id="3116" w:author="UTENTE" w:date="2020-06-30T18:04:00Z">
        <w:r w:rsidRPr="00224F9A">
          <w:rPr>
            <w:lang w:val="it-IT"/>
          </w:rPr>
          <w:lastRenderedPageBreak/>
          <w:t>u "\"W</w:t>
        </w:r>
        <w:r>
          <w:rPr>
            <w:lang w:val="it-IT"/>
          </w:rPr>
          <w:t>oah</w:t>
        </w:r>
        <w:r w:rsidRPr="00224F9A">
          <w:rPr>
            <w:lang w:val="it-IT"/>
          </w:rPr>
          <w:t>, perché ti arrabbi tanto, ragazzo? Non sei il tizio che stavo cercando, tutto qui!\""</w:t>
        </w:r>
      </w:ins>
    </w:p>
    <w:p w14:paraId="64AF6988" w14:textId="77777777" w:rsidR="006142F1" w:rsidRPr="00224F9A" w:rsidRDefault="006142F1" w:rsidP="006142F1">
      <w:pPr>
        <w:pStyle w:val="Paragrafoelenco"/>
        <w:numPr>
          <w:ilvl w:val="0"/>
          <w:numId w:val="9"/>
        </w:numPr>
        <w:spacing w:line="600" w:lineRule="auto"/>
        <w:ind w:left="360"/>
        <w:jc w:val="both"/>
        <w:rPr>
          <w:ins w:id="3117" w:author="UTENTE" w:date="2020-06-30T18:04:00Z"/>
          <w:lang w:val="it-IT"/>
        </w:rPr>
      </w:pPr>
      <w:ins w:id="3118" w:author="UTENTE" w:date="2020-06-30T18:04:00Z">
        <w:r w:rsidRPr="00224F9A">
          <w:rPr>
            <w:lang w:val="it-IT"/>
          </w:rPr>
          <w:t>n "Mi mostra un ampio sorriso di scherno."</w:t>
        </w:r>
      </w:ins>
    </w:p>
    <w:p w14:paraId="387074DA" w14:textId="77777777" w:rsidR="006142F1" w:rsidRPr="00224F9A" w:rsidRDefault="006142F1" w:rsidP="006142F1">
      <w:pPr>
        <w:pStyle w:val="Paragrafoelenco"/>
        <w:numPr>
          <w:ilvl w:val="0"/>
          <w:numId w:val="9"/>
        </w:numPr>
        <w:spacing w:line="600" w:lineRule="auto"/>
        <w:ind w:left="360"/>
        <w:jc w:val="both"/>
        <w:rPr>
          <w:ins w:id="3119" w:author="UTENTE" w:date="2020-06-30T18:04:00Z"/>
          <w:lang w:val="it-IT"/>
        </w:rPr>
      </w:pPr>
      <w:ins w:id="3120" w:author="UTENTE" w:date="2020-06-30T18:04:00Z">
        <w:r w:rsidRPr="00224F9A">
          <w:rPr>
            <w:lang w:val="it-IT"/>
          </w:rPr>
          <w:t>n "I miei occhi sono attirati dalla forma dei suoi canini, che ricordano quelli di un animale-"</w:t>
        </w:r>
      </w:ins>
    </w:p>
    <w:p w14:paraId="4D3F9EFE" w14:textId="77777777" w:rsidR="006142F1" w:rsidRPr="00224F9A" w:rsidRDefault="006142F1" w:rsidP="006142F1">
      <w:pPr>
        <w:pStyle w:val="Paragrafoelenco"/>
        <w:numPr>
          <w:ilvl w:val="0"/>
          <w:numId w:val="9"/>
        </w:numPr>
        <w:spacing w:line="600" w:lineRule="auto"/>
        <w:ind w:left="360"/>
        <w:jc w:val="both"/>
        <w:rPr>
          <w:ins w:id="3121" w:author="UTENTE" w:date="2020-06-30T18:04:00Z"/>
          <w:lang w:val="it-IT"/>
        </w:rPr>
      </w:pPr>
      <w:ins w:id="3122" w:author="UTENTE" w:date="2020-06-30T18:04:00Z">
        <w:r w:rsidRPr="00224F9A">
          <w:rPr>
            <w:lang w:val="it-IT"/>
          </w:rPr>
          <w:t>n "Lunghi, appuntiti e bianchi come il latte."</w:t>
        </w:r>
      </w:ins>
    </w:p>
    <w:p w14:paraId="1CC36146" w14:textId="77777777" w:rsidR="006142F1" w:rsidRPr="00224F9A" w:rsidRDefault="006142F1" w:rsidP="006142F1">
      <w:pPr>
        <w:pStyle w:val="Paragrafoelenco"/>
        <w:numPr>
          <w:ilvl w:val="0"/>
          <w:numId w:val="9"/>
        </w:numPr>
        <w:spacing w:line="600" w:lineRule="auto"/>
        <w:ind w:left="360"/>
        <w:jc w:val="both"/>
        <w:rPr>
          <w:ins w:id="3123" w:author="UTENTE" w:date="2020-06-30T18:04:00Z"/>
          <w:lang w:val="it-IT"/>
        </w:rPr>
      </w:pPr>
      <w:ins w:id="3124" w:author="UTENTE" w:date="2020-06-30T18:04:00Z">
        <w:r w:rsidRPr="00224F9A">
          <w:rPr>
            <w:lang w:val="it-IT"/>
          </w:rPr>
          <w:t>u "\"…Sai, hai proprio un buon profumo…\""</w:t>
        </w:r>
      </w:ins>
    </w:p>
    <w:p w14:paraId="0E777C98" w14:textId="77777777" w:rsidR="006142F1" w:rsidRPr="00224F9A" w:rsidRDefault="006142F1" w:rsidP="006142F1">
      <w:pPr>
        <w:pStyle w:val="Paragrafoelenco"/>
        <w:numPr>
          <w:ilvl w:val="0"/>
          <w:numId w:val="9"/>
        </w:numPr>
        <w:spacing w:line="600" w:lineRule="auto"/>
        <w:ind w:left="360"/>
        <w:jc w:val="both"/>
        <w:rPr>
          <w:ins w:id="3125" w:author="UTENTE" w:date="2020-06-30T18:04:00Z"/>
          <w:lang w:val="it-IT"/>
        </w:rPr>
      </w:pPr>
      <w:ins w:id="3126" w:author="UTENTE" w:date="2020-06-30T18:04:00Z">
        <w:r w:rsidRPr="00224F9A">
          <w:rPr>
            <w:lang w:val="it-IT"/>
          </w:rPr>
          <w:t>u "\"Piuttosto speciale, in realtà. Davvero dolce.\""</w:t>
        </w:r>
      </w:ins>
    </w:p>
    <w:p w14:paraId="18F3959C" w14:textId="77777777" w:rsidR="006142F1" w:rsidRPr="00224F9A" w:rsidRDefault="006142F1" w:rsidP="006142F1">
      <w:pPr>
        <w:pStyle w:val="Paragrafoelenco"/>
        <w:numPr>
          <w:ilvl w:val="0"/>
          <w:numId w:val="9"/>
        </w:numPr>
        <w:spacing w:line="600" w:lineRule="auto"/>
        <w:ind w:left="360"/>
        <w:jc w:val="both"/>
        <w:rPr>
          <w:ins w:id="3127" w:author="UTENTE" w:date="2020-06-30T18:04:00Z"/>
          <w:lang w:val="it-IT"/>
        </w:rPr>
      </w:pPr>
      <w:ins w:id="3128" w:author="UTENTE" w:date="2020-06-30T18:04:00Z">
        <w:r w:rsidRPr="00224F9A">
          <w:rPr>
            <w:lang w:val="it-IT"/>
          </w:rPr>
          <w:t>n "Si avvicina un po', con uno sguardo lascivo e quelle zanne appuntite in bella vista."</w:t>
        </w:r>
      </w:ins>
    </w:p>
    <w:p w14:paraId="53BF3299" w14:textId="77777777" w:rsidR="006142F1" w:rsidRPr="00224F9A" w:rsidRDefault="006142F1" w:rsidP="006142F1">
      <w:pPr>
        <w:pStyle w:val="Paragrafoelenco"/>
        <w:numPr>
          <w:ilvl w:val="0"/>
          <w:numId w:val="9"/>
        </w:numPr>
        <w:spacing w:line="600" w:lineRule="auto"/>
        <w:ind w:left="360"/>
        <w:jc w:val="both"/>
        <w:rPr>
          <w:ins w:id="3129" w:author="UTENTE" w:date="2020-06-30T18:04:00Z"/>
          <w:lang w:val="it-IT"/>
        </w:rPr>
      </w:pPr>
      <w:ins w:id="3130" w:author="UTENTE" w:date="2020-06-30T18:04:00Z">
        <w:r w:rsidRPr="00224F9A">
          <w:rPr>
            <w:lang w:val="it-IT"/>
          </w:rPr>
          <w:t>n "Devono essere una specie di modificazione corporea… {w}giusto?"</w:t>
        </w:r>
      </w:ins>
    </w:p>
    <w:p w14:paraId="690508DF" w14:textId="77777777" w:rsidR="006142F1" w:rsidRPr="00224F9A" w:rsidRDefault="006142F1" w:rsidP="006142F1">
      <w:pPr>
        <w:pStyle w:val="Paragrafoelenco"/>
        <w:numPr>
          <w:ilvl w:val="0"/>
          <w:numId w:val="9"/>
        </w:numPr>
        <w:spacing w:line="600" w:lineRule="auto"/>
        <w:ind w:left="360"/>
        <w:jc w:val="both"/>
        <w:rPr>
          <w:ins w:id="3131" w:author="UTENTE" w:date="2020-06-30T18:04:00Z"/>
          <w:lang w:val="it-IT"/>
        </w:rPr>
      </w:pPr>
      <w:ins w:id="3132" w:author="UTENTE" w:date="2020-06-30T18:04:00Z">
        <w:r w:rsidRPr="00224F9A">
          <w:rPr>
            <w:lang w:val="it-IT"/>
          </w:rPr>
          <w:t>u "\"Sono piuttosto affamato, fra l'altro! Non ho ancora mangiato nulla in tutta la notte… e sembri sempre più buono ogni momento che passa…\""</w:t>
        </w:r>
      </w:ins>
    </w:p>
    <w:p w14:paraId="0132456E" w14:textId="77777777" w:rsidR="006142F1" w:rsidRPr="00224F9A" w:rsidRDefault="006142F1" w:rsidP="006142F1">
      <w:pPr>
        <w:pStyle w:val="Paragrafoelenco"/>
        <w:numPr>
          <w:ilvl w:val="0"/>
          <w:numId w:val="9"/>
        </w:numPr>
        <w:spacing w:line="600" w:lineRule="auto"/>
        <w:ind w:left="360"/>
        <w:jc w:val="both"/>
        <w:rPr>
          <w:ins w:id="3133" w:author="UTENTE" w:date="2020-06-30T18:04:00Z"/>
          <w:lang w:val="it-IT"/>
        </w:rPr>
      </w:pPr>
      <w:ins w:id="3134" w:author="UTENTE" w:date="2020-06-30T18:04:00Z">
        <w:r w:rsidRPr="00224F9A">
          <w:rPr>
            <w:lang w:val="it-IT"/>
          </w:rPr>
          <w:t>n "-Merda, se non faccio qualcosa, questo depravato mi mangia davvero…!"</w:t>
        </w:r>
      </w:ins>
    </w:p>
    <w:p w14:paraId="009E4E74" w14:textId="77777777" w:rsidR="006142F1" w:rsidRPr="00224F9A" w:rsidRDefault="006142F1" w:rsidP="006142F1">
      <w:pPr>
        <w:pStyle w:val="Paragrafoelenco"/>
        <w:numPr>
          <w:ilvl w:val="0"/>
          <w:numId w:val="9"/>
        </w:numPr>
        <w:spacing w:line="600" w:lineRule="auto"/>
        <w:ind w:left="360"/>
        <w:jc w:val="both"/>
        <w:rPr>
          <w:ins w:id="3135" w:author="UTENTE" w:date="2020-06-30T18:04:00Z"/>
          <w:lang w:val="it-IT"/>
        </w:rPr>
      </w:pPr>
      <w:ins w:id="3136" w:author="UTENTE" w:date="2020-06-30T18:04:00Z">
        <w:r w:rsidRPr="00224F9A">
          <w:rPr>
            <w:lang w:val="it-IT"/>
          </w:rPr>
          <w:t>new "Cerca di spingerlo via"</w:t>
        </w:r>
      </w:ins>
    </w:p>
    <w:p w14:paraId="5434622D" w14:textId="77777777" w:rsidR="006142F1" w:rsidRPr="00224F9A" w:rsidRDefault="006142F1" w:rsidP="006142F1">
      <w:pPr>
        <w:pStyle w:val="Paragrafoelenco"/>
        <w:numPr>
          <w:ilvl w:val="0"/>
          <w:numId w:val="9"/>
        </w:numPr>
        <w:spacing w:line="600" w:lineRule="auto"/>
        <w:ind w:left="360"/>
        <w:jc w:val="both"/>
        <w:rPr>
          <w:ins w:id="3137" w:author="UTENTE" w:date="2020-06-30T18:04:00Z"/>
          <w:lang w:val="it-IT"/>
        </w:rPr>
      </w:pPr>
      <w:ins w:id="3138" w:author="UTENTE" w:date="2020-06-30T18:04:00Z">
        <w:r w:rsidRPr="00224F9A">
          <w:rPr>
            <w:lang w:val="it-IT"/>
          </w:rPr>
          <w:t>new "Parlaci"</w:t>
        </w:r>
      </w:ins>
    </w:p>
    <w:p w14:paraId="78A739DD" w14:textId="77777777" w:rsidR="006142F1" w:rsidRPr="00224F9A" w:rsidRDefault="006142F1" w:rsidP="006142F1">
      <w:pPr>
        <w:pStyle w:val="Paragrafoelenco"/>
        <w:numPr>
          <w:ilvl w:val="0"/>
          <w:numId w:val="9"/>
        </w:numPr>
        <w:spacing w:line="600" w:lineRule="auto"/>
        <w:ind w:left="360"/>
        <w:jc w:val="both"/>
        <w:rPr>
          <w:ins w:id="3139" w:author="UTENTE" w:date="2020-06-30T18:04:00Z"/>
          <w:lang w:val="it-IT"/>
        </w:rPr>
      </w:pPr>
      <w:ins w:id="3140" w:author="UTENTE" w:date="2020-06-30T18:04:00Z">
        <w:r w:rsidRPr="00224F9A">
          <w:rPr>
            <w:lang w:val="it-IT"/>
          </w:rPr>
          <w:t>mcp "\"Lasciami…andare…str - umpf!\""</w:t>
        </w:r>
      </w:ins>
    </w:p>
    <w:p w14:paraId="4263B8E3" w14:textId="77777777" w:rsidR="006142F1" w:rsidRPr="00224F9A" w:rsidRDefault="006142F1" w:rsidP="006142F1">
      <w:pPr>
        <w:pStyle w:val="Paragrafoelenco"/>
        <w:numPr>
          <w:ilvl w:val="0"/>
          <w:numId w:val="9"/>
        </w:numPr>
        <w:spacing w:line="600" w:lineRule="auto"/>
        <w:ind w:left="360"/>
        <w:jc w:val="both"/>
        <w:rPr>
          <w:ins w:id="3141" w:author="UTENTE" w:date="2020-06-30T18:04:00Z"/>
          <w:lang w:val="it-IT"/>
        </w:rPr>
      </w:pPr>
      <w:ins w:id="3142" w:author="UTENTE" w:date="2020-06-30T18:04:00Z">
        <w:r w:rsidRPr="00224F9A">
          <w:rPr>
            <w:lang w:val="it-IT"/>
          </w:rPr>
          <w:t>n "Gli butto addosso tutta la mia forza per cercare di spostarlo, ma non ne sembra neanche minimamente colpito."</w:t>
        </w:r>
        <w:r w:rsidRPr="00224F9A">
          <w:rPr>
            <w:lang w:val="it-IT"/>
          </w:rPr>
          <w:br w:type="page"/>
        </w:r>
      </w:ins>
    </w:p>
    <w:p w14:paraId="0B25BD6F" w14:textId="77777777" w:rsidR="006142F1" w:rsidRPr="002A1B9A" w:rsidRDefault="006142F1" w:rsidP="006142F1">
      <w:pPr>
        <w:pStyle w:val="Paragrafoelenco"/>
        <w:numPr>
          <w:ilvl w:val="0"/>
          <w:numId w:val="8"/>
        </w:numPr>
        <w:spacing w:line="600" w:lineRule="auto"/>
        <w:ind w:left="720"/>
        <w:rPr>
          <w:ins w:id="3143" w:author="UTENTE" w:date="2020-06-30T18:04:00Z"/>
          <w:lang w:val="en-US"/>
        </w:rPr>
      </w:pPr>
      <w:ins w:id="3144" w:author="UTENTE" w:date="2020-06-30T18:04:00Z">
        <w:r w:rsidRPr="002A1B9A">
          <w:rPr>
            <w:lang w:val="en-US"/>
          </w:rPr>
          <w:lastRenderedPageBreak/>
          <w:t>n "Instead, he just presses me harder against the wall, twisting his lips into a mockingly hurt expression."</w:t>
        </w:r>
      </w:ins>
    </w:p>
    <w:p w14:paraId="41E0FFC7" w14:textId="77777777" w:rsidR="006142F1" w:rsidRPr="002A1B9A" w:rsidRDefault="006142F1" w:rsidP="006142F1">
      <w:pPr>
        <w:pStyle w:val="Paragrafoelenco"/>
        <w:numPr>
          <w:ilvl w:val="0"/>
          <w:numId w:val="8"/>
        </w:numPr>
        <w:spacing w:line="600" w:lineRule="auto"/>
        <w:ind w:left="720"/>
        <w:rPr>
          <w:ins w:id="3145" w:author="UTENTE" w:date="2020-06-30T18:04:00Z"/>
          <w:lang w:val="en-US"/>
        </w:rPr>
      </w:pPr>
      <w:ins w:id="3146" w:author="UTENTE" w:date="2020-06-30T18:04:00Z">
        <w:r w:rsidRPr="002A1B9A">
          <w:rPr>
            <w:lang w:val="en-US"/>
          </w:rPr>
          <w:t>u "\"Hey, don't be like that, baby~\""</w:t>
        </w:r>
      </w:ins>
    </w:p>
    <w:p w14:paraId="6FC14574" w14:textId="77777777" w:rsidR="006142F1" w:rsidRPr="002A1B9A" w:rsidRDefault="006142F1" w:rsidP="006142F1">
      <w:pPr>
        <w:pStyle w:val="Paragrafoelenco"/>
        <w:numPr>
          <w:ilvl w:val="0"/>
          <w:numId w:val="8"/>
        </w:numPr>
        <w:spacing w:line="600" w:lineRule="auto"/>
        <w:ind w:left="720"/>
        <w:rPr>
          <w:ins w:id="3147" w:author="UTENTE" w:date="2020-06-30T18:04:00Z"/>
          <w:lang w:val="en-US"/>
        </w:rPr>
      </w:pPr>
      <w:ins w:id="3148" w:author="UTENTE" w:date="2020-06-30T18:04:00Z">
        <w:r w:rsidRPr="002A1B9A">
          <w:rPr>
            <w:lang w:val="en-US"/>
          </w:rPr>
          <w:t>u "\"I just wanna play with you! Lemme have a little taste, c'mon!\""</w:t>
        </w:r>
      </w:ins>
    </w:p>
    <w:p w14:paraId="649271B1" w14:textId="77777777" w:rsidR="006142F1" w:rsidRPr="002A1B9A" w:rsidRDefault="006142F1" w:rsidP="006142F1">
      <w:pPr>
        <w:pStyle w:val="Paragrafoelenco"/>
        <w:numPr>
          <w:ilvl w:val="0"/>
          <w:numId w:val="8"/>
        </w:numPr>
        <w:spacing w:line="600" w:lineRule="auto"/>
        <w:ind w:left="720"/>
        <w:rPr>
          <w:ins w:id="3149" w:author="UTENTE" w:date="2020-06-30T18:04:00Z"/>
          <w:lang w:val="en-US"/>
        </w:rPr>
      </w:pPr>
      <w:ins w:id="3150" w:author="UTENTE" w:date="2020-06-30T18:04:00Z">
        <w:r w:rsidRPr="002A1B9A">
          <w:rPr>
            <w:lang w:val="en-US"/>
          </w:rPr>
          <w:t>n "He coos at me, starting to lean in closer again, and a sense of dread grips me like a vise."</w:t>
        </w:r>
      </w:ins>
    </w:p>
    <w:p w14:paraId="61208B8F" w14:textId="77777777" w:rsidR="006142F1" w:rsidRPr="002A1B9A" w:rsidRDefault="006142F1" w:rsidP="006142F1">
      <w:pPr>
        <w:pStyle w:val="Paragrafoelenco"/>
        <w:numPr>
          <w:ilvl w:val="0"/>
          <w:numId w:val="8"/>
        </w:numPr>
        <w:spacing w:line="600" w:lineRule="auto"/>
        <w:ind w:left="720"/>
        <w:rPr>
          <w:ins w:id="3151" w:author="UTENTE" w:date="2020-06-30T18:04:00Z"/>
          <w:lang w:val="en-US"/>
        </w:rPr>
      </w:pPr>
      <w:ins w:id="3152" w:author="UTENTE" w:date="2020-06-30T18:04:00Z">
        <w:r w:rsidRPr="002A1B9A">
          <w:rPr>
            <w:lang w:val="en-US"/>
          </w:rPr>
          <w:t>mcp "\"Hey, wait, hold on!\""</w:t>
        </w:r>
      </w:ins>
    </w:p>
    <w:p w14:paraId="3896DB3F" w14:textId="77777777" w:rsidR="006142F1" w:rsidRPr="002A1B9A" w:rsidRDefault="006142F1" w:rsidP="006142F1">
      <w:pPr>
        <w:pStyle w:val="Paragrafoelenco"/>
        <w:numPr>
          <w:ilvl w:val="0"/>
          <w:numId w:val="8"/>
        </w:numPr>
        <w:spacing w:line="600" w:lineRule="auto"/>
        <w:ind w:left="720"/>
        <w:rPr>
          <w:ins w:id="3153" w:author="UTENTE" w:date="2020-06-30T18:04:00Z"/>
          <w:lang w:val="en-US"/>
        </w:rPr>
      </w:pPr>
      <w:ins w:id="3154" w:author="UTENTE" w:date="2020-06-30T18:04:00Z">
        <w:r w:rsidRPr="002A1B9A">
          <w:rPr>
            <w:lang w:val="en-US"/>
          </w:rPr>
          <w:t>mcp "\"If you're hungry, I can make you something, my diner's right down the –\""</w:t>
        </w:r>
      </w:ins>
    </w:p>
    <w:p w14:paraId="0E65C1C1" w14:textId="77777777" w:rsidR="006142F1" w:rsidRPr="002A1B9A" w:rsidRDefault="006142F1" w:rsidP="006142F1">
      <w:pPr>
        <w:pStyle w:val="Paragrafoelenco"/>
        <w:numPr>
          <w:ilvl w:val="0"/>
          <w:numId w:val="8"/>
        </w:numPr>
        <w:spacing w:line="600" w:lineRule="auto"/>
        <w:ind w:left="720"/>
        <w:rPr>
          <w:ins w:id="3155" w:author="UTENTE" w:date="2020-06-30T18:04:00Z"/>
          <w:lang w:val="en-US"/>
        </w:rPr>
      </w:pPr>
      <w:ins w:id="3156" w:author="UTENTE" w:date="2020-06-30T18:04:00Z">
        <w:r w:rsidRPr="002A1B9A">
          <w:rPr>
            <w:lang w:val="en-US"/>
          </w:rPr>
          <w:t>u "\"No, no, I don't want you to make me shit!\""</w:t>
        </w:r>
      </w:ins>
    </w:p>
    <w:p w14:paraId="70C6AFA0" w14:textId="77777777" w:rsidR="006142F1" w:rsidRPr="002A1B9A" w:rsidRDefault="006142F1" w:rsidP="006142F1">
      <w:pPr>
        <w:pStyle w:val="Paragrafoelenco"/>
        <w:numPr>
          <w:ilvl w:val="0"/>
          <w:numId w:val="8"/>
        </w:numPr>
        <w:spacing w:line="600" w:lineRule="auto"/>
        <w:ind w:left="720"/>
        <w:rPr>
          <w:ins w:id="3157" w:author="UTENTE" w:date="2020-06-30T18:04:00Z"/>
          <w:lang w:val="en-US"/>
        </w:rPr>
      </w:pPr>
      <w:ins w:id="3158" w:author="UTENTE" w:date="2020-06-30T18:04:00Z">
        <w:r w:rsidRPr="002A1B9A">
          <w:rPr>
            <w:lang w:val="en-US"/>
          </w:rPr>
          <w:t>n "After the redhead   cuts me off, a greedy look flickers in his eyes."</w:t>
        </w:r>
      </w:ins>
    </w:p>
    <w:p w14:paraId="114C74E7" w14:textId="77777777" w:rsidR="006142F1" w:rsidRPr="002A1B9A" w:rsidRDefault="006142F1" w:rsidP="006142F1">
      <w:pPr>
        <w:pStyle w:val="Paragrafoelenco"/>
        <w:numPr>
          <w:ilvl w:val="0"/>
          <w:numId w:val="8"/>
        </w:numPr>
        <w:spacing w:line="600" w:lineRule="auto"/>
        <w:ind w:left="720"/>
        <w:rPr>
          <w:ins w:id="3159" w:author="UTENTE" w:date="2020-06-30T18:04:00Z"/>
          <w:lang w:val="en-US"/>
        </w:rPr>
      </w:pPr>
      <w:ins w:id="3160" w:author="UTENTE" w:date="2020-06-30T18:04:00Z">
        <w:r w:rsidRPr="002A1B9A">
          <w:rPr>
            <w:lang w:val="en-US"/>
          </w:rPr>
          <w:t>u "\"Nah… I want {i}you{/i}.\""</w:t>
        </w:r>
      </w:ins>
    </w:p>
    <w:p w14:paraId="3D2D8B6C" w14:textId="77777777" w:rsidR="006142F1" w:rsidRPr="002A1B9A" w:rsidRDefault="006142F1" w:rsidP="006142F1">
      <w:pPr>
        <w:pStyle w:val="Paragrafoelenco"/>
        <w:numPr>
          <w:ilvl w:val="0"/>
          <w:numId w:val="8"/>
        </w:numPr>
        <w:spacing w:line="600" w:lineRule="auto"/>
        <w:ind w:left="720"/>
        <w:rPr>
          <w:ins w:id="3161" w:author="UTENTE" w:date="2020-06-30T18:04:00Z"/>
          <w:lang w:val="en-US"/>
        </w:rPr>
      </w:pPr>
      <w:ins w:id="3162" w:author="UTENTE" w:date="2020-06-30T18:04:00Z">
        <w:r w:rsidRPr="002A1B9A">
          <w:rPr>
            <w:lang w:val="en-US"/>
          </w:rPr>
          <w:t>n "With a deep growl, he licks his lips, pressing his face closer and closer to my neck."</w:t>
        </w:r>
      </w:ins>
    </w:p>
    <w:p w14:paraId="174A8F58" w14:textId="77777777" w:rsidR="006142F1" w:rsidRPr="002A1B9A" w:rsidRDefault="006142F1" w:rsidP="006142F1">
      <w:pPr>
        <w:pStyle w:val="Paragrafoelenco"/>
        <w:numPr>
          <w:ilvl w:val="0"/>
          <w:numId w:val="8"/>
        </w:numPr>
        <w:spacing w:line="600" w:lineRule="auto"/>
        <w:ind w:left="720"/>
        <w:rPr>
          <w:ins w:id="3163" w:author="UTENTE" w:date="2020-06-30T18:04:00Z"/>
          <w:lang w:val="en-US"/>
        </w:rPr>
      </w:pPr>
      <w:ins w:id="3164" w:author="UTENTE" w:date="2020-06-30T18:04:00Z">
        <w:r w:rsidRPr="002A1B9A">
          <w:rPr>
            <w:lang w:val="en-US"/>
          </w:rPr>
          <w:t>n "–I shut my eyes tightly, holding my breath."</w:t>
        </w:r>
      </w:ins>
    </w:p>
    <w:p w14:paraId="2269E608" w14:textId="77777777" w:rsidR="006142F1" w:rsidRPr="002A1B9A" w:rsidRDefault="006142F1" w:rsidP="006142F1">
      <w:pPr>
        <w:pStyle w:val="Paragrafoelenco"/>
        <w:numPr>
          <w:ilvl w:val="0"/>
          <w:numId w:val="8"/>
        </w:numPr>
        <w:spacing w:line="600" w:lineRule="auto"/>
        <w:ind w:left="720"/>
        <w:rPr>
          <w:ins w:id="3165" w:author="UTENTE" w:date="2020-06-30T18:04:00Z"/>
          <w:lang w:val="en-US"/>
        </w:rPr>
      </w:pPr>
      <w:ins w:id="3166" w:author="UTENTE" w:date="2020-06-30T18:04:00Z">
        <w:r w:rsidRPr="002A1B9A">
          <w:rPr>
            <w:lang w:val="en-US"/>
          </w:rPr>
          <w:t>n "This is it.{w} I'm going to get torn apart by some psycho in an alleyway."</w:t>
        </w:r>
      </w:ins>
    </w:p>
    <w:p w14:paraId="53AA8A2F" w14:textId="77777777" w:rsidR="006142F1" w:rsidRPr="002A1B9A" w:rsidRDefault="006142F1" w:rsidP="006142F1">
      <w:pPr>
        <w:pStyle w:val="Paragrafoelenco"/>
        <w:numPr>
          <w:ilvl w:val="0"/>
          <w:numId w:val="8"/>
        </w:numPr>
        <w:spacing w:line="600" w:lineRule="auto"/>
        <w:ind w:left="720"/>
        <w:rPr>
          <w:ins w:id="3167" w:author="UTENTE" w:date="2020-06-30T18:04:00Z"/>
          <w:lang w:val="en-US"/>
        </w:rPr>
      </w:pPr>
      <w:ins w:id="3168" w:author="UTENTE" w:date="2020-06-30T18:04:00Z">
        <w:r w:rsidRPr="002A1B9A">
          <w:rPr>
            <w:lang w:val="en-US"/>
          </w:rPr>
          <w:t>n "His ragged breathing grows steadily louder, and I can feel each exhale brushing against my throat…"</w:t>
        </w:r>
      </w:ins>
    </w:p>
    <w:p w14:paraId="50841FA4" w14:textId="77777777" w:rsidR="006142F1" w:rsidRPr="002A1B9A" w:rsidRDefault="006142F1" w:rsidP="006142F1">
      <w:pPr>
        <w:pStyle w:val="Paragrafoelenco"/>
        <w:numPr>
          <w:ilvl w:val="0"/>
          <w:numId w:val="8"/>
        </w:numPr>
        <w:spacing w:line="600" w:lineRule="auto"/>
        <w:ind w:left="720"/>
        <w:rPr>
          <w:ins w:id="3169" w:author="UTENTE" w:date="2020-06-30T18:04:00Z"/>
          <w:lang w:val="en-US"/>
        </w:rPr>
      </w:pPr>
      <w:ins w:id="3170" w:author="UTENTE" w:date="2020-06-30T18:04:00Z">
        <w:r w:rsidRPr="002A1B9A">
          <w:rPr>
            <w:lang w:val="en-US"/>
          </w:rPr>
          <w:t>n "…"</w:t>
        </w:r>
        <w:r w:rsidRPr="002A1B9A">
          <w:rPr>
            <w:lang w:val="en-US"/>
          </w:rPr>
          <w:br w:type="page"/>
        </w:r>
      </w:ins>
    </w:p>
    <w:p w14:paraId="1D221D70" w14:textId="77777777" w:rsidR="006142F1" w:rsidRPr="00224F9A" w:rsidRDefault="006142F1" w:rsidP="006142F1">
      <w:pPr>
        <w:pStyle w:val="Paragrafoelenco"/>
        <w:numPr>
          <w:ilvl w:val="0"/>
          <w:numId w:val="9"/>
        </w:numPr>
        <w:spacing w:line="600" w:lineRule="auto"/>
        <w:ind w:left="360"/>
        <w:jc w:val="both"/>
        <w:rPr>
          <w:ins w:id="3171" w:author="UTENTE" w:date="2020-06-30T18:04:00Z"/>
          <w:lang w:val="it-IT"/>
        </w:rPr>
      </w:pPr>
      <w:ins w:id="3172" w:author="UTENTE" w:date="2020-06-30T18:04:00Z">
        <w:r w:rsidRPr="00224F9A">
          <w:rPr>
            <w:lang w:val="it-IT"/>
          </w:rPr>
          <w:lastRenderedPageBreak/>
          <w:t>n "Al contrario, mi spinge contro il muro ancora più forte, trasformando la sua faccia in una finta espressione addolorata."</w:t>
        </w:r>
      </w:ins>
    </w:p>
    <w:p w14:paraId="40D02263" w14:textId="77777777" w:rsidR="006142F1" w:rsidRPr="00224F9A" w:rsidRDefault="006142F1" w:rsidP="006142F1">
      <w:pPr>
        <w:pStyle w:val="Paragrafoelenco"/>
        <w:numPr>
          <w:ilvl w:val="0"/>
          <w:numId w:val="9"/>
        </w:numPr>
        <w:spacing w:line="600" w:lineRule="auto"/>
        <w:ind w:left="360"/>
        <w:jc w:val="both"/>
        <w:rPr>
          <w:ins w:id="3173" w:author="UTENTE" w:date="2020-06-30T18:04:00Z"/>
          <w:lang w:val="it-IT"/>
        </w:rPr>
      </w:pPr>
      <w:ins w:id="3174" w:author="UTENTE" w:date="2020-06-30T18:04:00Z">
        <w:r w:rsidRPr="00224F9A">
          <w:rPr>
            <w:lang w:val="it-IT"/>
          </w:rPr>
          <w:t>u "\"Ehi, non fare così, baby~\""</w:t>
        </w:r>
      </w:ins>
    </w:p>
    <w:p w14:paraId="0BC3FB7F" w14:textId="77777777" w:rsidR="006142F1" w:rsidRPr="00224F9A" w:rsidRDefault="006142F1" w:rsidP="006142F1">
      <w:pPr>
        <w:pStyle w:val="Paragrafoelenco"/>
        <w:numPr>
          <w:ilvl w:val="0"/>
          <w:numId w:val="9"/>
        </w:numPr>
        <w:spacing w:line="600" w:lineRule="auto"/>
        <w:ind w:left="360"/>
        <w:jc w:val="both"/>
        <w:rPr>
          <w:ins w:id="3175" w:author="UTENTE" w:date="2020-06-30T18:04:00Z"/>
          <w:lang w:val="it-IT"/>
        </w:rPr>
      </w:pPr>
      <w:ins w:id="3176" w:author="UTENTE" w:date="2020-06-30T18:04:00Z">
        <w:r w:rsidRPr="00224F9A">
          <w:rPr>
            <w:lang w:val="it-IT"/>
          </w:rPr>
          <w:t>u "\"Voglio sol giocare un po' con te! Fammi fare un assaggino, dai!\""</w:t>
        </w:r>
      </w:ins>
    </w:p>
    <w:p w14:paraId="7893EE35" w14:textId="77777777" w:rsidR="006142F1" w:rsidRPr="00224F9A" w:rsidRDefault="006142F1" w:rsidP="006142F1">
      <w:pPr>
        <w:pStyle w:val="Paragrafoelenco"/>
        <w:numPr>
          <w:ilvl w:val="0"/>
          <w:numId w:val="9"/>
        </w:numPr>
        <w:spacing w:line="600" w:lineRule="auto"/>
        <w:ind w:left="360"/>
        <w:jc w:val="both"/>
        <w:rPr>
          <w:ins w:id="3177" w:author="UTENTE" w:date="2020-06-30T18:04:00Z"/>
          <w:lang w:val="it-IT"/>
        </w:rPr>
      </w:pPr>
      <w:ins w:id="3178" w:author="UTENTE" w:date="2020-06-30T18:04:00Z">
        <w:r w:rsidRPr="00224F9A">
          <w:rPr>
            <w:lang w:val="it-IT"/>
          </w:rPr>
          <w:t>n "Mi cinguetta nell'orecchio, avvicinandosi nuovamente. Un senso di terrore assoluto mi stringe la gola come una morsa."</w:t>
        </w:r>
      </w:ins>
    </w:p>
    <w:p w14:paraId="5E26547F" w14:textId="77777777" w:rsidR="006142F1" w:rsidRPr="00224F9A" w:rsidRDefault="006142F1" w:rsidP="006142F1">
      <w:pPr>
        <w:pStyle w:val="Paragrafoelenco"/>
        <w:numPr>
          <w:ilvl w:val="0"/>
          <w:numId w:val="9"/>
        </w:numPr>
        <w:spacing w:line="600" w:lineRule="auto"/>
        <w:ind w:left="360"/>
        <w:jc w:val="both"/>
        <w:rPr>
          <w:ins w:id="3179" w:author="UTENTE" w:date="2020-06-30T18:04:00Z"/>
          <w:lang w:val="it-IT"/>
        </w:rPr>
      </w:pPr>
      <w:ins w:id="3180" w:author="UTENTE" w:date="2020-06-30T18:04:00Z">
        <w:r w:rsidRPr="00224F9A">
          <w:rPr>
            <w:lang w:val="it-IT"/>
          </w:rPr>
          <w:t>mcp "\"Ehi, aspetta, fermo!\""</w:t>
        </w:r>
      </w:ins>
    </w:p>
    <w:p w14:paraId="7F84860B" w14:textId="77777777" w:rsidR="006142F1" w:rsidRPr="00224F9A" w:rsidRDefault="006142F1" w:rsidP="006142F1">
      <w:pPr>
        <w:pStyle w:val="Paragrafoelenco"/>
        <w:numPr>
          <w:ilvl w:val="0"/>
          <w:numId w:val="9"/>
        </w:numPr>
        <w:spacing w:line="600" w:lineRule="auto"/>
        <w:ind w:left="360"/>
        <w:jc w:val="both"/>
        <w:rPr>
          <w:ins w:id="3181" w:author="UTENTE" w:date="2020-06-30T18:04:00Z"/>
          <w:lang w:val="it-IT"/>
        </w:rPr>
      </w:pPr>
      <w:ins w:id="3182" w:author="UTENTE" w:date="2020-06-30T18:04:00Z">
        <w:r w:rsidRPr="00224F9A">
          <w:rPr>
            <w:lang w:val="it-IT"/>
          </w:rPr>
          <w:t>mcp "\"Se hai fame, posso prepararti qualcosa, il mio locale è giusto dietro l'ang-\""</w:t>
        </w:r>
      </w:ins>
    </w:p>
    <w:p w14:paraId="1A174225" w14:textId="77777777" w:rsidR="006142F1" w:rsidRPr="00224F9A" w:rsidRDefault="006142F1" w:rsidP="006142F1">
      <w:pPr>
        <w:pStyle w:val="Paragrafoelenco"/>
        <w:numPr>
          <w:ilvl w:val="0"/>
          <w:numId w:val="9"/>
        </w:numPr>
        <w:spacing w:line="600" w:lineRule="auto"/>
        <w:ind w:left="360"/>
        <w:jc w:val="both"/>
        <w:rPr>
          <w:ins w:id="3183" w:author="UTENTE" w:date="2020-06-30T18:04:00Z"/>
          <w:lang w:val="it-IT"/>
        </w:rPr>
      </w:pPr>
      <w:ins w:id="3184" w:author="UTENTE" w:date="2020-06-30T18:04:00Z">
        <w:r w:rsidRPr="00224F9A">
          <w:rPr>
            <w:lang w:val="it-IT"/>
          </w:rPr>
          <w:t>u "\"No, no, non voglio che mi prepari un cazzo!\""</w:t>
        </w:r>
      </w:ins>
    </w:p>
    <w:p w14:paraId="09513985" w14:textId="77777777" w:rsidR="006142F1" w:rsidRPr="00224F9A" w:rsidRDefault="006142F1" w:rsidP="006142F1">
      <w:pPr>
        <w:pStyle w:val="Paragrafoelenco"/>
        <w:numPr>
          <w:ilvl w:val="0"/>
          <w:numId w:val="9"/>
        </w:numPr>
        <w:spacing w:line="600" w:lineRule="auto"/>
        <w:ind w:left="360"/>
        <w:jc w:val="both"/>
        <w:rPr>
          <w:ins w:id="3185" w:author="UTENTE" w:date="2020-06-30T18:04:00Z"/>
          <w:lang w:val="it-IT"/>
        </w:rPr>
      </w:pPr>
      <w:ins w:id="3186" w:author="UTENTE" w:date="2020-06-30T18:04:00Z">
        <w:r w:rsidRPr="00224F9A">
          <w:rPr>
            <w:lang w:val="it-IT"/>
          </w:rPr>
          <w:t>n "Dopo che il rosso mi interrompe, uno sguardo bramoso gli lampeggia negli occhi."</w:t>
        </w:r>
      </w:ins>
    </w:p>
    <w:p w14:paraId="0C186003" w14:textId="77777777" w:rsidR="006142F1" w:rsidRPr="00224F9A" w:rsidRDefault="006142F1" w:rsidP="006142F1">
      <w:pPr>
        <w:pStyle w:val="Paragrafoelenco"/>
        <w:numPr>
          <w:ilvl w:val="0"/>
          <w:numId w:val="9"/>
        </w:numPr>
        <w:spacing w:line="600" w:lineRule="auto"/>
        <w:ind w:left="360"/>
        <w:jc w:val="both"/>
        <w:rPr>
          <w:ins w:id="3187" w:author="UTENTE" w:date="2020-06-30T18:04:00Z"/>
          <w:lang w:val="it-IT"/>
        </w:rPr>
      </w:pPr>
      <w:ins w:id="3188" w:author="UTENTE" w:date="2020-06-30T18:04:00Z">
        <w:r w:rsidRPr="00224F9A">
          <w:rPr>
            <w:lang w:val="it-IT"/>
          </w:rPr>
          <w:t>u "\"Nah…. Voglio {i}te{/i}.\""</w:t>
        </w:r>
      </w:ins>
    </w:p>
    <w:p w14:paraId="1E280B83" w14:textId="77777777" w:rsidR="006142F1" w:rsidRPr="00224F9A" w:rsidRDefault="006142F1" w:rsidP="006142F1">
      <w:pPr>
        <w:pStyle w:val="Paragrafoelenco"/>
        <w:numPr>
          <w:ilvl w:val="0"/>
          <w:numId w:val="9"/>
        </w:numPr>
        <w:spacing w:line="600" w:lineRule="auto"/>
        <w:ind w:left="360"/>
        <w:jc w:val="both"/>
        <w:rPr>
          <w:ins w:id="3189" w:author="UTENTE" w:date="2020-06-30T18:04:00Z"/>
          <w:lang w:val="it-IT"/>
        </w:rPr>
      </w:pPr>
      <w:ins w:id="3190" w:author="UTENTE" w:date="2020-06-30T18:04:00Z">
        <w:r w:rsidRPr="00224F9A">
          <w:rPr>
            <w:lang w:val="it-IT"/>
          </w:rPr>
          <w:t>n "Con un ringhio profondo, si lecca le labbra, premendo la faccia sempre più vicino al mio collo."</w:t>
        </w:r>
      </w:ins>
    </w:p>
    <w:p w14:paraId="014E71D1" w14:textId="77777777" w:rsidR="006142F1" w:rsidRPr="00224F9A" w:rsidRDefault="006142F1" w:rsidP="006142F1">
      <w:pPr>
        <w:pStyle w:val="Paragrafoelenco"/>
        <w:numPr>
          <w:ilvl w:val="0"/>
          <w:numId w:val="9"/>
        </w:numPr>
        <w:spacing w:line="600" w:lineRule="auto"/>
        <w:ind w:left="360"/>
        <w:jc w:val="both"/>
        <w:rPr>
          <w:ins w:id="3191" w:author="UTENTE" w:date="2020-06-30T18:04:00Z"/>
          <w:lang w:val="it-IT"/>
        </w:rPr>
      </w:pPr>
      <w:ins w:id="3192" w:author="UTENTE" w:date="2020-06-30T18:04:00Z">
        <w:r w:rsidRPr="00224F9A">
          <w:rPr>
            <w:lang w:val="it-IT"/>
          </w:rPr>
          <w:t>n "-Chiudo gli occhi terrorizzato e trattengo il respiro."</w:t>
        </w:r>
      </w:ins>
    </w:p>
    <w:p w14:paraId="39710E82" w14:textId="77777777" w:rsidR="006142F1" w:rsidRPr="00224F9A" w:rsidRDefault="006142F1" w:rsidP="006142F1">
      <w:pPr>
        <w:pStyle w:val="Paragrafoelenco"/>
        <w:numPr>
          <w:ilvl w:val="0"/>
          <w:numId w:val="9"/>
        </w:numPr>
        <w:spacing w:line="600" w:lineRule="auto"/>
        <w:ind w:left="360"/>
        <w:jc w:val="both"/>
        <w:rPr>
          <w:ins w:id="3193" w:author="UTENTE" w:date="2020-06-30T18:04:00Z"/>
          <w:lang w:val="it-IT"/>
        </w:rPr>
      </w:pPr>
      <w:ins w:id="3194" w:author="UTENTE" w:date="2020-06-30T18:04:00Z">
        <w:r w:rsidRPr="00224F9A">
          <w:rPr>
            <w:lang w:val="it-IT"/>
          </w:rPr>
          <w:t>n "Ecco, è il momento. {w}Sto per essere squartato da qualche pazzo in un vicolo. "</w:t>
        </w:r>
      </w:ins>
    </w:p>
    <w:p w14:paraId="414651D1" w14:textId="77777777" w:rsidR="006142F1" w:rsidRPr="00224F9A" w:rsidRDefault="006142F1" w:rsidP="006142F1">
      <w:pPr>
        <w:pStyle w:val="Paragrafoelenco"/>
        <w:numPr>
          <w:ilvl w:val="0"/>
          <w:numId w:val="9"/>
        </w:numPr>
        <w:spacing w:line="600" w:lineRule="auto"/>
        <w:ind w:left="360"/>
        <w:jc w:val="both"/>
        <w:rPr>
          <w:ins w:id="3195" w:author="UTENTE" w:date="2020-06-30T18:04:00Z"/>
          <w:lang w:val="it-IT"/>
        </w:rPr>
      </w:pPr>
      <w:ins w:id="3196" w:author="UTENTE" w:date="2020-06-30T18:04:00Z">
        <w:r w:rsidRPr="00224F9A">
          <w:rPr>
            <w:lang w:val="it-IT"/>
          </w:rPr>
          <w:t>n "Il suo respiro affannoso diventa man mano più forte, e posso sentire ogni sua esalazione che mi solletica la gola…"</w:t>
        </w:r>
      </w:ins>
    </w:p>
    <w:p w14:paraId="41BD93E5" w14:textId="77777777" w:rsidR="006142F1" w:rsidRPr="00224F9A" w:rsidRDefault="006142F1" w:rsidP="006142F1">
      <w:pPr>
        <w:pStyle w:val="Paragrafoelenco"/>
        <w:numPr>
          <w:ilvl w:val="0"/>
          <w:numId w:val="9"/>
        </w:numPr>
        <w:spacing w:line="600" w:lineRule="auto"/>
        <w:ind w:left="360"/>
        <w:jc w:val="both"/>
        <w:rPr>
          <w:ins w:id="3197" w:author="UTENTE" w:date="2020-06-30T18:04:00Z"/>
          <w:lang w:val="it-IT"/>
        </w:rPr>
      </w:pPr>
      <w:ins w:id="3198" w:author="UTENTE" w:date="2020-06-30T18:04:00Z">
        <w:r w:rsidRPr="00224F9A">
          <w:rPr>
            <w:lang w:val="it-IT"/>
          </w:rPr>
          <w:t>n "…"</w:t>
        </w:r>
        <w:r w:rsidRPr="00224F9A">
          <w:rPr>
            <w:lang w:val="it-IT"/>
          </w:rPr>
          <w:br w:type="page"/>
        </w:r>
      </w:ins>
    </w:p>
    <w:p w14:paraId="3AE4D5AC" w14:textId="77777777" w:rsidR="006142F1" w:rsidRPr="002A1B9A" w:rsidRDefault="006142F1" w:rsidP="006142F1">
      <w:pPr>
        <w:pStyle w:val="Paragrafoelenco"/>
        <w:numPr>
          <w:ilvl w:val="0"/>
          <w:numId w:val="8"/>
        </w:numPr>
        <w:spacing w:line="600" w:lineRule="auto"/>
        <w:ind w:left="720"/>
        <w:rPr>
          <w:ins w:id="3199" w:author="UTENTE" w:date="2020-06-30T18:05:00Z"/>
          <w:lang w:val="en-US"/>
        </w:rPr>
      </w:pPr>
      <w:ins w:id="3200" w:author="UTENTE" w:date="2020-06-30T18:05:00Z">
        <w:r w:rsidRPr="002A1B9A">
          <w:rPr>
            <w:lang w:val="en-US"/>
          </w:rPr>
          <w:lastRenderedPageBreak/>
          <w:t>n "……"</w:t>
        </w:r>
      </w:ins>
    </w:p>
    <w:p w14:paraId="77E600B9" w14:textId="77777777" w:rsidR="006142F1" w:rsidRPr="002A1B9A" w:rsidRDefault="006142F1" w:rsidP="006142F1">
      <w:pPr>
        <w:pStyle w:val="Paragrafoelenco"/>
        <w:numPr>
          <w:ilvl w:val="0"/>
          <w:numId w:val="8"/>
        </w:numPr>
        <w:spacing w:line="600" w:lineRule="auto"/>
        <w:ind w:left="720"/>
        <w:rPr>
          <w:ins w:id="3201" w:author="UTENTE" w:date="2020-06-30T18:05:00Z"/>
          <w:lang w:val="en-US"/>
        </w:rPr>
      </w:pPr>
      <w:ins w:id="3202" w:author="UTENTE" w:date="2020-06-30T18:05:00Z">
        <w:r w:rsidRPr="002A1B9A">
          <w:rPr>
            <w:lang w:val="en-US"/>
          </w:rPr>
          <w:t>u "\"Ngh–?!\""</w:t>
        </w:r>
      </w:ins>
    </w:p>
    <w:p w14:paraId="4DB69FDC" w14:textId="77777777" w:rsidR="006142F1" w:rsidRPr="002A1B9A" w:rsidRDefault="006142F1" w:rsidP="006142F1">
      <w:pPr>
        <w:pStyle w:val="Paragrafoelenco"/>
        <w:numPr>
          <w:ilvl w:val="0"/>
          <w:numId w:val="8"/>
        </w:numPr>
        <w:spacing w:line="600" w:lineRule="auto"/>
        <w:ind w:left="720"/>
        <w:rPr>
          <w:ins w:id="3203" w:author="UTENTE" w:date="2020-06-30T18:05:00Z"/>
          <w:lang w:val="en-US"/>
        </w:rPr>
      </w:pPr>
      <w:ins w:id="3204" w:author="UTENTE" w:date="2020-06-30T18:05:00Z">
        <w:r w:rsidRPr="002A1B9A">
          <w:rPr>
            <w:lang w:val="en-US"/>
          </w:rPr>
          <w:t>n "All of a sudden, the pressure pinning me to the wall vanishes."</w:t>
        </w:r>
      </w:ins>
    </w:p>
    <w:p w14:paraId="721F8F10" w14:textId="77777777" w:rsidR="006142F1" w:rsidRPr="002A1B9A" w:rsidRDefault="006142F1" w:rsidP="006142F1">
      <w:pPr>
        <w:pStyle w:val="Paragrafoelenco"/>
        <w:numPr>
          <w:ilvl w:val="0"/>
          <w:numId w:val="8"/>
        </w:numPr>
        <w:spacing w:line="600" w:lineRule="auto"/>
        <w:ind w:left="720"/>
        <w:rPr>
          <w:ins w:id="3205" w:author="UTENTE" w:date="2020-06-30T18:05:00Z"/>
          <w:lang w:val="en-US"/>
        </w:rPr>
      </w:pPr>
      <w:ins w:id="3206" w:author="UTENTE" w:date="2020-06-30T18:05:00Z">
        <w:r w:rsidRPr="002A1B9A">
          <w:rPr>
            <w:lang w:val="en-US"/>
          </w:rPr>
          <w:t>mc "\"…?\""</w:t>
        </w:r>
      </w:ins>
    </w:p>
    <w:p w14:paraId="3FC05857" w14:textId="77777777" w:rsidR="006142F1" w:rsidRPr="002A1B9A" w:rsidRDefault="006142F1" w:rsidP="006142F1">
      <w:pPr>
        <w:pStyle w:val="Paragrafoelenco"/>
        <w:numPr>
          <w:ilvl w:val="0"/>
          <w:numId w:val="8"/>
        </w:numPr>
        <w:spacing w:line="600" w:lineRule="auto"/>
        <w:ind w:left="720"/>
        <w:rPr>
          <w:ins w:id="3207" w:author="UTENTE" w:date="2020-06-30T18:05:00Z"/>
          <w:lang w:val="en-US"/>
        </w:rPr>
      </w:pPr>
      <w:ins w:id="3208" w:author="UTENTE" w:date="2020-06-30T18:05:00Z">
        <w:r w:rsidRPr="002A1B9A">
          <w:rPr>
            <w:lang w:val="en-US"/>
          </w:rPr>
          <w:t>n "When I open my eyes – {w}I realize the man's no longer there."</w:t>
        </w:r>
      </w:ins>
    </w:p>
    <w:p w14:paraId="5109E170" w14:textId="77777777" w:rsidR="006142F1" w:rsidRPr="002A1B9A" w:rsidRDefault="006142F1" w:rsidP="006142F1">
      <w:pPr>
        <w:pStyle w:val="Paragrafoelenco"/>
        <w:numPr>
          <w:ilvl w:val="0"/>
          <w:numId w:val="8"/>
        </w:numPr>
        <w:spacing w:line="600" w:lineRule="auto"/>
        <w:ind w:left="720"/>
        <w:rPr>
          <w:ins w:id="3209" w:author="UTENTE" w:date="2020-06-30T18:05:00Z"/>
          <w:lang w:val="en-US"/>
        </w:rPr>
      </w:pPr>
      <w:ins w:id="3210" w:author="UTENTE" w:date="2020-06-30T18:05:00Z">
        <w:r w:rsidRPr="002A1B9A">
          <w:rPr>
            <w:lang w:val="en-US"/>
          </w:rPr>
          <w:t>n "No, he's still here, but now…"</w:t>
        </w:r>
      </w:ins>
    </w:p>
    <w:p w14:paraId="031A6BBE" w14:textId="77777777" w:rsidR="006142F1" w:rsidRPr="002A1B9A" w:rsidRDefault="006142F1" w:rsidP="006142F1">
      <w:pPr>
        <w:pStyle w:val="Paragrafoelenco"/>
        <w:numPr>
          <w:ilvl w:val="0"/>
          <w:numId w:val="8"/>
        </w:numPr>
        <w:spacing w:line="600" w:lineRule="auto"/>
        <w:ind w:left="720"/>
        <w:rPr>
          <w:ins w:id="3211" w:author="UTENTE" w:date="2020-06-30T18:05:00Z"/>
          <w:lang w:val="en-US"/>
        </w:rPr>
      </w:pPr>
      <w:ins w:id="3212" w:author="UTENTE" w:date="2020-06-30T18:05:00Z">
        <w:r w:rsidRPr="002A1B9A">
          <w:rPr>
            <w:lang w:val="en-US"/>
          </w:rPr>
          <w:t>mcp "\"You–!\""</w:t>
        </w:r>
      </w:ins>
    </w:p>
    <w:p w14:paraId="27A41AA3" w14:textId="77777777" w:rsidR="006142F1" w:rsidRPr="002A1B9A" w:rsidRDefault="006142F1" w:rsidP="006142F1">
      <w:pPr>
        <w:pStyle w:val="Paragrafoelenco"/>
        <w:numPr>
          <w:ilvl w:val="0"/>
          <w:numId w:val="8"/>
        </w:numPr>
        <w:spacing w:line="600" w:lineRule="auto"/>
        <w:ind w:left="720"/>
        <w:rPr>
          <w:ins w:id="3213" w:author="UTENTE" w:date="2020-06-30T18:05:00Z"/>
          <w:lang w:val="en-US"/>
        </w:rPr>
      </w:pPr>
      <w:ins w:id="3214" w:author="UTENTE" w:date="2020-06-30T18:05:00Z">
        <w:r w:rsidRPr="002A1B9A">
          <w:rPr>
            <w:lang w:val="en-US"/>
          </w:rPr>
          <w:t>u "\"Kh…\""</w:t>
        </w:r>
      </w:ins>
    </w:p>
    <w:p w14:paraId="5D9EA50D" w14:textId="77777777" w:rsidR="006142F1" w:rsidRPr="002A1B9A" w:rsidRDefault="006142F1" w:rsidP="006142F1">
      <w:pPr>
        <w:pStyle w:val="Paragrafoelenco"/>
        <w:numPr>
          <w:ilvl w:val="0"/>
          <w:numId w:val="8"/>
        </w:numPr>
        <w:spacing w:line="600" w:lineRule="auto"/>
        <w:ind w:left="720"/>
        <w:rPr>
          <w:ins w:id="3215" w:author="UTENTE" w:date="2020-06-30T18:05:00Z"/>
          <w:lang w:val="en-US"/>
        </w:rPr>
      </w:pPr>
      <w:ins w:id="3216" w:author="UTENTE" w:date="2020-06-30T18:05:00Z">
        <w:r w:rsidRPr="002A1B9A">
          <w:rPr>
            <w:lang w:val="en-US"/>
          </w:rPr>
          <w:t>n "With a loud grunt, a familiar man in a dark jacket swings his fist towards my attacker."</w:t>
        </w:r>
      </w:ins>
    </w:p>
    <w:p w14:paraId="2A2EB94B" w14:textId="77777777" w:rsidR="006142F1" w:rsidRPr="002A1B9A" w:rsidRDefault="006142F1" w:rsidP="006142F1">
      <w:pPr>
        <w:pStyle w:val="Paragrafoelenco"/>
        <w:numPr>
          <w:ilvl w:val="0"/>
          <w:numId w:val="8"/>
        </w:numPr>
        <w:spacing w:line="600" w:lineRule="auto"/>
        <w:ind w:left="720"/>
        <w:rPr>
          <w:ins w:id="3217" w:author="UTENTE" w:date="2020-06-30T18:05:00Z"/>
          <w:lang w:val="en-US"/>
        </w:rPr>
      </w:pPr>
      <w:ins w:id="3218" w:author="UTENTE" w:date="2020-06-30T18:05:00Z">
        <w:r w:rsidRPr="002A1B9A">
          <w:rPr>
            <w:lang w:val="en-US"/>
          </w:rPr>
          <w:t>urp "\"Tch! Fuckin' Dominic!\""</w:t>
        </w:r>
      </w:ins>
    </w:p>
    <w:p w14:paraId="5D87365B" w14:textId="77777777" w:rsidR="006142F1" w:rsidRPr="002A1B9A" w:rsidRDefault="006142F1" w:rsidP="006142F1">
      <w:pPr>
        <w:pStyle w:val="Paragrafoelenco"/>
        <w:numPr>
          <w:ilvl w:val="0"/>
          <w:numId w:val="8"/>
        </w:numPr>
        <w:spacing w:line="600" w:lineRule="auto"/>
        <w:ind w:left="720"/>
        <w:rPr>
          <w:ins w:id="3219" w:author="UTENTE" w:date="2020-06-30T18:05:00Z"/>
          <w:lang w:val="en-US"/>
        </w:rPr>
      </w:pPr>
      <w:ins w:id="3220" w:author="UTENTE" w:date="2020-06-30T18:05:00Z">
        <w:r w:rsidRPr="002A1B9A">
          <w:rPr>
            <w:lang w:val="en-US"/>
          </w:rPr>
          <w:t>urp "\"I {i}knew{/i} you were out here, ahahaha!\""</w:t>
        </w:r>
      </w:ins>
    </w:p>
    <w:p w14:paraId="273D1F2C" w14:textId="77777777" w:rsidR="006142F1" w:rsidRPr="002A1B9A" w:rsidRDefault="006142F1" w:rsidP="006142F1">
      <w:pPr>
        <w:pStyle w:val="Paragrafoelenco"/>
        <w:numPr>
          <w:ilvl w:val="0"/>
          <w:numId w:val="8"/>
        </w:numPr>
        <w:spacing w:line="600" w:lineRule="auto"/>
        <w:ind w:left="720"/>
        <w:rPr>
          <w:ins w:id="3221" w:author="UTENTE" w:date="2020-06-30T18:05:00Z"/>
          <w:lang w:val="en-US"/>
        </w:rPr>
      </w:pPr>
      <w:ins w:id="3222" w:author="UTENTE" w:date="2020-06-30T18:05:00Z">
        <w:r w:rsidRPr="002A1B9A">
          <w:rPr>
            <w:lang w:val="en-US"/>
          </w:rPr>
          <w:t>n "The redhead lets out a gleeful laugh as he dodges the punch, moving at an incredible speed."</w:t>
        </w:r>
      </w:ins>
    </w:p>
    <w:p w14:paraId="6EE193DA" w14:textId="77777777" w:rsidR="006142F1" w:rsidRPr="002A1B9A" w:rsidRDefault="006142F1" w:rsidP="006142F1">
      <w:pPr>
        <w:pStyle w:val="Paragrafoelenco"/>
        <w:numPr>
          <w:ilvl w:val="0"/>
          <w:numId w:val="8"/>
        </w:numPr>
        <w:spacing w:line="600" w:lineRule="auto"/>
        <w:ind w:left="720"/>
        <w:rPr>
          <w:ins w:id="3223" w:author="UTENTE" w:date="2020-06-30T18:05:00Z"/>
          <w:lang w:val="en-US"/>
        </w:rPr>
      </w:pPr>
      <w:ins w:id="3224" w:author="UTENTE" w:date="2020-06-30T18:05:00Z">
        <w:r w:rsidRPr="002A1B9A">
          <w:rPr>
            <w:lang w:val="en-US"/>
          </w:rPr>
          <w:t>n "A second later, he aims a lightning-fast blow of his own towards the other man – Dominic."</w:t>
        </w:r>
      </w:ins>
    </w:p>
    <w:p w14:paraId="5EF20D3A" w14:textId="77777777" w:rsidR="006142F1" w:rsidRPr="002A1B9A" w:rsidRDefault="006142F1" w:rsidP="006142F1">
      <w:pPr>
        <w:pStyle w:val="Paragrafoelenco"/>
        <w:numPr>
          <w:ilvl w:val="0"/>
          <w:numId w:val="8"/>
        </w:numPr>
        <w:spacing w:line="600" w:lineRule="auto"/>
        <w:ind w:left="720"/>
        <w:rPr>
          <w:ins w:id="3225" w:author="UTENTE" w:date="2020-06-30T18:05:00Z"/>
          <w:lang w:val="en-US"/>
        </w:rPr>
      </w:pPr>
      <w:ins w:id="3226" w:author="UTENTE" w:date="2020-06-30T18:05:00Z">
        <w:r w:rsidRPr="002A1B9A">
          <w:rPr>
            <w:lang w:val="en-US"/>
          </w:rPr>
          <w:t>d "\"…\""</w:t>
        </w:r>
      </w:ins>
    </w:p>
    <w:p w14:paraId="29B7A931" w14:textId="3A547D62" w:rsidR="001A4F58" w:rsidRPr="006142F1" w:rsidRDefault="006142F1" w:rsidP="006142F1">
      <w:pPr>
        <w:pStyle w:val="Paragrafoelenco"/>
        <w:numPr>
          <w:ilvl w:val="0"/>
          <w:numId w:val="8"/>
        </w:numPr>
        <w:ind w:left="1332" w:hanging="992"/>
        <w:rPr>
          <w:ins w:id="3227" w:author="UTENTE" w:date="2020-06-30T18:02:00Z"/>
          <w:lang w:val="en-US"/>
          <w:rPrChange w:id="3228" w:author="UTENTE" w:date="2020-06-30T18:05:00Z">
            <w:rPr>
              <w:ins w:id="3229" w:author="UTENTE" w:date="2020-06-30T18:02:00Z"/>
              <w:lang w:val="en-US"/>
            </w:rPr>
          </w:rPrChange>
        </w:rPr>
        <w:pPrChange w:id="3230" w:author="UTENTE" w:date="2020-06-30T18:05:00Z">
          <w:pPr>
            <w:spacing w:line="240" w:lineRule="auto"/>
            <w:jc w:val="left"/>
          </w:pPr>
        </w:pPrChange>
      </w:pPr>
      <w:ins w:id="3231" w:author="UTENTE" w:date="2020-06-30T18:05:00Z">
        <w:r w:rsidRPr="006142F1">
          <w:rPr>
            <w:lang w:val="en-US"/>
            <w:rPrChange w:id="3232" w:author="UTENTE" w:date="2020-06-30T18:05:00Z">
              <w:rPr/>
            </w:rPrChange>
          </w:rPr>
          <w:t>n "With an unchanging expression, Dominic smoothly sidesteps."</w:t>
        </w:r>
      </w:ins>
      <w:ins w:id="3233" w:author="UTENTE" w:date="2020-06-30T18:02:00Z">
        <w:r w:rsidR="001A4F58" w:rsidRPr="006142F1">
          <w:rPr>
            <w:lang w:val="en-US"/>
            <w:rPrChange w:id="3234" w:author="UTENTE" w:date="2020-06-30T18:05:00Z">
              <w:rPr>
                <w:lang w:val="en-US"/>
              </w:rPr>
            </w:rPrChange>
          </w:rPr>
          <w:br w:type="page"/>
        </w:r>
      </w:ins>
    </w:p>
    <w:p w14:paraId="372AA4DF" w14:textId="77777777" w:rsidR="006142F1" w:rsidRPr="00224F9A" w:rsidRDefault="006142F1" w:rsidP="006142F1">
      <w:pPr>
        <w:pStyle w:val="Paragrafoelenco"/>
        <w:numPr>
          <w:ilvl w:val="0"/>
          <w:numId w:val="9"/>
        </w:numPr>
        <w:spacing w:line="600" w:lineRule="auto"/>
        <w:ind w:left="360"/>
        <w:jc w:val="both"/>
        <w:rPr>
          <w:ins w:id="3235" w:author="UTENTE" w:date="2020-06-30T18:06:00Z"/>
          <w:lang w:val="it-IT"/>
        </w:rPr>
      </w:pPr>
      <w:ins w:id="3236" w:author="UTENTE" w:date="2020-06-30T18:06:00Z">
        <w:r w:rsidRPr="00224F9A">
          <w:rPr>
            <w:lang w:val="it-IT"/>
          </w:rPr>
          <w:lastRenderedPageBreak/>
          <w:t>n "……"</w:t>
        </w:r>
      </w:ins>
    </w:p>
    <w:p w14:paraId="7A03BFE5" w14:textId="77777777" w:rsidR="006142F1" w:rsidRPr="00224F9A" w:rsidRDefault="006142F1" w:rsidP="006142F1">
      <w:pPr>
        <w:pStyle w:val="Paragrafoelenco"/>
        <w:numPr>
          <w:ilvl w:val="0"/>
          <w:numId w:val="9"/>
        </w:numPr>
        <w:spacing w:line="600" w:lineRule="auto"/>
        <w:ind w:left="360"/>
        <w:jc w:val="both"/>
        <w:rPr>
          <w:ins w:id="3237" w:author="UTENTE" w:date="2020-06-30T18:06:00Z"/>
          <w:lang w:val="it-IT"/>
        </w:rPr>
      </w:pPr>
      <w:ins w:id="3238" w:author="UTENTE" w:date="2020-06-30T18:06:00Z">
        <w:r w:rsidRPr="00224F9A">
          <w:rPr>
            <w:lang w:val="it-IT"/>
          </w:rPr>
          <w:t>u "\"Ngh–?!\""</w:t>
        </w:r>
      </w:ins>
    </w:p>
    <w:p w14:paraId="7CE5BFEE" w14:textId="77777777" w:rsidR="006142F1" w:rsidRPr="00224F9A" w:rsidRDefault="006142F1" w:rsidP="006142F1">
      <w:pPr>
        <w:pStyle w:val="Paragrafoelenco"/>
        <w:numPr>
          <w:ilvl w:val="0"/>
          <w:numId w:val="9"/>
        </w:numPr>
        <w:spacing w:line="600" w:lineRule="auto"/>
        <w:ind w:left="360"/>
        <w:jc w:val="both"/>
        <w:rPr>
          <w:ins w:id="3239" w:author="UTENTE" w:date="2020-06-30T18:06:00Z"/>
          <w:lang w:val="it-IT"/>
        </w:rPr>
      </w:pPr>
      <w:ins w:id="3240" w:author="UTENTE" w:date="2020-06-30T18:06:00Z">
        <w:r w:rsidRPr="00224F9A">
          <w:rPr>
            <w:lang w:val="it-IT"/>
          </w:rPr>
          <w:t>n "All'improvviso, la pressione che mi teneva attaccato al muro svanisce."</w:t>
        </w:r>
      </w:ins>
    </w:p>
    <w:p w14:paraId="15010486" w14:textId="77777777" w:rsidR="006142F1" w:rsidRPr="00224F9A" w:rsidRDefault="006142F1" w:rsidP="006142F1">
      <w:pPr>
        <w:pStyle w:val="Paragrafoelenco"/>
        <w:numPr>
          <w:ilvl w:val="0"/>
          <w:numId w:val="9"/>
        </w:numPr>
        <w:spacing w:line="600" w:lineRule="auto"/>
        <w:ind w:left="360"/>
        <w:jc w:val="both"/>
        <w:rPr>
          <w:ins w:id="3241" w:author="UTENTE" w:date="2020-06-30T18:06:00Z"/>
          <w:lang w:val="it-IT"/>
        </w:rPr>
      </w:pPr>
      <w:ins w:id="3242" w:author="UTENTE" w:date="2020-06-30T18:06:00Z">
        <w:r w:rsidRPr="00224F9A">
          <w:rPr>
            <w:lang w:val="it-IT"/>
          </w:rPr>
          <w:t>mc "\"…?\""</w:t>
        </w:r>
      </w:ins>
    </w:p>
    <w:p w14:paraId="63175448" w14:textId="77777777" w:rsidR="006142F1" w:rsidRPr="00224F9A" w:rsidRDefault="006142F1" w:rsidP="006142F1">
      <w:pPr>
        <w:pStyle w:val="Paragrafoelenco"/>
        <w:numPr>
          <w:ilvl w:val="0"/>
          <w:numId w:val="9"/>
        </w:numPr>
        <w:spacing w:line="600" w:lineRule="auto"/>
        <w:ind w:left="360"/>
        <w:jc w:val="both"/>
        <w:rPr>
          <w:ins w:id="3243" w:author="UTENTE" w:date="2020-06-30T18:06:00Z"/>
          <w:lang w:val="it-IT"/>
        </w:rPr>
      </w:pPr>
      <w:ins w:id="3244" w:author="UTENTE" w:date="2020-06-30T18:06:00Z">
        <w:r w:rsidRPr="00224F9A">
          <w:rPr>
            <w:lang w:val="it-IT"/>
          </w:rPr>
          <w:t>n "Quando apro gli occhi -{w}Mi rendo conto che l'uomo non c'è più."</w:t>
        </w:r>
      </w:ins>
    </w:p>
    <w:p w14:paraId="11093290" w14:textId="77777777" w:rsidR="006142F1" w:rsidRPr="00224F9A" w:rsidRDefault="006142F1" w:rsidP="006142F1">
      <w:pPr>
        <w:pStyle w:val="Paragrafoelenco"/>
        <w:numPr>
          <w:ilvl w:val="0"/>
          <w:numId w:val="9"/>
        </w:numPr>
        <w:spacing w:line="600" w:lineRule="auto"/>
        <w:ind w:left="360"/>
        <w:jc w:val="both"/>
        <w:rPr>
          <w:ins w:id="3245" w:author="UTENTE" w:date="2020-06-30T18:06:00Z"/>
          <w:lang w:val="it-IT"/>
        </w:rPr>
      </w:pPr>
      <w:ins w:id="3246" w:author="UTENTE" w:date="2020-06-30T18:06:00Z">
        <w:r w:rsidRPr="00224F9A">
          <w:rPr>
            <w:lang w:val="it-IT"/>
          </w:rPr>
          <w:t>n "No, c'è ancora, ma adesso…"</w:t>
        </w:r>
      </w:ins>
    </w:p>
    <w:p w14:paraId="28E58113" w14:textId="77777777" w:rsidR="006142F1" w:rsidRPr="00224F9A" w:rsidRDefault="006142F1" w:rsidP="006142F1">
      <w:pPr>
        <w:pStyle w:val="Paragrafoelenco"/>
        <w:numPr>
          <w:ilvl w:val="0"/>
          <w:numId w:val="9"/>
        </w:numPr>
        <w:spacing w:line="600" w:lineRule="auto"/>
        <w:ind w:left="360"/>
        <w:jc w:val="both"/>
        <w:rPr>
          <w:ins w:id="3247" w:author="UTENTE" w:date="2020-06-30T18:06:00Z"/>
          <w:lang w:val="it-IT"/>
        </w:rPr>
      </w:pPr>
      <w:ins w:id="3248" w:author="UTENTE" w:date="2020-06-30T18:06:00Z">
        <w:r w:rsidRPr="00224F9A">
          <w:rPr>
            <w:lang w:val="it-IT"/>
          </w:rPr>
          <w:t>mcp "\"Tu-!\""</w:t>
        </w:r>
      </w:ins>
    </w:p>
    <w:p w14:paraId="079589AD" w14:textId="77777777" w:rsidR="006142F1" w:rsidRPr="00224F9A" w:rsidRDefault="006142F1" w:rsidP="006142F1">
      <w:pPr>
        <w:pStyle w:val="Paragrafoelenco"/>
        <w:numPr>
          <w:ilvl w:val="0"/>
          <w:numId w:val="9"/>
        </w:numPr>
        <w:spacing w:line="600" w:lineRule="auto"/>
        <w:ind w:left="360"/>
        <w:jc w:val="both"/>
        <w:rPr>
          <w:ins w:id="3249" w:author="UTENTE" w:date="2020-06-30T18:06:00Z"/>
          <w:lang w:val="it-IT"/>
        </w:rPr>
      </w:pPr>
      <w:ins w:id="3250" w:author="UTENTE" w:date="2020-06-30T18:06:00Z">
        <w:r w:rsidRPr="00224F9A">
          <w:rPr>
            <w:lang w:val="it-IT"/>
          </w:rPr>
          <w:t>u "\"Kh…\""</w:t>
        </w:r>
      </w:ins>
    </w:p>
    <w:p w14:paraId="0ECF682D" w14:textId="77777777" w:rsidR="006142F1" w:rsidRPr="00224F9A" w:rsidRDefault="006142F1" w:rsidP="006142F1">
      <w:pPr>
        <w:pStyle w:val="Paragrafoelenco"/>
        <w:numPr>
          <w:ilvl w:val="0"/>
          <w:numId w:val="9"/>
        </w:numPr>
        <w:spacing w:line="600" w:lineRule="auto"/>
        <w:ind w:left="360"/>
        <w:jc w:val="both"/>
        <w:rPr>
          <w:ins w:id="3251" w:author="UTENTE" w:date="2020-06-30T18:06:00Z"/>
          <w:lang w:val="it-IT"/>
        </w:rPr>
      </w:pPr>
      <w:ins w:id="3252" w:author="UTENTE" w:date="2020-06-30T18:06:00Z">
        <w:r w:rsidRPr="00224F9A">
          <w:rPr>
            <w:lang w:val="it-IT"/>
          </w:rPr>
          <w:t>n "Con un rumoroso grugnito, un uomo familiare con una giacca scura tira un pugno verso il mio aggressore."</w:t>
        </w:r>
      </w:ins>
    </w:p>
    <w:p w14:paraId="45DC2DE9" w14:textId="77777777" w:rsidR="006142F1" w:rsidRPr="00224F9A" w:rsidRDefault="006142F1" w:rsidP="006142F1">
      <w:pPr>
        <w:pStyle w:val="Paragrafoelenco"/>
        <w:numPr>
          <w:ilvl w:val="0"/>
          <w:numId w:val="9"/>
        </w:numPr>
        <w:spacing w:line="600" w:lineRule="auto"/>
        <w:ind w:left="360"/>
        <w:jc w:val="both"/>
        <w:rPr>
          <w:ins w:id="3253" w:author="UTENTE" w:date="2020-06-30T18:06:00Z"/>
          <w:lang w:val="it-IT"/>
        </w:rPr>
      </w:pPr>
      <w:ins w:id="3254" w:author="UTENTE" w:date="2020-06-30T18:06:00Z">
        <w:r w:rsidRPr="00224F9A">
          <w:rPr>
            <w:lang w:val="it-IT"/>
          </w:rPr>
          <w:t>urp "\"Tzè! Dominic del cazzo!\""</w:t>
        </w:r>
      </w:ins>
    </w:p>
    <w:p w14:paraId="2ADA19E3" w14:textId="77777777" w:rsidR="006142F1" w:rsidRPr="00224F9A" w:rsidRDefault="006142F1" w:rsidP="006142F1">
      <w:pPr>
        <w:pStyle w:val="Paragrafoelenco"/>
        <w:numPr>
          <w:ilvl w:val="0"/>
          <w:numId w:val="9"/>
        </w:numPr>
        <w:spacing w:line="600" w:lineRule="auto"/>
        <w:ind w:left="360"/>
        <w:jc w:val="both"/>
        <w:rPr>
          <w:ins w:id="3255" w:author="UTENTE" w:date="2020-06-30T18:06:00Z"/>
          <w:lang w:val="it-IT"/>
        </w:rPr>
      </w:pPr>
      <w:ins w:id="3256" w:author="UTENTE" w:date="2020-06-30T18:06:00Z">
        <w:r w:rsidRPr="00224F9A">
          <w:rPr>
            <w:lang w:val="it-IT"/>
          </w:rPr>
          <w:t>urp "\"{i}Sapevo{/i} che eri qui intorno, ahahaha!\""</w:t>
        </w:r>
      </w:ins>
    </w:p>
    <w:p w14:paraId="0C1FF5EE" w14:textId="77777777" w:rsidR="006142F1" w:rsidRPr="00224F9A" w:rsidRDefault="006142F1" w:rsidP="006142F1">
      <w:pPr>
        <w:pStyle w:val="Paragrafoelenco"/>
        <w:numPr>
          <w:ilvl w:val="0"/>
          <w:numId w:val="9"/>
        </w:numPr>
        <w:spacing w:line="600" w:lineRule="auto"/>
        <w:ind w:left="360"/>
        <w:jc w:val="both"/>
        <w:rPr>
          <w:ins w:id="3257" w:author="UTENTE" w:date="2020-06-30T18:06:00Z"/>
          <w:lang w:val="it-IT"/>
        </w:rPr>
      </w:pPr>
      <w:ins w:id="3258" w:author="UTENTE" w:date="2020-06-30T18:06:00Z">
        <w:r w:rsidRPr="00224F9A">
          <w:rPr>
            <w:lang w:val="it-IT"/>
          </w:rPr>
          <w:t>n "Il rosso si lascia andare ad un'esuberante risata e schiva il pugno, muovendosi a una velocità incredibile."</w:t>
        </w:r>
      </w:ins>
    </w:p>
    <w:p w14:paraId="412A647B" w14:textId="77777777" w:rsidR="006142F1" w:rsidRPr="00224F9A" w:rsidRDefault="006142F1" w:rsidP="006142F1">
      <w:pPr>
        <w:pStyle w:val="Paragrafoelenco"/>
        <w:numPr>
          <w:ilvl w:val="0"/>
          <w:numId w:val="9"/>
        </w:numPr>
        <w:spacing w:line="600" w:lineRule="auto"/>
        <w:ind w:left="360"/>
        <w:jc w:val="both"/>
        <w:rPr>
          <w:ins w:id="3259" w:author="UTENTE" w:date="2020-06-30T18:06:00Z"/>
          <w:lang w:val="it-IT"/>
        </w:rPr>
      </w:pPr>
      <w:ins w:id="3260" w:author="UTENTE" w:date="2020-06-30T18:06:00Z">
        <w:r w:rsidRPr="00224F9A">
          <w:rPr>
            <w:lang w:val="it-IT"/>
          </w:rPr>
          <w:t>n "Un secondo dopo, dirige uno dei suoi pugni fulminei contro l'altro ragazzo, Dominic."</w:t>
        </w:r>
      </w:ins>
    </w:p>
    <w:p w14:paraId="125DA54B" w14:textId="77777777" w:rsidR="006142F1" w:rsidRPr="00224F9A" w:rsidRDefault="006142F1" w:rsidP="006142F1">
      <w:pPr>
        <w:pStyle w:val="Paragrafoelenco"/>
        <w:numPr>
          <w:ilvl w:val="0"/>
          <w:numId w:val="9"/>
        </w:numPr>
        <w:spacing w:line="600" w:lineRule="auto"/>
        <w:ind w:left="360"/>
        <w:jc w:val="both"/>
        <w:rPr>
          <w:ins w:id="3261" w:author="UTENTE" w:date="2020-06-30T18:06:00Z"/>
          <w:lang w:val="it-IT"/>
        </w:rPr>
      </w:pPr>
      <w:ins w:id="3262" w:author="UTENTE" w:date="2020-06-30T18:06:00Z">
        <w:r w:rsidRPr="00224F9A">
          <w:rPr>
            <w:lang w:val="it-IT"/>
          </w:rPr>
          <w:t>d "\"…\""</w:t>
        </w:r>
      </w:ins>
    </w:p>
    <w:p w14:paraId="2D9AE339" w14:textId="77777777" w:rsidR="006142F1" w:rsidRPr="00224F9A" w:rsidRDefault="006142F1" w:rsidP="006142F1">
      <w:pPr>
        <w:pStyle w:val="Paragrafoelenco"/>
        <w:numPr>
          <w:ilvl w:val="0"/>
          <w:numId w:val="9"/>
        </w:numPr>
        <w:spacing w:line="600" w:lineRule="auto"/>
        <w:ind w:left="360"/>
        <w:jc w:val="both"/>
        <w:rPr>
          <w:ins w:id="3263" w:author="UTENTE" w:date="2020-06-30T18:06:00Z"/>
          <w:lang w:val="it-IT"/>
        </w:rPr>
      </w:pPr>
      <w:ins w:id="3264" w:author="UTENTE" w:date="2020-06-30T18:06:00Z">
        <w:r w:rsidRPr="00224F9A">
          <w:rPr>
            <w:lang w:val="it-IT"/>
          </w:rPr>
          <w:t>n "Con un'espressione impassibile, Dominic si sposta lateralmente, senza il minimo sforzo."</w:t>
        </w:r>
      </w:ins>
    </w:p>
    <w:p w14:paraId="5F9A702E" w14:textId="42CE8A93" w:rsidR="001A4F58" w:rsidRPr="006142F1" w:rsidRDefault="001A4F58">
      <w:pPr>
        <w:spacing w:line="240" w:lineRule="auto"/>
        <w:jc w:val="left"/>
        <w:rPr>
          <w:ins w:id="3265" w:author="UTENTE" w:date="2020-06-30T18:02:00Z"/>
          <w:rPrChange w:id="3266" w:author="UTENTE" w:date="2020-06-30T18:06:00Z">
            <w:rPr>
              <w:ins w:id="3267" w:author="UTENTE" w:date="2020-06-30T18:02:00Z"/>
              <w:lang w:val="en-US"/>
            </w:rPr>
          </w:rPrChange>
        </w:rPr>
      </w:pPr>
      <w:ins w:id="3268" w:author="UTENTE" w:date="2020-06-30T18:02:00Z">
        <w:r w:rsidRPr="006142F1">
          <w:rPr>
            <w:rPrChange w:id="3269" w:author="UTENTE" w:date="2020-06-30T18:06:00Z">
              <w:rPr>
                <w:lang w:val="en-US"/>
              </w:rPr>
            </w:rPrChange>
          </w:rPr>
          <w:br w:type="page"/>
        </w:r>
      </w:ins>
    </w:p>
    <w:p w14:paraId="47D578CC" w14:textId="7EA706C4" w:rsidR="006142F1" w:rsidRPr="006142F1" w:rsidRDefault="006142F1" w:rsidP="006142F1">
      <w:pPr>
        <w:pStyle w:val="Paragrafoelenco"/>
        <w:numPr>
          <w:ilvl w:val="0"/>
          <w:numId w:val="9"/>
        </w:numPr>
        <w:spacing w:line="600" w:lineRule="auto"/>
        <w:rPr>
          <w:ins w:id="3270" w:author="UTENTE" w:date="2020-06-30T18:06:00Z"/>
          <w:rFonts w:ascii="Calibri" w:eastAsia="Calibri" w:hAnsi="Calibri" w:cs="Times New Roman"/>
          <w:lang w:val="en-US"/>
          <w:rPrChange w:id="3271" w:author="UTENTE" w:date="2020-06-30T18:06:00Z">
            <w:rPr>
              <w:ins w:id="3272" w:author="UTENTE" w:date="2020-06-30T18:06:00Z"/>
            </w:rPr>
          </w:rPrChange>
        </w:rPr>
        <w:pPrChange w:id="3273" w:author="UTENTE" w:date="2020-06-30T18:06:00Z">
          <w:pPr>
            <w:numPr>
              <w:numId w:val="38"/>
            </w:numPr>
            <w:spacing w:line="600" w:lineRule="auto"/>
            <w:ind w:left="502" w:hanging="360"/>
            <w:contextualSpacing/>
            <w:jc w:val="left"/>
          </w:pPr>
        </w:pPrChange>
      </w:pPr>
      <w:ins w:id="3274" w:author="UTENTE" w:date="2020-06-30T18:06:00Z">
        <w:r w:rsidRPr="006142F1">
          <w:rPr>
            <w:rFonts w:ascii="Calibri" w:eastAsia="Calibri" w:hAnsi="Calibri" w:cs="Times New Roman"/>
            <w:lang w:val="en-US"/>
            <w:rPrChange w:id="3275" w:author="UTENTE" w:date="2020-06-30T18:06:00Z">
              <w:rPr/>
            </w:rPrChange>
          </w:rPr>
          <w:lastRenderedPageBreak/>
          <w:t>n "The next moment, his hand shoots out to swipe at his opponent's face."</w:t>
        </w:r>
      </w:ins>
    </w:p>
    <w:p w14:paraId="6387FF60" w14:textId="77777777" w:rsidR="006142F1" w:rsidRPr="006142F1" w:rsidRDefault="006142F1" w:rsidP="006142F1">
      <w:pPr>
        <w:numPr>
          <w:ilvl w:val="0"/>
          <w:numId w:val="9"/>
        </w:numPr>
        <w:spacing w:line="600" w:lineRule="auto"/>
        <w:contextualSpacing/>
        <w:jc w:val="left"/>
        <w:rPr>
          <w:ins w:id="3276" w:author="UTENTE" w:date="2020-06-30T18:06:00Z"/>
          <w:rFonts w:ascii="Calibri" w:eastAsia="Calibri" w:hAnsi="Calibri" w:cs="Times New Roman"/>
          <w:lang w:val="en-US"/>
        </w:rPr>
        <w:pPrChange w:id="3277" w:author="UTENTE" w:date="2020-06-30T18:06:00Z">
          <w:pPr>
            <w:numPr>
              <w:numId w:val="38"/>
            </w:numPr>
            <w:spacing w:line="600" w:lineRule="auto"/>
            <w:ind w:left="720" w:hanging="360"/>
            <w:contextualSpacing/>
            <w:jc w:val="left"/>
          </w:pPr>
        </w:pPrChange>
      </w:pPr>
      <w:ins w:id="3278" w:author="UTENTE" w:date="2020-06-30T18:06:00Z">
        <w:r w:rsidRPr="006142F1">
          <w:rPr>
            <w:rFonts w:ascii="Calibri" w:eastAsia="Calibri" w:hAnsi="Calibri" w:cs="Times New Roman"/>
            <w:lang w:val="en-US"/>
          </w:rPr>
          <w:t>u "\"Grh–!\""</w:t>
        </w:r>
      </w:ins>
    </w:p>
    <w:p w14:paraId="735CFAD6" w14:textId="77777777" w:rsidR="006142F1" w:rsidRPr="006142F1" w:rsidRDefault="006142F1" w:rsidP="006142F1">
      <w:pPr>
        <w:numPr>
          <w:ilvl w:val="0"/>
          <w:numId w:val="9"/>
        </w:numPr>
        <w:spacing w:line="600" w:lineRule="auto"/>
        <w:contextualSpacing/>
        <w:jc w:val="left"/>
        <w:rPr>
          <w:ins w:id="3279" w:author="UTENTE" w:date="2020-06-30T18:06:00Z"/>
          <w:rFonts w:ascii="Calibri" w:eastAsia="Calibri" w:hAnsi="Calibri" w:cs="Times New Roman"/>
          <w:lang w:val="en-US"/>
        </w:rPr>
        <w:pPrChange w:id="3280" w:author="UTENTE" w:date="2020-06-30T18:06:00Z">
          <w:pPr>
            <w:numPr>
              <w:numId w:val="38"/>
            </w:numPr>
            <w:spacing w:line="600" w:lineRule="auto"/>
            <w:ind w:left="720" w:hanging="360"/>
            <w:contextualSpacing/>
            <w:jc w:val="left"/>
          </w:pPr>
        </w:pPrChange>
      </w:pPr>
      <w:ins w:id="3281" w:author="UTENTE" w:date="2020-06-30T18:06:00Z">
        <w:r w:rsidRPr="006142F1">
          <w:rPr>
            <w:rFonts w:ascii="Calibri" w:eastAsia="Calibri" w:hAnsi="Calibri" w:cs="Times New Roman"/>
            <w:lang w:val="en-US"/>
          </w:rPr>
          <w:t>n "I hear the sound of something sharp cutting flesh –"</w:t>
        </w:r>
      </w:ins>
    </w:p>
    <w:p w14:paraId="510FD256" w14:textId="77777777" w:rsidR="006142F1" w:rsidRPr="006142F1" w:rsidRDefault="006142F1" w:rsidP="006142F1">
      <w:pPr>
        <w:numPr>
          <w:ilvl w:val="0"/>
          <w:numId w:val="9"/>
        </w:numPr>
        <w:spacing w:line="600" w:lineRule="auto"/>
        <w:contextualSpacing/>
        <w:jc w:val="left"/>
        <w:rPr>
          <w:ins w:id="3282" w:author="UTENTE" w:date="2020-06-30T18:06:00Z"/>
          <w:rFonts w:ascii="Calibri" w:eastAsia="Calibri" w:hAnsi="Calibri" w:cs="Times New Roman"/>
          <w:lang w:val="en-US"/>
        </w:rPr>
        <w:pPrChange w:id="3283" w:author="UTENTE" w:date="2020-06-30T18:06:00Z">
          <w:pPr>
            <w:numPr>
              <w:numId w:val="38"/>
            </w:numPr>
            <w:spacing w:line="600" w:lineRule="auto"/>
            <w:ind w:left="720" w:hanging="360"/>
            <w:contextualSpacing/>
            <w:jc w:val="left"/>
          </w:pPr>
        </w:pPrChange>
      </w:pPr>
      <w:ins w:id="3284" w:author="UTENTE" w:date="2020-06-30T18:06:00Z">
        <w:r w:rsidRPr="006142F1">
          <w:rPr>
            <w:rFonts w:ascii="Calibri" w:eastAsia="Calibri" w:hAnsi="Calibri" w:cs="Times New Roman"/>
            <w:lang w:val="en-US"/>
          </w:rPr>
          <w:t>extend " and a moment later, blood starts to drip from the redhead's cheek."</w:t>
        </w:r>
      </w:ins>
    </w:p>
    <w:p w14:paraId="67050AFA" w14:textId="77777777" w:rsidR="006142F1" w:rsidRPr="006142F1" w:rsidRDefault="006142F1" w:rsidP="006142F1">
      <w:pPr>
        <w:numPr>
          <w:ilvl w:val="0"/>
          <w:numId w:val="9"/>
        </w:numPr>
        <w:spacing w:line="600" w:lineRule="auto"/>
        <w:contextualSpacing/>
        <w:jc w:val="left"/>
        <w:rPr>
          <w:ins w:id="3285" w:author="UTENTE" w:date="2020-06-30T18:06:00Z"/>
          <w:rFonts w:ascii="Calibri" w:eastAsia="Calibri" w:hAnsi="Calibri" w:cs="Times New Roman"/>
          <w:lang w:val="en-US"/>
        </w:rPr>
        <w:pPrChange w:id="3286" w:author="UTENTE" w:date="2020-06-30T18:06:00Z">
          <w:pPr>
            <w:numPr>
              <w:numId w:val="38"/>
            </w:numPr>
            <w:spacing w:line="600" w:lineRule="auto"/>
            <w:ind w:left="720" w:hanging="360"/>
            <w:contextualSpacing/>
            <w:jc w:val="left"/>
          </w:pPr>
        </w:pPrChange>
      </w:pPr>
      <w:ins w:id="3287" w:author="UTENTE" w:date="2020-06-30T18:06:00Z">
        <w:r w:rsidRPr="006142F1">
          <w:rPr>
            <w:rFonts w:ascii="Calibri" w:eastAsia="Calibri" w:hAnsi="Calibri" w:cs="Times New Roman"/>
            <w:lang w:val="en-US"/>
          </w:rPr>
          <w:t>u "\"Hahah… ahahaha!\""</w:t>
        </w:r>
      </w:ins>
    </w:p>
    <w:p w14:paraId="4782FB93" w14:textId="77777777" w:rsidR="006142F1" w:rsidRPr="006142F1" w:rsidRDefault="006142F1" w:rsidP="006142F1">
      <w:pPr>
        <w:numPr>
          <w:ilvl w:val="0"/>
          <w:numId w:val="9"/>
        </w:numPr>
        <w:spacing w:line="600" w:lineRule="auto"/>
        <w:contextualSpacing/>
        <w:jc w:val="left"/>
        <w:rPr>
          <w:ins w:id="3288" w:author="UTENTE" w:date="2020-06-30T18:06:00Z"/>
          <w:rFonts w:ascii="Calibri" w:eastAsia="Calibri" w:hAnsi="Calibri" w:cs="Times New Roman"/>
          <w:lang w:val="en-US"/>
        </w:rPr>
        <w:pPrChange w:id="3289" w:author="UTENTE" w:date="2020-06-30T18:06:00Z">
          <w:pPr>
            <w:numPr>
              <w:numId w:val="38"/>
            </w:numPr>
            <w:spacing w:line="600" w:lineRule="auto"/>
            <w:ind w:left="720" w:hanging="360"/>
            <w:contextualSpacing/>
            <w:jc w:val="left"/>
          </w:pPr>
        </w:pPrChange>
      </w:pPr>
      <w:ins w:id="3290" w:author="UTENTE" w:date="2020-06-30T18:06:00Z">
        <w:r w:rsidRPr="006142F1">
          <w:rPr>
            <w:rFonts w:ascii="Calibri" w:eastAsia="Calibri" w:hAnsi="Calibri" w:cs="Times New Roman"/>
            <w:lang w:val="en-US"/>
          </w:rPr>
          <w:t>u "\"Dom, you're really mad! Wow!\""</w:t>
        </w:r>
      </w:ins>
    </w:p>
    <w:p w14:paraId="06FA1FAE" w14:textId="77777777" w:rsidR="006142F1" w:rsidRPr="006142F1" w:rsidRDefault="006142F1" w:rsidP="006142F1">
      <w:pPr>
        <w:numPr>
          <w:ilvl w:val="0"/>
          <w:numId w:val="9"/>
        </w:numPr>
        <w:spacing w:line="600" w:lineRule="auto"/>
        <w:contextualSpacing/>
        <w:jc w:val="left"/>
        <w:rPr>
          <w:ins w:id="3291" w:author="UTENTE" w:date="2020-06-30T18:06:00Z"/>
          <w:rFonts w:ascii="Calibri" w:eastAsia="Calibri" w:hAnsi="Calibri" w:cs="Times New Roman"/>
          <w:lang w:val="en-US"/>
        </w:rPr>
        <w:pPrChange w:id="3292" w:author="UTENTE" w:date="2020-06-30T18:06:00Z">
          <w:pPr>
            <w:numPr>
              <w:numId w:val="38"/>
            </w:numPr>
            <w:spacing w:line="600" w:lineRule="auto"/>
            <w:ind w:left="720" w:hanging="360"/>
            <w:contextualSpacing/>
            <w:jc w:val="left"/>
          </w:pPr>
        </w:pPrChange>
      </w:pPr>
      <w:ins w:id="3293" w:author="UTENTE" w:date="2020-06-30T18:06:00Z">
        <w:r w:rsidRPr="006142F1">
          <w:rPr>
            <w:rFonts w:ascii="Calibri" w:eastAsia="Calibri" w:hAnsi="Calibri" w:cs="Times New Roman"/>
            <w:lang w:val="en-US"/>
          </w:rPr>
          <w:t>n "Rather than counterattacking, the tattooed man pauses, wiping off the blood on his sleeve."</w:t>
        </w:r>
      </w:ins>
    </w:p>
    <w:p w14:paraId="449E118E" w14:textId="77777777" w:rsidR="006142F1" w:rsidRPr="006142F1" w:rsidRDefault="006142F1" w:rsidP="006142F1">
      <w:pPr>
        <w:numPr>
          <w:ilvl w:val="0"/>
          <w:numId w:val="9"/>
        </w:numPr>
        <w:spacing w:line="600" w:lineRule="auto"/>
        <w:contextualSpacing/>
        <w:jc w:val="left"/>
        <w:rPr>
          <w:ins w:id="3294" w:author="UTENTE" w:date="2020-06-30T18:06:00Z"/>
          <w:rFonts w:ascii="Calibri" w:eastAsia="Calibri" w:hAnsi="Calibri" w:cs="Times New Roman"/>
          <w:lang w:val="en-US"/>
        </w:rPr>
        <w:pPrChange w:id="3295" w:author="UTENTE" w:date="2020-06-30T18:06:00Z">
          <w:pPr>
            <w:numPr>
              <w:numId w:val="38"/>
            </w:numPr>
            <w:spacing w:line="600" w:lineRule="auto"/>
            <w:ind w:left="720" w:hanging="360"/>
            <w:contextualSpacing/>
            <w:jc w:val="left"/>
          </w:pPr>
        </w:pPrChange>
      </w:pPr>
      <w:ins w:id="3296" w:author="UTENTE" w:date="2020-06-30T18:06:00Z">
        <w:r w:rsidRPr="006142F1">
          <w:rPr>
            <w:rFonts w:ascii="Calibri" w:eastAsia="Calibri" w:hAnsi="Calibri" w:cs="Times New Roman"/>
            <w:lang w:val="en-US"/>
          </w:rPr>
          <w:t>mc "\"–!\""</w:t>
        </w:r>
      </w:ins>
    </w:p>
    <w:p w14:paraId="7F144907" w14:textId="77777777" w:rsidR="006142F1" w:rsidRPr="006142F1" w:rsidRDefault="006142F1" w:rsidP="006142F1">
      <w:pPr>
        <w:numPr>
          <w:ilvl w:val="0"/>
          <w:numId w:val="9"/>
        </w:numPr>
        <w:spacing w:line="600" w:lineRule="auto"/>
        <w:contextualSpacing/>
        <w:jc w:val="left"/>
        <w:rPr>
          <w:ins w:id="3297" w:author="UTENTE" w:date="2020-06-30T18:06:00Z"/>
          <w:rFonts w:ascii="Calibri" w:eastAsia="Calibri" w:hAnsi="Calibri" w:cs="Times New Roman"/>
          <w:lang w:val="en-US"/>
        </w:rPr>
        <w:pPrChange w:id="3298" w:author="UTENTE" w:date="2020-06-30T18:06:00Z">
          <w:pPr>
            <w:numPr>
              <w:numId w:val="38"/>
            </w:numPr>
            <w:spacing w:line="600" w:lineRule="auto"/>
            <w:ind w:left="720" w:hanging="360"/>
            <w:contextualSpacing/>
            <w:jc w:val="left"/>
          </w:pPr>
        </w:pPrChange>
      </w:pPr>
      <w:ins w:id="3299" w:author="UTENTE" w:date="2020-06-30T18:06:00Z">
        <w:r w:rsidRPr="006142F1">
          <w:rPr>
            <w:rFonts w:ascii="Calibri" w:eastAsia="Calibri" w:hAnsi="Calibri" w:cs="Times New Roman"/>
            <w:lang w:val="en-US"/>
          </w:rPr>
          <w:t>n "…But before my very eyes, the claw-like gashes on his skin start to repair themselves…"</w:t>
        </w:r>
      </w:ins>
    </w:p>
    <w:p w14:paraId="48428695" w14:textId="77777777" w:rsidR="006142F1" w:rsidRPr="006142F1" w:rsidRDefault="006142F1" w:rsidP="006142F1">
      <w:pPr>
        <w:numPr>
          <w:ilvl w:val="0"/>
          <w:numId w:val="9"/>
        </w:numPr>
        <w:spacing w:line="600" w:lineRule="auto"/>
        <w:contextualSpacing/>
        <w:jc w:val="left"/>
        <w:rPr>
          <w:ins w:id="3300" w:author="UTENTE" w:date="2020-06-30T18:06:00Z"/>
          <w:rFonts w:ascii="Calibri" w:eastAsia="Calibri" w:hAnsi="Calibri" w:cs="Times New Roman"/>
          <w:lang w:val="en-US"/>
        </w:rPr>
        <w:pPrChange w:id="3301" w:author="UTENTE" w:date="2020-06-30T18:06:00Z">
          <w:pPr>
            <w:numPr>
              <w:numId w:val="38"/>
            </w:numPr>
            <w:spacing w:line="600" w:lineRule="auto"/>
            <w:ind w:left="720" w:hanging="360"/>
            <w:contextualSpacing/>
            <w:jc w:val="left"/>
          </w:pPr>
        </w:pPrChange>
      </w:pPr>
      <w:ins w:id="3302" w:author="UTENTE" w:date="2020-06-30T18:06:00Z">
        <w:r w:rsidRPr="006142F1">
          <w:rPr>
            <w:rFonts w:ascii="Calibri" w:eastAsia="Calibri" w:hAnsi="Calibri" w:cs="Times New Roman"/>
            <w:lang w:val="en-US"/>
          </w:rPr>
          <w:t>n "Until they disappear completely, leaving him uninjured."</w:t>
        </w:r>
      </w:ins>
    </w:p>
    <w:p w14:paraId="3B31D17B" w14:textId="77777777" w:rsidR="006142F1" w:rsidRPr="006142F1" w:rsidRDefault="006142F1" w:rsidP="006142F1">
      <w:pPr>
        <w:numPr>
          <w:ilvl w:val="0"/>
          <w:numId w:val="9"/>
        </w:numPr>
        <w:spacing w:line="600" w:lineRule="auto"/>
        <w:contextualSpacing/>
        <w:jc w:val="left"/>
        <w:rPr>
          <w:ins w:id="3303" w:author="UTENTE" w:date="2020-06-30T18:06:00Z"/>
          <w:rFonts w:ascii="Calibri" w:eastAsia="Calibri" w:hAnsi="Calibri" w:cs="Times New Roman"/>
          <w:lang w:val="en-US"/>
        </w:rPr>
        <w:pPrChange w:id="3304" w:author="UTENTE" w:date="2020-06-30T18:06:00Z">
          <w:pPr>
            <w:numPr>
              <w:numId w:val="38"/>
            </w:numPr>
            <w:spacing w:line="600" w:lineRule="auto"/>
            <w:ind w:left="720" w:hanging="360"/>
            <w:contextualSpacing/>
            <w:jc w:val="left"/>
          </w:pPr>
        </w:pPrChange>
      </w:pPr>
      <w:ins w:id="3305" w:author="UTENTE" w:date="2020-06-30T18:06:00Z">
        <w:r w:rsidRPr="006142F1">
          <w:rPr>
            <w:rFonts w:ascii="Calibri" w:eastAsia="Calibri" w:hAnsi="Calibri" w:cs="Times New Roman"/>
            <w:lang w:val="en-US"/>
          </w:rPr>
          <w:t>n "Am I going crazy? {w}There's no way any human could do something like that…"</w:t>
        </w:r>
      </w:ins>
    </w:p>
    <w:p w14:paraId="013E1CE0" w14:textId="77777777" w:rsidR="006142F1" w:rsidRPr="006142F1" w:rsidRDefault="006142F1" w:rsidP="006142F1">
      <w:pPr>
        <w:numPr>
          <w:ilvl w:val="0"/>
          <w:numId w:val="9"/>
        </w:numPr>
        <w:spacing w:line="600" w:lineRule="auto"/>
        <w:contextualSpacing/>
        <w:jc w:val="left"/>
        <w:rPr>
          <w:ins w:id="3306" w:author="UTENTE" w:date="2020-06-30T18:06:00Z"/>
          <w:rFonts w:ascii="Calibri" w:eastAsia="Calibri" w:hAnsi="Calibri" w:cs="Times New Roman"/>
          <w:lang w:val="en-US"/>
        </w:rPr>
        <w:pPrChange w:id="3307" w:author="UTENTE" w:date="2020-06-30T18:06:00Z">
          <w:pPr>
            <w:numPr>
              <w:numId w:val="38"/>
            </w:numPr>
            <w:spacing w:line="600" w:lineRule="auto"/>
            <w:ind w:left="720" w:hanging="360"/>
            <w:contextualSpacing/>
            <w:jc w:val="left"/>
          </w:pPr>
        </w:pPrChange>
      </w:pPr>
      <w:ins w:id="3308" w:author="UTENTE" w:date="2020-06-30T18:06:00Z">
        <w:r w:rsidRPr="006142F1">
          <w:rPr>
            <w:rFonts w:ascii="Calibri" w:eastAsia="Calibri" w:hAnsi="Calibri" w:cs="Times New Roman"/>
            <w:lang w:val="en-US"/>
          </w:rPr>
          <w:t>n "No, no, this has to be a bad dream, just a bad, bad, shitty dream…!"</w:t>
        </w:r>
      </w:ins>
    </w:p>
    <w:p w14:paraId="46E671E6" w14:textId="77777777" w:rsidR="006142F1" w:rsidRPr="006142F1" w:rsidRDefault="006142F1" w:rsidP="006142F1">
      <w:pPr>
        <w:numPr>
          <w:ilvl w:val="0"/>
          <w:numId w:val="9"/>
        </w:numPr>
        <w:spacing w:line="600" w:lineRule="auto"/>
        <w:contextualSpacing/>
        <w:jc w:val="left"/>
        <w:rPr>
          <w:ins w:id="3309" w:author="UTENTE" w:date="2020-06-30T18:06:00Z"/>
          <w:rFonts w:ascii="Calibri" w:eastAsia="Calibri" w:hAnsi="Calibri" w:cs="Times New Roman"/>
          <w:lang w:val="en-US"/>
        </w:rPr>
        <w:pPrChange w:id="3310" w:author="UTENTE" w:date="2020-06-30T18:06:00Z">
          <w:pPr>
            <w:numPr>
              <w:numId w:val="38"/>
            </w:numPr>
            <w:spacing w:line="600" w:lineRule="auto"/>
            <w:ind w:left="720" w:hanging="360"/>
            <w:contextualSpacing/>
            <w:jc w:val="left"/>
          </w:pPr>
        </w:pPrChange>
      </w:pPr>
      <w:ins w:id="3311" w:author="UTENTE" w:date="2020-06-30T18:06:00Z">
        <w:r w:rsidRPr="006142F1">
          <w:rPr>
            <w:rFonts w:ascii="Calibri" w:eastAsia="Calibri" w:hAnsi="Calibri" w:cs="Times New Roman"/>
            <w:lang w:val="en-US"/>
          </w:rPr>
          <w:t>u "\"Don't tell me you're worked up 'cause of this guy!\""</w:t>
        </w:r>
      </w:ins>
    </w:p>
    <w:p w14:paraId="11AC6B10" w14:textId="77777777" w:rsidR="006142F1" w:rsidRPr="006142F1" w:rsidRDefault="006142F1" w:rsidP="006142F1">
      <w:pPr>
        <w:numPr>
          <w:ilvl w:val="0"/>
          <w:numId w:val="9"/>
        </w:numPr>
        <w:spacing w:line="600" w:lineRule="auto"/>
        <w:contextualSpacing/>
        <w:jc w:val="left"/>
        <w:rPr>
          <w:ins w:id="3312" w:author="UTENTE" w:date="2020-06-30T18:06:00Z"/>
          <w:rFonts w:ascii="Calibri" w:eastAsia="Calibri" w:hAnsi="Calibri" w:cs="Times New Roman"/>
          <w:lang w:val="en-US"/>
        </w:rPr>
        <w:pPrChange w:id="3313" w:author="UTENTE" w:date="2020-06-30T18:06:00Z">
          <w:pPr>
            <w:numPr>
              <w:numId w:val="38"/>
            </w:numPr>
            <w:spacing w:line="600" w:lineRule="auto"/>
            <w:ind w:left="720" w:hanging="360"/>
            <w:contextualSpacing/>
            <w:jc w:val="left"/>
          </w:pPr>
        </w:pPrChange>
      </w:pPr>
      <w:ins w:id="3314" w:author="UTENTE" w:date="2020-06-30T18:06:00Z">
        <w:r w:rsidRPr="006142F1">
          <w:rPr>
            <w:rFonts w:ascii="Calibri" w:eastAsia="Calibri" w:hAnsi="Calibri" w:cs="Times New Roman"/>
            <w:lang w:val="en-US"/>
          </w:rPr>
          <w:t>u "\"Seriously? You wanna drain him that bad?\""</w:t>
        </w:r>
      </w:ins>
    </w:p>
    <w:p w14:paraId="1E93EFF9" w14:textId="77777777" w:rsidR="006142F1" w:rsidRPr="006142F1" w:rsidRDefault="006142F1" w:rsidP="006142F1">
      <w:pPr>
        <w:numPr>
          <w:ilvl w:val="0"/>
          <w:numId w:val="9"/>
        </w:numPr>
        <w:spacing w:line="600" w:lineRule="auto"/>
        <w:contextualSpacing/>
        <w:jc w:val="left"/>
        <w:rPr>
          <w:ins w:id="3315" w:author="UTENTE" w:date="2020-06-30T18:06:00Z"/>
          <w:rFonts w:ascii="Calibri" w:eastAsia="Calibri" w:hAnsi="Calibri" w:cs="Times New Roman"/>
          <w:lang w:val="en-US"/>
        </w:rPr>
        <w:pPrChange w:id="3316" w:author="UTENTE" w:date="2020-06-30T18:06:00Z">
          <w:pPr>
            <w:numPr>
              <w:numId w:val="38"/>
            </w:numPr>
            <w:spacing w:line="600" w:lineRule="auto"/>
            <w:ind w:left="720" w:hanging="360"/>
            <w:contextualSpacing/>
            <w:jc w:val="left"/>
          </w:pPr>
        </w:pPrChange>
      </w:pPr>
      <w:ins w:id="3317" w:author="UTENTE" w:date="2020-06-30T18:06:00Z">
        <w:r w:rsidRPr="006142F1">
          <w:rPr>
            <w:rFonts w:ascii="Calibri" w:eastAsia="Calibri" w:hAnsi="Calibri" w:cs="Times New Roman"/>
            <w:lang w:val="en-US"/>
          </w:rPr>
          <w:t>d "\"…Enough.\""</w:t>
        </w:r>
      </w:ins>
    </w:p>
    <w:p w14:paraId="2C69EEE9" w14:textId="77777777" w:rsidR="006142F1" w:rsidRPr="006142F1" w:rsidRDefault="006142F1" w:rsidP="006142F1">
      <w:pPr>
        <w:numPr>
          <w:ilvl w:val="0"/>
          <w:numId w:val="9"/>
        </w:numPr>
        <w:spacing w:line="600" w:lineRule="auto"/>
        <w:contextualSpacing/>
        <w:jc w:val="left"/>
        <w:rPr>
          <w:ins w:id="3318" w:author="UTENTE" w:date="2020-06-30T18:06:00Z"/>
          <w:rFonts w:ascii="Calibri" w:eastAsia="Calibri" w:hAnsi="Calibri" w:cs="Times New Roman"/>
          <w:lang w:val="en-US"/>
        </w:rPr>
        <w:pPrChange w:id="3319" w:author="UTENTE" w:date="2020-06-30T18:06:00Z">
          <w:pPr>
            <w:numPr>
              <w:numId w:val="38"/>
            </w:numPr>
            <w:spacing w:line="600" w:lineRule="auto"/>
            <w:ind w:left="720" w:hanging="360"/>
            <w:contextualSpacing/>
            <w:jc w:val="left"/>
          </w:pPr>
        </w:pPrChange>
      </w:pPr>
      <w:ins w:id="3320" w:author="UTENTE" w:date="2020-06-30T18:06:00Z">
        <w:r w:rsidRPr="006142F1">
          <w:rPr>
            <w:rFonts w:ascii="Calibri" w:eastAsia="Calibri" w:hAnsi="Calibri" w:cs="Times New Roman"/>
            <w:lang w:val="en-US"/>
          </w:rPr>
          <w:t>d "\"Don't bring him into this.\""</w:t>
        </w:r>
        <w:r w:rsidRPr="006142F1">
          <w:rPr>
            <w:rFonts w:ascii="Calibri" w:eastAsia="Calibri" w:hAnsi="Calibri" w:cs="Times New Roman"/>
            <w:lang w:val="en-US"/>
          </w:rPr>
          <w:br w:type="page"/>
        </w:r>
      </w:ins>
    </w:p>
    <w:p w14:paraId="0DD5FC37" w14:textId="4A47FA67" w:rsidR="006142F1" w:rsidRPr="006142F1" w:rsidRDefault="006142F1" w:rsidP="006142F1">
      <w:pPr>
        <w:pStyle w:val="Paragrafoelenco"/>
        <w:numPr>
          <w:ilvl w:val="0"/>
          <w:numId w:val="8"/>
        </w:numPr>
        <w:spacing w:line="600" w:lineRule="auto"/>
        <w:ind w:hanging="502"/>
        <w:rPr>
          <w:ins w:id="3321" w:author="UTENTE" w:date="2020-06-30T18:07:00Z"/>
          <w:rPrChange w:id="3322" w:author="UTENTE" w:date="2020-06-30T18:07:00Z">
            <w:rPr>
              <w:ins w:id="3323" w:author="UTENTE" w:date="2020-06-30T18:07:00Z"/>
              <w:lang w:val="it-IT"/>
            </w:rPr>
          </w:rPrChange>
        </w:rPr>
        <w:pPrChange w:id="3324" w:author="UTENTE" w:date="2020-06-30T18:07:00Z">
          <w:pPr>
            <w:pStyle w:val="Paragrafoelenco"/>
            <w:numPr>
              <w:numId w:val="39"/>
            </w:numPr>
            <w:spacing w:line="600" w:lineRule="auto"/>
            <w:ind w:hanging="360"/>
            <w:jc w:val="both"/>
          </w:pPr>
        </w:pPrChange>
      </w:pPr>
      <w:ins w:id="3325" w:author="UTENTE" w:date="2020-06-30T18:07:00Z">
        <w:r w:rsidRPr="006142F1">
          <w:rPr>
            <w:rPrChange w:id="3326" w:author="UTENTE" w:date="2020-06-30T18:07:00Z">
              <w:rPr>
                <w:lang w:val="it-IT"/>
              </w:rPr>
            </w:rPrChange>
          </w:rPr>
          <w:lastRenderedPageBreak/>
          <w:t>n "Il momento successivo, la sua mano sferra un pugno contro la faccia del suo avversario, colpendola in pieno."</w:t>
        </w:r>
      </w:ins>
    </w:p>
    <w:p w14:paraId="65397D9B" w14:textId="77777777" w:rsidR="006142F1" w:rsidRPr="00224F9A" w:rsidRDefault="006142F1" w:rsidP="006142F1">
      <w:pPr>
        <w:pStyle w:val="Paragrafoelenco"/>
        <w:numPr>
          <w:ilvl w:val="0"/>
          <w:numId w:val="8"/>
        </w:numPr>
        <w:spacing w:line="600" w:lineRule="auto"/>
        <w:ind w:left="360"/>
        <w:jc w:val="both"/>
        <w:rPr>
          <w:ins w:id="3327" w:author="UTENTE" w:date="2020-06-30T18:07:00Z"/>
          <w:lang w:val="it-IT"/>
        </w:rPr>
        <w:pPrChange w:id="3328" w:author="UTENTE" w:date="2020-06-30T18:07:00Z">
          <w:pPr>
            <w:pStyle w:val="Paragrafoelenco"/>
            <w:numPr>
              <w:numId w:val="39"/>
            </w:numPr>
            <w:spacing w:line="600" w:lineRule="auto"/>
            <w:ind w:left="360" w:hanging="360"/>
            <w:jc w:val="both"/>
          </w:pPr>
        </w:pPrChange>
      </w:pPr>
      <w:ins w:id="3329" w:author="UTENTE" w:date="2020-06-30T18:07:00Z">
        <w:r w:rsidRPr="00224F9A">
          <w:rPr>
            <w:lang w:val="it-IT"/>
          </w:rPr>
          <w:t>u "\"Grh–!\""</w:t>
        </w:r>
      </w:ins>
    </w:p>
    <w:p w14:paraId="699482EA" w14:textId="77777777" w:rsidR="006142F1" w:rsidRPr="00224F9A" w:rsidRDefault="006142F1" w:rsidP="006142F1">
      <w:pPr>
        <w:pStyle w:val="Paragrafoelenco"/>
        <w:numPr>
          <w:ilvl w:val="0"/>
          <w:numId w:val="8"/>
        </w:numPr>
        <w:spacing w:line="600" w:lineRule="auto"/>
        <w:ind w:left="360"/>
        <w:jc w:val="both"/>
        <w:rPr>
          <w:ins w:id="3330" w:author="UTENTE" w:date="2020-06-30T18:07:00Z"/>
          <w:lang w:val="it-IT"/>
        </w:rPr>
        <w:pPrChange w:id="3331" w:author="UTENTE" w:date="2020-06-30T18:07:00Z">
          <w:pPr>
            <w:pStyle w:val="Paragrafoelenco"/>
            <w:numPr>
              <w:numId w:val="39"/>
            </w:numPr>
            <w:spacing w:line="600" w:lineRule="auto"/>
            <w:ind w:left="360" w:hanging="360"/>
            <w:jc w:val="both"/>
          </w:pPr>
        </w:pPrChange>
      </w:pPr>
      <w:ins w:id="3332" w:author="UTENTE" w:date="2020-06-30T18:07:00Z">
        <w:r w:rsidRPr="00224F9A">
          <w:rPr>
            <w:lang w:val="it-IT"/>
          </w:rPr>
          <w:t>n "Riesco a captare il suono di qualcosa di affilato che taglia la carne -"</w:t>
        </w:r>
      </w:ins>
    </w:p>
    <w:p w14:paraId="016F4286" w14:textId="77777777" w:rsidR="006142F1" w:rsidRPr="00224F9A" w:rsidRDefault="006142F1" w:rsidP="006142F1">
      <w:pPr>
        <w:pStyle w:val="Paragrafoelenco"/>
        <w:numPr>
          <w:ilvl w:val="0"/>
          <w:numId w:val="8"/>
        </w:numPr>
        <w:spacing w:line="600" w:lineRule="auto"/>
        <w:ind w:left="360"/>
        <w:jc w:val="both"/>
        <w:rPr>
          <w:ins w:id="3333" w:author="UTENTE" w:date="2020-06-30T18:07:00Z"/>
          <w:lang w:val="it-IT"/>
        </w:rPr>
        <w:pPrChange w:id="3334" w:author="UTENTE" w:date="2020-06-30T18:07:00Z">
          <w:pPr>
            <w:pStyle w:val="Paragrafoelenco"/>
            <w:numPr>
              <w:numId w:val="39"/>
            </w:numPr>
            <w:spacing w:line="600" w:lineRule="auto"/>
            <w:ind w:left="360" w:hanging="360"/>
            <w:jc w:val="both"/>
          </w:pPr>
        </w:pPrChange>
      </w:pPr>
      <w:ins w:id="3335" w:author="UTENTE" w:date="2020-06-30T18:07:00Z">
        <w:r w:rsidRPr="00224F9A">
          <w:rPr>
            <w:lang w:val="it-IT"/>
          </w:rPr>
          <w:t>extend "e un istante dopo, del sangue inizia a sgorgare dalla faccia del rosso."</w:t>
        </w:r>
      </w:ins>
    </w:p>
    <w:p w14:paraId="2457B74B" w14:textId="77777777" w:rsidR="006142F1" w:rsidRPr="00224F9A" w:rsidRDefault="006142F1" w:rsidP="006142F1">
      <w:pPr>
        <w:pStyle w:val="Paragrafoelenco"/>
        <w:numPr>
          <w:ilvl w:val="0"/>
          <w:numId w:val="8"/>
        </w:numPr>
        <w:spacing w:line="600" w:lineRule="auto"/>
        <w:ind w:left="360"/>
        <w:jc w:val="both"/>
        <w:rPr>
          <w:ins w:id="3336" w:author="UTENTE" w:date="2020-06-30T18:07:00Z"/>
          <w:lang w:val="it-IT"/>
        </w:rPr>
        <w:pPrChange w:id="3337" w:author="UTENTE" w:date="2020-06-30T18:07:00Z">
          <w:pPr>
            <w:pStyle w:val="Paragrafoelenco"/>
            <w:numPr>
              <w:numId w:val="39"/>
            </w:numPr>
            <w:spacing w:line="600" w:lineRule="auto"/>
            <w:ind w:left="360" w:hanging="360"/>
            <w:jc w:val="both"/>
          </w:pPr>
        </w:pPrChange>
      </w:pPr>
      <w:ins w:id="3338" w:author="UTENTE" w:date="2020-06-30T18:07:00Z">
        <w:r w:rsidRPr="00224F9A">
          <w:rPr>
            <w:lang w:val="it-IT"/>
          </w:rPr>
          <w:t>u "\"Ahahah… ahahaha!\""</w:t>
        </w:r>
      </w:ins>
    </w:p>
    <w:p w14:paraId="541F7CF5" w14:textId="77777777" w:rsidR="006142F1" w:rsidRPr="00224F9A" w:rsidRDefault="006142F1" w:rsidP="006142F1">
      <w:pPr>
        <w:pStyle w:val="Paragrafoelenco"/>
        <w:numPr>
          <w:ilvl w:val="0"/>
          <w:numId w:val="8"/>
        </w:numPr>
        <w:spacing w:line="600" w:lineRule="auto"/>
        <w:ind w:left="360"/>
        <w:jc w:val="both"/>
        <w:rPr>
          <w:ins w:id="3339" w:author="UTENTE" w:date="2020-06-30T18:07:00Z"/>
          <w:lang w:val="it-IT"/>
        </w:rPr>
        <w:pPrChange w:id="3340" w:author="UTENTE" w:date="2020-06-30T18:07:00Z">
          <w:pPr>
            <w:pStyle w:val="Paragrafoelenco"/>
            <w:numPr>
              <w:numId w:val="39"/>
            </w:numPr>
            <w:spacing w:line="600" w:lineRule="auto"/>
            <w:ind w:left="360" w:hanging="360"/>
            <w:jc w:val="both"/>
          </w:pPr>
        </w:pPrChange>
      </w:pPr>
      <w:ins w:id="3341" w:author="UTENTE" w:date="2020-06-30T18:07:00Z">
        <w:r w:rsidRPr="00224F9A">
          <w:rPr>
            <w:lang w:val="it-IT"/>
          </w:rPr>
          <w:t>u "\"Dom, adesso sì, che sei incazzato! Wow!\""</w:t>
        </w:r>
      </w:ins>
    </w:p>
    <w:p w14:paraId="570997A2" w14:textId="77777777" w:rsidR="006142F1" w:rsidRPr="00224F9A" w:rsidRDefault="006142F1" w:rsidP="006142F1">
      <w:pPr>
        <w:pStyle w:val="Paragrafoelenco"/>
        <w:numPr>
          <w:ilvl w:val="0"/>
          <w:numId w:val="8"/>
        </w:numPr>
        <w:spacing w:line="600" w:lineRule="auto"/>
        <w:ind w:left="360"/>
        <w:jc w:val="both"/>
        <w:rPr>
          <w:ins w:id="3342" w:author="UTENTE" w:date="2020-06-30T18:07:00Z"/>
          <w:lang w:val="it-IT"/>
        </w:rPr>
        <w:pPrChange w:id="3343" w:author="UTENTE" w:date="2020-06-30T18:07:00Z">
          <w:pPr>
            <w:pStyle w:val="Paragrafoelenco"/>
            <w:numPr>
              <w:numId w:val="39"/>
            </w:numPr>
            <w:spacing w:line="600" w:lineRule="auto"/>
            <w:ind w:left="360" w:hanging="360"/>
            <w:jc w:val="both"/>
          </w:pPr>
        </w:pPrChange>
      </w:pPr>
      <w:ins w:id="3344" w:author="UTENTE" w:date="2020-06-30T18:07:00Z">
        <w:r w:rsidRPr="00224F9A">
          <w:rPr>
            <w:lang w:val="it-IT"/>
          </w:rPr>
          <w:t>n "Invece di contrattaccare, l'uomo tatuato si ferma, pulendosi il sangue con una manica."</w:t>
        </w:r>
      </w:ins>
    </w:p>
    <w:p w14:paraId="260B1518" w14:textId="77777777" w:rsidR="006142F1" w:rsidRPr="00224F9A" w:rsidRDefault="006142F1" w:rsidP="006142F1">
      <w:pPr>
        <w:pStyle w:val="Paragrafoelenco"/>
        <w:numPr>
          <w:ilvl w:val="0"/>
          <w:numId w:val="8"/>
        </w:numPr>
        <w:spacing w:line="600" w:lineRule="auto"/>
        <w:ind w:left="360"/>
        <w:jc w:val="both"/>
        <w:rPr>
          <w:ins w:id="3345" w:author="UTENTE" w:date="2020-06-30T18:07:00Z"/>
          <w:lang w:val="it-IT"/>
        </w:rPr>
        <w:pPrChange w:id="3346" w:author="UTENTE" w:date="2020-06-30T18:07:00Z">
          <w:pPr>
            <w:pStyle w:val="Paragrafoelenco"/>
            <w:numPr>
              <w:numId w:val="39"/>
            </w:numPr>
            <w:spacing w:line="600" w:lineRule="auto"/>
            <w:ind w:left="360" w:hanging="360"/>
            <w:jc w:val="both"/>
          </w:pPr>
        </w:pPrChange>
      </w:pPr>
      <w:ins w:id="3347" w:author="UTENTE" w:date="2020-06-30T18:07:00Z">
        <w:r w:rsidRPr="00224F9A">
          <w:rPr>
            <w:lang w:val="it-IT"/>
          </w:rPr>
          <w:t>mc "\"-!\""</w:t>
        </w:r>
      </w:ins>
    </w:p>
    <w:p w14:paraId="1234FB22" w14:textId="77777777" w:rsidR="006142F1" w:rsidRPr="00224F9A" w:rsidRDefault="006142F1" w:rsidP="006142F1">
      <w:pPr>
        <w:pStyle w:val="Paragrafoelenco"/>
        <w:numPr>
          <w:ilvl w:val="0"/>
          <w:numId w:val="8"/>
        </w:numPr>
        <w:spacing w:line="600" w:lineRule="auto"/>
        <w:ind w:left="360"/>
        <w:jc w:val="both"/>
        <w:rPr>
          <w:ins w:id="3348" w:author="UTENTE" w:date="2020-06-30T18:07:00Z"/>
          <w:lang w:val="it-IT"/>
        </w:rPr>
        <w:pPrChange w:id="3349" w:author="UTENTE" w:date="2020-06-30T18:07:00Z">
          <w:pPr>
            <w:pStyle w:val="Paragrafoelenco"/>
            <w:numPr>
              <w:numId w:val="39"/>
            </w:numPr>
            <w:spacing w:line="600" w:lineRule="auto"/>
            <w:ind w:left="360" w:hanging="360"/>
            <w:jc w:val="both"/>
          </w:pPr>
        </w:pPrChange>
      </w:pPr>
      <w:ins w:id="3350" w:author="UTENTE" w:date="2020-06-30T18:07:00Z">
        <w:r w:rsidRPr="00224F9A">
          <w:rPr>
            <w:lang w:val="it-IT"/>
          </w:rPr>
          <w:t>n "…Ma proprio davanti ai miei occhi, le ferite, simili a quelle provocate da artigli, iniziano a guarire da sole e richiudersi…"</w:t>
        </w:r>
      </w:ins>
    </w:p>
    <w:p w14:paraId="159310C9" w14:textId="77777777" w:rsidR="006142F1" w:rsidRPr="00224F9A" w:rsidRDefault="006142F1" w:rsidP="006142F1">
      <w:pPr>
        <w:pStyle w:val="Paragrafoelenco"/>
        <w:numPr>
          <w:ilvl w:val="0"/>
          <w:numId w:val="8"/>
        </w:numPr>
        <w:spacing w:line="600" w:lineRule="auto"/>
        <w:ind w:left="360"/>
        <w:jc w:val="both"/>
        <w:rPr>
          <w:ins w:id="3351" w:author="UTENTE" w:date="2020-06-30T18:07:00Z"/>
          <w:lang w:val="it-IT"/>
        </w:rPr>
        <w:pPrChange w:id="3352" w:author="UTENTE" w:date="2020-06-30T18:07:00Z">
          <w:pPr>
            <w:pStyle w:val="Paragrafoelenco"/>
            <w:numPr>
              <w:numId w:val="39"/>
            </w:numPr>
            <w:spacing w:line="600" w:lineRule="auto"/>
            <w:ind w:left="360" w:hanging="360"/>
            <w:jc w:val="both"/>
          </w:pPr>
        </w:pPrChange>
      </w:pPr>
      <w:ins w:id="3353" w:author="UTENTE" w:date="2020-06-30T18:07:00Z">
        <w:r w:rsidRPr="00224F9A">
          <w:rPr>
            <w:lang w:val="it-IT"/>
          </w:rPr>
          <w:t>n "Fino a scomparire completamente, lasciandolo senza nessuna traccia."</w:t>
        </w:r>
      </w:ins>
    </w:p>
    <w:p w14:paraId="45F7A2CC" w14:textId="77777777" w:rsidR="006142F1" w:rsidRPr="00224F9A" w:rsidRDefault="006142F1" w:rsidP="006142F1">
      <w:pPr>
        <w:pStyle w:val="Paragrafoelenco"/>
        <w:numPr>
          <w:ilvl w:val="0"/>
          <w:numId w:val="8"/>
        </w:numPr>
        <w:spacing w:line="600" w:lineRule="auto"/>
        <w:ind w:left="360"/>
        <w:jc w:val="both"/>
        <w:rPr>
          <w:ins w:id="3354" w:author="UTENTE" w:date="2020-06-30T18:07:00Z"/>
          <w:lang w:val="it-IT"/>
        </w:rPr>
        <w:pPrChange w:id="3355" w:author="UTENTE" w:date="2020-06-30T18:07:00Z">
          <w:pPr>
            <w:pStyle w:val="Paragrafoelenco"/>
            <w:numPr>
              <w:numId w:val="39"/>
            </w:numPr>
            <w:spacing w:line="600" w:lineRule="auto"/>
            <w:ind w:left="360" w:hanging="360"/>
            <w:jc w:val="both"/>
          </w:pPr>
        </w:pPrChange>
      </w:pPr>
      <w:ins w:id="3356" w:author="UTENTE" w:date="2020-06-30T18:07:00Z">
        <w:r w:rsidRPr="00224F9A">
          <w:rPr>
            <w:lang w:val="it-IT"/>
          </w:rPr>
          <w:t>n "Sto impazzendo? {w}Non è possibile che un umano possa fare una cosa del genere…"</w:t>
        </w:r>
      </w:ins>
    </w:p>
    <w:p w14:paraId="482D334B" w14:textId="77777777" w:rsidR="006142F1" w:rsidRPr="00224F9A" w:rsidRDefault="006142F1" w:rsidP="006142F1">
      <w:pPr>
        <w:pStyle w:val="Paragrafoelenco"/>
        <w:numPr>
          <w:ilvl w:val="0"/>
          <w:numId w:val="8"/>
        </w:numPr>
        <w:spacing w:line="600" w:lineRule="auto"/>
        <w:ind w:left="360"/>
        <w:jc w:val="both"/>
        <w:rPr>
          <w:ins w:id="3357" w:author="UTENTE" w:date="2020-06-30T18:07:00Z"/>
          <w:lang w:val="it-IT"/>
        </w:rPr>
        <w:pPrChange w:id="3358" w:author="UTENTE" w:date="2020-06-30T18:07:00Z">
          <w:pPr>
            <w:pStyle w:val="Paragrafoelenco"/>
            <w:numPr>
              <w:numId w:val="39"/>
            </w:numPr>
            <w:spacing w:line="600" w:lineRule="auto"/>
            <w:ind w:left="360" w:hanging="360"/>
            <w:jc w:val="both"/>
          </w:pPr>
        </w:pPrChange>
      </w:pPr>
      <w:ins w:id="3359" w:author="UTENTE" w:date="2020-06-30T18:07:00Z">
        <w:r w:rsidRPr="00224F9A">
          <w:rPr>
            <w:lang w:val="it-IT"/>
          </w:rPr>
          <w:t>n "No, no, tutto questo deve essere un incubo, solo un orribile incubo del cazzo…!"</w:t>
        </w:r>
      </w:ins>
    </w:p>
    <w:p w14:paraId="09158D28" w14:textId="77777777" w:rsidR="006142F1" w:rsidRPr="00224F9A" w:rsidRDefault="006142F1" w:rsidP="006142F1">
      <w:pPr>
        <w:pStyle w:val="Paragrafoelenco"/>
        <w:numPr>
          <w:ilvl w:val="0"/>
          <w:numId w:val="8"/>
        </w:numPr>
        <w:spacing w:line="600" w:lineRule="auto"/>
        <w:ind w:left="360"/>
        <w:jc w:val="both"/>
        <w:rPr>
          <w:ins w:id="3360" w:author="UTENTE" w:date="2020-06-30T18:07:00Z"/>
          <w:lang w:val="it-IT"/>
        </w:rPr>
        <w:pPrChange w:id="3361" w:author="UTENTE" w:date="2020-06-30T18:07:00Z">
          <w:pPr>
            <w:pStyle w:val="Paragrafoelenco"/>
            <w:numPr>
              <w:numId w:val="39"/>
            </w:numPr>
            <w:spacing w:line="600" w:lineRule="auto"/>
            <w:ind w:left="360" w:hanging="360"/>
            <w:jc w:val="both"/>
          </w:pPr>
        </w:pPrChange>
      </w:pPr>
      <w:ins w:id="3362" w:author="UTENTE" w:date="2020-06-30T18:07:00Z">
        <w:r w:rsidRPr="00224F9A">
          <w:rPr>
            <w:lang w:val="it-IT"/>
          </w:rPr>
          <w:t>u "\"Non dirmi che sei così agitato a causa di questo ragazzo!\""</w:t>
        </w:r>
      </w:ins>
    </w:p>
    <w:p w14:paraId="1AD4E0E5" w14:textId="77777777" w:rsidR="006142F1" w:rsidRPr="00224F9A" w:rsidRDefault="006142F1" w:rsidP="006142F1">
      <w:pPr>
        <w:pStyle w:val="Paragrafoelenco"/>
        <w:numPr>
          <w:ilvl w:val="0"/>
          <w:numId w:val="8"/>
        </w:numPr>
        <w:spacing w:line="600" w:lineRule="auto"/>
        <w:ind w:left="360"/>
        <w:jc w:val="both"/>
        <w:rPr>
          <w:ins w:id="3363" w:author="UTENTE" w:date="2020-06-30T18:07:00Z"/>
          <w:lang w:val="it-IT"/>
        </w:rPr>
        <w:pPrChange w:id="3364" w:author="UTENTE" w:date="2020-06-30T18:07:00Z">
          <w:pPr>
            <w:pStyle w:val="Paragrafoelenco"/>
            <w:numPr>
              <w:numId w:val="39"/>
            </w:numPr>
            <w:spacing w:line="600" w:lineRule="auto"/>
            <w:ind w:left="360" w:hanging="360"/>
            <w:jc w:val="both"/>
          </w:pPr>
        </w:pPrChange>
      </w:pPr>
      <w:ins w:id="3365" w:author="UTENTE" w:date="2020-06-30T18:07:00Z">
        <w:r w:rsidRPr="00224F9A">
          <w:rPr>
            <w:lang w:val="it-IT"/>
          </w:rPr>
          <w:t>u "\"Sei serio? Lo vuoi prosciugare a tal punto?\""</w:t>
        </w:r>
      </w:ins>
    </w:p>
    <w:p w14:paraId="73C46EDB" w14:textId="77777777" w:rsidR="006142F1" w:rsidRPr="00224F9A" w:rsidRDefault="006142F1" w:rsidP="006142F1">
      <w:pPr>
        <w:pStyle w:val="Paragrafoelenco"/>
        <w:numPr>
          <w:ilvl w:val="0"/>
          <w:numId w:val="8"/>
        </w:numPr>
        <w:spacing w:line="600" w:lineRule="auto"/>
        <w:ind w:left="360"/>
        <w:jc w:val="both"/>
        <w:rPr>
          <w:ins w:id="3366" w:author="UTENTE" w:date="2020-06-30T18:07:00Z"/>
          <w:lang w:val="it-IT"/>
        </w:rPr>
        <w:pPrChange w:id="3367" w:author="UTENTE" w:date="2020-06-30T18:07:00Z">
          <w:pPr>
            <w:pStyle w:val="Paragrafoelenco"/>
            <w:numPr>
              <w:numId w:val="39"/>
            </w:numPr>
            <w:spacing w:line="600" w:lineRule="auto"/>
            <w:ind w:left="360" w:hanging="360"/>
            <w:jc w:val="both"/>
          </w:pPr>
        </w:pPrChange>
      </w:pPr>
      <w:ins w:id="3368" w:author="UTENTE" w:date="2020-06-30T18:07:00Z">
        <w:r w:rsidRPr="00224F9A">
          <w:rPr>
            <w:lang w:val="it-IT"/>
          </w:rPr>
          <w:t>d "\"…Basta.\""</w:t>
        </w:r>
      </w:ins>
    </w:p>
    <w:p w14:paraId="08A6F888" w14:textId="2AD2B69C" w:rsidR="001A4F58" w:rsidRPr="006142F1" w:rsidRDefault="006142F1" w:rsidP="006142F1">
      <w:pPr>
        <w:pStyle w:val="Paragrafoelenco"/>
        <w:numPr>
          <w:ilvl w:val="0"/>
          <w:numId w:val="8"/>
        </w:numPr>
        <w:ind w:left="709" w:hanging="709"/>
        <w:rPr>
          <w:ins w:id="3369" w:author="UTENTE" w:date="2020-06-30T18:02:00Z"/>
          <w:rPrChange w:id="3370" w:author="UTENTE" w:date="2020-06-30T18:07:00Z">
            <w:rPr>
              <w:ins w:id="3371" w:author="UTENTE" w:date="2020-06-30T18:02:00Z"/>
              <w:lang w:val="en-US"/>
            </w:rPr>
          </w:rPrChange>
        </w:rPr>
        <w:pPrChange w:id="3372" w:author="UTENTE" w:date="2020-06-30T18:07:00Z">
          <w:pPr>
            <w:spacing w:line="240" w:lineRule="auto"/>
            <w:jc w:val="left"/>
          </w:pPr>
        </w:pPrChange>
      </w:pPr>
      <w:ins w:id="3373" w:author="UTENTE" w:date="2020-06-30T18:07:00Z">
        <w:r w:rsidRPr="00224F9A">
          <w:t>d "\"Non metterlo in mezzo a questa storia.\""</w:t>
        </w:r>
      </w:ins>
      <w:ins w:id="3374" w:author="UTENTE" w:date="2020-06-30T18:02:00Z">
        <w:r w:rsidR="001A4F58" w:rsidRPr="006142F1">
          <w:rPr>
            <w:rPrChange w:id="3375" w:author="UTENTE" w:date="2020-06-30T18:07:00Z">
              <w:rPr>
                <w:lang w:val="en-US"/>
              </w:rPr>
            </w:rPrChange>
          </w:rPr>
          <w:br w:type="page"/>
        </w:r>
      </w:ins>
    </w:p>
    <w:p w14:paraId="0D0BFDE6" w14:textId="2310F959" w:rsidR="006142F1" w:rsidRPr="006142F1" w:rsidRDefault="006142F1" w:rsidP="006142F1">
      <w:pPr>
        <w:pStyle w:val="Paragrafoelenco"/>
        <w:numPr>
          <w:ilvl w:val="0"/>
          <w:numId w:val="8"/>
        </w:numPr>
        <w:tabs>
          <w:tab w:val="left" w:pos="284"/>
        </w:tabs>
        <w:spacing w:line="600" w:lineRule="auto"/>
        <w:ind w:left="1049" w:hanging="709"/>
        <w:rPr>
          <w:ins w:id="3376" w:author="UTENTE" w:date="2020-06-30T18:07:00Z"/>
          <w:lang w:val="en-US"/>
          <w:rPrChange w:id="3377" w:author="UTENTE" w:date="2020-06-30T18:07:00Z">
            <w:rPr>
              <w:ins w:id="3378" w:author="UTENTE" w:date="2020-06-30T18:07:00Z"/>
              <w:lang w:val="en-US"/>
            </w:rPr>
          </w:rPrChange>
        </w:rPr>
        <w:pPrChange w:id="3379" w:author="UTENTE" w:date="2020-06-30T18:08:00Z">
          <w:pPr>
            <w:pStyle w:val="Paragrafoelenco"/>
            <w:numPr>
              <w:numId w:val="40"/>
            </w:numPr>
            <w:spacing w:line="600" w:lineRule="auto"/>
            <w:ind w:left="502" w:hanging="360"/>
          </w:pPr>
        </w:pPrChange>
      </w:pPr>
      <w:ins w:id="3380" w:author="UTENTE" w:date="2020-06-30T18:07:00Z">
        <w:r w:rsidRPr="006142F1">
          <w:rPr>
            <w:lang w:val="en-US"/>
            <w:rPrChange w:id="3381" w:author="UTENTE" w:date="2020-06-30T18:07:00Z">
              <w:rPr>
                <w:lang w:val="en-US"/>
              </w:rPr>
            </w:rPrChange>
          </w:rPr>
          <w:lastRenderedPageBreak/>
          <w:t>n "Dominic's eyes narrow into slits as he stares at the man in the leather jacket, who's laughing as if he just heard the best joke on earth."</w:t>
        </w:r>
      </w:ins>
    </w:p>
    <w:p w14:paraId="20182A36" w14:textId="77777777" w:rsidR="006142F1" w:rsidRPr="002A1B9A" w:rsidRDefault="006142F1" w:rsidP="006142F1">
      <w:pPr>
        <w:pStyle w:val="Paragrafoelenco"/>
        <w:numPr>
          <w:ilvl w:val="0"/>
          <w:numId w:val="8"/>
        </w:numPr>
        <w:tabs>
          <w:tab w:val="left" w:pos="993"/>
        </w:tabs>
        <w:spacing w:line="600" w:lineRule="auto"/>
        <w:ind w:left="720"/>
        <w:rPr>
          <w:ins w:id="3382" w:author="UTENTE" w:date="2020-06-30T18:07:00Z"/>
          <w:lang w:val="en-US"/>
        </w:rPr>
        <w:pPrChange w:id="3383" w:author="UTENTE" w:date="2020-06-30T18:09:00Z">
          <w:pPr>
            <w:pStyle w:val="Paragrafoelenco"/>
            <w:numPr>
              <w:numId w:val="40"/>
            </w:numPr>
            <w:spacing w:line="600" w:lineRule="auto"/>
            <w:ind w:hanging="360"/>
          </w:pPr>
        </w:pPrChange>
      </w:pPr>
      <w:ins w:id="3384" w:author="UTENTE" w:date="2020-06-30T18:07:00Z">
        <w:r w:rsidRPr="002A1B9A">
          <w:rPr>
            <w:lang w:val="en-US"/>
          </w:rPr>
          <w:t>u "\"Hahaha–! Wow, wow! In that case, I'm gonna get my hands on him first!\""</w:t>
        </w:r>
      </w:ins>
    </w:p>
    <w:p w14:paraId="5A18224C" w14:textId="77777777" w:rsidR="006142F1" w:rsidRPr="002A1B9A" w:rsidRDefault="006142F1" w:rsidP="006142F1">
      <w:pPr>
        <w:pStyle w:val="Paragrafoelenco"/>
        <w:numPr>
          <w:ilvl w:val="0"/>
          <w:numId w:val="8"/>
        </w:numPr>
        <w:spacing w:line="600" w:lineRule="auto"/>
        <w:ind w:left="720"/>
        <w:rPr>
          <w:ins w:id="3385" w:author="UTENTE" w:date="2020-06-30T18:07:00Z"/>
          <w:lang w:val="en-US"/>
        </w:rPr>
        <w:pPrChange w:id="3386" w:author="UTENTE" w:date="2020-06-30T18:07:00Z">
          <w:pPr>
            <w:pStyle w:val="Paragrafoelenco"/>
            <w:numPr>
              <w:numId w:val="40"/>
            </w:numPr>
            <w:spacing w:line="600" w:lineRule="auto"/>
            <w:ind w:hanging="360"/>
          </w:pPr>
        </w:pPrChange>
      </w:pPr>
      <w:ins w:id="3387" w:author="UTENTE" w:date="2020-06-30T18:07:00Z">
        <w:r w:rsidRPr="002A1B9A">
          <w:rPr>
            <w:lang w:val="en-US"/>
          </w:rPr>
          <w:t>u "\"Because… I wanna see you get way, way madder, Dom~\""</w:t>
        </w:r>
      </w:ins>
    </w:p>
    <w:p w14:paraId="6AE89ECA" w14:textId="77777777" w:rsidR="006142F1" w:rsidRPr="002A1B9A" w:rsidRDefault="006142F1" w:rsidP="006142F1">
      <w:pPr>
        <w:pStyle w:val="Paragrafoelenco"/>
        <w:numPr>
          <w:ilvl w:val="0"/>
          <w:numId w:val="8"/>
        </w:numPr>
        <w:spacing w:line="600" w:lineRule="auto"/>
        <w:ind w:left="720"/>
        <w:rPr>
          <w:ins w:id="3388" w:author="UTENTE" w:date="2020-06-30T18:07:00Z"/>
          <w:lang w:val="en-US"/>
        </w:rPr>
        <w:pPrChange w:id="3389" w:author="UTENTE" w:date="2020-06-30T18:07:00Z">
          <w:pPr>
            <w:pStyle w:val="Paragrafoelenco"/>
            <w:numPr>
              <w:numId w:val="40"/>
            </w:numPr>
            <w:spacing w:line="600" w:lineRule="auto"/>
            <w:ind w:hanging="360"/>
          </w:pPr>
        </w:pPrChange>
      </w:pPr>
      <w:ins w:id="3390" w:author="UTENTE" w:date="2020-06-30T18:07:00Z">
        <w:r w:rsidRPr="002A1B9A">
          <w:rPr>
            <w:lang w:val="en-US"/>
          </w:rPr>
          <w:t>n "Rather abruptly, the tattooed man's face freezes, and his grin fades to a frigid, bloodthirsty expression."</w:t>
        </w:r>
      </w:ins>
    </w:p>
    <w:p w14:paraId="79209BC6" w14:textId="77777777" w:rsidR="006142F1" w:rsidRPr="002A1B9A" w:rsidRDefault="006142F1" w:rsidP="006142F1">
      <w:pPr>
        <w:pStyle w:val="Paragrafoelenco"/>
        <w:numPr>
          <w:ilvl w:val="0"/>
          <w:numId w:val="8"/>
        </w:numPr>
        <w:spacing w:line="600" w:lineRule="auto"/>
        <w:ind w:left="720"/>
        <w:rPr>
          <w:ins w:id="3391" w:author="UTENTE" w:date="2020-06-30T18:07:00Z"/>
          <w:lang w:val="en-US"/>
        </w:rPr>
        <w:pPrChange w:id="3392" w:author="UTENTE" w:date="2020-06-30T18:07:00Z">
          <w:pPr>
            <w:pStyle w:val="Paragrafoelenco"/>
            <w:numPr>
              <w:numId w:val="40"/>
            </w:numPr>
            <w:spacing w:line="600" w:lineRule="auto"/>
            <w:ind w:hanging="360"/>
          </w:pPr>
        </w:pPrChange>
      </w:pPr>
      <w:ins w:id="3393" w:author="UTENTE" w:date="2020-06-30T18:07:00Z">
        <w:r w:rsidRPr="002A1B9A">
          <w:rPr>
            <w:lang w:val="en-US"/>
          </w:rPr>
          <w:t>u "\"I wanna see you suffer…\""</w:t>
        </w:r>
      </w:ins>
    </w:p>
    <w:p w14:paraId="7304E673" w14:textId="77777777" w:rsidR="006142F1" w:rsidRPr="002A1B9A" w:rsidRDefault="006142F1" w:rsidP="006142F1">
      <w:pPr>
        <w:pStyle w:val="Paragrafoelenco"/>
        <w:numPr>
          <w:ilvl w:val="0"/>
          <w:numId w:val="8"/>
        </w:numPr>
        <w:spacing w:line="600" w:lineRule="auto"/>
        <w:ind w:left="720"/>
        <w:rPr>
          <w:ins w:id="3394" w:author="UTENTE" w:date="2020-06-30T18:07:00Z"/>
          <w:lang w:val="en-US"/>
        </w:rPr>
        <w:pPrChange w:id="3395" w:author="UTENTE" w:date="2020-06-30T18:07:00Z">
          <w:pPr>
            <w:pStyle w:val="Paragrafoelenco"/>
            <w:numPr>
              <w:numId w:val="40"/>
            </w:numPr>
            <w:spacing w:line="600" w:lineRule="auto"/>
            <w:ind w:hanging="360"/>
          </w:pPr>
        </w:pPrChange>
      </w:pPr>
      <w:ins w:id="3396" w:author="UTENTE" w:date="2020-06-30T18:07:00Z">
        <w:r w:rsidRPr="002A1B9A">
          <w:rPr>
            <w:lang w:val="en-US"/>
          </w:rPr>
          <w:t>u "\"…Until you stop thinking of us as a fuckin' joke!\""</w:t>
        </w:r>
      </w:ins>
    </w:p>
    <w:p w14:paraId="1E09BCCB" w14:textId="77777777" w:rsidR="006142F1" w:rsidRPr="002A1B9A" w:rsidRDefault="006142F1" w:rsidP="006142F1">
      <w:pPr>
        <w:pStyle w:val="Paragrafoelenco"/>
        <w:numPr>
          <w:ilvl w:val="0"/>
          <w:numId w:val="8"/>
        </w:numPr>
        <w:spacing w:line="600" w:lineRule="auto"/>
        <w:ind w:left="720"/>
        <w:rPr>
          <w:ins w:id="3397" w:author="UTENTE" w:date="2020-06-30T18:07:00Z"/>
          <w:lang w:val="en-US"/>
        </w:rPr>
        <w:pPrChange w:id="3398" w:author="UTENTE" w:date="2020-06-30T18:07:00Z">
          <w:pPr>
            <w:pStyle w:val="Paragrafoelenco"/>
            <w:numPr>
              <w:numId w:val="40"/>
            </w:numPr>
            <w:spacing w:line="600" w:lineRule="auto"/>
            <w:ind w:hanging="360"/>
          </w:pPr>
        </w:pPrChange>
      </w:pPr>
      <w:ins w:id="3399" w:author="UTENTE" w:date="2020-06-30T18:07:00Z">
        <w:r w:rsidRPr="002A1B9A">
          <w:rPr>
            <w:lang w:val="en-US"/>
          </w:rPr>
          <w:t>n "Just like that, he charges Dominic again, recklessly swinging frantic punches."</w:t>
        </w:r>
      </w:ins>
    </w:p>
    <w:p w14:paraId="769C8AB0" w14:textId="77777777" w:rsidR="006142F1" w:rsidRPr="002A1B9A" w:rsidRDefault="006142F1" w:rsidP="006142F1">
      <w:pPr>
        <w:pStyle w:val="Paragrafoelenco"/>
        <w:numPr>
          <w:ilvl w:val="0"/>
          <w:numId w:val="8"/>
        </w:numPr>
        <w:spacing w:line="600" w:lineRule="auto"/>
        <w:ind w:left="720"/>
        <w:rPr>
          <w:ins w:id="3400" w:author="UTENTE" w:date="2020-06-30T18:07:00Z"/>
          <w:lang w:val="en-US"/>
        </w:rPr>
        <w:pPrChange w:id="3401" w:author="UTENTE" w:date="2020-06-30T18:07:00Z">
          <w:pPr>
            <w:pStyle w:val="Paragrafoelenco"/>
            <w:numPr>
              <w:numId w:val="40"/>
            </w:numPr>
            <w:spacing w:line="600" w:lineRule="auto"/>
            <w:ind w:hanging="360"/>
          </w:pPr>
        </w:pPrChange>
      </w:pPr>
      <w:ins w:id="3402" w:author="UTENTE" w:date="2020-06-30T18:07:00Z">
        <w:r w:rsidRPr="002A1B9A">
          <w:rPr>
            <w:lang w:val="en-US"/>
          </w:rPr>
          <w:t>n "This time, though, he seems to be moving even faster than before, and his strikes are full of rage."</w:t>
        </w:r>
      </w:ins>
    </w:p>
    <w:p w14:paraId="6E81850F" w14:textId="77777777" w:rsidR="006142F1" w:rsidRPr="002A1B9A" w:rsidRDefault="006142F1" w:rsidP="006142F1">
      <w:pPr>
        <w:pStyle w:val="Paragrafoelenco"/>
        <w:numPr>
          <w:ilvl w:val="0"/>
          <w:numId w:val="8"/>
        </w:numPr>
        <w:spacing w:line="600" w:lineRule="auto"/>
        <w:ind w:left="720"/>
        <w:rPr>
          <w:ins w:id="3403" w:author="UTENTE" w:date="2020-06-30T18:07:00Z"/>
          <w:lang w:val="en-US"/>
        </w:rPr>
        <w:pPrChange w:id="3404" w:author="UTENTE" w:date="2020-06-30T18:07:00Z">
          <w:pPr>
            <w:pStyle w:val="Paragrafoelenco"/>
            <w:numPr>
              <w:numId w:val="40"/>
            </w:numPr>
            <w:spacing w:line="600" w:lineRule="auto"/>
            <w:ind w:hanging="360"/>
          </w:pPr>
        </w:pPrChange>
      </w:pPr>
      <w:ins w:id="3405" w:author="UTENTE" w:date="2020-06-30T18:07:00Z">
        <w:r w:rsidRPr="002A1B9A">
          <w:rPr>
            <w:lang w:val="en-US"/>
          </w:rPr>
          <w:t>dp "\"–!\""</w:t>
        </w:r>
      </w:ins>
    </w:p>
    <w:p w14:paraId="79DA8BDA" w14:textId="77777777" w:rsidR="006142F1" w:rsidRPr="002A1B9A" w:rsidRDefault="006142F1" w:rsidP="006142F1">
      <w:pPr>
        <w:pStyle w:val="Paragrafoelenco"/>
        <w:numPr>
          <w:ilvl w:val="0"/>
          <w:numId w:val="8"/>
        </w:numPr>
        <w:spacing w:line="600" w:lineRule="auto"/>
        <w:ind w:left="720"/>
        <w:rPr>
          <w:ins w:id="3406" w:author="UTENTE" w:date="2020-06-30T18:07:00Z"/>
          <w:lang w:val="en-US"/>
        </w:rPr>
        <w:pPrChange w:id="3407" w:author="UTENTE" w:date="2020-06-30T18:07:00Z">
          <w:pPr>
            <w:pStyle w:val="Paragrafoelenco"/>
            <w:numPr>
              <w:numId w:val="40"/>
            </w:numPr>
            <w:spacing w:line="600" w:lineRule="auto"/>
            <w:ind w:hanging="360"/>
          </w:pPr>
        </w:pPrChange>
      </w:pPr>
      <w:ins w:id="3408" w:author="UTENTE" w:date="2020-06-30T18:07:00Z">
        <w:r w:rsidRPr="002A1B9A">
          <w:rPr>
            <w:lang w:val="en-US"/>
          </w:rPr>
          <w:t>n "The assault is so powerful that Dominic retreats a little, losing a few feet of ground to the other man, who's clearly fueled by fury."</w:t>
        </w:r>
      </w:ins>
    </w:p>
    <w:p w14:paraId="503430B1" w14:textId="77777777" w:rsidR="006142F1" w:rsidRPr="002A1B9A" w:rsidRDefault="006142F1" w:rsidP="006142F1">
      <w:pPr>
        <w:pStyle w:val="Paragrafoelenco"/>
        <w:numPr>
          <w:ilvl w:val="0"/>
          <w:numId w:val="8"/>
        </w:numPr>
        <w:spacing w:line="600" w:lineRule="auto"/>
        <w:ind w:left="720"/>
        <w:rPr>
          <w:ins w:id="3409" w:author="UTENTE" w:date="2020-06-30T18:07:00Z"/>
          <w:lang w:val="en-US"/>
        </w:rPr>
        <w:pPrChange w:id="3410" w:author="UTENTE" w:date="2020-06-30T18:07:00Z">
          <w:pPr>
            <w:pStyle w:val="Paragrafoelenco"/>
            <w:numPr>
              <w:numId w:val="40"/>
            </w:numPr>
            <w:spacing w:line="600" w:lineRule="auto"/>
            <w:ind w:hanging="360"/>
          </w:pPr>
        </w:pPrChange>
      </w:pPr>
      <w:ins w:id="3411" w:author="UTENTE" w:date="2020-06-30T18:07:00Z">
        <w:r w:rsidRPr="002A1B9A">
          <w:rPr>
            <w:lang w:val="en-US"/>
          </w:rPr>
          <w:t>n "–They dodge and swipe at each other so quickly that my eyes can hardly follow their movements."</w:t>
        </w:r>
      </w:ins>
    </w:p>
    <w:p w14:paraId="7D3CD1EF" w14:textId="77777777" w:rsidR="006142F1" w:rsidRPr="002A1B9A" w:rsidRDefault="006142F1" w:rsidP="006142F1">
      <w:pPr>
        <w:pStyle w:val="Paragrafoelenco"/>
        <w:numPr>
          <w:ilvl w:val="0"/>
          <w:numId w:val="8"/>
        </w:numPr>
        <w:spacing w:line="600" w:lineRule="auto"/>
        <w:ind w:left="720"/>
        <w:rPr>
          <w:ins w:id="3412" w:author="UTENTE" w:date="2020-06-30T18:07:00Z"/>
          <w:lang w:val="en-US"/>
        </w:rPr>
        <w:pPrChange w:id="3413" w:author="UTENTE" w:date="2020-06-30T18:07:00Z">
          <w:pPr>
            <w:pStyle w:val="Paragrafoelenco"/>
            <w:numPr>
              <w:numId w:val="40"/>
            </w:numPr>
            <w:spacing w:line="600" w:lineRule="auto"/>
            <w:ind w:hanging="360"/>
          </w:pPr>
        </w:pPrChange>
      </w:pPr>
      <w:ins w:id="3414" w:author="UTENTE" w:date="2020-06-30T18:07:00Z">
        <w:r w:rsidRPr="002A1B9A">
          <w:rPr>
            <w:lang w:val="en-US"/>
          </w:rPr>
          <w:t>n "Their speed is completely inhuman, and the more I watch them, the more my blood runs cold."</w:t>
        </w:r>
      </w:ins>
    </w:p>
    <w:p w14:paraId="7647B830" w14:textId="53EE87E9" w:rsidR="001A4F58" w:rsidRPr="006142F1" w:rsidRDefault="006142F1" w:rsidP="006142F1">
      <w:pPr>
        <w:pStyle w:val="Paragrafoelenco"/>
        <w:numPr>
          <w:ilvl w:val="0"/>
          <w:numId w:val="8"/>
        </w:numPr>
        <w:ind w:left="1049" w:hanging="709"/>
        <w:rPr>
          <w:ins w:id="3415" w:author="UTENTE" w:date="2020-06-30T18:02:00Z"/>
          <w:lang w:val="en-US"/>
          <w:rPrChange w:id="3416" w:author="UTENTE" w:date="2020-06-30T18:09:00Z">
            <w:rPr>
              <w:ins w:id="3417" w:author="UTENTE" w:date="2020-06-30T18:02:00Z"/>
              <w:lang w:val="en-US"/>
            </w:rPr>
          </w:rPrChange>
        </w:rPr>
        <w:pPrChange w:id="3418" w:author="UTENTE" w:date="2020-06-30T18:09:00Z">
          <w:pPr>
            <w:spacing w:line="240" w:lineRule="auto"/>
            <w:jc w:val="left"/>
          </w:pPr>
        </w:pPrChange>
      </w:pPr>
      <w:ins w:id="3419" w:author="UTENTE" w:date="2020-06-30T18:07:00Z">
        <w:r w:rsidRPr="006142F1">
          <w:rPr>
            <w:lang w:val="en-US"/>
            <w:rPrChange w:id="3420" w:author="UTENTE" w:date="2020-06-30T18:09:00Z">
              <w:rPr/>
            </w:rPrChange>
          </w:rPr>
          <w:t>n "Is it possible… {w}that they're really {i}not{/i} human?"</w:t>
        </w:r>
      </w:ins>
      <w:ins w:id="3421" w:author="UTENTE" w:date="2020-06-30T18:02:00Z">
        <w:r w:rsidR="001A4F58" w:rsidRPr="006142F1">
          <w:rPr>
            <w:lang w:val="en-US"/>
            <w:rPrChange w:id="3422" w:author="UTENTE" w:date="2020-06-30T18:09:00Z">
              <w:rPr>
                <w:lang w:val="en-US"/>
              </w:rPr>
            </w:rPrChange>
          </w:rPr>
          <w:br w:type="page"/>
        </w:r>
      </w:ins>
    </w:p>
    <w:p w14:paraId="16BCA52E" w14:textId="77777777" w:rsidR="006142F1" w:rsidRPr="006142F1" w:rsidRDefault="006142F1" w:rsidP="006142F1">
      <w:pPr>
        <w:numPr>
          <w:ilvl w:val="0"/>
          <w:numId w:val="9"/>
        </w:numPr>
        <w:spacing w:line="600" w:lineRule="auto"/>
        <w:ind w:left="360"/>
        <w:contextualSpacing/>
        <w:jc w:val="left"/>
        <w:rPr>
          <w:ins w:id="3423" w:author="UTENTE" w:date="2020-06-30T18:08:00Z"/>
          <w:rFonts w:ascii="Calibri" w:eastAsia="Calibri" w:hAnsi="Calibri" w:cs="Times New Roman"/>
        </w:rPr>
      </w:pPr>
      <w:ins w:id="3424" w:author="UTENTE" w:date="2020-06-30T18:08:00Z">
        <w:r w:rsidRPr="006142F1">
          <w:rPr>
            <w:rFonts w:ascii="Calibri" w:eastAsia="Calibri" w:hAnsi="Calibri" w:cs="Times New Roman"/>
          </w:rPr>
          <w:lastRenderedPageBreak/>
          <w:t>n "Gli occhi di Dominic si trasformano in fessure mentre fissa il ragazzo con la giacca in pelle, che ride come se avesse appena ascoltato la battuta più divertente del mondo."</w:t>
        </w:r>
      </w:ins>
    </w:p>
    <w:p w14:paraId="5E198BF5" w14:textId="77777777" w:rsidR="006142F1" w:rsidRPr="006142F1" w:rsidRDefault="006142F1" w:rsidP="006142F1">
      <w:pPr>
        <w:numPr>
          <w:ilvl w:val="0"/>
          <w:numId w:val="9"/>
        </w:numPr>
        <w:spacing w:line="600" w:lineRule="auto"/>
        <w:ind w:left="360"/>
        <w:contextualSpacing/>
        <w:jc w:val="left"/>
        <w:rPr>
          <w:ins w:id="3425" w:author="UTENTE" w:date="2020-06-30T18:08:00Z"/>
          <w:rFonts w:ascii="Calibri" w:eastAsia="Calibri" w:hAnsi="Calibri" w:cs="Times New Roman"/>
        </w:rPr>
      </w:pPr>
      <w:ins w:id="3426" w:author="UTENTE" w:date="2020-06-30T18:08:00Z">
        <w:r w:rsidRPr="006142F1">
          <w:rPr>
            <w:rFonts w:ascii="Calibri" w:eastAsia="Calibri" w:hAnsi="Calibri" w:cs="Times New Roman"/>
          </w:rPr>
          <w:t>u "\"Ahahah-! Wow, wow! In tal caso, ci metterò le mani sopra per primo!\""</w:t>
        </w:r>
      </w:ins>
    </w:p>
    <w:p w14:paraId="151B2354" w14:textId="77777777" w:rsidR="006142F1" w:rsidRPr="006142F1" w:rsidRDefault="006142F1" w:rsidP="006142F1">
      <w:pPr>
        <w:numPr>
          <w:ilvl w:val="0"/>
          <w:numId w:val="9"/>
        </w:numPr>
        <w:spacing w:line="600" w:lineRule="auto"/>
        <w:ind w:left="360"/>
        <w:contextualSpacing/>
        <w:jc w:val="left"/>
        <w:rPr>
          <w:ins w:id="3427" w:author="UTENTE" w:date="2020-06-30T18:08:00Z"/>
          <w:rFonts w:ascii="Calibri" w:eastAsia="Calibri" w:hAnsi="Calibri" w:cs="Times New Roman"/>
        </w:rPr>
      </w:pPr>
      <w:ins w:id="3428" w:author="UTENTE" w:date="2020-06-30T18:08:00Z">
        <w:r w:rsidRPr="006142F1">
          <w:rPr>
            <w:rFonts w:ascii="Calibri" w:eastAsia="Calibri" w:hAnsi="Calibri" w:cs="Times New Roman"/>
          </w:rPr>
          <w:t>u "\"Perché… Voglio vederti incazzarti molto, molto di più, Dom~\""</w:t>
        </w:r>
      </w:ins>
    </w:p>
    <w:p w14:paraId="4D270184" w14:textId="77777777" w:rsidR="006142F1" w:rsidRPr="006142F1" w:rsidRDefault="006142F1" w:rsidP="006142F1">
      <w:pPr>
        <w:numPr>
          <w:ilvl w:val="0"/>
          <w:numId w:val="9"/>
        </w:numPr>
        <w:spacing w:line="600" w:lineRule="auto"/>
        <w:ind w:left="360"/>
        <w:contextualSpacing/>
        <w:jc w:val="left"/>
        <w:rPr>
          <w:ins w:id="3429" w:author="UTENTE" w:date="2020-06-30T18:08:00Z"/>
          <w:rFonts w:ascii="Calibri" w:eastAsia="Calibri" w:hAnsi="Calibri" w:cs="Times New Roman"/>
        </w:rPr>
      </w:pPr>
      <w:ins w:id="3430" w:author="UTENTE" w:date="2020-06-30T18:08:00Z">
        <w:r w:rsidRPr="006142F1">
          <w:rPr>
            <w:rFonts w:ascii="Calibri" w:eastAsia="Calibri" w:hAnsi="Calibri" w:cs="Times New Roman"/>
          </w:rPr>
          <w:t>n "In modo piuttosto repentino, la faccia del ragazzo tatuato si congela, il suo sorriso si trasforma in una gelida espressione: era assetato di sangue."</w:t>
        </w:r>
      </w:ins>
    </w:p>
    <w:p w14:paraId="6C72010A" w14:textId="77777777" w:rsidR="006142F1" w:rsidRPr="006142F1" w:rsidRDefault="006142F1" w:rsidP="006142F1">
      <w:pPr>
        <w:numPr>
          <w:ilvl w:val="0"/>
          <w:numId w:val="9"/>
        </w:numPr>
        <w:spacing w:line="600" w:lineRule="auto"/>
        <w:ind w:left="360"/>
        <w:contextualSpacing/>
        <w:jc w:val="left"/>
        <w:rPr>
          <w:ins w:id="3431" w:author="UTENTE" w:date="2020-06-30T18:08:00Z"/>
          <w:rFonts w:ascii="Calibri" w:eastAsia="Calibri" w:hAnsi="Calibri" w:cs="Times New Roman"/>
        </w:rPr>
      </w:pPr>
      <w:ins w:id="3432" w:author="UTENTE" w:date="2020-06-30T18:08:00Z">
        <w:r w:rsidRPr="006142F1">
          <w:rPr>
            <w:rFonts w:ascii="Calibri" w:eastAsia="Calibri" w:hAnsi="Calibri" w:cs="Times New Roman"/>
          </w:rPr>
          <w:t>u "\"Voglio vederti soffrire…\""</w:t>
        </w:r>
      </w:ins>
    </w:p>
    <w:p w14:paraId="6C9EBF89" w14:textId="77777777" w:rsidR="006142F1" w:rsidRPr="006142F1" w:rsidRDefault="006142F1" w:rsidP="006142F1">
      <w:pPr>
        <w:numPr>
          <w:ilvl w:val="0"/>
          <w:numId w:val="9"/>
        </w:numPr>
        <w:spacing w:line="600" w:lineRule="auto"/>
        <w:ind w:left="360"/>
        <w:contextualSpacing/>
        <w:jc w:val="left"/>
        <w:rPr>
          <w:ins w:id="3433" w:author="UTENTE" w:date="2020-06-30T18:08:00Z"/>
          <w:rFonts w:ascii="Calibri" w:eastAsia="Calibri" w:hAnsi="Calibri" w:cs="Times New Roman"/>
        </w:rPr>
      </w:pPr>
      <w:ins w:id="3434" w:author="UTENTE" w:date="2020-06-30T18:08:00Z">
        <w:r w:rsidRPr="006142F1">
          <w:rPr>
            <w:rFonts w:ascii="Calibri" w:eastAsia="Calibri" w:hAnsi="Calibri" w:cs="Times New Roman"/>
          </w:rPr>
          <w:t>u "\"…Finché non smetterai di vederci come dei fottuti fenomeni da baraccone!\""</w:t>
        </w:r>
      </w:ins>
    </w:p>
    <w:p w14:paraId="2126E1FC" w14:textId="77777777" w:rsidR="006142F1" w:rsidRPr="006142F1" w:rsidRDefault="006142F1" w:rsidP="006142F1">
      <w:pPr>
        <w:numPr>
          <w:ilvl w:val="0"/>
          <w:numId w:val="9"/>
        </w:numPr>
        <w:spacing w:line="600" w:lineRule="auto"/>
        <w:ind w:left="360"/>
        <w:contextualSpacing/>
        <w:jc w:val="left"/>
        <w:rPr>
          <w:ins w:id="3435" w:author="UTENTE" w:date="2020-06-30T18:08:00Z"/>
          <w:rFonts w:ascii="Calibri" w:eastAsia="Calibri" w:hAnsi="Calibri" w:cs="Times New Roman"/>
        </w:rPr>
      </w:pPr>
      <w:ins w:id="3436" w:author="UTENTE" w:date="2020-06-30T18:08:00Z">
        <w:r w:rsidRPr="006142F1">
          <w:rPr>
            <w:rFonts w:ascii="Calibri" w:eastAsia="Calibri" w:hAnsi="Calibri" w:cs="Times New Roman"/>
          </w:rPr>
          <w:t>n "E con questo, si butta di nuovo addosso a Dominic, sferrando frenetici pugni all'impazzata."</w:t>
        </w:r>
      </w:ins>
    </w:p>
    <w:p w14:paraId="6BB833B8" w14:textId="77777777" w:rsidR="006142F1" w:rsidRPr="006142F1" w:rsidRDefault="006142F1" w:rsidP="006142F1">
      <w:pPr>
        <w:numPr>
          <w:ilvl w:val="0"/>
          <w:numId w:val="9"/>
        </w:numPr>
        <w:spacing w:line="600" w:lineRule="auto"/>
        <w:ind w:left="360"/>
        <w:contextualSpacing/>
        <w:jc w:val="left"/>
        <w:rPr>
          <w:ins w:id="3437" w:author="UTENTE" w:date="2020-06-30T18:08:00Z"/>
          <w:rFonts w:ascii="Calibri" w:eastAsia="Calibri" w:hAnsi="Calibri" w:cs="Times New Roman"/>
        </w:rPr>
      </w:pPr>
      <w:ins w:id="3438" w:author="UTENTE" w:date="2020-06-30T18:08:00Z">
        <w:r w:rsidRPr="006142F1">
          <w:rPr>
            <w:rFonts w:ascii="Calibri" w:eastAsia="Calibri" w:hAnsi="Calibri" w:cs="Times New Roman"/>
          </w:rPr>
          <w:t>n "Questa volta, però, sembra che si stia muovendo ancora più velocemente di prima e ogni pugno è colmo di rabbia."</w:t>
        </w:r>
      </w:ins>
    </w:p>
    <w:p w14:paraId="14A51C5F" w14:textId="77777777" w:rsidR="006142F1" w:rsidRPr="006142F1" w:rsidRDefault="006142F1" w:rsidP="006142F1">
      <w:pPr>
        <w:numPr>
          <w:ilvl w:val="0"/>
          <w:numId w:val="9"/>
        </w:numPr>
        <w:spacing w:line="600" w:lineRule="auto"/>
        <w:ind w:left="360"/>
        <w:contextualSpacing/>
        <w:jc w:val="left"/>
        <w:rPr>
          <w:ins w:id="3439" w:author="UTENTE" w:date="2020-06-30T18:08:00Z"/>
          <w:rFonts w:ascii="Calibri" w:eastAsia="Calibri" w:hAnsi="Calibri" w:cs="Times New Roman"/>
        </w:rPr>
      </w:pPr>
      <w:ins w:id="3440" w:author="UTENTE" w:date="2020-06-30T18:08:00Z">
        <w:r w:rsidRPr="006142F1">
          <w:rPr>
            <w:rFonts w:ascii="Calibri" w:eastAsia="Calibri" w:hAnsi="Calibri" w:cs="Times New Roman"/>
          </w:rPr>
          <w:t>dp "\"-!\""</w:t>
        </w:r>
      </w:ins>
    </w:p>
    <w:p w14:paraId="1D3E2C2D" w14:textId="77777777" w:rsidR="006142F1" w:rsidRPr="006142F1" w:rsidRDefault="006142F1" w:rsidP="006142F1">
      <w:pPr>
        <w:numPr>
          <w:ilvl w:val="0"/>
          <w:numId w:val="9"/>
        </w:numPr>
        <w:spacing w:line="600" w:lineRule="auto"/>
        <w:ind w:left="360"/>
        <w:contextualSpacing/>
        <w:jc w:val="left"/>
        <w:rPr>
          <w:ins w:id="3441" w:author="UTENTE" w:date="2020-06-30T18:08:00Z"/>
          <w:rFonts w:ascii="Calibri" w:eastAsia="Calibri" w:hAnsi="Calibri" w:cs="Times New Roman"/>
        </w:rPr>
      </w:pPr>
      <w:ins w:id="3442" w:author="UTENTE" w:date="2020-06-30T18:08:00Z">
        <w:r w:rsidRPr="006142F1">
          <w:rPr>
            <w:rFonts w:ascii="Calibri" w:eastAsia="Calibri" w:hAnsi="Calibri" w:cs="Times New Roman"/>
          </w:rPr>
          <w:t>n "L’assalto è così potente da far indietreggiare Dominic, che perde qualche metro in favore dell'altro ragazzo, chiaramente alimentato dall'ira."</w:t>
        </w:r>
      </w:ins>
    </w:p>
    <w:p w14:paraId="75316EA5" w14:textId="77777777" w:rsidR="006142F1" w:rsidRPr="006142F1" w:rsidRDefault="006142F1" w:rsidP="006142F1">
      <w:pPr>
        <w:numPr>
          <w:ilvl w:val="0"/>
          <w:numId w:val="9"/>
        </w:numPr>
        <w:spacing w:line="600" w:lineRule="auto"/>
        <w:ind w:left="360"/>
        <w:contextualSpacing/>
        <w:jc w:val="left"/>
        <w:rPr>
          <w:ins w:id="3443" w:author="UTENTE" w:date="2020-06-30T18:08:00Z"/>
          <w:rFonts w:ascii="Calibri" w:eastAsia="Calibri" w:hAnsi="Calibri" w:cs="Times New Roman"/>
        </w:rPr>
      </w:pPr>
      <w:ins w:id="3444" w:author="UTENTE" w:date="2020-06-30T18:08:00Z">
        <w:r w:rsidRPr="006142F1">
          <w:rPr>
            <w:rFonts w:ascii="Calibri" w:eastAsia="Calibri" w:hAnsi="Calibri" w:cs="Times New Roman"/>
          </w:rPr>
          <w:t>n "-Schivano e cercano di colpirsi a tale velocità che i miei occhi riescono a malapena a seguirli."</w:t>
        </w:r>
      </w:ins>
    </w:p>
    <w:p w14:paraId="046EA7E8" w14:textId="77777777" w:rsidR="006142F1" w:rsidRPr="006142F1" w:rsidRDefault="006142F1" w:rsidP="006142F1">
      <w:pPr>
        <w:numPr>
          <w:ilvl w:val="0"/>
          <w:numId w:val="9"/>
        </w:numPr>
        <w:spacing w:line="600" w:lineRule="auto"/>
        <w:ind w:left="360"/>
        <w:contextualSpacing/>
        <w:jc w:val="left"/>
        <w:rPr>
          <w:ins w:id="3445" w:author="UTENTE" w:date="2020-06-30T18:08:00Z"/>
          <w:rFonts w:ascii="Calibri" w:eastAsia="Calibri" w:hAnsi="Calibri" w:cs="Times New Roman"/>
        </w:rPr>
      </w:pPr>
      <w:ins w:id="3446" w:author="UTENTE" w:date="2020-06-30T18:08:00Z">
        <w:r w:rsidRPr="006142F1">
          <w:rPr>
            <w:rFonts w:ascii="Calibri" w:eastAsia="Calibri" w:hAnsi="Calibri" w:cs="Times New Roman"/>
          </w:rPr>
          <w:t>n "Una rapidità del genere è inumana, e più li osservo, più il sangue mi si raggela nelle vene."</w:t>
        </w:r>
      </w:ins>
    </w:p>
    <w:p w14:paraId="05E398A1" w14:textId="721C3443" w:rsidR="001A4F58" w:rsidRPr="006142F1" w:rsidRDefault="006142F1" w:rsidP="006142F1">
      <w:pPr>
        <w:pStyle w:val="Paragrafoelenco"/>
        <w:numPr>
          <w:ilvl w:val="0"/>
          <w:numId w:val="9"/>
        </w:numPr>
        <w:ind w:hanging="720"/>
        <w:rPr>
          <w:ins w:id="3447" w:author="UTENTE" w:date="2020-06-30T18:02:00Z"/>
          <w:lang w:val="it-IT"/>
          <w:rPrChange w:id="3448" w:author="UTENTE" w:date="2020-06-30T18:08:00Z">
            <w:rPr>
              <w:ins w:id="3449" w:author="UTENTE" w:date="2020-06-30T18:02:00Z"/>
              <w:lang w:val="en-US"/>
            </w:rPr>
          </w:rPrChange>
        </w:rPr>
        <w:pPrChange w:id="3450" w:author="UTENTE" w:date="2020-06-30T18:09:00Z">
          <w:pPr>
            <w:spacing w:line="240" w:lineRule="auto"/>
            <w:jc w:val="left"/>
          </w:pPr>
        </w:pPrChange>
      </w:pPr>
      <w:ins w:id="3451" w:author="UTENTE" w:date="2020-06-30T18:08:00Z">
        <w:r w:rsidRPr="006142F1">
          <w:rPr>
            <w:rFonts w:ascii="Calibri" w:eastAsia="Calibri" w:hAnsi="Calibri" w:cs="Times New Roman"/>
            <w:rPrChange w:id="3452" w:author="UTENTE" w:date="2020-06-30T18:09:00Z">
              <w:rPr/>
            </w:rPrChange>
          </w:rPr>
          <w:t>n "È possibile… {w}che siano davvero {i}non{/i} umani?"</w:t>
        </w:r>
      </w:ins>
      <w:ins w:id="3453" w:author="UTENTE" w:date="2020-06-30T18:02:00Z">
        <w:r w:rsidR="001A4F58" w:rsidRPr="006142F1">
          <w:rPr>
            <w:lang w:val="it-IT"/>
            <w:rPrChange w:id="3454" w:author="UTENTE" w:date="2020-06-30T18:08:00Z">
              <w:rPr>
                <w:lang w:val="en-US"/>
              </w:rPr>
            </w:rPrChange>
          </w:rPr>
          <w:br w:type="page"/>
        </w:r>
      </w:ins>
    </w:p>
    <w:p w14:paraId="7B18D063" w14:textId="77777777" w:rsidR="006142F1" w:rsidRPr="002A1B9A" w:rsidRDefault="006142F1" w:rsidP="006142F1">
      <w:pPr>
        <w:pStyle w:val="Paragrafoelenco"/>
        <w:numPr>
          <w:ilvl w:val="0"/>
          <w:numId w:val="8"/>
        </w:numPr>
        <w:spacing w:line="600" w:lineRule="auto"/>
        <w:ind w:left="720"/>
        <w:rPr>
          <w:ins w:id="3455" w:author="UTENTE" w:date="2020-06-30T18:10:00Z"/>
          <w:lang w:val="en-US"/>
        </w:rPr>
      </w:pPr>
      <w:ins w:id="3456" w:author="UTENTE" w:date="2020-06-30T18:10:00Z">
        <w:r w:rsidRPr="002A1B9A">
          <w:rPr>
            <w:lang w:val="en-US"/>
          </w:rPr>
          <w:lastRenderedPageBreak/>
          <w:t>n "When my mind flashes back to the redhead's sharp fangs…"</w:t>
        </w:r>
      </w:ins>
    </w:p>
    <w:p w14:paraId="01FF613A" w14:textId="77777777" w:rsidR="006142F1" w:rsidRPr="002A1B9A" w:rsidRDefault="006142F1" w:rsidP="006142F1">
      <w:pPr>
        <w:pStyle w:val="Paragrafoelenco"/>
        <w:numPr>
          <w:ilvl w:val="0"/>
          <w:numId w:val="8"/>
        </w:numPr>
        <w:spacing w:line="600" w:lineRule="auto"/>
        <w:ind w:left="720"/>
        <w:rPr>
          <w:ins w:id="3457" w:author="UTENTE" w:date="2020-06-30T18:10:00Z"/>
          <w:lang w:val="en-US"/>
        </w:rPr>
      </w:pPr>
      <w:ins w:id="3458" w:author="UTENTE" w:date="2020-06-30T18:10:00Z">
        <w:r w:rsidRPr="002A1B9A">
          <w:rPr>
            <w:lang w:val="en-US"/>
          </w:rPr>
          <w:t>extend " my stomach tightens, and a shiver wracks my body."</w:t>
        </w:r>
      </w:ins>
    </w:p>
    <w:p w14:paraId="3D4199E7" w14:textId="77777777" w:rsidR="006142F1" w:rsidRPr="002A1B9A" w:rsidRDefault="006142F1" w:rsidP="006142F1">
      <w:pPr>
        <w:pStyle w:val="Paragrafoelenco"/>
        <w:numPr>
          <w:ilvl w:val="0"/>
          <w:numId w:val="8"/>
        </w:numPr>
        <w:spacing w:line="600" w:lineRule="auto"/>
        <w:ind w:left="720"/>
        <w:rPr>
          <w:ins w:id="3459" w:author="UTENTE" w:date="2020-06-30T18:10:00Z"/>
          <w:lang w:val="en-US"/>
        </w:rPr>
      </w:pPr>
      <w:ins w:id="3460" w:author="UTENTE" w:date="2020-06-30T18:10:00Z">
        <w:r w:rsidRPr="002A1B9A">
          <w:rPr>
            <w:lang w:val="en-US"/>
          </w:rPr>
          <w:t>u "\"C'mere, Dom! I'm not gonna let you run away this time!\""</w:t>
        </w:r>
      </w:ins>
    </w:p>
    <w:p w14:paraId="18BA16BA" w14:textId="77777777" w:rsidR="006142F1" w:rsidRPr="002A1B9A" w:rsidRDefault="006142F1" w:rsidP="006142F1">
      <w:pPr>
        <w:pStyle w:val="Paragrafoelenco"/>
        <w:numPr>
          <w:ilvl w:val="0"/>
          <w:numId w:val="8"/>
        </w:numPr>
        <w:spacing w:line="600" w:lineRule="auto"/>
        <w:ind w:left="720"/>
        <w:rPr>
          <w:ins w:id="3461" w:author="UTENTE" w:date="2020-06-30T18:10:00Z"/>
          <w:lang w:val="en-US"/>
        </w:rPr>
      </w:pPr>
      <w:ins w:id="3462" w:author="UTENTE" w:date="2020-06-30T18:10:00Z">
        <w:r w:rsidRPr="002A1B9A">
          <w:rPr>
            <w:lang w:val="en-US"/>
          </w:rPr>
          <w:t>n "With a menacing howl, the tattooed man leaps up –{w} pushing himself off the wall to launch forward towards Dominic."</w:t>
        </w:r>
      </w:ins>
    </w:p>
    <w:p w14:paraId="3606A5F4" w14:textId="77777777" w:rsidR="006142F1" w:rsidRPr="002A1B9A" w:rsidRDefault="006142F1" w:rsidP="006142F1">
      <w:pPr>
        <w:pStyle w:val="Paragrafoelenco"/>
        <w:numPr>
          <w:ilvl w:val="0"/>
          <w:numId w:val="8"/>
        </w:numPr>
        <w:spacing w:line="600" w:lineRule="auto"/>
        <w:ind w:left="720"/>
        <w:rPr>
          <w:ins w:id="3463" w:author="UTENTE" w:date="2020-06-30T18:10:00Z"/>
          <w:lang w:val="en-US"/>
        </w:rPr>
      </w:pPr>
      <w:ins w:id="3464" w:author="UTENTE" w:date="2020-06-30T18:10:00Z">
        <w:r w:rsidRPr="002A1B9A">
          <w:rPr>
            <w:lang w:val="en-US"/>
          </w:rPr>
          <w:t>dp "\"Ngh…!\""</w:t>
        </w:r>
      </w:ins>
    </w:p>
    <w:p w14:paraId="381946F3" w14:textId="77777777" w:rsidR="006142F1" w:rsidRPr="002A1B9A" w:rsidRDefault="006142F1" w:rsidP="006142F1">
      <w:pPr>
        <w:pStyle w:val="Paragrafoelenco"/>
        <w:numPr>
          <w:ilvl w:val="0"/>
          <w:numId w:val="8"/>
        </w:numPr>
        <w:spacing w:line="600" w:lineRule="auto"/>
        <w:ind w:left="720"/>
        <w:rPr>
          <w:ins w:id="3465" w:author="UTENTE" w:date="2020-06-30T18:10:00Z"/>
          <w:lang w:val="en-US"/>
        </w:rPr>
      </w:pPr>
      <w:ins w:id="3466" w:author="UTENTE" w:date="2020-06-30T18:10:00Z">
        <w:r w:rsidRPr="002A1B9A">
          <w:rPr>
            <w:lang w:val="en-US"/>
          </w:rPr>
          <w:t>n "When he doesn't manage to dodge in time, their bodies collide, and they tumble to the ground."</w:t>
        </w:r>
      </w:ins>
    </w:p>
    <w:p w14:paraId="3CC3B2CB" w14:textId="77777777" w:rsidR="006142F1" w:rsidRPr="002A1B9A" w:rsidRDefault="006142F1" w:rsidP="006142F1">
      <w:pPr>
        <w:pStyle w:val="Paragrafoelenco"/>
        <w:numPr>
          <w:ilvl w:val="0"/>
          <w:numId w:val="8"/>
        </w:numPr>
        <w:spacing w:line="600" w:lineRule="auto"/>
        <w:ind w:left="720"/>
        <w:rPr>
          <w:ins w:id="3467" w:author="UTENTE" w:date="2020-06-30T18:10:00Z"/>
          <w:lang w:val="en-US"/>
        </w:rPr>
      </w:pPr>
      <w:ins w:id="3468" w:author="UTENTE" w:date="2020-06-30T18:10:00Z">
        <w:r w:rsidRPr="002A1B9A">
          <w:rPr>
            <w:lang w:val="en-US"/>
          </w:rPr>
          <w:t>n "–At this rate, one of them's going to end up torn open."</w:t>
        </w:r>
      </w:ins>
    </w:p>
    <w:p w14:paraId="3AAED968" w14:textId="77777777" w:rsidR="006142F1" w:rsidRPr="002A1B9A" w:rsidRDefault="006142F1" w:rsidP="006142F1">
      <w:pPr>
        <w:pStyle w:val="Paragrafoelenco"/>
        <w:numPr>
          <w:ilvl w:val="0"/>
          <w:numId w:val="8"/>
        </w:numPr>
        <w:spacing w:line="600" w:lineRule="auto"/>
        <w:ind w:left="720"/>
        <w:rPr>
          <w:ins w:id="3469" w:author="UTENTE" w:date="2020-06-30T18:10:00Z"/>
          <w:lang w:val="en-US"/>
        </w:rPr>
      </w:pPr>
      <w:ins w:id="3470" w:author="UTENTE" w:date="2020-06-30T18:10:00Z">
        <w:r w:rsidRPr="002A1B9A">
          <w:rPr>
            <w:lang w:val="en-US"/>
          </w:rPr>
          <w:t>n "If I try to do something, they might turn on me, but can I really just stand here–?"</w:t>
        </w:r>
      </w:ins>
    </w:p>
    <w:p w14:paraId="60D74571" w14:textId="77777777" w:rsidR="006142F1" w:rsidRPr="002A1B9A" w:rsidRDefault="006142F1" w:rsidP="006142F1">
      <w:pPr>
        <w:pStyle w:val="Paragrafoelenco"/>
        <w:numPr>
          <w:ilvl w:val="0"/>
          <w:numId w:val="8"/>
        </w:numPr>
        <w:spacing w:line="600" w:lineRule="auto"/>
        <w:ind w:left="720"/>
        <w:rPr>
          <w:ins w:id="3471" w:author="UTENTE" w:date="2020-06-30T18:10:00Z"/>
          <w:lang w:val="en-US"/>
        </w:rPr>
      </w:pPr>
      <w:ins w:id="3472" w:author="UTENTE" w:date="2020-06-30T18:10:00Z">
        <w:r w:rsidRPr="002A1B9A">
          <w:rPr>
            <w:lang w:val="en-US"/>
          </w:rPr>
          <w:t>old "Watch the fight"</w:t>
        </w:r>
      </w:ins>
    </w:p>
    <w:p w14:paraId="3D8FF803" w14:textId="77777777" w:rsidR="006142F1" w:rsidRPr="002A1B9A" w:rsidRDefault="006142F1" w:rsidP="006142F1">
      <w:pPr>
        <w:pStyle w:val="Paragrafoelenco"/>
        <w:numPr>
          <w:ilvl w:val="0"/>
          <w:numId w:val="8"/>
        </w:numPr>
        <w:spacing w:line="600" w:lineRule="auto"/>
        <w:ind w:left="720"/>
        <w:rPr>
          <w:ins w:id="3473" w:author="UTENTE" w:date="2020-06-30T18:10:00Z"/>
          <w:lang w:val="en-US"/>
        </w:rPr>
      </w:pPr>
      <w:ins w:id="3474" w:author="UTENTE" w:date="2020-06-30T18:10:00Z">
        <w:r w:rsidRPr="002A1B9A">
          <w:rPr>
            <w:lang w:val="en-US"/>
          </w:rPr>
          <w:t>old "Try to stop them"</w:t>
        </w:r>
      </w:ins>
    </w:p>
    <w:p w14:paraId="572A5D83" w14:textId="77777777" w:rsidR="006142F1" w:rsidRPr="002A1B9A" w:rsidRDefault="006142F1" w:rsidP="006142F1">
      <w:pPr>
        <w:pStyle w:val="Paragrafoelenco"/>
        <w:numPr>
          <w:ilvl w:val="0"/>
          <w:numId w:val="8"/>
        </w:numPr>
        <w:spacing w:line="600" w:lineRule="auto"/>
        <w:ind w:left="720"/>
        <w:rPr>
          <w:ins w:id="3475" w:author="UTENTE" w:date="2020-06-30T18:10:00Z"/>
          <w:lang w:val="en-US"/>
        </w:rPr>
      </w:pPr>
      <w:ins w:id="3476" w:author="UTENTE" w:date="2020-06-30T18:10:00Z">
        <w:r w:rsidRPr="002A1B9A">
          <w:rPr>
            <w:lang w:val="en-US"/>
          </w:rPr>
          <w:t>n "…No, I shouldn't say anything."</w:t>
        </w:r>
      </w:ins>
    </w:p>
    <w:p w14:paraId="0F523CF0" w14:textId="77777777" w:rsidR="006142F1" w:rsidRPr="002A1B9A" w:rsidRDefault="006142F1" w:rsidP="006142F1">
      <w:pPr>
        <w:pStyle w:val="Paragrafoelenco"/>
        <w:numPr>
          <w:ilvl w:val="0"/>
          <w:numId w:val="8"/>
        </w:numPr>
        <w:spacing w:line="600" w:lineRule="auto"/>
        <w:ind w:left="720"/>
        <w:rPr>
          <w:ins w:id="3477" w:author="UTENTE" w:date="2020-06-30T18:10:00Z"/>
          <w:lang w:val="en-US"/>
        </w:rPr>
      </w:pPr>
      <w:ins w:id="3478" w:author="UTENTE" w:date="2020-06-30T18:10:00Z">
        <w:r w:rsidRPr="002A1B9A">
          <w:rPr>
            <w:lang w:val="en-US"/>
          </w:rPr>
          <w:t>n "These guys are obviously monsters, so if I involve myself now, I'll just get torn apart."</w:t>
        </w:r>
      </w:ins>
    </w:p>
    <w:p w14:paraId="60F88E90" w14:textId="77777777" w:rsidR="006142F1" w:rsidRPr="002A1B9A" w:rsidRDefault="006142F1" w:rsidP="006142F1">
      <w:pPr>
        <w:pStyle w:val="Paragrafoelenco"/>
        <w:numPr>
          <w:ilvl w:val="0"/>
          <w:numId w:val="8"/>
        </w:numPr>
        <w:spacing w:line="600" w:lineRule="auto"/>
        <w:ind w:left="720"/>
        <w:rPr>
          <w:ins w:id="3479" w:author="UTENTE" w:date="2020-06-30T18:10:00Z"/>
          <w:lang w:val="en-US"/>
        </w:rPr>
      </w:pPr>
      <w:ins w:id="3480" w:author="UTENTE" w:date="2020-06-30T18:10:00Z">
        <w:r w:rsidRPr="002A1B9A">
          <w:rPr>
            <w:lang w:val="en-US"/>
          </w:rPr>
          <w:t>n "And… their fighting is strangely mesmerizing to watch, even if it's a whole other level of deadly."</w:t>
        </w:r>
      </w:ins>
    </w:p>
    <w:p w14:paraId="3A82202D" w14:textId="77777777" w:rsidR="006142F1" w:rsidRPr="002A1B9A" w:rsidRDefault="006142F1" w:rsidP="006142F1">
      <w:pPr>
        <w:pStyle w:val="Paragrafoelenco"/>
        <w:numPr>
          <w:ilvl w:val="0"/>
          <w:numId w:val="8"/>
        </w:numPr>
        <w:spacing w:line="600" w:lineRule="auto"/>
        <w:ind w:left="720"/>
        <w:rPr>
          <w:ins w:id="3481" w:author="UTENTE" w:date="2020-06-30T18:10:00Z"/>
          <w:lang w:val="en-US"/>
        </w:rPr>
      </w:pPr>
      <w:ins w:id="3482" w:author="UTENTE" w:date="2020-06-30T18:10:00Z">
        <w:r w:rsidRPr="002A1B9A">
          <w:rPr>
            <w:lang w:val="en-US"/>
          </w:rPr>
          <w:t>n "…I have to say something."</w:t>
        </w:r>
      </w:ins>
    </w:p>
    <w:p w14:paraId="7BA9CD1A" w14:textId="1F97F433" w:rsidR="001A4F58" w:rsidRPr="006142F1" w:rsidRDefault="006142F1" w:rsidP="006142F1">
      <w:pPr>
        <w:pStyle w:val="Paragrafoelenco"/>
        <w:numPr>
          <w:ilvl w:val="0"/>
          <w:numId w:val="8"/>
        </w:numPr>
        <w:ind w:left="1191" w:hanging="851"/>
        <w:rPr>
          <w:ins w:id="3483" w:author="UTENTE" w:date="2020-06-30T18:02:00Z"/>
          <w:lang w:val="en-US"/>
          <w:rPrChange w:id="3484" w:author="UTENTE" w:date="2020-06-30T18:10:00Z">
            <w:rPr>
              <w:ins w:id="3485" w:author="UTENTE" w:date="2020-06-30T18:02:00Z"/>
              <w:lang w:val="en-US"/>
            </w:rPr>
          </w:rPrChange>
        </w:rPr>
        <w:pPrChange w:id="3486" w:author="UTENTE" w:date="2020-06-30T18:10:00Z">
          <w:pPr>
            <w:spacing w:line="240" w:lineRule="auto"/>
            <w:jc w:val="left"/>
          </w:pPr>
        </w:pPrChange>
      </w:pPr>
      <w:ins w:id="3487" w:author="UTENTE" w:date="2020-06-30T18:10:00Z">
        <w:r w:rsidRPr="006142F1">
          <w:rPr>
            <w:lang w:val="en-US"/>
            <w:rPrChange w:id="3488" w:author="UTENTE" w:date="2020-06-30T18:10:00Z">
              <w:rPr/>
            </w:rPrChange>
          </w:rPr>
          <w:t>n "Monster or not, I don't want to see someone get ripped apart in front of me!"</w:t>
        </w:r>
      </w:ins>
      <w:ins w:id="3489" w:author="UTENTE" w:date="2020-06-30T18:02:00Z">
        <w:r w:rsidR="001A4F58" w:rsidRPr="006142F1">
          <w:rPr>
            <w:lang w:val="en-US"/>
            <w:rPrChange w:id="3490" w:author="UTENTE" w:date="2020-06-30T18:10:00Z">
              <w:rPr>
                <w:lang w:val="en-US"/>
              </w:rPr>
            </w:rPrChange>
          </w:rPr>
          <w:br w:type="page"/>
        </w:r>
      </w:ins>
    </w:p>
    <w:p w14:paraId="174516CE" w14:textId="77777777" w:rsidR="006142F1" w:rsidRPr="00224F9A" w:rsidRDefault="006142F1" w:rsidP="006142F1">
      <w:pPr>
        <w:pStyle w:val="Paragrafoelenco"/>
        <w:numPr>
          <w:ilvl w:val="0"/>
          <w:numId w:val="9"/>
        </w:numPr>
        <w:spacing w:line="600" w:lineRule="auto"/>
        <w:ind w:left="360"/>
        <w:jc w:val="both"/>
        <w:rPr>
          <w:ins w:id="3491" w:author="UTENTE" w:date="2020-06-30T18:10:00Z"/>
          <w:lang w:val="it-IT"/>
        </w:rPr>
      </w:pPr>
      <w:ins w:id="3492" w:author="UTENTE" w:date="2020-06-30T18:10:00Z">
        <w:r w:rsidRPr="00224F9A">
          <w:rPr>
            <w:lang w:val="it-IT"/>
          </w:rPr>
          <w:lastRenderedPageBreak/>
          <w:t>n "Quando la mia mente torna ai canini appunti del tizio rosso…"</w:t>
        </w:r>
      </w:ins>
    </w:p>
    <w:p w14:paraId="50888B24" w14:textId="77777777" w:rsidR="006142F1" w:rsidRPr="00224F9A" w:rsidRDefault="006142F1" w:rsidP="006142F1">
      <w:pPr>
        <w:pStyle w:val="Paragrafoelenco"/>
        <w:numPr>
          <w:ilvl w:val="0"/>
          <w:numId w:val="9"/>
        </w:numPr>
        <w:spacing w:line="600" w:lineRule="auto"/>
        <w:ind w:left="360"/>
        <w:jc w:val="both"/>
        <w:rPr>
          <w:ins w:id="3493" w:author="UTENTE" w:date="2020-06-30T18:10:00Z"/>
          <w:lang w:val="it-IT"/>
        </w:rPr>
      </w:pPr>
      <w:ins w:id="3494" w:author="UTENTE" w:date="2020-06-30T18:10:00Z">
        <w:r w:rsidRPr="00224F9A">
          <w:rPr>
            <w:lang w:val="it-IT"/>
          </w:rPr>
          <w:t>extend "il mio stomaco si rigira e un brivido mi trapassa il corpo."</w:t>
        </w:r>
      </w:ins>
    </w:p>
    <w:p w14:paraId="214EC7A9" w14:textId="77777777" w:rsidR="006142F1" w:rsidRPr="00224F9A" w:rsidRDefault="006142F1" w:rsidP="006142F1">
      <w:pPr>
        <w:pStyle w:val="Paragrafoelenco"/>
        <w:numPr>
          <w:ilvl w:val="0"/>
          <w:numId w:val="9"/>
        </w:numPr>
        <w:spacing w:line="600" w:lineRule="auto"/>
        <w:ind w:left="360"/>
        <w:jc w:val="both"/>
        <w:rPr>
          <w:ins w:id="3495" w:author="UTENTE" w:date="2020-06-30T18:10:00Z"/>
          <w:lang w:val="it-IT"/>
        </w:rPr>
      </w:pPr>
      <w:ins w:id="3496" w:author="UTENTE" w:date="2020-06-30T18:10:00Z">
        <w:r w:rsidRPr="00224F9A">
          <w:rPr>
            <w:lang w:val="it-IT"/>
          </w:rPr>
          <w:t>u "\"Vieni qui, Dom! Non ti lascerò scappare stavolta!\"""</w:t>
        </w:r>
      </w:ins>
    </w:p>
    <w:p w14:paraId="664E613B" w14:textId="77777777" w:rsidR="006142F1" w:rsidRPr="00224F9A" w:rsidRDefault="006142F1" w:rsidP="006142F1">
      <w:pPr>
        <w:pStyle w:val="Paragrafoelenco"/>
        <w:numPr>
          <w:ilvl w:val="0"/>
          <w:numId w:val="9"/>
        </w:numPr>
        <w:spacing w:line="600" w:lineRule="auto"/>
        <w:ind w:left="360"/>
        <w:jc w:val="both"/>
        <w:rPr>
          <w:ins w:id="3497" w:author="UTENTE" w:date="2020-06-30T18:10:00Z"/>
          <w:lang w:val="it-IT"/>
        </w:rPr>
      </w:pPr>
      <w:ins w:id="3498" w:author="UTENTE" w:date="2020-06-30T18:10:00Z">
        <w:r w:rsidRPr="00224F9A">
          <w:rPr>
            <w:lang w:val="it-IT"/>
          </w:rPr>
          <w:t>n "Con un ululato minaccioso, l'uomo tatuato salta - {w} si dà una spinta sul muro e si lancia verso Dominic."</w:t>
        </w:r>
      </w:ins>
    </w:p>
    <w:p w14:paraId="67F4EF2B" w14:textId="77777777" w:rsidR="006142F1" w:rsidRPr="00224F9A" w:rsidRDefault="006142F1" w:rsidP="006142F1">
      <w:pPr>
        <w:pStyle w:val="Paragrafoelenco"/>
        <w:numPr>
          <w:ilvl w:val="0"/>
          <w:numId w:val="9"/>
        </w:numPr>
        <w:spacing w:line="600" w:lineRule="auto"/>
        <w:ind w:left="360"/>
        <w:jc w:val="both"/>
        <w:rPr>
          <w:ins w:id="3499" w:author="UTENTE" w:date="2020-06-30T18:10:00Z"/>
          <w:lang w:val="it-IT"/>
        </w:rPr>
      </w:pPr>
      <w:ins w:id="3500" w:author="UTENTE" w:date="2020-06-30T18:10:00Z">
        <w:r w:rsidRPr="00224F9A">
          <w:rPr>
            <w:lang w:val="it-IT"/>
          </w:rPr>
          <w:t>dp "\"Umpf…!\""</w:t>
        </w:r>
      </w:ins>
    </w:p>
    <w:p w14:paraId="3A88438D" w14:textId="77777777" w:rsidR="006142F1" w:rsidRPr="00224F9A" w:rsidRDefault="006142F1" w:rsidP="006142F1">
      <w:pPr>
        <w:pStyle w:val="Paragrafoelenco"/>
        <w:numPr>
          <w:ilvl w:val="0"/>
          <w:numId w:val="9"/>
        </w:numPr>
        <w:spacing w:line="600" w:lineRule="auto"/>
        <w:ind w:left="360"/>
        <w:jc w:val="both"/>
        <w:rPr>
          <w:ins w:id="3501" w:author="UTENTE" w:date="2020-06-30T18:10:00Z"/>
          <w:lang w:val="it-IT"/>
        </w:rPr>
      </w:pPr>
      <w:ins w:id="3502" w:author="UTENTE" w:date="2020-06-30T18:10:00Z">
        <w:r w:rsidRPr="00224F9A">
          <w:rPr>
            <w:lang w:val="it-IT"/>
          </w:rPr>
          <w:t>n "Questa volta non riesce a schivarlo in tempo, i loro corpi si scontrano e cadono a terra."</w:t>
        </w:r>
      </w:ins>
    </w:p>
    <w:p w14:paraId="18944687" w14:textId="77777777" w:rsidR="006142F1" w:rsidRPr="00224F9A" w:rsidRDefault="006142F1" w:rsidP="006142F1">
      <w:pPr>
        <w:pStyle w:val="Paragrafoelenco"/>
        <w:numPr>
          <w:ilvl w:val="0"/>
          <w:numId w:val="9"/>
        </w:numPr>
        <w:spacing w:line="600" w:lineRule="auto"/>
        <w:ind w:left="360"/>
        <w:jc w:val="both"/>
        <w:rPr>
          <w:ins w:id="3503" w:author="UTENTE" w:date="2020-06-30T18:10:00Z"/>
          <w:lang w:val="it-IT"/>
        </w:rPr>
      </w:pPr>
      <w:ins w:id="3504" w:author="UTENTE" w:date="2020-06-30T18:10:00Z">
        <w:r w:rsidRPr="00224F9A">
          <w:rPr>
            <w:lang w:val="it-IT"/>
          </w:rPr>
          <w:t>n "-Di questo passo, uno di loro finirà squartato."</w:t>
        </w:r>
      </w:ins>
    </w:p>
    <w:p w14:paraId="0B625567" w14:textId="77777777" w:rsidR="006142F1" w:rsidRPr="00224F9A" w:rsidRDefault="006142F1" w:rsidP="006142F1">
      <w:pPr>
        <w:pStyle w:val="Paragrafoelenco"/>
        <w:numPr>
          <w:ilvl w:val="0"/>
          <w:numId w:val="9"/>
        </w:numPr>
        <w:spacing w:line="600" w:lineRule="auto"/>
        <w:ind w:left="360"/>
        <w:jc w:val="both"/>
        <w:rPr>
          <w:ins w:id="3505" w:author="UTENTE" w:date="2020-06-30T18:10:00Z"/>
          <w:lang w:val="it-IT"/>
        </w:rPr>
      </w:pPr>
      <w:ins w:id="3506" w:author="UTENTE" w:date="2020-06-30T18:10:00Z">
        <w:r w:rsidRPr="00224F9A">
          <w:rPr>
            <w:lang w:val="it-IT"/>
          </w:rPr>
          <w:t>n "Se provo a fare qualcosa, potrebbero prendersela con me, ma posso stare qui e basta-?"</w:t>
        </w:r>
      </w:ins>
    </w:p>
    <w:p w14:paraId="56731846" w14:textId="77777777" w:rsidR="006142F1" w:rsidRPr="00224F9A" w:rsidRDefault="006142F1" w:rsidP="006142F1">
      <w:pPr>
        <w:pStyle w:val="Paragrafoelenco"/>
        <w:numPr>
          <w:ilvl w:val="0"/>
          <w:numId w:val="9"/>
        </w:numPr>
        <w:spacing w:line="600" w:lineRule="auto"/>
        <w:ind w:left="360"/>
        <w:jc w:val="both"/>
        <w:rPr>
          <w:ins w:id="3507" w:author="UTENTE" w:date="2020-06-30T18:10:00Z"/>
          <w:lang w:val="it-IT"/>
        </w:rPr>
      </w:pPr>
      <w:ins w:id="3508" w:author="UTENTE" w:date="2020-06-30T18:10:00Z">
        <w:r w:rsidRPr="00224F9A">
          <w:rPr>
            <w:lang w:val="it-IT"/>
          </w:rPr>
          <w:t>new "Assisti al combattimento"</w:t>
        </w:r>
      </w:ins>
    </w:p>
    <w:p w14:paraId="187716B0" w14:textId="77777777" w:rsidR="006142F1" w:rsidRPr="00224F9A" w:rsidRDefault="006142F1" w:rsidP="006142F1">
      <w:pPr>
        <w:pStyle w:val="Paragrafoelenco"/>
        <w:numPr>
          <w:ilvl w:val="0"/>
          <w:numId w:val="9"/>
        </w:numPr>
        <w:spacing w:line="600" w:lineRule="auto"/>
        <w:ind w:left="360"/>
        <w:jc w:val="both"/>
        <w:rPr>
          <w:ins w:id="3509" w:author="UTENTE" w:date="2020-06-30T18:10:00Z"/>
          <w:lang w:val="it-IT"/>
        </w:rPr>
      </w:pPr>
      <w:ins w:id="3510" w:author="UTENTE" w:date="2020-06-30T18:10:00Z">
        <w:r w:rsidRPr="00224F9A">
          <w:rPr>
            <w:lang w:val="it-IT"/>
          </w:rPr>
          <w:t>new "Cerca di fermarli"</w:t>
        </w:r>
      </w:ins>
    </w:p>
    <w:p w14:paraId="2BAE2EF0" w14:textId="77777777" w:rsidR="006142F1" w:rsidRPr="00224F9A" w:rsidRDefault="006142F1" w:rsidP="006142F1">
      <w:pPr>
        <w:pStyle w:val="Paragrafoelenco"/>
        <w:numPr>
          <w:ilvl w:val="0"/>
          <w:numId w:val="9"/>
        </w:numPr>
        <w:spacing w:line="600" w:lineRule="auto"/>
        <w:ind w:left="360"/>
        <w:jc w:val="both"/>
        <w:rPr>
          <w:ins w:id="3511" w:author="UTENTE" w:date="2020-06-30T18:10:00Z"/>
          <w:lang w:val="it-IT"/>
        </w:rPr>
      </w:pPr>
      <w:ins w:id="3512" w:author="UTENTE" w:date="2020-06-30T18:10:00Z">
        <w:r w:rsidRPr="00224F9A">
          <w:rPr>
            <w:lang w:val="it-IT"/>
          </w:rPr>
          <w:t>n "…No, non dovrei direi niente."</w:t>
        </w:r>
      </w:ins>
    </w:p>
    <w:p w14:paraId="544B6E39" w14:textId="77777777" w:rsidR="006142F1" w:rsidRPr="00224F9A" w:rsidRDefault="006142F1" w:rsidP="006142F1">
      <w:pPr>
        <w:pStyle w:val="Paragrafoelenco"/>
        <w:numPr>
          <w:ilvl w:val="0"/>
          <w:numId w:val="9"/>
        </w:numPr>
        <w:spacing w:line="600" w:lineRule="auto"/>
        <w:ind w:left="360"/>
        <w:jc w:val="both"/>
        <w:rPr>
          <w:ins w:id="3513" w:author="UTENTE" w:date="2020-06-30T18:10:00Z"/>
          <w:lang w:val="it-IT"/>
        </w:rPr>
      </w:pPr>
      <w:ins w:id="3514" w:author="UTENTE" w:date="2020-06-30T18:10:00Z">
        <w:r w:rsidRPr="00224F9A">
          <w:rPr>
            <w:lang w:val="it-IT"/>
          </w:rPr>
          <w:t>n "Questi tizi sono chiaramente dei mostri, quindi se mi metto in mezzo adesso, sarò semplicemente fatto a pezzi."</w:t>
        </w:r>
      </w:ins>
    </w:p>
    <w:p w14:paraId="6CD07405" w14:textId="77777777" w:rsidR="006142F1" w:rsidRPr="00224F9A" w:rsidRDefault="006142F1" w:rsidP="006142F1">
      <w:pPr>
        <w:pStyle w:val="Paragrafoelenco"/>
        <w:numPr>
          <w:ilvl w:val="0"/>
          <w:numId w:val="9"/>
        </w:numPr>
        <w:spacing w:line="600" w:lineRule="auto"/>
        <w:ind w:left="360"/>
        <w:jc w:val="both"/>
        <w:rPr>
          <w:ins w:id="3515" w:author="UTENTE" w:date="2020-06-30T18:10:00Z"/>
          <w:lang w:val="it-IT"/>
        </w:rPr>
      </w:pPr>
      <w:ins w:id="3516" w:author="UTENTE" w:date="2020-06-30T18:10:00Z">
        <w:r w:rsidRPr="00224F9A">
          <w:rPr>
            <w:lang w:val="it-IT"/>
          </w:rPr>
          <w:t>n "E poi… il loro scontro è stranamente affascinante da osservare, anche se ogni colpo è potenzialmente fatale."</w:t>
        </w:r>
      </w:ins>
    </w:p>
    <w:p w14:paraId="13FFD290" w14:textId="77777777" w:rsidR="006142F1" w:rsidRPr="00224F9A" w:rsidRDefault="006142F1" w:rsidP="006142F1">
      <w:pPr>
        <w:pStyle w:val="Paragrafoelenco"/>
        <w:numPr>
          <w:ilvl w:val="0"/>
          <w:numId w:val="9"/>
        </w:numPr>
        <w:spacing w:line="600" w:lineRule="auto"/>
        <w:ind w:left="360"/>
        <w:jc w:val="both"/>
        <w:rPr>
          <w:ins w:id="3517" w:author="UTENTE" w:date="2020-06-30T18:10:00Z"/>
          <w:lang w:val="it-IT"/>
        </w:rPr>
      </w:pPr>
      <w:ins w:id="3518" w:author="UTENTE" w:date="2020-06-30T18:10:00Z">
        <w:r w:rsidRPr="00224F9A">
          <w:rPr>
            <w:lang w:val="it-IT"/>
          </w:rPr>
          <w:t>n "…Devo dire qualcosa."</w:t>
        </w:r>
      </w:ins>
    </w:p>
    <w:p w14:paraId="571A98D8" w14:textId="2C876C3C" w:rsidR="001A4F58" w:rsidRPr="006142F1" w:rsidRDefault="006142F1" w:rsidP="006142F1">
      <w:pPr>
        <w:pStyle w:val="Paragrafoelenco"/>
        <w:numPr>
          <w:ilvl w:val="0"/>
          <w:numId w:val="9"/>
        </w:numPr>
        <w:ind w:hanging="720"/>
        <w:rPr>
          <w:ins w:id="3519" w:author="UTENTE" w:date="2020-06-30T18:02:00Z"/>
          <w:rPrChange w:id="3520" w:author="UTENTE" w:date="2020-06-30T18:10:00Z">
            <w:rPr>
              <w:ins w:id="3521" w:author="UTENTE" w:date="2020-06-30T18:02:00Z"/>
              <w:lang w:val="en-US"/>
            </w:rPr>
          </w:rPrChange>
        </w:rPr>
        <w:pPrChange w:id="3522" w:author="UTENTE" w:date="2020-06-30T18:11:00Z">
          <w:pPr>
            <w:spacing w:line="240" w:lineRule="auto"/>
            <w:jc w:val="left"/>
          </w:pPr>
        </w:pPrChange>
      </w:pPr>
      <w:ins w:id="3523" w:author="UTENTE" w:date="2020-06-30T18:10:00Z">
        <w:r w:rsidRPr="00224F9A">
          <w:t>n "Mostro o no, non voglio vedere qualcuno fatto a pezzi davanti ai miei occhi!"</w:t>
        </w:r>
      </w:ins>
      <w:ins w:id="3524" w:author="UTENTE" w:date="2020-06-30T18:02:00Z">
        <w:r w:rsidR="001A4F58" w:rsidRPr="006142F1">
          <w:rPr>
            <w:rPrChange w:id="3525" w:author="UTENTE" w:date="2020-06-30T18:10:00Z">
              <w:rPr>
                <w:lang w:val="en-US"/>
              </w:rPr>
            </w:rPrChange>
          </w:rPr>
          <w:br w:type="page"/>
        </w:r>
      </w:ins>
    </w:p>
    <w:p w14:paraId="24F6C9E7" w14:textId="77777777" w:rsidR="006142F1" w:rsidRPr="002A1B9A" w:rsidRDefault="006142F1" w:rsidP="006142F1">
      <w:pPr>
        <w:pStyle w:val="Paragrafoelenco"/>
        <w:numPr>
          <w:ilvl w:val="0"/>
          <w:numId w:val="8"/>
        </w:numPr>
        <w:spacing w:line="600" w:lineRule="auto"/>
        <w:ind w:left="720"/>
        <w:rPr>
          <w:ins w:id="3526" w:author="UTENTE" w:date="2020-06-30T18:11:00Z"/>
          <w:lang w:val="en-US"/>
        </w:rPr>
      </w:pPr>
      <w:ins w:id="3527" w:author="UTENTE" w:date="2020-06-30T18:11:00Z">
        <w:r w:rsidRPr="002A1B9A">
          <w:rPr>
            <w:lang w:val="en-US"/>
          </w:rPr>
          <w:lastRenderedPageBreak/>
          <w:t>mcp "\"Dominic! Stop!\""</w:t>
        </w:r>
      </w:ins>
    </w:p>
    <w:p w14:paraId="2AAC647B" w14:textId="77777777" w:rsidR="006142F1" w:rsidRPr="002A1B9A" w:rsidRDefault="006142F1" w:rsidP="006142F1">
      <w:pPr>
        <w:pStyle w:val="Paragrafoelenco"/>
        <w:numPr>
          <w:ilvl w:val="0"/>
          <w:numId w:val="8"/>
        </w:numPr>
        <w:spacing w:line="600" w:lineRule="auto"/>
        <w:ind w:left="720"/>
        <w:rPr>
          <w:ins w:id="3528" w:author="UTENTE" w:date="2020-06-30T18:11:00Z"/>
          <w:lang w:val="en-US"/>
        </w:rPr>
      </w:pPr>
      <w:ins w:id="3529" w:author="UTENTE" w:date="2020-06-30T18:11:00Z">
        <w:r w:rsidRPr="002A1B9A">
          <w:rPr>
            <w:lang w:val="en-US"/>
          </w:rPr>
          <w:t>mcp "\"Just throw him off and run!\""</w:t>
        </w:r>
      </w:ins>
    </w:p>
    <w:p w14:paraId="32979A0D" w14:textId="77777777" w:rsidR="006142F1" w:rsidRPr="002A1B9A" w:rsidRDefault="006142F1" w:rsidP="006142F1">
      <w:pPr>
        <w:pStyle w:val="Paragrafoelenco"/>
        <w:numPr>
          <w:ilvl w:val="0"/>
          <w:numId w:val="8"/>
        </w:numPr>
        <w:spacing w:line="600" w:lineRule="auto"/>
        <w:ind w:left="720"/>
        <w:rPr>
          <w:ins w:id="3530" w:author="UTENTE" w:date="2020-06-30T18:11:00Z"/>
          <w:lang w:val="en-US"/>
        </w:rPr>
      </w:pPr>
      <w:ins w:id="3531" w:author="UTENTE" w:date="2020-06-30T18:11:00Z">
        <w:r w:rsidRPr="002A1B9A">
          <w:rPr>
            <w:lang w:val="en-US"/>
          </w:rPr>
          <w:t>dp "\"…!\""</w:t>
        </w:r>
      </w:ins>
    </w:p>
    <w:p w14:paraId="7CFDB69E" w14:textId="77777777" w:rsidR="006142F1" w:rsidRPr="002A1B9A" w:rsidRDefault="006142F1" w:rsidP="006142F1">
      <w:pPr>
        <w:pStyle w:val="Paragrafoelenco"/>
        <w:numPr>
          <w:ilvl w:val="0"/>
          <w:numId w:val="8"/>
        </w:numPr>
        <w:spacing w:line="600" w:lineRule="auto"/>
        <w:ind w:left="720"/>
        <w:rPr>
          <w:ins w:id="3532" w:author="UTENTE" w:date="2020-06-30T18:11:00Z"/>
          <w:lang w:val="en-US"/>
        </w:rPr>
      </w:pPr>
      <w:ins w:id="3533" w:author="UTENTE" w:date="2020-06-30T18:11:00Z">
        <w:r w:rsidRPr="002A1B9A">
          <w:rPr>
            <w:lang w:val="en-US"/>
          </w:rPr>
          <w:t>n "Dominic seems to hear my words, but he keeps struggling with the violent redhead, who's clawing at him with everything he's got."</w:t>
        </w:r>
      </w:ins>
    </w:p>
    <w:p w14:paraId="2C53B9B2" w14:textId="77777777" w:rsidR="006142F1" w:rsidRPr="002A1B9A" w:rsidRDefault="006142F1" w:rsidP="006142F1">
      <w:pPr>
        <w:pStyle w:val="Paragrafoelenco"/>
        <w:numPr>
          <w:ilvl w:val="0"/>
          <w:numId w:val="8"/>
        </w:numPr>
        <w:spacing w:line="600" w:lineRule="auto"/>
        <w:ind w:left="720"/>
        <w:rPr>
          <w:ins w:id="3534" w:author="UTENTE" w:date="2020-06-30T18:11:00Z"/>
          <w:lang w:val="en-US"/>
        </w:rPr>
      </w:pPr>
      <w:ins w:id="3535" w:author="UTENTE" w:date="2020-06-30T18:11:00Z">
        <w:r w:rsidRPr="002A1B9A">
          <w:rPr>
            <w:lang w:val="en-US"/>
          </w:rPr>
          <w:t>n "Biting my lip, I watch the two men tussle frantically, their grunts filling the air, until –"</w:t>
        </w:r>
      </w:ins>
    </w:p>
    <w:p w14:paraId="2307A387" w14:textId="77777777" w:rsidR="006142F1" w:rsidRPr="002A1B9A" w:rsidRDefault="006142F1" w:rsidP="006142F1">
      <w:pPr>
        <w:pStyle w:val="Paragrafoelenco"/>
        <w:numPr>
          <w:ilvl w:val="0"/>
          <w:numId w:val="8"/>
        </w:numPr>
        <w:spacing w:line="600" w:lineRule="auto"/>
        <w:ind w:left="720"/>
        <w:rPr>
          <w:ins w:id="3536" w:author="UTENTE" w:date="2020-06-30T18:11:00Z"/>
          <w:lang w:val="en-US"/>
        </w:rPr>
      </w:pPr>
      <w:ins w:id="3537" w:author="UTENTE" w:date="2020-06-30T18:11:00Z">
        <w:r w:rsidRPr="002A1B9A">
          <w:rPr>
            <w:lang w:val="en-US"/>
          </w:rPr>
          <w:t>u "\"…Whoa, what's going on here?\""</w:t>
        </w:r>
      </w:ins>
    </w:p>
    <w:p w14:paraId="77193EEB" w14:textId="77777777" w:rsidR="006142F1" w:rsidRPr="002A1B9A" w:rsidRDefault="006142F1" w:rsidP="006142F1">
      <w:pPr>
        <w:pStyle w:val="Paragrafoelenco"/>
        <w:numPr>
          <w:ilvl w:val="0"/>
          <w:numId w:val="8"/>
        </w:numPr>
        <w:spacing w:line="600" w:lineRule="auto"/>
        <w:ind w:left="720"/>
        <w:rPr>
          <w:ins w:id="3538" w:author="UTENTE" w:date="2020-06-30T18:11:00Z"/>
          <w:lang w:val="en-US"/>
        </w:rPr>
      </w:pPr>
      <w:ins w:id="3539" w:author="UTENTE" w:date="2020-06-30T18:11:00Z">
        <w:r w:rsidRPr="002A1B9A">
          <w:rPr>
            <w:lang w:val="en-US"/>
          </w:rPr>
          <w:t>u "\"Gentlemen, can you put things on hold for a moment?\""</w:t>
        </w:r>
      </w:ins>
    </w:p>
    <w:p w14:paraId="1E8FA526" w14:textId="77777777" w:rsidR="006142F1" w:rsidRPr="002A1B9A" w:rsidRDefault="006142F1" w:rsidP="006142F1">
      <w:pPr>
        <w:pStyle w:val="Paragrafoelenco"/>
        <w:numPr>
          <w:ilvl w:val="0"/>
          <w:numId w:val="8"/>
        </w:numPr>
        <w:spacing w:line="600" w:lineRule="auto"/>
        <w:ind w:left="720"/>
        <w:rPr>
          <w:ins w:id="3540" w:author="UTENTE" w:date="2020-06-30T18:11:00Z"/>
          <w:lang w:val="en-US"/>
        </w:rPr>
      </w:pPr>
      <w:ins w:id="3541" w:author="UTENTE" w:date="2020-06-30T18:11:00Z">
        <w:r w:rsidRPr="002A1B9A">
          <w:rPr>
            <w:lang w:val="en-US"/>
          </w:rPr>
          <w:t>dp "\"…\""</w:t>
        </w:r>
      </w:ins>
    </w:p>
    <w:p w14:paraId="07BF6C50" w14:textId="77777777" w:rsidR="006142F1" w:rsidRPr="002A1B9A" w:rsidRDefault="006142F1" w:rsidP="006142F1">
      <w:pPr>
        <w:pStyle w:val="Paragrafoelenco"/>
        <w:numPr>
          <w:ilvl w:val="0"/>
          <w:numId w:val="8"/>
        </w:numPr>
        <w:spacing w:line="600" w:lineRule="auto"/>
        <w:ind w:left="720"/>
        <w:rPr>
          <w:ins w:id="3542" w:author="UTENTE" w:date="2020-06-30T18:11:00Z"/>
          <w:lang w:val="en-US"/>
        </w:rPr>
      </w:pPr>
      <w:ins w:id="3543" w:author="UTENTE" w:date="2020-06-30T18:11:00Z">
        <w:r w:rsidRPr="002A1B9A">
          <w:rPr>
            <w:lang w:val="en-US"/>
          </w:rPr>
          <w:t>urp "\"…\""</w:t>
        </w:r>
      </w:ins>
    </w:p>
    <w:p w14:paraId="55AAF3CE" w14:textId="77777777" w:rsidR="006142F1" w:rsidRPr="002A1B9A" w:rsidRDefault="006142F1" w:rsidP="006142F1">
      <w:pPr>
        <w:pStyle w:val="Paragrafoelenco"/>
        <w:numPr>
          <w:ilvl w:val="0"/>
          <w:numId w:val="8"/>
        </w:numPr>
        <w:spacing w:line="600" w:lineRule="auto"/>
        <w:ind w:left="720"/>
        <w:rPr>
          <w:ins w:id="3544" w:author="UTENTE" w:date="2020-06-30T18:11:00Z"/>
          <w:lang w:val="en-US"/>
        </w:rPr>
      </w:pPr>
      <w:ins w:id="3545" w:author="UTENTE" w:date="2020-06-30T18:11:00Z">
        <w:r w:rsidRPr="002A1B9A">
          <w:rPr>
            <w:lang w:val="en-US"/>
          </w:rPr>
          <w:t>n "And at that instant, the fighting stops completely."</w:t>
        </w:r>
      </w:ins>
    </w:p>
    <w:p w14:paraId="1A580F43" w14:textId="77777777" w:rsidR="006142F1" w:rsidRPr="002A1B9A" w:rsidRDefault="006142F1" w:rsidP="006142F1">
      <w:pPr>
        <w:pStyle w:val="Paragrafoelenco"/>
        <w:numPr>
          <w:ilvl w:val="0"/>
          <w:numId w:val="8"/>
        </w:numPr>
        <w:spacing w:line="600" w:lineRule="auto"/>
        <w:ind w:left="720"/>
        <w:rPr>
          <w:ins w:id="3546" w:author="UTENTE" w:date="2020-06-30T18:11:00Z"/>
          <w:lang w:val="en-US"/>
        </w:rPr>
      </w:pPr>
      <w:ins w:id="3547" w:author="UTENTE" w:date="2020-06-30T18:11:00Z">
        <w:r w:rsidRPr="002A1B9A">
          <w:rPr>
            <w:lang w:val="en-US"/>
          </w:rPr>
          <w:t>n "A tall figure approaches us from the alley's entrance, his face flashing into view under the streetlamp."</w:t>
        </w:r>
      </w:ins>
    </w:p>
    <w:p w14:paraId="3F4E469F" w14:textId="77777777" w:rsidR="006142F1" w:rsidRPr="002A1B9A" w:rsidRDefault="006142F1" w:rsidP="006142F1">
      <w:pPr>
        <w:pStyle w:val="Paragrafoelenco"/>
        <w:numPr>
          <w:ilvl w:val="0"/>
          <w:numId w:val="8"/>
        </w:numPr>
        <w:spacing w:line="600" w:lineRule="auto"/>
        <w:ind w:left="720"/>
        <w:rPr>
          <w:ins w:id="3548" w:author="UTENTE" w:date="2020-06-30T18:11:00Z"/>
          <w:lang w:val="en-US"/>
        </w:rPr>
      </w:pPr>
      <w:ins w:id="3549" w:author="UTENTE" w:date="2020-06-30T18:11:00Z">
        <w:r w:rsidRPr="002A1B9A">
          <w:rPr>
            <w:lang w:val="en-US"/>
          </w:rPr>
          <w:t>mcp "\"Isaac…?\""</w:t>
        </w:r>
      </w:ins>
    </w:p>
    <w:p w14:paraId="38F80DF7" w14:textId="77777777" w:rsidR="006142F1" w:rsidRPr="002A1B9A" w:rsidRDefault="006142F1" w:rsidP="006142F1">
      <w:pPr>
        <w:pStyle w:val="Paragrafoelenco"/>
        <w:numPr>
          <w:ilvl w:val="0"/>
          <w:numId w:val="8"/>
        </w:numPr>
        <w:spacing w:line="600" w:lineRule="auto"/>
        <w:ind w:left="720"/>
        <w:rPr>
          <w:ins w:id="3550" w:author="UTENTE" w:date="2020-06-30T18:11:00Z"/>
          <w:lang w:val="en-US"/>
        </w:rPr>
      </w:pPr>
      <w:ins w:id="3551" w:author="UTENTE" w:date="2020-06-30T18:11:00Z">
        <w:r w:rsidRPr="002A1B9A">
          <w:rPr>
            <w:lang w:val="en-US"/>
          </w:rPr>
          <w:t>i "\"…\""</w:t>
        </w:r>
      </w:ins>
    </w:p>
    <w:p w14:paraId="1F3C8C28" w14:textId="77777777" w:rsidR="006142F1" w:rsidRPr="002A1B9A" w:rsidRDefault="006142F1" w:rsidP="006142F1">
      <w:pPr>
        <w:pStyle w:val="Paragrafoelenco"/>
        <w:numPr>
          <w:ilvl w:val="0"/>
          <w:numId w:val="8"/>
        </w:numPr>
        <w:spacing w:line="600" w:lineRule="auto"/>
        <w:ind w:left="720"/>
        <w:rPr>
          <w:ins w:id="3552" w:author="UTENTE" w:date="2020-06-30T18:11:00Z"/>
          <w:lang w:val="en-US"/>
        </w:rPr>
      </w:pPr>
      <w:ins w:id="3553" w:author="UTENTE" w:date="2020-06-30T18:11:00Z">
        <w:r w:rsidRPr="002A1B9A">
          <w:rPr>
            <w:lang w:val="en-US"/>
          </w:rPr>
          <w:t>n "After frowning at Dominic and the tattooed man, Isaac turns towards me, his eyebrows shooting upwards."</w:t>
        </w:r>
      </w:ins>
    </w:p>
    <w:p w14:paraId="70D9A2AF" w14:textId="77777777" w:rsidR="006142F1" w:rsidRPr="002A1B9A" w:rsidRDefault="006142F1" w:rsidP="006142F1">
      <w:pPr>
        <w:pStyle w:val="Paragrafoelenco"/>
        <w:numPr>
          <w:ilvl w:val="0"/>
          <w:numId w:val="8"/>
        </w:numPr>
        <w:spacing w:line="600" w:lineRule="auto"/>
        <w:ind w:left="720"/>
        <w:rPr>
          <w:ins w:id="3554" w:author="UTENTE" w:date="2020-06-30T18:11:00Z"/>
          <w:lang w:val="en-US"/>
        </w:rPr>
      </w:pPr>
      <w:ins w:id="3555" w:author="UTENTE" w:date="2020-06-30T18:11:00Z">
        <w:r w:rsidRPr="002A1B9A">
          <w:rPr>
            <w:lang w:val="en-US"/>
          </w:rPr>
          <w:t>i "\"Oh, you came after all!\""</w:t>
        </w:r>
        <w:r w:rsidRPr="002A1B9A">
          <w:rPr>
            <w:lang w:val="en-US"/>
          </w:rPr>
          <w:br w:type="page"/>
        </w:r>
      </w:ins>
    </w:p>
    <w:p w14:paraId="1DE3A35D" w14:textId="77777777" w:rsidR="006142F1" w:rsidRPr="00224F9A" w:rsidRDefault="006142F1" w:rsidP="006142F1">
      <w:pPr>
        <w:pStyle w:val="Paragrafoelenco"/>
        <w:numPr>
          <w:ilvl w:val="0"/>
          <w:numId w:val="9"/>
        </w:numPr>
        <w:spacing w:line="600" w:lineRule="auto"/>
        <w:ind w:left="360"/>
        <w:jc w:val="both"/>
        <w:rPr>
          <w:ins w:id="3556" w:author="UTENTE" w:date="2020-06-30T18:11:00Z"/>
          <w:lang w:val="it-IT"/>
        </w:rPr>
      </w:pPr>
      <w:ins w:id="3557" w:author="UTENTE" w:date="2020-06-30T18:11:00Z">
        <w:r w:rsidRPr="00224F9A">
          <w:rPr>
            <w:lang w:val="it-IT"/>
          </w:rPr>
          <w:lastRenderedPageBreak/>
          <w:t>mcp "\"Dominic! Fermati!\""</w:t>
        </w:r>
      </w:ins>
    </w:p>
    <w:p w14:paraId="40FEF622" w14:textId="77777777" w:rsidR="006142F1" w:rsidRPr="00224F9A" w:rsidRDefault="006142F1" w:rsidP="006142F1">
      <w:pPr>
        <w:pStyle w:val="Paragrafoelenco"/>
        <w:numPr>
          <w:ilvl w:val="0"/>
          <w:numId w:val="9"/>
        </w:numPr>
        <w:spacing w:line="600" w:lineRule="auto"/>
        <w:ind w:left="360"/>
        <w:jc w:val="both"/>
        <w:rPr>
          <w:ins w:id="3558" w:author="UTENTE" w:date="2020-06-30T18:11:00Z"/>
          <w:lang w:val="it-IT"/>
        </w:rPr>
      </w:pPr>
      <w:ins w:id="3559" w:author="UTENTE" w:date="2020-06-30T18:11:00Z">
        <w:r w:rsidRPr="00224F9A">
          <w:rPr>
            <w:lang w:val="it-IT"/>
          </w:rPr>
          <w:t>mcp "\"Spingilo via e scappa!\""</w:t>
        </w:r>
      </w:ins>
    </w:p>
    <w:p w14:paraId="10355DE8" w14:textId="77777777" w:rsidR="006142F1" w:rsidRPr="00224F9A" w:rsidRDefault="006142F1" w:rsidP="006142F1">
      <w:pPr>
        <w:pStyle w:val="Paragrafoelenco"/>
        <w:numPr>
          <w:ilvl w:val="0"/>
          <w:numId w:val="9"/>
        </w:numPr>
        <w:spacing w:line="600" w:lineRule="auto"/>
        <w:ind w:left="360"/>
        <w:jc w:val="both"/>
        <w:rPr>
          <w:ins w:id="3560" w:author="UTENTE" w:date="2020-06-30T18:11:00Z"/>
          <w:lang w:val="it-IT"/>
        </w:rPr>
      </w:pPr>
      <w:ins w:id="3561" w:author="UTENTE" w:date="2020-06-30T18:11:00Z">
        <w:r w:rsidRPr="00224F9A">
          <w:rPr>
            <w:lang w:val="it-IT"/>
          </w:rPr>
          <w:t>dp "\"…!\""</w:t>
        </w:r>
      </w:ins>
    </w:p>
    <w:p w14:paraId="6A6041CE" w14:textId="77777777" w:rsidR="006142F1" w:rsidRPr="00224F9A" w:rsidRDefault="006142F1" w:rsidP="006142F1">
      <w:pPr>
        <w:pStyle w:val="Paragrafoelenco"/>
        <w:numPr>
          <w:ilvl w:val="0"/>
          <w:numId w:val="9"/>
        </w:numPr>
        <w:spacing w:line="600" w:lineRule="auto"/>
        <w:ind w:left="360"/>
        <w:jc w:val="both"/>
        <w:rPr>
          <w:ins w:id="3562" w:author="UTENTE" w:date="2020-06-30T18:11:00Z"/>
          <w:lang w:val="it-IT"/>
        </w:rPr>
      </w:pPr>
      <w:ins w:id="3563" w:author="UTENTE" w:date="2020-06-30T18:11:00Z">
        <w:r w:rsidRPr="00224F9A">
          <w:rPr>
            <w:lang w:val="it-IT"/>
          </w:rPr>
          <w:t>n "Dominic sembra aver sentito le mie parole, ma continua a combattere con il violento tizio rosso, che lo sta attaccando con tutte le sue forze."</w:t>
        </w:r>
      </w:ins>
    </w:p>
    <w:p w14:paraId="09C96257" w14:textId="77777777" w:rsidR="006142F1" w:rsidRPr="00224F9A" w:rsidRDefault="006142F1" w:rsidP="006142F1">
      <w:pPr>
        <w:pStyle w:val="Paragrafoelenco"/>
        <w:numPr>
          <w:ilvl w:val="0"/>
          <w:numId w:val="9"/>
        </w:numPr>
        <w:spacing w:line="600" w:lineRule="auto"/>
        <w:ind w:left="360"/>
        <w:jc w:val="both"/>
        <w:rPr>
          <w:ins w:id="3564" w:author="UTENTE" w:date="2020-06-30T18:11:00Z"/>
          <w:lang w:val="it-IT"/>
        </w:rPr>
      </w:pPr>
      <w:ins w:id="3565" w:author="UTENTE" w:date="2020-06-30T18:11:00Z">
        <w:r w:rsidRPr="00224F9A">
          <w:rPr>
            <w:lang w:val="it-IT"/>
          </w:rPr>
          <w:t>n "Mordendomi il labbro, li guardo picchiarsi freneticamente, i loro grugniti riempiono l'aria, finché a un certo punto -"</w:t>
        </w:r>
      </w:ins>
    </w:p>
    <w:p w14:paraId="0DCE69AB" w14:textId="77777777" w:rsidR="006142F1" w:rsidRPr="00224F9A" w:rsidRDefault="006142F1" w:rsidP="006142F1">
      <w:pPr>
        <w:pStyle w:val="Paragrafoelenco"/>
        <w:numPr>
          <w:ilvl w:val="0"/>
          <w:numId w:val="9"/>
        </w:numPr>
        <w:spacing w:line="600" w:lineRule="auto"/>
        <w:ind w:left="360"/>
        <w:jc w:val="both"/>
        <w:rPr>
          <w:ins w:id="3566" w:author="UTENTE" w:date="2020-06-30T18:11:00Z"/>
          <w:lang w:val="it-IT"/>
        </w:rPr>
      </w:pPr>
      <w:ins w:id="3567" w:author="UTENTE" w:date="2020-06-30T18:11:00Z">
        <w:r w:rsidRPr="00224F9A">
          <w:rPr>
            <w:lang w:val="it-IT"/>
          </w:rPr>
          <w:t>u "\"…Ehi, che sta succedendo qui?\""</w:t>
        </w:r>
      </w:ins>
    </w:p>
    <w:p w14:paraId="42B8723A" w14:textId="77777777" w:rsidR="006142F1" w:rsidRPr="00224F9A" w:rsidRDefault="006142F1" w:rsidP="006142F1">
      <w:pPr>
        <w:pStyle w:val="Paragrafoelenco"/>
        <w:numPr>
          <w:ilvl w:val="0"/>
          <w:numId w:val="9"/>
        </w:numPr>
        <w:spacing w:line="600" w:lineRule="auto"/>
        <w:ind w:left="360"/>
        <w:jc w:val="both"/>
        <w:rPr>
          <w:ins w:id="3568" w:author="UTENTE" w:date="2020-06-30T18:11:00Z"/>
          <w:lang w:val="it-IT"/>
        </w:rPr>
      </w:pPr>
      <w:ins w:id="3569" w:author="UTENTE" w:date="2020-06-30T18:11:00Z">
        <w:r w:rsidRPr="00224F9A">
          <w:rPr>
            <w:lang w:val="it-IT"/>
          </w:rPr>
          <w:t>u "\"Signori, potete mettere la cosa in pausa un momento?\""</w:t>
        </w:r>
      </w:ins>
    </w:p>
    <w:p w14:paraId="3903023F" w14:textId="77777777" w:rsidR="006142F1" w:rsidRPr="00224F9A" w:rsidRDefault="006142F1" w:rsidP="006142F1">
      <w:pPr>
        <w:pStyle w:val="Paragrafoelenco"/>
        <w:numPr>
          <w:ilvl w:val="0"/>
          <w:numId w:val="9"/>
        </w:numPr>
        <w:spacing w:line="600" w:lineRule="auto"/>
        <w:ind w:left="360"/>
        <w:jc w:val="both"/>
        <w:rPr>
          <w:ins w:id="3570" w:author="UTENTE" w:date="2020-06-30T18:11:00Z"/>
          <w:lang w:val="it-IT"/>
        </w:rPr>
      </w:pPr>
      <w:ins w:id="3571" w:author="UTENTE" w:date="2020-06-30T18:11:00Z">
        <w:r w:rsidRPr="00224F9A">
          <w:rPr>
            <w:lang w:val="it-IT"/>
          </w:rPr>
          <w:t>dp "\"…\""</w:t>
        </w:r>
      </w:ins>
    </w:p>
    <w:p w14:paraId="437A094C" w14:textId="77777777" w:rsidR="006142F1" w:rsidRPr="00224F9A" w:rsidRDefault="006142F1" w:rsidP="006142F1">
      <w:pPr>
        <w:pStyle w:val="Paragrafoelenco"/>
        <w:numPr>
          <w:ilvl w:val="0"/>
          <w:numId w:val="9"/>
        </w:numPr>
        <w:spacing w:line="600" w:lineRule="auto"/>
        <w:ind w:left="360"/>
        <w:jc w:val="both"/>
        <w:rPr>
          <w:ins w:id="3572" w:author="UTENTE" w:date="2020-06-30T18:11:00Z"/>
          <w:lang w:val="it-IT"/>
        </w:rPr>
      </w:pPr>
      <w:ins w:id="3573" w:author="UTENTE" w:date="2020-06-30T18:11:00Z">
        <w:r w:rsidRPr="00224F9A">
          <w:rPr>
            <w:lang w:val="it-IT"/>
          </w:rPr>
          <w:t>urp "\"…\""</w:t>
        </w:r>
      </w:ins>
    </w:p>
    <w:p w14:paraId="3BC37D5B" w14:textId="77777777" w:rsidR="006142F1" w:rsidRPr="00224F9A" w:rsidRDefault="006142F1" w:rsidP="006142F1">
      <w:pPr>
        <w:pStyle w:val="Paragrafoelenco"/>
        <w:numPr>
          <w:ilvl w:val="0"/>
          <w:numId w:val="9"/>
        </w:numPr>
        <w:spacing w:line="600" w:lineRule="auto"/>
        <w:ind w:left="360"/>
        <w:jc w:val="both"/>
        <w:rPr>
          <w:ins w:id="3574" w:author="UTENTE" w:date="2020-06-30T18:11:00Z"/>
          <w:lang w:val="it-IT"/>
        </w:rPr>
      </w:pPr>
      <w:ins w:id="3575" w:author="UTENTE" w:date="2020-06-30T18:11:00Z">
        <w:r w:rsidRPr="00224F9A">
          <w:rPr>
            <w:lang w:val="it-IT"/>
          </w:rPr>
          <w:t>n "In quell'istante, lo scontro si ferma completamente.”</w:t>
        </w:r>
      </w:ins>
    </w:p>
    <w:p w14:paraId="55ACD03E" w14:textId="77777777" w:rsidR="006142F1" w:rsidRPr="00224F9A" w:rsidRDefault="006142F1" w:rsidP="006142F1">
      <w:pPr>
        <w:pStyle w:val="Paragrafoelenco"/>
        <w:numPr>
          <w:ilvl w:val="0"/>
          <w:numId w:val="9"/>
        </w:numPr>
        <w:spacing w:line="600" w:lineRule="auto"/>
        <w:ind w:left="360"/>
        <w:jc w:val="both"/>
        <w:rPr>
          <w:ins w:id="3576" w:author="UTENTE" w:date="2020-06-30T18:11:00Z"/>
          <w:lang w:val="it-IT"/>
        </w:rPr>
      </w:pPr>
      <w:ins w:id="3577" w:author="UTENTE" w:date="2020-06-30T18:11:00Z">
        <w:r w:rsidRPr="00224F9A">
          <w:rPr>
            <w:lang w:val="it-IT"/>
          </w:rPr>
          <w:t>n "Una sagoma alta si avvicina dall'entrata del vicolo, la sua faccia compare all'improvviso, illuminata dalla luce del lampione."</w:t>
        </w:r>
      </w:ins>
    </w:p>
    <w:p w14:paraId="61BDBF9A" w14:textId="77777777" w:rsidR="006142F1" w:rsidRPr="00224F9A" w:rsidRDefault="006142F1" w:rsidP="006142F1">
      <w:pPr>
        <w:pStyle w:val="Paragrafoelenco"/>
        <w:numPr>
          <w:ilvl w:val="0"/>
          <w:numId w:val="9"/>
        </w:numPr>
        <w:spacing w:line="600" w:lineRule="auto"/>
        <w:ind w:left="360"/>
        <w:jc w:val="both"/>
        <w:rPr>
          <w:ins w:id="3578" w:author="UTENTE" w:date="2020-06-30T18:11:00Z"/>
          <w:lang w:val="it-IT"/>
        </w:rPr>
      </w:pPr>
      <w:ins w:id="3579" w:author="UTENTE" w:date="2020-06-30T18:11:00Z">
        <w:r w:rsidRPr="00224F9A">
          <w:rPr>
            <w:lang w:val="it-IT"/>
          </w:rPr>
          <w:t>mcp "\"Isaac…?\""</w:t>
        </w:r>
      </w:ins>
    </w:p>
    <w:p w14:paraId="476C520F" w14:textId="77777777" w:rsidR="006142F1" w:rsidRPr="00224F9A" w:rsidRDefault="006142F1" w:rsidP="006142F1">
      <w:pPr>
        <w:pStyle w:val="Paragrafoelenco"/>
        <w:numPr>
          <w:ilvl w:val="0"/>
          <w:numId w:val="9"/>
        </w:numPr>
        <w:spacing w:line="600" w:lineRule="auto"/>
        <w:ind w:left="360"/>
        <w:jc w:val="both"/>
        <w:rPr>
          <w:ins w:id="3580" w:author="UTENTE" w:date="2020-06-30T18:11:00Z"/>
          <w:lang w:val="it-IT"/>
        </w:rPr>
      </w:pPr>
      <w:ins w:id="3581" w:author="UTENTE" w:date="2020-06-30T18:11:00Z">
        <w:r w:rsidRPr="00224F9A">
          <w:rPr>
            <w:lang w:val="it-IT"/>
          </w:rPr>
          <w:t>i "\"…\""</w:t>
        </w:r>
      </w:ins>
    </w:p>
    <w:p w14:paraId="2194DE7F" w14:textId="77777777" w:rsidR="006142F1" w:rsidRPr="00224F9A" w:rsidRDefault="006142F1" w:rsidP="006142F1">
      <w:pPr>
        <w:pStyle w:val="Paragrafoelenco"/>
        <w:numPr>
          <w:ilvl w:val="0"/>
          <w:numId w:val="9"/>
        </w:numPr>
        <w:spacing w:line="600" w:lineRule="auto"/>
        <w:ind w:left="360"/>
        <w:jc w:val="both"/>
        <w:rPr>
          <w:ins w:id="3582" w:author="UTENTE" w:date="2020-06-30T18:11:00Z"/>
          <w:lang w:val="it-IT"/>
        </w:rPr>
      </w:pPr>
      <w:ins w:id="3583" w:author="UTENTE" w:date="2020-06-30T18:11:00Z">
        <w:r w:rsidRPr="00224F9A">
          <w:rPr>
            <w:lang w:val="it-IT"/>
          </w:rPr>
          <w:t>n "Dopo aver fulminato con lo sguardo Dominic e il tipo tatuato, Isaac si gira verso di me, le sue sopracciglia scattano verso l'alto per la sorpresa."</w:t>
        </w:r>
      </w:ins>
    </w:p>
    <w:p w14:paraId="21FA5553" w14:textId="4A916F11" w:rsidR="001A4F58" w:rsidRPr="006142F1" w:rsidRDefault="006142F1" w:rsidP="006142F1">
      <w:pPr>
        <w:pStyle w:val="Paragrafoelenco"/>
        <w:numPr>
          <w:ilvl w:val="0"/>
          <w:numId w:val="9"/>
        </w:numPr>
        <w:ind w:hanging="720"/>
        <w:rPr>
          <w:ins w:id="3584" w:author="UTENTE" w:date="2020-06-30T18:02:00Z"/>
          <w:rPrChange w:id="3585" w:author="UTENTE" w:date="2020-06-30T18:11:00Z">
            <w:rPr>
              <w:ins w:id="3586" w:author="UTENTE" w:date="2020-06-30T18:02:00Z"/>
              <w:lang w:val="en-US"/>
            </w:rPr>
          </w:rPrChange>
        </w:rPr>
        <w:pPrChange w:id="3587" w:author="UTENTE" w:date="2020-06-30T18:11:00Z">
          <w:pPr>
            <w:spacing w:line="240" w:lineRule="auto"/>
            <w:jc w:val="left"/>
          </w:pPr>
        </w:pPrChange>
      </w:pPr>
      <w:ins w:id="3588" w:author="UTENTE" w:date="2020-06-30T18:11:00Z">
        <w:r w:rsidRPr="00224F9A">
          <w:t>i "\"Oh, sei venuto alla fine!\""</w:t>
        </w:r>
      </w:ins>
      <w:ins w:id="3589" w:author="UTENTE" w:date="2020-06-30T18:02:00Z">
        <w:r w:rsidR="001A4F58" w:rsidRPr="006142F1">
          <w:rPr>
            <w:rPrChange w:id="3590" w:author="UTENTE" w:date="2020-06-30T18:11:00Z">
              <w:rPr>
                <w:lang w:val="en-US"/>
              </w:rPr>
            </w:rPrChange>
          </w:rPr>
          <w:br w:type="page"/>
        </w:r>
      </w:ins>
    </w:p>
    <w:p w14:paraId="76697211" w14:textId="77777777" w:rsidR="006142F1" w:rsidRPr="002A1B9A" w:rsidRDefault="006142F1" w:rsidP="006142F1">
      <w:pPr>
        <w:pStyle w:val="Paragrafoelenco"/>
        <w:numPr>
          <w:ilvl w:val="0"/>
          <w:numId w:val="8"/>
        </w:numPr>
        <w:spacing w:line="600" w:lineRule="auto"/>
        <w:ind w:left="720"/>
        <w:rPr>
          <w:ins w:id="3591" w:author="UTENTE" w:date="2020-06-30T18:12:00Z"/>
          <w:lang w:val="en-US"/>
        </w:rPr>
      </w:pPr>
      <w:ins w:id="3592" w:author="UTENTE" w:date="2020-06-30T18:12:00Z">
        <w:r w:rsidRPr="002A1B9A">
          <w:rPr>
            <w:lang w:val="en-US"/>
          </w:rPr>
          <w:lastRenderedPageBreak/>
          <w:t>i "\"Sorry you had to see these two at their worst – but I {i}did{/i} promise Dom would be here, didn't I?\""</w:t>
        </w:r>
      </w:ins>
    </w:p>
    <w:p w14:paraId="464A006B" w14:textId="77777777" w:rsidR="006142F1" w:rsidRPr="002A1B9A" w:rsidRDefault="006142F1" w:rsidP="006142F1">
      <w:pPr>
        <w:pStyle w:val="Paragrafoelenco"/>
        <w:numPr>
          <w:ilvl w:val="0"/>
          <w:numId w:val="8"/>
        </w:numPr>
        <w:spacing w:line="600" w:lineRule="auto"/>
        <w:ind w:left="720"/>
        <w:rPr>
          <w:ins w:id="3593" w:author="UTENTE" w:date="2020-06-30T18:12:00Z"/>
          <w:lang w:val="en-US"/>
        </w:rPr>
      </w:pPr>
      <w:ins w:id="3594" w:author="UTENTE" w:date="2020-06-30T18:12:00Z">
        <w:r w:rsidRPr="002A1B9A">
          <w:rPr>
            <w:lang w:val="en-US"/>
          </w:rPr>
          <w:t>mcp "\"…\""</w:t>
        </w:r>
      </w:ins>
    </w:p>
    <w:p w14:paraId="1FFEE7A8" w14:textId="77777777" w:rsidR="006142F1" w:rsidRPr="002A1B9A" w:rsidRDefault="006142F1" w:rsidP="006142F1">
      <w:pPr>
        <w:pStyle w:val="Paragrafoelenco"/>
        <w:numPr>
          <w:ilvl w:val="0"/>
          <w:numId w:val="8"/>
        </w:numPr>
        <w:spacing w:line="600" w:lineRule="auto"/>
        <w:ind w:left="720"/>
        <w:rPr>
          <w:ins w:id="3595" w:author="UTENTE" w:date="2020-06-30T18:12:00Z"/>
          <w:lang w:val="en-US"/>
        </w:rPr>
      </w:pPr>
      <w:ins w:id="3596" w:author="UTENTE" w:date="2020-06-30T18:12:00Z">
        <w:r w:rsidRPr="002A1B9A">
          <w:rPr>
            <w:lang w:val="en-US"/>
          </w:rPr>
          <w:t>n "–So that's who Isaac was referring to?"</w:t>
        </w:r>
      </w:ins>
    </w:p>
    <w:p w14:paraId="1109E942" w14:textId="77777777" w:rsidR="006142F1" w:rsidRPr="002A1B9A" w:rsidRDefault="006142F1" w:rsidP="006142F1">
      <w:pPr>
        <w:pStyle w:val="Paragrafoelenco"/>
        <w:numPr>
          <w:ilvl w:val="0"/>
          <w:numId w:val="8"/>
        </w:numPr>
        <w:spacing w:line="600" w:lineRule="auto"/>
        <w:ind w:left="720"/>
        <w:rPr>
          <w:ins w:id="3597" w:author="UTENTE" w:date="2020-06-30T18:12:00Z"/>
          <w:lang w:val="en-US"/>
        </w:rPr>
      </w:pPr>
      <w:ins w:id="3598" w:author="UTENTE" w:date="2020-06-30T18:12:00Z">
        <w:r w:rsidRPr="002A1B9A">
          <w:rPr>
            <w:lang w:val="en-US"/>
          </w:rPr>
          <w:t>n "How the hell did he know that I had met Dominic? {w}Wasn't that just a few hours before I saw Isaac?"</w:t>
        </w:r>
      </w:ins>
    </w:p>
    <w:p w14:paraId="4446388E" w14:textId="77777777" w:rsidR="006142F1" w:rsidRPr="002A1B9A" w:rsidRDefault="006142F1" w:rsidP="006142F1">
      <w:pPr>
        <w:pStyle w:val="Paragrafoelenco"/>
        <w:numPr>
          <w:ilvl w:val="0"/>
          <w:numId w:val="8"/>
        </w:numPr>
        <w:spacing w:line="600" w:lineRule="auto"/>
        <w:ind w:left="720"/>
        <w:rPr>
          <w:ins w:id="3599" w:author="UTENTE" w:date="2020-06-30T18:12:00Z"/>
          <w:lang w:val="en-US"/>
        </w:rPr>
      </w:pPr>
      <w:ins w:id="3600" w:author="UTENTE" w:date="2020-06-30T18:12:00Z">
        <w:r w:rsidRPr="002A1B9A">
          <w:rPr>
            <w:lang w:val="en-US"/>
          </w:rPr>
          <w:t>n "He never came into the diner, either… so someone must have told him."</w:t>
        </w:r>
      </w:ins>
    </w:p>
    <w:p w14:paraId="54F48689" w14:textId="77777777" w:rsidR="006142F1" w:rsidRPr="002A1B9A" w:rsidRDefault="006142F1" w:rsidP="006142F1">
      <w:pPr>
        <w:pStyle w:val="Paragrafoelenco"/>
        <w:numPr>
          <w:ilvl w:val="0"/>
          <w:numId w:val="8"/>
        </w:numPr>
        <w:spacing w:line="600" w:lineRule="auto"/>
        <w:ind w:left="720"/>
        <w:rPr>
          <w:ins w:id="3601" w:author="UTENTE" w:date="2020-06-30T18:12:00Z"/>
          <w:lang w:val="en-US"/>
        </w:rPr>
      </w:pPr>
      <w:ins w:id="3602" w:author="UTENTE" w:date="2020-06-30T18:12:00Z">
        <w:r w:rsidRPr="002A1B9A">
          <w:rPr>
            <w:lang w:val="en-US"/>
          </w:rPr>
          <w:t>u "\"Fuck off, Isaac! You're not gonna stop me from tearing this shithead a new – ngh!\""</w:t>
        </w:r>
      </w:ins>
    </w:p>
    <w:p w14:paraId="43DA25A3" w14:textId="77777777" w:rsidR="006142F1" w:rsidRPr="002A1B9A" w:rsidRDefault="006142F1" w:rsidP="006142F1">
      <w:pPr>
        <w:pStyle w:val="Paragrafoelenco"/>
        <w:numPr>
          <w:ilvl w:val="0"/>
          <w:numId w:val="8"/>
        </w:numPr>
        <w:spacing w:line="600" w:lineRule="auto"/>
        <w:ind w:left="720"/>
        <w:rPr>
          <w:ins w:id="3603" w:author="UTENTE" w:date="2020-06-30T18:12:00Z"/>
          <w:lang w:val="en-US"/>
        </w:rPr>
      </w:pPr>
      <w:ins w:id="3604" w:author="UTENTE" w:date="2020-06-30T18:12:00Z">
        <w:r w:rsidRPr="002A1B9A">
          <w:rPr>
            <w:lang w:val="en-US"/>
          </w:rPr>
          <w:t>n "Before the redhead can finish his sentence, Dominic suddenly throws him off with a grunt."</w:t>
        </w:r>
      </w:ins>
    </w:p>
    <w:p w14:paraId="22E2BF53" w14:textId="77777777" w:rsidR="006142F1" w:rsidRPr="002A1B9A" w:rsidRDefault="006142F1" w:rsidP="006142F1">
      <w:pPr>
        <w:pStyle w:val="Paragrafoelenco"/>
        <w:numPr>
          <w:ilvl w:val="0"/>
          <w:numId w:val="8"/>
        </w:numPr>
        <w:spacing w:line="600" w:lineRule="auto"/>
        <w:ind w:left="720"/>
        <w:rPr>
          <w:ins w:id="3605" w:author="UTENTE" w:date="2020-06-30T18:12:00Z"/>
          <w:lang w:val="en-US"/>
        </w:rPr>
      </w:pPr>
      <w:ins w:id="3606" w:author="UTENTE" w:date="2020-06-30T18:12:00Z">
        <w:r w:rsidRPr="002A1B9A">
          <w:rPr>
            <w:lang w:val="en-US"/>
          </w:rPr>
          <w:t>n "He slams against the ground a few feet away, letting out a pained wheeze."</w:t>
        </w:r>
      </w:ins>
    </w:p>
    <w:p w14:paraId="6FD29636" w14:textId="77777777" w:rsidR="006142F1" w:rsidRPr="002A1B9A" w:rsidRDefault="006142F1" w:rsidP="006142F1">
      <w:pPr>
        <w:pStyle w:val="Paragrafoelenco"/>
        <w:numPr>
          <w:ilvl w:val="0"/>
          <w:numId w:val="8"/>
        </w:numPr>
        <w:spacing w:line="600" w:lineRule="auto"/>
        <w:ind w:left="720"/>
        <w:rPr>
          <w:ins w:id="3607" w:author="UTENTE" w:date="2020-06-30T18:12:00Z"/>
          <w:lang w:val="en-US"/>
        </w:rPr>
      </w:pPr>
      <w:ins w:id="3608" w:author="UTENTE" w:date="2020-06-30T18:12:00Z">
        <w:r w:rsidRPr="002A1B9A">
          <w:rPr>
            <w:lang w:val="en-US"/>
          </w:rPr>
          <w:t>n "Chuckling, Isaac pushes up his glasses, looking completely unfazed."</w:t>
        </w:r>
      </w:ins>
    </w:p>
    <w:p w14:paraId="7CD98542" w14:textId="77777777" w:rsidR="006142F1" w:rsidRPr="002A1B9A" w:rsidRDefault="006142F1" w:rsidP="006142F1">
      <w:pPr>
        <w:pStyle w:val="Paragrafoelenco"/>
        <w:numPr>
          <w:ilvl w:val="0"/>
          <w:numId w:val="8"/>
        </w:numPr>
        <w:spacing w:line="600" w:lineRule="auto"/>
        <w:ind w:left="720"/>
        <w:rPr>
          <w:ins w:id="3609" w:author="UTENTE" w:date="2020-06-30T18:12:00Z"/>
          <w:lang w:val="en-US"/>
        </w:rPr>
      </w:pPr>
      <w:ins w:id="3610" w:author="UTENTE" w:date="2020-06-30T18:12:00Z">
        <w:r w:rsidRPr="002A1B9A">
          <w:rPr>
            <w:lang w:val="en-US"/>
          </w:rPr>
          <w:t>i "\"Really, Rex, you need to learn when to hold back. You're going to embarrass even your Helgen brothers.\""</w:t>
        </w:r>
      </w:ins>
    </w:p>
    <w:p w14:paraId="3FDA27B1" w14:textId="77777777" w:rsidR="006142F1" w:rsidRPr="002A1B9A" w:rsidRDefault="006142F1" w:rsidP="006142F1">
      <w:pPr>
        <w:pStyle w:val="Paragrafoelenco"/>
        <w:numPr>
          <w:ilvl w:val="0"/>
          <w:numId w:val="8"/>
        </w:numPr>
        <w:spacing w:line="600" w:lineRule="auto"/>
        <w:ind w:left="720"/>
        <w:rPr>
          <w:ins w:id="3611" w:author="UTENTE" w:date="2020-06-30T18:12:00Z"/>
          <w:lang w:val="en-US"/>
        </w:rPr>
      </w:pPr>
      <w:ins w:id="3612" w:author="UTENTE" w:date="2020-06-30T18:12:00Z">
        <w:r w:rsidRPr="002A1B9A">
          <w:rPr>
            <w:lang w:val="en-US"/>
          </w:rPr>
          <w:t>r "\"…\""</w:t>
        </w:r>
      </w:ins>
    </w:p>
    <w:p w14:paraId="2F318EBD" w14:textId="77777777" w:rsidR="006142F1" w:rsidRPr="002A1B9A" w:rsidRDefault="006142F1" w:rsidP="006142F1">
      <w:pPr>
        <w:pStyle w:val="Paragrafoelenco"/>
        <w:numPr>
          <w:ilvl w:val="0"/>
          <w:numId w:val="8"/>
        </w:numPr>
        <w:spacing w:line="600" w:lineRule="auto"/>
        <w:ind w:left="720"/>
        <w:rPr>
          <w:ins w:id="3613" w:author="UTENTE" w:date="2020-06-30T18:12:00Z"/>
          <w:lang w:val="en-US"/>
        </w:rPr>
      </w:pPr>
      <w:ins w:id="3614" w:author="UTENTE" w:date="2020-06-30T18:12:00Z">
        <w:r w:rsidRPr="002A1B9A">
          <w:rPr>
            <w:lang w:val="en-US"/>
          </w:rPr>
          <w:t>n "As if Isaac just flipped a switch, the leather jacketed man seems to lose all of his bloodlust."</w:t>
        </w:r>
      </w:ins>
    </w:p>
    <w:p w14:paraId="1B3DAF8B" w14:textId="77777777" w:rsidR="006142F1" w:rsidRPr="002A1B9A" w:rsidRDefault="006142F1" w:rsidP="006142F1">
      <w:pPr>
        <w:pStyle w:val="Paragrafoelenco"/>
        <w:numPr>
          <w:ilvl w:val="0"/>
          <w:numId w:val="8"/>
        </w:numPr>
        <w:spacing w:line="600" w:lineRule="auto"/>
        <w:ind w:left="720"/>
        <w:rPr>
          <w:ins w:id="3615" w:author="UTENTE" w:date="2020-06-30T18:12:00Z"/>
          <w:lang w:val="en-US"/>
        </w:rPr>
      </w:pPr>
      <w:ins w:id="3616" w:author="UTENTE" w:date="2020-06-30T18:12:00Z">
        <w:r w:rsidRPr="002A1B9A">
          <w:rPr>
            <w:lang w:val="en-US"/>
          </w:rPr>
          <w:t>n "Instead, he groans and rolls his eyes, looking like a kid who just got his favorite toy taken away."</w:t>
        </w:r>
        <w:r w:rsidRPr="002A1B9A">
          <w:rPr>
            <w:lang w:val="en-US"/>
          </w:rPr>
          <w:br w:type="page"/>
        </w:r>
      </w:ins>
    </w:p>
    <w:p w14:paraId="352D895C" w14:textId="77777777" w:rsidR="006142F1" w:rsidRPr="00224F9A" w:rsidRDefault="006142F1" w:rsidP="006142F1">
      <w:pPr>
        <w:pStyle w:val="Paragrafoelenco"/>
        <w:numPr>
          <w:ilvl w:val="0"/>
          <w:numId w:val="9"/>
        </w:numPr>
        <w:spacing w:line="600" w:lineRule="auto"/>
        <w:ind w:left="360"/>
        <w:jc w:val="both"/>
        <w:rPr>
          <w:ins w:id="3617" w:author="UTENTE" w:date="2020-06-30T18:12:00Z"/>
          <w:lang w:val="it-IT"/>
        </w:rPr>
      </w:pPr>
      <w:ins w:id="3618" w:author="UTENTE" w:date="2020-06-30T18:12:00Z">
        <w:r w:rsidRPr="00224F9A">
          <w:rPr>
            <w:lang w:val="it-IT"/>
          </w:rPr>
          <w:lastRenderedPageBreak/>
          <w:t>i "\"Mi dispiace tu abbia dovuto vedere questi due al loro peggio, ma ti avevo {i}promesso{/i} che Dom ci sarebbe stato, giusto?\""</w:t>
        </w:r>
      </w:ins>
    </w:p>
    <w:p w14:paraId="2EFB4DD0" w14:textId="77777777" w:rsidR="006142F1" w:rsidRPr="00224F9A" w:rsidRDefault="006142F1" w:rsidP="006142F1">
      <w:pPr>
        <w:pStyle w:val="Paragrafoelenco"/>
        <w:numPr>
          <w:ilvl w:val="0"/>
          <w:numId w:val="9"/>
        </w:numPr>
        <w:spacing w:line="600" w:lineRule="auto"/>
        <w:ind w:left="360"/>
        <w:jc w:val="both"/>
        <w:rPr>
          <w:ins w:id="3619" w:author="UTENTE" w:date="2020-06-30T18:12:00Z"/>
          <w:lang w:val="it-IT"/>
        </w:rPr>
      </w:pPr>
      <w:ins w:id="3620" w:author="UTENTE" w:date="2020-06-30T18:12:00Z">
        <w:r w:rsidRPr="00224F9A">
          <w:rPr>
            <w:lang w:val="it-IT"/>
          </w:rPr>
          <w:t>mcp "\"…\""</w:t>
        </w:r>
      </w:ins>
    </w:p>
    <w:p w14:paraId="79E4F1A9" w14:textId="77777777" w:rsidR="006142F1" w:rsidRPr="00224F9A" w:rsidRDefault="006142F1" w:rsidP="006142F1">
      <w:pPr>
        <w:pStyle w:val="Paragrafoelenco"/>
        <w:numPr>
          <w:ilvl w:val="0"/>
          <w:numId w:val="9"/>
        </w:numPr>
        <w:spacing w:line="600" w:lineRule="auto"/>
        <w:ind w:left="360"/>
        <w:jc w:val="both"/>
        <w:rPr>
          <w:ins w:id="3621" w:author="UTENTE" w:date="2020-06-30T18:12:00Z"/>
          <w:lang w:val="it-IT"/>
        </w:rPr>
      </w:pPr>
      <w:ins w:id="3622" w:author="UTENTE" w:date="2020-06-30T18:12:00Z">
        <w:r w:rsidRPr="00224F9A">
          <w:rPr>
            <w:lang w:val="it-IT"/>
          </w:rPr>
          <w:t>n "-Oh, quindi è a lui che si riferiva Isaac?"</w:t>
        </w:r>
      </w:ins>
    </w:p>
    <w:p w14:paraId="5F17DD13" w14:textId="77777777" w:rsidR="006142F1" w:rsidRPr="00224F9A" w:rsidRDefault="006142F1" w:rsidP="006142F1">
      <w:pPr>
        <w:pStyle w:val="Paragrafoelenco"/>
        <w:numPr>
          <w:ilvl w:val="0"/>
          <w:numId w:val="9"/>
        </w:numPr>
        <w:spacing w:line="600" w:lineRule="auto"/>
        <w:ind w:left="360"/>
        <w:jc w:val="both"/>
        <w:rPr>
          <w:ins w:id="3623" w:author="UTENTE" w:date="2020-06-30T18:12:00Z"/>
          <w:lang w:val="it-IT"/>
        </w:rPr>
      </w:pPr>
      <w:ins w:id="3624" w:author="UTENTE" w:date="2020-06-30T18:12:00Z">
        <w:r w:rsidRPr="00224F9A">
          <w:rPr>
            <w:lang w:val="it-IT"/>
          </w:rPr>
          <w:t>n "Come cazzo faceva a sapere che avevo conosciuto Dominic? {w}Non è successo solo qualche ora prima di vedere Isaac?"</w:t>
        </w:r>
      </w:ins>
    </w:p>
    <w:p w14:paraId="31890555" w14:textId="77777777" w:rsidR="006142F1" w:rsidRPr="00224F9A" w:rsidRDefault="006142F1" w:rsidP="006142F1">
      <w:pPr>
        <w:pStyle w:val="Paragrafoelenco"/>
        <w:numPr>
          <w:ilvl w:val="0"/>
          <w:numId w:val="9"/>
        </w:numPr>
        <w:spacing w:line="600" w:lineRule="auto"/>
        <w:ind w:left="360"/>
        <w:jc w:val="both"/>
        <w:rPr>
          <w:ins w:id="3625" w:author="UTENTE" w:date="2020-06-30T18:12:00Z"/>
          <w:lang w:val="it-IT"/>
        </w:rPr>
      </w:pPr>
      <w:ins w:id="3626" w:author="UTENTE" w:date="2020-06-30T18:12:00Z">
        <w:r w:rsidRPr="00224F9A">
          <w:rPr>
            <w:lang w:val="it-IT"/>
          </w:rPr>
          <w:t>n "Non è nemmeno mai entrato nel locale… qualcuno deve averglielo detto."</w:t>
        </w:r>
      </w:ins>
    </w:p>
    <w:p w14:paraId="709E6924" w14:textId="77777777" w:rsidR="006142F1" w:rsidRPr="00224F9A" w:rsidRDefault="006142F1" w:rsidP="006142F1">
      <w:pPr>
        <w:pStyle w:val="Paragrafoelenco"/>
        <w:numPr>
          <w:ilvl w:val="0"/>
          <w:numId w:val="9"/>
        </w:numPr>
        <w:spacing w:line="600" w:lineRule="auto"/>
        <w:ind w:left="360"/>
        <w:jc w:val="both"/>
        <w:rPr>
          <w:ins w:id="3627" w:author="UTENTE" w:date="2020-06-30T18:12:00Z"/>
          <w:lang w:val="it-IT"/>
        </w:rPr>
      </w:pPr>
      <w:ins w:id="3628" w:author="UTENTE" w:date="2020-06-30T18:12:00Z">
        <w:r w:rsidRPr="00224F9A">
          <w:rPr>
            <w:lang w:val="it-IT"/>
          </w:rPr>
          <w:t>u "\"Fottiti, Isaac! Non mi impedirai di fare a pezzi questo pezzo di – ouch!\""</w:t>
        </w:r>
      </w:ins>
    </w:p>
    <w:p w14:paraId="08346D10" w14:textId="77777777" w:rsidR="006142F1" w:rsidRPr="00224F9A" w:rsidRDefault="006142F1" w:rsidP="006142F1">
      <w:pPr>
        <w:pStyle w:val="Paragrafoelenco"/>
        <w:numPr>
          <w:ilvl w:val="0"/>
          <w:numId w:val="9"/>
        </w:numPr>
        <w:spacing w:line="600" w:lineRule="auto"/>
        <w:ind w:left="360"/>
        <w:jc w:val="both"/>
        <w:rPr>
          <w:ins w:id="3629" w:author="UTENTE" w:date="2020-06-30T18:12:00Z"/>
          <w:lang w:val="it-IT"/>
        </w:rPr>
      </w:pPr>
      <w:ins w:id="3630" w:author="UTENTE" w:date="2020-06-30T18:12:00Z">
        <w:r w:rsidRPr="00224F9A">
          <w:rPr>
            <w:lang w:val="it-IT"/>
          </w:rPr>
          <w:t>n "Prima che il tipo dai capelli rossi potesse finire la frase, Dominic lo spinge via con grugnito."</w:t>
        </w:r>
      </w:ins>
    </w:p>
    <w:p w14:paraId="5E48B057" w14:textId="77777777" w:rsidR="006142F1" w:rsidRPr="00224F9A" w:rsidRDefault="006142F1" w:rsidP="006142F1">
      <w:pPr>
        <w:pStyle w:val="Paragrafoelenco"/>
        <w:numPr>
          <w:ilvl w:val="0"/>
          <w:numId w:val="9"/>
        </w:numPr>
        <w:spacing w:line="600" w:lineRule="auto"/>
        <w:ind w:left="360"/>
        <w:jc w:val="both"/>
        <w:rPr>
          <w:ins w:id="3631" w:author="UTENTE" w:date="2020-06-30T18:12:00Z"/>
          <w:lang w:val="it-IT"/>
        </w:rPr>
      </w:pPr>
      <w:ins w:id="3632" w:author="UTENTE" w:date="2020-06-30T18:12:00Z">
        <w:r w:rsidRPr="00224F9A">
          <w:rPr>
            <w:lang w:val="it-IT"/>
          </w:rPr>
          <w:t>n "Si schianta al suolo qualche metro più lontano, emettendo un rantolo di dolore."</w:t>
        </w:r>
      </w:ins>
    </w:p>
    <w:p w14:paraId="25A1D5EB" w14:textId="77777777" w:rsidR="006142F1" w:rsidRPr="00224F9A" w:rsidRDefault="006142F1" w:rsidP="006142F1">
      <w:pPr>
        <w:pStyle w:val="Paragrafoelenco"/>
        <w:numPr>
          <w:ilvl w:val="0"/>
          <w:numId w:val="9"/>
        </w:numPr>
        <w:spacing w:line="600" w:lineRule="auto"/>
        <w:ind w:left="360"/>
        <w:jc w:val="both"/>
        <w:rPr>
          <w:ins w:id="3633" w:author="UTENTE" w:date="2020-06-30T18:12:00Z"/>
          <w:lang w:val="it-IT"/>
        </w:rPr>
      </w:pPr>
      <w:ins w:id="3634" w:author="UTENTE" w:date="2020-06-30T18:12:00Z">
        <w:r w:rsidRPr="00224F9A">
          <w:rPr>
            <w:lang w:val="it-IT"/>
          </w:rPr>
          <w:t>n "Ridacchiando, Isaac si tira su gli occhiali, senza mostrare un minimo di preoccupazione."</w:t>
        </w:r>
      </w:ins>
    </w:p>
    <w:p w14:paraId="4C9869D1" w14:textId="77777777" w:rsidR="006142F1" w:rsidRPr="00224F9A" w:rsidRDefault="006142F1" w:rsidP="006142F1">
      <w:pPr>
        <w:pStyle w:val="Paragrafoelenco"/>
        <w:numPr>
          <w:ilvl w:val="0"/>
          <w:numId w:val="9"/>
        </w:numPr>
        <w:spacing w:line="600" w:lineRule="auto"/>
        <w:ind w:left="360"/>
        <w:jc w:val="both"/>
        <w:rPr>
          <w:ins w:id="3635" w:author="UTENTE" w:date="2020-06-30T18:12:00Z"/>
          <w:lang w:val="it-IT"/>
        </w:rPr>
      </w:pPr>
      <w:ins w:id="3636" w:author="UTENTE" w:date="2020-06-30T18:12:00Z">
        <w:r w:rsidRPr="00224F9A">
          <w:rPr>
            <w:lang w:val="it-IT"/>
          </w:rPr>
          <w:t>i "\"Davvero, Rex, dovresti imparare a darti una calmata quando serve. Metterai in imbarazzo tutti i tuoi fratelli Helgen.\""</w:t>
        </w:r>
      </w:ins>
    </w:p>
    <w:p w14:paraId="0E2061C7" w14:textId="77777777" w:rsidR="006142F1" w:rsidRPr="00224F9A" w:rsidRDefault="006142F1" w:rsidP="006142F1">
      <w:pPr>
        <w:pStyle w:val="Paragrafoelenco"/>
        <w:numPr>
          <w:ilvl w:val="0"/>
          <w:numId w:val="9"/>
        </w:numPr>
        <w:spacing w:line="600" w:lineRule="auto"/>
        <w:ind w:left="360"/>
        <w:jc w:val="both"/>
        <w:rPr>
          <w:ins w:id="3637" w:author="UTENTE" w:date="2020-06-30T18:12:00Z"/>
          <w:lang w:val="it-IT"/>
        </w:rPr>
      </w:pPr>
      <w:ins w:id="3638" w:author="UTENTE" w:date="2020-06-30T18:12:00Z">
        <w:r w:rsidRPr="00224F9A">
          <w:rPr>
            <w:lang w:val="it-IT"/>
          </w:rPr>
          <w:t>r "\"…\""</w:t>
        </w:r>
      </w:ins>
    </w:p>
    <w:p w14:paraId="0B53C386" w14:textId="77777777" w:rsidR="006142F1" w:rsidRPr="00224F9A" w:rsidRDefault="006142F1" w:rsidP="006142F1">
      <w:pPr>
        <w:pStyle w:val="Paragrafoelenco"/>
        <w:numPr>
          <w:ilvl w:val="0"/>
          <w:numId w:val="9"/>
        </w:numPr>
        <w:spacing w:line="600" w:lineRule="auto"/>
        <w:ind w:left="360"/>
        <w:jc w:val="both"/>
        <w:rPr>
          <w:ins w:id="3639" w:author="UTENTE" w:date="2020-06-30T18:12:00Z"/>
          <w:lang w:val="it-IT"/>
        </w:rPr>
      </w:pPr>
      <w:ins w:id="3640" w:author="UTENTE" w:date="2020-06-30T18:12:00Z">
        <w:r w:rsidRPr="00224F9A">
          <w:rPr>
            <w:lang w:val="it-IT"/>
          </w:rPr>
          <w:t>n "A queste parole, l'uomo con la giacca in pelle sembra perdere tutta la sua sete di sangue, come se Isaac avesse spento un interruttore."</w:t>
        </w:r>
      </w:ins>
    </w:p>
    <w:p w14:paraId="27808FF2" w14:textId="77777777" w:rsidR="006142F1" w:rsidRPr="00224F9A" w:rsidRDefault="006142F1" w:rsidP="006142F1">
      <w:pPr>
        <w:pStyle w:val="Paragrafoelenco"/>
        <w:numPr>
          <w:ilvl w:val="0"/>
          <w:numId w:val="9"/>
        </w:numPr>
        <w:spacing w:line="600" w:lineRule="auto"/>
        <w:ind w:left="360"/>
        <w:jc w:val="both"/>
        <w:rPr>
          <w:ins w:id="3641" w:author="UTENTE" w:date="2020-06-30T18:12:00Z"/>
          <w:lang w:val="it-IT"/>
        </w:rPr>
      </w:pPr>
      <w:ins w:id="3642" w:author="UTENTE" w:date="2020-06-30T18:12:00Z">
        <w:r w:rsidRPr="00224F9A">
          <w:rPr>
            <w:lang w:val="it-IT"/>
          </w:rPr>
          <w:t>n "Il ragazzo piagnucola e alza gli occhi al cielo; sembra un bambino a cui hanno appena tolto il suo giocattolo preferito."</w:t>
        </w:r>
        <w:r w:rsidRPr="00224F9A">
          <w:rPr>
            <w:lang w:val="it-IT"/>
          </w:rPr>
          <w:br w:type="page"/>
        </w:r>
      </w:ins>
    </w:p>
    <w:p w14:paraId="40AA77AA" w14:textId="77777777" w:rsidR="006142F1" w:rsidRPr="002A1B9A" w:rsidRDefault="006142F1" w:rsidP="006142F1">
      <w:pPr>
        <w:pStyle w:val="Paragrafoelenco"/>
        <w:numPr>
          <w:ilvl w:val="0"/>
          <w:numId w:val="8"/>
        </w:numPr>
        <w:spacing w:line="600" w:lineRule="auto"/>
        <w:ind w:left="720"/>
        <w:rPr>
          <w:ins w:id="3643" w:author="UTENTE" w:date="2020-06-30T18:13:00Z"/>
          <w:lang w:val="en-US"/>
        </w:rPr>
      </w:pPr>
      <w:ins w:id="3644" w:author="UTENTE" w:date="2020-06-30T18:13:00Z">
        <w:r w:rsidRPr="002A1B9A">
          <w:rPr>
            <w:lang w:val="en-US"/>
          </w:rPr>
          <w:lastRenderedPageBreak/>
          <w:t>r "\"Ngh, whatever… Stupid old man…\""</w:t>
        </w:r>
      </w:ins>
    </w:p>
    <w:p w14:paraId="66BD811C" w14:textId="77777777" w:rsidR="006142F1" w:rsidRPr="002A1B9A" w:rsidRDefault="006142F1" w:rsidP="006142F1">
      <w:pPr>
        <w:pStyle w:val="Paragrafoelenco"/>
        <w:numPr>
          <w:ilvl w:val="0"/>
          <w:numId w:val="8"/>
        </w:numPr>
        <w:spacing w:line="600" w:lineRule="auto"/>
        <w:ind w:left="720"/>
        <w:rPr>
          <w:ins w:id="3645" w:author="UTENTE" w:date="2020-06-30T18:13:00Z"/>
          <w:lang w:val="en-US"/>
        </w:rPr>
      </w:pPr>
      <w:ins w:id="3646" w:author="UTENTE" w:date="2020-06-30T18:13:00Z">
        <w:r w:rsidRPr="002A1B9A">
          <w:rPr>
            <w:lang w:val="en-US"/>
          </w:rPr>
          <w:t>n "–After Rex mutters a reply, the electric tension in the air around us gradually fades."</w:t>
        </w:r>
      </w:ins>
    </w:p>
    <w:p w14:paraId="0F0EEC89" w14:textId="77777777" w:rsidR="006142F1" w:rsidRPr="002A1B9A" w:rsidRDefault="006142F1" w:rsidP="006142F1">
      <w:pPr>
        <w:pStyle w:val="Paragrafoelenco"/>
        <w:numPr>
          <w:ilvl w:val="0"/>
          <w:numId w:val="8"/>
        </w:numPr>
        <w:spacing w:line="600" w:lineRule="auto"/>
        <w:ind w:left="720"/>
        <w:rPr>
          <w:ins w:id="3647" w:author="UTENTE" w:date="2020-06-30T18:13:00Z"/>
          <w:lang w:val="en-US"/>
        </w:rPr>
      </w:pPr>
      <w:ins w:id="3648" w:author="UTENTE" w:date="2020-06-30T18:13:00Z">
        <w:r w:rsidRPr="002A1B9A">
          <w:rPr>
            <w:lang w:val="en-US"/>
          </w:rPr>
          <w:t>n "It's replaced by an uncomfortable, awkward pause, and the four of us exchange glances for a few seconds."</w:t>
        </w:r>
      </w:ins>
    </w:p>
    <w:p w14:paraId="4A9503AF" w14:textId="77777777" w:rsidR="006142F1" w:rsidRPr="002A1B9A" w:rsidRDefault="006142F1" w:rsidP="006142F1">
      <w:pPr>
        <w:pStyle w:val="Paragrafoelenco"/>
        <w:numPr>
          <w:ilvl w:val="0"/>
          <w:numId w:val="8"/>
        </w:numPr>
        <w:spacing w:line="600" w:lineRule="auto"/>
        <w:ind w:left="720"/>
        <w:rPr>
          <w:ins w:id="3649" w:author="UTENTE" w:date="2020-06-30T18:13:00Z"/>
          <w:lang w:val="en-US"/>
        </w:rPr>
      </w:pPr>
      <w:ins w:id="3650" w:author="UTENTE" w:date="2020-06-30T18:13:00Z">
        <w:r w:rsidRPr="002A1B9A">
          <w:rPr>
            <w:lang w:val="en-US"/>
          </w:rPr>
          <w:t>n "But after the adrenaline cloud in my brain finally dissolves, I take a deep breath and turn to Isaac."</w:t>
        </w:r>
      </w:ins>
    </w:p>
    <w:p w14:paraId="51BB2817" w14:textId="77777777" w:rsidR="006142F1" w:rsidRPr="002A1B9A" w:rsidRDefault="006142F1" w:rsidP="006142F1">
      <w:pPr>
        <w:pStyle w:val="Paragrafoelenco"/>
        <w:numPr>
          <w:ilvl w:val="0"/>
          <w:numId w:val="8"/>
        </w:numPr>
        <w:spacing w:line="600" w:lineRule="auto"/>
        <w:ind w:left="720"/>
        <w:rPr>
          <w:ins w:id="3651" w:author="UTENTE" w:date="2020-06-30T18:13:00Z"/>
          <w:lang w:val="en-US"/>
        </w:rPr>
      </w:pPr>
      <w:ins w:id="3652" w:author="UTENTE" w:date="2020-06-30T18:13:00Z">
        <w:r w:rsidRPr="002A1B9A">
          <w:rPr>
            <w:lang w:val="en-US"/>
          </w:rPr>
          <w:t>mc "\"So, are you gonna explain what the hell is going on here?\""</w:t>
        </w:r>
      </w:ins>
    </w:p>
    <w:p w14:paraId="13FDDA31" w14:textId="77777777" w:rsidR="006142F1" w:rsidRPr="002A1B9A" w:rsidRDefault="006142F1" w:rsidP="006142F1">
      <w:pPr>
        <w:pStyle w:val="Paragrafoelenco"/>
        <w:numPr>
          <w:ilvl w:val="0"/>
          <w:numId w:val="8"/>
        </w:numPr>
        <w:spacing w:line="600" w:lineRule="auto"/>
        <w:ind w:left="720"/>
        <w:rPr>
          <w:ins w:id="3653" w:author="UTENTE" w:date="2020-06-30T18:13:00Z"/>
          <w:lang w:val="en-US"/>
        </w:rPr>
      </w:pPr>
      <w:ins w:id="3654" w:author="UTENTE" w:date="2020-06-30T18:13:00Z">
        <w:r w:rsidRPr="002A1B9A">
          <w:rPr>
            <w:lang w:val="en-US"/>
          </w:rPr>
          <w:t>mc "\"Sorry to ruin the moment, but some kind of explanation for all of this would be great.\""</w:t>
        </w:r>
      </w:ins>
    </w:p>
    <w:p w14:paraId="0CA8497E" w14:textId="77777777" w:rsidR="006142F1" w:rsidRPr="002A1B9A" w:rsidRDefault="006142F1" w:rsidP="006142F1">
      <w:pPr>
        <w:pStyle w:val="Paragrafoelenco"/>
        <w:numPr>
          <w:ilvl w:val="0"/>
          <w:numId w:val="8"/>
        </w:numPr>
        <w:spacing w:line="600" w:lineRule="auto"/>
        <w:ind w:left="720"/>
        <w:rPr>
          <w:ins w:id="3655" w:author="UTENTE" w:date="2020-06-30T18:13:00Z"/>
          <w:lang w:val="en-US"/>
        </w:rPr>
      </w:pPr>
      <w:ins w:id="3656" w:author="UTENTE" w:date="2020-06-30T18:13:00Z">
        <w:r w:rsidRPr="002A1B9A">
          <w:rPr>
            <w:lang w:val="en-US"/>
          </w:rPr>
          <w:t>n "My voice, which cracks slightly with anxiety, breaks the long moment of silence."</w:t>
        </w:r>
      </w:ins>
    </w:p>
    <w:p w14:paraId="2F182963" w14:textId="77777777" w:rsidR="006142F1" w:rsidRPr="002A1B9A" w:rsidRDefault="006142F1" w:rsidP="006142F1">
      <w:pPr>
        <w:pStyle w:val="Paragrafoelenco"/>
        <w:numPr>
          <w:ilvl w:val="0"/>
          <w:numId w:val="8"/>
        </w:numPr>
        <w:spacing w:line="600" w:lineRule="auto"/>
        <w:ind w:left="720"/>
        <w:rPr>
          <w:ins w:id="3657" w:author="UTENTE" w:date="2020-06-30T18:13:00Z"/>
          <w:lang w:val="en-US"/>
        </w:rPr>
      </w:pPr>
      <w:ins w:id="3658" w:author="UTENTE" w:date="2020-06-30T18:13:00Z">
        <w:r w:rsidRPr="002A1B9A">
          <w:rPr>
            <w:lang w:val="en-US"/>
          </w:rPr>
          <w:t>n "Dominic, Rex, and Isaac all stare at me, and now I understand how a rabbit must feel in a den of wolves."</w:t>
        </w:r>
      </w:ins>
    </w:p>
    <w:p w14:paraId="4CF880CC" w14:textId="77777777" w:rsidR="006142F1" w:rsidRPr="002A1B9A" w:rsidRDefault="006142F1" w:rsidP="006142F1">
      <w:pPr>
        <w:pStyle w:val="Paragrafoelenco"/>
        <w:numPr>
          <w:ilvl w:val="0"/>
          <w:numId w:val="8"/>
        </w:numPr>
        <w:spacing w:line="600" w:lineRule="auto"/>
        <w:ind w:left="720"/>
        <w:rPr>
          <w:ins w:id="3659" w:author="UTENTE" w:date="2020-06-30T18:13:00Z"/>
          <w:lang w:val="en-US"/>
        </w:rPr>
      </w:pPr>
      <w:ins w:id="3660" w:author="UTENTE" w:date="2020-06-30T18:13:00Z">
        <w:r w:rsidRPr="002A1B9A">
          <w:rPr>
            <w:lang w:val="en-US"/>
          </w:rPr>
          <w:t>mc "\"These guys… they're not {i}normal.{/i}\""</w:t>
        </w:r>
      </w:ins>
    </w:p>
    <w:p w14:paraId="7471F709" w14:textId="77777777" w:rsidR="006142F1" w:rsidRPr="002A1B9A" w:rsidRDefault="006142F1" w:rsidP="006142F1">
      <w:pPr>
        <w:pStyle w:val="Paragrafoelenco"/>
        <w:numPr>
          <w:ilvl w:val="0"/>
          <w:numId w:val="8"/>
        </w:numPr>
        <w:spacing w:line="600" w:lineRule="auto"/>
        <w:ind w:left="720"/>
        <w:rPr>
          <w:ins w:id="3661" w:author="UTENTE" w:date="2020-06-30T18:13:00Z"/>
          <w:lang w:val="en-US"/>
        </w:rPr>
      </w:pPr>
      <w:ins w:id="3662" w:author="UTENTE" w:date="2020-06-30T18:13:00Z">
        <w:r w:rsidRPr="002A1B9A">
          <w:rPr>
            <w:lang w:val="en-US"/>
          </w:rPr>
          <w:t>mc "\"You know that, don't you, Isaac?\""</w:t>
        </w:r>
      </w:ins>
    </w:p>
    <w:p w14:paraId="531F07CF" w14:textId="77777777" w:rsidR="006142F1" w:rsidRPr="002A1B9A" w:rsidRDefault="006142F1" w:rsidP="006142F1">
      <w:pPr>
        <w:pStyle w:val="Paragrafoelenco"/>
        <w:numPr>
          <w:ilvl w:val="0"/>
          <w:numId w:val="8"/>
        </w:numPr>
        <w:spacing w:line="600" w:lineRule="auto"/>
        <w:ind w:left="720"/>
        <w:rPr>
          <w:ins w:id="3663" w:author="UTENTE" w:date="2020-06-30T18:13:00Z"/>
          <w:lang w:val="en-US"/>
        </w:rPr>
      </w:pPr>
      <w:ins w:id="3664" w:author="UTENTE" w:date="2020-06-30T18:13:00Z">
        <w:r w:rsidRPr="002A1B9A">
          <w:rPr>
            <w:lang w:val="en-US"/>
          </w:rPr>
          <w:t>n "When I pose my shaky question, Isaac throws a glance towards Dominic."</w:t>
        </w:r>
      </w:ins>
    </w:p>
    <w:p w14:paraId="687B6DA2" w14:textId="77777777" w:rsidR="006142F1" w:rsidRPr="002A1B9A" w:rsidRDefault="006142F1" w:rsidP="006142F1">
      <w:pPr>
        <w:pStyle w:val="Paragrafoelenco"/>
        <w:numPr>
          <w:ilvl w:val="0"/>
          <w:numId w:val="8"/>
        </w:numPr>
        <w:spacing w:line="600" w:lineRule="auto"/>
        <w:ind w:left="720"/>
        <w:rPr>
          <w:ins w:id="3665" w:author="UTENTE" w:date="2020-06-30T18:13:00Z"/>
          <w:lang w:val="en-US"/>
        </w:rPr>
      </w:pPr>
      <w:ins w:id="3666" w:author="UTENTE" w:date="2020-06-30T18:13:00Z">
        <w:r w:rsidRPr="002A1B9A">
          <w:rPr>
            <w:lang w:val="en-US"/>
          </w:rPr>
          <w:t>dp "\"…\""</w:t>
        </w:r>
        <w:r w:rsidRPr="002A1B9A">
          <w:rPr>
            <w:lang w:val="en-US"/>
          </w:rPr>
          <w:br w:type="page"/>
        </w:r>
      </w:ins>
    </w:p>
    <w:p w14:paraId="49F4D579" w14:textId="77777777" w:rsidR="006142F1" w:rsidRPr="00224F9A" w:rsidRDefault="006142F1" w:rsidP="006142F1">
      <w:pPr>
        <w:pStyle w:val="Paragrafoelenco"/>
        <w:numPr>
          <w:ilvl w:val="0"/>
          <w:numId w:val="9"/>
        </w:numPr>
        <w:spacing w:line="600" w:lineRule="auto"/>
        <w:ind w:left="360"/>
        <w:jc w:val="both"/>
        <w:rPr>
          <w:ins w:id="3667" w:author="UTENTE" w:date="2020-06-30T18:13:00Z"/>
          <w:lang w:val="it-IT"/>
        </w:rPr>
      </w:pPr>
      <w:ins w:id="3668" w:author="UTENTE" w:date="2020-06-30T18:13:00Z">
        <w:r w:rsidRPr="00224F9A">
          <w:rPr>
            <w:lang w:val="it-IT"/>
          </w:rPr>
          <w:lastRenderedPageBreak/>
          <w:t>r "\"Uff, va bene… Vecchio scemo…\""</w:t>
        </w:r>
      </w:ins>
    </w:p>
    <w:p w14:paraId="50AE55AD" w14:textId="77777777" w:rsidR="006142F1" w:rsidRPr="00224F9A" w:rsidRDefault="006142F1" w:rsidP="006142F1">
      <w:pPr>
        <w:pStyle w:val="Paragrafoelenco"/>
        <w:numPr>
          <w:ilvl w:val="0"/>
          <w:numId w:val="9"/>
        </w:numPr>
        <w:spacing w:line="600" w:lineRule="auto"/>
        <w:ind w:left="360"/>
        <w:jc w:val="both"/>
        <w:rPr>
          <w:ins w:id="3669" w:author="UTENTE" w:date="2020-06-30T18:13:00Z"/>
          <w:lang w:val="it-IT"/>
        </w:rPr>
      </w:pPr>
      <w:ins w:id="3670" w:author="UTENTE" w:date="2020-06-30T18:13:00Z">
        <w:r w:rsidRPr="00224F9A">
          <w:rPr>
            <w:lang w:val="it-IT"/>
          </w:rPr>
          <w:t>n "Rex mugugna in risposta. Subito dopo la tensione elettrica nell'aria inizia a sciogliersi gradualmente."</w:t>
        </w:r>
      </w:ins>
    </w:p>
    <w:p w14:paraId="4B19BC11" w14:textId="77777777" w:rsidR="006142F1" w:rsidRPr="00224F9A" w:rsidRDefault="006142F1" w:rsidP="006142F1">
      <w:pPr>
        <w:pStyle w:val="Paragrafoelenco"/>
        <w:numPr>
          <w:ilvl w:val="0"/>
          <w:numId w:val="9"/>
        </w:numPr>
        <w:spacing w:line="600" w:lineRule="auto"/>
        <w:ind w:left="360"/>
        <w:jc w:val="both"/>
        <w:rPr>
          <w:ins w:id="3671" w:author="UTENTE" w:date="2020-06-30T18:13:00Z"/>
          <w:lang w:val="it-IT"/>
        </w:rPr>
      </w:pPr>
      <w:ins w:id="3672" w:author="UTENTE" w:date="2020-06-30T18:13:00Z">
        <w:r w:rsidRPr="00224F9A">
          <w:rPr>
            <w:lang w:val="it-IT"/>
          </w:rPr>
          <w:t>n "Solo per essere sostituita da un imbarazzante silenzio, durante il quale ci scambiamo occhiate a vicenda."</w:t>
        </w:r>
      </w:ins>
    </w:p>
    <w:p w14:paraId="3550B96F" w14:textId="77777777" w:rsidR="006142F1" w:rsidRPr="00224F9A" w:rsidRDefault="006142F1" w:rsidP="006142F1">
      <w:pPr>
        <w:pStyle w:val="Paragrafoelenco"/>
        <w:numPr>
          <w:ilvl w:val="0"/>
          <w:numId w:val="9"/>
        </w:numPr>
        <w:spacing w:line="600" w:lineRule="auto"/>
        <w:ind w:left="360"/>
        <w:jc w:val="both"/>
        <w:rPr>
          <w:ins w:id="3673" w:author="UTENTE" w:date="2020-06-30T18:13:00Z"/>
          <w:lang w:val="it-IT"/>
        </w:rPr>
      </w:pPr>
      <w:ins w:id="3674" w:author="UTENTE" w:date="2020-06-30T18:13:00Z">
        <w:r w:rsidRPr="00224F9A">
          <w:rPr>
            <w:lang w:val="it-IT"/>
          </w:rPr>
          <w:t>n "Ma una volta che i miei livelli di adrenalina nelle vene tornano normali, faccio un respiro profondo e mi rivolgo ad Isaac."</w:t>
        </w:r>
      </w:ins>
    </w:p>
    <w:p w14:paraId="74E6A852" w14:textId="77777777" w:rsidR="006142F1" w:rsidRPr="00224F9A" w:rsidRDefault="006142F1" w:rsidP="006142F1">
      <w:pPr>
        <w:pStyle w:val="Paragrafoelenco"/>
        <w:numPr>
          <w:ilvl w:val="0"/>
          <w:numId w:val="9"/>
        </w:numPr>
        <w:spacing w:line="600" w:lineRule="auto"/>
        <w:ind w:left="360"/>
        <w:jc w:val="both"/>
        <w:rPr>
          <w:ins w:id="3675" w:author="UTENTE" w:date="2020-06-30T18:13:00Z"/>
          <w:lang w:val="it-IT"/>
        </w:rPr>
      </w:pPr>
      <w:ins w:id="3676" w:author="UTENTE" w:date="2020-06-30T18:13:00Z">
        <w:r w:rsidRPr="00224F9A">
          <w:rPr>
            <w:lang w:val="it-IT"/>
          </w:rPr>
          <w:t>mc "\"Allora, hai intenzione di spiegarmi cosa cazzo sta succedendo qui?\""</w:t>
        </w:r>
      </w:ins>
    </w:p>
    <w:p w14:paraId="4FD43931" w14:textId="77777777" w:rsidR="006142F1" w:rsidRPr="00224F9A" w:rsidRDefault="006142F1" w:rsidP="006142F1">
      <w:pPr>
        <w:pStyle w:val="Paragrafoelenco"/>
        <w:numPr>
          <w:ilvl w:val="0"/>
          <w:numId w:val="9"/>
        </w:numPr>
        <w:spacing w:line="600" w:lineRule="auto"/>
        <w:ind w:left="360"/>
        <w:jc w:val="both"/>
        <w:rPr>
          <w:ins w:id="3677" w:author="UTENTE" w:date="2020-06-30T18:13:00Z"/>
          <w:lang w:val="it-IT"/>
        </w:rPr>
      </w:pPr>
      <w:ins w:id="3678" w:author="UTENTE" w:date="2020-06-30T18:13:00Z">
        <w:r w:rsidRPr="00224F9A">
          <w:rPr>
            <w:lang w:val="it-IT"/>
          </w:rPr>
          <w:t>mc "\"Mi dispiace rovinare il momento, ma sarebbe fantastico se potessi darmi una qualche spiegazione su quello che sta accadendo."</w:t>
        </w:r>
      </w:ins>
    </w:p>
    <w:p w14:paraId="1BA2D9C1" w14:textId="77777777" w:rsidR="006142F1" w:rsidRPr="00224F9A" w:rsidRDefault="006142F1" w:rsidP="006142F1">
      <w:pPr>
        <w:pStyle w:val="Paragrafoelenco"/>
        <w:numPr>
          <w:ilvl w:val="0"/>
          <w:numId w:val="9"/>
        </w:numPr>
        <w:spacing w:line="600" w:lineRule="auto"/>
        <w:ind w:left="360"/>
        <w:jc w:val="both"/>
        <w:rPr>
          <w:ins w:id="3679" w:author="UTENTE" w:date="2020-06-30T18:13:00Z"/>
          <w:lang w:val="it-IT"/>
        </w:rPr>
      </w:pPr>
      <w:ins w:id="3680" w:author="UTENTE" w:date="2020-06-30T18:13:00Z">
        <w:r w:rsidRPr="00224F9A">
          <w:rPr>
            <w:lang w:val="it-IT"/>
          </w:rPr>
          <w:t>n "La mia voce, leggermente spezzata dall'ansia, rompe il lungo momento di silenzio."</w:t>
        </w:r>
      </w:ins>
    </w:p>
    <w:p w14:paraId="5188897E" w14:textId="77777777" w:rsidR="006142F1" w:rsidRPr="00224F9A" w:rsidRDefault="006142F1" w:rsidP="006142F1">
      <w:pPr>
        <w:pStyle w:val="Paragrafoelenco"/>
        <w:numPr>
          <w:ilvl w:val="0"/>
          <w:numId w:val="9"/>
        </w:numPr>
        <w:spacing w:line="600" w:lineRule="auto"/>
        <w:ind w:left="360"/>
        <w:jc w:val="both"/>
        <w:rPr>
          <w:ins w:id="3681" w:author="UTENTE" w:date="2020-06-30T18:13:00Z"/>
          <w:lang w:val="it-IT"/>
        </w:rPr>
      </w:pPr>
      <w:ins w:id="3682" w:author="UTENTE" w:date="2020-06-30T18:13:00Z">
        <w:r w:rsidRPr="00224F9A">
          <w:rPr>
            <w:lang w:val="it-IT"/>
          </w:rPr>
          <w:t>n "Dominic, Rex e Isaac mi osservano senza dire una parola, ora capisco come si sente un coniglio in mezzo a un branco di lupi."</w:t>
        </w:r>
      </w:ins>
    </w:p>
    <w:p w14:paraId="7E0F9271" w14:textId="77777777" w:rsidR="006142F1" w:rsidRPr="00224F9A" w:rsidRDefault="006142F1" w:rsidP="006142F1">
      <w:pPr>
        <w:pStyle w:val="Paragrafoelenco"/>
        <w:numPr>
          <w:ilvl w:val="0"/>
          <w:numId w:val="9"/>
        </w:numPr>
        <w:spacing w:line="600" w:lineRule="auto"/>
        <w:ind w:left="360"/>
        <w:jc w:val="both"/>
        <w:rPr>
          <w:ins w:id="3683" w:author="UTENTE" w:date="2020-06-30T18:13:00Z"/>
          <w:lang w:val="it-IT"/>
        </w:rPr>
      </w:pPr>
      <w:ins w:id="3684" w:author="UTENTE" w:date="2020-06-30T18:13:00Z">
        <w:r w:rsidRPr="00224F9A">
          <w:rPr>
            <w:lang w:val="it-IT"/>
          </w:rPr>
          <w:t>mc "\"Questi tizi… non sono {i}normali.{/i}\""</w:t>
        </w:r>
      </w:ins>
    </w:p>
    <w:p w14:paraId="3671F9EE" w14:textId="77777777" w:rsidR="006142F1" w:rsidRPr="00224F9A" w:rsidRDefault="006142F1" w:rsidP="006142F1">
      <w:pPr>
        <w:pStyle w:val="Paragrafoelenco"/>
        <w:numPr>
          <w:ilvl w:val="0"/>
          <w:numId w:val="9"/>
        </w:numPr>
        <w:spacing w:line="600" w:lineRule="auto"/>
        <w:ind w:left="360"/>
        <w:jc w:val="both"/>
        <w:rPr>
          <w:ins w:id="3685" w:author="UTENTE" w:date="2020-06-30T18:13:00Z"/>
          <w:lang w:val="it-IT"/>
        </w:rPr>
      </w:pPr>
      <w:ins w:id="3686" w:author="UTENTE" w:date="2020-06-30T18:13:00Z">
        <w:r w:rsidRPr="00224F9A">
          <w:rPr>
            <w:lang w:val="it-IT"/>
          </w:rPr>
          <w:t>mc "\"Ma già lo sai, non è vero, Isaac?\""</w:t>
        </w:r>
      </w:ins>
    </w:p>
    <w:p w14:paraId="4D8DE31F" w14:textId="77777777" w:rsidR="006142F1" w:rsidRPr="00224F9A" w:rsidRDefault="006142F1" w:rsidP="006142F1">
      <w:pPr>
        <w:pStyle w:val="Paragrafoelenco"/>
        <w:numPr>
          <w:ilvl w:val="0"/>
          <w:numId w:val="9"/>
        </w:numPr>
        <w:spacing w:line="600" w:lineRule="auto"/>
        <w:ind w:left="360"/>
        <w:jc w:val="both"/>
        <w:rPr>
          <w:ins w:id="3687" w:author="UTENTE" w:date="2020-06-30T18:13:00Z"/>
          <w:lang w:val="it-IT"/>
        </w:rPr>
      </w:pPr>
      <w:ins w:id="3688" w:author="UTENTE" w:date="2020-06-30T18:13:00Z">
        <w:r w:rsidRPr="00224F9A">
          <w:rPr>
            <w:lang w:val="it-IT"/>
          </w:rPr>
          <w:t>n "Quando gli porgo la domanda, con la voce tremolante, Isaac lancia uno sguardo strano a Dominic."</w:t>
        </w:r>
      </w:ins>
    </w:p>
    <w:p w14:paraId="574EF6ED" w14:textId="77777777" w:rsidR="006142F1" w:rsidRPr="00224F9A" w:rsidRDefault="006142F1" w:rsidP="006142F1">
      <w:pPr>
        <w:pStyle w:val="Paragrafoelenco"/>
        <w:numPr>
          <w:ilvl w:val="0"/>
          <w:numId w:val="9"/>
        </w:numPr>
        <w:spacing w:line="600" w:lineRule="auto"/>
        <w:ind w:left="360"/>
        <w:jc w:val="both"/>
        <w:rPr>
          <w:ins w:id="3689" w:author="UTENTE" w:date="2020-06-30T18:13:00Z"/>
          <w:lang w:val="it-IT"/>
        </w:rPr>
      </w:pPr>
      <w:ins w:id="3690" w:author="UTENTE" w:date="2020-06-30T18:13:00Z">
        <w:r w:rsidRPr="00224F9A">
          <w:rPr>
            <w:lang w:val="it-IT"/>
          </w:rPr>
          <w:t>dp "\"…\""</w:t>
        </w:r>
      </w:ins>
    </w:p>
    <w:p w14:paraId="1CD10C18" w14:textId="0B63B3B3" w:rsidR="006142F1" w:rsidRDefault="006142F1">
      <w:pPr>
        <w:spacing w:line="240" w:lineRule="auto"/>
        <w:jc w:val="left"/>
        <w:rPr>
          <w:ins w:id="3691" w:author="UTENTE" w:date="2020-06-30T18:13:00Z"/>
        </w:rPr>
      </w:pPr>
      <w:ins w:id="3692" w:author="UTENTE" w:date="2020-06-30T18:13:00Z">
        <w:r>
          <w:br w:type="page"/>
        </w:r>
      </w:ins>
    </w:p>
    <w:p w14:paraId="688C6513" w14:textId="1D47F9DF" w:rsidR="006142F1" w:rsidRPr="006142F1" w:rsidRDefault="006142F1" w:rsidP="006142F1">
      <w:pPr>
        <w:pStyle w:val="Paragrafoelenco"/>
        <w:numPr>
          <w:ilvl w:val="0"/>
          <w:numId w:val="9"/>
        </w:numPr>
        <w:spacing w:line="600" w:lineRule="auto"/>
        <w:rPr>
          <w:ins w:id="3693" w:author="UTENTE" w:date="2020-06-30T18:13:00Z"/>
          <w:rFonts w:ascii="Calibri" w:eastAsia="Calibri" w:hAnsi="Calibri" w:cs="Times New Roman"/>
          <w:lang w:val="en-US"/>
          <w:rPrChange w:id="3694" w:author="UTENTE" w:date="2020-06-30T18:14:00Z">
            <w:rPr>
              <w:ins w:id="3695" w:author="UTENTE" w:date="2020-06-30T18:13:00Z"/>
            </w:rPr>
          </w:rPrChange>
        </w:rPr>
        <w:pPrChange w:id="3696" w:author="UTENTE" w:date="2020-06-30T18:14:00Z">
          <w:pPr>
            <w:numPr>
              <w:numId w:val="41"/>
            </w:numPr>
            <w:spacing w:line="600" w:lineRule="auto"/>
            <w:ind w:left="502" w:hanging="360"/>
            <w:contextualSpacing/>
            <w:jc w:val="left"/>
          </w:pPr>
        </w:pPrChange>
      </w:pPr>
      <w:ins w:id="3697" w:author="UTENTE" w:date="2020-06-30T18:13:00Z">
        <w:r w:rsidRPr="006142F1">
          <w:rPr>
            <w:rFonts w:ascii="Calibri" w:eastAsia="Calibri" w:hAnsi="Calibri" w:cs="Times New Roman"/>
            <w:lang w:val="en-US"/>
            <w:rPrChange w:id="3698" w:author="UTENTE" w:date="2020-06-30T18:14:00Z">
              <w:rPr/>
            </w:rPrChange>
          </w:rPr>
          <w:lastRenderedPageBreak/>
          <w:t>n "For a split second, it looks like Dominic winces faintly, his eyes narrowing."</w:t>
        </w:r>
      </w:ins>
    </w:p>
    <w:p w14:paraId="6D0E6889" w14:textId="77777777" w:rsidR="006142F1" w:rsidRPr="006142F1" w:rsidRDefault="006142F1" w:rsidP="006142F1">
      <w:pPr>
        <w:numPr>
          <w:ilvl w:val="0"/>
          <w:numId w:val="9"/>
        </w:numPr>
        <w:spacing w:line="600" w:lineRule="auto"/>
        <w:contextualSpacing/>
        <w:jc w:val="left"/>
        <w:rPr>
          <w:ins w:id="3699" w:author="UTENTE" w:date="2020-06-30T18:13:00Z"/>
          <w:rFonts w:ascii="Calibri" w:eastAsia="Calibri" w:hAnsi="Calibri" w:cs="Times New Roman"/>
          <w:lang w:val="en-US"/>
        </w:rPr>
        <w:pPrChange w:id="3700" w:author="UTENTE" w:date="2020-06-30T18:14:00Z">
          <w:pPr>
            <w:numPr>
              <w:numId w:val="41"/>
            </w:numPr>
            <w:spacing w:line="600" w:lineRule="auto"/>
            <w:ind w:left="720" w:hanging="360"/>
            <w:contextualSpacing/>
            <w:jc w:val="left"/>
          </w:pPr>
        </w:pPrChange>
      </w:pPr>
      <w:ins w:id="3701" w:author="UTENTE" w:date="2020-06-30T18:13:00Z">
        <w:r w:rsidRPr="006142F1">
          <w:rPr>
            <w:rFonts w:ascii="Calibri" w:eastAsia="Calibri" w:hAnsi="Calibri" w:cs="Times New Roman"/>
            <w:lang w:val="en-US"/>
          </w:rPr>
          <w:t>n "But a cold, unreadable look soon washes over his features again."</w:t>
        </w:r>
      </w:ins>
    </w:p>
    <w:p w14:paraId="5CCD396B" w14:textId="77777777" w:rsidR="006142F1" w:rsidRPr="006142F1" w:rsidRDefault="006142F1" w:rsidP="006142F1">
      <w:pPr>
        <w:numPr>
          <w:ilvl w:val="0"/>
          <w:numId w:val="9"/>
        </w:numPr>
        <w:spacing w:line="600" w:lineRule="auto"/>
        <w:contextualSpacing/>
        <w:jc w:val="left"/>
        <w:rPr>
          <w:ins w:id="3702" w:author="UTENTE" w:date="2020-06-30T18:13:00Z"/>
          <w:rFonts w:ascii="Calibri" w:eastAsia="Calibri" w:hAnsi="Calibri" w:cs="Times New Roman"/>
          <w:lang w:val="en-US"/>
        </w:rPr>
        <w:pPrChange w:id="3703" w:author="UTENTE" w:date="2020-06-30T18:14:00Z">
          <w:pPr>
            <w:numPr>
              <w:numId w:val="41"/>
            </w:numPr>
            <w:spacing w:line="600" w:lineRule="auto"/>
            <w:ind w:left="720" w:hanging="360"/>
            <w:contextualSpacing/>
            <w:jc w:val="left"/>
          </w:pPr>
        </w:pPrChange>
      </w:pPr>
      <w:ins w:id="3704" w:author="UTENTE" w:date="2020-06-30T18:13:00Z">
        <w:r w:rsidRPr="006142F1">
          <w:rPr>
            <w:rFonts w:ascii="Calibri" w:eastAsia="Calibri" w:hAnsi="Calibri" w:cs="Times New Roman"/>
            <w:lang w:val="en-US"/>
          </w:rPr>
          <w:t>i "\"Yes, [mc], I think it's obvious by now that they're not 'normal.'\""</w:t>
        </w:r>
      </w:ins>
    </w:p>
    <w:p w14:paraId="48209C35" w14:textId="77777777" w:rsidR="006142F1" w:rsidRPr="006142F1" w:rsidRDefault="006142F1" w:rsidP="006142F1">
      <w:pPr>
        <w:numPr>
          <w:ilvl w:val="0"/>
          <w:numId w:val="9"/>
        </w:numPr>
        <w:spacing w:line="600" w:lineRule="auto"/>
        <w:contextualSpacing/>
        <w:jc w:val="left"/>
        <w:rPr>
          <w:ins w:id="3705" w:author="UTENTE" w:date="2020-06-30T18:13:00Z"/>
          <w:rFonts w:ascii="Calibri" w:eastAsia="Calibri" w:hAnsi="Calibri" w:cs="Times New Roman"/>
          <w:lang w:val="en-US"/>
        </w:rPr>
        <w:pPrChange w:id="3706" w:author="UTENTE" w:date="2020-06-30T18:14:00Z">
          <w:pPr>
            <w:numPr>
              <w:numId w:val="41"/>
            </w:numPr>
            <w:spacing w:line="600" w:lineRule="auto"/>
            <w:ind w:left="720" w:hanging="360"/>
            <w:contextualSpacing/>
            <w:jc w:val="left"/>
          </w:pPr>
        </w:pPrChange>
      </w:pPr>
      <w:ins w:id="3707" w:author="UTENTE" w:date="2020-06-30T18:13:00Z">
        <w:r w:rsidRPr="006142F1">
          <w:rPr>
            <w:rFonts w:ascii="Calibri" w:eastAsia="Calibri" w:hAnsi="Calibri" w:cs="Times New Roman"/>
            <w:lang w:val="en-US"/>
          </w:rPr>
          <w:t>n "Isaac finally speaks up, and I shift my gaze back over to him quickly."</w:t>
        </w:r>
      </w:ins>
    </w:p>
    <w:p w14:paraId="26156B08" w14:textId="77777777" w:rsidR="006142F1" w:rsidRPr="006142F1" w:rsidRDefault="006142F1" w:rsidP="006142F1">
      <w:pPr>
        <w:numPr>
          <w:ilvl w:val="0"/>
          <w:numId w:val="9"/>
        </w:numPr>
        <w:spacing w:line="600" w:lineRule="auto"/>
        <w:contextualSpacing/>
        <w:jc w:val="left"/>
        <w:rPr>
          <w:ins w:id="3708" w:author="UTENTE" w:date="2020-06-30T18:13:00Z"/>
          <w:rFonts w:ascii="Calibri" w:eastAsia="Calibri" w:hAnsi="Calibri" w:cs="Times New Roman"/>
          <w:lang w:val="en-US"/>
        </w:rPr>
        <w:pPrChange w:id="3709" w:author="UTENTE" w:date="2020-06-30T18:14:00Z">
          <w:pPr>
            <w:numPr>
              <w:numId w:val="41"/>
            </w:numPr>
            <w:spacing w:line="600" w:lineRule="auto"/>
            <w:ind w:left="720" w:hanging="360"/>
            <w:contextualSpacing/>
            <w:jc w:val="left"/>
          </w:pPr>
        </w:pPrChange>
      </w:pPr>
      <w:ins w:id="3710" w:author="UTENTE" w:date="2020-06-30T18:13:00Z">
        <w:r w:rsidRPr="006142F1">
          <w:rPr>
            <w:rFonts w:ascii="Calibri" w:eastAsia="Calibri" w:hAnsi="Calibri" w:cs="Times New Roman"/>
            <w:lang w:val="en-US"/>
          </w:rPr>
          <w:t>i "\"You see, behind the spit-shine gloss of our beloved San Francisco is a much, much darker underbelly… \""</w:t>
        </w:r>
      </w:ins>
    </w:p>
    <w:p w14:paraId="1EB7DA37" w14:textId="77777777" w:rsidR="006142F1" w:rsidRPr="006142F1" w:rsidRDefault="006142F1" w:rsidP="006142F1">
      <w:pPr>
        <w:numPr>
          <w:ilvl w:val="0"/>
          <w:numId w:val="9"/>
        </w:numPr>
        <w:spacing w:line="600" w:lineRule="auto"/>
        <w:contextualSpacing/>
        <w:jc w:val="left"/>
        <w:rPr>
          <w:ins w:id="3711" w:author="UTENTE" w:date="2020-06-30T18:13:00Z"/>
          <w:rFonts w:ascii="Calibri" w:eastAsia="Calibri" w:hAnsi="Calibri" w:cs="Times New Roman"/>
          <w:lang w:val="en-US"/>
        </w:rPr>
        <w:pPrChange w:id="3712" w:author="UTENTE" w:date="2020-06-30T18:14:00Z">
          <w:pPr>
            <w:numPr>
              <w:numId w:val="41"/>
            </w:numPr>
            <w:spacing w:line="600" w:lineRule="auto"/>
            <w:ind w:left="720" w:hanging="360"/>
            <w:contextualSpacing/>
            <w:jc w:val="left"/>
          </w:pPr>
        </w:pPrChange>
      </w:pPr>
      <w:ins w:id="3713" w:author="UTENTE" w:date="2020-06-30T18:13:00Z">
        <w:r w:rsidRPr="006142F1">
          <w:rPr>
            <w:rFonts w:ascii="Calibri" w:eastAsia="Calibri" w:hAnsi="Calibri" w:cs="Times New Roman"/>
            <w:lang w:val="en-US"/>
          </w:rPr>
          <w:t>i "\"One that people like you usually go their whole lives without glimpsing.\""</w:t>
        </w:r>
      </w:ins>
    </w:p>
    <w:p w14:paraId="0E3B2E53" w14:textId="77777777" w:rsidR="006142F1" w:rsidRPr="006142F1" w:rsidRDefault="006142F1" w:rsidP="006142F1">
      <w:pPr>
        <w:numPr>
          <w:ilvl w:val="0"/>
          <w:numId w:val="9"/>
        </w:numPr>
        <w:spacing w:line="600" w:lineRule="auto"/>
        <w:contextualSpacing/>
        <w:jc w:val="left"/>
        <w:rPr>
          <w:ins w:id="3714" w:author="UTENTE" w:date="2020-06-30T18:13:00Z"/>
          <w:rFonts w:ascii="Calibri" w:eastAsia="Calibri" w:hAnsi="Calibri" w:cs="Times New Roman"/>
          <w:lang w:val="en-US"/>
        </w:rPr>
        <w:pPrChange w:id="3715" w:author="UTENTE" w:date="2020-06-30T18:14:00Z">
          <w:pPr>
            <w:numPr>
              <w:numId w:val="41"/>
            </w:numPr>
            <w:spacing w:line="600" w:lineRule="auto"/>
            <w:ind w:left="720" w:hanging="360"/>
            <w:contextualSpacing/>
            <w:jc w:val="left"/>
          </w:pPr>
        </w:pPrChange>
      </w:pPr>
      <w:ins w:id="3716" w:author="UTENTE" w:date="2020-06-30T18:13:00Z">
        <w:r w:rsidRPr="006142F1">
          <w:rPr>
            <w:rFonts w:ascii="Calibri" w:eastAsia="Calibri" w:hAnsi="Calibri" w:cs="Times New Roman"/>
            <w:lang w:val="en-US"/>
          </w:rPr>
          <w:t>n "He straightens his tie with one hand, an impassive smile flickering on his face."</w:t>
        </w:r>
      </w:ins>
    </w:p>
    <w:p w14:paraId="0F6CDE6D" w14:textId="77777777" w:rsidR="006142F1" w:rsidRPr="006142F1" w:rsidRDefault="006142F1" w:rsidP="006142F1">
      <w:pPr>
        <w:numPr>
          <w:ilvl w:val="0"/>
          <w:numId w:val="9"/>
        </w:numPr>
        <w:spacing w:line="600" w:lineRule="auto"/>
        <w:contextualSpacing/>
        <w:jc w:val="left"/>
        <w:rPr>
          <w:ins w:id="3717" w:author="UTENTE" w:date="2020-06-30T18:13:00Z"/>
          <w:rFonts w:ascii="Calibri" w:eastAsia="Calibri" w:hAnsi="Calibri" w:cs="Times New Roman"/>
          <w:lang w:val="en-US"/>
        </w:rPr>
        <w:pPrChange w:id="3718" w:author="UTENTE" w:date="2020-06-30T18:14:00Z">
          <w:pPr>
            <w:numPr>
              <w:numId w:val="41"/>
            </w:numPr>
            <w:spacing w:line="600" w:lineRule="auto"/>
            <w:ind w:left="720" w:hanging="360"/>
            <w:contextualSpacing/>
            <w:jc w:val="left"/>
          </w:pPr>
        </w:pPrChange>
      </w:pPr>
      <w:ins w:id="3719" w:author="UTENTE" w:date="2020-06-30T18:13:00Z">
        <w:r w:rsidRPr="006142F1">
          <w:rPr>
            <w:rFonts w:ascii="Calibri" w:eastAsia="Calibri" w:hAnsi="Calibri" w:cs="Times New Roman"/>
            <w:lang w:val="en-US"/>
          </w:rPr>
          <w:t>i "\"But once you get a taste of that darkness, there's no going back.\""</w:t>
        </w:r>
      </w:ins>
    </w:p>
    <w:p w14:paraId="5E9DBEE2" w14:textId="77777777" w:rsidR="006142F1" w:rsidRPr="006142F1" w:rsidRDefault="006142F1" w:rsidP="006142F1">
      <w:pPr>
        <w:numPr>
          <w:ilvl w:val="0"/>
          <w:numId w:val="9"/>
        </w:numPr>
        <w:spacing w:line="600" w:lineRule="auto"/>
        <w:contextualSpacing/>
        <w:jc w:val="left"/>
        <w:rPr>
          <w:ins w:id="3720" w:author="UTENTE" w:date="2020-06-30T18:13:00Z"/>
          <w:rFonts w:ascii="Calibri" w:eastAsia="Calibri" w:hAnsi="Calibri" w:cs="Times New Roman"/>
          <w:lang w:val="en-US"/>
        </w:rPr>
        <w:pPrChange w:id="3721" w:author="UTENTE" w:date="2020-06-30T18:14:00Z">
          <w:pPr>
            <w:numPr>
              <w:numId w:val="41"/>
            </w:numPr>
            <w:spacing w:line="600" w:lineRule="auto"/>
            <w:ind w:left="720" w:hanging="360"/>
            <w:contextualSpacing/>
            <w:jc w:val="left"/>
          </w:pPr>
        </w:pPrChange>
      </w:pPr>
      <w:ins w:id="3722" w:author="UTENTE" w:date="2020-06-30T18:13:00Z">
        <w:r w:rsidRPr="006142F1">
          <w:rPr>
            <w:rFonts w:ascii="Calibri" w:eastAsia="Calibri" w:hAnsi="Calibri" w:cs="Times New Roman"/>
            <w:lang w:val="en-US"/>
          </w:rPr>
          <w:t>i "\"For instance, if a hypothetical, cute little diner-boy decided he wanted to go tell the police a funny story…\""</w:t>
        </w:r>
      </w:ins>
    </w:p>
    <w:p w14:paraId="64B0C249" w14:textId="77777777" w:rsidR="006142F1" w:rsidRPr="006142F1" w:rsidRDefault="006142F1" w:rsidP="006142F1">
      <w:pPr>
        <w:numPr>
          <w:ilvl w:val="0"/>
          <w:numId w:val="9"/>
        </w:numPr>
        <w:spacing w:line="600" w:lineRule="auto"/>
        <w:contextualSpacing/>
        <w:jc w:val="left"/>
        <w:rPr>
          <w:ins w:id="3723" w:author="UTENTE" w:date="2020-06-30T18:13:00Z"/>
          <w:rFonts w:ascii="Calibri" w:eastAsia="Calibri" w:hAnsi="Calibri" w:cs="Times New Roman"/>
          <w:lang w:val="en-US"/>
        </w:rPr>
        <w:pPrChange w:id="3724" w:author="UTENTE" w:date="2020-06-30T18:14:00Z">
          <w:pPr>
            <w:numPr>
              <w:numId w:val="41"/>
            </w:numPr>
            <w:spacing w:line="600" w:lineRule="auto"/>
            <w:ind w:left="720" w:hanging="360"/>
            <w:contextualSpacing/>
            <w:jc w:val="left"/>
          </w:pPr>
        </w:pPrChange>
      </w:pPr>
      <w:ins w:id="3725" w:author="UTENTE" w:date="2020-06-30T18:13:00Z">
        <w:r w:rsidRPr="006142F1">
          <w:rPr>
            <w:rFonts w:ascii="Calibri" w:eastAsia="Calibri" w:hAnsi="Calibri" w:cs="Times New Roman"/>
            <w:lang w:val="en-US"/>
          </w:rPr>
          <w:t>i "\"…A tall, scary man in a dark jacket would want to make sure he never says anything else again.\""</w:t>
        </w:r>
      </w:ins>
    </w:p>
    <w:p w14:paraId="6C1A50B8" w14:textId="77777777" w:rsidR="006142F1" w:rsidRPr="006142F1" w:rsidRDefault="006142F1" w:rsidP="006142F1">
      <w:pPr>
        <w:numPr>
          <w:ilvl w:val="0"/>
          <w:numId w:val="9"/>
        </w:numPr>
        <w:spacing w:line="600" w:lineRule="auto"/>
        <w:contextualSpacing/>
        <w:jc w:val="left"/>
        <w:rPr>
          <w:ins w:id="3726" w:author="UTENTE" w:date="2020-06-30T18:13:00Z"/>
          <w:rFonts w:ascii="Calibri" w:eastAsia="Calibri" w:hAnsi="Calibri" w:cs="Times New Roman"/>
          <w:lang w:val="en-US"/>
        </w:rPr>
        <w:pPrChange w:id="3727" w:author="UTENTE" w:date="2020-06-30T18:14:00Z">
          <w:pPr>
            <w:numPr>
              <w:numId w:val="41"/>
            </w:numPr>
            <w:spacing w:line="600" w:lineRule="auto"/>
            <w:ind w:left="720" w:hanging="360"/>
            <w:contextualSpacing/>
            <w:jc w:val="left"/>
          </w:pPr>
        </w:pPrChange>
      </w:pPr>
      <w:ins w:id="3728" w:author="UTENTE" w:date="2020-06-30T18:13:00Z">
        <w:r w:rsidRPr="006142F1">
          <w:rPr>
            <w:rFonts w:ascii="Calibri" w:eastAsia="Calibri" w:hAnsi="Calibri" w:cs="Times New Roman"/>
            <w:lang w:val="en-US"/>
          </w:rPr>
          <w:t>mc "\"…\""</w:t>
        </w:r>
      </w:ins>
    </w:p>
    <w:p w14:paraId="489799C1" w14:textId="77777777" w:rsidR="006142F1" w:rsidRPr="006142F1" w:rsidRDefault="006142F1" w:rsidP="006142F1">
      <w:pPr>
        <w:numPr>
          <w:ilvl w:val="0"/>
          <w:numId w:val="9"/>
        </w:numPr>
        <w:spacing w:line="600" w:lineRule="auto"/>
        <w:contextualSpacing/>
        <w:jc w:val="left"/>
        <w:rPr>
          <w:ins w:id="3729" w:author="UTENTE" w:date="2020-06-30T18:13:00Z"/>
          <w:rFonts w:ascii="Calibri" w:eastAsia="Calibri" w:hAnsi="Calibri" w:cs="Times New Roman"/>
          <w:lang w:val="en-US"/>
        </w:rPr>
        <w:pPrChange w:id="3730" w:author="UTENTE" w:date="2020-06-30T18:14:00Z">
          <w:pPr>
            <w:numPr>
              <w:numId w:val="41"/>
            </w:numPr>
            <w:spacing w:line="600" w:lineRule="auto"/>
            <w:ind w:left="720" w:hanging="360"/>
            <w:contextualSpacing/>
            <w:jc w:val="left"/>
          </w:pPr>
        </w:pPrChange>
      </w:pPr>
      <w:ins w:id="3731" w:author="UTENTE" w:date="2020-06-30T18:13:00Z">
        <w:r w:rsidRPr="006142F1">
          <w:rPr>
            <w:rFonts w:ascii="Calibri" w:eastAsia="Calibri" w:hAnsi="Calibri" w:cs="Times New Roman"/>
            <w:lang w:val="en-US"/>
          </w:rPr>
          <w:t>n "At Isaac's casual threat, I glance back at Dominic in disbelief."</w:t>
        </w:r>
      </w:ins>
    </w:p>
    <w:p w14:paraId="7AF26524" w14:textId="77777777" w:rsidR="006142F1" w:rsidRPr="006142F1" w:rsidRDefault="006142F1" w:rsidP="006142F1">
      <w:pPr>
        <w:numPr>
          <w:ilvl w:val="0"/>
          <w:numId w:val="9"/>
        </w:numPr>
        <w:spacing w:line="600" w:lineRule="auto"/>
        <w:contextualSpacing/>
        <w:jc w:val="left"/>
        <w:rPr>
          <w:ins w:id="3732" w:author="UTENTE" w:date="2020-06-30T18:13:00Z"/>
          <w:rFonts w:ascii="Calibri" w:eastAsia="Calibri" w:hAnsi="Calibri" w:cs="Times New Roman"/>
          <w:lang w:val="en-US"/>
        </w:rPr>
        <w:pPrChange w:id="3733" w:author="UTENTE" w:date="2020-06-30T18:14:00Z">
          <w:pPr>
            <w:numPr>
              <w:numId w:val="41"/>
            </w:numPr>
            <w:spacing w:line="600" w:lineRule="auto"/>
            <w:ind w:left="720" w:hanging="360"/>
            <w:contextualSpacing/>
            <w:jc w:val="left"/>
          </w:pPr>
        </w:pPrChange>
      </w:pPr>
      <w:ins w:id="3734" w:author="UTENTE" w:date="2020-06-30T18:13:00Z">
        <w:r w:rsidRPr="006142F1">
          <w:rPr>
            <w:rFonts w:ascii="Calibri" w:eastAsia="Calibri" w:hAnsi="Calibri" w:cs="Times New Roman"/>
            <w:lang w:val="en-US"/>
          </w:rPr>
          <w:t>n "His lips are pulled into a grimace as he meets my gaze, and I think I see a hint of guiltiness on his face."</w:t>
        </w:r>
        <w:r w:rsidRPr="006142F1">
          <w:rPr>
            <w:rFonts w:ascii="Calibri" w:eastAsia="Calibri" w:hAnsi="Calibri" w:cs="Times New Roman"/>
            <w:lang w:val="en-US"/>
          </w:rPr>
          <w:br w:type="page"/>
        </w:r>
      </w:ins>
    </w:p>
    <w:p w14:paraId="76147E8C" w14:textId="57E4FCFC" w:rsidR="006142F1" w:rsidRPr="006142F1" w:rsidRDefault="006142F1" w:rsidP="006142F1">
      <w:pPr>
        <w:pStyle w:val="Paragrafoelenco"/>
        <w:numPr>
          <w:ilvl w:val="0"/>
          <w:numId w:val="8"/>
        </w:numPr>
        <w:spacing w:line="600" w:lineRule="auto"/>
        <w:ind w:hanging="502"/>
        <w:rPr>
          <w:ins w:id="3735" w:author="UTENTE" w:date="2020-06-30T18:14:00Z"/>
          <w:rPrChange w:id="3736" w:author="UTENTE" w:date="2020-06-30T18:14:00Z">
            <w:rPr>
              <w:ins w:id="3737" w:author="UTENTE" w:date="2020-06-30T18:14:00Z"/>
              <w:lang w:val="it-IT"/>
            </w:rPr>
          </w:rPrChange>
        </w:rPr>
        <w:pPrChange w:id="3738" w:author="UTENTE" w:date="2020-06-30T18:14:00Z">
          <w:pPr>
            <w:pStyle w:val="Paragrafoelenco"/>
            <w:numPr>
              <w:numId w:val="42"/>
            </w:numPr>
            <w:spacing w:line="600" w:lineRule="auto"/>
            <w:ind w:hanging="360"/>
            <w:jc w:val="both"/>
          </w:pPr>
        </w:pPrChange>
      </w:pPr>
      <w:ins w:id="3739" w:author="UTENTE" w:date="2020-06-30T18:14:00Z">
        <w:r w:rsidRPr="006142F1">
          <w:rPr>
            <w:rPrChange w:id="3740" w:author="UTENTE" w:date="2020-06-30T18:14:00Z">
              <w:rPr>
                <w:lang w:val="it-IT"/>
              </w:rPr>
            </w:rPrChange>
          </w:rPr>
          <w:lastRenderedPageBreak/>
          <w:t>n "Per un millesimo di secondo, Dominic sembra trasalire quasi impercettibilmente, i suoi occhi chiusi in una fessura."</w:t>
        </w:r>
      </w:ins>
    </w:p>
    <w:p w14:paraId="0B47B620" w14:textId="77777777" w:rsidR="006142F1" w:rsidRPr="00224F9A" w:rsidRDefault="006142F1" w:rsidP="006142F1">
      <w:pPr>
        <w:pStyle w:val="Paragrafoelenco"/>
        <w:numPr>
          <w:ilvl w:val="0"/>
          <w:numId w:val="8"/>
        </w:numPr>
        <w:spacing w:line="600" w:lineRule="auto"/>
        <w:ind w:left="360"/>
        <w:jc w:val="both"/>
        <w:rPr>
          <w:ins w:id="3741" w:author="UTENTE" w:date="2020-06-30T18:14:00Z"/>
          <w:lang w:val="it-IT"/>
        </w:rPr>
        <w:pPrChange w:id="3742" w:author="UTENTE" w:date="2020-06-30T18:14:00Z">
          <w:pPr>
            <w:pStyle w:val="Paragrafoelenco"/>
            <w:numPr>
              <w:numId w:val="42"/>
            </w:numPr>
            <w:spacing w:line="600" w:lineRule="auto"/>
            <w:ind w:left="360" w:hanging="360"/>
            <w:jc w:val="both"/>
          </w:pPr>
        </w:pPrChange>
      </w:pPr>
      <w:ins w:id="3743" w:author="UTENTE" w:date="2020-06-30T18:14:00Z">
        <w:r w:rsidRPr="00224F9A">
          <w:rPr>
            <w:lang w:val="it-IT"/>
          </w:rPr>
          <w:t>n "Ma uno sguardo freddo e indecifrabile compare di nuovo sul suo viso."</w:t>
        </w:r>
      </w:ins>
    </w:p>
    <w:p w14:paraId="5922A771" w14:textId="77777777" w:rsidR="006142F1" w:rsidRPr="00224F9A" w:rsidRDefault="006142F1" w:rsidP="006142F1">
      <w:pPr>
        <w:pStyle w:val="Paragrafoelenco"/>
        <w:numPr>
          <w:ilvl w:val="0"/>
          <w:numId w:val="8"/>
        </w:numPr>
        <w:spacing w:line="600" w:lineRule="auto"/>
        <w:ind w:left="360"/>
        <w:jc w:val="both"/>
        <w:rPr>
          <w:ins w:id="3744" w:author="UTENTE" w:date="2020-06-30T18:14:00Z"/>
          <w:lang w:val="it-IT"/>
        </w:rPr>
        <w:pPrChange w:id="3745" w:author="UTENTE" w:date="2020-06-30T18:14:00Z">
          <w:pPr>
            <w:pStyle w:val="Paragrafoelenco"/>
            <w:numPr>
              <w:numId w:val="42"/>
            </w:numPr>
            <w:spacing w:line="600" w:lineRule="auto"/>
            <w:ind w:left="360" w:hanging="360"/>
            <w:jc w:val="both"/>
          </w:pPr>
        </w:pPrChange>
      </w:pPr>
      <w:ins w:id="3746" w:author="UTENTE" w:date="2020-06-30T18:14:00Z">
        <w:r w:rsidRPr="00224F9A">
          <w:rPr>
            <w:lang w:val="it-IT"/>
          </w:rPr>
          <w:t>i "\"Si, [mc], direi che a questo punto è ovvio che non siano 'normali'\""</w:t>
        </w:r>
      </w:ins>
    </w:p>
    <w:p w14:paraId="217E6E46" w14:textId="77777777" w:rsidR="006142F1" w:rsidRPr="00224F9A" w:rsidRDefault="006142F1" w:rsidP="006142F1">
      <w:pPr>
        <w:pStyle w:val="Paragrafoelenco"/>
        <w:numPr>
          <w:ilvl w:val="0"/>
          <w:numId w:val="8"/>
        </w:numPr>
        <w:spacing w:line="600" w:lineRule="auto"/>
        <w:ind w:left="360"/>
        <w:jc w:val="both"/>
        <w:rPr>
          <w:ins w:id="3747" w:author="UTENTE" w:date="2020-06-30T18:14:00Z"/>
          <w:lang w:val="it-IT"/>
        </w:rPr>
        <w:pPrChange w:id="3748" w:author="UTENTE" w:date="2020-06-30T18:14:00Z">
          <w:pPr>
            <w:pStyle w:val="Paragrafoelenco"/>
            <w:numPr>
              <w:numId w:val="42"/>
            </w:numPr>
            <w:spacing w:line="600" w:lineRule="auto"/>
            <w:ind w:left="360" w:hanging="360"/>
            <w:jc w:val="both"/>
          </w:pPr>
        </w:pPrChange>
      </w:pPr>
      <w:ins w:id="3749" w:author="UTENTE" w:date="2020-06-30T18:14:00Z">
        <w:r w:rsidRPr="00224F9A">
          <w:rPr>
            <w:lang w:val="it-IT"/>
          </w:rPr>
          <w:t>n "Isaac finalmente decide di parlare, e il mio sguardo torna rapidamente su di lui."</w:t>
        </w:r>
      </w:ins>
    </w:p>
    <w:p w14:paraId="0A592D34" w14:textId="77777777" w:rsidR="006142F1" w:rsidRPr="00224F9A" w:rsidRDefault="006142F1" w:rsidP="006142F1">
      <w:pPr>
        <w:pStyle w:val="Paragrafoelenco"/>
        <w:numPr>
          <w:ilvl w:val="0"/>
          <w:numId w:val="8"/>
        </w:numPr>
        <w:spacing w:line="600" w:lineRule="auto"/>
        <w:ind w:left="360"/>
        <w:jc w:val="both"/>
        <w:rPr>
          <w:ins w:id="3750" w:author="UTENTE" w:date="2020-06-30T18:14:00Z"/>
          <w:lang w:val="it-IT"/>
        </w:rPr>
        <w:pPrChange w:id="3751" w:author="UTENTE" w:date="2020-06-30T18:14:00Z">
          <w:pPr>
            <w:pStyle w:val="Paragrafoelenco"/>
            <w:numPr>
              <w:numId w:val="42"/>
            </w:numPr>
            <w:spacing w:line="600" w:lineRule="auto"/>
            <w:ind w:left="360" w:hanging="360"/>
            <w:jc w:val="both"/>
          </w:pPr>
        </w:pPrChange>
      </w:pPr>
      <w:ins w:id="3752" w:author="UTENTE" w:date="2020-06-30T18:14:00Z">
        <w:r w:rsidRPr="00224F9A">
          <w:rPr>
            <w:lang w:val="it-IT"/>
          </w:rPr>
          <w:t>i "\"Vedi, dietro la luccicante patina   della nostra amata San Francisco c'è un lato molto, molto più oscuro…\""</w:t>
        </w:r>
      </w:ins>
    </w:p>
    <w:p w14:paraId="1A27D918" w14:textId="77777777" w:rsidR="006142F1" w:rsidRPr="00224F9A" w:rsidRDefault="006142F1" w:rsidP="006142F1">
      <w:pPr>
        <w:pStyle w:val="Paragrafoelenco"/>
        <w:numPr>
          <w:ilvl w:val="0"/>
          <w:numId w:val="8"/>
        </w:numPr>
        <w:spacing w:line="600" w:lineRule="auto"/>
        <w:ind w:left="360"/>
        <w:jc w:val="both"/>
        <w:rPr>
          <w:ins w:id="3753" w:author="UTENTE" w:date="2020-06-30T18:14:00Z"/>
          <w:lang w:val="it-IT"/>
        </w:rPr>
        <w:pPrChange w:id="3754" w:author="UTENTE" w:date="2020-06-30T18:14:00Z">
          <w:pPr>
            <w:pStyle w:val="Paragrafoelenco"/>
            <w:numPr>
              <w:numId w:val="42"/>
            </w:numPr>
            <w:spacing w:line="600" w:lineRule="auto"/>
            <w:ind w:left="360" w:hanging="360"/>
            <w:jc w:val="both"/>
          </w:pPr>
        </w:pPrChange>
      </w:pPr>
      <w:ins w:id="3755" w:author="UTENTE" w:date="2020-06-30T18:14:00Z">
        <w:r w:rsidRPr="00224F9A">
          <w:rPr>
            <w:lang w:val="it-IT"/>
          </w:rPr>
          <w:t>i "\"Un lato che di solito le persone come te non sospettano nemmeno esista."</w:t>
        </w:r>
      </w:ins>
    </w:p>
    <w:p w14:paraId="05C01FDA" w14:textId="77777777" w:rsidR="006142F1" w:rsidRPr="00224F9A" w:rsidRDefault="006142F1" w:rsidP="006142F1">
      <w:pPr>
        <w:pStyle w:val="Paragrafoelenco"/>
        <w:numPr>
          <w:ilvl w:val="0"/>
          <w:numId w:val="8"/>
        </w:numPr>
        <w:spacing w:line="600" w:lineRule="auto"/>
        <w:ind w:left="360"/>
        <w:jc w:val="both"/>
        <w:rPr>
          <w:ins w:id="3756" w:author="UTENTE" w:date="2020-06-30T18:14:00Z"/>
          <w:lang w:val="it-IT"/>
        </w:rPr>
        <w:pPrChange w:id="3757" w:author="UTENTE" w:date="2020-06-30T18:14:00Z">
          <w:pPr>
            <w:pStyle w:val="Paragrafoelenco"/>
            <w:numPr>
              <w:numId w:val="42"/>
            </w:numPr>
            <w:spacing w:line="600" w:lineRule="auto"/>
            <w:ind w:left="360" w:hanging="360"/>
            <w:jc w:val="both"/>
          </w:pPr>
        </w:pPrChange>
      </w:pPr>
      <w:ins w:id="3758" w:author="UTENTE" w:date="2020-06-30T18:14:00Z">
        <w:r w:rsidRPr="00224F9A">
          <w:rPr>
            <w:lang w:val="it-IT"/>
          </w:rPr>
          <w:t>n "Si raddrizza la cravatta con una mano, un sorriso impassibile gli si disegna sul viso."</w:t>
        </w:r>
      </w:ins>
    </w:p>
    <w:p w14:paraId="36928F2A" w14:textId="77777777" w:rsidR="006142F1" w:rsidRPr="00224F9A" w:rsidRDefault="006142F1" w:rsidP="006142F1">
      <w:pPr>
        <w:pStyle w:val="Paragrafoelenco"/>
        <w:numPr>
          <w:ilvl w:val="0"/>
          <w:numId w:val="8"/>
        </w:numPr>
        <w:spacing w:line="600" w:lineRule="auto"/>
        <w:ind w:left="360"/>
        <w:jc w:val="both"/>
        <w:rPr>
          <w:ins w:id="3759" w:author="UTENTE" w:date="2020-06-30T18:14:00Z"/>
          <w:lang w:val="it-IT"/>
        </w:rPr>
        <w:pPrChange w:id="3760" w:author="UTENTE" w:date="2020-06-30T18:14:00Z">
          <w:pPr>
            <w:pStyle w:val="Paragrafoelenco"/>
            <w:numPr>
              <w:numId w:val="42"/>
            </w:numPr>
            <w:spacing w:line="600" w:lineRule="auto"/>
            <w:ind w:left="360" w:hanging="360"/>
            <w:jc w:val="both"/>
          </w:pPr>
        </w:pPrChange>
      </w:pPr>
      <w:ins w:id="3761" w:author="UTENTE" w:date="2020-06-30T18:14:00Z">
        <w:r w:rsidRPr="00224F9A">
          <w:rPr>
            <w:lang w:val="it-IT"/>
          </w:rPr>
          <w:t>i "\"Ma una volta assaporata l'oscurità, non si può più tornare indietro.\""</w:t>
        </w:r>
      </w:ins>
    </w:p>
    <w:p w14:paraId="2F8B151A" w14:textId="77777777" w:rsidR="006142F1" w:rsidRPr="00224F9A" w:rsidRDefault="006142F1" w:rsidP="006142F1">
      <w:pPr>
        <w:pStyle w:val="Paragrafoelenco"/>
        <w:numPr>
          <w:ilvl w:val="0"/>
          <w:numId w:val="8"/>
        </w:numPr>
        <w:spacing w:line="600" w:lineRule="auto"/>
        <w:ind w:left="360"/>
        <w:jc w:val="both"/>
        <w:rPr>
          <w:ins w:id="3762" w:author="UTENTE" w:date="2020-06-30T18:14:00Z"/>
          <w:lang w:val="it-IT"/>
        </w:rPr>
        <w:pPrChange w:id="3763" w:author="UTENTE" w:date="2020-06-30T18:14:00Z">
          <w:pPr>
            <w:pStyle w:val="Paragrafoelenco"/>
            <w:numPr>
              <w:numId w:val="42"/>
            </w:numPr>
            <w:spacing w:line="600" w:lineRule="auto"/>
            <w:ind w:left="360" w:hanging="360"/>
            <w:jc w:val="both"/>
          </w:pPr>
        </w:pPrChange>
      </w:pPr>
      <w:ins w:id="3764" w:author="UTENTE" w:date="2020-06-30T18:14:00Z">
        <w:r w:rsidRPr="00224F9A">
          <w:rPr>
            <w:lang w:val="it-IT"/>
          </w:rPr>
          <w:t>i "\"Per esempio, se ipoteticamente un bel cameriere decidesse di andare a raccontare alla polizia una storiella divertente …\""</w:t>
        </w:r>
      </w:ins>
    </w:p>
    <w:p w14:paraId="05B54DEE" w14:textId="77777777" w:rsidR="006142F1" w:rsidRPr="00224F9A" w:rsidRDefault="006142F1" w:rsidP="006142F1">
      <w:pPr>
        <w:pStyle w:val="Paragrafoelenco"/>
        <w:numPr>
          <w:ilvl w:val="0"/>
          <w:numId w:val="8"/>
        </w:numPr>
        <w:spacing w:line="600" w:lineRule="auto"/>
        <w:ind w:left="360"/>
        <w:jc w:val="both"/>
        <w:rPr>
          <w:ins w:id="3765" w:author="UTENTE" w:date="2020-06-30T18:14:00Z"/>
          <w:lang w:val="it-IT"/>
        </w:rPr>
        <w:pPrChange w:id="3766" w:author="UTENTE" w:date="2020-06-30T18:14:00Z">
          <w:pPr>
            <w:pStyle w:val="Paragrafoelenco"/>
            <w:numPr>
              <w:numId w:val="42"/>
            </w:numPr>
            <w:spacing w:line="600" w:lineRule="auto"/>
            <w:ind w:left="360" w:hanging="360"/>
            <w:jc w:val="both"/>
          </w:pPr>
        </w:pPrChange>
      </w:pPr>
      <w:ins w:id="3767" w:author="UTENTE" w:date="2020-06-30T18:14:00Z">
        <w:r w:rsidRPr="00224F9A">
          <w:rPr>
            <w:lang w:val="it-IT"/>
          </w:rPr>
          <w:t>i "\"…Un uomo alto e spaventoso con una giacca scura vorrebbe assicurarsi che non potesse mai più dire altro.\""</w:t>
        </w:r>
      </w:ins>
    </w:p>
    <w:p w14:paraId="177B61E1" w14:textId="77777777" w:rsidR="006142F1" w:rsidRPr="00224F9A" w:rsidRDefault="006142F1" w:rsidP="006142F1">
      <w:pPr>
        <w:pStyle w:val="Paragrafoelenco"/>
        <w:numPr>
          <w:ilvl w:val="0"/>
          <w:numId w:val="8"/>
        </w:numPr>
        <w:spacing w:line="600" w:lineRule="auto"/>
        <w:ind w:left="360"/>
        <w:jc w:val="both"/>
        <w:rPr>
          <w:ins w:id="3768" w:author="UTENTE" w:date="2020-06-30T18:14:00Z"/>
          <w:lang w:val="it-IT"/>
        </w:rPr>
        <w:pPrChange w:id="3769" w:author="UTENTE" w:date="2020-06-30T18:14:00Z">
          <w:pPr>
            <w:pStyle w:val="Paragrafoelenco"/>
            <w:numPr>
              <w:numId w:val="42"/>
            </w:numPr>
            <w:spacing w:line="600" w:lineRule="auto"/>
            <w:ind w:left="360" w:hanging="360"/>
            <w:jc w:val="both"/>
          </w:pPr>
        </w:pPrChange>
      </w:pPr>
      <w:ins w:id="3770" w:author="UTENTE" w:date="2020-06-30T18:14:00Z">
        <w:r w:rsidRPr="00224F9A">
          <w:rPr>
            <w:lang w:val="it-IT"/>
          </w:rPr>
          <w:t>mc "\"…\""</w:t>
        </w:r>
      </w:ins>
    </w:p>
    <w:p w14:paraId="7366B3FA" w14:textId="77777777" w:rsidR="006142F1" w:rsidRPr="00224F9A" w:rsidRDefault="006142F1" w:rsidP="006142F1">
      <w:pPr>
        <w:pStyle w:val="Paragrafoelenco"/>
        <w:numPr>
          <w:ilvl w:val="0"/>
          <w:numId w:val="8"/>
        </w:numPr>
        <w:spacing w:line="600" w:lineRule="auto"/>
        <w:ind w:left="360"/>
        <w:jc w:val="both"/>
        <w:rPr>
          <w:ins w:id="3771" w:author="UTENTE" w:date="2020-06-30T18:14:00Z"/>
          <w:lang w:val="it-IT"/>
        </w:rPr>
        <w:pPrChange w:id="3772" w:author="UTENTE" w:date="2020-06-30T18:14:00Z">
          <w:pPr>
            <w:pStyle w:val="Paragrafoelenco"/>
            <w:numPr>
              <w:numId w:val="42"/>
            </w:numPr>
            <w:spacing w:line="600" w:lineRule="auto"/>
            <w:ind w:left="360" w:hanging="360"/>
            <w:jc w:val="both"/>
          </w:pPr>
        </w:pPrChange>
      </w:pPr>
      <w:ins w:id="3773" w:author="UTENTE" w:date="2020-06-30T18:14:00Z">
        <w:r w:rsidRPr="00224F9A">
          <w:rPr>
            <w:lang w:val="it-IT"/>
          </w:rPr>
          <w:t>n "\"Alla tranquilla minaccia di Isaac, il mio sguardo scivola su Dominic incredulo."</w:t>
        </w:r>
      </w:ins>
    </w:p>
    <w:p w14:paraId="0AF18617" w14:textId="54D2F819" w:rsidR="006142F1" w:rsidRPr="006142F1" w:rsidRDefault="006142F1" w:rsidP="006142F1">
      <w:pPr>
        <w:pStyle w:val="Paragrafoelenco"/>
        <w:numPr>
          <w:ilvl w:val="0"/>
          <w:numId w:val="8"/>
        </w:numPr>
        <w:spacing w:line="480" w:lineRule="auto"/>
        <w:ind w:left="709" w:hanging="709"/>
        <w:rPr>
          <w:ins w:id="3774" w:author="UTENTE" w:date="2020-06-30T18:13:00Z"/>
          <w:rPrChange w:id="3775" w:author="UTENTE" w:date="2020-06-30T18:14:00Z">
            <w:rPr>
              <w:ins w:id="3776" w:author="UTENTE" w:date="2020-06-30T18:13:00Z"/>
            </w:rPr>
          </w:rPrChange>
        </w:rPr>
        <w:pPrChange w:id="3777" w:author="UTENTE" w:date="2020-06-30T18:15:00Z">
          <w:pPr>
            <w:spacing w:line="240" w:lineRule="auto"/>
            <w:jc w:val="left"/>
          </w:pPr>
        </w:pPrChange>
      </w:pPr>
      <w:ins w:id="3778" w:author="UTENTE" w:date="2020-06-30T18:14:00Z">
        <w:r w:rsidRPr="00224F9A">
          <w:t>n "Le sue labbra sono deformate in una smorfia quando i nostri sguardi si incrociano, e mi sembra di intravedere un leggero senso di colpa."</w:t>
        </w:r>
      </w:ins>
      <w:ins w:id="3779" w:author="UTENTE" w:date="2020-06-30T18:13:00Z">
        <w:r w:rsidRPr="006142F1">
          <w:rPr>
            <w:rPrChange w:id="3780" w:author="UTENTE" w:date="2020-06-30T18:14:00Z">
              <w:rPr/>
            </w:rPrChange>
          </w:rPr>
          <w:br w:type="page"/>
        </w:r>
      </w:ins>
    </w:p>
    <w:p w14:paraId="73D9FF7D" w14:textId="7753EA95" w:rsidR="00635CF1" w:rsidRPr="00635CF1" w:rsidRDefault="00635CF1" w:rsidP="00635CF1">
      <w:pPr>
        <w:pStyle w:val="Paragrafoelenco"/>
        <w:numPr>
          <w:ilvl w:val="0"/>
          <w:numId w:val="8"/>
        </w:numPr>
        <w:spacing w:line="600" w:lineRule="auto"/>
        <w:ind w:left="1276" w:hanging="936"/>
        <w:rPr>
          <w:ins w:id="3781" w:author="UTENTE" w:date="2020-06-30T18:15:00Z"/>
          <w:lang w:val="en-US"/>
          <w:rPrChange w:id="3782" w:author="UTENTE" w:date="2020-06-30T18:15:00Z">
            <w:rPr>
              <w:ins w:id="3783" w:author="UTENTE" w:date="2020-06-30T18:15:00Z"/>
              <w:lang w:val="en-US"/>
            </w:rPr>
          </w:rPrChange>
        </w:rPr>
        <w:pPrChange w:id="3784" w:author="UTENTE" w:date="2020-06-30T18:15:00Z">
          <w:pPr>
            <w:pStyle w:val="Paragrafoelenco"/>
            <w:numPr>
              <w:numId w:val="43"/>
            </w:numPr>
            <w:spacing w:line="600" w:lineRule="auto"/>
            <w:ind w:left="502" w:hanging="360"/>
          </w:pPr>
        </w:pPrChange>
      </w:pPr>
      <w:ins w:id="3785" w:author="UTENTE" w:date="2020-06-30T18:15:00Z">
        <w:r w:rsidRPr="00635CF1">
          <w:rPr>
            <w:lang w:val="en-US"/>
            <w:rPrChange w:id="3786" w:author="UTENTE" w:date="2020-06-30T18:15:00Z">
              <w:rPr>
                <w:lang w:val="en-US"/>
              </w:rPr>
            </w:rPrChange>
          </w:rPr>
          <w:lastRenderedPageBreak/>
          <w:t>n "–Does that mean he'd really kill me, just to stop me from telling anyone about what I saw tonight?"</w:t>
        </w:r>
      </w:ins>
    </w:p>
    <w:p w14:paraId="0D2B5B05" w14:textId="77777777" w:rsidR="00635CF1" w:rsidRPr="002A1B9A" w:rsidRDefault="00635CF1" w:rsidP="00635CF1">
      <w:pPr>
        <w:pStyle w:val="Paragrafoelenco"/>
        <w:numPr>
          <w:ilvl w:val="0"/>
          <w:numId w:val="8"/>
        </w:numPr>
        <w:spacing w:line="600" w:lineRule="auto"/>
        <w:ind w:left="720"/>
        <w:rPr>
          <w:ins w:id="3787" w:author="UTENTE" w:date="2020-06-30T18:15:00Z"/>
          <w:lang w:val="en-US"/>
        </w:rPr>
        <w:pPrChange w:id="3788" w:author="UTENTE" w:date="2020-06-30T18:15:00Z">
          <w:pPr>
            <w:pStyle w:val="Paragrafoelenco"/>
            <w:numPr>
              <w:numId w:val="43"/>
            </w:numPr>
            <w:spacing w:line="600" w:lineRule="auto"/>
            <w:ind w:hanging="360"/>
          </w:pPr>
        </w:pPrChange>
      </w:pPr>
      <w:ins w:id="3789" w:author="UTENTE" w:date="2020-06-30T18:15:00Z">
        <w:r w:rsidRPr="002A1B9A">
          <w:rPr>
            <w:lang w:val="en-US"/>
          </w:rPr>
          <w:t>i "\"Of course, that's all hypothetical.\""</w:t>
        </w:r>
      </w:ins>
    </w:p>
    <w:p w14:paraId="534F84FD" w14:textId="77777777" w:rsidR="00635CF1" w:rsidRPr="002A1B9A" w:rsidRDefault="00635CF1" w:rsidP="00635CF1">
      <w:pPr>
        <w:pStyle w:val="Paragrafoelenco"/>
        <w:numPr>
          <w:ilvl w:val="0"/>
          <w:numId w:val="8"/>
        </w:numPr>
        <w:spacing w:line="600" w:lineRule="auto"/>
        <w:ind w:left="720"/>
        <w:rPr>
          <w:ins w:id="3790" w:author="UTENTE" w:date="2020-06-30T18:15:00Z"/>
          <w:lang w:val="en-US"/>
        </w:rPr>
        <w:pPrChange w:id="3791" w:author="UTENTE" w:date="2020-06-30T18:15:00Z">
          <w:pPr>
            <w:pStyle w:val="Paragrafoelenco"/>
            <w:numPr>
              <w:numId w:val="43"/>
            </w:numPr>
            <w:spacing w:line="600" w:lineRule="auto"/>
            <w:ind w:hanging="360"/>
          </w:pPr>
        </w:pPrChange>
      </w:pPr>
      <w:ins w:id="3792" w:author="UTENTE" w:date="2020-06-30T18:15:00Z">
        <w:r w:rsidRPr="002A1B9A">
          <w:rPr>
            <w:lang w:val="en-US"/>
          </w:rPr>
          <w:t>i "\"Humans like us can work with our vampiric companions just fine, assuming no one gets loose lips.\""</w:t>
        </w:r>
      </w:ins>
    </w:p>
    <w:p w14:paraId="2CADC444" w14:textId="77777777" w:rsidR="00635CF1" w:rsidRPr="002A1B9A" w:rsidRDefault="00635CF1" w:rsidP="00635CF1">
      <w:pPr>
        <w:pStyle w:val="Paragrafoelenco"/>
        <w:numPr>
          <w:ilvl w:val="0"/>
          <w:numId w:val="8"/>
        </w:numPr>
        <w:spacing w:line="600" w:lineRule="auto"/>
        <w:ind w:left="720"/>
        <w:rPr>
          <w:ins w:id="3793" w:author="UTENTE" w:date="2020-06-30T18:15:00Z"/>
          <w:lang w:val="en-US"/>
        </w:rPr>
        <w:pPrChange w:id="3794" w:author="UTENTE" w:date="2020-06-30T18:15:00Z">
          <w:pPr>
            <w:pStyle w:val="Paragrafoelenco"/>
            <w:numPr>
              <w:numId w:val="43"/>
            </w:numPr>
            <w:spacing w:line="600" w:lineRule="auto"/>
            <w:ind w:hanging="360"/>
          </w:pPr>
        </w:pPrChange>
      </w:pPr>
      <w:ins w:id="3795" w:author="UTENTE" w:date="2020-06-30T18:15:00Z">
        <w:r w:rsidRPr="002A1B9A">
          <w:rPr>
            <w:lang w:val="en-US"/>
          </w:rPr>
          <w:t>mc "\"Wait… then you're not a vampire?\""</w:t>
        </w:r>
      </w:ins>
    </w:p>
    <w:p w14:paraId="214F1CD4" w14:textId="77777777" w:rsidR="00635CF1" w:rsidRPr="002A1B9A" w:rsidRDefault="00635CF1" w:rsidP="00635CF1">
      <w:pPr>
        <w:pStyle w:val="Paragrafoelenco"/>
        <w:numPr>
          <w:ilvl w:val="0"/>
          <w:numId w:val="8"/>
        </w:numPr>
        <w:spacing w:line="600" w:lineRule="auto"/>
        <w:ind w:left="720"/>
        <w:rPr>
          <w:ins w:id="3796" w:author="UTENTE" w:date="2020-06-30T18:15:00Z"/>
          <w:lang w:val="en-US"/>
        </w:rPr>
        <w:pPrChange w:id="3797" w:author="UTENTE" w:date="2020-06-30T18:15:00Z">
          <w:pPr>
            <w:pStyle w:val="Paragrafoelenco"/>
            <w:numPr>
              <w:numId w:val="43"/>
            </w:numPr>
            <w:spacing w:line="600" w:lineRule="auto"/>
            <w:ind w:hanging="360"/>
          </w:pPr>
        </w:pPrChange>
      </w:pPr>
      <w:ins w:id="3798" w:author="UTENTE" w:date="2020-06-30T18:15:00Z">
        <w:r w:rsidRPr="002A1B9A">
          <w:rPr>
            <w:lang w:val="en-US"/>
          </w:rPr>
          <w:t>i "\"…\""</w:t>
        </w:r>
      </w:ins>
    </w:p>
    <w:p w14:paraId="7311A65D" w14:textId="77777777" w:rsidR="00635CF1" w:rsidRPr="002A1B9A" w:rsidRDefault="00635CF1" w:rsidP="00635CF1">
      <w:pPr>
        <w:pStyle w:val="Paragrafoelenco"/>
        <w:numPr>
          <w:ilvl w:val="0"/>
          <w:numId w:val="8"/>
        </w:numPr>
        <w:spacing w:line="600" w:lineRule="auto"/>
        <w:ind w:left="720"/>
        <w:rPr>
          <w:ins w:id="3799" w:author="UTENTE" w:date="2020-06-30T18:15:00Z"/>
          <w:lang w:val="en-US"/>
        </w:rPr>
        <w:pPrChange w:id="3800" w:author="UTENTE" w:date="2020-06-30T18:15:00Z">
          <w:pPr>
            <w:pStyle w:val="Paragrafoelenco"/>
            <w:numPr>
              <w:numId w:val="43"/>
            </w:numPr>
            <w:spacing w:line="600" w:lineRule="auto"/>
            <w:ind w:hanging="360"/>
          </w:pPr>
        </w:pPrChange>
      </w:pPr>
      <w:ins w:id="3801" w:author="UTENTE" w:date="2020-06-30T18:15:00Z">
        <w:r w:rsidRPr="002A1B9A">
          <w:rPr>
            <w:lang w:val="en-US"/>
          </w:rPr>
          <w:t>n "My shocked question makes Isaac pause for a second."</w:t>
        </w:r>
      </w:ins>
    </w:p>
    <w:p w14:paraId="07282437" w14:textId="77777777" w:rsidR="00635CF1" w:rsidRPr="002A1B9A" w:rsidRDefault="00635CF1" w:rsidP="00635CF1">
      <w:pPr>
        <w:pStyle w:val="Paragrafoelenco"/>
        <w:numPr>
          <w:ilvl w:val="0"/>
          <w:numId w:val="8"/>
        </w:numPr>
        <w:spacing w:line="600" w:lineRule="auto"/>
        <w:ind w:left="720"/>
        <w:rPr>
          <w:ins w:id="3802" w:author="UTENTE" w:date="2020-06-30T18:15:00Z"/>
          <w:lang w:val="en-US"/>
        </w:rPr>
        <w:pPrChange w:id="3803" w:author="UTENTE" w:date="2020-06-30T18:15:00Z">
          <w:pPr>
            <w:pStyle w:val="Paragrafoelenco"/>
            <w:numPr>
              <w:numId w:val="43"/>
            </w:numPr>
            <w:spacing w:line="600" w:lineRule="auto"/>
            <w:ind w:hanging="360"/>
          </w:pPr>
        </w:pPrChange>
      </w:pPr>
      <w:ins w:id="3804" w:author="UTENTE" w:date="2020-06-30T18:15:00Z">
        <w:r w:rsidRPr="002A1B9A">
          <w:rPr>
            <w:lang w:val="en-US"/>
          </w:rPr>
          <w:t>n "However, he quickly lets out a laugh and shakes his head, adjusting his tie with one hand."</w:t>
        </w:r>
      </w:ins>
    </w:p>
    <w:p w14:paraId="2A021126" w14:textId="77777777" w:rsidR="00635CF1" w:rsidRPr="002A1B9A" w:rsidRDefault="00635CF1" w:rsidP="00635CF1">
      <w:pPr>
        <w:pStyle w:val="Paragrafoelenco"/>
        <w:numPr>
          <w:ilvl w:val="0"/>
          <w:numId w:val="8"/>
        </w:numPr>
        <w:spacing w:line="600" w:lineRule="auto"/>
        <w:ind w:left="720"/>
        <w:rPr>
          <w:ins w:id="3805" w:author="UTENTE" w:date="2020-06-30T18:15:00Z"/>
          <w:lang w:val="en-US"/>
        </w:rPr>
        <w:pPrChange w:id="3806" w:author="UTENTE" w:date="2020-06-30T18:15:00Z">
          <w:pPr>
            <w:pStyle w:val="Paragrafoelenco"/>
            <w:numPr>
              <w:numId w:val="43"/>
            </w:numPr>
            <w:spacing w:line="600" w:lineRule="auto"/>
            <w:ind w:hanging="360"/>
          </w:pPr>
        </w:pPrChange>
      </w:pPr>
      <w:ins w:id="3807" w:author="UTENTE" w:date="2020-06-30T18:15:00Z">
        <w:r w:rsidRPr="002A1B9A">
          <w:rPr>
            <w:lang w:val="en-US"/>
          </w:rPr>
          <w:t>i "\"Not really, no. Not like Rex and Dominic here, anyway.\""</w:t>
        </w:r>
      </w:ins>
    </w:p>
    <w:p w14:paraId="2C589701" w14:textId="77777777" w:rsidR="00635CF1" w:rsidRPr="002A1B9A" w:rsidRDefault="00635CF1" w:rsidP="00635CF1">
      <w:pPr>
        <w:pStyle w:val="Paragrafoelenco"/>
        <w:numPr>
          <w:ilvl w:val="0"/>
          <w:numId w:val="8"/>
        </w:numPr>
        <w:spacing w:line="600" w:lineRule="auto"/>
        <w:ind w:left="720"/>
        <w:rPr>
          <w:ins w:id="3808" w:author="UTENTE" w:date="2020-06-30T18:15:00Z"/>
          <w:lang w:val="en-US"/>
        </w:rPr>
        <w:pPrChange w:id="3809" w:author="UTENTE" w:date="2020-06-30T18:15:00Z">
          <w:pPr>
            <w:pStyle w:val="Paragrafoelenco"/>
            <w:numPr>
              <w:numId w:val="43"/>
            </w:numPr>
            <w:spacing w:line="600" w:lineRule="auto"/>
            <w:ind w:hanging="360"/>
          </w:pPr>
        </w:pPrChange>
      </w:pPr>
      <w:ins w:id="3810" w:author="UTENTE" w:date="2020-06-30T18:15:00Z">
        <w:r w:rsidRPr="002A1B9A">
          <w:rPr>
            <w:lang w:val="en-US"/>
          </w:rPr>
          <w:t>rp "\"Don't lump me in with that piece of shit, Isaac…!\""</w:t>
        </w:r>
      </w:ins>
    </w:p>
    <w:p w14:paraId="5DA5BDAE" w14:textId="77777777" w:rsidR="00635CF1" w:rsidRPr="002A1B9A" w:rsidRDefault="00635CF1" w:rsidP="00635CF1">
      <w:pPr>
        <w:pStyle w:val="Paragrafoelenco"/>
        <w:numPr>
          <w:ilvl w:val="0"/>
          <w:numId w:val="8"/>
        </w:numPr>
        <w:spacing w:line="600" w:lineRule="auto"/>
        <w:ind w:left="720"/>
        <w:rPr>
          <w:ins w:id="3811" w:author="UTENTE" w:date="2020-06-30T18:15:00Z"/>
          <w:lang w:val="en-US"/>
        </w:rPr>
        <w:pPrChange w:id="3812" w:author="UTENTE" w:date="2020-06-30T18:15:00Z">
          <w:pPr>
            <w:pStyle w:val="Paragrafoelenco"/>
            <w:numPr>
              <w:numId w:val="43"/>
            </w:numPr>
            <w:spacing w:line="600" w:lineRule="auto"/>
            <w:ind w:hanging="360"/>
          </w:pPr>
        </w:pPrChange>
      </w:pPr>
      <w:ins w:id="3813" w:author="UTENTE" w:date="2020-06-30T18:15:00Z">
        <w:r w:rsidRPr="002A1B9A">
          <w:rPr>
            <w:lang w:val="en-US"/>
          </w:rPr>
          <w:t>n "Rex loudly protests from where he leans against the wall, glaring at us."</w:t>
        </w:r>
      </w:ins>
    </w:p>
    <w:p w14:paraId="3A6A9E84" w14:textId="77777777" w:rsidR="00635CF1" w:rsidRPr="002A1B9A" w:rsidRDefault="00635CF1" w:rsidP="00635CF1">
      <w:pPr>
        <w:pStyle w:val="Paragrafoelenco"/>
        <w:numPr>
          <w:ilvl w:val="0"/>
          <w:numId w:val="8"/>
        </w:numPr>
        <w:spacing w:line="600" w:lineRule="auto"/>
        <w:ind w:left="720"/>
        <w:rPr>
          <w:ins w:id="3814" w:author="UTENTE" w:date="2020-06-30T18:15:00Z"/>
          <w:lang w:val="en-US"/>
        </w:rPr>
        <w:pPrChange w:id="3815" w:author="UTENTE" w:date="2020-06-30T18:15:00Z">
          <w:pPr>
            <w:pStyle w:val="Paragrafoelenco"/>
            <w:numPr>
              <w:numId w:val="43"/>
            </w:numPr>
            <w:spacing w:line="600" w:lineRule="auto"/>
            <w:ind w:hanging="360"/>
          </w:pPr>
        </w:pPrChange>
      </w:pPr>
      <w:ins w:id="3816" w:author="UTENTE" w:date="2020-06-30T18:15:00Z">
        <w:r w:rsidRPr="002A1B9A">
          <w:rPr>
            <w:lang w:val="en-US"/>
          </w:rPr>
          <w:t>i "\"Of course, I'm so sorry. Now, back to the subject at hand, [mc]…\""</w:t>
        </w:r>
      </w:ins>
    </w:p>
    <w:p w14:paraId="275013C8" w14:textId="77777777" w:rsidR="00635CF1" w:rsidRPr="002A1B9A" w:rsidRDefault="00635CF1" w:rsidP="00635CF1">
      <w:pPr>
        <w:pStyle w:val="Paragrafoelenco"/>
        <w:numPr>
          <w:ilvl w:val="0"/>
          <w:numId w:val="8"/>
        </w:numPr>
        <w:spacing w:line="600" w:lineRule="auto"/>
        <w:ind w:left="720"/>
        <w:rPr>
          <w:ins w:id="3817" w:author="UTENTE" w:date="2020-06-30T18:15:00Z"/>
          <w:lang w:val="en-US"/>
        </w:rPr>
        <w:pPrChange w:id="3818" w:author="UTENTE" w:date="2020-06-30T18:15:00Z">
          <w:pPr>
            <w:pStyle w:val="Paragrafoelenco"/>
            <w:numPr>
              <w:numId w:val="43"/>
            </w:numPr>
            <w:spacing w:line="600" w:lineRule="auto"/>
            <w:ind w:hanging="360"/>
          </w:pPr>
        </w:pPrChange>
      </w:pPr>
      <w:ins w:id="3819" w:author="UTENTE" w:date="2020-06-30T18:15:00Z">
        <w:r w:rsidRPr="002A1B9A">
          <w:rPr>
            <w:lang w:val="en-US"/>
          </w:rPr>
          <w:t>n "Just as Isaac rolls his eyes and starts up again, a pair of light footsteps echoes from down the alley."</w:t>
        </w:r>
      </w:ins>
    </w:p>
    <w:p w14:paraId="4613B3BA" w14:textId="77777777" w:rsidR="00635CF1" w:rsidRPr="002A1B9A" w:rsidRDefault="00635CF1" w:rsidP="00635CF1">
      <w:pPr>
        <w:pStyle w:val="Paragrafoelenco"/>
        <w:numPr>
          <w:ilvl w:val="0"/>
          <w:numId w:val="8"/>
        </w:numPr>
        <w:spacing w:line="600" w:lineRule="auto"/>
        <w:ind w:left="720"/>
        <w:rPr>
          <w:ins w:id="3820" w:author="UTENTE" w:date="2020-06-30T18:15:00Z"/>
          <w:lang w:val="en-US"/>
        </w:rPr>
        <w:pPrChange w:id="3821" w:author="UTENTE" w:date="2020-06-30T18:15:00Z">
          <w:pPr>
            <w:pStyle w:val="Paragrafoelenco"/>
            <w:numPr>
              <w:numId w:val="43"/>
            </w:numPr>
            <w:spacing w:line="600" w:lineRule="auto"/>
            <w:ind w:hanging="360"/>
          </w:pPr>
        </w:pPrChange>
      </w:pPr>
      <w:ins w:id="3822" w:author="UTENTE" w:date="2020-06-30T18:15:00Z">
        <w:r w:rsidRPr="002A1B9A">
          <w:rPr>
            <w:lang w:val="en-US"/>
          </w:rPr>
          <w:t>n "–Several moments later, a short blond rushes up beside Isaac, panting a little."</w:t>
        </w:r>
      </w:ins>
    </w:p>
    <w:p w14:paraId="7CE2B8C3" w14:textId="77777777" w:rsidR="00635CF1" w:rsidRPr="002A1B9A" w:rsidRDefault="00635CF1" w:rsidP="00635CF1">
      <w:pPr>
        <w:pStyle w:val="Paragrafoelenco"/>
        <w:numPr>
          <w:ilvl w:val="0"/>
          <w:numId w:val="8"/>
        </w:numPr>
        <w:spacing w:line="600" w:lineRule="auto"/>
        <w:ind w:left="720"/>
        <w:rPr>
          <w:ins w:id="3823" w:author="UTENTE" w:date="2020-06-30T18:15:00Z"/>
          <w:lang w:val="en-US"/>
        </w:rPr>
        <w:pPrChange w:id="3824" w:author="UTENTE" w:date="2020-06-30T18:15:00Z">
          <w:pPr>
            <w:pStyle w:val="Paragrafoelenco"/>
            <w:numPr>
              <w:numId w:val="43"/>
            </w:numPr>
            <w:spacing w:line="600" w:lineRule="auto"/>
            <w:ind w:hanging="360"/>
          </w:pPr>
        </w:pPrChange>
      </w:pPr>
      <w:ins w:id="3825" w:author="UTENTE" w:date="2020-06-30T18:15:00Z">
        <w:r w:rsidRPr="002A1B9A">
          <w:rPr>
            <w:lang w:val="en-US"/>
          </w:rPr>
          <w:t>l "\"Haah… phew…\""</w:t>
        </w:r>
      </w:ins>
    </w:p>
    <w:p w14:paraId="35F8F0FC" w14:textId="7EA70210" w:rsidR="001A4F58" w:rsidRDefault="00635CF1" w:rsidP="00635CF1">
      <w:pPr>
        <w:pStyle w:val="Paragrafoelenco"/>
        <w:numPr>
          <w:ilvl w:val="0"/>
          <w:numId w:val="8"/>
        </w:numPr>
        <w:spacing w:line="360" w:lineRule="auto"/>
        <w:ind w:left="1474" w:hanging="1134"/>
        <w:rPr>
          <w:ins w:id="3826" w:author="UTENTE" w:date="2020-06-30T18:15:00Z"/>
          <w:lang w:val="en-US"/>
        </w:rPr>
        <w:pPrChange w:id="3827" w:author="UTENTE" w:date="2020-06-30T18:16:00Z">
          <w:pPr>
            <w:spacing w:line="360" w:lineRule="auto"/>
          </w:pPr>
        </w:pPrChange>
      </w:pPr>
      <w:ins w:id="3828" w:author="UTENTE" w:date="2020-06-30T18:15:00Z">
        <w:r w:rsidRPr="002A1B9A">
          <w:rPr>
            <w:lang w:val="en-US"/>
          </w:rPr>
          <w:t>l "\"I-Isaac, I'm sorry I'm la– eh?!\""</w:t>
        </w:r>
      </w:ins>
    </w:p>
    <w:p w14:paraId="13E82937" w14:textId="4C81E78A" w:rsidR="00635CF1" w:rsidRDefault="00635CF1">
      <w:pPr>
        <w:spacing w:line="240" w:lineRule="auto"/>
        <w:jc w:val="left"/>
        <w:rPr>
          <w:ins w:id="3829" w:author="UTENTE" w:date="2020-06-30T18:15:00Z"/>
          <w:lang w:val="en-US"/>
        </w:rPr>
      </w:pPr>
      <w:ins w:id="3830" w:author="UTENTE" w:date="2020-06-30T18:15:00Z">
        <w:r>
          <w:rPr>
            <w:lang w:val="en-US"/>
          </w:rPr>
          <w:br w:type="page"/>
        </w:r>
      </w:ins>
    </w:p>
    <w:p w14:paraId="32B6F210" w14:textId="77777777" w:rsidR="00635CF1" w:rsidRPr="00635CF1" w:rsidRDefault="00635CF1" w:rsidP="00635CF1">
      <w:pPr>
        <w:numPr>
          <w:ilvl w:val="0"/>
          <w:numId w:val="9"/>
        </w:numPr>
        <w:spacing w:line="600" w:lineRule="auto"/>
        <w:ind w:left="360"/>
        <w:contextualSpacing/>
        <w:jc w:val="left"/>
        <w:rPr>
          <w:ins w:id="3831" w:author="UTENTE" w:date="2020-06-30T18:16:00Z"/>
          <w:rFonts w:ascii="Calibri" w:eastAsia="Calibri" w:hAnsi="Calibri" w:cs="Times New Roman"/>
        </w:rPr>
      </w:pPr>
      <w:ins w:id="3832" w:author="UTENTE" w:date="2020-06-30T18:16:00Z">
        <w:r w:rsidRPr="00635CF1">
          <w:rPr>
            <w:rFonts w:ascii="Calibri" w:eastAsia="Calibri" w:hAnsi="Calibri" w:cs="Times New Roman"/>
          </w:rPr>
          <w:lastRenderedPageBreak/>
          <w:t>n "-Significa che davvero mi ucciderebbe solo per evitare che possa dire in giro quello che ho visto stanotte?"</w:t>
        </w:r>
      </w:ins>
    </w:p>
    <w:p w14:paraId="2F712C20" w14:textId="77777777" w:rsidR="00635CF1" w:rsidRPr="00635CF1" w:rsidRDefault="00635CF1" w:rsidP="00635CF1">
      <w:pPr>
        <w:numPr>
          <w:ilvl w:val="0"/>
          <w:numId w:val="9"/>
        </w:numPr>
        <w:spacing w:line="600" w:lineRule="auto"/>
        <w:ind w:left="360"/>
        <w:contextualSpacing/>
        <w:jc w:val="left"/>
        <w:rPr>
          <w:ins w:id="3833" w:author="UTENTE" w:date="2020-06-30T18:16:00Z"/>
          <w:rFonts w:ascii="Calibri" w:eastAsia="Calibri" w:hAnsi="Calibri" w:cs="Times New Roman"/>
        </w:rPr>
      </w:pPr>
      <w:ins w:id="3834" w:author="UTENTE" w:date="2020-06-30T18:16:00Z">
        <w:r w:rsidRPr="00635CF1">
          <w:rPr>
            <w:rFonts w:ascii="Calibri" w:eastAsia="Calibri" w:hAnsi="Calibri" w:cs="Times New Roman"/>
          </w:rPr>
          <w:t>i "\"Ovviamente, è tutta una cosa ipotetica.\""</w:t>
        </w:r>
      </w:ins>
    </w:p>
    <w:p w14:paraId="23B69913" w14:textId="77777777" w:rsidR="00635CF1" w:rsidRPr="00635CF1" w:rsidRDefault="00635CF1" w:rsidP="00635CF1">
      <w:pPr>
        <w:numPr>
          <w:ilvl w:val="0"/>
          <w:numId w:val="9"/>
        </w:numPr>
        <w:spacing w:line="600" w:lineRule="auto"/>
        <w:ind w:left="360"/>
        <w:contextualSpacing/>
        <w:jc w:val="left"/>
        <w:rPr>
          <w:ins w:id="3835" w:author="UTENTE" w:date="2020-06-30T18:16:00Z"/>
          <w:rFonts w:ascii="Calibri" w:eastAsia="Calibri" w:hAnsi="Calibri" w:cs="Times New Roman"/>
        </w:rPr>
      </w:pPr>
      <w:ins w:id="3836" w:author="UTENTE" w:date="2020-06-30T18:16:00Z">
        <w:r w:rsidRPr="00635CF1">
          <w:rPr>
            <w:rFonts w:ascii="Calibri" w:eastAsia="Calibri" w:hAnsi="Calibri" w:cs="Times New Roman"/>
          </w:rPr>
          <w:t>i "\"Gli umani come noi possono lavorare con i nostri compagni vampiri tranquillamente, a patto che nessuno abbia la lingua lunga.\""</w:t>
        </w:r>
      </w:ins>
    </w:p>
    <w:p w14:paraId="2F1B3263" w14:textId="77777777" w:rsidR="00635CF1" w:rsidRPr="00635CF1" w:rsidRDefault="00635CF1" w:rsidP="00635CF1">
      <w:pPr>
        <w:numPr>
          <w:ilvl w:val="0"/>
          <w:numId w:val="9"/>
        </w:numPr>
        <w:spacing w:line="600" w:lineRule="auto"/>
        <w:ind w:left="360"/>
        <w:contextualSpacing/>
        <w:jc w:val="left"/>
        <w:rPr>
          <w:ins w:id="3837" w:author="UTENTE" w:date="2020-06-30T18:16:00Z"/>
          <w:rFonts w:ascii="Calibri" w:eastAsia="Calibri" w:hAnsi="Calibri" w:cs="Times New Roman"/>
        </w:rPr>
      </w:pPr>
      <w:ins w:id="3838" w:author="UTENTE" w:date="2020-06-30T18:16:00Z">
        <w:r w:rsidRPr="00635CF1">
          <w:rPr>
            <w:rFonts w:ascii="Calibri" w:eastAsia="Calibri" w:hAnsi="Calibri" w:cs="Times New Roman"/>
          </w:rPr>
          <w:t>mc "\"Aspetta… non sei un vampiro allora?\""</w:t>
        </w:r>
      </w:ins>
    </w:p>
    <w:p w14:paraId="4168DA8E" w14:textId="77777777" w:rsidR="00635CF1" w:rsidRPr="00635CF1" w:rsidRDefault="00635CF1" w:rsidP="00635CF1">
      <w:pPr>
        <w:numPr>
          <w:ilvl w:val="0"/>
          <w:numId w:val="9"/>
        </w:numPr>
        <w:spacing w:line="600" w:lineRule="auto"/>
        <w:ind w:left="360"/>
        <w:contextualSpacing/>
        <w:jc w:val="left"/>
        <w:rPr>
          <w:ins w:id="3839" w:author="UTENTE" w:date="2020-06-30T18:16:00Z"/>
          <w:rFonts w:ascii="Calibri" w:eastAsia="Calibri" w:hAnsi="Calibri" w:cs="Times New Roman"/>
        </w:rPr>
      </w:pPr>
      <w:ins w:id="3840" w:author="UTENTE" w:date="2020-06-30T18:16:00Z">
        <w:r w:rsidRPr="00635CF1">
          <w:rPr>
            <w:rFonts w:ascii="Calibri" w:eastAsia="Calibri" w:hAnsi="Calibri" w:cs="Times New Roman"/>
          </w:rPr>
          <w:t>i "\"…\""</w:t>
        </w:r>
      </w:ins>
    </w:p>
    <w:p w14:paraId="6E954436" w14:textId="77777777" w:rsidR="00635CF1" w:rsidRPr="00635CF1" w:rsidRDefault="00635CF1" w:rsidP="00635CF1">
      <w:pPr>
        <w:numPr>
          <w:ilvl w:val="0"/>
          <w:numId w:val="9"/>
        </w:numPr>
        <w:spacing w:line="600" w:lineRule="auto"/>
        <w:ind w:left="360"/>
        <w:contextualSpacing/>
        <w:jc w:val="left"/>
        <w:rPr>
          <w:ins w:id="3841" w:author="UTENTE" w:date="2020-06-30T18:16:00Z"/>
          <w:rFonts w:ascii="Calibri" w:eastAsia="Calibri" w:hAnsi="Calibri" w:cs="Times New Roman"/>
        </w:rPr>
      </w:pPr>
      <w:ins w:id="3842" w:author="UTENTE" w:date="2020-06-30T18:16:00Z">
        <w:r w:rsidRPr="00635CF1">
          <w:rPr>
            <w:rFonts w:ascii="Calibri" w:eastAsia="Calibri" w:hAnsi="Calibri" w:cs="Times New Roman"/>
          </w:rPr>
          <w:t>n "La mia domanda terrorizzata fa rimanere Isaac in silenzio per un secondo."</w:t>
        </w:r>
      </w:ins>
    </w:p>
    <w:p w14:paraId="6F66C885" w14:textId="77777777" w:rsidR="00635CF1" w:rsidRPr="00635CF1" w:rsidRDefault="00635CF1" w:rsidP="00635CF1">
      <w:pPr>
        <w:numPr>
          <w:ilvl w:val="0"/>
          <w:numId w:val="9"/>
        </w:numPr>
        <w:spacing w:line="600" w:lineRule="auto"/>
        <w:ind w:left="360"/>
        <w:contextualSpacing/>
        <w:jc w:val="left"/>
        <w:rPr>
          <w:ins w:id="3843" w:author="UTENTE" w:date="2020-06-30T18:16:00Z"/>
          <w:rFonts w:ascii="Calibri" w:eastAsia="Calibri" w:hAnsi="Calibri" w:cs="Times New Roman"/>
        </w:rPr>
      </w:pPr>
      <w:ins w:id="3844" w:author="UTENTE" w:date="2020-06-30T18:16:00Z">
        <w:r w:rsidRPr="00635CF1">
          <w:rPr>
            <w:rFonts w:ascii="Calibri" w:eastAsia="Calibri" w:hAnsi="Calibri" w:cs="Times New Roman"/>
          </w:rPr>
          <w:t>n "Tuttavia, poco dopo si lascia andare ad una risata e scuote la testa, aggiustandosi la cravatta con una mano."</w:t>
        </w:r>
      </w:ins>
    </w:p>
    <w:p w14:paraId="55278EBA" w14:textId="77777777" w:rsidR="00635CF1" w:rsidRPr="00635CF1" w:rsidRDefault="00635CF1" w:rsidP="00635CF1">
      <w:pPr>
        <w:numPr>
          <w:ilvl w:val="0"/>
          <w:numId w:val="9"/>
        </w:numPr>
        <w:spacing w:line="600" w:lineRule="auto"/>
        <w:ind w:left="360"/>
        <w:contextualSpacing/>
        <w:jc w:val="left"/>
        <w:rPr>
          <w:ins w:id="3845" w:author="UTENTE" w:date="2020-06-30T18:16:00Z"/>
          <w:rFonts w:ascii="Calibri" w:eastAsia="Calibri" w:hAnsi="Calibri" w:cs="Times New Roman"/>
        </w:rPr>
      </w:pPr>
      <w:ins w:id="3846" w:author="UTENTE" w:date="2020-06-30T18:16:00Z">
        <w:r w:rsidRPr="00635CF1">
          <w:rPr>
            <w:rFonts w:ascii="Calibri" w:eastAsia="Calibri" w:hAnsi="Calibri" w:cs="Times New Roman"/>
          </w:rPr>
          <w:t>i "Non proprio, no. Non come Rex e Dominic, comunque."</w:t>
        </w:r>
      </w:ins>
    </w:p>
    <w:p w14:paraId="699B4B83" w14:textId="77777777" w:rsidR="00635CF1" w:rsidRPr="00635CF1" w:rsidRDefault="00635CF1" w:rsidP="00635CF1">
      <w:pPr>
        <w:numPr>
          <w:ilvl w:val="0"/>
          <w:numId w:val="9"/>
        </w:numPr>
        <w:spacing w:line="600" w:lineRule="auto"/>
        <w:ind w:left="360"/>
        <w:contextualSpacing/>
        <w:jc w:val="left"/>
        <w:rPr>
          <w:ins w:id="3847" w:author="UTENTE" w:date="2020-06-30T18:16:00Z"/>
          <w:rFonts w:ascii="Calibri" w:eastAsia="Calibri" w:hAnsi="Calibri" w:cs="Times New Roman"/>
        </w:rPr>
      </w:pPr>
      <w:ins w:id="3848" w:author="UTENTE" w:date="2020-06-30T18:16:00Z">
        <w:r w:rsidRPr="00635CF1">
          <w:rPr>
            <w:rFonts w:ascii="Calibri" w:eastAsia="Calibri" w:hAnsi="Calibri" w:cs="Times New Roman"/>
          </w:rPr>
          <w:t>rp "\"Non mettermi sullo stesso piano di quel pezzo di merda, Isaac…!\""</w:t>
        </w:r>
      </w:ins>
    </w:p>
    <w:p w14:paraId="05ACC78C" w14:textId="77777777" w:rsidR="00635CF1" w:rsidRPr="00635CF1" w:rsidRDefault="00635CF1" w:rsidP="00635CF1">
      <w:pPr>
        <w:numPr>
          <w:ilvl w:val="0"/>
          <w:numId w:val="9"/>
        </w:numPr>
        <w:spacing w:line="600" w:lineRule="auto"/>
        <w:ind w:left="360"/>
        <w:contextualSpacing/>
        <w:jc w:val="left"/>
        <w:rPr>
          <w:ins w:id="3849" w:author="UTENTE" w:date="2020-06-30T18:16:00Z"/>
          <w:rFonts w:ascii="Calibri" w:eastAsia="Calibri" w:hAnsi="Calibri" w:cs="Times New Roman"/>
        </w:rPr>
      </w:pPr>
      <w:ins w:id="3850" w:author="UTENTE" w:date="2020-06-30T18:16:00Z">
        <w:r w:rsidRPr="00635CF1">
          <w:rPr>
            <w:rFonts w:ascii="Calibri" w:eastAsia="Calibri" w:hAnsi="Calibri" w:cs="Times New Roman"/>
          </w:rPr>
          <w:t>n "Protesta Rex dal muro sui cui è poggiato, lanciandoci un’occhiataccia."</w:t>
        </w:r>
      </w:ins>
    </w:p>
    <w:p w14:paraId="506FE900" w14:textId="77777777" w:rsidR="00635CF1" w:rsidRPr="00635CF1" w:rsidRDefault="00635CF1" w:rsidP="00635CF1">
      <w:pPr>
        <w:numPr>
          <w:ilvl w:val="0"/>
          <w:numId w:val="9"/>
        </w:numPr>
        <w:spacing w:line="600" w:lineRule="auto"/>
        <w:ind w:left="360"/>
        <w:contextualSpacing/>
        <w:jc w:val="left"/>
        <w:rPr>
          <w:ins w:id="3851" w:author="UTENTE" w:date="2020-06-30T18:16:00Z"/>
          <w:rFonts w:ascii="Calibri" w:eastAsia="Calibri" w:hAnsi="Calibri" w:cs="Times New Roman"/>
        </w:rPr>
      </w:pPr>
      <w:ins w:id="3852" w:author="UTENTE" w:date="2020-06-30T18:16:00Z">
        <w:r w:rsidRPr="00635CF1">
          <w:rPr>
            <w:rFonts w:ascii="Calibri" w:eastAsia="Calibri" w:hAnsi="Calibri" w:cs="Times New Roman"/>
          </w:rPr>
          <w:t>i "\"Giusto, mi dispiace tanto. Ora tornando alle cose importanti, [mc]…\""</w:t>
        </w:r>
      </w:ins>
    </w:p>
    <w:p w14:paraId="704A861B" w14:textId="77777777" w:rsidR="00635CF1" w:rsidRPr="00635CF1" w:rsidRDefault="00635CF1" w:rsidP="00635CF1">
      <w:pPr>
        <w:numPr>
          <w:ilvl w:val="0"/>
          <w:numId w:val="9"/>
        </w:numPr>
        <w:spacing w:line="600" w:lineRule="auto"/>
        <w:ind w:left="360"/>
        <w:contextualSpacing/>
        <w:jc w:val="left"/>
        <w:rPr>
          <w:ins w:id="3853" w:author="UTENTE" w:date="2020-06-30T18:16:00Z"/>
          <w:rFonts w:ascii="Calibri" w:eastAsia="Calibri" w:hAnsi="Calibri" w:cs="Times New Roman"/>
        </w:rPr>
      </w:pPr>
      <w:ins w:id="3854" w:author="UTENTE" w:date="2020-06-30T18:16:00Z">
        <w:r w:rsidRPr="00635CF1">
          <w:rPr>
            <w:rFonts w:ascii="Calibri" w:eastAsia="Calibri" w:hAnsi="Calibri" w:cs="Times New Roman"/>
          </w:rPr>
          <w:t>n "Proprio come Isaac alza occhi al cielo e ricomincia a parlare, dei passi leggeri echeggiano dal fondo del vicolo."</w:t>
        </w:r>
      </w:ins>
    </w:p>
    <w:p w14:paraId="7607A33B" w14:textId="77777777" w:rsidR="00635CF1" w:rsidRPr="00635CF1" w:rsidRDefault="00635CF1" w:rsidP="00635CF1">
      <w:pPr>
        <w:numPr>
          <w:ilvl w:val="0"/>
          <w:numId w:val="9"/>
        </w:numPr>
        <w:spacing w:line="600" w:lineRule="auto"/>
        <w:ind w:left="360"/>
        <w:contextualSpacing/>
        <w:jc w:val="left"/>
        <w:rPr>
          <w:ins w:id="3855" w:author="UTENTE" w:date="2020-06-30T18:16:00Z"/>
          <w:rFonts w:ascii="Calibri" w:eastAsia="Calibri" w:hAnsi="Calibri" w:cs="Times New Roman"/>
        </w:rPr>
      </w:pPr>
      <w:ins w:id="3856" w:author="UTENTE" w:date="2020-06-30T18:16:00Z">
        <w:r w:rsidRPr="00635CF1">
          <w:rPr>
            <w:rFonts w:ascii="Calibri" w:eastAsia="Calibri" w:hAnsi="Calibri" w:cs="Times New Roman"/>
          </w:rPr>
          <w:t>n "-Qualche secondo dopo, un ragazzo biondo e bassino corre e si ferma accanto ad Isaac, ansimando."</w:t>
        </w:r>
      </w:ins>
    </w:p>
    <w:p w14:paraId="1E0DFE27" w14:textId="77777777" w:rsidR="00635CF1" w:rsidRPr="00635CF1" w:rsidRDefault="00635CF1" w:rsidP="00635CF1">
      <w:pPr>
        <w:numPr>
          <w:ilvl w:val="0"/>
          <w:numId w:val="9"/>
        </w:numPr>
        <w:spacing w:line="600" w:lineRule="auto"/>
        <w:ind w:left="360"/>
        <w:contextualSpacing/>
        <w:jc w:val="left"/>
        <w:rPr>
          <w:ins w:id="3857" w:author="UTENTE" w:date="2020-06-30T18:16:00Z"/>
          <w:rFonts w:ascii="Calibri" w:eastAsia="Calibri" w:hAnsi="Calibri" w:cs="Times New Roman"/>
        </w:rPr>
      </w:pPr>
      <w:ins w:id="3858" w:author="UTENTE" w:date="2020-06-30T18:16:00Z">
        <w:r w:rsidRPr="00635CF1">
          <w:rPr>
            <w:rFonts w:ascii="Calibri" w:eastAsia="Calibri" w:hAnsi="Calibri" w:cs="Times New Roman"/>
          </w:rPr>
          <w:t>l "\"Aaah… fiù…\""</w:t>
        </w:r>
      </w:ins>
    </w:p>
    <w:p w14:paraId="19DBF16A" w14:textId="77777777" w:rsidR="00635CF1" w:rsidRPr="00635CF1" w:rsidRDefault="00635CF1" w:rsidP="00635CF1">
      <w:pPr>
        <w:numPr>
          <w:ilvl w:val="0"/>
          <w:numId w:val="9"/>
        </w:numPr>
        <w:spacing w:line="600" w:lineRule="auto"/>
        <w:ind w:left="360"/>
        <w:contextualSpacing/>
        <w:jc w:val="left"/>
        <w:rPr>
          <w:ins w:id="3859" w:author="UTENTE" w:date="2020-06-30T18:16:00Z"/>
          <w:rFonts w:ascii="Calibri" w:eastAsia="Calibri" w:hAnsi="Calibri" w:cs="Times New Roman"/>
        </w:rPr>
      </w:pPr>
      <w:ins w:id="3860" w:author="UTENTE" w:date="2020-06-30T18:16:00Z">
        <w:r w:rsidRPr="00635CF1">
          <w:rPr>
            <w:rFonts w:ascii="Calibri" w:eastAsia="Calibri" w:hAnsi="Calibri" w:cs="Times New Roman"/>
          </w:rPr>
          <w:t>l "\"I-Isaac, scusami sono in ritar-eh?!\""</w:t>
        </w:r>
        <w:r w:rsidRPr="00635CF1">
          <w:rPr>
            <w:rFonts w:ascii="Calibri" w:eastAsia="Calibri" w:hAnsi="Calibri" w:cs="Times New Roman"/>
          </w:rPr>
          <w:br w:type="page"/>
        </w:r>
      </w:ins>
    </w:p>
    <w:p w14:paraId="205CD9FE" w14:textId="77777777" w:rsidR="00635CF1" w:rsidRPr="002A1B9A" w:rsidRDefault="00635CF1" w:rsidP="00635CF1">
      <w:pPr>
        <w:pStyle w:val="Paragrafoelenco"/>
        <w:numPr>
          <w:ilvl w:val="0"/>
          <w:numId w:val="8"/>
        </w:numPr>
        <w:spacing w:line="600" w:lineRule="auto"/>
        <w:ind w:left="720"/>
        <w:rPr>
          <w:ins w:id="3861" w:author="UTENTE" w:date="2020-06-30T18:17:00Z"/>
          <w:lang w:val="en-US"/>
        </w:rPr>
      </w:pPr>
      <w:ins w:id="3862" w:author="UTENTE" w:date="2020-06-30T18:17:00Z">
        <w:r w:rsidRPr="002A1B9A">
          <w:rPr>
            <w:lang w:val="en-US"/>
          </w:rPr>
          <w:lastRenderedPageBreak/>
          <w:t>n "Halfway through his sentence, Luka breaks off sharply."</w:t>
        </w:r>
      </w:ins>
    </w:p>
    <w:p w14:paraId="2523972D" w14:textId="77777777" w:rsidR="00635CF1" w:rsidRPr="002A1B9A" w:rsidRDefault="00635CF1" w:rsidP="00635CF1">
      <w:pPr>
        <w:pStyle w:val="Paragrafoelenco"/>
        <w:numPr>
          <w:ilvl w:val="0"/>
          <w:numId w:val="8"/>
        </w:numPr>
        <w:spacing w:line="600" w:lineRule="auto"/>
        <w:ind w:left="720"/>
        <w:rPr>
          <w:ins w:id="3863" w:author="UTENTE" w:date="2020-06-30T18:17:00Z"/>
          <w:lang w:val="en-US"/>
        </w:rPr>
      </w:pPr>
      <w:ins w:id="3864" w:author="UTENTE" w:date="2020-06-30T18:17:00Z">
        <w:r w:rsidRPr="002A1B9A">
          <w:rPr>
            <w:lang w:val="en-US"/>
          </w:rPr>
          <w:t>n "He stares at me with saucer-like eyes, and I stare back in astonishment."</w:t>
        </w:r>
      </w:ins>
    </w:p>
    <w:p w14:paraId="616B7223" w14:textId="77777777" w:rsidR="00635CF1" w:rsidRPr="002A1B9A" w:rsidRDefault="00635CF1" w:rsidP="00635CF1">
      <w:pPr>
        <w:pStyle w:val="Paragrafoelenco"/>
        <w:numPr>
          <w:ilvl w:val="0"/>
          <w:numId w:val="8"/>
        </w:numPr>
        <w:spacing w:line="600" w:lineRule="auto"/>
        <w:ind w:left="720"/>
        <w:rPr>
          <w:ins w:id="3865" w:author="UTENTE" w:date="2020-06-30T18:17:00Z"/>
          <w:lang w:val="en-US"/>
        </w:rPr>
      </w:pPr>
      <w:ins w:id="3866" w:author="UTENTE" w:date="2020-06-30T18:17:00Z">
        <w:r w:rsidRPr="002A1B9A">
          <w:rPr>
            <w:lang w:val="en-US"/>
          </w:rPr>
          <w:t>mcp "\"Luka…?\""</w:t>
        </w:r>
      </w:ins>
    </w:p>
    <w:p w14:paraId="72068BEB" w14:textId="77777777" w:rsidR="00635CF1" w:rsidRPr="002A1B9A" w:rsidRDefault="00635CF1" w:rsidP="00635CF1">
      <w:pPr>
        <w:pStyle w:val="Paragrafoelenco"/>
        <w:numPr>
          <w:ilvl w:val="0"/>
          <w:numId w:val="8"/>
        </w:numPr>
        <w:tabs>
          <w:tab w:val="left" w:pos="1134"/>
        </w:tabs>
        <w:spacing w:line="600" w:lineRule="auto"/>
        <w:ind w:left="720"/>
        <w:rPr>
          <w:ins w:id="3867" w:author="UTENTE" w:date="2020-06-30T18:17:00Z"/>
          <w:lang w:val="en-US"/>
        </w:rPr>
        <w:pPrChange w:id="3868" w:author="UTENTE" w:date="2020-06-30T18:17:00Z">
          <w:pPr>
            <w:pStyle w:val="Paragrafoelenco"/>
            <w:numPr>
              <w:numId w:val="8"/>
            </w:numPr>
            <w:spacing w:line="600" w:lineRule="auto"/>
            <w:ind w:hanging="360"/>
          </w:pPr>
        </w:pPrChange>
      </w:pPr>
      <w:ins w:id="3869" w:author="UTENTE" w:date="2020-06-30T18:17:00Z">
        <w:r w:rsidRPr="002A1B9A">
          <w:rPr>
            <w:lang w:val="en-US"/>
          </w:rPr>
          <w:t>mcp "\"Hang on a second… Were {i}you{/i} the one who told Isaac that I met Dominic?\""</w:t>
        </w:r>
      </w:ins>
    </w:p>
    <w:p w14:paraId="0032A319" w14:textId="77777777" w:rsidR="00635CF1" w:rsidRPr="002A1B9A" w:rsidRDefault="00635CF1" w:rsidP="00635CF1">
      <w:pPr>
        <w:pStyle w:val="Paragrafoelenco"/>
        <w:numPr>
          <w:ilvl w:val="0"/>
          <w:numId w:val="8"/>
        </w:numPr>
        <w:spacing w:line="600" w:lineRule="auto"/>
        <w:ind w:left="720"/>
        <w:rPr>
          <w:ins w:id="3870" w:author="UTENTE" w:date="2020-06-30T18:17:00Z"/>
          <w:lang w:val="en-US"/>
        </w:rPr>
      </w:pPr>
      <w:ins w:id="3871" w:author="UTENTE" w:date="2020-06-30T18:17:00Z">
        <w:r w:rsidRPr="002A1B9A">
          <w:rPr>
            <w:lang w:val="en-US"/>
          </w:rPr>
          <w:t>n "As bizarre as the whole situation is, the pieces are starting to fall into place."</w:t>
        </w:r>
      </w:ins>
    </w:p>
    <w:p w14:paraId="31A798C6" w14:textId="77777777" w:rsidR="00635CF1" w:rsidRPr="002A1B9A" w:rsidRDefault="00635CF1" w:rsidP="00635CF1">
      <w:pPr>
        <w:pStyle w:val="Paragrafoelenco"/>
        <w:numPr>
          <w:ilvl w:val="0"/>
          <w:numId w:val="8"/>
        </w:numPr>
        <w:spacing w:line="600" w:lineRule="auto"/>
        <w:ind w:left="720"/>
        <w:rPr>
          <w:ins w:id="3872" w:author="UTENTE" w:date="2020-06-30T18:17:00Z"/>
          <w:lang w:val="en-US"/>
        </w:rPr>
      </w:pPr>
      <w:ins w:id="3873" w:author="UTENTE" w:date="2020-06-30T18:17:00Z">
        <w:r w:rsidRPr="002A1B9A">
          <w:rPr>
            <w:lang w:val="en-US"/>
          </w:rPr>
          <w:t>n "This little brat was trying to get me to tell him about 'shady' types – {w}in other words, find people who might be vampires for him…?"</w:t>
        </w:r>
      </w:ins>
    </w:p>
    <w:p w14:paraId="059CC198" w14:textId="77777777" w:rsidR="00635CF1" w:rsidRPr="002A1B9A" w:rsidRDefault="00635CF1" w:rsidP="00635CF1">
      <w:pPr>
        <w:pStyle w:val="Paragrafoelenco"/>
        <w:numPr>
          <w:ilvl w:val="0"/>
          <w:numId w:val="8"/>
        </w:numPr>
        <w:spacing w:line="600" w:lineRule="auto"/>
        <w:ind w:left="720"/>
        <w:rPr>
          <w:ins w:id="3874" w:author="UTENTE" w:date="2020-06-30T18:17:00Z"/>
          <w:lang w:val="en-US"/>
        </w:rPr>
      </w:pPr>
      <w:ins w:id="3875" w:author="UTENTE" w:date="2020-06-30T18:17:00Z">
        <w:r w:rsidRPr="002A1B9A">
          <w:rPr>
            <w:lang w:val="en-US"/>
          </w:rPr>
          <w:t>l "\"…\""</w:t>
        </w:r>
      </w:ins>
    </w:p>
    <w:p w14:paraId="69BBA807" w14:textId="77777777" w:rsidR="00635CF1" w:rsidRPr="002A1B9A" w:rsidRDefault="00635CF1" w:rsidP="00635CF1">
      <w:pPr>
        <w:pStyle w:val="Paragrafoelenco"/>
        <w:numPr>
          <w:ilvl w:val="0"/>
          <w:numId w:val="8"/>
        </w:numPr>
        <w:spacing w:line="600" w:lineRule="auto"/>
        <w:ind w:left="720"/>
        <w:rPr>
          <w:ins w:id="3876" w:author="UTENTE" w:date="2020-06-30T18:17:00Z"/>
          <w:lang w:val="en-US"/>
        </w:rPr>
      </w:pPr>
      <w:ins w:id="3877" w:author="UTENTE" w:date="2020-06-30T18:17:00Z">
        <w:r w:rsidRPr="002A1B9A">
          <w:rPr>
            <w:lang w:val="en-US"/>
          </w:rPr>
          <w:t>n "Luka's surprised, then flustered, reaction confirms my suspicions, and he averts his gaze sheepishly."</w:t>
        </w:r>
      </w:ins>
    </w:p>
    <w:p w14:paraId="5F29FD24" w14:textId="77777777" w:rsidR="00635CF1" w:rsidRPr="002A1B9A" w:rsidRDefault="00635CF1" w:rsidP="00635CF1">
      <w:pPr>
        <w:pStyle w:val="Paragrafoelenco"/>
        <w:numPr>
          <w:ilvl w:val="0"/>
          <w:numId w:val="8"/>
        </w:numPr>
        <w:spacing w:line="600" w:lineRule="auto"/>
        <w:ind w:left="720"/>
        <w:rPr>
          <w:ins w:id="3878" w:author="UTENTE" w:date="2020-06-30T18:17:00Z"/>
          <w:lang w:val="en-US"/>
        </w:rPr>
      </w:pPr>
      <w:ins w:id="3879" w:author="UTENTE" w:date="2020-06-30T18:17:00Z">
        <w:r w:rsidRPr="002A1B9A">
          <w:rPr>
            <w:lang w:val="en-US"/>
          </w:rPr>
          <w:t>l "\"Yeah, so? It was pretty clear you were trying to protect him…\""</w:t>
        </w:r>
      </w:ins>
    </w:p>
    <w:p w14:paraId="68E13DCB" w14:textId="3F03EB2B" w:rsidR="00635CF1" w:rsidRPr="002A1B9A" w:rsidRDefault="00635CF1" w:rsidP="00635CF1">
      <w:pPr>
        <w:pStyle w:val="Paragrafoelenco"/>
        <w:numPr>
          <w:ilvl w:val="0"/>
          <w:numId w:val="8"/>
        </w:numPr>
        <w:tabs>
          <w:tab w:val="left" w:pos="993"/>
        </w:tabs>
        <w:spacing w:line="600" w:lineRule="auto"/>
        <w:ind w:left="720"/>
        <w:rPr>
          <w:ins w:id="3880" w:author="UTENTE" w:date="2020-06-30T18:17:00Z"/>
          <w:lang w:val="en-US"/>
        </w:rPr>
        <w:pPrChange w:id="3881" w:author="UTENTE" w:date="2020-06-30T18:17:00Z">
          <w:pPr>
            <w:pStyle w:val="Paragrafoelenco"/>
            <w:numPr>
              <w:numId w:val="8"/>
            </w:numPr>
            <w:spacing w:line="600" w:lineRule="auto"/>
            <w:ind w:hanging="360"/>
          </w:pPr>
        </w:pPrChange>
      </w:pPr>
      <w:ins w:id="3882" w:author="UTENTE" w:date="2020-06-30T18:17:00Z">
        <w:r>
          <w:rPr>
            <w:lang w:val="en-US"/>
          </w:rPr>
          <w:t xml:space="preserve">    </w:t>
        </w:r>
        <w:r w:rsidRPr="002A1B9A">
          <w:rPr>
            <w:lang w:val="en-US"/>
          </w:rPr>
          <w:t>n "At that, Luka's eyes flick over towards Dominic, taking on a certain sharpness."</w:t>
        </w:r>
      </w:ins>
    </w:p>
    <w:p w14:paraId="240C8E48" w14:textId="77777777" w:rsidR="00635CF1" w:rsidRPr="002A1B9A" w:rsidRDefault="00635CF1" w:rsidP="00635CF1">
      <w:pPr>
        <w:pStyle w:val="Paragrafoelenco"/>
        <w:numPr>
          <w:ilvl w:val="0"/>
          <w:numId w:val="8"/>
        </w:numPr>
        <w:spacing w:line="600" w:lineRule="auto"/>
        <w:ind w:left="720"/>
        <w:rPr>
          <w:ins w:id="3883" w:author="UTENTE" w:date="2020-06-30T18:17:00Z"/>
          <w:lang w:val="en-US"/>
        </w:rPr>
      </w:pPr>
      <w:ins w:id="3884" w:author="UTENTE" w:date="2020-06-30T18:17:00Z">
        <w:r w:rsidRPr="002A1B9A">
          <w:rPr>
            <w:lang w:val="en-US"/>
          </w:rPr>
          <w:t>n "He glances over at Rex with the same hateful look, too. {w}Does Luka know both of them already?"</w:t>
        </w:r>
      </w:ins>
    </w:p>
    <w:p w14:paraId="10BB2B76" w14:textId="77777777" w:rsidR="00635CF1" w:rsidRPr="002A1B9A" w:rsidRDefault="00635CF1" w:rsidP="00635CF1">
      <w:pPr>
        <w:pStyle w:val="Paragrafoelenco"/>
        <w:numPr>
          <w:ilvl w:val="0"/>
          <w:numId w:val="8"/>
        </w:numPr>
        <w:spacing w:line="600" w:lineRule="auto"/>
        <w:ind w:left="720"/>
        <w:rPr>
          <w:ins w:id="3885" w:author="UTENTE" w:date="2020-06-30T18:17:00Z"/>
          <w:lang w:val="en-US"/>
        </w:rPr>
      </w:pPr>
      <w:ins w:id="3886" w:author="UTENTE" w:date="2020-06-30T18:17:00Z">
        <w:r w:rsidRPr="002A1B9A">
          <w:rPr>
            <w:lang w:val="en-US"/>
          </w:rPr>
          <w:t>ip "\"…All right, let's not get too excited.\""</w:t>
        </w:r>
      </w:ins>
    </w:p>
    <w:p w14:paraId="777F1665" w14:textId="77777777" w:rsidR="00635CF1" w:rsidRPr="002A1B9A" w:rsidRDefault="00635CF1" w:rsidP="00635CF1">
      <w:pPr>
        <w:pStyle w:val="Paragrafoelenco"/>
        <w:numPr>
          <w:ilvl w:val="0"/>
          <w:numId w:val="8"/>
        </w:numPr>
        <w:spacing w:line="600" w:lineRule="auto"/>
        <w:ind w:left="720"/>
        <w:rPr>
          <w:ins w:id="3887" w:author="UTENTE" w:date="2020-06-30T18:17:00Z"/>
          <w:lang w:val="en-US"/>
        </w:rPr>
      </w:pPr>
      <w:ins w:id="3888" w:author="UTENTE" w:date="2020-06-30T18:17:00Z">
        <w:r w:rsidRPr="002A1B9A">
          <w:rPr>
            <w:lang w:val="en-US"/>
          </w:rPr>
          <w:t>n "Letting out a long sigh, Isaac pinches the bridge of his nose with his thumb and forefinger."</w:t>
        </w:r>
      </w:ins>
    </w:p>
    <w:p w14:paraId="618B1A4C" w14:textId="77777777" w:rsidR="00635CF1" w:rsidRPr="002A1B9A" w:rsidRDefault="00635CF1" w:rsidP="00635CF1">
      <w:pPr>
        <w:pStyle w:val="Paragrafoelenco"/>
        <w:numPr>
          <w:ilvl w:val="0"/>
          <w:numId w:val="8"/>
        </w:numPr>
        <w:spacing w:line="600" w:lineRule="auto"/>
        <w:ind w:left="720"/>
        <w:rPr>
          <w:ins w:id="3889" w:author="UTENTE" w:date="2020-06-30T18:17:00Z"/>
          <w:lang w:val="en-US"/>
        </w:rPr>
      </w:pPr>
      <w:ins w:id="3890" w:author="UTENTE" w:date="2020-06-30T18:17:00Z">
        <w:r w:rsidRPr="002A1B9A">
          <w:rPr>
            <w:lang w:val="en-US"/>
          </w:rPr>
          <w:t>i "\"It seems there's some miscommunication going on here. You see –\""</w:t>
        </w:r>
      </w:ins>
    </w:p>
    <w:p w14:paraId="307CCE52" w14:textId="77777777" w:rsidR="00635CF1" w:rsidRPr="002A1B9A" w:rsidRDefault="00635CF1" w:rsidP="00635CF1">
      <w:pPr>
        <w:pStyle w:val="Paragrafoelenco"/>
        <w:numPr>
          <w:ilvl w:val="0"/>
          <w:numId w:val="8"/>
        </w:numPr>
        <w:spacing w:line="600" w:lineRule="auto"/>
        <w:ind w:left="720"/>
        <w:rPr>
          <w:ins w:id="3891" w:author="UTENTE" w:date="2020-06-30T18:17:00Z"/>
          <w:lang w:val="en-US"/>
        </w:rPr>
      </w:pPr>
      <w:ins w:id="3892" w:author="UTENTE" w:date="2020-06-30T18:17:00Z">
        <w:r w:rsidRPr="002A1B9A">
          <w:rPr>
            <w:lang w:val="en-US"/>
          </w:rPr>
          <w:t>u "\"–I'll split your fucking skull open!\""</w:t>
        </w:r>
        <w:r w:rsidRPr="002A1B9A">
          <w:rPr>
            <w:lang w:val="en-US"/>
          </w:rPr>
          <w:br w:type="page"/>
        </w:r>
      </w:ins>
    </w:p>
    <w:p w14:paraId="2A652938" w14:textId="77777777" w:rsidR="00635CF1" w:rsidRPr="00224F9A" w:rsidRDefault="00635CF1" w:rsidP="00635CF1">
      <w:pPr>
        <w:pStyle w:val="Paragrafoelenco"/>
        <w:numPr>
          <w:ilvl w:val="0"/>
          <w:numId w:val="9"/>
        </w:numPr>
        <w:spacing w:line="600" w:lineRule="auto"/>
        <w:ind w:left="360"/>
        <w:jc w:val="both"/>
        <w:rPr>
          <w:ins w:id="3893" w:author="UTENTE" w:date="2020-06-30T18:18:00Z"/>
          <w:lang w:val="it-IT"/>
        </w:rPr>
      </w:pPr>
      <w:ins w:id="3894" w:author="UTENTE" w:date="2020-06-30T18:18:00Z">
        <w:r w:rsidRPr="00224F9A">
          <w:rPr>
            <w:lang w:val="it-IT"/>
          </w:rPr>
          <w:lastRenderedPageBreak/>
          <w:t>n "A metà frase, Luka si interrompe di colpo."</w:t>
        </w:r>
      </w:ins>
    </w:p>
    <w:p w14:paraId="05EB1A32" w14:textId="77777777" w:rsidR="00635CF1" w:rsidRPr="00224F9A" w:rsidRDefault="00635CF1" w:rsidP="00635CF1">
      <w:pPr>
        <w:pStyle w:val="Paragrafoelenco"/>
        <w:numPr>
          <w:ilvl w:val="0"/>
          <w:numId w:val="9"/>
        </w:numPr>
        <w:spacing w:line="600" w:lineRule="auto"/>
        <w:ind w:left="360"/>
        <w:jc w:val="both"/>
        <w:rPr>
          <w:ins w:id="3895" w:author="UTENTE" w:date="2020-06-30T18:18:00Z"/>
          <w:lang w:val="it-IT"/>
        </w:rPr>
      </w:pPr>
      <w:ins w:id="3896" w:author="UTENTE" w:date="2020-06-30T18:18:00Z">
        <w:r w:rsidRPr="00224F9A">
          <w:rPr>
            <w:lang w:val="it-IT"/>
          </w:rPr>
          <w:t>n "Mi fissa con gli occhi sbarrati; io faccio lo stesso, sbigottito."</w:t>
        </w:r>
      </w:ins>
    </w:p>
    <w:p w14:paraId="2758A344" w14:textId="77777777" w:rsidR="00635CF1" w:rsidRPr="00224F9A" w:rsidRDefault="00635CF1" w:rsidP="00635CF1">
      <w:pPr>
        <w:pStyle w:val="Paragrafoelenco"/>
        <w:numPr>
          <w:ilvl w:val="0"/>
          <w:numId w:val="9"/>
        </w:numPr>
        <w:spacing w:line="600" w:lineRule="auto"/>
        <w:ind w:left="360"/>
        <w:jc w:val="both"/>
        <w:rPr>
          <w:ins w:id="3897" w:author="UTENTE" w:date="2020-06-30T18:18:00Z"/>
          <w:lang w:val="it-IT"/>
        </w:rPr>
      </w:pPr>
      <w:ins w:id="3898" w:author="UTENTE" w:date="2020-06-30T18:18:00Z">
        <w:r w:rsidRPr="00224F9A">
          <w:rPr>
            <w:lang w:val="it-IT"/>
          </w:rPr>
          <w:t>mcp "\"Luka…?\""</w:t>
        </w:r>
      </w:ins>
    </w:p>
    <w:p w14:paraId="0E7C3CE6" w14:textId="77777777" w:rsidR="00635CF1" w:rsidRPr="00224F9A" w:rsidRDefault="00635CF1" w:rsidP="00635CF1">
      <w:pPr>
        <w:pStyle w:val="Paragrafoelenco"/>
        <w:numPr>
          <w:ilvl w:val="0"/>
          <w:numId w:val="9"/>
        </w:numPr>
        <w:spacing w:line="600" w:lineRule="auto"/>
        <w:ind w:left="360"/>
        <w:jc w:val="both"/>
        <w:rPr>
          <w:ins w:id="3899" w:author="UTENTE" w:date="2020-06-30T18:18:00Z"/>
          <w:lang w:val="it-IT"/>
        </w:rPr>
      </w:pPr>
      <w:ins w:id="3900" w:author="UTENTE" w:date="2020-06-30T18:18:00Z">
        <w:r w:rsidRPr="00224F9A">
          <w:rPr>
            <w:lang w:val="it-IT"/>
          </w:rPr>
          <w:t>mcp "\"Aspetta un attimo… Sei stato {i}tu{/i} a dire a Isaac che avevo incontrato Dominic?\""</w:t>
        </w:r>
      </w:ins>
    </w:p>
    <w:p w14:paraId="4F390B2F" w14:textId="77777777" w:rsidR="00635CF1" w:rsidRPr="00224F9A" w:rsidRDefault="00635CF1" w:rsidP="00635CF1">
      <w:pPr>
        <w:pStyle w:val="Paragrafoelenco"/>
        <w:numPr>
          <w:ilvl w:val="0"/>
          <w:numId w:val="9"/>
        </w:numPr>
        <w:spacing w:line="600" w:lineRule="auto"/>
        <w:ind w:left="360"/>
        <w:jc w:val="both"/>
        <w:rPr>
          <w:ins w:id="3901" w:author="UTENTE" w:date="2020-06-30T18:18:00Z"/>
          <w:lang w:val="it-IT"/>
        </w:rPr>
      </w:pPr>
      <w:ins w:id="3902" w:author="UTENTE" w:date="2020-06-30T18:18:00Z">
        <w:r w:rsidRPr="00224F9A">
          <w:rPr>
            <w:lang w:val="it-IT"/>
          </w:rPr>
          <w:t>n "Per quanto bizzarra potesse essere la situazione, i pezzi del puzzle stavano iniziando a incastrarsi fra loro."</w:t>
        </w:r>
      </w:ins>
    </w:p>
    <w:p w14:paraId="5A6EFCCA" w14:textId="77777777" w:rsidR="00635CF1" w:rsidRPr="00224F9A" w:rsidRDefault="00635CF1" w:rsidP="00635CF1">
      <w:pPr>
        <w:pStyle w:val="Paragrafoelenco"/>
        <w:numPr>
          <w:ilvl w:val="0"/>
          <w:numId w:val="9"/>
        </w:numPr>
        <w:spacing w:line="600" w:lineRule="auto"/>
        <w:ind w:left="360"/>
        <w:jc w:val="both"/>
        <w:rPr>
          <w:ins w:id="3903" w:author="UTENTE" w:date="2020-06-30T18:18:00Z"/>
          <w:lang w:val="it-IT"/>
        </w:rPr>
      </w:pPr>
      <w:ins w:id="3904" w:author="UTENTE" w:date="2020-06-30T18:18:00Z">
        <w:r w:rsidRPr="00224F9A">
          <w:rPr>
            <w:lang w:val="it-IT"/>
          </w:rPr>
          <w:t>n "Questo moccioso stava cercando di farmi parlare di tizi 'particolari' - {w}in altre parole, trovargli persone che potrebbero essere dei vampiri…?"</w:t>
        </w:r>
      </w:ins>
    </w:p>
    <w:p w14:paraId="6EE4AEBE" w14:textId="77777777" w:rsidR="00635CF1" w:rsidRPr="00224F9A" w:rsidRDefault="00635CF1" w:rsidP="00635CF1">
      <w:pPr>
        <w:pStyle w:val="Paragrafoelenco"/>
        <w:numPr>
          <w:ilvl w:val="0"/>
          <w:numId w:val="9"/>
        </w:numPr>
        <w:spacing w:line="600" w:lineRule="auto"/>
        <w:ind w:left="360"/>
        <w:jc w:val="both"/>
        <w:rPr>
          <w:ins w:id="3905" w:author="UTENTE" w:date="2020-06-30T18:18:00Z"/>
          <w:lang w:val="it-IT"/>
        </w:rPr>
      </w:pPr>
      <w:ins w:id="3906" w:author="UTENTE" w:date="2020-06-30T18:18:00Z">
        <w:r w:rsidRPr="00224F9A">
          <w:rPr>
            <w:lang w:val="it-IT"/>
          </w:rPr>
          <w:t>l "\"…\""</w:t>
        </w:r>
      </w:ins>
    </w:p>
    <w:p w14:paraId="5610954D" w14:textId="77777777" w:rsidR="00635CF1" w:rsidRPr="00224F9A" w:rsidRDefault="00635CF1" w:rsidP="00635CF1">
      <w:pPr>
        <w:pStyle w:val="Paragrafoelenco"/>
        <w:numPr>
          <w:ilvl w:val="0"/>
          <w:numId w:val="9"/>
        </w:numPr>
        <w:spacing w:line="600" w:lineRule="auto"/>
        <w:ind w:left="360"/>
        <w:jc w:val="both"/>
        <w:rPr>
          <w:ins w:id="3907" w:author="UTENTE" w:date="2020-06-30T18:18:00Z"/>
          <w:lang w:val="it-IT"/>
        </w:rPr>
      </w:pPr>
      <w:ins w:id="3908" w:author="UTENTE" w:date="2020-06-30T18:18:00Z">
        <w:r w:rsidRPr="00224F9A">
          <w:rPr>
            <w:lang w:val="it-IT"/>
          </w:rPr>
          <w:t>n "Luka passa da sorpreso ad agitato; la sua reazione conferma i miei sospetti e lui distoglie lo sguardo intimidito."</w:t>
        </w:r>
      </w:ins>
    </w:p>
    <w:p w14:paraId="553C8290" w14:textId="77777777" w:rsidR="00635CF1" w:rsidRPr="00224F9A" w:rsidRDefault="00635CF1" w:rsidP="00635CF1">
      <w:pPr>
        <w:pStyle w:val="Paragrafoelenco"/>
        <w:numPr>
          <w:ilvl w:val="0"/>
          <w:numId w:val="9"/>
        </w:numPr>
        <w:spacing w:line="600" w:lineRule="auto"/>
        <w:ind w:left="360"/>
        <w:jc w:val="both"/>
        <w:rPr>
          <w:ins w:id="3909" w:author="UTENTE" w:date="2020-06-30T18:18:00Z"/>
          <w:lang w:val="it-IT"/>
        </w:rPr>
      </w:pPr>
      <w:ins w:id="3910" w:author="UTENTE" w:date="2020-06-30T18:18:00Z">
        <w:r w:rsidRPr="00224F9A">
          <w:rPr>
            <w:lang w:val="it-IT"/>
          </w:rPr>
          <w:t>l "\"Sì, e quindi? Era piuttosto chiaro che stavi cercando di proteggerlo…\""</w:t>
        </w:r>
      </w:ins>
    </w:p>
    <w:p w14:paraId="0D69B51E" w14:textId="77777777" w:rsidR="00635CF1" w:rsidRPr="00224F9A" w:rsidRDefault="00635CF1" w:rsidP="00635CF1">
      <w:pPr>
        <w:pStyle w:val="Paragrafoelenco"/>
        <w:numPr>
          <w:ilvl w:val="0"/>
          <w:numId w:val="9"/>
        </w:numPr>
        <w:spacing w:line="600" w:lineRule="auto"/>
        <w:ind w:left="360"/>
        <w:jc w:val="both"/>
        <w:rPr>
          <w:ins w:id="3911" w:author="UTENTE" w:date="2020-06-30T18:18:00Z"/>
          <w:lang w:val="it-IT"/>
        </w:rPr>
      </w:pPr>
      <w:ins w:id="3912" w:author="UTENTE" w:date="2020-06-30T18:18:00Z">
        <w:r w:rsidRPr="00224F9A">
          <w:rPr>
            <w:lang w:val="it-IT"/>
          </w:rPr>
          <w:t>n "Detto questo, lo sguardo di Luka si posa su Dominic con una certa aggressività.”</w:t>
        </w:r>
      </w:ins>
    </w:p>
    <w:p w14:paraId="2B55FB78" w14:textId="77777777" w:rsidR="00635CF1" w:rsidRPr="00224F9A" w:rsidRDefault="00635CF1" w:rsidP="00635CF1">
      <w:pPr>
        <w:pStyle w:val="Paragrafoelenco"/>
        <w:numPr>
          <w:ilvl w:val="0"/>
          <w:numId w:val="9"/>
        </w:numPr>
        <w:spacing w:line="600" w:lineRule="auto"/>
        <w:ind w:left="360"/>
        <w:jc w:val="both"/>
        <w:rPr>
          <w:ins w:id="3913" w:author="UTENTE" w:date="2020-06-30T18:18:00Z"/>
          <w:lang w:val="it-IT"/>
        </w:rPr>
      </w:pPr>
      <w:ins w:id="3914" w:author="UTENTE" w:date="2020-06-30T18:18:00Z">
        <w:r w:rsidRPr="00224F9A">
          <w:rPr>
            <w:lang w:val="it-IT"/>
          </w:rPr>
          <w:t>n "Riserva a Rex lo stesso sguardo di odio. {w}Luka li conosce già entrambi?"</w:t>
        </w:r>
      </w:ins>
    </w:p>
    <w:p w14:paraId="1C9CED95" w14:textId="77777777" w:rsidR="00635CF1" w:rsidRPr="00224F9A" w:rsidRDefault="00635CF1" w:rsidP="00635CF1">
      <w:pPr>
        <w:pStyle w:val="Paragrafoelenco"/>
        <w:numPr>
          <w:ilvl w:val="0"/>
          <w:numId w:val="9"/>
        </w:numPr>
        <w:spacing w:line="600" w:lineRule="auto"/>
        <w:ind w:left="360"/>
        <w:jc w:val="both"/>
        <w:rPr>
          <w:ins w:id="3915" w:author="UTENTE" w:date="2020-06-30T18:18:00Z"/>
          <w:lang w:val="it-IT"/>
        </w:rPr>
      </w:pPr>
      <w:ins w:id="3916" w:author="UTENTE" w:date="2020-06-30T18:18:00Z">
        <w:r w:rsidRPr="00224F9A">
          <w:rPr>
            <w:lang w:val="it-IT"/>
          </w:rPr>
          <w:t>ip "\"…D'accordo, non ci scaldiamo troppo.\""</w:t>
        </w:r>
      </w:ins>
    </w:p>
    <w:p w14:paraId="4B532F71" w14:textId="77777777" w:rsidR="00635CF1" w:rsidRPr="00224F9A" w:rsidRDefault="00635CF1" w:rsidP="00635CF1">
      <w:pPr>
        <w:pStyle w:val="Paragrafoelenco"/>
        <w:numPr>
          <w:ilvl w:val="0"/>
          <w:numId w:val="9"/>
        </w:numPr>
        <w:spacing w:line="600" w:lineRule="auto"/>
        <w:ind w:left="360"/>
        <w:jc w:val="both"/>
        <w:rPr>
          <w:ins w:id="3917" w:author="UTENTE" w:date="2020-06-30T18:18:00Z"/>
          <w:lang w:val="it-IT"/>
        </w:rPr>
      </w:pPr>
      <w:ins w:id="3918" w:author="UTENTE" w:date="2020-06-30T18:18:00Z">
        <w:r w:rsidRPr="00224F9A">
          <w:rPr>
            <w:lang w:val="it-IT"/>
          </w:rPr>
          <w:t>n "Lasciandosi andare ad un lungo sospiro, Isaac si stringe il ponte del naso fra indice e pollice. "</w:t>
        </w:r>
      </w:ins>
    </w:p>
    <w:p w14:paraId="514FD260" w14:textId="77777777" w:rsidR="00635CF1" w:rsidRPr="00224F9A" w:rsidRDefault="00635CF1" w:rsidP="00635CF1">
      <w:pPr>
        <w:pStyle w:val="Paragrafoelenco"/>
        <w:numPr>
          <w:ilvl w:val="0"/>
          <w:numId w:val="9"/>
        </w:numPr>
        <w:spacing w:line="600" w:lineRule="auto"/>
        <w:ind w:left="360"/>
        <w:jc w:val="both"/>
        <w:rPr>
          <w:ins w:id="3919" w:author="UTENTE" w:date="2020-06-30T18:18:00Z"/>
          <w:lang w:val="it-IT"/>
        </w:rPr>
      </w:pPr>
      <w:ins w:id="3920" w:author="UTENTE" w:date="2020-06-30T18:18:00Z">
        <w:r w:rsidRPr="00224F9A">
          <w:rPr>
            <w:lang w:val="it-IT"/>
          </w:rPr>
          <w:t>i "\"Sembra che ci sia qualche problema di comunicazione qui. Vedi -\""</w:t>
        </w:r>
      </w:ins>
    </w:p>
    <w:p w14:paraId="7E467BEC" w14:textId="77777777" w:rsidR="00635CF1" w:rsidRPr="00224F9A" w:rsidRDefault="00635CF1" w:rsidP="00635CF1">
      <w:pPr>
        <w:pStyle w:val="Paragrafoelenco"/>
        <w:numPr>
          <w:ilvl w:val="0"/>
          <w:numId w:val="9"/>
        </w:numPr>
        <w:spacing w:line="600" w:lineRule="auto"/>
        <w:ind w:left="360"/>
        <w:jc w:val="both"/>
        <w:rPr>
          <w:ins w:id="3921" w:author="UTENTE" w:date="2020-06-30T18:18:00Z"/>
          <w:lang w:val="it-IT"/>
        </w:rPr>
      </w:pPr>
      <w:ins w:id="3922" w:author="UTENTE" w:date="2020-06-30T18:18:00Z">
        <w:r w:rsidRPr="00224F9A">
          <w:rPr>
            <w:lang w:val="it-IT"/>
          </w:rPr>
          <w:t>u "\"-Ti spacco la testa!\""</w:t>
        </w:r>
        <w:r w:rsidRPr="00224F9A">
          <w:rPr>
            <w:lang w:val="it-IT"/>
          </w:rPr>
          <w:br w:type="page"/>
        </w:r>
      </w:ins>
    </w:p>
    <w:p w14:paraId="07B4515E" w14:textId="77777777" w:rsidR="00D90408" w:rsidRPr="002A1B9A" w:rsidRDefault="00D90408" w:rsidP="00D90408">
      <w:pPr>
        <w:pStyle w:val="Paragrafoelenco"/>
        <w:numPr>
          <w:ilvl w:val="0"/>
          <w:numId w:val="8"/>
        </w:numPr>
        <w:spacing w:line="600" w:lineRule="auto"/>
        <w:ind w:left="720"/>
        <w:rPr>
          <w:ins w:id="3923" w:author="UTENTE" w:date="2020-06-30T18:18:00Z"/>
          <w:lang w:val="en-US"/>
        </w:rPr>
      </w:pPr>
      <w:ins w:id="3924" w:author="UTENTE" w:date="2020-06-30T18:18:00Z">
        <w:r w:rsidRPr="002A1B9A">
          <w:rPr>
            <w:lang w:val="en-US"/>
          </w:rPr>
          <w:lastRenderedPageBreak/>
          <w:t>n "…During Isaac's second attempt to explain the situation to me, an entirely different noise splits through the air."</w:t>
        </w:r>
      </w:ins>
    </w:p>
    <w:p w14:paraId="2BA23846" w14:textId="77777777" w:rsidR="00D90408" w:rsidRPr="002A1B9A" w:rsidRDefault="00D90408" w:rsidP="00D90408">
      <w:pPr>
        <w:pStyle w:val="Paragrafoelenco"/>
        <w:numPr>
          <w:ilvl w:val="0"/>
          <w:numId w:val="8"/>
        </w:numPr>
        <w:spacing w:line="600" w:lineRule="auto"/>
        <w:ind w:left="720"/>
        <w:rPr>
          <w:ins w:id="3925" w:author="UTENTE" w:date="2020-06-30T18:18:00Z"/>
          <w:lang w:val="en-US"/>
        </w:rPr>
      </w:pPr>
      <w:ins w:id="3926" w:author="UTENTE" w:date="2020-06-30T18:18:00Z">
        <w:r w:rsidRPr="002A1B9A">
          <w:rPr>
            <w:lang w:val="en-US"/>
          </w:rPr>
          <w:t>u "\"Oh, yeah? I'd like to see you try! Hahaha!\""</w:t>
        </w:r>
      </w:ins>
    </w:p>
    <w:p w14:paraId="0955A6F5" w14:textId="77777777" w:rsidR="00D90408" w:rsidRPr="002A1B9A" w:rsidRDefault="00D90408" w:rsidP="00D90408">
      <w:pPr>
        <w:pStyle w:val="Paragrafoelenco"/>
        <w:numPr>
          <w:ilvl w:val="0"/>
          <w:numId w:val="8"/>
        </w:numPr>
        <w:spacing w:line="600" w:lineRule="auto"/>
        <w:ind w:left="720"/>
        <w:rPr>
          <w:ins w:id="3927" w:author="UTENTE" w:date="2020-06-30T18:18:00Z"/>
          <w:lang w:val="en-US"/>
        </w:rPr>
      </w:pPr>
      <w:ins w:id="3928" w:author="UTENTE" w:date="2020-06-30T18:18:00Z">
        <w:r w:rsidRPr="002A1B9A">
          <w:rPr>
            <w:lang w:val="en-US"/>
          </w:rPr>
          <w:t>n "The not-so-distant sound of a fight floods towards us from a neighboring alleyway."</w:t>
        </w:r>
      </w:ins>
    </w:p>
    <w:p w14:paraId="35F2AA18" w14:textId="77777777" w:rsidR="00D90408" w:rsidRPr="002A1B9A" w:rsidRDefault="00D90408" w:rsidP="00D90408">
      <w:pPr>
        <w:pStyle w:val="Paragrafoelenco"/>
        <w:numPr>
          <w:ilvl w:val="0"/>
          <w:numId w:val="8"/>
        </w:numPr>
        <w:spacing w:line="600" w:lineRule="auto"/>
        <w:ind w:left="720"/>
        <w:rPr>
          <w:ins w:id="3929" w:author="UTENTE" w:date="2020-06-30T18:18:00Z"/>
          <w:lang w:val="en-US"/>
        </w:rPr>
      </w:pPr>
      <w:ins w:id="3930" w:author="UTENTE" w:date="2020-06-30T18:18:00Z">
        <w:r w:rsidRPr="002A1B9A">
          <w:rPr>
            <w:lang w:val="en-US"/>
          </w:rPr>
          <w:t>n "It's not just two voices, either. {w}Actually, it sounds like a lot more than that… like a party of the worst, bloodiest kind."</w:t>
        </w:r>
      </w:ins>
    </w:p>
    <w:p w14:paraId="39743130" w14:textId="77777777" w:rsidR="00D90408" w:rsidRPr="002A1B9A" w:rsidRDefault="00D90408" w:rsidP="00D90408">
      <w:pPr>
        <w:pStyle w:val="Paragrafoelenco"/>
        <w:numPr>
          <w:ilvl w:val="0"/>
          <w:numId w:val="8"/>
        </w:numPr>
        <w:spacing w:line="600" w:lineRule="auto"/>
        <w:ind w:left="720"/>
        <w:rPr>
          <w:ins w:id="3931" w:author="UTENTE" w:date="2020-06-30T18:18:00Z"/>
          <w:lang w:val="en-US"/>
        </w:rPr>
      </w:pPr>
      <w:ins w:id="3932" w:author="UTENTE" w:date="2020-06-30T18:18:00Z">
        <w:r w:rsidRPr="002A1B9A">
          <w:rPr>
            <w:lang w:val="en-US"/>
          </w:rPr>
          <w:t>i "\"Ugh. This is getting to be downright comical.\""</w:t>
        </w:r>
      </w:ins>
    </w:p>
    <w:p w14:paraId="398FC971" w14:textId="77777777" w:rsidR="00D90408" w:rsidRPr="002A1B9A" w:rsidRDefault="00D90408" w:rsidP="00D90408">
      <w:pPr>
        <w:pStyle w:val="Paragrafoelenco"/>
        <w:numPr>
          <w:ilvl w:val="0"/>
          <w:numId w:val="8"/>
        </w:numPr>
        <w:spacing w:line="600" w:lineRule="auto"/>
        <w:ind w:left="720"/>
        <w:rPr>
          <w:ins w:id="3933" w:author="UTENTE" w:date="2020-06-30T18:18:00Z"/>
          <w:lang w:val="en-US"/>
        </w:rPr>
      </w:pPr>
      <w:ins w:id="3934" w:author="UTENTE" w:date="2020-06-30T18:18:00Z">
        <w:r w:rsidRPr="002A1B9A">
          <w:rPr>
            <w:lang w:val="en-US"/>
          </w:rPr>
          <w:t>i "\"Of course they'd decide to go at it tonight… animals, really.\""</w:t>
        </w:r>
      </w:ins>
    </w:p>
    <w:p w14:paraId="5C2FC712" w14:textId="77777777" w:rsidR="00D90408" w:rsidRPr="002A1B9A" w:rsidRDefault="00D90408" w:rsidP="00D90408">
      <w:pPr>
        <w:pStyle w:val="Paragrafoelenco"/>
        <w:numPr>
          <w:ilvl w:val="0"/>
          <w:numId w:val="8"/>
        </w:numPr>
        <w:spacing w:line="600" w:lineRule="auto"/>
        <w:ind w:left="720"/>
        <w:rPr>
          <w:ins w:id="3935" w:author="UTENTE" w:date="2020-06-30T18:18:00Z"/>
          <w:lang w:val="en-US"/>
        </w:rPr>
      </w:pPr>
      <w:ins w:id="3936" w:author="UTENTE" w:date="2020-06-30T18:18:00Z">
        <w:r w:rsidRPr="002A1B9A">
          <w:rPr>
            <w:lang w:val="en-US"/>
          </w:rPr>
          <w:t>n "Despite the scornful nature of his words, Isaac seems to brighten up all of a sudden."</w:t>
        </w:r>
      </w:ins>
    </w:p>
    <w:p w14:paraId="2FF4E145" w14:textId="77777777" w:rsidR="00D90408" w:rsidRPr="002A1B9A" w:rsidRDefault="00D90408" w:rsidP="00D90408">
      <w:pPr>
        <w:pStyle w:val="Paragrafoelenco"/>
        <w:numPr>
          <w:ilvl w:val="0"/>
          <w:numId w:val="8"/>
        </w:numPr>
        <w:spacing w:line="600" w:lineRule="auto"/>
        <w:ind w:left="720"/>
        <w:rPr>
          <w:ins w:id="3937" w:author="UTENTE" w:date="2020-06-30T18:18:00Z"/>
          <w:lang w:val="en-US"/>
        </w:rPr>
      </w:pPr>
      <w:ins w:id="3938" w:author="UTENTE" w:date="2020-06-30T18:18:00Z">
        <w:r w:rsidRPr="002A1B9A">
          <w:rPr>
            <w:lang w:val="en-US"/>
          </w:rPr>
          <w:t>l "\"Damn it… why are the clans fighting now, of all times? Is every vampire in San Francisco out here tonight?\""</w:t>
        </w:r>
      </w:ins>
    </w:p>
    <w:p w14:paraId="6072E4D6" w14:textId="77777777" w:rsidR="00D90408" w:rsidRPr="002A1B9A" w:rsidRDefault="00D90408" w:rsidP="00D90408">
      <w:pPr>
        <w:pStyle w:val="Paragrafoelenco"/>
        <w:numPr>
          <w:ilvl w:val="0"/>
          <w:numId w:val="8"/>
        </w:numPr>
        <w:spacing w:line="600" w:lineRule="auto"/>
        <w:ind w:left="720"/>
        <w:rPr>
          <w:ins w:id="3939" w:author="UTENTE" w:date="2020-06-30T18:18:00Z"/>
          <w:lang w:val="en-US"/>
        </w:rPr>
      </w:pPr>
      <w:ins w:id="3940" w:author="UTENTE" w:date="2020-06-30T18:18:00Z">
        <w:r w:rsidRPr="002A1B9A">
          <w:rPr>
            <w:lang w:val="en-US"/>
          </w:rPr>
          <w:t>n "Luka sounds irritated, even though Isaac is obviously pleased. Some kind of gang war must be going on."</w:t>
        </w:r>
      </w:ins>
    </w:p>
    <w:p w14:paraId="32C1DE9A" w14:textId="77777777" w:rsidR="00D90408" w:rsidRPr="002A1B9A" w:rsidRDefault="00D90408" w:rsidP="00D90408">
      <w:pPr>
        <w:pStyle w:val="Paragrafoelenco"/>
        <w:numPr>
          <w:ilvl w:val="0"/>
          <w:numId w:val="8"/>
        </w:numPr>
        <w:spacing w:line="600" w:lineRule="auto"/>
        <w:ind w:left="720"/>
        <w:rPr>
          <w:ins w:id="3941" w:author="UTENTE" w:date="2020-06-30T18:18:00Z"/>
          <w:lang w:val="en-US"/>
        </w:rPr>
      </w:pPr>
      <w:ins w:id="3942" w:author="UTENTE" w:date="2020-06-30T18:18:00Z">
        <w:r w:rsidRPr="002A1B9A">
          <w:rPr>
            <w:lang w:val="en-US"/>
          </w:rPr>
          <w:t>n "The second I open my mouth to ask a question, however, Isaac takes off running – {w}directly towards the source of the noise."</w:t>
        </w:r>
      </w:ins>
    </w:p>
    <w:p w14:paraId="52859342" w14:textId="77777777" w:rsidR="00D90408" w:rsidRPr="002A1B9A" w:rsidRDefault="00D90408" w:rsidP="00D90408">
      <w:pPr>
        <w:pStyle w:val="Paragrafoelenco"/>
        <w:numPr>
          <w:ilvl w:val="0"/>
          <w:numId w:val="8"/>
        </w:numPr>
        <w:spacing w:line="600" w:lineRule="auto"/>
        <w:ind w:left="720"/>
        <w:rPr>
          <w:ins w:id="3943" w:author="UTENTE" w:date="2020-06-30T18:18:00Z"/>
          <w:lang w:val="en-US"/>
        </w:rPr>
      </w:pPr>
      <w:ins w:id="3944" w:author="UTENTE" w:date="2020-06-30T18:18:00Z">
        <w:r w:rsidRPr="002A1B9A">
          <w:rPr>
            <w:lang w:val="en-US"/>
          </w:rPr>
          <w:t>l "\"Wait, Isaac! Where are you –\""</w:t>
        </w:r>
      </w:ins>
    </w:p>
    <w:p w14:paraId="696F3898" w14:textId="77777777" w:rsidR="00D90408" w:rsidRPr="002A1B9A" w:rsidRDefault="00D90408" w:rsidP="00D90408">
      <w:pPr>
        <w:pStyle w:val="Paragrafoelenco"/>
        <w:numPr>
          <w:ilvl w:val="0"/>
          <w:numId w:val="8"/>
        </w:numPr>
        <w:spacing w:line="600" w:lineRule="auto"/>
        <w:ind w:left="720"/>
        <w:rPr>
          <w:ins w:id="3945" w:author="UTENTE" w:date="2020-06-30T18:18:00Z"/>
          <w:lang w:val="en-US"/>
        </w:rPr>
      </w:pPr>
      <w:ins w:id="3946" w:author="UTENTE" w:date="2020-06-30T18:18:00Z">
        <w:r w:rsidRPr="002A1B9A">
          <w:rPr>
            <w:lang w:val="en-US"/>
          </w:rPr>
          <w:t>n "Luka starts to jog after Isaac with an exasperated cry, glaring at the other man's back."</w:t>
        </w:r>
        <w:r w:rsidRPr="002A1B9A">
          <w:rPr>
            <w:lang w:val="en-US"/>
          </w:rPr>
          <w:br w:type="page"/>
        </w:r>
      </w:ins>
    </w:p>
    <w:p w14:paraId="2DD1A245" w14:textId="77777777" w:rsidR="00D90408" w:rsidRPr="00224F9A" w:rsidRDefault="00D90408" w:rsidP="00D90408">
      <w:pPr>
        <w:pStyle w:val="Paragrafoelenco"/>
        <w:numPr>
          <w:ilvl w:val="0"/>
          <w:numId w:val="9"/>
        </w:numPr>
        <w:spacing w:line="600" w:lineRule="auto"/>
        <w:ind w:left="360"/>
        <w:jc w:val="both"/>
        <w:rPr>
          <w:ins w:id="3947" w:author="UTENTE" w:date="2020-06-30T18:19:00Z"/>
          <w:lang w:val="it-IT"/>
        </w:rPr>
      </w:pPr>
      <w:ins w:id="3948" w:author="UTENTE" w:date="2020-06-30T18:19:00Z">
        <w:r w:rsidRPr="00224F9A">
          <w:rPr>
            <w:lang w:val="it-IT"/>
          </w:rPr>
          <w:lastRenderedPageBreak/>
          <w:t>n "…Mentre Isaac cercava per la seconda volta di spiegarmi la situazione, un rumore completamente diverso attraversa l'aria come una freccia."</w:t>
        </w:r>
      </w:ins>
    </w:p>
    <w:p w14:paraId="5E4B0F66" w14:textId="77777777" w:rsidR="00D90408" w:rsidRPr="00224F9A" w:rsidRDefault="00D90408" w:rsidP="00D90408">
      <w:pPr>
        <w:pStyle w:val="Paragrafoelenco"/>
        <w:numPr>
          <w:ilvl w:val="0"/>
          <w:numId w:val="9"/>
        </w:numPr>
        <w:spacing w:line="600" w:lineRule="auto"/>
        <w:ind w:left="360"/>
        <w:jc w:val="both"/>
        <w:rPr>
          <w:ins w:id="3949" w:author="UTENTE" w:date="2020-06-30T18:19:00Z"/>
          <w:lang w:val="it-IT"/>
        </w:rPr>
      </w:pPr>
      <w:ins w:id="3950" w:author="UTENTE" w:date="2020-06-30T18:19:00Z">
        <w:r w:rsidRPr="00224F9A">
          <w:rPr>
            <w:lang w:val="it-IT"/>
          </w:rPr>
          <w:t>u "\"Ah, sì? Provaci! Ahahah!\""</w:t>
        </w:r>
      </w:ins>
    </w:p>
    <w:p w14:paraId="009AB033" w14:textId="77777777" w:rsidR="00D90408" w:rsidRPr="00224F9A" w:rsidRDefault="00D90408" w:rsidP="00D90408">
      <w:pPr>
        <w:pStyle w:val="Paragrafoelenco"/>
        <w:numPr>
          <w:ilvl w:val="0"/>
          <w:numId w:val="9"/>
        </w:numPr>
        <w:spacing w:line="600" w:lineRule="auto"/>
        <w:ind w:left="360"/>
        <w:jc w:val="both"/>
        <w:rPr>
          <w:ins w:id="3951" w:author="UTENTE" w:date="2020-06-30T18:19:00Z"/>
          <w:lang w:val="it-IT"/>
        </w:rPr>
      </w:pPr>
      <w:ins w:id="3952" w:author="UTENTE" w:date="2020-06-30T18:19:00Z">
        <w:r w:rsidRPr="00224F9A">
          <w:rPr>
            <w:lang w:val="it-IT"/>
          </w:rPr>
          <w:t>n "Il rumore non così distante di uno scontro ci inonda le orecchie, proviene da un vicolo vicino."</w:t>
        </w:r>
      </w:ins>
    </w:p>
    <w:p w14:paraId="49663678" w14:textId="77777777" w:rsidR="00D90408" w:rsidRPr="00224F9A" w:rsidRDefault="00D90408" w:rsidP="00D90408">
      <w:pPr>
        <w:pStyle w:val="Paragrafoelenco"/>
        <w:numPr>
          <w:ilvl w:val="0"/>
          <w:numId w:val="9"/>
        </w:numPr>
        <w:spacing w:line="600" w:lineRule="auto"/>
        <w:ind w:left="360"/>
        <w:jc w:val="both"/>
        <w:rPr>
          <w:ins w:id="3953" w:author="UTENTE" w:date="2020-06-30T18:19:00Z"/>
          <w:lang w:val="it-IT"/>
        </w:rPr>
      </w:pPr>
      <w:ins w:id="3954" w:author="UTENTE" w:date="2020-06-30T18:19:00Z">
        <w:r w:rsidRPr="00224F9A">
          <w:rPr>
            <w:lang w:val="it-IT"/>
          </w:rPr>
          <w:t>n "Non sono solo due voci. {w}In realtà, sembrano molte di più… come se ci fosse un orribile, sanguinosa festa."</w:t>
        </w:r>
      </w:ins>
    </w:p>
    <w:p w14:paraId="71447E4C" w14:textId="77777777" w:rsidR="00D90408" w:rsidRPr="00224F9A" w:rsidRDefault="00D90408" w:rsidP="00D90408">
      <w:pPr>
        <w:pStyle w:val="Paragrafoelenco"/>
        <w:numPr>
          <w:ilvl w:val="0"/>
          <w:numId w:val="9"/>
        </w:numPr>
        <w:spacing w:line="600" w:lineRule="auto"/>
        <w:ind w:left="360"/>
        <w:jc w:val="both"/>
        <w:rPr>
          <w:ins w:id="3955" w:author="UTENTE" w:date="2020-06-30T18:19:00Z"/>
          <w:lang w:val="it-IT"/>
        </w:rPr>
      </w:pPr>
      <w:ins w:id="3956" w:author="UTENTE" w:date="2020-06-30T18:19:00Z">
        <w:r w:rsidRPr="00224F9A">
          <w:rPr>
            <w:lang w:val="it-IT"/>
          </w:rPr>
          <w:t>i "\"Ugh. La situazione sta per diventare davvero comica.\""</w:t>
        </w:r>
      </w:ins>
    </w:p>
    <w:p w14:paraId="6BAE13B5" w14:textId="77777777" w:rsidR="00D90408" w:rsidRPr="00224F9A" w:rsidRDefault="00D90408" w:rsidP="00D90408">
      <w:pPr>
        <w:pStyle w:val="Paragrafoelenco"/>
        <w:numPr>
          <w:ilvl w:val="0"/>
          <w:numId w:val="9"/>
        </w:numPr>
        <w:spacing w:line="600" w:lineRule="auto"/>
        <w:ind w:left="360"/>
        <w:jc w:val="both"/>
        <w:rPr>
          <w:ins w:id="3957" w:author="UTENTE" w:date="2020-06-30T18:19:00Z"/>
          <w:lang w:val="it-IT"/>
        </w:rPr>
      </w:pPr>
      <w:ins w:id="3958" w:author="UTENTE" w:date="2020-06-30T18:19:00Z">
        <w:r w:rsidRPr="00224F9A">
          <w:rPr>
            <w:lang w:val="it-IT"/>
          </w:rPr>
          <w:t>i "\"Ovviamente decidono di darsele proprio stanotte… animali, davvero.\""</w:t>
        </w:r>
      </w:ins>
    </w:p>
    <w:p w14:paraId="1036E864" w14:textId="77777777" w:rsidR="00D90408" w:rsidRPr="00224F9A" w:rsidRDefault="00D90408" w:rsidP="00D90408">
      <w:pPr>
        <w:pStyle w:val="Paragrafoelenco"/>
        <w:numPr>
          <w:ilvl w:val="0"/>
          <w:numId w:val="9"/>
        </w:numPr>
        <w:spacing w:line="600" w:lineRule="auto"/>
        <w:ind w:left="360"/>
        <w:jc w:val="both"/>
        <w:rPr>
          <w:ins w:id="3959" w:author="UTENTE" w:date="2020-06-30T18:19:00Z"/>
          <w:lang w:val="it-IT"/>
        </w:rPr>
      </w:pPr>
      <w:ins w:id="3960" w:author="UTENTE" w:date="2020-06-30T18:19:00Z">
        <w:r w:rsidRPr="00224F9A">
          <w:rPr>
            <w:lang w:val="it-IT"/>
          </w:rPr>
          <w:t>n "Nonostante la natura sdegnosa delle sue parole, Isaac sembra tutt'a un tratto sollevato."</w:t>
        </w:r>
      </w:ins>
    </w:p>
    <w:p w14:paraId="257DEB84" w14:textId="77777777" w:rsidR="00D90408" w:rsidRPr="00224F9A" w:rsidRDefault="00D90408" w:rsidP="00D90408">
      <w:pPr>
        <w:pStyle w:val="Paragrafoelenco"/>
        <w:numPr>
          <w:ilvl w:val="0"/>
          <w:numId w:val="9"/>
        </w:numPr>
        <w:spacing w:line="600" w:lineRule="auto"/>
        <w:ind w:left="360"/>
        <w:jc w:val="both"/>
        <w:rPr>
          <w:ins w:id="3961" w:author="UTENTE" w:date="2020-06-30T18:19:00Z"/>
          <w:lang w:val="it-IT"/>
        </w:rPr>
      </w:pPr>
      <w:ins w:id="3962" w:author="UTENTE" w:date="2020-06-30T18:19:00Z">
        <w:r w:rsidRPr="00224F9A">
          <w:rPr>
            <w:lang w:val="it-IT"/>
          </w:rPr>
          <w:t>l "\"Cazzo… perché i clan stanno litigando adesso, di tutti i momenti possibili? Ogni vampiro di San Francisco si trova da queste parti stanotte?\""</w:t>
        </w:r>
      </w:ins>
    </w:p>
    <w:p w14:paraId="6AC100B7" w14:textId="77777777" w:rsidR="00D90408" w:rsidRPr="00224F9A" w:rsidRDefault="00D90408" w:rsidP="00D90408">
      <w:pPr>
        <w:pStyle w:val="Paragrafoelenco"/>
        <w:numPr>
          <w:ilvl w:val="0"/>
          <w:numId w:val="9"/>
        </w:numPr>
        <w:spacing w:line="600" w:lineRule="auto"/>
        <w:ind w:left="360"/>
        <w:jc w:val="both"/>
        <w:rPr>
          <w:ins w:id="3963" w:author="UTENTE" w:date="2020-06-30T18:19:00Z"/>
          <w:lang w:val="it-IT"/>
        </w:rPr>
      </w:pPr>
      <w:ins w:id="3964" w:author="UTENTE" w:date="2020-06-30T18:19:00Z">
        <w:r w:rsidRPr="00224F9A">
          <w:rPr>
            <w:lang w:val="it-IT"/>
          </w:rPr>
          <w:t>n "Luka sembra irritato, anche se Isaac è chiaramente compiaciuto. Ci deve essere in atto qualche faida fra clan."</w:t>
        </w:r>
      </w:ins>
    </w:p>
    <w:p w14:paraId="09455D8D" w14:textId="77777777" w:rsidR="00D90408" w:rsidRPr="00224F9A" w:rsidRDefault="00D90408" w:rsidP="00D90408">
      <w:pPr>
        <w:pStyle w:val="Paragrafoelenco"/>
        <w:numPr>
          <w:ilvl w:val="0"/>
          <w:numId w:val="9"/>
        </w:numPr>
        <w:spacing w:line="600" w:lineRule="auto"/>
        <w:ind w:left="360"/>
        <w:jc w:val="both"/>
        <w:rPr>
          <w:ins w:id="3965" w:author="UTENTE" w:date="2020-06-30T18:19:00Z"/>
          <w:lang w:val="it-IT"/>
        </w:rPr>
      </w:pPr>
      <w:ins w:id="3966" w:author="UTENTE" w:date="2020-06-30T18:19:00Z">
        <w:r w:rsidRPr="00224F9A">
          <w:rPr>
            <w:lang w:val="it-IT"/>
          </w:rPr>
          <w:t>n "Nel momento stesso in cui apro la bocca per fare una domanda, tuttavia, Isaac se ne va correndo - {w}dritto in direzione del casino."</w:t>
        </w:r>
      </w:ins>
    </w:p>
    <w:p w14:paraId="4522A15F" w14:textId="77777777" w:rsidR="00D90408" w:rsidRPr="00224F9A" w:rsidRDefault="00D90408" w:rsidP="00D90408">
      <w:pPr>
        <w:pStyle w:val="Paragrafoelenco"/>
        <w:numPr>
          <w:ilvl w:val="0"/>
          <w:numId w:val="9"/>
        </w:numPr>
        <w:spacing w:line="600" w:lineRule="auto"/>
        <w:ind w:left="360"/>
        <w:jc w:val="both"/>
        <w:rPr>
          <w:ins w:id="3967" w:author="UTENTE" w:date="2020-06-30T18:19:00Z"/>
          <w:lang w:val="it-IT"/>
        </w:rPr>
      </w:pPr>
      <w:ins w:id="3968" w:author="UTENTE" w:date="2020-06-30T18:19:00Z">
        <w:r w:rsidRPr="00224F9A">
          <w:rPr>
            <w:lang w:val="it-IT"/>
          </w:rPr>
          <w:t>l "\"Aspetta, Isaac! Dove stai an-\""</w:t>
        </w:r>
      </w:ins>
    </w:p>
    <w:p w14:paraId="3D34EABB" w14:textId="77777777" w:rsidR="00D90408" w:rsidRDefault="00D90408" w:rsidP="00D90408">
      <w:pPr>
        <w:pStyle w:val="Paragrafoelenco"/>
        <w:numPr>
          <w:ilvl w:val="0"/>
          <w:numId w:val="9"/>
        </w:numPr>
        <w:spacing w:line="480" w:lineRule="auto"/>
        <w:ind w:hanging="720"/>
        <w:rPr>
          <w:ins w:id="3969" w:author="UTENTE" w:date="2020-06-30T18:20:00Z"/>
        </w:rPr>
        <w:pPrChange w:id="3970" w:author="UTENTE" w:date="2020-06-30T18:19:00Z">
          <w:pPr>
            <w:spacing w:line="240" w:lineRule="auto"/>
            <w:jc w:val="left"/>
          </w:pPr>
        </w:pPrChange>
      </w:pPr>
      <w:ins w:id="3971" w:author="UTENTE" w:date="2020-06-30T18:19:00Z">
        <w:r w:rsidRPr="00224F9A">
          <w:t>n "Luka inizia a correre dietro Isaac urlando esasperato e con gli occhi fissi sulla schiena dell'altro."</w:t>
        </w:r>
        <w:r w:rsidRPr="00224F9A">
          <w:br w:type="page"/>
        </w:r>
      </w:ins>
    </w:p>
    <w:p w14:paraId="3E93A44D" w14:textId="77777777" w:rsidR="00D90408" w:rsidRPr="002A1B9A" w:rsidRDefault="00D90408" w:rsidP="00D90408">
      <w:pPr>
        <w:pStyle w:val="Paragrafoelenco"/>
        <w:numPr>
          <w:ilvl w:val="0"/>
          <w:numId w:val="8"/>
        </w:numPr>
        <w:spacing w:line="600" w:lineRule="auto"/>
        <w:ind w:left="720"/>
        <w:rPr>
          <w:ins w:id="3972" w:author="UTENTE" w:date="2020-06-30T18:20:00Z"/>
          <w:lang w:val="en-US"/>
        </w:rPr>
      </w:pPr>
      <w:ins w:id="3973" w:author="UTENTE" w:date="2020-06-30T18:20:00Z">
        <w:r w:rsidRPr="002A1B9A">
          <w:rPr>
            <w:lang w:val="en-US"/>
          </w:rPr>
          <w:lastRenderedPageBreak/>
          <w:t>d "\"…\""</w:t>
        </w:r>
      </w:ins>
    </w:p>
    <w:p w14:paraId="4112F989" w14:textId="77777777" w:rsidR="00D90408" w:rsidRPr="002A1B9A" w:rsidRDefault="00D90408" w:rsidP="00D90408">
      <w:pPr>
        <w:pStyle w:val="Paragrafoelenco"/>
        <w:numPr>
          <w:ilvl w:val="0"/>
          <w:numId w:val="8"/>
        </w:numPr>
        <w:spacing w:line="600" w:lineRule="auto"/>
        <w:ind w:left="720"/>
        <w:rPr>
          <w:ins w:id="3974" w:author="UTENTE" w:date="2020-06-30T18:20:00Z"/>
          <w:lang w:val="en-US"/>
        </w:rPr>
      </w:pPr>
      <w:ins w:id="3975" w:author="UTENTE" w:date="2020-06-30T18:20:00Z">
        <w:r w:rsidRPr="002A1B9A">
          <w:rPr>
            <w:lang w:val="en-US"/>
          </w:rPr>
          <w:t>n "At the same time, Dominic turns to head in the opposite direction, apparently disinterested."</w:t>
        </w:r>
      </w:ins>
    </w:p>
    <w:p w14:paraId="0FFBD543" w14:textId="77777777" w:rsidR="00D90408" w:rsidRPr="002A1B9A" w:rsidRDefault="00D90408" w:rsidP="00D90408">
      <w:pPr>
        <w:pStyle w:val="Paragrafoelenco"/>
        <w:numPr>
          <w:ilvl w:val="0"/>
          <w:numId w:val="8"/>
        </w:numPr>
        <w:spacing w:line="600" w:lineRule="auto"/>
        <w:ind w:left="720"/>
        <w:rPr>
          <w:ins w:id="3976" w:author="UTENTE" w:date="2020-06-30T18:20:00Z"/>
          <w:lang w:val="en-US"/>
        </w:rPr>
      </w:pPr>
      <w:ins w:id="3977" w:author="UTENTE" w:date="2020-06-30T18:20:00Z">
        <w:r w:rsidRPr="002A1B9A">
          <w:rPr>
            <w:lang w:val="en-US"/>
          </w:rPr>
          <w:t>n "His long strides take him towards the end of the alley quickly, making it clear that he doesn't want to stick around."</w:t>
        </w:r>
      </w:ins>
    </w:p>
    <w:p w14:paraId="4B3132AC" w14:textId="77777777" w:rsidR="00D90408" w:rsidRPr="002A1B9A" w:rsidRDefault="00D90408" w:rsidP="00D90408">
      <w:pPr>
        <w:pStyle w:val="Paragrafoelenco"/>
        <w:numPr>
          <w:ilvl w:val="0"/>
          <w:numId w:val="8"/>
        </w:numPr>
        <w:spacing w:line="600" w:lineRule="auto"/>
        <w:ind w:left="720"/>
        <w:rPr>
          <w:ins w:id="3978" w:author="UTENTE" w:date="2020-06-30T18:20:00Z"/>
          <w:lang w:val="en-US"/>
        </w:rPr>
      </w:pPr>
      <w:ins w:id="3979" w:author="UTENTE" w:date="2020-06-30T18:20:00Z">
        <w:r w:rsidRPr="002A1B9A">
          <w:rPr>
            <w:lang w:val="en-US"/>
          </w:rPr>
          <w:t>n "–Rex, however, makes a beeline straight for… me?!"</w:t>
        </w:r>
      </w:ins>
    </w:p>
    <w:p w14:paraId="3971C754" w14:textId="77777777" w:rsidR="00D90408" w:rsidRPr="002A1B9A" w:rsidRDefault="00D90408" w:rsidP="00D90408">
      <w:pPr>
        <w:pStyle w:val="Paragrafoelenco"/>
        <w:numPr>
          <w:ilvl w:val="0"/>
          <w:numId w:val="8"/>
        </w:numPr>
        <w:spacing w:line="600" w:lineRule="auto"/>
        <w:ind w:left="720"/>
        <w:rPr>
          <w:ins w:id="3980" w:author="UTENTE" w:date="2020-06-30T18:20:00Z"/>
          <w:lang w:val="en-US"/>
        </w:rPr>
      </w:pPr>
      <w:ins w:id="3981" w:author="UTENTE" w:date="2020-06-30T18:20:00Z">
        <w:r w:rsidRPr="002A1B9A">
          <w:rPr>
            <w:lang w:val="en-US"/>
          </w:rPr>
          <w:t>r "\"Just you and me now, baby~ Don't be shy!\""</w:t>
        </w:r>
      </w:ins>
    </w:p>
    <w:p w14:paraId="5CF8A8FF" w14:textId="77777777" w:rsidR="00D90408" w:rsidRPr="002A1B9A" w:rsidRDefault="00D90408" w:rsidP="00D90408">
      <w:pPr>
        <w:pStyle w:val="Paragrafoelenco"/>
        <w:numPr>
          <w:ilvl w:val="0"/>
          <w:numId w:val="8"/>
        </w:numPr>
        <w:spacing w:line="600" w:lineRule="auto"/>
        <w:ind w:left="720"/>
        <w:rPr>
          <w:ins w:id="3982" w:author="UTENTE" w:date="2020-06-30T18:20:00Z"/>
          <w:lang w:val="en-US"/>
        </w:rPr>
      </w:pPr>
      <w:ins w:id="3983" w:author="UTENTE" w:date="2020-06-30T18:20:00Z">
        <w:r w:rsidRPr="002A1B9A">
          <w:rPr>
            <w:lang w:val="en-US"/>
          </w:rPr>
          <w:t>n "…Oh, boy."</w:t>
        </w:r>
      </w:ins>
    </w:p>
    <w:p w14:paraId="4A78236A" w14:textId="77777777" w:rsidR="00D90408" w:rsidRPr="002A1B9A" w:rsidRDefault="00D90408" w:rsidP="00D90408">
      <w:pPr>
        <w:pStyle w:val="Paragrafoelenco"/>
        <w:numPr>
          <w:ilvl w:val="0"/>
          <w:numId w:val="8"/>
        </w:numPr>
        <w:spacing w:line="600" w:lineRule="auto"/>
        <w:ind w:left="720"/>
        <w:rPr>
          <w:ins w:id="3984" w:author="UTENTE" w:date="2020-06-30T18:20:00Z"/>
          <w:lang w:val="en-US"/>
        </w:rPr>
      </w:pPr>
      <w:ins w:id="3985" w:author="UTENTE" w:date="2020-06-30T18:20:00Z">
        <w:r w:rsidRPr="002A1B9A">
          <w:rPr>
            <w:lang w:val="en-US"/>
          </w:rPr>
          <w:t>n "This night just went from bad to awful in the span of about fifteen minutes."</w:t>
        </w:r>
      </w:ins>
    </w:p>
    <w:p w14:paraId="7DF37F1B" w14:textId="77777777" w:rsidR="00D90408" w:rsidRPr="002A1B9A" w:rsidRDefault="00D90408" w:rsidP="00D90408">
      <w:pPr>
        <w:pStyle w:val="Paragrafoelenco"/>
        <w:numPr>
          <w:ilvl w:val="0"/>
          <w:numId w:val="8"/>
        </w:numPr>
        <w:spacing w:line="600" w:lineRule="auto"/>
        <w:ind w:left="720"/>
        <w:rPr>
          <w:ins w:id="3986" w:author="UTENTE" w:date="2020-06-30T18:20:00Z"/>
          <w:lang w:val="en-US"/>
        </w:rPr>
      </w:pPr>
      <w:ins w:id="3987" w:author="UTENTE" w:date="2020-06-30T18:20:00Z">
        <w:r w:rsidRPr="002A1B9A">
          <w:rPr>
            <w:lang w:val="en-US"/>
          </w:rPr>
          <w:t>n "But if I want to figure out what the hell's going on with these guys, I'd better choose what to do right now –"</w:t>
        </w:r>
      </w:ins>
    </w:p>
    <w:p w14:paraId="01603AB4" w14:textId="77777777" w:rsidR="00D90408" w:rsidRPr="002A1B9A" w:rsidRDefault="00D90408" w:rsidP="00D90408">
      <w:pPr>
        <w:pStyle w:val="Paragrafoelenco"/>
        <w:numPr>
          <w:ilvl w:val="0"/>
          <w:numId w:val="8"/>
        </w:numPr>
        <w:spacing w:line="600" w:lineRule="auto"/>
        <w:ind w:left="720"/>
        <w:rPr>
          <w:ins w:id="3988" w:author="UTENTE" w:date="2020-06-30T18:20:00Z"/>
          <w:lang w:val="en-US"/>
        </w:rPr>
      </w:pPr>
      <w:ins w:id="3989" w:author="UTENTE" w:date="2020-06-30T18:20:00Z">
        <w:r w:rsidRPr="002A1B9A">
          <w:rPr>
            <w:lang w:val="en-US"/>
          </w:rPr>
          <w:t>old "Chase after Dominic"</w:t>
        </w:r>
      </w:ins>
    </w:p>
    <w:p w14:paraId="63B8C3A9" w14:textId="77777777" w:rsidR="00D90408" w:rsidRPr="002A1B9A" w:rsidRDefault="00D90408" w:rsidP="00D90408">
      <w:pPr>
        <w:pStyle w:val="Paragrafoelenco"/>
        <w:numPr>
          <w:ilvl w:val="0"/>
          <w:numId w:val="8"/>
        </w:numPr>
        <w:spacing w:line="600" w:lineRule="auto"/>
        <w:ind w:left="720"/>
        <w:rPr>
          <w:ins w:id="3990" w:author="UTENTE" w:date="2020-06-30T18:20:00Z"/>
          <w:lang w:val="en-US"/>
        </w:rPr>
      </w:pPr>
      <w:ins w:id="3991" w:author="UTENTE" w:date="2020-06-30T18:20:00Z">
        <w:r w:rsidRPr="002A1B9A">
          <w:rPr>
            <w:lang w:val="en-US"/>
          </w:rPr>
          <w:t>old "Follow Luka (unlocked)"</w:t>
        </w:r>
      </w:ins>
    </w:p>
    <w:p w14:paraId="4237140B" w14:textId="77777777" w:rsidR="00D90408" w:rsidRDefault="00D90408" w:rsidP="00D90408">
      <w:pPr>
        <w:pStyle w:val="Paragrafoelenco"/>
        <w:numPr>
          <w:ilvl w:val="0"/>
          <w:numId w:val="8"/>
        </w:numPr>
        <w:spacing w:line="600" w:lineRule="auto"/>
        <w:ind w:left="720"/>
        <w:rPr>
          <w:ins w:id="3992" w:author="UTENTE" w:date="2020-06-30T18:30:00Z"/>
          <w:lang w:val="en-US"/>
        </w:rPr>
      </w:pPr>
      <w:ins w:id="3993" w:author="UTENTE" w:date="2020-06-30T18:20:00Z">
        <w:r w:rsidRPr="002A1B9A">
          <w:rPr>
            <w:lang w:val="en-US"/>
          </w:rPr>
          <w:t>old "Follow Luka"</w:t>
        </w:r>
      </w:ins>
    </w:p>
    <w:p w14:paraId="1DDD90F6" w14:textId="11D550A8" w:rsidR="00E573B8" w:rsidRPr="002A1B9A" w:rsidRDefault="00E573B8" w:rsidP="00D90408">
      <w:pPr>
        <w:pStyle w:val="Paragrafoelenco"/>
        <w:numPr>
          <w:ilvl w:val="0"/>
          <w:numId w:val="8"/>
        </w:numPr>
        <w:spacing w:line="600" w:lineRule="auto"/>
        <w:ind w:left="720"/>
        <w:rPr>
          <w:ins w:id="3994" w:author="UTENTE" w:date="2020-06-30T18:20:00Z"/>
          <w:lang w:val="en-US"/>
        </w:rPr>
      </w:pPr>
      <w:ins w:id="3995" w:author="UTENTE" w:date="2020-06-30T18:30:00Z">
        <w:r>
          <w:rPr>
            <w:lang w:val="en-US"/>
          </w:rPr>
          <w:t>old “</w:t>
        </w:r>
      </w:ins>
      <w:ins w:id="3996" w:author="UTENTE" w:date="2020-06-30T18:31:00Z">
        <w:r>
          <w:rPr>
            <w:lang w:val="en-US"/>
          </w:rPr>
          <w:t>Follow Isaac”</w:t>
        </w:r>
      </w:ins>
    </w:p>
    <w:p w14:paraId="72A8421D" w14:textId="06A05991" w:rsidR="00D90408" w:rsidRDefault="00D90408">
      <w:pPr>
        <w:spacing w:line="240" w:lineRule="auto"/>
        <w:jc w:val="left"/>
        <w:rPr>
          <w:ins w:id="3997" w:author="UTENTE" w:date="2020-06-30T18:21:00Z"/>
          <w:lang w:val="en-US"/>
        </w:rPr>
      </w:pPr>
      <w:ins w:id="3998" w:author="UTENTE" w:date="2020-06-30T18:21:00Z">
        <w:r>
          <w:rPr>
            <w:lang w:val="en-US"/>
          </w:rPr>
          <w:br w:type="page"/>
        </w:r>
      </w:ins>
    </w:p>
    <w:p w14:paraId="55BBE19D" w14:textId="77777777" w:rsidR="00D90408" w:rsidRPr="00D90408" w:rsidRDefault="00D90408" w:rsidP="00D90408">
      <w:pPr>
        <w:numPr>
          <w:ilvl w:val="0"/>
          <w:numId w:val="9"/>
        </w:numPr>
        <w:spacing w:line="600" w:lineRule="auto"/>
        <w:ind w:left="360"/>
        <w:contextualSpacing/>
        <w:jc w:val="left"/>
        <w:rPr>
          <w:ins w:id="3999" w:author="UTENTE" w:date="2020-06-30T18:21:00Z"/>
          <w:rFonts w:ascii="Calibri" w:eastAsia="Calibri" w:hAnsi="Calibri" w:cs="Times New Roman"/>
        </w:rPr>
      </w:pPr>
      <w:ins w:id="4000" w:author="UTENTE" w:date="2020-06-30T18:21:00Z">
        <w:r w:rsidRPr="00D90408">
          <w:rPr>
            <w:rFonts w:ascii="Calibri" w:eastAsia="Calibri" w:hAnsi="Calibri" w:cs="Times New Roman"/>
          </w:rPr>
          <w:lastRenderedPageBreak/>
          <w:t>d "\"…\""</w:t>
        </w:r>
      </w:ins>
    </w:p>
    <w:p w14:paraId="23CB2E6F" w14:textId="77777777" w:rsidR="00D90408" w:rsidRPr="00D90408" w:rsidRDefault="00D90408" w:rsidP="00D90408">
      <w:pPr>
        <w:numPr>
          <w:ilvl w:val="0"/>
          <w:numId w:val="9"/>
        </w:numPr>
        <w:spacing w:line="600" w:lineRule="auto"/>
        <w:ind w:left="360"/>
        <w:contextualSpacing/>
        <w:jc w:val="left"/>
        <w:rPr>
          <w:ins w:id="4001" w:author="UTENTE" w:date="2020-06-30T18:21:00Z"/>
          <w:rFonts w:ascii="Calibri" w:eastAsia="Calibri" w:hAnsi="Calibri" w:cs="Times New Roman"/>
        </w:rPr>
      </w:pPr>
      <w:ins w:id="4002" w:author="UTENTE" w:date="2020-06-30T18:21:00Z">
        <w:r w:rsidRPr="00D90408">
          <w:rPr>
            <w:rFonts w:ascii="Calibri" w:eastAsia="Calibri" w:hAnsi="Calibri" w:cs="Times New Roman"/>
          </w:rPr>
          <w:t>n "Intanto, Dominic si volta nella direzione opposta, apparentemente disinteressato alla faccenda."</w:t>
        </w:r>
      </w:ins>
    </w:p>
    <w:p w14:paraId="44C12F77" w14:textId="77777777" w:rsidR="00D90408" w:rsidRPr="00D90408" w:rsidRDefault="00D90408" w:rsidP="00D90408">
      <w:pPr>
        <w:numPr>
          <w:ilvl w:val="0"/>
          <w:numId w:val="9"/>
        </w:numPr>
        <w:spacing w:line="600" w:lineRule="auto"/>
        <w:ind w:left="360"/>
        <w:contextualSpacing/>
        <w:jc w:val="left"/>
        <w:rPr>
          <w:ins w:id="4003" w:author="UTENTE" w:date="2020-06-30T18:21:00Z"/>
          <w:rFonts w:ascii="Calibri" w:eastAsia="Calibri" w:hAnsi="Calibri" w:cs="Times New Roman"/>
        </w:rPr>
      </w:pPr>
      <w:ins w:id="4004" w:author="UTENTE" w:date="2020-06-30T18:21:00Z">
        <w:r w:rsidRPr="00D90408">
          <w:rPr>
            <w:rFonts w:ascii="Calibri" w:eastAsia="Calibri" w:hAnsi="Calibri" w:cs="Times New Roman"/>
          </w:rPr>
          <w:t>n "Le sue lunghe falcate lo fanno arrivare in fretta alla fine del vicolo, rendendo chiaro che non volesse rimanere lì."</w:t>
        </w:r>
      </w:ins>
    </w:p>
    <w:p w14:paraId="4246CB96" w14:textId="77777777" w:rsidR="00D90408" w:rsidRPr="00D90408" w:rsidRDefault="00D90408" w:rsidP="00D90408">
      <w:pPr>
        <w:numPr>
          <w:ilvl w:val="0"/>
          <w:numId w:val="9"/>
        </w:numPr>
        <w:spacing w:line="600" w:lineRule="auto"/>
        <w:ind w:left="360"/>
        <w:contextualSpacing/>
        <w:jc w:val="left"/>
        <w:rPr>
          <w:ins w:id="4005" w:author="UTENTE" w:date="2020-06-30T18:21:00Z"/>
          <w:rFonts w:ascii="Calibri" w:eastAsia="Calibri" w:hAnsi="Calibri" w:cs="Times New Roman"/>
        </w:rPr>
      </w:pPr>
      <w:ins w:id="4006" w:author="UTENTE" w:date="2020-06-30T18:21:00Z">
        <w:r w:rsidRPr="00D90408">
          <w:rPr>
            <w:rFonts w:ascii="Calibri" w:eastAsia="Calibri" w:hAnsi="Calibri" w:cs="Times New Roman"/>
          </w:rPr>
          <w:t>n "-Rex, al contrario, viene dritto verso di… me?!"</w:t>
        </w:r>
      </w:ins>
    </w:p>
    <w:p w14:paraId="30FD0DCA" w14:textId="77777777" w:rsidR="00D90408" w:rsidRPr="00D90408" w:rsidRDefault="00D90408" w:rsidP="00D90408">
      <w:pPr>
        <w:numPr>
          <w:ilvl w:val="0"/>
          <w:numId w:val="9"/>
        </w:numPr>
        <w:spacing w:line="600" w:lineRule="auto"/>
        <w:ind w:left="360"/>
        <w:contextualSpacing/>
        <w:jc w:val="left"/>
        <w:rPr>
          <w:ins w:id="4007" w:author="UTENTE" w:date="2020-06-30T18:21:00Z"/>
          <w:rFonts w:ascii="Calibri" w:eastAsia="Calibri" w:hAnsi="Calibri" w:cs="Times New Roman"/>
        </w:rPr>
      </w:pPr>
      <w:ins w:id="4008" w:author="UTENTE" w:date="2020-06-30T18:21:00Z">
        <w:r w:rsidRPr="00D90408">
          <w:rPr>
            <w:rFonts w:ascii="Calibri" w:eastAsia="Calibri" w:hAnsi="Calibri" w:cs="Times New Roman"/>
          </w:rPr>
          <w:t>r "\"Siamo solo tu e io adesso, baby~ Non essere timido!\""</w:t>
        </w:r>
      </w:ins>
    </w:p>
    <w:p w14:paraId="7706BF1E" w14:textId="77777777" w:rsidR="00D90408" w:rsidRPr="00D90408" w:rsidRDefault="00D90408" w:rsidP="00D90408">
      <w:pPr>
        <w:numPr>
          <w:ilvl w:val="0"/>
          <w:numId w:val="9"/>
        </w:numPr>
        <w:spacing w:line="600" w:lineRule="auto"/>
        <w:ind w:left="360"/>
        <w:contextualSpacing/>
        <w:jc w:val="left"/>
        <w:rPr>
          <w:ins w:id="4009" w:author="UTENTE" w:date="2020-06-30T18:21:00Z"/>
          <w:rFonts w:ascii="Calibri" w:eastAsia="Calibri" w:hAnsi="Calibri" w:cs="Times New Roman"/>
        </w:rPr>
      </w:pPr>
      <w:ins w:id="4010" w:author="UTENTE" w:date="2020-06-30T18:21:00Z">
        <w:r w:rsidRPr="00D90408">
          <w:rPr>
            <w:rFonts w:ascii="Calibri" w:eastAsia="Calibri" w:hAnsi="Calibri" w:cs="Times New Roman"/>
          </w:rPr>
          <w:t>n "…Oh, cazzo."</w:t>
        </w:r>
      </w:ins>
    </w:p>
    <w:p w14:paraId="58DEDFB4" w14:textId="77777777" w:rsidR="00D90408" w:rsidRPr="00D90408" w:rsidRDefault="00D90408" w:rsidP="00D90408">
      <w:pPr>
        <w:numPr>
          <w:ilvl w:val="0"/>
          <w:numId w:val="9"/>
        </w:numPr>
        <w:spacing w:line="600" w:lineRule="auto"/>
        <w:ind w:left="360"/>
        <w:contextualSpacing/>
        <w:jc w:val="left"/>
        <w:rPr>
          <w:ins w:id="4011" w:author="UTENTE" w:date="2020-06-30T18:21:00Z"/>
          <w:rFonts w:ascii="Calibri" w:eastAsia="Calibri" w:hAnsi="Calibri" w:cs="Times New Roman"/>
        </w:rPr>
      </w:pPr>
      <w:ins w:id="4012" w:author="UTENTE" w:date="2020-06-30T18:21:00Z">
        <w:r w:rsidRPr="00D90408">
          <w:rPr>
            <w:rFonts w:ascii="Calibri" w:eastAsia="Calibri" w:hAnsi="Calibri" w:cs="Times New Roman"/>
          </w:rPr>
          <w:t>n "Questa notte è passata da brutta a terribile nel giro di circa 15 minuti."</w:t>
        </w:r>
      </w:ins>
    </w:p>
    <w:p w14:paraId="7938D554" w14:textId="77777777" w:rsidR="00D90408" w:rsidRPr="00D90408" w:rsidRDefault="00D90408" w:rsidP="00D90408">
      <w:pPr>
        <w:numPr>
          <w:ilvl w:val="0"/>
          <w:numId w:val="9"/>
        </w:numPr>
        <w:spacing w:line="600" w:lineRule="auto"/>
        <w:ind w:left="360"/>
        <w:contextualSpacing/>
        <w:jc w:val="left"/>
        <w:rPr>
          <w:ins w:id="4013" w:author="UTENTE" w:date="2020-06-30T18:21:00Z"/>
          <w:rFonts w:ascii="Calibri" w:eastAsia="Calibri" w:hAnsi="Calibri" w:cs="Times New Roman"/>
        </w:rPr>
      </w:pPr>
      <w:ins w:id="4014" w:author="UTENTE" w:date="2020-06-30T18:21:00Z">
        <w:r w:rsidRPr="00D90408">
          <w:rPr>
            <w:rFonts w:ascii="Calibri" w:eastAsia="Calibri" w:hAnsi="Calibri" w:cs="Times New Roman"/>
          </w:rPr>
          <w:t>n "Ma se voglio cercare di capire cosa diamine stia succedendo, devo scegliere bene cosa fare adesso -"</w:t>
        </w:r>
      </w:ins>
    </w:p>
    <w:p w14:paraId="145CE8A9" w14:textId="77777777" w:rsidR="00D90408" w:rsidRPr="00D90408" w:rsidRDefault="00D90408" w:rsidP="00D90408">
      <w:pPr>
        <w:numPr>
          <w:ilvl w:val="0"/>
          <w:numId w:val="9"/>
        </w:numPr>
        <w:spacing w:line="600" w:lineRule="auto"/>
        <w:ind w:left="360"/>
        <w:contextualSpacing/>
        <w:jc w:val="left"/>
        <w:rPr>
          <w:ins w:id="4015" w:author="UTENTE" w:date="2020-06-30T18:21:00Z"/>
          <w:rFonts w:ascii="Calibri" w:eastAsia="Calibri" w:hAnsi="Calibri" w:cs="Times New Roman"/>
        </w:rPr>
      </w:pPr>
      <w:ins w:id="4016" w:author="UTENTE" w:date="2020-06-30T18:21:00Z">
        <w:r w:rsidRPr="00D90408">
          <w:rPr>
            <w:rFonts w:ascii="Calibri" w:eastAsia="Calibri" w:hAnsi="Calibri" w:cs="Times New Roman"/>
          </w:rPr>
          <w:t>new "Rincorri Dominic"</w:t>
        </w:r>
      </w:ins>
    </w:p>
    <w:p w14:paraId="4B5659A9" w14:textId="77777777" w:rsidR="00D90408" w:rsidRPr="00D90408" w:rsidRDefault="00D90408" w:rsidP="00D90408">
      <w:pPr>
        <w:numPr>
          <w:ilvl w:val="0"/>
          <w:numId w:val="9"/>
        </w:numPr>
        <w:spacing w:line="600" w:lineRule="auto"/>
        <w:ind w:left="360"/>
        <w:contextualSpacing/>
        <w:jc w:val="left"/>
        <w:rPr>
          <w:ins w:id="4017" w:author="UTENTE" w:date="2020-06-30T18:21:00Z"/>
          <w:rFonts w:ascii="Calibri" w:eastAsia="Calibri" w:hAnsi="Calibri" w:cs="Times New Roman"/>
        </w:rPr>
      </w:pPr>
      <w:ins w:id="4018" w:author="UTENTE" w:date="2020-06-30T18:21:00Z">
        <w:r w:rsidRPr="00D90408">
          <w:rPr>
            <w:rFonts w:ascii="Calibri" w:eastAsia="Calibri" w:hAnsi="Calibri" w:cs="Times New Roman"/>
          </w:rPr>
          <w:t>new "Segui Luka (sbloccato)"</w:t>
        </w:r>
      </w:ins>
    </w:p>
    <w:p w14:paraId="4ABA800F" w14:textId="77777777" w:rsidR="00D90408" w:rsidRPr="00D90408" w:rsidRDefault="00D90408" w:rsidP="00D90408">
      <w:pPr>
        <w:numPr>
          <w:ilvl w:val="0"/>
          <w:numId w:val="9"/>
        </w:numPr>
        <w:spacing w:line="600" w:lineRule="auto"/>
        <w:ind w:left="360"/>
        <w:contextualSpacing/>
        <w:jc w:val="left"/>
        <w:rPr>
          <w:ins w:id="4019" w:author="UTENTE" w:date="2020-06-30T18:21:00Z"/>
          <w:rFonts w:ascii="Calibri" w:eastAsia="Calibri" w:hAnsi="Calibri" w:cs="Times New Roman"/>
        </w:rPr>
      </w:pPr>
      <w:ins w:id="4020" w:author="UTENTE" w:date="2020-06-30T18:21:00Z">
        <w:r w:rsidRPr="00D90408">
          <w:rPr>
            <w:rFonts w:ascii="Calibri" w:eastAsia="Calibri" w:hAnsi="Calibri" w:cs="Times New Roman"/>
          </w:rPr>
          <w:t>new "Segui Luka"</w:t>
        </w:r>
      </w:ins>
    </w:p>
    <w:p w14:paraId="6FCFAD37" w14:textId="1347F612" w:rsidR="00D90408" w:rsidRPr="00D90408" w:rsidRDefault="00D90408" w:rsidP="00D90408">
      <w:pPr>
        <w:numPr>
          <w:ilvl w:val="0"/>
          <w:numId w:val="9"/>
        </w:numPr>
        <w:spacing w:line="600" w:lineRule="auto"/>
        <w:ind w:left="360"/>
        <w:contextualSpacing/>
        <w:jc w:val="left"/>
        <w:rPr>
          <w:ins w:id="4021" w:author="UTENTE" w:date="2020-06-30T18:21:00Z"/>
          <w:rFonts w:ascii="Calibri" w:eastAsia="Calibri" w:hAnsi="Calibri" w:cs="Times New Roman"/>
        </w:rPr>
      </w:pPr>
      <w:ins w:id="4022" w:author="UTENTE" w:date="2020-06-30T18:21:00Z">
        <w:r w:rsidRPr="00D90408">
          <w:rPr>
            <w:rFonts w:ascii="Calibri" w:eastAsia="Calibri" w:hAnsi="Calibri" w:cs="Times New Roman"/>
          </w:rPr>
          <w:t>new "Raggiungi Isaac</w:t>
        </w:r>
      </w:ins>
      <w:ins w:id="4023" w:author="UTENTE" w:date="2020-06-30T18:31:00Z">
        <w:r w:rsidR="00E573B8">
          <w:rPr>
            <w:rFonts w:ascii="Calibri" w:eastAsia="Calibri" w:hAnsi="Calibri" w:cs="Times New Roman"/>
          </w:rPr>
          <w:t>”</w:t>
        </w:r>
      </w:ins>
    </w:p>
    <w:p w14:paraId="5098CD44" w14:textId="3F83F8AD" w:rsidR="00E573B8" w:rsidRDefault="00E573B8">
      <w:pPr>
        <w:spacing w:line="240" w:lineRule="auto"/>
        <w:jc w:val="left"/>
        <w:rPr>
          <w:ins w:id="4024" w:author="UTENTE" w:date="2020-06-30T18:31:00Z"/>
        </w:rPr>
      </w:pPr>
      <w:ins w:id="4025" w:author="UTENTE" w:date="2020-06-30T18:31:00Z">
        <w:r>
          <w:br w:type="page"/>
        </w:r>
      </w:ins>
    </w:p>
    <w:p w14:paraId="786EC34E" w14:textId="77777777" w:rsidR="00E573B8" w:rsidRPr="00E573B8" w:rsidRDefault="00E573B8" w:rsidP="00E573B8">
      <w:pPr>
        <w:spacing w:line="240" w:lineRule="auto"/>
        <w:contextualSpacing/>
        <w:jc w:val="center"/>
        <w:rPr>
          <w:ins w:id="4026" w:author="UTENTE" w:date="2020-06-30T18:32:00Z"/>
          <w:rFonts w:ascii="Times New Roman" w:eastAsia="DengXian Light" w:hAnsi="Times New Roman" w:cs="Times New Roman"/>
          <w:spacing w:val="-10"/>
          <w:kern w:val="28"/>
          <w:sz w:val="96"/>
          <w:szCs w:val="96"/>
        </w:rPr>
      </w:pPr>
    </w:p>
    <w:p w14:paraId="4C4779D3" w14:textId="77777777" w:rsidR="00E573B8" w:rsidRPr="00E573B8" w:rsidRDefault="00E573B8" w:rsidP="00576281">
      <w:pPr>
        <w:pStyle w:val="Titolo1"/>
        <w:jc w:val="center"/>
        <w:rPr>
          <w:ins w:id="4027" w:author="UTENTE" w:date="2020-06-30T18:32:00Z"/>
          <w:rFonts w:eastAsia="DengXian Light"/>
          <w:spacing w:val="-10"/>
          <w:kern w:val="28"/>
          <w:lang w:val="en-US"/>
        </w:rPr>
        <w:pPrChange w:id="4028" w:author="UTENTE" w:date="2020-06-30T19:45:00Z">
          <w:pPr>
            <w:spacing w:line="240" w:lineRule="auto"/>
            <w:contextualSpacing/>
            <w:jc w:val="center"/>
          </w:pPr>
        </w:pPrChange>
      </w:pPr>
      <w:bookmarkStart w:id="4029" w:name="_Toc44438773"/>
      <w:ins w:id="4030" w:author="UTENTE" w:date="2020-06-30T18:32:00Z">
        <w:r w:rsidRPr="005F11D0">
          <w:rPr>
            <w:rStyle w:val="Titolo1Carattere"/>
            <w:rFonts w:ascii="Times New Roman" w:hAnsi="Times New Roman" w:cs="Times New Roman"/>
            <w:color w:val="auto"/>
            <w:sz w:val="96"/>
            <w:szCs w:val="96"/>
            <w:rPrChange w:id="4031" w:author="UTENTE" w:date="2020-06-30T19:39:00Z">
              <w:rPr>
                <w:rFonts w:ascii="Times New Roman" w:eastAsia="DengXian Light" w:hAnsi="Times New Roman" w:cs="Times New Roman"/>
                <w:spacing w:val="-10"/>
                <w:kern w:val="28"/>
                <w:sz w:val="96"/>
                <w:szCs w:val="96"/>
                <w:lang w:val="en-US"/>
              </w:rPr>
            </w:rPrChange>
          </w:rPr>
          <w:t>2.</w:t>
        </w:r>
        <w:r w:rsidRPr="005F11D0">
          <w:rPr>
            <w:rFonts w:eastAsia="DengXian Light"/>
            <w:spacing w:val="-10"/>
            <w:kern w:val="28"/>
            <w:lang w:val="en-US"/>
            <w:rPrChange w:id="4032" w:author="UTENTE" w:date="2020-06-30T19:39:00Z">
              <w:rPr>
                <w:rFonts w:ascii="Times New Roman" w:eastAsia="DengXian Light" w:hAnsi="Times New Roman" w:cs="Times New Roman"/>
                <w:spacing w:val="-10"/>
                <w:kern w:val="28"/>
                <w:sz w:val="96"/>
                <w:szCs w:val="96"/>
                <w:lang w:val="en-US"/>
              </w:rPr>
            </w:rPrChange>
          </w:rPr>
          <w:t xml:space="preserve"> </w:t>
        </w:r>
        <w:r w:rsidRPr="005F11D0">
          <w:rPr>
            <w:rStyle w:val="Titolo1Carattere"/>
            <w:rFonts w:ascii="Times New Roman" w:hAnsi="Times New Roman" w:cs="Times New Roman"/>
            <w:color w:val="auto"/>
            <w:sz w:val="96"/>
            <w:szCs w:val="96"/>
            <w:rPrChange w:id="4033" w:author="UTENTE" w:date="2020-06-30T19:39:00Z">
              <w:rPr>
                <w:rFonts w:ascii="Times New Roman" w:eastAsia="DengXian Light" w:hAnsi="Times New Roman" w:cs="Times New Roman"/>
                <w:spacing w:val="-10"/>
                <w:kern w:val="28"/>
                <w:sz w:val="96"/>
                <w:szCs w:val="96"/>
                <w:lang w:val="en-US"/>
              </w:rPr>
            </w:rPrChange>
          </w:rPr>
          <w:t>Isaac</w:t>
        </w:r>
        <w:bookmarkEnd w:id="4029"/>
      </w:ins>
    </w:p>
    <w:p w14:paraId="6D198278" w14:textId="77777777" w:rsidR="00E573B8" w:rsidRPr="00E573B8" w:rsidRDefault="00E573B8" w:rsidP="00E573B8">
      <w:pPr>
        <w:spacing w:line="240" w:lineRule="auto"/>
        <w:jc w:val="left"/>
        <w:rPr>
          <w:ins w:id="4034" w:author="UTENTE" w:date="2020-06-30T18:32:00Z"/>
          <w:rFonts w:ascii="Calibri" w:eastAsia="Calibri" w:hAnsi="Calibri" w:cs="Times New Roman"/>
          <w:lang w:val="en-US"/>
        </w:rPr>
      </w:pPr>
    </w:p>
    <w:p w14:paraId="06AF283D" w14:textId="77777777" w:rsidR="00E573B8" w:rsidRPr="00E573B8" w:rsidRDefault="00E573B8" w:rsidP="00E573B8">
      <w:pPr>
        <w:spacing w:line="240" w:lineRule="auto"/>
        <w:jc w:val="left"/>
        <w:rPr>
          <w:ins w:id="4035" w:author="UTENTE" w:date="2020-06-30T18:32:00Z"/>
          <w:rFonts w:ascii="Calibri" w:eastAsia="Calibri" w:hAnsi="Calibri" w:cs="Times New Roman"/>
          <w:lang w:val="en-US"/>
        </w:rPr>
      </w:pPr>
    </w:p>
    <w:p w14:paraId="08A75C58" w14:textId="77777777" w:rsidR="00E573B8" w:rsidRPr="00E573B8" w:rsidRDefault="00E573B8" w:rsidP="00E573B8">
      <w:pPr>
        <w:spacing w:line="240" w:lineRule="auto"/>
        <w:jc w:val="center"/>
        <w:rPr>
          <w:ins w:id="4036" w:author="UTENTE" w:date="2020-06-30T18:32:00Z"/>
          <w:rFonts w:ascii="Calibri" w:eastAsia="Calibri" w:hAnsi="Calibri" w:cs="Times New Roman"/>
          <w:lang w:val="es-ES"/>
        </w:rPr>
      </w:pPr>
      <w:ins w:id="4037" w:author="UTENTE" w:date="2020-06-30T18:32:00Z">
        <w:r w:rsidRPr="00E573B8">
          <w:rPr>
            <w:rFonts w:ascii="Calibri" w:eastAsia="Calibri" w:hAnsi="Calibri" w:cs="Times New Roman"/>
            <w:noProof/>
            <w:lang w:eastAsia="it-IT"/>
          </w:rPr>
          <w:drawing>
            <wp:inline distT="0" distB="0" distL="0" distR="0" wp14:anchorId="7655F2DA" wp14:editId="5A529CAA">
              <wp:extent cx="4427856" cy="482695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aa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2081" cy="4831558"/>
                      </a:xfrm>
                      <a:prstGeom prst="rect">
                        <a:avLst/>
                      </a:prstGeom>
                    </pic:spPr>
                  </pic:pic>
                </a:graphicData>
              </a:graphic>
            </wp:inline>
          </w:drawing>
        </w:r>
        <w:r w:rsidRPr="00E573B8">
          <w:rPr>
            <w:rFonts w:ascii="Calibri" w:eastAsia="Calibri" w:hAnsi="Calibri" w:cs="Times New Roman"/>
            <w:lang w:val="es-ES"/>
          </w:rPr>
          <w:br w:type="page"/>
        </w:r>
      </w:ins>
    </w:p>
    <w:p w14:paraId="178E4794" w14:textId="77777777" w:rsidR="00E573B8" w:rsidRPr="00E573B8" w:rsidRDefault="00E573B8" w:rsidP="00E573B8">
      <w:pPr>
        <w:numPr>
          <w:ilvl w:val="0"/>
          <w:numId w:val="44"/>
        </w:numPr>
        <w:spacing w:line="600" w:lineRule="auto"/>
        <w:contextualSpacing/>
        <w:jc w:val="left"/>
        <w:rPr>
          <w:ins w:id="4038" w:author="UTENTE" w:date="2020-06-30T18:32:00Z"/>
          <w:rFonts w:ascii="Calibri" w:eastAsia="Calibri" w:hAnsi="Calibri" w:cs="Times New Roman"/>
          <w:lang w:val="en-US"/>
        </w:rPr>
      </w:pPr>
      <w:ins w:id="4039" w:author="UTENTE" w:date="2020-06-30T18:32:00Z">
        <w:r w:rsidRPr="00E573B8">
          <w:rPr>
            <w:rFonts w:ascii="Calibri" w:eastAsia="Calibri" w:hAnsi="Calibri" w:cs="Times New Roman"/>
            <w:lang w:val="en-US"/>
          </w:rPr>
          <w:lastRenderedPageBreak/>
          <w:t>n "–Isaac's no better than the rest of these guys, but at least he seems to know a lot about these vampires."</w:t>
        </w:r>
      </w:ins>
    </w:p>
    <w:p w14:paraId="485CC7AA" w14:textId="77777777" w:rsidR="00E573B8" w:rsidRPr="00E573B8" w:rsidRDefault="00E573B8" w:rsidP="00E573B8">
      <w:pPr>
        <w:numPr>
          <w:ilvl w:val="0"/>
          <w:numId w:val="44"/>
        </w:numPr>
        <w:spacing w:line="600" w:lineRule="auto"/>
        <w:contextualSpacing/>
        <w:jc w:val="left"/>
        <w:rPr>
          <w:ins w:id="4040" w:author="UTENTE" w:date="2020-06-30T18:32:00Z"/>
          <w:rFonts w:ascii="Calibri" w:eastAsia="Calibri" w:hAnsi="Calibri" w:cs="Times New Roman"/>
          <w:lang w:val="en-US"/>
        </w:rPr>
      </w:pPr>
      <w:ins w:id="4041" w:author="UTENTE" w:date="2020-06-30T18:32:00Z">
        <w:r w:rsidRPr="00E573B8">
          <w:rPr>
            <w:rFonts w:ascii="Calibri" w:eastAsia="Calibri" w:hAnsi="Calibri" w:cs="Times New Roman"/>
            <w:lang w:val="en-US"/>
          </w:rPr>
          <w:t>n "He took off at the speed of light down the alley, though, so I've gotta hurry if I want to catch up!"</w:t>
        </w:r>
      </w:ins>
    </w:p>
    <w:p w14:paraId="2A64A8DD" w14:textId="77777777" w:rsidR="00E573B8" w:rsidRPr="00E573B8" w:rsidRDefault="00E573B8" w:rsidP="00E573B8">
      <w:pPr>
        <w:numPr>
          <w:ilvl w:val="0"/>
          <w:numId w:val="44"/>
        </w:numPr>
        <w:spacing w:line="600" w:lineRule="auto"/>
        <w:contextualSpacing/>
        <w:jc w:val="left"/>
        <w:rPr>
          <w:ins w:id="4042" w:author="UTENTE" w:date="2020-06-30T18:32:00Z"/>
          <w:rFonts w:ascii="Calibri" w:eastAsia="Calibri" w:hAnsi="Calibri" w:cs="Times New Roman"/>
          <w:lang w:val="en-US"/>
        </w:rPr>
      </w:pPr>
      <w:ins w:id="4043" w:author="UTENTE" w:date="2020-06-30T18:32:00Z">
        <w:r w:rsidRPr="00E573B8">
          <w:rPr>
            <w:rFonts w:ascii="Calibri" w:eastAsia="Calibri" w:hAnsi="Calibri" w:cs="Times New Roman"/>
            <w:lang w:val="en-US"/>
          </w:rPr>
          <w:t>mcp "\"Sorry! Maybe some other time!\""</w:t>
        </w:r>
      </w:ins>
    </w:p>
    <w:p w14:paraId="72AEF389" w14:textId="77777777" w:rsidR="00E573B8" w:rsidRPr="00E573B8" w:rsidRDefault="00E573B8" w:rsidP="00E573B8">
      <w:pPr>
        <w:numPr>
          <w:ilvl w:val="0"/>
          <w:numId w:val="44"/>
        </w:numPr>
        <w:spacing w:line="600" w:lineRule="auto"/>
        <w:contextualSpacing/>
        <w:jc w:val="left"/>
        <w:rPr>
          <w:ins w:id="4044" w:author="UTENTE" w:date="2020-06-30T18:32:00Z"/>
          <w:rFonts w:ascii="Calibri" w:eastAsia="Calibri" w:hAnsi="Calibri" w:cs="Times New Roman"/>
          <w:lang w:val="en-US"/>
        </w:rPr>
      </w:pPr>
      <w:ins w:id="4045" w:author="UTENTE" w:date="2020-06-30T18:32:00Z">
        <w:r w:rsidRPr="00E573B8">
          <w:rPr>
            <w:rFonts w:ascii="Calibri" w:eastAsia="Calibri" w:hAnsi="Calibri" w:cs="Times New Roman"/>
            <w:lang w:val="en-US"/>
          </w:rPr>
          <w:t>n "With a hasty shout to Rex, I turn on my heel and sprint after Isaac as fast as I can."</w:t>
        </w:r>
      </w:ins>
    </w:p>
    <w:p w14:paraId="3CC1B306" w14:textId="77777777" w:rsidR="00E573B8" w:rsidRPr="00E573B8" w:rsidRDefault="00E573B8" w:rsidP="00E573B8">
      <w:pPr>
        <w:numPr>
          <w:ilvl w:val="0"/>
          <w:numId w:val="44"/>
        </w:numPr>
        <w:spacing w:line="600" w:lineRule="auto"/>
        <w:contextualSpacing/>
        <w:jc w:val="left"/>
        <w:rPr>
          <w:ins w:id="4046" w:author="UTENTE" w:date="2020-06-30T18:32:00Z"/>
          <w:rFonts w:ascii="Calibri" w:eastAsia="Calibri" w:hAnsi="Calibri" w:cs="Times New Roman"/>
          <w:lang w:val="en-US"/>
        </w:rPr>
      </w:pPr>
      <w:ins w:id="4047" w:author="UTENTE" w:date="2020-06-30T18:32:00Z">
        <w:r w:rsidRPr="00E573B8">
          <w:rPr>
            <w:rFonts w:ascii="Calibri" w:eastAsia="Calibri" w:hAnsi="Calibri" w:cs="Times New Roman"/>
            <w:lang w:val="en-US"/>
          </w:rPr>
          <w:t>lp "\"…!\""</w:t>
        </w:r>
      </w:ins>
    </w:p>
    <w:p w14:paraId="6DFDC884" w14:textId="77777777" w:rsidR="00E573B8" w:rsidRPr="00E573B8" w:rsidRDefault="00E573B8" w:rsidP="00E573B8">
      <w:pPr>
        <w:numPr>
          <w:ilvl w:val="0"/>
          <w:numId w:val="44"/>
        </w:numPr>
        <w:spacing w:line="600" w:lineRule="auto"/>
        <w:contextualSpacing/>
        <w:jc w:val="left"/>
        <w:rPr>
          <w:ins w:id="4048" w:author="UTENTE" w:date="2020-06-30T18:32:00Z"/>
          <w:rFonts w:ascii="Calibri" w:eastAsia="Calibri" w:hAnsi="Calibri" w:cs="Times New Roman"/>
          <w:lang w:val="en-US"/>
        </w:rPr>
      </w:pPr>
      <w:ins w:id="4049" w:author="UTENTE" w:date="2020-06-30T18:32:00Z">
        <w:r w:rsidRPr="00E573B8">
          <w:rPr>
            <w:rFonts w:ascii="Calibri" w:eastAsia="Calibri" w:hAnsi="Calibri" w:cs="Times New Roman"/>
            <w:lang w:val="en-US"/>
          </w:rPr>
          <w:t>n "On the way, I pass by Luka, who throws me a shocked stare."</w:t>
        </w:r>
      </w:ins>
    </w:p>
    <w:p w14:paraId="3C0259E7" w14:textId="77777777" w:rsidR="00E573B8" w:rsidRPr="00E573B8" w:rsidRDefault="00E573B8" w:rsidP="00E573B8">
      <w:pPr>
        <w:numPr>
          <w:ilvl w:val="0"/>
          <w:numId w:val="44"/>
        </w:numPr>
        <w:spacing w:line="600" w:lineRule="auto"/>
        <w:contextualSpacing/>
        <w:jc w:val="left"/>
        <w:rPr>
          <w:ins w:id="4050" w:author="UTENTE" w:date="2020-06-30T18:32:00Z"/>
          <w:rFonts w:ascii="Calibri" w:eastAsia="Calibri" w:hAnsi="Calibri" w:cs="Times New Roman"/>
          <w:lang w:val="en-US"/>
        </w:rPr>
      </w:pPr>
      <w:ins w:id="4051" w:author="UTENTE" w:date="2020-06-30T18:32:00Z">
        <w:r w:rsidRPr="00E573B8">
          <w:rPr>
            <w:rFonts w:ascii="Calibri" w:eastAsia="Calibri" w:hAnsi="Calibri" w:cs="Times New Roman"/>
            <w:lang w:val="en-US"/>
          </w:rPr>
          <w:t>lp "\"Wait, it's dangerous out there! Come back!\""</w:t>
        </w:r>
      </w:ins>
    </w:p>
    <w:p w14:paraId="413FC6C3" w14:textId="77777777" w:rsidR="00E573B8" w:rsidRPr="00E573B8" w:rsidRDefault="00E573B8" w:rsidP="00E573B8">
      <w:pPr>
        <w:numPr>
          <w:ilvl w:val="0"/>
          <w:numId w:val="44"/>
        </w:numPr>
        <w:spacing w:line="600" w:lineRule="auto"/>
        <w:contextualSpacing/>
        <w:jc w:val="left"/>
        <w:rPr>
          <w:ins w:id="4052" w:author="UTENTE" w:date="2020-06-30T18:32:00Z"/>
          <w:rFonts w:ascii="Calibri" w:eastAsia="Calibri" w:hAnsi="Calibri" w:cs="Times New Roman"/>
          <w:lang w:val="en-US"/>
        </w:rPr>
      </w:pPr>
      <w:ins w:id="4053" w:author="UTENTE" w:date="2020-06-30T18:32:00Z">
        <w:r w:rsidRPr="00E573B8">
          <w:rPr>
            <w:rFonts w:ascii="Calibri" w:eastAsia="Calibri" w:hAnsi="Calibri" w:cs="Times New Roman"/>
            <w:lang w:val="en-US"/>
          </w:rPr>
          <w:t>n "He calls out anxiously to me, but I don't have the energy to shout out a \"Tell me something I don't already know!\" in reply."</w:t>
        </w:r>
      </w:ins>
    </w:p>
    <w:p w14:paraId="46B90A7F" w14:textId="77777777" w:rsidR="00E573B8" w:rsidRPr="00E573B8" w:rsidRDefault="00E573B8" w:rsidP="00E573B8">
      <w:pPr>
        <w:numPr>
          <w:ilvl w:val="0"/>
          <w:numId w:val="44"/>
        </w:numPr>
        <w:spacing w:line="600" w:lineRule="auto"/>
        <w:contextualSpacing/>
        <w:jc w:val="left"/>
        <w:rPr>
          <w:ins w:id="4054" w:author="UTENTE" w:date="2020-06-30T18:32:00Z"/>
          <w:rFonts w:ascii="Calibri" w:eastAsia="Calibri" w:hAnsi="Calibri" w:cs="Times New Roman"/>
          <w:lang w:val="en-US"/>
        </w:rPr>
      </w:pPr>
      <w:ins w:id="4055" w:author="UTENTE" w:date="2020-06-30T18:32:00Z">
        <w:r w:rsidRPr="00E573B8">
          <w:rPr>
            <w:rFonts w:ascii="Calibri" w:eastAsia="Calibri" w:hAnsi="Calibri" w:cs="Times New Roman"/>
            <w:lang w:val="en-US"/>
          </w:rPr>
          <w:t>n "When I get closer to Isaac, he seems to notice my presence, because he slows his pace down a little."</w:t>
        </w:r>
      </w:ins>
    </w:p>
    <w:p w14:paraId="43D473F1" w14:textId="77777777" w:rsidR="00E573B8" w:rsidRPr="00E573B8" w:rsidRDefault="00E573B8" w:rsidP="00E573B8">
      <w:pPr>
        <w:numPr>
          <w:ilvl w:val="0"/>
          <w:numId w:val="44"/>
        </w:numPr>
        <w:spacing w:line="600" w:lineRule="auto"/>
        <w:contextualSpacing/>
        <w:jc w:val="left"/>
        <w:rPr>
          <w:ins w:id="4056" w:author="UTENTE" w:date="2020-06-30T18:32:00Z"/>
          <w:rFonts w:ascii="Calibri" w:eastAsia="Calibri" w:hAnsi="Calibri" w:cs="Times New Roman"/>
          <w:lang w:val="en-US"/>
        </w:rPr>
      </w:pPr>
      <w:ins w:id="4057" w:author="UTENTE" w:date="2020-06-30T18:32:00Z">
        <w:r w:rsidRPr="00E573B8">
          <w:rPr>
            <w:rFonts w:ascii="Calibri" w:eastAsia="Calibri" w:hAnsi="Calibri" w:cs="Times New Roman"/>
            <w:lang w:val="en-US"/>
          </w:rPr>
          <w:t>ip "\"Why, fancy meeting you here, [mc]!\""</w:t>
        </w:r>
      </w:ins>
    </w:p>
    <w:p w14:paraId="4870BB2B" w14:textId="77777777" w:rsidR="00E573B8" w:rsidRPr="00E573B8" w:rsidRDefault="00E573B8" w:rsidP="00E573B8">
      <w:pPr>
        <w:numPr>
          <w:ilvl w:val="0"/>
          <w:numId w:val="44"/>
        </w:numPr>
        <w:spacing w:line="600" w:lineRule="auto"/>
        <w:contextualSpacing/>
        <w:jc w:val="left"/>
        <w:rPr>
          <w:ins w:id="4058" w:author="UTENTE" w:date="2020-06-30T18:32:00Z"/>
          <w:rFonts w:ascii="Calibri" w:eastAsia="Calibri" w:hAnsi="Calibri" w:cs="Times New Roman"/>
          <w:lang w:val="en-US"/>
        </w:rPr>
      </w:pPr>
      <w:ins w:id="4059" w:author="UTENTE" w:date="2020-06-30T18:32:00Z">
        <w:r w:rsidRPr="00E573B8">
          <w:rPr>
            <w:rFonts w:ascii="Calibri" w:eastAsia="Calibri" w:hAnsi="Calibri" w:cs="Times New Roman"/>
            <w:lang w:val="en-US"/>
          </w:rPr>
          <w:t>ip "\"Decided you wanted a taste of the fun after all~?\""</w:t>
        </w:r>
      </w:ins>
    </w:p>
    <w:p w14:paraId="27C93990" w14:textId="77777777" w:rsidR="00E573B8" w:rsidRPr="00E573B8" w:rsidRDefault="00E573B8" w:rsidP="00E573B8">
      <w:pPr>
        <w:numPr>
          <w:ilvl w:val="0"/>
          <w:numId w:val="44"/>
        </w:numPr>
        <w:spacing w:line="600" w:lineRule="auto"/>
        <w:contextualSpacing/>
        <w:jc w:val="left"/>
        <w:rPr>
          <w:ins w:id="4060" w:author="UTENTE" w:date="2020-06-30T18:32:00Z"/>
          <w:rFonts w:ascii="Calibri" w:eastAsia="Calibri" w:hAnsi="Calibri" w:cs="Times New Roman"/>
          <w:lang w:val="en-US"/>
        </w:rPr>
      </w:pPr>
      <w:ins w:id="4061" w:author="UTENTE" w:date="2020-06-30T18:32:00Z">
        <w:r w:rsidRPr="00E573B8">
          <w:rPr>
            <w:rFonts w:ascii="Calibri" w:eastAsia="Calibri" w:hAnsi="Calibri" w:cs="Times New Roman"/>
            <w:lang w:val="en-US"/>
          </w:rPr>
          <w:t>mcp "\"How about you just tell me what the fuck is happening?!\""</w:t>
        </w:r>
      </w:ins>
    </w:p>
    <w:p w14:paraId="6DB21417" w14:textId="77777777" w:rsidR="00E573B8" w:rsidRPr="00E573B8" w:rsidRDefault="00E573B8" w:rsidP="00E573B8">
      <w:pPr>
        <w:numPr>
          <w:ilvl w:val="0"/>
          <w:numId w:val="44"/>
        </w:numPr>
        <w:spacing w:line="600" w:lineRule="auto"/>
        <w:contextualSpacing/>
        <w:jc w:val="left"/>
        <w:rPr>
          <w:ins w:id="4062" w:author="UTENTE" w:date="2020-06-30T18:32:00Z"/>
          <w:rFonts w:ascii="Calibri" w:eastAsia="Calibri" w:hAnsi="Calibri" w:cs="Times New Roman"/>
          <w:lang w:val="en-US"/>
        </w:rPr>
      </w:pPr>
      <w:ins w:id="4063" w:author="UTENTE" w:date="2020-06-30T18:32:00Z">
        <w:r w:rsidRPr="00E573B8">
          <w:rPr>
            <w:rFonts w:ascii="Calibri" w:eastAsia="Calibri" w:hAnsi="Calibri" w:cs="Times New Roman"/>
            <w:lang w:val="en-US"/>
          </w:rPr>
          <w:t>mcp "\"…Your sense of fun is pretty messed up.\""</w:t>
        </w:r>
      </w:ins>
    </w:p>
    <w:p w14:paraId="63B99AD5" w14:textId="77777777" w:rsidR="00E573B8" w:rsidRPr="00E573B8" w:rsidRDefault="00E573B8" w:rsidP="00E573B8">
      <w:pPr>
        <w:numPr>
          <w:ilvl w:val="0"/>
          <w:numId w:val="44"/>
        </w:numPr>
        <w:spacing w:line="600" w:lineRule="auto"/>
        <w:contextualSpacing/>
        <w:jc w:val="left"/>
        <w:rPr>
          <w:ins w:id="4064" w:author="UTENTE" w:date="2020-06-30T18:32:00Z"/>
          <w:rFonts w:ascii="Calibri" w:eastAsia="Calibri" w:hAnsi="Calibri" w:cs="Times New Roman"/>
          <w:lang w:val="en-US"/>
        </w:rPr>
      </w:pPr>
      <w:ins w:id="4065" w:author="UTENTE" w:date="2020-06-30T18:32:00Z">
        <w:r w:rsidRPr="00E573B8">
          <w:rPr>
            <w:rFonts w:ascii="Calibri" w:eastAsia="Calibri" w:hAnsi="Calibri" w:cs="Times New Roman"/>
            <w:lang w:val="en-US"/>
          </w:rPr>
          <w:t>ip "\"Hah!\""</w:t>
        </w:r>
      </w:ins>
    </w:p>
    <w:p w14:paraId="6275CD8B" w14:textId="77777777" w:rsidR="00E573B8" w:rsidRPr="00E573B8" w:rsidRDefault="00E573B8" w:rsidP="00E573B8">
      <w:pPr>
        <w:numPr>
          <w:ilvl w:val="0"/>
          <w:numId w:val="44"/>
        </w:numPr>
        <w:spacing w:line="600" w:lineRule="auto"/>
        <w:contextualSpacing/>
        <w:jc w:val="left"/>
        <w:rPr>
          <w:ins w:id="4066" w:author="UTENTE" w:date="2020-06-30T18:32:00Z"/>
          <w:rFonts w:ascii="Calibri" w:eastAsia="Calibri" w:hAnsi="Calibri" w:cs="Times New Roman"/>
          <w:lang w:val="en-US"/>
        </w:rPr>
      </w:pPr>
      <w:ins w:id="4067" w:author="UTENTE" w:date="2020-06-30T18:32:00Z">
        <w:r w:rsidRPr="00E573B8">
          <w:rPr>
            <w:rFonts w:ascii="Calibri" w:eastAsia="Calibri" w:hAnsi="Calibri" w:cs="Times New Roman"/>
            <w:lang w:val="en-US"/>
          </w:rPr>
          <w:t>n "Isaac lets out a bark of laughter, shoving his glasses back up on his face as we run down the street."</w:t>
        </w:r>
        <w:r w:rsidRPr="00E573B8">
          <w:rPr>
            <w:rFonts w:ascii="Calibri" w:eastAsia="Calibri" w:hAnsi="Calibri" w:cs="Times New Roman"/>
            <w:lang w:val="en-US"/>
          </w:rPr>
          <w:br w:type="page"/>
        </w:r>
      </w:ins>
    </w:p>
    <w:p w14:paraId="5C5B4A7A" w14:textId="77777777" w:rsidR="00E573B8" w:rsidRPr="00E573B8" w:rsidRDefault="00E573B8" w:rsidP="00E573B8">
      <w:pPr>
        <w:numPr>
          <w:ilvl w:val="0"/>
          <w:numId w:val="45"/>
        </w:numPr>
        <w:spacing w:line="600" w:lineRule="auto"/>
        <w:contextualSpacing/>
        <w:jc w:val="left"/>
        <w:rPr>
          <w:ins w:id="4068" w:author="UTENTE" w:date="2020-06-30T18:32:00Z"/>
          <w:rFonts w:ascii="Calibri" w:eastAsia="Calibri" w:hAnsi="Calibri" w:cs="Times New Roman"/>
        </w:rPr>
      </w:pPr>
      <w:ins w:id="4069" w:author="UTENTE" w:date="2020-06-30T18:32:00Z">
        <w:r w:rsidRPr="00E573B8">
          <w:rPr>
            <w:rFonts w:ascii="Calibri" w:eastAsia="Calibri" w:hAnsi="Calibri" w:cs="Times New Roman"/>
          </w:rPr>
          <w:lastRenderedPageBreak/>
          <w:t>n "Isaac non è migliore degli altri, ma almeno sembra saperne parecchio su questi vampiri."</w:t>
        </w:r>
      </w:ins>
    </w:p>
    <w:p w14:paraId="35450343" w14:textId="77777777" w:rsidR="00E573B8" w:rsidRPr="00E573B8" w:rsidRDefault="00E573B8" w:rsidP="00E573B8">
      <w:pPr>
        <w:numPr>
          <w:ilvl w:val="0"/>
          <w:numId w:val="45"/>
        </w:numPr>
        <w:spacing w:line="600" w:lineRule="auto"/>
        <w:contextualSpacing/>
        <w:jc w:val="left"/>
        <w:rPr>
          <w:ins w:id="4070" w:author="UTENTE" w:date="2020-06-30T18:32:00Z"/>
          <w:rFonts w:ascii="Calibri" w:eastAsia="Calibri" w:hAnsi="Calibri" w:cs="Times New Roman"/>
        </w:rPr>
      </w:pPr>
      <w:ins w:id="4071" w:author="UTENTE" w:date="2020-06-30T18:32:00Z">
        <w:r w:rsidRPr="00E573B8">
          <w:rPr>
            <w:rFonts w:ascii="Calibri" w:eastAsia="Calibri" w:hAnsi="Calibri" w:cs="Times New Roman"/>
          </w:rPr>
          <w:t>n "Se ne è andato alla velocità della luce, però, quindi devo muovermi se voglio raggiungerlo!"</w:t>
        </w:r>
      </w:ins>
    </w:p>
    <w:p w14:paraId="339AEC1F" w14:textId="77777777" w:rsidR="00E573B8" w:rsidRPr="00E573B8" w:rsidRDefault="00E573B8" w:rsidP="00E573B8">
      <w:pPr>
        <w:numPr>
          <w:ilvl w:val="0"/>
          <w:numId w:val="45"/>
        </w:numPr>
        <w:spacing w:line="600" w:lineRule="auto"/>
        <w:contextualSpacing/>
        <w:jc w:val="left"/>
        <w:rPr>
          <w:ins w:id="4072" w:author="UTENTE" w:date="2020-06-30T18:32:00Z"/>
          <w:rFonts w:ascii="Calibri" w:eastAsia="Calibri" w:hAnsi="Calibri" w:cs="Times New Roman"/>
        </w:rPr>
      </w:pPr>
      <w:ins w:id="4073" w:author="UTENTE" w:date="2020-06-30T18:32:00Z">
        <w:r w:rsidRPr="00E573B8">
          <w:rPr>
            <w:rFonts w:ascii="Calibri" w:eastAsia="Calibri" w:hAnsi="Calibri" w:cs="Times New Roman"/>
          </w:rPr>
          <w:t>mcp "\"Scusa! Sarà per un'altra volta!\""</w:t>
        </w:r>
      </w:ins>
    </w:p>
    <w:p w14:paraId="59611F60" w14:textId="77777777" w:rsidR="00E573B8" w:rsidRPr="00E573B8" w:rsidRDefault="00E573B8" w:rsidP="00E573B8">
      <w:pPr>
        <w:numPr>
          <w:ilvl w:val="0"/>
          <w:numId w:val="45"/>
        </w:numPr>
        <w:spacing w:line="600" w:lineRule="auto"/>
        <w:contextualSpacing/>
        <w:jc w:val="left"/>
        <w:rPr>
          <w:ins w:id="4074" w:author="UTENTE" w:date="2020-06-30T18:32:00Z"/>
          <w:rFonts w:ascii="Calibri" w:eastAsia="Calibri" w:hAnsi="Calibri" w:cs="Times New Roman"/>
        </w:rPr>
      </w:pPr>
      <w:ins w:id="4075" w:author="UTENTE" w:date="2020-06-30T18:32:00Z">
        <w:r w:rsidRPr="00E573B8">
          <w:rPr>
            <w:rFonts w:ascii="Calibri" w:eastAsia="Calibri" w:hAnsi="Calibri" w:cs="Times New Roman"/>
          </w:rPr>
          <w:t>n "Liquidato Rex, giro i tacchi e corro verso Isaac più veloce che posso."</w:t>
        </w:r>
      </w:ins>
    </w:p>
    <w:p w14:paraId="7DFD95F7" w14:textId="77777777" w:rsidR="00E573B8" w:rsidRPr="00E573B8" w:rsidRDefault="00E573B8" w:rsidP="00E573B8">
      <w:pPr>
        <w:numPr>
          <w:ilvl w:val="0"/>
          <w:numId w:val="45"/>
        </w:numPr>
        <w:spacing w:line="600" w:lineRule="auto"/>
        <w:contextualSpacing/>
        <w:jc w:val="left"/>
        <w:rPr>
          <w:ins w:id="4076" w:author="UTENTE" w:date="2020-06-30T18:32:00Z"/>
          <w:rFonts w:ascii="Calibri" w:eastAsia="Calibri" w:hAnsi="Calibri" w:cs="Times New Roman"/>
        </w:rPr>
      </w:pPr>
      <w:ins w:id="4077" w:author="UTENTE" w:date="2020-06-30T18:32:00Z">
        <w:r w:rsidRPr="00E573B8">
          <w:rPr>
            <w:rFonts w:ascii="Calibri" w:eastAsia="Calibri" w:hAnsi="Calibri" w:cs="Times New Roman"/>
          </w:rPr>
          <w:t>lp "\"…!\""</w:t>
        </w:r>
      </w:ins>
    </w:p>
    <w:p w14:paraId="046F1ABF" w14:textId="77777777" w:rsidR="00E573B8" w:rsidRPr="00E573B8" w:rsidRDefault="00E573B8" w:rsidP="00E573B8">
      <w:pPr>
        <w:numPr>
          <w:ilvl w:val="0"/>
          <w:numId w:val="45"/>
        </w:numPr>
        <w:spacing w:line="600" w:lineRule="auto"/>
        <w:contextualSpacing/>
        <w:jc w:val="left"/>
        <w:rPr>
          <w:ins w:id="4078" w:author="UTENTE" w:date="2020-06-30T18:32:00Z"/>
          <w:rFonts w:ascii="Calibri" w:eastAsia="Calibri" w:hAnsi="Calibri" w:cs="Times New Roman"/>
        </w:rPr>
      </w:pPr>
      <w:ins w:id="4079" w:author="UTENTE" w:date="2020-06-30T18:32:00Z">
        <w:r w:rsidRPr="00E573B8">
          <w:rPr>
            <w:rFonts w:ascii="Calibri" w:eastAsia="Calibri" w:hAnsi="Calibri" w:cs="Times New Roman"/>
          </w:rPr>
          <w:t>n "Per la strada, passo accanto a Luka, che mi lancia uno sguardo sbigottito."</w:t>
        </w:r>
      </w:ins>
    </w:p>
    <w:p w14:paraId="3561C829" w14:textId="77777777" w:rsidR="00E573B8" w:rsidRPr="00E573B8" w:rsidRDefault="00E573B8" w:rsidP="00E573B8">
      <w:pPr>
        <w:numPr>
          <w:ilvl w:val="0"/>
          <w:numId w:val="45"/>
        </w:numPr>
        <w:spacing w:line="600" w:lineRule="auto"/>
        <w:contextualSpacing/>
        <w:jc w:val="left"/>
        <w:rPr>
          <w:ins w:id="4080" w:author="UTENTE" w:date="2020-06-30T18:32:00Z"/>
          <w:rFonts w:ascii="Calibri" w:eastAsia="Calibri" w:hAnsi="Calibri" w:cs="Times New Roman"/>
        </w:rPr>
      </w:pPr>
      <w:ins w:id="4081" w:author="UTENTE" w:date="2020-06-30T18:32:00Z">
        <w:r w:rsidRPr="00E573B8">
          <w:rPr>
            <w:rFonts w:ascii="Calibri" w:eastAsia="Calibri" w:hAnsi="Calibri" w:cs="Times New Roman"/>
          </w:rPr>
          <w:t>lp "\"Aspetta, è pericoloso! Torna indietro!\""</w:t>
        </w:r>
      </w:ins>
    </w:p>
    <w:p w14:paraId="03489E45" w14:textId="77777777" w:rsidR="00E573B8" w:rsidRPr="00E573B8" w:rsidRDefault="00E573B8" w:rsidP="00E573B8">
      <w:pPr>
        <w:numPr>
          <w:ilvl w:val="0"/>
          <w:numId w:val="45"/>
        </w:numPr>
        <w:spacing w:line="600" w:lineRule="auto"/>
        <w:contextualSpacing/>
        <w:jc w:val="left"/>
        <w:rPr>
          <w:ins w:id="4082" w:author="UTENTE" w:date="2020-06-30T18:32:00Z"/>
          <w:rFonts w:ascii="Calibri" w:eastAsia="Calibri" w:hAnsi="Calibri" w:cs="Times New Roman"/>
        </w:rPr>
      </w:pPr>
      <w:ins w:id="4083" w:author="UTENTE" w:date="2020-06-30T18:32:00Z">
        <w:r w:rsidRPr="00E573B8">
          <w:rPr>
            <w:rFonts w:ascii="Calibri" w:eastAsia="Calibri" w:hAnsi="Calibri" w:cs="Times New Roman"/>
          </w:rPr>
          <w:t>n "Cerca ansiosamente di attirare la mia attenzione, ma non ho le energie per rispondergli \"Dimmi qualcosa che non so!\"."</w:t>
        </w:r>
      </w:ins>
    </w:p>
    <w:p w14:paraId="13EC7A96" w14:textId="77777777" w:rsidR="00E573B8" w:rsidRPr="00E573B8" w:rsidRDefault="00E573B8" w:rsidP="00E573B8">
      <w:pPr>
        <w:numPr>
          <w:ilvl w:val="0"/>
          <w:numId w:val="45"/>
        </w:numPr>
        <w:spacing w:line="600" w:lineRule="auto"/>
        <w:contextualSpacing/>
        <w:jc w:val="left"/>
        <w:rPr>
          <w:ins w:id="4084" w:author="UTENTE" w:date="2020-06-30T18:32:00Z"/>
          <w:rFonts w:ascii="Calibri" w:eastAsia="Calibri" w:hAnsi="Calibri" w:cs="Times New Roman"/>
        </w:rPr>
      </w:pPr>
      <w:ins w:id="4085" w:author="UTENTE" w:date="2020-06-30T18:32:00Z">
        <w:r w:rsidRPr="00E573B8">
          <w:rPr>
            <w:rFonts w:ascii="Calibri" w:eastAsia="Calibri" w:hAnsi="Calibri" w:cs="Times New Roman"/>
          </w:rPr>
          <w:t>n "Quando mi avvicino ad Isaac, sembra notare la mia presenza, perché rallenta un po' il passo."</w:t>
        </w:r>
      </w:ins>
    </w:p>
    <w:p w14:paraId="722784D6" w14:textId="77777777" w:rsidR="00E573B8" w:rsidRPr="00E573B8" w:rsidRDefault="00E573B8" w:rsidP="00E573B8">
      <w:pPr>
        <w:numPr>
          <w:ilvl w:val="0"/>
          <w:numId w:val="45"/>
        </w:numPr>
        <w:spacing w:line="600" w:lineRule="auto"/>
        <w:contextualSpacing/>
        <w:jc w:val="left"/>
        <w:rPr>
          <w:ins w:id="4086" w:author="UTENTE" w:date="2020-06-30T18:32:00Z"/>
          <w:rFonts w:ascii="Calibri" w:eastAsia="Calibri" w:hAnsi="Calibri" w:cs="Times New Roman"/>
        </w:rPr>
      </w:pPr>
      <w:ins w:id="4087" w:author="UTENTE" w:date="2020-06-30T18:32:00Z">
        <w:r w:rsidRPr="00E573B8">
          <w:rPr>
            <w:rFonts w:ascii="Calibri" w:eastAsia="Calibri" w:hAnsi="Calibri" w:cs="Times New Roman"/>
          </w:rPr>
          <w:t>ip "\"Ehi, bello vederti qui [mc]!\""</w:t>
        </w:r>
      </w:ins>
    </w:p>
    <w:p w14:paraId="71200D5C" w14:textId="77777777" w:rsidR="00E573B8" w:rsidRPr="00E573B8" w:rsidRDefault="00E573B8" w:rsidP="00E573B8">
      <w:pPr>
        <w:numPr>
          <w:ilvl w:val="0"/>
          <w:numId w:val="45"/>
        </w:numPr>
        <w:spacing w:line="600" w:lineRule="auto"/>
        <w:contextualSpacing/>
        <w:jc w:val="left"/>
        <w:rPr>
          <w:ins w:id="4088" w:author="UTENTE" w:date="2020-06-30T18:32:00Z"/>
          <w:rFonts w:ascii="Calibri" w:eastAsia="Calibri" w:hAnsi="Calibri" w:cs="Times New Roman"/>
        </w:rPr>
      </w:pPr>
      <w:ins w:id="4089" w:author="UTENTE" w:date="2020-06-30T18:32:00Z">
        <w:r w:rsidRPr="00E573B8">
          <w:rPr>
            <w:rFonts w:ascii="Calibri" w:eastAsia="Calibri" w:hAnsi="Calibri" w:cs="Times New Roman"/>
          </w:rPr>
          <w:t>ip "\"Alla fine hai deciso di avere un assaggio di divertimento ~?\""</w:t>
        </w:r>
      </w:ins>
    </w:p>
    <w:p w14:paraId="75AD79EE" w14:textId="77777777" w:rsidR="00E573B8" w:rsidRPr="00E573B8" w:rsidRDefault="00E573B8" w:rsidP="00E573B8">
      <w:pPr>
        <w:numPr>
          <w:ilvl w:val="0"/>
          <w:numId w:val="45"/>
        </w:numPr>
        <w:spacing w:line="600" w:lineRule="auto"/>
        <w:contextualSpacing/>
        <w:jc w:val="left"/>
        <w:rPr>
          <w:ins w:id="4090" w:author="UTENTE" w:date="2020-06-30T18:32:00Z"/>
          <w:rFonts w:ascii="Calibri" w:eastAsia="Calibri" w:hAnsi="Calibri" w:cs="Times New Roman"/>
        </w:rPr>
      </w:pPr>
      <w:ins w:id="4091" w:author="UTENTE" w:date="2020-06-30T18:32:00Z">
        <w:r w:rsidRPr="00E573B8">
          <w:rPr>
            <w:rFonts w:ascii="Calibri" w:eastAsia="Calibri" w:hAnsi="Calibri" w:cs="Times New Roman"/>
          </w:rPr>
          <w:t>mcp "\"Perché non mi dici che cazzo sta succedendo e basta?!\""</w:t>
        </w:r>
      </w:ins>
    </w:p>
    <w:p w14:paraId="1B2B94E0" w14:textId="77777777" w:rsidR="00E573B8" w:rsidRPr="00E573B8" w:rsidRDefault="00E573B8" w:rsidP="00E573B8">
      <w:pPr>
        <w:numPr>
          <w:ilvl w:val="0"/>
          <w:numId w:val="45"/>
        </w:numPr>
        <w:spacing w:line="600" w:lineRule="auto"/>
        <w:contextualSpacing/>
        <w:jc w:val="left"/>
        <w:rPr>
          <w:ins w:id="4092" w:author="UTENTE" w:date="2020-06-30T18:32:00Z"/>
          <w:rFonts w:ascii="Calibri" w:eastAsia="Calibri" w:hAnsi="Calibri" w:cs="Times New Roman"/>
        </w:rPr>
      </w:pPr>
      <w:ins w:id="4093" w:author="UTENTE" w:date="2020-06-30T18:32:00Z">
        <w:r w:rsidRPr="00E573B8">
          <w:rPr>
            <w:rFonts w:ascii="Calibri" w:eastAsia="Calibri" w:hAnsi="Calibri" w:cs="Times New Roman"/>
          </w:rPr>
          <w:t>mcp "\"… Quello che intendi con '‘divertimento’ è roba piuttosto da psicopatici.\""</w:t>
        </w:r>
      </w:ins>
    </w:p>
    <w:p w14:paraId="71FB2120" w14:textId="77777777" w:rsidR="00E573B8" w:rsidRPr="00E573B8" w:rsidRDefault="00E573B8" w:rsidP="00E573B8">
      <w:pPr>
        <w:numPr>
          <w:ilvl w:val="0"/>
          <w:numId w:val="45"/>
        </w:numPr>
        <w:spacing w:line="600" w:lineRule="auto"/>
        <w:contextualSpacing/>
        <w:jc w:val="left"/>
        <w:rPr>
          <w:ins w:id="4094" w:author="UTENTE" w:date="2020-06-30T18:32:00Z"/>
          <w:rFonts w:ascii="Calibri" w:eastAsia="Calibri" w:hAnsi="Calibri" w:cs="Times New Roman"/>
        </w:rPr>
      </w:pPr>
      <w:ins w:id="4095" w:author="UTENTE" w:date="2020-06-30T18:32:00Z">
        <w:r w:rsidRPr="00E573B8">
          <w:rPr>
            <w:rFonts w:ascii="Calibri" w:eastAsia="Calibri" w:hAnsi="Calibri" w:cs="Times New Roman"/>
          </w:rPr>
          <w:t>ip "\"Hah!\""</w:t>
        </w:r>
      </w:ins>
    </w:p>
    <w:p w14:paraId="4A32BAF7" w14:textId="77777777" w:rsidR="00E573B8" w:rsidRPr="00E573B8" w:rsidRDefault="00E573B8" w:rsidP="00E573B8">
      <w:pPr>
        <w:numPr>
          <w:ilvl w:val="0"/>
          <w:numId w:val="45"/>
        </w:numPr>
        <w:spacing w:line="600" w:lineRule="auto"/>
        <w:contextualSpacing/>
        <w:jc w:val="left"/>
        <w:rPr>
          <w:ins w:id="4096" w:author="UTENTE" w:date="2020-06-30T18:32:00Z"/>
          <w:rFonts w:ascii="Calibri" w:eastAsia="Calibri" w:hAnsi="Calibri" w:cs="Times New Roman"/>
        </w:rPr>
      </w:pPr>
      <w:ins w:id="4097" w:author="UTENTE" w:date="2020-06-30T18:32:00Z">
        <w:r w:rsidRPr="00E573B8">
          <w:rPr>
            <w:rFonts w:ascii="Calibri" w:eastAsia="Calibri" w:hAnsi="Calibri" w:cs="Times New Roman"/>
          </w:rPr>
          <w:t>n "Mentre corriamo, Isaac si lascia andare ad una fragorosa risata e si rimette a posto gli occhiali."</w:t>
        </w:r>
        <w:r w:rsidRPr="00E573B8">
          <w:rPr>
            <w:rFonts w:ascii="Calibri" w:eastAsia="Calibri" w:hAnsi="Calibri" w:cs="Times New Roman"/>
          </w:rPr>
          <w:br w:type="page"/>
        </w:r>
      </w:ins>
    </w:p>
    <w:p w14:paraId="173B76C4" w14:textId="77777777" w:rsidR="00E573B8" w:rsidRPr="00E573B8" w:rsidRDefault="00E573B8" w:rsidP="00E573B8">
      <w:pPr>
        <w:numPr>
          <w:ilvl w:val="0"/>
          <w:numId w:val="44"/>
        </w:numPr>
        <w:spacing w:line="600" w:lineRule="auto"/>
        <w:contextualSpacing/>
        <w:jc w:val="left"/>
        <w:rPr>
          <w:ins w:id="4098" w:author="UTENTE" w:date="2020-06-30T18:32:00Z"/>
          <w:rFonts w:ascii="Calibri" w:eastAsia="Calibri" w:hAnsi="Calibri" w:cs="Times New Roman"/>
          <w:lang w:val="en-US"/>
        </w:rPr>
      </w:pPr>
      <w:ins w:id="4099" w:author="UTENTE" w:date="2020-06-30T18:32:00Z">
        <w:r w:rsidRPr="00E573B8">
          <w:rPr>
            <w:rFonts w:ascii="Calibri" w:eastAsia="Calibri" w:hAnsi="Calibri" w:cs="Times New Roman"/>
            <w:lang w:val="en-US"/>
          </w:rPr>
          <w:lastRenderedPageBreak/>
          <w:t>ip "\"You saw Rex and Dominic fighting, didn't you?\""</w:t>
        </w:r>
      </w:ins>
    </w:p>
    <w:p w14:paraId="5F47F94B" w14:textId="77777777" w:rsidR="00E573B8" w:rsidRPr="00E573B8" w:rsidRDefault="00E573B8" w:rsidP="00E573B8">
      <w:pPr>
        <w:numPr>
          <w:ilvl w:val="0"/>
          <w:numId w:val="44"/>
        </w:numPr>
        <w:spacing w:line="600" w:lineRule="auto"/>
        <w:contextualSpacing/>
        <w:jc w:val="left"/>
        <w:rPr>
          <w:ins w:id="4100" w:author="UTENTE" w:date="2020-06-30T18:32:00Z"/>
          <w:rFonts w:ascii="Calibri" w:eastAsia="Calibri" w:hAnsi="Calibri" w:cs="Times New Roman"/>
          <w:lang w:val="en-US"/>
        </w:rPr>
      </w:pPr>
      <w:ins w:id="4101" w:author="UTENTE" w:date="2020-06-30T18:32:00Z">
        <w:r w:rsidRPr="00E573B8">
          <w:rPr>
            <w:rFonts w:ascii="Calibri" w:eastAsia="Calibri" w:hAnsi="Calibri" w:cs="Times New Roman"/>
            <w:lang w:val="en-US"/>
          </w:rPr>
          <w:t>ip "\"How about two whole {i}gangs{/i} of vampires fighting each other?\""</w:t>
        </w:r>
      </w:ins>
    </w:p>
    <w:p w14:paraId="6733A602" w14:textId="77777777" w:rsidR="00E573B8" w:rsidRPr="00E573B8" w:rsidRDefault="00E573B8" w:rsidP="00E573B8">
      <w:pPr>
        <w:numPr>
          <w:ilvl w:val="0"/>
          <w:numId w:val="44"/>
        </w:numPr>
        <w:spacing w:line="600" w:lineRule="auto"/>
        <w:contextualSpacing/>
        <w:jc w:val="left"/>
        <w:rPr>
          <w:ins w:id="4102" w:author="UTENTE" w:date="2020-06-30T18:32:00Z"/>
          <w:rFonts w:ascii="Calibri" w:eastAsia="Calibri" w:hAnsi="Calibri" w:cs="Times New Roman"/>
          <w:lang w:val="en-US"/>
        </w:rPr>
      </w:pPr>
      <w:ins w:id="4103" w:author="UTENTE" w:date="2020-06-30T18:32:00Z">
        <w:r w:rsidRPr="00E573B8">
          <w:rPr>
            <w:rFonts w:ascii="Calibri" w:eastAsia="Calibri" w:hAnsi="Calibri" w:cs="Times New Roman"/>
            <w:lang w:val="en-US"/>
          </w:rPr>
          <w:t>mcp "\"You're insane! Who the hell would want to be in the middle of something like that?\""</w:t>
        </w:r>
      </w:ins>
    </w:p>
    <w:p w14:paraId="43748CEB" w14:textId="77777777" w:rsidR="00E573B8" w:rsidRPr="00E573B8" w:rsidRDefault="00E573B8" w:rsidP="00E573B8">
      <w:pPr>
        <w:numPr>
          <w:ilvl w:val="0"/>
          <w:numId w:val="44"/>
        </w:numPr>
        <w:spacing w:line="600" w:lineRule="auto"/>
        <w:contextualSpacing/>
        <w:jc w:val="left"/>
        <w:rPr>
          <w:ins w:id="4104" w:author="UTENTE" w:date="2020-06-30T18:32:00Z"/>
          <w:rFonts w:ascii="Calibri" w:eastAsia="Calibri" w:hAnsi="Calibri" w:cs="Times New Roman"/>
          <w:lang w:val="en-US"/>
        </w:rPr>
      </w:pPr>
      <w:ins w:id="4105" w:author="UTENTE" w:date="2020-06-30T18:32:00Z">
        <w:r w:rsidRPr="00E573B8">
          <w:rPr>
            <w:rFonts w:ascii="Calibri" w:eastAsia="Calibri" w:hAnsi="Calibri" w:cs="Times New Roman"/>
            <w:lang w:val="en-US"/>
          </w:rPr>
          <w:t>n "My angry question makes Isaac's broad grin darken a little bit, and his eyes flash behind their lenses."</w:t>
        </w:r>
      </w:ins>
    </w:p>
    <w:p w14:paraId="694EE651" w14:textId="77777777" w:rsidR="00E573B8" w:rsidRPr="00E573B8" w:rsidRDefault="00E573B8" w:rsidP="00E573B8">
      <w:pPr>
        <w:numPr>
          <w:ilvl w:val="0"/>
          <w:numId w:val="44"/>
        </w:numPr>
        <w:spacing w:line="600" w:lineRule="auto"/>
        <w:contextualSpacing/>
        <w:jc w:val="left"/>
        <w:rPr>
          <w:ins w:id="4106" w:author="UTENTE" w:date="2020-06-30T18:32:00Z"/>
          <w:rFonts w:ascii="Calibri" w:eastAsia="Calibri" w:hAnsi="Calibri" w:cs="Times New Roman"/>
          <w:lang w:val="en-US"/>
        </w:rPr>
      </w:pPr>
      <w:ins w:id="4107" w:author="UTENTE" w:date="2020-06-30T18:32:00Z">
        <w:r w:rsidRPr="00E573B8">
          <w:rPr>
            <w:rFonts w:ascii="Calibri" w:eastAsia="Calibri" w:hAnsi="Calibri" w:cs="Times New Roman"/>
            <w:lang w:val="en-US"/>
          </w:rPr>
          <w:t>i "\"Wouldn't you rather see monsters tearing each other apart rather than attacking humans?\""</w:t>
        </w:r>
      </w:ins>
    </w:p>
    <w:p w14:paraId="12E68E31" w14:textId="77777777" w:rsidR="00E573B8" w:rsidRPr="00E573B8" w:rsidRDefault="00E573B8" w:rsidP="00E573B8">
      <w:pPr>
        <w:numPr>
          <w:ilvl w:val="0"/>
          <w:numId w:val="44"/>
        </w:numPr>
        <w:spacing w:line="600" w:lineRule="auto"/>
        <w:contextualSpacing/>
        <w:jc w:val="left"/>
        <w:rPr>
          <w:ins w:id="4108" w:author="UTENTE" w:date="2020-06-30T18:32:00Z"/>
          <w:rFonts w:ascii="Calibri" w:eastAsia="Calibri" w:hAnsi="Calibri" w:cs="Times New Roman"/>
          <w:lang w:val="en-US"/>
        </w:rPr>
      </w:pPr>
      <w:ins w:id="4109" w:author="UTENTE" w:date="2020-06-30T18:32:00Z">
        <w:r w:rsidRPr="00E573B8">
          <w:rPr>
            <w:rFonts w:ascii="Calibri" w:eastAsia="Calibri" w:hAnsi="Calibri" w:cs="Times New Roman"/>
            <w:lang w:val="en-US"/>
          </w:rPr>
          <w:t>i "\"After all, every dead vampire just makes the world a better place… isn't that something worth watching?\""</w:t>
        </w:r>
      </w:ins>
    </w:p>
    <w:p w14:paraId="31E99C55" w14:textId="77777777" w:rsidR="00E573B8" w:rsidRPr="00E573B8" w:rsidRDefault="00E573B8" w:rsidP="00E573B8">
      <w:pPr>
        <w:numPr>
          <w:ilvl w:val="0"/>
          <w:numId w:val="44"/>
        </w:numPr>
        <w:spacing w:line="600" w:lineRule="auto"/>
        <w:contextualSpacing/>
        <w:jc w:val="left"/>
        <w:rPr>
          <w:ins w:id="4110" w:author="UTENTE" w:date="2020-06-30T18:32:00Z"/>
          <w:rFonts w:ascii="Calibri" w:eastAsia="Calibri" w:hAnsi="Calibri" w:cs="Times New Roman"/>
          <w:lang w:val="en-US"/>
        </w:rPr>
      </w:pPr>
      <w:ins w:id="4111" w:author="UTENTE" w:date="2020-06-30T18:32:00Z">
        <w:r w:rsidRPr="00E573B8">
          <w:rPr>
            <w:rFonts w:ascii="Calibri" w:eastAsia="Calibri" w:hAnsi="Calibri" w:cs="Times New Roman"/>
            <w:lang w:val="en-US"/>
          </w:rPr>
          <w:t>mcp "\"…\""</w:t>
        </w:r>
      </w:ins>
    </w:p>
    <w:p w14:paraId="6A1F3B00" w14:textId="77777777" w:rsidR="00E573B8" w:rsidRPr="00E573B8" w:rsidRDefault="00E573B8" w:rsidP="00E573B8">
      <w:pPr>
        <w:numPr>
          <w:ilvl w:val="0"/>
          <w:numId w:val="44"/>
        </w:numPr>
        <w:spacing w:line="600" w:lineRule="auto"/>
        <w:contextualSpacing/>
        <w:jc w:val="left"/>
        <w:rPr>
          <w:ins w:id="4112" w:author="UTENTE" w:date="2020-06-30T18:32:00Z"/>
          <w:rFonts w:ascii="Calibri" w:eastAsia="Calibri" w:hAnsi="Calibri" w:cs="Times New Roman"/>
          <w:lang w:val="en-US"/>
        </w:rPr>
      </w:pPr>
      <w:ins w:id="4113" w:author="UTENTE" w:date="2020-06-30T18:32:00Z">
        <w:r w:rsidRPr="00E573B8">
          <w:rPr>
            <w:rFonts w:ascii="Calibri" w:eastAsia="Calibri" w:hAnsi="Calibri" w:cs="Times New Roman"/>
            <w:lang w:val="en-US"/>
          </w:rPr>
          <w:t>n "–Was there a strange bitterness in his voice just now, or am I imagining things?"</w:t>
        </w:r>
      </w:ins>
    </w:p>
    <w:p w14:paraId="4B274BD6" w14:textId="77777777" w:rsidR="00E573B8" w:rsidRPr="00E573B8" w:rsidRDefault="00E573B8" w:rsidP="00E573B8">
      <w:pPr>
        <w:numPr>
          <w:ilvl w:val="0"/>
          <w:numId w:val="44"/>
        </w:numPr>
        <w:spacing w:line="600" w:lineRule="auto"/>
        <w:contextualSpacing/>
        <w:jc w:val="left"/>
        <w:rPr>
          <w:ins w:id="4114" w:author="UTENTE" w:date="2020-06-30T18:32:00Z"/>
          <w:rFonts w:ascii="Calibri" w:eastAsia="Calibri" w:hAnsi="Calibri" w:cs="Times New Roman"/>
          <w:lang w:val="en-US"/>
        </w:rPr>
      </w:pPr>
      <w:ins w:id="4115" w:author="UTENTE" w:date="2020-06-30T18:32:00Z">
        <w:r w:rsidRPr="00E573B8">
          <w:rPr>
            <w:rFonts w:ascii="Calibri" w:eastAsia="Calibri" w:hAnsi="Calibri" w:cs="Times New Roman"/>
            <w:lang w:val="en-US"/>
          </w:rPr>
          <w:t>n "No, I definitely heard it. But why did it come on so suddenly…?"</w:t>
        </w:r>
      </w:ins>
    </w:p>
    <w:p w14:paraId="3D952C9B" w14:textId="77777777" w:rsidR="00E573B8" w:rsidRPr="00E573B8" w:rsidRDefault="00E573B8" w:rsidP="00E573B8">
      <w:pPr>
        <w:numPr>
          <w:ilvl w:val="0"/>
          <w:numId w:val="44"/>
        </w:numPr>
        <w:spacing w:line="600" w:lineRule="auto"/>
        <w:contextualSpacing/>
        <w:jc w:val="left"/>
        <w:rPr>
          <w:ins w:id="4116" w:author="UTENTE" w:date="2020-06-30T18:32:00Z"/>
          <w:rFonts w:ascii="Calibri" w:eastAsia="Calibri" w:hAnsi="Calibri" w:cs="Times New Roman"/>
          <w:lang w:val="en-US"/>
        </w:rPr>
      </w:pPr>
      <w:ins w:id="4117" w:author="UTENTE" w:date="2020-06-30T18:32:00Z">
        <w:r w:rsidRPr="00E573B8">
          <w:rPr>
            <w:rFonts w:ascii="Calibri" w:eastAsia="Calibri" w:hAnsi="Calibri" w:cs="Times New Roman"/>
            <w:lang w:val="en-US"/>
          </w:rPr>
          <w:t>n "Before I can question him about it, we round a corner, and Isaac abruptly stops."</w:t>
        </w:r>
      </w:ins>
    </w:p>
    <w:p w14:paraId="1EDD0450" w14:textId="77777777" w:rsidR="00E573B8" w:rsidRPr="00E573B8" w:rsidRDefault="00E573B8" w:rsidP="00E573B8">
      <w:pPr>
        <w:numPr>
          <w:ilvl w:val="0"/>
          <w:numId w:val="44"/>
        </w:numPr>
        <w:spacing w:line="600" w:lineRule="auto"/>
        <w:contextualSpacing/>
        <w:jc w:val="left"/>
        <w:rPr>
          <w:ins w:id="4118" w:author="UTENTE" w:date="2020-06-30T18:32:00Z"/>
          <w:rFonts w:ascii="Calibri" w:eastAsia="Calibri" w:hAnsi="Calibri" w:cs="Times New Roman"/>
          <w:lang w:val="en-US"/>
        </w:rPr>
      </w:pPr>
      <w:ins w:id="4119" w:author="UTENTE" w:date="2020-06-30T18:32:00Z">
        <w:r w:rsidRPr="00E573B8">
          <w:rPr>
            <w:rFonts w:ascii="Calibri" w:eastAsia="Calibri" w:hAnsi="Calibri" w:cs="Times New Roman"/>
            <w:lang w:val="en-US"/>
          </w:rPr>
          <w:t>n "There, before us –"</w:t>
        </w:r>
      </w:ins>
    </w:p>
    <w:p w14:paraId="1FFB27EA" w14:textId="77777777" w:rsidR="00E573B8" w:rsidRPr="00E573B8" w:rsidRDefault="00E573B8" w:rsidP="00E573B8">
      <w:pPr>
        <w:numPr>
          <w:ilvl w:val="0"/>
          <w:numId w:val="44"/>
        </w:numPr>
        <w:spacing w:line="600" w:lineRule="auto"/>
        <w:contextualSpacing/>
        <w:jc w:val="left"/>
        <w:rPr>
          <w:ins w:id="4120" w:author="UTENTE" w:date="2020-06-30T18:32:00Z"/>
          <w:rFonts w:ascii="Calibri" w:eastAsia="Calibri" w:hAnsi="Calibri" w:cs="Times New Roman"/>
          <w:lang w:val="en-US"/>
        </w:rPr>
      </w:pPr>
      <w:ins w:id="4121" w:author="UTENTE" w:date="2020-06-30T18:32:00Z">
        <w:r w:rsidRPr="00E573B8">
          <w:rPr>
            <w:rFonts w:ascii="Calibri" w:eastAsia="Calibri" w:hAnsi="Calibri" w:cs="Times New Roman"/>
            <w:lang w:val="en-US"/>
          </w:rPr>
          <w:t>n "The alley is filled with burly figures clawing and slashing at each other, like wild animals."</w:t>
        </w:r>
      </w:ins>
    </w:p>
    <w:p w14:paraId="0136EDFD" w14:textId="77777777" w:rsidR="00E573B8" w:rsidRPr="00E573B8" w:rsidRDefault="00E573B8" w:rsidP="00E573B8">
      <w:pPr>
        <w:numPr>
          <w:ilvl w:val="0"/>
          <w:numId w:val="44"/>
        </w:numPr>
        <w:spacing w:line="600" w:lineRule="auto"/>
        <w:contextualSpacing/>
        <w:jc w:val="left"/>
        <w:rPr>
          <w:ins w:id="4122" w:author="UTENTE" w:date="2020-06-30T18:32:00Z"/>
          <w:rFonts w:ascii="Calibri" w:eastAsia="Calibri" w:hAnsi="Calibri" w:cs="Times New Roman"/>
          <w:lang w:val="en-US"/>
        </w:rPr>
      </w:pPr>
      <w:ins w:id="4123" w:author="UTENTE" w:date="2020-06-30T18:32:00Z">
        <w:r w:rsidRPr="00E573B8">
          <w:rPr>
            <w:rFonts w:ascii="Calibri" w:eastAsia="Calibri" w:hAnsi="Calibri" w:cs="Times New Roman"/>
            <w:lang w:val="en-US"/>
          </w:rPr>
          <w:t>u "\"Ahahaha!\""</w:t>
        </w:r>
      </w:ins>
    </w:p>
    <w:p w14:paraId="3354BC4E" w14:textId="77777777" w:rsidR="00E573B8" w:rsidRPr="00E573B8" w:rsidRDefault="00E573B8" w:rsidP="00E573B8">
      <w:pPr>
        <w:numPr>
          <w:ilvl w:val="0"/>
          <w:numId w:val="44"/>
        </w:numPr>
        <w:spacing w:line="600" w:lineRule="auto"/>
        <w:contextualSpacing/>
        <w:jc w:val="left"/>
        <w:rPr>
          <w:ins w:id="4124" w:author="UTENTE" w:date="2020-06-30T18:32:00Z"/>
          <w:rFonts w:ascii="Calibri" w:eastAsia="Calibri" w:hAnsi="Calibri" w:cs="Times New Roman"/>
          <w:lang w:val="en-US"/>
        </w:rPr>
      </w:pPr>
      <w:ins w:id="4125" w:author="UTENTE" w:date="2020-06-30T18:32:00Z">
        <w:r w:rsidRPr="00E573B8">
          <w:rPr>
            <w:rFonts w:ascii="Calibri" w:eastAsia="Calibri" w:hAnsi="Calibri" w:cs="Times New Roman"/>
            <w:lang w:val="en-US"/>
          </w:rPr>
          <w:t>u "\"Come here, you Helgen piece of shit–!\""</w:t>
        </w:r>
        <w:r w:rsidRPr="00E573B8">
          <w:rPr>
            <w:rFonts w:ascii="Calibri" w:eastAsia="Calibri" w:hAnsi="Calibri" w:cs="Times New Roman"/>
            <w:lang w:val="en-US"/>
          </w:rPr>
          <w:br w:type="page"/>
        </w:r>
      </w:ins>
    </w:p>
    <w:p w14:paraId="54C8DB6C" w14:textId="77777777" w:rsidR="00E573B8" w:rsidRPr="00E573B8" w:rsidRDefault="00E573B8" w:rsidP="00E573B8">
      <w:pPr>
        <w:spacing w:line="600" w:lineRule="auto"/>
        <w:jc w:val="left"/>
        <w:rPr>
          <w:ins w:id="4126" w:author="UTENTE" w:date="2020-06-30T18:32:00Z"/>
          <w:rFonts w:ascii="Calibri" w:eastAsia="Calibri" w:hAnsi="Calibri" w:cs="Times New Roman"/>
        </w:rPr>
      </w:pPr>
      <w:ins w:id="4127" w:author="UTENTE" w:date="2020-06-30T18:32:00Z">
        <w:r w:rsidRPr="00E573B8">
          <w:rPr>
            <w:rFonts w:ascii="Calibri" w:eastAsia="Calibri" w:hAnsi="Calibri" w:cs="Times New Roman"/>
          </w:rPr>
          <w:lastRenderedPageBreak/>
          <w:t>16.</w:t>
        </w:r>
        <w:r w:rsidRPr="00E573B8">
          <w:rPr>
            <w:rFonts w:ascii="Calibri" w:eastAsia="Calibri" w:hAnsi="Calibri" w:cs="Times New Roman"/>
          </w:rPr>
          <w:tab/>
          <w:t>ip "\"Hai visto Rex e Dominici combattere, giusto?\""</w:t>
        </w:r>
      </w:ins>
    </w:p>
    <w:p w14:paraId="38969078" w14:textId="77777777" w:rsidR="00E573B8" w:rsidRPr="00E573B8" w:rsidRDefault="00E573B8" w:rsidP="00E573B8">
      <w:pPr>
        <w:spacing w:line="600" w:lineRule="auto"/>
        <w:jc w:val="left"/>
        <w:rPr>
          <w:ins w:id="4128" w:author="UTENTE" w:date="2020-06-30T18:32:00Z"/>
          <w:rFonts w:ascii="Calibri" w:eastAsia="Calibri" w:hAnsi="Calibri" w:cs="Times New Roman"/>
        </w:rPr>
      </w:pPr>
      <w:ins w:id="4129" w:author="UTENTE" w:date="2020-06-30T18:32:00Z">
        <w:r w:rsidRPr="00E573B8">
          <w:rPr>
            <w:rFonts w:ascii="Calibri" w:eastAsia="Calibri" w:hAnsi="Calibri" w:cs="Times New Roman"/>
          </w:rPr>
          <w:t>17.</w:t>
        </w:r>
        <w:r w:rsidRPr="00E573B8">
          <w:rPr>
            <w:rFonts w:ascii="Calibri" w:eastAsia="Calibri" w:hAnsi="Calibri" w:cs="Times New Roman"/>
          </w:rPr>
          <w:tab/>
          <w:t>ip "\"Immaginati due intere {i}gang{/i} di vampiri che si scontrano.\""</w:t>
        </w:r>
      </w:ins>
    </w:p>
    <w:p w14:paraId="03311FAB" w14:textId="77777777" w:rsidR="00E573B8" w:rsidRPr="00E573B8" w:rsidRDefault="00E573B8" w:rsidP="00E573B8">
      <w:pPr>
        <w:spacing w:line="600" w:lineRule="auto"/>
        <w:jc w:val="left"/>
        <w:rPr>
          <w:ins w:id="4130" w:author="UTENTE" w:date="2020-06-30T18:32:00Z"/>
          <w:rFonts w:ascii="Calibri" w:eastAsia="Calibri" w:hAnsi="Calibri" w:cs="Times New Roman"/>
        </w:rPr>
      </w:pPr>
      <w:ins w:id="4131" w:author="UTENTE" w:date="2020-06-30T18:32:00Z">
        <w:r w:rsidRPr="00E573B8">
          <w:rPr>
            <w:rFonts w:ascii="Calibri" w:eastAsia="Calibri" w:hAnsi="Calibri" w:cs="Times New Roman"/>
          </w:rPr>
          <w:t>18.</w:t>
        </w:r>
        <w:r w:rsidRPr="00E573B8">
          <w:rPr>
            <w:rFonts w:ascii="Calibri" w:eastAsia="Calibri" w:hAnsi="Calibri" w:cs="Times New Roman"/>
          </w:rPr>
          <w:tab/>
          <w:t>mcp "\"Tu sei pazzo! Chi cazzo vorrebbe ritrovarsi in mezzo a una situazione del genere?\""</w:t>
        </w:r>
      </w:ins>
    </w:p>
    <w:p w14:paraId="0E988EF5" w14:textId="77777777" w:rsidR="00E573B8" w:rsidRPr="00E573B8" w:rsidRDefault="00E573B8" w:rsidP="00E573B8">
      <w:pPr>
        <w:spacing w:line="600" w:lineRule="auto"/>
        <w:jc w:val="left"/>
        <w:rPr>
          <w:ins w:id="4132" w:author="UTENTE" w:date="2020-06-30T18:32:00Z"/>
          <w:rFonts w:ascii="Calibri" w:eastAsia="Calibri" w:hAnsi="Calibri" w:cs="Times New Roman"/>
        </w:rPr>
      </w:pPr>
      <w:ins w:id="4133" w:author="UTENTE" w:date="2020-06-30T18:32:00Z">
        <w:r w:rsidRPr="00E573B8">
          <w:rPr>
            <w:rFonts w:ascii="Calibri" w:eastAsia="Calibri" w:hAnsi="Calibri" w:cs="Times New Roman"/>
          </w:rPr>
          <w:t>19.</w:t>
        </w:r>
        <w:r w:rsidRPr="00E573B8">
          <w:rPr>
            <w:rFonts w:ascii="Calibri" w:eastAsia="Calibri" w:hAnsi="Calibri" w:cs="Times New Roman"/>
          </w:rPr>
          <w:tab/>
          <w:t>n "La mia domanda furiosa fa scendere un velo scuro sul sorriso di Isaac e i suoi occhi luccicano per un secondo dietro le lenti."</w:t>
        </w:r>
      </w:ins>
    </w:p>
    <w:p w14:paraId="0DB10A73" w14:textId="77777777" w:rsidR="00E573B8" w:rsidRPr="00E573B8" w:rsidRDefault="00E573B8" w:rsidP="00E573B8">
      <w:pPr>
        <w:spacing w:line="600" w:lineRule="auto"/>
        <w:jc w:val="left"/>
        <w:rPr>
          <w:ins w:id="4134" w:author="UTENTE" w:date="2020-06-30T18:32:00Z"/>
          <w:rFonts w:ascii="Calibri" w:eastAsia="Calibri" w:hAnsi="Calibri" w:cs="Times New Roman"/>
        </w:rPr>
      </w:pPr>
      <w:ins w:id="4135" w:author="UTENTE" w:date="2020-06-30T18:32:00Z">
        <w:r w:rsidRPr="00E573B8">
          <w:rPr>
            <w:rFonts w:ascii="Calibri" w:eastAsia="Calibri" w:hAnsi="Calibri" w:cs="Times New Roman"/>
          </w:rPr>
          <w:t>20.</w:t>
        </w:r>
        <w:r w:rsidRPr="00E573B8">
          <w:rPr>
            <w:rFonts w:ascii="Calibri" w:eastAsia="Calibri" w:hAnsi="Calibri" w:cs="Times New Roman"/>
          </w:rPr>
          <w:tab/>
          <w:t>i "\"Non preferiresti vedere dei mostri che si fanno a pezzi a vicenda piuttosto che attaccare umani?\""</w:t>
        </w:r>
      </w:ins>
    </w:p>
    <w:p w14:paraId="5BEAA628" w14:textId="77777777" w:rsidR="00E573B8" w:rsidRPr="00E573B8" w:rsidRDefault="00E573B8" w:rsidP="00E573B8">
      <w:pPr>
        <w:spacing w:line="600" w:lineRule="auto"/>
        <w:jc w:val="left"/>
        <w:rPr>
          <w:ins w:id="4136" w:author="UTENTE" w:date="2020-06-30T18:32:00Z"/>
          <w:rFonts w:ascii="Calibri" w:eastAsia="Calibri" w:hAnsi="Calibri" w:cs="Times New Roman"/>
        </w:rPr>
      </w:pPr>
      <w:ins w:id="4137" w:author="UTENTE" w:date="2020-06-30T18:32:00Z">
        <w:r w:rsidRPr="00E573B8">
          <w:rPr>
            <w:rFonts w:ascii="Calibri" w:eastAsia="Calibri" w:hAnsi="Calibri" w:cs="Times New Roman"/>
          </w:rPr>
          <w:t>21.</w:t>
        </w:r>
        <w:r w:rsidRPr="00E573B8">
          <w:rPr>
            <w:rFonts w:ascii="Calibri" w:eastAsia="Calibri" w:hAnsi="Calibri" w:cs="Times New Roman"/>
          </w:rPr>
          <w:tab/>
          <w:t>i "\"Dopotutto, per ogni vampiro che muore, il mondo diventa un posto migliore… Non ti sembra qualcosa che vale la pena di vedere?\""</w:t>
        </w:r>
      </w:ins>
    </w:p>
    <w:p w14:paraId="53F53834" w14:textId="77777777" w:rsidR="00E573B8" w:rsidRPr="00E573B8" w:rsidRDefault="00E573B8" w:rsidP="00E573B8">
      <w:pPr>
        <w:spacing w:line="600" w:lineRule="auto"/>
        <w:jc w:val="left"/>
        <w:rPr>
          <w:ins w:id="4138" w:author="UTENTE" w:date="2020-06-30T18:32:00Z"/>
          <w:rFonts w:ascii="Calibri" w:eastAsia="Calibri" w:hAnsi="Calibri" w:cs="Times New Roman"/>
        </w:rPr>
      </w:pPr>
      <w:ins w:id="4139" w:author="UTENTE" w:date="2020-06-30T18:32:00Z">
        <w:r w:rsidRPr="00E573B8">
          <w:rPr>
            <w:rFonts w:ascii="Calibri" w:eastAsia="Calibri" w:hAnsi="Calibri" w:cs="Times New Roman"/>
          </w:rPr>
          <w:t>22.</w:t>
        </w:r>
        <w:r w:rsidRPr="00E573B8">
          <w:rPr>
            <w:rFonts w:ascii="Calibri" w:eastAsia="Calibri" w:hAnsi="Calibri" w:cs="Times New Roman"/>
          </w:rPr>
          <w:tab/>
          <w:t>mcp "\"…\""</w:t>
        </w:r>
      </w:ins>
    </w:p>
    <w:p w14:paraId="0179FD68" w14:textId="77777777" w:rsidR="00E573B8" w:rsidRPr="00E573B8" w:rsidRDefault="00E573B8" w:rsidP="00E573B8">
      <w:pPr>
        <w:spacing w:line="600" w:lineRule="auto"/>
        <w:jc w:val="left"/>
        <w:rPr>
          <w:ins w:id="4140" w:author="UTENTE" w:date="2020-06-30T18:32:00Z"/>
          <w:rFonts w:ascii="Calibri" w:eastAsia="Calibri" w:hAnsi="Calibri" w:cs="Times New Roman"/>
        </w:rPr>
      </w:pPr>
      <w:ins w:id="4141" w:author="UTENTE" w:date="2020-06-30T18:32:00Z">
        <w:r w:rsidRPr="00E573B8">
          <w:rPr>
            <w:rFonts w:ascii="Calibri" w:eastAsia="Calibri" w:hAnsi="Calibri" w:cs="Times New Roman"/>
          </w:rPr>
          <w:t>23.</w:t>
        </w:r>
        <w:r w:rsidRPr="00E573B8">
          <w:rPr>
            <w:rFonts w:ascii="Calibri" w:eastAsia="Calibri" w:hAnsi="Calibri" w:cs="Times New Roman"/>
          </w:rPr>
          <w:tab/>
          <w:t>n "-C'era una certa amarezza nella sua voce o me lo sono immaginata?"</w:t>
        </w:r>
      </w:ins>
    </w:p>
    <w:p w14:paraId="3FFB4271" w14:textId="77777777" w:rsidR="00E573B8" w:rsidRPr="00E573B8" w:rsidRDefault="00E573B8" w:rsidP="00E573B8">
      <w:pPr>
        <w:spacing w:line="600" w:lineRule="auto"/>
        <w:jc w:val="left"/>
        <w:rPr>
          <w:ins w:id="4142" w:author="UTENTE" w:date="2020-06-30T18:32:00Z"/>
          <w:rFonts w:ascii="Calibri" w:eastAsia="Calibri" w:hAnsi="Calibri" w:cs="Times New Roman"/>
        </w:rPr>
      </w:pPr>
      <w:ins w:id="4143" w:author="UTENTE" w:date="2020-06-30T18:32:00Z">
        <w:r w:rsidRPr="00E573B8">
          <w:rPr>
            <w:rFonts w:ascii="Calibri" w:eastAsia="Calibri" w:hAnsi="Calibri" w:cs="Times New Roman"/>
          </w:rPr>
          <w:t>24.</w:t>
        </w:r>
        <w:r w:rsidRPr="00E573B8">
          <w:rPr>
            <w:rFonts w:ascii="Calibri" w:eastAsia="Calibri" w:hAnsi="Calibri" w:cs="Times New Roman"/>
          </w:rPr>
          <w:tab/>
          <w:t>n "No, son sicuro di averla percepita. Ma perché è venuta fuori così all'improvviso…?"</w:t>
        </w:r>
      </w:ins>
    </w:p>
    <w:p w14:paraId="2530C3B8" w14:textId="77777777" w:rsidR="00E573B8" w:rsidRPr="00E573B8" w:rsidRDefault="00E573B8" w:rsidP="00E573B8">
      <w:pPr>
        <w:spacing w:line="600" w:lineRule="auto"/>
        <w:jc w:val="left"/>
        <w:rPr>
          <w:ins w:id="4144" w:author="UTENTE" w:date="2020-06-30T18:32:00Z"/>
          <w:rFonts w:ascii="Calibri" w:eastAsia="Calibri" w:hAnsi="Calibri" w:cs="Times New Roman"/>
        </w:rPr>
      </w:pPr>
      <w:ins w:id="4145" w:author="UTENTE" w:date="2020-06-30T18:32:00Z">
        <w:r w:rsidRPr="00E573B8">
          <w:rPr>
            <w:rFonts w:ascii="Calibri" w:eastAsia="Calibri" w:hAnsi="Calibri" w:cs="Times New Roman"/>
          </w:rPr>
          <w:t>25.</w:t>
        </w:r>
        <w:r w:rsidRPr="00E573B8">
          <w:rPr>
            <w:rFonts w:ascii="Calibri" w:eastAsia="Calibri" w:hAnsi="Calibri" w:cs="Times New Roman"/>
          </w:rPr>
          <w:tab/>
          <w:t>n "Prima che io possa chiedergli qualcosa a riguardo, giriamo l'angolo e Isaac si ferma bruscamente."</w:t>
        </w:r>
      </w:ins>
    </w:p>
    <w:p w14:paraId="5AD1208A" w14:textId="77777777" w:rsidR="00E573B8" w:rsidRPr="00E573B8" w:rsidRDefault="00E573B8" w:rsidP="00E573B8">
      <w:pPr>
        <w:spacing w:line="600" w:lineRule="auto"/>
        <w:jc w:val="left"/>
        <w:rPr>
          <w:ins w:id="4146" w:author="UTENTE" w:date="2020-06-30T18:32:00Z"/>
          <w:rFonts w:ascii="Calibri" w:eastAsia="Calibri" w:hAnsi="Calibri" w:cs="Times New Roman"/>
        </w:rPr>
      </w:pPr>
      <w:ins w:id="4147" w:author="UTENTE" w:date="2020-06-30T18:32:00Z">
        <w:r w:rsidRPr="00E573B8">
          <w:rPr>
            <w:rFonts w:ascii="Calibri" w:eastAsia="Calibri" w:hAnsi="Calibri" w:cs="Times New Roman"/>
          </w:rPr>
          <w:t>26.</w:t>
        </w:r>
        <w:r w:rsidRPr="00E573B8">
          <w:rPr>
            <w:rFonts w:ascii="Calibri" w:eastAsia="Calibri" w:hAnsi="Calibri" w:cs="Times New Roman"/>
          </w:rPr>
          <w:tab/>
          <w:t>n "Lì, davanti ai nostri occhi-"</w:t>
        </w:r>
      </w:ins>
    </w:p>
    <w:p w14:paraId="23DA3EE7" w14:textId="77777777" w:rsidR="00E573B8" w:rsidRPr="00E573B8" w:rsidRDefault="00E573B8" w:rsidP="00E573B8">
      <w:pPr>
        <w:spacing w:line="600" w:lineRule="auto"/>
        <w:jc w:val="left"/>
        <w:rPr>
          <w:ins w:id="4148" w:author="UTENTE" w:date="2020-06-30T18:32:00Z"/>
          <w:rFonts w:ascii="Calibri" w:eastAsia="Calibri" w:hAnsi="Calibri" w:cs="Times New Roman"/>
        </w:rPr>
      </w:pPr>
      <w:ins w:id="4149" w:author="UTENTE" w:date="2020-06-30T18:32:00Z">
        <w:r w:rsidRPr="00E573B8">
          <w:rPr>
            <w:rFonts w:ascii="Calibri" w:eastAsia="Calibri" w:hAnsi="Calibri" w:cs="Times New Roman"/>
          </w:rPr>
          <w:t>27.</w:t>
        </w:r>
        <w:r w:rsidRPr="00E573B8">
          <w:rPr>
            <w:rFonts w:ascii="Calibri" w:eastAsia="Calibri" w:hAnsi="Calibri" w:cs="Times New Roman"/>
          </w:rPr>
          <w:tab/>
          <w:t>n "Il vicolo è strapieno di figure massicce che si ghermiscono e graffiano a vicenda, come animali selvatici."</w:t>
        </w:r>
      </w:ins>
    </w:p>
    <w:p w14:paraId="06ABE58F" w14:textId="77777777" w:rsidR="00E573B8" w:rsidRPr="00E573B8" w:rsidRDefault="00E573B8" w:rsidP="00E573B8">
      <w:pPr>
        <w:spacing w:line="600" w:lineRule="auto"/>
        <w:jc w:val="left"/>
        <w:rPr>
          <w:ins w:id="4150" w:author="UTENTE" w:date="2020-06-30T18:32:00Z"/>
          <w:rFonts w:ascii="Calibri" w:eastAsia="Calibri" w:hAnsi="Calibri" w:cs="Times New Roman"/>
          <w:rPrChange w:id="4151" w:author="UTENTE" w:date="2020-06-30T18:32:00Z">
            <w:rPr>
              <w:ins w:id="4152" w:author="UTENTE" w:date="2020-06-30T18:32:00Z"/>
              <w:rFonts w:ascii="Calibri" w:eastAsia="Calibri" w:hAnsi="Calibri" w:cs="Times New Roman"/>
              <w:lang w:val="en-US"/>
            </w:rPr>
          </w:rPrChange>
        </w:rPr>
      </w:pPr>
      <w:ins w:id="4153" w:author="UTENTE" w:date="2020-06-30T18:32:00Z">
        <w:r w:rsidRPr="00E573B8">
          <w:rPr>
            <w:rFonts w:ascii="Calibri" w:eastAsia="Calibri" w:hAnsi="Calibri" w:cs="Times New Roman"/>
            <w:rPrChange w:id="4154" w:author="UTENTE" w:date="2020-06-30T18:32:00Z">
              <w:rPr>
                <w:rFonts w:ascii="Calibri" w:eastAsia="Calibri" w:hAnsi="Calibri" w:cs="Times New Roman"/>
                <w:lang w:val="en-US"/>
              </w:rPr>
            </w:rPrChange>
          </w:rPr>
          <w:t>28.</w:t>
        </w:r>
        <w:r w:rsidRPr="00E573B8">
          <w:rPr>
            <w:rFonts w:ascii="Calibri" w:eastAsia="Calibri" w:hAnsi="Calibri" w:cs="Times New Roman"/>
            <w:rPrChange w:id="4155" w:author="UTENTE" w:date="2020-06-30T18:32:00Z">
              <w:rPr>
                <w:rFonts w:ascii="Calibri" w:eastAsia="Calibri" w:hAnsi="Calibri" w:cs="Times New Roman"/>
                <w:lang w:val="en-US"/>
              </w:rPr>
            </w:rPrChange>
          </w:rPr>
          <w:tab/>
          <w:t>u "\"Ahahaha!\""</w:t>
        </w:r>
      </w:ins>
    </w:p>
    <w:p w14:paraId="0B9256ED" w14:textId="77777777" w:rsidR="00E573B8" w:rsidRPr="00E573B8" w:rsidRDefault="00E573B8" w:rsidP="00E573B8">
      <w:pPr>
        <w:spacing w:line="600" w:lineRule="auto"/>
        <w:jc w:val="left"/>
        <w:rPr>
          <w:ins w:id="4156" w:author="UTENTE" w:date="2020-06-30T18:32:00Z"/>
          <w:rFonts w:ascii="Calibri" w:eastAsia="Calibri" w:hAnsi="Calibri" w:cs="Times New Roman"/>
        </w:rPr>
      </w:pPr>
      <w:ins w:id="4157" w:author="UTENTE" w:date="2020-06-30T18:32:00Z">
        <w:r w:rsidRPr="00E573B8">
          <w:rPr>
            <w:rFonts w:ascii="Calibri" w:eastAsia="Calibri" w:hAnsi="Calibri" w:cs="Times New Roman"/>
          </w:rPr>
          <w:t>29.</w:t>
        </w:r>
        <w:r w:rsidRPr="00E573B8">
          <w:rPr>
            <w:rFonts w:ascii="Calibri" w:eastAsia="Calibri" w:hAnsi="Calibri" w:cs="Times New Roman"/>
          </w:rPr>
          <w:tab/>
          <w:t>u "\"Fatti sotto, Helgen del cazzo-!\""</w:t>
        </w:r>
        <w:r w:rsidRPr="00E573B8">
          <w:rPr>
            <w:rFonts w:ascii="Calibri" w:eastAsia="Calibri" w:hAnsi="Calibri" w:cs="Times New Roman"/>
          </w:rPr>
          <w:br w:type="page"/>
        </w:r>
      </w:ins>
    </w:p>
    <w:p w14:paraId="081D6984" w14:textId="77777777" w:rsidR="00E573B8" w:rsidRPr="00E573B8" w:rsidRDefault="00E573B8" w:rsidP="00E573B8">
      <w:pPr>
        <w:spacing w:line="600" w:lineRule="auto"/>
        <w:jc w:val="left"/>
        <w:rPr>
          <w:ins w:id="4158" w:author="UTENTE" w:date="2020-06-30T18:32:00Z"/>
          <w:rFonts w:ascii="Calibri" w:eastAsia="Calibri" w:hAnsi="Calibri" w:cs="Times New Roman"/>
          <w:lang w:val="en-US"/>
        </w:rPr>
      </w:pPr>
      <w:ins w:id="4159" w:author="UTENTE" w:date="2020-06-30T18:32:00Z">
        <w:r w:rsidRPr="00E573B8">
          <w:rPr>
            <w:rFonts w:ascii="Calibri" w:eastAsia="Calibri" w:hAnsi="Calibri" w:cs="Times New Roman"/>
            <w:lang w:val="en-US"/>
          </w:rPr>
          <w:lastRenderedPageBreak/>
          <w:t>30.</w:t>
        </w:r>
        <w:r w:rsidRPr="00E573B8">
          <w:rPr>
            <w:rFonts w:ascii="Calibri" w:eastAsia="Calibri" w:hAnsi="Calibri" w:cs="Times New Roman"/>
            <w:lang w:val="en-US"/>
          </w:rPr>
          <w:tab/>
          <w:t>u "\"I'll rip your head off, bastard!\""</w:t>
        </w:r>
      </w:ins>
    </w:p>
    <w:p w14:paraId="6B658EE5" w14:textId="77777777" w:rsidR="00E573B8" w:rsidRPr="00E573B8" w:rsidRDefault="00E573B8" w:rsidP="00E573B8">
      <w:pPr>
        <w:spacing w:line="600" w:lineRule="auto"/>
        <w:jc w:val="left"/>
        <w:rPr>
          <w:ins w:id="4160" w:author="UTENTE" w:date="2020-06-30T18:32:00Z"/>
          <w:rFonts w:ascii="Calibri" w:eastAsia="Calibri" w:hAnsi="Calibri" w:cs="Times New Roman"/>
          <w:lang w:val="en-US"/>
        </w:rPr>
      </w:pPr>
      <w:ins w:id="4161" w:author="UTENTE" w:date="2020-06-30T18:32:00Z">
        <w:r w:rsidRPr="00E573B8">
          <w:rPr>
            <w:rFonts w:ascii="Calibri" w:eastAsia="Calibri" w:hAnsi="Calibri" w:cs="Times New Roman"/>
            <w:lang w:val="en-US"/>
          </w:rPr>
          <w:t>31.</w:t>
        </w:r>
        <w:r w:rsidRPr="00E573B8">
          <w:rPr>
            <w:rFonts w:ascii="Calibri" w:eastAsia="Calibri" w:hAnsi="Calibri" w:cs="Times New Roman"/>
            <w:lang w:val="en-US"/>
          </w:rPr>
          <w:tab/>
          <w:t>n "Angry shrieks and shouts echo in the air."</w:t>
        </w:r>
      </w:ins>
    </w:p>
    <w:p w14:paraId="3227CBE5" w14:textId="77777777" w:rsidR="00E573B8" w:rsidRPr="00E573B8" w:rsidRDefault="00E573B8" w:rsidP="00E573B8">
      <w:pPr>
        <w:spacing w:line="600" w:lineRule="auto"/>
        <w:jc w:val="left"/>
        <w:rPr>
          <w:ins w:id="4162" w:author="UTENTE" w:date="2020-06-30T18:32:00Z"/>
          <w:rFonts w:ascii="Calibri" w:eastAsia="Calibri" w:hAnsi="Calibri" w:cs="Times New Roman"/>
          <w:lang w:val="en-US"/>
        </w:rPr>
      </w:pPr>
      <w:ins w:id="4163" w:author="UTENTE" w:date="2020-06-30T18:32:00Z">
        <w:r w:rsidRPr="00E573B8">
          <w:rPr>
            <w:rFonts w:ascii="Calibri" w:eastAsia="Calibri" w:hAnsi="Calibri" w:cs="Times New Roman"/>
            <w:lang w:val="en-US"/>
          </w:rPr>
          <w:t>32.</w:t>
        </w:r>
        <w:r w:rsidRPr="00E573B8">
          <w:rPr>
            <w:rFonts w:ascii="Calibri" w:eastAsia="Calibri" w:hAnsi="Calibri" w:cs="Times New Roman"/>
            <w:lang w:val="en-US"/>
          </w:rPr>
          <w:tab/>
          <w:t>mcp "\"Uah–!\""</w:t>
        </w:r>
      </w:ins>
    </w:p>
    <w:p w14:paraId="3BC5EED4" w14:textId="77777777" w:rsidR="00E573B8" w:rsidRPr="00E573B8" w:rsidRDefault="00E573B8" w:rsidP="00E573B8">
      <w:pPr>
        <w:spacing w:line="600" w:lineRule="auto"/>
        <w:jc w:val="left"/>
        <w:rPr>
          <w:ins w:id="4164" w:author="UTENTE" w:date="2020-06-30T18:32:00Z"/>
          <w:rFonts w:ascii="Calibri" w:eastAsia="Calibri" w:hAnsi="Calibri" w:cs="Times New Roman"/>
          <w:lang w:val="en-US"/>
        </w:rPr>
      </w:pPr>
      <w:ins w:id="4165" w:author="UTENTE" w:date="2020-06-30T18:32:00Z">
        <w:r w:rsidRPr="00E573B8">
          <w:rPr>
            <w:rFonts w:ascii="Calibri" w:eastAsia="Calibri" w:hAnsi="Calibri" w:cs="Times New Roman"/>
            <w:lang w:val="en-US"/>
          </w:rPr>
          <w:t>33.</w:t>
        </w:r>
        <w:r w:rsidRPr="00E573B8">
          <w:rPr>
            <w:rFonts w:ascii="Calibri" w:eastAsia="Calibri" w:hAnsi="Calibri" w:cs="Times New Roman"/>
            <w:lang w:val="en-US"/>
          </w:rPr>
          <w:tab/>
          <w:t>n "I have to quickly duck to dodge a spray of blood, which splatters on the wall behind me."</w:t>
        </w:r>
      </w:ins>
    </w:p>
    <w:p w14:paraId="3367FE4D" w14:textId="77777777" w:rsidR="00E573B8" w:rsidRPr="00E573B8" w:rsidRDefault="00E573B8" w:rsidP="00E573B8">
      <w:pPr>
        <w:spacing w:line="600" w:lineRule="auto"/>
        <w:jc w:val="left"/>
        <w:rPr>
          <w:ins w:id="4166" w:author="UTENTE" w:date="2020-06-30T18:32:00Z"/>
          <w:rFonts w:ascii="Calibri" w:eastAsia="Calibri" w:hAnsi="Calibri" w:cs="Times New Roman"/>
          <w:lang w:val="en-US"/>
        </w:rPr>
      </w:pPr>
      <w:ins w:id="4167" w:author="UTENTE" w:date="2020-06-30T18:32:00Z">
        <w:r w:rsidRPr="00E573B8">
          <w:rPr>
            <w:rFonts w:ascii="Calibri" w:eastAsia="Calibri" w:hAnsi="Calibri" w:cs="Times New Roman"/>
            <w:lang w:val="en-US"/>
          </w:rPr>
          <w:t>34.</w:t>
        </w:r>
        <w:r w:rsidRPr="00E573B8">
          <w:rPr>
            <w:rFonts w:ascii="Calibri" w:eastAsia="Calibri" w:hAnsi="Calibri" w:cs="Times New Roman"/>
            <w:lang w:val="en-US"/>
          </w:rPr>
          <w:tab/>
          <w:t>mc "\"Isaac, this isn't safe! What the hell are we…\""</w:t>
        </w:r>
      </w:ins>
    </w:p>
    <w:p w14:paraId="3793AE29" w14:textId="77777777" w:rsidR="00E573B8" w:rsidRPr="00E573B8" w:rsidRDefault="00E573B8" w:rsidP="00E573B8">
      <w:pPr>
        <w:spacing w:line="600" w:lineRule="auto"/>
        <w:jc w:val="left"/>
        <w:rPr>
          <w:ins w:id="4168" w:author="UTENTE" w:date="2020-06-30T18:32:00Z"/>
          <w:rFonts w:ascii="Calibri" w:eastAsia="Calibri" w:hAnsi="Calibri" w:cs="Times New Roman"/>
          <w:lang w:val="en-US"/>
        </w:rPr>
      </w:pPr>
      <w:ins w:id="4169" w:author="UTENTE" w:date="2020-06-30T18:32:00Z">
        <w:r w:rsidRPr="00E573B8">
          <w:rPr>
            <w:rFonts w:ascii="Calibri" w:eastAsia="Calibri" w:hAnsi="Calibri" w:cs="Times New Roman"/>
            <w:lang w:val="en-US"/>
          </w:rPr>
          <w:t>35.</w:t>
        </w:r>
        <w:r w:rsidRPr="00E573B8">
          <w:rPr>
            <w:rFonts w:ascii="Calibri" w:eastAsia="Calibri" w:hAnsi="Calibri" w:cs="Times New Roman"/>
            <w:lang w:val="en-US"/>
          </w:rPr>
          <w:tab/>
          <w:t>mc "\"…Are you taking {i}notes?{/i}\""</w:t>
        </w:r>
      </w:ins>
    </w:p>
    <w:p w14:paraId="378D1ABC" w14:textId="77777777" w:rsidR="00E573B8" w:rsidRPr="00E573B8" w:rsidRDefault="00E573B8" w:rsidP="00E573B8">
      <w:pPr>
        <w:spacing w:line="600" w:lineRule="auto"/>
        <w:jc w:val="left"/>
        <w:rPr>
          <w:ins w:id="4170" w:author="UTENTE" w:date="2020-06-30T18:32:00Z"/>
          <w:rFonts w:ascii="Calibri" w:eastAsia="Calibri" w:hAnsi="Calibri" w:cs="Times New Roman"/>
          <w:lang w:val="en-US"/>
        </w:rPr>
      </w:pPr>
      <w:ins w:id="4171" w:author="UTENTE" w:date="2020-06-30T18:32:00Z">
        <w:r w:rsidRPr="00E573B8">
          <w:rPr>
            <w:rFonts w:ascii="Calibri" w:eastAsia="Calibri" w:hAnsi="Calibri" w:cs="Times New Roman"/>
            <w:lang w:val="en-US"/>
          </w:rPr>
          <w:t>36.</w:t>
        </w:r>
        <w:r w:rsidRPr="00E573B8">
          <w:rPr>
            <w:rFonts w:ascii="Calibri" w:eastAsia="Calibri" w:hAnsi="Calibri" w:cs="Times New Roman"/>
            <w:lang w:val="en-US"/>
          </w:rPr>
          <w:tab/>
          <w:t>n "Open-mouthed, I stare at Isaac, who's scribbling something down on a small pad of paper."</w:t>
        </w:r>
      </w:ins>
    </w:p>
    <w:p w14:paraId="3B476ED8" w14:textId="77777777" w:rsidR="00E573B8" w:rsidRPr="00E573B8" w:rsidRDefault="00E573B8" w:rsidP="00E573B8">
      <w:pPr>
        <w:spacing w:line="600" w:lineRule="auto"/>
        <w:jc w:val="left"/>
        <w:rPr>
          <w:ins w:id="4172" w:author="UTENTE" w:date="2020-06-30T18:32:00Z"/>
          <w:rFonts w:ascii="Calibri" w:eastAsia="Calibri" w:hAnsi="Calibri" w:cs="Times New Roman"/>
          <w:lang w:val="en-US"/>
        </w:rPr>
      </w:pPr>
      <w:ins w:id="4173" w:author="UTENTE" w:date="2020-06-30T18:32:00Z">
        <w:r w:rsidRPr="00E573B8">
          <w:rPr>
            <w:rFonts w:ascii="Calibri" w:eastAsia="Calibri" w:hAnsi="Calibri" w:cs="Times New Roman"/>
            <w:lang w:val="en-US"/>
          </w:rPr>
          <w:t>37.</w:t>
        </w:r>
        <w:r w:rsidRPr="00E573B8">
          <w:rPr>
            <w:rFonts w:ascii="Calibri" w:eastAsia="Calibri" w:hAnsi="Calibri" w:cs="Times New Roman"/>
            <w:lang w:val="en-US"/>
          </w:rPr>
          <w:tab/>
          <w:t>i "\"Why do you look so surprised? Didn't I say I was an information broker?\""</w:t>
        </w:r>
      </w:ins>
    </w:p>
    <w:p w14:paraId="3E74386C" w14:textId="77777777" w:rsidR="00E573B8" w:rsidRPr="00E573B8" w:rsidRDefault="00E573B8" w:rsidP="00E573B8">
      <w:pPr>
        <w:spacing w:line="600" w:lineRule="auto"/>
        <w:jc w:val="left"/>
        <w:rPr>
          <w:ins w:id="4174" w:author="UTENTE" w:date="2020-06-30T18:32:00Z"/>
          <w:rFonts w:ascii="Calibri" w:eastAsia="Calibri" w:hAnsi="Calibri" w:cs="Times New Roman"/>
          <w:lang w:val="en-US"/>
        </w:rPr>
      </w:pPr>
      <w:ins w:id="4175" w:author="UTENTE" w:date="2020-06-30T18:32:00Z">
        <w:r w:rsidRPr="00E573B8">
          <w:rPr>
            <w:rFonts w:ascii="Calibri" w:eastAsia="Calibri" w:hAnsi="Calibri" w:cs="Times New Roman"/>
            <w:lang w:val="en-US"/>
          </w:rPr>
          <w:t>38.</w:t>
        </w:r>
        <w:r w:rsidRPr="00E573B8">
          <w:rPr>
            <w:rFonts w:ascii="Calibri" w:eastAsia="Calibri" w:hAnsi="Calibri" w:cs="Times New Roman"/>
            <w:lang w:val="en-US"/>
          </w:rPr>
          <w:tab/>
          <w:t>i "\"I have to know who the strongest vampires on the food chain are right now. It's just business, [mc].\""</w:t>
        </w:r>
      </w:ins>
    </w:p>
    <w:p w14:paraId="0BA56CEA" w14:textId="77777777" w:rsidR="00E573B8" w:rsidRPr="00E573B8" w:rsidRDefault="00E573B8" w:rsidP="00E573B8">
      <w:pPr>
        <w:spacing w:line="600" w:lineRule="auto"/>
        <w:jc w:val="left"/>
        <w:rPr>
          <w:ins w:id="4176" w:author="UTENTE" w:date="2020-06-30T18:32:00Z"/>
          <w:rFonts w:ascii="Calibri" w:eastAsia="Calibri" w:hAnsi="Calibri" w:cs="Times New Roman"/>
          <w:lang w:val="en-US"/>
        </w:rPr>
      </w:pPr>
      <w:ins w:id="4177" w:author="UTENTE" w:date="2020-06-30T18:32:00Z">
        <w:r w:rsidRPr="00E573B8">
          <w:rPr>
            <w:rFonts w:ascii="Calibri" w:eastAsia="Calibri" w:hAnsi="Calibri" w:cs="Times New Roman"/>
            <w:lang w:val="en-US"/>
          </w:rPr>
          <w:t>39.</w:t>
        </w:r>
        <w:r w:rsidRPr="00E573B8">
          <w:rPr>
            <w:rFonts w:ascii="Calibri" w:eastAsia="Calibri" w:hAnsi="Calibri" w:cs="Times New Roman"/>
            <w:lang w:val="en-US"/>
          </w:rPr>
          <w:tab/>
          <w:t>n "As casually as if he were talking about the weather, Isaac gives me a shrug, then goes back to writing."</w:t>
        </w:r>
      </w:ins>
    </w:p>
    <w:p w14:paraId="64501324" w14:textId="77777777" w:rsidR="00E573B8" w:rsidRPr="00E573B8" w:rsidRDefault="00E573B8" w:rsidP="00E573B8">
      <w:pPr>
        <w:spacing w:line="600" w:lineRule="auto"/>
        <w:jc w:val="left"/>
        <w:rPr>
          <w:ins w:id="4178" w:author="UTENTE" w:date="2020-06-30T18:32:00Z"/>
          <w:rFonts w:ascii="Calibri" w:eastAsia="Calibri" w:hAnsi="Calibri" w:cs="Times New Roman"/>
          <w:lang w:val="en-US"/>
        </w:rPr>
      </w:pPr>
      <w:ins w:id="4179" w:author="UTENTE" w:date="2020-06-30T18:32:00Z">
        <w:r w:rsidRPr="00E573B8">
          <w:rPr>
            <w:rFonts w:ascii="Calibri" w:eastAsia="Calibri" w:hAnsi="Calibri" w:cs="Times New Roman"/>
            <w:lang w:val="en-US"/>
          </w:rPr>
          <w:t>40.</w:t>
        </w:r>
        <w:r w:rsidRPr="00E573B8">
          <w:rPr>
            <w:rFonts w:ascii="Calibri" w:eastAsia="Calibri" w:hAnsi="Calibri" w:cs="Times New Roman"/>
            <w:lang w:val="en-US"/>
          </w:rPr>
          <w:tab/>
          <w:t>mc "\"You're a madman, I swear.\""</w:t>
        </w:r>
      </w:ins>
    </w:p>
    <w:p w14:paraId="6EFB2684" w14:textId="77777777" w:rsidR="00E573B8" w:rsidRPr="00E573B8" w:rsidRDefault="00E573B8" w:rsidP="00E573B8">
      <w:pPr>
        <w:spacing w:line="600" w:lineRule="auto"/>
        <w:jc w:val="left"/>
        <w:rPr>
          <w:ins w:id="4180" w:author="UTENTE" w:date="2020-06-30T18:32:00Z"/>
          <w:rFonts w:ascii="Calibri" w:eastAsia="Calibri" w:hAnsi="Calibri" w:cs="Times New Roman"/>
          <w:lang w:val="en-US"/>
        </w:rPr>
      </w:pPr>
      <w:ins w:id="4181" w:author="UTENTE" w:date="2020-06-30T18:32:00Z">
        <w:r w:rsidRPr="00E573B8">
          <w:rPr>
            <w:rFonts w:ascii="Calibri" w:eastAsia="Calibri" w:hAnsi="Calibri" w:cs="Times New Roman"/>
            <w:lang w:val="en-US"/>
          </w:rPr>
          <w:t>41.</w:t>
        </w:r>
        <w:r w:rsidRPr="00E573B8">
          <w:rPr>
            <w:rFonts w:ascii="Calibri" w:eastAsia="Calibri" w:hAnsi="Calibri" w:cs="Times New Roman"/>
            <w:lang w:val="en-US"/>
          </w:rPr>
          <w:tab/>
          <w:t>n "I shake my head in disbelief, turning back to the ongoing fight."</w:t>
        </w:r>
      </w:ins>
    </w:p>
    <w:p w14:paraId="34017902" w14:textId="77777777" w:rsidR="00E573B8" w:rsidRPr="00E573B8" w:rsidRDefault="00E573B8" w:rsidP="00E573B8">
      <w:pPr>
        <w:spacing w:line="600" w:lineRule="auto"/>
        <w:jc w:val="left"/>
        <w:rPr>
          <w:ins w:id="4182" w:author="UTENTE" w:date="2020-06-30T18:32:00Z"/>
          <w:rFonts w:ascii="Calibri" w:eastAsia="Calibri" w:hAnsi="Calibri" w:cs="Times New Roman"/>
          <w:lang w:val="en-US"/>
        </w:rPr>
      </w:pPr>
      <w:ins w:id="4183" w:author="UTENTE" w:date="2020-06-30T18:32:00Z">
        <w:r w:rsidRPr="00E573B8">
          <w:rPr>
            <w:rFonts w:ascii="Calibri" w:eastAsia="Calibri" w:hAnsi="Calibri" w:cs="Times New Roman"/>
            <w:lang w:val="en-US"/>
          </w:rPr>
          <w:t>42.</w:t>
        </w:r>
        <w:r w:rsidRPr="00E573B8">
          <w:rPr>
            <w:rFonts w:ascii="Calibri" w:eastAsia="Calibri" w:hAnsi="Calibri" w:cs="Times New Roman"/>
            <w:lang w:val="en-US"/>
          </w:rPr>
          <w:tab/>
          <w:t>n "At some point, it seems like Rex jumped in because I glimpse his red-haired figure in the middle of things."</w:t>
        </w:r>
      </w:ins>
    </w:p>
    <w:p w14:paraId="378C20A9" w14:textId="77777777" w:rsidR="00E573B8" w:rsidRPr="00E573B8" w:rsidRDefault="00E573B8" w:rsidP="00E573B8">
      <w:pPr>
        <w:spacing w:line="600" w:lineRule="auto"/>
        <w:jc w:val="left"/>
        <w:rPr>
          <w:ins w:id="4184" w:author="UTENTE" w:date="2020-06-30T18:32:00Z"/>
          <w:rFonts w:ascii="Calibri" w:eastAsia="Calibri" w:hAnsi="Calibri" w:cs="Times New Roman"/>
          <w:lang w:val="en-US"/>
        </w:rPr>
      </w:pPr>
      <w:ins w:id="4185" w:author="UTENTE" w:date="2020-06-30T18:32:00Z">
        <w:r w:rsidRPr="00E573B8">
          <w:rPr>
            <w:rFonts w:ascii="Calibri" w:eastAsia="Calibri" w:hAnsi="Calibri" w:cs="Times New Roman"/>
            <w:lang w:val="en-US"/>
          </w:rPr>
          <w:t>43.</w:t>
        </w:r>
        <w:r w:rsidRPr="00E573B8">
          <w:rPr>
            <w:rFonts w:ascii="Calibri" w:eastAsia="Calibri" w:hAnsi="Calibri" w:cs="Times New Roman"/>
            <w:lang w:val="en-US"/>
          </w:rPr>
          <w:tab/>
          <w:t>r "\"Come on, come on! None of you fuckin' cowards gonna challenge me tonight?\""</w:t>
        </w:r>
      </w:ins>
    </w:p>
    <w:p w14:paraId="15CDD28E" w14:textId="77777777" w:rsidR="00E573B8" w:rsidRPr="00E573B8" w:rsidRDefault="00E573B8" w:rsidP="00E573B8">
      <w:pPr>
        <w:spacing w:line="600" w:lineRule="auto"/>
        <w:jc w:val="left"/>
        <w:rPr>
          <w:ins w:id="4186" w:author="UTENTE" w:date="2020-06-30T18:32:00Z"/>
          <w:rFonts w:ascii="Calibri" w:eastAsia="Calibri" w:hAnsi="Calibri" w:cs="Times New Roman"/>
        </w:rPr>
      </w:pPr>
      <w:ins w:id="4187" w:author="UTENTE" w:date="2020-06-30T18:32:00Z">
        <w:r w:rsidRPr="00E573B8">
          <w:rPr>
            <w:rFonts w:ascii="Calibri" w:eastAsia="Calibri" w:hAnsi="Calibri" w:cs="Times New Roman"/>
            <w:lang w:val="en-US"/>
          </w:rPr>
          <w:t>44.</w:t>
        </w:r>
        <w:r w:rsidRPr="00E573B8">
          <w:rPr>
            <w:rFonts w:ascii="Calibri" w:eastAsia="Calibri" w:hAnsi="Calibri" w:cs="Times New Roman"/>
            <w:lang w:val="en-US"/>
          </w:rPr>
          <w:tab/>
          <w:t xml:space="preserve">r "\"I guess I'll have to find a new playmate! </w:t>
        </w:r>
        <w:r w:rsidRPr="00E573B8">
          <w:rPr>
            <w:rFonts w:ascii="Calibri" w:eastAsia="Calibri" w:hAnsi="Calibri" w:cs="Times New Roman"/>
          </w:rPr>
          <w:t>Ahahaha!\""</w:t>
        </w:r>
        <w:r w:rsidRPr="00E573B8">
          <w:rPr>
            <w:rFonts w:ascii="Calibri" w:eastAsia="Calibri" w:hAnsi="Calibri" w:cs="Times New Roman"/>
          </w:rPr>
          <w:br w:type="page"/>
        </w:r>
      </w:ins>
    </w:p>
    <w:p w14:paraId="14135F4A" w14:textId="77777777" w:rsidR="00E573B8" w:rsidRPr="00E573B8" w:rsidRDefault="00E573B8" w:rsidP="00E573B8">
      <w:pPr>
        <w:spacing w:line="600" w:lineRule="auto"/>
        <w:jc w:val="left"/>
        <w:rPr>
          <w:ins w:id="4188" w:author="UTENTE" w:date="2020-06-30T18:32:00Z"/>
          <w:rFonts w:ascii="Calibri" w:eastAsia="Calibri" w:hAnsi="Calibri" w:cs="Times New Roman"/>
        </w:rPr>
      </w:pPr>
      <w:ins w:id="4189" w:author="UTENTE" w:date="2020-06-30T18:32:00Z">
        <w:r w:rsidRPr="00E573B8">
          <w:rPr>
            <w:rFonts w:ascii="Calibri" w:eastAsia="Calibri" w:hAnsi="Calibri" w:cs="Times New Roman"/>
          </w:rPr>
          <w:lastRenderedPageBreak/>
          <w:t>30.</w:t>
        </w:r>
        <w:r w:rsidRPr="00E573B8">
          <w:rPr>
            <w:rFonts w:ascii="Calibri" w:eastAsia="Calibri" w:hAnsi="Calibri" w:cs="Times New Roman"/>
          </w:rPr>
          <w:tab/>
          <w:t>u "\"Ti spacco la testa, bastardo!\""</w:t>
        </w:r>
      </w:ins>
    </w:p>
    <w:p w14:paraId="463B5B38" w14:textId="77777777" w:rsidR="00E573B8" w:rsidRPr="00E573B8" w:rsidRDefault="00E573B8" w:rsidP="00E573B8">
      <w:pPr>
        <w:spacing w:line="600" w:lineRule="auto"/>
        <w:jc w:val="left"/>
        <w:rPr>
          <w:ins w:id="4190" w:author="UTENTE" w:date="2020-06-30T18:32:00Z"/>
          <w:rFonts w:ascii="Calibri" w:eastAsia="Calibri" w:hAnsi="Calibri" w:cs="Times New Roman"/>
        </w:rPr>
      </w:pPr>
      <w:ins w:id="4191" w:author="UTENTE" w:date="2020-06-30T18:32:00Z">
        <w:r w:rsidRPr="00E573B8">
          <w:rPr>
            <w:rFonts w:ascii="Calibri" w:eastAsia="Calibri" w:hAnsi="Calibri" w:cs="Times New Roman"/>
          </w:rPr>
          <w:t>31.</w:t>
        </w:r>
        <w:r w:rsidRPr="00E573B8">
          <w:rPr>
            <w:rFonts w:ascii="Calibri" w:eastAsia="Calibri" w:hAnsi="Calibri" w:cs="Times New Roman"/>
          </w:rPr>
          <w:tab/>
          <w:t>n "Feroci strilla e urla echeggiano nell'aria."</w:t>
        </w:r>
      </w:ins>
    </w:p>
    <w:p w14:paraId="6E275C2A" w14:textId="77777777" w:rsidR="00E573B8" w:rsidRPr="00E573B8" w:rsidRDefault="00E573B8" w:rsidP="00E573B8">
      <w:pPr>
        <w:spacing w:line="600" w:lineRule="auto"/>
        <w:jc w:val="left"/>
        <w:rPr>
          <w:ins w:id="4192" w:author="UTENTE" w:date="2020-06-30T18:32:00Z"/>
          <w:rFonts w:ascii="Calibri" w:eastAsia="Calibri" w:hAnsi="Calibri" w:cs="Times New Roman"/>
        </w:rPr>
      </w:pPr>
      <w:ins w:id="4193" w:author="UTENTE" w:date="2020-06-30T18:32:00Z">
        <w:r w:rsidRPr="00E573B8">
          <w:rPr>
            <w:rFonts w:ascii="Calibri" w:eastAsia="Calibri" w:hAnsi="Calibri" w:cs="Times New Roman"/>
          </w:rPr>
          <w:t>32.</w:t>
        </w:r>
        <w:r w:rsidRPr="00E573B8">
          <w:rPr>
            <w:rFonts w:ascii="Calibri" w:eastAsia="Calibri" w:hAnsi="Calibri" w:cs="Times New Roman"/>
          </w:rPr>
          <w:tab/>
          <w:t>mcp "\"Woah-!\""</w:t>
        </w:r>
      </w:ins>
    </w:p>
    <w:p w14:paraId="7707BBE1" w14:textId="77777777" w:rsidR="00E573B8" w:rsidRPr="00E573B8" w:rsidRDefault="00E573B8" w:rsidP="00E573B8">
      <w:pPr>
        <w:spacing w:line="600" w:lineRule="auto"/>
        <w:jc w:val="left"/>
        <w:rPr>
          <w:ins w:id="4194" w:author="UTENTE" w:date="2020-06-30T18:32:00Z"/>
          <w:rFonts w:ascii="Calibri" w:eastAsia="Calibri" w:hAnsi="Calibri" w:cs="Times New Roman"/>
        </w:rPr>
      </w:pPr>
      <w:ins w:id="4195" w:author="UTENTE" w:date="2020-06-30T18:32:00Z">
        <w:r w:rsidRPr="00E573B8">
          <w:rPr>
            <w:rFonts w:ascii="Calibri" w:eastAsia="Calibri" w:hAnsi="Calibri" w:cs="Times New Roman"/>
          </w:rPr>
          <w:t>33.</w:t>
        </w:r>
        <w:r w:rsidRPr="00E573B8">
          <w:rPr>
            <w:rFonts w:ascii="Calibri" w:eastAsia="Calibri" w:hAnsi="Calibri" w:cs="Times New Roman"/>
          </w:rPr>
          <w:tab/>
          <w:t>n "Mi devo rapidamente accovacciare per evitare uno schizzo di sangue, che poi finisce sulla parete dietro di me."</w:t>
        </w:r>
      </w:ins>
    </w:p>
    <w:p w14:paraId="7EBF940E" w14:textId="77777777" w:rsidR="00E573B8" w:rsidRPr="00E573B8" w:rsidRDefault="00E573B8" w:rsidP="00E573B8">
      <w:pPr>
        <w:spacing w:line="600" w:lineRule="auto"/>
        <w:jc w:val="left"/>
        <w:rPr>
          <w:ins w:id="4196" w:author="UTENTE" w:date="2020-06-30T18:32:00Z"/>
          <w:rFonts w:ascii="Calibri" w:eastAsia="Calibri" w:hAnsi="Calibri" w:cs="Times New Roman"/>
        </w:rPr>
      </w:pPr>
      <w:ins w:id="4197" w:author="UTENTE" w:date="2020-06-30T18:32:00Z">
        <w:r w:rsidRPr="00E573B8">
          <w:rPr>
            <w:rFonts w:ascii="Calibri" w:eastAsia="Calibri" w:hAnsi="Calibri" w:cs="Times New Roman"/>
          </w:rPr>
          <w:t>34.</w:t>
        </w:r>
        <w:r w:rsidRPr="00E573B8">
          <w:rPr>
            <w:rFonts w:ascii="Calibri" w:eastAsia="Calibri" w:hAnsi="Calibri" w:cs="Times New Roman"/>
          </w:rPr>
          <w:tab/>
          <w:t>mc "\"Isaac, questa cosa non è sicura!  Che cazzo ci facciamo…\""</w:t>
        </w:r>
      </w:ins>
    </w:p>
    <w:p w14:paraId="169FDDE4" w14:textId="77777777" w:rsidR="00E573B8" w:rsidRPr="00E573B8" w:rsidRDefault="00E573B8" w:rsidP="00E573B8">
      <w:pPr>
        <w:spacing w:line="600" w:lineRule="auto"/>
        <w:jc w:val="left"/>
        <w:rPr>
          <w:ins w:id="4198" w:author="UTENTE" w:date="2020-06-30T18:32:00Z"/>
          <w:rFonts w:ascii="Calibri" w:eastAsia="Calibri" w:hAnsi="Calibri" w:cs="Times New Roman"/>
        </w:rPr>
      </w:pPr>
      <w:ins w:id="4199" w:author="UTENTE" w:date="2020-06-30T18:32:00Z">
        <w:r w:rsidRPr="00E573B8">
          <w:rPr>
            <w:rFonts w:ascii="Calibri" w:eastAsia="Calibri" w:hAnsi="Calibri" w:cs="Times New Roman"/>
          </w:rPr>
          <w:t>35.</w:t>
        </w:r>
        <w:r w:rsidRPr="00E573B8">
          <w:rPr>
            <w:rFonts w:ascii="Calibri" w:eastAsia="Calibri" w:hAnsi="Calibri" w:cs="Times New Roman"/>
          </w:rPr>
          <w:tab/>
          <w:t>mc "\"…Stai prendendo {i}appunti?{/i}\""</w:t>
        </w:r>
      </w:ins>
    </w:p>
    <w:p w14:paraId="0E103099" w14:textId="77777777" w:rsidR="00E573B8" w:rsidRPr="00E573B8" w:rsidRDefault="00E573B8" w:rsidP="00E573B8">
      <w:pPr>
        <w:spacing w:line="600" w:lineRule="auto"/>
        <w:jc w:val="left"/>
        <w:rPr>
          <w:ins w:id="4200" w:author="UTENTE" w:date="2020-06-30T18:32:00Z"/>
          <w:rFonts w:ascii="Calibri" w:eastAsia="Calibri" w:hAnsi="Calibri" w:cs="Times New Roman"/>
        </w:rPr>
      </w:pPr>
      <w:ins w:id="4201" w:author="UTENTE" w:date="2020-06-30T18:32:00Z">
        <w:r w:rsidRPr="00E573B8">
          <w:rPr>
            <w:rFonts w:ascii="Calibri" w:eastAsia="Calibri" w:hAnsi="Calibri" w:cs="Times New Roman"/>
          </w:rPr>
          <w:t>36.</w:t>
        </w:r>
        <w:r w:rsidRPr="00E573B8">
          <w:rPr>
            <w:rFonts w:ascii="Calibri" w:eastAsia="Calibri" w:hAnsi="Calibri" w:cs="Times New Roman"/>
          </w:rPr>
          <w:tab/>
          <w:t>n "Fisso Isaac a bocca aperta, mentre scribacchia qualcosa su un pezzetto di carta."</w:t>
        </w:r>
      </w:ins>
    </w:p>
    <w:p w14:paraId="1E251CF9" w14:textId="77777777" w:rsidR="00E573B8" w:rsidRPr="00E573B8" w:rsidRDefault="00E573B8" w:rsidP="00E573B8">
      <w:pPr>
        <w:spacing w:line="600" w:lineRule="auto"/>
        <w:jc w:val="left"/>
        <w:rPr>
          <w:ins w:id="4202" w:author="UTENTE" w:date="2020-06-30T18:32:00Z"/>
          <w:rFonts w:ascii="Calibri" w:eastAsia="Calibri" w:hAnsi="Calibri" w:cs="Times New Roman"/>
        </w:rPr>
      </w:pPr>
      <w:ins w:id="4203" w:author="UTENTE" w:date="2020-06-30T18:32:00Z">
        <w:r w:rsidRPr="00E573B8">
          <w:rPr>
            <w:rFonts w:ascii="Calibri" w:eastAsia="Calibri" w:hAnsi="Calibri" w:cs="Times New Roman"/>
          </w:rPr>
          <w:t>37.</w:t>
        </w:r>
        <w:r w:rsidRPr="00E573B8">
          <w:rPr>
            <w:rFonts w:ascii="Calibri" w:eastAsia="Calibri" w:hAnsi="Calibri" w:cs="Times New Roman"/>
          </w:rPr>
          <w:tab/>
          <w:t>i "\"Perché sei così sorpreso? Non ti avevo detto che sono un information broker?\""</w:t>
        </w:r>
      </w:ins>
    </w:p>
    <w:p w14:paraId="10D54990" w14:textId="77777777" w:rsidR="00E573B8" w:rsidRPr="00E573B8" w:rsidRDefault="00E573B8" w:rsidP="00E573B8">
      <w:pPr>
        <w:spacing w:line="600" w:lineRule="auto"/>
        <w:jc w:val="left"/>
        <w:rPr>
          <w:ins w:id="4204" w:author="UTENTE" w:date="2020-06-30T18:32:00Z"/>
          <w:rFonts w:ascii="Calibri" w:eastAsia="Calibri" w:hAnsi="Calibri" w:cs="Times New Roman"/>
        </w:rPr>
      </w:pPr>
      <w:ins w:id="4205" w:author="UTENTE" w:date="2020-06-30T18:32:00Z">
        <w:r w:rsidRPr="00E573B8">
          <w:rPr>
            <w:rFonts w:ascii="Calibri" w:eastAsia="Calibri" w:hAnsi="Calibri" w:cs="Times New Roman"/>
          </w:rPr>
          <w:t>38.</w:t>
        </w:r>
        <w:r w:rsidRPr="00E573B8">
          <w:rPr>
            <w:rFonts w:ascii="Calibri" w:eastAsia="Calibri" w:hAnsi="Calibri" w:cs="Times New Roman"/>
          </w:rPr>
          <w:tab/>
          <w:t>i "\"Devo sapere chi sono i vampiri più in alto nella catena alimentare al momento. Sono solo affari, [mc].\""</w:t>
        </w:r>
      </w:ins>
    </w:p>
    <w:p w14:paraId="6173C944" w14:textId="77777777" w:rsidR="00E573B8" w:rsidRPr="00E573B8" w:rsidRDefault="00E573B8" w:rsidP="00E573B8">
      <w:pPr>
        <w:spacing w:line="600" w:lineRule="auto"/>
        <w:jc w:val="left"/>
        <w:rPr>
          <w:ins w:id="4206" w:author="UTENTE" w:date="2020-06-30T18:32:00Z"/>
          <w:rFonts w:ascii="Calibri" w:eastAsia="Calibri" w:hAnsi="Calibri" w:cs="Times New Roman"/>
        </w:rPr>
      </w:pPr>
      <w:ins w:id="4207" w:author="UTENTE" w:date="2020-06-30T18:32:00Z">
        <w:r w:rsidRPr="00E573B8">
          <w:rPr>
            <w:rFonts w:ascii="Calibri" w:eastAsia="Calibri" w:hAnsi="Calibri" w:cs="Times New Roman"/>
          </w:rPr>
          <w:t>39.</w:t>
        </w:r>
        <w:r w:rsidRPr="00E573B8">
          <w:rPr>
            <w:rFonts w:ascii="Calibri" w:eastAsia="Calibri" w:hAnsi="Calibri" w:cs="Times New Roman"/>
          </w:rPr>
          <w:tab/>
          <w:t>n "Tranquillo come se stesse parlando del tempo, Isaac mi riserva solo un’alzata di spalle, e poi torna a scrivere."</w:t>
        </w:r>
      </w:ins>
    </w:p>
    <w:p w14:paraId="31FD1922" w14:textId="77777777" w:rsidR="00E573B8" w:rsidRPr="00E573B8" w:rsidRDefault="00E573B8" w:rsidP="00E573B8">
      <w:pPr>
        <w:spacing w:line="600" w:lineRule="auto"/>
        <w:jc w:val="left"/>
        <w:rPr>
          <w:ins w:id="4208" w:author="UTENTE" w:date="2020-06-30T18:32:00Z"/>
          <w:rFonts w:ascii="Calibri" w:eastAsia="Calibri" w:hAnsi="Calibri" w:cs="Times New Roman"/>
        </w:rPr>
      </w:pPr>
      <w:ins w:id="4209" w:author="UTENTE" w:date="2020-06-30T18:32:00Z">
        <w:r w:rsidRPr="00E573B8">
          <w:rPr>
            <w:rFonts w:ascii="Calibri" w:eastAsia="Calibri" w:hAnsi="Calibri" w:cs="Times New Roman"/>
          </w:rPr>
          <w:t>40.</w:t>
        </w:r>
        <w:r w:rsidRPr="00E573B8">
          <w:rPr>
            <w:rFonts w:ascii="Calibri" w:eastAsia="Calibri" w:hAnsi="Calibri" w:cs="Times New Roman"/>
          </w:rPr>
          <w:tab/>
          <w:t>mc "\"Tu sei un pazzo, davvero.\""</w:t>
        </w:r>
      </w:ins>
    </w:p>
    <w:p w14:paraId="55BA089D" w14:textId="77777777" w:rsidR="00E573B8" w:rsidRPr="00E573B8" w:rsidRDefault="00E573B8" w:rsidP="00E573B8">
      <w:pPr>
        <w:spacing w:line="600" w:lineRule="auto"/>
        <w:jc w:val="left"/>
        <w:rPr>
          <w:ins w:id="4210" w:author="UTENTE" w:date="2020-06-30T18:32:00Z"/>
          <w:rFonts w:ascii="Calibri" w:eastAsia="Calibri" w:hAnsi="Calibri" w:cs="Times New Roman"/>
        </w:rPr>
      </w:pPr>
      <w:ins w:id="4211" w:author="UTENTE" w:date="2020-06-30T18:32:00Z">
        <w:r w:rsidRPr="00E573B8">
          <w:rPr>
            <w:rFonts w:ascii="Calibri" w:eastAsia="Calibri" w:hAnsi="Calibri" w:cs="Times New Roman"/>
          </w:rPr>
          <w:t>41.</w:t>
        </w:r>
        <w:r w:rsidRPr="00E573B8">
          <w:rPr>
            <w:rFonts w:ascii="Calibri" w:eastAsia="Calibri" w:hAnsi="Calibri" w:cs="Times New Roman"/>
          </w:rPr>
          <w:tab/>
          <w:t>n "Scuoto la testa sconcertato, tornando di nuovo ad osservare la lotta ancora in corso."</w:t>
        </w:r>
      </w:ins>
    </w:p>
    <w:p w14:paraId="5CE95204" w14:textId="77777777" w:rsidR="00E573B8" w:rsidRPr="00E573B8" w:rsidRDefault="00E573B8" w:rsidP="00E573B8">
      <w:pPr>
        <w:spacing w:line="600" w:lineRule="auto"/>
        <w:jc w:val="left"/>
        <w:rPr>
          <w:ins w:id="4212" w:author="UTENTE" w:date="2020-06-30T18:32:00Z"/>
          <w:rFonts w:ascii="Calibri" w:eastAsia="Calibri" w:hAnsi="Calibri" w:cs="Times New Roman"/>
        </w:rPr>
      </w:pPr>
      <w:ins w:id="4213" w:author="UTENTE" w:date="2020-06-30T18:32:00Z">
        <w:r w:rsidRPr="00E573B8">
          <w:rPr>
            <w:rFonts w:ascii="Calibri" w:eastAsia="Calibri" w:hAnsi="Calibri" w:cs="Times New Roman"/>
          </w:rPr>
          <w:t>42.</w:t>
        </w:r>
        <w:r w:rsidRPr="00E573B8">
          <w:rPr>
            <w:rFonts w:ascii="Calibri" w:eastAsia="Calibri" w:hAnsi="Calibri" w:cs="Times New Roman"/>
          </w:rPr>
          <w:tab/>
          <w:t>n "Ad un certo punto, deve essere entrato in gioco anche Rex perché mi sembra di intravedere una figura dai capelli rossi nel mezzo del casino."</w:t>
        </w:r>
      </w:ins>
    </w:p>
    <w:p w14:paraId="7DFC3B44" w14:textId="77777777" w:rsidR="00E573B8" w:rsidRPr="00E573B8" w:rsidRDefault="00E573B8" w:rsidP="00E573B8">
      <w:pPr>
        <w:spacing w:line="600" w:lineRule="auto"/>
        <w:jc w:val="left"/>
        <w:rPr>
          <w:ins w:id="4214" w:author="UTENTE" w:date="2020-06-30T18:32:00Z"/>
          <w:rFonts w:ascii="Calibri" w:eastAsia="Calibri" w:hAnsi="Calibri" w:cs="Times New Roman"/>
        </w:rPr>
      </w:pPr>
      <w:ins w:id="4215" w:author="UTENTE" w:date="2020-06-30T18:32:00Z">
        <w:r w:rsidRPr="00E573B8">
          <w:rPr>
            <w:rFonts w:ascii="Calibri" w:eastAsia="Calibri" w:hAnsi="Calibri" w:cs="Times New Roman"/>
          </w:rPr>
          <w:t>43.</w:t>
        </w:r>
        <w:r w:rsidRPr="00E573B8">
          <w:rPr>
            <w:rFonts w:ascii="Calibri" w:eastAsia="Calibri" w:hAnsi="Calibri" w:cs="Times New Roman"/>
          </w:rPr>
          <w:tab/>
          <w:t>r "\"Forza, forza! Nessuno di voi codardi vuole sfidarmi stanotte?\""</w:t>
        </w:r>
      </w:ins>
    </w:p>
    <w:p w14:paraId="507A9B69" w14:textId="77777777" w:rsidR="00E573B8" w:rsidRPr="00E573B8" w:rsidRDefault="00E573B8" w:rsidP="00E573B8">
      <w:pPr>
        <w:spacing w:line="600" w:lineRule="auto"/>
        <w:jc w:val="left"/>
        <w:rPr>
          <w:ins w:id="4216" w:author="UTENTE" w:date="2020-06-30T18:32:00Z"/>
          <w:rFonts w:ascii="Calibri" w:eastAsia="Calibri" w:hAnsi="Calibri" w:cs="Times New Roman"/>
          <w:lang w:val="en-US"/>
        </w:rPr>
      </w:pPr>
      <w:ins w:id="4217" w:author="UTENTE" w:date="2020-06-30T18:32:00Z">
        <w:r w:rsidRPr="00E573B8">
          <w:rPr>
            <w:rFonts w:ascii="Calibri" w:eastAsia="Calibri" w:hAnsi="Calibri" w:cs="Times New Roman"/>
          </w:rPr>
          <w:t>44.</w:t>
        </w:r>
        <w:r w:rsidRPr="00E573B8">
          <w:rPr>
            <w:rFonts w:ascii="Calibri" w:eastAsia="Calibri" w:hAnsi="Calibri" w:cs="Times New Roman"/>
          </w:rPr>
          <w:tab/>
          <w:t xml:space="preserve">r "\"Immagino che dovrò trovare qualcun altro con cui giocare! </w:t>
        </w:r>
        <w:r w:rsidRPr="00E573B8">
          <w:rPr>
            <w:rFonts w:ascii="Calibri" w:eastAsia="Calibri" w:hAnsi="Calibri" w:cs="Times New Roman"/>
            <w:lang w:val="en-US"/>
          </w:rPr>
          <w:t>Ahahaha!\""</w:t>
        </w:r>
        <w:r w:rsidRPr="00E573B8">
          <w:rPr>
            <w:rFonts w:ascii="Calibri" w:eastAsia="Calibri" w:hAnsi="Calibri" w:cs="Times New Roman"/>
            <w:lang w:val="en-US"/>
          </w:rPr>
          <w:br w:type="page"/>
        </w:r>
      </w:ins>
    </w:p>
    <w:p w14:paraId="0AA8E0CB" w14:textId="77777777" w:rsidR="00E573B8" w:rsidRPr="00E573B8" w:rsidRDefault="00E573B8" w:rsidP="00E573B8">
      <w:pPr>
        <w:spacing w:line="600" w:lineRule="auto"/>
        <w:jc w:val="left"/>
        <w:rPr>
          <w:ins w:id="4218" w:author="UTENTE" w:date="2020-06-30T18:32:00Z"/>
          <w:rFonts w:ascii="Calibri" w:eastAsia="Calibri" w:hAnsi="Calibri" w:cs="Times New Roman"/>
          <w:lang w:val="en-US"/>
        </w:rPr>
      </w:pPr>
      <w:ins w:id="4219" w:author="UTENTE" w:date="2020-06-30T18:32:00Z">
        <w:r w:rsidRPr="00E573B8">
          <w:rPr>
            <w:rFonts w:ascii="Calibri" w:eastAsia="Calibri" w:hAnsi="Calibri" w:cs="Times New Roman"/>
            <w:lang w:val="en-US"/>
          </w:rPr>
          <w:lastRenderedPageBreak/>
          <w:t>45.</w:t>
        </w:r>
        <w:r w:rsidRPr="00E573B8">
          <w:rPr>
            <w:rFonts w:ascii="Calibri" w:eastAsia="Calibri" w:hAnsi="Calibri" w:cs="Times New Roman"/>
            <w:lang w:val="en-US"/>
          </w:rPr>
          <w:tab/>
          <w:t>n "His maniacal laughter blends into the fray, and I can't help but shudder."</w:t>
        </w:r>
      </w:ins>
    </w:p>
    <w:p w14:paraId="0BC47077" w14:textId="77777777" w:rsidR="00E573B8" w:rsidRPr="00E573B8" w:rsidRDefault="00E573B8" w:rsidP="00E573B8">
      <w:pPr>
        <w:spacing w:line="600" w:lineRule="auto"/>
        <w:jc w:val="left"/>
        <w:rPr>
          <w:ins w:id="4220" w:author="UTENTE" w:date="2020-06-30T18:32:00Z"/>
          <w:rFonts w:ascii="Calibri" w:eastAsia="Calibri" w:hAnsi="Calibri" w:cs="Times New Roman"/>
          <w:lang w:val="en-US"/>
        </w:rPr>
      </w:pPr>
      <w:ins w:id="4221" w:author="UTENTE" w:date="2020-06-30T18:32:00Z">
        <w:r w:rsidRPr="00E573B8">
          <w:rPr>
            <w:rFonts w:ascii="Calibri" w:eastAsia="Calibri" w:hAnsi="Calibri" w:cs="Times New Roman"/>
            <w:lang w:val="en-US"/>
          </w:rPr>
          <w:t>46.</w:t>
        </w:r>
        <w:r w:rsidRPr="00E573B8">
          <w:rPr>
            <w:rFonts w:ascii="Calibri" w:eastAsia="Calibri" w:hAnsi="Calibri" w:cs="Times New Roman"/>
            <w:lang w:val="en-US"/>
          </w:rPr>
          <w:tab/>
          <w:t>n "They really do look like animals… vicious wolves tearing at each other's throats."</w:t>
        </w:r>
      </w:ins>
    </w:p>
    <w:p w14:paraId="0A1B38DC" w14:textId="77777777" w:rsidR="00E573B8" w:rsidRPr="00E573B8" w:rsidRDefault="00E573B8" w:rsidP="00E573B8">
      <w:pPr>
        <w:spacing w:line="600" w:lineRule="auto"/>
        <w:jc w:val="left"/>
        <w:rPr>
          <w:ins w:id="4222" w:author="UTENTE" w:date="2020-06-30T18:32:00Z"/>
          <w:rFonts w:ascii="Calibri" w:eastAsia="Calibri" w:hAnsi="Calibri" w:cs="Times New Roman"/>
          <w:lang w:val="en-US"/>
        </w:rPr>
      </w:pPr>
      <w:ins w:id="4223" w:author="UTENTE" w:date="2020-06-30T18:32:00Z">
        <w:r w:rsidRPr="00E573B8">
          <w:rPr>
            <w:rFonts w:ascii="Calibri" w:eastAsia="Calibri" w:hAnsi="Calibri" w:cs="Times New Roman"/>
            <w:lang w:val="en-US"/>
          </w:rPr>
          <w:t>47.</w:t>
        </w:r>
        <w:r w:rsidRPr="00E573B8">
          <w:rPr>
            <w:rFonts w:ascii="Calibri" w:eastAsia="Calibri" w:hAnsi="Calibri" w:cs="Times New Roman"/>
            <w:lang w:val="en-US"/>
          </w:rPr>
          <w:tab/>
          <w:t>n "All this while, these creatures have been stalking the night streets of San Fran – and I never knew?"</w:t>
        </w:r>
      </w:ins>
    </w:p>
    <w:p w14:paraId="5161092B" w14:textId="77777777" w:rsidR="00E573B8" w:rsidRPr="00E573B8" w:rsidRDefault="00E573B8" w:rsidP="00E573B8">
      <w:pPr>
        <w:spacing w:line="600" w:lineRule="auto"/>
        <w:jc w:val="left"/>
        <w:rPr>
          <w:ins w:id="4224" w:author="UTENTE" w:date="2020-06-30T18:32:00Z"/>
          <w:rFonts w:ascii="Calibri" w:eastAsia="Calibri" w:hAnsi="Calibri" w:cs="Times New Roman"/>
          <w:lang w:val="en-US"/>
        </w:rPr>
      </w:pPr>
      <w:ins w:id="4225" w:author="UTENTE" w:date="2020-06-30T18:32:00Z">
        <w:r w:rsidRPr="00E573B8">
          <w:rPr>
            <w:rFonts w:ascii="Calibri" w:eastAsia="Calibri" w:hAnsi="Calibri" w:cs="Times New Roman"/>
            <w:lang w:val="en-US"/>
          </w:rPr>
          <w:t>48.</w:t>
        </w:r>
        <w:r w:rsidRPr="00E573B8">
          <w:rPr>
            <w:rFonts w:ascii="Calibri" w:eastAsia="Calibri" w:hAnsi="Calibri" w:cs="Times New Roman"/>
            <w:lang w:val="en-US"/>
          </w:rPr>
          <w:tab/>
          <w:t>n "The thought makes my blood run cold."</w:t>
        </w:r>
      </w:ins>
    </w:p>
    <w:p w14:paraId="12A987C6" w14:textId="77777777" w:rsidR="00E573B8" w:rsidRPr="00E573B8" w:rsidRDefault="00E573B8" w:rsidP="00E573B8">
      <w:pPr>
        <w:spacing w:line="600" w:lineRule="auto"/>
        <w:jc w:val="left"/>
        <w:rPr>
          <w:ins w:id="4226" w:author="UTENTE" w:date="2020-06-30T18:32:00Z"/>
          <w:rFonts w:ascii="Calibri" w:eastAsia="Calibri" w:hAnsi="Calibri" w:cs="Times New Roman"/>
          <w:lang w:val="en-US"/>
        </w:rPr>
      </w:pPr>
      <w:ins w:id="4227" w:author="UTENTE" w:date="2020-06-30T18:32:00Z">
        <w:r w:rsidRPr="00E573B8">
          <w:rPr>
            <w:rFonts w:ascii="Calibri" w:eastAsia="Calibri" w:hAnsi="Calibri" w:cs="Times New Roman"/>
            <w:lang w:val="en-US"/>
          </w:rPr>
          <w:t>49.</w:t>
        </w:r>
        <w:r w:rsidRPr="00E573B8">
          <w:rPr>
            <w:rFonts w:ascii="Calibri" w:eastAsia="Calibri" w:hAnsi="Calibri" w:cs="Times New Roman"/>
            <w:lang w:val="en-US"/>
          </w:rPr>
          <w:tab/>
          <w:t>i "\"Ah, what a shame.\""</w:t>
        </w:r>
      </w:ins>
    </w:p>
    <w:p w14:paraId="0CCA5F8B" w14:textId="77777777" w:rsidR="00E573B8" w:rsidRPr="00E573B8" w:rsidRDefault="00E573B8" w:rsidP="00E573B8">
      <w:pPr>
        <w:spacing w:line="600" w:lineRule="auto"/>
        <w:jc w:val="left"/>
        <w:rPr>
          <w:ins w:id="4228" w:author="UTENTE" w:date="2020-06-30T18:32:00Z"/>
          <w:rFonts w:ascii="Calibri" w:eastAsia="Calibri" w:hAnsi="Calibri" w:cs="Times New Roman"/>
          <w:lang w:val="en-US"/>
        </w:rPr>
      </w:pPr>
      <w:ins w:id="4229" w:author="UTENTE" w:date="2020-06-30T18:32:00Z">
        <w:r w:rsidRPr="00E573B8">
          <w:rPr>
            <w:rFonts w:ascii="Calibri" w:eastAsia="Calibri" w:hAnsi="Calibri" w:cs="Times New Roman"/>
            <w:lang w:val="en-US"/>
          </w:rPr>
          <w:t>50.</w:t>
        </w:r>
        <w:r w:rsidRPr="00E573B8">
          <w:rPr>
            <w:rFonts w:ascii="Calibri" w:eastAsia="Calibri" w:hAnsi="Calibri" w:cs="Times New Roman"/>
            <w:lang w:val="en-US"/>
          </w:rPr>
          <w:tab/>
          <w:t>i "\"He's not here tonight… not like I expected him to be, really.\""</w:t>
        </w:r>
      </w:ins>
    </w:p>
    <w:p w14:paraId="4AC01C34" w14:textId="77777777" w:rsidR="00E573B8" w:rsidRPr="00E573B8" w:rsidRDefault="00E573B8" w:rsidP="00E573B8">
      <w:pPr>
        <w:spacing w:line="600" w:lineRule="auto"/>
        <w:jc w:val="left"/>
        <w:rPr>
          <w:ins w:id="4230" w:author="UTENTE" w:date="2020-06-30T18:32:00Z"/>
          <w:rFonts w:ascii="Calibri" w:eastAsia="Calibri" w:hAnsi="Calibri" w:cs="Times New Roman"/>
          <w:lang w:val="en-US"/>
        </w:rPr>
      </w:pPr>
      <w:ins w:id="4231" w:author="UTENTE" w:date="2020-06-30T18:32:00Z">
        <w:r w:rsidRPr="00E573B8">
          <w:rPr>
            <w:rFonts w:ascii="Calibri" w:eastAsia="Calibri" w:hAnsi="Calibri" w:cs="Times New Roman"/>
            <w:lang w:val="en-US"/>
          </w:rPr>
          <w:t>51.</w:t>
        </w:r>
        <w:r w:rsidRPr="00E573B8">
          <w:rPr>
            <w:rFonts w:ascii="Calibri" w:eastAsia="Calibri" w:hAnsi="Calibri" w:cs="Times New Roman"/>
            <w:lang w:val="en-US"/>
          </w:rPr>
          <w:tab/>
          <w:t>n "Isaac's quiet mutter interrupts my thoughts, and I shoot him a curious look."</w:t>
        </w:r>
      </w:ins>
    </w:p>
    <w:p w14:paraId="4706E662" w14:textId="77777777" w:rsidR="00E573B8" w:rsidRPr="00E573B8" w:rsidRDefault="00E573B8" w:rsidP="00E573B8">
      <w:pPr>
        <w:spacing w:line="600" w:lineRule="auto"/>
        <w:jc w:val="left"/>
        <w:rPr>
          <w:ins w:id="4232" w:author="UTENTE" w:date="2020-06-30T18:32:00Z"/>
          <w:rFonts w:ascii="Calibri" w:eastAsia="Calibri" w:hAnsi="Calibri" w:cs="Times New Roman"/>
          <w:lang w:val="en-US"/>
        </w:rPr>
      </w:pPr>
      <w:ins w:id="4233" w:author="UTENTE" w:date="2020-06-30T18:32:00Z">
        <w:r w:rsidRPr="00E573B8">
          <w:rPr>
            <w:rFonts w:ascii="Calibri" w:eastAsia="Calibri" w:hAnsi="Calibri" w:cs="Times New Roman"/>
            <w:lang w:val="en-US"/>
          </w:rPr>
          <w:t>52.</w:t>
        </w:r>
        <w:r w:rsidRPr="00E573B8">
          <w:rPr>
            <w:rFonts w:ascii="Calibri" w:eastAsia="Calibri" w:hAnsi="Calibri" w:cs="Times New Roman"/>
            <w:lang w:val="en-US"/>
          </w:rPr>
          <w:tab/>
          <w:t>mcp "\"He? Who's 'he'?\""</w:t>
        </w:r>
      </w:ins>
    </w:p>
    <w:p w14:paraId="6EC1223A" w14:textId="77777777" w:rsidR="00E573B8" w:rsidRPr="00E573B8" w:rsidRDefault="00E573B8" w:rsidP="00E573B8">
      <w:pPr>
        <w:spacing w:line="600" w:lineRule="auto"/>
        <w:jc w:val="left"/>
        <w:rPr>
          <w:ins w:id="4234" w:author="UTENTE" w:date="2020-06-30T18:32:00Z"/>
          <w:rFonts w:ascii="Calibri" w:eastAsia="Calibri" w:hAnsi="Calibri" w:cs="Times New Roman"/>
          <w:lang w:val="en-US"/>
        </w:rPr>
      </w:pPr>
      <w:ins w:id="4235" w:author="UTENTE" w:date="2020-06-30T18:32:00Z">
        <w:r w:rsidRPr="00E573B8">
          <w:rPr>
            <w:rFonts w:ascii="Calibri" w:eastAsia="Calibri" w:hAnsi="Calibri" w:cs="Times New Roman"/>
            <w:lang w:val="en-US"/>
          </w:rPr>
          <w:t>53.</w:t>
        </w:r>
        <w:r w:rsidRPr="00E573B8">
          <w:rPr>
            <w:rFonts w:ascii="Calibri" w:eastAsia="Calibri" w:hAnsi="Calibri" w:cs="Times New Roman"/>
            <w:lang w:val="en-US"/>
          </w:rPr>
          <w:tab/>
          <w:t>n "But when I question Isaac, he only shakes his head, letting out a low sigh."</w:t>
        </w:r>
      </w:ins>
    </w:p>
    <w:p w14:paraId="024B091B" w14:textId="77777777" w:rsidR="00E573B8" w:rsidRPr="00E573B8" w:rsidRDefault="00E573B8" w:rsidP="00E573B8">
      <w:pPr>
        <w:spacing w:line="600" w:lineRule="auto"/>
        <w:jc w:val="left"/>
        <w:rPr>
          <w:ins w:id="4236" w:author="UTENTE" w:date="2020-06-30T18:32:00Z"/>
          <w:rFonts w:ascii="Calibri" w:eastAsia="Calibri" w:hAnsi="Calibri" w:cs="Times New Roman"/>
          <w:lang w:val="en-US"/>
        </w:rPr>
      </w:pPr>
      <w:ins w:id="4237" w:author="UTENTE" w:date="2020-06-30T18:32:00Z">
        <w:r w:rsidRPr="00E573B8">
          <w:rPr>
            <w:rFonts w:ascii="Calibri" w:eastAsia="Calibri" w:hAnsi="Calibri" w:cs="Times New Roman"/>
            <w:lang w:val="en-US"/>
          </w:rPr>
          <w:t>54.</w:t>
        </w:r>
        <w:r w:rsidRPr="00E573B8">
          <w:rPr>
            <w:rFonts w:ascii="Calibri" w:eastAsia="Calibri" w:hAnsi="Calibri" w:cs="Times New Roman"/>
            <w:lang w:val="en-US"/>
          </w:rPr>
          <w:tab/>
          <w:t>i "\"We should leave. Things are getting pretty nasty.\""</w:t>
        </w:r>
      </w:ins>
    </w:p>
    <w:p w14:paraId="13A8F201" w14:textId="77777777" w:rsidR="00E573B8" w:rsidRPr="00E573B8" w:rsidRDefault="00E573B8" w:rsidP="00E573B8">
      <w:pPr>
        <w:spacing w:line="600" w:lineRule="auto"/>
        <w:jc w:val="left"/>
        <w:rPr>
          <w:ins w:id="4238" w:author="UTENTE" w:date="2020-06-30T18:32:00Z"/>
          <w:rFonts w:ascii="Calibri" w:eastAsia="Calibri" w:hAnsi="Calibri" w:cs="Times New Roman"/>
          <w:lang w:val="en-US"/>
        </w:rPr>
      </w:pPr>
      <w:ins w:id="4239" w:author="UTENTE" w:date="2020-06-30T18:32:00Z">
        <w:r w:rsidRPr="00E573B8">
          <w:rPr>
            <w:rFonts w:ascii="Calibri" w:eastAsia="Calibri" w:hAnsi="Calibri" w:cs="Times New Roman"/>
            <w:lang w:val="en-US"/>
          </w:rPr>
          <w:t>55.</w:t>
        </w:r>
        <w:r w:rsidRPr="00E573B8">
          <w:rPr>
            <w:rFonts w:ascii="Calibri" w:eastAsia="Calibri" w:hAnsi="Calibri" w:cs="Times New Roman"/>
            <w:lang w:val="en-US"/>
          </w:rPr>
          <w:tab/>
          <w:t>i "\"I don't want to get any blood on my shoes, either. I just had them cleaned yesterday.\""</w:t>
        </w:r>
      </w:ins>
    </w:p>
    <w:p w14:paraId="5358D5C0" w14:textId="77777777" w:rsidR="00E573B8" w:rsidRPr="00E573B8" w:rsidRDefault="00E573B8" w:rsidP="00E573B8">
      <w:pPr>
        <w:spacing w:line="600" w:lineRule="auto"/>
        <w:jc w:val="left"/>
        <w:rPr>
          <w:ins w:id="4240" w:author="UTENTE" w:date="2020-06-30T18:32:00Z"/>
          <w:rFonts w:ascii="Calibri" w:eastAsia="Calibri" w:hAnsi="Calibri" w:cs="Times New Roman"/>
          <w:lang w:val="en-US"/>
        </w:rPr>
      </w:pPr>
      <w:ins w:id="4241" w:author="UTENTE" w:date="2020-06-30T18:32:00Z">
        <w:r w:rsidRPr="00E573B8">
          <w:rPr>
            <w:rFonts w:ascii="Calibri" w:eastAsia="Calibri" w:hAnsi="Calibri" w:cs="Times New Roman"/>
            <w:lang w:val="en-US"/>
          </w:rPr>
          <w:t>56.</w:t>
        </w:r>
        <w:r w:rsidRPr="00E573B8">
          <w:rPr>
            <w:rFonts w:ascii="Calibri" w:eastAsia="Calibri" w:hAnsi="Calibri" w:cs="Times New Roman"/>
            <w:lang w:val="en-US"/>
          </w:rPr>
          <w:tab/>
          <w:t>mcp "\"Never mind that, I'd be more worried about getting my neck torn open…\""</w:t>
        </w:r>
      </w:ins>
    </w:p>
    <w:p w14:paraId="120CF8E0" w14:textId="77777777" w:rsidR="00E573B8" w:rsidRPr="00E573B8" w:rsidRDefault="00E573B8" w:rsidP="00E573B8">
      <w:pPr>
        <w:spacing w:line="600" w:lineRule="auto"/>
        <w:jc w:val="left"/>
        <w:rPr>
          <w:ins w:id="4242" w:author="UTENTE" w:date="2020-06-30T18:32:00Z"/>
          <w:rFonts w:ascii="Calibri" w:eastAsia="Calibri" w:hAnsi="Calibri" w:cs="Times New Roman"/>
          <w:lang w:val="en-US"/>
        </w:rPr>
      </w:pPr>
      <w:ins w:id="4243" w:author="UTENTE" w:date="2020-06-30T18:32:00Z">
        <w:r w:rsidRPr="00E573B8">
          <w:rPr>
            <w:rFonts w:ascii="Calibri" w:eastAsia="Calibri" w:hAnsi="Calibri" w:cs="Times New Roman"/>
            <w:lang w:val="en-US"/>
          </w:rPr>
          <w:t>57.</w:t>
        </w:r>
        <w:r w:rsidRPr="00E573B8">
          <w:rPr>
            <w:rFonts w:ascii="Calibri" w:eastAsia="Calibri" w:hAnsi="Calibri" w:cs="Times New Roman"/>
            <w:lang w:val="en-US"/>
          </w:rPr>
          <w:tab/>
          <w:t>n "I grumble nervously, eying the vicious gangs going at each other."</w:t>
        </w:r>
      </w:ins>
    </w:p>
    <w:p w14:paraId="16B45FDA" w14:textId="77777777" w:rsidR="00E573B8" w:rsidRPr="00E573B8" w:rsidRDefault="00E573B8" w:rsidP="00E573B8">
      <w:pPr>
        <w:spacing w:line="600" w:lineRule="auto"/>
        <w:jc w:val="left"/>
        <w:rPr>
          <w:ins w:id="4244" w:author="UTENTE" w:date="2020-06-30T18:32:00Z"/>
          <w:rFonts w:ascii="Calibri" w:eastAsia="Calibri" w:hAnsi="Calibri" w:cs="Times New Roman"/>
          <w:lang w:val="en-US"/>
        </w:rPr>
      </w:pPr>
      <w:ins w:id="4245" w:author="UTENTE" w:date="2020-06-30T18:32:00Z">
        <w:r w:rsidRPr="00E573B8">
          <w:rPr>
            <w:rFonts w:ascii="Calibri" w:eastAsia="Calibri" w:hAnsi="Calibri" w:cs="Times New Roman"/>
            <w:lang w:val="en-US"/>
          </w:rPr>
          <w:t>58.</w:t>
        </w:r>
        <w:r w:rsidRPr="00E573B8">
          <w:rPr>
            <w:rFonts w:ascii="Calibri" w:eastAsia="Calibri" w:hAnsi="Calibri" w:cs="Times New Roman"/>
            <w:lang w:val="en-US"/>
          </w:rPr>
          <w:tab/>
          <w:t>i "\"No argument there. Come over this way, then!\""</w:t>
        </w:r>
      </w:ins>
    </w:p>
    <w:p w14:paraId="20CDE3B2" w14:textId="77777777" w:rsidR="00E573B8" w:rsidRPr="00E573B8" w:rsidRDefault="00E573B8" w:rsidP="00E573B8">
      <w:pPr>
        <w:spacing w:line="600" w:lineRule="auto"/>
        <w:jc w:val="left"/>
        <w:rPr>
          <w:ins w:id="4246" w:author="UTENTE" w:date="2020-06-30T18:32:00Z"/>
          <w:rFonts w:ascii="Calibri" w:eastAsia="Calibri" w:hAnsi="Calibri" w:cs="Times New Roman"/>
          <w:lang w:val="en-US"/>
        </w:rPr>
      </w:pPr>
      <w:ins w:id="4247" w:author="UTENTE" w:date="2020-06-30T18:32:00Z">
        <w:r w:rsidRPr="00E573B8">
          <w:rPr>
            <w:rFonts w:ascii="Calibri" w:eastAsia="Calibri" w:hAnsi="Calibri" w:cs="Times New Roman"/>
            <w:lang w:val="en-US"/>
          </w:rPr>
          <w:t>59.</w:t>
        </w:r>
        <w:r w:rsidRPr="00E573B8">
          <w:rPr>
            <w:rFonts w:ascii="Calibri" w:eastAsia="Calibri" w:hAnsi="Calibri" w:cs="Times New Roman"/>
            <w:lang w:val="en-US"/>
          </w:rPr>
          <w:tab/>
          <w:t>mcp "\"I thought you were excited about our ringside seats to this bloodbath?\""</w:t>
        </w:r>
        <w:r w:rsidRPr="00E573B8">
          <w:rPr>
            <w:rFonts w:ascii="Calibri" w:eastAsia="Calibri" w:hAnsi="Calibri" w:cs="Times New Roman"/>
            <w:lang w:val="en-US"/>
          </w:rPr>
          <w:br w:type="page"/>
        </w:r>
      </w:ins>
    </w:p>
    <w:p w14:paraId="15A4F1AB" w14:textId="77777777" w:rsidR="00E573B8" w:rsidRPr="00E573B8" w:rsidRDefault="00E573B8" w:rsidP="00E573B8">
      <w:pPr>
        <w:tabs>
          <w:tab w:val="left" w:pos="-142"/>
          <w:tab w:val="left" w:pos="426"/>
        </w:tabs>
        <w:spacing w:line="600" w:lineRule="auto"/>
        <w:jc w:val="left"/>
        <w:rPr>
          <w:ins w:id="4248" w:author="UTENTE" w:date="2020-06-30T18:32:00Z"/>
          <w:rFonts w:ascii="Calibri" w:eastAsia="Calibri" w:hAnsi="Calibri" w:cs="Times New Roman"/>
        </w:rPr>
        <w:pPrChange w:id="4249" w:author="UTENTE" w:date="2020-06-30T18:34:00Z">
          <w:pPr>
            <w:tabs>
              <w:tab w:val="left" w:pos="-142"/>
            </w:tabs>
            <w:spacing w:line="600" w:lineRule="auto"/>
            <w:jc w:val="left"/>
          </w:pPr>
        </w:pPrChange>
      </w:pPr>
      <w:ins w:id="4250" w:author="UTENTE" w:date="2020-06-30T18:32:00Z">
        <w:r w:rsidRPr="00E573B8">
          <w:rPr>
            <w:rFonts w:ascii="Calibri" w:eastAsia="Calibri" w:hAnsi="Calibri" w:cs="Times New Roman"/>
          </w:rPr>
          <w:lastRenderedPageBreak/>
          <w:t>45.</w:t>
        </w:r>
        <w:r w:rsidRPr="00E573B8">
          <w:rPr>
            <w:rFonts w:ascii="Calibri" w:eastAsia="Calibri" w:hAnsi="Calibri" w:cs="Times New Roman"/>
          </w:rPr>
          <w:tab/>
          <w:t>n "La sua risata delirante si mescola al caos generato dallo scontro, e non posso fare altro che rabbrividire."</w:t>
        </w:r>
      </w:ins>
    </w:p>
    <w:p w14:paraId="73D7E3F7" w14:textId="77777777" w:rsidR="00E573B8" w:rsidRPr="00E573B8" w:rsidRDefault="00E573B8" w:rsidP="00E573B8">
      <w:pPr>
        <w:tabs>
          <w:tab w:val="left" w:pos="-142"/>
          <w:tab w:val="left" w:pos="426"/>
        </w:tabs>
        <w:spacing w:line="600" w:lineRule="auto"/>
        <w:jc w:val="left"/>
        <w:rPr>
          <w:ins w:id="4251" w:author="UTENTE" w:date="2020-06-30T18:32:00Z"/>
          <w:rFonts w:ascii="Calibri" w:eastAsia="Calibri" w:hAnsi="Calibri" w:cs="Times New Roman"/>
        </w:rPr>
        <w:pPrChange w:id="4252" w:author="UTENTE" w:date="2020-06-30T18:34:00Z">
          <w:pPr>
            <w:tabs>
              <w:tab w:val="left" w:pos="-142"/>
            </w:tabs>
            <w:spacing w:line="600" w:lineRule="auto"/>
            <w:jc w:val="left"/>
          </w:pPr>
        </w:pPrChange>
      </w:pPr>
      <w:ins w:id="4253" w:author="UTENTE" w:date="2020-06-30T18:32:00Z">
        <w:r w:rsidRPr="00E573B8">
          <w:rPr>
            <w:rFonts w:ascii="Calibri" w:eastAsia="Calibri" w:hAnsi="Calibri" w:cs="Times New Roman"/>
          </w:rPr>
          <w:t>46.</w:t>
        </w:r>
        <w:r w:rsidRPr="00E573B8">
          <w:rPr>
            <w:rFonts w:ascii="Calibri" w:eastAsia="Calibri" w:hAnsi="Calibri" w:cs="Times New Roman"/>
          </w:rPr>
          <w:tab/>
          <w:t>n "Sembrano proprio degli animali… Feroci lupi che si scannano a vicenda."</w:t>
        </w:r>
      </w:ins>
    </w:p>
    <w:p w14:paraId="3C51796F" w14:textId="77777777" w:rsidR="00E573B8" w:rsidRPr="00E573B8" w:rsidRDefault="00E573B8" w:rsidP="00E573B8">
      <w:pPr>
        <w:tabs>
          <w:tab w:val="left" w:pos="-142"/>
        </w:tabs>
        <w:spacing w:line="600" w:lineRule="auto"/>
        <w:jc w:val="left"/>
        <w:rPr>
          <w:ins w:id="4254" w:author="UTENTE" w:date="2020-06-30T18:32:00Z"/>
          <w:rFonts w:ascii="Calibri" w:eastAsia="Calibri" w:hAnsi="Calibri" w:cs="Times New Roman"/>
        </w:rPr>
      </w:pPr>
      <w:ins w:id="4255" w:author="UTENTE" w:date="2020-06-30T18:32:00Z">
        <w:r w:rsidRPr="00E573B8">
          <w:rPr>
            <w:rFonts w:ascii="Calibri" w:eastAsia="Calibri" w:hAnsi="Calibri" w:cs="Times New Roman"/>
          </w:rPr>
          <w:t>47.</w:t>
        </w:r>
        <w:r w:rsidRPr="00E573B8">
          <w:rPr>
            <w:rFonts w:ascii="Calibri" w:eastAsia="Calibri" w:hAnsi="Calibri" w:cs="Times New Roman"/>
          </w:rPr>
          <w:tab/>
          <w:t>n "Per tutto questo tempo, queste creature hanno gironzolato di notte per le strade di San Fran e io non ne sapevo niente?"</w:t>
        </w:r>
      </w:ins>
    </w:p>
    <w:p w14:paraId="1CAC7729" w14:textId="77777777" w:rsidR="00E573B8" w:rsidRPr="00E573B8" w:rsidRDefault="00E573B8" w:rsidP="00E573B8">
      <w:pPr>
        <w:tabs>
          <w:tab w:val="left" w:pos="-142"/>
        </w:tabs>
        <w:spacing w:line="600" w:lineRule="auto"/>
        <w:jc w:val="left"/>
        <w:rPr>
          <w:ins w:id="4256" w:author="UTENTE" w:date="2020-06-30T18:32:00Z"/>
          <w:rFonts w:ascii="Calibri" w:eastAsia="Calibri" w:hAnsi="Calibri" w:cs="Times New Roman"/>
        </w:rPr>
      </w:pPr>
      <w:ins w:id="4257" w:author="UTENTE" w:date="2020-06-30T18:32:00Z">
        <w:r w:rsidRPr="00E573B8">
          <w:rPr>
            <w:rFonts w:ascii="Calibri" w:eastAsia="Calibri" w:hAnsi="Calibri" w:cs="Times New Roman"/>
          </w:rPr>
          <w:t>48.</w:t>
        </w:r>
        <w:r w:rsidRPr="00E573B8">
          <w:rPr>
            <w:rFonts w:ascii="Calibri" w:eastAsia="Calibri" w:hAnsi="Calibri" w:cs="Times New Roman"/>
          </w:rPr>
          <w:tab/>
          <w:t>n "Il pensiero mi fa raggelare il sangue nelle vene."</w:t>
        </w:r>
      </w:ins>
    </w:p>
    <w:p w14:paraId="1F641F96" w14:textId="77777777" w:rsidR="00E573B8" w:rsidRPr="00E573B8" w:rsidRDefault="00E573B8" w:rsidP="00E573B8">
      <w:pPr>
        <w:tabs>
          <w:tab w:val="left" w:pos="-142"/>
        </w:tabs>
        <w:spacing w:line="600" w:lineRule="auto"/>
        <w:jc w:val="left"/>
        <w:rPr>
          <w:ins w:id="4258" w:author="UTENTE" w:date="2020-06-30T18:32:00Z"/>
          <w:rFonts w:ascii="Calibri" w:eastAsia="Calibri" w:hAnsi="Calibri" w:cs="Times New Roman"/>
        </w:rPr>
      </w:pPr>
      <w:ins w:id="4259" w:author="UTENTE" w:date="2020-06-30T18:32:00Z">
        <w:r w:rsidRPr="00E573B8">
          <w:rPr>
            <w:rFonts w:ascii="Calibri" w:eastAsia="Calibri" w:hAnsi="Calibri" w:cs="Times New Roman"/>
          </w:rPr>
          <w:t>49.</w:t>
        </w:r>
        <w:r w:rsidRPr="00E573B8">
          <w:rPr>
            <w:rFonts w:ascii="Calibri" w:eastAsia="Calibri" w:hAnsi="Calibri" w:cs="Times New Roman"/>
          </w:rPr>
          <w:tab/>
          <w:t>i "\"Ah, che peccato.\""</w:t>
        </w:r>
      </w:ins>
    </w:p>
    <w:p w14:paraId="5F1C801A" w14:textId="77777777" w:rsidR="00E573B8" w:rsidRPr="00E573B8" w:rsidRDefault="00E573B8" w:rsidP="00E573B8">
      <w:pPr>
        <w:tabs>
          <w:tab w:val="left" w:pos="-142"/>
        </w:tabs>
        <w:spacing w:line="600" w:lineRule="auto"/>
        <w:jc w:val="left"/>
        <w:rPr>
          <w:ins w:id="4260" w:author="UTENTE" w:date="2020-06-30T18:32:00Z"/>
          <w:rFonts w:ascii="Calibri" w:eastAsia="Calibri" w:hAnsi="Calibri" w:cs="Times New Roman"/>
        </w:rPr>
      </w:pPr>
      <w:ins w:id="4261" w:author="UTENTE" w:date="2020-06-30T18:32:00Z">
        <w:r w:rsidRPr="00E573B8">
          <w:rPr>
            <w:rFonts w:ascii="Calibri" w:eastAsia="Calibri" w:hAnsi="Calibri" w:cs="Times New Roman"/>
          </w:rPr>
          <w:t>50.</w:t>
        </w:r>
        <w:r w:rsidRPr="00E573B8">
          <w:rPr>
            <w:rFonts w:ascii="Calibri" w:eastAsia="Calibri" w:hAnsi="Calibri" w:cs="Times New Roman"/>
          </w:rPr>
          <w:tab/>
          <w:t>i "\"Non è qui stanotte… non che mi aspettassi venisse, in realtà.\""</w:t>
        </w:r>
      </w:ins>
    </w:p>
    <w:p w14:paraId="636B51A4" w14:textId="77777777" w:rsidR="00E573B8" w:rsidRPr="00E573B8" w:rsidRDefault="00E573B8" w:rsidP="00E573B8">
      <w:pPr>
        <w:tabs>
          <w:tab w:val="left" w:pos="-142"/>
        </w:tabs>
        <w:spacing w:line="600" w:lineRule="auto"/>
        <w:jc w:val="left"/>
        <w:rPr>
          <w:ins w:id="4262" w:author="UTENTE" w:date="2020-06-30T18:32:00Z"/>
          <w:rFonts w:ascii="Calibri" w:eastAsia="Calibri" w:hAnsi="Calibri" w:cs="Times New Roman"/>
        </w:rPr>
      </w:pPr>
      <w:ins w:id="4263" w:author="UTENTE" w:date="2020-06-30T18:32:00Z">
        <w:r w:rsidRPr="00E573B8">
          <w:rPr>
            <w:rFonts w:ascii="Calibri" w:eastAsia="Calibri" w:hAnsi="Calibri" w:cs="Times New Roman"/>
          </w:rPr>
          <w:t>51.</w:t>
        </w:r>
        <w:r w:rsidRPr="00E573B8">
          <w:rPr>
            <w:rFonts w:ascii="Calibri" w:eastAsia="Calibri" w:hAnsi="Calibri" w:cs="Times New Roman"/>
          </w:rPr>
          <w:tab/>
          <w:t>n "Il flebile borbottare di Isaac interrompe il vortice dei miei pensieri, e gli lancio uno sguardo curioso."</w:t>
        </w:r>
      </w:ins>
    </w:p>
    <w:p w14:paraId="2727E582" w14:textId="77777777" w:rsidR="00E573B8" w:rsidRPr="00E573B8" w:rsidRDefault="00E573B8" w:rsidP="00E573B8">
      <w:pPr>
        <w:tabs>
          <w:tab w:val="left" w:pos="-142"/>
        </w:tabs>
        <w:spacing w:line="600" w:lineRule="auto"/>
        <w:jc w:val="left"/>
        <w:rPr>
          <w:ins w:id="4264" w:author="UTENTE" w:date="2020-06-30T18:32:00Z"/>
          <w:rFonts w:ascii="Calibri" w:eastAsia="Calibri" w:hAnsi="Calibri" w:cs="Times New Roman"/>
        </w:rPr>
      </w:pPr>
      <w:ins w:id="4265" w:author="UTENTE" w:date="2020-06-30T18:32:00Z">
        <w:r w:rsidRPr="00E573B8">
          <w:rPr>
            <w:rFonts w:ascii="Calibri" w:eastAsia="Calibri" w:hAnsi="Calibri" w:cs="Times New Roman"/>
          </w:rPr>
          <w:t>52.</w:t>
        </w:r>
        <w:r w:rsidRPr="00E573B8">
          <w:rPr>
            <w:rFonts w:ascii="Calibri" w:eastAsia="Calibri" w:hAnsi="Calibri" w:cs="Times New Roman"/>
          </w:rPr>
          <w:tab/>
          <w:t>mcp "Chi? Di chi stai parlando?\""</w:t>
        </w:r>
      </w:ins>
    </w:p>
    <w:p w14:paraId="409C7967" w14:textId="2E510F2F" w:rsidR="00E573B8" w:rsidRPr="00E573B8" w:rsidRDefault="00E573B8" w:rsidP="00E573B8">
      <w:pPr>
        <w:tabs>
          <w:tab w:val="left" w:pos="-142"/>
          <w:tab w:val="left" w:pos="426"/>
        </w:tabs>
        <w:spacing w:line="600" w:lineRule="auto"/>
        <w:jc w:val="left"/>
        <w:rPr>
          <w:ins w:id="4266" w:author="UTENTE" w:date="2020-06-30T18:32:00Z"/>
          <w:rFonts w:ascii="Calibri" w:eastAsia="Calibri" w:hAnsi="Calibri" w:cs="Times New Roman"/>
        </w:rPr>
        <w:pPrChange w:id="4267" w:author="UTENTE" w:date="2020-06-30T18:34:00Z">
          <w:pPr>
            <w:tabs>
              <w:tab w:val="left" w:pos="-142"/>
            </w:tabs>
            <w:spacing w:line="600" w:lineRule="auto"/>
            <w:jc w:val="left"/>
          </w:pPr>
        </w:pPrChange>
      </w:pPr>
      <w:ins w:id="4268" w:author="UTENTE" w:date="2020-06-30T18:32:00Z">
        <w:r w:rsidRPr="00E573B8">
          <w:rPr>
            <w:rFonts w:ascii="Calibri" w:eastAsia="Calibri" w:hAnsi="Calibri" w:cs="Times New Roman"/>
          </w:rPr>
          <w:t>53.</w:t>
        </w:r>
        <w:r w:rsidRPr="00E573B8">
          <w:rPr>
            <w:rFonts w:ascii="Calibri" w:eastAsia="Calibri" w:hAnsi="Calibri" w:cs="Times New Roman"/>
          </w:rPr>
          <w:tab/>
        </w:r>
      </w:ins>
      <w:ins w:id="4269" w:author="UTENTE" w:date="2020-06-30T18:34:00Z">
        <w:r>
          <w:rPr>
            <w:rFonts w:ascii="Calibri" w:eastAsia="Calibri" w:hAnsi="Calibri" w:cs="Times New Roman"/>
          </w:rPr>
          <w:t xml:space="preserve">  </w:t>
        </w:r>
      </w:ins>
      <w:ins w:id="4270" w:author="UTENTE" w:date="2020-06-30T18:32:00Z">
        <w:r w:rsidRPr="00E573B8">
          <w:rPr>
            <w:rFonts w:ascii="Calibri" w:eastAsia="Calibri" w:hAnsi="Calibri" w:cs="Times New Roman"/>
          </w:rPr>
          <w:t>n "Ma quando cerco di interrogarlo, lui scuote solo la testa, emettendo un fioco sospiro."</w:t>
        </w:r>
      </w:ins>
    </w:p>
    <w:p w14:paraId="4DEA41B4" w14:textId="77777777" w:rsidR="00E573B8" w:rsidRPr="00E573B8" w:rsidRDefault="00E573B8" w:rsidP="00E573B8">
      <w:pPr>
        <w:tabs>
          <w:tab w:val="left" w:pos="-142"/>
        </w:tabs>
        <w:spacing w:line="600" w:lineRule="auto"/>
        <w:jc w:val="left"/>
        <w:rPr>
          <w:ins w:id="4271" w:author="UTENTE" w:date="2020-06-30T18:32:00Z"/>
          <w:rFonts w:ascii="Calibri" w:eastAsia="Calibri" w:hAnsi="Calibri" w:cs="Times New Roman"/>
        </w:rPr>
      </w:pPr>
      <w:ins w:id="4272" w:author="UTENTE" w:date="2020-06-30T18:32:00Z">
        <w:r w:rsidRPr="00E573B8">
          <w:rPr>
            <w:rFonts w:ascii="Calibri" w:eastAsia="Calibri" w:hAnsi="Calibri" w:cs="Times New Roman"/>
          </w:rPr>
          <w:t>54.</w:t>
        </w:r>
        <w:r w:rsidRPr="00E573B8">
          <w:rPr>
            <w:rFonts w:ascii="Calibri" w:eastAsia="Calibri" w:hAnsi="Calibri" w:cs="Times New Roman"/>
          </w:rPr>
          <w:tab/>
          <w:t>i "\"Dovremmo andarcene.  Le cose si stanno mettendo maluccio qui.\""</w:t>
        </w:r>
      </w:ins>
    </w:p>
    <w:p w14:paraId="2EE775B3" w14:textId="77777777" w:rsidR="00E573B8" w:rsidRPr="00E573B8" w:rsidRDefault="00E573B8" w:rsidP="00E573B8">
      <w:pPr>
        <w:tabs>
          <w:tab w:val="left" w:pos="-142"/>
        </w:tabs>
        <w:spacing w:line="600" w:lineRule="auto"/>
        <w:jc w:val="left"/>
        <w:rPr>
          <w:ins w:id="4273" w:author="UTENTE" w:date="2020-06-30T18:32:00Z"/>
          <w:rFonts w:ascii="Calibri" w:eastAsia="Calibri" w:hAnsi="Calibri" w:cs="Times New Roman"/>
        </w:rPr>
      </w:pPr>
      <w:ins w:id="4274" w:author="UTENTE" w:date="2020-06-30T18:32:00Z">
        <w:r w:rsidRPr="00E573B8">
          <w:rPr>
            <w:rFonts w:ascii="Calibri" w:eastAsia="Calibri" w:hAnsi="Calibri" w:cs="Times New Roman"/>
          </w:rPr>
          <w:t>55.</w:t>
        </w:r>
        <w:r w:rsidRPr="00E573B8">
          <w:rPr>
            <w:rFonts w:ascii="Calibri" w:eastAsia="Calibri" w:hAnsi="Calibri" w:cs="Times New Roman"/>
          </w:rPr>
          <w:tab/>
          <w:t>i "\"Non voglio sporcami le scarpe di sangue, fra l'altro. Le ho fatte lucidare ieri.\""</w:t>
        </w:r>
      </w:ins>
    </w:p>
    <w:p w14:paraId="009B2FAB" w14:textId="77777777" w:rsidR="00E573B8" w:rsidRPr="00E573B8" w:rsidRDefault="00E573B8" w:rsidP="00E573B8">
      <w:pPr>
        <w:tabs>
          <w:tab w:val="left" w:pos="-142"/>
        </w:tabs>
        <w:spacing w:line="600" w:lineRule="auto"/>
        <w:jc w:val="left"/>
        <w:rPr>
          <w:ins w:id="4275" w:author="UTENTE" w:date="2020-06-30T18:32:00Z"/>
          <w:rFonts w:ascii="Calibri" w:eastAsia="Calibri" w:hAnsi="Calibri" w:cs="Times New Roman"/>
        </w:rPr>
      </w:pPr>
      <w:ins w:id="4276" w:author="UTENTE" w:date="2020-06-30T18:32:00Z">
        <w:r w:rsidRPr="00E573B8">
          <w:rPr>
            <w:rFonts w:ascii="Calibri" w:eastAsia="Calibri" w:hAnsi="Calibri" w:cs="Times New Roman"/>
          </w:rPr>
          <w:t>56.</w:t>
        </w:r>
        <w:r w:rsidRPr="00E573B8">
          <w:rPr>
            <w:rFonts w:ascii="Calibri" w:eastAsia="Calibri" w:hAnsi="Calibri" w:cs="Times New Roman"/>
          </w:rPr>
          <w:tab/>
          <w:t>mcp "\"Ma chi se ne frega, sono leggermente più preoccupato che qualcuno mi perfori il collo…\""</w:t>
        </w:r>
      </w:ins>
    </w:p>
    <w:p w14:paraId="5C806C37" w14:textId="77777777" w:rsidR="00E573B8" w:rsidRPr="00E573B8" w:rsidRDefault="00E573B8" w:rsidP="00E573B8">
      <w:pPr>
        <w:tabs>
          <w:tab w:val="left" w:pos="-142"/>
        </w:tabs>
        <w:spacing w:line="600" w:lineRule="auto"/>
        <w:jc w:val="left"/>
        <w:rPr>
          <w:ins w:id="4277" w:author="UTENTE" w:date="2020-06-30T18:32:00Z"/>
          <w:rFonts w:ascii="Calibri" w:eastAsia="Calibri" w:hAnsi="Calibri" w:cs="Times New Roman"/>
        </w:rPr>
      </w:pPr>
      <w:ins w:id="4278" w:author="UTENTE" w:date="2020-06-30T18:32:00Z">
        <w:r w:rsidRPr="00E573B8">
          <w:rPr>
            <w:rFonts w:ascii="Calibri" w:eastAsia="Calibri" w:hAnsi="Calibri" w:cs="Times New Roman"/>
          </w:rPr>
          <w:t>57.</w:t>
        </w:r>
        <w:r w:rsidRPr="00E573B8">
          <w:rPr>
            <w:rFonts w:ascii="Calibri" w:eastAsia="Calibri" w:hAnsi="Calibri" w:cs="Times New Roman"/>
          </w:rPr>
          <w:tab/>
          <w:t>n "Borbotto nervoso, guardando le due gang scontrarsi."</w:t>
        </w:r>
      </w:ins>
    </w:p>
    <w:p w14:paraId="45C4638E" w14:textId="77777777" w:rsidR="00E573B8" w:rsidRPr="00E573B8" w:rsidRDefault="00E573B8" w:rsidP="00E573B8">
      <w:pPr>
        <w:tabs>
          <w:tab w:val="left" w:pos="-142"/>
        </w:tabs>
        <w:spacing w:line="600" w:lineRule="auto"/>
        <w:jc w:val="left"/>
        <w:rPr>
          <w:ins w:id="4279" w:author="UTENTE" w:date="2020-06-30T18:32:00Z"/>
          <w:rFonts w:ascii="Calibri" w:eastAsia="Calibri" w:hAnsi="Calibri" w:cs="Times New Roman"/>
        </w:rPr>
      </w:pPr>
      <w:ins w:id="4280" w:author="UTENTE" w:date="2020-06-30T18:32:00Z">
        <w:r w:rsidRPr="00E573B8">
          <w:rPr>
            <w:rFonts w:ascii="Calibri" w:eastAsia="Calibri" w:hAnsi="Calibri" w:cs="Times New Roman"/>
          </w:rPr>
          <w:t>58.</w:t>
        </w:r>
        <w:r w:rsidRPr="00E573B8">
          <w:rPr>
            <w:rFonts w:ascii="Calibri" w:eastAsia="Calibri" w:hAnsi="Calibri" w:cs="Times New Roman"/>
          </w:rPr>
          <w:tab/>
          <w:t>i "\"Non posso biasimarti. Seguimi, allora!\""</w:t>
        </w:r>
      </w:ins>
    </w:p>
    <w:p w14:paraId="1A2C2145" w14:textId="77777777" w:rsidR="00E573B8" w:rsidRPr="00E573B8" w:rsidRDefault="00E573B8" w:rsidP="00E573B8">
      <w:pPr>
        <w:tabs>
          <w:tab w:val="left" w:pos="-142"/>
        </w:tabs>
        <w:spacing w:line="600" w:lineRule="auto"/>
        <w:jc w:val="left"/>
        <w:rPr>
          <w:ins w:id="4281" w:author="UTENTE" w:date="2020-06-30T18:32:00Z"/>
          <w:rFonts w:ascii="Calibri" w:eastAsia="Calibri" w:hAnsi="Calibri" w:cs="Times New Roman"/>
        </w:rPr>
      </w:pPr>
      <w:ins w:id="4282" w:author="UTENTE" w:date="2020-06-30T18:32:00Z">
        <w:r w:rsidRPr="00E573B8">
          <w:rPr>
            <w:rFonts w:ascii="Calibri" w:eastAsia="Calibri" w:hAnsi="Calibri" w:cs="Times New Roman"/>
          </w:rPr>
          <w:t>59.</w:t>
        </w:r>
        <w:r w:rsidRPr="00E573B8">
          <w:rPr>
            <w:rFonts w:ascii="Calibri" w:eastAsia="Calibri" w:hAnsi="Calibri" w:cs="Times New Roman"/>
          </w:rPr>
          <w:tab/>
          <w:t>mcp "\"Pensavo fossi elettrizzato all’idea di avere il posto in prima fila per questo bagno di sangue.\"" </w:t>
        </w:r>
        <w:r w:rsidRPr="00E573B8">
          <w:rPr>
            <w:rFonts w:ascii="Calibri" w:eastAsia="Calibri" w:hAnsi="Calibri" w:cs="Times New Roman"/>
          </w:rPr>
          <w:br w:type="page"/>
        </w:r>
      </w:ins>
    </w:p>
    <w:p w14:paraId="2A051003" w14:textId="77777777" w:rsidR="00E573B8" w:rsidRPr="00E573B8" w:rsidRDefault="00E573B8" w:rsidP="00E573B8">
      <w:pPr>
        <w:tabs>
          <w:tab w:val="left" w:pos="0"/>
        </w:tabs>
        <w:spacing w:line="600" w:lineRule="auto"/>
        <w:jc w:val="left"/>
        <w:rPr>
          <w:ins w:id="4283" w:author="UTENTE" w:date="2020-06-30T18:32:00Z"/>
          <w:rFonts w:ascii="Calibri" w:eastAsia="Calibri" w:hAnsi="Calibri" w:cs="Times New Roman"/>
          <w:lang w:val="en-US"/>
        </w:rPr>
      </w:pPr>
      <w:ins w:id="4284" w:author="UTENTE" w:date="2020-06-30T18:32:00Z">
        <w:r w:rsidRPr="00E573B8">
          <w:rPr>
            <w:rFonts w:ascii="Calibri" w:eastAsia="Calibri" w:hAnsi="Calibri" w:cs="Times New Roman"/>
            <w:lang w:val="en-US"/>
          </w:rPr>
          <w:lastRenderedPageBreak/>
          <w:t>60.</w:t>
        </w:r>
        <w:r w:rsidRPr="00E573B8">
          <w:rPr>
            <w:rFonts w:ascii="Calibri" w:eastAsia="Calibri" w:hAnsi="Calibri" w:cs="Times New Roman"/>
            <w:lang w:val="en-US"/>
          </w:rPr>
          <w:tab/>
          <w:t>mcp "\"It's more entertaining than TV, except for the part where we could get ripped into shreds at any second.\""</w:t>
        </w:r>
      </w:ins>
    </w:p>
    <w:p w14:paraId="1F44028E" w14:textId="77777777" w:rsidR="00E573B8" w:rsidRPr="00E573B8" w:rsidRDefault="00E573B8" w:rsidP="00E573B8">
      <w:pPr>
        <w:tabs>
          <w:tab w:val="left" w:pos="0"/>
        </w:tabs>
        <w:spacing w:line="600" w:lineRule="auto"/>
        <w:jc w:val="left"/>
        <w:rPr>
          <w:ins w:id="4285" w:author="UTENTE" w:date="2020-06-30T18:32:00Z"/>
          <w:rFonts w:ascii="Calibri" w:eastAsia="Calibri" w:hAnsi="Calibri" w:cs="Times New Roman"/>
          <w:lang w:val="en-US"/>
        </w:rPr>
      </w:pPr>
      <w:ins w:id="4286" w:author="UTENTE" w:date="2020-06-30T18:32:00Z">
        <w:r w:rsidRPr="00E573B8">
          <w:rPr>
            <w:rFonts w:ascii="Calibri" w:eastAsia="Calibri" w:hAnsi="Calibri" w:cs="Times New Roman"/>
            <w:lang w:val="en-US"/>
          </w:rPr>
          <w:t>61.</w:t>
        </w:r>
        <w:r w:rsidRPr="00E573B8">
          <w:rPr>
            <w:rFonts w:ascii="Calibri" w:eastAsia="Calibri" w:hAnsi="Calibri" w:cs="Times New Roman"/>
            <w:lang w:val="en-US"/>
          </w:rPr>
          <w:tab/>
          <w:t>i "\"Yes, well, too much of a good thing and all that.\""</w:t>
        </w:r>
      </w:ins>
    </w:p>
    <w:p w14:paraId="0F22D5A9" w14:textId="77777777" w:rsidR="00E573B8" w:rsidRPr="00E573B8" w:rsidRDefault="00E573B8" w:rsidP="00E573B8">
      <w:pPr>
        <w:tabs>
          <w:tab w:val="left" w:pos="0"/>
        </w:tabs>
        <w:spacing w:line="600" w:lineRule="auto"/>
        <w:jc w:val="left"/>
        <w:rPr>
          <w:ins w:id="4287" w:author="UTENTE" w:date="2020-06-30T18:32:00Z"/>
          <w:rFonts w:ascii="Calibri" w:eastAsia="Calibri" w:hAnsi="Calibri" w:cs="Times New Roman"/>
          <w:lang w:val="en-US"/>
        </w:rPr>
      </w:pPr>
      <w:ins w:id="4288" w:author="UTENTE" w:date="2020-06-30T18:32:00Z">
        <w:r w:rsidRPr="00E573B8">
          <w:rPr>
            <w:rFonts w:ascii="Calibri" w:eastAsia="Calibri" w:hAnsi="Calibri" w:cs="Times New Roman"/>
            <w:lang w:val="en-US"/>
          </w:rPr>
          <w:t>62.</w:t>
        </w:r>
        <w:r w:rsidRPr="00E573B8">
          <w:rPr>
            <w:rFonts w:ascii="Calibri" w:eastAsia="Calibri" w:hAnsi="Calibri" w:cs="Times New Roman"/>
            <w:lang w:val="en-US"/>
          </w:rPr>
          <w:tab/>
          <w:t>i "\"Come on, this way!\""</w:t>
        </w:r>
      </w:ins>
    </w:p>
    <w:p w14:paraId="466B603A" w14:textId="77777777" w:rsidR="00E573B8" w:rsidRPr="00E573B8" w:rsidRDefault="00E573B8" w:rsidP="00E573B8">
      <w:pPr>
        <w:tabs>
          <w:tab w:val="left" w:pos="0"/>
        </w:tabs>
        <w:spacing w:line="600" w:lineRule="auto"/>
        <w:jc w:val="left"/>
        <w:rPr>
          <w:ins w:id="4289" w:author="UTENTE" w:date="2020-06-30T18:32:00Z"/>
          <w:rFonts w:ascii="Calibri" w:eastAsia="Calibri" w:hAnsi="Calibri" w:cs="Times New Roman"/>
          <w:lang w:val="en-US"/>
        </w:rPr>
      </w:pPr>
      <w:ins w:id="4290" w:author="UTENTE" w:date="2020-06-30T18:32:00Z">
        <w:r w:rsidRPr="00E573B8">
          <w:rPr>
            <w:rFonts w:ascii="Calibri" w:eastAsia="Calibri" w:hAnsi="Calibri" w:cs="Times New Roman"/>
            <w:lang w:val="en-US"/>
          </w:rPr>
          <w:t>63.</w:t>
        </w:r>
        <w:r w:rsidRPr="00E573B8">
          <w:rPr>
            <w:rFonts w:ascii="Calibri" w:eastAsia="Calibri" w:hAnsi="Calibri" w:cs="Times New Roman"/>
            <w:lang w:val="en-US"/>
          </w:rPr>
          <w:tab/>
          <w:t>n "Isaac motions for me to follow him, and we head away from the alley, much to my relief."</w:t>
        </w:r>
      </w:ins>
    </w:p>
    <w:p w14:paraId="205774E1" w14:textId="77777777" w:rsidR="00E573B8" w:rsidRPr="00E573B8" w:rsidRDefault="00E573B8" w:rsidP="00E573B8">
      <w:pPr>
        <w:tabs>
          <w:tab w:val="left" w:pos="0"/>
        </w:tabs>
        <w:spacing w:line="600" w:lineRule="auto"/>
        <w:jc w:val="left"/>
        <w:rPr>
          <w:ins w:id="4291" w:author="UTENTE" w:date="2020-06-30T18:32:00Z"/>
          <w:rFonts w:ascii="Calibri" w:eastAsia="Calibri" w:hAnsi="Calibri" w:cs="Times New Roman"/>
          <w:lang w:val="en-US"/>
        </w:rPr>
      </w:pPr>
      <w:ins w:id="4292" w:author="UTENTE" w:date="2020-06-30T18:32:00Z">
        <w:r w:rsidRPr="00E573B8">
          <w:rPr>
            <w:rFonts w:ascii="Calibri" w:eastAsia="Calibri" w:hAnsi="Calibri" w:cs="Times New Roman"/>
            <w:lang w:val="en-US"/>
          </w:rPr>
          <w:t>64.</w:t>
        </w:r>
        <w:r w:rsidRPr="00E573B8">
          <w:rPr>
            <w:rFonts w:ascii="Calibri" w:eastAsia="Calibri" w:hAnsi="Calibri" w:cs="Times New Roman"/>
            <w:lang w:val="en-US"/>
          </w:rPr>
          <w:tab/>
          <w:t>n "But even once we're out of sight, the image of the vampires tearing into each other keeps replaying in my head."</w:t>
        </w:r>
      </w:ins>
    </w:p>
    <w:p w14:paraId="562B8D1D" w14:textId="77777777" w:rsidR="00E573B8" w:rsidRPr="00E573B8" w:rsidRDefault="00E573B8" w:rsidP="00E573B8">
      <w:pPr>
        <w:tabs>
          <w:tab w:val="left" w:pos="0"/>
        </w:tabs>
        <w:spacing w:line="600" w:lineRule="auto"/>
        <w:jc w:val="left"/>
        <w:rPr>
          <w:ins w:id="4293" w:author="UTENTE" w:date="2020-06-30T18:32:00Z"/>
          <w:rFonts w:ascii="Calibri" w:eastAsia="Calibri" w:hAnsi="Calibri" w:cs="Times New Roman"/>
          <w:lang w:val="en-US"/>
        </w:rPr>
      </w:pPr>
      <w:ins w:id="4294" w:author="UTENTE" w:date="2020-06-30T18:32:00Z">
        <w:r w:rsidRPr="00E573B8">
          <w:rPr>
            <w:rFonts w:ascii="Calibri" w:eastAsia="Calibri" w:hAnsi="Calibri" w:cs="Times New Roman"/>
            <w:lang w:val="en-US"/>
          </w:rPr>
          <w:t>65.</w:t>
        </w:r>
        <w:r w:rsidRPr="00E573B8">
          <w:rPr>
            <w:rFonts w:ascii="Calibri" w:eastAsia="Calibri" w:hAnsi="Calibri" w:cs="Times New Roman"/>
            <w:lang w:val="en-US"/>
          </w:rPr>
          <w:tab/>
          <w:t>mc "\"Do they really do that… every night?\""</w:t>
        </w:r>
      </w:ins>
    </w:p>
    <w:p w14:paraId="5FD18646" w14:textId="77777777" w:rsidR="00E573B8" w:rsidRPr="00E573B8" w:rsidRDefault="00E573B8" w:rsidP="00E573B8">
      <w:pPr>
        <w:tabs>
          <w:tab w:val="left" w:pos="0"/>
        </w:tabs>
        <w:spacing w:line="600" w:lineRule="auto"/>
        <w:jc w:val="left"/>
        <w:rPr>
          <w:ins w:id="4295" w:author="UTENTE" w:date="2020-06-30T18:32:00Z"/>
          <w:rFonts w:ascii="Calibri" w:eastAsia="Calibri" w:hAnsi="Calibri" w:cs="Times New Roman"/>
          <w:lang w:val="en-US"/>
        </w:rPr>
      </w:pPr>
      <w:ins w:id="4296" w:author="UTENTE" w:date="2020-06-30T18:32:00Z">
        <w:r w:rsidRPr="00E573B8">
          <w:rPr>
            <w:rFonts w:ascii="Calibri" w:eastAsia="Calibri" w:hAnsi="Calibri" w:cs="Times New Roman"/>
            <w:lang w:val="en-US"/>
          </w:rPr>
          <w:t>66.</w:t>
        </w:r>
        <w:r w:rsidRPr="00E573B8">
          <w:rPr>
            <w:rFonts w:ascii="Calibri" w:eastAsia="Calibri" w:hAnsi="Calibri" w:cs="Times New Roman"/>
            <w:lang w:val="en-US"/>
          </w:rPr>
          <w:tab/>
          <w:t>mc "\"Wouldn't the police notice?\""</w:t>
        </w:r>
      </w:ins>
    </w:p>
    <w:p w14:paraId="0419051F" w14:textId="77777777" w:rsidR="00E573B8" w:rsidRPr="00E573B8" w:rsidRDefault="00E573B8" w:rsidP="00E573B8">
      <w:pPr>
        <w:tabs>
          <w:tab w:val="left" w:pos="0"/>
        </w:tabs>
        <w:spacing w:line="600" w:lineRule="auto"/>
        <w:jc w:val="left"/>
        <w:rPr>
          <w:ins w:id="4297" w:author="UTENTE" w:date="2020-06-30T18:32:00Z"/>
          <w:rFonts w:ascii="Calibri" w:eastAsia="Calibri" w:hAnsi="Calibri" w:cs="Times New Roman"/>
          <w:lang w:val="en-US"/>
        </w:rPr>
      </w:pPr>
      <w:ins w:id="4298" w:author="UTENTE" w:date="2020-06-30T18:32:00Z">
        <w:r w:rsidRPr="00E573B8">
          <w:rPr>
            <w:rFonts w:ascii="Calibri" w:eastAsia="Calibri" w:hAnsi="Calibri" w:cs="Times New Roman"/>
            <w:lang w:val="en-US"/>
          </w:rPr>
          <w:t>67.</w:t>
        </w:r>
        <w:r w:rsidRPr="00E573B8">
          <w:rPr>
            <w:rFonts w:ascii="Calibri" w:eastAsia="Calibri" w:hAnsi="Calibri" w:cs="Times New Roman"/>
            <w:lang w:val="en-US"/>
          </w:rPr>
          <w:tab/>
          <w:t>n "Isaac shakes his head, letting out a patient sigh."</w:t>
        </w:r>
      </w:ins>
    </w:p>
    <w:p w14:paraId="4EE639FF" w14:textId="77777777" w:rsidR="00E573B8" w:rsidRPr="00E573B8" w:rsidRDefault="00E573B8" w:rsidP="00E573B8">
      <w:pPr>
        <w:tabs>
          <w:tab w:val="left" w:pos="0"/>
        </w:tabs>
        <w:spacing w:line="600" w:lineRule="auto"/>
        <w:jc w:val="left"/>
        <w:rPr>
          <w:ins w:id="4299" w:author="UTENTE" w:date="2020-06-30T18:32:00Z"/>
          <w:rFonts w:ascii="Calibri" w:eastAsia="Calibri" w:hAnsi="Calibri" w:cs="Times New Roman"/>
          <w:lang w:val="en-US"/>
        </w:rPr>
      </w:pPr>
      <w:ins w:id="4300" w:author="UTENTE" w:date="2020-06-30T18:32:00Z">
        <w:r w:rsidRPr="00E573B8">
          <w:rPr>
            <w:rFonts w:ascii="Calibri" w:eastAsia="Calibri" w:hAnsi="Calibri" w:cs="Times New Roman"/>
            <w:lang w:val="en-US"/>
          </w:rPr>
          <w:t>68.</w:t>
        </w:r>
        <w:r w:rsidRPr="00E573B8">
          <w:rPr>
            <w:rFonts w:ascii="Calibri" w:eastAsia="Calibri" w:hAnsi="Calibri" w:cs="Times New Roman"/>
            <w:lang w:val="en-US"/>
          </w:rPr>
          <w:tab/>
          <w:t>i "\"All-out brawls don't happen too often, except when tensions escalate.\""</w:t>
        </w:r>
      </w:ins>
    </w:p>
    <w:p w14:paraId="714BCD44" w14:textId="77777777" w:rsidR="00E573B8" w:rsidRPr="00E573B8" w:rsidRDefault="00E573B8" w:rsidP="00E573B8">
      <w:pPr>
        <w:tabs>
          <w:tab w:val="left" w:pos="0"/>
        </w:tabs>
        <w:spacing w:line="600" w:lineRule="auto"/>
        <w:jc w:val="left"/>
        <w:rPr>
          <w:ins w:id="4301" w:author="UTENTE" w:date="2020-06-30T18:32:00Z"/>
          <w:rFonts w:ascii="Calibri" w:eastAsia="Calibri" w:hAnsi="Calibri" w:cs="Times New Roman"/>
          <w:lang w:val="en-US"/>
        </w:rPr>
      </w:pPr>
      <w:ins w:id="4302" w:author="UTENTE" w:date="2020-06-30T18:32:00Z">
        <w:r w:rsidRPr="00E573B8">
          <w:rPr>
            <w:rFonts w:ascii="Calibri" w:eastAsia="Calibri" w:hAnsi="Calibri" w:cs="Times New Roman"/>
            <w:lang w:val="en-US"/>
          </w:rPr>
          <w:t>69.</w:t>
        </w:r>
        <w:r w:rsidRPr="00E573B8">
          <w:rPr>
            <w:rFonts w:ascii="Calibri" w:eastAsia="Calibri" w:hAnsi="Calibri" w:cs="Times New Roman"/>
            <w:lang w:val="en-US"/>
          </w:rPr>
          <w:tab/>
          <w:t>i "\"The two gangs hate each other a fair bit, even though they're technically part of one large San Francisco coven.\""</w:t>
        </w:r>
      </w:ins>
    </w:p>
    <w:p w14:paraId="040E9D8C" w14:textId="77777777" w:rsidR="00E573B8" w:rsidRPr="00E573B8" w:rsidRDefault="00E573B8" w:rsidP="00E573B8">
      <w:pPr>
        <w:tabs>
          <w:tab w:val="left" w:pos="0"/>
        </w:tabs>
        <w:spacing w:line="600" w:lineRule="auto"/>
        <w:jc w:val="left"/>
        <w:rPr>
          <w:ins w:id="4303" w:author="UTENTE" w:date="2020-06-30T18:32:00Z"/>
          <w:rFonts w:ascii="Calibri" w:eastAsia="Calibri" w:hAnsi="Calibri" w:cs="Times New Roman"/>
          <w:lang w:val="en-US"/>
        </w:rPr>
      </w:pPr>
      <w:ins w:id="4304" w:author="UTENTE" w:date="2020-06-30T18:32:00Z">
        <w:r w:rsidRPr="00E573B8">
          <w:rPr>
            <w:rFonts w:ascii="Calibri" w:eastAsia="Calibri" w:hAnsi="Calibri" w:cs="Times New Roman"/>
            <w:lang w:val="en-US"/>
          </w:rPr>
          <w:t>70.</w:t>
        </w:r>
        <w:r w:rsidRPr="00E573B8">
          <w:rPr>
            <w:rFonts w:ascii="Calibri" w:eastAsia="Calibri" w:hAnsi="Calibri" w:cs="Times New Roman"/>
            <w:lang w:val="en-US"/>
          </w:rPr>
          <w:tab/>
          <w:t>i "\"I was hoping to work out a trade deal tonight, but it seems it's not in the cards. Oh well…\""</w:t>
        </w:r>
      </w:ins>
    </w:p>
    <w:p w14:paraId="3FBEB071" w14:textId="77777777" w:rsidR="00E573B8" w:rsidRPr="00E573B8" w:rsidRDefault="00E573B8" w:rsidP="00E573B8">
      <w:pPr>
        <w:tabs>
          <w:tab w:val="left" w:pos="0"/>
        </w:tabs>
        <w:spacing w:line="600" w:lineRule="auto"/>
        <w:jc w:val="left"/>
        <w:rPr>
          <w:ins w:id="4305" w:author="UTENTE" w:date="2020-06-30T18:32:00Z"/>
          <w:rFonts w:ascii="Calibri" w:eastAsia="Calibri" w:hAnsi="Calibri" w:cs="Times New Roman"/>
          <w:lang w:val="en-US"/>
        </w:rPr>
      </w:pPr>
      <w:ins w:id="4306" w:author="UTENTE" w:date="2020-06-30T18:32:00Z">
        <w:r w:rsidRPr="00E573B8">
          <w:rPr>
            <w:rFonts w:ascii="Calibri" w:eastAsia="Calibri" w:hAnsi="Calibri" w:cs="Times New Roman"/>
            <w:lang w:val="en-US"/>
          </w:rPr>
          <w:t>71.</w:t>
        </w:r>
        <w:r w:rsidRPr="00E573B8">
          <w:rPr>
            <w:rFonts w:ascii="Calibri" w:eastAsia="Calibri" w:hAnsi="Calibri" w:cs="Times New Roman"/>
            <w:lang w:val="en-US"/>
          </w:rPr>
          <w:tab/>
          <w:t>n "He grimaces, wearing a disappointed look."</w:t>
        </w:r>
      </w:ins>
    </w:p>
    <w:p w14:paraId="1183BBD1" w14:textId="77777777" w:rsidR="00E573B8" w:rsidRPr="00E573B8" w:rsidRDefault="00E573B8" w:rsidP="00E573B8">
      <w:pPr>
        <w:tabs>
          <w:tab w:val="left" w:pos="0"/>
        </w:tabs>
        <w:spacing w:line="600" w:lineRule="auto"/>
        <w:jc w:val="left"/>
        <w:rPr>
          <w:ins w:id="4307" w:author="UTENTE" w:date="2020-06-30T18:32:00Z"/>
          <w:rFonts w:ascii="Calibri" w:eastAsia="Calibri" w:hAnsi="Calibri" w:cs="Times New Roman"/>
          <w:lang w:val="en-US"/>
        </w:rPr>
      </w:pPr>
      <w:ins w:id="4308" w:author="UTENTE" w:date="2020-06-30T18:32:00Z">
        <w:r w:rsidRPr="00E573B8">
          <w:rPr>
            <w:rFonts w:ascii="Calibri" w:eastAsia="Calibri" w:hAnsi="Calibri" w:cs="Times New Roman"/>
            <w:lang w:val="en-US"/>
          </w:rPr>
          <w:t>72.</w:t>
        </w:r>
        <w:r w:rsidRPr="00E573B8">
          <w:rPr>
            <w:rFonts w:ascii="Calibri" w:eastAsia="Calibri" w:hAnsi="Calibri" w:cs="Times New Roman"/>
            <w:lang w:val="en-US"/>
          </w:rPr>
          <w:tab/>
          <w:t>n "…Christ, how can he act like this is such a normal thing? {w}They're {i}monsters{/i}, for God's sake! He must be insane."</w:t>
        </w:r>
      </w:ins>
    </w:p>
    <w:p w14:paraId="05C8EF76" w14:textId="77777777" w:rsidR="00E573B8" w:rsidRPr="00E573B8" w:rsidRDefault="00E573B8" w:rsidP="00E573B8">
      <w:pPr>
        <w:tabs>
          <w:tab w:val="left" w:pos="0"/>
        </w:tabs>
        <w:spacing w:line="600" w:lineRule="auto"/>
        <w:jc w:val="left"/>
        <w:rPr>
          <w:ins w:id="4309" w:author="UTENTE" w:date="2020-06-30T18:32:00Z"/>
          <w:rFonts w:ascii="Calibri" w:eastAsia="Calibri" w:hAnsi="Calibri" w:cs="Times New Roman"/>
          <w:lang w:val="en-US"/>
        </w:rPr>
      </w:pPr>
      <w:ins w:id="4310" w:author="UTENTE" w:date="2020-06-30T18:32:00Z">
        <w:r w:rsidRPr="00E573B8">
          <w:rPr>
            <w:rFonts w:ascii="Calibri" w:eastAsia="Calibri" w:hAnsi="Calibri" w:cs="Times New Roman"/>
            <w:lang w:val="en-US"/>
          </w:rPr>
          <w:t>73.</w:t>
        </w:r>
        <w:r w:rsidRPr="00E573B8">
          <w:rPr>
            <w:rFonts w:ascii="Calibri" w:eastAsia="Calibri" w:hAnsi="Calibri" w:cs="Times New Roman"/>
            <w:lang w:val="en-US"/>
          </w:rPr>
          <w:tab/>
          <w:t>mc "\"Ngh. I'm getting out of here before any more crazy shit happens.\""</w:t>
        </w:r>
        <w:r w:rsidRPr="00E573B8">
          <w:rPr>
            <w:rFonts w:ascii="Calibri" w:eastAsia="Calibri" w:hAnsi="Calibri" w:cs="Times New Roman"/>
            <w:lang w:val="en-US"/>
          </w:rPr>
          <w:br w:type="page"/>
        </w:r>
      </w:ins>
    </w:p>
    <w:p w14:paraId="08972DA1" w14:textId="77777777" w:rsidR="00E573B8" w:rsidRPr="00E573B8" w:rsidRDefault="00E573B8" w:rsidP="00E573B8">
      <w:pPr>
        <w:tabs>
          <w:tab w:val="left" w:pos="0"/>
        </w:tabs>
        <w:spacing w:line="600" w:lineRule="auto"/>
        <w:jc w:val="left"/>
        <w:rPr>
          <w:ins w:id="4311" w:author="UTENTE" w:date="2020-06-30T18:32:00Z"/>
          <w:rFonts w:ascii="Calibri" w:eastAsia="Calibri" w:hAnsi="Calibri" w:cs="Times New Roman"/>
        </w:rPr>
      </w:pPr>
      <w:ins w:id="4312" w:author="UTENTE" w:date="2020-06-30T18:32:00Z">
        <w:r w:rsidRPr="00E573B8">
          <w:rPr>
            <w:rFonts w:ascii="Calibri" w:eastAsia="Calibri" w:hAnsi="Calibri" w:cs="Times New Roman"/>
          </w:rPr>
          <w:lastRenderedPageBreak/>
          <w:t>60.</w:t>
        </w:r>
        <w:r w:rsidRPr="00E573B8">
          <w:rPr>
            <w:rFonts w:ascii="Calibri" w:eastAsia="Calibri" w:hAnsi="Calibri" w:cs="Times New Roman"/>
          </w:rPr>
          <w:tab/>
          <w:t>mcp "\"È più interessante della TV, a parte il fatto che potremmo essere fatti a pezzi in qualunque momento.\""</w:t>
        </w:r>
      </w:ins>
    </w:p>
    <w:p w14:paraId="2ABE2FF6" w14:textId="77777777" w:rsidR="00E573B8" w:rsidRPr="00E573B8" w:rsidRDefault="00E573B8" w:rsidP="00E573B8">
      <w:pPr>
        <w:tabs>
          <w:tab w:val="left" w:pos="0"/>
        </w:tabs>
        <w:spacing w:line="600" w:lineRule="auto"/>
        <w:jc w:val="left"/>
        <w:rPr>
          <w:ins w:id="4313" w:author="UTENTE" w:date="2020-06-30T18:32:00Z"/>
          <w:rFonts w:ascii="Calibri" w:eastAsia="Calibri" w:hAnsi="Calibri" w:cs="Times New Roman"/>
        </w:rPr>
      </w:pPr>
      <w:ins w:id="4314" w:author="UTENTE" w:date="2020-06-30T18:32:00Z">
        <w:r w:rsidRPr="00E573B8">
          <w:rPr>
            <w:rFonts w:ascii="Calibri" w:eastAsia="Calibri" w:hAnsi="Calibri" w:cs="Times New Roman"/>
          </w:rPr>
          <w:t>61.</w:t>
        </w:r>
        <w:r w:rsidRPr="00E573B8">
          <w:rPr>
            <w:rFonts w:ascii="Calibri" w:eastAsia="Calibri" w:hAnsi="Calibri" w:cs="Times New Roman"/>
          </w:rPr>
          <w:tab/>
          <w:t>i "\"Sì, beh, ‘il troppo stroppia’ e tutte quelle stronzate lì.\""</w:t>
        </w:r>
      </w:ins>
    </w:p>
    <w:p w14:paraId="5D42CC3A" w14:textId="77777777" w:rsidR="00E573B8" w:rsidRPr="00E573B8" w:rsidRDefault="00E573B8" w:rsidP="00E573B8">
      <w:pPr>
        <w:tabs>
          <w:tab w:val="left" w:pos="0"/>
        </w:tabs>
        <w:spacing w:line="600" w:lineRule="auto"/>
        <w:jc w:val="left"/>
        <w:rPr>
          <w:ins w:id="4315" w:author="UTENTE" w:date="2020-06-30T18:32:00Z"/>
          <w:rFonts w:ascii="Calibri" w:eastAsia="Calibri" w:hAnsi="Calibri" w:cs="Times New Roman"/>
        </w:rPr>
      </w:pPr>
      <w:ins w:id="4316" w:author="UTENTE" w:date="2020-06-30T18:32:00Z">
        <w:r w:rsidRPr="00E573B8">
          <w:rPr>
            <w:rFonts w:ascii="Calibri" w:eastAsia="Calibri" w:hAnsi="Calibri" w:cs="Times New Roman"/>
          </w:rPr>
          <w:t>62.</w:t>
        </w:r>
        <w:r w:rsidRPr="00E573B8">
          <w:rPr>
            <w:rFonts w:ascii="Calibri" w:eastAsia="Calibri" w:hAnsi="Calibri" w:cs="Times New Roman"/>
          </w:rPr>
          <w:tab/>
          <w:t>i "\"Forza, da questa parte!\""</w:t>
        </w:r>
      </w:ins>
    </w:p>
    <w:p w14:paraId="66A1C16F" w14:textId="77777777" w:rsidR="00E573B8" w:rsidRPr="00E573B8" w:rsidRDefault="00E573B8" w:rsidP="00E573B8">
      <w:pPr>
        <w:tabs>
          <w:tab w:val="left" w:pos="0"/>
        </w:tabs>
        <w:spacing w:line="600" w:lineRule="auto"/>
        <w:jc w:val="left"/>
        <w:rPr>
          <w:ins w:id="4317" w:author="UTENTE" w:date="2020-06-30T18:32:00Z"/>
          <w:rFonts w:ascii="Calibri" w:eastAsia="Calibri" w:hAnsi="Calibri" w:cs="Times New Roman"/>
        </w:rPr>
      </w:pPr>
      <w:ins w:id="4318" w:author="UTENTE" w:date="2020-06-30T18:32:00Z">
        <w:r w:rsidRPr="00E573B8">
          <w:rPr>
            <w:rFonts w:ascii="Calibri" w:eastAsia="Calibri" w:hAnsi="Calibri" w:cs="Times New Roman"/>
          </w:rPr>
          <w:t>63.</w:t>
        </w:r>
        <w:r w:rsidRPr="00E573B8">
          <w:rPr>
            <w:rFonts w:ascii="Calibri" w:eastAsia="Calibri" w:hAnsi="Calibri" w:cs="Times New Roman"/>
          </w:rPr>
          <w:tab/>
          <w:t>n "Isaac mi fa segno di seguirlo e ci allontaniamo dal vicolo, con mio grande sollievo."</w:t>
        </w:r>
      </w:ins>
    </w:p>
    <w:p w14:paraId="66869C88" w14:textId="77777777" w:rsidR="00E573B8" w:rsidRPr="00E573B8" w:rsidRDefault="00E573B8" w:rsidP="00E573B8">
      <w:pPr>
        <w:tabs>
          <w:tab w:val="left" w:pos="0"/>
        </w:tabs>
        <w:spacing w:line="600" w:lineRule="auto"/>
        <w:jc w:val="left"/>
        <w:rPr>
          <w:ins w:id="4319" w:author="UTENTE" w:date="2020-06-30T18:32:00Z"/>
          <w:rFonts w:ascii="Calibri" w:eastAsia="Calibri" w:hAnsi="Calibri" w:cs="Times New Roman"/>
        </w:rPr>
      </w:pPr>
      <w:ins w:id="4320" w:author="UTENTE" w:date="2020-06-30T18:32:00Z">
        <w:r w:rsidRPr="00E573B8">
          <w:rPr>
            <w:rFonts w:ascii="Calibri" w:eastAsia="Calibri" w:hAnsi="Calibri" w:cs="Times New Roman"/>
          </w:rPr>
          <w:t>64.</w:t>
        </w:r>
        <w:r w:rsidRPr="00E573B8">
          <w:rPr>
            <w:rFonts w:ascii="Calibri" w:eastAsia="Calibri" w:hAnsi="Calibri" w:cs="Times New Roman"/>
          </w:rPr>
          <w:tab/>
          <w:t>n "Ma anche una volta lontani dalla vista, l'immagine di quei vampiri che si ammazzano a vicenda continua a tornarmi in mente."</w:t>
        </w:r>
      </w:ins>
    </w:p>
    <w:p w14:paraId="55300C1C" w14:textId="77777777" w:rsidR="00E573B8" w:rsidRPr="00E573B8" w:rsidRDefault="00E573B8" w:rsidP="00E573B8">
      <w:pPr>
        <w:tabs>
          <w:tab w:val="left" w:pos="0"/>
        </w:tabs>
        <w:spacing w:line="600" w:lineRule="auto"/>
        <w:jc w:val="left"/>
        <w:rPr>
          <w:ins w:id="4321" w:author="UTENTE" w:date="2020-06-30T18:32:00Z"/>
          <w:rFonts w:ascii="Calibri" w:eastAsia="Calibri" w:hAnsi="Calibri" w:cs="Times New Roman"/>
        </w:rPr>
      </w:pPr>
      <w:ins w:id="4322" w:author="UTENTE" w:date="2020-06-30T18:32:00Z">
        <w:r w:rsidRPr="00E573B8">
          <w:rPr>
            <w:rFonts w:ascii="Calibri" w:eastAsia="Calibri" w:hAnsi="Calibri" w:cs="Times New Roman"/>
          </w:rPr>
          <w:t>65.</w:t>
        </w:r>
        <w:r w:rsidRPr="00E573B8">
          <w:rPr>
            <w:rFonts w:ascii="Calibri" w:eastAsia="Calibri" w:hAnsi="Calibri" w:cs="Times New Roman"/>
          </w:rPr>
          <w:tab/>
          <w:t>mc "\"Ma lo fanno… ogni notte?\""</w:t>
        </w:r>
      </w:ins>
    </w:p>
    <w:p w14:paraId="2F4D6DEE" w14:textId="77777777" w:rsidR="00E573B8" w:rsidRPr="00E573B8" w:rsidRDefault="00E573B8" w:rsidP="00E573B8">
      <w:pPr>
        <w:tabs>
          <w:tab w:val="left" w:pos="0"/>
        </w:tabs>
        <w:spacing w:line="600" w:lineRule="auto"/>
        <w:jc w:val="left"/>
        <w:rPr>
          <w:ins w:id="4323" w:author="UTENTE" w:date="2020-06-30T18:32:00Z"/>
          <w:rFonts w:ascii="Calibri" w:eastAsia="Calibri" w:hAnsi="Calibri" w:cs="Times New Roman"/>
        </w:rPr>
      </w:pPr>
      <w:ins w:id="4324" w:author="UTENTE" w:date="2020-06-30T18:32:00Z">
        <w:r w:rsidRPr="00E573B8">
          <w:rPr>
            <w:rFonts w:ascii="Calibri" w:eastAsia="Calibri" w:hAnsi="Calibri" w:cs="Times New Roman"/>
          </w:rPr>
          <w:t>66.</w:t>
        </w:r>
        <w:r w:rsidRPr="00E573B8">
          <w:rPr>
            <w:rFonts w:ascii="Calibri" w:eastAsia="Calibri" w:hAnsi="Calibri" w:cs="Times New Roman"/>
          </w:rPr>
          <w:tab/>
          <w:t>mc "\"La polizia non dovrebbe notarlo?\""</w:t>
        </w:r>
      </w:ins>
    </w:p>
    <w:p w14:paraId="487F228B" w14:textId="77777777" w:rsidR="00E573B8" w:rsidRPr="00E573B8" w:rsidRDefault="00E573B8" w:rsidP="00E573B8">
      <w:pPr>
        <w:tabs>
          <w:tab w:val="left" w:pos="0"/>
        </w:tabs>
        <w:spacing w:line="600" w:lineRule="auto"/>
        <w:jc w:val="left"/>
        <w:rPr>
          <w:ins w:id="4325" w:author="UTENTE" w:date="2020-06-30T18:32:00Z"/>
          <w:rFonts w:ascii="Calibri" w:eastAsia="Calibri" w:hAnsi="Calibri" w:cs="Times New Roman"/>
        </w:rPr>
      </w:pPr>
      <w:ins w:id="4326" w:author="UTENTE" w:date="2020-06-30T18:32:00Z">
        <w:r w:rsidRPr="00E573B8">
          <w:rPr>
            <w:rFonts w:ascii="Calibri" w:eastAsia="Calibri" w:hAnsi="Calibri" w:cs="Times New Roman"/>
          </w:rPr>
          <w:t>67.</w:t>
        </w:r>
        <w:r w:rsidRPr="00E573B8">
          <w:rPr>
            <w:rFonts w:ascii="Calibri" w:eastAsia="Calibri" w:hAnsi="Calibri" w:cs="Times New Roman"/>
          </w:rPr>
          <w:tab/>
          <w:t>n "Isaac scuote la testa, emettendo un sospiro paziente."</w:t>
        </w:r>
      </w:ins>
    </w:p>
    <w:p w14:paraId="505D1B97" w14:textId="77777777" w:rsidR="00E573B8" w:rsidRPr="00E573B8" w:rsidRDefault="00E573B8" w:rsidP="00E573B8">
      <w:pPr>
        <w:tabs>
          <w:tab w:val="left" w:pos="0"/>
        </w:tabs>
        <w:spacing w:line="600" w:lineRule="auto"/>
        <w:jc w:val="left"/>
        <w:rPr>
          <w:ins w:id="4327" w:author="UTENTE" w:date="2020-06-30T18:32:00Z"/>
          <w:rFonts w:ascii="Calibri" w:eastAsia="Calibri" w:hAnsi="Calibri" w:cs="Times New Roman"/>
        </w:rPr>
      </w:pPr>
      <w:ins w:id="4328" w:author="UTENTE" w:date="2020-06-30T18:32:00Z">
        <w:r w:rsidRPr="00E573B8">
          <w:rPr>
            <w:rFonts w:ascii="Calibri" w:eastAsia="Calibri" w:hAnsi="Calibri" w:cs="Times New Roman"/>
          </w:rPr>
          <w:t>68.</w:t>
        </w:r>
        <w:r w:rsidRPr="00E573B8">
          <w:rPr>
            <w:rFonts w:ascii="Calibri" w:eastAsia="Calibri" w:hAnsi="Calibri" w:cs="Times New Roman"/>
          </w:rPr>
          <w:tab/>
          <w:t>i "Scontri del genere non sono frequenti, eccetto quando le tensioni schizzano alle stelle\""</w:t>
        </w:r>
      </w:ins>
    </w:p>
    <w:p w14:paraId="1EF85BAE" w14:textId="77777777" w:rsidR="00E573B8" w:rsidRPr="00E573B8" w:rsidRDefault="00E573B8" w:rsidP="00E573B8">
      <w:pPr>
        <w:tabs>
          <w:tab w:val="left" w:pos="0"/>
        </w:tabs>
        <w:spacing w:line="600" w:lineRule="auto"/>
        <w:jc w:val="left"/>
        <w:rPr>
          <w:ins w:id="4329" w:author="UTENTE" w:date="2020-06-30T18:32:00Z"/>
          <w:rFonts w:ascii="Calibri" w:eastAsia="Calibri" w:hAnsi="Calibri" w:cs="Times New Roman"/>
        </w:rPr>
      </w:pPr>
      <w:ins w:id="4330" w:author="UTENTE" w:date="2020-06-30T18:32:00Z">
        <w:r w:rsidRPr="00E573B8">
          <w:rPr>
            <w:rFonts w:ascii="Calibri" w:eastAsia="Calibri" w:hAnsi="Calibri" w:cs="Times New Roman"/>
          </w:rPr>
          <w:t>69.</w:t>
        </w:r>
        <w:r w:rsidRPr="00E573B8">
          <w:rPr>
            <w:rFonts w:ascii="Calibri" w:eastAsia="Calibri" w:hAnsi="Calibri" w:cs="Times New Roman"/>
          </w:rPr>
          <w:tab/>
          <w:t>i "\"Le due gang si odiano abbastanza a vicenda, anche se in realtà alla fine fanno entrambe parte di un più grande coven che raccoglie tutta San Francisco.\""</w:t>
        </w:r>
      </w:ins>
    </w:p>
    <w:p w14:paraId="38E1E44C" w14:textId="77777777" w:rsidR="00E573B8" w:rsidRPr="00E573B8" w:rsidRDefault="00E573B8" w:rsidP="00E573B8">
      <w:pPr>
        <w:tabs>
          <w:tab w:val="left" w:pos="0"/>
        </w:tabs>
        <w:spacing w:line="600" w:lineRule="auto"/>
        <w:jc w:val="left"/>
        <w:rPr>
          <w:ins w:id="4331" w:author="UTENTE" w:date="2020-06-30T18:32:00Z"/>
          <w:rFonts w:ascii="Calibri" w:eastAsia="Calibri" w:hAnsi="Calibri" w:cs="Times New Roman"/>
        </w:rPr>
      </w:pPr>
      <w:ins w:id="4332" w:author="UTENTE" w:date="2020-06-30T18:32:00Z">
        <w:r w:rsidRPr="00E573B8">
          <w:rPr>
            <w:rFonts w:ascii="Calibri" w:eastAsia="Calibri" w:hAnsi="Calibri" w:cs="Times New Roman"/>
          </w:rPr>
          <w:t>70.</w:t>
        </w:r>
        <w:r w:rsidRPr="00E573B8">
          <w:rPr>
            <w:rFonts w:ascii="Calibri" w:eastAsia="Calibri" w:hAnsi="Calibri" w:cs="Times New Roman"/>
          </w:rPr>
          <w:tab/>
          <w:t>i "\"Speravo di riuscire a far funzionare un accordo commerciale stanotte, ma sembra che non sia destino. Eh, vabbè…\""</w:t>
        </w:r>
      </w:ins>
    </w:p>
    <w:p w14:paraId="4D001964" w14:textId="77777777" w:rsidR="00E573B8" w:rsidRPr="00E573B8" w:rsidRDefault="00E573B8" w:rsidP="00E573B8">
      <w:pPr>
        <w:tabs>
          <w:tab w:val="left" w:pos="0"/>
        </w:tabs>
        <w:spacing w:line="600" w:lineRule="auto"/>
        <w:jc w:val="left"/>
        <w:rPr>
          <w:ins w:id="4333" w:author="UTENTE" w:date="2020-06-30T18:32:00Z"/>
          <w:rFonts w:ascii="Calibri" w:eastAsia="Calibri" w:hAnsi="Calibri" w:cs="Times New Roman"/>
        </w:rPr>
      </w:pPr>
      <w:ins w:id="4334" w:author="UTENTE" w:date="2020-06-30T18:32:00Z">
        <w:r w:rsidRPr="00E573B8">
          <w:rPr>
            <w:rFonts w:ascii="Calibri" w:eastAsia="Calibri" w:hAnsi="Calibri" w:cs="Times New Roman"/>
          </w:rPr>
          <w:t>71.</w:t>
        </w:r>
        <w:r w:rsidRPr="00E573B8">
          <w:rPr>
            <w:rFonts w:ascii="Calibri" w:eastAsia="Calibri" w:hAnsi="Calibri" w:cs="Times New Roman"/>
          </w:rPr>
          <w:tab/>
          <w:t>n "Fa una smorfia, i suoi occhi mostrano una certa delusione."</w:t>
        </w:r>
      </w:ins>
    </w:p>
    <w:p w14:paraId="17DAECBE" w14:textId="77777777" w:rsidR="00E573B8" w:rsidRPr="00E573B8" w:rsidRDefault="00E573B8" w:rsidP="00E573B8">
      <w:pPr>
        <w:tabs>
          <w:tab w:val="left" w:pos="0"/>
        </w:tabs>
        <w:spacing w:line="600" w:lineRule="auto"/>
        <w:jc w:val="left"/>
        <w:rPr>
          <w:ins w:id="4335" w:author="UTENTE" w:date="2020-06-30T18:32:00Z"/>
          <w:rFonts w:ascii="Calibri" w:eastAsia="Calibri" w:hAnsi="Calibri" w:cs="Times New Roman"/>
        </w:rPr>
      </w:pPr>
      <w:ins w:id="4336" w:author="UTENTE" w:date="2020-06-30T18:32:00Z">
        <w:r w:rsidRPr="00E573B8">
          <w:rPr>
            <w:rFonts w:ascii="Calibri" w:eastAsia="Calibri" w:hAnsi="Calibri" w:cs="Times New Roman"/>
          </w:rPr>
          <w:t>72.</w:t>
        </w:r>
        <w:r w:rsidRPr="00E573B8">
          <w:rPr>
            <w:rFonts w:ascii="Calibri" w:eastAsia="Calibri" w:hAnsi="Calibri" w:cs="Times New Roman"/>
          </w:rPr>
          <w:tab/>
          <w:t>n "…Cristo, come fa a comportarsi come se fosse una cosa normale? {w}Sono {i}mostri{/i}, porca puttana! Deve essere completamente pazzo."</w:t>
        </w:r>
      </w:ins>
    </w:p>
    <w:p w14:paraId="44B8FF94" w14:textId="77777777" w:rsidR="00E573B8" w:rsidRPr="00E573B8" w:rsidRDefault="00E573B8" w:rsidP="00E573B8">
      <w:pPr>
        <w:tabs>
          <w:tab w:val="left" w:pos="0"/>
        </w:tabs>
        <w:spacing w:line="600" w:lineRule="auto"/>
        <w:jc w:val="left"/>
        <w:rPr>
          <w:ins w:id="4337" w:author="UTENTE" w:date="2020-06-30T18:32:00Z"/>
          <w:rFonts w:ascii="Calibri" w:eastAsia="Calibri" w:hAnsi="Calibri" w:cs="Times New Roman"/>
        </w:rPr>
      </w:pPr>
      <w:ins w:id="4338" w:author="UTENTE" w:date="2020-06-30T18:32:00Z">
        <w:r w:rsidRPr="00E573B8">
          <w:rPr>
            <w:rFonts w:ascii="Calibri" w:eastAsia="Calibri" w:hAnsi="Calibri" w:cs="Times New Roman"/>
          </w:rPr>
          <w:t>73.</w:t>
        </w:r>
        <w:r w:rsidRPr="00E573B8">
          <w:rPr>
            <w:rFonts w:ascii="Calibri" w:eastAsia="Calibri" w:hAnsi="Calibri" w:cs="Times New Roman"/>
          </w:rPr>
          <w:tab/>
          <w:t>mc "\"Ngh. Me la svigno prima che succeda qualche altra stronzata assurda.\""</w:t>
        </w:r>
        <w:r w:rsidRPr="00E573B8">
          <w:rPr>
            <w:rFonts w:ascii="Calibri" w:eastAsia="Calibri" w:hAnsi="Calibri" w:cs="Times New Roman"/>
          </w:rPr>
          <w:br w:type="page"/>
        </w:r>
      </w:ins>
    </w:p>
    <w:p w14:paraId="0831A058" w14:textId="77777777" w:rsidR="00E573B8" w:rsidRPr="00E573B8" w:rsidRDefault="00E573B8" w:rsidP="00E573B8">
      <w:pPr>
        <w:tabs>
          <w:tab w:val="left" w:pos="0"/>
        </w:tabs>
        <w:spacing w:line="600" w:lineRule="auto"/>
        <w:jc w:val="left"/>
        <w:rPr>
          <w:ins w:id="4339" w:author="UTENTE" w:date="2020-06-30T18:32:00Z"/>
          <w:rFonts w:ascii="Calibri" w:eastAsia="Calibri" w:hAnsi="Calibri" w:cs="Times New Roman"/>
          <w:lang w:val="en-US"/>
        </w:rPr>
      </w:pPr>
      <w:ins w:id="4340" w:author="UTENTE" w:date="2020-06-30T18:32:00Z">
        <w:r w:rsidRPr="00E573B8">
          <w:rPr>
            <w:rFonts w:ascii="Calibri" w:eastAsia="Calibri" w:hAnsi="Calibri" w:cs="Times New Roman"/>
            <w:lang w:val="en-US"/>
          </w:rPr>
          <w:lastRenderedPageBreak/>
          <w:t>74.</w:t>
        </w:r>
        <w:r w:rsidRPr="00E573B8">
          <w:rPr>
            <w:rFonts w:ascii="Calibri" w:eastAsia="Calibri" w:hAnsi="Calibri" w:cs="Times New Roman"/>
            <w:lang w:val="en-US"/>
          </w:rPr>
          <w:tab/>
          <w:t>n "Sucking in a deep breath, I begin heading in the opposite direction, towards my apartment."</w:t>
        </w:r>
      </w:ins>
    </w:p>
    <w:p w14:paraId="72E0FFB2" w14:textId="77777777" w:rsidR="00E573B8" w:rsidRPr="00E573B8" w:rsidRDefault="00E573B8" w:rsidP="00E573B8">
      <w:pPr>
        <w:tabs>
          <w:tab w:val="left" w:pos="0"/>
        </w:tabs>
        <w:spacing w:line="600" w:lineRule="auto"/>
        <w:jc w:val="left"/>
        <w:rPr>
          <w:ins w:id="4341" w:author="UTENTE" w:date="2020-06-30T18:32:00Z"/>
          <w:rFonts w:ascii="Calibri" w:eastAsia="Calibri" w:hAnsi="Calibri" w:cs="Times New Roman"/>
          <w:lang w:val="en-US"/>
        </w:rPr>
      </w:pPr>
      <w:ins w:id="4342" w:author="UTENTE" w:date="2020-06-30T18:32:00Z">
        <w:r w:rsidRPr="00E573B8">
          <w:rPr>
            <w:rFonts w:ascii="Calibri" w:eastAsia="Calibri" w:hAnsi="Calibri" w:cs="Times New Roman"/>
            <w:lang w:val="en-US"/>
          </w:rPr>
          <w:t>75.</w:t>
        </w:r>
        <w:r w:rsidRPr="00E573B8">
          <w:rPr>
            <w:rFonts w:ascii="Calibri" w:eastAsia="Calibri" w:hAnsi="Calibri" w:cs="Times New Roman"/>
            <w:lang w:val="en-US"/>
          </w:rPr>
          <w:tab/>
          <w:t>ip "\"–Wait.\""</w:t>
        </w:r>
      </w:ins>
    </w:p>
    <w:p w14:paraId="3CBE448D" w14:textId="77777777" w:rsidR="00E573B8" w:rsidRPr="00E573B8" w:rsidRDefault="00E573B8" w:rsidP="00E573B8">
      <w:pPr>
        <w:tabs>
          <w:tab w:val="left" w:pos="0"/>
        </w:tabs>
        <w:spacing w:line="600" w:lineRule="auto"/>
        <w:jc w:val="left"/>
        <w:rPr>
          <w:ins w:id="4343" w:author="UTENTE" w:date="2020-06-30T18:32:00Z"/>
          <w:rFonts w:ascii="Calibri" w:eastAsia="Calibri" w:hAnsi="Calibri" w:cs="Times New Roman"/>
          <w:lang w:val="en-US"/>
        </w:rPr>
      </w:pPr>
      <w:ins w:id="4344" w:author="UTENTE" w:date="2020-06-30T18:32:00Z">
        <w:r w:rsidRPr="00E573B8">
          <w:rPr>
            <w:rFonts w:ascii="Calibri" w:eastAsia="Calibri" w:hAnsi="Calibri" w:cs="Times New Roman"/>
            <w:lang w:val="en-US"/>
          </w:rPr>
          <w:t>76.</w:t>
        </w:r>
        <w:r w:rsidRPr="00E573B8">
          <w:rPr>
            <w:rFonts w:ascii="Calibri" w:eastAsia="Calibri" w:hAnsi="Calibri" w:cs="Times New Roman"/>
            <w:lang w:val="en-US"/>
          </w:rPr>
          <w:tab/>
          <w:t>ip "\"I wouldn't leave so soon, if I were you.\""</w:t>
        </w:r>
      </w:ins>
    </w:p>
    <w:p w14:paraId="6A58BCD9" w14:textId="77777777" w:rsidR="00E573B8" w:rsidRPr="00E573B8" w:rsidRDefault="00E573B8" w:rsidP="00E573B8">
      <w:pPr>
        <w:tabs>
          <w:tab w:val="left" w:pos="0"/>
        </w:tabs>
        <w:spacing w:line="600" w:lineRule="auto"/>
        <w:jc w:val="left"/>
        <w:rPr>
          <w:ins w:id="4345" w:author="UTENTE" w:date="2020-06-30T18:32:00Z"/>
          <w:rFonts w:ascii="Calibri" w:eastAsia="Calibri" w:hAnsi="Calibri" w:cs="Times New Roman"/>
          <w:lang w:val="en-US"/>
        </w:rPr>
      </w:pPr>
      <w:ins w:id="4346" w:author="UTENTE" w:date="2020-06-30T18:32:00Z">
        <w:r w:rsidRPr="00E573B8">
          <w:rPr>
            <w:rFonts w:ascii="Calibri" w:eastAsia="Calibri" w:hAnsi="Calibri" w:cs="Times New Roman"/>
            <w:lang w:val="en-US"/>
          </w:rPr>
          <w:t>77.</w:t>
        </w:r>
        <w:r w:rsidRPr="00E573B8">
          <w:rPr>
            <w:rFonts w:ascii="Calibri" w:eastAsia="Calibri" w:hAnsi="Calibri" w:cs="Times New Roman"/>
            <w:lang w:val="en-US"/>
          </w:rPr>
          <w:tab/>
          <w:t>mcp "\"…\""</w:t>
        </w:r>
      </w:ins>
    </w:p>
    <w:p w14:paraId="6951B2B0" w14:textId="77777777" w:rsidR="00E573B8" w:rsidRPr="00E573B8" w:rsidRDefault="00E573B8" w:rsidP="00E573B8">
      <w:pPr>
        <w:tabs>
          <w:tab w:val="left" w:pos="0"/>
        </w:tabs>
        <w:spacing w:line="600" w:lineRule="auto"/>
        <w:jc w:val="left"/>
        <w:rPr>
          <w:ins w:id="4347" w:author="UTENTE" w:date="2020-06-30T18:32:00Z"/>
          <w:rFonts w:ascii="Calibri" w:eastAsia="Calibri" w:hAnsi="Calibri" w:cs="Times New Roman"/>
          <w:lang w:val="en-US"/>
        </w:rPr>
      </w:pPr>
      <w:ins w:id="4348" w:author="UTENTE" w:date="2020-06-30T18:32:00Z">
        <w:r w:rsidRPr="00E573B8">
          <w:rPr>
            <w:rFonts w:ascii="Calibri" w:eastAsia="Calibri" w:hAnsi="Calibri" w:cs="Times New Roman"/>
            <w:lang w:val="en-US"/>
          </w:rPr>
          <w:t>78.</w:t>
        </w:r>
        <w:r w:rsidRPr="00E573B8">
          <w:rPr>
            <w:rFonts w:ascii="Calibri" w:eastAsia="Calibri" w:hAnsi="Calibri" w:cs="Times New Roman"/>
            <w:lang w:val="en-US"/>
          </w:rPr>
          <w:tab/>
          <w:t>n "When Isaac calls out to me, I pause, turning back towards him reluctantly."</w:t>
        </w:r>
      </w:ins>
    </w:p>
    <w:p w14:paraId="7E40EC51" w14:textId="77777777" w:rsidR="00E573B8" w:rsidRPr="00E573B8" w:rsidRDefault="00E573B8" w:rsidP="00E573B8">
      <w:pPr>
        <w:tabs>
          <w:tab w:val="left" w:pos="0"/>
        </w:tabs>
        <w:spacing w:line="600" w:lineRule="auto"/>
        <w:jc w:val="left"/>
        <w:rPr>
          <w:ins w:id="4349" w:author="UTENTE" w:date="2020-06-30T18:32:00Z"/>
          <w:rFonts w:ascii="Calibri" w:eastAsia="Calibri" w:hAnsi="Calibri" w:cs="Times New Roman"/>
          <w:lang w:val="en-US"/>
        </w:rPr>
      </w:pPr>
      <w:ins w:id="4350" w:author="UTENTE" w:date="2020-06-30T18:32:00Z">
        <w:r w:rsidRPr="00E573B8">
          <w:rPr>
            <w:rFonts w:ascii="Calibri" w:eastAsia="Calibri" w:hAnsi="Calibri" w:cs="Times New Roman"/>
            <w:lang w:val="en-US"/>
          </w:rPr>
          <w:t>79.</w:t>
        </w:r>
        <w:r w:rsidRPr="00E573B8">
          <w:rPr>
            <w:rFonts w:ascii="Calibri" w:eastAsia="Calibri" w:hAnsi="Calibri" w:cs="Times New Roman"/>
            <w:lang w:val="en-US"/>
          </w:rPr>
          <w:tab/>
          <w:t>n "Wearing a sly, knowing smirk, he closes the distance between us at a slow pace, and soon, he's standing right in front of me again."</w:t>
        </w:r>
      </w:ins>
    </w:p>
    <w:p w14:paraId="1BB6CC39" w14:textId="77777777" w:rsidR="00E573B8" w:rsidRPr="00E573B8" w:rsidRDefault="00E573B8" w:rsidP="00E573B8">
      <w:pPr>
        <w:tabs>
          <w:tab w:val="left" w:pos="0"/>
        </w:tabs>
        <w:spacing w:line="600" w:lineRule="auto"/>
        <w:jc w:val="left"/>
        <w:rPr>
          <w:ins w:id="4351" w:author="UTENTE" w:date="2020-06-30T18:32:00Z"/>
          <w:rFonts w:ascii="Calibri" w:eastAsia="Calibri" w:hAnsi="Calibri" w:cs="Times New Roman"/>
          <w:lang w:val="en-US"/>
        </w:rPr>
      </w:pPr>
      <w:ins w:id="4352" w:author="UTENTE" w:date="2020-06-30T18:32:00Z">
        <w:r w:rsidRPr="00E573B8">
          <w:rPr>
            <w:rFonts w:ascii="Calibri" w:eastAsia="Calibri" w:hAnsi="Calibri" w:cs="Times New Roman"/>
            <w:lang w:val="en-US"/>
          </w:rPr>
          <w:t>80.</w:t>
        </w:r>
        <w:r w:rsidRPr="00E573B8">
          <w:rPr>
            <w:rFonts w:ascii="Calibri" w:eastAsia="Calibri" w:hAnsi="Calibri" w:cs="Times New Roman"/>
            <w:lang w:val="en-US"/>
          </w:rPr>
          <w:tab/>
          <w:t>i "\"It won't be long before the other vampires in San Fran hear that you know about them.\""</w:t>
        </w:r>
      </w:ins>
    </w:p>
    <w:p w14:paraId="4EC576A8" w14:textId="77777777" w:rsidR="00E573B8" w:rsidRPr="00E573B8" w:rsidRDefault="00E573B8" w:rsidP="00E573B8">
      <w:pPr>
        <w:tabs>
          <w:tab w:val="left" w:pos="0"/>
        </w:tabs>
        <w:spacing w:line="600" w:lineRule="auto"/>
        <w:jc w:val="left"/>
        <w:rPr>
          <w:ins w:id="4353" w:author="UTENTE" w:date="2020-06-30T18:32:00Z"/>
          <w:rFonts w:ascii="Calibri" w:eastAsia="Calibri" w:hAnsi="Calibri" w:cs="Times New Roman"/>
          <w:lang w:val="en-US"/>
        </w:rPr>
      </w:pPr>
      <w:ins w:id="4354" w:author="UTENTE" w:date="2020-06-30T18:32:00Z">
        <w:r w:rsidRPr="00E573B8">
          <w:rPr>
            <w:rFonts w:ascii="Calibri" w:eastAsia="Calibri" w:hAnsi="Calibri" w:cs="Times New Roman"/>
            <w:lang w:val="en-US"/>
          </w:rPr>
          <w:t>81.</w:t>
        </w:r>
        <w:r w:rsidRPr="00E573B8">
          <w:rPr>
            <w:rFonts w:ascii="Calibri" w:eastAsia="Calibri" w:hAnsi="Calibri" w:cs="Times New Roman"/>
            <w:lang w:val="en-US"/>
          </w:rPr>
          <w:tab/>
          <w:t>i "\"You know what that means, right?\""</w:t>
        </w:r>
      </w:ins>
    </w:p>
    <w:p w14:paraId="0865DD9B" w14:textId="77777777" w:rsidR="00E573B8" w:rsidRPr="00E573B8" w:rsidRDefault="00E573B8" w:rsidP="00E573B8">
      <w:pPr>
        <w:tabs>
          <w:tab w:val="left" w:pos="0"/>
        </w:tabs>
        <w:spacing w:line="600" w:lineRule="auto"/>
        <w:jc w:val="left"/>
        <w:rPr>
          <w:ins w:id="4355" w:author="UTENTE" w:date="2020-06-30T18:32:00Z"/>
          <w:rFonts w:ascii="Calibri" w:eastAsia="Calibri" w:hAnsi="Calibri" w:cs="Times New Roman"/>
          <w:lang w:val="en-US"/>
        </w:rPr>
      </w:pPr>
      <w:ins w:id="4356" w:author="UTENTE" w:date="2020-06-30T18:32:00Z">
        <w:r w:rsidRPr="00E573B8">
          <w:rPr>
            <w:rFonts w:ascii="Calibri" w:eastAsia="Calibri" w:hAnsi="Calibri" w:cs="Times New Roman"/>
            <w:lang w:val="en-US"/>
          </w:rPr>
          <w:t>82.</w:t>
        </w:r>
        <w:r w:rsidRPr="00E573B8">
          <w:rPr>
            <w:rFonts w:ascii="Calibri" w:eastAsia="Calibri" w:hAnsi="Calibri" w:cs="Times New Roman"/>
            <w:lang w:val="en-US"/>
          </w:rPr>
          <w:tab/>
          <w:t>n "His smug \"I know something you don't\" voice makes me clench a fist in annoyance."</w:t>
        </w:r>
      </w:ins>
    </w:p>
    <w:p w14:paraId="46F33D3A" w14:textId="77777777" w:rsidR="00E573B8" w:rsidRPr="00E573B8" w:rsidRDefault="00E573B8" w:rsidP="00E573B8">
      <w:pPr>
        <w:tabs>
          <w:tab w:val="left" w:pos="0"/>
        </w:tabs>
        <w:spacing w:line="600" w:lineRule="auto"/>
        <w:jc w:val="left"/>
        <w:rPr>
          <w:ins w:id="4357" w:author="UTENTE" w:date="2020-06-30T18:32:00Z"/>
          <w:rFonts w:ascii="Calibri" w:eastAsia="Calibri" w:hAnsi="Calibri" w:cs="Times New Roman"/>
          <w:lang w:val="en-US"/>
        </w:rPr>
      </w:pPr>
      <w:ins w:id="4358" w:author="UTENTE" w:date="2020-06-30T18:32:00Z">
        <w:r w:rsidRPr="00E573B8">
          <w:rPr>
            <w:rFonts w:ascii="Calibri" w:eastAsia="Calibri" w:hAnsi="Calibri" w:cs="Times New Roman"/>
            <w:lang w:val="en-US"/>
          </w:rPr>
          <w:t>83.</w:t>
        </w:r>
        <w:r w:rsidRPr="00E573B8">
          <w:rPr>
            <w:rFonts w:ascii="Calibri" w:eastAsia="Calibri" w:hAnsi="Calibri" w:cs="Times New Roman"/>
            <w:lang w:val="en-US"/>
          </w:rPr>
          <w:tab/>
          <w:t>mcp "\"Could you cut the bullshit and just tell me, already?\""</w:t>
        </w:r>
      </w:ins>
    </w:p>
    <w:p w14:paraId="7C80C391" w14:textId="77777777" w:rsidR="00E573B8" w:rsidRPr="00E573B8" w:rsidRDefault="00E573B8" w:rsidP="00E573B8">
      <w:pPr>
        <w:tabs>
          <w:tab w:val="left" w:pos="0"/>
        </w:tabs>
        <w:spacing w:line="600" w:lineRule="auto"/>
        <w:jc w:val="left"/>
        <w:rPr>
          <w:ins w:id="4359" w:author="UTENTE" w:date="2020-06-30T18:32:00Z"/>
          <w:rFonts w:ascii="Calibri" w:eastAsia="Calibri" w:hAnsi="Calibri" w:cs="Times New Roman"/>
          <w:lang w:val="en-US"/>
        </w:rPr>
      </w:pPr>
      <w:ins w:id="4360" w:author="UTENTE" w:date="2020-06-30T18:32:00Z">
        <w:r w:rsidRPr="00E573B8">
          <w:rPr>
            <w:rFonts w:ascii="Calibri" w:eastAsia="Calibri" w:hAnsi="Calibri" w:cs="Times New Roman"/>
            <w:lang w:val="en-US"/>
          </w:rPr>
          <w:t>84.</w:t>
        </w:r>
        <w:r w:rsidRPr="00E573B8">
          <w:rPr>
            <w:rFonts w:ascii="Calibri" w:eastAsia="Calibri" w:hAnsi="Calibri" w:cs="Times New Roman"/>
            <w:lang w:val="en-US"/>
          </w:rPr>
          <w:tab/>
          <w:t>n "The dangerous lilt in his voice makes me swallow reflexively."</w:t>
        </w:r>
      </w:ins>
    </w:p>
    <w:p w14:paraId="72DB8849" w14:textId="77777777" w:rsidR="00E573B8" w:rsidRPr="00E573B8" w:rsidRDefault="00E573B8" w:rsidP="00E573B8">
      <w:pPr>
        <w:tabs>
          <w:tab w:val="left" w:pos="0"/>
        </w:tabs>
        <w:spacing w:line="600" w:lineRule="auto"/>
        <w:jc w:val="left"/>
        <w:rPr>
          <w:ins w:id="4361" w:author="UTENTE" w:date="2020-06-30T18:32:00Z"/>
          <w:rFonts w:ascii="Calibri" w:eastAsia="Calibri" w:hAnsi="Calibri" w:cs="Times New Roman"/>
          <w:lang w:val="en-US"/>
        </w:rPr>
      </w:pPr>
      <w:ins w:id="4362" w:author="UTENTE" w:date="2020-06-30T18:32:00Z">
        <w:r w:rsidRPr="00E573B8">
          <w:rPr>
            <w:rFonts w:ascii="Calibri" w:eastAsia="Calibri" w:hAnsi="Calibri" w:cs="Times New Roman"/>
            <w:lang w:val="en-US"/>
          </w:rPr>
          <w:t>85.</w:t>
        </w:r>
        <w:r w:rsidRPr="00E573B8">
          <w:rPr>
            <w:rFonts w:ascii="Calibri" w:eastAsia="Calibri" w:hAnsi="Calibri" w:cs="Times New Roman"/>
            <w:lang w:val="en-US"/>
          </w:rPr>
          <w:tab/>
          <w:t>mcp "\"…No, but I can guess that it's not anything good.\""</w:t>
        </w:r>
      </w:ins>
    </w:p>
    <w:p w14:paraId="6B084709" w14:textId="77777777" w:rsidR="00E573B8" w:rsidRPr="00E573B8" w:rsidRDefault="00E573B8" w:rsidP="00E573B8">
      <w:pPr>
        <w:tabs>
          <w:tab w:val="left" w:pos="0"/>
        </w:tabs>
        <w:spacing w:line="600" w:lineRule="auto"/>
        <w:jc w:val="left"/>
        <w:rPr>
          <w:ins w:id="4363" w:author="UTENTE" w:date="2020-06-30T18:32:00Z"/>
          <w:rFonts w:ascii="Calibri" w:eastAsia="Calibri" w:hAnsi="Calibri" w:cs="Times New Roman"/>
          <w:lang w:val="en-US"/>
        </w:rPr>
      </w:pPr>
      <w:ins w:id="4364" w:author="UTENTE" w:date="2020-06-30T18:32:00Z">
        <w:r w:rsidRPr="00E573B8">
          <w:rPr>
            <w:rFonts w:ascii="Calibri" w:eastAsia="Calibri" w:hAnsi="Calibri" w:cs="Times New Roman"/>
            <w:lang w:val="en-US"/>
          </w:rPr>
          <w:t>86.</w:t>
        </w:r>
        <w:r w:rsidRPr="00E573B8">
          <w:rPr>
            <w:rFonts w:ascii="Calibri" w:eastAsia="Calibri" w:hAnsi="Calibri" w:cs="Times New Roman"/>
            <w:lang w:val="en-US"/>
          </w:rPr>
          <w:tab/>
          <w:t>n "Isaac snickers, his eyes narrowing in delight behind his glasses."</w:t>
        </w:r>
      </w:ins>
    </w:p>
    <w:p w14:paraId="379A217A" w14:textId="77777777" w:rsidR="00E573B8" w:rsidRPr="00E573B8" w:rsidRDefault="00E573B8" w:rsidP="00E573B8">
      <w:pPr>
        <w:tabs>
          <w:tab w:val="left" w:pos="0"/>
        </w:tabs>
        <w:spacing w:line="600" w:lineRule="auto"/>
        <w:jc w:val="left"/>
        <w:rPr>
          <w:ins w:id="4365" w:author="UTENTE" w:date="2020-06-30T18:32:00Z"/>
          <w:rFonts w:ascii="Calibri" w:eastAsia="Calibri" w:hAnsi="Calibri" w:cs="Times New Roman"/>
          <w:lang w:val="en-US"/>
        </w:rPr>
      </w:pPr>
      <w:ins w:id="4366" w:author="UTENTE" w:date="2020-06-30T18:32:00Z">
        <w:r w:rsidRPr="00E573B8">
          <w:rPr>
            <w:rFonts w:ascii="Calibri" w:eastAsia="Calibri" w:hAnsi="Calibri" w:cs="Times New Roman"/>
            <w:lang w:val="en-US"/>
          </w:rPr>
          <w:t>87.</w:t>
        </w:r>
        <w:r w:rsidRPr="00E573B8">
          <w:rPr>
            <w:rFonts w:ascii="Calibri" w:eastAsia="Calibri" w:hAnsi="Calibri" w:cs="Times New Roman"/>
            <w:lang w:val="en-US"/>
          </w:rPr>
          <w:tab/>
          <w:t>i "\"To put it bluntly – humans who learn about what goes on here at night? They get dealt with quite expediently.\""</w:t>
        </w:r>
      </w:ins>
    </w:p>
    <w:p w14:paraId="2F030CE1" w14:textId="77777777" w:rsidR="00E573B8" w:rsidRPr="00E573B8" w:rsidRDefault="00E573B8" w:rsidP="00E573B8">
      <w:pPr>
        <w:tabs>
          <w:tab w:val="left" w:pos="0"/>
        </w:tabs>
        <w:spacing w:line="600" w:lineRule="auto"/>
        <w:jc w:val="left"/>
        <w:rPr>
          <w:ins w:id="4367" w:author="UTENTE" w:date="2020-06-30T18:32:00Z"/>
          <w:rFonts w:ascii="Calibri" w:eastAsia="Calibri" w:hAnsi="Calibri" w:cs="Times New Roman"/>
        </w:rPr>
      </w:pPr>
      <w:ins w:id="4368" w:author="UTENTE" w:date="2020-06-30T18:32:00Z">
        <w:r w:rsidRPr="00E573B8">
          <w:rPr>
            <w:rFonts w:ascii="Calibri" w:eastAsia="Calibri" w:hAnsi="Calibri" w:cs="Times New Roman"/>
            <w:lang w:val="en-US"/>
          </w:rPr>
          <w:t>88.</w:t>
        </w:r>
        <w:r w:rsidRPr="00E573B8">
          <w:rPr>
            <w:rFonts w:ascii="Calibri" w:eastAsia="Calibri" w:hAnsi="Calibri" w:cs="Times New Roman"/>
            <w:lang w:val="en-US"/>
          </w:rPr>
          <w:tab/>
          <w:t xml:space="preserve">i "\"Luka and I are exceptions, since we do business with them. </w:t>
        </w:r>
        <w:r w:rsidRPr="00E573B8">
          <w:rPr>
            <w:rFonts w:ascii="Calibri" w:eastAsia="Calibri" w:hAnsi="Calibri" w:cs="Times New Roman"/>
          </w:rPr>
          <w:t>But you? Hah.\""</w:t>
        </w:r>
        <w:r w:rsidRPr="00E573B8">
          <w:rPr>
            <w:rFonts w:ascii="Calibri" w:eastAsia="Calibri" w:hAnsi="Calibri" w:cs="Times New Roman"/>
          </w:rPr>
          <w:br w:type="page"/>
        </w:r>
      </w:ins>
    </w:p>
    <w:p w14:paraId="2311D920" w14:textId="77777777" w:rsidR="00E573B8" w:rsidRPr="00E573B8" w:rsidRDefault="00E573B8" w:rsidP="00E573B8">
      <w:pPr>
        <w:tabs>
          <w:tab w:val="left" w:pos="0"/>
        </w:tabs>
        <w:spacing w:line="600" w:lineRule="auto"/>
        <w:jc w:val="left"/>
        <w:rPr>
          <w:ins w:id="4369" w:author="UTENTE" w:date="2020-06-30T18:32:00Z"/>
          <w:rFonts w:ascii="Calibri" w:eastAsia="Calibri" w:hAnsi="Calibri" w:cs="Times New Roman"/>
        </w:rPr>
      </w:pPr>
      <w:ins w:id="4370" w:author="UTENTE" w:date="2020-06-30T18:32:00Z">
        <w:r w:rsidRPr="00E573B8">
          <w:rPr>
            <w:rFonts w:ascii="Calibri" w:eastAsia="Calibri" w:hAnsi="Calibri" w:cs="Times New Roman"/>
          </w:rPr>
          <w:lastRenderedPageBreak/>
          <w:t>74.</w:t>
        </w:r>
        <w:r w:rsidRPr="00E573B8">
          <w:rPr>
            <w:rFonts w:ascii="Calibri" w:eastAsia="Calibri" w:hAnsi="Calibri" w:cs="Times New Roman"/>
          </w:rPr>
          <w:tab/>
          <w:t>n "Facendo un lungo respiro, inizio a camminare verso la direzione opposta, verso il mio appartamento."</w:t>
        </w:r>
      </w:ins>
    </w:p>
    <w:p w14:paraId="7EC35BBD" w14:textId="77777777" w:rsidR="00E573B8" w:rsidRPr="00E573B8" w:rsidRDefault="00E573B8" w:rsidP="00E573B8">
      <w:pPr>
        <w:tabs>
          <w:tab w:val="left" w:pos="0"/>
        </w:tabs>
        <w:spacing w:line="600" w:lineRule="auto"/>
        <w:jc w:val="left"/>
        <w:rPr>
          <w:ins w:id="4371" w:author="UTENTE" w:date="2020-06-30T18:32:00Z"/>
          <w:rFonts w:ascii="Calibri" w:eastAsia="Calibri" w:hAnsi="Calibri" w:cs="Times New Roman"/>
        </w:rPr>
      </w:pPr>
      <w:ins w:id="4372" w:author="UTENTE" w:date="2020-06-30T18:32:00Z">
        <w:r w:rsidRPr="00E573B8">
          <w:rPr>
            <w:rFonts w:ascii="Calibri" w:eastAsia="Calibri" w:hAnsi="Calibri" w:cs="Times New Roman"/>
          </w:rPr>
          <w:t>75.</w:t>
        </w:r>
        <w:r w:rsidRPr="00E573B8">
          <w:rPr>
            <w:rFonts w:ascii="Calibri" w:eastAsia="Calibri" w:hAnsi="Calibri" w:cs="Times New Roman"/>
          </w:rPr>
          <w:tab/>
          <w:t>ip "\"-Aspetta.\""</w:t>
        </w:r>
      </w:ins>
    </w:p>
    <w:p w14:paraId="27A36DED" w14:textId="77777777" w:rsidR="00E573B8" w:rsidRPr="00E573B8" w:rsidRDefault="00E573B8" w:rsidP="00E573B8">
      <w:pPr>
        <w:tabs>
          <w:tab w:val="left" w:pos="0"/>
        </w:tabs>
        <w:spacing w:line="600" w:lineRule="auto"/>
        <w:jc w:val="left"/>
        <w:rPr>
          <w:ins w:id="4373" w:author="UTENTE" w:date="2020-06-30T18:32:00Z"/>
          <w:rFonts w:ascii="Calibri" w:eastAsia="Calibri" w:hAnsi="Calibri" w:cs="Times New Roman"/>
        </w:rPr>
      </w:pPr>
      <w:ins w:id="4374" w:author="UTENTE" w:date="2020-06-30T18:32:00Z">
        <w:r w:rsidRPr="00E573B8">
          <w:rPr>
            <w:rFonts w:ascii="Calibri" w:eastAsia="Calibri" w:hAnsi="Calibri" w:cs="Times New Roman"/>
          </w:rPr>
          <w:t>76.</w:t>
        </w:r>
        <w:r w:rsidRPr="00E573B8">
          <w:rPr>
            <w:rFonts w:ascii="Calibri" w:eastAsia="Calibri" w:hAnsi="Calibri" w:cs="Times New Roman"/>
          </w:rPr>
          <w:tab/>
          <w:t>ip "\"Non me ne andrei così in fretta, fossi in te.\""</w:t>
        </w:r>
      </w:ins>
    </w:p>
    <w:p w14:paraId="43BCF823" w14:textId="77777777" w:rsidR="00E573B8" w:rsidRPr="00E573B8" w:rsidRDefault="00E573B8" w:rsidP="00E573B8">
      <w:pPr>
        <w:tabs>
          <w:tab w:val="left" w:pos="0"/>
        </w:tabs>
        <w:spacing w:line="600" w:lineRule="auto"/>
        <w:jc w:val="left"/>
        <w:rPr>
          <w:ins w:id="4375" w:author="UTENTE" w:date="2020-06-30T18:32:00Z"/>
          <w:rFonts w:ascii="Calibri" w:eastAsia="Calibri" w:hAnsi="Calibri" w:cs="Times New Roman"/>
        </w:rPr>
      </w:pPr>
      <w:ins w:id="4376" w:author="UTENTE" w:date="2020-06-30T18:32:00Z">
        <w:r w:rsidRPr="00E573B8">
          <w:rPr>
            <w:rFonts w:ascii="Calibri" w:eastAsia="Calibri" w:hAnsi="Calibri" w:cs="Times New Roman"/>
          </w:rPr>
          <w:t>77.</w:t>
        </w:r>
        <w:r w:rsidRPr="00E573B8">
          <w:rPr>
            <w:rFonts w:ascii="Calibri" w:eastAsia="Calibri" w:hAnsi="Calibri" w:cs="Times New Roman"/>
          </w:rPr>
          <w:tab/>
          <w:t>mcp "\"…\""</w:t>
        </w:r>
      </w:ins>
    </w:p>
    <w:p w14:paraId="438824CA" w14:textId="76C0475A" w:rsidR="00E573B8" w:rsidRPr="00E573B8" w:rsidRDefault="00E573B8" w:rsidP="00E573B8">
      <w:pPr>
        <w:tabs>
          <w:tab w:val="left" w:pos="0"/>
          <w:tab w:val="left" w:pos="426"/>
        </w:tabs>
        <w:spacing w:line="600" w:lineRule="auto"/>
        <w:jc w:val="left"/>
        <w:rPr>
          <w:ins w:id="4377" w:author="UTENTE" w:date="2020-06-30T18:32:00Z"/>
          <w:rFonts w:ascii="Calibri" w:eastAsia="Calibri" w:hAnsi="Calibri" w:cs="Times New Roman"/>
        </w:rPr>
        <w:pPrChange w:id="4378" w:author="UTENTE" w:date="2020-06-30T18:35:00Z">
          <w:pPr>
            <w:tabs>
              <w:tab w:val="left" w:pos="0"/>
            </w:tabs>
            <w:spacing w:line="600" w:lineRule="auto"/>
            <w:jc w:val="left"/>
          </w:pPr>
        </w:pPrChange>
      </w:pPr>
      <w:ins w:id="4379" w:author="UTENTE" w:date="2020-06-30T18:32:00Z">
        <w:r w:rsidRPr="00E573B8">
          <w:rPr>
            <w:rFonts w:ascii="Calibri" w:eastAsia="Calibri" w:hAnsi="Calibri" w:cs="Times New Roman"/>
          </w:rPr>
          <w:t>78.</w:t>
        </w:r>
        <w:r w:rsidRPr="00E573B8">
          <w:rPr>
            <w:rFonts w:ascii="Calibri" w:eastAsia="Calibri" w:hAnsi="Calibri" w:cs="Times New Roman"/>
          </w:rPr>
          <w:tab/>
        </w:r>
      </w:ins>
      <w:ins w:id="4380" w:author="UTENTE" w:date="2020-06-30T18:35:00Z">
        <w:r>
          <w:rPr>
            <w:rFonts w:ascii="Calibri" w:eastAsia="Calibri" w:hAnsi="Calibri" w:cs="Times New Roman"/>
          </w:rPr>
          <w:t xml:space="preserve">  </w:t>
        </w:r>
      </w:ins>
      <w:ins w:id="4381" w:author="UTENTE" w:date="2020-06-30T18:32:00Z">
        <w:r w:rsidRPr="00E573B8">
          <w:rPr>
            <w:rFonts w:ascii="Calibri" w:eastAsia="Calibri" w:hAnsi="Calibri" w:cs="Times New Roman"/>
          </w:rPr>
          <w:t>n "Quando Isaac richiama la mia attenzione, mi fermo, voltandomi verso di lui titubante."</w:t>
        </w:r>
      </w:ins>
    </w:p>
    <w:p w14:paraId="58F83D90" w14:textId="77777777" w:rsidR="00E573B8" w:rsidRPr="00E573B8" w:rsidRDefault="00E573B8" w:rsidP="00E573B8">
      <w:pPr>
        <w:tabs>
          <w:tab w:val="left" w:pos="0"/>
        </w:tabs>
        <w:spacing w:line="600" w:lineRule="auto"/>
        <w:jc w:val="left"/>
        <w:rPr>
          <w:ins w:id="4382" w:author="UTENTE" w:date="2020-06-30T18:32:00Z"/>
          <w:rFonts w:ascii="Calibri" w:eastAsia="Calibri" w:hAnsi="Calibri" w:cs="Times New Roman"/>
        </w:rPr>
      </w:pPr>
      <w:ins w:id="4383" w:author="UTENTE" w:date="2020-06-30T18:32:00Z">
        <w:r w:rsidRPr="00E573B8">
          <w:rPr>
            <w:rFonts w:ascii="Calibri" w:eastAsia="Calibri" w:hAnsi="Calibri" w:cs="Times New Roman"/>
          </w:rPr>
          <w:t>79.</w:t>
        </w:r>
        <w:r w:rsidRPr="00E573B8">
          <w:rPr>
            <w:rFonts w:ascii="Calibri" w:eastAsia="Calibri" w:hAnsi="Calibri" w:cs="Times New Roman"/>
          </w:rPr>
          <w:tab/>
          <w:t>n "Con un sorriso subdolo e astuto, accorcia la distanza fra noi a passo lento e, presto, è di nuovo davanti a me."</w:t>
        </w:r>
      </w:ins>
    </w:p>
    <w:p w14:paraId="465E9188" w14:textId="77777777" w:rsidR="00E573B8" w:rsidRPr="00E573B8" w:rsidRDefault="00E573B8" w:rsidP="00E573B8">
      <w:pPr>
        <w:tabs>
          <w:tab w:val="left" w:pos="0"/>
        </w:tabs>
        <w:spacing w:line="600" w:lineRule="auto"/>
        <w:jc w:val="left"/>
        <w:rPr>
          <w:ins w:id="4384" w:author="UTENTE" w:date="2020-06-30T18:32:00Z"/>
          <w:rFonts w:ascii="Calibri" w:eastAsia="Calibri" w:hAnsi="Calibri" w:cs="Times New Roman"/>
        </w:rPr>
      </w:pPr>
      <w:ins w:id="4385" w:author="UTENTE" w:date="2020-06-30T18:32:00Z">
        <w:r w:rsidRPr="00E573B8">
          <w:rPr>
            <w:rFonts w:ascii="Calibri" w:eastAsia="Calibri" w:hAnsi="Calibri" w:cs="Times New Roman"/>
          </w:rPr>
          <w:t>80.</w:t>
        </w:r>
        <w:r w:rsidRPr="00E573B8">
          <w:rPr>
            <w:rFonts w:ascii="Calibri" w:eastAsia="Calibri" w:hAnsi="Calibri" w:cs="Times New Roman"/>
          </w:rPr>
          <w:tab/>
          <w:t>i "\"Non ci vorrà molto prima che gli altri vampiri di San Fran vengano a sapere che sai della loro esistenza.\""</w:t>
        </w:r>
      </w:ins>
    </w:p>
    <w:p w14:paraId="3501EE8A" w14:textId="77777777" w:rsidR="00E573B8" w:rsidRPr="00E573B8" w:rsidRDefault="00E573B8" w:rsidP="00E573B8">
      <w:pPr>
        <w:tabs>
          <w:tab w:val="left" w:pos="0"/>
        </w:tabs>
        <w:spacing w:line="600" w:lineRule="auto"/>
        <w:jc w:val="left"/>
        <w:rPr>
          <w:ins w:id="4386" w:author="UTENTE" w:date="2020-06-30T18:32:00Z"/>
          <w:rFonts w:ascii="Calibri" w:eastAsia="Calibri" w:hAnsi="Calibri" w:cs="Times New Roman"/>
        </w:rPr>
      </w:pPr>
      <w:ins w:id="4387" w:author="UTENTE" w:date="2020-06-30T18:32:00Z">
        <w:r w:rsidRPr="00E573B8">
          <w:rPr>
            <w:rFonts w:ascii="Calibri" w:eastAsia="Calibri" w:hAnsi="Calibri" w:cs="Times New Roman"/>
          </w:rPr>
          <w:t>81.</w:t>
        </w:r>
        <w:r w:rsidRPr="00E573B8">
          <w:rPr>
            <w:rFonts w:ascii="Calibri" w:eastAsia="Calibri" w:hAnsi="Calibri" w:cs="Times New Roman"/>
          </w:rPr>
          <w:tab/>
          <w:t>i "\"Sai cosa significa questo, vero?\""</w:t>
        </w:r>
      </w:ins>
    </w:p>
    <w:p w14:paraId="2628FFB2" w14:textId="77777777" w:rsidR="00E573B8" w:rsidRPr="00E573B8" w:rsidRDefault="00E573B8" w:rsidP="00E573B8">
      <w:pPr>
        <w:tabs>
          <w:tab w:val="left" w:pos="0"/>
        </w:tabs>
        <w:spacing w:line="600" w:lineRule="auto"/>
        <w:jc w:val="left"/>
        <w:rPr>
          <w:ins w:id="4388" w:author="UTENTE" w:date="2020-06-30T18:32:00Z"/>
          <w:rFonts w:ascii="Calibri" w:eastAsia="Calibri" w:hAnsi="Calibri" w:cs="Times New Roman"/>
        </w:rPr>
      </w:pPr>
      <w:ins w:id="4389" w:author="UTENTE" w:date="2020-06-30T18:32:00Z">
        <w:r w:rsidRPr="00E573B8">
          <w:rPr>
            <w:rFonts w:ascii="Calibri" w:eastAsia="Calibri" w:hAnsi="Calibri" w:cs="Times New Roman"/>
          </w:rPr>
          <w:t>82.</w:t>
        </w:r>
        <w:r w:rsidRPr="00E573B8">
          <w:rPr>
            <w:rFonts w:ascii="Calibri" w:eastAsia="Calibri" w:hAnsi="Calibri" w:cs="Times New Roman"/>
          </w:rPr>
          <w:tab/>
          <w:t>n "La sua vocina compiaciuta da \"io so qualcosa che tu non sai\" mi fa stringere i pugni per il fastidio."</w:t>
        </w:r>
      </w:ins>
    </w:p>
    <w:p w14:paraId="0DE62828" w14:textId="77777777" w:rsidR="00E573B8" w:rsidRPr="00E573B8" w:rsidRDefault="00E573B8" w:rsidP="00E573B8">
      <w:pPr>
        <w:tabs>
          <w:tab w:val="left" w:pos="0"/>
        </w:tabs>
        <w:spacing w:line="600" w:lineRule="auto"/>
        <w:jc w:val="left"/>
        <w:rPr>
          <w:ins w:id="4390" w:author="UTENTE" w:date="2020-06-30T18:32:00Z"/>
          <w:rFonts w:ascii="Calibri" w:eastAsia="Calibri" w:hAnsi="Calibri" w:cs="Times New Roman"/>
        </w:rPr>
      </w:pPr>
      <w:ins w:id="4391" w:author="UTENTE" w:date="2020-06-30T18:32:00Z">
        <w:r w:rsidRPr="00E573B8">
          <w:rPr>
            <w:rFonts w:ascii="Calibri" w:eastAsia="Calibri" w:hAnsi="Calibri" w:cs="Times New Roman"/>
          </w:rPr>
          <w:t>83.</w:t>
        </w:r>
        <w:r w:rsidRPr="00E573B8">
          <w:rPr>
            <w:rFonts w:ascii="Calibri" w:eastAsia="Calibri" w:hAnsi="Calibri" w:cs="Times New Roman"/>
          </w:rPr>
          <w:tab/>
          <w:t>mcp "\"Potresti tagliare corto con le stronzate e andare al sodo, per favore?\""</w:t>
        </w:r>
      </w:ins>
    </w:p>
    <w:p w14:paraId="519F4DDD" w14:textId="77777777" w:rsidR="00E573B8" w:rsidRPr="00E573B8" w:rsidRDefault="00E573B8" w:rsidP="00E573B8">
      <w:pPr>
        <w:tabs>
          <w:tab w:val="left" w:pos="0"/>
        </w:tabs>
        <w:spacing w:line="600" w:lineRule="auto"/>
        <w:jc w:val="left"/>
        <w:rPr>
          <w:ins w:id="4392" w:author="UTENTE" w:date="2020-06-30T18:32:00Z"/>
          <w:rFonts w:ascii="Calibri" w:eastAsia="Calibri" w:hAnsi="Calibri" w:cs="Times New Roman"/>
        </w:rPr>
      </w:pPr>
      <w:ins w:id="4393" w:author="UTENTE" w:date="2020-06-30T18:32:00Z">
        <w:r w:rsidRPr="00E573B8">
          <w:rPr>
            <w:rFonts w:ascii="Calibri" w:eastAsia="Calibri" w:hAnsi="Calibri" w:cs="Times New Roman"/>
          </w:rPr>
          <w:t>84.</w:t>
        </w:r>
        <w:r w:rsidRPr="00E573B8">
          <w:rPr>
            <w:rFonts w:ascii="Calibri" w:eastAsia="Calibri" w:hAnsi="Calibri" w:cs="Times New Roman"/>
          </w:rPr>
          <w:tab/>
          <w:t>n "La sua cantilena terrificante mi fa deglutire."</w:t>
        </w:r>
      </w:ins>
    </w:p>
    <w:p w14:paraId="677AEE20" w14:textId="77777777" w:rsidR="00E573B8" w:rsidRPr="00E573B8" w:rsidRDefault="00E573B8" w:rsidP="00E573B8">
      <w:pPr>
        <w:tabs>
          <w:tab w:val="left" w:pos="0"/>
        </w:tabs>
        <w:spacing w:line="600" w:lineRule="auto"/>
        <w:jc w:val="left"/>
        <w:rPr>
          <w:ins w:id="4394" w:author="UTENTE" w:date="2020-06-30T18:32:00Z"/>
          <w:rFonts w:ascii="Calibri" w:eastAsia="Calibri" w:hAnsi="Calibri" w:cs="Times New Roman"/>
        </w:rPr>
      </w:pPr>
      <w:ins w:id="4395" w:author="UTENTE" w:date="2020-06-30T18:32:00Z">
        <w:r w:rsidRPr="00E573B8">
          <w:rPr>
            <w:rFonts w:ascii="Calibri" w:eastAsia="Calibri" w:hAnsi="Calibri" w:cs="Times New Roman"/>
          </w:rPr>
          <w:t>85.</w:t>
        </w:r>
        <w:r w:rsidRPr="00E573B8">
          <w:rPr>
            <w:rFonts w:ascii="Calibri" w:eastAsia="Calibri" w:hAnsi="Calibri" w:cs="Times New Roman"/>
          </w:rPr>
          <w:tab/>
          <w:t>mcp "\"…No, ma posso immaginare non sia niente di buono.\""</w:t>
        </w:r>
      </w:ins>
    </w:p>
    <w:p w14:paraId="720E2F78" w14:textId="77777777" w:rsidR="00E573B8" w:rsidRPr="00E573B8" w:rsidRDefault="00E573B8" w:rsidP="00E573B8">
      <w:pPr>
        <w:tabs>
          <w:tab w:val="left" w:pos="0"/>
        </w:tabs>
        <w:spacing w:line="600" w:lineRule="auto"/>
        <w:jc w:val="left"/>
        <w:rPr>
          <w:ins w:id="4396" w:author="UTENTE" w:date="2020-06-30T18:32:00Z"/>
          <w:rFonts w:ascii="Calibri" w:eastAsia="Calibri" w:hAnsi="Calibri" w:cs="Times New Roman"/>
        </w:rPr>
      </w:pPr>
      <w:ins w:id="4397" w:author="UTENTE" w:date="2020-06-30T18:32:00Z">
        <w:r w:rsidRPr="00E573B8">
          <w:rPr>
            <w:rFonts w:ascii="Calibri" w:eastAsia="Calibri" w:hAnsi="Calibri" w:cs="Times New Roman"/>
          </w:rPr>
          <w:t>86.</w:t>
        </w:r>
        <w:r w:rsidRPr="00E573B8">
          <w:rPr>
            <w:rFonts w:ascii="Calibri" w:eastAsia="Calibri" w:hAnsi="Calibri" w:cs="Times New Roman"/>
          </w:rPr>
          <w:tab/>
          <w:t>n "Isaac ridacchia, i suoi occhi si socchiudono per il piacere dietro le lenti."</w:t>
        </w:r>
      </w:ins>
    </w:p>
    <w:p w14:paraId="253FF360" w14:textId="77777777" w:rsidR="00E573B8" w:rsidRPr="00E573B8" w:rsidRDefault="00E573B8" w:rsidP="00E573B8">
      <w:pPr>
        <w:tabs>
          <w:tab w:val="left" w:pos="0"/>
        </w:tabs>
        <w:spacing w:line="600" w:lineRule="auto"/>
        <w:jc w:val="left"/>
        <w:rPr>
          <w:ins w:id="4398" w:author="UTENTE" w:date="2020-06-30T18:32:00Z"/>
          <w:rFonts w:ascii="Calibri" w:eastAsia="Calibri" w:hAnsi="Calibri" w:cs="Times New Roman"/>
        </w:rPr>
      </w:pPr>
      <w:ins w:id="4399" w:author="UTENTE" w:date="2020-06-30T18:32:00Z">
        <w:r w:rsidRPr="00E573B8">
          <w:rPr>
            <w:rFonts w:ascii="Calibri" w:eastAsia="Calibri" w:hAnsi="Calibri" w:cs="Times New Roman"/>
          </w:rPr>
          <w:t>87.</w:t>
        </w:r>
        <w:r w:rsidRPr="00E573B8">
          <w:rPr>
            <w:rFonts w:ascii="Calibri" w:eastAsia="Calibri" w:hAnsi="Calibri" w:cs="Times New Roman"/>
          </w:rPr>
          <w:tab/>
          <w:t>i "\"In poche parole: degli umani che vengono a sapere cosa succede da queste parti la notte? Se ne occupano piuttosto celermente.\""</w:t>
        </w:r>
      </w:ins>
    </w:p>
    <w:p w14:paraId="21686931" w14:textId="77777777" w:rsidR="00E573B8" w:rsidRPr="00E573B8" w:rsidRDefault="00E573B8" w:rsidP="00E573B8">
      <w:pPr>
        <w:tabs>
          <w:tab w:val="left" w:pos="0"/>
        </w:tabs>
        <w:spacing w:line="600" w:lineRule="auto"/>
        <w:jc w:val="left"/>
        <w:rPr>
          <w:ins w:id="4400" w:author="UTENTE" w:date="2020-06-30T18:32:00Z"/>
          <w:rFonts w:ascii="Calibri" w:eastAsia="Calibri" w:hAnsi="Calibri" w:cs="Times New Roman"/>
          <w:lang w:val="en-US"/>
        </w:rPr>
      </w:pPr>
      <w:ins w:id="4401" w:author="UTENTE" w:date="2020-06-30T18:32:00Z">
        <w:r w:rsidRPr="00E573B8">
          <w:rPr>
            <w:rFonts w:ascii="Calibri" w:eastAsia="Calibri" w:hAnsi="Calibri" w:cs="Times New Roman"/>
          </w:rPr>
          <w:t>88.</w:t>
        </w:r>
        <w:r w:rsidRPr="00E573B8">
          <w:rPr>
            <w:rFonts w:ascii="Calibri" w:eastAsia="Calibri" w:hAnsi="Calibri" w:cs="Times New Roman"/>
          </w:rPr>
          <w:tab/>
          <w:t xml:space="preserve">i "\"Luka e io siamo un’eccezione, dato che facciamo affari con loro. </w:t>
        </w:r>
        <w:r w:rsidRPr="00E573B8">
          <w:rPr>
            <w:rFonts w:ascii="Calibri" w:eastAsia="Calibri" w:hAnsi="Calibri" w:cs="Times New Roman"/>
            <w:lang w:val="en-US"/>
          </w:rPr>
          <w:t>Ma tu? Hah.\""</w:t>
        </w:r>
        <w:r w:rsidRPr="00E573B8">
          <w:rPr>
            <w:rFonts w:ascii="Calibri" w:eastAsia="Calibri" w:hAnsi="Calibri" w:cs="Times New Roman"/>
            <w:lang w:val="en-US"/>
          </w:rPr>
          <w:br w:type="page"/>
        </w:r>
      </w:ins>
    </w:p>
    <w:p w14:paraId="3D9842EF" w14:textId="77777777" w:rsidR="00E573B8" w:rsidRPr="00E573B8" w:rsidRDefault="00E573B8" w:rsidP="00E573B8">
      <w:pPr>
        <w:tabs>
          <w:tab w:val="left" w:pos="0"/>
        </w:tabs>
        <w:spacing w:line="600" w:lineRule="auto"/>
        <w:jc w:val="left"/>
        <w:rPr>
          <w:ins w:id="4402" w:author="UTENTE" w:date="2020-06-30T18:32:00Z"/>
          <w:rFonts w:ascii="Calibri" w:eastAsia="Calibri" w:hAnsi="Calibri" w:cs="Times New Roman"/>
          <w:lang w:val="en-US"/>
        </w:rPr>
      </w:pPr>
      <w:ins w:id="4403" w:author="UTENTE" w:date="2020-06-30T18:32:00Z">
        <w:r w:rsidRPr="00E573B8">
          <w:rPr>
            <w:rFonts w:ascii="Calibri" w:eastAsia="Calibri" w:hAnsi="Calibri" w:cs="Times New Roman"/>
            <w:lang w:val="en-US"/>
          </w:rPr>
          <w:lastRenderedPageBreak/>
          <w:t>89.</w:t>
        </w:r>
        <w:r w:rsidRPr="00E573B8">
          <w:rPr>
            <w:rFonts w:ascii="Calibri" w:eastAsia="Calibri" w:hAnsi="Calibri" w:cs="Times New Roman"/>
            <w:lang w:val="en-US"/>
          </w:rPr>
          <w:tab/>
          <w:t>n "He leans in, lowering his voice to a provocative purr as he brings our faces close together."</w:t>
        </w:r>
      </w:ins>
    </w:p>
    <w:p w14:paraId="154CA544" w14:textId="77777777" w:rsidR="00E573B8" w:rsidRPr="00E573B8" w:rsidRDefault="00E573B8" w:rsidP="00E573B8">
      <w:pPr>
        <w:tabs>
          <w:tab w:val="left" w:pos="0"/>
        </w:tabs>
        <w:spacing w:line="600" w:lineRule="auto"/>
        <w:jc w:val="left"/>
        <w:rPr>
          <w:ins w:id="4404" w:author="UTENTE" w:date="2020-06-30T18:32:00Z"/>
          <w:rFonts w:ascii="Calibri" w:eastAsia="Calibri" w:hAnsi="Calibri" w:cs="Times New Roman"/>
          <w:lang w:val="en-US"/>
        </w:rPr>
      </w:pPr>
      <w:ins w:id="4405" w:author="UTENTE" w:date="2020-06-30T18:32:00Z">
        <w:r w:rsidRPr="00E573B8">
          <w:rPr>
            <w:rFonts w:ascii="Calibri" w:eastAsia="Calibri" w:hAnsi="Calibri" w:cs="Times New Roman"/>
            <w:lang w:val="en-US"/>
          </w:rPr>
          <w:t>90.</w:t>
        </w:r>
        <w:r w:rsidRPr="00E573B8">
          <w:rPr>
            <w:rFonts w:ascii="Calibri" w:eastAsia="Calibri" w:hAnsi="Calibri" w:cs="Times New Roman"/>
            <w:lang w:val="en-US"/>
          </w:rPr>
          <w:tab/>
          <w:t>i "\"Before the week is out, you'll end up drained dry and left as a lonely corpse…\""</w:t>
        </w:r>
      </w:ins>
    </w:p>
    <w:p w14:paraId="386CDE65" w14:textId="77777777" w:rsidR="00E573B8" w:rsidRPr="00E573B8" w:rsidRDefault="00E573B8" w:rsidP="00E573B8">
      <w:pPr>
        <w:tabs>
          <w:tab w:val="left" w:pos="0"/>
        </w:tabs>
        <w:spacing w:line="600" w:lineRule="auto"/>
        <w:jc w:val="left"/>
        <w:rPr>
          <w:ins w:id="4406" w:author="UTENTE" w:date="2020-06-30T18:32:00Z"/>
          <w:rFonts w:ascii="Calibri" w:eastAsia="Calibri" w:hAnsi="Calibri" w:cs="Times New Roman"/>
          <w:lang w:val="en-US"/>
        </w:rPr>
      </w:pPr>
      <w:ins w:id="4407" w:author="UTENTE" w:date="2020-06-30T18:32:00Z">
        <w:r w:rsidRPr="00E573B8">
          <w:rPr>
            <w:rFonts w:ascii="Calibri" w:eastAsia="Calibri" w:hAnsi="Calibri" w:cs="Times New Roman"/>
            <w:lang w:val="en-US"/>
          </w:rPr>
          <w:t>91.</w:t>
        </w:r>
        <w:r w:rsidRPr="00E573B8">
          <w:rPr>
            <w:rFonts w:ascii="Calibri" w:eastAsia="Calibri" w:hAnsi="Calibri" w:cs="Times New Roman"/>
            <w:lang w:val="en-US"/>
          </w:rPr>
          <w:tab/>
          <w:t>i "\"Or, more likely, as the cute little pet of whatever vampire catches you first. Kept around for your blood and your pretty face…\""</w:t>
        </w:r>
      </w:ins>
    </w:p>
    <w:p w14:paraId="439CA77A" w14:textId="77777777" w:rsidR="00E573B8" w:rsidRPr="00E573B8" w:rsidRDefault="00E573B8" w:rsidP="00E573B8">
      <w:pPr>
        <w:tabs>
          <w:tab w:val="left" w:pos="0"/>
        </w:tabs>
        <w:spacing w:line="600" w:lineRule="auto"/>
        <w:jc w:val="left"/>
        <w:rPr>
          <w:ins w:id="4408" w:author="UTENTE" w:date="2020-06-30T18:32:00Z"/>
          <w:rFonts w:ascii="Calibri" w:eastAsia="Calibri" w:hAnsi="Calibri" w:cs="Times New Roman"/>
          <w:lang w:val="en-US"/>
        </w:rPr>
      </w:pPr>
      <w:ins w:id="4409" w:author="UTENTE" w:date="2020-06-30T18:32:00Z">
        <w:r w:rsidRPr="00E573B8">
          <w:rPr>
            <w:rFonts w:ascii="Calibri" w:eastAsia="Calibri" w:hAnsi="Calibri" w:cs="Times New Roman"/>
            <w:lang w:val="en-US"/>
          </w:rPr>
          <w:t>92.</w:t>
        </w:r>
        <w:r w:rsidRPr="00E573B8">
          <w:rPr>
            <w:rFonts w:ascii="Calibri" w:eastAsia="Calibri" w:hAnsi="Calibri" w:cs="Times New Roman"/>
            <w:lang w:val="en-US"/>
          </w:rPr>
          <w:tab/>
          <w:t>i "\"Flattering, right?\""</w:t>
        </w:r>
      </w:ins>
    </w:p>
    <w:p w14:paraId="6BD1C48A" w14:textId="77777777" w:rsidR="00E573B8" w:rsidRPr="00E573B8" w:rsidRDefault="00E573B8" w:rsidP="00E573B8">
      <w:pPr>
        <w:tabs>
          <w:tab w:val="left" w:pos="0"/>
        </w:tabs>
        <w:spacing w:line="600" w:lineRule="auto"/>
        <w:jc w:val="left"/>
        <w:rPr>
          <w:ins w:id="4410" w:author="UTENTE" w:date="2020-06-30T18:32:00Z"/>
          <w:rFonts w:ascii="Calibri" w:eastAsia="Calibri" w:hAnsi="Calibri" w:cs="Times New Roman"/>
          <w:lang w:val="en-US"/>
        </w:rPr>
      </w:pPr>
      <w:ins w:id="4411" w:author="UTENTE" w:date="2020-06-30T18:32:00Z">
        <w:r w:rsidRPr="00E573B8">
          <w:rPr>
            <w:rFonts w:ascii="Calibri" w:eastAsia="Calibri" w:hAnsi="Calibri" w:cs="Times New Roman"/>
            <w:lang w:val="en-US"/>
          </w:rPr>
          <w:t>93.</w:t>
        </w:r>
        <w:r w:rsidRPr="00E573B8">
          <w:rPr>
            <w:rFonts w:ascii="Calibri" w:eastAsia="Calibri" w:hAnsi="Calibri" w:cs="Times New Roman"/>
            <w:lang w:val="en-US"/>
          </w:rPr>
          <w:tab/>
          <w:t>mcp "\"…\""</w:t>
        </w:r>
      </w:ins>
    </w:p>
    <w:p w14:paraId="696DDE70" w14:textId="77777777" w:rsidR="00E573B8" w:rsidRPr="00E573B8" w:rsidRDefault="00E573B8" w:rsidP="00E573B8">
      <w:pPr>
        <w:tabs>
          <w:tab w:val="left" w:pos="0"/>
        </w:tabs>
        <w:spacing w:line="600" w:lineRule="auto"/>
        <w:jc w:val="left"/>
        <w:rPr>
          <w:ins w:id="4412" w:author="UTENTE" w:date="2020-06-30T18:32:00Z"/>
          <w:rFonts w:ascii="Calibri" w:eastAsia="Calibri" w:hAnsi="Calibri" w:cs="Times New Roman"/>
          <w:lang w:val="en-US"/>
        </w:rPr>
      </w:pPr>
      <w:ins w:id="4413" w:author="UTENTE" w:date="2020-06-30T18:32:00Z">
        <w:r w:rsidRPr="00E573B8">
          <w:rPr>
            <w:rFonts w:ascii="Calibri" w:eastAsia="Calibri" w:hAnsi="Calibri" w:cs="Times New Roman"/>
            <w:lang w:val="en-US"/>
          </w:rPr>
          <w:t>94.</w:t>
        </w:r>
        <w:r w:rsidRPr="00E573B8">
          <w:rPr>
            <w:rFonts w:ascii="Calibri" w:eastAsia="Calibri" w:hAnsi="Calibri" w:cs="Times New Roman"/>
            <w:lang w:val="en-US"/>
          </w:rPr>
          <w:tab/>
          <w:t>n "The crude but confident way he's talking about all this is… disturbing, to say the least."</w:t>
        </w:r>
      </w:ins>
    </w:p>
    <w:p w14:paraId="36FB55B7" w14:textId="77777777" w:rsidR="00E573B8" w:rsidRPr="00E573B8" w:rsidRDefault="00E573B8" w:rsidP="00E573B8">
      <w:pPr>
        <w:tabs>
          <w:tab w:val="left" w:pos="0"/>
        </w:tabs>
        <w:spacing w:line="600" w:lineRule="auto"/>
        <w:jc w:val="left"/>
        <w:rPr>
          <w:ins w:id="4414" w:author="UTENTE" w:date="2020-06-30T18:32:00Z"/>
          <w:rFonts w:ascii="Calibri" w:eastAsia="Calibri" w:hAnsi="Calibri" w:cs="Times New Roman"/>
          <w:lang w:val="en-US"/>
        </w:rPr>
      </w:pPr>
      <w:ins w:id="4415" w:author="UTENTE" w:date="2020-06-30T18:32:00Z">
        <w:r w:rsidRPr="00E573B8">
          <w:rPr>
            <w:rFonts w:ascii="Calibri" w:eastAsia="Calibri" w:hAnsi="Calibri" w:cs="Times New Roman"/>
            <w:lang w:val="en-US"/>
          </w:rPr>
          <w:t>95.</w:t>
        </w:r>
        <w:r w:rsidRPr="00E573B8">
          <w:rPr>
            <w:rFonts w:ascii="Calibri" w:eastAsia="Calibri" w:hAnsi="Calibri" w:cs="Times New Roman"/>
            <w:lang w:val="en-US"/>
          </w:rPr>
          <w:tab/>
          <w:t>n "I want to argue, but after I remember the way Rex was looking at me just earlier –"</w:t>
        </w:r>
      </w:ins>
    </w:p>
    <w:p w14:paraId="63141DF4" w14:textId="77777777" w:rsidR="00E573B8" w:rsidRPr="00E573B8" w:rsidRDefault="00E573B8" w:rsidP="00E573B8">
      <w:pPr>
        <w:tabs>
          <w:tab w:val="left" w:pos="0"/>
        </w:tabs>
        <w:spacing w:line="600" w:lineRule="auto"/>
        <w:jc w:val="left"/>
        <w:rPr>
          <w:ins w:id="4416" w:author="UTENTE" w:date="2020-06-30T18:32:00Z"/>
          <w:rFonts w:ascii="Calibri" w:eastAsia="Calibri" w:hAnsi="Calibri" w:cs="Times New Roman"/>
          <w:lang w:val="en-US"/>
        </w:rPr>
      </w:pPr>
      <w:ins w:id="4417" w:author="UTENTE" w:date="2020-06-30T18:32:00Z">
        <w:r w:rsidRPr="00E573B8">
          <w:rPr>
            <w:rFonts w:ascii="Calibri" w:eastAsia="Calibri" w:hAnsi="Calibri" w:cs="Times New Roman"/>
            <w:lang w:val="en-US"/>
          </w:rPr>
          <w:t>96.</w:t>
        </w:r>
        <w:r w:rsidRPr="00E573B8">
          <w:rPr>
            <w:rFonts w:ascii="Calibri" w:eastAsia="Calibri" w:hAnsi="Calibri" w:cs="Times New Roman"/>
            <w:lang w:val="en-US"/>
          </w:rPr>
          <w:tab/>
          <w:t>n "I realize that Isaac probably isn't exaggerating."</w:t>
        </w:r>
      </w:ins>
    </w:p>
    <w:p w14:paraId="15CDF6A1" w14:textId="77777777" w:rsidR="00E573B8" w:rsidRPr="00E573B8" w:rsidRDefault="00E573B8" w:rsidP="00E573B8">
      <w:pPr>
        <w:tabs>
          <w:tab w:val="left" w:pos="0"/>
        </w:tabs>
        <w:spacing w:line="600" w:lineRule="auto"/>
        <w:jc w:val="left"/>
        <w:rPr>
          <w:ins w:id="4418" w:author="UTENTE" w:date="2020-06-30T18:32:00Z"/>
          <w:rFonts w:ascii="Calibri" w:eastAsia="Calibri" w:hAnsi="Calibri" w:cs="Times New Roman"/>
          <w:lang w:val="en-US"/>
        </w:rPr>
      </w:pPr>
      <w:ins w:id="4419" w:author="UTENTE" w:date="2020-06-30T18:32:00Z">
        <w:r w:rsidRPr="00E573B8">
          <w:rPr>
            <w:rFonts w:ascii="Calibri" w:eastAsia="Calibri" w:hAnsi="Calibri" w:cs="Times New Roman"/>
            <w:lang w:val="en-US"/>
          </w:rPr>
          <w:t>97.</w:t>
        </w:r>
        <w:r w:rsidRPr="00E573B8">
          <w:rPr>
            <w:rFonts w:ascii="Calibri" w:eastAsia="Calibri" w:hAnsi="Calibri" w:cs="Times New Roman"/>
            <w:lang w:val="en-US"/>
          </w:rPr>
          <w:tab/>
          <w:t>mcp "\"So you're saying I'm screwed?\""</w:t>
        </w:r>
      </w:ins>
    </w:p>
    <w:p w14:paraId="197B41ED" w14:textId="77777777" w:rsidR="00E573B8" w:rsidRPr="00E573B8" w:rsidRDefault="00E573B8" w:rsidP="00E573B8">
      <w:pPr>
        <w:tabs>
          <w:tab w:val="left" w:pos="0"/>
        </w:tabs>
        <w:spacing w:line="600" w:lineRule="auto"/>
        <w:jc w:val="left"/>
        <w:rPr>
          <w:ins w:id="4420" w:author="UTENTE" w:date="2020-06-30T18:32:00Z"/>
          <w:rFonts w:ascii="Calibri" w:eastAsia="Calibri" w:hAnsi="Calibri" w:cs="Times New Roman"/>
          <w:lang w:val="en-US"/>
        </w:rPr>
      </w:pPr>
      <w:ins w:id="4421" w:author="UTENTE" w:date="2020-06-30T18:32:00Z">
        <w:r w:rsidRPr="00E573B8">
          <w:rPr>
            <w:rFonts w:ascii="Calibri" w:eastAsia="Calibri" w:hAnsi="Calibri" w:cs="Times New Roman"/>
            <w:lang w:val="en-US"/>
          </w:rPr>
          <w:t>98.</w:t>
        </w:r>
        <w:r w:rsidRPr="00E573B8">
          <w:rPr>
            <w:rFonts w:ascii="Calibri" w:eastAsia="Calibri" w:hAnsi="Calibri" w:cs="Times New Roman"/>
            <w:lang w:val="en-US"/>
          </w:rPr>
          <w:tab/>
          <w:t>mcp "\"I have to leave the city, or else I'll be spending the rest of my days as vampire cattle?\""</w:t>
        </w:r>
      </w:ins>
    </w:p>
    <w:p w14:paraId="289CE6DC" w14:textId="77777777" w:rsidR="00E573B8" w:rsidRPr="00E573B8" w:rsidRDefault="00E573B8" w:rsidP="00E573B8">
      <w:pPr>
        <w:tabs>
          <w:tab w:val="left" w:pos="0"/>
        </w:tabs>
        <w:spacing w:line="600" w:lineRule="auto"/>
        <w:jc w:val="left"/>
        <w:rPr>
          <w:ins w:id="4422" w:author="UTENTE" w:date="2020-06-30T18:32:00Z"/>
          <w:rFonts w:ascii="Calibri" w:eastAsia="Calibri" w:hAnsi="Calibri" w:cs="Times New Roman"/>
          <w:lang w:val="en-US"/>
        </w:rPr>
      </w:pPr>
      <w:ins w:id="4423" w:author="UTENTE" w:date="2020-06-30T18:32:00Z">
        <w:r w:rsidRPr="00E573B8">
          <w:rPr>
            <w:rFonts w:ascii="Calibri" w:eastAsia="Calibri" w:hAnsi="Calibri" w:cs="Times New Roman"/>
            <w:lang w:val="en-US"/>
          </w:rPr>
          <w:t>99.</w:t>
        </w:r>
        <w:r w:rsidRPr="00E573B8">
          <w:rPr>
            <w:rFonts w:ascii="Calibri" w:eastAsia="Calibri" w:hAnsi="Calibri" w:cs="Times New Roman"/>
            <w:lang w:val="en-US"/>
          </w:rPr>
          <w:tab/>
          <w:t>i "\"…Well, that's {i}one{/i} option, naturally.\""</w:t>
        </w:r>
      </w:ins>
    </w:p>
    <w:p w14:paraId="26513D85" w14:textId="77777777" w:rsidR="00E573B8" w:rsidRPr="00E573B8" w:rsidRDefault="00E573B8" w:rsidP="00E573B8">
      <w:pPr>
        <w:tabs>
          <w:tab w:val="left" w:pos="0"/>
        </w:tabs>
        <w:spacing w:line="600" w:lineRule="auto"/>
        <w:jc w:val="left"/>
        <w:rPr>
          <w:ins w:id="4424" w:author="UTENTE" w:date="2020-06-30T18:32:00Z"/>
          <w:rFonts w:ascii="Calibri" w:eastAsia="Calibri" w:hAnsi="Calibri" w:cs="Times New Roman"/>
          <w:lang w:val="en-US"/>
        </w:rPr>
      </w:pPr>
      <w:ins w:id="4425" w:author="UTENTE" w:date="2020-06-30T18:32:00Z">
        <w:r w:rsidRPr="00E573B8">
          <w:rPr>
            <w:rFonts w:ascii="Calibri" w:eastAsia="Calibri" w:hAnsi="Calibri" w:cs="Times New Roman"/>
            <w:lang w:val="en-US"/>
          </w:rPr>
          <w:t>100.</w:t>
        </w:r>
        <w:r w:rsidRPr="00E573B8">
          <w:rPr>
            <w:rFonts w:ascii="Calibri" w:eastAsia="Calibri" w:hAnsi="Calibri" w:cs="Times New Roman"/>
            <w:lang w:val="en-US"/>
          </w:rPr>
          <w:tab/>
          <w:t>n "Isaac raises a hand, and I feel his fingers drifting through the back of my hair."</w:t>
        </w:r>
      </w:ins>
    </w:p>
    <w:p w14:paraId="15B1E89E" w14:textId="77777777" w:rsidR="00E573B8" w:rsidRPr="00E573B8" w:rsidRDefault="00E573B8" w:rsidP="00E573B8">
      <w:pPr>
        <w:tabs>
          <w:tab w:val="left" w:pos="0"/>
        </w:tabs>
        <w:spacing w:line="600" w:lineRule="auto"/>
        <w:jc w:val="left"/>
        <w:rPr>
          <w:ins w:id="4426" w:author="UTENTE" w:date="2020-06-30T18:32:00Z"/>
          <w:rFonts w:ascii="Calibri" w:eastAsia="Calibri" w:hAnsi="Calibri" w:cs="Times New Roman"/>
        </w:rPr>
      </w:pPr>
      <w:ins w:id="4427" w:author="UTENTE" w:date="2020-06-30T18:32:00Z">
        <w:r w:rsidRPr="00E573B8">
          <w:rPr>
            <w:rFonts w:ascii="Calibri" w:eastAsia="Calibri" w:hAnsi="Calibri" w:cs="Times New Roman"/>
          </w:rPr>
          <w:t>101.</w:t>
        </w:r>
        <w:r w:rsidRPr="00E573B8">
          <w:rPr>
            <w:rFonts w:ascii="Calibri" w:eastAsia="Calibri" w:hAnsi="Calibri" w:cs="Times New Roman"/>
          </w:rPr>
          <w:tab/>
          <w:t>mcp "\"…\""</w:t>
        </w:r>
        <w:r w:rsidRPr="00E573B8">
          <w:rPr>
            <w:rFonts w:ascii="Calibri" w:eastAsia="Calibri" w:hAnsi="Calibri" w:cs="Times New Roman"/>
          </w:rPr>
          <w:br w:type="page"/>
        </w:r>
      </w:ins>
    </w:p>
    <w:p w14:paraId="6535ABF2" w14:textId="77777777" w:rsidR="00E573B8" w:rsidRPr="00E573B8" w:rsidRDefault="00E573B8" w:rsidP="00E573B8">
      <w:pPr>
        <w:tabs>
          <w:tab w:val="left" w:pos="0"/>
        </w:tabs>
        <w:spacing w:line="600" w:lineRule="auto"/>
        <w:jc w:val="left"/>
        <w:rPr>
          <w:ins w:id="4428" w:author="UTENTE" w:date="2020-06-30T18:32:00Z"/>
          <w:rFonts w:ascii="Calibri" w:eastAsia="Calibri" w:hAnsi="Calibri" w:cs="Times New Roman"/>
        </w:rPr>
      </w:pPr>
      <w:ins w:id="4429" w:author="UTENTE" w:date="2020-06-30T18:32:00Z">
        <w:r w:rsidRPr="00E573B8">
          <w:rPr>
            <w:rFonts w:ascii="Calibri" w:eastAsia="Calibri" w:hAnsi="Calibri" w:cs="Times New Roman"/>
          </w:rPr>
          <w:lastRenderedPageBreak/>
          <w:t>89.</w:t>
        </w:r>
        <w:r w:rsidRPr="00E573B8">
          <w:rPr>
            <w:rFonts w:ascii="Calibri" w:eastAsia="Calibri" w:hAnsi="Calibri" w:cs="Times New Roman"/>
          </w:rPr>
          <w:tab/>
          <w:t>n "Si avvicina, abbassando la voce fino a un provocante sussurro. Intanto, il suo viso si fa sempre più vicino al mio.\""</w:t>
        </w:r>
      </w:ins>
    </w:p>
    <w:p w14:paraId="571245BE" w14:textId="77777777" w:rsidR="00E573B8" w:rsidRPr="00E573B8" w:rsidRDefault="00E573B8" w:rsidP="00E573B8">
      <w:pPr>
        <w:tabs>
          <w:tab w:val="left" w:pos="0"/>
        </w:tabs>
        <w:spacing w:line="600" w:lineRule="auto"/>
        <w:jc w:val="left"/>
        <w:rPr>
          <w:ins w:id="4430" w:author="UTENTE" w:date="2020-06-30T18:32:00Z"/>
          <w:rFonts w:ascii="Calibri" w:eastAsia="Calibri" w:hAnsi="Calibri" w:cs="Times New Roman"/>
        </w:rPr>
      </w:pPr>
      <w:ins w:id="4431" w:author="UTENTE" w:date="2020-06-30T18:32:00Z">
        <w:r w:rsidRPr="00E573B8">
          <w:rPr>
            <w:rFonts w:ascii="Calibri" w:eastAsia="Calibri" w:hAnsi="Calibri" w:cs="Times New Roman"/>
          </w:rPr>
          <w:t>90.</w:t>
        </w:r>
        <w:r w:rsidRPr="00E573B8">
          <w:rPr>
            <w:rFonts w:ascii="Calibri" w:eastAsia="Calibri" w:hAnsi="Calibri" w:cs="Times New Roman"/>
          </w:rPr>
          <w:tab/>
          <w:t>i "\"Prima che finisca la settimana, finirai completamente dissanguato, il tuo cadavere abbandonato in qualche vicolo buio…\""</w:t>
        </w:r>
      </w:ins>
    </w:p>
    <w:p w14:paraId="730A7A43" w14:textId="77777777" w:rsidR="00E573B8" w:rsidRPr="00E573B8" w:rsidRDefault="00E573B8" w:rsidP="00E573B8">
      <w:pPr>
        <w:tabs>
          <w:tab w:val="left" w:pos="0"/>
        </w:tabs>
        <w:spacing w:line="600" w:lineRule="auto"/>
        <w:jc w:val="left"/>
        <w:rPr>
          <w:ins w:id="4432" w:author="UTENTE" w:date="2020-06-30T18:32:00Z"/>
          <w:rFonts w:ascii="Calibri" w:eastAsia="Calibri" w:hAnsi="Calibri" w:cs="Times New Roman"/>
        </w:rPr>
      </w:pPr>
      <w:ins w:id="4433" w:author="UTENTE" w:date="2020-06-30T18:32:00Z">
        <w:r w:rsidRPr="00E573B8">
          <w:rPr>
            <w:rFonts w:ascii="Calibri" w:eastAsia="Calibri" w:hAnsi="Calibri" w:cs="Times New Roman"/>
          </w:rPr>
          <w:t>91.</w:t>
        </w:r>
        <w:r w:rsidRPr="00E573B8">
          <w:rPr>
            <w:rFonts w:ascii="Calibri" w:eastAsia="Calibri" w:hAnsi="Calibri" w:cs="Times New Roman"/>
          </w:rPr>
          <w:tab/>
          <w:t>i "\"Oh, più probabile ancora, diventerai il cagnolino del primo vampiro che riesce a prenderti. Tenuto in vita solo per il tuo sangue e il tuo bel visino…\""</w:t>
        </w:r>
      </w:ins>
    </w:p>
    <w:p w14:paraId="74016049" w14:textId="77777777" w:rsidR="00E573B8" w:rsidRPr="00E573B8" w:rsidRDefault="00E573B8" w:rsidP="00E573B8">
      <w:pPr>
        <w:tabs>
          <w:tab w:val="left" w:pos="0"/>
        </w:tabs>
        <w:spacing w:line="600" w:lineRule="auto"/>
        <w:jc w:val="left"/>
        <w:rPr>
          <w:ins w:id="4434" w:author="UTENTE" w:date="2020-06-30T18:32:00Z"/>
          <w:rFonts w:ascii="Calibri" w:eastAsia="Calibri" w:hAnsi="Calibri" w:cs="Times New Roman"/>
        </w:rPr>
      </w:pPr>
      <w:ins w:id="4435" w:author="UTENTE" w:date="2020-06-30T18:32:00Z">
        <w:r w:rsidRPr="00E573B8">
          <w:rPr>
            <w:rFonts w:ascii="Calibri" w:eastAsia="Calibri" w:hAnsi="Calibri" w:cs="Times New Roman"/>
          </w:rPr>
          <w:t>92.</w:t>
        </w:r>
        <w:r w:rsidRPr="00E573B8">
          <w:rPr>
            <w:rFonts w:ascii="Calibri" w:eastAsia="Calibri" w:hAnsi="Calibri" w:cs="Times New Roman"/>
          </w:rPr>
          <w:tab/>
          <w:t>i "Lusinghiero, non trovi?"</w:t>
        </w:r>
      </w:ins>
    </w:p>
    <w:p w14:paraId="73D7CBC6" w14:textId="77777777" w:rsidR="00E573B8" w:rsidRPr="00E573B8" w:rsidRDefault="00E573B8" w:rsidP="00E573B8">
      <w:pPr>
        <w:tabs>
          <w:tab w:val="left" w:pos="0"/>
        </w:tabs>
        <w:spacing w:line="600" w:lineRule="auto"/>
        <w:jc w:val="left"/>
        <w:rPr>
          <w:ins w:id="4436" w:author="UTENTE" w:date="2020-06-30T18:32:00Z"/>
          <w:rFonts w:ascii="Calibri" w:eastAsia="Calibri" w:hAnsi="Calibri" w:cs="Times New Roman"/>
        </w:rPr>
      </w:pPr>
      <w:ins w:id="4437" w:author="UTENTE" w:date="2020-06-30T18:32:00Z">
        <w:r w:rsidRPr="00E573B8">
          <w:rPr>
            <w:rFonts w:ascii="Calibri" w:eastAsia="Calibri" w:hAnsi="Calibri" w:cs="Times New Roman"/>
          </w:rPr>
          <w:t>93.</w:t>
        </w:r>
        <w:r w:rsidRPr="00E573B8">
          <w:rPr>
            <w:rFonts w:ascii="Calibri" w:eastAsia="Calibri" w:hAnsi="Calibri" w:cs="Times New Roman"/>
          </w:rPr>
          <w:tab/>
          <w:t>mcp "\"…\""</w:t>
        </w:r>
      </w:ins>
    </w:p>
    <w:p w14:paraId="38B1637D" w14:textId="77777777" w:rsidR="00E573B8" w:rsidRPr="00E573B8" w:rsidRDefault="00E573B8" w:rsidP="00E573B8">
      <w:pPr>
        <w:tabs>
          <w:tab w:val="left" w:pos="0"/>
        </w:tabs>
        <w:spacing w:line="600" w:lineRule="auto"/>
        <w:jc w:val="left"/>
        <w:rPr>
          <w:ins w:id="4438" w:author="UTENTE" w:date="2020-06-30T18:32:00Z"/>
          <w:rFonts w:ascii="Calibri" w:eastAsia="Calibri" w:hAnsi="Calibri" w:cs="Times New Roman"/>
        </w:rPr>
      </w:pPr>
      <w:ins w:id="4439" w:author="UTENTE" w:date="2020-06-30T18:32:00Z">
        <w:r w:rsidRPr="00E573B8">
          <w:rPr>
            <w:rFonts w:ascii="Calibri" w:eastAsia="Calibri" w:hAnsi="Calibri" w:cs="Times New Roman"/>
          </w:rPr>
          <w:t>94.</w:t>
        </w:r>
        <w:r w:rsidRPr="00E573B8">
          <w:rPr>
            <w:rFonts w:ascii="Calibri" w:eastAsia="Calibri" w:hAnsi="Calibri" w:cs="Times New Roman"/>
          </w:rPr>
          <w:tab/>
          <w:t>n "La maniera cruda, ma sicura di sé con cui sta parlando di tutto questo è… disturbante, a dir poco."</w:t>
        </w:r>
      </w:ins>
    </w:p>
    <w:p w14:paraId="0842964B" w14:textId="77777777" w:rsidR="00E573B8" w:rsidRPr="00E573B8" w:rsidRDefault="00E573B8" w:rsidP="00E573B8">
      <w:pPr>
        <w:tabs>
          <w:tab w:val="left" w:pos="0"/>
        </w:tabs>
        <w:spacing w:line="600" w:lineRule="auto"/>
        <w:jc w:val="left"/>
        <w:rPr>
          <w:ins w:id="4440" w:author="UTENTE" w:date="2020-06-30T18:32:00Z"/>
          <w:rFonts w:ascii="Calibri" w:eastAsia="Calibri" w:hAnsi="Calibri" w:cs="Times New Roman"/>
        </w:rPr>
      </w:pPr>
      <w:ins w:id="4441" w:author="UTENTE" w:date="2020-06-30T18:32:00Z">
        <w:r w:rsidRPr="00E573B8">
          <w:rPr>
            <w:rFonts w:ascii="Calibri" w:eastAsia="Calibri" w:hAnsi="Calibri" w:cs="Times New Roman"/>
          </w:rPr>
          <w:t>95.</w:t>
        </w:r>
        <w:r w:rsidRPr="00E573B8">
          <w:rPr>
            <w:rFonts w:ascii="Calibri" w:eastAsia="Calibri" w:hAnsi="Calibri" w:cs="Times New Roman"/>
          </w:rPr>
          <w:tab/>
          <w:t>n "Vorrei controbattere, ma quando mi torna in mente il modo in cui mi guardava Rex prima -"</w:t>
        </w:r>
      </w:ins>
    </w:p>
    <w:p w14:paraId="7D8C7397" w14:textId="77777777" w:rsidR="00E573B8" w:rsidRPr="00E573B8" w:rsidRDefault="00E573B8" w:rsidP="00E573B8">
      <w:pPr>
        <w:tabs>
          <w:tab w:val="left" w:pos="0"/>
        </w:tabs>
        <w:spacing w:line="600" w:lineRule="auto"/>
        <w:jc w:val="left"/>
        <w:rPr>
          <w:ins w:id="4442" w:author="UTENTE" w:date="2020-06-30T18:32:00Z"/>
          <w:rFonts w:ascii="Calibri" w:eastAsia="Calibri" w:hAnsi="Calibri" w:cs="Times New Roman"/>
        </w:rPr>
      </w:pPr>
      <w:ins w:id="4443" w:author="UTENTE" w:date="2020-06-30T18:32:00Z">
        <w:r w:rsidRPr="00E573B8">
          <w:rPr>
            <w:rFonts w:ascii="Calibri" w:eastAsia="Calibri" w:hAnsi="Calibri" w:cs="Times New Roman"/>
          </w:rPr>
          <w:t>96.</w:t>
        </w:r>
        <w:r w:rsidRPr="00E573B8">
          <w:rPr>
            <w:rFonts w:ascii="Calibri" w:eastAsia="Calibri" w:hAnsi="Calibri" w:cs="Times New Roman"/>
          </w:rPr>
          <w:tab/>
          <w:t>n "Mi rendo conto che Isaac probabilmente non sta esagerando."</w:t>
        </w:r>
      </w:ins>
    </w:p>
    <w:p w14:paraId="103B587A" w14:textId="77777777" w:rsidR="00E573B8" w:rsidRPr="00E573B8" w:rsidRDefault="00E573B8" w:rsidP="00E573B8">
      <w:pPr>
        <w:tabs>
          <w:tab w:val="left" w:pos="0"/>
        </w:tabs>
        <w:spacing w:line="600" w:lineRule="auto"/>
        <w:jc w:val="left"/>
        <w:rPr>
          <w:ins w:id="4444" w:author="UTENTE" w:date="2020-06-30T18:32:00Z"/>
          <w:rFonts w:ascii="Calibri" w:eastAsia="Calibri" w:hAnsi="Calibri" w:cs="Times New Roman"/>
        </w:rPr>
      </w:pPr>
      <w:ins w:id="4445" w:author="UTENTE" w:date="2020-06-30T18:32:00Z">
        <w:r w:rsidRPr="00E573B8">
          <w:rPr>
            <w:rFonts w:ascii="Calibri" w:eastAsia="Calibri" w:hAnsi="Calibri" w:cs="Times New Roman"/>
          </w:rPr>
          <w:t>97.</w:t>
        </w:r>
        <w:r w:rsidRPr="00E573B8">
          <w:rPr>
            <w:rFonts w:ascii="Calibri" w:eastAsia="Calibri" w:hAnsi="Calibri" w:cs="Times New Roman"/>
          </w:rPr>
          <w:tab/>
          <w:t>mcp "\"Mi stai dicendo che sono fottuto?\""</w:t>
        </w:r>
      </w:ins>
    </w:p>
    <w:p w14:paraId="4FBDF418" w14:textId="77777777" w:rsidR="00E573B8" w:rsidRPr="00E573B8" w:rsidRDefault="00E573B8" w:rsidP="00E573B8">
      <w:pPr>
        <w:tabs>
          <w:tab w:val="left" w:pos="0"/>
        </w:tabs>
        <w:spacing w:line="600" w:lineRule="auto"/>
        <w:jc w:val="left"/>
        <w:rPr>
          <w:ins w:id="4446" w:author="UTENTE" w:date="2020-06-30T18:32:00Z"/>
          <w:rFonts w:ascii="Calibri" w:eastAsia="Calibri" w:hAnsi="Calibri" w:cs="Times New Roman"/>
        </w:rPr>
      </w:pPr>
      <w:ins w:id="4447" w:author="UTENTE" w:date="2020-06-30T18:32:00Z">
        <w:r w:rsidRPr="00E573B8">
          <w:rPr>
            <w:rFonts w:ascii="Calibri" w:eastAsia="Calibri" w:hAnsi="Calibri" w:cs="Times New Roman"/>
          </w:rPr>
          <w:t>98.</w:t>
        </w:r>
        <w:r w:rsidRPr="00E573B8">
          <w:rPr>
            <w:rFonts w:ascii="Calibri" w:eastAsia="Calibri" w:hAnsi="Calibri" w:cs="Times New Roman"/>
          </w:rPr>
          <w:tab/>
          <w:t>mcp "\"Devo lasciare la città o finirò per passare il resto della mia vita come bestiame per vampiri?\""</w:t>
        </w:r>
      </w:ins>
    </w:p>
    <w:p w14:paraId="454A2A44" w14:textId="77777777" w:rsidR="00E573B8" w:rsidRPr="00E573B8" w:rsidRDefault="00E573B8" w:rsidP="00E573B8">
      <w:pPr>
        <w:tabs>
          <w:tab w:val="left" w:pos="0"/>
        </w:tabs>
        <w:spacing w:line="600" w:lineRule="auto"/>
        <w:jc w:val="left"/>
        <w:rPr>
          <w:ins w:id="4448" w:author="UTENTE" w:date="2020-06-30T18:32:00Z"/>
          <w:rFonts w:ascii="Calibri" w:eastAsia="Calibri" w:hAnsi="Calibri" w:cs="Times New Roman"/>
        </w:rPr>
      </w:pPr>
      <w:ins w:id="4449" w:author="UTENTE" w:date="2020-06-30T18:32:00Z">
        <w:r w:rsidRPr="00E573B8">
          <w:rPr>
            <w:rFonts w:ascii="Calibri" w:eastAsia="Calibri" w:hAnsi="Calibri" w:cs="Times New Roman"/>
          </w:rPr>
          <w:t>99.</w:t>
        </w:r>
        <w:r w:rsidRPr="00E573B8">
          <w:rPr>
            <w:rFonts w:ascii="Calibri" w:eastAsia="Calibri" w:hAnsi="Calibri" w:cs="Times New Roman"/>
          </w:rPr>
          <w:tab/>
          <w:t>i "\"…Beh, quella è {i}una{/i} delle opzioni, naturalmente.\""</w:t>
        </w:r>
      </w:ins>
    </w:p>
    <w:p w14:paraId="49443B9C" w14:textId="77777777" w:rsidR="00E573B8" w:rsidRPr="00E573B8" w:rsidRDefault="00E573B8" w:rsidP="00E573B8">
      <w:pPr>
        <w:tabs>
          <w:tab w:val="left" w:pos="0"/>
        </w:tabs>
        <w:spacing w:line="600" w:lineRule="auto"/>
        <w:jc w:val="left"/>
        <w:rPr>
          <w:ins w:id="4450" w:author="UTENTE" w:date="2020-06-30T18:32:00Z"/>
          <w:rFonts w:ascii="Calibri" w:eastAsia="Calibri" w:hAnsi="Calibri" w:cs="Times New Roman"/>
        </w:rPr>
      </w:pPr>
      <w:ins w:id="4451" w:author="UTENTE" w:date="2020-06-30T18:32:00Z">
        <w:r w:rsidRPr="00E573B8">
          <w:rPr>
            <w:rFonts w:ascii="Calibri" w:eastAsia="Calibri" w:hAnsi="Calibri" w:cs="Times New Roman"/>
          </w:rPr>
          <w:t>100.</w:t>
        </w:r>
        <w:r w:rsidRPr="00E573B8">
          <w:rPr>
            <w:rFonts w:ascii="Calibri" w:eastAsia="Calibri" w:hAnsi="Calibri" w:cs="Times New Roman"/>
          </w:rPr>
          <w:tab/>
          <w:t>n "Isaac poggia una mano sulla mia nuca e sento scorrere le sue dita fra i miei capelli."</w:t>
        </w:r>
      </w:ins>
    </w:p>
    <w:p w14:paraId="59AF9F65" w14:textId="77777777" w:rsidR="00E573B8" w:rsidRPr="00E573B8" w:rsidRDefault="00E573B8" w:rsidP="00E573B8">
      <w:pPr>
        <w:tabs>
          <w:tab w:val="left" w:pos="0"/>
        </w:tabs>
        <w:spacing w:line="600" w:lineRule="auto"/>
        <w:jc w:val="left"/>
        <w:rPr>
          <w:ins w:id="4452" w:author="UTENTE" w:date="2020-06-30T18:32:00Z"/>
          <w:rFonts w:ascii="Calibri" w:eastAsia="Calibri" w:hAnsi="Calibri" w:cs="Times New Roman"/>
          <w:lang w:val="en-US"/>
        </w:rPr>
      </w:pPr>
      <w:ins w:id="4453" w:author="UTENTE" w:date="2020-06-30T18:32:00Z">
        <w:r w:rsidRPr="00E573B8">
          <w:rPr>
            <w:rFonts w:ascii="Calibri" w:eastAsia="Calibri" w:hAnsi="Calibri" w:cs="Times New Roman"/>
            <w:lang w:val="en-US"/>
          </w:rPr>
          <w:t>101.</w:t>
        </w:r>
        <w:r w:rsidRPr="00E573B8">
          <w:rPr>
            <w:rFonts w:ascii="Calibri" w:eastAsia="Calibri" w:hAnsi="Calibri" w:cs="Times New Roman"/>
            <w:lang w:val="en-US"/>
          </w:rPr>
          <w:tab/>
          <w:t>mcp "\"…\""</w:t>
        </w:r>
        <w:r w:rsidRPr="00E573B8">
          <w:rPr>
            <w:rFonts w:ascii="Calibri" w:eastAsia="Calibri" w:hAnsi="Calibri" w:cs="Times New Roman"/>
            <w:lang w:val="en-US"/>
          </w:rPr>
          <w:br w:type="page"/>
        </w:r>
      </w:ins>
    </w:p>
    <w:p w14:paraId="4182C9B9" w14:textId="77777777" w:rsidR="00E573B8" w:rsidRPr="00E573B8" w:rsidRDefault="00E573B8" w:rsidP="00E573B8">
      <w:pPr>
        <w:tabs>
          <w:tab w:val="left" w:pos="0"/>
        </w:tabs>
        <w:spacing w:line="600" w:lineRule="auto"/>
        <w:jc w:val="left"/>
        <w:rPr>
          <w:ins w:id="4454" w:author="UTENTE" w:date="2020-06-30T18:32:00Z"/>
          <w:rFonts w:ascii="Calibri" w:eastAsia="Calibri" w:hAnsi="Calibri" w:cs="Times New Roman"/>
          <w:lang w:val="en-US"/>
        </w:rPr>
      </w:pPr>
      <w:ins w:id="4455" w:author="UTENTE" w:date="2020-06-30T18:32:00Z">
        <w:r w:rsidRPr="00E573B8">
          <w:rPr>
            <w:rFonts w:ascii="Calibri" w:eastAsia="Calibri" w:hAnsi="Calibri" w:cs="Times New Roman"/>
            <w:lang w:val="en-US"/>
          </w:rPr>
          <w:lastRenderedPageBreak/>
          <w:t>102.</w:t>
        </w:r>
        <w:r w:rsidRPr="00E573B8">
          <w:rPr>
            <w:rFonts w:ascii="Calibri" w:eastAsia="Calibri" w:hAnsi="Calibri" w:cs="Times New Roman"/>
            <w:lang w:val="en-US"/>
          </w:rPr>
          <w:tab/>
          <w:t>n "My first instinct is to duck away from his touch, but –"</w:t>
        </w:r>
      </w:ins>
    </w:p>
    <w:p w14:paraId="5181847D" w14:textId="77777777" w:rsidR="00E573B8" w:rsidRPr="00E573B8" w:rsidRDefault="00E573B8" w:rsidP="00E573B8">
      <w:pPr>
        <w:tabs>
          <w:tab w:val="left" w:pos="0"/>
        </w:tabs>
        <w:spacing w:line="600" w:lineRule="auto"/>
        <w:jc w:val="left"/>
        <w:rPr>
          <w:ins w:id="4456" w:author="UTENTE" w:date="2020-06-30T18:32:00Z"/>
          <w:rFonts w:ascii="Calibri" w:eastAsia="Calibri" w:hAnsi="Calibri" w:cs="Times New Roman"/>
          <w:lang w:val="en-US"/>
        </w:rPr>
      </w:pPr>
      <w:ins w:id="4457" w:author="UTENTE" w:date="2020-06-30T18:32:00Z">
        <w:r w:rsidRPr="00E573B8">
          <w:rPr>
            <w:rFonts w:ascii="Calibri" w:eastAsia="Calibri" w:hAnsi="Calibri" w:cs="Times New Roman"/>
            <w:lang w:val="en-US"/>
          </w:rPr>
          <w:t>103.</w:t>
        </w:r>
        <w:r w:rsidRPr="00E573B8">
          <w:rPr>
            <w:rFonts w:ascii="Calibri" w:eastAsia="Calibri" w:hAnsi="Calibri" w:cs="Times New Roman"/>
            <w:lang w:val="en-US"/>
          </w:rPr>
          <w:tab/>
          <w:t>n "All of a sudden, I can't tear my gaze away from the hypnotic, swirling glimmer of his eyes."</w:t>
        </w:r>
      </w:ins>
    </w:p>
    <w:p w14:paraId="70C497C8" w14:textId="77777777" w:rsidR="00E573B8" w:rsidRPr="00E573B8" w:rsidRDefault="00E573B8" w:rsidP="00E573B8">
      <w:pPr>
        <w:tabs>
          <w:tab w:val="left" w:pos="0"/>
        </w:tabs>
        <w:spacing w:line="600" w:lineRule="auto"/>
        <w:jc w:val="left"/>
        <w:rPr>
          <w:ins w:id="4458" w:author="UTENTE" w:date="2020-06-30T18:32:00Z"/>
          <w:rFonts w:ascii="Calibri" w:eastAsia="Calibri" w:hAnsi="Calibri" w:cs="Times New Roman"/>
          <w:lang w:val="en-US"/>
        </w:rPr>
      </w:pPr>
      <w:ins w:id="4459" w:author="UTENTE" w:date="2020-06-30T18:32:00Z">
        <w:r w:rsidRPr="00E573B8">
          <w:rPr>
            <w:rFonts w:ascii="Calibri" w:eastAsia="Calibri" w:hAnsi="Calibri" w:cs="Times New Roman"/>
            <w:lang w:val="en-US"/>
          </w:rPr>
          <w:t>104.</w:t>
        </w:r>
        <w:r w:rsidRPr="00E573B8">
          <w:rPr>
            <w:rFonts w:ascii="Calibri" w:eastAsia="Calibri" w:hAnsi="Calibri" w:cs="Times New Roman"/>
            <w:lang w:val="en-US"/>
          </w:rPr>
          <w:tab/>
          <w:t>n "This is just like last night… {w}what kind of messed-up power is he using on me?"</w:t>
        </w:r>
      </w:ins>
    </w:p>
    <w:p w14:paraId="40FFD4D5" w14:textId="77777777" w:rsidR="00E573B8" w:rsidRPr="00E573B8" w:rsidRDefault="00E573B8" w:rsidP="00E573B8">
      <w:pPr>
        <w:tabs>
          <w:tab w:val="left" w:pos="0"/>
        </w:tabs>
        <w:spacing w:line="600" w:lineRule="auto"/>
        <w:jc w:val="left"/>
        <w:rPr>
          <w:ins w:id="4460" w:author="UTENTE" w:date="2020-06-30T18:32:00Z"/>
          <w:rFonts w:ascii="Calibri" w:eastAsia="Calibri" w:hAnsi="Calibri" w:cs="Times New Roman"/>
          <w:lang w:val="en-US"/>
        </w:rPr>
      </w:pPr>
      <w:ins w:id="4461" w:author="UTENTE" w:date="2020-06-30T18:32:00Z">
        <w:r w:rsidRPr="00E573B8">
          <w:rPr>
            <w:rFonts w:ascii="Calibri" w:eastAsia="Calibri" w:hAnsi="Calibri" w:cs="Times New Roman"/>
            <w:lang w:val="en-US"/>
          </w:rPr>
          <w:t>105.</w:t>
        </w:r>
        <w:r w:rsidRPr="00E573B8">
          <w:rPr>
            <w:rFonts w:ascii="Calibri" w:eastAsia="Calibri" w:hAnsi="Calibri" w:cs="Times New Roman"/>
            <w:lang w:val="en-US"/>
          </w:rPr>
          <w:tab/>
          <w:t>i "\"You see, if you were working as an 'assistant' of mine, you'd be much safer on the streets.\""</w:t>
        </w:r>
      </w:ins>
    </w:p>
    <w:p w14:paraId="3194CEEA" w14:textId="77777777" w:rsidR="00E573B8" w:rsidRPr="00E573B8" w:rsidRDefault="00E573B8" w:rsidP="00E573B8">
      <w:pPr>
        <w:tabs>
          <w:tab w:val="left" w:pos="0"/>
        </w:tabs>
        <w:spacing w:line="600" w:lineRule="auto"/>
        <w:jc w:val="left"/>
        <w:rPr>
          <w:ins w:id="4462" w:author="UTENTE" w:date="2020-06-30T18:32:00Z"/>
          <w:rFonts w:ascii="Calibri" w:eastAsia="Calibri" w:hAnsi="Calibri" w:cs="Times New Roman"/>
          <w:lang w:val="en-US"/>
        </w:rPr>
      </w:pPr>
      <w:ins w:id="4463" w:author="UTENTE" w:date="2020-06-30T18:32:00Z">
        <w:r w:rsidRPr="00E573B8">
          <w:rPr>
            <w:rFonts w:ascii="Calibri" w:eastAsia="Calibri" w:hAnsi="Calibri" w:cs="Times New Roman"/>
            <w:lang w:val="en-US"/>
          </w:rPr>
          <w:t>106.</w:t>
        </w:r>
        <w:r w:rsidRPr="00E573B8">
          <w:rPr>
            <w:rFonts w:ascii="Calibri" w:eastAsia="Calibri" w:hAnsi="Calibri" w:cs="Times New Roman"/>
            <w:lang w:val="en-US"/>
          </w:rPr>
          <w:tab/>
          <w:t>i "\"Neither clan wants to get on my bad side. The chance of them harming you would be very low…\""</w:t>
        </w:r>
      </w:ins>
    </w:p>
    <w:p w14:paraId="34D2B130" w14:textId="77777777" w:rsidR="00E573B8" w:rsidRPr="00E573B8" w:rsidRDefault="00E573B8" w:rsidP="00E573B8">
      <w:pPr>
        <w:tabs>
          <w:tab w:val="left" w:pos="0"/>
        </w:tabs>
        <w:spacing w:line="600" w:lineRule="auto"/>
        <w:jc w:val="left"/>
        <w:rPr>
          <w:ins w:id="4464" w:author="UTENTE" w:date="2020-06-30T18:32:00Z"/>
          <w:rFonts w:ascii="Calibri" w:eastAsia="Calibri" w:hAnsi="Calibri" w:cs="Times New Roman"/>
          <w:lang w:val="en-US"/>
        </w:rPr>
      </w:pPr>
      <w:ins w:id="4465" w:author="UTENTE" w:date="2020-06-30T18:32:00Z">
        <w:r w:rsidRPr="00E573B8">
          <w:rPr>
            <w:rFonts w:ascii="Calibri" w:eastAsia="Calibri" w:hAnsi="Calibri" w:cs="Times New Roman"/>
            <w:lang w:val="en-US"/>
          </w:rPr>
          <w:t>107.</w:t>
        </w:r>
        <w:r w:rsidRPr="00E573B8">
          <w:rPr>
            <w:rFonts w:ascii="Calibri" w:eastAsia="Calibri" w:hAnsi="Calibri" w:cs="Times New Roman"/>
            <w:lang w:val="en-US"/>
          </w:rPr>
          <w:tab/>
          <w:t>i "\"…Don't you think that's a tempting agreement?\""</w:t>
        </w:r>
      </w:ins>
    </w:p>
    <w:p w14:paraId="11E45189" w14:textId="77777777" w:rsidR="00E573B8" w:rsidRPr="00E573B8" w:rsidRDefault="00E573B8" w:rsidP="00E573B8">
      <w:pPr>
        <w:tabs>
          <w:tab w:val="left" w:pos="0"/>
        </w:tabs>
        <w:spacing w:line="600" w:lineRule="auto"/>
        <w:jc w:val="left"/>
        <w:rPr>
          <w:ins w:id="4466" w:author="UTENTE" w:date="2020-06-30T18:32:00Z"/>
          <w:rFonts w:ascii="Calibri" w:eastAsia="Calibri" w:hAnsi="Calibri" w:cs="Times New Roman"/>
          <w:lang w:val="en-US"/>
        </w:rPr>
      </w:pPr>
      <w:ins w:id="4467" w:author="UTENTE" w:date="2020-06-30T18:32:00Z">
        <w:r w:rsidRPr="00E573B8">
          <w:rPr>
            <w:rFonts w:ascii="Calibri" w:eastAsia="Calibri" w:hAnsi="Calibri" w:cs="Times New Roman"/>
            <w:lang w:val="en-US"/>
          </w:rPr>
          <w:t>108.</w:t>
        </w:r>
        <w:r w:rsidRPr="00E573B8">
          <w:rPr>
            <w:rFonts w:ascii="Calibri" w:eastAsia="Calibri" w:hAnsi="Calibri" w:cs="Times New Roman"/>
            <w:lang w:val="en-US"/>
          </w:rPr>
          <w:tab/>
          <w:t>mcp "\"…\""</w:t>
        </w:r>
      </w:ins>
    </w:p>
    <w:p w14:paraId="7F18B91A" w14:textId="77777777" w:rsidR="00E573B8" w:rsidRPr="00E573B8" w:rsidRDefault="00E573B8" w:rsidP="00E573B8">
      <w:pPr>
        <w:tabs>
          <w:tab w:val="left" w:pos="0"/>
        </w:tabs>
        <w:spacing w:line="600" w:lineRule="auto"/>
        <w:jc w:val="left"/>
        <w:rPr>
          <w:ins w:id="4468" w:author="UTENTE" w:date="2020-06-30T18:32:00Z"/>
          <w:rFonts w:ascii="Calibri" w:eastAsia="Calibri" w:hAnsi="Calibri" w:cs="Times New Roman"/>
          <w:lang w:val="en-US"/>
        </w:rPr>
      </w:pPr>
      <w:ins w:id="4469" w:author="UTENTE" w:date="2020-06-30T18:32:00Z">
        <w:r w:rsidRPr="00E573B8">
          <w:rPr>
            <w:rFonts w:ascii="Calibri" w:eastAsia="Calibri" w:hAnsi="Calibri" w:cs="Times New Roman"/>
            <w:lang w:val="en-US"/>
          </w:rPr>
          <w:t>109.</w:t>
        </w:r>
        <w:r w:rsidRPr="00E573B8">
          <w:rPr>
            <w:rFonts w:ascii="Calibri" w:eastAsia="Calibri" w:hAnsi="Calibri" w:cs="Times New Roman"/>
            <w:lang w:val="en-US"/>
          </w:rPr>
          <w:tab/>
          <w:t>old "Try to resist"</w:t>
        </w:r>
      </w:ins>
    </w:p>
    <w:p w14:paraId="72820D75" w14:textId="77777777" w:rsidR="00E573B8" w:rsidRPr="00E573B8" w:rsidRDefault="00E573B8" w:rsidP="00E573B8">
      <w:pPr>
        <w:tabs>
          <w:tab w:val="left" w:pos="0"/>
        </w:tabs>
        <w:spacing w:line="600" w:lineRule="auto"/>
        <w:jc w:val="left"/>
        <w:rPr>
          <w:ins w:id="4470" w:author="UTENTE" w:date="2020-06-30T18:32:00Z"/>
          <w:rFonts w:ascii="Calibri" w:eastAsia="Calibri" w:hAnsi="Calibri" w:cs="Times New Roman"/>
          <w:lang w:val="en-US"/>
        </w:rPr>
      </w:pPr>
      <w:ins w:id="4471" w:author="UTENTE" w:date="2020-06-30T18:32:00Z">
        <w:r w:rsidRPr="00E573B8">
          <w:rPr>
            <w:rFonts w:ascii="Calibri" w:eastAsia="Calibri" w:hAnsi="Calibri" w:cs="Times New Roman"/>
            <w:lang w:val="en-US"/>
          </w:rPr>
          <w:t>110.</w:t>
        </w:r>
        <w:r w:rsidRPr="00E573B8">
          <w:rPr>
            <w:rFonts w:ascii="Calibri" w:eastAsia="Calibri" w:hAnsi="Calibri" w:cs="Times New Roman"/>
            <w:lang w:val="en-US"/>
          </w:rPr>
          <w:tab/>
          <w:t>old "Give in"</w:t>
        </w:r>
      </w:ins>
    </w:p>
    <w:p w14:paraId="024B3AD1" w14:textId="77777777" w:rsidR="00E573B8" w:rsidRPr="00E573B8" w:rsidRDefault="00E573B8" w:rsidP="00E573B8">
      <w:pPr>
        <w:tabs>
          <w:tab w:val="left" w:pos="0"/>
        </w:tabs>
        <w:spacing w:line="600" w:lineRule="auto"/>
        <w:jc w:val="left"/>
        <w:rPr>
          <w:ins w:id="4472" w:author="UTENTE" w:date="2020-06-30T18:32:00Z"/>
          <w:rFonts w:ascii="Calibri" w:eastAsia="Calibri" w:hAnsi="Calibri" w:cs="Times New Roman"/>
          <w:lang w:val="en-US"/>
        </w:rPr>
      </w:pPr>
      <w:ins w:id="4473" w:author="UTENTE" w:date="2020-06-30T18:32:00Z">
        <w:r w:rsidRPr="00E573B8">
          <w:rPr>
            <w:rFonts w:ascii="Calibri" w:eastAsia="Calibri" w:hAnsi="Calibri" w:cs="Times New Roman"/>
            <w:lang w:val="en-US"/>
          </w:rPr>
          <w:t>111.</w:t>
        </w:r>
        <w:r w:rsidRPr="00E573B8">
          <w:rPr>
            <w:rFonts w:ascii="Calibri" w:eastAsia="Calibri" w:hAnsi="Calibri" w:cs="Times New Roman"/>
            <w:lang w:val="en-US"/>
          </w:rPr>
          <w:tab/>
          <w:t>n "Ngh… I have to try and clear my head… I can't fall prey to this guy."</w:t>
        </w:r>
      </w:ins>
    </w:p>
    <w:p w14:paraId="1B1C1A67" w14:textId="77777777" w:rsidR="00E573B8" w:rsidRPr="00E573B8" w:rsidRDefault="00E573B8" w:rsidP="00E573B8">
      <w:pPr>
        <w:tabs>
          <w:tab w:val="left" w:pos="0"/>
        </w:tabs>
        <w:spacing w:line="600" w:lineRule="auto"/>
        <w:jc w:val="left"/>
        <w:rPr>
          <w:ins w:id="4474" w:author="UTENTE" w:date="2020-06-30T18:32:00Z"/>
          <w:rFonts w:ascii="Calibri" w:eastAsia="Calibri" w:hAnsi="Calibri" w:cs="Times New Roman"/>
          <w:lang w:val="en-US"/>
        </w:rPr>
      </w:pPr>
      <w:ins w:id="4475" w:author="UTENTE" w:date="2020-06-30T18:32:00Z">
        <w:r w:rsidRPr="00E573B8">
          <w:rPr>
            <w:rFonts w:ascii="Calibri" w:eastAsia="Calibri" w:hAnsi="Calibri" w:cs="Times New Roman"/>
            <w:lang w:val="en-US"/>
          </w:rPr>
          <w:t>112.</w:t>
        </w:r>
        <w:r w:rsidRPr="00E573B8">
          <w:rPr>
            <w:rFonts w:ascii="Calibri" w:eastAsia="Calibri" w:hAnsi="Calibri" w:cs="Times New Roman"/>
            <w:lang w:val="en-US"/>
          </w:rPr>
          <w:tab/>
          <w:t>n "But everything just feels so cloudy, like I'm inside a dream.\n{w}All I can see is Isaac's beautiful golden gaze."</w:t>
        </w:r>
      </w:ins>
    </w:p>
    <w:p w14:paraId="202D96EC" w14:textId="77777777" w:rsidR="00E573B8" w:rsidRPr="00E573B8" w:rsidRDefault="00E573B8" w:rsidP="00E573B8">
      <w:pPr>
        <w:tabs>
          <w:tab w:val="left" w:pos="0"/>
        </w:tabs>
        <w:spacing w:line="600" w:lineRule="auto"/>
        <w:jc w:val="left"/>
        <w:rPr>
          <w:ins w:id="4476" w:author="UTENTE" w:date="2020-06-30T18:32:00Z"/>
          <w:rFonts w:ascii="Calibri" w:eastAsia="Calibri" w:hAnsi="Calibri" w:cs="Times New Roman"/>
          <w:lang w:val="en-US"/>
        </w:rPr>
      </w:pPr>
      <w:ins w:id="4477" w:author="UTENTE" w:date="2020-06-30T18:32:00Z">
        <w:r w:rsidRPr="00E573B8">
          <w:rPr>
            <w:rFonts w:ascii="Calibri" w:eastAsia="Calibri" w:hAnsi="Calibri" w:cs="Times New Roman"/>
            <w:lang w:val="en-US"/>
          </w:rPr>
          <w:t>113.</w:t>
        </w:r>
        <w:r w:rsidRPr="00E573B8">
          <w:rPr>
            <w:rFonts w:ascii="Calibri" w:eastAsia="Calibri" w:hAnsi="Calibri" w:cs="Times New Roman"/>
            <w:lang w:val="en-US"/>
          </w:rPr>
          <w:tab/>
          <w:t>i "\"Hmm? You heard me, right?\""</w:t>
        </w:r>
      </w:ins>
    </w:p>
    <w:p w14:paraId="10039A61" w14:textId="77777777" w:rsidR="00E573B8" w:rsidRPr="00E573B8" w:rsidRDefault="00E573B8" w:rsidP="00E573B8">
      <w:pPr>
        <w:tabs>
          <w:tab w:val="left" w:pos="0"/>
        </w:tabs>
        <w:spacing w:line="600" w:lineRule="auto"/>
        <w:jc w:val="left"/>
        <w:rPr>
          <w:ins w:id="4478" w:author="UTENTE" w:date="2020-06-30T18:32:00Z"/>
          <w:rFonts w:ascii="Calibri" w:eastAsia="Calibri" w:hAnsi="Calibri" w:cs="Times New Roman"/>
          <w:lang w:val="en-US"/>
        </w:rPr>
      </w:pPr>
      <w:ins w:id="4479" w:author="UTENTE" w:date="2020-06-30T18:32:00Z">
        <w:r w:rsidRPr="00E573B8">
          <w:rPr>
            <w:rFonts w:ascii="Calibri" w:eastAsia="Calibri" w:hAnsi="Calibri" w:cs="Times New Roman"/>
            <w:lang w:val="en-US"/>
          </w:rPr>
          <w:t>114.</w:t>
        </w:r>
        <w:r w:rsidRPr="00E573B8">
          <w:rPr>
            <w:rFonts w:ascii="Calibri" w:eastAsia="Calibri" w:hAnsi="Calibri" w:cs="Times New Roman"/>
            <w:lang w:val="en-US"/>
          </w:rPr>
          <w:tab/>
          <w:t>i "\"It's a very {i}tempting{/i} agreement… and beneficial for both of us, certainly…\""</w:t>
        </w:r>
      </w:ins>
    </w:p>
    <w:p w14:paraId="75462904" w14:textId="77777777" w:rsidR="00E573B8" w:rsidRPr="00E573B8" w:rsidRDefault="00E573B8" w:rsidP="00E573B8">
      <w:pPr>
        <w:tabs>
          <w:tab w:val="left" w:pos="0"/>
        </w:tabs>
        <w:spacing w:line="600" w:lineRule="auto"/>
        <w:jc w:val="left"/>
        <w:rPr>
          <w:ins w:id="4480" w:author="UTENTE" w:date="2020-06-30T18:32:00Z"/>
          <w:rFonts w:ascii="Calibri" w:eastAsia="Calibri" w:hAnsi="Calibri" w:cs="Times New Roman"/>
          <w:lang w:val="en-US"/>
        </w:rPr>
      </w:pPr>
      <w:ins w:id="4481" w:author="UTENTE" w:date="2020-06-30T18:32:00Z">
        <w:r w:rsidRPr="00E573B8">
          <w:rPr>
            <w:rFonts w:ascii="Calibri" w:eastAsia="Calibri" w:hAnsi="Calibri" w:cs="Times New Roman"/>
            <w:lang w:val="en-US"/>
          </w:rPr>
          <w:t>115.</w:t>
        </w:r>
        <w:r w:rsidRPr="00E573B8">
          <w:rPr>
            <w:rFonts w:ascii="Calibri" w:eastAsia="Calibri" w:hAnsi="Calibri" w:cs="Times New Roman"/>
            <w:lang w:val="en-US"/>
          </w:rPr>
          <w:tab/>
          <w:t>n "His voice drips into my ears like honey, melting away my will to resist."</w:t>
        </w:r>
        <w:r w:rsidRPr="00E573B8">
          <w:rPr>
            <w:rFonts w:ascii="Calibri" w:eastAsia="Calibri" w:hAnsi="Calibri" w:cs="Times New Roman"/>
            <w:lang w:val="en-US"/>
          </w:rPr>
          <w:br w:type="page"/>
        </w:r>
      </w:ins>
    </w:p>
    <w:p w14:paraId="1FA07DFC" w14:textId="77777777" w:rsidR="00E573B8" w:rsidRPr="00E573B8" w:rsidRDefault="00E573B8" w:rsidP="00E573B8">
      <w:pPr>
        <w:tabs>
          <w:tab w:val="left" w:pos="0"/>
        </w:tabs>
        <w:spacing w:line="600" w:lineRule="auto"/>
        <w:jc w:val="left"/>
        <w:rPr>
          <w:ins w:id="4482" w:author="UTENTE" w:date="2020-06-30T18:32:00Z"/>
          <w:rFonts w:ascii="Calibri" w:eastAsia="Calibri" w:hAnsi="Calibri" w:cs="Times New Roman"/>
        </w:rPr>
      </w:pPr>
      <w:ins w:id="4483" w:author="UTENTE" w:date="2020-06-30T18:32:00Z">
        <w:r w:rsidRPr="00E573B8">
          <w:rPr>
            <w:rFonts w:ascii="Calibri" w:eastAsia="Calibri" w:hAnsi="Calibri" w:cs="Times New Roman"/>
          </w:rPr>
          <w:lastRenderedPageBreak/>
          <w:t>102.</w:t>
        </w:r>
        <w:r w:rsidRPr="00E573B8">
          <w:rPr>
            <w:rFonts w:ascii="Calibri" w:eastAsia="Calibri" w:hAnsi="Calibri" w:cs="Times New Roman"/>
          </w:rPr>
          <w:tab/>
          <w:t>n "Il mio primo istinto è quello di svincolarmi dal suo tocco, eppure -"</w:t>
        </w:r>
      </w:ins>
    </w:p>
    <w:p w14:paraId="6B0DE604" w14:textId="77777777" w:rsidR="00E573B8" w:rsidRPr="00E573B8" w:rsidRDefault="00E573B8" w:rsidP="00E573B8">
      <w:pPr>
        <w:tabs>
          <w:tab w:val="left" w:pos="0"/>
        </w:tabs>
        <w:spacing w:line="600" w:lineRule="auto"/>
        <w:jc w:val="left"/>
        <w:rPr>
          <w:ins w:id="4484" w:author="UTENTE" w:date="2020-06-30T18:32:00Z"/>
          <w:rFonts w:ascii="Calibri" w:eastAsia="Calibri" w:hAnsi="Calibri" w:cs="Times New Roman"/>
        </w:rPr>
      </w:pPr>
      <w:ins w:id="4485" w:author="UTENTE" w:date="2020-06-30T18:32:00Z">
        <w:r w:rsidRPr="00E573B8">
          <w:rPr>
            <w:rFonts w:ascii="Calibri" w:eastAsia="Calibri" w:hAnsi="Calibri" w:cs="Times New Roman"/>
          </w:rPr>
          <w:t>103.</w:t>
        </w:r>
        <w:r w:rsidRPr="00E573B8">
          <w:rPr>
            <w:rFonts w:ascii="Calibri" w:eastAsia="Calibri" w:hAnsi="Calibri" w:cs="Times New Roman"/>
          </w:rPr>
          <w:tab/>
          <w:t>n "Tutt' a un tratto, non posso distogliere lo sguardo da quegli ipnotici e luminosi occhi."</w:t>
        </w:r>
      </w:ins>
    </w:p>
    <w:p w14:paraId="0F3E0D82" w14:textId="77777777" w:rsidR="00E573B8" w:rsidRPr="00E573B8" w:rsidRDefault="00E573B8" w:rsidP="00E573B8">
      <w:pPr>
        <w:tabs>
          <w:tab w:val="left" w:pos="0"/>
        </w:tabs>
        <w:spacing w:line="600" w:lineRule="auto"/>
        <w:jc w:val="left"/>
        <w:rPr>
          <w:ins w:id="4486" w:author="UTENTE" w:date="2020-06-30T18:32:00Z"/>
          <w:rFonts w:ascii="Calibri" w:eastAsia="Calibri" w:hAnsi="Calibri" w:cs="Times New Roman"/>
        </w:rPr>
      </w:pPr>
      <w:ins w:id="4487" w:author="UTENTE" w:date="2020-06-30T18:32:00Z">
        <w:r w:rsidRPr="00E573B8">
          <w:rPr>
            <w:rFonts w:ascii="Calibri" w:eastAsia="Calibri" w:hAnsi="Calibri" w:cs="Times New Roman"/>
          </w:rPr>
          <w:t>104.</w:t>
        </w:r>
        <w:r w:rsidRPr="00E573B8">
          <w:rPr>
            <w:rFonts w:ascii="Calibri" w:eastAsia="Calibri" w:hAnsi="Calibri" w:cs="Times New Roman"/>
          </w:rPr>
          <w:tab/>
          <w:t>n "È proprio come ieri notte… {w}che razza di potere sta usando su di me?"</w:t>
        </w:r>
      </w:ins>
    </w:p>
    <w:p w14:paraId="5A98F6FD" w14:textId="77777777" w:rsidR="00E573B8" w:rsidRPr="00E573B8" w:rsidRDefault="00E573B8" w:rsidP="00E573B8">
      <w:pPr>
        <w:tabs>
          <w:tab w:val="left" w:pos="0"/>
        </w:tabs>
        <w:spacing w:line="600" w:lineRule="auto"/>
        <w:jc w:val="left"/>
        <w:rPr>
          <w:ins w:id="4488" w:author="UTENTE" w:date="2020-06-30T18:32:00Z"/>
          <w:rFonts w:ascii="Calibri" w:eastAsia="Calibri" w:hAnsi="Calibri" w:cs="Times New Roman"/>
        </w:rPr>
      </w:pPr>
      <w:ins w:id="4489" w:author="UTENTE" w:date="2020-06-30T18:32:00Z">
        <w:r w:rsidRPr="00E573B8">
          <w:rPr>
            <w:rFonts w:ascii="Calibri" w:eastAsia="Calibri" w:hAnsi="Calibri" w:cs="Times New Roman"/>
          </w:rPr>
          <w:t>105.</w:t>
        </w:r>
        <w:r w:rsidRPr="00E573B8">
          <w:rPr>
            <w:rFonts w:ascii="Calibri" w:eastAsia="Calibri" w:hAnsi="Calibri" w:cs="Times New Roman"/>
          </w:rPr>
          <w:tab/>
          <w:t>i "\"Vedi, se tu lavorassi come mio ‘assistente’, saresti molto più al sicuro.\""</w:t>
        </w:r>
      </w:ins>
    </w:p>
    <w:p w14:paraId="39481BAE" w14:textId="77777777" w:rsidR="00E573B8" w:rsidRPr="00E573B8" w:rsidRDefault="00E573B8" w:rsidP="00E573B8">
      <w:pPr>
        <w:tabs>
          <w:tab w:val="left" w:pos="0"/>
        </w:tabs>
        <w:spacing w:line="600" w:lineRule="auto"/>
        <w:jc w:val="left"/>
        <w:rPr>
          <w:ins w:id="4490" w:author="UTENTE" w:date="2020-06-30T18:32:00Z"/>
          <w:rFonts w:ascii="Calibri" w:eastAsia="Calibri" w:hAnsi="Calibri" w:cs="Times New Roman"/>
        </w:rPr>
      </w:pPr>
      <w:ins w:id="4491" w:author="UTENTE" w:date="2020-06-30T18:32:00Z">
        <w:r w:rsidRPr="00E573B8">
          <w:rPr>
            <w:rFonts w:ascii="Calibri" w:eastAsia="Calibri" w:hAnsi="Calibri" w:cs="Times New Roman"/>
          </w:rPr>
          <w:t>106.</w:t>
        </w:r>
        <w:r w:rsidRPr="00E573B8">
          <w:rPr>
            <w:rFonts w:ascii="Calibri" w:eastAsia="Calibri" w:hAnsi="Calibri" w:cs="Times New Roman"/>
          </w:rPr>
          <w:tab/>
          <w:t>i "\"Nessuno dei due clan vuole mettersi contro di me. Le possibilità che ti facciano del male sarebbe molto ridotte…\""</w:t>
        </w:r>
      </w:ins>
    </w:p>
    <w:p w14:paraId="1E5ABEE6" w14:textId="77777777" w:rsidR="00E573B8" w:rsidRPr="00E573B8" w:rsidRDefault="00E573B8" w:rsidP="00E573B8">
      <w:pPr>
        <w:tabs>
          <w:tab w:val="left" w:pos="0"/>
        </w:tabs>
        <w:spacing w:line="600" w:lineRule="auto"/>
        <w:jc w:val="left"/>
        <w:rPr>
          <w:ins w:id="4492" w:author="UTENTE" w:date="2020-06-30T18:32:00Z"/>
          <w:rFonts w:ascii="Calibri" w:eastAsia="Calibri" w:hAnsi="Calibri" w:cs="Times New Roman"/>
        </w:rPr>
      </w:pPr>
      <w:ins w:id="4493" w:author="UTENTE" w:date="2020-06-30T18:32:00Z">
        <w:r w:rsidRPr="00E573B8">
          <w:rPr>
            <w:rFonts w:ascii="Calibri" w:eastAsia="Calibri" w:hAnsi="Calibri" w:cs="Times New Roman"/>
          </w:rPr>
          <w:t>107.</w:t>
        </w:r>
        <w:r w:rsidRPr="00E573B8">
          <w:rPr>
            <w:rFonts w:ascii="Calibri" w:eastAsia="Calibri" w:hAnsi="Calibri" w:cs="Times New Roman"/>
          </w:rPr>
          <w:tab/>
          <w:t>i "\"Non ti sembra una proposta allettante?\""</w:t>
        </w:r>
      </w:ins>
    </w:p>
    <w:p w14:paraId="1A5A4B7C" w14:textId="77777777" w:rsidR="00E573B8" w:rsidRPr="00E573B8" w:rsidRDefault="00E573B8" w:rsidP="00E573B8">
      <w:pPr>
        <w:tabs>
          <w:tab w:val="left" w:pos="0"/>
        </w:tabs>
        <w:spacing w:line="600" w:lineRule="auto"/>
        <w:jc w:val="left"/>
        <w:rPr>
          <w:ins w:id="4494" w:author="UTENTE" w:date="2020-06-30T18:32:00Z"/>
          <w:rFonts w:ascii="Calibri" w:eastAsia="Calibri" w:hAnsi="Calibri" w:cs="Times New Roman"/>
        </w:rPr>
      </w:pPr>
      <w:ins w:id="4495" w:author="UTENTE" w:date="2020-06-30T18:32:00Z">
        <w:r w:rsidRPr="00E573B8">
          <w:rPr>
            <w:rFonts w:ascii="Calibri" w:eastAsia="Calibri" w:hAnsi="Calibri" w:cs="Times New Roman"/>
          </w:rPr>
          <w:t>108.</w:t>
        </w:r>
        <w:r w:rsidRPr="00E573B8">
          <w:rPr>
            <w:rFonts w:ascii="Calibri" w:eastAsia="Calibri" w:hAnsi="Calibri" w:cs="Times New Roman"/>
          </w:rPr>
          <w:tab/>
          <w:t>mcp "\"…\""</w:t>
        </w:r>
      </w:ins>
    </w:p>
    <w:p w14:paraId="150E83EE" w14:textId="77777777" w:rsidR="00E573B8" w:rsidRPr="00E573B8" w:rsidRDefault="00E573B8" w:rsidP="00E573B8">
      <w:pPr>
        <w:tabs>
          <w:tab w:val="left" w:pos="0"/>
        </w:tabs>
        <w:spacing w:line="600" w:lineRule="auto"/>
        <w:jc w:val="left"/>
        <w:rPr>
          <w:ins w:id="4496" w:author="UTENTE" w:date="2020-06-30T18:32:00Z"/>
          <w:rFonts w:ascii="Calibri" w:eastAsia="Calibri" w:hAnsi="Calibri" w:cs="Times New Roman"/>
        </w:rPr>
      </w:pPr>
      <w:ins w:id="4497" w:author="UTENTE" w:date="2020-06-30T18:32:00Z">
        <w:r w:rsidRPr="00E573B8">
          <w:rPr>
            <w:rFonts w:ascii="Calibri" w:eastAsia="Calibri" w:hAnsi="Calibri" w:cs="Times New Roman"/>
          </w:rPr>
          <w:t>109.</w:t>
        </w:r>
        <w:r w:rsidRPr="00E573B8">
          <w:rPr>
            <w:rFonts w:ascii="Calibri" w:eastAsia="Calibri" w:hAnsi="Calibri" w:cs="Times New Roman"/>
          </w:rPr>
          <w:tab/>
          <w:t>new "Cerca di resistergli"</w:t>
        </w:r>
      </w:ins>
    </w:p>
    <w:p w14:paraId="68E7F78F" w14:textId="77777777" w:rsidR="00E573B8" w:rsidRPr="00E573B8" w:rsidRDefault="00E573B8" w:rsidP="00E573B8">
      <w:pPr>
        <w:tabs>
          <w:tab w:val="left" w:pos="0"/>
        </w:tabs>
        <w:spacing w:line="600" w:lineRule="auto"/>
        <w:jc w:val="left"/>
        <w:rPr>
          <w:ins w:id="4498" w:author="UTENTE" w:date="2020-06-30T18:32:00Z"/>
          <w:rFonts w:ascii="Calibri" w:eastAsia="Calibri" w:hAnsi="Calibri" w:cs="Times New Roman"/>
        </w:rPr>
      </w:pPr>
      <w:ins w:id="4499" w:author="UTENTE" w:date="2020-06-30T18:32:00Z">
        <w:r w:rsidRPr="00E573B8">
          <w:rPr>
            <w:rFonts w:ascii="Calibri" w:eastAsia="Calibri" w:hAnsi="Calibri" w:cs="Times New Roman"/>
          </w:rPr>
          <w:t>110.</w:t>
        </w:r>
        <w:r w:rsidRPr="00E573B8">
          <w:rPr>
            <w:rFonts w:ascii="Calibri" w:eastAsia="Calibri" w:hAnsi="Calibri" w:cs="Times New Roman"/>
          </w:rPr>
          <w:tab/>
          <w:t>new "Arrenditi"</w:t>
        </w:r>
      </w:ins>
    </w:p>
    <w:p w14:paraId="26110856" w14:textId="77777777" w:rsidR="00E573B8" w:rsidRPr="00E573B8" w:rsidRDefault="00E573B8" w:rsidP="00E573B8">
      <w:pPr>
        <w:tabs>
          <w:tab w:val="left" w:pos="0"/>
        </w:tabs>
        <w:spacing w:line="600" w:lineRule="auto"/>
        <w:jc w:val="left"/>
        <w:rPr>
          <w:ins w:id="4500" w:author="UTENTE" w:date="2020-06-30T18:32:00Z"/>
          <w:rFonts w:ascii="Calibri" w:eastAsia="Calibri" w:hAnsi="Calibri" w:cs="Times New Roman"/>
        </w:rPr>
      </w:pPr>
      <w:ins w:id="4501" w:author="UTENTE" w:date="2020-06-30T18:32:00Z">
        <w:r w:rsidRPr="00E573B8">
          <w:rPr>
            <w:rFonts w:ascii="Calibri" w:eastAsia="Calibri" w:hAnsi="Calibri" w:cs="Times New Roman"/>
          </w:rPr>
          <w:t>111.</w:t>
        </w:r>
        <w:r w:rsidRPr="00E573B8">
          <w:rPr>
            <w:rFonts w:ascii="Calibri" w:eastAsia="Calibri" w:hAnsi="Calibri" w:cs="Times New Roman"/>
          </w:rPr>
          <w:tab/>
          <w:t>n "Ngh… Devo cercare di schiarirmi la mente… Non posso cadere preda di questo tizio."</w:t>
        </w:r>
      </w:ins>
    </w:p>
    <w:p w14:paraId="7679877B" w14:textId="77777777" w:rsidR="00E573B8" w:rsidRPr="00E573B8" w:rsidRDefault="00E573B8" w:rsidP="00E573B8">
      <w:pPr>
        <w:tabs>
          <w:tab w:val="left" w:pos="0"/>
        </w:tabs>
        <w:spacing w:line="600" w:lineRule="auto"/>
        <w:jc w:val="left"/>
        <w:rPr>
          <w:ins w:id="4502" w:author="UTENTE" w:date="2020-06-30T18:32:00Z"/>
          <w:rFonts w:ascii="Calibri" w:eastAsia="Calibri" w:hAnsi="Calibri" w:cs="Times New Roman"/>
        </w:rPr>
      </w:pPr>
      <w:ins w:id="4503" w:author="UTENTE" w:date="2020-06-30T18:32:00Z">
        <w:r w:rsidRPr="00E573B8">
          <w:rPr>
            <w:rFonts w:ascii="Calibri" w:eastAsia="Calibri" w:hAnsi="Calibri" w:cs="Times New Roman"/>
          </w:rPr>
          <w:t>112.</w:t>
        </w:r>
        <w:r w:rsidRPr="00E573B8">
          <w:rPr>
            <w:rFonts w:ascii="Calibri" w:eastAsia="Calibri" w:hAnsi="Calibri" w:cs="Times New Roman"/>
          </w:rPr>
          <w:tab/>
          <w:t>n "Ma è tutto così annebbiato, come se fossi in un sogno.\n{w} Tutto quello che vedo sono i meravigliosi occhi dorati di Isaac."</w:t>
        </w:r>
      </w:ins>
    </w:p>
    <w:p w14:paraId="2F4F7B63" w14:textId="77777777" w:rsidR="00E573B8" w:rsidRPr="00E573B8" w:rsidRDefault="00E573B8" w:rsidP="00E573B8">
      <w:pPr>
        <w:tabs>
          <w:tab w:val="left" w:pos="0"/>
        </w:tabs>
        <w:spacing w:line="600" w:lineRule="auto"/>
        <w:jc w:val="left"/>
        <w:rPr>
          <w:ins w:id="4504" w:author="UTENTE" w:date="2020-06-30T18:32:00Z"/>
          <w:rFonts w:ascii="Calibri" w:eastAsia="Calibri" w:hAnsi="Calibri" w:cs="Times New Roman"/>
        </w:rPr>
      </w:pPr>
      <w:ins w:id="4505" w:author="UTENTE" w:date="2020-06-30T18:32:00Z">
        <w:r w:rsidRPr="00E573B8">
          <w:rPr>
            <w:rFonts w:ascii="Calibri" w:eastAsia="Calibri" w:hAnsi="Calibri" w:cs="Times New Roman"/>
          </w:rPr>
          <w:t>113.</w:t>
        </w:r>
        <w:r w:rsidRPr="00E573B8">
          <w:rPr>
            <w:rFonts w:ascii="Calibri" w:eastAsia="Calibri" w:hAnsi="Calibri" w:cs="Times New Roman"/>
          </w:rPr>
          <w:tab/>
          <w:t>i "\"Hmm? Mi hai sentito, giusto?\""</w:t>
        </w:r>
      </w:ins>
    </w:p>
    <w:p w14:paraId="173D48A1" w14:textId="77777777" w:rsidR="00E573B8" w:rsidRPr="00E573B8" w:rsidRDefault="00E573B8" w:rsidP="00E573B8">
      <w:pPr>
        <w:tabs>
          <w:tab w:val="left" w:pos="0"/>
        </w:tabs>
        <w:spacing w:line="600" w:lineRule="auto"/>
        <w:jc w:val="left"/>
        <w:rPr>
          <w:ins w:id="4506" w:author="UTENTE" w:date="2020-06-30T18:32:00Z"/>
          <w:rFonts w:ascii="Calibri" w:eastAsia="Calibri" w:hAnsi="Calibri" w:cs="Times New Roman"/>
        </w:rPr>
      </w:pPr>
      <w:ins w:id="4507" w:author="UTENTE" w:date="2020-06-30T18:32:00Z">
        <w:r w:rsidRPr="00E573B8">
          <w:rPr>
            <w:rFonts w:ascii="Calibri" w:eastAsia="Calibri" w:hAnsi="Calibri" w:cs="Times New Roman"/>
          </w:rPr>
          <w:t>114.</w:t>
        </w:r>
        <w:r w:rsidRPr="00E573B8">
          <w:rPr>
            <w:rFonts w:ascii="Calibri" w:eastAsia="Calibri" w:hAnsi="Calibri" w:cs="Times New Roman"/>
          </w:rPr>
          <w:tab/>
          <w:t>i "\"È una proposta molto {i}allettante{/i}… e vantaggiosa per entrambi, certamente…\""</w:t>
        </w:r>
      </w:ins>
    </w:p>
    <w:p w14:paraId="2517FCCA" w14:textId="77777777" w:rsidR="00E573B8" w:rsidRPr="00E573B8" w:rsidRDefault="00E573B8" w:rsidP="00E573B8">
      <w:pPr>
        <w:tabs>
          <w:tab w:val="left" w:pos="0"/>
        </w:tabs>
        <w:spacing w:line="600" w:lineRule="auto"/>
        <w:jc w:val="left"/>
        <w:rPr>
          <w:ins w:id="4508" w:author="UTENTE" w:date="2020-06-30T18:32:00Z"/>
          <w:rFonts w:ascii="Calibri" w:eastAsia="Calibri" w:hAnsi="Calibri" w:cs="Times New Roman"/>
        </w:rPr>
      </w:pPr>
      <w:ins w:id="4509" w:author="UTENTE" w:date="2020-06-30T18:32:00Z">
        <w:r w:rsidRPr="00E573B8">
          <w:rPr>
            <w:rFonts w:ascii="Calibri" w:eastAsia="Calibri" w:hAnsi="Calibri" w:cs="Times New Roman"/>
          </w:rPr>
          <w:t>115.</w:t>
        </w:r>
        <w:r w:rsidRPr="00E573B8">
          <w:rPr>
            <w:rFonts w:ascii="Calibri" w:eastAsia="Calibri" w:hAnsi="Calibri" w:cs="Times New Roman"/>
          </w:rPr>
          <w:tab/>
          <w:t>n "La sua voce gocciola nelle mie orecchie come miele caldo, sciogliendo ogni mio tentativo di resistere.\""</w:t>
        </w:r>
        <w:r w:rsidRPr="00E573B8">
          <w:rPr>
            <w:rFonts w:ascii="Calibri" w:eastAsia="Calibri" w:hAnsi="Calibri" w:cs="Times New Roman"/>
          </w:rPr>
          <w:br w:type="page"/>
        </w:r>
      </w:ins>
    </w:p>
    <w:p w14:paraId="2449A2FB" w14:textId="77777777" w:rsidR="00E573B8" w:rsidRPr="00E573B8" w:rsidRDefault="00E573B8" w:rsidP="00E573B8">
      <w:pPr>
        <w:tabs>
          <w:tab w:val="left" w:pos="0"/>
        </w:tabs>
        <w:spacing w:line="600" w:lineRule="auto"/>
        <w:jc w:val="left"/>
        <w:rPr>
          <w:ins w:id="4510" w:author="UTENTE" w:date="2020-06-30T18:32:00Z"/>
          <w:rFonts w:ascii="Calibri" w:eastAsia="Calibri" w:hAnsi="Calibri" w:cs="Times New Roman"/>
          <w:lang w:val="en-US"/>
        </w:rPr>
      </w:pPr>
      <w:ins w:id="4511" w:author="UTENTE" w:date="2020-06-30T18:32:00Z">
        <w:r w:rsidRPr="00E573B8">
          <w:rPr>
            <w:rFonts w:ascii="Calibri" w:eastAsia="Calibri" w:hAnsi="Calibri" w:cs="Times New Roman"/>
            <w:lang w:val="en-US"/>
          </w:rPr>
          <w:lastRenderedPageBreak/>
          <w:t>116.</w:t>
        </w:r>
        <w:r w:rsidRPr="00E573B8">
          <w:rPr>
            <w:rFonts w:ascii="Calibri" w:eastAsia="Calibri" w:hAnsi="Calibri" w:cs="Times New Roman"/>
            <w:lang w:val="en-US"/>
          </w:rPr>
          <w:tab/>
          <w:t>n "Soon, I find myself nodding my head, unable to disagree with his words."</w:t>
        </w:r>
      </w:ins>
    </w:p>
    <w:p w14:paraId="37FE499B" w14:textId="77777777" w:rsidR="00E573B8" w:rsidRPr="00E573B8" w:rsidRDefault="00E573B8" w:rsidP="00E573B8">
      <w:pPr>
        <w:tabs>
          <w:tab w:val="left" w:pos="0"/>
        </w:tabs>
        <w:spacing w:line="600" w:lineRule="auto"/>
        <w:jc w:val="left"/>
        <w:rPr>
          <w:ins w:id="4512" w:author="UTENTE" w:date="2020-06-30T18:32:00Z"/>
          <w:rFonts w:ascii="Calibri" w:eastAsia="Calibri" w:hAnsi="Calibri" w:cs="Times New Roman"/>
          <w:lang w:val="en-US"/>
        </w:rPr>
      </w:pPr>
      <w:ins w:id="4513" w:author="UTENTE" w:date="2020-06-30T18:32:00Z">
        <w:r w:rsidRPr="00E573B8">
          <w:rPr>
            <w:rFonts w:ascii="Calibri" w:eastAsia="Calibri" w:hAnsi="Calibri" w:cs="Times New Roman"/>
            <w:lang w:val="en-US"/>
          </w:rPr>
          <w:t>117.</w:t>
        </w:r>
        <w:r w:rsidRPr="00E573B8">
          <w:rPr>
            <w:rFonts w:ascii="Calibri" w:eastAsia="Calibri" w:hAnsi="Calibri" w:cs="Times New Roman"/>
            <w:lang w:val="en-US"/>
          </w:rPr>
          <w:tab/>
          <w:t>n "Everything feels so cloudy, like I'm inside a dream… {w}I don't want to fight against it."</w:t>
        </w:r>
      </w:ins>
    </w:p>
    <w:p w14:paraId="315A91A8" w14:textId="77777777" w:rsidR="00E573B8" w:rsidRPr="00E573B8" w:rsidRDefault="00E573B8" w:rsidP="00E573B8">
      <w:pPr>
        <w:tabs>
          <w:tab w:val="left" w:pos="0"/>
        </w:tabs>
        <w:spacing w:line="600" w:lineRule="auto"/>
        <w:jc w:val="left"/>
        <w:rPr>
          <w:ins w:id="4514" w:author="UTENTE" w:date="2020-06-30T18:32:00Z"/>
          <w:rFonts w:ascii="Calibri" w:eastAsia="Calibri" w:hAnsi="Calibri" w:cs="Times New Roman"/>
          <w:lang w:val="en-US"/>
        </w:rPr>
      </w:pPr>
      <w:ins w:id="4515" w:author="UTENTE" w:date="2020-06-30T18:32:00Z">
        <w:r w:rsidRPr="00E573B8">
          <w:rPr>
            <w:rFonts w:ascii="Calibri" w:eastAsia="Calibri" w:hAnsi="Calibri" w:cs="Times New Roman"/>
            <w:lang w:val="en-US"/>
          </w:rPr>
          <w:t>118.</w:t>
        </w:r>
        <w:r w:rsidRPr="00E573B8">
          <w:rPr>
            <w:rFonts w:ascii="Calibri" w:eastAsia="Calibri" w:hAnsi="Calibri" w:cs="Times New Roman"/>
            <w:lang w:val="en-US"/>
          </w:rPr>
          <w:tab/>
          <w:t>n "All I can see is Isaac's beautiful, golden gaze."</w:t>
        </w:r>
      </w:ins>
    </w:p>
    <w:p w14:paraId="7A92A568" w14:textId="77777777" w:rsidR="00E573B8" w:rsidRPr="00E573B8" w:rsidRDefault="00E573B8" w:rsidP="00E573B8">
      <w:pPr>
        <w:tabs>
          <w:tab w:val="left" w:pos="0"/>
        </w:tabs>
        <w:spacing w:line="600" w:lineRule="auto"/>
        <w:jc w:val="left"/>
        <w:rPr>
          <w:ins w:id="4516" w:author="UTENTE" w:date="2020-06-30T18:32:00Z"/>
          <w:rFonts w:ascii="Calibri" w:eastAsia="Calibri" w:hAnsi="Calibri" w:cs="Times New Roman"/>
          <w:lang w:val="en-US"/>
        </w:rPr>
      </w:pPr>
      <w:ins w:id="4517" w:author="UTENTE" w:date="2020-06-30T18:32:00Z">
        <w:r w:rsidRPr="00E573B8">
          <w:rPr>
            <w:rFonts w:ascii="Calibri" w:eastAsia="Calibri" w:hAnsi="Calibri" w:cs="Times New Roman"/>
            <w:lang w:val="en-US"/>
          </w:rPr>
          <w:t>119.</w:t>
        </w:r>
        <w:r w:rsidRPr="00E573B8">
          <w:rPr>
            <w:rFonts w:ascii="Calibri" w:eastAsia="Calibri" w:hAnsi="Calibri" w:cs="Times New Roman"/>
            <w:lang w:val="en-US"/>
          </w:rPr>
          <w:tab/>
          <w:t>n "Feeling dazed, I numbly nod my head."</w:t>
        </w:r>
      </w:ins>
    </w:p>
    <w:p w14:paraId="66E07CA4" w14:textId="77777777" w:rsidR="00E573B8" w:rsidRPr="00E573B8" w:rsidRDefault="00E573B8" w:rsidP="00E573B8">
      <w:pPr>
        <w:tabs>
          <w:tab w:val="left" w:pos="0"/>
        </w:tabs>
        <w:spacing w:line="600" w:lineRule="auto"/>
        <w:jc w:val="left"/>
        <w:rPr>
          <w:ins w:id="4518" w:author="UTENTE" w:date="2020-06-30T18:32:00Z"/>
          <w:rFonts w:ascii="Calibri" w:eastAsia="Calibri" w:hAnsi="Calibri" w:cs="Times New Roman"/>
          <w:lang w:val="en-US"/>
        </w:rPr>
      </w:pPr>
      <w:ins w:id="4519" w:author="UTENTE" w:date="2020-06-30T18:32:00Z">
        <w:r w:rsidRPr="00E573B8">
          <w:rPr>
            <w:rFonts w:ascii="Calibri" w:eastAsia="Calibri" w:hAnsi="Calibri" w:cs="Times New Roman"/>
            <w:lang w:val="en-US"/>
          </w:rPr>
          <w:t>120.</w:t>
        </w:r>
        <w:r w:rsidRPr="00E573B8">
          <w:rPr>
            <w:rFonts w:ascii="Calibri" w:eastAsia="Calibri" w:hAnsi="Calibri" w:cs="Times New Roman"/>
            <w:lang w:val="en-US"/>
          </w:rPr>
          <w:tab/>
          <w:t>i "\"There's a good boy. You know I have your best interests at heart, don't you?\""</w:t>
        </w:r>
      </w:ins>
    </w:p>
    <w:p w14:paraId="4D1A9524" w14:textId="77777777" w:rsidR="00E573B8" w:rsidRPr="00E573B8" w:rsidRDefault="00E573B8" w:rsidP="00E573B8">
      <w:pPr>
        <w:tabs>
          <w:tab w:val="left" w:pos="0"/>
        </w:tabs>
        <w:spacing w:line="600" w:lineRule="auto"/>
        <w:jc w:val="left"/>
        <w:rPr>
          <w:ins w:id="4520" w:author="UTENTE" w:date="2020-06-30T18:32:00Z"/>
          <w:rFonts w:ascii="Calibri" w:eastAsia="Calibri" w:hAnsi="Calibri" w:cs="Times New Roman"/>
          <w:lang w:val="en-US"/>
        </w:rPr>
      </w:pPr>
      <w:ins w:id="4521" w:author="UTENTE" w:date="2020-06-30T18:32:00Z">
        <w:r w:rsidRPr="00E573B8">
          <w:rPr>
            <w:rFonts w:ascii="Calibri" w:eastAsia="Calibri" w:hAnsi="Calibri" w:cs="Times New Roman"/>
            <w:lang w:val="en-US"/>
          </w:rPr>
          <w:t>121.</w:t>
        </w:r>
        <w:r w:rsidRPr="00E573B8">
          <w:rPr>
            <w:rFonts w:ascii="Calibri" w:eastAsia="Calibri" w:hAnsi="Calibri" w:cs="Times New Roman"/>
            <w:lang w:val="en-US"/>
          </w:rPr>
          <w:tab/>
          <w:t>n "His hand drifts from my hair over to my cheek, and those slender fingers trace down to my jaw."</w:t>
        </w:r>
      </w:ins>
    </w:p>
    <w:p w14:paraId="0FD85FB2" w14:textId="77777777" w:rsidR="00E573B8" w:rsidRPr="00E573B8" w:rsidRDefault="00E573B8" w:rsidP="00E573B8">
      <w:pPr>
        <w:tabs>
          <w:tab w:val="left" w:pos="0"/>
        </w:tabs>
        <w:spacing w:line="600" w:lineRule="auto"/>
        <w:jc w:val="left"/>
        <w:rPr>
          <w:ins w:id="4522" w:author="UTENTE" w:date="2020-06-30T18:32:00Z"/>
          <w:rFonts w:ascii="Calibri" w:eastAsia="Calibri" w:hAnsi="Calibri" w:cs="Times New Roman"/>
          <w:lang w:val="en-US"/>
        </w:rPr>
      </w:pPr>
      <w:ins w:id="4523" w:author="UTENTE" w:date="2020-06-30T18:32:00Z">
        <w:r w:rsidRPr="00E573B8">
          <w:rPr>
            <w:rFonts w:ascii="Calibri" w:eastAsia="Calibri" w:hAnsi="Calibri" w:cs="Times New Roman"/>
            <w:lang w:val="en-US"/>
          </w:rPr>
          <w:t>122.</w:t>
        </w:r>
        <w:r w:rsidRPr="00E573B8">
          <w:rPr>
            <w:rFonts w:ascii="Calibri" w:eastAsia="Calibri" w:hAnsi="Calibri" w:cs="Times New Roman"/>
            <w:lang w:val="en-US"/>
          </w:rPr>
          <w:tab/>
          <w:t>n "I can't think of anything other than the seductive murmur echoing in my ears."</w:t>
        </w:r>
      </w:ins>
    </w:p>
    <w:p w14:paraId="7ADBEC6D" w14:textId="77777777" w:rsidR="00E573B8" w:rsidRPr="00E573B8" w:rsidRDefault="00E573B8" w:rsidP="00E573B8">
      <w:pPr>
        <w:tabs>
          <w:tab w:val="left" w:pos="0"/>
        </w:tabs>
        <w:spacing w:line="600" w:lineRule="auto"/>
        <w:jc w:val="left"/>
        <w:rPr>
          <w:ins w:id="4524" w:author="UTENTE" w:date="2020-06-30T18:32:00Z"/>
          <w:rFonts w:ascii="Calibri" w:eastAsia="Calibri" w:hAnsi="Calibri" w:cs="Times New Roman"/>
          <w:lang w:val="en-US"/>
        </w:rPr>
      </w:pPr>
      <w:ins w:id="4525" w:author="UTENTE" w:date="2020-06-30T18:32:00Z">
        <w:r w:rsidRPr="00E573B8">
          <w:rPr>
            <w:rFonts w:ascii="Calibri" w:eastAsia="Calibri" w:hAnsi="Calibri" w:cs="Times New Roman"/>
            <w:lang w:val="en-US"/>
          </w:rPr>
          <w:t>123.</w:t>
        </w:r>
        <w:r w:rsidRPr="00E573B8">
          <w:rPr>
            <w:rFonts w:ascii="Calibri" w:eastAsia="Calibri" w:hAnsi="Calibri" w:cs="Times New Roman"/>
            <w:lang w:val="en-US"/>
          </w:rPr>
          <w:tab/>
          <w:t>n "I think I'm falling asleep… {w}or maybe I already am, since…"</w:t>
        </w:r>
      </w:ins>
    </w:p>
    <w:p w14:paraId="620A1DB6" w14:textId="77777777" w:rsidR="00E573B8" w:rsidRPr="00E573B8" w:rsidRDefault="00E573B8" w:rsidP="00E573B8">
      <w:pPr>
        <w:tabs>
          <w:tab w:val="left" w:pos="0"/>
        </w:tabs>
        <w:spacing w:line="600" w:lineRule="auto"/>
        <w:jc w:val="left"/>
        <w:rPr>
          <w:ins w:id="4526" w:author="UTENTE" w:date="2020-06-30T18:32:00Z"/>
          <w:rFonts w:ascii="Calibri" w:eastAsia="Calibri" w:hAnsi="Calibri" w:cs="Times New Roman"/>
          <w:lang w:val="en-US"/>
        </w:rPr>
      </w:pPr>
      <w:ins w:id="4527" w:author="UTENTE" w:date="2020-06-30T18:32:00Z">
        <w:r w:rsidRPr="00E573B8">
          <w:rPr>
            <w:rFonts w:ascii="Calibri" w:eastAsia="Calibri" w:hAnsi="Calibri" w:cs="Times New Roman"/>
            <w:lang w:val="en-US"/>
          </w:rPr>
          <w:t>124.</w:t>
        </w:r>
        <w:r w:rsidRPr="00E573B8">
          <w:rPr>
            <w:rFonts w:ascii="Calibri" w:eastAsia="Calibri" w:hAnsi="Calibri" w:cs="Times New Roman"/>
            <w:lang w:val="en-US"/>
          </w:rPr>
          <w:tab/>
          <w:t>mcp "\"–!\""</w:t>
        </w:r>
      </w:ins>
    </w:p>
    <w:p w14:paraId="3922C2BB" w14:textId="77777777" w:rsidR="00E573B8" w:rsidRPr="00E573B8" w:rsidRDefault="00E573B8" w:rsidP="00E573B8">
      <w:pPr>
        <w:tabs>
          <w:tab w:val="left" w:pos="0"/>
        </w:tabs>
        <w:spacing w:line="600" w:lineRule="auto"/>
        <w:jc w:val="left"/>
        <w:rPr>
          <w:ins w:id="4528" w:author="UTENTE" w:date="2020-06-30T18:32:00Z"/>
          <w:rFonts w:ascii="Calibri" w:eastAsia="Calibri" w:hAnsi="Calibri" w:cs="Times New Roman"/>
          <w:lang w:val="en-US"/>
        </w:rPr>
      </w:pPr>
      <w:ins w:id="4529" w:author="UTENTE" w:date="2020-06-30T18:32:00Z">
        <w:r w:rsidRPr="00E573B8">
          <w:rPr>
            <w:rFonts w:ascii="Calibri" w:eastAsia="Calibri" w:hAnsi="Calibri" w:cs="Times New Roman"/>
            <w:lang w:val="en-US"/>
          </w:rPr>
          <w:t>125.</w:t>
        </w:r>
        <w:r w:rsidRPr="00E573B8">
          <w:rPr>
            <w:rFonts w:ascii="Calibri" w:eastAsia="Calibri" w:hAnsi="Calibri" w:cs="Times New Roman"/>
            <w:lang w:val="en-US"/>
          </w:rPr>
          <w:tab/>
          <w:t>n "–And just like that, the fog in my head vanishes."</w:t>
        </w:r>
      </w:ins>
    </w:p>
    <w:p w14:paraId="05956431" w14:textId="77777777" w:rsidR="00E573B8" w:rsidRPr="00E573B8" w:rsidRDefault="00E573B8" w:rsidP="00E573B8">
      <w:pPr>
        <w:tabs>
          <w:tab w:val="left" w:pos="0"/>
        </w:tabs>
        <w:spacing w:line="600" w:lineRule="auto"/>
        <w:jc w:val="left"/>
        <w:rPr>
          <w:ins w:id="4530" w:author="UTENTE" w:date="2020-06-30T18:32:00Z"/>
          <w:rFonts w:ascii="Calibri" w:eastAsia="Calibri" w:hAnsi="Calibri" w:cs="Times New Roman"/>
          <w:lang w:val="en-US"/>
        </w:rPr>
      </w:pPr>
      <w:ins w:id="4531" w:author="UTENTE" w:date="2020-06-30T18:32:00Z">
        <w:r w:rsidRPr="00E573B8">
          <w:rPr>
            <w:rFonts w:ascii="Calibri" w:eastAsia="Calibri" w:hAnsi="Calibri" w:cs="Times New Roman"/>
            <w:lang w:val="en-US"/>
          </w:rPr>
          <w:t>126.</w:t>
        </w:r>
        <w:r w:rsidRPr="00E573B8">
          <w:rPr>
            <w:rFonts w:ascii="Calibri" w:eastAsia="Calibri" w:hAnsi="Calibri" w:cs="Times New Roman"/>
            <w:lang w:val="en-US"/>
          </w:rPr>
          <w:tab/>
          <w:t>n "I realize how close Isaac's standing to me and quickly stumble back, blinking in confusion."</w:t>
        </w:r>
      </w:ins>
    </w:p>
    <w:p w14:paraId="4F3160A0" w14:textId="77777777" w:rsidR="00E573B8" w:rsidRPr="00E573B8" w:rsidRDefault="00E573B8" w:rsidP="00E573B8">
      <w:pPr>
        <w:tabs>
          <w:tab w:val="left" w:pos="0"/>
        </w:tabs>
        <w:spacing w:line="600" w:lineRule="auto"/>
        <w:jc w:val="left"/>
        <w:rPr>
          <w:ins w:id="4532" w:author="UTENTE" w:date="2020-06-30T18:32:00Z"/>
          <w:rFonts w:ascii="Calibri" w:eastAsia="Calibri" w:hAnsi="Calibri" w:cs="Times New Roman"/>
          <w:lang w:val="en-US"/>
        </w:rPr>
      </w:pPr>
      <w:ins w:id="4533" w:author="UTENTE" w:date="2020-06-30T18:32:00Z">
        <w:r w:rsidRPr="00E573B8">
          <w:rPr>
            <w:rFonts w:ascii="Calibri" w:eastAsia="Calibri" w:hAnsi="Calibri" w:cs="Times New Roman"/>
            <w:lang w:val="en-US"/>
          </w:rPr>
          <w:t>127.</w:t>
        </w:r>
        <w:r w:rsidRPr="00E573B8">
          <w:rPr>
            <w:rFonts w:ascii="Calibri" w:eastAsia="Calibri" w:hAnsi="Calibri" w:cs="Times New Roman"/>
            <w:lang w:val="en-US"/>
          </w:rPr>
          <w:tab/>
          <w:t>mc "\"What… what'd I just…\""</w:t>
        </w:r>
      </w:ins>
    </w:p>
    <w:p w14:paraId="3454B623" w14:textId="77777777" w:rsidR="00E573B8" w:rsidRPr="00E573B8" w:rsidRDefault="00E573B8" w:rsidP="00E573B8">
      <w:pPr>
        <w:tabs>
          <w:tab w:val="left" w:pos="0"/>
        </w:tabs>
        <w:spacing w:line="600" w:lineRule="auto"/>
        <w:jc w:val="left"/>
        <w:rPr>
          <w:ins w:id="4534" w:author="UTENTE" w:date="2020-06-30T18:32:00Z"/>
          <w:rFonts w:ascii="Calibri" w:eastAsia="Calibri" w:hAnsi="Calibri" w:cs="Times New Roman"/>
          <w:lang w:val="en-US"/>
        </w:rPr>
      </w:pPr>
      <w:ins w:id="4535" w:author="UTENTE" w:date="2020-06-30T18:32:00Z">
        <w:r w:rsidRPr="00E573B8">
          <w:rPr>
            <w:rFonts w:ascii="Calibri" w:eastAsia="Calibri" w:hAnsi="Calibri" w:cs="Times New Roman"/>
            <w:lang w:val="en-US"/>
          </w:rPr>
          <w:t>128.</w:t>
        </w:r>
        <w:r w:rsidRPr="00E573B8">
          <w:rPr>
            <w:rFonts w:ascii="Calibri" w:eastAsia="Calibri" w:hAnsi="Calibri" w:cs="Times New Roman"/>
            <w:lang w:val="en-US"/>
          </w:rPr>
          <w:tab/>
          <w:t>i "\"Well! Now that you're officially my assistant, I'll stop by your fine establishment tomorrow night to get things settled.\""</w:t>
        </w:r>
      </w:ins>
    </w:p>
    <w:p w14:paraId="30DC38A7" w14:textId="77777777" w:rsidR="00E573B8" w:rsidRPr="00E573B8" w:rsidRDefault="00E573B8" w:rsidP="00E573B8">
      <w:pPr>
        <w:tabs>
          <w:tab w:val="left" w:pos="0"/>
        </w:tabs>
        <w:spacing w:line="600" w:lineRule="auto"/>
        <w:jc w:val="left"/>
        <w:rPr>
          <w:ins w:id="4536" w:author="UTENTE" w:date="2020-06-30T18:32:00Z"/>
          <w:rFonts w:ascii="Calibri" w:eastAsia="Calibri" w:hAnsi="Calibri" w:cs="Times New Roman"/>
          <w:lang w:val="en-US"/>
        </w:rPr>
      </w:pPr>
      <w:ins w:id="4537" w:author="UTENTE" w:date="2020-06-30T18:32:00Z">
        <w:r w:rsidRPr="00E573B8">
          <w:rPr>
            <w:rFonts w:ascii="Calibri" w:eastAsia="Calibri" w:hAnsi="Calibri" w:cs="Times New Roman"/>
            <w:lang w:val="en-US"/>
          </w:rPr>
          <w:t>129.</w:t>
        </w:r>
        <w:r w:rsidRPr="00E573B8">
          <w:rPr>
            <w:rFonts w:ascii="Calibri" w:eastAsia="Calibri" w:hAnsi="Calibri" w:cs="Times New Roman"/>
            <w:lang w:val="en-US"/>
          </w:rPr>
          <w:tab/>
          <w:t>mc "\"Wait!\""</w:t>
        </w:r>
      </w:ins>
    </w:p>
    <w:p w14:paraId="0B7633A4" w14:textId="77777777" w:rsidR="00E573B8" w:rsidRPr="00E573B8" w:rsidRDefault="00E573B8" w:rsidP="00E573B8">
      <w:pPr>
        <w:tabs>
          <w:tab w:val="left" w:pos="0"/>
        </w:tabs>
        <w:spacing w:line="600" w:lineRule="auto"/>
        <w:jc w:val="left"/>
        <w:rPr>
          <w:ins w:id="4538" w:author="UTENTE" w:date="2020-06-30T18:32:00Z"/>
          <w:rFonts w:ascii="Calibri" w:eastAsia="Calibri" w:hAnsi="Calibri" w:cs="Times New Roman"/>
          <w:lang w:val="en-US"/>
        </w:rPr>
      </w:pPr>
      <w:ins w:id="4539" w:author="UTENTE" w:date="2020-06-30T18:32:00Z">
        <w:r w:rsidRPr="00E573B8">
          <w:rPr>
            <w:rFonts w:ascii="Calibri" w:eastAsia="Calibri" w:hAnsi="Calibri" w:cs="Times New Roman"/>
            <w:lang w:val="en-US"/>
          </w:rPr>
          <w:t>130.</w:t>
        </w:r>
        <w:r w:rsidRPr="00E573B8">
          <w:rPr>
            <w:rFonts w:ascii="Calibri" w:eastAsia="Calibri" w:hAnsi="Calibri" w:cs="Times New Roman"/>
            <w:lang w:val="en-US"/>
          </w:rPr>
          <w:tab/>
          <w:t>mc "\"Hang on, I didn't really mean –\""</w:t>
        </w:r>
        <w:r w:rsidRPr="00E573B8">
          <w:rPr>
            <w:rFonts w:ascii="Calibri" w:eastAsia="Calibri" w:hAnsi="Calibri" w:cs="Times New Roman"/>
            <w:lang w:val="en-US"/>
          </w:rPr>
          <w:br w:type="page"/>
        </w:r>
      </w:ins>
    </w:p>
    <w:p w14:paraId="50A7CD4E" w14:textId="77777777" w:rsidR="00E573B8" w:rsidRPr="00E573B8" w:rsidRDefault="00E573B8" w:rsidP="00E573B8">
      <w:pPr>
        <w:tabs>
          <w:tab w:val="left" w:pos="0"/>
        </w:tabs>
        <w:spacing w:line="600" w:lineRule="auto"/>
        <w:jc w:val="left"/>
        <w:rPr>
          <w:ins w:id="4540" w:author="UTENTE" w:date="2020-06-30T18:32:00Z"/>
          <w:rFonts w:ascii="Calibri" w:eastAsia="Calibri" w:hAnsi="Calibri" w:cs="Times New Roman"/>
        </w:rPr>
      </w:pPr>
      <w:ins w:id="4541" w:author="UTENTE" w:date="2020-06-30T18:32:00Z">
        <w:r w:rsidRPr="00E573B8">
          <w:rPr>
            <w:rFonts w:ascii="Calibri" w:eastAsia="Calibri" w:hAnsi="Calibri" w:cs="Times New Roman"/>
          </w:rPr>
          <w:lastRenderedPageBreak/>
          <w:t>116.</w:t>
        </w:r>
        <w:r w:rsidRPr="00E573B8">
          <w:rPr>
            <w:rFonts w:ascii="Calibri" w:eastAsia="Calibri" w:hAnsi="Calibri" w:cs="Times New Roman"/>
          </w:rPr>
          <w:tab/>
          <w:t>n "Presto, mi ritrovo ad annuire, incapace di contrastare le sue parole."</w:t>
        </w:r>
      </w:ins>
    </w:p>
    <w:p w14:paraId="507C020D" w14:textId="77777777" w:rsidR="00E573B8" w:rsidRPr="00E573B8" w:rsidRDefault="00E573B8" w:rsidP="00E573B8">
      <w:pPr>
        <w:tabs>
          <w:tab w:val="left" w:pos="0"/>
        </w:tabs>
        <w:spacing w:line="600" w:lineRule="auto"/>
        <w:jc w:val="left"/>
        <w:rPr>
          <w:ins w:id="4542" w:author="UTENTE" w:date="2020-06-30T18:32:00Z"/>
          <w:rFonts w:ascii="Calibri" w:eastAsia="Calibri" w:hAnsi="Calibri" w:cs="Times New Roman"/>
        </w:rPr>
      </w:pPr>
      <w:ins w:id="4543" w:author="UTENTE" w:date="2020-06-30T18:32:00Z">
        <w:r w:rsidRPr="00E573B8">
          <w:rPr>
            <w:rFonts w:ascii="Calibri" w:eastAsia="Calibri" w:hAnsi="Calibri" w:cs="Times New Roman"/>
          </w:rPr>
          <w:t>117.</w:t>
        </w:r>
        <w:r w:rsidRPr="00E573B8">
          <w:rPr>
            <w:rFonts w:ascii="Calibri" w:eastAsia="Calibri" w:hAnsi="Calibri" w:cs="Times New Roman"/>
          </w:rPr>
          <w:tab/>
          <w:t>n "È tutto così annebbiato, come se fossi in un sogno… {w}Non voglio combatterlo."</w:t>
        </w:r>
      </w:ins>
    </w:p>
    <w:p w14:paraId="406788F6" w14:textId="77777777" w:rsidR="00E573B8" w:rsidRPr="00E573B8" w:rsidRDefault="00E573B8" w:rsidP="00E573B8">
      <w:pPr>
        <w:tabs>
          <w:tab w:val="left" w:pos="0"/>
        </w:tabs>
        <w:spacing w:line="600" w:lineRule="auto"/>
        <w:jc w:val="left"/>
        <w:rPr>
          <w:ins w:id="4544" w:author="UTENTE" w:date="2020-06-30T18:32:00Z"/>
          <w:rFonts w:ascii="Calibri" w:eastAsia="Calibri" w:hAnsi="Calibri" w:cs="Times New Roman"/>
        </w:rPr>
      </w:pPr>
      <w:ins w:id="4545" w:author="UTENTE" w:date="2020-06-30T18:32:00Z">
        <w:r w:rsidRPr="00E573B8">
          <w:rPr>
            <w:rFonts w:ascii="Calibri" w:eastAsia="Calibri" w:hAnsi="Calibri" w:cs="Times New Roman"/>
          </w:rPr>
          <w:t>118.</w:t>
        </w:r>
        <w:r w:rsidRPr="00E573B8">
          <w:rPr>
            <w:rFonts w:ascii="Calibri" w:eastAsia="Calibri" w:hAnsi="Calibri" w:cs="Times New Roman"/>
          </w:rPr>
          <w:tab/>
          <w:t>n "Tutto quello che vedo sono i meravigliosi occhi dorati di Isaac."</w:t>
        </w:r>
      </w:ins>
    </w:p>
    <w:p w14:paraId="5EFE0FD8" w14:textId="77777777" w:rsidR="00E573B8" w:rsidRPr="00E573B8" w:rsidRDefault="00E573B8" w:rsidP="00E573B8">
      <w:pPr>
        <w:tabs>
          <w:tab w:val="left" w:pos="0"/>
        </w:tabs>
        <w:spacing w:line="600" w:lineRule="auto"/>
        <w:jc w:val="left"/>
        <w:rPr>
          <w:ins w:id="4546" w:author="UTENTE" w:date="2020-06-30T18:32:00Z"/>
          <w:rFonts w:ascii="Calibri" w:eastAsia="Calibri" w:hAnsi="Calibri" w:cs="Times New Roman"/>
        </w:rPr>
      </w:pPr>
      <w:ins w:id="4547" w:author="UTENTE" w:date="2020-06-30T18:32:00Z">
        <w:r w:rsidRPr="00E573B8">
          <w:rPr>
            <w:rFonts w:ascii="Calibri" w:eastAsia="Calibri" w:hAnsi="Calibri" w:cs="Times New Roman"/>
          </w:rPr>
          <w:t>119.</w:t>
        </w:r>
        <w:r w:rsidRPr="00E573B8">
          <w:rPr>
            <w:rFonts w:ascii="Calibri" w:eastAsia="Calibri" w:hAnsi="Calibri" w:cs="Times New Roman"/>
          </w:rPr>
          <w:tab/>
          <w:t>n "Disorientato, annuisco passivamente."</w:t>
        </w:r>
      </w:ins>
    </w:p>
    <w:p w14:paraId="53B2C070" w14:textId="77777777" w:rsidR="00E573B8" w:rsidRPr="00E573B8" w:rsidRDefault="00E573B8" w:rsidP="00E573B8">
      <w:pPr>
        <w:tabs>
          <w:tab w:val="left" w:pos="0"/>
        </w:tabs>
        <w:spacing w:line="600" w:lineRule="auto"/>
        <w:jc w:val="left"/>
        <w:rPr>
          <w:ins w:id="4548" w:author="UTENTE" w:date="2020-06-30T18:32:00Z"/>
          <w:rFonts w:ascii="Calibri" w:eastAsia="Calibri" w:hAnsi="Calibri" w:cs="Times New Roman"/>
        </w:rPr>
      </w:pPr>
      <w:ins w:id="4549" w:author="UTENTE" w:date="2020-06-30T18:32:00Z">
        <w:r w:rsidRPr="00E573B8">
          <w:rPr>
            <w:rFonts w:ascii="Calibri" w:eastAsia="Calibri" w:hAnsi="Calibri" w:cs="Times New Roman"/>
          </w:rPr>
          <w:t>120.</w:t>
        </w:r>
        <w:r w:rsidRPr="00E573B8">
          <w:rPr>
            <w:rFonts w:ascii="Calibri" w:eastAsia="Calibri" w:hAnsi="Calibri" w:cs="Times New Roman"/>
          </w:rPr>
          <w:tab/>
          <w:t>i "\"Bravo ragazzo. Lo sai che voglio solo il tuo bene, vero?\""</w:t>
        </w:r>
      </w:ins>
    </w:p>
    <w:p w14:paraId="0B8D62E8" w14:textId="77777777" w:rsidR="00E573B8" w:rsidRPr="00E573B8" w:rsidRDefault="00E573B8" w:rsidP="00E573B8">
      <w:pPr>
        <w:tabs>
          <w:tab w:val="left" w:pos="0"/>
        </w:tabs>
        <w:spacing w:line="600" w:lineRule="auto"/>
        <w:jc w:val="left"/>
        <w:rPr>
          <w:ins w:id="4550" w:author="UTENTE" w:date="2020-06-30T18:32:00Z"/>
          <w:rFonts w:ascii="Calibri" w:eastAsia="Calibri" w:hAnsi="Calibri" w:cs="Times New Roman"/>
        </w:rPr>
      </w:pPr>
      <w:ins w:id="4551" w:author="UTENTE" w:date="2020-06-30T18:32:00Z">
        <w:r w:rsidRPr="00E573B8">
          <w:rPr>
            <w:rFonts w:ascii="Calibri" w:eastAsia="Calibri" w:hAnsi="Calibri" w:cs="Times New Roman"/>
          </w:rPr>
          <w:t>121.</w:t>
        </w:r>
        <w:r w:rsidRPr="00E573B8">
          <w:rPr>
            <w:rFonts w:ascii="Calibri" w:eastAsia="Calibri" w:hAnsi="Calibri" w:cs="Times New Roman"/>
          </w:rPr>
          <w:tab/>
          <w:t>n "La sua mano si sposta dai miei capelli, alla mia guancia, e quelle lunghe dita affusolate tracciano le linee del mio viso fino alla mascella."</w:t>
        </w:r>
      </w:ins>
    </w:p>
    <w:p w14:paraId="4A180611" w14:textId="77777777" w:rsidR="00E573B8" w:rsidRPr="00E573B8" w:rsidRDefault="00E573B8" w:rsidP="00E573B8">
      <w:pPr>
        <w:tabs>
          <w:tab w:val="left" w:pos="0"/>
        </w:tabs>
        <w:spacing w:line="600" w:lineRule="auto"/>
        <w:jc w:val="left"/>
        <w:rPr>
          <w:ins w:id="4552" w:author="UTENTE" w:date="2020-06-30T18:32:00Z"/>
          <w:rFonts w:ascii="Calibri" w:eastAsia="Calibri" w:hAnsi="Calibri" w:cs="Times New Roman"/>
        </w:rPr>
      </w:pPr>
      <w:ins w:id="4553" w:author="UTENTE" w:date="2020-06-30T18:32:00Z">
        <w:r w:rsidRPr="00E573B8">
          <w:rPr>
            <w:rFonts w:ascii="Calibri" w:eastAsia="Calibri" w:hAnsi="Calibri" w:cs="Times New Roman"/>
          </w:rPr>
          <w:t>122.</w:t>
        </w:r>
        <w:r w:rsidRPr="00E573B8">
          <w:rPr>
            <w:rFonts w:ascii="Calibri" w:eastAsia="Calibri" w:hAnsi="Calibri" w:cs="Times New Roman"/>
          </w:rPr>
          <w:tab/>
          <w:t>n "Non riesco a pensare a nient'altro che al sensuale mormorio che echeggia nelle mie orecchie."</w:t>
        </w:r>
      </w:ins>
    </w:p>
    <w:p w14:paraId="16ADA553" w14:textId="77777777" w:rsidR="00E573B8" w:rsidRPr="00E573B8" w:rsidRDefault="00E573B8" w:rsidP="00E573B8">
      <w:pPr>
        <w:tabs>
          <w:tab w:val="left" w:pos="0"/>
        </w:tabs>
        <w:spacing w:line="600" w:lineRule="auto"/>
        <w:jc w:val="left"/>
        <w:rPr>
          <w:ins w:id="4554" w:author="UTENTE" w:date="2020-06-30T18:32:00Z"/>
          <w:rFonts w:ascii="Calibri" w:eastAsia="Calibri" w:hAnsi="Calibri" w:cs="Times New Roman"/>
        </w:rPr>
      </w:pPr>
      <w:ins w:id="4555" w:author="UTENTE" w:date="2020-06-30T18:32:00Z">
        <w:r w:rsidRPr="00E573B8">
          <w:rPr>
            <w:rFonts w:ascii="Calibri" w:eastAsia="Calibri" w:hAnsi="Calibri" w:cs="Times New Roman"/>
          </w:rPr>
          <w:t>123.</w:t>
        </w:r>
        <w:r w:rsidRPr="00E573B8">
          <w:rPr>
            <w:rFonts w:ascii="Calibri" w:eastAsia="Calibri" w:hAnsi="Calibri" w:cs="Times New Roman"/>
          </w:rPr>
          <w:tab/>
          <w:t>n "Penso di starmi addormentando… {w}o forse sto già dormendo, visto che…"</w:t>
        </w:r>
      </w:ins>
    </w:p>
    <w:p w14:paraId="1EAC3141" w14:textId="77777777" w:rsidR="00E573B8" w:rsidRPr="00E573B8" w:rsidRDefault="00E573B8" w:rsidP="00E573B8">
      <w:pPr>
        <w:tabs>
          <w:tab w:val="left" w:pos="0"/>
        </w:tabs>
        <w:spacing w:line="600" w:lineRule="auto"/>
        <w:jc w:val="left"/>
        <w:rPr>
          <w:ins w:id="4556" w:author="UTENTE" w:date="2020-06-30T18:32:00Z"/>
          <w:rFonts w:ascii="Calibri" w:eastAsia="Calibri" w:hAnsi="Calibri" w:cs="Times New Roman"/>
        </w:rPr>
      </w:pPr>
      <w:ins w:id="4557" w:author="UTENTE" w:date="2020-06-30T18:32:00Z">
        <w:r w:rsidRPr="00E573B8">
          <w:rPr>
            <w:rFonts w:ascii="Calibri" w:eastAsia="Calibri" w:hAnsi="Calibri" w:cs="Times New Roman"/>
          </w:rPr>
          <w:t>124.</w:t>
        </w:r>
        <w:r w:rsidRPr="00E573B8">
          <w:rPr>
            <w:rFonts w:ascii="Calibri" w:eastAsia="Calibri" w:hAnsi="Calibri" w:cs="Times New Roman"/>
          </w:rPr>
          <w:tab/>
          <w:t>mcp "\"-!\""</w:t>
        </w:r>
      </w:ins>
    </w:p>
    <w:p w14:paraId="4EEA44C2" w14:textId="77777777" w:rsidR="00E573B8" w:rsidRPr="00E573B8" w:rsidRDefault="00E573B8" w:rsidP="00E573B8">
      <w:pPr>
        <w:tabs>
          <w:tab w:val="left" w:pos="0"/>
        </w:tabs>
        <w:spacing w:line="600" w:lineRule="auto"/>
        <w:jc w:val="left"/>
        <w:rPr>
          <w:ins w:id="4558" w:author="UTENTE" w:date="2020-06-30T18:32:00Z"/>
          <w:rFonts w:ascii="Calibri" w:eastAsia="Calibri" w:hAnsi="Calibri" w:cs="Times New Roman"/>
        </w:rPr>
      </w:pPr>
      <w:ins w:id="4559" w:author="UTENTE" w:date="2020-06-30T18:32:00Z">
        <w:r w:rsidRPr="00E573B8">
          <w:rPr>
            <w:rFonts w:ascii="Calibri" w:eastAsia="Calibri" w:hAnsi="Calibri" w:cs="Times New Roman"/>
          </w:rPr>
          <w:t>125.</w:t>
        </w:r>
        <w:r w:rsidRPr="00E573B8">
          <w:rPr>
            <w:rFonts w:ascii="Calibri" w:eastAsia="Calibri" w:hAnsi="Calibri" w:cs="Times New Roman"/>
          </w:rPr>
          <w:tab/>
          <w:t>n "-all'improvviso, la nebbia nella mia testa si dirada."</w:t>
        </w:r>
      </w:ins>
    </w:p>
    <w:p w14:paraId="0C5C9E85" w14:textId="77777777" w:rsidR="00E573B8" w:rsidRPr="00E573B8" w:rsidRDefault="00E573B8" w:rsidP="00E573B8">
      <w:pPr>
        <w:tabs>
          <w:tab w:val="left" w:pos="0"/>
        </w:tabs>
        <w:spacing w:line="600" w:lineRule="auto"/>
        <w:jc w:val="left"/>
        <w:rPr>
          <w:ins w:id="4560" w:author="UTENTE" w:date="2020-06-30T18:32:00Z"/>
          <w:rFonts w:ascii="Calibri" w:eastAsia="Calibri" w:hAnsi="Calibri" w:cs="Times New Roman"/>
        </w:rPr>
      </w:pPr>
      <w:ins w:id="4561" w:author="UTENTE" w:date="2020-06-30T18:32:00Z">
        <w:r w:rsidRPr="00E573B8">
          <w:rPr>
            <w:rFonts w:ascii="Calibri" w:eastAsia="Calibri" w:hAnsi="Calibri" w:cs="Times New Roman"/>
          </w:rPr>
          <w:t>126.</w:t>
        </w:r>
        <w:r w:rsidRPr="00E573B8">
          <w:rPr>
            <w:rFonts w:ascii="Calibri" w:eastAsia="Calibri" w:hAnsi="Calibri" w:cs="Times New Roman"/>
          </w:rPr>
          <w:tab/>
          <w:t>n "Mi rendo conto di quando Isaac mi sia vicino e rapidamente indietreggio goffamente, sbattendo le palpebre per la confusione."</w:t>
        </w:r>
      </w:ins>
    </w:p>
    <w:p w14:paraId="583A1833" w14:textId="77777777" w:rsidR="00E573B8" w:rsidRPr="00E573B8" w:rsidRDefault="00E573B8" w:rsidP="00E573B8">
      <w:pPr>
        <w:tabs>
          <w:tab w:val="left" w:pos="0"/>
        </w:tabs>
        <w:spacing w:line="600" w:lineRule="auto"/>
        <w:jc w:val="left"/>
        <w:rPr>
          <w:ins w:id="4562" w:author="UTENTE" w:date="2020-06-30T18:32:00Z"/>
          <w:rFonts w:ascii="Calibri" w:eastAsia="Calibri" w:hAnsi="Calibri" w:cs="Times New Roman"/>
        </w:rPr>
      </w:pPr>
      <w:ins w:id="4563" w:author="UTENTE" w:date="2020-06-30T18:32:00Z">
        <w:r w:rsidRPr="00E573B8">
          <w:rPr>
            <w:rFonts w:ascii="Calibri" w:eastAsia="Calibri" w:hAnsi="Calibri" w:cs="Times New Roman"/>
          </w:rPr>
          <w:t>127.</w:t>
        </w:r>
        <w:r w:rsidRPr="00E573B8">
          <w:rPr>
            <w:rFonts w:ascii="Calibri" w:eastAsia="Calibri" w:hAnsi="Calibri" w:cs="Times New Roman"/>
          </w:rPr>
          <w:tab/>
          <w:t>mc "\"Cosa… Cosa mi è succ..\""</w:t>
        </w:r>
      </w:ins>
    </w:p>
    <w:p w14:paraId="47BF4C18" w14:textId="77777777" w:rsidR="00E573B8" w:rsidRPr="00E573B8" w:rsidRDefault="00E573B8" w:rsidP="00E573B8">
      <w:pPr>
        <w:tabs>
          <w:tab w:val="left" w:pos="0"/>
        </w:tabs>
        <w:spacing w:line="600" w:lineRule="auto"/>
        <w:jc w:val="left"/>
        <w:rPr>
          <w:ins w:id="4564" w:author="UTENTE" w:date="2020-06-30T18:32:00Z"/>
          <w:rFonts w:ascii="Calibri" w:eastAsia="Calibri" w:hAnsi="Calibri" w:cs="Times New Roman"/>
        </w:rPr>
      </w:pPr>
      <w:ins w:id="4565" w:author="UTENTE" w:date="2020-06-30T18:32:00Z">
        <w:r w:rsidRPr="00E573B8">
          <w:rPr>
            <w:rFonts w:ascii="Calibri" w:eastAsia="Calibri" w:hAnsi="Calibri" w:cs="Times New Roman"/>
          </w:rPr>
          <w:t>128.</w:t>
        </w:r>
        <w:r w:rsidRPr="00E573B8">
          <w:rPr>
            <w:rFonts w:ascii="Calibri" w:eastAsia="Calibri" w:hAnsi="Calibri" w:cs="Times New Roman"/>
          </w:rPr>
          <w:tab/>
          <w:t>i "\"Bene! Ora che sei ufficialmente il mio assistente, farò una visitina al tuo elegante appartamento domani notte per sistemare tutte le cose."</w:t>
        </w:r>
      </w:ins>
    </w:p>
    <w:p w14:paraId="10D72052" w14:textId="77777777" w:rsidR="00E573B8" w:rsidRPr="00E573B8" w:rsidRDefault="00E573B8" w:rsidP="00E573B8">
      <w:pPr>
        <w:tabs>
          <w:tab w:val="left" w:pos="0"/>
        </w:tabs>
        <w:spacing w:line="600" w:lineRule="auto"/>
        <w:jc w:val="left"/>
        <w:rPr>
          <w:ins w:id="4566" w:author="UTENTE" w:date="2020-06-30T18:32:00Z"/>
          <w:rFonts w:ascii="Calibri" w:eastAsia="Calibri" w:hAnsi="Calibri" w:cs="Times New Roman"/>
        </w:rPr>
      </w:pPr>
      <w:ins w:id="4567" w:author="UTENTE" w:date="2020-06-30T18:32:00Z">
        <w:r w:rsidRPr="00E573B8">
          <w:rPr>
            <w:rFonts w:ascii="Calibri" w:eastAsia="Calibri" w:hAnsi="Calibri" w:cs="Times New Roman"/>
          </w:rPr>
          <w:t>129.</w:t>
        </w:r>
        <w:r w:rsidRPr="00E573B8">
          <w:rPr>
            <w:rFonts w:ascii="Calibri" w:eastAsia="Calibri" w:hAnsi="Calibri" w:cs="Times New Roman"/>
          </w:rPr>
          <w:tab/>
          <w:t>mc "\"Aspetta!\""</w:t>
        </w:r>
      </w:ins>
    </w:p>
    <w:p w14:paraId="27FF96F9" w14:textId="77777777" w:rsidR="00E573B8" w:rsidRPr="00E573B8" w:rsidRDefault="00E573B8" w:rsidP="00E573B8">
      <w:pPr>
        <w:tabs>
          <w:tab w:val="left" w:pos="0"/>
        </w:tabs>
        <w:spacing w:line="600" w:lineRule="auto"/>
        <w:jc w:val="left"/>
        <w:rPr>
          <w:ins w:id="4568" w:author="UTENTE" w:date="2020-06-30T18:32:00Z"/>
          <w:rFonts w:ascii="Calibri" w:eastAsia="Calibri" w:hAnsi="Calibri" w:cs="Times New Roman"/>
        </w:rPr>
      </w:pPr>
      <w:ins w:id="4569" w:author="UTENTE" w:date="2020-06-30T18:32:00Z">
        <w:r w:rsidRPr="00E573B8">
          <w:rPr>
            <w:rFonts w:ascii="Calibri" w:eastAsia="Calibri" w:hAnsi="Calibri" w:cs="Times New Roman"/>
          </w:rPr>
          <w:t>130.</w:t>
        </w:r>
        <w:r w:rsidRPr="00E573B8">
          <w:rPr>
            <w:rFonts w:ascii="Calibri" w:eastAsia="Calibri" w:hAnsi="Calibri" w:cs="Times New Roman"/>
          </w:rPr>
          <w:tab/>
          <w:t>mc "\"Aspetta, non intendevo davvero-\""</w:t>
        </w:r>
        <w:r w:rsidRPr="00E573B8">
          <w:rPr>
            <w:rFonts w:ascii="Calibri" w:eastAsia="Calibri" w:hAnsi="Calibri" w:cs="Times New Roman"/>
          </w:rPr>
          <w:br w:type="page"/>
        </w:r>
      </w:ins>
    </w:p>
    <w:p w14:paraId="134F963E" w14:textId="77777777" w:rsidR="00E573B8" w:rsidRPr="00E573B8" w:rsidRDefault="00E573B8" w:rsidP="00E573B8">
      <w:pPr>
        <w:tabs>
          <w:tab w:val="left" w:pos="0"/>
        </w:tabs>
        <w:spacing w:line="600" w:lineRule="auto"/>
        <w:jc w:val="left"/>
        <w:rPr>
          <w:ins w:id="4570" w:author="UTENTE" w:date="2020-06-30T18:32:00Z"/>
          <w:rFonts w:ascii="Calibri" w:eastAsia="Calibri" w:hAnsi="Calibri" w:cs="Times New Roman"/>
          <w:lang w:val="en-US"/>
        </w:rPr>
      </w:pPr>
      <w:ins w:id="4571" w:author="UTENTE" w:date="2020-06-30T18:32:00Z">
        <w:r w:rsidRPr="00E573B8">
          <w:rPr>
            <w:rFonts w:ascii="Calibri" w:eastAsia="Calibri" w:hAnsi="Calibri" w:cs="Times New Roman"/>
            <w:lang w:val="en-US"/>
          </w:rPr>
          <w:lastRenderedPageBreak/>
          <w:t>131.</w:t>
        </w:r>
        <w:r w:rsidRPr="00E573B8">
          <w:rPr>
            <w:rFonts w:ascii="Calibri" w:eastAsia="Calibri" w:hAnsi="Calibri" w:cs="Times New Roman"/>
            <w:lang w:val="en-US"/>
          </w:rPr>
          <w:tab/>
          <w:t>n "Isaac grins cheerfully, giving a few playful clicks of his tongue."</w:t>
        </w:r>
      </w:ins>
    </w:p>
    <w:p w14:paraId="6F437C72" w14:textId="77777777" w:rsidR="00E573B8" w:rsidRPr="00E573B8" w:rsidRDefault="00E573B8" w:rsidP="00E573B8">
      <w:pPr>
        <w:tabs>
          <w:tab w:val="left" w:pos="0"/>
        </w:tabs>
        <w:spacing w:line="600" w:lineRule="auto"/>
        <w:jc w:val="left"/>
        <w:rPr>
          <w:ins w:id="4572" w:author="UTENTE" w:date="2020-06-30T18:32:00Z"/>
          <w:rFonts w:ascii="Calibri" w:eastAsia="Calibri" w:hAnsi="Calibri" w:cs="Times New Roman"/>
          <w:lang w:val="en-US"/>
        </w:rPr>
      </w:pPr>
      <w:ins w:id="4573" w:author="UTENTE" w:date="2020-06-30T18:32:00Z">
        <w:r w:rsidRPr="00E573B8">
          <w:rPr>
            <w:rFonts w:ascii="Calibri" w:eastAsia="Calibri" w:hAnsi="Calibri" w:cs="Times New Roman"/>
            <w:lang w:val="en-US"/>
          </w:rPr>
          <w:t>132.</w:t>
        </w:r>
        <w:r w:rsidRPr="00E573B8">
          <w:rPr>
            <w:rFonts w:ascii="Calibri" w:eastAsia="Calibri" w:hAnsi="Calibri" w:cs="Times New Roman"/>
            <w:lang w:val="en-US"/>
          </w:rPr>
          <w:tab/>
          <w:t>i "\"An agreement's an agreement, right? You're not intending to just break your word, surely?\""</w:t>
        </w:r>
      </w:ins>
    </w:p>
    <w:p w14:paraId="0B0A1CE6" w14:textId="77777777" w:rsidR="00E573B8" w:rsidRPr="00E573B8" w:rsidRDefault="00E573B8" w:rsidP="00E573B8">
      <w:pPr>
        <w:tabs>
          <w:tab w:val="left" w:pos="0"/>
        </w:tabs>
        <w:spacing w:line="600" w:lineRule="auto"/>
        <w:jc w:val="left"/>
        <w:rPr>
          <w:ins w:id="4574" w:author="UTENTE" w:date="2020-06-30T18:32:00Z"/>
          <w:rFonts w:ascii="Calibri" w:eastAsia="Calibri" w:hAnsi="Calibri" w:cs="Times New Roman"/>
          <w:lang w:val="en-US"/>
        </w:rPr>
      </w:pPr>
      <w:ins w:id="4575" w:author="UTENTE" w:date="2020-06-30T18:32:00Z">
        <w:r w:rsidRPr="00E573B8">
          <w:rPr>
            <w:rFonts w:ascii="Calibri" w:eastAsia="Calibri" w:hAnsi="Calibri" w:cs="Times New Roman"/>
            <w:lang w:val="en-US"/>
          </w:rPr>
          <w:t>133.</w:t>
        </w:r>
        <w:r w:rsidRPr="00E573B8">
          <w:rPr>
            <w:rFonts w:ascii="Calibri" w:eastAsia="Calibri" w:hAnsi="Calibri" w:cs="Times New Roman"/>
            <w:lang w:val="en-US"/>
          </w:rPr>
          <w:tab/>
          <w:t>i "\"If you are… well, there're a few vampires I know who'd {i}love{/i} to punish an untrustworthy mischief-maker like you~\""</w:t>
        </w:r>
      </w:ins>
    </w:p>
    <w:p w14:paraId="1E036438" w14:textId="77777777" w:rsidR="00E573B8" w:rsidRPr="00E573B8" w:rsidRDefault="00E573B8" w:rsidP="00E573B8">
      <w:pPr>
        <w:tabs>
          <w:tab w:val="left" w:pos="0"/>
        </w:tabs>
        <w:spacing w:line="600" w:lineRule="auto"/>
        <w:jc w:val="left"/>
        <w:rPr>
          <w:ins w:id="4576" w:author="UTENTE" w:date="2020-06-30T18:32:00Z"/>
          <w:rFonts w:ascii="Calibri" w:eastAsia="Calibri" w:hAnsi="Calibri" w:cs="Times New Roman"/>
          <w:lang w:val="en-US"/>
        </w:rPr>
      </w:pPr>
      <w:ins w:id="4577" w:author="UTENTE" w:date="2020-06-30T18:32:00Z">
        <w:r w:rsidRPr="00E573B8">
          <w:rPr>
            <w:rFonts w:ascii="Calibri" w:eastAsia="Calibri" w:hAnsi="Calibri" w:cs="Times New Roman"/>
            <w:lang w:val="en-US"/>
          </w:rPr>
          <w:t>134.</w:t>
        </w:r>
        <w:r w:rsidRPr="00E573B8">
          <w:rPr>
            <w:rFonts w:ascii="Calibri" w:eastAsia="Calibri" w:hAnsi="Calibri" w:cs="Times New Roman"/>
            <w:lang w:val="en-US"/>
          </w:rPr>
          <w:tab/>
          <w:t>mc "\"…!\""</w:t>
        </w:r>
      </w:ins>
    </w:p>
    <w:p w14:paraId="032888D2" w14:textId="77777777" w:rsidR="00E573B8" w:rsidRPr="00E573B8" w:rsidRDefault="00E573B8" w:rsidP="00E573B8">
      <w:pPr>
        <w:tabs>
          <w:tab w:val="left" w:pos="0"/>
        </w:tabs>
        <w:spacing w:line="600" w:lineRule="auto"/>
        <w:jc w:val="left"/>
        <w:rPr>
          <w:ins w:id="4578" w:author="UTENTE" w:date="2020-06-30T18:32:00Z"/>
          <w:rFonts w:ascii="Calibri" w:eastAsia="Calibri" w:hAnsi="Calibri" w:cs="Times New Roman"/>
          <w:lang w:val="en-US"/>
        </w:rPr>
      </w:pPr>
      <w:ins w:id="4579" w:author="UTENTE" w:date="2020-06-30T18:32:00Z">
        <w:r w:rsidRPr="00E573B8">
          <w:rPr>
            <w:rFonts w:ascii="Calibri" w:eastAsia="Calibri" w:hAnsi="Calibri" w:cs="Times New Roman"/>
            <w:lang w:val="en-US"/>
          </w:rPr>
          <w:t>135.</w:t>
        </w:r>
        <w:r w:rsidRPr="00E573B8">
          <w:rPr>
            <w:rFonts w:ascii="Calibri" w:eastAsia="Calibri" w:hAnsi="Calibri" w:cs="Times New Roman"/>
            <w:lang w:val="en-US"/>
          </w:rPr>
          <w:tab/>
          <w:t>n "I can't believe this guy! {w}Could he be any more open about blackmailing me?!"</w:t>
        </w:r>
      </w:ins>
    </w:p>
    <w:p w14:paraId="451596E9" w14:textId="77777777" w:rsidR="00E573B8" w:rsidRPr="00E573B8" w:rsidRDefault="00E573B8" w:rsidP="00E573B8">
      <w:pPr>
        <w:tabs>
          <w:tab w:val="left" w:pos="0"/>
        </w:tabs>
        <w:spacing w:line="600" w:lineRule="auto"/>
        <w:jc w:val="left"/>
        <w:rPr>
          <w:ins w:id="4580" w:author="UTENTE" w:date="2020-06-30T18:32:00Z"/>
          <w:rFonts w:ascii="Calibri" w:eastAsia="Calibri" w:hAnsi="Calibri" w:cs="Times New Roman"/>
          <w:lang w:val="en-US"/>
        </w:rPr>
      </w:pPr>
      <w:ins w:id="4581" w:author="UTENTE" w:date="2020-06-30T18:32:00Z">
        <w:r w:rsidRPr="00E573B8">
          <w:rPr>
            <w:rFonts w:ascii="Calibri" w:eastAsia="Calibri" w:hAnsi="Calibri" w:cs="Times New Roman"/>
            <w:lang w:val="en-US"/>
          </w:rPr>
          <w:t>136.</w:t>
        </w:r>
        <w:r w:rsidRPr="00E573B8">
          <w:rPr>
            <w:rFonts w:ascii="Calibri" w:eastAsia="Calibri" w:hAnsi="Calibri" w:cs="Times New Roman"/>
            <w:lang w:val="en-US"/>
          </w:rPr>
          <w:tab/>
          <w:t>n "More importantly, what the hell did I just agree to? And why couldn't I resist?"</w:t>
        </w:r>
      </w:ins>
    </w:p>
    <w:p w14:paraId="684B5272" w14:textId="77777777" w:rsidR="00E573B8" w:rsidRPr="00E573B8" w:rsidRDefault="00E573B8" w:rsidP="00E573B8">
      <w:pPr>
        <w:tabs>
          <w:tab w:val="left" w:pos="0"/>
        </w:tabs>
        <w:spacing w:line="600" w:lineRule="auto"/>
        <w:jc w:val="left"/>
        <w:rPr>
          <w:ins w:id="4582" w:author="UTENTE" w:date="2020-06-30T18:32:00Z"/>
          <w:rFonts w:ascii="Calibri" w:eastAsia="Calibri" w:hAnsi="Calibri" w:cs="Times New Roman"/>
          <w:lang w:val="en-US"/>
        </w:rPr>
      </w:pPr>
      <w:ins w:id="4583" w:author="UTENTE" w:date="2020-06-30T18:32:00Z">
        <w:r w:rsidRPr="00E573B8">
          <w:rPr>
            <w:rFonts w:ascii="Calibri" w:eastAsia="Calibri" w:hAnsi="Calibri" w:cs="Times New Roman"/>
            <w:lang w:val="en-US"/>
          </w:rPr>
          <w:t>137.</w:t>
        </w:r>
        <w:r w:rsidRPr="00E573B8">
          <w:rPr>
            <w:rFonts w:ascii="Calibri" w:eastAsia="Calibri" w:hAnsi="Calibri" w:cs="Times New Roman"/>
            <w:lang w:val="en-US"/>
          </w:rPr>
          <w:tab/>
          <w:t>n "There's definitely something supernatural about him, even if he's not a full vampire…"</w:t>
        </w:r>
      </w:ins>
    </w:p>
    <w:p w14:paraId="2CA6BC2D" w14:textId="77777777" w:rsidR="00E573B8" w:rsidRPr="00E573B8" w:rsidRDefault="00E573B8" w:rsidP="00E573B8">
      <w:pPr>
        <w:tabs>
          <w:tab w:val="left" w:pos="0"/>
        </w:tabs>
        <w:spacing w:line="600" w:lineRule="auto"/>
        <w:jc w:val="left"/>
        <w:rPr>
          <w:ins w:id="4584" w:author="UTENTE" w:date="2020-06-30T18:32:00Z"/>
          <w:rFonts w:ascii="Calibri" w:eastAsia="Calibri" w:hAnsi="Calibri" w:cs="Times New Roman"/>
          <w:lang w:val="en-US"/>
        </w:rPr>
      </w:pPr>
      <w:ins w:id="4585" w:author="UTENTE" w:date="2020-06-30T18:32:00Z">
        <w:r w:rsidRPr="00E573B8">
          <w:rPr>
            <w:rFonts w:ascii="Calibri" w:eastAsia="Calibri" w:hAnsi="Calibri" w:cs="Times New Roman"/>
            <w:lang w:val="en-US"/>
          </w:rPr>
          <w:t>138.</w:t>
        </w:r>
        <w:r w:rsidRPr="00E573B8">
          <w:rPr>
            <w:rFonts w:ascii="Calibri" w:eastAsia="Calibri" w:hAnsi="Calibri" w:cs="Times New Roman"/>
            <w:lang w:val="en-US"/>
          </w:rPr>
          <w:tab/>
          <w:t>mc "\"You – you're a real goddamn piece of work, Isaac.\""</w:t>
        </w:r>
      </w:ins>
    </w:p>
    <w:p w14:paraId="138DDF3F" w14:textId="77777777" w:rsidR="00E573B8" w:rsidRPr="00E573B8" w:rsidRDefault="00E573B8" w:rsidP="00E573B8">
      <w:pPr>
        <w:tabs>
          <w:tab w:val="left" w:pos="0"/>
        </w:tabs>
        <w:spacing w:line="600" w:lineRule="auto"/>
        <w:jc w:val="left"/>
        <w:rPr>
          <w:ins w:id="4586" w:author="UTENTE" w:date="2020-06-30T18:32:00Z"/>
          <w:rFonts w:ascii="Calibri" w:eastAsia="Calibri" w:hAnsi="Calibri" w:cs="Times New Roman"/>
          <w:lang w:val="en-US"/>
        </w:rPr>
      </w:pPr>
      <w:ins w:id="4587" w:author="UTENTE" w:date="2020-06-30T18:32:00Z">
        <w:r w:rsidRPr="00E573B8">
          <w:rPr>
            <w:rFonts w:ascii="Calibri" w:eastAsia="Calibri" w:hAnsi="Calibri" w:cs="Times New Roman"/>
            <w:lang w:val="en-US"/>
          </w:rPr>
          <w:t>139.</w:t>
        </w:r>
        <w:r w:rsidRPr="00E573B8">
          <w:rPr>
            <w:rFonts w:ascii="Calibri" w:eastAsia="Calibri" w:hAnsi="Calibri" w:cs="Times New Roman"/>
            <w:lang w:val="en-US"/>
          </w:rPr>
          <w:tab/>
          <w:t>n "I finally manage to growl out some words at him, though I doubt I sound very threatening."</w:t>
        </w:r>
      </w:ins>
    </w:p>
    <w:p w14:paraId="44BA1FA5" w14:textId="77777777" w:rsidR="00E573B8" w:rsidRPr="00E573B8" w:rsidRDefault="00E573B8" w:rsidP="00E573B8">
      <w:pPr>
        <w:tabs>
          <w:tab w:val="left" w:pos="0"/>
        </w:tabs>
        <w:spacing w:line="600" w:lineRule="auto"/>
        <w:jc w:val="left"/>
        <w:rPr>
          <w:ins w:id="4588" w:author="UTENTE" w:date="2020-06-30T18:32:00Z"/>
          <w:rFonts w:ascii="Calibri" w:eastAsia="Calibri" w:hAnsi="Calibri" w:cs="Times New Roman"/>
          <w:lang w:val="en-US"/>
        </w:rPr>
      </w:pPr>
      <w:ins w:id="4589" w:author="UTENTE" w:date="2020-06-30T18:32:00Z">
        <w:r w:rsidRPr="00E573B8">
          <w:rPr>
            <w:rFonts w:ascii="Calibri" w:eastAsia="Calibri" w:hAnsi="Calibri" w:cs="Times New Roman"/>
            <w:lang w:val="en-US"/>
          </w:rPr>
          <w:t>140.</w:t>
        </w:r>
        <w:r w:rsidRPr="00E573B8">
          <w:rPr>
            <w:rFonts w:ascii="Calibri" w:eastAsia="Calibri" w:hAnsi="Calibri" w:cs="Times New Roman"/>
            <w:lang w:val="en-US"/>
          </w:rPr>
          <w:tab/>
          <w:t>mc "\"Ngh. I should've kept walking.\""</w:t>
        </w:r>
      </w:ins>
    </w:p>
    <w:p w14:paraId="335CD9C7" w14:textId="77777777" w:rsidR="00E573B8" w:rsidRPr="00E573B8" w:rsidRDefault="00E573B8" w:rsidP="00E573B8">
      <w:pPr>
        <w:tabs>
          <w:tab w:val="left" w:pos="0"/>
        </w:tabs>
        <w:spacing w:line="600" w:lineRule="auto"/>
        <w:jc w:val="left"/>
        <w:rPr>
          <w:ins w:id="4590" w:author="UTENTE" w:date="2020-06-30T18:32:00Z"/>
          <w:rFonts w:ascii="Calibri" w:eastAsia="Calibri" w:hAnsi="Calibri" w:cs="Times New Roman"/>
          <w:lang w:val="en-US"/>
        </w:rPr>
      </w:pPr>
      <w:ins w:id="4591" w:author="UTENTE" w:date="2020-06-30T18:32:00Z">
        <w:r w:rsidRPr="00E573B8">
          <w:rPr>
            <w:rFonts w:ascii="Calibri" w:eastAsia="Calibri" w:hAnsi="Calibri" w:cs="Times New Roman"/>
            <w:lang w:val="en-US"/>
          </w:rPr>
          <w:t>141.</w:t>
        </w:r>
        <w:r w:rsidRPr="00E573B8">
          <w:rPr>
            <w:rFonts w:ascii="Calibri" w:eastAsia="Calibri" w:hAnsi="Calibri" w:cs="Times New Roman"/>
            <w:lang w:val="en-US"/>
          </w:rPr>
          <w:tab/>
          <w:t>n "More angry at myself than at Isaac, I ball my hands into fists."</w:t>
        </w:r>
      </w:ins>
    </w:p>
    <w:p w14:paraId="0C1B8329" w14:textId="77777777" w:rsidR="00E573B8" w:rsidRPr="00E573B8" w:rsidRDefault="00E573B8" w:rsidP="00E573B8">
      <w:pPr>
        <w:tabs>
          <w:tab w:val="left" w:pos="0"/>
        </w:tabs>
        <w:spacing w:line="600" w:lineRule="auto"/>
        <w:jc w:val="left"/>
        <w:rPr>
          <w:ins w:id="4592" w:author="UTENTE" w:date="2020-06-30T18:32:00Z"/>
          <w:rFonts w:ascii="Calibri" w:eastAsia="Calibri" w:hAnsi="Calibri" w:cs="Times New Roman"/>
          <w:lang w:val="en-US"/>
        </w:rPr>
      </w:pPr>
      <w:ins w:id="4593" w:author="UTENTE" w:date="2020-06-30T18:32:00Z">
        <w:r w:rsidRPr="00E573B8">
          <w:rPr>
            <w:rFonts w:ascii="Calibri" w:eastAsia="Calibri" w:hAnsi="Calibri" w:cs="Times New Roman"/>
            <w:lang w:val="en-US"/>
          </w:rPr>
          <w:t>142.</w:t>
        </w:r>
        <w:r w:rsidRPr="00E573B8">
          <w:rPr>
            <w:rFonts w:ascii="Calibri" w:eastAsia="Calibri" w:hAnsi="Calibri" w:cs="Times New Roman"/>
            <w:lang w:val="en-US"/>
          </w:rPr>
          <w:tab/>
          <w:t>mc "\"…Fine. Come to the diner tomorrow.\""</w:t>
        </w:r>
      </w:ins>
    </w:p>
    <w:p w14:paraId="16836389" w14:textId="77777777" w:rsidR="00E573B8" w:rsidRPr="00E573B8" w:rsidRDefault="00E573B8" w:rsidP="00E573B8">
      <w:pPr>
        <w:tabs>
          <w:tab w:val="left" w:pos="0"/>
        </w:tabs>
        <w:spacing w:line="600" w:lineRule="auto"/>
        <w:jc w:val="left"/>
        <w:rPr>
          <w:ins w:id="4594" w:author="UTENTE" w:date="2020-06-30T18:32:00Z"/>
          <w:rFonts w:ascii="Calibri" w:eastAsia="Calibri" w:hAnsi="Calibri" w:cs="Times New Roman"/>
          <w:lang w:val="en-US"/>
        </w:rPr>
      </w:pPr>
      <w:ins w:id="4595" w:author="UTENTE" w:date="2020-06-30T18:32:00Z">
        <w:r w:rsidRPr="00E573B8">
          <w:rPr>
            <w:rFonts w:ascii="Calibri" w:eastAsia="Calibri" w:hAnsi="Calibri" w:cs="Times New Roman"/>
            <w:lang w:val="en-US"/>
          </w:rPr>
          <w:t>143.</w:t>
        </w:r>
        <w:r w:rsidRPr="00E573B8">
          <w:rPr>
            <w:rFonts w:ascii="Calibri" w:eastAsia="Calibri" w:hAnsi="Calibri" w:cs="Times New Roman"/>
            <w:lang w:val="en-US"/>
          </w:rPr>
          <w:tab/>
          <w:t>mc "\"But I swear, if you pull something else like this again…\""</w:t>
        </w:r>
      </w:ins>
    </w:p>
    <w:p w14:paraId="498E359E" w14:textId="77777777" w:rsidR="00E573B8" w:rsidRPr="00E573B8" w:rsidRDefault="00E573B8" w:rsidP="00E573B8">
      <w:pPr>
        <w:tabs>
          <w:tab w:val="left" w:pos="0"/>
        </w:tabs>
        <w:spacing w:line="600" w:lineRule="auto"/>
        <w:jc w:val="left"/>
        <w:rPr>
          <w:ins w:id="4596" w:author="UTENTE" w:date="2020-06-30T18:32:00Z"/>
          <w:rFonts w:ascii="Calibri" w:eastAsia="Calibri" w:hAnsi="Calibri" w:cs="Times New Roman"/>
        </w:rPr>
      </w:pPr>
      <w:ins w:id="4597" w:author="UTENTE" w:date="2020-06-30T18:32:00Z">
        <w:r w:rsidRPr="00E573B8">
          <w:rPr>
            <w:rFonts w:ascii="Calibri" w:eastAsia="Calibri" w:hAnsi="Calibri" w:cs="Times New Roman"/>
          </w:rPr>
          <w:t>144.</w:t>
        </w:r>
        <w:r w:rsidRPr="00E573B8">
          <w:rPr>
            <w:rFonts w:ascii="Calibri" w:eastAsia="Calibri" w:hAnsi="Calibri" w:cs="Times New Roman"/>
          </w:rPr>
          <w:tab/>
          <w:t>i "\"Pull? Pull what?\"" </w:t>
        </w:r>
        <w:r w:rsidRPr="00E573B8">
          <w:rPr>
            <w:rFonts w:ascii="Calibri" w:eastAsia="Calibri" w:hAnsi="Calibri" w:cs="Times New Roman"/>
          </w:rPr>
          <w:br w:type="page"/>
        </w:r>
      </w:ins>
    </w:p>
    <w:p w14:paraId="6FABC6BC" w14:textId="77777777" w:rsidR="00E573B8" w:rsidRPr="00E573B8" w:rsidRDefault="00E573B8" w:rsidP="00E573B8">
      <w:pPr>
        <w:tabs>
          <w:tab w:val="left" w:pos="0"/>
        </w:tabs>
        <w:spacing w:line="600" w:lineRule="auto"/>
        <w:jc w:val="left"/>
        <w:rPr>
          <w:ins w:id="4598" w:author="UTENTE" w:date="2020-06-30T18:32:00Z"/>
          <w:rFonts w:ascii="Calibri" w:eastAsia="Calibri" w:hAnsi="Calibri" w:cs="Times New Roman"/>
        </w:rPr>
      </w:pPr>
      <w:ins w:id="4599" w:author="UTENTE" w:date="2020-06-30T18:32:00Z">
        <w:r w:rsidRPr="00E573B8">
          <w:rPr>
            <w:rFonts w:ascii="Calibri" w:eastAsia="Calibri" w:hAnsi="Calibri" w:cs="Times New Roman"/>
          </w:rPr>
          <w:lastRenderedPageBreak/>
          <w:t>131.</w:t>
        </w:r>
        <w:r w:rsidRPr="00E573B8">
          <w:rPr>
            <w:rFonts w:ascii="Calibri" w:eastAsia="Calibri" w:hAnsi="Calibri" w:cs="Times New Roman"/>
          </w:rPr>
          <w:tab/>
          <w:t>n "Isaac sorride contento, schioccando giocosamente la lingua."</w:t>
        </w:r>
      </w:ins>
    </w:p>
    <w:p w14:paraId="2BF4206C" w14:textId="77777777" w:rsidR="00E573B8" w:rsidRPr="00E573B8" w:rsidRDefault="00E573B8" w:rsidP="00E573B8">
      <w:pPr>
        <w:tabs>
          <w:tab w:val="left" w:pos="0"/>
        </w:tabs>
        <w:spacing w:line="600" w:lineRule="auto"/>
        <w:jc w:val="left"/>
        <w:rPr>
          <w:ins w:id="4600" w:author="UTENTE" w:date="2020-06-30T18:32:00Z"/>
          <w:rFonts w:ascii="Calibri" w:eastAsia="Calibri" w:hAnsi="Calibri" w:cs="Times New Roman"/>
        </w:rPr>
      </w:pPr>
      <w:ins w:id="4601" w:author="UTENTE" w:date="2020-06-30T18:32:00Z">
        <w:r w:rsidRPr="00E573B8">
          <w:rPr>
            <w:rFonts w:ascii="Calibri" w:eastAsia="Calibri" w:hAnsi="Calibri" w:cs="Times New Roman"/>
          </w:rPr>
          <w:t>132.</w:t>
        </w:r>
        <w:r w:rsidRPr="00E573B8">
          <w:rPr>
            <w:rFonts w:ascii="Calibri" w:eastAsia="Calibri" w:hAnsi="Calibri" w:cs="Times New Roman"/>
          </w:rPr>
          <w:tab/>
          <w:t>i "\"Un accordo è un accordo, giusto? Sono sicuro che non intendi venir meno alla parola data, non è così?\""</w:t>
        </w:r>
      </w:ins>
    </w:p>
    <w:p w14:paraId="4F8C881B" w14:textId="77777777" w:rsidR="00E573B8" w:rsidRPr="00E573B8" w:rsidRDefault="00E573B8" w:rsidP="00E573B8">
      <w:pPr>
        <w:tabs>
          <w:tab w:val="left" w:pos="0"/>
        </w:tabs>
        <w:spacing w:line="600" w:lineRule="auto"/>
        <w:jc w:val="left"/>
        <w:rPr>
          <w:ins w:id="4602" w:author="UTENTE" w:date="2020-06-30T18:32:00Z"/>
          <w:rFonts w:ascii="Calibri" w:eastAsia="Calibri" w:hAnsi="Calibri" w:cs="Times New Roman"/>
        </w:rPr>
      </w:pPr>
      <w:ins w:id="4603" w:author="UTENTE" w:date="2020-06-30T18:32:00Z">
        <w:r w:rsidRPr="00E573B8">
          <w:rPr>
            <w:rFonts w:ascii="Calibri" w:eastAsia="Calibri" w:hAnsi="Calibri" w:cs="Times New Roman"/>
          </w:rPr>
          <w:t>133.</w:t>
        </w:r>
        <w:r w:rsidRPr="00E573B8">
          <w:rPr>
            <w:rFonts w:ascii="Calibri" w:eastAsia="Calibri" w:hAnsi="Calibri" w:cs="Times New Roman"/>
          </w:rPr>
          <w:tab/>
          <w:t>i "\"Ma se vuoi… Beh, c'è qualche vampiro che {i}adorerebbe{/i} punire un inaffidabile combinaguai come te~\""</w:t>
        </w:r>
      </w:ins>
    </w:p>
    <w:p w14:paraId="5D4E487A" w14:textId="77777777" w:rsidR="00E573B8" w:rsidRPr="00E573B8" w:rsidRDefault="00E573B8" w:rsidP="00E573B8">
      <w:pPr>
        <w:tabs>
          <w:tab w:val="left" w:pos="0"/>
        </w:tabs>
        <w:spacing w:line="600" w:lineRule="auto"/>
        <w:jc w:val="left"/>
        <w:rPr>
          <w:ins w:id="4604" w:author="UTENTE" w:date="2020-06-30T18:32:00Z"/>
          <w:rFonts w:ascii="Calibri" w:eastAsia="Calibri" w:hAnsi="Calibri" w:cs="Times New Roman"/>
        </w:rPr>
      </w:pPr>
      <w:ins w:id="4605" w:author="UTENTE" w:date="2020-06-30T18:32:00Z">
        <w:r w:rsidRPr="00E573B8">
          <w:rPr>
            <w:rFonts w:ascii="Calibri" w:eastAsia="Calibri" w:hAnsi="Calibri" w:cs="Times New Roman"/>
          </w:rPr>
          <w:t>134.</w:t>
        </w:r>
        <w:r w:rsidRPr="00E573B8">
          <w:rPr>
            <w:rFonts w:ascii="Calibri" w:eastAsia="Calibri" w:hAnsi="Calibri" w:cs="Times New Roman"/>
          </w:rPr>
          <w:tab/>
          <w:t>mc "\"…!\""</w:t>
        </w:r>
      </w:ins>
    </w:p>
    <w:p w14:paraId="1F3F53E7" w14:textId="77777777" w:rsidR="00E573B8" w:rsidRPr="00E573B8" w:rsidRDefault="00E573B8" w:rsidP="00E573B8">
      <w:pPr>
        <w:tabs>
          <w:tab w:val="left" w:pos="0"/>
        </w:tabs>
        <w:spacing w:line="600" w:lineRule="auto"/>
        <w:jc w:val="left"/>
        <w:rPr>
          <w:ins w:id="4606" w:author="UTENTE" w:date="2020-06-30T18:32:00Z"/>
          <w:rFonts w:ascii="Calibri" w:eastAsia="Calibri" w:hAnsi="Calibri" w:cs="Times New Roman"/>
        </w:rPr>
      </w:pPr>
      <w:ins w:id="4607" w:author="UTENTE" w:date="2020-06-30T18:32:00Z">
        <w:r w:rsidRPr="00E573B8">
          <w:rPr>
            <w:rFonts w:ascii="Calibri" w:eastAsia="Calibri" w:hAnsi="Calibri" w:cs="Times New Roman"/>
          </w:rPr>
          <w:t>135.</w:t>
        </w:r>
        <w:r w:rsidRPr="00E573B8">
          <w:rPr>
            <w:rFonts w:ascii="Calibri" w:eastAsia="Calibri" w:hAnsi="Calibri" w:cs="Times New Roman"/>
          </w:rPr>
          <w:tab/>
          <w:t>n "Non ci posso credere! {w}Può ricattarmi più apertamente di così?!"</w:t>
        </w:r>
      </w:ins>
    </w:p>
    <w:p w14:paraId="5B8287C1" w14:textId="77777777" w:rsidR="00E573B8" w:rsidRPr="00E573B8" w:rsidRDefault="00E573B8" w:rsidP="00E573B8">
      <w:pPr>
        <w:tabs>
          <w:tab w:val="left" w:pos="0"/>
        </w:tabs>
        <w:spacing w:line="600" w:lineRule="auto"/>
        <w:jc w:val="left"/>
        <w:rPr>
          <w:ins w:id="4608" w:author="UTENTE" w:date="2020-06-30T18:32:00Z"/>
          <w:rFonts w:ascii="Calibri" w:eastAsia="Calibri" w:hAnsi="Calibri" w:cs="Times New Roman"/>
        </w:rPr>
      </w:pPr>
      <w:ins w:id="4609" w:author="UTENTE" w:date="2020-06-30T18:32:00Z">
        <w:r w:rsidRPr="00E573B8">
          <w:rPr>
            <w:rFonts w:ascii="Calibri" w:eastAsia="Calibri" w:hAnsi="Calibri" w:cs="Times New Roman"/>
          </w:rPr>
          <w:t>136.</w:t>
        </w:r>
        <w:r w:rsidRPr="00E573B8">
          <w:rPr>
            <w:rFonts w:ascii="Calibri" w:eastAsia="Calibri" w:hAnsi="Calibri" w:cs="Times New Roman"/>
          </w:rPr>
          <w:tab/>
          <w:t>n "Ma ancora più importante, cosa cazzo ho detto che avrei fatto? E perché non potevo resistere?"</w:t>
        </w:r>
      </w:ins>
    </w:p>
    <w:p w14:paraId="399ED1DA" w14:textId="77777777" w:rsidR="00E573B8" w:rsidRPr="00E573B8" w:rsidRDefault="00E573B8" w:rsidP="00E573B8">
      <w:pPr>
        <w:tabs>
          <w:tab w:val="left" w:pos="0"/>
        </w:tabs>
        <w:spacing w:line="600" w:lineRule="auto"/>
        <w:jc w:val="left"/>
        <w:rPr>
          <w:ins w:id="4610" w:author="UTENTE" w:date="2020-06-30T18:32:00Z"/>
          <w:rFonts w:ascii="Calibri" w:eastAsia="Calibri" w:hAnsi="Calibri" w:cs="Times New Roman"/>
        </w:rPr>
      </w:pPr>
      <w:ins w:id="4611" w:author="UTENTE" w:date="2020-06-30T18:32:00Z">
        <w:r w:rsidRPr="00E573B8">
          <w:rPr>
            <w:rFonts w:ascii="Calibri" w:eastAsia="Calibri" w:hAnsi="Calibri" w:cs="Times New Roman"/>
          </w:rPr>
          <w:t>137.</w:t>
        </w:r>
        <w:r w:rsidRPr="00E573B8">
          <w:rPr>
            <w:rFonts w:ascii="Calibri" w:eastAsia="Calibri" w:hAnsi="Calibri" w:cs="Times New Roman"/>
          </w:rPr>
          <w:tab/>
          <w:t>n "C'è sicuramente qualcosa di sovrannaturale in lui, anche se non è un vero e proprio vampiro…"</w:t>
        </w:r>
      </w:ins>
    </w:p>
    <w:p w14:paraId="1CE570C3" w14:textId="77777777" w:rsidR="00E573B8" w:rsidRPr="00E573B8" w:rsidRDefault="00E573B8" w:rsidP="00E573B8">
      <w:pPr>
        <w:tabs>
          <w:tab w:val="left" w:pos="0"/>
        </w:tabs>
        <w:spacing w:line="600" w:lineRule="auto"/>
        <w:jc w:val="left"/>
        <w:rPr>
          <w:ins w:id="4612" w:author="UTENTE" w:date="2020-06-30T18:32:00Z"/>
          <w:rFonts w:ascii="Calibri" w:eastAsia="Calibri" w:hAnsi="Calibri" w:cs="Times New Roman"/>
        </w:rPr>
      </w:pPr>
      <w:ins w:id="4613" w:author="UTENTE" w:date="2020-06-30T18:32:00Z">
        <w:r w:rsidRPr="00E573B8">
          <w:rPr>
            <w:rFonts w:ascii="Calibri" w:eastAsia="Calibri" w:hAnsi="Calibri" w:cs="Times New Roman"/>
          </w:rPr>
          <w:t>138.</w:t>
        </w:r>
        <w:r w:rsidRPr="00E573B8">
          <w:rPr>
            <w:rFonts w:ascii="Calibri" w:eastAsia="Calibri" w:hAnsi="Calibri" w:cs="Times New Roman"/>
          </w:rPr>
          <w:tab/>
          <w:t>mc "\"Tu - sei davvero un maledetto stronzo, Isaac.\""</w:t>
        </w:r>
      </w:ins>
    </w:p>
    <w:p w14:paraId="2923B724" w14:textId="77777777" w:rsidR="00E573B8" w:rsidRPr="00E573B8" w:rsidRDefault="00E573B8" w:rsidP="00E573B8">
      <w:pPr>
        <w:tabs>
          <w:tab w:val="left" w:pos="0"/>
        </w:tabs>
        <w:spacing w:line="600" w:lineRule="auto"/>
        <w:jc w:val="left"/>
        <w:rPr>
          <w:ins w:id="4614" w:author="UTENTE" w:date="2020-06-30T18:32:00Z"/>
          <w:rFonts w:ascii="Calibri" w:eastAsia="Calibri" w:hAnsi="Calibri" w:cs="Times New Roman"/>
        </w:rPr>
      </w:pPr>
      <w:ins w:id="4615" w:author="UTENTE" w:date="2020-06-30T18:32:00Z">
        <w:r w:rsidRPr="00E573B8">
          <w:rPr>
            <w:rFonts w:ascii="Calibri" w:eastAsia="Calibri" w:hAnsi="Calibri" w:cs="Times New Roman"/>
          </w:rPr>
          <w:t>139.</w:t>
        </w:r>
        <w:r w:rsidRPr="00E573B8">
          <w:rPr>
            <w:rFonts w:ascii="Calibri" w:eastAsia="Calibri" w:hAnsi="Calibri" w:cs="Times New Roman"/>
          </w:rPr>
          <w:tab/>
          <w:t>n "Finalmente riesco a ringhiargli addosso qualche parola, anche se dubito di sembrare molto minaccioso."</w:t>
        </w:r>
      </w:ins>
    </w:p>
    <w:p w14:paraId="5A35B2CC" w14:textId="77777777" w:rsidR="00E573B8" w:rsidRPr="00E573B8" w:rsidRDefault="00E573B8" w:rsidP="00E573B8">
      <w:pPr>
        <w:tabs>
          <w:tab w:val="left" w:pos="0"/>
        </w:tabs>
        <w:spacing w:line="600" w:lineRule="auto"/>
        <w:jc w:val="left"/>
        <w:rPr>
          <w:ins w:id="4616" w:author="UTENTE" w:date="2020-06-30T18:32:00Z"/>
          <w:rFonts w:ascii="Calibri" w:eastAsia="Calibri" w:hAnsi="Calibri" w:cs="Times New Roman"/>
        </w:rPr>
      </w:pPr>
      <w:ins w:id="4617" w:author="UTENTE" w:date="2020-06-30T18:32:00Z">
        <w:r w:rsidRPr="00E573B8">
          <w:rPr>
            <w:rFonts w:ascii="Calibri" w:eastAsia="Calibri" w:hAnsi="Calibri" w:cs="Times New Roman"/>
          </w:rPr>
          <w:t>140.</w:t>
        </w:r>
        <w:r w:rsidRPr="00E573B8">
          <w:rPr>
            <w:rFonts w:ascii="Calibri" w:eastAsia="Calibri" w:hAnsi="Calibri" w:cs="Times New Roman"/>
          </w:rPr>
          <w:tab/>
          <w:t>mc "\"Ngh. Avrei dovuto continuare a camminare.\""</w:t>
        </w:r>
      </w:ins>
    </w:p>
    <w:p w14:paraId="59192A54" w14:textId="77777777" w:rsidR="00E573B8" w:rsidRPr="00E573B8" w:rsidRDefault="00E573B8" w:rsidP="00E573B8">
      <w:pPr>
        <w:tabs>
          <w:tab w:val="left" w:pos="0"/>
        </w:tabs>
        <w:spacing w:line="600" w:lineRule="auto"/>
        <w:jc w:val="left"/>
        <w:rPr>
          <w:ins w:id="4618" w:author="UTENTE" w:date="2020-06-30T18:32:00Z"/>
          <w:rFonts w:ascii="Calibri" w:eastAsia="Calibri" w:hAnsi="Calibri" w:cs="Times New Roman"/>
        </w:rPr>
      </w:pPr>
      <w:ins w:id="4619" w:author="UTENTE" w:date="2020-06-30T18:32:00Z">
        <w:r w:rsidRPr="00E573B8">
          <w:rPr>
            <w:rFonts w:ascii="Calibri" w:eastAsia="Calibri" w:hAnsi="Calibri" w:cs="Times New Roman"/>
          </w:rPr>
          <w:t>141.</w:t>
        </w:r>
        <w:r w:rsidRPr="00E573B8">
          <w:rPr>
            <w:rFonts w:ascii="Calibri" w:eastAsia="Calibri" w:hAnsi="Calibri" w:cs="Times New Roman"/>
          </w:rPr>
          <w:tab/>
          <w:t>n "Più incazzato con me stesso che con Isaac, stringo la mano in un pugno."</w:t>
        </w:r>
      </w:ins>
    </w:p>
    <w:p w14:paraId="3579B9C6" w14:textId="77777777" w:rsidR="00E573B8" w:rsidRPr="00E573B8" w:rsidRDefault="00E573B8" w:rsidP="00E573B8">
      <w:pPr>
        <w:tabs>
          <w:tab w:val="left" w:pos="0"/>
        </w:tabs>
        <w:spacing w:line="600" w:lineRule="auto"/>
        <w:jc w:val="left"/>
        <w:rPr>
          <w:ins w:id="4620" w:author="UTENTE" w:date="2020-06-30T18:32:00Z"/>
          <w:rFonts w:ascii="Calibri" w:eastAsia="Calibri" w:hAnsi="Calibri" w:cs="Times New Roman"/>
        </w:rPr>
      </w:pPr>
      <w:ins w:id="4621" w:author="UTENTE" w:date="2020-06-30T18:32:00Z">
        <w:r w:rsidRPr="00E573B8">
          <w:rPr>
            <w:rFonts w:ascii="Calibri" w:eastAsia="Calibri" w:hAnsi="Calibri" w:cs="Times New Roman"/>
          </w:rPr>
          <w:t>142.</w:t>
        </w:r>
        <w:r w:rsidRPr="00E573B8">
          <w:rPr>
            <w:rFonts w:ascii="Calibri" w:eastAsia="Calibri" w:hAnsi="Calibri" w:cs="Times New Roman"/>
          </w:rPr>
          <w:tab/>
          <w:t>mc "\"…D'accordo. Vieni al locale domani.\""</w:t>
        </w:r>
      </w:ins>
    </w:p>
    <w:p w14:paraId="19D8B1EE" w14:textId="77777777" w:rsidR="00E573B8" w:rsidRPr="00E573B8" w:rsidRDefault="00E573B8" w:rsidP="00E573B8">
      <w:pPr>
        <w:tabs>
          <w:tab w:val="left" w:pos="0"/>
        </w:tabs>
        <w:spacing w:line="600" w:lineRule="auto"/>
        <w:jc w:val="left"/>
        <w:rPr>
          <w:ins w:id="4622" w:author="UTENTE" w:date="2020-06-30T18:32:00Z"/>
          <w:rFonts w:ascii="Calibri" w:eastAsia="Calibri" w:hAnsi="Calibri" w:cs="Times New Roman"/>
        </w:rPr>
      </w:pPr>
      <w:ins w:id="4623" w:author="UTENTE" w:date="2020-06-30T18:32:00Z">
        <w:r w:rsidRPr="00E573B8">
          <w:rPr>
            <w:rFonts w:ascii="Calibri" w:eastAsia="Calibri" w:hAnsi="Calibri" w:cs="Times New Roman"/>
          </w:rPr>
          <w:t>143.</w:t>
        </w:r>
        <w:r w:rsidRPr="00E573B8">
          <w:rPr>
            <w:rFonts w:ascii="Calibri" w:eastAsia="Calibri" w:hAnsi="Calibri" w:cs="Times New Roman"/>
          </w:rPr>
          <w:tab/>
          <w:t>mc "\"Ma ti giuro, se fai di nuovo una roba del genere…\""</w:t>
        </w:r>
      </w:ins>
    </w:p>
    <w:p w14:paraId="292EB880" w14:textId="77777777" w:rsidR="00E573B8" w:rsidRPr="00E573B8" w:rsidRDefault="00E573B8" w:rsidP="00E573B8">
      <w:pPr>
        <w:tabs>
          <w:tab w:val="left" w:pos="0"/>
        </w:tabs>
        <w:spacing w:line="600" w:lineRule="auto"/>
        <w:jc w:val="left"/>
        <w:rPr>
          <w:ins w:id="4624" w:author="UTENTE" w:date="2020-06-30T18:32:00Z"/>
          <w:rFonts w:ascii="Calibri" w:eastAsia="Calibri" w:hAnsi="Calibri" w:cs="Times New Roman"/>
          <w:lang w:val="en-US"/>
        </w:rPr>
      </w:pPr>
      <w:ins w:id="4625" w:author="UTENTE" w:date="2020-06-30T18:32:00Z">
        <w:r w:rsidRPr="00E573B8">
          <w:rPr>
            <w:rFonts w:ascii="Calibri" w:eastAsia="Calibri" w:hAnsi="Calibri" w:cs="Times New Roman"/>
            <w:lang w:val="en-US"/>
          </w:rPr>
          <w:t>144.</w:t>
        </w:r>
        <w:r w:rsidRPr="00E573B8">
          <w:rPr>
            <w:rFonts w:ascii="Calibri" w:eastAsia="Calibri" w:hAnsi="Calibri" w:cs="Times New Roman"/>
            <w:lang w:val="en-US"/>
          </w:rPr>
          <w:tab/>
          <w:t>i "\"Fare? Fare cosa?\""</w:t>
        </w:r>
        <w:r w:rsidRPr="00E573B8">
          <w:rPr>
            <w:rFonts w:ascii="Calibri" w:eastAsia="Calibri" w:hAnsi="Calibri" w:cs="Times New Roman"/>
            <w:lang w:val="en-US"/>
          </w:rPr>
          <w:br w:type="page"/>
        </w:r>
      </w:ins>
    </w:p>
    <w:p w14:paraId="0068D375" w14:textId="77777777" w:rsidR="00E573B8" w:rsidRPr="00E573B8" w:rsidRDefault="00E573B8" w:rsidP="00E573B8">
      <w:pPr>
        <w:tabs>
          <w:tab w:val="left" w:pos="0"/>
        </w:tabs>
        <w:spacing w:line="600" w:lineRule="auto"/>
        <w:jc w:val="left"/>
        <w:rPr>
          <w:ins w:id="4626" w:author="UTENTE" w:date="2020-06-30T18:32:00Z"/>
          <w:rFonts w:ascii="Calibri" w:eastAsia="Calibri" w:hAnsi="Calibri" w:cs="Times New Roman"/>
          <w:lang w:val="en-US"/>
        </w:rPr>
      </w:pPr>
      <w:ins w:id="4627" w:author="UTENTE" w:date="2020-06-30T18:32:00Z">
        <w:r w:rsidRPr="00E573B8">
          <w:rPr>
            <w:rFonts w:ascii="Calibri" w:eastAsia="Calibri" w:hAnsi="Calibri" w:cs="Times New Roman"/>
            <w:lang w:val="en-US"/>
          </w:rPr>
          <w:lastRenderedPageBreak/>
          <w:t>145.</w:t>
        </w:r>
        <w:r w:rsidRPr="00E573B8">
          <w:rPr>
            <w:rFonts w:ascii="Calibri" w:eastAsia="Calibri" w:hAnsi="Calibri" w:cs="Times New Roman"/>
            <w:lang w:val="en-US"/>
          </w:rPr>
          <w:tab/>
          <w:t>i "\"I have no idea what you're talking about. I'm just an ordinary businessman – with extraordinary talents.\""</w:t>
        </w:r>
      </w:ins>
    </w:p>
    <w:p w14:paraId="5084D185" w14:textId="77777777" w:rsidR="00E573B8" w:rsidRPr="00E573B8" w:rsidRDefault="00E573B8" w:rsidP="00E573B8">
      <w:pPr>
        <w:tabs>
          <w:tab w:val="left" w:pos="0"/>
        </w:tabs>
        <w:spacing w:line="600" w:lineRule="auto"/>
        <w:jc w:val="left"/>
        <w:rPr>
          <w:ins w:id="4628" w:author="UTENTE" w:date="2020-06-30T18:32:00Z"/>
          <w:rFonts w:ascii="Calibri" w:eastAsia="Calibri" w:hAnsi="Calibri" w:cs="Times New Roman"/>
          <w:lang w:val="en-US"/>
        </w:rPr>
      </w:pPr>
      <w:ins w:id="4629" w:author="UTENTE" w:date="2020-06-30T18:32:00Z">
        <w:r w:rsidRPr="00E573B8">
          <w:rPr>
            <w:rFonts w:ascii="Calibri" w:eastAsia="Calibri" w:hAnsi="Calibri" w:cs="Times New Roman"/>
            <w:lang w:val="en-US"/>
          </w:rPr>
          <w:t>146.</w:t>
        </w:r>
        <w:r w:rsidRPr="00E573B8">
          <w:rPr>
            <w:rFonts w:ascii="Calibri" w:eastAsia="Calibri" w:hAnsi="Calibri" w:cs="Times New Roman"/>
            <w:lang w:val="en-US"/>
          </w:rPr>
          <w:tab/>
          <w:t>n "Isaac innocently shrugs his shoulders, then offers me a little wink before turning away."</w:t>
        </w:r>
      </w:ins>
    </w:p>
    <w:p w14:paraId="1266C6FE" w14:textId="77777777" w:rsidR="00E573B8" w:rsidRPr="00E573B8" w:rsidRDefault="00E573B8" w:rsidP="00E573B8">
      <w:pPr>
        <w:tabs>
          <w:tab w:val="left" w:pos="0"/>
        </w:tabs>
        <w:spacing w:line="600" w:lineRule="auto"/>
        <w:jc w:val="left"/>
        <w:rPr>
          <w:ins w:id="4630" w:author="UTENTE" w:date="2020-06-30T18:32:00Z"/>
          <w:rFonts w:ascii="Calibri" w:eastAsia="Calibri" w:hAnsi="Calibri" w:cs="Times New Roman"/>
          <w:lang w:val="en-US"/>
        </w:rPr>
      </w:pPr>
      <w:ins w:id="4631" w:author="UTENTE" w:date="2020-06-30T18:32:00Z">
        <w:r w:rsidRPr="00E573B8">
          <w:rPr>
            <w:rFonts w:ascii="Calibri" w:eastAsia="Calibri" w:hAnsi="Calibri" w:cs="Times New Roman"/>
            <w:lang w:val="en-US"/>
          </w:rPr>
          <w:t>147.</w:t>
        </w:r>
        <w:r w:rsidRPr="00E573B8">
          <w:rPr>
            <w:rFonts w:ascii="Calibri" w:eastAsia="Calibri" w:hAnsi="Calibri" w:cs="Times New Roman"/>
            <w:lang w:val="en-US"/>
          </w:rPr>
          <w:tab/>
          <w:t>ip "\"I'll show up promptly at closing tomorrow night, so be ready! Make sure to wear your Sunday best!\""</w:t>
        </w:r>
      </w:ins>
    </w:p>
    <w:p w14:paraId="0BECC0D0" w14:textId="77777777" w:rsidR="00E573B8" w:rsidRPr="00E573B8" w:rsidRDefault="00E573B8" w:rsidP="00E573B8">
      <w:pPr>
        <w:tabs>
          <w:tab w:val="left" w:pos="0"/>
        </w:tabs>
        <w:spacing w:line="600" w:lineRule="auto"/>
        <w:jc w:val="left"/>
        <w:rPr>
          <w:ins w:id="4632" w:author="UTENTE" w:date="2020-06-30T18:32:00Z"/>
          <w:rFonts w:ascii="Calibri" w:eastAsia="Calibri" w:hAnsi="Calibri" w:cs="Times New Roman"/>
          <w:lang w:val="en-US"/>
        </w:rPr>
      </w:pPr>
      <w:ins w:id="4633" w:author="UTENTE" w:date="2020-06-30T18:32:00Z">
        <w:r w:rsidRPr="00E573B8">
          <w:rPr>
            <w:rFonts w:ascii="Calibri" w:eastAsia="Calibri" w:hAnsi="Calibri" w:cs="Times New Roman"/>
            <w:lang w:val="en-US"/>
          </w:rPr>
          <w:t>148.</w:t>
        </w:r>
        <w:r w:rsidRPr="00E573B8">
          <w:rPr>
            <w:rFonts w:ascii="Calibri" w:eastAsia="Calibri" w:hAnsi="Calibri" w:cs="Times New Roman"/>
            <w:lang w:val="en-US"/>
          </w:rPr>
          <w:tab/>
          <w:t>mc "\"And get it all grease-stained, sure.\""</w:t>
        </w:r>
      </w:ins>
    </w:p>
    <w:p w14:paraId="14ADAA6E" w14:textId="77777777" w:rsidR="00E573B8" w:rsidRPr="00E573B8" w:rsidRDefault="00E573B8" w:rsidP="00E573B8">
      <w:pPr>
        <w:tabs>
          <w:tab w:val="left" w:pos="0"/>
        </w:tabs>
        <w:spacing w:line="600" w:lineRule="auto"/>
        <w:jc w:val="left"/>
        <w:rPr>
          <w:ins w:id="4634" w:author="UTENTE" w:date="2020-06-30T18:32:00Z"/>
          <w:rFonts w:ascii="Calibri" w:eastAsia="Calibri" w:hAnsi="Calibri" w:cs="Times New Roman"/>
          <w:lang w:val="en-US"/>
        </w:rPr>
      </w:pPr>
      <w:ins w:id="4635" w:author="UTENTE" w:date="2020-06-30T18:32:00Z">
        <w:r w:rsidRPr="00E573B8">
          <w:rPr>
            <w:rFonts w:ascii="Calibri" w:eastAsia="Calibri" w:hAnsi="Calibri" w:cs="Times New Roman"/>
            <w:lang w:val="en-US"/>
          </w:rPr>
          <w:t>149.</w:t>
        </w:r>
        <w:r w:rsidRPr="00E573B8">
          <w:rPr>
            <w:rFonts w:ascii="Calibri" w:eastAsia="Calibri" w:hAnsi="Calibri" w:cs="Times New Roman"/>
            <w:lang w:val="en-US"/>
          </w:rPr>
          <w:tab/>
          <w:t>mc "\"I hope you slip on the sidewalk and crack your head open on your way to the diner, bastard.\""</w:t>
        </w:r>
      </w:ins>
    </w:p>
    <w:p w14:paraId="657000A5" w14:textId="77777777" w:rsidR="00E573B8" w:rsidRPr="00E573B8" w:rsidRDefault="00E573B8" w:rsidP="00E573B8">
      <w:pPr>
        <w:tabs>
          <w:tab w:val="left" w:pos="0"/>
        </w:tabs>
        <w:spacing w:line="600" w:lineRule="auto"/>
        <w:jc w:val="left"/>
        <w:rPr>
          <w:ins w:id="4636" w:author="UTENTE" w:date="2020-06-30T18:32:00Z"/>
          <w:rFonts w:ascii="Calibri" w:eastAsia="Calibri" w:hAnsi="Calibri" w:cs="Times New Roman"/>
          <w:lang w:val="en-US"/>
        </w:rPr>
      </w:pPr>
      <w:ins w:id="4637" w:author="UTENTE" w:date="2020-06-30T18:32:00Z">
        <w:r w:rsidRPr="00E573B8">
          <w:rPr>
            <w:rFonts w:ascii="Calibri" w:eastAsia="Calibri" w:hAnsi="Calibri" w:cs="Times New Roman"/>
            <w:lang w:val="en-US"/>
          </w:rPr>
          <w:t>150.</w:t>
        </w:r>
        <w:r w:rsidRPr="00E573B8">
          <w:rPr>
            <w:rFonts w:ascii="Calibri" w:eastAsia="Calibri" w:hAnsi="Calibri" w:cs="Times New Roman"/>
            <w:lang w:val="en-US"/>
          </w:rPr>
          <w:tab/>
          <w:t>mc "\"…I can't wait. If I'm lucky, I'll get struck by lightning before I reach the diner.\""</w:t>
        </w:r>
      </w:ins>
    </w:p>
    <w:p w14:paraId="14D5AD1C" w14:textId="77777777" w:rsidR="00E573B8" w:rsidRPr="00E573B8" w:rsidRDefault="00E573B8" w:rsidP="00E573B8">
      <w:pPr>
        <w:tabs>
          <w:tab w:val="left" w:pos="0"/>
        </w:tabs>
        <w:spacing w:line="600" w:lineRule="auto"/>
        <w:jc w:val="left"/>
        <w:rPr>
          <w:ins w:id="4638" w:author="UTENTE" w:date="2020-06-30T18:32:00Z"/>
          <w:rFonts w:ascii="Calibri" w:eastAsia="Calibri" w:hAnsi="Calibri" w:cs="Times New Roman"/>
          <w:lang w:val="en-US"/>
        </w:rPr>
      </w:pPr>
      <w:ins w:id="4639" w:author="UTENTE" w:date="2020-06-30T18:32:00Z">
        <w:r w:rsidRPr="00E573B8">
          <w:rPr>
            <w:rFonts w:ascii="Calibri" w:eastAsia="Calibri" w:hAnsi="Calibri" w:cs="Times New Roman"/>
            <w:lang w:val="en-US"/>
          </w:rPr>
          <w:t>151.</w:t>
        </w:r>
        <w:r w:rsidRPr="00E573B8">
          <w:rPr>
            <w:rFonts w:ascii="Calibri" w:eastAsia="Calibri" w:hAnsi="Calibri" w:cs="Times New Roman"/>
            <w:lang w:val="en-US"/>
          </w:rPr>
          <w:tab/>
          <w:t>n "Only letting out an airy chuckle at my sour response, Isaac waves a hand at me while heading off down the road."</w:t>
        </w:r>
      </w:ins>
    </w:p>
    <w:p w14:paraId="645EC59D" w14:textId="77777777" w:rsidR="00E573B8" w:rsidRPr="00E573B8" w:rsidRDefault="00E573B8" w:rsidP="00E573B8">
      <w:pPr>
        <w:tabs>
          <w:tab w:val="left" w:pos="0"/>
        </w:tabs>
        <w:spacing w:line="600" w:lineRule="auto"/>
        <w:jc w:val="left"/>
        <w:rPr>
          <w:ins w:id="4640" w:author="UTENTE" w:date="2020-06-30T18:32:00Z"/>
          <w:rFonts w:ascii="Calibri" w:eastAsia="Calibri" w:hAnsi="Calibri" w:cs="Times New Roman"/>
          <w:lang w:val="en-US"/>
        </w:rPr>
      </w:pPr>
      <w:ins w:id="4641" w:author="UTENTE" w:date="2020-06-30T18:32:00Z">
        <w:r w:rsidRPr="00E573B8">
          <w:rPr>
            <w:rFonts w:ascii="Calibri" w:eastAsia="Calibri" w:hAnsi="Calibri" w:cs="Times New Roman"/>
            <w:lang w:val="en-US"/>
          </w:rPr>
          <w:t>152.</w:t>
        </w:r>
        <w:r w:rsidRPr="00E573B8">
          <w:rPr>
            <w:rFonts w:ascii="Calibri" w:eastAsia="Calibri" w:hAnsi="Calibri" w:cs="Times New Roman"/>
            <w:lang w:val="en-US"/>
          </w:rPr>
          <w:tab/>
          <w:t>n "I scowl at his departing back, which soon vanishes around a corner."</w:t>
        </w:r>
      </w:ins>
    </w:p>
    <w:p w14:paraId="22D00BF4" w14:textId="77777777" w:rsidR="00E573B8" w:rsidRPr="00E573B8" w:rsidRDefault="00E573B8" w:rsidP="00E573B8">
      <w:pPr>
        <w:tabs>
          <w:tab w:val="left" w:pos="0"/>
        </w:tabs>
        <w:spacing w:line="600" w:lineRule="auto"/>
        <w:jc w:val="left"/>
        <w:rPr>
          <w:ins w:id="4642" w:author="UTENTE" w:date="2020-06-30T18:32:00Z"/>
          <w:rFonts w:ascii="Calibri" w:eastAsia="Calibri" w:hAnsi="Calibri" w:cs="Times New Roman"/>
          <w:lang w:val="en-US"/>
        </w:rPr>
      </w:pPr>
      <w:ins w:id="4643" w:author="UTENTE" w:date="2020-06-30T18:32:00Z">
        <w:r w:rsidRPr="00E573B8">
          <w:rPr>
            <w:rFonts w:ascii="Calibri" w:eastAsia="Calibri" w:hAnsi="Calibri" w:cs="Times New Roman"/>
            <w:lang w:val="en-US"/>
          </w:rPr>
          <w:t>153.</w:t>
        </w:r>
        <w:r w:rsidRPr="00E573B8">
          <w:rPr>
            <w:rFonts w:ascii="Calibri" w:eastAsia="Calibri" w:hAnsi="Calibri" w:cs="Times New Roman"/>
            <w:lang w:val="en-US"/>
          </w:rPr>
          <w:tab/>
          <w:t>mc "\"…\""</w:t>
        </w:r>
      </w:ins>
    </w:p>
    <w:p w14:paraId="2267430B" w14:textId="77777777" w:rsidR="00E573B8" w:rsidRPr="00E573B8" w:rsidRDefault="00E573B8" w:rsidP="00E573B8">
      <w:pPr>
        <w:tabs>
          <w:tab w:val="left" w:pos="0"/>
        </w:tabs>
        <w:spacing w:line="600" w:lineRule="auto"/>
        <w:jc w:val="left"/>
        <w:rPr>
          <w:ins w:id="4644" w:author="UTENTE" w:date="2020-06-30T18:32:00Z"/>
          <w:rFonts w:ascii="Calibri" w:eastAsia="Calibri" w:hAnsi="Calibri" w:cs="Times New Roman"/>
          <w:lang w:val="en-US"/>
        </w:rPr>
      </w:pPr>
      <w:ins w:id="4645" w:author="UTENTE" w:date="2020-06-30T18:32:00Z">
        <w:r w:rsidRPr="00E573B8">
          <w:rPr>
            <w:rFonts w:ascii="Calibri" w:eastAsia="Calibri" w:hAnsi="Calibri" w:cs="Times New Roman"/>
            <w:lang w:val="en-US"/>
          </w:rPr>
          <w:t>154.</w:t>
        </w:r>
        <w:r w:rsidRPr="00E573B8">
          <w:rPr>
            <w:rFonts w:ascii="Calibri" w:eastAsia="Calibri" w:hAnsi="Calibri" w:cs="Times New Roman"/>
            <w:lang w:val="en-US"/>
          </w:rPr>
          <w:tab/>
          <w:t>n "But once he's gone, all of my angry energy from earlier dissipates, leaving me exhausted."</w:t>
        </w:r>
      </w:ins>
    </w:p>
    <w:p w14:paraId="6E83C7B2" w14:textId="77777777" w:rsidR="00E573B8" w:rsidRPr="00E573B8" w:rsidRDefault="00E573B8" w:rsidP="00E573B8">
      <w:pPr>
        <w:tabs>
          <w:tab w:val="left" w:pos="0"/>
        </w:tabs>
        <w:spacing w:line="600" w:lineRule="auto"/>
        <w:jc w:val="left"/>
        <w:rPr>
          <w:ins w:id="4646" w:author="UTENTE" w:date="2020-06-30T18:32:00Z"/>
          <w:rFonts w:ascii="Calibri" w:eastAsia="Calibri" w:hAnsi="Calibri" w:cs="Times New Roman"/>
          <w:lang w:val="en-US"/>
        </w:rPr>
      </w:pPr>
      <w:ins w:id="4647" w:author="UTENTE" w:date="2020-06-30T18:32:00Z">
        <w:r w:rsidRPr="00E573B8">
          <w:rPr>
            <w:rFonts w:ascii="Calibri" w:eastAsia="Calibri" w:hAnsi="Calibri" w:cs="Times New Roman"/>
            <w:lang w:val="en-US"/>
          </w:rPr>
          <w:t>155.</w:t>
        </w:r>
        <w:r w:rsidRPr="00E573B8">
          <w:rPr>
            <w:rFonts w:ascii="Calibri" w:eastAsia="Calibri" w:hAnsi="Calibri" w:cs="Times New Roman"/>
            <w:lang w:val="en-US"/>
          </w:rPr>
          <w:tab/>
          <w:t>n "But once he's gone, all of my tense energy from earlier dissipates, leaving me exhausted." </w:t>
        </w:r>
        <w:r w:rsidRPr="00E573B8">
          <w:rPr>
            <w:rFonts w:ascii="Calibri" w:eastAsia="Calibri" w:hAnsi="Calibri" w:cs="Times New Roman"/>
            <w:lang w:val="en-US"/>
          </w:rPr>
          <w:br w:type="page"/>
        </w:r>
      </w:ins>
    </w:p>
    <w:p w14:paraId="5090FB8A" w14:textId="77777777" w:rsidR="00E573B8" w:rsidRPr="00E573B8" w:rsidRDefault="00E573B8" w:rsidP="00E573B8">
      <w:pPr>
        <w:tabs>
          <w:tab w:val="left" w:pos="0"/>
        </w:tabs>
        <w:spacing w:line="600" w:lineRule="auto"/>
        <w:jc w:val="left"/>
        <w:rPr>
          <w:ins w:id="4648" w:author="UTENTE" w:date="2020-06-30T18:32:00Z"/>
          <w:rFonts w:ascii="Calibri" w:eastAsia="Calibri" w:hAnsi="Calibri" w:cs="Times New Roman"/>
        </w:rPr>
      </w:pPr>
      <w:ins w:id="4649" w:author="UTENTE" w:date="2020-06-30T18:32:00Z">
        <w:r w:rsidRPr="00E573B8">
          <w:rPr>
            <w:rFonts w:ascii="Calibri" w:eastAsia="Calibri" w:hAnsi="Calibri" w:cs="Times New Roman"/>
          </w:rPr>
          <w:lastRenderedPageBreak/>
          <w:t>145.</w:t>
        </w:r>
        <w:r w:rsidRPr="00E573B8">
          <w:rPr>
            <w:rFonts w:ascii="Calibri" w:eastAsia="Calibri" w:hAnsi="Calibri" w:cs="Times New Roman"/>
          </w:rPr>
          <w:tab/>
          <w:t>i "\"Non so di cosa tu stia parlando. Sono solo un ordinario uomo d'affari - con un talento straordinario.\""</w:t>
        </w:r>
      </w:ins>
    </w:p>
    <w:p w14:paraId="650EAAFB" w14:textId="77777777" w:rsidR="00E573B8" w:rsidRPr="00E573B8" w:rsidRDefault="00E573B8" w:rsidP="00E573B8">
      <w:pPr>
        <w:tabs>
          <w:tab w:val="left" w:pos="0"/>
        </w:tabs>
        <w:spacing w:line="600" w:lineRule="auto"/>
        <w:jc w:val="left"/>
        <w:rPr>
          <w:ins w:id="4650" w:author="UTENTE" w:date="2020-06-30T18:32:00Z"/>
          <w:rFonts w:ascii="Calibri" w:eastAsia="Calibri" w:hAnsi="Calibri" w:cs="Times New Roman"/>
        </w:rPr>
      </w:pPr>
      <w:ins w:id="4651" w:author="UTENTE" w:date="2020-06-30T18:32:00Z">
        <w:r w:rsidRPr="00E573B8">
          <w:rPr>
            <w:rFonts w:ascii="Calibri" w:eastAsia="Calibri" w:hAnsi="Calibri" w:cs="Times New Roman"/>
          </w:rPr>
          <w:t>146.</w:t>
        </w:r>
        <w:r w:rsidRPr="00E573B8">
          <w:rPr>
            <w:rFonts w:ascii="Calibri" w:eastAsia="Calibri" w:hAnsi="Calibri" w:cs="Times New Roman"/>
          </w:rPr>
          <w:tab/>
          <w:t>n "Isaac scuote le spalle con fare innocente, poi mi riserva un occhiolino prima di andarsene."</w:t>
        </w:r>
      </w:ins>
    </w:p>
    <w:p w14:paraId="7EC254D1" w14:textId="77777777" w:rsidR="00E573B8" w:rsidRPr="00E573B8" w:rsidRDefault="00E573B8" w:rsidP="00E573B8">
      <w:pPr>
        <w:tabs>
          <w:tab w:val="left" w:pos="0"/>
        </w:tabs>
        <w:spacing w:line="600" w:lineRule="auto"/>
        <w:jc w:val="left"/>
        <w:rPr>
          <w:ins w:id="4652" w:author="UTENTE" w:date="2020-06-30T18:32:00Z"/>
          <w:rFonts w:ascii="Calibri" w:eastAsia="Calibri" w:hAnsi="Calibri" w:cs="Times New Roman"/>
        </w:rPr>
      </w:pPr>
      <w:ins w:id="4653" w:author="UTENTE" w:date="2020-06-30T18:32:00Z">
        <w:r w:rsidRPr="00E573B8">
          <w:rPr>
            <w:rFonts w:ascii="Calibri" w:eastAsia="Calibri" w:hAnsi="Calibri" w:cs="Times New Roman"/>
          </w:rPr>
          <w:t>147.</w:t>
        </w:r>
        <w:r w:rsidRPr="00E573B8">
          <w:rPr>
            <w:rFonts w:ascii="Calibri" w:eastAsia="Calibri" w:hAnsi="Calibri" w:cs="Times New Roman"/>
          </w:rPr>
          <w:tab/>
          <w:t>ip "\"Mi farò vivo puntuale all'ora di chiusura domani notte, quindi tieniti pronto! Assicurati di indossare il tuo abito migliore.\""</w:t>
        </w:r>
      </w:ins>
    </w:p>
    <w:p w14:paraId="003CDCE0" w14:textId="77777777" w:rsidR="00E573B8" w:rsidRPr="00E573B8" w:rsidRDefault="00E573B8" w:rsidP="00E573B8">
      <w:pPr>
        <w:tabs>
          <w:tab w:val="left" w:pos="0"/>
        </w:tabs>
        <w:spacing w:line="600" w:lineRule="auto"/>
        <w:jc w:val="left"/>
        <w:rPr>
          <w:ins w:id="4654" w:author="UTENTE" w:date="2020-06-30T18:32:00Z"/>
          <w:rFonts w:ascii="Calibri" w:eastAsia="Calibri" w:hAnsi="Calibri" w:cs="Times New Roman"/>
        </w:rPr>
      </w:pPr>
      <w:ins w:id="4655" w:author="UTENTE" w:date="2020-06-30T18:32:00Z">
        <w:r w:rsidRPr="00E573B8">
          <w:rPr>
            <w:rFonts w:ascii="Calibri" w:eastAsia="Calibri" w:hAnsi="Calibri" w:cs="Times New Roman"/>
          </w:rPr>
          <w:t>148.</w:t>
        </w:r>
        <w:r w:rsidRPr="00E573B8">
          <w:rPr>
            <w:rFonts w:ascii="Calibri" w:eastAsia="Calibri" w:hAnsi="Calibri" w:cs="Times New Roman"/>
          </w:rPr>
          <w:tab/>
          <w:t>mc "\"Sì, per macchiarmelo tutto di unto, certo.\""</w:t>
        </w:r>
      </w:ins>
    </w:p>
    <w:p w14:paraId="39F23619" w14:textId="77777777" w:rsidR="00E573B8" w:rsidRPr="00E573B8" w:rsidRDefault="00E573B8" w:rsidP="00E573B8">
      <w:pPr>
        <w:tabs>
          <w:tab w:val="left" w:pos="0"/>
        </w:tabs>
        <w:spacing w:line="600" w:lineRule="auto"/>
        <w:jc w:val="left"/>
        <w:rPr>
          <w:ins w:id="4656" w:author="UTENTE" w:date="2020-06-30T18:32:00Z"/>
          <w:rFonts w:ascii="Calibri" w:eastAsia="Calibri" w:hAnsi="Calibri" w:cs="Times New Roman"/>
        </w:rPr>
      </w:pPr>
      <w:ins w:id="4657" w:author="UTENTE" w:date="2020-06-30T18:32:00Z">
        <w:r w:rsidRPr="00E573B8">
          <w:rPr>
            <w:rFonts w:ascii="Calibri" w:eastAsia="Calibri" w:hAnsi="Calibri" w:cs="Times New Roman"/>
          </w:rPr>
          <w:t>149.</w:t>
        </w:r>
        <w:r w:rsidRPr="00E573B8">
          <w:rPr>
            <w:rFonts w:ascii="Calibri" w:eastAsia="Calibri" w:hAnsi="Calibri" w:cs="Times New Roman"/>
          </w:rPr>
          <w:tab/>
          <w:t>mc "\"Spero che scivoli sul marciapiede e ti spacchi la testa cadendo mentre vieni alla tavola calda, bastardo.\""</w:t>
        </w:r>
      </w:ins>
    </w:p>
    <w:p w14:paraId="1C1223D1" w14:textId="77777777" w:rsidR="00E573B8" w:rsidRPr="00E573B8" w:rsidRDefault="00E573B8" w:rsidP="00E573B8">
      <w:pPr>
        <w:tabs>
          <w:tab w:val="left" w:pos="0"/>
        </w:tabs>
        <w:spacing w:line="600" w:lineRule="auto"/>
        <w:jc w:val="left"/>
        <w:rPr>
          <w:ins w:id="4658" w:author="UTENTE" w:date="2020-06-30T18:32:00Z"/>
          <w:rFonts w:ascii="Calibri" w:eastAsia="Calibri" w:hAnsi="Calibri" w:cs="Times New Roman"/>
        </w:rPr>
      </w:pPr>
      <w:ins w:id="4659" w:author="UTENTE" w:date="2020-06-30T18:32:00Z">
        <w:r w:rsidRPr="00E573B8">
          <w:rPr>
            <w:rFonts w:ascii="Calibri" w:eastAsia="Calibri" w:hAnsi="Calibri" w:cs="Times New Roman"/>
          </w:rPr>
          <w:t>150.</w:t>
        </w:r>
        <w:r w:rsidRPr="00E573B8">
          <w:rPr>
            <w:rFonts w:ascii="Calibri" w:eastAsia="Calibri" w:hAnsi="Calibri" w:cs="Times New Roman"/>
          </w:rPr>
          <w:tab/>
          <w:t>mc "\"…Non vedo l'ora. Se sono fortunato, un fulmine mi prenderà in pieno prima di arrivare alla tavola calda.\""</w:t>
        </w:r>
      </w:ins>
    </w:p>
    <w:p w14:paraId="7EF4DCC4" w14:textId="77777777" w:rsidR="00E573B8" w:rsidRPr="00E573B8" w:rsidRDefault="00E573B8" w:rsidP="00E573B8">
      <w:pPr>
        <w:tabs>
          <w:tab w:val="left" w:pos="0"/>
        </w:tabs>
        <w:spacing w:line="600" w:lineRule="auto"/>
        <w:jc w:val="left"/>
        <w:rPr>
          <w:ins w:id="4660" w:author="UTENTE" w:date="2020-06-30T18:32:00Z"/>
          <w:rFonts w:ascii="Calibri" w:eastAsia="Calibri" w:hAnsi="Calibri" w:cs="Times New Roman"/>
        </w:rPr>
      </w:pPr>
      <w:ins w:id="4661" w:author="UTENTE" w:date="2020-06-30T18:32:00Z">
        <w:r w:rsidRPr="00E573B8">
          <w:rPr>
            <w:rFonts w:ascii="Calibri" w:eastAsia="Calibri" w:hAnsi="Calibri" w:cs="Times New Roman"/>
          </w:rPr>
          <w:t>151.</w:t>
        </w:r>
        <w:r w:rsidRPr="00E573B8">
          <w:rPr>
            <w:rFonts w:ascii="Calibri" w:eastAsia="Calibri" w:hAnsi="Calibri" w:cs="Times New Roman"/>
          </w:rPr>
          <w:tab/>
          <w:t>n "Lasciandosi andare ad una semplice risatina, Isaac mi saluta con la mano e s'incammina lungo la strada."</w:t>
        </w:r>
      </w:ins>
    </w:p>
    <w:p w14:paraId="12C65539" w14:textId="77777777" w:rsidR="00E573B8" w:rsidRPr="00E573B8" w:rsidRDefault="00E573B8" w:rsidP="00E573B8">
      <w:pPr>
        <w:tabs>
          <w:tab w:val="left" w:pos="0"/>
        </w:tabs>
        <w:spacing w:line="600" w:lineRule="auto"/>
        <w:jc w:val="left"/>
        <w:rPr>
          <w:ins w:id="4662" w:author="UTENTE" w:date="2020-06-30T18:32:00Z"/>
          <w:rFonts w:ascii="Calibri" w:eastAsia="Calibri" w:hAnsi="Calibri" w:cs="Times New Roman"/>
        </w:rPr>
      </w:pPr>
      <w:ins w:id="4663" w:author="UTENTE" w:date="2020-06-30T18:32:00Z">
        <w:r w:rsidRPr="00E573B8">
          <w:rPr>
            <w:rFonts w:ascii="Calibri" w:eastAsia="Calibri" w:hAnsi="Calibri" w:cs="Times New Roman"/>
          </w:rPr>
          <w:t>152.</w:t>
        </w:r>
        <w:r w:rsidRPr="00E573B8">
          <w:rPr>
            <w:rFonts w:ascii="Calibri" w:eastAsia="Calibri" w:hAnsi="Calibri" w:cs="Times New Roman"/>
          </w:rPr>
          <w:tab/>
          <w:t>n "Aggrotto la fronte alla sua schiena che si allontana e che presto svanisce dietro l'angolo."</w:t>
        </w:r>
      </w:ins>
    </w:p>
    <w:p w14:paraId="5DC035A9" w14:textId="77777777" w:rsidR="00E573B8" w:rsidRPr="00E573B8" w:rsidRDefault="00E573B8" w:rsidP="00E573B8">
      <w:pPr>
        <w:tabs>
          <w:tab w:val="left" w:pos="0"/>
        </w:tabs>
        <w:spacing w:line="600" w:lineRule="auto"/>
        <w:jc w:val="left"/>
        <w:rPr>
          <w:ins w:id="4664" w:author="UTENTE" w:date="2020-06-30T18:32:00Z"/>
          <w:rFonts w:ascii="Calibri" w:eastAsia="Calibri" w:hAnsi="Calibri" w:cs="Times New Roman"/>
        </w:rPr>
      </w:pPr>
      <w:ins w:id="4665" w:author="UTENTE" w:date="2020-06-30T18:32:00Z">
        <w:r w:rsidRPr="00E573B8">
          <w:rPr>
            <w:rFonts w:ascii="Calibri" w:eastAsia="Calibri" w:hAnsi="Calibri" w:cs="Times New Roman"/>
          </w:rPr>
          <w:t>153.</w:t>
        </w:r>
        <w:r w:rsidRPr="00E573B8">
          <w:rPr>
            <w:rFonts w:ascii="Calibri" w:eastAsia="Calibri" w:hAnsi="Calibri" w:cs="Times New Roman"/>
          </w:rPr>
          <w:tab/>
          <w:t>mc "\"…\""</w:t>
        </w:r>
      </w:ins>
    </w:p>
    <w:p w14:paraId="31D778F3" w14:textId="77777777" w:rsidR="00E573B8" w:rsidRPr="00E573B8" w:rsidRDefault="00E573B8" w:rsidP="00E573B8">
      <w:pPr>
        <w:tabs>
          <w:tab w:val="left" w:pos="0"/>
        </w:tabs>
        <w:spacing w:line="600" w:lineRule="auto"/>
        <w:jc w:val="left"/>
        <w:rPr>
          <w:ins w:id="4666" w:author="UTENTE" w:date="2020-06-30T18:32:00Z"/>
          <w:rFonts w:ascii="Calibri" w:eastAsia="Calibri" w:hAnsi="Calibri" w:cs="Times New Roman"/>
        </w:rPr>
      </w:pPr>
      <w:ins w:id="4667" w:author="UTENTE" w:date="2020-06-30T18:32:00Z">
        <w:r w:rsidRPr="00E573B8">
          <w:rPr>
            <w:rFonts w:ascii="Calibri" w:eastAsia="Calibri" w:hAnsi="Calibri" w:cs="Times New Roman"/>
          </w:rPr>
          <w:t>154.</w:t>
        </w:r>
        <w:r w:rsidRPr="00E573B8">
          <w:rPr>
            <w:rFonts w:ascii="Calibri" w:eastAsia="Calibri" w:hAnsi="Calibri" w:cs="Times New Roman"/>
          </w:rPr>
          <w:tab/>
          <w:t>n "Ma una volta andatosene, tutta la mia rabbia si dissipa, lasciandomi completamente esausto."</w:t>
        </w:r>
      </w:ins>
    </w:p>
    <w:p w14:paraId="3247D2FA" w14:textId="77777777" w:rsidR="00E573B8" w:rsidRPr="00E573B8" w:rsidRDefault="00E573B8" w:rsidP="00E573B8">
      <w:pPr>
        <w:tabs>
          <w:tab w:val="left" w:pos="0"/>
        </w:tabs>
        <w:spacing w:line="600" w:lineRule="auto"/>
        <w:jc w:val="left"/>
        <w:rPr>
          <w:ins w:id="4668" w:author="UTENTE" w:date="2020-06-30T18:32:00Z"/>
          <w:rFonts w:ascii="Calibri" w:eastAsia="Calibri" w:hAnsi="Calibri" w:cs="Times New Roman"/>
        </w:rPr>
      </w:pPr>
      <w:ins w:id="4669" w:author="UTENTE" w:date="2020-06-30T18:32:00Z">
        <w:r w:rsidRPr="00E573B8">
          <w:rPr>
            <w:rFonts w:ascii="Calibri" w:eastAsia="Calibri" w:hAnsi="Calibri" w:cs="Times New Roman"/>
          </w:rPr>
          <w:t>155.</w:t>
        </w:r>
        <w:r w:rsidRPr="00E573B8">
          <w:rPr>
            <w:rFonts w:ascii="Calibri" w:eastAsia="Calibri" w:hAnsi="Calibri" w:cs="Times New Roman"/>
          </w:rPr>
          <w:tab/>
          <w:t>n "Ma una volta andatosene, tutta la tensione dentro di me si dissipa, lasciandomi completamente esausto"</w:t>
        </w:r>
        <w:r w:rsidRPr="00E573B8">
          <w:rPr>
            <w:rFonts w:ascii="Calibri" w:eastAsia="Calibri" w:hAnsi="Calibri" w:cs="Times New Roman"/>
          </w:rPr>
          <w:br w:type="page"/>
        </w:r>
      </w:ins>
    </w:p>
    <w:p w14:paraId="08758C5A" w14:textId="77777777" w:rsidR="00E573B8" w:rsidRPr="00E573B8" w:rsidRDefault="00E573B8" w:rsidP="00E573B8">
      <w:pPr>
        <w:tabs>
          <w:tab w:val="left" w:pos="0"/>
        </w:tabs>
        <w:spacing w:line="600" w:lineRule="auto"/>
        <w:jc w:val="left"/>
        <w:rPr>
          <w:ins w:id="4670" w:author="UTENTE" w:date="2020-06-30T18:32:00Z"/>
          <w:rFonts w:ascii="Calibri" w:eastAsia="Calibri" w:hAnsi="Calibri" w:cs="Times New Roman"/>
          <w:lang w:val="en-US"/>
        </w:rPr>
      </w:pPr>
      <w:ins w:id="4671" w:author="UTENTE" w:date="2020-06-30T18:32:00Z">
        <w:r w:rsidRPr="00E573B8">
          <w:rPr>
            <w:rFonts w:ascii="Calibri" w:eastAsia="Calibri" w:hAnsi="Calibri" w:cs="Times New Roman"/>
            <w:lang w:val="en-US"/>
          </w:rPr>
          <w:lastRenderedPageBreak/>
          <w:t>156.</w:t>
        </w:r>
        <w:r w:rsidRPr="00E573B8">
          <w:rPr>
            <w:rFonts w:ascii="Calibri" w:eastAsia="Calibri" w:hAnsi="Calibri" w:cs="Times New Roman"/>
            <w:lang w:val="en-US"/>
          </w:rPr>
          <w:tab/>
          <w:t>n "Ugh… and my head hurts, too.{w} It must be because of that weird thing Isaac keeps doing with his eyes…"</w:t>
        </w:r>
      </w:ins>
    </w:p>
    <w:p w14:paraId="20960FC5" w14:textId="77777777" w:rsidR="00E573B8" w:rsidRPr="00E573B8" w:rsidRDefault="00E573B8" w:rsidP="00E573B8">
      <w:pPr>
        <w:tabs>
          <w:tab w:val="left" w:pos="0"/>
        </w:tabs>
        <w:spacing w:line="600" w:lineRule="auto"/>
        <w:jc w:val="left"/>
        <w:rPr>
          <w:ins w:id="4672" w:author="UTENTE" w:date="2020-06-30T18:32:00Z"/>
          <w:rFonts w:ascii="Calibri" w:eastAsia="Calibri" w:hAnsi="Calibri" w:cs="Times New Roman"/>
          <w:lang w:val="en-US"/>
        </w:rPr>
      </w:pPr>
      <w:ins w:id="4673" w:author="UTENTE" w:date="2020-06-30T18:32:00Z">
        <w:r w:rsidRPr="00E573B8">
          <w:rPr>
            <w:rFonts w:ascii="Calibri" w:eastAsia="Calibri" w:hAnsi="Calibri" w:cs="Times New Roman"/>
            <w:lang w:val="en-US"/>
          </w:rPr>
          <w:t>157.</w:t>
        </w:r>
        <w:r w:rsidRPr="00E573B8">
          <w:rPr>
            <w:rFonts w:ascii="Calibri" w:eastAsia="Calibri" w:hAnsi="Calibri" w:cs="Times New Roman"/>
            <w:lang w:val="en-US"/>
          </w:rPr>
          <w:tab/>
          <w:t>mc "\"I should get a pair of good sunglasses. Maybe that would help.\""</w:t>
        </w:r>
      </w:ins>
    </w:p>
    <w:p w14:paraId="37E7BF73" w14:textId="77777777" w:rsidR="00E573B8" w:rsidRPr="00E573B8" w:rsidRDefault="00E573B8" w:rsidP="00E573B8">
      <w:pPr>
        <w:tabs>
          <w:tab w:val="left" w:pos="0"/>
        </w:tabs>
        <w:spacing w:line="600" w:lineRule="auto"/>
        <w:jc w:val="left"/>
        <w:rPr>
          <w:ins w:id="4674" w:author="UTENTE" w:date="2020-06-30T18:32:00Z"/>
          <w:rFonts w:ascii="Calibri" w:eastAsia="Calibri" w:hAnsi="Calibri" w:cs="Times New Roman"/>
          <w:lang w:val="en-US"/>
        </w:rPr>
      </w:pPr>
      <w:ins w:id="4675" w:author="UTENTE" w:date="2020-06-30T18:32:00Z">
        <w:r w:rsidRPr="00E573B8">
          <w:rPr>
            <w:rFonts w:ascii="Calibri" w:eastAsia="Calibri" w:hAnsi="Calibri" w:cs="Times New Roman"/>
            <w:lang w:val="en-US"/>
          </w:rPr>
          <w:t>158.</w:t>
        </w:r>
        <w:r w:rsidRPr="00E573B8">
          <w:rPr>
            <w:rFonts w:ascii="Calibri" w:eastAsia="Calibri" w:hAnsi="Calibri" w:cs="Times New Roman"/>
            <w:lang w:val="en-US"/>
          </w:rPr>
          <w:tab/>
          <w:t>n "Grumbling quietly, I shove my hands in my pockets and begin walking home."</w:t>
        </w:r>
      </w:ins>
    </w:p>
    <w:p w14:paraId="50A8722C" w14:textId="77777777" w:rsidR="00E573B8" w:rsidRPr="00E573B8" w:rsidRDefault="00E573B8" w:rsidP="00E573B8">
      <w:pPr>
        <w:tabs>
          <w:tab w:val="left" w:pos="0"/>
        </w:tabs>
        <w:spacing w:line="600" w:lineRule="auto"/>
        <w:jc w:val="left"/>
        <w:rPr>
          <w:ins w:id="4676" w:author="UTENTE" w:date="2020-06-30T18:32:00Z"/>
          <w:rFonts w:ascii="Calibri" w:eastAsia="Calibri" w:hAnsi="Calibri" w:cs="Times New Roman"/>
          <w:lang w:val="en-US"/>
        </w:rPr>
      </w:pPr>
      <w:ins w:id="4677" w:author="UTENTE" w:date="2020-06-30T18:32:00Z">
        <w:r w:rsidRPr="00E573B8">
          <w:rPr>
            <w:rFonts w:ascii="Calibri" w:eastAsia="Calibri" w:hAnsi="Calibri" w:cs="Times New Roman"/>
            <w:lang w:val="en-US"/>
          </w:rPr>
          <w:t>159.</w:t>
        </w:r>
        <w:r w:rsidRPr="00E573B8">
          <w:rPr>
            <w:rFonts w:ascii="Calibri" w:eastAsia="Calibri" w:hAnsi="Calibri" w:cs="Times New Roman"/>
            <w:lang w:val="en-US"/>
          </w:rPr>
          <w:tab/>
          <w:t>n "…It's all Isaac's fault that I've been swept up in this."</w:t>
        </w:r>
      </w:ins>
    </w:p>
    <w:p w14:paraId="6930E231" w14:textId="77777777" w:rsidR="00E573B8" w:rsidRPr="00E573B8" w:rsidRDefault="00E573B8" w:rsidP="00E573B8">
      <w:pPr>
        <w:tabs>
          <w:tab w:val="left" w:pos="0"/>
        </w:tabs>
        <w:spacing w:line="600" w:lineRule="auto"/>
        <w:jc w:val="left"/>
        <w:rPr>
          <w:ins w:id="4678" w:author="UTENTE" w:date="2020-06-30T18:32:00Z"/>
          <w:rFonts w:ascii="Calibri" w:eastAsia="Calibri" w:hAnsi="Calibri" w:cs="Times New Roman"/>
          <w:lang w:val="en-US"/>
        </w:rPr>
      </w:pPr>
      <w:ins w:id="4679" w:author="UTENTE" w:date="2020-06-30T18:32:00Z">
        <w:r w:rsidRPr="00E573B8">
          <w:rPr>
            <w:rFonts w:ascii="Calibri" w:eastAsia="Calibri" w:hAnsi="Calibri" w:cs="Times New Roman"/>
            <w:lang w:val="en-US"/>
          </w:rPr>
          <w:t>160.</w:t>
        </w:r>
        <w:r w:rsidRPr="00E573B8">
          <w:rPr>
            <w:rFonts w:ascii="Calibri" w:eastAsia="Calibri" w:hAnsi="Calibri" w:cs="Times New Roman"/>
            <w:lang w:val="en-US"/>
          </w:rPr>
          <w:tab/>
          <w:t>n "If it weren't for his stupid invitation last night, I'd still be living my normal life, blissfully ignorant of vampires."</w:t>
        </w:r>
      </w:ins>
    </w:p>
    <w:p w14:paraId="13625456" w14:textId="77777777" w:rsidR="00E573B8" w:rsidRPr="00E573B8" w:rsidRDefault="00E573B8" w:rsidP="00E573B8">
      <w:pPr>
        <w:tabs>
          <w:tab w:val="left" w:pos="0"/>
        </w:tabs>
        <w:spacing w:line="600" w:lineRule="auto"/>
        <w:jc w:val="left"/>
        <w:rPr>
          <w:ins w:id="4680" w:author="UTENTE" w:date="2020-06-30T18:32:00Z"/>
          <w:rFonts w:ascii="Calibri" w:eastAsia="Calibri" w:hAnsi="Calibri" w:cs="Times New Roman"/>
          <w:lang w:val="en-US"/>
        </w:rPr>
      </w:pPr>
      <w:ins w:id="4681" w:author="UTENTE" w:date="2020-06-30T18:32:00Z">
        <w:r w:rsidRPr="00E573B8">
          <w:rPr>
            <w:rFonts w:ascii="Calibri" w:eastAsia="Calibri" w:hAnsi="Calibri" w:cs="Times New Roman"/>
            <w:lang w:val="en-US"/>
          </w:rPr>
          <w:t>161.</w:t>
        </w:r>
        <w:r w:rsidRPr="00E573B8">
          <w:rPr>
            <w:rFonts w:ascii="Calibri" w:eastAsia="Calibri" w:hAnsi="Calibri" w:cs="Times New Roman"/>
            <w:lang w:val="en-US"/>
          </w:rPr>
          <w:tab/>
          <w:t>n "An \"ordinary businessman,\" sure, just like Rex is a pink bunny who vomits rainbows. Tch."</w:t>
        </w:r>
      </w:ins>
    </w:p>
    <w:p w14:paraId="3E4A1540" w14:textId="77777777" w:rsidR="00E573B8" w:rsidRPr="00E573B8" w:rsidRDefault="00E573B8" w:rsidP="00E573B8">
      <w:pPr>
        <w:tabs>
          <w:tab w:val="left" w:pos="0"/>
        </w:tabs>
        <w:spacing w:line="600" w:lineRule="auto"/>
        <w:jc w:val="left"/>
        <w:rPr>
          <w:ins w:id="4682" w:author="UTENTE" w:date="2020-06-30T18:32:00Z"/>
          <w:rFonts w:ascii="Calibri" w:eastAsia="Calibri" w:hAnsi="Calibri" w:cs="Times New Roman"/>
          <w:lang w:val="en-US"/>
        </w:rPr>
      </w:pPr>
      <w:ins w:id="4683" w:author="UTENTE" w:date="2020-06-30T18:32:00Z">
        <w:r w:rsidRPr="00E573B8">
          <w:rPr>
            <w:rFonts w:ascii="Calibri" w:eastAsia="Calibri" w:hAnsi="Calibri" w:cs="Times New Roman"/>
            <w:lang w:val="en-US"/>
          </w:rPr>
          <w:t>162.</w:t>
        </w:r>
        <w:r w:rsidRPr="00E573B8">
          <w:rPr>
            <w:rFonts w:ascii="Calibri" w:eastAsia="Calibri" w:hAnsi="Calibri" w:cs="Times New Roman"/>
            <w:lang w:val="en-US"/>
          </w:rPr>
          <w:tab/>
          <w:t>n "–Home sweet home."</w:t>
        </w:r>
      </w:ins>
    </w:p>
    <w:p w14:paraId="3B1DFFF5" w14:textId="77777777" w:rsidR="00E573B8" w:rsidRPr="00E573B8" w:rsidRDefault="00E573B8" w:rsidP="00E573B8">
      <w:pPr>
        <w:tabs>
          <w:tab w:val="left" w:pos="0"/>
        </w:tabs>
        <w:spacing w:line="600" w:lineRule="auto"/>
        <w:jc w:val="left"/>
        <w:rPr>
          <w:ins w:id="4684" w:author="UTENTE" w:date="2020-06-30T18:32:00Z"/>
          <w:rFonts w:ascii="Calibri" w:eastAsia="Calibri" w:hAnsi="Calibri" w:cs="Times New Roman"/>
          <w:lang w:val="en-US"/>
        </w:rPr>
      </w:pPr>
      <w:ins w:id="4685" w:author="UTENTE" w:date="2020-06-30T18:32:00Z">
        <w:r w:rsidRPr="00E573B8">
          <w:rPr>
            <w:rFonts w:ascii="Calibri" w:eastAsia="Calibri" w:hAnsi="Calibri" w:cs="Times New Roman"/>
            <w:lang w:val="en-US"/>
          </w:rPr>
          <w:t>163.</w:t>
        </w:r>
        <w:r w:rsidRPr="00E573B8">
          <w:rPr>
            <w:rFonts w:ascii="Calibri" w:eastAsia="Calibri" w:hAnsi="Calibri" w:cs="Times New Roman"/>
            <w:lang w:val="en-US"/>
          </w:rPr>
          <w:tab/>
          <w:t>n "If only I could pretend all of this was a crazy fever dream…"</w:t>
        </w:r>
      </w:ins>
    </w:p>
    <w:p w14:paraId="08F12D54" w14:textId="77777777" w:rsidR="00E573B8" w:rsidRPr="00E573B8" w:rsidRDefault="00E573B8" w:rsidP="00E573B8">
      <w:pPr>
        <w:tabs>
          <w:tab w:val="left" w:pos="0"/>
        </w:tabs>
        <w:spacing w:line="600" w:lineRule="auto"/>
        <w:jc w:val="left"/>
        <w:rPr>
          <w:ins w:id="4686" w:author="UTENTE" w:date="2020-06-30T18:32:00Z"/>
          <w:rFonts w:ascii="Calibri" w:eastAsia="Calibri" w:hAnsi="Calibri" w:cs="Times New Roman"/>
          <w:lang w:val="en-US"/>
        </w:rPr>
      </w:pPr>
      <w:ins w:id="4687" w:author="UTENTE" w:date="2020-06-30T18:32:00Z">
        <w:r w:rsidRPr="00E573B8">
          <w:rPr>
            <w:rFonts w:ascii="Calibri" w:eastAsia="Calibri" w:hAnsi="Calibri" w:cs="Times New Roman"/>
            <w:lang w:val="en-US"/>
          </w:rPr>
          <w:t>164.</w:t>
        </w:r>
        <w:r w:rsidRPr="00E573B8">
          <w:rPr>
            <w:rFonts w:ascii="Calibri" w:eastAsia="Calibri" w:hAnsi="Calibri" w:cs="Times New Roman"/>
            <w:lang w:val="en-US"/>
          </w:rPr>
          <w:tab/>
          <w:t>n "If only it was that easy."</w:t>
        </w:r>
      </w:ins>
    </w:p>
    <w:p w14:paraId="2764A265" w14:textId="77777777" w:rsidR="00E573B8" w:rsidRPr="00E573B8" w:rsidRDefault="00E573B8" w:rsidP="00E573B8">
      <w:pPr>
        <w:tabs>
          <w:tab w:val="left" w:pos="0"/>
        </w:tabs>
        <w:spacing w:line="600" w:lineRule="auto"/>
        <w:jc w:val="left"/>
        <w:rPr>
          <w:ins w:id="4688" w:author="UTENTE" w:date="2020-06-30T18:32:00Z"/>
          <w:rFonts w:ascii="Calibri" w:eastAsia="Calibri" w:hAnsi="Calibri" w:cs="Times New Roman"/>
          <w:lang w:val="en-US"/>
        </w:rPr>
      </w:pPr>
      <w:ins w:id="4689" w:author="UTENTE" w:date="2020-06-30T18:32:00Z">
        <w:r w:rsidRPr="00E573B8">
          <w:rPr>
            <w:rFonts w:ascii="Calibri" w:eastAsia="Calibri" w:hAnsi="Calibri" w:cs="Times New Roman"/>
            <w:lang w:val="en-US"/>
          </w:rPr>
          <w:t>165.</w:t>
        </w:r>
        <w:r w:rsidRPr="00E573B8">
          <w:rPr>
            <w:rFonts w:ascii="Calibri" w:eastAsia="Calibri" w:hAnsi="Calibri" w:cs="Times New Roman"/>
            <w:lang w:val="en-US"/>
          </w:rPr>
          <w:tab/>
          <w:t>n "I end up tossing and turning in bed for what feels like ages, until eventually…"</w:t>
        </w:r>
      </w:ins>
    </w:p>
    <w:p w14:paraId="5AB6BCFB" w14:textId="77777777" w:rsidR="00E573B8" w:rsidRPr="00E573B8" w:rsidRDefault="00E573B8" w:rsidP="00E573B8">
      <w:pPr>
        <w:tabs>
          <w:tab w:val="left" w:pos="0"/>
        </w:tabs>
        <w:spacing w:line="600" w:lineRule="auto"/>
        <w:jc w:val="left"/>
        <w:rPr>
          <w:ins w:id="4690" w:author="UTENTE" w:date="2020-06-30T18:32:00Z"/>
          <w:rFonts w:ascii="Calibri" w:eastAsia="Calibri" w:hAnsi="Calibri" w:cs="Times New Roman"/>
          <w:lang w:val="en-US"/>
        </w:rPr>
      </w:pPr>
      <w:ins w:id="4691" w:author="UTENTE" w:date="2020-06-30T18:32:00Z">
        <w:r w:rsidRPr="00E573B8">
          <w:rPr>
            <w:rFonts w:ascii="Calibri" w:eastAsia="Calibri" w:hAnsi="Calibri" w:cs="Times New Roman"/>
            <w:lang w:val="en-US"/>
          </w:rPr>
          <w:t>166.</w:t>
        </w:r>
        <w:r w:rsidRPr="00E573B8">
          <w:rPr>
            <w:rFonts w:ascii="Calibri" w:eastAsia="Calibri" w:hAnsi="Calibri" w:cs="Times New Roman"/>
            <w:lang w:val="en-US"/>
          </w:rPr>
          <w:tab/>
          <w:t>n "The exhaustion from tonight pulls me into a deep sleep."</w:t>
        </w:r>
      </w:ins>
    </w:p>
    <w:p w14:paraId="2F7CBD2E" w14:textId="77777777" w:rsidR="00E573B8" w:rsidRPr="00E573B8" w:rsidRDefault="00E573B8" w:rsidP="00E573B8">
      <w:pPr>
        <w:tabs>
          <w:tab w:val="left" w:pos="0"/>
        </w:tabs>
        <w:spacing w:line="600" w:lineRule="auto"/>
        <w:jc w:val="left"/>
        <w:rPr>
          <w:ins w:id="4692" w:author="UTENTE" w:date="2020-06-30T18:32:00Z"/>
          <w:rFonts w:ascii="Calibri" w:eastAsia="Calibri" w:hAnsi="Calibri" w:cs="Times New Roman"/>
          <w:lang w:val="en-US"/>
        </w:rPr>
      </w:pPr>
      <w:ins w:id="4693" w:author="UTENTE" w:date="2020-06-30T18:32:00Z">
        <w:r w:rsidRPr="00E573B8">
          <w:rPr>
            <w:rFonts w:ascii="Calibri" w:eastAsia="Calibri" w:hAnsi="Calibri" w:cs="Times New Roman"/>
            <w:lang w:val="en-US"/>
          </w:rPr>
          <w:t>167.</w:t>
        </w:r>
        <w:r w:rsidRPr="00E573B8">
          <w:rPr>
            <w:rFonts w:ascii="Calibri" w:eastAsia="Calibri" w:hAnsi="Calibri" w:cs="Times New Roman"/>
            <w:lang w:val="en-US"/>
          </w:rPr>
          <w:tab/>
          <w:t>mc "\"Ngh…\""</w:t>
        </w:r>
      </w:ins>
    </w:p>
    <w:p w14:paraId="5F7258F0" w14:textId="77777777" w:rsidR="00E573B8" w:rsidRPr="00E573B8" w:rsidRDefault="00E573B8" w:rsidP="00E573B8">
      <w:pPr>
        <w:tabs>
          <w:tab w:val="left" w:pos="0"/>
        </w:tabs>
        <w:spacing w:line="600" w:lineRule="auto"/>
        <w:jc w:val="left"/>
        <w:rPr>
          <w:ins w:id="4694" w:author="UTENTE" w:date="2020-06-30T18:32:00Z"/>
          <w:rFonts w:ascii="Calibri" w:eastAsia="Calibri" w:hAnsi="Calibri" w:cs="Times New Roman"/>
          <w:lang w:val="en-US"/>
        </w:rPr>
      </w:pPr>
      <w:ins w:id="4695" w:author="UTENTE" w:date="2020-06-30T18:32:00Z">
        <w:r w:rsidRPr="00E573B8">
          <w:rPr>
            <w:rFonts w:ascii="Calibri" w:eastAsia="Calibri" w:hAnsi="Calibri" w:cs="Times New Roman"/>
            <w:lang w:val="en-US"/>
          </w:rPr>
          <w:t>168.</w:t>
        </w:r>
        <w:r w:rsidRPr="00E573B8">
          <w:rPr>
            <w:rFonts w:ascii="Calibri" w:eastAsia="Calibri" w:hAnsi="Calibri" w:cs="Times New Roman"/>
            <w:lang w:val="en-US"/>
          </w:rPr>
          <w:tab/>
          <w:t>n "The early afternoon sun trickles into my apartment, fighting through storm clouds to arrive upon my face."</w:t>
        </w:r>
      </w:ins>
    </w:p>
    <w:p w14:paraId="40CAD71D" w14:textId="77777777" w:rsidR="00E573B8" w:rsidRPr="00E573B8" w:rsidRDefault="00E573B8" w:rsidP="00E573B8">
      <w:pPr>
        <w:tabs>
          <w:tab w:val="left" w:pos="0"/>
        </w:tabs>
        <w:spacing w:line="600" w:lineRule="auto"/>
        <w:jc w:val="left"/>
        <w:rPr>
          <w:ins w:id="4696" w:author="UTENTE" w:date="2020-06-30T18:32:00Z"/>
          <w:rFonts w:ascii="Calibri" w:eastAsia="Calibri" w:hAnsi="Calibri" w:cs="Times New Roman"/>
          <w:lang w:val="en-US"/>
        </w:rPr>
      </w:pPr>
      <w:ins w:id="4697" w:author="UTENTE" w:date="2020-06-30T18:32:00Z">
        <w:r w:rsidRPr="00E573B8">
          <w:rPr>
            <w:rFonts w:ascii="Calibri" w:eastAsia="Calibri" w:hAnsi="Calibri" w:cs="Times New Roman"/>
            <w:lang w:val="en-US"/>
          </w:rPr>
          <w:t>169.</w:t>
        </w:r>
        <w:r w:rsidRPr="00E573B8">
          <w:rPr>
            <w:rFonts w:ascii="Calibri" w:eastAsia="Calibri" w:hAnsi="Calibri" w:cs="Times New Roman"/>
            <w:lang w:val="en-US"/>
          </w:rPr>
          <w:tab/>
          <w:t>n "I push myself up with a yawn."</w:t>
        </w:r>
        <w:r w:rsidRPr="00E573B8">
          <w:rPr>
            <w:rFonts w:ascii="Calibri" w:eastAsia="Calibri" w:hAnsi="Calibri" w:cs="Times New Roman"/>
            <w:lang w:val="en-US"/>
          </w:rPr>
          <w:br w:type="page"/>
        </w:r>
      </w:ins>
    </w:p>
    <w:p w14:paraId="40AB4AE7" w14:textId="77777777" w:rsidR="00E573B8" w:rsidRPr="00E573B8" w:rsidRDefault="00E573B8" w:rsidP="00E573B8">
      <w:pPr>
        <w:tabs>
          <w:tab w:val="left" w:pos="0"/>
        </w:tabs>
        <w:spacing w:line="600" w:lineRule="auto"/>
        <w:jc w:val="left"/>
        <w:rPr>
          <w:ins w:id="4698" w:author="UTENTE" w:date="2020-06-30T18:32:00Z"/>
          <w:rFonts w:ascii="Calibri" w:eastAsia="Calibri" w:hAnsi="Calibri" w:cs="Times New Roman"/>
        </w:rPr>
      </w:pPr>
      <w:ins w:id="4699" w:author="UTENTE" w:date="2020-06-30T18:32:00Z">
        <w:r w:rsidRPr="00E573B8">
          <w:rPr>
            <w:rFonts w:ascii="Calibri" w:eastAsia="Calibri" w:hAnsi="Calibri" w:cs="Times New Roman"/>
          </w:rPr>
          <w:lastRenderedPageBreak/>
          <w:t>156.</w:t>
        </w:r>
        <w:r w:rsidRPr="00E573B8">
          <w:rPr>
            <w:rFonts w:ascii="Calibri" w:eastAsia="Calibri" w:hAnsi="Calibri" w:cs="Times New Roman"/>
          </w:rPr>
          <w:tab/>
          <w:t>n "Ugh… e mi fa anche male la testa.{w} Dev'essere per colpa di quella strana cosa che Isaac continua a fare coi suoi occhi…"</w:t>
        </w:r>
      </w:ins>
    </w:p>
    <w:p w14:paraId="066551D2" w14:textId="77777777" w:rsidR="00E573B8" w:rsidRPr="00E573B8" w:rsidRDefault="00E573B8" w:rsidP="00E573B8">
      <w:pPr>
        <w:tabs>
          <w:tab w:val="left" w:pos="0"/>
        </w:tabs>
        <w:spacing w:line="600" w:lineRule="auto"/>
        <w:jc w:val="left"/>
        <w:rPr>
          <w:ins w:id="4700" w:author="UTENTE" w:date="2020-06-30T18:32:00Z"/>
          <w:rFonts w:ascii="Calibri" w:eastAsia="Calibri" w:hAnsi="Calibri" w:cs="Times New Roman"/>
        </w:rPr>
      </w:pPr>
      <w:ins w:id="4701" w:author="UTENTE" w:date="2020-06-30T18:32:00Z">
        <w:r w:rsidRPr="00E573B8">
          <w:rPr>
            <w:rFonts w:ascii="Calibri" w:eastAsia="Calibri" w:hAnsi="Calibri" w:cs="Times New Roman"/>
          </w:rPr>
          <w:t>157.</w:t>
        </w:r>
        <w:r w:rsidRPr="00E573B8">
          <w:rPr>
            <w:rFonts w:ascii="Calibri" w:eastAsia="Calibri" w:hAnsi="Calibri" w:cs="Times New Roman"/>
          </w:rPr>
          <w:tab/>
          <w:t>mc "\"Mi dovrei comprare un paio di occhiali da sole buoni. Magari aiutano.\""</w:t>
        </w:r>
      </w:ins>
    </w:p>
    <w:p w14:paraId="780086DB" w14:textId="77777777" w:rsidR="00E573B8" w:rsidRPr="00E573B8" w:rsidRDefault="00E573B8" w:rsidP="00E573B8">
      <w:pPr>
        <w:tabs>
          <w:tab w:val="left" w:pos="0"/>
        </w:tabs>
        <w:spacing w:line="600" w:lineRule="auto"/>
        <w:jc w:val="left"/>
        <w:rPr>
          <w:ins w:id="4702" w:author="UTENTE" w:date="2020-06-30T18:32:00Z"/>
          <w:rFonts w:ascii="Calibri" w:eastAsia="Calibri" w:hAnsi="Calibri" w:cs="Times New Roman"/>
        </w:rPr>
      </w:pPr>
      <w:ins w:id="4703" w:author="UTENTE" w:date="2020-06-30T18:32:00Z">
        <w:r w:rsidRPr="00E573B8">
          <w:rPr>
            <w:rFonts w:ascii="Calibri" w:eastAsia="Calibri" w:hAnsi="Calibri" w:cs="Times New Roman"/>
          </w:rPr>
          <w:t>158.</w:t>
        </w:r>
        <w:r w:rsidRPr="00E573B8">
          <w:rPr>
            <w:rFonts w:ascii="Calibri" w:eastAsia="Calibri" w:hAnsi="Calibri" w:cs="Times New Roman"/>
          </w:rPr>
          <w:tab/>
          <w:t>n "Borbottando a bassa voce, ficco le mani nelle tasche della giacca e inizio a camminare verso casa."</w:t>
        </w:r>
      </w:ins>
    </w:p>
    <w:p w14:paraId="474267C9" w14:textId="77777777" w:rsidR="00E573B8" w:rsidRPr="00E573B8" w:rsidRDefault="00E573B8" w:rsidP="00E573B8">
      <w:pPr>
        <w:tabs>
          <w:tab w:val="left" w:pos="0"/>
        </w:tabs>
        <w:spacing w:line="600" w:lineRule="auto"/>
        <w:jc w:val="left"/>
        <w:rPr>
          <w:ins w:id="4704" w:author="UTENTE" w:date="2020-06-30T18:32:00Z"/>
          <w:rFonts w:ascii="Calibri" w:eastAsia="Calibri" w:hAnsi="Calibri" w:cs="Times New Roman"/>
        </w:rPr>
      </w:pPr>
      <w:ins w:id="4705" w:author="UTENTE" w:date="2020-06-30T18:32:00Z">
        <w:r w:rsidRPr="00E573B8">
          <w:rPr>
            <w:rFonts w:ascii="Calibri" w:eastAsia="Calibri" w:hAnsi="Calibri" w:cs="Times New Roman"/>
          </w:rPr>
          <w:t>159.</w:t>
        </w:r>
        <w:r w:rsidRPr="00E573B8">
          <w:rPr>
            <w:rFonts w:ascii="Calibri" w:eastAsia="Calibri" w:hAnsi="Calibri" w:cs="Times New Roman"/>
          </w:rPr>
          <w:tab/>
          <w:t>n "…È solo colpa di Isaac se sono stato trascinato in tutto questo."</w:t>
        </w:r>
      </w:ins>
    </w:p>
    <w:p w14:paraId="599456F8" w14:textId="77777777" w:rsidR="00E573B8" w:rsidRPr="00E573B8" w:rsidRDefault="00E573B8" w:rsidP="00E573B8">
      <w:pPr>
        <w:tabs>
          <w:tab w:val="left" w:pos="0"/>
        </w:tabs>
        <w:spacing w:line="600" w:lineRule="auto"/>
        <w:jc w:val="left"/>
        <w:rPr>
          <w:ins w:id="4706" w:author="UTENTE" w:date="2020-06-30T18:32:00Z"/>
          <w:rFonts w:ascii="Calibri" w:eastAsia="Calibri" w:hAnsi="Calibri" w:cs="Times New Roman"/>
        </w:rPr>
      </w:pPr>
      <w:ins w:id="4707" w:author="UTENTE" w:date="2020-06-30T18:32:00Z">
        <w:r w:rsidRPr="00E573B8">
          <w:rPr>
            <w:rFonts w:ascii="Calibri" w:eastAsia="Calibri" w:hAnsi="Calibri" w:cs="Times New Roman"/>
          </w:rPr>
          <w:t>160.</w:t>
        </w:r>
        <w:r w:rsidRPr="00E573B8">
          <w:rPr>
            <w:rFonts w:ascii="Calibri" w:eastAsia="Calibri" w:hAnsi="Calibri" w:cs="Times New Roman"/>
          </w:rPr>
          <w:tab/>
          <w:t>n "Non fosse stato per il suo stupido invito di ieri notte, starei ancora vivendo la mia vita normale, beatamente ignorante dell'esistenza di vampiri."</w:t>
        </w:r>
      </w:ins>
    </w:p>
    <w:p w14:paraId="2AD956D7" w14:textId="77777777" w:rsidR="00E573B8" w:rsidRPr="00E573B8" w:rsidRDefault="00E573B8" w:rsidP="00E573B8">
      <w:pPr>
        <w:tabs>
          <w:tab w:val="left" w:pos="0"/>
        </w:tabs>
        <w:spacing w:line="600" w:lineRule="auto"/>
        <w:jc w:val="left"/>
        <w:rPr>
          <w:ins w:id="4708" w:author="UTENTE" w:date="2020-06-30T18:32:00Z"/>
          <w:rFonts w:ascii="Calibri" w:eastAsia="Calibri" w:hAnsi="Calibri" w:cs="Times New Roman"/>
        </w:rPr>
      </w:pPr>
      <w:ins w:id="4709" w:author="UTENTE" w:date="2020-06-30T18:32:00Z">
        <w:r w:rsidRPr="00E573B8">
          <w:rPr>
            <w:rFonts w:ascii="Calibri" w:eastAsia="Calibri" w:hAnsi="Calibri" w:cs="Times New Roman"/>
          </w:rPr>
          <w:t>161.</w:t>
        </w:r>
        <w:r w:rsidRPr="00E573B8">
          <w:rPr>
            <w:rFonts w:ascii="Calibri" w:eastAsia="Calibri" w:hAnsi="Calibri" w:cs="Times New Roman"/>
          </w:rPr>
          <w:tab/>
          <w:t>n "Un \"ordinario uomo d'affari\" certo, proprio come Rex è un coniglietto rosa che vomita arcobaleni. Tzh."</w:t>
        </w:r>
      </w:ins>
    </w:p>
    <w:p w14:paraId="6EE53B69" w14:textId="77777777" w:rsidR="00E573B8" w:rsidRPr="00E573B8" w:rsidRDefault="00E573B8" w:rsidP="00E573B8">
      <w:pPr>
        <w:tabs>
          <w:tab w:val="left" w:pos="0"/>
        </w:tabs>
        <w:spacing w:line="600" w:lineRule="auto"/>
        <w:jc w:val="left"/>
        <w:rPr>
          <w:ins w:id="4710" w:author="UTENTE" w:date="2020-06-30T18:32:00Z"/>
          <w:rFonts w:ascii="Calibri" w:eastAsia="Calibri" w:hAnsi="Calibri" w:cs="Times New Roman"/>
        </w:rPr>
      </w:pPr>
      <w:ins w:id="4711" w:author="UTENTE" w:date="2020-06-30T18:32:00Z">
        <w:r w:rsidRPr="00E573B8">
          <w:rPr>
            <w:rFonts w:ascii="Calibri" w:eastAsia="Calibri" w:hAnsi="Calibri" w:cs="Times New Roman"/>
          </w:rPr>
          <w:t>162.</w:t>
        </w:r>
        <w:r w:rsidRPr="00E573B8">
          <w:rPr>
            <w:rFonts w:ascii="Calibri" w:eastAsia="Calibri" w:hAnsi="Calibri" w:cs="Times New Roman"/>
          </w:rPr>
          <w:tab/>
          <w:t>n "-Casa dolce casa."</w:t>
        </w:r>
      </w:ins>
    </w:p>
    <w:p w14:paraId="6B252C05" w14:textId="77777777" w:rsidR="00E573B8" w:rsidRPr="00E573B8" w:rsidRDefault="00E573B8" w:rsidP="00E573B8">
      <w:pPr>
        <w:tabs>
          <w:tab w:val="left" w:pos="0"/>
        </w:tabs>
        <w:spacing w:line="600" w:lineRule="auto"/>
        <w:jc w:val="left"/>
        <w:rPr>
          <w:ins w:id="4712" w:author="UTENTE" w:date="2020-06-30T18:32:00Z"/>
          <w:rFonts w:ascii="Calibri" w:eastAsia="Calibri" w:hAnsi="Calibri" w:cs="Times New Roman"/>
        </w:rPr>
      </w:pPr>
      <w:ins w:id="4713" w:author="UTENTE" w:date="2020-06-30T18:32:00Z">
        <w:r w:rsidRPr="00E573B8">
          <w:rPr>
            <w:rFonts w:ascii="Calibri" w:eastAsia="Calibri" w:hAnsi="Calibri" w:cs="Times New Roman"/>
          </w:rPr>
          <w:t>163.</w:t>
        </w:r>
        <w:r w:rsidRPr="00E573B8">
          <w:rPr>
            <w:rFonts w:ascii="Calibri" w:eastAsia="Calibri" w:hAnsi="Calibri" w:cs="Times New Roman"/>
          </w:rPr>
          <w:tab/>
          <w:t>n " Se solo potessi far finta che tutto questo sia solo un assurdo incubo febbrile…"</w:t>
        </w:r>
      </w:ins>
    </w:p>
    <w:p w14:paraId="0C16A5D8" w14:textId="77777777" w:rsidR="00E573B8" w:rsidRPr="00E573B8" w:rsidRDefault="00E573B8" w:rsidP="00E573B8">
      <w:pPr>
        <w:tabs>
          <w:tab w:val="left" w:pos="0"/>
        </w:tabs>
        <w:spacing w:line="600" w:lineRule="auto"/>
        <w:jc w:val="left"/>
        <w:rPr>
          <w:ins w:id="4714" w:author="UTENTE" w:date="2020-06-30T18:32:00Z"/>
          <w:rFonts w:ascii="Calibri" w:eastAsia="Calibri" w:hAnsi="Calibri" w:cs="Times New Roman"/>
        </w:rPr>
      </w:pPr>
      <w:ins w:id="4715" w:author="UTENTE" w:date="2020-06-30T18:32:00Z">
        <w:r w:rsidRPr="00E573B8">
          <w:rPr>
            <w:rFonts w:ascii="Calibri" w:eastAsia="Calibri" w:hAnsi="Calibri" w:cs="Times New Roman"/>
          </w:rPr>
          <w:t>164.</w:t>
        </w:r>
        <w:r w:rsidRPr="00E573B8">
          <w:rPr>
            <w:rFonts w:ascii="Calibri" w:eastAsia="Calibri" w:hAnsi="Calibri" w:cs="Times New Roman"/>
          </w:rPr>
          <w:tab/>
          <w:t>n "Se solo fosse così facile."</w:t>
        </w:r>
      </w:ins>
    </w:p>
    <w:p w14:paraId="5BE503D8" w14:textId="77777777" w:rsidR="00E573B8" w:rsidRPr="00E573B8" w:rsidRDefault="00E573B8" w:rsidP="00E573B8">
      <w:pPr>
        <w:tabs>
          <w:tab w:val="left" w:pos="0"/>
        </w:tabs>
        <w:spacing w:line="600" w:lineRule="auto"/>
        <w:jc w:val="left"/>
        <w:rPr>
          <w:ins w:id="4716" w:author="UTENTE" w:date="2020-06-30T18:32:00Z"/>
          <w:rFonts w:ascii="Calibri" w:eastAsia="Calibri" w:hAnsi="Calibri" w:cs="Times New Roman"/>
        </w:rPr>
      </w:pPr>
      <w:ins w:id="4717" w:author="UTENTE" w:date="2020-06-30T18:32:00Z">
        <w:r w:rsidRPr="00E573B8">
          <w:rPr>
            <w:rFonts w:ascii="Calibri" w:eastAsia="Calibri" w:hAnsi="Calibri" w:cs="Times New Roman"/>
          </w:rPr>
          <w:t>165.</w:t>
        </w:r>
        <w:r w:rsidRPr="00E573B8">
          <w:rPr>
            <w:rFonts w:ascii="Calibri" w:eastAsia="Calibri" w:hAnsi="Calibri" w:cs="Times New Roman"/>
          </w:rPr>
          <w:tab/>
          <w:t>n " Finisco per continuare a girarmi e rigirarmi nel letto per quella che sembra un'eternità, finché finalmente…"</w:t>
        </w:r>
      </w:ins>
    </w:p>
    <w:p w14:paraId="7BD14E08" w14:textId="77777777" w:rsidR="00E573B8" w:rsidRPr="00E573B8" w:rsidRDefault="00E573B8" w:rsidP="00E573B8">
      <w:pPr>
        <w:tabs>
          <w:tab w:val="left" w:pos="0"/>
        </w:tabs>
        <w:spacing w:line="600" w:lineRule="auto"/>
        <w:jc w:val="left"/>
        <w:rPr>
          <w:ins w:id="4718" w:author="UTENTE" w:date="2020-06-30T18:32:00Z"/>
          <w:rFonts w:ascii="Calibri" w:eastAsia="Calibri" w:hAnsi="Calibri" w:cs="Times New Roman"/>
        </w:rPr>
      </w:pPr>
      <w:ins w:id="4719" w:author="UTENTE" w:date="2020-06-30T18:32:00Z">
        <w:r w:rsidRPr="00E573B8">
          <w:rPr>
            <w:rFonts w:ascii="Calibri" w:eastAsia="Calibri" w:hAnsi="Calibri" w:cs="Times New Roman"/>
          </w:rPr>
          <w:t>166.</w:t>
        </w:r>
        <w:r w:rsidRPr="00E573B8">
          <w:rPr>
            <w:rFonts w:ascii="Calibri" w:eastAsia="Calibri" w:hAnsi="Calibri" w:cs="Times New Roman"/>
          </w:rPr>
          <w:tab/>
          <w:t>n " La stanchezza della notte appena trascorsa mi trascina in un sonno profondo."</w:t>
        </w:r>
      </w:ins>
    </w:p>
    <w:p w14:paraId="27AB7D92" w14:textId="77777777" w:rsidR="00E573B8" w:rsidRPr="00E573B8" w:rsidRDefault="00E573B8" w:rsidP="00E573B8">
      <w:pPr>
        <w:tabs>
          <w:tab w:val="left" w:pos="0"/>
        </w:tabs>
        <w:spacing w:line="600" w:lineRule="auto"/>
        <w:jc w:val="left"/>
        <w:rPr>
          <w:ins w:id="4720" w:author="UTENTE" w:date="2020-06-30T18:32:00Z"/>
          <w:rFonts w:ascii="Calibri" w:eastAsia="Calibri" w:hAnsi="Calibri" w:cs="Times New Roman"/>
        </w:rPr>
      </w:pPr>
      <w:ins w:id="4721" w:author="UTENTE" w:date="2020-06-30T18:32:00Z">
        <w:r w:rsidRPr="00E573B8">
          <w:rPr>
            <w:rFonts w:ascii="Calibri" w:eastAsia="Calibri" w:hAnsi="Calibri" w:cs="Times New Roman"/>
          </w:rPr>
          <w:t>167.</w:t>
        </w:r>
        <w:r w:rsidRPr="00E573B8">
          <w:rPr>
            <w:rFonts w:ascii="Calibri" w:eastAsia="Calibri" w:hAnsi="Calibri" w:cs="Times New Roman"/>
          </w:rPr>
          <w:tab/>
          <w:t>mc "\"Ngh…\""</w:t>
        </w:r>
      </w:ins>
    </w:p>
    <w:p w14:paraId="78FD1CD5" w14:textId="77777777" w:rsidR="00E573B8" w:rsidRPr="00E573B8" w:rsidRDefault="00E573B8" w:rsidP="00E573B8">
      <w:pPr>
        <w:tabs>
          <w:tab w:val="left" w:pos="0"/>
        </w:tabs>
        <w:spacing w:line="600" w:lineRule="auto"/>
        <w:jc w:val="left"/>
        <w:rPr>
          <w:ins w:id="4722" w:author="UTENTE" w:date="2020-06-30T18:32:00Z"/>
          <w:rFonts w:ascii="Calibri" w:eastAsia="Calibri" w:hAnsi="Calibri" w:cs="Times New Roman"/>
        </w:rPr>
      </w:pPr>
      <w:ins w:id="4723" w:author="UTENTE" w:date="2020-06-30T18:32:00Z">
        <w:r w:rsidRPr="00E573B8">
          <w:rPr>
            <w:rFonts w:ascii="Calibri" w:eastAsia="Calibri" w:hAnsi="Calibri" w:cs="Times New Roman"/>
          </w:rPr>
          <w:t>168.</w:t>
        </w:r>
        <w:r w:rsidRPr="00E573B8">
          <w:rPr>
            <w:rFonts w:ascii="Calibri" w:eastAsia="Calibri" w:hAnsi="Calibri" w:cs="Times New Roman"/>
          </w:rPr>
          <w:tab/>
          <w:t>n "Il sole del primo pomeriggio si affaccia alla finestra del mio appartamento, combattendo nuvole di tempesta per arrivarmi giusto in faccia."</w:t>
        </w:r>
      </w:ins>
    </w:p>
    <w:p w14:paraId="21480C92" w14:textId="77777777" w:rsidR="00E573B8" w:rsidRPr="00E573B8" w:rsidRDefault="00E573B8" w:rsidP="00E573B8">
      <w:pPr>
        <w:tabs>
          <w:tab w:val="left" w:pos="0"/>
        </w:tabs>
        <w:spacing w:line="600" w:lineRule="auto"/>
        <w:jc w:val="left"/>
        <w:rPr>
          <w:ins w:id="4724" w:author="UTENTE" w:date="2020-06-30T18:32:00Z"/>
          <w:rFonts w:ascii="Calibri" w:eastAsia="Calibri" w:hAnsi="Calibri" w:cs="Times New Roman"/>
        </w:rPr>
      </w:pPr>
      <w:ins w:id="4725" w:author="UTENTE" w:date="2020-06-30T18:32:00Z">
        <w:r w:rsidRPr="00E573B8">
          <w:rPr>
            <w:rFonts w:ascii="Calibri" w:eastAsia="Calibri" w:hAnsi="Calibri" w:cs="Times New Roman"/>
          </w:rPr>
          <w:t>169.</w:t>
        </w:r>
        <w:r w:rsidRPr="00E573B8">
          <w:rPr>
            <w:rFonts w:ascii="Calibri" w:eastAsia="Calibri" w:hAnsi="Calibri" w:cs="Times New Roman"/>
          </w:rPr>
          <w:tab/>
          <w:t>n "Mi alzo in piedi sbadigliando."</w:t>
        </w:r>
        <w:r w:rsidRPr="00E573B8">
          <w:rPr>
            <w:rFonts w:ascii="Calibri" w:eastAsia="Calibri" w:hAnsi="Calibri" w:cs="Times New Roman"/>
          </w:rPr>
          <w:br w:type="page"/>
        </w:r>
      </w:ins>
    </w:p>
    <w:p w14:paraId="6416F3CF" w14:textId="77777777" w:rsidR="00E573B8" w:rsidRPr="00E573B8" w:rsidRDefault="00E573B8" w:rsidP="00E573B8">
      <w:pPr>
        <w:tabs>
          <w:tab w:val="left" w:pos="0"/>
        </w:tabs>
        <w:spacing w:line="600" w:lineRule="auto"/>
        <w:jc w:val="left"/>
        <w:rPr>
          <w:ins w:id="4726" w:author="UTENTE" w:date="2020-06-30T18:32:00Z"/>
          <w:rFonts w:ascii="Calibri" w:eastAsia="Calibri" w:hAnsi="Calibri" w:cs="Times New Roman"/>
          <w:lang w:val="en-US"/>
        </w:rPr>
      </w:pPr>
      <w:ins w:id="4727" w:author="UTENTE" w:date="2020-06-30T18:32:00Z">
        <w:r w:rsidRPr="00E573B8">
          <w:rPr>
            <w:rFonts w:ascii="Calibri" w:eastAsia="Calibri" w:hAnsi="Calibri" w:cs="Times New Roman"/>
            <w:lang w:val="en-US"/>
          </w:rPr>
          <w:lastRenderedPageBreak/>
          <w:t>170.</w:t>
        </w:r>
        <w:r w:rsidRPr="00E573B8">
          <w:rPr>
            <w:rFonts w:ascii="Calibri" w:eastAsia="Calibri" w:hAnsi="Calibri" w:cs="Times New Roman"/>
            <w:lang w:val="en-US"/>
          </w:rPr>
          <w:tab/>
          <w:t>extend " I can't say I feel very refreshed."</w:t>
        </w:r>
      </w:ins>
    </w:p>
    <w:p w14:paraId="5F9443EF" w14:textId="77777777" w:rsidR="00E573B8" w:rsidRPr="00E573B8" w:rsidRDefault="00E573B8" w:rsidP="00E573B8">
      <w:pPr>
        <w:tabs>
          <w:tab w:val="left" w:pos="0"/>
        </w:tabs>
        <w:spacing w:line="600" w:lineRule="auto"/>
        <w:jc w:val="left"/>
        <w:rPr>
          <w:ins w:id="4728" w:author="UTENTE" w:date="2020-06-30T18:32:00Z"/>
          <w:rFonts w:ascii="Calibri" w:eastAsia="Calibri" w:hAnsi="Calibri" w:cs="Times New Roman"/>
          <w:lang w:val="en-US"/>
        </w:rPr>
      </w:pPr>
      <w:ins w:id="4729" w:author="UTENTE" w:date="2020-06-30T18:32:00Z">
        <w:r w:rsidRPr="00E573B8">
          <w:rPr>
            <w:rFonts w:ascii="Calibri" w:eastAsia="Calibri" w:hAnsi="Calibri" w:cs="Times New Roman"/>
            <w:lang w:val="en-US"/>
          </w:rPr>
          <w:t>171.</w:t>
        </w:r>
        <w:r w:rsidRPr="00E573B8">
          <w:rPr>
            <w:rFonts w:ascii="Calibri" w:eastAsia="Calibri" w:hAnsi="Calibri" w:cs="Times New Roman"/>
            <w:lang w:val="en-US"/>
          </w:rPr>
          <w:tab/>
          <w:t>mc "\"…\""</w:t>
        </w:r>
      </w:ins>
    </w:p>
    <w:p w14:paraId="55FF0BB4" w14:textId="77777777" w:rsidR="00E573B8" w:rsidRPr="00E573B8" w:rsidRDefault="00E573B8" w:rsidP="00E573B8">
      <w:pPr>
        <w:tabs>
          <w:tab w:val="left" w:pos="0"/>
        </w:tabs>
        <w:spacing w:line="600" w:lineRule="auto"/>
        <w:jc w:val="left"/>
        <w:rPr>
          <w:ins w:id="4730" w:author="UTENTE" w:date="2020-06-30T18:32:00Z"/>
          <w:rFonts w:ascii="Calibri" w:eastAsia="Calibri" w:hAnsi="Calibri" w:cs="Times New Roman"/>
          <w:lang w:val="en-US"/>
        </w:rPr>
      </w:pPr>
      <w:ins w:id="4731" w:author="UTENTE" w:date="2020-06-30T18:32:00Z">
        <w:r w:rsidRPr="00E573B8">
          <w:rPr>
            <w:rFonts w:ascii="Calibri" w:eastAsia="Calibri" w:hAnsi="Calibri" w:cs="Times New Roman"/>
            <w:lang w:val="en-US"/>
          </w:rPr>
          <w:t>172.</w:t>
        </w:r>
        <w:r w:rsidRPr="00E573B8">
          <w:rPr>
            <w:rFonts w:ascii="Calibri" w:eastAsia="Calibri" w:hAnsi="Calibri" w:cs="Times New Roman"/>
            <w:lang w:val="en-US"/>
          </w:rPr>
          <w:tab/>
          <w:t>n "Those events last night, the fight between Dominic and Rex…"</w:t>
        </w:r>
      </w:ins>
    </w:p>
    <w:p w14:paraId="3470D71A" w14:textId="77777777" w:rsidR="00E573B8" w:rsidRPr="00E573B8" w:rsidRDefault="00E573B8" w:rsidP="00E573B8">
      <w:pPr>
        <w:tabs>
          <w:tab w:val="left" w:pos="0"/>
        </w:tabs>
        <w:spacing w:line="600" w:lineRule="auto"/>
        <w:jc w:val="left"/>
        <w:rPr>
          <w:ins w:id="4732" w:author="UTENTE" w:date="2020-06-30T18:32:00Z"/>
          <w:rFonts w:ascii="Calibri" w:eastAsia="Calibri" w:hAnsi="Calibri" w:cs="Times New Roman"/>
          <w:lang w:val="en-US"/>
        </w:rPr>
      </w:pPr>
      <w:ins w:id="4733" w:author="UTENTE" w:date="2020-06-30T18:32:00Z">
        <w:r w:rsidRPr="00E573B8">
          <w:rPr>
            <w:rFonts w:ascii="Calibri" w:eastAsia="Calibri" w:hAnsi="Calibri" w:cs="Times New Roman"/>
            <w:lang w:val="en-US"/>
          </w:rPr>
          <w:t>173.</w:t>
        </w:r>
        <w:r w:rsidRPr="00E573B8">
          <w:rPr>
            <w:rFonts w:ascii="Calibri" w:eastAsia="Calibri" w:hAnsi="Calibri" w:cs="Times New Roman"/>
            <w:lang w:val="en-US"/>
          </w:rPr>
          <w:tab/>
          <w:t>n "…The vampires."</w:t>
        </w:r>
      </w:ins>
    </w:p>
    <w:p w14:paraId="67F8CAB2" w14:textId="77777777" w:rsidR="00E573B8" w:rsidRPr="00E573B8" w:rsidRDefault="00E573B8" w:rsidP="00E573B8">
      <w:pPr>
        <w:tabs>
          <w:tab w:val="left" w:pos="0"/>
        </w:tabs>
        <w:spacing w:line="600" w:lineRule="auto"/>
        <w:jc w:val="left"/>
        <w:rPr>
          <w:ins w:id="4734" w:author="UTENTE" w:date="2020-06-30T18:32:00Z"/>
          <w:rFonts w:ascii="Calibri" w:eastAsia="Calibri" w:hAnsi="Calibri" w:cs="Times New Roman"/>
          <w:lang w:val="en-US"/>
        </w:rPr>
      </w:pPr>
      <w:ins w:id="4735" w:author="UTENTE" w:date="2020-06-30T18:32:00Z">
        <w:r w:rsidRPr="00E573B8">
          <w:rPr>
            <w:rFonts w:ascii="Calibri" w:eastAsia="Calibri" w:hAnsi="Calibri" w:cs="Times New Roman"/>
            <w:lang w:val="en-US"/>
          </w:rPr>
          <w:t>174.</w:t>
        </w:r>
        <w:r w:rsidRPr="00E573B8">
          <w:rPr>
            <w:rFonts w:ascii="Calibri" w:eastAsia="Calibri" w:hAnsi="Calibri" w:cs="Times New Roman"/>
            <w:lang w:val="en-US"/>
          </w:rPr>
          <w:tab/>
          <w:t>n "I was hoping it would be a dream, but –"</w:t>
        </w:r>
      </w:ins>
    </w:p>
    <w:p w14:paraId="4E850F17" w14:textId="77777777" w:rsidR="00E573B8" w:rsidRPr="00E573B8" w:rsidRDefault="00E573B8" w:rsidP="00E573B8">
      <w:pPr>
        <w:tabs>
          <w:tab w:val="left" w:pos="0"/>
        </w:tabs>
        <w:spacing w:line="600" w:lineRule="auto"/>
        <w:jc w:val="left"/>
        <w:rPr>
          <w:ins w:id="4736" w:author="UTENTE" w:date="2020-06-30T18:32:00Z"/>
          <w:rFonts w:ascii="Calibri" w:eastAsia="Calibri" w:hAnsi="Calibri" w:cs="Times New Roman"/>
          <w:lang w:val="en-US"/>
        </w:rPr>
      </w:pPr>
      <w:ins w:id="4737" w:author="UTENTE" w:date="2020-06-30T18:32:00Z">
        <w:r w:rsidRPr="00E573B8">
          <w:rPr>
            <w:rFonts w:ascii="Calibri" w:eastAsia="Calibri" w:hAnsi="Calibri" w:cs="Times New Roman"/>
            <w:lang w:val="en-US"/>
          </w:rPr>
          <w:t>175.</w:t>
        </w:r>
        <w:r w:rsidRPr="00E573B8">
          <w:rPr>
            <w:rFonts w:ascii="Calibri" w:eastAsia="Calibri" w:hAnsi="Calibri" w:cs="Times New Roman"/>
            <w:lang w:val="en-US"/>
          </w:rPr>
          <w:tab/>
          <w:t>extend " it sticks too vividly in my mind, like a bad taste that won't leave my mouth."</w:t>
        </w:r>
      </w:ins>
    </w:p>
    <w:p w14:paraId="61A0CBEE" w14:textId="77777777" w:rsidR="00E573B8" w:rsidRPr="00E573B8" w:rsidRDefault="00E573B8" w:rsidP="00E573B8">
      <w:pPr>
        <w:tabs>
          <w:tab w:val="left" w:pos="0"/>
        </w:tabs>
        <w:spacing w:line="600" w:lineRule="auto"/>
        <w:jc w:val="left"/>
        <w:rPr>
          <w:ins w:id="4738" w:author="UTENTE" w:date="2020-06-30T18:32:00Z"/>
          <w:rFonts w:ascii="Calibri" w:eastAsia="Calibri" w:hAnsi="Calibri" w:cs="Times New Roman"/>
          <w:lang w:val="en-US"/>
        </w:rPr>
      </w:pPr>
      <w:ins w:id="4739" w:author="UTENTE" w:date="2020-06-30T18:32:00Z">
        <w:r w:rsidRPr="00E573B8">
          <w:rPr>
            <w:rFonts w:ascii="Calibri" w:eastAsia="Calibri" w:hAnsi="Calibri" w:cs="Times New Roman"/>
            <w:lang w:val="en-US"/>
          </w:rPr>
          <w:t>176.</w:t>
        </w:r>
        <w:r w:rsidRPr="00E573B8">
          <w:rPr>
            <w:rFonts w:ascii="Calibri" w:eastAsia="Calibri" w:hAnsi="Calibri" w:cs="Times New Roman"/>
            <w:lang w:val="en-US"/>
          </w:rPr>
          <w:tab/>
          <w:t>mc "\"This would make for a great story to write about… except I'd definitely have an anxiety attack while writing it…\""</w:t>
        </w:r>
      </w:ins>
    </w:p>
    <w:p w14:paraId="70BC5CD9" w14:textId="77777777" w:rsidR="00E573B8" w:rsidRPr="00E573B8" w:rsidRDefault="00E573B8" w:rsidP="00E573B8">
      <w:pPr>
        <w:tabs>
          <w:tab w:val="left" w:pos="0"/>
        </w:tabs>
        <w:spacing w:line="600" w:lineRule="auto"/>
        <w:jc w:val="left"/>
        <w:rPr>
          <w:ins w:id="4740" w:author="UTENTE" w:date="2020-06-30T18:32:00Z"/>
          <w:rFonts w:ascii="Calibri" w:eastAsia="Calibri" w:hAnsi="Calibri" w:cs="Times New Roman"/>
          <w:lang w:val="en-US"/>
        </w:rPr>
      </w:pPr>
      <w:ins w:id="4741" w:author="UTENTE" w:date="2020-06-30T18:32:00Z">
        <w:r w:rsidRPr="00E573B8">
          <w:rPr>
            <w:rFonts w:ascii="Calibri" w:eastAsia="Calibri" w:hAnsi="Calibri" w:cs="Times New Roman"/>
            <w:lang w:val="en-US"/>
          </w:rPr>
          <w:t>177.</w:t>
        </w:r>
        <w:r w:rsidRPr="00E573B8">
          <w:rPr>
            <w:rFonts w:ascii="Calibri" w:eastAsia="Calibri" w:hAnsi="Calibri" w:cs="Times New Roman"/>
            <w:lang w:val="en-US"/>
          </w:rPr>
          <w:tab/>
          <w:t>mc "\"I could mix up an amazing EP inspired by this stuff… although I'm not sure if I'd live long enough to drop it…\""</w:t>
        </w:r>
      </w:ins>
    </w:p>
    <w:p w14:paraId="0542E68C" w14:textId="77777777" w:rsidR="00E573B8" w:rsidRPr="00E573B8" w:rsidRDefault="00E573B8" w:rsidP="00E573B8">
      <w:pPr>
        <w:tabs>
          <w:tab w:val="left" w:pos="0"/>
        </w:tabs>
        <w:spacing w:line="600" w:lineRule="auto"/>
        <w:jc w:val="left"/>
        <w:rPr>
          <w:ins w:id="4742" w:author="UTENTE" w:date="2020-06-30T18:32:00Z"/>
          <w:rFonts w:ascii="Calibri" w:eastAsia="Calibri" w:hAnsi="Calibri" w:cs="Times New Roman"/>
          <w:lang w:val="en-US"/>
        </w:rPr>
      </w:pPr>
      <w:ins w:id="4743" w:author="UTENTE" w:date="2020-06-30T18:32:00Z">
        <w:r w:rsidRPr="00E573B8">
          <w:rPr>
            <w:rFonts w:ascii="Calibri" w:eastAsia="Calibri" w:hAnsi="Calibri" w:cs="Times New Roman"/>
            <w:lang w:val="en-US"/>
          </w:rPr>
          <w:t>178.</w:t>
        </w:r>
        <w:r w:rsidRPr="00E573B8">
          <w:rPr>
            <w:rFonts w:ascii="Calibri" w:eastAsia="Calibri" w:hAnsi="Calibri" w:cs="Times New Roman"/>
            <w:lang w:val="en-US"/>
          </w:rPr>
          <w:tab/>
          <w:t>mc "\"But I feel like I could draw some amazing vampire shit right now… it would probably land me on the cover of a teen goth magazine, though…\""</w:t>
        </w:r>
      </w:ins>
    </w:p>
    <w:p w14:paraId="72934A1F" w14:textId="77777777" w:rsidR="00E573B8" w:rsidRPr="00E573B8" w:rsidRDefault="00E573B8" w:rsidP="00E573B8">
      <w:pPr>
        <w:tabs>
          <w:tab w:val="left" w:pos="0"/>
        </w:tabs>
        <w:spacing w:line="600" w:lineRule="auto"/>
        <w:jc w:val="left"/>
        <w:rPr>
          <w:ins w:id="4744" w:author="UTENTE" w:date="2020-06-30T18:32:00Z"/>
          <w:rFonts w:ascii="Calibri" w:eastAsia="Calibri" w:hAnsi="Calibri" w:cs="Times New Roman"/>
          <w:lang w:val="en-US"/>
        </w:rPr>
      </w:pPr>
      <w:ins w:id="4745" w:author="UTENTE" w:date="2020-06-30T18:32:00Z">
        <w:r w:rsidRPr="00E573B8">
          <w:rPr>
            <w:rFonts w:ascii="Calibri" w:eastAsia="Calibri" w:hAnsi="Calibri" w:cs="Times New Roman"/>
            <w:lang w:val="en-US"/>
          </w:rPr>
          <w:t>179.</w:t>
        </w:r>
        <w:r w:rsidRPr="00E573B8">
          <w:rPr>
            <w:rFonts w:ascii="Calibri" w:eastAsia="Calibri" w:hAnsi="Calibri" w:cs="Times New Roman"/>
            <w:lang w:val="en-US"/>
          </w:rPr>
          <w:tab/>
          <w:t>n "Still half-asleep, I mumble to myself as I put on the coffee machine."</w:t>
        </w:r>
      </w:ins>
    </w:p>
    <w:p w14:paraId="178F691F" w14:textId="77777777" w:rsidR="00E573B8" w:rsidRPr="00E573B8" w:rsidRDefault="00E573B8" w:rsidP="00E573B8">
      <w:pPr>
        <w:tabs>
          <w:tab w:val="left" w:pos="0"/>
        </w:tabs>
        <w:spacing w:line="600" w:lineRule="auto"/>
        <w:jc w:val="left"/>
        <w:rPr>
          <w:ins w:id="4746" w:author="UTENTE" w:date="2020-06-30T18:32:00Z"/>
          <w:rFonts w:ascii="Calibri" w:eastAsia="Calibri" w:hAnsi="Calibri" w:cs="Times New Roman"/>
          <w:lang w:val="en-US"/>
        </w:rPr>
      </w:pPr>
      <w:ins w:id="4747" w:author="UTENTE" w:date="2020-06-30T18:32:00Z">
        <w:r w:rsidRPr="00E573B8">
          <w:rPr>
            <w:rFonts w:ascii="Calibri" w:eastAsia="Calibri" w:hAnsi="Calibri" w:cs="Times New Roman"/>
            <w:lang w:val="en-US"/>
          </w:rPr>
          <w:t>180.</w:t>
        </w:r>
        <w:r w:rsidRPr="00E573B8">
          <w:rPr>
            <w:rFonts w:ascii="Calibri" w:eastAsia="Calibri" w:hAnsi="Calibri" w:cs="Times New Roman"/>
            <w:lang w:val="en-US"/>
          </w:rPr>
          <w:tab/>
          <w:t>n "It's true, all this excitement's definitely inspired me a little – though I'm also too on edge to really channel it right now."</w:t>
        </w:r>
      </w:ins>
    </w:p>
    <w:p w14:paraId="73C0866D" w14:textId="77777777" w:rsidR="00E573B8" w:rsidRPr="00E573B8" w:rsidRDefault="00E573B8" w:rsidP="00E573B8">
      <w:pPr>
        <w:tabs>
          <w:tab w:val="left" w:pos="0"/>
        </w:tabs>
        <w:spacing w:line="600" w:lineRule="auto"/>
        <w:jc w:val="left"/>
        <w:rPr>
          <w:ins w:id="4748" w:author="UTENTE" w:date="2020-06-30T18:32:00Z"/>
          <w:rFonts w:ascii="Calibri" w:eastAsia="Calibri" w:hAnsi="Calibri" w:cs="Times New Roman"/>
          <w:lang w:val="en-US"/>
        </w:rPr>
      </w:pPr>
      <w:ins w:id="4749" w:author="UTENTE" w:date="2020-06-30T18:32:00Z">
        <w:r w:rsidRPr="00E573B8">
          <w:rPr>
            <w:rFonts w:ascii="Calibri" w:eastAsia="Calibri" w:hAnsi="Calibri" w:cs="Times New Roman"/>
            <w:lang w:val="en-US"/>
          </w:rPr>
          <w:t>181.</w:t>
        </w:r>
        <w:r w:rsidRPr="00E573B8">
          <w:rPr>
            <w:rFonts w:ascii="Calibri" w:eastAsia="Calibri" w:hAnsi="Calibri" w:cs="Times New Roman"/>
            <w:lang w:val="en-US"/>
          </w:rPr>
          <w:tab/>
          <w:t>n "Isaac…"</w:t>
        </w:r>
      </w:ins>
    </w:p>
    <w:p w14:paraId="3BF1FE55" w14:textId="77777777" w:rsidR="00E573B8" w:rsidRPr="00E573B8" w:rsidRDefault="00E573B8" w:rsidP="00E573B8">
      <w:pPr>
        <w:tabs>
          <w:tab w:val="left" w:pos="0"/>
        </w:tabs>
        <w:spacing w:line="600" w:lineRule="auto"/>
        <w:jc w:val="left"/>
        <w:rPr>
          <w:ins w:id="4750" w:author="UTENTE" w:date="2020-06-30T18:32:00Z"/>
          <w:rFonts w:ascii="Calibri" w:eastAsia="Calibri" w:hAnsi="Calibri" w:cs="Times New Roman"/>
          <w:lang w:val="en-US"/>
        </w:rPr>
      </w:pPr>
      <w:ins w:id="4751" w:author="UTENTE" w:date="2020-06-30T18:32:00Z">
        <w:r w:rsidRPr="00E573B8">
          <w:rPr>
            <w:rFonts w:ascii="Calibri" w:eastAsia="Calibri" w:hAnsi="Calibri" w:cs="Times New Roman"/>
            <w:lang w:val="en-US"/>
          </w:rPr>
          <w:t>182.</w:t>
        </w:r>
        <w:r w:rsidRPr="00E573B8">
          <w:rPr>
            <w:rFonts w:ascii="Calibri" w:eastAsia="Calibri" w:hAnsi="Calibri" w:cs="Times New Roman"/>
            <w:lang w:val="en-US"/>
          </w:rPr>
          <w:tab/>
          <w:t>n "His words from last night are still ringing in my ears."</w:t>
        </w:r>
        <w:r w:rsidRPr="00E573B8">
          <w:rPr>
            <w:rFonts w:ascii="Calibri" w:eastAsia="Calibri" w:hAnsi="Calibri" w:cs="Times New Roman"/>
            <w:lang w:val="en-US"/>
          </w:rPr>
          <w:br w:type="page"/>
        </w:r>
      </w:ins>
    </w:p>
    <w:p w14:paraId="4DB6CABC" w14:textId="77777777" w:rsidR="00E573B8" w:rsidRPr="00E573B8" w:rsidRDefault="00E573B8" w:rsidP="00E573B8">
      <w:pPr>
        <w:tabs>
          <w:tab w:val="left" w:pos="0"/>
        </w:tabs>
        <w:spacing w:line="600" w:lineRule="auto"/>
        <w:jc w:val="left"/>
        <w:rPr>
          <w:ins w:id="4752" w:author="UTENTE" w:date="2020-06-30T18:32:00Z"/>
          <w:rFonts w:ascii="Calibri" w:eastAsia="Calibri" w:hAnsi="Calibri" w:cs="Times New Roman"/>
        </w:rPr>
      </w:pPr>
      <w:ins w:id="4753" w:author="UTENTE" w:date="2020-06-30T18:32:00Z">
        <w:r w:rsidRPr="00E573B8">
          <w:rPr>
            <w:rFonts w:ascii="Calibri" w:eastAsia="Calibri" w:hAnsi="Calibri" w:cs="Times New Roman"/>
          </w:rPr>
          <w:lastRenderedPageBreak/>
          <w:t>170.</w:t>
        </w:r>
        <w:r w:rsidRPr="00E573B8">
          <w:rPr>
            <w:rFonts w:ascii="Calibri" w:eastAsia="Calibri" w:hAnsi="Calibri" w:cs="Times New Roman"/>
          </w:rPr>
          <w:tab/>
          <w:t>extend "Non posso dire di sentirmi riposato."</w:t>
        </w:r>
      </w:ins>
    </w:p>
    <w:p w14:paraId="788C6F8D" w14:textId="77777777" w:rsidR="00E573B8" w:rsidRPr="00E573B8" w:rsidRDefault="00E573B8" w:rsidP="00E573B8">
      <w:pPr>
        <w:tabs>
          <w:tab w:val="left" w:pos="0"/>
        </w:tabs>
        <w:spacing w:line="600" w:lineRule="auto"/>
        <w:jc w:val="left"/>
        <w:rPr>
          <w:ins w:id="4754" w:author="UTENTE" w:date="2020-06-30T18:32:00Z"/>
          <w:rFonts w:ascii="Calibri" w:eastAsia="Calibri" w:hAnsi="Calibri" w:cs="Times New Roman"/>
        </w:rPr>
      </w:pPr>
      <w:ins w:id="4755" w:author="UTENTE" w:date="2020-06-30T18:32:00Z">
        <w:r w:rsidRPr="00E573B8">
          <w:rPr>
            <w:rFonts w:ascii="Calibri" w:eastAsia="Calibri" w:hAnsi="Calibri" w:cs="Times New Roman"/>
          </w:rPr>
          <w:t>171.</w:t>
        </w:r>
        <w:r w:rsidRPr="00E573B8">
          <w:rPr>
            <w:rFonts w:ascii="Calibri" w:eastAsia="Calibri" w:hAnsi="Calibri" w:cs="Times New Roman"/>
          </w:rPr>
          <w:tab/>
          <w:t>mc "\"…\""</w:t>
        </w:r>
      </w:ins>
    </w:p>
    <w:p w14:paraId="3EA06B95" w14:textId="77777777" w:rsidR="00E573B8" w:rsidRPr="00E573B8" w:rsidRDefault="00E573B8" w:rsidP="00E573B8">
      <w:pPr>
        <w:tabs>
          <w:tab w:val="left" w:pos="0"/>
        </w:tabs>
        <w:spacing w:line="600" w:lineRule="auto"/>
        <w:jc w:val="left"/>
        <w:rPr>
          <w:ins w:id="4756" w:author="UTENTE" w:date="2020-06-30T18:32:00Z"/>
          <w:rFonts w:ascii="Calibri" w:eastAsia="Calibri" w:hAnsi="Calibri" w:cs="Times New Roman"/>
        </w:rPr>
      </w:pPr>
      <w:ins w:id="4757" w:author="UTENTE" w:date="2020-06-30T18:32:00Z">
        <w:r w:rsidRPr="00E573B8">
          <w:rPr>
            <w:rFonts w:ascii="Calibri" w:eastAsia="Calibri" w:hAnsi="Calibri" w:cs="Times New Roman"/>
          </w:rPr>
          <w:t>172.</w:t>
        </w:r>
        <w:r w:rsidRPr="00E573B8">
          <w:rPr>
            <w:rFonts w:ascii="Calibri" w:eastAsia="Calibri" w:hAnsi="Calibri" w:cs="Times New Roman"/>
          </w:rPr>
          <w:tab/>
          <w:t>n "Gli eventi della scorsa notte, lo scontro fra Dominic e Rex…"</w:t>
        </w:r>
      </w:ins>
    </w:p>
    <w:p w14:paraId="2B4C1A9B" w14:textId="77777777" w:rsidR="00E573B8" w:rsidRPr="00E573B8" w:rsidRDefault="00E573B8" w:rsidP="00E573B8">
      <w:pPr>
        <w:tabs>
          <w:tab w:val="left" w:pos="0"/>
        </w:tabs>
        <w:spacing w:line="600" w:lineRule="auto"/>
        <w:jc w:val="left"/>
        <w:rPr>
          <w:ins w:id="4758" w:author="UTENTE" w:date="2020-06-30T18:32:00Z"/>
          <w:rFonts w:ascii="Calibri" w:eastAsia="Calibri" w:hAnsi="Calibri" w:cs="Times New Roman"/>
        </w:rPr>
      </w:pPr>
      <w:ins w:id="4759" w:author="UTENTE" w:date="2020-06-30T18:32:00Z">
        <w:r w:rsidRPr="00E573B8">
          <w:rPr>
            <w:rFonts w:ascii="Calibri" w:eastAsia="Calibri" w:hAnsi="Calibri" w:cs="Times New Roman"/>
          </w:rPr>
          <w:t>173.</w:t>
        </w:r>
        <w:r w:rsidRPr="00E573B8">
          <w:rPr>
            <w:rFonts w:ascii="Calibri" w:eastAsia="Calibri" w:hAnsi="Calibri" w:cs="Times New Roman"/>
          </w:rPr>
          <w:tab/>
          <w:t>n "…i vampiri."</w:t>
        </w:r>
      </w:ins>
    </w:p>
    <w:p w14:paraId="21A5803B" w14:textId="77777777" w:rsidR="00E573B8" w:rsidRPr="00E573B8" w:rsidRDefault="00E573B8" w:rsidP="00E573B8">
      <w:pPr>
        <w:tabs>
          <w:tab w:val="left" w:pos="0"/>
        </w:tabs>
        <w:spacing w:line="600" w:lineRule="auto"/>
        <w:jc w:val="left"/>
        <w:rPr>
          <w:ins w:id="4760" w:author="UTENTE" w:date="2020-06-30T18:32:00Z"/>
          <w:rFonts w:ascii="Calibri" w:eastAsia="Calibri" w:hAnsi="Calibri" w:cs="Times New Roman"/>
        </w:rPr>
      </w:pPr>
      <w:ins w:id="4761" w:author="UTENTE" w:date="2020-06-30T18:32:00Z">
        <w:r w:rsidRPr="00E573B8">
          <w:rPr>
            <w:rFonts w:ascii="Calibri" w:eastAsia="Calibri" w:hAnsi="Calibri" w:cs="Times New Roman"/>
          </w:rPr>
          <w:t>174.</w:t>
        </w:r>
        <w:r w:rsidRPr="00E573B8">
          <w:rPr>
            <w:rFonts w:ascii="Calibri" w:eastAsia="Calibri" w:hAnsi="Calibri" w:cs="Times New Roman"/>
          </w:rPr>
          <w:tab/>
          <w:t>n "Speravo fosse solo un brutto sogno, ma -"</w:t>
        </w:r>
      </w:ins>
    </w:p>
    <w:p w14:paraId="65351BB1" w14:textId="77777777" w:rsidR="00E573B8" w:rsidRPr="00E573B8" w:rsidRDefault="00E573B8" w:rsidP="00E573B8">
      <w:pPr>
        <w:tabs>
          <w:tab w:val="left" w:pos="0"/>
        </w:tabs>
        <w:spacing w:line="600" w:lineRule="auto"/>
        <w:jc w:val="left"/>
        <w:rPr>
          <w:ins w:id="4762" w:author="UTENTE" w:date="2020-06-30T18:32:00Z"/>
          <w:rFonts w:ascii="Calibri" w:eastAsia="Calibri" w:hAnsi="Calibri" w:cs="Times New Roman"/>
        </w:rPr>
      </w:pPr>
      <w:ins w:id="4763" w:author="UTENTE" w:date="2020-06-30T18:32:00Z">
        <w:r w:rsidRPr="00E573B8">
          <w:rPr>
            <w:rFonts w:ascii="Calibri" w:eastAsia="Calibri" w:hAnsi="Calibri" w:cs="Times New Roman"/>
          </w:rPr>
          <w:t>175.</w:t>
        </w:r>
        <w:r w:rsidRPr="00E573B8">
          <w:rPr>
            <w:rFonts w:ascii="Calibri" w:eastAsia="Calibri" w:hAnsi="Calibri" w:cs="Times New Roman"/>
          </w:rPr>
          <w:tab/>
          <w:t>extend "è rimasto troppo vivido nella mia mente, come un cattivo sapore che non vuole andarsene dalla mia bocca."</w:t>
        </w:r>
      </w:ins>
    </w:p>
    <w:p w14:paraId="41744159" w14:textId="77777777" w:rsidR="00E573B8" w:rsidRPr="00E573B8" w:rsidRDefault="00E573B8" w:rsidP="00E573B8">
      <w:pPr>
        <w:tabs>
          <w:tab w:val="left" w:pos="0"/>
        </w:tabs>
        <w:spacing w:line="600" w:lineRule="auto"/>
        <w:jc w:val="left"/>
        <w:rPr>
          <w:ins w:id="4764" w:author="UTENTE" w:date="2020-06-30T18:32:00Z"/>
          <w:rFonts w:ascii="Calibri" w:eastAsia="Calibri" w:hAnsi="Calibri" w:cs="Times New Roman"/>
        </w:rPr>
      </w:pPr>
      <w:ins w:id="4765" w:author="UTENTE" w:date="2020-06-30T18:32:00Z">
        <w:r w:rsidRPr="00E573B8">
          <w:rPr>
            <w:rFonts w:ascii="Calibri" w:eastAsia="Calibri" w:hAnsi="Calibri" w:cs="Times New Roman"/>
          </w:rPr>
          <w:t>176.</w:t>
        </w:r>
        <w:r w:rsidRPr="00E573B8">
          <w:rPr>
            <w:rFonts w:ascii="Calibri" w:eastAsia="Calibri" w:hAnsi="Calibri" w:cs="Times New Roman"/>
          </w:rPr>
          <w:tab/>
          <w:t>mc "\"Sarebbe una storia fantastica da scrivere… solo che avrei sicuramente un attacco di panico mentre la scrivo…\""</w:t>
        </w:r>
      </w:ins>
    </w:p>
    <w:p w14:paraId="23FBCA53" w14:textId="77777777" w:rsidR="00E573B8" w:rsidRPr="00E573B8" w:rsidRDefault="00E573B8" w:rsidP="00E573B8">
      <w:pPr>
        <w:tabs>
          <w:tab w:val="left" w:pos="0"/>
        </w:tabs>
        <w:spacing w:line="600" w:lineRule="auto"/>
        <w:jc w:val="left"/>
        <w:rPr>
          <w:ins w:id="4766" w:author="UTENTE" w:date="2020-06-30T18:32:00Z"/>
          <w:rFonts w:ascii="Calibri" w:eastAsia="Calibri" w:hAnsi="Calibri" w:cs="Times New Roman"/>
        </w:rPr>
      </w:pPr>
      <w:ins w:id="4767" w:author="UTENTE" w:date="2020-06-30T18:32:00Z">
        <w:r w:rsidRPr="00E573B8">
          <w:rPr>
            <w:rFonts w:ascii="Calibri" w:eastAsia="Calibri" w:hAnsi="Calibri" w:cs="Times New Roman"/>
          </w:rPr>
          <w:t>177.</w:t>
        </w:r>
        <w:r w:rsidRPr="00E573B8">
          <w:rPr>
            <w:rFonts w:ascii="Calibri" w:eastAsia="Calibri" w:hAnsi="Calibri" w:cs="Times New Roman"/>
          </w:rPr>
          <w:tab/>
          <w:t>mc "\"Potrei creare un fantastico EP ispirato a questa roba… anche se non sono sicuro di vivere abbastanza a lungo da pubblicarlo…\""</w:t>
        </w:r>
      </w:ins>
    </w:p>
    <w:p w14:paraId="0D8DA793" w14:textId="77777777" w:rsidR="00E573B8" w:rsidRPr="00E573B8" w:rsidRDefault="00E573B8" w:rsidP="00E573B8">
      <w:pPr>
        <w:tabs>
          <w:tab w:val="left" w:pos="0"/>
        </w:tabs>
        <w:spacing w:line="600" w:lineRule="auto"/>
        <w:jc w:val="left"/>
        <w:rPr>
          <w:ins w:id="4768" w:author="UTENTE" w:date="2020-06-30T18:32:00Z"/>
          <w:rFonts w:ascii="Calibri" w:eastAsia="Calibri" w:hAnsi="Calibri" w:cs="Times New Roman"/>
        </w:rPr>
      </w:pPr>
      <w:ins w:id="4769" w:author="UTENTE" w:date="2020-06-30T18:32:00Z">
        <w:r w:rsidRPr="00E573B8">
          <w:rPr>
            <w:rFonts w:ascii="Calibri" w:eastAsia="Calibri" w:hAnsi="Calibri" w:cs="Times New Roman"/>
          </w:rPr>
          <w:t>178.</w:t>
        </w:r>
        <w:r w:rsidRPr="00E573B8">
          <w:rPr>
            <w:rFonts w:ascii="Calibri" w:eastAsia="Calibri" w:hAnsi="Calibri" w:cs="Times New Roman"/>
          </w:rPr>
          <w:tab/>
          <w:t>mc "\"Ma sento che adesso potrei disegnare qualche stronzata fichissima coi vampiri… mi porterebbe solo sulla copertina di qualche rivista per ragazzini goth, però…"</w:t>
        </w:r>
      </w:ins>
    </w:p>
    <w:p w14:paraId="0E626894" w14:textId="77777777" w:rsidR="00E573B8" w:rsidRPr="00E573B8" w:rsidRDefault="00E573B8" w:rsidP="00E573B8">
      <w:pPr>
        <w:tabs>
          <w:tab w:val="left" w:pos="0"/>
        </w:tabs>
        <w:spacing w:line="600" w:lineRule="auto"/>
        <w:jc w:val="left"/>
        <w:rPr>
          <w:ins w:id="4770" w:author="UTENTE" w:date="2020-06-30T18:32:00Z"/>
          <w:rFonts w:ascii="Calibri" w:eastAsia="Calibri" w:hAnsi="Calibri" w:cs="Times New Roman"/>
        </w:rPr>
      </w:pPr>
      <w:ins w:id="4771" w:author="UTENTE" w:date="2020-06-30T18:32:00Z">
        <w:r w:rsidRPr="00E573B8">
          <w:rPr>
            <w:rFonts w:ascii="Calibri" w:eastAsia="Calibri" w:hAnsi="Calibri" w:cs="Times New Roman"/>
          </w:rPr>
          <w:t>179.</w:t>
        </w:r>
        <w:r w:rsidRPr="00E573B8">
          <w:rPr>
            <w:rFonts w:ascii="Calibri" w:eastAsia="Calibri" w:hAnsi="Calibri" w:cs="Times New Roman"/>
          </w:rPr>
          <w:tab/>
          <w:t>n "Ancora mezzo addormentato, mormoro fra me e me, mentre metto su la caffettiera."</w:t>
        </w:r>
      </w:ins>
    </w:p>
    <w:p w14:paraId="7052B5C0" w14:textId="77777777" w:rsidR="00E573B8" w:rsidRPr="00E573B8" w:rsidRDefault="00E573B8" w:rsidP="00E573B8">
      <w:pPr>
        <w:tabs>
          <w:tab w:val="left" w:pos="0"/>
        </w:tabs>
        <w:spacing w:line="600" w:lineRule="auto"/>
        <w:jc w:val="left"/>
        <w:rPr>
          <w:ins w:id="4772" w:author="UTENTE" w:date="2020-06-30T18:32:00Z"/>
          <w:rFonts w:ascii="Calibri" w:eastAsia="Calibri" w:hAnsi="Calibri" w:cs="Times New Roman"/>
        </w:rPr>
      </w:pPr>
      <w:ins w:id="4773" w:author="UTENTE" w:date="2020-06-30T18:32:00Z">
        <w:r w:rsidRPr="00E573B8">
          <w:rPr>
            <w:rFonts w:ascii="Calibri" w:eastAsia="Calibri" w:hAnsi="Calibri" w:cs="Times New Roman"/>
          </w:rPr>
          <w:t>180.</w:t>
        </w:r>
        <w:r w:rsidRPr="00E573B8">
          <w:rPr>
            <w:rFonts w:ascii="Calibri" w:eastAsia="Calibri" w:hAnsi="Calibri" w:cs="Times New Roman"/>
          </w:rPr>
          <w:tab/>
          <w:t>n "È vero, tutta questa eccitazione mi ha decisamente ispirato un po', anche se sono troppo sull'orlo di una crisi per incanalarla al momento."</w:t>
        </w:r>
      </w:ins>
    </w:p>
    <w:p w14:paraId="30138B99" w14:textId="77777777" w:rsidR="00E573B8" w:rsidRPr="00E573B8" w:rsidRDefault="00E573B8" w:rsidP="00E573B8">
      <w:pPr>
        <w:tabs>
          <w:tab w:val="left" w:pos="0"/>
        </w:tabs>
        <w:spacing w:line="600" w:lineRule="auto"/>
        <w:jc w:val="left"/>
        <w:rPr>
          <w:ins w:id="4774" w:author="UTENTE" w:date="2020-06-30T18:32:00Z"/>
          <w:rFonts w:ascii="Calibri" w:eastAsia="Calibri" w:hAnsi="Calibri" w:cs="Times New Roman"/>
        </w:rPr>
      </w:pPr>
      <w:ins w:id="4775" w:author="UTENTE" w:date="2020-06-30T18:32:00Z">
        <w:r w:rsidRPr="00E573B8">
          <w:rPr>
            <w:rFonts w:ascii="Calibri" w:eastAsia="Calibri" w:hAnsi="Calibri" w:cs="Times New Roman"/>
          </w:rPr>
          <w:t>181.</w:t>
        </w:r>
        <w:r w:rsidRPr="00E573B8">
          <w:rPr>
            <w:rFonts w:ascii="Calibri" w:eastAsia="Calibri" w:hAnsi="Calibri" w:cs="Times New Roman"/>
          </w:rPr>
          <w:tab/>
          <w:t>n "Isaac…"</w:t>
        </w:r>
      </w:ins>
    </w:p>
    <w:p w14:paraId="78DF485E" w14:textId="77777777" w:rsidR="00E573B8" w:rsidRPr="00E573B8" w:rsidRDefault="00E573B8" w:rsidP="00E573B8">
      <w:pPr>
        <w:tabs>
          <w:tab w:val="left" w:pos="0"/>
        </w:tabs>
        <w:spacing w:line="600" w:lineRule="auto"/>
        <w:jc w:val="left"/>
        <w:rPr>
          <w:ins w:id="4776" w:author="UTENTE" w:date="2020-06-30T18:32:00Z"/>
          <w:rFonts w:ascii="Calibri" w:eastAsia="Calibri" w:hAnsi="Calibri" w:cs="Times New Roman"/>
        </w:rPr>
      </w:pPr>
      <w:ins w:id="4777" w:author="UTENTE" w:date="2020-06-30T18:32:00Z">
        <w:r w:rsidRPr="00E573B8">
          <w:rPr>
            <w:rFonts w:ascii="Calibri" w:eastAsia="Calibri" w:hAnsi="Calibri" w:cs="Times New Roman"/>
          </w:rPr>
          <w:t>182.</w:t>
        </w:r>
        <w:r w:rsidRPr="00E573B8">
          <w:rPr>
            <w:rFonts w:ascii="Calibri" w:eastAsia="Calibri" w:hAnsi="Calibri" w:cs="Times New Roman"/>
          </w:rPr>
          <w:tab/>
          <w:t>n "Le sue parole della scorsa notte risuonano ancora nelle mie orecchie."</w:t>
        </w:r>
        <w:r w:rsidRPr="00E573B8">
          <w:rPr>
            <w:rFonts w:ascii="Calibri" w:eastAsia="Calibri" w:hAnsi="Calibri" w:cs="Times New Roman"/>
          </w:rPr>
          <w:br w:type="page"/>
        </w:r>
      </w:ins>
    </w:p>
    <w:p w14:paraId="28E82B8C" w14:textId="77777777" w:rsidR="00E573B8" w:rsidRPr="00E573B8" w:rsidRDefault="00E573B8" w:rsidP="00E573B8">
      <w:pPr>
        <w:tabs>
          <w:tab w:val="left" w:pos="0"/>
        </w:tabs>
        <w:spacing w:line="600" w:lineRule="auto"/>
        <w:jc w:val="left"/>
        <w:rPr>
          <w:ins w:id="4778" w:author="UTENTE" w:date="2020-06-30T18:32:00Z"/>
          <w:rFonts w:ascii="Calibri" w:eastAsia="Calibri" w:hAnsi="Calibri" w:cs="Times New Roman"/>
          <w:lang w:val="en-US"/>
        </w:rPr>
      </w:pPr>
      <w:ins w:id="4779" w:author="UTENTE" w:date="2020-06-30T18:32:00Z">
        <w:r w:rsidRPr="00E573B8">
          <w:rPr>
            <w:rFonts w:ascii="Calibri" w:eastAsia="Calibri" w:hAnsi="Calibri" w:cs="Times New Roman"/>
            <w:lang w:val="en-US"/>
          </w:rPr>
          <w:lastRenderedPageBreak/>
          <w:t>183.</w:t>
        </w:r>
        <w:r w:rsidRPr="00E573B8">
          <w:rPr>
            <w:rFonts w:ascii="Calibri" w:eastAsia="Calibri" w:hAnsi="Calibri" w:cs="Times New Roman"/>
            <w:lang w:val="en-US"/>
          </w:rPr>
          <w:tab/>
          <w:t>n "Am I really in that much danger? {w}Did I need to accept his offer, or is he just playing off my fears?"</w:t>
        </w:r>
      </w:ins>
    </w:p>
    <w:p w14:paraId="6DDB54D3" w14:textId="77777777" w:rsidR="00E573B8" w:rsidRPr="00E573B8" w:rsidRDefault="00E573B8" w:rsidP="00E573B8">
      <w:pPr>
        <w:tabs>
          <w:tab w:val="left" w:pos="0"/>
        </w:tabs>
        <w:spacing w:line="600" w:lineRule="auto"/>
        <w:jc w:val="left"/>
        <w:rPr>
          <w:ins w:id="4780" w:author="UTENTE" w:date="2020-06-30T18:32:00Z"/>
          <w:rFonts w:ascii="Calibri" w:eastAsia="Calibri" w:hAnsi="Calibri" w:cs="Times New Roman"/>
          <w:lang w:val="en-US"/>
        </w:rPr>
      </w:pPr>
      <w:ins w:id="4781" w:author="UTENTE" w:date="2020-06-30T18:32:00Z">
        <w:r w:rsidRPr="00E573B8">
          <w:rPr>
            <w:rFonts w:ascii="Calibri" w:eastAsia="Calibri" w:hAnsi="Calibri" w:cs="Times New Roman"/>
            <w:lang w:val="en-US"/>
          </w:rPr>
          <w:t>184.</w:t>
        </w:r>
        <w:r w:rsidRPr="00E573B8">
          <w:rPr>
            <w:rFonts w:ascii="Calibri" w:eastAsia="Calibri" w:hAnsi="Calibri" w:cs="Times New Roman"/>
            <w:lang w:val="en-US"/>
          </w:rPr>
          <w:tab/>
          <w:t>n "Isaac reeks of \"sleazy businessman,\" and he seems to have pretty questionable intentions, but…"</w:t>
        </w:r>
      </w:ins>
    </w:p>
    <w:p w14:paraId="125220FC" w14:textId="77777777" w:rsidR="00E573B8" w:rsidRPr="00E573B8" w:rsidRDefault="00E573B8" w:rsidP="00E573B8">
      <w:pPr>
        <w:tabs>
          <w:tab w:val="left" w:pos="0"/>
        </w:tabs>
        <w:spacing w:line="600" w:lineRule="auto"/>
        <w:jc w:val="left"/>
        <w:rPr>
          <w:ins w:id="4782" w:author="UTENTE" w:date="2020-06-30T18:32:00Z"/>
          <w:rFonts w:ascii="Calibri" w:eastAsia="Calibri" w:hAnsi="Calibri" w:cs="Times New Roman"/>
          <w:lang w:val="en-US"/>
        </w:rPr>
      </w:pPr>
      <w:ins w:id="4783" w:author="UTENTE" w:date="2020-06-30T18:32:00Z">
        <w:r w:rsidRPr="00E573B8">
          <w:rPr>
            <w:rFonts w:ascii="Calibri" w:eastAsia="Calibri" w:hAnsi="Calibri" w:cs="Times New Roman"/>
            <w:lang w:val="en-US"/>
          </w:rPr>
          <w:t>185.</w:t>
        </w:r>
        <w:r w:rsidRPr="00E573B8">
          <w:rPr>
            <w:rFonts w:ascii="Calibri" w:eastAsia="Calibri" w:hAnsi="Calibri" w:cs="Times New Roman"/>
            <w:lang w:val="en-US"/>
          </w:rPr>
          <w:tab/>
          <w:t>n "I get the feeling he was telling the truth. {w}And to be honest, I'd rather not take any chances."</w:t>
        </w:r>
      </w:ins>
    </w:p>
    <w:p w14:paraId="73C8209C" w14:textId="77777777" w:rsidR="00E573B8" w:rsidRPr="00E573B8" w:rsidRDefault="00E573B8" w:rsidP="00E573B8">
      <w:pPr>
        <w:tabs>
          <w:tab w:val="left" w:pos="0"/>
        </w:tabs>
        <w:spacing w:line="600" w:lineRule="auto"/>
        <w:jc w:val="left"/>
        <w:rPr>
          <w:ins w:id="4784" w:author="UTENTE" w:date="2020-06-30T18:32:00Z"/>
          <w:rFonts w:ascii="Calibri" w:eastAsia="Calibri" w:hAnsi="Calibri" w:cs="Times New Roman"/>
          <w:lang w:val="en-US"/>
        </w:rPr>
      </w:pPr>
      <w:ins w:id="4785" w:author="UTENTE" w:date="2020-06-30T18:32:00Z">
        <w:r w:rsidRPr="00E573B8">
          <w:rPr>
            <w:rFonts w:ascii="Calibri" w:eastAsia="Calibri" w:hAnsi="Calibri" w:cs="Times New Roman"/>
            <w:lang w:val="en-US"/>
          </w:rPr>
          <w:t>186.</w:t>
        </w:r>
        <w:r w:rsidRPr="00E573B8">
          <w:rPr>
            <w:rFonts w:ascii="Calibri" w:eastAsia="Calibri" w:hAnsi="Calibri" w:cs="Times New Roman"/>
            <w:lang w:val="en-US"/>
          </w:rPr>
          <w:tab/>
          <w:t>n "I manage to get some writing commissions finished up during the rest of the day, although they are sorely in need of some editing."</w:t>
        </w:r>
      </w:ins>
    </w:p>
    <w:p w14:paraId="5F98024C" w14:textId="77777777" w:rsidR="00E573B8" w:rsidRPr="00E573B8" w:rsidRDefault="00E573B8" w:rsidP="00E573B8">
      <w:pPr>
        <w:tabs>
          <w:tab w:val="left" w:pos="0"/>
        </w:tabs>
        <w:spacing w:line="600" w:lineRule="auto"/>
        <w:jc w:val="left"/>
        <w:rPr>
          <w:ins w:id="4786" w:author="UTENTE" w:date="2020-06-30T18:32:00Z"/>
          <w:rFonts w:ascii="Calibri" w:eastAsia="Calibri" w:hAnsi="Calibri" w:cs="Times New Roman"/>
          <w:lang w:val="en-US"/>
        </w:rPr>
      </w:pPr>
      <w:ins w:id="4787" w:author="UTENTE" w:date="2020-06-30T18:32:00Z">
        <w:r w:rsidRPr="00E573B8">
          <w:rPr>
            <w:rFonts w:ascii="Calibri" w:eastAsia="Calibri" w:hAnsi="Calibri" w:cs="Times New Roman"/>
            <w:lang w:val="en-US"/>
          </w:rPr>
          <w:t>187.</w:t>
        </w:r>
        <w:r w:rsidRPr="00E573B8">
          <w:rPr>
            <w:rFonts w:ascii="Calibri" w:eastAsia="Calibri" w:hAnsi="Calibri" w:cs="Times New Roman"/>
            <w:lang w:val="en-US"/>
          </w:rPr>
          <w:tab/>
          <w:t>n "In the last couple hours before work, I decide to start a new little story, drawing heavily from the crazy stuff that happened last night."</w:t>
        </w:r>
      </w:ins>
    </w:p>
    <w:p w14:paraId="659D00BD" w14:textId="77777777" w:rsidR="00E573B8" w:rsidRPr="00E573B8" w:rsidRDefault="00E573B8" w:rsidP="00E573B8">
      <w:pPr>
        <w:tabs>
          <w:tab w:val="left" w:pos="0"/>
        </w:tabs>
        <w:spacing w:line="600" w:lineRule="auto"/>
        <w:jc w:val="left"/>
        <w:rPr>
          <w:ins w:id="4788" w:author="UTENTE" w:date="2020-06-30T18:32:00Z"/>
          <w:rFonts w:ascii="Calibri" w:eastAsia="Calibri" w:hAnsi="Calibri" w:cs="Times New Roman"/>
          <w:lang w:val="en-US"/>
        </w:rPr>
      </w:pPr>
      <w:ins w:id="4789" w:author="UTENTE" w:date="2020-06-30T18:32:00Z">
        <w:r w:rsidRPr="00E573B8">
          <w:rPr>
            <w:rFonts w:ascii="Calibri" w:eastAsia="Calibri" w:hAnsi="Calibri" w:cs="Times New Roman"/>
            <w:lang w:val="en-US"/>
          </w:rPr>
          <w:t>188.</w:t>
        </w:r>
        <w:r w:rsidRPr="00E573B8">
          <w:rPr>
            <w:rFonts w:ascii="Calibri" w:eastAsia="Calibri" w:hAnsi="Calibri" w:cs="Times New Roman"/>
            <w:lang w:val="en-US"/>
          </w:rPr>
          <w:tab/>
          <w:t>n "I change a few details here and there, but it reads more like a diary rather than fiction."</w:t>
        </w:r>
      </w:ins>
    </w:p>
    <w:p w14:paraId="53323869" w14:textId="77777777" w:rsidR="00E573B8" w:rsidRPr="00E573B8" w:rsidRDefault="00E573B8" w:rsidP="00E573B8">
      <w:pPr>
        <w:tabs>
          <w:tab w:val="left" w:pos="0"/>
        </w:tabs>
        <w:spacing w:line="600" w:lineRule="auto"/>
        <w:jc w:val="left"/>
        <w:rPr>
          <w:ins w:id="4790" w:author="UTENTE" w:date="2020-06-30T18:32:00Z"/>
          <w:rFonts w:ascii="Calibri" w:eastAsia="Calibri" w:hAnsi="Calibri" w:cs="Times New Roman"/>
          <w:lang w:val="en-US"/>
        </w:rPr>
      </w:pPr>
      <w:ins w:id="4791" w:author="UTENTE" w:date="2020-06-30T18:32:00Z">
        <w:r w:rsidRPr="00E573B8">
          <w:rPr>
            <w:rFonts w:ascii="Calibri" w:eastAsia="Calibri" w:hAnsi="Calibri" w:cs="Times New Roman"/>
            <w:lang w:val="en-US"/>
          </w:rPr>
          <w:t>189.</w:t>
        </w:r>
        <w:r w:rsidRPr="00E573B8">
          <w:rPr>
            <w:rFonts w:ascii="Calibri" w:eastAsia="Calibri" w:hAnsi="Calibri" w:cs="Times New Roman"/>
            <w:lang w:val="en-US"/>
          </w:rPr>
          <w:tab/>
          <w:t>n "I finish a couple of short songs for the indie game I was hired onto, but I know I'll need to go back and give them another listen when I'm more focused."</w:t>
        </w:r>
      </w:ins>
    </w:p>
    <w:p w14:paraId="48AB079C" w14:textId="77777777" w:rsidR="00E573B8" w:rsidRPr="00E573B8" w:rsidRDefault="00E573B8" w:rsidP="00E573B8">
      <w:pPr>
        <w:tabs>
          <w:tab w:val="left" w:pos="0"/>
        </w:tabs>
        <w:spacing w:line="600" w:lineRule="auto"/>
        <w:jc w:val="left"/>
        <w:rPr>
          <w:ins w:id="4792" w:author="UTENTE" w:date="2020-06-30T18:32:00Z"/>
          <w:rFonts w:ascii="Calibri" w:eastAsia="Calibri" w:hAnsi="Calibri" w:cs="Times New Roman"/>
          <w:lang w:val="en-US"/>
        </w:rPr>
      </w:pPr>
      <w:ins w:id="4793" w:author="UTENTE" w:date="2020-06-30T18:32:00Z">
        <w:r w:rsidRPr="00E573B8">
          <w:rPr>
            <w:rFonts w:ascii="Calibri" w:eastAsia="Calibri" w:hAnsi="Calibri" w:cs="Times New Roman"/>
            <w:lang w:val="en-US"/>
          </w:rPr>
          <w:t>190.</w:t>
        </w:r>
        <w:r w:rsidRPr="00E573B8">
          <w:rPr>
            <w:rFonts w:ascii="Calibri" w:eastAsia="Calibri" w:hAnsi="Calibri" w:cs="Times New Roman"/>
            <w:lang w:val="en-US"/>
          </w:rPr>
          <w:tab/>
          <w:t>n "In the last couple hours before work, I decide to play around with a new track, trying to capture the essence of the tension from last night."</w:t>
        </w:r>
      </w:ins>
    </w:p>
    <w:p w14:paraId="644FC1FD" w14:textId="77777777" w:rsidR="00E573B8" w:rsidRPr="00E573B8" w:rsidRDefault="00E573B8" w:rsidP="00E573B8">
      <w:pPr>
        <w:tabs>
          <w:tab w:val="left" w:pos="0"/>
        </w:tabs>
        <w:spacing w:line="600" w:lineRule="auto"/>
        <w:jc w:val="left"/>
        <w:rPr>
          <w:ins w:id="4794" w:author="UTENTE" w:date="2020-06-30T18:32:00Z"/>
          <w:rFonts w:ascii="Calibri" w:eastAsia="Calibri" w:hAnsi="Calibri" w:cs="Times New Roman"/>
          <w:lang w:val="en-US"/>
        </w:rPr>
      </w:pPr>
      <w:ins w:id="4795" w:author="UTENTE" w:date="2020-06-30T18:32:00Z">
        <w:r w:rsidRPr="00E573B8">
          <w:rPr>
            <w:rFonts w:ascii="Calibri" w:eastAsia="Calibri" w:hAnsi="Calibri" w:cs="Times New Roman"/>
            <w:lang w:val="en-US"/>
          </w:rPr>
          <w:t>191.</w:t>
        </w:r>
        <w:r w:rsidRPr="00E573B8">
          <w:rPr>
            <w:rFonts w:ascii="Calibri" w:eastAsia="Calibri" w:hAnsi="Calibri" w:cs="Times New Roman"/>
            <w:lang w:val="en-US"/>
          </w:rPr>
          <w:tab/>
          <w:t>n "It ends up as some dark, trip-hoppy piece with out-of-tune guitar and grungy synths. {w}Sounds like it'd be right at home in a vampire game, at least."</w:t>
        </w:r>
        <w:r w:rsidRPr="00E573B8">
          <w:rPr>
            <w:rFonts w:ascii="Calibri" w:eastAsia="Calibri" w:hAnsi="Calibri" w:cs="Times New Roman"/>
            <w:lang w:val="en-US"/>
          </w:rPr>
          <w:br w:type="page"/>
        </w:r>
      </w:ins>
    </w:p>
    <w:p w14:paraId="62D1EA57" w14:textId="77777777" w:rsidR="00E573B8" w:rsidRPr="00E573B8" w:rsidRDefault="00E573B8" w:rsidP="00E573B8">
      <w:pPr>
        <w:tabs>
          <w:tab w:val="left" w:pos="0"/>
        </w:tabs>
        <w:spacing w:line="600" w:lineRule="auto"/>
        <w:jc w:val="left"/>
        <w:rPr>
          <w:ins w:id="4796" w:author="UTENTE" w:date="2020-06-30T18:32:00Z"/>
          <w:rFonts w:ascii="Calibri" w:eastAsia="Calibri" w:hAnsi="Calibri" w:cs="Times New Roman"/>
        </w:rPr>
      </w:pPr>
      <w:ins w:id="4797" w:author="UTENTE" w:date="2020-06-30T18:32:00Z">
        <w:r w:rsidRPr="00E573B8">
          <w:rPr>
            <w:rFonts w:ascii="Calibri" w:eastAsia="Calibri" w:hAnsi="Calibri" w:cs="Times New Roman"/>
          </w:rPr>
          <w:lastRenderedPageBreak/>
          <w:t>183.</w:t>
        </w:r>
        <w:r w:rsidRPr="00E573B8">
          <w:rPr>
            <w:rFonts w:ascii="Calibri" w:eastAsia="Calibri" w:hAnsi="Calibri" w:cs="Times New Roman"/>
          </w:rPr>
          <w:tab/>
          <w:t>n "Sono davvero così tanto in pericolo? {w}Era necessario accettare la sua offerta, o stava solo giocando sulla mia paura?"</w:t>
        </w:r>
      </w:ins>
    </w:p>
    <w:p w14:paraId="2A17E6DF" w14:textId="77777777" w:rsidR="00E573B8" w:rsidRPr="00E573B8" w:rsidRDefault="00E573B8" w:rsidP="00E573B8">
      <w:pPr>
        <w:tabs>
          <w:tab w:val="left" w:pos="0"/>
        </w:tabs>
        <w:spacing w:line="600" w:lineRule="auto"/>
        <w:jc w:val="left"/>
        <w:rPr>
          <w:ins w:id="4798" w:author="UTENTE" w:date="2020-06-30T18:32:00Z"/>
          <w:rFonts w:ascii="Calibri" w:eastAsia="Calibri" w:hAnsi="Calibri" w:cs="Times New Roman"/>
        </w:rPr>
      </w:pPr>
      <w:ins w:id="4799" w:author="UTENTE" w:date="2020-06-30T18:32:00Z">
        <w:r w:rsidRPr="00E573B8">
          <w:rPr>
            <w:rFonts w:ascii="Calibri" w:eastAsia="Calibri" w:hAnsi="Calibri" w:cs="Times New Roman"/>
          </w:rPr>
          <w:t>184.</w:t>
        </w:r>
        <w:r w:rsidRPr="00E573B8">
          <w:rPr>
            <w:rFonts w:ascii="Calibri" w:eastAsia="Calibri" w:hAnsi="Calibri" w:cs="Times New Roman"/>
          </w:rPr>
          <w:tab/>
          <w:t>n "Isaac puzza di \"uomo d'affari malfamato\" e sembra avere delle intenzioni discutibili, ma…"</w:t>
        </w:r>
      </w:ins>
    </w:p>
    <w:p w14:paraId="7200B5A0" w14:textId="77777777" w:rsidR="00E573B8" w:rsidRPr="00E573B8" w:rsidRDefault="00E573B8" w:rsidP="00E573B8">
      <w:pPr>
        <w:tabs>
          <w:tab w:val="left" w:pos="0"/>
        </w:tabs>
        <w:spacing w:line="600" w:lineRule="auto"/>
        <w:jc w:val="left"/>
        <w:rPr>
          <w:ins w:id="4800" w:author="UTENTE" w:date="2020-06-30T18:32:00Z"/>
          <w:rFonts w:ascii="Calibri" w:eastAsia="Calibri" w:hAnsi="Calibri" w:cs="Times New Roman"/>
        </w:rPr>
      </w:pPr>
      <w:ins w:id="4801" w:author="UTENTE" w:date="2020-06-30T18:32:00Z">
        <w:r w:rsidRPr="00E573B8">
          <w:rPr>
            <w:rFonts w:ascii="Calibri" w:eastAsia="Calibri" w:hAnsi="Calibri" w:cs="Times New Roman"/>
          </w:rPr>
          <w:t>185.</w:t>
        </w:r>
        <w:r w:rsidRPr="00E573B8">
          <w:rPr>
            <w:rFonts w:ascii="Calibri" w:eastAsia="Calibri" w:hAnsi="Calibri" w:cs="Times New Roman"/>
          </w:rPr>
          <w:tab/>
          <w:t>n "Mi dà la sensazione che stesse dicendo la verità. {w}E se devo essere sincero, non voglio rischiarmela."</w:t>
        </w:r>
      </w:ins>
    </w:p>
    <w:p w14:paraId="2044B94E" w14:textId="77777777" w:rsidR="00E573B8" w:rsidRPr="00E573B8" w:rsidRDefault="00E573B8" w:rsidP="00E573B8">
      <w:pPr>
        <w:tabs>
          <w:tab w:val="left" w:pos="0"/>
        </w:tabs>
        <w:spacing w:line="600" w:lineRule="auto"/>
        <w:jc w:val="left"/>
        <w:rPr>
          <w:ins w:id="4802" w:author="UTENTE" w:date="2020-06-30T18:32:00Z"/>
          <w:rFonts w:ascii="Calibri" w:eastAsia="Calibri" w:hAnsi="Calibri" w:cs="Times New Roman"/>
        </w:rPr>
      </w:pPr>
      <w:ins w:id="4803" w:author="UTENTE" w:date="2020-06-30T18:32:00Z">
        <w:r w:rsidRPr="00E573B8">
          <w:rPr>
            <w:rFonts w:ascii="Calibri" w:eastAsia="Calibri" w:hAnsi="Calibri" w:cs="Times New Roman"/>
          </w:rPr>
          <w:t>186.</w:t>
        </w:r>
        <w:r w:rsidRPr="00E573B8">
          <w:rPr>
            <w:rFonts w:ascii="Calibri" w:eastAsia="Calibri" w:hAnsi="Calibri" w:cs="Times New Roman"/>
          </w:rPr>
          <w:tab/>
          <w:t>n "Riesco a finire di scrivere qualche lavoro commissionato durante il resto della giornata, anche se hanno decisamente bisogno di qualche revisione."</w:t>
        </w:r>
      </w:ins>
    </w:p>
    <w:p w14:paraId="0785BAAF" w14:textId="77777777" w:rsidR="00E573B8" w:rsidRPr="00E573B8" w:rsidRDefault="00E573B8" w:rsidP="00E573B8">
      <w:pPr>
        <w:tabs>
          <w:tab w:val="left" w:pos="0"/>
        </w:tabs>
        <w:spacing w:line="600" w:lineRule="auto"/>
        <w:jc w:val="left"/>
        <w:rPr>
          <w:ins w:id="4804" w:author="UTENTE" w:date="2020-06-30T18:32:00Z"/>
          <w:rFonts w:ascii="Calibri" w:eastAsia="Calibri" w:hAnsi="Calibri" w:cs="Times New Roman"/>
        </w:rPr>
      </w:pPr>
      <w:ins w:id="4805" w:author="UTENTE" w:date="2020-06-30T18:32:00Z">
        <w:r w:rsidRPr="00E573B8">
          <w:rPr>
            <w:rFonts w:ascii="Calibri" w:eastAsia="Calibri" w:hAnsi="Calibri" w:cs="Times New Roman"/>
          </w:rPr>
          <w:t>187.</w:t>
        </w:r>
        <w:r w:rsidRPr="00E573B8">
          <w:rPr>
            <w:rFonts w:ascii="Calibri" w:eastAsia="Calibri" w:hAnsi="Calibri" w:cs="Times New Roman"/>
          </w:rPr>
          <w:tab/>
          <w:t>n "Nelle ultime ore prima di andare al lavoro, decido di cominciare una nuova storiella, prendendo spunto intensamente dalla roba assurda che è successa ieri sera."</w:t>
        </w:r>
      </w:ins>
    </w:p>
    <w:p w14:paraId="30577AC8" w14:textId="77777777" w:rsidR="00E573B8" w:rsidRPr="00E573B8" w:rsidRDefault="00E573B8" w:rsidP="00E573B8">
      <w:pPr>
        <w:tabs>
          <w:tab w:val="left" w:pos="0"/>
        </w:tabs>
        <w:spacing w:line="600" w:lineRule="auto"/>
        <w:jc w:val="left"/>
        <w:rPr>
          <w:ins w:id="4806" w:author="UTENTE" w:date="2020-06-30T18:32:00Z"/>
          <w:rFonts w:ascii="Calibri" w:eastAsia="Calibri" w:hAnsi="Calibri" w:cs="Times New Roman"/>
        </w:rPr>
      </w:pPr>
      <w:ins w:id="4807" w:author="UTENTE" w:date="2020-06-30T18:32:00Z">
        <w:r w:rsidRPr="00E573B8">
          <w:rPr>
            <w:rFonts w:ascii="Calibri" w:eastAsia="Calibri" w:hAnsi="Calibri" w:cs="Times New Roman"/>
          </w:rPr>
          <w:t>188.</w:t>
        </w:r>
        <w:r w:rsidRPr="00E573B8">
          <w:rPr>
            <w:rFonts w:ascii="Calibri" w:eastAsia="Calibri" w:hAnsi="Calibri" w:cs="Times New Roman"/>
          </w:rPr>
          <w:tab/>
          <w:t>n "Cambio qualche dettaglio qua e là, ma sembra più un diario che un romanzo."</w:t>
        </w:r>
      </w:ins>
    </w:p>
    <w:p w14:paraId="270E0EC5" w14:textId="77777777" w:rsidR="00E573B8" w:rsidRPr="00E573B8" w:rsidRDefault="00E573B8" w:rsidP="00E573B8">
      <w:pPr>
        <w:tabs>
          <w:tab w:val="left" w:pos="0"/>
        </w:tabs>
        <w:spacing w:line="600" w:lineRule="auto"/>
        <w:jc w:val="left"/>
        <w:rPr>
          <w:ins w:id="4808" w:author="UTENTE" w:date="2020-06-30T18:32:00Z"/>
          <w:rFonts w:ascii="Calibri" w:eastAsia="Calibri" w:hAnsi="Calibri" w:cs="Times New Roman"/>
        </w:rPr>
      </w:pPr>
      <w:ins w:id="4809" w:author="UTENTE" w:date="2020-06-30T18:32:00Z">
        <w:r w:rsidRPr="00E573B8">
          <w:rPr>
            <w:rFonts w:ascii="Calibri" w:eastAsia="Calibri" w:hAnsi="Calibri" w:cs="Times New Roman"/>
          </w:rPr>
          <w:t>189.</w:t>
        </w:r>
        <w:r w:rsidRPr="00E573B8">
          <w:rPr>
            <w:rFonts w:ascii="Calibri" w:eastAsia="Calibri" w:hAnsi="Calibri" w:cs="Times New Roman"/>
          </w:rPr>
          <w:tab/>
          <w:t>n "Finisco qualche breve canzone per il gioco indie per cui mi hanno assunto, ma so già che dovrò ritornarci e ascoltarle con più attenzione."</w:t>
        </w:r>
      </w:ins>
    </w:p>
    <w:p w14:paraId="61595350" w14:textId="77777777" w:rsidR="00E573B8" w:rsidRPr="00E573B8" w:rsidRDefault="00E573B8" w:rsidP="00E573B8">
      <w:pPr>
        <w:tabs>
          <w:tab w:val="left" w:pos="0"/>
        </w:tabs>
        <w:spacing w:line="600" w:lineRule="auto"/>
        <w:jc w:val="left"/>
        <w:rPr>
          <w:ins w:id="4810" w:author="UTENTE" w:date="2020-06-30T18:32:00Z"/>
          <w:rFonts w:ascii="Calibri" w:eastAsia="Calibri" w:hAnsi="Calibri" w:cs="Times New Roman"/>
        </w:rPr>
      </w:pPr>
      <w:ins w:id="4811" w:author="UTENTE" w:date="2020-06-30T18:32:00Z">
        <w:r w:rsidRPr="00E573B8">
          <w:rPr>
            <w:rFonts w:ascii="Calibri" w:eastAsia="Calibri" w:hAnsi="Calibri" w:cs="Times New Roman"/>
          </w:rPr>
          <w:t>190.</w:t>
        </w:r>
        <w:r w:rsidRPr="00E573B8">
          <w:rPr>
            <w:rFonts w:ascii="Calibri" w:eastAsia="Calibri" w:hAnsi="Calibri" w:cs="Times New Roman"/>
          </w:rPr>
          <w:tab/>
          <w:t>n "Nelle ultime ore prima di andare al lavoro, decido di giochicchiare un po' e lavorare a una nuova traccia, cercando di rendere la tensione di ieri sera."</w:t>
        </w:r>
      </w:ins>
    </w:p>
    <w:p w14:paraId="3ADE034C" w14:textId="77777777" w:rsidR="00E573B8" w:rsidRPr="00E573B8" w:rsidRDefault="00E573B8" w:rsidP="00E573B8">
      <w:pPr>
        <w:tabs>
          <w:tab w:val="left" w:pos="0"/>
        </w:tabs>
        <w:spacing w:line="600" w:lineRule="auto"/>
        <w:jc w:val="left"/>
        <w:rPr>
          <w:ins w:id="4812" w:author="UTENTE" w:date="2020-06-30T18:32:00Z"/>
          <w:rFonts w:ascii="Calibri" w:eastAsia="Calibri" w:hAnsi="Calibri" w:cs="Times New Roman"/>
        </w:rPr>
      </w:pPr>
      <w:ins w:id="4813" w:author="UTENTE" w:date="2020-06-30T18:32:00Z">
        <w:r w:rsidRPr="00E573B8">
          <w:rPr>
            <w:rFonts w:ascii="Calibri" w:eastAsia="Calibri" w:hAnsi="Calibri" w:cs="Times New Roman"/>
          </w:rPr>
          <w:t>191.</w:t>
        </w:r>
        <w:r w:rsidRPr="00E573B8">
          <w:rPr>
            <w:rFonts w:ascii="Calibri" w:eastAsia="Calibri" w:hAnsi="Calibri" w:cs="Times New Roman"/>
          </w:rPr>
          <w:tab/>
          <w:t>n "Finisce per essere un pezzo molto dark e trip-hop con una chitarra scordata e un sintetizzatore molto grunge. {w}Ci starebbe proprio bene in un gioco di vampiri, per lo meno." </w:t>
        </w:r>
        <w:r w:rsidRPr="00E573B8">
          <w:rPr>
            <w:rFonts w:ascii="Calibri" w:eastAsia="Calibri" w:hAnsi="Calibri" w:cs="Times New Roman"/>
          </w:rPr>
          <w:br w:type="page"/>
        </w:r>
      </w:ins>
    </w:p>
    <w:p w14:paraId="72314F47" w14:textId="77777777" w:rsidR="00E573B8" w:rsidRPr="00E573B8" w:rsidRDefault="00E573B8" w:rsidP="00E573B8">
      <w:pPr>
        <w:tabs>
          <w:tab w:val="left" w:pos="0"/>
        </w:tabs>
        <w:spacing w:line="600" w:lineRule="auto"/>
        <w:jc w:val="left"/>
        <w:rPr>
          <w:ins w:id="4814" w:author="UTENTE" w:date="2020-06-30T18:32:00Z"/>
          <w:rFonts w:ascii="Calibri" w:eastAsia="Calibri" w:hAnsi="Calibri" w:cs="Times New Roman"/>
          <w:lang w:val="en-US"/>
        </w:rPr>
      </w:pPr>
      <w:ins w:id="4815" w:author="UTENTE" w:date="2020-06-30T18:32:00Z">
        <w:r w:rsidRPr="00E573B8">
          <w:rPr>
            <w:rFonts w:ascii="Calibri" w:eastAsia="Calibri" w:hAnsi="Calibri" w:cs="Times New Roman"/>
            <w:lang w:val="en-US"/>
          </w:rPr>
          <w:lastRenderedPageBreak/>
          <w:t>192.</w:t>
        </w:r>
        <w:r w:rsidRPr="00E573B8">
          <w:rPr>
            <w:rFonts w:ascii="Calibri" w:eastAsia="Calibri" w:hAnsi="Calibri" w:cs="Times New Roman"/>
            <w:lang w:val="en-US"/>
          </w:rPr>
          <w:tab/>
          <w:t>n "I spend the rest of the day on a few commissions, my eyes glazing over a little as I color and shade in auto-pilot mode."</w:t>
        </w:r>
      </w:ins>
    </w:p>
    <w:p w14:paraId="68BB3A5F" w14:textId="77777777" w:rsidR="00E573B8" w:rsidRPr="00E573B8" w:rsidRDefault="00E573B8" w:rsidP="00E573B8">
      <w:pPr>
        <w:tabs>
          <w:tab w:val="left" w:pos="0"/>
        </w:tabs>
        <w:spacing w:line="600" w:lineRule="auto"/>
        <w:jc w:val="left"/>
        <w:rPr>
          <w:ins w:id="4816" w:author="UTENTE" w:date="2020-06-30T18:32:00Z"/>
          <w:rFonts w:ascii="Calibri" w:eastAsia="Calibri" w:hAnsi="Calibri" w:cs="Times New Roman"/>
          <w:lang w:val="en-US"/>
        </w:rPr>
      </w:pPr>
      <w:ins w:id="4817" w:author="UTENTE" w:date="2020-06-30T18:32:00Z">
        <w:r w:rsidRPr="00E573B8">
          <w:rPr>
            <w:rFonts w:ascii="Calibri" w:eastAsia="Calibri" w:hAnsi="Calibri" w:cs="Times New Roman"/>
            <w:lang w:val="en-US"/>
          </w:rPr>
          <w:t>193.</w:t>
        </w:r>
        <w:r w:rsidRPr="00E573B8">
          <w:rPr>
            <w:rFonts w:ascii="Calibri" w:eastAsia="Calibri" w:hAnsi="Calibri" w:cs="Times New Roman"/>
            <w:lang w:val="en-US"/>
          </w:rPr>
          <w:tab/>
          <w:t>n "In the last couple hours before work, I decide to draw the new picture filling my head – a looming, shadowy figure in an alleyway."</w:t>
        </w:r>
      </w:ins>
    </w:p>
    <w:p w14:paraId="71BB37C9" w14:textId="77777777" w:rsidR="00E573B8" w:rsidRPr="00E573B8" w:rsidRDefault="00E573B8" w:rsidP="00E573B8">
      <w:pPr>
        <w:tabs>
          <w:tab w:val="left" w:pos="0"/>
        </w:tabs>
        <w:spacing w:line="600" w:lineRule="auto"/>
        <w:jc w:val="left"/>
        <w:rPr>
          <w:ins w:id="4818" w:author="UTENTE" w:date="2020-06-30T18:32:00Z"/>
          <w:rFonts w:ascii="Calibri" w:eastAsia="Calibri" w:hAnsi="Calibri" w:cs="Times New Roman"/>
          <w:lang w:val="en-US"/>
        </w:rPr>
      </w:pPr>
      <w:ins w:id="4819" w:author="UTENTE" w:date="2020-06-30T18:32:00Z">
        <w:r w:rsidRPr="00E573B8">
          <w:rPr>
            <w:rFonts w:ascii="Calibri" w:eastAsia="Calibri" w:hAnsi="Calibri" w:cs="Times New Roman"/>
            <w:lang w:val="en-US"/>
          </w:rPr>
          <w:t>194.</w:t>
        </w:r>
        <w:r w:rsidRPr="00E573B8">
          <w:rPr>
            <w:rFonts w:ascii="Calibri" w:eastAsia="Calibri" w:hAnsi="Calibri" w:cs="Times New Roman"/>
            <w:lang w:val="en-US"/>
          </w:rPr>
          <w:tab/>
          <w:t>n "I make sure the light is focused on the figure's bared teeth, using the memory of Rex's fangs as reference. {w}It turns out surprisingly well, almost {i}too{/i} well."</w:t>
        </w:r>
      </w:ins>
    </w:p>
    <w:p w14:paraId="3657FBBA" w14:textId="77777777" w:rsidR="00E573B8" w:rsidRPr="00E573B8" w:rsidRDefault="00E573B8" w:rsidP="00E573B8">
      <w:pPr>
        <w:tabs>
          <w:tab w:val="left" w:pos="0"/>
        </w:tabs>
        <w:spacing w:line="600" w:lineRule="auto"/>
        <w:jc w:val="left"/>
        <w:rPr>
          <w:ins w:id="4820" w:author="UTENTE" w:date="2020-06-30T18:32:00Z"/>
          <w:rFonts w:ascii="Calibri" w:eastAsia="Calibri" w:hAnsi="Calibri" w:cs="Times New Roman"/>
          <w:lang w:val="en-US"/>
        </w:rPr>
      </w:pPr>
      <w:ins w:id="4821" w:author="UTENTE" w:date="2020-06-30T18:32:00Z">
        <w:r w:rsidRPr="00E573B8">
          <w:rPr>
            <w:rFonts w:ascii="Calibri" w:eastAsia="Calibri" w:hAnsi="Calibri" w:cs="Times New Roman"/>
            <w:lang w:val="en-US"/>
          </w:rPr>
          <w:t>195.</w:t>
        </w:r>
        <w:r w:rsidRPr="00E573B8">
          <w:rPr>
            <w:rFonts w:ascii="Calibri" w:eastAsia="Calibri" w:hAnsi="Calibri" w:cs="Times New Roman"/>
            <w:lang w:val="en-US"/>
          </w:rPr>
          <w:tab/>
          <w:t>n "–When I get ready to leave for work, the sight of the darkening sky outside makes me tense."</w:t>
        </w:r>
      </w:ins>
    </w:p>
    <w:p w14:paraId="6860E303" w14:textId="77777777" w:rsidR="00E573B8" w:rsidRPr="00E573B8" w:rsidRDefault="00E573B8" w:rsidP="00E573B8">
      <w:pPr>
        <w:tabs>
          <w:tab w:val="left" w:pos="0"/>
        </w:tabs>
        <w:spacing w:line="600" w:lineRule="auto"/>
        <w:jc w:val="left"/>
        <w:rPr>
          <w:ins w:id="4822" w:author="UTENTE" w:date="2020-06-30T18:32:00Z"/>
          <w:rFonts w:ascii="Calibri" w:eastAsia="Calibri" w:hAnsi="Calibri" w:cs="Times New Roman"/>
          <w:lang w:val="en-US"/>
        </w:rPr>
      </w:pPr>
      <w:ins w:id="4823" w:author="UTENTE" w:date="2020-06-30T18:32:00Z">
        <w:r w:rsidRPr="00E573B8">
          <w:rPr>
            <w:rFonts w:ascii="Calibri" w:eastAsia="Calibri" w:hAnsi="Calibri" w:cs="Times New Roman"/>
            <w:lang w:val="en-US"/>
          </w:rPr>
          <w:t>196.</w:t>
        </w:r>
        <w:r w:rsidRPr="00E573B8">
          <w:rPr>
            <w:rFonts w:ascii="Calibri" w:eastAsia="Calibri" w:hAnsi="Calibri" w:cs="Times New Roman"/>
            <w:lang w:val="en-US"/>
          </w:rPr>
          <w:tab/>
          <w:t>n "After Isaac warned me about the threat of being caught by a vampire, I can't get it off my mind, even if he was exaggerating."</w:t>
        </w:r>
      </w:ins>
    </w:p>
    <w:p w14:paraId="67F1DF20" w14:textId="77777777" w:rsidR="00E573B8" w:rsidRPr="00E573B8" w:rsidRDefault="00E573B8" w:rsidP="00E573B8">
      <w:pPr>
        <w:tabs>
          <w:tab w:val="left" w:pos="0"/>
        </w:tabs>
        <w:spacing w:line="600" w:lineRule="auto"/>
        <w:jc w:val="left"/>
        <w:rPr>
          <w:ins w:id="4824" w:author="UTENTE" w:date="2020-06-30T18:32:00Z"/>
          <w:rFonts w:ascii="Calibri" w:eastAsia="Calibri" w:hAnsi="Calibri" w:cs="Times New Roman"/>
          <w:lang w:val="en-US"/>
        </w:rPr>
      </w:pPr>
      <w:ins w:id="4825" w:author="UTENTE" w:date="2020-06-30T18:32:00Z">
        <w:r w:rsidRPr="00E573B8">
          <w:rPr>
            <w:rFonts w:ascii="Calibri" w:eastAsia="Calibri" w:hAnsi="Calibri" w:cs="Times New Roman"/>
            <w:lang w:val="en-US"/>
          </w:rPr>
          <w:t>197.</w:t>
        </w:r>
        <w:r w:rsidRPr="00E573B8">
          <w:rPr>
            <w:rFonts w:ascii="Calibri" w:eastAsia="Calibri" w:hAnsi="Calibri" w:cs="Times New Roman"/>
            <w:lang w:val="en-US"/>
          </w:rPr>
          <w:tab/>
          <w:t>n "I'd better hurry to the diner before it gets too late… and hope that Isaac keeps his word."</w:t>
        </w:r>
      </w:ins>
    </w:p>
    <w:p w14:paraId="4509C430" w14:textId="77777777" w:rsidR="00E573B8" w:rsidRPr="00E573B8" w:rsidRDefault="00E573B8" w:rsidP="00E573B8">
      <w:pPr>
        <w:tabs>
          <w:tab w:val="left" w:pos="0"/>
        </w:tabs>
        <w:spacing w:line="600" w:lineRule="auto"/>
        <w:jc w:val="left"/>
        <w:rPr>
          <w:ins w:id="4826" w:author="UTENTE" w:date="2020-06-30T18:32:00Z"/>
          <w:rFonts w:ascii="Calibri" w:eastAsia="Calibri" w:hAnsi="Calibri" w:cs="Times New Roman"/>
          <w:lang w:val="en-US"/>
        </w:rPr>
      </w:pPr>
      <w:ins w:id="4827" w:author="UTENTE" w:date="2020-06-30T18:32:00Z">
        <w:r w:rsidRPr="00E573B8">
          <w:rPr>
            <w:rFonts w:ascii="Calibri" w:eastAsia="Calibri" w:hAnsi="Calibri" w:cs="Times New Roman"/>
            <w:lang w:val="en-US"/>
          </w:rPr>
          <w:t>198.</w:t>
        </w:r>
        <w:r w:rsidRPr="00E573B8">
          <w:rPr>
            <w:rFonts w:ascii="Calibri" w:eastAsia="Calibri" w:hAnsi="Calibri" w:cs="Times New Roman"/>
            <w:lang w:val="en-US"/>
          </w:rPr>
          <w:tab/>
          <w:t>n "Luckily, nothing happens on the way to my shift, and I flick on the diner's lights with a sigh of relief."</w:t>
        </w:r>
      </w:ins>
    </w:p>
    <w:p w14:paraId="22B83F0E" w14:textId="77777777" w:rsidR="00E573B8" w:rsidRPr="00E573B8" w:rsidRDefault="00E573B8" w:rsidP="00E573B8">
      <w:pPr>
        <w:tabs>
          <w:tab w:val="left" w:pos="0"/>
        </w:tabs>
        <w:spacing w:line="600" w:lineRule="auto"/>
        <w:jc w:val="left"/>
        <w:rPr>
          <w:ins w:id="4828" w:author="UTENTE" w:date="2020-06-30T18:32:00Z"/>
          <w:rFonts w:ascii="Calibri" w:eastAsia="Calibri" w:hAnsi="Calibri" w:cs="Times New Roman"/>
          <w:lang w:val="en-US"/>
        </w:rPr>
      </w:pPr>
      <w:ins w:id="4829" w:author="UTENTE" w:date="2020-06-30T18:32:00Z">
        <w:r w:rsidRPr="00E573B8">
          <w:rPr>
            <w:rFonts w:ascii="Calibri" w:eastAsia="Calibri" w:hAnsi="Calibri" w:cs="Times New Roman"/>
            <w:lang w:val="en-US"/>
          </w:rPr>
          <w:t>199.</w:t>
        </w:r>
        <w:r w:rsidRPr="00E573B8">
          <w:rPr>
            <w:rFonts w:ascii="Calibri" w:eastAsia="Calibri" w:hAnsi="Calibri" w:cs="Times New Roman"/>
            <w:lang w:val="en-US"/>
          </w:rPr>
          <w:tab/>
          <w:t>mcp "\"This crap is doing a real number on my stress levels, I'll say…\""</w:t>
        </w:r>
      </w:ins>
    </w:p>
    <w:p w14:paraId="1157B8DB" w14:textId="77777777" w:rsidR="00E573B8" w:rsidRPr="00E573B8" w:rsidRDefault="00E573B8" w:rsidP="00E573B8">
      <w:pPr>
        <w:tabs>
          <w:tab w:val="left" w:pos="0"/>
        </w:tabs>
        <w:spacing w:line="600" w:lineRule="auto"/>
        <w:jc w:val="left"/>
        <w:rPr>
          <w:ins w:id="4830" w:author="UTENTE" w:date="2020-06-30T18:32:00Z"/>
          <w:rFonts w:ascii="Calibri" w:eastAsia="Calibri" w:hAnsi="Calibri" w:cs="Times New Roman"/>
          <w:lang w:val="en-US"/>
        </w:rPr>
      </w:pPr>
      <w:ins w:id="4831" w:author="UTENTE" w:date="2020-06-30T18:32:00Z">
        <w:r w:rsidRPr="00E573B8">
          <w:rPr>
            <w:rFonts w:ascii="Calibri" w:eastAsia="Calibri" w:hAnsi="Calibri" w:cs="Times New Roman"/>
            <w:lang w:val="en-US"/>
          </w:rPr>
          <w:t>200.</w:t>
        </w:r>
        <w:r w:rsidRPr="00E573B8">
          <w:rPr>
            <w:rFonts w:ascii="Calibri" w:eastAsia="Calibri" w:hAnsi="Calibri" w:cs="Times New Roman"/>
            <w:lang w:val="en-US"/>
          </w:rPr>
          <w:tab/>
          <w:t>n "Muttering to myself, I switch the sign to \"Open\" after a little bit of prep work, and the night finally begins."</w:t>
        </w:r>
        <w:r w:rsidRPr="00E573B8">
          <w:rPr>
            <w:rFonts w:ascii="Calibri" w:eastAsia="Calibri" w:hAnsi="Calibri" w:cs="Times New Roman"/>
            <w:lang w:val="en-US"/>
          </w:rPr>
          <w:br w:type="page"/>
        </w:r>
      </w:ins>
    </w:p>
    <w:p w14:paraId="6D5B68F2" w14:textId="77777777" w:rsidR="00E573B8" w:rsidRPr="00E573B8" w:rsidRDefault="00E573B8" w:rsidP="00E573B8">
      <w:pPr>
        <w:tabs>
          <w:tab w:val="left" w:pos="0"/>
        </w:tabs>
        <w:spacing w:line="600" w:lineRule="auto"/>
        <w:jc w:val="left"/>
        <w:rPr>
          <w:ins w:id="4832" w:author="UTENTE" w:date="2020-06-30T18:32:00Z"/>
          <w:rFonts w:ascii="Calibri" w:eastAsia="Calibri" w:hAnsi="Calibri" w:cs="Times New Roman"/>
        </w:rPr>
      </w:pPr>
      <w:ins w:id="4833" w:author="UTENTE" w:date="2020-06-30T18:32:00Z">
        <w:r w:rsidRPr="00E573B8">
          <w:rPr>
            <w:rFonts w:ascii="Calibri" w:eastAsia="Calibri" w:hAnsi="Calibri" w:cs="Times New Roman"/>
          </w:rPr>
          <w:lastRenderedPageBreak/>
          <w:t>192.</w:t>
        </w:r>
        <w:r w:rsidRPr="00E573B8">
          <w:rPr>
            <w:rFonts w:ascii="Calibri" w:eastAsia="Calibri" w:hAnsi="Calibri" w:cs="Times New Roman"/>
          </w:rPr>
          <w:tab/>
          <w:t>n "Passo il resto della giornata a lavorare a qualche progetto commissionato, i miei occhi si velano leggermente mentre coloro e ombreggio praticamente con il pilota automatico."</w:t>
        </w:r>
      </w:ins>
    </w:p>
    <w:p w14:paraId="66D5FF60" w14:textId="77777777" w:rsidR="00E573B8" w:rsidRPr="00E573B8" w:rsidRDefault="00E573B8" w:rsidP="00E573B8">
      <w:pPr>
        <w:tabs>
          <w:tab w:val="left" w:pos="0"/>
        </w:tabs>
        <w:spacing w:line="600" w:lineRule="auto"/>
        <w:jc w:val="left"/>
        <w:rPr>
          <w:ins w:id="4834" w:author="UTENTE" w:date="2020-06-30T18:32:00Z"/>
          <w:rFonts w:ascii="Calibri" w:eastAsia="Calibri" w:hAnsi="Calibri" w:cs="Times New Roman"/>
        </w:rPr>
      </w:pPr>
      <w:ins w:id="4835" w:author="UTENTE" w:date="2020-06-30T18:32:00Z">
        <w:r w:rsidRPr="00E573B8">
          <w:rPr>
            <w:rFonts w:ascii="Calibri" w:eastAsia="Calibri" w:hAnsi="Calibri" w:cs="Times New Roman"/>
          </w:rPr>
          <w:t>193.</w:t>
        </w:r>
        <w:r w:rsidRPr="00E573B8">
          <w:rPr>
            <w:rFonts w:ascii="Calibri" w:eastAsia="Calibri" w:hAnsi="Calibri" w:cs="Times New Roman"/>
          </w:rPr>
          <w:tab/>
          <w:t>n " Nelle ultime ore prima di andare a lavoro, decido di disegnare l'immagine che continuava a ronzarmi in testa, una sagoma che si staglia sullo sfondo di un vicolo."</w:t>
        </w:r>
      </w:ins>
    </w:p>
    <w:p w14:paraId="3AB302A2" w14:textId="77777777" w:rsidR="00E573B8" w:rsidRPr="00E573B8" w:rsidRDefault="00E573B8" w:rsidP="00E573B8">
      <w:pPr>
        <w:tabs>
          <w:tab w:val="left" w:pos="0"/>
        </w:tabs>
        <w:spacing w:line="600" w:lineRule="auto"/>
        <w:jc w:val="left"/>
        <w:rPr>
          <w:ins w:id="4836" w:author="UTENTE" w:date="2020-06-30T18:32:00Z"/>
          <w:rFonts w:ascii="Calibri" w:eastAsia="Calibri" w:hAnsi="Calibri" w:cs="Times New Roman"/>
        </w:rPr>
      </w:pPr>
      <w:ins w:id="4837" w:author="UTENTE" w:date="2020-06-30T18:32:00Z">
        <w:r w:rsidRPr="00E573B8">
          <w:rPr>
            <w:rFonts w:ascii="Calibri" w:eastAsia="Calibri" w:hAnsi="Calibri" w:cs="Times New Roman"/>
          </w:rPr>
          <w:t>194.</w:t>
        </w:r>
        <w:r w:rsidRPr="00E573B8">
          <w:rPr>
            <w:rFonts w:ascii="Calibri" w:eastAsia="Calibri" w:hAnsi="Calibri" w:cs="Times New Roman"/>
          </w:rPr>
          <w:tab/>
          <w:t>n "Mi assicuro che la luce metta in evidenza i denti aguzzi della sagoma, ispirandomi all'immagine dei canini di Rex. {w}Il risultato è sorprendentemente buono, forse anche{i}troppo{/i} buono. "</w:t>
        </w:r>
      </w:ins>
    </w:p>
    <w:p w14:paraId="0078C4E4" w14:textId="77777777" w:rsidR="00E573B8" w:rsidRPr="00E573B8" w:rsidRDefault="00E573B8" w:rsidP="00E573B8">
      <w:pPr>
        <w:tabs>
          <w:tab w:val="left" w:pos="0"/>
        </w:tabs>
        <w:spacing w:line="600" w:lineRule="auto"/>
        <w:jc w:val="left"/>
        <w:rPr>
          <w:ins w:id="4838" w:author="UTENTE" w:date="2020-06-30T18:32:00Z"/>
          <w:rFonts w:ascii="Calibri" w:eastAsia="Calibri" w:hAnsi="Calibri" w:cs="Times New Roman"/>
        </w:rPr>
      </w:pPr>
      <w:ins w:id="4839" w:author="UTENTE" w:date="2020-06-30T18:32:00Z">
        <w:r w:rsidRPr="00E573B8">
          <w:rPr>
            <w:rFonts w:ascii="Calibri" w:eastAsia="Calibri" w:hAnsi="Calibri" w:cs="Times New Roman"/>
          </w:rPr>
          <w:t>195.</w:t>
        </w:r>
        <w:r w:rsidRPr="00E573B8">
          <w:rPr>
            <w:rFonts w:ascii="Calibri" w:eastAsia="Calibri" w:hAnsi="Calibri" w:cs="Times New Roman"/>
          </w:rPr>
          <w:tab/>
          <w:t>n "Mentre mi preparo per andare al lavoro, la vista del cielo scuro fuori dalla finestra mi fa irrigidire."</w:t>
        </w:r>
      </w:ins>
    </w:p>
    <w:p w14:paraId="34260F9C" w14:textId="77777777" w:rsidR="00E573B8" w:rsidRPr="00E573B8" w:rsidRDefault="00E573B8" w:rsidP="00E573B8">
      <w:pPr>
        <w:tabs>
          <w:tab w:val="left" w:pos="0"/>
        </w:tabs>
        <w:spacing w:line="600" w:lineRule="auto"/>
        <w:jc w:val="left"/>
        <w:rPr>
          <w:ins w:id="4840" w:author="UTENTE" w:date="2020-06-30T18:32:00Z"/>
          <w:rFonts w:ascii="Calibri" w:eastAsia="Calibri" w:hAnsi="Calibri" w:cs="Times New Roman"/>
        </w:rPr>
      </w:pPr>
      <w:ins w:id="4841" w:author="UTENTE" w:date="2020-06-30T18:32:00Z">
        <w:r w:rsidRPr="00E573B8">
          <w:rPr>
            <w:rFonts w:ascii="Calibri" w:eastAsia="Calibri" w:hAnsi="Calibri" w:cs="Times New Roman"/>
          </w:rPr>
          <w:t>196.</w:t>
        </w:r>
        <w:r w:rsidRPr="00E573B8">
          <w:rPr>
            <w:rFonts w:ascii="Calibri" w:eastAsia="Calibri" w:hAnsi="Calibri" w:cs="Times New Roman"/>
          </w:rPr>
          <w:tab/>
          <w:t>n "Da quando Isaac mi ha avvisato del pericolo di essere catturato da un vampiro, non riesco a togliermelo dalla testa, anche se stesse esagerando."</w:t>
        </w:r>
      </w:ins>
    </w:p>
    <w:p w14:paraId="333190AA" w14:textId="77777777" w:rsidR="00E573B8" w:rsidRPr="00E573B8" w:rsidRDefault="00E573B8" w:rsidP="00E573B8">
      <w:pPr>
        <w:tabs>
          <w:tab w:val="left" w:pos="0"/>
        </w:tabs>
        <w:spacing w:line="600" w:lineRule="auto"/>
        <w:jc w:val="left"/>
        <w:rPr>
          <w:ins w:id="4842" w:author="UTENTE" w:date="2020-06-30T18:32:00Z"/>
          <w:rFonts w:ascii="Calibri" w:eastAsia="Calibri" w:hAnsi="Calibri" w:cs="Times New Roman"/>
        </w:rPr>
      </w:pPr>
      <w:ins w:id="4843" w:author="UTENTE" w:date="2020-06-30T18:32:00Z">
        <w:r w:rsidRPr="00E573B8">
          <w:rPr>
            <w:rFonts w:ascii="Calibri" w:eastAsia="Calibri" w:hAnsi="Calibri" w:cs="Times New Roman"/>
          </w:rPr>
          <w:t>197.</w:t>
        </w:r>
        <w:r w:rsidRPr="00E573B8">
          <w:rPr>
            <w:rFonts w:ascii="Calibri" w:eastAsia="Calibri" w:hAnsi="Calibri" w:cs="Times New Roman"/>
          </w:rPr>
          <w:tab/>
          <w:t>n "Sarà meglio che mi dia una mossa, meglio arrivare alla tavola calda prima che si faccia troppo tardi… e speriamo che Isaac mantenga la sua parola."</w:t>
        </w:r>
      </w:ins>
    </w:p>
    <w:p w14:paraId="0F87A98F" w14:textId="77777777" w:rsidR="00E573B8" w:rsidRPr="00E573B8" w:rsidRDefault="00E573B8" w:rsidP="00E573B8">
      <w:pPr>
        <w:tabs>
          <w:tab w:val="left" w:pos="0"/>
        </w:tabs>
        <w:spacing w:line="600" w:lineRule="auto"/>
        <w:jc w:val="left"/>
        <w:rPr>
          <w:ins w:id="4844" w:author="UTENTE" w:date="2020-06-30T18:32:00Z"/>
          <w:rFonts w:ascii="Calibri" w:eastAsia="Calibri" w:hAnsi="Calibri" w:cs="Times New Roman"/>
        </w:rPr>
      </w:pPr>
      <w:ins w:id="4845" w:author="UTENTE" w:date="2020-06-30T18:32:00Z">
        <w:r w:rsidRPr="00E573B8">
          <w:rPr>
            <w:rFonts w:ascii="Calibri" w:eastAsia="Calibri" w:hAnsi="Calibri" w:cs="Times New Roman"/>
          </w:rPr>
          <w:t>198.</w:t>
        </w:r>
        <w:r w:rsidRPr="00E573B8">
          <w:rPr>
            <w:rFonts w:ascii="Calibri" w:eastAsia="Calibri" w:hAnsi="Calibri" w:cs="Times New Roman"/>
          </w:rPr>
          <w:tab/>
          <w:t>n "Fortunatamente, non succede nulla per strada. Accendo le luci della tavola calda con un sospiro di sollievo."</w:t>
        </w:r>
      </w:ins>
    </w:p>
    <w:p w14:paraId="62807BF8" w14:textId="77777777" w:rsidR="00E573B8" w:rsidRPr="00E573B8" w:rsidRDefault="00E573B8" w:rsidP="00E573B8">
      <w:pPr>
        <w:tabs>
          <w:tab w:val="left" w:pos="0"/>
        </w:tabs>
        <w:spacing w:line="600" w:lineRule="auto"/>
        <w:jc w:val="left"/>
        <w:rPr>
          <w:ins w:id="4846" w:author="UTENTE" w:date="2020-06-30T18:32:00Z"/>
          <w:rFonts w:ascii="Calibri" w:eastAsia="Calibri" w:hAnsi="Calibri" w:cs="Times New Roman"/>
        </w:rPr>
      </w:pPr>
      <w:ins w:id="4847" w:author="UTENTE" w:date="2020-06-30T18:32:00Z">
        <w:r w:rsidRPr="00E573B8">
          <w:rPr>
            <w:rFonts w:ascii="Calibri" w:eastAsia="Calibri" w:hAnsi="Calibri" w:cs="Times New Roman"/>
          </w:rPr>
          <w:t>199.</w:t>
        </w:r>
        <w:r w:rsidRPr="00E573B8">
          <w:rPr>
            <w:rFonts w:ascii="Calibri" w:eastAsia="Calibri" w:hAnsi="Calibri" w:cs="Times New Roman"/>
          </w:rPr>
          <w:tab/>
          <w:t>mcp "\"Queste stronzate stanno mettendo a dura prova i miei nervi, devo dire…\""</w:t>
        </w:r>
      </w:ins>
    </w:p>
    <w:p w14:paraId="7620D74F" w14:textId="77777777" w:rsidR="00E573B8" w:rsidRPr="00E573B8" w:rsidRDefault="00E573B8" w:rsidP="00E573B8">
      <w:pPr>
        <w:tabs>
          <w:tab w:val="left" w:pos="0"/>
        </w:tabs>
        <w:spacing w:line="600" w:lineRule="auto"/>
        <w:jc w:val="left"/>
        <w:rPr>
          <w:ins w:id="4848" w:author="UTENTE" w:date="2020-06-30T18:32:00Z"/>
          <w:rFonts w:ascii="Calibri" w:eastAsia="Calibri" w:hAnsi="Calibri" w:cs="Times New Roman"/>
        </w:rPr>
      </w:pPr>
      <w:ins w:id="4849" w:author="UTENTE" w:date="2020-06-30T18:32:00Z">
        <w:r w:rsidRPr="00E573B8">
          <w:rPr>
            <w:rFonts w:ascii="Calibri" w:eastAsia="Calibri" w:hAnsi="Calibri" w:cs="Times New Roman"/>
          </w:rPr>
          <w:t>200.</w:t>
        </w:r>
        <w:r w:rsidRPr="00E573B8">
          <w:rPr>
            <w:rFonts w:ascii="Calibri" w:eastAsia="Calibri" w:hAnsi="Calibri" w:cs="Times New Roman"/>
          </w:rPr>
          <w:tab/>
          <w:t>n "Borbottando da solo, giro il cartello verso \"Aperto\", dopo aver fatto qualche lavoretto preparativo, e la notte finalmente inizia."</w:t>
        </w:r>
        <w:r w:rsidRPr="00E573B8">
          <w:rPr>
            <w:rFonts w:ascii="Calibri" w:eastAsia="Calibri" w:hAnsi="Calibri" w:cs="Times New Roman"/>
          </w:rPr>
          <w:br w:type="page"/>
        </w:r>
      </w:ins>
    </w:p>
    <w:p w14:paraId="64F0DDBE" w14:textId="77777777" w:rsidR="00E573B8" w:rsidRPr="00E573B8" w:rsidRDefault="00E573B8" w:rsidP="00E573B8">
      <w:pPr>
        <w:tabs>
          <w:tab w:val="left" w:pos="0"/>
        </w:tabs>
        <w:spacing w:line="600" w:lineRule="auto"/>
        <w:jc w:val="left"/>
        <w:rPr>
          <w:ins w:id="4850" w:author="UTENTE" w:date="2020-06-30T18:32:00Z"/>
          <w:rFonts w:ascii="Calibri" w:eastAsia="Calibri" w:hAnsi="Calibri" w:cs="Times New Roman"/>
          <w:lang w:val="en-US"/>
        </w:rPr>
      </w:pPr>
      <w:ins w:id="4851" w:author="UTENTE" w:date="2020-06-30T18:32:00Z">
        <w:r w:rsidRPr="00E573B8">
          <w:rPr>
            <w:rFonts w:ascii="Calibri" w:eastAsia="Calibri" w:hAnsi="Calibri" w:cs="Times New Roman"/>
            <w:lang w:val="en-US"/>
          </w:rPr>
          <w:lastRenderedPageBreak/>
          <w:t>201.</w:t>
        </w:r>
        <w:r w:rsidRPr="00E573B8">
          <w:rPr>
            <w:rFonts w:ascii="Calibri" w:eastAsia="Calibri" w:hAnsi="Calibri" w:cs="Times New Roman"/>
            <w:lang w:val="en-US"/>
          </w:rPr>
          <w:tab/>
          <w:t>u "\"Y-yeah, I'll have, uh… just the fries, uh, yeah…\""</w:t>
        </w:r>
      </w:ins>
    </w:p>
    <w:p w14:paraId="0777BF88" w14:textId="77777777" w:rsidR="00E573B8" w:rsidRPr="00E573B8" w:rsidRDefault="00E573B8" w:rsidP="00E573B8">
      <w:pPr>
        <w:tabs>
          <w:tab w:val="left" w:pos="0"/>
        </w:tabs>
        <w:spacing w:line="600" w:lineRule="auto"/>
        <w:jc w:val="left"/>
        <w:rPr>
          <w:ins w:id="4852" w:author="UTENTE" w:date="2020-06-30T18:32:00Z"/>
          <w:rFonts w:ascii="Calibri" w:eastAsia="Calibri" w:hAnsi="Calibri" w:cs="Times New Roman"/>
          <w:lang w:val="en-US"/>
        </w:rPr>
      </w:pPr>
      <w:ins w:id="4853" w:author="UTENTE" w:date="2020-06-30T18:32:00Z">
        <w:r w:rsidRPr="00E573B8">
          <w:rPr>
            <w:rFonts w:ascii="Calibri" w:eastAsia="Calibri" w:hAnsi="Calibri" w:cs="Times New Roman"/>
            <w:lang w:val="en-US"/>
          </w:rPr>
          <w:t>202.</w:t>
        </w:r>
        <w:r w:rsidRPr="00E573B8">
          <w:rPr>
            <w:rFonts w:ascii="Calibri" w:eastAsia="Calibri" w:hAnsi="Calibri" w:cs="Times New Roman"/>
            <w:lang w:val="en-US"/>
          </w:rPr>
          <w:tab/>
          <w:t>mc "\"Coming right up.\""</w:t>
        </w:r>
      </w:ins>
    </w:p>
    <w:p w14:paraId="17FB8167" w14:textId="77777777" w:rsidR="00E573B8" w:rsidRPr="00E573B8" w:rsidRDefault="00E573B8" w:rsidP="00E573B8">
      <w:pPr>
        <w:tabs>
          <w:tab w:val="left" w:pos="0"/>
        </w:tabs>
        <w:spacing w:line="600" w:lineRule="auto"/>
        <w:jc w:val="left"/>
        <w:rPr>
          <w:ins w:id="4854" w:author="UTENTE" w:date="2020-06-30T18:32:00Z"/>
          <w:rFonts w:ascii="Calibri" w:eastAsia="Calibri" w:hAnsi="Calibri" w:cs="Times New Roman"/>
          <w:lang w:val="en-US"/>
        </w:rPr>
      </w:pPr>
      <w:ins w:id="4855" w:author="UTENTE" w:date="2020-06-30T18:32:00Z">
        <w:r w:rsidRPr="00E573B8">
          <w:rPr>
            <w:rFonts w:ascii="Calibri" w:eastAsia="Calibri" w:hAnsi="Calibri" w:cs="Times New Roman"/>
            <w:lang w:val="en-US"/>
          </w:rPr>
          <w:t>203.</w:t>
        </w:r>
        <w:r w:rsidRPr="00E573B8">
          <w:rPr>
            <w:rFonts w:ascii="Calibri" w:eastAsia="Calibri" w:hAnsi="Calibri" w:cs="Times New Roman"/>
            <w:lang w:val="en-US"/>
          </w:rPr>
          <w:tab/>
          <w:t>n "–Just the normal drunk customers."</w:t>
        </w:r>
      </w:ins>
    </w:p>
    <w:p w14:paraId="269FFA5A" w14:textId="77777777" w:rsidR="00E573B8" w:rsidRPr="00E573B8" w:rsidRDefault="00E573B8" w:rsidP="00E573B8">
      <w:pPr>
        <w:tabs>
          <w:tab w:val="left" w:pos="0"/>
        </w:tabs>
        <w:spacing w:line="600" w:lineRule="auto"/>
        <w:jc w:val="left"/>
        <w:rPr>
          <w:ins w:id="4856" w:author="UTENTE" w:date="2020-06-30T18:32:00Z"/>
          <w:rFonts w:ascii="Calibri" w:eastAsia="Calibri" w:hAnsi="Calibri" w:cs="Times New Roman"/>
          <w:lang w:val="en-US"/>
        </w:rPr>
      </w:pPr>
      <w:ins w:id="4857" w:author="UTENTE" w:date="2020-06-30T18:32:00Z">
        <w:r w:rsidRPr="00E573B8">
          <w:rPr>
            <w:rFonts w:ascii="Calibri" w:eastAsia="Calibri" w:hAnsi="Calibri" w:cs="Times New Roman"/>
            <w:lang w:val="en-US"/>
          </w:rPr>
          <w:t>204.</w:t>
        </w:r>
        <w:r w:rsidRPr="00E573B8">
          <w:rPr>
            <w:rFonts w:ascii="Calibri" w:eastAsia="Calibri" w:hAnsi="Calibri" w:cs="Times New Roman"/>
            <w:lang w:val="en-US"/>
          </w:rPr>
          <w:tab/>
          <w:t>u "\"Hey dude, can I get… an ice cream frothy… thing?\""</w:t>
        </w:r>
      </w:ins>
    </w:p>
    <w:p w14:paraId="62540F6E" w14:textId="77777777" w:rsidR="00E573B8" w:rsidRPr="00E573B8" w:rsidRDefault="00E573B8" w:rsidP="00E573B8">
      <w:pPr>
        <w:tabs>
          <w:tab w:val="left" w:pos="0"/>
        </w:tabs>
        <w:spacing w:line="600" w:lineRule="auto"/>
        <w:jc w:val="left"/>
        <w:rPr>
          <w:ins w:id="4858" w:author="UTENTE" w:date="2020-06-30T18:32:00Z"/>
          <w:rFonts w:ascii="Calibri" w:eastAsia="Calibri" w:hAnsi="Calibri" w:cs="Times New Roman"/>
          <w:lang w:val="en-US"/>
        </w:rPr>
      </w:pPr>
      <w:ins w:id="4859" w:author="UTENTE" w:date="2020-06-30T18:32:00Z">
        <w:r w:rsidRPr="00E573B8">
          <w:rPr>
            <w:rFonts w:ascii="Calibri" w:eastAsia="Calibri" w:hAnsi="Calibri" w:cs="Times New Roman"/>
            <w:lang w:val="en-US"/>
          </w:rPr>
          <w:t>205.</w:t>
        </w:r>
        <w:r w:rsidRPr="00E573B8">
          <w:rPr>
            <w:rFonts w:ascii="Calibri" w:eastAsia="Calibri" w:hAnsi="Calibri" w:cs="Times New Roman"/>
            <w:lang w:val="en-US"/>
          </w:rPr>
          <w:tab/>
          <w:t>mc "\"…You mean a milkshake?\""</w:t>
        </w:r>
      </w:ins>
    </w:p>
    <w:p w14:paraId="4DE0ECC4" w14:textId="77777777" w:rsidR="00E573B8" w:rsidRPr="00E573B8" w:rsidRDefault="00E573B8" w:rsidP="00E573B8">
      <w:pPr>
        <w:tabs>
          <w:tab w:val="left" w:pos="0"/>
        </w:tabs>
        <w:spacing w:line="600" w:lineRule="auto"/>
        <w:jc w:val="left"/>
        <w:rPr>
          <w:ins w:id="4860" w:author="UTENTE" w:date="2020-06-30T18:32:00Z"/>
          <w:rFonts w:ascii="Calibri" w:eastAsia="Calibri" w:hAnsi="Calibri" w:cs="Times New Roman"/>
          <w:lang w:val="en-US"/>
        </w:rPr>
      </w:pPr>
      <w:ins w:id="4861" w:author="UTENTE" w:date="2020-06-30T18:32:00Z">
        <w:r w:rsidRPr="00E573B8">
          <w:rPr>
            <w:rFonts w:ascii="Calibri" w:eastAsia="Calibri" w:hAnsi="Calibri" w:cs="Times New Roman"/>
            <w:lang w:val="en-US"/>
          </w:rPr>
          <w:t>206.</w:t>
        </w:r>
        <w:r w:rsidRPr="00E573B8">
          <w:rPr>
            <w:rFonts w:ascii="Calibri" w:eastAsia="Calibri" w:hAnsi="Calibri" w:cs="Times New Roman"/>
            <w:lang w:val="en-US"/>
          </w:rPr>
          <w:tab/>
          <w:t>n "–Average, high-as-a-kite teenagers."</w:t>
        </w:r>
      </w:ins>
    </w:p>
    <w:p w14:paraId="48E7F411" w14:textId="77777777" w:rsidR="00E573B8" w:rsidRPr="00E573B8" w:rsidRDefault="00E573B8" w:rsidP="00E573B8">
      <w:pPr>
        <w:tabs>
          <w:tab w:val="left" w:pos="0"/>
        </w:tabs>
        <w:spacing w:line="600" w:lineRule="auto"/>
        <w:jc w:val="left"/>
        <w:rPr>
          <w:ins w:id="4862" w:author="UTENTE" w:date="2020-06-30T18:32:00Z"/>
          <w:rFonts w:ascii="Calibri" w:eastAsia="Calibri" w:hAnsi="Calibri" w:cs="Times New Roman"/>
          <w:lang w:val="en-US"/>
        </w:rPr>
      </w:pPr>
      <w:ins w:id="4863" w:author="UTENTE" w:date="2020-06-30T18:32:00Z">
        <w:r w:rsidRPr="00E573B8">
          <w:rPr>
            <w:rFonts w:ascii="Calibri" w:eastAsia="Calibri" w:hAnsi="Calibri" w:cs="Times New Roman"/>
            <w:lang w:val="en-US"/>
          </w:rPr>
          <w:t>207.</w:t>
        </w:r>
        <w:r w:rsidRPr="00E573B8">
          <w:rPr>
            <w:rFonts w:ascii="Calibri" w:eastAsia="Calibri" w:hAnsi="Calibri" w:cs="Times New Roman"/>
            <w:lang w:val="en-US"/>
          </w:rPr>
          <w:tab/>
          <w:t>n "Nothing out of the ordinary… {w}not yet."</w:t>
        </w:r>
      </w:ins>
    </w:p>
    <w:p w14:paraId="058B1A5A" w14:textId="77777777" w:rsidR="00E573B8" w:rsidRPr="00E573B8" w:rsidRDefault="00E573B8" w:rsidP="00E573B8">
      <w:pPr>
        <w:tabs>
          <w:tab w:val="left" w:pos="0"/>
        </w:tabs>
        <w:spacing w:line="600" w:lineRule="auto"/>
        <w:jc w:val="left"/>
        <w:rPr>
          <w:ins w:id="4864" w:author="UTENTE" w:date="2020-06-30T18:32:00Z"/>
          <w:rFonts w:ascii="Calibri" w:eastAsia="Calibri" w:hAnsi="Calibri" w:cs="Times New Roman"/>
          <w:lang w:val="en-US"/>
        </w:rPr>
      </w:pPr>
      <w:ins w:id="4865" w:author="UTENTE" w:date="2020-06-30T18:32:00Z">
        <w:r w:rsidRPr="00E573B8">
          <w:rPr>
            <w:rFonts w:ascii="Calibri" w:eastAsia="Calibri" w:hAnsi="Calibri" w:cs="Times New Roman"/>
            <w:lang w:val="en-US"/>
          </w:rPr>
          <w:t>208.</w:t>
        </w:r>
        <w:r w:rsidRPr="00E573B8">
          <w:rPr>
            <w:rFonts w:ascii="Calibri" w:eastAsia="Calibri" w:hAnsi="Calibri" w:cs="Times New Roman"/>
            <w:lang w:val="en-US"/>
          </w:rPr>
          <w:tab/>
          <w:t>n "Sometimes I glimpse a shape moving outside of the diner's windows, although it's probably just a random passerby."</w:t>
        </w:r>
      </w:ins>
    </w:p>
    <w:p w14:paraId="447EB0EF" w14:textId="77777777" w:rsidR="00E573B8" w:rsidRPr="00E573B8" w:rsidRDefault="00E573B8" w:rsidP="00E573B8">
      <w:pPr>
        <w:tabs>
          <w:tab w:val="left" w:pos="0"/>
        </w:tabs>
        <w:spacing w:line="600" w:lineRule="auto"/>
        <w:jc w:val="left"/>
        <w:rPr>
          <w:ins w:id="4866" w:author="UTENTE" w:date="2020-06-30T18:32:00Z"/>
          <w:rFonts w:ascii="Calibri" w:eastAsia="Calibri" w:hAnsi="Calibri" w:cs="Times New Roman"/>
          <w:lang w:val="en-US"/>
        </w:rPr>
      </w:pPr>
      <w:ins w:id="4867" w:author="UTENTE" w:date="2020-06-30T18:32:00Z">
        <w:r w:rsidRPr="00E573B8">
          <w:rPr>
            <w:rFonts w:ascii="Calibri" w:eastAsia="Calibri" w:hAnsi="Calibri" w:cs="Times New Roman"/>
            <w:lang w:val="en-US"/>
          </w:rPr>
          <w:t>209.</w:t>
        </w:r>
        <w:r w:rsidRPr="00E573B8">
          <w:rPr>
            <w:rFonts w:ascii="Calibri" w:eastAsia="Calibri" w:hAnsi="Calibri" w:cs="Times New Roman"/>
            <w:lang w:val="en-US"/>
          </w:rPr>
          <w:tab/>
          <w:t>n "…But for some reason, I have an uneasy feeling."</w:t>
        </w:r>
      </w:ins>
    </w:p>
    <w:p w14:paraId="4B568A2E" w14:textId="77777777" w:rsidR="00E573B8" w:rsidRPr="00E573B8" w:rsidRDefault="00E573B8" w:rsidP="00E573B8">
      <w:pPr>
        <w:tabs>
          <w:tab w:val="left" w:pos="0"/>
        </w:tabs>
        <w:spacing w:line="600" w:lineRule="auto"/>
        <w:jc w:val="left"/>
        <w:rPr>
          <w:ins w:id="4868" w:author="UTENTE" w:date="2020-06-30T18:32:00Z"/>
          <w:rFonts w:ascii="Calibri" w:eastAsia="Calibri" w:hAnsi="Calibri" w:cs="Times New Roman"/>
          <w:lang w:val="en-US"/>
        </w:rPr>
      </w:pPr>
      <w:ins w:id="4869" w:author="UTENTE" w:date="2020-06-30T18:32:00Z">
        <w:r w:rsidRPr="00E573B8">
          <w:rPr>
            <w:rFonts w:ascii="Calibri" w:eastAsia="Calibri" w:hAnsi="Calibri" w:cs="Times New Roman"/>
            <w:lang w:val="en-US"/>
          </w:rPr>
          <w:t>210.</w:t>
        </w:r>
        <w:r w:rsidRPr="00E573B8">
          <w:rPr>
            <w:rFonts w:ascii="Calibri" w:eastAsia="Calibri" w:hAnsi="Calibri" w:cs="Times New Roman"/>
            <w:lang w:val="en-US"/>
          </w:rPr>
          <w:tab/>
          <w:t>n "It's like I'm being watched – and not in the comforting \"guardian angel\" way, either."</w:t>
        </w:r>
      </w:ins>
    </w:p>
    <w:p w14:paraId="51FFD9E1" w14:textId="77777777" w:rsidR="00E573B8" w:rsidRPr="00E573B8" w:rsidRDefault="00E573B8" w:rsidP="00E573B8">
      <w:pPr>
        <w:tabs>
          <w:tab w:val="left" w:pos="0"/>
        </w:tabs>
        <w:spacing w:line="600" w:lineRule="auto"/>
        <w:jc w:val="left"/>
        <w:rPr>
          <w:ins w:id="4870" w:author="UTENTE" w:date="2020-06-30T18:32:00Z"/>
          <w:rFonts w:ascii="Calibri" w:eastAsia="Calibri" w:hAnsi="Calibri" w:cs="Times New Roman"/>
          <w:lang w:val="en-US"/>
        </w:rPr>
      </w:pPr>
      <w:ins w:id="4871" w:author="UTENTE" w:date="2020-06-30T18:32:00Z">
        <w:r w:rsidRPr="00E573B8">
          <w:rPr>
            <w:rFonts w:ascii="Calibri" w:eastAsia="Calibri" w:hAnsi="Calibri" w:cs="Times New Roman"/>
            <w:lang w:val="en-US"/>
          </w:rPr>
          <w:t>211.</w:t>
        </w:r>
        <w:r w:rsidRPr="00E573B8">
          <w:rPr>
            <w:rFonts w:ascii="Calibri" w:eastAsia="Calibri" w:hAnsi="Calibri" w:cs="Times New Roman"/>
            <w:lang w:val="en-US"/>
          </w:rPr>
          <w:tab/>
          <w:t>n "A couple minutes before closing time, I moodily stare at the linoleum floor while wiping a glass."</w:t>
        </w:r>
      </w:ins>
    </w:p>
    <w:p w14:paraId="5F567E67" w14:textId="77777777" w:rsidR="00E573B8" w:rsidRPr="00E573B8" w:rsidRDefault="00E573B8" w:rsidP="00E573B8">
      <w:pPr>
        <w:tabs>
          <w:tab w:val="left" w:pos="0"/>
        </w:tabs>
        <w:spacing w:line="600" w:lineRule="auto"/>
        <w:jc w:val="left"/>
        <w:rPr>
          <w:ins w:id="4872" w:author="UTENTE" w:date="2020-06-30T18:32:00Z"/>
          <w:rFonts w:ascii="Calibri" w:eastAsia="Calibri" w:hAnsi="Calibri" w:cs="Times New Roman"/>
          <w:lang w:val="en-US"/>
        </w:rPr>
      </w:pPr>
      <w:ins w:id="4873" w:author="UTENTE" w:date="2020-06-30T18:32:00Z">
        <w:r w:rsidRPr="00E573B8">
          <w:rPr>
            <w:rFonts w:ascii="Calibri" w:eastAsia="Calibri" w:hAnsi="Calibri" w:cs="Times New Roman"/>
            <w:lang w:val="en-US"/>
          </w:rPr>
          <w:t>212.</w:t>
        </w:r>
        <w:r w:rsidRPr="00E573B8">
          <w:rPr>
            <w:rFonts w:ascii="Calibri" w:eastAsia="Calibri" w:hAnsi="Calibri" w:cs="Times New Roman"/>
            <w:lang w:val="en-US"/>
          </w:rPr>
          <w:tab/>
          <w:t>n "None of the people who came in here seemed like they were vampires, but then again, I never guessed Dominic was one either."</w:t>
        </w:r>
      </w:ins>
    </w:p>
    <w:p w14:paraId="143C2451" w14:textId="77777777" w:rsidR="00E573B8" w:rsidRPr="00E573B8" w:rsidRDefault="00E573B8" w:rsidP="00E573B8">
      <w:pPr>
        <w:tabs>
          <w:tab w:val="left" w:pos="0"/>
        </w:tabs>
        <w:spacing w:line="600" w:lineRule="auto"/>
        <w:jc w:val="left"/>
        <w:rPr>
          <w:ins w:id="4874" w:author="UTENTE" w:date="2020-06-30T18:32:00Z"/>
          <w:rFonts w:ascii="Calibri" w:eastAsia="Calibri" w:hAnsi="Calibri" w:cs="Times New Roman"/>
          <w:lang w:val="en-US"/>
        </w:rPr>
      </w:pPr>
      <w:ins w:id="4875" w:author="UTENTE" w:date="2020-06-30T18:32:00Z">
        <w:r w:rsidRPr="00E573B8">
          <w:rPr>
            <w:rFonts w:ascii="Calibri" w:eastAsia="Calibri" w:hAnsi="Calibri" w:cs="Times New Roman"/>
            <w:lang w:val="en-US"/>
          </w:rPr>
          <w:t>213.</w:t>
        </w:r>
        <w:r w:rsidRPr="00E573B8">
          <w:rPr>
            <w:rFonts w:ascii="Calibri" w:eastAsia="Calibri" w:hAnsi="Calibri" w:cs="Times New Roman"/>
            <w:lang w:val="en-US"/>
          </w:rPr>
          <w:tab/>
          <w:t>n "At this rate, I'm gonna go paranoid and end up committed somewhere, seriously…"</w:t>
        </w:r>
      </w:ins>
    </w:p>
    <w:p w14:paraId="6249E44E" w14:textId="77777777" w:rsidR="00E573B8" w:rsidRPr="00E573B8" w:rsidRDefault="00E573B8" w:rsidP="00E573B8">
      <w:pPr>
        <w:tabs>
          <w:tab w:val="left" w:pos="0"/>
        </w:tabs>
        <w:spacing w:line="600" w:lineRule="auto"/>
        <w:jc w:val="left"/>
        <w:rPr>
          <w:ins w:id="4876" w:author="UTENTE" w:date="2020-06-30T18:32:00Z"/>
          <w:rFonts w:ascii="Calibri" w:eastAsia="Calibri" w:hAnsi="Calibri" w:cs="Times New Roman"/>
          <w:lang w:val="en-US"/>
        </w:rPr>
      </w:pPr>
      <w:ins w:id="4877" w:author="UTENTE" w:date="2020-06-30T18:32:00Z">
        <w:r w:rsidRPr="00E573B8">
          <w:rPr>
            <w:rFonts w:ascii="Calibri" w:eastAsia="Calibri" w:hAnsi="Calibri" w:cs="Times New Roman"/>
            <w:lang w:val="en-US"/>
          </w:rPr>
          <w:t>214.</w:t>
        </w:r>
        <w:r w:rsidRPr="00E573B8">
          <w:rPr>
            <w:rFonts w:ascii="Calibri" w:eastAsia="Calibri" w:hAnsi="Calibri" w:cs="Times New Roman"/>
            <w:lang w:val="en-US"/>
          </w:rPr>
          <w:tab/>
          <w:t>u "\"Good evening. Is that my lovely new assistant I spy over there?\""</w:t>
        </w:r>
      </w:ins>
    </w:p>
    <w:p w14:paraId="47C87CF8" w14:textId="77777777" w:rsidR="00E573B8" w:rsidRPr="00E573B8" w:rsidRDefault="00E573B8" w:rsidP="00E573B8">
      <w:pPr>
        <w:tabs>
          <w:tab w:val="left" w:pos="0"/>
        </w:tabs>
        <w:spacing w:line="600" w:lineRule="auto"/>
        <w:jc w:val="left"/>
        <w:rPr>
          <w:ins w:id="4878" w:author="UTENTE" w:date="2020-06-30T18:32:00Z"/>
          <w:rFonts w:ascii="Calibri" w:eastAsia="Calibri" w:hAnsi="Calibri" w:cs="Times New Roman"/>
        </w:rPr>
      </w:pPr>
      <w:ins w:id="4879" w:author="UTENTE" w:date="2020-06-30T18:32:00Z">
        <w:r w:rsidRPr="00E573B8">
          <w:rPr>
            <w:rFonts w:ascii="Calibri" w:eastAsia="Calibri" w:hAnsi="Calibri" w:cs="Times New Roman"/>
          </w:rPr>
          <w:t>215.</w:t>
        </w:r>
        <w:r w:rsidRPr="00E573B8">
          <w:rPr>
            <w:rFonts w:ascii="Calibri" w:eastAsia="Calibri" w:hAnsi="Calibri" w:cs="Times New Roman"/>
          </w:rPr>
          <w:tab/>
          <w:t>mc "\"–!\""</w:t>
        </w:r>
        <w:r w:rsidRPr="00E573B8">
          <w:rPr>
            <w:rFonts w:ascii="Calibri" w:eastAsia="Calibri" w:hAnsi="Calibri" w:cs="Times New Roman"/>
          </w:rPr>
          <w:br w:type="page"/>
        </w:r>
      </w:ins>
    </w:p>
    <w:p w14:paraId="716F20DD" w14:textId="77777777" w:rsidR="00E573B8" w:rsidRPr="00E573B8" w:rsidRDefault="00E573B8" w:rsidP="00E573B8">
      <w:pPr>
        <w:tabs>
          <w:tab w:val="left" w:pos="0"/>
        </w:tabs>
        <w:spacing w:line="600" w:lineRule="auto"/>
        <w:jc w:val="left"/>
        <w:rPr>
          <w:ins w:id="4880" w:author="UTENTE" w:date="2020-06-30T18:32:00Z"/>
          <w:rFonts w:ascii="Calibri" w:eastAsia="Calibri" w:hAnsi="Calibri" w:cs="Times New Roman"/>
        </w:rPr>
      </w:pPr>
      <w:ins w:id="4881" w:author="UTENTE" w:date="2020-06-30T18:32:00Z">
        <w:r w:rsidRPr="00E573B8">
          <w:rPr>
            <w:rFonts w:ascii="Calibri" w:eastAsia="Calibri" w:hAnsi="Calibri" w:cs="Times New Roman"/>
          </w:rPr>
          <w:lastRenderedPageBreak/>
          <w:t>201.</w:t>
        </w:r>
        <w:r w:rsidRPr="00E573B8">
          <w:rPr>
            <w:rFonts w:ascii="Calibri" w:eastAsia="Calibri" w:hAnsi="Calibri" w:cs="Times New Roman"/>
          </w:rPr>
          <w:tab/>
          <w:t>u "\"S-sì- vorrei, uhm… solo delle patatine, uhm, sì…\""</w:t>
        </w:r>
      </w:ins>
    </w:p>
    <w:p w14:paraId="4F4CB845" w14:textId="77777777" w:rsidR="00E573B8" w:rsidRPr="00E573B8" w:rsidRDefault="00E573B8" w:rsidP="00E573B8">
      <w:pPr>
        <w:tabs>
          <w:tab w:val="left" w:pos="0"/>
        </w:tabs>
        <w:spacing w:line="600" w:lineRule="auto"/>
        <w:jc w:val="left"/>
        <w:rPr>
          <w:ins w:id="4882" w:author="UTENTE" w:date="2020-06-30T18:32:00Z"/>
          <w:rFonts w:ascii="Calibri" w:eastAsia="Calibri" w:hAnsi="Calibri" w:cs="Times New Roman"/>
        </w:rPr>
      </w:pPr>
      <w:ins w:id="4883" w:author="UTENTE" w:date="2020-06-30T18:32:00Z">
        <w:r w:rsidRPr="00E573B8">
          <w:rPr>
            <w:rFonts w:ascii="Calibri" w:eastAsia="Calibri" w:hAnsi="Calibri" w:cs="Times New Roman"/>
          </w:rPr>
          <w:t>202.</w:t>
        </w:r>
        <w:r w:rsidRPr="00E573B8">
          <w:rPr>
            <w:rFonts w:ascii="Calibri" w:eastAsia="Calibri" w:hAnsi="Calibri" w:cs="Times New Roman"/>
          </w:rPr>
          <w:tab/>
          <w:t>mc "\"Arrivano subito.\""</w:t>
        </w:r>
      </w:ins>
    </w:p>
    <w:p w14:paraId="4D45FDD1" w14:textId="77777777" w:rsidR="00E573B8" w:rsidRPr="00E573B8" w:rsidRDefault="00E573B8" w:rsidP="00E573B8">
      <w:pPr>
        <w:tabs>
          <w:tab w:val="left" w:pos="0"/>
        </w:tabs>
        <w:spacing w:line="600" w:lineRule="auto"/>
        <w:jc w:val="left"/>
        <w:rPr>
          <w:ins w:id="4884" w:author="UTENTE" w:date="2020-06-30T18:32:00Z"/>
          <w:rFonts w:ascii="Calibri" w:eastAsia="Calibri" w:hAnsi="Calibri" w:cs="Times New Roman"/>
        </w:rPr>
      </w:pPr>
      <w:ins w:id="4885" w:author="UTENTE" w:date="2020-06-30T18:32:00Z">
        <w:r w:rsidRPr="00E573B8">
          <w:rPr>
            <w:rFonts w:ascii="Calibri" w:eastAsia="Calibri" w:hAnsi="Calibri" w:cs="Times New Roman"/>
          </w:rPr>
          <w:t>203.</w:t>
        </w:r>
        <w:r w:rsidRPr="00E573B8">
          <w:rPr>
            <w:rFonts w:ascii="Calibri" w:eastAsia="Calibri" w:hAnsi="Calibri" w:cs="Times New Roman"/>
          </w:rPr>
          <w:tab/>
          <w:t>n "-Solo i soliti clienti ubriachi."</w:t>
        </w:r>
      </w:ins>
    </w:p>
    <w:p w14:paraId="11271119" w14:textId="77777777" w:rsidR="00E573B8" w:rsidRPr="00E573B8" w:rsidRDefault="00E573B8" w:rsidP="00E573B8">
      <w:pPr>
        <w:tabs>
          <w:tab w:val="left" w:pos="0"/>
        </w:tabs>
        <w:spacing w:line="600" w:lineRule="auto"/>
        <w:jc w:val="left"/>
        <w:rPr>
          <w:ins w:id="4886" w:author="UTENTE" w:date="2020-06-30T18:32:00Z"/>
          <w:rFonts w:ascii="Calibri" w:eastAsia="Calibri" w:hAnsi="Calibri" w:cs="Times New Roman"/>
        </w:rPr>
      </w:pPr>
      <w:ins w:id="4887" w:author="UTENTE" w:date="2020-06-30T18:32:00Z">
        <w:r w:rsidRPr="00E573B8">
          <w:rPr>
            <w:rFonts w:ascii="Calibri" w:eastAsia="Calibri" w:hAnsi="Calibri" w:cs="Times New Roman"/>
          </w:rPr>
          <w:t>204.</w:t>
        </w:r>
        <w:r w:rsidRPr="00E573B8">
          <w:rPr>
            <w:rFonts w:ascii="Calibri" w:eastAsia="Calibri" w:hAnsi="Calibri" w:cs="Times New Roman"/>
          </w:rPr>
          <w:tab/>
          <w:t>u "\"Ehi amico, posso avere un… gelato frullato … quella roba lì?"</w:t>
        </w:r>
      </w:ins>
    </w:p>
    <w:p w14:paraId="22C79B37" w14:textId="77777777" w:rsidR="00E573B8" w:rsidRPr="00E573B8" w:rsidRDefault="00E573B8" w:rsidP="00E573B8">
      <w:pPr>
        <w:tabs>
          <w:tab w:val="left" w:pos="0"/>
        </w:tabs>
        <w:spacing w:line="600" w:lineRule="auto"/>
        <w:jc w:val="left"/>
        <w:rPr>
          <w:ins w:id="4888" w:author="UTENTE" w:date="2020-06-30T18:32:00Z"/>
          <w:rFonts w:ascii="Calibri" w:eastAsia="Calibri" w:hAnsi="Calibri" w:cs="Times New Roman"/>
        </w:rPr>
      </w:pPr>
      <w:ins w:id="4889" w:author="UTENTE" w:date="2020-06-30T18:32:00Z">
        <w:r w:rsidRPr="00E573B8">
          <w:rPr>
            <w:rFonts w:ascii="Calibri" w:eastAsia="Calibri" w:hAnsi="Calibri" w:cs="Times New Roman"/>
          </w:rPr>
          <w:t>205.</w:t>
        </w:r>
        <w:r w:rsidRPr="00E573B8">
          <w:rPr>
            <w:rFonts w:ascii="Calibri" w:eastAsia="Calibri" w:hAnsi="Calibri" w:cs="Times New Roman"/>
          </w:rPr>
          <w:tab/>
          <w:t xml:space="preserve">mc "\"…intendi un frappè?"  </w:t>
        </w:r>
      </w:ins>
    </w:p>
    <w:p w14:paraId="5E9A4A1F" w14:textId="77777777" w:rsidR="00E573B8" w:rsidRPr="00E573B8" w:rsidRDefault="00E573B8" w:rsidP="00E573B8">
      <w:pPr>
        <w:tabs>
          <w:tab w:val="left" w:pos="0"/>
        </w:tabs>
        <w:spacing w:line="600" w:lineRule="auto"/>
        <w:jc w:val="left"/>
        <w:rPr>
          <w:ins w:id="4890" w:author="UTENTE" w:date="2020-06-30T18:32:00Z"/>
          <w:rFonts w:ascii="Calibri" w:eastAsia="Calibri" w:hAnsi="Calibri" w:cs="Times New Roman"/>
        </w:rPr>
      </w:pPr>
      <w:ins w:id="4891" w:author="UTENTE" w:date="2020-06-30T18:32:00Z">
        <w:r w:rsidRPr="00E573B8">
          <w:rPr>
            <w:rFonts w:ascii="Calibri" w:eastAsia="Calibri" w:hAnsi="Calibri" w:cs="Times New Roman"/>
          </w:rPr>
          <w:t>206.</w:t>
        </w:r>
        <w:r w:rsidRPr="00E573B8">
          <w:rPr>
            <w:rFonts w:ascii="Calibri" w:eastAsia="Calibri" w:hAnsi="Calibri" w:cs="Times New Roman"/>
          </w:rPr>
          <w:tab/>
          <w:t>n "L'adolescente strafatto medio."</w:t>
        </w:r>
      </w:ins>
    </w:p>
    <w:p w14:paraId="601A697E" w14:textId="77777777" w:rsidR="00E573B8" w:rsidRPr="00E573B8" w:rsidRDefault="00E573B8" w:rsidP="00E573B8">
      <w:pPr>
        <w:tabs>
          <w:tab w:val="left" w:pos="0"/>
        </w:tabs>
        <w:spacing w:line="600" w:lineRule="auto"/>
        <w:jc w:val="left"/>
        <w:rPr>
          <w:ins w:id="4892" w:author="UTENTE" w:date="2020-06-30T18:32:00Z"/>
          <w:rFonts w:ascii="Calibri" w:eastAsia="Calibri" w:hAnsi="Calibri" w:cs="Times New Roman"/>
        </w:rPr>
      </w:pPr>
      <w:ins w:id="4893" w:author="UTENTE" w:date="2020-06-30T18:32:00Z">
        <w:r w:rsidRPr="00E573B8">
          <w:rPr>
            <w:rFonts w:ascii="Calibri" w:eastAsia="Calibri" w:hAnsi="Calibri" w:cs="Times New Roman"/>
          </w:rPr>
          <w:t>207.</w:t>
        </w:r>
        <w:r w:rsidRPr="00E573B8">
          <w:rPr>
            <w:rFonts w:ascii="Calibri" w:eastAsia="Calibri" w:hAnsi="Calibri" w:cs="Times New Roman"/>
          </w:rPr>
          <w:tab/>
          <w:t>n "Niente di insolito…{w}per ora."</w:t>
        </w:r>
      </w:ins>
    </w:p>
    <w:p w14:paraId="704DE5A1" w14:textId="77777777" w:rsidR="00E573B8" w:rsidRPr="00E573B8" w:rsidRDefault="00E573B8" w:rsidP="00E573B8">
      <w:pPr>
        <w:tabs>
          <w:tab w:val="left" w:pos="0"/>
        </w:tabs>
        <w:spacing w:line="600" w:lineRule="auto"/>
        <w:jc w:val="left"/>
        <w:rPr>
          <w:ins w:id="4894" w:author="UTENTE" w:date="2020-06-30T18:32:00Z"/>
          <w:rFonts w:ascii="Calibri" w:eastAsia="Calibri" w:hAnsi="Calibri" w:cs="Times New Roman"/>
        </w:rPr>
      </w:pPr>
      <w:ins w:id="4895" w:author="UTENTE" w:date="2020-06-30T18:32:00Z">
        <w:r w:rsidRPr="00E573B8">
          <w:rPr>
            <w:rFonts w:ascii="Calibri" w:eastAsia="Calibri" w:hAnsi="Calibri" w:cs="Times New Roman"/>
          </w:rPr>
          <w:t>208.</w:t>
        </w:r>
        <w:r w:rsidRPr="00E573B8">
          <w:rPr>
            <w:rFonts w:ascii="Calibri" w:eastAsia="Calibri" w:hAnsi="Calibri" w:cs="Times New Roman"/>
          </w:rPr>
          <w:tab/>
          <w:t>n "Ogni tanto mi sembra di intravedere una sagoma muoversi fuori dalle finestre della tavola calda, ma probabilmente sono solo passanti."</w:t>
        </w:r>
      </w:ins>
    </w:p>
    <w:p w14:paraId="776F500A" w14:textId="77777777" w:rsidR="00E573B8" w:rsidRPr="00E573B8" w:rsidRDefault="00E573B8" w:rsidP="00E573B8">
      <w:pPr>
        <w:tabs>
          <w:tab w:val="left" w:pos="0"/>
        </w:tabs>
        <w:spacing w:line="600" w:lineRule="auto"/>
        <w:jc w:val="left"/>
        <w:rPr>
          <w:ins w:id="4896" w:author="UTENTE" w:date="2020-06-30T18:32:00Z"/>
          <w:rFonts w:ascii="Calibri" w:eastAsia="Calibri" w:hAnsi="Calibri" w:cs="Times New Roman"/>
        </w:rPr>
      </w:pPr>
      <w:ins w:id="4897" w:author="UTENTE" w:date="2020-06-30T18:32:00Z">
        <w:r w:rsidRPr="00E573B8">
          <w:rPr>
            <w:rFonts w:ascii="Calibri" w:eastAsia="Calibri" w:hAnsi="Calibri" w:cs="Times New Roman"/>
          </w:rPr>
          <w:t>209.</w:t>
        </w:r>
        <w:r w:rsidRPr="00E573B8">
          <w:rPr>
            <w:rFonts w:ascii="Calibri" w:eastAsia="Calibri" w:hAnsi="Calibri" w:cs="Times New Roman"/>
          </w:rPr>
          <w:tab/>
          <w:t>n "…Eppure per qualche motivo, ho una brutta sensazione."</w:t>
        </w:r>
      </w:ins>
    </w:p>
    <w:p w14:paraId="045E87E6" w14:textId="77777777" w:rsidR="00E573B8" w:rsidRPr="00E573B8" w:rsidRDefault="00E573B8" w:rsidP="00E573B8">
      <w:pPr>
        <w:tabs>
          <w:tab w:val="left" w:pos="0"/>
        </w:tabs>
        <w:spacing w:line="600" w:lineRule="auto"/>
        <w:jc w:val="left"/>
        <w:rPr>
          <w:ins w:id="4898" w:author="UTENTE" w:date="2020-06-30T18:32:00Z"/>
          <w:rFonts w:ascii="Calibri" w:eastAsia="Calibri" w:hAnsi="Calibri" w:cs="Times New Roman"/>
        </w:rPr>
      </w:pPr>
      <w:ins w:id="4899" w:author="UTENTE" w:date="2020-06-30T18:32:00Z">
        <w:r w:rsidRPr="00E573B8">
          <w:rPr>
            <w:rFonts w:ascii="Calibri" w:eastAsia="Calibri" w:hAnsi="Calibri" w:cs="Times New Roman"/>
          </w:rPr>
          <w:t>210.</w:t>
        </w:r>
        <w:r w:rsidRPr="00E573B8">
          <w:rPr>
            <w:rFonts w:ascii="Calibri" w:eastAsia="Calibri" w:hAnsi="Calibri" w:cs="Times New Roman"/>
          </w:rPr>
          <w:tab/>
          <w:t>n "È come se qualcuno mi stesse osservando, e non nel confortante modo alla \"angelo custode\", fra l'altro."</w:t>
        </w:r>
      </w:ins>
    </w:p>
    <w:p w14:paraId="39902433" w14:textId="77777777" w:rsidR="00E573B8" w:rsidRPr="00E573B8" w:rsidRDefault="00E573B8" w:rsidP="00E573B8">
      <w:pPr>
        <w:tabs>
          <w:tab w:val="left" w:pos="0"/>
        </w:tabs>
        <w:spacing w:line="600" w:lineRule="auto"/>
        <w:jc w:val="left"/>
        <w:rPr>
          <w:ins w:id="4900" w:author="UTENTE" w:date="2020-06-30T18:32:00Z"/>
          <w:rFonts w:ascii="Calibri" w:eastAsia="Calibri" w:hAnsi="Calibri" w:cs="Times New Roman"/>
        </w:rPr>
      </w:pPr>
      <w:ins w:id="4901" w:author="UTENTE" w:date="2020-06-30T18:32:00Z">
        <w:r w:rsidRPr="00E573B8">
          <w:rPr>
            <w:rFonts w:ascii="Calibri" w:eastAsia="Calibri" w:hAnsi="Calibri" w:cs="Times New Roman"/>
          </w:rPr>
          <w:t>211.</w:t>
        </w:r>
        <w:r w:rsidRPr="00E573B8">
          <w:rPr>
            <w:rFonts w:ascii="Calibri" w:eastAsia="Calibri" w:hAnsi="Calibri" w:cs="Times New Roman"/>
          </w:rPr>
          <w:tab/>
          <w:t>n "Un paio di minuti prima di chiudere, mi ritrovo di cattivo umore a fissare il pavimento di linoleum mentre asciugo un bicchiere. "</w:t>
        </w:r>
      </w:ins>
    </w:p>
    <w:p w14:paraId="69C9815B" w14:textId="77777777" w:rsidR="00E573B8" w:rsidRPr="00E573B8" w:rsidRDefault="00E573B8" w:rsidP="00E573B8">
      <w:pPr>
        <w:tabs>
          <w:tab w:val="left" w:pos="0"/>
        </w:tabs>
        <w:spacing w:line="600" w:lineRule="auto"/>
        <w:jc w:val="left"/>
        <w:rPr>
          <w:ins w:id="4902" w:author="UTENTE" w:date="2020-06-30T18:32:00Z"/>
          <w:rFonts w:ascii="Calibri" w:eastAsia="Calibri" w:hAnsi="Calibri" w:cs="Times New Roman"/>
        </w:rPr>
      </w:pPr>
      <w:ins w:id="4903" w:author="UTENTE" w:date="2020-06-30T18:32:00Z">
        <w:r w:rsidRPr="00E573B8">
          <w:rPr>
            <w:rFonts w:ascii="Calibri" w:eastAsia="Calibri" w:hAnsi="Calibri" w:cs="Times New Roman"/>
          </w:rPr>
          <w:t>212.</w:t>
        </w:r>
        <w:r w:rsidRPr="00E573B8">
          <w:rPr>
            <w:rFonts w:ascii="Calibri" w:eastAsia="Calibri" w:hAnsi="Calibri" w:cs="Times New Roman"/>
          </w:rPr>
          <w:tab/>
          <w:t>n "Nessuna delle persone che sono entrate mi è parsa essere un vampiro, però alla fine, neanche Dominic avrei mai pensato lo fosse.”</w:t>
        </w:r>
      </w:ins>
    </w:p>
    <w:p w14:paraId="72746F2D" w14:textId="77777777" w:rsidR="00E573B8" w:rsidRPr="00E573B8" w:rsidRDefault="00E573B8" w:rsidP="00E573B8">
      <w:pPr>
        <w:tabs>
          <w:tab w:val="left" w:pos="0"/>
        </w:tabs>
        <w:spacing w:line="600" w:lineRule="auto"/>
        <w:jc w:val="left"/>
        <w:rPr>
          <w:ins w:id="4904" w:author="UTENTE" w:date="2020-06-30T18:32:00Z"/>
          <w:rFonts w:ascii="Calibri" w:eastAsia="Calibri" w:hAnsi="Calibri" w:cs="Times New Roman"/>
        </w:rPr>
      </w:pPr>
      <w:ins w:id="4905" w:author="UTENTE" w:date="2020-06-30T18:32:00Z">
        <w:r w:rsidRPr="00E573B8">
          <w:rPr>
            <w:rFonts w:ascii="Calibri" w:eastAsia="Calibri" w:hAnsi="Calibri" w:cs="Times New Roman"/>
          </w:rPr>
          <w:t>213.</w:t>
        </w:r>
        <w:r w:rsidRPr="00E573B8">
          <w:rPr>
            <w:rFonts w:ascii="Calibri" w:eastAsia="Calibri" w:hAnsi="Calibri" w:cs="Times New Roman"/>
          </w:rPr>
          <w:tab/>
          <w:t>n "Di questo passo, diventerò paranoico e finirò internato da qualche parte…"</w:t>
        </w:r>
      </w:ins>
    </w:p>
    <w:p w14:paraId="77D9F97F" w14:textId="77777777" w:rsidR="00E573B8" w:rsidRPr="00E573B8" w:rsidRDefault="00E573B8" w:rsidP="00E573B8">
      <w:pPr>
        <w:tabs>
          <w:tab w:val="left" w:pos="0"/>
        </w:tabs>
        <w:spacing w:line="600" w:lineRule="auto"/>
        <w:jc w:val="left"/>
        <w:rPr>
          <w:ins w:id="4906" w:author="UTENTE" w:date="2020-06-30T18:32:00Z"/>
          <w:rFonts w:ascii="Calibri" w:eastAsia="Calibri" w:hAnsi="Calibri" w:cs="Times New Roman"/>
        </w:rPr>
      </w:pPr>
      <w:ins w:id="4907" w:author="UTENTE" w:date="2020-06-30T18:32:00Z">
        <w:r w:rsidRPr="00E573B8">
          <w:rPr>
            <w:rFonts w:ascii="Calibri" w:eastAsia="Calibri" w:hAnsi="Calibri" w:cs="Times New Roman"/>
          </w:rPr>
          <w:t>214.</w:t>
        </w:r>
        <w:r w:rsidRPr="00E573B8">
          <w:rPr>
            <w:rFonts w:ascii="Calibri" w:eastAsia="Calibri" w:hAnsi="Calibri" w:cs="Times New Roman"/>
          </w:rPr>
          <w:tab/>
          <w:t>u "\"Buonasera. È il mio nuovo dolce assistente quello che vedo là?\""</w:t>
        </w:r>
      </w:ins>
    </w:p>
    <w:p w14:paraId="00456990" w14:textId="77777777" w:rsidR="00E573B8" w:rsidRPr="00E573B8" w:rsidRDefault="00E573B8" w:rsidP="00E573B8">
      <w:pPr>
        <w:tabs>
          <w:tab w:val="left" w:pos="0"/>
        </w:tabs>
        <w:spacing w:line="600" w:lineRule="auto"/>
        <w:jc w:val="left"/>
        <w:rPr>
          <w:ins w:id="4908" w:author="UTENTE" w:date="2020-06-30T18:32:00Z"/>
          <w:rFonts w:ascii="Calibri" w:eastAsia="Calibri" w:hAnsi="Calibri" w:cs="Times New Roman"/>
          <w:lang w:val="en-US"/>
        </w:rPr>
      </w:pPr>
      <w:ins w:id="4909" w:author="UTENTE" w:date="2020-06-30T18:32:00Z">
        <w:r w:rsidRPr="00E573B8">
          <w:rPr>
            <w:rFonts w:ascii="Calibri" w:eastAsia="Calibri" w:hAnsi="Calibri" w:cs="Times New Roman"/>
            <w:lang w:val="en-US"/>
          </w:rPr>
          <w:t>215.</w:t>
        </w:r>
        <w:r w:rsidRPr="00E573B8">
          <w:rPr>
            <w:rFonts w:ascii="Calibri" w:eastAsia="Calibri" w:hAnsi="Calibri" w:cs="Times New Roman"/>
            <w:lang w:val="en-US"/>
          </w:rPr>
          <w:tab/>
          <w:t>mc "\"-!\"" </w:t>
        </w:r>
        <w:r w:rsidRPr="00E573B8">
          <w:rPr>
            <w:rFonts w:ascii="Calibri" w:eastAsia="Calibri" w:hAnsi="Calibri" w:cs="Times New Roman"/>
            <w:lang w:val="en-US"/>
          </w:rPr>
          <w:br w:type="page"/>
        </w:r>
      </w:ins>
    </w:p>
    <w:p w14:paraId="01EF6680" w14:textId="77777777" w:rsidR="00E573B8" w:rsidRPr="00E573B8" w:rsidRDefault="00E573B8" w:rsidP="00E573B8">
      <w:pPr>
        <w:tabs>
          <w:tab w:val="left" w:pos="0"/>
        </w:tabs>
        <w:spacing w:line="600" w:lineRule="auto"/>
        <w:jc w:val="left"/>
        <w:rPr>
          <w:ins w:id="4910" w:author="UTENTE" w:date="2020-06-30T18:32:00Z"/>
          <w:rFonts w:ascii="Calibri" w:eastAsia="Calibri" w:hAnsi="Calibri" w:cs="Times New Roman"/>
          <w:lang w:val="en-US"/>
        </w:rPr>
      </w:pPr>
      <w:ins w:id="4911" w:author="UTENTE" w:date="2020-06-30T18:32:00Z">
        <w:r w:rsidRPr="00E573B8">
          <w:rPr>
            <w:rFonts w:ascii="Calibri" w:eastAsia="Calibri" w:hAnsi="Calibri" w:cs="Times New Roman"/>
            <w:lang w:val="en-US"/>
          </w:rPr>
          <w:lastRenderedPageBreak/>
          <w:t>216.</w:t>
        </w:r>
        <w:r w:rsidRPr="00E573B8">
          <w:rPr>
            <w:rFonts w:ascii="Calibri" w:eastAsia="Calibri" w:hAnsi="Calibri" w:cs="Times New Roman"/>
            <w:lang w:val="en-US"/>
          </w:rPr>
          <w:tab/>
          <w:t>n "An airy voice calls out to me, breaking my thoughts, and I realize a new customer has walked in."</w:t>
        </w:r>
      </w:ins>
    </w:p>
    <w:p w14:paraId="583BDDEB" w14:textId="77777777" w:rsidR="00E573B8" w:rsidRPr="00E573B8" w:rsidRDefault="00E573B8" w:rsidP="00E573B8">
      <w:pPr>
        <w:tabs>
          <w:tab w:val="left" w:pos="0"/>
        </w:tabs>
        <w:spacing w:line="600" w:lineRule="auto"/>
        <w:jc w:val="left"/>
        <w:rPr>
          <w:ins w:id="4912" w:author="UTENTE" w:date="2020-06-30T18:32:00Z"/>
          <w:rFonts w:ascii="Calibri" w:eastAsia="Calibri" w:hAnsi="Calibri" w:cs="Times New Roman"/>
          <w:lang w:val="en-US"/>
        </w:rPr>
      </w:pPr>
      <w:ins w:id="4913" w:author="UTENTE" w:date="2020-06-30T18:32:00Z">
        <w:r w:rsidRPr="00E573B8">
          <w:rPr>
            <w:rFonts w:ascii="Calibri" w:eastAsia="Calibri" w:hAnsi="Calibri" w:cs="Times New Roman"/>
            <w:lang w:val="en-US"/>
          </w:rPr>
          <w:t>217.</w:t>
        </w:r>
        <w:r w:rsidRPr="00E573B8">
          <w:rPr>
            <w:rFonts w:ascii="Calibri" w:eastAsia="Calibri" w:hAnsi="Calibri" w:cs="Times New Roman"/>
            <w:lang w:val="en-US"/>
          </w:rPr>
          <w:tab/>
          <w:t>n "…No, not a customer. {w}Isaac."</w:t>
        </w:r>
      </w:ins>
    </w:p>
    <w:p w14:paraId="0BBD690A" w14:textId="77777777" w:rsidR="00E573B8" w:rsidRPr="00E573B8" w:rsidRDefault="00E573B8" w:rsidP="00E573B8">
      <w:pPr>
        <w:tabs>
          <w:tab w:val="left" w:pos="0"/>
        </w:tabs>
        <w:spacing w:line="600" w:lineRule="auto"/>
        <w:jc w:val="left"/>
        <w:rPr>
          <w:ins w:id="4914" w:author="UTENTE" w:date="2020-06-30T18:32:00Z"/>
          <w:rFonts w:ascii="Calibri" w:eastAsia="Calibri" w:hAnsi="Calibri" w:cs="Times New Roman"/>
          <w:lang w:val="en-US"/>
        </w:rPr>
      </w:pPr>
      <w:ins w:id="4915" w:author="UTENTE" w:date="2020-06-30T18:32:00Z">
        <w:r w:rsidRPr="00E573B8">
          <w:rPr>
            <w:rFonts w:ascii="Calibri" w:eastAsia="Calibri" w:hAnsi="Calibri" w:cs="Times New Roman"/>
            <w:lang w:val="en-US"/>
          </w:rPr>
          <w:t>218.</w:t>
        </w:r>
        <w:r w:rsidRPr="00E573B8">
          <w:rPr>
            <w:rFonts w:ascii="Calibri" w:eastAsia="Calibri" w:hAnsi="Calibri" w:cs="Times New Roman"/>
            <w:lang w:val="en-US"/>
          </w:rPr>
          <w:tab/>
          <w:t>mc "\"Oh, so you came after all, huh?\""</w:t>
        </w:r>
      </w:ins>
    </w:p>
    <w:p w14:paraId="7C734EAA" w14:textId="77777777" w:rsidR="00E573B8" w:rsidRPr="00E573B8" w:rsidRDefault="00E573B8" w:rsidP="00E573B8">
      <w:pPr>
        <w:tabs>
          <w:tab w:val="left" w:pos="0"/>
        </w:tabs>
        <w:spacing w:line="600" w:lineRule="auto"/>
        <w:jc w:val="left"/>
        <w:rPr>
          <w:ins w:id="4916" w:author="UTENTE" w:date="2020-06-30T18:32:00Z"/>
          <w:rFonts w:ascii="Calibri" w:eastAsia="Calibri" w:hAnsi="Calibri" w:cs="Times New Roman"/>
          <w:lang w:val="en-US"/>
        </w:rPr>
      </w:pPr>
      <w:ins w:id="4917" w:author="UTENTE" w:date="2020-06-30T18:32:00Z">
        <w:r w:rsidRPr="00E573B8">
          <w:rPr>
            <w:rFonts w:ascii="Calibri" w:eastAsia="Calibri" w:hAnsi="Calibri" w:cs="Times New Roman"/>
            <w:lang w:val="en-US"/>
          </w:rPr>
          <w:t>219.</w:t>
        </w:r>
        <w:r w:rsidRPr="00E573B8">
          <w:rPr>
            <w:rFonts w:ascii="Calibri" w:eastAsia="Calibri" w:hAnsi="Calibri" w:cs="Times New Roman"/>
            <w:lang w:val="en-US"/>
          </w:rPr>
          <w:tab/>
          <w:t>mc "\"Glad you decided to give me the gift of your company.\""</w:t>
        </w:r>
      </w:ins>
    </w:p>
    <w:p w14:paraId="6E9DCC23" w14:textId="77777777" w:rsidR="00E573B8" w:rsidRPr="00E573B8" w:rsidRDefault="00E573B8" w:rsidP="00E573B8">
      <w:pPr>
        <w:tabs>
          <w:tab w:val="left" w:pos="0"/>
        </w:tabs>
        <w:spacing w:line="600" w:lineRule="auto"/>
        <w:jc w:val="left"/>
        <w:rPr>
          <w:ins w:id="4918" w:author="UTENTE" w:date="2020-06-30T18:32:00Z"/>
          <w:rFonts w:ascii="Calibri" w:eastAsia="Calibri" w:hAnsi="Calibri" w:cs="Times New Roman"/>
          <w:lang w:val="en-US"/>
        </w:rPr>
      </w:pPr>
      <w:ins w:id="4919" w:author="UTENTE" w:date="2020-06-30T18:32:00Z">
        <w:r w:rsidRPr="00E573B8">
          <w:rPr>
            <w:rFonts w:ascii="Calibri" w:eastAsia="Calibri" w:hAnsi="Calibri" w:cs="Times New Roman"/>
            <w:lang w:val="en-US"/>
          </w:rPr>
          <w:t>220.</w:t>
        </w:r>
        <w:r w:rsidRPr="00E573B8">
          <w:rPr>
            <w:rFonts w:ascii="Calibri" w:eastAsia="Calibri" w:hAnsi="Calibri" w:cs="Times New Roman"/>
            <w:lang w:val="en-US"/>
          </w:rPr>
          <w:tab/>
          <w:t>i "\"Now, now, you're going to have to work on that attitude of yours if you want to move up the corporate ladder!\""</w:t>
        </w:r>
      </w:ins>
    </w:p>
    <w:p w14:paraId="36AD48A3" w14:textId="77777777" w:rsidR="00E573B8" w:rsidRPr="00E573B8" w:rsidRDefault="00E573B8" w:rsidP="00E573B8">
      <w:pPr>
        <w:tabs>
          <w:tab w:val="left" w:pos="0"/>
        </w:tabs>
        <w:spacing w:line="600" w:lineRule="auto"/>
        <w:jc w:val="left"/>
        <w:rPr>
          <w:ins w:id="4920" w:author="UTENTE" w:date="2020-06-30T18:32:00Z"/>
          <w:rFonts w:ascii="Calibri" w:eastAsia="Calibri" w:hAnsi="Calibri" w:cs="Times New Roman"/>
          <w:lang w:val="en-US"/>
        </w:rPr>
      </w:pPr>
      <w:ins w:id="4921" w:author="UTENTE" w:date="2020-06-30T18:32:00Z">
        <w:r w:rsidRPr="00E573B8">
          <w:rPr>
            <w:rFonts w:ascii="Calibri" w:eastAsia="Calibri" w:hAnsi="Calibri" w:cs="Times New Roman"/>
            <w:lang w:val="en-US"/>
          </w:rPr>
          <w:t>221.</w:t>
        </w:r>
        <w:r w:rsidRPr="00E573B8">
          <w:rPr>
            <w:rFonts w:ascii="Calibri" w:eastAsia="Calibri" w:hAnsi="Calibri" w:cs="Times New Roman"/>
            <w:lang w:val="en-US"/>
          </w:rPr>
          <w:tab/>
          <w:t>n "Pushing up his glasses, Isaac flashes me a cheerful, energetic grin."</w:t>
        </w:r>
      </w:ins>
    </w:p>
    <w:p w14:paraId="30C85AAD" w14:textId="77777777" w:rsidR="00E573B8" w:rsidRPr="00E573B8" w:rsidRDefault="00E573B8" w:rsidP="00E573B8">
      <w:pPr>
        <w:tabs>
          <w:tab w:val="left" w:pos="0"/>
        </w:tabs>
        <w:spacing w:line="600" w:lineRule="auto"/>
        <w:jc w:val="left"/>
        <w:rPr>
          <w:ins w:id="4922" w:author="UTENTE" w:date="2020-06-30T18:32:00Z"/>
          <w:rFonts w:ascii="Calibri" w:eastAsia="Calibri" w:hAnsi="Calibri" w:cs="Times New Roman"/>
          <w:lang w:val="en-US"/>
        </w:rPr>
      </w:pPr>
      <w:ins w:id="4923" w:author="UTENTE" w:date="2020-06-30T18:32:00Z">
        <w:r w:rsidRPr="00E573B8">
          <w:rPr>
            <w:rFonts w:ascii="Calibri" w:eastAsia="Calibri" w:hAnsi="Calibri" w:cs="Times New Roman"/>
            <w:lang w:val="en-US"/>
          </w:rPr>
          <w:t>222.</w:t>
        </w:r>
        <w:r w:rsidRPr="00E573B8">
          <w:rPr>
            <w:rFonts w:ascii="Calibri" w:eastAsia="Calibri" w:hAnsi="Calibri" w:cs="Times New Roman"/>
            <w:lang w:val="en-US"/>
          </w:rPr>
          <w:tab/>
          <w:t>n "I swear, his face looks more punchable every time I see him."</w:t>
        </w:r>
      </w:ins>
    </w:p>
    <w:p w14:paraId="114B60F0" w14:textId="77777777" w:rsidR="00E573B8" w:rsidRPr="00E573B8" w:rsidRDefault="00E573B8" w:rsidP="00E573B8">
      <w:pPr>
        <w:tabs>
          <w:tab w:val="left" w:pos="0"/>
        </w:tabs>
        <w:spacing w:line="600" w:lineRule="auto"/>
        <w:jc w:val="left"/>
        <w:rPr>
          <w:ins w:id="4924" w:author="UTENTE" w:date="2020-06-30T18:32:00Z"/>
          <w:rFonts w:ascii="Calibri" w:eastAsia="Calibri" w:hAnsi="Calibri" w:cs="Times New Roman"/>
          <w:lang w:val="en-US"/>
        </w:rPr>
      </w:pPr>
      <w:ins w:id="4925" w:author="UTENTE" w:date="2020-06-30T18:32:00Z">
        <w:r w:rsidRPr="00E573B8">
          <w:rPr>
            <w:rFonts w:ascii="Calibri" w:eastAsia="Calibri" w:hAnsi="Calibri" w:cs="Times New Roman"/>
            <w:lang w:val="en-US"/>
          </w:rPr>
          <w:t>223.</w:t>
        </w:r>
        <w:r w:rsidRPr="00E573B8">
          <w:rPr>
            <w:rFonts w:ascii="Calibri" w:eastAsia="Calibri" w:hAnsi="Calibri" w:cs="Times New Roman"/>
            <w:lang w:val="en-US"/>
          </w:rPr>
          <w:tab/>
          <w:t>n "For someone who's got no problem blackmailing other people, he's pretty damn lighthearted."</w:t>
        </w:r>
      </w:ins>
    </w:p>
    <w:p w14:paraId="13D2929C" w14:textId="77777777" w:rsidR="00E573B8" w:rsidRPr="00E573B8" w:rsidRDefault="00E573B8" w:rsidP="00E573B8">
      <w:pPr>
        <w:tabs>
          <w:tab w:val="left" w:pos="0"/>
        </w:tabs>
        <w:spacing w:line="600" w:lineRule="auto"/>
        <w:jc w:val="left"/>
        <w:rPr>
          <w:ins w:id="4926" w:author="UTENTE" w:date="2020-06-30T18:32:00Z"/>
          <w:rFonts w:ascii="Calibri" w:eastAsia="Calibri" w:hAnsi="Calibri" w:cs="Times New Roman"/>
          <w:lang w:val="en-US"/>
        </w:rPr>
      </w:pPr>
      <w:ins w:id="4927" w:author="UTENTE" w:date="2020-06-30T18:32:00Z">
        <w:r w:rsidRPr="00E573B8">
          <w:rPr>
            <w:rFonts w:ascii="Calibri" w:eastAsia="Calibri" w:hAnsi="Calibri" w:cs="Times New Roman"/>
            <w:lang w:val="en-US"/>
          </w:rPr>
          <w:t>224.</w:t>
        </w:r>
        <w:r w:rsidRPr="00E573B8">
          <w:rPr>
            <w:rFonts w:ascii="Calibri" w:eastAsia="Calibri" w:hAnsi="Calibri" w:cs="Times New Roman"/>
            <w:lang w:val="en-US"/>
          </w:rPr>
          <w:tab/>
          <w:t>i "\"So, are you ready to head out?\""</w:t>
        </w:r>
      </w:ins>
    </w:p>
    <w:p w14:paraId="104F1FB9" w14:textId="77777777" w:rsidR="00E573B8" w:rsidRPr="00E573B8" w:rsidRDefault="00E573B8" w:rsidP="00E573B8">
      <w:pPr>
        <w:tabs>
          <w:tab w:val="left" w:pos="0"/>
        </w:tabs>
        <w:spacing w:line="600" w:lineRule="auto"/>
        <w:jc w:val="left"/>
        <w:rPr>
          <w:ins w:id="4928" w:author="UTENTE" w:date="2020-06-30T18:32:00Z"/>
          <w:rFonts w:ascii="Calibri" w:eastAsia="Calibri" w:hAnsi="Calibri" w:cs="Times New Roman"/>
          <w:lang w:val="en-US"/>
        </w:rPr>
      </w:pPr>
      <w:ins w:id="4929" w:author="UTENTE" w:date="2020-06-30T18:32:00Z">
        <w:r w:rsidRPr="00E573B8">
          <w:rPr>
            <w:rFonts w:ascii="Calibri" w:eastAsia="Calibri" w:hAnsi="Calibri" w:cs="Times New Roman"/>
            <w:lang w:val="en-US"/>
          </w:rPr>
          <w:t>225.</w:t>
        </w:r>
        <w:r w:rsidRPr="00E573B8">
          <w:rPr>
            <w:rFonts w:ascii="Calibri" w:eastAsia="Calibri" w:hAnsi="Calibri" w:cs="Times New Roman"/>
            <w:lang w:val="en-US"/>
          </w:rPr>
          <w:tab/>
          <w:t>i "\"I'd rather not spend too much time here. I can already feel the grease soaking into my suit.\""</w:t>
        </w:r>
      </w:ins>
    </w:p>
    <w:p w14:paraId="4680C6C3" w14:textId="77777777" w:rsidR="00E573B8" w:rsidRPr="00E573B8" w:rsidRDefault="00E573B8" w:rsidP="00E573B8">
      <w:pPr>
        <w:tabs>
          <w:tab w:val="left" w:pos="0"/>
        </w:tabs>
        <w:spacing w:line="600" w:lineRule="auto"/>
        <w:jc w:val="left"/>
        <w:rPr>
          <w:ins w:id="4930" w:author="UTENTE" w:date="2020-06-30T18:32:00Z"/>
          <w:rFonts w:ascii="Calibri" w:eastAsia="Calibri" w:hAnsi="Calibri" w:cs="Times New Roman"/>
          <w:lang w:val="en-US"/>
        </w:rPr>
      </w:pPr>
      <w:ins w:id="4931" w:author="UTENTE" w:date="2020-06-30T18:32:00Z">
        <w:r w:rsidRPr="00E573B8">
          <w:rPr>
            <w:rFonts w:ascii="Calibri" w:eastAsia="Calibri" w:hAnsi="Calibri" w:cs="Times New Roman"/>
            <w:lang w:val="en-US"/>
          </w:rPr>
          <w:t>226.</w:t>
        </w:r>
        <w:r w:rsidRPr="00E573B8">
          <w:rPr>
            <w:rFonts w:ascii="Calibri" w:eastAsia="Calibri" w:hAnsi="Calibri" w:cs="Times New Roman"/>
            <w:lang w:val="en-US"/>
          </w:rPr>
          <w:tab/>
          <w:t>mc "\"Yeah, yeah. Let me get my keys.\""</w:t>
        </w:r>
      </w:ins>
    </w:p>
    <w:p w14:paraId="5555F66A" w14:textId="77777777" w:rsidR="00E573B8" w:rsidRPr="00E573B8" w:rsidRDefault="00E573B8" w:rsidP="00E573B8">
      <w:pPr>
        <w:tabs>
          <w:tab w:val="left" w:pos="0"/>
        </w:tabs>
        <w:spacing w:line="600" w:lineRule="auto"/>
        <w:jc w:val="left"/>
        <w:rPr>
          <w:ins w:id="4932" w:author="UTENTE" w:date="2020-06-30T18:32:00Z"/>
          <w:rFonts w:ascii="Calibri" w:eastAsia="Calibri" w:hAnsi="Calibri" w:cs="Times New Roman"/>
          <w:lang w:val="en-US"/>
        </w:rPr>
      </w:pPr>
      <w:ins w:id="4933" w:author="UTENTE" w:date="2020-06-30T18:32:00Z">
        <w:r w:rsidRPr="00E573B8">
          <w:rPr>
            <w:rFonts w:ascii="Calibri" w:eastAsia="Calibri" w:hAnsi="Calibri" w:cs="Times New Roman"/>
            <w:lang w:val="en-US"/>
          </w:rPr>
          <w:t>227.</w:t>
        </w:r>
        <w:r w:rsidRPr="00E573B8">
          <w:rPr>
            <w:rFonts w:ascii="Calibri" w:eastAsia="Calibri" w:hAnsi="Calibri" w:cs="Times New Roman"/>
            <w:lang w:val="en-US"/>
          </w:rPr>
          <w:tab/>
          <w:t>n "As I close up the diner for the night and head out with Isaac, I can't help but feel a little relieved."</w:t>
        </w:r>
      </w:ins>
    </w:p>
    <w:p w14:paraId="5DDB1699" w14:textId="77777777" w:rsidR="00E573B8" w:rsidRPr="00E573B8" w:rsidRDefault="00E573B8" w:rsidP="00E573B8">
      <w:pPr>
        <w:tabs>
          <w:tab w:val="left" w:pos="0"/>
        </w:tabs>
        <w:spacing w:line="600" w:lineRule="auto"/>
        <w:jc w:val="left"/>
        <w:rPr>
          <w:ins w:id="4934" w:author="UTENTE" w:date="2020-06-30T18:32:00Z"/>
          <w:rFonts w:ascii="Calibri" w:eastAsia="Calibri" w:hAnsi="Calibri" w:cs="Times New Roman"/>
          <w:lang w:val="en-US"/>
        </w:rPr>
      </w:pPr>
      <w:ins w:id="4935" w:author="UTENTE" w:date="2020-06-30T18:32:00Z">
        <w:r w:rsidRPr="00E573B8">
          <w:rPr>
            <w:rFonts w:ascii="Calibri" w:eastAsia="Calibri" w:hAnsi="Calibri" w:cs="Times New Roman"/>
            <w:lang w:val="en-US"/>
          </w:rPr>
          <w:t>228.</w:t>
        </w:r>
        <w:r w:rsidRPr="00E573B8">
          <w:rPr>
            <w:rFonts w:ascii="Calibri" w:eastAsia="Calibri" w:hAnsi="Calibri" w:cs="Times New Roman"/>
            <w:lang w:val="en-US"/>
          </w:rPr>
          <w:tab/>
          <w:t>n "Call me a coward, but having his \"protection\" is a lot more reassuring than going out alone."</w:t>
        </w:r>
      </w:ins>
    </w:p>
    <w:p w14:paraId="38FEE079" w14:textId="77777777" w:rsidR="00E573B8" w:rsidRPr="00E573B8" w:rsidRDefault="00E573B8" w:rsidP="00E573B8">
      <w:pPr>
        <w:tabs>
          <w:tab w:val="left" w:pos="0"/>
        </w:tabs>
        <w:spacing w:line="600" w:lineRule="auto"/>
        <w:jc w:val="left"/>
        <w:rPr>
          <w:ins w:id="4936" w:author="UTENTE" w:date="2020-06-30T18:32:00Z"/>
          <w:rFonts w:ascii="Calibri" w:eastAsia="Calibri" w:hAnsi="Calibri" w:cs="Times New Roman"/>
          <w:lang w:val="en-US"/>
        </w:rPr>
      </w:pPr>
      <w:ins w:id="4937" w:author="UTENTE" w:date="2020-06-30T18:32:00Z">
        <w:r w:rsidRPr="00E573B8">
          <w:rPr>
            <w:rFonts w:ascii="Calibri" w:eastAsia="Calibri" w:hAnsi="Calibri" w:cs="Times New Roman"/>
            <w:lang w:val="en-US"/>
          </w:rPr>
          <w:t>229.</w:t>
        </w:r>
        <w:r w:rsidRPr="00E573B8">
          <w:rPr>
            <w:rFonts w:ascii="Calibri" w:eastAsia="Calibri" w:hAnsi="Calibri" w:cs="Times New Roman"/>
            <w:lang w:val="en-US"/>
          </w:rPr>
          <w:tab/>
          <w:t>n "Is it worth the price, though? {w}I guess I'll have to find out."</w:t>
        </w:r>
        <w:r w:rsidRPr="00E573B8">
          <w:rPr>
            <w:rFonts w:ascii="Calibri" w:eastAsia="Calibri" w:hAnsi="Calibri" w:cs="Times New Roman"/>
            <w:lang w:val="en-US"/>
          </w:rPr>
          <w:br w:type="page"/>
        </w:r>
      </w:ins>
    </w:p>
    <w:p w14:paraId="24F64339" w14:textId="77777777" w:rsidR="00E573B8" w:rsidRPr="00E573B8" w:rsidRDefault="00E573B8" w:rsidP="00E573B8">
      <w:pPr>
        <w:tabs>
          <w:tab w:val="left" w:pos="0"/>
        </w:tabs>
        <w:spacing w:line="600" w:lineRule="auto"/>
        <w:jc w:val="left"/>
        <w:rPr>
          <w:ins w:id="4938" w:author="UTENTE" w:date="2020-06-30T18:32:00Z"/>
          <w:rFonts w:ascii="Calibri" w:eastAsia="Calibri" w:hAnsi="Calibri" w:cs="Times New Roman"/>
        </w:rPr>
      </w:pPr>
      <w:ins w:id="4939" w:author="UTENTE" w:date="2020-06-30T18:32:00Z">
        <w:r w:rsidRPr="00E573B8">
          <w:rPr>
            <w:rFonts w:ascii="Calibri" w:eastAsia="Calibri" w:hAnsi="Calibri" w:cs="Times New Roman"/>
          </w:rPr>
          <w:lastRenderedPageBreak/>
          <w:t>216.</w:t>
        </w:r>
        <w:r w:rsidRPr="00E573B8">
          <w:rPr>
            <w:rFonts w:ascii="Calibri" w:eastAsia="Calibri" w:hAnsi="Calibri" w:cs="Times New Roman"/>
          </w:rPr>
          <w:tab/>
          <w:t>n "Una voce spensierata mi richiama da dietro di me, interrompendo i miei pensieri, e mi rendo conto che è entrato un nuovo cliente."</w:t>
        </w:r>
      </w:ins>
    </w:p>
    <w:p w14:paraId="167D9D34" w14:textId="77777777" w:rsidR="00E573B8" w:rsidRPr="00E573B8" w:rsidRDefault="00E573B8" w:rsidP="00E573B8">
      <w:pPr>
        <w:tabs>
          <w:tab w:val="left" w:pos="0"/>
        </w:tabs>
        <w:spacing w:line="600" w:lineRule="auto"/>
        <w:jc w:val="left"/>
        <w:rPr>
          <w:ins w:id="4940" w:author="UTENTE" w:date="2020-06-30T18:32:00Z"/>
          <w:rFonts w:ascii="Calibri" w:eastAsia="Calibri" w:hAnsi="Calibri" w:cs="Times New Roman"/>
        </w:rPr>
      </w:pPr>
      <w:ins w:id="4941" w:author="UTENTE" w:date="2020-06-30T18:32:00Z">
        <w:r w:rsidRPr="00E573B8">
          <w:rPr>
            <w:rFonts w:ascii="Calibri" w:eastAsia="Calibri" w:hAnsi="Calibri" w:cs="Times New Roman"/>
          </w:rPr>
          <w:t>217.</w:t>
        </w:r>
        <w:r w:rsidRPr="00E573B8">
          <w:rPr>
            <w:rFonts w:ascii="Calibri" w:eastAsia="Calibri" w:hAnsi="Calibri" w:cs="Times New Roman"/>
          </w:rPr>
          <w:tab/>
          <w:t>n "…No, non un cliente. {w}Isaac."</w:t>
        </w:r>
      </w:ins>
    </w:p>
    <w:p w14:paraId="6C048FE8" w14:textId="77777777" w:rsidR="00E573B8" w:rsidRPr="00E573B8" w:rsidRDefault="00E573B8" w:rsidP="00E573B8">
      <w:pPr>
        <w:tabs>
          <w:tab w:val="left" w:pos="0"/>
        </w:tabs>
        <w:spacing w:line="600" w:lineRule="auto"/>
        <w:jc w:val="left"/>
        <w:rPr>
          <w:ins w:id="4942" w:author="UTENTE" w:date="2020-06-30T18:32:00Z"/>
          <w:rFonts w:ascii="Calibri" w:eastAsia="Calibri" w:hAnsi="Calibri" w:cs="Times New Roman"/>
        </w:rPr>
      </w:pPr>
      <w:ins w:id="4943" w:author="UTENTE" w:date="2020-06-30T18:32:00Z">
        <w:r w:rsidRPr="00E573B8">
          <w:rPr>
            <w:rFonts w:ascii="Calibri" w:eastAsia="Calibri" w:hAnsi="Calibri" w:cs="Times New Roman"/>
          </w:rPr>
          <w:t>218.</w:t>
        </w:r>
        <w:r w:rsidRPr="00E573B8">
          <w:rPr>
            <w:rFonts w:ascii="Calibri" w:eastAsia="Calibri" w:hAnsi="Calibri" w:cs="Times New Roman"/>
          </w:rPr>
          <w:tab/>
          <w:t>mc "\"Oh, quindi sei venuto alla fine, eh?\""</w:t>
        </w:r>
      </w:ins>
    </w:p>
    <w:p w14:paraId="0611A415" w14:textId="77777777" w:rsidR="00E573B8" w:rsidRPr="00E573B8" w:rsidRDefault="00E573B8" w:rsidP="00E573B8">
      <w:pPr>
        <w:tabs>
          <w:tab w:val="left" w:pos="0"/>
        </w:tabs>
        <w:spacing w:line="600" w:lineRule="auto"/>
        <w:jc w:val="left"/>
        <w:rPr>
          <w:ins w:id="4944" w:author="UTENTE" w:date="2020-06-30T18:32:00Z"/>
          <w:rFonts w:ascii="Calibri" w:eastAsia="Calibri" w:hAnsi="Calibri" w:cs="Times New Roman"/>
        </w:rPr>
      </w:pPr>
      <w:ins w:id="4945" w:author="UTENTE" w:date="2020-06-30T18:32:00Z">
        <w:r w:rsidRPr="00E573B8">
          <w:rPr>
            <w:rFonts w:ascii="Calibri" w:eastAsia="Calibri" w:hAnsi="Calibri" w:cs="Times New Roman"/>
          </w:rPr>
          <w:t>219.</w:t>
        </w:r>
        <w:r w:rsidRPr="00E573B8">
          <w:rPr>
            <w:rFonts w:ascii="Calibri" w:eastAsia="Calibri" w:hAnsi="Calibri" w:cs="Times New Roman"/>
          </w:rPr>
          <w:tab/>
          <w:t>mc "\"Sono contento che tu abbia deciso di farmi dono della tua compagnia.\""</w:t>
        </w:r>
      </w:ins>
    </w:p>
    <w:p w14:paraId="6DD06336" w14:textId="77777777" w:rsidR="00E573B8" w:rsidRPr="00E573B8" w:rsidRDefault="00E573B8" w:rsidP="00E573B8">
      <w:pPr>
        <w:tabs>
          <w:tab w:val="left" w:pos="0"/>
        </w:tabs>
        <w:spacing w:line="600" w:lineRule="auto"/>
        <w:jc w:val="left"/>
        <w:rPr>
          <w:ins w:id="4946" w:author="UTENTE" w:date="2020-06-30T18:32:00Z"/>
          <w:rFonts w:ascii="Calibri" w:eastAsia="Calibri" w:hAnsi="Calibri" w:cs="Times New Roman"/>
        </w:rPr>
      </w:pPr>
      <w:ins w:id="4947" w:author="UTENTE" w:date="2020-06-30T18:32:00Z">
        <w:r w:rsidRPr="00E573B8">
          <w:rPr>
            <w:rFonts w:ascii="Calibri" w:eastAsia="Calibri" w:hAnsi="Calibri" w:cs="Times New Roman"/>
          </w:rPr>
          <w:t>220.</w:t>
        </w:r>
        <w:r w:rsidRPr="00E573B8">
          <w:rPr>
            <w:rFonts w:ascii="Calibri" w:eastAsia="Calibri" w:hAnsi="Calibri" w:cs="Times New Roman"/>
          </w:rPr>
          <w:tab/>
          <w:t>i "\"Beh, dovrai lavorare su questo tuo atteggiamento se vuoi scalare la gerarchia aziendale!\""</w:t>
        </w:r>
      </w:ins>
    </w:p>
    <w:p w14:paraId="6E7B078D" w14:textId="77777777" w:rsidR="00E573B8" w:rsidRPr="00E573B8" w:rsidRDefault="00E573B8" w:rsidP="00E573B8">
      <w:pPr>
        <w:tabs>
          <w:tab w:val="left" w:pos="0"/>
        </w:tabs>
        <w:spacing w:line="600" w:lineRule="auto"/>
        <w:jc w:val="left"/>
        <w:rPr>
          <w:ins w:id="4948" w:author="UTENTE" w:date="2020-06-30T18:32:00Z"/>
          <w:rFonts w:ascii="Calibri" w:eastAsia="Calibri" w:hAnsi="Calibri" w:cs="Times New Roman"/>
        </w:rPr>
      </w:pPr>
      <w:ins w:id="4949" w:author="UTENTE" w:date="2020-06-30T18:32:00Z">
        <w:r w:rsidRPr="00E573B8">
          <w:rPr>
            <w:rFonts w:ascii="Calibri" w:eastAsia="Calibri" w:hAnsi="Calibri" w:cs="Times New Roman"/>
          </w:rPr>
          <w:t>221.</w:t>
        </w:r>
        <w:r w:rsidRPr="00E573B8">
          <w:rPr>
            <w:rFonts w:ascii="Calibri" w:eastAsia="Calibri" w:hAnsi="Calibri" w:cs="Times New Roman"/>
          </w:rPr>
          <w:tab/>
          <w:t>n "Tirandosi su gli occhiali, Isaac mi lancia un sorriso energico e vivace."</w:t>
        </w:r>
      </w:ins>
    </w:p>
    <w:p w14:paraId="00DD8CA9" w14:textId="77777777" w:rsidR="00E573B8" w:rsidRPr="00E573B8" w:rsidRDefault="00E573B8" w:rsidP="00E573B8">
      <w:pPr>
        <w:tabs>
          <w:tab w:val="left" w:pos="0"/>
        </w:tabs>
        <w:spacing w:line="600" w:lineRule="auto"/>
        <w:jc w:val="left"/>
        <w:rPr>
          <w:ins w:id="4950" w:author="UTENTE" w:date="2020-06-30T18:32:00Z"/>
          <w:rFonts w:ascii="Calibri" w:eastAsia="Calibri" w:hAnsi="Calibri" w:cs="Times New Roman"/>
        </w:rPr>
      </w:pPr>
      <w:ins w:id="4951" w:author="UTENTE" w:date="2020-06-30T18:32:00Z">
        <w:r w:rsidRPr="00E573B8">
          <w:rPr>
            <w:rFonts w:ascii="Calibri" w:eastAsia="Calibri" w:hAnsi="Calibri" w:cs="Times New Roman"/>
          </w:rPr>
          <w:t>222.</w:t>
        </w:r>
        <w:r w:rsidRPr="00E573B8">
          <w:rPr>
            <w:rFonts w:ascii="Calibri" w:eastAsia="Calibri" w:hAnsi="Calibri" w:cs="Times New Roman"/>
          </w:rPr>
          <w:tab/>
          <w:t>n "Giuro che la sua faccia mi ispira pugni ogni volta di più."</w:t>
        </w:r>
      </w:ins>
    </w:p>
    <w:p w14:paraId="4E69DA2E" w14:textId="77777777" w:rsidR="00E573B8" w:rsidRPr="00E573B8" w:rsidRDefault="00E573B8" w:rsidP="00E573B8">
      <w:pPr>
        <w:tabs>
          <w:tab w:val="left" w:pos="0"/>
        </w:tabs>
        <w:spacing w:line="600" w:lineRule="auto"/>
        <w:jc w:val="left"/>
        <w:rPr>
          <w:ins w:id="4952" w:author="UTENTE" w:date="2020-06-30T18:32:00Z"/>
          <w:rFonts w:ascii="Calibri" w:eastAsia="Calibri" w:hAnsi="Calibri" w:cs="Times New Roman"/>
        </w:rPr>
      </w:pPr>
      <w:ins w:id="4953" w:author="UTENTE" w:date="2020-06-30T18:32:00Z">
        <w:r w:rsidRPr="00E573B8">
          <w:rPr>
            <w:rFonts w:ascii="Calibri" w:eastAsia="Calibri" w:hAnsi="Calibri" w:cs="Times New Roman"/>
          </w:rPr>
          <w:t>223.</w:t>
        </w:r>
        <w:r w:rsidRPr="00E573B8">
          <w:rPr>
            <w:rFonts w:ascii="Calibri" w:eastAsia="Calibri" w:hAnsi="Calibri" w:cs="Times New Roman"/>
          </w:rPr>
          <w:tab/>
          <w:t>n "Per qualcuno che non si fa nessun problema a ricattare gli altri, è fottutamente spensierato."</w:t>
        </w:r>
      </w:ins>
    </w:p>
    <w:p w14:paraId="4DE3E5B0" w14:textId="77777777" w:rsidR="00E573B8" w:rsidRPr="00E573B8" w:rsidRDefault="00E573B8" w:rsidP="00E573B8">
      <w:pPr>
        <w:tabs>
          <w:tab w:val="left" w:pos="0"/>
        </w:tabs>
        <w:spacing w:line="600" w:lineRule="auto"/>
        <w:jc w:val="left"/>
        <w:rPr>
          <w:ins w:id="4954" w:author="UTENTE" w:date="2020-06-30T18:32:00Z"/>
          <w:rFonts w:ascii="Calibri" w:eastAsia="Calibri" w:hAnsi="Calibri" w:cs="Times New Roman"/>
        </w:rPr>
      </w:pPr>
      <w:ins w:id="4955" w:author="UTENTE" w:date="2020-06-30T18:32:00Z">
        <w:r w:rsidRPr="00E573B8">
          <w:rPr>
            <w:rFonts w:ascii="Calibri" w:eastAsia="Calibri" w:hAnsi="Calibri" w:cs="Times New Roman"/>
          </w:rPr>
          <w:t>224.</w:t>
        </w:r>
        <w:r w:rsidRPr="00E573B8">
          <w:rPr>
            <w:rFonts w:ascii="Calibri" w:eastAsia="Calibri" w:hAnsi="Calibri" w:cs="Times New Roman"/>
          </w:rPr>
          <w:tab/>
          <w:t>i "\"Allora, sei pronto per uscire?\""</w:t>
        </w:r>
      </w:ins>
    </w:p>
    <w:p w14:paraId="3AEF611D" w14:textId="77777777" w:rsidR="00E573B8" w:rsidRPr="00E573B8" w:rsidRDefault="00E573B8" w:rsidP="00E573B8">
      <w:pPr>
        <w:tabs>
          <w:tab w:val="left" w:pos="0"/>
        </w:tabs>
        <w:spacing w:line="600" w:lineRule="auto"/>
        <w:jc w:val="left"/>
        <w:rPr>
          <w:ins w:id="4956" w:author="UTENTE" w:date="2020-06-30T18:32:00Z"/>
          <w:rFonts w:ascii="Calibri" w:eastAsia="Calibri" w:hAnsi="Calibri" w:cs="Times New Roman"/>
        </w:rPr>
      </w:pPr>
      <w:ins w:id="4957" w:author="UTENTE" w:date="2020-06-30T18:32:00Z">
        <w:r w:rsidRPr="00E573B8">
          <w:rPr>
            <w:rFonts w:ascii="Calibri" w:eastAsia="Calibri" w:hAnsi="Calibri" w:cs="Times New Roman"/>
          </w:rPr>
          <w:t>225.</w:t>
        </w:r>
        <w:r w:rsidRPr="00E573B8">
          <w:rPr>
            <w:rFonts w:ascii="Calibri" w:eastAsia="Calibri" w:hAnsi="Calibri" w:cs="Times New Roman"/>
          </w:rPr>
          <w:tab/>
          <w:t>i "\"Preferirei non stare qui troppo a lungo. Sento già l'unto che penetra il mio abito.\""</w:t>
        </w:r>
      </w:ins>
    </w:p>
    <w:p w14:paraId="0C6D56A7" w14:textId="77777777" w:rsidR="00E573B8" w:rsidRPr="00E573B8" w:rsidRDefault="00E573B8" w:rsidP="00E573B8">
      <w:pPr>
        <w:tabs>
          <w:tab w:val="left" w:pos="0"/>
        </w:tabs>
        <w:spacing w:line="600" w:lineRule="auto"/>
        <w:jc w:val="left"/>
        <w:rPr>
          <w:ins w:id="4958" w:author="UTENTE" w:date="2020-06-30T18:32:00Z"/>
          <w:rFonts w:ascii="Calibri" w:eastAsia="Calibri" w:hAnsi="Calibri" w:cs="Times New Roman"/>
        </w:rPr>
      </w:pPr>
      <w:ins w:id="4959" w:author="UTENTE" w:date="2020-06-30T18:32:00Z">
        <w:r w:rsidRPr="00E573B8">
          <w:rPr>
            <w:rFonts w:ascii="Calibri" w:eastAsia="Calibri" w:hAnsi="Calibri" w:cs="Times New Roman"/>
          </w:rPr>
          <w:t>226.</w:t>
        </w:r>
        <w:r w:rsidRPr="00E573B8">
          <w:rPr>
            <w:rFonts w:ascii="Calibri" w:eastAsia="Calibri" w:hAnsi="Calibri" w:cs="Times New Roman"/>
          </w:rPr>
          <w:tab/>
          <w:t>mc "\"Sì sì, va bene. Prendo le chiavi.\""</w:t>
        </w:r>
      </w:ins>
    </w:p>
    <w:p w14:paraId="59A1F239" w14:textId="77777777" w:rsidR="00E573B8" w:rsidRPr="00E573B8" w:rsidRDefault="00E573B8" w:rsidP="00E573B8">
      <w:pPr>
        <w:tabs>
          <w:tab w:val="left" w:pos="0"/>
        </w:tabs>
        <w:spacing w:line="600" w:lineRule="auto"/>
        <w:jc w:val="left"/>
        <w:rPr>
          <w:ins w:id="4960" w:author="UTENTE" w:date="2020-06-30T18:32:00Z"/>
          <w:rFonts w:ascii="Calibri" w:eastAsia="Calibri" w:hAnsi="Calibri" w:cs="Times New Roman"/>
        </w:rPr>
      </w:pPr>
      <w:ins w:id="4961" w:author="UTENTE" w:date="2020-06-30T18:32:00Z">
        <w:r w:rsidRPr="00E573B8">
          <w:rPr>
            <w:rFonts w:ascii="Calibri" w:eastAsia="Calibri" w:hAnsi="Calibri" w:cs="Times New Roman"/>
          </w:rPr>
          <w:t>227.</w:t>
        </w:r>
        <w:r w:rsidRPr="00E573B8">
          <w:rPr>
            <w:rFonts w:ascii="Calibri" w:eastAsia="Calibri" w:hAnsi="Calibri" w:cs="Times New Roman"/>
          </w:rPr>
          <w:tab/>
          <w:t>n "Mentre chiudo il locale e raggiungo Isaac fuori, non posso fare a meno di sentirmi un minimo sollevato."</w:t>
        </w:r>
      </w:ins>
    </w:p>
    <w:p w14:paraId="34D65F55" w14:textId="77777777" w:rsidR="00E573B8" w:rsidRPr="00E573B8" w:rsidRDefault="00E573B8" w:rsidP="00E573B8">
      <w:pPr>
        <w:tabs>
          <w:tab w:val="left" w:pos="0"/>
        </w:tabs>
        <w:spacing w:line="600" w:lineRule="auto"/>
        <w:jc w:val="left"/>
        <w:rPr>
          <w:ins w:id="4962" w:author="UTENTE" w:date="2020-06-30T18:32:00Z"/>
          <w:rFonts w:ascii="Calibri" w:eastAsia="Calibri" w:hAnsi="Calibri" w:cs="Times New Roman"/>
        </w:rPr>
      </w:pPr>
      <w:ins w:id="4963" w:author="UTENTE" w:date="2020-06-30T18:32:00Z">
        <w:r w:rsidRPr="00E573B8">
          <w:rPr>
            <w:rFonts w:ascii="Calibri" w:eastAsia="Calibri" w:hAnsi="Calibri" w:cs="Times New Roman"/>
          </w:rPr>
          <w:t>228.</w:t>
        </w:r>
        <w:r w:rsidRPr="00E573B8">
          <w:rPr>
            <w:rFonts w:ascii="Calibri" w:eastAsia="Calibri" w:hAnsi="Calibri" w:cs="Times New Roman"/>
          </w:rPr>
          <w:tab/>
          <w:t>n "Chiamatemi codardo, ma avere la sua \"protezione\" è molto più rassicurante che uscire da solo."</w:t>
        </w:r>
      </w:ins>
    </w:p>
    <w:p w14:paraId="1F140591" w14:textId="77777777" w:rsidR="00E573B8" w:rsidRPr="00E573B8" w:rsidRDefault="00E573B8" w:rsidP="00E573B8">
      <w:pPr>
        <w:tabs>
          <w:tab w:val="left" w:pos="0"/>
        </w:tabs>
        <w:spacing w:line="600" w:lineRule="auto"/>
        <w:jc w:val="left"/>
        <w:rPr>
          <w:ins w:id="4964" w:author="UTENTE" w:date="2020-06-30T18:32:00Z"/>
          <w:rFonts w:ascii="Calibri" w:eastAsia="Calibri" w:hAnsi="Calibri" w:cs="Times New Roman"/>
        </w:rPr>
      </w:pPr>
      <w:ins w:id="4965" w:author="UTENTE" w:date="2020-06-30T18:32:00Z">
        <w:r w:rsidRPr="00E573B8">
          <w:rPr>
            <w:rFonts w:ascii="Calibri" w:eastAsia="Calibri" w:hAnsi="Calibri" w:cs="Times New Roman"/>
          </w:rPr>
          <w:t>229.</w:t>
        </w:r>
        <w:r w:rsidRPr="00E573B8">
          <w:rPr>
            <w:rFonts w:ascii="Calibri" w:eastAsia="Calibri" w:hAnsi="Calibri" w:cs="Times New Roman"/>
          </w:rPr>
          <w:tab/>
          <w:t>n "Ne vale la pena, però? {w}Immagino che dovrò scoprirlo."</w:t>
        </w:r>
        <w:r w:rsidRPr="00E573B8">
          <w:rPr>
            <w:rFonts w:ascii="Calibri" w:eastAsia="Calibri" w:hAnsi="Calibri" w:cs="Times New Roman"/>
          </w:rPr>
          <w:br w:type="page"/>
        </w:r>
      </w:ins>
    </w:p>
    <w:p w14:paraId="5E263C4D" w14:textId="77777777" w:rsidR="00E573B8" w:rsidRPr="00E573B8" w:rsidRDefault="00E573B8" w:rsidP="00E573B8">
      <w:pPr>
        <w:tabs>
          <w:tab w:val="left" w:pos="0"/>
        </w:tabs>
        <w:spacing w:line="600" w:lineRule="auto"/>
        <w:jc w:val="left"/>
        <w:rPr>
          <w:ins w:id="4966" w:author="UTENTE" w:date="2020-06-30T18:32:00Z"/>
          <w:rFonts w:ascii="Calibri" w:eastAsia="Calibri" w:hAnsi="Calibri" w:cs="Times New Roman"/>
          <w:lang w:val="en-US"/>
        </w:rPr>
      </w:pPr>
      <w:ins w:id="4967" w:author="UTENTE" w:date="2020-06-30T18:32:00Z">
        <w:r w:rsidRPr="00E573B8">
          <w:rPr>
            <w:rFonts w:ascii="Calibri" w:eastAsia="Calibri" w:hAnsi="Calibri" w:cs="Times New Roman"/>
            <w:lang w:val="en-US"/>
          </w:rPr>
          <w:lastRenderedPageBreak/>
          <w:t>230.</w:t>
        </w:r>
        <w:r w:rsidRPr="00E573B8">
          <w:rPr>
            <w:rFonts w:ascii="Calibri" w:eastAsia="Calibri" w:hAnsi="Calibri" w:cs="Times New Roman"/>
            <w:lang w:val="en-US"/>
          </w:rPr>
          <w:tab/>
          <w:t>mcp "\"Where are we going?\""</w:t>
        </w:r>
      </w:ins>
    </w:p>
    <w:p w14:paraId="7BE451C0" w14:textId="77777777" w:rsidR="00E573B8" w:rsidRPr="00E573B8" w:rsidRDefault="00E573B8" w:rsidP="00E573B8">
      <w:pPr>
        <w:tabs>
          <w:tab w:val="left" w:pos="0"/>
        </w:tabs>
        <w:spacing w:line="600" w:lineRule="auto"/>
        <w:jc w:val="left"/>
        <w:rPr>
          <w:ins w:id="4968" w:author="UTENTE" w:date="2020-06-30T18:32:00Z"/>
          <w:rFonts w:ascii="Calibri" w:eastAsia="Calibri" w:hAnsi="Calibri" w:cs="Times New Roman"/>
          <w:lang w:val="en-US"/>
        </w:rPr>
      </w:pPr>
      <w:ins w:id="4969" w:author="UTENTE" w:date="2020-06-30T18:32:00Z">
        <w:r w:rsidRPr="00E573B8">
          <w:rPr>
            <w:rFonts w:ascii="Calibri" w:eastAsia="Calibri" w:hAnsi="Calibri" w:cs="Times New Roman"/>
            <w:lang w:val="en-US"/>
          </w:rPr>
          <w:t>231.</w:t>
        </w:r>
        <w:r w:rsidRPr="00E573B8">
          <w:rPr>
            <w:rFonts w:ascii="Calibri" w:eastAsia="Calibri" w:hAnsi="Calibri" w:cs="Times New Roman"/>
            <w:lang w:val="en-US"/>
          </w:rPr>
          <w:tab/>
          <w:t>n "I question Isaac as he extends an arm to call a taxi, and his golden eyes flick towards me."</w:t>
        </w:r>
      </w:ins>
    </w:p>
    <w:p w14:paraId="012135A7" w14:textId="77777777" w:rsidR="00E573B8" w:rsidRPr="00E573B8" w:rsidRDefault="00E573B8" w:rsidP="00E573B8">
      <w:pPr>
        <w:tabs>
          <w:tab w:val="left" w:pos="0"/>
        </w:tabs>
        <w:spacing w:line="600" w:lineRule="auto"/>
        <w:jc w:val="left"/>
        <w:rPr>
          <w:ins w:id="4970" w:author="UTENTE" w:date="2020-06-30T18:32:00Z"/>
          <w:rFonts w:ascii="Calibri" w:eastAsia="Calibri" w:hAnsi="Calibri" w:cs="Times New Roman"/>
          <w:lang w:val="en-US"/>
        </w:rPr>
      </w:pPr>
      <w:ins w:id="4971" w:author="UTENTE" w:date="2020-06-30T18:32:00Z">
        <w:r w:rsidRPr="00E573B8">
          <w:rPr>
            <w:rFonts w:ascii="Calibri" w:eastAsia="Calibri" w:hAnsi="Calibri" w:cs="Times New Roman"/>
            <w:lang w:val="en-US"/>
          </w:rPr>
          <w:t>232.</w:t>
        </w:r>
        <w:r w:rsidRPr="00E573B8">
          <w:rPr>
            <w:rFonts w:ascii="Calibri" w:eastAsia="Calibri" w:hAnsi="Calibri" w:cs="Times New Roman"/>
            <w:lang w:val="en-US"/>
          </w:rPr>
          <w:tab/>
          <w:t>ip "\"Why, to our apartment, naturally.\""</w:t>
        </w:r>
      </w:ins>
    </w:p>
    <w:p w14:paraId="721407BB" w14:textId="77777777" w:rsidR="00E573B8" w:rsidRPr="00E573B8" w:rsidRDefault="00E573B8" w:rsidP="00E573B8">
      <w:pPr>
        <w:tabs>
          <w:tab w:val="left" w:pos="0"/>
        </w:tabs>
        <w:spacing w:line="600" w:lineRule="auto"/>
        <w:jc w:val="left"/>
        <w:rPr>
          <w:ins w:id="4972" w:author="UTENTE" w:date="2020-06-30T18:32:00Z"/>
          <w:rFonts w:ascii="Calibri" w:eastAsia="Calibri" w:hAnsi="Calibri" w:cs="Times New Roman"/>
          <w:lang w:val="en-US"/>
        </w:rPr>
      </w:pPr>
      <w:ins w:id="4973" w:author="UTENTE" w:date="2020-06-30T18:32:00Z">
        <w:r w:rsidRPr="00E573B8">
          <w:rPr>
            <w:rFonts w:ascii="Calibri" w:eastAsia="Calibri" w:hAnsi="Calibri" w:cs="Times New Roman"/>
            <w:lang w:val="en-US"/>
          </w:rPr>
          <w:t>233.</w:t>
        </w:r>
        <w:r w:rsidRPr="00E573B8">
          <w:rPr>
            <w:rFonts w:ascii="Calibri" w:eastAsia="Calibri" w:hAnsi="Calibri" w:cs="Times New Roman"/>
            <w:lang w:val="en-US"/>
          </w:rPr>
          <w:tab/>
          <w:t>mcp "\"…'Our' apartment?\""</w:t>
        </w:r>
      </w:ins>
    </w:p>
    <w:p w14:paraId="05797664" w14:textId="77777777" w:rsidR="00E573B8" w:rsidRPr="00E573B8" w:rsidRDefault="00E573B8" w:rsidP="00E573B8">
      <w:pPr>
        <w:tabs>
          <w:tab w:val="left" w:pos="0"/>
        </w:tabs>
        <w:spacing w:line="600" w:lineRule="auto"/>
        <w:jc w:val="left"/>
        <w:rPr>
          <w:ins w:id="4974" w:author="UTENTE" w:date="2020-06-30T18:32:00Z"/>
          <w:rFonts w:ascii="Calibri" w:eastAsia="Calibri" w:hAnsi="Calibri" w:cs="Times New Roman"/>
          <w:lang w:val="en-US"/>
        </w:rPr>
      </w:pPr>
      <w:ins w:id="4975" w:author="UTENTE" w:date="2020-06-30T18:32:00Z">
        <w:r w:rsidRPr="00E573B8">
          <w:rPr>
            <w:rFonts w:ascii="Calibri" w:eastAsia="Calibri" w:hAnsi="Calibri" w:cs="Times New Roman"/>
            <w:lang w:val="en-US"/>
          </w:rPr>
          <w:t>234.</w:t>
        </w:r>
        <w:r w:rsidRPr="00E573B8">
          <w:rPr>
            <w:rFonts w:ascii="Calibri" w:eastAsia="Calibri" w:hAnsi="Calibri" w:cs="Times New Roman"/>
            <w:lang w:val="en-US"/>
          </w:rPr>
          <w:tab/>
          <w:t>ip "\"Mine and Luka's. We're roommates, since it makes our cooperative work a lot easier.\""</w:t>
        </w:r>
      </w:ins>
    </w:p>
    <w:p w14:paraId="1FBF9719" w14:textId="77777777" w:rsidR="00E573B8" w:rsidRPr="00E573B8" w:rsidRDefault="00E573B8" w:rsidP="00E573B8">
      <w:pPr>
        <w:tabs>
          <w:tab w:val="left" w:pos="0"/>
        </w:tabs>
        <w:spacing w:line="600" w:lineRule="auto"/>
        <w:jc w:val="left"/>
        <w:rPr>
          <w:ins w:id="4976" w:author="UTENTE" w:date="2020-06-30T18:32:00Z"/>
          <w:rFonts w:ascii="Calibri" w:eastAsia="Calibri" w:hAnsi="Calibri" w:cs="Times New Roman"/>
          <w:lang w:val="en-US"/>
        </w:rPr>
      </w:pPr>
      <w:ins w:id="4977" w:author="UTENTE" w:date="2020-06-30T18:32:00Z">
        <w:r w:rsidRPr="00E573B8">
          <w:rPr>
            <w:rFonts w:ascii="Calibri" w:eastAsia="Calibri" w:hAnsi="Calibri" w:cs="Times New Roman"/>
            <w:lang w:val="en-US"/>
          </w:rPr>
          <w:t>235.</w:t>
        </w:r>
        <w:r w:rsidRPr="00E573B8">
          <w:rPr>
            <w:rFonts w:ascii="Calibri" w:eastAsia="Calibri" w:hAnsi="Calibri" w:cs="Times New Roman"/>
            <w:lang w:val="en-US"/>
          </w:rPr>
          <w:tab/>
          <w:t>ip "\"He's out tonight, though, so you probably won't see him. Are you disappointed?\""</w:t>
        </w:r>
      </w:ins>
    </w:p>
    <w:p w14:paraId="14145979" w14:textId="77777777" w:rsidR="00E573B8" w:rsidRPr="00E573B8" w:rsidRDefault="00E573B8" w:rsidP="00E573B8">
      <w:pPr>
        <w:tabs>
          <w:tab w:val="left" w:pos="0"/>
        </w:tabs>
        <w:spacing w:line="600" w:lineRule="auto"/>
        <w:jc w:val="left"/>
        <w:rPr>
          <w:ins w:id="4978" w:author="UTENTE" w:date="2020-06-30T18:32:00Z"/>
          <w:rFonts w:ascii="Calibri" w:eastAsia="Calibri" w:hAnsi="Calibri" w:cs="Times New Roman"/>
          <w:lang w:val="en-US"/>
        </w:rPr>
      </w:pPr>
      <w:ins w:id="4979" w:author="UTENTE" w:date="2020-06-30T18:32:00Z">
        <w:r w:rsidRPr="00E573B8">
          <w:rPr>
            <w:rFonts w:ascii="Calibri" w:eastAsia="Calibri" w:hAnsi="Calibri" w:cs="Times New Roman"/>
            <w:lang w:val="en-US"/>
          </w:rPr>
          <w:t>236.</w:t>
        </w:r>
        <w:r w:rsidRPr="00E573B8">
          <w:rPr>
            <w:rFonts w:ascii="Calibri" w:eastAsia="Calibri" w:hAnsi="Calibri" w:cs="Times New Roman"/>
            <w:lang w:val="en-US"/>
          </w:rPr>
          <w:tab/>
          <w:t>mcp "\"About not meeting that blond brat? Yeah, real devastated.\""</w:t>
        </w:r>
      </w:ins>
    </w:p>
    <w:p w14:paraId="6BB9440E" w14:textId="77777777" w:rsidR="00E573B8" w:rsidRPr="00E573B8" w:rsidRDefault="00E573B8" w:rsidP="00E573B8">
      <w:pPr>
        <w:tabs>
          <w:tab w:val="left" w:pos="0"/>
        </w:tabs>
        <w:spacing w:line="600" w:lineRule="auto"/>
        <w:jc w:val="left"/>
        <w:rPr>
          <w:ins w:id="4980" w:author="UTENTE" w:date="2020-06-30T18:32:00Z"/>
          <w:rFonts w:ascii="Calibri" w:eastAsia="Calibri" w:hAnsi="Calibri" w:cs="Times New Roman"/>
          <w:lang w:val="en-US"/>
        </w:rPr>
      </w:pPr>
      <w:ins w:id="4981" w:author="UTENTE" w:date="2020-06-30T18:32:00Z">
        <w:r w:rsidRPr="00E573B8">
          <w:rPr>
            <w:rFonts w:ascii="Calibri" w:eastAsia="Calibri" w:hAnsi="Calibri" w:cs="Times New Roman"/>
            <w:lang w:val="en-US"/>
          </w:rPr>
          <w:t>237.</w:t>
        </w:r>
        <w:r w:rsidRPr="00E573B8">
          <w:rPr>
            <w:rFonts w:ascii="Calibri" w:eastAsia="Calibri" w:hAnsi="Calibri" w:cs="Times New Roman"/>
            <w:lang w:val="en-US"/>
          </w:rPr>
          <w:tab/>
          <w:t>mcp "\"Not sure if I'd say that. I think the poor kid hates my guts by now.\""</w:t>
        </w:r>
      </w:ins>
    </w:p>
    <w:p w14:paraId="3D74C9C4" w14:textId="77777777" w:rsidR="00E573B8" w:rsidRPr="00E573B8" w:rsidRDefault="00E573B8" w:rsidP="00E573B8">
      <w:pPr>
        <w:tabs>
          <w:tab w:val="left" w:pos="0"/>
        </w:tabs>
        <w:spacing w:line="600" w:lineRule="auto"/>
        <w:jc w:val="left"/>
        <w:rPr>
          <w:ins w:id="4982" w:author="UTENTE" w:date="2020-06-30T18:32:00Z"/>
          <w:rFonts w:ascii="Calibri" w:eastAsia="Calibri" w:hAnsi="Calibri" w:cs="Times New Roman"/>
          <w:lang w:val="en-US"/>
        </w:rPr>
      </w:pPr>
      <w:ins w:id="4983" w:author="UTENTE" w:date="2020-06-30T18:32:00Z">
        <w:r w:rsidRPr="00E573B8">
          <w:rPr>
            <w:rFonts w:ascii="Calibri" w:eastAsia="Calibri" w:hAnsi="Calibri" w:cs="Times New Roman"/>
            <w:lang w:val="en-US"/>
          </w:rPr>
          <w:t>238.</w:t>
        </w:r>
        <w:r w:rsidRPr="00E573B8">
          <w:rPr>
            <w:rFonts w:ascii="Calibri" w:eastAsia="Calibri" w:hAnsi="Calibri" w:cs="Times New Roman"/>
            <w:lang w:val="en-US"/>
          </w:rPr>
          <w:tab/>
          <w:t>n "Isaac laughs when I roll my eyes, but he nods understandingly."</w:t>
        </w:r>
      </w:ins>
    </w:p>
    <w:p w14:paraId="446D47A2" w14:textId="77777777" w:rsidR="00E573B8" w:rsidRPr="00E573B8" w:rsidRDefault="00E573B8" w:rsidP="00E573B8">
      <w:pPr>
        <w:tabs>
          <w:tab w:val="left" w:pos="0"/>
        </w:tabs>
        <w:spacing w:line="600" w:lineRule="auto"/>
        <w:jc w:val="left"/>
        <w:rPr>
          <w:ins w:id="4984" w:author="UTENTE" w:date="2020-06-30T18:32:00Z"/>
          <w:rFonts w:ascii="Calibri" w:eastAsia="Calibri" w:hAnsi="Calibri" w:cs="Times New Roman"/>
          <w:lang w:val="en-US"/>
        </w:rPr>
      </w:pPr>
      <w:ins w:id="4985" w:author="UTENTE" w:date="2020-06-30T18:32:00Z">
        <w:r w:rsidRPr="00E573B8">
          <w:rPr>
            <w:rFonts w:ascii="Calibri" w:eastAsia="Calibri" w:hAnsi="Calibri" w:cs="Times New Roman"/>
            <w:lang w:val="en-US"/>
          </w:rPr>
          <w:t>239.</w:t>
        </w:r>
        <w:r w:rsidRPr="00E573B8">
          <w:rPr>
            <w:rFonts w:ascii="Calibri" w:eastAsia="Calibri" w:hAnsi="Calibri" w:cs="Times New Roman"/>
            <w:lang w:val="en-US"/>
          </w:rPr>
          <w:tab/>
          <w:t>i "\"You're not the only one. Luka actually hates me, too.\""</w:t>
        </w:r>
      </w:ins>
    </w:p>
    <w:p w14:paraId="2F61ED1E" w14:textId="77777777" w:rsidR="00E573B8" w:rsidRPr="00E573B8" w:rsidRDefault="00E573B8" w:rsidP="00E573B8">
      <w:pPr>
        <w:tabs>
          <w:tab w:val="left" w:pos="0"/>
        </w:tabs>
        <w:spacing w:line="600" w:lineRule="auto"/>
        <w:jc w:val="left"/>
        <w:rPr>
          <w:ins w:id="4986" w:author="UTENTE" w:date="2020-06-30T18:32:00Z"/>
          <w:rFonts w:ascii="Calibri" w:eastAsia="Calibri" w:hAnsi="Calibri" w:cs="Times New Roman"/>
          <w:lang w:val="en-US"/>
        </w:rPr>
      </w:pPr>
      <w:ins w:id="4987" w:author="UTENTE" w:date="2020-06-30T18:32:00Z">
        <w:r w:rsidRPr="00E573B8">
          <w:rPr>
            <w:rFonts w:ascii="Calibri" w:eastAsia="Calibri" w:hAnsi="Calibri" w:cs="Times New Roman"/>
            <w:lang w:val="en-US"/>
          </w:rPr>
          <w:t>240.</w:t>
        </w:r>
        <w:r w:rsidRPr="00E573B8">
          <w:rPr>
            <w:rFonts w:ascii="Calibri" w:eastAsia="Calibri" w:hAnsi="Calibri" w:cs="Times New Roman"/>
            <w:lang w:val="en-US"/>
          </w:rPr>
          <w:tab/>
          <w:t>mcp "\"What? Why does he work with you, then?\""</w:t>
        </w:r>
      </w:ins>
    </w:p>
    <w:p w14:paraId="5AD25484" w14:textId="77777777" w:rsidR="00E573B8" w:rsidRPr="00E573B8" w:rsidRDefault="00E573B8" w:rsidP="00E573B8">
      <w:pPr>
        <w:tabs>
          <w:tab w:val="left" w:pos="0"/>
        </w:tabs>
        <w:spacing w:line="600" w:lineRule="auto"/>
        <w:jc w:val="left"/>
        <w:rPr>
          <w:ins w:id="4988" w:author="UTENTE" w:date="2020-06-30T18:32:00Z"/>
          <w:rFonts w:ascii="Calibri" w:eastAsia="Calibri" w:hAnsi="Calibri" w:cs="Times New Roman"/>
          <w:lang w:val="en-US"/>
        </w:rPr>
      </w:pPr>
      <w:ins w:id="4989" w:author="UTENTE" w:date="2020-06-30T18:32:00Z">
        <w:r w:rsidRPr="00E573B8">
          <w:rPr>
            <w:rFonts w:ascii="Calibri" w:eastAsia="Calibri" w:hAnsi="Calibri" w:cs="Times New Roman"/>
            <w:lang w:val="en-US"/>
          </w:rPr>
          <w:t>241.</w:t>
        </w:r>
        <w:r w:rsidRPr="00E573B8">
          <w:rPr>
            <w:rFonts w:ascii="Calibri" w:eastAsia="Calibri" w:hAnsi="Calibri" w:cs="Times New Roman"/>
            <w:lang w:val="en-US"/>
          </w:rPr>
          <w:tab/>
          <w:t>i "\"Convenience, mostly. I'm just a means to an end for him.\""</w:t>
        </w:r>
      </w:ins>
    </w:p>
    <w:p w14:paraId="520123C5" w14:textId="77777777" w:rsidR="00E573B8" w:rsidRPr="00E573B8" w:rsidRDefault="00E573B8" w:rsidP="00E573B8">
      <w:pPr>
        <w:tabs>
          <w:tab w:val="left" w:pos="0"/>
        </w:tabs>
        <w:spacing w:line="600" w:lineRule="auto"/>
        <w:jc w:val="left"/>
        <w:rPr>
          <w:ins w:id="4990" w:author="UTENTE" w:date="2020-06-30T18:32:00Z"/>
          <w:rFonts w:ascii="Calibri" w:eastAsia="Calibri" w:hAnsi="Calibri" w:cs="Times New Roman"/>
          <w:lang w:val="en-US"/>
        </w:rPr>
      </w:pPr>
      <w:ins w:id="4991" w:author="UTENTE" w:date="2020-06-30T18:32:00Z">
        <w:r w:rsidRPr="00E573B8">
          <w:rPr>
            <w:rFonts w:ascii="Calibri" w:eastAsia="Calibri" w:hAnsi="Calibri" w:cs="Times New Roman"/>
            <w:lang w:val="en-US"/>
          </w:rPr>
          <w:t>242.</w:t>
        </w:r>
        <w:r w:rsidRPr="00E573B8">
          <w:rPr>
            <w:rFonts w:ascii="Calibri" w:eastAsia="Calibri" w:hAnsi="Calibri" w:cs="Times New Roman"/>
            <w:lang w:val="en-US"/>
          </w:rPr>
          <w:tab/>
          <w:t>n "He shrugs indifferently, apparently not troubled by such a thing at all."</w:t>
        </w:r>
      </w:ins>
    </w:p>
    <w:p w14:paraId="10C611EA" w14:textId="77777777" w:rsidR="00E573B8" w:rsidRPr="00E573B8" w:rsidRDefault="00E573B8" w:rsidP="00E573B8">
      <w:pPr>
        <w:tabs>
          <w:tab w:val="left" w:pos="0"/>
        </w:tabs>
        <w:spacing w:line="600" w:lineRule="auto"/>
        <w:jc w:val="left"/>
        <w:rPr>
          <w:ins w:id="4992" w:author="UTENTE" w:date="2020-06-30T18:32:00Z"/>
          <w:rFonts w:ascii="Calibri" w:eastAsia="Calibri" w:hAnsi="Calibri" w:cs="Times New Roman"/>
          <w:lang w:val="en-US"/>
          <w:rPrChange w:id="4993" w:author="UTENTE" w:date="2020-06-30T18:32:00Z">
            <w:rPr>
              <w:ins w:id="4994" w:author="UTENTE" w:date="2020-06-30T18:32:00Z"/>
              <w:rFonts w:ascii="Calibri" w:eastAsia="Calibri" w:hAnsi="Calibri" w:cs="Times New Roman"/>
            </w:rPr>
          </w:rPrChange>
        </w:rPr>
      </w:pPr>
      <w:ins w:id="4995" w:author="UTENTE" w:date="2020-06-30T18:32:00Z">
        <w:r w:rsidRPr="00E573B8">
          <w:rPr>
            <w:rFonts w:ascii="Calibri" w:eastAsia="Calibri" w:hAnsi="Calibri" w:cs="Times New Roman"/>
            <w:lang w:val="en-US"/>
          </w:rPr>
          <w:t>243.</w:t>
        </w:r>
        <w:r w:rsidRPr="00E573B8">
          <w:rPr>
            <w:rFonts w:ascii="Calibri" w:eastAsia="Calibri" w:hAnsi="Calibri" w:cs="Times New Roman"/>
            <w:lang w:val="en-US"/>
          </w:rPr>
          <w:tab/>
          <w:t xml:space="preserve">i "\"I didn't rope him into working with me, unlike you. </w:t>
        </w:r>
        <w:r w:rsidRPr="00E573B8">
          <w:rPr>
            <w:rFonts w:ascii="Calibri" w:eastAsia="Calibri" w:hAnsi="Calibri" w:cs="Times New Roman"/>
            <w:lang w:val="en-US"/>
            <w:rPrChange w:id="4996" w:author="UTENTE" w:date="2020-06-30T18:32:00Z">
              <w:rPr>
                <w:rFonts w:ascii="Calibri" w:eastAsia="Calibri" w:hAnsi="Calibri" w:cs="Times New Roman"/>
              </w:rPr>
            </w:rPrChange>
          </w:rPr>
          <w:t>You should feel honored!\""</w:t>
        </w:r>
        <w:r w:rsidRPr="00E573B8">
          <w:rPr>
            <w:rFonts w:ascii="Calibri" w:eastAsia="Calibri" w:hAnsi="Calibri" w:cs="Times New Roman"/>
            <w:lang w:val="en-US"/>
            <w:rPrChange w:id="4997" w:author="UTENTE" w:date="2020-06-30T18:32:00Z">
              <w:rPr>
                <w:rFonts w:ascii="Calibri" w:eastAsia="Calibri" w:hAnsi="Calibri" w:cs="Times New Roman"/>
              </w:rPr>
            </w:rPrChange>
          </w:rPr>
          <w:br w:type="page"/>
        </w:r>
      </w:ins>
    </w:p>
    <w:p w14:paraId="19A9ED37" w14:textId="77777777" w:rsidR="00E573B8" w:rsidRPr="00E573B8" w:rsidRDefault="00E573B8" w:rsidP="00E573B8">
      <w:pPr>
        <w:tabs>
          <w:tab w:val="left" w:pos="0"/>
        </w:tabs>
        <w:spacing w:line="600" w:lineRule="auto"/>
        <w:jc w:val="left"/>
        <w:rPr>
          <w:ins w:id="4998" w:author="UTENTE" w:date="2020-06-30T18:32:00Z"/>
          <w:rFonts w:ascii="Calibri" w:eastAsia="Calibri" w:hAnsi="Calibri" w:cs="Times New Roman"/>
          <w:lang w:val="en-US"/>
          <w:rPrChange w:id="4999" w:author="UTENTE" w:date="2020-06-30T18:32:00Z">
            <w:rPr>
              <w:ins w:id="5000" w:author="UTENTE" w:date="2020-06-30T18:32:00Z"/>
              <w:rFonts w:ascii="Calibri" w:eastAsia="Calibri" w:hAnsi="Calibri" w:cs="Times New Roman"/>
            </w:rPr>
          </w:rPrChange>
        </w:rPr>
      </w:pPr>
      <w:ins w:id="5001" w:author="UTENTE" w:date="2020-06-30T18:32:00Z">
        <w:r w:rsidRPr="00E573B8">
          <w:rPr>
            <w:rFonts w:ascii="Calibri" w:eastAsia="Calibri" w:hAnsi="Calibri" w:cs="Times New Roman"/>
            <w:lang w:val="en-US"/>
            <w:rPrChange w:id="5002" w:author="UTENTE" w:date="2020-06-30T18:32:00Z">
              <w:rPr>
                <w:rFonts w:ascii="Calibri" w:eastAsia="Calibri" w:hAnsi="Calibri" w:cs="Times New Roman"/>
              </w:rPr>
            </w:rPrChange>
          </w:rPr>
          <w:lastRenderedPageBreak/>
          <w:t>230.</w:t>
        </w:r>
        <w:r w:rsidRPr="00E573B8">
          <w:rPr>
            <w:rFonts w:ascii="Calibri" w:eastAsia="Calibri" w:hAnsi="Calibri" w:cs="Times New Roman"/>
            <w:lang w:val="en-US"/>
            <w:rPrChange w:id="5003" w:author="UTENTE" w:date="2020-06-30T18:32:00Z">
              <w:rPr>
                <w:rFonts w:ascii="Calibri" w:eastAsia="Calibri" w:hAnsi="Calibri" w:cs="Times New Roman"/>
              </w:rPr>
            </w:rPrChange>
          </w:rPr>
          <w:tab/>
          <w:t>mcp "\"Dove stiamo andando?\""</w:t>
        </w:r>
      </w:ins>
    </w:p>
    <w:p w14:paraId="26FE1B18" w14:textId="77777777" w:rsidR="00E573B8" w:rsidRPr="00E573B8" w:rsidRDefault="00E573B8" w:rsidP="00E573B8">
      <w:pPr>
        <w:tabs>
          <w:tab w:val="left" w:pos="0"/>
        </w:tabs>
        <w:spacing w:line="600" w:lineRule="auto"/>
        <w:jc w:val="left"/>
        <w:rPr>
          <w:ins w:id="5004" w:author="UTENTE" w:date="2020-06-30T18:32:00Z"/>
          <w:rFonts w:ascii="Calibri" w:eastAsia="Calibri" w:hAnsi="Calibri" w:cs="Times New Roman"/>
        </w:rPr>
      </w:pPr>
      <w:ins w:id="5005" w:author="UTENTE" w:date="2020-06-30T18:32:00Z">
        <w:r w:rsidRPr="00E573B8">
          <w:rPr>
            <w:rFonts w:ascii="Calibri" w:eastAsia="Calibri" w:hAnsi="Calibri" w:cs="Times New Roman"/>
          </w:rPr>
          <w:t>231.</w:t>
        </w:r>
        <w:r w:rsidRPr="00E573B8">
          <w:rPr>
            <w:rFonts w:ascii="Calibri" w:eastAsia="Calibri" w:hAnsi="Calibri" w:cs="Times New Roman"/>
          </w:rPr>
          <w:tab/>
          <w:t>n "Chiedo ad Isaac mentre allunga un braccio per chiamare un taxi, e i suoi occhi dorati lampeggiano verso di me."</w:t>
        </w:r>
      </w:ins>
    </w:p>
    <w:p w14:paraId="7D621F76" w14:textId="77777777" w:rsidR="00E573B8" w:rsidRPr="00E573B8" w:rsidRDefault="00E573B8" w:rsidP="00E573B8">
      <w:pPr>
        <w:tabs>
          <w:tab w:val="left" w:pos="0"/>
        </w:tabs>
        <w:spacing w:line="600" w:lineRule="auto"/>
        <w:jc w:val="left"/>
        <w:rPr>
          <w:ins w:id="5006" w:author="UTENTE" w:date="2020-06-30T18:32:00Z"/>
          <w:rFonts w:ascii="Calibri" w:eastAsia="Calibri" w:hAnsi="Calibri" w:cs="Times New Roman"/>
        </w:rPr>
      </w:pPr>
      <w:ins w:id="5007" w:author="UTENTE" w:date="2020-06-30T18:32:00Z">
        <w:r w:rsidRPr="00E573B8">
          <w:rPr>
            <w:rFonts w:ascii="Calibri" w:eastAsia="Calibri" w:hAnsi="Calibri" w:cs="Times New Roman"/>
          </w:rPr>
          <w:t>232.</w:t>
        </w:r>
        <w:r w:rsidRPr="00E573B8">
          <w:rPr>
            <w:rFonts w:ascii="Calibri" w:eastAsia="Calibri" w:hAnsi="Calibri" w:cs="Times New Roman"/>
          </w:rPr>
          <w:tab/>
          <w:t>ip "\"Beh, al nostro appartamento, naturalmente.\""</w:t>
        </w:r>
      </w:ins>
    </w:p>
    <w:p w14:paraId="385DF777" w14:textId="77777777" w:rsidR="00E573B8" w:rsidRPr="00E573B8" w:rsidRDefault="00E573B8" w:rsidP="00E573B8">
      <w:pPr>
        <w:tabs>
          <w:tab w:val="left" w:pos="0"/>
        </w:tabs>
        <w:spacing w:line="600" w:lineRule="auto"/>
        <w:jc w:val="left"/>
        <w:rPr>
          <w:ins w:id="5008" w:author="UTENTE" w:date="2020-06-30T18:32:00Z"/>
          <w:rFonts w:ascii="Calibri" w:eastAsia="Calibri" w:hAnsi="Calibri" w:cs="Times New Roman"/>
        </w:rPr>
      </w:pPr>
      <w:ins w:id="5009" w:author="UTENTE" w:date="2020-06-30T18:32:00Z">
        <w:r w:rsidRPr="00E573B8">
          <w:rPr>
            <w:rFonts w:ascii="Calibri" w:eastAsia="Calibri" w:hAnsi="Calibri" w:cs="Times New Roman"/>
          </w:rPr>
          <w:t>233.</w:t>
        </w:r>
        <w:r w:rsidRPr="00E573B8">
          <w:rPr>
            <w:rFonts w:ascii="Calibri" w:eastAsia="Calibri" w:hAnsi="Calibri" w:cs="Times New Roman"/>
          </w:rPr>
          <w:tab/>
          <w:t>mcp "\"… il ‘nostro’ appartamento?\""</w:t>
        </w:r>
      </w:ins>
    </w:p>
    <w:p w14:paraId="07EB64FA" w14:textId="77777777" w:rsidR="00E573B8" w:rsidRPr="00E573B8" w:rsidRDefault="00E573B8" w:rsidP="00E573B8">
      <w:pPr>
        <w:tabs>
          <w:tab w:val="left" w:pos="0"/>
        </w:tabs>
        <w:spacing w:line="600" w:lineRule="auto"/>
        <w:jc w:val="left"/>
        <w:rPr>
          <w:ins w:id="5010" w:author="UTENTE" w:date="2020-06-30T18:32:00Z"/>
          <w:rFonts w:ascii="Calibri" w:eastAsia="Calibri" w:hAnsi="Calibri" w:cs="Times New Roman"/>
        </w:rPr>
      </w:pPr>
      <w:ins w:id="5011" w:author="UTENTE" w:date="2020-06-30T18:32:00Z">
        <w:r w:rsidRPr="00E573B8">
          <w:rPr>
            <w:rFonts w:ascii="Calibri" w:eastAsia="Calibri" w:hAnsi="Calibri" w:cs="Times New Roman"/>
          </w:rPr>
          <w:t>234.</w:t>
        </w:r>
        <w:r w:rsidRPr="00E573B8">
          <w:rPr>
            <w:rFonts w:ascii="Calibri" w:eastAsia="Calibri" w:hAnsi="Calibri" w:cs="Times New Roman"/>
          </w:rPr>
          <w:tab/>
          <w:t>ip "\"Mio e di Luka. Siamo coinquilini, dato che rende il lavoro cooperativo molto più facile.\""</w:t>
        </w:r>
      </w:ins>
    </w:p>
    <w:p w14:paraId="6C8D8F01" w14:textId="77777777" w:rsidR="00E573B8" w:rsidRPr="00E573B8" w:rsidRDefault="00E573B8" w:rsidP="00E573B8">
      <w:pPr>
        <w:tabs>
          <w:tab w:val="left" w:pos="0"/>
        </w:tabs>
        <w:spacing w:line="600" w:lineRule="auto"/>
        <w:jc w:val="left"/>
        <w:rPr>
          <w:ins w:id="5012" w:author="UTENTE" w:date="2020-06-30T18:32:00Z"/>
          <w:rFonts w:ascii="Calibri" w:eastAsia="Calibri" w:hAnsi="Calibri" w:cs="Times New Roman"/>
        </w:rPr>
      </w:pPr>
      <w:ins w:id="5013" w:author="UTENTE" w:date="2020-06-30T18:32:00Z">
        <w:r w:rsidRPr="00E573B8">
          <w:rPr>
            <w:rFonts w:ascii="Calibri" w:eastAsia="Calibri" w:hAnsi="Calibri" w:cs="Times New Roman"/>
          </w:rPr>
          <w:t>235.</w:t>
        </w:r>
        <w:r w:rsidRPr="00E573B8">
          <w:rPr>
            <w:rFonts w:ascii="Calibri" w:eastAsia="Calibri" w:hAnsi="Calibri" w:cs="Times New Roman"/>
          </w:rPr>
          <w:tab/>
          <w:t>ip "\"Stanotte è fuori, però, quindi probabilmente non lo incontrerai. Deluso?\""</w:t>
        </w:r>
      </w:ins>
    </w:p>
    <w:p w14:paraId="0DB3FE72" w14:textId="77777777" w:rsidR="00E573B8" w:rsidRPr="00E573B8" w:rsidRDefault="00E573B8" w:rsidP="00E573B8">
      <w:pPr>
        <w:tabs>
          <w:tab w:val="left" w:pos="0"/>
        </w:tabs>
        <w:spacing w:line="600" w:lineRule="auto"/>
        <w:jc w:val="left"/>
        <w:rPr>
          <w:ins w:id="5014" w:author="UTENTE" w:date="2020-06-30T18:32:00Z"/>
          <w:rFonts w:ascii="Calibri" w:eastAsia="Calibri" w:hAnsi="Calibri" w:cs="Times New Roman"/>
        </w:rPr>
      </w:pPr>
      <w:ins w:id="5015" w:author="UTENTE" w:date="2020-06-30T18:32:00Z">
        <w:r w:rsidRPr="00E573B8">
          <w:rPr>
            <w:rFonts w:ascii="Calibri" w:eastAsia="Calibri" w:hAnsi="Calibri" w:cs="Times New Roman"/>
          </w:rPr>
          <w:t>236.</w:t>
        </w:r>
        <w:r w:rsidRPr="00E573B8">
          <w:rPr>
            <w:rFonts w:ascii="Calibri" w:eastAsia="Calibri" w:hAnsi="Calibri" w:cs="Times New Roman"/>
          </w:rPr>
          <w:tab/>
          <w:t>mcp "\"Di non incontrare quel moccioso biondo? Certo, assolutamente devastato.\""</w:t>
        </w:r>
      </w:ins>
    </w:p>
    <w:p w14:paraId="4D35103D" w14:textId="77777777" w:rsidR="00E573B8" w:rsidRPr="00E573B8" w:rsidRDefault="00E573B8" w:rsidP="00E573B8">
      <w:pPr>
        <w:tabs>
          <w:tab w:val="left" w:pos="0"/>
        </w:tabs>
        <w:spacing w:line="600" w:lineRule="auto"/>
        <w:jc w:val="left"/>
        <w:rPr>
          <w:ins w:id="5016" w:author="UTENTE" w:date="2020-06-30T18:32:00Z"/>
          <w:rFonts w:ascii="Calibri" w:eastAsia="Calibri" w:hAnsi="Calibri" w:cs="Times New Roman"/>
        </w:rPr>
      </w:pPr>
      <w:ins w:id="5017" w:author="UTENTE" w:date="2020-06-30T18:32:00Z">
        <w:r w:rsidRPr="00E573B8">
          <w:rPr>
            <w:rFonts w:ascii="Calibri" w:eastAsia="Calibri" w:hAnsi="Calibri" w:cs="Times New Roman"/>
          </w:rPr>
          <w:t>237.</w:t>
        </w:r>
        <w:r w:rsidRPr="00E573B8">
          <w:rPr>
            <w:rFonts w:ascii="Calibri" w:eastAsia="Calibri" w:hAnsi="Calibri" w:cs="Times New Roman"/>
          </w:rPr>
          <w:tab/>
          <w:t>mcp "\"Non so se dovrei dirlo. Penso che quel povero ragazzino mi odi, ormai.\""</w:t>
        </w:r>
      </w:ins>
    </w:p>
    <w:p w14:paraId="07BCD02D" w14:textId="77777777" w:rsidR="00E573B8" w:rsidRPr="00E573B8" w:rsidRDefault="00E573B8" w:rsidP="00E573B8">
      <w:pPr>
        <w:tabs>
          <w:tab w:val="left" w:pos="0"/>
        </w:tabs>
        <w:spacing w:line="600" w:lineRule="auto"/>
        <w:jc w:val="left"/>
        <w:rPr>
          <w:ins w:id="5018" w:author="UTENTE" w:date="2020-06-30T18:32:00Z"/>
          <w:rFonts w:ascii="Calibri" w:eastAsia="Calibri" w:hAnsi="Calibri" w:cs="Times New Roman"/>
        </w:rPr>
      </w:pPr>
      <w:ins w:id="5019" w:author="UTENTE" w:date="2020-06-30T18:32:00Z">
        <w:r w:rsidRPr="00E573B8">
          <w:rPr>
            <w:rFonts w:ascii="Calibri" w:eastAsia="Calibri" w:hAnsi="Calibri" w:cs="Times New Roman"/>
          </w:rPr>
          <w:t>238.</w:t>
        </w:r>
        <w:r w:rsidRPr="00E573B8">
          <w:rPr>
            <w:rFonts w:ascii="Calibri" w:eastAsia="Calibri" w:hAnsi="Calibri" w:cs="Times New Roman"/>
          </w:rPr>
          <w:tab/>
          <w:t>n "Isaac ride quando sollevo gli occhi al cielo, ma annuisce comprensivo."</w:t>
        </w:r>
      </w:ins>
    </w:p>
    <w:p w14:paraId="718B03EB" w14:textId="77777777" w:rsidR="00E573B8" w:rsidRPr="00E573B8" w:rsidRDefault="00E573B8" w:rsidP="00E573B8">
      <w:pPr>
        <w:tabs>
          <w:tab w:val="left" w:pos="0"/>
        </w:tabs>
        <w:spacing w:line="600" w:lineRule="auto"/>
        <w:jc w:val="left"/>
        <w:rPr>
          <w:ins w:id="5020" w:author="UTENTE" w:date="2020-06-30T18:32:00Z"/>
          <w:rFonts w:ascii="Calibri" w:eastAsia="Calibri" w:hAnsi="Calibri" w:cs="Times New Roman"/>
        </w:rPr>
      </w:pPr>
      <w:ins w:id="5021" w:author="UTENTE" w:date="2020-06-30T18:32:00Z">
        <w:r w:rsidRPr="00E573B8">
          <w:rPr>
            <w:rFonts w:ascii="Calibri" w:eastAsia="Calibri" w:hAnsi="Calibri" w:cs="Times New Roman"/>
          </w:rPr>
          <w:t>239.</w:t>
        </w:r>
        <w:r w:rsidRPr="00E573B8">
          <w:rPr>
            <w:rFonts w:ascii="Calibri" w:eastAsia="Calibri" w:hAnsi="Calibri" w:cs="Times New Roman"/>
          </w:rPr>
          <w:tab/>
          <w:t>i "\"Non sei l'unico. Luka odia anche me, in realtà.\""</w:t>
        </w:r>
      </w:ins>
    </w:p>
    <w:p w14:paraId="7D2249B3" w14:textId="77777777" w:rsidR="00E573B8" w:rsidRPr="00E573B8" w:rsidRDefault="00E573B8" w:rsidP="00E573B8">
      <w:pPr>
        <w:tabs>
          <w:tab w:val="left" w:pos="0"/>
        </w:tabs>
        <w:spacing w:line="600" w:lineRule="auto"/>
        <w:jc w:val="left"/>
        <w:rPr>
          <w:ins w:id="5022" w:author="UTENTE" w:date="2020-06-30T18:32:00Z"/>
          <w:rFonts w:ascii="Calibri" w:eastAsia="Calibri" w:hAnsi="Calibri" w:cs="Times New Roman"/>
        </w:rPr>
      </w:pPr>
      <w:ins w:id="5023" w:author="UTENTE" w:date="2020-06-30T18:32:00Z">
        <w:r w:rsidRPr="00E573B8">
          <w:rPr>
            <w:rFonts w:ascii="Calibri" w:eastAsia="Calibri" w:hAnsi="Calibri" w:cs="Times New Roman"/>
          </w:rPr>
          <w:t>240.</w:t>
        </w:r>
        <w:r w:rsidRPr="00E573B8">
          <w:rPr>
            <w:rFonts w:ascii="Calibri" w:eastAsia="Calibri" w:hAnsi="Calibri" w:cs="Times New Roman"/>
          </w:rPr>
          <w:tab/>
          <w:t>mcp "\"Cosa? Perché lavora con te, allora?\""</w:t>
        </w:r>
      </w:ins>
    </w:p>
    <w:p w14:paraId="277257A2" w14:textId="77777777" w:rsidR="00E573B8" w:rsidRPr="00E573B8" w:rsidRDefault="00E573B8" w:rsidP="00E573B8">
      <w:pPr>
        <w:tabs>
          <w:tab w:val="left" w:pos="0"/>
        </w:tabs>
        <w:spacing w:line="600" w:lineRule="auto"/>
        <w:jc w:val="left"/>
        <w:rPr>
          <w:ins w:id="5024" w:author="UTENTE" w:date="2020-06-30T18:32:00Z"/>
          <w:rFonts w:ascii="Calibri" w:eastAsia="Calibri" w:hAnsi="Calibri" w:cs="Times New Roman"/>
        </w:rPr>
      </w:pPr>
      <w:ins w:id="5025" w:author="UTENTE" w:date="2020-06-30T18:32:00Z">
        <w:r w:rsidRPr="00E573B8">
          <w:rPr>
            <w:rFonts w:ascii="Calibri" w:eastAsia="Calibri" w:hAnsi="Calibri" w:cs="Times New Roman"/>
          </w:rPr>
          <w:t>241.</w:t>
        </w:r>
        <w:r w:rsidRPr="00E573B8">
          <w:rPr>
            <w:rFonts w:ascii="Calibri" w:eastAsia="Calibri" w:hAnsi="Calibri" w:cs="Times New Roman"/>
          </w:rPr>
          <w:tab/>
          <w:t>i "\"Per convenienza, principalmente. Sono solo un mezzo per arrivare a un fine per lui.\""</w:t>
        </w:r>
      </w:ins>
    </w:p>
    <w:p w14:paraId="6898A236" w14:textId="77777777" w:rsidR="00E573B8" w:rsidRPr="00E573B8" w:rsidRDefault="00E573B8" w:rsidP="00E573B8">
      <w:pPr>
        <w:tabs>
          <w:tab w:val="left" w:pos="0"/>
        </w:tabs>
        <w:spacing w:line="600" w:lineRule="auto"/>
        <w:jc w:val="left"/>
        <w:rPr>
          <w:ins w:id="5026" w:author="UTENTE" w:date="2020-06-30T18:32:00Z"/>
          <w:rFonts w:ascii="Calibri" w:eastAsia="Calibri" w:hAnsi="Calibri" w:cs="Times New Roman"/>
        </w:rPr>
      </w:pPr>
      <w:ins w:id="5027" w:author="UTENTE" w:date="2020-06-30T18:32:00Z">
        <w:r w:rsidRPr="00E573B8">
          <w:rPr>
            <w:rFonts w:ascii="Calibri" w:eastAsia="Calibri" w:hAnsi="Calibri" w:cs="Times New Roman"/>
          </w:rPr>
          <w:t>242.</w:t>
        </w:r>
        <w:r w:rsidRPr="00E573B8">
          <w:rPr>
            <w:rFonts w:ascii="Calibri" w:eastAsia="Calibri" w:hAnsi="Calibri" w:cs="Times New Roman"/>
          </w:rPr>
          <w:tab/>
          <w:t>n "Alza le spalle con indifferenza, a quanto pare per nulla preoccupato dalla cosa."</w:t>
        </w:r>
      </w:ins>
    </w:p>
    <w:p w14:paraId="4293F2F2" w14:textId="77777777" w:rsidR="00E573B8" w:rsidRPr="00E573B8" w:rsidRDefault="00E573B8" w:rsidP="00E573B8">
      <w:pPr>
        <w:tabs>
          <w:tab w:val="left" w:pos="0"/>
        </w:tabs>
        <w:spacing w:line="600" w:lineRule="auto"/>
        <w:jc w:val="left"/>
        <w:rPr>
          <w:ins w:id="5028" w:author="UTENTE" w:date="2020-06-30T18:32:00Z"/>
          <w:rFonts w:ascii="Calibri" w:eastAsia="Calibri" w:hAnsi="Calibri" w:cs="Times New Roman"/>
          <w:lang w:val="en-US"/>
        </w:rPr>
      </w:pPr>
      <w:ins w:id="5029" w:author="UTENTE" w:date="2020-06-30T18:32:00Z">
        <w:r w:rsidRPr="00E573B8">
          <w:rPr>
            <w:rFonts w:ascii="Calibri" w:eastAsia="Calibri" w:hAnsi="Calibri" w:cs="Times New Roman"/>
          </w:rPr>
          <w:t>243.</w:t>
        </w:r>
        <w:r w:rsidRPr="00E573B8">
          <w:rPr>
            <w:rFonts w:ascii="Calibri" w:eastAsia="Calibri" w:hAnsi="Calibri" w:cs="Times New Roman"/>
          </w:rPr>
          <w:tab/>
          <w:t xml:space="preserve">i "\"Non l'ho spinto io a lavorare con me, al contrario di te. </w:t>
        </w:r>
        <w:r w:rsidRPr="00E573B8">
          <w:rPr>
            <w:rFonts w:ascii="Calibri" w:eastAsia="Calibri" w:hAnsi="Calibri" w:cs="Times New Roman"/>
            <w:lang w:val="en-US"/>
          </w:rPr>
          <w:t>Dovresti sentirti onorato!.\""</w:t>
        </w:r>
        <w:r w:rsidRPr="00E573B8">
          <w:rPr>
            <w:rFonts w:ascii="Calibri" w:eastAsia="Calibri" w:hAnsi="Calibri" w:cs="Times New Roman"/>
            <w:lang w:val="en-US"/>
          </w:rPr>
          <w:br w:type="page"/>
        </w:r>
      </w:ins>
    </w:p>
    <w:p w14:paraId="40DBF505" w14:textId="77777777" w:rsidR="00E573B8" w:rsidRPr="00E573B8" w:rsidRDefault="00E573B8" w:rsidP="00E573B8">
      <w:pPr>
        <w:tabs>
          <w:tab w:val="left" w:pos="0"/>
        </w:tabs>
        <w:spacing w:line="600" w:lineRule="auto"/>
        <w:jc w:val="left"/>
        <w:rPr>
          <w:ins w:id="5030" w:author="UTENTE" w:date="2020-06-30T18:32:00Z"/>
          <w:rFonts w:ascii="Calibri" w:eastAsia="Calibri" w:hAnsi="Calibri" w:cs="Times New Roman"/>
          <w:lang w:val="en-US"/>
        </w:rPr>
      </w:pPr>
      <w:ins w:id="5031" w:author="UTENTE" w:date="2020-06-30T18:32:00Z">
        <w:r w:rsidRPr="00E573B8">
          <w:rPr>
            <w:rFonts w:ascii="Calibri" w:eastAsia="Calibri" w:hAnsi="Calibri" w:cs="Times New Roman"/>
            <w:lang w:val="en-US"/>
          </w:rPr>
          <w:lastRenderedPageBreak/>
          <w:t>244.</w:t>
        </w:r>
        <w:r w:rsidRPr="00E573B8">
          <w:rPr>
            <w:rFonts w:ascii="Calibri" w:eastAsia="Calibri" w:hAnsi="Calibri" w:cs="Times New Roman"/>
            <w:lang w:val="en-US"/>
          </w:rPr>
          <w:tab/>
          <w:t>mcp "\"Right. I'm sure 'Vampire Arms Dealer's Assistant' will look great on my resume.\""</w:t>
        </w:r>
      </w:ins>
    </w:p>
    <w:p w14:paraId="5153A91E" w14:textId="77777777" w:rsidR="00E573B8" w:rsidRPr="00E573B8" w:rsidRDefault="00E573B8" w:rsidP="00E573B8">
      <w:pPr>
        <w:tabs>
          <w:tab w:val="left" w:pos="0"/>
        </w:tabs>
        <w:spacing w:line="600" w:lineRule="auto"/>
        <w:jc w:val="left"/>
        <w:rPr>
          <w:ins w:id="5032" w:author="UTENTE" w:date="2020-06-30T18:32:00Z"/>
          <w:rFonts w:ascii="Calibri" w:eastAsia="Calibri" w:hAnsi="Calibri" w:cs="Times New Roman"/>
          <w:lang w:val="en-US"/>
        </w:rPr>
      </w:pPr>
      <w:ins w:id="5033" w:author="UTENTE" w:date="2020-06-30T18:32:00Z">
        <w:r w:rsidRPr="00E573B8">
          <w:rPr>
            <w:rFonts w:ascii="Calibri" w:eastAsia="Calibri" w:hAnsi="Calibri" w:cs="Times New Roman"/>
            <w:lang w:val="en-US"/>
          </w:rPr>
          <w:t>245.</w:t>
        </w:r>
        <w:r w:rsidRPr="00E573B8">
          <w:rPr>
            <w:rFonts w:ascii="Calibri" w:eastAsia="Calibri" w:hAnsi="Calibri" w:cs="Times New Roman"/>
            <w:lang w:val="en-US"/>
          </w:rPr>
          <w:tab/>
          <w:t>mcp "\"Honored's one word for it… would've chosen 'damned' myself.\""</w:t>
        </w:r>
      </w:ins>
    </w:p>
    <w:p w14:paraId="118BB7BF" w14:textId="77777777" w:rsidR="00E573B8" w:rsidRPr="00E573B8" w:rsidRDefault="00E573B8" w:rsidP="00E573B8">
      <w:pPr>
        <w:tabs>
          <w:tab w:val="left" w:pos="0"/>
        </w:tabs>
        <w:spacing w:line="600" w:lineRule="auto"/>
        <w:jc w:val="left"/>
        <w:rPr>
          <w:ins w:id="5034" w:author="UTENTE" w:date="2020-06-30T18:32:00Z"/>
          <w:rFonts w:ascii="Calibri" w:eastAsia="Calibri" w:hAnsi="Calibri" w:cs="Times New Roman"/>
          <w:lang w:val="en-US"/>
        </w:rPr>
      </w:pPr>
      <w:ins w:id="5035" w:author="UTENTE" w:date="2020-06-30T18:32:00Z">
        <w:r w:rsidRPr="00E573B8">
          <w:rPr>
            <w:rFonts w:ascii="Calibri" w:eastAsia="Calibri" w:hAnsi="Calibri" w:cs="Times New Roman"/>
            <w:lang w:val="en-US"/>
          </w:rPr>
          <w:t>246.</w:t>
        </w:r>
        <w:r w:rsidRPr="00E573B8">
          <w:rPr>
            <w:rFonts w:ascii="Calibri" w:eastAsia="Calibri" w:hAnsi="Calibri" w:cs="Times New Roman"/>
            <w:lang w:val="en-US"/>
          </w:rPr>
          <w:tab/>
          <w:t>n "After a short taxi ride, we end up in front of a much fancier-looking apartment complex than my own."</w:t>
        </w:r>
      </w:ins>
    </w:p>
    <w:p w14:paraId="3814D7AE" w14:textId="77777777" w:rsidR="00E573B8" w:rsidRPr="00E573B8" w:rsidRDefault="00E573B8" w:rsidP="00E573B8">
      <w:pPr>
        <w:tabs>
          <w:tab w:val="left" w:pos="0"/>
        </w:tabs>
        <w:spacing w:line="600" w:lineRule="auto"/>
        <w:jc w:val="left"/>
        <w:rPr>
          <w:ins w:id="5036" w:author="UTENTE" w:date="2020-06-30T18:32:00Z"/>
          <w:rFonts w:ascii="Calibri" w:eastAsia="Calibri" w:hAnsi="Calibri" w:cs="Times New Roman"/>
          <w:lang w:val="en-US"/>
        </w:rPr>
      </w:pPr>
      <w:ins w:id="5037" w:author="UTENTE" w:date="2020-06-30T18:32:00Z">
        <w:r w:rsidRPr="00E573B8">
          <w:rPr>
            <w:rFonts w:ascii="Calibri" w:eastAsia="Calibri" w:hAnsi="Calibri" w:cs="Times New Roman"/>
            <w:lang w:val="en-US"/>
          </w:rPr>
          <w:t>247.</w:t>
        </w:r>
        <w:r w:rsidRPr="00E573B8">
          <w:rPr>
            <w:rFonts w:ascii="Calibri" w:eastAsia="Calibri" w:hAnsi="Calibri" w:cs="Times New Roman"/>
            <w:lang w:val="en-US"/>
          </w:rPr>
          <w:tab/>
          <w:t>n "I follow Isaac inside, and we take the elevator up to one of the top floors."</w:t>
        </w:r>
      </w:ins>
    </w:p>
    <w:p w14:paraId="12A2F805" w14:textId="77777777" w:rsidR="00E573B8" w:rsidRPr="00E573B8" w:rsidRDefault="00E573B8" w:rsidP="00E573B8">
      <w:pPr>
        <w:tabs>
          <w:tab w:val="left" w:pos="0"/>
        </w:tabs>
        <w:spacing w:line="600" w:lineRule="auto"/>
        <w:jc w:val="left"/>
        <w:rPr>
          <w:ins w:id="5038" w:author="UTENTE" w:date="2020-06-30T18:32:00Z"/>
          <w:rFonts w:ascii="Calibri" w:eastAsia="Calibri" w:hAnsi="Calibri" w:cs="Times New Roman"/>
          <w:lang w:val="en-US"/>
        </w:rPr>
      </w:pPr>
      <w:ins w:id="5039" w:author="UTENTE" w:date="2020-06-30T18:32:00Z">
        <w:r w:rsidRPr="00E573B8">
          <w:rPr>
            <w:rFonts w:ascii="Calibri" w:eastAsia="Calibri" w:hAnsi="Calibri" w:cs="Times New Roman"/>
            <w:lang w:val="en-US"/>
          </w:rPr>
          <w:t>248.</w:t>
        </w:r>
        <w:r w:rsidRPr="00E573B8">
          <w:rPr>
            <w:rFonts w:ascii="Calibri" w:eastAsia="Calibri" w:hAnsi="Calibri" w:cs="Times New Roman"/>
            <w:lang w:val="en-US"/>
          </w:rPr>
          <w:tab/>
          <w:t>mcp "\"Wow…\""</w:t>
        </w:r>
      </w:ins>
    </w:p>
    <w:p w14:paraId="11118813" w14:textId="77777777" w:rsidR="00E573B8" w:rsidRPr="00E573B8" w:rsidRDefault="00E573B8" w:rsidP="00E573B8">
      <w:pPr>
        <w:tabs>
          <w:tab w:val="left" w:pos="0"/>
        </w:tabs>
        <w:spacing w:line="600" w:lineRule="auto"/>
        <w:jc w:val="left"/>
        <w:rPr>
          <w:ins w:id="5040" w:author="UTENTE" w:date="2020-06-30T18:32:00Z"/>
          <w:rFonts w:ascii="Calibri" w:eastAsia="Calibri" w:hAnsi="Calibri" w:cs="Times New Roman"/>
          <w:lang w:val="en-US"/>
        </w:rPr>
      </w:pPr>
      <w:ins w:id="5041" w:author="UTENTE" w:date="2020-06-30T18:32:00Z">
        <w:r w:rsidRPr="00E573B8">
          <w:rPr>
            <w:rFonts w:ascii="Calibri" w:eastAsia="Calibri" w:hAnsi="Calibri" w:cs="Times New Roman"/>
            <w:lang w:val="en-US"/>
          </w:rPr>
          <w:t>249.</w:t>
        </w:r>
        <w:r w:rsidRPr="00E573B8">
          <w:rPr>
            <w:rFonts w:ascii="Calibri" w:eastAsia="Calibri" w:hAnsi="Calibri" w:cs="Times New Roman"/>
            <w:lang w:val="en-US"/>
          </w:rPr>
          <w:tab/>
          <w:t>n "The apartment we walk into is an incredibly sleek one – well, relative to my own, anyway."</w:t>
        </w:r>
      </w:ins>
    </w:p>
    <w:p w14:paraId="689DF37A" w14:textId="77777777" w:rsidR="00E573B8" w:rsidRPr="00E573B8" w:rsidRDefault="00E573B8" w:rsidP="00E573B8">
      <w:pPr>
        <w:tabs>
          <w:tab w:val="left" w:pos="0"/>
        </w:tabs>
        <w:spacing w:line="600" w:lineRule="auto"/>
        <w:jc w:val="left"/>
        <w:rPr>
          <w:ins w:id="5042" w:author="UTENTE" w:date="2020-06-30T18:32:00Z"/>
          <w:rFonts w:ascii="Calibri" w:eastAsia="Calibri" w:hAnsi="Calibri" w:cs="Times New Roman"/>
          <w:lang w:val="en-US"/>
        </w:rPr>
      </w:pPr>
      <w:ins w:id="5043" w:author="UTENTE" w:date="2020-06-30T18:32:00Z">
        <w:r w:rsidRPr="00E573B8">
          <w:rPr>
            <w:rFonts w:ascii="Calibri" w:eastAsia="Calibri" w:hAnsi="Calibri" w:cs="Times New Roman"/>
            <w:lang w:val="en-US"/>
          </w:rPr>
          <w:t>250.</w:t>
        </w:r>
        <w:r w:rsidRPr="00E573B8">
          <w:rPr>
            <w:rFonts w:ascii="Calibri" w:eastAsia="Calibri" w:hAnsi="Calibri" w:cs="Times New Roman"/>
            <w:lang w:val="en-US"/>
          </w:rPr>
          <w:tab/>
          <w:t>n "It even smells nice, a little bit like citrus. {w}I bet these guys actually buy air fresheners."</w:t>
        </w:r>
      </w:ins>
    </w:p>
    <w:p w14:paraId="0E928077" w14:textId="77777777" w:rsidR="00E573B8" w:rsidRPr="00E573B8" w:rsidRDefault="00E573B8" w:rsidP="00E573B8">
      <w:pPr>
        <w:tabs>
          <w:tab w:val="left" w:pos="0"/>
        </w:tabs>
        <w:spacing w:line="600" w:lineRule="auto"/>
        <w:jc w:val="left"/>
        <w:rPr>
          <w:ins w:id="5044" w:author="UTENTE" w:date="2020-06-30T18:32:00Z"/>
          <w:rFonts w:ascii="Calibri" w:eastAsia="Calibri" w:hAnsi="Calibri" w:cs="Times New Roman"/>
          <w:lang w:val="en-US"/>
        </w:rPr>
      </w:pPr>
      <w:ins w:id="5045" w:author="UTENTE" w:date="2020-06-30T18:32:00Z">
        <w:r w:rsidRPr="00E573B8">
          <w:rPr>
            <w:rFonts w:ascii="Calibri" w:eastAsia="Calibri" w:hAnsi="Calibri" w:cs="Times New Roman"/>
            <w:lang w:val="en-US"/>
          </w:rPr>
          <w:t>251.</w:t>
        </w:r>
        <w:r w:rsidRPr="00E573B8">
          <w:rPr>
            <w:rFonts w:ascii="Calibri" w:eastAsia="Calibri" w:hAnsi="Calibri" w:cs="Times New Roman"/>
            <w:lang w:val="en-US"/>
          </w:rPr>
          <w:tab/>
          <w:t>i "\"I hope it lives up to your expectations.\</w:t>
        </w:r>
      </w:ins>
    </w:p>
    <w:p w14:paraId="25571359" w14:textId="77777777" w:rsidR="00E573B8" w:rsidRPr="00E573B8" w:rsidRDefault="00E573B8" w:rsidP="00E573B8">
      <w:pPr>
        <w:tabs>
          <w:tab w:val="left" w:pos="0"/>
        </w:tabs>
        <w:spacing w:line="600" w:lineRule="auto"/>
        <w:jc w:val="left"/>
        <w:rPr>
          <w:ins w:id="5046" w:author="UTENTE" w:date="2020-06-30T18:32:00Z"/>
          <w:rFonts w:ascii="Calibri" w:eastAsia="Calibri" w:hAnsi="Calibri" w:cs="Times New Roman"/>
          <w:lang w:val="en-US"/>
        </w:rPr>
      </w:pPr>
      <w:ins w:id="5047" w:author="UTENTE" w:date="2020-06-30T18:32:00Z">
        <w:r w:rsidRPr="00E573B8">
          <w:rPr>
            <w:rFonts w:ascii="Calibri" w:eastAsia="Calibri" w:hAnsi="Calibri" w:cs="Times New Roman"/>
            <w:lang w:val="en-US"/>
          </w:rPr>
          <w:t>252.</w:t>
        </w:r>
        <w:r w:rsidRPr="00E573B8">
          <w:rPr>
            <w:rFonts w:ascii="Calibri" w:eastAsia="Calibri" w:hAnsi="Calibri" w:cs="Times New Roman"/>
            <w:lang w:val="en-US"/>
          </w:rPr>
          <w:tab/>
          <w:t>i "\"Oh, we're looking for another roommate, if you're interested. The rent isn't terrible if it's split three ways.\""</w:t>
        </w:r>
      </w:ins>
    </w:p>
    <w:p w14:paraId="188E0710" w14:textId="77777777" w:rsidR="00E573B8" w:rsidRPr="00E573B8" w:rsidRDefault="00E573B8" w:rsidP="00E573B8">
      <w:pPr>
        <w:tabs>
          <w:tab w:val="left" w:pos="0"/>
        </w:tabs>
        <w:spacing w:line="600" w:lineRule="auto"/>
        <w:jc w:val="left"/>
        <w:rPr>
          <w:ins w:id="5048" w:author="UTENTE" w:date="2020-06-30T18:32:00Z"/>
          <w:rFonts w:ascii="Calibri" w:eastAsia="Calibri" w:hAnsi="Calibri" w:cs="Times New Roman"/>
          <w:lang w:val="en-US"/>
        </w:rPr>
      </w:pPr>
      <w:ins w:id="5049" w:author="UTENTE" w:date="2020-06-30T18:32:00Z">
        <w:r w:rsidRPr="00E573B8">
          <w:rPr>
            <w:rFonts w:ascii="Calibri" w:eastAsia="Calibri" w:hAnsi="Calibri" w:cs="Times New Roman"/>
            <w:lang w:val="en-US"/>
          </w:rPr>
          <w:t>253.</w:t>
        </w:r>
        <w:r w:rsidRPr="00E573B8">
          <w:rPr>
            <w:rFonts w:ascii="Calibri" w:eastAsia="Calibri" w:hAnsi="Calibri" w:cs="Times New Roman"/>
            <w:lang w:val="en-US"/>
          </w:rPr>
          <w:tab/>
          <w:t>mc "\"You have a spare room?\""</w:t>
        </w:r>
      </w:ins>
    </w:p>
    <w:p w14:paraId="1BB1C077" w14:textId="77777777" w:rsidR="00E573B8" w:rsidRPr="00E573B8" w:rsidRDefault="00E573B8" w:rsidP="00E573B8">
      <w:pPr>
        <w:tabs>
          <w:tab w:val="left" w:pos="0"/>
        </w:tabs>
        <w:spacing w:line="600" w:lineRule="auto"/>
        <w:jc w:val="left"/>
        <w:rPr>
          <w:ins w:id="5050" w:author="UTENTE" w:date="2020-06-30T18:32:00Z"/>
          <w:rFonts w:ascii="Calibri" w:eastAsia="Calibri" w:hAnsi="Calibri" w:cs="Times New Roman"/>
          <w:lang w:val="en-US"/>
        </w:rPr>
      </w:pPr>
      <w:ins w:id="5051" w:author="UTENTE" w:date="2020-06-30T18:32:00Z">
        <w:r w:rsidRPr="00E573B8">
          <w:rPr>
            <w:rFonts w:ascii="Calibri" w:eastAsia="Calibri" w:hAnsi="Calibri" w:cs="Times New Roman"/>
            <w:lang w:val="en-US"/>
          </w:rPr>
          <w:t>254.</w:t>
        </w:r>
        <w:r w:rsidRPr="00E573B8">
          <w:rPr>
            <w:rFonts w:ascii="Calibri" w:eastAsia="Calibri" w:hAnsi="Calibri" w:cs="Times New Roman"/>
            <w:lang w:val="en-US"/>
          </w:rPr>
          <w:tab/>
          <w:t>i "\"No, actually. I figured we'd just share mine.\""</w:t>
        </w:r>
      </w:ins>
    </w:p>
    <w:p w14:paraId="0D314BEE" w14:textId="77777777" w:rsidR="00E573B8" w:rsidRPr="00E573B8" w:rsidRDefault="00E573B8" w:rsidP="00E573B8">
      <w:pPr>
        <w:tabs>
          <w:tab w:val="left" w:pos="0"/>
        </w:tabs>
        <w:spacing w:line="600" w:lineRule="auto"/>
        <w:jc w:val="left"/>
        <w:rPr>
          <w:ins w:id="5052" w:author="UTENTE" w:date="2020-06-30T18:32:00Z"/>
          <w:rFonts w:ascii="Calibri" w:eastAsia="Calibri" w:hAnsi="Calibri" w:cs="Times New Roman"/>
          <w:lang w:val="en-US"/>
        </w:rPr>
      </w:pPr>
      <w:ins w:id="5053" w:author="UTENTE" w:date="2020-06-30T18:32:00Z">
        <w:r w:rsidRPr="00E573B8">
          <w:rPr>
            <w:rFonts w:ascii="Calibri" w:eastAsia="Calibri" w:hAnsi="Calibri" w:cs="Times New Roman"/>
            <w:lang w:val="en-US"/>
          </w:rPr>
          <w:t>255.</w:t>
        </w:r>
        <w:r w:rsidRPr="00E573B8">
          <w:rPr>
            <w:rFonts w:ascii="Calibri" w:eastAsia="Calibri" w:hAnsi="Calibri" w:cs="Times New Roman"/>
            <w:lang w:val="en-US"/>
          </w:rPr>
          <w:tab/>
          <w:t>mc "\"…Of course. Should've seen that one coming.\""</w:t>
        </w:r>
      </w:ins>
    </w:p>
    <w:p w14:paraId="373AB3DE" w14:textId="77777777" w:rsidR="00E573B8" w:rsidRPr="00E573B8" w:rsidRDefault="00E573B8" w:rsidP="00E573B8">
      <w:pPr>
        <w:tabs>
          <w:tab w:val="left" w:pos="0"/>
        </w:tabs>
        <w:spacing w:line="600" w:lineRule="auto"/>
        <w:jc w:val="left"/>
        <w:rPr>
          <w:ins w:id="5054" w:author="UTENTE" w:date="2020-06-30T18:32:00Z"/>
          <w:rFonts w:ascii="Calibri" w:eastAsia="Calibri" w:hAnsi="Calibri" w:cs="Times New Roman"/>
          <w:lang w:val="en-US"/>
        </w:rPr>
      </w:pPr>
      <w:ins w:id="5055" w:author="UTENTE" w:date="2020-06-30T18:32:00Z">
        <w:r w:rsidRPr="00E573B8">
          <w:rPr>
            <w:rFonts w:ascii="Calibri" w:eastAsia="Calibri" w:hAnsi="Calibri" w:cs="Times New Roman"/>
            <w:lang w:val="en-US"/>
          </w:rPr>
          <w:t>256.</w:t>
        </w:r>
        <w:r w:rsidRPr="00E573B8">
          <w:rPr>
            <w:rFonts w:ascii="Calibri" w:eastAsia="Calibri" w:hAnsi="Calibri" w:cs="Times New Roman"/>
            <w:lang w:val="en-US"/>
          </w:rPr>
          <w:tab/>
          <w:t>mc "\"…Right. If I'm ever that desperate, I think a park bench would be more appealing.\""</w:t>
        </w:r>
      </w:ins>
    </w:p>
    <w:p w14:paraId="62130D49" w14:textId="77777777" w:rsidR="00E573B8" w:rsidRPr="00E573B8" w:rsidRDefault="00E573B8" w:rsidP="00E573B8">
      <w:pPr>
        <w:tabs>
          <w:tab w:val="left" w:pos="0"/>
        </w:tabs>
        <w:spacing w:line="600" w:lineRule="auto"/>
        <w:jc w:val="left"/>
        <w:rPr>
          <w:ins w:id="5056" w:author="UTENTE" w:date="2020-06-30T18:32:00Z"/>
          <w:rFonts w:ascii="Calibri" w:eastAsia="Calibri" w:hAnsi="Calibri" w:cs="Times New Roman"/>
          <w:lang w:val="en-US"/>
        </w:rPr>
      </w:pPr>
      <w:ins w:id="5057" w:author="UTENTE" w:date="2020-06-30T18:32:00Z">
        <w:r w:rsidRPr="00E573B8">
          <w:rPr>
            <w:rFonts w:ascii="Calibri" w:eastAsia="Calibri" w:hAnsi="Calibri" w:cs="Times New Roman"/>
            <w:lang w:val="en-US"/>
          </w:rPr>
          <w:t>257.</w:t>
        </w:r>
        <w:r w:rsidRPr="00E573B8">
          <w:rPr>
            <w:rFonts w:ascii="Calibri" w:eastAsia="Calibri" w:hAnsi="Calibri" w:cs="Times New Roman"/>
            <w:lang w:val="en-US"/>
          </w:rPr>
          <w:tab/>
          <w:t>n "My unenthusiastic response is met with a little chuckle."</w:t>
        </w:r>
        <w:r w:rsidRPr="00E573B8">
          <w:rPr>
            <w:rFonts w:ascii="Calibri" w:eastAsia="Calibri" w:hAnsi="Calibri" w:cs="Times New Roman"/>
            <w:lang w:val="en-US"/>
          </w:rPr>
          <w:br w:type="page"/>
        </w:r>
      </w:ins>
    </w:p>
    <w:p w14:paraId="0FF187DC" w14:textId="77777777" w:rsidR="00E573B8" w:rsidRPr="00E573B8" w:rsidRDefault="00E573B8" w:rsidP="00E573B8">
      <w:pPr>
        <w:tabs>
          <w:tab w:val="left" w:pos="0"/>
        </w:tabs>
        <w:spacing w:line="600" w:lineRule="auto"/>
        <w:jc w:val="left"/>
        <w:rPr>
          <w:ins w:id="5058" w:author="UTENTE" w:date="2020-06-30T18:32:00Z"/>
          <w:rFonts w:ascii="Calibri" w:eastAsia="Calibri" w:hAnsi="Calibri" w:cs="Times New Roman"/>
        </w:rPr>
      </w:pPr>
      <w:ins w:id="5059" w:author="UTENTE" w:date="2020-06-30T18:32:00Z">
        <w:r w:rsidRPr="00E573B8">
          <w:rPr>
            <w:rFonts w:ascii="Calibri" w:eastAsia="Calibri" w:hAnsi="Calibri" w:cs="Times New Roman"/>
          </w:rPr>
          <w:lastRenderedPageBreak/>
          <w:t>244.</w:t>
        </w:r>
        <w:r w:rsidRPr="00E573B8">
          <w:rPr>
            <w:rFonts w:ascii="Calibri" w:eastAsia="Calibri" w:hAnsi="Calibri" w:cs="Times New Roman"/>
          </w:rPr>
          <w:tab/>
          <w:t>mcp "\"Certo. Sono sicuro che 'Assistente Spacciatore di Armi per Vampiri' sarà un'ottima aggiunta al mio curriculum.\"</w:t>
        </w:r>
      </w:ins>
    </w:p>
    <w:p w14:paraId="3FF5AA56" w14:textId="77777777" w:rsidR="00E573B8" w:rsidRPr="00E573B8" w:rsidRDefault="00E573B8" w:rsidP="00E573B8">
      <w:pPr>
        <w:tabs>
          <w:tab w:val="left" w:pos="0"/>
        </w:tabs>
        <w:spacing w:line="600" w:lineRule="auto"/>
        <w:jc w:val="left"/>
        <w:rPr>
          <w:ins w:id="5060" w:author="UTENTE" w:date="2020-06-30T18:32:00Z"/>
          <w:rFonts w:ascii="Calibri" w:eastAsia="Calibri" w:hAnsi="Calibri" w:cs="Times New Roman"/>
        </w:rPr>
      </w:pPr>
      <w:ins w:id="5061" w:author="UTENTE" w:date="2020-06-30T18:32:00Z">
        <w:r w:rsidRPr="00E573B8">
          <w:rPr>
            <w:rFonts w:ascii="Calibri" w:eastAsia="Calibri" w:hAnsi="Calibri" w:cs="Times New Roman"/>
          </w:rPr>
          <w:t>245.</w:t>
        </w:r>
        <w:r w:rsidRPr="00E573B8">
          <w:rPr>
            <w:rFonts w:ascii="Calibri" w:eastAsia="Calibri" w:hAnsi="Calibri" w:cs="Times New Roman"/>
          </w:rPr>
          <w:tab/>
          <w:t>mcp "\"Onorato non è la parola che avrei scelto… più 'dannato' direi."</w:t>
        </w:r>
      </w:ins>
    </w:p>
    <w:p w14:paraId="4E946D8C" w14:textId="77777777" w:rsidR="00E573B8" w:rsidRPr="00E573B8" w:rsidRDefault="00E573B8" w:rsidP="00E573B8">
      <w:pPr>
        <w:tabs>
          <w:tab w:val="left" w:pos="0"/>
        </w:tabs>
        <w:spacing w:line="600" w:lineRule="auto"/>
        <w:jc w:val="left"/>
        <w:rPr>
          <w:ins w:id="5062" w:author="UTENTE" w:date="2020-06-30T18:32:00Z"/>
          <w:rFonts w:ascii="Calibri" w:eastAsia="Calibri" w:hAnsi="Calibri" w:cs="Times New Roman"/>
        </w:rPr>
      </w:pPr>
      <w:ins w:id="5063" w:author="UTENTE" w:date="2020-06-30T18:32:00Z">
        <w:r w:rsidRPr="00E573B8">
          <w:rPr>
            <w:rFonts w:ascii="Calibri" w:eastAsia="Calibri" w:hAnsi="Calibri" w:cs="Times New Roman"/>
          </w:rPr>
          <w:t>246.</w:t>
        </w:r>
        <w:r w:rsidRPr="00E573B8">
          <w:rPr>
            <w:rFonts w:ascii="Calibri" w:eastAsia="Calibri" w:hAnsi="Calibri" w:cs="Times New Roman"/>
          </w:rPr>
          <w:tab/>
          <w:t>n "Dopo una breve corsa in taxi, finiamo davanti ad un complesso di appartamenti decisamente più elegante del mio."</w:t>
        </w:r>
      </w:ins>
    </w:p>
    <w:p w14:paraId="2F3B7890" w14:textId="77777777" w:rsidR="00E573B8" w:rsidRPr="00E573B8" w:rsidRDefault="00E573B8" w:rsidP="00E573B8">
      <w:pPr>
        <w:tabs>
          <w:tab w:val="left" w:pos="0"/>
        </w:tabs>
        <w:spacing w:line="600" w:lineRule="auto"/>
        <w:jc w:val="left"/>
        <w:rPr>
          <w:ins w:id="5064" w:author="UTENTE" w:date="2020-06-30T18:32:00Z"/>
          <w:rFonts w:ascii="Calibri" w:eastAsia="Calibri" w:hAnsi="Calibri" w:cs="Times New Roman"/>
        </w:rPr>
      </w:pPr>
      <w:ins w:id="5065" w:author="UTENTE" w:date="2020-06-30T18:32:00Z">
        <w:r w:rsidRPr="00E573B8">
          <w:rPr>
            <w:rFonts w:ascii="Calibri" w:eastAsia="Calibri" w:hAnsi="Calibri" w:cs="Times New Roman"/>
          </w:rPr>
          <w:t>247.</w:t>
        </w:r>
        <w:r w:rsidRPr="00E573B8">
          <w:rPr>
            <w:rFonts w:ascii="Calibri" w:eastAsia="Calibri" w:hAnsi="Calibri" w:cs="Times New Roman"/>
          </w:rPr>
          <w:tab/>
          <w:t>n "Seguo Isaac all'interno e prendiamo l'ascensore fino a uno dei piani più alti."</w:t>
        </w:r>
      </w:ins>
    </w:p>
    <w:p w14:paraId="178D0AF3" w14:textId="77777777" w:rsidR="00E573B8" w:rsidRPr="00E573B8" w:rsidRDefault="00E573B8" w:rsidP="00E573B8">
      <w:pPr>
        <w:tabs>
          <w:tab w:val="left" w:pos="0"/>
        </w:tabs>
        <w:spacing w:line="600" w:lineRule="auto"/>
        <w:jc w:val="left"/>
        <w:rPr>
          <w:ins w:id="5066" w:author="UTENTE" w:date="2020-06-30T18:32:00Z"/>
          <w:rFonts w:ascii="Calibri" w:eastAsia="Calibri" w:hAnsi="Calibri" w:cs="Times New Roman"/>
        </w:rPr>
      </w:pPr>
      <w:ins w:id="5067" w:author="UTENTE" w:date="2020-06-30T18:32:00Z">
        <w:r w:rsidRPr="00E573B8">
          <w:rPr>
            <w:rFonts w:ascii="Calibri" w:eastAsia="Calibri" w:hAnsi="Calibri" w:cs="Times New Roman"/>
          </w:rPr>
          <w:t>248.</w:t>
        </w:r>
        <w:r w:rsidRPr="00E573B8">
          <w:rPr>
            <w:rFonts w:ascii="Calibri" w:eastAsia="Calibri" w:hAnsi="Calibri" w:cs="Times New Roman"/>
          </w:rPr>
          <w:tab/>
          <w:t>mcp "\"Wow…\""</w:t>
        </w:r>
      </w:ins>
    </w:p>
    <w:p w14:paraId="18E9CF91" w14:textId="77777777" w:rsidR="00E573B8" w:rsidRPr="00E573B8" w:rsidRDefault="00E573B8" w:rsidP="00E573B8">
      <w:pPr>
        <w:tabs>
          <w:tab w:val="left" w:pos="0"/>
        </w:tabs>
        <w:spacing w:line="600" w:lineRule="auto"/>
        <w:jc w:val="left"/>
        <w:rPr>
          <w:ins w:id="5068" w:author="UTENTE" w:date="2020-06-30T18:32:00Z"/>
          <w:rFonts w:ascii="Calibri" w:eastAsia="Calibri" w:hAnsi="Calibri" w:cs="Times New Roman"/>
        </w:rPr>
      </w:pPr>
      <w:ins w:id="5069" w:author="UTENTE" w:date="2020-06-30T18:32:00Z">
        <w:r w:rsidRPr="00E573B8">
          <w:rPr>
            <w:rFonts w:ascii="Calibri" w:eastAsia="Calibri" w:hAnsi="Calibri" w:cs="Times New Roman"/>
          </w:rPr>
          <w:t>249.</w:t>
        </w:r>
        <w:r w:rsidRPr="00E573B8">
          <w:rPr>
            <w:rFonts w:ascii="Calibri" w:eastAsia="Calibri" w:hAnsi="Calibri" w:cs="Times New Roman"/>
          </w:rPr>
          <w:tab/>
          <w:t>n "\"L'appartamento in cui entriamo è incredibilmente raffinato - beh, rispetto al mio, almeno."</w:t>
        </w:r>
      </w:ins>
    </w:p>
    <w:p w14:paraId="5CCCA57F" w14:textId="77777777" w:rsidR="00E573B8" w:rsidRPr="00E573B8" w:rsidRDefault="00E573B8" w:rsidP="00E573B8">
      <w:pPr>
        <w:tabs>
          <w:tab w:val="left" w:pos="0"/>
        </w:tabs>
        <w:spacing w:line="600" w:lineRule="auto"/>
        <w:jc w:val="left"/>
        <w:rPr>
          <w:ins w:id="5070" w:author="UTENTE" w:date="2020-06-30T18:32:00Z"/>
          <w:rFonts w:ascii="Calibri" w:eastAsia="Calibri" w:hAnsi="Calibri" w:cs="Times New Roman"/>
        </w:rPr>
      </w:pPr>
      <w:ins w:id="5071" w:author="UTENTE" w:date="2020-06-30T18:32:00Z">
        <w:r w:rsidRPr="00E573B8">
          <w:rPr>
            <w:rFonts w:ascii="Calibri" w:eastAsia="Calibri" w:hAnsi="Calibri" w:cs="Times New Roman"/>
          </w:rPr>
          <w:t>250.</w:t>
        </w:r>
        <w:r w:rsidRPr="00E573B8">
          <w:rPr>
            <w:rFonts w:ascii="Calibri" w:eastAsia="Calibri" w:hAnsi="Calibri" w:cs="Times New Roman"/>
          </w:rPr>
          <w:tab/>
          <w:t>n "Ha anche un buon profumo, sa un po' di limone.  {w}Scommetto che questi tipi comprano davvero i deodoranti per ambienti."</w:t>
        </w:r>
      </w:ins>
    </w:p>
    <w:p w14:paraId="31F5DF57" w14:textId="77777777" w:rsidR="00E573B8" w:rsidRPr="00E573B8" w:rsidRDefault="00E573B8" w:rsidP="00E573B8">
      <w:pPr>
        <w:tabs>
          <w:tab w:val="left" w:pos="0"/>
        </w:tabs>
        <w:spacing w:line="600" w:lineRule="auto"/>
        <w:jc w:val="left"/>
        <w:rPr>
          <w:ins w:id="5072" w:author="UTENTE" w:date="2020-06-30T18:32:00Z"/>
          <w:rFonts w:ascii="Calibri" w:eastAsia="Calibri" w:hAnsi="Calibri" w:cs="Times New Roman"/>
        </w:rPr>
      </w:pPr>
      <w:ins w:id="5073" w:author="UTENTE" w:date="2020-06-30T18:32:00Z">
        <w:r w:rsidRPr="00E573B8">
          <w:rPr>
            <w:rFonts w:ascii="Calibri" w:eastAsia="Calibri" w:hAnsi="Calibri" w:cs="Times New Roman"/>
          </w:rPr>
          <w:t>251.</w:t>
        </w:r>
        <w:r w:rsidRPr="00E573B8">
          <w:rPr>
            <w:rFonts w:ascii="Calibri" w:eastAsia="Calibri" w:hAnsi="Calibri" w:cs="Times New Roman"/>
          </w:rPr>
          <w:tab/>
          <w:t>i "\"Spero non abbia deluso le tue aspettative.\""</w:t>
        </w:r>
      </w:ins>
    </w:p>
    <w:p w14:paraId="4085DD27" w14:textId="77777777" w:rsidR="00E573B8" w:rsidRPr="00E573B8" w:rsidRDefault="00E573B8" w:rsidP="00E573B8">
      <w:pPr>
        <w:tabs>
          <w:tab w:val="left" w:pos="0"/>
        </w:tabs>
        <w:spacing w:line="600" w:lineRule="auto"/>
        <w:jc w:val="left"/>
        <w:rPr>
          <w:ins w:id="5074" w:author="UTENTE" w:date="2020-06-30T18:32:00Z"/>
          <w:rFonts w:ascii="Calibri" w:eastAsia="Calibri" w:hAnsi="Calibri" w:cs="Times New Roman"/>
          <w:rPrChange w:id="5075" w:author="UTENTE" w:date="2020-06-30T18:32:00Z">
            <w:rPr>
              <w:ins w:id="5076" w:author="UTENTE" w:date="2020-06-30T18:32:00Z"/>
              <w:rFonts w:ascii="Calibri" w:eastAsia="Calibri" w:hAnsi="Calibri" w:cs="Times New Roman"/>
              <w:lang w:val="en-US"/>
            </w:rPr>
          </w:rPrChange>
        </w:rPr>
      </w:pPr>
      <w:ins w:id="5077" w:author="UTENTE" w:date="2020-06-30T18:32:00Z">
        <w:r w:rsidRPr="00E573B8">
          <w:rPr>
            <w:rFonts w:ascii="Calibri" w:eastAsia="Calibri" w:hAnsi="Calibri" w:cs="Times New Roman"/>
          </w:rPr>
          <w:t>252.</w:t>
        </w:r>
        <w:r w:rsidRPr="00E573B8">
          <w:rPr>
            <w:rFonts w:ascii="Calibri" w:eastAsia="Calibri" w:hAnsi="Calibri" w:cs="Times New Roman"/>
          </w:rPr>
          <w:tab/>
          <w:t xml:space="preserve">i "\"Ah, stiamo cercando un nuovo coinquilino, se sei interessato. </w:t>
        </w:r>
        <w:r w:rsidRPr="00E573B8">
          <w:rPr>
            <w:rFonts w:ascii="Calibri" w:eastAsia="Calibri" w:hAnsi="Calibri" w:cs="Times New Roman"/>
            <w:rPrChange w:id="5078" w:author="UTENTE" w:date="2020-06-30T18:32:00Z">
              <w:rPr>
                <w:rFonts w:ascii="Calibri" w:eastAsia="Calibri" w:hAnsi="Calibri" w:cs="Times New Roman"/>
                <w:lang w:val="en-US"/>
              </w:rPr>
            </w:rPrChange>
          </w:rPr>
          <w:t>L'affitto non è terribile se diviso in tre.\""</w:t>
        </w:r>
      </w:ins>
    </w:p>
    <w:p w14:paraId="6A82051F" w14:textId="77777777" w:rsidR="00E573B8" w:rsidRPr="00E573B8" w:rsidRDefault="00E573B8" w:rsidP="00E573B8">
      <w:pPr>
        <w:tabs>
          <w:tab w:val="left" w:pos="0"/>
        </w:tabs>
        <w:spacing w:line="600" w:lineRule="auto"/>
        <w:jc w:val="left"/>
        <w:rPr>
          <w:ins w:id="5079" w:author="UTENTE" w:date="2020-06-30T18:32:00Z"/>
          <w:rFonts w:ascii="Calibri" w:eastAsia="Calibri" w:hAnsi="Calibri" w:cs="Times New Roman"/>
        </w:rPr>
      </w:pPr>
      <w:ins w:id="5080" w:author="UTENTE" w:date="2020-06-30T18:32:00Z">
        <w:r w:rsidRPr="00E573B8">
          <w:rPr>
            <w:rFonts w:ascii="Calibri" w:eastAsia="Calibri" w:hAnsi="Calibri" w:cs="Times New Roman"/>
          </w:rPr>
          <w:t>253.</w:t>
        </w:r>
        <w:r w:rsidRPr="00E573B8">
          <w:rPr>
            <w:rFonts w:ascii="Calibri" w:eastAsia="Calibri" w:hAnsi="Calibri" w:cs="Times New Roman"/>
          </w:rPr>
          <w:tab/>
          <w:t>mc "\"Avete una stanza libera?\""</w:t>
        </w:r>
      </w:ins>
    </w:p>
    <w:p w14:paraId="190B5BF1" w14:textId="77777777" w:rsidR="00E573B8" w:rsidRPr="00E573B8" w:rsidRDefault="00E573B8" w:rsidP="00E573B8">
      <w:pPr>
        <w:tabs>
          <w:tab w:val="left" w:pos="0"/>
        </w:tabs>
        <w:spacing w:line="600" w:lineRule="auto"/>
        <w:jc w:val="left"/>
        <w:rPr>
          <w:ins w:id="5081" w:author="UTENTE" w:date="2020-06-30T18:32:00Z"/>
          <w:rFonts w:ascii="Calibri" w:eastAsia="Calibri" w:hAnsi="Calibri" w:cs="Times New Roman"/>
        </w:rPr>
      </w:pPr>
      <w:ins w:id="5082" w:author="UTENTE" w:date="2020-06-30T18:32:00Z">
        <w:r w:rsidRPr="00E573B8">
          <w:rPr>
            <w:rFonts w:ascii="Calibri" w:eastAsia="Calibri" w:hAnsi="Calibri" w:cs="Times New Roman"/>
          </w:rPr>
          <w:t>254.</w:t>
        </w:r>
        <w:r w:rsidRPr="00E573B8">
          <w:rPr>
            <w:rFonts w:ascii="Calibri" w:eastAsia="Calibri" w:hAnsi="Calibri" w:cs="Times New Roman"/>
          </w:rPr>
          <w:tab/>
          <w:t>i "\"In realtà, no. Pensavo che avremmo semplicemente condiviso la mia.\""</w:t>
        </w:r>
      </w:ins>
    </w:p>
    <w:p w14:paraId="63D2F2AF" w14:textId="77777777" w:rsidR="00E573B8" w:rsidRPr="00E573B8" w:rsidRDefault="00E573B8" w:rsidP="00E573B8">
      <w:pPr>
        <w:tabs>
          <w:tab w:val="left" w:pos="0"/>
        </w:tabs>
        <w:spacing w:line="600" w:lineRule="auto"/>
        <w:jc w:val="left"/>
        <w:rPr>
          <w:ins w:id="5083" w:author="UTENTE" w:date="2020-06-30T18:32:00Z"/>
          <w:rFonts w:ascii="Calibri" w:eastAsia="Calibri" w:hAnsi="Calibri" w:cs="Times New Roman"/>
        </w:rPr>
      </w:pPr>
      <w:ins w:id="5084" w:author="UTENTE" w:date="2020-06-30T18:32:00Z">
        <w:r w:rsidRPr="00E573B8">
          <w:rPr>
            <w:rFonts w:ascii="Calibri" w:eastAsia="Calibri" w:hAnsi="Calibri" w:cs="Times New Roman"/>
          </w:rPr>
          <w:t>255.</w:t>
        </w:r>
        <w:r w:rsidRPr="00E573B8">
          <w:rPr>
            <w:rFonts w:ascii="Calibri" w:eastAsia="Calibri" w:hAnsi="Calibri" w:cs="Times New Roman"/>
          </w:rPr>
          <w:tab/>
          <w:t>mc "\"…Ovvio. Me lo sarei dovuto aspettare.\""</w:t>
        </w:r>
      </w:ins>
    </w:p>
    <w:p w14:paraId="2EB4FE04" w14:textId="77777777" w:rsidR="00E573B8" w:rsidRPr="00E573B8" w:rsidRDefault="00E573B8" w:rsidP="00E573B8">
      <w:pPr>
        <w:tabs>
          <w:tab w:val="left" w:pos="0"/>
        </w:tabs>
        <w:spacing w:line="600" w:lineRule="auto"/>
        <w:jc w:val="left"/>
        <w:rPr>
          <w:ins w:id="5085" w:author="UTENTE" w:date="2020-06-30T18:32:00Z"/>
          <w:rFonts w:ascii="Calibri" w:eastAsia="Calibri" w:hAnsi="Calibri" w:cs="Times New Roman"/>
        </w:rPr>
      </w:pPr>
      <w:ins w:id="5086" w:author="UTENTE" w:date="2020-06-30T18:32:00Z">
        <w:r w:rsidRPr="00E573B8">
          <w:rPr>
            <w:rFonts w:ascii="Calibri" w:eastAsia="Calibri" w:hAnsi="Calibri" w:cs="Times New Roman"/>
          </w:rPr>
          <w:t>256.</w:t>
        </w:r>
        <w:r w:rsidRPr="00E573B8">
          <w:rPr>
            <w:rFonts w:ascii="Calibri" w:eastAsia="Calibri" w:hAnsi="Calibri" w:cs="Times New Roman"/>
          </w:rPr>
          <w:tab/>
          <w:t>mc "\"…Bene. Se mai sarò così disperato, penso che una panchina del parco sarebbe comunque più invitante."</w:t>
        </w:r>
      </w:ins>
    </w:p>
    <w:p w14:paraId="70819C24" w14:textId="77777777" w:rsidR="00E573B8" w:rsidRPr="00E573B8" w:rsidRDefault="00E573B8" w:rsidP="00E573B8">
      <w:pPr>
        <w:tabs>
          <w:tab w:val="left" w:pos="0"/>
        </w:tabs>
        <w:spacing w:line="600" w:lineRule="auto"/>
        <w:jc w:val="left"/>
        <w:rPr>
          <w:ins w:id="5087" w:author="UTENTE" w:date="2020-06-30T18:32:00Z"/>
          <w:rFonts w:ascii="Calibri" w:eastAsia="Calibri" w:hAnsi="Calibri" w:cs="Times New Roman"/>
        </w:rPr>
      </w:pPr>
      <w:ins w:id="5088" w:author="UTENTE" w:date="2020-06-30T18:32:00Z">
        <w:r w:rsidRPr="00E573B8">
          <w:rPr>
            <w:rFonts w:ascii="Calibri" w:eastAsia="Calibri" w:hAnsi="Calibri" w:cs="Times New Roman"/>
          </w:rPr>
          <w:t>257.</w:t>
        </w:r>
        <w:r w:rsidRPr="00E573B8">
          <w:rPr>
            <w:rFonts w:ascii="Calibri" w:eastAsia="Calibri" w:hAnsi="Calibri" w:cs="Times New Roman"/>
          </w:rPr>
          <w:tab/>
          <w:t>n "Alla mia fredda risposta ricevo solo una risatina." </w:t>
        </w:r>
        <w:r w:rsidRPr="00E573B8">
          <w:rPr>
            <w:rFonts w:ascii="Calibri" w:eastAsia="Calibri" w:hAnsi="Calibri" w:cs="Times New Roman"/>
          </w:rPr>
          <w:br w:type="page"/>
        </w:r>
      </w:ins>
    </w:p>
    <w:p w14:paraId="3750163A" w14:textId="77777777" w:rsidR="00E573B8" w:rsidRPr="00E573B8" w:rsidRDefault="00E573B8" w:rsidP="00E573B8">
      <w:pPr>
        <w:tabs>
          <w:tab w:val="left" w:pos="0"/>
        </w:tabs>
        <w:spacing w:line="600" w:lineRule="auto"/>
        <w:jc w:val="left"/>
        <w:rPr>
          <w:ins w:id="5089" w:author="UTENTE" w:date="2020-06-30T18:32:00Z"/>
          <w:rFonts w:ascii="Calibri" w:eastAsia="Calibri" w:hAnsi="Calibri" w:cs="Times New Roman"/>
          <w:lang w:val="en-US"/>
        </w:rPr>
      </w:pPr>
      <w:ins w:id="5090" w:author="UTENTE" w:date="2020-06-30T18:32:00Z">
        <w:r w:rsidRPr="00E573B8">
          <w:rPr>
            <w:rFonts w:ascii="Calibri" w:eastAsia="Calibri" w:hAnsi="Calibri" w:cs="Times New Roman"/>
            <w:lang w:val="en-US"/>
          </w:rPr>
          <w:lastRenderedPageBreak/>
          <w:t>258.</w:t>
        </w:r>
        <w:r w:rsidRPr="00E573B8">
          <w:rPr>
            <w:rFonts w:ascii="Calibri" w:eastAsia="Calibri" w:hAnsi="Calibri" w:cs="Times New Roman"/>
            <w:lang w:val="en-US"/>
          </w:rPr>
          <w:tab/>
          <w:t>n "Isaac closes the door behind us and clears his throat, a slightly more serious look climbing his features."</w:t>
        </w:r>
      </w:ins>
    </w:p>
    <w:p w14:paraId="1671805F" w14:textId="77777777" w:rsidR="00E573B8" w:rsidRPr="00E573B8" w:rsidRDefault="00E573B8" w:rsidP="00E573B8">
      <w:pPr>
        <w:tabs>
          <w:tab w:val="left" w:pos="0"/>
        </w:tabs>
        <w:spacing w:line="600" w:lineRule="auto"/>
        <w:jc w:val="left"/>
        <w:rPr>
          <w:ins w:id="5091" w:author="UTENTE" w:date="2020-06-30T18:32:00Z"/>
          <w:rFonts w:ascii="Calibri" w:eastAsia="Calibri" w:hAnsi="Calibri" w:cs="Times New Roman"/>
          <w:lang w:val="en-US"/>
        </w:rPr>
      </w:pPr>
      <w:ins w:id="5092" w:author="UTENTE" w:date="2020-06-30T18:32:00Z">
        <w:r w:rsidRPr="00E573B8">
          <w:rPr>
            <w:rFonts w:ascii="Calibri" w:eastAsia="Calibri" w:hAnsi="Calibri" w:cs="Times New Roman"/>
            <w:lang w:val="en-US"/>
          </w:rPr>
          <w:t>259.</w:t>
        </w:r>
        <w:r w:rsidRPr="00E573B8">
          <w:rPr>
            <w:rFonts w:ascii="Calibri" w:eastAsia="Calibri" w:hAnsi="Calibri" w:cs="Times New Roman"/>
            <w:lang w:val="en-US"/>
          </w:rPr>
          <w:tab/>
          <w:t>i "\"Now, as much as I'd like to flirt with you until the sun rises, there's business to discuss.\""</w:t>
        </w:r>
      </w:ins>
    </w:p>
    <w:p w14:paraId="1B567310" w14:textId="77777777" w:rsidR="00E573B8" w:rsidRPr="00E573B8" w:rsidRDefault="00E573B8" w:rsidP="00E573B8">
      <w:pPr>
        <w:tabs>
          <w:tab w:val="left" w:pos="0"/>
        </w:tabs>
        <w:spacing w:line="600" w:lineRule="auto"/>
        <w:jc w:val="left"/>
        <w:rPr>
          <w:ins w:id="5093" w:author="UTENTE" w:date="2020-06-30T18:32:00Z"/>
          <w:rFonts w:ascii="Calibri" w:eastAsia="Calibri" w:hAnsi="Calibri" w:cs="Times New Roman"/>
          <w:lang w:val="en-US"/>
        </w:rPr>
      </w:pPr>
      <w:ins w:id="5094" w:author="UTENTE" w:date="2020-06-30T18:32:00Z">
        <w:r w:rsidRPr="00E573B8">
          <w:rPr>
            <w:rFonts w:ascii="Calibri" w:eastAsia="Calibri" w:hAnsi="Calibri" w:cs="Times New Roman"/>
            <w:lang w:val="en-US"/>
          </w:rPr>
          <w:t>260.</w:t>
        </w:r>
        <w:r w:rsidRPr="00E573B8">
          <w:rPr>
            <w:rFonts w:ascii="Calibri" w:eastAsia="Calibri" w:hAnsi="Calibri" w:cs="Times New Roman"/>
            <w:lang w:val="en-US"/>
          </w:rPr>
          <w:tab/>
          <w:t>i "\"Why don't you take a seat, and I'll bring some coffee over?\""</w:t>
        </w:r>
      </w:ins>
    </w:p>
    <w:p w14:paraId="5E88E947" w14:textId="77777777" w:rsidR="00E573B8" w:rsidRPr="00E573B8" w:rsidRDefault="00E573B8" w:rsidP="00E573B8">
      <w:pPr>
        <w:tabs>
          <w:tab w:val="left" w:pos="0"/>
        </w:tabs>
        <w:spacing w:line="600" w:lineRule="auto"/>
        <w:jc w:val="left"/>
        <w:rPr>
          <w:ins w:id="5095" w:author="UTENTE" w:date="2020-06-30T18:32:00Z"/>
          <w:rFonts w:ascii="Calibri" w:eastAsia="Calibri" w:hAnsi="Calibri" w:cs="Times New Roman"/>
          <w:lang w:val="en-US"/>
        </w:rPr>
      </w:pPr>
      <w:ins w:id="5096" w:author="UTENTE" w:date="2020-06-30T18:32:00Z">
        <w:r w:rsidRPr="00E573B8">
          <w:rPr>
            <w:rFonts w:ascii="Calibri" w:eastAsia="Calibri" w:hAnsi="Calibri" w:cs="Times New Roman"/>
            <w:lang w:val="en-US"/>
          </w:rPr>
          <w:t>261.</w:t>
        </w:r>
        <w:r w:rsidRPr="00E573B8">
          <w:rPr>
            <w:rFonts w:ascii="Calibri" w:eastAsia="Calibri" w:hAnsi="Calibri" w:cs="Times New Roman"/>
            <w:lang w:val="en-US"/>
          </w:rPr>
          <w:tab/>
          <w:t>n "He motions towards a large sofa near the window, then turns and strides off towards the kitchen."</w:t>
        </w:r>
      </w:ins>
    </w:p>
    <w:p w14:paraId="456A3909" w14:textId="77777777" w:rsidR="00E573B8" w:rsidRPr="00E573B8" w:rsidRDefault="00E573B8" w:rsidP="00E573B8">
      <w:pPr>
        <w:tabs>
          <w:tab w:val="left" w:pos="0"/>
        </w:tabs>
        <w:spacing w:line="600" w:lineRule="auto"/>
        <w:jc w:val="left"/>
        <w:rPr>
          <w:ins w:id="5097" w:author="UTENTE" w:date="2020-06-30T18:32:00Z"/>
          <w:rFonts w:ascii="Calibri" w:eastAsia="Calibri" w:hAnsi="Calibri" w:cs="Times New Roman"/>
          <w:lang w:val="en-US"/>
        </w:rPr>
      </w:pPr>
      <w:ins w:id="5098" w:author="UTENTE" w:date="2020-06-30T18:32:00Z">
        <w:r w:rsidRPr="00E573B8">
          <w:rPr>
            <w:rFonts w:ascii="Calibri" w:eastAsia="Calibri" w:hAnsi="Calibri" w:cs="Times New Roman"/>
            <w:lang w:val="en-US"/>
          </w:rPr>
          <w:t>262.</w:t>
        </w:r>
        <w:r w:rsidRPr="00E573B8">
          <w:rPr>
            <w:rFonts w:ascii="Calibri" w:eastAsia="Calibri" w:hAnsi="Calibri" w:cs="Times New Roman"/>
            <w:lang w:val="en-US"/>
          </w:rPr>
          <w:tab/>
          <w:t>mc "\"Hmph…\""</w:t>
        </w:r>
      </w:ins>
    </w:p>
    <w:p w14:paraId="171AEBDC" w14:textId="77777777" w:rsidR="00E573B8" w:rsidRPr="00E573B8" w:rsidRDefault="00E573B8" w:rsidP="00E573B8">
      <w:pPr>
        <w:tabs>
          <w:tab w:val="left" w:pos="0"/>
        </w:tabs>
        <w:spacing w:line="600" w:lineRule="auto"/>
        <w:jc w:val="left"/>
        <w:rPr>
          <w:ins w:id="5099" w:author="UTENTE" w:date="2020-06-30T18:32:00Z"/>
          <w:rFonts w:ascii="Calibri" w:eastAsia="Calibri" w:hAnsi="Calibri" w:cs="Times New Roman"/>
          <w:lang w:val="en-US"/>
        </w:rPr>
      </w:pPr>
      <w:ins w:id="5100" w:author="UTENTE" w:date="2020-06-30T18:32:00Z">
        <w:r w:rsidRPr="00E573B8">
          <w:rPr>
            <w:rFonts w:ascii="Calibri" w:eastAsia="Calibri" w:hAnsi="Calibri" w:cs="Times New Roman"/>
            <w:lang w:val="en-US"/>
          </w:rPr>
          <w:t>263.</w:t>
        </w:r>
        <w:r w:rsidRPr="00E573B8">
          <w:rPr>
            <w:rFonts w:ascii="Calibri" w:eastAsia="Calibri" w:hAnsi="Calibri" w:cs="Times New Roman"/>
            <w:lang w:val="en-US"/>
          </w:rPr>
          <w:tab/>
          <w:t>n "I guess he's not as terrible a host as I was expecting, but this still feels really weird."</w:t>
        </w:r>
      </w:ins>
    </w:p>
    <w:p w14:paraId="7ED70560" w14:textId="77777777" w:rsidR="00E573B8" w:rsidRPr="00E573B8" w:rsidRDefault="00E573B8" w:rsidP="00E573B8">
      <w:pPr>
        <w:tabs>
          <w:tab w:val="left" w:pos="0"/>
        </w:tabs>
        <w:spacing w:line="600" w:lineRule="auto"/>
        <w:jc w:val="left"/>
        <w:rPr>
          <w:ins w:id="5101" w:author="UTENTE" w:date="2020-06-30T18:32:00Z"/>
          <w:rFonts w:ascii="Calibri" w:eastAsia="Calibri" w:hAnsi="Calibri" w:cs="Times New Roman"/>
          <w:lang w:val="en-US"/>
        </w:rPr>
      </w:pPr>
      <w:ins w:id="5102" w:author="UTENTE" w:date="2020-06-30T18:32:00Z">
        <w:r w:rsidRPr="00E573B8">
          <w:rPr>
            <w:rFonts w:ascii="Calibri" w:eastAsia="Calibri" w:hAnsi="Calibri" w:cs="Times New Roman"/>
            <w:lang w:val="en-US"/>
          </w:rPr>
          <w:t>264.</w:t>
        </w:r>
        <w:r w:rsidRPr="00E573B8">
          <w:rPr>
            <w:rFonts w:ascii="Calibri" w:eastAsia="Calibri" w:hAnsi="Calibri" w:cs="Times New Roman"/>
            <w:lang w:val="en-US"/>
          </w:rPr>
          <w:tab/>
          <w:t>n "I have no idea why he wants me as an \"assistant\" or what that even involves. Probably something shady… though at least I might learn what's going on."</w:t>
        </w:r>
      </w:ins>
    </w:p>
    <w:p w14:paraId="19F62565" w14:textId="77777777" w:rsidR="00E573B8" w:rsidRPr="00E573B8" w:rsidRDefault="00E573B8" w:rsidP="00E573B8">
      <w:pPr>
        <w:tabs>
          <w:tab w:val="left" w:pos="0"/>
        </w:tabs>
        <w:spacing w:line="600" w:lineRule="auto"/>
        <w:jc w:val="left"/>
        <w:rPr>
          <w:ins w:id="5103" w:author="UTENTE" w:date="2020-06-30T18:32:00Z"/>
          <w:rFonts w:ascii="Calibri" w:eastAsia="Calibri" w:hAnsi="Calibri" w:cs="Times New Roman"/>
          <w:lang w:val="en-US"/>
        </w:rPr>
      </w:pPr>
      <w:ins w:id="5104" w:author="UTENTE" w:date="2020-06-30T18:32:00Z">
        <w:r w:rsidRPr="00E573B8">
          <w:rPr>
            <w:rFonts w:ascii="Calibri" w:eastAsia="Calibri" w:hAnsi="Calibri" w:cs="Times New Roman"/>
            <w:lang w:val="en-US"/>
          </w:rPr>
          <w:t>265.</w:t>
        </w:r>
        <w:r w:rsidRPr="00E573B8">
          <w:rPr>
            <w:rFonts w:ascii="Calibri" w:eastAsia="Calibri" w:hAnsi="Calibri" w:cs="Times New Roman"/>
            <w:lang w:val="en-US"/>
          </w:rPr>
          <w:tab/>
          <w:t>n "And as much as I hate to admit it, I'm pretty damn curious about the city's secret vampire network, which I had no idea about until yesterday."</w:t>
        </w:r>
      </w:ins>
    </w:p>
    <w:p w14:paraId="13054E5D" w14:textId="77777777" w:rsidR="00E573B8" w:rsidRPr="00E573B8" w:rsidRDefault="00E573B8" w:rsidP="00E573B8">
      <w:pPr>
        <w:tabs>
          <w:tab w:val="left" w:pos="0"/>
        </w:tabs>
        <w:spacing w:line="600" w:lineRule="auto"/>
        <w:jc w:val="left"/>
        <w:rPr>
          <w:ins w:id="5105" w:author="UTENTE" w:date="2020-06-30T18:32:00Z"/>
          <w:rFonts w:ascii="Calibri" w:eastAsia="Calibri" w:hAnsi="Calibri" w:cs="Times New Roman"/>
          <w:lang w:val="en-US"/>
        </w:rPr>
      </w:pPr>
      <w:ins w:id="5106" w:author="UTENTE" w:date="2020-06-30T18:32:00Z">
        <w:r w:rsidRPr="00E573B8">
          <w:rPr>
            <w:rFonts w:ascii="Calibri" w:eastAsia="Calibri" w:hAnsi="Calibri" w:cs="Times New Roman"/>
            <w:lang w:val="en-US"/>
          </w:rPr>
          <w:t>266.</w:t>
        </w:r>
        <w:r w:rsidRPr="00E573B8">
          <w:rPr>
            <w:rFonts w:ascii="Calibri" w:eastAsia="Calibri" w:hAnsi="Calibri" w:cs="Times New Roman"/>
            <w:lang w:val="en-US"/>
          </w:rPr>
          <w:tab/>
          <w:t>n "After I wait on the sofa for a little while, gazing out at the beautiful cityscape through the windows, Isaac eventually comes back."</w:t>
        </w:r>
      </w:ins>
    </w:p>
    <w:p w14:paraId="4D9C01E1" w14:textId="77777777" w:rsidR="00E573B8" w:rsidRPr="00E573B8" w:rsidRDefault="00E573B8" w:rsidP="00E573B8">
      <w:pPr>
        <w:tabs>
          <w:tab w:val="left" w:pos="0"/>
        </w:tabs>
        <w:spacing w:line="600" w:lineRule="auto"/>
        <w:jc w:val="left"/>
        <w:rPr>
          <w:ins w:id="5107" w:author="UTENTE" w:date="2020-06-30T18:32:00Z"/>
          <w:rFonts w:ascii="Calibri" w:eastAsia="Calibri" w:hAnsi="Calibri" w:cs="Times New Roman"/>
          <w:lang w:val="en-US"/>
        </w:rPr>
      </w:pPr>
      <w:ins w:id="5108" w:author="UTENTE" w:date="2020-06-30T18:32:00Z">
        <w:r w:rsidRPr="00E573B8">
          <w:rPr>
            <w:rFonts w:ascii="Calibri" w:eastAsia="Calibri" w:hAnsi="Calibri" w:cs="Times New Roman"/>
            <w:lang w:val="en-US"/>
          </w:rPr>
          <w:t>267.</w:t>
        </w:r>
        <w:r w:rsidRPr="00E573B8">
          <w:rPr>
            <w:rFonts w:ascii="Calibri" w:eastAsia="Calibri" w:hAnsi="Calibri" w:cs="Times New Roman"/>
            <w:lang w:val="en-US"/>
          </w:rPr>
          <w:tab/>
          <w:t>ip "\"Sorry for making you wait! I hope you like your coffee bold.\""</w:t>
        </w:r>
      </w:ins>
    </w:p>
    <w:p w14:paraId="7500E223" w14:textId="77777777" w:rsidR="00E573B8" w:rsidRPr="00E573B8" w:rsidRDefault="00E573B8" w:rsidP="00E573B8">
      <w:pPr>
        <w:tabs>
          <w:tab w:val="left" w:pos="0"/>
        </w:tabs>
        <w:spacing w:line="600" w:lineRule="auto"/>
        <w:jc w:val="left"/>
        <w:rPr>
          <w:ins w:id="5109" w:author="UTENTE" w:date="2020-06-30T18:32:00Z"/>
          <w:rFonts w:ascii="Calibri" w:eastAsia="Calibri" w:hAnsi="Calibri" w:cs="Times New Roman"/>
          <w:lang w:val="en-US"/>
        </w:rPr>
      </w:pPr>
      <w:ins w:id="5110" w:author="UTENTE" w:date="2020-06-30T18:32:00Z">
        <w:r w:rsidRPr="00E573B8">
          <w:rPr>
            <w:rFonts w:ascii="Calibri" w:eastAsia="Calibri" w:hAnsi="Calibri" w:cs="Times New Roman"/>
            <w:lang w:val="en-US"/>
          </w:rPr>
          <w:t>268.</w:t>
        </w:r>
        <w:r w:rsidRPr="00E573B8">
          <w:rPr>
            <w:rFonts w:ascii="Calibri" w:eastAsia="Calibri" w:hAnsi="Calibri" w:cs="Times New Roman"/>
            <w:lang w:val="en-US"/>
          </w:rPr>
          <w:tab/>
          <w:t>mcp "\"I work the night shift, you know. I practically survive on dark coffee.\"" </w:t>
        </w:r>
        <w:r w:rsidRPr="00E573B8">
          <w:rPr>
            <w:rFonts w:ascii="Calibri" w:eastAsia="Calibri" w:hAnsi="Calibri" w:cs="Times New Roman"/>
            <w:lang w:val="en-US"/>
          </w:rPr>
          <w:br w:type="page"/>
        </w:r>
      </w:ins>
    </w:p>
    <w:p w14:paraId="3DF04AE8" w14:textId="77777777" w:rsidR="00E573B8" w:rsidRPr="00E573B8" w:rsidRDefault="00E573B8" w:rsidP="00E573B8">
      <w:pPr>
        <w:tabs>
          <w:tab w:val="left" w:pos="0"/>
        </w:tabs>
        <w:spacing w:line="600" w:lineRule="auto"/>
        <w:jc w:val="left"/>
        <w:rPr>
          <w:ins w:id="5111" w:author="UTENTE" w:date="2020-06-30T18:32:00Z"/>
          <w:rFonts w:ascii="Calibri" w:eastAsia="Calibri" w:hAnsi="Calibri" w:cs="Times New Roman"/>
        </w:rPr>
      </w:pPr>
      <w:ins w:id="5112" w:author="UTENTE" w:date="2020-06-30T18:32:00Z">
        <w:r w:rsidRPr="00E573B8">
          <w:rPr>
            <w:rFonts w:ascii="Calibri" w:eastAsia="Calibri" w:hAnsi="Calibri" w:cs="Times New Roman"/>
          </w:rPr>
          <w:lastRenderedPageBreak/>
          <w:t>258.</w:t>
        </w:r>
        <w:r w:rsidRPr="00E573B8">
          <w:rPr>
            <w:rFonts w:ascii="Calibri" w:eastAsia="Calibri" w:hAnsi="Calibri" w:cs="Times New Roman"/>
          </w:rPr>
          <w:tab/>
          <w:t>n "Isaac chiude la porta dietro di noi e si schiarisce la gola, uno sguardo leggermente più serio gli si dipinge sul viso."</w:t>
        </w:r>
      </w:ins>
    </w:p>
    <w:p w14:paraId="4676793A" w14:textId="77777777" w:rsidR="00E573B8" w:rsidRPr="00E573B8" w:rsidRDefault="00E573B8" w:rsidP="00E573B8">
      <w:pPr>
        <w:tabs>
          <w:tab w:val="left" w:pos="0"/>
        </w:tabs>
        <w:spacing w:line="600" w:lineRule="auto"/>
        <w:jc w:val="left"/>
        <w:rPr>
          <w:ins w:id="5113" w:author="UTENTE" w:date="2020-06-30T18:32:00Z"/>
          <w:rFonts w:ascii="Calibri" w:eastAsia="Calibri" w:hAnsi="Calibri" w:cs="Times New Roman"/>
        </w:rPr>
      </w:pPr>
      <w:ins w:id="5114" w:author="UTENTE" w:date="2020-06-30T18:32:00Z">
        <w:r w:rsidRPr="00E573B8">
          <w:rPr>
            <w:rFonts w:ascii="Calibri" w:eastAsia="Calibri" w:hAnsi="Calibri" w:cs="Times New Roman"/>
          </w:rPr>
          <w:t>259.</w:t>
        </w:r>
        <w:r w:rsidRPr="00E573B8">
          <w:rPr>
            <w:rFonts w:ascii="Calibri" w:eastAsia="Calibri" w:hAnsi="Calibri" w:cs="Times New Roman"/>
          </w:rPr>
          <w:tab/>
          <w:t>i "\"Ora, per quanto mi piacerebbe flirtare con te fino all'alba, abbiamo degli affari di cui parlare.\""</w:t>
        </w:r>
      </w:ins>
    </w:p>
    <w:p w14:paraId="4A1582D5" w14:textId="77777777" w:rsidR="00E573B8" w:rsidRPr="00E573B8" w:rsidRDefault="00E573B8" w:rsidP="00E573B8">
      <w:pPr>
        <w:tabs>
          <w:tab w:val="left" w:pos="0"/>
        </w:tabs>
        <w:spacing w:line="600" w:lineRule="auto"/>
        <w:jc w:val="left"/>
        <w:rPr>
          <w:ins w:id="5115" w:author="UTENTE" w:date="2020-06-30T18:32:00Z"/>
          <w:rFonts w:ascii="Calibri" w:eastAsia="Calibri" w:hAnsi="Calibri" w:cs="Times New Roman"/>
        </w:rPr>
      </w:pPr>
      <w:ins w:id="5116" w:author="UTENTE" w:date="2020-06-30T18:32:00Z">
        <w:r w:rsidRPr="00E573B8">
          <w:rPr>
            <w:rFonts w:ascii="Calibri" w:eastAsia="Calibri" w:hAnsi="Calibri" w:cs="Times New Roman"/>
          </w:rPr>
          <w:t>260.</w:t>
        </w:r>
        <w:r w:rsidRPr="00E573B8">
          <w:rPr>
            <w:rFonts w:ascii="Calibri" w:eastAsia="Calibri" w:hAnsi="Calibri" w:cs="Times New Roman"/>
          </w:rPr>
          <w:tab/>
          <w:t>i "\"Perché non ti siedi? Intanto porto del caffè.\""</w:t>
        </w:r>
      </w:ins>
    </w:p>
    <w:p w14:paraId="3648FA46" w14:textId="77777777" w:rsidR="00E573B8" w:rsidRPr="00E573B8" w:rsidRDefault="00E573B8" w:rsidP="00E573B8">
      <w:pPr>
        <w:tabs>
          <w:tab w:val="left" w:pos="0"/>
        </w:tabs>
        <w:spacing w:line="600" w:lineRule="auto"/>
        <w:jc w:val="left"/>
        <w:rPr>
          <w:ins w:id="5117" w:author="UTENTE" w:date="2020-06-30T18:32:00Z"/>
          <w:rFonts w:ascii="Calibri" w:eastAsia="Calibri" w:hAnsi="Calibri" w:cs="Times New Roman"/>
        </w:rPr>
      </w:pPr>
      <w:ins w:id="5118" w:author="UTENTE" w:date="2020-06-30T18:32:00Z">
        <w:r w:rsidRPr="00E573B8">
          <w:rPr>
            <w:rFonts w:ascii="Calibri" w:eastAsia="Calibri" w:hAnsi="Calibri" w:cs="Times New Roman"/>
          </w:rPr>
          <w:t>261.</w:t>
        </w:r>
        <w:r w:rsidRPr="00E573B8">
          <w:rPr>
            <w:rFonts w:ascii="Calibri" w:eastAsia="Calibri" w:hAnsi="Calibri" w:cs="Times New Roman"/>
          </w:rPr>
          <w:tab/>
          <w:t>n "Mi fa cenno di andare a sedermi su un grande divano vicino alla finestra, poi si gira e si dirige verso la cucina."</w:t>
        </w:r>
      </w:ins>
    </w:p>
    <w:p w14:paraId="28B6218E" w14:textId="77777777" w:rsidR="00E573B8" w:rsidRPr="00E573B8" w:rsidRDefault="00E573B8" w:rsidP="00E573B8">
      <w:pPr>
        <w:tabs>
          <w:tab w:val="left" w:pos="0"/>
        </w:tabs>
        <w:spacing w:line="600" w:lineRule="auto"/>
        <w:jc w:val="left"/>
        <w:rPr>
          <w:ins w:id="5119" w:author="UTENTE" w:date="2020-06-30T18:32:00Z"/>
          <w:rFonts w:ascii="Calibri" w:eastAsia="Calibri" w:hAnsi="Calibri" w:cs="Times New Roman"/>
        </w:rPr>
      </w:pPr>
      <w:ins w:id="5120" w:author="UTENTE" w:date="2020-06-30T18:32:00Z">
        <w:r w:rsidRPr="00E573B8">
          <w:rPr>
            <w:rFonts w:ascii="Calibri" w:eastAsia="Calibri" w:hAnsi="Calibri" w:cs="Times New Roman"/>
          </w:rPr>
          <w:t>262.</w:t>
        </w:r>
        <w:r w:rsidRPr="00E573B8">
          <w:rPr>
            <w:rFonts w:ascii="Calibri" w:eastAsia="Calibri" w:hAnsi="Calibri" w:cs="Times New Roman"/>
          </w:rPr>
          <w:tab/>
          <w:t>mc "\"Hmpf…\""</w:t>
        </w:r>
      </w:ins>
    </w:p>
    <w:p w14:paraId="6E31FB0E" w14:textId="77777777" w:rsidR="00E573B8" w:rsidRPr="00E573B8" w:rsidRDefault="00E573B8" w:rsidP="00E573B8">
      <w:pPr>
        <w:tabs>
          <w:tab w:val="left" w:pos="0"/>
        </w:tabs>
        <w:spacing w:line="600" w:lineRule="auto"/>
        <w:jc w:val="left"/>
        <w:rPr>
          <w:ins w:id="5121" w:author="UTENTE" w:date="2020-06-30T18:32:00Z"/>
          <w:rFonts w:ascii="Calibri" w:eastAsia="Calibri" w:hAnsi="Calibri" w:cs="Times New Roman"/>
        </w:rPr>
      </w:pPr>
      <w:ins w:id="5122" w:author="UTENTE" w:date="2020-06-30T18:32:00Z">
        <w:r w:rsidRPr="00E573B8">
          <w:rPr>
            <w:rFonts w:ascii="Calibri" w:eastAsia="Calibri" w:hAnsi="Calibri" w:cs="Times New Roman"/>
          </w:rPr>
          <w:t>263.</w:t>
        </w:r>
        <w:r w:rsidRPr="00E573B8">
          <w:rPr>
            <w:rFonts w:ascii="Calibri" w:eastAsia="Calibri" w:hAnsi="Calibri" w:cs="Times New Roman"/>
          </w:rPr>
          <w:tab/>
          <w:t>n "Immagino non sia un padrone di casa così terribile come mi aspettavo, però è ancora tutto molto strano."</w:t>
        </w:r>
      </w:ins>
    </w:p>
    <w:p w14:paraId="0E794A51" w14:textId="77777777" w:rsidR="00E573B8" w:rsidRPr="00E573B8" w:rsidRDefault="00E573B8" w:rsidP="00E573B8">
      <w:pPr>
        <w:tabs>
          <w:tab w:val="left" w:pos="0"/>
        </w:tabs>
        <w:spacing w:line="600" w:lineRule="auto"/>
        <w:jc w:val="left"/>
        <w:rPr>
          <w:ins w:id="5123" w:author="UTENTE" w:date="2020-06-30T18:32:00Z"/>
          <w:rFonts w:ascii="Calibri" w:eastAsia="Calibri" w:hAnsi="Calibri" w:cs="Times New Roman"/>
        </w:rPr>
      </w:pPr>
      <w:ins w:id="5124" w:author="UTENTE" w:date="2020-06-30T18:32:00Z">
        <w:r w:rsidRPr="00E573B8">
          <w:rPr>
            <w:rFonts w:ascii="Calibri" w:eastAsia="Calibri" w:hAnsi="Calibri" w:cs="Times New Roman"/>
          </w:rPr>
          <w:t>264.</w:t>
        </w:r>
        <w:r w:rsidRPr="00E573B8">
          <w:rPr>
            <w:rFonts w:ascii="Calibri" w:eastAsia="Calibri" w:hAnsi="Calibri" w:cs="Times New Roman"/>
          </w:rPr>
          <w:tab/>
          <w:t>n "Non ho la minima idea del perché mi voglia come suo \"assistente\" o che cosa vorrebbe dire. Probabilmente qualcosa di losco… anche se magari potrei scoprire che sta succedendo."</w:t>
        </w:r>
      </w:ins>
    </w:p>
    <w:p w14:paraId="5E24AD36" w14:textId="77777777" w:rsidR="00E573B8" w:rsidRPr="00E573B8" w:rsidRDefault="00E573B8" w:rsidP="00E573B8">
      <w:pPr>
        <w:tabs>
          <w:tab w:val="left" w:pos="0"/>
        </w:tabs>
        <w:spacing w:line="600" w:lineRule="auto"/>
        <w:jc w:val="left"/>
        <w:rPr>
          <w:ins w:id="5125" w:author="UTENTE" w:date="2020-06-30T18:32:00Z"/>
          <w:rFonts w:ascii="Calibri" w:eastAsia="Calibri" w:hAnsi="Calibri" w:cs="Times New Roman"/>
        </w:rPr>
      </w:pPr>
      <w:ins w:id="5126" w:author="UTENTE" w:date="2020-06-30T18:32:00Z">
        <w:r w:rsidRPr="00E573B8">
          <w:rPr>
            <w:rFonts w:ascii="Calibri" w:eastAsia="Calibri" w:hAnsi="Calibri" w:cs="Times New Roman"/>
          </w:rPr>
          <w:t>265.</w:t>
        </w:r>
        <w:r w:rsidRPr="00E573B8">
          <w:rPr>
            <w:rFonts w:ascii="Calibri" w:eastAsia="Calibri" w:hAnsi="Calibri" w:cs="Times New Roman"/>
          </w:rPr>
          <w:tab/>
          <w:t>n "E per quanto odi ammetterlo, sono fottutamente curioso di conoscere questa rete di vampiri in città, di cui non sapevo nulla fino a ieri."</w:t>
        </w:r>
      </w:ins>
    </w:p>
    <w:p w14:paraId="4015DBC4" w14:textId="77777777" w:rsidR="00E573B8" w:rsidRPr="00E573B8" w:rsidRDefault="00E573B8" w:rsidP="00E573B8">
      <w:pPr>
        <w:tabs>
          <w:tab w:val="left" w:pos="0"/>
        </w:tabs>
        <w:spacing w:line="600" w:lineRule="auto"/>
        <w:jc w:val="left"/>
        <w:rPr>
          <w:ins w:id="5127" w:author="UTENTE" w:date="2020-06-30T18:32:00Z"/>
          <w:rFonts w:ascii="Calibri" w:eastAsia="Calibri" w:hAnsi="Calibri" w:cs="Times New Roman"/>
        </w:rPr>
      </w:pPr>
      <w:ins w:id="5128" w:author="UTENTE" w:date="2020-06-30T18:32:00Z">
        <w:r w:rsidRPr="00E573B8">
          <w:rPr>
            <w:rFonts w:ascii="Calibri" w:eastAsia="Calibri" w:hAnsi="Calibri" w:cs="Times New Roman"/>
          </w:rPr>
          <w:t>266.</w:t>
        </w:r>
        <w:r w:rsidRPr="00E573B8">
          <w:rPr>
            <w:rFonts w:ascii="Calibri" w:eastAsia="Calibri" w:hAnsi="Calibri" w:cs="Times New Roman"/>
          </w:rPr>
          <w:tab/>
          <w:t>n "Dopo aver aspettato qualche minuto sul divano, osservando il bellissimo paesaggio urbano dalla finestra, Isaac finalmente ritorna."</w:t>
        </w:r>
      </w:ins>
    </w:p>
    <w:p w14:paraId="219CBE4E" w14:textId="77777777" w:rsidR="00E573B8" w:rsidRPr="00E573B8" w:rsidRDefault="00E573B8" w:rsidP="00E573B8">
      <w:pPr>
        <w:tabs>
          <w:tab w:val="left" w:pos="0"/>
        </w:tabs>
        <w:spacing w:line="600" w:lineRule="auto"/>
        <w:jc w:val="left"/>
        <w:rPr>
          <w:ins w:id="5129" w:author="UTENTE" w:date="2020-06-30T18:32:00Z"/>
          <w:rFonts w:ascii="Calibri" w:eastAsia="Calibri" w:hAnsi="Calibri" w:cs="Times New Roman"/>
        </w:rPr>
      </w:pPr>
      <w:ins w:id="5130" w:author="UTENTE" w:date="2020-06-30T18:32:00Z">
        <w:r w:rsidRPr="00E573B8">
          <w:rPr>
            <w:rFonts w:ascii="Calibri" w:eastAsia="Calibri" w:hAnsi="Calibri" w:cs="Times New Roman"/>
          </w:rPr>
          <w:t>267.</w:t>
        </w:r>
        <w:r w:rsidRPr="00E573B8">
          <w:rPr>
            <w:rFonts w:ascii="Calibri" w:eastAsia="Calibri" w:hAnsi="Calibri" w:cs="Times New Roman"/>
          </w:rPr>
          <w:tab/>
          <w:t>ip "\"Scusami se ti ho fatto aspettare! Spero ti piaccia forte, il caffè.\""</w:t>
        </w:r>
      </w:ins>
    </w:p>
    <w:p w14:paraId="153D707C" w14:textId="77777777" w:rsidR="00E573B8" w:rsidRPr="00E573B8" w:rsidRDefault="00E573B8" w:rsidP="00E573B8">
      <w:pPr>
        <w:tabs>
          <w:tab w:val="left" w:pos="0"/>
        </w:tabs>
        <w:spacing w:line="600" w:lineRule="auto"/>
        <w:jc w:val="left"/>
        <w:rPr>
          <w:ins w:id="5131" w:author="UTENTE" w:date="2020-06-30T18:32:00Z"/>
          <w:rFonts w:ascii="Calibri" w:eastAsia="Calibri" w:hAnsi="Calibri" w:cs="Times New Roman"/>
        </w:rPr>
      </w:pPr>
      <w:ins w:id="5132" w:author="UTENTE" w:date="2020-06-30T18:32:00Z">
        <w:r w:rsidRPr="00E573B8">
          <w:rPr>
            <w:rFonts w:ascii="Calibri" w:eastAsia="Calibri" w:hAnsi="Calibri" w:cs="Times New Roman"/>
          </w:rPr>
          <w:t>268.</w:t>
        </w:r>
        <w:r w:rsidRPr="00E573B8">
          <w:rPr>
            <w:rFonts w:ascii="Calibri" w:eastAsia="Calibri" w:hAnsi="Calibri" w:cs="Times New Roman"/>
          </w:rPr>
          <w:tab/>
          <w:t>mcp "\"Faccio il turno di notte, sai. Praticamente sopravvivo grazie al caffè nero.\"" </w:t>
        </w:r>
        <w:r w:rsidRPr="00E573B8">
          <w:rPr>
            <w:rFonts w:ascii="Calibri" w:eastAsia="Calibri" w:hAnsi="Calibri" w:cs="Times New Roman"/>
          </w:rPr>
          <w:br w:type="page"/>
        </w:r>
      </w:ins>
    </w:p>
    <w:p w14:paraId="7110F6B9" w14:textId="77777777" w:rsidR="00E573B8" w:rsidRPr="00E573B8" w:rsidRDefault="00E573B8" w:rsidP="00E573B8">
      <w:pPr>
        <w:tabs>
          <w:tab w:val="left" w:pos="0"/>
        </w:tabs>
        <w:spacing w:line="600" w:lineRule="auto"/>
        <w:jc w:val="left"/>
        <w:rPr>
          <w:ins w:id="5133" w:author="UTENTE" w:date="2020-06-30T18:32:00Z"/>
          <w:rFonts w:ascii="Calibri" w:eastAsia="Calibri" w:hAnsi="Calibri" w:cs="Times New Roman"/>
          <w:lang w:val="en-US"/>
        </w:rPr>
      </w:pPr>
      <w:ins w:id="5134" w:author="UTENTE" w:date="2020-06-30T18:32:00Z">
        <w:r w:rsidRPr="00E573B8">
          <w:rPr>
            <w:rFonts w:ascii="Calibri" w:eastAsia="Calibri" w:hAnsi="Calibri" w:cs="Times New Roman"/>
            <w:lang w:val="en-US"/>
          </w:rPr>
          <w:lastRenderedPageBreak/>
          <w:t>269.</w:t>
        </w:r>
        <w:r w:rsidRPr="00E573B8">
          <w:rPr>
            <w:rFonts w:ascii="Calibri" w:eastAsia="Calibri" w:hAnsi="Calibri" w:cs="Times New Roman"/>
            <w:lang w:val="en-US"/>
          </w:rPr>
          <w:tab/>
          <w:t>n "Isaac sits down beside me on the couch, handing over a mug."</w:t>
        </w:r>
      </w:ins>
    </w:p>
    <w:p w14:paraId="32D60175" w14:textId="77777777" w:rsidR="00E573B8" w:rsidRPr="00E573B8" w:rsidRDefault="00E573B8" w:rsidP="00E573B8">
      <w:pPr>
        <w:tabs>
          <w:tab w:val="left" w:pos="0"/>
        </w:tabs>
        <w:spacing w:line="600" w:lineRule="auto"/>
        <w:jc w:val="left"/>
        <w:rPr>
          <w:ins w:id="5135" w:author="UTENTE" w:date="2020-06-30T18:32:00Z"/>
          <w:rFonts w:ascii="Calibri" w:eastAsia="Calibri" w:hAnsi="Calibri" w:cs="Times New Roman"/>
          <w:lang w:val="en-US"/>
        </w:rPr>
      </w:pPr>
      <w:ins w:id="5136" w:author="UTENTE" w:date="2020-06-30T18:32:00Z">
        <w:r w:rsidRPr="00E573B8">
          <w:rPr>
            <w:rFonts w:ascii="Calibri" w:eastAsia="Calibri" w:hAnsi="Calibri" w:cs="Times New Roman"/>
            <w:lang w:val="en-US"/>
          </w:rPr>
          <w:t>270.</w:t>
        </w:r>
        <w:r w:rsidRPr="00E573B8">
          <w:rPr>
            <w:rFonts w:ascii="Calibri" w:eastAsia="Calibri" w:hAnsi="Calibri" w:cs="Times New Roman"/>
            <w:lang w:val="en-US"/>
          </w:rPr>
          <w:tab/>
          <w:t>n "I take a cautious sip of the brew, not expecting much… {w}and blink in surprise."</w:t>
        </w:r>
      </w:ins>
    </w:p>
    <w:p w14:paraId="5702AEDC" w14:textId="77777777" w:rsidR="00E573B8" w:rsidRPr="00E573B8" w:rsidRDefault="00E573B8" w:rsidP="00E573B8">
      <w:pPr>
        <w:tabs>
          <w:tab w:val="left" w:pos="0"/>
        </w:tabs>
        <w:spacing w:line="600" w:lineRule="auto"/>
        <w:jc w:val="left"/>
        <w:rPr>
          <w:ins w:id="5137" w:author="UTENTE" w:date="2020-06-30T18:32:00Z"/>
          <w:rFonts w:ascii="Calibri" w:eastAsia="Calibri" w:hAnsi="Calibri" w:cs="Times New Roman"/>
          <w:lang w:val="en-US"/>
        </w:rPr>
      </w:pPr>
      <w:ins w:id="5138" w:author="UTENTE" w:date="2020-06-30T18:32:00Z">
        <w:r w:rsidRPr="00E573B8">
          <w:rPr>
            <w:rFonts w:ascii="Calibri" w:eastAsia="Calibri" w:hAnsi="Calibri" w:cs="Times New Roman"/>
            <w:lang w:val="en-US"/>
          </w:rPr>
          <w:t>271.</w:t>
        </w:r>
        <w:r w:rsidRPr="00E573B8">
          <w:rPr>
            <w:rFonts w:ascii="Calibri" w:eastAsia="Calibri" w:hAnsi="Calibri" w:cs="Times New Roman"/>
            <w:lang w:val="en-US"/>
          </w:rPr>
          <w:tab/>
          <w:t>n "It's actually pretty good, and I'm a picky coffee drinker."</w:t>
        </w:r>
      </w:ins>
    </w:p>
    <w:p w14:paraId="1CFB0118" w14:textId="77777777" w:rsidR="00E573B8" w:rsidRPr="00E573B8" w:rsidRDefault="00E573B8" w:rsidP="00E573B8">
      <w:pPr>
        <w:tabs>
          <w:tab w:val="left" w:pos="0"/>
        </w:tabs>
        <w:spacing w:line="600" w:lineRule="auto"/>
        <w:jc w:val="left"/>
        <w:rPr>
          <w:ins w:id="5139" w:author="UTENTE" w:date="2020-06-30T18:32:00Z"/>
          <w:rFonts w:ascii="Calibri" w:eastAsia="Calibri" w:hAnsi="Calibri" w:cs="Times New Roman"/>
          <w:lang w:val="en-US"/>
        </w:rPr>
      </w:pPr>
      <w:ins w:id="5140" w:author="UTENTE" w:date="2020-06-30T18:32:00Z">
        <w:r w:rsidRPr="00E573B8">
          <w:rPr>
            <w:rFonts w:ascii="Calibri" w:eastAsia="Calibri" w:hAnsi="Calibri" w:cs="Times New Roman"/>
            <w:lang w:val="en-US"/>
          </w:rPr>
          <w:t>272.</w:t>
        </w:r>
        <w:r w:rsidRPr="00E573B8">
          <w:rPr>
            <w:rFonts w:ascii="Calibri" w:eastAsia="Calibri" w:hAnsi="Calibri" w:cs="Times New Roman"/>
            <w:lang w:val="en-US"/>
          </w:rPr>
          <w:tab/>
          <w:t>ip "\"Don't even try to complain that you don't like it. I can see approval written all over your cute face.\""</w:t>
        </w:r>
      </w:ins>
    </w:p>
    <w:p w14:paraId="6465C105" w14:textId="77777777" w:rsidR="00E573B8" w:rsidRPr="00E573B8" w:rsidRDefault="00E573B8" w:rsidP="00E573B8">
      <w:pPr>
        <w:tabs>
          <w:tab w:val="left" w:pos="0"/>
        </w:tabs>
        <w:spacing w:line="600" w:lineRule="auto"/>
        <w:jc w:val="left"/>
        <w:rPr>
          <w:ins w:id="5141" w:author="UTENTE" w:date="2020-06-30T18:32:00Z"/>
          <w:rFonts w:ascii="Calibri" w:eastAsia="Calibri" w:hAnsi="Calibri" w:cs="Times New Roman"/>
          <w:lang w:val="en-US"/>
        </w:rPr>
      </w:pPr>
      <w:ins w:id="5142" w:author="UTENTE" w:date="2020-06-30T18:32:00Z">
        <w:r w:rsidRPr="00E573B8">
          <w:rPr>
            <w:rFonts w:ascii="Calibri" w:eastAsia="Calibri" w:hAnsi="Calibri" w:cs="Times New Roman"/>
            <w:lang w:val="en-US"/>
          </w:rPr>
          <w:t>273.</w:t>
        </w:r>
        <w:r w:rsidRPr="00E573B8">
          <w:rPr>
            <w:rFonts w:ascii="Calibri" w:eastAsia="Calibri" w:hAnsi="Calibri" w:cs="Times New Roman"/>
            <w:lang w:val="en-US"/>
          </w:rPr>
          <w:tab/>
          <w:t>mcp "\"…\""</w:t>
        </w:r>
      </w:ins>
    </w:p>
    <w:p w14:paraId="2EAACBB6" w14:textId="77777777" w:rsidR="00E573B8" w:rsidRPr="00E573B8" w:rsidRDefault="00E573B8" w:rsidP="00E573B8">
      <w:pPr>
        <w:tabs>
          <w:tab w:val="left" w:pos="0"/>
        </w:tabs>
        <w:spacing w:line="600" w:lineRule="auto"/>
        <w:jc w:val="left"/>
        <w:rPr>
          <w:ins w:id="5143" w:author="UTENTE" w:date="2020-06-30T18:32:00Z"/>
          <w:rFonts w:ascii="Calibri" w:eastAsia="Calibri" w:hAnsi="Calibri" w:cs="Times New Roman"/>
          <w:lang w:val="en-US"/>
        </w:rPr>
      </w:pPr>
      <w:ins w:id="5144" w:author="UTENTE" w:date="2020-06-30T18:32:00Z">
        <w:r w:rsidRPr="00E573B8">
          <w:rPr>
            <w:rFonts w:ascii="Calibri" w:eastAsia="Calibri" w:hAnsi="Calibri" w:cs="Times New Roman"/>
            <w:lang w:val="en-US"/>
          </w:rPr>
          <w:t>274.</w:t>
        </w:r>
        <w:r w:rsidRPr="00E573B8">
          <w:rPr>
            <w:rFonts w:ascii="Calibri" w:eastAsia="Calibri" w:hAnsi="Calibri" w:cs="Times New Roman"/>
            <w:lang w:val="en-US"/>
          </w:rPr>
          <w:tab/>
          <w:t>n "He beams at me in satisfaction, and I sulkily turn my head away a little bit."</w:t>
        </w:r>
      </w:ins>
    </w:p>
    <w:p w14:paraId="6955D85C" w14:textId="77777777" w:rsidR="00E573B8" w:rsidRPr="00E573B8" w:rsidRDefault="00E573B8" w:rsidP="00E573B8">
      <w:pPr>
        <w:tabs>
          <w:tab w:val="left" w:pos="0"/>
        </w:tabs>
        <w:spacing w:line="600" w:lineRule="auto"/>
        <w:jc w:val="left"/>
        <w:rPr>
          <w:ins w:id="5145" w:author="UTENTE" w:date="2020-06-30T18:32:00Z"/>
          <w:rFonts w:ascii="Calibri" w:eastAsia="Calibri" w:hAnsi="Calibri" w:cs="Times New Roman"/>
          <w:lang w:val="en-US"/>
        </w:rPr>
      </w:pPr>
      <w:ins w:id="5146" w:author="UTENTE" w:date="2020-06-30T18:32:00Z">
        <w:r w:rsidRPr="00E573B8">
          <w:rPr>
            <w:rFonts w:ascii="Calibri" w:eastAsia="Calibri" w:hAnsi="Calibri" w:cs="Times New Roman"/>
            <w:lang w:val="en-US"/>
          </w:rPr>
          <w:t>275.</w:t>
        </w:r>
        <w:r w:rsidRPr="00E573B8">
          <w:rPr>
            <w:rFonts w:ascii="Calibri" w:eastAsia="Calibri" w:hAnsi="Calibri" w:cs="Times New Roman"/>
            <w:lang w:val="en-US"/>
          </w:rPr>
          <w:tab/>
          <w:t>n "I really need to work on a better poker face."</w:t>
        </w:r>
      </w:ins>
    </w:p>
    <w:p w14:paraId="1D5A3A0F" w14:textId="77777777" w:rsidR="00E573B8" w:rsidRPr="00E573B8" w:rsidRDefault="00E573B8" w:rsidP="00E573B8">
      <w:pPr>
        <w:tabs>
          <w:tab w:val="left" w:pos="0"/>
        </w:tabs>
        <w:spacing w:line="600" w:lineRule="auto"/>
        <w:jc w:val="left"/>
        <w:rPr>
          <w:ins w:id="5147" w:author="UTENTE" w:date="2020-06-30T18:32:00Z"/>
          <w:rFonts w:ascii="Calibri" w:eastAsia="Calibri" w:hAnsi="Calibri" w:cs="Times New Roman"/>
          <w:lang w:val="en-US"/>
        </w:rPr>
      </w:pPr>
      <w:ins w:id="5148" w:author="UTENTE" w:date="2020-06-30T18:32:00Z">
        <w:r w:rsidRPr="00E573B8">
          <w:rPr>
            <w:rFonts w:ascii="Calibri" w:eastAsia="Calibri" w:hAnsi="Calibri" w:cs="Times New Roman"/>
            <w:lang w:val="en-US"/>
          </w:rPr>
          <w:t>276.</w:t>
        </w:r>
        <w:r w:rsidRPr="00E573B8">
          <w:rPr>
            <w:rFonts w:ascii="Calibri" w:eastAsia="Calibri" w:hAnsi="Calibri" w:cs="Times New Roman"/>
            <w:lang w:val="en-US"/>
          </w:rPr>
          <w:tab/>
          <w:t>mcp "\"Well, I've had worse. I guess you're good for something after all, Isaac.\""</w:t>
        </w:r>
      </w:ins>
    </w:p>
    <w:p w14:paraId="297215DC" w14:textId="77777777" w:rsidR="00E573B8" w:rsidRPr="00E573B8" w:rsidRDefault="00E573B8" w:rsidP="00E573B8">
      <w:pPr>
        <w:tabs>
          <w:tab w:val="left" w:pos="0"/>
        </w:tabs>
        <w:spacing w:line="600" w:lineRule="auto"/>
        <w:jc w:val="left"/>
        <w:rPr>
          <w:ins w:id="5149" w:author="UTENTE" w:date="2020-06-30T18:32:00Z"/>
          <w:rFonts w:ascii="Calibri" w:eastAsia="Calibri" w:hAnsi="Calibri" w:cs="Times New Roman"/>
          <w:lang w:val="en-US"/>
        </w:rPr>
      </w:pPr>
      <w:ins w:id="5150" w:author="UTENTE" w:date="2020-06-30T18:32:00Z">
        <w:r w:rsidRPr="00E573B8">
          <w:rPr>
            <w:rFonts w:ascii="Calibri" w:eastAsia="Calibri" w:hAnsi="Calibri" w:cs="Times New Roman"/>
            <w:lang w:val="en-US"/>
          </w:rPr>
          <w:t>277.</w:t>
        </w:r>
        <w:r w:rsidRPr="00E573B8">
          <w:rPr>
            <w:rFonts w:ascii="Calibri" w:eastAsia="Calibri" w:hAnsi="Calibri" w:cs="Times New Roman"/>
            <w:lang w:val="en-US"/>
          </w:rPr>
          <w:tab/>
          <w:t>mcp "\"Anyway, didn't you say there was 'business' to talk about?\""</w:t>
        </w:r>
      </w:ins>
    </w:p>
    <w:p w14:paraId="18BD6C8B" w14:textId="77777777" w:rsidR="00E573B8" w:rsidRPr="00E573B8" w:rsidRDefault="00E573B8" w:rsidP="00E573B8">
      <w:pPr>
        <w:tabs>
          <w:tab w:val="left" w:pos="0"/>
        </w:tabs>
        <w:spacing w:line="600" w:lineRule="auto"/>
        <w:jc w:val="left"/>
        <w:rPr>
          <w:ins w:id="5151" w:author="UTENTE" w:date="2020-06-30T18:32:00Z"/>
          <w:rFonts w:ascii="Calibri" w:eastAsia="Calibri" w:hAnsi="Calibri" w:cs="Times New Roman"/>
          <w:lang w:val="en-US"/>
        </w:rPr>
      </w:pPr>
      <w:ins w:id="5152" w:author="UTENTE" w:date="2020-06-30T18:32:00Z">
        <w:r w:rsidRPr="00E573B8">
          <w:rPr>
            <w:rFonts w:ascii="Calibri" w:eastAsia="Calibri" w:hAnsi="Calibri" w:cs="Times New Roman"/>
            <w:lang w:val="en-US"/>
          </w:rPr>
          <w:t>278.</w:t>
        </w:r>
        <w:r w:rsidRPr="00E573B8">
          <w:rPr>
            <w:rFonts w:ascii="Calibri" w:eastAsia="Calibri" w:hAnsi="Calibri" w:cs="Times New Roman"/>
            <w:lang w:val="en-US"/>
          </w:rPr>
          <w:tab/>
          <w:t>ip "\"Ah, yes.\""</w:t>
        </w:r>
      </w:ins>
    </w:p>
    <w:p w14:paraId="35F9DF3F" w14:textId="77777777" w:rsidR="00E573B8" w:rsidRPr="00E573B8" w:rsidRDefault="00E573B8" w:rsidP="00E573B8">
      <w:pPr>
        <w:tabs>
          <w:tab w:val="left" w:pos="0"/>
        </w:tabs>
        <w:spacing w:line="600" w:lineRule="auto"/>
        <w:jc w:val="left"/>
        <w:rPr>
          <w:ins w:id="5153" w:author="UTENTE" w:date="2020-06-30T18:32:00Z"/>
          <w:rFonts w:ascii="Calibri" w:eastAsia="Calibri" w:hAnsi="Calibri" w:cs="Times New Roman"/>
          <w:lang w:val="en-US"/>
        </w:rPr>
      </w:pPr>
      <w:ins w:id="5154" w:author="UTENTE" w:date="2020-06-30T18:32:00Z">
        <w:r w:rsidRPr="00E573B8">
          <w:rPr>
            <w:rFonts w:ascii="Calibri" w:eastAsia="Calibri" w:hAnsi="Calibri" w:cs="Times New Roman"/>
            <w:lang w:val="en-US"/>
          </w:rPr>
          <w:t>279.</w:t>
        </w:r>
        <w:r w:rsidRPr="00E573B8">
          <w:rPr>
            <w:rFonts w:ascii="Calibri" w:eastAsia="Calibri" w:hAnsi="Calibri" w:cs="Times New Roman"/>
            <w:lang w:val="en-US"/>
          </w:rPr>
          <w:tab/>
          <w:t>ip "\"Very important business, actually, so you'd best give me your full attention.\""</w:t>
        </w:r>
      </w:ins>
    </w:p>
    <w:p w14:paraId="4DF64A0E" w14:textId="77777777" w:rsidR="00E573B8" w:rsidRPr="00E573B8" w:rsidRDefault="00E573B8" w:rsidP="00E573B8">
      <w:pPr>
        <w:tabs>
          <w:tab w:val="left" w:pos="0"/>
        </w:tabs>
        <w:spacing w:line="600" w:lineRule="auto"/>
        <w:jc w:val="left"/>
        <w:rPr>
          <w:ins w:id="5155" w:author="UTENTE" w:date="2020-06-30T18:32:00Z"/>
          <w:rFonts w:ascii="Calibri" w:eastAsia="Calibri" w:hAnsi="Calibri" w:cs="Times New Roman"/>
          <w:lang w:val="en-US"/>
        </w:rPr>
      </w:pPr>
      <w:ins w:id="5156" w:author="UTENTE" w:date="2020-06-30T18:32:00Z">
        <w:r w:rsidRPr="00E573B8">
          <w:rPr>
            <w:rFonts w:ascii="Calibri" w:eastAsia="Calibri" w:hAnsi="Calibri" w:cs="Times New Roman"/>
            <w:lang w:val="en-US"/>
          </w:rPr>
          <w:t>280.</w:t>
        </w:r>
        <w:r w:rsidRPr="00E573B8">
          <w:rPr>
            <w:rFonts w:ascii="Calibri" w:eastAsia="Calibri" w:hAnsi="Calibri" w:cs="Times New Roman"/>
            <w:lang w:val="en-US"/>
          </w:rPr>
          <w:tab/>
          <w:t>n "Isaac sets his mug down on the table before turning to face me, his golden gaze growing a little sharper."</w:t>
        </w:r>
      </w:ins>
    </w:p>
    <w:p w14:paraId="7C83D093" w14:textId="77777777" w:rsidR="00E573B8" w:rsidRPr="00E573B8" w:rsidRDefault="00E573B8" w:rsidP="00E573B8">
      <w:pPr>
        <w:tabs>
          <w:tab w:val="left" w:pos="0"/>
        </w:tabs>
        <w:spacing w:line="600" w:lineRule="auto"/>
        <w:jc w:val="left"/>
        <w:rPr>
          <w:ins w:id="5157" w:author="UTENTE" w:date="2020-06-30T18:32:00Z"/>
          <w:rFonts w:ascii="Calibri" w:eastAsia="Calibri" w:hAnsi="Calibri" w:cs="Times New Roman"/>
          <w:lang w:val="en-US"/>
        </w:rPr>
      </w:pPr>
      <w:ins w:id="5158" w:author="UTENTE" w:date="2020-06-30T18:32:00Z">
        <w:r w:rsidRPr="00E573B8">
          <w:rPr>
            <w:rFonts w:ascii="Calibri" w:eastAsia="Calibri" w:hAnsi="Calibri" w:cs="Times New Roman"/>
            <w:lang w:val="en-US"/>
          </w:rPr>
          <w:t>281.</w:t>
        </w:r>
        <w:r w:rsidRPr="00E573B8">
          <w:rPr>
            <w:rFonts w:ascii="Calibri" w:eastAsia="Calibri" w:hAnsi="Calibri" w:cs="Times New Roman"/>
            <w:lang w:val="en-US"/>
          </w:rPr>
          <w:tab/>
          <w:t>i "\"A key part of my job, you see, is collecting information. To do that, I need eyes and ears in a lot of places.\""</w:t>
        </w:r>
        <w:r w:rsidRPr="00E573B8">
          <w:rPr>
            <w:rFonts w:ascii="Calibri" w:eastAsia="Calibri" w:hAnsi="Calibri" w:cs="Times New Roman"/>
            <w:lang w:val="en-US"/>
          </w:rPr>
          <w:br w:type="page"/>
        </w:r>
      </w:ins>
    </w:p>
    <w:p w14:paraId="67E5A145" w14:textId="77777777" w:rsidR="00E573B8" w:rsidRPr="00E573B8" w:rsidRDefault="00E573B8" w:rsidP="00E573B8">
      <w:pPr>
        <w:tabs>
          <w:tab w:val="left" w:pos="0"/>
        </w:tabs>
        <w:spacing w:line="600" w:lineRule="auto"/>
        <w:jc w:val="left"/>
        <w:rPr>
          <w:ins w:id="5159" w:author="UTENTE" w:date="2020-06-30T18:32:00Z"/>
          <w:rFonts w:ascii="Calibri" w:eastAsia="Calibri" w:hAnsi="Calibri" w:cs="Times New Roman"/>
        </w:rPr>
      </w:pPr>
      <w:ins w:id="5160" w:author="UTENTE" w:date="2020-06-30T18:32:00Z">
        <w:r w:rsidRPr="00E573B8">
          <w:rPr>
            <w:rFonts w:ascii="Calibri" w:eastAsia="Calibri" w:hAnsi="Calibri" w:cs="Times New Roman"/>
          </w:rPr>
          <w:lastRenderedPageBreak/>
          <w:t>269.</w:t>
        </w:r>
        <w:r w:rsidRPr="00E573B8">
          <w:rPr>
            <w:rFonts w:ascii="Calibri" w:eastAsia="Calibri" w:hAnsi="Calibri" w:cs="Times New Roman"/>
          </w:rPr>
          <w:tab/>
          <w:t>n "Isaac si siede accanto a me sul divano, porgendomi una tazza."</w:t>
        </w:r>
      </w:ins>
    </w:p>
    <w:p w14:paraId="6F68B64B" w14:textId="77777777" w:rsidR="00E573B8" w:rsidRPr="00E573B8" w:rsidRDefault="00E573B8" w:rsidP="00E573B8">
      <w:pPr>
        <w:tabs>
          <w:tab w:val="left" w:pos="0"/>
        </w:tabs>
        <w:spacing w:line="600" w:lineRule="auto"/>
        <w:jc w:val="left"/>
        <w:rPr>
          <w:ins w:id="5161" w:author="UTENTE" w:date="2020-06-30T18:32:00Z"/>
          <w:rFonts w:ascii="Calibri" w:eastAsia="Calibri" w:hAnsi="Calibri" w:cs="Times New Roman"/>
        </w:rPr>
      </w:pPr>
      <w:ins w:id="5162" w:author="UTENTE" w:date="2020-06-30T18:32:00Z">
        <w:r w:rsidRPr="00E573B8">
          <w:rPr>
            <w:rFonts w:ascii="Calibri" w:eastAsia="Calibri" w:hAnsi="Calibri" w:cs="Times New Roman"/>
          </w:rPr>
          <w:t>270.</w:t>
        </w:r>
        <w:r w:rsidRPr="00E573B8">
          <w:rPr>
            <w:rFonts w:ascii="Calibri" w:eastAsia="Calibri" w:hAnsi="Calibri" w:cs="Times New Roman"/>
          </w:rPr>
          <w:tab/>
          <w:t>n "Prendo un sorso cauto della miscela, non aspettandomi molto… {w}e sbatto le ciglia per la sorpresa."</w:t>
        </w:r>
      </w:ins>
    </w:p>
    <w:p w14:paraId="1F266079" w14:textId="77777777" w:rsidR="00E573B8" w:rsidRPr="00E573B8" w:rsidRDefault="00E573B8" w:rsidP="00E573B8">
      <w:pPr>
        <w:tabs>
          <w:tab w:val="left" w:pos="0"/>
        </w:tabs>
        <w:spacing w:line="600" w:lineRule="auto"/>
        <w:jc w:val="left"/>
        <w:rPr>
          <w:ins w:id="5163" w:author="UTENTE" w:date="2020-06-30T18:32:00Z"/>
          <w:rFonts w:ascii="Calibri" w:eastAsia="Calibri" w:hAnsi="Calibri" w:cs="Times New Roman"/>
        </w:rPr>
      </w:pPr>
      <w:ins w:id="5164" w:author="UTENTE" w:date="2020-06-30T18:32:00Z">
        <w:r w:rsidRPr="00E573B8">
          <w:rPr>
            <w:rFonts w:ascii="Calibri" w:eastAsia="Calibri" w:hAnsi="Calibri" w:cs="Times New Roman"/>
          </w:rPr>
          <w:t>271.</w:t>
        </w:r>
        <w:r w:rsidRPr="00E573B8">
          <w:rPr>
            <w:rFonts w:ascii="Calibri" w:eastAsia="Calibri" w:hAnsi="Calibri" w:cs="Times New Roman"/>
          </w:rPr>
          <w:tab/>
          <w:t>n "È parecchio buono in realtà, e sono piuttosto schizzinoso in quanto a caffè."</w:t>
        </w:r>
      </w:ins>
    </w:p>
    <w:p w14:paraId="1E4FB3F0" w14:textId="77777777" w:rsidR="00E573B8" w:rsidRPr="00E573B8" w:rsidRDefault="00E573B8" w:rsidP="00E573B8">
      <w:pPr>
        <w:tabs>
          <w:tab w:val="left" w:pos="0"/>
        </w:tabs>
        <w:spacing w:line="600" w:lineRule="auto"/>
        <w:jc w:val="left"/>
        <w:rPr>
          <w:ins w:id="5165" w:author="UTENTE" w:date="2020-06-30T18:32:00Z"/>
          <w:rFonts w:ascii="Calibri" w:eastAsia="Calibri" w:hAnsi="Calibri" w:cs="Times New Roman"/>
        </w:rPr>
      </w:pPr>
      <w:ins w:id="5166" w:author="UTENTE" w:date="2020-06-30T18:32:00Z">
        <w:r w:rsidRPr="00E573B8">
          <w:rPr>
            <w:rFonts w:ascii="Calibri" w:eastAsia="Calibri" w:hAnsi="Calibri" w:cs="Times New Roman"/>
          </w:rPr>
          <w:t>272.</w:t>
        </w:r>
        <w:r w:rsidRPr="00E573B8">
          <w:rPr>
            <w:rFonts w:ascii="Calibri" w:eastAsia="Calibri" w:hAnsi="Calibri" w:cs="Times New Roman"/>
          </w:rPr>
          <w:tab/>
          <w:t>ip "\"Non provarci nemmeno a dire che non ti piace. Lo vedo benissimo da quel bel faccino quanto l'hai gradito.\""</w:t>
        </w:r>
      </w:ins>
    </w:p>
    <w:p w14:paraId="72B6B794" w14:textId="77777777" w:rsidR="00E573B8" w:rsidRPr="00E573B8" w:rsidRDefault="00E573B8" w:rsidP="00E573B8">
      <w:pPr>
        <w:tabs>
          <w:tab w:val="left" w:pos="0"/>
        </w:tabs>
        <w:spacing w:line="600" w:lineRule="auto"/>
        <w:jc w:val="left"/>
        <w:rPr>
          <w:ins w:id="5167" w:author="UTENTE" w:date="2020-06-30T18:32:00Z"/>
          <w:rFonts w:ascii="Calibri" w:eastAsia="Calibri" w:hAnsi="Calibri" w:cs="Times New Roman"/>
        </w:rPr>
      </w:pPr>
      <w:ins w:id="5168" w:author="UTENTE" w:date="2020-06-30T18:32:00Z">
        <w:r w:rsidRPr="00E573B8">
          <w:rPr>
            <w:rFonts w:ascii="Calibri" w:eastAsia="Calibri" w:hAnsi="Calibri" w:cs="Times New Roman"/>
          </w:rPr>
          <w:t>273.</w:t>
        </w:r>
        <w:r w:rsidRPr="00E573B8">
          <w:rPr>
            <w:rFonts w:ascii="Calibri" w:eastAsia="Calibri" w:hAnsi="Calibri" w:cs="Times New Roman"/>
          </w:rPr>
          <w:tab/>
          <w:t>mcp "\"…\""</w:t>
        </w:r>
      </w:ins>
    </w:p>
    <w:p w14:paraId="66ADAE36" w14:textId="77777777" w:rsidR="00E573B8" w:rsidRPr="00E573B8" w:rsidRDefault="00E573B8" w:rsidP="00E573B8">
      <w:pPr>
        <w:tabs>
          <w:tab w:val="left" w:pos="0"/>
        </w:tabs>
        <w:spacing w:line="600" w:lineRule="auto"/>
        <w:jc w:val="left"/>
        <w:rPr>
          <w:ins w:id="5169" w:author="UTENTE" w:date="2020-06-30T18:32:00Z"/>
          <w:rFonts w:ascii="Calibri" w:eastAsia="Calibri" w:hAnsi="Calibri" w:cs="Times New Roman"/>
        </w:rPr>
      </w:pPr>
      <w:ins w:id="5170" w:author="UTENTE" w:date="2020-06-30T18:32:00Z">
        <w:r w:rsidRPr="00E573B8">
          <w:rPr>
            <w:rFonts w:ascii="Calibri" w:eastAsia="Calibri" w:hAnsi="Calibri" w:cs="Times New Roman"/>
          </w:rPr>
          <w:t>274.</w:t>
        </w:r>
        <w:r w:rsidRPr="00E573B8">
          <w:rPr>
            <w:rFonts w:ascii="Calibri" w:eastAsia="Calibri" w:hAnsi="Calibri" w:cs="Times New Roman"/>
          </w:rPr>
          <w:tab/>
          <w:t>n "Mi sorride soddisfatto, e io sposto sgarbatamente lo sguardo da un’altra parte."</w:t>
        </w:r>
      </w:ins>
    </w:p>
    <w:p w14:paraId="30013ACA" w14:textId="77777777" w:rsidR="00E573B8" w:rsidRPr="00E573B8" w:rsidRDefault="00E573B8" w:rsidP="00E573B8">
      <w:pPr>
        <w:tabs>
          <w:tab w:val="left" w:pos="0"/>
        </w:tabs>
        <w:spacing w:line="600" w:lineRule="auto"/>
        <w:jc w:val="left"/>
        <w:rPr>
          <w:ins w:id="5171" w:author="UTENTE" w:date="2020-06-30T18:32:00Z"/>
          <w:rFonts w:ascii="Calibri" w:eastAsia="Calibri" w:hAnsi="Calibri" w:cs="Times New Roman"/>
        </w:rPr>
      </w:pPr>
      <w:ins w:id="5172" w:author="UTENTE" w:date="2020-06-30T18:32:00Z">
        <w:r w:rsidRPr="00E573B8">
          <w:rPr>
            <w:rFonts w:ascii="Calibri" w:eastAsia="Calibri" w:hAnsi="Calibri" w:cs="Times New Roman"/>
          </w:rPr>
          <w:t>275.</w:t>
        </w:r>
        <w:r w:rsidRPr="00E573B8">
          <w:rPr>
            <w:rFonts w:ascii="Calibri" w:eastAsia="Calibri" w:hAnsi="Calibri" w:cs="Times New Roman"/>
          </w:rPr>
          <w:tab/>
          <w:t>n "Devo proprio lavorare sulla mia poker face."</w:t>
        </w:r>
      </w:ins>
    </w:p>
    <w:p w14:paraId="3A3923CF" w14:textId="77777777" w:rsidR="00E573B8" w:rsidRPr="00E573B8" w:rsidRDefault="00E573B8" w:rsidP="00E573B8">
      <w:pPr>
        <w:tabs>
          <w:tab w:val="left" w:pos="0"/>
        </w:tabs>
        <w:spacing w:line="600" w:lineRule="auto"/>
        <w:jc w:val="left"/>
        <w:rPr>
          <w:ins w:id="5173" w:author="UTENTE" w:date="2020-06-30T18:32:00Z"/>
          <w:rFonts w:ascii="Calibri" w:eastAsia="Calibri" w:hAnsi="Calibri" w:cs="Times New Roman"/>
        </w:rPr>
      </w:pPr>
      <w:ins w:id="5174" w:author="UTENTE" w:date="2020-06-30T18:32:00Z">
        <w:r w:rsidRPr="00E573B8">
          <w:rPr>
            <w:rFonts w:ascii="Calibri" w:eastAsia="Calibri" w:hAnsi="Calibri" w:cs="Times New Roman"/>
          </w:rPr>
          <w:t>276.</w:t>
        </w:r>
        <w:r w:rsidRPr="00E573B8">
          <w:rPr>
            <w:rFonts w:ascii="Calibri" w:eastAsia="Calibri" w:hAnsi="Calibri" w:cs="Times New Roman"/>
          </w:rPr>
          <w:tab/>
          <w:t>mcp "\"Beh, ho bevuto di peggio. Immagino che sei buono a qualcosa dopotutto, Isaac.\""</w:t>
        </w:r>
      </w:ins>
    </w:p>
    <w:p w14:paraId="3D1FA087" w14:textId="77777777" w:rsidR="00E573B8" w:rsidRPr="00E573B8" w:rsidRDefault="00E573B8" w:rsidP="00E573B8">
      <w:pPr>
        <w:tabs>
          <w:tab w:val="left" w:pos="0"/>
        </w:tabs>
        <w:spacing w:line="600" w:lineRule="auto"/>
        <w:jc w:val="left"/>
        <w:rPr>
          <w:ins w:id="5175" w:author="UTENTE" w:date="2020-06-30T18:32:00Z"/>
          <w:rFonts w:ascii="Calibri" w:eastAsia="Calibri" w:hAnsi="Calibri" w:cs="Times New Roman"/>
        </w:rPr>
      </w:pPr>
      <w:ins w:id="5176" w:author="UTENTE" w:date="2020-06-30T18:32:00Z">
        <w:r w:rsidRPr="00E573B8">
          <w:rPr>
            <w:rFonts w:ascii="Calibri" w:eastAsia="Calibri" w:hAnsi="Calibri" w:cs="Times New Roman"/>
          </w:rPr>
          <w:t>277.</w:t>
        </w:r>
        <w:r w:rsidRPr="00E573B8">
          <w:rPr>
            <w:rFonts w:ascii="Calibri" w:eastAsia="Calibri" w:hAnsi="Calibri" w:cs="Times New Roman"/>
          </w:rPr>
          <w:tab/>
          <w:t>mcp "\"Comunque, non avevi detto che avevamo 'affari' di cui parlare?\""</w:t>
        </w:r>
      </w:ins>
    </w:p>
    <w:p w14:paraId="015E3D34" w14:textId="77777777" w:rsidR="00E573B8" w:rsidRPr="00E573B8" w:rsidRDefault="00E573B8" w:rsidP="00E573B8">
      <w:pPr>
        <w:tabs>
          <w:tab w:val="left" w:pos="0"/>
        </w:tabs>
        <w:spacing w:line="600" w:lineRule="auto"/>
        <w:jc w:val="left"/>
        <w:rPr>
          <w:ins w:id="5177" w:author="UTENTE" w:date="2020-06-30T18:32:00Z"/>
          <w:rFonts w:ascii="Calibri" w:eastAsia="Calibri" w:hAnsi="Calibri" w:cs="Times New Roman"/>
        </w:rPr>
      </w:pPr>
      <w:ins w:id="5178" w:author="UTENTE" w:date="2020-06-30T18:32:00Z">
        <w:r w:rsidRPr="00E573B8">
          <w:rPr>
            <w:rFonts w:ascii="Calibri" w:eastAsia="Calibri" w:hAnsi="Calibri" w:cs="Times New Roman"/>
          </w:rPr>
          <w:t>278.</w:t>
        </w:r>
        <w:r w:rsidRPr="00E573B8">
          <w:rPr>
            <w:rFonts w:ascii="Calibri" w:eastAsia="Calibri" w:hAnsi="Calibri" w:cs="Times New Roman"/>
          </w:rPr>
          <w:tab/>
          <w:t>ip "\"Ah, sì.\""</w:t>
        </w:r>
      </w:ins>
    </w:p>
    <w:p w14:paraId="175EA56C" w14:textId="77777777" w:rsidR="00E573B8" w:rsidRPr="00E573B8" w:rsidRDefault="00E573B8" w:rsidP="00E573B8">
      <w:pPr>
        <w:tabs>
          <w:tab w:val="left" w:pos="0"/>
        </w:tabs>
        <w:spacing w:line="600" w:lineRule="auto"/>
        <w:jc w:val="left"/>
        <w:rPr>
          <w:ins w:id="5179" w:author="UTENTE" w:date="2020-06-30T18:32:00Z"/>
          <w:rFonts w:ascii="Calibri" w:eastAsia="Calibri" w:hAnsi="Calibri" w:cs="Times New Roman"/>
        </w:rPr>
      </w:pPr>
      <w:ins w:id="5180" w:author="UTENTE" w:date="2020-06-30T18:32:00Z">
        <w:r w:rsidRPr="00E573B8">
          <w:rPr>
            <w:rFonts w:ascii="Calibri" w:eastAsia="Calibri" w:hAnsi="Calibri" w:cs="Times New Roman"/>
          </w:rPr>
          <w:t>279.</w:t>
        </w:r>
        <w:r w:rsidRPr="00E573B8">
          <w:rPr>
            <w:rFonts w:ascii="Calibri" w:eastAsia="Calibri" w:hAnsi="Calibri" w:cs="Times New Roman"/>
          </w:rPr>
          <w:tab/>
          <w:t>ip "\"Affari molto importanti, in realtà, quindi farai meglio a prestarmi la massima attenzione.\""</w:t>
        </w:r>
      </w:ins>
    </w:p>
    <w:p w14:paraId="24FCD630" w14:textId="77777777" w:rsidR="00E573B8" w:rsidRPr="00E573B8" w:rsidRDefault="00E573B8" w:rsidP="00E573B8">
      <w:pPr>
        <w:tabs>
          <w:tab w:val="left" w:pos="0"/>
        </w:tabs>
        <w:spacing w:line="600" w:lineRule="auto"/>
        <w:jc w:val="left"/>
        <w:rPr>
          <w:ins w:id="5181" w:author="UTENTE" w:date="2020-06-30T18:32:00Z"/>
          <w:rFonts w:ascii="Calibri" w:eastAsia="Calibri" w:hAnsi="Calibri" w:cs="Times New Roman"/>
        </w:rPr>
      </w:pPr>
      <w:ins w:id="5182" w:author="UTENTE" w:date="2020-06-30T18:32:00Z">
        <w:r w:rsidRPr="00E573B8">
          <w:rPr>
            <w:rFonts w:ascii="Calibri" w:eastAsia="Calibri" w:hAnsi="Calibri" w:cs="Times New Roman"/>
          </w:rPr>
          <w:t>280.</w:t>
        </w:r>
        <w:r w:rsidRPr="00E573B8">
          <w:rPr>
            <w:rFonts w:ascii="Calibri" w:eastAsia="Calibri" w:hAnsi="Calibri" w:cs="Times New Roman"/>
          </w:rPr>
          <w:tab/>
          <w:t>n "Isaac poggia la sua tazza sul tavolino e si volta verso di me, il suo sguardo dorato si fa più severo."</w:t>
        </w:r>
      </w:ins>
    </w:p>
    <w:p w14:paraId="12B1A607" w14:textId="77777777" w:rsidR="00E573B8" w:rsidRPr="00E573B8" w:rsidRDefault="00E573B8" w:rsidP="00E573B8">
      <w:pPr>
        <w:tabs>
          <w:tab w:val="left" w:pos="0"/>
        </w:tabs>
        <w:spacing w:line="600" w:lineRule="auto"/>
        <w:jc w:val="left"/>
        <w:rPr>
          <w:ins w:id="5183" w:author="UTENTE" w:date="2020-06-30T18:32:00Z"/>
          <w:rFonts w:ascii="Calibri" w:eastAsia="Calibri" w:hAnsi="Calibri" w:cs="Times New Roman"/>
        </w:rPr>
      </w:pPr>
      <w:ins w:id="5184" w:author="UTENTE" w:date="2020-06-30T18:32:00Z">
        <w:r w:rsidRPr="00E573B8">
          <w:rPr>
            <w:rFonts w:ascii="Calibri" w:eastAsia="Calibri" w:hAnsi="Calibri" w:cs="Times New Roman"/>
          </w:rPr>
          <w:t>281.</w:t>
        </w:r>
        <w:r w:rsidRPr="00E573B8">
          <w:rPr>
            <w:rFonts w:ascii="Calibri" w:eastAsia="Calibri" w:hAnsi="Calibri" w:cs="Times New Roman"/>
          </w:rPr>
          <w:tab/>
          <w:t>i "\"Vedi, una parte fondamentale del mio lavoro è raccogliere informazioni. Per farlo, mi servono occhi e orecchie in vari posti.\""</w:t>
        </w:r>
        <w:r w:rsidRPr="00E573B8">
          <w:rPr>
            <w:rFonts w:ascii="Calibri" w:eastAsia="Calibri" w:hAnsi="Calibri" w:cs="Times New Roman"/>
          </w:rPr>
          <w:br w:type="page"/>
        </w:r>
      </w:ins>
    </w:p>
    <w:p w14:paraId="443B0750" w14:textId="77777777" w:rsidR="00E573B8" w:rsidRPr="00E573B8" w:rsidRDefault="00E573B8" w:rsidP="00E573B8">
      <w:pPr>
        <w:tabs>
          <w:tab w:val="left" w:pos="0"/>
        </w:tabs>
        <w:spacing w:line="600" w:lineRule="auto"/>
        <w:jc w:val="left"/>
        <w:rPr>
          <w:ins w:id="5185" w:author="UTENTE" w:date="2020-06-30T18:32:00Z"/>
          <w:rFonts w:ascii="Calibri" w:eastAsia="Calibri" w:hAnsi="Calibri" w:cs="Times New Roman"/>
          <w:lang w:val="en-US"/>
        </w:rPr>
      </w:pPr>
      <w:ins w:id="5186" w:author="UTENTE" w:date="2020-06-30T18:32:00Z">
        <w:r w:rsidRPr="00E573B8">
          <w:rPr>
            <w:rFonts w:ascii="Calibri" w:eastAsia="Calibri" w:hAnsi="Calibri" w:cs="Times New Roman"/>
            <w:lang w:val="en-US"/>
          </w:rPr>
          <w:lastRenderedPageBreak/>
          <w:t>282.</w:t>
        </w:r>
        <w:r w:rsidRPr="00E573B8">
          <w:rPr>
            <w:rFonts w:ascii="Calibri" w:eastAsia="Calibri" w:hAnsi="Calibri" w:cs="Times New Roman"/>
            <w:lang w:val="en-US"/>
          </w:rPr>
          <w:tab/>
          <w:t>i "\"You probably don't know this, but a fair number of vampires have frequented your diner. Not a huge amount, but it's still in an important location.\""</w:t>
        </w:r>
      </w:ins>
    </w:p>
    <w:p w14:paraId="27946311" w14:textId="77777777" w:rsidR="00E573B8" w:rsidRPr="00E573B8" w:rsidRDefault="00E573B8" w:rsidP="00E573B8">
      <w:pPr>
        <w:tabs>
          <w:tab w:val="left" w:pos="0"/>
        </w:tabs>
        <w:spacing w:line="600" w:lineRule="auto"/>
        <w:jc w:val="left"/>
        <w:rPr>
          <w:ins w:id="5187" w:author="UTENTE" w:date="2020-06-30T18:32:00Z"/>
          <w:rFonts w:ascii="Calibri" w:eastAsia="Calibri" w:hAnsi="Calibri" w:cs="Times New Roman"/>
          <w:lang w:val="en-US"/>
        </w:rPr>
      </w:pPr>
      <w:ins w:id="5188" w:author="UTENTE" w:date="2020-06-30T18:32:00Z">
        <w:r w:rsidRPr="00E573B8">
          <w:rPr>
            <w:rFonts w:ascii="Calibri" w:eastAsia="Calibri" w:hAnsi="Calibri" w:cs="Times New Roman"/>
            <w:lang w:val="en-US"/>
          </w:rPr>
          <w:t>283.</w:t>
        </w:r>
        <w:r w:rsidRPr="00E573B8">
          <w:rPr>
            <w:rFonts w:ascii="Calibri" w:eastAsia="Calibri" w:hAnsi="Calibri" w:cs="Times New Roman"/>
            <w:lang w:val="en-US"/>
          </w:rPr>
          <w:tab/>
          <w:t>mcp "\"…\""</w:t>
        </w:r>
      </w:ins>
    </w:p>
    <w:p w14:paraId="02A93AA0" w14:textId="77777777" w:rsidR="00E573B8" w:rsidRPr="00E573B8" w:rsidRDefault="00E573B8" w:rsidP="00E573B8">
      <w:pPr>
        <w:tabs>
          <w:tab w:val="left" w:pos="0"/>
        </w:tabs>
        <w:spacing w:line="600" w:lineRule="auto"/>
        <w:jc w:val="left"/>
        <w:rPr>
          <w:ins w:id="5189" w:author="UTENTE" w:date="2020-06-30T18:32:00Z"/>
          <w:rFonts w:ascii="Calibri" w:eastAsia="Calibri" w:hAnsi="Calibri" w:cs="Times New Roman"/>
          <w:lang w:val="en-US"/>
        </w:rPr>
      </w:pPr>
      <w:ins w:id="5190" w:author="UTENTE" w:date="2020-06-30T18:32:00Z">
        <w:r w:rsidRPr="00E573B8">
          <w:rPr>
            <w:rFonts w:ascii="Calibri" w:eastAsia="Calibri" w:hAnsi="Calibri" w:cs="Times New Roman"/>
            <w:lang w:val="en-US"/>
          </w:rPr>
          <w:t>284.</w:t>
        </w:r>
        <w:r w:rsidRPr="00E573B8">
          <w:rPr>
            <w:rFonts w:ascii="Calibri" w:eastAsia="Calibri" w:hAnsi="Calibri" w:cs="Times New Roman"/>
            <w:lang w:val="en-US"/>
          </w:rPr>
          <w:tab/>
          <w:t>n "…My mind flashes back to Dom at Isaac's words."</w:t>
        </w:r>
      </w:ins>
    </w:p>
    <w:p w14:paraId="313ACF7D" w14:textId="77777777" w:rsidR="00E573B8" w:rsidRPr="00E573B8" w:rsidRDefault="00E573B8" w:rsidP="00E573B8">
      <w:pPr>
        <w:tabs>
          <w:tab w:val="left" w:pos="0"/>
        </w:tabs>
        <w:spacing w:line="600" w:lineRule="auto"/>
        <w:jc w:val="left"/>
        <w:rPr>
          <w:ins w:id="5191" w:author="UTENTE" w:date="2020-06-30T18:32:00Z"/>
          <w:rFonts w:ascii="Calibri" w:eastAsia="Calibri" w:hAnsi="Calibri" w:cs="Times New Roman"/>
          <w:lang w:val="en-US"/>
        </w:rPr>
      </w:pPr>
      <w:ins w:id="5192" w:author="UTENTE" w:date="2020-06-30T18:32:00Z">
        <w:r w:rsidRPr="00E573B8">
          <w:rPr>
            <w:rFonts w:ascii="Calibri" w:eastAsia="Calibri" w:hAnsi="Calibri" w:cs="Times New Roman"/>
            <w:lang w:val="en-US"/>
          </w:rPr>
          <w:t>285.</w:t>
        </w:r>
        <w:r w:rsidRPr="00E573B8">
          <w:rPr>
            <w:rFonts w:ascii="Calibri" w:eastAsia="Calibri" w:hAnsi="Calibri" w:cs="Times New Roman"/>
            <w:lang w:val="en-US"/>
          </w:rPr>
          <w:tab/>
          <w:t>n "I really never would've thought of him as anything other than an antisocial guy if I hadn't seen him in the alleyway fighting Rex."</w:t>
        </w:r>
      </w:ins>
    </w:p>
    <w:p w14:paraId="3836AD34" w14:textId="77777777" w:rsidR="00E573B8" w:rsidRPr="00E573B8" w:rsidRDefault="00E573B8" w:rsidP="00E573B8">
      <w:pPr>
        <w:tabs>
          <w:tab w:val="left" w:pos="0"/>
        </w:tabs>
        <w:spacing w:line="600" w:lineRule="auto"/>
        <w:jc w:val="left"/>
        <w:rPr>
          <w:ins w:id="5193" w:author="UTENTE" w:date="2020-06-30T18:32:00Z"/>
          <w:rFonts w:ascii="Calibri" w:eastAsia="Calibri" w:hAnsi="Calibri" w:cs="Times New Roman"/>
          <w:lang w:val="en-US"/>
        </w:rPr>
      </w:pPr>
      <w:ins w:id="5194" w:author="UTENTE" w:date="2020-06-30T18:32:00Z">
        <w:r w:rsidRPr="00E573B8">
          <w:rPr>
            <w:rFonts w:ascii="Calibri" w:eastAsia="Calibri" w:hAnsi="Calibri" w:cs="Times New Roman"/>
            <w:lang w:val="en-US"/>
          </w:rPr>
          <w:t>286.</w:t>
        </w:r>
        <w:r w:rsidRPr="00E573B8">
          <w:rPr>
            <w:rFonts w:ascii="Calibri" w:eastAsia="Calibri" w:hAnsi="Calibri" w:cs="Times New Roman"/>
            <w:lang w:val="en-US"/>
          </w:rPr>
          <w:tab/>
          <w:t>i "\"Now, I could very easily spread the word that your diner will be a new, temporary neutral ground for the city's vampires.\""</w:t>
        </w:r>
      </w:ins>
    </w:p>
    <w:p w14:paraId="249F769D" w14:textId="77777777" w:rsidR="00E573B8" w:rsidRPr="00E573B8" w:rsidRDefault="00E573B8" w:rsidP="00E573B8">
      <w:pPr>
        <w:tabs>
          <w:tab w:val="left" w:pos="0"/>
        </w:tabs>
        <w:spacing w:line="600" w:lineRule="auto"/>
        <w:jc w:val="left"/>
        <w:rPr>
          <w:ins w:id="5195" w:author="UTENTE" w:date="2020-06-30T18:32:00Z"/>
          <w:rFonts w:ascii="Calibri" w:eastAsia="Calibri" w:hAnsi="Calibri" w:cs="Times New Roman"/>
          <w:lang w:val="en-US"/>
        </w:rPr>
      </w:pPr>
      <w:ins w:id="5196" w:author="UTENTE" w:date="2020-06-30T18:32:00Z">
        <w:r w:rsidRPr="00E573B8">
          <w:rPr>
            <w:rFonts w:ascii="Calibri" w:eastAsia="Calibri" w:hAnsi="Calibri" w:cs="Times New Roman"/>
            <w:lang w:val="en-US"/>
          </w:rPr>
          <w:t>287.</w:t>
        </w:r>
        <w:r w:rsidRPr="00E573B8">
          <w:rPr>
            <w:rFonts w:ascii="Calibri" w:eastAsia="Calibri" w:hAnsi="Calibri" w:cs="Times New Roman"/>
            <w:lang w:val="en-US"/>
          </w:rPr>
          <w:tab/>
          <w:t>mcp "\"What?!\""</w:t>
        </w:r>
      </w:ins>
    </w:p>
    <w:p w14:paraId="14962CE5" w14:textId="77777777" w:rsidR="00E573B8" w:rsidRPr="00E573B8" w:rsidRDefault="00E573B8" w:rsidP="00E573B8">
      <w:pPr>
        <w:tabs>
          <w:tab w:val="left" w:pos="0"/>
        </w:tabs>
        <w:spacing w:line="600" w:lineRule="auto"/>
        <w:jc w:val="left"/>
        <w:rPr>
          <w:ins w:id="5197" w:author="UTENTE" w:date="2020-06-30T18:32:00Z"/>
          <w:rFonts w:ascii="Calibri" w:eastAsia="Calibri" w:hAnsi="Calibri" w:cs="Times New Roman"/>
          <w:lang w:val="en-US"/>
        </w:rPr>
      </w:pPr>
      <w:ins w:id="5198" w:author="UTENTE" w:date="2020-06-30T18:32:00Z">
        <w:r w:rsidRPr="00E573B8">
          <w:rPr>
            <w:rFonts w:ascii="Calibri" w:eastAsia="Calibri" w:hAnsi="Calibri" w:cs="Times New Roman"/>
            <w:lang w:val="en-US"/>
          </w:rPr>
          <w:t>288.</w:t>
        </w:r>
        <w:r w:rsidRPr="00E573B8">
          <w:rPr>
            <w:rFonts w:ascii="Calibri" w:eastAsia="Calibri" w:hAnsi="Calibri" w:cs="Times New Roman"/>
            <w:lang w:val="en-US"/>
          </w:rPr>
          <w:tab/>
          <w:t>i "\"Calm down, calm down. It just means that a couple more booths will be occupied than normal.\""</w:t>
        </w:r>
      </w:ins>
    </w:p>
    <w:p w14:paraId="60450815" w14:textId="77777777" w:rsidR="00E573B8" w:rsidRPr="00E573B8" w:rsidRDefault="00E573B8" w:rsidP="00E573B8">
      <w:pPr>
        <w:tabs>
          <w:tab w:val="left" w:pos="0"/>
        </w:tabs>
        <w:spacing w:line="600" w:lineRule="auto"/>
        <w:jc w:val="left"/>
        <w:rPr>
          <w:ins w:id="5199" w:author="UTENTE" w:date="2020-06-30T18:32:00Z"/>
          <w:rFonts w:ascii="Calibri" w:eastAsia="Calibri" w:hAnsi="Calibri" w:cs="Times New Roman"/>
          <w:lang w:val="en-US"/>
        </w:rPr>
      </w:pPr>
      <w:ins w:id="5200" w:author="UTENTE" w:date="2020-06-30T18:32:00Z">
        <w:r w:rsidRPr="00E573B8">
          <w:rPr>
            <w:rFonts w:ascii="Calibri" w:eastAsia="Calibri" w:hAnsi="Calibri" w:cs="Times New Roman"/>
            <w:lang w:val="en-US"/>
          </w:rPr>
          <w:t>289.</w:t>
        </w:r>
        <w:r w:rsidRPr="00E573B8">
          <w:rPr>
            <w:rFonts w:ascii="Calibri" w:eastAsia="Calibri" w:hAnsi="Calibri" w:cs="Times New Roman"/>
            <w:lang w:val="en-US"/>
          </w:rPr>
          <w:tab/>
          <w:t>n "Isaac smirks at my alarmed reaction, winking at me reassuringly."</w:t>
        </w:r>
      </w:ins>
    </w:p>
    <w:p w14:paraId="535404FD" w14:textId="77777777" w:rsidR="00E573B8" w:rsidRPr="00E573B8" w:rsidRDefault="00E573B8" w:rsidP="00E573B8">
      <w:pPr>
        <w:tabs>
          <w:tab w:val="left" w:pos="0"/>
        </w:tabs>
        <w:spacing w:line="600" w:lineRule="auto"/>
        <w:jc w:val="left"/>
        <w:rPr>
          <w:ins w:id="5201" w:author="UTENTE" w:date="2020-06-30T18:32:00Z"/>
          <w:rFonts w:ascii="Calibri" w:eastAsia="Calibri" w:hAnsi="Calibri" w:cs="Times New Roman"/>
          <w:lang w:val="en-US"/>
        </w:rPr>
      </w:pPr>
      <w:ins w:id="5202" w:author="UTENTE" w:date="2020-06-30T18:32:00Z">
        <w:r w:rsidRPr="00E573B8">
          <w:rPr>
            <w:rFonts w:ascii="Calibri" w:eastAsia="Calibri" w:hAnsi="Calibri" w:cs="Times New Roman"/>
            <w:lang w:val="en-US"/>
          </w:rPr>
          <w:t>290.</w:t>
        </w:r>
        <w:r w:rsidRPr="00E573B8">
          <w:rPr>
            <w:rFonts w:ascii="Calibri" w:eastAsia="Calibri" w:hAnsi="Calibri" w:cs="Times New Roman"/>
            <w:lang w:val="en-US"/>
          </w:rPr>
          <w:tab/>
          <w:t>i "\"And don't try to tell me you're worried about overcrowding. That place is like a graveyard.\""</w:t>
        </w:r>
      </w:ins>
    </w:p>
    <w:p w14:paraId="5950454F" w14:textId="77777777" w:rsidR="00E573B8" w:rsidRPr="00E573B8" w:rsidRDefault="00E573B8" w:rsidP="00E573B8">
      <w:pPr>
        <w:tabs>
          <w:tab w:val="left" w:pos="0"/>
        </w:tabs>
        <w:spacing w:line="600" w:lineRule="auto"/>
        <w:jc w:val="left"/>
        <w:rPr>
          <w:ins w:id="5203" w:author="UTENTE" w:date="2020-06-30T18:32:00Z"/>
          <w:rFonts w:ascii="Calibri" w:eastAsia="Calibri" w:hAnsi="Calibri" w:cs="Times New Roman"/>
          <w:lang w:val="en-US"/>
        </w:rPr>
      </w:pPr>
      <w:ins w:id="5204" w:author="UTENTE" w:date="2020-06-30T18:32:00Z">
        <w:r w:rsidRPr="00E573B8">
          <w:rPr>
            <w:rFonts w:ascii="Calibri" w:eastAsia="Calibri" w:hAnsi="Calibri" w:cs="Times New Roman"/>
            <w:lang w:val="en-US"/>
          </w:rPr>
          <w:t>291.</w:t>
        </w:r>
        <w:r w:rsidRPr="00E573B8">
          <w:rPr>
            <w:rFonts w:ascii="Calibri" w:eastAsia="Calibri" w:hAnsi="Calibri" w:cs="Times New Roman"/>
            <w:lang w:val="en-US"/>
          </w:rPr>
          <w:tab/>
          <w:t>i "\"…Although, if your only customers are undead, it might still be a graveyard, now that I think about it.\""</w:t>
        </w:r>
      </w:ins>
    </w:p>
    <w:p w14:paraId="777FDB03" w14:textId="77777777" w:rsidR="00E573B8" w:rsidRPr="00E573B8" w:rsidRDefault="00E573B8" w:rsidP="00E573B8">
      <w:pPr>
        <w:tabs>
          <w:tab w:val="left" w:pos="0"/>
        </w:tabs>
        <w:spacing w:line="600" w:lineRule="auto"/>
        <w:jc w:val="left"/>
        <w:rPr>
          <w:ins w:id="5205" w:author="UTENTE" w:date="2020-06-30T18:32:00Z"/>
          <w:rFonts w:ascii="Calibri" w:eastAsia="Calibri" w:hAnsi="Calibri" w:cs="Times New Roman"/>
          <w:lang w:val="en-US"/>
        </w:rPr>
      </w:pPr>
      <w:ins w:id="5206" w:author="UTENTE" w:date="2020-06-30T18:32:00Z">
        <w:r w:rsidRPr="00E573B8">
          <w:rPr>
            <w:rFonts w:ascii="Calibri" w:eastAsia="Calibri" w:hAnsi="Calibri" w:cs="Times New Roman"/>
            <w:lang w:val="en-US"/>
          </w:rPr>
          <w:t>292.</w:t>
        </w:r>
        <w:r w:rsidRPr="00E573B8">
          <w:rPr>
            <w:rFonts w:ascii="Calibri" w:eastAsia="Calibri" w:hAnsi="Calibri" w:cs="Times New Roman"/>
            <w:lang w:val="en-US"/>
          </w:rPr>
          <w:tab/>
          <w:t>mcp "\"Well, yeah, but won't it be dangerous?\""</w:t>
        </w:r>
      </w:ins>
    </w:p>
    <w:p w14:paraId="7F01F0D5" w14:textId="77777777" w:rsidR="00E573B8" w:rsidRPr="00E573B8" w:rsidRDefault="00E573B8" w:rsidP="00E573B8">
      <w:pPr>
        <w:tabs>
          <w:tab w:val="left" w:pos="0"/>
        </w:tabs>
        <w:spacing w:line="600" w:lineRule="auto"/>
        <w:jc w:val="left"/>
        <w:rPr>
          <w:ins w:id="5207" w:author="UTENTE" w:date="2020-06-30T18:32:00Z"/>
          <w:rFonts w:ascii="Calibri" w:eastAsia="Calibri" w:hAnsi="Calibri" w:cs="Times New Roman"/>
          <w:lang w:val="en-US"/>
        </w:rPr>
      </w:pPr>
      <w:ins w:id="5208" w:author="UTENTE" w:date="2020-06-30T18:32:00Z">
        <w:r w:rsidRPr="00E573B8">
          <w:rPr>
            <w:rFonts w:ascii="Calibri" w:eastAsia="Calibri" w:hAnsi="Calibri" w:cs="Times New Roman"/>
            <w:lang w:val="en-US"/>
          </w:rPr>
          <w:t>293.</w:t>
        </w:r>
        <w:r w:rsidRPr="00E573B8">
          <w:rPr>
            <w:rFonts w:ascii="Calibri" w:eastAsia="Calibri" w:hAnsi="Calibri" w:cs="Times New Roman"/>
            <w:lang w:val="en-US"/>
          </w:rPr>
          <w:tab/>
          <w:t>mcp "\"What if they attack me? Or start attacking each other?\""</w:t>
        </w:r>
      </w:ins>
    </w:p>
    <w:p w14:paraId="08810734" w14:textId="77777777" w:rsidR="00E573B8" w:rsidRPr="00E573B8" w:rsidRDefault="00E573B8" w:rsidP="00E573B8">
      <w:pPr>
        <w:tabs>
          <w:tab w:val="left" w:pos="0"/>
        </w:tabs>
        <w:spacing w:line="600" w:lineRule="auto"/>
        <w:jc w:val="left"/>
        <w:rPr>
          <w:ins w:id="5209" w:author="UTENTE" w:date="2020-06-30T18:32:00Z"/>
          <w:rFonts w:ascii="Calibri" w:eastAsia="Calibri" w:hAnsi="Calibri" w:cs="Times New Roman"/>
          <w:lang w:val="en-US"/>
        </w:rPr>
      </w:pPr>
      <w:ins w:id="5210" w:author="UTENTE" w:date="2020-06-30T18:32:00Z">
        <w:r w:rsidRPr="00E573B8">
          <w:rPr>
            <w:rFonts w:ascii="Calibri" w:eastAsia="Calibri" w:hAnsi="Calibri" w:cs="Times New Roman"/>
            <w:lang w:val="en-US"/>
          </w:rPr>
          <w:t>294.</w:t>
        </w:r>
        <w:r w:rsidRPr="00E573B8">
          <w:rPr>
            <w:rFonts w:ascii="Calibri" w:eastAsia="Calibri" w:hAnsi="Calibri" w:cs="Times New Roman"/>
            <w:lang w:val="en-US"/>
          </w:rPr>
          <w:tab/>
          <w:t>mcp "\"Let me get this straight.\""</w:t>
        </w:r>
        <w:r w:rsidRPr="00E573B8">
          <w:rPr>
            <w:rFonts w:ascii="Calibri" w:eastAsia="Calibri" w:hAnsi="Calibri" w:cs="Times New Roman"/>
            <w:lang w:val="en-US"/>
          </w:rPr>
          <w:br w:type="page"/>
        </w:r>
      </w:ins>
    </w:p>
    <w:p w14:paraId="58FE180D" w14:textId="77777777" w:rsidR="00E573B8" w:rsidRPr="00E573B8" w:rsidRDefault="00E573B8" w:rsidP="00E573B8">
      <w:pPr>
        <w:tabs>
          <w:tab w:val="left" w:pos="0"/>
        </w:tabs>
        <w:spacing w:line="600" w:lineRule="auto"/>
        <w:jc w:val="left"/>
        <w:rPr>
          <w:ins w:id="5211" w:author="UTENTE" w:date="2020-06-30T18:32:00Z"/>
          <w:rFonts w:ascii="Calibri" w:eastAsia="Calibri" w:hAnsi="Calibri" w:cs="Times New Roman"/>
        </w:rPr>
      </w:pPr>
      <w:ins w:id="5212" w:author="UTENTE" w:date="2020-06-30T18:32:00Z">
        <w:r w:rsidRPr="00E573B8">
          <w:rPr>
            <w:rFonts w:ascii="Calibri" w:eastAsia="Calibri" w:hAnsi="Calibri" w:cs="Times New Roman"/>
          </w:rPr>
          <w:lastRenderedPageBreak/>
          <w:t>282.</w:t>
        </w:r>
        <w:r w:rsidRPr="00E573B8">
          <w:rPr>
            <w:rFonts w:ascii="Calibri" w:eastAsia="Calibri" w:hAnsi="Calibri" w:cs="Times New Roman"/>
          </w:rPr>
          <w:tab/>
          <w:t>i "\"Probabilmente non lo sai, ma un buon numero di vampiri ha frequentato la tua tavola calda. Non tantissimi, ma è comunque un luogo rilevante.\""</w:t>
        </w:r>
      </w:ins>
    </w:p>
    <w:p w14:paraId="26ED9379" w14:textId="77777777" w:rsidR="00E573B8" w:rsidRPr="00E573B8" w:rsidRDefault="00E573B8" w:rsidP="00E573B8">
      <w:pPr>
        <w:tabs>
          <w:tab w:val="left" w:pos="0"/>
        </w:tabs>
        <w:spacing w:line="600" w:lineRule="auto"/>
        <w:jc w:val="left"/>
        <w:rPr>
          <w:ins w:id="5213" w:author="UTENTE" w:date="2020-06-30T18:32:00Z"/>
          <w:rFonts w:ascii="Calibri" w:eastAsia="Calibri" w:hAnsi="Calibri" w:cs="Times New Roman"/>
        </w:rPr>
      </w:pPr>
      <w:ins w:id="5214" w:author="UTENTE" w:date="2020-06-30T18:32:00Z">
        <w:r w:rsidRPr="00E573B8">
          <w:rPr>
            <w:rFonts w:ascii="Calibri" w:eastAsia="Calibri" w:hAnsi="Calibri" w:cs="Times New Roman"/>
          </w:rPr>
          <w:t>283.</w:t>
        </w:r>
        <w:r w:rsidRPr="00E573B8">
          <w:rPr>
            <w:rFonts w:ascii="Calibri" w:eastAsia="Calibri" w:hAnsi="Calibri" w:cs="Times New Roman"/>
          </w:rPr>
          <w:tab/>
          <w:t>mcp "\"…\""</w:t>
        </w:r>
      </w:ins>
    </w:p>
    <w:p w14:paraId="033F6041" w14:textId="77777777" w:rsidR="00E573B8" w:rsidRPr="00E573B8" w:rsidRDefault="00E573B8" w:rsidP="00E573B8">
      <w:pPr>
        <w:tabs>
          <w:tab w:val="left" w:pos="0"/>
        </w:tabs>
        <w:spacing w:line="600" w:lineRule="auto"/>
        <w:jc w:val="left"/>
        <w:rPr>
          <w:ins w:id="5215" w:author="UTENTE" w:date="2020-06-30T18:32:00Z"/>
          <w:rFonts w:ascii="Calibri" w:eastAsia="Calibri" w:hAnsi="Calibri" w:cs="Times New Roman"/>
        </w:rPr>
      </w:pPr>
      <w:ins w:id="5216" w:author="UTENTE" w:date="2020-06-30T18:32:00Z">
        <w:r w:rsidRPr="00E573B8">
          <w:rPr>
            <w:rFonts w:ascii="Calibri" w:eastAsia="Calibri" w:hAnsi="Calibri" w:cs="Times New Roman"/>
          </w:rPr>
          <w:t>284.</w:t>
        </w:r>
        <w:r w:rsidRPr="00E573B8">
          <w:rPr>
            <w:rFonts w:ascii="Calibri" w:eastAsia="Calibri" w:hAnsi="Calibri" w:cs="Times New Roman"/>
          </w:rPr>
          <w:tab/>
          <w:t>n "…La mia mente ritorna per un secondo a Dom ascoltando le parole di Isaac."</w:t>
        </w:r>
      </w:ins>
    </w:p>
    <w:p w14:paraId="315C422E" w14:textId="77777777" w:rsidR="00E573B8" w:rsidRPr="00E573B8" w:rsidRDefault="00E573B8" w:rsidP="00E573B8">
      <w:pPr>
        <w:tabs>
          <w:tab w:val="left" w:pos="0"/>
        </w:tabs>
        <w:spacing w:line="600" w:lineRule="auto"/>
        <w:jc w:val="left"/>
        <w:rPr>
          <w:ins w:id="5217" w:author="UTENTE" w:date="2020-06-30T18:32:00Z"/>
          <w:rFonts w:ascii="Calibri" w:eastAsia="Calibri" w:hAnsi="Calibri" w:cs="Times New Roman"/>
        </w:rPr>
      </w:pPr>
      <w:ins w:id="5218" w:author="UTENTE" w:date="2020-06-30T18:32:00Z">
        <w:r w:rsidRPr="00E573B8">
          <w:rPr>
            <w:rFonts w:ascii="Calibri" w:eastAsia="Calibri" w:hAnsi="Calibri" w:cs="Times New Roman"/>
          </w:rPr>
          <w:t>285.</w:t>
        </w:r>
        <w:r w:rsidRPr="00E573B8">
          <w:rPr>
            <w:rFonts w:ascii="Calibri" w:eastAsia="Calibri" w:hAnsi="Calibri" w:cs="Times New Roman"/>
          </w:rPr>
          <w:tab/>
          <w:t>n "Non avrei davvero mai pensato che fosse altro, oltre che non un tizio asociale, se non l'avessi visto combattere contro Rex in quel vicolo."</w:t>
        </w:r>
      </w:ins>
    </w:p>
    <w:p w14:paraId="3B63AAC4" w14:textId="77777777" w:rsidR="00E573B8" w:rsidRPr="00E573B8" w:rsidRDefault="00E573B8" w:rsidP="00E573B8">
      <w:pPr>
        <w:tabs>
          <w:tab w:val="left" w:pos="0"/>
        </w:tabs>
        <w:spacing w:line="600" w:lineRule="auto"/>
        <w:jc w:val="left"/>
        <w:rPr>
          <w:ins w:id="5219" w:author="UTENTE" w:date="2020-06-30T18:32:00Z"/>
          <w:rFonts w:ascii="Calibri" w:eastAsia="Calibri" w:hAnsi="Calibri" w:cs="Times New Roman"/>
        </w:rPr>
      </w:pPr>
      <w:ins w:id="5220" w:author="UTENTE" w:date="2020-06-30T18:32:00Z">
        <w:r w:rsidRPr="00E573B8">
          <w:rPr>
            <w:rFonts w:ascii="Calibri" w:eastAsia="Calibri" w:hAnsi="Calibri" w:cs="Times New Roman"/>
          </w:rPr>
          <w:t>286.</w:t>
        </w:r>
        <w:r w:rsidRPr="00E573B8">
          <w:rPr>
            <w:rFonts w:ascii="Calibri" w:eastAsia="Calibri" w:hAnsi="Calibri" w:cs="Times New Roman"/>
          </w:rPr>
          <w:tab/>
          <w:t>i "\"Ora, potrei facilmente far correre la voce che la tua tavola calda è un nuovo, temporaneo territorio neutro per i vampiri della città.\""</w:t>
        </w:r>
      </w:ins>
    </w:p>
    <w:p w14:paraId="799AF9B1" w14:textId="77777777" w:rsidR="00E573B8" w:rsidRPr="00E573B8" w:rsidRDefault="00E573B8" w:rsidP="00E573B8">
      <w:pPr>
        <w:tabs>
          <w:tab w:val="left" w:pos="0"/>
        </w:tabs>
        <w:spacing w:line="600" w:lineRule="auto"/>
        <w:jc w:val="left"/>
        <w:rPr>
          <w:ins w:id="5221" w:author="UTENTE" w:date="2020-06-30T18:32:00Z"/>
          <w:rFonts w:ascii="Calibri" w:eastAsia="Calibri" w:hAnsi="Calibri" w:cs="Times New Roman"/>
        </w:rPr>
      </w:pPr>
      <w:ins w:id="5222" w:author="UTENTE" w:date="2020-06-30T18:32:00Z">
        <w:r w:rsidRPr="00E573B8">
          <w:rPr>
            <w:rFonts w:ascii="Calibri" w:eastAsia="Calibri" w:hAnsi="Calibri" w:cs="Times New Roman"/>
          </w:rPr>
          <w:t>287.</w:t>
        </w:r>
        <w:r w:rsidRPr="00E573B8">
          <w:rPr>
            <w:rFonts w:ascii="Calibri" w:eastAsia="Calibri" w:hAnsi="Calibri" w:cs="Times New Roman"/>
          </w:rPr>
          <w:tab/>
          <w:t>mcp "\"Cosa?!\""</w:t>
        </w:r>
      </w:ins>
    </w:p>
    <w:p w14:paraId="4969E8FF" w14:textId="77777777" w:rsidR="00E573B8" w:rsidRPr="00E573B8" w:rsidRDefault="00E573B8" w:rsidP="00E573B8">
      <w:pPr>
        <w:tabs>
          <w:tab w:val="left" w:pos="0"/>
        </w:tabs>
        <w:spacing w:line="600" w:lineRule="auto"/>
        <w:jc w:val="left"/>
        <w:rPr>
          <w:ins w:id="5223" w:author="UTENTE" w:date="2020-06-30T18:32:00Z"/>
          <w:rFonts w:ascii="Calibri" w:eastAsia="Calibri" w:hAnsi="Calibri" w:cs="Times New Roman"/>
        </w:rPr>
      </w:pPr>
      <w:ins w:id="5224" w:author="UTENTE" w:date="2020-06-30T18:32:00Z">
        <w:r w:rsidRPr="00E573B8">
          <w:rPr>
            <w:rFonts w:ascii="Calibri" w:eastAsia="Calibri" w:hAnsi="Calibri" w:cs="Times New Roman"/>
          </w:rPr>
          <w:t>288.</w:t>
        </w:r>
        <w:r w:rsidRPr="00E573B8">
          <w:rPr>
            <w:rFonts w:ascii="Calibri" w:eastAsia="Calibri" w:hAnsi="Calibri" w:cs="Times New Roman"/>
          </w:rPr>
          <w:tab/>
          <w:t>i "\"Calmati, calmati. Vuol dire solo che verrà occupato qualche tavolo in più rispetto al solito.\""</w:t>
        </w:r>
      </w:ins>
    </w:p>
    <w:p w14:paraId="7F1C557A" w14:textId="77777777" w:rsidR="00E573B8" w:rsidRPr="00E573B8" w:rsidRDefault="00E573B8" w:rsidP="00E573B8">
      <w:pPr>
        <w:tabs>
          <w:tab w:val="left" w:pos="0"/>
        </w:tabs>
        <w:spacing w:line="600" w:lineRule="auto"/>
        <w:jc w:val="left"/>
        <w:rPr>
          <w:ins w:id="5225" w:author="UTENTE" w:date="2020-06-30T18:32:00Z"/>
          <w:rFonts w:ascii="Calibri" w:eastAsia="Calibri" w:hAnsi="Calibri" w:cs="Times New Roman"/>
        </w:rPr>
      </w:pPr>
      <w:ins w:id="5226" w:author="UTENTE" w:date="2020-06-30T18:32:00Z">
        <w:r w:rsidRPr="00E573B8">
          <w:rPr>
            <w:rFonts w:ascii="Calibri" w:eastAsia="Calibri" w:hAnsi="Calibri" w:cs="Times New Roman"/>
          </w:rPr>
          <w:t>289.</w:t>
        </w:r>
        <w:r w:rsidRPr="00E573B8">
          <w:rPr>
            <w:rFonts w:ascii="Calibri" w:eastAsia="Calibri" w:hAnsi="Calibri" w:cs="Times New Roman"/>
          </w:rPr>
          <w:tab/>
          <w:t>n "Isaac sogghigna alla mia reazione allarmata, facendomi l'occhiolino per rassicurarmi."</w:t>
        </w:r>
      </w:ins>
    </w:p>
    <w:p w14:paraId="7D081729" w14:textId="77777777" w:rsidR="00E573B8" w:rsidRPr="00E573B8" w:rsidRDefault="00E573B8" w:rsidP="00E573B8">
      <w:pPr>
        <w:tabs>
          <w:tab w:val="left" w:pos="0"/>
        </w:tabs>
        <w:spacing w:line="600" w:lineRule="auto"/>
        <w:jc w:val="left"/>
        <w:rPr>
          <w:ins w:id="5227" w:author="UTENTE" w:date="2020-06-30T18:32:00Z"/>
          <w:rFonts w:ascii="Calibri" w:eastAsia="Calibri" w:hAnsi="Calibri" w:cs="Times New Roman"/>
        </w:rPr>
      </w:pPr>
      <w:ins w:id="5228" w:author="UTENTE" w:date="2020-06-30T18:32:00Z">
        <w:r w:rsidRPr="00E573B8">
          <w:rPr>
            <w:rFonts w:ascii="Calibri" w:eastAsia="Calibri" w:hAnsi="Calibri" w:cs="Times New Roman"/>
          </w:rPr>
          <w:t>290.</w:t>
        </w:r>
        <w:r w:rsidRPr="00E573B8">
          <w:rPr>
            <w:rFonts w:ascii="Calibri" w:eastAsia="Calibri" w:hAnsi="Calibri" w:cs="Times New Roman"/>
          </w:rPr>
          <w:tab/>
          <w:t>i "\"E non dirmi che hai paura arrivi troppa gente. Quel posto è un mortorio.\""</w:t>
        </w:r>
      </w:ins>
    </w:p>
    <w:p w14:paraId="3A6D8B30" w14:textId="77777777" w:rsidR="00E573B8" w:rsidRPr="00E573B8" w:rsidRDefault="00E573B8" w:rsidP="00E573B8">
      <w:pPr>
        <w:tabs>
          <w:tab w:val="left" w:pos="0"/>
        </w:tabs>
        <w:spacing w:line="600" w:lineRule="auto"/>
        <w:jc w:val="left"/>
        <w:rPr>
          <w:ins w:id="5229" w:author="UTENTE" w:date="2020-06-30T18:32:00Z"/>
          <w:rFonts w:ascii="Calibri" w:eastAsia="Calibri" w:hAnsi="Calibri" w:cs="Times New Roman"/>
        </w:rPr>
      </w:pPr>
      <w:ins w:id="5230" w:author="UTENTE" w:date="2020-06-30T18:32:00Z">
        <w:r w:rsidRPr="00E573B8">
          <w:rPr>
            <w:rFonts w:ascii="Calibri" w:eastAsia="Calibri" w:hAnsi="Calibri" w:cs="Times New Roman"/>
          </w:rPr>
          <w:t>291.</w:t>
        </w:r>
        <w:r w:rsidRPr="00E573B8">
          <w:rPr>
            <w:rFonts w:ascii="Calibri" w:eastAsia="Calibri" w:hAnsi="Calibri" w:cs="Times New Roman"/>
          </w:rPr>
          <w:tab/>
          <w:t>i "\"…Anche se, se i tuoi unici clienti sono non-morti, potrebbe comunque essere un mortorio, ora che ci penso.\""</w:t>
        </w:r>
      </w:ins>
    </w:p>
    <w:p w14:paraId="17817DB1" w14:textId="77777777" w:rsidR="00E573B8" w:rsidRPr="00E573B8" w:rsidRDefault="00E573B8" w:rsidP="00E573B8">
      <w:pPr>
        <w:tabs>
          <w:tab w:val="left" w:pos="0"/>
        </w:tabs>
        <w:spacing w:line="600" w:lineRule="auto"/>
        <w:jc w:val="left"/>
        <w:rPr>
          <w:ins w:id="5231" w:author="UTENTE" w:date="2020-06-30T18:32:00Z"/>
          <w:rFonts w:ascii="Calibri" w:eastAsia="Calibri" w:hAnsi="Calibri" w:cs="Times New Roman"/>
        </w:rPr>
      </w:pPr>
      <w:ins w:id="5232" w:author="UTENTE" w:date="2020-06-30T18:32:00Z">
        <w:r w:rsidRPr="00E573B8">
          <w:rPr>
            <w:rFonts w:ascii="Calibri" w:eastAsia="Calibri" w:hAnsi="Calibri" w:cs="Times New Roman"/>
          </w:rPr>
          <w:t>292.</w:t>
        </w:r>
        <w:r w:rsidRPr="00E573B8">
          <w:rPr>
            <w:rFonts w:ascii="Calibri" w:eastAsia="Calibri" w:hAnsi="Calibri" w:cs="Times New Roman"/>
          </w:rPr>
          <w:tab/>
          <w:t>mcp "\"Beh, sì, ma non sarebbe pericoloso?\""</w:t>
        </w:r>
      </w:ins>
    </w:p>
    <w:p w14:paraId="5DBFAD31" w14:textId="77777777" w:rsidR="00E573B8" w:rsidRPr="00E573B8" w:rsidRDefault="00E573B8" w:rsidP="00E573B8">
      <w:pPr>
        <w:tabs>
          <w:tab w:val="left" w:pos="0"/>
        </w:tabs>
        <w:spacing w:line="600" w:lineRule="auto"/>
        <w:jc w:val="left"/>
        <w:rPr>
          <w:ins w:id="5233" w:author="UTENTE" w:date="2020-06-30T18:32:00Z"/>
          <w:rFonts w:ascii="Calibri" w:eastAsia="Calibri" w:hAnsi="Calibri" w:cs="Times New Roman"/>
        </w:rPr>
      </w:pPr>
      <w:ins w:id="5234" w:author="UTENTE" w:date="2020-06-30T18:32:00Z">
        <w:r w:rsidRPr="00E573B8">
          <w:rPr>
            <w:rFonts w:ascii="Calibri" w:eastAsia="Calibri" w:hAnsi="Calibri" w:cs="Times New Roman"/>
          </w:rPr>
          <w:t>293.</w:t>
        </w:r>
        <w:r w:rsidRPr="00E573B8">
          <w:rPr>
            <w:rFonts w:ascii="Calibri" w:eastAsia="Calibri" w:hAnsi="Calibri" w:cs="Times New Roman"/>
          </w:rPr>
          <w:tab/>
          <w:t>mcp "\"E se mi attaccano? O iniziano ad attaccarsi a vicenda?\""</w:t>
        </w:r>
      </w:ins>
    </w:p>
    <w:p w14:paraId="1D640BFE" w14:textId="77777777" w:rsidR="00E573B8" w:rsidRPr="00E573B8" w:rsidRDefault="00E573B8" w:rsidP="00E573B8">
      <w:pPr>
        <w:tabs>
          <w:tab w:val="left" w:pos="0"/>
        </w:tabs>
        <w:spacing w:line="600" w:lineRule="auto"/>
        <w:jc w:val="left"/>
        <w:rPr>
          <w:ins w:id="5235" w:author="UTENTE" w:date="2020-06-30T18:32:00Z"/>
          <w:rFonts w:ascii="Calibri" w:eastAsia="Calibri" w:hAnsi="Calibri" w:cs="Times New Roman"/>
          <w:lang w:val="en-US"/>
        </w:rPr>
      </w:pPr>
      <w:ins w:id="5236" w:author="UTENTE" w:date="2020-06-30T18:32:00Z">
        <w:r w:rsidRPr="00E573B8">
          <w:rPr>
            <w:rFonts w:ascii="Calibri" w:eastAsia="Calibri" w:hAnsi="Calibri" w:cs="Times New Roman"/>
            <w:lang w:val="en-US"/>
          </w:rPr>
          <w:t>294.</w:t>
        </w:r>
        <w:r w:rsidRPr="00E573B8">
          <w:rPr>
            <w:rFonts w:ascii="Calibri" w:eastAsia="Calibri" w:hAnsi="Calibri" w:cs="Times New Roman"/>
            <w:lang w:val="en-US"/>
          </w:rPr>
          <w:tab/>
          <w:t>mcp "\"Fammi capire bene.\""</w:t>
        </w:r>
        <w:r w:rsidRPr="00E573B8">
          <w:rPr>
            <w:rFonts w:ascii="Calibri" w:eastAsia="Calibri" w:hAnsi="Calibri" w:cs="Times New Roman"/>
            <w:lang w:val="en-US"/>
          </w:rPr>
          <w:br w:type="page"/>
        </w:r>
      </w:ins>
    </w:p>
    <w:p w14:paraId="222CC4ED" w14:textId="77777777" w:rsidR="00E573B8" w:rsidRPr="00E573B8" w:rsidRDefault="00E573B8" w:rsidP="00E573B8">
      <w:pPr>
        <w:tabs>
          <w:tab w:val="left" w:pos="0"/>
        </w:tabs>
        <w:spacing w:line="600" w:lineRule="auto"/>
        <w:jc w:val="left"/>
        <w:rPr>
          <w:ins w:id="5237" w:author="UTENTE" w:date="2020-06-30T18:32:00Z"/>
          <w:rFonts w:ascii="Calibri" w:eastAsia="Calibri" w:hAnsi="Calibri" w:cs="Times New Roman"/>
          <w:lang w:val="en-US"/>
        </w:rPr>
      </w:pPr>
      <w:ins w:id="5238" w:author="UTENTE" w:date="2020-06-30T18:32:00Z">
        <w:r w:rsidRPr="00E573B8">
          <w:rPr>
            <w:rFonts w:ascii="Calibri" w:eastAsia="Calibri" w:hAnsi="Calibri" w:cs="Times New Roman"/>
            <w:lang w:val="en-US"/>
          </w:rPr>
          <w:lastRenderedPageBreak/>
          <w:t>295.</w:t>
        </w:r>
        <w:r w:rsidRPr="00E573B8">
          <w:rPr>
            <w:rFonts w:ascii="Calibri" w:eastAsia="Calibri" w:hAnsi="Calibri" w:cs="Times New Roman"/>
            <w:lang w:val="en-US"/>
          </w:rPr>
          <w:tab/>
          <w:t>mcp "\"You want to turn the place into a watering hole for bloodsucking monsters?\""</w:t>
        </w:r>
      </w:ins>
    </w:p>
    <w:p w14:paraId="2A8B6DAC" w14:textId="77777777" w:rsidR="00E573B8" w:rsidRPr="00E573B8" w:rsidRDefault="00E573B8" w:rsidP="00E573B8">
      <w:pPr>
        <w:tabs>
          <w:tab w:val="left" w:pos="0"/>
        </w:tabs>
        <w:spacing w:line="600" w:lineRule="auto"/>
        <w:jc w:val="left"/>
        <w:rPr>
          <w:ins w:id="5239" w:author="UTENTE" w:date="2020-06-30T18:32:00Z"/>
          <w:rFonts w:ascii="Calibri" w:eastAsia="Calibri" w:hAnsi="Calibri" w:cs="Times New Roman"/>
          <w:lang w:val="en-US"/>
        </w:rPr>
      </w:pPr>
      <w:ins w:id="5240" w:author="UTENTE" w:date="2020-06-30T18:32:00Z">
        <w:r w:rsidRPr="00E573B8">
          <w:rPr>
            <w:rFonts w:ascii="Calibri" w:eastAsia="Calibri" w:hAnsi="Calibri" w:cs="Times New Roman"/>
            <w:lang w:val="en-US"/>
          </w:rPr>
          <w:t>296.</w:t>
        </w:r>
        <w:r w:rsidRPr="00E573B8">
          <w:rPr>
            <w:rFonts w:ascii="Calibri" w:eastAsia="Calibri" w:hAnsi="Calibri" w:cs="Times New Roman"/>
            <w:lang w:val="en-US"/>
          </w:rPr>
          <w:tab/>
          <w:t>mcp "\"I'd have to bring a shotgun to work every day to stop them from turning me into their own personal soda fountain!\""</w:t>
        </w:r>
      </w:ins>
    </w:p>
    <w:p w14:paraId="41FB3474" w14:textId="77777777" w:rsidR="00E573B8" w:rsidRPr="00E573B8" w:rsidRDefault="00E573B8" w:rsidP="00E573B8">
      <w:pPr>
        <w:tabs>
          <w:tab w:val="left" w:pos="0"/>
        </w:tabs>
        <w:spacing w:line="600" w:lineRule="auto"/>
        <w:jc w:val="left"/>
        <w:rPr>
          <w:ins w:id="5241" w:author="UTENTE" w:date="2020-06-30T18:32:00Z"/>
          <w:rFonts w:ascii="Calibri" w:eastAsia="Calibri" w:hAnsi="Calibri" w:cs="Times New Roman"/>
          <w:lang w:val="en-US"/>
        </w:rPr>
      </w:pPr>
      <w:ins w:id="5242" w:author="UTENTE" w:date="2020-06-30T18:32:00Z">
        <w:r w:rsidRPr="00E573B8">
          <w:rPr>
            <w:rFonts w:ascii="Calibri" w:eastAsia="Calibri" w:hAnsi="Calibri" w:cs="Times New Roman"/>
            <w:lang w:val="en-US"/>
          </w:rPr>
          <w:t>297.</w:t>
        </w:r>
        <w:r w:rsidRPr="00E573B8">
          <w:rPr>
            <w:rFonts w:ascii="Calibri" w:eastAsia="Calibri" w:hAnsi="Calibri" w:cs="Times New Roman"/>
            <w:lang w:val="en-US"/>
          </w:rPr>
          <w:tab/>
          <w:t>i "\"Nonsense. They may be brutes, but they respect laws of neutrality. No fighting can occur on a neutral ground.\""</w:t>
        </w:r>
      </w:ins>
    </w:p>
    <w:p w14:paraId="5D181F3B" w14:textId="77777777" w:rsidR="00E573B8" w:rsidRPr="00E573B8" w:rsidRDefault="00E573B8" w:rsidP="00E573B8">
      <w:pPr>
        <w:tabs>
          <w:tab w:val="left" w:pos="0"/>
        </w:tabs>
        <w:spacing w:line="600" w:lineRule="auto"/>
        <w:jc w:val="left"/>
        <w:rPr>
          <w:ins w:id="5243" w:author="UTENTE" w:date="2020-06-30T18:32:00Z"/>
          <w:rFonts w:ascii="Calibri" w:eastAsia="Calibri" w:hAnsi="Calibri" w:cs="Times New Roman"/>
          <w:lang w:val="en-US"/>
        </w:rPr>
      </w:pPr>
      <w:ins w:id="5244" w:author="UTENTE" w:date="2020-06-30T18:32:00Z">
        <w:r w:rsidRPr="00E573B8">
          <w:rPr>
            <w:rFonts w:ascii="Calibri" w:eastAsia="Calibri" w:hAnsi="Calibri" w:cs="Times New Roman"/>
            <w:lang w:val="en-US"/>
          </w:rPr>
          <w:t>298.</w:t>
        </w:r>
        <w:r w:rsidRPr="00E573B8">
          <w:rPr>
            <w:rFonts w:ascii="Calibri" w:eastAsia="Calibri" w:hAnsi="Calibri" w:cs="Times New Roman"/>
            <w:lang w:val="en-US"/>
          </w:rPr>
          <w:tab/>
          <w:t>n "He sounds thoroughly confident, which makes me relax a little bit – but only a little."</w:t>
        </w:r>
      </w:ins>
    </w:p>
    <w:p w14:paraId="0172F327" w14:textId="77777777" w:rsidR="00E573B8" w:rsidRPr="00E573B8" w:rsidRDefault="00E573B8" w:rsidP="00E573B8">
      <w:pPr>
        <w:tabs>
          <w:tab w:val="left" w:pos="0"/>
        </w:tabs>
        <w:spacing w:line="600" w:lineRule="auto"/>
        <w:jc w:val="left"/>
        <w:rPr>
          <w:ins w:id="5245" w:author="UTENTE" w:date="2020-06-30T18:32:00Z"/>
          <w:rFonts w:ascii="Calibri" w:eastAsia="Calibri" w:hAnsi="Calibri" w:cs="Times New Roman"/>
          <w:lang w:val="en-US"/>
        </w:rPr>
      </w:pPr>
      <w:ins w:id="5246" w:author="UTENTE" w:date="2020-06-30T18:32:00Z">
        <w:r w:rsidRPr="00E573B8">
          <w:rPr>
            <w:rFonts w:ascii="Calibri" w:eastAsia="Calibri" w:hAnsi="Calibri" w:cs="Times New Roman"/>
            <w:lang w:val="en-US"/>
          </w:rPr>
          <w:t>299.</w:t>
        </w:r>
        <w:r w:rsidRPr="00E573B8">
          <w:rPr>
            <w:rFonts w:ascii="Calibri" w:eastAsia="Calibri" w:hAnsi="Calibri" w:cs="Times New Roman"/>
            <w:lang w:val="en-US"/>
          </w:rPr>
          <w:tab/>
          <w:t>n "The idea of the diner becoming a vampire den is pretty unnerving, no matter how you spin it."</w:t>
        </w:r>
      </w:ins>
    </w:p>
    <w:p w14:paraId="31E6D50B" w14:textId="77777777" w:rsidR="00E573B8" w:rsidRPr="00E573B8" w:rsidRDefault="00E573B8" w:rsidP="00E573B8">
      <w:pPr>
        <w:tabs>
          <w:tab w:val="left" w:pos="0"/>
        </w:tabs>
        <w:spacing w:line="600" w:lineRule="auto"/>
        <w:jc w:val="left"/>
        <w:rPr>
          <w:ins w:id="5247" w:author="UTENTE" w:date="2020-06-30T18:32:00Z"/>
          <w:rFonts w:ascii="Calibri" w:eastAsia="Calibri" w:hAnsi="Calibri" w:cs="Times New Roman"/>
          <w:lang w:val="en-US"/>
        </w:rPr>
      </w:pPr>
      <w:ins w:id="5248" w:author="UTENTE" w:date="2020-06-30T18:32:00Z">
        <w:r w:rsidRPr="00E573B8">
          <w:rPr>
            <w:rFonts w:ascii="Calibri" w:eastAsia="Calibri" w:hAnsi="Calibri" w:cs="Times New Roman"/>
            <w:lang w:val="en-US"/>
          </w:rPr>
          <w:t>300.</w:t>
        </w:r>
        <w:r w:rsidRPr="00E573B8">
          <w:rPr>
            <w:rFonts w:ascii="Calibri" w:eastAsia="Calibri" w:hAnsi="Calibri" w:cs="Times New Roman"/>
            <w:lang w:val="en-US"/>
          </w:rPr>
          <w:tab/>
          <w:t>mcp "\"What's the point of driving more vampires to the diner? To collect more information?\""</w:t>
        </w:r>
      </w:ins>
    </w:p>
    <w:p w14:paraId="7F87D179" w14:textId="77777777" w:rsidR="00E573B8" w:rsidRPr="00E573B8" w:rsidRDefault="00E573B8" w:rsidP="00E573B8">
      <w:pPr>
        <w:tabs>
          <w:tab w:val="left" w:pos="0"/>
        </w:tabs>
        <w:spacing w:line="600" w:lineRule="auto"/>
        <w:jc w:val="left"/>
        <w:rPr>
          <w:ins w:id="5249" w:author="UTENTE" w:date="2020-06-30T18:32:00Z"/>
          <w:rFonts w:ascii="Calibri" w:eastAsia="Calibri" w:hAnsi="Calibri" w:cs="Times New Roman"/>
          <w:lang w:val="en-US"/>
        </w:rPr>
      </w:pPr>
      <w:ins w:id="5250" w:author="UTENTE" w:date="2020-06-30T18:32:00Z">
        <w:r w:rsidRPr="00E573B8">
          <w:rPr>
            <w:rFonts w:ascii="Calibri" w:eastAsia="Calibri" w:hAnsi="Calibri" w:cs="Times New Roman"/>
            <w:lang w:val="en-US"/>
          </w:rPr>
          <w:t>301.</w:t>
        </w:r>
        <w:r w:rsidRPr="00E573B8">
          <w:rPr>
            <w:rFonts w:ascii="Calibri" w:eastAsia="Calibri" w:hAnsi="Calibri" w:cs="Times New Roman"/>
            <w:lang w:val="en-US"/>
          </w:rPr>
          <w:tab/>
          <w:t>i "\"Precisely! I knew you'd catch on fast, [mc].\""</w:t>
        </w:r>
      </w:ins>
    </w:p>
    <w:p w14:paraId="187C096E" w14:textId="77777777" w:rsidR="00E573B8" w:rsidRPr="00E573B8" w:rsidRDefault="00E573B8" w:rsidP="00E573B8">
      <w:pPr>
        <w:tabs>
          <w:tab w:val="left" w:pos="0"/>
        </w:tabs>
        <w:spacing w:line="600" w:lineRule="auto"/>
        <w:jc w:val="left"/>
        <w:rPr>
          <w:ins w:id="5251" w:author="UTENTE" w:date="2020-06-30T18:32:00Z"/>
          <w:rFonts w:ascii="Calibri" w:eastAsia="Calibri" w:hAnsi="Calibri" w:cs="Times New Roman"/>
          <w:lang w:val="en-US"/>
        </w:rPr>
      </w:pPr>
      <w:ins w:id="5252" w:author="UTENTE" w:date="2020-06-30T18:32:00Z">
        <w:r w:rsidRPr="00E573B8">
          <w:rPr>
            <w:rFonts w:ascii="Calibri" w:eastAsia="Calibri" w:hAnsi="Calibri" w:cs="Times New Roman"/>
            <w:lang w:val="en-US"/>
          </w:rPr>
          <w:t>302.</w:t>
        </w:r>
        <w:r w:rsidRPr="00E573B8">
          <w:rPr>
            <w:rFonts w:ascii="Calibri" w:eastAsia="Calibri" w:hAnsi="Calibri" w:cs="Times New Roman"/>
            <w:lang w:val="en-US"/>
          </w:rPr>
          <w:tab/>
          <w:t>i "\"I want you to listen for something in particular… any vampires talking about a man named 'Bishop.'\""</w:t>
        </w:r>
      </w:ins>
    </w:p>
    <w:p w14:paraId="69828392" w14:textId="77777777" w:rsidR="00E573B8" w:rsidRPr="00E573B8" w:rsidRDefault="00E573B8" w:rsidP="00E573B8">
      <w:pPr>
        <w:tabs>
          <w:tab w:val="left" w:pos="0"/>
        </w:tabs>
        <w:spacing w:line="600" w:lineRule="auto"/>
        <w:jc w:val="left"/>
        <w:rPr>
          <w:ins w:id="5253" w:author="UTENTE" w:date="2020-06-30T18:32:00Z"/>
          <w:rFonts w:ascii="Calibri" w:eastAsia="Calibri" w:hAnsi="Calibri" w:cs="Times New Roman"/>
          <w:lang w:val="en-US"/>
        </w:rPr>
      </w:pPr>
      <w:ins w:id="5254" w:author="UTENTE" w:date="2020-06-30T18:32:00Z">
        <w:r w:rsidRPr="00E573B8">
          <w:rPr>
            <w:rFonts w:ascii="Calibri" w:eastAsia="Calibri" w:hAnsi="Calibri" w:cs="Times New Roman"/>
            <w:lang w:val="en-US"/>
          </w:rPr>
          <w:t>303.</w:t>
        </w:r>
        <w:r w:rsidRPr="00E573B8">
          <w:rPr>
            <w:rFonts w:ascii="Calibri" w:eastAsia="Calibri" w:hAnsi="Calibri" w:cs="Times New Roman"/>
            <w:lang w:val="en-US"/>
          </w:rPr>
          <w:tab/>
          <w:t>mcp "\"…Bishop?\""</w:t>
        </w:r>
      </w:ins>
    </w:p>
    <w:p w14:paraId="4EFE643C" w14:textId="77777777" w:rsidR="00E573B8" w:rsidRPr="00E573B8" w:rsidRDefault="00E573B8" w:rsidP="00E573B8">
      <w:pPr>
        <w:tabs>
          <w:tab w:val="left" w:pos="0"/>
        </w:tabs>
        <w:spacing w:line="600" w:lineRule="auto"/>
        <w:jc w:val="left"/>
        <w:rPr>
          <w:ins w:id="5255" w:author="UTENTE" w:date="2020-06-30T18:32:00Z"/>
          <w:rFonts w:ascii="Calibri" w:eastAsia="Calibri" w:hAnsi="Calibri" w:cs="Times New Roman"/>
          <w:lang w:val="en-US"/>
        </w:rPr>
      </w:pPr>
      <w:ins w:id="5256" w:author="UTENTE" w:date="2020-06-30T18:32:00Z">
        <w:r w:rsidRPr="00E573B8">
          <w:rPr>
            <w:rFonts w:ascii="Calibri" w:eastAsia="Calibri" w:hAnsi="Calibri" w:cs="Times New Roman"/>
            <w:lang w:val="en-US"/>
          </w:rPr>
          <w:t>304.</w:t>
        </w:r>
        <w:r w:rsidRPr="00E573B8">
          <w:rPr>
            <w:rFonts w:ascii="Calibri" w:eastAsia="Calibri" w:hAnsi="Calibri" w:cs="Times New Roman"/>
            <w:lang w:val="en-US"/>
          </w:rPr>
          <w:tab/>
          <w:t>n "Isaac nods, his lips pulling together in a distasteful grimace."</w:t>
        </w:r>
      </w:ins>
    </w:p>
    <w:p w14:paraId="105836BB" w14:textId="77777777" w:rsidR="00E573B8" w:rsidRPr="00E573B8" w:rsidRDefault="00E573B8" w:rsidP="00E573B8">
      <w:pPr>
        <w:tabs>
          <w:tab w:val="left" w:pos="0"/>
        </w:tabs>
        <w:spacing w:line="600" w:lineRule="auto"/>
        <w:jc w:val="left"/>
        <w:rPr>
          <w:ins w:id="5257" w:author="UTENTE" w:date="2020-06-30T18:32:00Z"/>
          <w:rFonts w:ascii="Calibri" w:eastAsia="Calibri" w:hAnsi="Calibri" w:cs="Times New Roman"/>
          <w:lang w:val="en-US"/>
        </w:rPr>
      </w:pPr>
      <w:ins w:id="5258" w:author="UTENTE" w:date="2020-06-30T18:32:00Z">
        <w:r w:rsidRPr="00E573B8">
          <w:rPr>
            <w:rFonts w:ascii="Calibri" w:eastAsia="Calibri" w:hAnsi="Calibri" w:cs="Times New Roman"/>
            <w:lang w:val="en-US"/>
          </w:rPr>
          <w:t>305.</w:t>
        </w:r>
        <w:r w:rsidRPr="00E573B8">
          <w:rPr>
            <w:rFonts w:ascii="Calibri" w:eastAsia="Calibri" w:hAnsi="Calibri" w:cs="Times New Roman"/>
            <w:lang w:val="en-US"/>
          </w:rPr>
          <w:tab/>
          <w:t>i "\"Yes, Bishop.\""</w:t>
        </w:r>
      </w:ins>
    </w:p>
    <w:p w14:paraId="23384AC0" w14:textId="77777777" w:rsidR="00E573B8" w:rsidRPr="00E573B8" w:rsidRDefault="00E573B8" w:rsidP="00E573B8">
      <w:pPr>
        <w:tabs>
          <w:tab w:val="left" w:pos="0"/>
        </w:tabs>
        <w:spacing w:line="600" w:lineRule="auto"/>
        <w:jc w:val="left"/>
        <w:rPr>
          <w:ins w:id="5259" w:author="UTENTE" w:date="2020-06-30T18:32:00Z"/>
          <w:rFonts w:ascii="Calibri" w:eastAsia="Calibri" w:hAnsi="Calibri" w:cs="Times New Roman"/>
          <w:rPrChange w:id="5260" w:author="UTENTE" w:date="2020-06-30T18:32:00Z">
            <w:rPr>
              <w:ins w:id="5261" w:author="UTENTE" w:date="2020-06-30T18:32:00Z"/>
              <w:rFonts w:ascii="Calibri" w:eastAsia="Calibri" w:hAnsi="Calibri" w:cs="Times New Roman"/>
              <w:lang w:val="en-US"/>
            </w:rPr>
          </w:rPrChange>
        </w:rPr>
      </w:pPr>
      <w:ins w:id="5262" w:author="UTENTE" w:date="2020-06-30T18:32:00Z">
        <w:r w:rsidRPr="00E573B8">
          <w:rPr>
            <w:rFonts w:ascii="Calibri" w:eastAsia="Calibri" w:hAnsi="Calibri" w:cs="Times New Roman"/>
            <w:lang w:val="en-US"/>
          </w:rPr>
          <w:t>306.</w:t>
        </w:r>
        <w:r w:rsidRPr="00E573B8">
          <w:rPr>
            <w:rFonts w:ascii="Calibri" w:eastAsia="Calibri" w:hAnsi="Calibri" w:cs="Times New Roman"/>
            <w:lang w:val="en-US"/>
          </w:rPr>
          <w:tab/>
          <w:t xml:space="preserve">i "\"Try to see if anyone's saying bad things about him or discussing the idea of a revolt. </w:t>
        </w:r>
        <w:r w:rsidRPr="00E573B8">
          <w:rPr>
            <w:rFonts w:ascii="Calibri" w:eastAsia="Calibri" w:hAnsi="Calibri" w:cs="Times New Roman"/>
            <w:rPrChange w:id="5263" w:author="UTENTE" w:date="2020-06-30T18:32:00Z">
              <w:rPr>
                <w:rFonts w:ascii="Calibri" w:eastAsia="Calibri" w:hAnsi="Calibri" w:cs="Times New Roman"/>
                <w:lang w:val="en-US"/>
              </w:rPr>
            </w:rPrChange>
          </w:rPr>
          <w:t>Anarchistic murmurings.\"" </w:t>
        </w:r>
        <w:r w:rsidRPr="00E573B8">
          <w:rPr>
            <w:rFonts w:ascii="Calibri" w:eastAsia="Calibri" w:hAnsi="Calibri" w:cs="Times New Roman"/>
            <w:rPrChange w:id="5264" w:author="UTENTE" w:date="2020-06-30T18:32:00Z">
              <w:rPr>
                <w:rFonts w:ascii="Calibri" w:eastAsia="Calibri" w:hAnsi="Calibri" w:cs="Times New Roman"/>
                <w:lang w:val="en-US"/>
              </w:rPr>
            </w:rPrChange>
          </w:rPr>
          <w:br w:type="page"/>
        </w:r>
      </w:ins>
    </w:p>
    <w:p w14:paraId="41985EAC" w14:textId="77777777" w:rsidR="00E573B8" w:rsidRPr="00E573B8" w:rsidRDefault="00E573B8" w:rsidP="00E573B8">
      <w:pPr>
        <w:tabs>
          <w:tab w:val="left" w:pos="0"/>
        </w:tabs>
        <w:spacing w:line="600" w:lineRule="auto"/>
        <w:jc w:val="left"/>
        <w:rPr>
          <w:ins w:id="5265" w:author="UTENTE" w:date="2020-06-30T18:32:00Z"/>
          <w:rFonts w:ascii="Calibri" w:eastAsia="Calibri" w:hAnsi="Calibri" w:cs="Times New Roman"/>
        </w:rPr>
      </w:pPr>
      <w:ins w:id="5266" w:author="UTENTE" w:date="2020-06-30T18:32:00Z">
        <w:r w:rsidRPr="00E573B8">
          <w:rPr>
            <w:rFonts w:ascii="Calibri" w:eastAsia="Calibri" w:hAnsi="Calibri" w:cs="Times New Roman"/>
          </w:rPr>
          <w:lastRenderedPageBreak/>
          <w:t>295.</w:t>
        </w:r>
        <w:r w:rsidRPr="00E573B8">
          <w:rPr>
            <w:rFonts w:ascii="Calibri" w:eastAsia="Calibri" w:hAnsi="Calibri" w:cs="Times New Roman"/>
          </w:rPr>
          <w:tab/>
          <w:t>mcp "\"Vuoi trasformare il posto in una bettola per mostri succhiasangue?\""</w:t>
        </w:r>
      </w:ins>
    </w:p>
    <w:p w14:paraId="0D74CBCC" w14:textId="77777777" w:rsidR="00E573B8" w:rsidRPr="00E573B8" w:rsidRDefault="00E573B8" w:rsidP="00E573B8">
      <w:pPr>
        <w:tabs>
          <w:tab w:val="left" w:pos="0"/>
        </w:tabs>
        <w:spacing w:line="600" w:lineRule="auto"/>
        <w:jc w:val="left"/>
        <w:rPr>
          <w:ins w:id="5267" w:author="UTENTE" w:date="2020-06-30T18:32:00Z"/>
          <w:rFonts w:ascii="Calibri" w:eastAsia="Calibri" w:hAnsi="Calibri" w:cs="Times New Roman"/>
        </w:rPr>
      </w:pPr>
      <w:ins w:id="5268" w:author="UTENTE" w:date="2020-06-30T18:32:00Z">
        <w:r w:rsidRPr="00E573B8">
          <w:rPr>
            <w:rFonts w:ascii="Calibri" w:eastAsia="Calibri" w:hAnsi="Calibri" w:cs="Times New Roman"/>
          </w:rPr>
          <w:t>296.</w:t>
        </w:r>
        <w:r w:rsidRPr="00E573B8">
          <w:rPr>
            <w:rFonts w:ascii="Calibri" w:eastAsia="Calibri" w:hAnsi="Calibri" w:cs="Times New Roman"/>
          </w:rPr>
          <w:tab/>
          <w:t>mcp "\"Ogni giorno dovrei portarmi a lavoro un fucile a pompa per evitare che mi trasformino nel loro personale dispenser delle bevande!.\""</w:t>
        </w:r>
      </w:ins>
    </w:p>
    <w:p w14:paraId="54BB0662" w14:textId="77777777" w:rsidR="00E573B8" w:rsidRPr="00E573B8" w:rsidRDefault="00E573B8" w:rsidP="00E573B8">
      <w:pPr>
        <w:tabs>
          <w:tab w:val="left" w:pos="0"/>
        </w:tabs>
        <w:spacing w:line="600" w:lineRule="auto"/>
        <w:jc w:val="left"/>
        <w:rPr>
          <w:ins w:id="5269" w:author="UTENTE" w:date="2020-06-30T18:32:00Z"/>
          <w:rFonts w:ascii="Calibri" w:eastAsia="Calibri" w:hAnsi="Calibri" w:cs="Times New Roman"/>
        </w:rPr>
      </w:pPr>
      <w:ins w:id="5270" w:author="UTENTE" w:date="2020-06-30T18:32:00Z">
        <w:r w:rsidRPr="00E573B8">
          <w:rPr>
            <w:rFonts w:ascii="Calibri" w:eastAsia="Calibri" w:hAnsi="Calibri" w:cs="Times New Roman"/>
          </w:rPr>
          <w:t>297.</w:t>
        </w:r>
        <w:r w:rsidRPr="00E573B8">
          <w:rPr>
            <w:rFonts w:ascii="Calibri" w:eastAsia="Calibri" w:hAnsi="Calibri" w:cs="Times New Roman"/>
          </w:rPr>
          <w:tab/>
          <w:t>i "\"Cazzate. Saranno anche dei bruti, ma rispettano le leggi della neutralità. Nessuno scontro può avvenire in territorio neutrale.\""</w:t>
        </w:r>
      </w:ins>
    </w:p>
    <w:p w14:paraId="25F0BD10" w14:textId="77777777" w:rsidR="00E573B8" w:rsidRPr="00E573B8" w:rsidRDefault="00E573B8" w:rsidP="00E573B8">
      <w:pPr>
        <w:tabs>
          <w:tab w:val="left" w:pos="0"/>
        </w:tabs>
        <w:spacing w:line="600" w:lineRule="auto"/>
        <w:jc w:val="left"/>
        <w:rPr>
          <w:ins w:id="5271" w:author="UTENTE" w:date="2020-06-30T18:32:00Z"/>
          <w:rFonts w:ascii="Calibri" w:eastAsia="Calibri" w:hAnsi="Calibri" w:cs="Times New Roman"/>
        </w:rPr>
      </w:pPr>
      <w:ins w:id="5272" w:author="UTENTE" w:date="2020-06-30T18:32:00Z">
        <w:r w:rsidRPr="00E573B8">
          <w:rPr>
            <w:rFonts w:ascii="Calibri" w:eastAsia="Calibri" w:hAnsi="Calibri" w:cs="Times New Roman"/>
          </w:rPr>
          <w:t>298.</w:t>
        </w:r>
        <w:r w:rsidRPr="00E573B8">
          <w:rPr>
            <w:rFonts w:ascii="Calibri" w:eastAsia="Calibri" w:hAnsi="Calibri" w:cs="Times New Roman"/>
          </w:rPr>
          <w:tab/>
          <w:t>n "Sembra estremamente sicuro della sua affermazione, il che mi fa rilassare un minimo, ma davvero poco."</w:t>
        </w:r>
      </w:ins>
    </w:p>
    <w:p w14:paraId="1F91D207" w14:textId="77777777" w:rsidR="00E573B8" w:rsidRPr="00E573B8" w:rsidRDefault="00E573B8" w:rsidP="00E573B8">
      <w:pPr>
        <w:tabs>
          <w:tab w:val="left" w:pos="0"/>
        </w:tabs>
        <w:spacing w:line="600" w:lineRule="auto"/>
        <w:jc w:val="left"/>
        <w:rPr>
          <w:ins w:id="5273" w:author="UTENTE" w:date="2020-06-30T18:32:00Z"/>
          <w:rFonts w:ascii="Calibri" w:eastAsia="Calibri" w:hAnsi="Calibri" w:cs="Times New Roman"/>
        </w:rPr>
      </w:pPr>
      <w:ins w:id="5274" w:author="UTENTE" w:date="2020-06-30T18:32:00Z">
        <w:r w:rsidRPr="00E573B8">
          <w:rPr>
            <w:rFonts w:ascii="Calibri" w:eastAsia="Calibri" w:hAnsi="Calibri" w:cs="Times New Roman"/>
          </w:rPr>
          <w:t>299.</w:t>
        </w:r>
        <w:r w:rsidRPr="00E573B8">
          <w:rPr>
            <w:rFonts w:ascii="Calibri" w:eastAsia="Calibri" w:hAnsi="Calibri" w:cs="Times New Roman"/>
          </w:rPr>
          <w:tab/>
          <w:t>n "L'idea che la tavola calda possa diventare un covo di vampiri è piuttosto snervante, non importa come la rigiri."</w:t>
        </w:r>
      </w:ins>
    </w:p>
    <w:p w14:paraId="38330766" w14:textId="77777777" w:rsidR="00E573B8" w:rsidRPr="00E573B8" w:rsidRDefault="00E573B8" w:rsidP="00E573B8">
      <w:pPr>
        <w:tabs>
          <w:tab w:val="left" w:pos="0"/>
        </w:tabs>
        <w:spacing w:line="600" w:lineRule="auto"/>
        <w:jc w:val="left"/>
        <w:rPr>
          <w:ins w:id="5275" w:author="UTENTE" w:date="2020-06-30T18:32:00Z"/>
          <w:rFonts w:ascii="Calibri" w:eastAsia="Calibri" w:hAnsi="Calibri" w:cs="Times New Roman"/>
        </w:rPr>
      </w:pPr>
      <w:ins w:id="5276" w:author="UTENTE" w:date="2020-06-30T18:32:00Z">
        <w:r w:rsidRPr="00E573B8">
          <w:rPr>
            <w:rFonts w:ascii="Calibri" w:eastAsia="Calibri" w:hAnsi="Calibri" w:cs="Times New Roman"/>
          </w:rPr>
          <w:t>300.</w:t>
        </w:r>
        <w:r w:rsidRPr="00E573B8">
          <w:rPr>
            <w:rFonts w:ascii="Calibri" w:eastAsia="Calibri" w:hAnsi="Calibri" w:cs="Times New Roman"/>
          </w:rPr>
          <w:tab/>
          <w:t>mcp "\"Perché attirare ulteriori vampiri alla tavola calda? Per raccogliere più informazioni?\""</w:t>
        </w:r>
      </w:ins>
    </w:p>
    <w:p w14:paraId="18AF9804" w14:textId="77777777" w:rsidR="00E573B8" w:rsidRPr="00E573B8" w:rsidRDefault="00E573B8" w:rsidP="00E573B8">
      <w:pPr>
        <w:tabs>
          <w:tab w:val="left" w:pos="0"/>
        </w:tabs>
        <w:spacing w:line="600" w:lineRule="auto"/>
        <w:jc w:val="left"/>
        <w:rPr>
          <w:ins w:id="5277" w:author="UTENTE" w:date="2020-06-30T18:32:00Z"/>
          <w:rFonts w:ascii="Calibri" w:eastAsia="Calibri" w:hAnsi="Calibri" w:cs="Times New Roman"/>
        </w:rPr>
      </w:pPr>
      <w:ins w:id="5278" w:author="UTENTE" w:date="2020-06-30T18:32:00Z">
        <w:r w:rsidRPr="00E573B8">
          <w:rPr>
            <w:rFonts w:ascii="Calibri" w:eastAsia="Calibri" w:hAnsi="Calibri" w:cs="Times New Roman"/>
          </w:rPr>
          <w:t>301.</w:t>
        </w:r>
        <w:r w:rsidRPr="00E573B8">
          <w:rPr>
            <w:rFonts w:ascii="Calibri" w:eastAsia="Calibri" w:hAnsi="Calibri" w:cs="Times New Roman"/>
          </w:rPr>
          <w:tab/>
          <w:t>i "\"Esattamente! Sapevo che avresti afferrato tutto subito, [mc].\""</w:t>
        </w:r>
      </w:ins>
    </w:p>
    <w:p w14:paraId="2367A1A1" w14:textId="77777777" w:rsidR="00E573B8" w:rsidRPr="00E573B8" w:rsidRDefault="00E573B8" w:rsidP="00E573B8">
      <w:pPr>
        <w:tabs>
          <w:tab w:val="left" w:pos="0"/>
        </w:tabs>
        <w:spacing w:line="600" w:lineRule="auto"/>
        <w:jc w:val="left"/>
        <w:rPr>
          <w:ins w:id="5279" w:author="UTENTE" w:date="2020-06-30T18:32:00Z"/>
          <w:rFonts w:ascii="Calibri" w:eastAsia="Calibri" w:hAnsi="Calibri" w:cs="Times New Roman"/>
        </w:rPr>
      </w:pPr>
      <w:ins w:id="5280" w:author="UTENTE" w:date="2020-06-30T18:32:00Z">
        <w:r w:rsidRPr="00E573B8">
          <w:rPr>
            <w:rFonts w:ascii="Calibri" w:eastAsia="Calibri" w:hAnsi="Calibri" w:cs="Times New Roman"/>
          </w:rPr>
          <w:t>302.</w:t>
        </w:r>
        <w:r w:rsidRPr="00E573B8">
          <w:rPr>
            <w:rFonts w:ascii="Calibri" w:eastAsia="Calibri" w:hAnsi="Calibri" w:cs="Times New Roman"/>
          </w:rPr>
          <w:tab/>
          <w:t>i "\"Voglio che ascolti per cercare di sentire qualcosa in particolare… qualunque vampiro parli di un uomo chiamato 'Bishop ‘.\""</w:t>
        </w:r>
      </w:ins>
    </w:p>
    <w:p w14:paraId="59B05E9A" w14:textId="77777777" w:rsidR="00E573B8" w:rsidRPr="00E573B8" w:rsidRDefault="00E573B8" w:rsidP="00E573B8">
      <w:pPr>
        <w:tabs>
          <w:tab w:val="left" w:pos="0"/>
        </w:tabs>
        <w:spacing w:line="600" w:lineRule="auto"/>
        <w:jc w:val="left"/>
        <w:rPr>
          <w:ins w:id="5281" w:author="UTENTE" w:date="2020-06-30T18:32:00Z"/>
          <w:rFonts w:ascii="Calibri" w:eastAsia="Calibri" w:hAnsi="Calibri" w:cs="Times New Roman"/>
        </w:rPr>
      </w:pPr>
      <w:ins w:id="5282" w:author="UTENTE" w:date="2020-06-30T18:32:00Z">
        <w:r w:rsidRPr="00E573B8">
          <w:rPr>
            <w:rFonts w:ascii="Calibri" w:eastAsia="Calibri" w:hAnsi="Calibri" w:cs="Times New Roman"/>
          </w:rPr>
          <w:t>303.</w:t>
        </w:r>
        <w:r w:rsidRPr="00E573B8">
          <w:rPr>
            <w:rFonts w:ascii="Calibri" w:eastAsia="Calibri" w:hAnsi="Calibri" w:cs="Times New Roman"/>
          </w:rPr>
          <w:tab/>
          <w:t>mcp "\"…Bishop?\""</w:t>
        </w:r>
      </w:ins>
    </w:p>
    <w:p w14:paraId="5E2A0DDD" w14:textId="77777777" w:rsidR="00E573B8" w:rsidRPr="00E573B8" w:rsidRDefault="00E573B8" w:rsidP="00E573B8">
      <w:pPr>
        <w:tabs>
          <w:tab w:val="left" w:pos="0"/>
        </w:tabs>
        <w:spacing w:line="600" w:lineRule="auto"/>
        <w:jc w:val="left"/>
        <w:rPr>
          <w:ins w:id="5283" w:author="UTENTE" w:date="2020-06-30T18:32:00Z"/>
          <w:rFonts w:ascii="Calibri" w:eastAsia="Calibri" w:hAnsi="Calibri" w:cs="Times New Roman"/>
        </w:rPr>
      </w:pPr>
      <w:ins w:id="5284" w:author="UTENTE" w:date="2020-06-30T18:32:00Z">
        <w:r w:rsidRPr="00E573B8">
          <w:rPr>
            <w:rFonts w:ascii="Calibri" w:eastAsia="Calibri" w:hAnsi="Calibri" w:cs="Times New Roman"/>
          </w:rPr>
          <w:t>304.</w:t>
        </w:r>
        <w:r w:rsidRPr="00E573B8">
          <w:rPr>
            <w:rFonts w:ascii="Calibri" w:eastAsia="Calibri" w:hAnsi="Calibri" w:cs="Times New Roman"/>
          </w:rPr>
          <w:tab/>
          <w:t>n "Isaac annuisce, le sue labbra si stringono in una smorfia disgustata."</w:t>
        </w:r>
      </w:ins>
    </w:p>
    <w:p w14:paraId="0E62C1E9" w14:textId="77777777" w:rsidR="00E573B8" w:rsidRPr="00E573B8" w:rsidRDefault="00E573B8" w:rsidP="00E573B8">
      <w:pPr>
        <w:tabs>
          <w:tab w:val="left" w:pos="0"/>
        </w:tabs>
        <w:spacing w:line="600" w:lineRule="auto"/>
        <w:jc w:val="left"/>
        <w:rPr>
          <w:ins w:id="5285" w:author="UTENTE" w:date="2020-06-30T18:32:00Z"/>
          <w:rFonts w:ascii="Calibri" w:eastAsia="Calibri" w:hAnsi="Calibri" w:cs="Times New Roman"/>
        </w:rPr>
      </w:pPr>
      <w:ins w:id="5286" w:author="UTENTE" w:date="2020-06-30T18:32:00Z">
        <w:r w:rsidRPr="00E573B8">
          <w:rPr>
            <w:rFonts w:ascii="Calibri" w:eastAsia="Calibri" w:hAnsi="Calibri" w:cs="Times New Roman"/>
          </w:rPr>
          <w:t>305.</w:t>
        </w:r>
        <w:r w:rsidRPr="00E573B8">
          <w:rPr>
            <w:rFonts w:ascii="Calibri" w:eastAsia="Calibri" w:hAnsi="Calibri" w:cs="Times New Roman"/>
          </w:rPr>
          <w:tab/>
          <w:t>i "\"Sì, Bishop.\""</w:t>
        </w:r>
      </w:ins>
    </w:p>
    <w:p w14:paraId="7DB5CD53" w14:textId="77777777" w:rsidR="00E573B8" w:rsidRPr="00E573B8" w:rsidRDefault="00E573B8" w:rsidP="00E573B8">
      <w:pPr>
        <w:tabs>
          <w:tab w:val="left" w:pos="0"/>
        </w:tabs>
        <w:spacing w:line="600" w:lineRule="auto"/>
        <w:jc w:val="left"/>
        <w:rPr>
          <w:ins w:id="5287" w:author="UTENTE" w:date="2020-06-30T18:32:00Z"/>
          <w:rFonts w:ascii="Calibri" w:eastAsia="Calibri" w:hAnsi="Calibri" w:cs="Times New Roman"/>
          <w:lang w:val="en-US"/>
        </w:rPr>
      </w:pPr>
      <w:ins w:id="5288" w:author="UTENTE" w:date="2020-06-30T18:32:00Z">
        <w:r w:rsidRPr="00E573B8">
          <w:rPr>
            <w:rFonts w:ascii="Calibri" w:eastAsia="Calibri" w:hAnsi="Calibri" w:cs="Times New Roman"/>
          </w:rPr>
          <w:t>306.</w:t>
        </w:r>
        <w:r w:rsidRPr="00E573B8">
          <w:rPr>
            <w:rFonts w:ascii="Calibri" w:eastAsia="Calibri" w:hAnsi="Calibri" w:cs="Times New Roman"/>
          </w:rPr>
          <w:tab/>
          <w:t xml:space="preserve">i "\"Cerca di capire se qualcuno ne parla male o sta discutendo l'idea di una rivolta. </w:t>
        </w:r>
        <w:r w:rsidRPr="00E573B8">
          <w:rPr>
            <w:rFonts w:ascii="Calibri" w:eastAsia="Calibri" w:hAnsi="Calibri" w:cs="Times New Roman"/>
            <w:lang w:val="en-US"/>
          </w:rPr>
          <w:t>Mormorii anarchici.\""</w:t>
        </w:r>
        <w:r w:rsidRPr="00E573B8">
          <w:rPr>
            <w:rFonts w:ascii="Calibri" w:eastAsia="Calibri" w:hAnsi="Calibri" w:cs="Times New Roman"/>
            <w:lang w:val="en-US"/>
          </w:rPr>
          <w:br w:type="page"/>
        </w:r>
      </w:ins>
    </w:p>
    <w:p w14:paraId="4292E682" w14:textId="77777777" w:rsidR="00E573B8" w:rsidRPr="00E573B8" w:rsidRDefault="00E573B8" w:rsidP="00E573B8">
      <w:pPr>
        <w:tabs>
          <w:tab w:val="left" w:pos="0"/>
        </w:tabs>
        <w:spacing w:line="600" w:lineRule="auto"/>
        <w:jc w:val="left"/>
        <w:rPr>
          <w:ins w:id="5289" w:author="UTENTE" w:date="2020-06-30T18:32:00Z"/>
          <w:rFonts w:ascii="Calibri" w:eastAsia="Calibri" w:hAnsi="Calibri" w:cs="Times New Roman"/>
          <w:lang w:val="en-US"/>
        </w:rPr>
      </w:pPr>
      <w:ins w:id="5290" w:author="UTENTE" w:date="2020-06-30T18:32:00Z">
        <w:r w:rsidRPr="00E573B8">
          <w:rPr>
            <w:rFonts w:ascii="Calibri" w:eastAsia="Calibri" w:hAnsi="Calibri" w:cs="Times New Roman"/>
            <w:lang w:val="en-US"/>
          </w:rPr>
          <w:lastRenderedPageBreak/>
          <w:t>307.</w:t>
        </w:r>
        <w:r w:rsidRPr="00E573B8">
          <w:rPr>
            <w:rFonts w:ascii="Calibri" w:eastAsia="Calibri" w:hAnsi="Calibri" w:cs="Times New Roman"/>
            <w:lang w:val="en-US"/>
          </w:rPr>
          <w:tab/>
          <w:t>i "\"If you need to, you can prompt them a little. But don't arouse any suspicion, understand?\""</w:t>
        </w:r>
      </w:ins>
    </w:p>
    <w:p w14:paraId="18A1DEB9" w14:textId="77777777" w:rsidR="00E573B8" w:rsidRPr="00E573B8" w:rsidRDefault="00E573B8" w:rsidP="00E573B8">
      <w:pPr>
        <w:tabs>
          <w:tab w:val="left" w:pos="0"/>
        </w:tabs>
        <w:spacing w:line="600" w:lineRule="auto"/>
        <w:jc w:val="left"/>
        <w:rPr>
          <w:ins w:id="5291" w:author="UTENTE" w:date="2020-06-30T18:32:00Z"/>
          <w:rFonts w:ascii="Calibri" w:eastAsia="Calibri" w:hAnsi="Calibri" w:cs="Times New Roman"/>
          <w:lang w:val="en-US"/>
        </w:rPr>
      </w:pPr>
      <w:ins w:id="5292" w:author="UTENTE" w:date="2020-06-30T18:32:00Z">
        <w:r w:rsidRPr="00E573B8">
          <w:rPr>
            <w:rFonts w:ascii="Calibri" w:eastAsia="Calibri" w:hAnsi="Calibri" w:cs="Times New Roman"/>
            <w:lang w:val="en-US"/>
          </w:rPr>
          <w:t>308.</w:t>
        </w:r>
        <w:r w:rsidRPr="00E573B8">
          <w:rPr>
            <w:rFonts w:ascii="Calibri" w:eastAsia="Calibri" w:hAnsi="Calibri" w:cs="Times New Roman"/>
            <w:lang w:val="en-US"/>
          </w:rPr>
          <w:tab/>
          <w:t>n "He looks quite serious all of a sudden, and the intensity of his golden eyes behind those lenses is a little intimidating."</w:t>
        </w:r>
      </w:ins>
    </w:p>
    <w:p w14:paraId="14EA1C5A" w14:textId="77777777" w:rsidR="00E573B8" w:rsidRPr="00E573B8" w:rsidRDefault="00E573B8" w:rsidP="00E573B8">
      <w:pPr>
        <w:tabs>
          <w:tab w:val="left" w:pos="0"/>
        </w:tabs>
        <w:spacing w:line="600" w:lineRule="auto"/>
        <w:jc w:val="left"/>
        <w:rPr>
          <w:ins w:id="5293" w:author="UTENTE" w:date="2020-06-30T18:32:00Z"/>
          <w:rFonts w:ascii="Calibri" w:eastAsia="Calibri" w:hAnsi="Calibri" w:cs="Times New Roman"/>
          <w:lang w:val="en-US"/>
        </w:rPr>
      </w:pPr>
      <w:ins w:id="5294" w:author="UTENTE" w:date="2020-06-30T18:32:00Z">
        <w:r w:rsidRPr="00E573B8">
          <w:rPr>
            <w:rFonts w:ascii="Calibri" w:eastAsia="Calibri" w:hAnsi="Calibri" w:cs="Times New Roman"/>
            <w:lang w:val="en-US"/>
          </w:rPr>
          <w:t>309.</w:t>
        </w:r>
        <w:r w:rsidRPr="00E573B8">
          <w:rPr>
            <w:rFonts w:ascii="Calibri" w:eastAsia="Calibri" w:hAnsi="Calibri" w:cs="Times New Roman"/>
            <w:lang w:val="en-US"/>
          </w:rPr>
          <w:tab/>
          <w:t>n "…After hesitating for a good few moments, I end up offering a reluctant nod."</w:t>
        </w:r>
      </w:ins>
    </w:p>
    <w:p w14:paraId="744E648F" w14:textId="77777777" w:rsidR="00E573B8" w:rsidRPr="00E573B8" w:rsidRDefault="00E573B8" w:rsidP="00E573B8">
      <w:pPr>
        <w:tabs>
          <w:tab w:val="left" w:pos="0"/>
        </w:tabs>
        <w:spacing w:line="600" w:lineRule="auto"/>
        <w:jc w:val="left"/>
        <w:rPr>
          <w:ins w:id="5295" w:author="UTENTE" w:date="2020-06-30T18:32:00Z"/>
          <w:rFonts w:ascii="Calibri" w:eastAsia="Calibri" w:hAnsi="Calibri" w:cs="Times New Roman"/>
          <w:lang w:val="en-US"/>
        </w:rPr>
      </w:pPr>
      <w:ins w:id="5296" w:author="UTENTE" w:date="2020-06-30T18:32:00Z">
        <w:r w:rsidRPr="00E573B8">
          <w:rPr>
            <w:rFonts w:ascii="Calibri" w:eastAsia="Calibri" w:hAnsi="Calibri" w:cs="Times New Roman"/>
            <w:lang w:val="en-US"/>
          </w:rPr>
          <w:t>310.</w:t>
        </w:r>
        <w:r w:rsidRPr="00E573B8">
          <w:rPr>
            <w:rFonts w:ascii="Calibri" w:eastAsia="Calibri" w:hAnsi="Calibri" w:cs="Times New Roman"/>
            <w:lang w:val="en-US"/>
          </w:rPr>
          <w:tab/>
          <w:t>n "It doesn't sound like that much work, and if it's all I have to do to keep from being someone's dinner, I guess it's worth it."</w:t>
        </w:r>
      </w:ins>
    </w:p>
    <w:p w14:paraId="7E74C72B" w14:textId="77777777" w:rsidR="00E573B8" w:rsidRPr="00E573B8" w:rsidRDefault="00E573B8" w:rsidP="00E573B8">
      <w:pPr>
        <w:tabs>
          <w:tab w:val="left" w:pos="0"/>
        </w:tabs>
        <w:spacing w:line="600" w:lineRule="auto"/>
        <w:jc w:val="left"/>
        <w:rPr>
          <w:ins w:id="5297" w:author="UTENTE" w:date="2020-06-30T18:32:00Z"/>
          <w:rFonts w:ascii="Calibri" w:eastAsia="Calibri" w:hAnsi="Calibri" w:cs="Times New Roman"/>
          <w:lang w:val="en-US"/>
        </w:rPr>
      </w:pPr>
      <w:ins w:id="5298" w:author="UTENTE" w:date="2020-06-30T18:32:00Z">
        <w:r w:rsidRPr="00E573B8">
          <w:rPr>
            <w:rFonts w:ascii="Calibri" w:eastAsia="Calibri" w:hAnsi="Calibri" w:cs="Times New Roman"/>
            <w:lang w:val="en-US"/>
          </w:rPr>
          <w:t>311.</w:t>
        </w:r>
        <w:r w:rsidRPr="00E573B8">
          <w:rPr>
            <w:rFonts w:ascii="Calibri" w:eastAsia="Calibri" w:hAnsi="Calibri" w:cs="Times New Roman"/>
            <w:lang w:val="en-US"/>
          </w:rPr>
          <w:tab/>
          <w:t>mcp "\"All right…. even if it's against my better judgment.\""</w:t>
        </w:r>
      </w:ins>
    </w:p>
    <w:p w14:paraId="6109BB53" w14:textId="77777777" w:rsidR="00E573B8" w:rsidRPr="00E573B8" w:rsidRDefault="00E573B8" w:rsidP="00E573B8">
      <w:pPr>
        <w:tabs>
          <w:tab w:val="left" w:pos="0"/>
        </w:tabs>
        <w:spacing w:line="600" w:lineRule="auto"/>
        <w:jc w:val="left"/>
        <w:rPr>
          <w:ins w:id="5299" w:author="UTENTE" w:date="2020-06-30T18:32:00Z"/>
          <w:rFonts w:ascii="Calibri" w:eastAsia="Calibri" w:hAnsi="Calibri" w:cs="Times New Roman"/>
          <w:lang w:val="en-US"/>
        </w:rPr>
      </w:pPr>
      <w:ins w:id="5300" w:author="UTENTE" w:date="2020-06-30T18:32:00Z">
        <w:r w:rsidRPr="00E573B8">
          <w:rPr>
            <w:rFonts w:ascii="Calibri" w:eastAsia="Calibri" w:hAnsi="Calibri" w:cs="Times New Roman"/>
            <w:lang w:val="en-US"/>
          </w:rPr>
          <w:t>312.</w:t>
        </w:r>
        <w:r w:rsidRPr="00E573B8">
          <w:rPr>
            <w:rFonts w:ascii="Calibri" w:eastAsia="Calibri" w:hAnsi="Calibri" w:cs="Times New Roman"/>
            <w:lang w:val="en-US"/>
          </w:rPr>
          <w:tab/>
          <w:t>mcp "\"Fine. You'd better not be lying about it being a 'neutral ground,' though.\""</w:t>
        </w:r>
      </w:ins>
    </w:p>
    <w:p w14:paraId="4D643EFC" w14:textId="77777777" w:rsidR="00E573B8" w:rsidRPr="00E573B8" w:rsidRDefault="00E573B8" w:rsidP="00E573B8">
      <w:pPr>
        <w:tabs>
          <w:tab w:val="left" w:pos="0"/>
        </w:tabs>
        <w:spacing w:line="600" w:lineRule="auto"/>
        <w:jc w:val="left"/>
        <w:rPr>
          <w:ins w:id="5301" w:author="UTENTE" w:date="2020-06-30T18:32:00Z"/>
          <w:rFonts w:ascii="Calibri" w:eastAsia="Calibri" w:hAnsi="Calibri" w:cs="Times New Roman"/>
          <w:lang w:val="en-US"/>
        </w:rPr>
      </w:pPr>
      <w:ins w:id="5302" w:author="UTENTE" w:date="2020-06-30T18:32:00Z">
        <w:r w:rsidRPr="00E573B8">
          <w:rPr>
            <w:rFonts w:ascii="Calibri" w:eastAsia="Calibri" w:hAnsi="Calibri" w:cs="Times New Roman"/>
            <w:lang w:val="en-US"/>
          </w:rPr>
          <w:t>313.</w:t>
        </w:r>
        <w:r w:rsidRPr="00E573B8">
          <w:rPr>
            <w:rFonts w:ascii="Calibri" w:eastAsia="Calibri" w:hAnsi="Calibri" w:cs="Times New Roman"/>
            <w:lang w:val="en-US"/>
          </w:rPr>
          <w:tab/>
          <w:t>ip "\"Good. That's all I need you to do, for now.\""</w:t>
        </w:r>
      </w:ins>
    </w:p>
    <w:p w14:paraId="19D12F9A" w14:textId="77777777" w:rsidR="00E573B8" w:rsidRPr="00E573B8" w:rsidRDefault="00E573B8" w:rsidP="00E573B8">
      <w:pPr>
        <w:tabs>
          <w:tab w:val="left" w:pos="0"/>
        </w:tabs>
        <w:spacing w:line="600" w:lineRule="auto"/>
        <w:jc w:val="left"/>
        <w:rPr>
          <w:ins w:id="5303" w:author="UTENTE" w:date="2020-06-30T18:32:00Z"/>
          <w:rFonts w:ascii="Calibri" w:eastAsia="Calibri" w:hAnsi="Calibri" w:cs="Times New Roman"/>
          <w:lang w:val="en-US"/>
        </w:rPr>
      </w:pPr>
      <w:ins w:id="5304" w:author="UTENTE" w:date="2020-06-30T18:32:00Z">
        <w:r w:rsidRPr="00E573B8">
          <w:rPr>
            <w:rFonts w:ascii="Calibri" w:eastAsia="Calibri" w:hAnsi="Calibri" w:cs="Times New Roman"/>
            <w:lang w:val="en-US"/>
          </w:rPr>
          <w:t>314.</w:t>
        </w:r>
        <w:r w:rsidRPr="00E573B8">
          <w:rPr>
            <w:rFonts w:ascii="Calibri" w:eastAsia="Calibri" w:hAnsi="Calibri" w:cs="Times New Roman"/>
            <w:lang w:val="en-US"/>
          </w:rPr>
          <w:tab/>
          <w:t>ip "\"I'll come to the diner nightly to check up on your progress, and I expect {i}detailed{/i} reports.\""</w:t>
        </w:r>
      </w:ins>
    </w:p>
    <w:p w14:paraId="091BE98F" w14:textId="77777777" w:rsidR="00E573B8" w:rsidRPr="00E573B8" w:rsidRDefault="00E573B8" w:rsidP="00E573B8">
      <w:pPr>
        <w:tabs>
          <w:tab w:val="left" w:pos="0"/>
        </w:tabs>
        <w:spacing w:line="600" w:lineRule="auto"/>
        <w:jc w:val="left"/>
        <w:rPr>
          <w:ins w:id="5305" w:author="UTENTE" w:date="2020-06-30T18:32:00Z"/>
          <w:rFonts w:ascii="Calibri" w:eastAsia="Calibri" w:hAnsi="Calibri" w:cs="Times New Roman"/>
          <w:lang w:val="en-US"/>
        </w:rPr>
      </w:pPr>
      <w:ins w:id="5306" w:author="UTENTE" w:date="2020-06-30T18:32:00Z">
        <w:r w:rsidRPr="00E573B8">
          <w:rPr>
            <w:rFonts w:ascii="Calibri" w:eastAsia="Calibri" w:hAnsi="Calibri" w:cs="Times New Roman"/>
            <w:lang w:val="en-US"/>
          </w:rPr>
          <w:t>315.</w:t>
        </w:r>
        <w:r w:rsidRPr="00E573B8">
          <w:rPr>
            <w:rFonts w:ascii="Calibri" w:eastAsia="Calibri" w:hAnsi="Calibri" w:cs="Times New Roman"/>
            <w:lang w:val="en-US"/>
          </w:rPr>
          <w:tab/>
          <w:t>n "An airy grin flits back over his face, and Isaac reaches out to squeeze my shoulder."</w:t>
        </w:r>
      </w:ins>
    </w:p>
    <w:p w14:paraId="0EDBD8C9" w14:textId="77777777" w:rsidR="00E573B8" w:rsidRPr="00E573B8" w:rsidRDefault="00E573B8" w:rsidP="00E573B8">
      <w:pPr>
        <w:tabs>
          <w:tab w:val="left" w:pos="0"/>
        </w:tabs>
        <w:spacing w:line="600" w:lineRule="auto"/>
        <w:jc w:val="left"/>
        <w:rPr>
          <w:ins w:id="5307" w:author="UTENTE" w:date="2020-06-30T18:32:00Z"/>
          <w:rFonts w:ascii="Calibri" w:eastAsia="Calibri" w:hAnsi="Calibri" w:cs="Times New Roman"/>
          <w:lang w:val="en-US"/>
        </w:rPr>
      </w:pPr>
      <w:ins w:id="5308" w:author="UTENTE" w:date="2020-06-30T18:32:00Z">
        <w:r w:rsidRPr="00E573B8">
          <w:rPr>
            <w:rFonts w:ascii="Calibri" w:eastAsia="Calibri" w:hAnsi="Calibri" w:cs="Times New Roman"/>
            <w:lang w:val="en-US"/>
          </w:rPr>
          <w:t>316.</w:t>
        </w:r>
        <w:r w:rsidRPr="00E573B8">
          <w:rPr>
            <w:rFonts w:ascii="Calibri" w:eastAsia="Calibri" w:hAnsi="Calibri" w:cs="Times New Roman"/>
            <w:lang w:val="en-US"/>
          </w:rPr>
          <w:tab/>
          <w:t>n "Rather than trying to move away, though, I study his face curiously as he leans closer."</w:t>
        </w:r>
      </w:ins>
    </w:p>
    <w:p w14:paraId="23185596" w14:textId="77777777" w:rsidR="00E573B8" w:rsidRPr="00E573B8" w:rsidRDefault="00E573B8" w:rsidP="00E573B8">
      <w:pPr>
        <w:tabs>
          <w:tab w:val="left" w:pos="0"/>
        </w:tabs>
        <w:spacing w:line="600" w:lineRule="auto"/>
        <w:jc w:val="left"/>
        <w:rPr>
          <w:ins w:id="5309" w:author="UTENTE" w:date="2020-06-30T18:32:00Z"/>
          <w:rFonts w:ascii="Calibri" w:eastAsia="Calibri" w:hAnsi="Calibri" w:cs="Times New Roman"/>
          <w:lang w:val="en-US"/>
        </w:rPr>
      </w:pPr>
      <w:ins w:id="5310" w:author="UTENTE" w:date="2020-06-30T18:32:00Z">
        <w:r w:rsidRPr="00E573B8">
          <w:rPr>
            <w:rFonts w:ascii="Calibri" w:eastAsia="Calibri" w:hAnsi="Calibri" w:cs="Times New Roman"/>
            <w:lang w:val="en-US"/>
          </w:rPr>
          <w:t>317.</w:t>
        </w:r>
        <w:r w:rsidRPr="00E573B8">
          <w:rPr>
            <w:rFonts w:ascii="Calibri" w:eastAsia="Calibri" w:hAnsi="Calibri" w:cs="Times New Roman"/>
            <w:lang w:val="en-US"/>
          </w:rPr>
          <w:tab/>
          <w:t>mcp "\"Why do you want me to listen for people talking about Bishop?\""</w:t>
        </w:r>
      </w:ins>
    </w:p>
    <w:p w14:paraId="779828AA" w14:textId="77777777" w:rsidR="00E573B8" w:rsidRPr="00E573B8" w:rsidRDefault="00E573B8" w:rsidP="00E573B8">
      <w:pPr>
        <w:tabs>
          <w:tab w:val="left" w:pos="0"/>
        </w:tabs>
        <w:spacing w:line="600" w:lineRule="auto"/>
        <w:jc w:val="left"/>
        <w:rPr>
          <w:ins w:id="5311" w:author="UTENTE" w:date="2020-06-30T18:32:00Z"/>
          <w:rFonts w:ascii="Calibri" w:eastAsia="Calibri" w:hAnsi="Calibri" w:cs="Times New Roman"/>
          <w:lang w:val="en-US"/>
        </w:rPr>
      </w:pPr>
      <w:ins w:id="5312" w:author="UTENTE" w:date="2020-06-30T18:32:00Z">
        <w:r w:rsidRPr="00E573B8">
          <w:rPr>
            <w:rFonts w:ascii="Calibri" w:eastAsia="Calibri" w:hAnsi="Calibri" w:cs="Times New Roman"/>
            <w:lang w:val="en-US"/>
          </w:rPr>
          <w:t>318.</w:t>
        </w:r>
        <w:r w:rsidRPr="00E573B8">
          <w:rPr>
            <w:rFonts w:ascii="Calibri" w:eastAsia="Calibri" w:hAnsi="Calibri" w:cs="Times New Roman"/>
            <w:lang w:val="en-US"/>
          </w:rPr>
          <w:tab/>
          <w:t>mcp "\"Are you trying to put down some kind of uprising?\""</w:t>
        </w:r>
      </w:ins>
    </w:p>
    <w:p w14:paraId="235D0569" w14:textId="77777777" w:rsidR="00E573B8" w:rsidRPr="00E573B8" w:rsidRDefault="00E573B8" w:rsidP="00E573B8">
      <w:pPr>
        <w:tabs>
          <w:tab w:val="left" w:pos="0"/>
        </w:tabs>
        <w:spacing w:line="600" w:lineRule="auto"/>
        <w:jc w:val="left"/>
        <w:rPr>
          <w:ins w:id="5313" w:author="UTENTE" w:date="2020-06-30T18:32:00Z"/>
          <w:rFonts w:ascii="Calibri" w:eastAsia="Calibri" w:hAnsi="Calibri" w:cs="Times New Roman"/>
          <w:lang w:val="en-US"/>
        </w:rPr>
      </w:pPr>
      <w:ins w:id="5314" w:author="UTENTE" w:date="2020-06-30T18:32:00Z">
        <w:r w:rsidRPr="00E573B8">
          <w:rPr>
            <w:rFonts w:ascii="Calibri" w:eastAsia="Calibri" w:hAnsi="Calibri" w:cs="Times New Roman"/>
            <w:lang w:val="en-US"/>
          </w:rPr>
          <w:t>319.</w:t>
        </w:r>
        <w:r w:rsidRPr="00E573B8">
          <w:rPr>
            <w:rFonts w:ascii="Calibri" w:eastAsia="Calibri" w:hAnsi="Calibri" w:cs="Times New Roman"/>
            <w:lang w:val="en-US"/>
          </w:rPr>
          <w:tab/>
          <w:t>ip "\"No… very much the opposite.\""</w:t>
        </w:r>
        <w:r w:rsidRPr="00E573B8">
          <w:rPr>
            <w:rFonts w:ascii="Calibri" w:eastAsia="Calibri" w:hAnsi="Calibri" w:cs="Times New Roman"/>
            <w:lang w:val="en-US"/>
          </w:rPr>
          <w:br w:type="page"/>
        </w:r>
      </w:ins>
    </w:p>
    <w:p w14:paraId="42A5462A" w14:textId="77777777" w:rsidR="00E573B8" w:rsidRPr="00E573B8" w:rsidRDefault="00E573B8" w:rsidP="00E573B8">
      <w:pPr>
        <w:tabs>
          <w:tab w:val="left" w:pos="0"/>
        </w:tabs>
        <w:spacing w:line="600" w:lineRule="auto"/>
        <w:jc w:val="left"/>
        <w:rPr>
          <w:ins w:id="5315" w:author="UTENTE" w:date="2020-06-30T18:32:00Z"/>
          <w:rFonts w:ascii="Calibri" w:eastAsia="Calibri" w:hAnsi="Calibri" w:cs="Times New Roman"/>
        </w:rPr>
      </w:pPr>
      <w:ins w:id="5316" w:author="UTENTE" w:date="2020-06-30T18:32:00Z">
        <w:r w:rsidRPr="00E573B8">
          <w:rPr>
            <w:rFonts w:ascii="Calibri" w:eastAsia="Calibri" w:hAnsi="Calibri" w:cs="Times New Roman"/>
          </w:rPr>
          <w:lastRenderedPageBreak/>
          <w:t>307.</w:t>
        </w:r>
        <w:r w:rsidRPr="00E573B8">
          <w:rPr>
            <w:rFonts w:ascii="Calibri" w:eastAsia="Calibri" w:hAnsi="Calibri" w:cs="Times New Roman"/>
          </w:rPr>
          <w:tab/>
          <w:t>i "\"Se necessario, puoi stuzzicarli tu. Ma non destare sospetti, capito?\""</w:t>
        </w:r>
      </w:ins>
    </w:p>
    <w:p w14:paraId="59819BDD" w14:textId="77777777" w:rsidR="00E573B8" w:rsidRPr="00E573B8" w:rsidRDefault="00E573B8" w:rsidP="00E573B8">
      <w:pPr>
        <w:tabs>
          <w:tab w:val="left" w:pos="0"/>
        </w:tabs>
        <w:spacing w:line="600" w:lineRule="auto"/>
        <w:jc w:val="left"/>
        <w:rPr>
          <w:ins w:id="5317" w:author="UTENTE" w:date="2020-06-30T18:32:00Z"/>
          <w:rFonts w:ascii="Calibri" w:eastAsia="Calibri" w:hAnsi="Calibri" w:cs="Times New Roman"/>
        </w:rPr>
      </w:pPr>
      <w:ins w:id="5318" w:author="UTENTE" w:date="2020-06-30T18:32:00Z">
        <w:r w:rsidRPr="00E573B8">
          <w:rPr>
            <w:rFonts w:ascii="Calibri" w:eastAsia="Calibri" w:hAnsi="Calibri" w:cs="Times New Roman"/>
          </w:rPr>
          <w:t>308.</w:t>
        </w:r>
        <w:r w:rsidRPr="00E573B8">
          <w:rPr>
            <w:rFonts w:ascii="Calibri" w:eastAsia="Calibri" w:hAnsi="Calibri" w:cs="Times New Roman"/>
          </w:rPr>
          <w:tab/>
          <w:t>n "Tutt'a un tratto, si fa molto serio e l'intensità del suo sguardo dorato che attraversa le lenti è abbastanza intimidatorio."</w:t>
        </w:r>
      </w:ins>
    </w:p>
    <w:p w14:paraId="5C45489F" w14:textId="77777777" w:rsidR="00E573B8" w:rsidRPr="00E573B8" w:rsidRDefault="00E573B8" w:rsidP="00E573B8">
      <w:pPr>
        <w:tabs>
          <w:tab w:val="left" w:pos="0"/>
        </w:tabs>
        <w:spacing w:line="600" w:lineRule="auto"/>
        <w:jc w:val="left"/>
        <w:rPr>
          <w:ins w:id="5319" w:author="UTENTE" w:date="2020-06-30T18:32:00Z"/>
          <w:rFonts w:ascii="Calibri" w:eastAsia="Calibri" w:hAnsi="Calibri" w:cs="Times New Roman"/>
        </w:rPr>
      </w:pPr>
      <w:ins w:id="5320" w:author="UTENTE" w:date="2020-06-30T18:32:00Z">
        <w:r w:rsidRPr="00E573B8">
          <w:rPr>
            <w:rFonts w:ascii="Calibri" w:eastAsia="Calibri" w:hAnsi="Calibri" w:cs="Times New Roman"/>
          </w:rPr>
          <w:t>309.</w:t>
        </w:r>
        <w:r w:rsidRPr="00E573B8">
          <w:rPr>
            <w:rFonts w:ascii="Calibri" w:eastAsia="Calibri" w:hAnsi="Calibri" w:cs="Times New Roman"/>
          </w:rPr>
          <w:tab/>
          <w:t>n "…Dopo aver tentennato per qualche manciata di secondi, finisco per annuire riluttante."</w:t>
        </w:r>
      </w:ins>
    </w:p>
    <w:p w14:paraId="68FFE5B5" w14:textId="77777777" w:rsidR="00E573B8" w:rsidRPr="00E573B8" w:rsidRDefault="00E573B8" w:rsidP="00E573B8">
      <w:pPr>
        <w:tabs>
          <w:tab w:val="left" w:pos="0"/>
        </w:tabs>
        <w:spacing w:line="600" w:lineRule="auto"/>
        <w:jc w:val="left"/>
        <w:rPr>
          <w:ins w:id="5321" w:author="UTENTE" w:date="2020-06-30T18:32:00Z"/>
          <w:rFonts w:ascii="Calibri" w:eastAsia="Calibri" w:hAnsi="Calibri" w:cs="Times New Roman"/>
        </w:rPr>
      </w:pPr>
      <w:ins w:id="5322" w:author="UTENTE" w:date="2020-06-30T18:32:00Z">
        <w:r w:rsidRPr="00E573B8">
          <w:rPr>
            <w:rFonts w:ascii="Calibri" w:eastAsia="Calibri" w:hAnsi="Calibri" w:cs="Times New Roman"/>
          </w:rPr>
          <w:t>310.</w:t>
        </w:r>
        <w:r w:rsidRPr="00E573B8">
          <w:rPr>
            <w:rFonts w:ascii="Calibri" w:eastAsia="Calibri" w:hAnsi="Calibri" w:cs="Times New Roman"/>
          </w:rPr>
          <w:tab/>
          <w:t>n "Non sembra essere troppo stressante, e se è tutto quello che devo fare per non diventare la cena di qualcuno, immagino ne valga la pena."</w:t>
        </w:r>
      </w:ins>
    </w:p>
    <w:p w14:paraId="3C1C4AD0" w14:textId="77777777" w:rsidR="00E573B8" w:rsidRPr="00E573B8" w:rsidRDefault="00E573B8" w:rsidP="00E573B8">
      <w:pPr>
        <w:tabs>
          <w:tab w:val="left" w:pos="0"/>
        </w:tabs>
        <w:spacing w:line="600" w:lineRule="auto"/>
        <w:jc w:val="left"/>
        <w:rPr>
          <w:ins w:id="5323" w:author="UTENTE" w:date="2020-06-30T18:32:00Z"/>
          <w:rFonts w:ascii="Calibri" w:eastAsia="Calibri" w:hAnsi="Calibri" w:cs="Times New Roman"/>
        </w:rPr>
      </w:pPr>
      <w:ins w:id="5324" w:author="UTENTE" w:date="2020-06-30T18:32:00Z">
        <w:r w:rsidRPr="00E573B8">
          <w:rPr>
            <w:rFonts w:ascii="Calibri" w:eastAsia="Calibri" w:hAnsi="Calibri" w:cs="Times New Roman"/>
          </w:rPr>
          <w:t>311.</w:t>
        </w:r>
        <w:r w:rsidRPr="00E573B8">
          <w:rPr>
            <w:rFonts w:ascii="Calibri" w:eastAsia="Calibri" w:hAnsi="Calibri" w:cs="Times New Roman"/>
          </w:rPr>
          <w:tab/>
          <w:t>mcp "\"D'accordo… anche se va contro il mio buonsenso.\""</w:t>
        </w:r>
      </w:ins>
    </w:p>
    <w:p w14:paraId="246EE348" w14:textId="77777777" w:rsidR="00E573B8" w:rsidRPr="00E573B8" w:rsidRDefault="00E573B8" w:rsidP="00E573B8">
      <w:pPr>
        <w:tabs>
          <w:tab w:val="left" w:pos="0"/>
        </w:tabs>
        <w:spacing w:line="600" w:lineRule="auto"/>
        <w:jc w:val="left"/>
        <w:rPr>
          <w:ins w:id="5325" w:author="UTENTE" w:date="2020-06-30T18:32:00Z"/>
          <w:rFonts w:ascii="Calibri" w:eastAsia="Calibri" w:hAnsi="Calibri" w:cs="Times New Roman"/>
        </w:rPr>
      </w:pPr>
      <w:ins w:id="5326" w:author="UTENTE" w:date="2020-06-30T18:32:00Z">
        <w:r w:rsidRPr="00E573B8">
          <w:rPr>
            <w:rFonts w:ascii="Calibri" w:eastAsia="Calibri" w:hAnsi="Calibri" w:cs="Times New Roman"/>
          </w:rPr>
          <w:t>312.</w:t>
        </w:r>
        <w:r w:rsidRPr="00E573B8">
          <w:rPr>
            <w:rFonts w:ascii="Calibri" w:eastAsia="Calibri" w:hAnsi="Calibri" w:cs="Times New Roman"/>
          </w:rPr>
          <w:tab/>
          <w:t>mcp "\"D'accordo. Sarà meglio che tu non stia mentendo sulla storia del 'territorio neutrale', però.\""</w:t>
        </w:r>
      </w:ins>
    </w:p>
    <w:p w14:paraId="4D121334" w14:textId="77777777" w:rsidR="00E573B8" w:rsidRPr="00E573B8" w:rsidRDefault="00E573B8" w:rsidP="00E573B8">
      <w:pPr>
        <w:tabs>
          <w:tab w:val="left" w:pos="0"/>
        </w:tabs>
        <w:spacing w:line="600" w:lineRule="auto"/>
        <w:jc w:val="left"/>
        <w:rPr>
          <w:ins w:id="5327" w:author="UTENTE" w:date="2020-06-30T18:32:00Z"/>
          <w:rFonts w:ascii="Calibri" w:eastAsia="Calibri" w:hAnsi="Calibri" w:cs="Times New Roman"/>
        </w:rPr>
      </w:pPr>
      <w:ins w:id="5328" w:author="UTENTE" w:date="2020-06-30T18:32:00Z">
        <w:r w:rsidRPr="00E573B8">
          <w:rPr>
            <w:rFonts w:ascii="Calibri" w:eastAsia="Calibri" w:hAnsi="Calibri" w:cs="Times New Roman"/>
          </w:rPr>
          <w:t>313.</w:t>
        </w:r>
        <w:r w:rsidRPr="00E573B8">
          <w:rPr>
            <w:rFonts w:ascii="Calibri" w:eastAsia="Calibri" w:hAnsi="Calibri" w:cs="Times New Roman"/>
          </w:rPr>
          <w:tab/>
          <w:t>ip "Ottimo. Questo è tutto quello che ho bisogno tu faccia, al momento.\""</w:t>
        </w:r>
      </w:ins>
    </w:p>
    <w:p w14:paraId="497787C2" w14:textId="77777777" w:rsidR="00E573B8" w:rsidRPr="00E573B8" w:rsidRDefault="00E573B8" w:rsidP="00E573B8">
      <w:pPr>
        <w:tabs>
          <w:tab w:val="left" w:pos="0"/>
        </w:tabs>
        <w:spacing w:line="600" w:lineRule="auto"/>
        <w:jc w:val="left"/>
        <w:rPr>
          <w:ins w:id="5329" w:author="UTENTE" w:date="2020-06-30T18:32:00Z"/>
          <w:rFonts w:ascii="Calibri" w:eastAsia="Calibri" w:hAnsi="Calibri" w:cs="Times New Roman"/>
        </w:rPr>
      </w:pPr>
      <w:ins w:id="5330" w:author="UTENTE" w:date="2020-06-30T18:32:00Z">
        <w:r w:rsidRPr="00E573B8">
          <w:rPr>
            <w:rFonts w:ascii="Calibri" w:eastAsia="Calibri" w:hAnsi="Calibri" w:cs="Times New Roman"/>
          </w:rPr>
          <w:t>314.</w:t>
        </w:r>
        <w:r w:rsidRPr="00E573B8">
          <w:rPr>
            <w:rFonts w:ascii="Calibri" w:eastAsia="Calibri" w:hAnsi="Calibri" w:cs="Times New Roman"/>
          </w:rPr>
          <w:tab/>
          <w:t>ip "\"Verrò alla tavola calda ogni notte per verificare i tuoi progressi, mi aspetto dei resoconti {i}dettagliati/i}.\""</w:t>
        </w:r>
      </w:ins>
    </w:p>
    <w:p w14:paraId="099FFD77" w14:textId="77777777" w:rsidR="00E573B8" w:rsidRPr="00E573B8" w:rsidRDefault="00E573B8" w:rsidP="00E573B8">
      <w:pPr>
        <w:tabs>
          <w:tab w:val="left" w:pos="0"/>
        </w:tabs>
        <w:spacing w:line="600" w:lineRule="auto"/>
        <w:jc w:val="left"/>
        <w:rPr>
          <w:ins w:id="5331" w:author="UTENTE" w:date="2020-06-30T18:32:00Z"/>
          <w:rFonts w:ascii="Calibri" w:eastAsia="Calibri" w:hAnsi="Calibri" w:cs="Times New Roman"/>
        </w:rPr>
      </w:pPr>
      <w:ins w:id="5332" w:author="UTENTE" w:date="2020-06-30T18:32:00Z">
        <w:r w:rsidRPr="00E573B8">
          <w:rPr>
            <w:rFonts w:ascii="Calibri" w:eastAsia="Calibri" w:hAnsi="Calibri" w:cs="Times New Roman"/>
          </w:rPr>
          <w:t>315.</w:t>
        </w:r>
        <w:r w:rsidRPr="00E573B8">
          <w:rPr>
            <w:rFonts w:ascii="Calibri" w:eastAsia="Calibri" w:hAnsi="Calibri" w:cs="Times New Roman"/>
          </w:rPr>
          <w:tab/>
          <w:t>n "Un sorriso spensierato gli torna subito in faccia, poi allunga il braccio per stringermi la spalla."</w:t>
        </w:r>
      </w:ins>
    </w:p>
    <w:p w14:paraId="59CB657E" w14:textId="77777777" w:rsidR="00E573B8" w:rsidRPr="00E573B8" w:rsidRDefault="00E573B8" w:rsidP="00E573B8">
      <w:pPr>
        <w:tabs>
          <w:tab w:val="left" w:pos="0"/>
        </w:tabs>
        <w:spacing w:line="600" w:lineRule="auto"/>
        <w:jc w:val="left"/>
        <w:rPr>
          <w:ins w:id="5333" w:author="UTENTE" w:date="2020-06-30T18:32:00Z"/>
          <w:rFonts w:ascii="Calibri" w:eastAsia="Calibri" w:hAnsi="Calibri" w:cs="Times New Roman"/>
        </w:rPr>
      </w:pPr>
      <w:ins w:id="5334" w:author="UTENTE" w:date="2020-06-30T18:32:00Z">
        <w:r w:rsidRPr="00E573B8">
          <w:rPr>
            <w:rFonts w:ascii="Calibri" w:eastAsia="Calibri" w:hAnsi="Calibri" w:cs="Times New Roman"/>
          </w:rPr>
          <w:t>316.</w:t>
        </w:r>
        <w:r w:rsidRPr="00E573B8">
          <w:rPr>
            <w:rFonts w:ascii="Calibri" w:eastAsia="Calibri" w:hAnsi="Calibri" w:cs="Times New Roman"/>
          </w:rPr>
          <w:tab/>
          <w:t>n "Anziché cercare di allontanarmi, tuttavia, studio la sua faccia incuriosito, mentre si avvicina."</w:t>
        </w:r>
      </w:ins>
    </w:p>
    <w:p w14:paraId="6B017381" w14:textId="77777777" w:rsidR="00E573B8" w:rsidRPr="00E573B8" w:rsidRDefault="00E573B8" w:rsidP="00E573B8">
      <w:pPr>
        <w:tabs>
          <w:tab w:val="left" w:pos="0"/>
        </w:tabs>
        <w:spacing w:line="600" w:lineRule="auto"/>
        <w:jc w:val="left"/>
        <w:rPr>
          <w:ins w:id="5335" w:author="UTENTE" w:date="2020-06-30T18:32:00Z"/>
          <w:rFonts w:ascii="Calibri" w:eastAsia="Calibri" w:hAnsi="Calibri" w:cs="Times New Roman"/>
        </w:rPr>
      </w:pPr>
      <w:ins w:id="5336" w:author="UTENTE" w:date="2020-06-30T18:32:00Z">
        <w:r w:rsidRPr="00E573B8">
          <w:rPr>
            <w:rFonts w:ascii="Calibri" w:eastAsia="Calibri" w:hAnsi="Calibri" w:cs="Times New Roman"/>
          </w:rPr>
          <w:t>317.</w:t>
        </w:r>
        <w:r w:rsidRPr="00E573B8">
          <w:rPr>
            <w:rFonts w:ascii="Calibri" w:eastAsia="Calibri" w:hAnsi="Calibri" w:cs="Times New Roman"/>
          </w:rPr>
          <w:tab/>
          <w:t>mcp "\"Perché vuoi che ascolti persone che parlano male di Bishop?\""</w:t>
        </w:r>
      </w:ins>
    </w:p>
    <w:p w14:paraId="31B908CF" w14:textId="77777777" w:rsidR="00E573B8" w:rsidRPr="00E573B8" w:rsidRDefault="00E573B8" w:rsidP="00E573B8">
      <w:pPr>
        <w:tabs>
          <w:tab w:val="left" w:pos="0"/>
        </w:tabs>
        <w:spacing w:line="600" w:lineRule="auto"/>
        <w:jc w:val="left"/>
        <w:rPr>
          <w:ins w:id="5337" w:author="UTENTE" w:date="2020-06-30T18:32:00Z"/>
          <w:rFonts w:ascii="Calibri" w:eastAsia="Calibri" w:hAnsi="Calibri" w:cs="Times New Roman"/>
        </w:rPr>
      </w:pPr>
      <w:ins w:id="5338" w:author="UTENTE" w:date="2020-06-30T18:32:00Z">
        <w:r w:rsidRPr="00E573B8">
          <w:rPr>
            <w:rFonts w:ascii="Calibri" w:eastAsia="Calibri" w:hAnsi="Calibri" w:cs="Times New Roman"/>
          </w:rPr>
          <w:t>318.</w:t>
        </w:r>
        <w:r w:rsidRPr="00E573B8">
          <w:rPr>
            <w:rFonts w:ascii="Calibri" w:eastAsia="Calibri" w:hAnsi="Calibri" w:cs="Times New Roman"/>
          </w:rPr>
          <w:tab/>
          <w:t>mcp "\"Stai cercando di reprimere qualche sorta di insurrezione?\""</w:t>
        </w:r>
      </w:ins>
    </w:p>
    <w:p w14:paraId="2293CB3D" w14:textId="77777777" w:rsidR="00E573B8" w:rsidRPr="00E573B8" w:rsidRDefault="00E573B8" w:rsidP="00E573B8">
      <w:pPr>
        <w:tabs>
          <w:tab w:val="left" w:pos="0"/>
        </w:tabs>
        <w:spacing w:line="600" w:lineRule="auto"/>
        <w:jc w:val="left"/>
        <w:rPr>
          <w:ins w:id="5339" w:author="UTENTE" w:date="2020-06-30T18:32:00Z"/>
          <w:rFonts w:ascii="Calibri" w:eastAsia="Calibri" w:hAnsi="Calibri" w:cs="Times New Roman"/>
        </w:rPr>
      </w:pPr>
      <w:ins w:id="5340" w:author="UTENTE" w:date="2020-06-30T18:32:00Z">
        <w:r w:rsidRPr="00E573B8">
          <w:rPr>
            <w:rFonts w:ascii="Calibri" w:eastAsia="Calibri" w:hAnsi="Calibri" w:cs="Times New Roman"/>
          </w:rPr>
          <w:t>319.</w:t>
        </w:r>
        <w:r w:rsidRPr="00E573B8">
          <w:rPr>
            <w:rFonts w:ascii="Calibri" w:eastAsia="Calibri" w:hAnsi="Calibri" w:cs="Times New Roman"/>
          </w:rPr>
          <w:tab/>
          <w:t>ip "\"No… il contrario, in realtà.\""</w:t>
        </w:r>
        <w:r w:rsidRPr="00E573B8">
          <w:rPr>
            <w:rFonts w:ascii="Calibri" w:eastAsia="Calibri" w:hAnsi="Calibri" w:cs="Times New Roman"/>
          </w:rPr>
          <w:br w:type="page"/>
        </w:r>
      </w:ins>
    </w:p>
    <w:p w14:paraId="1AE89511" w14:textId="77777777" w:rsidR="00E573B8" w:rsidRPr="00E573B8" w:rsidRDefault="00E573B8" w:rsidP="00E573B8">
      <w:pPr>
        <w:tabs>
          <w:tab w:val="left" w:pos="0"/>
        </w:tabs>
        <w:spacing w:line="600" w:lineRule="auto"/>
        <w:jc w:val="left"/>
        <w:rPr>
          <w:ins w:id="5341" w:author="UTENTE" w:date="2020-06-30T18:32:00Z"/>
          <w:rFonts w:ascii="Calibri" w:eastAsia="Calibri" w:hAnsi="Calibri" w:cs="Times New Roman"/>
          <w:lang w:val="en-US"/>
        </w:rPr>
      </w:pPr>
      <w:ins w:id="5342" w:author="UTENTE" w:date="2020-06-30T18:32:00Z">
        <w:r w:rsidRPr="00E573B8">
          <w:rPr>
            <w:rFonts w:ascii="Calibri" w:eastAsia="Calibri" w:hAnsi="Calibri" w:cs="Times New Roman"/>
            <w:lang w:val="en-US"/>
          </w:rPr>
          <w:lastRenderedPageBreak/>
          <w:t>320.</w:t>
        </w:r>
        <w:r w:rsidRPr="00E573B8">
          <w:rPr>
            <w:rFonts w:ascii="Calibri" w:eastAsia="Calibri" w:hAnsi="Calibri" w:cs="Times New Roman"/>
            <w:lang w:val="en-US"/>
          </w:rPr>
          <w:tab/>
          <w:t>n "A cryptic smirk slowly spreads across Isaac's face."</w:t>
        </w:r>
      </w:ins>
    </w:p>
    <w:p w14:paraId="67AB5F9A" w14:textId="77777777" w:rsidR="00E573B8" w:rsidRPr="00E573B8" w:rsidRDefault="00E573B8" w:rsidP="00E573B8">
      <w:pPr>
        <w:tabs>
          <w:tab w:val="left" w:pos="0"/>
        </w:tabs>
        <w:spacing w:line="600" w:lineRule="auto"/>
        <w:jc w:val="left"/>
        <w:rPr>
          <w:ins w:id="5343" w:author="UTENTE" w:date="2020-06-30T18:32:00Z"/>
          <w:rFonts w:ascii="Calibri" w:eastAsia="Calibri" w:hAnsi="Calibri" w:cs="Times New Roman"/>
          <w:lang w:val="en-US"/>
        </w:rPr>
      </w:pPr>
      <w:ins w:id="5344" w:author="UTENTE" w:date="2020-06-30T18:32:00Z">
        <w:r w:rsidRPr="00E573B8">
          <w:rPr>
            <w:rFonts w:ascii="Calibri" w:eastAsia="Calibri" w:hAnsi="Calibri" w:cs="Times New Roman"/>
            <w:lang w:val="en-US"/>
          </w:rPr>
          <w:t>321.</w:t>
        </w:r>
        <w:r w:rsidRPr="00E573B8">
          <w:rPr>
            <w:rFonts w:ascii="Calibri" w:eastAsia="Calibri" w:hAnsi="Calibri" w:cs="Times New Roman"/>
            <w:lang w:val="en-US"/>
          </w:rPr>
          <w:tab/>
          <w:t>n "His eyes flash darkly behind his glasses, making me wonder what kind of plot's forming in that head of his."</w:t>
        </w:r>
      </w:ins>
    </w:p>
    <w:p w14:paraId="347F7A27" w14:textId="77777777" w:rsidR="00E573B8" w:rsidRPr="00E573B8" w:rsidRDefault="00E573B8" w:rsidP="00E573B8">
      <w:pPr>
        <w:tabs>
          <w:tab w:val="left" w:pos="0"/>
        </w:tabs>
        <w:spacing w:line="600" w:lineRule="auto"/>
        <w:jc w:val="left"/>
        <w:rPr>
          <w:ins w:id="5345" w:author="UTENTE" w:date="2020-06-30T18:32:00Z"/>
          <w:rFonts w:ascii="Calibri" w:eastAsia="Calibri" w:hAnsi="Calibri" w:cs="Times New Roman"/>
          <w:lang w:val="en-US"/>
        </w:rPr>
      </w:pPr>
      <w:ins w:id="5346" w:author="UTENTE" w:date="2020-06-30T18:32:00Z">
        <w:r w:rsidRPr="00E573B8">
          <w:rPr>
            <w:rFonts w:ascii="Calibri" w:eastAsia="Calibri" w:hAnsi="Calibri" w:cs="Times New Roman"/>
            <w:lang w:val="en-US"/>
          </w:rPr>
          <w:t>322.</w:t>
        </w:r>
        <w:r w:rsidRPr="00E573B8">
          <w:rPr>
            <w:rFonts w:ascii="Calibri" w:eastAsia="Calibri" w:hAnsi="Calibri" w:cs="Times New Roman"/>
            <w:lang w:val="en-US"/>
          </w:rPr>
          <w:tab/>
          <w:t>ip "\"If you do your job well, I'll give you some more details.\""</w:t>
        </w:r>
      </w:ins>
    </w:p>
    <w:p w14:paraId="197DF087" w14:textId="77777777" w:rsidR="00E573B8" w:rsidRPr="00E573B8" w:rsidRDefault="00E573B8" w:rsidP="00E573B8">
      <w:pPr>
        <w:tabs>
          <w:tab w:val="left" w:pos="0"/>
        </w:tabs>
        <w:spacing w:line="600" w:lineRule="auto"/>
        <w:jc w:val="left"/>
        <w:rPr>
          <w:ins w:id="5347" w:author="UTENTE" w:date="2020-06-30T18:32:00Z"/>
          <w:rFonts w:ascii="Calibri" w:eastAsia="Calibri" w:hAnsi="Calibri" w:cs="Times New Roman"/>
          <w:lang w:val="en-US"/>
        </w:rPr>
      </w:pPr>
      <w:ins w:id="5348" w:author="UTENTE" w:date="2020-06-30T18:32:00Z">
        <w:r w:rsidRPr="00E573B8">
          <w:rPr>
            <w:rFonts w:ascii="Calibri" w:eastAsia="Calibri" w:hAnsi="Calibri" w:cs="Times New Roman"/>
            <w:lang w:val="en-US"/>
          </w:rPr>
          <w:t>323.</w:t>
        </w:r>
        <w:r w:rsidRPr="00E573B8">
          <w:rPr>
            <w:rFonts w:ascii="Calibri" w:eastAsia="Calibri" w:hAnsi="Calibri" w:cs="Times New Roman"/>
            <w:lang w:val="en-US"/>
          </w:rPr>
          <w:tab/>
          <w:t>ip "\"Until then, I'm afraid that's all I plan to say.\""</w:t>
        </w:r>
      </w:ins>
    </w:p>
    <w:p w14:paraId="0F813407" w14:textId="77777777" w:rsidR="00E573B8" w:rsidRPr="00E573B8" w:rsidRDefault="00E573B8" w:rsidP="00E573B8">
      <w:pPr>
        <w:tabs>
          <w:tab w:val="left" w:pos="0"/>
        </w:tabs>
        <w:spacing w:line="600" w:lineRule="auto"/>
        <w:jc w:val="left"/>
        <w:rPr>
          <w:ins w:id="5349" w:author="UTENTE" w:date="2020-06-30T18:32:00Z"/>
          <w:rFonts w:ascii="Calibri" w:eastAsia="Calibri" w:hAnsi="Calibri" w:cs="Times New Roman"/>
          <w:lang w:val="en-US"/>
        </w:rPr>
      </w:pPr>
      <w:ins w:id="5350" w:author="UTENTE" w:date="2020-06-30T18:32:00Z">
        <w:r w:rsidRPr="00E573B8">
          <w:rPr>
            <w:rFonts w:ascii="Calibri" w:eastAsia="Calibri" w:hAnsi="Calibri" w:cs="Times New Roman"/>
            <w:lang w:val="en-US"/>
          </w:rPr>
          <w:t>324.</w:t>
        </w:r>
        <w:r w:rsidRPr="00E573B8">
          <w:rPr>
            <w:rFonts w:ascii="Calibri" w:eastAsia="Calibri" w:hAnsi="Calibri" w:cs="Times New Roman"/>
            <w:lang w:val="en-US"/>
          </w:rPr>
          <w:tab/>
          <w:t>n "He takes a relaxed sip of his coffee, as if to signify the end of that particular conversation."</w:t>
        </w:r>
      </w:ins>
    </w:p>
    <w:p w14:paraId="6AB5A0DF" w14:textId="77777777" w:rsidR="00E573B8" w:rsidRPr="00E573B8" w:rsidRDefault="00E573B8" w:rsidP="00E573B8">
      <w:pPr>
        <w:tabs>
          <w:tab w:val="left" w:pos="0"/>
        </w:tabs>
        <w:spacing w:line="600" w:lineRule="auto"/>
        <w:jc w:val="left"/>
        <w:rPr>
          <w:ins w:id="5351" w:author="UTENTE" w:date="2020-06-30T18:32:00Z"/>
          <w:rFonts w:ascii="Calibri" w:eastAsia="Calibri" w:hAnsi="Calibri" w:cs="Times New Roman"/>
          <w:lang w:val="en-US"/>
        </w:rPr>
      </w:pPr>
      <w:ins w:id="5352" w:author="UTENTE" w:date="2020-06-30T18:32:00Z">
        <w:r w:rsidRPr="00E573B8">
          <w:rPr>
            <w:rFonts w:ascii="Calibri" w:eastAsia="Calibri" w:hAnsi="Calibri" w:cs="Times New Roman"/>
            <w:lang w:val="en-US"/>
          </w:rPr>
          <w:t>325.</w:t>
        </w:r>
        <w:r w:rsidRPr="00E573B8">
          <w:rPr>
            <w:rFonts w:ascii="Calibri" w:eastAsia="Calibri" w:hAnsi="Calibri" w:cs="Times New Roman"/>
            <w:lang w:val="en-US"/>
          </w:rPr>
          <w:tab/>
          <w:t>mcp "\"…\""</w:t>
        </w:r>
      </w:ins>
    </w:p>
    <w:p w14:paraId="54E96AEB" w14:textId="77777777" w:rsidR="00E573B8" w:rsidRPr="00E573B8" w:rsidRDefault="00E573B8" w:rsidP="00E573B8">
      <w:pPr>
        <w:tabs>
          <w:tab w:val="left" w:pos="0"/>
        </w:tabs>
        <w:spacing w:line="600" w:lineRule="auto"/>
        <w:jc w:val="left"/>
        <w:rPr>
          <w:ins w:id="5353" w:author="UTENTE" w:date="2020-06-30T18:32:00Z"/>
          <w:rFonts w:ascii="Calibri" w:eastAsia="Calibri" w:hAnsi="Calibri" w:cs="Times New Roman"/>
          <w:lang w:val="en-US"/>
        </w:rPr>
      </w:pPr>
      <w:ins w:id="5354" w:author="UTENTE" w:date="2020-06-30T18:32:00Z">
        <w:r w:rsidRPr="00E573B8">
          <w:rPr>
            <w:rFonts w:ascii="Calibri" w:eastAsia="Calibri" w:hAnsi="Calibri" w:cs="Times New Roman"/>
            <w:lang w:val="en-US"/>
          </w:rPr>
          <w:t>326.</w:t>
        </w:r>
        <w:r w:rsidRPr="00E573B8">
          <w:rPr>
            <w:rFonts w:ascii="Calibri" w:eastAsia="Calibri" w:hAnsi="Calibri" w:cs="Times New Roman"/>
            <w:lang w:val="en-US"/>
          </w:rPr>
          <w:tab/>
          <w:t>n "I shouldn't really care that much about his motives, but now, I can't help but be interested in them."</w:t>
        </w:r>
      </w:ins>
    </w:p>
    <w:p w14:paraId="19B7A665" w14:textId="77777777" w:rsidR="00E573B8" w:rsidRPr="00E573B8" w:rsidRDefault="00E573B8" w:rsidP="00E573B8">
      <w:pPr>
        <w:tabs>
          <w:tab w:val="left" w:pos="0"/>
        </w:tabs>
        <w:spacing w:line="600" w:lineRule="auto"/>
        <w:jc w:val="left"/>
        <w:rPr>
          <w:ins w:id="5355" w:author="UTENTE" w:date="2020-06-30T18:32:00Z"/>
          <w:rFonts w:ascii="Calibri" w:eastAsia="Calibri" w:hAnsi="Calibri" w:cs="Times New Roman"/>
          <w:lang w:val="en-US"/>
        </w:rPr>
      </w:pPr>
      <w:ins w:id="5356" w:author="UTENTE" w:date="2020-06-30T18:32:00Z">
        <w:r w:rsidRPr="00E573B8">
          <w:rPr>
            <w:rFonts w:ascii="Calibri" w:eastAsia="Calibri" w:hAnsi="Calibri" w:cs="Times New Roman"/>
            <w:lang w:val="en-US"/>
          </w:rPr>
          <w:t>327.</w:t>
        </w:r>
        <w:r w:rsidRPr="00E573B8">
          <w:rPr>
            <w:rFonts w:ascii="Calibri" w:eastAsia="Calibri" w:hAnsi="Calibri" w:cs="Times New Roman"/>
            <w:lang w:val="en-US"/>
          </w:rPr>
          <w:tab/>
          <w:t>n "I'll just have to wait until he trusts me more to ask, then. {w}But there's another question on my mind, too - an even more important one."</w:t>
        </w:r>
      </w:ins>
    </w:p>
    <w:p w14:paraId="35772F2F" w14:textId="77777777" w:rsidR="00E573B8" w:rsidRPr="00E573B8" w:rsidRDefault="00E573B8" w:rsidP="00E573B8">
      <w:pPr>
        <w:tabs>
          <w:tab w:val="left" w:pos="0"/>
        </w:tabs>
        <w:spacing w:line="600" w:lineRule="auto"/>
        <w:jc w:val="left"/>
        <w:rPr>
          <w:ins w:id="5357" w:author="UTENTE" w:date="2020-06-30T18:32:00Z"/>
          <w:rFonts w:ascii="Calibri" w:eastAsia="Calibri" w:hAnsi="Calibri" w:cs="Times New Roman"/>
          <w:lang w:val="en-US"/>
        </w:rPr>
      </w:pPr>
      <w:ins w:id="5358" w:author="UTENTE" w:date="2020-06-30T18:32:00Z">
        <w:r w:rsidRPr="00E573B8">
          <w:rPr>
            <w:rFonts w:ascii="Calibri" w:eastAsia="Calibri" w:hAnsi="Calibri" w:cs="Times New Roman"/>
            <w:lang w:val="en-US"/>
          </w:rPr>
          <w:t>328.</w:t>
        </w:r>
        <w:r w:rsidRPr="00E573B8">
          <w:rPr>
            <w:rFonts w:ascii="Calibri" w:eastAsia="Calibri" w:hAnsi="Calibri" w:cs="Times New Roman"/>
            <w:lang w:val="en-US"/>
          </w:rPr>
          <w:tab/>
          <w:t>mcp "\"Can I ask you something else, Isaac?\""</w:t>
        </w:r>
      </w:ins>
    </w:p>
    <w:p w14:paraId="3859E448" w14:textId="77777777" w:rsidR="00E573B8" w:rsidRPr="00E573B8" w:rsidRDefault="00E573B8" w:rsidP="00E573B8">
      <w:pPr>
        <w:tabs>
          <w:tab w:val="left" w:pos="0"/>
        </w:tabs>
        <w:spacing w:line="600" w:lineRule="auto"/>
        <w:jc w:val="left"/>
        <w:rPr>
          <w:ins w:id="5359" w:author="UTENTE" w:date="2020-06-30T18:32:00Z"/>
          <w:rFonts w:ascii="Calibri" w:eastAsia="Calibri" w:hAnsi="Calibri" w:cs="Times New Roman"/>
          <w:lang w:val="en-US"/>
        </w:rPr>
      </w:pPr>
      <w:ins w:id="5360" w:author="UTENTE" w:date="2020-06-30T18:32:00Z">
        <w:r w:rsidRPr="00E573B8">
          <w:rPr>
            <w:rFonts w:ascii="Calibri" w:eastAsia="Calibri" w:hAnsi="Calibri" w:cs="Times New Roman"/>
            <w:lang w:val="en-US"/>
          </w:rPr>
          <w:t>329.</w:t>
        </w:r>
        <w:r w:rsidRPr="00E573B8">
          <w:rPr>
            <w:rFonts w:ascii="Calibri" w:eastAsia="Calibri" w:hAnsi="Calibri" w:cs="Times New Roman"/>
            <w:lang w:val="en-US"/>
          </w:rPr>
          <w:tab/>
          <w:t>i "\"Of course. I'll answer anything I can for you, darling.\""</w:t>
        </w:r>
      </w:ins>
    </w:p>
    <w:p w14:paraId="6B977F90" w14:textId="77777777" w:rsidR="00E573B8" w:rsidRPr="00E573B8" w:rsidRDefault="00E573B8" w:rsidP="00E573B8">
      <w:pPr>
        <w:tabs>
          <w:tab w:val="left" w:pos="0"/>
        </w:tabs>
        <w:spacing w:line="600" w:lineRule="auto"/>
        <w:jc w:val="left"/>
        <w:rPr>
          <w:ins w:id="5361" w:author="UTENTE" w:date="2020-06-30T18:32:00Z"/>
          <w:rFonts w:ascii="Calibri" w:eastAsia="Calibri" w:hAnsi="Calibri" w:cs="Times New Roman"/>
          <w:lang w:val="en-US"/>
        </w:rPr>
      </w:pPr>
      <w:ins w:id="5362" w:author="UTENTE" w:date="2020-06-30T18:32:00Z">
        <w:r w:rsidRPr="00E573B8">
          <w:rPr>
            <w:rFonts w:ascii="Calibri" w:eastAsia="Calibri" w:hAnsi="Calibri" w:cs="Times New Roman"/>
            <w:lang w:val="en-US"/>
          </w:rPr>
          <w:t>330.</w:t>
        </w:r>
        <w:r w:rsidRPr="00E573B8">
          <w:rPr>
            <w:rFonts w:ascii="Calibri" w:eastAsia="Calibri" w:hAnsi="Calibri" w:cs="Times New Roman"/>
            <w:lang w:val="en-US"/>
          </w:rPr>
          <w:tab/>
          <w:t>mcp "\"Your eyes…\""</w:t>
        </w:r>
      </w:ins>
    </w:p>
    <w:p w14:paraId="2E059640" w14:textId="77777777" w:rsidR="00E573B8" w:rsidRPr="00E573B8" w:rsidRDefault="00E573B8" w:rsidP="00E573B8">
      <w:pPr>
        <w:tabs>
          <w:tab w:val="left" w:pos="0"/>
        </w:tabs>
        <w:spacing w:line="600" w:lineRule="auto"/>
        <w:jc w:val="left"/>
        <w:rPr>
          <w:ins w:id="5363" w:author="UTENTE" w:date="2020-06-30T18:32:00Z"/>
          <w:rFonts w:ascii="Calibri" w:eastAsia="Calibri" w:hAnsi="Calibri" w:cs="Times New Roman"/>
          <w:lang w:val="en-US"/>
        </w:rPr>
      </w:pPr>
      <w:ins w:id="5364" w:author="UTENTE" w:date="2020-06-30T18:32:00Z">
        <w:r w:rsidRPr="00E573B8">
          <w:rPr>
            <w:rFonts w:ascii="Calibri" w:eastAsia="Calibri" w:hAnsi="Calibri" w:cs="Times New Roman"/>
            <w:lang w:val="en-US"/>
          </w:rPr>
          <w:t>331.</w:t>
        </w:r>
        <w:r w:rsidRPr="00E573B8">
          <w:rPr>
            <w:rFonts w:ascii="Calibri" w:eastAsia="Calibri" w:hAnsi="Calibri" w:cs="Times New Roman"/>
            <w:lang w:val="en-US"/>
          </w:rPr>
          <w:tab/>
          <w:t>mcp "\"How did you gain that power? That… hypnotic look.\""</w:t>
        </w:r>
      </w:ins>
    </w:p>
    <w:p w14:paraId="2761CE1F" w14:textId="77777777" w:rsidR="00E573B8" w:rsidRPr="00E573B8" w:rsidRDefault="00E573B8" w:rsidP="00E573B8">
      <w:pPr>
        <w:tabs>
          <w:tab w:val="left" w:pos="0"/>
        </w:tabs>
        <w:spacing w:line="600" w:lineRule="auto"/>
        <w:jc w:val="left"/>
        <w:rPr>
          <w:ins w:id="5365" w:author="UTENTE" w:date="2020-06-30T18:32:00Z"/>
          <w:rFonts w:ascii="Calibri" w:eastAsia="Calibri" w:hAnsi="Calibri" w:cs="Times New Roman"/>
          <w:lang w:val="en-US"/>
        </w:rPr>
      </w:pPr>
      <w:ins w:id="5366" w:author="UTENTE" w:date="2020-06-30T18:32:00Z">
        <w:r w:rsidRPr="00E573B8">
          <w:rPr>
            <w:rFonts w:ascii="Calibri" w:eastAsia="Calibri" w:hAnsi="Calibri" w:cs="Times New Roman"/>
            <w:lang w:val="en-US"/>
          </w:rPr>
          <w:t>332.</w:t>
        </w:r>
        <w:r w:rsidRPr="00E573B8">
          <w:rPr>
            <w:rFonts w:ascii="Calibri" w:eastAsia="Calibri" w:hAnsi="Calibri" w:cs="Times New Roman"/>
            <w:lang w:val="en-US"/>
          </w:rPr>
          <w:tab/>
          <w:t>i "\"…\""</w:t>
        </w:r>
      </w:ins>
    </w:p>
    <w:p w14:paraId="6E2D4FEE" w14:textId="77777777" w:rsidR="00E573B8" w:rsidRPr="00E573B8" w:rsidRDefault="00E573B8" w:rsidP="00E573B8">
      <w:pPr>
        <w:tabs>
          <w:tab w:val="left" w:pos="0"/>
        </w:tabs>
        <w:spacing w:line="600" w:lineRule="auto"/>
        <w:jc w:val="left"/>
        <w:rPr>
          <w:ins w:id="5367" w:author="UTENTE" w:date="2020-06-30T18:32:00Z"/>
          <w:rFonts w:ascii="Calibri" w:eastAsia="Calibri" w:hAnsi="Calibri" w:cs="Times New Roman"/>
          <w:lang w:val="en-US"/>
        </w:rPr>
      </w:pPr>
      <w:ins w:id="5368" w:author="UTENTE" w:date="2020-06-30T18:32:00Z">
        <w:r w:rsidRPr="00E573B8">
          <w:rPr>
            <w:rFonts w:ascii="Calibri" w:eastAsia="Calibri" w:hAnsi="Calibri" w:cs="Times New Roman"/>
            <w:lang w:val="en-US"/>
          </w:rPr>
          <w:t>333.</w:t>
        </w:r>
        <w:r w:rsidRPr="00E573B8">
          <w:rPr>
            <w:rFonts w:ascii="Calibri" w:eastAsia="Calibri" w:hAnsi="Calibri" w:cs="Times New Roman"/>
            <w:lang w:val="en-US"/>
          </w:rPr>
          <w:tab/>
          <w:t>n "It looks like that question was the last one he expected to hear."</w:t>
        </w:r>
      </w:ins>
    </w:p>
    <w:p w14:paraId="5B60410A" w14:textId="77777777" w:rsidR="00E573B8" w:rsidRPr="00E573B8" w:rsidRDefault="00E573B8" w:rsidP="00E573B8">
      <w:pPr>
        <w:tabs>
          <w:tab w:val="left" w:pos="0"/>
        </w:tabs>
        <w:spacing w:line="600" w:lineRule="auto"/>
        <w:jc w:val="left"/>
        <w:rPr>
          <w:ins w:id="5369" w:author="UTENTE" w:date="2020-06-30T18:32:00Z"/>
          <w:rFonts w:ascii="Calibri" w:eastAsia="Calibri" w:hAnsi="Calibri" w:cs="Times New Roman"/>
          <w:lang w:val="en-US"/>
        </w:rPr>
      </w:pPr>
      <w:ins w:id="5370" w:author="UTENTE" w:date="2020-06-30T18:32:00Z">
        <w:r w:rsidRPr="00E573B8">
          <w:rPr>
            <w:rFonts w:ascii="Calibri" w:eastAsia="Calibri" w:hAnsi="Calibri" w:cs="Times New Roman"/>
            <w:lang w:val="en-US"/>
          </w:rPr>
          <w:t>334.</w:t>
        </w:r>
        <w:r w:rsidRPr="00E573B8">
          <w:rPr>
            <w:rFonts w:ascii="Calibri" w:eastAsia="Calibri" w:hAnsi="Calibri" w:cs="Times New Roman"/>
            <w:lang w:val="en-US"/>
          </w:rPr>
          <w:tab/>
          <w:t>n "Well, after being duped by it twice, did he really think I'd just forget about what happened?" </w:t>
        </w:r>
        <w:r w:rsidRPr="00E573B8">
          <w:rPr>
            <w:rFonts w:ascii="Calibri" w:eastAsia="Calibri" w:hAnsi="Calibri" w:cs="Times New Roman"/>
            <w:lang w:val="en-US"/>
          </w:rPr>
          <w:br w:type="page"/>
        </w:r>
      </w:ins>
    </w:p>
    <w:p w14:paraId="16AC05E9" w14:textId="77777777" w:rsidR="00E573B8" w:rsidRPr="00E573B8" w:rsidRDefault="00E573B8" w:rsidP="00E573B8">
      <w:pPr>
        <w:tabs>
          <w:tab w:val="left" w:pos="0"/>
        </w:tabs>
        <w:spacing w:line="600" w:lineRule="auto"/>
        <w:jc w:val="left"/>
        <w:rPr>
          <w:ins w:id="5371" w:author="UTENTE" w:date="2020-06-30T18:32:00Z"/>
          <w:rFonts w:ascii="Calibri" w:eastAsia="Calibri" w:hAnsi="Calibri" w:cs="Times New Roman"/>
        </w:rPr>
      </w:pPr>
      <w:ins w:id="5372" w:author="UTENTE" w:date="2020-06-30T18:32:00Z">
        <w:r w:rsidRPr="00E573B8">
          <w:rPr>
            <w:rFonts w:ascii="Calibri" w:eastAsia="Calibri" w:hAnsi="Calibri" w:cs="Times New Roman"/>
          </w:rPr>
          <w:lastRenderedPageBreak/>
          <w:t>320.</w:t>
        </w:r>
        <w:r w:rsidRPr="00E573B8">
          <w:rPr>
            <w:rFonts w:ascii="Calibri" w:eastAsia="Calibri" w:hAnsi="Calibri" w:cs="Times New Roman"/>
          </w:rPr>
          <w:tab/>
          <w:t>n "Un sorrisetto criptico gli si allarga sul volto."</w:t>
        </w:r>
      </w:ins>
    </w:p>
    <w:p w14:paraId="606B76FC" w14:textId="77777777" w:rsidR="00E573B8" w:rsidRPr="00E573B8" w:rsidRDefault="00E573B8" w:rsidP="00E573B8">
      <w:pPr>
        <w:tabs>
          <w:tab w:val="left" w:pos="0"/>
        </w:tabs>
        <w:spacing w:line="600" w:lineRule="auto"/>
        <w:jc w:val="left"/>
        <w:rPr>
          <w:ins w:id="5373" w:author="UTENTE" w:date="2020-06-30T18:32:00Z"/>
          <w:rFonts w:ascii="Calibri" w:eastAsia="Calibri" w:hAnsi="Calibri" w:cs="Times New Roman"/>
        </w:rPr>
      </w:pPr>
      <w:ins w:id="5374" w:author="UTENTE" w:date="2020-06-30T18:32:00Z">
        <w:r w:rsidRPr="00E573B8">
          <w:rPr>
            <w:rFonts w:ascii="Calibri" w:eastAsia="Calibri" w:hAnsi="Calibri" w:cs="Times New Roman"/>
          </w:rPr>
          <w:t>321.</w:t>
        </w:r>
        <w:r w:rsidRPr="00E573B8">
          <w:rPr>
            <w:rFonts w:ascii="Calibri" w:eastAsia="Calibri" w:hAnsi="Calibri" w:cs="Times New Roman"/>
          </w:rPr>
          <w:tab/>
          <w:t>n "I suoi occhi prendono una vena oscura, facendomi domandare che razza di piano stia elaborando nella sua testa."</w:t>
        </w:r>
      </w:ins>
    </w:p>
    <w:p w14:paraId="15C09C5B" w14:textId="77777777" w:rsidR="00E573B8" w:rsidRPr="00E573B8" w:rsidRDefault="00E573B8" w:rsidP="00E573B8">
      <w:pPr>
        <w:tabs>
          <w:tab w:val="left" w:pos="0"/>
        </w:tabs>
        <w:spacing w:line="600" w:lineRule="auto"/>
        <w:jc w:val="left"/>
        <w:rPr>
          <w:ins w:id="5375" w:author="UTENTE" w:date="2020-06-30T18:32:00Z"/>
          <w:rFonts w:ascii="Calibri" w:eastAsia="Calibri" w:hAnsi="Calibri" w:cs="Times New Roman"/>
        </w:rPr>
      </w:pPr>
      <w:ins w:id="5376" w:author="UTENTE" w:date="2020-06-30T18:32:00Z">
        <w:r w:rsidRPr="00E573B8">
          <w:rPr>
            <w:rFonts w:ascii="Calibri" w:eastAsia="Calibri" w:hAnsi="Calibri" w:cs="Times New Roman"/>
          </w:rPr>
          <w:t>322.</w:t>
        </w:r>
        <w:r w:rsidRPr="00E573B8">
          <w:rPr>
            <w:rFonts w:ascii="Calibri" w:eastAsia="Calibri" w:hAnsi="Calibri" w:cs="Times New Roman"/>
          </w:rPr>
          <w:tab/>
          <w:t>ip "\"Se farai bene il tuo lavoro, ti darò qualche dettaglio in più.\""</w:t>
        </w:r>
      </w:ins>
    </w:p>
    <w:p w14:paraId="193B1DBC" w14:textId="77777777" w:rsidR="00E573B8" w:rsidRPr="00E573B8" w:rsidRDefault="00E573B8" w:rsidP="00E573B8">
      <w:pPr>
        <w:tabs>
          <w:tab w:val="left" w:pos="0"/>
        </w:tabs>
        <w:spacing w:line="600" w:lineRule="auto"/>
        <w:jc w:val="left"/>
        <w:rPr>
          <w:ins w:id="5377" w:author="UTENTE" w:date="2020-06-30T18:32:00Z"/>
          <w:rFonts w:ascii="Calibri" w:eastAsia="Calibri" w:hAnsi="Calibri" w:cs="Times New Roman"/>
        </w:rPr>
      </w:pPr>
      <w:ins w:id="5378" w:author="UTENTE" w:date="2020-06-30T18:32:00Z">
        <w:r w:rsidRPr="00E573B8">
          <w:rPr>
            <w:rFonts w:ascii="Calibri" w:eastAsia="Calibri" w:hAnsi="Calibri" w:cs="Times New Roman"/>
          </w:rPr>
          <w:t>323.</w:t>
        </w:r>
        <w:r w:rsidRPr="00E573B8">
          <w:rPr>
            <w:rFonts w:ascii="Calibri" w:eastAsia="Calibri" w:hAnsi="Calibri" w:cs="Times New Roman"/>
          </w:rPr>
          <w:tab/>
          <w:t>ip "\"Fino ad allora, temo che questo sia tutto quello che ho da dirti.\""</w:t>
        </w:r>
      </w:ins>
    </w:p>
    <w:p w14:paraId="0BF08480" w14:textId="77777777" w:rsidR="00E573B8" w:rsidRPr="00E573B8" w:rsidRDefault="00E573B8" w:rsidP="00E573B8">
      <w:pPr>
        <w:tabs>
          <w:tab w:val="left" w:pos="0"/>
        </w:tabs>
        <w:spacing w:line="600" w:lineRule="auto"/>
        <w:jc w:val="left"/>
        <w:rPr>
          <w:ins w:id="5379" w:author="UTENTE" w:date="2020-06-30T18:32:00Z"/>
          <w:rFonts w:ascii="Calibri" w:eastAsia="Calibri" w:hAnsi="Calibri" w:cs="Times New Roman"/>
        </w:rPr>
      </w:pPr>
      <w:ins w:id="5380" w:author="UTENTE" w:date="2020-06-30T18:32:00Z">
        <w:r w:rsidRPr="00E573B8">
          <w:rPr>
            <w:rFonts w:ascii="Calibri" w:eastAsia="Calibri" w:hAnsi="Calibri" w:cs="Times New Roman"/>
          </w:rPr>
          <w:t>324.</w:t>
        </w:r>
        <w:r w:rsidRPr="00E573B8">
          <w:rPr>
            <w:rFonts w:ascii="Calibri" w:eastAsia="Calibri" w:hAnsi="Calibri" w:cs="Times New Roman"/>
          </w:rPr>
          <w:tab/>
          <w:t>n "Con fare rilassato, sorseggia il suo caffè, come a voler marcare la fine di quella precisa conversazione."</w:t>
        </w:r>
      </w:ins>
    </w:p>
    <w:p w14:paraId="2517D5C1" w14:textId="77777777" w:rsidR="00E573B8" w:rsidRPr="00E573B8" w:rsidRDefault="00E573B8" w:rsidP="00E573B8">
      <w:pPr>
        <w:tabs>
          <w:tab w:val="left" w:pos="0"/>
        </w:tabs>
        <w:spacing w:line="600" w:lineRule="auto"/>
        <w:jc w:val="left"/>
        <w:rPr>
          <w:ins w:id="5381" w:author="UTENTE" w:date="2020-06-30T18:32:00Z"/>
          <w:rFonts w:ascii="Calibri" w:eastAsia="Calibri" w:hAnsi="Calibri" w:cs="Times New Roman"/>
        </w:rPr>
      </w:pPr>
      <w:ins w:id="5382" w:author="UTENTE" w:date="2020-06-30T18:32:00Z">
        <w:r w:rsidRPr="00E573B8">
          <w:rPr>
            <w:rFonts w:ascii="Calibri" w:eastAsia="Calibri" w:hAnsi="Calibri" w:cs="Times New Roman"/>
          </w:rPr>
          <w:t>325.</w:t>
        </w:r>
        <w:r w:rsidRPr="00E573B8">
          <w:rPr>
            <w:rFonts w:ascii="Calibri" w:eastAsia="Calibri" w:hAnsi="Calibri" w:cs="Times New Roman"/>
          </w:rPr>
          <w:tab/>
          <w:t>mcp "\"…\""</w:t>
        </w:r>
      </w:ins>
    </w:p>
    <w:p w14:paraId="1E7009E2" w14:textId="77777777" w:rsidR="00E573B8" w:rsidRPr="00E573B8" w:rsidRDefault="00E573B8" w:rsidP="00E573B8">
      <w:pPr>
        <w:tabs>
          <w:tab w:val="left" w:pos="0"/>
        </w:tabs>
        <w:spacing w:line="600" w:lineRule="auto"/>
        <w:jc w:val="left"/>
        <w:rPr>
          <w:ins w:id="5383" w:author="UTENTE" w:date="2020-06-30T18:32:00Z"/>
          <w:rFonts w:ascii="Calibri" w:eastAsia="Calibri" w:hAnsi="Calibri" w:cs="Times New Roman"/>
        </w:rPr>
      </w:pPr>
      <w:ins w:id="5384" w:author="UTENTE" w:date="2020-06-30T18:32:00Z">
        <w:r w:rsidRPr="00E573B8">
          <w:rPr>
            <w:rFonts w:ascii="Calibri" w:eastAsia="Calibri" w:hAnsi="Calibri" w:cs="Times New Roman"/>
          </w:rPr>
          <w:t>326.</w:t>
        </w:r>
        <w:r w:rsidRPr="00E573B8">
          <w:rPr>
            <w:rFonts w:ascii="Calibri" w:eastAsia="Calibri" w:hAnsi="Calibri" w:cs="Times New Roman"/>
          </w:rPr>
          <w:tab/>
          <w:t>n "Non dovrebbe fregarmene molto delle sue ragioni, ma ora, non posso fare altro che esserne tremendamente interessato."</w:t>
        </w:r>
      </w:ins>
    </w:p>
    <w:p w14:paraId="4B37E27E" w14:textId="77777777" w:rsidR="00E573B8" w:rsidRPr="00E573B8" w:rsidRDefault="00E573B8" w:rsidP="00E573B8">
      <w:pPr>
        <w:tabs>
          <w:tab w:val="left" w:pos="0"/>
        </w:tabs>
        <w:spacing w:line="600" w:lineRule="auto"/>
        <w:jc w:val="left"/>
        <w:rPr>
          <w:ins w:id="5385" w:author="UTENTE" w:date="2020-06-30T18:32:00Z"/>
          <w:rFonts w:ascii="Calibri" w:eastAsia="Calibri" w:hAnsi="Calibri" w:cs="Times New Roman"/>
        </w:rPr>
      </w:pPr>
      <w:ins w:id="5386" w:author="UTENTE" w:date="2020-06-30T18:32:00Z">
        <w:r w:rsidRPr="00E573B8">
          <w:rPr>
            <w:rFonts w:ascii="Calibri" w:eastAsia="Calibri" w:hAnsi="Calibri" w:cs="Times New Roman"/>
          </w:rPr>
          <w:t>327.</w:t>
        </w:r>
        <w:r w:rsidRPr="00E573B8">
          <w:rPr>
            <w:rFonts w:ascii="Calibri" w:eastAsia="Calibri" w:hAnsi="Calibri" w:cs="Times New Roman"/>
          </w:rPr>
          <w:tab/>
          <w:t>n "Dovrò aspettare quando si fiderà di più di me per chiedere, quindi. {w}Ma c'è un'altra domanda che mi ronza in testa, una ancora più importante."</w:t>
        </w:r>
      </w:ins>
    </w:p>
    <w:p w14:paraId="39F8C8E0" w14:textId="77777777" w:rsidR="00E573B8" w:rsidRPr="00E573B8" w:rsidRDefault="00E573B8" w:rsidP="00E573B8">
      <w:pPr>
        <w:tabs>
          <w:tab w:val="left" w:pos="0"/>
        </w:tabs>
        <w:spacing w:line="600" w:lineRule="auto"/>
        <w:jc w:val="left"/>
        <w:rPr>
          <w:ins w:id="5387" w:author="UTENTE" w:date="2020-06-30T18:32:00Z"/>
          <w:rFonts w:ascii="Calibri" w:eastAsia="Calibri" w:hAnsi="Calibri" w:cs="Times New Roman"/>
        </w:rPr>
      </w:pPr>
      <w:ins w:id="5388" w:author="UTENTE" w:date="2020-06-30T18:32:00Z">
        <w:r w:rsidRPr="00E573B8">
          <w:rPr>
            <w:rFonts w:ascii="Calibri" w:eastAsia="Calibri" w:hAnsi="Calibri" w:cs="Times New Roman"/>
          </w:rPr>
          <w:t>328.</w:t>
        </w:r>
        <w:r w:rsidRPr="00E573B8">
          <w:rPr>
            <w:rFonts w:ascii="Calibri" w:eastAsia="Calibri" w:hAnsi="Calibri" w:cs="Times New Roman"/>
          </w:rPr>
          <w:tab/>
          <w:t>mcp "\"Posso chiederti un'altra cosa, Isaac?\""</w:t>
        </w:r>
      </w:ins>
    </w:p>
    <w:p w14:paraId="183F0FB2" w14:textId="77777777" w:rsidR="00E573B8" w:rsidRPr="00E573B8" w:rsidRDefault="00E573B8" w:rsidP="00E573B8">
      <w:pPr>
        <w:tabs>
          <w:tab w:val="left" w:pos="0"/>
        </w:tabs>
        <w:spacing w:line="600" w:lineRule="auto"/>
        <w:jc w:val="left"/>
        <w:rPr>
          <w:ins w:id="5389" w:author="UTENTE" w:date="2020-06-30T18:32:00Z"/>
          <w:rFonts w:ascii="Calibri" w:eastAsia="Calibri" w:hAnsi="Calibri" w:cs="Times New Roman"/>
        </w:rPr>
      </w:pPr>
      <w:ins w:id="5390" w:author="UTENTE" w:date="2020-06-30T18:32:00Z">
        <w:r w:rsidRPr="00E573B8">
          <w:rPr>
            <w:rFonts w:ascii="Calibri" w:eastAsia="Calibri" w:hAnsi="Calibri" w:cs="Times New Roman"/>
          </w:rPr>
          <w:t>329.</w:t>
        </w:r>
        <w:r w:rsidRPr="00E573B8">
          <w:rPr>
            <w:rFonts w:ascii="Calibri" w:eastAsia="Calibri" w:hAnsi="Calibri" w:cs="Times New Roman"/>
          </w:rPr>
          <w:tab/>
          <w:t>i "\"Certo. Risponderò a tutto quello che posso, tesoro."</w:t>
        </w:r>
      </w:ins>
    </w:p>
    <w:p w14:paraId="4649DCBB" w14:textId="77777777" w:rsidR="00E573B8" w:rsidRPr="00E573B8" w:rsidRDefault="00E573B8" w:rsidP="00E573B8">
      <w:pPr>
        <w:tabs>
          <w:tab w:val="left" w:pos="0"/>
        </w:tabs>
        <w:spacing w:line="600" w:lineRule="auto"/>
        <w:jc w:val="left"/>
        <w:rPr>
          <w:ins w:id="5391" w:author="UTENTE" w:date="2020-06-30T18:32:00Z"/>
          <w:rFonts w:ascii="Calibri" w:eastAsia="Calibri" w:hAnsi="Calibri" w:cs="Times New Roman"/>
        </w:rPr>
      </w:pPr>
      <w:ins w:id="5392" w:author="UTENTE" w:date="2020-06-30T18:32:00Z">
        <w:r w:rsidRPr="00E573B8">
          <w:rPr>
            <w:rFonts w:ascii="Calibri" w:eastAsia="Calibri" w:hAnsi="Calibri" w:cs="Times New Roman"/>
          </w:rPr>
          <w:t>330.</w:t>
        </w:r>
        <w:r w:rsidRPr="00E573B8">
          <w:rPr>
            <w:rFonts w:ascii="Calibri" w:eastAsia="Calibri" w:hAnsi="Calibri" w:cs="Times New Roman"/>
          </w:rPr>
          <w:tab/>
          <w:t>mcp "\"I tuoi occhi…\""</w:t>
        </w:r>
      </w:ins>
    </w:p>
    <w:p w14:paraId="1AA5CD33" w14:textId="77777777" w:rsidR="00E573B8" w:rsidRPr="00E573B8" w:rsidRDefault="00E573B8" w:rsidP="00E573B8">
      <w:pPr>
        <w:tabs>
          <w:tab w:val="left" w:pos="0"/>
        </w:tabs>
        <w:spacing w:line="600" w:lineRule="auto"/>
        <w:jc w:val="left"/>
        <w:rPr>
          <w:ins w:id="5393" w:author="UTENTE" w:date="2020-06-30T18:32:00Z"/>
          <w:rFonts w:ascii="Calibri" w:eastAsia="Calibri" w:hAnsi="Calibri" w:cs="Times New Roman"/>
        </w:rPr>
      </w:pPr>
      <w:ins w:id="5394" w:author="UTENTE" w:date="2020-06-30T18:32:00Z">
        <w:r w:rsidRPr="00E573B8">
          <w:rPr>
            <w:rFonts w:ascii="Calibri" w:eastAsia="Calibri" w:hAnsi="Calibri" w:cs="Times New Roman"/>
          </w:rPr>
          <w:t>331.</w:t>
        </w:r>
        <w:r w:rsidRPr="00E573B8">
          <w:rPr>
            <w:rFonts w:ascii="Calibri" w:eastAsia="Calibri" w:hAnsi="Calibri" w:cs="Times New Roman"/>
          </w:rPr>
          <w:tab/>
          <w:t>mcp "\"Come hai ottenuto quel potere? Quello… sguardo ipnotico.\""</w:t>
        </w:r>
      </w:ins>
    </w:p>
    <w:p w14:paraId="65BDDA24" w14:textId="77777777" w:rsidR="00E573B8" w:rsidRPr="00E573B8" w:rsidRDefault="00E573B8" w:rsidP="00E573B8">
      <w:pPr>
        <w:tabs>
          <w:tab w:val="left" w:pos="0"/>
        </w:tabs>
        <w:spacing w:line="600" w:lineRule="auto"/>
        <w:jc w:val="left"/>
        <w:rPr>
          <w:ins w:id="5395" w:author="UTENTE" w:date="2020-06-30T18:32:00Z"/>
          <w:rFonts w:ascii="Calibri" w:eastAsia="Calibri" w:hAnsi="Calibri" w:cs="Times New Roman"/>
        </w:rPr>
      </w:pPr>
      <w:ins w:id="5396" w:author="UTENTE" w:date="2020-06-30T18:32:00Z">
        <w:r w:rsidRPr="00E573B8">
          <w:rPr>
            <w:rFonts w:ascii="Calibri" w:eastAsia="Calibri" w:hAnsi="Calibri" w:cs="Times New Roman"/>
          </w:rPr>
          <w:t>332.</w:t>
        </w:r>
        <w:r w:rsidRPr="00E573B8">
          <w:rPr>
            <w:rFonts w:ascii="Calibri" w:eastAsia="Calibri" w:hAnsi="Calibri" w:cs="Times New Roman"/>
          </w:rPr>
          <w:tab/>
          <w:t>i "\"…\""</w:t>
        </w:r>
      </w:ins>
    </w:p>
    <w:p w14:paraId="3F669542" w14:textId="77777777" w:rsidR="00E573B8" w:rsidRPr="00E573B8" w:rsidRDefault="00E573B8" w:rsidP="00E573B8">
      <w:pPr>
        <w:tabs>
          <w:tab w:val="left" w:pos="0"/>
        </w:tabs>
        <w:spacing w:line="600" w:lineRule="auto"/>
        <w:jc w:val="left"/>
        <w:rPr>
          <w:ins w:id="5397" w:author="UTENTE" w:date="2020-06-30T18:32:00Z"/>
          <w:rFonts w:ascii="Calibri" w:eastAsia="Calibri" w:hAnsi="Calibri" w:cs="Times New Roman"/>
        </w:rPr>
      </w:pPr>
      <w:ins w:id="5398" w:author="UTENTE" w:date="2020-06-30T18:32:00Z">
        <w:r w:rsidRPr="00E573B8">
          <w:rPr>
            <w:rFonts w:ascii="Calibri" w:eastAsia="Calibri" w:hAnsi="Calibri" w:cs="Times New Roman"/>
          </w:rPr>
          <w:t>333.</w:t>
        </w:r>
        <w:r w:rsidRPr="00E573B8">
          <w:rPr>
            <w:rFonts w:ascii="Calibri" w:eastAsia="Calibri" w:hAnsi="Calibri" w:cs="Times New Roman"/>
          </w:rPr>
          <w:tab/>
          <w:t>n "Sembra che questa sia l'ultima domanda che si aspettasse di sentire."</w:t>
        </w:r>
      </w:ins>
    </w:p>
    <w:p w14:paraId="5D78DA52" w14:textId="77777777" w:rsidR="00E573B8" w:rsidRPr="00E573B8" w:rsidRDefault="00E573B8" w:rsidP="00E573B8">
      <w:pPr>
        <w:tabs>
          <w:tab w:val="left" w:pos="0"/>
        </w:tabs>
        <w:spacing w:line="600" w:lineRule="auto"/>
        <w:jc w:val="left"/>
        <w:rPr>
          <w:ins w:id="5399" w:author="UTENTE" w:date="2020-06-30T18:32:00Z"/>
          <w:rFonts w:ascii="Calibri" w:eastAsia="Calibri" w:hAnsi="Calibri" w:cs="Times New Roman"/>
        </w:rPr>
      </w:pPr>
      <w:ins w:id="5400" w:author="UTENTE" w:date="2020-06-30T18:32:00Z">
        <w:r w:rsidRPr="00E573B8">
          <w:rPr>
            <w:rFonts w:ascii="Calibri" w:eastAsia="Calibri" w:hAnsi="Calibri" w:cs="Times New Roman"/>
          </w:rPr>
          <w:t>334.</w:t>
        </w:r>
        <w:r w:rsidRPr="00E573B8">
          <w:rPr>
            <w:rFonts w:ascii="Calibri" w:eastAsia="Calibri" w:hAnsi="Calibri" w:cs="Times New Roman"/>
          </w:rPr>
          <w:tab/>
          <w:t>n "Beh, dopo essermi fatto ingannare due volte da quella cosa, pensa davvero che me ne sarei scordato?" </w:t>
        </w:r>
        <w:r w:rsidRPr="00E573B8">
          <w:rPr>
            <w:rFonts w:ascii="Calibri" w:eastAsia="Calibri" w:hAnsi="Calibri" w:cs="Times New Roman"/>
          </w:rPr>
          <w:br w:type="page"/>
        </w:r>
      </w:ins>
    </w:p>
    <w:p w14:paraId="005C515D" w14:textId="77777777" w:rsidR="00E573B8" w:rsidRPr="00E573B8" w:rsidRDefault="00E573B8" w:rsidP="00E573B8">
      <w:pPr>
        <w:tabs>
          <w:tab w:val="left" w:pos="0"/>
        </w:tabs>
        <w:spacing w:line="600" w:lineRule="auto"/>
        <w:jc w:val="left"/>
        <w:rPr>
          <w:ins w:id="5401" w:author="UTENTE" w:date="2020-06-30T18:32:00Z"/>
          <w:rFonts w:ascii="Calibri" w:eastAsia="Calibri" w:hAnsi="Calibri" w:cs="Times New Roman"/>
          <w:lang w:val="en-US"/>
        </w:rPr>
      </w:pPr>
      <w:ins w:id="5402" w:author="UTENTE" w:date="2020-06-30T18:32:00Z">
        <w:r w:rsidRPr="00E573B8">
          <w:rPr>
            <w:rFonts w:ascii="Calibri" w:eastAsia="Calibri" w:hAnsi="Calibri" w:cs="Times New Roman"/>
            <w:lang w:val="en-US"/>
          </w:rPr>
          <w:lastRenderedPageBreak/>
          <w:t>335.</w:t>
        </w:r>
        <w:r w:rsidRPr="00E573B8">
          <w:rPr>
            <w:rFonts w:ascii="Calibri" w:eastAsia="Calibri" w:hAnsi="Calibri" w:cs="Times New Roman"/>
            <w:lang w:val="en-US"/>
          </w:rPr>
          <w:tab/>
          <w:t>n "Soon, Isaac's brow furrows slightly, and he glances to one side with a wry chuckle."</w:t>
        </w:r>
      </w:ins>
    </w:p>
    <w:p w14:paraId="70A9FA87" w14:textId="77777777" w:rsidR="00E573B8" w:rsidRPr="00E573B8" w:rsidRDefault="00E573B8" w:rsidP="00E573B8">
      <w:pPr>
        <w:tabs>
          <w:tab w:val="left" w:pos="0"/>
        </w:tabs>
        <w:spacing w:line="600" w:lineRule="auto"/>
        <w:jc w:val="left"/>
        <w:rPr>
          <w:ins w:id="5403" w:author="UTENTE" w:date="2020-06-30T18:32:00Z"/>
          <w:rFonts w:ascii="Calibri" w:eastAsia="Calibri" w:hAnsi="Calibri" w:cs="Times New Roman"/>
          <w:lang w:val="en-US"/>
        </w:rPr>
      </w:pPr>
      <w:ins w:id="5404" w:author="UTENTE" w:date="2020-06-30T18:32:00Z">
        <w:r w:rsidRPr="00E573B8">
          <w:rPr>
            <w:rFonts w:ascii="Calibri" w:eastAsia="Calibri" w:hAnsi="Calibri" w:cs="Times New Roman"/>
            <w:lang w:val="en-US"/>
          </w:rPr>
          <w:t>336.</w:t>
        </w:r>
        <w:r w:rsidRPr="00E573B8">
          <w:rPr>
            <w:rFonts w:ascii="Calibri" w:eastAsia="Calibri" w:hAnsi="Calibri" w:cs="Times New Roman"/>
            <w:lang w:val="en-US"/>
          </w:rPr>
          <w:tab/>
          <w:t>i "\"Right, I forgot… a Strix would've noticed it.\""</w:t>
        </w:r>
      </w:ins>
    </w:p>
    <w:p w14:paraId="43FD1185" w14:textId="77777777" w:rsidR="00E573B8" w:rsidRPr="00E573B8" w:rsidRDefault="00E573B8" w:rsidP="00E573B8">
      <w:pPr>
        <w:tabs>
          <w:tab w:val="left" w:pos="0"/>
        </w:tabs>
        <w:spacing w:line="600" w:lineRule="auto"/>
        <w:jc w:val="left"/>
        <w:rPr>
          <w:ins w:id="5405" w:author="UTENTE" w:date="2020-06-30T18:32:00Z"/>
          <w:rFonts w:ascii="Calibri" w:eastAsia="Calibri" w:hAnsi="Calibri" w:cs="Times New Roman"/>
          <w:lang w:val="en-US"/>
          <w:rPrChange w:id="5406" w:author="UTENTE" w:date="2020-06-30T18:32:00Z">
            <w:rPr>
              <w:ins w:id="5407" w:author="UTENTE" w:date="2020-06-30T18:32:00Z"/>
              <w:rFonts w:ascii="Calibri" w:eastAsia="Calibri" w:hAnsi="Calibri" w:cs="Times New Roman"/>
            </w:rPr>
          </w:rPrChange>
        </w:rPr>
      </w:pPr>
      <w:ins w:id="5408" w:author="UTENTE" w:date="2020-06-30T18:32:00Z">
        <w:r w:rsidRPr="00E573B8">
          <w:rPr>
            <w:rFonts w:ascii="Calibri" w:eastAsia="Calibri" w:hAnsi="Calibri" w:cs="Times New Roman"/>
            <w:lang w:val="en-US"/>
            <w:rPrChange w:id="5409" w:author="UTENTE" w:date="2020-06-30T18:32:00Z">
              <w:rPr>
                <w:rFonts w:ascii="Calibri" w:eastAsia="Calibri" w:hAnsi="Calibri" w:cs="Times New Roman"/>
              </w:rPr>
            </w:rPrChange>
          </w:rPr>
          <w:t>337.</w:t>
        </w:r>
        <w:r w:rsidRPr="00E573B8">
          <w:rPr>
            <w:rFonts w:ascii="Calibri" w:eastAsia="Calibri" w:hAnsi="Calibri" w:cs="Times New Roman"/>
            <w:lang w:val="en-US"/>
            <w:rPrChange w:id="5410" w:author="UTENTE" w:date="2020-06-30T18:32:00Z">
              <w:rPr>
                <w:rFonts w:ascii="Calibri" w:eastAsia="Calibri" w:hAnsi="Calibri" w:cs="Times New Roman"/>
              </w:rPr>
            </w:rPrChange>
          </w:rPr>
          <w:tab/>
          <w:t>mcp "\"…Come again?\""</w:t>
        </w:r>
      </w:ins>
    </w:p>
    <w:p w14:paraId="5E95E292" w14:textId="77777777" w:rsidR="00E573B8" w:rsidRPr="00E573B8" w:rsidRDefault="00E573B8" w:rsidP="00E573B8">
      <w:pPr>
        <w:tabs>
          <w:tab w:val="left" w:pos="0"/>
        </w:tabs>
        <w:spacing w:line="600" w:lineRule="auto"/>
        <w:jc w:val="left"/>
        <w:rPr>
          <w:ins w:id="5411" w:author="UTENTE" w:date="2020-06-30T18:32:00Z"/>
          <w:rFonts w:ascii="Calibri" w:eastAsia="Calibri" w:hAnsi="Calibri" w:cs="Times New Roman"/>
          <w:lang w:val="en-US"/>
        </w:rPr>
      </w:pPr>
      <w:ins w:id="5412" w:author="UTENTE" w:date="2020-06-30T18:32:00Z">
        <w:r w:rsidRPr="00E573B8">
          <w:rPr>
            <w:rFonts w:ascii="Calibri" w:eastAsia="Calibri" w:hAnsi="Calibri" w:cs="Times New Roman"/>
            <w:lang w:val="en-US"/>
          </w:rPr>
          <w:t>338.</w:t>
        </w:r>
        <w:r w:rsidRPr="00E573B8">
          <w:rPr>
            <w:rFonts w:ascii="Calibri" w:eastAsia="Calibri" w:hAnsi="Calibri" w:cs="Times New Roman"/>
            <w:lang w:val="en-US"/>
          </w:rPr>
          <w:tab/>
          <w:t>n "Isaac shakes his head, letting out a faint sigh while pushing up his glasses."</w:t>
        </w:r>
      </w:ins>
    </w:p>
    <w:p w14:paraId="3721F147" w14:textId="77777777" w:rsidR="00E573B8" w:rsidRPr="00E573B8" w:rsidRDefault="00E573B8" w:rsidP="00E573B8">
      <w:pPr>
        <w:tabs>
          <w:tab w:val="left" w:pos="0"/>
        </w:tabs>
        <w:spacing w:line="600" w:lineRule="auto"/>
        <w:jc w:val="left"/>
        <w:rPr>
          <w:ins w:id="5413" w:author="UTENTE" w:date="2020-06-30T18:32:00Z"/>
          <w:rFonts w:ascii="Calibri" w:eastAsia="Calibri" w:hAnsi="Calibri" w:cs="Times New Roman"/>
          <w:lang w:val="en-US"/>
        </w:rPr>
      </w:pPr>
      <w:ins w:id="5414" w:author="UTENTE" w:date="2020-06-30T18:32:00Z">
        <w:r w:rsidRPr="00E573B8">
          <w:rPr>
            <w:rFonts w:ascii="Calibri" w:eastAsia="Calibri" w:hAnsi="Calibri" w:cs="Times New Roman"/>
            <w:lang w:val="en-US"/>
          </w:rPr>
          <w:t>339.</w:t>
        </w:r>
        <w:r w:rsidRPr="00E573B8">
          <w:rPr>
            <w:rFonts w:ascii="Calibri" w:eastAsia="Calibri" w:hAnsi="Calibri" w:cs="Times New Roman"/>
            <w:lang w:val="en-US"/>
          </w:rPr>
          <w:tab/>
          <w:t>i "\"Never mind that.\""</w:t>
        </w:r>
      </w:ins>
    </w:p>
    <w:p w14:paraId="2C31FC66" w14:textId="77777777" w:rsidR="00E573B8" w:rsidRPr="00E573B8" w:rsidRDefault="00E573B8" w:rsidP="00E573B8">
      <w:pPr>
        <w:tabs>
          <w:tab w:val="left" w:pos="0"/>
        </w:tabs>
        <w:spacing w:line="600" w:lineRule="auto"/>
        <w:jc w:val="left"/>
        <w:rPr>
          <w:ins w:id="5415" w:author="UTENTE" w:date="2020-06-30T18:32:00Z"/>
          <w:rFonts w:ascii="Calibri" w:eastAsia="Calibri" w:hAnsi="Calibri" w:cs="Times New Roman"/>
          <w:lang w:val="en-US"/>
        </w:rPr>
      </w:pPr>
      <w:ins w:id="5416" w:author="UTENTE" w:date="2020-06-30T18:32:00Z">
        <w:r w:rsidRPr="00E573B8">
          <w:rPr>
            <w:rFonts w:ascii="Calibri" w:eastAsia="Calibri" w:hAnsi="Calibri" w:cs="Times New Roman"/>
            <w:lang w:val="en-US"/>
          </w:rPr>
          <w:t>340.</w:t>
        </w:r>
        <w:r w:rsidRPr="00E573B8">
          <w:rPr>
            <w:rFonts w:ascii="Calibri" w:eastAsia="Calibri" w:hAnsi="Calibri" w:cs="Times New Roman"/>
            <w:lang w:val="en-US"/>
          </w:rPr>
          <w:tab/>
          <w:t>i "\"To answer your question – you remember how I said I wasn't 'really' a vampire?\""</w:t>
        </w:r>
      </w:ins>
    </w:p>
    <w:p w14:paraId="14AC9319" w14:textId="77777777" w:rsidR="00E573B8" w:rsidRPr="00E573B8" w:rsidRDefault="00E573B8" w:rsidP="00E573B8">
      <w:pPr>
        <w:tabs>
          <w:tab w:val="left" w:pos="0"/>
        </w:tabs>
        <w:spacing w:line="600" w:lineRule="auto"/>
        <w:jc w:val="left"/>
        <w:rPr>
          <w:ins w:id="5417" w:author="UTENTE" w:date="2020-06-30T18:32:00Z"/>
          <w:rFonts w:ascii="Calibri" w:eastAsia="Calibri" w:hAnsi="Calibri" w:cs="Times New Roman"/>
          <w:lang w:val="en-US"/>
        </w:rPr>
      </w:pPr>
      <w:ins w:id="5418" w:author="UTENTE" w:date="2020-06-30T18:32:00Z">
        <w:r w:rsidRPr="00E573B8">
          <w:rPr>
            <w:rFonts w:ascii="Calibri" w:eastAsia="Calibri" w:hAnsi="Calibri" w:cs="Times New Roman"/>
            <w:lang w:val="en-US"/>
          </w:rPr>
          <w:t>341.</w:t>
        </w:r>
        <w:r w:rsidRPr="00E573B8">
          <w:rPr>
            <w:rFonts w:ascii="Calibri" w:eastAsia="Calibri" w:hAnsi="Calibri" w:cs="Times New Roman"/>
            <w:lang w:val="en-US"/>
          </w:rPr>
          <w:tab/>
          <w:t>i "\"The truth is… once every few weeks, I drink a vampire's blood.\""</w:t>
        </w:r>
      </w:ins>
    </w:p>
    <w:p w14:paraId="3B93E8D8" w14:textId="77777777" w:rsidR="00E573B8" w:rsidRPr="00E573B8" w:rsidRDefault="00E573B8" w:rsidP="00E573B8">
      <w:pPr>
        <w:tabs>
          <w:tab w:val="left" w:pos="0"/>
        </w:tabs>
        <w:spacing w:line="600" w:lineRule="auto"/>
        <w:jc w:val="left"/>
        <w:rPr>
          <w:ins w:id="5419" w:author="UTENTE" w:date="2020-06-30T18:32:00Z"/>
          <w:rFonts w:ascii="Calibri" w:eastAsia="Calibri" w:hAnsi="Calibri" w:cs="Times New Roman"/>
          <w:lang w:val="en-US"/>
        </w:rPr>
      </w:pPr>
      <w:ins w:id="5420" w:author="UTENTE" w:date="2020-06-30T18:32:00Z">
        <w:r w:rsidRPr="00E573B8">
          <w:rPr>
            <w:rFonts w:ascii="Calibri" w:eastAsia="Calibri" w:hAnsi="Calibri" w:cs="Times New Roman"/>
            <w:lang w:val="en-US"/>
          </w:rPr>
          <w:t>342.</w:t>
        </w:r>
        <w:r w:rsidRPr="00E573B8">
          <w:rPr>
            <w:rFonts w:ascii="Calibri" w:eastAsia="Calibri" w:hAnsi="Calibri" w:cs="Times New Roman"/>
            <w:lang w:val="en-US"/>
          </w:rPr>
          <w:tab/>
          <w:t>i "\"It gives mortals a fraction of their power, and mine manifests as hypnosis.\""</w:t>
        </w:r>
      </w:ins>
    </w:p>
    <w:p w14:paraId="34587A3D" w14:textId="77777777" w:rsidR="00E573B8" w:rsidRPr="00E573B8" w:rsidRDefault="00E573B8" w:rsidP="00E573B8">
      <w:pPr>
        <w:tabs>
          <w:tab w:val="left" w:pos="0"/>
        </w:tabs>
        <w:spacing w:line="600" w:lineRule="auto"/>
        <w:jc w:val="left"/>
        <w:rPr>
          <w:ins w:id="5421" w:author="UTENTE" w:date="2020-06-30T18:32:00Z"/>
          <w:rFonts w:ascii="Calibri" w:eastAsia="Calibri" w:hAnsi="Calibri" w:cs="Times New Roman"/>
          <w:lang w:val="en-US"/>
        </w:rPr>
      </w:pPr>
      <w:ins w:id="5422" w:author="UTENTE" w:date="2020-06-30T18:32:00Z">
        <w:r w:rsidRPr="00E573B8">
          <w:rPr>
            <w:rFonts w:ascii="Calibri" w:eastAsia="Calibri" w:hAnsi="Calibri" w:cs="Times New Roman"/>
            <w:lang w:val="en-US"/>
          </w:rPr>
          <w:t>343.</w:t>
        </w:r>
        <w:r w:rsidRPr="00E573B8">
          <w:rPr>
            <w:rFonts w:ascii="Calibri" w:eastAsia="Calibri" w:hAnsi="Calibri" w:cs="Times New Roman"/>
            <w:lang w:val="en-US"/>
          </w:rPr>
          <w:tab/>
          <w:t>n "He calmly gazes at me with his brilliant, golden eyes, which are admittedly beautiful even when they're {i}not{/i} swirling mesmerizingly."</w:t>
        </w:r>
      </w:ins>
    </w:p>
    <w:p w14:paraId="415652D9" w14:textId="77777777" w:rsidR="00E573B8" w:rsidRPr="00E573B8" w:rsidRDefault="00E573B8" w:rsidP="00E573B8">
      <w:pPr>
        <w:tabs>
          <w:tab w:val="left" w:pos="0"/>
        </w:tabs>
        <w:spacing w:line="600" w:lineRule="auto"/>
        <w:jc w:val="left"/>
        <w:rPr>
          <w:ins w:id="5423" w:author="UTENTE" w:date="2020-06-30T18:32:00Z"/>
          <w:rFonts w:ascii="Calibri" w:eastAsia="Calibri" w:hAnsi="Calibri" w:cs="Times New Roman"/>
          <w:lang w:val="en-US"/>
        </w:rPr>
      </w:pPr>
      <w:ins w:id="5424" w:author="UTENTE" w:date="2020-06-30T18:32:00Z">
        <w:r w:rsidRPr="00E573B8">
          <w:rPr>
            <w:rFonts w:ascii="Calibri" w:eastAsia="Calibri" w:hAnsi="Calibri" w:cs="Times New Roman"/>
            <w:lang w:val="en-US"/>
          </w:rPr>
          <w:t>344.</w:t>
        </w:r>
        <w:r w:rsidRPr="00E573B8">
          <w:rPr>
            <w:rFonts w:ascii="Calibri" w:eastAsia="Calibri" w:hAnsi="Calibri" w:cs="Times New Roman"/>
            <w:lang w:val="en-US"/>
          </w:rPr>
          <w:tab/>
          <w:t>mcp "\"Really…? They just let you drink their blood, for free? Is it because you sell them information?\""</w:t>
        </w:r>
      </w:ins>
    </w:p>
    <w:p w14:paraId="27B51CC2" w14:textId="77777777" w:rsidR="00E573B8" w:rsidRPr="00E573B8" w:rsidRDefault="00E573B8" w:rsidP="00E573B8">
      <w:pPr>
        <w:tabs>
          <w:tab w:val="left" w:pos="0"/>
        </w:tabs>
        <w:spacing w:line="600" w:lineRule="auto"/>
        <w:jc w:val="left"/>
        <w:rPr>
          <w:ins w:id="5425" w:author="UTENTE" w:date="2020-06-30T18:32:00Z"/>
          <w:rFonts w:ascii="Calibri" w:eastAsia="Calibri" w:hAnsi="Calibri" w:cs="Times New Roman"/>
          <w:lang w:val="en-US"/>
        </w:rPr>
      </w:pPr>
      <w:ins w:id="5426" w:author="UTENTE" w:date="2020-06-30T18:32:00Z">
        <w:r w:rsidRPr="00E573B8">
          <w:rPr>
            <w:rFonts w:ascii="Calibri" w:eastAsia="Calibri" w:hAnsi="Calibri" w:cs="Times New Roman"/>
            <w:lang w:val="en-US"/>
          </w:rPr>
          <w:t>345.</w:t>
        </w:r>
        <w:r w:rsidRPr="00E573B8">
          <w:rPr>
            <w:rFonts w:ascii="Calibri" w:eastAsia="Calibri" w:hAnsi="Calibri" w:cs="Times New Roman"/>
            <w:lang w:val="en-US"/>
          </w:rPr>
          <w:tab/>
          <w:t>i "\"Hah. It's far from 'free.'\""</w:t>
        </w:r>
      </w:ins>
    </w:p>
    <w:p w14:paraId="6A1D14B7" w14:textId="77777777" w:rsidR="00E573B8" w:rsidRPr="00E573B8" w:rsidRDefault="00E573B8" w:rsidP="00E573B8">
      <w:pPr>
        <w:tabs>
          <w:tab w:val="left" w:pos="0"/>
        </w:tabs>
        <w:spacing w:line="600" w:lineRule="auto"/>
        <w:jc w:val="left"/>
        <w:rPr>
          <w:ins w:id="5427" w:author="UTENTE" w:date="2020-06-30T18:32:00Z"/>
          <w:rFonts w:ascii="Calibri" w:eastAsia="Calibri" w:hAnsi="Calibri" w:cs="Times New Roman"/>
          <w:lang w:val="en-US"/>
        </w:rPr>
      </w:pPr>
      <w:ins w:id="5428" w:author="UTENTE" w:date="2020-06-30T18:32:00Z">
        <w:r w:rsidRPr="00E573B8">
          <w:rPr>
            <w:rFonts w:ascii="Calibri" w:eastAsia="Calibri" w:hAnsi="Calibri" w:cs="Times New Roman"/>
            <w:lang w:val="en-US"/>
          </w:rPr>
          <w:t>346.</w:t>
        </w:r>
        <w:r w:rsidRPr="00E573B8">
          <w:rPr>
            <w:rFonts w:ascii="Calibri" w:eastAsia="Calibri" w:hAnsi="Calibri" w:cs="Times New Roman"/>
            <w:lang w:val="en-US"/>
          </w:rPr>
          <w:tab/>
          <w:t>i "\"I've got a certain deal with someone for it, you see…\""</w:t>
        </w:r>
      </w:ins>
    </w:p>
    <w:p w14:paraId="78B0B34D" w14:textId="77777777" w:rsidR="00E573B8" w:rsidRPr="00E573B8" w:rsidRDefault="00E573B8" w:rsidP="00E573B8">
      <w:pPr>
        <w:tabs>
          <w:tab w:val="left" w:pos="0"/>
        </w:tabs>
        <w:spacing w:line="600" w:lineRule="auto"/>
        <w:jc w:val="left"/>
        <w:rPr>
          <w:ins w:id="5429" w:author="UTENTE" w:date="2020-06-30T18:32:00Z"/>
          <w:rFonts w:ascii="Calibri" w:eastAsia="Calibri" w:hAnsi="Calibri" w:cs="Times New Roman"/>
          <w:lang w:val="en-US"/>
        </w:rPr>
      </w:pPr>
      <w:ins w:id="5430" w:author="UTENTE" w:date="2020-06-30T18:32:00Z">
        <w:r w:rsidRPr="00E573B8">
          <w:rPr>
            <w:rFonts w:ascii="Calibri" w:eastAsia="Calibri" w:hAnsi="Calibri" w:cs="Times New Roman"/>
            <w:lang w:val="en-US"/>
          </w:rPr>
          <w:t>347.</w:t>
        </w:r>
        <w:r w:rsidRPr="00E573B8">
          <w:rPr>
            <w:rFonts w:ascii="Calibri" w:eastAsia="Calibri" w:hAnsi="Calibri" w:cs="Times New Roman"/>
            <w:lang w:val="en-US"/>
          </w:rPr>
          <w:tab/>
          <w:t>n "A troubled look briefly flits across his face."</w:t>
        </w:r>
      </w:ins>
    </w:p>
    <w:p w14:paraId="2DDB96B9" w14:textId="77777777" w:rsidR="00E573B8" w:rsidRPr="00E573B8" w:rsidRDefault="00E573B8" w:rsidP="00E573B8">
      <w:pPr>
        <w:tabs>
          <w:tab w:val="left" w:pos="0"/>
        </w:tabs>
        <w:spacing w:line="600" w:lineRule="auto"/>
        <w:jc w:val="left"/>
        <w:rPr>
          <w:ins w:id="5431" w:author="UTENTE" w:date="2020-06-30T18:32:00Z"/>
          <w:rFonts w:ascii="Calibri" w:eastAsia="Calibri" w:hAnsi="Calibri" w:cs="Times New Roman"/>
          <w:lang w:val="en-US"/>
        </w:rPr>
      </w:pPr>
      <w:ins w:id="5432" w:author="UTENTE" w:date="2020-06-30T18:32:00Z">
        <w:r w:rsidRPr="00E573B8">
          <w:rPr>
            <w:rFonts w:ascii="Calibri" w:eastAsia="Calibri" w:hAnsi="Calibri" w:cs="Times New Roman"/>
            <w:lang w:val="en-US"/>
          </w:rPr>
          <w:t>348.</w:t>
        </w:r>
        <w:r w:rsidRPr="00E573B8">
          <w:rPr>
            <w:rFonts w:ascii="Calibri" w:eastAsia="Calibri" w:hAnsi="Calibri" w:cs="Times New Roman"/>
            <w:lang w:val="en-US"/>
          </w:rPr>
          <w:tab/>
          <w:t>n "No, maybe troubled isn't the right word. {w}It's more of a hateful look."</w:t>
        </w:r>
        <w:r w:rsidRPr="00E573B8">
          <w:rPr>
            <w:rFonts w:ascii="Calibri" w:eastAsia="Calibri" w:hAnsi="Calibri" w:cs="Times New Roman"/>
            <w:lang w:val="en-US"/>
          </w:rPr>
          <w:br w:type="page"/>
        </w:r>
      </w:ins>
    </w:p>
    <w:p w14:paraId="5C31F386" w14:textId="77777777" w:rsidR="00E573B8" w:rsidRPr="00E573B8" w:rsidRDefault="00E573B8" w:rsidP="00E573B8">
      <w:pPr>
        <w:tabs>
          <w:tab w:val="left" w:pos="0"/>
        </w:tabs>
        <w:spacing w:line="600" w:lineRule="auto"/>
        <w:jc w:val="left"/>
        <w:rPr>
          <w:ins w:id="5433" w:author="UTENTE" w:date="2020-06-30T18:32:00Z"/>
          <w:rFonts w:ascii="Calibri" w:eastAsia="Calibri" w:hAnsi="Calibri" w:cs="Times New Roman"/>
        </w:rPr>
      </w:pPr>
      <w:ins w:id="5434" w:author="UTENTE" w:date="2020-06-30T18:32:00Z">
        <w:r w:rsidRPr="00E573B8">
          <w:rPr>
            <w:rFonts w:ascii="Calibri" w:eastAsia="Calibri" w:hAnsi="Calibri" w:cs="Times New Roman"/>
          </w:rPr>
          <w:lastRenderedPageBreak/>
          <w:t>335.</w:t>
        </w:r>
        <w:r w:rsidRPr="00E573B8">
          <w:rPr>
            <w:rFonts w:ascii="Calibri" w:eastAsia="Calibri" w:hAnsi="Calibri" w:cs="Times New Roman"/>
          </w:rPr>
          <w:tab/>
          <w:t>n "Subito, Isaac aggrotta la fronte e si volta con una risatina pungente."</w:t>
        </w:r>
      </w:ins>
    </w:p>
    <w:p w14:paraId="03583DFD" w14:textId="77777777" w:rsidR="00E573B8" w:rsidRPr="00E573B8" w:rsidRDefault="00E573B8" w:rsidP="00E573B8">
      <w:pPr>
        <w:tabs>
          <w:tab w:val="left" w:pos="0"/>
        </w:tabs>
        <w:spacing w:line="600" w:lineRule="auto"/>
        <w:jc w:val="left"/>
        <w:rPr>
          <w:ins w:id="5435" w:author="UTENTE" w:date="2020-06-30T18:32:00Z"/>
          <w:rFonts w:ascii="Calibri" w:eastAsia="Calibri" w:hAnsi="Calibri" w:cs="Times New Roman"/>
        </w:rPr>
      </w:pPr>
      <w:ins w:id="5436" w:author="UTENTE" w:date="2020-06-30T18:32:00Z">
        <w:r w:rsidRPr="00E573B8">
          <w:rPr>
            <w:rFonts w:ascii="Calibri" w:eastAsia="Calibri" w:hAnsi="Calibri" w:cs="Times New Roman"/>
          </w:rPr>
          <w:t>336.</w:t>
        </w:r>
        <w:r w:rsidRPr="00E573B8">
          <w:rPr>
            <w:rFonts w:ascii="Calibri" w:eastAsia="Calibri" w:hAnsi="Calibri" w:cs="Times New Roman"/>
          </w:rPr>
          <w:tab/>
          <w:t>i "\"Giusto, me ne ero dimenticato… uno Strix   lo avrebbe notato.\""</w:t>
        </w:r>
      </w:ins>
    </w:p>
    <w:p w14:paraId="6B4ED25F" w14:textId="77777777" w:rsidR="00E573B8" w:rsidRPr="00E573B8" w:rsidRDefault="00E573B8" w:rsidP="00E573B8">
      <w:pPr>
        <w:tabs>
          <w:tab w:val="left" w:pos="0"/>
        </w:tabs>
        <w:spacing w:line="600" w:lineRule="auto"/>
        <w:jc w:val="left"/>
        <w:rPr>
          <w:ins w:id="5437" w:author="UTENTE" w:date="2020-06-30T18:32:00Z"/>
          <w:rFonts w:ascii="Calibri" w:eastAsia="Calibri" w:hAnsi="Calibri" w:cs="Times New Roman"/>
        </w:rPr>
      </w:pPr>
      <w:ins w:id="5438" w:author="UTENTE" w:date="2020-06-30T18:32:00Z">
        <w:r w:rsidRPr="00E573B8">
          <w:rPr>
            <w:rFonts w:ascii="Calibri" w:eastAsia="Calibri" w:hAnsi="Calibri" w:cs="Times New Roman"/>
          </w:rPr>
          <w:t>337.</w:t>
        </w:r>
        <w:r w:rsidRPr="00E573B8">
          <w:rPr>
            <w:rFonts w:ascii="Calibri" w:eastAsia="Calibri" w:hAnsi="Calibri" w:cs="Times New Roman"/>
          </w:rPr>
          <w:tab/>
          <w:t>mcp "\"…Come, scusa?\""</w:t>
        </w:r>
      </w:ins>
    </w:p>
    <w:p w14:paraId="49E980F2" w14:textId="77777777" w:rsidR="00E573B8" w:rsidRPr="00E573B8" w:rsidRDefault="00E573B8" w:rsidP="00E573B8">
      <w:pPr>
        <w:tabs>
          <w:tab w:val="left" w:pos="0"/>
        </w:tabs>
        <w:spacing w:line="600" w:lineRule="auto"/>
        <w:jc w:val="left"/>
        <w:rPr>
          <w:ins w:id="5439" w:author="UTENTE" w:date="2020-06-30T18:32:00Z"/>
          <w:rFonts w:ascii="Calibri" w:eastAsia="Calibri" w:hAnsi="Calibri" w:cs="Times New Roman"/>
        </w:rPr>
      </w:pPr>
      <w:ins w:id="5440" w:author="UTENTE" w:date="2020-06-30T18:32:00Z">
        <w:r w:rsidRPr="00E573B8">
          <w:rPr>
            <w:rFonts w:ascii="Calibri" w:eastAsia="Calibri" w:hAnsi="Calibri" w:cs="Times New Roman"/>
          </w:rPr>
          <w:t>338.</w:t>
        </w:r>
        <w:r w:rsidRPr="00E573B8">
          <w:rPr>
            <w:rFonts w:ascii="Calibri" w:eastAsia="Calibri" w:hAnsi="Calibri" w:cs="Times New Roman"/>
          </w:rPr>
          <w:tab/>
          <w:t>n "Isaac scuote la testa, lasciandosi andare ad un leggero sospiro e tirandosi su gli occhiali."</w:t>
        </w:r>
      </w:ins>
    </w:p>
    <w:p w14:paraId="1E049643" w14:textId="77777777" w:rsidR="00E573B8" w:rsidRPr="00E573B8" w:rsidRDefault="00E573B8" w:rsidP="00E573B8">
      <w:pPr>
        <w:tabs>
          <w:tab w:val="left" w:pos="0"/>
        </w:tabs>
        <w:spacing w:line="600" w:lineRule="auto"/>
        <w:jc w:val="left"/>
        <w:rPr>
          <w:ins w:id="5441" w:author="UTENTE" w:date="2020-06-30T18:32:00Z"/>
          <w:rFonts w:ascii="Calibri" w:eastAsia="Calibri" w:hAnsi="Calibri" w:cs="Times New Roman"/>
        </w:rPr>
      </w:pPr>
      <w:ins w:id="5442" w:author="UTENTE" w:date="2020-06-30T18:32:00Z">
        <w:r w:rsidRPr="00E573B8">
          <w:rPr>
            <w:rFonts w:ascii="Calibri" w:eastAsia="Calibri" w:hAnsi="Calibri" w:cs="Times New Roman"/>
          </w:rPr>
          <w:t>339.</w:t>
        </w:r>
        <w:r w:rsidRPr="00E573B8">
          <w:rPr>
            <w:rFonts w:ascii="Calibri" w:eastAsia="Calibri" w:hAnsi="Calibri" w:cs="Times New Roman"/>
          </w:rPr>
          <w:tab/>
          <w:t>i "\"Lascia stare.\""</w:t>
        </w:r>
      </w:ins>
    </w:p>
    <w:p w14:paraId="310553B8" w14:textId="77777777" w:rsidR="00E573B8" w:rsidRPr="00E573B8" w:rsidRDefault="00E573B8" w:rsidP="00E573B8">
      <w:pPr>
        <w:tabs>
          <w:tab w:val="left" w:pos="0"/>
        </w:tabs>
        <w:spacing w:line="600" w:lineRule="auto"/>
        <w:jc w:val="left"/>
        <w:rPr>
          <w:ins w:id="5443" w:author="UTENTE" w:date="2020-06-30T18:32:00Z"/>
          <w:rFonts w:ascii="Calibri" w:eastAsia="Calibri" w:hAnsi="Calibri" w:cs="Times New Roman"/>
        </w:rPr>
      </w:pPr>
      <w:ins w:id="5444" w:author="UTENTE" w:date="2020-06-30T18:32:00Z">
        <w:r w:rsidRPr="00E573B8">
          <w:rPr>
            <w:rFonts w:ascii="Calibri" w:eastAsia="Calibri" w:hAnsi="Calibri" w:cs="Times New Roman"/>
          </w:rPr>
          <w:t>340.</w:t>
        </w:r>
        <w:r w:rsidRPr="00E573B8">
          <w:rPr>
            <w:rFonts w:ascii="Calibri" w:eastAsia="Calibri" w:hAnsi="Calibri" w:cs="Times New Roman"/>
          </w:rPr>
          <w:tab/>
          <w:t>i "\"Per rispondere alla tua domanda… Ti ricordi che avevo detto di non essere 'davvero' un vampiro?\""</w:t>
        </w:r>
      </w:ins>
    </w:p>
    <w:p w14:paraId="34698958" w14:textId="77777777" w:rsidR="00E573B8" w:rsidRPr="00E573B8" w:rsidRDefault="00E573B8" w:rsidP="00E573B8">
      <w:pPr>
        <w:tabs>
          <w:tab w:val="left" w:pos="0"/>
        </w:tabs>
        <w:spacing w:line="600" w:lineRule="auto"/>
        <w:jc w:val="left"/>
        <w:rPr>
          <w:ins w:id="5445" w:author="UTENTE" w:date="2020-06-30T18:32:00Z"/>
          <w:rFonts w:ascii="Calibri" w:eastAsia="Calibri" w:hAnsi="Calibri" w:cs="Times New Roman"/>
        </w:rPr>
      </w:pPr>
      <w:ins w:id="5446" w:author="UTENTE" w:date="2020-06-30T18:32:00Z">
        <w:r w:rsidRPr="00E573B8">
          <w:rPr>
            <w:rFonts w:ascii="Calibri" w:eastAsia="Calibri" w:hAnsi="Calibri" w:cs="Times New Roman"/>
          </w:rPr>
          <w:t>341.</w:t>
        </w:r>
        <w:r w:rsidRPr="00E573B8">
          <w:rPr>
            <w:rFonts w:ascii="Calibri" w:eastAsia="Calibri" w:hAnsi="Calibri" w:cs="Times New Roman"/>
          </w:rPr>
          <w:tab/>
          <w:t>i "\"La verità è che… una volta ogni 2 settimane, bevo del sangue di vampiro.\""</w:t>
        </w:r>
      </w:ins>
    </w:p>
    <w:p w14:paraId="4FC6C418" w14:textId="77777777" w:rsidR="00E573B8" w:rsidRPr="00E573B8" w:rsidRDefault="00E573B8" w:rsidP="00E573B8">
      <w:pPr>
        <w:tabs>
          <w:tab w:val="left" w:pos="0"/>
        </w:tabs>
        <w:spacing w:line="600" w:lineRule="auto"/>
        <w:jc w:val="left"/>
        <w:rPr>
          <w:ins w:id="5447" w:author="UTENTE" w:date="2020-06-30T18:32:00Z"/>
          <w:rFonts w:ascii="Calibri" w:eastAsia="Calibri" w:hAnsi="Calibri" w:cs="Times New Roman"/>
        </w:rPr>
      </w:pPr>
      <w:ins w:id="5448" w:author="UTENTE" w:date="2020-06-30T18:32:00Z">
        <w:r w:rsidRPr="00E573B8">
          <w:rPr>
            <w:rFonts w:ascii="Calibri" w:eastAsia="Calibri" w:hAnsi="Calibri" w:cs="Times New Roman"/>
          </w:rPr>
          <w:t>342.</w:t>
        </w:r>
        <w:r w:rsidRPr="00E573B8">
          <w:rPr>
            <w:rFonts w:ascii="Calibri" w:eastAsia="Calibri" w:hAnsi="Calibri" w:cs="Times New Roman"/>
          </w:rPr>
          <w:tab/>
          <w:t>i "\"Dona ai mortali una frazione dei loro poteri, e i miei si manifestano con l'ipnosi.\""</w:t>
        </w:r>
      </w:ins>
    </w:p>
    <w:p w14:paraId="175D9F5E" w14:textId="77777777" w:rsidR="00E573B8" w:rsidRPr="00E573B8" w:rsidRDefault="00E573B8" w:rsidP="00E573B8">
      <w:pPr>
        <w:tabs>
          <w:tab w:val="left" w:pos="0"/>
        </w:tabs>
        <w:spacing w:line="600" w:lineRule="auto"/>
        <w:jc w:val="left"/>
        <w:rPr>
          <w:ins w:id="5449" w:author="UTENTE" w:date="2020-06-30T18:32:00Z"/>
          <w:rFonts w:ascii="Calibri" w:eastAsia="Calibri" w:hAnsi="Calibri" w:cs="Times New Roman"/>
        </w:rPr>
      </w:pPr>
      <w:ins w:id="5450" w:author="UTENTE" w:date="2020-06-30T18:32:00Z">
        <w:r w:rsidRPr="00E573B8">
          <w:rPr>
            <w:rFonts w:ascii="Calibri" w:eastAsia="Calibri" w:hAnsi="Calibri" w:cs="Times New Roman"/>
          </w:rPr>
          <w:t>343.</w:t>
        </w:r>
        <w:r w:rsidRPr="00E573B8">
          <w:rPr>
            <w:rFonts w:ascii="Calibri" w:eastAsia="Calibri" w:hAnsi="Calibri" w:cs="Times New Roman"/>
          </w:rPr>
          <w:tab/>
          <w:t>n "Mi osserva tranquillo con i suoi luminosi occhi dorati, che sono indubbiamente bellissimi anche quando {i}non{/i} stanno girando vorticosamente per ipnotizzarti. "</w:t>
        </w:r>
      </w:ins>
    </w:p>
    <w:p w14:paraId="7DB79A08" w14:textId="77777777" w:rsidR="00E573B8" w:rsidRPr="00E573B8" w:rsidRDefault="00E573B8" w:rsidP="00E573B8">
      <w:pPr>
        <w:tabs>
          <w:tab w:val="left" w:pos="0"/>
        </w:tabs>
        <w:spacing w:line="600" w:lineRule="auto"/>
        <w:jc w:val="left"/>
        <w:rPr>
          <w:ins w:id="5451" w:author="UTENTE" w:date="2020-06-30T18:32:00Z"/>
          <w:rFonts w:ascii="Calibri" w:eastAsia="Calibri" w:hAnsi="Calibri" w:cs="Times New Roman"/>
        </w:rPr>
      </w:pPr>
      <w:ins w:id="5452" w:author="UTENTE" w:date="2020-06-30T18:32:00Z">
        <w:r w:rsidRPr="00E573B8">
          <w:rPr>
            <w:rFonts w:ascii="Calibri" w:eastAsia="Calibri" w:hAnsi="Calibri" w:cs="Times New Roman"/>
          </w:rPr>
          <w:t>344.</w:t>
        </w:r>
        <w:r w:rsidRPr="00E573B8">
          <w:rPr>
            <w:rFonts w:ascii="Calibri" w:eastAsia="Calibri" w:hAnsi="Calibri" w:cs="Times New Roman"/>
          </w:rPr>
          <w:tab/>
          <w:t>mcp "\"Davvero…? Ti fanno bere il loro sangue così, gratuitamente? È perché vendi loro informazioni?\""</w:t>
        </w:r>
      </w:ins>
    </w:p>
    <w:p w14:paraId="079D30A7" w14:textId="77777777" w:rsidR="00E573B8" w:rsidRPr="00E573B8" w:rsidRDefault="00E573B8" w:rsidP="00E573B8">
      <w:pPr>
        <w:tabs>
          <w:tab w:val="left" w:pos="0"/>
        </w:tabs>
        <w:spacing w:line="600" w:lineRule="auto"/>
        <w:jc w:val="left"/>
        <w:rPr>
          <w:ins w:id="5453" w:author="UTENTE" w:date="2020-06-30T18:32:00Z"/>
          <w:rFonts w:ascii="Calibri" w:eastAsia="Calibri" w:hAnsi="Calibri" w:cs="Times New Roman"/>
        </w:rPr>
      </w:pPr>
      <w:ins w:id="5454" w:author="UTENTE" w:date="2020-06-30T18:32:00Z">
        <w:r w:rsidRPr="00E573B8">
          <w:rPr>
            <w:rFonts w:ascii="Calibri" w:eastAsia="Calibri" w:hAnsi="Calibri" w:cs="Times New Roman"/>
          </w:rPr>
          <w:t>345.</w:t>
        </w:r>
        <w:r w:rsidRPr="00E573B8">
          <w:rPr>
            <w:rFonts w:ascii="Calibri" w:eastAsia="Calibri" w:hAnsi="Calibri" w:cs="Times New Roman"/>
          </w:rPr>
          <w:tab/>
          <w:t>i "\"Hah. È tutt'altro che gratuito.\""</w:t>
        </w:r>
      </w:ins>
    </w:p>
    <w:p w14:paraId="34602101" w14:textId="77777777" w:rsidR="00E573B8" w:rsidRPr="00E573B8" w:rsidRDefault="00E573B8" w:rsidP="00E573B8">
      <w:pPr>
        <w:tabs>
          <w:tab w:val="left" w:pos="0"/>
        </w:tabs>
        <w:spacing w:line="600" w:lineRule="auto"/>
        <w:jc w:val="left"/>
        <w:rPr>
          <w:ins w:id="5455" w:author="UTENTE" w:date="2020-06-30T18:32:00Z"/>
          <w:rFonts w:ascii="Calibri" w:eastAsia="Calibri" w:hAnsi="Calibri" w:cs="Times New Roman"/>
        </w:rPr>
      </w:pPr>
      <w:ins w:id="5456" w:author="UTENTE" w:date="2020-06-30T18:32:00Z">
        <w:r w:rsidRPr="00E573B8">
          <w:rPr>
            <w:rFonts w:ascii="Calibri" w:eastAsia="Calibri" w:hAnsi="Calibri" w:cs="Times New Roman"/>
          </w:rPr>
          <w:t>346.</w:t>
        </w:r>
        <w:r w:rsidRPr="00E573B8">
          <w:rPr>
            <w:rFonts w:ascii="Calibri" w:eastAsia="Calibri" w:hAnsi="Calibri" w:cs="Times New Roman"/>
          </w:rPr>
          <w:tab/>
          <w:t>i "\"Ho un certo accordo con qualcuno al riguardo, vedi…\""</w:t>
        </w:r>
      </w:ins>
    </w:p>
    <w:p w14:paraId="66DEEEE4" w14:textId="77777777" w:rsidR="00E573B8" w:rsidRPr="00E573B8" w:rsidRDefault="00E573B8" w:rsidP="00E573B8">
      <w:pPr>
        <w:tabs>
          <w:tab w:val="left" w:pos="0"/>
        </w:tabs>
        <w:spacing w:line="600" w:lineRule="auto"/>
        <w:jc w:val="left"/>
        <w:rPr>
          <w:ins w:id="5457" w:author="UTENTE" w:date="2020-06-30T18:32:00Z"/>
          <w:rFonts w:ascii="Calibri" w:eastAsia="Calibri" w:hAnsi="Calibri" w:cs="Times New Roman"/>
        </w:rPr>
      </w:pPr>
      <w:ins w:id="5458" w:author="UTENTE" w:date="2020-06-30T18:32:00Z">
        <w:r w:rsidRPr="00E573B8">
          <w:rPr>
            <w:rFonts w:ascii="Calibri" w:eastAsia="Calibri" w:hAnsi="Calibri" w:cs="Times New Roman"/>
          </w:rPr>
          <w:t>347.</w:t>
        </w:r>
        <w:r w:rsidRPr="00E573B8">
          <w:rPr>
            <w:rFonts w:ascii="Calibri" w:eastAsia="Calibri" w:hAnsi="Calibri" w:cs="Times New Roman"/>
          </w:rPr>
          <w:tab/>
          <w:t>n "Uno sguardo turbato gli lampeggia brevemente negli occhi."</w:t>
        </w:r>
      </w:ins>
    </w:p>
    <w:p w14:paraId="117F7E44" w14:textId="77777777" w:rsidR="00E573B8" w:rsidRPr="00E573B8" w:rsidRDefault="00E573B8" w:rsidP="00E573B8">
      <w:pPr>
        <w:tabs>
          <w:tab w:val="left" w:pos="0"/>
        </w:tabs>
        <w:spacing w:line="600" w:lineRule="auto"/>
        <w:jc w:val="left"/>
        <w:rPr>
          <w:ins w:id="5459" w:author="UTENTE" w:date="2020-06-30T18:32:00Z"/>
          <w:rFonts w:ascii="Calibri" w:eastAsia="Calibri" w:hAnsi="Calibri" w:cs="Times New Roman"/>
        </w:rPr>
      </w:pPr>
      <w:ins w:id="5460" w:author="UTENTE" w:date="2020-06-30T18:32:00Z">
        <w:r w:rsidRPr="00E573B8">
          <w:rPr>
            <w:rFonts w:ascii="Calibri" w:eastAsia="Calibri" w:hAnsi="Calibri" w:cs="Times New Roman"/>
          </w:rPr>
          <w:t>348.</w:t>
        </w:r>
        <w:r w:rsidRPr="00E573B8">
          <w:rPr>
            <w:rFonts w:ascii="Calibri" w:eastAsia="Calibri" w:hAnsi="Calibri" w:cs="Times New Roman"/>
          </w:rPr>
          <w:tab/>
          <w:t>n "No, forse la parola giusta non è 'turbato'. {w}È più uno sguardo carico di odio."</w:t>
        </w:r>
        <w:r w:rsidRPr="00E573B8">
          <w:rPr>
            <w:rFonts w:ascii="Calibri" w:eastAsia="Calibri" w:hAnsi="Calibri" w:cs="Times New Roman"/>
          </w:rPr>
          <w:br w:type="page"/>
        </w:r>
      </w:ins>
    </w:p>
    <w:p w14:paraId="631BBD95" w14:textId="77777777" w:rsidR="00E573B8" w:rsidRPr="00E573B8" w:rsidRDefault="00E573B8" w:rsidP="00E573B8">
      <w:pPr>
        <w:tabs>
          <w:tab w:val="left" w:pos="0"/>
        </w:tabs>
        <w:spacing w:line="600" w:lineRule="auto"/>
        <w:jc w:val="left"/>
        <w:rPr>
          <w:ins w:id="5461" w:author="UTENTE" w:date="2020-06-30T18:32:00Z"/>
          <w:rFonts w:ascii="Calibri" w:eastAsia="Calibri" w:hAnsi="Calibri" w:cs="Times New Roman"/>
          <w:lang w:val="en-US"/>
        </w:rPr>
      </w:pPr>
      <w:ins w:id="5462" w:author="UTENTE" w:date="2020-06-30T18:32:00Z">
        <w:r w:rsidRPr="00E573B8">
          <w:rPr>
            <w:rFonts w:ascii="Calibri" w:eastAsia="Calibri" w:hAnsi="Calibri" w:cs="Times New Roman"/>
            <w:lang w:val="en-US"/>
          </w:rPr>
          <w:lastRenderedPageBreak/>
          <w:t>349.</w:t>
        </w:r>
        <w:r w:rsidRPr="00E573B8">
          <w:rPr>
            <w:rFonts w:ascii="Calibri" w:eastAsia="Calibri" w:hAnsi="Calibri" w:cs="Times New Roman"/>
            <w:lang w:val="en-US"/>
          </w:rPr>
          <w:tab/>
          <w:t>mcp "\"It sounds like you're pretty deep in vampire society, for a human.\""</w:t>
        </w:r>
      </w:ins>
    </w:p>
    <w:p w14:paraId="3A44F6E3" w14:textId="77777777" w:rsidR="00E573B8" w:rsidRPr="00E573B8" w:rsidRDefault="00E573B8" w:rsidP="00E573B8">
      <w:pPr>
        <w:tabs>
          <w:tab w:val="left" w:pos="0"/>
        </w:tabs>
        <w:spacing w:line="600" w:lineRule="auto"/>
        <w:jc w:val="left"/>
        <w:rPr>
          <w:ins w:id="5463" w:author="UTENTE" w:date="2020-06-30T18:32:00Z"/>
          <w:rFonts w:ascii="Calibri" w:eastAsia="Calibri" w:hAnsi="Calibri" w:cs="Times New Roman"/>
          <w:lang w:val="en-US"/>
        </w:rPr>
      </w:pPr>
      <w:ins w:id="5464" w:author="UTENTE" w:date="2020-06-30T18:32:00Z">
        <w:r w:rsidRPr="00E573B8">
          <w:rPr>
            <w:rFonts w:ascii="Calibri" w:eastAsia="Calibri" w:hAnsi="Calibri" w:cs="Times New Roman"/>
            <w:lang w:val="en-US"/>
          </w:rPr>
          <w:t>350.</w:t>
        </w:r>
        <w:r w:rsidRPr="00E573B8">
          <w:rPr>
            <w:rFonts w:ascii="Calibri" w:eastAsia="Calibri" w:hAnsi="Calibri" w:cs="Times New Roman"/>
            <w:lang w:val="en-US"/>
          </w:rPr>
          <w:tab/>
          <w:t>mcp "\"Doesn't it ever get scary or start to feel like it's not worth the cost?\""</w:t>
        </w:r>
      </w:ins>
    </w:p>
    <w:p w14:paraId="02C042AD" w14:textId="77777777" w:rsidR="00E573B8" w:rsidRPr="00E573B8" w:rsidRDefault="00E573B8" w:rsidP="00E573B8">
      <w:pPr>
        <w:tabs>
          <w:tab w:val="left" w:pos="0"/>
        </w:tabs>
        <w:spacing w:line="600" w:lineRule="auto"/>
        <w:jc w:val="left"/>
        <w:rPr>
          <w:ins w:id="5465" w:author="UTENTE" w:date="2020-06-30T18:32:00Z"/>
          <w:rFonts w:ascii="Calibri" w:eastAsia="Calibri" w:hAnsi="Calibri" w:cs="Times New Roman"/>
          <w:lang w:val="en-US"/>
        </w:rPr>
      </w:pPr>
      <w:ins w:id="5466" w:author="UTENTE" w:date="2020-06-30T18:32:00Z">
        <w:r w:rsidRPr="00E573B8">
          <w:rPr>
            <w:rFonts w:ascii="Calibri" w:eastAsia="Calibri" w:hAnsi="Calibri" w:cs="Times New Roman"/>
            <w:lang w:val="en-US"/>
          </w:rPr>
          <w:t>351.</w:t>
        </w:r>
        <w:r w:rsidRPr="00E573B8">
          <w:rPr>
            <w:rFonts w:ascii="Calibri" w:eastAsia="Calibri" w:hAnsi="Calibri" w:cs="Times New Roman"/>
            <w:lang w:val="en-US"/>
          </w:rPr>
          <w:tab/>
          <w:t>n "Rich or not, I'd never be jealous of Isaac. {w}He's playing with fire, except the fire has fangs and a strong appetite for blood."</w:t>
        </w:r>
      </w:ins>
    </w:p>
    <w:p w14:paraId="24CAA304" w14:textId="77777777" w:rsidR="00E573B8" w:rsidRPr="00E573B8" w:rsidRDefault="00E573B8" w:rsidP="00E573B8">
      <w:pPr>
        <w:tabs>
          <w:tab w:val="left" w:pos="0"/>
        </w:tabs>
        <w:spacing w:line="600" w:lineRule="auto"/>
        <w:jc w:val="left"/>
        <w:rPr>
          <w:ins w:id="5467" w:author="UTENTE" w:date="2020-06-30T18:32:00Z"/>
          <w:rFonts w:ascii="Calibri" w:eastAsia="Calibri" w:hAnsi="Calibri" w:cs="Times New Roman"/>
          <w:lang w:val="en-US"/>
        </w:rPr>
      </w:pPr>
      <w:ins w:id="5468" w:author="UTENTE" w:date="2020-06-30T18:32:00Z">
        <w:r w:rsidRPr="00E573B8">
          <w:rPr>
            <w:rFonts w:ascii="Calibri" w:eastAsia="Calibri" w:hAnsi="Calibri" w:cs="Times New Roman"/>
            <w:lang w:val="en-US"/>
          </w:rPr>
          <w:t>352.</w:t>
        </w:r>
        <w:r w:rsidRPr="00E573B8">
          <w:rPr>
            <w:rFonts w:ascii="Calibri" w:eastAsia="Calibri" w:hAnsi="Calibri" w:cs="Times New Roman"/>
            <w:lang w:val="en-US"/>
          </w:rPr>
          <w:tab/>
          <w:t>i "\"…It does, you're right.\""</w:t>
        </w:r>
      </w:ins>
    </w:p>
    <w:p w14:paraId="0CDCA4D4" w14:textId="77777777" w:rsidR="00E573B8" w:rsidRPr="00E573B8" w:rsidRDefault="00E573B8" w:rsidP="00E573B8">
      <w:pPr>
        <w:tabs>
          <w:tab w:val="left" w:pos="0"/>
        </w:tabs>
        <w:spacing w:line="600" w:lineRule="auto"/>
        <w:jc w:val="left"/>
        <w:rPr>
          <w:ins w:id="5469" w:author="UTENTE" w:date="2020-06-30T18:32:00Z"/>
          <w:rFonts w:ascii="Calibri" w:eastAsia="Calibri" w:hAnsi="Calibri" w:cs="Times New Roman"/>
          <w:lang w:val="en-US"/>
        </w:rPr>
      </w:pPr>
      <w:ins w:id="5470" w:author="UTENTE" w:date="2020-06-30T18:32:00Z">
        <w:r w:rsidRPr="00E573B8">
          <w:rPr>
            <w:rFonts w:ascii="Calibri" w:eastAsia="Calibri" w:hAnsi="Calibri" w:cs="Times New Roman"/>
            <w:lang w:val="en-US"/>
          </w:rPr>
          <w:t>353.</w:t>
        </w:r>
        <w:r w:rsidRPr="00E573B8">
          <w:rPr>
            <w:rFonts w:ascii="Calibri" w:eastAsia="Calibri" w:hAnsi="Calibri" w:cs="Times New Roman"/>
            <w:lang w:val="en-US"/>
          </w:rPr>
          <w:tab/>
          <w:t>n "The usual confidence in his tone vanishes for a few moments."</w:t>
        </w:r>
      </w:ins>
    </w:p>
    <w:p w14:paraId="07AC115E" w14:textId="77777777" w:rsidR="00E573B8" w:rsidRPr="00E573B8" w:rsidRDefault="00E573B8" w:rsidP="00E573B8">
      <w:pPr>
        <w:tabs>
          <w:tab w:val="left" w:pos="0"/>
        </w:tabs>
        <w:spacing w:line="600" w:lineRule="auto"/>
        <w:jc w:val="left"/>
        <w:rPr>
          <w:ins w:id="5471" w:author="UTENTE" w:date="2020-06-30T18:32:00Z"/>
          <w:rFonts w:ascii="Calibri" w:eastAsia="Calibri" w:hAnsi="Calibri" w:cs="Times New Roman"/>
          <w:lang w:val="en-US"/>
        </w:rPr>
      </w:pPr>
      <w:ins w:id="5472" w:author="UTENTE" w:date="2020-06-30T18:32:00Z">
        <w:r w:rsidRPr="00E573B8">
          <w:rPr>
            <w:rFonts w:ascii="Calibri" w:eastAsia="Calibri" w:hAnsi="Calibri" w:cs="Times New Roman"/>
            <w:lang w:val="en-US"/>
          </w:rPr>
          <w:t>354.</w:t>
        </w:r>
        <w:r w:rsidRPr="00E573B8">
          <w:rPr>
            <w:rFonts w:ascii="Calibri" w:eastAsia="Calibri" w:hAnsi="Calibri" w:cs="Times New Roman"/>
            <w:lang w:val="en-US"/>
          </w:rPr>
          <w:tab/>
          <w:t>i "\"I spend half my nights wondering if I'll be murdered the next day. There's not a single vampire I trust, and there never will be.\""</w:t>
        </w:r>
      </w:ins>
    </w:p>
    <w:p w14:paraId="6F22E709" w14:textId="77777777" w:rsidR="00E573B8" w:rsidRPr="00E573B8" w:rsidRDefault="00E573B8" w:rsidP="00E573B8">
      <w:pPr>
        <w:tabs>
          <w:tab w:val="left" w:pos="0"/>
        </w:tabs>
        <w:spacing w:line="600" w:lineRule="auto"/>
        <w:jc w:val="left"/>
        <w:rPr>
          <w:ins w:id="5473" w:author="UTENTE" w:date="2020-06-30T18:32:00Z"/>
          <w:rFonts w:ascii="Calibri" w:eastAsia="Calibri" w:hAnsi="Calibri" w:cs="Times New Roman"/>
          <w:lang w:val="en-US"/>
        </w:rPr>
      </w:pPr>
      <w:ins w:id="5474" w:author="UTENTE" w:date="2020-06-30T18:32:00Z">
        <w:r w:rsidRPr="00E573B8">
          <w:rPr>
            <w:rFonts w:ascii="Calibri" w:eastAsia="Calibri" w:hAnsi="Calibri" w:cs="Times New Roman"/>
            <w:lang w:val="en-US"/>
          </w:rPr>
          <w:t>355.</w:t>
        </w:r>
        <w:r w:rsidRPr="00E573B8">
          <w:rPr>
            <w:rFonts w:ascii="Calibri" w:eastAsia="Calibri" w:hAnsi="Calibri" w:cs="Times New Roman"/>
            <w:lang w:val="en-US"/>
          </w:rPr>
          <w:tab/>
          <w:t>i "\"But I'm in it for the long haul, [mc]… I've got too much at stake to just turn tail and run away with a briefcase full of cash.\""</w:t>
        </w:r>
      </w:ins>
    </w:p>
    <w:p w14:paraId="290644B3" w14:textId="77777777" w:rsidR="00E573B8" w:rsidRPr="00E573B8" w:rsidRDefault="00E573B8" w:rsidP="00E573B8">
      <w:pPr>
        <w:tabs>
          <w:tab w:val="left" w:pos="0"/>
        </w:tabs>
        <w:spacing w:line="600" w:lineRule="auto"/>
        <w:jc w:val="left"/>
        <w:rPr>
          <w:ins w:id="5475" w:author="UTENTE" w:date="2020-06-30T18:32:00Z"/>
          <w:rFonts w:ascii="Calibri" w:eastAsia="Calibri" w:hAnsi="Calibri" w:cs="Times New Roman"/>
          <w:lang w:val="en-US"/>
        </w:rPr>
      </w:pPr>
      <w:ins w:id="5476" w:author="UTENTE" w:date="2020-06-30T18:32:00Z">
        <w:r w:rsidRPr="00E573B8">
          <w:rPr>
            <w:rFonts w:ascii="Calibri" w:eastAsia="Calibri" w:hAnsi="Calibri" w:cs="Times New Roman"/>
            <w:lang w:val="en-US"/>
          </w:rPr>
          <w:t>356.</w:t>
        </w:r>
        <w:r w:rsidRPr="00E573B8">
          <w:rPr>
            <w:rFonts w:ascii="Calibri" w:eastAsia="Calibri" w:hAnsi="Calibri" w:cs="Times New Roman"/>
            <w:lang w:val="en-US"/>
          </w:rPr>
          <w:tab/>
          <w:t>n "He gives me a faint, wistful smile, one that looks incredibly tired."</w:t>
        </w:r>
      </w:ins>
    </w:p>
    <w:p w14:paraId="70864763" w14:textId="77777777" w:rsidR="00E573B8" w:rsidRPr="00E573B8" w:rsidRDefault="00E573B8" w:rsidP="00E573B8">
      <w:pPr>
        <w:tabs>
          <w:tab w:val="left" w:pos="0"/>
        </w:tabs>
        <w:spacing w:line="600" w:lineRule="auto"/>
        <w:jc w:val="left"/>
        <w:rPr>
          <w:ins w:id="5477" w:author="UTENTE" w:date="2020-06-30T18:32:00Z"/>
          <w:rFonts w:ascii="Calibri" w:eastAsia="Calibri" w:hAnsi="Calibri" w:cs="Times New Roman"/>
          <w:lang w:val="en-US"/>
        </w:rPr>
      </w:pPr>
      <w:ins w:id="5478" w:author="UTENTE" w:date="2020-06-30T18:32:00Z">
        <w:r w:rsidRPr="00E573B8">
          <w:rPr>
            <w:rFonts w:ascii="Calibri" w:eastAsia="Calibri" w:hAnsi="Calibri" w:cs="Times New Roman"/>
            <w:lang w:val="en-US"/>
          </w:rPr>
          <w:t>357.</w:t>
        </w:r>
        <w:r w:rsidRPr="00E573B8">
          <w:rPr>
            <w:rFonts w:ascii="Calibri" w:eastAsia="Calibri" w:hAnsi="Calibri" w:cs="Times New Roman"/>
            <w:lang w:val="en-US"/>
          </w:rPr>
          <w:tab/>
          <w:t>n "For whatever reason, a pang of sympathy cuts through my chest, even though I don't understand the circumstances he's in."</w:t>
        </w:r>
      </w:ins>
    </w:p>
    <w:p w14:paraId="6A6DA24A" w14:textId="77777777" w:rsidR="00E573B8" w:rsidRPr="00E573B8" w:rsidRDefault="00E573B8" w:rsidP="00E573B8">
      <w:pPr>
        <w:tabs>
          <w:tab w:val="left" w:pos="0"/>
        </w:tabs>
        <w:spacing w:line="600" w:lineRule="auto"/>
        <w:jc w:val="left"/>
        <w:rPr>
          <w:ins w:id="5479" w:author="UTENTE" w:date="2020-06-30T18:32:00Z"/>
          <w:rFonts w:ascii="Calibri" w:eastAsia="Calibri" w:hAnsi="Calibri" w:cs="Times New Roman"/>
          <w:lang w:val="en-US"/>
        </w:rPr>
      </w:pPr>
      <w:ins w:id="5480" w:author="UTENTE" w:date="2020-06-30T18:32:00Z">
        <w:r w:rsidRPr="00E573B8">
          <w:rPr>
            <w:rFonts w:ascii="Calibri" w:eastAsia="Calibri" w:hAnsi="Calibri" w:cs="Times New Roman"/>
            <w:lang w:val="en-US"/>
          </w:rPr>
          <w:t>358.</w:t>
        </w:r>
        <w:r w:rsidRPr="00E573B8">
          <w:rPr>
            <w:rFonts w:ascii="Calibri" w:eastAsia="Calibri" w:hAnsi="Calibri" w:cs="Times New Roman"/>
            <w:lang w:val="en-US"/>
          </w:rPr>
          <w:tab/>
          <w:t>old "It must be hard…"</w:t>
        </w:r>
      </w:ins>
    </w:p>
    <w:p w14:paraId="0AF7DE82" w14:textId="77777777" w:rsidR="00E573B8" w:rsidRPr="00E573B8" w:rsidRDefault="00E573B8" w:rsidP="00E573B8">
      <w:pPr>
        <w:tabs>
          <w:tab w:val="left" w:pos="0"/>
        </w:tabs>
        <w:spacing w:line="600" w:lineRule="auto"/>
        <w:jc w:val="left"/>
        <w:rPr>
          <w:ins w:id="5481" w:author="UTENTE" w:date="2020-06-30T18:32:00Z"/>
          <w:rFonts w:ascii="Calibri" w:eastAsia="Calibri" w:hAnsi="Calibri" w:cs="Times New Roman"/>
          <w:lang w:val="en-US"/>
        </w:rPr>
      </w:pPr>
      <w:ins w:id="5482" w:author="UTENTE" w:date="2020-06-30T18:32:00Z">
        <w:r w:rsidRPr="00E573B8">
          <w:rPr>
            <w:rFonts w:ascii="Calibri" w:eastAsia="Calibri" w:hAnsi="Calibri" w:cs="Times New Roman"/>
            <w:lang w:val="en-US"/>
          </w:rPr>
          <w:t>359.</w:t>
        </w:r>
        <w:r w:rsidRPr="00E573B8">
          <w:rPr>
            <w:rFonts w:ascii="Calibri" w:eastAsia="Calibri" w:hAnsi="Calibri" w:cs="Times New Roman"/>
            <w:lang w:val="en-US"/>
          </w:rPr>
          <w:tab/>
          <w:t>old "I don't want you to get hurt"</w:t>
        </w:r>
      </w:ins>
    </w:p>
    <w:p w14:paraId="621FCABC" w14:textId="77777777" w:rsidR="00E573B8" w:rsidRPr="00E573B8" w:rsidRDefault="00E573B8" w:rsidP="00E573B8">
      <w:pPr>
        <w:tabs>
          <w:tab w:val="left" w:pos="0"/>
        </w:tabs>
        <w:spacing w:line="600" w:lineRule="auto"/>
        <w:jc w:val="left"/>
        <w:rPr>
          <w:ins w:id="5483" w:author="UTENTE" w:date="2020-06-30T18:32:00Z"/>
          <w:rFonts w:ascii="Calibri" w:eastAsia="Calibri" w:hAnsi="Calibri" w:cs="Times New Roman"/>
          <w:lang w:val="en-US"/>
        </w:rPr>
      </w:pPr>
      <w:ins w:id="5484" w:author="UTENTE" w:date="2020-06-30T18:32:00Z">
        <w:r w:rsidRPr="00E573B8">
          <w:rPr>
            <w:rFonts w:ascii="Calibri" w:eastAsia="Calibri" w:hAnsi="Calibri" w:cs="Times New Roman"/>
            <w:lang w:val="en-US"/>
          </w:rPr>
          <w:t>360.</w:t>
        </w:r>
        <w:r w:rsidRPr="00E573B8">
          <w:rPr>
            <w:rFonts w:ascii="Calibri" w:eastAsia="Calibri" w:hAnsi="Calibri" w:cs="Times New Roman"/>
            <w:lang w:val="en-US"/>
          </w:rPr>
          <w:tab/>
          <w:t>old "I don't want you to get hurt (unlocked)"</w:t>
        </w:r>
      </w:ins>
    </w:p>
    <w:p w14:paraId="78B18042" w14:textId="77777777" w:rsidR="00E573B8" w:rsidRPr="00E573B8" w:rsidRDefault="00E573B8" w:rsidP="00E573B8">
      <w:pPr>
        <w:tabs>
          <w:tab w:val="left" w:pos="0"/>
        </w:tabs>
        <w:spacing w:line="600" w:lineRule="auto"/>
        <w:jc w:val="left"/>
        <w:rPr>
          <w:ins w:id="5485" w:author="UTENTE" w:date="2020-06-30T18:32:00Z"/>
          <w:rFonts w:ascii="Calibri" w:eastAsia="Calibri" w:hAnsi="Calibri" w:cs="Times New Roman"/>
          <w:lang w:val="en-US"/>
        </w:rPr>
      </w:pPr>
      <w:ins w:id="5486" w:author="UTENTE" w:date="2020-06-30T18:32:00Z">
        <w:r w:rsidRPr="00E573B8">
          <w:rPr>
            <w:rFonts w:ascii="Calibri" w:eastAsia="Calibri" w:hAnsi="Calibri" w:cs="Times New Roman"/>
            <w:lang w:val="en-US"/>
          </w:rPr>
          <w:t>361.</w:t>
        </w:r>
        <w:r w:rsidRPr="00E573B8">
          <w:rPr>
            <w:rFonts w:ascii="Calibri" w:eastAsia="Calibri" w:hAnsi="Calibri" w:cs="Times New Roman"/>
            <w:lang w:val="en-US"/>
          </w:rPr>
          <w:tab/>
          <w:t>old "Don't run away, then" </w:t>
        </w:r>
        <w:r w:rsidRPr="00E573B8">
          <w:rPr>
            <w:rFonts w:ascii="Calibri" w:eastAsia="Calibri" w:hAnsi="Calibri" w:cs="Times New Roman"/>
            <w:lang w:val="en-US"/>
          </w:rPr>
          <w:br w:type="page"/>
        </w:r>
      </w:ins>
    </w:p>
    <w:p w14:paraId="4C926EBE" w14:textId="77777777" w:rsidR="00E573B8" w:rsidRPr="00E573B8" w:rsidRDefault="00E573B8" w:rsidP="00E573B8">
      <w:pPr>
        <w:tabs>
          <w:tab w:val="left" w:pos="0"/>
        </w:tabs>
        <w:spacing w:line="600" w:lineRule="auto"/>
        <w:jc w:val="left"/>
        <w:rPr>
          <w:ins w:id="5487" w:author="UTENTE" w:date="2020-06-30T18:32:00Z"/>
          <w:rFonts w:ascii="Calibri" w:eastAsia="Calibri" w:hAnsi="Calibri" w:cs="Times New Roman"/>
        </w:rPr>
      </w:pPr>
      <w:ins w:id="5488" w:author="UTENTE" w:date="2020-06-30T18:32:00Z">
        <w:r w:rsidRPr="00E573B8">
          <w:rPr>
            <w:rFonts w:ascii="Calibri" w:eastAsia="Calibri" w:hAnsi="Calibri" w:cs="Times New Roman"/>
          </w:rPr>
          <w:lastRenderedPageBreak/>
          <w:t>349.</w:t>
        </w:r>
        <w:r w:rsidRPr="00E573B8">
          <w:rPr>
            <w:rFonts w:ascii="Calibri" w:eastAsia="Calibri" w:hAnsi="Calibri" w:cs="Times New Roman"/>
          </w:rPr>
          <w:tab/>
          <w:t>mcp "\"Sembra che tu ci sia dentro fino al collo in questa società di vampiri, per essere un umano."</w:t>
        </w:r>
      </w:ins>
    </w:p>
    <w:p w14:paraId="28AF5826" w14:textId="77777777" w:rsidR="00E573B8" w:rsidRPr="00E573B8" w:rsidRDefault="00E573B8" w:rsidP="00E573B8">
      <w:pPr>
        <w:tabs>
          <w:tab w:val="left" w:pos="0"/>
        </w:tabs>
        <w:spacing w:line="600" w:lineRule="auto"/>
        <w:jc w:val="left"/>
        <w:rPr>
          <w:ins w:id="5489" w:author="UTENTE" w:date="2020-06-30T18:32:00Z"/>
          <w:rFonts w:ascii="Calibri" w:eastAsia="Calibri" w:hAnsi="Calibri" w:cs="Times New Roman"/>
        </w:rPr>
      </w:pPr>
      <w:ins w:id="5490" w:author="UTENTE" w:date="2020-06-30T18:32:00Z">
        <w:r w:rsidRPr="00E573B8">
          <w:rPr>
            <w:rFonts w:ascii="Calibri" w:eastAsia="Calibri" w:hAnsi="Calibri" w:cs="Times New Roman"/>
          </w:rPr>
          <w:t>350.</w:t>
        </w:r>
        <w:r w:rsidRPr="00E573B8">
          <w:rPr>
            <w:rFonts w:ascii="Calibri" w:eastAsia="Calibri" w:hAnsi="Calibri" w:cs="Times New Roman"/>
          </w:rPr>
          <w:tab/>
          <w:t>mcp "\"Non ti fa mai paura o non ti sembra ogni tanto che non ne valga la pena?\""</w:t>
        </w:r>
      </w:ins>
    </w:p>
    <w:p w14:paraId="69D57D93" w14:textId="77777777" w:rsidR="00E573B8" w:rsidRPr="00E573B8" w:rsidRDefault="00E573B8" w:rsidP="00E573B8">
      <w:pPr>
        <w:tabs>
          <w:tab w:val="left" w:pos="0"/>
        </w:tabs>
        <w:spacing w:line="600" w:lineRule="auto"/>
        <w:jc w:val="left"/>
        <w:rPr>
          <w:ins w:id="5491" w:author="UTENTE" w:date="2020-06-30T18:32:00Z"/>
          <w:rFonts w:ascii="Calibri" w:eastAsia="Calibri" w:hAnsi="Calibri" w:cs="Times New Roman"/>
        </w:rPr>
      </w:pPr>
      <w:ins w:id="5492" w:author="UTENTE" w:date="2020-06-30T18:32:00Z">
        <w:r w:rsidRPr="00E573B8">
          <w:rPr>
            <w:rFonts w:ascii="Calibri" w:eastAsia="Calibri" w:hAnsi="Calibri" w:cs="Times New Roman"/>
          </w:rPr>
          <w:t>351.</w:t>
        </w:r>
        <w:r w:rsidRPr="00E573B8">
          <w:rPr>
            <w:rFonts w:ascii="Calibri" w:eastAsia="Calibri" w:hAnsi="Calibri" w:cs="Times New Roman"/>
          </w:rPr>
          <w:tab/>
          <w:t>n "Ricco o no, non sarei mai invidioso di Isaac. {w}Sta giocando col fuoco, solo che il fuoco ha dei canini appuntiti e una forte sete di sangue."</w:t>
        </w:r>
      </w:ins>
    </w:p>
    <w:p w14:paraId="3E3F4D17" w14:textId="77777777" w:rsidR="00E573B8" w:rsidRPr="00E573B8" w:rsidRDefault="00E573B8" w:rsidP="00E573B8">
      <w:pPr>
        <w:tabs>
          <w:tab w:val="left" w:pos="0"/>
        </w:tabs>
        <w:spacing w:line="600" w:lineRule="auto"/>
        <w:jc w:val="left"/>
        <w:rPr>
          <w:ins w:id="5493" w:author="UTENTE" w:date="2020-06-30T18:32:00Z"/>
          <w:rFonts w:ascii="Calibri" w:eastAsia="Calibri" w:hAnsi="Calibri" w:cs="Times New Roman"/>
          <w:rPrChange w:id="5494" w:author="UTENTE" w:date="2020-06-30T18:32:00Z">
            <w:rPr>
              <w:ins w:id="5495" w:author="UTENTE" w:date="2020-06-30T18:32:00Z"/>
              <w:rFonts w:ascii="Calibri" w:eastAsia="Calibri" w:hAnsi="Calibri" w:cs="Times New Roman"/>
              <w:lang w:val="en-US"/>
            </w:rPr>
          </w:rPrChange>
        </w:rPr>
      </w:pPr>
      <w:ins w:id="5496" w:author="UTENTE" w:date="2020-06-30T18:32:00Z">
        <w:r w:rsidRPr="00E573B8">
          <w:rPr>
            <w:rFonts w:ascii="Calibri" w:eastAsia="Calibri" w:hAnsi="Calibri" w:cs="Times New Roman"/>
          </w:rPr>
          <w:t>352.</w:t>
        </w:r>
        <w:r w:rsidRPr="00E573B8">
          <w:rPr>
            <w:rFonts w:ascii="Calibri" w:eastAsia="Calibri" w:hAnsi="Calibri" w:cs="Times New Roman"/>
          </w:rPr>
          <w:tab/>
          <w:t xml:space="preserve">i "\"…Sì, a volte sì. </w:t>
        </w:r>
        <w:r w:rsidRPr="00E573B8">
          <w:rPr>
            <w:rFonts w:ascii="Calibri" w:eastAsia="Calibri" w:hAnsi="Calibri" w:cs="Times New Roman"/>
            <w:rPrChange w:id="5497" w:author="UTENTE" w:date="2020-06-30T18:32:00Z">
              <w:rPr>
                <w:rFonts w:ascii="Calibri" w:eastAsia="Calibri" w:hAnsi="Calibri" w:cs="Times New Roman"/>
                <w:lang w:val="en-US"/>
              </w:rPr>
            </w:rPrChange>
          </w:rPr>
          <w:t>È vero.\""</w:t>
        </w:r>
      </w:ins>
    </w:p>
    <w:p w14:paraId="1D7D3949" w14:textId="77777777" w:rsidR="00E573B8" w:rsidRPr="00E573B8" w:rsidRDefault="00E573B8" w:rsidP="00E573B8">
      <w:pPr>
        <w:tabs>
          <w:tab w:val="left" w:pos="0"/>
        </w:tabs>
        <w:spacing w:line="600" w:lineRule="auto"/>
        <w:jc w:val="left"/>
        <w:rPr>
          <w:ins w:id="5498" w:author="UTENTE" w:date="2020-06-30T18:32:00Z"/>
          <w:rFonts w:ascii="Calibri" w:eastAsia="Calibri" w:hAnsi="Calibri" w:cs="Times New Roman"/>
        </w:rPr>
      </w:pPr>
      <w:ins w:id="5499" w:author="UTENTE" w:date="2020-06-30T18:32:00Z">
        <w:r w:rsidRPr="00E573B8">
          <w:rPr>
            <w:rFonts w:ascii="Calibri" w:eastAsia="Calibri" w:hAnsi="Calibri" w:cs="Times New Roman"/>
          </w:rPr>
          <w:t>353.</w:t>
        </w:r>
        <w:r w:rsidRPr="00E573B8">
          <w:rPr>
            <w:rFonts w:ascii="Calibri" w:eastAsia="Calibri" w:hAnsi="Calibri" w:cs="Times New Roman"/>
          </w:rPr>
          <w:tab/>
          <w:t>n "La solita sicurezza che caratterizza la sua voce svanisce per qualche istante."</w:t>
        </w:r>
      </w:ins>
    </w:p>
    <w:p w14:paraId="680B5566" w14:textId="77777777" w:rsidR="00E573B8" w:rsidRPr="00E573B8" w:rsidRDefault="00E573B8" w:rsidP="00E573B8">
      <w:pPr>
        <w:tabs>
          <w:tab w:val="left" w:pos="0"/>
        </w:tabs>
        <w:spacing w:line="600" w:lineRule="auto"/>
        <w:jc w:val="left"/>
        <w:rPr>
          <w:ins w:id="5500" w:author="UTENTE" w:date="2020-06-30T18:32:00Z"/>
          <w:rFonts w:ascii="Calibri" w:eastAsia="Calibri" w:hAnsi="Calibri" w:cs="Times New Roman"/>
        </w:rPr>
      </w:pPr>
      <w:ins w:id="5501" w:author="UTENTE" w:date="2020-06-30T18:32:00Z">
        <w:r w:rsidRPr="00E573B8">
          <w:rPr>
            <w:rFonts w:ascii="Calibri" w:eastAsia="Calibri" w:hAnsi="Calibri" w:cs="Times New Roman"/>
          </w:rPr>
          <w:t>354.</w:t>
        </w:r>
        <w:r w:rsidRPr="00E573B8">
          <w:rPr>
            <w:rFonts w:ascii="Calibri" w:eastAsia="Calibri" w:hAnsi="Calibri" w:cs="Times New Roman"/>
          </w:rPr>
          <w:tab/>
          <w:t>i "\"Passo metà delle mie notti a chiedermi se verrò ammazzato il giorno dopo. Non esiste un singolo vampiro di cui mi fidi, e non esisterà mai.\""</w:t>
        </w:r>
      </w:ins>
    </w:p>
    <w:p w14:paraId="15D80685" w14:textId="77777777" w:rsidR="00E573B8" w:rsidRPr="00E573B8" w:rsidRDefault="00E573B8" w:rsidP="00E573B8">
      <w:pPr>
        <w:tabs>
          <w:tab w:val="left" w:pos="0"/>
        </w:tabs>
        <w:spacing w:line="600" w:lineRule="auto"/>
        <w:jc w:val="left"/>
        <w:rPr>
          <w:ins w:id="5502" w:author="UTENTE" w:date="2020-06-30T18:32:00Z"/>
          <w:rFonts w:ascii="Calibri" w:eastAsia="Calibri" w:hAnsi="Calibri" w:cs="Times New Roman"/>
        </w:rPr>
      </w:pPr>
      <w:ins w:id="5503" w:author="UTENTE" w:date="2020-06-30T18:32:00Z">
        <w:r w:rsidRPr="00E573B8">
          <w:rPr>
            <w:rFonts w:ascii="Calibri" w:eastAsia="Calibri" w:hAnsi="Calibri" w:cs="Times New Roman"/>
          </w:rPr>
          <w:t>355.</w:t>
        </w:r>
        <w:r w:rsidRPr="00E573B8">
          <w:rPr>
            <w:rFonts w:ascii="Calibri" w:eastAsia="Calibri" w:hAnsi="Calibri" w:cs="Times New Roman"/>
          </w:rPr>
          <w:tab/>
          <w:t>i "\"Ma sono qui per arrivare fino in fondo, [mc]… Ci sono troppe cose in ballo per voltarmi e andarmene con una valigia di banconote.\""</w:t>
        </w:r>
      </w:ins>
    </w:p>
    <w:p w14:paraId="1B7ED557" w14:textId="77777777" w:rsidR="00E573B8" w:rsidRPr="00E573B8" w:rsidRDefault="00E573B8" w:rsidP="00E573B8">
      <w:pPr>
        <w:tabs>
          <w:tab w:val="left" w:pos="0"/>
        </w:tabs>
        <w:spacing w:line="600" w:lineRule="auto"/>
        <w:jc w:val="left"/>
        <w:rPr>
          <w:ins w:id="5504" w:author="UTENTE" w:date="2020-06-30T18:32:00Z"/>
          <w:rFonts w:ascii="Calibri" w:eastAsia="Calibri" w:hAnsi="Calibri" w:cs="Times New Roman"/>
        </w:rPr>
      </w:pPr>
      <w:ins w:id="5505" w:author="UTENTE" w:date="2020-06-30T18:32:00Z">
        <w:r w:rsidRPr="00E573B8">
          <w:rPr>
            <w:rFonts w:ascii="Calibri" w:eastAsia="Calibri" w:hAnsi="Calibri" w:cs="Times New Roman"/>
          </w:rPr>
          <w:t>356.</w:t>
        </w:r>
        <w:r w:rsidRPr="00E573B8">
          <w:rPr>
            <w:rFonts w:ascii="Calibri" w:eastAsia="Calibri" w:hAnsi="Calibri" w:cs="Times New Roman"/>
          </w:rPr>
          <w:tab/>
          <w:t>n "Mi rivolge un debole, assorto sorriso, un sorriso che sembra incredibilmente stanco."</w:t>
        </w:r>
      </w:ins>
    </w:p>
    <w:p w14:paraId="6BCB26D8" w14:textId="77777777" w:rsidR="00E573B8" w:rsidRPr="00E573B8" w:rsidRDefault="00E573B8" w:rsidP="00E573B8">
      <w:pPr>
        <w:tabs>
          <w:tab w:val="left" w:pos="0"/>
        </w:tabs>
        <w:spacing w:line="600" w:lineRule="auto"/>
        <w:jc w:val="left"/>
        <w:rPr>
          <w:ins w:id="5506" w:author="UTENTE" w:date="2020-06-30T18:32:00Z"/>
          <w:rFonts w:ascii="Calibri" w:eastAsia="Calibri" w:hAnsi="Calibri" w:cs="Times New Roman"/>
        </w:rPr>
      </w:pPr>
      <w:ins w:id="5507" w:author="UTENTE" w:date="2020-06-30T18:32:00Z">
        <w:r w:rsidRPr="00E573B8">
          <w:rPr>
            <w:rFonts w:ascii="Calibri" w:eastAsia="Calibri" w:hAnsi="Calibri" w:cs="Times New Roman"/>
          </w:rPr>
          <w:t>357.</w:t>
        </w:r>
        <w:r w:rsidRPr="00E573B8">
          <w:rPr>
            <w:rFonts w:ascii="Calibri" w:eastAsia="Calibri" w:hAnsi="Calibri" w:cs="Times New Roman"/>
          </w:rPr>
          <w:tab/>
          <w:t>n "Per qualche motivo, un moto di compassione mi taglia il petto, anche se non comprendo le circostanze in cui si trovi."</w:t>
        </w:r>
      </w:ins>
    </w:p>
    <w:p w14:paraId="6B9E2E2B" w14:textId="77777777" w:rsidR="00E573B8" w:rsidRPr="00E573B8" w:rsidRDefault="00E573B8" w:rsidP="00E573B8">
      <w:pPr>
        <w:tabs>
          <w:tab w:val="left" w:pos="0"/>
        </w:tabs>
        <w:spacing w:line="600" w:lineRule="auto"/>
        <w:jc w:val="left"/>
        <w:rPr>
          <w:ins w:id="5508" w:author="UTENTE" w:date="2020-06-30T18:32:00Z"/>
          <w:rFonts w:ascii="Calibri" w:eastAsia="Calibri" w:hAnsi="Calibri" w:cs="Times New Roman"/>
        </w:rPr>
      </w:pPr>
      <w:ins w:id="5509" w:author="UTENTE" w:date="2020-06-30T18:32:00Z">
        <w:r w:rsidRPr="00E573B8">
          <w:rPr>
            <w:rFonts w:ascii="Calibri" w:eastAsia="Calibri" w:hAnsi="Calibri" w:cs="Times New Roman"/>
          </w:rPr>
          <w:t>358.</w:t>
        </w:r>
        <w:r w:rsidRPr="00E573B8">
          <w:rPr>
            <w:rFonts w:ascii="Calibri" w:eastAsia="Calibri" w:hAnsi="Calibri" w:cs="Times New Roman"/>
          </w:rPr>
          <w:tab/>
          <w:t>new "Dev'essere difficile…"</w:t>
        </w:r>
      </w:ins>
    </w:p>
    <w:p w14:paraId="2E5E11A5" w14:textId="77777777" w:rsidR="00E573B8" w:rsidRPr="00E573B8" w:rsidRDefault="00E573B8" w:rsidP="00E573B8">
      <w:pPr>
        <w:tabs>
          <w:tab w:val="left" w:pos="0"/>
        </w:tabs>
        <w:spacing w:line="600" w:lineRule="auto"/>
        <w:jc w:val="left"/>
        <w:rPr>
          <w:ins w:id="5510" w:author="UTENTE" w:date="2020-06-30T18:32:00Z"/>
          <w:rFonts w:ascii="Calibri" w:eastAsia="Calibri" w:hAnsi="Calibri" w:cs="Times New Roman"/>
        </w:rPr>
      </w:pPr>
      <w:ins w:id="5511" w:author="UTENTE" w:date="2020-06-30T18:32:00Z">
        <w:r w:rsidRPr="00E573B8">
          <w:rPr>
            <w:rFonts w:ascii="Calibri" w:eastAsia="Calibri" w:hAnsi="Calibri" w:cs="Times New Roman"/>
          </w:rPr>
          <w:t>359.</w:t>
        </w:r>
        <w:r w:rsidRPr="00E573B8">
          <w:rPr>
            <w:rFonts w:ascii="Calibri" w:eastAsia="Calibri" w:hAnsi="Calibri" w:cs="Times New Roman"/>
          </w:rPr>
          <w:tab/>
          <w:t>new "Non voglio che ti succeda qualcosa"</w:t>
        </w:r>
      </w:ins>
    </w:p>
    <w:p w14:paraId="69D7C1AD" w14:textId="77777777" w:rsidR="00E573B8" w:rsidRPr="00E573B8" w:rsidRDefault="00E573B8" w:rsidP="00E573B8">
      <w:pPr>
        <w:tabs>
          <w:tab w:val="left" w:pos="0"/>
        </w:tabs>
        <w:spacing w:line="600" w:lineRule="auto"/>
        <w:jc w:val="left"/>
        <w:rPr>
          <w:ins w:id="5512" w:author="UTENTE" w:date="2020-06-30T18:32:00Z"/>
          <w:rFonts w:ascii="Calibri" w:eastAsia="Calibri" w:hAnsi="Calibri" w:cs="Times New Roman"/>
        </w:rPr>
      </w:pPr>
      <w:ins w:id="5513" w:author="UTENTE" w:date="2020-06-30T18:32:00Z">
        <w:r w:rsidRPr="00E573B8">
          <w:rPr>
            <w:rFonts w:ascii="Calibri" w:eastAsia="Calibri" w:hAnsi="Calibri" w:cs="Times New Roman"/>
          </w:rPr>
          <w:t>360.</w:t>
        </w:r>
        <w:r w:rsidRPr="00E573B8">
          <w:rPr>
            <w:rFonts w:ascii="Calibri" w:eastAsia="Calibri" w:hAnsi="Calibri" w:cs="Times New Roman"/>
          </w:rPr>
          <w:tab/>
          <w:t>new "Non voglio che ti succeda qualcosa (sbloccato)"</w:t>
        </w:r>
      </w:ins>
    </w:p>
    <w:p w14:paraId="152E08C7" w14:textId="77777777" w:rsidR="00E573B8" w:rsidRPr="00E573B8" w:rsidRDefault="00E573B8" w:rsidP="00E573B8">
      <w:pPr>
        <w:tabs>
          <w:tab w:val="left" w:pos="0"/>
        </w:tabs>
        <w:spacing w:line="600" w:lineRule="auto"/>
        <w:jc w:val="left"/>
        <w:rPr>
          <w:ins w:id="5514" w:author="UTENTE" w:date="2020-06-30T18:32:00Z"/>
          <w:rFonts w:ascii="Calibri" w:eastAsia="Calibri" w:hAnsi="Calibri" w:cs="Times New Roman"/>
          <w:lang w:val="en-US"/>
        </w:rPr>
      </w:pPr>
      <w:ins w:id="5515" w:author="UTENTE" w:date="2020-06-30T18:32:00Z">
        <w:r w:rsidRPr="00E573B8">
          <w:rPr>
            <w:rFonts w:ascii="Calibri" w:eastAsia="Calibri" w:hAnsi="Calibri" w:cs="Times New Roman"/>
            <w:lang w:val="en-US"/>
          </w:rPr>
          <w:t>361.</w:t>
        </w:r>
        <w:r w:rsidRPr="00E573B8">
          <w:rPr>
            <w:rFonts w:ascii="Calibri" w:eastAsia="Calibri" w:hAnsi="Calibri" w:cs="Times New Roman"/>
            <w:lang w:val="en-US"/>
          </w:rPr>
          <w:tab/>
          <w:t>new "Non andartene, allora"</w:t>
        </w:r>
        <w:r w:rsidRPr="00E573B8">
          <w:rPr>
            <w:rFonts w:ascii="Calibri" w:eastAsia="Calibri" w:hAnsi="Calibri" w:cs="Times New Roman"/>
            <w:lang w:val="en-US"/>
          </w:rPr>
          <w:br w:type="page"/>
        </w:r>
      </w:ins>
    </w:p>
    <w:p w14:paraId="22138898" w14:textId="77777777" w:rsidR="00E573B8" w:rsidRPr="00E573B8" w:rsidRDefault="00E573B8" w:rsidP="00E573B8">
      <w:pPr>
        <w:tabs>
          <w:tab w:val="left" w:pos="0"/>
        </w:tabs>
        <w:spacing w:line="600" w:lineRule="auto"/>
        <w:jc w:val="left"/>
        <w:rPr>
          <w:ins w:id="5516" w:author="UTENTE" w:date="2020-06-30T18:32:00Z"/>
          <w:rFonts w:ascii="Calibri" w:eastAsia="Calibri" w:hAnsi="Calibri" w:cs="Times New Roman"/>
          <w:lang w:val="en-US"/>
        </w:rPr>
      </w:pPr>
      <w:ins w:id="5517" w:author="UTENTE" w:date="2020-06-30T18:32:00Z">
        <w:r w:rsidRPr="00E573B8">
          <w:rPr>
            <w:rFonts w:ascii="Calibri" w:eastAsia="Calibri" w:hAnsi="Calibri" w:cs="Times New Roman"/>
            <w:lang w:val="en-US"/>
          </w:rPr>
          <w:lastRenderedPageBreak/>
          <w:t>362.</w:t>
        </w:r>
        <w:r w:rsidRPr="00E573B8">
          <w:rPr>
            <w:rFonts w:ascii="Calibri" w:eastAsia="Calibri" w:hAnsi="Calibri" w:cs="Times New Roman"/>
            <w:lang w:val="en-US"/>
          </w:rPr>
          <w:tab/>
          <w:t>n "I run a hand through my hair, unsure of what I can say to ease the tense atmosphere."</w:t>
        </w:r>
      </w:ins>
    </w:p>
    <w:p w14:paraId="626C01F0" w14:textId="77777777" w:rsidR="00E573B8" w:rsidRPr="00E573B8" w:rsidRDefault="00E573B8" w:rsidP="00E573B8">
      <w:pPr>
        <w:tabs>
          <w:tab w:val="left" w:pos="0"/>
        </w:tabs>
        <w:spacing w:line="600" w:lineRule="auto"/>
        <w:jc w:val="left"/>
        <w:rPr>
          <w:ins w:id="5518" w:author="UTENTE" w:date="2020-06-30T18:32:00Z"/>
          <w:rFonts w:ascii="Calibri" w:eastAsia="Calibri" w:hAnsi="Calibri" w:cs="Times New Roman"/>
          <w:lang w:val="en-US"/>
        </w:rPr>
      </w:pPr>
      <w:ins w:id="5519" w:author="UTENTE" w:date="2020-06-30T18:32:00Z">
        <w:r w:rsidRPr="00E573B8">
          <w:rPr>
            <w:rFonts w:ascii="Calibri" w:eastAsia="Calibri" w:hAnsi="Calibri" w:cs="Times New Roman"/>
            <w:lang w:val="en-US"/>
          </w:rPr>
          <w:t>363.</w:t>
        </w:r>
        <w:r w:rsidRPr="00E573B8">
          <w:rPr>
            <w:rFonts w:ascii="Calibri" w:eastAsia="Calibri" w:hAnsi="Calibri" w:cs="Times New Roman"/>
            <w:lang w:val="en-US"/>
          </w:rPr>
          <w:tab/>
          <w:t>mcp "\"I'm sorry… I don't really know what you're going through, but I'm sure it can't be easy."</w:t>
        </w:r>
      </w:ins>
    </w:p>
    <w:p w14:paraId="64934268" w14:textId="77777777" w:rsidR="00E573B8" w:rsidRPr="00E573B8" w:rsidRDefault="00E573B8" w:rsidP="00E573B8">
      <w:pPr>
        <w:tabs>
          <w:tab w:val="left" w:pos="0"/>
        </w:tabs>
        <w:spacing w:line="600" w:lineRule="auto"/>
        <w:jc w:val="left"/>
        <w:rPr>
          <w:ins w:id="5520" w:author="UTENTE" w:date="2020-06-30T18:32:00Z"/>
          <w:rFonts w:ascii="Calibri" w:eastAsia="Calibri" w:hAnsi="Calibri" w:cs="Times New Roman"/>
          <w:lang w:val="en-US"/>
        </w:rPr>
      </w:pPr>
      <w:ins w:id="5521" w:author="UTENTE" w:date="2020-06-30T18:32:00Z">
        <w:r w:rsidRPr="00E573B8">
          <w:rPr>
            <w:rFonts w:ascii="Calibri" w:eastAsia="Calibri" w:hAnsi="Calibri" w:cs="Times New Roman"/>
            <w:lang w:val="en-US"/>
          </w:rPr>
          <w:t>364.</w:t>
        </w:r>
        <w:r w:rsidRPr="00E573B8">
          <w:rPr>
            <w:rFonts w:ascii="Calibri" w:eastAsia="Calibri" w:hAnsi="Calibri" w:cs="Times New Roman"/>
            <w:lang w:val="en-US"/>
          </w:rPr>
          <w:tab/>
          <w:t>mcp "\"I wish I could offer you more support.\""</w:t>
        </w:r>
      </w:ins>
    </w:p>
    <w:p w14:paraId="0067710B" w14:textId="77777777" w:rsidR="00E573B8" w:rsidRPr="00E573B8" w:rsidRDefault="00E573B8" w:rsidP="00E573B8">
      <w:pPr>
        <w:tabs>
          <w:tab w:val="left" w:pos="0"/>
        </w:tabs>
        <w:spacing w:line="600" w:lineRule="auto"/>
        <w:jc w:val="left"/>
        <w:rPr>
          <w:ins w:id="5522" w:author="UTENTE" w:date="2020-06-30T18:32:00Z"/>
          <w:rFonts w:ascii="Calibri" w:eastAsia="Calibri" w:hAnsi="Calibri" w:cs="Times New Roman"/>
          <w:lang w:val="en-US"/>
        </w:rPr>
      </w:pPr>
      <w:ins w:id="5523" w:author="UTENTE" w:date="2020-06-30T18:32:00Z">
        <w:r w:rsidRPr="00E573B8">
          <w:rPr>
            <w:rFonts w:ascii="Calibri" w:eastAsia="Calibri" w:hAnsi="Calibri" w:cs="Times New Roman"/>
            <w:lang w:val="en-US"/>
          </w:rPr>
          <w:t>365.</w:t>
        </w:r>
        <w:r w:rsidRPr="00E573B8">
          <w:rPr>
            <w:rFonts w:ascii="Calibri" w:eastAsia="Calibri" w:hAnsi="Calibri" w:cs="Times New Roman"/>
            <w:lang w:val="en-US"/>
          </w:rPr>
          <w:tab/>
          <w:t>i "\"Hah. No need to pity me, dear, I've already got that base covered.\""</w:t>
        </w:r>
      </w:ins>
    </w:p>
    <w:p w14:paraId="1B685DA2" w14:textId="77777777" w:rsidR="00E573B8" w:rsidRPr="00E573B8" w:rsidRDefault="00E573B8" w:rsidP="00E573B8">
      <w:pPr>
        <w:tabs>
          <w:tab w:val="left" w:pos="0"/>
        </w:tabs>
        <w:spacing w:line="600" w:lineRule="auto"/>
        <w:jc w:val="left"/>
        <w:rPr>
          <w:ins w:id="5524" w:author="UTENTE" w:date="2020-06-30T18:32:00Z"/>
          <w:rFonts w:ascii="Calibri" w:eastAsia="Calibri" w:hAnsi="Calibri" w:cs="Times New Roman"/>
          <w:lang w:val="en-US"/>
        </w:rPr>
      </w:pPr>
      <w:ins w:id="5525" w:author="UTENTE" w:date="2020-06-30T18:32:00Z">
        <w:r w:rsidRPr="00E573B8">
          <w:rPr>
            <w:rFonts w:ascii="Calibri" w:eastAsia="Calibri" w:hAnsi="Calibri" w:cs="Times New Roman"/>
            <w:lang w:val="en-US"/>
          </w:rPr>
          <w:t>366.</w:t>
        </w:r>
        <w:r w:rsidRPr="00E573B8">
          <w:rPr>
            <w:rFonts w:ascii="Calibri" w:eastAsia="Calibri" w:hAnsi="Calibri" w:cs="Times New Roman"/>
            <w:lang w:val="en-US"/>
          </w:rPr>
          <w:tab/>
          <w:t>n "He exhales a faint sigh while adjusting his glasses, then straightens up."</w:t>
        </w:r>
      </w:ins>
    </w:p>
    <w:p w14:paraId="0DDCD0E5" w14:textId="77777777" w:rsidR="00E573B8" w:rsidRPr="00E573B8" w:rsidRDefault="00E573B8" w:rsidP="00E573B8">
      <w:pPr>
        <w:tabs>
          <w:tab w:val="left" w:pos="0"/>
        </w:tabs>
        <w:spacing w:line="600" w:lineRule="auto"/>
        <w:jc w:val="left"/>
        <w:rPr>
          <w:ins w:id="5526" w:author="UTENTE" w:date="2020-06-30T18:32:00Z"/>
          <w:rFonts w:ascii="Calibri" w:eastAsia="Calibri" w:hAnsi="Calibri" w:cs="Times New Roman"/>
          <w:lang w:val="en-US"/>
        </w:rPr>
      </w:pPr>
      <w:ins w:id="5527" w:author="UTENTE" w:date="2020-06-30T18:32:00Z">
        <w:r w:rsidRPr="00E573B8">
          <w:rPr>
            <w:rFonts w:ascii="Calibri" w:eastAsia="Calibri" w:hAnsi="Calibri" w:cs="Times New Roman"/>
            <w:lang w:val="en-US"/>
          </w:rPr>
          <w:t>367.</w:t>
        </w:r>
        <w:r w:rsidRPr="00E573B8">
          <w:rPr>
            <w:rFonts w:ascii="Calibri" w:eastAsia="Calibri" w:hAnsi="Calibri" w:cs="Times New Roman"/>
            <w:lang w:val="en-US"/>
          </w:rPr>
          <w:tab/>
          <w:t>mcp "\"…You should be careful.\""</w:t>
        </w:r>
      </w:ins>
    </w:p>
    <w:p w14:paraId="6B46962A" w14:textId="77777777" w:rsidR="00E573B8" w:rsidRPr="00E573B8" w:rsidRDefault="00E573B8" w:rsidP="00E573B8">
      <w:pPr>
        <w:tabs>
          <w:tab w:val="left" w:pos="0"/>
        </w:tabs>
        <w:spacing w:line="600" w:lineRule="auto"/>
        <w:jc w:val="left"/>
        <w:rPr>
          <w:ins w:id="5528" w:author="UTENTE" w:date="2020-06-30T18:32:00Z"/>
          <w:rFonts w:ascii="Calibri" w:eastAsia="Calibri" w:hAnsi="Calibri" w:cs="Times New Roman"/>
          <w:lang w:val="en-US"/>
        </w:rPr>
      </w:pPr>
      <w:ins w:id="5529" w:author="UTENTE" w:date="2020-06-30T18:32:00Z">
        <w:r w:rsidRPr="00E573B8">
          <w:rPr>
            <w:rFonts w:ascii="Calibri" w:eastAsia="Calibri" w:hAnsi="Calibri" w:cs="Times New Roman"/>
            <w:lang w:val="en-US"/>
          </w:rPr>
          <w:t>368.</w:t>
        </w:r>
        <w:r w:rsidRPr="00E573B8">
          <w:rPr>
            <w:rFonts w:ascii="Calibri" w:eastAsia="Calibri" w:hAnsi="Calibri" w:cs="Times New Roman"/>
            <w:lang w:val="en-US"/>
          </w:rPr>
          <w:tab/>
          <w:t>i "\"…\""</w:t>
        </w:r>
      </w:ins>
    </w:p>
    <w:p w14:paraId="0DFBB336" w14:textId="77777777" w:rsidR="00E573B8" w:rsidRPr="00E573B8" w:rsidRDefault="00E573B8" w:rsidP="00E573B8">
      <w:pPr>
        <w:tabs>
          <w:tab w:val="left" w:pos="0"/>
        </w:tabs>
        <w:spacing w:line="600" w:lineRule="auto"/>
        <w:jc w:val="left"/>
        <w:rPr>
          <w:ins w:id="5530" w:author="UTENTE" w:date="2020-06-30T18:32:00Z"/>
          <w:rFonts w:ascii="Calibri" w:eastAsia="Calibri" w:hAnsi="Calibri" w:cs="Times New Roman"/>
          <w:lang w:val="en-US"/>
        </w:rPr>
      </w:pPr>
      <w:ins w:id="5531" w:author="UTENTE" w:date="2020-06-30T18:32:00Z">
        <w:r w:rsidRPr="00E573B8">
          <w:rPr>
            <w:rFonts w:ascii="Calibri" w:eastAsia="Calibri" w:hAnsi="Calibri" w:cs="Times New Roman"/>
            <w:lang w:val="en-US"/>
          </w:rPr>
          <w:t>369.</w:t>
        </w:r>
        <w:r w:rsidRPr="00E573B8">
          <w:rPr>
            <w:rFonts w:ascii="Calibri" w:eastAsia="Calibri" w:hAnsi="Calibri" w:cs="Times New Roman"/>
            <w:lang w:val="en-US"/>
          </w:rPr>
          <w:tab/>
          <w:t>n "I can hardly believe I'm saying this, but…{w} It's true. I don't want to see Isaac dead – or anyone else, for that matter."</w:t>
        </w:r>
      </w:ins>
    </w:p>
    <w:p w14:paraId="0C16CC1A" w14:textId="77777777" w:rsidR="00E573B8" w:rsidRPr="00E573B8" w:rsidRDefault="00E573B8" w:rsidP="00E573B8">
      <w:pPr>
        <w:tabs>
          <w:tab w:val="left" w:pos="0"/>
        </w:tabs>
        <w:spacing w:line="600" w:lineRule="auto"/>
        <w:jc w:val="left"/>
        <w:rPr>
          <w:ins w:id="5532" w:author="UTENTE" w:date="2020-06-30T18:32:00Z"/>
          <w:rFonts w:ascii="Calibri" w:eastAsia="Calibri" w:hAnsi="Calibri" w:cs="Times New Roman"/>
          <w:lang w:val="en-US"/>
        </w:rPr>
      </w:pPr>
      <w:ins w:id="5533" w:author="UTENTE" w:date="2020-06-30T18:32:00Z">
        <w:r w:rsidRPr="00E573B8">
          <w:rPr>
            <w:rFonts w:ascii="Calibri" w:eastAsia="Calibri" w:hAnsi="Calibri" w:cs="Times New Roman"/>
            <w:lang w:val="en-US"/>
          </w:rPr>
          <w:t>370.</w:t>
        </w:r>
        <w:r w:rsidRPr="00E573B8">
          <w:rPr>
            <w:rFonts w:ascii="Calibri" w:eastAsia="Calibri" w:hAnsi="Calibri" w:cs="Times New Roman"/>
            <w:lang w:val="en-US"/>
          </w:rPr>
          <w:tab/>
          <w:t>mcp "\"This probably sounds rich coming from a guy who just found out about vampires yesterday, I know.\""</w:t>
        </w:r>
      </w:ins>
    </w:p>
    <w:p w14:paraId="61A0BEBC" w14:textId="77777777" w:rsidR="00E573B8" w:rsidRPr="00E573B8" w:rsidRDefault="00E573B8" w:rsidP="00E573B8">
      <w:pPr>
        <w:tabs>
          <w:tab w:val="left" w:pos="0"/>
        </w:tabs>
        <w:spacing w:line="600" w:lineRule="auto"/>
        <w:jc w:val="left"/>
        <w:rPr>
          <w:ins w:id="5534" w:author="UTENTE" w:date="2020-06-30T18:32:00Z"/>
          <w:rFonts w:ascii="Calibri" w:eastAsia="Calibri" w:hAnsi="Calibri" w:cs="Times New Roman"/>
          <w:lang w:val="en-US"/>
        </w:rPr>
      </w:pPr>
      <w:ins w:id="5535" w:author="UTENTE" w:date="2020-06-30T18:32:00Z">
        <w:r w:rsidRPr="00E573B8">
          <w:rPr>
            <w:rFonts w:ascii="Calibri" w:eastAsia="Calibri" w:hAnsi="Calibri" w:cs="Times New Roman"/>
            <w:lang w:val="en-US"/>
          </w:rPr>
          <w:t>371.</w:t>
        </w:r>
        <w:r w:rsidRPr="00E573B8">
          <w:rPr>
            <w:rFonts w:ascii="Calibri" w:eastAsia="Calibri" w:hAnsi="Calibri" w:cs="Times New Roman"/>
            <w:lang w:val="en-US"/>
          </w:rPr>
          <w:tab/>
          <w:t>mcp "\"But I get the feeling that all of them are out for themselves… they're too unpredictable, too dangerous.\""</w:t>
        </w:r>
      </w:ins>
    </w:p>
    <w:p w14:paraId="6EC22276" w14:textId="77777777" w:rsidR="00E573B8" w:rsidRPr="00E573B8" w:rsidRDefault="00E573B8" w:rsidP="00E573B8">
      <w:pPr>
        <w:tabs>
          <w:tab w:val="left" w:pos="0"/>
        </w:tabs>
        <w:spacing w:line="600" w:lineRule="auto"/>
        <w:jc w:val="left"/>
        <w:rPr>
          <w:ins w:id="5536" w:author="UTENTE" w:date="2020-06-30T18:32:00Z"/>
          <w:rFonts w:ascii="Calibri" w:eastAsia="Calibri" w:hAnsi="Calibri" w:cs="Times New Roman"/>
          <w:lang w:val="en-US"/>
        </w:rPr>
      </w:pPr>
      <w:ins w:id="5537" w:author="UTENTE" w:date="2020-06-30T18:32:00Z">
        <w:r w:rsidRPr="00E573B8">
          <w:rPr>
            <w:rFonts w:ascii="Calibri" w:eastAsia="Calibri" w:hAnsi="Calibri" w:cs="Times New Roman"/>
            <w:lang w:val="en-US"/>
          </w:rPr>
          <w:t>372.</w:t>
        </w:r>
        <w:r w:rsidRPr="00E573B8">
          <w:rPr>
            <w:rFonts w:ascii="Calibri" w:eastAsia="Calibri" w:hAnsi="Calibri" w:cs="Times New Roman"/>
            <w:lang w:val="en-US"/>
          </w:rPr>
          <w:tab/>
          <w:t>mcp "\"Even if we've got our philosophical differences, I'd prefer if you didn't get hurt. So don't get overconfident, yeah?\""</w:t>
        </w:r>
      </w:ins>
    </w:p>
    <w:p w14:paraId="28B105D9" w14:textId="77777777" w:rsidR="00E573B8" w:rsidRPr="00E573B8" w:rsidRDefault="00E573B8" w:rsidP="00E573B8">
      <w:pPr>
        <w:tabs>
          <w:tab w:val="left" w:pos="0"/>
        </w:tabs>
        <w:spacing w:line="600" w:lineRule="auto"/>
        <w:jc w:val="left"/>
        <w:rPr>
          <w:ins w:id="5538" w:author="UTENTE" w:date="2020-06-30T18:32:00Z"/>
          <w:rFonts w:ascii="Calibri" w:eastAsia="Calibri" w:hAnsi="Calibri" w:cs="Times New Roman"/>
          <w:lang w:val="en-US"/>
        </w:rPr>
      </w:pPr>
      <w:ins w:id="5539" w:author="UTENTE" w:date="2020-06-30T18:32:00Z">
        <w:r w:rsidRPr="00E573B8">
          <w:rPr>
            <w:rFonts w:ascii="Calibri" w:eastAsia="Calibri" w:hAnsi="Calibri" w:cs="Times New Roman"/>
            <w:lang w:val="en-US"/>
          </w:rPr>
          <w:t>373.</w:t>
        </w:r>
        <w:r w:rsidRPr="00E573B8">
          <w:rPr>
            <w:rFonts w:ascii="Calibri" w:eastAsia="Calibri" w:hAnsi="Calibri" w:cs="Times New Roman"/>
            <w:lang w:val="en-US"/>
          </w:rPr>
          <w:tab/>
          <w:t>i "\"…{i}You're{/i} worried about {i}me{/i}? Shouldn't it be the other way around?\"" </w:t>
        </w:r>
        <w:r w:rsidRPr="00E573B8">
          <w:rPr>
            <w:rFonts w:ascii="Calibri" w:eastAsia="Calibri" w:hAnsi="Calibri" w:cs="Times New Roman"/>
            <w:lang w:val="en-US"/>
          </w:rPr>
          <w:br w:type="page"/>
        </w:r>
      </w:ins>
    </w:p>
    <w:p w14:paraId="2A3A2EC6" w14:textId="77777777" w:rsidR="00E573B8" w:rsidRPr="00E573B8" w:rsidRDefault="00E573B8" w:rsidP="00E573B8">
      <w:pPr>
        <w:tabs>
          <w:tab w:val="left" w:pos="0"/>
        </w:tabs>
        <w:spacing w:line="600" w:lineRule="auto"/>
        <w:jc w:val="left"/>
        <w:rPr>
          <w:ins w:id="5540" w:author="UTENTE" w:date="2020-06-30T18:32:00Z"/>
          <w:rFonts w:ascii="Calibri" w:eastAsia="Calibri" w:hAnsi="Calibri" w:cs="Times New Roman"/>
        </w:rPr>
      </w:pPr>
      <w:ins w:id="5541" w:author="UTENTE" w:date="2020-06-30T18:32:00Z">
        <w:r w:rsidRPr="00E573B8">
          <w:rPr>
            <w:rFonts w:ascii="Calibri" w:eastAsia="Calibri" w:hAnsi="Calibri" w:cs="Times New Roman"/>
          </w:rPr>
          <w:lastRenderedPageBreak/>
          <w:t>362.</w:t>
        </w:r>
        <w:r w:rsidRPr="00E573B8">
          <w:rPr>
            <w:rFonts w:ascii="Calibri" w:eastAsia="Calibri" w:hAnsi="Calibri" w:cs="Times New Roman"/>
          </w:rPr>
          <w:tab/>
          <w:t>n "Mi passo una mano fra i capelli, insicuro su cosa potrei dire per alleggerire questa atmosfera così tesa."</w:t>
        </w:r>
      </w:ins>
    </w:p>
    <w:p w14:paraId="15212CB6" w14:textId="77777777" w:rsidR="00E573B8" w:rsidRPr="00E573B8" w:rsidRDefault="00E573B8" w:rsidP="00E573B8">
      <w:pPr>
        <w:tabs>
          <w:tab w:val="left" w:pos="0"/>
        </w:tabs>
        <w:spacing w:line="600" w:lineRule="auto"/>
        <w:jc w:val="left"/>
        <w:rPr>
          <w:ins w:id="5542" w:author="UTENTE" w:date="2020-06-30T18:32:00Z"/>
          <w:rFonts w:ascii="Calibri" w:eastAsia="Calibri" w:hAnsi="Calibri" w:cs="Times New Roman"/>
        </w:rPr>
      </w:pPr>
      <w:ins w:id="5543" w:author="UTENTE" w:date="2020-06-30T18:32:00Z">
        <w:r w:rsidRPr="00E573B8">
          <w:rPr>
            <w:rFonts w:ascii="Calibri" w:eastAsia="Calibri" w:hAnsi="Calibri" w:cs="Times New Roman"/>
          </w:rPr>
          <w:t>363.</w:t>
        </w:r>
        <w:r w:rsidRPr="00E573B8">
          <w:rPr>
            <w:rFonts w:ascii="Calibri" w:eastAsia="Calibri" w:hAnsi="Calibri" w:cs="Times New Roman"/>
          </w:rPr>
          <w:tab/>
          <w:t>mcp "\"Mi dispiace… Non so proprio cosa stai attraversando, ma sono sicuro che non sia facile."</w:t>
        </w:r>
      </w:ins>
    </w:p>
    <w:p w14:paraId="34BD003C" w14:textId="77777777" w:rsidR="00E573B8" w:rsidRPr="00E573B8" w:rsidRDefault="00E573B8" w:rsidP="00E573B8">
      <w:pPr>
        <w:tabs>
          <w:tab w:val="left" w:pos="0"/>
        </w:tabs>
        <w:spacing w:line="600" w:lineRule="auto"/>
        <w:jc w:val="left"/>
        <w:rPr>
          <w:ins w:id="5544" w:author="UTENTE" w:date="2020-06-30T18:32:00Z"/>
          <w:rFonts w:ascii="Calibri" w:eastAsia="Calibri" w:hAnsi="Calibri" w:cs="Times New Roman"/>
        </w:rPr>
      </w:pPr>
      <w:ins w:id="5545" w:author="UTENTE" w:date="2020-06-30T18:32:00Z">
        <w:r w:rsidRPr="00E573B8">
          <w:rPr>
            <w:rFonts w:ascii="Calibri" w:eastAsia="Calibri" w:hAnsi="Calibri" w:cs="Times New Roman"/>
          </w:rPr>
          <w:t>364.</w:t>
        </w:r>
        <w:r w:rsidRPr="00E573B8">
          <w:rPr>
            <w:rFonts w:ascii="Calibri" w:eastAsia="Calibri" w:hAnsi="Calibri" w:cs="Times New Roman"/>
          </w:rPr>
          <w:tab/>
          <w:t>mcp "\"Vorrei poter fare qualcosa per aiutarti.\""</w:t>
        </w:r>
      </w:ins>
    </w:p>
    <w:p w14:paraId="51BEC787" w14:textId="77777777" w:rsidR="00E573B8" w:rsidRPr="00E573B8" w:rsidRDefault="00E573B8" w:rsidP="00E573B8">
      <w:pPr>
        <w:tabs>
          <w:tab w:val="left" w:pos="0"/>
        </w:tabs>
        <w:spacing w:line="600" w:lineRule="auto"/>
        <w:jc w:val="left"/>
        <w:rPr>
          <w:ins w:id="5546" w:author="UTENTE" w:date="2020-06-30T18:32:00Z"/>
          <w:rFonts w:ascii="Calibri" w:eastAsia="Calibri" w:hAnsi="Calibri" w:cs="Times New Roman"/>
        </w:rPr>
      </w:pPr>
      <w:ins w:id="5547" w:author="UTENTE" w:date="2020-06-30T18:32:00Z">
        <w:r w:rsidRPr="00E573B8">
          <w:rPr>
            <w:rFonts w:ascii="Calibri" w:eastAsia="Calibri" w:hAnsi="Calibri" w:cs="Times New Roman"/>
          </w:rPr>
          <w:t>365.</w:t>
        </w:r>
        <w:r w:rsidRPr="00E573B8">
          <w:rPr>
            <w:rFonts w:ascii="Calibri" w:eastAsia="Calibri" w:hAnsi="Calibri" w:cs="Times New Roman"/>
          </w:rPr>
          <w:tab/>
          <w:t>i "\"Hah. Non c'è bisogno di provare compassione per me, tesoro, ci sono abituato ormai.\""</w:t>
        </w:r>
      </w:ins>
    </w:p>
    <w:p w14:paraId="1EF955B2" w14:textId="77777777" w:rsidR="00E573B8" w:rsidRPr="00E573B8" w:rsidRDefault="00E573B8" w:rsidP="00E573B8">
      <w:pPr>
        <w:tabs>
          <w:tab w:val="left" w:pos="0"/>
        </w:tabs>
        <w:spacing w:line="600" w:lineRule="auto"/>
        <w:jc w:val="left"/>
        <w:rPr>
          <w:ins w:id="5548" w:author="UTENTE" w:date="2020-06-30T18:32:00Z"/>
          <w:rFonts w:ascii="Calibri" w:eastAsia="Calibri" w:hAnsi="Calibri" w:cs="Times New Roman"/>
        </w:rPr>
      </w:pPr>
      <w:ins w:id="5549" w:author="UTENTE" w:date="2020-06-30T18:32:00Z">
        <w:r w:rsidRPr="00E573B8">
          <w:rPr>
            <w:rFonts w:ascii="Calibri" w:eastAsia="Calibri" w:hAnsi="Calibri" w:cs="Times New Roman"/>
          </w:rPr>
          <w:t>366.</w:t>
        </w:r>
        <w:r w:rsidRPr="00E573B8">
          <w:rPr>
            <w:rFonts w:ascii="Calibri" w:eastAsia="Calibri" w:hAnsi="Calibri" w:cs="Times New Roman"/>
          </w:rPr>
          <w:tab/>
          <w:t>n "Si lascia andare ad un sospiro mentre si aggiusta gli occhiali, poi torna a sedersi composto."</w:t>
        </w:r>
      </w:ins>
    </w:p>
    <w:p w14:paraId="5E59445C" w14:textId="77777777" w:rsidR="00E573B8" w:rsidRPr="00E573B8" w:rsidRDefault="00E573B8" w:rsidP="00E573B8">
      <w:pPr>
        <w:tabs>
          <w:tab w:val="left" w:pos="0"/>
        </w:tabs>
        <w:spacing w:line="600" w:lineRule="auto"/>
        <w:jc w:val="left"/>
        <w:rPr>
          <w:ins w:id="5550" w:author="UTENTE" w:date="2020-06-30T18:32:00Z"/>
          <w:rFonts w:ascii="Calibri" w:eastAsia="Calibri" w:hAnsi="Calibri" w:cs="Times New Roman"/>
        </w:rPr>
      </w:pPr>
      <w:ins w:id="5551" w:author="UTENTE" w:date="2020-06-30T18:32:00Z">
        <w:r w:rsidRPr="00E573B8">
          <w:rPr>
            <w:rFonts w:ascii="Calibri" w:eastAsia="Calibri" w:hAnsi="Calibri" w:cs="Times New Roman"/>
          </w:rPr>
          <w:t>367.</w:t>
        </w:r>
        <w:r w:rsidRPr="00E573B8">
          <w:rPr>
            <w:rFonts w:ascii="Calibri" w:eastAsia="Calibri" w:hAnsi="Calibri" w:cs="Times New Roman"/>
          </w:rPr>
          <w:tab/>
          <w:t>mcp "\"…Dovresti fare attenzione.\"</w:t>
        </w:r>
      </w:ins>
    </w:p>
    <w:p w14:paraId="21A06E31" w14:textId="77777777" w:rsidR="00E573B8" w:rsidRPr="00E573B8" w:rsidRDefault="00E573B8" w:rsidP="00E573B8">
      <w:pPr>
        <w:tabs>
          <w:tab w:val="left" w:pos="0"/>
        </w:tabs>
        <w:spacing w:line="600" w:lineRule="auto"/>
        <w:jc w:val="left"/>
        <w:rPr>
          <w:ins w:id="5552" w:author="UTENTE" w:date="2020-06-30T18:32:00Z"/>
          <w:rFonts w:ascii="Calibri" w:eastAsia="Calibri" w:hAnsi="Calibri" w:cs="Times New Roman"/>
        </w:rPr>
      </w:pPr>
      <w:ins w:id="5553" w:author="UTENTE" w:date="2020-06-30T18:32:00Z">
        <w:r w:rsidRPr="00E573B8">
          <w:rPr>
            <w:rFonts w:ascii="Calibri" w:eastAsia="Calibri" w:hAnsi="Calibri" w:cs="Times New Roman"/>
          </w:rPr>
          <w:t>368.</w:t>
        </w:r>
        <w:r w:rsidRPr="00E573B8">
          <w:rPr>
            <w:rFonts w:ascii="Calibri" w:eastAsia="Calibri" w:hAnsi="Calibri" w:cs="Times New Roman"/>
          </w:rPr>
          <w:tab/>
          <w:t>i "\"…\""</w:t>
        </w:r>
      </w:ins>
    </w:p>
    <w:p w14:paraId="22B00F71" w14:textId="77777777" w:rsidR="00E573B8" w:rsidRPr="00E573B8" w:rsidRDefault="00E573B8" w:rsidP="00E573B8">
      <w:pPr>
        <w:tabs>
          <w:tab w:val="left" w:pos="0"/>
        </w:tabs>
        <w:spacing w:line="600" w:lineRule="auto"/>
        <w:jc w:val="left"/>
        <w:rPr>
          <w:ins w:id="5554" w:author="UTENTE" w:date="2020-06-30T18:32:00Z"/>
          <w:rFonts w:ascii="Calibri" w:eastAsia="Calibri" w:hAnsi="Calibri" w:cs="Times New Roman"/>
        </w:rPr>
      </w:pPr>
      <w:ins w:id="5555" w:author="UTENTE" w:date="2020-06-30T18:32:00Z">
        <w:r w:rsidRPr="00E573B8">
          <w:rPr>
            <w:rFonts w:ascii="Calibri" w:eastAsia="Calibri" w:hAnsi="Calibri" w:cs="Times New Roman"/>
          </w:rPr>
          <w:t>369.</w:t>
        </w:r>
        <w:r w:rsidRPr="00E573B8">
          <w:rPr>
            <w:rFonts w:ascii="Calibri" w:eastAsia="Calibri" w:hAnsi="Calibri" w:cs="Times New Roman"/>
          </w:rPr>
          <w:tab/>
          <w:t>n "Non posso credere che lo sto dicendo, ma…{w}È vero, non voglio vedere morire Isaac, o chiunque altro, in realtà. "</w:t>
        </w:r>
      </w:ins>
    </w:p>
    <w:p w14:paraId="574D1A05" w14:textId="77777777" w:rsidR="00E573B8" w:rsidRPr="00E573B8" w:rsidRDefault="00E573B8" w:rsidP="00E573B8">
      <w:pPr>
        <w:tabs>
          <w:tab w:val="left" w:pos="0"/>
        </w:tabs>
        <w:spacing w:line="600" w:lineRule="auto"/>
        <w:jc w:val="left"/>
        <w:rPr>
          <w:ins w:id="5556" w:author="UTENTE" w:date="2020-06-30T18:32:00Z"/>
          <w:rFonts w:ascii="Calibri" w:eastAsia="Calibri" w:hAnsi="Calibri" w:cs="Times New Roman"/>
        </w:rPr>
      </w:pPr>
      <w:ins w:id="5557" w:author="UTENTE" w:date="2020-06-30T18:32:00Z">
        <w:r w:rsidRPr="00E573B8">
          <w:rPr>
            <w:rFonts w:ascii="Calibri" w:eastAsia="Calibri" w:hAnsi="Calibri" w:cs="Times New Roman"/>
          </w:rPr>
          <w:t>370.</w:t>
        </w:r>
        <w:r w:rsidRPr="00E573B8">
          <w:rPr>
            <w:rFonts w:ascii="Calibri" w:eastAsia="Calibri" w:hAnsi="Calibri" w:cs="Times New Roman"/>
          </w:rPr>
          <w:tab/>
          <w:t>mcp "\"Probabilmente sembrerà una stronzata dato che viene da uno che ha scoperto dell'esistenza dei vampiri solo ieri, lo so.\""</w:t>
        </w:r>
      </w:ins>
    </w:p>
    <w:p w14:paraId="43EC25F5" w14:textId="77777777" w:rsidR="00E573B8" w:rsidRPr="00E573B8" w:rsidRDefault="00E573B8" w:rsidP="00E573B8">
      <w:pPr>
        <w:tabs>
          <w:tab w:val="left" w:pos="0"/>
        </w:tabs>
        <w:spacing w:line="600" w:lineRule="auto"/>
        <w:jc w:val="left"/>
        <w:rPr>
          <w:ins w:id="5558" w:author="UTENTE" w:date="2020-06-30T18:32:00Z"/>
          <w:rFonts w:ascii="Calibri" w:eastAsia="Calibri" w:hAnsi="Calibri" w:cs="Times New Roman"/>
        </w:rPr>
      </w:pPr>
      <w:ins w:id="5559" w:author="UTENTE" w:date="2020-06-30T18:32:00Z">
        <w:r w:rsidRPr="00E573B8">
          <w:rPr>
            <w:rFonts w:ascii="Calibri" w:eastAsia="Calibri" w:hAnsi="Calibri" w:cs="Times New Roman"/>
          </w:rPr>
          <w:t>371.</w:t>
        </w:r>
        <w:r w:rsidRPr="00E573B8">
          <w:rPr>
            <w:rFonts w:ascii="Calibri" w:eastAsia="Calibri" w:hAnsi="Calibri" w:cs="Times New Roman"/>
          </w:rPr>
          <w:tab/>
          <w:t>mcp "\"Ma mi sembra che stiano tutti un po' uscendo di senno… sono troppo imprevedibili, troppo pericolosi.\""</w:t>
        </w:r>
      </w:ins>
    </w:p>
    <w:p w14:paraId="5578F04F" w14:textId="77777777" w:rsidR="00E573B8" w:rsidRPr="00E573B8" w:rsidRDefault="00E573B8" w:rsidP="00E573B8">
      <w:pPr>
        <w:tabs>
          <w:tab w:val="left" w:pos="0"/>
        </w:tabs>
        <w:spacing w:line="600" w:lineRule="auto"/>
        <w:jc w:val="left"/>
        <w:rPr>
          <w:ins w:id="5560" w:author="UTENTE" w:date="2020-06-30T18:32:00Z"/>
          <w:rFonts w:ascii="Calibri" w:eastAsia="Calibri" w:hAnsi="Calibri" w:cs="Times New Roman"/>
          <w:rPrChange w:id="5561" w:author="UTENTE" w:date="2020-06-30T18:32:00Z">
            <w:rPr>
              <w:ins w:id="5562" w:author="UTENTE" w:date="2020-06-30T18:32:00Z"/>
              <w:rFonts w:ascii="Calibri" w:eastAsia="Calibri" w:hAnsi="Calibri" w:cs="Times New Roman"/>
              <w:lang w:val="en-US"/>
            </w:rPr>
          </w:rPrChange>
        </w:rPr>
      </w:pPr>
      <w:ins w:id="5563" w:author="UTENTE" w:date="2020-06-30T18:32:00Z">
        <w:r w:rsidRPr="00E573B8">
          <w:rPr>
            <w:rFonts w:ascii="Calibri" w:eastAsia="Calibri" w:hAnsi="Calibri" w:cs="Times New Roman"/>
          </w:rPr>
          <w:t>372.</w:t>
        </w:r>
        <w:r w:rsidRPr="00E573B8">
          <w:rPr>
            <w:rFonts w:ascii="Calibri" w:eastAsia="Calibri" w:hAnsi="Calibri" w:cs="Times New Roman"/>
          </w:rPr>
          <w:tab/>
          <w:t xml:space="preserve">mcp "\"Anche se ci sono delle differenze filosofiche fra noi, preferirei non ti succedesse niente. </w:t>
        </w:r>
        <w:r w:rsidRPr="00E573B8">
          <w:rPr>
            <w:rFonts w:ascii="Calibri" w:eastAsia="Calibri" w:hAnsi="Calibri" w:cs="Times New Roman"/>
            <w:rPrChange w:id="5564" w:author="UTENTE" w:date="2020-06-30T18:32:00Z">
              <w:rPr>
                <w:rFonts w:ascii="Calibri" w:eastAsia="Calibri" w:hAnsi="Calibri" w:cs="Times New Roman"/>
                <w:lang w:val="en-US"/>
              </w:rPr>
            </w:rPrChange>
          </w:rPr>
          <w:t>Quindi non essere troppo sicuro di te, d'accordo?"</w:t>
        </w:r>
      </w:ins>
    </w:p>
    <w:p w14:paraId="1BA7EB68" w14:textId="77777777" w:rsidR="00E573B8" w:rsidRPr="00E573B8" w:rsidRDefault="00E573B8" w:rsidP="00E573B8">
      <w:pPr>
        <w:tabs>
          <w:tab w:val="left" w:pos="0"/>
        </w:tabs>
        <w:spacing w:line="600" w:lineRule="auto"/>
        <w:jc w:val="left"/>
        <w:rPr>
          <w:ins w:id="5565" w:author="UTENTE" w:date="2020-06-30T18:32:00Z"/>
          <w:rFonts w:ascii="Calibri" w:eastAsia="Calibri" w:hAnsi="Calibri" w:cs="Times New Roman"/>
        </w:rPr>
      </w:pPr>
      <w:ins w:id="5566" w:author="UTENTE" w:date="2020-06-30T18:32:00Z">
        <w:r w:rsidRPr="00E573B8">
          <w:rPr>
            <w:rFonts w:ascii="Calibri" w:eastAsia="Calibri" w:hAnsi="Calibri" w:cs="Times New Roman"/>
          </w:rPr>
          <w:t>373.</w:t>
        </w:r>
        <w:r w:rsidRPr="00E573B8">
          <w:rPr>
            <w:rFonts w:ascii="Calibri" w:eastAsia="Calibri" w:hAnsi="Calibri" w:cs="Times New Roman"/>
          </w:rPr>
          <w:tab/>
          <w:t>i "\"…{i}Tu sei{/i} preoccupato {i}per me{/i}? Non dovrebbe essere il contrario?\""</w:t>
        </w:r>
        <w:r w:rsidRPr="00E573B8">
          <w:rPr>
            <w:rFonts w:ascii="Calibri" w:eastAsia="Calibri" w:hAnsi="Calibri" w:cs="Times New Roman"/>
          </w:rPr>
          <w:br w:type="page"/>
        </w:r>
      </w:ins>
    </w:p>
    <w:p w14:paraId="13FEAD0E" w14:textId="77777777" w:rsidR="00E573B8" w:rsidRPr="00E573B8" w:rsidRDefault="00E573B8" w:rsidP="00E573B8">
      <w:pPr>
        <w:tabs>
          <w:tab w:val="left" w:pos="0"/>
        </w:tabs>
        <w:spacing w:line="600" w:lineRule="auto"/>
        <w:jc w:val="left"/>
        <w:rPr>
          <w:ins w:id="5567" w:author="UTENTE" w:date="2020-06-30T18:32:00Z"/>
          <w:rFonts w:ascii="Calibri" w:eastAsia="Calibri" w:hAnsi="Calibri" w:cs="Times New Roman"/>
          <w:lang w:val="en-US"/>
        </w:rPr>
      </w:pPr>
      <w:ins w:id="5568" w:author="UTENTE" w:date="2020-06-30T18:32:00Z">
        <w:r w:rsidRPr="00E573B8">
          <w:rPr>
            <w:rFonts w:ascii="Calibri" w:eastAsia="Calibri" w:hAnsi="Calibri" w:cs="Times New Roman"/>
            <w:lang w:val="en-US"/>
          </w:rPr>
          <w:lastRenderedPageBreak/>
          <w:t>374.</w:t>
        </w:r>
        <w:r w:rsidRPr="00E573B8">
          <w:rPr>
            <w:rFonts w:ascii="Calibri" w:eastAsia="Calibri" w:hAnsi="Calibri" w:cs="Times New Roman"/>
            <w:lang w:val="en-US"/>
          </w:rPr>
          <w:tab/>
          <w:t>i "\"Ah, I'm not complaining, don't get me wrong. Please, continue telling me how much I mean to you.\""</w:t>
        </w:r>
      </w:ins>
    </w:p>
    <w:p w14:paraId="2C41B560" w14:textId="77777777" w:rsidR="00E573B8" w:rsidRPr="00E573B8" w:rsidRDefault="00E573B8" w:rsidP="00E573B8">
      <w:pPr>
        <w:tabs>
          <w:tab w:val="left" w:pos="0"/>
        </w:tabs>
        <w:spacing w:line="600" w:lineRule="auto"/>
        <w:jc w:val="left"/>
        <w:rPr>
          <w:ins w:id="5569" w:author="UTENTE" w:date="2020-06-30T18:32:00Z"/>
          <w:rFonts w:ascii="Calibri" w:eastAsia="Calibri" w:hAnsi="Calibri" w:cs="Times New Roman"/>
          <w:lang w:val="en-US"/>
        </w:rPr>
      </w:pPr>
      <w:ins w:id="5570" w:author="UTENTE" w:date="2020-06-30T18:32:00Z">
        <w:r w:rsidRPr="00E573B8">
          <w:rPr>
            <w:rFonts w:ascii="Calibri" w:eastAsia="Calibri" w:hAnsi="Calibri" w:cs="Times New Roman"/>
            <w:lang w:val="en-US"/>
          </w:rPr>
          <w:t>375.</w:t>
        </w:r>
        <w:r w:rsidRPr="00E573B8">
          <w:rPr>
            <w:rFonts w:ascii="Calibri" w:eastAsia="Calibri" w:hAnsi="Calibri" w:cs="Times New Roman"/>
            <w:lang w:val="en-US"/>
          </w:rPr>
          <w:tab/>
          <w:t>mcp "\"…\""</w:t>
        </w:r>
      </w:ins>
    </w:p>
    <w:p w14:paraId="6FD7DBB2" w14:textId="77777777" w:rsidR="00E573B8" w:rsidRPr="00E573B8" w:rsidRDefault="00E573B8" w:rsidP="00E573B8">
      <w:pPr>
        <w:tabs>
          <w:tab w:val="left" w:pos="0"/>
        </w:tabs>
        <w:spacing w:line="600" w:lineRule="auto"/>
        <w:jc w:val="left"/>
        <w:rPr>
          <w:ins w:id="5571" w:author="UTENTE" w:date="2020-06-30T18:32:00Z"/>
          <w:rFonts w:ascii="Calibri" w:eastAsia="Calibri" w:hAnsi="Calibri" w:cs="Times New Roman"/>
          <w:lang w:val="en-US"/>
        </w:rPr>
      </w:pPr>
      <w:ins w:id="5572" w:author="UTENTE" w:date="2020-06-30T18:32:00Z">
        <w:r w:rsidRPr="00E573B8">
          <w:rPr>
            <w:rFonts w:ascii="Calibri" w:eastAsia="Calibri" w:hAnsi="Calibri" w:cs="Times New Roman"/>
            <w:lang w:val="en-US"/>
          </w:rPr>
          <w:t>376.</w:t>
        </w:r>
        <w:r w:rsidRPr="00E573B8">
          <w:rPr>
            <w:rFonts w:ascii="Calibri" w:eastAsia="Calibri" w:hAnsi="Calibri" w:cs="Times New Roman"/>
            <w:lang w:val="en-US"/>
          </w:rPr>
          <w:tab/>
          <w:t>i "\"In all seriousness, [mc], you're right. I'll be careful…\""</w:t>
        </w:r>
      </w:ins>
    </w:p>
    <w:p w14:paraId="471421DE" w14:textId="77777777" w:rsidR="00E573B8" w:rsidRPr="00E573B8" w:rsidRDefault="00E573B8" w:rsidP="00E573B8">
      <w:pPr>
        <w:tabs>
          <w:tab w:val="left" w:pos="0"/>
        </w:tabs>
        <w:spacing w:line="600" w:lineRule="auto"/>
        <w:jc w:val="left"/>
        <w:rPr>
          <w:ins w:id="5573" w:author="UTENTE" w:date="2020-06-30T18:32:00Z"/>
          <w:rFonts w:ascii="Calibri" w:eastAsia="Calibri" w:hAnsi="Calibri" w:cs="Times New Roman"/>
          <w:lang w:val="en-US"/>
        </w:rPr>
      </w:pPr>
      <w:ins w:id="5574" w:author="UTENTE" w:date="2020-06-30T18:32:00Z">
        <w:r w:rsidRPr="00E573B8">
          <w:rPr>
            <w:rFonts w:ascii="Calibri" w:eastAsia="Calibri" w:hAnsi="Calibri" w:cs="Times New Roman"/>
            <w:lang w:val="en-US"/>
          </w:rPr>
          <w:t>377.</w:t>
        </w:r>
        <w:r w:rsidRPr="00E573B8">
          <w:rPr>
            <w:rFonts w:ascii="Calibri" w:eastAsia="Calibri" w:hAnsi="Calibri" w:cs="Times New Roman"/>
            <w:lang w:val="en-US"/>
          </w:rPr>
          <w:tab/>
          <w:t>i "\"If only so I can keep hearing you fuss over me.\""</w:t>
        </w:r>
      </w:ins>
    </w:p>
    <w:p w14:paraId="6A641232" w14:textId="77777777" w:rsidR="00E573B8" w:rsidRPr="00E573B8" w:rsidRDefault="00E573B8" w:rsidP="00E573B8">
      <w:pPr>
        <w:tabs>
          <w:tab w:val="left" w:pos="0"/>
        </w:tabs>
        <w:spacing w:line="600" w:lineRule="auto"/>
        <w:jc w:val="left"/>
        <w:rPr>
          <w:ins w:id="5575" w:author="UTENTE" w:date="2020-06-30T18:32:00Z"/>
          <w:rFonts w:ascii="Calibri" w:eastAsia="Calibri" w:hAnsi="Calibri" w:cs="Times New Roman"/>
          <w:lang w:val="en-US"/>
        </w:rPr>
      </w:pPr>
      <w:ins w:id="5576" w:author="UTENTE" w:date="2020-06-30T18:32:00Z">
        <w:r w:rsidRPr="00E573B8">
          <w:rPr>
            <w:rFonts w:ascii="Calibri" w:eastAsia="Calibri" w:hAnsi="Calibri" w:cs="Times New Roman"/>
            <w:lang w:val="en-US"/>
          </w:rPr>
          <w:t>378.</w:t>
        </w:r>
        <w:r w:rsidRPr="00E573B8">
          <w:rPr>
            <w:rFonts w:ascii="Calibri" w:eastAsia="Calibri" w:hAnsi="Calibri" w:cs="Times New Roman"/>
            <w:lang w:val="en-US"/>
          </w:rPr>
          <w:tab/>
          <w:t>n "With a smug little chuckle, Isaac straightens up."</w:t>
        </w:r>
      </w:ins>
    </w:p>
    <w:p w14:paraId="1C1AEC1F" w14:textId="77777777" w:rsidR="00E573B8" w:rsidRPr="00E573B8" w:rsidRDefault="00E573B8" w:rsidP="00E573B8">
      <w:pPr>
        <w:tabs>
          <w:tab w:val="left" w:pos="0"/>
        </w:tabs>
        <w:spacing w:line="600" w:lineRule="auto"/>
        <w:jc w:val="left"/>
        <w:rPr>
          <w:ins w:id="5577" w:author="UTENTE" w:date="2020-06-30T18:32:00Z"/>
          <w:rFonts w:ascii="Calibri" w:eastAsia="Calibri" w:hAnsi="Calibri" w:cs="Times New Roman"/>
          <w:lang w:val="en-US"/>
        </w:rPr>
      </w:pPr>
      <w:ins w:id="5578" w:author="UTENTE" w:date="2020-06-30T18:32:00Z">
        <w:r w:rsidRPr="00E573B8">
          <w:rPr>
            <w:rFonts w:ascii="Calibri" w:eastAsia="Calibri" w:hAnsi="Calibri" w:cs="Times New Roman"/>
            <w:lang w:val="en-US"/>
          </w:rPr>
          <w:t>379.</w:t>
        </w:r>
        <w:r w:rsidRPr="00E573B8">
          <w:rPr>
            <w:rFonts w:ascii="Calibri" w:eastAsia="Calibri" w:hAnsi="Calibri" w:cs="Times New Roman"/>
            <w:lang w:val="en-US"/>
          </w:rPr>
          <w:tab/>
          <w:t>n "I hope he actually took my words to heart… Well, if not, there's nothing else I can really do about it."</w:t>
        </w:r>
      </w:ins>
    </w:p>
    <w:p w14:paraId="4FE12093" w14:textId="77777777" w:rsidR="00E573B8" w:rsidRPr="00E573B8" w:rsidRDefault="00E573B8" w:rsidP="00E573B8">
      <w:pPr>
        <w:tabs>
          <w:tab w:val="left" w:pos="0"/>
        </w:tabs>
        <w:spacing w:line="600" w:lineRule="auto"/>
        <w:jc w:val="left"/>
        <w:rPr>
          <w:ins w:id="5579" w:author="UTENTE" w:date="2020-06-30T18:32:00Z"/>
          <w:rFonts w:ascii="Calibri" w:eastAsia="Calibri" w:hAnsi="Calibri" w:cs="Times New Roman"/>
          <w:lang w:val="en-US"/>
        </w:rPr>
      </w:pPr>
      <w:ins w:id="5580" w:author="UTENTE" w:date="2020-06-30T18:32:00Z">
        <w:r w:rsidRPr="00E573B8">
          <w:rPr>
            <w:rFonts w:ascii="Calibri" w:eastAsia="Calibri" w:hAnsi="Calibri" w:cs="Times New Roman"/>
            <w:lang w:val="en-US"/>
          </w:rPr>
          <w:t>380.</w:t>
        </w:r>
        <w:r w:rsidRPr="00E573B8">
          <w:rPr>
            <w:rFonts w:ascii="Calibri" w:eastAsia="Calibri" w:hAnsi="Calibri" w:cs="Times New Roman"/>
            <w:lang w:val="en-US"/>
          </w:rPr>
          <w:tab/>
          <w:t>n "The next moment, some kind of strange conviction grips me."</w:t>
        </w:r>
      </w:ins>
    </w:p>
    <w:p w14:paraId="0AAB93E7" w14:textId="77777777" w:rsidR="00E573B8" w:rsidRPr="00E573B8" w:rsidRDefault="00E573B8" w:rsidP="00E573B8">
      <w:pPr>
        <w:tabs>
          <w:tab w:val="left" w:pos="0"/>
        </w:tabs>
        <w:spacing w:line="600" w:lineRule="auto"/>
        <w:jc w:val="left"/>
        <w:rPr>
          <w:ins w:id="5581" w:author="UTENTE" w:date="2020-06-30T18:32:00Z"/>
          <w:rFonts w:ascii="Calibri" w:eastAsia="Calibri" w:hAnsi="Calibri" w:cs="Times New Roman"/>
          <w:lang w:val="en-US"/>
        </w:rPr>
      </w:pPr>
      <w:ins w:id="5582" w:author="UTENTE" w:date="2020-06-30T18:32:00Z">
        <w:r w:rsidRPr="00E573B8">
          <w:rPr>
            <w:rFonts w:ascii="Calibri" w:eastAsia="Calibri" w:hAnsi="Calibri" w:cs="Times New Roman"/>
            <w:lang w:val="en-US"/>
          </w:rPr>
          <w:t>381.</w:t>
        </w:r>
        <w:r w:rsidRPr="00E573B8">
          <w:rPr>
            <w:rFonts w:ascii="Calibri" w:eastAsia="Calibri" w:hAnsi="Calibri" w:cs="Times New Roman"/>
            <w:lang w:val="en-US"/>
          </w:rPr>
          <w:tab/>
          <w:t>n "I nudge Isaac's shoulder with a fist, putting on a determined frown."</w:t>
        </w:r>
      </w:ins>
    </w:p>
    <w:p w14:paraId="7355B8FE" w14:textId="77777777" w:rsidR="00E573B8" w:rsidRPr="00E573B8" w:rsidRDefault="00E573B8" w:rsidP="00E573B8">
      <w:pPr>
        <w:tabs>
          <w:tab w:val="left" w:pos="0"/>
        </w:tabs>
        <w:spacing w:line="600" w:lineRule="auto"/>
        <w:jc w:val="left"/>
        <w:rPr>
          <w:ins w:id="5583" w:author="UTENTE" w:date="2020-06-30T18:32:00Z"/>
          <w:rFonts w:ascii="Calibri" w:eastAsia="Calibri" w:hAnsi="Calibri" w:cs="Times New Roman"/>
          <w:lang w:val="en-US"/>
        </w:rPr>
      </w:pPr>
      <w:ins w:id="5584" w:author="UTENTE" w:date="2020-06-30T18:32:00Z">
        <w:r w:rsidRPr="00E573B8">
          <w:rPr>
            <w:rFonts w:ascii="Calibri" w:eastAsia="Calibri" w:hAnsi="Calibri" w:cs="Times New Roman"/>
            <w:lang w:val="en-US"/>
          </w:rPr>
          <w:t>382.</w:t>
        </w:r>
        <w:r w:rsidRPr="00E573B8">
          <w:rPr>
            <w:rFonts w:ascii="Calibri" w:eastAsia="Calibri" w:hAnsi="Calibri" w:cs="Times New Roman"/>
            <w:lang w:val="en-US"/>
          </w:rPr>
          <w:tab/>
          <w:t>mcp "\"…Don't run away, then.\""</w:t>
        </w:r>
      </w:ins>
    </w:p>
    <w:p w14:paraId="3AA6CB54" w14:textId="77777777" w:rsidR="00E573B8" w:rsidRPr="00E573B8" w:rsidRDefault="00E573B8" w:rsidP="00E573B8">
      <w:pPr>
        <w:tabs>
          <w:tab w:val="left" w:pos="0"/>
        </w:tabs>
        <w:spacing w:line="600" w:lineRule="auto"/>
        <w:jc w:val="left"/>
        <w:rPr>
          <w:ins w:id="5585" w:author="UTENTE" w:date="2020-06-30T18:32:00Z"/>
          <w:rFonts w:ascii="Calibri" w:eastAsia="Calibri" w:hAnsi="Calibri" w:cs="Times New Roman"/>
          <w:lang w:val="en-US"/>
        </w:rPr>
      </w:pPr>
      <w:ins w:id="5586" w:author="UTENTE" w:date="2020-06-30T18:32:00Z">
        <w:r w:rsidRPr="00E573B8">
          <w:rPr>
            <w:rFonts w:ascii="Calibri" w:eastAsia="Calibri" w:hAnsi="Calibri" w:cs="Times New Roman"/>
            <w:lang w:val="en-US"/>
          </w:rPr>
          <w:t>383.</w:t>
        </w:r>
        <w:r w:rsidRPr="00E573B8">
          <w:rPr>
            <w:rFonts w:ascii="Calibri" w:eastAsia="Calibri" w:hAnsi="Calibri" w:cs="Times New Roman"/>
            <w:lang w:val="en-US"/>
          </w:rPr>
          <w:tab/>
          <w:t>i "\"…\""</w:t>
        </w:r>
      </w:ins>
    </w:p>
    <w:p w14:paraId="2BD33474" w14:textId="77777777" w:rsidR="00E573B8" w:rsidRPr="00E573B8" w:rsidRDefault="00E573B8" w:rsidP="00E573B8">
      <w:pPr>
        <w:tabs>
          <w:tab w:val="left" w:pos="0"/>
        </w:tabs>
        <w:spacing w:line="600" w:lineRule="auto"/>
        <w:jc w:val="left"/>
        <w:rPr>
          <w:ins w:id="5587" w:author="UTENTE" w:date="2020-06-30T18:32:00Z"/>
          <w:rFonts w:ascii="Calibri" w:eastAsia="Calibri" w:hAnsi="Calibri" w:cs="Times New Roman"/>
          <w:lang w:val="en-US"/>
        </w:rPr>
      </w:pPr>
      <w:ins w:id="5588" w:author="UTENTE" w:date="2020-06-30T18:32:00Z">
        <w:r w:rsidRPr="00E573B8">
          <w:rPr>
            <w:rFonts w:ascii="Calibri" w:eastAsia="Calibri" w:hAnsi="Calibri" w:cs="Times New Roman"/>
            <w:lang w:val="en-US"/>
          </w:rPr>
          <w:t>384.</w:t>
        </w:r>
        <w:r w:rsidRPr="00E573B8">
          <w:rPr>
            <w:rFonts w:ascii="Calibri" w:eastAsia="Calibri" w:hAnsi="Calibri" w:cs="Times New Roman"/>
            <w:lang w:val="en-US"/>
          </w:rPr>
          <w:tab/>
          <w:t>n "He eyes me with a mixture of confusion and surprise."</w:t>
        </w:r>
      </w:ins>
    </w:p>
    <w:p w14:paraId="608FFEEF" w14:textId="77777777" w:rsidR="00E573B8" w:rsidRPr="00E573B8" w:rsidRDefault="00E573B8" w:rsidP="00E573B8">
      <w:pPr>
        <w:tabs>
          <w:tab w:val="left" w:pos="0"/>
        </w:tabs>
        <w:spacing w:line="600" w:lineRule="auto"/>
        <w:jc w:val="left"/>
        <w:rPr>
          <w:ins w:id="5589" w:author="UTENTE" w:date="2020-06-30T18:32:00Z"/>
          <w:rFonts w:ascii="Calibri" w:eastAsia="Calibri" w:hAnsi="Calibri" w:cs="Times New Roman"/>
          <w:lang w:val="en-US"/>
        </w:rPr>
      </w:pPr>
      <w:ins w:id="5590" w:author="UTENTE" w:date="2020-06-30T18:32:00Z">
        <w:r w:rsidRPr="00E573B8">
          <w:rPr>
            <w:rFonts w:ascii="Calibri" w:eastAsia="Calibri" w:hAnsi="Calibri" w:cs="Times New Roman"/>
            <w:lang w:val="en-US"/>
          </w:rPr>
          <w:t>385.</w:t>
        </w:r>
        <w:r w:rsidRPr="00E573B8">
          <w:rPr>
            <w:rFonts w:ascii="Calibri" w:eastAsia="Calibri" w:hAnsi="Calibri" w:cs="Times New Roman"/>
            <w:lang w:val="en-US"/>
          </w:rPr>
          <w:tab/>
          <w:t>mcp "\"Do whatever you have to do, and finish your business with the city's vampires.\""</w:t>
        </w:r>
      </w:ins>
    </w:p>
    <w:p w14:paraId="0F340AE4" w14:textId="77777777" w:rsidR="00E573B8" w:rsidRPr="00E573B8" w:rsidRDefault="00E573B8" w:rsidP="00E573B8">
      <w:pPr>
        <w:tabs>
          <w:tab w:val="left" w:pos="0"/>
        </w:tabs>
        <w:spacing w:line="600" w:lineRule="auto"/>
        <w:jc w:val="left"/>
        <w:rPr>
          <w:ins w:id="5591" w:author="UTENTE" w:date="2020-06-30T18:32:00Z"/>
          <w:rFonts w:ascii="Calibri" w:eastAsia="Calibri" w:hAnsi="Calibri" w:cs="Times New Roman"/>
          <w:lang w:val="en-US"/>
        </w:rPr>
      </w:pPr>
      <w:ins w:id="5592" w:author="UTENTE" w:date="2020-06-30T18:32:00Z">
        <w:r w:rsidRPr="00E573B8">
          <w:rPr>
            <w:rFonts w:ascii="Calibri" w:eastAsia="Calibri" w:hAnsi="Calibri" w:cs="Times New Roman"/>
            <w:lang w:val="en-US"/>
          </w:rPr>
          <w:t>386.</w:t>
        </w:r>
        <w:r w:rsidRPr="00E573B8">
          <w:rPr>
            <w:rFonts w:ascii="Calibri" w:eastAsia="Calibri" w:hAnsi="Calibri" w:cs="Times New Roman"/>
            <w:lang w:val="en-US"/>
          </w:rPr>
          <w:tab/>
          <w:t>mcp "\"But after that, if I were you, I wouldn't deal with them a second longer than necessary…\""</w:t>
        </w:r>
      </w:ins>
    </w:p>
    <w:p w14:paraId="5A928E2A" w14:textId="77777777" w:rsidR="00E573B8" w:rsidRPr="00E573B8" w:rsidRDefault="00E573B8" w:rsidP="00E573B8">
      <w:pPr>
        <w:tabs>
          <w:tab w:val="left" w:pos="0"/>
        </w:tabs>
        <w:spacing w:line="600" w:lineRule="auto"/>
        <w:jc w:val="left"/>
        <w:rPr>
          <w:ins w:id="5593" w:author="UTENTE" w:date="2020-06-30T18:32:00Z"/>
          <w:rFonts w:ascii="Calibri" w:eastAsia="Calibri" w:hAnsi="Calibri" w:cs="Times New Roman"/>
          <w:lang w:val="en-US"/>
        </w:rPr>
      </w:pPr>
      <w:ins w:id="5594" w:author="UTENTE" w:date="2020-06-30T18:32:00Z">
        <w:r w:rsidRPr="00E573B8">
          <w:rPr>
            <w:rFonts w:ascii="Calibri" w:eastAsia="Calibri" w:hAnsi="Calibri" w:cs="Times New Roman"/>
            <w:lang w:val="en-US"/>
          </w:rPr>
          <w:t>387.</w:t>
        </w:r>
        <w:r w:rsidRPr="00E573B8">
          <w:rPr>
            <w:rFonts w:ascii="Calibri" w:eastAsia="Calibri" w:hAnsi="Calibri" w:cs="Times New Roman"/>
            <w:lang w:val="en-US"/>
          </w:rPr>
          <w:tab/>
          <w:t>mcp "\"I have a feeling it'll only lead to bad things, otherwise.\""</w:t>
        </w:r>
        <w:r w:rsidRPr="00E573B8">
          <w:rPr>
            <w:rFonts w:ascii="Calibri" w:eastAsia="Calibri" w:hAnsi="Calibri" w:cs="Times New Roman"/>
            <w:lang w:val="en-US"/>
          </w:rPr>
          <w:br w:type="page"/>
        </w:r>
      </w:ins>
    </w:p>
    <w:p w14:paraId="4364CA15" w14:textId="77777777" w:rsidR="00E573B8" w:rsidRPr="00E573B8" w:rsidRDefault="00E573B8" w:rsidP="00E573B8">
      <w:pPr>
        <w:tabs>
          <w:tab w:val="left" w:pos="0"/>
        </w:tabs>
        <w:spacing w:line="600" w:lineRule="auto"/>
        <w:jc w:val="left"/>
        <w:rPr>
          <w:ins w:id="5595" w:author="UTENTE" w:date="2020-06-30T18:32:00Z"/>
          <w:rFonts w:ascii="Calibri" w:eastAsia="Calibri" w:hAnsi="Calibri" w:cs="Times New Roman"/>
        </w:rPr>
      </w:pPr>
      <w:ins w:id="5596" w:author="UTENTE" w:date="2020-06-30T18:32:00Z">
        <w:r w:rsidRPr="00E573B8">
          <w:rPr>
            <w:rFonts w:ascii="Calibri" w:eastAsia="Calibri" w:hAnsi="Calibri" w:cs="Times New Roman"/>
          </w:rPr>
          <w:lastRenderedPageBreak/>
          <w:t>374.</w:t>
        </w:r>
        <w:r w:rsidRPr="00E573B8">
          <w:rPr>
            <w:rFonts w:ascii="Calibri" w:eastAsia="Calibri" w:hAnsi="Calibri" w:cs="Times New Roman"/>
          </w:rPr>
          <w:tab/>
          <w:t>i "\"Oh, non mi sto lamentando, non fraintendermi. Ti prego, continua a dirmi quanto ci tieni a me.\""</w:t>
        </w:r>
      </w:ins>
    </w:p>
    <w:p w14:paraId="0CA965E4" w14:textId="77777777" w:rsidR="00E573B8" w:rsidRPr="00E573B8" w:rsidRDefault="00E573B8" w:rsidP="00E573B8">
      <w:pPr>
        <w:tabs>
          <w:tab w:val="left" w:pos="0"/>
        </w:tabs>
        <w:spacing w:line="600" w:lineRule="auto"/>
        <w:jc w:val="left"/>
        <w:rPr>
          <w:ins w:id="5597" w:author="UTENTE" w:date="2020-06-30T18:32:00Z"/>
          <w:rFonts w:ascii="Calibri" w:eastAsia="Calibri" w:hAnsi="Calibri" w:cs="Times New Roman"/>
        </w:rPr>
      </w:pPr>
      <w:ins w:id="5598" w:author="UTENTE" w:date="2020-06-30T18:32:00Z">
        <w:r w:rsidRPr="00E573B8">
          <w:rPr>
            <w:rFonts w:ascii="Calibri" w:eastAsia="Calibri" w:hAnsi="Calibri" w:cs="Times New Roman"/>
          </w:rPr>
          <w:t>375.</w:t>
        </w:r>
        <w:r w:rsidRPr="00E573B8">
          <w:rPr>
            <w:rFonts w:ascii="Calibri" w:eastAsia="Calibri" w:hAnsi="Calibri" w:cs="Times New Roman"/>
          </w:rPr>
          <w:tab/>
          <w:t>mcp "\"…\""</w:t>
        </w:r>
      </w:ins>
    </w:p>
    <w:p w14:paraId="59B6A2A2" w14:textId="77777777" w:rsidR="00E573B8" w:rsidRPr="00E573B8" w:rsidRDefault="00E573B8" w:rsidP="00E573B8">
      <w:pPr>
        <w:tabs>
          <w:tab w:val="left" w:pos="0"/>
        </w:tabs>
        <w:spacing w:line="600" w:lineRule="auto"/>
        <w:jc w:val="left"/>
        <w:rPr>
          <w:ins w:id="5599" w:author="UTENTE" w:date="2020-06-30T18:32:00Z"/>
          <w:rFonts w:ascii="Calibri" w:eastAsia="Calibri" w:hAnsi="Calibri" w:cs="Times New Roman"/>
        </w:rPr>
      </w:pPr>
      <w:ins w:id="5600" w:author="UTENTE" w:date="2020-06-30T18:32:00Z">
        <w:r w:rsidRPr="00E573B8">
          <w:rPr>
            <w:rFonts w:ascii="Calibri" w:eastAsia="Calibri" w:hAnsi="Calibri" w:cs="Times New Roman"/>
          </w:rPr>
          <w:t>376.</w:t>
        </w:r>
        <w:r w:rsidRPr="00E573B8">
          <w:rPr>
            <w:rFonts w:ascii="Calibri" w:eastAsia="Calibri" w:hAnsi="Calibri" w:cs="Times New Roman"/>
          </w:rPr>
          <w:tab/>
          <w:t>i "\"Tornando seri… [mc], hai ragione. Farò attenzione…\""</w:t>
        </w:r>
      </w:ins>
    </w:p>
    <w:p w14:paraId="4E8A13A4" w14:textId="77777777" w:rsidR="00E573B8" w:rsidRPr="00E573B8" w:rsidRDefault="00E573B8" w:rsidP="00E573B8">
      <w:pPr>
        <w:tabs>
          <w:tab w:val="left" w:pos="0"/>
        </w:tabs>
        <w:spacing w:line="600" w:lineRule="auto"/>
        <w:jc w:val="left"/>
        <w:rPr>
          <w:ins w:id="5601" w:author="UTENTE" w:date="2020-06-30T18:32:00Z"/>
          <w:rFonts w:ascii="Calibri" w:eastAsia="Calibri" w:hAnsi="Calibri" w:cs="Times New Roman"/>
        </w:rPr>
      </w:pPr>
      <w:ins w:id="5602" w:author="UTENTE" w:date="2020-06-30T18:32:00Z">
        <w:r w:rsidRPr="00E573B8">
          <w:rPr>
            <w:rFonts w:ascii="Calibri" w:eastAsia="Calibri" w:hAnsi="Calibri" w:cs="Times New Roman"/>
          </w:rPr>
          <w:t>377.</w:t>
        </w:r>
        <w:r w:rsidRPr="00E573B8">
          <w:rPr>
            <w:rFonts w:ascii="Calibri" w:eastAsia="Calibri" w:hAnsi="Calibri" w:cs="Times New Roman"/>
          </w:rPr>
          <w:tab/>
          <w:t>i "\"Anche solo per continuare a sentire come ti preoccupi per me.\""</w:t>
        </w:r>
      </w:ins>
    </w:p>
    <w:p w14:paraId="22205EE9" w14:textId="77777777" w:rsidR="00E573B8" w:rsidRPr="00E573B8" w:rsidRDefault="00E573B8" w:rsidP="00E573B8">
      <w:pPr>
        <w:tabs>
          <w:tab w:val="left" w:pos="0"/>
        </w:tabs>
        <w:spacing w:line="600" w:lineRule="auto"/>
        <w:jc w:val="left"/>
        <w:rPr>
          <w:ins w:id="5603" w:author="UTENTE" w:date="2020-06-30T18:32:00Z"/>
          <w:rFonts w:ascii="Calibri" w:eastAsia="Calibri" w:hAnsi="Calibri" w:cs="Times New Roman"/>
        </w:rPr>
      </w:pPr>
      <w:ins w:id="5604" w:author="UTENTE" w:date="2020-06-30T18:32:00Z">
        <w:r w:rsidRPr="00E573B8">
          <w:rPr>
            <w:rFonts w:ascii="Calibri" w:eastAsia="Calibri" w:hAnsi="Calibri" w:cs="Times New Roman"/>
          </w:rPr>
          <w:t>378.</w:t>
        </w:r>
        <w:r w:rsidRPr="00E573B8">
          <w:rPr>
            <w:rFonts w:ascii="Calibri" w:eastAsia="Calibri" w:hAnsi="Calibri" w:cs="Times New Roman"/>
          </w:rPr>
          <w:tab/>
          <w:t>n "Con una risatina beffarda, Isaac si ricompone."</w:t>
        </w:r>
      </w:ins>
    </w:p>
    <w:p w14:paraId="4EE5CC70" w14:textId="77777777" w:rsidR="00E573B8" w:rsidRPr="00E573B8" w:rsidRDefault="00E573B8" w:rsidP="00E573B8">
      <w:pPr>
        <w:tabs>
          <w:tab w:val="left" w:pos="0"/>
        </w:tabs>
        <w:spacing w:line="600" w:lineRule="auto"/>
        <w:jc w:val="left"/>
        <w:rPr>
          <w:ins w:id="5605" w:author="UTENTE" w:date="2020-06-30T18:32:00Z"/>
          <w:rFonts w:ascii="Calibri" w:eastAsia="Calibri" w:hAnsi="Calibri" w:cs="Times New Roman"/>
        </w:rPr>
      </w:pPr>
      <w:ins w:id="5606" w:author="UTENTE" w:date="2020-06-30T18:32:00Z">
        <w:r w:rsidRPr="00E573B8">
          <w:rPr>
            <w:rFonts w:ascii="Calibri" w:eastAsia="Calibri" w:hAnsi="Calibri" w:cs="Times New Roman"/>
          </w:rPr>
          <w:t>379.</w:t>
        </w:r>
        <w:r w:rsidRPr="00E573B8">
          <w:rPr>
            <w:rFonts w:ascii="Calibri" w:eastAsia="Calibri" w:hAnsi="Calibri" w:cs="Times New Roman"/>
          </w:rPr>
          <w:tab/>
          <w:t>n "Spero davvero che prenda le mie parole seriamente… Beh, in caso contrario, non posso fare altro."</w:t>
        </w:r>
      </w:ins>
    </w:p>
    <w:p w14:paraId="60E0BC94" w14:textId="77777777" w:rsidR="00E573B8" w:rsidRPr="00E573B8" w:rsidRDefault="00E573B8" w:rsidP="00E573B8">
      <w:pPr>
        <w:tabs>
          <w:tab w:val="left" w:pos="0"/>
        </w:tabs>
        <w:spacing w:line="600" w:lineRule="auto"/>
        <w:jc w:val="left"/>
        <w:rPr>
          <w:ins w:id="5607" w:author="UTENTE" w:date="2020-06-30T18:32:00Z"/>
          <w:rFonts w:ascii="Calibri" w:eastAsia="Calibri" w:hAnsi="Calibri" w:cs="Times New Roman"/>
        </w:rPr>
      </w:pPr>
      <w:ins w:id="5608" w:author="UTENTE" w:date="2020-06-30T18:32:00Z">
        <w:r w:rsidRPr="00E573B8">
          <w:rPr>
            <w:rFonts w:ascii="Calibri" w:eastAsia="Calibri" w:hAnsi="Calibri" w:cs="Times New Roman"/>
          </w:rPr>
          <w:t>380.</w:t>
        </w:r>
        <w:r w:rsidRPr="00E573B8">
          <w:rPr>
            <w:rFonts w:ascii="Calibri" w:eastAsia="Calibri" w:hAnsi="Calibri" w:cs="Times New Roman"/>
          </w:rPr>
          <w:tab/>
          <w:t>n "L'istante successivo, uno strano presentimento mi attanaglia."</w:t>
        </w:r>
      </w:ins>
    </w:p>
    <w:p w14:paraId="28AF5614" w14:textId="77777777" w:rsidR="00E573B8" w:rsidRPr="00E573B8" w:rsidRDefault="00E573B8" w:rsidP="00E573B8">
      <w:pPr>
        <w:tabs>
          <w:tab w:val="left" w:pos="0"/>
        </w:tabs>
        <w:spacing w:line="600" w:lineRule="auto"/>
        <w:jc w:val="left"/>
        <w:rPr>
          <w:ins w:id="5609" w:author="UTENTE" w:date="2020-06-30T18:32:00Z"/>
          <w:rFonts w:ascii="Calibri" w:eastAsia="Calibri" w:hAnsi="Calibri" w:cs="Times New Roman"/>
        </w:rPr>
      </w:pPr>
      <w:ins w:id="5610" w:author="UTENTE" w:date="2020-06-30T18:32:00Z">
        <w:r w:rsidRPr="00E573B8">
          <w:rPr>
            <w:rFonts w:ascii="Calibri" w:eastAsia="Calibri" w:hAnsi="Calibri" w:cs="Times New Roman"/>
          </w:rPr>
          <w:t>381.</w:t>
        </w:r>
        <w:r w:rsidRPr="00E573B8">
          <w:rPr>
            <w:rFonts w:ascii="Calibri" w:eastAsia="Calibri" w:hAnsi="Calibri" w:cs="Times New Roman"/>
          </w:rPr>
          <w:tab/>
          <w:t>n "Colpisco Isaac sulla spalla con un pugnetto amichevole, corrucciando il viso con risolutezza."</w:t>
        </w:r>
      </w:ins>
    </w:p>
    <w:p w14:paraId="69860EB6" w14:textId="77777777" w:rsidR="00E573B8" w:rsidRPr="00E573B8" w:rsidRDefault="00E573B8" w:rsidP="00E573B8">
      <w:pPr>
        <w:tabs>
          <w:tab w:val="left" w:pos="0"/>
        </w:tabs>
        <w:spacing w:line="600" w:lineRule="auto"/>
        <w:jc w:val="left"/>
        <w:rPr>
          <w:ins w:id="5611" w:author="UTENTE" w:date="2020-06-30T18:32:00Z"/>
          <w:rFonts w:ascii="Calibri" w:eastAsia="Calibri" w:hAnsi="Calibri" w:cs="Times New Roman"/>
        </w:rPr>
      </w:pPr>
      <w:ins w:id="5612" w:author="UTENTE" w:date="2020-06-30T18:32:00Z">
        <w:r w:rsidRPr="00E573B8">
          <w:rPr>
            <w:rFonts w:ascii="Calibri" w:eastAsia="Calibri" w:hAnsi="Calibri" w:cs="Times New Roman"/>
          </w:rPr>
          <w:t>382.</w:t>
        </w:r>
        <w:r w:rsidRPr="00E573B8">
          <w:rPr>
            <w:rFonts w:ascii="Calibri" w:eastAsia="Calibri" w:hAnsi="Calibri" w:cs="Times New Roman"/>
          </w:rPr>
          <w:tab/>
          <w:t>mcp "\"…Non andartene, allora.\""</w:t>
        </w:r>
      </w:ins>
    </w:p>
    <w:p w14:paraId="56EF46F7" w14:textId="77777777" w:rsidR="00E573B8" w:rsidRPr="00E573B8" w:rsidRDefault="00E573B8" w:rsidP="00E573B8">
      <w:pPr>
        <w:tabs>
          <w:tab w:val="left" w:pos="0"/>
        </w:tabs>
        <w:spacing w:line="600" w:lineRule="auto"/>
        <w:jc w:val="left"/>
        <w:rPr>
          <w:ins w:id="5613" w:author="UTENTE" w:date="2020-06-30T18:32:00Z"/>
          <w:rFonts w:ascii="Calibri" w:eastAsia="Calibri" w:hAnsi="Calibri" w:cs="Times New Roman"/>
        </w:rPr>
      </w:pPr>
      <w:ins w:id="5614" w:author="UTENTE" w:date="2020-06-30T18:32:00Z">
        <w:r w:rsidRPr="00E573B8">
          <w:rPr>
            <w:rFonts w:ascii="Calibri" w:eastAsia="Calibri" w:hAnsi="Calibri" w:cs="Times New Roman"/>
          </w:rPr>
          <w:t>383.</w:t>
        </w:r>
        <w:r w:rsidRPr="00E573B8">
          <w:rPr>
            <w:rFonts w:ascii="Calibri" w:eastAsia="Calibri" w:hAnsi="Calibri" w:cs="Times New Roman"/>
          </w:rPr>
          <w:tab/>
          <w:t>i "\"…\""</w:t>
        </w:r>
      </w:ins>
    </w:p>
    <w:p w14:paraId="34824C52" w14:textId="77777777" w:rsidR="00E573B8" w:rsidRPr="00E573B8" w:rsidRDefault="00E573B8" w:rsidP="00E573B8">
      <w:pPr>
        <w:tabs>
          <w:tab w:val="left" w:pos="0"/>
        </w:tabs>
        <w:spacing w:line="600" w:lineRule="auto"/>
        <w:jc w:val="left"/>
        <w:rPr>
          <w:ins w:id="5615" w:author="UTENTE" w:date="2020-06-30T18:32:00Z"/>
          <w:rFonts w:ascii="Calibri" w:eastAsia="Calibri" w:hAnsi="Calibri" w:cs="Times New Roman"/>
        </w:rPr>
      </w:pPr>
      <w:ins w:id="5616" w:author="UTENTE" w:date="2020-06-30T18:32:00Z">
        <w:r w:rsidRPr="00E573B8">
          <w:rPr>
            <w:rFonts w:ascii="Calibri" w:eastAsia="Calibri" w:hAnsi="Calibri" w:cs="Times New Roman"/>
          </w:rPr>
          <w:t>384.</w:t>
        </w:r>
        <w:r w:rsidRPr="00E573B8">
          <w:rPr>
            <w:rFonts w:ascii="Calibri" w:eastAsia="Calibri" w:hAnsi="Calibri" w:cs="Times New Roman"/>
          </w:rPr>
          <w:tab/>
          <w:t>n "Mi osserva con uno sguardo misto di confusione e sorpresa."</w:t>
        </w:r>
      </w:ins>
    </w:p>
    <w:p w14:paraId="05B6B06C" w14:textId="77777777" w:rsidR="00E573B8" w:rsidRPr="00E573B8" w:rsidRDefault="00E573B8" w:rsidP="00E573B8">
      <w:pPr>
        <w:tabs>
          <w:tab w:val="left" w:pos="0"/>
        </w:tabs>
        <w:spacing w:line="600" w:lineRule="auto"/>
        <w:jc w:val="left"/>
        <w:rPr>
          <w:ins w:id="5617" w:author="UTENTE" w:date="2020-06-30T18:32:00Z"/>
          <w:rFonts w:ascii="Calibri" w:eastAsia="Calibri" w:hAnsi="Calibri" w:cs="Times New Roman"/>
        </w:rPr>
      </w:pPr>
      <w:ins w:id="5618" w:author="UTENTE" w:date="2020-06-30T18:32:00Z">
        <w:r w:rsidRPr="00E573B8">
          <w:rPr>
            <w:rFonts w:ascii="Calibri" w:eastAsia="Calibri" w:hAnsi="Calibri" w:cs="Times New Roman"/>
          </w:rPr>
          <w:t>385.</w:t>
        </w:r>
        <w:r w:rsidRPr="00E573B8">
          <w:rPr>
            <w:rFonts w:ascii="Calibri" w:eastAsia="Calibri" w:hAnsi="Calibri" w:cs="Times New Roman"/>
          </w:rPr>
          <w:tab/>
          <w:t>mcp "\"Fai quello che devi fare, e porta a termine il tuo lavoro con i vampiri della città.\""</w:t>
        </w:r>
      </w:ins>
    </w:p>
    <w:p w14:paraId="4C9ACF6A" w14:textId="77777777" w:rsidR="00E573B8" w:rsidRPr="00E573B8" w:rsidRDefault="00E573B8" w:rsidP="00E573B8">
      <w:pPr>
        <w:tabs>
          <w:tab w:val="left" w:pos="0"/>
        </w:tabs>
        <w:spacing w:line="600" w:lineRule="auto"/>
        <w:jc w:val="left"/>
        <w:rPr>
          <w:ins w:id="5619" w:author="UTENTE" w:date="2020-06-30T18:32:00Z"/>
          <w:rFonts w:ascii="Calibri" w:eastAsia="Calibri" w:hAnsi="Calibri" w:cs="Times New Roman"/>
        </w:rPr>
      </w:pPr>
      <w:ins w:id="5620" w:author="UTENTE" w:date="2020-06-30T18:32:00Z">
        <w:r w:rsidRPr="00E573B8">
          <w:rPr>
            <w:rFonts w:ascii="Calibri" w:eastAsia="Calibri" w:hAnsi="Calibri" w:cs="Times New Roman"/>
          </w:rPr>
          <w:t>386.</w:t>
        </w:r>
        <w:r w:rsidRPr="00E573B8">
          <w:rPr>
            <w:rFonts w:ascii="Calibri" w:eastAsia="Calibri" w:hAnsi="Calibri" w:cs="Times New Roman"/>
          </w:rPr>
          <w:tab/>
          <w:t>mcp "\"Ma una volta fatto questo, fossi in te, non ci avrei nulla a che fare, neanche per un secondo più del necessario…\""</w:t>
        </w:r>
      </w:ins>
    </w:p>
    <w:p w14:paraId="6A13E77A" w14:textId="77777777" w:rsidR="00E573B8" w:rsidRPr="00E573B8" w:rsidRDefault="00E573B8" w:rsidP="00E573B8">
      <w:pPr>
        <w:tabs>
          <w:tab w:val="left" w:pos="0"/>
        </w:tabs>
        <w:spacing w:line="600" w:lineRule="auto"/>
        <w:jc w:val="left"/>
        <w:rPr>
          <w:ins w:id="5621" w:author="UTENTE" w:date="2020-06-30T18:32:00Z"/>
          <w:rFonts w:ascii="Calibri" w:eastAsia="Calibri" w:hAnsi="Calibri" w:cs="Times New Roman"/>
        </w:rPr>
      </w:pPr>
      <w:ins w:id="5622" w:author="UTENTE" w:date="2020-06-30T18:32:00Z">
        <w:r w:rsidRPr="00E573B8">
          <w:rPr>
            <w:rFonts w:ascii="Calibri" w:eastAsia="Calibri" w:hAnsi="Calibri" w:cs="Times New Roman"/>
          </w:rPr>
          <w:t>387.</w:t>
        </w:r>
        <w:r w:rsidRPr="00E573B8">
          <w:rPr>
            <w:rFonts w:ascii="Calibri" w:eastAsia="Calibri" w:hAnsi="Calibri" w:cs="Times New Roman"/>
          </w:rPr>
          <w:tab/>
          <w:t>mcp "Ho la sensazione che, altrimenti, la cosa non porti a nulla di buono.\""</w:t>
        </w:r>
        <w:r w:rsidRPr="00E573B8">
          <w:rPr>
            <w:rFonts w:ascii="Calibri" w:eastAsia="Calibri" w:hAnsi="Calibri" w:cs="Times New Roman"/>
          </w:rPr>
          <w:br w:type="page"/>
        </w:r>
      </w:ins>
    </w:p>
    <w:p w14:paraId="18A42896" w14:textId="77777777" w:rsidR="00E573B8" w:rsidRPr="00E573B8" w:rsidRDefault="00E573B8" w:rsidP="00E573B8">
      <w:pPr>
        <w:tabs>
          <w:tab w:val="left" w:pos="0"/>
        </w:tabs>
        <w:spacing w:line="600" w:lineRule="auto"/>
        <w:jc w:val="left"/>
        <w:rPr>
          <w:ins w:id="5623" w:author="UTENTE" w:date="2020-06-30T18:32:00Z"/>
          <w:rFonts w:ascii="Calibri" w:eastAsia="Calibri" w:hAnsi="Calibri" w:cs="Times New Roman"/>
          <w:lang w:val="en-US"/>
        </w:rPr>
      </w:pPr>
      <w:ins w:id="5624" w:author="UTENTE" w:date="2020-06-30T18:32:00Z">
        <w:r w:rsidRPr="00E573B8">
          <w:rPr>
            <w:rFonts w:ascii="Calibri" w:eastAsia="Calibri" w:hAnsi="Calibri" w:cs="Times New Roman"/>
            <w:lang w:val="en-US"/>
          </w:rPr>
          <w:lastRenderedPageBreak/>
          <w:t>388.</w:t>
        </w:r>
        <w:r w:rsidRPr="00E573B8">
          <w:rPr>
            <w:rFonts w:ascii="Calibri" w:eastAsia="Calibri" w:hAnsi="Calibri" w:cs="Times New Roman"/>
            <w:lang w:val="en-US"/>
          </w:rPr>
          <w:tab/>
          <w:t>n "It's not like I have any experience in what I'm talking about, but my gut instinct tells me Isaac's playing a dangerous game."</w:t>
        </w:r>
      </w:ins>
    </w:p>
    <w:p w14:paraId="6CB5C03B" w14:textId="77777777" w:rsidR="00E573B8" w:rsidRPr="00E573B8" w:rsidRDefault="00E573B8" w:rsidP="00E573B8">
      <w:pPr>
        <w:tabs>
          <w:tab w:val="left" w:pos="0"/>
        </w:tabs>
        <w:spacing w:line="600" w:lineRule="auto"/>
        <w:jc w:val="left"/>
        <w:rPr>
          <w:ins w:id="5625" w:author="UTENTE" w:date="2020-06-30T18:32:00Z"/>
          <w:rFonts w:ascii="Calibri" w:eastAsia="Calibri" w:hAnsi="Calibri" w:cs="Times New Roman"/>
          <w:lang w:val="en-US"/>
        </w:rPr>
      </w:pPr>
      <w:ins w:id="5626" w:author="UTENTE" w:date="2020-06-30T18:32:00Z">
        <w:r w:rsidRPr="00E573B8">
          <w:rPr>
            <w:rFonts w:ascii="Calibri" w:eastAsia="Calibri" w:hAnsi="Calibri" w:cs="Times New Roman"/>
            <w:lang w:val="en-US"/>
          </w:rPr>
          <w:t>389.</w:t>
        </w:r>
        <w:r w:rsidRPr="00E573B8">
          <w:rPr>
            <w:rFonts w:ascii="Calibri" w:eastAsia="Calibri" w:hAnsi="Calibri" w:cs="Times New Roman"/>
            <w:lang w:val="en-US"/>
          </w:rPr>
          <w:tab/>
          <w:t>n "And, even if he {i}is{/i} kind of a dick, I don't think I'd want him to be torn apart or drained dry by vampires, since he technically saved me from the same fate."</w:t>
        </w:r>
      </w:ins>
    </w:p>
    <w:p w14:paraId="139C8B0D" w14:textId="77777777" w:rsidR="00E573B8" w:rsidRPr="00E573B8" w:rsidRDefault="00E573B8" w:rsidP="00E573B8">
      <w:pPr>
        <w:tabs>
          <w:tab w:val="left" w:pos="0"/>
        </w:tabs>
        <w:spacing w:line="600" w:lineRule="auto"/>
        <w:jc w:val="left"/>
        <w:rPr>
          <w:ins w:id="5627" w:author="UTENTE" w:date="2020-06-30T18:32:00Z"/>
          <w:rFonts w:ascii="Calibri" w:eastAsia="Calibri" w:hAnsi="Calibri" w:cs="Times New Roman"/>
          <w:lang w:val="en-US"/>
        </w:rPr>
      </w:pPr>
      <w:ins w:id="5628" w:author="UTENTE" w:date="2020-06-30T18:32:00Z">
        <w:r w:rsidRPr="00E573B8">
          <w:rPr>
            <w:rFonts w:ascii="Calibri" w:eastAsia="Calibri" w:hAnsi="Calibri" w:cs="Times New Roman"/>
            <w:lang w:val="en-US"/>
          </w:rPr>
          <w:t>390.</w:t>
        </w:r>
        <w:r w:rsidRPr="00E573B8">
          <w:rPr>
            <w:rFonts w:ascii="Calibri" w:eastAsia="Calibri" w:hAnsi="Calibri" w:cs="Times New Roman"/>
            <w:lang w:val="en-US"/>
          </w:rPr>
          <w:tab/>
          <w:t>i "\"…You're pretty perceptive, aren't you?\""</w:t>
        </w:r>
      </w:ins>
    </w:p>
    <w:p w14:paraId="778F2FAF" w14:textId="77777777" w:rsidR="00E573B8" w:rsidRPr="00E573B8" w:rsidRDefault="00E573B8" w:rsidP="00E573B8">
      <w:pPr>
        <w:tabs>
          <w:tab w:val="left" w:pos="0"/>
        </w:tabs>
        <w:spacing w:line="600" w:lineRule="auto"/>
        <w:jc w:val="left"/>
        <w:rPr>
          <w:ins w:id="5629" w:author="UTENTE" w:date="2020-06-30T18:32:00Z"/>
          <w:rFonts w:ascii="Calibri" w:eastAsia="Calibri" w:hAnsi="Calibri" w:cs="Times New Roman"/>
          <w:lang w:val="en-US"/>
        </w:rPr>
      </w:pPr>
      <w:ins w:id="5630" w:author="UTENTE" w:date="2020-06-30T18:32:00Z">
        <w:r w:rsidRPr="00E573B8">
          <w:rPr>
            <w:rFonts w:ascii="Calibri" w:eastAsia="Calibri" w:hAnsi="Calibri" w:cs="Times New Roman"/>
            <w:lang w:val="en-US"/>
          </w:rPr>
          <w:t>391.</w:t>
        </w:r>
        <w:r w:rsidRPr="00E573B8">
          <w:rPr>
            <w:rFonts w:ascii="Calibri" w:eastAsia="Calibri" w:hAnsi="Calibri" w:cs="Times New Roman"/>
            <w:lang w:val="en-US"/>
          </w:rPr>
          <w:tab/>
          <w:t>i "\"I had a feeling you had some smarts tucked away in there.\""</w:t>
        </w:r>
      </w:ins>
    </w:p>
    <w:p w14:paraId="4B255518" w14:textId="77777777" w:rsidR="00E573B8" w:rsidRPr="00E573B8" w:rsidRDefault="00E573B8" w:rsidP="00E573B8">
      <w:pPr>
        <w:tabs>
          <w:tab w:val="left" w:pos="0"/>
        </w:tabs>
        <w:spacing w:line="600" w:lineRule="auto"/>
        <w:jc w:val="left"/>
        <w:rPr>
          <w:ins w:id="5631" w:author="UTENTE" w:date="2020-06-30T18:32:00Z"/>
          <w:rFonts w:ascii="Calibri" w:eastAsia="Calibri" w:hAnsi="Calibri" w:cs="Times New Roman"/>
          <w:lang w:val="en-US"/>
        </w:rPr>
      </w:pPr>
      <w:ins w:id="5632" w:author="UTENTE" w:date="2020-06-30T18:32:00Z">
        <w:r w:rsidRPr="00E573B8">
          <w:rPr>
            <w:rFonts w:ascii="Calibri" w:eastAsia="Calibri" w:hAnsi="Calibri" w:cs="Times New Roman"/>
            <w:lang w:val="en-US"/>
          </w:rPr>
          <w:t>392.</w:t>
        </w:r>
        <w:r w:rsidRPr="00E573B8">
          <w:rPr>
            <w:rFonts w:ascii="Calibri" w:eastAsia="Calibri" w:hAnsi="Calibri" w:cs="Times New Roman"/>
            <w:lang w:val="en-US"/>
          </w:rPr>
          <w:tab/>
          <w:t>n "Isaac's eyes soften as he reaches towards my head."</w:t>
        </w:r>
      </w:ins>
    </w:p>
    <w:p w14:paraId="723E51C2" w14:textId="77777777" w:rsidR="00E573B8" w:rsidRPr="00E573B8" w:rsidRDefault="00E573B8" w:rsidP="00E573B8">
      <w:pPr>
        <w:tabs>
          <w:tab w:val="left" w:pos="0"/>
        </w:tabs>
        <w:spacing w:line="600" w:lineRule="auto"/>
        <w:jc w:val="left"/>
        <w:rPr>
          <w:ins w:id="5633" w:author="UTENTE" w:date="2020-06-30T18:32:00Z"/>
          <w:rFonts w:ascii="Calibri" w:eastAsia="Calibri" w:hAnsi="Calibri" w:cs="Times New Roman"/>
          <w:lang w:val="en-US"/>
        </w:rPr>
      </w:pPr>
      <w:ins w:id="5634" w:author="UTENTE" w:date="2020-06-30T18:32:00Z">
        <w:r w:rsidRPr="00E573B8">
          <w:rPr>
            <w:rFonts w:ascii="Calibri" w:eastAsia="Calibri" w:hAnsi="Calibri" w:cs="Times New Roman"/>
            <w:lang w:val="en-US"/>
          </w:rPr>
          <w:t>393.</w:t>
        </w:r>
        <w:r w:rsidRPr="00E573B8">
          <w:rPr>
            <w:rFonts w:ascii="Calibri" w:eastAsia="Calibri" w:hAnsi="Calibri" w:cs="Times New Roman"/>
            <w:lang w:val="en-US"/>
          </w:rPr>
          <w:tab/>
          <w:t>n "Huffing, I try to dodge his hand, but Isaac manages to muss up my hair before I have a chance to escape."</w:t>
        </w:r>
      </w:ins>
    </w:p>
    <w:p w14:paraId="5BD369B9" w14:textId="77777777" w:rsidR="00E573B8" w:rsidRPr="00E573B8" w:rsidRDefault="00E573B8" w:rsidP="00E573B8">
      <w:pPr>
        <w:tabs>
          <w:tab w:val="left" w:pos="0"/>
        </w:tabs>
        <w:spacing w:line="600" w:lineRule="auto"/>
        <w:jc w:val="left"/>
        <w:rPr>
          <w:ins w:id="5635" w:author="UTENTE" w:date="2020-06-30T18:32:00Z"/>
          <w:rFonts w:ascii="Calibri" w:eastAsia="Calibri" w:hAnsi="Calibri" w:cs="Times New Roman"/>
          <w:lang w:val="en-US"/>
        </w:rPr>
      </w:pPr>
      <w:ins w:id="5636" w:author="UTENTE" w:date="2020-06-30T18:32:00Z">
        <w:r w:rsidRPr="00E573B8">
          <w:rPr>
            <w:rFonts w:ascii="Calibri" w:eastAsia="Calibri" w:hAnsi="Calibri" w:cs="Times New Roman"/>
            <w:lang w:val="en-US"/>
          </w:rPr>
          <w:t>394.</w:t>
        </w:r>
        <w:r w:rsidRPr="00E573B8">
          <w:rPr>
            <w:rFonts w:ascii="Calibri" w:eastAsia="Calibri" w:hAnsi="Calibri" w:cs="Times New Roman"/>
            <w:lang w:val="en-US"/>
          </w:rPr>
          <w:tab/>
          <w:t>n "He exhales a faint sigh while adjusting his glasses, then straightens up."</w:t>
        </w:r>
      </w:ins>
    </w:p>
    <w:p w14:paraId="588BCDED" w14:textId="77777777" w:rsidR="00E573B8" w:rsidRPr="00E573B8" w:rsidRDefault="00E573B8" w:rsidP="00E573B8">
      <w:pPr>
        <w:tabs>
          <w:tab w:val="left" w:pos="0"/>
        </w:tabs>
        <w:spacing w:line="600" w:lineRule="auto"/>
        <w:jc w:val="left"/>
        <w:rPr>
          <w:ins w:id="5637" w:author="UTENTE" w:date="2020-06-30T18:32:00Z"/>
          <w:rFonts w:ascii="Calibri" w:eastAsia="Calibri" w:hAnsi="Calibri" w:cs="Times New Roman"/>
          <w:lang w:val="en-US"/>
        </w:rPr>
      </w:pPr>
      <w:ins w:id="5638" w:author="UTENTE" w:date="2020-06-30T18:32:00Z">
        <w:r w:rsidRPr="00E573B8">
          <w:rPr>
            <w:rFonts w:ascii="Calibri" w:eastAsia="Calibri" w:hAnsi="Calibri" w:cs="Times New Roman"/>
            <w:lang w:val="en-US"/>
          </w:rPr>
          <w:t>395.</w:t>
        </w:r>
        <w:r w:rsidRPr="00E573B8">
          <w:rPr>
            <w:rFonts w:ascii="Calibri" w:eastAsia="Calibri" w:hAnsi="Calibri" w:cs="Times New Roman"/>
            <w:lang w:val="en-US"/>
          </w:rPr>
          <w:tab/>
          <w:t>i "\"Well, enough of my moping. That's all I wanted to talk to you about tonight, [mc].\""</w:t>
        </w:r>
      </w:ins>
    </w:p>
    <w:p w14:paraId="0667D046" w14:textId="77777777" w:rsidR="00E573B8" w:rsidRPr="00E573B8" w:rsidRDefault="00E573B8" w:rsidP="00E573B8">
      <w:pPr>
        <w:tabs>
          <w:tab w:val="left" w:pos="0"/>
        </w:tabs>
        <w:spacing w:line="600" w:lineRule="auto"/>
        <w:jc w:val="left"/>
        <w:rPr>
          <w:ins w:id="5639" w:author="UTENTE" w:date="2020-06-30T18:32:00Z"/>
          <w:rFonts w:ascii="Calibri" w:eastAsia="Calibri" w:hAnsi="Calibri" w:cs="Times New Roman"/>
          <w:lang w:val="en-US"/>
        </w:rPr>
      </w:pPr>
      <w:ins w:id="5640" w:author="UTENTE" w:date="2020-06-30T18:32:00Z">
        <w:r w:rsidRPr="00E573B8">
          <w:rPr>
            <w:rFonts w:ascii="Calibri" w:eastAsia="Calibri" w:hAnsi="Calibri" w:cs="Times New Roman"/>
            <w:lang w:val="en-US"/>
          </w:rPr>
          <w:t>396.</w:t>
        </w:r>
        <w:r w:rsidRPr="00E573B8">
          <w:rPr>
            <w:rFonts w:ascii="Calibri" w:eastAsia="Calibri" w:hAnsi="Calibri" w:cs="Times New Roman"/>
            <w:lang w:val="en-US"/>
          </w:rPr>
          <w:tab/>
          <w:t>n "Rising to his feet, Isaac smooths out his vest, swiveling to face me."</w:t>
        </w:r>
      </w:ins>
    </w:p>
    <w:p w14:paraId="57ADB25E" w14:textId="77777777" w:rsidR="00E573B8" w:rsidRPr="00E573B8" w:rsidRDefault="00E573B8" w:rsidP="00E573B8">
      <w:pPr>
        <w:tabs>
          <w:tab w:val="left" w:pos="0"/>
        </w:tabs>
        <w:spacing w:line="600" w:lineRule="auto"/>
        <w:jc w:val="left"/>
        <w:rPr>
          <w:ins w:id="5641" w:author="UTENTE" w:date="2020-06-30T18:32:00Z"/>
          <w:rFonts w:ascii="Calibri" w:eastAsia="Calibri" w:hAnsi="Calibri" w:cs="Times New Roman"/>
          <w:lang w:val="en-US"/>
        </w:rPr>
      </w:pPr>
      <w:ins w:id="5642" w:author="UTENTE" w:date="2020-06-30T18:32:00Z">
        <w:r w:rsidRPr="00E573B8">
          <w:rPr>
            <w:rFonts w:ascii="Calibri" w:eastAsia="Calibri" w:hAnsi="Calibri" w:cs="Times New Roman"/>
            <w:lang w:val="en-US"/>
          </w:rPr>
          <w:t>397.</w:t>
        </w:r>
        <w:r w:rsidRPr="00E573B8">
          <w:rPr>
            <w:rFonts w:ascii="Calibri" w:eastAsia="Calibri" w:hAnsi="Calibri" w:cs="Times New Roman"/>
            <w:lang w:val="en-US"/>
          </w:rPr>
          <w:tab/>
          <w:t>i "\"You're free to go. Unless you're interested in, say, watching a movie and enjoying some quality ti–\""</w:t>
        </w:r>
      </w:ins>
    </w:p>
    <w:p w14:paraId="3DA0AF0B" w14:textId="77777777" w:rsidR="00E573B8" w:rsidRPr="00E573B8" w:rsidRDefault="00E573B8" w:rsidP="00E573B8">
      <w:pPr>
        <w:tabs>
          <w:tab w:val="left" w:pos="0"/>
        </w:tabs>
        <w:spacing w:line="600" w:lineRule="auto"/>
        <w:jc w:val="left"/>
        <w:rPr>
          <w:ins w:id="5643" w:author="UTENTE" w:date="2020-06-30T18:32:00Z"/>
          <w:rFonts w:ascii="Calibri" w:eastAsia="Calibri" w:hAnsi="Calibri" w:cs="Times New Roman"/>
          <w:lang w:val="en-US"/>
        </w:rPr>
      </w:pPr>
      <w:ins w:id="5644" w:author="UTENTE" w:date="2020-06-30T18:32:00Z">
        <w:r w:rsidRPr="00E573B8">
          <w:rPr>
            <w:rFonts w:ascii="Calibri" w:eastAsia="Calibri" w:hAnsi="Calibri" w:cs="Times New Roman"/>
            <w:lang w:val="en-US"/>
          </w:rPr>
          <w:t>398.</w:t>
        </w:r>
        <w:r w:rsidRPr="00E573B8">
          <w:rPr>
            <w:rFonts w:ascii="Calibri" w:eastAsia="Calibri" w:hAnsi="Calibri" w:cs="Times New Roman"/>
            <w:lang w:val="en-US"/>
          </w:rPr>
          <w:tab/>
          <w:t>mc "\"No thanks.\""</w:t>
        </w:r>
      </w:ins>
    </w:p>
    <w:p w14:paraId="58680C3E" w14:textId="77777777" w:rsidR="00E573B8" w:rsidRPr="00E573B8" w:rsidRDefault="00E573B8" w:rsidP="00E573B8">
      <w:pPr>
        <w:tabs>
          <w:tab w:val="left" w:pos="0"/>
        </w:tabs>
        <w:spacing w:line="600" w:lineRule="auto"/>
        <w:jc w:val="left"/>
        <w:rPr>
          <w:ins w:id="5645" w:author="UTENTE" w:date="2020-06-30T18:32:00Z"/>
          <w:rFonts w:ascii="Calibri" w:eastAsia="Calibri" w:hAnsi="Calibri" w:cs="Times New Roman"/>
          <w:lang w:val="en-US"/>
        </w:rPr>
      </w:pPr>
      <w:ins w:id="5646" w:author="UTENTE" w:date="2020-06-30T18:32:00Z">
        <w:r w:rsidRPr="00E573B8">
          <w:rPr>
            <w:rFonts w:ascii="Calibri" w:eastAsia="Calibri" w:hAnsi="Calibri" w:cs="Times New Roman"/>
            <w:lang w:val="en-US"/>
          </w:rPr>
          <w:t>399.</w:t>
        </w:r>
        <w:r w:rsidRPr="00E573B8">
          <w:rPr>
            <w:rFonts w:ascii="Calibri" w:eastAsia="Calibri" w:hAnsi="Calibri" w:cs="Times New Roman"/>
            <w:lang w:val="en-US"/>
          </w:rPr>
          <w:tab/>
          <w:t>n "I quickly push myself off the couch, and offer Isaac the most skeptical look I can manage."</w:t>
        </w:r>
      </w:ins>
    </w:p>
    <w:p w14:paraId="2AAA78CC" w14:textId="77777777" w:rsidR="00E573B8" w:rsidRPr="00E573B8" w:rsidRDefault="00E573B8" w:rsidP="00E573B8">
      <w:pPr>
        <w:tabs>
          <w:tab w:val="left" w:pos="0"/>
        </w:tabs>
        <w:spacing w:line="600" w:lineRule="auto"/>
        <w:jc w:val="left"/>
        <w:rPr>
          <w:ins w:id="5647" w:author="UTENTE" w:date="2020-06-30T18:32:00Z"/>
          <w:rFonts w:ascii="Calibri" w:eastAsia="Calibri" w:hAnsi="Calibri" w:cs="Times New Roman"/>
          <w:lang w:val="en-US"/>
        </w:rPr>
      </w:pPr>
      <w:ins w:id="5648" w:author="UTENTE" w:date="2020-06-30T18:32:00Z">
        <w:r w:rsidRPr="00E573B8">
          <w:rPr>
            <w:rFonts w:ascii="Calibri" w:eastAsia="Calibri" w:hAnsi="Calibri" w:cs="Times New Roman"/>
            <w:lang w:val="en-US"/>
          </w:rPr>
          <w:t>400.</w:t>
        </w:r>
        <w:r w:rsidRPr="00E573B8">
          <w:rPr>
            <w:rFonts w:ascii="Calibri" w:eastAsia="Calibri" w:hAnsi="Calibri" w:cs="Times New Roman"/>
            <w:lang w:val="en-US"/>
          </w:rPr>
          <w:tab/>
          <w:t>mc "\"You make good coffee, and you may have pretty eyes, but that's all you've got going for you, Isaac.\"" </w:t>
        </w:r>
        <w:r w:rsidRPr="00E573B8">
          <w:rPr>
            <w:rFonts w:ascii="Calibri" w:eastAsia="Calibri" w:hAnsi="Calibri" w:cs="Times New Roman"/>
            <w:lang w:val="en-US"/>
          </w:rPr>
          <w:br w:type="page"/>
        </w:r>
      </w:ins>
    </w:p>
    <w:p w14:paraId="68E8EE84" w14:textId="77777777" w:rsidR="00E573B8" w:rsidRPr="00E573B8" w:rsidRDefault="00E573B8" w:rsidP="00E573B8">
      <w:pPr>
        <w:tabs>
          <w:tab w:val="left" w:pos="0"/>
        </w:tabs>
        <w:spacing w:line="600" w:lineRule="auto"/>
        <w:jc w:val="left"/>
        <w:rPr>
          <w:ins w:id="5649" w:author="UTENTE" w:date="2020-06-30T18:32:00Z"/>
          <w:rFonts w:ascii="Calibri" w:eastAsia="Calibri" w:hAnsi="Calibri" w:cs="Times New Roman"/>
        </w:rPr>
      </w:pPr>
      <w:ins w:id="5650" w:author="UTENTE" w:date="2020-06-30T18:32:00Z">
        <w:r w:rsidRPr="00E573B8">
          <w:rPr>
            <w:rFonts w:ascii="Calibri" w:eastAsia="Calibri" w:hAnsi="Calibri" w:cs="Times New Roman"/>
          </w:rPr>
          <w:lastRenderedPageBreak/>
          <w:t>388.</w:t>
        </w:r>
        <w:r w:rsidRPr="00E573B8">
          <w:rPr>
            <w:rFonts w:ascii="Calibri" w:eastAsia="Calibri" w:hAnsi="Calibri" w:cs="Times New Roman"/>
          </w:rPr>
          <w:tab/>
          <w:t>n "Non è che ho esattamente esperienza in quello di cui sto parlando, ma la mia pancia mi dice che Isaac sta giocando col fuoco."</w:t>
        </w:r>
      </w:ins>
    </w:p>
    <w:p w14:paraId="4B1337F0" w14:textId="77777777" w:rsidR="00E573B8" w:rsidRPr="00E573B8" w:rsidRDefault="00E573B8" w:rsidP="00E573B8">
      <w:pPr>
        <w:tabs>
          <w:tab w:val="left" w:pos="0"/>
        </w:tabs>
        <w:spacing w:line="600" w:lineRule="auto"/>
        <w:jc w:val="left"/>
        <w:rPr>
          <w:ins w:id="5651" w:author="UTENTE" w:date="2020-06-30T18:32:00Z"/>
          <w:rFonts w:ascii="Calibri" w:eastAsia="Calibri" w:hAnsi="Calibri" w:cs="Times New Roman"/>
        </w:rPr>
      </w:pPr>
      <w:ins w:id="5652" w:author="UTENTE" w:date="2020-06-30T18:32:00Z">
        <w:r w:rsidRPr="00E573B8">
          <w:rPr>
            <w:rFonts w:ascii="Calibri" w:eastAsia="Calibri" w:hAnsi="Calibri" w:cs="Times New Roman"/>
          </w:rPr>
          <w:t>389.</w:t>
        </w:r>
        <w:r w:rsidRPr="00E573B8">
          <w:rPr>
            <w:rFonts w:ascii="Calibri" w:eastAsia="Calibri" w:hAnsi="Calibri" w:cs="Times New Roman"/>
          </w:rPr>
          <w:tab/>
          <w:t>n "E, anche se è {i}un po'{/i} uno stronzo, non penso che vorrei che dei vampiri lo facessero a pezzi e lo prosciugassero del suo sangue, visto che tecnicamente mi ha salvato dallo stesso destino."</w:t>
        </w:r>
      </w:ins>
    </w:p>
    <w:p w14:paraId="3B55C0F0" w14:textId="77777777" w:rsidR="00E573B8" w:rsidRPr="00E573B8" w:rsidRDefault="00E573B8" w:rsidP="00E573B8">
      <w:pPr>
        <w:tabs>
          <w:tab w:val="left" w:pos="0"/>
        </w:tabs>
        <w:spacing w:line="600" w:lineRule="auto"/>
        <w:jc w:val="left"/>
        <w:rPr>
          <w:ins w:id="5653" w:author="UTENTE" w:date="2020-06-30T18:32:00Z"/>
          <w:rFonts w:ascii="Calibri" w:eastAsia="Calibri" w:hAnsi="Calibri" w:cs="Times New Roman"/>
        </w:rPr>
      </w:pPr>
      <w:ins w:id="5654" w:author="UTENTE" w:date="2020-06-30T18:32:00Z">
        <w:r w:rsidRPr="00E573B8">
          <w:rPr>
            <w:rFonts w:ascii="Calibri" w:eastAsia="Calibri" w:hAnsi="Calibri" w:cs="Times New Roman"/>
          </w:rPr>
          <w:t>390.</w:t>
        </w:r>
        <w:r w:rsidRPr="00E573B8">
          <w:rPr>
            <w:rFonts w:ascii="Calibri" w:eastAsia="Calibri" w:hAnsi="Calibri" w:cs="Times New Roman"/>
          </w:rPr>
          <w:tab/>
          <w:t>i "\"…Sei molto perspicace, non è vero?\""</w:t>
        </w:r>
      </w:ins>
    </w:p>
    <w:p w14:paraId="63D78D5A" w14:textId="77777777" w:rsidR="00E573B8" w:rsidRPr="00E573B8" w:rsidRDefault="00E573B8" w:rsidP="00E573B8">
      <w:pPr>
        <w:tabs>
          <w:tab w:val="left" w:pos="0"/>
        </w:tabs>
        <w:spacing w:line="600" w:lineRule="auto"/>
        <w:jc w:val="left"/>
        <w:rPr>
          <w:ins w:id="5655" w:author="UTENTE" w:date="2020-06-30T18:32:00Z"/>
          <w:rFonts w:ascii="Calibri" w:eastAsia="Calibri" w:hAnsi="Calibri" w:cs="Times New Roman"/>
        </w:rPr>
      </w:pPr>
      <w:ins w:id="5656" w:author="UTENTE" w:date="2020-06-30T18:32:00Z">
        <w:r w:rsidRPr="00E573B8">
          <w:rPr>
            <w:rFonts w:ascii="Calibri" w:eastAsia="Calibri" w:hAnsi="Calibri" w:cs="Times New Roman"/>
          </w:rPr>
          <w:t>391.</w:t>
        </w:r>
        <w:r w:rsidRPr="00E573B8">
          <w:rPr>
            <w:rFonts w:ascii="Calibri" w:eastAsia="Calibri" w:hAnsi="Calibri" w:cs="Times New Roman"/>
          </w:rPr>
          <w:tab/>
          <w:t>i "\"Mi era sembrato che avessi un po' di sale in quella zuccotta lì.\""</w:t>
        </w:r>
      </w:ins>
    </w:p>
    <w:p w14:paraId="5F56B18D" w14:textId="77777777" w:rsidR="00E573B8" w:rsidRPr="00E573B8" w:rsidRDefault="00E573B8" w:rsidP="00E573B8">
      <w:pPr>
        <w:tabs>
          <w:tab w:val="left" w:pos="0"/>
        </w:tabs>
        <w:spacing w:line="600" w:lineRule="auto"/>
        <w:jc w:val="left"/>
        <w:rPr>
          <w:ins w:id="5657" w:author="UTENTE" w:date="2020-06-30T18:32:00Z"/>
          <w:rFonts w:ascii="Calibri" w:eastAsia="Calibri" w:hAnsi="Calibri" w:cs="Times New Roman"/>
        </w:rPr>
      </w:pPr>
      <w:ins w:id="5658" w:author="UTENTE" w:date="2020-06-30T18:32:00Z">
        <w:r w:rsidRPr="00E573B8">
          <w:rPr>
            <w:rFonts w:ascii="Calibri" w:eastAsia="Calibri" w:hAnsi="Calibri" w:cs="Times New Roman"/>
          </w:rPr>
          <w:t>392.</w:t>
        </w:r>
        <w:r w:rsidRPr="00E573B8">
          <w:rPr>
            <w:rFonts w:ascii="Calibri" w:eastAsia="Calibri" w:hAnsi="Calibri" w:cs="Times New Roman"/>
          </w:rPr>
          <w:tab/>
          <w:t>n "Lo sguardo di Isaac si addolcisce, mentre avvicina la sua mano al mio viso."</w:t>
        </w:r>
      </w:ins>
    </w:p>
    <w:p w14:paraId="1BE651BB" w14:textId="77777777" w:rsidR="00E573B8" w:rsidRPr="00E573B8" w:rsidRDefault="00E573B8" w:rsidP="00E573B8">
      <w:pPr>
        <w:tabs>
          <w:tab w:val="left" w:pos="0"/>
        </w:tabs>
        <w:spacing w:line="600" w:lineRule="auto"/>
        <w:jc w:val="left"/>
        <w:rPr>
          <w:ins w:id="5659" w:author="UTENTE" w:date="2020-06-30T18:32:00Z"/>
          <w:rFonts w:ascii="Calibri" w:eastAsia="Calibri" w:hAnsi="Calibri" w:cs="Times New Roman"/>
        </w:rPr>
      </w:pPr>
      <w:ins w:id="5660" w:author="UTENTE" w:date="2020-06-30T18:32:00Z">
        <w:r w:rsidRPr="00E573B8">
          <w:rPr>
            <w:rFonts w:ascii="Calibri" w:eastAsia="Calibri" w:hAnsi="Calibri" w:cs="Times New Roman"/>
          </w:rPr>
          <w:t>393.</w:t>
        </w:r>
        <w:r w:rsidRPr="00E573B8">
          <w:rPr>
            <w:rFonts w:ascii="Calibri" w:eastAsia="Calibri" w:hAnsi="Calibri" w:cs="Times New Roman"/>
          </w:rPr>
          <w:tab/>
          <w:t>n "Soffiando come un gattino, cerco di schivare la sua mano, ma Isaac riesce comunque a scompigliarmi i capelli prima che possa sfuggirgli."</w:t>
        </w:r>
      </w:ins>
    </w:p>
    <w:p w14:paraId="6DDA2ECD" w14:textId="77777777" w:rsidR="00E573B8" w:rsidRPr="00E573B8" w:rsidRDefault="00E573B8" w:rsidP="00E573B8">
      <w:pPr>
        <w:tabs>
          <w:tab w:val="left" w:pos="0"/>
        </w:tabs>
        <w:spacing w:line="600" w:lineRule="auto"/>
        <w:jc w:val="left"/>
        <w:rPr>
          <w:ins w:id="5661" w:author="UTENTE" w:date="2020-06-30T18:32:00Z"/>
          <w:rFonts w:ascii="Calibri" w:eastAsia="Calibri" w:hAnsi="Calibri" w:cs="Times New Roman"/>
        </w:rPr>
      </w:pPr>
      <w:ins w:id="5662" w:author="UTENTE" w:date="2020-06-30T18:32:00Z">
        <w:r w:rsidRPr="00E573B8">
          <w:rPr>
            <w:rFonts w:ascii="Calibri" w:eastAsia="Calibri" w:hAnsi="Calibri" w:cs="Times New Roman"/>
          </w:rPr>
          <w:t>394.</w:t>
        </w:r>
        <w:r w:rsidRPr="00E573B8">
          <w:rPr>
            <w:rFonts w:ascii="Calibri" w:eastAsia="Calibri" w:hAnsi="Calibri" w:cs="Times New Roman"/>
          </w:rPr>
          <w:tab/>
          <w:t>n "Esala un leggero sospiro aggiustandosi gli occhiali, poi si risiede composto."</w:t>
        </w:r>
      </w:ins>
    </w:p>
    <w:p w14:paraId="66424D54" w14:textId="77777777" w:rsidR="00E573B8" w:rsidRPr="00E573B8" w:rsidRDefault="00E573B8" w:rsidP="00E573B8">
      <w:pPr>
        <w:tabs>
          <w:tab w:val="left" w:pos="0"/>
        </w:tabs>
        <w:spacing w:line="600" w:lineRule="auto"/>
        <w:jc w:val="left"/>
        <w:rPr>
          <w:ins w:id="5663" w:author="UTENTE" w:date="2020-06-30T18:32:00Z"/>
          <w:rFonts w:ascii="Calibri" w:eastAsia="Calibri" w:hAnsi="Calibri" w:cs="Times New Roman"/>
        </w:rPr>
      </w:pPr>
      <w:ins w:id="5664" w:author="UTENTE" w:date="2020-06-30T18:32:00Z">
        <w:r w:rsidRPr="00E573B8">
          <w:rPr>
            <w:rFonts w:ascii="Calibri" w:eastAsia="Calibri" w:hAnsi="Calibri" w:cs="Times New Roman"/>
          </w:rPr>
          <w:t>395.</w:t>
        </w:r>
        <w:r w:rsidRPr="00E573B8">
          <w:rPr>
            <w:rFonts w:ascii="Calibri" w:eastAsia="Calibri" w:hAnsi="Calibri" w:cs="Times New Roman"/>
          </w:rPr>
          <w:tab/>
          <w:t>i "\"Bene, basta con i miei piagnistei. Questo è tutto quello di cui volevo parlarti stanotte, [mc].\""</w:t>
        </w:r>
      </w:ins>
    </w:p>
    <w:p w14:paraId="189D8E39" w14:textId="77777777" w:rsidR="00E573B8" w:rsidRPr="00E573B8" w:rsidRDefault="00E573B8" w:rsidP="00E573B8">
      <w:pPr>
        <w:tabs>
          <w:tab w:val="left" w:pos="0"/>
        </w:tabs>
        <w:spacing w:line="600" w:lineRule="auto"/>
        <w:jc w:val="left"/>
        <w:rPr>
          <w:ins w:id="5665" w:author="UTENTE" w:date="2020-06-30T18:32:00Z"/>
          <w:rFonts w:ascii="Calibri" w:eastAsia="Calibri" w:hAnsi="Calibri" w:cs="Times New Roman"/>
        </w:rPr>
      </w:pPr>
      <w:ins w:id="5666" w:author="UTENTE" w:date="2020-06-30T18:32:00Z">
        <w:r w:rsidRPr="00E573B8">
          <w:rPr>
            <w:rFonts w:ascii="Calibri" w:eastAsia="Calibri" w:hAnsi="Calibri" w:cs="Times New Roman"/>
          </w:rPr>
          <w:t>396.</w:t>
        </w:r>
        <w:r w:rsidRPr="00E573B8">
          <w:rPr>
            <w:rFonts w:ascii="Calibri" w:eastAsia="Calibri" w:hAnsi="Calibri" w:cs="Times New Roman"/>
          </w:rPr>
          <w:tab/>
          <w:t>n "Alzandosi in piedi, Isaac si stira il gilet con le mani, voltandosi per guardarmi."</w:t>
        </w:r>
      </w:ins>
    </w:p>
    <w:p w14:paraId="6F65DA19" w14:textId="77777777" w:rsidR="00E573B8" w:rsidRPr="00E573B8" w:rsidRDefault="00E573B8" w:rsidP="00E573B8">
      <w:pPr>
        <w:tabs>
          <w:tab w:val="left" w:pos="0"/>
        </w:tabs>
        <w:spacing w:line="600" w:lineRule="auto"/>
        <w:jc w:val="left"/>
        <w:rPr>
          <w:ins w:id="5667" w:author="UTENTE" w:date="2020-06-30T18:32:00Z"/>
          <w:rFonts w:ascii="Calibri" w:eastAsia="Calibri" w:hAnsi="Calibri" w:cs="Times New Roman"/>
        </w:rPr>
      </w:pPr>
      <w:ins w:id="5668" w:author="UTENTE" w:date="2020-06-30T18:32:00Z">
        <w:r w:rsidRPr="00E573B8">
          <w:rPr>
            <w:rFonts w:ascii="Calibri" w:eastAsia="Calibri" w:hAnsi="Calibri" w:cs="Times New Roman"/>
          </w:rPr>
          <w:t>397.</w:t>
        </w:r>
        <w:r w:rsidRPr="00E573B8">
          <w:rPr>
            <w:rFonts w:ascii="Calibri" w:eastAsia="Calibri" w:hAnsi="Calibri" w:cs="Times New Roman"/>
          </w:rPr>
          <w:tab/>
          <w:t>i "\"Sei libero di andare. A meno che tu non abbia voglia, non so, di guardare un film e passare una bella ser-\""</w:t>
        </w:r>
      </w:ins>
    </w:p>
    <w:p w14:paraId="316CF688" w14:textId="77777777" w:rsidR="00E573B8" w:rsidRPr="00E573B8" w:rsidRDefault="00E573B8" w:rsidP="00E573B8">
      <w:pPr>
        <w:tabs>
          <w:tab w:val="left" w:pos="0"/>
        </w:tabs>
        <w:spacing w:line="600" w:lineRule="auto"/>
        <w:jc w:val="left"/>
        <w:rPr>
          <w:ins w:id="5669" w:author="UTENTE" w:date="2020-06-30T18:32:00Z"/>
          <w:rFonts w:ascii="Calibri" w:eastAsia="Calibri" w:hAnsi="Calibri" w:cs="Times New Roman"/>
        </w:rPr>
      </w:pPr>
      <w:ins w:id="5670" w:author="UTENTE" w:date="2020-06-30T18:32:00Z">
        <w:r w:rsidRPr="00E573B8">
          <w:rPr>
            <w:rFonts w:ascii="Calibri" w:eastAsia="Calibri" w:hAnsi="Calibri" w:cs="Times New Roman"/>
          </w:rPr>
          <w:t>398.</w:t>
        </w:r>
        <w:r w:rsidRPr="00E573B8">
          <w:rPr>
            <w:rFonts w:ascii="Calibri" w:eastAsia="Calibri" w:hAnsi="Calibri" w:cs="Times New Roman"/>
          </w:rPr>
          <w:tab/>
          <w:t>mc "\"No, grazie.\""</w:t>
        </w:r>
      </w:ins>
    </w:p>
    <w:p w14:paraId="3C3A8637" w14:textId="77777777" w:rsidR="00E573B8" w:rsidRPr="00E573B8" w:rsidRDefault="00E573B8" w:rsidP="00E573B8">
      <w:pPr>
        <w:tabs>
          <w:tab w:val="left" w:pos="0"/>
        </w:tabs>
        <w:spacing w:line="600" w:lineRule="auto"/>
        <w:jc w:val="left"/>
        <w:rPr>
          <w:ins w:id="5671" w:author="UTENTE" w:date="2020-06-30T18:32:00Z"/>
          <w:rFonts w:ascii="Calibri" w:eastAsia="Calibri" w:hAnsi="Calibri" w:cs="Times New Roman"/>
        </w:rPr>
      </w:pPr>
      <w:ins w:id="5672" w:author="UTENTE" w:date="2020-06-30T18:32:00Z">
        <w:r w:rsidRPr="00E573B8">
          <w:rPr>
            <w:rFonts w:ascii="Calibri" w:eastAsia="Calibri" w:hAnsi="Calibri" w:cs="Times New Roman"/>
          </w:rPr>
          <w:t>399.</w:t>
        </w:r>
        <w:r w:rsidRPr="00E573B8">
          <w:rPr>
            <w:rFonts w:ascii="Calibri" w:eastAsia="Calibri" w:hAnsi="Calibri" w:cs="Times New Roman"/>
          </w:rPr>
          <w:tab/>
          <w:t>n "Mi alzo rapidamente dal divano, e dirigo ad Isaac lo sguardo più scettico che potessi fare."</w:t>
        </w:r>
      </w:ins>
    </w:p>
    <w:p w14:paraId="2C3BB869" w14:textId="77777777" w:rsidR="00E573B8" w:rsidRPr="00E573B8" w:rsidRDefault="00E573B8" w:rsidP="00E573B8">
      <w:pPr>
        <w:tabs>
          <w:tab w:val="left" w:pos="0"/>
        </w:tabs>
        <w:spacing w:line="600" w:lineRule="auto"/>
        <w:jc w:val="left"/>
        <w:rPr>
          <w:ins w:id="5673" w:author="UTENTE" w:date="2020-06-30T18:32:00Z"/>
          <w:rFonts w:ascii="Calibri" w:eastAsia="Calibri" w:hAnsi="Calibri" w:cs="Times New Roman"/>
        </w:rPr>
      </w:pPr>
      <w:ins w:id="5674" w:author="UTENTE" w:date="2020-06-30T18:32:00Z">
        <w:r w:rsidRPr="00E573B8">
          <w:rPr>
            <w:rFonts w:ascii="Calibri" w:eastAsia="Calibri" w:hAnsi="Calibri" w:cs="Times New Roman"/>
          </w:rPr>
          <w:t>400.</w:t>
        </w:r>
        <w:r w:rsidRPr="00E573B8">
          <w:rPr>
            <w:rFonts w:ascii="Calibri" w:eastAsia="Calibri" w:hAnsi="Calibri" w:cs="Times New Roman"/>
          </w:rPr>
          <w:tab/>
          <w:t>mc "\"Prepari un ottimo caffè, e potresti avere dei bei occhi, ma finisce lì, Isaac.\""</w:t>
        </w:r>
        <w:r w:rsidRPr="00E573B8">
          <w:rPr>
            <w:rFonts w:ascii="Calibri" w:eastAsia="Calibri" w:hAnsi="Calibri" w:cs="Times New Roman"/>
          </w:rPr>
          <w:br w:type="page"/>
        </w:r>
      </w:ins>
    </w:p>
    <w:p w14:paraId="0A1E521D" w14:textId="77777777" w:rsidR="00E573B8" w:rsidRPr="00E573B8" w:rsidRDefault="00E573B8" w:rsidP="00E573B8">
      <w:pPr>
        <w:tabs>
          <w:tab w:val="left" w:pos="0"/>
        </w:tabs>
        <w:spacing w:line="600" w:lineRule="auto"/>
        <w:jc w:val="left"/>
        <w:rPr>
          <w:ins w:id="5675" w:author="UTENTE" w:date="2020-06-30T18:32:00Z"/>
          <w:rFonts w:ascii="Calibri" w:eastAsia="Calibri" w:hAnsi="Calibri" w:cs="Times New Roman"/>
          <w:lang w:val="en-US"/>
        </w:rPr>
      </w:pPr>
      <w:ins w:id="5676" w:author="UTENTE" w:date="2020-06-30T18:32:00Z">
        <w:r w:rsidRPr="00E573B8">
          <w:rPr>
            <w:rFonts w:ascii="Calibri" w:eastAsia="Calibri" w:hAnsi="Calibri" w:cs="Times New Roman"/>
            <w:lang w:val="en-US"/>
          </w:rPr>
          <w:lastRenderedPageBreak/>
          <w:t>401.</w:t>
        </w:r>
        <w:r w:rsidRPr="00E573B8">
          <w:rPr>
            <w:rFonts w:ascii="Calibri" w:eastAsia="Calibri" w:hAnsi="Calibri" w:cs="Times New Roman"/>
            <w:lang w:val="en-US"/>
          </w:rPr>
          <w:tab/>
          <w:t>i "\"How rude! I'd like to think I have excellent fashion taste, too.\""</w:t>
        </w:r>
      </w:ins>
    </w:p>
    <w:p w14:paraId="4840DE54" w14:textId="77777777" w:rsidR="00E573B8" w:rsidRPr="00E573B8" w:rsidRDefault="00E573B8" w:rsidP="00E573B8">
      <w:pPr>
        <w:tabs>
          <w:tab w:val="left" w:pos="0"/>
        </w:tabs>
        <w:spacing w:line="600" w:lineRule="auto"/>
        <w:jc w:val="left"/>
        <w:rPr>
          <w:ins w:id="5677" w:author="UTENTE" w:date="2020-06-30T18:32:00Z"/>
          <w:rFonts w:ascii="Calibri" w:eastAsia="Calibri" w:hAnsi="Calibri" w:cs="Times New Roman"/>
          <w:lang w:val="en-US"/>
        </w:rPr>
      </w:pPr>
      <w:ins w:id="5678" w:author="UTENTE" w:date="2020-06-30T18:32:00Z">
        <w:r w:rsidRPr="00E573B8">
          <w:rPr>
            <w:rFonts w:ascii="Calibri" w:eastAsia="Calibri" w:hAnsi="Calibri" w:cs="Times New Roman"/>
            <w:lang w:val="en-US"/>
          </w:rPr>
          <w:t>402.</w:t>
        </w:r>
        <w:r w:rsidRPr="00E573B8">
          <w:rPr>
            <w:rFonts w:ascii="Calibri" w:eastAsia="Calibri" w:hAnsi="Calibri" w:cs="Times New Roman"/>
            <w:lang w:val="en-US"/>
          </w:rPr>
          <w:tab/>
          <w:t>i "\"And, obviously, a talent for finding cute assistants.\""</w:t>
        </w:r>
      </w:ins>
    </w:p>
    <w:p w14:paraId="7B9E1467" w14:textId="77777777" w:rsidR="00E573B8" w:rsidRPr="00E573B8" w:rsidRDefault="00E573B8" w:rsidP="00E573B8">
      <w:pPr>
        <w:tabs>
          <w:tab w:val="left" w:pos="0"/>
        </w:tabs>
        <w:spacing w:line="600" w:lineRule="auto"/>
        <w:jc w:val="left"/>
        <w:rPr>
          <w:ins w:id="5679" w:author="UTENTE" w:date="2020-06-30T18:32:00Z"/>
          <w:rFonts w:ascii="Calibri" w:eastAsia="Calibri" w:hAnsi="Calibri" w:cs="Times New Roman"/>
          <w:lang w:val="en-US"/>
        </w:rPr>
      </w:pPr>
      <w:ins w:id="5680" w:author="UTENTE" w:date="2020-06-30T18:32:00Z">
        <w:r w:rsidRPr="00E573B8">
          <w:rPr>
            <w:rFonts w:ascii="Calibri" w:eastAsia="Calibri" w:hAnsi="Calibri" w:cs="Times New Roman"/>
            <w:lang w:val="en-US"/>
          </w:rPr>
          <w:t>403.</w:t>
        </w:r>
        <w:r w:rsidRPr="00E573B8">
          <w:rPr>
            <w:rFonts w:ascii="Calibri" w:eastAsia="Calibri" w:hAnsi="Calibri" w:cs="Times New Roman"/>
            <w:lang w:val="en-US"/>
          </w:rPr>
          <w:tab/>
          <w:t>mc "\"If I could get jumped at any second by a vampire, I shouldn't waste the precious time I have, don't you think?\""</w:t>
        </w:r>
      </w:ins>
    </w:p>
    <w:p w14:paraId="7A81B617" w14:textId="77777777" w:rsidR="00E573B8" w:rsidRPr="00E573B8" w:rsidRDefault="00E573B8" w:rsidP="00E573B8">
      <w:pPr>
        <w:tabs>
          <w:tab w:val="left" w:pos="0"/>
        </w:tabs>
        <w:spacing w:line="600" w:lineRule="auto"/>
        <w:jc w:val="left"/>
        <w:rPr>
          <w:ins w:id="5681" w:author="UTENTE" w:date="2020-06-30T18:32:00Z"/>
          <w:rFonts w:ascii="Calibri" w:eastAsia="Calibri" w:hAnsi="Calibri" w:cs="Times New Roman"/>
          <w:lang w:val="en-US"/>
        </w:rPr>
      </w:pPr>
      <w:ins w:id="5682" w:author="UTENTE" w:date="2020-06-30T18:32:00Z">
        <w:r w:rsidRPr="00E573B8">
          <w:rPr>
            <w:rFonts w:ascii="Calibri" w:eastAsia="Calibri" w:hAnsi="Calibri" w:cs="Times New Roman"/>
            <w:lang w:val="en-US"/>
          </w:rPr>
          <w:t>404.</w:t>
        </w:r>
        <w:r w:rsidRPr="00E573B8">
          <w:rPr>
            <w:rFonts w:ascii="Calibri" w:eastAsia="Calibri" w:hAnsi="Calibri" w:cs="Times New Roman"/>
            <w:lang w:val="en-US"/>
          </w:rPr>
          <w:tab/>
          <w:t>i "\"You're implying I couldn't make our time together worthwhile.\""</w:t>
        </w:r>
      </w:ins>
    </w:p>
    <w:p w14:paraId="5D33882A" w14:textId="77777777" w:rsidR="00E573B8" w:rsidRPr="00E573B8" w:rsidRDefault="00E573B8" w:rsidP="00E573B8">
      <w:pPr>
        <w:tabs>
          <w:tab w:val="left" w:pos="0"/>
        </w:tabs>
        <w:spacing w:line="600" w:lineRule="auto"/>
        <w:jc w:val="left"/>
        <w:rPr>
          <w:ins w:id="5683" w:author="UTENTE" w:date="2020-06-30T18:32:00Z"/>
          <w:rFonts w:ascii="Calibri" w:eastAsia="Calibri" w:hAnsi="Calibri" w:cs="Times New Roman"/>
          <w:lang w:val="en-US"/>
        </w:rPr>
      </w:pPr>
      <w:ins w:id="5684" w:author="UTENTE" w:date="2020-06-30T18:32:00Z">
        <w:r w:rsidRPr="00E573B8">
          <w:rPr>
            <w:rFonts w:ascii="Calibri" w:eastAsia="Calibri" w:hAnsi="Calibri" w:cs="Times New Roman"/>
            <w:lang w:val="en-US"/>
          </w:rPr>
          <w:t>405.</w:t>
        </w:r>
        <w:r w:rsidRPr="00E573B8">
          <w:rPr>
            <w:rFonts w:ascii="Calibri" w:eastAsia="Calibri" w:hAnsi="Calibri" w:cs="Times New Roman"/>
            <w:lang w:val="en-US"/>
          </w:rPr>
          <w:tab/>
          <w:t>i "\"I'm a businessman, [mc]. My chief concern is making every moment… profitable.\""</w:t>
        </w:r>
      </w:ins>
    </w:p>
    <w:p w14:paraId="1CFB9E2F" w14:textId="77777777" w:rsidR="00E573B8" w:rsidRPr="00E573B8" w:rsidRDefault="00E573B8" w:rsidP="00E573B8">
      <w:pPr>
        <w:tabs>
          <w:tab w:val="left" w:pos="0"/>
        </w:tabs>
        <w:spacing w:line="600" w:lineRule="auto"/>
        <w:jc w:val="left"/>
        <w:rPr>
          <w:ins w:id="5685" w:author="UTENTE" w:date="2020-06-30T18:32:00Z"/>
          <w:rFonts w:ascii="Calibri" w:eastAsia="Calibri" w:hAnsi="Calibri" w:cs="Times New Roman"/>
          <w:lang w:val="en-US"/>
        </w:rPr>
      </w:pPr>
      <w:ins w:id="5686" w:author="UTENTE" w:date="2020-06-30T18:32:00Z">
        <w:r w:rsidRPr="00E573B8">
          <w:rPr>
            <w:rFonts w:ascii="Calibri" w:eastAsia="Calibri" w:hAnsi="Calibri" w:cs="Times New Roman"/>
            <w:lang w:val="en-US"/>
          </w:rPr>
          <w:t>406.</w:t>
        </w:r>
        <w:r w:rsidRPr="00E573B8">
          <w:rPr>
            <w:rFonts w:ascii="Calibri" w:eastAsia="Calibri" w:hAnsi="Calibri" w:cs="Times New Roman"/>
            <w:lang w:val="en-US"/>
          </w:rPr>
          <w:tab/>
          <w:t>n "With a wide, charming grin, Isaac tips an imaginary hat to me, and I have to keep myself from cracking a smile."</w:t>
        </w:r>
      </w:ins>
    </w:p>
    <w:p w14:paraId="7BF02C44" w14:textId="77777777" w:rsidR="00E573B8" w:rsidRPr="00E573B8" w:rsidRDefault="00E573B8" w:rsidP="00E573B8">
      <w:pPr>
        <w:tabs>
          <w:tab w:val="left" w:pos="0"/>
        </w:tabs>
        <w:spacing w:line="600" w:lineRule="auto"/>
        <w:jc w:val="left"/>
        <w:rPr>
          <w:ins w:id="5687" w:author="UTENTE" w:date="2020-06-30T18:32:00Z"/>
          <w:rFonts w:ascii="Calibri" w:eastAsia="Calibri" w:hAnsi="Calibri" w:cs="Times New Roman"/>
          <w:lang w:val="en-US"/>
        </w:rPr>
      </w:pPr>
      <w:ins w:id="5688" w:author="UTENTE" w:date="2020-06-30T18:32:00Z">
        <w:r w:rsidRPr="00E573B8">
          <w:rPr>
            <w:rFonts w:ascii="Calibri" w:eastAsia="Calibri" w:hAnsi="Calibri" w:cs="Times New Roman"/>
            <w:lang w:val="en-US"/>
          </w:rPr>
          <w:t>407.</w:t>
        </w:r>
        <w:r w:rsidRPr="00E573B8">
          <w:rPr>
            <w:rFonts w:ascii="Calibri" w:eastAsia="Calibri" w:hAnsi="Calibri" w:cs="Times New Roman"/>
            <w:lang w:val="en-US"/>
          </w:rPr>
          <w:tab/>
          <w:t>n "In a surprisingly gentlemanly fashion, he escorts me down to the street and even pays for my cab fare."</w:t>
        </w:r>
      </w:ins>
    </w:p>
    <w:p w14:paraId="47DF1993" w14:textId="77777777" w:rsidR="00E573B8" w:rsidRPr="00E573B8" w:rsidRDefault="00E573B8" w:rsidP="00E573B8">
      <w:pPr>
        <w:tabs>
          <w:tab w:val="left" w:pos="0"/>
        </w:tabs>
        <w:spacing w:line="600" w:lineRule="auto"/>
        <w:jc w:val="left"/>
        <w:rPr>
          <w:ins w:id="5689" w:author="UTENTE" w:date="2020-06-30T18:32:00Z"/>
          <w:rFonts w:ascii="Calibri" w:eastAsia="Calibri" w:hAnsi="Calibri" w:cs="Times New Roman"/>
          <w:lang w:val="en-US"/>
        </w:rPr>
      </w:pPr>
      <w:ins w:id="5690" w:author="UTENTE" w:date="2020-06-30T18:32:00Z">
        <w:r w:rsidRPr="00E573B8">
          <w:rPr>
            <w:rFonts w:ascii="Calibri" w:eastAsia="Calibri" w:hAnsi="Calibri" w:cs="Times New Roman"/>
            <w:lang w:val="en-US"/>
          </w:rPr>
          <w:t>408.</w:t>
        </w:r>
        <w:r w:rsidRPr="00E573B8">
          <w:rPr>
            <w:rFonts w:ascii="Calibri" w:eastAsia="Calibri" w:hAnsi="Calibri" w:cs="Times New Roman"/>
            <w:lang w:val="en-US"/>
          </w:rPr>
          <w:tab/>
          <w:t>n "As the taxi drives off towards my apartment, I glimpse Isaac waving in the rear-view mirror until we round the corner, out of sight."</w:t>
        </w:r>
      </w:ins>
    </w:p>
    <w:p w14:paraId="54E4F365" w14:textId="77777777" w:rsidR="00E573B8" w:rsidRPr="00E573B8" w:rsidRDefault="00E573B8" w:rsidP="00E573B8">
      <w:pPr>
        <w:tabs>
          <w:tab w:val="left" w:pos="0"/>
        </w:tabs>
        <w:spacing w:line="600" w:lineRule="auto"/>
        <w:jc w:val="left"/>
        <w:rPr>
          <w:ins w:id="5691" w:author="UTENTE" w:date="2020-06-30T18:32:00Z"/>
          <w:rFonts w:ascii="Calibri" w:eastAsia="Calibri" w:hAnsi="Calibri" w:cs="Times New Roman"/>
          <w:lang w:val="en-US"/>
        </w:rPr>
      </w:pPr>
      <w:ins w:id="5692" w:author="UTENTE" w:date="2020-06-30T18:32:00Z">
        <w:r w:rsidRPr="00E573B8">
          <w:rPr>
            <w:rFonts w:ascii="Calibri" w:eastAsia="Calibri" w:hAnsi="Calibri" w:cs="Times New Roman"/>
            <w:lang w:val="en-US"/>
          </w:rPr>
          <w:t>409.</w:t>
        </w:r>
        <w:r w:rsidRPr="00E573B8">
          <w:rPr>
            <w:rFonts w:ascii="Calibri" w:eastAsia="Calibri" w:hAnsi="Calibri" w:cs="Times New Roman"/>
            <w:lang w:val="en-US"/>
          </w:rPr>
          <w:tab/>
          <w:t>n "–I wasn't expecting to arrive home in such a good mood, but tonight wasn't nearly as bad I thought it'd be."</w:t>
        </w:r>
      </w:ins>
    </w:p>
    <w:p w14:paraId="6E5A3F1B" w14:textId="77777777" w:rsidR="00E573B8" w:rsidRPr="00E573B8" w:rsidRDefault="00E573B8" w:rsidP="00E573B8">
      <w:pPr>
        <w:tabs>
          <w:tab w:val="left" w:pos="0"/>
        </w:tabs>
        <w:spacing w:line="600" w:lineRule="auto"/>
        <w:jc w:val="left"/>
        <w:rPr>
          <w:ins w:id="5693" w:author="UTENTE" w:date="2020-06-30T18:32:00Z"/>
          <w:rFonts w:ascii="Calibri" w:eastAsia="Calibri" w:hAnsi="Calibri" w:cs="Times New Roman"/>
          <w:lang w:val="en-US"/>
        </w:rPr>
      </w:pPr>
      <w:ins w:id="5694" w:author="UTENTE" w:date="2020-06-30T18:32:00Z">
        <w:r w:rsidRPr="00E573B8">
          <w:rPr>
            <w:rFonts w:ascii="Calibri" w:eastAsia="Calibri" w:hAnsi="Calibri" w:cs="Times New Roman"/>
            <w:lang w:val="en-US"/>
          </w:rPr>
          <w:t>410.</w:t>
        </w:r>
        <w:r w:rsidRPr="00E573B8">
          <w:rPr>
            <w:rFonts w:ascii="Calibri" w:eastAsia="Calibri" w:hAnsi="Calibri" w:cs="Times New Roman"/>
            <w:lang w:val="en-US"/>
          </w:rPr>
          <w:tab/>
          <w:t>n "My job as Isaac's \"assistant\" doesn't sound that bad, and I don't mind getting to spend more time in that fancy apartment of his…" </w:t>
        </w:r>
        <w:r w:rsidRPr="00E573B8">
          <w:rPr>
            <w:rFonts w:ascii="Calibri" w:eastAsia="Calibri" w:hAnsi="Calibri" w:cs="Times New Roman"/>
            <w:lang w:val="en-US"/>
          </w:rPr>
          <w:br w:type="page"/>
        </w:r>
      </w:ins>
    </w:p>
    <w:p w14:paraId="1733F1B6" w14:textId="77777777" w:rsidR="00E573B8" w:rsidRPr="00E573B8" w:rsidRDefault="00E573B8" w:rsidP="00E573B8">
      <w:pPr>
        <w:tabs>
          <w:tab w:val="left" w:pos="0"/>
        </w:tabs>
        <w:spacing w:line="600" w:lineRule="auto"/>
        <w:jc w:val="left"/>
        <w:rPr>
          <w:ins w:id="5695" w:author="UTENTE" w:date="2020-06-30T18:32:00Z"/>
          <w:rFonts w:ascii="Calibri" w:eastAsia="Calibri" w:hAnsi="Calibri" w:cs="Times New Roman"/>
        </w:rPr>
      </w:pPr>
      <w:ins w:id="5696" w:author="UTENTE" w:date="2020-06-30T18:32:00Z">
        <w:r w:rsidRPr="00E573B8">
          <w:rPr>
            <w:rFonts w:ascii="Calibri" w:eastAsia="Calibri" w:hAnsi="Calibri" w:cs="Times New Roman"/>
          </w:rPr>
          <w:lastRenderedPageBreak/>
          <w:t>401.</w:t>
        </w:r>
        <w:r w:rsidRPr="00E573B8">
          <w:rPr>
            <w:rFonts w:ascii="Calibri" w:eastAsia="Calibri" w:hAnsi="Calibri" w:cs="Times New Roman"/>
          </w:rPr>
          <w:tab/>
          <w:t>i "\"Che maleducato! Mi piace pensare di avere anche un gran gusto in fatto di moda.\""</w:t>
        </w:r>
      </w:ins>
    </w:p>
    <w:p w14:paraId="3ECC932E" w14:textId="77777777" w:rsidR="00E573B8" w:rsidRPr="00E573B8" w:rsidRDefault="00E573B8" w:rsidP="00E573B8">
      <w:pPr>
        <w:tabs>
          <w:tab w:val="left" w:pos="0"/>
        </w:tabs>
        <w:spacing w:line="600" w:lineRule="auto"/>
        <w:jc w:val="left"/>
        <w:rPr>
          <w:ins w:id="5697" w:author="UTENTE" w:date="2020-06-30T18:32:00Z"/>
          <w:rFonts w:ascii="Calibri" w:eastAsia="Calibri" w:hAnsi="Calibri" w:cs="Times New Roman"/>
        </w:rPr>
      </w:pPr>
      <w:ins w:id="5698" w:author="UTENTE" w:date="2020-06-30T18:32:00Z">
        <w:r w:rsidRPr="00E573B8">
          <w:rPr>
            <w:rFonts w:ascii="Calibri" w:eastAsia="Calibri" w:hAnsi="Calibri" w:cs="Times New Roman"/>
          </w:rPr>
          <w:t>402.</w:t>
        </w:r>
        <w:r w:rsidRPr="00E573B8">
          <w:rPr>
            <w:rFonts w:ascii="Calibri" w:eastAsia="Calibri" w:hAnsi="Calibri" w:cs="Times New Roman"/>
          </w:rPr>
          <w:tab/>
          <w:t>i "\"E, ovviamente, un talento innato per trovarmi degli assistenti carini.\""</w:t>
        </w:r>
      </w:ins>
    </w:p>
    <w:p w14:paraId="4937312A" w14:textId="77777777" w:rsidR="00E573B8" w:rsidRPr="00E573B8" w:rsidRDefault="00E573B8" w:rsidP="00E573B8">
      <w:pPr>
        <w:tabs>
          <w:tab w:val="left" w:pos="0"/>
        </w:tabs>
        <w:spacing w:line="600" w:lineRule="auto"/>
        <w:jc w:val="left"/>
        <w:rPr>
          <w:ins w:id="5699" w:author="UTENTE" w:date="2020-06-30T18:32:00Z"/>
          <w:rFonts w:ascii="Calibri" w:eastAsia="Calibri" w:hAnsi="Calibri" w:cs="Times New Roman"/>
        </w:rPr>
      </w:pPr>
      <w:ins w:id="5700" w:author="UTENTE" w:date="2020-06-30T18:32:00Z">
        <w:r w:rsidRPr="00E573B8">
          <w:rPr>
            <w:rFonts w:ascii="Calibri" w:eastAsia="Calibri" w:hAnsi="Calibri" w:cs="Times New Roman"/>
          </w:rPr>
          <w:t>403.</w:t>
        </w:r>
        <w:r w:rsidRPr="00E573B8">
          <w:rPr>
            <w:rFonts w:ascii="Calibri" w:eastAsia="Calibri" w:hAnsi="Calibri" w:cs="Times New Roman"/>
          </w:rPr>
          <w:tab/>
          <w:t>mc "\"Se potessi essere assalito in qualunque momento da un vampiro, non dovrei sprecare il poco tempo prezioso che ho, non credi?\""</w:t>
        </w:r>
      </w:ins>
    </w:p>
    <w:p w14:paraId="6565EFD9" w14:textId="77777777" w:rsidR="00E573B8" w:rsidRPr="00E573B8" w:rsidRDefault="00E573B8" w:rsidP="00E573B8">
      <w:pPr>
        <w:tabs>
          <w:tab w:val="left" w:pos="0"/>
        </w:tabs>
        <w:spacing w:line="600" w:lineRule="auto"/>
        <w:jc w:val="left"/>
        <w:rPr>
          <w:ins w:id="5701" w:author="UTENTE" w:date="2020-06-30T18:32:00Z"/>
          <w:rFonts w:ascii="Calibri" w:eastAsia="Calibri" w:hAnsi="Calibri" w:cs="Times New Roman"/>
        </w:rPr>
      </w:pPr>
      <w:ins w:id="5702" w:author="UTENTE" w:date="2020-06-30T18:32:00Z">
        <w:r w:rsidRPr="00E573B8">
          <w:rPr>
            <w:rFonts w:ascii="Calibri" w:eastAsia="Calibri" w:hAnsi="Calibri" w:cs="Times New Roman"/>
          </w:rPr>
          <w:t>404.</w:t>
        </w:r>
        <w:r w:rsidRPr="00E573B8">
          <w:rPr>
            <w:rFonts w:ascii="Calibri" w:eastAsia="Calibri" w:hAnsi="Calibri" w:cs="Times New Roman"/>
          </w:rPr>
          <w:tab/>
          <w:t>i "\"Stai implicando che non possa far sì che il tempo passato assieme sia abbastanza valido.\""</w:t>
        </w:r>
      </w:ins>
    </w:p>
    <w:p w14:paraId="12AF3EA3" w14:textId="77777777" w:rsidR="00E573B8" w:rsidRPr="00E573B8" w:rsidRDefault="00E573B8" w:rsidP="00E573B8">
      <w:pPr>
        <w:tabs>
          <w:tab w:val="left" w:pos="0"/>
        </w:tabs>
        <w:spacing w:line="600" w:lineRule="auto"/>
        <w:jc w:val="left"/>
        <w:rPr>
          <w:ins w:id="5703" w:author="UTENTE" w:date="2020-06-30T18:32:00Z"/>
          <w:rFonts w:ascii="Calibri" w:eastAsia="Calibri" w:hAnsi="Calibri" w:cs="Times New Roman"/>
        </w:rPr>
      </w:pPr>
      <w:ins w:id="5704" w:author="UTENTE" w:date="2020-06-30T18:32:00Z">
        <w:r w:rsidRPr="00E573B8">
          <w:rPr>
            <w:rFonts w:ascii="Calibri" w:eastAsia="Calibri" w:hAnsi="Calibri" w:cs="Times New Roman"/>
          </w:rPr>
          <w:t>405.</w:t>
        </w:r>
        <w:r w:rsidRPr="00E573B8">
          <w:rPr>
            <w:rFonts w:ascii="Calibri" w:eastAsia="Calibri" w:hAnsi="Calibri" w:cs="Times New Roman"/>
          </w:rPr>
          <w:tab/>
          <w:t>i "\"Sono un uomo d'affari, [mc]. Il mio obbiettivo principale è rendere ogni momento… fruttuoso.\""</w:t>
        </w:r>
      </w:ins>
    </w:p>
    <w:p w14:paraId="6802AEC8" w14:textId="77777777" w:rsidR="00E573B8" w:rsidRPr="00E573B8" w:rsidRDefault="00E573B8" w:rsidP="00E573B8">
      <w:pPr>
        <w:tabs>
          <w:tab w:val="left" w:pos="0"/>
        </w:tabs>
        <w:spacing w:line="600" w:lineRule="auto"/>
        <w:jc w:val="left"/>
        <w:rPr>
          <w:ins w:id="5705" w:author="UTENTE" w:date="2020-06-30T18:32:00Z"/>
          <w:rFonts w:ascii="Calibri" w:eastAsia="Calibri" w:hAnsi="Calibri" w:cs="Times New Roman"/>
        </w:rPr>
      </w:pPr>
      <w:ins w:id="5706" w:author="UTENTE" w:date="2020-06-30T18:32:00Z">
        <w:r w:rsidRPr="00E573B8">
          <w:rPr>
            <w:rFonts w:ascii="Calibri" w:eastAsia="Calibri" w:hAnsi="Calibri" w:cs="Times New Roman"/>
          </w:rPr>
          <w:t>406.</w:t>
        </w:r>
        <w:r w:rsidRPr="00E573B8">
          <w:rPr>
            <w:rFonts w:ascii="Calibri" w:eastAsia="Calibri" w:hAnsi="Calibri" w:cs="Times New Roman"/>
          </w:rPr>
          <w:tab/>
          <w:t>n "Con un largo e seducente sorriso, Isaac fa finta di levarsi un cappello immaginario, e devo trattenermi dal sorridere."</w:t>
        </w:r>
      </w:ins>
    </w:p>
    <w:p w14:paraId="49F81801" w14:textId="77777777" w:rsidR="00E573B8" w:rsidRPr="00E573B8" w:rsidRDefault="00E573B8" w:rsidP="00E573B8">
      <w:pPr>
        <w:tabs>
          <w:tab w:val="left" w:pos="0"/>
        </w:tabs>
        <w:spacing w:line="600" w:lineRule="auto"/>
        <w:jc w:val="left"/>
        <w:rPr>
          <w:ins w:id="5707" w:author="UTENTE" w:date="2020-06-30T18:32:00Z"/>
          <w:rFonts w:ascii="Calibri" w:eastAsia="Calibri" w:hAnsi="Calibri" w:cs="Times New Roman"/>
        </w:rPr>
      </w:pPr>
      <w:ins w:id="5708" w:author="UTENTE" w:date="2020-06-30T18:32:00Z">
        <w:r w:rsidRPr="00E573B8">
          <w:rPr>
            <w:rFonts w:ascii="Calibri" w:eastAsia="Calibri" w:hAnsi="Calibri" w:cs="Times New Roman"/>
          </w:rPr>
          <w:t>407.</w:t>
        </w:r>
        <w:r w:rsidRPr="00E573B8">
          <w:rPr>
            <w:rFonts w:ascii="Calibri" w:eastAsia="Calibri" w:hAnsi="Calibri" w:cs="Times New Roman"/>
          </w:rPr>
          <w:tab/>
          <w:t>n "In una maniera incredibilmente galante, mi accompagna in strada e mi paga persino un taxi fino a casa."</w:t>
        </w:r>
      </w:ins>
    </w:p>
    <w:p w14:paraId="4DBDC70A" w14:textId="77777777" w:rsidR="00E573B8" w:rsidRPr="00E573B8" w:rsidRDefault="00E573B8" w:rsidP="00E573B8">
      <w:pPr>
        <w:tabs>
          <w:tab w:val="left" w:pos="0"/>
        </w:tabs>
        <w:spacing w:line="600" w:lineRule="auto"/>
        <w:jc w:val="left"/>
        <w:rPr>
          <w:ins w:id="5709" w:author="UTENTE" w:date="2020-06-30T18:32:00Z"/>
          <w:rFonts w:ascii="Calibri" w:eastAsia="Calibri" w:hAnsi="Calibri" w:cs="Times New Roman"/>
        </w:rPr>
      </w:pPr>
      <w:ins w:id="5710" w:author="UTENTE" w:date="2020-06-30T18:32:00Z">
        <w:r w:rsidRPr="00E573B8">
          <w:rPr>
            <w:rFonts w:ascii="Calibri" w:eastAsia="Calibri" w:hAnsi="Calibri" w:cs="Times New Roman"/>
          </w:rPr>
          <w:t>408.</w:t>
        </w:r>
        <w:r w:rsidRPr="00E573B8">
          <w:rPr>
            <w:rFonts w:ascii="Calibri" w:eastAsia="Calibri" w:hAnsi="Calibri" w:cs="Times New Roman"/>
          </w:rPr>
          <w:tab/>
          <w:t>n "Mentre il taxi si dirige verso il mio appartamento, dallo specchietto retrovisore scorgo Isaac che mi saluta con la mano finché non giriamo l'angolo, uscendo dalla sua vista."</w:t>
        </w:r>
      </w:ins>
    </w:p>
    <w:p w14:paraId="04899AF6" w14:textId="77777777" w:rsidR="00E573B8" w:rsidRPr="00E573B8" w:rsidRDefault="00E573B8" w:rsidP="00E573B8">
      <w:pPr>
        <w:tabs>
          <w:tab w:val="left" w:pos="0"/>
        </w:tabs>
        <w:spacing w:line="600" w:lineRule="auto"/>
        <w:jc w:val="left"/>
        <w:rPr>
          <w:ins w:id="5711" w:author="UTENTE" w:date="2020-06-30T18:32:00Z"/>
          <w:rFonts w:ascii="Calibri" w:eastAsia="Calibri" w:hAnsi="Calibri" w:cs="Times New Roman"/>
        </w:rPr>
      </w:pPr>
      <w:ins w:id="5712" w:author="UTENTE" w:date="2020-06-30T18:32:00Z">
        <w:r w:rsidRPr="00E573B8">
          <w:rPr>
            <w:rFonts w:ascii="Calibri" w:eastAsia="Calibri" w:hAnsi="Calibri" w:cs="Times New Roman"/>
          </w:rPr>
          <w:t>409.</w:t>
        </w:r>
        <w:r w:rsidRPr="00E573B8">
          <w:rPr>
            <w:rFonts w:ascii="Calibri" w:eastAsia="Calibri" w:hAnsi="Calibri" w:cs="Times New Roman"/>
          </w:rPr>
          <w:tab/>
          <w:t>n "-Non pensavo sarei tornato a casa così di buon umore, ma stanotte non è stata neanche lontanamente tanto spiacevole quanto mi aspettassi."</w:t>
        </w:r>
      </w:ins>
    </w:p>
    <w:p w14:paraId="2E0A780E" w14:textId="77777777" w:rsidR="00E573B8" w:rsidRPr="00E573B8" w:rsidRDefault="00E573B8" w:rsidP="00E573B8">
      <w:pPr>
        <w:tabs>
          <w:tab w:val="left" w:pos="0"/>
        </w:tabs>
        <w:spacing w:line="600" w:lineRule="auto"/>
        <w:jc w:val="left"/>
        <w:rPr>
          <w:ins w:id="5713" w:author="UTENTE" w:date="2020-06-30T18:32:00Z"/>
          <w:rFonts w:ascii="Calibri" w:eastAsia="Calibri" w:hAnsi="Calibri" w:cs="Times New Roman"/>
        </w:rPr>
      </w:pPr>
      <w:ins w:id="5714" w:author="UTENTE" w:date="2020-06-30T18:32:00Z">
        <w:r w:rsidRPr="00E573B8">
          <w:rPr>
            <w:rFonts w:ascii="Calibri" w:eastAsia="Calibri" w:hAnsi="Calibri" w:cs="Times New Roman"/>
          </w:rPr>
          <w:t>410.</w:t>
        </w:r>
        <w:r w:rsidRPr="00E573B8">
          <w:rPr>
            <w:rFonts w:ascii="Calibri" w:eastAsia="Calibri" w:hAnsi="Calibri" w:cs="Times New Roman"/>
          </w:rPr>
          <w:tab/>
          <w:t>n "Il mio lavoro come \"assistente\" di Isaac non sembra poi tanto male, e non mi dispiace passare del tempo nel suo elegante appartamento…" </w:t>
        </w:r>
        <w:r w:rsidRPr="00E573B8">
          <w:rPr>
            <w:rFonts w:ascii="Calibri" w:eastAsia="Calibri" w:hAnsi="Calibri" w:cs="Times New Roman"/>
          </w:rPr>
          <w:br w:type="page"/>
        </w:r>
      </w:ins>
    </w:p>
    <w:p w14:paraId="62AC7CC3" w14:textId="77777777" w:rsidR="00E573B8" w:rsidRPr="00E573B8" w:rsidRDefault="00E573B8" w:rsidP="00E573B8">
      <w:pPr>
        <w:tabs>
          <w:tab w:val="left" w:pos="0"/>
        </w:tabs>
        <w:spacing w:line="600" w:lineRule="auto"/>
        <w:jc w:val="left"/>
        <w:rPr>
          <w:ins w:id="5715" w:author="UTENTE" w:date="2020-06-30T18:32:00Z"/>
          <w:rFonts w:ascii="Calibri" w:eastAsia="Calibri" w:hAnsi="Calibri" w:cs="Times New Roman"/>
          <w:lang w:val="en-US"/>
        </w:rPr>
      </w:pPr>
      <w:ins w:id="5716" w:author="UTENTE" w:date="2020-06-30T18:32:00Z">
        <w:r w:rsidRPr="00E573B8">
          <w:rPr>
            <w:rFonts w:ascii="Calibri" w:eastAsia="Calibri" w:hAnsi="Calibri" w:cs="Times New Roman"/>
            <w:lang w:val="en-US"/>
          </w:rPr>
          <w:lastRenderedPageBreak/>
          <w:t>411.</w:t>
        </w:r>
        <w:r w:rsidRPr="00E573B8">
          <w:rPr>
            <w:rFonts w:ascii="Calibri" w:eastAsia="Calibri" w:hAnsi="Calibri" w:cs="Times New Roman"/>
            <w:lang w:val="en-US"/>
          </w:rPr>
          <w:tab/>
          <w:t>mcp "\"And I won't say no to free coffee.\""</w:t>
        </w:r>
      </w:ins>
    </w:p>
    <w:p w14:paraId="0E3B3037" w14:textId="77777777" w:rsidR="00E573B8" w:rsidRPr="00E573B8" w:rsidRDefault="00E573B8" w:rsidP="00E573B8">
      <w:pPr>
        <w:tabs>
          <w:tab w:val="left" w:pos="0"/>
        </w:tabs>
        <w:spacing w:line="600" w:lineRule="auto"/>
        <w:jc w:val="left"/>
        <w:rPr>
          <w:ins w:id="5717" w:author="UTENTE" w:date="2020-06-30T18:32:00Z"/>
          <w:rFonts w:ascii="Calibri" w:eastAsia="Calibri" w:hAnsi="Calibri" w:cs="Times New Roman"/>
          <w:lang w:val="en-US"/>
        </w:rPr>
      </w:pPr>
      <w:ins w:id="5718" w:author="UTENTE" w:date="2020-06-30T18:32:00Z">
        <w:r w:rsidRPr="00E573B8">
          <w:rPr>
            <w:rFonts w:ascii="Calibri" w:eastAsia="Calibri" w:hAnsi="Calibri" w:cs="Times New Roman"/>
            <w:lang w:val="en-US"/>
          </w:rPr>
          <w:t>412.</w:t>
        </w:r>
        <w:r w:rsidRPr="00E573B8">
          <w:rPr>
            <w:rFonts w:ascii="Calibri" w:eastAsia="Calibri" w:hAnsi="Calibri" w:cs="Times New Roman"/>
            <w:lang w:val="en-US"/>
          </w:rPr>
          <w:tab/>
          <w:t>n "Maybe getting caught up in this vampire horror story wasn't as bad as I first thought."</w:t>
        </w:r>
      </w:ins>
    </w:p>
    <w:p w14:paraId="0FB56CA0" w14:textId="77777777" w:rsidR="00E573B8" w:rsidRPr="00E573B8" w:rsidRDefault="00E573B8" w:rsidP="00E573B8">
      <w:pPr>
        <w:tabs>
          <w:tab w:val="left" w:pos="0"/>
        </w:tabs>
        <w:spacing w:line="600" w:lineRule="auto"/>
        <w:jc w:val="left"/>
        <w:rPr>
          <w:ins w:id="5719" w:author="UTENTE" w:date="2020-06-30T18:32:00Z"/>
          <w:rFonts w:ascii="Calibri" w:eastAsia="Calibri" w:hAnsi="Calibri" w:cs="Times New Roman"/>
          <w:lang w:val="en-US"/>
        </w:rPr>
      </w:pPr>
      <w:ins w:id="5720" w:author="UTENTE" w:date="2020-06-30T18:32:00Z">
        <w:r w:rsidRPr="00E573B8">
          <w:rPr>
            <w:rFonts w:ascii="Calibri" w:eastAsia="Calibri" w:hAnsi="Calibri" w:cs="Times New Roman"/>
            <w:lang w:val="en-US"/>
          </w:rPr>
          <w:t>413.</w:t>
        </w:r>
        <w:r w:rsidRPr="00E573B8">
          <w:rPr>
            <w:rFonts w:ascii="Calibri" w:eastAsia="Calibri" w:hAnsi="Calibri" w:cs="Times New Roman"/>
            <w:lang w:val="en-US"/>
          </w:rPr>
          <w:tab/>
          <w:t>n "At least it brings a little spice to my boring life – even if that spice comes at a pretty risky cost."</w:t>
        </w:r>
      </w:ins>
    </w:p>
    <w:p w14:paraId="3E14E3E8" w14:textId="77777777" w:rsidR="00E573B8" w:rsidRPr="00E573B8" w:rsidRDefault="00E573B8" w:rsidP="00E573B8">
      <w:pPr>
        <w:tabs>
          <w:tab w:val="left" w:pos="0"/>
        </w:tabs>
        <w:spacing w:line="600" w:lineRule="auto"/>
        <w:jc w:val="left"/>
        <w:rPr>
          <w:ins w:id="5721" w:author="UTENTE" w:date="2020-06-30T18:32:00Z"/>
          <w:rFonts w:ascii="Calibri" w:eastAsia="Calibri" w:hAnsi="Calibri" w:cs="Times New Roman"/>
          <w:lang w:val="en-US"/>
        </w:rPr>
      </w:pPr>
      <w:ins w:id="5722" w:author="UTENTE" w:date="2020-06-30T18:32:00Z">
        <w:r w:rsidRPr="00E573B8">
          <w:rPr>
            <w:rFonts w:ascii="Calibri" w:eastAsia="Calibri" w:hAnsi="Calibri" w:cs="Times New Roman"/>
            <w:lang w:val="en-US"/>
          </w:rPr>
          <w:t>414.</w:t>
        </w:r>
        <w:r w:rsidRPr="00E573B8">
          <w:rPr>
            <w:rFonts w:ascii="Calibri" w:eastAsia="Calibri" w:hAnsi="Calibri" w:cs="Times New Roman"/>
            <w:lang w:val="en-US"/>
          </w:rPr>
          <w:tab/>
          <w:t>n "I'm so tired from my shift that, despite the coffee, I doze off not long after hitting my pillow."</w:t>
        </w:r>
      </w:ins>
    </w:p>
    <w:p w14:paraId="42781472" w14:textId="77777777" w:rsidR="00E573B8" w:rsidRPr="00E573B8" w:rsidRDefault="00E573B8" w:rsidP="00E573B8">
      <w:pPr>
        <w:tabs>
          <w:tab w:val="left" w:pos="0"/>
        </w:tabs>
        <w:spacing w:line="600" w:lineRule="auto"/>
        <w:jc w:val="left"/>
        <w:rPr>
          <w:ins w:id="5723" w:author="UTENTE" w:date="2020-06-30T18:32:00Z"/>
          <w:rFonts w:ascii="Calibri" w:eastAsia="Calibri" w:hAnsi="Calibri" w:cs="Times New Roman"/>
          <w:lang w:val="en-US"/>
        </w:rPr>
      </w:pPr>
      <w:ins w:id="5724" w:author="UTENTE" w:date="2020-06-30T18:32:00Z">
        <w:r w:rsidRPr="00E573B8">
          <w:rPr>
            <w:rFonts w:ascii="Calibri" w:eastAsia="Calibri" w:hAnsi="Calibri" w:cs="Times New Roman"/>
            <w:lang w:val="en-US"/>
          </w:rPr>
          <w:t>415.</w:t>
        </w:r>
        <w:r w:rsidRPr="00E573B8">
          <w:rPr>
            <w:rFonts w:ascii="Calibri" w:eastAsia="Calibri" w:hAnsi="Calibri" w:cs="Times New Roman"/>
            <w:lang w:val="en-US"/>
          </w:rPr>
          <w:tab/>
          <w:t>n "As I drift off to sleep, I have the sense that I'm being swallowed up by a pair of radiant, hypnotic golden eyes."</w:t>
        </w:r>
      </w:ins>
    </w:p>
    <w:p w14:paraId="13B5391A" w14:textId="77777777" w:rsidR="00E573B8" w:rsidRPr="00E573B8" w:rsidRDefault="00E573B8" w:rsidP="00E573B8">
      <w:pPr>
        <w:tabs>
          <w:tab w:val="left" w:pos="0"/>
        </w:tabs>
        <w:spacing w:line="600" w:lineRule="auto"/>
        <w:jc w:val="left"/>
        <w:rPr>
          <w:ins w:id="5725" w:author="UTENTE" w:date="2020-06-30T18:32:00Z"/>
          <w:rFonts w:ascii="Calibri" w:eastAsia="Calibri" w:hAnsi="Calibri" w:cs="Times New Roman"/>
          <w:lang w:val="en-US"/>
        </w:rPr>
      </w:pPr>
      <w:ins w:id="5726" w:author="UTENTE" w:date="2020-06-30T18:32:00Z">
        <w:r w:rsidRPr="00E573B8">
          <w:rPr>
            <w:rFonts w:ascii="Calibri" w:eastAsia="Calibri" w:hAnsi="Calibri" w:cs="Times New Roman"/>
            <w:lang w:val="en-US"/>
          </w:rPr>
          <w:t>416.</w:t>
        </w:r>
        <w:r w:rsidRPr="00E573B8">
          <w:rPr>
            <w:rFonts w:ascii="Calibri" w:eastAsia="Calibri" w:hAnsi="Calibri" w:cs="Times New Roman"/>
            <w:lang w:val="en-US"/>
          </w:rPr>
          <w:tab/>
          <w:t>n "–After that, the rest of the week was fairly uneventful."</w:t>
        </w:r>
      </w:ins>
    </w:p>
    <w:p w14:paraId="2A5C4C33" w14:textId="77777777" w:rsidR="00E573B8" w:rsidRPr="00E573B8" w:rsidRDefault="00E573B8" w:rsidP="00E573B8">
      <w:pPr>
        <w:tabs>
          <w:tab w:val="left" w:pos="0"/>
        </w:tabs>
        <w:spacing w:line="600" w:lineRule="auto"/>
        <w:jc w:val="left"/>
        <w:rPr>
          <w:ins w:id="5727" w:author="UTENTE" w:date="2020-06-30T18:32:00Z"/>
          <w:rFonts w:ascii="Calibri" w:eastAsia="Calibri" w:hAnsi="Calibri" w:cs="Times New Roman"/>
          <w:lang w:val="en-US"/>
        </w:rPr>
      </w:pPr>
      <w:ins w:id="5728" w:author="UTENTE" w:date="2020-06-30T18:32:00Z">
        <w:r w:rsidRPr="00E573B8">
          <w:rPr>
            <w:rFonts w:ascii="Calibri" w:eastAsia="Calibri" w:hAnsi="Calibri" w:cs="Times New Roman"/>
            <w:lang w:val="en-US"/>
          </w:rPr>
          <w:t>417.</w:t>
        </w:r>
        <w:r w:rsidRPr="00E573B8">
          <w:rPr>
            <w:rFonts w:ascii="Calibri" w:eastAsia="Calibri" w:hAnsi="Calibri" w:cs="Times New Roman"/>
            <w:lang w:val="en-US"/>
          </w:rPr>
          <w:tab/>
          <w:t>n "A few unusual guys showed up at the diner, and I caught the name \"Bishop\" a couple times."</w:t>
        </w:r>
      </w:ins>
    </w:p>
    <w:p w14:paraId="31E40B62" w14:textId="77777777" w:rsidR="00E573B8" w:rsidRPr="00E573B8" w:rsidRDefault="00E573B8" w:rsidP="00E573B8">
      <w:pPr>
        <w:tabs>
          <w:tab w:val="left" w:pos="0"/>
        </w:tabs>
        <w:spacing w:line="600" w:lineRule="auto"/>
        <w:jc w:val="left"/>
        <w:rPr>
          <w:ins w:id="5729" w:author="UTENTE" w:date="2020-06-30T18:32:00Z"/>
          <w:rFonts w:ascii="Calibri" w:eastAsia="Calibri" w:hAnsi="Calibri" w:cs="Times New Roman"/>
          <w:lang w:val="en-US"/>
        </w:rPr>
      </w:pPr>
      <w:ins w:id="5730" w:author="UTENTE" w:date="2020-06-30T18:32:00Z">
        <w:r w:rsidRPr="00E573B8">
          <w:rPr>
            <w:rFonts w:ascii="Calibri" w:eastAsia="Calibri" w:hAnsi="Calibri" w:cs="Times New Roman"/>
            <w:lang w:val="en-US"/>
          </w:rPr>
          <w:t>418.</w:t>
        </w:r>
        <w:r w:rsidRPr="00E573B8">
          <w:rPr>
            <w:rFonts w:ascii="Calibri" w:eastAsia="Calibri" w:hAnsi="Calibri" w:cs="Times New Roman"/>
            <w:lang w:val="en-US"/>
          </w:rPr>
          <w:tab/>
          <w:t>n "It sounds like he's some kind of boss to San Fran's vampires. No one seems to like him that much, but they all sound pretty scared of what he can do."</w:t>
        </w:r>
      </w:ins>
    </w:p>
    <w:p w14:paraId="149573B0" w14:textId="77777777" w:rsidR="00E573B8" w:rsidRPr="00E573B8" w:rsidRDefault="00E573B8" w:rsidP="00E573B8">
      <w:pPr>
        <w:tabs>
          <w:tab w:val="left" w:pos="0"/>
        </w:tabs>
        <w:spacing w:line="600" w:lineRule="auto"/>
        <w:jc w:val="left"/>
        <w:rPr>
          <w:ins w:id="5731" w:author="UTENTE" w:date="2020-06-30T18:32:00Z"/>
          <w:rFonts w:ascii="Calibri" w:eastAsia="Calibri" w:hAnsi="Calibri" w:cs="Times New Roman"/>
          <w:lang w:val="en-US"/>
        </w:rPr>
      </w:pPr>
      <w:ins w:id="5732" w:author="UTENTE" w:date="2020-06-30T18:32:00Z">
        <w:r w:rsidRPr="00E573B8">
          <w:rPr>
            <w:rFonts w:ascii="Calibri" w:eastAsia="Calibri" w:hAnsi="Calibri" w:cs="Times New Roman"/>
            <w:lang w:val="en-US"/>
          </w:rPr>
          <w:t>419.</w:t>
        </w:r>
        <w:r w:rsidRPr="00E573B8">
          <w:rPr>
            <w:rFonts w:ascii="Calibri" w:eastAsia="Calibri" w:hAnsi="Calibri" w:cs="Times New Roman"/>
            <w:lang w:val="en-US"/>
          </w:rPr>
          <w:tab/>
          <w:t>n "Each night, Isaac would take me back to his apartment, and I'd report everything I heard at the diner."</w:t>
        </w:r>
      </w:ins>
    </w:p>
    <w:p w14:paraId="4483EC8C" w14:textId="77777777" w:rsidR="00E573B8" w:rsidRPr="00E573B8" w:rsidRDefault="00E573B8" w:rsidP="00E573B8">
      <w:pPr>
        <w:tabs>
          <w:tab w:val="left" w:pos="0"/>
        </w:tabs>
        <w:spacing w:line="600" w:lineRule="auto"/>
        <w:jc w:val="left"/>
        <w:rPr>
          <w:ins w:id="5733" w:author="UTENTE" w:date="2020-06-30T18:32:00Z"/>
          <w:rFonts w:ascii="Calibri" w:eastAsia="Calibri" w:hAnsi="Calibri" w:cs="Times New Roman"/>
          <w:lang w:val="en-US"/>
        </w:rPr>
      </w:pPr>
      <w:ins w:id="5734" w:author="UTENTE" w:date="2020-06-30T18:32:00Z">
        <w:r w:rsidRPr="00E573B8">
          <w:rPr>
            <w:rFonts w:ascii="Calibri" w:eastAsia="Calibri" w:hAnsi="Calibri" w:cs="Times New Roman"/>
            <w:lang w:val="en-US"/>
          </w:rPr>
          <w:t>420.</w:t>
        </w:r>
        <w:r w:rsidRPr="00E573B8">
          <w:rPr>
            <w:rFonts w:ascii="Calibri" w:eastAsia="Calibri" w:hAnsi="Calibri" w:cs="Times New Roman"/>
            <w:lang w:val="en-US"/>
          </w:rPr>
          <w:tab/>
          <w:t>n "He'd listen closely, ask a few questions, and that was it. We'd chat a little about other random things, and he always brewed me a fresh cup of coffee."</w:t>
        </w:r>
        <w:r w:rsidRPr="00E573B8">
          <w:rPr>
            <w:rFonts w:ascii="Calibri" w:eastAsia="Calibri" w:hAnsi="Calibri" w:cs="Times New Roman"/>
            <w:lang w:val="en-US"/>
          </w:rPr>
          <w:br w:type="page"/>
        </w:r>
      </w:ins>
    </w:p>
    <w:p w14:paraId="141686E3" w14:textId="77777777" w:rsidR="00E573B8" w:rsidRPr="00E573B8" w:rsidRDefault="00E573B8" w:rsidP="00E573B8">
      <w:pPr>
        <w:tabs>
          <w:tab w:val="left" w:pos="0"/>
        </w:tabs>
        <w:spacing w:line="600" w:lineRule="auto"/>
        <w:jc w:val="left"/>
        <w:rPr>
          <w:ins w:id="5735" w:author="UTENTE" w:date="2020-06-30T18:32:00Z"/>
          <w:rFonts w:ascii="Calibri" w:eastAsia="Calibri" w:hAnsi="Calibri" w:cs="Times New Roman"/>
        </w:rPr>
      </w:pPr>
      <w:ins w:id="5736" w:author="UTENTE" w:date="2020-06-30T18:32:00Z">
        <w:r w:rsidRPr="00E573B8">
          <w:rPr>
            <w:rFonts w:ascii="Calibri" w:eastAsia="Calibri" w:hAnsi="Calibri" w:cs="Times New Roman"/>
          </w:rPr>
          <w:lastRenderedPageBreak/>
          <w:t>411.</w:t>
        </w:r>
        <w:r w:rsidRPr="00E573B8">
          <w:rPr>
            <w:rFonts w:ascii="Calibri" w:eastAsia="Calibri" w:hAnsi="Calibri" w:cs="Times New Roman"/>
          </w:rPr>
          <w:tab/>
          <w:t>mcp "\"E poi, non si dice di no al caffè gratis.\""</w:t>
        </w:r>
      </w:ins>
    </w:p>
    <w:p w14:paraId="3F4165A4" w14:textId="77777777" w:rsidR="00E573B8" w:rsidRPr="00E573B8" w:rsidRDefault="00E573B8" w:rsidP="00E573B8">
      <w:pPr>
        <w:tabs>
          <w:tab w:val="left" w:pos="0"/>
        </w:tabs>
        <w:spacing w:line="600" w:lineRule="auto"/>
        <w:jc w:val="left"/>
        <w:rPr>
          <w:ins w:id="5737" w:author="UTENTE" w:date="2020-06-30T18:32:00Z"/>
          <w:rFonts w:ascii="Calibri" w:eastAsia="Calibri" w:hAnsi="Calibri" w:cs="Times New Roman"/>
        </w:rPr>
      </w:pPr>
      <w:ins w:id="5738" w:author="UTENTE" w:date="2020-06-30T18:32:00Z">
        <w:r w:rsidRPr="00E573B8">
          <w:rPr>
            <w:rFonts w:ascii="Calibri" w:eastAsia="Calibri" w:hAnsi="Calibri" w:cs="Times New Roman"/>
          </w:rPr>
          <w:t>412.</w:t>
        </w:r>
        <w:r w:rsidRPr="00E573B8">
          <w:rPr>
            <w:rFonts w:ascii="Calibri" w:eastAsia="Calibri" w:hAnsi="Calibri" w:cs="Times New Roman"/>
          </w:rPr>
          <w:tab/>
          <w:t>n "Forse rimanere incastrato in questa storia dell'orrore sui vampiri non è così terribile come pensavo."</w:t>
        </w:r>
      </w:ins>
    </w:p>
    <w:p w14:paraId="4AE520BD" w14:textId="77777777" w:rsidR="00E573B8" w:rsidRPr="00E573B8" w:rsidRDefault="00E573B8" w:rsidP="00E573B8">
      <w:pPr>
        <w:tabs>
          <w:tab w:val="left" w:pos="0"/>
        </w:tabs>
        <w:spacing w:line="600" w:lineRule="auto"/>
        <w:jc w:val="left"/>
        <w:rPr>
          <w:ins w:id="5739" w:author="UTENTE" w:date="2020-06-30T18:32:00Z"/>
          <w:rFonts w:ascii="Calibri" w:eastAsia="Calibri" w:hAnsi="Calibri" w:cs="Times New Roman"/>
        </w:rPr>
      </w:pPr>
      <w:ins w:id="5740" w:author="UTENTE" w:date="2020-06-30T18:32:00Z">
        <w:r w:rsidRPr="00E573B8">
          <w:rPr>
            <w:rFonts w:ascii="Calibri" w:eastAsia="Calibri" w:hAnsi="Calibri" w:cs="Times New Roman"/>
          </w:rPr>
          <w:t>413.</w:t>
        </w:r>
        <w:r w:rsidRPr="00E573B8">
          <w:rPr>
            <w:rFonts w:ascii="Calibri" w:eastAsia="Calibri" w:hAnsi="Calibri" w:cs="Times New Roman"/>
          </w:rPr>
          <w:tab/>
          <w:t>n "Almeno dà un po' di brio alla mia noiosa vita, anche se questo brio rischia di avere un prezzo molto alto."</w:t>
        </w:r>
      </w:ins>
    </w:p>
    <w:p w14:paraId="5325DC88" w14:textId="77777777" w:rsidR="00E573B8" w:rsidRPr="00E573B8" w:rsidRDefault="00E573B8" w:rsidP="00E573B8">
      <w:pPr>
        <w:tabs>
          <w:tab w:val="left" w:pos="0"/>
        </w:tabs>
        <w:spacing w:line="600" w:lineRule="auto"/>
        <w:jc w:val="left"/>
        <w:rPr>
          <w:ins w:id="5741" w:author="UTENTE" w:date="2020-06-30T18:32:00Z"/>
          <w:rFonts w:ascii="Calibri" w:eastAsia="Calibri" w:hAnsi="Calibri" w:cs="Times New Roman"/>
        </w:rPr>
      </w:pPr>
      <w:ins w:id="5742" w:author="UTENTE" w:date="2020-06-30T18:32:00Z">
        <w:r w:rsidRPr="00E573B8">
          <w:rPr>
            <w:rFonts w:ascii="Calibri" w:eastAsia="Calibri" w:hAnsi="Calibri" w:cs="Times New Roman"/>
          </w:rPr>
          <w:t>414.</w:t>
        </w:r>
        <w:r w:rsidRPr="00E573B8">
          <w:rPr>
            <w:rFonts w:ascii="Calibri" w:eastAsia="Calibri" w:hAnsi="Calibri" w:cs="Times New Roman"/>
          </w:rPr>
          <w:tab/>
          <w:t>n "Sono così stanco dal lavoro che, nonostante il caffè, mi assopisco subito appena toccato il cuscino."</w:t>
        </w:r>
      </w:ins>
    </w:p>
    <w:p w14:paraId="6E8A407E" w14:textId="77777777" w:rsidR="00E573B8" w:rsidRPr="00E573B8" w:rsidRDefault="00E573B8" w:rsidP="00E573B8">
      <w:pPr>
        <w:tabs>
          <w:tab w:val="left" w:pos="0"/>
        </w:tabs>
        <w:spacing w:line="600" w:lineRule="auto"/>
        <w:jc w:val="left"/>
        <w:rPr>
          <w:ins w:id="5743" w:author="UTENTE" w:date="2020-06-30T18:32:00Z"/>
          <w:rFonts w:ascii="Calibri" w:eastAsia="Calibri" w:hAnsi="Calibri" w:cs="Times New Roman"/>
        </w:rPr>
      </w:pPr>
      <w:ins w:id="5744" w:author="UTENTE" w:date="2020-06-30T18:32:00Z">
        <w:r w:rsidRPr="00E573B8">
          <w:rPr>
            <w:rFonts w:ascii="Calibri" w:eastAsia="Calibri" w:hAnsi="Calibri" w:cs="Times New Roman"/>
          </w:rPr>
          <w:t>415.</w:t>
        </w:r>
        <w:r w:rsidRPr="00E573B8">
          <w:rPr>
            <w:rFonts w:ascii="Calibri" w:eastAsia="Calibri" w:hAnsi="Calibri" w:cs="Times New Roman"/>
          </w:rPr>
          <w:tab/>
          <w:t>n "Mentre mi addormento, ho la sensazione di essere ingoiato da un paio di radiosi e ipnotici occhi dorati."</w:t>
        </w:r>
      </w:ins>
    </w:p>
    <w:p w14:paraId="48D921FA" w14:textId="77777777" w:rsidR="00E573B8" w:rsidRPr="00E573B8" w:rsidRDefault="00E573B8" w:rsidP="00E573B8">
      <w:pPr>
        <w:tabs>
          <w:tab w:val="left" w:pos="0"/>
        </w:tabs>
        <w:spacing w:line="600" w:lineRule="auto"/>
        <w:jc w:val="left"/>
        <w:rPr>
          <w:ins w:id="5745" w:author="UTENTE" w:date="2020-06-30T18:32:00Z"/>
          <w:rFonts w:ascii="Calibri" w:eastAsia="Calibri" w:hAnsi="Calibri" w:cs="Times New Roman"/>
        </w:rPr>
      </w:pPr>
      <w:ins w:id="5746" w:author="UTENTE" w:date="2020-06-30T18:32:00Z">
        <w:r w:rsidRPr="00E573B8">
          <w:rPr>
            <w:rFonts w:ascii="Calibri" w:eastAsia="Calibri" w:hAnsi="Calibri" w:cs="Times New Roman"/>
          </w:rPr>
          <w:t>416.</w:t>
        </w:r>
        <w:r w:rsidRPr="00E573B8">
          <w:rPr>
            <w:rFonts w:ascii="Calibri" w:eastAsia="Calibri" w:hAnsi="Calibri" w:cs="Times New Roman"/>
          </w:rPr>
          <w:tab/>
          <w:t>n "-Dopo quella sera, il resto della settimana passa senza troppo da raccontare."</w:t>
        </w:r>
      </w:ins>
    </w:p>
    <w:p w14:paraId="4CF94591" w14:textId="77777777" w:rsidR="00E573B8" w:rsidRPr="00E573B8" w:rsidRDefault="00E573B8" w:rsidP="00E573B8">
      <w:pPr>
        <w:tabs>
          <w:tab w:val="left" w:pos="0"/>
        </w:tabs>
        <w:spacing w:line="600" w:lineRule="auto"/>
        <w:jc w:val="left"/>
        <w:rPr>
          <w:ins w:id="5747" w:author="UTENTE" w:date="2020-06-30T18:32:00Z"/>
          <w:rFonts w:ascii="Calibri" w:eastAsia="Calibri" w:hAnsi="Calibri" w:cs="Times New Roman"/>
        </w:rPr>
      </w:pPr>
      <w:ins w:id="5748" w:author="UTENTE" w:date="2020-06-30T18:32:00Z">
        <w:r w:rsidRPr="00E573B8">
          <w:rPr>
            <w:rFonts w:ascii="Calibri" w:eastAsia="Calibri" w:hAnsi="Calibri" w:cs="Times New Roman"/>
          </w:rPr>
          <w:t>417.</w:t>
        </w:r>
        <w:r w:rsidRPr="00E573B8">
          <w:rPr>
            <w:rFonts w:ascii="Calibri" w:eastAsia="Calibri" w:hAnsi="Calibri" w:cs="Times New Roman"/>
          </w:rPr>
          <w:tab/>
          <w:t>n "Qualche tizio inusuale è venuto alla tavola calda, e ho captato il nome \"Bishop\" un paio di volte."</w:t>
        </w:r>
      </w:ins>
    </w:p>
    <w:p w14:paraId="11EEAC09" w14:textId="77777777" w:rsidR="00E573B8" w:rsidRPr="00E573B8" w:rsidRDefault="00E573B8" w:rsidP="00E573B8">
      <w:pPr>
        <w:tabs>
          <w:tab w:val="left" w:pos="0"/>
        </w:tabs>
        <w:spacing w:line="600" w:lineRule="auto"/>
        <w:jc w:val="left"/>
        <w:rPr>
          <w:ins w:id="5749" w:author="UTENTE" w:date="2020-06-30T18:32:00Z"/>
          <w:rFonts w:ascii="Calibri" w:eastAsia="Calibri" w:hAnsi="Calibri" w:cs="Times New Roman"/>
        </w:rPr>
      </w:pPr>
      <w:ins w:id="5750" w:author="UTENTE" w:date="2020-06-30T18:32:00Z">
        <w:r w:rsidRPr="00E573B8">
          <w:rPr>
            <w:rFonts w:ascii="Calibri" w:eastAsia="Calibri" w:hAnsi="Calibri" w:cs="Times New Roman"/>
          </w:rPr>
          <w:t>418.</w:t>
        </w:r>
        <w:r w:rsidRPr="00E573B8">
          <w:rPr>
            <w:rFonts w:ascii="Calibri" w:eastAsia="Calibri" w:hAnsi="Calibri" w:cs="Times New Roman"/>
          </w:rPr>
          <w:tab/>
          <w:t>n "Sembra essere una specie di boss dei vampiri di San Fran. Sembrerebbe non piacere molto a nessuno, ma tutti ne parlano con grande timore."</w:t>
        </w:r>
      </w:ins>
    </w:p>
    <w:p w14:paraId="0C4A9F61" w14:textId="77777777" w:rsidR="00E573B8" w:rsidRPr="00E573B8" w:rsidRDefault="00E573B8" w:rsidP="00E573B8">
      <w:pPr>
        <w:tabs>
          <w:tab w:val="left" w:pos="0"/>
        </w:tabs>
        <w:spacing w:line="600" w:lineRule="auto"/>
        <w:jc w:val="left"/>
        <w:rPr>
          <w:ins w:id="5751" w:author="UTENTE" w:date="2020-06-30T18:32:00Z"/>
          <w:rFonts w:ascii="Calibri" w:eastAsia="Calibri" w:hAnsi="Calibri" w:cs="Times New Roman"/>
        </w:rPr>
      </w:pPr>
      <w:ins w:id="5752" w:author="UTENTE" w:date="2020-06-30T18:32:00Z">
        <w:r w:rsidRPr="00E573B8">
          <w:rPr>
            <w:rFonts w:ascii="Calibri" w:eastAsia="Calibri" w:hAnsi="Calibri" w:cs="Times New Roman"/>
          </w:rPr>
          <w:t>419.</w:t>
        </w:r>
        <w:r w:rsidRPr="00E573B8">
          <w:rPr>
            <w:rFonts w:ascii="Calibri" w:eastAsia="Calibri" w:hAnsi="Calibri" w:cs="Times New Roman"/>
          </w:rPr>
          <w:tab/>
          <w:t>n "Ogni notte, Isaac mi porta nel suo appartamento, e gli riferisco tutto quello che ho sentito al locale."</w:t>
        </w:r>
      </w:ins>
    </w:p>
    <w:p w14:paraId="25D0F201" w14:textId="77777777" w:rsidR="00E573B8" w:rsidRPr="00E573B8" w:rsidRDefault="00E573B8" w:rsidP="00E573B8">
      <w:pPr>
        <w:tabs>
          <w:tab w:val="left" w:pos="0"/>
        </w:tabs>
        <w:spacing w:line="600" w:lineRule="auto"/>
        <w:jc w:val="left"/>
        <w:rPr>
          <w:ins w:id="5753" w:author="UTENTE" w:date="2020-06-30T18:32:00Z"/>
          <w:rFonts w:ascii="Calibri" w:eastAsia="Calibri" w:hAnsi="Calibri" w:cs="Times New Roman"/>
        </w:rPr>
      </w:pPr>
      <w:ins w:id="5754" w:author="UTENTE" w:date="2020-06-30T18:32:00Z">
        <w:r w:rsidRPr="00E573B8">
          <w:rPr>
            <w:rFonts w:ascii="Calibri" w:eastAsia="Calibri" w:hAnsi="Calibri" w:cs="Times New Roman"/>
          </w:rPr>
          <w:t>420.</w:t>
        </w:r>
        <w:r w:rsidRPr="00E573B8">
          <w:rPr>
            <w:rFonts w:ascii="Calibri" w:eastAsia="Calibri" w:hAnsi="Calibri" w:cs="Times New Roman"/>
          </w:rPr>
          <w:tab/>
          <w:t>n "Lui ascolta attentamente, porgendomi qualche domanda, e finisce lì. Poi chiacchieriamo di cose a caso per un po'; mi prepara sempre una tazza di caffè caldo."</w:t>
        </w:r>
        <w:r w:rsidRPr="00E573B8">
          <w:rPr>
            <w:rFonts w:ascii="Calibri" w:eastAsia="Calibri" w:hAnsi="Calibri" w:cs="Times New Roman"/>
          </w:rPr>
          <w:br w:type="page"/>
        </w:r>
      </w:ins>
    </w:p>
    <w:p w14:paraId="5BE0D8D1" w14:textId="77777777" w:rsidR="00E573B8" w:rsidRPr="00E573B8" w:rsidRDefault="00E573B8" w:rsidP="00E573B8">
      <w:pPr>
        <w:tabs>
          <w:tab w:val="left" w:pos="0"/>
        </w:tabs>
        <w:spacing w:line="600" w:lineRule="auto"/>
        <w:jc w:val="left"/>
        <w:rPr>
          <w:ins w:id="5755" w:author="UTENTE" w:date="2020-06-30T18:32:00Z"/>
          <w:rFonts w:ascii="Calibri" w:eastAsia="Calibri" w:hAnsi="Calibri" w:cs="Times New Roman"/>
          <w:lang w:val="en-US"/>
        </w:rPr>
      </w:pPr>
      <w:ins w:id="5756" w:author="UTENTE" w:date="2020-06-30T18:32:00Z">
        <w:r w:rsidRPr="00E573B8">
          <w:rPr>
            <w:rFonts w:ascii="Calibri" w:eastAsia="Calibri" w:hAnsi="Calibri" w:cs="Times New Roman"/>
            <w:lang w:val="en-US"/>
          </w:rPr>
          <w:lastRenderedPageBreak/>
          <w:t>421.</w:t>
        </w:r>
        <w:r w:rsidRPr="00E573B8">
          <w:rPr>
            <w:rFonts w:ascii="Calibri" w:eastAsia="Calibri" w:hAnsi="Calibri" w:cs="Times New Roman"/>
            <w:lang w:val="en-US"/>
          </w:rPr>
          <w:tab/>
          <w:t>n "I learned that Isaac was raised near Hollywood and met a lot of celebrities as a kid. He seems to be a huge movie aficionado, too – he constantly raves about all his favorites to me."</w:t>
        </w:r>
      </w:ins>
    </w:p>
    <w:p w14:paraId="5BEABC91" w14:textId="77777777" w:rsidR="00E573B8" w:rsidRPr="00E573B8" w:rsidRDefault="00E573B8" w:rsidP="00E573B8">
      <w:pPr>
        <w:tabs>
          <w:tab w:val="left" w:pos="0"/>
        </w:tabs>
        <w:spacing w:line="600" w:lineRule="auto"/>
        <w:jc w:val="left"/>
        <w:rPr>
          <w:ins w:id="5757" w:author="UTENTE" w:date="2020-06-30T18:32:00Z"/>
          <w:rFonts w:ascii="Calibri" w:eastAsia="Calibri" w:hAnsi="Calibri" w:cs="Times New Roman"/>
          <w:lang w:val="en-US"/>
        </w:rPr>
      </w:pPr>
      <w:ins w:id="5758" w:author="UTENTE" w:date="2020-06-30T18:32:00Z">
        <w:r w:rsidRPr="00E573B8">
          <w:rPr>
            <w:rFonts w:ascii="Calibri" w:eastAsia="Calibri" w:hAnsi="Calibri" w:cs="Times New Roman"/>
            <w:lang w:val="en-US"/>
          </w:rPr>
          <w:t>422.</w:t>
        </w:r>
        <w:r w:rsidRPr="00E573B8">
          <w:rPr>
            <w:rFonts w:ascii="Calibri" w:eastAsia="Calibri" w:hAnsi="Calibri" w:cs="Times New Roman"/>
            <w:lang w:val="en-US"/>
          </w:rPr>
          <w:tab/>
          <w:t>n "Curiously, though, he never said anything about what he did as a teenager or in college.\n{w}A part of me wants to ask, but I wonder if he's avoiding it for a reason…"</w:t>
        </w:r>
      </w:ins>
    </w:p>
    <w:p w14:paraId="5750DD11" w14:textId="77777777" w:rsidR="00E573B8" w:rsidRPr="00E573B8" w:rsidRDefault="00E573B8" w:rsidP="00E573B8">
      <w:pPr>
        <w:tabs>
          <w:tab w:val="left" w:pos="0"/>
        </w:tabs>
        <w:spacing w:line="600" w:lineRule="auto"/>
        <w:jc w:val="left"/>
        <w:rPr>
          <w:ins w:id="5759" w:author="UTENTE" w:date="2020-06-30T18:32:00Z"/>
          <w:rFonts w:ascii="Calibri" w:eastAsia="Calibri" w:hAnsi="Calibri" w:cs="Times New Roman"/>
          <w:lang w:val="en-US"/>
        </w:rPr>
      </w:pPr>
      <w:ins w:id="5760" w:author="UTENTE" w:date="2020-06-30T18:32:00Z">
        <w:r w:rsidRPr="00E573B8">
          <w:rPr>
            <w:rFonts w:ascii="Calibri" w:eastAsia="Calibri" w:hAnsi="Calibri" w:cs="Times New Roman"/>
            <w:lang w:val="en-US"/>
          </w:rPr>
          <w:t>423.</w:t>
        </w:r>
        <w:r w:rsidRPr="00E573B8">
          <w:rPr>
            <w:rFonts w:ascii="Calibri" w:eastAsia="Calibri" w:hAnsi="Calibri" w:cs="Times New Roman"/>
            <w:lang w:val="en-US"/>
          </w:rPr>
          <w:tab/>
          <w:t>n "One night during the week, Luka passed by the living room, a suspicious glare on his face."</w:t>
        </w:r>
      </w:ins>
    </w:p>
    <w:p w14:paraId="543DBF93" w14:textId="77777777" w:rsidR="00E573B8" w:rsidRPr="00E573B8" w:rsidRDefault="00E573B8" w:rsidP="00E573B8">
      <w:pPr>
        <w:tabs>
          <w:tab w:val="left" w:pos="0"/>
        </w:tabs>
        <w:spacing w:line="600" w:lineRule="auto"/>
        <w:jc w:val="left"/>
        <w:rPr>
          <w:ins w:id="5761" w:author="UTENTE" w:date="2020-06-30T18:32:00Z"/>
          <w:rFonts w:ascii="Calibri" w:eastAsia="Calibri" w:hAnsi="Calibri" w:cs="Times New Roman"/>
          <w:lang w:val="en-US"/>
        </w:rPr>
      </w:pPr>
      <w:ins w:id="5762" w:author="UTENTE" w:date="2020-06-30T18:32:00Z">
        <w:r w:rsidRPr="00E573B8">
          <w:rPr>
            <w:rFonts w:ascii="Calibri" w:eastAsia="Calibri" w:hAnsi="Calibri" w:cs="Times New Roman"/>
            <w:lang w:val="en-US"/>
          </w:rPr>
          <w:t>424.</w:t>
        </w:r>
        <w:r w:rsidRPr="00E573B8">
          <w:rPr>
            <w:rFonts w:ascii="Calibri" w:eastAsia="Calibri" w:hAnsi="Calibri" w:cs="Times New Roman"/>
            <w:lang w:val="en-US"/>
          </w:rPr>
          <w:tab/>
          <w:t>l "\"I hope you're not leaving any grease stains on the couch, Diner Boy  .\""</w:t>
        </w:r>
      </w:ins>
    </w:p>
    <w:p w14:paraId="5FEB418B" w14:textId="77777777" w:rsidR="00E573B8" w:rsidRPr="00E573B8" w:rsidRDefault="00E573B8" w:rsidP="00E573B8">
      <w:pPr>
        <w:tabs>
          <w:tab w:val="left" w:pos="0"/>
        </w:tabs>
        <w:spacing w:line="600" w:lineRule="auto"/>
        <w:jc w:val="left"/>
        <w:rPr>
          <w:ins w:id="5763" w:author="UTENTE" w:date="2020-06-30T18:32:00Z"/>
          <w:rFonts w:ascii="Calibri" w:eastAsia="Calibri" w:hAnsi="Calibri" w:cs="Times New Roman"/>
          <w:lang w:val="en-US"/>
        </w:rPr>
      </w:pPr>
      <w:ins w:id="5764" w:author="UTENTE" w:date="2020-06-30T18:32:00Z">
        <w:r w:rsidRPr="00E573B8">
          <w:rPr>
            <w:rFonts w:ascii="Calibri" w:eastAsia="Calibri" w:hAnsi="Calibri" w:cs="Times New Roman"/>
            <w:lang w:val="en-US"/>
          </w:rPr>
          <w:t>425.</w:t>
        </w:r>
        <w:r w:rsidRPr="00E573B8">
          <w:rPr>
            <w:rFonts w:ascii="Calibri" w:eastAsia="Calibri" w:hAnsi="Calibri" w:cs="Times New Roman"/>
            <w:lang w:val="en-US"/>
          </w:rPr>
          <w:tab/>
          <w:t>mcp "\"…\""</w:t>
        </w:r>
      </w:ins>
    </w:p>
    <w:p w14:paraId="5F3E54D9" w14:textId="77777777" w:rsidR="00E573B8" w:rsidRPr="00E573B8" w:rsidRDefault="00E573B8" w:rsidP="00E573B8">
      <w:pPr>
        <w:tabs>
          <w:tab w:val="left" w:pos="0"/>
        </w:tabs>
        <w:spacing w:line="600" w:lineRule="auto"/>
        <w:jc w:val="left"/>
        <w:rPr>
          <w:ins w:id="5765" w:author="UTENTE" w:date="2020-06-30T18:32:00Z"/>
          <w:rFonts w:ascii="Calibri" w:eastAsia="Calibri" w:hAnsi="Calibri" w:cs="Times New Roman"/>
          <w:lang w:val="en-US"/>
        </w:rPr>
      </w:pPr>
      <w:ins w:id="5766" w:author="UTENTE" w:date="2020-06-30T18:32:00Z">
        <w:r w:rsidRPr="00E573B8">
          <w:rPr>
            <w:rFonts w:ascii="Calibri" w:eastAsia="Calibri" w:hAnsi="Calibri" w:cs="Times New Roman"/>
            <w:lang w:val="en-US"/>
          </w:rPr>
          <w:t>426.</w:t>
        </w:r>
        <w:r w:rsidRPr="00E573B8">
          <w:rPr>
            <w:rFonts w:ascii="Calibri" w:eastAsia="Calibri" w:hAnsi="Calibri" w:cs="Times New Roman"/>
            <w:lang w:val="en-US"/>
          </w:rPr>
          <w:tab/>
          <w:t>ip "\"Luka!\""</w:t>
        </w:r>
      </w:ins>
    </w:p>
    <w:p w14:paraId="754A037D" w14:textId="77777777" w:rsidR="00E573B8" w:rsidRPr="00E573B8" w:rsidRDefault="00E573B8" w:rsidP="00E573B8">
      <w:pPr>
        <w:tabs>
          <w:tab w:val="left" w:pos="0"/>
        </w:tabs>
        <w:spacing w:line="600" w:lineRule="auto"/>
        <w:jc w:val="left"/>
        <w:rPr>
          <w:ins w:id="5767" w:author="UTENTE" w:date="2020-06-30T18:32:00Z"/>
          <w:rFonts w:ascii="Calibri" w:eastAsia="Calibri" w:hAnsi="Calibri" w:cs="Times New Roman"/>
          <w:lang w:val="en-US"/>
        </w:rPr>
      </w:pPr>
      <w:ins w:id="5768" w:author="UTENTE" w:date="2020-06-30T18:32:00Z">
        <w:r w:rsidRPr="00E573B8">
          <w:rPr>
            <w:rFonts w:ascii="Calibri" w:eastAsia="Calibri" w:hAnsi="Calibri" w:cs="Times New Roman"/>
            <w:lang w:val="en-US"/>
          </w:rPr>
          <w:t>427.</w:t>
        </w:r>
        <w:r w:rsidRPr="00E573B8">
          <w:rPr>
            <w:rFonts w:ascii="Calibri" w:eastAsia="Calibri" w:hAnsi="Calibri" w:cs="Times New Roman"/>
            <w:lang w:val="en-US"/>
          </w:rPr>
          <w:tab/>
          <w:t>ip "\"Don't talk to my assistant like that.\""</w:t>
        </w:r>
      </w:ins>
    </w:p>
    <w:p w14:paraId="3374B983" w14:textId="77777777" w:rsidR="00E573B8" w:rsidRPr="00E573B8" w:rsidRDefault="00E573B8" w:rsidP="00E573B8">
      <w:pPr>
        <w:tabs>
          <w:tab w:val="left" w:pos="0"/>
        </w:tabs>
        <w:spacing w:line="600" w:lineRule="auto"/>
        <w:jc w:val="left"/>
        <w:rPr>
          <w:ins w:id="5769" w:author="UTENTE" w:date="2020-06-30T18:32:00Z"/>
          <w:rFonts w:ascii="Calibri" w:eastAsia="Calibri" w:hAnsi="Calibri" w:cs="Times New Roman"/>
          <w:lang w:val="en-US"/>
        </w:rPr>
      </w:pPr>
      <w:ins w:id="5770" w:author="UTENTE" w:date="2020-06-30T18:32:00Z">
        <w:r w:rsidRPr="00E573B8">
          <w:rPr>
            <w:rFonts w:ascii="Calibri" w:eastAsia="Calibri" w:hAnsi="Calibri" w:cs="Times New Roman"/>
            <w:lang w:val="en-US"/>
          </w:rPr>
          <w:t>428.</w:t>
        </w:r>
        <w:r w:rsidRPr="00E573B8">
          <w:rPr>
            <w:rFonts w:ascii="Calibri" w:eastAsia="Calibri" w:hAnsi="Calibri" w:cs="Times New Roman"/>
            <w:lang w:val="en-US"/>
          </w:rPr>
          <w:tab/>
          <w:t>n "To my shock, Isaac actually jumped to my defense, and not in a playful manner, either."</w:t>
        </w:r>
      </w:ins>
    </w:p>
    <w:p w14:paraId="1FFDAE09" w14:textId="77777777" w:rsidR="00E573B8" w:rsidRPr="00E573B8" w:rsidRDefault="00E573B8" w:rsidP="00E573B8">
      <w:pPr>
        <w:tabs>
          <w:tab w:val="left" w:pos="0"/>
        </w:tabs>
        <w:spacing w:line="600" w:lineRule="auto"/>
        <w:jc w:val="left"/>
        <w:rPr>
          <w:ins w:id="5771" w:author="UTENTE" w:date="2020-06-30T18:32:00Z"/>
          <w:rFonts w:ascii="Calibri" w:eastAsia="Calibri" w:hAnsi="Calibri" w:cs="Times New Roman"/>
          <w:lang w:val="en-US"/>
        </w:rPr>
      </w:pPr>
      <w:ins w:id="5772" w:author="UTENTE" w:date="2020-06-30T18:32:00Z">
        <w:r w:rsidRPr="00E573B8">
          <w:rPr>
            <w:rFonts w:ascii="Calibri" w:eastAsia="Calibri" w:hAnsi="Calibri" w:cs="Times New Roman"/>
            <w:lang w:val="en-US"/>
          </w:rPr>
          <w:t>429.</w:t>
        </w:r>
        <w:r w:rsidRPr="00E573B8">
          <w:rPr>
            <w:rFonts w:ascii="Calibri" w:eastAsia="Calibri" w:hAnsi="Calibri" w:cs="Times New Roman"/>
            <w:lang w:val="en-US"/>
          </w:rPr>
          <w:tab/>
          <w:t>l "\"…\""</w:t>
        </w:r>
      </w:ins>
    </w:p>
    <w:p w14:paraId="620A41C5" w14:textId="77777777" w:rsidR="00E573B8" w:rsidRPr="00E573B8" w:rsidRDefault="00E573B8" w:rsidP="00E573B8">
      <w:pPr>
        <w:tabs>
          <w:tab w:val="left" w:pos="0"/>
        </w:tabs>
        <w:spacing w:line="600" w:lineRule="auto"/>
        <w:jc w:val="left"/>
        <w:rPr>
          <w:ins w:id="5773" w:author="UTENTE" w:date="2020-06-30T18:32:00Z"/>
          <w:rFonts w:ascii="Calibri" w:eastAsia="Calibri" w:hAnsi="Calibri" w:cs="Times New Roman"/>
          <w:lang w:val="en-US"/>
        </w:rPr>
      </w:pPr>
      <w:ins w:id="5774" w:author="UTENTE" w:date="2020-06-30T18:32:00Z">
        <w:r w:rsidRPr="00E573B8">
          <w:rPr>
            <w:rFonts w:ascii="Calibri" w:eastAsia="Calibri" w:hAnsi="Calibri" w:cs="Times New Roman"/>
            <w:lang w:val="en-US"/>
          </w:rPr>
          <w:t>430.</w:t>
        </w:r>
        <w:r w:rsidRPr="00E573B8">
          <w:rPr>
            <w:rFonts w:ascii="Calibri" w:eastAsia="Calibri" w:hAnsi="Calibri" w:cs="Times New Roman"/>
            <w:lang w:val="en-US"/>
          </w:rPr>
          <w:tab/>
          <w:t>n "Luka looked taken aback, too. {w}Isaac doesn't normally raise his voice."</w:t>
        </w:r>
      </w:ins>
    </w:p>
    <w:p w14:paraId="3E8A0CBD" w14:textId="77777777" w:rsidR="00E573B8" w:rsidRPr="00E573B8" w:rsidRDefault="00E573B8" w:rsidP="00E573B8">
      <w:pPr>
        <w:tabs>
          <w:tab w:val="left" w:pos="0"/>
        </w:tabs>
        <w:spacing w:line="600" w:lineRule="auto"/>
        <w:jc w:val="left"/>
        <w:rPr>
          <w:ins w:id="5775" w:author="UTENTE" w:date="2020-06-30T18:32:00Z"/>
          <w:rFonts w:ascii="Calibri" w:eastAsia="Calibri" w:hAnsi="Calibri" w:cs="Times New Roman"/>
          <w:lang w:val="en-US"/>
          <w:rPrChange w:id="5776" w:author="UTENTE" w:date="2020-06-30T18:32:00Z">
            <w:rPr>
              <w:ins w:id="5777" w:author="UTENTE" w:date="2020-06-30T18:32:00Z"/>
              <w:rFonts w:ascii="Calibri" w:eastAsia="Calibri" w:hAnsi="Calibri" w:cs="Times New Roman"/>
            </w:rPr>
          </w:rPrChange>
        </w:rPr>
      </w:pPr>
      <w:ins w:id="5778" w:author="UTENTE" w:date="2020-06-30T18:32:00Z">
        <w:r w:rsidRPr="00E573B8">
          <w:rPr>
            <w:rFonts w:ascii="Calibri" w:eastAsia="Calibri" w:hAnsi="Calibri" w:cs="Times New Roman"/>
            <w:lang w:val="en-US"/>
          </w:rPr>
          <w:t>431.</w:t>
        </w:r>
        <w:r w:rsidRPr="00E573B8">
          <w:rPr>
            <w:rFonts w:ascii="Calibri" w:eastAsia="Calibri" w:hAnsi="Calibri" w:cs="Times New Roman"/>
            <w:lang w:val="en-US"/>
          </w:rPr>
          <w:tab/>
          <w:t xml:space="preserve">l "\"…Jeez, what're you so worked up about, old man? </w:t>
        </w:r>
        <w:r w:rsidRPr="00E573B8">
          <w:rPr>
            <w:rFonts w:ascii="Calibri" w:eastAsia="Calibri" w:hAnsi="Calibri" w:cs="Times New Roman"/>
            <w:lang w:val="en-US"/>
            <w:rPrChange w:id="5779" w:author="UTENTE" w:date="2020-06-30T18:32:00Z">
              <w:rPr>
                <w:rFonts w:ascii="Calibri" w:eastAsia="Calibri" w:hAnsi="Calibri" w:cs="Times New Roman"/>
              </w:rPr>
            </w:rPrChange>
          </w:rPr>
          <w:t>Calm down.\""</w:t>
        </w:r>
      </w:ins>
    </w:p>
    <w:p w14:paraId="51179742" w14:textId="77777777" w:rsidR="00E573B8" w:rsidRPr="00E573B8" w:rsidRDefault="00E573B8" w:rsidP="00E573B8">
      <w:pPr>
        <w:tabs>
          <w:tab w:val="left" w:pos="0"/>
        </w:tabs>
        <w:spacing w:line="600" w:lineRule="auto"/>
        <w:jc w:val="left"/>
        <w:rPr>
          <w:ins w:id="5780" w:author="UTENTE" w:date="2020-06-30T18:32:00Z"/>
          <w:rFonts w:ascii="Calibri" w:eastAsia="Calibri" w:hAnsi="Calibri" w:cs="Times New Roman"/>
          <w:lang w:val="en-US"/>
        </w:rPr>
      </w:pPr>
      <w:ins w:id="5781" w:author="UTENTE" w:date="2020-06-30T18:32:00Z">
        <w:r w:rsidRPr="00E573B8">
          <w:rPr>
            <w:rFonts w:ascii="Calibri" w:eastAsia="Calibri" w:hAnsi="Calibri" w:cs="Times New Roman"/>
            <w:lang w:val="en-US"/>
          </w:rPr>
          <w:t>432.</w:t>
        </w:r>
        <w:r w:rsidRPr="00E573B8">
          <w:rPr>
            <w:rFonts w:ascii="Calibri" w:eastAsia="Calibri" w:hAnsi="Calibri" w:cs="Times New Roman"/>
            <w:lang w:val="en-US"/>
          </w:rPr>
          <w:tab/>
          <w:t>n "Scrunching his face up sulkily, Luka stalked back to his room, leaving behind an awkward atmosphere." </w:t>
        </w:r>
        <w:r w:rsidRPr="00E573B8">
          <w:rPr>
            <w:rFonts w:ascii="Calibri" w:eastAsia="Calibri" w:hAnsi="Calibri" w:cs="Times New Roman"/>
            <w:lang w:val="en-US"/>
          </w:rPr>
          <w:br w:type="page"/>
        </w:r>
      </w:ins>
    </w:p>
    <w:p w14:paraId="1112AEB3" w14:textId="77777777" w:rsidR="00E573B8" w:rsidRPr="00E573B8" w:rsidRDefault="00E573B8" w:rsidP="00E573B8">
      <w:pPr>
        <w:tabs>
          <w:tab w:val="left" w:pos="0"/>
        </w:tabs>
        <w:spacing w:line="600" w:lineRule="auto"/>
        <w:jc w:val="left"/>
        <w:rPr>
          <w:ins w:id="5782" w:author="UTENTE" w:date="2020-06-30T18:32:00Z"/>
          <w:rFonts w:ascii="Calibri" w:eastAsia="Calibri" w:hAnsi="Calibri" w:cs="Times New Roman"/>
        </w:rPr>
      </w:pPr>
      <w:ins w:id="5783" w:author="UTENTE" w:date="2020-06-30T18:32:00Z">
        <w:r w:rsidRPr="00E573B8">
          <w:rPr>
            <w:rFonts w:ascii="Calibri" w:eastAsia="Calibri" w:hAnsi="Calibri" w:cs="Times New Roman"/>
          </w:rPr>
          <w:lastRenderedPageBreak/>
          <w:t>421.</w:t>
        </w:r>
        <w:r w:rsidRPr="00E573B8">
          <w:rPr>
            <w:rFonts w:ascii="Calibri" w:eastAsia="Calibri" w:hAnsi="Calibri" w:cs="Times New Roman"/>
          </w:rPr>
          <w:tab/>
          <w:t>n "Ho appreso che Isaac è cresciuto vicino a Hollywood e che ha conosciuto molte celebrità quando era piccolo. Sembra essere un grande appassionato di cinema, fra l'altro - sta sempre a parlarmi dei suoi film preferiti."</w:t>
        </w:r>
      </w:ins>
    </w:p>
    <w:p w14:paraId="14C4B5D6" w14:textId="77777777" w:rsidR="00E573B8" w:rsidRPr="00E573B8" w:rsidRDefault="00E573B8" w:rsidP="00E573B8">
      <w:pPr>
        <w:tabs>
          <w:tab w:val="left" w:pos="0"/>
        </w:tabs>
        <w:spacing w:line="600" w:lineRule="auto"/>
        <w:jc w:val="left"/>
        <w:rPr>
          <w:ins w:id="5784" w:author="UTENTE" w:date="2020-06-30T18:32:00Z"/>
          <w:rFonts w:ascii="Calibri" w:eastAsia="Calibri" w:hAnsi="Calibri" w:cs="Times New Roman"/>
        </w:rPr>
      </w:pPr>
      <w:ins w:id="5785" w:author="UTENTE" w:date="2020-06-30T18:32:00Z">
        <w:r w:rsidRPr="00E573B8">
          <w:rPr>
            <w:rFonts w:ascii="Calibri" w:eastAsia="Calibri" w:hAnsi="Calibri" w:cs="Times New Roman"/>
          </w:rPr>
          <w:t>422.</w:t>
        </w:r>
        <w:r w:rsidRPr="00E573B8">
          <w:rPr>
            <w:rFonts w:ascii="Calibri" w:eastAsia="Calibri" w:hAnsi="Calibri" w:cs="Times New Roman"/>
          </w:rPr>
          <w:tab/>
          <w:t>n "Curiosamente, però, non parla mai di quando era adolescente o del periodo dell'università.\n{w} Una parte di me vorrebbe chiederglielo, ma mi chiedo se eviti l'argomento per un motivo…"</w:t>
        </w:r>
      </w:ins>
    </w:p>
    <w:p w14:paraId="59809E0B" w14:textId="77777777" w:rsidR="00E573B8" w:rsidRPr="00E573B8" w:rsidRDefault="00E573B8" w:rsidP="00E573B8">
      <w:pPr>
        <w:tabs>
          <w:tab w:val="left" w:pos="0"/>
        </w:tabs>
        <w:spacing w:line="600" w:lineRule="auto"/>
        <w:jc w:val="left"/>
        <w:rPr>
          <w:ins w:id="5786" w:author="UTENTE" w:date="2020-06-30T18:32:00Z"/>
          <w:rFonts w:ascii="Calibri" w:eastAsia="Calibri" w:hAnsi="Calibri" w:cs="Times New Roman"/>
        </w:rPr>
      </w:pPr>
      <w:ins w:id="5787" w:author="UTENTE" w:date="2020-06-30T18:32:00Z">
        <w:r w:rsidRPr="00E573B8">
          <w:rPr>
            <w:rFonts w:ascii="Calibri" w:eastAsia="Calibri" w:hAnsi="Calibri" w:cs="Times New Roman"/>
          </w:rPr>
          <w:t>423.</w:t>
        </w:r>
        <w:r w:rsidRPr="00E573B8">
          <w:rPr>
            <w:rFonts w:ascii="Calibri" w:eastAsia="Calibri" w:hAnsi="Calibri" w:cs="Times New Roman"/>
          </w:rPr>
          <w:tab/>
          <w:t>n "Una notte, Luka è passato per il soggiorno, uno sguardo sospettoso regnava sul suo viso."</w:t>
        </w:r>
      </w:ins>
    </w:p>
    <w:p w14:paraId="363BFAE4" w14:textId="77777777" w:rsidR="00E573B8" w:rsidRPr="00E573B8" w:rsidRDefault="00E573B8" w:rsidP="00E573B8">
      <w:pPr>
        <w:tabs>
          <w:tab w:val="left" w:pos="0"/>
        </w:tabs>
        <w:spacing w:line="600" w:lineRule="auto"/>
        <w:jc w:val="left"/>
        <w:rPr>
          <w:ins w:id="5788" w:author="UTENTE" w:date="2020-06-30T18:32:00Z"/>
          <w:rFonts w:ascii="Calibri" w:eastAsia="Calibri" w:hAnsi="Calibri" w:cs="Times New Roman"/>
        </w:rPr>
      </w:pPr>
      <w:ins w:id="5789" w:author="UTENTE" w:date="2020-06-30T18:32:00Z">
        <w:r w:rsidRPr="00E573B8">
          <w:rPr>
            <w:rFonts w:ascii="Calibri" w:eastAsia="Calibri" w:hAnsi="Calibri" w:cs="Times New Roman"/>
          </w:rPr>
          <w:t>424.</w:t>
        </w:r>
        <w:r w:rsidRPr="00E573B8">
          <w:rPr>
            <w:rFonts w:ascii="Calibri" w:eastAsia="Calibri" w:hAnsi="Calibri" w:cs="Times New Roman"/>
          </w:rPr>
          <w:tab/>
          <w:t>l "\"Spero tu non stia lasciando macchie di unto sul divano, Ragazzo della Tavola Calda."</w:t>
        </w:r>
      </w:ins>
    </w:p>
    <w:p w14:paraId="3614D013" w14:textId="77777777" w:rsidR="00E573B8" w:rsidRPr="00E573B8" w:rsidRDefault="00E573B8" w:rsidP="00E573B8">
      <w:pPr>
        <w:tabs>
          <w:tab w:val="left" w:pos="0"/>
        </w:tabs>
        <w:spacing w:line="600" w:lineRule="auto"/>
        <w:jc w:val="left"/>
        <w:rPr>
          <w:ins w:id="5790" w:author="UTENTE" w:date="2020-06-30T18:32:00Z"/>
          <w:rFonts w:ascii="Calibri" w:eastAsia="Calibri" w:hAnsi="Calibri" w:cs="Times New Roman"/>
        </w:rPr>
      </w:pPr>
      <w:ins w:id="5791" w:author="UTENTE" w:date="2020-06-30T18:32:00Z">
        <w:r w:rsidRPr="00E573B8">
          <w:rPr>
            <w:rFonts w:ascii="Calibri" w:eastAsia="Calibri" w:hAnsi="Calibri" w:cs="Times New Roman"/>
          </w:rPr>
          <w:t>425.</w:t>
        </w:r>
        <w:r w:rsidRPr="00E573B8">
          <w:rPr>
            <w:rFonts w:ascii="Calibri" w:eastAsia="Calibri" w:hAnsi="Calibri" w:cs="Times New Roman"/>
          </w:rPr>
          <w:tab/>
          <w:t>mcp "\"…\""</w:t>
        </w:r>
      </w:ins>
    </w:p>
    <w:p w14:paraId="577F3B2C" w14:textId="77777777" w:rsidR="00E573B8" w:rsidRPr="00E573B8" w:rsidRDefault="00E573B8" w:rsidP="00E573B8">
      <w:pPr>
        <w:tabs>
          <w:tab w:val="left" w:pos="0"/>
        </w:tabs>
        <w:spacing w:line="600" w:lineRule="auto"/>
        <w:jc w:val="left"/>
        <w:rPr>
          <w:ins w:id="5792" w:author="UTENTE" w:date="2020-06-30T18:32:00Z"/>
          <w:rFonts w:ascii="Calibri" w:eastAsia="Calibri" w:hAnsi="Calibri" w:cs="Times New Roman"/>
        </w:rPr>
      </w:pPr>
      <w:ins w:id="5793" w:author="UTENTE" w:date="2020-06-30T18:32:00Z">
        <w:r w:rsidRPr="00E573B8">
          <w:rPr>
            <w:rFonts w:ascii="Calibri" w:eastAsia="Calibri" w:hAnsi="Calibri" w:cs="Times New Roman"/>
          </w:rPr>
          <w:t>426.</w:t>
        </w:r>
        <w:r w:rsidRPr="00E573B8">
          <w:rPr>
            <w:rFonts w:ascii="Calibri" w:eastAsia="Calibri" w:hAnsi="Calibri" w:cs="Times New Roman"/>
          </w:rPr>
          <w:tab/>
          <w:t>ip "\"Luka!\""</w:t>
        </w:r>
      </w:ins>
    </w:p>
    <w:p w14:paraId="470DF1C2" w14:textId="77777777" w:rsidR="00E573B8" w:rsidRPr="00E573B8" w:rsidRDefault="00E573B8" w:rsidP="00E573B8">
      <w:pPr>
        <w:tabs>
          <w:tab w:val="left" w:pos="0"/>
        </w:tabs>
        <w:spacing w:line="600" w:lineRule="auto"/>
        <w:jc w:val="left"/>
        <w:rPr>
          <w:ins w:id="5794" w:author="UTENTE" w:date="2020-06-30T18:32:00Z"/>
          <w:rFonts w:ascii="Calibri" w:eastAsia="Calibri" w:hAnsi="Calibri" w:cs="Times New Roman"/>
        </w:rPr>
      </w:pPr>
      <w:ins w:id="5795" w:author="UTENTE" w:date="2020-06-30T18:32:00Z">
        <w:r w:rsidRPr="00E573B8">
          <w:rPr>
            <w:rFonts w:ascii="Calibri" w:eastAsia="Calibri" w:hAnsi="Calibri" w:cs="Times New Roman"/>
          </w:rPr>
          <w:t>427.</w:t>
        </w:r>
        <w:r w:rsidRPr="00E573B8">
          <w:rPr>
            <w:rFonts w:ascii="Calibri" w:eastAsia="Calibri" w:hAnsi="Calibri" w:cs="Times New Roman"/>
          </w:rPr>
          <w:tab/>
          <w:t>ip "\"Non parlare in questo modo al mio assistente.\""</w:t>
        </w:r>
      </w:ins>
    </w:p>
    <w:p w14:paraId="7D007318" w14:textId="77777777" w:rsidR="00E573B8" w:rsidRPr="00E573B8" w:rsidRDefault="00E573B8" w:rsidP="00E573B8">
      <w:pPr>
        <w:tabs>
          <w:tab w:val="left" w:pos="0"/>
        </w:tabs>
        <w:spacing w:line="600" w:lineRule="auto"/>
        <w:jc w:val="left"/>
        <w:rPr>
          <w:ins w:id="5796" w:author="UTENTE" w:date="2020-06-30T18:32:00Z"/>
          <w:rFonts w:ascii="Calibri" w:eastAsia="Calibri" w:hAnsi="Calibri" w:cs="Times New Roman"/>
        </w:rPr>
      </w:pPr>
      <w:ins w:id="5797" w:author="UTENTE" w:date="2020-06-30T18:32:00Z">
        <w:r w:rsidRPr="00E573B8">
          <w:rPr>
            <w:rFonts w:ascii="Calibri" w:eastAsia="Calibri" w:hAnsi="Calibri" w:cs="Times New Roman"/>
          </w:rPr>
          <w:t>428.</w:t>
        </w:r>
        <w:r w:rsidRPr="00E573B8">
          <w:rPr>
            <w:rFonts w:ascii="Calibri" w:eastAsia="Calibri" w:hAnsi="Calibri" w:cs="Times New Roman"/>
          </w:rPr>
          <w:tab/>
          <w:t>n "Con mio grande stupore, Isaac si è subito buttato per difendermi, e non in modo scherzoso".</w:t>
        </w:r>
      </w:ins>
    </w:p>
    <w:p w14:paraId="154C54D6" w14:textId="77777777" w:rsidR="00E573B8" w:rsidRPr="00E573B8" w:rsidRDefault="00E573B8" w:rsidP="00E573B8">
      <w:pPr>
        <w:tabs>
          <w:tab w:val="left" w:pos="0"/>
        </w:tabs>
        <w:spacing w:line="600" w:lineRule="auto"/>
        <w:jc w:val="left"/>
        <w:rPr>
          <w:ins w:id="5798" w:author="UTENTE" w:date="2020-06-30T18:32:00Z"/>
          <w:rFonts w:ascii="Calibri" w:eastAsia="Calibri" w:hAnsi="Calibri" w:cs="Times New Roman"/>
        </w:rPr>
      </w:pPr>
      <w:ins w:id="5799" w:author="UTENTE" w:date="2020-06-30T18:32:00Z">
        <w:r w:rsidRPr="00E573B8">
          <w:rPr>
            <w:rFonts w:ascii="Calibri" w:eastAsia="Calibri" w:hAnsi="Calibri" w:cs="Times New Roman"/>
          </w:rPr>
          <w:t>429.</w:t>
        </w:r>
        <w:r w:rsidRPr="00E573B8">
          <w:rPr>
            <w:rFonts w:ascii="Calibri" w:eastAsia="Calibri" w:hAnsi="Calibri" w:cs="Times New Roman"/>
          </w:rPr>
          <w:tab/>
          <w:t>l "\"…\""</w:t>
        </w:r>
      </w:ins>
    </w:p>
    <w:p w14:paraId="2C5F459F" w14:textId="77777777" w:rsidR="00E573B8" w:rsidRPr="00E573B8" w:rsidRDefault="00E573B8" w:rsidP="00E573B8">
      <w:pPr>
        <w:tabs>
          <w:tab w:val="left" w:pos="0"/>
        </w:tabs>
        <w:spacing w:line="600" w:lineRule="auto"/>
        <w:jc w:val="left"/>
        <w:rPr>
          <w:ins w:id="5800" w:author="UTENTE" w:date="2020-06-30T18:32:00Z"/>
          <w:rFonts w:ascii="Calibri" w:eastAsia="Calibri" w:hAnsi="Calibri" w:cs="Times New Roman"/>
        </w:rPr>
      </w:pPr>
      <w:ins w:id="5801" w:author="UTENTE" w:date="2020-06-30T18:32:00Z">
        <w:r w:rsidRPr="00E573B8">
          <w:rPr>
            <w:rFonts w:ascii="Calibri" w:eastAsia="Calibri" w:hAnsi="Calibri" w:cs="Times New Roman"/>
          </w:rPr>
          <w:t>430.</w:t>
        </w:r>
        <w:r w:rsidRPr="00E573B8">
          <w:rPr>
            <w:rFonts w:ascii="Calibri" w:eastAsia="Calibri" w:hAnsi="Calibri" w:cs="Times New Roman"/>
          </w:rPr>
          <w:tab/>
          <w:t>n "Anche Luka era sbigottito. {w}Isaac non alza mai la voce."</w:t>
        </w:r>
      </w:ins>
    </w:p>
    <w:p w14:paraId="5DFEC139" w14:textId="77777777" w:rsidR="00E573B8" w:rsidRPr="00E573B8" w:rsidRDefault="00E573B8" w:rsidP="00E573B8">
      <w:pPr>
        <w:tabs>
          <w:tab w:val="left" w:pos="0"/>
        </w:tabs>
        <w:spacing w:line="600" w:lineRule="auto"/>
        <w:jc w:val="left"/>
        <w:rPr>
          <w:ins w:id="5802" w:author="UTENTE" w:date="2020-06-30T18:32:00Z"/>
          <w:rFonts w:ascii="Calibri" w:eastAsia="Calibri" w:hAnsi="Calibri" w:cs="Times New Roman"/>
          <w:rPrChange w:id="5803" w:author="UTENTE" w:date="2020-06-30T18:32:00Z">
            <w:rPr>
              <w:ins w:id="5804" w:author="UTENTE" w:date="2020-06-30T18:32:00Z"/>
              <w:rFonts w:ascii="Calibri" w:eastAsia="Calibri" w:hAnsi="Calibri" w:cs="Times New Roman"/>
              <w:lang w:val="en-US"/>
            </w:rPr>
          </w:rPrChange>
        </w:rPr>
      </w:pPr>
      <w:ins w:id="5805" w:author="UTENTE" w:date="2020-06-30T18:32:00Z">
        <w:r w:rsidRPr="00E573B8">
          <w:rPr>
            <w:rFonts w:ascii="Calibri" w:eastAsia="Calibri" w:hAnsi="Calibri" w:cs="Times New Roman"/>
          </w:rPr>
          <w:t>431.</w:t>
        </w:r>
        <w:r w:rsidRPr="00E573B8">
          <w:rPr>
            <w:rFonts w:ascii="Calibri" w:eastAsia="Calibri" w:hAnsi="Calibri" w:cs="Times New Roman"/>
          </w:rPr>
          <w:tab/>
          <w:t xml:space="preserve">l "\"…Cristo, perché sei così scontroso, vecchio? </w:t>
        </w:r>
        <w:r w:rsidRPr="00E573B8">
          <w:rPr>
            <w:rFonts w:ascii="Calibri" w:eastAsia="Calibri" w:hAnsi="Calibri" w:cs="Times New Roman"/>
            <w:rPrChange w:id="5806" w:author="UTENTE" w:date="2020-06-30T18:32:00Z">
              <w:rPr>
                <w:rFonts w:ascii="Calibri" w:eastAsia="Calibri" w:hAnsi="Calibri" w:cs="Times New Roman"/>
                <w:lang w:val="en-US"/>
              </w:rPr>
            </w:rPrChange>
          </w:rPr>
          <w:t>Rilassati.\""</w:t>
        </w:r>
      </w:ins>
    </w:p>
    <w:p w14:paraId="11478718" w14:textId="77777777" w:rsidR="00E573B8" w:rsidRPr="00E573B8" w:rsidRDefault="00E573B8" w:rsidP="00E573B8">
      <w:pPr>
        <w:tabs>
          <w:tab w:val="left" w:pos="0"/>
        </w:tabs>
        <w:spacing w:line="600" w:lineRule="auto"/>
        <w:jc w:val="left"/>
        <w:rPr>
          <w:ins w:id="5807" w:author="UTENTE" w:date="2020-06-30T18:32:00Z"/>
          <w:rFonts w:ascii="Calibri" w:eastAsia="Calibri" w:hAnsi="Calibri" w:cs="Times New Roman"/>
        </w:rPr>
      </w:pPr>
      <w:ins w:id="5808" w:author="UTENTE" w:date="2020-06-30T18:32:00Z">
        <w:r w:rsidRPr="00E573B8">
          <w:rPr>
            <w:rFonts w:ascii="Calibri" w:eastAsia="Calibri" w:hAnsi="Calibri" w:cs="Times New Roman"/>
          </w:rPr>
          <w:t>432.</w:t>
        </w:r>
        <w:r w:rsidRPr="00E573B8">
          <w:rPr>
            <w:rFonts w:ascii="Calibri" w:eastAsia="Calibri" w:hAnsi="Calibri" w:cs="Times New Roman"/>
          </w:rPr>
          <w:tab/>
          <w:t>n "Corrucciando la faccia sgarbatamente, Luka se ne torna in camera sua, lasciando dietro di sé un'atmosfera incredibilmente imbarazzante."</w:t>
        </w:r>
        <w:r w:rsidRPr="00E573B8">
          <w:rPr>
            <w:rFonts w:ascii="Calibri" w:eastAsia="Calibri" w:hAnsi="Calibri" w:cs="Times New Roman"/>
          </w:rPr>
          <w:br w:type="page"/>
        </w:r>
      </w:ins>
    </w:p>
    <w:p w14:paraId="00165FF7" w14:textId="7652BED4" w:rsidR="00E573B8" w:rsidRPr="00E573B8" w:rsidRDefault="00E573B8" w:rsidP="00E573B8">
      <w:pPr>
        <w:pStyle w:val="Paragrafoelenco"/>
        <w:numPr>
          <w:ilvl w:val="0"/>
          <w:numId w:val="49"/>
        </w:numPr>
        <w:spacing w:line="600" w:lineRule="auto"/>
        <w:rPr>
          <w:ins w:id="5809" w:author="UTENTE" w:date="2020-06-30T18:32:00Z"/>
          <w:rFonts w:ascii="Calibri" w:eastAsia="Calibri" w:hAnsi="Calibri" w:cs="Times New Roman"/>
          <w:lang w:val="en-US"/>
          <w:rPrChange w:id="5810" w:author="UTENTE" w:date="2020-06-30T18:38:00Z">
            <w:rPr>
              <w:ins w:id="5811" w:author="UTENTE" w:date="2020-06-30T18:32:00Z"/>
            </w:rPr>
          </w:rPrChange>
        </w:rPr>
        <w:pPrChange w:id="5812" w:author="UTENTE" w:date="2020-06-30T18:38:00Z">
          <w:pPr>
            <w:numPr>
              <w:numId w:val="48"/>
            </w:numPr>
            <w:spacing w:line="600" w:lineRule="auto"/>
            <w:ind w:left="720" w:hanging="360"/>
            <w:contextualSpacing/>
            <w:jc w:val="left"/>
          </w:pPr>
        </w:pPrChange>
      </w:pPr>
      <w:ins w:id="5813" w:author="UTENTE" w:date="2020-06-30T18:32:00Z">
        <w:r w:rsidRPr="00E573B8">
          <w:rPr>
            <w:rFonts w:ascii="Calibri" w:eastAsia="Calibri" w:hAnsi="Calibri" w:cs="Times New Roman"/>
            <w:lang w:val="en-US"/>
            <w:rPrChange w:id="5814" w:author="UTENTE" w:date="2020-06-30T18:38:00Z">
              <w:rPr/>
            </w:rPrChange>
          </w:rPr>
          <w:lastRenderedPageBreak/>
          <w:t>n "–That was about the only thing of note that happened during the week.{w} The rest of our time flew by, and before I knew it, I was settling into the routine."</w:t>
        </w:r>
      </w:ins>
    </w:p>
    <w:p w14:paraId="756C3BB4" w14:textId="326B83D2" w:rsidR="00E573B8" w:rsidRPr="00E573B8" w:rsidRDefault="00E573B8" w:rsidP="00E573B8">
      <w:pPr>
        <w:pStyle w:val="Paragrafoelenco"/>
        <w:numPr>
          <w:ilvl w:val="0"/>
          <w:numId w:val="49"/>
        </w:numPr>
        <w:spacing w:line="600" w:lineRule="auto"/>
        <w:rPr>
          <w:ins w:id="5815" w:author="UTENTE" w:date="2020-06-30T18:32:00Z"/>
          <w:rFonts w:ascii="Calibri" w:eastAsia="Calibri" w:hAnsi="Calibri" w:cs="Times New Roman"/>
          <w:lang w:val="en-US"/>
          <w:rPrChange w:id="5816" w:author="UTENTE" w:date="2020-06-30T18:38:00Z">
            <w:rPr>
              <w:ins w:id="5817" w:author="UTENTE" w:date="2020-06-30T18:32:00Z"/>
            </w:rPr>
          </w:rPrChange>
        </w:rPr>
        <w:pPrChange w:id="5818" w:author="UTENTE" w:date="2020-06-30T18:38:00Z">
          <w:pPr>
            <w:numPr>
              <w:numId w:val="48"/>
            </w:numPr>
            <w:spacing w:line="600" w:lineRule="auto"/>
            <w:ind w:left="720" w:hanging="360"/>
            <w:contextualSpacing/>
            <w:jc w:val="left"/>
          </w:pPr>
        </w:pPrChange>
      </w:pPr>
      <w:ins w:id="5819" w:author="UTENTE" w:date="2020-06-30T18:32:00Z">
        <w:r w:rsidRPr="00E573B8">
          <w:rPr>
            <w:rFonts w:ascii="Calibri" w:eastAsia="Calibri" w:hAnsi="Calibri" w:cs="Times New Roman"/>
            <w:lang w:val="en-US"/>
            <w:rPrChange w:id="5820" w:author="UTENTE" w:date="2020-06-30T18:38:00Z">
              <w:rPr/>
            </w:rPrChange>
          </w:rPr>
          <w:t>n "Tonight's just another average night, except a heavy storm's pelting down on our taxi as we drive to Isaac's apartment."</w:t>
        </w:r>
      </w:ins>
    </w:p>
    <w:p w14:paraId="543B5257" w14:textId="77777777" w:rsidR="00E573B8" w:rsidRPr="00E573B8" w:rsidRDefault="00E573B8" w:rsidP="00E573B8">
      <w:pPr>
        <w:numPr>
          <w:ilvl w:val="0"/>
          <w:numId w:val="49"/>
        </w:numPr>
        <w:spacing w:line="600" w:lineRule="auto"/>
        <w:contextualSpacing/>
        <w:jc w:val="left"/>
        <w:rPr>
          <w:ins w:id="5821" w:author="UTENTE" w:date="2020-06-30T18:32:00Z"/>
          <w:rFonts w:ascii="Calibri" w:eastAsia="Calibri" w:hAnsi="Calibri" w:cs="Times New Roman"/>
          <w:lang w:val="en-US"/>
        </w:rPr>
        <w:pPrChange w:id="5822" w:author="UTENTE" w:date="2020-06-30T18:38:00Z">
          <w:pPr>
            <w:numPr>
              <w:numId w:val="48"/>
            </w:numPr>
            <w:spacing w:line="600" w:lineRule="auto"/>
            <w:ind w:left="720" w:hanging="360"/>
            <w:contextualSpacing/>
            <w:jc w:val="left"/>
          </w:pPr>
        </w:pPrChange>
      </w:pPr>
      <w:ins w:id="5823" w:author="UTENTE" w:date="2020-06-30T18:32:00Z">
        <w:r w:rsidRPr="00E573B8">
          <w:rPr>
            <w:rFonts w:ascii="Calibri" w:eastAsia="Calibri" w:hAnsi="Calibri" w:cs="Times New Roman"/>
            <w:lang w:val="en-US"/>
          </w:rPr>
          <w:t>n "I feel a little disappointed that I don't have anything exciting to report, but Isaac seems cheerful as usual."</w:t>
        </w:r>
      </w:ins>
    </w:p>
    <w:p w14:paraId="02D2B517" w14:textId="77777777" w:rsidR="00E573B8" w:rsidRPr="00E573B8" w:rsidRDefault="00E573B8" w:rsidP="00E573B8">
      <w:pPr>
        <w:numPr>
          <w:ilvl w:val="0"/>
          <w:numId w:val="49"/>
        </w:numPr>
        <w:spacing w:line="600" w:lineRule="auto"/>
        <w:contextualSpacing/>
        <w:jc w:val="left"/>
        <w:rPr>
          <w:ins w:id="5824" w:author="UTENTE" w:date="2020-06-30T18:32:00Z"/>
          <w:rFonts w:ascii="Calibri" w:eastAsia="Calibri" w:hAnsi="Calibri" w:cs="Times New Roman"/>
          <w:lang w:val="en-US"/>
        </w:rPr>
        <w:pPrChange w:id="5825" w:author="UTENTE" w:date="2020-06-30T18:38:00Z">
          <w:pPr>
            <w:numPr>
              <w:numId w:val="48"/>
            </w:numPr>
            <w:spacing w:line="600" w:lineRule="auto"/>
            <w:ind w:left="720" w:hanging="360"/>
            <w:contextualSpacing/>
            <w:jc w:val="left"/>
          </w:pPr>
        </w:pPrChange>
      </w:pPr>
      <w:ins w:id="5826" w:author="UTENTE" w:date="2020-06-30T18:32:00Z">
        <w:r w:rsidRPr="00E573B8">
          <w:rPr>
            <w:rFonts w:ascii="Calibri" w:eastAsia="Calibri" w:hAnsi="Calibri" w:cs="Times New Roman"/>
            <w:lang w:val="en-US"/>
          </w:rPr>
          <w:t>ip "\"You know, I'm thinking about trying a different roast. I'm getting a little sick of the current one.\""</w:t>
        </w:r>
      </w:ins>
    </w:p>
    <w:p w14:paraId="6879F2E4" w14:textId="77777777" w:rsidR="00E573B8" w:rsidRPr="00E573B8" w:rsidRDefault="00E573B8" w:rsidP="00E573B8">
      <w:pPr>
        <w:numPr>
          <w:ilvl w:val="0"/>
          <w:numId w:val="49"/>
        </w:numPr>
        <w:spacing w:line="600" w:lineRule="auto"/>
        <w:contextualSpacing/>
        <w:jc w:val="left"/>
        <w:rPr>
          <w:ins w:id="5827" w:author="UTENTE" w:date="2020-06-30T18:32:00Z"/>
          <w:rFonts w:ascii="Calibri" w:eastAsia="Calibri" w:hAnsi="Calibri" w:cs="Times New Roman"/>
          <w:lang w:val="en-US"/>
        </w:rPr>
        <w:pPrChange w:id="5828" w:author="UTENTE" w:date="2020-06-30T18:38:00Z">
          <w:pPr>
            <w:numPr>
              <w:numId w:val="48"/>
            </w:numPr>
            <w:spacing w:line="600" w:lineRule="auto"/>
            <w:ind w:left="720" w:hanging="360"/>
            <w:contextualSpacing/>
            <w:jc w:val="left"/>
          </w:pPr>
        </w:pPrChange>
      </w:pPr>
      <w:ins w:id="5829" w:author="UTENTE" w:date="2020-06-30T18:32:00Z">
        <w:r w:rsidRPr="00E573B8">
          <w:rPr>
            <w:rFonts w:ascii="Calibri" w:eastAsia="Calibri" w:hAnsi="Calibri" w:cs="Times New Roman"/>
            <w:lang w:val="en-US"/>
          </w:rPr>
          <w:t>mcp "\"…You're pretty passionate about coffee, aren't you?\""</w:t>
        </w:r>
      </w:ins>
    </w:p>
    <w:p w14:paraId="2968163C" w14:textId="77777777" w:rsidR="00E573B8" w:rsidRPr="00E573B8" w:rsidRDefault="00E573B8" w:rsidP="00E573B8">
      <w:pPr>
        <w:numPr>
          <w:ilvl w:val="0"/>
          <w:numId w:val="49"/>
        </w:numPr>
        <w:spacing w:line="600" w:lineRule="auto"/>
        <w:contextualSpacing/>
        <w:jc w:val="left"/>
        <w:rPr>
          <w:ins w:id="5830" w:author="UTENTE" w:date="2020-06-30T18:32:00Z"/>
          <w:rFonts w:ascii="Calibri" w:eastAsia="Calibri" w:hAnsi="Calibri" w:cs="Times New Roman"/>
          <w:lang w:val="en-US"/>
        </w:rPr>
        <w:pPrChange w:id="5831" w:author="UTENTE" w:date="2020-06-30T18:38:00Z">
          <w:pPr>
            <w:numPr>
              <w:numId w:val="48"/>
            </w:numPr>
            <w:spacing w:line="600" w:lineRule="auto"/>
            <w:ind w:left="720" w:hanging="360"/>
            <w:contextualSpacing/>
            <w:jc w:val="left"/>
          </w:pPr>
        </w:pPrChange>
      </w:pPr>
      <w:ins w:id="5832" w:author="UTENTE" w:date="2020-06-30T18:32:00Z">
        <w:r w:rsidRPr="00E573B8">
          <w:rPr>
            <w:rFonts w:ascii="Calibri" w:eastAsia="Calibri" w:hAnsi="Calibri" w:cs="Times New Roman"/>
            <w:lang w:val="en-US"/>
          </w:rPr>
          <w:t>ip "\"What can I say? It's an important part of the job for night owls like us.\""</w:t>
        </w:r>
      </w:ins>
    </w:p>
    <w:p w14:paraId="1929BA84" w14:textId="77777777" w:rsidR="00E573B8" w:rsidRPr="00E573B8" w:rsidRDefault="00E573B8" w:rsidP="00E573B8">
      <w:pPr>
        <w:numPr>
          <w:ilvl w:val="0"/>
          <w:numId w:val="49"/>
        </w:numPr>
        <w:spacing w:line="600" w:lineRule="auto"/>
        <w:contextualSpacing/>
        <w:jc w:val="left"/>
        <w:rPr>
          <w:ins w:id="5833" w:author="UTENTE" w:date="2020-06-30T18:32:00Z"/>
          <w:rFonts w:ascii="Calibri" w:eastAsia="Calibri" w:hAnsi="Calibri" w:cs="Times New Roman"/>
          <w:lang w:val="en-US"/>
        </w:rPr>
        <w:pPrChange w:id="5834" w:author="UTENTE" w:date="2020-06-30T18:38:00Z">
          <w:pPr>
            <w:numPr>
              <w:numId w:val="48"/>
            </w:numPr>
            <w:spacing w:line="600" w:lineRule="auto"/>
            <w:ind w:left="720" w:hanging="360"/>
            <w:contextualSpacing/>
            <w:jc w:val="left"/>
          </w:pPr>
        </w:pPrChange>
      </w:pPr>
      <w:ins w:id="5835" w:author="UTENTE" w:date="2020-06-30T18:32:00Z">
        <w:r w:rsidRPr="00E573B8">
          <w:rPr>
            <w:rFonts w:ascii="Calibri" w:eastAsia="Calibri" w:hAnsi="Calibri" w:cs="Times New Roman"/>
            <w:lang w:val="en-US"/>
          </w:rPr>
          <w:t>n "He elbows my side knowingly, his eyes sparkling behind his glasses."</w:t>
        </w:r>
      </w:ins>
    </w:p>
    <w:p w14:paraId="70E50EB3" w14:textId="77777777" w:rsidR="00E573B8" w:rsidRPr="00E573B8" w:rsidRDefault="00E573B8" w:rsidP="00E573B8">
      <w:pPr>
        <w:numPr>
          <w:ilvl w:val="0"/>
          <w:numId w:val="49"/>
        </w:numPr>
        <w:spacing w:line="600" w:lineRule="auto"/>
        <w:contextualSpacing/>
        <w:jc w:val="left"/>
        <w:rPr>
          <w:ins w:id="5836" w:author="UTENTE" w:date="2020-06-30T18:32:00Z"/>
          <w:rFonts w:ascii="Calibri" w:eastAsia="Calibri" w:hAnsi="Calibri" w:cs="Times New Roman"/>
          <w:lang w:val="en-US"/>
        </w:rPr>
        <w:pPrChange w:id="5837" w:author="UTENTE" w:date="2020-06-30T18:38:00Z">
          <w:pPr>
            <w:numPr>
              <w:numId w:val="48"/>
            </w:numPr>
            <w:spacing w:line="600" w:lineRule="auto"/>
            <w:ind w:left="720" w:hanging="360"/>
            <w:contextualSpacing/>
            <w:jc w:val="left"/>
          </w:pPr>
        </w:pPrChange>
      </w:pPr>
      <w:ins w:id="5838" w:author="UTENTE" w:date="2020-06-30T18:32:00Z">
        <w:r w:rsidRPr="00E573B8">
          <w:rPr>
            <w:rFonts w:ascii="Calibri" w:eastAsia="Calibri" w:hAnsi="Calibri" w:cs="Times New Roman"/>
            <w:lang w:val="en-US"/>
          </w:rPr>
          <w:t>mcp "\"Can't argue with that one.\""</w:t>
        </w:r>
      </w:ins>
    </w:p>
    <w:p w14:paraId="1E71E470" w14:textId="77777777" w:rsidR="00E573B8" w:rsidRPr="00E573B8" w:rsidRDefault="00E573B8" w:rsidP="00E573B8">
      <w:pPr>
        <w:numPr>
          <w:ilvl w:val="0"/>
          <w:numId w:val="49"/>
        </w:numPr>
        <w:spacing w:line="600" w:lineRule="auto"/>
        <w:contextualSpacing/>
        <w:jc w:val="left"/>
        <w:rPr>
          <w:ins w:id="5839" w:author="UTENTE" w:date="2020-06-30T18:32:00Z"/>
          <w:rFonts w:ascii="Calibri" w:eastAsia="Calibri" w:hAnsi="Calibri" w:cs="Times New Roman"/>
          <w:lang w:val="en-US"/>
        </w:rPr>
        <w:pPrChange w:id="5840" w:author="UTENTE" w:date="2020-06-30T18:38:00Z">
          <w:pPr>
            <w:numPr>
              <w:numId w:val="48"/>
            </w:numPr>
            <w:spacing w:line="600" w:lineRule="auto"/>
            <w:ind w:left="720" w:hanging="360"/>
            <w:contextualSpacing/>
            <w:jc w:val="left"/>
          </w:pPr>
        </w:pPrChange>
      </w:pPr>
      <w:ins w:id="5841" w:author="UTENTE" w:date="2020-06-30T18:32:00Z">
        <w:r w:rsidRPr="00E573B8">
          <w:rPr>
            <w:rFonts w:ascii="Calibri" w:eastAsia="Calibri" w:hAnsi="Calibri" w:cs="Times New Roman"/>
            <w:lang w:val="en-US"/>
          </w:rPr>
          <w:t>n "We head upstairs like usual, and as Isaac goes to heat up some water, I let out a contented sigh."</w:t>
        </w:r>
      </w:ins>
    </w:p>
    <w:p w14:paraId="12555676" w14:textId="77777777" w:rsidR="00E573B8" w:rsidRPr="00E573B8" w:rsidRDefault="00E573B8" w:rsidP="00E573B8">
      <w:pPr>
        <w:numPr>
          <w:ilvl w:val="0"/>
          <w:numId w:val="49"/>
        </w:numPr>
        <w:spacing w:line="600" w:lineRule="auto"/>
        <w:contextualSpacing/>
        <w:jc w:val="left"/>
        <w:rPr>
          <w:ins w:id="5842" w:author="UTENTE" w:date="2020-06-30T18:32:00Z"/>
          <w:rFonts w:ascii="Calibri" w:eastAsia="Calibri" w:hAnsi="Calibri" w:cs="Times New Roman"/>
          <w:lang w:val="en-US"/>
        </w:rPr>
        <w:pPrChange w:id="5843" w:author="UTENTE" w:date="2020-06-30T18:38:00Z">
          <w:pPr>
            <w:numPr>
              <w:numId w:val="48"/>
            </w:numPr>
            <w:spacing w:line="600" w:lineRule="auto"/>
            <w:ind w:left="720" w:hanging="360"/>
            <w:contextualSpacing/>
            <w:jc w:val="left"/>
          </w:pPr>
        </w:pPrChange>
      </w:pPr>
      <w:ins w:id="5844" w:author="UTENTE" w:date="2020-06-30T18:32:00Z">
        <w:r w:rsidRPr="00E573B8">
          <w:rPr>
            <w:rFonts w:ascii="Calibri" w:eastAsia="Calibri" w:hAnsi="Calibri" w:cs="Times New Roman"/>
            <w:lang w:val="en-US"/>
          </w:rPr>
          <w:t>n "At some point, I grew pretty comfortable hanging around this place."</w:t>
        </w:r>
      </w:ins>
    </w:p>
    <w:p w14:paraId="6EE2A210" w14:textId="77777777" w:rsidR="00E573B8" w:rsidRPr="00E573B8" w:rsidRDefault="00E573B8" w:rsidP="00E573B8">
      <w:pPr>
        <w:numPr>
          <w:ilvl w:val="0"/>
          <w:numId w:val="49"/>
        </w:numPr>
        <w:spacing w:line="600" w:lineRule="auto"/>
        <w:contextualSpacing/>
        <w:jc w:val="left"/>
        <w:rPr>
          <w:ins w:id="5845" w:author="UTENTE" w:date="2020-06-30T18:32:00Z"/>
          <w:rFonts w:ascii="Calibri" w:eastAsia="Calibri" w:hAnsi="Calibri" w:cs="Times New Roman"/>
          <w:lang w:val="en-US"/>
        </w:rPr>
        <w:pPrChange w:id="5846" w:author="UTENTE" w:date="2020-06-30T18:38:00Z">
          <w:pPr>
            <w:numPr>
              <w:numId w:val="48"/>
            </w:numPr>
            <w:spacing w:line="600" w:lineRule="auto"/>
            <w:ind w:left="720" w:hanging="360"/>
            <w:contextualSpacing/>
            <w:jc w:val="left"/>
          </w:pPr>
        </w:pPrChange>
      </w:pPr>
      <w:ins w:id="5847" w:author="UTENTE" w:date="2020-06-30T18:32:00Z">
        <w:r w:rsidRPr="00E573B8">
          <w:rPr>
            <w:rFonts w:ascii="Calibri" w:eastAsia="Calibri" w:hAnsi="Calibri" w:cs="Times New Roman"/>
            <w:lang w:val="en-US"/>
          </w:rPr>
          <w:t>n "Despite being a posh apartment, something about it feels down-to-earth, just like Isaac himself."</w:t>
        </w:r>
      </w:ins>
    </w:p>
    <w:p w14:paraId="07703EAB" w14:textId="280E8752" w:rsidR="00E573B8" w:rsidRPr="00E573B8" w:rsidRDefault="00E573B8" w:rsidP="00E573B8">
      <w:pPr>
        <w:tabs>
          <w:tab w:val="left" w:pos="284"/>
          <w:tab w:val="left" w:pos="851"/>
        </w:tabs>
        <w:spacing w:line="600" w:lineRule="auto"/>
        <w:ind w:left="851" w:hanging="567"/>
        <w:jc w:val="left"/>
        <w:rPr>
          <w:ins w:id="5848" w:author="UTENTE" w:date="2020-06-30T18:32:00Z"/>
          <w:rFonts w:ascii="Calibri" w:eastAsia="Calibri" w:hAnsi="Calibri" w:cs="Times New Roman"/>
          <w:lang w:val="en-US"/>
        </w:rPr>
        <w:pPrChange w:id="5849" w:author="UTENTE" w:date="2020-06-30T18:39:00Z">
          <w:pPr>
            <w:tabs>
              <w:tab w:val="left" w:pos="0"/>
            </w:tabs>
            <w:spacing w:line="600" w:lineRule="auto"/>
            <w:jc w:val="left"/>
          </w:pPr>
        </w:pPrChange>
      </w:pPr>
      <w:ins w:id="5850" w:author="UTENTE" w:date="2020-06-30T18:38:00Z">
        <w:r>
          <w:rPr>
            <w:rFonts w:ascii="Calibri" w:eastAsia="Calibri" w:hAnsi="Calibri" w:cs="Times New Roman"/>
            <w:lang w:val="en-US"/>
          </w:rPr>
          <w:t xml:space="preserve">444. </w:t>
        </w:r>
      </w:ins>
      <w:ins w:id="5851" w:author="UTENTE" w:date="2020-06-30T18:39:00Z">
        <w:r>
          <w:rPr>
            <w:rFonts w:ascii="Calibri" w:eastAsia="Calibri" w:hAnsi="Calibri" w:cs="Times New Roman"/>
            <w:lang w:val="en-US"/>
          </w:rPr>
          <w:tab/>
        </w:r>
      </w:ins>
      <w:ins w:id="5852" w:author="UTENTE" w:date="2020-06-30T18:32:00Z">
        <w:r w:rsidRPr="00E573B8">
          <w:rPr>
            <w:rFonts w:ascii="Calibri" w:eastAsia="Calibri" w:hAnsi="Calibri" w:cs="Times New Roman"/>
            <w:lang w:val="en-US"/>
          </w:rPr>
          <w:t xml:space="preserve">n "Appearances really are deceiving. {w}Who'd have thought the fancy pants businessman was just a pretty normal guy?" </w:t>
        </w:r>
      </w:ins>
    </w:p>
    <w:p w14:paraId="7A681501" w14:textId="027CC4F4" w:rsidR="00E573B8" w:rsidRPr="00E573B8" w:rsidRDefault="00E573B8" w:rsidP="00E573B8">
      <w:pPr>
        <w:tabs>
          <w:tab w:val="left" w:pos="0"/>
        </w:tabs>
        <w:spacing w:line="600" w:lineRule="auto"/>
        <w:jc w:val="left"/>
        <w:rPr>
          <w:ins w:id="5853" w:author="UTENTE" w:date="2020-06-30T18:32:00Z"/>
          <w:rFonts w:ascii="Calibri" w:eastAsia="Calibri" w:hAnsi="Calibri" w:cs="Times New Roman"/>
          <w:lang w:val="en-US"/>
        </w:rPr>
        <w:pPrChange w:id="5854" w:author="UTENTE" w:date="2020-06-30T18:40:00Z">
          <w:pPr>
            <w:tabs>
              <w:tab w:val="left" w:pos="0"/>
            </w:tabs>
            <w:spacing w:line="600" w:lineRule="auto"/>
            <w:jc w:val="left"/>
          </w:pPr>
        </w:pPrChange>
      </w:pPr>
      <w:ins w:id="5855" w:author="UTENTE" w:date="2020-06-30T18:32:00Z">
        <w:r w:rsidRPr="00E573B8">
          <w:rPr>
            <w:rFonts w:ascii="Calibri" w:eastAsia="Calibri" w:hAnsi="Calibri" w:cs="Times New Roman"/>
            <w:lang w:val="en-US"/>
          </w:rPr>
          <w:br w:type="page"/>
        </w:r>
      </w:ins>
    </w:p>
    <w:p w14:paraId="05FAB044" w14:textId="77777777" w:rsidR="00E573B8" w:rsidRPr="00E573B8" w:rsidRDefault="00E573B8" w:rsidP="00E573B8">
      <w:pPr>
        <w:tabs>
          <w:tab w:val="left" w:pos="0"/>
        </w:tabs>
        <w:spacing w:line="600" w:lineRule="auto"/>
        <w:jc w:val="left"/>
        <w:rPr>
          <w:ins w:id="5856" w:author="UTENTE" w:date="2020-06-30T18:32:00Z"/>
          <w:rFonts w:ascii="Calibri" w:eastAsia="Calibri" w:hAnsi="Calibri" w:cs="Times New Roman"/>
        </w:rPr>
      </w:pPr>
      <w:ins w:id="5857" w:author="UTENTE" w:date="2020-06-30T18:32:00Z">
        <w:r w:rsidRPr="00E573B8">
          <w:rPr>
            <w:rFonts w:ascii="Calibri" w:eastAsia="Calibri" w:hAnsi="Calibri" w:cs="Times New Roman"/>
          </w:rPr>
          <w:lastRenderedPageBreak/>
          <w:t>433.</w:t>
        </w:r>
        <w:r w:rsidRPr="00E573B8">
          <w:rPr>
            <w:rFonts w:ascii="Calibri" w:eastAsia="Calibri" w:hAnsi="Calibri" w:cs="Times New Roman"/>
          </w:rPr>
          <w:tab/>
          <w:t>n "-Questa è stata l'unica cosa degna di nota di tutta la settimana.{w} Il resto del tempo è volato e, prima che me ne accorgessi, mi ero ormai abituato alla nuova routine."</w:t>
        </w:r>
      </w:ins>
    </w:p>
    <w:p w14:paraId="7D48DF91" w14:textId="77777777" w:rsidR="00E573B8" w:rsidRPr="00E573B8" w:rsidRDefault="00E573B8" w:rsidP="00E573B8">
      <w:pPr>
        <w:tabs>
          <w:tab w:val="left" w:pos="0"/>
        </w:tabs>
        <w:spacing w:line="600" w:lineRule="auto"/>
        <w:jc w:val="left"/>
        <w:rPr>
          <w:ins w:id="5858" w:author="UTENTE" w:date="2020-06-30T18:32:00Z"/>
          <w:rFonts w:ascii="Calibri" w:eastAsia="Calibri" w:hAnsi="Calibri" w:cs="Times New Roman"/>
        </w:rPr>
      </w:pPr>
      <w:ins w:id="5859" w:author="UTENTE" w:date="2020-06-30T18:32:00Z">
        <w:r w:rsidRPr="00E573B8">
          <w:rPr>
            <w:rFonts w:ascii="Calibri" w:eastAsia="Calibri" w:hAnsi="Calibri" w:cs="Times New Roman"/>
          </w:rPr>
          <w:t>434.</w:t>
        </w:r>
        <w:r w:rsidRPr="00E573B8">
          <w:rPr>
            <w:rFonts w:ascii="Calibri" w:eastAsia="Calibri" w:hAnsi="Calibri" w:cs="Times New Roman"/>
          </w:rPr>
          <w:tab/>
          <w:t>n "Stanotte è un'altra notte come le altre, a parte il diluvio che ci accompagna durante la corsa in taxi verso l'appartamento di Isaac."</w:t>
        </w:r>
      </w:ins>
    </w:p>
    <w:p w14:paraId="6FB5A6B9" w14:textId="77777777" w:rsidR="00E573B8" w:rsidRPr="00E573B8" w:rsidRDefault="00E573B8" w:rsidP="00E573B8">
      <w:pPr>
        <w:tabs>
          <w:tab w:val="left" w:pos="0"/>
        </w:tabs>
        <w:spacing w:line="600" w:lineRule="auto"/>
        <w:jc w:val="left"/>
        <w:rPr>
          <w:ins w:id="5860" w:author="UTENTE" w:date="2020-06-30T18:32:00Z"/>
          <w:rFonts w:ascii="Calibri" w:eastAsia="Calibri" w:hAnsi="Calibri" w:cs="Times New Roman"/>
        </w:rPr>
      </w:pPr>
      <w:ins w:id="5861" w:author="UTENTE" w:date="2020-06-30T18:32:00Z">
        <w:r w:rsidRPr="00E573B8">
          <w:rPr>
            <w:rFonts w:ascii="Calibri" w:eastAsia="Calibri" w:hAnsi="Calibri" w:cs="Times New Roman"/>
          </w:rPr>
          <w:t>435.</w:t>
        </w:r>
        <w:r w:rsidRPr="00E573B8">
          <w:rPr>
            <w:rFonts w:ascii="Calibri" w:eastAsia="Calibri" w:hAnsi="Calibri" w:cs="Times New Roman"/>
          </w:rPr>
          <w:tab/>
          <w:t>n "Sono un po' deluso di non avere niente di entusiasmante da riferire, ma Isaac sembra allegro e spensierato come sempre."</w:t>
        </w:r>
      </w:ins>
    </w:p>
    <w:p w14:paraId="26C9FA86" w14:textId="77777777" w:rsidR="00E573B8" w:rsidRPr="00E573B8" w:rsidRDefault="00E573B8" w:rsidP="00E573B8">
      <w:pPr>
        <w:tabs>
          <w:tab w:val="left" w:pos="0"/>
        </w:tabs>
        <w:spacing w:line="600" w:lineRule="auto"/>
        <w:jc w:val="left"/>
        <w:rPr>
          <w:ins w:id="5862" w:author="UTENTE" w:date="2020-06-30T18:32:00Z"/>
          <w:rFonts w:ascii="Calibri" w:eastAsia="Calibri" w:hAnsi="Calibri" w:cs="Times New Roman"/>
        </w:rPr>
      </w:pPr>
      <w:ins w:id="5863" w:author="UTENTE" w:date="2020-06-30T18:32:00Z">
        <w:r w:rsidRPr="00E573B8">
          <w:rPr>
            <w:rFonts w:ascii="Calibri" w:eastAsia="Calibri" w:hAnsi="Calibri" w:cs="Times New Roman"/>
          </w:rPr>
          <w:t>436.</w:t>
        </w:r>
        <w:r w:rsidRPr="00E573B8">
          <w:rPr>
            <w:rFonts w:ascii="Calibri" w:eastAsia="Calibri" w:hAnsi="Calibri" w:cs="Times New Roman"/>
          </w:rPr>
          <w:tab/>
          <w:t>ip "\"Sai, sto penso di provare una nuova miscela di caffè. Quella di sempre inizia a stancarmi.\""</w:t>
        </w:r>
      </w:ins>
    </w:p>
    <w:p w14:paraId="2D9CAF23" w14:textId="77777777" w:rsidR="00E573B8" w:rsidRPr="00E573B8" w:rsidRDefault="00E573B8" w:rsidP="00E573B8">
      <w:pPr>
        <w:tabs>
          <w:tab w:val="left" w:pos="0"/>
        </w:tabs>
        <w:spacing w:line="600" w:lineRule="auto"/>
        <w:jc w:val="left"/>
        <w:rPr>
          <w:ins w:id="5864" w:author="UTENTE" w:date="2020-06-30T18:32:00Z"/>
          <w:rFonts w:ascii="Calibri" w:eastAsia="Calibri" w:hAnsi="Calibri" w:cs="Times New Roman"/>
        </w:rPr>
      </w:pPr>
      <w:ins w:id="5865" w:author="UTENTE" w:date="2020-06-30T18:32:00Z">
        <w:r w:rsidRPr="00E573B8">
          <w:rPr>
            <w:rFonts w:ascii="Calibri" w:eastAsia="Calibri" w:hAnsi="Calibri" w:cs="Times New Roman"/>
          </w:rPr>
          <w:t>437.</w:t>
        </w:r>
        <w:r w:rsidRPr="00E573B8">
          <w:rPr>
            <w:rFonts w:ascii="Calibri" w:eastAsia="Calibri" w:hAnsi="Calibri" w:cs="Times New Roman"/>
          </w:rPr>
          <w:tab/>
          <w:t>mcp "\"…Ti piace molto il caffè, vero?\""</w:t>
        </w:r>
      </w:ins>
    </w:p>
    <w:p w14:paraId="6EF79DFD" w14:textId="77777777" w:rsidR="00E573B8" w:rsidRPr="00E573B8" w:rsidRDefault="00E573B8" w:rsidP="00E573B8">
      <w:pPr>
        <w:tabs>
          <w:tab w:val="left" w:pos="0"/>
        </w:tabs>
        <w:spacing w:line="600" w:lineRule="auto"/>
        <w:jc w:val="left"/>
        <w:rPr>
          <w:ins w:id="5866" w:author="UTENTE" w:date="2020-06-30T18:32:00Z"/>
          <w:rFonts w:ascii="Calibri" w:eastAsia="Calibri" w:hAnsi="Calibri" w:cs="Times New Roman"/>
        </w:rPr>
      </w:pPr>
      <w:ins w:id="5867" w:author="UTENTE" w:date="2020-06-30T18:32:00Z">
        <w:r w:rsidRPr="00E573B8">
          <w:rPr>
            <w:rFonts w:ascii="Calibri" w:eastAsia="Calibri" w:hAnsi="Calibri" w:cs="Times New Roman"/>
          </w:rPr>
          <w:t>438.</w:t>
        </w:r>
        <w:r w:rsidRPr="00E573B8">
          <w:rPr>
            <w:rFonts w:ascii="Calibri" w:eastAsia="Calibri" w:hAnsi="Calibri" w:cs="Times New Roman"/>
          </w:rPr>
          <w:tab/>
          <w:t>ip "\"Che posso dire? È una fondamentale parte del lavoro per noi animali notturni.\""</w:t>
        </w:r>
      </w:ins>
    </w:p>
    <w:p w14:paraId="2C74EFAB" w14:textId="77777777" w:rsidR="00E573B8" w:rsidRPr="00E573B8" w:rsidRDefault="00E573B8" w:rsidP="00E573B8">
      <w:pPr>
        <w:tabs>
          <w:tab w:val="left" w:pos="0"/>
        </w:tabs>
        <w:spacing w:line="600" w:lineRule="auto"/>
        <w:jc w:val="left"/>
        <w:rPr>
          <w:ins w:id="5868" w:author="UTENTE" w:date="2020-06-30T18:32:00Z"/>
          <w:rFonts w:ascii="Calibri" w:eastAsia="Calibri" w:hAnsi="Calibri" w:cs="Times New Roman"/>
        </w:rPr>
      </w:pPr>
      <w:ins w:id="5869" w:author="UTENTE" w:date="2020-06-30T18:32:00Z">
        <w:r w:rsidRPr="00E573B8">
          <w:rPr>
            <w:rFonts w:ascii="Calibri" w:eastAsia="Calibri" w:hAnsi="Calibri" w:cs="Times New Roman"/>
          </w:rPr>
          <w:t>439.</w:t>
        </w:r>
        <w:r w:rsidRPr="00E573B8">
          <w:rPr>
            <w:rFonts w:ascii="Calibri" w:eastAsia="Calibri" w:hAnsi="Calibri" w:cs="Times New Roman"/>
          </w:rPr>
          <w:tab/>
          <w:t>n "Mi dà una leggera gomitata sul fianco, i suoi occhi brillano dietro le lenti."</w:t>
        </w:r>
      </w:ins>
    </w:p>
    <w:p w14:paraId="1D1B373C" w14:textId="77777777" w:rsidR="00E573B8" w:rsidRPr="00E573B8" w:rsidRDefault="00E573B8" w:rsidP="00E573B8">
      <w:pPr>
        <w:tabs>
          <w:tab w:val="left" w:pos="0"/>
        </w:tabs>
        <w:spacing w:line="600" w:lineRule="auto"/>
        <w:jc w:val="left"/>
        <w:rPr>
          <w:ins w:id="5870" w:author="UTENTE" w:date="2020-06-30T18:32:00Z"/>
          <w:rFonts w:ascii="Calibri" w:eastAsia="Calibri" w:hAnsi="Calibri" w:cs="Times New Roman"/>
        </w:rPr>
      </w:pPr>
      <w:ins w:id="5871" w:author="UTENTE" w:date="2020-06-30T18:32:00Z">
        <w:r w:rsidRPr="00E573B8">
          <w:rPr>
            <w:rFonts w:ascii="Calibri" w:eastAsia="Calibri" w:hAnsi="Calibri" w:cs="Times New Roman"/>
          </w:rPr>
          <w:t>440.</w:t>
        </w:r>
        <w:r w:rsidRPr="00E573B8">
          <w:rPr>
            <w:rFonts w:ascii="Calibri" w:eastAsia="Calibri" w:hAnsi="Calibri" w:cs="Times New Roman"/>
          </w:rPr>
          <w:tab/>
          <w:t>mcp "\"Niente da dire su questo.\""</w:t>
        </w:r>
      </w:ins>
    </w:p>
    <w:p w14:paraId="3822B08B" w14:textId="77777777" w:rsidR="00E573B8" w:rsidRPr="00E573B8" w:rsidRDefault="00E573B8" w:rsidP="00E573B8">
      <w:pPr>
        <w:tabs>
          <w:tab w:val="left" w:pos="0"/>
        </w:tabs>
        <w:spacing w:line="600" w:lineRule="auto"/>
        <w:jc w:val="left"/>
        <w:rPr>
          <w:ins w:id="5872" w:author="UTENTE" w:date="2020-06-30T18:32:00Z"/>
          <w:rFonts w:ascii="Calibri" w:eastAsia="Calibri" w:hAnsi="Calibri" w:cs="Times New Roman"/>
        </w:rPr>
      </w:pPr>
      <w:ins w:id="5873" w:author="UTENTE" w:date="2020-06-30T18:32:00Z">
        <w:r w:rsidRPr="00E573B8">
          <w:rPr>
            <w:rFonts w:ascii="Calibri" w:eastAsia="Calibri" w:hAnsi="Calibri" w:cs="Times New Roman"/>
          </w:rPr>
          <w:t>441.</w:t>
        </w:r>
        <w:r w:rsidRPr="00E573B8">
          <w:rPr>
            <w:rFonts w:ascii="Calibri" w:eastAsia="Calibri" w:hAnsi="Calibri" w:cs="Times New Roman"/>
          </w:rPr>
          <w:tab/>
          <w:t>n "Andiamo su come al solito, e Isaac va a scaldare un po' d'acqua. Mi lascio andare a un sospiro, contento."</w:t>
        </w:r>
      </w:ins>
    </w:p>
    <w:p w14:paraId="25DBA3BB" w14:textId="77777777" w:rsidR="00E573B8" w:rsidRPr="00E573B8" w:rsidRDefault="00E573B8" w:rsidP="00E573B8">
      <w:pPr>
        <w:tabs>
          <w:tab w:val="left" w:pos="0"/>
        </w:tabs>
        <w:spacing w:line="600" w:lineRule="auto"/>
        <w:jc w:val="left"/>
        <w:rPr>
          <w:ins w:id="5874" w:author="UTENTE" w:date="2020-06-30T18:32:00Z"/>
          <w:rFonts w:ascii="Calibri" w:eastAsia="Calibri" w:hAnsi="Calibri" w:cs="Times New Roman"/>
        </w:rPr>
      </w:pPr>
      <w:ins w:id="5875" w:author="UTENTE" w:date="2020-06-30T18:32:00Z">
        <w:r w:rsidRPr="00E573B8">
          <w:rPr>
            <w:rFonts w:ascii="Calibri" w:eastAsia="Calibri" w:hAnsi="Calibri" w:cs="Times New Roman"/>
          </w:rPr>
          <w:t>442.</w:t>
        </w:r>
        <w:r w:rsidRPr="00E573B8">
          <w:rPr>
            <w:rFonts w:ascii="Calibri" w:eastAsia="Calibri" w:hAnsi="Calibri" w:cs="Times New Roman"/>
          </w:rPr>
          <w:tab/>
          <w:t>n "Ad un certo punto, mi sono abituato a venire qui e mi piace."</w:t>
        </w:r>
      </w:ins>
    </w:p>
    <w:p w14:paraId="76251199" w14:textId="77777777" w:rsidR="00E573B8" w:rsidRPr="00E573B8" w:rsidRDefault="00E573B8" w:rsidP="00E573B8">
      <w:pPr>
        <w:tabs>
          <w:tab w:val="left" w:pos="0"/>
        </w:tabs>
        <w:spacing w:line="600" w:lineRule="auto"/>
        <w:jc w:val="left"/>
        <w:rPr>
          <w:ins w:id="5876" w:author="UTENTE" w:date="2020-06-30T18:32:00Z"/>
          <w:rFonts w:ascii="Calibri" w:eastAsia="Calibri" w:hAnsi="Calibri" w:cs="Times New Roman"/>
        </w:rPr>
      </w:pPr>
      <w:ins w:id="5877" w:author="UTENTE" w:date="2020-06-30T18:32:00Z">
        <w:r w:rsidRPr="00E573B8">
          <w:rPr>
            <w:rFonts w:ascii="Calibri" w:eastAsia="Calibri" w:hAnsi="Calibri" w:cs="Times New Roman"/>
          </w:rPr>
          <w:t>443.</w:t>
        </w:r>
        <w:r w:rsidRPr="00E573B8">
          <w:rPr>
            <w:rFonts w:ascii="Calibri" w:eastAsia="Calibri" w:hAnsi="Calibri" w:cs="Times New Roman"/>
          </w:rPr>
          <w:tab/>
          <w:t>n "Nonostante sia un appartamento molto chic, qualcosa lo fa rimanere comunque molto accogliente, proprio come Isaac."</w:t>
        </w:r>
      </w:ins>
    </w:p>
    <w:p w14:paraId="079C781F" w14:textId="77777777" w:rsidR="00674C8A" w:rsidRDefault="00E573B8" w:rsidP="00E573B8">
      <w:pPr>
        <w:tabs>
          <w:tab w:val="left" w:pos="0"/>
        </w:tabs>
        <w:spacing w:line="600" w:lineRule="auto"/>
        <w:jc w:val="left"/>
        <w:rPr>
          <w:ins w:id="5878" w:author="UTENTE" w:date="2020-06-30T18:40:00Z"/>
          <w:rFonts w:ascii="Calibri" w:eastAsia="Calibri" w:hAnsi="Calibri" w:cs="Times New Roman"/>
        </w:rPr>
      </w:pPr>
      <w:ins w:id="5879" w:author="UTENTE" w:date="2020-06-30T18:32:00Z">
        <w:r w:rsidRPr="00E573B8">
          <w:rPr>
            <w:rFonts w:ascii="Calibri" w:eastAsia="Calibri" w:hAnsi="Calibri" w:cs="Times New Roman"/>
          </w:rPr>
          <w:t>444.</w:t>
        </w:r>
        <w:r w:rsidRPr="00E573B8">
          <w:rPr>
            <w:rFonts w:ascii="Calibri" w:eastAsia="Calibri" w:hAnsi="Calibri" w:cs="Times New Roman"/>
          </w:rPr>
          <w:tab/>
          <w:t>n "È proprio vero che l'apparenza inganna. {w}Chi avrebbe mai potuto immaginarsi che il damerino tutto infighettato in realtà fosse un tizio piuttosto normale?"</w:t>
        </w:r>
      </w:ins>
    </w:p>
    <w:p w14:paraId="263F2083" w14:textId="77777777" w:rsidR="00674C8A" w:rsidRDefault="00674C8A">
      <w:pPr>
        <w:spacing w:line="240" w:lineRule="auto"/>
        <w:jc w:val="left"/>
        <w:rPr>
          <w:ins w:id="5880" w:author="UTENTE" w:date="2020-06-30T18:40:00Z"/>
          <w:rFonts w:ascii="Calibri" w:eastAsia="Calibri" w:hAnsi="Calibri" w:cs="Times New Roman"/>
        </w:rPr>
      </w:pPr>
      <w:ins w:id="5881" w:author="UTENTE" w:date="2020-06-30T18:40:00Z">
        <w:r>
          <w:rPr>
            <w:rFonts w:ascii="Calibri" w:eastAsia="Calibri" w:hAnsi="Calibri" w:cs="Times New Roman"/>
          </w:rPr>
          <w:br w:type="page"/>
        </w:r>
      </w:ins>
    </w:p>
    <w:p w14:paraId="1D8311F5" w14:textId="77777777" w:rsidR="00E573B8" w:rsidRPr="00E573B8" w:rsidRDefault="00E573B8" w:rsidP="00E573B8">
      <w:pPr>
        <w:tabs>
          <w:tab w:val="left" w:pos="0"/>
        </w:tabs>
        <w:spacing w:line="600" w:lineRule="auto"/>
        <w:jc w:val="left"/>
        <w:rPr>
          <w:ins w:id="5882" w:author="UTENTE" w:date="2020-06-30T18:32:00Z"/>
          <w:rFonts w:ascii="Calibri" w:eastAsia="Calibri" w:hAnsi="Calibri" w:cs="Times New Roman"/>
          <w:lang w:val="en-US"/>
        </w:rPr>
      </w:pPr>
      <w:ins w:id="5883" w:author="UTENTE" w:date="2020-06-30T18:32:00Z">
        <w:r w:rsidRPr="00E573B8">
          <w:rPr>
            <w:rFonts w:ascii="Calibri" w:eastAsia="Calibri" w:hAnsi="Calibri" w:cs="Times New Roman"/>
            <w:lang w:val="en-US"/>
          </w:rPr>
          <w:lastRenderedPageBreak/>
          <w:t>445.</w:t>
        </w:r>
        <w:r w:rsidRPr="00E573B8">
          <w:rPr>
            <w:rFonts w:ascii="Calibri" w:eastAsia="Calibri" w:hAnsi="Calibri" w:cs="Times New Roman"/>
            <w:lang w:val="en-US"/>
          </w:rPr>
          <w:tab/>
          <w:t>n "He's overly flirty and likes touching my hair too much, sure, but he's never been anything but kind to me – even though he's not getting a whole lot out of our \"deal.\""</w:t>
        </w:r>
      </w:ins>
    </w:p>
    <w:p w14:paraId="48549F59" w14:textId="77777777" w:rsidR="00E573B8" w:rsidRPr="00E573B8" w:rsidRDefault="00E573B8" w:rsidP="00E573B8">
      <w:pPr>
        <w:tabs>
          <w:tab w:val="left" w:pos="0"/>
        </w:tabs>
        <w:spacing w:line="600" w:lineRule="auto"/>
        <w:jc w:val="left"/>
        <w:rPr>
          <w:ins w:id="5884" w:author="UTENTE" w:date="2020-06-30T18:32:00Z"/>
          <w:rFonts w:ascii="Calibri" w:eastAsia="Calibri" w:hAnsi="Calibri" w:cs="Times New Roman"/>
          <w:lang w:val="en-US"/>
        </w:rPr>
      </w:pPr>
      <w:ins w:id="5885" w:author="UTENTE" w:date="2020-06-30T18:32:00Z">
        <w:r w:rsidRPr="00E573B8">
          <w:rPr>
            <w:rFonts w:ascii="Calibri" w:eastAsia="Calibri" w:hAnsi="Calibri" w:cs="Times New Roman"/>
            <w:lang w:val="en-US"/>
          </w:rPr>
          <w:t>446.</w:t>
        </w:r>
        <w:r w:rsidRPr="00E573B8">
          <w:rPr>
            <w:rFonts w:ascii="Calibri" w:eastAsia="Calibri" w:hAnsi="Calibri" w:cs="Times New Roman"/>
            <w:lang w:val="en-US"/>
          </w:rPr>
          <w:tab/>
          <w:t>n "And something about the way he always listens to me so intently… {w}well, it makes me feel a little special, as stupid as that sounds."</w:t>
        </w:r>
      </w:ins>
    </w:p>
    <w:p w14:paraId="7171EDC6" w14:textId="77777777" w:rsidR="00E573B8" w:rsidRPr="00E573B8" w:rsidRDefault="00E573B8" w:rsidP="00E573B8">
      <w:pPr>
        <w:tabs>
          <w:tab w:val="left" w:pos="0"/>
        </w:tabs>
        <w:spacing w:line="600" w:lineRule="auto"/>
        <w:jc w:val="left"/>
        <w:rPr>
          <w:ins w:id="5886" w:author="UTENTE" w:date="2020-06-30T18:32:00Z"/>
          <w:rFonts w:ascii="Calibri" w:eastAsia="Calibri" w:hAnsi="Calibri" w:cs="Times New Roman"/>
          <w:lang w:val="en-US"/>
        </w:rPr>
      </w:pPr>
      <w:ins w:id="5887" w:author="UTENTE" w:date="2020-06-30T18:32:00Z">
        <w:r w:rsidRPr="00E573B8">
          <w:rPr>
            <w:rFonts w:ascii="Calibri" w:eastAsia="Calibri" w:hAnsi="Calibri" w:cs="Times New Roman"/>
            <w:lang w:val="en-US"/>
          </w:rPr>
          <w:t>447.</w:t>
        </w:r>
        <w:r w:rsidRPr="00E573B8">
          <w:rPr>
            <w:rFonts w:ascii="Calibri" w:eastAsia="Calibri" w:hAnsi="Calibri" w:cs="Times New Roman"/>
            <w:lang w:val="en-US"/>
          </w:rPr>
          <w:tab/>
          <w:t>ip "\"Fresh coffee for my favorite assistant!\""</w:t>
        </w:r>
      </w:ins>
    </w:p>
    <w:p w14:paraId="3ABBB9F8" w14:textId="77777777" w:rsidR="00E573B8" w:rsidRPr="00E573B8" w:rsidRDefault="00E573B8" w:rsidP="00E573B8">
      <w:pPr>
        <w:tabs>
          <w:tab w:val="left" w:pos="0"/>
        </w:tabs>
        <w:spacing w:line="600" w:lineRule="auto"/>
        <w:jc w:val="left"/>
        <w:rPr>
          <w:ins w:id="5888" w:author="UTENTE" w:date="2020-06-30T18:32:00Z"/>
          <w:rFonts w:ascii="Calibri" w:eastAsia="Calibri" w:hAnsi="Calibri" w:cs="Times New Roman"/>
          <w:lang w:val="en-US"/>
        </w:rPr>
      </w:pPr>
      <w:ins w:id="5889" w:author="UTENTE" w:date="2020-06-30T18:32:00Z">
        <w:r w:rsidRPr="00E573B8">
          <w:rPr>
            <w:rFonts w:ascii="Calibri" w:eastAsia="Calibri" w:hAnsi="Calibri" w:cs="Times New Roman"/>
            <w:lang w:val="en-US"/>
          </w:rPr>
          <w:t>448.</w:t>
        </w:r>
        <w:r w:rsidRPr="00E573B8">
          <w:rPr>
            <w:rFonts w:ascii="Calibri" w:eastAsia="Calibri" w:hAnsi="Calibri" w:cs="Times New Roman"/>
            <w:lang w:val="en-US"/>
          </w:rPr>
          <w:tab/>
          <w:t>n "Striding up beside the couch, Isaac offers me a mug, which I gratefully accept."</w:t>
        </w:r>
      </w:ins>
    </w:p>
    <w:p w14:paraId="4EDA2E71" w14:textId="77777777" w:rsidR="00E573B8" w:rsidRPr="00E573B8" w:rsidRDefault="00E573B8" w:rsidP="00E573B8">
      <w:pPr>
        <w:tabs>
          <w:tab w:val="left" w:pos="0"/>
        </w:tabs>
        <w:spacing w:line="600" w:lineRule="auto"/>
        <w:jc w:val="left"/>
        <w:rPr>
          <w:ins w:id="5890" w:author="UTENTE" w:date="2020-06-30T18:32:00Z"/>
          <w:rFonts w:ascii="Calibri" w:eastAsia="Calibri" w:hAnsi="Calibri" w:cs="Times New Roman"/>
          <w:lang w:val="en-US"/>
        </w:rPr>
      </w:pPr>
      <w:ins w:id="5891" w:author="UTENTE" w:date="2020-06-30T18:32:00Z">
        <w:r w:rsidRPr="00E573B8">
          <w:rPr>
            <w:rFonts w:ascii="Calibri" w:eastAsia="Calibri" w:hAnsi="Calibri" w:cs="Times New Roman"/>
            <w:lang w:val="en-US"/>
          </w:rPr>
          <w:t>449.</w:t>
        </w:r>
        <w:r w:rsidRPr="00E573B8">
          <w:rPr>
            <w:rFonts w:ascii="Calibri" w:eastAsia="Calibri" w:hAnsi="Calibri" w:cs="Times New Roman"/>
            <w:lang w:val="en-US"/>
          </w:rPr>
          <w:tab/>
          <w:t>mcp "\"Don't let Luka hear you say that.\""</w:t>
        </w:r>
      </w:ins>
    </w:p>
    <w:p w14:paraId="23348C9B" w14:textId="77777777" w:rsidR="00E573B8" w:rsidRPr="00E573B8" w:rsidRDefault="00E573B8" w:rsidP="00E573B8">
      <w:pPr>
        <w:tabs>
          <w:tab w:val="left" w:pos="0"/>
        </w:tabs>
        <w:spacing w:line="600" w:lineRule="auto"/>
        <w:jc w:val="left"/>
        <w:rPr>
          <w:ins w:id="5892" w:author="UTENTE" w:date="2020-06-30T18:32:00Z"/>
          <w:rFonts w:ascii="Calibri" w:eastAsia="Calibri" w:hAnsi="Calibri" w:cs="Times New Roman"/>
          <w:lang w:val="en-US"/>
        </w:rPr>
      </w:pPr>
      <w:ins w:id="5893" w:author="UTENTE" w:date="2020-06-30T18:32:00Z">
        <w:r w:rsidRPr="00E573B8">
          <w:rPr>
            <w:rFonts w:ascii="Calibri" w:eastAsia="Calibri" w:hAnsi="Calibri" w:cs="Times New Roman"/>
            <w:lang w:val="en-US"/>
          </w:rPr>
          <w:t>450.</w:t>
        </w:r>
        <w:r w:rsidRPr="00E573B8">
          <w:rPr>
            <w:rFonts w:ascii="Calibri" w:eastAsia="Calibri" w:hAnsi="Calibri" w:cs="Times New Roman"/>
            <w:lang w:val="en-US"/>
          </w:rPr>
          <w:tab/>
          <w:t>ip "\"He hates me, remember? You don't have to worry about him getting jealous.\""</w:t>
        </w:r>
      </w:ins>
    </w:p>
    <w:p w14:paraId="3202CAD6" w14:textId="77777777" w:rsidR="00E573B8" w:rsidRPr="00E573B8" w:rsidRDefault="00E573B8" w:rsidP="00E573B8">
      <w:pPr>
        <w:tabs>
          <w:tab w:val="left" w:pos="0"/>
        </w:tabs>
        <w:spacing w:line="600" w:lineRule="auto"/>
        <w:jc w:val="left"/>
        <w:rPr>
          <w:ins w:id="5894" w:author="UTENTE" w:date="2020-06-30T18:32:00Z"/>
          <w:rFonts w:ascii="Calibri" w:eastAsia="Calibri" w:hAnsi="Calibri" w:cs="Times New Roman"/>
          <w:lang w:val="en-US"/>
        </w:rPr>
      </w:pPr>
      <w:ins w:id="5895" w:author="UTENTE" w:date="2020-06-30T18:32:00Z">
        <w:r w:rsidRPr="00E573B8">
          <w:rPr>
            <w:rFonts w:ascii="Calibri" w:eastAsia="Calibri" w:hAnsi="Calibri" w:cs="Times New Roman"/>
            <w:lang w:val="en-US"/>
          </w:rPr>
          <w:t>451.</w:t>
        </w:r>
        <w:r w:rsidRPr="00E573B8">
          <w:rPr>
            <w:rFonts w:ascii="Calibri" w:eastAsia="Calibri" w:hAnsi="Calibri" w:cs="Times New Roman"/>
            <w:lang w:val="en-US"/>
          </w:rPr>
          <w:tab/>
          <w:t>n "Isaac lets out a playful chuckle, sitting down beside me."</w:t>
        </w:r>
      </w:ins>
    </w:p>
    <w:p w14:paraId="302C33E2" w14:textId="77777777" w:rsidR="00E573B8" w:rsidRPr="00E573B8" w:rsidRDefault="00E573B8" w:rsidP="00E573B8">
      <w:pPr>
        <w:tabs>
          <w:tab w:val="left" w:pos="0"/>
        </w:tabs>
        <w:spacing w:line="600" w:lineRule="auto"/>
        <w:jc w:val="left"/>
        <w:rPr>
          <w:ins w:id="5896" w:author="UTENTE" w:date="2020-06-30T18:32:00Z"/>
          <w:rFonts w:ascii="Calibri" w:eastAsia="Calibri" w:hAnsi="Calibri" w:cs="Times New Roman"/>
          <w:lang w:val="en-US"/>
        </w:rPr>
      </w:pPr>
      <w:ins w:id="5897" w:author="UTENTE" w:date="2020-06-30T18:32:00Z">
        <w:r w:rsidRPr="00E573B8">
          <w:rPr>
            <w:rFonts w:ascii="Calibri" w:eastAsia="Calibri" w:hAnsi="Calibri" w:cs="Times New Roman"/>
            <w:lang w:val="en-US"/>
          </w:rPr>
          <w:t>452.</w:t>
        </w:r>
        <w:r w:rsidRPr="00E573B8">
          <w:rPr>
            <w:rFonts w:ascii="Calibri" w:eastAsia="Calibri" w:hAnsi="Calibri" w:cs="Times New Roman"/>
            <w:lang w:val="en-US"/>
          </w:rPr>
          <w:tab/>
          <w:t>n "After a few sips of my coffee, I deliver my usual report while he watches me, as attentive as ever."</w:t>
        </w:r>
      </w:ins>
    </w:p>
    <w:p w14:paraId="2ACF2B29" w14:textId="77777777" w:rsidR="00E573B8" w:rsidRPr="00E573B8" w:rsidRDefault="00E573B8" w:rsidP="00E573B8">
      <w:pPr>
        <w:tabs>
          <w:tab w:val="left" w:pos="0"/>
        </w:tabs>
        <w:spacing w:line="600" w:lineRule="auto"/>
        <w:jc w:val="left"/>
        <w:rPr>
          <w:ins w:id="5898" w:author="UTENTE" w:date="2020-06-30T18:32:00Z"/>
          <w:rFonts w:ascii="Calibri" w:eastAsia="Calibri" w:hAnsi="Calibri" w:cs="Times New Roman"/>
          <w:lang w:val="en-US"/>
        </w:rPr>
      </w:pPr>
      <w:ins w:id="5899" w:author="UTENTE" w:date="2020-06-30T18:32:00Z">
        <w:r w:rsidRPr="00E573B8">
          <w:rPr>
            <w:rFonts w:ascii="Calibri" w:eastAsia="Calibri" w:hAnsi="Calibri" w:cs="Times New Roman"/>
            <w:lang w:val="en-US"/>
          </w:rPr>
          <w:t>453.</w:t>
        </w:r>
        <w:r w:rsidRPr="00E573B8">
          <w:rPr>
            <w:rFonts w:ascii="Calibri" w:eastAsia="Calibri" w:hAnsi="Calibri" w:cs="Times New Roman"/>
            <w:lang w:val="en-US"/>
          </w:rPr>
          <w:tab/>
          <w:t>n "Once I've answered his questions, he gives a silent nod, then leans back against the couch cushions."</w:t>
        </w:r>
      </w:ins>
    </w:p>
    <w:p w14:paraId="68B7975D" w14:textId="77777777" w:rsidR="00E573B8" w:rsidRPr="00E573B8" w:rsidRDefault="00E573B8" w:rsidP="00E573B8">
      <w:pPr>
        <w:tabs>
          <w:tab w:val="left" w:pos="0"/>
        </w:tabs>
        <w:spacing w:line="600" w:lineRule="auto"/>
        <w:jc w:val="left"/>
        <w:rPr>
          <w:ins w:id="5900" w:author="UTENTE" w:date="2020-06-30T18:32:00Z"/>
          <w:rFonts w:ascii="Calibri" w:eastAsia="Calibri" w:hAnsi="Calibri" w:cs="Times New Roman"/>
          <w:lang w:val="en-US"/>
        </w:rPr>
      </w:pPr>
      <w:ins w:id="5901" w:author="UTENTE" w:date="2020-06-30T18:32:00Z">
        <w:r w:rsidRPr="00E573B8">
          <w:rPr>
            <w:rFonts w:ascii="Calibri" w:eastAsia="Calibri" w:hAnsi="Calibri" w:cs="Times New Roman"/>
            <w:lang w:val="en-US"/>
          </w:rPr>
          <w:t>454.</w:t>
        </w:r>
        <w:r w:rsidRPr="00E573B8">
          <w:rPr>
            <w:rFonts w:ascii="Calibri" w:eastAsia="Calibri" w:hAnsi="Calibri" w:cs="Times New Roman"/>
            <w:lang w:val="en-US"/>
          </w:rPr>
          <w:tab/>
          <w:t>i "\"…\""</w:t>
        </w:r>
      </w:ins>
    </w:p>
    <w:p w14:paraId="6636B1F6" w14:textId="77777777" w:rsidR="00E573B8" w:rsidRPr="00E573B8" w:rsidRDefault="00E573B8" w:rsidP="00E573B8">
      <w:pPr>
        <w:tabs>
          <w:tab w:val="left" w:pos="0"/>
        </w:tabs>
        <w:spacing w:line="600" w:lineRule="auto"/>
        <w:jc w:val="left"/>
        <w:rPr>
          <w:ins w:id="5902" w:author="UTENTE" w:date="2020-06-30T18:32:00Z"/>
          <w:rFonts w:ascii="Calibri" w:eastAsia="Calibri" w:hAnsi="Calibri" w:cs="Times New Roman"/>
          <w:lang w:val="en-US"/>
        </w:rPr>
      </w:pPr>
      <w:ins w:id="5903" w:author="UTENTE" w:date="2020-06-30T18:32:00Z">
        <w:r w:rsidRPr="00E573B8">
          <w:rPr>
            <w:rFonts w:ascii="Calibri" w:eastAsia="Calibri" w:hAnsi="Calibri" w:cs="Times New Roman"/>
            <w:lang w:val="en-US"/>
          </w:rPr>
          <w:t>455.</w:t>
        </w:r>
        <w:r w:rsidRPr="00E573B8">
          <w:rPr>
            <w:rFonts w:ascii="Calibri" w:eastAsia="Calibri" w:hAnsi="Calibri" w:cs="Times New Roman"/>
            <w:lang w:val="en-US"/>
          </w:rPr>
          <w:tab/>
          <w:t>mcp "\"…\""</w:t>
        </w:r>
      </w:ins>
    </w:p>
    <w:p w14:paraId="5B5608C7" w14:textId="77777777" w:rsidR="00E573B8" w:rsidRPr="00E573B8" w:rsidRDefault="00E573B8" w:rsidP="00E573B8">
      <w:pPr>
        <w:tabs>
          <w:tab w:val="left" w:pos="0"/>
        </w:tabs>
        <w:spacing w:line="600" w:lineRule="auto"/>
        <w:jc w:val="left"/>
        <w:rPr>
          <w:ins w:id="5904" w:author="UTENTE" w:date="2020-06-30T18:32:00Z"/>
          <w:rFonts w:ascii="Calibri" w:eastAsia="Calibri" w:hAnsi="Calibri" w:cs="Times New Roman"/>
          <w:lang w:val="en-US"/>
        </w:rPr>
      </w:pPr>
      <w:ins w:id="5905" w:author="UTENTE" w:date="2020-06-30T18:32:00Z">
        <w:r w:rsidRPr="00E573B8">
          <w:rPr>
            <w:rFonts w:ascii="Calibri" w:eastAsia="Calibri" w:hAnsi="Calibri" w:cs="Times New Roman"/>
            <w:lang w:val="en-US"/>
          </w:rPr>
          <w:t>456.</w:t>
        </w:r>
        <w:r w:rsidRPr="00E573B8">
          <w:rPr>
            <w:rFonts w:ascii="Calibri" w:eastAsia="Calibri" w:hAnsi="Calibri" w:cs="Times New Roman"/>
            <w:lang w:val="en-US"/>
          </w:rPr>
          <w:tab/>
          <w:t>n "Normally, we'd start up our friendly chatter at this point."</w:t>
        </w:r>
      </w:ins>
    </w:p>
    <w:p w14:paraId="0E9B8F0A" w14:textId="77777777" w:rsidR="00E573B8" w:rsidRPr="00E573B8" w:rsidRDefault="00E573B8" w:rsidP="00E573B8">
      <w:pPr>
        <w:tabs>
          <w:tab w:val="left" w:pos="0"/>
        </w:tabs>
        <w:spacing w:line="600" w:lineRule="auto"/>
        <w:jc w:val="left"/>
        <w:rPr>
          <w:ins w:id="5906" w:author="UTENTE" w:date="2020-06-30T18:32:00Z"/>
          <w:rFonts w:ascii="Calibri" w:eastAsia="Calibri" w:hAnsi="Calibri" w:cs="Times New Roman"/>
          <w:lang w:val="en-US"/>
        </w:rPr>
      </w:pPr>
      <w:ins w:id="5907" w:author="UTENTE" w:date="2020-06-30T18:32:00Z">
        <w:r w:rsidRPr="00E573B8">
          <w:rPr>
            <w:rFonts w:ascii="Calibri" w:eastAsia="Calibri" w:hAnsi="Calibri" w:cs="Times New Roman"/>
            <w:lang w:val="en-US"/>
          </w:rPr>
          <w:t>457.</w:t>
        </w:r>
        <w:r w:rsidRPr="00E573B8">
          <w:rPr>
            <w:rFonts w:ascii="Calibri" w:eastAsia="Calibri" w:hAnsi="Calibri" w:cs="Times New Roman"/>
            <w:lang w:val="en-US"/>
          </w:rPr>
          <w:tab/>
          <w:t>n "But the atmosphere's a little different today, and Isaac isn't piping up like he normally does." </w:t>
        </w:r>
        <w:r w:rsidRPr="00E573B8">
          <w:rPr>
            <w:rFonts w:ascii="Calibri" w:eastAsia="Calibri" w:hAnsi="Calibri" w:cs="Times New Roman"/>
            <w:lang w:val="en-US"/>
          </w:rPr>
          <w:br w:type="page"/>
        </w:r>
      </w:ins>
    </w:p>
    <w:p w14:paraId="00CB36D2" w14:textId="77777777" w:rsidR="00E573B8" w:rsidRPr="00E573B8" w:rsidRDefault="00E573B8" w:rsidP="00E573B8">
      <w:pPr>
        <w:tabs>
          <w:tab w:val="left" w:pos="0"/>
        </w:tabs>
        <w:spacing w:line="600" w:lineRule="auto"/>
        <w:jc w:val="left"/>
        <w:rPr>
          <w:ins w:id="5908" w:author="UTENTE" w:date="2020-06-30T18:32:00Z"/>
          <w:rFonts w:ascii="Calibri" w:eastAsia="Calibri" w:hAnsi="Calibri" w:cs="Times New Roman"/>
        </w:rPr>
      </w:pPr>
      <w:ins w:id="5909" w:author="UTENTE" w:date="2020-06-30T18:32:00Z">
        <w:r w:rsidRPr="00E573B8">
          <w:rPr>
            <w:rFonts w:ascii="Calibri" w:eastAsia="Calibri" w:hAnsi="Calibri" w:cs="Times New Roman"/>
          </w:rPr>
          <w:lastRenderedPageBreak/>
          <w:t>445.</w:t>
        </w:r>
        <w:r w:rsidRPr="00E573B8">
          <w:rPr>
            <w:rFonts w:ascii="Calibri" w:eastAsia="Calibri" w:hAnsi="Calibri" w:cs="Times New Roman"/>
          </w:rPr>
          <w:tab/>
          <w:t>n "È eccessivamente civettuolo e gli piace un po' troppo toccarmi i capelli, ma si è sempre comportato in maniera gentile con me, anche se non sta guadagnando molto dal nostro \"accordo.\""</w:t>
        </w:r>
      </w:ins>
    </w:p>
    <w:p w14:paraId="0F02D502" w14:textId="77777777" w:rsidR="00E573B8" w:rsidRPr="00E573B8" w:rsidRDefault="00E573B8" w:rsidP="00E573B8">
      <w:pPr>
        <w:tabs>
          <w:tab w:val="left" w:pos="0"/>
        </w:tabs>
        <w:spacing w:line="600" w:lineRule="auto"/>
        <w:jc w:val="left"/>
        <w:rPr>
          <w:ins w:id="5910" w:author="UTENTE" w:date="2020-06-30T18:32:00Z"/>
          <w:rFonts w:ascii="Calibri" w:eastAsia="Calibri" w:hAnsi="Calibri" w:cs="Times New Roman"/>
        </w:rPr>
      </w:pPr>
      <w:ins w:id="5911" w:author="UTENTE" w:date="2020-06-30T18:32:00Z">
        <w:r w:rsidRPr="00E573B8">
          <w:rPr>
            <w:rFonts w:ascii="Calibri" w:eastAsia="Calibri" w:hAnsi="Calibri" w:cs="Times New Roman"/>
          </w:rPr>
          <w:t>446.</w:t>
        </w:r>
        <w:r w:rsidRPr="00E573B8">
          <w:rPr>
            <w:rFonts w:ascii="Calibri" w:eastAsia="Calibri" w:hAnsi="Calibri" w:cs="Times New Roman"/>
          </w:rPr>
          <w:tab/>
          <w:t>n "E c'è qualcosa nel modo così attento in cui mi ascolta che… {w}beh, mi fa sentire un pochino speciale, per quanto possa sembrare stupido."</w:t>
        </w:r>
      </w:ins>
    </w:p>
    <w:p w14:paraId="7AB26279" w14:textId="77777777" w:rsidR="00E573B8" w:rsidRPr="00E573B8" w:rsidRDefault="00E573B8" w:rsidP="00E573B8">
      <w:pPr>
        <w:tabs>
          <w:tab w:val="left" w:pos="0"/>
        </w:tabs>
        <w:spacing w:line="600" w:lineRule="auto"/>
        <w:jc w:val="left"/>
        <w:rPr>
          <w:ins w:id="5912" w:author="UTENTE" w:date="2020-06-30T18:32:00Z"/>
          <w:rFonts w:ascii="Calibri" w:eastAsia="Calibri" w:hAnsi="Calibri" w:cs="Times New Roman"/>
        </w:rPr>
      </w:pPr>
      <w:ins w:id="5913" w:author="UTENTE" w:date="2020-06-30T18:32:00Z">
        <w:r w:rsidRPr="00E573B8">
          <w:rPr>
            <w:rFonts w:ascii="Calibri" w:eastAsia="Calibri" w:hAnsi="Calibri" w:cs="Times New Roman"/>
          </w:rPr>
          <w:t>447.</w:t>
        </w:r>
        <w:r w:rsidRPr="00E573B8">
          <w:rPr>
            <w:rFonts w:ascii="Calibri" w:eastAsia="Calibri" w:hAnsi="Calibri" w:cs="Times New Roman"/>
          </w:rPr>
          <w:tab/>
          <w:t>ip "\"Caffè caldo appena fatto per il mio assistente preferito!\""</w:t>
        </w:r>
      </w:ins>
    </w:p>
    <w:p w14:paraId="2878C2DE" w14:textId="77777777" w:rsidR="00E573B8" w:rsidRPr="00E573B8" w:rsidRDefault="00E573B8" w:rsidP="00E573B8">
      <w:pPr>
        <w:tabs>
          <w:tab w:val="left" w:pos="0"/>
        </w:tabs>
        <w:spacing w:line="600" w:lineRule="auto"/>
        <w:jc w:val="left"/>
        <w:rPr>
          <w:ins w:id="5914" w:author="UTENTE" w:date="2020-06-30T18:32:00Z"/>
          <w:rFonts w:ascii="Calibri" w:eastAsia="Calibri" w:hAnsi="Calibri" w:cs="Times New Roman"/>
        </w:rPr>
      </w:pPr>
      <w:ins w:id="5915" w:author="UTENTE" w:date="2020-06-30T18:32:00Z">
        <w:r w:rsidRPr="00E573B8">
          <w:rPr>
            <w:rFonts w:ascii="Calibri" w:eastAsia="Calibri" w:hAnsi="Calibri" w:cs="Times New Roman"/>
          </w:rPr>
          <w:t>448.</w:t>
        </w:r>
        <w:r w:rsidRPr="00E573B8">
          <w:rPr>
            <w:rFonts w:ascii="Calibri" w:eastAsia="Calibri" w:hAnsi="Calibri" w:cs="Times New Roman"/>
          </w:rPr>
          <w:tab/>
          <w:t>n "Avvicinandosi al divano, Isaac mi porge una tazza, che accetto con piacere, ringraziandolo."</w:t>
        </w:r>
      </w:ins>
    </w:p>
    <w:p w14:paraId="3BD8871B" w14:textId="77777777" w:rsidR="00E573B8" w:rsidRPr="00E573B8" w:rsidRDefault="00E573B8" w:rsidP="00E573B8">
      <w:pPr>
        <w:tabs>
          <w:tab w:val="left" w:pos="0"/>
        </w:tabs>
        <w:spacing w:line="600" w:lineRule="auto"/>
        <w:jc w:val="left"/>
        <w:rPr>
          <w:ins w:id="5916" w:author="UTENTE" w:date="2020-06-30T18:32:00Z"/>
          <w:rFonts w:ascii="Calibri" w:eastAsia="Calibri" w:hAnsi="Calibri" w:cs="Times New Roman"/>
        </w:rPr>
      </w:pPr>
      <w:ins w:id="5917" w:author="UTENTE" w:date="2020-06-30T18:32:00Z">
        <w:r w:rsidRPr="00E573B8">
          <w:rPr>
            <w:rFonts w:ascii="Calibri" w:eastAsia="Calibri" w:hAnsi="Calibri" w:cs="Times New Roman"/>
          </w:rPr>
          <w:t>449.</w:t>
        </w:r>
        <w:r w:rsidRPr="00E573B8">
          <w:rPr>
            <w:rFonts w:ascii="Calibri" w:eastAsia="Calibri" w:hAnsi="Calibri" w:cs="Times New Roman"/>
          </w:rPr>
          <w:tab/>
          <w:t>mcp "\"Attento, Luka potrebbe sentirti.\""</w:t>
        </w:r>
      </w:ins>
    </w:p>
    <w:p w14:paraId="7CC3E315" w14:textId="77777777" w:rsidR="00E573B8" w:rsidRPr="00E573B8" w:rsidRDefault="00E573B8" w:rsidP="00E573B8">
      <w:pPr>
        <w:tabs>
          <w:tab w:val="left" w:pos="0"/>
        </w:tabs>
        <w:spacing w:line="600" w:lineRule="auto"/>
        <w:jc w:val="left"/>
        <w:rPr>
          <w:ins w:id="5918" w:author="UTENTE" w:date="2020-06-30T18:32:00Z"/>
          <w:rFonts w:ascii="Calibri" w:eastAsia="Calibri" w:hAnsi="Calibri" w:cs="Times New Roman"/>
        </w:rPr>
      </w:pPr>
      <w:ins w:id="5919" w:author="UTENTE" w:date="2020-06-30T18:32:00Z">
        <w:r w:rsidRPr="00E573B8">
          <w:rPr>
            <w:rFonts w:ascii="Calibri" w:eastAsia="Calibri" w:hAnsi="Calibri" w:cs="Times New Roman"/>
          </w:rPr>
          <w:t>450.</w:t>
        </w:r>
        <w:r w:rsidRPr="00E573B8">
          <w:rPr>
            <w:rFonts w:ascii="Calibri" w:eastAsia="Calibri" w:hAnsi="Calibri" w:cs="Times New Roman"/>
          </w:rPr>
          <w:tab/>
          <w:t>ip "\"Mi odia, ricordi? Non devi preoccuparti che possa ingelosirsi.\""</w:t>
        </w:r>
      </w:ins>
    </w:p>
    <w:p w14:paraId="01EB9963" w14:textId="77777777" w:rsidR="00E573B8" w:rsidRPr="00E573B8" w:rsidRDefault="00E573B8" w:rsidP="00E573B8">
      <w:pPr>
        <w:tabs>
          <w:tab w:val="left" w:pos="0"/>
        </w:tabs>
        <w:spacing w:line="600" w:lineRule="auto"/>
        <w:jc w:val="left"/>
        <w:rPr>
          <w:ins w:id="5920" w:author="UTENTE" w:date="2020-06-30T18:32:00Z"/>
          <w:rFonts w:ascii="Calibri" w:eastAsia="Calibri" w:hAnsi="Calibri" w:cs="Times New Roman"/>
        </w:rPr>
      </w:pPr>
      <w:ins w:id="5921" w:author="UTENTE" w:date="2020-06-30T18:32:00Z">
        <w:r w:rsidRPr="00E573B8">
          <w:rPr>
            <w:rFonts w:ascii="Calibri" w:eastAsia="Calibri" w:hAnsi="Calibri" w:cs="Times New Roman"/>
          </w:rPr>
          <w:t>451.</w:t>
        </w:r>
        <w:r w:rsidRPr="00E573B8">
          <w:rPr>
            <w:rFonts w:ascii="Calibri" w:eastAsia="Calibri" w:hAnsi="Calibri" w:cs="Times New Roman"/>
          </w:rPr>
          <w:tab/>
          <w:t>n "Isaac si lascia andare a una risata scherzosa, sedendosi accanto a me."</w:t>
        </w:r>
      </w:ins>
    </w:p>
    <w:p w14:paraId="46682F13" w14:textId="77777777" w:rsidR="00E573B8" w:rsidRPr="00E573B8" w:rsidRDefault="00E573B8" w:rsidP="00E573B8">
      <w:pPr>
        <w:tabs>
          <w:tab w:val="left" w:pos="0"/>
        </w:tabs>
        <w:spacing w:line="600" w:lineRule="auto"/>
        <w:jc w:val="left"/>
        <w:rPr>
          <w:ins w:id="5922" w:author="UTENTE" w:date="2020-06-30T18:32:00Z"/>
          <w:rFonts w:ascii="Calibri" w:eastAsia="Calibri" w:hAnsi="Calibri" w:cs="Times New Roman"/>
        </w:rPr>
      </w:pPr>
      <w:ins w:id="5923" w:author="UTENTE" w:date="2020-06-30T18:32:00Z">
        <w:r w:rsidRPr="00E573B8">
          <w:rPr>
            <w:rFonts w:ascii="Calibri" w:eastAsia="Calibri" w:hAnsi="Calibri" w:cs="Times New Roman"/>
          </w:rPr>
          <w:t>452.</w:t>
        </w:r>
        <w:r w:rsidRPr="00E573B8">
          <w:rPr>
            <w:rFonts w:ascii="Calibri" w:eastAsia="Calibri" w:hAnsi="Calibri" w:cs="Times New Roman"/>
          </w:rPr>
          <w:tab/>
          <w:t>n "Dopo aver bevuto qualche sorso del mio caffè, riferisco il mio solito resoconto mentre lui mi osserva, più attento che mai."</w:t>
        </w:r>
      </w:ins>
    </w:p>
    <w:p w14:paraId="25E2CA04" w14:textId="77777777" w:rsidR="00E573B8" w:rsidRPr="00E573B8" w:rsidRDefault="00E573B8" w:rsidP="00E573B8">
      <w:pPr>
        <w:tabs>
          <w:tab w:val="left" w:pos="0"/>
        </w:tabs>
        <w:spacing w:line="600" w:lineRule="auto"/>
        <w:jc w:val="left"/>
        <w:rPr>
          <w:ins w:id="5924" w:author="UTENTE" w:date="2020-06-30T18:32:00Z"/>
          <w:rFonts w:ascii="Calibri" w:eastAsia="Calibri" w:hAnsi="Calibri" w:cs="Times New Roman"/>
        </w:rPr>
      </w:pPr>
      <w:ins w:id="5925" w:author="UTENTE" w:date="2020-06-30T18:32:00Z">
        <w:r w:rsidRPr="00E573B8">
          <w:rPr>
            <w:rFonts w:ascii="Calibri" w:eastAsia="Calibri" w:hAnsi="Calibri" w:cs="Times New Roman"/>
          </w:rPr>
          <w:t>453.</w:t>
        </w:r>
        <w:r w:rsidRPr="00E573B8">
          <w:rPr>
            <w:rFonts w:ascii="Calibri" w:eastAsia="Calibri" w:hAnsi="Calibri" w:cs="Times New Roman"/>
          </w:rPr>
          <w:tab/>
          <w:t>n "Una volta risposto alle sue domande, annuisce in silenzio, poi si poggia allo schienale del divano."</w:t>
        </w:r>
      </w:ins>
    </w:p>
    <w:p w14:paraId="086CCB55" w14:textId="77777777" w:rsidR="00E573B8" w:rsidRPr="00E573B8" w:rsidRDefault="00E573B8" w:rsidP="00E573B8">
      <w:pPr>
        <w:tabs>
          <w:tab w:val="left" w:pos="0"/>
        </w:tabs>
        <w:spacing w:line="600" w:lineRule="auto"/>
        <w:jc w:val="left"/>
        <w:rPr>
          <w:ins w:id="5926" w:author="UTENTE" w:date="2020-06-30T18:32:00Z"/>
          <w:rFonts w:ascii="Calibri" w:eastAsia="Calibri" w:hAnsi="Calibri" w:cs="Times New Roman"/>
        </w:rPr>
      </w:pPr>
      <w:ins w:id="5927" w:author="UTENTE" w:date="2020-06-30T18:32:00Z">
        <w:r w:rsidRPr="00E573B8">
          <w:rPr>
            <w:rFonts w:ascii="Calibri" w:eastAsia="Calibri" w:hAnsi="Calibri" w:cs="Times New Roman"/>
          </w:rPr>
          <w:t>454.</w:t>
        </w:r>
        <w:r w:rsidRPr="00E573B8">
          <w:rPr>
            <w:rFonts w:ascii="Calibri" w:eastAsia="Calibri" w:hAnsi="Calibri" w:cs="Times New Roman"/>
          </w:rPr>
          <w:tab/>
          <w:t>i "\"…\""</w:t>
        </w:r>
      </w:ins>
    </w:p>
    <w:p w14:paraId="50C1211E" w14:textId="77777777" w:rsidR="00E573B8" w:rsidRPr="00E573B8" w:rsidRDefault="00E573B8" w:rsidP="00E573B8">
      <w:pPr>
        <w:tabs>
          <w:tab w:val="left" w:pos="0"/>
        </w:tabs>
        <w:spacing w:line="600" w:lineRule="auto"/>
        <w:jc w:val="left"/>
        <w:rPr>
          <w:ins w:id="5928" w:author="UTENTE" w:date="2020-06-30T18:32:00Z"/>
          <w:rFonts w:ascii="Calibri" w:eastAsia="Calibri" w:hAnsi="Calibri" w:cs="Times New Roman"/>
        </w:rPr>
      </w:pPr>
      <w:ins w:id="5929" w:author="UTENTE" w:date="2020-06-30T18:32:00Z">
        <w:r w:rsidRPr="00E573B8">
          <w:rPr>
            <w:rFonts w:ascii="Calibri" w:eastAsia="Calibri" w:hAnsi="Calibri" w:cs="Times New Roman"/>
          </w:rPr>
          <w:t>455.</w:t>
        </w:r>
        <w:r w:rsidRPr="00E573B8">
          <w:rPr>
            <w:rFonts w:ascii="Calibri" w:eastAsia="Calibri" w:hAnsi="Calibri" w:cs="Times New Roman"/>
          </w:rPr>
          <w:tab/>
          <w:t>mcp "\"…\""</w:t>
        </w:r>
      </w:ins>
    </w:p>
    <w:p w14:paraId="1C20604E" w14:textId="77777777" w:rsidR="00E573B8" w:rsidRPr="00E573B8" w:rsidRDefault="00E573B8" w:rsidP="00E573B8">
      <w:pPr>
        <w:tabs>
          <w:tab w:val="left" w:pos="0"/>
        </w:tabs>
        <w:spacing w:line="600" w:lineRule="auto"/>
        <w:jc w:val="left"/>
        <w:rPr>
          <w:ins w:id="5930" w:author="UTENTE" w:date="2020-06-30T18:32:00Z"/>
          <w:rFonts w:ascii="Calibri" w:eastAsia="Calibri" w:hAnsi="Calibri" w:cs="Times New Roman"/>
        </w:rPr>
      </w:pPr>
      <w:ins w:id="5931" w:author="UTENTE" w:date="2020-06-30T18:32:00Z">
        <w:r w:rsidRPr="00E573B8">
          <w:rPr>
            <w:rFonts w:ascii="Calibri" w:eastAsia="Calibri" w:hAnsi="Calibri" w:cs="Times New Roman"/>
          </w:rPr>
          <w:t>456.</w:t>
        </w:r>
        <w:r w:rsidRPr="00E573B8">
          <w:rPr>
            <w:rFonts w:ascii="Calibri" w:eastAsia="Calibri" w:hAnsi="Calibri" w:cs="Times New Roman"/>
          </w:rPr>
          <w:tab/>
          <w:t>n "Di solito, iniziamo a chiacchierare amichevolmente a questo punto."</w:t>
        </w:r>
      </w:ins>
    </w:p>
    <w:p w14:paraId="211B5319" w14:textId="77777777" w:rsidR="00E573B8" w:rsidRPr="00E573B8" w:rsidRDefault="00E573B8" w:rsidP="00E573B8">
      <w:pPr>
        <w:tabs>
          <w:tab w:val="left" w:pos="0"/>
        </w:tabs>
        <w:spacing w:line="600" w:lineRule="auto"/>
        <w:jc w:val="left"/>
        <w:rPr>
          <w:ins w:id="5932" w:author="UTENTE" w:date="2020-06-30T18:32:00Z"/>
          <w:rFonts w:ascii="Calibri" w:eastAsia="Calibri" w:hAnsi="Calibri" w:cs="Times New Roman"/>
        </w:rPr>
      </w:pPr>
      <w:ins w:id="5933" w:author="UTENTE" w:date="2020-06-30T18:32:00Z">
        <w:r w:rsidRPr="00E573B8">
          <w:rPr>
            <w:rFonts w:ascii="Calibri" w:eastAsia="Calibri" w:hAnsi="Calibri" w:cs="Times New Roman"/>
          </w:rPr>
          <w:t>457.</w:t>
        </w:r>
        <w:r w:rsidRPr="00E573B8">
          <w:rPr>
            <w:rFonts w:ascii="Calibri" w:eastAsia="Calibri" w:hAnsi="Calibri" w:cs="Times New Roman"/>
          </w:rPr>
          <w:tab/>
          <w:t>n "Ma l'atmosfera è un po' diversa oggi, e Isaac non è loquace come lo è normalmente." </w:t>
        </w:r>
        <w:r w:rsidRPr="00E573B8">
          <w:rPr>
            <w:rFonts w:ascii="Calibri" w:eastAsia="Calibri" w:hAnsi="Calibri" w:cs="Times New Roman"/>
          </w:rPr>
          <w:br w:type="page"/>
        </w:r>
      </w:ins>
    </w:p>
    <w:p w14:paraId="304FB9DA" w14:textId="77777777" w:rsidR="00E573B8" w:rsidRPr="00E573B8" w:rsidRDefault="00E573B8" w:rsidP="00E573B8">
      <w:pPr>
        <w:tabs>
          <w:tab w:val="left" w:pos="0"/>
        </w:tabs>
        <w:spacing w:line="600" w:lineRule="auto"/>
        <w:jc w:val="left"/>
        <w:rPr>
          <w:ins w:id="5934" w:author="UTENTE" w:date="2020-06-30T18:32:00Z"/>
          <w:rFonts w:ascii="Calibri" w:eastAsia="Calibri" w:hAnsi="Calibri" w:cs="Times New Roman"/>
          <w:lang w:val="en-US"/>
        </w:rPr>
      </w:pPr>
      <w:ins w:id="5935" w:author="UTENTE" w:date="2020-06-30T18:32:00Z">
        <w:r w:rsidRPr="00E573B8">
          <w:rPr>
            <w:rFonts w:ascii="Calibri" w:eastAsia="Calibri" w:hAnsi="Calibri" w:cs="Times New Roman"/>
            <w:lang w:val="en-US"/>
          </w:rPr>
          <w:lastRenderedPageBreak/>
          <w:t>458.</w:t>
        </w:r>
        <w:r w:rsidRPr="00E573B8">
          <w:rPr>
            <w:rFonts w:ascii="Calibri" w:eastAsia="Calibri" w:hAnsi="Calibri" w:cs="Times New Roman"/>
            <w:lang w:val="en-US"/>
          </w:rPr>
          <w:tab/>
          <w:t>n "Instead, the silence is filled with the sound of the rain that's pelting down, and gusts of wind make rain droplets splatter against the window loudly."</w:t>
        </w:r>
      </w:ins>
    </w:p>
    <w:p w14:paraId="7D99BCE1" w14:textId="77777777" w:rsidR="00E573B8" w:rsidRPr="00E573B8" w:rsidRDefault="00E573B8" w:rsidP="00E573B8">
      <w:pPr>
        <w:tabs>
          <w:tab w:val="left" w:pos="0"/>
        </w:tabs>
        <w:spacing w:line="600" w:lineRule="auto"/>
        <w:jc w:val="left"/>
        <w:rPr>
          <w:ins w:id="5936" w:author="UTENTE" w:date="2020-06-30T18:32:00Z"/>
          <w:rFonts w:ascii="Calibri" w:eastAsia="Calibri" w:hAnsi="Calibri" w:cs="Times New Roman"/>
          <w:lang w:val="en-US"/>
        </w:rPr>
      </w:pPr>
      <w:ins w:id="5937" w:author="UTENTE" w:date="2020-06-30T18:32:00Z">
        <w:r w:rsidRPr="00E573B8">
          <w:rPr>
            <w:rFonts w:ascii="Calibri" w:eastAsia="Calibri" w:hAnsi="Calibri" w:cs="Times New Roman"/>
            <w:lang w:val="en-US"/>
          </w:rPr>
          <w:t>459.</w:t>
        </w:r>
        <w:r w:rsidRPr="00E573B8">
          <w:rPr>
            <w:rFonts w:ascii="Calibri" w:eastAsia="Calibri" w:hAnsi="Calibri" w:cs="Times New Roman"/>
            <w:lang w:val="en-US"/>
          </w:rPr>
          <w:tab/>
          <w:t>mcp "\"Good thing we're not out there, huh, Isaac?\""</w:t>
        </w:r>
      </w:ins>
    </w:p>
    <w:p w14:paraId="0DEFF808" w14:textId="77777777" w:rsidR="00E573B8" w:rsidRPr="00E573B8" w:rsidRDefault="00E573B8" w:rsidP="00E573B8">
      <w:pPr>
        <w:tabs>
          <w:tab w:val="left" w:pos="0"/>
        </w:tabs>
        <w:spacing w:line="600" w:lineRule="auto"/>
        <w:jc w:val="left"/>
        <w:rPr>
          <w:ins w:id="5938" w:author="UTENTE" w:date="2020-06-30T18:32:00Z"/>
          <w:rFonts w:ascii="Calibri" w:eastAsia="Calibri" w:hAnsi="Calibri" w:cs="Times New Roman"/>
          <w:lang w:val="en-US"/>
        </w:rPr>
      </w:pPr>
      <w:ins w:id="5939" w:author="UTENTE" w:date="2020-06-30T18:32:00Z">
        <w:r w:rsidRPr="00E573B8">
          <w:rPr>
            <w:rFonts w:ascii="Calibri" w:eastAsia="Calibri" w:hAnsi="Calibri" w:cs="Times New Roman"/>
            <w:lang w:val="en-US"/>
          </w:rPr>
          <w:t>460.</w:t>
        </w:r>
        <w:r w:rsidRPr="00E573B8">
          <w:rPr>
            <w:rFonts w:ascii="Calibri" w:eastAsia="Calibri" w:hAnsi="Calibri" w:cs="Times New Roman"/>
            <w:lang w:val="en-US"/>
          </w:rPr>
          <w:tab/>
          <w:t>mcp "\"…Isaac?\""</w:t>
        </w:r>
      </w:ins>
    </w:p>
    <w:p w14:paraId="4A0AFAC9" w14:textId="77777777" w:rsidR="00E573B8" w:rsidRPr="00E573B8" w:rsidRDefault="00E573B8" w:rsidP="00E573B8">
      <w:pPr>
        <w:tabs>
          <w:tab w:val="left" w:pos="0"/>
        </w:tabs>
        <w:spacing w:line="600" w:lineRule="auto"/>
        <w:jc w:val="left"/>
        <w:rPr>
          <w:ins w:id="5940" w:author="UTENTE" w:date="2020-06-30T18:32:00Z"/>
          <w:rFonts w:ascii="Calibri" w:eastAsia="Calibri" w:hAnsi="Calibri" w:cs="Times New Roman"/>
          <w:lang w:val="en-US"/>
        </w:rPr>
      </w:pPr>
      <w:ins w:id="5941" w:author="UTENTE" w:date="2020-06-30T18:32:00Z">
        <w:r w:rsidRPr="00E573B8">
          <w:rPr>
            <w:rFonts w:ascii="Calibri" w:eastAsia="Calibri" w:hAnsi="Calibri" w:cs="Times New Roman"/>
            <w:lang w:val="en-US"/>
          </w:rPr>
          <w:t>461.</w:t>
        </w:r>
        <w:r w:rsidRPr="00E573B8">
          <w:rPr>
            <w:rFonts w:ascii="Calibri" w:eastAsia="Calibri" w:hAnsi="Calibri" w:cs="Times New Roman"/>
            <w:lang w:val="en-US"/>
          </w:rPr>
          <w:tab/>
          <w:t>n "When I curiously glance over at Isaac, he seems to be gazing past me with a distant expression."</w:t>
        </w:r>
      </w:ins>
    </w:p>
    <w:p w14:paraId="2243CD7C" w14:textId="77777777" w:rsidR="00E573B8" w:rsidRPr="00E573B8" w:rsidRDefault="00E573B8" w:rsidP="00E573B8">
      <w:pPr>
        <w:tabs>
          <w:tab w:val="left" w:pos="0"/>
        </w:tabs>
        <w:spacing w:line="600" w:lineRule="auto"/>
        <w:jc w:val="left"/>
        <w:rPr>
          <w:ins w:id="5942" w:author="UTENTE" w:date="2020-06-30T18:32:00Z"/>
          <w:rFonts w:ascii="Calibri" w:eastAsia="Calibri" w:hAnsi="Calibri" w:cs="Times New Roman"/>
          <w:lang w:val="en-US"/>
        </w:rPr>
      </w:pPr>
      <w:ins w:id="5943" w:author="UTENTE" w:date="2020-06-30T18:32:00Z">
        <w:r w:rsidRPr="00E573B8">
          <w:rPr>
            <w:rFonts w:ascii="Calibri" w:eastAsia="Calibri" w:hAnsi="Calibri" w:cs="Times New Roman"/>
            <w:lang w:val="en-US"/>
          </w:rPr>
          <w:t>462.</w:t>
        </w:r>
        <w:r w:rsidRPr="00E573B8">
          <w:rPr>
            <w:rFonts w:ascii="Calibri" w:eastAsia="Calibri" w:hAnsi="Calibri" w:cs="Times New Roman"/>
            <w:lang w:val="en-US"/>
          </w:rPr>
          <w:tab/>
          <w:t>mcp "\"Something wrong?\""</w:t>
        </w:r>
      </w:ins>
    </w:p>
    <w:p w14:paraId="1E2EC712" w14:textId="77777777" w:rsidR="00E573B8" w:rsidRPr="00E573B8" w:rsidRDefault="00E573B8" w:rsidP="00E573B8">
      <w:pPr>
        <w:tabs>
          <w:tab w:val="left" w:pos="0"/>
        </w:tabs>
        <w:spacing w:line="600" w:lineRule="auto"/>
        <w:jc w:val="left"/>
        <w:rPr>
          <w:ins w:id="5944" w:author="UTENTE" w:date="2020-06-30T18:32:00Z"/>
          <w:rFonts w:ascii="Calibri" w:eastAsia="Calibri" w:hAnsi="Calibri" w:cs="Times New Roman"/>
          <w:lang w:val="en-US"/>
        </w:rPr>
      </w:pPr>
      <w:ins w:id="5945" w:author="UTENTE" w:date="2020-06-30T18:32:00Z">
        <w:r w:rsidRPr="00E573B8">
          <w:rPr>
            <w:rFonts w:ascii="Calibri" w:eastAsia="Calibri" w:hAnsi="Calibri" w:cs="Times New Roman"/>
            <w:lang w:val="en-US"/>
          </w:rPr>
          <w:t>463.</w:t>
        </w:r>
        <w:r w:rsidRPr="00E573B8">
          <w:rPr>
            <w:rFonts w:ascii="Calibri" w:eastAsia="Calibri" w:hAnsi="Calibri" w:cs="Times New Roman"/>
            <w:lang w:val="en-US"/>
          </w:rPr>
          <w:tab/>
          <w:t>mcp "\"What's the matter? Coffee grinds stuck in your throat?\""</w:t>
        </w:r>
      </w:ins>
    </w:p>
    <w:p w14:paraId="0397B9C9" w14:textId="77777777" w:rsidR="00E573B8" w:rsidRPr="00E573B8" w:rsidRDefault="00E573B8" w:rsidP="00E573B8">
      <w:pPr>
        <w:tabs>
          <w:tab w:val="left" w:pos="0"/>
        </w:tabs>
        <w:spacing w:line="600" w:lineRule="auto"/>
        <w:jc w:val="left"/>
        <w:rPr>
          <w:ins w:id="5946" w:author="UTENTE" w:date="2020-06-30T18:32:00Z"/>
          <w:rFonts w:ascii="Calibri" w:eastAsia="Calibri" w:hAnsi="Calibri" w:cs="Times New Roman"/>
          <w:lang w:val="en-US"/>
        </w:rPr>
      </w:pPr>
      <w:ins w:id="5947" w:author="UTENTE" w:date="2020-06-30T18:32:00Z">
        <w:r w:rsidRPr="00E573B8">
          <w:rPr>
            <w:rFonts w:ascii="Calibri" w:eastAsia="Calibri" w:hAnsi="Calibri" w:cs="Times New Roman"/>
            <w:lang w:val="en-US"/>
          </w:rPr>
          <w:t>464.</w:t>
        </w:r>
        <w:r w:rsidRPr="00E573B8">
          <w:rPr>
            <w:rFonts w:ascii="Calibri" w:eastAsia="Calibri" w:hAnsi="Calibri" w:cs="Times New Roman"/>
            <w:lang w:val="en-US"/>
          </w:rPr>
          <w:tab/>
          <w:t>i "\"Mm?\""</w:t>
        </w:r>
      </w:ins>
    </w:p>
    <w:p w14:paraId="6EBF08FE" w14:textId="77777777" w:rsidR="00E573B8" w:rsidRPr="00E573B8" w:rsidRDefault="00E573B8" w:rsidP="00E573B8">
      <w:pPr>
        <w:tabs>
          <w:tab w:val="left" w:pos="0"/>
        </w:tabs>
        <w:spacing w:line="600" w:lineRule="auto"/>
        <w:jc w:val="left"/>
        <w:rPr>
          <w:ins w:id="5948" w:author="UTENTE" w:date="2020-06-30T18:32:00Z"/>
          <w:rFonts w:ascii="Calibri" w:eastAsia="Calibri" w:hAnsi="Calibri" w:cs="Times New Roman"/>
          <w:lang w:val="en-US"/>
        </w:rPr>
      </w:pPr>
      <w:ins w:id="5949" w:author="UTENTE" w:date="2020-06-30T18:32:00Z">
        <w:r w:rsidRPr="00E573B8">
          <w:rPr>
            <w:rFonts w:ascii="Calibri" w:eastAsia="Calibri" w:hAnsi="Calibri" w:cs="Times New Roman"/>
            <w:lang w:val="en-US"/>
          </w:rPr>
          <w:t>465.</w:t>
        </w:r>
        <w:r w:rsidRPr="00E573B8">
          <w:rPr>
            <w:rFonts w:ascii="Calibri" w:eastAsia="Calibri" w:hAnsi="Calibri" w:cs="Times New Roman"/>
            <w:lang w:val="en-US"/>
          </w:rPr>
          <w:tab/>
          <w:t>i "\"Ah, no, it's nothing.\""</w:t>
        </w:r>
      </w:ins>
    </w:p>
    <w:p w14:paraId="31C8E239" w14:textId="77777777" w:rsidR="00E573B8" w:rsidRPr="00E573B8" w:rsidRDefault="00E573B8" w:rsidP="00E573B8">
      <w:pPr>
        <w:tabs>
          <w:tab w:val="left" w:pos="0"/>
        </w:tabs>
        <w:spacing w:line="600" w:lineRule="auto"/>
        <w:jc w:val="left"/>
        <w:rPr>
          <w:ins w:id="5950" w:author="UTENTE" w:date="2020-06-30T18:32:00Z"/>
          <w:rFonts w:ascii="Calibri" w:eastAsia="Calibri" w:hAnsi="Calibri" w:cs="Times New Roman"/>
          <w:lang w:val="en-US"/>
        </w:rPr>
      </w:pPr>
      <w:ins w:id="5951" w:author="UTENTE" w:date="2020-06-30T18:32:00Z">
        <w:r w:rsidRPr="00E573B8">
          <w:rPr>
            <w:rFonts w:ascii="Calibri" w:eastAsia="Calibri" w:hAnsi="Calibri" w:cs="Times New Roman"/>
            <w:lang w:val="en-US"/>
          </w:rPr>
          <w:t>466.</w:t>
        </w:r>
        <w:r w:rsidRPr="00E573B8">
          <w:rPr>
            <w:rFonts w:ascii="Calibri" w:eastAsia="Calibri" w:hAnsi="Calibri" w:cs="Times New Roman"/>
            <w:lang w:val="en-US"/>
          </w:rPr>
          <w:tab/>
          <w:t>n "His eyes flick back to my face, and he shakes his head."</w:t>
        </w:r>
      </w:ins>
    </w:p>
    <w:p w14:paraId="029B788E" w14:textId="77777777" w:rsidR="00E573B8" w:rsidRPr="00E573B8" w:rsidRDefault="00E573B8" w:rsidP="00E573B8">
      <w:pPr>
        <w:tabs>
          <w:tab w:val="left" w:pos="0"/>
        </w:tabs>
        <w:spacing w:line="600" w:lineRule="auto"/>
        <w:jc w:val="left"/>
        <w:rPr>
          <w:ins w:id="5952" w:author="UTENTE" w:date="2020-06-30T18:32:00Z"/>
          <w:rFonts w:ascii="Calibri" w:eastAsia="Calibri" w:hAnsi="Calibri" w:cs="Times New Roman"/>
          <w:lang w:val="en-US"/>
        </w:rPr>
      </w:pPr>
      <w:ins w:id="5953" w:author="UTENTE" w:date="2020-06-30T18:32:00Z">
        <w:r w:rsidRPr="00E573B8">
          <w:rPr>
            <w:rFonts w:ascii="Calibri" w:eastAsia="Calibri" w:hAnsi="Calibri" w:cs="Times New Roman"/>
            <w:lang w:val="en-US"/>
          </w:rPr>
          <w:t>467.</w:t>
        </w:r>
        <w:r w:rsidRPr="00E573B8">
          <w:rPr>
            <w:rFonts w:ascii="Calibri" w:eastAsia="Calibri" w:hAnsi="Calibri" w:cs="Times New Roman"/>
            <w:lang w:val="en-US"/>
          </w:rPr>
          <w:tab/>
          <w:t>mcp "\"Really? You looked pretty lost in thought.\""</w:t>
        </w:r>
      </w:ins>
    </w:p>
    <w:p w14:paraId="216C9CE1" w14:textId="77777777" w:rsidR="00E573B8" w:rsidRPr="00E573B8" w:rsidRDefault="00E573B8" w:rsidP="00E573B8">
      <w:pPr>
        <w:tabs>
          <w:tab w:val="left" w:pos="0"/>
        </w:tabs>
        <w:spacing w:line="600" w:lineRule="auto"/>
        <w:jc w:val="left"/>
        <w:rPr>
          <w:ins w:id="5954" w:author="UTENTE" w:date="2020-06-30T18:32:00Z"/>
          <w:rFonts w:ascii="Calibri" w:eastAsia="Calibri" w:hAnsi="Calibri" w:cs="Times New Roman"/>
          <w:lang w:val="en-US"/>
          <w:rPrChange w:id="5955" w:author="UTENTE" w:date="2020-06-30T18:32:00Z">
            <w:rPr>
              <w:ins w:id="5956" w:author="UTENTE" w:date="2020-06-30T18:32:00Z"/>
              <w:rFonts w:ascii="Calibri" w:eastAsia="Calibri" w:hAnsi="Calibri" w:cs="Times New Roman"/>
            </w:rPr>
          </w:rPrChange>
        </w:rPr>
      </w:pPr>
      <w:ins w:id="5957" w:author="UTENTE" w:date="2020-06-30T18:32:00Z">
        <w:r w:rsidRPr="00E573B8">
          <w:rPr>
            <w:rFonts w:ascii="Calibri" w:eastAsia="Calibri" w:hAnsi="Calibri" w:cs="Times New Roman"/>
            <w:lang w:val="en-US"/>
            <w:rPrChange w:id="5958" w:author="UTENTE" w:date="2020-06-30T18:32:00Z">
              <w:rPr>
                <w:rFonts w:ascii="Calibri" w:eastAsia="Calibri" w:hAnsi="Calibri" w:cs="Times New Roman"/>
              </w:rPr>
            </w:rPrChange>
          </w:rPr>
          <w:t>468.</w:t>
        </w:r>
        <w:r w:rsidRPr="00E573B8">
          <w:rPr>
            <w:rFonts w:ascii="Calibri" w:eastAsia="Calibri" w:hAnsi="Calibri" w:cs="Times New Roman"/>
            <w:lang w:val="en-US"/>
            <w:rPrChange w:id="5959" w:author="UTENTE" w:date="2020-06-30T18:32:00Z">
              <w:rPr>
                <w:rFonts w:ascii="Calibri" w:eastAsia="Calibri" w:hAnsi="Calibri" w:cs="Times New Roman"/>
              </w:rPr>
            </w:rPrChange>
          </w:rPr>
          <w:tab/>
          <w:t>i "\"…\""</w:t>
        </w:r>
      </w:ins>
    </w:p>
    <w:p w14:paraId="5ECB2D8B" w14:textId="77777777" w:rsidR="00E573B8" w:rsidRPr="00E573B8" w:rsidRDefault="00E573B8" w:rsidP="00E573B8">
      <w:pPr>
        <w:tabs>
          <w:tab w:val="left" w:pos="0"/>
        </w:tabs>
        <w:spacing w:line="600" w:lineRule="auto"/>
        <w:jc w:val="left"/>
        <w:rPr>
          <w:ins w:id="5960" w:author="UTENTE" w:date="2020-06-30T18:32:00Z"/>
          <w:rFonts w:ascii="Calibri" w:eastAsia="Calibri" w:hAnsi="Calibri" w:cs="Times New Roman"/>
          <w:lang w:val="en-US"/>
        </w:rPr>
      </w:pPr>
      <w:ins w:id="5961" w:author="UTENTE" w:date="2020-06-30T18:32:00Z">
        <w:r w:rsidRPr="00E573B8">
          <w:rPr>
            <w:rFonts w:ascii="Calibri" w:eastAsia="Calibri" w:hAnsi="Calibri" w:cs="Times New Roman"/>
            <w:lang w:val="en-US"/>
          </w:rPr>
          <w:t>469.</w:t>
        </w:r>
        <w:r w:rsidRPr="00E573B8">
          <w:rPr>
            <w:rFonts w:ascii="Calibri" w:eastAsia="Calibri" w:hAnsi="Calibri" w:cs="Times New Roman"/>
            <w:lang w:val="en-US"/>
          </w:rPr>
          <w:tab/>
          <w:t>n "When I question him gently, Isaac hesitates."</w:t>
        </w:r>
      </w:ins>
    </w:p>
    <w:p w14:paraId="339F1B1E" w14:textId="77777777" w:rsidR="00E573B8" w:rsidRPr="00E573B8" w:rsidRDefault="00E573B8" w:rsidP="00E573B8">
      <w:pPr>
        <w:tabs>
          <w:tab w:val="left" w:pos="0"/>
        </w:tabs>
        <w:spacing w:line="600" w:lineRule="auto"/>
        <w:jc w:val="left"/>
        <w:rPr>
          <w:ins w:id="5962" w:author="UTENTE" w:date="2020-06-30T18:32:00Z"/>
          <w:rFonts w:ascii="Calibri" w:eastAsia="Calibri" w:hAnsi="Calibri" w:cs="Times New Roman"/>
          <w:lang w:val="en-US"/>
        </w:rPr>
      </w:pPr>
      <w:ins w:id="5963" w:author="UTENTE" w:date="2020-06-30T18:32:00Z">
        <w:r w:rsidRPr="00E573B8">
          <w:rPr>
            <w:rFonts w:ascii="Calibri" w:eastAsia="Calibri" w:hAnsi="Calibri" w:cs="Times New Roman"/>
            <w:lang w:val="en-US"/>
          </w:rPr>
          <w:t>470.</w:t>
        </w:r>
        <w:r w:rsidRPr="00E573B8">
          <w:rPr>
            <w:rFonts w:ascii="Calibri" w:eastAsia="Calibri" w:hAnsi="Calibri" w:cs="Times New Roman"/>
            <w:lang w:val="en-US"/>
          </w:rPr>
          <w:tab/>
          <w:t>n "Then, after a moment, he pulls off his glasses – his gaze flitting back to the cloudy sky."</w:t>
        </w:r>
      </w:ins>
    </w:p>
    <w:p w14:paraId="79E01DC5" w14:textId="77777777" w:rsidR="00E573B8" w:rsidRPr="00E573B8" w:rsidRDefault="00E573B8" w:rsidP="00E573B8">
      <w:pPr>
        <w:tabs>
          <w:tab w:val="left" w:pos="0"/>
        </w:tabs>
        <w:spacing w:line="600" w:lineRule="auto"/>
        <w:jc w:val="left"/>
        <w:rPr>
          <w:ins w:id="5964" w:author="UTENTE" w:date="2020-06-30T18:32:00Z"/>
          <w:rFonts w:ascii="Calibri" w:eastAsia="Calibri" w:hAnsi="Calibri" w:cs="Times New Roman"/>
          <w:lang w:val="en-US"/>
        </w:rPr>
      </w:pPr>
      <w:ins w:id="5965" w:author="UTENTE" w:date="2020-06-30T18:32:00Z">
        <w:r w:rsidRPr="00E573B8">
          <w:rPr>
            <w:rFonts w:ascii="Calibri" w:eastAsia="Calibri" w:hAnsi="Calibri" w:cs="Times New Roman"/>
            <w:lang w:val="en-US"/>
          </w:rPr>
          <w:t>471.</w:t>
        </w:r>
        <w:r w:rsidRPr="00E573B8">
          <w:rPr>
            <w:rFonts w:ascii="Calibri" w:eastAsia="Calibri" w:hAnsi="Calibri" w:cs="Times New Roman"/>
            <w:lang w:val="en-US"/>
          </w:rPr>
          <w:tab/>
          <w:t>ip "\"It was storming heavily, just like this… when I had my first run-in with a vampire.\""</w:t>
        </w:r>
      </w:ins>
    </w:p>
    <w:p w14:paraId="25E30089" w14:textId="77777777" w:rsidR="00E573B8" w:rsidRPr="00E573B8" w:rsidRDefault="00E573B8" w:rsidP="00E573B8">
      <w:pPr>
        <w:tabs>
          <w:tab w:val="left" w:pos="0"/>
        </w:tabs>
        <w:spacing w:line="600" w:lineRule="auto"/>
        <w:jc w:val="left"/>
        <w:rPr>
          <w:ins w:id="5966" w:author="UTENTE" w:date="2020-06-30T18:32:00Z"/>
          <w:rFonts w:ascii="Calibri" w:eastAsia="Calibri" w:hAnsi="Calibri" w:cs="Times New Roman"/>
          <w:lang w:val="en-US"/>
          <w:rPrChange w:id="5967" w:author="UTENTE" w:date="2020-06-30T18:32:00Z">
            <w:rPr>
              <w:ins w:id="5968" w:author="UTENTE" w:date="2020-06-30T18:32:00Z"/>
              <w:rFonts w:ascii="Calibri" w:eastAsia="Calibri" w:hAnsi="Calibri" w:cs="Times New Roman"/>
            </w:rPr>
          </w:rPrChange>
        </w:rPr>
      </w:pPr>
      <w:ins w:id="5969" w:author="UTENTE" w:date="2020-06-30T18:32:00Z">
        <w:r w:rsidRPr="00E573B8">
          <w:rPr>
            <w:rFonts w:ascii="Calibri" w:eastAsia="Calibri" w:hAnsi="Calibri" w:cs="Times New Roman"/>
            <w:lang w:val="en-US"/>
            <w:rPrChange w:id="5970" w:author="UTENTE" w:date="2020-06-30T18:32:00Z">
              <w:rPr>
                <w:rFonts w:ascii="Calibri" w:eastAsia="Calibri" w:hAnsi="Calibri" w:cs="Times New Roman"/>
              </w:rPr>
            </w:rPrChange>
          </w:rPr>
          <w:t>472.</w:t>
        </w:r>
        <w:r w:rsidRPr="00E573B8">
          <w:rPr>
            <w:rFonts w:ascii="Calibri" w:eastAsia="Calibri" w:hAnsi="Calibri" w:cs="Times New Roman"/>
            <w:lang w:val="en-US"/>
            <w:rPrChange w:id="5971" w:author="UTENTE" w:date="2020-06-30T18:32:00Z">
              <w:rPr>
                <w:rFonts w:ascii="Calibri" w:eastAsia="Calibri" w:hAnsi="Calibri" w:cs="Times New Roman"/>
              </w:rPr>
            </w:rPrChange>
          </w:rPr>
          <w:tab/>
          <w:t>mcp "\"…\""</w:t>
        </w:r>
      </w:ins>
    </w:p>
    <w:p w14:paraId="109845E3" w14:textId="77777777" w:rsidR="00E573B8" w:rsidRPr="00E573B8" w:rsidRDefault="00E573B8" w:rsidP="00E573B8">
      <w:pPr>
        <w:tabs>
          <w:tab w:val="left" w:pos="0"/>
        </w:tabs>
        <w:spacing w:line="600" w:lineRule="auto"/>
        <w:jc w:val="left"/>
        <w:rPr>
          <w:ins w:id="5972" w:author="UTENTE" w:date="2020-06-30T18:32:00Z"/>
          <w:rFonts w:ascii="Calibri" w:eastAsia="Calibri" w:hAnsi="Calibri" w:cs="Times New Roman"/>
          <w:lang w:val="en-US"/>
        </w:rPr>
      </w:pPr>
      <w:ins w:id="5973" w:author="UTENTE" w:date="2020-06-30T18:32:00Z">
        <w:r w:rsidRPr="00E573B8">
          <w:rPr>
            <w:rFonts w:ascii="Calibri" w:eastAsia="Calibri" w:hAnsi="Calibri" w:cs="Times New Roman"/>
            <w:lang w:val="en-US"/>
          </w:rPr>
          <w:t>473.</w:t>
        </w:r>
        <w:r w:rsidRPr="00E573B8">
          <w:rPr>
            <w:rFonts w:ascii="Calibri" w:eastAsia="Calibri" w:hAnsi="Calibri" w:cs="Times New Roman"/>
            <w:lang w:val="en-US"/>
          </w:rPr>
          <w:tab/>
          <w:t>ip "\"After that night, my life changed permanently.\"" </w:t>
        </w:r>
        <w:r w:rsidRPr="00E573B8">
          <w:rPr>
            <w:rFonts w:ascii="Calibri" w:eastAsia="Calibri" w:hAnsi="Calibri" w:cs="Times New Roman"/>
            <w:lang w:val="en-US"/>
          </w:rPr>
          <w:br w:type="page"/>
        </w:r>
      </w:ins>
    </w:p>
    <w:p w14:paraId="3CBDDF32" w14:textId="77777777" w:rsidR="00E573B8" w:rsidRPr="00E573B8" w:rsidRDefault="00E573B8" w:rsidP="00E573B8">
      <w:pPr>
        <w:tabs>
          <w:tab w:val="left" w:pos="0"/>
        </w:tabs>
        <w:spacing w:line="600" w:lineRule="auto"/>
        <w:jc w:val="left"/>
        <w:rPr>
          <w:ins w:id="5974" w:author="UTENTE" w:date="2020-06-30T18:32:00Z"/>
          <w:rFonts w:ascii="Calibri" w:eastAsia="Calibri" w:hAnsi="Calibri" w:cs="Times New Roman"/>
        </w:rPr>
      </w:pPr>
      <w:ins w:id="5975" w:author="UTENTE" w:date="2020-06-30T18:32:00Z">
        <w:r w:rsidRPr="00E573B8">
          <w:rPr>
            <w:rFonts w:ascii="Calibri" w:eastAsia="Calibri" w:hAnsi="Calibri" w:cs="Times New Roman"/>
          </w:rPr>
          <w:lastRenderedPageBreak/>
          <w:t>458.</w:t>
        </w:r>
        <w:r w:rsidRPr="00E573B8">
          <w:rPr>
            <w:rFonts w:ascii="Calibri" w:eastAsia="Calibri" w:hAnsi="Calibri" w:cs="Times New Roman"/>
          </w:rPr>
          <w:tab/>
          <w:t>n "Al contrario, il silenzio è rotto solo dal suono della pioggia scrosciante e dal ticchettio delle gocce che le folate di vento fanno rumorosamente sbattere contro la finestra."</w:t>
        </w:r>
      </w:ins>
    </w:p>
    <w:p w14:paraId="5B2850D0" w14:textId="77777777" w:rsidR="00E573B8" w:rsidRPr="00E573B8" w:rsidRDefault="00E573B8" w:rsidP="00E573B8">
      <w:pPr>
        <w:tabs>
          <w:tab w:val="left" w:pos="0"/>
        </w:tabs>
        <w:spacing w:line="600" w:lineRule="auto"/>
        <w:jc w:val="left"/>
        <w:rPr>
          <w:ins w:id="5976" w:author="UTENTE" w:date="2020-06-30T18:32:00Z"/>
          <w:rFonts w:ascii="Calibri" w:eastAsia="Calibri" w:hAnsi="Calibri" w:cs="Times New Roman"/>
        </w:rPr>
      </w:pPr>
      <w:ins w:id="5977" w:author="UTENTE" w:date="2020-06-30T18:32:00Z">
        <w:r w:rsidRPr="00E573B8">
          <w:rPr>
            <w:rFonts w:ascii="Calibri" w:eastAsia="Calibri" w:hAnsi="Calibri" w:cs="Times New Roman"/>
          </w:rPr>
          <w:t>459.</w:t>
        </w:r>
        <w:r w:rsidRPr="00E573B8">
          <w:rPr>
            <w:rFonts w:ascii="Calibri" w:eastAsia="Calibri" w:hAnsi="Calibri" w:cs="Times New Roman"/>
          </w:rPr>
          <w:tab/>
          <w:t>mcp "\"Meno male che non siamo là fuori, eh, Isaac?\""</w:t>
        </w:r>
      </w:ins>
    </w:p>
    <w:p w14:paraId="34B118A0" w14:textId="77777777" w:rsidR="00E573B8" w:rsidRPr="00E573B8" w:rsidRDefault="00E573B8" w:rsidP="00E573B8">
      <w:pPr>
        <w:tabs>
          <w:tab w:val="left" w:pos="0"/>
        </w:tabs>
        <w:spacing w:line="600" w:lineRule="auto"/>
        <w:jc w:val="left"/>
        <w:rPr>
          <w:ins w:id="5978" w:author="UTENTE" w:date="2020-06-30T18:32:00Z"/>
          <w:rFonts w:ascii="Calibri" w:eastAsia="Calibri" w:hAnsi="Calibri" w:cs="Times New Roman"/>
        </w:rPr>
      </w:pPr>
      <w:ins w:id="5979" w:author="UTENTE" w:date="2020-06-30T18:32:00Z">
        <w:r w:rsidRPr="00E573B8">
          <w:rPr>
            <w:rFonts w:ascii="Calibri" w:eastAsia="Calibri" w:hAnsi="Calibri" w:cs="Times New Roman"/>
          </w:rPr>
          <w:t>460.</w:t>
        </w:r>
        <w:r w:rsidRPr="00E573B8">
          <w:rPr>
            <w:rFonts w:ascii="Calibri" w:eastAsia="Calibri" w:hAnsi="Calibri" w:cs="Times New Roman"/>
          </w:rPr>
          <w:tab/>
          <w:t>mcp "\"…Isaac?\""</w:t>
        </w:r>
      </w:ins>
    </w:p>
    <w:p w14:paraId="090A7C88" w14:textId="77777777" w:rsidR="00E573B8" w:rsidRPr="00E573B8" w:rsidRDefault="00E573B8" w:rsidP="00E573B8">
      <w:pPr>
        <w:tabs>
          <w:tab w:val="left" w:pos="0"/>
        </w:tabs>
        <w:spacing w:line="600" w:lineRule="auto"/>
        <w:jc w:val="left"/>
        <w:rPr>
          <w:ins w:id="5980" w:author="UTENTE" w:date="2020-06-30T18:32:00Z"/>
          <w:rFonts w:ascii="Calibri" w:eastAsia="Calibri" w:hAnsi="Calibri" w:cs="Times New Roman"/>
        </w:rPr>
      </w:pPr>
      <w:ins w:id="5981" w:author="UTENTE" w:date="2020-06-30T18:32:00Z">
        <w:r w:rsidRPr="00E573B8">
          <w:rPr>
            <w:rFonts w:ascii="Calibri" w:eastAsia="Calibri" w:hAnsi="Calibri" w:cs="Times New Roman"/>
          </w:rPr>
          <w:t>461.</w:t>
        </w:r>
        <w:r w:rsidRPr="00E573B8">
          <w:rPr>
            <w:rFonts w:ascii="Calibri" w:eastAsia="Calibri" w:hAnsi="Calibri" w:cs="Times New Roman"/>
          </w:rPr>
          <w:tab/>
          <w:t>n "Quando lancio un'occhiata curiosa a Isaac, lui sembra guardarmi attraverso con un'espressione distante."</w:t>
        </w:r>
      </w:ins>
    </w:p>
    <w:p w14:paraId="72582F0A" w14:textId="77777777" w:rsidR="00E573B8" w:rsidRPr="00E573B8" w:rsidRDefault="00E573B8" w:rsidP="00E573B8">
      <w:pPr>
        <w:tabs>
          <w:tab w:val="left" w:pos="0"/>
        </w:tabs>
        <w:spacing w:line="600" w:lineRule="auto"/>
        <w:jc w:val="left"/>
        <w:rPr>
          <w:ins w:id="5982" w:author="UTENTE" w:date="2020-06-30T18:32:00Z"/>
          <w:rFonts w:ascii="Calibri" w:eastAsia="Calibri" w:hAnsi="Calibri" w:cs="Times New Roman"/>
        </w:rPr>
      </w:pPr>
      <w:ins w:id="5983" w:author="UTENTE" w:date="2020-06-30T18:32:00Z">
        <w:r w:rsidRPr="00E573B8">
          <w:rPr>
            <w:rFonts w:ascii="Calibri" w:eastAsia="Calibri" w:hAnsi="Calibri" w:cs="Times New Roman"/>
          </w:rPr>
          <w:t>462.</w:t>
        </w:r>
        <w:r w:rsidRPr="00E573B8">
          <w:rPr>
            <w:rFonts w:ascii="Calibri" w:eastAsia="Calibri" w:hAnsi="Calibri" w:cs="Times New Roman"/>
          </w:rPr>
          <w:tab/>
          <w:t>mcp "\"C'è qualcosa che non va?\""</w:t>
        </w:r>
      </w:ins>
    </w:p>
    <w:p w14:paraId="3C119755" w14:textId="77777777" w:rsidR="00E573B8" w:rsidRPr="00E573B8" w:rsidRDefault="00E573B8" w:rsidP="00E573B8">
      <w:pPr>
        <w:tabs>
          <w:tab w:val="left" w:pos="0"/>
        </w:tabs>
        <w:spacing w:line="600" w:lineRule="auto"/>
        <w:jc w:val="left"/>
        <w:rPr>
          <w:ins w:id="5984" w:author="UTENTE" w:date="2020-06-30T18:32:00Z"/>
          <w:rFonts w:ascii="Calibri" w:eastAsia="Calibri" w:hAnsi="Calibri" w:cs="Times New Roman"/>
        </w:rPr>
      </w:pPr>
      <w:ins w:id="5985" w:author="UTENTE" w:date="2020-06-30T18:32:00Z">
        <w:r w:rsidRPr="00E573B8">
          <w:rPr>
            <w:rFonts w:ascii="Calibri" w:eastAsia="Calibri" w:hAnsi="Calibri" w:cs="Times New Roman"/>
          </w:rPr>
          <w:t>463.</w:t>
        </w:r>
        <w:r w:rsidRPr="00E573B8">
          <w:rPr>
            <w:rFonts w:ascii="Calibri" w:eastAsia="Calibri" w:hAnsi="Calibri" w:cs="Times New Roman"/>
          </w:rPr>
          <w:tab/>
          <w:t>mcp "\"Che succede? Ti è rimasto un chicco di caffè incastrato in gola?\""</w:t>
        </w:r>
      </w:ins>
    </w:p>
    <w:p w14:paraId="09E765BC" w14:textId="77777777" w:rsidR="00E573B8" w:rsidRPr="00E573B8" w:rsidRDefault="00E573B8" w:rsidP="00E573B8">
      <w:pPr>
        <w:tabs>
          <w:tab w:val="left" w:pos="0"/>
        </w:tabs>
        <w:spacing w:line="600" w:lineRule="auto"/>
        <w:jc w:val="left"/>
        <w:rPr>
          <w:ins w:id="5986" w:author="UTENTE" w:date="2020-06-30T18:32:00Z"/>
          <w:rFonts w:ascii="Calibri" w:eastAsia="Calibri" w:hAnsi="Calibri" w:cs="Times New Roman"/>
        </w:rPr>
      </w:pPr>
      <w:ins w:id="5987" w:author="UTENTE" w:date="2020-06-30T18:32:00Z">
        <w:r w:rsidRPr="00E573B8">
          <w:rPr>
            <w:rFonts w:ascii="Calibri" w:eastAsia="Calibri" w:hAnsi="Calibri" w:cs="Times New Roman"/>
          </w:rPr>
          <w:t>464.</w:t>
        </w:r>
        <w:r w:rsidRPr="00E573B8">
          <w:rPr>
            <w:rFonts w:ascii="Calibri" w:eastAsia="Calibri" w:hAnsi="Calibri" w:cs="Times New Roman"/>
          </w:rPr>
          <w:tab/>
          <w:t>i "\"Mm?\""</w:t>
        </w:r>
      </w:ins>
    </w:p>
    <w:p w14:paraId="0D368636" w14:textId="77777777" w:rsidR="00E573B8" w:rsidRPr="00E573B8" w:rsidRDefault="00E573B8" w:rsidP="00E573B8">
      <w:pPr>
        <w:tabs>
          <w:tab w:val="left" w:pos="0"/>
        </w:tabs>
        <w:spacing w:line="600" w:lineRule="auto"/>
        <w:jc w:val="left"/>
        <w:rPr>
          <w:ins w:id="5988" w:author="UTENTE" w:date="2020-06-30T18:32:00Z"/>
          <w:rFonts w:ascii="Calibri" w:eastAsia="Calibri" w:hAnsi="Calibri" w:cs="Times New Roman"/>
        </w:rPr>
      </w:pPr>
      <w:ins w:id="5989" w:author="UTENTE" w:date="2020-06-30T18:32:00Z">
        <w:r w:rsidRPr="00E573B8">
          <w:rPr>
            <w:rFonts w:ascii="Calibri" w:eastAsia="Calibri" w:hAnsi="Calibri" w:cs="Times New Roman"/>
          </w:rPr>
          <w:t>465.</w:t>
        </w:r>
        <w:r w:rsidRPr="00E573B8">
          <w:rPr>
            <w:rFonts w:ascii="Calibri" w:eastAsia="Calibri" w:hAnsi="Calibri" w:cs="Times New Roman"/>
          </w:rPr>
          <w:tab/>
          <w:t>i "\"Ah, no, nulla.\""</w:t>
        </w:r>
      </w:ins>
    </w:p>
    <w:p w14:paraId="7FC77FD5" w14:textId="77777777" w:rsidR="00E573B8" w:rsidRPr="00E573B8" w:rsidRDefault="00E573B8" w:rsidP="00E573B8">
      <w:pPr>
        <w:tabs>
          <w:tab w:val="left" w:pos="0"/>
        </w:tabs>
        <w:spacing w:line="600" w:lineRule="auto"/>
        <w:jc w:val="left"/>
        <w:rPr>
          <w:ins w:id="5990" w:author="UTENTE" w:date="2020-06-30T18:32:00Z"/>
          <w:rFonts w:ascii="Calibri" w:eastAsia="Calibri" w:hAnsi="Calibri" w:cs="Times New Roman"/>
        </w:rPr>
      </w:pPr>
      <w:ins w:id="5991" w:author="UTENTE" w:date="2020-06-30T18:32:00Z">
        <w:r w:rsidRPr="00E573B8">
          <w:rPr>
            <w:rFonts w:ascii="Calibri" w:eastAsia="Calibri" w:hAnsi="Calibri" w:cs="Times New Roman"/>
          </w:rPr>
          <w:t>466.</w:t>
        </w:r>
        <w:r w:rsidRPr="00E573B8">
          <w:rPr>
            <w:rFonts w:ascii="Calibri" w:eastAsia="Calibri" w:hAnsi="Calibri" w:cs="Times New Roman"/>
          </w:rPr>
          <w:tab/>
          <w:t>n "I suoi occhi tornano su di me, e scuote la testa."</w:t>
        </w:r>
      </w:ins>
    </w:p>
    <w:p w14:paraId="238013C1" w14:textId="77777777" w:rsidR="00E573B8" w:rsidRPr="00E573B8" w:rsidRDefault="00E573B8" w:rsidP="00E573B8">
      <w:pPr>
        <w:tabs>
          <w:tab w:val="left" w:pos="0"/>
        </w:tabs>
        <w:spacing w:line="600" w:lineRule="auto"/>
        <w:jc w:val="left"/>
        <w:rPr>
          <w:ins w:id="5992" w:author="UTENTE" w:date="2020-06-30T18:32:00Z"/>
          <w:rFonts w:ascii="Calibri" w:eastAsia="Calibri" w:hAnsi="Calibri" w:cs="Times New Roman"/>
        </w:rPr>
      </w:pPr>
      <w:ins w:id="5993" w:author="UTENTE" w:date="2020-06-30T18:32:00Z">
        <w:r w:rsidRPr="00E573B8">
          <w:rPr>
            <w:rFonts w:ascii="Calibri" w:eastAsia="Calibri" w:hAnsi="Calibri" w:cs="Times New Roman"/>
          </w:rPr>
          <w:t>467.</w:t>
        </w:r>
        <w:r w:rsidRPr="00E573B8">
          <w:rPr>
            <w:rFonts w:ascii="Calibri" w:eastAsia="Calibri" w:hAnsi="Calibri" w:cs="Times New Roman"/>
          </w:rPr>
          <w:tab/>
          <w:t>mcp "\"Sicuro? Mi sembri piuttosto perso nei tuoi pensieri.\""</w:t>
        </w:r>
      </w:ins>
    </w:p>
    <w:p w14:paraId="038292E2" w14:textId="77777777" w:rsidR="00E573B8" w:rsidRPr="00E573B8" w:rsidRDefault="00E573B8" w:rsidP="00E573B8">
      <w:pPr>
        <w:tabs>
          <w:tab w:val="left" w:pos="0"/>
        </w:tabs>
        <w:spacing w:line="600" w:lineRule="auto"/>
        <w:jc w:val="left"/>
        <w:rPr>
          <w:ins w:id="5994" w:author="UTENTE" w:date="2020-06-30T18:32:00Z"/>
          <w:rFonts w:ascii="Calibri" w:eastAsia="Calibri" w:hAnsi="Calibri" w:cs="Times New Roman"/>
        </w:rPr>
      </w:pPr>
      <w:ins w:id="5995" w:author="UTENTE" w:date="2020-06-30T18:32:00Z">
        <w:r w:rsidRPr="00E573B8">
          <w:rPr>
            <w:rFonts w:ascii="Calibri" w:eastAsia="Calibri" w:hAnsi="Calibri" w:cs="Times New Roman"/>
          </w:rPr>
          <w:t>468.</w:t>
        </w:r>
        <w:r w:rsidRPr="00E573B8">
          <w:rPr>
            <w:rFonts w:ascii="Calibri" w:eastAsia="Calibri" w:hAnsi="Calibri" w:cs="Times New Roman"/>
          </w:rPr>
          <w:tab/>
          <w:t>i "\"…\""</w:t>
        </w:r>
      </w:ins>
    </w:p>
    <w:p w14:paraId="43498B51" w14:textId="77777777" w:rsidR="00E573B8" w:rsidRPr="00E573B8" w:rsidRDefault="00E573B8" w:rsidP="00E573B8">
      <w:pPr>
        <w:tabs>
          <w:tab w:val="left" w:pos="0"/>
        </w:tabs>
        <w:spacing w:line="600" w:lineRule="auto"/>
        <w:jc w:val="left"/>
        <w:rPr>
          <w:ins w:id="5996" w:author="UTENTE" w:date="2020-06-30T18:32:00Z"/>
          <w:rFonts w:ascii="Calibri" w:eastAsia="Calibri" w:hAnsi="Calibri" w:cs="Times New Roman"/>
        </w:rPr>
      </w:pPr>
      <w:ins w:id="5997" w:author="UTENTE" w:date="2020-06-30T18:32:00Z">
        <w:r w:rsidRPr="00E573B8">
          <w:rPr>
            <w:rFonts w:ascii="Calibri" w:eastAsia="Calibri" w:hAnsi="Calibri" w:cs="Times New Roman"/>
          </w:rPr>
          <w:t>469.</w:t>
        </w:r>
        <w:r w:rsidRPr="00E573B8">
          <w:rPr>
            <w:rFonts w:ascii="Calibri" w:eastAsia="Calibri" w:hAnsi="Calibri" w:cs="Times New Roman"/>
          </w:rPr>
          <w:tab/>
          <w:t>n "Quando lo interrogo dolcemente, Isaac esita."</w:t>
        </w:r>
      </w:ins>
    </w:p>
    <w:p w14:paraId="77728A80" w14:textId="77777777" w:rsidR="00E573B8" w:rsidRPr="00E573B8" w:rsidRDefault="00E573B8" w:rsidP="00E573B8">
      <w:pPr>
        <w:tabs>
          <w:tab w:val="left" w:pos="0"/>
        </w:tabs>
        <w:spacing w:line="600" w:lineRule="auto"/>
        <w:jc w:val="left"/>
        <w:rPr>
          <w:ins w:id="5998" w:author="UTENTE" w:date="2020-06-30T18:32:00Z"/>
          <w:rFonts w:ascii="Calibri" w:eastAsia="Calibri" w:hAnsi="Calibri" w:cs="Times New Roman"/>
        </w:rPr>
      </w:pPr>
      <w:ins w:id="5999" w:author="UTENTE" w:date="2020-06-30T18:32:00Z">
        <w:r w:rsidRPr="00E573B8">
          <w:rPr>
            <w:rFonts w:ascii="Calibri" w:eastAsia="Calibri" w:hAnsi="Calibri" w:cs="Times New Roman"/>
          </w:rPr>
          <w:t>470.</w:t>
        </w:r>
        <w:r w:rsidRPr="00E573B8">
          <w:rPr>
            <w:rFonts w:ascii="Calibri" w:eastAsia="Calibri" w:hAnsi="Calibri" w:cs="Times New Roman"/>
          </w:rPr>
          <w:tab/>
          <w:t>n "Poi, poco dopo, si sfila gli occhiali, il suo sguardo fisso sul cielo nuvoloso."</w:t>
        </w:r>
      </w:ins>
    </w:p>
    <w:p w14:paraId="003835CF" w14:textId="77777777" w:rsidR="00E573B8" w:rsidRPr="00E573B8" w:rsidRDefault="00E573B8" w:rsidP="00E573B8">
      <w:pPr>
        <w:tabs>
          <w:tab w:val="left" w:pos="0"/>
        </w:tabs>
        <w:spacing w:line="600" w:lineRule="auto"/>
        <w:jc w:val="left"/>
        <w:rPr>
          <w:ins w:id="6000" w:author="UTENTE" w:date="2020-06-30T18:32:00Z"/>
          <w:rFonts w:ascii="Calibri" w:eastAsia="Calibri" w:hAnsi="Calibri" w:cs="Times New Roman"/>
        </w:rPr>
      </w:pPr>
      <w:ins w:id="6001" w:author="UTENTE" w:date="2020-06-30T18:32:00Z">
        <w:r w:rsidRPr="00E573B8">
          <w:rPr>
            <w:rFonts w:ascii="Calibri" w:eastAsia="Calibri" w:hAnsi="Calibri" w:cs="Times New Roman"/>
          </w:rPr>
          <w:t>471.</w:t>
        </w:r>
        <w:r w:rsidRPr="00E573B8">
          <w:rPr>
            <w:rFonts w:ascii="Calibri" w:eastAsia="Calibri" w:hAnsi="Calibri" w:cs="Times New Roman"/>
          </w:rPr>
          <w:tab/>
          <w:t>ip "\"C'era una forte tempesta, come oggi… quando ho incontrato per la prima volta un vampiro.\""</w:t>
        </w:r>
      </w:ins>
    </w:p>
    <w:p w14:paraId="0774E97F" w14:textId="77777777" w:rsidR="00E573B8" w:rsidRPr="00E573B8" w:rsidRDefault="00E573B8" w:rsidP="00E573B8">
      <w:pPr>
        <w:tabs>
          <w:tab w:val="left" w:pos="0"/>
        </w:tabs>
        <w:spacing w:line="600" w:lineRule="auto"/>
        <w:jc w:val="left"/>
        <w:rPr>
          <w:ins w:id="6002" w:author="UTENTE" w:date="2020-06-30T18:32:00Z"/>
          <w:rFonts w:ascii="Calibri" w:eastAsia="Calibri" w:hAnsi="Calibri" w:cs="Times New Roman"/>
          <w:rPrChange w:id="6003" w:author="UTENTE" w:date="2020-06-30T18:32:00Z">
            <w:rPr>
              <w:ins w:id="6004" w:author="UTENTE" w:date="2020-06-30T18:32:00Z"/>
              <w:rFonts w:ascii="Calibri" w:eastAsia="Calibri" w:hAnsi="Calibri" w:cs="Times New Roman"/>
              <w:lang w:val="en-US"/>
            </w:rPr>
          </w:rPrChange>
        </w:rPr>
      </w:pPr>
      <w:ins w:id="6005" w:author="UTENTE" w:date="2020-06-30T18:32:00Z">
        <w:r w:rsidRPr="00E573B8">
          <w:rPr>
            <w:rFonts w:ascii="Calibri" w:eastAsia="Calibri" w:hAnsi="Calibri" w:cs="Times New Roman"/>
            <w:rPrChange w:id="6006" w:author="UTENTE" w:date="2020-06-30T18:32:00Z">
              <w:rPr>
                <w:rFonts w:ascii="Calibri" w:eastAsia="Calibri" w:hAnsi="Calibri" w:cs="Times New Roman"/>
                <w:lang w:val="en-US"/>
              </w:rPr>
            </w:rPrChange>
          </w:rPr>
          <w:t>472.</w:t>
        </w:r>
        <w:r w:rsidRPr="00E573B8">
          <w:rPr>
            <w:rFonts w:ascii="Calibri" w:eastAsia="Calibri" w:hAnsi="Calibri" w:cs="Times New Roman"/>
            <w:rPrChange w:id="6007" w:author="UTENTE" w:date="2020-06-30T18:32:00Z">
              <w:rPr>
                <w:rFonts w:ascii="Calibri" w:eastAsia="Calibri" w:hAnsi="Calibri" w:cs="Times New Roman"/>
                <w:lang w:val="en-US"/>
              </w:rPr>
            </w:rPrChange>
          </w:rPr>
          <w:tab/>
          <w:t>mcp "\"…\""</w:t>
        </w:r>
      </w:ins>
    </w:p>
    <w:p w14:paraId="2B2E4F75" w14:textId="77777777" w:rsidR="00E573B8" w:rsidRPr="00E573B8" w:rsidRDefault="00E573B8" w:rsidP="00E573B8">
      <w:pPr>
        <w:tabs>
          <w:tab w:val="left" w:pos="0"/>
        </w:tabs>
        <w:spacing w:line="600" w:lineRule="auto"/>
        <w:jc w:val="left"/>
        <w:rPr>
          <w:ins w:id="6008" w:author="UTENTE" w:date="2020-06-30T18:32:00Z"/>
          <w:rFonts w:ascii="Calibri" w:eastAsia="Calibri" w:hAnsi="Calibri" w:cs="Times New Roman"/>
        </w:rPr>
      </w:pPr>
      <w:ins w:id="6009" w:author="UTENTE" w:date="2020-06-30T18:32:00Z">
        <w:r w:rsidRPr="00E573B8">
          <w:rPr>
            <w:rFonts w:ascii="Calibri" w:eastAsia="Calibri" w:hAnsi="Calibri" w:cs="Times New Roman"/>
          </w:rPr>
          <w:t>473.</w:t>
        </w:r>
        <w:r w:rsidRPr="00E573B8">
          <w:rPr>
            <w:rFonts w:ascii="Calibri" w:eastAsia="Calibri" w:hAnsi="Calibri" w:cs="Times New Roman"/>
          </w:rPr>
          <w:tab/>
          <w:t>ip "\"Dopo quella notte, la mia vita è cambiata per sempre.\""</w:t>
        </w:r>
        <w:r w:rsidRPr="00E573B8">
          <w:rPr>
            <w:rFonts w:ascii="Calibri" w:eastAsia="Calibri" w:hAnsi="Calibri" w:cs="Times New Roman"/>
          </w:rPr>
          <w:br w:type="page"/>
        </w:r>
      </w:ins>
    </w:p>
    <w:p w14:paraId="2AAB04B3" w14:textId="77777777" w:rsidR="00E573B8" w:rsidRPr="00E573B8" w:rsidRDefault="00E573B8" w:rsidP="00E573B8">
      <w:pPr>
        <w:tabs>
          <w:tab w:val="left" w:pos="0"/>
        </w:tabs>
        <w:spacing w:line="600" w:lineRule="auto"/>
        <w:jc w:val="left"/>
        <w:rPr>
          <w:ins w:id="6010" w:author="UTENTE" w:date="2020-06-30T18:32:00Z"/>
          <w:rFonts w:ascii="Calibri" w:eastAsia="Calibri" w:hAnsi="Calibri" w:cs="Times New Roman"/>
          <w:lang w:val="en-US"/>
        </w:rPr>
      </w:pPr>
      <w:ins w:id="6011" w:author="UTENTE" w:date="2020-06-30T18:32:00Z">
        <w:r w:rsidRPr="00E573B8">
          <w:rPr>
            <w:rFonts w:ascii="Calibri" w:eastAsia="Calibri" w:hAnsi="Calibri" w:cs="Times New Roman"/>
            <w:lang w:val="en-US"/>
          </w:rPr>
          <w:lastRenderedPageBreak/>
          <w:t>474.</w:t>
        </w:r>
        <w:r w:rsidRPr="00E573B8">
          <w:rPr>
            <w:rFonts w:ascii="Calibri" w:eastAsia="Calibri" w:hAnsi="Calibri" w:cs="Times New Roman"/>
            <w:lang w:val="en-US"/>
          </w:rPr>
          <w:tab/>
          <w:t>ip "\"I couldn't see anything the same way – it was like I didn't belong in the 'normal' human world anymore.\""</w:t>
        </w:r>
      </w:ins>
    </w:p>
    <w:p w14:paraId="7DE0235F" w14:textId="77777777" w:rsidR="00E573B8" w:rsidRPr="00E573B8" w:rsidRDefault="00E573B8" w:rsidP="00E573B8">
      <w:pPr>
        <w:tabs>
          <w:tab w:val="left" w:pos="0"/>
        </w:tabs>
        <w:spacing w:line="600" w:lineRule="auto"/>
        <w:jc w:val="left"/>
        <w:rPr>
          <w:ins w:id="6012" w:author="UTENTE" w:date="2020-06-30T18:32:00Z"/>
          <w:rFonts w:ascii="Calibri" w:eastAsia="Calibri" w:hAnsi="Calibri" w:cs="Times New Roman"/>
          <w:lang w:val="en-US"/>
        </w:rPr>
      </w:pPr>
      <w:ins w:id="6013" w:author="UTENTE" w:date="2020-06-30T18:32:00Z">
        <w:r w:rsidRPr="00E573B8">
          <w:rPr>
            <w:rFonts w:ascii="Calibri" w:eastAsia="Calibri" w:hAnsi="Calibri" w:cs="Times New Roman"/>
            <w:lang w:val="en-US"/>
          </w:rPr>
          <w:t>475.</w:t>
        </w:r>
        <w:r w:rsidRPr="00E573B8">
          <w:rPr>
            <w:rFonts w:ascii="Calibri" w:eastAsia="Calibri" w:hAnsi="Calibri" w:cs="Times New Roman"/>
            <w:lang w:val="en-US"/>
          </w:rPr>
          <w:tab/>
          <w:t>n "He sighs, a grim expression settling on his normally sly features."</w:t>
        </w:r>
      </w:ins>
    </w:p>
    <w:p w14:paraId="1ABA01FE" w14:textId="77777777" w:rsidR="00E573B8" w:rsidRPr="00E573B8" w:rsidRDefault="00E573B8" w:rsidP="00E573B8">
      <w:pPr>
        <w:tabs>
          <w:tab w:val="left" w:pos="0"/>
        </w:tabs>
        <w:spacing w:line="600" w:lineRule="auto"/>
        <w:jc w:val="left"/>
        <w:rPr>
          <w:ins w:id="6014" w:author="UTENTE" w:date="2020-06-30T18:32:00Z"/>
          <w:rFonts w:ascii="Calibri" w:eastAsia="Calibri" w:hAnsi="Calibri" w:cs="Times New Roman"/>
          <w:lang w:val="en-US"/>
        </w:rPr>
      </w:pPr>
      <w:ins w:id="6015" w:author="UTENTE" w:date="2020-06-30T18:32:00Z">
        <w:r w:rsidRPr="00E573B8">
          <w:rPr>
            <w:rFonts w:ascii="Calibri" w:eastAsia="Calibri" w:hAnsi="Calibri" w:cs="Times New Roman"/>
            <w:lang w:val="en-US"/>
          </w:rPr>
          <w:t>476.</w:t>
        </w:r>
        <w:r w:rsidRPr="00E573B8">
          <w:rPr>
            <w:rFonts w:ascii="Calibri" w:eastAsia="Calibri" w:hAnsi="Calibri" w:cs="Times New Roman"/>
            <w:lang w:val="en-US"/>
          </w:rPr>
          <w:tab/>
          <w:t>ip "\"There's no going back, either.\""</w:t>
        </w:r>
      </w:ins>
    </w:p>
    <w:p w14:paraId="6CEB1C8D" w14:textId="77777777" w:rsidR="00E573B8" w:rsidRPr="00E573B8" w:rsidRDefault="00E573B8" w:rsidP="00E573B8">
      <w:pPr>
        <w:tabs>
          <w:tab w:val="left" w:pos="0"/>
        </w:tabs>
        <w:spacing w:line="600" w:lineRule="auto"/>
        <w:jc w:val="left"/>
        <w:rPr>
          <w:ins w:id="6016" w:author="UTENTE" w:date="2020-06-30T18:32:00Z"/>
          <w:rFonts w:ascii="Calibri" w:eastAsia="Calibri" w:hAnsi="Calibri" w:cs="Times New Roman"/>
          <w:lang w:val="en-US"/>
        </w:rPr>
      </w:pPr>
      <w:ins w:id="6017" w:author="UTENTE" w:date="2020-06-30T18:32:00Z">
        <w:r w:rsidRPr="00E573B8">
          <w:rPr>
            <w:rFonts w:ascii="Calibri" w:eastAsia="Calibri" w:hAnsi="Calibri" w:cs="Times New Roman"/>
            <w:lang w:val="en-US"/>
          </w:rPr>
          <w:t>477.</w:t>
        </w:r>
        <w:r w:rsidRPr="00E573B8">
          <w:rPr>
            <w:rFonts w:ascii="Calibri" w:eastAsia="Calibri" w:hAnsi="Calibri" w:cs="Times New Roman"/>
            <w:lang w:val="en-US"/>
          </w:rPr>
          <w:tab/>
          <w:t>ip "\"You, me, we both have to live the rest of our lives knowing that monsters stalk the streets at night, while everyone else sleeps peacefully in their ignorance.\""</w:t>
        </w:r>
      </w:ins>
    </w:p>
    <w:p w14:paraId="12B33EAB" w14:textId="77777777" w:rsidR="00E573B8" w:rsidRPr="00E573B8" w:rsidRDefault="00E573B8" w:rsidP="00E573B8">
      <w:pPr>
        <w:tabs>
          <w:tab w:val="left" w:pos="0"/>
        </w:tabs>
        <w:spacing w:line="600" w:lineRule="auto"/>
        <w:jc w:val="left"/>
        <w:rPr>
          <w:ins w:id="6018" w:author="UTENTE" w:date="2020-06-30T18:32:00Z"/>
          <w:rFonts w:ascii="Calibri" w:eastAsia="Calibri" w:hAnsi="Calibri" w:cs="Times New Roman"/>
          <w:lang w:val="en-US"/>
        </w:rPr>
      </w:pPr>
      <w:ins w:id="6019" w:author="UTENTE" w:date="2020-06-30T18:32:00Z">
        <w:r w:rsidRPr="00E573B8">
          <w:rPr>
            <w:rFonts w:ascii="Calibri" w:eastAsia="Calibri" w:hAnsi="Calibri" w:cs="Times New Roman"/>
            <w:lang w:val="en-US"/>
          </w:rPr>
          <w:t>478.</w:t>
        </w:r>
        <w:r w:rsidRPr="00E573B8">
          <w:rPr>
            <w:rFonts w:ascii="Calibri" w:eastAsia="Calibri" w:hAnsi="Calibri" w:cs="Times New Roman"/>
            <w:lang w:val="en-US"/>
          </w:rPr>
          <w:tab/>
          <w:t>ip "\"It makes you wonder… what kind of other dark secrets are hiding out there?\""</w:t>
        </w:r>
      </w:ins>
    </w:p>
    <w:p w14:paraId="0177D9E7" w14:textId="77777777" w:rsidR="00E573B8" w:rsidRPr="00E573B8" w:rsidRDefault="00E573B8" w:rsidP="00E573B8">
      <w:pPr>
        <w:tabs>
          <w:tab w:val="left" w:pos="0"/>
        </w:tabs>
        <w:spacing w:line="600" w:lineRule="auto"/>
        <w:jc w:val="left"/>
        <w:rPr>
          <w:ins w:id="6020" w:author="UTENTE" w:date="2020-06-30T18:32:00Z"/>
          <w:rFonts w:ascii="Calibri" w:eastAsia="Calibri" w:hAnsi="Calibri" w:cs="Times New Roman"/>
          <w:lang w:val="en-US"/>
        </w:rPr>
      </w:pPr>
      <w:ins w:id="6021" w:author="UTENTE" w:date="2020-06-30T18:32:00Z">
        <w:r w:rsidRPr="00E573B8">
          <w:rPr>
            <w:rFonts w:ascii="Calibri" w:eastAsia="Calibri" w:hAnsi="Calibri" w:cs="Times New Roman"/>
            <w:lang w:val="en-US"/>
          </w:rPr>
          <w:t>479.</w:t>
        </w:r>
        <w:r w:rsidRPr="00E573B8">
          <w:rPr>
            <w:rFonts w:ascii="Calibri" w:eastAsia="Calibri" w:hAnsi="Calibri" w:cs="Times New Roman"/>
            <w:lang w:val="en-US"/>
          </w:rPr>
          <w:tab/>
          <w:t>ip "\"Are there horrible things all around us, but we only ever notice a fraction of them?\""</w:t>
        </w:r>
      </w:ins>
    </w:p>
    <w:p w14:paraId="6DEF13BC" w14:textId="77777777" w:rsidR="00E573B8" w:rsidRPr="00E573B8" w:rsidRDefault="00E573B8" w:rsidP="00E573B8">
      <w:pPr>
        <w:tabs>
          <w:tab w:val="left" w:pos="0"/>
        </w:tabs>
        <w:spacing w:line="600" w:lineRule="auto"/>
        <w:jc w:val="left"/>
        <w:rPr>
          <w:ins w:id="6022" w:author="UTENTE" w:date="2020-06-30T18:32:00Z"/>
          <w:rFonts w:ascii="Calibri" w:eastAsia="Calibri" w:hAnsi="Calibri" w:cs="Times New Roman"/>
          <w:lang w:val="en-US"/>
        </w:rPr>
      </w:pPr>
      <w:ins w:id="6023" w:author="UTENTE" w:date="2020-06-30T18:32:00Z">
        <w:r w:rsidRPr="00E573B8">
          <w:rPr>
            <w:rFonts w:ascii="Calibri" w:eastAsia="Calibri" w:hAnsi="Calibri" w:cs="Times New Roman"/>
            <w:lang w:val="en-US"/>
          </w:rPr>
          <w:t>480.</w:t>
        </w:r>
        <w:r w:rsidRPr="00E573B8">
          <w:rPr>
            <w:rFonts w:ascii="Calibri" w:eastAsia="Calibri" w:hAnsi="Calibri" w:cs="Times New Roman"/>
            <w:lang w:val="en-US"/>
          </w:rPr>
          <w:tab/>
          <w:t>n "Isaac's golden eyes close for a moment, and a fleeting, wistful smirk forms on his lips."</w:t>
        </w:r>
      </w:ins>
    </w:p>
    <w:p w14:paraId="07D50292" w14:textId="77777777" w:rsidR="00E573B8" w:rsidRPr="00E573B8" w:rsidRDefault="00E573B8" w:rsidP="00E573B8">
      <w:pPr>
        <w:tabs>
          <w:tab w:val="left" w:pos="0"/>
        </w:tabs>
        <w:spacing w:line="600" w:lineRule="auto"/>
        <w:jc w:val="left"/>
        <w:rPr>
          <w:ins w:id="6024" w:author="UTENTE" w:date="2020-06-30T18:32:00Z"/>
          <w:rFonts w:ascii="Calibri" w:eastAsia="Calibri" w:hAnsi="Calibri" w:cs="Times New Roman"/>
          <w:lang w:val="en-US"/>
        </w:rPr>
      </w:pPr>
      <w:ins w:id="6025" w:author="UTENTE" w:date="2020-06-30T18:32:00Z">
        <w:r w:rsidRPr="00E573B8">
          <w:rPr>
            <w:rFonts w:ascii="Calibri" w:eastAsia="Calibri" w:hAnsi="Calibri" w:cs="Times New Roman"/>
            <w:lang w:val="en-US"/>
          </w:rPr>
          <w:t>481.</w:t>
        </w:r>
        <w:r w:rsidRPr="00E573B8">
          <w:rPr>
            <w:rFonts w:ascii="Calibri" w:eastAsia="Calibri" w:hAnsi="Calibri" w:cs="Times New Roman"/>
            <w:lang w:val="en-US"/>
          </w:rPr>
          <w:tab/>
          <w:t>i "\"…It's a little more sad than it is scary, don't you think?\""</w:t>
        </w:r>
      </w:ins>
    </w:p>
    <w:p w14:paraId="11D05004" w14:textId="77777777" w:rsidR="00E573B8" w:rsidRPr="00E573B8" w:rsidRDefault="00E573B8" w:rsidP="00E573B8">
      <w:pPr>
        <w:tabs>
          <w:tab w:val="left" w:pos="0"/>
        </w:tabs>
        <w:spacing w:line="600" w:lineRule="auto"/>
        <w:jc w:val="left"/>
        <w:rPr>
          <w:ins w:id="6026" w:author="UTENTE" w:date="2020-06-30T18:32:00Z"/>
          <w:rFonts w:ascii="Calibri" w:eastAsia="Calibri" w:hAnsi="Calibri" w:cs="Times New Roman"/>
          <w:lang w:val="en-US"/>
        </w:rPr>
      </w:pPr>
      <w:ins w:id="6027" w:author="UTENTE" w:date="2020-06-30T18:32:00Z">
        <w:r w:rsidRPr="00E573B8">
          <w:rPr>
            <w:rFonts w:ascii="Calibri" w:eastAsia="Calibri" w:hAnsi="Calibri" w:cs="Times New Roman"/>
            <w:lang w:val="en-US"/>
          </w:rPr>
          <w:t>482.</w:t>
        </w:r>
        <w:r w:rsidRPr="00E573B8">
          <w:rPr>
            <w:rFonts w:ascii="Calibri" w:eastAsia="Calibri" w:hAnsi="Calibri" w:cs="Times New Roman"/>
            <w:lang w:val="en-US"/>
          </w:rPr>
          <w:tab/>
          <w:t>i "\"We're stuck in a shadow from now on, separate from everything else… in our own little world of darkness.\""</w:t>
        </w:r>
      </w:ins>
    </w:p>
    <w:p w14:paraId="7F9A6D09" w14:textId="77777777" w:rsidR="00E573B8" w:rsidRPr="00E573B8" w:rsidRDefault="00E573B8" w:rsidP="00E573B8">
      <w:pPr>
        <w:tabs>
          <w:tab w:val="left" w:pos="0"/>
        </w:tabs>
        <w:spacing w:line="600" w:lineRule="auto"/>
        <w:jc w:val="left"/>
        <w:rPr>
          <w:ins w:id="6028" w:author="UTENTE" w:date="2020-06-30T18:32:00Z"/>
          <w:rFonts w:ascii="Calibri" w:eastAsia="Calibri" w:hAnsi="Calibri" w:cs="Times New Roman"/>
          <w:lang w:val="en-US"/>
        </w:rPr>
      </w:pPr>
      <w:ins w:id="6029" w:author="UTENTE" w:date="2020-06-30T18:32:00Z">
        <w:r w:rsidRPr="00E573B8">
          <w:rPr>
            <w:rFonts w:ascii="Calibri" w:eastAsia="Calibri" w:hAnsi="Calibri" w:cs="Times New Roman"/>
            <w:lang w:val="en-US"/>
          </w:rPr>
          <w:t>483.</w:t>
        </w:r>
        <w:r w:rsidRPr="00E573B8">
          <w:rPr>
            <w:rFonts w:ascii="Calibri" w:eastAsia="Calibri" w:hAnsi="Calibri" w:cs="Times New Roman"/>
            <w:lang w:val="en-US"/>
          </w:rPr>
          <w:tab/>
          <w:t>n "His voice grows steadily lower, until it's a barely audible whisper at the end."</w:t>
        </w:r>
      </w:ins>
    </w:p>
    <w:p w14:paraId="6255EC53" w14:textId="77777777" w:rsidR="00E573B8" w:rsidRPr="00E573B8" w:rsidRDefault="00E573B8" w:rsidP="00E573B8">
      <w:pPr>
        <w:tabs>
          <w:tab w:val="left" w:pos="0"/>
        </w:tabs>
        <w:spacing w:line="600" w:lineRule="auto"/>
        <w:jc w:val="left"/>
        <w:rPr>
          <w:ins w:id="6030" w:author="UTENTE" w:date="2020-06-30T18:32:00Z"/>
          <w:rFonts w:ascii="Calibri" w:eastAsia="Calibri" w:hAnsi="Calibri" w:cs="Times New Roman"/>
          <w:lang w:val="en-US"/>
          <w:rPrChange w:id="6031" w:author="UTENTE" w:date="2020-06-30T18:32:00Z">
            <w:rPr>
              <w:ins w:id="6032" w:author="UTENTE" w:date="2020-06-30T18:32:00Z"/>
              <w:rFonts w:ascii="Calibri" w:eastAsia="Calibri" w:hAnsi="Calibri" w:cs="Times New Roman"/>
            </w:rPr>
          </w:rPrChange>
        </w:rPr>
      </w:pPr>
      <w:ins w:id="6033" w:author="UTENTE" w:date="2020-06-30T18:32:00Z">
        <w:r w:rsidRPr="00E573B8">
          <w:rPr>
            <w:rFonts w:ascii="Calibri" w:eastAsia="Calibri" w:hAnsi="Calibri" w:cs="Times New Roman"/>
            <w:lang w:val="en-US"/>
            <w:rPrChange w:id="6034" w:author="UTENTE" w:date="2020-06-30T18:32:00Z">
              <w:rPr>
                <w:rFonts w:ascii="Calibri" w:eastAsia="Calibri" w:hAnsi="Calibri" w:cs="Times New Roman"/>
              </w:rPr>
            </w:rPrChange>
          </w:rPr>
          <w:t>484.</w:t>
        </w:r>
        <w:r w:rsidRPr="00E573B8">
          <w:rPr>
            <w:rFonts w:ascii="Calibri" w:eastAsia="Calibri" w:hAnsi="Calibri" w:cs="Times New Roman"/>
            <w:lang w:val="en-US"/>
            <w:rPrChange w:id="6035" w:author="UTENTE" w:date="2020-06-30T18:32:00Z">
              <w:rPr>
                <w:rFonts w:ascii="Calibri" w:eastAsia="Calibri" w:hAnsi="Calibri" w:cs="Times New Roman"/>
              </w:rPr>
            </w:rPrChange>
          </w:rPr>
          <w:tab/>
          <w:t>mcp "\"…\""</w:t>
        </w:r>
      </w:ins>
    </w:p>
    <w:p w14:paraId="15582850" w14:textId="77777777" w:rsidR="00E573B8" w:rsidRPr="00E573B8" w:rsidRDefault="00E573B8" w:rsidP="00E573B8">
      <w:pPr>
        <w:tabs>
          <w:tab w:val="left" w:pos="0"/>
        </w:tabs>
        <w:spacing w:line="600" w:lineRule="auto"/>
        <w:jc w:val="left"/>
        <w:rPr>
          <w:ins w:id="6036" w:author="UTENTE" w:date="2020-06-30T18:32:00Z"/>
          <w:rFonts w:ascii="Calibri" w:eastAsia="Calibri" w:hAnsi="Calibri" w:cs="Times New Roman"/>
          <w:lang w:val="en-US"/>
        </w:rPr>
      </w:pPr>
      <w:ins w:id="6037" w:author="UTENTE" w:date="2020-06-30T18:32:00Z">
        <w:r w:rsidRPr="00E573B8">
          <w:rPr>
            <w:rFonts w:ascii="Calibri" w:eastAsia="Calibri" w:hAnsi="Calibri" w:cs="Times New Roman"/>
            <w:lang w:val="en-US"/>
          </w:rPr>
          <w:t>485.</w:t>
        </w:r>
        <w:r w:rsidRPr="00E573B8">
          <w:rPr>
            <w:rFonts w:ascii="Calibri" w:eastAsia="Calibri" w:hAnsi="Calibri" w:cs="Times New Roman"/>
            <w:lang w:val="en-US"/>
          </w:rPr>
          <w:tab/>
          <w:t>n "For a brief few seconds, I desperately want to lean in and pull Isaac into a hug."</w:t>
        </w:r>
        <w:r w:rsidRPr="00E573B8">
          <w:rPr>
            <w:rFonts w:ascii="Calibri" w:eastAsia="Calibri" w:hAnsi="Calibri" w:cs="Times New Roman"/>
            <w:lang w:val="en-US"/>
          </w:rPr>
          <w:br w:type="page"/>
        </w:r>
      </w:ins>
    </w:p>
    <w:p w14:paraId="720F37B6" w14:textId="77777777" w:rsidR="00E573B8" w:rsidRPr="00E573B8" w:rsidRDefault="00E573B8" w:rsidP="00E573B8">
      <w:pPr>
        <w:tabs>
          <w:tab w:val="left" w:pos="0"/>
        </w:tabs>
        <w:spacing w:line="600" w:lineRule="auto"/>
        <w:jc w:val="left"/>
        <w:rPr>
          <w:ins w:id="6038" w:author="UTENTE" w:date="2020-06-30T18:32:00Z"/>
          <w:rFonts w:ascii="Calibri" w:eastAsia="Calibri" w:hAnsi="Calibri" w:cs="Times New Roman"/>
        </w:rPr>
      </w:pPr>
      <w:ins w:id="6039" w:author="UTENTE" w:date="2020-06-30T18:32:00Z">
        <w:r w:rsidRPr="00E573B8">
          <w:rPr>
            <w:rFonts w:ascii="Calibri" w:eastAsia="Calibri" w:hAnsi="Calibri" w:cs="Times New Roman"/>
          </w:rPr>
          <w:lastRenderedPageBreak/>
          <w:t>474.</w:t>
        </w:r>
        <w:r w:rsidRPr="00E573B8">
          <w:rPr>
            <w:rFonts w:ascii="Calibri" w:eastAsia="Calibri" w:hAnsi="Calibri" w:cs="Times New Roman"/>
          </w:rPr>
          <w:tab/>
          <w:t>ip "\"Niente era più come prima, era come se non appartenessi più al mondo 'normale'.\""</w:t>
        </w:r>
      </w:ins>
    </w:p>
    <w:p w14:paraId="4CD9393A" w14:textId="77777777" w:rsidR="00E573B8" w:rsidRPr="00E573B8" w:rsidRDefault="00E573B8" w:rsidP="00E573B8">
      <w:pPr>
        <w:tabs>
          <w:tab w:val="left" w:pos="0"/>
        </w:tabs>
        <w:spacing w:line="600" w:lineRule="auto"/>
        <w:jc w:val="left"/>
        <w:rPr>
          <w:ins w:id="6040" w:author="UTENTE" w:date="2020-06-30T18:32:00Z"/>
          <w:rFonts w:ascii="Calibri" w:eastAsia="Calibri" w:hAnsi="Calibri" w:cs="Times New Roman"/>
        </w:rPr>
      </w:pPr>
      <w:ins w:id="6041" w:author="UTENTE" w:date="2020-06-30T18:32:00Z">
        <w:r w:rsidRPr="00E573B8">
          <w:rPr>
            <w:rFonts w:ascii="Calibri" w:eastAsia="Calibri" w:hAnsi="Calibri" w:cs="Times New Roman"/>
          </w:rPr>
          <w:t>475.</w:t>
        </w:r>
        <w:r w:rsidRPr="00E573B8">
          <w:rPr>
            <w:rFonts w:ascii="Calibri" w:eastAsia="Calibri" w:hAnsi="Calibri" w:cs="Times New Roman"/>
          </w:rPr>
          <w:tab/>
          <w:t>n "Sospira, un'espressione cupa gli si dipinge su quei tratti di solito molto spigolosi."</w:t>
        </w:r>
      </w:ins>
    </w:p>
    <w:p w14:paraId="44754681" w14:textId="77777777" w:rsidR="00E573B8" w:rsidRPr="00E573B8" w:rsidRDefault="00E573B8" w:rsidP="00E573B8">
      <w:pPr>
        <w:tabs>
          <w:tab w:val="left" w:pos="0"/>
        </w:tabs>
        <w:spacing w:line="600" w:lineRule="auto"/>
        <w:jc w:val="left"/>
        <w:rPr>
          <w:ins w:id="6042" w:author="UTENTE" w:date="2020-06-30T18:32:00Z"/>
          <w:rFonts w:ascii="Calibri" w:eastAsia="Calibri" w:hAnsi="Calibri" w:cs="Times New Roman"/>
        </w:rPr>
      </w:pPr>
      <w:ins w:id="6043" w:author="UTENTE" w:date="2020-06-30T18:32:00Z">
        <w:r w:rsidRPr="00E573B8">
          <w:rPr>
            <w:rFonts w:ascii="Calibri" w:eastAsia="Calibri" w:hAnsi="Calibri" w:cs="Times New Roman"/>
          </w:rPr>
          <w:t>476.</w:t>
        </w:r>
        <w:r w:rsidRPr="00E573B8">
          <w:rPr>
            <w:rFonts w:ascii="Calibri" w:eastAsia="Calibri" w:hAnsi="Calibri" w:cs="Times New Roman"/>
          </w:rPr>
          <w:tab/>
          <w:t>ip "\"E non posso nemmeno tornare indietro.\""</w:t>
        </w:r>
      </w:ins>
    </w:p>
    <w:p w14:paraId="621E93EF" w14:textId="77777777" w:rsidR="00E573B8" w:rsidRPr="00E573B8" w:rsidRDefault="00E573B8" w:rsidP="00E573B8">
      <w:pPr>
        <w:tabs>
          <w:tab w:val="left" w:pos="0"/>
        </w:tabs>
        <w:spacing w:line="600" w:lineRule="auto"/>
        <w:jc w:val="left"/>
        <w:rPr>
          <w:ins w:id="6044" w:author="UTENTE" w:date="2020-06-30T18:32:00Z"/>
          <w:rFonts w:ascii="Calibri" w:eastAsia="Calibri" w:hAnsi="Calibri" w:cs="Times New Roman"/>
        </w:rPr>
      </w:pPr>
      <w:ins w:id="6045" w:author="UTENTE" w:date="2020-06-30T18:32:00Z">
        <w:r w:rsidRPr="00E573B8">
          <w:rPr>
            <w:rFonts w:ascii="Calibri" w:eastAsia="Calibri" w:hAnsi="Calibri" w:cs="Times New Roman"/>
          </w:rPr>
          <w:t>477.</w:t>
        </w:r>
        <w:r w:rsidRPr="00E573B8">
          <w:rPr>
            <w:rFonts w:ascii="Calibri" w:eastAsia="Calibri" w:hAnsi="Calibri" w:cs="Times New Roman"/>
          </w:rPr>
          <w:tab/>
          <w:t>ip "\"Tu, io, entrambi dobbiamo vivere il resto della nostra vita sapendo che la notte dei mostri vagano per le strade, mentre tutti gli altri dormono pacificamente nella loro ignoranza.\"</w:t>
        </w:r>
      </w:ins>
    </w:p>
    <w:p w14:paraId="4A1E2631" w14:textId="77777777" w:rsidR="00E573B8" w:rsidRPr="00E573B8" w:rsidRDefault="00E573B8" w:rsidP="00E573B8">
      <w:pPr>
        <w:tabs>
          <w:tab w:val="left" w:pos="0"/>
        </w:tabs>
        <w:spacing w:line="600" w:lineRule="auto"/>
        <w:jc w:val="left"/>
        <w:rPr>
          <w:ins w:id="6046" w:author="UTENTE" w:date="2020-06-30T18:32:00Z"/>
          <w:rFonts w:ascii="Calibri" w:eastAsia="Calibri" w:hAnsi="Calibri" w:cs="Times New Roman"/>
        </w:rPr>
      </w:pPr>
      <w:ins w:id="6047" w:author="UTENTE" w:date="2020-06-30T18:32:00Z">
        <w:r w:rsidRPr="00E573B8">
          <w:rPr>
            <w:rFonts w:ascii="Calibri" w:eastAsia="Calibri" w:hAnsi="Calibri" w:cs="Times New Roman"/>
          </w:rPr>
          <w:t>478.</w:t>
        </w:r>
        <w:r w:rsidRPr="00E573B8">
          <w:rPr>
            <w:rFonts w:ascii="Calibri" w:eastAsia="Calibri" w:hAnsi="Calibri" w:cs="Times New Roman"/>
          </w:rPr>
          <w:tab/>
          <w:t>ip "\"Porta a chiederti…. quali altri orribili segreti si nascondono là fuori?\""</w:t>
        </w:r>
      </w:ins>
    </w:p>
    <w:p w14:paraId="01AC1500" w14:textId="77777777" w:rsidR="00E573B8" w:rsidRPr="00E573B8" w:rsidRDefault="00E573B8" w:rsidP="00E573B8">
      <w:pPr>
        <w:tabs>
          <w:tab w:val="left" w:pos="0"/>
        </w:tabs>
        <w:spacing w:line="600" w:lineRule="auto"/>
        <w:jc w:val="left"/>
        <w:rPr>
          <w:ins w:id="6048" w:author="UTENTE" w:date="2020-06-30T18:32:00Z"/>
          <w:rFonts w:ascii="Calibri" w:eastAsia="Calibri" w:hAnsi="Calibri" w:cs="Times New Roman"/>
        </w:rPr>
      </w:pPr>
      <w:ins w:id="6049" w:author="UTENTE" w:date="2020-06-30T18:32:00Z">
        <w:r w:rsidRPr="00E573B8">
          <w:rPr>
            <w:rFonts w:ascii="Calibri" w:eastAsia="Calibri" w:hAnsi="Calibri" w:cs="Times New Roman"/>
          </w:rPr>
          <w:t>479.</w:t>
        </w:r>
        <w:r w:rsidRPr="00E573B8">
          <w:rPr>
            <w:rFonts w:ascii="Calibri" w:eastAsia="Calibri" w:hAnsi="Calibri" w:cs="Times New Roman"/>
          </w:rPr>
          <w:tab/>
          <w:t>ip "\"Cose terribili ci circondano, ma ne notiamo solo una minima parte?\""</w:t>
        </w:r>
      </w:ins>
    </w:p>
    <w:p w14:paraId="41AE4364" w14:textId="77777777" w:rsidR="00E573B8" w:rsidRPr="00E573B8" w:rsidRDefault="00E573B8" w:rsidP="00E573B8">
      <w:pPr>
        <w:tabs>
          <w:tab w:val="left" w:pos="0"/>
        </w:tabs>
        <w:spacing w:line="600" w:lineRule="auto"/>
        <w:jc w:val="left"/>
        <w:rPr>
          <w:ins w:id="6050" w:author="UTENTE" w:date="2020-06-30T18:32:00Z"/>
          <w:rFonts w:ascii="Calibri" w:eastAsia="Calibri" w:hAnsi="Calibri" w:cs="Times New Roman"/>
        </w:rPr>
      </w:pPr>
      <w:ins w:id="6051" w:author="UTENTE" w:date="2020-06-30T18:32:00Z">
        <w:r w:rsidRPr="00E573B8">
          <w:rPr>
            <w:rFonts w:ascii="Calibri" w:eastAsia="Calibri" w:hAnsi="Calibri" w:cs="Times New Roman"/>
          </w:rPr>
          <w:t>480.</w:t>
        </w:r>
        <w:r w:rsidRPr="00E573B8">
          <w:rPr>
            <w:rFonts w:ascii="Calibri" w:eastAsia="Calibri" w:hAnsi="Calibri" w:cs="Times New Roman"/>
          </w:rPr>
          <w:tab/>
          <w:t>n "Gli occhi dorati di Isaac si chiudono per qualche istante, le sue labbra si schiudono in un fugace e malinconico sorriso."</w:t>
        </w:r>
      </w:ins>
    </w:p>
    <w:p w14:paraId="555C3B7B" w14:textId="77777777" w:rsidR="00E573B8" w:rsidRPr="00E573B8" w:rsidRDefault="00E573B8" w:rsidP="00E573B8">
      <w:pPr>
        <w:tabs>
          <w:tab w:val="left" w:pos="0"/>
        </w:tabs>
        <w:spacing w:line="600" w:lineRule="auto"/>
        <w:jc w:val="left"/>
        <w:rPr>
          <w:ins w:id="6052" w:author="UTENTE" w:date="2020-06-30T18:32:00Z"/>
          <w:rFonts w:ascii="Calibri" w:eastAsia="Calibri" w:hAnsi="Calibri" w:cs="Times New Roman"/>
        </w:rPr>
      </w:pPr>
      <w:ins w:id="6053" w:author="UTENTE" w:date="2020-06-30T18:32:00Z">
        <w:r w:rsidRPr="00E573B8">
          <w:rPr>
            <w:rFonts w:ascii="Calibri" w:eastAsia="Calibri" w:hAnsi="Calibri" w:cs="Times New Roman"/>
          </w:rPr>
          <w:t>481.</w:t>
        </w:r>
        <w:r w:rsidRPr="00E573B8">
          <w:rPr>
            <w:rFonts w:ascii="Calibri" w:eastAsia="Calibri" w:hAnsi="Calibri" w:cs="Times New Roman"/>
          </w:rPr>
          <w:tab/>
          <w:t>i "\"…È leggermente più triste che spaventoso, non trovi?\""</w:t>
        </w:r>
      </w:ins>
    </w:p>
    <w:p w14:paraId="4E62BA98" w14:textId="77777777" w:rsidR="00E573B8" w:rsidRPr="00E573B8" w:rsidRDefault="00E573B8" w:rsidP="00E573B8">
      <w:pPr>
        <w:tabs>
          <w:tab w:val="left" w:pos="0"/>
        </w:tabs>
        <w:spacing w:line="600" w:lineRule="auto"/>
        <w:jc w:val="left"/>
        <w:rPr>
          <w:ins w:id="6054" w:author="UTENTE" w:date="2020-06-30T18:32:00Z"/>
          <w:rFonts w:ascii="Calibri" w:eastAsia="Calibri" w:hAnsi="Calibri" w:cs="Times New Roman"/>
        </w:rPr>
      </w:pPr>
      <w:ins w:id="6055" w:author="UTENTE" w:date="2020-06-30T18:32:00Z">
        <w:r w:rsidRPr="00E573B8">
          <w:rPr>
            <w:rFonts w:ascii="Calibri" w:eastAsia="Calibri" w:hAnsi="Calibri" w:cs="Times New Roman"/>
          </w:rPr>
          <w:t>482.</w:t>
        </w:r>
        <w:r w:rsidRPr="00E573B8">
          <w:rPr>
            <w:rFonts w:ascii="Calibri" w:eastAsia="Calibri" w:hAnsi="Calibri" w:cs="Times New Roman"/>
          </w:rPr>
          <w:tab/>
          <w:t>i "\"Siamo intrappolati nell'ombra d'ora in poi, separati da tutto il resto… nel nostro piccolo mondo oscuro.\""</w:t>
        </w:r>
      </w:ins>
    </w:p>
    <w:p w14:paraId="3C9D3C0D" w14:textId="77777777" w:rsidR="00E573B8" w:rsidRPr="00E573B8" w:rsidRDefault="00E573B8" w:rsidP="00E573B8">
      <w:pPr>
        <w:tabs>
          <w:tab w:val="left" w:pos="0"/>
        </w:tabs>
        <w:spacing w:line="600" w:lineRule="auto"/>
        <w:jc w:val="left"/>
        <w:rPr>
          <w:ins w:id="6056" w:author="UTENTE" w:date="2020-06-30T18:32:00Z"/>
          <w:rFonts w:ascii="Calibri" w:eastAsia="Calibri" w:hAnsi="Calibri" w:cs="Times New Roman"/>
        </w:rPr>
      </w:pPr>
      <w:ins w:id="6057" w:author="UTENTE" w:date="2020-06-30T18:32:00Z">
        <w:r w:rsidRPr="00E573B8">
          <w:rPr>
            <w:rFonts w:ascii="Calibri" w:eastAsia="Calibri" w:hAnsi="Calibri" w:cs="Times New Roman"/>
          </w:rPr>
          <w:t>483.</w:t>
        </w:r>
        <w:r w:rsidRPr="00E573B8">
          <w:rPr>
            <w:rFonts w:ascii="Calibri" w:eastAsia="Calibri" w:hAnsi="Calibri" w:cs="Times New Roman"/>
          </w:rPr>
          <w:tab/>
          <w:t>n "La sua voce si fa sempre più bassa, fino a diventare un sussurro impercettibile."</w:t>
        </w:r>
      </w:ins>
    </w:p>
    <w:p w14:paraId="77158899" w14:textId="77777777" w:rsidR="00E573B8" w:rsidRPr="00E573B8" w:rsidRDefault="00E573B8" w:rsidP="00E573B8">
      <w:pPr>
        <w:tabs>
          <w:tab w:val="left" w:pos="0"/>
        </w:tabs>
        <w:spacing w:line="600" w:lineRule="auto"/>
        <w:jc w:val="left"/>
        <w:rPr>
          <w:ins w:id="6058" w:author="UTENTE" w:date="2020-06-30T18:32:00Z"/>
          <w:rFonts w:ascii="Calibri" w:eastAsia="Calibri" w:hAnsi="Calibri" w:cs="Times New Roman"/>
          <w:rPrChange w:id="6059" w:author="UTENTE" w:date="2020-06-30T18:32:00Z">
            <w:rPr>
              <w:ins w:id="6060" w:author="UTENTE" w:date="2020-06-30T18:32:00Z"/>
              <w:rFonts w:ascii="Calibri" w:eastAsia="Calibri" w:hAnsi="Calibri" w:cs="Times New Roman"/>
              <w:lang w:val="en-US"/>
            </w:rPr>
          </w:rPrChange>
        </w:rPr>
      </w:pPr>
      <w:ins w:id="6061" w:author="UTENTE" w:date="2020-06-30T18:32:00Z">
        <w:r w:rsidRPr="00E573B8">
          <w:rPr>
            <w:rFonts w:ascii="Calibri" w:eastAsia="Calibri" w:hAnsi="Calibri" w:cs="Times New Roman"/>
            <w:rPrChange w:id="6062" w:author="UTENTE" w:date="2020-06-30T18:32:00Z">
              <w:rPr>
                <w:rFonts w:ascii="Calibri" w:eastAsia="Calibri" w:hAnsi="Calibri" w:cs="Times New Roman"/>
                <w:lang w:val="en-US"/>
              </w:rPr>
            </w:rPrChange>
          </w:rPr>
          <w:t>484.</w:t>
        </w:r>
        <w:r w:rsidRPr="00E573B8">
          <w:rPr>
            <w:rFonts w:ascii="Calibri" w:eastAsia="Calibri" w:hAnsi="Calibri" w:cs="Times New Roman"/>
            <w:rPrChange w:id="6063" w:author="UTENTE" w:date="2020-06-30T18:32:00Z">
              <w:rPr>
                <w:rFonts w:ascii="Calibri" w:eastAsia="Calibri" w:hAnsi="Calibri" w:cs="Times New Roman"/>
                <w:lang w:val="en-US"/>
              </w:rPr>
            </w:rPrChange>
          </w:rPr>
          <w:tab/>
          <w:t>mcp "\"…\""</w:t>
        </w:r>
      </w:ins>
    </w:p>
    <w:p w14:paraId="10265989" w14:textId="77777777" w:rsidR="00E573B8" w:rsidRPr="00E573B8" w:rsidRDefault="00E573B8" w:rsidP="00E573B8">
      <w:pPr>
        <w:tabs>
          <w:tab w:val="left" w:pos="0"/>
        </w:tabs>
        <w:spacing w:line="600" w:lineRule="auto"/>
        <w:jc w:val="left"/>
        <w:rPr>
          <w:ins w:id="6064" w:author="UTENTE" w:date="2020-06-30T18:32:00Z"/>
          <w:rFonts w:ascii="Calibri" w:eastAsia="Calibri" w:hAnsi="Calibri" w:cs="Times New Roman"/>
        </w:rPr>
      </w:pPr>
      <w:ins w:id="6065" w:author="UTENTE" w:date="2020-06-30T18:32:00Z">
        <w:r w:rsidRPr="00E573B8">
          <w:rPr>
            <w:rFonts w:ascii="Calibri" w:eastAsia="Calibri" w:hAnsi="Calibri" w:cs="Times New Roman"/>
          </w:rPr>
          <w:t>485.</w:t>
        </w:r>
        <w:r w:rsidRPr="00E573B8">
          <w:rPr>
            <w:rFonts w:ascii="Calibri" w:eastAsia="Calibri" w:hAnsi="Calibri" w:cs="Times New Roman"/>
          </w:rPr>
          <w:tab/>
          <w:t>n "Per qualche frazione di secondo, vorrei disperatamente avvicinarmi ad Isaac e stringerlo in un abbraccio." </w:t>
        </w:r>
        <w:r w:rsidRPr="00E573B8">
          <w:rPr>
            <w:rFonts w:ascii="Calibri" w:eastAsia="Calibri" w:hAnsi="Calibri" w:cs="Times New Roman"/>
          </w:rPr>
          <w:br w:type="page"/>
        </w:r>
      </w:ins>
    </w:p>
    <w:p w14:paraId="2A458B4D" w14:textId="77777777" w:rsidR="00E573B8" w:rsidRPr="00E573B8" w:rsidRDefault="00E573B8" w:rsidP="00E573B8">
      <w:pPr>
        <w:tabs>
          <w:tab w:val="left" w:pos="0"/>
        </w:tabs>
        <w:spacing w:line="600" w:lineRule="auto"/>
        <w:jc w:val="left"/>
        <w:rPr>
          <w:ins w:id="6066" w:author="UTENTE" w:date="2020-06-30T18:32:00Z"/>
          <w:rFonts w:ascii="Calibri" w:eastAsia="Calibri" w:hAnsi="Calibri" w:cs="Times New Roman"/>
          <w:lang w:val="en-US"/>
        </w:rPr>
      </w:pPr>
      <w:ins w:id="6067" w:author="UTENTE" w:date="2020-06-30T18:32:00Z">
        <w:r w:rsidRPr="00E573B8">
          <w:rPr>
            <w:rFonts w:ascii="Calibri" w:eastAsia="Calibri" w:hAnsi="Calibri" w:cs="Times New Roman"/>
            <w:lang w:val="en-US"/>
          </w:rPr>
          <w:lastRenderedPageBreak/>
          <w:t>486.</w:t>
        </w:r>
        <w:r w:rsidRPr="00E573B8">
          <w:rPr>
            <w:rFonts w:ascii="Calibri" w:eastAsia="Calibri" w:hAnsi="Calibri" w:cs="Times New Roman"/>
            <w:lang w:val="en-US"/>
          </w:rPr>
          <w:tab/>
          <w:t>n "He looks so lonely, so troubled, that it makes me wonder how much of his cheerfulness is just an act."</w:t>
        </w:r>
      </w:ins>
    </w:p>
    <w:p w14:paraId="48FDDB18" w14:textId="77777777" w:rsidR="00E573B8" w:rsidRPr="00E573B8" w:rsidRDefault="00E573B8" w:rsidP="00E573B8">
      <w:pPr>
        <w:tabs>
          <w:tab w:val="left" w:pos="0"/>
        </w:tabs>
        <w:spacing w:line="600" w:lineRule="auto"/>
        <w:jc w:val="left"/>
        <w:rPr>
          <w:ins w:id="6068" w:author="UTENTE" w:date="2020-06-30T18:32:00Z"/>
          <w:rFonts w:ascii="Calibri" w:eastAsia="Calibri" w:hAnsi="Calibri" w:cs="Times New Roman"/>
          <w:lang w:val="en-US"/>
        </w:rPr>
      </w:pPr>
      <w:ins w:id="6069" w:author="UTENTE" w:date="2020-06-30T18:32:00Z">
        <w:r w:rsidRPr="00E573B8">
          <w:rPr>
            <w:rFonts w:ascii="Calibri" w:eastAsia="Calibri" w:hAnsi="Calibri" w:cs="Times New Roman"/>
            <w:lang w:val="en-US"/>
          </w:rPr>
          <w:t>487.</w:t>
        </w:r>
        <w:r w:rsidRPr="00E573B8">
          <w:rPr>
            <w:rFonts w:ascii="Calibri" w:eastAsia="Calibri" w:hAnsi="Calibri" w:cs="Times New Roman"/>
            <w:lang w:val="en-US"/>
          </w:rPr>
          <w:tab/>
          <w:t>n "He's been surviving in this underworld for a lot longer than me – and it's such a heavy burden to bear."</w:t>
        </w:r>
      </w:ins>
    </w:p>
    <w:p w14:paraId="4DCB048E" w14:textId="77777777" w:rsidR="00E573B8" w:rsidRPr="00E573B8" w:rsidRDefault="00E573B8" w:rsidP="00E573B8">
      <w:pPr>
        <w:tabs>
          <w:tab w:val="left" w:pos="0"/>
        </w:tabs>
        <w:spacing w:line="600" w:lineRule="auto"/>
        <w:jc w:val="left"/>
        <w:rPr>
          <w:ins w:id="6070" w:author="UTENTE" w:date="2020-06-30T18:32:00Z"/>
          <w:rFonts w:ascii="Calibri" w:eastAsia="Calibri" w:hAnsi="Calibri" w:cs="Times New Roman"/>
          <w:lang w:val="en-US"/>
        </w:rPr>
      </w:pPr>
      <w:ins w:id="6071" w:author="UTENTE" w:date="2020-06-30T18:32:00Z">
        <w:r w:rsidRPr="00E573B8">
          <w:rPr>
            <w:rFonts w:ascii="Calibri" w:eastAsia="Calibri" w:hAnsi="Calibri" w:cs="Times New Roman"/>
            <w:lang w:val="en-US"/>
          </w:rPr>
          <w:t>488.</w:t>
        </w:r>
        <w:r w:rsidRPr="00E573B8">
          <w:rPr>
            <w:rFonts w:ascii="Calibri" w:eastAsia="Calibri" w:hAnsi="Calibri" w:cs="Times New Roman"/>
            <w:lang w:val="en-US"/>
          </w:rPr>
          <w:tab/>
          <w:t>n "–But before long, his frown relaxes, and he slips his glasses back on with a playful sigh."</w:t>
        </w:r>
      </w:ins>
    </w:p>
    <w:p w14:paraId="007A9774" w14:textId="77777777" w:rsidR="00E573B8" w:rsidRPr="00E573B8" w:rsidRDefault="00E573B8" w:rsidP="00E573B8">
      <w:pPr>
        <w:tabs>
          <w:tab w:val="left" w:pos="0"/>
        </w:tabs>
        <w:spacing w:line="600" w:lineRule="auto"/>
        <w:jc w:val="left"/>
        <w:rPr>
          <w:ins w:id="6072" w:author="UTENTE" w:date="2020-06-30T18:32:00Z"/>
          <w:rFonts w:ascii="Calibri" w:eastAsia="Calibri" w:hAnsi="Calibri" w:cs="Times New Roman"/>
          <w:lang w:val="en-US"/>
        </w:rPr>
      </w:pPr>
      <w:ins w:id="6073" w:author="UTENTE" w:date="2020-06-30T18:32:00Z">
        <w:r w:rsidRPr="00E573B8">
          <w:rPr>
            <w:rFonts w:ascii="Calibri" w:eastAsia="Calibri" w:hAnsi="Calibri" w:cs="Times New Roman"/>
            <w:lang w:val="en-US"/>
          </w:rPr>
          <w:t>489.</w:t>
        </w:r>
        <w:r w:rsidRPr="00E573B8">
          <w:rPr>
            <w:rFonts w:ascii="Calibri" w:eastAsia="Calibri" w:hAnsi="Calibri" w:cs="Times New Roman"/>
            <w:lang w:val="en-US"/>
          </w:rPr>
          <w:tab/>
          <w:t>i "\"Dramatic, huh? Maybe I should go into theatre instead of business.\""</w:t>
        </w:r>
      </w:ins>
    </w:p>
    <w:p w14:paraId="7A10E4C6" w14:textId="77777777" w:rsidR="00E573B8" w:rsidRPr="00E573B8" w:rsidRDefault="00E573B8" w:rsidP="00E573B8">
      <w:pPr>
        <w:tabs>
          <w:tab w:val="left" w:pos="0"/>
        </w:tabs>
        <w:spacing w:line="600" w:lineRule="auto"/>
        <w:jc w:val="left"/>
        <w:rPr>
          <w:ins w:id="6074" w:author="UTENTE" w:date="2020-06-30T18:32:00Z"/>
          <w:rFonts w:ascii="Calibri" w:eastAsia="Calibri" w:hAnsi="Calibri" w:cs="Times New Roman"/>
          <w:lang w:val="en-US"/>
        </w:rPr>
      </w:pPr>
      <w:ins w:id="6075" w:author="UTENTE" w:date="2020-06-30T18:32:00Z">
        <w:r w:rsidRPr="00E573B8">
          <w:rPr>
            <w:rFonts w:ascii="Calibri" w:eastAsia="Calibri" w:hAnsi="Calibri" w:cs="Times New Roman"/>
            <w:lang w:val="en-US"/>
          </w:rPr>
          <w:t>490.</w:t>
        </w:r>
        <w:r w:rsidRPr="00E573B8">
          <w:rPr>
            <w:rFonts w:ascii="Calibri" w:eastAsia="Calibri" w:hAnsi="Calibri" w:cs="Times New Roman"/>
            <w:lang w:val="en-US"/>
          </w:rPr>
          <w:tab/>
          <w:t>mcp "\"…Well, you'd be pretty damn good at it.\""</w:t>
        </w:r>
      </w:ins>
    </w:p>
    <w:p w14:paraId="75258381" w14:textId="77777777" w:rsidR="00E573B8" w:rsidRPr="00E573B8" w:rsidRDefault="00E573B8" w:rsidP="00E573B8">
      <w:pPr>
        <w:tabs>
          <w:tab w:val="left" w:pos="0"/>
        </w:tabs>
        <w:spacing w:line="600" w:lineRule="auto"/>
        <w:jc w:val="left"/>
        <w:rPr>
          <w:ins w:id="6076" w:author="UTENTE" w:date="2020-06-30T18:32:00Z"/>
          <w:rFonts w:ascii="Calibri" w:eastAsia="Calibri" w:hAnsi="Calibri" w:cs="Times New Roman"/>
          <w:lang w:val="en-US"/>
        </w:rPr>
      </w:pPr>
      <w:ins w:id="6077" w:author="UTENTE" w:date="2020-06-30T18:32:00Z">
        <w:r w:rsidRPr="00E573B8">
          <w:rPr>
            <w:rFonts w:ascii="Calibri" w:eastAsia="Calibri" w:hAnsi="Calibri" w:cs="Times New Roman"/>
            <w:lang w:val="en-US"/>
          </w:rPr>
          <w:t>491.</w:t>
        </w:r>
        <w:r w:rsidRPr="00E573B8">
          <w:rPr>
            <w:rFonts w:ascii="Calibri" w:eastAsia="Calibri" w:hAnsi="Calibri" w:cs="Times New Roman"/>
            <w:lang w:val="en-US"/>
          </w:rPr>
          <w:tab/>
          <w:t>n "He laughs warmly, and I chuckle along with him, but I can sense that he wasn't really putting on an act."</w:t>
        </w:r>
      </w:ins>
    </w:p>
    <w:p w14:paraId="3B32CFBE" w14:textId="77777777" w:rsidR="00E573B8" w:rsidRPr="00E573B8" w:rsidRDefault="00E573B8" w:rsidP="00E573B8">
      <w:pPr>
        <w:tabs>
          <w:tab w:val="left" w:pos="0"/>
        </w:tabs>
        <w:spacing w:line="600" w:lineRule="auto"/>
        <w:jc w:val="left"/>
        <w:rPr>
          <w:ins w:id="6078" w:author="UTENTE" w:date="2020-06-30T18:32:00Z"/>
          <w:rFonts w:ascii="Calibri" w:eastAsia="Calibri" w:hAnsi="Calibri" w:cs="Times New Roman"/>
          <w:lang w:val="en-US"/>
        </w:rPr>
      </w:pPr>
      <w:ins w:id="6079" w:author="UTENTE" w:date="2020-06-30T18:32:00Z">
        <w:r w:rsidRPr="00E573B8">
          <w:rPr>
            <w:rFonts w:ascii="Calibri" w:eastAsia="Calibri" w:hAnsi="Calibri" w:cs="Times New Roman"/>
            <w:lang w:val="en-US"/>
          </w:rPr>
          <w:t>492.</w:t>
        </w:r>
        <w:r w:rsidRPr="00E573B8">
          <w:rPr>
            <w:rFonts w:ascii="Calibri" w:eastAsia="Calibri" w:hAnsi="Calibri" w:cs="Times New Roman"/>
            <w:lang w:val="en-US"/>
          </w:rPr>
          <w:tab/>
          <w:t>n "The world we're stuck in is just as dark as he said, and as every day passes…"</w:t>
        </w:r>
      </w:ins>
    </w:p>
    <w:p w14:paraId="27588ACF" w14:textId="77777777" w:rsidR="00E573B8" w:rsidRPr="00E573B8" w:rsidRDefault="00E573B8" w:rsidP="00E573B8">
      <w:pPr>
        <w:tabs>
          <w:tab w:val="left" w:pos="0"/>
        </w:tabs>
        <w:spacing w:line="600" w:lineRule="auto"/>
        <w:jc w:val="left"/>
        <w:rPr>
          <w:ins w:id="6080" w:author="UTENTE" w:date="2020-06-30T18:32:00Z"/>
          <w:rFonts w:ascii="Calibri" w:eastAsia="Calibri" w:hAnsi="Calibri" w:cs="Times New Roman"/>
          <w:lang w:val="en-US"/>
        </w:rPr>
      </w:pPr>
      <w:ins w:id="6081" w:author="UTENTE" w:date="2020-06-30T18:32:00Z">
        <w:r w:rsidRPr="00E573B8">
          <w:rPr>
            <w:rFonts w:ascii="Calibri" w:eastAsia="Calibri" w:hAnsi="Calibri" w:cs="Times New Roman"/>
            <w:lang w:val="en-US"/>
          </w:rPr>
          <w:t>493.</w:t>
        </w:r>
        <w:r w:rsidRPr="00E573B8">
          <w:rPr>
            <w:rFonts w:ascii="Calibri" w:eastAsia="Calibri" w:hAnsi="Calibri" w:cs="Times New Roman"/>
            <w:lang w:val="en-US"/>
          </w:rPr>
          <w:tab/>
          <w:t>n "I find myself wondering if things will ever be the same again."</w:t>
        </w:r>
      </w:ins>
    </w:p>
    <w:p w14:paraId="0AD1F86D" w14:textId="77777777" w:rsidR="00E573B8" w:rsidRPr="00E573B8" w:rsidRDefault="00E573B8" w:rsidP="00E573B8">
      <w:pPr>
        <w:tabs>
          <w:tab w:val="left" w:pos="0"/>
        </w:tabs>
        <w:spacing w:line="600" w:lineRule="auto"/>
        <w:jc w:val="left"/>
        <w:rPr>
          <w:ins w:id="6082" w:author="UTENTE" w:date="2020-06-30T18:32:00Z"/>
          <w:rFonts w:ascii="Calibri" w:eastAsia="Calibri" w:hAnsi="Calibri" w:cs="Times New Roman"/>
          <w:lang w:val="en-US"/>
        </w:rPr>
      </w:pPr>
      <w:ins w:id="6083" w:author="UTENTE" w:date="2020-06-30T18:32:00Z">
        <w:r w:rsidRPr="00E573B8">
          <w:rPr>
            <w:rFonts w:ascii="Calibri" w:eastAsia="Calibri" w:hAnsi="Calibri" w:cs="Times New Roman"/>
            <w:lang w:val="en-US"/>
          </w:rPr>
          <w:t>494.</w:t>
        </w:r>
        <w:r w:rsidRPr="00E573B8">
          <w:rPr>
            <w:rFonts w:ascii="Calibri" w:eastAsia="Calibri" w:hAnsi="Calibri" w:cs="Times New Roman"/>
            <w:lang w:val="en-US"/>
          </w:rPr>
          <w:tab/>
          <w:t>mc "\"Money in the b-a-n-k!\""</w:t>
        </w:r>
      </w:ins>
    </w:p>
    <w:p w14:paraId="34341D2E" w14:textId="77777777" w:rsidR="00E573B8" w:rsidRPr="00E573B8" w:rsidRDefault="00E573B8" w:rsidP="00E573B8">
      <w:pPr>
        <w:tabs>
          <w:tab w:val="left" w:pos="0"/>
        </w:tabs>
        <w:spacing w:line="600" w:lineRule="auto"/>
        <w:jc w:val="left"/>
        <w:rPr>
          <w:ins w:id="6084" w:author="UTENTE" w:date="2020-06-30T18:32:00Z"/>
          <w:rFonts w:ascii="Calibri" w:eastAsia="Calibri" w:hAnsi="Calibri" w:cs="Times New Roman"/>
          <w:lang w:val="en-US"/>
        </w:rPr>
      </w:pPr>
      <w:ins w:id="6085" w:author="UTENTE" w:date="2020-06-30T18:32:00Z">
        <w:r w:rsidRPr="00E573B8">
          <w:rPr>
            <w:rFonts w:ascii="Calibri" w:eastAsia="Calibri" w:hAnsi="Calibri" w:cs="Times New Roman"/>
            <w:lang w:val="en-US"/>
          </w:rPr>
          <w:t>495.</w:t>
        </w:r>
        <w:r w:rsidRPr="00E573B8">
          <w:rPr>
            <w:rFonts w:ascii="Calibri" w:eastAsia="Calibri" w:hAnsi="Calibri" w:cs="Times New Roman"/>
            <w:lang w:val="en-US"/>
          </w:rPr>
          <w:tab/>
          <w:t>n "Finishing up my latest commission, I push back from my computer and hop to my feet, letting out a satisfied yawn."</w:t>
        </w:r>
      </w:ins>
    </w:p>
    <w:p w14:paraId="4E502E4C" w14:textId="77777777" w:rsidR="00E573B8" w:rsidRPr="00E573B8" w:rsidRDefault="00E573B8" w:rsidP="00E573B8">
      <w:pPr>
        <w:tabs>
          <w:tab w:val="left" w:pos="0"/>
        </w:tabs>
        <w:spacing w:line="600" w:lineRule="auto"/>
        <w:jc w:val="left"/>
        <w:rPr>
          <w:ins w:id="6086" w:author="UTENTE" w:date="2020-06-30T18:32:00Z"/>
          <w:rFonts w:ascii="Calibri" w:eastAsia="Calibri" w:hAnsi="Calibri" w:cs="Times New Roman"/>
          <w:lang w:val="en-US"/>
        </w:rPr>
      </w:pPr>
      <w:ins w:id="6087" w:author="UTENTE" w:date="2020-06-30T18:32:00Z">
        <w:r w:rsidRPr="00E573B8">
          <w:rPr>
            <w:rFonts w:ascii="Calibri" w:eastAsia="Calibri" w:hAnsi="Calibri" w:cs="Times New Roman"/>
            <w:lang w:val="en-US"/>
          </w:rPr>
          <w:t>496.</w:t>
        </w:r>
        <w:r w:rsidRPr="00E573B8">
          <w:rPr>
            <w:rFonts w:ascii="Calibri" w:eastAsia="Calibri" w:hAnsi="Calibri" w:cs="Times New Roman"/>
            <w:lang w:val="en-US"/>
          </w:rPr>
          <w:tab/>
          <w:t>n "It's time to head to work and to probably go through another uneventful night…" </w:t>
        </w:r>
        <w:r w:rsidRPr="00E573B8">
          <w:rPr>
            <w:rFonts w:ascii="Calibri" w:eastAsia="Calibri" w:hAnsi="Calibri" w:cs="Times New Roman"/>
            <w:lang w:val="en-US"/>
          </w:rPr>
          <w:br w:type="page"/>
        </w:r>
      </w:ins>
    </w:p>
    <w:p w14:paraId="750D0979" w14:textId="77777777" w:rsidR="00E573B8" w:rsidRPr="00E573B8" w:rsidRDefault="00E573B8" w:rsidP="00E573B8">
      <w:pPr>
        <w:tabs>
          <w:tab w:val="left" w:pos="0"/>
        </w:tabs>
        <w:spacing w:line="600" w:lineRule="auto"/>
        <w:jc w:val="left"/>
        <w:rPr>
          <w:ins w:id="6088" w:author="UTENTE" w:date="2020-06-30T18:32:00Z"/>
          <w:rFonts w:ascii="Calibri" w:eastAsia="Calibri" w:hAnsi="Calibri" w:cs="Times New Roman"/>
        </w:rPr>
      </w:pPr>
      <w:ins w:id="6089" w:author="UTENTE" w:date="2020-06-30T18:32:00Z">
        <w:r w:rsidRPr="00E573B8">
          <w:rPr>
            <w:rFonts w:ascii="Calibri" w:eastAsia="Calibri" w:hAnsi="Calibri" w:cs="Times New Roman"/>
          </w:rPr>
          <w:lastRenderedPageBreak/>
          <w:t>486.</w:t>
        </w:r>
        <w:r w:rsidRPr="00E573B8">
          <w:rPr>
            <w:rFonts w:ascii="Calibri" w:eastAsia="Calibri" w:hAnsi="Calibri" w:cs="Times New Roman"/>
          </w:rPr>
          <w:tab/>
          <w:t>n "Sembra così solo, così inquieto, che mi chiedo quanto della sua spensieratezza sia solo finzione."</w:t>
        </w:r>
      </w:ins>
    </w:p>
    <w:p w14:paraId="10316E6E" w14:textId="77777777" w:rsidR="00E573B8" w:rsidRPr="00E573B8" w:rsidRDefault="00E573B8" w:rsidP="00E573B8">
      <w:pPr>
        <w:tabs>
          <w:tab w:val="left" w:pos="0"/>
        </w:tabs>
        <w:spacing w:line="600" w:lineRule="auto"/>
        <w:jc w:val="left"/>
        <w:rPr>
          <w:ins w:id="6090" w:author="UTENTE" w:date="2020-06-30T18:32:00Z"/>
          <w:rFonts w:ascii="Calibri" w:eastAsia="Calibri" w:hAnsi="Calibri" w:cs="Times New Roman"/>
        </w:rPr>
      </w:pPr>
      <w:ins w:id="6091" w:author="UTENTE" w:date="2020-06-30T18:32:00Z">
        <w:r w:rsidRPr="00E573B8">
          <w:rPr>
            <w:rFonts w:ascii="Calibri" w:eastAsia="Calibri" w:hAnsi="Calibri" w:cs="Times New Roman"/>
          </w:rPr>
          <w:t>487.</w:t>
        </w:r>
        <w:r w:rsidRPr="00E573B8">
          <w:rPr>
            <w:rFonts w:ascii="Calibri" w:eastAsia="Calibri" w:hAnsi="Calibri" w:cs="Times New Roman"/>
          </w:rPr>
          <w:tab/>
          <w:t>n "Sopravvive in questo mondo da molto più a lungo di me, ed è un fardello troppo pesante da portare."</w:t>
        </w:r>
      </w:ins>
    </w:p>
    <w:p w14:paraId="53663505" w14:textId="77777777" w:rsidR="00E573B8" w:rsidRPr="00E573B8" w:rsidRDefault="00E573B8" w:rsidP="00E573B8">
      <w:pPr>
        <w:tabs>
          <w:tab w:val="left" w:pos="0"/>
        </w:tabs>
        <w:spacing w:line="600" w:lineRule="auto"/>
        <w:jc w:val="left"/>
        <w:rPr>
          <w:ins w:id="6092" w:author="UTENTE" w:date="2020-06-30T18:32:00Z"/>
          <w:rFonts w:ascii="Calibri" w:eastAsia="Calibri" w:hAnsi="Calibri" w:cs="Times New Roman"/>
        </w:rPr>
      </w:pPr>
      <w:ins w:id="6093" w:author="UTENTE" w:date="2020-06-30T18:32:00Z">
        <w:r w:rsidRPr="00E573B8">
          <w:rPr>
            <w:rFonts w:ascii="Calibri" w:eastAsia="Calibri" w:hAnsi="Calibri" w:cs="Times New Roman"/>
          </w:rPr>
          <w:t>488.</w:t>
        </w:r>
        <w:r w:rsidRPr="00E573B8">
          <w:rPr>
            <w:rFonts w:ascii="Calibri" w:eastAsia="Calibri" w:hAnsi="Calibri" w:cs="Times New Roman"/>
          </w:rPr>
          <w:tab/>
          <w:t>n "-Ma poco dopo, la sua espressione si rilassa, e inforca nuovamente gli occhiali con un sospiro ironico."</w:t>
        </w:r>
      </w:ins>
    </w:p>
    <w:p w14:paraId="130CF076" w14:textId="77777777" w:rsidR="00E573B8" w:rsidRPr="00E573B8" w:rsidRDefault="00E573B8" w:rsidP="00E573B8">
      <w:pPr>
        <w:tabs>
          <w:tab w:val="left" w:pos="0"/>
        </w:tabs>
        <w:spacing w:line="600" w:lineRule="auto"/>
        <w:jc w:val="left"/>
        <w:rPr>
          <w:ins w:id="6094" w:author="UTENTE" w:date="2020-06-30T18:32:00Z"/>
          <w:rFonts w:ascii="Calibri" w:eastAsia="Calibri" w:hAnsi="Calibri" w:cs="Times New Roman"/>
        </w:rPr>
      </w:pPr>
      <w:ins w:id="6095" w:author="UTENTE" w:date="2020-06-30T18:32:00Z">
        <w:r w:rsidRPr="00E573B8">
          <w:rPr>
            <w:rFonts w:ascii="Calibri" w:eastAsia="Calibri" w:hAnsi="Calibri" w:cs="Times New Roman"/>
          </w:rPr>
          <w:t>489.</w:t>
        </w:r>
        <w:r w:rsidRPr="00E573B8">
          <w:rPr>
            <w:rFonts w:ascii="Calibri" w:eastAsia="Calibri" w:hAnsi="Calibri" w:cs="Times New Roman"/>
          </w:rPr>
          <w:tab/>
          <w:t>i "\"Molto melodrammatico, eh? Forse dovrei dedicarmi al teatro invece che al mondo degli affari.\""</w:t>
        </w:r>
      </w:ins>
    </w:p>
    <w:p w14:paraId="7271AB11" w14:textId="77777777" w:rsidR="00E573B8" w:rsidRPr="00E573B8" w:rsidRDefault="00E573B8" w:rsidP="00E573B8">
      <w:pPr>
        <w:tabs>
          <w:tab w:val="left" w:pos="0"/>
        </w:tabs>
        <w:spacing w:line="600" w:lineRule="auto"/>
        <w:jc w:val="left"/>
        <w:rPr>
          <w:ins w:id="6096" w:author="UTENTE" w:date="2020-06-30T18:32:00Z"/>
          <w:rFonts w:ascii="Calibri" w:eastAsia="Calibri" w:hAnsi="Calibri" w:cs="Times New Roman"/>
        </w:rPr>
      </w:pPr>
      <w:ins w:id="6097" w:author="UTENTE" w:date="2020-06-30T18:32:00Z">
        <w:r w:rsidRPr="00E573B8">
          <w:rPr>
            <w:rFonts w:ascii="Calibri" w:eastAsia="Calibri" w:hAnsi="Calibri" w:cs="Times New Roman"/>
          </w:rPr>
          <w:t>490.</w:t>
        </w:r>
        <w:r w:rsidRPr="00E573B8">
          <w:rPr>
            <w:rFonts w:ascii="Calibri" w:eastAsia="Calibri" w:hAnsi="Calibri" w:cs="Times New Roman"/>
          </w:rPr>
          <w:tab/>
          <w:t>mcp "\"…Beh, saresti fottutamente bravo.\""</w:t>
        </w:r>
      </w:ins>
    </w:p>
    <w:p w14:paraId="0DBCA0F7" w14:textId="77777777" w:rsidR="00E573B8" w:rsidRPr="00E573B8" w:rsidRDefault="00E573B8" w:rsidP="00E573B8">
      <w:pPr>
        <w:tabs>
          <w:tab w:val="left" w:pos="0"/>
        </w:tabs>
        <w:spacing w:line="600" w:lineRule="auto"/>
        <w:jc w:val="left"/>
        <w:rPr>
          <w:ins w:id="6098" w:author="UTENTE" w:date="2020-06-30T18:32:00Z"/>
          <w:rFonts w:ascii="Calibri" w:eastAsia="Calibri" w:hAnsi="Calibri" w:cs="Times New Roman"/>
        </w:rPr>
      </w:pPr>
      <w:ins w:id="6099" w:author="UTENTE" w:date="2020-06-30T18:32:00Z">
        <w:r w:rsidRPr="00E573B8">
          <w:rPr>
            <w:rFonts w:ascii="Calibri" w:eastAsia="Calibri" w:hAnsi="Calibri" w:cs="Times New Roman"/>
          </w:rPr>
          <w:t>491.</w:t>
        </w:r>
        <w:r w:rsidRPr="00E573B8">
          <w:rPr>
            <w:rFonts w:ascii="Calibri" w:eastAsia="Calibri" w:hAnsi="Calibri" w:cs="Times New Roman"/>
          </w:rPr>
          <w:tab/>
          <w:t>n "Ride calorosamente, e anche io ridacchio con lui, ma posso percepire che non stava davvero fingendo."</w:t>
        </w:r>
      </w:ins>
    </w:p>
    <w:p w14:paraId="1877EBE4" w14:textId="77777777" w:rsidR="00E573B8" w:rsidRPr="00E573B8" w:rsidRDefault="00E573B8" w:rsidP="00E573B8">
      <w:pPr>
        <w:tabs>
          <w:tab w:val="left" w:pos="0"/>
        </w:tabs>
        <w:spacing w:line="600" w:lineRule="auto"/>
        <w:jc w:val="left"/>
        <w:rPr>
          <w:ins w:id="6100" w:author="UTENTE" w:date="2020-06-30T18:32:00Z"/>
          <w:rFonts w:ascii="Calibri" w:eastAsia="Calibri" w:hAnsi="Calibri" w:cs="Times New Roman"/>
        </w:rPr>
      </w:pPr>
      <w:ins w:id="6101" w:author="UTENTE" w:date="2020-06-30T18:32:00Z">
        <w:r w:rsidRPr="00E573B8">
          <w:rPr>
            <w:rFonts w:ascii="Calibri" w:eastAsia="Calibri" w:hAnsi="Calibri" w:cs="Times New Roman"/>
          </w:rPr>
          <w:t>492.</w:t>
        </w:r>
        <w:r w:rsidRPr="00E573B8">
          <w:rPr>
            <w:rFonts w:ascii="Calibri" w:eastAsia="Calibri" w:hAnsi="Calibri" w:cs="Times New Roman"/>
          </w:rPr>
          <w:tab/>
          <w:t>n "Il mondo in cui siamo intrappolati è oscuro come lo ha descritto, e al passare dei giorni…"</w:t>
        </w:r>
      </w:ins>
    </w:p>
    <w:p w14:paraId="4BA13A3B" w14:textId="77777777" w:rsidR="00E573B8" w:rsidRPr="00E573B8" w:rsidRDefault="00E573B8" w:rsidP="00E573B8">
      <w:pPr>
        <w:tabs>
          <w:tab w:val="left" w:pos="0"/>
        </w:tabs>
        <w:spacing w:line="600" w:lineRule="auto"/>
        <w:jc w:val="left"/>
        <w:rPr>
          <w:ins w:id="6102" w:author="UTENTE" w:date="2020-06-30T18:32:00Z"/>
          <w:rFonts w:ascii="Calibri" w:eastAsia="Calibri" w:hAnsi="Calibri" w:cs="Times New Roman"/>
        </w:rPr>
      </w:pPr>
      <w:ins w:id="6103" w:author="UTENTE" w:date="2020-06-30T18:32:00Z">
        <w:r w:rsidRPr="00E573B8">
          <w:rPr>
            <w:rFonts w:ascii="Calibri" w:eastAsia="Calibri" w:hAnsi="Calibri" w:cs="Times New Roman"/>
          </w:rPr>
          <w:t>493.</w:t>
        </w:r>
        <w:r w:rsidRPr="00E573B8">
          <w:rPr>
            <w:rFonts w:ascii="Calibri" w:eastAsia="Calibri" w:hAnsi="Calibri" w:cs="Times New Roman"/>
          </w:rPr>
          <w:tab/>
          <w:t>n "Mi ritrovo a chiedermi se le cose torneranno mai a essere come prima."</w:t>
        </w:r>
      </w:ins>
    </w:p>
    <w:p w14:paraId="0343D050" w14:textId="77777777" w:rsidR="00E573B8" w:rsidRPr="00E573B8" w:rsidRDefault="00E573B8" w:rsidP="00E573B8">
      <w:pPr>
        <w:tabs>
          <w:tab w:val="left" w:pos="0"/>
        </w:tabs>
        <w:spacing w:line="600" w:lineRule="auto"/>
        <w:jc w:val="left"/>
        <w:rPr>
          <w:ins w:id="6104" w:author="UTENTE" w:date="2020-06-30T18:32:00Z"/>
          <w:rFonts w:ascii="Calibri" w:eastAsia="Calibri" w:hAnsi="Calibri" w:cs="Times New Roman"/>
        </w:rPr>
      </w:pPr>
      <w:ins w:id="6105" w:author="UTENTE" w:date="2020-06-30T18:32:00Z">
        <w:r w:rsidRPr="00E573B8">
          <w:rPr>
            <w:rFonts w:ascii="Calibri" w:eastAsia="Calibri" w:hAnsi="Calibri" w:cs="Times New Roman"/>
          </w:rPr>
          <w:t>494.</w:t>
        </w:r>
        <w:r w:rsidRPr="00E573B8">
          <w:rPr>
            <w:rFonts w:ascii="Calibri" w:eastAsia="Calibri" w:hAnsi="Calibri" w:cs="Times New Roman"/>
          </w:rPr>
          <w:tab/>
          <w:t>mc "\"S-o-l-d-i, baby!\""</w:t>
        </w:r>
      </w:ins>
    </w:p>
    <w:p w14:paraId="5B9B4F99" w14:textId="77777777" w:rsidR="00E573B8" w:rsidRPr="00E573B8" w:rsidRDefault="00E573B8" w:rsidP="00E573B8">
      <w:pPr>
        <w:tabs>
          <w:tab w:val="left" w:pos="0"/>
        </w:tabs>
        <w:spacing w:line="600" w:lineRule="auto"/>
        <w:jc w:val="left"/>
        <w:rPr>
          <w:ins w:id="6106" w:author="UTENTE" w:date="2020-06-30T18:32:00Z"/>
          <w:rFonts w:ascii="Calibri" w:eastAsia="Calibri" w:hAnsi="Calibri" w:cs="Times New Roman"/>
        </w:rPr>
      </w:pPr>
      <w:ins w:id="6107" w:author="UTENTE" w:date="2020-06-30T18:32:00Z">
        <w:r w:rsidRPr="00E573B8">
          <w:rPr>
            <w:rFonts w:ascii="Calibri" w:eastAsia="Calibri" w:hAnsi="Calibri" w:cs="Times New Roman"/>
          </w:rPr>
          <w:t>495.</w:t>
        </w:r>
        <w:r w:rsidRPr="00E573B8">
          <w:rPr>
            <w:rFonts w:ascii="Calibri" w:eastAsia="Calibri" w:hAnsi="Calibri" w:cs="Times New Roman"/>
          </w:rPr>
          <w:tab/>
          <w:t>n "Terminando il mio ultimo lavoro su commissione, mi allontano dalla scrivania e salto in piedi, sbadigliando soddisfatto."</w:t>
        </w:r>
      </w:ins>
    </w:p>
    <w:p w14:paraId="704985CF" w14:textId="77777777" w:rsidR="00E573B8" w:rsidRPr="00E573B8" w:rsidRDefault="00E573B8" w:rsidP="00E573B8">
      <w:pPr>
        <w:tabs>
          <w:tab w:val="left" w:pos="0"/>
        </w:tabs>
        <w:spacing w:line="600" w:lineRule="auto"/>
        <w:jc w:val="left"/>
        <w:rPr>
          <w:ins w:id="6108" w:author="UTENTE" w:date="2020-06-30T18:32:00Z"/>
          <w:rFonts w:ascii="Calibri" w:eastAsia="Calibri" w:hAnsi="Calibri" w:cs="Times New Roman"/>
        </w:rPr>
      </w:pPr>
      <w:ins w:id="6109" w:author="UTENTE" w:date="2020-06-30T18:32:00Z">
        <w:r w:rsidRPr="00E573B8">
          <w:rPr>
            <w:rFonts w:ascii="Calibri" w:eastAsia="Calibri" w:hAnsi="Calibri" w:cs="Times New Roman"/>
          </w:rPr>
          <w:t>496.</w:t>
        </w:r>
        <w:r w:rsidRPr="00E573B8">
          <w:rPr>
            <w:rFonts w:ascii="Calibri" w:eastAsia="Calibri" w:hAnsi="Calibri" w:cs="Times New Roman"/>
          </w:rPr>
          <w:tab/>
          <w:t>n "È ora di andare al lavoro e passare probabilmente un'altra notte poco entusiasmante…" </w:t>
        </w:r>
        <w:r w:rsidRPr="00E573B8">
          <w:rPr>
            <w:rFonts w:ascii="Calibri" w:eastAsia="Calibri" w:hAnsi="Calibri" w:cs="Times New Roman"/>
          </w:rPr>
          <w:br w:type="page"/>
        </w:r>
      </w:ins>
    </w:p>
    <w:p w14:paraId="4F9F5640" w14:textId="77777777" w:rsidR="00E573B8" w:rsidRPr="00E573B8" w:rsidRDefault="00E573B8" w:rsidP="00E573B8">
      <w:pPr>
        <w:tabs>
          <w:tab w:val="left" w:pos="0"/>
        </w:tabs>
        <w:spacing w:line="600" w:lineRule="auto"/>
        <w:jc w:val="left"/>
        <w:rPr>
          <w:ins w:id="6110" w:author="UTENTE" w:date="2020-06-30T18:32:00Z"/>
          <w:rFonts w:ascii="Calibri" w:eastAsia="Calibri" w:hAnsi="Calibri" w:cs="Times New Roman"/>
          <w:lang w:val="en-US"/>
        </w:rPr>
      </w:pPr>
      <w:ins w:id="6111" w:author="UTENTE" w:date="2020-06-30T18:32:00Z">
        <w:r w:rsidRPr="00E573B8">
          <w:rPr>
            <w:rFonts w:ascii="Calibri" w:eastAsia="Calibri" w:hAnsi="Calibri" w:cs="Times New Roman"/>
            <w:lang w:val="en-US"/>
          </w:rPr>
          <w:lastRenderedPageBreak/>
          <w:t>497.</w:t>
        </w:r>
        <w:r w:rsidRPr="00E573B8">
          <w:rPr>
            <w:rFonts w:ascii="Calibri" w:eastAsia="Calibri" w:hAnsi="Calibri" w:cs="Times New Roman"/>
            <w:lang w:val="en-US"/>
          </w:rPr>
          <w:tab/>
          <w:t>n "But at least I'll get to have some of Isaac's coffee and see his face, so it's not all bad."</w:t>
        </w:r>
      </w:ins>
    </w:p>
    <w:p w14:paraId="2EBCBF6D" w14:textId="77777777" w:rsidR="00E573B8" w:rsidRPr="00E573B8" w:rsidRDefault="00E573B8" w:rsidP="00E573B8">
      <w:pPr>
        <w:tabs>
          <w:tab w:val="left" w:pos="0"/>
        </w:tabs>
        <w:spacing w:line="600" w:lineRule="auto"/>
        <w:jc w:val="left"/>
        <w:rPr>
          <w:ins w:id="6112" w:author="UTENTE" w:date="2020-06-30T18:32:00Z"/>
          <w:rFonts w:ascii="Calibri" w:eastAsia="Calibri" w:hAnsi="Calibri" w:cs="Times New Roman"/>
          <w:lang w:val="en-US"/>
        </w:rPr>
      </w:pPr>
      <w:ins w:id="6113" w:author="UTENTE" w:date="2020-06-30T18:32:00Z">
        <w:r w:rsidRPr="00E573B8">
          <w:rPr>
            <w:rFonts w:ascii="Calibri" w:eastAsia="Calibri" w:hAnsi="Calibri" w:cs="Times New Roman"/>
            <w:lang w:val="en-US"/>
          </w:rPr>
          <w:t>498.</w:t>
        </w:r>
        <w:r w:rsidRPr="00E573B8">
          <w:rPr>
            <w:rFonts w:ascii="Calibri" w:eastAsia="Calibri" w:hAnsi="Calibri" w:cs="Times New Roman"/>
            <w:lang w:val="en-US"/>
          </w:rPr>
          <w:tab/>
          <w:t>n "A few weeks've passed since he first \"hired\" me, but it's been so quiet in the diner that I almost wonder if he didn't take me on just for the companionship."</w:t>
        </w:r>
      </w:ins>
    </w:p>
    <w:p w14:paraId="1A087AD6" w14:textId="77777777" w:rsidR="00E573B8" w:rsidRPr="00E573B8" w:rsidRDefault="00E573B8" w:rsidP="00E573B8">
      <w:pPr>
        <w:tabs>
          <w:tab w:val="left" w:pos="0"/>
        </w:tabs>
        <w:spacing w:line="600" w:lineRule="auto"/>
        <w:jc w:val="left"/>
        <w:rPr>
          <w:ins w:id="6114" w:author="UTENTE" w:date="2020-06-30T18:32:00Z"/>
          <w:rFonts w:ascii="Calibri" w:eastAsia="Calibri" w:hAnsi="Calibri" w:cs="Times New Roman"/>
          <w:lang w:val="en-US"/>
        </w:rPr>
      </w:pPr>
      <w:ins w:id="6115" w:author="UTENTE" w:date="2020-06-30T18:32:00Z">
        <w:r w:rsidRPr="00E573B8">
          <w:rPr>
            <w:rFonts w:ascii="Calibri" w:eastAsia="Calibri" w:hAnsi="Calibri" w:cs="Times New Roman"/>
            <w:lang w:val="en-US"/>
          </w:rPr>
          <w:t>499.</w:t>
        </w:r>
        <w:r w:rsidRPr="00E573B8">
          <w:rPr>
            <w:rFonts w:ascii="Calibri" w:eastAsia="Calibri" w:hAnsi="Calibri" w:cs="Times New Roman"/>
            <w:lang w:val="en-US"/>
          </w:rPr>
          <w:tab/>
          <w:t>n "–My shift kicks off pretty much like normal, with the regular drunk crowd stopping by at intervals."</w:t>
        </w:r>
      </w:ins>
    </w:p>
    <w:p w14:paraId="525D2D19" w14:textId="77777777" w:rsidR="00E573B8" w:rsidRPr="00E573B8" w:rsidRDefault="00E573B8" w:rsidP="00E573B8">
      <w:pPr>
        <w:tabs>
          <w:tab w:val="left" w:pos="0"/>
        </w:tabs>
        <w:spacing w:line="600" w:lineRule="auto"/>
        <w:jc w:val="left"/>
        <w:rPr>
          <w:ins w:id="6116" w:author="UTENTE" w:date="2020-06-30T18:32:00Z"/>
          <w:rFonts w:ascii="Calibri" w:eastAsia="Calibri" w:hAnsi="Calibri" w:cs="Times New Roman"/>
          <w:lang w:val="en-US"/>
        </w:rPr>
      </w:pPr>
      <w:ins w:id="6117" w:author="UTENTE" w:date="2020-06-30T18:32:00Z">
        <w:r w:rsidRPr="00E573B8">
          <w:rPr>
            <w:rFonts w:ascii="Calibri" w:eastAsia="Calibri" w:hAnsi="Calibri" w:cs="Times New Roman"/>
            <w:lang w:val="en-US"/>
          </w:rPr>
          <w:t>500.</w:t>
        </w:r>
        <w:r w:rsidRPr="00E573B8">
          <w:rPr>
            <w:rFonts w:ascii="Calibri" w:eastAsia="Calibri" w:hAnsi="Calibri" w:cs="Times New Roman"/>
            <w:lang w:val="en-US"/>
          </w:rPr>
          <w:tab/>
          <w:t>n "I spot a few familiar guys crowding around a booth, however, and I can guess they're probably vampires."</w:t>
        </w:r>
      </w:ins>
    </w:p>
    <w:p w14:paraId="5B97EB40" w14:textId="77777777" w:rsidR="00E573B8" w:rsidRPr="00E573B8" w:rsidRDefault="00E573B8" w:rsidP="00E573B8">
      <w:pPr>
        <w:tabs>
          <w:tab w:val="left" w:pos="0"/>
        </w:tabs>
        <w:spacing w:line="600" w:lineRule="auto"/>
        <w:jc w:val="left"/>
        <w:rPr>
          <w:ins w:id="6118" w:author="UTENTE" w:date="2020-06-30T18:32:00Z"/>
          <w:rFonts w:ascii="Calibri" w:eastAsia="Calibri" w:hAnsi="Calibri" w:cs="Times New Roman"/>
          <w:lang w:val="en-US"/>
        </w:rPr>
      </w:pPr>
      <w:ins w:id="6119" w:author="UTENTE" w:date="2020-06-30T18:32:00Z">
        <w:r w:rsidRPr="00E573B8">
          <w:rPr>
            <w:rFonts w:ascii="Calibri" w:eastAsia="Calibri" w:hAnsi="Calibri" w:cs="Times New Roman"/>
            <w:lang w:val="en-US"/>
          </w:rPr>
          <w:t>501.</w:t>
        </w:r>
        <w:r w:rsidRPr="00E573B8">
          <w:rPr>
            <w:rFonts w:ascii="Calibri" w:eastAsia="Calibri" w:hAnsi="Calibri" w:cs="Times New Roman"/>
            <w:lang w:val="en-US"/>
          </w:rPr>
          <w:tab/>
          <w:t>n "Grabbing a cloth, I head over to the neighboring table and start wiping it down, but I strain my ears to hear the conversation."</w:t>
        </w:r>
      </w:ins>
    </w:p>
    <w:p w14:paraId="6E28E7EA" w14:textId="77777777" w:rsidR="00E573B8" w:rsidRPr="00E573B8" w:rsidRDefault="00E573B8" w:rsidP="00E573B8">
      <w:pPr>
        <w:tabs>
          <w:tab w:val="left" w:pos="0"/>
        </w:tabs>
        <w:spacing w:line="600" w:lineRule="auto"/>
        <w:jc w:val="left"/>
        <w:rPr>
          <w:ins w:id="6120" w:author="UTENTE" w:date="2020-06-30T18:32:00Z"/>
          <w:rFonts w:ascii="Calibri" w:eastAsia="Calibri" w:hAnsi="Calibri" w:cs="Times New Roman"/>
          <w:lang w:val="en-US"/>
        </w:rPr>
      </w:pPr>
      <w:ins w:id="6121" w:author="UTENTE" w:date="2020-06-30T18:32:00Z">
        <w:r w:rsidRPr="00E573B8">
          <w:rPr>
            <w:rFonts w:ascii="Calibri" w:eastAsia="Calibri" w:hAnsi="Calibri" w:cs="Times New Roman"/>
            <w:lang w:val="en-US"/>
          </w:rPr>
          <w:t>502.</w:t>
        </w:r>
        <w:r w:rsidRPr="00E573B8">
          <w:rPr>
            <w:rFonts w:ascii="Calibri" w:eastAsia="Calibri" w:hAnsi="Calibri" w:cs="Times New Roman"/>
            <w:lang w:val="en-US"/>
          </w:rPr>
          <w:tab/>
          <w:t>u "\"…I'm sick of this shit, man, we gotta do something about it!\""</w:t>
        </w:r>
      </w:ins>
    </w:p>
    <w:p w14:paraId="3255EAE7" w14:textId="77777777" w:rsidR="00E573B8" w:rsidRPr="00E573B8" w:rsidRDefault="00E573B8" w:rsidP="00E573B8">
      <w:pPr>
        <w:tabs>
          <w:tab w:val="left" w:pos="0"/>
        </w:tabs>
        <w:spacing w:line="600" w:lineRule="auto"/>
        <w:jc w:val="left"/>
        <w:rPr>
          <w:ins w:id="6122" w:author="UTENTE" w:date="2020-06-30T18:32:00Z"/>
          <w:rFonts w:ascii="Calibri" w:eastAsia="Calibri" w:hAnsi="Calibri" w:cs="Times New Roman"/>
          <w:lang w:val="en-US"/>
        </w:rPr>
      </w:pPr>
      <w:ins w:id="6123" w:author="UTENTE" w:date="2020-06-30T18:32:00Z">
        <w:r w:rsidRPr="00E573B8">
          <w:rPr>
            <w:rFonts w:ascii="Calibri" w:eastAsia="Calibri" w:hAnsi="Calibri" w:cs="Times New Roman"/>
            <w:lang w:val="en-US"/>
          </w:rPr>
          <w:t>503.</w:t>
        </w:r>
        <w:r w:rsidRPr="00E573B8">
          <w:rPr>
            <w:rFonts w:ascii="Calibri" w:eastAsia="Calibri" w:hAnsi="Calibri" w:cs="Times New Roman"/>
            <w:lang w:val="en-US"/>
          </w:rPr>
          <w:tab/>
          <w:t>u "\"Keep your voice down, dumbass!\""</w:t>
        </w:r>
      </w:ins>
    </w:p>
    <w:p w14:paraId="2521732A" w14:textId="77777777" w:rsidR="00E573B8" w:rsidRPr="00E573B8" w:rsidRDefault="00E573B8" w:rsidP="00E573B8">
      <w:pPr>
        <w:tabs>
          <w:tab w:val="left" w:pos="0"/>
        </w:tabs>
        <w:spacing w:line="600" w:lineRule="auto"/>
        <w:jc w:val="left"/>
        <w:rPr>
          <w:ins w:id="6124" w:author="UTENTE" w:date="2020-06-30T18:32:00Z"/>
          <w:rFonts w:ascii="Calibri" w:eastAsia="Calibri" w:hAnsi="Calibri" w:cs="Times New Roman"/>
          <w:lang w:val="en-US"/>
        </w:rPr>
      </w:pPr>
      <w:ins w:id="6125" w:author="UTENTE" w:date="2020-06-30T18:32:00Z">
        <w:r w:rsidRPr="00E573B8">
          <w:rPr>
            <w:rFonts w:ascii="Calibri" w:eastAsia="Calibri" w:hAnsi="Calibri" w:cs="Times New Roman"/>
            <w:lang w:val="en-US"/>
          </w:rPr>
          <w:t>504.</w:t>
        </w:r>
        <w:r w:rsidRPr="00E573B8">
          <w:rPr>
            <w:rFonts w:ascii="Calibri" w:eastAsia="Calibri" w:hAnsi="Calibri" w:cs="Times New Roman"/>
            <w:lang w:val="en-US"/>
          </w:rPr>
          <w:tab/>
          <w:t>n "An angry growl comes from the booth, followed by someone else's hiss."</w:t>
        </w:r>
      </w:ins>
    </w:p>
    <w:p w14:paraId="0F4BE488" w14:textId="77777777" w:rsidR="00E573B8" w:rsidRPr="00E573B8" w:rsidRDefault="00E573B8" w:rsidP="00E573B8">
      <w:pPr>
        <w:tabs>
          <w:tab w:val="left" w:pos="0"/>
        </w:tabs>
        <w:spacing w:line="600" w:lineRule="auto"/>
        <w:jc w:val="left"/>
        <w:rPr>
          <w:ins w:id="6126" w:author="UTENTE" w:date="2020-06-30T18:32:00Z"/>
          <w:rFonts w:ascii="Calibri" w:eastAsia="Calibri" w:hAnsi="Calibri" w:cs="Times New Roman"/>
          <w:lang w:val="en-US"/>
        </w:rPr>
      </w:pPr>
      <w:ins w:id="6127" w:author="UTENTE" w:date="2020-06-30T18:32:00Z">
        <w:r w:rsidRPr="00E573B8">
          <w:rPr>
            <w:rFonts w:ascii="Calibri" w:eastAsia="Calibri" w:hAnsi="Calibri" w:cs="Times New Roman"/>
            <w:lang w:val="en-US"/>
          </w:rPr>
          <w:t>505.</w:t>
        </w:r>
        <w:r w:rsidRPr="00E573B8">
          <w:rPr>
            <w:rFonts w:ascii="Calibri" w:eastAsia="Calibri" w:hAnsi="Calibri" w:cs="Times New Roman"/>
            <w:lang w:val="en-US"/>
          </w:rPr>
          <w:tab/>
          <w:t>u "\"I don't like it either. I wanna see that guy taken down, so we don't have to play by his rules anymore.\""</w:t>
        </w:r>
      </w:ins>
    </w:p>
    <w:p w14:paraId="6D8AF9D0" w14:textId="77777777" w:rsidR="00E573B8" w:rsidRPr="00E573B8" w:rsidRDefault="00E573B8" w:rsidP="00E573B8">
      <w:pPr>
        <w:tabs>
          <w:tab w:val="left" w:pos="0"/>
        </w:tabs>
        <w:spacing w:line="600" w:lineRule="auto"/>
        <w:jc w:val="left"/>
        <w:rPr>
          <w:ins w:id="6128" w:author="UTENTE" w:date="2020-06-30T18:32:00Z"/>
          <w:rFonts w:ascii="Calibri" w:eastAsia="Calibri" w:hAnsi="Calibri" w:cs="Times New Roman"/>
          <w:lang w:val="en-US"/>
        </w:rPr>
      </w:pPr>
      <w:ins w:id="6129" w:author="UTENTE" w:date="2020-06-30T18:32:00Z">
        <w:r w:rsidRPr="00E573B8">
          <w:rPr>
            <w:rFonts w:ascii="Calibri" w:eastAsia="Calibri" w:hAnsi="Calibri" w:cs="Times New Roman"/>
            <w:lang w:val="en-US"/>
          </w:rPr>
          <w:t>506.</w:t>
        </w:r>
        <w:r w:rsidRPr="00E573B8">
          <w:rPr>
            <w:rFonts w:ascii="Calibri" w:eastAsia="Calibri" w:hAnsi="Calibri" w:cs="Times New Roman"/>
            <w:lang w:val="en-US"/>
          </w:rPr>
          <w:tab/>
          <w:t>u "\"Yeah, he thinks he owns all of us, doesn't he?\""</w:t>
        </w:r>
      </w:ins>
    </w:p>
    <w:p w14:paraId="079E9A8D" w14:textId="77777777" w:rsidR="00E573B8" w:rsidRPr="00E573B8" w:rsidRDefault="00E573B8" w:rsidP="00E573B8">
      <w:pPr>
        <w:tabs>
          <w:tab w:val="left" w:pos="0"/>
        </w:tabs>
        <w:spacing w:line="600" w:lineRule="auto"/>
        <w:jc w:val="left"/>
        <w:rPr>
          <w:ins w:id="6130" w:author="UTENTE" w:date="2020-06-30T18:32:00Z"/>
          <w:rFonts w:ascii="Calibri" w:eastAsia="Calibri" w:hAnsi="Calibri" w:cs="Times New Roman"/>
          <w:lang w:val="en-US"/>
        </w:rPr>
      </w:pPr>
      <w:ins w:id="6131" w:author="UTENTE" w:date="2020-06-30T18:32:00Z">
        <w:r w:rsidRPr="00E573B8">
          <w:rPr>
            <w:rFonts w:ascii="Calibri" w:eastAsia="Calibri" w:hAnsi="Calibri" w:cs="Times New Roman"/>
            <w:lang w:val="en-US"/>
          </w:rPr>
          <w:t>507.</w:t>
        </w:r>
        <w:r w:rsidRPr="00E573B8">
          <w:rPr>
            <w:rFonts w:ascii="Calibri" w:eastAsia="Calibri" w:hAnsi="Calibri" w:cs="Times New Roman"/>
            <w:lang w:val="en-US"/>
          </w:rPr>
          <w:tab/>
          <w:t>u "\"Head vampire sittin' on his fuckin' throne of skulls, woo, scary.\""</w:t>
        </w:r>
      </w:ins>
    </w:p>
    <w:p w14:paraId="6A9BBB9B" w14:textId="77777777" w:rsidR="00E573B8" w:rsidRPr="00E573B8" w:rsidRDefault="00E573B8" w:rsidP="00E573B8">
      <w:pPr>
        <w:tabs>
          <w:tab w:val="left" w:pos="0"/>
        </w:tabs>
        <w:spacing w:line="600" w:lineRule="auto"/>
        <w:jc w:val="left"/>
        <w:rPr>
          <w:ins w:id="6132" w:author="UTENTE" w:date="2020-06-30T18:32:00Z"/>
          <w:rFonts w:ascii="Calibri" w:eastAsia="Calibri" w:hAnsi="Calibri" w:cs="Times New Roman"/>
        </w:rPr>
      </w:pPr>
      <w:ins w:id="6133" w:author="UTENTE" w:date="2020-06-30T18:32:00Z">
        <w:r w:rsidRPr="00E573B8">
          <w:rPr>
            <w:rFonts w:ascii="Calibri" w:eastAsia="Calibri" w:hAnsi="Calibri" w:cs="Times New Roman"/>
          </w:rPr>
          <w:t>508.</w:t>
        </w:r>
        <w:r w:rsidRPr="00E573B8">
          <w:rPr>
            <w:rFonts w:ascii="Calibri" w:eastAsia="Calibri" w:hAnsi="Calibri" w:cs="Times New Roman"/>
          </w:rPr>
          <w:tab/>
          <w:t>mc "\"…\"" </w:t>
        </w:r>
        <w:r w:rsidRPr="00E573B8">
          <w:rPr>
            <w:rFonts w:ascii="Calibri" w:eastAsia="Calibri" w:hAnsi="Calibri" w:cs="Times New Roman"/>
          </w:rPr>
          <w:br w:type="page"/>
        </w:r>
      </w:ins>
    </w:p>
    <w:p w14:paraId="737925D6" w14:textId="77777777" w:rsidR="00E573B8" w:rsidRPr="00E573B8" w:rsidRDefault="00E573B8" w:rsidP="00E573B8">
      <w:pPr>
        <w:tabs>
          <w:tab w:val="left" w:pos="0"/>
        </w:tabs>
        <w:spacing w:line="600" w:lineRule="auto"/>
        <w:jc w:val="left"/>
        <w:rPr>
          <w:ins w:id="6134" w:author="UTENTE" w:date="2020-06-30T18:32:00Z"/>
          <w:rFonts w:ascii="Calibri" w:eastAsia="Calibri" w:hAnsi="Calibri" w:cs="Times New Roman"/>
        </w:rPr>
      </w:pPr>
      <w:ins w:id="6135" w:author="UTENTE" w:date="2020-06-30T18:32:00Z">
        <w:r w:rsidRPr="00E573B8">
          <w:rPr>
            <w:rFonts w:ascii="Calibri" w:eastAsia="Calibri" w:hAnsi="Calibri" w:cs="Times New Roman"/>
          </w:rPr>
          <w:lastRenderedPageBreak/>
          <w:t>497.</w:t>
        </w:r>
        <w:r w:rsidRPr="00E573B8">
          <w:rPr>
            <w:rFonts w:ascii="Calibri" w:eastAsia="Calibri" w:hAnsi="Calibri" w:cs="Times New Roman"/>
          </w:rPr>
          <w:tab/>
          <w:t>n "Ma almeno potrò godermi il caffè di Isaac e il suo viso, quindi non è tutto brutto."</w:t>
        </w:r>
      </w:ins>
    </w:p>
    <w:p w14:paraId="09AD7E9A" w14:textId="77777777" w:rsidR="00E573B8" w:rsidRPr="00E573B8" w:rsidRDefault="00E573B8" w:rsidP="00E573B8">
      <w:pPr>
        <w:tabs>
          <w:tab w:val="left" w:pos="0"/>
        </w:tabs>
        <w:spacing w:line="600" w:lineRule="auto"/>
        <w:jc w:val="left"/>
        <w:rPr>
          <w:ins w:id="6136" w:author="UTENTE" w:date="2020-06-30T18:32:00Z"/>
          <w:rFonts w:ascii="Calibri" w:eastAsia="Calibri" w:hAnsi="Calibri" w:cs="Times New Roman"/>
        </w:rPr>
      </w:pPr>
      <w:ins w:id="6137" w:author="UTENTE" w:date="2020-06-30T18:32:00Z">
        <w:r w:rsidRPr="00E573B8">
          <w:rPr>
            <w:rFonts w:ascii="Calibri" w:eastAsia="Calibri" w:hAnsi="Calibri" w:cs="Times New Roman"/>
          </w:rPr>
          <w:t>498.</w:t>
        </w:r>
        <w:r w:rsidRPr="00E573B8">
          <w:rPr>
            <w:rFonts w:ascii="Calibri" w:eastAsia="Calibri" w:hAnsi="Calibri" w:cs="Times New Roman"/>
          </w:rPr>
          <w:tab/>
          <w:t>n "Sono passate alcune settimane da quando mi ha \"assunto\", ma è tutto così tranquillo alla tavola calda che mi chiedo se non mi abbia preso con sé solo per fargli compagnia. "</w:t>
        </w:r>
      </w:ins>
    </w:p>
    <w:p w14:paraId="5FDE9729" w14:textId="77777777" w:rsidR="00E573B8" w:rsidRPr="00E573B8" w:rsidRDefault="00E573B8" w:rsidP="00E573B8">
      <w:pPr>
        <w:tabs>
          <w:tab w:val="left" w:pos="0"/>
        </w:tabs>
        <w:spacing w:line="600" w:lineRule="auto"/>
        <w:jc w:val="left"/>
        <w:rPr>
          <w:ins w:id="6138" w:author="UTENTE" w:date="2020-06-30T18:32:00Z"/>
          <w:rFonts w:ascii="Calibri" w:eastAsia="Calibri" w:hAnsi="Calibri" w:cs="Times New Roman"/>
        </w:rPr>
      </w:pPr>
      <w:ins w:id="6139" w:author="UTENTE" w:date="2020-06-30T18:32:00Z">
        <w:r w:rsidRPr="00E573B8">
          <w:rPr>
            <w:rFonts w:ascii="Calibri" w:eastAsia="Calibri" w:hAnsi="Calibri" w:cs="Times New Roman"/>
          </w:rPr>
          <w:t>499.</w:t>
        </w:r>
        <w:r w:rsidRPr="00E573B8">
          <w:rPr>
            <w:rFonts w:ascii="Calibri" w:eastAsia="Calibri" w:hAnsi="Calibri" w:cs="Times New Roman"/>
          </w:rPr>
          <w:tab/>
          <w:t>n "-Il mio turno inizia come al solito, con la solita clientela di ubriachi che ogni tanto fa capolino dalla porta."</w:t>
        </w:r>
      </w:ins>
    </w:p>
    <w:p w14:paraId="7959E917" w14:textId="77777777" w:rsidR="00E573B8" w:rsidRPr="00E573B8" w:rsidRDefault="00E573B8" w:rsidP="00E573B8">
      <w:pPr>
        <w:tabs>
          <w:tab w:val="left" w:pos="0"/>
        </w:tabs>
        <w:spacing w:line="600" w:lineRule="auto"/>
        <w:jc w:val="left"/>
        <w:rPr>
          <w:ins w:id="6140" w:author="UTENTE" w:date="2020-06-30T18:32:00Z"/>
          <w:rFonts w:ascii="Calibri" w:eastAsia="Calibri" w:hAnsi="Calibri" w:cs="Times New Roman"/>
        </w:rPr>
      </w:pPr>
      <w:ins w:id="6141" w:author="UTENTE" w:date="2020-06-30T18:32:00Z">
        <w:r w:rsidRPr="00E573B8">
          <w:rPr>
            <w:rFonts w:ascii="Calibri" w:eastAsia="Calibri" w:hAnsi="Calibri" w:cs="Times New Roman"/>
          </w:rPr>
          <w:t>500.</w:t>
        </w:r>
        <w:r w:rsidRPr="00E573B8">
          <w:rPr>
            <w:rFonts w:ascii="Calibri" w:eastAsia="Calibri" w:hAnsi="Calibri" w:cs="Times New Roman"/>
          </w:rPr>
          <w:tab/>
          <w:t>n "Noto qualche volto familiare ai tavoli, tuttavia, e posso immaginare siano probabilmente dei vampiri."</w:t>
        </w:r>
      </w:ins>
    </w:p>
    <w:p w14:paraId="09501876" w14:textId="77777777" w:rsidR="00E573B8" w:rsidRPr="00E573B8" w:rsidRDefault="00E573B8" w:rsidP="00E573B8">
      <w:pPr>
        <w:tabs>
          <w:tab w:val="left" w:pos="0"/>
        </w:tabs>
        <w:spacing w:line="600" w:lineRule="auto"/>
        <w:jc w:val="left"/>
        <w:rPr>
          <w:ins w:id="6142" w:author="UTENTE" w:date="2020-06-30T18:32:00Z"/>
          <w:rFonts w:ascii="Calibri" w:eastAsia="Calibri" w:hAnsi="Calibri" w:cs="Times New Roman"/>
        </w:rPr>
      </w:pPr>
      <w:ins w:id="6143" w:author="UTENTE" w:date="2020-06-30T18:32:00Z">
        <w:r w:rsidRPr="00E573B8">
          <w:rPr>
            <w:rFonts w:ascii="Calibri" w:eastAsia="Calibri" w:hAnsi="Calibri" w:cs="Times New Roman"/>
          </w:rPr>
          <w:t>501.</w:t>
        </w:r>
        <w:r w:rsidRPr="00E573B8">
          <w:rPr>
            <w:rFonts w:ascii="Calibri" w:eastAsia="Calibri" w:hAnsi="Calibri" w:cs="Times New Roman"/>
          </w:rPr>
          <w:tab/>
          <w:t>n "Afferrando uno straccio, mi dirigo verso il tavolo accanto e inizio a pulirlo, intanto tendo le orecchie per ascoltare la conversazione."</w:t>
        </w:r>
      </w:ins>
    </w:p>
    <w:p w14:paraId="60C71924" w14:textId="77777777" w:rsidR="00E573B8" w:rsidRPr="00E573B8" w:rsidRDefault="00E573B8" w:rsidP="00E573B8">
      <w:pPr>
        <w:tabs>
          <w:tab w:val="left" w:pos="0"/>
        </w:tabs>
        <w:spacing w:line="600" w:lineRule="auto"/>
        <w:jc w:val="left"/>
        <w:rPr>
          <w:ins w:id="6144" w:author="UTENTE" w:date="2020-06-30T18:32:00Z"/>
          <w:rFonts w:ascii="Calibri" w:eastAsia="Calibri" w:hAnsi="Calibri" w:cs="Times New Roman"/>
        </w:rPr>
      </w:pPr>
      <w:ins w:id="6145" w:author="UTENTE" w:date="2020-06-30T18:32:00Z">
        <w:r w:rsidRPr="00E573B8">
          <w:rPr>
            <w:rFonts w:ascii="Calibri" w:eastAsia="Calibri" w:hAnsi="Calibri" w:cs="Times New Roman"/>
          </w:rPr>
          <w:t>502.</w:t>
        </w:r>
        <w:r w:rsidRPr="00E573B8">
          <w:rPr>
            <w:rFonts w:ascii="Calibri" w:eastAsia="Calibri" w:hAnsi="Calibri" w:cs="Times New Roman"/>
          </w:rPr>
          <w:tab/>
          <w:t>u "\"…Sono stanco di questa merda, amico, dobbiamo fare qualcosa!\""</w:t>
        </w:r>
      </w:ins>
    </w:p>
    <w:p w14:paraId="511C75B6" w14:textId="77777777" w:rsidR="00E573B8" w:rsidRPr="00E573B8" w:rsidRDefault="00E573B8" w:rsidP="00E573B8">
      <w:pPr>
        <w:tabs>
          <w:tab w:val="left" w:pos="0"/>
        </w:tabs>
        <w:spacing w:line="600" w:lineRule="auto"/>
        <w:jc w:val="left"/>
        <w:rPr>
          <w:ins w:id="6146" w:author="UTENTE" w:date="2020-06-30T18:32:00Z"/>
          <w:rFonts w:ascii="Calibri" w:eastAsia="Calibri" w:hAnsi="Calibri" w:cs="Times New Roman"/>
        </w:rPr>
      </w:pPr>
      <w:ins w:id="6147" w:author="UTENTE" w:date="2020-06-30T18:32:00Z">
        <w:r w:rsidRPr="00E573B8">
          <w:rPr>
            <w:rFonts w:ascii="Calibri" w:eastAsia="Calibri" w:hAnsi="Calibri" w:cs="Times New Roman"/>
          </w:rPr>
          <w:t>503.</w:t>
        </w:r>
        <w:r w:rsidRPr="00E573B8">
          <w:rPr>
            <w:rFonts w:ascii="Calibri" w:eastAsia="Calibri" w:hAnsi="Calibri" w:cs="Times New Roman"/>
          </w:rPr>
          <w:tab/>
          <w:t>u "\"Abbassa la voce, idiota!\""</w:t>
        </w:r>
      </w:ins>
    </w:p>
    <w:p w14:paraId="4BDC95B7" w14:textId="77777777" w:rsidR="00E573B8" w:rsidRPr="00E573B8" w:rsidRDefault="00E573B8" w:rsidP="00E573B8">
      <w:pPr>
        <w:tabs>
          <w:tab w:val="left" w:pos="0"/>
        </w:tabs>
        <w:spacing w:line="600" w:lineRule="auto"/>
        <w:jc w:val="left"/>
        <w:rPr>
          <w:ins w:id="6148" w:author="UTENTE" w:date="2020-06-30T18:32:00Z"/>
          <w:rFonts w:ascii="Calibri" w:eastAsia="Calibri" w:hAnsi="Calibri" w:cs="Times New Roman"/>
        </w:rPr>
      </w:pPr>
      <w:ins w:id="6149" w:author="UTENTE" w:date="2020-06-30T18:32:00Z">
        <w:r w:rsidRPr="00E573B8">
          <w:rPr>
            <w:rFonts w:ascii="Calibri" w:eastAsia="Calibri" w:hAnsi="Calibri" w:cs="Times New Roman"/>
          </w:rPr>
          <w:t>504.</w:t>
        </w:r>
        <w:r w:rsidRPr="00E573B8">
          <w:rPr>
            <w:rFonts w:ascii="Calibri" w:eastAsia="Calibri" w:hAnsi="Calibri" w:cs="Times New Roman"/>
          </w:rPr>
          <w:tab/>
          <w:t>n "Un ringhio di rabbia mi arriva dal tavolo accanto, seguito dal sibilare di qualcun altro."</w:t>
        </w:r>
      </w:ins>
    </w:p>
    <w:p w14:paraId="68687C13" w14:textId="77777777" w:rsidR="00E573B8" w:rsidRPr="00E573B8" w:rsidRDefault="00E573B8" w:rsidP="00E573B8">
      <w:pPr>
        <w:tabs>
          <w:tab w:val="left" w:pos="0"/>
        </w:tabs>
        <w:spacing w:line="600" w:lineRule="auto"/>
        <w:jc w:val="left"/>
        <w:rPr>
          <w:ins w:id="6150" w:author="UTENTE" w:date="2020-06-30T18:32:00Z"/>
          <w:rFonts w:ascii="Calibri" w:eastAsia="Calibri" w:hAnsi="Calibri" w:cs="Times New Roman"/>
        </w:rPr>
      </w:pPr>
      <w:ins w:id="6151" w:author="UTENTE" w:date="2020-06-30T18:32:00Z">
        <w:r w:rsidRPr="00E573B8">
          <w:rPr>
            <w:rFonts w:ascii="Calibri" w:eastAsia="Calibri" w:hAnsi="Calibri" w:cs="Times New Roman"/>
          </w:rPr>
          <w:t>505.</w:t>
        </w:r>
        <w:r w:rsidRPr="00E573B8">
          <w:rPr>
            <w:rFonts w:ascii="Calibri" w:eastAsia="Calibri" w:hAnsi="Calibri" w:cs="Times New Roman"/>
          </w:rPr>
          <w:tab/>
          <w:t>u "\"Non piace nemmeno a me. Voglio vedere quel tizio crollare, così non dovremmo più stare alle sue regole di merda.\""</w:t>
        </w:r>
      </w:ins>
    </w:p>
    <w:p w14:paraId="0B6CC2A4" w14:textId="77777777" w:rsidR="00E573B8" w:rsidRPr="00E573B8" w:rsidRDefault="00E573B8" w:rsidP="00E573B8">
      <w:pPr>
        <w:tabs>
          <w:tab w:val="left" w:pos="0"/>
        </w:tabs>
        <w:spacing w:line="600" w:lineRule="auto"/>
        <w:jc w:val="left"/>
        <w:rPr>
          <w:ins w:id="6152" w:author="UTENTE" w:date="2020-06-30T18:32:00Z"/>
          <w:rFonts w:ascii="Calibri" w:eastAsia="Calibri" w:hAnsi="Calibri" w:cs="Times New Roman"/>
        </w:rPr>
      </w:pPr>
      <w:ins w:id="6153" w:author="UTENTE" w:date="2020-06-30T18:32:00Z">
        <w:r w:rsidRPr="00E573B8">
          <w:rPr>
            <w:rFonts w:ascii="Calibri" w:eastAsia="Calibri" w:hAnsi="Calibri" w:cs="Times New Roman"/>
          </w:rPr>
          <w:t>506.</w:t>
        </w:r>
        <w:r w:rsidRPr="00E573B8">
          <w:rPr>
            <w:rFonts w:ascii="Calibri" w:eastAsia="Calibri" w:hAnsi="Calibri" w:cs="Times New Roman"/>
          </w:rPr>
          <w:tab/>
          <w:t>u "\"Ok, ma… ci ha tutti in pugno, non è così?\""</w:t>
        </w:r>
      </w:ins>
    </w:p>
    <w:p w14:paraId="6673C9F8" w14:textId="77777777" w:rsidR="00E573B8" w:rsidRPr="00E573B8" w:rsidRDefault="00E573B8" w:rsidP="00E573B8">
      <w:pPr>
        <w:tabs>
          <w:tab w:val="left" w:pos="0"/>
        </w:tabs>
        <w:spacing w:line="600" w:lineRule="auto"/>
        <w:jc w:val="left"/>
        <w:rPr>
          <w:ins w:id="6154" w:author="UTENTE" w:date="2020-06-30T18:32:00Z"/>
          <w:rFonts w:ascii="Calibri" w:eastAsia="Calibri" w:hAnsi="Calibri" w:cs="Times New Roman"/>
        </w:rPr>
      </w:pPr>
      <w:ins w:id="6155" w:author="UTENTE" w:date="2020-06-30T18:32:00Z">
        <w:r w:rsidRPr="00E573B8">
          <w:rPr>
            <w:rFonts w:ascii="Calibri" w:eastAsia="Calibri" w:hAnsi="Calibri" w:cs="Times New Roman"/>
          </w:rPr>
          <w:t>507.</w:t>
        </w:r>
        <w:r w:rsidRPr="00E573B8">
          <w:rPr>
            <w:rFonts w:ascii="Calibri" w:eastAsia="Calibri" w:hAnsi="Calibri" w:cs="Times New Roman"/>
          </w:rPr>
          <w:tab/>
          <w:t>u "\"Il vampiro capo seduto sul suo cazzo di trono di teschi, buu, spaventoso.\""</w:t>
        </w:r>
      </w:ins>
    </w:p>
    <w:p w14:paraId="0318185F" w14:textId="77777777" w:rsidR="00E573B8" w:rsidRPr="00E573B8" w:rsidRDefault="00E573B8" w:rsidP="00E573B8">
      <w:pPr>
        <w:tabs>
          <w:tab w:val="left" w:pos="0"/>
        </w:tabs>
        <w:spacing w:line="600" w:lineRule="auto"/>
        <w:jc w:val="left"/>
        <w:rPr>
          <w:ins w:id="6156" w:author="UTENTE" w:date="2020-06-30T18:32:00Z"/>
          <w:rFonts w:ascii="Calibri" w:eastAsia="Calibri" w:hAnsi="Calibri" w:cs="Times New Roman"/>
          <w:lang w:val="en-US"/>
          <w:rPrChange w:id="6157" w:author="UTENTE" w:date="2020-06-30T18:32:00Z">
            <w:rPr>
              <w:ins w:id="6158" w:author="UTENTE" w:date="2020-06-30T18:32:00Z"/>
              <w:rFonts w:ascii="Calibri" w:eastAsia="Calibri" w:hAnsi="Calibri" w:cs="Times New Roman"/>
            </w:rPr>
          </w:rPrChange>
        </w:rPr>
      </w:pPr>
      <w:ins w:id="6159" w:author="UTENTE" w:date="2020-06-30T18:32:00Z">
        <w:r w:rsidRPr="00E573B8">
          <w:rPr>
            <w:rFonts w:ascii="Calibri" w:eastAsia="Calibri" w:hAnsi="Calibri" w:cs="Times New Roman"/>
            <w:lang w:val="en-US"/>
            <w:rPrChange w:id="6160" w:author="UTENTE" w:date="2020-06-30T18:32:00Z">
              <w:rPr>
                <w:rFonts w:ascii="Calibri" w:eastAsia="Calibri" w:hAnsi="Calibri" w:cs="Times New Roman"/>
              </w:rPr>
            </w:rPrChange>
          </w:rPr>
          <w:t>508.</w:t>
        </w:r>
        <w:r w:rsidRPr="00E573B8">
          <w:rPr>
            <w:rFonts w:ascii="Calibri" w:eastAsia="Calibri" w:hAnsi="Calibri" w:cs="Times New Roman"/>
            <w:lang w:val="en-US"/>
            <w:rPrChange w:id="6161" w:author="UTENTE" w:date="2020-06-30T18:32:00Z">
              <w:rPr>
                <w:rFonts w:ascii="Calibri" w:eastAsia="Calibri" w:hAnsi="Calibri" w:cs="Times New Roman"/>
              </w:rPr>
            </w:rPrChange>
          </w:rPr>
          <w:tab/>
          <w:t>mc "\"…\"" </w:t>
        </w:r>
        <w:r w:rsidRPr="00E573B8">
          <w:rPr>
            <w:rFonts w:ascii="Calibri" w:eastAsia="Calibri" w:hAnsi="Calibri" w:cs="Times New Roman"/>
            <w:lang w:val="en-US"/>
            <w:rPrChange w:id="6162" w:author="UTENTE" w:date="2020-06-30T18:32:00Z">
              <w:rPr>
                <w:rFonts w:ascii="Calibri" w:eastAsia="Calibri" w:hAnsi="Calibri" w:cs="Times New Roman"/>
              </w:rPr>
            </w:rPrChange>
          </w:rPr>
          <w:br w:type="page"/>
        </w:r>
      </w:ins>
    </w:p>
    <w:p w14:paraId="4E6BAFDB" w14:textId="77777777" w:rsidR="00E573B8" w:rsidRPr="00E573B8" w:rsidRDefault="00E573B8" w:rsidP="00E573B8">
      <w:pPr>
        <w:tabs>
          <w:tab w:val="left" w:pos="0"/>
        </w:tabs>
        <w:spacing w:line="600" w:lineRule="auto"/>
        <w:jc w:val="left"/>
        <w:rPr>
          <w:ins w:id="6163" w:author="UTENTE" w:date="2020-06-30T18:32:00Z"/>
          <w:rFonts w:ascii="Calibri" w:eastAsia="Calibri" w:hAnsi="Calibri" w:cs="Times New Roman"/>
          <w:lang w:val="en-US"/>
        </w:rPr>
      </w:pPr>
      <w:ins w:id="6164" w:author="UTENTE" w:date="2020-06-30T18:32:00Z">
        <w:r w:rsidRPr="00E573B8">
          <w:rPr>
            <w:rFonts w:ascii="Calibri" w:eastAsia="Calibri" w:hAnsi="Calibri" w:cs="Times New Roman"/>
            <w:lang w:val="en-US"/>
          </w:rPr>
          <w:lastRenderedPageBreak/>
          <w:t>509.</w:t>
        </w:r>
        <w:r w:rsidRPr="00E573B8">
          <w:rPr>
            <w:rFonts w:ascii="Calibri" w:eastAsia="Calibri" w:hAnsi="Calibri" w:cs="Times New Roman"/>
            <w:lang w:val="en-US"/>
          </w:rPr>
          <w:tab/>
          <w:t>n "They must be talking about Bishop."</w:t>
        </w:r>
      </w:ins>
    </w:p>
    <w:p w14:paraId="14463902" w14:textId="77777777" w:rsidR="00E573B8" w:rsidRPr="00E573B8" w:rsidRDefault="00E573B8" w:rsidP="00E573B8">
      <w:pPr>
        <w:tabs>
          <w:tab w:val="left" w:pos="0"/>
        </w:tabs>
        <w:spacing w:line="600" w:lineRule="auto"/>
        <w:jc w:val="left"/>
        <w:rPr>
          <w:ins w:id="6165" w:author="UTENTE" w:date="2020-06-30T18:32:00Z"/>
          <w:rFonts w:ascii="Calibri" w:eastAsia="Calibri" w:hAnsi="Calibri" w:cs="Times New Roman"/>
          <w:lang w:val="en-US"/>
        </w:rPr>
      </w:pPr>
      <w:ins w:id="6166" w:author="UTENTE" w:date="2020-06-30T18:32:00Z">
        <w:r w:rsidRPr="00E573B8">
          <w:rPr>
            <w:rFonts w:ascii="Calibri" w:eastAsia="Calibri" w:hAnsi="Calibri" w:cs="Times New Roman"/>
            <w:lang w:val="en-US"/>
          </w:rPr>
          <w:t>510.</w:t>
        </w:r>
        <w:r w:rsidRPr="00E573B8">
          <w:rPr>
            <w:rFonts w:ascii="Calibri" w:eastAsia="Calibri" w:hAnsi="Calibri" w:cs="Times New Roman"/>
            <w:lang w:val="en-US"/>
          </w:rPr>
          <w:tab/>
          <w:t>n "By the sound of it, they don't like him, either… but they sound way angrier than the other vampires I've heard before."</w:t>
        </w:r>
      </w:ins>
    </w:p>
    <w:p w14:paraId="6505C10A" w14:textId="77777777" w:rsidR="00E573B8" w:rsidRPr="00E573B8" w:rsidRDefault="00E573B8" w:rsidP="00E573B8">
      <w:pPr>
        <w:tabs>
          <w:tab w:val="left" w:pos="0"/>
        </w:tabs>
        <w:spacing w:line="600" w:lineRule="auto"/>
        <w:jc w:val="left"/>
        <w:rPr>
          <w:ins w:id="6167" w:author="UTENTE" w:date="2020-06-30T18:32:00Z"/>
          <w:rFonts w:ascii="Calibri" w:eastAsia="Calibri" w:hAnsi="Calibri" w:cs="Times New Roman"/>
          <w:lang w:val="en-US"/>
        </w:rPr>
      </w:pPr>
      <w:ins w:id="6168" w:author="UTENTE" w:date="2020-06-30T18:32:00Z">
        <w:r w:rsidRPr="00E573B8">
          <w:rPr>
            <w:rFonts w:ascii="Calibri" w:eastAsia="Calibri" w:hAnsi="Calibri" w:cs="Times New Roman"/>
            <w:lang w:val="en-US"/>
          </w:rPr>
          <w:t>511.</w:t>
        </w:r>
        <w:r w:rsidRPr="00E573B8">
          <w:rPr>
            <w:rFonts w:ascii="Calibri" w:eastAsia="Calibri" w:hAnsi="Calibri" w:cs="Times New Roman"/>
            <w:lang w:val="en-US"/>
          </w:rPr>
          <w:tab/>
          <w:t>u "\"So what're we gonna do about it? Join up with those stupid Seirei guys? They're way too private and stuck-up for that.\""</w:t>
        </w:r>
      </w:ins>
    </w:p>
    <w:p w14:paraId="28CB8921" w14:textId="77777777" w:rsidR="00E573B8" w:rsidRPr="00E573B8" w:rsidRDefault="00E573B8" w:rsidP="00E573B8">
      <w:pPr>
        <w:tabs>
          <w:tab w:val="left" w:pos="0"/>
        </w:tabs>
        <w:spacing w:line="600" w:lineRule="auto"/>
        <w:jc w:val="left"/>
        <w:rPr>
          <w:ins w:id="6169" w:author="UTENTE" w:date="2020-06-30T18:32:00Z"/>
          <w:rFonts w:ascii="Calibri" w:eastAsia="Calibri" w:hAnsi="Calibri" w:cs="Times New Roman"/>
          <w:lang w:val="en-US"/>
        </w:rPr>
      </w:pPr>
      <w:ins w:id="6170" w:author="UTENTE" w:date="2020-06-30T18:32:00Z">
        <w:r w:rsidRPr="00E573B8">
          <w:rPr>
            <w:rFonts w:ascii="Calibri" w:eastAsia="Calibri" w:hAnsi="Calibri" w:cs="Times New Roman"/>
            <w:lang w:val="en-US"/>
          </w:rPr>
          <w:t>512.</w:t>
        </w:r>
        <w:r w:rsidRPr="00E573B8">
          <w:rPr>
            <w:rFonts w:ascii="Calibri" w:eastAsia="Calibri" w:hAnsi="Calibri" w:cs="Times New Roman"/>
            <w:lang w:val="en-US"/>
          </w:rPr>
          <w:tab/>
          <w:t>u "\"Ngh, I dunno, man. Just wait it out for now, I guess… but I swear, I want that guy fuckin' {i}dead.{/i}\""</w:t>
        </w:r>
      </w:ins>
    </w:p>
    <w:p w14:paraId="2358916E" w14:textId="77777777" w:rsidR="00E573B8" w:rsidRPr="00E573B8" w:rsidRDefault="00E573B8" w:rsidP="00E573B8">
      <w:pPr>
        <w:tabs>
          <w:tab w:val="left" w:pos="0"/>
        </w:tabs>
        <w:spacing w:line="600" w:lineRule="auto"/>
        <w:jc w:val="left"/>
        <w:rPr>
          <w:ins w:id="6171" w:author="UTENTE" w:date="2020-06-30T18:32:00Z"/>
          <w:rFonts w:ascii="Calibri" w:eastAsia="Calibri" w:hAnsi="Calibri" w:cs="Times New Roman"/>
          <w:lang w:val="en-US"/>
        </w:rPr>
      </w:pPr>
      <w:ins w:id="6172" w:author="UTENTE" w:date="2020-06-30T18:32:00Z">
        <w:r w:rsidRPr="00E573B8">
          <w:rPr>
            <w:rFonts w:ascii="Calibri" w:eastAsia="Calibri" w:hAnsi="Calibri" w:cs="Times New Roman"/>
            <w:lang w:val="en-US"/>
          </w:rPr>
          <w:t>513.</w:t>
        </w:r>
        <w:r w:rsidRPr="00E573B8">
          <w:rPr>
            <w:rFonts w:ascii="Calibri" w:eastAsia="Calibri" w:hAnsi="Calibri" w:cs="Times New Roman"/>
            <w:lang w:val="en-US"/>
          </w:rPr>
          <w:tab/>
          <w:t>n "The conversation suddenly goes silent."</w:t>
        </w:r>
      </w:ins>
    </w:p>
    <w:p w14:paraId="17CFE5A8" w14:textId="77777777" w:rsidR="00E573B8" w:rsidRPr="00E573B8" w:rsidRDefault="00E573B8" w:rsidP="00E573B8">
      <w:pPr>
        <w:tabs>
          <w:tab w:val="left" w:pos="0"/>
        </w:tabs>
        <w:spacing w:line="600" w:lineRule="auto"/>
        <w:jc w:val="left"/>
        <w:rPr>
          <w:ins w:id="6173" w:author="UTENTE" w:date="2020-06-30T18:32:00Z"/>
          <w:rFonts w:ascii="Calibri" w:eastAsia="Calibri" w:hAnsi="Calibri" w:cs="Times New Roman"/>
          <w:lang w:val="en-US"/>
        </w:rPr>
      </w:pPr>
      <w:ins w:id="6174" w:author="UTENTE" w:date="2020-06-30T18:32:00Z">
        <w:r w:rsidRPr="00E573B8">
          <w:rPr>
            <w:rFonts w:ascii="Calibri" w:eastAsia="Calibri" w:hAnsi="Calibri" w:cs="Times New Roman"/>
            <w:lang w:val="en-US"/>
          </w:rPr>
          <w:t>514.</w:t>
        </w:r>
        <w:r w:rsidRPr="00E573B8">
          <w:rPr>
            <w:rFonts w:ascii="Calibri" w:eastAsia="Calibri" w:hAnsi="Calibri" w:cs="Times New Roman"/>
            <w:lang w:val="en-US"/>
          </w:rPr>
          <w:tab/>
          <w:t>mc "\"…\""</w:t>
        </w:r>
      </w:ins>
    </w:p>
    <w:p w14:paraId="1DAA1674" w14:textId="77777777" w:rsidR="00E573B8" w:rsidRPr="00E573B8" w:rsidRDefault="00E573B8" w:rsidP="00E573B8">
      <w:pPr>
        <w:tabs>
          <w:tab w:val="left" w:pos="0"/>
        </w:tabs>
        <w:spacing w:line="600" w:lineRule="auto"/>
        <w:jc w:val="left"/>
        <w:rPr>
          <w:ins w:id="6175" w:author="UTENTE" w:date="2020-06-30T18:32:00Z"/>
          <w:rFonts w:ascii="Calibri" w:eastAsia="Calibri" w:hAnsi="Calibri" w:cs="Times New Roman"/>
          <w:lang w:val="en-US"/>
        </w:rPr>
      </w:pPr>
      <w:ins w:id="6176" w:author="UTENTE" w:date="2020-06-30T18:32:00Z">
        <w:r w:rsidRPr="00E573B8">
          <w:rPr>
            <w:rFonts w:ascii="Calibri" w:eastAsia="Calibri" w:hAnsi="Calibri" w:cs="Times New Roman"/>
            <w:lang w:val="en-US"/>
          </w:rPr>
          <w:t>515.</w:t>
        </w:r>
        <w:r w:rsidRPr="00E573B8">
          <w:rPr>
            <w:rFonts w:ascii="Calibri" w:eastAsia="Calibri" w:hAnsi="Calibri" w:cs="Times New Roman"/>
            <w:lang w:val="en-US"/>
          </w:rPr>
          <w:tab/>
          <w:t>n "I realize I've been standing stock-still for a few moments, staring at a nearby table while trying to listen in."</w:t>
        </w:r>
      </w:ins>
    </w:p>
    <w:p w14:paraId="212C315D" w14:textId="77777777" w:rsidR="00E573B8" w:rsidRPr="00E573B8" w:rsidRDefault="00E573B8" w:rsidP="00E573B8">
      <w:pPr>
        <w:tabs>
          <w:tab w:val="left" w:pos="0"/>
        </w:tabs>
        <w:spacing w:line="600" w:lineRule="auto"/>
        <w:jc w:val="left"/>
        <w:rPr>
          <w:ins w:id="6177" w:author="UTENTE" w:date="2020-06-30T18:32:00Z"/>
          <w:rFonts w:ascii="Calibri" w:eastAsia="Calibri" w:hAnsi="Calibri" w:cs="Times New Roman"/>
          <w:lang w:val="en-US"/>
        </w:rPr>
      </w:pPr>
      <w:ins w:id="6178" w:author="UTENTE" w:date="2020-06-30T18:32:00Z">
        <w:r w:rsidRPr="00E573B8">
          <w:rPr>
            <w:rFonts w:ascii="Calibri" w:eastAsia="Calibri" w:hAnsi="Calibri" w:cs="Times New Roman"/>
            <w:lang w:val="en-US"/>
          </w:rPr>
          <w:t>516.</w:t>
        </w:r>
        <w:r w:rsidRPr="00E573B8">
          <w:rPr>
            <w:rFonts w:ascii="Calibri" w:eastAsia="Calibri" w:hAnsi="Calibri" w:cs="Times New Roman"/>
            <w:lang w:val="en-US"/>
          </w:rPr>
          <w:tab/>
          <w:t>u "\"Hey… I know you, don't I?\""</w:t>
        </w:r>
      </w:ins>
    </w:p>
    <w:p w14:paraId="376E92BB" w14:textId="77777777" w:rsidR="00E573B8" w:rsidRPr="00E573B8" w:rsidRDefault="00E573B8" w:rsidP="00E573B8">
      <w:pPr>
        <w:tabs>
          <w:tab w:val="left" w:pos="0"/>
        </w:tabs>
        <w:spacing w:line="600" w:lineRule="auto"/>
        <w:jc w:val="left"/>
        <w:rPr>
          <w:ins w:id="6179" w:author="UTENTE" w:date="2020-06-30T18:32:00Z"/>
          <w:rFonts w:ascii="Calibri" w:eastAsia="Calibri" w:hAnsi="Calibri" w:cs="Times New Roman"/>
          <w:lang w:val="en-US"/>
        </w:rPr>
      </w:pPr>
      <w:ins w:id="6180" w:author="UTENTE" w:date="2020-06-30T18:32:00Z">
        <w:r w:rsidRPr="00E573B8">
          <w:rPr>
            <w:rFonts w:ascii="Calibri" w:eastAsia="Calibri" w:hAnsi="Calibri" w:cs="Times New Roman"/>
            <w:lang w:val="en-US"/>
          </w:rPr>
          <w:t>517.</w:t>
        </w:r>
        <w:r w:rsidRPr="00E573B8">
          <w:rPr>
            <w:rFonts w:ascii="Calibri" w:eastAsia="Calibri" w:hAnsi="Calibri" w:cs="Times New Roman"/>
            <w:lang w:val="en-US"/>
          </w:rPr>
          <w:tab/>
          <w:t>n "When a drawling, sing-song voice calls out behind me, I quickly turn to see a familiar figure standing there."</w:t>
        </w:r>
      </w:ins>
    </w:p>
    <w:p w14:paraId="27FFD086" w14:textId="77777777" w:rsidR="00E573B8" w:rsidRPr="00E573B8" w:rsidRDefault="00E573B8" w:rsidP="00E573B8">
      <w:pPr>
        <w:tabs>
          <w:tab w:val="left" w:pos="0"/>
        </w:tabs>
        <w:spacing w:line="600" w:lineRule="auto"/>
        <w:jc w:val="left"/>
        <w:rPr>
          <w:ins w:id="6181" w:author="UTENTE" w:date="2020-06-30T18:32:00Z"/>
          <w:rFonts w:ascii="Calibri" w:eastAsia="Calibri" w:hAnsi="Calibri" w:cs="Times New Roman"/>
          <w:lang w:val="en-US"/>
        </w:rPr>
      </w:pPr>
      <w:ins w:id="6182" w:author="UTENTE" w:date="2020-06-30T18:32:00Z">
        <w:r w:rsidRPr="00E573B8">
          <w:rPr>
            <w:rFonts w:ascii="Calibri" w:eastAsia="Calibri" w:hAnsi="Calibri" w:cs="Times New Roman"/>
            <w:lang w:val="en-US"/>
          </w:rPr>
          <w:t>518.</w:t>
        </w:r>
        <w:r w:rsidRPr="00E573B8">
          <w:rPr>
            <w:rFonts w:ascii="Calibri" w:eastAsia="Calibri" w:hAnsi="Calibri" w:cs="Times New Roman"/>
            <w:lang w:val="en-US"/>
          </w:rPr>
          <w:tab/>
          <w:t>mc "\"You – Rex?!\""</w:t>
        </w:r>
      </w:ins>
    </w:p>
    <w:p w14:paraId="1BEF6E30" w14:textId="77777777" w:rsidR="00E573B8" w:rsidRPr="00E573B8" w:rsidRDefault="00E573B8" w:rsidP="00E573B8">
      <w:pPr>
        <w:tabs>
          <w:tab w:val="left" w:pos="0"/>
        </w:tabs>
        <w:spacing w:line="600" w:lineRule="auto"/>
        <w:jc w:val="left"/>
        <w:rPr>
          <w:ins w:id="6183" w:author="UTENTE" w:date="2020-06-30T18:32:00Z"/>
          <w:rFonts w:ascii="Calibri" w:eastAsia="Calibri" w:hAnsi="Calibri" w:cs="Times New Roman"/>
          <w:lang w:val="en-US"/>
        </w:rPr>
      </w:pPr>
      <w:ins w:id="6184" w:author="UTENTE" w:date="2020-06-30T18:32:00Z">
        <w:r w:rsidRPr="00E573B8">
          <w:rPr>
            <w:rFonts w:ascii="Calibri" w:eastAsia="Calibri" w:hAnsi="Calibri" w:cs="Times New Roman"/>
            <w:lang w:val="en-US"/>
          </w:rPr>
          <w:t>519.</w:t>
        </w:r>
        <w:r w:rsidRPr="00E573B8">
          <w:rPr>
            <w:rFonts w:ascii="Calibri" w:eastAsia="Calibri" w:hAnsi="Calibri" w:cs="Times New Roman"/>
            <w:lang w:val="en-US"/>
          </w:rPr>
          <w:tab/>
          <w:t>mc "\"What are you doing here?\""</w:t>
        </w:r>
      </w:ins>
    </w:p>
    <w:p w14:paraId="4B62E22E" w14:textId="77777777" w:rsidR="00E573B8" w:rsidRPr="00E573B8" w:rsidRDefault="00E573B8" w:rsidP="00E573B8">
      <w:pPr>
        <w:tabs>
          <w:tab w:val="left" w:pos="0"/>
        </w:tabs>
        <w:spacing w:line="600" w:lineRule="auto"/>
        <w:jc w:val="left"/>
        <w:rPr>
          <w:ins w:id="6185" w:author="UTENTE" w:date="2020-06-30T18:32:00Z"/>
          <w:rFonts w:ascii="Calibri" w:eastAsia="Calibri" w:hAnsi="Calibri" w:cs="Times New Roman"/>
          <w:lang w:val="en-US"/>
        </w:rPr>
      </w:pPr>
      <w:ins w:id="6186" w:author="UTENTE" w:date="2020-06-30T18:32:00Z">
        <w:r w:rsidRPr="00E573B8">
          <w:rPr>
            <w:rFonts w:ascii="Calibri" w:eastAsia="Calibri" w:hAnsi="Calibri" w:cs="Times New Roman"/>
            <w:lang w:val="en-US"/>
          </w:rPr>
          <w:t>520.</w:t>
        </w:r>
        <w:r w:rsidRPr="00E573B8">
          <w:rPr>
            <w:rFonts w:ascii="Calibri" w:eastAsia="Calibri" w:hAnsi="Calibri" w:cs="Times New Roman"/>
            <w:lang w:val="en-US"/>
          </w:rPr>
          <w:tab/>
          <w:t>r "\"What's the matter? Your buddy Isaac said this place is a new meetin' ground.\""</w:t>
        </w:r>
      </w:ins>
    </w:p>
    <w:p w14:paraId="2B8BE823" w14:textId="77777777" w:rsidR="00E573B8" w:rsidRPr="00E573B8" w:rsidRDefault="00E573B8" w:rsidP="00E573B8">
      <w:pPr>
        <w:tabs>
          <w:tab w:val="left" w:pos="0"/>
        </w:tabs>
        <w:spacing w:line="600" w:lineRule="auto"/>
        <w:jc w:val="left"/>
        <w:rPr>
          <w:ins w:id="6187" w:author="UTENTE" w:date="2020-06-30T18:32:00Z"/>
          <w:rFonts w:ascii="Calibri" w:eastAsia="Calibri" w:hAnsi="Calibri" w:cs="Times New Roman"/>
          <w:lang w:val="en-US"/>
        </w:rPr>
      </w:pPr>
      <w:ins w:id="6188" w:author="UTENTE" w:date="2020-06-30T18:32:00Z">
        <w:r w:rsidRPr="00E573B8">
          <w:rPr>
            <w:rFonts w:ascii="Calibri" w:eastAsia="Calibri" w:hAnsi="Calibri" w:cs="Times New Roman"/>
            <w:lang w:val="en-US"/>
          </w:rPr>
          <w:t>521.</w:t>
        </w:r>
        <w:r w:rsidRPr="00E573B8">
          <w:rPr>
            <w:rFonts w:ascii="Calibri" w:eastAsia="Calibri" w:hAnsi="Calibri" w:cs="Times New Roman"/>
            <w:lang w:val="en-US"/>
          </w:rPr>
          <w:tab/>
          <w:t>r "\"I don't mind, either. Means I get to stare at your ass while you wipe those tables all night.\"" </w:t>
        </w:r>
        <w:r w:rsidRPr="00E573B8">
          <w:rPr>
            <w:rFonts w:ascii="Calibri" w:eastAsia="Calibri" w:hAnsi="Calibri" w:cs="Times New Roman"/>
            <w:lang w:val="en-US"/>
          </w:rPr>
          <w:br w:type="page"/>
        </w:r>
      </w:ins>
    </w:p>
    <w:p w14:paraId="31554FFF" w14:textId="77777777" w:rsidR="00E573B8" w:rsidRPr="00E573B8" w:rsidRDefault="00E573B8" w:rsidP="00E573B8">
      <w:pPr>
        <w:tabs>
          <w:tab w:val="left" w:pos="0"/>
        </w:tabs>
        <w:spacing w:line="600" w:lineRule="auto"/>
        <w:jc w:val="left"/>
        <w:rPr>
          <w:ins w:id="6189" w:author="UTENTE" w:date="2020-06-30T18:32:00Z"/>
          <w:rFonts w:ascii="Calibri" w:eastAsia="Calibri" w:hAnsi="Calibri" w:cs="Times New Roman"/>
        </w:rPr>
      </w:pPr>
      <w:ins w:id="6190" w:author="UTENTE" w:date="2020-06-30T18:32:00Z">
        <w:r w:rsidRPr="00E573B8">
          <w:rPr>
            <w:rFonts w:ascii="Calibri" w:eastAsia="Calibri" w:hAnsi="Calibri" w:cs="Times New Roman"/>
          </w:rPr>
          <w:lastRenderedPageBreak/>
          <w:t>509.</w:t>
        </w:r>
        <w:r w:rsidRPr="00E573B8">
          <w:rPr>
            <w:rFonts w:ascii="Calibri" w:eastAsia="Calibri" w:hAnsi="Calibri" w:cs="Times New Roman"/>
          </w:rPr>
          <w:tab/>
          <w:t>n "Stanno sicuramente parlando di Bishop."</w:t>
        </w:r>
      </w:ins>
    </w:p>
    <w:p w14:paraId="30EAB5D7" w14:textId="77777777" w:rsidR="00E573B8" w:rsidRPr="00E573B8" w:rsidRDefault="00E573B8" w:rsidP="00E573B8">
      <w:pPr>
        <w:tabs>
          <w:tab w:val="left" w:pos="0"/>
        </w:tabs>
        <w:spacing w:line="600" w:lineRule="auto"/>
        <w:jc w:val="left"/>
        <w:rPr>
          <w:ins w:id="6191" w:author="UTENTE" w:date="2020-06-30T18:32:00Z"/>
          <w:rFonts w:ascii="Calibri" w:eastAsia="Calibri" w:hAnsi="Calibri" w:cs="Times New Roman"/>
        </w:rPr>
      </w:pPr>
      <w:ins w:id="6192" w:author="UTENTE" w:date="2020-06-30T18:32:00Z">
        <w:r w:rsidRPr="00E573B8">
          <w:rPr>
            <w:rFonts w:ascii="Calibri" w:eastAsia="Calibri" w:hAnsi="Calibri" w:cs="Times New Roman"/>
          </w:rPr>
          <w:t>510.</w:t>
        </w:r>
        <w:r w:rsidRPr="00E573B8">
          <w:rPr>
            <w:rFonts w:ascii="Calibri" w:eastAsia="Calibri" w:hAnsi="Calibri" w:cs="Times New Roman"/>
          </w:rPr>
          <w:tab/>
          <w:t>n "Da come parlano, non va molto a genio nemmeno a loro… Ma sembrano molto più incazzati di qualunque altro vampiro che ho sentito."</w:t>
        </w:r>
      </w:ins>
    </w:p>
    <w:p w14:paraId="374EC888" w14:textId="77777777" w:rsidR="00E573B8" w:rsidRPr="00E573B8" w:rsidRDefault="00E573B8" w:rsidP="00E573B8">
      <w:pPr>
        <w:tabs>
          <w:tab w:val="left" w:pos="0"/>
        </w:tabs>
        <w:spacing w:line="600" w:lineRule="auto"/>
        <w:jc w:val="left"/>
        <w:rPr>
          <w:ins w:id="6193" w:author="UTENTE" w:date="2020-06-30T18:32:00Z"/>
          <w:rFonts w:ascii="Calibri" w:eastAsia="Calibri" w:hAnsi="Calibri" w:cs="Times New Roman"/>
        </w:rPr>
      </w:pPr>
      <w:ins w:id="6194" w:author="UTENTE" w:date="2020-06-30T18:32:00Z">
        <w:r w:rsidRPr="00E573B8">
          <w:rPr>
            <w:rFonts w:ascii="Calibri" w:eastAsia="Calibri" w:hAnsi="Calibri" w:cs="Times New Roman"/>
          </w:rPr>
          <w:t>511.</w:t>
        </w:r>
        <w:r w:rsidRPr="00E573B8">
          <w:rPr>
            <w:rFonts w:ascii="Calibri" w:eastAsia="Calibri" w:hAnsi="Calibri" w:cs="Times New Roman"/>
          </w:rPr>
          <w:tab/>
          <w:t>u "\"Quindi cosa facciamo? Ci uniamo a quegli stupidi Seirei? Sono troppo chiusi fra loro e arroganti per accettarci.\""</w:t>
        </w:r>
      </w:ins>
    </w:p>
    <w:p w14:paraId="646FD18F" w14:textId="77777777" w:rsidR="00E573B8" w:rsidRPr="00E573B8" w:rsidRDefault="00E573B8" w:rsidP="00E573B8">
      <w:pPr>
        <w:tabs>
          <w:tab w:val="left" w:pos="0"/>
        </w:tabs>
        <w:spacing w:line="600" w:lineRule="auto"/>
        <w:jc w:val="left"/>
        <w:rPr>
          <w:ins w:id="6195" w:author="UTENTE" w:date="2020-06-30T18:32:00Z"/>
          <w:rFonts w:ascii="Calibri" w:eastAsia="Calibri" w:hAnsi="Calibri" w:cs="Times New Roman"/>
        </w:rPr>
      </w:pPr>
      <w:ins w:id="6196" w:author="UTENTE" w:date="2020-06-30T18:32:00Z">
        <w:r w:rsidRPr="00E573B8">
          <w:rPr>
            <w:rFonts w:ascii="Calibri" w:eastAsia="Calibri" w:hAnsi="Calibri" w:cs="Times New Roman"/>
          </w:rPr>
          <w:t>512.</w:t>
        </w:r>
        <w:r w:rsidRPr="00E573B8">
          <w:rPr>
            <w:rFonts w:ascii="Calibri" w:eastAsia="Calibri" w:hAnsi="Calibri" w:cs="Times New Roman"/>
          </w:rPr>
          <w:tab/>
          <w:t>u "Ugh, non so, amico. Dobbiamo aspettare un po' per ora, immagino… ma giuro, voglio quel tizio del cazzo {i}morto.{/i}\""</w:t>
        </w:r>
      </w:ins>
    </w:p>
    <w:p w14:paraId="30C75815" w14:textId="77777777" w:rsidR="00E573B8" w:rsidRPr="00E573B8" w:rsidRDefault="00E573B8" w:rsidP="00E573B8">
      <w:pPr>
        <w:tabs>
          <w:tab w:val="left" w:pos="0"/>
        </w:tabs>
        <w:spacing w:line="600" w:lineRule="auto"/>
        <w:jc w:val="left"/>
        <w:rPr>
          <w:ins w:id="6197" w:author="UTENTE" w:date="2020-06-30T18:32:00Z"/>
          <w:rFonts w:ascii="Calibri" w:eastAsia="Calibri" w:hAnsi="Calibri" w:cs="Times New Roman"/>
        </w:rPr>
      </w:pPr>
      <w:ins w:id="6198" w:author="UTENTE" w:date="2020-06-30T18:32:00Z">
        <w:r w:rsidRPr="00E573B8">
          <w:rPr>
            <w:rFonts w:ascii="Calibri" w:eastAsia="Calibri" w:hAnsi="Calibri" w:cs="Times New Roman"/>
          </w:rPr>
          <w:t>513.</w:t>
        </w:r>
        <w:r w:rsidRPr="00E573B8">
          <w:rPr>
            <w:rFonts w:ascii="Calibri" w:eastAsia="Calibri" w:hAnsi="Calibri" w:cs="Times New Roman"/>
          </w:rPr>
          <w:tab/>
          <w:t>n "La conversazione si placa all'improvviso."</w:t>
        </w:r>
      </w:ins>
    </w:p>
    <w:p w14:paraId="6A8ADE24" w14:textId="77777777" w:rsidR="00E573B8" w:rsidRPr="00E573B8" w:rsidRDefault="00E573B8" w:rsidP="00E573B8">
      <w:pPr>
        <w:tabs>
          <w:tab w:val="left" w:pos="0"/>
        </w:tabs>
        <w:spacing w:line="600" w:lineRule="auto"/>
        <w:jc w:val="left"/>
        <w:rPr>
          <w:ins w:id="6199" w:author="UTENTE" w:date="2020-06-30T18:32:00Z"/>
          <w:rFonts w:ascii="Calibri" w:eastAsia="Calibri" w:hAnsi="Calibri" w:cs="Times New Roman"/>
        </w:rPr>
      </w:pPr>
      <w:ins w:id="6200" w:author="UTENTE" w:date="2020-06-30T18:32:00Z">
        <w:r w:rsidRPr="00E573B8">
          <w:rPr>
            <w:rFonts w:ascii="Calibri" w:eastAsia="Calibri" w:hAnsi="Calibri" w:cs="Times New Roman"/>
          </w:rPr>
          <w:t>514.</w:t>
        </w:r>
        <w:r w:rsidRPr="00E573B8">
          <w:rPr>
            <w:rFonts w:ascii="Calibri" w:eastAsia="Calibri" w:hAnsi="Calibri" w:cs="Times New Roman"/>
          </w:rPr>
          <w:tab/>
          <w:t>mc "\"…\"</w:t>
        </w:r>
      </w:ins>
    </w:p>
    <w:p w14:paraId="6C78F3FA" w14:textId="77777777" w:rsidR="00E573B8" w:rsidRPr="00E573B8" w:rsidRDefault="00E573B8" w:rsidP="00E573B8">
      <w:pPr>
        <w:tabs>
          <w:tab w:val="left" w:pos="0"/>
        </w:tabs>
        <w:spacing w:line="600" w:lineRule="auto"/>
        <w:jc w:val="left"/>
        <w:rPr>
          <w:ins w:id="6201" w:author="UTENTE" w:date="2020-06-30T18:32:00Z"/>
          <w:rFonts w:ascii="Calibri" w:eastAsia="Calibri" w:hAnsi="Calibri" w:cs="Times New Roman"/>
        </w:rPr>
      </w:pPr>
      <w:ins w:id="6202" w:author="UTENTE" w:date="2020-06-30T18:32:00Z">
        <w:r w:rsidRPr="00E573B8">
          <w:rPr>
            <w:rFonts w:ascii="Calibri" w:eastAsia="Calibri" w:hAnsi="Calibri" w:cs="Times New Roman"/>
          </w:rPr>
          <w:t>515.</w:t>
        </w:r>
        <w:r w:rsidRPr="00E573B8">
          <w:rPr>
            <w:rFonts w:ascii="Calibri" w:eastAsia="Calibri" w:hAnsi="Calibri" w:cs="Times New Roman"/>
          </w:rPr>
          <w:tab/>
          <w:t>n "Mi rendo conto di essere rimasto immobile per qualche secondo, con gli occhi fissi su un tavolo vicino, cercando di origliare."</w:t>
        </w:r>
      </w:ins>
    </w:p>
    <w:p w14:paraId="7734A30C" w14:textId="77777777" w:rsidR="00E573B8" w:rsidRPr="00E573B8" w:rsidRDefault="00E573B8" w:rsidP="00E573B8">
      <w:pPr>
        <w:tabs>
          <w:tab w:val="left" w:pos="0"/>
        </w:tabs>
        <w:spacing w:line="600" w:lineRule="auto"/>
        <w:jc w:val="left"/>
        <w:rPr>
          <w:ins w:id="6203" w:author="UTENTE" w:date="2020-06-30T18:32:00Z"/>
          <w:rFonts w:ascii="Calibri" w:eastAsia="Calibri" w:hAnsi="Calibri" w:cs="Times New Roman"/>
        </w:rPr>
      </w:pPr>
      <w:ins w:id="6204" w:author="UTENTE" w:date="2020-06-30T18:32:00Z">
        <w:r w:rsidRPr="00E573B8">
          <w:rPr>
            <w:rFonts w:ascii="Calibri" w:eastAsia="Calibri" w:hAnsi="Calibri" w:cs="Times New Roman"/>
          </w:rPr>
          <w:t>516.</w:t>
        </w:r>
        <w:r w:rsidRPr="00E573B8">
          <w:rPr>
            <w:rFonts w:ascii="Calibri" w:eastAsia="Calibri" w:hAnsi="Calibri" w:cs="Times New Roman"/>
          </w:rPr>
          <w:tab/>
          <w:t>u "\"Ehi… Io ti conosco, non è vero?\""</w:t>
        </w:r>
      </w:ins>
    </w:p>
    <w:p w14:paraId="395FEC7C" w14:textId="77777777" w:rsidR="00E573B8" w:rsidRPr="00E573B8" w:rsidRDefault="00E573B8" w:rsidP="00E573B8">
      <w:pPr>
        <w:tabs>
          <w:tab w:val="left" w:pos="0"/>
        </w:tabs>
        <w:spacing w:line="600" w:lineRule="auto"/>
        <w:jc w:val="left"/>
        <w:rPr>
          <w:ins w:id="6205" w:author="UTENTE" w:date="2020-06-30T18:32:00Z"/>
          <w:rFonts w:ascii="Calibri" w:eastAsia="Calibri" w:hAnsi="Calibri" w:cs="Times New Roman"/>
        </w:rPr>
      </w:pPr>
      <w:ins w:id="6206" w:author="UTENTE" w:date="2020-06-30T18:32:00Z">
        <w:r w:rsidRPr="00E573B8">
          <w:rPr>
            <w:rFonts w:ascii="Calibri" w:eastAsia="Calibri" w:hAnsi="Calibri" w:cs="Times New Roman"/>
          </w:rPr>
          <w:t>517.</w:t>
        </w:r>
        <w:r w:rsidRPr="00E573B8">
          <w:rPr>
            <w:rFonts w:ascii="Calibri" w:eastAsia="Calibri" w:hAnsi="Calibri" w:cs="Times New Roman"/>
          </w:rPr>
          <w:tab/>
          <w:t>n "Quando una voce strascicata e cantilenante richiama la mia attenzione, mi volto rapidamente e vedo una figura familiare in piedi davanti a me."</w:t>
        </w:r>
      </w:ins>
    </w:p>
    <w:p w14:paraId="300024E5" w14:textId="77777777" w:rsidR="00E573B8" w:rsidRPr="00E573B8" w:rsidRDefault="00E573B8" w:rsidP="00E573B8">
      <w:pPr>
        <w:tabs>
          <w:tab w:val="left" w:pos="0"/>
        </w:tabs>
        <w:spacing w:line="600" w:lineRule="auto"/>
        <w:jc w:val="left"/>
        <w:rPr>
          <w:ins w:id="6207" w:author="UTENTE" w:date="2020-06-30T18:32:00Z"/>
          <w:rFonts w:ascii="Calibri" w:eastAsia="Calibri" w:hAnsi="Calibri" w:cs="Times New Roman"/>
        </w:rPr>
      </w:pPr>
      <w:ins w:id="6208" w:author="UTENTE" w:date="2020-06-30T18:32:00Z">
        <w:r w:rsidRPr="00E573B8">
          <w:rPr>
            <w:rFonts w:ascii="Calibri" w:eastAsia="Calibri" w:hAnsi="Calibri" w:cs="Times New Roman"/>
          </w:rPr>
          <w:t>518.</w:t>
        </w:r>
        <w:r w:rsidRPr="00E573B8">
          <w:rPr>
            <w:rFonts w:ascii="Calibri" w:eastAsia="Calibri" w:hAnsi="Calibri" w:cs="Times New Roman"/>
          </w:rPr>
          <w:tab/>
          <w:t>mc "\"Tu - Rex?!\""</w:t>
        </w:r>
      </w:ins>
    </w:p>
    <w:p w14:paraId="1094227C" w14:textId="77777777" w:rsidR="00E573B8" w:rsidRPr="00E573B8" w:rsidRDefault="00E573B8" w:rsidP="00E573B8">
      <w:pPr>
        <w:tabs>
          <w:tab w:val="left" w:pos="0"/>
        </w:tabs>
        <w:spacing w:line="600" w:lineRule="auto"/>
        <w:jc w:val="left"/>
        <w:rPr>
          <w:ins w:id="6209" w:author="UTENTE" w:date="2020-06-30T18:32:00Z"/>
          <w:rFonts w:ascii="Calibri" w:eastAsia="Calibri" w:hAnsi="Calibri" w:cs="Times New Roman"/>
        </w:rPr>
      </w:pPr>
      <w:ins w:id="6210" w:author="UTENTE" w:date="2020-06-30T18:32:00Z">
        <w:r w:rsidRPr="00E573B8">
          <w:rPr>
            <w:rFonts w:ascii="Calibri" w:eastAsia="Calibri" w:hAnsi="Calibri" w:cs="Times New Roman"/>
          </w:rPr>
          <w:t>519.</w:t>
        </w:r>
        <w:r w:rsidRPr="00E573B8">
          <w:rPr>
            <w:rFonts w:ascii="Calibri" w:eastAsia="Calibri" w:hAnsi="Calibri" w:cs="Times New Roman"/>
          </w:rPr>
          <w:tab/>
          <w:t>mc "\"Che ci fai qui?\""</w:t>
        </w:r>
      </w:ins>
    </w:p>
    <w:p w14:paraId="1DFBB8DB" w14:textId="77777777" w:rsidR="00E573B8" w:rsidRPr="00E573B8" w:rsidRDefault="00E573B8" w:rsidP="00E573B8">
      <w:pPr>
        <w:tabs>
          <w:tab w:val="left" w:pos="0"/>
        </w:tabs>
        <w:spacing w:line="600" w:lineRule="auto"/>
        <w:jc w:val="left"/>
        <w:rPr>
          <w:ins w:id="6211" w:author="UTENTE" w:date="2020-06-30T18:32:00Z"/>
          <w:rFonts w:ascii="Calibri" w:eastAsia="Calibri" w:hAnsi="Calibri" w:cs="Times New Roman"/>
        </w:rPr>
      </w:pPr>
      <w:ins w:id="6212" w:author="UTENTE" w:date="2020-06-30T18:32:00Z">
        <w:r w:rsidRPr="00E573B8">
          <w:rPr>
            <w:rFonts w:ascii="Calibri" w:eastAsia="Calibri" w:hAnsi="Calibri" w:cs="Times New Roman"/>
          </w:rPr>
          <w:t>520.</w:t>
        </w:r>
        <w:r w:rsidRPr="00E573B8">
          <w:rPr>
            <w:rFonts w:ascii="Calibri" w:eastAsia="Calibri" w:hAnsi="Calibri" w:cs="Times New Roman"/>
          </w:rPr>
          <w:tab/>
          <w:t>r "\"Che succede? Il tuo amichetto Isaac ha detto che questo è un nuovo punto di incontro.\""</w:t>
        </w:r>
      </w:ins>
    </w:p>
    <w:p w14:paraId="5CEF59D0" w14:textId="77777777" w:rsidR="00E573B8" w:rsidRPr="00E573B8" w:rsidRDefault="00E573B8" w:rsidP="00E573B8">
      <w:pPr>
        <w:tabs>
          <w:tab w:val="left" w:pos="0"/>
        </w:tabs>
        <w:spacing w:line="600" w:lineRule="auto"/>
        <w:jc w:val="left"/>
        <w:rPr>
          <w:ins w:id="6213" w:author="UTENTE" w:date="2020-06-30T18:32:00Z"/>
          <w:rFonts w:ascii="Calibri" w:eastAsia="Calibri" w:hAnsi="Calibri" w:cs="Times New Roman"/>
        </w:rPr>
      </w:pPr>
      <w:ins w:id="6214" w:author="UTENTE" w:date="2020-06-30T18:32:00Z">
        <w:r w:rsidRPr="00E573B8">
          <w:rPr>
            <w:rFonts w:ascii="Calibri" w:eastAsia="Calibri" w:hAnsi="Calibri" w:cs="Times New Roman"/>
          </w:rPr>
          <w:t>521.</w:t>
        </w:r>
        <w:r w:rsidRPr="00E573B8">
          <w:rPr>
            <w:rFonts w:ascii="Calibri" w:eastAsia="Calibri" w:hAnsi="Calibri" w:cs="Times New Roman"/>
          </w:rPr>
          <w:tab/>
          <w:t>r "\"A me non dispiace, in realtà. Significa che posso stare a guardarti il culo tutta la sera mentre pulisci i tavoli.\""</w:t>
        </w:r>
        <w:r w:rsidRPr="00E573B8">
          <w:rPr>
            <w:rFonts w:ascii="Calibri" w:eastAsia="Calibri" w:hAnsi="Calibri" w:cs="Times New Roman"/>
          </w:rPr>
          <w:br w:type="page"/>
        </w:r>
      </w:ins>
    </w:p>
    <w:p w14:paraId="65555980" w14:textId="77777777" w:rsidR="00E573B8" w:rsidRPr="00E573B8" w:rsidRDefault="00E573B8" w:rsidP="00E573B8">
      <w:pPr>
        <w:tabs>
          <w:tab w:val="left" w:pos="0"/>
        </w:tabs>
        <w:spacing w:line="600" w:lineRule="auto"/>
        <w:jc w:val="left"/>
        <w:rPr>
          <w:ins w:id="6215" w:author="UTENTE" w:date="2020-06-30T18:32:00Z"/>
          <w:rFonts w:ascii="Calibri" w:eastAsia="Calibri" w:hAnsi="Calibri" w:cs="Times New Roman"/>
          <w:lang w:val="en-US"/>
        </w:rPr>
      </w:pPr>
      <w:ins w:id="6216" w:author="UTENTE" w:date="2020-06-30T18:32:00Z">
        <w:r w:rsidRPr="00E573B8">
          <w:rPr>
            <w:rFonts w:ascii="Calibri" w:eastAsia="Calibri" w:hAnsi="Calibri" w:cs="Times New Roman"/>
            <w:lang w:val="en-US"/>
          </w:rPr>
          <w:lastRenderedPageBreak/>
          <w:t>522.</w:t>
        </w:r>
        <w:r w:rsidRPr="00E573B8">
          <w:rPr>
            <w:rFonts w:ascii="Calibri" w:eastAsia="Calibri" w:hAnsi="Calibri" w:cs="Times New Roman"/>
            <w:lang w:val="en-US"/>
          </w:rPr>
          <w:tab/>
          <w:t>n "He grins crudely at me, licking his lips."</w:t>
        </w:r>
      </w:ins>
    </w:p>
    <w:p w14:paraId="165774A5" w14:textId="77777777" w:rsidR="00E573B8" w:rsidRPr="00E573B8" w:rsidRDefault="00E573B8" w:rsidP="00E573B8">
      <w:pPr>
        <w:tabs>
          <w:tab w:val="left" w:pos="0"/>
        </w:tabs>
        <w:spacing w:line="600" w:lineRule="auto"/>
        <w:jc w:val="left"/>
        <w:rPr>
          <w:ins w:id="6217" w:author="UTENTE" w:date="2020-06-30T18:32:00Z"/>
          <w:rFonts w:ascii="Calibri" w:eastAsia="Calibri" w:hAnsi="Calibri" w:cs="Times New Roman"/>
          <w:lang w:val="en-US"/>
        </w:rPr>
      </w:pPr>
      <w:ins w:id="6218" w:author="UTENTE" w:date="2020-06-30T18:32:00Z">
        <w:r w:rsidRPr="00E573B8">
          <w:rPr>
            <w:rFonts w:ascii="Calibri" w:eastAsia="Calibri" w:hAnsi="Calibri" w:cs="Times New Roman"/>
            <w:lang w:val="en-US"/>
          </w:rPr>
          <w:t>523.</w:t>
        </w:r>
        <w:r w:rsidRPr="00E573B8">
          <w:rPr>
            <w:rFonts w:ascii="Calibri" w:eastAsia="Calibri" w:hAnsi="Calibri" w:cs="Times New Roman"/>
            <w:lang w:val="en-US"/>
          </w:rPr>
          <w:tab/>
          <w:t>n "…Deciding to ignore his comment, I glance over towards the other vampires by the booth, who're wearing similar outfits to Rex."</w:t>
        </w:r>
      </w:ins>
    </w:p>
    <w:p w14:paraId="34229C0F" w14:textId="77777777" w:rsidR="00E573B8" w:rsidRPr="00E573B8" w:rsidRDefault="00E573B8" w:rsidP="00E573B8">
      <w:pPr>
        <w:tabs>
          <w:tab w:val="left" w:pos="0"/>
        </w:tabs>
        <w:spacing w:line="600" w:lineRule="auto"/>
        <w:jc w:val="left"/>
        <w:rPr>
          <w:ins w:id="6219" w:author="UTENTE" w:date="2020-06-30T18:32:00Z"/>
          <w:rFonts w:ascii="Calibri" w:eastAsia="Calibri" w:hAnsi="Calibri" w:cs="Times New Roman"/>
          <w:lang w:val="en-US"/>
        </w:rPr>
      </w:pPr>
      <w:ins w:id="6220" w:author="UTENTE" w:date="2020-06-30T18:32:00Z">
        <w:r w:rsidRPr="00E573B8">
          <w:rPr>
            <w:rFonts w:ascii="Calibri" w:eastAsia="Calibri" w:hAnsi="Calibri" w:cs="Times New Roman"/>
            <w:lang w:val="en-US"/>
          </w:rPr>
          <w:t>524.</w:t>
        </w:r>
        <w:r w:rsidRPr="00E573B8">
          <w:rPr>
            <w:rFonts w:ascii="Calibri" w:eastAsia="Calibri" w:hAnsi="Calibri" w:cs="Times New Roman"/>
            <w:lang w:val="en-US"/>
          </w:rPr>
          <w:tab/>
          <w:t>mc "\"Are those guys part of your clan?\""</w:t>
        </w:r>
      </w:ins>
    </w:p>
    <w:p w14:paraId="2EC9B52E" w14:textId="77777777" w:rsidR="00E573B8" w:rsidRPr="00E573B8" w:rsidRDefault="00E573B8" w:rsidP="00E573B8">
      <w:pPr>
        <w:tabs>
          <w:tab w:val="left" w:pos="0"/>
        </w:tabs>
        <w:spacing w:line="600" w:lineRule="auto"/>
        <w:jc w:val="left"/>
        <w:rPr>
          <w:ins w:id="6221" w:author="UTENTE" w:date="2020-06-30T18:32:00Z"/>
          <w:rFonts w:ascii="Calibri" w:eastAsia="Calibri" w:hAnsi="Calibri" w:cs="Times New Roman"/>
          <w:lang w:val="en-US"/>
        </w:rPr>
      </w:pPr>
      <w:ins w:id="6222" w:author="UTENTE" w:date="2020-06-30T18:32:00Z">
        <w:r w:rsidRPr="00E573B8">
          <w:rPr>
            <w:rFonts w:ascii="Calibri" w:eastAsia="Calibri" w:hAnsi="Calibri" w:cs="Times New Roman"/>
            <w:lang w:val="en-US"/>
          </w:rPr>
          <w:t>525.</w:t>
        </w:r>
        <w:r w:rsidRPr="00E573B8">
          <w:rPr>
            <w:rFonts w:ascii="Calibri" w:eastAsia="Calibri" w:hAnsi="Calibri" w:cs="Times New Roman"/>
            <w:lang w:val="en-US"/>
          </w:rPr>
          <w:tab/>
          <w:t>mc "\"Can it with that shit, unless you want me to introduce you to my favorite kitchen knife.\""</w:t>
        </w:r>
      </w:ins>
    </w:p>
    <w:p w14:paraId="0B38755D" w14:textId="77777777" w:rsidR="00E573B8" w:rsidRPr="00E573B8" w:rsidRDefault="00E573B8" w:rsidP="00E573B8">
      <w:pPr>
        <w:tabs>
          <w:tab w:val="left" w:pos="0"/>
        </w:tabs>
        <w:spacing w:line="600" w:lineRule="auto"/>
        <w:jc w:val="left"/>
        <w:rPr>
          <w:ins w:id="6223" w:author="UTENTE" w:date="2020-06-30T18:32:00Z"/>
          <w:rFonts w:ascii="Calibri" w:eastAsia="Calibri" w:hAnsi="Calibri" w:cs="Times New Roman"/>
          <w:lang w:val="en-US"/>
        </w:rPr>
      </w:pPr>
      <w:ins w:id="6224" w:author="UTENTE" w:date="2020-06-30T18:32:00Z">
        <w:r w:rsidRPr="00E573B8">
          <w:rPr>
            <w:rFonts w:ascii="Calibri" w:eastAsia="Calibri" w:hAnsi="Calibri" w:cs="Times New Roman"/>
            <w:lang w:val="en-US"/>
          </w:rPr>
          <w:t>526.</w:t>
        </w:r>
        <w:r w:rsidRPr="00E573B8">
          <w:rPr>
            <w:rFonts w:ascii="Calibri" w:eastAsia="Calibri" w:hAnsi="Calibri" w:cs="Times New Roman"/>
            <w:lang w:val="en-US"/>
          </w:rPr>
          <w:tab/>
          <w:t>mc "\"Those guys over in the booth… are they part of your clan?\""</w:t>
        </w:r>
      </w:ins>
    </w:p>
    <w:p w14:paraId="0FFB277C" w14:textId="77777777" w:rsidR="00E573B8" w:rsidRPr="00E573B8" w:rsidRDefault="00E573B8" w:rsidP="00E573B8">
      <w:pPr>
        <w:tabs>
          <w:tab w:val="left" w:pos="0"/>
        </w:tabs>
        <w:spacing w:line="600" w:lineRule="auto"/>
        <w:jc w:val="left"/>
        <w:rPr>
          <w:ins w:id="6225" w:author="UTENTE" w:date="2020-06-30T18:32:00Z"/>
          <w:rFonts w:ascii="Calibri" w:eastAsia="Calibri" w:hAnsi="Calibri" w:cs="Times New Roman"/>
          <w:lang w:val="en-US"/>
        </w:rPr>
      </w:pPr>
      <w:ins w:id="6226" w:author="UTENTE" w:date="2020-06-30T18:32:00Z">
        <w:r w:rsidRPr="00E573B8">
          <w:rPr>
            <w:rFonts w:ascii="Calibri" w:eastAsia="Calibri" w:hAnsi="Calibri" w:cs="Times New Roman"/>
            <w:lang w:val="en-US"/>
          </w:rPr>
          <w:t>527.</w:t>
        </w:r>
        <w:r w:rsidRPr="00E573B8">
          <w:rPr>
            <w:rFonts w:ascii="Calibri" w:eastAsia="Calibri" w:hAnsi="Calibri" w:cs="Times New Roman"/>
            <w:lang w:val="en-US"/>
          </w:rPr>
          <w:tab/>
          <w:t>r "\"You nailed it, baby.\""</w:t>
        </w:r>
      </w:ins>
    </w:p>
    <w:p w14:paraId="31268A74" w14:textId="77777777" w:rsidR="00E573B8" w:rsidRPr="00E573B8" w:rsidRDefault="00E573B8" w:rsidP="00E573B8">
      <w:pPr>
        <w:tabs>
          <w:tab w:val="left" w:pos="0"/>
        </w:tabs>
        <w:spacing w:line="600" w:lineRule="auto"/>
        <w:jc w:val="left"/>
        <w:rPr>
          <w:ins w:id="6227" w:author="UTENTE" w:date="2020-06-30T18:32:00Z"/>
          <w:rFonts w:ascii="Calibri" w:eastAsia="Calibri" w:hAnsi="Calibri" w:cs="Times New Roman"/>
          <w:lang w:val="en-US"/>
        </w:rPr>
      </w:pPr>
      <w:ins w:id="6228" w:author="UTENTE" w:date="2020-06-30T18:32:00Z">
        <w:r w:rsidRPr="00E573B8">
          <w:rPr>
            <w:rFonts w:ascii="Calibri" w:eastAsia="Calibri" w:hAnsi="Calibri" w:cs="Times New Roman"/>
            <w:lang w:val="en-US"/>
          </w:rPr>
          <w:t>528.</w:t>
        </w:r>
        <w:r w:rsidRPr="00E573B8">
          <w:rPr>
            <w:rFonts w:ascii="Calibri" w:eastAsia="Calibri" w:hAnsi="Calibri" w:cs="Times New Roman"/>
            <w:lang w:val="en-US"/>
          </w:rPr>
          <w:tab/>
          <w:t>r "\"Want some introductions? I bet they'd loooove to meet you~\""</w:t>
        </w:r>
      </w:ins>
    </w:p>
    <w:p w14:paraId="2E9A45C7" w14:textId="77777777" w:rsidR="00E573B8" w:rsidRPr="00E573B8" w:rsidRDefault="00E573B8" w:rsidP="00E573B8">
      <w:pPr>
        <w:tabs>
          <w:tab w:val="left" w:pos="0"/>
        </w:tabs>
        <w:spacing w:line="600" w:lineRule="auto"/>
        <w:jc w:val="left"/>
        <w:rPr>
          <w:ins w:id="6229" w:author="UTENTE" w:date="2020-06-30T18:32:00Z"/>
          <w:rFonts w:ascii="Calibri" w:eastAsia="Calibri" w:hAnsi="Calibri" w:cs="Times New Roman"/>
          <w:lang w:val="en-US"/>
        </w:rPr>
      </w:pPr>
      <w:ins w:id="6230" w:author="UTENTE" w:date="2020-06-30T18:32:00Z">
        <w:r w:rsidRPr="00E573B8">
          <w:rPr>
            <w:rFonts w:ascii="Calibri" w:eastAsia="Calibri" w:hAnsi="Calibri" w:cs="Times New Roman"/>
            <w:lang w:val="en-US"/>
          </w:rPr>
          <w:t>529.</w:t>
        </w:r>
        <w:r w:rsidRPr="00E573B8">
          <w:rPr>
            <w:rFonts w:ascii="Calibri" w:eastAsia="Calibri" w:hAnsi="Calibri" w:cs="Times New Roman"/>
            <w:lang w:val="en-US"/>
          </w:rPr>
          <w:tab/>
          <w:t>mc "\"…I think I'm just fine, thanks.\""</w:t>
        </w:r>
      </w:ins>
    </w:p>
    <w:p w14:paraId="6F73C1A0" w14:textId="77777777" w:rsidR="00E573B8" w:rsidRPr="00E573B8" w:rsidRDefault="00E573B8" w:rsidP="00E573B8">
      <w:pPr>
        <w:tabs>
          <w:tab w:val="left" w:pos="0"/>
        </w:tabs>
        <w:spacing w:line="600" w:lineRule="auto"/>
        <w:jc w:val="left"/>
        <w:rPr>
          <w:ins w:id="6231" w:author="UTENTE" w:date="2020-06-30T18:32:00Z"/>
          <w:rFonts w:ascii="Calibri" w:eastAsia="Calibri" w:hAnsi="Calibri" w:cs="Times New Roman"/>
          <w:lang w:val="en-US"/>
        </w:rPr>
      </w:pPr>
      <w:ins w:id="6232" w:author="UTENTE" w:date="2020-06-30T18:32:00Z">
        <w:r w:rsidRPr="00E573B8">
          <w:rPr>
            <w:rFonts w:ascii="Calibri" w:eastAsia="Calibri" w:hAnsi="Calibri" w:cs="Times New Roman"/>
            <w:lang w:val="en-US"/>
          </w:rPr>
          <w:t>530.</w:t>
        </w:r>
        <w:r w:rsidRPr="00E573B8">
          <w:rPr>
            <w:rFonts w:ascii="Calibri" w:eastAsia="Calibri" w:hAnsi="Calibri" w:cs="Times New Roman"/>
            <w:lang w:val="en-US"/>
          </w:rPr>
          <w:tab/>
          <w:t>n "Rex snickers as I grab my cloth and hurry back behind the bar, not wanting to stick around for him to drag me over."</w:t>
        </w:r>
      </w:ins>
    </w:p>
    <w:p w14:paraId="46D80B44" w14:textId="77777777" w:rsidR="00E573B8" w:rsidRPr="00E573B8" w:rsidRDefault="00E573B8" w:rsidP="00E573B8">
      <w:pPr>
        <w:tabs>
          <w:tab w:val="left" w:pos="0"/>
        </w:tabs>
        <w:spacing w:line="600" w:lineRule="auto"/>
        <w:jc w:val="left"/>
        <w:rPr>
          <w:ins w:id="6233" w:author="UTENTE" w:date="2020-06-30T18:32:00Z"/>
          <w:rFonts w:ascii="Calibri" w:eastAsia="Calibri" w:hAnsi="Calibri" w:cs="Times New Roman"/>
          <w:lang w:val="en-US"/>
        </w:rPr>
      </w:pPr>
      <w:ins w:id="6234" w:author="UTENTE" w:date="2020-06-30T18:32:00Z">
        <w:r w:rsidRPr="00E573B8">
          <w:rPr>
            <w:rFonts w:ascii="Calibri" w:eastAsia="Calibri" w:hAnsi="Calibri" w:cs="Times New Roman"/>
            <w:lang w:val="en-US"/>
          </w:rPr>
          <w:t>531.</w:t>
        </w:r>
        <w:r w:rsidRPr="00E573B8">
          <w:rPr>
            <w:rFonts w:ascii="Calibri" w:eastAsia="Calibri" w:hAnsi="Calibri" w:cs="Times New Roman"/>
            <w:lang w:val="en-US"/>
          </w:rPr>
          <w:tab/>
          <w:t>n "–The group eventually leaves, and nothing else unusual happens for the rest of the night."</w:t>
        </w:r>
      </w:ins>
    </w:p>
    <w:p w14:paraId="6934F828" w14:textId="77777777" w:rsidR="00E573B8" w:rsidRPr="00E573B8" w:rsidRDefault="00E573B8" w:rsidP="00E573B8">
      <w:pPr>
        <w:tabs>
          <w:tab w:val="left" w:pos="0"/>
        </w:tabs>
        <w:spacing w:line="600" w:lineRule="auto"/>
        <w:jc w:val="left"/>
        <w:rPr>
          <w:ins w:id="6235" w:author="UTENTE" w:date="2020-06-30T18:32:00Z"/>
          <w:rFonts w:ascii="Calibri" w:eastAsia="Calibri" w:hAnsi="Calibri" w:cs="Times New Roman"/>
          <w:lang w:val="en-US"/>
        </w:rPr>
      </w:pPr>
      <w:ins w:id="6236" w:author="UTENTE" w:date="2020-06-30T18:32:00Z">
        <w:r w:rsidRPr="00E573B8">
          <w:rPr>
            <w:rFonts w:ascii="Calibri" w:eastAsia="Calibri" w:hAnsi="Calibri" w:cs="Times New Roman"/>
            <w:lang w:val="en-US"/>
          </w:rPr>
          <w:t>532.</w:t>
        </w:r>
        <w:r w:rsidRPr="00E573B8">
          <w:rPr>
            <w:rFonts w:ascii="Calibri" w:eastAsia="Calibri" w:hAnsi="Calibri" w:cs="Times New Roman"/>
            <w:lang w:val="en-US"/>
          </w:rPr>
          <w:tab/>
          <w:t>n "I keep replaying the conversation in my mind, making sure to crystallize every detail so I can thoroughly report it to Isaac."</w:t>
        </w:r>
      </w:ins>
    </w:p>
    <w:p w14:paraId="3021092C" w14:textId="77777777" w:rsidR="00E573B8" w:rsidRPr="00E573B8" w:rsidRDefault="00E573B8" w:rsidP="00E573B8">
      <w:pPr>
        <w:tabs>
          <w:tab w:val="left" w:pos="0"/>
        </w:tabs>
        <w:spacing w:line="600" w:lineRule="auto"/>
        <w:jc w:val="left"/>
        <w:rPr>
          <w:ins w:id="6237" w:author="UTENTE" w:date="2020-06-30T18:32:00Z"/>
          <w:rFonts w:ascii="Calibri" w:eastAsia="Calibri" w:hAnsi="Calibri" w:cs="Times New Roman"/>
          <w:lang w:val="en-US"/>
        </w:rPr>
      </w:pPr>
      <w:ins w:id="6238" w:author="UTENTE" w:date="2020-06-30T18:32:00Z">
        <w:r w:rsidRPr="00E573B8">
          <w:rPr>
            <w:rFonts w:ascii="Calibri" w:eastAsia="Calibri" w:hAnsi="Calibri" w:cs="Times New Roman"/>
            <w:lang w:val="en-US"/>
          </w:rPr>
          <w:t>533.</w:t>
        </w:r>
        <w:r w:rsidRPr="00E573B8">
          <w:rPr>
            <w:rFonts w:ascii="Calibri" w:eastAsia="Calibri" w:hAnsi="Calibri" w:cs="Times New Roman"/>
            <w:lang w:val="en-US"/>
          </w:rPr>
          <w:tab/>
          <w:t>n "Sure enough, he shows up right before closing time, flashing me his usual warm smile." </w:t>
        </w:r>
        <w:r w:rsidRPr="00E573B8">
          <w:rPr>
            <w:rFonts w:ascii="Calibri" w:eastAsia="Calibri" w:hAnsi="Calibri" w:cs="Times New Roman"/>
            <w:lang w:val="en-US"/>
          </w:rPr>
          <w:br w:type="page"/>
        </w:r>
      </w:ins>
    </w:p>
    <w:p w14:paraId="7E69B360" w14:textId="77777777" w:rsidR="00E573B8" w:rsidRPr="00E573B8" w:rsidRDefault="00E573B8" w:rsidP="00E573B8">
      <w:pPr>
        <w:tabs>
          <w:tab w:val="left" w:pos="0"/>
        </w:tabs>
        <w:spacing w:line="600" w:lineRule="auto"/>
        <w:jc w:val="left"/>
        <w:rPr>
          <w:ins w:id="6239" w:author="UTENTE" w:date="2020-06-30T18:32:00Z"/>
          <w:rFonts w:ascii="Calibri" w:eastAsia="Calibri" w:hAnsi="Calibri" w:cs="Times New Roman"/>
        </w:rPr>
      </w:pPr>
      <w:ins w:id="6240" w:author="UTENTE" w:date="2020-06-30T18:32:00Z">
        <w:r w:rsidRPr="00E573B8">
          <w:rPr>
            <w:rFonts w:ascii="Calibri" w:eastAsia="Calibri" w:hAnsi="Calibri" w:cs="Times New Roman"/>
          </w:rPr>
          <w:lastRenderedPageBreak/>
          <w:t>522.</w:t>
        </w:r>
        <w:r w:rsidRPr="00E573B8">
          <w:rPr>
            <w:rFonts w:ascii="Calibri" w:eastAsia="Calibri" w:hAnsi="Calibri" w:cs="Times New Roman"/>
          </w:rPr>
          <w:tab/>
          <w:t>n "Mi rivolge un sorriso rozzo, leccandosi le labbra."</w:t>
        </w:r>
      </w:ins>
    </w:p>
    <w:p w14:paraId="38135446" w14:textId="77777777" w:rsidR="00E573B8" w:rsidRPr="00E573B8" w:rsidRDefault="00E573B8" w:rsidP="00E573B8">
      <w:pPr>
        <w:tabs>
          <w:tab w:val="left" w:pos="0"/>
        </w:tabs>
        <w:spacing w:line="600" w:lineRule="auto"/>
        <w:jc w:val="left"/>
        <w:rPr>
          <w:ins w:id="6241" w:author="UTENTE" w:date="2020-06-30T18:32:00Z"/>
          <w:rFonts w:ascii="Calibri" w:eastAsia="Calibri" w:hAnsi="Calibri" w:cs="Times New Roman"/>
        </w:rPr>
      </w:pPr>
      <w:ins w:id="6242" w:author="UTENTE" w:date="2020-06-30T18:32:00Z">
        <w:r w:rsidRPr="00E573B8">
          <w:rPr>
            <w:rFonts w:ascii="Calibri" w:eastAsia="Calibri" w:hAnsi="Calibri" w:cs="Times New Roman"/>
          </w:rPr>
          <w:t>523.</w:t>
        </w:r>
        <w:r w:rsidRPr="00E573B8">
          <w:rPr>
            <w:rFonts w:ascii="Calibri" w:eastAsia="Calibri" w:hAnsi="Calibri" w:cs="Times New Roman"/>
          </w:rPr>
          <w:tab/>
          <w:t>n "…Dopo avere deciso di ignorare il suo commento, butto l'occhio su gli altri vampiri al tavolo, che portano abiti simili a quelli di Rex."</w:t>
        </w:r>
      </w:ins>
    </w:p>
    <w:p w14:paraId="5894D892" w14:textId="77777777" w:rsidR="00E573B8" w:rsidRPr="00E573B8" w:rsidRDefault="00E573B8" w:rsidP="00E573B8">
      <w:pPr>
        <w:tabs>
          <w:tab w:val="left" w:pos="0"/>
        </w:tabs>
        <w:spacing w:line="600" w:lineRule="auto"/>
        <w:jc w:val="left"/>
        <w:rPr>
          <w:ins w:id="6243" w:author="UTENTE" w:date="2020-06-30T18:32:00Z"/>
          <w:rFonts w:ascii="Calibri" w:eastAsia="Calibri" w:hAnsi="Calibri" w:cs="Times New Roman"/>
        </w:rPr>
      </w:pPr>
      <w:ins w:id="6244" w:author="UTENTE" w:date="2020-06-30T18:32:00Z">
        <w:r w:rsidRPr="00E573B8">
          <w:rPr>
            <w:rFonts w:ascii="Calibri" w:eastAsia="Calibri" w:hAnsi="Calibri" w:cs="Times New Roman"/>
          </w:rPr>
          <w:t>524.</w:t>
        </w:r>
        <w:r w:rsidRPr="00E573B8">
          <w:rPr>
            <w:rFonts w:ascii="Calibri" w:eastAsia="Calibri" w:hAnsi="Calibri" w:cs="Times New Roman"/>
          </w:rPr>
          <w:tab/>
          <w:t xml:space="preserve">mc "\"Quei tizi fanno parte del tuo clan?\" </w:t>
        </w:r>
      </w:ins>
    </w:p>
    <w:p w14:paraId="61453C64" w14:textId="77777777" w:rsidR="00E573B8" w:rsidRPr="00E573B8" w:rsidRDefault="00E573B8" w:rsidP="00E573B8">
      <w:pPr>
        <w:tabs>
          <w:tab w:val="left" w:pos="0"/>
        </w:tabs>
        <w:spacing w:line="600" w:lineRule="auto"/>
        <w:jc w:val="left"/>
        <w:rPr>
          <w:ins w:id="6245" w:author="UTENTE" w:date="2020-06-30T18:32:00Z"/>
          <w:rFonts w:ascii="Calibri" w:eastAsia="Calibri" w:hAnsi="Calibri" w:cs="Times New Roman"/>
        </w:rPr>
      </w:pPr>
      <w:ins w:id="6246" w:author="UTENTE" w:date="2020-06-30T18:32:00Z">
        <w:r w:rsidRPr="00E573B8">
          <w:rPr>
            <w:rFonts w:ascii="Calibri" w:eastAsia="Calibri" w:hAnsi="Calibri" w:cs="Times New Roman"/>
          </w:rPr>
          <w:t>525.</w:t>
        </w:r>
        <w:r w:rsidRPr="00E573B8">
          <w:rPr>
            <w:rFonts w:ascii="Calibri" w:eastAsia="Calibri" w:hAnsi="Calibri" w:cs="Times New Roman"/>
          </w:rPr>
          <w:tab/>
          <w:t>mc "\"Falla finita con queste stronzate, a meno che tu non voglia che ti presenti il mio coltello da cucina preferito.\""</w:t>
        </w:r>
      </w:ins>
    </w:p>
    <w:p w14:paraId="382AC2FD" w14:textId="77777777" w:rsidR="00E573B8" w:rsidRPr="00E573B8" w:rsidRDefault="00E573B8" w:rsidP="00E573B8">
      <w:pPr>
        <w:tabs>
          <w:tab w:val="left" w:pos="0"/>
        </w:tabs>
        <w:spacing w:line="600" w:lineRule="auto"/>
        <w:jc w:val="left"/>
        <w:rPr>
          <w:ins w:id="6247" w:author="UTENTE" w:date="2020-06-30T18:32:00Z"/>
          <w:rFonts w:ascii="Calibri" w:eastAsia="Calibri" w:hAnsi="Calibri" w:cs="Times New Roman"/>
        </w:rPr>
      </w:pPr>
      <w:ins w:id="6248" w:author="UTENTE" w:date="2020-06-30T18:32:00Z">
        <w:r w:rsidRPr="00E573B8">
          <w:rPr>
            <w:rFonts w:ascii="Calibri" w:eastAsia="Calibri" w:hAnsi="Calibri" w:cs="Times New Roman"/>
          </w:rPr>
          <w:t>526.</w:t>
        </w:r>
        <w:r w:rsidRPr="00E573B8">
          <w:rPr>
            <w:rFonts w:ascii="Calibri" w:eastAsia="Calibri" w:hAnsi="Calibri" w:cs="Times New Roman"/>
          </w:rPr>
          <w:tab/>
          <w:t>mc "\"Quei tizi al tavolo… fanno parte dei tuo clan?\""</w:t>
        </w:r>
      </w:ins>
    </w:p>
    <w:p w14:paraId="5B8724A6" w14:textId="77777777" w:rsidR="00E573B8" w:rsidRPr="00E573B8" w:rsidRDefault="00E573B8" w:rsidP="00E573B8">
      <w:pPr>
        <w:tabs>
          <w:tab w:val="left" w:pos="0"/>
        </w:tabs>
        <w:spacing w:line="600" w:lineRule="auto"/>
        <w:jc w:val="left"/>
        <w:rPr>
          <w:ins w:id="6249" w:author="UTENTE" w:date="2020-06-30T18:32:00Z"/>
          <w:rFonts w:ascii="Calibri" w:eastAsia="Calibri" w:hAnsi="Calibri" w:cs="Times New Roman"/>
        </w:rPr>
      </w:pPr>
      <w:ins w:id="6250" w:author="UTENTE" w:date="2020-06-30T18:32:00Z">
        <w:r w:rsidRPr="00E573B8">
          <w:rPr>
            <w:rFonts w:ascii="Calibri" w:eastAsia="Calibri" w:hAnsi="Calibri" w:cs="Times New Roman"/>
          </w:rPr>
          <w:t>527.</w:t>
        </w:r>
        <w:r w:rsidRPr="00E573B8">
          <w:rPr>
            <w:rFonts w:ascii="Calibri" w:eastAsia="Calibri" w:hAnsi="Calibri" w:cs="Times New Roman"/>
          </w:rPr>
          <w:tab/>
          <w:t>r "\"C'hai azzeccato, baby.\""</w:t>
        </w:r>
      </w:ins>
    </w:p>
    <w:p w14:paraId="6A95CBBE" w14:textId="77777777" w:rsidR="00E573B8" w:rsidRPr="00E573B8" w:rsidRDefault="00E573B8" w:rsidP="00E573B8">
      <w:pPr>
        <w:tabs>
          <w:tab w:val="left" w:pos="0"/>
        </w:tabs>
        <w:spacing w:line="600" w:lineRule="auto"/>
        <w:jc w:val="left"/>
        <w:rPr>
          <w:ins w:id="6251" w:author="UTENTE" w:date="2020-06-30T18:32:00Z"/>
          <w:rFonts w:ascii="Calibri" w:eastAsia="Calibri" w:hAnsi="Calibri" w:cs="Times New Roman"/>
        </w:rPr>
      </w:pPr>
      <w:ins w:id="6252" w:author="UTENTE" w:date="2020-06-30T18:32:00Z">
        <w:r w:rsidRPr="00E573B8">
          <w:rPr>
            <w:rFonts w:ascii="Calibri" w:eastAsia="Calibri" w:hAnsi="Calibri" w:cs="Times New Roman"/>
          </w:rPr>
          <w:t>528.</w:t>
        </w:r>
        <w:r w:rsidRPr="00E573B8">
          <w:rPr>
            <w:rFonts w:ascii="Calibri" w:eastAsia="Calibri" w:hAnsi="Calibri" w:cs="Times New Roman"/>
          </w:rPr>
          <w:tab/>
          <w:t>r "\"Ti presento qualcuno? Scommetto che sarebbero suuuuper contenti di conoscerti~\""</w:t>
        </w:r>
      </w:ins>
    </w:p>
    <w:p w14:paraId="0FB63741" w14:textId="77777777" w:rsidR="00E573B8" w:rsidRPr="00E573B8" w:rsidRDefault="00E573B8" w:rsidP="00E573B8">
      <w:pPr>
        <w:tabs>
          <w:tab w:val="left" w:pos="0"/>
        </w:tabs>
        <w:spacing w:line="600" w:lineRule="auto"/>
        <w:jc w:val="left"/>
        <w:rPr>
          <w:ins w:id="6253" w:author="UTENTE" w:date="2020-06-30T18:32:00Z"/>
          <w:rFonts w:ascii="Calibri" w:eastAsia="Calibri" w:hAnsi="Calibri" w:cs="Times New Roman"/>
        </w:rPr>
      </w:pPr>
      <w:ins w:id="6254" w:author="UTENTE" w:date="2020-06-30T18:32:00Z">
        <w:r w:rsidRPr="00E573B8">
          <w:rPr>
            <w:rFonts w:ascii="Calibri" w:eastAsia="Calibri" w:hAnsi="Calibri" w:cs="Times New Roman"/>
          </w:rPr>
          <w:t>529.</w:t>
        </w:r>
        <w:r w:rsidRPr="00E573B8">
          <w:rPr>
            <w:rFonts w:ascii="Calibri" w:eastAsia="Calibri" w:hAnsi="Calibri" w:cs="Times New Roman"/>
          </w:rPr>
          <w:tab/>
          <w:t>mc "\"…Sto a posto, grazie.\""</w:t>
        </w:r>
      </w:ins>
    </w:p>
    <w:p w14:paraId="5C727C6C" w14:textId="77777777" w:rsidR="00E573B8" w:rsidRPr="00E573B8" w:rsidRDefault="00E573B8" w:rsidP="00E573B8">
      <w:pPr>
        <w:tabs>
          <w:tab w:val="left" w:pos="0"/>
        </w:tabs>
        <w:spacing w:line="600" w:lineRule="auto"/>
        <w:jc w:val="left"/>
        <w:rPr>
          <w:ins w:id="6255" w:author="UTENTE" w:date="2020-06-30T18:32:00Z"/>
          <w:rFonts w:ascii="Calibri" w:eastAsia="Calibri" w:hAnsi="Calibri" w:cs="Times New Roman"/>
        </w:rPr>
      </w:pPr>
      <w:ins w:id="6256" w:author="UTENTE" w:date="2020-06-30T18:32:00Z">
        <w:r w:rsidRPr="00E573B8">
          <w:rPr>
            <w:rFonts w:ascii="Calibri" w:eastAsia="Calibri" w:hAnsi="Calibri" w:cs="Times New Roman"/>
          </w:rPr>
          <w:t>530.</w:t>
        </w:r>
        <w:r w:rsidRPr="00E573B8">
          <w:rPr>
            <w:rFonts w:ascii="Calibri" w:eastAsia="Calibri" w:hAnsi="Calibri" w:cs="Times New Roman"/>
          </w:rPr>
          <w:tab/>
          <w:t>n "\"Rex ride sotto i baffi, mentre afferro il mio straccio e rapidamente mi infilo dietro il bancone, non volendo stare in giro così che non possa trascinarmi.\""</w:t>
        </w:r>
      </w:ins>
    </w:p>
    <w:p w14:paraId="2F1C23D6" w14:textId="77777777" w:rsidR="00E573B8" w:rsidRPr="00E573B8" w:rsidRDefault="00E573B8" w:rsidP="00E573B8">
      <w:pPr>
        <w:tabs>
          <w:tab w:val="left" w:pos="0"/>
        </w:tabs>
        <w:spacing w:line="600" w:lineRule="auto"/>
        <w:jc w:val="left"/>
        <w:rPr>
          <w:ins w:id="6257" w:author="UTENTE" w:date="2020-06-30T18:32:00Z"/>
          <w:rFonts w:ascii="Calibri" w:eastAsia="Calibri" w:hAnsi="Calibri" w:cs="Times New Roman"/>
        </w:rPr>
      </w:pPr>
      <w:ins w:id="6258" w:author="UTENTE" w:date="2020-06-30T18:32:00Z">
        <w:r w:rsidRPr="00E573B8">
          <w:rPr>
            <w:rFonts w:ascii="Calibri" w:eastAsia="Calibri" w:hAnsi="Calibri" w:cs="Times New Roman"/>
          </w:rPr>
          <w:t>531.</w:t>
        </w:r>
        <w:r w:rsidRPr="00E573B8">
          <w:rPr>
            <w:rFonts w:ascii="Calibri" w:eastAsia="Calibri" w:hAnsi="Calibri" w:cs="Times New Roman"/>
          </w:rPr>
          <w:tab/>
          <w:t>n "-Il gruppo alla fine se ne va, e non accade nient’altro di particolare per il resto della notte."</w:t>
        </w:r>
      </w:ins>
    </w:p>
    <w:p w14:paraId="65979218" w14:textId="77777777" w:rsidR="00E573B8" w:rsidRPr="00E573B8" w:rsidRDefault="00E573B8" w:rsidP="00E573B8">
      <w:pPr>
        <w:tabs>
          <w:tab w:val="left" w:pos="0"/>
        </w:tabs>
        <w:spacing w:line="600" w:lineRule="auto"/>
        <w:jc w:val="left"/>
        <w:rPr>
          <w:ins w:id="6259" w:author="UTENTE" w:date="2020-06-30T18:32:00Z"/>
          <w:rFonts w:ascii="Calibri" w:eastAsia="Calibri" w:hAnsi="Calibri" w:cs="Times New Roman"/>
        </w:rPr>
      </w:pPr>
      <w:ins w:id="6260" w:author="UTENTE" w:date="2020-06-30T18:32:00Z">
        <w:r w:rsidRPr="00E573B8">
          <w:rPr>
            <w:rFonts w:ascii="Calibri" w:eastAsia="Calibri" w:hAnsi="Calibri" w:cs="Times New Roman"/>
          </w:rPr>
          <w:t>532.</w:t>
        </w:r>
        <w:r w:rsidRPr="00E573B8">
          <w:rPr>
            <w:rFonts w:ascii="Calibri" w:eastAsia="Calibri" w:hAnsi="Calibri" w:cs="Times New Roman"/>
          </w:rPr>
          <w:tab/>
          <w:t>n "Continuo a ripete la conversazione nella mia mente, facendo in modo di cristallizzare ogni dettaglio così da poterlo riferire accuratamente ad Isaac."</w:t>
        </w:r>
      </w:ins>
    </w:p>
    <w:p w14:paraId="02CC9C42" w14:textId="77777777" w:rsidR="00E573B8" w:rsidRPr="00E573B8" w:rsidRDefault="00E573B8" w:rsidP="00E573B8">
      <w:pPr>
        <w:tabs>
          <w:tab w:val="left" w:pos="0"/>
        </w:tabs>
        <w:spacing w:line="600" w:lineRule="auto"/>
        <w:jc w:val="left"/>
        <w:rPr>
          <w:ins w:id="6261" w:author="UTENTE" w:date="2020-06-30T18:32:00Z"/>
          <w:rFonts w:ascii="Calibri" w:eastAsia="Calibri" w:hAnsi="Calibri" w:cs="Times New Roman"/>
        </w:rPr>
      </w:pPr>
      <w:ins w:id="6262" w:author="UTENTE" w:date="2020-06-30T18:32:00Z">
        <w:r w:rsidRPr="00E573B8">
          <w:rPr>
            <w:rFonts w:ascii="Calibri" w:eastAsia="Calibri" w:hAnsi="Calibri" w:cs="Times New Roman"/>
          </w:rPr>
          <w:t>533.</w:t>
        </w:r>
        <w:r w:rsidRPr="00E573B8">
          <w:rPr>
            <w:rFonts w:ascii="Calibri" w:eastAsia="Calibri" w:hAnsi="Calibri" w:cs="Times New Roman"/>
          </w:rPr>
          <w:tab/>
          <w:t>n "Puntuale come la morte, si fa vivo poco prima dell'orario di chiusura, rivolgendomi il suo solito caloroso sorriso."</w:t>
        </w:r>
        <w:r w:rsidRPr="00E573B8">
          <w:rPr>
            <w:rFonts w:ascii="Calibri" w:eastAsia="Calibri" w:hAnsi="Calibri" w:cs="Times New Roman"/>
          </w:rPr>
          <w:br w:type="page"/>
        </w:r>
      </w:ins>
    </w:p>
    <w:p w14:paraId="7E9334EA" w14:textId="77777777" w:rsidR="00E573B8" w:rsidRPr="00E573B8" w:rsidRDefault="00E573B8" w:rsidP="00E573B8">
      <w:pPr>
        <w:tabs>
          <w:tab w:val="left" w:pos="0"/>
        </w:tabs>
        <w:spacing w:line="600" w:lineRule="auto"/>
        <w:jc w:val="left"/>
        <w:rPr>
          <w:ins w:id="6263" w:author="UTENTE" w:date="2020-06-30T18:32:00Z"/>
          <w:rFonts w:ascii="Calibri" w:eastAsia="Calibri" w:hAnsi="Calibri" w:cs="Times New Roman"/>
          <w:lang w:val="en-US"/>
        </w:rPr>
      </w:pPr>
      <w:ins w:id="6264" w:author="UTENTE" w:date="2020-06-30T18:32:00Z">
        <w:r w:rsidRPr="00E573B8">
          <w:rPr>
            <w:rFonts w:ascii="Calibri" w:eastAsia="Calibri" w:hAnsi="Calibri" w:cs="Times New Roman"/>
            <w:lang w:val="en-US"/>
          </w:rPr>
          <w:lastRenderedPageBreak/>
          <w:t>534.</w:t>
        </w:r>
        <w:r w:rsidRPr="00E573B8">
          <w:rPr>
            <w:rFonts w:ascii="Calibri" w:eastAsia="Calibri" w:hAnsi="Calibri" w:cs="Times New Roman"/>
            <w:lang w:val="en-US"/>
          </w:rPr>
          <w:tab/>
          <w:t>i "\"Ah, my little burger-flipper's looking delicious as always. Ready to go?\""</w:t>
        </w:r>
      </w:ins>
    </w:p>
    <w:p w14:paraId="7061E3E7" w14:textId="77777777" w:rsidR="00E573B8" w:rsidRPr="00E573B8" w:rsidRDefault="00E573B8" w:rsidP="00E573B8">
      <w:pPr>
        <w:tabs>
          <w:tab w:val="left" w:pos="0"/>
        </w:tabs>
        <w:spacing w:line="600" w:lineRule="auto"/>
        <w:jc w:val="left"/>
        <w:rPr>
          <w:ins w:id="6265" w:author="UTENTE" w:date="2020-06-30T18:32:00Z"/>
          <w:rFonts w:ascii="Calibri" w:eastAsia="Calibri" w:hAnsi="Calibri" w:cs="Times New Roman"/>
          <w:lang w:val="en-US"/>
          <w:rPrChange w:id="6266" w:author="UTENTE" w:date="2020-06-30T18:32:00Z">
            <w:rPr>
              <w:ins w:id="6267" w:author="UTENTE" w:date="2020-06-30T18:32:00Z"/>
              <w:rFonts w:ascii="Calibri" w:eastAsia="Calibri" w:hAnsi="Calibri" w:cs="Times New Roman"/>
            </w:rPr>
          </w:rPrChange>
        </w:rPr>
      </w:pPr>
      <w:ins w:id="6268" w:author="UTENTE" w:date="2020-06-30T18:32:00Z">
        <w:r w:rsidRPr="00E573B8">
          <w:rPr>
            <w:rFonts w:ascii="Calibri" w:eastAsia="Calibri" w:hAnsi="Calibri" w:cs="Times New Roman"/>
            <w:lang w:val="en-US"/>
          </w:rPr>
          <w:t>535.</w:t>
        </w:r>
        <w:r w:rsidRPr="00E573B8">
          <w:rPr>
            <w:rFonts w:ascii="Calibri" w:eastAsia="Calibri" w:hAnsi="Calibri" w:cs="Times New Roman"/>
            <w:lang w:val="en-US"/>
          </w:rPr>
          <w:tab/>
          <w:t xml:space="preserve">i "\"…Oh? You have a more serious face than usual, my dear. </w:t>
        </w:r>
        <w:r w:rsidRPr="00E573B8">
          <w:rPr>
            <w:rFonts w:ascii="Calibri" w:eastAsia="Calibri" w:hAnsi="Calibri" w:cs="Times New Roman"/>
            <w:lang w:val="en-US"/>
            <w:rPrChange w:id="6269" w:author="UTENTE" w:date="2020-06-30T18:32:00Z">
              <w:rPr>
                <w:rFonts w:ascii="Calibri" w:eastAsia="Calibri" w:hAnsi="Calibri" w:cs="Times New Roman"/>
              </w:rPr>
            </w:rPrChange>
          </w:rPr>
          <w:t>Something on your mind?\""</w:t>
        </w:r>
      </w:ins>
    </w:p>
    <w:p w14:paraId="7670FF3D" w14:textId="77777777" w:rsidR="00E573B8" w:rsidRPr="00E573B8" w:rsidRDefault="00E573B8" w:rsidP="00E573B8">
      <w:pPr>
        <w:tabs>
          <w:tab w:val="left" w:pos="0"/>
        </w:tabs>
        <w:spacing w:line="600" w:lineRule="auto"/>
        <w:jc w:val="left"/>
        <w:rPr>
          <w:ins w:id="6270" w:author="UTENTE" w:date="2020-06-30T18:32:00Z"/>
          <w:rFonts w:ascii="Calibri" w:eastAsia="Calibri" w:hAnsi="Calibri" w:cs="Times New Roman"/>
          <w:lang w:val="en-US"/>
          <w:rPrChange w:id="6271" w:author="UTENTE" w:date="2020-06-30T18:32:00Z">
            <w:rPr>
              <w:ins w:id="6272" w:author="UTENTE" w:date="2020-06-30T18:32:00Z"/>
              <w:rFonts w:ascii="Calibri" w:eastAsia="Calibri" w:hAnsi="Calibri" w:cs="Times New Roman"/>
            </w:rPr>
          </w:rPrChange>
        </w:rPr>
      </w:pPr>
      <w:ins w:id="6273" w:author="UTENTE" w:date="2020-06-30T18:32:00Z">
        <w:r w:rsidRPr="00E573B8">
          <w:rPr>
            <w:rFonts w:ascii="Calibri" w:eastAsia="Calibri" w:hAnsi="Calibri" w:cs="Times New Roman"/>
            <w:lang w:val="en-US"/>
            <w:rPrChange w:id="6274" w:author="UTENTE" w:date="2020-06-30T18:32:00Z">
              <w:rPr>
                <w:rFonts w:ascii="Calibri" w:eastAsia="Calibri" w:hAnsi="Calibri" w:cs="Times New Roman"/>
              </w:rPr>
            </w:rPrChange>
          </w:rPr>
          <w:t>536.</w:t>
        </w:r>
        <w:r w:rsidRPr="00E573B8">
          <w:rPr>
            <w:rFonts w:ascii="Calibri" w:eastAsia="Calibri" w:hAnsi="Calibri" w:cs="Times New Roman"/>
            <w:lang w:val="en-US"/>
            <w:rPrChange w:id="6275" w:author="UTENTE" w:date="2020-06-30T18:32:00Z">
              <w:rPr>
                <w:rFonts w:ascii="Calibri" w:eastAsia="Calibri" w:hAnsi="Calibri" w:cs="Times New Roman"/>
              </w:rPr>
            </w:rPrChange>
          </w:rPr>
          <w:tab/>
          <w:t>mc "\"…\""</w:t>
        </w:r>
      </w:ins>
    </w:p>
    <w:p w14:paraId="67FCBDC5" w14:textId="77777777" w:rsidR="00E573B8" w:rsidRPr="00E573B8" w:rsidRDefault="00E573B8" w:rsidP="00E573B8">
      <w:pPr>
        <w:tabs>
          <w:tab w:val="left" w:pos="0"/>
        </w:tabs>
        <w:spacing w:line="600" w:lineRule="auto"/>
        <w:jc w:val="left"/>
        <w:rPr>
          <w:ins w:id="6276" w:author="UTENTE" w:date="2020-06-30T18:32:00Z"/>
          <w:rFonts w:ascii="Calibri" w:eastAsia="Calibri" w:hAnsi="Calibri" w:cs="Times New Roman"/>
          <w:lang w:val="en-US"/>
        </w:rPr>
      </w:pPr>
      <w:ins w:id="6277" w:author="UTENTE" w:date="2020-06-30T18:32:00Z">
        <w:r w:rsidRPr="00E573B8">
          <w:rPr>
            <w:rFonts w:ascii="Calibri" w:eastAsia="Calibri" w:hAnsi="Calibri" w:cs="Times New Roman"/>
            <w:lang w:val="en-US"/>
          </w:rPr>
          <w:t>537.</w:t>
        </w:r>
        <w:r w:rsidRPr="00E573B8">
          <w:rPr>
            <w:rFonts w:ascii="Calibri" w:eastAsia="Calibri" w:hAnsi="Calibri" w:cs="Times New Roman"/>
            <w:lang w:val="en-US"/>
          </w:rPr>
          <w:tab/>
          <w:t>n "I grab my keys and hurry up to Isaac's side, nodding eagerly."</w:t>
        </w:r>
      </w:ins>
    </w:p>
    <w:p w14:paraId="66091D15" w14:textId="77777777" w:rsidR="00E573B8" w:rsidRPr="00E573B8" w:rsidRDefault="00E573B8" w:rsidP="00E573B8">
      <w:pPr>
        <w:tabs>
          <w:tab w:val="left" w:pos="0"/>
        </w:tabs>
        <w:spacing w:line="600" w:lineRule="auto"/>
        <w:jc w:val="left"/>
        <w:rPr>
          <w:ins w:id="6278" w:author="UTENTE" w:date="2020-06-30T18:32:00Z"/>
          <w:rFonts w:ascii="Calibri" w:eastAsia="Calibri" w:hAnsi="Calibri" w:cs="Times New Roman"/>
          <w:lang w:val="en-US"/>
        </w:rPr>
      </w:pPr>
      <w:ins w:id="6279" w:author="UTENTE" w:date="2020-06-30T18:32:00Z">
        <w:r w:rsidRPr="00E573B8">
          <w:rPr>
            <w:rFonts w:ascii="Calibri" w:eastAsia="Calibri" w:hAnsi="Calibri" w:cs="Times New Roman"/>
            <w:lang w:val="en-US"/>
          </w:rPr>
          <w:t>538.</w:t>
        </w:r>
        <w:r w:rsidRPr="00E573B8">
          <w:rPr>
            <w:rFonts w:ascii="Calibri" w:eastAsia="Calibri" w:hAnsi="Calibri" w:cs="Times New Roman"/>
            <w:lang w:val="en-US"/>
          </w:rPr>
          <w:tab/>
          <w:t>mc "\"Let's wait until we get somewhere private.\""</w:t>
        </w:r>
      </w:ins>
    </w:p>
    <w:p w14:paraId="06ADABC3" w14:textId="77777777" w:rsidR="00E573B8" w:rsidRPr="00E573B8" w:rsidRDefault="00E573B8" w:rsidP="00E573B8">
      <w:pPr>
        <w:tabs>
          <w:tab w:val="left" w:pos="0"/>
        </w:tabs>
        <w:spacing w:line="600" w:lineRule="auto"/>
        <w:jc w:val="left"/>
        <w:rPr>
          <w:ins w:id="6280" w:author="UTENTE" w:date="2020-06-30T18:32:00Z"/>
          <w:rFonts w:ascii="Calibri" w:eastAsia="Calibri" w:hAnsi="Calibri" w:cs="Times New Roman"/>
          <w:lang w:val="en-US"/>
        </w:rPr>
      </w:pPr>
      <w:ins w:id="6281" w:author="UTENTE" w:date="2020-06-30T18:32:00Z">
        <w:r w:rsidRPr="00E573B8">
          <w:rPr>
            <w:rFonts w:ascii="Calibri" w:eastAsia="Calibri" w:hAnsi="Calibri" w:cs="Times New Roman"/>
            <w:lang w:val="en-US"/>
          </w:rPr>
          <w:t>539.</w:t>
        </w:r>
        <w:r w:rsidRPr="00E573B8">
          <w:rPr>
            <w:rFonts w:ascii="Calibri" w:eastAsia="Calibri" w:hAnsi="Calibri" w:cs="Times New Roman"/>
            <w:lang w:val="en-US"/>
          </w:rPr>
          <w:tab/>
          <w:t>i "\"Private, hmm? Naughty, naughty.\""</w:t>
        </w:r>
      </w:ins>
    </w:p>
    <w:p w14:paraId="4FA3185A" w14:textId="77777777" w:rsidR="00E573B8" w:rsidRPr="00E573B8" w:rsidRDefault="00E573B8" w:rsidP="00E573B8">
      <w:pPr>
        <w:tabs>
          <w:tab w:val="left" w:pos="0"/>
        </w:tabs>
        <w:spacing w:line="600" w:lineRule="auto"/>
        <w:jc w:val="left"/>
        <w:rPr>
          <w:ins w:id="6282" w:author="UTENTE" w:date="2020-06-30T18:32:00Z"/>
          <w:rFonts w:ascii="Calibri" w:eastAsia="Calibri" w:hAnsi="Calibri" w:cs="Times New Roman"/>
          <w:lang w:val="en-US"/>
        </w:rPr>
      </w:pPr>
      <w:ins w:id="6283" w:author="UTENTE" w:date="2020-06-30T18:32:00Z">
        <w:r w:rsidRPr="00E573B8">
          <w:rPr>
            <w:rFonts w:ascii="Calibri" w:eastAsia="Calibri" w:hAnsi="Calibri" w:cs="Times New Roman"/>
            <w:lang w:val="en-US"/>
          </w:rPr>
          <w:t>540.</w:t>
        </w:r>
        <w:r w:rsidRPr="00E573B8">
          <w:rPr>
            <w:rFonts w:ascii="Calibri" w:eastAsia="Calibri" w:hAnsi="Calibri" w:cs="Times New Roman"/>
            <w:lang w:val="en-US"/>
          </w:rPr>
          <w:tab/>
          <w:t>n "He teases me with a chuckle, but his eyes flash sharply behind his glasses, and I think he's guessed I have something important to tell him."</w:t>
        </w:r>
      </w:ins>
    </w:p>
    <w:p w14:paraId="3EEA1D98" w14:textId="77777777" w:rsidR="00E573B8" w:rsidRPr="00E573B8" w:rsidRDefault="00E573B8" w:rsidP="00E573B8">
      <w:pPr>
        <w:tabs>
          <w:tab w:val="left" w:pos="0"/>
        </w:tabs>
        <w:spacing w:line="600" w:lineRule="auto"/>
        <w:jc w:val="left"/>
        <w:rPr>
          <w:ins w:id="6284" w:author="UTENTE" w:date="2020-06-30T18:32:00Z"/>
          <w:rFonts w:ascii="Calibri" w:eastAsia="Calibri" w:hAnsi="Calibri" w:cs="Times New Roman"/>
          <w:lang w:val="en-US"/>
        </w:rPr>
      </w:pPr>
      <w:ins w:id="6285" w:author="UTENTE" w:date="2020-06-30T18:32:00Z">
        <w:r w:rsidRPr="00E573B8">
          <w:rPr>
            <w:rFonts w:ascii="Calibri" w:eastAsia="Calibri" w:hAnsi="Calibri" w:cs="Times New Roman"/>
            <w:lang w:val="en-US"/>
          </w:rPr>
          <w:t>541.</w:t>
        </w:r>
        <w:r w:rsidRPr="00E573B8">
          <w:rPr>
            <w:rFonts w:ascii="Calibri" w:eastAsia="Calibri" w:hAnsi="Calibri" w:cs="Times New Roman"/>
            <w:lang w:val="en-US"/>
          </w:rPr>
          <w:tab/>
          <w:t>n "When we arrive at his apartment, I flop down on the couch and start to impatiently fidget."</w:t>
        </w:r>
      </w:ins>
    </w:p>
    <w:p w14:paraId="367E3573" w14:textId="77777777" w:rsidR="00E573B8" w:rsidRPr="00E573B8" w:rsidRDefault="00E573B8" w:rsidP="00E573B8">
      <w:pPr>
        <w:tabs>
          <w:tab w:val="left" w:pos="0"/>
        </w:tabs>
        <w:spacing w:line="600" w:lineRule="auto"/>
        <w:jc w:val="left"/>
        <w:rPr>
          <w:ins w:id="6286" w:author="UTENTE" w:date="2020-06-30T18:32:00Z"/>
          <w:rFonts w:ascii="Calibri" w:eastAsia="Calibri" w:hAnsi="Calibri" w:cs="Times New Roman"/>
          <w:lang w:val="en-US"/>
        </w:rPr>
      </w:pPr>
      <w:ins w:id="6287" w:author="UTENTE" w:date="2020-06-30T18:32:00Z">
        <w:r w:rsidRPr="00E573B8">
          <w:rPr>
            <w:rFonts w:ascii="Calibri" w:eastAsia="Calibri" w:hAnsi="Calibri" w:cs="Times New Roman"/>
            <w:lang w:val="en-US"/>
          </w:rPr>
          <w:t>542.</w:t>
        </w:r>
        <w:r w:rsidRPr="00E573B8">
          <w:rPr>
            <w:rFonts w:ascii="Calibri" w:eastAsia="Calibri" w:hAnsi="Calibri" w:cs="Times New Roman"/>
            <w:lang w:val="en-US"/>
          </w:rPr>
          <w:tab/>
          <w:t>n "Isaac always insists on getting me a drink before my reports like it's some kind of sacred ritual, even though I told him it could wait this time."</w:t>
        </w:r>
      </w:ins>
    </w:p>
    <w:p w14:paraId="22D53F77" w14:textId="77777777" w:rsidR="00E573B8" w:rsidRPr="00E573B8" w:rsidRDefault="00E573B8" w:rsidP="00E573B8">
      <w:pPr>
        <w:tabs>
          <w:tab w:val="left" w:pos="0"/>
        </w:tabs>
        <w:spacing w:line="600" w:lineRule="auto"/>
        <w:jc w:val="left"/>
        <w:rPr>
          <w:ins w:id="6288" w:author="UTENTE" w:date="2020-06-30T18:32:00Z"/>
          <w:rFonts w:ascii="Calibri" w:eastAsia="Calibri" w:hAnsi="Calibri" w:cs="Times New Roman"/>
          <w:lang w:val="en-US"/>
        </w:rPr>
      </w:pPr>
      <w:ins w:id="6289" w:author="UTENTE" w:date="2020-06-30T18:32:00Z">
        <w:r w:rsidRPr="00E573B8">
          <w:rPr>
            <w:rFonts w:ascii="Calibri" w:eastAsia="Calibri" w:hAnsi="Calibri" w:cs="Times New Roman"/>
            <w:lang w:val="en-US"/>
          </w:rPr>
          <w:t>543.</w:t>
        </w:r>
        <w:r w:rsidRPr="00E573B8">
          <w:rPr>
            <w:rFonts w:ascii="Calibri" w:eastAsia="Calibri" w:hAnsi="Calibri" w:cs="Times New Roman"/>
            <w:lang w:val="en-US"/>
          </w:rPr>
          <w:tab/>
          <w:t>ip "\"Aaand here you go, my latest brew!\""</w:t>
        </w:r>
      </w:ins>
    </w:p>
    <w:p w14:paraId="69F08508" w14:textId="77777777" w:rsidR="00E573B8" w:rsidRPr="00E573B8" w:rsidRDefault="00E573B8" w:rsidP="00E573B8">
      <w:pPr>
        <w:tabs>
          <w:tab w:val="left" w:pos="0"/>
        </w:tabs>
        <w:spacing w:line="600" w:lineRule="auto"/>
        <w:jc w:val="left"/>
        <w:rPr>
          <w:ins w:id="6290" w:author="UTENTE" w:date="2020-06-30T18:32:00Z"/>
          <w:rFonts w:ascii="Calibri" w:eastAsia="Calibri" w:hAnsi="Calibri" w:cs="Times New Roman"/>
          <w:lang w:val="en-US"/>
        </w:rPr>
      </w:pPr>
      <w:ins w:id="6291" w:author="UTENTE" w:date="2020-06-30T18:32:00Z">
        <w:r w:rsidRPr="00E573B8">
          <w:rPr>
            <w:rFonts w:ascii="Calibri" w:eastAsia="Calibri" w:hAnsi="Calibri" w:cs="Times New Roman"/>
            <w:lang w:val="en-US"/>
          </w:rPr>
          <w:t>544.</w:t>
        </w:r>
        <w:r w:rsidRPr="00E573B8">
          <w:rPr>
            <w:rFonts w:ascii="Calibri" w:eastAsia="Calibri" w:hAnsi="Calibri" w:cs="Times New Roman"/>
            <w:lang w:val="en-US"/>
          </w:rPr>
          <w:tab/>
          <w:t>ip "\"Wow, you're excited today, aren't you? Something really juicy must have happened.\""</w:t>
        </w:r>
      </w:ins>
    </w:p>
    <w:p w14:paraId="4B2C64B7" w14:textId="77777777" w:rsidR="00E573B8" w:rsidRPr="00E573B8" w:rsidRDefault="00E573B8" w:rsidP="00E573B8">
      <w:pPr>
        <w:tabs>
          <w:tab w:val="left" w:pos="0"/>
        </w:tabs>
        <w:spacing w:line="600" w:lineRule="auto"/>
        <w:jc w:val="left"/>
        <w:rPr>
          <w:ins w:id="6292" w:author="UTENTE" w:date="2020-06-30T18:32:00Z"/>
          <w:rFonts w:ascii="Calibri" w:eastAsia="Calibri" w:hAnsi="Calibri" w:cs="Times New Roman"/>
          <w:lang w:val="en-US"/>
        </w:rPr>
      </w:pPr>
      <w:ins w:id="6293" w:author="UTENTE" w:date="2020-06-30T18:32:00Z">
        <w:r w:rsidRPr="00E573B8">
          <w:rPr>
            <w:rFonts w:ascii="Calibri" w:eastAsia="Calibri" w:hAnsi="Calibri" w:cs="Times New Roman"/>
            <w:lang w:val="en-US"/>
          </w:rPr>
          <w:t>545.</w:t>
        </w:r>
        <w:r w:rsidRPr="00E573B8">
          <w:rPr>
            <w:rFonts w:ascii="Calibri" w:eastAsia="Calibri" w:hAnsi="Calibri" w:cs="Times New Roman"/>
            <w:lang w:val="en-US"/>
          </w:rPr>
          <w:tab/>
          <w:t>n "He hands me a mug and sits beside me, gazing into my eyes questioningly."</w:t>
        </w:r>
        <w:r w:rsidRPr="00E573B8">
          <w:rPr>
            <w:rFonts w:ascii="Calibri" w:eastAsia="Calibri" w:hAnsi="Calibri" w:cs="Times New Roman"/>
            <w:lang w:val="en-US"/>
          </w:rPr>
          <w:br w:type="page"/>
        </w:r>
      </w:ins>
    </w:p>
    <w:p w14:paraId="01208E09" w14:textId="77777777" w:rsidR="00E573B8" w:rsidRPr="00E573B8" w:rsidRDefault="00E573B8" w:rsidP="00E573B8">
      <w:pPr>
        <w:tabs>
          <w:tab w:val="left" w:pos="0"/>
        </w:tabs>
        <w:spacing w:line="600" w:lineRule="auto"/>
        <w:jc w:val="left"/>
        <w:rPr>
          <w:ins w:id="6294" w:author="UTENTE" w:date="2020-06-30T18:32:00Z"/>
          <w:rFonts w:ascii="Calibri" w:eastAsia="Calibri" w:hAnsi="Calibri" w:cs="Times New Roman"/>
        </w:rPr>
      </w:pPr>
      <w:ins w:id="6295" w:author="UTENTE" w:date="2020-06-30T18:32:00Z">
        <w:r w:rsidRPr="00E573B8">
          <w:rPr>
            <w:rFonts w:ascii="Calibri" w:eastAsia="Calibri" w:hAnsi="Calibri" w:cs="Times New Roman"/>
          </w:rPr>
          <w:lastRenderedPageBreak/>
          <w:t>534.</w:t>
        </w:r>
        <w:r w:rsidRPr="00E573B8">
          <w:rPr>
            <w:rFonts w:ascii="Calibri" w:eastAsia="Calibri" w:hAnsi="Calibri" w:cs="Times New Roman"/>
          </w:rPr>
          <w:tab/>
          <w:t>i "\"Ah, il mio piccolo gira-hamburger sembra delizioso come sempre. Pronto ad andare?\""</w:t>
        </w:r>
      </w:ins>
    </w:p>
    <w:p w14:paraId="58F5A2AB" w14:textId="77777777" w:rsidR="00E573B8" w:rsidRPr="00E573B8" w:rsidRDefault="00E573B8" w:rsidP="00E573B8">
      <w:pPr>
        <w:tabs>
          <w:tab w:val="left" w:pos="0"/>
        </w:tabs>
        <w:spacing w:line="600" w:lineRule="auto"/>
        <w:jc w:val="left"/>
        <w:rPr>
          <w:ins w:id="6296" w:author="UTENTE" w:date="2020-06-30T18:32:00Z"/>
          <w:rFonts w:ascii="Calibri" w:eastAsia="Calibri" w:hAnsi="Calibri" w:cs="Times New Roman"/>
        </w:rPr>
      </w:pPr>
      <w:ins w:id="6297" w:author="UTENTE" w:date="2020-06-30T18:32:00Z">
        <w:r w:rsidRPr="00E573B8">
          <w:rPr>
            <w:rFonts w:ascii="Calibri" w:eastAsia="Calibri" w:hAnsi="Calibri" w:cs="Times New Roman"/>
          </w:rPr>
          <w:t>535.</w:t>
        </w:r>
        <w:r w:rsidRPr="00E573B8">
          <w:rPr>
            <w:rFonts w:ascii="Calibri" w:eastAsia="Calibri" w:hAnsi="Calibri" w:cs="Times New Roman"/>
          </w:rPr>
          <w:tab/>
          <w:t>i "\"…Oh? Hai una faccia più seria del solito, tesoro. Qualcosa non va?\""</w:t>
        </w:r>
      </w:ins>
    </w:p>
    <w:p w14:paraId="626E6B30" w14:textId="77777777" w:rsidR="00E573B8" w:rsidRPr="00E573B8" w:rsidRDefault="00E573B8" w:rsidP="00E573B8">
      <w:pPr>
        <w:tabs>
          <w:tab w:val="left" w:pos="0"/>
        </w:tabs>
        <w:spacing w:line="600" w:lineRule="auto"/>
        <w:jc w:val="left"/>
        <w:rPr>
          <w:ins w:id="6298" w:author="UTENTE" w:date="2020-06-30T18:32:00Z"/>
          <w:rFonts w:ascii="Calibri" w:eastAsia="Calibri" w:hAnsi="Calibri" w:cs="Times New Roman"/>
        </w:rPr>
      </w:pPr>
      <w:ins w:id="6299" w:author="UTENTE" w:date="2020-06-30T18:32:00Z">
        <w:r w:rsidRPr="00E573B8">
          <w:rPr>
            <w:rFonts w:ascii="Calibri" w:eastAsia="Calibri" w:hAnsi="Calibri" w:cs="Times New Roman"/>
          </w:rPr>
          <w:t>536.</w:t>
        </w:r>
        <w:r w:rsidRPr="00E573B8">
          <w:rPr>
            <w:rFonts w:ascii="Calibri" w:eastAsia="Calibri" w:hAnsi="Calibri" w:cs="Times New Roman"/>
          </w:rPr>
          <w:tab/>
          <w:t>mc "\"…\""</w:t>
        </w:r>
      </w:ins>
    </w:p>
    <w:p w14:paraId="4112F96A" w14:textId="77777777" w:rsidR="00E573B8" w:rsidRPr="00E573B8" w:rsidRDefault="00E573B8" w:rsidP="00E573B8">
      <w:pPr>
        <w:tabs>
          <w:tab w:val="left" w:pos="0"/>
        </w:tabs>
        <w:spacing w:line="600" w:lineRule="auto"/>
        <w:jc w:val="left"/>
        <w:rPr>
          <w:ins w:id="6300" w:author="UTENTE" w:date="2020-06-30T18:32:00Z"/>
          <w:rFonts w:ascii="Calibri" w:eastAsia="Calibri" w:hAnsi="Calibri" w:cs="Times New Roman"/>
        </w:rPr>
      </w:pPr>
      <w:ins w:id="6301" w:author="UTENTE" w:date="2020-06-30T18:32:00Z">
        <w:r w:rsidRPr="00E573B8">
          <w:rPr>
            <w:rFonts w:ascii="Calibri" w:eastAsia="Calibri" w:hAnsi="Calibri" w:cs="Times New Roman"/>
          </w:rPr>
          <w:t>537.</w:t>
        </w:r>
        <w:r w:rsidRPr="00E573B8">
          <w:rPr>
            <w:rFonts w:ascii="Calibri" w:eastAsia="Calibri" w:hAnsi="Calibri" w:cs="Times New Roman"/>
          </w:rPr>
          <w:tab/>
          <w:t>n "Afferro le chiavi e raggiungo Isaac, annuendo impazientemente."</w:t>
        </w:r>
      </w:ins>
    </w:p>
    <w:p w14:paraId="0FF71D58" w14:textId="77777777" w:rsidR="00E573B8" w:rsidRPr="00E573B8" w:rsidRDefault="00E573B8" w:rsidP="00E573B8">
      <w:pPr>
        <w:tabs>
          <w:tab w:val="left" w:pos="0"/>
        </w:tabs>
        <w:spacing w:line="600" w:lineRule="auto"/>
        <w:jc w:val="left"/>
        <w:rPr>
          <w:ins w:id="6302" w:author="UTENTE" w:date="2020-06-30T18:32:00Z"/>
          <w:rFonts w:ascii="Calibri" w:eastAsia="Calibri" w:hAnsi="Calibri" w:cs="Times New Roman"/>
        </w:rPr>
      </w:pPr>
      <w:ins w:id="6303" w:author="UTENTE" w:date="2020-06-30T18:32:00Z">
        <w:r w:rsidRPr="00E573B8">
          <w:rPr>
            <w:rFonts w:ascii="Calibri" w:eastAsia="Calibri" w:hAnsi="Calibri" w:cs="Times New Roman"/>
          </w:rPr>
          <w:t>538.</w:t>
        </w:r>
        <w:r w:rsidRPr="00E573B8">
          <w:rPr>
            <w:rFonts w:ascii="Calibri" w:eastAsia="Calibri" w:hAnsi="Calibri" w:cs="Times New Roman"/>
          </w:rPr>
          <w:tab/>
          <w:t>mc "\"Meglio aspettare di essere in un posto più privato.\""</w:t>
        </w:r>
      </w:ins>
    </w:p>
    <w:p w14:paraId="162D7789" w14:textId="77777777" w:rsidR="00E573B8" w:rsidRPr="00E573B8" w:rsidRDefault="00E573B8" w:rsidP="00E573B8">
      <w:pPr>
        <w:tabs>
          <w:tab w:val="left" w:pos="0"/>
        </w:tabs>
        <w:spacing w:line="600" w:lineRule="auto"/>
        <w:jc w:val="left"/>
        <w:rPr>
          <w:ins w:id="6304" w:author="UTENTE" w:date="2020-06-30T18:32:00Z"/>
          <w:rFonts w:ascii="Calibri" w:eastAsia="Calibri" w:hAnsi="Calibri" w:cs="Times New Roman"/>
        </w:rPr>
      </w:pPr>
      <w:ins w:id="6305" w:author="UTENTE" w:date="2020-06-30T18:32:00Z">
        <w:r w:rsidRPr="00E573B8">
          <w:rPr>
            <w:rFonts w:ascii="Calibri" w:eastAsia="Calibri" w:hAnsi="Calibri" w:cs="Times New Roman"/>
          </w:rPr>
          <w:t>539.</w:t>
        </w:r>
        <w:r w:rsidRPr="00E573B8">
          <w:rPr>
            <w:rFonts w:ascii="Calibri" w:eastAsia="Calibri" w:hAnsi="Calibri" w:cs="Times New Roman"/>
          </w:rPr>
          <w:tab/>
          <w:t>i "\"Privato, mmh? Che sporcaccione.\""</w:t>
        </w:r>
      </w:ins>
    </w:p>
    <w:p w14:paraId="694F8FF2" w14:textId="77777777" w:rsidR="00E573B8" w:rsidRPr="00E573B8" w:rsidRDefault="00E573B8" w:rsidP="00E573B8">
      <w:pPr>
        <w:tabs>
          <w:tab w:val="left" w:pos="0"/>
        </w:tabs>
        <w:spacing w:line="600" w:lineRule="auto"/>
        <w:jc w:val="left"/>
        <w:rPr>
          <w:ins w:id="6306" w:author="UTENTE" w:date="2020-06-30T18:32:00Z"/>
          <w:rFonts w:ascii="Calibri" w:eastAsia="Calibri" w:hAnsi="Calibri" w:cs="Times New Roman"/>
        </w:rPr>
      </w:pPr>
      <w:ins w:id="6307" w:author="UTENTE" w:date="2020-06-30T18:32:00Z">
        <w:r w:rsidRPr="00E573B8">
          <w:rPr>
            <w:rFonts w:ascii="Calibri" w:eastAsia="Calibri" w:hAnsi="Calibri" w:cs="Times New Roman"/>
          </w:rPr>
          <w:t>540.</w:t>
        </w:r>
        <w:r w:rsidRPr="00E573B8">
          <w:rPr>
            <w:rFonts w:ascii="Calibri" w:eastAsia="Calibri" w:hAnsi="Calibri" w:cs="Times New Roman"/>
          </w:rPr>
          <w:tab/>
          <w:t>n "Mi stuzzica con una risatina, ma i suoi occhi lampeggiano dietro le lenti, e immagino abbia capito che ho qualcosa di importante da raccontargli."</w:t>
        </w:r>
      </w:ins>
    </w:p>
    <w:p w14:paraId="2C521434" w14:textId="77777777" w:rsidR="00E573B8" w:rsidRPr="00E573B8" w:rsidRDefault="00E573B8" w:rsidP="00E573B8">
      <w:pPr>
        <w:tabs>
          <w:tab w:val="left" w:pos="0"/>
        </w:tabs>
        <w:spacing w:line="600" w:lineRule="auto"/>
        <w:jc w:val="left"/>
        <w:rPr>
          <w:ins w:id="6308" w:author="UTENTE" w:date="2020-06-30T18:32:00Z"/>
          <w:rFonts w:ascii="Calibri" w:eastAsia="Calibri" w:hAnsi="Calibri" w:cs="Times New Roman"/>
        </w:rPr>
      </w:pPr>
      <w:ins w:id="6309" w:author="UTENTE" w:date="2020-06-30T18:32:00Z">
        <w:r w:rsidRPr="00E573B8">
          <w:rPr>
            <w:rFonts w:ascii="Calibri" w:eastAsia="Calibri" w:hAnsi="Calibri" w:cs="Times New Roman"/>
          </w:rPr>
          <w:t>541.</w:t>
        </w:r>
        <w:r w:rsidRPr="00E573B8">
          <w:rPr>
            <w:rFonts w:ascii="Calibri" w:eastAsia="Calibri" w:hAnsi="Calibri" w:cs="Times New Roman"/>
          </w:rPr>
          <w:tab/>
          <w:t>n "Una volta arrivati al suo appartamento, mi butto sul divano e inizio a giocherellare impazientemente con le dita."</w:t>
        </w:r>
      </w:ins>
    </w:p>
    <w:p w14:paraId="63DDC7D6" w14:textId="77777777" w:rsidR="00E573B8" w:rsidRPr="00E573B8" w:rsidRDefault="00E573B8" w:rsidP="00E573B8">
      <w:pPr>
        <w:tabs>
          <w:tab w:val="left" w:pos="0"/>
        </w:tabs>
        <w:spacing w:line="600" w:lineRule="auto"/>
        <w:jc w:val="left"/>
        <w:rPr>
          <w:ins w:id="6310" w:author="UTENTE" w:date="2020-06-30T18:32:00Z"/>
          <w:rFonts w:ascii="Calibri" w:eastAsia="Calibri" w:hAnsi="Calibri" w:cs="Times New Roman"/>
        </w:rPr>
      </w:pPr>
      <w:ins w:id="6311" w:author="UTENTE" w:date="2020-06-30T18:32:00Z">
        <w:r w:rsidRPr="00E573B8">
          <w:rPr>
            <w:rFonts w:ascii="Calibri" w:eastAsia="Calibri" w:hAnsi="Calibri" w:cs="Times New Roman"/>
          </w:rPr>
          <w:t>542.</w:t>
        </w:r>
        <w:r w:rsidRPr="00E573B8">
          <w:rPr>
            <w:rFonts w:ascii="Calibri" w:eastAsia="Calibri" w:hAnsi="Calibri" w:cs="Times New Roman"/>
          </w:rPr>
          <w:tab/>
          <w:t>n "Isaac insiste sempre per offrirmi qualcosa da bere prima di fargli il mio resoconto, come se fosse una specie di rituale sacro, anche se gli ho detto che può aspettare, 'sta volta."</w:t>
        </w:r>
      </w:ins>
    </w:p>
    <w:p w14:paraId="4E483861" w14:textId="77777777" w:rsidR="00E573B8" w:rsidRPr="00E573B8" w:rsidRDefault="00E573B8" w:rsidP="00E573B8">
      <w:pPr>
        <w:tabs>
          <w:tab w:val="left" w:pos="0"/>
        </w:tabs>
        <w:spacing w:line="600" w:lineRule="auto"/>
        <w:jc w:val="left"/>
        <w:rPr>
          <w:ins w:id="6312" w:author="UTENTE" w:date="2020-06-30T18:32:00Z"/>
          <w:rFonts w:ascii="Calibri" w:eastAsia="Calibri" w:hAnsi="Calibri" w:cs="Times New Roman"/>
        </w:rPr>
      </w:pPr>
      <w:ins w:id="6313" w:author="UTENTE" w:date="2020-06-30T18:32:00Z">
        <w:r w:rsidRPr="00E573B8">
          <w:rPr>
            <w:rFonts w:ascii="Calibri" w:eastAsia="Calibri" w:hAnsi="Calibri" w:cs="Times New Roman"/>
          </w:rPr>
          <w:t>543.</w:t>
        </w:r>
        <w:r w:rsidRPr="00E573B8">
          <w:rPr>
            <w:rFonts w:ascii="Calibri" w:eastAsia="Calibri" w:hAnsi="Calibri" w:cs="Times New Roman"/>
          </w:rPr>
          <w:tab/>
          <w:t>ip "\"Eee voilà, la mia nuova miscela!\""</w:t>
        </w:r>
      </w:ins>
    </w:p>
    <w:p w14:paraId="43A7C0B2" w14:textId="77777777" w:rsidR="00E573B8" w:rsidRPr="00E573B8" w:rsidRDefault="00E573B8" w:rsidP="00E573B8">
      <w:pPr>
        <w:tabs>
          <w:tab w:val="left" w:pos="0"/>
        </w:tabs>
        <w:spacing w:line="600" w:lineRule="auto"/>
        <w:jc w:val="left"/>
        <w:rPr>
          <w:ins w:id="6314" w:author="UTENTE" w:date="2020-06-30T18:32:00Z"/>
          <w:rFonts w:ascii="Calibri" w:eastAsia="Calibri" w:hAnsi="Calibri" w:cs="Times New Roman"/>
        </w:rPr>
      </w:pPr>
      <w:ins w:id="6315" w:author="UTENTE" w:date="2020-06-30T18:32:00Z">
        <w:r w:rsidRPr="00E573B8">
          <w:rPr>
            <w:rFonts w:ascii="Calibri" w:eastAsia="Calibri" w:hAnsi="Calibri" w:cs="Times New Roman"/>
          </w:rPr>
          <w:t>544.</w:t>
        </w:r>
        <w:r w:rsidRPr="00E573B8">
          <w:rPr>
            <w:rFonts w:ascii="Calibri" w:eastAsia="Calibri" w:hAnsi="Calibri" w:cs="Times New Roman"/>
          </w:rPr>
          <w:tab/>
          <w:t>ip "\"Wow, sei davvero entusiasta oggi. Dev'essere successo qualcosa di molto  interessante.\""</w:t>
        </w:r>
      </w:ins>
    </w:p>
    <w:p w14:paraId="1598563E" w14:textId="77777777" w:rsidR="00E573B8" w:rsidRPr="00E573B8" w:rsidRDefault="00E573B8" w:rsidP="00E573B8">
      <w:pPr>
        <w:tabs>
          <w:tab w:val="left" w:pos="0"/>
        </w:tabs>
        <w:spacing w:line="600" w:lineRule="auto"/>
        <w:jc w:val="left"/>
        <w:rPr>
          <w:ins w:id="6316" w:author="UTENTE" w:date="2020-06-30T18:32:00Z"/>
          <w:rFonts w:ascii="Calibri" w:eastAsia="Calibri" w:hAnsi="Calibri" w:cs="Times New Roman"/>
        </w:rPr>
      </w:pPr>
      <w:ins w:id="6317" w:author="UTENTE" w:date="2020-06-30T18:32:00Z">
        <w:r w:rsidRPr="00E573B8">
          <w:rPr>
            <w:rFonts w:ascii="Calibri" w:eastAsia="Calibri" w:hAnsi="Calibri" w:cs="Times New Roman"/>
          </w:rPr>
          <w:t>545.</w:t>
        </w:r>
        <w:r w:rsidRPr="00E573B8">
          <w:rPr>
            <w:rFonts w:ascii="Calibri" w:eastAsia="Calibri" w:hAnsi="Calibri" w:cs="Times New Roman"/>
          </w:rPr>
          <w:tab/>
          <w:t>n "Mi porge una tazza e si siede accanto a me, guardandomi negli occhi con aria interrogativa." </w:t>
        </w:r>
        <w:r w:rsidRPr="00E573B8">
          <w:rPr>
            <w:rFonts w:ascii="Calibri" w:eastAsia="Calibri" w:hAnsi="Calibri" w:cs="Times New Roman"/>
          </w:rPr>
          <w:br w:type="page"/>
        </w:r>
      </w:ins>
    </w:p>
    <w:p w14:paraId="10313961" w14:textId="77777777" w:rsidR="00E573B8" w:rsidRPr="00E573B8" w:rsidRDefault="00E573B8" w:rsidP="00E573B8">
      <w:pPr>
        <w:tabs>
          <w:tab w:val="left" w:pos="0"/>
        </w:tabs>
        <w:spacing w:line="600" w:lineRule="auto"/>
        <w:jc w:val="left"/>
        <w:rPr>
          <w:ins w:id="6318" w:author="UTENTE" w:date="2020-06-30T18:32:00Z"/>
          <w:rFonts w:ascii="Calibri" w:eastAsia="Calibri" w:hAnsi="Calibri" w:cs="Times New Roman"/>
          <w:lang w:val="en-US"/>
        </w:rPr>
      </w:pPr>
      <w:ins w:id="6319" w:author="UTENTE" w:date="2020-06-30T18:32:00Z">
        <w:r w:rsidRPr="00E573B8">
          <w:rPr>
            <w:rFonts w:ascii="Calibri" w:eastAsia="Calibri" w:hAnsi="Calibri" w:cs="Times New Roman"/>
            <w:lang w:val="en-US"/>
          </w:rPr>
          <w:lastRenderedPageBreak/>
          <w:t>546.</w:t>
        </w:r>
        <w:r w:rsidRPr="00E573B8">
          <w:rPr>
            <w:rFonts w:ascii="Calibri" w:eastAsia="Calibri" w:hAnsi="Calibri" w:cs="Times New Roman"/>
            <w:lang w:val="en-US"/>
          </w:rPr>
          <w:tab/>
          <w:t>n "The rich coffee smell is irresistible, so I take a small sip before clearing my throat and speaking."</w:t>
        </w:r>
      </w:ins>
    </w:p>
    <w:p w14:paraId="4B730233" w14:textId="77777777" w:rsidR="00E573B8" w:rsidRPr="00E573B8" w:rsidRDefault="00E573B8" w:rsidP="00E573B8">
      <w:pPr>
        <w:tabs>
          <w:tab w:val="left" w:pos="0"/>
        </w:tabs>
        <w:spacing w:line="600" w:lineRule="auto"/>
        <w:jc w:val="left"/>
        <w:rPr>
          <w:ins w:id="6320" w:author="UTENTE" w:date="2020-06-30T18:32:00Z"/>
          <w:rFonts w:ascii="Calibri" w:eastAsia="Calibri" w:hAnsi="Calibri" w:cs="Times New Roman"/>
          <w:lang w:val="en-US"/>
        </w:rPr>
      </w:pPr>
      <w:ins w:id="6321" w:author="UTENTE" w:date="2020-06-30T18:32:00Z">
        <w:r w:rsidRPr="00E573B8">
          <w:rPr>
            <w:rFonts w:ascii="Calibri" w:eastAsia="Calibri" w:hAnsi="Calibri" w:cs="Times New Roman"/>
            <w:lang w:val="en-US"/>
          </w:rPr>
          <w:t>547.</w:t>
        </w:r>
        <w:r w:rsidRPr="00E573B8">
          <w:rPr>
            <w:rFonts w:ascii="Calibri" w:eastAsia="Calibri" w:hAnsi="Calibri" w:cs="Times New Roman"/>
            <w:lang w:val="en-US"/>
          </w:rPr>
          <w:tab/>
          <w:t>mcp "\"Tonight… I heard Rex and some other Helgen guys talking about Bishop.\""</w:t>
        </w:r>
      </w:ins>
    </w:p>
    <w:p w14:paraId="16282EB4" w14:textId="77777777" w:rsidR="00E573B8" w:rsidRPr="00E573B8" w:rsidRDefault="00E573B8" w:rsidP="00E573B8">
      <w:pPr>
        <w:tabs>
          <w:tab w:val="left" w:pos="0"/>
        </w:tabs>
        <w:spacing w:line="600" w:lineRule="auto"/>
        <w:jc w:val="left"/>
        <w:rPr>
          <w:ins w:id="6322" w:author="UTENTE" w:date="2020-06-30T18:32:00Z"/>
          <w:rFonts w:ascii="Calibri" w:eastAsia="Calibri" w:hAnsi="Calibri" w:cs="Times New Roman"/>
          <w:lang w:val="en-US"/>
        </w:rPr>
      </w:pPr>
      <w:ins w:id="6323" w:author="UTENTE" w:date="2020-06-30T18:32:00Z">
        <w:r w:rsidRPr="00E573B8">
          <w:rPr>
            <w:rFonts w:ascii="Calibri" w:eastAsia="Calibri" w:hAnsi="Calibri" w:cs="Times New Roman"/>
            <w:lang w:val="en-US"/>
          </w:rPr>
          <w:t>548.</w:t>
        </w:r>
        <w:r w:rsidRPr="00E573B8">
          <w:rPr>
            <w:rFonts w:ascii="Calibri" w:eastAsia="Calibri" w:hAnsi="Calibri" w:cs="Times New Roman"/>
            <w:lang w:val="en-US"/>
          </w:rPr>
          <w:tab/>
          <w:t>mcp "\"It sounded like they wanted to kill him, or at least get rid of him. They even mentioned joining up with Seirei.\""</w:t>
        </w:r>
      </w:ins>
    </w:p>
    <w:p w14:paraId="1E947081" w14:textId="77777777" w:rsidR="00E573B8" w:rsidRPr="00E573B8" w:rsidRDefault="00E573B8" w:rsidP="00E573B8">
      <w:pPr>
        <w:tabs>
          <w:tab w:val="left" w:pos="0"/>
        </w:tabs>
        <w:spacing w:line="600" w:lineRule="auto"/>
        <w:jc w:val="left"/>
        <w:rPr>
          <w:ins w:id="6324" w:author="UTENTE" w:date="2020-06-30T18:32:00Z"/>
          <w:rFonts w:ascii="Calibri" w:eastAsia="Calibri" w:hAnsi="Calibri" w:cs="Times New Roman"/>
          <w:lang w:val="en-US"/>
        </w:rPr>
      </w:pPr>
      <w:ins w:id="6325" w:author="UTENTE" w:date="2020-06-30T18:32:00Z">
        <w:r w:rsidRPr="00E573B8">
          <w:rPr>
            <w:rFonts w:ascii="Calibri" w:eastAsia="Calibri" w:hAnsi="Calibri" w:cs="Times New Roman"/>
            <w:lang w:val="en-US"/>
          </w:rPr>
          <w:t>549.</w:t>
        </w:r>
        <w:r w:rsidRPr="00E573B8">
          <w:rPr>
            <w:rFonts w:ascii="Calibri" w:eastAsia="Calibri" w:hAnsi="Calibri" w:cs="Times New Roman"/>
            <w:lang w:val="en-US"/>
          </w:rPr>
          <w:tab/>
          <w:t>i "\"…\""</w:t>
        </w:r>
      </w:ins>
    </w:p>
    <w:p w14:paraId="3FACD8C9" w14:textId="77777777" w:rsidR="00E573B8" w:rsidRPr="00E573B8" w:rsidRDefault="00E573B8" w:rsidP="00E573B8">
      <w:pPr>
        <w:tabs>
          <w:tab w:val="left" w:pos="0"/>
        </w:tabs>
        <w:spacing w:line="600" w:lineRule="auto"/>
        <w:jc w:val="left"/>
        <w:rPr>
          <w:ins w:id="6326" w:author="UTENTE" w:date="2020-06-30T18:32:00Z"/>
          <w:rFonts w:ascii="Calibri" w:eastAsia="Calibri" w:hAnsi="Calibri" w:cs="Times New Roman"/>
          <w:lang w:val="en-US"/>
        </w:rPr>
      </w:pPr>
      <w:ins w:id="6327" w:author="UTENTE" w:date="2020-06-30T18:32:00Z">
        <w:r w:rsidRPr="00E573B8">
          <w:rPr>
            <w:rFonts w:ascii="Calibri" w:eastAsia="Calibri" w:hAnsi="Calibri" w:cs="Times New Roman"/>
            <w:lang w:val="en-US"/>
          </w:rPr>
          <w:t>550.</w:t>
        </w:r>
        <w:r w:rsidRPr="00E573B8">
          <w:rPr>
            <w:rFonts w:ascii="Calibri" w:eastAsia="Calibri" w:hAnsi="Calibri" w:cs="Times New Roman"/>
            <w:lang w:val="en-US"/>
          </w:rPr>
          <w:tab/>
          <w:t>n "Isaac's eyes widen, and he stiffens, leaning in towards me intently."</w:t>
        </w:r>
      </w:ins>
    </w:p>
    <w:p w14:paraId="65055B47" w14:textId="77777777" w:rsidR="00E573B8" w:rsidRPr="00E573B8" w:rsidRDefault="00E573B8" w:rsidP="00E573B8">
      <w:pPr>
        <w:tabs>
          <w:tab w:val="left" w:pos="0"/>
        </w:tabs>
        <w:spacing w:line="600" w:lineRule="auto"/>
        <w:jc w:val="left"/>
        <w:rPr>
          <w:ins w:id="6328" w:author="UTENTE" w:date="2020-06-30T18:32:00Z"/>
          <w:rFonts w:ascii="Calibri" w:eastAsia="Calibri" w:hAnsi="Calibri" w:cs="Times New Roman"/>
          <w:lang w:val="en-US"/>
        </w:rPr>
      </w:pPr>
      <w:ins w:id="6329" w:author="UTENTE" w:date="2020-06-30T18:32:00Z">
        <w:r w:rsidRPr="00E573B8">
          <w:rPr>
            <w:rFonts w:ascii="Calibri" w:eastAsia="Calibri" w:hAnsi="Calibri" w:cs="Times New Roman"/>
            <w:lang w:val="en-US"/>
          </w:rPr>
          <w:t>551.</w:t>
        </w:r>
        <w:r w:rsidRPr="00E573B8">
          <w:rPr>
            <w:rFonts w:ascii="Calibri" w:eastAsia="Calibri" w:hAnsi="Calibri" w:cs="Times New Roman"/>
            <w:lang w:val="en-US"/>
          </w:rPr>
          <w:tab/>
          <w:t>i "\"…You're sure about that?\""</w:t>
        </w:r>
      </w:ins>
    </w:p>
    <w:p w14:paraId="198B9ED8" w14:textId="77777777" w:rsidR="00E573B8" w:rsidRPr="00E573B8" w:rsidRDefault="00E573B8" w:rsidP="00E573B8">
      <w:pPr>
        <w:tabs>
          <w:tab w:val="left" w:pos="0"/>
        </w:tabs>
        <w:spacing w:line="600" w:lineRule="auto"/>
        <w:jc w:val="left"/>
        <w:rPr>
          <w:ins w:id="6330" w:author="UTENTE" w:date="2020-06-30T18:32:00Z"/>
          <w:rFonts w:ascii="Calibri" w:eastAsia="Calibri" w:hAnsi="Calibri" w:cs="Times New Roman"/>
          <w:lang w:val="en-US"/>
        </w:rPr>
      </w:pPr>
      <w:ins w:id="6331" w:author="UTENTE" w:date="2020-06-30T18:32:00Z">
        <w:r w:rsidRPr="00E573B8">
          <w:rPr>
            <w:rFonts w:ascii="Calibri" w:eastAsia="Calibri" w:hAnsi="Calibri" w:cs="Times New Roman"/>
            <w:lang w:val="en-US"/>
          </w:rPr>
          <w:t>552.</w:t>
        </w:r>
        <w:r w:rsidRPr="00E573B8">
          <w:rPr>
            <w:rFonts w:ascii="Calibri" w:eastAsia="Calibri" w:hAnsi="Calibri" w:cs="Times New Roman"/>
            <w:lang w:val="en-US"/>
          </w:rPr>
          <w:tab/>
          <w:t>i "\"You saw Rex, specifically? What did the others look like?\""</w:t>
        </w:r>
      </w:ins>
    </w:p>
    <w:p w14:paraId="1C59751A" w14:textId="77777777" w:rsidR="00E573B8" w:rsidRPr="00E573B8" w:rsidRDefault="00E573B8" w:rsidP="00E573B8">
      <w:pPr>
        <w:tabs>
          <w:tab w:val="left" w:pos="0"/>
        </w:tabs>
        <w:spacing w:line="600" w:lineRule="auto"/>
        <w:jc w:val="left"/>
        <w:rPr>
          <w:ins w:id="6332" w:author="UTENTE" w:date="2020-06-30T18:32:00Z"/>
          <w:rFonts w:ascii="Calibri" w:eastAsia="Calibri" w:hAnsi="Calibri" w:cs="Times New Roman"/>
          <w:lang w:val="en-US"/>
        </w:rPr>
      </w:pPr>
      <w:ins w:id="6333" w:author="UTENTE" w:date="2020-06-30T18:32:00Z">
        <w:r w:rsidRPr="00E573B8">
          <w:rPr>
            <w:rFonts w:ascii="Calibri" w:eastAsia="Calibri" w:hAnsi="Calibri" w:cs="Times New Roman"/>
            <w:lang w:val="en-US"/>
          </w:rPr>
          <w:t>553.</w:t>
        </w:r>
        <w:r w:rsidRPr="00E573B8">
          <w:rPr>
            <w:rFonts w:ascii="Calibri" w:eastAsia="Calibri" w:hAnsi="Calibri" w:cs="Times New Roman"/>
            <w:lang w:val="en-US"/>
          </w:rPr>
          <w:tab/>
          <w:t>n "He questions me urgently, and I recount all the details of the vampires I saw."</w:t>
        </w:r>
      </w:ins>
    </w:p>
    <w:p w14:paraId="2EEE1580" w14:textId="77777777" w:rsidR="00E573B8" w:rsidRPr="00E573B8" w:rsidRDefault="00E573B8" w:rsidP="00E573B8">
      <w:pPr>
        <w:tabs>
          <w:tab w:val="left" w:pos="0"/>
        </w:tabs>
        <w:spacing w:line="600" w:lineRule="auto"/>
        <w:jc w:val="left"/>
        <w:rPr>
          <w:ins w:id="6334" w:author="UTENTE" w:date="2020-06-30T18:32:00Z"/>
          <w:rFonts w:ascii="Calibri" w:eastAsia="Calibri" w:hAnsi="Calibri" w:cs="Times New Roman"/>
          <w:lang w:val="en-US"/>
        </w:rPr>
      </w:pPr>
      <w:ins w:id="6335" w:author="UTENTE" w:date="2020-06-30T18:32:00Z">
        <w:r w:rsidRPr="00E573B8">
          <w:rPr>
            <w:rFonts w:ascii="Calibri" w:eastAsia="Calibri" w:hAnsi="Calibri" w:cs="Times New Roman"/>
            <w:lang w:val="en-US"/>
          </w:rPr>
          <w:t>554.</w:t>
        </w:r>
        <w:r w:rsidRPr="00E573B8">
          <w:rPr>
            <w:rFonts w:ascii="Calibri" w:eastAsia="Calibri" w:hAnsi="Calibri" w:cs="Times New Roman"/>
            <w:lang w:val="en-US"/>
          </w:rPr>
          <w:tab/>
          <w:t>n "Isaac listens with the most excited, impatient look I've ever seen him wear."</w:t>
        </w:r>
      </w:ins>
    </w:p>
    <w:p w14:paraId="7EBBAC08" w14:textId="77777777" w:rsidR="00E573B8" w:rsidRPr="00E573B8" w:rsidRDefault="00E573B8" w:rsidP="00E573B8">
      <w:pPr>
        <w:tabs>
          <w:tab w:val="left" w:pos="0"/>
        </w:tabs>
        <w:spacing w:line="600" w:lineRule="auto"/>
        <w:jc w:val="left"/>
        <w:rPr>
          <w:ins w:id="6336" w:author="UTENTE" w:date="2020-06-30T18:32:00Z"/>
          <w:rFonts w:ascii="Calibri" w:eastAsia="Calibri" w:hAnsi="Calibri" w:cs="Times New Roman"/>
          <w:lang w:val="en-US"/>
        </w:rPr>
      </w:pPr>
      <w:ins w:id="6337" w:author="UTENTE" w:date="2020-06-30T18:32:00Z">
        <w:r w:rsidRPr="00E573B8">
          <w:rPr>
            <w:rFonts w:ascii="Calibri" w:eastAsia="Calibri" w:hAnsi="Calibri" w:cs="Times New Roman"/>
            <w:lang w:val="en-US"/>
          </w:rPr>
          <w:t>555.</w:t>
        </w:r>
        <w:r w:rsidRPr="00E573B8">
          <w:rPr>
            <w:rFonts w:ascii="Calibri" w:eastAsia="Calibri" w:hAnsi="Calibri" w:cs="Times New Roman"/>
            <w:lang w:val="en-US"/>
          </w:rPr>
          <w:tab/>
          <w:t>n "This really must be important to him… he's never reacted like this to any of the other reports I've had."</w:t>
        </w:r>
      </w:ins>
    </w:p>
    <w:p w14:paraId="00C3BBA0" w14:textId="77777777" w:rsidR="00E573B8" w:rsidRPr="00E573B8" w:rsidRDefault="00E573B8" w:rsidP="00E573B8">
      <w:pPr>
        <w:tabs>
          <w:tab w:val="left" w:pos="0"/>
        </w:tabs>
        <w:spacing w:line="600" w:lineRule="auto"/>
        <w:jc w:val="left"/>
        <w:rPr>
          <w:ins w:id="6338" w:author="UTENTE" w:date="2020-06-30T18:32:00Z"/>
          <w:rFonts w:ascii="Calibri" w:eastAsia="Calibri" w:hAnsi="Calibri" w:cs="Times New Roman"/>
          <w:lang w:val="en-US"/>
        </w:rPr>
      </w:pPr>
      <w:ins w:id="6339" w:author="UTENTE" w:date="2020-06-30T18:32:00Z">
        <w:r w:rsidRPr="00E573B8">
          <w:rPr>
            <w:rFonts w:ascii="Calibri" w:eastAsia="Calibri" w:hAnsi="Calibri" w:cs="Times New Roman"/>
            <w:lang w:val="en-US"/>
          </w:rPr>
          <w:t>556.</w:t>
        </w:r>
        <w:r w:rsidRPr="00E573B8">
          <w:rPr>
            <w:rFonts w:ascii="Calibri" w:eastAsia="Calibri" w:hAnsi="Calibri" w:cs="Times New Roman"/>
            <w:lang w:val="en-US"/>
          </w:rPr>
          <w:tab/>
          <w:t>mcp "\"Is it that big a deal? You never told me why you wanted to know this stuff, anyway.\""</w:t>
        </w:r>
      </w:ins>
    </w:p>
    <w:p w14:paraId="7001A165" w14:textId="77777777" w:rsidR="00E573B8" w:rsidRPr="00E573B8" w:rsidRDefault="00E573B8" w:rsidP="00E573B8">
      <w:pPr>
        <w:tabs>
          <w:tab w:val="left" w:pos="0"/>
        </w:tabs>
        <w:spacing w:line="600" w:lineRule="auto"/>
        <w:jc w:val="left"/>
        <w:rPr>
          <w:ins w:id="6340" w:author="UTENTE" w:date="2020-06-30T18:32:00Z"/>
          <w:rFonts w:ascii="Calibri" w:eastAsia="Calibri" w:hAnsi="Calibri" w:cs="Times New Roman"/>
          <w:lang w:val="en-US"/>
        </w:rPr>
      </w:pPr>
      <w:ins w:id="6341" w:author="UTENTE" w:date="2020-06-30T18:32:00Z">
        <w:r w:rsidRPr="00E573B8">
          <w:rPr>
            <w:rFonts w:ascii="Calibri" w:eastAsia="Calibri" w:hAnsi="Calibri" w:cs="Times New Roman"/>
            <w:lang w:val="en-US"/>
          </w:rPr>
          <w:t>557.</w:t>
        </w:r>
        <w:r w:rsidRPr="00E573B8">
          <w:rPr>
            <w:rFonts w:ascii="Calibri" w:eastAsia="Calibri" w:hAnsi="Calibri" w:cs="Times New Roman"/>
            <w:lang w:val="en-US"/>
          </w:rPr>
          <w:tab/>
          <w:t>i "\"It {i}is{/i} a big deal!\""</w:t>
        </w:r>
      </w:ins>
    </w:p>
    <w:p w14:paraId="09998958" w14:textId="77777777" w:rsidR="00E573B8" w:rsidRPr="00E573B8" w:rsidRDefault="00E573B8" w:rsidP="00E573B8">
      <w:pPr>
        <w:tabs>
          <w:tab w:val="left" w:pos="0"/>
        </w:tabs>
        <w:spacing w:line="600" w:lineRule="auto"/>
        <w:jc w:val="left"/>
        <w:rPr>
          <w:ins w:id="6342" w:author="UTENTE" w:date="2020-06-30T18:32:00Z"/>
          <w:rFonts w:ascii="Calibri" w:eastAsia="Calibri" w:hAnsi="Calibri" w:cs="Times New Roman"/>
          <w:lang w:val="en-US"/>
        </w:rPr>
      </w:pPr>
      <w:ins w:id="6343" w:author="UTENTE" w:date="2020-06-30T18:32:00Z">
        <w:r w:rsidRPr="00E573B8">
          <w:rPr>
            <w:rFonts w:ascii="Calibri" w:eastAsia="Calibri" w:hAnsi="Calibri" w:cs="Times New Roman"/>
            <w:lang w:val="en-US"/>
          </w:rPr>
          <w:t>558.</w:t>
        </w:r>
        <w:r w:rsidRPr="00E573B8">
          <w:rPr>
            <w:rFonts w:ascii="Calibri" w:eastAsia="Calibri" w:hAnsi="Calibri" w:cs="Times New Roman"/>
            <w:lang w:val="en-US"/>
          </w:rPr>
          <w:tab/>
          <w:t>i "\"If some of the vampires really want to rebel, then maybe Bishop can finally be killed…\"" </w:t>
        </w:r>
        <w:r w:rsidRPr="00E573B8">
          <w:rPr>
            <w:rFonts w:ascii="Calibri" w:eastAsia="Calibri" w:hAnsi="Calibri" w:cs="Times New Roman"/>
            <w:lang w:val="en-US"/>
          </w:rPr>
          <w:br w:type="page"/>
        </w:r>
      </w:ins>
    </w:p>
    <w:p w14:paraId="6236B854" w14:textId="77777777" w:rsidR="00E573B8" w:rsidRPr="00E573B8" w:rsidRDefault="00E573B8" w:rsidP="00E573B8">
      <w:pPr>
        <w:tabs>
          <w:tab w:val="left" w:pos="0"/>
        </w:tabs>
        <w:spacing w:line="600" w:lineRule="auto"/>
        <w:jc w:val="left"/>
        <w:rPr>
          <w:ins w:id="6344" w:author="UTENTE" w:date="2020-06-30T18:32:00Z"/>
          <w:rFonts w:ascii="Calibri" w:eastAsia="Calibri" w:hAnsi="Calibri" w:cs="Times New Roman"/>
        </w:rPr>
      </w:pPr>
      <w:ins w:id="6345" w:author="UTENTE" w:date="2020-06-30T18:32:00Z">
        <w:r w:rsidRPr="00E573B8">
          <w:rPr>
            <w:rFonts w:ascii="Calibri" w:eastAsia="Calibri" w:hAnsi="Calibri" w:cs="Times New Roman"/>
          </w:rPr>
          <w:lastRenderedPageBreak/>
          <w:t>546.</w:t>
        </w:r>
        <w:r w:rsidRPr="00E573B8">
          <w:rPr>
            <w:rFonts w:ascii="Calibri" w:eastAsia="Calibri" w:hAnsi="Calibri" w:cs="Times New Roman"/>
          </w:rPr>
          <w:tab/>
          <w:t>n "Il caffè ha un profumo irresistibile, quindi lo assaggio prima di schiarirmi la gola e iniziare a parlare."</w:t>
        </w:r>
      </w:ins>
    </w:p>
    <w:p w14:paraId="684A53AB" w14:textId="77777777" w:rsidR="00E573B8" w:rsidRPr="00E573B8" w:rsidRDefault="00E573B8" w:rsidP="00E573B8">
      <w:pPr>
        <w:tabs>
          <w:tab w:val="left" w:pos="0"/>
        </w:tabs>
        <w:spacing w:line="600" w:lineRule="auto"/>
        <w:jc w:val="left"/>
        <w:rPr>
          <w:ins w:id="6346" w:author="UTENTE" w:date="2020-06-30T18:32:00Z"/>
          <w:rFonts w:ascii="Calibri" w:eastAsia="Calibri" w:hAnsi="Calibri" w:cs="Times New Roman"/>
        </w:rPr>
      </w:pPr>
      <w:ins w:id="6347" w:author="UTENTE" w:date="2020-06-30T18:32:00Z">
        <w:r w:rsidRPr="00E573B8">
          <w:rPr>
            <w:rFonts w:ascii="Calibri" w:eastAsia="Calibri" w:hAnsi="Calibri" w:cs="Times New Roman"/>
          </w:rPr>
          <w:t>547.</w:t>
        </w:r>
        <w:r w:rsidRPr="00E573B8">
          <w:rPr>
            <w:rFonts w:ascii="Calibri" w:eastAsia="Calibri" w:hAnsi="Calibri" w:cs="Times New Roman"/>
          </w:rPr>
          <w:tab/>
          <w:t>mcp "\"Stanotte… Ho sentito Rex e altri Helgen parlare di Bishop.\""</w:t>
        </w:r>
      </w:ins>
    </w:p>
    <w:p w14:paraId="0678A935" w14:textId="77777777" w:rsidR="00E573B8" w:rsidRPr="00E573B8" w:rsidRDefault="00E573B8" w:rsidP="00E573B8">
      <w:pPr>
        <w:tabs>
          <w:tab w:val="left" w:pos="0"/>
        </w:tabs>
        <w:spacing w:line="600" w:lineRule="auto"/>
        <w:jc w:val="left"/>
        <w:rPr>
          <w:ins w:id="6348" w:author="UTENTE" w:date="2020-06-30T18:32:00Z"/>
          <w:rFonts w:ascii="Calibri" w:eastAsia="Calibri" w:hAnsi="Calibri" w:cs="Times New Roman"/>
        </w:rPr>
      </w:pPr>
      <w:ins w:id="6349" w:author="UTENTE" w:date="2020-06-30T18:32:00Z">
        <w:r w:rsidRPr="00E573B8">
          <w:rPr>
            <w:rFonts w:ascii="Calibri" w:eastAsia="Calibri" w:hAnsi="Calibri" w:cs="Times New Roman"/>
          </w:rPr>
          <w:t>548.</w:t>
        </w:r>
        <w:r w:rsidRPr="00E573B8">
          <w:rPr>
            <w:rFonts w:ascii="Calibri" w:eastAsia="Calibri" w:hAnsi="Calibri" w:cs="Times New Roman"/>
          </w:rPr>
          <w:tab/>
          <w:t>mcp "\"Sembrava volessero ucciderlo, o farlo fuori in qualche modo. Hanno persino menzionato la possibilità di unirsi ai Serei.\""</w:t>
        </w:r>
      </w:ins>
    </w:p>
    <w:p w14:paraId="5E0000D0" w14:textId="77777777" w:rsidR="00E573B8" w:rsidRPr="00E573B8" w:rsidRDefault="00E573B8" w:rsidP="00E573B8">
      <w:pPr>
        <w:tabs>
          <w:tab w:val="left" w:pos="0"/>
        </w:tabs>
        <w:spacing w:line="600" w:lineRule="auto"/>
        <w:jc w:val="left"/>
        <w:rPr>
          <w:ins w:id="6350" w:author="UTENTE" w:date="2020-06-30T18:32:00Z"/>
          <w:rFonts w:ascii="Calibri" w:eastAsia="Calibri" w:hAnsi="Calibri" w:cs="Times New Roman"/>
        </w:rPr>
      </w:pPr>
      <w:ins w:id="6351" w:author="UTENTE" w:date="2020-06-30T18:32:00Z">
        <w:r w:rsidRPr="00E573B8">
          <w:rPr>
            <w:rFonts w:ascii="Calibri" w:eastAsia="Calibri" w:hAnsi="Calibri" w:cs="Times New Roman"/>
          </w:rPr>
          <w:t>549.</w:t>
        </w:r>
        <w:r w:rsidRPr="00E573B8">
          <w:rPr>
            <w:rFonts w:ascii="Calibri" w:eastAsia="Calibri" w:hAnsi="Calibri" w:cs="Times New Roman"/>
          </w:rPr>
          <w:tab/>
          <w:t>i "\"…\""</w:t>
        </w:r>
      </w:ins>
    </w:p>
    <w:p w14:paraId="412C0BFF" w14:textId="77777777" w:rsidR="00E573B8" w:rsidRPr="00E573B8" w:rsidRDefault="00E573B8" w:rsidP="00E573B8">
      <w:pPr>
        <w:tabs>
          <w:tab w:val="left" w:pos="0"/>
        </w:tabs>
        <w:spacing w:line="600" w:lineRule="auto"/>
        <w:jc w:val="left"/>
        <w:rPr>
          <w:ins w:id="6352" w:author="UTENTE" w:date="2020-06-30T18:32:00Z"/>
          <w:rFonts w:ascii="Calibri" w:eastAsia="Calibri" w:hAnsi="Calibri" w:cs="Times New Roman"/>
        </w:rPr>
      </w:pPr>
      <w:ins w:id="6353" w:author="UTENTE" w:date="2020-06-30T18:32:00Z">
        <w:r w:rsidRPr="00E573B8">
          <w:rPr>
            <w:rFonts w:ascii="Calibri" w:eastAsia="Calibri" w:hAnsi="Calibri" w:cs="Times New Roman"/>
          </w:rPr>
          <w:t>550.</w:t>
        </w:r>
        <w:r w:rsidRPr="00E573B8">
          <w:rPr>
            <w:rFonts w:ascii="Calibri" w:eastAsia="Calibri" w:hAnsi="Calibri" w:cs="Times New Roman"/>
          </w:rPr>
          <w:tab/>
          <w:t>n "Isaac spalanca gli occhi e si irrigidisce, inclinandosi verso di me e pendendo dalle mie labbra."</w:t>
        </w:r>
      </w:ins>
    </w:p>
    <w:p w14:paraId="51D506B5" w14:textId="77777777" w:rsidR="00E573B8" w:rsidRPr="00E573B8" w:rsidRDefault="00E573B8" w:rsidP="00E573B8">
      <w:pPr>
        <w:tabs>
          <w:tab w:val="left" w:pos="0"/>
        </w:tabs>
        <w:spacing w:line="600" w:lineRule="auto"/>
        <w:jc w:val="left"/>
        <w:rPr>
          <w:ins w:id="6354" w:author="UTENTE" w:date="2020-06-30T18:32:00Z"/>
          <w:rFonts w:ascii="Calibri" w:eastAsia="Calibri" w:hAnsi="Calibri" w:cs="Times New Roman"/>
        </w:rPr>
      </w:pPr>
      <w:ins w:id="6355" w:author="UTENTE" w:date="2020-06-30T18:32:00Z">
        <w:r w:rsidRPr="00E573B8">
          <w:rPr>
            <w:rFonts w:ascii="Calibri" w:eastAsia="Calibri" w:hAnsi="Calibri" w:cs="Times New Roman"/>
          </w:rPr>
          <w:t>551.</w:t>
        </w:r>
        <w:r w:rsidRPr="00E573B8">
          <w:rPr>
            <w:rFonts w:ascii="Calibri" w:eastAsia="Calibri" w:hAnsi="Calibri" w:cs="Times New Roman"/>
          </w:rPr>
          <w:tab/>
          <w:t>i "\"…Sei sicuro?\""</w:t>
        </w:r>
      </w:ins>
    </w:p>
    <w:p w14:paraId="746F3C1F" w14:textId="77777777" w:rsidR="00E573B8" w:rsidRPr="00E573B8" w:rsidRDefault="00E573B8" w:rsidP="00E573B8">
      <w:pPr>
        <w:tabs>
          <w:tab w:val="left" w:pos="0"/>
        </w:tabs>
        <w:spacing w:line="600" w:lineRule="auto"/>
        <w:jc w:val="left"/>
        <w:rPr>
          <w:ins w:id="6356" w:author="UTENTE" w:date="2020-06-30T18:32:00Z"/>
          <w:rFonts w:ascii="Calibri" w:eastAsia="Calibri" w:hAnsi="Calibri" w:cs="Times New Roman"/>
        </w:rPr>
      </w:pPr>
      <w:ins w:id="6357" w:author="UTENTE" w:date="2020-06-30T18:32:00Z">
        <w:r w:rsidRPr="00E573B8">
          <w:rPr>
            <w:rFonts w:ascii="Calibri" w:eastAsia="Calibri" w:hAnsi="Calibri" w:cs="Times New Roman"/>
          </w:rPr>
          <w:t>552.</w:t>
        </w:r>
        <w:r w:rsidRPr="00E573B8">
          <w:rPr>
            <w:rFonts w:ascii="Calibri" w:eastAsia="Calibri" w:hAnsi="Calibri" w:cs="Times New Roman"/>
          </w:rPr>
          <w:tab/>
          <w:t>i "\"Hai visto proprio Rex? Com'erano gli altri?\""</w:t>
        </w:r>
      </w:ins>
    </w:p>
    <w:p w14:paraId="6A626074" w14:textId="77777777" w:rsidR="00E573B8" w:rsidRPr="00E573B8" w:rsidRDefault="00E573B8" w:rsidP="00E573B8">
      <w:pPr>
        <w:tabs>
          <w:tab w:val="left" w:pos="0"/>
        </w:tabs>
        <w:spacing w:line="600" w:lineRule="auto"/>
        <w:jc w:val="left"/>
        <w:rPr>
          <w:ins w:id="6358" w:author="UTENTE" w:date="2020-06-30T18:32:00Z"/>
          <w:rFonts w:ascii="Calibri" w:eastAsia="Calibri" w:hAnsi="Calibri" w:cs="Times New Roman"/>
        </w:rPr>
      </w:pPr>
      <w:ins w:id="6359" w:author="UTENTE" w:date="2020-06-30T18:32:00Z">
        <w:r w:rsidRPr="00E573B8">
          <w:rPr>
            <w:rFonts w:ascii="Calibri" w:eastAsia="Calibri" w:hAnsi="Calibri" w:cs="Times New Roman"/>
          </w:rPr>
          <w:t>553.</w:t>
        </w:r>
        <w:r w:rsidRPr="00E573B8">
          <w:rPr>
            <w:rFonts w:ascii="Calibri" w:eastAsia="Calibri" w:hAnsi="Calibri" w:cs="Times New Roman"/>
          </w:rPr>
          <w:tab/>
          <w:t>n "Mi interroga con urgenza, e gli riporto tutti i dettagli dei vampiri che ho visto."</w:t>
        </w:r>
      </w:ins>
    </w:p>
    <w:p w14:paraId="5B1B3142" w14:textId="77777777" w:rsidR="00E573B8" w:rsidRPr="00E573B8" w:rsidRDefault="00E573B8" w:rsidP="00E573B8">
      <w:pPr>
        <w:tabs>
          <w:tab w:val="left" w:pos="0"/>
        </w:tabs>
        <w:spacing w:line="600" w:lineRule="auto"/>
        <w:jc w:val="left"/>
        <w:rPr>
          <w:ins w:id="6360" w:author="UTENTE" w:date="2020-06-30T18:32:00Z"/>
          <w:rFonts w:ascii="Calibri" w:eastAsia="Calibri" w:hAnsi="Calibri" w:cs="Times New Roman"/>
        </w:rPr>
      </w:pPr>
      <w:ins w:id="6361" w:author="UTENTE" w:date="2020-06-30T18:32:00Z">
        <w:r w:rsidRPr="00E573B8">
          <w:rPr>
            <w:rFonts w:ascii="Calibri" w:eastAsia="Calibri" w:hAnsi="Calibri" w:cs="Times New Roman"/>
          </w:rPr>
          <w:t>554.</w:t>
        </w:r>
        <w:r w:rsidRPr="00E573B8">
          <w:rPr>
            <w:rFonts w:ascii="Calibri" w:eastAsia="Calibri" w:hAnsi="Calibri" w:cs="Times New Roman"/>
          </w:rPr>
          <w:tab/>
          <w:t>n "Isaac mi ascolta con lo sguardo più eccitato e impaziente che gli abbia mai visto in faccia."</w:t>
        </w:r>
      </w:ins>
    </w:p>
    <w:p w14:paraId="3D3D9921" w14:textId="77777777" w:rsidR="00E573B8" w:rsidRPr="00E573B8" w:rsidRDefault="00E573B8" w:rsidP="00E573B8">
      <w:pPr>
        <w:tabs>
          <w:tab w:val="left" w:pos="0"/>
        </w:tabs>
        <w:spacing w:line="600" w:lineRule="auto"/>
        <w:jc w:val="left"/>
        <w:rPr>
          <w:ins w:id="6362" w:author="UTENTE" w:date="2020-06-30T18:32:00Z"/>
          <w:rFonts w:ascii="Calibri" w:eastAsia="Calibri" w:hAnsi="Calibri" w:cs="Times New Roman"/>
        </w:rPr>
      </w:pPr>
      <w:ins w:id="6363" w:author="UTENTE" w:date="2020-06-30T18:32:00Z">
        <w:r w:rsidRPr="00E573B8">
          <w:rPr>
            <w:rFonts w:ascii="Calibri" w:eastAsia="Calibri" w:hAnsi="Calibri" w:cs="Times New Roman"/>
          </w:rPr>
          <w:t>555.</w:t>
        </w:r>
        <w:r w:rsidRPr="00E573B8">
          <w:rPr>
            <w:rFonts w:ascii="Calibri" w:eastAsia="Calibri" w:hAnsi="Calibri" w:cs="Times New Roman"/>
          </w:rPr>
          <w:tab/>
          <w:t>n "Dev'essere davvero importante per lui… non ha mai reagito così agli altri resoconti che ho fatto."</w:t>
        </w:r>
      </w:ins>
    </w:p>
    <w:p w14:paraId="7F284CE5" w14:textId="77777777" w:rsidR="00E573B8" w:rsidRPr="00E573B8" w:rsidRDefault="00E573B8" w:rsidP="00E573B8">
      <w:pPr>
        <w:tabs>
          <w:tab w:val="left" w:pos="0"/>
        </w:tabs>
        <w:spacing w:line="600" w:lineRule="auto"/>
        <w:jc w:val="left"/>
        <w:rPr>
          <w:ins w:id="6364" w:author="UTENTE" w:date="2020-06-30T18:32:00Z"/>
          <w:rFonts w:ascii="Calibri" w:eastAsia="Calibri" w:hAnsi="Calibri" w:cs="Times New Roman"/>
        </w:rPr>
      </w:pPr>
      <w:ins w:id="6365" w:author="UTENTE" w:date="2020-06-30T18:32:00Z">
        <w:r w:rsidRPr="00E573B8">
          <w:rPr>
            <w:rFonts w:ascii="Calibri" w:eastAsia="Calibri" w:hAnsi="Calibri" w:cs="Times New Roman"/>
          </w:rPr>
          <w:t>556.</w:t>
        </w:r>
        <w:r w:rsidRPr="00E573B8">
          <w:rPr>
            <w:rFonts w:ascii="Calibri" w:eastAsia="Calibri" w:hAnsi="Calibri" w:cs="Times New Roman"/>
          </w:rPr>
          <w:tab/>
          <w:t>mcp "\"È una cosa importante? Non mi hai mai detto che volevi sapere cose di questo tipo, in realtà.\""</w:t>
        </w:r>
      </w:ins>
    </w:p>
    <w:p w14:paraId="481AD917" w14:textId="77777777" w:rsidR="00E573B8" w:rsidRPr="00E573B8" w:rsidRDefault="00E573B8" w:rsidP="00E573B8">
      <w:pPr>
        <w:tabs>
          <w:tab w:val="left" w:pos="0"/>
        </w:tabs>
        <w:spacing w:line="600" w:lineRule="auto"/>
        <w:jc w:val="left"/>
        <w:rPr>
          <w:ins w:id="6366" w:author="UTENTE" w:date="2020-06-30T18:32:00Z"/>
          <w:rFonts w:ascii="Calibri" w:eastAsia="Calibri" w:hAnsi="Calibri" w:cs="Times New Roman"/>
        </w:rPr>
      </w:pPr>
      <w:ins w:id="6367" w:author="UTENTE" w:date="2020-06-30T18:32:00Z">
        <w:r w:rsidRPr="00E573B8">
          <w:rPr>
            <w:rFonts w:ascii="Calibri" w:eastAsia="Calibri" w:hAnsi="Calibri" w:cs="Times New Roman"/>
          </w:rPr>
          <w:t>557.</w:t>
        </w:r>
        <w:r w:rsidRPr="00E573B8">
          <w:rPr>
            <w:rFonts w:ascii="Calibri" w:eastAsia="Calibri" w:hAnsi="Calibri" w:cs="Times New Roman"/>
          </w:rPr>
          <w:tab/>
          <w:t>i "\"È {i}molto{/i} importante!\""</w:t>
        </w:r>
      </w:ins>
    </w:p>
    <w:p w14:paraId="49071069" w14:textId="77777777" w:rsidR="00E573B8" w:rsidRPr="00E573B8" w:rsidRDefault="00E573B8" w:rsidP="00E573B8">
      <w:pPr>
        <w:tabs>
          <w:tab w:val="left" w:pos="0"/>
        </w:tabs>
        <w:spacing w:line="600" w:lineRule="auto"/>
        <w:jc w:val="left"/>
        <w:rPr>
          <w:ins w:id="6368" w:author="UTENTE" w:date="2020-06-30T18:32:00Z"/>
          <w:rFonts w:ascii="Calibri" w:eastAsia="Calibri" w:hAnsi="Calibri" w:cs="Times New Roman"/>
        </w:rPr>
      </w:pPr>
      <w:ins w:id="6369" w:author="UTENTE" w:date="2020-06-30T18:32:00Z">
        <w:r w:rsidRPr="00E573B8">
          <w:rPr>
            <w:rFonts w:ascii="Calibri" w:eastAsia="Calibri" w:hAnsi="Calibri" w:cs="Times New Roman"/>
          </w:rPr>
          <w:t>558.</w:t>
        </w:r>
        <w:r w:rsidRPr="00E573B8">
          <w:rPr>
            <w:rFonts w:ascii="Calibri" w:eastAsia="Calibri" w:hAnsi="Calibri" w:cs="Times New Roman"/>
          </w:rPr>
          <w:tab/>
          <w:t>i "\"Se qualche vampiro vuole davvero ribellarsi, allora forse Bishop può essere ammazzato…\""</w:t>
        </w:r>
        <w:r w:rsidRPr="00E573B8">
          <w:rPr>
            <w:rFonts w:ascii="Calibri" w:eastAsia="Calibri" w:hAnsi="Calibri" w:cs="Times New Roman"/>
          </w:rPr>
          <w:br w:type="page"/>
        </w:r>
      </w:ins>
    </w:p>
    <w:p w14:paraId="2F0D69CE" w14:textId="77777777" w:rsidR="00E573B8" w:rsidRPr="00E573B8" w:rsidRDefault="00E573B8" w:rsidP="00E573B8">
      <w:pPr>
        <w:tabs>
          <w:tab w:val="left" w:pos="0"/>
        </w:tabs>
        <w:spacing w:line="600" w:lineRule="auto"/>
        <w:jc w:val="left"/>
        <w:rPr>
          <w:ins w:id="6370" w:author="UTENTE" w:date="2020-06-30T18:32:00Z"/>
          <w:rFonts w:ascii="Calibri" w:eastAsia="Calibri" w:hAnsi="Calibri" w:cs="Times New Roman"/>
          <w:lang w:val="en-US"/>
        </w:rPr>
      </w:pPr>
      <w:ins w:id="6371" w:author="UTENTE" w:date="2020-06-30T18:32:00Z">
        <w:r w:rsidRPr="00E573B8">
          <w:rPr>
            <w:rFonts w:ascii="Calibri" w:eastAsia="Calibri" w:hAnsi="Calibri" w:cs="Times New Roman"/>
            <w:lang w:val="en-US"/>
          </w:rPr>
          <w:lastRenderedPageBreak/>
          <w:t>559.</w:t>
        </w:r>
        <w:r w:rsidRPr="00E573B8">
          <w:rPr>
            <w:rFonts w:ascii="Calibri" w:eastAsia="Calibri" w:hAnsi="Calibri" w:cs="Times New Roman"/>
            <w:lang w:val="en-US"/>
          </w:rPr>
          <w:tab/>
          <w:t>n "Isaac pushes up off the couch, standing up before me."</w:t>
        </w:r>
      </w:ins>
    </w:p>
    <w:p w14:paraId="30A0DFA0" w14:textId="77777777" w:rsidR="00E573B8" w:rsidRPr="00E573B8" w:rsidRDefault="00E573B8" w:rsidP="00E573B8">
      <w:pPr>
        <w:tabs>
          <w:tab w:val="left" w:pos="0"/>
        </w:tabs>
        <w:spacing w:line="600" w:lineRule="auto"/>
        <w:jc w:val="left"/>
        <w:rPr>
          <w:ins w:id="6372" w:author="UTENTE" w:date="2020-06-30T18:32:00Z"/>
          <w:rFonts w:ascii="Calibri" w:eastAsia="Calibri" w:hAnsi="Calibri" w:cs="Times New Roman"/>
          <w:lang w:val="en-US"/>
        </w:rPr>
      </w:pPr>
      <w:ins w:id="6373" w:author="UTENTE" w:date="2020-06-30T18:32:00Z">
        <w:r w:rsidRPr="00E573B8">
          <w:rPr>
            <w:rFonts w:ascii="Calibri" w:eastAsia="Calibri" w:hAnsi="Calibri" w:cs="Times New Roman"/>
            <w:lang w:val="en-US"/>
          </w:rPr>
          <w:t>560.</w:t>
        </w:r>
        <w:r w:rsidRPr="00E573B8">
          <w:rPr>
            <w:rFonts w:ascii="Calibri" w:eastAsia="Calibri" w:hAnsi="Calibri" w:cs="Times New Roman"/>
            <w:lang w:val="en-US"/>
          </w:rPr>
          <w:tab/>
          <w:t>mcp "\"Uah–!\""</w:t>
        </w:r>
      </w:ins>
    </w:p>
    <w:p w14:paraId="26AFC429" w14:textId="77777777" w:rsidR="00E573B8" w:rsidRPr="00E573B8" w:rsidRDefault="00E573B8" w:rsidP="00E573B8">
      <w:pPr>
        <w:tabs>
          <w:tab w:val="left" w:pos="0"/>
        </w:tabs>
        <w:spacing w:line="600" w:lineRule="auto"/>
        <w:jc w:val="left"/>
        <w:rPr>
          <w:ins w:id="6374" w:author="UTENTE" w:date="2020-06-30T18:32:00Z"/>
          <w:rFonts w:ascii="Calibri" w:eastAsia="Calibri" w:hAnsi="Calibri" w:cs="Times New Roman"/>
          <w:lang w:val="en-US"/>
        </w:rPr>
      </w:pPr>
      <w:ins w:id="6375" w:author="UTENTE" w:date="2020-06-30T18:32:00Z">
        <w:r w:rsidRPr="00E573B8">
          <w:rPr>
            <w:rFonts w:ascii="Calibri" w:eastAsia="Calibri" w:hAnsi="Calibri" w:cs="Times New Roman"/>
            <w:lang w:val="en-US"/>
          </w:rPr>
          <w:t>561.</w:t>
        </w:r>
        <w:r w:rsidRPr="00E573B8">
          <w:rPr>
            <w:rFonts w:ascii="Calibri" w:eastAsia="Calibri" w:hAnsi="Calibri" w:cs="Times New Roman"/>
            <w:lang w:val="en-US"/>
          </w:rPr>
          <w:tab/>
          <w:t>n "He reaches down to grasp my hands, roughly pulling me up to my feet."</w:t>
        </w:r>
      </w:ins>
    </w:p>
    <w:p w14:paraId="400513DD" w14:textId="77777777" w:rsidR="00E573B8" w:rsidRPr="00E573B8" w:rsidRDefault="00E573B8" w:rsidP="00E573B8">
      <w:pPr>
        <w:tabs>
          <w:tab w:val="left" w:pos="0"/>
        </w:tabs>
        <w:spacing w:line="600" w:lineRule="auto"/>
        <w:jc w:val="left"/>
        <w:rPr>
          <w:ins w:id="6376" w:author="UTENTE" w:date="2020-06-30T18:32:00Z"/>
          <w:rFonts w:ascii="Calibri" w:eastAsia="Calibri" w:hAnsi="Calibri" w:cs="Times New Roman"/>
          <w:lang w:val="en-US"/>
        </w:rPr>
      </w:pPr>
      <w:ins w:id="6377" w:author="UTENTE" w:date="2020-06-30T18:32:00Z">
        <w:r w:rsidRPr="00E573B8">
          <w:rPr>
            <w:rFonts w:ascii="Calibri" w:eastAsia="Calibri" w:hAnsi="Calibri" w:cs="Times New Roman"/>
            <w:lang w:val="en-US"/>
          </w:rPr>
          <w:t>562.</w:t>
        </w:r>
        <w:r w:rsidRPr="00E573B8">
          <w:rPr>
            <w:rFonts w:ascii="Calibri" w:eastAsia="Calibri" w:hAnsi="Calibri" w:cs="Times New Roman"/>
            <w:lang w:val="en-US"/>
          </w:rPr>
          <w:tab/>
          <w:t>n "Before I know what's happening, Isaac' s tugging me over to the large windows, where the night cityscape shines below us."</w:t>
        </w:r>
      </w:ins>
    </w:p>
    <w:p w14:paraId="1DD7DD41" w14:textId="77777777" w:rsidR="00E573B8" w:rsidRPr="00E573B8" w:rsidRDefault="00E573B8" w:rsidP="00E573B8">
      <w:pPr>
        <w:tabs>
          <w:tab w:val="left" w:pos="0"/>
        </w:tabs>
        <w:spacing w:line="600" w:lineRule="auto"/>
        <w:jc w:val="left"/>
        <w:rPr>
          <w:ins w:id="6378" w:author="UTENTE" w:date="2020-06-30T18:32:00Z"/>
          <w:rFonts w:ascii="Calibri" w:eastAsia="Calibri" w:hAnsi="Calibri" w:cs="Times New Roman"/>
          <w:lang w:val="en-US"/>
        </w:rPr>
      </w:pPr>
      <w:ins w:id="6379" w:author="UTENTE" w:date="2020-06-30T18:32:00Z">
        <w:r w:rsidRPr="00E573B8">
          <w:rPr>
            <w:rFonts w:ascii="Calibri" w:eastAsia="Calibri" w:hAnsi="Calibri" w:cs="Times New Roman"/>
            <w:lang w:val="en-US"/>
          </w:rPr>
          <w:t>563.</w:t>
        </w:r>
        <w:r w:rsidRPr="00E573B8">
          <w:rPr>
            <w:rFonts w:ascii="Calibri" w:eastAsia="Calibri" w:hAnsi="Calibri" w:cs="Times New Roman"/>
            <w:lang w:val="en-US"/>
          </w:rPr>
          <w:tab/>
          <w:t>n "One of his arms curls about my waist, while his other hand gestures out towards the city lights."</w:t>
        </w:r>
      </w:ins>
    </w:p>
    <w:p w14:paraId="7D4FC387" w14:textId="77777777" w:rsidR="00E573B8" w:rsidRPr="00E573B8" w:rsidRDefault="00E573B8" w:rsidP="00E573B8">
      <w:pPr>
        <w:tabs>
          <w:tab w:val="left" w:pos="0"/>
        </w:tabs>
        <w:spacing w:line="600" w:lineRule="auto"/>
        <w:jc w:val="left"/>
        <w:rPr>
          <w:ins w:id="6380" w:author="UTENTE" w:date="2020-06-30T18:32:00Z"/>
          <w:rFonts w:ascii="Calibri" w:eastAsia="Calibri" w:hAnsi="Calibri" w:cs="Times New Roman"/>
          <w:lang w:val="en-US"/>
        </w:rPr>
      </w:pPr>
      <w:ins w:id="6381" w:author="UTENTE" w:date="2020-06-30T18:32:00Z">
        <w:r w:rsidRPr="00E573B8">
          <w:rPr>
            <w:rFonts w:ascii="Calibri" w:eastAsia="Calibri" w:hAnsi="Calibri" w:cs="Times New Roman"/>
            <w:lang w:val="en-US"/>
          </w:rPr>
          <w:t>564.</w:t>
        </w:r>
        <w:r w:rsidRPr="00E573B8">
          <w:rPr>
            <w:rFonts w:ascii="Calibri" w:eastAsia="Calibri" w:hAnsi="Calibri" w:cs="Times New Roman"/>
            <w:lang w:val="en-US"/>
          </w:rPr>
          <w:tab/>
          <w:t>ip "\"When night falls in San Francisco, Bishop rules this – all of this.\""</w:t>
        </w:r>
      </w:ins>
    </w:p>
    <w:p w14:paraId="780D05BB" w14:textId="77777777" w:rsidR="00E573B8" w:rsidRPr="00E573B8" w:rsidRDefault="00E573B8" w:rsidP="00E573B8">
      <w:pPr>
        <w:tabs>
          <w:tab w:val="left" w:pos="0"/>
        </w:tabs>
        <w:spacing w:line="600" w:lineRule="auto"/>
        <w:jc w:val="left"/>
        <w:rPr>
          <w:ins w:id="6382" w:author="UTENTE" w:date="2020-06-30T18:32:00Z"/>
          <w:rFonts w:ascii="Calibri" w:eastAsia="Calibri" w:hAnsi="Calibri" w:cs="Times New Roman"/>
          <w:lang w:val="en-US"/>
        </w:rPr>
      </w:pPr>
      <w:ins w:id="6383" w:author="UTENTE" w:date="2020-06-30T18:32:00Z">
        <w:r w:rsidRPr="00E573B8">
          <w:rPr>
            <w:rFonts w:ascii="Calibri" w:eastAsia="Calibri" w:hAnsi="Calibri" w:cs="Times New Roman"/>
            <w:lang w:val="en-US"/>
          </w:rPr>
          <w:t>565.</w:t>
        </w:r>
        <w:r w:rsidRPr="00E573B8">
          <w:rPr>
            <w:rFonts w:ascii="Calibri" w:eastAsia="Calibri" w:hAnsi="Calibri" w:cs="Times New Roman"/>
            <w:lang w:val="en-US"/>
          </w:rPr>
          <w:tab/>
          <w:t>n "Behind his glasses, Isaac's eyes glint angrily."</w:t>
        </w:r>
      </w:ins>
    </w:p>
    <w:p w14:paraId="26A1C228" w14:textId="77777777" w:rsidR="00E573B8" w:rsidRPr="00E573B8" w:rsidRDefault="00E573B8" w:rsidP="00E573B8">
      <w:pPr>
        <w:tabs>
          <w:tab w:val="left" w:pos="0"/>
        </w:tabs>
        <w:spacing w:line="600" w:lineRule="auto"/>
        <w:jc w:val="left"/>
        <w:rPr>
          <w:ins w:id="6384" w:author="UTENTE" w:date="2020-06-30T18:32:00Z"/>
          <w:rFonts w:ascii="Calibri" w:eastAsia="Calibri" w:hAnsi="Calibri" w:cs="Times New Roman"/>
          <w:lang w:val="en-US"/>
        </w:rPr>
      </w:pPr>
      <w:ins w:id="6385" w:author="UTENTE" w:date="2020-06-30T18:32:00Z">
        <w:r w:rsidRPr="00E573B8">
          <w:rPr>
            <w:rFonts w:ascii="Calibri" w:eastAsia="Calibri" w:hAnsi="Calibri" w:cs="Times New Roman"/>
            <w:lang w:val="en-US"/>
          </w:rPr>
          <w:t>566.</w:t>
        </w:r>
        <w:r w:rsidRPr="00E573B8">
          <w:rPr>
            <w:rFonts w:ascii="Calibri" w:eastAsia="Calibri" w:hAnsi="Calibri" w:cs="Times New Roman"/>
            <w:lang w:val="en-US"/>
          </w:rPr>
          <w:tab/>
          <w:t>ip "\"He's had an iron grip on the city's vampires for years and years, building a throne of terror for himself.\""</w:t>
        </w:r>
      </w:ins>
    </w:p>
    <w:p w14:paraId="26A24FAD" w14:textId="77777777" w:rsidR="00E573B8" w:rsidRPr="00E573B8" w:rsidRDefault="00E573B8" w:rsidP="00E573B8">
      <w:pPr>
        <w:tabs>
          <w:tab w:val="left" w:pos="0"/>
        </w:tabs>
        <w:spacing w:line="600" w:lineRule="auto"/>
        <w:jc w:val="left"/>
        <w:rPr>
          <w:ins w:id="6386" w:author="UTENTE" w:date="2020-06-30T18:32:00Z"/>
          <w:rFonts w:ascii="Calibri" w:eastAsia="Calibri" w:hAnsi="Calibri" w:cs="Times New Roman"/>
          <w:lang w:val="en-US"/>
        </w:rPr>
      </w:pPr>
      <w:ins w:id="6387" w:author="UTENTE" w:date="2020-06-30T18:32:00Z">
        <w:r w:rsidRPr="00E573B8">
          <w:rPr>
            <w:rFonts w:ascii="Calibri" w:eastAsia="Calibri" w:hAnsi="Calibri" w:cs="Times New Roman"/>
            <w:lang w:val="en-US"/>
          </w:rPr>
          <w:t>567.</w:t>
        </w:r>
        <w:r w:rsidRPr="00E573B8">
          <w:rPr>
            <w:rFonts w:ascii="Calibri" w:eastAsia="Calibri" w:hAnsi="Calibri" w:cs="Times New Roman"/>
            <w:lang w:val="en-US"/>
          </w:rPr>
          <w:tab/>
          <w:t>ip "\"There's never been an organized uprising against him. But if the Helgen and the Seirei joined together to take him down, there might be a chance.\""</w:t>
        </w:r>
      </w:ins>
    </w:p>
    <w:p w14:paraId="3BD75CD7" w14:textId="77777777" w:rsidR="00E573B8" w:rsidRPr="00E573B8" w:rsidRDefault="00E573B8" w:rsidP="00E573B8">
      <w:pPr>
        <w:tabs>
          <w:tab w:val="left" w:pos="0"/>
        </w:tabs>
        <w:spacing w:line="600" w:lineRule="auto"/>
        <w:jc w:val="left"/>
        <w:rPr>
          <w:ins w:id="6388" w:author="UTENTE" w:date="2020-06-30T18:32:00Z"/>
          <w:rFonts w:ascii="Calibri" w:eastAsia="Calibri" w:hAnsi="Calibri" w:cs="Times New Roman"/>
          <w:lang w:val="en-US"/>
        </w:rPr>
      </w:pPr>
      <w:ins w:id="6389" w:author="UTENTE" w:date="2020-06-30T18:32:00Z">
        <w:r w:rsidRPr="00E573B8">
          <w:rPr>
            <w:rFonts w:ascii="Calibri" w:eastAsia="Calibri" w:hAnsi="Calibri" w:cs="Times New Roman"/>
            <w:lang w:val="en-US"/>
          </w:rPr>
          <w:t>568.</w:t>
        </w:r>
        <w:r w:rsidRPr="00E573B8">
          <w:rPr>
            <w:rFonts w:ascii="Calibri" w:eastAsia="Calibri" w:hAnsi="Calibri" w:cs="Times New Roman"/>
            <w:lang w:val="en-US"/>
          </w:rPr>
          <w:tab/>
          <w:t>mcp "\"…Why do you care so much about getting rid of him? Does Bishop affect your business?\""</w:t>
        </w:r>
      </w:ins>
    </w:p>
    <w:p w14:paraId="50117866" w14:textId="77777777" w:rsidR="00E573B8" w:rsidRPr="00E573B8" w:rsidRDefault="00E573B8" w:rsidP="00E573B8">
      <w:pPr>
        <w:tabs>
          <w:tab w:val="left" w:pos="0"/>
        </w:tabs>
        <w:spacing w:line="600" w:lineRule="auto"/>
        <w:jc w:val="left"/>
        <w:rPr>
          <w:ins w:id="6390" w:author="UTENTE" w:date="2020-06-30T18:32:00Z"/>
          <w:rFonts w:ascii="Calibri" w:eastAsia="Calibri" w:hAnsi="Calibri" w:cs="Times New Roman"/>
          <w:lang w:val="en-US"/>
        </w:rPr>
      </w:pPr>
      <w:ins w:id="6391" w:author="UTENTE" w:date="2020-06-30T18:32:00Z">
        <w:r w:rsidRPr="00E573B8">
          <w:rPr>
            <w:rFonts w:ascii="Calibri" w:eastAsia="Calibri" w:hAnsi="Calibri" w:cs="Times New Roman"/>
            <w:lang w:val="en-US"/>
          </w:rPr>
          <w:t>569.</w:t>
        </w:r>
        <w:r w:rsidRPr="00E573B8">
          <w:rPr>
            <w:rFonts w:ascii="Calibri" w:eastAsia="Calibri" w:hAnsi="Calibri" w:cs="Times New Roman"/>
            <w:lang w:val="en-US"/>
          </w:rPr>
          <w:tab/>
          <w:t>ip "\"…\""</w:t>
        </w:r>
      </w:ins>
    </w:p>
    <w:p w14:paraId="4944C828" w14:textId="77777777" w:rsidR="00E573B8" w:rsidRPr="00E573B8" w:rsidRDefault="00E573B8" w:rsidP="00E573B8">
      <w:pPr>
        <w:tabs>
          <w:tab w:val="left" w:pos="0"/>
        </w:tabs>
        <w:spacing w:line="600" w:lineRule="auto"/>
        <w:jc w:val="left"/>
        <w:rPr>
          <w:ins w:id="6392" w:author="UTENTE" w:date="2020-06-30T18:32:00Z"/>
          <w:rFonts w:ascii="Calibri" w:eastAsia="Calibri" w:hAnsi="Calibri" w:cs="Times New Roman"/>
          <w:lang w:val="en-US"/>
        </w:rPr>
      </w:pPr>
      <w:ins w:id="6393" w:author="UTENTE" w:date="2020-06-30T18:32:00Z">
        <w:r w:rsidRPr="00E573B8">
          <w:rPr>
            <w:rFonts w:ascii="Calibri" w:eastAsia="Calibri" w:hAnsi="Calibri" w:cs="Times New Roman"/>
            <w:lang w:val="en-US"/>
          </w:rPr>
          <w:t>570.</w:t>
        </w:r>
        <w:r w:rsidRPr="00E573B8">
          <w:rPr>
            <w:rFonts w:ascii="Calibri" w:eastAsia="Calibri" w:hAnsi="Calibri" w:cs="Times New Roman"/>
            <w:lang w:val="en-US"/>
          </w:rPr>
          <w:tab/>
          <w:t>n "My question makes Isaac's face immediately darken, like I just flicked a switch."</w:t>
        </w:r>
      </w:ins>
    </w:p>
    <w:p w14:paraId="6EBF7DF8" w14:textId="77777777" w:rsidR="00E573B8" w:rsidRPr="00E573B8" w:rsidRDefault="00E573B8" w:rsidP="00E573B8">
      <w:pPr>
        <w:tabs>
          <w:tab w:val="left" w:pos="0"/>
        </w:tabs>
        <w:spacing w:line="600" w:lineRule="auto"/>
        <w:jc w:val="left"/>
        <w:rPr>
          <w:ins w:id="6394" w:author="UTENTE" w:date="2020-06-30T18:32:00Z"/>
          <w:rFonts w:ascii="Calibri" w:eastAsia="Calibri" w:hAnsi="Calibri" w:cs="Times New Roman"/>
          <w:lang w:val="en-US"/>
        </w:rPr>
      </w:pPr>
      <w:ins w:id="6395" w:author="UTENTE" w:date="2020-06-30T18:32:00Z">
        <w:r w:rsidRPr="00E573B8">
          <w:rPr>
            <w:rFonts w:ascii="Calibri" w:eastAsia="Calibri" w:hAnsi="Calibri" w:cs="Times New Roman"/>
            <w:lang w:val="en-US"/>
          </w:rPr>
          <w:t>571.</w:t>
        </w:r>
        <w:r w:rsidRPr="00E573B8">
          <w:rPr>
            <w:rFonts w:ascii="Calibri" w:eastAsia="Calibri" w:hAnsi="Calibri" w:cs="Times New Roman"/>
            <w:lang w:val="en-US"/>
          </w:rPr>
          <w:tab/>
          <w:t>i "\"It's not about {i}business{/i}, [mc]!\""</w:t>
        </w:r>
      </w:ins>
    </w:p>
    <w:p w14:paraId="43509252" w14:textId="77777777" w:rsidR="00E573B8" w:rsidRPr="00E573B8" w:rsidRDefault="00E573B8" w:rsidP="00E573B8">
      <w:pPr>
        <w:tabs>
          <w:tab w:val="left" w:pos="0"/>
        </w:tabs>
        <w:spacing w:line="600" w:lineRule="auto"/>
        <w:jc w:val="left"/>
        <w:rPr>
          <w:ins w:id="6396" w:author="UTENTE" w:date="2020-06-30T18:32:00Z"/>
          <w:rFonts w:ascii="Calibri" w:eastAsia="Calibri" w:hAnsi="Calibri" w:cs="Times New Roman"/>
        </w:rPr>
      </w:pPr>
      <w:ins w:id="6397" w:author="UTENTE" w:date="2020-06-30T18:32:00Z">
        <w:r w:rsidRPr="00E573B8">
          <w:rPr>
            <w:rFonts w:ascii="Calibri" w:eastAsia="Calibri" w:hAnsi="Calibri" w:cs="Times New Roman"/>
          </w:rPr>
          <w:t>572.</w:t>
        </w:r>
        <w:r w:rsidRPr="00E573B8">
          <w:rPr>
            <w:rFonts w:ascii="Calibri" w:eastAsia="Calibri" w:hAnsi="Calibri" w:cs="Times New Roman"/>
          </w:rPr>
          <w:tab/>
          <w:t>i "\"It's about…\"" </w:t>
        </w:r>
        <w:r w:rsidRPr="00E573B8">
          <w:rPr>
            <w:rFonts w:ascii="Calibri" w:eastAsia="Calibri" w:hAnsi="Calibri" w:cs="Times New Roman"/>
          </w:rPr>
          <w:br w:type="page"/>
        </w:r>
      </w:ins>
    </w:p>
    <w:p w14:paraId="050A3E1E" w14:textId="77777777" w:rsidR="00E573B8" w:rsidRPr="00E573B8" w:rsidRDefault="00E573B8" w:rsidP="00E573B8">
      <w:pPr>
        <w:tabs>
          <w:tab w:val="left" w:pos="0"/>
        </w:tabs>
        <w:spacing w:line="600" w:lineRule="auto"/>
        <w:jc w:val="left"/>
        <w:rPr>
          <w:ins w:id="6398" w:author="UTENTE" w:date="2020-06-30T18:32:00Z"/>
          <w:rFonts w:ascii="Calibri" w:eastAsia="Calibri" w:hAnsi="Calibri" w:cs="Times New Roman"/>
        </w:rPr>
      </w:pPr>
      <w:ins w:id="6399" w:author="UTENTE" w:date="2020-06-30T18:32:00Z">
        <w:r w:rsidRPr="00E573B8">
          <w:rPr>
            <w:rFonts w:ascii="Calibri" w:eastAsia="Calibri" w:hAnsi="Calibri" w:cs="Times New Roman"/>
          </w:rPr>
          <w:lastRenderedPageBreak/>
          <w:t>559.</w:t>
        </w:r>
        <w:r w:rsidRPr="00E573B8">
          <w:rPr>
            <w:rFonts w:ascii="Calibri" w:eastAsia="Calibri" w:hAnsi="Calibri" w:cs="Times New Roman"/>
          </w:rPr>
          <w:tab/>
          <w:t>n "Isaac si alza dal divano come una molla, rimanendo in piedi davanti a me."</w:t>
        </w:r>
      </w:ins>
    </w:p>
    <w:p w14:paraId="74FDAEB5" w14:textId="77777777" w:rsidR="00E573B8" w:rsidRPr="00E573B8" w:rsidRDefault="00E573B8" w:rsidP="00E573B8">
      <w:pPr>
        <w:tabs>
          <w:tab w:val="left" w:pos="0"/>
        </w:tabs>
        <w:spacing w:line="600" w:lineRule="auto"/>
        <w:jc w:val="left"/>
        <w:rPr>
          <w:ins w:id="6400" w:author="UTENTE" w:date="2020-06-30T18:32:00Z"/>
          <w:rFonts w:ascii="Calibri" w:eastAsia="Calibri" w:hAnsi="Calibri" w:cs="Times New Roman"/>
        </w:rPr>
      </w:pPr>
      <w:ins w:id="6401" w:author="UTENTE" w:date="2020-06-30T18:32:00Z">
        <w:r w:rsidRPr="00E573B8">
          <w:rPr>
            <w:rFonts w:ascii="Calibri" w:eastAsia="Calibri" w:hAnsi="Calibri" w:cs="Times New Roman"/>
          </w:rPr>
          <w:t>560.</w:t>
        </w:r>
        <w:r w:rsidRPr="00E573B8">
          <w:rPr>
            <w:rFonts w:ascii="Calibri" w:eastAsia="Calibri" w:hAnsi="Calibri" w:cs="Times New Roman"/>
          </w:rPr>
          <w:tab/>
          <w:t>mcp "\"Uah-!\""</w:t>
        </w:r>
      </w:ins>
    </w:p>
    <w:p w14:paraId="43243D3B" w14:textId="77777777" w:rsidR="00E573B8" w:rsidRPr="00E573B8" w:rsidRDefault="00E573B8" w:rsidP="00E573B8">
      <w:pPr>
        <w:tabs>
          <w:tab w:val="left" w:pos="0"/>
        </w:tabs>
        <w:spacing w:line="600" w:lineRule="auto"/>
        <w:jc w:val="left"/>
        <w:rPr>
          <w:ins w:id="6402" w:author="UTENTE" w:date="2020-06-30T18:32:00Z"/>
          <w:rFonts w:ascii="Calibri" w:eastAsia="Calibri" w:hAnsi="Calibri" w:cs="Times New Roman"/>
        </w:rPr>
      </w:pPr>
      <w:ins w:id="6403" w:author="UTENTE" w:date="2020-06-30T18:32:00Z">
        <w:r w:rsidRPr="00E573B8">
          <w:rPr>
            <w:rFonts w:ascii="Calibri" w:eastAsia="Calibri" w:hAnsi="Calibri" w:cs="Times New Roman"/>
          </w:rPr>
          <w:t>561.</w:t>
        </w:r>
        <w:r w:rsidRPr="00E573B8">
          <w:rPr>
            <w:rFonts w:ascii="Calibri" w:eastAsia="Calibri" w:hAnsi="Calibri" w:cs="Times New Roman"/>
          </w:rPr>
          <w:tab/>
          <w:t>n "Si abbassa per prendermi la mano, tirandomi bruscamente in piedi."</w:t>
        </w:r>
      </w:ins>
    </w:p>
    <w:p w14:paraId="604DD46D" w14:textId="77777777" w:rsidR="00E573B8" w:rsidRPr="00E573B8" w:rsidRDefault="00E573B8" w:rsidP="00E573B8">
      <w:pPr>
        <w:tabs>
          <w:tab w:val="left" w:pos="0"/>
        </w:tabs>
        <w:spacing w:line="600" w:lineRule="auto"/>
        <w:jc w:val="left"/>
        <w:rPr>
          <w:ins w:id="6404" w:author="UTENTE" w:date="2020-06-30T18:32:00Z"/>
          <w:rFonts w:ascii="Calibri" w:eastAsia="Calibri" w:hAnsi="Calibri" w:cs="Times New Roman"/>
        </w:rPr>
      </w:pPr>
      <w:ins w:id="6405" w:author="UTENTE" w:date="2020-06-30T18:32:00Z">
        <w:r w:rsidRPr="00E573B8">
          <w:rPr>
            <w:rFonts w:ascii="Calibri" w:eastAsia="Calibri" w:hAnsi="Calibri" w:cs="Times New Roman"/>
          </w:rPr>
          <w:t>562.</w:t>
        </w:r>
        <w:r w:rsidRPr="00E573B8">
          <w:rPr>
            <w:rFonts w:ascii="Calibri" w:eastAsia="Calibri" w:hAnsi="Calibri" w:cs="Times New Roman"/>
          </w:rPr>
          <w:tab/>
          <w:t>n "Prima che io capisca cosa stia succedendo, Isaac mi sbatte contro la grande finestra, dietro la quale brilla la nostra città."</w:t>
        </w:r>
      </w:ins>
    </w:p>
    <w:p w14:paraId="24DB4B31" w14:textId="77777777" w:rsidR="00E573B8" w:rsidRPr="00E573B8" w:rsidRDefault="00E573B8" w:rsidP="00E573B8">
      <w:pPr>
        <w:tabs>
          <w:tab w:val="left" w:pos="0"/>
        </w:tabs>
        <w:spacing w:line="600" w:lineRule="auto"/>
        <w:jc w:val="left"/>
        <w:rPr>
          <w:ins w:id="6406" w:author="UTENTE" w:date="2020-06-30T18:32:00Z"/>
          <w:rFonts w:ascii="Calibri" w:eastAsia="Calibri" w:hAnsi="Calibri" w:cs="Times New Roman"/>
        </w:rPr>
      </w:pPr>
      <w:ins w:id="6407" w:author="UTENTE" w:date="2020-06-30T18:32:00Z">
        <w:r w:rsidRPr="00E573B8">
          <w:rPr>
            <w:rFonts w:ascii="Calibri" w:eastAsia="Calibri" w:hAnsi="Calibri" w:cs="Times New Roman"/>
          </w:rPr>
          <w:t>563.</w:t>
        </w:r>
        <w:r w:rsidRPr="00E573B8">
          <w:rPr>
            <w:rFonts w:ascii="Calibri" w:eastAsia="Calibri" w:hAnsi="Calibri" w:cs="Times New Roman"/>
          </w:rPr>
          <w:tab/>
          <w:t>n "Una delle sue braccia mi circonda la vita, mentre l'altra mi fa cenno di guardare le luci della città."</w:t>
        </w:r>
      </w:ins>
    </w:p>
    <w:p w14:paraId="0BE0585E" w14:textId="77777777" w:rsidR="00E573B8" w:rsidRPr="00E573B8" w:rsidRDefault="00E573B8" w:rsidP="00E573B8">
      <w:pPr>
        <w:tabs>
          <w:tab w:val="left" w:pos="0"/>
        </w:tabs>
        <w:spacing w:line="600" w:lineRule="auto"/>
        <w:jc w:val="left"/>
        <w:rPr>
          <w:ins w:id="6408" w:author="UTENTE" w:date="2020-06-30T18:32:00Z"/>
          <w:rFonts w:ascii="Calibri" w:eastAsia="Calibri" w:hAnsi="Calibri" w:cs="Times New Roman"/>
        </w:rPr>
      </w:pPr>
      <w:ins w:id="6409" w:author="UTENTE" w:date="2020-06-30T18:32:00Z">
        <w:r w:rsidRPr="00E573B8">
          <w:rPr>
            <w:rFonts w:ascii="Calibri" w:eastAsia="Calibri" w:hAnsi="Calibri" w:cs="Times New Roman"/>
          </w:rPr>
          <w:t>564.</w:t>
        </w:r>
        <w:r w:rsidRPr="00E573B8">
          <w:rPr>
            <w:rFonts w:ascii="Calibri" w:eastAsia="Calibri" w:hAnsi="Calibri" w:cs="Times New Roman"/>
          </w:rPr>
          <w:tab/>
          <w:t>ip "\"Quando cala l'oscurità su San Francisco, Bishop regna su tutto - su tutto quello che vedi.\""</w:t>
        </w:r>
      </w:ins>
    </w:p>
    <w:p w14:paraId="38AABF27" w14:textId="77777777" w:rsidR="00E573B8" w:rsidRPr="00E573B8" w:rsidRDefault="00E573B8" w:rsidP="00E573B8">
      <w:pPr>
        <w:tabs>
          <w:tab w:val="left" w:pos="0"/>
        </w:tabs>
        <w:spacing w:line="600" w:lineRule="auto"/>
        <w:jc w:val="left"/>
        <w:rPr>
          <w:ins w:id="6410" w:author="UTENTE" w:date="2020-06-30T18:32:00Z"/>
          <w:rFonts w:ascii="Calibri" w:eastAsia="Calibri" w:hAnsi="Calibri" w:cs="Times New Roman"/>
        </w:rPr>
      </w:pPr>
      <w:ins w:id="6411" w:author="UTENTE" w:date="2020-06-30T18:32:00Z">
        <w:r w:rsidRPr="00E573B8">
          <w:rPr>
            <w:rFonts w:ascii="Calibri" w:eastAsia="Calibri" w:hAnsi="Calibri" w:cs="Times New Roman"/>
          </w:rPr>
          <w:t>565.</w:t>
        </w:r>
        <w:r w:rsidRPr="00E573B8">
          <w:rPr>
            <w:rFonts w:ascii="Calibri" w:eastAsia="Calibri" w:hAnsi="Calibri" w:cs="Times New Roman"/>
          </w:rPr>
          <w:tab/>
          <w:t>n "Dietro le lenti, gli occhi di Isaac lampeggiano di rabbia."</w:t>
        </w:r>
      </w:ins>
    </w:p>
    <w:p w14:paraId="09740D11" w14:textId="77777777" w:rsidR="00E573B8" w:rsidRPr="00E573B8" w:rsidRDefault="00E573B8" w:rsidP="00E573B8">
      <w:pPr>
        <w:tabs>
          <w:tab w:val="left" w:pos="0"/>
        </w:tabs>
        <w:spacing w:line="600" w:lineRule="auto"/>
        <w:jc w:val="left"/>
        <w:rPr>
          <w:ins w:id="6412" w:author="UTENTE" w:date="2020-06-30T18:32:00Z"/>
          <w:rFonts w:ascii="Calibri" w:eastAsia="Calibri" w:hAnsi="Calibri" w:cs="Times New Roman"/>
        </w:rPr>
      </w:pPr>
      <w:ins w:id="6413" w:author="UTENTE" w:date="2020-06-30T18:32:00Z">
        <w:r w:rsidRPr="00E573B8">
          <w:rPr>
            <w:rFonts w:ascii="Calibri" w:eastAsia="Calibri" w:hAnsi="Calibri" w:cs="Times New Roman"/>
          </w:rPr>
          <w:t>566.</w:t>
        </w:r>
        <w:r w:rsidRPr="00E573B8">
          <w:rPr>
            <w:rFonts w:ascii="Calibri" w:eastAsia="Calibri" w:hAnsi="Calibri" w:cs="Times New Roman"/>
          </w:rPr>
          <w:tab/>
          <w:t>ip "\"Ha tenuto i vampiri della città nel suo pugno di ferro per anni e anni, costruendosi il suo personale regime del terrore.\""</w:t>
        </w:r>
      </w:ins>
    </w:p>
    <w:p w14:paraId="44260D1B" w14:textId="77777777" w:rsidR="00E573B8" w:rsidRPr="00E573B8" w:rsidRDefault="00E573B8" w:rsidP="00E573B8">
      <w:pPr>
        <w:tabs>
          <w:tab w:val="left" w:pos="0"/>
        </w:tabs>
        <w:spacing w:line="600" w:lineRule="auto"/>
        <w:jc w:val="left"/>
        <w:rPr>
          <w:ins w:id="6414" w:author="UTENTE" w:date="2020-06-30T18:32:00Z"/>
          <w:rFonts w:ascii="Calibri" w:eastAsia="Calibri" w:hAnsi="Calibri" w:cs="Times New Roman"/>
        </w:rPr>
      </w:pPr>
      <w:ins w:id="6415" w:author="UTENTE" w:date="2020-06-30T18:32:00Z">
        <w:r w:rsidRPr="00E573B8">
          <w:rPr>
            <w:rFonts w:ascii="Calibri" w:eastAsia="Calibri" w:hAnsi="Calibri" w:cs="Times New Roman"/>
          </w:rPr>
          <w:t>567.</w:t>
        </w:r>
        <w:r w:rsidRPr="00E573B8">
          <w:rPr>
            <w:rFonts w:ascii="Calibri" w:eastAsia="Calibri" w:hAnsi="Calibri" w:cs="Times New Roman"/>
          </w:rPr>
          <w:tab/>
          <w:t>ip "\"Non c'è mai stata una rivoluzione organizzata contro di lui, ma se gli Helgen e i Serei uniscono le loro forze per abbatterlo, potrebbe esserci ancora qualche speranza.\""</w:t>
        </w:r>
      </w:ins>
    </w:p>
    <w:p w14:paraId="02D1AD0A" w14:textId="77777777" w:rsidR="00E573B8" w:rsidRPr="00E573B8" w:rsidRDefault="00E573B8" w:rsidP="00E573B8">
      <w:pPr>
        <w:tabs>
          <w:tab w:val="left" w:pos="0"/>
        </w:tabs>
        <w:spacing w:line="600" w:lineRule="auto"/>
        <w:jc w:val="left"/>
        <w:rPr>
          <w:ins w:id="6416" w:author="UTENTE" w:date="2020-06-30T18:32:00Z"/>
          <w:rFonts w:ascii="Calibri" w:eastAsia="Calibri" w:hAnsi="Calibri" w:cs="Times New Roman"/>
        </w:rPr>
      </w:pPr>
      <w:ins w:id="6417" w:author="UTENTE" w:date="2020-06-30T18:32:00Z">
        <w:r w:rsidRPr="00E573B8">
          <w:rPr>
            <w:rFonts w:ascii="Calibri" w:eastAsia="Calibri" w:hAnsi="Calibri" w:cs="Times New Roman"/>
          </w:rPr>
          <w:t>568.</w:t>
        </w:r>
        <w:r w:rsidRPr="00E573B8">
          <w:rPr>
            <w:rFonts w:ascii="Calibri" w:eastAsia="Calibri" w:hAnsi="Calibri" w:cs="Times New Roman"/>
          </w:rPr>
          <w:tab/>
          <w:t>mcp "\"…Perché ci tieni tanto a farlo fuori? Questo Bishop ti rovina gli affari?\""</w:t>
        </w:r>
      </w:ins>
    </w:p>
    <w:p w14:paraId="40E7FF25" w14:textId="77777777" w:rsidR="00E573B8" w:rsidRPr="00E573B8" w:rsidRDefault="00E573B8" w:rsidP="00E573B8">
      <w:pPr>
        <w:tabs>
          <w:tab w:val="left" w:pos="0"/>
        </w:tabs>
        <w:spacing w:line="600" w:lineRule="auto"/>
        <w:jc w:val="left"/>
        <w:rPr>
          <w:ins w:id="6418" w:author="UTENTE" w:date="2020-06-30T18:32:00Z"/>
          <w:rFonts w:ascii="Calibri" w:eastAsia="Calibri" w:hAnsi="Calibri" w:cs="Times New Roman"/>
        </w:rPr>
      </w:pPr>
      <w:ins w:id="6419" w:author="UTENTE" w:date="2020-06-30T18:32:00Z">
        <w:r w:rsidRPr="00E573B8">
          <w:rPr>
            <w:rFonts w:ascii="Calibri" w:eastAsia="Calibri" w:hAnsi="Calibri" w:cs="Times New Roman"/>
          </w:rPr>
          <w:t>569.</w:t>
        </w:r>
        <w:r w:rsidRPr="00E573B8">
          <w:rPr>
            <w:rFonts w:ascii="Calibri" w:eastAsia="Calibri" w:hAnsi="Calibri" w:cs="Times New Roman"/>
          </w:rPr>
          <w:tab/>
          <w:t>ip "\"…\""</w:t>
        </w:r>
      </w:ins>
    </w:p>
    <w:p w14:paraId="1F341639" w14:textId="77777777" w:rsidR="00E573B8" w:rsidRPr="00E573B8" w:rsidRDefault="00E573B8" w:rsidP="00E573B8">
      <w:pPr>
        <w:tabs>
          <w:tab w:val="left" w:pos="0"/>
        </w:tabs>
        <w:spacing w:line="600" w:lineRule="auto"/>
        <w:jc w:val="left"/>
        <w:rPr>
          <w:ins w:id="6420" w:author="UTENTE" w:date="2020-06-30T18:32:00Z"/>
          <w:rFonts w:ascii="Calibri" w:eastAsia="Calibri" w:hAnsi="Calibri" w:cs="Times New Roman"/>
        </w:rPr>
      </w:pPr>
      <w:ins w:id="6421" w:author="UTENTE" w:date="2020-06-30T18:32:00Z">
        <w:r w:rsidRPr="00E573B8">
          <w:rPr>
            <w:rFonts w:ascii="Calibri" w:eastAsia="Calibri" w:hAnsi="Calibri" w:cs="Times New Roman"/>
          </w:rPr>
          <w:t>570.</w:t>
        </w:r>
        <w:r w:rsidRPr="00E573B8">
          <w:rPr>
            <w:rFonts w:ascii="Calibri" w:eastAsia="Calibri" w:hAnsi="Calibri" w:cs="Times New Roman"/>
          </w:rPr>
          <w:tab/>
          <w:t>n "La mia domanda fa subito incupire l'espressione di Isaac, come se avessi toccato un interruttore."</w:t>
        </w:r>
      </w:ins>
    </w:p>
    <w:p w14:paraId="2C4542C7" w14:textId="77777777" w:rsidR="00E573B8" w:rsidRPr="00E573B8" w:rsidRDefault="00E573B8" w:rsidP="00E573B8">
      <w:pPr>
        <w:tabs>
          <w:tab w:val="left" w:pos="0"/>
        </w:tabs>
        <w:spacing w:line="600" w:lineRule="auto"/>
        <w:jc w:val="left"/>
        <w:rPr>
          <w:ins w:id="6422" w:author="UTENTE" w:date="2020-06-30T18:32:00Z"/>
          <w:rFonts w:ascii="Calibri" w:eastAsia="Calibri" w:hAnsi="Calibri" w:cs="Times New Roman"/>
        </w:rPr>
      </w:pPr>
      <w:ins w:id="6423" w:author="UTENTE" w:date="2020-06-30T18:32:00Z">
        <w:r w:rsidRPr="00E573B8">
          <w:rPr>
            <w:rFonts w:ascii="Calibri" w:eastAsia="Calibri" w:hAnsi="Calibri" w:cs="Times New Roman"/>
          </w:rPr>
          <w:t>571.</w:t>
        </w:r>
        <w:r w:rsidRPr="00E573B8">
          <w:rPr>
            <w:rFonts w:ascii="Calibri" w:eastAsia="Calibri" w:hAnsi="Calibri" w:cs="Times New Roman"/>
          </w:rPr>
          <w:tab/>
          <w:t>i "\"Non si tratta di {i}affari{/i}, [mc]!\""</w:t>
        </w:r>
      </w:ins>
    </w:p>
    <w:p w14:paraId="781F9D5D" w14:textId="77777777" w:rsidR="00E573B8" w:rsidRPr="00E573B8" w:rsidRDefault="00E573B8" w:rsidP="00E573B8">
      <w:pPr>
        <w:tabs>
          <w:tab w:val="left" w:pos="0"/>
        </w:tabs>
        <w:spacing w:line="600" w:lineRule="auto"/>
        <w:jc w:val="left"/>
        <w:rPr>
          <w:ins w:id="6424" w:author="UTENTE" w:date="2020-06-30T18:32:00Z"/>
          <w:rFonts w:ascii="Calibri" w:eastAsia="Calibri" w:hAnsi="Calibri" w:cs="Times New Roman"/>
          <w:lang w:val="en-US"/>
          <w:rPrChange w:id="6425" w:author="UTENTE" w:date="2020-06-30T18:32:00Z">
            <w:rPr>
              <w:ins w:id="6426" w:author="UTENTE" w:date="2020-06-30T18:32:00Z"/>
              <w:rFonts w:ascii="Calibri" w:eastAsia="Calibri" w:hAnsi="Calibri" w:cs="Times New Roman"/>
            </w:rPr>
          </w:rPrChange>
        </w:rPr>
      </w:pPr>
      <w:ins w:id="6427" w:author="UTENTE" w:date="2020-06-30T18:32:00Z">
        <w:r w:rsidRPr="00E573B8">
          <w:rPr>
            <w:rFonts w:ascii="Calibri" w:eastAsia="Calibri" w:hAnsi="Calibri" w:cs="Times New Roman"/>
            <w:lang w:val="en-US"/>
            <w:rPrChange w:id="6428" w:author="UTENTE" w:date="2020-06-30T18:32:00Z">
              <w:rPr>
                <w:rFonts w:ascii="Calibri" w:eastAsia="Calibri" w:hAnsi="Calibri" w:cs="Times New Roman"/>
              </w:rPr>
            </w:rPrChange>
          </w:rPr>
          <w:t>572.</w:t>
        </w:r>
        <w:r w:rsidRPr="00E573B8">
          <w:rPr>
            <w:rFonts w:ascii="Calibri" w:eastAsia="Calibri" w:hAnsi="Calibri" w:cs="Times New Roman"/>
            <w:lang w:val="en-US"/>
            <w:rPrChange w:id="6429" w:author="UTENTE" w:date="2020-06-30T18:32:00Z">
              <w:rPr>
                <w:rFonts w:ascii="Calibri" w:eastAsia="Calibri" w:hAnsi="Calibri" w:cs="Times New Roman"/>
              </w:rPr>
            </w:rPrChange>
          </w:rPr>
          <w:tab/>
          <w:t>i "\"Si tratta di…\"" </w:t>
        </w:r>
        <w:r w:rsidRPr="00E573B8">
          <w:rPr>
            <w:rFonts w:ascii="Calibri" w:eastAsia="Calibri" w:hAnsi="Calibri" w:cs="Times New Roman"/>
            <w:lang w:val="en-US"/>
            <w:rPrChange w:id="6430" w:author="UTENTE" w:date="2020-06-30T18:32:00Z">
              <w:rPr>
                <w:rFonts w:ascii="Calibri" w:eastAsia="Calibri" w:hAnsi="Calibri" w:cs="Times New Roman"/>
              </w:rPr>
            </w:rPrChange>
          </w:rPr>
          <w:br w:type="page"/>
        </w:r>
      </w:ins>
    </w:p>
    <w:p w14:paraId="6FE4E727" w14:textId="77777777" w:rsidR="00E573B8" w:rsidRPr="00E573B8" w:rsidRDefault="00E573B8" w:rsidP="00E573B8">
      <w:pPr>
        <w:tabs>
          <w:tab w:val="left" w:pos="0"/>
        </w:tabs>
        <w:spacing w:line="600" w:lineRule="auto"/>
        <w:jc w:val="left"/>
        <w:rPr>
          <w:ins w:id="6431" w:author="UTENTE" w:date="2020-06-30T18:32:00Z"/>
          <w:rFonts w:ascii="Calibri" w:eastAsia="Calibri" w:hAnsi="Calibri" w:cs="Times New Roman"/>
          <w:lang w:val="en-US"/>
        </w:rPr>
      </w:pPr>
      <w:ins w:id="6432" w:author="UTENTE" w:date="2020-06-30T18:32:00Z">
        <w:r w:rsidRPr="00E573B8">
          <w:rPr>
            <w:rFonts w:ascii="Calibri" w:eastAsia="Calibri" w:hAnsi="Calibri" w:cs="Times New Roman"/>
            <w:lang w:val="en-US"/>
          </w:rPr>
          <w:lastRenderedPageBreak/>
          <w:t>573.</w:t>
        </w:r>
        <w:r w:rsidRPr="00E573B8">
          <w:rPr>
            <w:rFonts w:ascii="Calibri" w:eastAsia="Calibri" w:hAnsi="Calibri" w:cs="Times New Roman"/>
            <w:lang w:val="en-US"/>
          </w:rPr>
          <w:tab/>
          <w:t>n "He hesitates, casting his eyes to one side."</w:t>
        </w:r>
      </w:ins>
    </w:p>
    <w:p w14:paraId="3B84B270" w14:textId="77777777" w:rsidR="00E573B8" w:rsidRPr="00E573B8" w:rsidRDefault="00E573B8" w:rsidP="00E573B8">
      <w:pPr>
        <w:tabs>
          <w:tab w:val="left" w:pos="0"/>
        </w:tabs>
        <w:spacing w:line="600" w:lineRule="auto"/>
        <w:jc w:val="left"/>
        <w:rPr>
          <w:ins w:id="6433" w:author="UTENTE" w:date="2020-06-30T18:32:00Z"/>
          <w:rFonts w:ascii="Calibri" w:eastAsia="Calibri" w:hAnsi="Calibri" w:cs="Times New Roman"/>
          <w:lang w:val="en-US"/>
        </w:rPr>
      </w:pPr>
      <w:ins w:id="6434" w:author="UTENTE" w:date="2020-06-30T18:32:00Z">
        <w:r w:rsidRPr="00E573B8">
          <w:rPr>
            <w:rFonts w:ascii="Calibri" w:eastAsia="Calibri" w:hAnsi="Calibri" w:cs="Times New Roman"/>
            <w:lang w:val="en-US"/>
          </w:rPr>
          <w:t>574.</w:t>
        </w:r>
        <w:r w:rsidRPr="00E573B8">
          <w:rPr>
            <w:rFonts w:ascii="Calibri" w:eastAsia="Calibri" w:hAnsi="Calibri" w:cs="Times New Roman"/>
            <w:lang w:val="en-US"/>
          </w:rPr>
          <w:tab/>
          <w:t>n "It seems to be a tender subject for him… {w}but I'm getting frustrated from how secretive he's being."</w:t>
        </w:r>
      </w:ins>
    </w:p>
    <w:p w14:paraId="6CBE427C" w14:textId="77777777" w:rsidR="00E573B8" w:rsidRPr="00E573B8" w:rsidRDefault="00E573B8" w:rsidP="00E573B8">
      <w:pPr>
        <w:tabs>
          <w:tab w:val="left" w:pos="0"/>
        </w:tabs>
        <w:spacing w:line="600" w:lineRule="auto"/>
        <w:jc w:val="left"/>
        <w:rPr>
          <w:ins w:id="6435" w:author="UTENTE" w:date="2020-06-30T18:32:00Z"/>
          <w:rFonts w:ascii="Calibri" w:eastAsia="Calibri" w:hAnsi="Calibri" w:cs="Times New Roman"/>
          <w:lang w:val="en-US"/>
        </w:rPr>
      </w:pPr>
      <w:ins w:id="6436" w:author="UTENTE" w:date="2020-06-30T18:32:00Z">
        <w:r w:rsidRPr="00E573B8">
          <w:rPr>
            <w:rFonts w:ascii="Calibri" w:eastAsia="Calibri" w:hAnsi="Calibri" w:cs="Times New Roman"/>
            <w:lang w:val="en-US"/>
          </w:rPr>
          <w:t>575.</w:t>
        </w:r>
        <w:r w:rsidRPr="00E573B8">
          <w:rPr>
            <w:rFonts w:ascii="Calibri" w:eastAsia="Calibri" w:hAnsi="Calibri" w:cs="Times New Roman"/>
            <w:lang w:val="en-US"/>
          </w:rPr>
          <w:tab/>
          <w:t>old "Just tell me!"</w:t>
        </w:r>
      </w:ins>
    </w:p>
    <w:p w14:paraId="5A097A0B" w14:textId="77777777" w:rsidR="00E573B8" w:rsidRPr="00E573B8" w:rsidRDefault="00E573B8" w:rsidP="00E573B8">
      <w:pPr>
        <w:tabs>
          <w:tab w:val="left" w:pos="0"/>
        </w:tabs>
        <w:spacing w:line="600" w:lineRule="auto"/>
        <w:jc w:val="left"/>
        <w:rPr>
          <w:ins w:id="6437" w:author="UTENTE" w:date="2020-06-30T18:32:00Z"/>
          <w:rFonts w:ascii="Calibri" w:eastAsia="Calibri" w:hAnsi="Calibri" w:cs="Times New Roman"/>
          <w:lang w:val="en-US"/>
        </w:rPr>
      </w:pPr>
      <w:ins w:id="6438" w:author="UTENTE" w:date="2020-06-30T18:32:00Z">
        <w:r w:rsidRPr="00E573B8">
          <w:rPr>
            <w:rFonts w:ascii="Calibri" w:eastAsia="Calibri" w:hAnsi="Calibri" w:cs="Times New Roman"/>
            <w:lang w:val="en-US"/>
          </w:rPr>
          <w:t>576.</w:t>
        </w:r>
        <w:r w:rsidRPr="00E573B8">
          <w:rPr>
            <w:rFonts w:ascii="Calibri" w:eastAsia="Calibri" w:hAnsi="Calibri" w:cs="Times New Roman"/>
            <w:lang w:val="en-US"/>
          </w:rPr>
          <w:tab/>
          <w:t>old "I'm your assistant, remember? (disabled)"</w:t>
        </w:r>
      </w:ins>
    </w:p>
    <w:p w14:paraId="389BE086" w14:textId="77777777" w:rsidR="00E573B8" w:rsidRPr="00E573B8" w:rsidRDefault="00E573B8" w:rsidP="00E573B8">
      <w:pPr>
        <w:tabs>
          <w:tab w:val="left" w:pos="0"/>
        </w:tabs>
        <w:spacing w:line="600" w:lineRule="auto"/>
        <w:jc w:val="left"/>
        <w:rPr>
          <w:ins w:id="6439" w:author="UTENTE" w:date="2020-06-30T18:32:00Z"/>
          <w:rFonts w:ascii="Calibri" w:eastAsia="Calibri" w:hAnsi="Calibri" w:cs="Times New Roman"/>
          <w:lang w:val="en-US"/>
        </w:rPr>
      </w:pPr>
      <w:ins w:id="6440" w:author="UTENTE" w:date="2020-06-30T18:32:00Z">
        <w:r w:rsidRPr="00E573B8">
          <w:rPr>
            <w:rFonts w:ascii="Calibri" w:eastAsia="Calibri" w:hAnsi="Calibri" w:cs="Times New Roman"/>
            <w:lang w:val="en-US"/>
          </w:rPr>
          <w:t>577.</w:t>
        </w:r>
        <w:r w:rsidRPr="00E573B8">
          <w:rPr>
            <w:rFonts w:ascii="Calibri" w:eastAsia="Calibri" w:hAnsi="Calibri" w:cs="Times New Roman"/>
            <w:lang w:val="en-US"/>
          </w:rPr>
          <w:tab/>
          <w:t>old "I'm your assistant, remember?"</w:t>
        </w:r>
      </w:ins>
    </w:p>
    <w:p w14:paraId="4F013711" w14:textId="77777777" w:rsidR="00E573B8" w:rsidRPr="00E573B8" w:rsidRDefault="00E573B8" w:rsidP="00E573B8">
      <w:pPr>
        <w:tabs>
          <w:tab w:val="left" w:pos="0"/>
        </w:tabs>
        <w:spacing w:line="600" w:lineRule="auto"/>
        <w:jc w:val="left"/>
        <w:rPr>
          <w:ins w:id="6441" w:author="UTENTE" w:date="2020-06-30T18:32:00Z"/>
          <w:rFonts w:ascii="Calibri" w:eastAsia="Calibri" w:hAnsi="Calibri" w:cs="Times New Roman"/>
          <w:lang w:val="en-US"/>
        </w:rPr>
      </w:pPr>
      <w:ins w:id="6442" w:author="UTENTE" w:date="2020-06-30T18:32:00Z">
        <w:r w:rsidRPr="00E573B8">
          <w:rPr>
            <w:rFonts w:ascii="Calibri" w:eastAsia="Calibri" w:hAnsi="Calibri" w:cs="Times New Roman"/>
            <w:lang w:val="en-US"/>
          </w:rPr>
          <w:t>578.</w:t>
        </w:r>
        <w:r w:rsidRPr="00E573B8">
          <w:rPr>
            <w:rFonts w:ascii="Calibri" w:eastAsia="Calibri" w:hAnsi="Calibri" w:cs="Times New Roman"/>
            <w:lang w:val="en-US"/>
          </w:rPr>
          <w:tab/>
          <w:t>old "You don't have to talk about it"</w:t>
        </w:r>
      </w:ins>
    </w:p>
    <w:p w14:paraId="7CAA5E77" w14:textId="77777777" w:rsidR="00E573B8" w:rsidRPr="00E573B8" w:rsidRDefault="00E573B8" w:rsidP="00E573B8">
      <w:pPr>
        <w:tabs>
          <w:tab w:val="left" w:pos="0"/>
        </w:tabs>
        <w:spacing w:line="600" w:lineRule="auto"/>
        <w:jc w:val="left"/>
        <w:rPr>
          <w:ins w:id="6443" w:author="UTENTE" w:date="2020-06-30T18:32:00Z"/>
          <w:rFonts w:ascii="Calibri" w:eastAsia="Calibri" w:hAnsi="Calibri" w:cs="Times New Roman"/>
          <w:lang w:val="en-US"/>
        </w:rPr>
      </w:pPr>
      <w:ins w:id="6444" w:author="UTENTE" w:date="2020-06-30T18:32:00Z">
        <w:r w:rsidRPr="00E573B8">
          <w:rPr>
            <w:rFonts w:ascii="Calibri" w:eastAsia="Calibri" w:hAnsi="Calibri" w:cs="Times New Roman"/>
            <w:lang w:val="en-US"/>
          </w:rPr>
          <w:t>579.</w:t>
        </w:r>
        <w:r w:rsidRPr="00E573B8">
          <w:rPr>
            <w:rFonts w:ascii="Calibri" w:eastAsia="Calibri" w:hAnsi="Calibri" w:cs="Times New Roman"/>
            <w:lang w:val="en-US"/>
          </w:rPr>
          <w:tab/>
          <w:t>mcp "\"Just spit it out already, Isaac!\""</w:t>
        </w:r>
      </w:ins>
    </w:p>
    <w:p w14:paraId="2EF6EC86" w14:textId="77777777" w:rsidR="00E573B8" w:rsidRPr="00E573B8" w:rsidRDefault="00E573B8" w:rsidP="00E573B8">
      <w:pPr>
        <w:tabs>
          <w:tab w:val="left" w:pos="0"/>
        </w:tabs>
        <w:spacing w:line="600" w:lineRule="auto"/>
        <w:jc w:val="left"/>
        <w:rPr>
          <w:ins w:id="6445" w:author="UTENTE" w:date="2020-06-30T18:32:00Z"/>
          <w:rFonts w:ascii="Calibri" w:eastAsia="Calibri" w:hAnsi="Calibri" w:cs="Times New Roman"/>
          <w:lang w:val="en-US"/>
        </w:rPr>
      </w:pPr>
      <w:ins w:id="6446" w:author="UTENTE" w:date="2020-06-30T18:32:00Z">
        <w:r w:rsidRPr="00E573B8">
          <w:rPr>
            <w:rFonts w:ascii="Calibri" w:eastAsia="Calibri" w:hAnsi="Calibri" w:cs="Times New Roman"/>
            <w:lang w:val="en-US"/>
          </w:rPr>
          <w:t>580.</w:t>
        </w:r>
        <w:r w:rsidRPr="00E573B8">
          <w:rPr>
            <w:rFonts w:ascii="Calibri" w:eastAsia="Calibri" w:hAnsi="Calibri" w:cs="Times New Roman"/>
            <w:lang w:val="en-US"/>
          </w:rPr>
          <w:tab/>
          <w:t>mcp "\"It's not like I'm going to judge you or betray you. Is that what you're worried about?\""</w:t>
        </w:r>
      </w:ins>
    </w:p>
    <w:p w14:paraId="51DC9CBB" w14:textId="77777777" w:rsidR="00E573B8" w:rsidRPr="00E573B8" w:rsidRDefault="00E573B8" w:rsidP="00E573B8">
      <w:pPr>
        <w:tabs>
          <w:tab w:val="left" w:pos="0"/>
        </w:tabs>
        <w:spacing w:line="600" w:lineRule="auto"/>
        <w:jc w:val="left"/>
        <w:rPr>
          <w:ins w:id="6447" w:author="UTENTE" w:date="2020-06-30T18:32:00Z"/>
          <w:rFonts w:ascii="Calibri" w:eastAsia="Calibri" w:hAnsi="Calibri" w:cs="Times New Roman"/>
          <w:lang w:val="en-US"/>
        </w:rPr>
      </w:pPr>
      <w:ins w:id="6448" w:author="UTENTE" w:date="2020-06-30T18:32:00Z">
        <w:r w:rsidRPr="00E573B8">
          <w:rPr>
            <w:rFonts w:ascii="Calibri" w:eastAsia="Calibri" w:hAnsi="Calibri" w:cs="Times New Roman"/>
            <w:lang w:val="en-US"/>
          </w:rPr>
          <w:t>581.</w:t>
        </w:r>
        <w:r w:rsidRPr="00E573B8">
          <w:rPr>
            <w:rFonts w:ascii="Calibri" w:eastAsia="Calibri" w:hAnsi="Calibri" w:cs="Times New Roman"/>
            <w:lang w:val="en-US"/>
          </w:rPr>
          <w:tab/>
          <w:t>i "\"No, I…\""</w:t>
        </w:r>
      </w:ins>
    </w:p>
    <w:p w14:paraId="177599C9" w14:textId="77777777" w:rsidR="00E573B8" w:rsidRPr="00E573B8" w:rsidRDefault="00E573B8" w:rsidP="00E573B8">
      <w:pPr>
        <w:tabs>
          <w:tab w:val="left" w:pos="0"/>
        </w:tabs>
        <w:spacing w:line="600" w:lineRule="auto"/>
        <w:jc w:val="left"/>
        <w:rPr>
          <w:ins w:id="6449" w:author="UTENTE" w:date="2020-06-30T18:32:00Z"/>
          <w:rFonts w:ascii="Calibri" w:eastAsia="Calibri" w:hAnsi="Calibri" w:cs="Times New Roman"/>
          <w:lang w:val="en-US"/>
        </w:rPr>
      </w:pPr>
      <w:ins w:id="6450" w:author="UTENTE" w:date="2020-06-30T18:32:00Z">
        <w:r w:rsidRPr="00E573B8">
          <w:rPr>
            <w:rFonts w:ascii="Calibri" w:eastAsia="Calibri" w:hAnsi="Calibri" w:cs="Times New Roman"/>
            <w:lang w:val="en-US"/>
          </w:rPr>
          <w:t>582.</w:t>
        </w:r>
        <w:r w:rsidRPr="00E573B8">
          <w:rPr>
            <w:rFonts w:ascii="Calibri" w:eastAsia="Calibri" w:hAnsi="Calibri" w:cs="Times New Roman"/>
            <w:lang w:val="en-US"/>
          </w:rPr>
          <w:tab/>
          <w:t>mcp "\"Then you should trust me!\""</w:t>
        </w:r>
      </w:ins>
    </w:p>
    <w:p w14:paraId="1599846C" w14:textId="77777777" w:rsidR="00E573B8" w:rsidRPr="00E573B8" w:rsidRDefault="00E573B8" w:rsidP="00E573B8">
      <w:pPr>
        <w:tabs>
          <w:tab w:val="left" w:pos="0"/>
        </w:tabs>
        <w:spacing w:line="600" w:lineRule="auto"/>
        <w:jc w:val="left"/>
        <w:rPr>
          <w:ins w:id="6451" w:author="UTENTE" w:date="2020-06-30T18:32:00Z"/>
          <w:rFonts w:ascii="Calibri" w:eastAsia="Calibri" w:hAnsi="Calibri" w:cs="Times New Roman"/>
          <w:lang w:val="en-US"/>
        </w:rPr>
      </w:pPr>
      <w:ins w:id="6452" w:author="UTENTE" w:date="2020-06-30T18:32:00Z">
        <w:r w:rsidRPr="00E573B8">
          <w:rPr>
            <w:rFonts w:ascii="Calibri" w:eastAsia="Calibri" w:hAnsi="Calibri" w:cs="Times New Roman"/>
            <w:lang w:val="en-US"/>
          </w:rPr>
          <w:t>583.</w:t>
        </w:r>
        <w:r w:rsidRPr="00E573B8">
          <w:rPr>
            <w:rFonts w:ascii="Calibri" w:eastAsia="Calibri" w:hAnsi="Calibri" w:cs="Times New Roman"/>
            <w:lang w:val="en-US"/>
          </w:rPr>
          <w:tab/>
          <w:t>n "I grab one of his shoulders with a hand, squeezing it tightly."</w:t>
        </w:r>
      </w:ins>
    </w:p>
    <w:p w14:paraId="3D79D2E4" w14:textId="77777777" w:rsidR="00E573B8" w:rsidRPr="00E573B8" w:rsidRDefault="00E573B8" w:rsidP="00E573B8">
      <w:pPr>
        <w:tabs>
          <w:tab w:val="left" w:pos="0"/>
        </w:tabs>
        <w:spacing w:line="600" w:lineRule="auto"/>
        <w:jc w:val="left"/>
        <w:rPr>
          <w:ins w:id="6453" w:author="UTENTE" w:date="2020-06-30T18:32:00Z"/>
          <w:rFonts w:ascii="Calibri" w:eastAsia="Calibri" w:hAnsi="Calibri" w:cs="Times New Roman"/>
          <w:lang w:val="en-US"/>
        </w:rPr>
      </w:pPr>
      <w:ins w:id="6454" w:author="UTENTE" w:date="2020-06-30T18:32:00Z">
        <w:r w:rsidRPr="00E573B8">
          <w:rPr>
            <w:rFonts w:ascii="Calibri" w:eastAsia="Calibri" w:hAnsi="Calibri" w:cs="Times New Roman"/>
            <w:lang w:val="en-US"/>
          </w:rPr>
          <w:t>584.</w:t>
        </w:r>
        <w:r w:rsidRPr="00E573B8">
          <w:rPr>
            <w:rFonts w:ascii="Calibri" w:eastAsia="Calibri" w:hAnsi="Calibri" w:cs="Times New Roman"/>
            <w:lang w:val="en-US"/>
          </w:rPr>
          <w:tab/>
          <w:t>n "Even though I raised my voice, Isaac's expression actually softens, and he offers a faint smile to me."</w:t>
        </w:r>
      </w:ins>
    </w:p>
    <w:p w14:paraId="059C3C63" w14:textId="77777777" w:rsidR="00E573B8" w:rsidRPr="00E573B8" w:rsidRDefault="00E573B8" w:rsidP="00E573B8">
      <w:pPr>
        <w:tabs>
          <w:tab w:val="left" w:pos="0"/>
        </w:tabs>
        <w:spacing w:line="600" w:lineRule="auto"/>
        <w:jc w:val="left"/>
        <w:rPr>
          <w:ins w:id="6455" w:author="UTENTE" w:date="2020-06-30T18:32:00Z"/>
          <w:rFonts w:ascii="Calibri" w:eastAsia="Calibri" w:hAnsi="Calibri" w:cs="Times New Roman"/>
          <w:lang w:val="en-US"/>
        </w:rPr>
      </w:pPr>
      <w:ins w:id="6456" w:author="UTENTE" w:date="2020-06-30T18:32:00Z">
        <w:r w:rsidRPr="00E573B8">
          <w:rPr>
            <w:rFonts w:ascii="Calibri" w:eastAsia="Calibri" w:hAnsi="Calibri" w:cs="Times New Roman"/>
            <w:lang w:val="en-US"/>
          </w:rPr>
          <w:t>585.</w:t>
        </w:r>
        <w:r w:rsidRPr="00E573B8">
          <w:rPr>
            <w:rFonts w:ascii="Calibri" w:eastAsia="Calibri" w:hAnsi="Calibri" w:cs="Times New Roman"/>
            <w:lang w:val="en-US"/>
          </w:rPr>
          <w:tab/>
          <w:t>i "\"…You're right, [mc].\""</w:t>
        </w:r>
      </w:ins>
    </w:p>
    <w:p w14:paraId="55C56759" w14:textId="77777777" w:rsidR="00E573B8" w:rsidRPr="00E573B8" w:rsidRDefault="00E573B8" w:rsidP="00E573B8">
      <w:pPr>
        <w:tabs>
          <w:tab w:val="left" w:pos="0"/>
        </w:tabs>
        <w:spacing w:line="600" w:lineRule="auto"/>
        <w:jc w:val="left"/>
        <w:rPr>
          <w:ins w:id="6457" w:author="UTENTE" w:date="2020-06-30T18:32:00Z"/>
          <w:rFonts w:ascii="Calibri" w:eastAsia="Calibri" w:hAnsi="Calibri" w:cs="Times New Roman"/>
          <w:lang w:val="en-US"/>
        </w:rPr>
      </w:pPr>
      <w:ins w:id="6458" w:author="UTENTE" w:date="2020-06-30T18:32:00Z">
        <w:r w:rsidRPr="00E573B8">
          <w:rPr>
            <w:rFonts w:ascii="Calibri" w:eastAsia="Calibri" w:hAnsi="Calibri" w:cs="Times New Roman"/>
            <w:lang w:val="en-US"/>
          </w:rPr>
          <w:t>586.</w:t>
        </w:r>
        <w:r w:rsidRPr="00E573B8">
          <w:rPr>
            <w:rFonts w:ascii="Calibri" w:eastAsia="Calibri" w:hAnsi="Calibri" w:cs="Times New Roman"/>
            <w:lang w:val="en-US"/>
          </w:rPr>
          <w:tab/>
          <w:t>i "\"I do trust you.\""</w:t>
        </w:r>
      </w:ins>
    </w:p>
    <w:p w14:paraId="111AA2D1" w14:textId="77777777" w:rsidR="00E573B8" w:rsidRPr="00E573B8" w:rsidRDefault="00E573B8" w:rsidP="00E573B8">
      <w:pPr>
        <w:tabs>
          <w:tab w:val="left" w:pos="0"/>
        </w:tabs>
        <w:spacing w:line="600" w:lineRule="auto"/>
        <w:jc w:val="left"/>
        <w:rPr>
          <w:ins w:id="6459" w:author="UTENTE" w:date="2020-06-30T18:32:00Z"/>
          <w:rFonts w:ascii="Calibri" w:eastAsia="Calibri" w:hAnsi="Calibri" w:cs="Times New Roman"/>
          <w:lang w:val="en-US"/>
        </w:rPr>
      </w:pPr>
      <w:ins w:id="6460" w:author="UTENTE" w:date="2020-06-30T18:32:00Z">
        <w:r w:rsidRPr="00E573B8">
          <w:rPr>
            <w:rFonts w:ascii="Calibri" w:eastAsia="Calibri" w:hAnsi="Calibri" w:cs="Times New Roman"/>
            <w:lang w:val="en-US"/>
          </w:rPr>
          <w:t>587.</w:t>
        </w:r>
        <w:r w:rsidRPr="00E573B8">
          <w:rPr>
            <w:rFonts w:ascii="Calibri" w:eastAsia="Calibri" w:hAnsi="Calibri" w:cs="Times New Roman"/>
            <w:lang w:val="en-US"/>
          </w:rPr>
          <w:tab/>
          <w:t>mcp "\"…I'm your assistant, remember?\""</w:t>
        </w:r>
      </w:ins>
    </w:p>
    <w:p w14:paraId="45E4EB77" w14:textId="77777777" w:rsidR="00E573B8" w:rsidRPr="00E573B8" w:rsidRDefault="00E573B8" w:rsidP="00E573B8">
      <w:pPr>
        <w:tabs>
          <w:tab w:val="left" w:pos="0"/>
        </w:tabs>
        <w:spacing w:line="600" w:lineRule="auto"/>
        <w:jc w:val="left"/>
        <w:rPr>
          <w:ins w:id="6461" w:author="UTENTE" w:date="2020-06-30T18:32:00Z"/>
          <w:rFonts w:ascii="Calibri" w:eastAsia="Calibri" w:hAnsi="Calibri" w:cs="Times New Roman"/>
          <w:lang w:val="en-US"/>
        </w:rPr>
      </w:pPr>
      <w:ins w:id="6462" w:author="UTENTE" w:date="2020-06-30T18:32:00Z">
        <w:r w:rsidRPr="00E573B8">
          <w:rPr>
            <w:rFonts w:ascii="Calibri" w:eastAsia="Calibri" w:hAnsi="Calibri" w:cs="Times New Roman"/>
            <w:lang w:val="en-US"/>
          </w:rPr>
          <w:t>588.</w:t>
        </w:r>
        <w:r w:rsidRPr="00E573B8">
          <w:rPr>
            <w:rFonts w:ascii="Calibri" w:eastAsia="Calibri" w:hAnsi="Calibri" w:cs="Times New Roman"/>
            <w:lang w:val="en-US"/>
          </w:rPr>
          <w:tab/>
          <w:t>mcp "\"If you don't tell me anything, I can't do my job properly… and neither of us wants that.\"" </w:t>
        </w:r>
        <w:r w:rsidRPr="00E573B8">
          <w:rPr>
            <w:rFonts w:ascii="Calibri" w:eastAsia="Calibri" w:hAnsi="Calibri" w:cs="Times New Roman"/>
            <w:lang w:val="en-US"/>
          </w:rPr>
          <w:br w:type="page"/>
        </w:r>
      </w:ins>
    </w:p>
    <w:p w14:paraId="7A2A0F44" w14:textId="77777777" w:rsidR="00E573B8" w:rsidRPr="00E573B8" w:rsidRDefault="00E573B8" w:rsidP="00E573B8">
      <w:pPr>
        <w:tabs>
          <w:tab w:val="left" w:pos="0"/>
        </w:tabs>
        <w:spacing w:line="600" w:lineRule="auto"/>
        <w:jc w:val="left"/>
        <w:rPr>
          <w:ins w:id="6463" w:author="UTENTE" w:date="2020-06-30T18:32:00Z"/>
          <w:rFonts w:ascii="Calibri" w:eastAsia="Calibri" w:hAnsi="Calibri" w:cs="Times New Roman"/>
        </w:rPr>
      </w:pPr>
      <w:ins w:id="6464" w:author="UTENTE" w:date="2020-06-30T18:32:00Z">
        <w:r w:rsidRPr="00E573B8">
          <w:rPr>
            <w:rFonts w:ascii="Calibri" w:eastAsia="Calibri" w:hAnsi="Calibri" w:cs="Times New Roman"/>
          </w:rPr>
          <w:lastRenderedPageBreak/>
          <w:t>573.</w:t>
        </w:r>
        <w:r w:rsidRPr="00E573B8">
          <w:rPr>
            <w:rFonts w:ascii="Calibri" w:eastAsia="Calibri" w:hAnsi="Calibri" w:cs="Times New Roman"/>
          </w:rPr>
          <w:tab/>
          <w:t>n "\"Esita, volgendo lo sguardo altrove."</w:t>
        </w:r>
      </w:ins>
    </w:p>
    <w:p w14:paraId="3A989824" w14:textId="77777777" w:rsidR="00E573B8" w:rsidRPr="00E573B8" w:rsidRDefault="00E573B8" w:rsidP="00E573B8">
      <w:pPr>
        <w:tabs>
          <w:tab w:val="left" w:pos="0"/>
        </w:tabs>
        <w:spacing w:line="600" w:lineRule="auto"/>
        <w:jc w:val="left"/>
        <w:rPr>
          <w:ins w:id="6465" w:author="UTENTE" w:date="2020-06-30T18:32:00Z"/>
          <w:rFonts w:ascii="Calibri" w:eastAsia="Calibri" w:hAnsi="Calibri" w:cs="Times New Roman"/>
        </w:rPr>
      </w:pPr>
      <w:ins w:id="6466" w:author="UTENTE" w:date="2020-06-30T18:32:00Z">
        <w:r w:rsidRPr="00E573B8">
          <w:rPr>
            <w:rFonts w:ascii="Calibri" w:eastAsia="Calibri" w:hAnsi="Calibri" w:cs="Times New Roman"/>
          </w:rPr>
          <w:t>574.</w:t>
        </w:r>
        <w:r w:rsidRPr="00E573B8">
          <w:rPr>
            <w:rFonts w:ascii="Calibri" w:eastAsia="Calibri" w:hAnsi="Calibri" w:cs="Times New Roman"/>
          </w:rPr>
          <w:tab/>
          <w:t>n "Sembra essere un argomento delicato per lui… {w}ma inizia a frustrarmi questa sua riservatezza."</w:t>
        </w:r>
      </w:ins>
    </w:p>
    <w:p w14:paraId="0B118169" w14:textId="77777777" w:rsidR="00E573B8" w:rsidRPr="00E573B8" w:rsidRDefault="00E573B8" w:rsidP="00E573B8">
      <w:pPr>
        <w:tabs>
          <w:tab w:val="left" w:pos="0"/>
        </w:tabs>
        <w:spacing w:line="600" w:lineRule="auto"/>
        <w:jc w:val="left"/>
        <w:rPr>
          <w:ins w:id="6467" w:author="UTENTE" w:date="2020-06-30T18:32:00Z"/>
          <w:rFonts w:ascii="Calibri" w:eastAsia="Calibri" w:hAnsi="Calibri" w:cs="Times New Roman"/>
        </w:rPr>
      </w:pPr>
      <w:ins w:id="6468" w:author="UTENTE" w:date="2020-06-30T18:32:00Z">
        <w:r w:rsidRPr="00E573B8">
          <w:rPr>
            <w:rFonts w:ascii="Calibri" w:eastAsia="Calibri" w:hAnsi="Calibri" w:cs="Times New Roman"/>
          </w:rPr>
          <w:t>575.</w:t>
        </w:r>
        <w:r w:rsidRPr="00E573B8">
          <w:rPr>
            <w:rFonts w:ascii="Calibri" w:eastAsia="Calibri" w:hAnsi="Calibri" w:cs="Times New Roman"/>
          </w:rPr>
          <w:tab/>
          <w:t>new "Dimmelo e basta!"</w:t>
        </w:r>
      </w:ins>
    </w:p>
    <w:p w14:paraId="399E54F0" w14:textId="77777777" w:rsidR="00E573B8" w:rsidRPr="00E573B8" w:rsidRDefault="00E573B8" w:rsidP="00E573B8">
      <w:pPr>
        <w:tabs>
          <w:tab w:val="left" w:pos="0"/>
        </w:tabs>
        <w:spacing w:line="600" w:lineRule="auto"/>
        <w:jc w:val="left"/>
        <w:rPr>
          <w:ins w:id="6469" w:author="UTENTE" w:date="2020-06-30T18:32:00Z"/>
          <w:rFonts w:ascii="Calibri" w:eastAsia="Calibri" w:hAnsi="Calibri" w:cs="Times New Roman"/>
        </w:rPr>
      </w:pPr>
      <w:ins w:id="6470" w:author="UTENTE" w:date="2020-06-30T18:32:00Z">
        <w:r w:rsidRPr="00E573B8">
          <w:rPr>
            <w:rFonts w:ascii="Calibri" w:eastAsia="Calibri" w:hAnsi="Calibri" w:cs="Times New Roman"/>
          </w:rPr>
          <w:t>576.</w:t>
        </w:r>
        <w:r w:rsidRPr="00E573B8">
          <w:rPr>
            <w:rFonts w:ascii="Calibri" w:eastAsia="Calibri" w:hAnsi="Calibri" w:cs="Times New Roman"/>
          </w:rPr>
          <w:tab/>
          <w:t>new "Sono il tuo assistente, ricordi? (bloccato)"</w:t>
        </w:r>
      </w:ins>
    </w:p>
    <w:p w14:paraId="0A2D5315" w14:textId="77777777" w:rsidR="00E573B8" w:rsidRPr="00E573B8" w:rsidRDefault="00E573B8" w:rsidP="00E573B8">
      <w:pPr>
        <w:tabs>
          <w:tab w:val="left" w:pos="0"/>
        </w:tabs>
        <w:spacing w:line="600" w:lineRule="auto"/>
        <w:jc w:val="left"/>
        <w:rPr>
          <w:ins w:id="6471" w:author="UTENTE" w:date="2020-06-30T18:32:00Z"/>
          <w:rFonts w:ascii="Calibri" w:eastAsia="Calibri" w:hAnsi="Calibri" w:cs="Times New Roman"/>
        </w:rPr>
      </w:pPr>
      <w:ins w:id="6472" w:author="UTENTE" w:date="2020-06-30T18:32:00Z">
        <w:r w:rsidRPr="00E573B8">
          <w:rPr>
            <w:rFonts w:ascii="Calibri" w:eastAsia="Calibri" w:hAnsi="Calibri" w:cs="Times New Roman"/>
          </w:rPr>
          <w:t>577.</w:t>
        </w:r>
        <w:r w:rsidRPr="00E573B8">
          <w:rPr>
            <w:rFonts w:ascii="Calibri" w:eastAsia="Calibri" w:hAnsi="Calibri" w:cs="Times New Roman"/>
          </w:rPr>
          <w:tab/>
          <w:t>new "Sono il tuo assistente, ricordi?"</w:t>
        </w:r>
      </w:ins>
    </w:p>
    <w:p w14:paraId="07D90295" w14:textId="77777777" w:rsidR="00E573B8" w:rsidRPr="00E573B8" w:rsidRDefault="00E573B8" w:rsidP="00E573B8">
      <w:pPr>
        <w:tabs>
          <w:tab w:val="left" w:pos="0"/>
        </w:tabs>
        <w:spacing w:line="600" w:lineRule="auto"/>
        <w:jc w:val="left"/>
        <w:rPr>
          <w:ins w:id="6473" w:author="UTENTE" w:date="2020-06-30T18:32:00Z"/>
          <w:rFonts w:ascii="Calibri" w:eastAsia="Calibri" w:hAnsi="Calibri" w:cs="Times New Roman"/>
        </w:rPr>
      </w:pPr>
      <w:ins w:id="6474" w:author="UTENTE" w:date="2020-06-30T18:32:00Z">
        <w:r w:rsidRPr="00E573B8">
          <w:rPr>
            <w:rFonts w:ascii="Calibri" w:eastAsia="Calibri" w:hAnsi="Calibri" w:cs="Times New Roman"/>
          </w:rPr>
          <w:t>578.</w:t>
        </w:r>
        <w:r w:rsidRPr="00E573B8">
          <w:rPr>
            <w:rFonts w:ascii="Calibri" w:eastAsia="Calibri" w:hAnsi="Calibri" w:cs="Times New Roman"/>
          </w:rPr>
          <w:tab/>
          <w:t>new "Non devi parlarmene se non vuoi"</w:t>
        </w:r>
      </w:ins>
    </w:p>
    <w:p w14:paraId="2B44B937" w14:textId="77777777" w:rsidR="00E573B8" w:rsidRPr="00E573B8" w:rsidRDefault="00E573B8" w:rsidP="00E573B8">
      <w:pPr>
        <w:tabs>
          <w:tab w:val="left" w:pos="0"/>
        </w:tabs>
        <w:spacing w:line="600" w:lineRule="auto"/>
        <w:jc w:val="left"/>
        <w:rPr>
          <w:ins w:id="6475" w:author="UTENTE" w:date="2020-06-30T18:32:00Z"/>
          <w:rFonts w:ascii="Calibri" w:eastAsia="Calibri" w:hAnsi="Calibri" w:cs="Times New Roman"/>
        </w:rPr>
      </w:pPr>
      <w:ins w:id="6476" w:author="UTENTE" w:date="2020-06-30T18:32:00Z">
        <w:r w:rsidRPr="00E573B8">
          <w:rPr>
            <w:rFonts w:ascii="Calibri" w:eastAsia="Calibri" w:hAnsi="Calibri" w:cs="Times New Roman"/>
          </w:rPr>
          <w:t>579.</w:t>
        </w:r>
        <w:r w:rsidRPr="00E573B8">
          <w:rPr>
            <w:rFonts w:ascii="Calibri" w:eastAsia="Calibri" w:hAnsi="Calibri" w:cs="Times New Roman"/>
          </w:rPr>
          <w:tab/>
          <w:t>mcp "\"Sputa il rospo, Isaac!\""</w:t>
        </w:r>
      </w:ins>
    </w:p>
    <w:p w14:paraId="06823778" w14:textId="77777777" w:rsidR="00E573B8" w:rsidRPr="00E573B8" w:rsidRDefault="00E573B8" w:rsidP="00E573B8">
      <w:pPr>
        <w:tabs>
          <w:tab w:val="left" w:pos="0"/>
        </w:tabs>
        <w:spacing w:line="600" w:lineRule="auto"/>
        <w:jc w:val="left"/>
        <w:rPr>
          <w:ins w:id="6477" w:author="UTENTE" w:date="2020-06-30T18:32:00Z"/>
          <w:rFonts w:ascii="Calibri" w:eastAsia="Calibri" w:hAnsi="Calibri" w:cs="Times New Roman"/>
        </w:rPr>
      </w:pPr>
      <w:ins w:id="6478" w:author="UTENTE" w:date="2020-06-30T18:32:00Z">
        <w:r w:rsidRPr="00E573B8">
          <w:rPr>
            <w:rFonts w:ascii="Calibri" w:eastAsia="Calibri" w:hAnsi="Calibri" w:cs="Times New Roman"/>
          </w:rPr>
          <w:t>580.</w:t>
        </w:r>
        <w:r w:rsidRPr="00E573B8">
          <w:rPr>
            <w:rFonts w:ascii="Calibri" w:eastAsia="Calibri" w:hAnsi="Calibri" w:cs="Times New Roman"/>
          </w:rPr>
          <w:tab/>
          <w:t>mcp "\"Non è che ti giudico o ti tradisco. È questo che ti preoccupa tanto?\""</w:t>
        </w:r>
      </w:ins>
    </w:p>
    <w:p w14:paraId="4C96AAD1" w14:textId="77777777" w:rsidR="00E573B8" w:rsidRPr="00E573B8" w:rsidRDefault="00E573B8" w:rsidP="00E573B8">
      <w:pPr>
        <w:tabs>
          <w:tab w:val="left" w:pos="0"/>
        </w:tabs>
        <w:spacing w:line="600" w:lineRule="auto"/>
        <w:jc w:val="left"/>
        <w:rPr>
          <w:ins w:id="6479" w:author="UTENTE" w:date="2020-06-30T18:32:00Z"/>
          <w:rFonts w:ascii="Calibri" w:eastAsia="Calibri" w:hAnsi="Calibri" w:cs="Times New Roman"/>
        </w:rPr>
      </w:pPr>
      <w:ins w:id="6480" w:author="UTENTE" w:date="2020-06-30T18:32:00Z">
        <w:r w:rsidRPr="00E573B8">
          <w:rPr>
            <w:rFonts w:ascii="Calibri" w:eastAsia="Calibri" w:hAnsi="Calibri" w:cs="Times New Roman"/>
          </w:rPr>
          <w:t>581.</w:t>
        </w:r>
        <w:r w:rsidRPr="00E573B8">
          <w:rPr>
            <w:rFonts w:ascii="Calibri" w:eastAsia="Calibri" w:hAnsi="Calibri" w:cs="Times New Roman"/>
          </w:rPr>
          <w:tab/>
          <w:t>i "\"No, io…\""</w:t>
        </w:r>
      </w:ins>
    </w:p>
    <w:p w14:paraId="4B2404EB" w14:textId="77777777" w:rsidR="00E573B8" w:rsidRPr="00E573B8" w:rsidRDefault="00E573B8" w:rsidP="00E573B8">
      <w:pPr>
        <w:tabs>
          <w:tab w:val="left" w:pos="0"/>
        </w:tabs>
        <w:spacing w:line="600" w:lineRule="auto"/>
        <w:jc w:val="left"/>
        <w:rPr>
          <w:ins w:id="6481" w:author="UTENTE" w:date="2020-06-30T18:32:00Z"/>
          <w:rFonts w:ascii="Calibri" w:eastAsia="Calibri" w:hAnsi="Calibri" w:cs="Times New Roman"/>
        </w:rPr>
      </w:pPr>
      <w:ins w:id="6482" w:author="UTENTE" w:date="2020-06-30T18:32:00Z">
        <w:r w:rsidRPr="00E573B8">
          <w:rPr>
            <w:rFonts w:ascii="Calibri" w:eastAsia="Calibri" w:hAnsi="Calibri" w:cs="Times New Roman"/>
          </w:rPr>
          <w:t>582.</w:t>
        </w:r>
        <w:r w:rsidRPr="00E573B8">
          <w:rPr>
            <w:rFonts w:ascii="Calibri" w:eastAsia="Calibri" w:hAnsi="Calibri" w:cs="Times New Roman"/>
          </w:rPr>
          <w:tab/>
          <w:t>mcp "\"Allora dovresti fidarti di me!\""</w:t>
        </w:r>
      </w:ins>
    </w:p>
    <w:p w14:paraId="3FDD81EA" w14:textId="77777777" w:rsidR="00E573B8" w:rsidRPr="00E573B8" w:rsidRDefault="00E573B8" w:rsidP="00E573B8">
      <w:pPr>
        <w:tabs>
          <w:tab w:val="left" w:pos="0"/>
        </w:tabs>
        <w:spacing w:line="600" w:lineRule="auto"/>
        <w:jc w:val="left"/>
        <w:rPr>
          <w:ins w:id="6483" w:author="UTENTE" w:date="2020-06-30T18:32:00Z"/>
          <w:rFonts w:ascii="Calibri" w:eastAsia="Calibri" w:hAnsi="Calibri" w:cs="Times New Roman"/>
        </w:rPr>
      </w:pPr>
      <w:ins w:id="6484" w:author="UTENTE" w:date="2020-06-30T18:32:00Z">
        <w:r w:rsidRPr="00E573B8">
          <w:rPr>
            <w:rFonts w:ascii="Calibri" w:eastAsia="Calibri" w:hAnsi="Calibri" w:cs="Times New Roman"/>
          </w:rPr>
          <w:t>583.</w:t>
        </w:r>
        <w:r w:rsidRPr="00E573B8">
          <w:rPr>
            <w:rFonts w:ascii="Calibri" w:eastAsia="Calibri" w:hAnsi="Calibri" w:cs="Times New Roman"/>
          </w:rPr>
          <w:tab/>
          <w:t>n "Lo afferro per una spalla, stringendolo forte."</w:t>
        </w:r>
      </w:ins>
    </w:p>
    <w:p w14:paraId="2FCDBFFB" w14:textId="77777777" w:rsidR="00E573B8" w:rsidRPr="00E573B8" w:rsidRDefault="00E573B8" w:rsidP="00E573B8">
      <w:pPr>
        <w:tabs>
          <w:tab w:val="left" w:pos="0"/>
        </w:tabs>
        <w:spacing w:line="600" w:lineRule="auto"/>
        <w:jc w:val="left"/>
        <w:rPr>
          <w:ins w:id="6485" w:author="UTENTE" w:date="2020-06-30T18:32:00Z"/>
          <w:rFonts w:ascii="Calibri" w:eastAsia="Calibri" w:hAnsi="Calibri" w:cs="Times New Roman"/>
        </w:rPr>
      </w:pPr>
      <w:ins w:id="6486" w:author="UTENTE" w:date="2020-06-30T18:32:00Z">
        <w:r w:rsidRPr="00E573B8">
          <w:rPr>
            <w:rFonts w:ascii="Calibri" w:eastAsia="Calibri" w:hAnsi="Calibri" w:cs="Times New Roman"/>
          </w:rPr>
          <w:t>584.</w:t>
        </w:r>
        <w:r w:rsidRPr="00E573B8">
          <w:rPr>
            <w:rFonts w:ascii="Calibri" w:eastAsia="Calibri" w:hAnsi="Calibri" w:cs="Times New Roman"/>
          </w:rPr>
          <w:tab/>
          <w:t>n "Anche se ho alzato la voce, l'espressione di Isaac si addolcisce, e mi regala un debole sorriso."</w:t>
        </w:r>
      </w:ins>
    </w:p>
    <w:p w14:paraId="034ACF16" w14:textId="77777777" w:rsidR="00E573B8" w:rsidRPr="00E573B8" w:rsidRDefault="00E573B8" w:rsidP="00E573B8">
      <w:pPr>
        <w:tabs>
          <w:tab w:val="left" w:pos="0"/>
        </w:tabs>
        <w:spacing w:line="600" w:lineRule="auto"/>
        <w:jc w:val="left"/>
        <w:rPr>
          <w:ins w:id="6487" w:author="UTENTE" w:date="2020-06-30T18:32:00Z"/>
          <w:rFonts w:ascii="Calibri" w:eastAsia="Calibri" w:hAnsi="Calibri" w:cs="Times New Roman"/>
        </w:rPr>
      </w:pPr>
      <w:ins w:id="6488" w:author="UTENTE" w:date="2020-06-30T18:32:00Z">
        <w:r w:rsidRPr="00E573B8">
          <w:rPr>
            <w:rFonts w:ascii="Calibri" w:eastAsia="Calibri" w:hAnsi="Calibri" w:cs="Times New Roman"/>
          </w:rPr>
          <w:t>585.</w:t>
        </w:r>
        <w:r w:rsidRPr="00E573B8">
          <w:rPr>
            <w:rFonts w:ascii="Calibri" w:eastAsia="Calibri" w:hAnsi="Calibri" w:cs="Times New Roman"/>
          </w:rPr>
          <w:tab/>
          <w:t>i "\"…Hai ragione, [mc].\""</w:t>
        </w:r>
      </w:ins>
    </w:p>
    <w:p w14:paraId="67F73CBB" w14:textId="77777777" w:rsidR="00E573B8" w:rsidRPr="00E573B8" w:rsidRDefault="00E573B8" w:rsidP="00E573B8">
      <w:pPr>
        <w:tabs>
          <w:tab w:val="left" w:pos="0"/>
        </w:tabs>
        <w:spacing w:line="600" w:lineRule="auto"/>
        <w:jc w:val="left"/>
        <w:rPr>
          <w:ins w:id="6489" w:author="UTENTE" w:date="2020-06-30T18:32:00Z"/>
          <w:rFonts w:ascii="Calibri" w:eastAsia="Calibri" w:hAnsi="Calibri" w:cs="Times New Roman"/>
        </w:rPr>
      </w:pPr>
      <w:ins w:id="6490" w:author="UTENTE" w:date="2020-06-30T18:32:00Z">
        <w:r w:rsidRPr="00E573B8">
          <w:rPr>
            <w:rFonts w:ascii="Calibri" w:eastAsia="Calibri" w:hAnsi="Calibri" w:cs="Times New Roman"/>
          </w:rPr>
          <w:t>586.</w:t>
        </w:r>
        <w:r w:rsidRPr="00E573B8">
          <w:rPr>
            <w:rFonts w:ascii="Calibri" w:eastAsia="Calibri" w:hAnsi="Calibri" w:cs="Times New Roman"/>
          </w:rPr>
          <w:tab/>
          <w:t>i "\"Mi fido di te\.""</w:t>
        </w:r>
      </w:ins>
    </w:p>
    <w:p w14:paraId="12E1C58E" w14:textId="77777777" w:rsidR="00E573B8" w:rsidRPr="00E573B8" w:rsidRDefault="00E573B8" w:rsidP="00E573B8">
      <w:pPr>
        <w:tabs>
          <w:tab w:val="left" w:pos="0"/>
        </w:tabs>
        <w:spacing w:line="600" w:lineRule="auto"/>
        <w:jc w:val="left"/>
        <w:rPr>
          <w:ins w:id="6491" w:author="UTENTE" w:date="2020-06-30T18:32:00Z"/>
          <w:rFonts w:ascii="Calibri" w:eastAsia="Calibri" w:hAnsi="Calibri" w:cs="Times New Roman"/>
        </w:rPr>
      </w:pPr>
      <w:ins w:id="6492" w:author="UTENTE" w:date="2020-06-30T18:32:00Z">
        <w:r w:rsidRPr="00E573B8">
          <w:rPr>
            <w:rFonts w:ascii="Calibri" w:eastAsia="Calibri" w:hAnsi="Calibri" w:cs="Times New Roman"/>
          </w:rPr>
          <w:t>587.</w:t>
        </w:r>
        <w:r w:rsidRPr="00E573B8">
          <w:rPr>
            <w:rFonts w:ascii="Calibri" w:eastAsia="Calibri" w:hAnsi="Calibri" w:cs="Times New Roman"/>
          </w:rPr>
          <w:tab/>
          <w:t>mcp "\"…Sono il tuo assistente, ricordi?\""</w:t>
        </w:r>
      </w:ins>
    </w:p>
    <w:p w14:paraId="7A64871D" w14:textId="77777777" w:rsidR="00E573B8" w:rsidRPr="00E573B8" w:rsidRDefault="00E573B8" w:rsidP="00E573B8">
      <w:pPr>
        <w:tabs>
          <w:tab w:val="left" w:pos="0"/>
        </w:tabs>
        <w:spacing w:line="600" w:lineRule="auto"/>
        <w:jc w:val="left"/>
        <w:rPr>
          <w:ins w:id="6493" w:author="UTENTE" w:date="2020-06-30T18:32:00Z"/>
          <w:rFonts w:ascii="Calibri" w:eastAsia="Calibri" w:hAnsi="Calibri" w:cs="Times New Roman"/>
        </w:rPr>
      </w:pPr>
      <w:ins w:id="6494" w:author="UTENTE" w:date="2020-06-30T18:32:00Z">
        <w:r w:rsidRPr="00E573B8">
          <w:rPr>
            <w:rFonts w:ascii="Calibri" w:eastAsia="Calibri" w:hAnsi="Calibri" w:cs="Times New Roman"/>
          </w:rPr>
          <w:t>588.</w:t>
        </w:r>
        <w:r w:rsidRPr="00E573B8">
          <w:rPr>
            <w:rFonts w:ascii="Calibri" w:eastAsia="Calibri" w:hAnsi="Calibri" w:cs="Times New Roman"/>
          </w:rPr>
          <w:tab/>
          <w:t>mcp "\"Se non mi dici le cose, non posso fare bene il mio lavoro… e nessuno di noi vuole questo.\""</w:t>
        </w:r>
        <w:r w:rsidRPr="00E573B8">
          <w:rPr>
            <w:rFonts w:ascii="Calibri" w:eastAsia="Calibri" w:hAnsi="Calibri" w:cs="Times New Roman"/>
          </w:rPr>
          <w:br w:type="page"/>
        </w:r>
      </w:ins>
    </w:p>
    <w:p w14:paraId="7DA05C04" w14:textId="77777777" w:rsidR="00E573B8" w:rsidRPr="00E573B8" w:rsidRDefault="00E573B8" w:rsidP="00E573B8">
      <w:pPr>
        <w:tabs>
          <w:tab w:val="left" w:pos="0"/>
        </w:tabs>
        <w:spacing w:line="600" w:lineRule="auto"/>
        <w:jc w:val="left"/>
        <w:rPr>
          <w:ins w:id="6495" w:author="UTENTE" w:date="2020-06-30T18:32:00Z"/>
          <w:rFonts w:ascii="Calibri" w:eastAsia="Calibri" w:hAnsi="Calibri" w:cs="Times New Roman"/>
          <w:lang w:val="en-US"/>
        </w:rPr>
      </w:pPr>
      <w:ins w:id="6496" w:author="UTENTE" w:date="2020-06-30T18:32:00Z">
        <w:r w:rsidRPr="00E573B8">
          <w:rPr>
            <w:rFonts w:ascii="Calibri" w:eastAsia="Calibri" w:hAnsi="Calibri" w:cs="Times New Roman"/>
            <w:lang w:val="en-US"/>
          </w:rPr>
          <w:lastRenderedPageBreak/>
          <w:t>589.</w:t>
        </w:r>
        <w:r w:rsidRPr="00E573B8">
          <w:rPr>
            <w:rFonts w:ascii="Calibri" w:eastAsia="Calibri" w:hAnsi="Calibri" w:cs="Times New Roman"/>
            <w:lang w:val="en-US"/>
          </w:rPr>
          <w:tab/>
          <w:t>mcp "\"Right, Isaac?\""</w:t>
        </w:r>
      </w:ins>
    </w:p>
    <w:p w14:paraId="0BF708A8" w14:textId="77777777" w:rsidR="00E573B8" w:rsidRPr="00E573B8" w:rsidRDefault="00E573B8" w:rsidP="00E573B8">
      <w:pPr>
        <w:tabs>
          <w:tab w:val="left" w:pos="0"/>
        </w:tabs>
        <w:spacing w:line="600" w:lineRule="auto"/>
        <w:jc w:val="left"/>
        <w:rPr>
          <w:ins w:id="6497" w:author="UTENTE" w:date="2020-06-30T18:32:00Z"/>
          <w:rFonts w:ascii="Calibri" w:eastAsia="Calibri" w:hAnsi="Calibri" w:cs="Times New Roman"/>
          <w:lang w:val="en-US"/>
        </w:rPr>
      </w:pPr>
      <w:ins w:id="6498" w:author="UTENTE" w:date="2020-06-30T18:32:00Z">
        <w:r w:rsidRPr="00E573B8">
          <w:rPr>
            <w:rFonts w:ascii="Calibri" w:eastAsia="Calibri" w:hAnsi="Calibri" w:cs="Times New Roman"/>
            <w:lang w:val="en-US"/>
          </w:rPr>
          <w:t>590.</w:t>
        </w:r>
        <w:r w:rsidRPr="00E573B8">
          <w:rPr>
            <w:rFonts w:ascii="Calibri" w:eastAsia="Calibri" w:hAnsi="Calibri" w:cs="Times New Roman"/>
            <w:lang w:val="en-US"/>
          </w:rPr>
          <w:tab/>
          <w:t>i "\"…\""</w:t>
        </w:r>
      </w:ins>
    </w:p>
    <w:p w14:paraId="1F13CA9B" w14:textId="77777777" w:rsidR="00E573B8" w:rsidRPr="00E573B8" w:rsidRDefault="00E573B8" w:rsidP="00E573B8">
      <w:pPr>
        <w:tabs>
          <w:tab w:val="left" w:pos="0"/>
        </w:tabs>
        <w:spacing w:line="600" w:lineRule="auto"/>
        <w:jc w:val="left"/>
        <w:rPr>
          <w:ins w:id="6499" w:author="UTENTE" w:date="2020-06-30T18:32:00Z"/>
          <w:rFonts w:ascii="Calibri" w:eastAsia="Calibri" w:hAnsi="Calibri" w:cs="Times New Roman"/>
          <w:lang w:val="en-US"/>
        </w:rPr>
      </w:pPr>
      <w:ins w:id="6500" w:author="UTENTE" w:date="2020-06-30T18:32:00Z">
        <w:r w:rsidRPr="00E573B8">
          <w:rPr>
            <w:rFonts w:ascii="Calibri" w:eastAsia="Calibri" w:hAnsi="Calibri" w:cs="Times New Roman"/>
            <w:lang w:val="en-US"/>
          </w:rPr>
          <w:t>591.</w:t>
        </w:r>
        <w:r w:rsidRPr="00E573B8">
          <w:rPr>
            <w:rFonts w:ascii="Calibri" w:eastAsia="Calibri" w:hAnsi="Calibri" w:cs="Times New Roman"/>
            <w:lang w:val="en-US"/>
          </w:rPr>
          <w:tab/>
          <w:t>n "He looks downright floored for a couple of seconds, and I'd laugh at his reaction if the situation wasn't so tense."</w:t>
        </w:r>
      </w:ins>
    </w:p>
    <w:p w14:paraId="55507147" w14:textId="77777777" w:rsidR="00E573B8" w:rsidRPr="00E573B8" w:rsidRDefault="00E573B8" w:rsidP="00E573B8">
      <w:pPr>
        <w:tabs>
          <w:tab w:val="left" w:pos="0"/>
        </w:tabs>
        <w:spacing w:line="600" w:lineRule="auto"/>
        <w:jc w:val="left"/>
        <w:rPr>
          <w:ins w:id="6501" w:author="UTENTE" w:date="2020-06-30T18:32:00Z"/>
          <w:rFonts w:ascii="Calibri" w:eastAsia="Calibri" w:hAnsi="Calibri" w:cs="Times New Roman"/>
          <w:lang w:val="en-US"/>
        </w:rPr>
      </w:pPr>
      <w:ins w:id="6502" w:author="UTENTE" w:date="2020-06-30T18:32:00Z">
        <w:r w:rsidRPr="00E573B8">
          <w:rPr>
            <w:rFonts w:ascii="Calibri" w:eastAsia="Calibri" w:hAnsi="Calibri" w:cs="Times New Roman"/>
            <w:lang w:val="en-US"/>
          </w:rPr>
          <w:t>592.</w:t>
        </w:r>
        <w:r w:rsidRPr="00E573B8">
          <w:rPr>
            <w:rFonts w:ascii="Calibri" w:eastAsia="Calibri" w:hAnsi="Calibri" w:cs="Times New Roman"/>
            <w:lang w:val="en-US"/>
          </w:rPr>
          <w:tab/>
          <w:t>n "Finally, his eyes soften a little, and he gives me a grateful smile."</w:t>
        </w:r>
      </w:ins>
    </w:p>
    <w:p w14:paraId="0A1689E3" w14:textId="77777777" w:rsidR="00E573B8" w:rsidRPr="00E573B8" w:rsidRDefault="00E573B8" w:rsidP="00E573B8">
      <w:pPr>
        <w:tabs>
          <w:tab w:val="left" w:pos="0"/>
        </w:tabs>
        <w:spacing w:line="600" w:lineRule="auto"/>
        <w:jc w:val="left"/>
        <w:rPr>
          <w:ins w:id="6503" w:author="UTENTE" w:date="2020-06-30T18:32:00Z"/>
          <w:rFonts w:ascii="Calibri" w:eastAsia="Calibri" w:hAnsi="Calibri" w:cs="Times New Roman"/>
          <w:lang w:val="en-US"/>
        </w:rPr>
      </w:pPr>
      <w:ins w:id="6504" w:author="UTENTE" w:date="2020-06-30T18:32:00Z">
        <w:r w:rsidRPr="00E573B8">
          <w:rPr>
            <w:rFonts w:ascii="Calibri" w:eastAsia="Calibri" w:hAnsi="Calibri" w:cs="Times New Roman"/>
            <w:lang w:val="en-US"/>
          </w:rPr>
          <w:t>593.</w:t>
        </w:r>
        <w:r w:rsidRPr="00E573B8">
          <w:rPr>
            <w:rFonts w:ascii="Calibri" w:eastAsia="Calibri" w:hAnsi="Calibri" w:cs="Times New Roman"/>
            <w:lang w:val="en-US"/>
          </w:rPr>
          <w:tab/>
          <w:t>i "\"And so the student instructs the master.\""</w:t>
        </w:r>
      </w:ins>
    </w:p>
    <w:p w14:paraId="1DB47BD2" w14:textId="77777777" w:rsidR="00E573B8" w:rsidRPr="00E573B8" w:rsidRDefault="00E573B8" w:rsidP="00E573B8">
      <w:pPr>
        <w:tabs>
          <w:tab w:val="left" w:pos="0"/>
        </w:tabs>
        <w:spacing w:line="600" w:lineRule="auto"/>
        <w:jc w:val="left"/>
        <w:rPr>
          <w:ins w:id="6505" w:author="UTENTE" w:date="2020-06-30T18:32:00Z"/>
          <w:rFonts w:ascii="Calibri" w:eastAsia="Calibri" w:hAnsi="Calibri" w:cs="Times New Roman"/>
          <w:lang w:val="en-US"/>
        </w:rPr>
      </w:pPr>
      <w:ins w:id="6506" w:author="UTENTE" w:date="2020-06-30T18:32:00Z">
        <w:r w:rsidRPr="00E573B8">
          <w:rPr>
            <w:rFonts w:ascii="Calibri" w:eastAsia="Calibri" w:hAnsi="Calibri" w:cs="Times New Roman"/>
            <w:lang w:val="en-US"/>
          </w:rPr>
          <w:t>594.</w:t>
        </w:r>
        <w:r w:rsidRPr="00E573B8">
          <w:rPr>
            <w:rFonts w:ascii="Calibri" w:eastAsia="Calibri" w:hAnsi="Calibri" w:cs="Times New Roman"/>
            <w:lang w:val="en-US"/>
          </w:rPr>
          <w:tab/>
          <w:t>n "His arm squeezes tightly around my waist, and I lean a little into the comforting warmth of his side."</w:t>
        </w:r>
      </w:ins>
    </w:p>
    <w:p w14:paraId="2FFEDD2A" w14:textId="77777777" w:rsidR="00E573B8" w:rsidRPr="00E573B8" w:rsidRDefault="00E573B8" w:rsidP="00E573B8">
      <w:pPr>
        <w:tabs>
          <w:tab w:val="left" w:pos="0"/>
        </w:tabs>
        <w:spacing w:line="600" w:lineRule="auto"/>
        <w:jc w:val="left"/>
        <w:rPr>
          <w:ins w:id="6507" w:author="UTENTE" w:date="2020-06-30T18:32:00Z"/>
          <w:rFonts w:ascii="Calibri" w:eastAsia="Calibri" w:hAnsi="Calibri" w:cs="Times New Roman"/>
          <w:lang w:val="en-US"/>
        </w:rPr>
      </w:pPr>
      <w:ins w:id="6508" w:author="UTENTE" w:date="2020-06-30T18:32:00Z">
        <w:r w:rsidRPr="00E573B8">
          <w:rPr>
            <w:rFonts w:ascii="Calibri" w:eastAsia="Calibri" w:hAnsi="Calibri" w:cs="Times New Roman"/>
            <w:lang w:val="en-US"/>
          </w:rPr>
          <w:t>595.</w:t>
        </w:r>
        <w:r w:rsidRPr="00E573B8">
          <w:rPr>
            <w:rFonts w:ascii="Calibri" w:eastAsia="Calibri" w:hAnsi="Calibri" w:cs="Times New Roman"/>
            <w:lang w:val="en-US"/>
          </w:rPr>
          <w:tab/>
          <w:t>i "\"I couldn't ask for a better assistant than you, [mc], grease stains and all.\""</w:t>
        </w:r>
      </w:ins>
    </w:p>
    <w:p w14:paraId="5F775EBC" w14:textId="77777777" w:rsidR="00E573B8" w:rsidRPr="00E573B8" w:rsidRDefault="00E573B8" w:rsidP="00E573B8">
      <w:pPr>
        <w:tabs>
          <w:tab w:val="left" w:pos="0"/>
        </w:tabs>
        <w:spacing w:line="600" w:lineRule="auto"/>
        <w:jc w:val="left"/>
        <w:rPr>
          <w:ins w:id="6509" w:author="UTENTE" w:date="2020-06-30T18:32:00Z"/>
          <w:rFonts w:ascii="Calibri" w:eastAsia="Calibri" w:hAnsi="Calibri" w:cs="Times New Roman"/>
          <w:lang w:val="en-US"/>
        </w:rPr>
      </w:pPr>
      <w:ins w:id="6510" w:author="UTENTE" w:date="2020-06-30T18:32:00Z">
        <w:r w:rsidRPr="00E573B8">
          <w:rPr>
            <w:rFonts w:ascii="Calibri" w:eastAsia="Calibri" w:hAnsi="Calibri" w:cs="Times New Roman"/>
            <w:lang w:val="en-US"/>
          </w:rPr>
          <w:t>596.</w:t>
        </w:r>
        <w:r w:rsidRPr="00E573B8">
          <w:rPr>
            <w:rFonts w:ascii="Calibri" w:eastAsia="Calibri" w:hAnsi="Calibri" w:cs="Times New Roman"/>
            <w:lang w:val="en-US"/>
          </w:rPr>
          <w:tab/>
          <w:t>i "\"I'm sorry… I should've explained this awhile back.\""</w:t>
        </w:r>
      </w:ins>
    </w:p>
    <w:p w14:paraId="017A4145" w14:textId="77777777" w:rsidR="00E573B8" w:rsidRPr="00E573B8" w:rsidRDefault="00E573B8" w:rsidP="00E573B8">
      <w:pPr>
        <w:tabs>
          <w:tab w:val="left" w:pos="0"/>
        </w:tabs>
        <w:spacing w:line="600" w:lineRule="auto"/>
        <w:jc w:val="left"/>
        <w:rPr>
          <w:ins w:id="6511" w:author="UTENTE" w:date="2020-06-30T18:32:00Z"/>
          <w:rFonts w:ascii="Calibri" w:eastAsia="Calibri" w:hAnsi="Calibri" w:cs="Times New Roman"/>
          <w:lang w:val="en-US"/>
        </w:rPr>
      </w:pPr>
      <w:ins w:id="6512" w:author="UTENTE" w:date="2020-06-30T18:32:00Z">
        <w:r w:rsidRPr="00E573B8">
          <w:rPr>
            <w:rFonts w:ascii="Calibri" w:eastAsia="Calibri" w:hAnsi="Calibri" w:cs="Times New Roman"/>
            <w:lang w:val="en-US"/>
          </w:rPr>
          <w:t>597.</w:t>
        </w:r>
        <w:r w:rsidRPr="00E573B8">
          <w:rPr>
            <w:rFonts w:ascii="Calibri" w:eastAsia="Calibri" w:hAnsi="Calibri" w:cs="Times New Roman"/>
            <w:lang w:val="en-US"/>
          </w:rPr>
          <w:tab/>
          <w:t>n "…I guess I shouldn't push him any further."</w:t>
        </w:r>
      </w:ins>
    </w:p>
    <w:p w14:paraId="4A26A7EB" w14:textId="77777777" w:rsidR="00E573B8" w:rsidRPr="00E573B8" w:rsidRDefault="00E573B8" w:rsidP="00E573B8">
      <w:pPr>
        <w:tabs>
          <w:tab w:val="left" w:pos="0"/>
        </w:tabs>
        <w:spacing w:line="600" w:lineRule="auto"/>
        <w:jc w:val="left"/>
        <w:rPr>
          <w:ins w:id="6513" w:author="UTENTE" w:date="2020-06-30T18:32:00Z"/>
          <w:rFonts w:ascii="Calibri" w:eastAsia="Calibri" w:hAnsi="Calibri" w:cs="Times New Roman"/>
          <w:lang w:val="en-US"/>
        </w:rPr>
      </w:pPr>
      <w:ins w:id="6514" w:author="UTENTE" w:date="2020-06-30T18:32:00Z">
        <w:r w:rsidRPr="00E573B8">
          <w:rPr>
            <w:rFonts w:ascii="Calibri" w:eastAsia="Calibri" w:hAnsi="Calibri" w:cs="Times New Roman"/>
            <w:lang w:val="en-US"/>
          </w:rPr>
          <w:t>598.</w:t>
        </w:r>
        <w:r w:rsidRPr="00E573B8">
          <w:rPr>
            <w:rFonts w:ascii="Calibri" w:eastAsia="Calibri" w:hAnsi="Calibri" w:cs="Times New Roman"/>
            <w:lang w:val="en-US"/>
          </w:rPr>
          <w:tab/>
          <w:t>n "He probably doesn't trust me enough to explain… which hurts a little, to be honest."</w:t>
        </w:r>
      </w:ins>
    </w:p>
    <w:p w14:paraId="4804B086" w14:textId="77777777" w:rsidR="00E573B8" w:rsidRPr="00E573B8" w:rsidRDefault="00E573B8" w:rsidP="00E573B8">
      <w:pPr>
        <w:tabs>
          <w:tab w:val="left" w:pos="0"/>
        </w:tabs>
        <w:spacing w:line="600" w:lineRule="auto"/>
        <w:jc w:val="left"/>
        <w:rPr>
          <w:ins w:id="6515" w:author="UTENTE" w:date="2020-06-30T18:32:00Z"/>
          <w:rFonts w:ascii="Calibri" w:eastAsia="Calibri" w:hAnsi="Calibri" w:cs="Times New Roman"/>
          <w:lang w:val="en-US"/>
        </w:rPr>
      </w:pPr>
      <w:ins w:id="6516" w:author="UTENTE" w:date="2020-06-30T18:32:00Z">
        <w:r w:rsidRPr="00E573B8">
          <w:rPr>
            <w:rFonts w:ascii="Calibri" w:eastAsia="Calibri" w:hAnsi="Calibri" w:cs="Times New Roman"/>
            <w:lang w:val="en-US"/>
          </w:rPr>
          <w:t>599.</w:t>
        </w:r>
        <w:r w:rsidRPr="00E573B8">
          <w:rPr>
            <w:rFonts w:ascii="Calibri" w:eastAsia="Calibri" w:hAnsi="Calibri" w:cs="Times New Roman"/>
            <w:lang w:val="en-US"/>
          </w:rPr>
          <w:tab/>
          <w:t>mcp "\"It's fine. You don't have to talk about it.\""</w:t>
        </w:r>
      </w:ins>
    </w:p>
    <w:p w14:paraId="76F4D4ED" w14:textId="77777777" w:rsidR="00E573B8" w:rsidRPr="00E573B8" w:rsidRDefault="00E573B8" w:rsidP="00E573B8">
      <w:pPr>
        <w:tabs>
          <w:tab w:val="left" w:pos="0"/>
        </w:tabs>
        <w:spacing w:line="600" w:lineRule="auto"/>
        <w:jc w:val="left"/>
        <w:rPr>
          <w:ins w:id="6517" w:author="UTENTE" w:date="2020-06-30T18:32:00Z"/>
          <w:rFonts w:ascii="Calibri" w:eastAsia="Calibri" w:hAnsi="Calibri" w:cs="Times New Roman"/>
          <w:lang w:val="en-US"/>
        </w:rPr>
      </w:pPr>
      <w:ins w:id="6518" w:author="UTENTE" w:date="2020-06-30T18:32:00Z">
        <w:r w:rsidRPr="00E573B8">
          <w:rPr>
            <w:rFonts w:ascii="Calibri" w:eastAsia="Calibri" w:hAnsi="Calibri" w:cs="Times New Roman"/>
            <w:lang w:val="en-US"/>
          </w:rPr>
          <w:t>600.</w:t>
        </w:r>
        <w:r w:rsidRPr="00E573B8">
          <w:rPr>
            <w:rFonts w:ascii="Calibri" w:eastAsia="Calibri" w:hAnsi="Calibri" w:cs="Times New Roman"/>
            <w:lang w:val="en-US"/>
          </w:rPr>
          <w:tab/>
          <w:t>n "I mumble under my breath, giving my best attempt at an uncaring shrug."</w:t>
        </w:r>
      </w:ins>
    </w:p>
    <w:p w14:paraId="2999768B" w14:textId="77777777" w:rsidR="00E573B8" w:rsidRPr="00E573B8" w:rsidRDefault="00E573B8" w:rsidP="00E573B8">
      <w:pPr>
        <w:tabs>
          <w:tab w:val="left" w:pos="0"/>
        </w:tabs>
        <w:spacing w:line="600" w:lineRule="auto"/>
        <w:jc w:val="left"/>
        <w:rPr>
          <w:ins w:id="6519" w:author="UTENTE" w:date="2020-06-30T18:32:00Z"/>
          <w:rFonts w:ascii="Calibri" w:eastAsia="Calibri" w:hAnsi="Calibri" w:cs="Times New Roman"/>
          <w:lang w:val="en-US"/>
        </w:rPr>
      </w:pPr>
      <w:ins w:id="6520" w:author="UTENTE" w:date="2020-06-30T18:32:00Z">
        <w:r w:rsidRPr="00E573B8">
          <w:rPr>
            <w:rFonts w:ascii="Calibri" w:eastAsia="Calibri" w:hAnsi="Calibri" w:cs="Times New Roman"/>
            <w:lang w:val="en-US"/>
          </w:rPr>
          <w:t>601.</w:t>
        </w:r>
        <w:r w:rsidRPr="00E573B8">
          <w:rPr>
            <w:rFonts w:ascii="Calibri" w:eastAsia="Calibri" w:hAnsi="Calibri" w:cs="Times New Roman"/>
            <w:lang w:val="en-US"/>
          </w:rPr>
          <w:tab/>
          <w:t>n "–But Isaac shakes his head."</w:t>
        </w:r>
      </w:ins>
    </w:p>
    <w:p w14:paraId="7F658271" w14:textId="77777777" w:rsidR="00E573B8" w:rsidRPr="00E573B8" w:rsidRDefault="00E573B8" w:rsidP="00E573B8">
      <w:pPr>
        <w:tabs>
          <w:tab w:val="left" w:pos="0"/>
        </w:tabs>
        <w:spacing w:line="600" w:lineRule="auto"/>
        <w:jc w:val="left"/>
        <w:rPr>
          <w:ins w:id="6521" w:author="UTENTE" w:date="2020-06-30T18:32:00Z"/>
          <w:rFonts w:ascii="Calibri" w:eastAsia="Calibri" w:hAnsi="Calibri" w:cs="Times New Roman"/>
          <w:lang w:val="en-US"/>
          <w:rPrChange w:id="6522" w:author="UTENTE" w:date="2020-06-30T18:32:00Z">
            <w:rPr>
              <w:ins w:id="6523" w:author="UTENTE" w:date="2020-06-30T18:32:00Z"/>
              <w:rFonts w:ascii="Calibri" w:eastAsia="Calibri" w:hAnsi="Calibri" w:cs="Times New Roman"/>
            </w:rPr>
          </w:rPrChange>
        </w:rPr>
      </w:pPr>
      <w:ins w:id="6524" w:author="UTENTE" w:date="2020-06-30T18:32:00Z">
        <w:r w:rsidRPr="00E573B8">
          <w:rPr>
            <w:rFonts w:ascii="Calibri" w:eastAsia="Calibri" w:hAnsi="Calibri" w:cs="Times New Roman"/>
            <w:lang w:val="en-US"/>
          </w:rPr>
          <w:t>602.</w:t>
        </w:r>
        <w:r w:rsidRPr="00E573B8">
          <w:rPr>
            <w:rFonts w:ascii="Calibri" w:eastAsia="Calibri" w:hAnsi="Calibri" w:cs="Times New Roman"/>
            <w:lang w:val="en-US"/>
          </w:rPr>
          <w:tab/>
          <w:t xml:space="preserve">i "\"No, I should tell you. </w:t>
        </w:r>
        <w:r w:rsidRPr="00E573B8">
          <w:rPr>
            <w:rFonts w:ascii="Calibri" w:eastAsia="Calibri" w:hAnsi="Calibri" w:cs="Times New Roman"/>
            <w:lang w:val="en-US"/>
            <w:rPrChange w:id="6525" w:author="UTENTE" w:date="2020-06-30T18:32:00Z">
              <w:rPr>
                <w:rFonts w:ascii="Calibri" w:eastAsia="Calibri" w:hAnsi="Calibri" w:cs="Times New Roman"/>
              </w:rPr>
            </w:rPrChange>
          </w:rPr>
          <w:t>You deserve to know.\""</w:t>
        </w:r>
      </w:ins>
    </w:p>
    <w:p w14:paraId="744A21FB" w14:textId="77777777" w:rsidR="00E573B8" w:rsidRPr="00E573B8" w:rsidRDefault="00E573B8" w:rsidP="00E573B8">
      <w:pPr>
        <w:tabs>
          <w:tab w:val="left" w:pos="0"/>
        </w:tabs>
        <w:spacing w:line="600" w:lineRule="auto"/>
        <w:jc w:val="left"/>
        <w:rPr>
          <w:ins w:id="6526" w:author="UTENTE" w:date="2020-06-30T18:32:00Z"/>
          <w:rFonts w:ascii="Calibri" w:eastAsia="Calibri" w:hAnsi="Calibri" w:cs="Times New Roman"/>
          <w:lang w:val="en-US"/>
        </w:rPr>
      </w:pPr>
      <w:ins w:id="6527" w:author="UTENTE" w:date="2020-06-30T18:32:00Z">
        <w:r w:rsidRPr="00E573B8">
          <w:rPr>
            <w:rFonts w:ascii="Calibri" w:eastAsia="Calibri" w:hAnsi="Calibri" w:cs="Times New Roman"/>
            <w:lang w:val="en-US"/>
          </w:rPr>
          <w:t>603.</w:t>
        </w:r>
        <w:r w:rsidRPr="00E573B8">
          <w:rPr>
            <w:rFonts w:ascii="Calibri" w:eastAsia="Calibri" w:hAnsi="Calibri" w:cs="Times New Roman"/>
            <w:lang w:val="en-US"/>
          </w:rPr>
          <w:tab/>
          <w:t>n "He sighs, pushing up his glasses, clearly a little uncomfortable." </w:t>
        </w:r>
        <w:r w:rsidRPr="00E573B8">
          <w:rPr>
            <w:rFonts w:ascii="Calibri" w:eastAsia="Calibri" w:hAnsi="Calibri" w:cs="Times New Roman"/>
            <w:lang w:val="en-US"/>
          </w:rPr>
          <w:br w:type="page"/>
        </w:r>
      </w:ins>
    </w:p>
    <w:p w14:paraId="5B06A0FA" w14:textId="77777777" w:rsidR="00E573B8" w:rsidRPr="00E573B8" w:rsidRDefault="00E573B8" w:rsidP="00E573B8">
      <w:pPr>
        <w:tabs>
          <w:tab w:val="left" w:pos="0"/>
        </w:tabs>
        <w:spacing w:line="600" w:lineRule="auto"/>
        <w:jc w:val="left"/>
        <w:rPr>
          <w:ins w:id="6528" w:author="UTENTE" w:date="2020-06-30T18:32:00Z"/>
          <w:rFonts w:ascii="Calibri" w:eastAsia="Calibri" w:hAnsi="Calibri" w:cs="Times New Roman"/>
        </w:rPr>
      </w:pPr>
      <w:ins w:id="6529" w:author="UTENTE" w:date="2020-06-30T18:32:00Z">
        <w:r w:rsidRPr="00E573B8">
          <w:rPr>
            <w:rFonts w:ascii="Calibri" w:eastAsia="Calibri" w:hAnsi="Calibri" w:cs="Times New Roman"/>
          </w:rPr>
          <w:lastRenderedPageBreak/>
          <w:t>589.</w:t>
        </w:r>
        <w:r w:rsidRPr="00E573B8">
          <w:rPr>
            <w:rFonts w:ascii="Calibri" w:eastAsia="Calibri" w:hAnsi="Calibri" w:cs="Times New Roman"/>
          </w:rPr>
          <w:tab/>
          <w:t>mcp "\"Giusto, Isaac?\""</w:t>
        </w:r>
      </w:ins>
    </w:p>
    <w:p w14:paraId="285A8E55" w14:textId="77777777" w:rsidR="00E573B8" w:rsidRPr="00E573B8" w:rsidRDefault="00E573B8" w:rsidP="00E573B8">
      <w:pPr>
        <w:tabs>
          <w:tab w:val="left" w:pos="0"/>
        </w:tabs>
        <w:spacing w:line="600" w:lineRule="auto"/>
        <w:jc w:val="left"/>
        <w:rPr>
          <w:ins w:id="6530" w:author="UTENTE" w:date="2020-06-30T18:32:00Z"/>
          <w:rFonts w:ascii="Calibri" w:eastAsia="Calibri" w:hAnsi="Calibri" w:cs="Times New Roman"/>
        </w:rPr>
      </w:pPr>
      <w:ins w:id="6531" w:author="UTENTE" w:date="2020-06-30T18:32:00Z">
        <w:r w:rsidRPr="00E573B8">
          <w:rPr>
            <w:rFonts w:ascii="Calibri" w:eastAsia="Calibri" w:hAnsi="Calibri" w:cs="Times New Roman"/>
          </w:rPr>
          <w:t>590.</w:t>
        </w:r>
        <w:r w:rsidRPr="00E573B8">
          <w:rPr>
            <w:rFonts w:ascii="Calibri" w:eastAsia="Calibri" w:hAnsi="Calibri" w:cs="Times New Roman"/>
          </w:rPr>
          <w:tab/>
          <w:t>i "\"…\""</w:t>
        </w:r>
      </w:ins>
    </w:p>
    <w:p w14:paraId="351321DB" w14:textId="77777777" w:rsidR="00E573B8" w:rsidRPr="00E573B8" w:rsidRDefault="00E573B8" w:rsidP="00E573B8">
      <w:pPr>
        <w:tabs>
          <w:tab w:val="left" w:pos="0"/>
        </w:tabs>
        <w:spacing w:line="600" w:lineRule="auto"/>
        <w:jc w:val="left"/>
        <w:rPr>
          <w:ins w:id="6532" w:author="UTENTE" w:date="2020-06-30T18:32:00Z"/>
          <w:rFonts w:ascii="Calibri" w:eastAsia="Calibri" w:hAnsi="Calibri" w:cs="Times New Roman"/>
        </w:rPr>
      </w:pPr>
      <w:ins w:id="6533" w:author="UTENTE" w:date="2020-06-30T18:32:00Z">
        <w:r w:rsidRPr="00E573B8">
          <w:rPr>
            <w:rFonts w:ascii="Calibri" w:eastAsia="Calibri" w:hAnsi="Calibri" w:cs="Times New Roman"/>
          </w:rPr>
          <w:t>591.</w:t>
        </w:r>
        <w:r w:rsidRPr="00E573B8">
          <w:rPr>
            <w:rFonts w:ascii="Calibri" w:eastAsia="Calibri" w:hAnsi="Calibri" w:cs="Times New Roman"/>
          </w:rPr>
          <w:tab/>
          <w:t>n "Per un secondo appare completamente atterrito. Avrei riso della cosa in altre circostanze, ma l'atmosfera è troppo tesa al momento."</w:t>
        </w:r>
      </w:ins>
    </w:p>
    <w:p w14:paraId="3A069345" w14:textId="77777777" w:rsidR="00E573B8" w:rsidRPr="00E573B8" w:rsidRDefault="00E573B8" w:rsidP="00E573B8">
      <w:pPr>
        <w:tabs>
          <w:tab w:val="left" w:pos="0"/>
        </w:tabs>
        <w:spacing w:line="600" w:lineRule="auto"/>
        <w:jc w:val="left"/>
        <w:rPr>
          <w:ins w:id="6534" w:author="UTENTE" w:date="2020-06-30T18:32:00Z"/>
          <w:rFonts w:ascii="Calibri" w:eastAsia="Calibri" w:hAnsi="Calibri" w:cs="Times New Roman"/>
        </w:rPr>
      </w:pPr>
      <w:ins w:id="6535" w:author="UTENTE" w:date="2020-06-30T18:32:00Z">
        <w:r w:rsidRPr="00E573B8">
          <w:rPr>
            <w:rFonts w:ascii="Calibri" w:eastAsia="Calibri" w:hAnsi="Calibri" w:cs="Times New Roman"/>
          </w:rPr>
          <w:t>592.</w:t>
        </w:r>
        <w:r w:rsidRPr="00E573B8">
          <w:rPr>
            <w:rFonts w:ascii="Calibri" w:eastAsia="Calibri" w:hAnsi="Calibri" w:cs="Times New Roman"/>
          </w:rPr>
          <w:tab/>
          <w:t>n "Alla fine, il suo sguardo si addolcisce, e mi rivolge un sorriso grato."</w:t>
        </w:r>
      </w:ins>
    </w:p>
    <w:p w14:paraId="294C8733" w14:textId="77777777" w:rsidR="00E573B8" w:rsidRPr="00E573B8" w:rsidRDefault="00E573B8" w:rsidP="00E573B8">
      <w:pPr>
        <w:tabs>
          <w:tab w:val="left" w:pos="0"/>
        </w:tabs>
        <w:spacing w:line="600" w:lineRule="auto"/>
        <w:jc w:val="left"/>
        <w:rPr>
          <w:ins w:id="6536" w:author="UTENTE" w:date="2020-06-30T18:32:00Z"/>
          <w:rFonts w:ascii="Calibri" w:eastAsia="Calibri" w:hAnsi="Calibri" w:cs="Times New Roman"/>
        </w:rPr>
      </w:pPr>
      <w:ins w:id="6537" w:author="UTENTE" w:date="2020-06-30T18:32:00Z">
        <w:r w:rsidRPr="00E573B8">
          <w:rPr>
            <w:rFonts w:ascii="Calibri" w:eastAsia="Calibri" w:hAnsi="Calibri" w:cs="Times New Roman"/>
          </w:rPr>
          <w:t>593.</w:t>
        </w:r>
        <w:r w:rsidRPr="00E573B8">
          <w:rPr>
            <w:rFonts w:ascii="Calibri" w:eastAsia="Calibri" w:hAnsi="Calibri" w:cs="Times New Roman"/>
          </w:rPr>
          <w:tab/>
          <w:t>i "\"E così l'allievo ha superato il maestro.\""</w:t>
        </w:r>
      </w:ins>
    </w:p>
    <w:p w14:paraId="77EB6DCA" w14:textId="77777777" w:rsidR="00E573B8" w:rsidRPr="00E573B8" w:rsidRDefault="00E573B8" w:rsidP="00E573B8">
      <w:pPr>
        <w:tabs>
          <w:tab w:val="left" w:pos="0"/>
        </w:tabs>
        <w:spacing w:line="600" w:lineRule="auto"/>
        <w:jc w:val="left"/>
        <w:rPr>
          <w:ins w:id="6538" w:author="UTENTE" w:date="2020-06-30T18:32:00Z"/>
          <w:rFonts w:ascii="Calibri" w:eastAsia="Calibri" w:hAnsi="Calibri" w:cs="Times New Roman"/>
        </w:rPr>
      </w:pPr>
      <w:ins w:id="6539" w:author="UTENTE" w:date="2020-06-30T18:32:00Z">
        <w:r w:rsidRPr="00E573B8">
          <w:rPr>
            <w:rFonts w:ascii="Calibri" w:eastAsia="Calibri" w:hAnsi="Calibri" w:cs="Times New Roman"/>
          </w:rPr>
          <w:t>594.</w:t>
        </w:r>
        <w:r w:rsidRPr="00E573B8">
          <w:rPr>
            <w:rFonts w:ascii="Calibri" w:eastAsia="Calibri" w:hAnsi="Calibri" w:cs="Times New Roman"/>
          </w:rPr>
          <w:tab/>
          <w:t>n "Il suo braccio mi cinge forte la vita, e mi lascio un po' andare al confortevole calore del suo abbraccio."</w:t>
        </w:r>
      </w:ins>
    </w:p>
    <w:p w14:paraId="1DDFDC6A" w14:textId="77777777" w:rsidR="00E573B8" w:rsidRPr="00E573B8" w:rsidRDefault="00E573B8" w:rsidP="00E573B8">
      <w:pPr>
        <w:tabs>
          <w:tab w:val="left" w:pos="0"/>
        </w:tabs>
        <w:spacing w:line="600" w:lineRule="auto"/>
        <w:jc w:val="left"/>
        <w:rPr>
          <w:ins w:id="6540" w:author="UTENTE" w:date="2020-06-30T18:32:00Z"/>
          <w:rFonts w:ascii="Calibri" w:eastAsia="Calibri" w:hAnsi="Calibri" w:cs="Times New Roman"/>
        </w:rPr>
      </w:pPr>
      <w:ins w:id="6541" w:author="UTENTE" w:date="2020-06-30T18:32:00Z">
        <w:r w:rsidRPr="00E573B8">
          <w:rPr>
            <w:rFonts w:ascii="Calibri" w:eastAsia="Calibri" w:hAnsi="Calibri" w:cs="Times New Roman"/>
          </w:rPr>
          <w:t>595.</w:t>
        </w:r>
        <w:r w:rsidRPr="00E573B8">
          <w:rPr>
            <w:rFonts w:ascii="Calibri" w:eastAsia="Calibri" w:hAnsi="Calibri" w:cs="Times New Roman"/>
          </w:rPr>
          <w:tab/>
          <w:t>i "Non potrei chiedere un assistente migliore di te, [mc], macchie di un unto e tutto il resto.\""</w:t>
        </w:r>
      </w:ins>
    </w:p>
    <w:p w14:paraId="30179611" w14:textId="77777777" w:rsidR="00E573B8" w:rsidRPr="00E573B8" w:rsidRDefault="00E573B8" w:rsidP="00E573B8">
      <w:pPr>
        <w:tabs>
          <w:tab w:val="left" w:pos="0"/>
        </w:tabs>
        <w:spacing w:line="600" w:lineRule="auto"/>
        <w:jc w:val="left"/>
        <w:rPr>
          <w:ins w:id="6542" w:author="UTENTE" w:date="2020-06-30T18:32:00Z"/>
          <w:rFonts w:ascii="Calibri" w:eastAsia="Calibri" w:hAnsi="Calibri" w:cs="Times New Roman"/>
        </w:rPr>
      </w:pPr>
      <w:ins w:id="6543" w:author="UTENTE" w:date="2020-06-30T18:32:00Z">
        <w:r w:rsidRPr="00E573B8">
          <w:rPr>
            <w:rFonts w:ascii="Calibri" w:eastAsia="Calibri" w:hAnsi="Calibri" w:cs="Times New Roman"/>
          </w:rPr>
          <w:t>596.</w:t>
        </w:r>
        <w:r w:rsidRPr="00E573B8">
          <w:rPr>
            <w:rFonts w:ascii="Calibri" w:eastAsia="Calibri" w:hAnsi="Calibri" w:cs="Times New Roman"/>
          </w:rPr>
          <w:tab/>
          <w:t>i "\"Mi dispiace… Avrei dovuto spiegartelo prima.\""</w:t>
        </w:r>
      </w:ins>
    </w:p>
    <w:p w14:paraId="13E4CF90" w14:textId="77777777" w:rsidR="00E573B8" w:rsidRPr="00E573B8" w:rsidRDefault="00E573B8" w:rsidP="00E573B8">
      <w:pPr>
        <w:tabs>
          <w:tab w:val="left" w:pos="0"/>
        </w:tabs>
        <w:spacing w:line="600" w:lineRule="auto"/>
        <w:jc w:val="left"/>
        <w:rPr>
          <w:ins w:id="6544" w:author="UTENTE" w:date="2020-06-30T18:32:00Z"/>
          <w:rFonts w:ascii="Calibri" w:eastAsia="Calibri" w:hAnsi="Calibri" w:cs="Times New Roman"/>
        </w:rPr>
      </w:pPr>
      <w:ins w:id="6545" w:author="UTENTE" w:date="2020-06-30T18:32:00Z">
        <w:r w:rsidRPr="00E573B8">
          <w:rPr>
            <w:rFonts w:ascii="Calibri" w:eastAsia="Calibri" w:hAnsi="Calibri" w:cs="Times New Roman"/>
          </w:rPr>
          <w:t>597.</w:t>
        </w:r>
        <w:r w:rsidRPr="00E573B8">
          <w:rPr>
            <w:rFonts w:ascii="Calibri" w:eastAsia="Calibri" w:hAnsi="Calibri" w:cs="Times New Roman"/>
          </w:rPr>
          <w:tab/>
          <w:t>n "…Non è il caso di forzarlo ulteriormente."</w:t>
        </w:r>
      </w:ins>
    </w:p>
    <w:p w14:paraId="4BFB826E" w14:textId="77777777" w:rsidR="00E573B8" w:rsidRPr="00E573B8" w:rsidRDefault="00E573B8" w:rsidP="00E573B8">
      <w:pPr>
        <w:tabs>
          <w:tab w:val="left" w:pos="0"/>
        </w:tabs>
        <w:spacing w:line="600" w:lineRule="auto"/>
        <w:jc w:val="left"/>
        <w:rPr>
          <w:ins w:id="6546" w:author="UTENTE" w:date="2020-06-30T18:32:00Z"/>
          <w:rFonts w:ascii="Calibri" w:eastAsia="Calibri" w:hAnsi="Calibri" w:cs="Times New Roman"/>
        </w:rPr>
      </w:pPr>
      <w:ins w:id="6547" w:author="UTENTE" w:date="2020-06-30T18:32:00Z">
        <w:r w:rsidRPr="00E573B8">
          <w:rPr>
            <w:rFonts w:ascii="Calibri" w:eastAsia="Calibri" w:hAnsi="Calibri" w:cs="Times New Roman"/>
          </w:rPr>
          <w:t>598.</w:t>
        </w:r>
        <w:r w:rsidRPr="00E573B8">
          <w:rPr>
            <w:rFonts w:ascii="Calibri" w:eastAsia="Calibri" w:hAnsi="Calibri" w:cs="Times New Roman"/>
          </w:rPr>
          <w:tab/>
          <w:t>n "Probabilmente non si fida abbastanza da dirmelo… la cosa mi fa un po' male, se devo essere sincero."</w:t>
        </w:r>
      </w:ins>
    </w:p>
    <w:p w14:paraId="0AC79BDE" w14:textId="77777777" w:rsidR="00E573B8" w:rsidRPr="00E573B8" w:rsidRDefault="00E573B8" w:rsidP="00E573B8">
      <w:pPr>
        <w:tabs>
          <w:tab w:val="left" w:pos="0"/>
        </w:tabs>
        <w:spacing w:line="600" w:lineRule="auto"/>
        <w:jc w:val="left"/>
        <w:rPr>
          <w:ins w:id="6548" w:author="UTENTE" w:date="2020-06-30T18:32:00Z"/>
          <w:rFonts w:ascii="Calibri" w:eastAsia="Calibri" w:hAnsi="Calibri" w:cs="Times New Roman"/>
        </w:rPr>
      </w:pPr>
      <w:ins w:id="6549" w:author="UTENTE" w:date="2020-06-30T18:32:00Z">
        <w:r w:rsidRPr="00E573B8">
          <w:rPr>
            <w:rFonts w:ascii="Calibri" w:eastAsia="Calibri" w:hAnsi="Calibri" w:cs="Times New Roman"/>
          </w:rPr>
          <w:t>599.</w:t>
        </w:r>
        <w:r w:rsidRPr="00E573B8">
          <w:rPr>
            <w:rFonts w:ascii="Calibri" w:eastAsia="Calibri" w:hAnsi="Calibri" w:cs="Times New Roman"/>
          </w:rPr>
          <w:tab/>
          <w:t>mcp "\"Tranquillo, non devi parlarmene se non vuoi.\""</w:t>
        </w:r>
      </w:ins>
    </w:p>
    <w:p w14:paraId="26B34853" w14:textId="77777777" w:rsidR="00E573B8" w:rsidRPr="00E573B8" w:rsidRDefault="00E573B8" w:rsidP="00E573B8">
      <w:pPr>
        <w:tabs>
          <w:tab w:val="left" w:pos="0"/>
        </w:tabs>
        <w:spacing w:line="600" w:lineRule="auto"/>
        <w:jc w:val="left"/>
        <w:rPr>
          <w:ins w:id="6550" w:author="UTENTE" w:date="2020-06-30T18:32:00Z"/>
          <w:rFonts w:ascii="Calibri" w:eastAsia="Calibri" w:hAnsi="Calibri" w:cs="Times New Roman"/>
        </w:rPr>
      </w:pPr>
      <w:ins w:id="6551" w:author="UTENTE" w:date="2020-06-30T18:32:00Z">
        <w:r w:rsidRPr="00E573B8">
          <w:rPr>
            <w:rFonts w:ascii="Calibri" w:eastAsia="Calibri" w:hAnsi="Calibri" w:cs="Times New Roman"/>
          </w:rPr>
          <w:t>600.</w:t>
        </w:r>
        <w:r w:rsidRPr="00E573B8">
          <w:rPr>
            <w:rFonts w:ascii="Calibri" w:eastAsia="Calibri" w:hAnsi="Calibri" w:cs="Times New Roman"/>
          </w:rPr>
          <w:tab/>
          <w:t>n "Mormoro a bassa voce, facendo del mio meglio per fare spallucce e mostrare disinteresse."</w:t>
        </w:r>
      </w:ins>
    </w:p>
    <w:p w14:paraId="46EA663A" w14:textId="77777777" w:rsidR="00E573B8" w:rsidRPr="00E573B8" w:rsidRDefault="00E573B8" w:rsidP="00E573B8">
      <w:pPr>
        <w:tabs>
          <w:tab w:val="left" w:pos="0"/>
        </w:tabs>
        <w:spacing w:line="600" w:lineRule="auto"/>
        <w:jc w:val="left"/>
        <w:rPr>
          <w:ins w:id="6552" w:author="UTENTE" w:date="2020-06-30T18:32:00Z"/>
          <w:rFonts w:ascii="Calibri" w:eastAsia="Calibri" w:hAnsi="Calibri" w:cs="Times New Roman"/>
        </w:rPr>
      </w:pPr>
      <w:ins w:id="6553" w:author="UTENTE" w:date="2020-06-30T18:32:00Z">
        <w:r w:rsidRPr="00E573B8">
          <w:rPr>
            <w:rFonts w:ascii="Calibri" w:eastAsia="Calibri" w:hAnsi="Calibri" w:cs="Times New Roman"/>
          </w:rPr>
          <w:t>601.</w:t>
        </w:r>
        <w:r w:rsidRPr="00E573B8">
          <w:rPr>
            <w:rFonts w:ascii="Calibri" w:eastAsia="Calibri" w:hAnsi="Calibri" w:cs="Times New Roman"/>
          </w:rPr>
          <w:tab/>
          <w:t>n "-Ma Isaac scuote la testa."</w:t>
        </w:r>
      </w:ins>
    </w:p>
    <w:p w14:paraId="2960A340" w14:textId="77777777" w:rsidR="00E573B8" w:rsidRPr="00E573B8" w:rsidRDefault="00E573B8" w:rsidP="00E573B8">
      <w:pPr>
        <w:tabs>
          <w:tab w:val="left" w:pos="0"/>
        </w:tabs>
        <w:spacing w:line="600" w:lineRule="auto"/>
        <w:jc w:val="left"/>
        <w:rPr>
          <w:ins w:id="6554" w:author="UTENTE" w:date="2020-06-30T18:32:00Z"/>
          <w:rFonts w:ascii="Calibri" w:eastAsia="Calibri" w:hAnsi="Calibri" w:cs="Times New Roman"/>
        </w:rPr>
      </w:pPr>
      <w:ins w:id="6555" w:author="UTENTE" w:date="2020-06-30T18:32:00Z">
        <w:r w:rsidRPr="00E573B8">
          <w:rPr>
            <w:rFonts w:ascii="Calibri" w:eastAsia="Calibri" w:hAnsi="Calibri" w:cs="Times New Roman"/>
          </w:rPr>
          <w:t>602.</w:t>
        </w:r>
        <w:r w:rsidRPr="00E573B8">
          <w:rPr>
            <w:rFonts w:ascii="Calibri" w:eastAsia="Calibri" w:hAnsi="Calibri" w:cs="Times New Roman"/>
          </w:rPr>
          <w:tab/>
          <w:t>i "\"No, dovrei dirtelo. Hai diritto di sapere.\""</w:t>
        </w:r>
      </w:ins>
    </w:p>
    <w:p w14:paraId="7B63A277" w14:textId="77777777" w:rsidR="00E573B8" w:rsidRPr="00E573B8" w:rsidRDefault="00E573B8" w:rsidP="00E573B8">
      <w:pPr>
        <w:tabs>
          <w:tab w:val="left" w:pos="0"/>
        </w:tabs>
        <w:spacing w:line="600" w:lineRule="auto"/>
        <w:jc w:val="left"/>
        <w:rPr>
          <w:ins w:id="6556" w:author="UTENTE" w:date="2020-06-30T18:32:00Z"/>
          <w:rFonts w:ascii="Calibri" w:eastAsia="Calibri" w:hAnsi="Calibri" w:cs="Times New Roman"/>
        </w:rPr>
      </w:pPr>
      <w:ins w:id="6557" w:author="UTENTE" w:date="2020-06-30T18:32:00Z">
        <w:r w:rsidRPr="00E573B8">
          <w:rPr>
            <w:rFonts w:ascii="Calibri" w:eastAsia="Calibri" w:hAnsi="Calibri" w:cs="Times New Roman"/>
          </w:rPr>
          <w:t>603.</w:t>
        </w:r>
        <w:r w:rsidRPr="00E573B8">
          <w:rPr>
            <w:rFonts w:ascii="Calibri" w:eastAsia="Calibri" w:hAnsi="Calibri" w:cs="Times New Roman"/>
          </w:rPr>
          <w:tab/>
          <w:t>n "Sospira, aggiustandosi gli occhiali, chiaramente non a suo agio."</w:t>
        </w:r>
        <w:r w:rsidRPr="00E573B8">
          <w:rPr>
            <w:rFonts w:ascii="Calibri" w:eastAsia="Calibri" w:hAnsi="Calibri" w:cs="Times New Roman"/>
          </w:rPr>
          <w:br w:type="page"/>
        </w:r>
      </w:ins>
    </w:p>
    <w:p w14:paraId="385CB5BA" w14:textId="77777777" w:rsidR="00E573B8" w:rsidRPr="00E573B8" w:rsidRDefault="00E573B8" w:rsidP="00E573B8">
      <w:pPr>
        <w:tabs>
          <w:tab w:val="left" w:pos="0"/>
        </w:tabs>
        <w:spacing w:line="600" w:lineRule="auto"/>
        <w:jc w:val="left"/>
        <w:rPr>
          <w:ins w:id="6558" w:author="UTENTE" w:date="2020-06-30T18:32:00Z"/>
          <w:rFonts w:ascii="Calibri" w:eastAsia="Calibri" w:hAnsi="Calibri" w:cs="Times New Roman"/>
          <w:lang w:val="en-US"/>
        </w:rPr>
      </w:pPr>
      <w:ins w:id="6559" w:author="UTENTE" w:date="2020-06-30T18:32:00Z">
        <w:r w:rsidRPr="00E573B8">
          <w:rPr>
            <w:rFonts w:ascii="Calibri" w:eastAsia="Calibri" w:hAnsi="Calibri" w:cs="Times New Roman"/>
            <w:lang w:val="en-US"/>
          </w:rPr>
          <w:lastRenderedPageBreak/>
          <w:t>604.</w:t>
        </w:r>
        <w:r w:rsidRPr="00E573B8">
          <w:rPr>
            <w:rFonts w:ascii="Calibri" w:eastAsia="Calibri" w:hAnsi="Calibri" w:cs="Times New Roman"/>
            <w:lang w:val="en-US"/>
          </w:rPr>
          <w:tab/>
          <w:t>i "\"It's… a difficult thing to say, but…\""</w:t>
        </w:r>
      </w:ins>
    </w:p>
    <w:p w14:paraId="57B47C35" w14:textId="77777777" w:rsidR="00E573B8" w:rsidRPr="00E573B8" w:rsidRDefault="00E573B8" w:rsidP="00E573B8">
      <w:pPr>
        <w:tabs>
          <w:tab w:val="left" w:pos="0"/>
        </w:tabs>
        <w:spacing w:line="600" w:lineRule="auto"/>
        <w:jc w:val="left"/>
        <w:rPr>
          <w:ins w:id="6560" w:author="UTENTE" w:date="2020-06-30T18:32:00Z"/>
          <w:rFonts w:ascii="Calibri" w:eastAsia="Calibri" w:hAnsi="Calibri" w:cs="Times New Roman"/>
          <w:lang w:val="en-US"/>
        </w:rPr>
      </w:pPr>
      <w:ins w:id="6561" w:author="UTENTE" w:date="2020-06-30T18:32:00Z">
        <w:r w:rsidRPr="00E573B8">
          <w:rPr>
            <w:rFonts w:ascii="Calibri" w:eastAsia="Calibri" w:hAnsi="Calibri" w:cs="Times New Roman"/>
            <w:lang w:val="en-US"/>
          </w:rPr>
          <w:t>605.</w:t>
        </w:r>
        <w:r w:rsidRPr="00E573B8">
          <w:rPr>
            <w:rFonts w:ascii="Calibri" w:eastAsia="Calibri" w:hAnsi="Calibri" w:cs="Times New Roman"/>
            <w:lang w:val="en-US"/>
          </w:rPr>
          <w:tab/>
          <w:t>i "\"Bishop is my master – the one who gives me his blood every month.\""</w:t>
        </w:r>
      </w:ins>
    </w:p>
    <w:p w14:paraId="420DDCB6" w14:textId="77777777" w:rsidR="00E573B8" w:rsidRPr="00E573B8" w:rsidRDefault="00E573B8" w:rsidP="00E573B8">
      <w:pPr>
        <w:tabs>
          <w:tab w:val="left" w:pos="0"/>
        </w:tabs>
        <w:spacing w:line="600" w:lineRule="auto"/>
        <w:jc w:val="left"/>
        <w:rPr>
          <w:ins w:id="6562" w:author="UTENTE" w:date="2020-06-30T18:32:00Z"/>
          <w:rFonts w:ascii="Calibri" w:eastAsia="Calibri" w:hAnsi="Calibri" w:cs="Times New Roman"/>
          <w:lang w:val="en-US"/>
        </w:rPr>
      </w:pPr>
      <w:ins w:id="6563" w:author="UTENTE" w:date="2020-06-30T18:32:00Z">
        <w:r w:rsidRPr="00E573B8">
          <w:rPr>
            <w:rFonts w:ascii="Calibri" w:eastAsia="Calibri" w:hAnsi="Calibri" w:cs="Times New Roman"/>
            <w:lang w:val="en-US"/>
          </w:rPr>
          <w:t>606.</w:t>
        </w:r>
        <w:r w:rsidRPr="00E573B8">
          <w:rPr>
            <w:rFonts w:ascii="Calibri" w:eastAsia="Calibri" w:hAnsi="Calibri" w:cs="Times New Roman"/>
            <w:lang w:val="en-US"/>
          </w:rPr>
          <w:tab/>
          <w:t>mcp "\"…\""</w:t>
        </w:r>
      </w:ins>
    </w:p>
    <w:p w14:paraId="28D91BB1" w14:textId="77777777" w:rsidR="00E573B8" w:rsidRPr="00E573B8" w:rsidRDefault="00E573B8" w:rsidP="00E573B8">
      <w:pPr>
        <w:tabs>
          <w:tab w:val="left" w:pos="0"/>
        </w:tabs>
        <w:spacing w:line="600" w:lineRule="auto"/>
        <w:jc w:val="left"/>
        <w:rPr>
          <w:ins w:id="6564" w:author="UTENTE" w:date="2020-06-30T18:32:00Z"/>
          <w:rFonts w:ascii="Calibri" w:eastAsia="Calibri" w:hAnsi="Calibri" w:cs="Times New Roman"/>
          <w:lang w:val="en-US"/>
        </w:rPr>
      </w:pPr>
      <w:ins w:id="6565" w:author="UTENTE" w:date="2020-06-30T18:32:00Z">
        <w:r w:rsidRPr="00E573B8">
          <w:rPr>
            <w:rFonts w:ascii="Calibri" w:eastAsia="Calibri" w:hAnsi="Calibri" w:cs="Times New Roman"/>
            <w:lang w:val="en-US"/>
          </w:rPr>
          <w:t>607.</w:t>
        </w:r>
        <w:r w:rsidRPr="00E573B8">
          <w:rPr>
            <w:rFonts w:ascii="Calibri" w:eastAsia="Calibri" w:hAnsi="Calibri" w:cs="Times New Roman"/>
            <w:lang w:val="en-US"/>
          </w:rPr>
          <w:tab/>
          <w:t>n "Did I hear him right?"</w:t>
        </w:r>
      </w:ins>
    </w:p>
    <w:p w14:paraId="2C082C85" w14:textId="77777777" w:rsidR="00E573B8" w:rsidRPr="00E573B8" w:rsidRDefault="00E573B8" w:rsidP="00E573B8">
      <w:pPr>
        <w:tabs>
          <w:tab w:val="left" w:pos="0"/>
        </w:tabs>
        <w:spacing w:line="600" w:lineRule="auto"/>
        <w:jc w:val="left"/>
        <w:rPr>
          <w:ins w:id="6566" w:author="UTENTE" w:date="2020-06-30T18:32:00Z"/>
          <w:rFonts w:ascii="Calibri" w:eastAsia="Calibri" w:hAnsi="Calibri" w:cs="Times New Roman"/>
          <w:lang w:val="en-US"/>
        </w:rPr>
      </w:pPr>
      <w:ins w:id="6567" w:author="UTENTE" w:date="2020-06-30T18:32:00Z">
        <w:r w:rsidRPr="00E573B8">
          <w:rPr>
            <w:rFonts w:ascii="Calibri" w:eastAsia="Calibri" w:hAnsi="Calibri" w:cs="Times New Roman"/>
            <w:lang w:val="en-US"/>
          </w:rPr>
          <w:t>608.</w:t>
        </w:r>
        <w:r w:rsidRPr="00E573B8">
          <w:rPr>
            <w:rFonts w:ascii="Calibri" w:eastAsia="Calibri" w:hAnsi="Calibri" w:cs="Times New Roman"/>
            <w:lang w:val="en-US"/>
          </w:rPr>
          <w:tab/>
          <w:t>n "{i}Bishop{/i} is the one who gives Isaac his powers…?"</w:t>
        </w:r>
      </w:ins>
    </w:p>
    <w:p w14:paraId="50A0AE47" w14:textId="77777777" w:rsidR="00E573B8" w:rsidRPr="00E573B8" w:rsidRDefault="00E573B8" w:rsidP="00E573B8">
      <w:pPr>
        <w:tabs>
          <w:tab w:val="left" w:pos="0"/>
        </w:tabs>
        <w:spacing w:line="600" w:lineRule="auto"/>
        <w:jc w:val="left"/>
        <w:rPr>
          <w:ins w:id="6568" w:author="UTENTE" w:date="2020-06-30T18:32:00Z"/>
          <w:rFonts w:ascii="Calibri" w:eastAsia="Calibri" w:hAnsi="Calibri" w:cs="Times New Roman"/>
          <w:lang w:val="en-US"/>
          <w:rPrChange w:id="6569" w:author="UTENTE" w:date="2020-06-30T18:32:00Z">
            <w:rPr>
              <w:ins w:id="6570" w:author="UTENTE" w:date="2020-06-30T18:32:00Z"/>
              <w:rFonts w:ascii="Calibri" w:eastAsia="Calibri" w:hAnsi="Calibri" w:cs="Times New Roman"/>
            </w:rPr>
          </w:rPrChange>
        </w:rPr>
      </w:pPr>
      <w:ins w:id="6571" w:author="UTENTE" w:date="2020-06-30T18:32:00Z">
        <w:r w:rsidRPr="00E573B8">
          <w:rPr>
            <w:rFonts w:ascii="Calibri" w:eastAsia="Calibri" w:hAnsi="Calibri" w:cs="Times New Roman"/>
            <w:lang w:val="en-US"/>
          </w:rPr>
          <w:t>609.</w:t>
        </w:r>
        <w:r w:rsidRPr="00E573B8">
          <w:rPr>
            <w:rFonts w:ascii="Calibri" w:eastAsia="Calibri" w:hAnsi="Calibri" w:cs="Times New Roman"/>
            <w:lang w:val="en-US"/>
          </w:rPr>
          <w:tab/>
          <w:t xml:space="preserve">i "\"In return, I give him all the information I've learned. </w:t>
        </w:r>
        <w:r w:rsidRPr="00E573B8">
          <w:rPr>
            <w:rFonts w:ascii="Calibri" w:eastAsia="Calibri" w:hAnsi="Calibri" w:cs="Times New Roman"/>
            <w:lang w:val="en-US"/>
            <w:rPrChange w:id="6572" w:author="UTENTE" w:date="2020-06-30T18:32:00Z">
              <w:rPr>
                <w:rFonts w:ascii="Calibri" w:eastAsia="Calibri" w:hAnsi="Calibri" w:cs="Times New Roman"/>
              </w:rPr>
            </w:rPrChange>
          </w:rPr>
          <w:t>Everything that happens in this city, Bishop knows about.\""</w:t>
        </w:r>
      </w:ins>
    </w:p>
    <w:p w14:paraId="3F4AA9F7" w14:textId="77777777" w:rsidR="00E573B8" w:rsidRPr="00E573B8" w:rsidRDefault="00E573B8" w:rsidP="00E573B8">
      <w:pPr>
        <w:tabs>
          <w:tab w:val="left" w:pos="0"/>
        </w:tabs>
        <w:spacing w:line="600" w:lineRule="auto"/>
        <w:jc w:val="left"/>
        <w:rPr>
          <w:ins w:id="6573" w:author="UTENTE" w:date="2020-06-30T18:32:00Z"/>
          <w:rFonts w:ascii="Calibri" w:eastAsia="Calibri" w:hAnsi="Calibri" w:cs="Times New Roman"/>
          <w:lang w:val="en-US"/>
        </w:rPr>
      </w:pPr>
      <w:ins w:id="6574" w:author="UTENTE" w:date="2020-06-30T18:32:00Z">
        <w:r w:rsidRPr="00E573B8">
          <w:rPr>
            <w:rFonts w:ascii="Calibri" w:eastAsia="Calibri" w:hAnsi="Calibri" w:cs="Times New Roman"/>
            <w:lang w:val="en-US"/>
          </w:rPr>
          <w:t>610.</w:t>
        </w:r>
        <w:r w:rsidRPr="00E573B8">
          <w:rPr>
            <w:rFonts w:ascii="Calibri" w:eastAsia="Calibri" w:hAnsi="Calibri" w:cs="Times New Roman"/>
            <w:lang w:val="en-US"/>
          </w:rPr>
          <w:tab/>
          <w:t>i "\"But he can hypnotize me the same way I can hypnotize you… so even if we're right next to each other, I can't try to harm him.\""</w:t>
        </w:r>
      </w:ins>
    </w:p>
    <w:p w14:paraId="2E675035" w14:textId="77777777" w:rsidR="00E573B8" w:rsidRPr="00E573B8" w:rsidRDefault="00E573B8" w:rsidP="00E573B8">
      <w:pPr>
        <w:tabs>
          <w:tab w:val="left" w:pos="0"/>
        </w:tabs>
        <w:spacing w:line="600" w:lineRule="auto"/>
        <w:jc w:val="left"/>
        <w:rPr>
          <w:ins w:id="6575" w:author="UTENTE" w:date="2020-06-30T18:32:00Z"/>
          <w:rFonts w:ascii="Calibri" w:eastAsia="Calibri" w:hAnsi="Calibri" w:cs="Times New Roman"/>
          <w:lang w:val="en-US"/>
        </w:rPr>
      </w:pPr>
      <w:ins w:id="6576" w:author="UTENTE" w:date="2020-06-30T18:32:00Z">
        <w:r w:rsidRPr="00E573B8">
          <w:rPr>
            <w:rFonts w:ascii="Calibri" w:eastAsia="Calibri" w:hAnsi="Calibri" w:cs="Times New Roman"/>
            <w:lang w:val="en-US"/>
          </w:rPr>
          <w:t>611.</w:t>
        </w:r>
        <w:r w:rsidRPr="00E573B8">
          <w:rPr>
            <w:rFonts w:ascii="Calibri" w:eastAsia="Calibri" w:hAnsi="Calibri" w:cs="Times New Roman"/>
            <w:lang w:val="en-US"/>
          </w:rPr>
          <w:tab/>
          <w:t>n "He bitterly shakes his head, narrowing his eyes."</w:t>
        </w:r>
      </w:ins>
    </w:p>
    <w:p w14:paraId="4C7CD52C" w14:textId="77777777" w:rsidR="00E573B8" w:rsidRPr="00E573B8" w:rsidRDefault="00E573B8" w:rsidP="00E573B8">
      <w:pPr>
        <w:tabs>
          <w:tab w:val="left" w:pos="0"/>
        </w:tabs>
        <w:spacing w:line="600" w:lineRule="auto"/>
        <w:jc w:val="left"/>
        <w:rPr>
          <w:ins w:id="6577" w:author="UTENTE" w:date="2020-06-30T18:32:00Z"/>
          <w:rFonts w:ascii="Calibri" w:eastAsia="Calibri" w:hAnsi="Calibri" w:cs="Times New Roman"/>
          <w:lang w:val="en-US"/>
        </w:rPr>
      </w:pPr>
      <w:ins w:id="6578" w:author="UTENTE" w:date="2020-06-30T18:32:00Z">
        <w:r w:rsidRPr="00E573B8">
          <w:rPr>
            <w:rFonts w:ascii="Calibri" w:eastAsia="Calibri" w:hAnsi="Calibri" w:cs="Times New Roman"/>
            <w:lang w:val="en-US"/>
          </w:rPr>
          <w:t>612.</w:t>
        </w:r>
        <w:r w:rsidRPr="00E573B8">
          <w:rPr>
            <w:rFonts w:ascii="Calibri" w:eastAsia="Calibri" w:hAnsi="Calibri" w:cs="Times New Roman"/>
            <w:lang w:val="en-US"/>
          </w:rPr>
          <w:tab/>
          <w:t>mcp "\"But if he gives you blood, why would you want to kill him? Wouldn't you lose your powers?\""</w:t>
        </w:r>
      </w:ins>
    </w:p>
    <w:p w14:paraId="6C0AE39B" w14:textId="77777777" w:rsidR="00E573B8" w:rsidRPr="00E573B8" w:rsidRDefault="00E573B8" w:rsidP="00E573B8">
      <w:pPr>
        <w:tabs>
          <w:tab w:val="left" w:pos="0"/>
        </w:tabs>
        <w:spacing w:line="600" w:lineRule="auto"/>
        <w:jc w:val="left"/>
        <w:rPr>
          <w:ins w:id="6579" w:author="UTENTE" w:date="2020-06-30T18:32:00Z"/>
          <w:rFonts w:ascii="Calibri" w:eastAsia="Calibri" w:hAnsi="Calibri" w:cs="Times New Roman"/>
          <w:lang w:val="en-US"/>
        </w:rPr>
      </w:pPr>
      <w:ins w:id="6580" w:author="UTENTE" w:date="2020-06-30T18:32:00Z">
        <w:r w:rsidRPr="00E573B8">
          <w:rPr>
            <w:rFonts w:ascii="Calibri" w:eastAsia="Calibri" w:hAnsi="Calibri" w:cs="Times New Roman"/>
            <w:lang w:val="en-US"/>
          </w:rPr>
          <w:t>613.</w:t>
        </w:r>
        <w:r w:rsidRPr="00E573B8">
          <w:rPr>
            <w:rFonts w:ascii="Calibri" w:eastAsia="Calibri" w:hAnsi="Calibri" w:cs="Times New Roman"/>
            <w:lang w:val="en-US"/>
          </w:rPr>
          <w:tab/>
          <w:t>i "\"…\""</w:t>
        </w:r>
      </w:ins>
    </w:p>
    <w:p w14:paraId="78CA9D5A" w14:textId="77777777" w:rsidR="00E573B8" w:rsidRPr="00E573B8" w:rsidRDefault="00E573B8" w:rsidP="00E573B8">
      <w:pPr>
        <w:tabs>
          <w:tab w:val="left" w:pos="0"/>
        </w:tabs>
        <w:spacing w:line="600" w:lineRule="auto"/>
        <w:jc w:val="left"/>
        <w:rPr>
          <w:ins w:id="6581" w:author="UTENTE" w:date="2020-06-30T18:32:00Z"/>
          <w:rFonts w:ascii="Calibri" w:eastAsia="Calibri" w:hAnsi="Calibri" w:cs="Times New Roman"/>
          <w:lang w:val="en-US"/>
        </w:rPr>
      </w:pPr>
      <w:ins w:id="6582" w:author="UTENTE" w:date="2020-06-30T18:32:00Z">
        <w:r w:rsidRPr="00E573B8">
          <w:rPr>
            <w:rFonts w:ascii="Calibri" w:eastAsia="Calibri" w:hAnsi="Calibri" w:cs="Times New Roman"/>
            <w:lang w:val="en-US"/>
          </w:rPr>
          <w:t>614.</w:t>
        </w:r>
        <w:r w:rsidRPr="00E573B8">
          <w:rPr>
            <w:rFonts w:ascii="Calibri" w:eastAsia="Calibri" w:hAnsi="Calibri" w:cs="Times New Roman"/>
            <w:lang w:val="en-US"/>
          </w:rPr>
          <w:tab/>
          <w:t>n "Suddenly, Isaac presses me to the window, his hands slamming the glass on either side of me."</w:t>
        </w:r>
      </w:ins>
    </w:p>
    <w:p w14:paraId="10038334" w14:textId="77777777" w:rsidR="00E573B8" w:rsidRPr="00E573B8" w:rsidRDefault="00E573B8" w:rsidP="00E573B8">
      <w:pPr>
        <w:tabs>
          <w:tab w:val="left" w:pos="0"/>
        </w:tabs>
        <w:spacing w:line="600" w:lineRule="auto"/>
        <w:jc w:val="left"/>
        <w:rPr>
          <w:ins w:id="6583" w:author="UTENTE" w:date="2020-06-30T18:32:00Z"/>
          <w:rFonts w:ascii="Calibri" w:eastAsia="Calibri" w:hAnsi="Calibri" w:cs="Times New Roman"/>
          <w:lang w:val="en-US"/>
        </w:rPr>
      </w:pPr>
      <w:ins w:id="6584" w:author="UTENTE" w:date="2020-06-30T18:32:00Z">
        <w:r w:rsidRPr="00E573B8">
          <w:rPr>
            <w:rFonts w:ascii="Calibri" w:eastAsia="Calibri" w:hAnsi="Calibri" w:cs="Times New Roman"/>
            <w:lang w:val="en-US"/>
          </w:rPr>
          <w:t>615.</w:t>
        </w:r>
        <w:r w:rsidRPr="00E573B8">
          <w:rPr>
            <w:rFonts w:ascii="Calibri" w:eastAsia="Calibri" w:hAnsi="Calibri" w:cs="Times New Roman"/>
            <w:lang w:val="en-US"/>
          </w:rPr>
          <w:tab/>
          <w:t>mc "\"–!\""</w:t>
        </w:r>
      </w:ins>
    </w:p>
    <w:p w14:paraId="71CD1EF4" w14:textId="77777777" w:rsidR="00E573B8" w:rsidRPr="00E573B8" w:rsidRDefault="00E573B8" w:rsidP="00E573B8">
      <w:pPr>
        <w:tabs>
          <w:tab w:val="left" w:pos="0"/>
        </w:tabs>
        <w:spacing w:line="600" w:lineRule="auto"/>
        <w:jc w:val="left"/>
        <w:rPr>
          <w:ins w:id="6585" w:author="UTENTE" w:date="2020-06-30T18:32:00Z"/>
          <w:rFonts w:ascii="Calibri" w:eastAsia="Calibri" w:hAnsi="Calibri" w:cs="Times New Roman"/>
          <w:lang w:val="en-US"/>
        </w:rPr>
      </w:pPr>
      <w:ins w:id="6586" w:author="UTENTE" w:date="2020-06-30T18:32:00Z">
        <w:r w:rsidRPr="00E573B8">
          <w:rPr>
            <w:rFonts w:ascii="Calibri" w:eastAsia="Calibri" w:hAnsi="Calibri" w:cs="Times New Roman"/>
            <w:lang w:val="en-US"/>
          </w:rPr>
          <w:t>616.</w:t>
        </w:r>
        <w:r w:rsidRPr="00E573B8">
          <w:rPr>
            <w:rFonts w:ascii="Calibri" w:eastAsia="Calibri" w:hAnsi="Calibri" w:cs="Times New Roman"/>
            <w:lang w:val="en-US"/>
          </w:rPr>
          <w:tab/>
          <w:t>mc "\"Isaac, what–\""</w:t>
        </w:r>
      </w:ins>
    </w:p>
    <w:p w14:paraId="65297844" w14:textId="77777777" w:rsidR="00E573B8" w:rsidRPr="00E573B8" w:rsidRDefault="00E573B8" w:rsidP="00E573B8">
      <w:pPr>
        <w:tabs>
          <w:tab w:val="left" w:pos="0"/>
        </w:tabs>
        <w:spacing w:line="600" w:lineRule="auto"/>
        <w:jc w:val="left"/>
        <w:rPr>
          <w:ins w:id="6587" w:author="UTENTE" w:date="2020-06-30T18:32:00Z"/>
          <w:rFonts w:ascii="Calibri" w:eastAsia="Calibri" w:hAnsi="Calibri" w:cs="Times New Roman"/>
          <w:lang w:val="en-US"/>
        </w:rPr>
      </w:pPr>
      <w:ins w:id="6588" w:author="UTENTE" w:date="2020-06-30T18:32:00Z">
        <w:r w:rsidRPr="00E573B8">
          <w:rPr>
            <w:rFonts w:ascii="Calibri" w:eastAsia="Calibri" w:hAnsi="Calibri" w:cs="Times New Roman"/>
            <w:lang w:val="en-US"/>
          </w:rPr>
          <w:t>617.</w:t>
        </w:r>
        <w:r w:rsidRPr="00E573B8">
          <w:rPr>
            <w:rFonts w:ascii="Calibri" w:eastAsia="Calibri" w:hAnsi="Calibri" w:cs="Times New Roman"/>
            <w:lang w:val="en-US"/>
          </w:rPr>
          <w:tab/>
          <w:t>ip "\"He's been {i}using{/i} me, [mc].\""</w:t>
        </w:r>
      </w:ins>
    </w:p>
    <w:p w14:paraId="02F7ABD6" w14:textId="77777777" w:rsidR="00E573B8" w:rsidRPr="00E573B8" w:rsidRDefault="00E573B8" w:rsidP="00E573B8">
      <w:pPr>
        <w:tabs>
          <w:tab w:val="left" w:pos="0"/>
        </w:tabs>
        <w:spacing w:line="600" w:lineRule="auto"/>
        <w:jc w:val="left"/>
        <w:rPr>
          <w:ins w:id="6589" w:author="UTENTE" w:date="2020-06-30T18:32:00Z"/>
          <w:rFonts w:ascii="Calibri" w:eastAsia="Calibri" w:hAnsi="Calibri" w:cs="Times New Roman"/>
          <w:lang w:val="en-US"/>
        </w:rPr>
      </w:pPr>
      <w:ins w:id="6590" w:author="UTENTE" w:date="2020-06-30T18:32:00Z">
        <w:r w:rsidRPr="00E573B8">
          <w:rPr>
            <w:rFonts w:ascii="Calibri" w:eastAsia="Calibri" w:hAnsi="Calibri" w:cs="Times New Roman"/>
            <w:lang w:val="en-US"/>
          </w:rPr>
          <w:t>618.</w:t>
        </w:r>
        <w:r w:rsidRPr="00E573B8">
          <w:rPr>
            <w:rFonts w:ascii="Calibri" w:eastAsia="Calibri" w:hAnsi="Calibri" w:cs="Times New Roman"/>
            <w:lang w:val="en-US"/>
          </w:rPr>
          <w:tab/>
          <w:t>ip "\"I'm nothing more than a tool to Bishop.\""</w:t>
        </w:r>
      </w:ins>
    </w:p>
    <w:p w14:paraId="7287F021" w14:textId="77777777" w:rsidR="00E573B8" w:rsidRPr="00E573B8" w:rsidRDefault="00E573B8" w:rsidP="00E573B8">
      <w:pPr>
        <w:tabs>
          <w:tab w:val="left" w:pos="0"/>
        </w:tabs>
        <w:spacing w:line="600" w:lineRule="auto"/>
        <w:jc w:val="left"/>
        <w:rPr>
          <w:ins w:id="6591" w:author="UTENTE" w:date="2020-06-30T18:32:00Z"/>
          <w:rFonts w:ascii="Calibri" w:eastAsia="Calibri" w:hAnsi="Calibri" w:cs="Times New Roman"/>
          <w:lang w:val="en-US"/>
        </w:rPr>
      </w:pPr>
      <w:ins w:id="6592" w:author="UTENTE" w:date="2020-06-30T18:32:00Z">
        <w:r w:rsidRPr="00E573B8">
          <w:rPr>
            <w:rFonts w:ascii="Calibri" w:eastAsia="Calibri" w:hAnsi="Calibri" w:cs="Times New Roman"/>
            <w:lang w:val="en-US"/>
          </w:rPr>
          <w:t>619.</w:t>
        </w:r>
        <w:r w:rsidRPr="00E573B8">
          <w:rPr>
            <w:rFonts w:ascii="Calibri" w:eastAsia="Calibri" w:hAnsi="Calibri" w:cs="Times New Roman"/>
            <w:lang w:val="en-US"/>
          </w:rPr>
          <w:tab/>
          <w:t>n "His golden eyes are full of hurt and rage, glaring at me passionately."</w:t>
        </w:r>
        <w:r w:rsidRPr="00E573B8">
          <w:rPr>
            <w:rFonts w:ascii="Calibri" w:eastAsia="Calibri" w:hAnsi="Calibri" w:cs="Times New Roman"/>
            <w:lang w:val="en-US"/>
          </w:rPr>
          <w:br w:type="page"/>
        </w:r>
      </w:ins>
    </w:p>
    <w:p w14:paraId="64141574" w14:textId="77777777" w:rsidR="00E573B8" w:rsidRPr="00E573B8" w:rsidRDefault="00E573B8" w:rsidP="00E573B8">
      <w:pPr>
        <w:tabs>
          <w:tab w:val="left" w:pos="0"/>
        </w:tabs>
        <w:spacing w:line="600" w:lineRule="auto"/>
        <w:jc w:val="left"/>
        <w:rPr>
          <w:ins w:id="6593" w:author="UTENTE" w:date="2020-06-30T18:32:00Z"/>
          <w:rFonts w:ascii="Calibri" w:eastAsia="Calibri" w:hAnsi="Calibri" w:cs="Times New Roman"/>
        </w:rPr>
      </w:pPr>
      <w:ins w:id="6594" w:author="UTENTE" w:date="2020-06-30T18:32:00Z">
        <w:r w:rsidRPr="00E573B8">
          <w:rPr>
            <w:rFonts w:ascii="Calibri" w:eastAsia="Calibri" w:hAnsi="Calibri" w:cs="Times New Roman"/>
          </w:rPr>
          <w:lastRenderedPageBreak/>
          <w:t>604.</w:t>
        </w:r>
        <w:r w:rsidRPr="00E573B8">
          <w:rPr>
            <w:rFonts w:ascii="Calibri" w:eastAsia="Calibri" w:hAnsi="Calibri" w:cs="Times New Roman"/>
          </w:rPr>
          <w:tab/>
          <w:t>i "\"Non… non è facile dirlo, ma… \""</w:t>
        </w:r>
      </w:ins>
    </w:p>
    <w:p w14:paraId="7187F075" w14:textId="77777777" w:rsidR="00E573B8" w:rsidRPr="00E573B8" w:rsidRDefault="00E573B8" w:rsidP="00E573B8">
      <w:pPr>
        <w:tabs>
          <w:tab w:val="left" w:pos="0"/>
        </w:tabs>
        <w:spacing w:line="600" w:lineRule="auto"/>
        <w:jc w:val="left"/>
        <w:rPr>
          <w:ins w:id="6595" w:author="UTENTE" w:date="2020-06-30T18:32:00Z"/>
          <w:rFonts w:ascii="Calibri" w:eastAsia="Calibri" w:hAnsi="Calibri" w:cs="Times New Roman"/>
        </w:rPr>
      </w:pPr>
      <w:ins w:id="6596" w:author="UTENTE" w:date="2020-06-30T18:32:00Z">
        <w:r w:rsidRPr="00E573B8">
          <w:rPr>
            <w:rFonts w:ascii="Calibri" w:eastAsia="Calibri" w:hAnsi="Calibri" w:cs="Times New Roman"/>
          </w:rPr>
          <w:t>605.</w:t>
        </w:r>
        <w:r w:rsidRPr="00E573B8">
          <w:rPr>
            <w:rFonts w:ascii="Calibri" w:eastAsia="Calibri" w:hAnsi="Calibri" w:cs="Times New Roman"/>
          </w:rPr>
          <w:tab/>
          <w:t>i "\"Bishop è il mio padrone - colui che mi offre il suo sangue ogni mese.\""</w:t>
        </w:r>
      </w:ins>
    </w:p>
    <w:p w14:paraId="0720B93C" w14:textId="77777777" w:rsidR="00E573B8" w:rsidRPr="00E573B8" w:rsidRDefault="00E573B8" w:rsidP="00E573B8">
      <w:pPr>
        <w:tabs>
          <w:tab w:val="left" w:pos="0"/>
        </w:tabs>
        <w:spacing w:line="600" w:lineRule="auto"/>
        <w:jc w:val="left"/>
        <w:rPr>
          <w:ins w:id="6597" w:author="UTENTE" w:date="2020-06-30T18:32:00Z"/>
          <w:rFonts w:ascii="Calibri" w:eastAsia="Calibri" w:hAnsi="Calibri" w:cs="Times New Roman"/>
        </w:rPr>
      </w:pPr>
      <w:ins w:id="6598" w:author="UTENTE" w:date="2020-06-30T18:32:00Z">
        <w:r w:rsidRPr="00E573B8">
          <w:rPr>
            <w:rFonts w:ascii="Calibri" w:eastAsia="Calibri" w:hAnsi="Calibri" w:cs="Times New Roman"/>
          </w:rPr>
          <w:t>606.</w:t>
        </w:r>
        <w:r w:rsidRPr="00E573B8">
          <w:rPr>
            <w:rFonts w:ascii="Calibri" w:eastAsia="Calibri" w:hAnsi="Calibri" w:cs="Times New Roman"/>
          </w:rPr>
          <w:tab/>
          <w:t>mcp "\"…\""</w:t>
        </w:r>
      </w:ins>
    </w:p>
    <w:p w14:paraId="0D6EE8AC" w14:textId="77777777" w:rsidR="00E573B8" w:rsidRPr="00E573B8" w:rsidRDefault="00E573B8" w:rsidP="00E573B8">
      <w:pPr>
        <w:tabs>
          <w:tab w:val="left" w:pos="0"/>
        </w:tabs>
        <w:spacing w:line="600" w:lineRule="auto"/>
        <w:jc w:val="left"/>
        <w:rPr>
          <w:ins w:id="6599" w:author="UTENTE" w:date="2020-06-30T18:32:00Z"/>
          <w:rFonts w:ascii="Calibri" w:eastAsia="Calibri" w:hAnsi="Calibri" w:cs="Times New Roman"/>
        </w:rPr>
      </w:pPr>
      <w:ins w:id="6600" w:author="UTENTE" w:date="2020-06-30T18:32:00Z">
        <w:r w:rsidRPr="00E573B8">
          <w:rPr>
            <w:rFonts w:ascii="Calibri" w:eastAsia="Calibri" w:hAnsi="Calibri" w:cs="Times New Roman"/>
          </w:rPr>
          <w:t>607.</w:t>
        </w:r>
        <w:r w:rsidRPr="00E573B8">
          <w:rPr>
            <w:rFonts w:ascii="Calibri" w:eastAsia="Calibri" w:hAnsi="Calibri" w:cs="Times New Roman"/>
          </w:rPr>
          <w:tab/>
          <w:t>n "Ho sentito bene?"</w:t>
        </w:r>
      </w:ins>
    </w:p>
    <w:p w14:paraId="72E0D8F6" w14:textId="77777777" w:rsidR="00E573B8" w:rsidRPr="00E573B8" w:rsidRDefault="00E573B8" w:rsidP="00E573B8">
      <w:pPr>
        <w:tabs>
          <w:tab w:val="left" w:pos="0"/>
        </w:tabs>
        <w:spacing w:line="600" w:lineRule="auto"/>
        <w:jc w:val="left"/>
        <w:rPr>
          <w:ins w:id="6601" w:author="UTENTE" w:date="2020-06-30T18:32:00Z"/>
          <w:rFonts w:ascii="Calibri" w:eastAsia="Calibri" w:hAnsi="Calibri" w:cs="Times New Roman"/>
        </w:rPr>
      </w:pPr>
      <w:ins w:id="6602" w:author="UTENTE" w:date="2020-06-30T18:32:00Z">
        <w:r w:rsidRPr="00E573B8">
          <w:rPr>
            <w:rFonts w:ascii="Calibri" w:eastAsia="Calibri" w:hAnsi="Calibri" w:cs="Times New Roman"/>
          </w:rPr>
          <w:t>608.</w:t>
        </w:r>
        <w:r w:rsidRPr="00E573B8">
          <w:rPr>
            <w:rFonts w:ascii="Calibri" w:eastAsia="Calibri" w:hAnsi="Calibri" w:cs="Times New Roman"/>
          </w:rPr>
          <w:tab/>
          <w:t>n "{i}Bishop{/i} è quello che dà a Isaac i suoi poteri…?"</w:t>
        </w:r>
      </w:ins>
    </w:p>
    <w:p w14:paraId="36F04456" w14:textId="77777777" w:rsidR="00E573B8" w:rsidRPr="00E573B8" w:rsidRDefault="00E573B8" w:rsidP="00E573B8">
      <w:pPr>
        <w:tabs>
          <w:tab w:val="left" w:pos="0"/>
        </w:tabs>
        <w:spacing w:line="600" w:lineRule="auto"/>
        <w:jc w:val="left"/>
        <w:rPr>
          <w:ins w:id="6603" w:author="UTENTE" w:date="2020-06-30T18:32:00Z"/>
          <w:rFonts w:ascii="Calibri" w:eastAsia="Calibri" w:hAnsi="Calibri" w:cs="Times New Roman"/>
        </w:rPr>
      </w:pPr>
      <w:ins w:id="6604" w:author="UTENTE" w:date="2020-06-30T18:32:00Z">
        <w:r w:rsidRPr="00E573B8">
          <w:rPr>
            <w:rFonts w:ascii="Calibri" w:eastAsia="Calibri" w:hAnsi="Calibri" w:cs="Times New Roman"/>
          </w:rPr>
          <w:t>609.</w:t>
        </w:r>
        <w:r w:rsidRPr="00E573B8">
          <w:rPr>
            <w:rFonts w:ascii="Calibri" w:eastAsia="Calibri" w:hAnsi="Calibri" w:cs="Times New Roman"/>
          </w:rPr>
          <w:tab/>
          <w:t>i "\"In cambio, gli do tutte le informazioni che raccolgo. Tutto quello che succede in questa città, Bishop lo sa.\""</w:t>
        </w:r>
      </w:ins>
    </w:p>
    <w:p w14:paraId="3A7A7188" w14:textId="77777777" w:rsidR="00E573B8" w:rsidRPr="00E573B8" w:rsidRDefault="00E573B8" w:rsidP="00E573B8">
      <w:pPr>
        <w:tabs>
          <w:tab w:val="left" w:pos="0"/>
        </w:tabs>
        <w:spacing w:line="600" w:lineRule="auto"/>
        <w:jc w:val="left"/>
        <w:rPr>
          <w:ins w:id="6605" w:author="UTENTE" w:date="2020-06-30T18:32:00Z"/>
          <w:rFonts w:ascii="Calibri" w:eastAsia="Calibri" w:hAnsi="Calibri" w:cs="Times New Roman"/>
        </w:rPr>
      </w:pPr>
      <w:ins w:id="6606" w:author="UTENTE" w:date="2020-06-30T18:32:00Z">
        <w:r w:rsidRPr="00E573B8">
          <w:rPr>
            <w:rFonts w:ascii="Calibri" w:eastAsia="Calibri" w:hAnsi="Calibri" w:cs="Times New Roman"/>
          </w:rPr>
          <w:t>610.</w:t>
        </w:r>
        <w:r w:rsidRPr="00E573B8">
          <w:rPr>
            <w:rFonts w:ascii="Calibri" w:eastAsia="Calibri" w:hAnsi="Calibri" w:cs="Times New Roman"/>
          </w:rPr>
          <w:tab/>
          <w:t>i "\"Ma può ipnotizzarmi proprio come io posso ipnotizzare te… quindi anche se siamo uno accanto all'altro, non posso fargli del male.\""</w:t>
        </w:r>
      </w:ins>
    </w:p>
    <w:p w14:paraId="06624387" w14:textId="77777777" w:rsidR="00E573B8" w:rsidRPr="00E573B8" w:rsidRDefault="00E573B8" w:rsidP="00E573B8">
      <w:pPr>
        <w:tabs>
          <w:tab w:val="left" w:pos="0"/>
        </w:tabs>
        <w:spacing w:line="600" w:lineRule="auto"/>
        <w:jc w:val="left"/>
        <w:rPr>
          <w:ins w:id="6607" w:author="UTENTE" w:date="2020-06-30T18:32:00Z"/>
          <w:rFonts w:ascii="Calibri" w:eastAsia="Calibri" w:hAnsi="Calibri" w:cs="Times New Roman"/>
        </w:rPr>
      </w:pPr>
      <w:ins w:id="6608" w:author="UTENTE" w:date="2020-06-30T18:32:00Z">
        <w:r w:rsidRPr="00E573B8">
          <w:rPr>
            <w:rFonts w:ascii="Calibri" w:eastAsia="Calibri" w:hAnsi="Calibri" w:cs="Times New Roman"/>
          </w:rPr>
          <w:t>611.</w:t>
        </w:r>
        <w:r w:rsidRPr="00E573B8">
          <w:rPr>
            <w:rFonts w:ascii="Calibri" w:eastAsia="Calibri" w:hAnsi="Calibri" w:cs="Times New Roman"/>
          </w:rPr>
          <w:tab/>
          <w:t>n "Scuote la testa amaramente, socchiudendo gli occhi."</w:t>
        </w:r>
      </w:ins>
    </w:p>
    <w:p w14:paraId="02C552B6" w14:textId="77777777" w:rsidR="00E573B8" w:rsidRPr="00E573B8" w:rsidRDefault="00E573B8" w:rsidP="00E573B8">
      <w:pPr>
        <w:tabs>
          <w:tab w:val="left" w:pos="0"/>
        </w:tabs>
        <w:spacing w:line="600" w:lineRule="auto"/>
        <w:jc w:val="left"/>
        <w:rPr>
          <w:ins w:id="6609" w:author="UTENTE" w:date="2020-06-30T18:32:00Z"/>
          <w:rFonts w:ascii="Calibri" w:eastAsia="Calibri" w:hAnsi="Calibri" w:cs="Times New Roman"/>
        </w:rPr>
      </w:pPr>
      <w:ins w:id="6610" w:author="UTENTE" w:date="2020-06-30T18:32:00Z">
        <w:r w:rsidRPr="00E573B8">
          <w:rPr>
            <w:rFonts w:ascii="Calibri" w:eastAsia="Calibri" w:hAnsi="Calibri" w:cs="Times New Roman"/>
          </w:rPr>
          <w:t>612.</w:t>
        </w:r>
        <w:r w:rsidRPr="00E573B8">
          <w:rPr>
            <w:rFonts w:ascii="Calibri" w:eastAsia="Calibri" w:hAnsi="Calibri" w:cs="Times New Roman"/>
          </w:rPr>
          <w:tab/>
          <w:t>mcp "\"Ma se ti dà il suo sangue, perché vuoi ucciderlo? Non perderesti i tuoi poteri?\""</w:t>
        </w:r>
      </w:ins>
    </w:p>
    <w:p w14:paraId="6702BA3A" w14:textId="77777777" w:rsidR="00E573B8" w:rsidRPr="00E573B8" w:rsidRDefault="00E573B8" w:rsidP="00E573B8">
      <w:pPr>
        <w:tabs>
          <w:tab w:val="left" w:pos="0"/>
        </w:tabs>
        <w:spacing w:line="600" w:lineRule="auto"/>
        <w:jc w:val="left"/>
        <w:rPr>
          <w:ins w:id="6611" w:author="UTENTE" w:date="2020-06-30T18:32:00Z"/>
          <w:rFonts w:ascii="Calibri" w:eastAsia="Calibri" w:hAnsi="Calibri" w:cs="Times New Roman"/>
        </w:rPr>
      </w:pPr>
      <w:ins w:id="6612" w:author="UTENTE" w:date="2020-06-30T18:32:00Z">
        <w:r w:rsidRPr="00E573B8">
          <w:rPr>
            <w:rFonts w:ascii="Calibri" w:eastAsia="Calibri" w:hAnsi="Calibri" w:cs="Times New Roman"/>
          </w:rPr>
          <w:t>613.</w:t>
        </w:r>
        <w:r w:rsidRPr="00E573B8">
          <w:rPr>
            <w:rFonts w:ascii="Calibri" w:eastAsia="Calibri" w:hAnsi="Calibri" w:cs="Times New Roman"/>
          </w:rPr>
          <w:tab/>
          <w:t>i "\"…\""</w:t>
        </w:r>
      </w:ins>
    </w:p>
    <w:p w14:paraId="6EAF200E" w14:textId="77777777" w:rsidR="00E573B8" w:rsidRPr="00E573B8" w:rsidRDefault="00E573B8" w:rsidP="00E573B8">
      <w:pPr>
        <w:tabs>
          <w:tab w:val="left" w:pos="0"/>
        </w:tabs>
        <w:spacing w:line="600" w:lineRule="auto"/>
        <w:jc w:val="left"/>
        <w:rPr>
          <w:ins w:id="6613" w:author="UTENTE" w:date="2020-06-30T18:32:00Z"/>
          <w:rFonts w:ascii="Calibri" w:eastAsia="Calibri" w:hAnsi="Calibri" w:cs="Times New Roman"/>
        </w:rPr>
      </w:pPr>
      <w:ins w:id="6614" w:author="UTENTE" w:date="2020-06-30T18:32:00Z">
        <w:r w:rsidRPr="00E573B8">
          <w:rPr>
            <w:rFonts w:ascii="Calibri" w:eastAsia="Calibri" w:hAnsi="Calibri" w:cs="Times New Roman"/>
          </w:rPr>
          <w:t>614.</w:t>
        </w:r>
        <w:r w:rsidRPr="00E573B8">
          <w:rPr>
            <w:rFonts w:ascii="Calibri" w:eastAsia="Calibri" w:hAnsi="Calibri" w:cs="Times New Roman"/>
          </w:rPr>
          <w:tab/>
          <w:t>n "All'improvviso, Isaac mi spinge contro la finestra, le sue mani sbattono contro il vetro ai lati della mia testa. "</w:t>
        </w:r>
      </w:ins>
    </w:p>
    <w:p w14:paraId="4F6DB9E3" w14:textId="77777777" w:rsidR="00E573B8" w:rsidRPr="00E573B8" w:rsidRDefault="00E573B8" w:rsidP="00E573B8">
      <w:pPr>
        <w:tabs>
          <w:tab w:val="left" w:pos="0"/>
        </w:tabs>
        <w:spacing w:line="600" w:lineRule="auto"/>
        <w:jc w:val="left"/>
        <w:rPr>
          <w:ins w:id="6615" w:author="UTENTE" w:date="2020-06-30T18:32:00Z"/>
          <w:rFonts w:ascii="Calibri" w:eastAsia="Calibri" w:hAnsi="Calibri" w:cs="Times New Roman"/>
        </w:rPr>
      </w:pPr>
      <w:ins w:id="6616" w:author="UTENTE" w:date="2020-06-30T18:32:00Z">
        <w:r w:rsidRPr="00E573B8">
          <w:rPr>
            <w:rFonts w:ascii="Calibri" w:eastAsia="Calibri" w:hAnsi="Calibri" w:cs="Times New Roman"/>
          </w:rPr>
          <w:t>615.</w:t>
        </w:r>
        <w:r w:rsidRPr="00E573B8">
          <w:rPr>
            <w:rFonts w:ascii="Calibri" w:eastAsia="Calibri" w:hAnsi="Calibri" w:cs="Times New Roman"/>
          </w:rPr>
          <w:tab/>
          <w:t>mc "\"-!\""</w:t>
        </w:r>
      </w:ins>
    </w:p>
    <w:p w14:paraId="3F811C98" w14:textId="77777777" w:rsidR="00E573B8" w:rsidRPr="00E573B8" w:rsidRDefault="00E573B8" w:rsidP="00E573B8">
      <w:pPr>
        <w:tabs>
          <w:tab w:val="left" w:pos="0"/>
        </w:tabs>
        <w:spacing w:line="600" w:lineRule="auto"/>
        <w:jc w:val="left"/>
        <w:rPr>
          <w:ins w:id="6617" w:author="UTENTE" w:date="2020-06-30T18:32:00Z"/>
          <w:rFonts w:ascii="Calibri" w:eastAsia="Calibri" w:hAnsi="Calibri" w:cs="Times New Roman"/>
        </w:rPr>
      </w:pPr>
      <w:ins w:id="6618" w:author="UTENTE" w:date="2020-06-30T18:32:00Z">
        <w:r w:rsidRPr="00E573B8">
          <w:rPr>
            <w:rFonts w:ascii="Calibri" w:eastAsia="Calibri" w:hAnsi="Calibri" w:cs="Times New Roman"/>
          </w:rPr>
          <w:t>616.</w:t>
        </w:r>
        <w:r w:rsidRPr="00E573B8">
          <w:rPr>
            <w:rFonts w:ascii="Calibri" w:eastAsia="Calibri" w:hAnsi="Calibri" w:cs="Times New Roman"/>
          </w:rPr>
          <w:tab/>
          <w:t>mc "\"Isaac, che-\""</w:t>
        </w:r>
      </w:ins>
    </w:p>
    <w:p w14:paraId="5732D8F8" w14:textId="77777777" w:rsidR="00E573B8" w:rsidRPr="00E573B8" w:rsidRDefault="00E573B8" w:rsidP="00E573B8">
      <w:pPr>
        <w:tabs>
          <w:tab w:val="left" w:pos="0"/>
        </w:tabs>
        <w:spacing w:line="600" w:lineRule="auto"/>
        <w:jc w:val="left"/>
        <w:rPr>
          <w:ins w:id="6619" w:author="UTENTE" w:date="2020-06-30T18:32:00Z"/>
          <w:rFonts w:ascii="Calibri" w:eastAsia="Calibri" w:hAnsi="Calibri" w:cs="Times New Roman"/>
        </w:rPr>
      </w:pPr>
      <w:ins w:id="6620" w:author="UTENTE" w:date="2020-06-30T18:32:00Z">
        <w:r w:rsidRPr="00E573B8">
          <w:rPr>
            <w:rFonts w:ascii="Calibri" w:eastAsia="Calibri" w:hAnsi="Calibri" w:cs="Times New Roman"/>
          </w:rPr>
          <w:t>617.</w:t>
        </w:r>
        <w:r w:rsidRPr="00E573B8">
          <w:rPr>
            <w:rFonts w:ascii="Calibri" w:eastAsia="Calibri" w:hAnsi="Calibri" w:cs="Times New Roman"/>
          </w:rPr>
          <w:tab/>
          <w:t>ip "\"Mi sta {i}usando{/i}, [mc].\""</w:t>
        </w:r>
      </w:ins>
    </w:p>
    <w:p w14:paraId="54BA958F" w14:textId="77777777" w:rsidR="00E573B8" w:rsidRPr="00E573B8" w:rsidRDefault="00E573B8" w:rsidP="00E573B8">
      <w:pPr>
        <w:tabs>
          <w:tab w:val="left" w:pos="0"/>
        </w:tabs>
        <w:spacing w:line="600" w:lineRule="auto"/>
        <w:jc w:val="left"/>
        <w:rPr>
          <w:ins w:id="6621" w:author="UTENTE" w:date="2020-06-30T18:32:00Z"/>
          <w:rFonts w:ascii="Calibri" w:eastAsia="Calibri" w:hAnsi="Calibri" w:cs="Times New Roman"/>
        </w:rPr>
      </w:pPr>
      <w:ins w:id="6622" w:author="UTENTE" w:date="2020-06-30T18:32:00Z">
        <w:r w:rsidRPr="00E573B8">
          <w:rPr>
            <w:rFonts w:ascii="Calibri" w:eastAsia="Calibri" w:hAnsi="Calibri" w:cs="Times New Roman"/>
          </w:rPr>
          <w:t>618.</w:t>
        </w:r>
        <w:r w:rsidRPr="00E573B8">
          <w:rPr>
            <w:rFonts w:ascii="Calibri" w:eastAsia="Calibri" w:hAnsi="Calibri" w:cs="Times New Roman"/>
          </w:rPr>
          <w:tab/>
          <w:t>ip "\"Non sono altro che un burattino nelle sue mani.\""</w:t>
        </w:r>
      </w:ins>
    </w:p>
    <w:p w14:paraId="15086545" w14:textId="77777777" w:rsidR="00E573B8" w:rsidRPr="00E573B8" w:rsidRDefault="00E573B8" w:rsidP="00E573B8">
      <w:pPr>
        <w:tabs>
          <w:tab w:val="left" w:pos="0"/>
        </w:tabs>
        <w:spacing w:line="600" w:lineRule="auto"/>
        <w:jc w:val="left"/>
        <w:rPr>
          <w:ins w:id="6623" w:author="UTENTE" w:date="2020-06-30T18:32:00Z"/>
          <w:rFonts w:ascii="Calibri" w:eastAsia="Calibri" w:hAnsi="Calibri" w:cs="Times New Roman"/>
        </w:rPr>
      </w:pPr>
      <w:ins w:id="6624" w:author="UTENTE" w:date="2020-06-30T18:32:00Z">
        <w:r w:rsidRPr="00E573B8">
          <w:rPr>
            <w:rFonts w:ascii="Calibri" w:eastAsia="Calibri" w:hAnsi="Calibri" w:cs="Times New Roman"/>
          </w:rPr>
          <w:t>619.</w:t>
        </w:r>
        <w:r w:rsidRPr="00E573B8">
          <w:rPr>
            <w:rFonts w:ascii="Calibri" w:eastAsia="Calibri" w:hAnsi="Calibri" w:cs="Times New Roman"/>
          </w:rPr>
          <w:tab/>
          <w:t>n "I suoi occhi dorati sono colmi di dolore e rabbia, e mi scrutano con ardore." </w:t>
        </w:r>
        <w:r w:rsidRPr="00E573B8">
          <w:rPr>
            <w:rFonts w:ascii="Calibri" w:eastAsia="Calibri" w:hAnsi="Calibri" w:cs="Times New Roman"/>
          </w:rPr>
          <w:br w:type="page"/>
        </w:r>
      </w:ins>
    </w:p>
    <w:p w14:paraId="7E21C521" w14:textId="77777777" w:rsidR="00E573B8" w:rsidRPr="00E573B8" w:rsidRDefault="00E573B8" w:rsidP="00E573B8">
      <w:pPr>
        <w:tabs>
          <w:tab w:val="left" w:pos="0"/>
        </w:tabs>
        <w:spacing w:line="600" w:lineRule="auto"/>
        <w:jc w:val="left"/>
        <w:rPr>
          <w:ins w:id="6625" w:author="UTENTE" w:date="2020-06-30T18:32:00Z"/>
          <w:rFonts w:ascii="Calibri" w:eastAsia="Calibri" w:hAnsi="Calibri" w:cs="Times New Roman"/>
          <w:lang w:val="en-US"/>
        </w:rPr>
      </w:pPr>
      <w:ins w:id="6626" w:author="UTENTE" w:date="2020-06-30T18:32:00Z">
        <w:r w:rsidRPr="00E573B8">
          <w:rPr>
            <w:rFonts w:ascii="Calibri" w:eastAsia="Calibri" w:hAnsi="Calibri" w:cs="Times New Roman"/>
            <w:lang w:val="en-US"/>
          </w:rPr>
          <w:lastRenderedPageBreak/>
          <w:t>620.</w:t>
        </w:r>
        <w:r w:rsidRPr="00E573B8">
          <w:rPr>
            <w:rFonts w:ascii="Calibri" w:eastAsia="Calibri" w:hAnsi="Calibri" w:cs="Times New Roman"/>
            <w:lang w:val="en-US"/>
          </w:rPr>
          <w:tab/>
          <w:t>ip "\"I trusted him, once. I thought he cared about me.\""</w:t>
        </w:r>
      </w:ins>
    </w:p>
    <w:p w14:paraId="7094849D" w14:textId="77777777" w:rsidR="00E573B8" w:rsidRPr="00E573B8" w:rsidRDefault="00E573B8" w:rsidP="00E573B8">
      <w:pPr>
        <w:tabs>
          <w:tab w:val="left" w:pos="0"/>
        </w:tabs>
        <w:spacing w:line="600" w:lineRule="auto"/>
        <w:jc w:val="left"/>
        <w:rPr>
          <w:ins w:id="6627" w:author="UTENTE" w:date="2020-06-30T18:32:00Z"/>
          <w:rFonts w:ascii="Calibri" w:eastAsia="Calibri" w:hAnsi="Calibri" w:cs="Times New Roman"/>
          <w:lang w:val="en-US"/>
        </w:rPr>
      </w:pPr>
      <w:ins w:id="6628" w:author="UTENTE" w:date="2020-06-30T18:32:00Z">
        <w:r w:rsidRPr="00E573B8">
          <w:rPr>
            <w:rFonts w:ascii="Calibri" w:eastAsia="Calibri" w:hAnsi="Calibri" w:cs="Times New Roman"/>
            <w:lang w:val="en-US"/>
          </w:rPr>
          <w:t>621.</w:t>
        </w:r>
        <w:r w:rsidRPr="00E573B8">
          <w:rPr>
            <w:rFonts w:ascii="Calibri" w:eastAsia="Calibri" w:hAnsi="Calibri" w:cs="Times New Roman"/>
            <w:lang w:val="en-US"/>
          </w:rPr>
          <w:tab/>
          <w:t>ip "\"But I'm just another part of his schemes, nothing more – and he'll kill me if I step out of line.\""</w:t>
        </w:r>
      </w:ins>
    </w:p>
    <w:p w14:paraId="0CB05E2B" w14:textId="77777777" w:rsidR="00E573B8" w:rsidRPr="00E573B8" w:rsidRDefault="00E573B8" w:rsidP="00E573B8">
      <w:pPr>
        <w:tabs>
          <w:tab w:val="left" w:pos="0"/>
        </w:tabs>
        <w:spacing w:line="600" w:lineRule="auto"/>
        <w:jc w:val="left"/>
        <w:rPr>
          <w:ins w:id="6629" w:author="UTENTE" w:date="2020-06-30T18:32:00Z"/>
          <w:rFonts w:ascii="Calibri" w:eastAsia="Calibri" w:hAnsi="Calibri" w:cs="Times New Roman"/>
          <w:lang w:val="en-US"/>
        </w:rPr>
      </w:pPr>
      <w:ins w:id="6630" w:author="UTENTE" w:date="2020-06-30T18:32:00Z">
        <w:r w:rsidRPr="00E573B8">
          <w:rPr>
            <w:rFonts w:ascii="Calibri" w:eastAsia="Calibri" w:hAnsi="Calibri" w:cs="Times New Roman"/>
            <w:lang w:val="en-US"/>
          </w:rPr>
          <w:t>622.</w:t>
        </w:r>
        <w:r w:rsidRPr="00E573B8">
          <w:rPr>
            <w:rFonts w:ascii="Calibri" w:eastAsia="Calibri" w:hAnsi="Calibri" w:cs="Times New Roman"/>
            <w:lang w:val="en-US"/>
          </w:rPr>
          <w:tab/>
          <w:t>ip "\"In a way, I've been doing that to you, too… using you for my own ends.\""</w:t>
        </w:r>
      </w:ins>
    </w:p>
    <w:p w14:paraId="65195715" w14:textId="77777777" w:rsidR="00E573B8" w:rsidRPr="00E573B8" w:rsidRDefault="00E573B8" w:rsidP="00E573B8">
      <w:pPr>
        <w:tabs>
          <w:tab w:val="left" w:pos="0"/>
        </w:tabs>
        <w:spacing w:line="600" w:lineRule="auto"/>
        <w:jc w:val="left"/>
        <w:rPr>
          <w:ins w:id="6631" w:author="UTENTE" w:date="2020-06-30T18:32:00Z"/>
          <w:rFonts w:ascii="Calibri" w:eastAsia="Calibri" w:hAnsi="Calibri" w:cs="Times New Roman"/>
          <w:lang w:val="en-US"/>
        </w:rPr>
      </w:pPr>
      <w:ins w:id="6632" w:author="UTENTE" w:date="2020-06-30T18:32:00Z">
        <w:r w:rsidRPr="00E573B8">
          <w:rPr>
            <w:rFonts w:ascii="Calibri" w:eastAsia="Calibri" w:hAnsi="Calibri" w:cs="Times New Roman"/>
            <w:lang w:val="en-US"/>
          </w:rPr>
          <w:t>623.</w:t>
        </w:r>
        <w:r w:rsidRPr="00E573B8">
          <w:rPr>
            <w:rFonts w:ascii="Calibri" w:eastAsia="Calibri" w:hAnsi="Calibri" w:cs="Times New Roman"/>
            <w:lang w:val="en-US"/>
          </w:rPr>
          <w:tab/>
          <w:t>mcp "\"Isaac…\""</w:t>
        </w:r>
      </w:ins>
    </w:p>
    <w:p w14:paraId="182EBB11" w14:textId="77777777" w:rsidR="00E573B8" w:rsidRPr="00E573B8" w:rsidRDefault="00E573B8" w:rsidP="00E573B8">
      <w:pPr>
        <w:tabs>
          <w:tab w:val="left" w:pos="0"/>
        </w:tabs>
        <w:spacing w:line="600" w:lineRule="auto"/>
        <w:jc w:val="left"/>
        <w:rPr>
          <w:ins w:id="6633" w:author="UTENTE" w:date="2020-06-30T18:32:00Z"/>
          <w:rFonts w:ascii="Calibri" w:eastAsia="Calibri" w:hAnsi="Calibri" w:cs="Times New Roman"/>
          <w:lang w:val="en-US"/>
        </w:rPr>
      </w:pPr>
      <w:ins w:id="6634" w:author="UTENTE" w:date="2020-06-30T18:32:00Z">
        <w:r w:rsidRPr="00E573B8">
          <w:rPr>
            <w:rFonts w:ascii="Calibri" w:eastAsia="Calibri" w:hAnsi="Calibri" w:cs="Times New Roman"/>
            <w:lang w:val="en-US"/>
          </w:rPr>
          <w:t>624.</w:t>
        </w:r>
        <w:r w:rsidRPr="00E573B8">
          <w:rPr>
            <w:rFonts w:ascii="Calibri" w:eastAsia="Calibri" w:hAnsi="Calibri" w:cs="Times New Roman"/>
            <w:lang w:val="en-US"/>
          </w:rPr>
          <w:tab/>
          <w:t>n "I gaze up at him hesitantly, unsure how to reply, or even what to think."</w:t>
        </w:r>
      </w:ins>
    </w:p>
    <w:p w14:paraId="53CB2702" w14:textId="77777777" w:rsidR="00E573B8" w:rsidRPr="00E573B8" w:rsidRDefault="00E573B8" w:rsidP="00E573B8">
      <w:pPr>
        <w:tabs>
          <w:tab w:val="left" w:pos="0"/>
        </w:tabs>
        <w:spacing w:line="600" w:lineRule="auto"/>
        <w:jc w:val="left"/>
        <w:rPr>
          <w:ins w:id="6635" w:author="UTENTE" w:date="2020-06-30T18:32:00Z"/>
          <w:rFonts w:ascii="Calibri" w:eastAsia="Calibri" w:hAnsi="Calibri" w:cs="Times New Roman"/>
          <w:lang w:val="en-US"/>
        </w:rPr>
      </w:pPr>
      <w:ins w:id="6636" w:author="UTENTE" w:date="2020-06-30T18:32:00Z">
        <w:r w:rsidRPr="00E573B8">
          <w:rPr>
            <w:rFonts w:ascii="Calibri" w:eastAsia="Calibri" w:hAnsi="Calibri" w:cs="Times New Roman"/>
            <w:lang w:val="en-US"/>
          </w:rPr>
          <w:t>625.</w:t>
        </w:r>
        <w:r w:rsidRPr="00E573B8">
          <w:rPr>
            <w:rFonts w:ascii="Calibri" w:eastAsia="Calibri" w:hAnsi="Calibri" w:cs="Times New Roman"/>
            <w:lang w:val="en-US"/>
          </w:rPr>
          <w:tab/>
          <w:t>n "Has he really been using me? {w}Our chats and teasing, his kindness – is that all just manipulation?"</w:t>
        </w:r>
      </w:ins>
    </w:p>
    <w:p w14:paraId="33A45B88" w14:textId="77777777" w:rsidR="00E573B8" w:rsidRPr="00E573B8" w:rsidRDefault="00E573B8" w:rsidP="00E573B8">
      <w:pPr>
        <w:tabs>
          <w:tab w:val="left" w:pos="0"/>
        </w:tabs>
        <w:spacing w:line="600" w:lineRule="auto"/>
        <w:jc w:val="left"/>
        <w:rPr>
          <w:ins w:id="6637" w:author="UTENTE" w:date="2020-06-30T18:32:00Z"/>
          <w:rFonts w:ascii="Calibri" w:eastAsia="Calibri" w:hAnsi="Calibri" w:cs="Times New Roman"/>
          <w:lang w:val="en-US"/>
        </w:rPr>
      </w:pPr>
      <w:ins w:id="6638" w:author="UTENTE" w:date="2020-06-30T18:32:00Z">
        <w:r w:rsidRPr="00E573B8">
          <w:rPr>
            <w:rFonts w:ascii="Calibri" w:eastAsia="Calibri" w:hAnsi="Calibri" w:cs="Times New Roman"/>
            <w:lang w:val="en-US"/>
          </w:rPr>
          <w:t>626.</w:t>
        </w:r>
        <w:r w:rsidRPr="00E573B8">
          <w:rPr>
            <w:rFonts w:ascii="Calibri" w:eastAsia="Calibri" w:hAnsi="Calibri" w:cs="Times New Roman"/>
            <w:lang w:val="en-US"/>
          </w:rPr>
          <w:tab/>
          <w:t>ip "\"But it's not the same. The way I feel about you…\""</w:t>
        </w:r>
      </w:ins>
    </w:p>
    <w:p w14:paraId="43584826" w14:textId="77777777" w:rsidR="00E573B8" w:rsidRPr="00E573B8" w:rsidRDefault="00E573B8" w:rsidP="00E573B8">
      <w:pPr>
        <w:tabs>
          <w:tab w:val="left" w:pos="0"/>
        </w:tabs>
        <w:spacing w:line="600" w:lineRule="auto"/>
        <w:jc w:val="left"/>
        <w:rPr>
          <w:ins w:id="6639" w:author="UTENTE" w:date="2020-06-30T18:32:00Z"/>
          <w:rFonts w:ascii="Calibri" w:eastAsia="Calibri" w:hAnsi="Calibri" w:cs="Times New Roman"/>
          <w:lang w:val="en-US"/>
        </w:rPr>
      </w:pPr>
      <w:ins w:id="6640" w:author="UTENTE" w:date="2020-06-30T18:32:00Z">
        <w:r w:rsidRPr="00E573B8">
          <w:rPr>
            <w:rFonts w:ascii="Calibri" w:eastAsia="Calibri" w:hAnsi="Calibri" w:cs="Times New Roman"/>
            <w:lang w:val="en-US"/>
          </w:rPr>
          <w:t>627.</w:t>
        </w:r>
        <w:r w:rsidRPr="00E573B8">
          <w:rPr>
            <w:rFonts w:ascii="Calibri" w:eastAsia="Calibri" w:hAnsi="Calibri" w:cs="Times New Roman"/>
            <w:lang w:val="en-US"/>
          </w:rPr>
          <w:tab/>
          <w:t>ip "\"I don't want you to be a tool, or my assistant, or even just a friend.\""</w:t>
        </w:r>
      </w:ins>
    </w:p>
    <w:p w14:paraId="2CD4A82E" w14:textId="77777777" w:rsidR="00E573B8" w:rsidRPr="00E573B8" w:rsidRDefault="00E573B8" w:rsidP="00E573B8">
      <w:pPr>
        <w:tabs>
          <w:tab w:val="left" w:pos="0"/>
        </w:tabs>
        <w:spacing w:line="600" w:lineRule="auto"/>
        <w:jc w:val="left"/>
        <w:rPr>
          <w:ins w:id="6641" w:author="UTENTE" w:date="2020-06-30T18:32:00Z"/>
          <w:rFonts w:ascii="Calibri" w:eastAsia="Calibri" w:hAnsi="Calibri" w:cs="Times New Roman"/>
          <w:lang w:val="en-US"/>
        </w:rPr>
      </w:pPr>
      <w:ins w:id="6642" w:author="UTENTE" w:date="2020-06-30T18:32:00Z">
        <w:r w:rsidRPr="00E573B8">
          <w:rPr>
            <w:rFonts w:ascii="Calibri" w:eastAsia="Calibri" w:hAnsi="Calibri" w:cs="Times New Roman"/>
            <w:lang w:val="en-US"/>
          </w:rPr>
          <w:t>628.</w:t>
        </w:r>
        <w:r w:rsidRPr="00E573B8">
          <w:rPr>
            <w:rFonts w:ascii="Calibri" w:eastAsia="Calibri" w:hAnsi="Calibri" w:cs="Times New Roman"/>
            <w:lang w:val="en-US"/>
          </w:rPr>
          <w:tab/>
          <w:t>ip "\"I… I want you to be {i}mine.{/i}\""</w:t>
        </w:r>
      </w:ins>
    </w:p>
    <w:p w14:paraId="7544C666" w14:textId="77777777" w:rsidR="00E573B8" w:rsidRPr="00E573B8" w:rsidRDefault="00E573B8" w:rsidP="00E573B8">
      <w:pPr>
        <w:tabs>
          <w:tab w:val="left" w:pos="0"/>
        </w:tabs>
        <w:spacing w:line="600" w:lineRule="auto"/>
        <w:jc w:val="left"/>
        <w:rPr>
          <w:ins w:id="6643" w:author="UTENTE" w:date="2020-06-30T18:32:00Z"/>
          <w:rFonts w:ascii="Calibri" w:eastAsia="Calibri" w:hAnsi="Calibri" w:cs="Times New Roman"/>
          <w:lang w:val="en-US"/>
        </w:rPr>
      </w:pPr>
      <w:ins w:id="6644" w:author="UTENTE" w:date="2020-06-30T18:32:00Z">
        <w:r w:rsidRPr="00E573B8">
          <w:rPr>
            <w:rFonts w:ascii="Calibri" w:eastAsia="Calibri" w:hAnsi="Calibri" w:cs="Times New Roman"/>
            <w:lang w:val="en-US"/>
          </w:rPr>
          <w:t>629.</w:t>
        </w:r>
        <w:r w:rsidRPr="00E573B8">
          <w:rPr>
            <w:rFonts w:ascii="Calibri" w:eastAsia="Calibri" w:hAnsi="Calibri" w:cs="Times New Roman"/>
            <w:lang w:val="en-US"/>
          </w:rPr>
          <w:tab/>
          <w:t>mc "\"–!\""</w:t>
        </w:r>
      </w:ins>
    </w:p>
    <w:p w14:paraId="6A7C2127" w14:textId="77777777" w:rsidR="00E573B8" w:rsidRPr="00E573B8" w:rsidRDefault="00E573B8" w:rsidP="00E573B8">
      <w:pPr>
        <w:tabs>
          <w:tab w:val="left" w:pos="0"/>
        </w:tabs>
        <w:spacing w:line="600" w:lineRule="auto"/>
        <w:jc w:val="left"/>
        <w:rPr>
          <w:ins w:id="6645" w:author="UTENTE" w:date="2020-06-30T18:32:00Z"/>
          <w:rFonts w:ascii="Calibri" w:eastAsia="Calibri" w:hAnsi="Calibri" w:cs="Times New Roman"/>
          <w:lang w:val="en-US"/>
        </w:rPr>
      </w:pPr>
      <w:ins w:id="6646" w:author="UTENTE" w:date="2020-06-30T18:32:00Z">
        <w:r w:rsidRPr="00E573B8">
          <w:rPr>
            <w:rFonts w:ascii="Calibri" w:eastAsia="Calibri" w:hAnsi="Calibri" w:cs="Times New Roman"/>
            <w:lang w:val="en-US"/>
          </w:rPr>
          <w:t>630.</w:t>
        </w:r>
        <w:r w:rsidRPr="00E573B8">
          <w:rPr>
            <w:rFonts w:ascii="Calibri" w:eastAsia="Calibri" w:hAnsi="Calibri" w:cs="Times New Roman"/>
            <w:lang w:val="en-US"/>
          </w:rPr>
          <w:tab/>
          <w:t>n "All of a sudden, Isaac presses in towards me."</w:t>
        </w:r>
      </w:ins>
    </w:p>
    <w:p w14:paraId="3710B6CD" w14:textId="77777777" w:rsidR="00E573B8" w:rsidRPr="00E573B8" w:rsidRDefault="00E573B8" w:rsidP="00E573B8">
      <w:pPr>
        <w:tabs>
          <w:tab w:val="left" w:pos="0"/>
        </w:tabs>
        <w:spacing w:line="600" w:lineRule="auto"/>
        <w:jc w:val="left"/>
        <w:rPr>
          <w:ins w:id="6647" w:author="UTENTE" w:date="2020-06-30T18:32:00Z"/>
          <w:rFonts w:ascii="Calibri" w:eastAsia="Calibri" w:hAnsi="Calibri" w:cs="Times New Roman"/>
          <w:lang w:val="en-US"/>
        </w:rPr>
      </w:pPr>
      <w:ins w:id="6648" w:author="UTENTE" w:date="2020-06-30T18:32:00Z">
        <w:r w:rsidRPr="00E573B8">
          <w:rPr>
            <w:rFonts w:ascii="Calibri" w:eastAsia="Calibri" w:hAnsi="Calibri" w:cs="Times New Roman"/>
            <w:lang w:val="en-US"/>
          </w:rPr>
          <w:t>631.</w:t>
        </w:r>
        <w:r w:rsidRPr="00E573B8">
          <w:rPr>
            <w:rFonts w:ascii="Calibri" w:eastAsia="Calibri" w:hAnsi="Calibri" w:cs="Times New Roman"/>
            <w:lang w:val="en-US"/>
          </w:rPr>
          <w:tab/>
          <w:t>n "And a second later, {w}he covers my lips with his own."</w:t>
        </w:r>
      </w:ins>
    </w:p>
    <w:p w14:paraId="1741A3F4" w14:textId="77777777" w:rsidR="00E573B8" w:rsidRPr="00E573B8" w:rsidRDefault="00E573B8" w:rsidP="00E573B8">
      <w:pPr>
        <w:tabs>
          <w:tab w:val="left" w:pos="0"/>
        </w:tabs>
        <w:spacing w:line="600" w:lineRule="auto"/>
        <w:jc w:val="left"/>
        <w:rPr>
          <w:ins w:id="6649" w:author="UTENTE" w:date="2020-06-30T18:32:00Z"/>
          <w:rFonts w:ascii="Calibri" w:eastAsia="Calibri" w:hAnsi="Calibri" w:cs="Times New Roman"/>
          <w:lang w:val="en-US"/>
        </w:rPr>
      </w:pPr>
      <w:ins w:id="6650" w:author="UTENTE" w:date="2020-06-30T18:32:00Z">
        <w:r w:rsidRPr="00E573B8">
          <w:rPr>
            <w:rFonts w:ascii="Calibri" w:eastAsia="Calibri" w:hAnsi="Calibri" w:cs="Times New Roman"/>
            <w:lang w:val="en-US"/>
          </w:rPr>
          <w:t>632.</w:t>
        </w:r>
        <w:r w:rsidRPr="00E573B8">
          <w:rPr>
            <w:rFonts w:ascii="Calibri" w:eastAsia="Calibri" w:hAnsi="Calibri" w:cs="Times New Roman"/>
            <w:lang w:val="en-US"/>
          </w:rPr>
          <w:tab/>
          <w:t>mc "\"…mh…\""</w:t>
        </w:r>
      </w:ins>
    </w:p>
    <w:p w14:paraId="4C3B7413" w14:textId="77777777" w:rsidR="00E573B8" w:rsidRPr="00E573B8" w:rsidRDefault="00E573B8" w:rsidP="00E573B8">
      <w:pPr>
        <w:tabs>
          <w:tab w:val="left" w:pos="0"/>
        </w:tabs>
        <w:spacing w:line="600" w:lineRule="auto"/>
        <w:jc w:val="left"/>
        <w:rPr>
          <w:ins w:id="6651" w:author="UTENTE" w:date="2020-06-30T18:32:00Z"/>
          <w:rFonts w:ascii="Calibri" w:eastAsia="Calibri" w:hAnsi="Calibri" w:cs="Times New Roman"/>
          <w:lang w:val="en-US"/>
        </w:rPr>
      </w:pPr>
      <w:ins w:id="6652" w:author="UTENTE" w:date="2020-06-30T18:32:00Z">
        <w:r w:rsidRPr="00E573B8">
          <w:rPr>
            <w:rFonts w:ascii="Calibri" w:eastAsia="Calibri" w:hAnsi="Calibri" w:cs="Times New Roman"/>
            <w:lang w:val="en-US"/>
          </w:rPr>
          <w:t>633.</w:t>
        </w:r>
        <w:r w:rsidRPr="00E573B8">
          <w:rPr>
            <w:rFonts w:ascii="Calibri" w:eastAsia="Calibri" w:hAnsi="Calibri" w:cs="Times New Roman"/>
            <w:lang w:val="en-US"/>
          </w:rPr>
          <w:tab/>
          <w:t>n "He pins me tightly to the window, trapping my body between the cold glass and his warm chest." </w:t>
        </w:r>
        <w:r w:rsidRPr="00E573B8">
          <w:rPr>
            <w:rFonts w:ascii="Calibri" w:eastAsia="Calibri" w:hAnsi="Calibri" w:cs="Times New Roman"/>
            <w:lang w:val="en-US"/>
          </w:rPr>
          <w:br w:type="page"/>
        </w:r>
      </w:ins>
    </w:p>
    <w:p w14:paraId="1FE0CBBB" w14:textId="77777777" w:rsidR="00E573B8" w:rsidRPr="00E573B8" w:rsidRDefault="00E573B8" w:rsidP="00E573B8">
      <w:pPr>
        <w:tabs>
          <w:tab w:val="left" w:pos="0"/>
        </w:tabs>
        <w:spacing w:line="600" w:lineRule="auto"/>
        <w:jc w:val="left"/>
        <w:rPr>
          <w:ins w:id="6653" w:author="UTENTE" w:date="2020-06-30T18:32:00Z"/>
          <w:rFonts w:ascii="Calibri" w:eastAsia="Calibri" w:hAnsi="Calibri" w:cs="Times New Roman"/>
        </w:rPr>
      </w:pPr>
      <w:ins w:id="6654" w:author="UTENTE" w:date="2020-06-30T18:32:00Z">
        <w:r w:rsidRPr="00E573B8">
          <w:rPr>
            <w:rFonts w:ascii="Calibri" w:eastAsia="Calibri" w:hAnsi="Calibri" w:cs="Times New Roman"/>
          </w:rPr>
          <w:lastRenderedPageBreak/>
          <w:t>620.</w:t>
        </w:r>
        <w:r w:rsidRPr="00E573B8">
          <w:rPr>
            <w:rFonts w:ascii="Calibri" w:eastAsia="Calibri" w:hAnsi="Calibri" w:cs="Times New Roman"/>
          </w:rPr>
          <w:tab/>
          <w:t>ip "\"Mi fidavo di lui, una volta. Pensavo gli importasse di me.\""</w:t>
        </w:r>
      </w:ins>
    </w:p>
    <w:p w14:paraId="0DF47BB6" w14:textId="77777777" w:rsidR="00E573B8" w:rsidRPr="00E573B8" w:rsidRDefault="00E573B8" w:rsidP="00E573B8">
      <w:pPr>
        <w:tabs>
          <w:tab w:val="left" w:pos="0"/>
        </w:tabs>
        <w:spacing w:line="600" w:lineRule="auto"/>
        <w:jc w:val="left"/>
        <w:rPr>
          <w:ins w:id="6655" w:author="UTENTE" w:date="2020-06-30T18:32:00Z"/>
          <w:rFonts w:ascii="Calibri" w:eastAsia="Calibri" w:hAnsi="Calibri" w:cs="Times New Roman"/>
        </w:rPr>
      </w:pPr>
      <w:ins w:id="6656" w:author="UTENTE" w:date="2020-06-30T18:32:00Z">
        <w:r w:rsidRPr="00E573B8">
          <w:rPr>
            <w:rFonts w:ascii="Calibri" w:eastAsia="Calibri" w:hAnsi="Calibri" w:cs="Times New Roman"/>
          </w:rPr>
          <w:t>621.</w:t>
        </w:r>
        <w:r w:rsidRPr="00E573B8">
          <w:rPr>
            <w:rFonts w:ascii="Calibri" w:eastAsia="Calibri" w:hAnsi="Calibri" w:cs="Times New Roman"/>
          </w:rPr>
          <w:tab/>
          <w:t>ip "\"Ma sono solo un'altra pedina della sua scacchiera, nient’altro - mi ucciderebbe appena facessi un passo falso.\""</w:t>
        </w:r>
      </w:ins>
    </w:p>
    <w:p w14:paraId="773AA01F" w14:textId="77777777" w:rsidR="00E573B8" w:rsidRPr="00E573B8" w:rsidRDefault="00E573B8" w:rsidP="00E573B8">
      <w:pPr>
        <w:tabs>
          <w:tab w:val="left" w:pos="0"/>
        </w:tabs>
        <w:spacing w:line="600" w:lineRule="auto"/>
        <w:jc w:val="left"/>
        <w:rPr>
          <w:ins w:id="6657" w:author="UTENTE" w:date="2020-06-30T18:32:00Z"/>
          <w:rFonts w:ascii="Calibri" w:eastAsia="Calibri" w:hAnsi="Calibri" w:cs="Times New Roman"/>
        </w:rPr>
      </w:pPr>
      <w:ins w:id="6658" w:author="UTENTE" w:date="2020-06-30T18:32:00Z">
        <w:r w:rsidRPr="00E573B8">
          <w:rPr>
            <w:rFonts w:ascii="Calibri" w:eastAsia="Calibri" w:hAnsi="Calibri" w:cs="Times New Roman"/>
          </w:rPr>
          <w:t>622.</w:t>
        </w:r>
        <w:r w:rsidRPr="00E573B8">
          <w:rPr>
            <w:rFonts w:ascii="Calibri" w:eastAsia="Calibri" w:hAnsi="Calibri" w:cs="Times New Roman"/>
          </w:rPr>
          <w:tab/>
          <w:t>ip "\"In un certo senso, io stesso sto facendo lo stesso con te… ti sto usando per raggiungere un mio scopo.\""</w:t>
        </w:r>
      </w:ins>
    </w:p>
    <w:p w14:paraId="1F1DCF82" w14:textId="77777777" w:rsidR="00E573B8" w:rsidRPr="00E573B8" w:rsidRDefault="00E573B8" w:rsidP="00E573B8">
      <w:pPr>
        <w:tabs>
          <w:tab w:val="left" w:pos="0"/>
        </w:tabs>
        <w:spacing w:line="600" w:lineRule="auto"/>
        <w:jc w:val="left"/>
        <w:rPr>
          <w:ins w:id="6659" w:author="UTENTE" w:date="2020-06-30T18:32:00Z"/>
          <w:rFonts w:ascii="Calibri" w:eastAsia="Calibri" w:hAnsi="Calibri" w:cs="Times New Roman"/>
        </w:rPr>
      </w:pPr>
      <w:ins w:id="6660" w:author="UTENTE" w:date="2020-06-30T18:32:00Z">
        <w:r w:rsidRPr="00E573B8">
          <w:rPr>
            <w:rFonts w:ascii="Calibri" w:eastAsia="Calibri" w:hAnsi="Calibri" w:cs="Times New Roman"/>
          </w:rPr>
          <w:t>623.</w:t>
        </w:r>
        <w:r w:rsidRPr="00E573B8">
          <w:rPr>
            <w:rFonts w:ascii="Calibri" w:eastAsia="Calibri" w:hAnsi="Calibri" w:cs="Times New Roman"/>
          </w:rPr>
          <w:tab/>
          <w:t>mcp "\"Isaac…\""</w:t>
        </w:r>
      </w:ins>
    </w:p>
    <w:p w14:paraId="55AE66A6" w14:textId="77777777" w:rsidR="00E573B8" w:rsidRPr="00E573B8" w:rsidRDefault="00E573B8" w:rsidP="00E573B8">
      <w:pPr>
        <w:tabs>
          <w:tab w:val="left" w:pos="0"/>
        </w:tabs>
        <w:spacing w:line="600" w:lineRule="auto"/>
        <w:jc w:val="left"/>
        <w:rPr>
          <w:ins w:id="6661" w:author="UTENTE" w:date="2020-06-30T18:32:00Z"/>
          <w:rFonts w:ascii="Calibri" w:eastAsia="Calibri" w:hAnsi="Calibri" w:cs="Times New Roman"/>
        </w:rPr>
      </w:pPr>
      <w:ins w:id="6662" w:author="UTENTE" w:date="2020-06-30T18:32:00Z">
        <w:r w:rsidRPr="00E573B8">
          <w:rPr>
            <w:rFonts w:ascii="Calibri" w:eastAsia="Calibri" w:hAnsi="Calibri" w:cs="Times New Roman"/>
          </w:rPr>
          <w:t>624.</w:t>
        </w:r>
        <w:r w:rsidRPr="00E573B8">
          <w:rPr>
            <w:rFonts w:ascii="Calibri" w:eastAsia="Calibri" w:hAnsi="Calibri" w:cs="Times New Roman"/>
          </w:rPr>
          <w:tab/>
          <w:t>n "Lo guardo riluttante, non sapendo come rispondere, o nemmeno cosa pensare."</w:t>
        </w:r>
      </w:ins>
    </w:p>
    <w:p w14:paraId="1EA4BF88" w14:textId="77777777" w:rsidR="00E573B8" w:rsidRPr="00E573B8" w:rsidRDefault="00E573B8" w:rsidP="00E573B8">
      <w:pPr>
        <w:tabs>
          <w:tab w:val="left" w:pos="0"/>
        </w:tabs>
        <w:spacing w:line="600" w:lineRule="auto"/>
        <w:jc w:val="left"/>
        <w:rPr>
          <w:ins w:id="6663" w:author="UTENTE" w:date="2020-06-30T18:32:00Z"/>
          <w:rFonts w:ascii="Calibri" w:eastAsia="Calibri" w:hAnsi="Calibri" w:cs="Times New Roman"/>
        </w:rPr>
      </w:pPr>
      <w:ins w:id="6664" w:author="UTENTE" w:date="2020-06-30T18:32:00Z">
        <w:r w:rsidRPr="00E573B8">
          <w:rPr>
            <w:rFonts w:ascii="Calibri" w:eastAsia="Calibri" w:hAnsi="Calibri" w:cs="Times New Roman"/>
          </w:rPr>
          <w:t>625.</w:t>
        </w:r>
        <w:r w:rsidRPr="00E573B8">
          <w:rPr>
            <w:rFonts w:ascii="Calibri" w:eastAsia="Calibri" w:hAnsi="Calibri" w:cs="Times New Roman"/>
          </w:rPr>
          <w:tab/>
          <w:t>n "Davvero mi sta usando? {w}Le nostre chiacchierate e frecciatine, la sua gentilezza - era tutto solo un modo per manipolarmi?"</w:t>
        </w:r>
      </w:ins>
    </w:p>
    <w:p w14:paraId="315473FD" w14:textId="77777777" w:rsidR="00E573B8" w:rsidRPr="00E573B8" w:rsidRDefault="00E573B8" w:rsidP="00E573B8">
      <w:pPr>
        <w:tabs>
          <w:tab w:val="left" w:pos="0"/>
        </w:tabs>
        <w:spacing w:line="600" w:lineRule="auto"/>
        <w:jc w:val="left"/>
        <w:rPr>
          <w:ins w:id="6665" w:author="UTENTE" w:date="2020-06-30T18:32:00Z"/>
          <w:rFonts w:ascii="Calibri" w:eastAsia="Calibri" w:hAnsi="Calibri" w:cs="Times New Roman"/>
        </w:rPr>
      </w:pPr>
      <w:ins w:id="6666" w:author="UTENTE" w:date="2020-06-30T18:32:00Z">
        <w:r w:rsidRPr="00E573B8">
          <w:rPr>
            <w:rFonts w:ascii="Calibri" w:eastAsia="Calibri" w:hAnsi="Calibri" w:cs="Times New Roman"/>
          </w:rPr>
          <w:t>626.</w:t>
        </w:r>
        <w:r w:rsidRPr="00E573B8">
          <w:rPr>
            <w:rFonts w:ascii="Calibri" w:eastAsia="Calibri" w:hAnsi="Calibri" w:cs="Times New Roman"/>
          </w:rPr>
          <w:tab/>
          <w:t>ip "\"Ma so che non è la stessa cosa. Come mi sento nei tuoi confronti…\""</w:t>
        </w:r>
      </w:ins>
    </w:p>
    <w:p w14:paraId="0FF27180" w14:textId="77777777" w:rsidR="00E573B8" w:rsidRPr="00E573B8" w:rsidRDefault="00E573B8" w:rsidP="00E573B8">
      <w:pPr>
        <w:tabs>
          <w:tab w:val="left" w:pos="0"/>
        </w:tabs>
        <w:spacing w:line="600" w:lineRule="auto"/>
        <w:jc w:val="left"/>
        <w:rPr>
          <w:ins w:id="6667" w:author="UTENTE" w:date="2020-06-30T18:32:00Z"/>
          <w:rFonts w:ascii="Calibri" w:eastAsia="Calibri" w:hAnsi="Calibri" w:cs="Times New Roman"/>
        </w:rPr>
      </w:pPr>
      <w:ins w:id="6668" w:author="UTENTE" w:date="2020-06-30T18:32:00Z">
        <w:r w:rsidRPr="00E573B8">
          <w:rPr>
            <w:rFonts w:ascii="Calibri" w:eastAsia="Calibri" w:hAnsi="Calibri" w:cs="Times New Roman"/>
          </w:rPr>
          <w:t>627.</w:t>
        </w:r>
        <w:r w:rsidRPr="00E573B8">
          <w:rPr>
            <w:rFonts w:ascii="Calibri" w:eastAsia="Calibri" w:hAnsi="Calibri" w:cs="Times New Roman"/>
          </w:rPr>
          <w:tab/>
          <w:t>ip "\"Non voglio che tu sia un burattino per me, o il mio assistente, o anche solo un amico.\""</w:t>
        </w:r>
      </w:ins>
    </w:p>
    <w:p w14:paraId="62F90501" w14:textId="77777777" w:rsidR="00E573B8" w:rsidRPr="00E573B8" w:rsidRDefault="00E573B8" w:rsidP="00E573B8">
      <w:pPr>
        <w:tabs>
          <w:tab w:val="left" w:pos="0"/>
        </w:tabs>
        <w:spacing w:line="600" w:lineRule="auto"/>
        <w:jc w:val="left"/>
        <w:rPr>
          <w:ins w:id="6669" w:author="UTENTE" w:date="2020-06-30T18:32:00Z"/>
          <w:rFonts w:ascii="Calibri" w:eastAsia="Calibri" w:hAnsi="Calibri" w:cs="Times New Roman"/>
        </w:rPr>
      </w:pPr>
      <w:ins w:id="6670" w:author="UTENTE" w:date="2020-06-30T18:32:00Z">
        <w:r w:rsidRPr="00E573B8">
          <w:rPr>
            <w:rFonts w:ascii="Calibri" w:eastAsia="Calibri" w:hAnsi="Calibri" w:cs="Times New Roman"/>
          </w:rPr>
          <w:t>628.</w:t>
        </w:r>
        <w:r w:rsidRPr="00E573B8">
          <w:rPr>
            <w:rFonts w:ascii="Calibri" w:eastAsia="Calibri" w:hAnsi="Calibri" w:cs="Times New Roman"/>
          </w:rPr>
          <w:tab/>
          <w:t>ip "\"Io… Io voglio che tu sia {i}mio.{/i}\""</w:t>
        </w:r>
      </w:ins>
    </w:p>
    <w:p w14:paraId="0641D879" w14:textId="77777777" w:rsidR="00E573B8" w:rsidRPr="00E573B8" w:rsidRDefault="00E573B8" w:rsidP="00E573B8">
      <w:pPr>
        <w:tabs>
          <w:tab w:val="left" w:pos="0"/>
        </w:tabs>
        <w:spacing w:line="600" w:lineRule="auto"/>
        <w:jc w:val="left"/>
        <w:rPr>
          <w:ins w:id="6671" w:author="UTENTE" w:date="2020-06-30T18:32:00Z"/>
          <w:rFonts w:ascii="Calibri" w:eastAsia="Calibri" w:hAnsi="Calibri" w:cs="Times New Roman"/>
        </w:rPr>
      </w:pPr>
      <w:ins w:id="6672" w:author="UTENTE" w:date="2020-06-30T18:32:00Z">
        <w:r w:rsidRPr="00E573B8">
          <w:rPr>
            <w:rFonts w:ascii="Calibri" w:eastAsia="Calibri" w:hAnsi="Calibri" w:cs="Times New Roman"/>
          </w:rPr>
          <w:t>629.</w:t>
        </w:r>
        <w:r w:rsidRPr="00E573B8">
          <w:rPr>
            <w:rFonts w:ascii="Calibri" w:eastAsia="Calibri" w:hAnsi="Calibri" w:cs="Times New Roman"/>
          </w:rPr>
          <w:tab/>
          <w:t>mc "\"-!\""</w:t>
        </w:r>
      </w:ins>
    </w:p>
    <w:p w14:paraId="271A5D05" w14:textId="77777777" w:rsidR="00E573B8" w:rsidRPr="00E573B8" w:rsidRDefault="00E573B8" w:rsidP="00E573B8">
      <w:pPr>
        <w:tabs>
          <w:tab w:val="left" w:pos="0"/>
        </w:tabs>
        <w:spacing w:line="600" w:lineRule="auto"/>
        <w:jc w:val="left"/>
        <w:rPr>
          <w:ins w:id="6673" w:author="UTENTE" w:date="2020-06-30T18:32:00Z"/>
          <w:rFonts w:ascii="Calibri" w:eastAsia="Calibri" w:hAnsi="Calibri" w:cs="Times New Roman"/>
        </w:rPr>
      </w:pPr>
      <w:ins w:id="6674" w:author="UTENTE" w:date="2020-06-30T18:32:00Z">
        <w:r w:rsidRPr="00E573B8">
          <w:rPr>
            <w:rFonts w:ascii="Calibri" w:eastAsia="Calibri" w:hAnsi="Calibri" w:cs="Times New Roman"/>
          </w:rPr>
          <w:t>630.</w:t>
        </w:r>
        <w:r w:rsidRPr="00E573B8">
          <w:rPr>
            <w:rFonts w:ascii="Calibri" w:eastAsia="Calibri" w:hAnsi="Calibri" w:cs="Times New Roman"/>
          </w:rPr>
          <w:tab/>
          <w:t>n "Tutt'a un tratto, Isaac spinge il suo corpo contro il mio."</w:t>
        </w:r>
      </w:ins>
    </w:p>
    <w:p w14:paraId="396F5219" w14:textId="77777777" w:rsidR="00E573B8" w:rsidRPr="00E573B8" w:rsidRDefault="00E573B8" w:rsidP="00E573B8">
      <w:pPr>
        <w:tabs>
          <w:tab w:val="left" w:pos="0"/>
        </w:tabs>
        <w:spacing w:line="600" w:lineRule="auto"/>
        <w:jc w:val="left"/>
        <w:rPr>
          <w:ins w:id="6675" w:author="UTENTE" w:date="2020-06-30T18:32:00Z"/>
          <w:rFonts w:ascii="Calibri" w:eastAsia="Calibri" w:hAnsi="Calibri" w:cs="Times New Roman"/>
        </w:rPr>
      </w:pPr>
      <w:ins w:id="6676" w:author="UTENTE" w:date="2020-06-30T18:32:00Z">
        <w:r w:rsidRPr="00E573B8">
          <w:rPr>
            <w:rFonts w:ascii="Calibri" w:eastAsia="Calibri" w:hAnsi="Calibri" w:cs="Times New Roman"/>
          </w:rPr>
          <w:t>631.</w:t>
        </w:r>
        <w:r w:rsidRPr="00E573B8">
          <w:rPr>
            <w:rFonts w:ascii="Calibri" w:eastAsia="Calibri" w:hAnsi="Calibri" w:cs="Times New Roman"/>
          </w:rPr>
          <w:tab/>
          <w:t>n "E un istante dopo, {w}copre le mie labbra con le sue."</w:t>
        </w:r>
      </w:ins>
    </w:p>
    <w:p w14:paraId="7EAD5548" w14:textId="77777777" w:rsidR="00E573B8" w:rsidRPr="00E573B8" w:rsidRDefault="00E573B8" w:rsidP="00E573B8">
      <w:pPr>
        <w:tabs>
          <w:tab w:val="left" w:pos="0"/>
        </w:tabs>
        <w:spacing w:line="600" w:lineRule="auto"/>
        <w:jc w:val="left"/>
        <w:rPr>
          <w:ins w:id="6677" w:author="UTENTE" w:date="2020-06-30T18:32:00Z"/>
          <w:rFonts w:ascii="Calibri" w:eastAsia="Calibri" w:hAnsi="Calibri" w:cs="Times New Roman"/>
          <w:rPrChange w:id="6678" w:author="UTENTE" w:date="2020-06-30T18:32:00Z">
            <w:rPr>
              <w:ins w:id="6679" w:author="UTENTE" w:date="2020-06-30T18:32:00Z"/>
              <w:rFonts w:ascii="Calibri" w:eastAsia="Calibri" w:hAnsi="Calibri" w:cs="Times New Roman"/>
              <w:lang w:val="en-US"/>
            </w:rPr>
          </w:rPrChange>
        </w:rPr>
      </w:pPr>
      <w:ins w:id="6680" w:author="UTENTE" w:date="2020-06-30T18:32:00Z">
        <w:r w:rsidRPr="00E573B8">
          <w:rPr>
            <w:rFonts w:ascii="Calibri" w:eastAsia="Calibri" w:hAnsi="Calibri" w:cs="Times New Roman"/>
            <w:rPrChange w:id="6681" w:author="UTENTE" w:date="2020-06-30T18:32:00Z">
              <w:rPr>
                <w:rFonts w:ascii="Calibri" w:eastAsia="Calibri" w:hAnsi="Calibri" w:cs="Times New Roman"/>
                <w:lang w:val="en-US"/>
              </w:rPr>
            </w:rPrChange>
          </w:rPr>
          <w:t>632.</w:t>
        </w:r>
        <w:r w:rsidRPr="00E573B8">
          <w:rPr>
            <w:rFonts w:ascii="Calibri" w:eastAsia="Calibri" w:hAnsi="Calibri" w:cs="Times New Roman"/>
            <w:rPrChange w:id="6682" w:author="UTENTE" w:date="2020-06-30T18:32:00Z">
              <w:rPr>
                <w:rFonts w:ascii="Calibri" w:eastAsia="Calibri" w:hAnsi="Calibri" w:cs="Times New Roman"/>
                <w:lang w:val="en-US"/>
              </w:rPr>
            </w:rPrChange>
          </w:rPr>
          <w:tab/>
          <w:t>mc "\"…mh…\""</w:t>
        </w:r>
      </w:ins>
    </w:p>
    <w:p w14:paraId="5AADA0F1" w14:textId="77777777" w:rsidR="00E573B8" w:rsidRPr="00E573B8" w:rsidRDefault="00E573B8" w:rsidP="00E573B8">
      <w:pPr>
        <w:tabs>
          <w:tab w:val="left" w:pos="0"/>
        </w:tabs>
        <w:spacing w:line="600" w:lineRule="auto"/>
        <w:jc w:val="left"/>
        <w:rPr>
          <w:ins w:id="6683" w:author="UTENTE" w:date="2020-06-30T18:32:00Z"/>
          <w:rFonts w:ascii="Calibri" w:eastAsia="Calibri" w:hAnsi="Calibri" w:cs="Times New Roman"/>
        </w:rPr>
      </w:pPr>
      <w:ins w:id="6684" w:author="UTENTE" w:date="2020-06-30T18:32:00Z">
        <w:r w:rsidRPr="00E573B8">
          <w:rPr>
            <w:rFonts w:ascii="Calibri" w:eastAsia="Calibri" w:hAnsi="Calibri" w:cs="Times New Roman"/>
          </w:rPr>
          <w:t>633.</w:t>
        </w:r>
        <w:r w:rsidRPr="00E573B8">
          <w:rPr>
            <w:rFonts w:ascii="Calibri" w:eastAsia="Calibri" w:hAnsi="Calibri" w:cs="Times New Roman"/>
          </w:rPr>
          <w:tab/>
          <w:t>n "Mi attacca alla finestra, intrappolandomi fra il vetro gelido e il suo caldo petto."</w:t>
        </w:r>
        <w:r w:rsidRPr="00E573B8">
          <w:rPr>
            <w:rFonts w:ascii="Calibri" w:eastAsia="Calibri" w:hAnsi="Calibri" w:cs="Times New Roman"/>
          </w:rPr>
          <w:br w:type="page"/>
        </w:r>
      </w:ins>
    </w:p>
    <w:p w14:paraId="52042C12" w14:textId="77777777" w:rsidR="00E573B8" w:rsidRPr="00E573B8" w:rsidRDefault="00E573B8" w:rsidP="00E573B8">
      <w:pPr>
        <w:tabs>
          <w:tab w:val="left" w:pos="0"/>
        </w:tabs>
        <w:spacing w:line="600" w:lineRule="auto"/>
        <w:jc w:val="left"/>
        <w:rPr>
          <w:ins w:id="6685" w:author="UTENTE" w:date="2020-06-30T18:32:00Z"/>
          <w:rFonts w:ascii="Calibri" w:eastAsia="Calibri" w:hAnsi="Calibri" w:cs="Times New Roman"/>
          <w:lang w:val="en-US"/>
        </w:rPr>
      </w:pPr>
      <w:ins w:id="6686" w:author="UTENTE" w:date="2020-06-30T18:32:00Z">
        <w:r w:rsidRPr="00E573B8">
          <w:rPr>
            <w:rFonts w:ascii="Calibri" w:eastAsia="Calibri" w:hAnsi="Calibri" w:cs="Times New Roman"/>
            <w:lang w:val="en-US"/>
          </w:rPr>
          <w:lastRenderedPageBreak/>
          <w:t>634.</w:t>
        </w:r>
        <w:r w:rsidRPr="00E573B8">
          <w:rPr>
            <w:rFonts w:ascii="Calibri" w:eastAsia="Calibri" w:hAnsi="Calibri" w:cs="Times New Roman"/>
            <w:lang w:val="en-US"/>
          </w:rPr>
          <w:tab/>
          <w:t>n "Isaac fiercely covers my mouth with long, hard kisses, barely allowing me to catch my breath in between."</w:t>
        </w:r>
      </w:ins>
    </w:p>
    <w:p w14:paraId="051B854F" w14:textId="77777777" w:rsidR="00E573B8" w:rsidRPr="00E573B8" w:rsidRDefault="00E573B8" w:rsidP="00E573B8">
      <w:pPr>
        <w:tabs>
          <w:tab w:val="left" w:pos="0"/>
        </w:tabs>
        <w:spacing w:line="600" w:lineRule="auto"/>
        <w:jc w:val="left"/>
        <w:rPr>
          <w:ins w:id="6687" w:author="UTENTE" w:date="2020-06-30T18:32:00Z"/>
          <w:rFonts w:ascii="Calibri" w:eastAsia="Calibri" w:hAnsi="Calibri" w:cs="Times New Roman"/>
          <w:lang w:val="en-US"/>
        </w:rPr>
      </w:pPr>
      <w:ins w:id="6688" w:author="UTENTE" w:date="2020-06-30T18:32:00Z">
        <w:r w:rsidRPr="00E573B8">
          <w:rPr>
            <w:rFonts w:ascii="Calibri" w:eastAsia="Calibri" w:hAnsi="Calibri" w:cs="Times New Roman"/>
            <w:lang w:val="en-US"/>
          </w:rPr>
          <w:t>635.</w:t>
        </w:r>
        <w:r w:rsidRPr="00E573B8">
          <w:rPr>
            <w:rFonts w:ascii="Calibri" w:eastAsia="Calibri" w:hAnsi="Calibri" w:cs="Times New Roman"/>
            <w:lang w:val="en-US"/>
          </w:rPr>
          <w:tab/>
          <w:t>i "\"[mc]…\""</w:t>
        </w:r>
      </w:ins>
    </w:p>
    <w:p w14:paraId="0BD5E837" w14:textId="77777777" w:rsidR="00E573B8" w:rsidRPr="00E573B8" w:rsidRDefault="00E573B8" w:rsidP="00E573B8">
      <w:pPr>
        <w:tabs>
          <w:tab w:val="left" w:pos="0"/>
        </w:tabs>
        <w:spacing w:line="600" w:lineRule="auto"/>
        <w:jc w:val="left"/>
        <w:rPr>
          <w:ins w:id="6689" w:author="UTENTE" w:date="2020-06-30T18:32:00Z"/>
          <w:rFonts w:ascii="Calibri" w:eastAsia="Calibri" w:hAnsi="Calibri" w:cs="Times New Roman"/>
          <w:lang w:val="en-US"/>
        </w:rPr>
      </w:pPr>
      <w:ins w:id="6690" w:author="UTENTE" w:date="2020-06-30T18:32:00Z">
        <w:r w:rsidRPr="00E573B8">
          <w:rPr>
            <w:rFonts w:ascii="Calibri" w:eastAsia="Calibri" w:hAnsi="Calibri" w:cs="Times New Roman"/>
            <w:lang w:val="en-US"/>
          </w:rPr>
          <w:t>636.</w:t>
        </w:r>
        <w:r w:rsidRPr="00E573B8">
          <w:rPr>
            <w:rFonts w:ascii="Calibri" w:eastAsia="Calibri" w:hAnsi="Calibri" w:cs="Times New Roman"/>
            <w:lang w:val="en-US"/>
          </w:rPr>
          <w:tab/>
          <w:t>n "He breathes my name before roughly pressing our lips together again, his voice deep and possessive."</w:t>
        </w:r>
      </w:ins>
    </w:p>
    <w:p w14:paraId="283A4885" w14:textId="77777777" w:rsidR="00E573B8" w:rsidRPr="00E573B8" w:rsidRDefault="00E573B8" w:rsidP="00E573B8">
      <w:pPr>
        <w:tabs>
          <w:tab w:val="left" w:pos="0"/>
        </w:tabs>
        <w:spacing w:line="600" w:lineRule="auto"/>
        <w:jc w:val="left"/>
        <w:rPr>
          <w:ins w:id="6691" w:author="UTENTE" w:date="2020-06-30T18:32:00Z"/>
          <w:rFonts w:ascii="Calibri" w:eastAsia="Calibri" w:hAnsi="Calibri" w:cs="Times New Roman"/>
          <w:lang w:val="en-US"/>
        </w:rPr>
      </w:pPr>
      <w:ins w:id="6692" w:author="UTENTE" w:date="2020-06-30T18:32:00Z">
        <w:r w:rsidRPr="00E573B8">
          <w:rPr>
            <w:rFonts w:ascii="Calibri" w:eastAsia="Calibri" w:hAnsi="Calibri" w:cs="Times New Roman"/>
            <w:lang w:val="en-US"/>
          </w:rPr>
          <w:t>637.</w:t>
        </w:r>
        <w:r w:rsidRPr="00E573B8">
          <w:rPr>
            <w:rFonts w:ascii="Calibri" w:eastAsia="Calibri" w:hAnsi="Calibri" w:cs="Times New Roman"/>
            <w:lang w:val="en-US"/>
          </w:rPr>
          <w:tab/>
          <w:t>n "His kiss is so intense that the pressure almost hurts, as if he's trying to leave bruises on me as a mark of ownership."</w:t>
        </w:r>
      </w:ins>
    </w:p>
    <w:p w14:paraId="5EFCD52E" w14:textId="77777777" w:rsidR="00E573B8" w:rsidRPr="00E573B8" w:rsidRDefault="00E573B8" w:rsidP="00E573B8">
      <w:pPr>
        <w:tabs>
          <w:tab w:val="left" w:pos="0"/>
        </w:tabs>
        <w:spacing w:line="600" w:lineRule="auto"/>
        <w:jc w:val="left"/>
        <w:rPr>
          <w:ins w:id="6693" w:author="UTENTE" w:date="2020-06-30T18:32:00Z"/>
          <w:rFonts w:ascii="Calibri" w:eastAsia="Calibri" w:hAnsi="Calibri" w:cs="Times New Roman"/>
          <w:lang w:val="en-US"/>
        </w:rPr>
      </w:pPr>
      <w:ins w:id="6694" w:author="UTENTE" w:date="2020-06-30T18:32:00Z">
        <w:r w:rsidRPr="00E573B8">
          <w:rPr>
            <w:rFonts w:ascii="Calibri" w:eastAsia="Calibri" w:hAnsi="Calibri" w:cs="Times New Roman"/>
            <w:lang w:val="en-US"/>
          </w:rPr>
          <w:t>638.</w:t>
        </w:r>
        <w:r w:rsidRPr="00E573B8">
          <w:rPr>
            <w:rFonts w:ascii="Calibri" w:eastAsia="Calibri" w:hAnsi="Calibri" w:cs="Times New Roman"/>
            <w:lang w:val="en-US"/>
          </w:rPr>
          <w:tab/>
          <w:t>n "The warmth of Isaac's tongue soon starts to impatiently pry between my lips, and I let it slip inside my mouth."</w:t>
        </w:r>
      </w:ins>
    </w:p>
    <w:p w14:paraId="248B2EC3" w14:textId="77777777" w:rsidR="00E573B8" w:rsidRPr="00E573B8" w:rsidRDefault="00E573B8" w:rsidP="00E573B8">
      <w:pPr>
        <w:tabs>
          <w:tab w:val="left" w:pos="0"/>
        </w:tabs>
        <w:spacing w:line="600" w:lineRule="auto"/>
        <w:jc w:val="left"/>
        <w:rPr>
          <w:ins w:id="6695" w:author="UTENTE" w:date="2020-06-30T18:32:00Z"/>
          <w:rFonts w:ascii="Calibri" w:eastAsia="Calibri" w:hAnsi="Calibri" w:cs="Times New Roman"/>
          <w:lang w:val="en-US"/>
        </w:rPr>
      </w:pPr>
      <w:ins w:id="6696" w:author="UTENTE" w:date="2020-06-30T18:32:00Z">
        <w:r w:rsidRPr="00E573B8">
          <w:rPr>
            <w:rFonts w:ascii="Calibri" w:eastAsia="Calibri" w:hAnsi="Calibri" w:cs="Times New Roman"/>
            <w:lang w:val="en-US"/>
          </w:rPr>
          <w:t>639.</w:t>
        </w:r>
        <w:r w:rsidRPr="00E573B8">
          <w:rPr>
            <w:rFonts w:ascii="Calibri" w:eastAsia="Calibri" w:hAnsi="Calibri" w:cs="Times New Roman"/>
            <w:lang w:val="en-US"/>
          </w:rPr>
          <w:tab/>
          <w:t>mc "\"Nnh… Isaac…\""</w:t>
        </w:r>
      </w:ins>
    </w:p>
    <w:p w14:paraId="0A8DBBA5" w14:textId="77777777" w:rsidR="00E573B8" w:rsidRPr="00E573B8" w:rsidRDefault="00E573B8" w:rsidP="00E573B8">
      <w:pPr>
        <w:tabs>
          <w:tab w:val="left" w:pos="0"/>
        </w:tabs>
        <w:spacing w:line="600" w:lineRule="auto"/>
        <w:jc w:val="left"/>
        <w:rPr>
          <w:ins w:id="6697" w:author="UTENTE" w:date="2020-06-30T18:32:00Z"/>
          <w:rFonts w:ascii="Calibri" w:eastAsia="Calibri" w:hAnsi="Calibri" w:cs="Times New Roman"/>
          <w:lang w:val="en-US"/>
        </w:rPr>
      </w:pPr>
      <w:ins w:id="6698" w:author="UTENTE" w:date="2020-06-30T18:32:00Z">
        <w:r w:rsidRPr="00E573B8">
          <w:rPr>
            <w:rFonts w:ascii="Calibri" w:eastAsia="Calibri" w:hAnsi="Calibri" w:cs="Times New Roman"/>
            <w:lang w:val="en-US"/>
          </w:rPr>
          <w:t>640.</w:t>
        </w:r>
        <w:r w:rsidRPr="00E573B8">
          <w:rPr>
            <w:rFonts w:ascii="Calibri" w:eastAsia="Calibri" w:hAnsi="Calibri" w:cs="Times New Roman"/>
            <w:lang w:val="en-US"/>
          </w:rPr>
          <w:tab/>
          <w:t>n "He tastes a little bitter, like the coffee we just had, but a hint of sweetness fills my senses."</w:t>
        </w:r>
      </w:ins>
    </w:p>
    <w:p w14:paraId="7A646362" w14:textId="77777777" w:rsidR="00E573B8" w:rsidRPr="00E573B8" w:rsidRDefault="00E573B8" w:rsidP="00E573B8">
      <w:pPr>
        <w:tabs>
          <w:tab w:val="left" w:pos="0"/>
        </w:tabs>
        <w:spacing w:line="600" w:lineRule="auto"/>
        <w:jc w:val="left"/>
        <w:rPr>
          <w:ins w:id="6699" w:author="UTENTE" w:date="2020-06-30T18:32:00Z"/>
          <w:rFonts w:ascii="Calibri" w:eastAsia="Calibri" w:hAnsi="Calibri" w:cs="Times New Roman"/>
          <w:lang w:val="en-US"/>
        </w:rPr>
      </w:pPr>
      <w:ins w:id="6700" w:author="UTENTE" w:date="2020-06-30T18:32:00Z">
        <w:r w:rsidRPr="00E573B8">
          <w:rPr>
            <w:rFonts w:ascii="Calibri" w:eastAsia="Calibri" w:hAnsi="Calibri" w:cs="Times New Roman"/>
            <w:lang w:val="en-US"/>
          </w:rPr>
          <w:t>641.</w:t>
        </w:r>
        <w:r w:rsidRPr="00E573B8">
          <w:rPr>
            <w:rFonts w:ascii="Calibri" w:eastAsia="Calibri" w:hAnsi="Calibri" w:cs="Times New Roman"/>
            <w:lang w:val="en-US"/>
          </w:rPr>
          <w:tab/>
          <w:t>n "Our tongues slide and twirl together, so messily that a drop of our mingled saliva falls down the corner of my lips."</w:t>
        </w:r>
      </w:ins>
    </w:p>
    <w:p w14:paraId="78459A83" w14:textId="77777777" w:rsidR="00E573B8" w:rsidRPr="00E573B8" w:rsidRDefault="00E573B8" w:rsidP="00E573B8">
      <w:pPr>
        <w:tabs>
          <w:tab w:val="left" w:pos="0"/>
        </w:tabs>
        <w:spacing w:line="600" w:lineRule="auto"/>
        <w:jc w:val="left"/>
        <w:rPr>
          <w:ins w:id="6701" w:author="UTENTE" w:date="2020-06-30T18:32:00Z"/>
          <w:rFonts w:ascii="Calibri" w:eastAsia="Calibri" w:hAnsi="Calibri" w:cs="Times New Roman"/>
          <w:lang w:val="en-US"/>
        </w:rPr>
      </w:pPr>
      <w:ins w:id="6702" w:author="UTENTE" w:date="2020-06-30T18:32:00Z">
        <w:r w:rsidRPr="00E573B8">
          <w:rPr>
            <w:rFonts w:ascii="Calibri" w:eastAsia="Calibri" w:hAnsi="Calibri" w:cs="Times New Roman"/>
            <w:lang w:val="en-US"/>
          </w:rPr>
          <w:t>642.</w:t>
        </w:r>
        <w:r w:rsidRPr="00E573B8">
          <w:rPr>
            <w:rFonts w:ascii="Calibri" w:eastAsia="Calibri" w:hAnsi="Calibri" w:cs="Times New Roman"/>
            <w:lang w:val="en-US"/>
          </w:rPr>
          <w:tab/>
          <w:t>n "My eyes fall closed, and I shut out everything except for the delicious sensation of our kiss – and the heat flooding through my body."</w:t>
        </w:r>
      </w:ins>
    </w:p>
    <w:p w14:paraId="214593CB" w14:textId="77777777" w:rsidR="00E573B8" w:rsidRPr="00E573B8" w:rsidRDefault="00E573B8" w:rsidP="00E573B8">
      <w:pPr>
        <w:tabs>
          <w:tab w:val="left" w:pos="0"/>
        </w:tabs>
        <w:spacing w:line="600" w:lineRule="auto"/>
        <w:jc w:val="left"/>
        <w:rPr>
          <w:ins w:id="6703" w:author="UTENTE" w:date="2020-06-30T18:32:00Z"/>
          <w:rFonts w:ascii="Calibri" w:eastAsia="Calibri" w:hAnsi="Calibri" w:cs="Times New Roman"/>
          <w:lang w:val="en-US"/>
        </w:rPr>
      </w:pPr>
      <w:ins w:id="6704" w:author="UTENTE" w:date="2020-06-30T18:32:00Z">
        <w:r w:rsidRPr="00E573B8">
          <w:rPr>
            <w:rFonts w:ascii="Calibri" w:eastAsia="Calibri" w:hAnsi="Calibri" w:cs="Times New Roman"/>
            <w:lang w:val="en-US"/>
          </w:rPr>
          <w:t>643.</w:t>
        </w:r>
        <w:r w:rsidRPr="00E573B8">
          <w:rPr>
            <w:rFonts w:ascii="Calibri" w:eastAsia="Calibri" w:hAnsi="Calibri" w:cs="Times New Roman"/>
            <w:lang w:val="en-US"/>
          </w:rPr>
          <w:tab/>
          <w:t>n "…I can't help but think how strange this is."</w:t>
        </w:r>
      </w:ins>
    </w:p>
    <w:p w14:paraId="0543A47F" w14:textId="77777777" w:rsidR="00E573B8" w:rsidRPr="00E573B8" w:rsidRDefault="00E573B8" w:rsidP="00E573B8">
      <w:pPr>
        <w:tabs>
          <w:tab w:val="left" w:pos="0"/>
        </w:tabs>
        <w:spacing w:line="600" w:lineRule="auto"/>
        <w:jc w:val="left"/>
        <w:rPr>
          <w:ins w:id="6705" w:author="UTENTE" w:date="2020-06-30T18:32:00Z"/>
          <w:rFonts w:ascii="Calibri" w:eastAsia="Calibri" w:hAnsi="Calibri" w:cs="Times New Roman"/>
          <w:lang w:val="en-US"/>
        </w:rPr>
      </w:pPr>
      <w:ins w:id="6706" w:author="UTENTE" w:date="2020-06-30T18:32:00Z">
        <w:r w:rsidRPr="00E573B8">
          <w:rPr>
            <w:rFonts w:ascii="Calibri" w:eastAsia="Calibri" w:hAnsi="Calibri" w:cs="Times New Roman"/>
            <w:lang w:val="en-US"/>
          </w:rPr>
          <w:t>644.</w:t>
        </w:r>
        <w:r w:rsidRPr="00E573B8">
          <w:rPr>
            <w:rFonts w:ascii="Calibri" w:eastAsia="Calibri" w:hAnsi="Calibri" w:cs="Times New Roman"/>
            <w:lang w:val="en-US"/>
          </w:rPr>
          <w:tab/>
          <w:t>n "I couldn't stand Isaac at first.{w} I figured he was nothing more than a slimy businessman, out\nfor his own profit and no one else's."</w:t>
        </w:r>
        <w:r w:rsidRPr="00E573B8">
          <w:rPr>
            <w:rFonts w:ascii="Calibri" w:eastAsia="Calibri" w:hAnsi="Calibri" w:cs="Times New Roman"/>
            <w:lang w:val="en-US"/>
          </w:rPr>
          <w:br w:type="page"/>
        </w:r>
      </w:ins>
    </w:p>
    <w:p w14:paraId="0F0A5622" w14:textId="77777777" w:rsidR="00E573B8" w:rsidRPr="00E573B8" w:rsidRDefault="00E573B8" w:rsidP="00E573B8">
      <w:pPr>
        <w:tabs>
          <w:tab w:val="left" w:pos="0"/>
        </w:tabs>
        <w:spacing w:line="600" w:lineRule="auto"/>
        <w:jc w:val="left"/>
        <w:rPr>
          <w:ins w:id="6707" w:author="UTENTE" w:date="2020-06-30T18:32:00Z"/>
          <w:rFonts w:ascii="Calibri" w:eastAsia="Calibri" w:hAnsi="Calibri" w:cs="Times New Roman"/>
        </w:rPr>
      </w:pPr>
      <w:ins w:id="6708" w:author="UTENTE" w:date="2020-06-30T18:32:00Z">
        <w:r w:rsidRPr="00E573B8">
          <w:rPr>
            <w:rFonts w:ascii="Calibri" w:eastAsia="Calibri" w:hAnsi="Calibri" w:cs="Times New Roman"/>
          </w:rPr>
          <w:lastRenderedPageBreak/>
          <w:t>634.</w:t>
        </w:r>
        <w:r w:rsidRPr="00E573B8">
          <w:rPr>
            <w:rFonts w:ascii="Calibri" w:eastAsia="Calibri" w:hAnsi="Calibri" w:cs="Times New Roman"/>
          </w:rPr>
          <w:tab/>
          <w:t>n "Isaac continua appassionatamente a baciarmi. Baci lunghi e umidi. A malapena riesco a prendere fiato."</w:t>
        </w:r>
      </w:ins>
    </w:p>
    <w:p w14:paraId="1A972075" w14:textId="77777777" w:rsidR="00E573B8" w:rsidRPr="00E573B8" w:rsidRDefault="00E573B8" w:rsidP="00E573B8">
      <w:pPr>
        <w:tabs>
          <w:tab w:val="left" w:pos="0"/>
        </w:tabs>
        <w:spacing w:line="600" w:lineRule="auto"/>
        <w:jc w:val="left"/>
        <w:rPr>
          <w:ins w:id="6709" w:author="UTENTE" w:date="2020-06-30T18:32:00Z"/>
          <w:rFonts w:ascii="Calibri" w:eastAsia="Calibri" w:hAnsi="Calibri" w:cs="Times New Roman"/>
        </w:rPr>
      </w:pPr>
      <w:ins w:id="6710" w:author="UTENTE" w:date="2020-06-30T18:32:00Z">
        <w:r w:rsidRPr="00E573B8">
          <w:rPr>
            <w:rFonts w:ascii="Calibri" w:eastAsia="Calibri" w:hAnsi="Calibri" w:cs="Times New Roman"/>
          </w:rPr>
          <w:t>635.</w:t>
        </w:r>
        <w:r w:rsidRPr="00E573B8">
          <w:rPr>
            <w:rFonts w:ascii="Calibri" w:eastAsia="Calibri" w:hAnsi="Calibri" w:cs="Times New Roman"/>
          </w:rPr>
          <w:tab/>
          <w:t>i "\"[mc]…\""</w:t>
        </w:r>
      </w:ins>
    </w:p>
    <w:p w14:paraId="32C4F4A2" w14:textId="77777777" w:rsidR="00E573B8" w:rsidRPr="00E573B8" w:rsidRDefault="00E573B8" w:rsidP="00E573B8">
      <w:pPr>
        <w:tabs>
          <w:tab w:val="left" w:pos="0"/>
        </w:tabs>
        <w:spacing w:line="600" w:lineRule="auto"/>
        <w:jc w:val="left"/>
        <w:rPr>
          <w:ins w:id="6711" w:author="UTENTE" w:date="2020-06-30T18:32:00Z"/>
          <w:rFonts w:ascii="Calibri" w:eastAsia="Calibri" w:hAnsi="Calibri" w:cs="Times New Roman"/>
        </w:rPr>
      </w:pPr>
      <w:ins w:id="6712" w:author="UTENTE" w:date="2020-06-30T18:32:00Z">
        <w:r w:rsidRPr="00E573B8">
          <w:rPr>
            <w:rFonts w:ascii="Calibri" w:eastAsia="Calibri" w:hAnsi="Calibri" w:cs="Times New Roman"/>
          </w:rPr>
          <w:t>636.</w:t>
        </w:r>
        <w:r w:rsidRPr="00E573B8">
          <w:rPr>
            <w:rFonts w:ascii="Calibri" w:eastAsia="Calibri" w:hAnsi="Calibri" w:cs="Times New Roman"/>
          </w:rPr>
          <w:tab/>
          <w:t>n "Sussurra il mio nome prima di far coincidere duramente le nostre labbra, la sua voce si fa profonda e possessiva."</w:t>
        </w:r>
      </w:ins>
    </w:p>
    <w:p w14:paraId="48E9B34F" w14:textId="77777777" w:rsidR="00E573B8" w:rsidRPr="00E573B8" w:rsidRDefault="00E573B8" w:rsidP="00E573B8">
      <w:pPr>
        <w:tabs>
          <w:tab w:val="left" w:pos="0"/>
        </w:tabs>
        <w:spacing w:line="600" w:lineRule="auto"/>
        <w:jc w:val="left"/>
        <w:rPr>
          <w:ins w:id="6713" w:author="UTENTE" w:date="2020-06-30T18:32:00Z"/>
          <w:rFonts w:ascii="Calibri" w:eastAsia="Calibri" w:hAnsi="Calibri" w:cs="Times New Roman"/>
        </w:rPr>
      </w:pPr>
      <w:ins w:id="6714" w:author="UTENTE" w:date="2020-06-30T18:32:00Z">
        <w:r w:rsidRPr="00E573B8">
          <w:rPr>
            <w:rFonts w:ascii="Calibri" w:eastAsia="Calibri" w:hAnsi="Calibri" w:cs="Times New Roman"/>
          </w:rPr>
          <w:t>637.</w:t>
        </w:r>
        <w:r w:rsidRPr="00E573B8">
          <w:rPr>
            <w:rFonts w:ascii="Calibri" w:eastAsia="Calibri" w:hAnsi="Calibri" w:cs="Times New Roman"/>
          </w:rPr>
          <w:tab/>
          <w:t>n "I suoi baci sono intensi quasi da far male, come se stesse cercando di lasciarmi un segno indelebile per mostrare a tutti che sono suo."</w:t>
        </w:r>
      </w:ins>
    </w:p>
    <w:p w14:paraId="4890A9FA" w14:textId="77777777" w:rsidR="00E573B8" w:rsidRPr="00E573B8" w:rsidRDefault="00E573B8" w:rsidP="00E573B8">
      <w:pPr>
        <w:tabs>
          <w:tab w:val="left" w:pos="0"/>
        </w:tabs>
        <w:spacing w:line="600" w:lineRule="auto"/>
        <w:jc w:val="left"/>
        <w:rPr>
          <w:ins w:id="6715" w:author="UTENTE" w:date="2020-06-30T18:32:00Z"/>
          <w:rFonts w:ascii="Calibri" w:eastAsia="Calibri" w:hAnsi="Calibri" w:cs="Times New Roman"/>
        </w:rPr>
      </w:pPr>
      <w:ins w:id="6716" w:author="UTENTE" w:date="2020-06-30T18:32:00Z">
        <w:r w:rsidRPr="00E573B8">
          <w:rPr>
            <w:rFonts w:ascii="Calibri" w:eastAsia="Calibri" w:hAnsi="Calibri" w:cs="Times New Roman"/>
          </w:rPr>
          <w:t>638.</w:t>
        </w:r>
        <w:r w:rsidRPr="00E573B8">
          <w:rPr>
            <w:rFonts w:ascii="Calibri" w:eastAsia="Calibri" w:hAnsi="Calibri" w:cs="Times New Roman"/>
          </w:rPr>
          <w:tab/>
          <w:t>n "Il calore della sua lingua inizia a curiosare fra e mie labbra, e lascio che entri nella mia bocca."</w:t>
        </w:r>
      </w:ins>
    </w:p>
    <w:p w14:paraId="70D5B236" w14:textId="77777777" w:rsidR="00E573B8" w:rsidRPr="00E573B8" w:rsidRDefault="00E573B8" w:rsidP="00E573B8">
      <w:pPr>
        <w:tabs>
          <w:tab w:val="left" w:pos="0"/>
        </w:tabs>
        <w:spacing w:line="600" w:lineRule="auto"/>
        <w:jc w:val="left"/>
        <w:rPr>
          <w:ins w:id="6717" w:author="UTENTE" w:date="2020-06-30T18:32:00Z"/>
          <w:rFonts w:ascii="Calibri" w:eastAsia="Calibri" w:hAnsi="Calibri" w:cs="Times New Roman"/>
        </w:rPr>
      </w:pPr>
      <w:ins w:id="6718" w:author="UTENTE" w:date="2020-06-30T18:32:00Z">
        <w:r w:rsidRPr="00E573B8">
          <w:rPr>
            <w:rFonts w:ascii="Calibri" w:eastAsia="Calibri" w:hAnsi="Calibri" w:cs="Times New Roman"/>
          </w:rPr>
          <w:t>639.</w:t>
        </w:r>
        <w:r w:rsidRPr="00E573B8">
          <w:rPr>
            <w:rFonts w:ascii="Calibri" w:eastAsia="Calibri" w:hAnsi="Calibri" w:cs="Times New Roman"/>
          </w:rPr>
          <w:tab/>
          <w:t>mc "\"Nnnh…Isaac…\""</w:t>
        </w:r>
      </w:ins>
    </w:p>
    <w:p w14:paraId="5122AC04" w14:textId="77777777" w:rsidR="00E573B8" w:rsidRPr="00E573B8" w:rsidRDefault="00E573B8" w:rsidP="00E573B8">
      <w:pPr>
        <w:tabs>
          <w:tab w:val="left" w:pos="0"/>
        </w:tabs>
        <w:spacing w:line="600" w:lineRule="auto"/>
        <w:jc w:val="left"/>
        <w:rPr>
          <w:ins w:id="6719" w:author="UTENTE" w:date="2020-06-30T18:32:00Z"/>
          <w:rFonts w:ascii="Calibri" w:eastAsia="Calibri" w:hAnsi="Calibri" w:cs="Times New Roman"/>
        </w:rPr>
      </w:pPr>
      <w:ins w:id="6720" w:author="UTENTE" w:date="2020-06-30T18:32:00Z">
        <w:r w:rsidRPr="00E573B8">
          <w:rPr>
            <w:rFonts w:ascii="Calibri" w:eastAsia="Calibri" w:hAnsi="Calibri" w:cs="Times New Roman"/>
          </w:rPr>
          <w:t>640.</w:t>
        </w:r>
        <w:r w:rsidRPr="00E573B8">
          <w:rPr>
            <w:rFonts w:ascii="Calibri" w:eastAsia="Calibri" w:hAnsi="Calibri" w:cs="Times New Roman"/>
          </w:rPr>
          <w:tab/>
          <w:t>n "Ha un sapore amarognolo, come il caffè che abbiamo appena bevuto, ma una nota di dolcezza mi accarezza i sensi."</w:t>
        </w:r>
      </w:ins>
    </w:p>
    <w:p w14:paraId="3A2DEC98" w14:textId="77777777" w:rsidR="00E573B8" w:rsidRPr="00E573B8" w:rsidRDefault="00E573B8" w:rsidP="00E573B8">
      <w:pPr>
        <w:tabs>
          <w:tab w:val="left" w:pos="0"/>
        </w:tabs>
        <w:spacing w:line="600" w:lineRule="auto"/>
        <w:jc w:val="left"/>
        <w:rPr>
          <w:ins w:id="6721" w:author="UTENTE" w:date="2020-06-30T18:32:00Z"/>
          <w:rFonts w:ascii="Calibri" w:eastAsia="Calibri" w:hAnsi="Calibri" w:cs="Times New Roman"/>
        </w:rPr>
      </w:pPr>
      <w:ins w:id="6722" w:author="UTENTE" w:date="2020-06-30T18:32:00Z">
        <w:r w:rsidRPr="00E573B8">
          <w:rPr>
            <w:rFonts w:ascii="Calibri" w:eastAsia="Calibri" w:hAnsi="Calibri" w:cs="Times New Roman"/>
          </w:rPr>
          <w:t>641.</w:t>
        </w:r>
        <w:r w:rsidRPr="00E573B8">
          <w:rPr>
            <w:rFonts w:ascii="Calibri" w:eastAsia="Calibri" w:hAnsi="Calibri" w:cs="Times New Roman"/>
          </w:rPr>
          <w:tab/>
          <w:t>n "Le nostre lingue si intrecciano e giocano assieme, così freneticamente che una goccia di saliva mi scende dall'angolo della bocca, impossibile dire a chi appartenesse."</w:t>
        </w:r>
      </w:ins>
    </w:p>
    <w:p w14:paraId="0EDA6694" w14:textId="77777777" w:rsidR="00E573B8" w:rsidRPr="00E573B8" w:rsidRDefault="00E573B8" w:rsidP="00E573B8">
      <w:pPr>
        <w:tabs>
          <w:tab w:val="left" w:pos="0"/>
        </w:tabs>
        <w:spacing w:line="600" w:lineRule="auto"/>
        <w:jc w:val="left"/>
        <w:rPr>
          <w:ins w:id="6723" w:author="UTENTE" w:date="2020-06-30T18:32:00Z"/>
          <w:rFonts w:ascii="Calibri" w:eastAsia="Calibri" w:hAnsi="Calibri" w:cs="Times New Roman"/>
        </w:rPr>
      </w:pPr>
      <w:ins w:id="6724" w:author="UTENTE" w:date="2020-06-30T18:32:00Z">
        <w:r w:rsidRPr="00E573B8">
          <w:rPr>
            <w:rFonts w:ascii="Calibri" w:eastAsia="Calibri" w:hAnsi="Calibri" w:cs="Times New Roman"/>
          </w:rPr>
          <w:t>642.</w:t>
        </w:r>
        <w:r w:rsidRPr="00E573B8">
          <w:rPr>
            <w:rFonts w:ascii="Calibri" w:eastAsia="Calibri" w:hAnsi="Calibri" w:cs="Times New Roman"/>
          </w:rPr>
          <w:tab/>
          <w:t>n "Chiudo gli occhi, e ignoro tutto a parte la deliziosa sensazione delle sue labbra sulle mie. Un fuoco si irradia dentro il mio corpo."</w:t>
        </w:r>
      </w:ins>
    </w:p>
    <w:p w14:paraId="6B9DE9B2" w14:textId="77777777" w:rsidR="00E573B8" w:rsidRPr="00E573B8" w:rsidRDefault="00E573B8" w:rsidP="00E573B8">
      <w:pPr>
        <w:tabs>
          <w:tab w:val="left" w:pos="0"/>
        </w:tabs>
        <w:spacing w:line="600" w:lineRule="auto"/>
        <w:jc w:val="left"/>
        <w:rPr>
          <w:ins w:id="6725" w:author="UTENTE" w:date="2020-06-30T18:32:00Z"/>
          <w:rFonts w:ascii="Calibri" w:eastAsia="Calibri" w:hAnsi="Calibri" w:cs="Times New Roman"/>
        </w:rPr>
      </w:pPr>
      <w:ins w:id="6726" w:author="UTENTE" w:date="2020-06-30T18:32:00Z">
        <w:r w:rsidRPr="00E573B8">
          <w:rPr>
            <w:rFonts w:ascii="Calibri" w:eastAsia="Calibri" w:hAnsi="Calibri" w:cs="Times New Roman"/>
          </w:rPr>
          <w:t>643.</w:t>
        </w:r>
        <w:r w:rsidRPr="00E573B8">
          <w:rPr>
            <w:rFonts w:ascii="Calibri" w:eastAsia="Calibri" w:hAnsi="Calibri" w:cs="Times New Roman"/>
          </w:rPr>
          <w:tab/>
          <w:t>n "…Non posso fare a meno di pensare a quanto tutto questo sia strano."</w:t>
        </w:r>
      </w:ins>
    </w:p>
    <w:p w14:paraId="241B38C4" w14:textId="77777777" w:rsidR="00E573B8" w:rsidRPr="00E573B8" w:rsidRDefault="00E573B8" w:rsidP="00E573B8">
      <w:pPr>
        <w:tabs>
          <w:tab w:val="left" w:pos="0"/>
        </w:tabs>
        <w:spacing w:line="600" w:lineRule="auto"/>
        <w:jc w:val="left"/>
        <w:rPr>
          <w:ins w:id="6727" w:author="UTENTE" w:date="2020-06-30T18:32:00Z"/>
          <w:rFonts w:ascii="Calibri" w:eastAsia="Calibri" w:hAnsi="Calibri" w:cs="Times New Roman"/>
        </w:rPr>
      </w:pPr>
      <w:ins w:id="6728" w:author="UTENTE" w:date="2020-06-30T18:32:00Z">
        <w:r w:rsidRPr="00E573B8">
          <w:rPr>
            <w:rFonts w:ascii="Calibri" w:eastAsia="Calibri" w:hAnsi="Calibri" w:cs="Times New Roman"/>
          </w:rPr>
          <w:t>644.</w:t>
        </w:r>
        <w:r w:rsidRPr="00E573B8">
          <w:rPr>
            <w:rFonts w:ascii="Calibri" w:eastAsia="Calibri" w:hAnsi="Calibri" w:cs="Times New Roman"/>
          </w:rPr>
          <w:tab/>
          <w:t>n "All'inizio, non potevo sopportare Isaac.{w} Pensavo non fosse altro che un viscido uomo d'affari, interessato solo a sé stesso e al suo profitto e a nessun altro."</w:t>
        </w:r>
        <w:r w:rsidRPr="00E573B8">
          <w:rPr>
            <w:rFonts w:ascii="Calibri" w:eastAsia="Calibri" w:hAnsi="Calibri" w:cs="Times New Roman"/>
          </w:rPr>
          <w:br w:type="page"/>
        </w:r>
      </w:ins>
    </w:p>
    <w:p w14:paraId="435D8EA5" w14:textId="77777777" w:rsidR="00E573B8" w:rsidRPr="00E573B8" w:rsidRDefault="00E573B8" w:rsidP="00E573B8">
      <w:pPr>
        <w:tabs>
          <w:tab w:val="left" w:pos="0"/>
        </w:tabs>
        <w:spacing w:line="600" w:lineRule="auto"/>
        <w:jc w:val="left"/>
        <w:rPr>
          <w:ins w:id="6729" w:author="UTENTE" w:date="2020-06-30T18:32:00Z"/>
          <w:rFonts w:ascii="Calibri" w:eastAsia="Calibri" w:hAnsi="Calibri" w:cs="Times New Roman"/>
          <w:lang w:val="en-US"/>
        </w:rPr>
      </w:pPr>
      <w:ins w:id="6730" w:author="UTENTE" w:date="2020-06-30T18:32:00Z">
        <w:r w:rsidRPr="00E573B8">
          <w:rPr>
            <w:rFonts w:ascii="Calibri" w:eastAsia="Calibri" w:hAnsi="Calibri" w:cs="Times New Roman"/>
            <w:lang w:val="en-US"/>
          </w:rPr>
          <w:lastRenderedPageBreak/>
          <w:t>645.</w:t>
        </w:r>
        <w:r w:rsidRPr="00E573B8">
          <w:rPr>
            <w:rFonts w:ascii="Calibri" w:eastAsia="Calibri" w:hAnsi="Calibri" w:cs="Times New Roman"/>
            <w:lang w:val="en-US"/>
          </w:rPr>
          <w:tab/>
          <w:t>n "But there's something about him, something I can't explain, that makes me want to stay by his side."</w:t>
        </w:r>
      </w:ins>
    </w:p>
    <w:p w14:paraId="773628CE" w14:textId="77777777" w:rsidR="00E573B8" w:rsidRPr="00E573B8" w:rsidRDefault="00E573B8" w:rsidP="00E573B8">
      <w:pPr>
        <w:tabs>
          <w:tab w:val="left" w:pos="0"/>
        </w:tabs>
        <w:spacing w:line="600" w:lineRule="auto"/>
        <w:jc w:val="left"/>
        <w:rPr>
          <w:ins w:id="6731" w:author="UTENTE" w:date="2020-06-30T18:32:00Z"/>
          <w:rFonts w:ascii="Calibri" w:eastAsia="Calibri" w:hAnsi="Calibri" w:cs="Times New Roman"/>
          <w:lang w:val="en-US"/>
        </w:rPr>
      </w:pPr>
      <w:ins w:id="6732" w:author="UTENTE" w:date="2020-06-30T18:32:00Z">
        <w:r w:rsidRPr="00E573B8">
          <w:rPr>
            <w:rFonts w:ascii="Calibri" w:eastAsia="Calibri" w:hAnsi="Calibri" w:cs="Times New Roman"/>
            <w:lang w:val="en-US"/>
          </w:rPr>
          <w:t>646.</w:t>
        </w:r>
        <w:r w:rsidRPr="00E573B8">
          <w:rPr>
            <w:rFonts w:ascii="Calibri" w:eastAsia="Calibri" w:hAnsi="Calibri" w:cs="Times New Roman"/>
            <w:lang w:val="en-US"/>
          </w:rPr>
          <w:tab/>
          <w:t>n "Maybe it's because he's trapped like me, swept up in a secretive world of darkness – {w}and we have no choice but to trust each other."</w:t>
        </w:r>
      </w:ins>
    </w:p>
    <w:p w14:paraId="73C85102" w14:textId="77777777" w:rsidR="00E573B8" w:rsidRPr="00E573B8" w:rsidRDefault="00E573B8" w:rsidP="00E573B8">
      <w:pPr>
        <w:tabs>
          <w:tab w:val="left" w:pos="0"/>
        </w:tabs>
        <w:spacing w:line="600" w:lineRule="auto"/>
        <w:jc w:val="left"/>
        <w:rPr>
          <w:ins w:id="6733" w:author="UTENTE" w:date="2020-06-30T18:32:00Z"/>
          <w:rFonts w:ascii="Calibri" w:eastAsia="Calibri" w:hAnsi="Calibri" w:cs="Times New Roman"/>
          <w:lang w:val="en-US"/>
        </w:rPr>
      </w:pPr>
      <w:ins w:id="6734" w:author="UTENTE" w:date="2020-06-30T18:32:00Z">
        <w:r w:rsidRPr="00E573B8">
          <w:rPr>
            <w:rFonts w:ascii="Calibri" w:eastAsia="Calibri" w:hAnsi="Calibri" w:cs="Times New Roman"/>
            <w:lang w:val="en-US"/>
          </w:rPr>
          <w:t>647.</w:t>
        </w:r>
        <w:r w:rsidRPr="00E573B8">
          <w:rPr>
            <w:rFonts w:ascii="Calibri" w:eastAsia="Calibri" w:hAnsi="Calibri" w:cs="Times New Roman"/>
            <w:lang w:val="en-US"/>
          </w:rPr>
          <w:tab/>
          <w:t>mc "\"Mmh… fu…\""</w:t>
        </w:r>
      </w:ins>
    </w:p>
    <w:p w14:paraId="66D8A266" w14:textId="77777777" w:rsidR="00E573B8" w:rsidRPr="00E573B8" w:rsidRDefault="00E573B8" w:rsidP="00E573B8">
      <w:pPr>
        <w:tabs>
          <w:tab w:val="left" w:pos="0"/>
        </w:tabs>
        <w:spacing w:line="600" w:lineRule="auto"/>
        <w:jc w:val="left"/>
        <w:rPr>
          <w:ins w:id="6735" w:author="UTENTE" w:date="2020-06-30T18:32:00Z"/>
          <w:rFonts w:ascii="Calibri" w:eastAsia="Calibri" w:hAnsi="Calibri" w:cs="Times New Roman"/>
          <w:lang w:val="en-US"/>
        </w:rPr>
      </w:pPr>
      <w:ins w:id="6736" w:author="UTENTE" w:date="2020-06-30T18:32:00Z">
        <w:r w:rsidRPr="00E573B8">
          <w:rPr>
            <w:rFonts w:ascii="Calibri" w:eastAsia="Calibri" w:hAnsi="Calibri" w:cs="Times New Roman"/>
            <w:lang w:val="en-US"/>
          </w:rPr>
          <w:t>648.</w:t>
        </w:r>
        <w:r w:rsidRPr="00E573B8">
          <w:rPr>
            <w:rFonts w:ascii="Calibri" w:eastAsia="Calibri" w:hAnsi="Calibri" w:cs="Times New Roman"/>
            <w:lang w:val="en-US"/>
          </w:rPr>
          <w:tab/>
          <w:t>n "Over and over again, Isaac lavishes my lips with burning kisses, his warm breaths tickling my cheek."</w:t>
        </w:r>
      </w:ins>
    </w:p>
    <w:p w14:paraId="1FDB19D1" w14:textId="77777777" w:rsidR="00E573B8" w:rsidRPr="00E573B8" w:rsidRDefault="00E573B8" w:rsidP="00E573B8">
      <w:pPr>
        <w:tabs>
          <w:tab w:val="left" w:pos="0"/>
        </w:tabs>
        <w:spacing w:line="600" w:lineRule="auto"/>
        <w:jc w:val="left"/>
        <w:rPr>
          <w:ins w:id="6737" w:author="UTENTE" w:date="2020-06-30T18:32:00Z"/>
          <w:rFonts w:ascii="Calibri" w:eastAsia="Calibri" w:hAnsi="Calibri" w:cs="Times New Roman"/>
          <w:lang w:val="en-US"/>
        </w:rPr>
      </w:pPr>
      <w:ins w:id="6738" w:author="UTENTE" w:date="2020-06-30T18:32:00Z">
        <w:r w:rsidRPr="00E573B8">
          <w:rPr>
            <w:rFonts w:ascii="Calibri" w:eastAsia="Calibri" w:hAnsi="Calibri" w:cs="Times New Roman"/>
            <w:lang w:val="en-US"/>
          </w:rPr>
          <w:t>649.</w:t>
        </w:r>
        <w:r w:rsidRPr="00E573B8">
          <w:rPr>
            <w:rFonts w:ascii="Calibri" w:eastAsia="Calibri" w:hAnsi="Calibri" w:cs="Times New Roman"/>
            <w:lang w:val="en-US"/>
          </w:rPr>
          <w:tab/>
          <w:t>n "I tightly curl my fingers in the back of his shirt, standing on my toes to respond by nipping and sucking his lower lip."</w:t>
        </w:r>
      </w:ins>
    </w:p>
    <w:p w14:paraId="337A3CF2" w14:textId="77777777" w:rsidR="00E573B8" w:rsidRPr="00E573B8" w:rsidRDefault="00E573B8" w:rsidP="00E573B8">
      <w:pPr>
        <w:tabs>
          <w:tab w:val="left" w:pos="0"/>
        </w:tabs>
        <w:spacing w:line="600" w:lineRule="auto"/>
        <w:jc w:val="left"/>
        <w:rPr>
          <w:ins w:id="6739" w:author="UTENTE" w:date="2020-06-30T18:32:00Z"/>
          <w:rFonts w:ascii="Calibri" w:eastAsia="Calibri" w:hAnsi="Calibri" w:cs="Times New Roman"/>
          <w:lang w:val="en-US"/>
        </w:rPr>
      </w:pPr>
      <w:ins w:id="6740" w:author="UTENTE" w:date="2020-06-30T18:32:00Z">
        <w:r w:rsidRPr="00E573B8">
          <w:rPr>
            <w:rFonts w:ascii="Calibri" w:eastAsia="Calibri" w:hAnsi="Calibri" w:cs="Times New Roman"/>
            <w:lang w:val="en-US"/>
          </w:rPr>
          <w:t>650.</w:t>
        </w:r>
        <w:r w:rsidRPr="00E573B8">
          <w:rPr>
            <w:rFonts w:ascii="Calibri" w:eastAsia="Calibri" w:hAnsi="Calibri" w:cs="Times New Roman"/>
            <w:lang w:val="en-US"/>
          </w:rPr>
          <w:tab/>
          <w:t>n "My heart's racing so fast that Isaac's probably able to feel it, the way we're pressed together…"</w:t>
        </w:r>
      </w:ins>
    </w:p>
    <w:p w14:paraId="7380D778" w14:textId="77777777" w:rsidR="00E573B8" w:rsidRPr="00E573B8" w:rsidRDefault="00E573B8" w:rsidP="00E573B8">
      <w:pPr>
        <w:tabs>
          <w:tab w:val="left" w:pos="0"/>
        </w:tabs>
        <w:spacing w:line="600" w:lineRule="auto"/>
        <w:jc w:val="left"/>
        <w:rPr>
          <w:ins w:id="6741" w:author="UTENTE" w:date="2020-06-30T18:32:00Z"/>
          <w:rFonts w:ascii="Calibri" w:eastAsia="Calibri" w:hAnsi="Calibri" w:cs="Times New Roman"/>
          <w:lang w:val="en-US"/>
        </w:rPr>
      </w:pPr>
      <w:ins w:id="6742" w:author="UTENTE" w:date="2020-06-30T18:32:00Z">
        <w:r w:rsidRPr="00E573B8">
          <w:rPr>
            <w:rFonts w:ascii="Calibri" w:eastAsia="Calibri" w:hAnsi="Calibri" w:cs="Times New Roman"/>
            <w:lang w:val="en-US"/>
          </w:rPr>
          <w:t>651.</w:t>
        </w:r>
        <w:r w:rsidRPr="00E573B8">
          <w:rPr>
            <w:rFonts w:ascii="Calibri" w:eastAsia="Calibri" w:hAnsi="Calibri" w:cs="Times New Roman"/>
            <w:lang w:val="en-US"/>
          </w:rPr>
          <w:tab/>
          <w:t>i "\"[mc]… make me a promise.\""</w:t>
        </w:r>
      </w:ins>
    </w:p>
    <w:p w14:paraId="30D70258" w14:textId="77777777" w:rsidR="00E573B8" w:rsidRPr="00E573B8" w:rsidRDefault="00E573B8" w:rsidP="00E573B8">
      <w:pPr>
        <w:tabs>
          <w:tab w:val="left" w:pos="0"/>
        </w:tabs>
        <w:spacing w:line="600" w:lineRule="auto"/>
        <w:jc w:val="left"/>
        <w:rPr>
          <w:ins w:id="6743" w:author="UTENTE" w:date="2020-06-30T18:32:00Z"/>
          <w:rFonts w:ascii="Calibri" w:eastAsia="Calibri" w:hAnsi="Calibri" w:cs="Times New Roman"/>
          <w:lang w:val="en-US"/>
        </w:rPr>
      </w:pPr>
      <w:ins w:id="6744" w:author="UTENTE" w:date="2020-06-30T18:32:00Z">
        <w:r w:rsidRPr="00E573B8">
          <w:rPr>
            <w:rFonts w:ascii="Calibri" w:eastAsia="Calibri" w:hAnsi="Calibri" w:cs="Times New Roman"/>
            <w:lang w:val="en-US"/>
          </w:rPr>
          <w:t>652.</w:t>
        </w:r>
        <w:r w:rsidRPr="00E573B8">
          <w:rPr>
            <w:rFonts w:ascii="Calibri" w:eastAsia="Calibri" w:hAnsi="Calibri" w:cs="Times New Roman"/>
            <w:lang w:val="en-US"/>
          </w:rPr>
          <w:tab/>
          <w:t>n "Breathing heavily, Isaac pulls back a little, gazing at me with longing eyes."</w:t>
        </w:r>
      </w:ins>
    </w:p>
    <w:p w14:paraId="4381A53D" w14:textId="77777777" w:rsidR="00E573B8" w:rsidRPr="00E573B8" w:rsidRDefault="00E573B8" w:rsidP="00E573B8">
      <w:pPr>
        <w:tabs>
          <w:tab w:val="left" w:pos="0"/>
        </w:tabs>
        <w:spacing w:line="600" w:lineRule="auto"/>
        <w:jc w:val="left"/>
        <w:rPr>
          <w:ins w:id="6745" w:author="UTENTE" w:date="2020-06-30T18:32:00Z"/>
          <w:rFonts w:ascii="Calibri" w:eastAsia="Calibri" w:hAnsi="Calibri" w:cs="Times New Roman"/>
          <w:lang w:val="en-US"/>
        </w:rPr>
      </w:pPr>
      <w:ins w:id="6746" w:author="UTENTE" w:date="2020-06-30T18:32:00Z">
        <w:r w:rsidRPr="00E573B8">
          <w:rPr>
            <w:rFonts w:ascii="Calibri" w:eastAsia="Calibri" w:hAnsi="Calibri" w:cs="Times New Roman"/>
            <w:lang w:val="en-US"/>
          </w:rPr>
          <w:t>653.</w:t>
        </w:r>
        <w:r w:rsidRPr="00E573B8">
          <w:rPr>
            <w:rFonts w:ascii="Calibri" w:eastAsia="Calibri" w:hAnsi="Calibri" w:cs="Times New Roman"/>
            <w:lang w:val="en-US"/>
          </w:rPr>
          <w:tab/>
          <w:t>i "\"We'll get rid of Bishop, you and I…\""</w:t>
        </w:r>
      </w:ins>
    </w:p>
    <w:p w14:paraId="5FACE2A2" w14:textId="77777777" w:rsidR="00E573B8" w:rsidRPr="00E573B8" w:rsidRDefault="00E573B8" w:rsidP="00E573B8">
      <w:pPr>
        <w:tabs>
          <w:tab w:val="left" w:pos="0"/>
        </w:tabs>
        <w:spacing w:line="600" w:lineRule="auto"/>
        <w:jc w:val="left"/>
        <w:rPr>
          <w:ins w:id="6747" w:author="UTENTE" w:date="2020-06-30T18:32:00Z"/>
          <w:rFonts w:ascii="Calibri" w:eastAsia="Calibri" w:hAnsi="Calibri" w:cs="Times New Roman"/>
          <w:lang w:val="en-US"/>
        </w:rPr>
      </w:pPr>
      <w:ins w:id="6748" w:author="UTENTE" w:date="2020-06-30T18:32:00Z">
        <w:r w:rsidRPr="00E573B8">
          <w:rPr>
            <w:rFonts w:ascii="Calibri" w:eastAsia="Calibri" w:hAnsi="Calibri" w:cs="Times New Roman"/>
            <w:lang w:val="en-US"/>
          </w:rPr>
          <w:t>654.</w:t>
        </w:r>
        <w:r w:rsidRPr="00E573B8">
          <w:rPr>
            <w:rFonts w:ascii="Calibri" w:eastAsia="Calibri" w:hAnsi="Calibri" w:cs="Times New Roman"/>
            <w:lang w:val="en-US"/>
          </w:rPr>
          <w:tab/>
          <w:t>i "\"…And then we'll run away from this underworld, forever.\""</w:t>
        </w:r>
      </w:ins>
    </w:p>
    <w:p w14:paraId="067F5A04" w14:textId="77777777" w:rsidR="00E573B8" w:rsidRPr="00E573B8" w:rsidRDefault="00E573B8" w:rsidP="00E573B8">
      <w:pPr>
        <w:tabs>
          <w:tab w:val="left" w:pos="0"/>
        </w:tabs>
        <w:spacing w:line="600" w:lineRule="auto"/>
        <w:jc w:val="left"/>
        <w:rPr>
          <w:ins w:id="6749" w:author="UTENTE" w:date="2020-06-30T18:32:00Z"/>
          <w:rFonts w:ascii="Calibri" w:eastAsia="Calibri" w:hAnsi="Calibri" w:cs="Times New Roman"/>
          <w:lang w:val="en-US"/>
          <w:rPrChange w:id="6750" w:author="UTENTE" w:date="2020-06-30T18:32:00Z">
            <w:rPr>
              <w:ins w:id="6751" w:author="UTENTE" w:date="2020-06-30T18:32:00Z"/>
              <w:rFonts w:ascii="Calibri" w:eastAsia="Calibri" w:hAnsi="Calibri" w:cs="Times New Roman"/>
            </w:rPr>
          </w:rPrChange>
        </w:rPr>
      </w:pPr>
      <w:ins w:id="6752" w:author="UTENTE" w:date="2020-06-30T18:32:00Z">
        <w:r w:rsidRPr="00E573B8">
          <w:rPr>
            <w:rFonts w:ascii="Calibri" w:eastAsia="Calibri" w:hAnsi="Calibri" w:cs="Times New Roman"/>
            <w:lang w:val="en-US"/>
            <w:rPrChange w:id="6753" w:author="UTENTE" w:date="2020-06-30T18:32:00Z">
              <w:rPr>
                <w:rFonts w:ascii="Calibri" w:eastAsia="Calibri" w:hAnsi="Calibri" w:cs="Times New Roman"/>
              </w:rPr>
            </w:rPrChange>
          </w:rPr>
          <w:t>655.</w:t>
        </w:r>
        <w:r w:rsidRPr="00E573B8">
          <w:rPr>
            <w:rFonts w:ascii="Calibri" w:eastAsia="Calibri" w:hAnsi="Calibri" w:cs="Times New Roman"/>
            <w:lang w:val="en-US"/>
            <w:rPrChange w:id="6754" w:author="UTENTE" w:date="2020-06-30T18:32:00Z">
              <w:rPr>
                <w:rFonts w:ascii="Calibri" w:eastAsia="Calibri" w:hAnsi="Calibri" w:cs="Times New Roman"/>
              </w:rPr>
            </w:rPrChange>
          </w:rPr>
          <w:tab/>
          <w:t>mcp "\"…\""</w:t>
        </w:r>
      </w:ins>
    </w:p>
    <w:p w14:paraId="5EACF3EA" w14:textId="77777777" w:rsidR="00E573B8" w:rsidRPr="00E573B8" w:rsidRDefault="00E573B8" w:rsidP="00E573B8">
      <w:pPr>
        <w:tabs>
          <w:tab w:val="left" w:pos="0"/>
        </w:tabs>
        <w:spacing w:line="600" w:lineRule="auto"/>
        <w:jc w:val="left"/>
        <w:rPr>
          <w:ins w:id="6755" w:author="UTENTE" w:date="2020-06-30T18:32:00Z"/>
          <w:rFonts w:ascii="Calibri" w:eastAsia="Calibri" w:hAnsi="Calibri" w:cs="Times New Roman"/>
          <w:lang w:val="en-US"/>
        </w:rPr>
      </w:pPr>
      <w:ins w:id="6756" w:author="UTENTE" w:date="2020-06-30T18:32:00Z">
        <w:r w:rsidRPr="00E573B8">
          <w:rPr>
            <w:rFonts w:ascii="Calibri" w:eastAsia="Calibri" w:hAnsi="Calibri" w:cs="Times New Roman"/>
            <w:lang w:val="en-US"/>
          </w:rPr>
          <w:t>656.</w:t>
        </w:r>
        <w:r w:rsidRPr="00E573B8">
          <w:rPr>
            <w:rFonts w:ascii="Calibri" w:eastAsia="Calibri" w:hAnsi="Calibri" w:cs="Times New Roman"/>
            <w:lang w:val="en-US"/>
          </w:rPr>
          <w:tab/>
          <w:t>n "I slowly nod, and a deep, affectionate smile curls on Isaac's lips."</w:t>
        </w:r>
        <w:r w:rsidRPr="00E573B8">
          <w:rPr>
            <w:rFonts w:ascii="Calibri" w:eastAsia="Calibri" w:hAnsi="Calibri" w:cs="Times New Roman"/>
            <w:lang w:val="en-US"/>
          </w:rPr>
          <w:br w:type="page"/>
        </w:r>
      </w:ins>
    </w:p>
    <w:p w14:paraId="2C163525" w14:textId="77777777" w:rsidR="00E573B8" w:rsidRPr="00E573B8" w:rsidRDefault="00E573B8" w:rsidP="00E573B8">
      <w:pPr>
        <w:tabs>
          <w:tab w:val="left" w:pos="0"/>
        </w:tabs>
        <w:spacing w:line="600" w:lineRule="auto"/>
        <w:jc w:val="left"/>
        <w:rPr>
          <w:ins w:id="6757" w:author="UTENTE" w:date="2020-06-30T18:32:00Z"/>
          <w:rFonts w:ascii="Calibri" w:eastAsia="Calibri" w:hAnsi="Calibri" w:cs="Times New Roman"/>
        </w:rPr>
      </w:pPr>
      <w:ins w:id="6758" w:author="UTENTE" w:date="2020-06-30T18:32:00Z">
        <w:r w:rsidRPr="00E573B8">
          <w:rPr>
            <w:rFonts w:ascii="Calibri" w:eastAsia="Calibri" w:hAnsi="Calibri" w:cs="Times New Roman"/>
          </w:rPr>
          <w:lastRenderedPageBreak/>
          <w:t>645.</w:t>
        </w:r>
        <w:r w:rsidRPr="00E573B8">
          <w:rPr>
            <w:rFonts w:ascii="Calibri" w:eastAsia="Calibri" w:hAnsi="Calibri" w:cs="Times New Roman"/>
          </w:rPr>
          <w:tab/>
          <w:t>n "Ma c'è qualcosa in lui, qualcosa che non riesco a spiegare, che mi fa desiderare di stargli accanto."</w:t>
        </w:r>
      </w:ins>
    </w:p>
    <w:p w14:paraId="6B019DD0" w14:textId="77777777" w:rsidR="00E573B8" w:rsidRPr="00E573B8" w:rsidRDefault="00E573B8" w:rsidP="00E573B8">
      <w:pPr>
        <w:tabs>
          <w:tab w:val="left" w:pos="0"/>
        </w:tabs>
        <w:spacing w:line="600" w:lineRule="auto"/>
        <w:jc w:val="left"/>
        <w:rPr>
          <w:ins w:id="6759" w:author="UTENTE" w:date="2020-06-30T18:32:00Z"/>
          <w:rFonts w:ascii="Calibri" w:eastAsia="Calibri" w:hAnsi="Calibri" w:cs="Times New Roman"/>
        </w:rPr>
      </w:pPr>
      <w:ins w:id="6760" w:author="UTENTE" w:date="2020-06-30T18:32:00Z">
        <w:r w:rsidRPr="00E573B8">
          <w:rPr>
            <w:rFonts w:ascii="Calibri" w:eastAsia="Calibri" w:hAnsi="Calibri" w:cs="Times New Roman"/>
          </w:rPr>
          <w:t>646.</w:t>
        </w:r>
        <w:r w:rsidRPr="00E573B8">
          <w:rPr>
            <w:rFonts w:ascii="Calibri" w:eastAsia="Calibri" w:hAnsi="Calibri" w:cs="Times New Roman"/>
          </w:rPr>
          <w:tab/>
          <w:t>n "Forse perché è intrappolato come me, trascinati entrambi in un segreto mondo oscuro – {w}e non possiamo fare altro che fidarci l'uno dell'altro."</w:t>
        </w:r>
      </w:ins>
    </w:p>
    <w:p w14:paraId="38101871" w14:textId="77777777" w:rsidR="00E573B8" w:rsidRPr="00E573B8" w:rsidRDefault="00E573B8" w:rsidP="00E573B8">
      <w:pPr>
        <w:tabs>
          <w:tab w:val="left" w:pos="0"/>
        </w:tabs>
        <w:spacing w:line="600" w:lineRule="auto"/>
        <w:jc w:val="left"/>
        <w:rPr>
          <w:ins w:id="6761" w:author="UTENTE" w:date="2020-06-30T18:32:00Z"/>
          <w:rFonts w:ascii="Calibri" w:eastAsia="Calibri" w:hAnsi="Calibri" w:cs="Times New Roman"/>
        </w:rPr>
      </w:pPr>
      <w:ins w:id="6762" w:author="UTENTE" w:date="2020-06-30T18:32:00Z">
        <w:r w:rsidRPr="00E573B8">
          <w:rPr>
            <w:rFonts w:ascii="Calibri" w:eastAsia="Calibri" w:hAnsi="Calibri" w:cs="Times New Roman"/>
          </w:rPr>
          <w:t>647.</w:t>
        </w:r>
        <w:r w:rsidRPr="00E573B8">
          <w:rPr>
            <w:rFonts w:ascii="Calibri" w:eastAsia="Calibri" w:hAnsi="Calibri" w:cs="Times New Roman"/>
          </w:rPr>
          <w:tab/>
          <w:t>mc "\"Mmh… sì…\""</w:t>
        </w:r>
      </w:ins>
    </w:p>
    <w:p w14:paraId="5C8685D5" w14:textId="77777777" w:rsidR="00E573B8" w:rsidRPr="00E573B8" w:rsidRDefault="00E573B8" w:rsidP="00E573B8">
      <w:pPr>
        <w:tabs>
          <w:tab w:val="left" w:pos="0"/>
        </w:tabs>
        <w:spacing w:line="600" w:lineRule="auto"/>
        <w:jc w:val="left"/>
        <w:rPr>
          <w:ins w:id="6763" w:author="UTENTE" w:date="2020-06-30T18:32:00Z"/>
          <w:rFonts w:ascii="Calibri" w:eastAsia="Calibri" w:hAnsi="Calibri" w:cs="Times New Roman"/>
        </w:rPr>
      </w:pPr>
      <w:ins w:id="6764" w:author="UTENTE" w:date="2020-06-30T18:32:00Z">
        <w:r w:rsidRPr="00E573B8">
          <w:rPr>
            <w:rFonts w:ascii="Calibri" w:eastAsia="Calibri" w:hAnsi="Calibri" w:cs="Times New Roman"/>
          </w:rPr>
          <w:t>648.</w:t>
        </w:r>
        <w:r w:rsidRPr="00E573B8">
          <w:rPr>
            <w:rFonts w:ascii="Calibri" w:eastAsia="Calibri" w:hAnsi="Calibri" w:cs="Times New Roman"/>
          </w:rPr>
          <w:tab/>
          <w:t>n "Ancora e ancora, Isaac mi bagna le labbra con languidi baci, il suo respiro caldo mi solletica la guancia."</w:t>
        </w:r>
      </w:ins>
    </w:p>
    <w:p w14:paraId="2FC933F7" w14:textId="77777777" w:rsidR="00E573B8" w:rsidRPr="00E573B8" w:rsidRDefault="00E573B8" w:rsidP="00E573B8">
      <w:pPr>
        <w:tabs>
          <w:tab w:val="left" w:pos="0"/>
        </w:tabs>
        <w:spacing w:line="600" w:lineRule="auto"/>
        <w:jc w:val="left"/>
        <w:rPr>
          <w:ins w:id="6765" w:author="UTENTE" w:date="2020-06-30T18:32:00Z"/>
          <w:rFonts w:ascii="Calibri" w:eastAsia="Calibri" w:hAnsi="Calibri" w:cs="Times New Roman"/>
        </w:rPr>
      </w:pPr>
      <w:ins w:id="6766" w:author="UTENTE" w:date="2020-06-30T18:32:00Z">
        <w:r w:rsidRPr="00E573B8">
          <w:rPr>
            <w:rFonts w:ascii="Calibri" w:eastAsia="Calibri" w:hAnsi="Calibri" w:cs="Times New Roman"/>
          </w:rPr>
          <w:t>649.</w:t>
        </w:r>
        <w:r w:rsidRPr="00E573B8">
          <w:rPr>
            <w:rFonts w:ascii="Calibri" w:eastAsia="Calibri" w:hAnsi="Calibri" w:cs="Times New Roman"/>
          </w:rPr>
          <w:tab/>
          <w:t>n "Stringo le mie dita attorno al retro della sua camicia, tenendomi in punta di piedi per potergli mordicchiare e succhiare il labbro inferiore."</w:t>
        </w:r>
      </w:ins>
    </w:p>
    <w:p w14:paraId="54DB60AC" w14:textId="77777777" w:rsidR="00E573B8" w:rsidRPr="00E573B8" w:rsidRDefault="00E573B8" w:rsidP="00E573B8">
      <w:pPr>
        <w:tabs>
          <w:tab w:val="left" w:pos="0"/>
        </w:tabs>
        <w:spacing w:line="600" w:lineRule="auto"/>
        <w:jc w:val="left"/>
        <w:rPr>
          <w:ins w:id="6767" w:author="UTENTE" w:date="2020-06-30T18:32:00Z"/>
          <w:rFonts w:ascii="Calibri" w:eastAsia="Calibri" w:hAnsi="Calibri" w:cs="Times New Roman"/>
        </w:rPr>
      </w:pPr>
      <w:ins w:id="6768" w:author="UTENTE" w:date="2020-06-30T18:32:00Z">
        <w:r w:rsidRPr="00E573B8">
          <w:rPr>
            <w:rFonts w:ascii="Calibri" w:eastAsia="Calibri" w:hAnsi="Calibri" w:cs="Times New Roman"/>
          </w:rPr>
          <w:t>650.</w:t>
        </w:r>
        <w:r w:rsidRPr="00E573B8">
          <w:rPr>
            <w:rFonts w:ascii="Calibri" w:eastAsia="Calibri" w:hAnsi="Calibri" w:cs="Times New Roman"/>
          </w:rPr>
          <w:tab/>
          <w:t>n "Il mio cuore batte così forte che probabilmente persino Isaac può sentirlo, visto quanto siamo attaccati…"</w:t>
        </w:r>
      </w:ins>
    </w:p>
    <w:p w14:paraId="7F188D6F" w14:textId="77777777" w:rsidR="00E573B8" w:rsidRPr="00E573B8" w:rsidRDefault="00E573B8" w:rsidP="00E573B8">
      <w:pPr>
        <w:tabs>
          <w:tab w:val="left" w:pos="0"/>
        </w:tabs>
        <w:spacing w:line="600" w:lineRule="auto"/>
        <w:jc w:val="left"/>
        <w:rPr>
          <w:ins w:id="6769" w:author="UTENTE" w:date="2020-06-30T18:32:00Z"/>
          <w:rFonts w:ascii="Calibri" w:eastAsia="Calibri" w:hAnsi="Calibri" w:cs="Times New Roman"/>
        </w:rPr>
      </w:pPr>
      <w:ins w:id="6770" w:author="UTENTE" w:date="2020-06-30T18:32:00Z">
        <w:r w:rsidRPr="00E573B8">
          <w:rPr>
            <w:rFonts w:ascii="Calibri" w:eastAsia="Calibri" w:hAnsi="Calibri" w:cs="Times New Roman"/>
          </w:rPr>
          <w:t>651.</w:t>
        </w:r>
        <w:r w:rsidRPr="00E573B8">
          <w:rPr>
            <w:rFonts w:ascii="Calibri" w:eastAsia="Calibri" w:hAnsi="Calibri" w:cs="Times New Roman"/>
          </w:rPr>
          <w:tab/>
          <w:t>i "\"[mc]… promettimi una cosa.\""</w:t>
        </w:r>
      </w:ins>
    </w:p>
    <w:p w14:paraId="6BF6CB31" w14:textId="77777777" w:rsidR="00E573B8" w:rsidRPr="00E573B8" w:rsidRDefault="00E573B8" w:rsidP="00E573B8">
      <w:pPr>
        <w:tabs>
          <w:tab w:val="left" w:pos="0"/>
        </w:tabs>
        <w:spacing w:line="600" w:lineRule="auto"/>
        <w:jc w:val="left"/>
        <w:rPr>
          <w:ins w:id="6771" w:author="UTENTE" w:date="2020-06-30T18:32:00Z"/>
          <w:rFonts w:ascii="Calibri" w:eastAsia="Calibri" w:hAnsi="Calibri" w:cs="Times New Roman"/>
        </w:rPr>
      </w:pPr>
      <w:ins w:id="6772" w:author="UTENTE" w:date="2020-06-30T18:32:00Z">
        <w:r w:rsidRPr="00E573B8">
          <w:rPr>
            <w:rFonts w:ascii="Calibri" w:eastAsia="Calibri" w:hAnsi="Calibri" w:cs="Times New Roman"/>
          </w:rPr>
          <w:t>652.</w:t>
        </w:r>
        <w:r w:rsidRPr="00E573B8">
          <w:rPr>
            <w:rFonts w:ascii="Calibri" w:eastAsia="Calibri" w:hAnsi="Calibri" w:cs="Times New Roman"/>
          </w:rPr>
          <w:tab/>
          <w:t>n "Respirando affannosamente, Isaac si allontana un attimo, osservandomi con bramosia."</w:t>
        </w:r>
      </w:ins>
    </w:p>
    <w:p w14:paraId="75DDF7FB" w14:textId="77777777" w:rsidR="00E573B8" w:rsidRPr="00E573B8" w:rsidRDefault="00E573B8" w:rsidP="00E573B8">
      <w:pPr>
        <w:tabs>
          <w:tab w:val="left" w:pos="0"/>
        </w:tabs>
        <w:spacing w:line="600" w:lineRule="auto"/>
        <w:jc w:val="left"/>
        <w:rPr>
          <w:ins w:id="6773" w:author="UTENTE" w:date="2020-06-30T18:32:00Z"/>
          <w:rFonts w:ascii="Calibri" w:eastAsia="Calibri" w:hAnsi="Calibri" w:cs="Times New Roman"/>
        </w:rPr>
      </w:pPr>
      <w:ins w:id="6774" w:author="UTENTE" w:date="2020-06-30T18:32:00Z">
        <w:r w:rsidRPr="00E573B8">
          <w:rPr>
            <w:rFonts w:ascii="Calibri" w:eastAsia="Calibri" w:hAnsi="Calibri" w:cs="Times New Roman"/>
          </w:rPr>
          <w:t>653.</w:t>
        </w:r>
        <w:r w:rsidRPr="00E573B8">
          <w:rPr>
            <w:rFonts w:ascii="Calibri" w:eastAsia="Calibri" w:hAnsi="Calibri" w:cs="Times New Roman"/>
          </w:rPr>
          <w:tab/>
          <w:t>i "\"Ci liberemo di Bishop, io e te…\""</w:t>
        </w:r>
      </w:ins>
    </w:p>
    <w:p w14:paraId="5F7F48A6" w14:textId="77777777" w:rsidR="00E573B8" w:rsidRPr="00E573B8" w:rsidRDefault="00E573B8" w:rsidP="00E573B8">
      <w:pPr>
        <w:tabs>
          <w:tab w:val="left" w:pos="0"/>
        </w:tabs>
        <w:spacing w:line="600" w:lineRule="auto"/>
        <w:jc w:val="left"/>
        <w:rPr>
          <w:ins w:id="6775" w:author="UTENTE" w:date="2020-06-30T18:32:00Z"/>
          <w:rFonts w:ascii="Calibri" w:eastAsia="Calibri" w:hAnsi="Calibri" w:cs="Times New Roman"/>
        </w:rPr>
      </w:pPr>
      <w:ins w:id="6776" w:author="UTENTE" w:date="2020-06-30T18:32:00Z">
        <w:r w:rsidRPr="00E573B8">
          <w:rPr>
            <w:rFonts w:ascii="Calibri" w:eastAsia="Calibri" w:hAnsi="Calibri" w:cs="Times New Roman"/>
          </w:rPr>
          <w:t>654.</w:t>
        </w:r>
        <w:r w:rsidRPr="00E573B8">
          <w:rPr>
            <w:rFonts w:ascii="Calibri" w:eastAsia="Calibri" w:hAnsi="Calibri" w:cs="Times New Roman"/>
          </w:rPr>
          <w:tab/>
          <w:t>i "\"…E poi scapperemo da questo inferno, per sempre.\""</w:t>
        </w:r>
      </w:ins>
    </w:p>
    <w:p w14:paraId="3112FADF" w14:textId="77777777" w:rsidR="00E573B8" w:rsidRPr="00E573B8" w:rsidRDefault="00E573B8" w:rsidP="00E573B8">
      <w:pPr>
        <w:tabs>
          <w:tab w:val="left" w:pos="0"/>
        </w:tabs>
        <w:spacing w:line="600" w:lineRule="auto"/>
        <w:jc w:val="left"/>
        <w:rPr>
          <w:ins w:id="6777" w:author="UTENTE" w:date="2020-06-30T18:32:00Z"/>
          <w:rFonts w:ascii="Calibri" w:eastAsia="Calibri" w:hAnsi="Calibri" w:cs="Times New Roman"/>
        </w:rPr>
      </w:pPr>
      <w:ins w:id="6778" w:author="UTENTE" w:date="2020-06-30T18:32:00Z">
        <w:r w:rsidRPr="00E573B8">
          <w:rPr>
            <w:rFonts w:ascii="Calibri" w:eastAsia="Calibri" w:hAnsi="Calibri" w:cs="Times New Roman"/>
          </w:rPr>
          <w:t>655.</w:t>
        </w:r>
        <w:r w:rsidRPr="00E573B8">
          <w:rPr>
            <w:rFonts w:ascii="Calibri" w:eastAsia="Calibri" w:hAnsi="Calibri" w:cs="Times New Roman"/>
          </w:rPr>
          <w:tab/>
          <w:t>mcp "\"…\""</w:t>
        </w:r>
      </w:ins>
    </w:p>
    <w:p w14:paraId="402F0C70" w14:textId="77777777" w:rsidR="00E573B8" w:rsidRPr="00E573B8" w:rsidRDefault="00E573B8" w:rsidP="00E573B8">
      <w:pPr>
        <w:tabs>
          <w:tab w:val="left" w:pos="0"/>
        </w:tabs>
        <w:spacing w:line="600" w:lineRule="auto"/>
        <w:jc w:val="left"/>
        <w:rPr>
          <w:ins w:id="6779" w:author="UTENTE" w:date="2020-06-30T18:32:00Z"/>
          <w:rFonts w:ascii="Calibri" w:eastAsia="Calibri" w:hAnsi="Calibri" w:cs="Times New Roman"/>
        </w:rPr>
      </w:pPr>
      <w:ins w:id="6780" w:author="UTENTE" w:date="2020-06-30T18:32:00Z">
        <w:r w:rsidRPr="00E573B8">
          <w:rPr>
            <w:rFonts w:ascii="Calibri" w:eastAsia="Calibri" w:hAnsi="Calibri" w:cs="Times New Roman"/>
          </w:rPr>
          <w:t>656.</w:t>
        </w:r>
        <w:r w:rsidRPr="00E573B8">
          <w:rPr>
            <w:rFonts w:ascii="Calibri" w:eastAsia="Calibri" w:hAnsi="Calibri" w:cs="Times New Roman"/>
          </w:rPr>
          <w:tab/>
          <w:t>n "Semplicemente, annuisco, e un largo e affettuoso sorriso si spalanca sulle labbra di Isaac." </w:t>
        </w:r>
        <w:r w:rsidRPr="00E573B8">
          <w:rPr>
            <w:rFonts w:ascii="Calibri" w:eastAsia="Calibri" w:hAnsi="Calibri" w:cs="Times New Roman"/>
          </w:rPr>
          <w:br w:type="page"/>
        </w:r>
      </w:ins>
    </w:p>
    <w:p w14:paraId="67FCECD7" w14:textId="77777777" w:rsidR="00E573B8" w:rsidRPr="00E573B8" w:rsidRDefault="00E573B8" w:rsidP="00E573B8">
      <w:pPr>
        <w:tabs>
          <w:tab w:val="left" w:pos="0"/>
        </w:tabs>
        <w:spacing w:line="600" w:lineRule="auto"/>
        <w:jc w:val="left"/>
        <w:rPr>
          <w:ins w:id="6781" w:author="UTENTE" w:date="2020-06-30T18:32:00Z"/>
          <w:rFonts w:ascii="Calibri" w:eastAsia="Calibri" w:hAnsi="Calibri" w:cs="Times New Roman"/>
          <w:lang w:val="en-US"/>
        </w:rPr>
      </w:pPr>
      <w:ins w:id="6782" w:author="UTENTE" w:date="2020-06-30T18:32:00Z">
        <w:r w:rsidRPr="00E573B8">
          <w:rPr>
            <w:rFonts w:ascii="Calibri" w:eastAsia="Calibri" w:hAnsi="Calibri" w:cs="Times New Roman"/>
            <w:lang w:val="en-US"/>
          </w:rPr>
          <w:lastRenderedPageBreak/>
          <w:t>657.</w:t>
        </w:r>
        <w:r w:rsidRPr="00E573B8">
          <w:rPr>
            <w:rFonts w:ascii="Calibri" w:eastAsia="Calibri" w:hAnsi="Calibri" w:cs="Times New Roman"/>
            <w:lang w:val="en-US"/>
          </w:rPr>
          <w:tab/>
          <w:t>n "Even though I'm looking straight into those golden eyes, there's no magical hypnotism, no strange power playing with my head."</w:t>
        </w:r>
      </w:ins>
    </w:p>
    <w:p w14:paraId="6D16F13C" w14:textId="77777777" w:rsidR="00E573B8" w:rsidRPr="00E573B8" w:rsidRDefault="00E573B8" w:rsidP="00E573B8">
      <w:pPr>
        <w:tabs>
          <w:tab w:val="left" w:pos="0"/>
        </w:tabs>
        <w:spacing w:line="600" w:lineRule="auto"/>
        <w:jc w:val="left"/>
        <w:rPr>
          <w:ins w:id="6783" w:author="UTENTE" w:date="2020-06-30T18:32:00Z"/>
          <w:rFonts w:ascii="Calibri" w:eastAsia="Calibri" w:hAnsi="Calibri" w:cs="Times New Roman"/>
          <w:lang w:val="en-US"/>
        </w:rPr>
      </w:pPr>
      <w:ins w:id="6784" w:author="UTENTE" w:date="2020-06-30T18:32:00Z">
        <w:r w:rsidRPr="00E573B8">
          <w:rPr>
            <w:rFonts w:ascii="Calibri" w:eastAsia="Calibri" w:hAnsi="Calibri" w:cs="Times New Roman"/>
            <w:lang w:val="en-US"/>
          </w:rPr>
          <w:t>658.</w:t>
        </w:r>
        <w:r w:rsidRPr="00E573B8">
          <w:rPr>
            <w:rFonts w:ascii="Calibri" w:eastAsia="Calibri" w:hAnsi="Calibri" w:cs="Times New Roman"/>
            <w:lang w:val="en-US"/>
          </w:rPr>
          <w:tab/>
          <w:t>n "He doesn't need to use it anymore… {w}because I think I've already fallen too deep."</w:t>
        </w:r>
      </w:ins>
    </w:p>
    <w:p w14:paraId="243171AD" w14:textId="77777777" w:rsidR="00E573B8" w:rsidRPr="00E573B8" w:rsidRDefault="00E573B8" w:rsidP="00E573B8">
      <w:pPr>
        <w:tabs>
          <w:tab w:val="left" w:pos="0"/>
        </w:tabs>
        <w:spacing w:line="600" w:lineRule="auto"/>
        <w:jc w:val="left"/>
        <w:rPr>
          <w:ins w:id="6785" w:author="UTENTE" w:date="2020-06-30T18:32:00Z"/>
          <w:rFonts w:ascii="Calibri" w:eastAsia="Calibri" w:hAnsi="Calibri" w:cs="Times New Roman"/>
          <w:lang w:val="en-US"/>
        </w:rPr>
      </w:pPr>
      <w:ins w:id="6786" w:author="UTENTE" w:date="2020-06-30T18:32:00Z">
        <w:r w:rsidRPr="00E573B8">
          <w:rPr>
            <w:rFonts w:ascii="Calibri" w:eastAsia="Calibri" w:hAnsi="Calibri" w:cs="Times New Roman"/>
            <w:lang w:val="en-US"/>
          </w:rPr>
          <w:t>659.</w:t>
        </w:r>
        <w:r w:rsidRPr="00E573B8">
          <w:rPr>
            <w:rFonts w:ascii="Calibri" w:eastAsia="Calibri" w:hAnsi="Calibri" w:cs="Times New Roman"/>
            <w:lang w:val="en-US"/>
          </w:rPr>
          <w:tab/>
          <w:t>mc "\"Mmh…\""</w:t>
        </w:r>
      </w:ins>
    </w:p>
    <w:p w14:paraId="17E2BC76" w14:textId="77777777" w:rsidR="00E573B8" w:rsidRPr="00E573B8" w:rsidRDefault="00E573B8" w:rsidP="00E573B8">
      <w:pPr>
        <w:tabs>
          <w:tab w:val="left" w:pos="0"/>
        </w:tabs>
        <w:spacing w:line="600" w:lineRule="auto"/>
        <w:jc w:val="left"/>
        <w:rPr>
          <w:ins w:id="6787" w:author="UTENTE" w:date="2020-06-30T18:32:00Z"/>
          <w:rFonts w:ascii="Calibri" w:eastAsia="Calibri" w:hAnsi="Calibri" w:cs="Times New Roman"/>
          <w:lang w:val="en-US"/>
        </w:rPr>
      </w:pPr>
      <w:ins w:id="6788" w:author="UTENTE" w:date="2020-06-30T18:32:00Z">
        <w:r w:rsidRPr="00E573B8">
          <w:rPr>
            <w:rFonts w:ascii="Calibri" w:eastAsia="Calibri" w:hAnsi="Calibri" w:cs="Times New Roman"/>
            <w:lang w:val="en-US"/>
          </w:rPr>
          <w:t>660.</w:t>
        </w:r>
        <w:r w:rsidRPr="00E573B8">
          <w:rPr>
            <w:rFonts w:ascii="Calibri" w:eastAsia="Calibri" w:hAnsi="Calibri" w:cs="Times New Roman"/>
            <w:lang w:val="en-US"/>
          </w:rPr>
          <w:tab/>
          <w:t>n "Letting out a long groan, I roll over to block my eyes from the sunlight."</w:t>
        </w:r>
      </w:ins>
    </w:p>
    <w:p w14:paraId="7064C0B3" w14:textId="77777777" w:rsidR="00E573B8" w:rsidRPr="00E573B8" w:rsidRDefault="00E573B8" w:rsidP="00E573B8">
      <w:pPr>
        <w:tabs>
          <w:tab w:val="left" w:pos="0"/>
        </w:tabs>
        <w:spacing w:line="600" w:lineRule="auto"/>
        <w:jc w:val="left"/>
        <w:rPr>
          <w:ins w:id="6789" w:author="UTENTE" w:date="2020-06-30T18:32:00Z"/>
          <w:rFonts w:ascii="Calibri" w:eastAsia="Calibri" w:hAnsi="Calibri" w:cs="Times New Roman"/>
          <w:lang w:val="en-US"/>
        </w:rPr>
      </w:pPr>
      <w:ins w:id="6790" w:author="UTENTE" w:date="2020-06-30T18:32:00Z">
        <w:r w:rsidRPr="00E573B8">
          <w:rPr>
            <w:rFonts w:ascii="Calibri" w:eastAsia="Calibri" w:hAnsi="Calibri" w:cs="Times New Roman"/>
            <w:lang w:val="en-US"/>
          </w:rPr>
          <w:t>661.</w:t>
        </w:r>
        <w:r w:rsidRPr="00E573B8">
          <w:rPr>
            <w:rFonts w:ascii="Calibri" w:eastAsia="Calibri" w:hAnsi="Calibri" w:cs="Times New Roman"/>
            <w:lang w:val="en-US"/>
          </w:rPr>
          <w:tab/>
          <w:t>n "Damn, it must already be past noon…"</w:t>
        </w:r>
      </w:ins>
    </w:p>
    <w:p w14:paraId="644177F4" w14:textId="77777777" w:rsidR="00E573B8" w:rsidRPr="00E573B8" w:rsidRDefault="00E573B8" w:rsidP="00E573B8">
      <w:pPr>
        <w:tabs>
          <w:tab w:val="left" w:pos="0"/>
        </w:tabs>
        <w:spacing w:line="600" w:lineRule="auto"/>
        <w:jc w:val="left"/>
        <w:rPr>
          <w:ins w:id="6791" w:author="UTENTE" w:date="2020-06-30T18:32:00Z"/>
          <w:rFonts w:ascii="Calibri" w:eastAsia="Calibri" w:hAnsi="Calibri" w:cs="Times New Roman"/>
          <w:lang w:val="en-US"/>
        </w:rPr>
      </w:pPr>
      <w:ins w:id="6792" w:author="UTENTE" w:date="2020-06-30T18:32:00Z">
        <w:r w:rsidRPr="00E573B8">
          <w:rPr>
            <w:rFonts w:ascii="Calibri" w:eastAsia="Calibri" w:hAnsi="Calibri" w:cs="Times New Roman"/>
            <w:lang w:val="en-US"/>
          </w:rPr>
          <w:t>662.</w:t>
        </w:r>
        <w:r w:rsidRPr="00E573B8">
          <w:rPr>
            <w:rFonts w:ascii="Calibri" w:eastAsia="Calibri" w:hAnsi="Calibri" w:cs="Times New Roman"/>
            <w:lang w:val="en-US"/>
          </w:rPr>
          <w:tab/>
          <w:t>n "I should probably get up, huh?"</w:t>
        </w:r>
      </w:ins>
    </w:p>
    <w:p w14:paraId="3EA3BF41" w14:textId="77777777" w:rsidR="00E573B8" w:rsidRPr="00E573B8" w:rsidRDefault="00E573B8" w:rsidP="00E573B8">
      <w:pPr>
        <w:tabs>
          <w:tab w:val="left" w:pos="0"/>
        </w:tabs>
        <w:spacing w:line="600" w:lineRule="auto"/>
        <w:jc w:val="left"/>
        <w:rPr>
          <w:ins w:id="6793" w:author="UTENTE" w:date="2020-06-30T18:32:00Z"/>
          <w:rFonts w:ascii="Calibri" w:eastAsia="Calibri" w:hAnsi="Calibri" w:cs="Times New Roman"/>
          <w:lang w:val="en-US"/>
        </w:rPr>
      </w:pPr>
      <w:ins w:id="6794" w:author="UTENTE" w:date="2020-06-30T18:32:00Z">
        <w:r w:rsidRPr="00E573B8">
          <w:rPr>
            <w:rFonts w:ascii="Calibri" w:eastAsia="Calibri" w:hAnsi="Calibri" w:cs="Times New Roman"/>
            <w:lang w:val="en-US"/>
          </w:rPr>
          <w:t>663.</w:t>
        </w:r>
        <w:r w:rsidRPr="00E573B8">
          <w:rPr>
            <w:rFonts w:ascii="Calibri" w:eastAsia="Calibri" w:hAnsi="Calibri" w:cs="Times New Roman"/>
            <w:lang w:val="en-US"/>
          </w:rPr>
          <w:tab/>
          <w:t>mc "\"…?\""</w:t>
        </w:r>
      </w:ins>
    </w:p>
    <w:p w14:paraId="2AED04DE" w14:textId="77777777" w:rsidR="00E573B8" w:rsidRPr="00E573B8" w:rsidRDefault="00E573B8" w:rsidP="00E573B8">
      <w:pPr>
        <w:tabs>
          <w:tab w:val="left" w:pos="0"/>
        </w:tabs>
        <w:spacing w:line="600" w:lineRule="auto"/>
        <w:jc w:val="left"/>
        <w:rPr>
          <w:ins w:id="6795" w:author="UTENTE" w:date="2020-06-30T18:32:00Z"/>
          <w:rFonts w:ascii="Calibri" w:eastAsia="Calibri" w:hAnsi="Calibri" w:cs="Times New Roman"/>
          <w:lang w:val="en-US"/>
        </w:rPr>
      </w:pPr>
      <w:ins w:id="6796" w:author="UTENTE" w:date="2020-06-30T18:32:00Z">
        <w:r w:rsidRPr="00E573B8">
          <w:rPr>
            <w:rFonts w:ascii="Calibri" w:eastAsia="Calibri" w:hAnsi="Calibri" w:cs="Times New Roman"/>
            <w:lang w:val="en-US"/>
          </w:rPr>
          <w:t>664.</w:t>
        </w:r>
        <w:r w:rsidRPr="00E573B8">
          <w:rPr>
            <w:rFonts w:ascii="Calibri" w:eastAsia="Calibri" w:hAnsi="Calibri" w:cs="Times New Roman"/>
            <w:lang w:val="en-US"/>
          </w:rPr>
          <w:tab/>
          <w:t>n "But when I sit up, I realize I'm not in my bedroom."</w:t>
        </w:r>
      </w:ins>
    </w:p>
    <w:p w14:paraId="61E093D6" w14:textId="77777777" w:rsidR="00E573B8" w:rsidRPr="00E573B8" w:rsidRDefault="00E573B8" w:rsidP="00E573B8">
      <w:pPr>
        <w:tabs>
          <w:tab w:val="left" w:pos="0"/>
        </w:tabs>
        <w:spacing w:line="600" w:lineRule="auto"/>
        <w:jc w:val="left"/>
        <w:rPr>
          <w:ins w:id="6797" w:author="UTENTE" w:date="2020-06-30T18:32:00Z"/>
          <w:rFonts w:ascii="Calibri" w:eastAsia="Calibri" w:hAnsi="Calibri" w:cs="Times New Roman"/>
          <w:lang w:val="en-US"/>
        </w:rPr>
      </w:pPr>
      <w:ins w:id="6798" w:author="UTENTE" w:date="2020-06-30T18:32:00Z">
        <w:r w:rsidRPr="00E573B8">
          <w:rPr>
            <w:rFonts w:ascii="Calibri" w:eastAsia="Calibri" w:hAnsi="Calibri" w:cs="Times New Roman"/>
            <w:lang w:val="en-US"/>
          </w:rPr>
          <w:t>665.</w:t>
        </w:r>
        <w:r w:rsidRPr="00E573B8">
          <w:rPr>
            <w:rFonts w:ascii="Calibri" w:eastAsia="Calibri" w:hAnsi="Calibri" w:cs="Times New Roman"/>
            <w:lang w:val="en-US"/>
          </w:rPr>
          <w:tab/>
          <w:t>n "…Oh, that's right."</w:t>
        </w:r>
      </w:ins>
    </w:p>
    <w:p w14:paraId="7F9454C0" w14:textId="77777777" w:rsidR="00E573B8" w:rsidRPr="00E573B8" w:rsidRDefault="00E573B8" w:rsidP="00E573B8">
      <w:pPr>
        <w:tabs>
          <w:tab w:val="left" w:pos="0"/>
        </w:tabs>
        <w:spacing w:line="600" w:lineRule="auto"/>
        <w:jc w:val="left"/>
        <w:rPr>
          <w:ins w:id="6799" w:author="UTENTE" w:date="2020-06-30T18:32:00Z"/>
          <w:rFonts w:ascii="Calibri" w:eastAsia="Calibri" w:hAnsi="Calibri" w:cs="Times New Roman"/>
          <w:lang w:val="en-US"/>
        </w:rPr>
      </w:pPr>
      <w:ins w:id="6800" w:author="UTENTE" w:date="2020-06-30T18:32:00Z">
        <w:r w:rsidRPr="00E573B8">
          <w:rPr>
            <w:rFonts w:ascii="Calibri" w:eastAsia="Calibri" w:hAnsi="Calibri" w:cs="Times New Roman"/>
            <w:lang w:val="en-US"/>
          </w:rPr>
          <w:t>666.</w:t>
        </w:r>
        <w:r w:rsidRPr="00E573B8">
          <w:rPr>
            <w:rFonts w:ascii="Calibri" w:eastAsia="Calibri" w:hAnsi="Calibri" w:cs="Times New Roman"/>
            <w:lang w:val="en-US"/>
          </w:rPr>
          <w:tab/>
          <w:t>n "I stayed over at Isaac's place last night, and various… {w}events occurred on this couch."</w:t>
        </w:r>
      </w:ins>
    </w:p>
    <w:p w14:paraId="78844C0C" w14:textId="77777777" w:rsidR="00E573B8" w:rsidRPr="00E573B8" w:rsidRDefault="00E573B8" w:rsidP="00E573B8">
      <w:pPr>
        <w:tabs>
          <w:tab w:val="left" w:pos="0"/>
        </w:tabs>
        <w:spacing w:line="600" w:lineRule="auto"/>
        <w:jc w:val="left"/>
        <w:rPr>
          <w:ins w:id="6801" w:author="UTENTE" w:date="2020-06-30T18:32:00Z"/>
          <w:rFonts w:ascii="Calibri" w:eastAsia="Calibri" w:hAnsi="Calibri" w:cs="Times New Roman"/>
          <w:lang w:val="en-US"/>
        </w:rPr>
      </w:pPr>
      <w:ins w:id="6802" w:author="UTENTE" w:date="2020-06-30T18:32:00Z">
        <w:r w:rsidRPr="00E573B8">
          <w:rPr>
            <w:rFonts w:ascii="Calibri" w:eastAsia="Calibri" w:hAnsi="Calibri" w:cs="Times New Roman"/>
            <w:lang w:val="en-US"/>
          </w:rPr>
          <w:t>667.</w:t>
        </w:r>
        <w:r w:rsidRPr="00E573B8">
          <w:rPr>
            <w:rFonts w:ascii="Calibri" w:eastAsia="Calibri" w:hAnsi="Calibri" w:cs="Times New Roman"/>
            <w:lang w:val="en-US"/>
          </w:rPr>
          <w:tab/>
          <w:t>mcp "\"Christ… it's a good thing Luka wasn't around.\""</w:t>
        </w:r>
      </w:ins>
    </w:p>
    <w:p w14:paraId="066663C5" w14:textId="77777777" w:rsidR="00E573B8" w:rsidRPr="00E573B8" w:rsidRDefault="00E573B8" w:rsidP="00E573B8">
      <w:pPr>
        <w:tabs>
          <w:tab w:val="left" w:pos="0"/>
        </w:tabs>
        <w:spacing w:line="600" w:lineRule="auto"/>
        <w:jc w:val="left"/>
        <w:rPr>
          <w:ins w:id="6803" w:author="UTENTE" w:date="2020-06-30T18:32:00Z"/>
          <w:rFonts w:ascii="Calibri" w:eastAsia="Calibri" w:hAnsi="Calibri" w:cs="Times New Roman"/>
          <w:lang w:val="en-US"/>
        </w:rPr>
      </w:pPr>
      <w:ins w:id="6804" w:author="UTENTE" w:date="2020-06-30T18:32:00Z">
        <w:r w:rsidRPr="00E573B8">
          <w:rPr>
            <w:rFonts w:ascii="Calibri" w:eastAsia="Calibri" w:hAnsi="Calibri" w:cs="Times New Roman"/>
            <w:lang w:val="en-US"/>
          </w:rPr>
          <w:t>668.</w:t>
        </w:r>
        <w:r w:rsidRPr="00E573B8">
          <w:rPr>
            <w:rFonts w:ascii="Calibri" w:eastAsia="Calibri" w:hAnsi="Calibri" w:cs="Times New Roman"/>
            <w:lang w:val="en-US"/>
          </w:rPr>
          <w:tab/>
          <w:t>n "As I push myself up and throw off the blanket covering me, I realize there's something on the table."</w:t>
        </w:r>
      </w:ins>
    </w:p>
    <w:p w14:paraId="210E3657" w14:textId="77777777" w:rsidR="00E573B8" w:rsidRPr="00E573B8" w:rsidRDefault="00E573B8" w:rsidP="00E573B8">
      <w:pPr>
        <w:tabs>
          <w:tab w:val="left" w:pos="0"/>
        </w:tabs>
        <w:spacing w:line="600" w:lineRule="auto"/>
        <w:jc w:val="left"/>
        <w:rPr>
          <w:ins w:id="6805" w:author="UTENTE" w:date="2020-06-30T18:32:00Z"/>
          <w:rFonts w:ascii="Calibri" w:eastAsia="Calibri" w:hAnsi="Calibri" w:cs="Times New Roman"/>
          <w:lang w:val="en-US"/>
        </w:rPr>
      </w:pPr>
      <w:ins w:id="6806" w:author="UTENTE" w:date="2020-06-30T18:32:00Z">
        <w:r w:rsidRPr="00E573B8">
          <w:rPr>
            <w:rFonts w:ascii="Calibri" w:eastAsia="Calibri" w:hAnsi="Calibri" w:cs="Times New Roman"/>
            <w:lang w:val="en-US"/>
          </w:rPr>
          <w:t>669.</w:t>
        </w:r>
        <w:r w:rsidRPr="00E573B8">
          <w:rPr>
            <w:rFonts w:ascii="Calibri" w:eastAsia="Calibri" w:hAnsi="Calibri" w:cs="Times New Roman"/>
            <w:lang w:val="en-US"/>
          </w:rPr>
          <w:tab/>
          <w:t>n "–A cup of coffee, covered with a small note."</w:t>
        </w:r>
      </w:ins>
    </w:p>
    <w:p w14:paraId="39475CCE" w14:textId="77777777" w:rsidR="00E573B8" w:rsidRPr="00E573B8" w:rsidRDefault="00E573B8" w:rsidP="00E573B8">
      <w:pPr>
        <w:tabs>
          <w:tab w:val="left" w:pos="0"/>
        </w:tabs>
        <w:spacing w:line="600" w:lineRule="auto"/>
        <w:jc w:val="left"/>
        <w:rPr>
          <w:ins w:id="6807" w:author="UTENTE" w:date="2020-06-30T18:32:00Z"/>
          <w:rFonts w:ascii="Calibri" w:eastAsia="Calibri" w:hAnsi="Calibri" w:cs="Times New Roman"/>
          <w:lang w:val="en-US"/>
        </w:rPr>
      </w:pPr>
      <w:ins w:id="6808" w:author="UTENTE" w:date="2020-06-30T18:32:00Z">
        <w:r w:rsidRPr="00E573B8">
          <w:rPr>
            <w:rFonts w:ascii="Calibri" w:eastAsia="Calibri" w:hAnsi="Calibri" w:cs="Times New Roman"/>
            <w:lang w:val="en-US"/>
          </w:rPr>
          <w:t>670.</w:t>
        </w:r>
        <w:r w:rsidRPr="00E573B8">
          <w:rPr>
            <w:rFonts w:ascii="Calibri" w:eastAsia="Calibri" w:hAnsi="Calibri" w:cs="Times New Roman"/>
            <w:lang w:val="en-US"/>
          </w:rPr>
          <w:tab/>
          <w:t>n "A glance at the fancy, sharp handwriting makes it obvious that Isaac wrote it."</w:t>
        </w:r>
      </w:ins>
    </w:p>
    <w:p w14:paraId="01C02355" w14:textId="77777777" w:rsidR="00E573B8" w:rsidRPr="00E573B8" w:rsidRDefault="00E573B8" w:rsidP="00E573B8">
      <w:pPr>
        <w:tabs>
          <w:tab w:val="left" w:pos="0"/>
        </w:tabs>
        <w:spacing w:line="600" w:lineRule="auto"/>
        <w:jc w:val="left"/>
        <w:rPr>
          <w:ins w:id="6809" w:author="UTENTE" w:date="2020-06-30T18:32:00Z"/>
          <w:rFonts w:ascii="Calibri" w:eastAsia="Calibri" w:hAnsi="Calibri" w:cs="Times New Roman"/>
          <w:lang w:val="en-US"/>
        </w:rPr>
      </w:pPr>
      <w:ins w:id="6810" w:author="UTENTE" w:date="2020-06-30T18:32:00Z">
        <w:r w:rsidRPr="00E573B8">
          <w:rPr>
            <w:rFonts w:ascii="Calibri" w:eastAsia="Calibri" w:hAnsi="Calibri" w:cs="Times New Roman"/>
            <w:lang w:val="en-US"/>
          </w:rPr>
          <w:t>671.</w:t>
        </w:r>
        <w:r w:rsidRPr="00E573B8">
          <w:rPr>
            <w:rFonts w:ascii="Calibri" w:eastAsia="Calibri" w:hAnsi="Calibri" w:cs="Times New Roman"/>
            <w:lang w:val="en-US"/>
          </w:rPr>
          <w:tab/>
          <w:t>n "…{i}To my favorite assistant –{/i}"</w:t>
        </w:r>
        <w:r w:rsidRPr="00E573B8">
          <w:rPr>
            <w:rFonts w:ascii="Calibri" w:eastAsia="Calibri" w:hAnsi="Calibri" w:cs="Times New Roman"/>
            <w:lang w:val="en-US"/>
          </w:rPr>
          <w:br w:type="page"/>
        </w:r>
      </w:ins>
    </w:p>
    <w:p w14:paraId="431814D9" w14:textId="77777777" w:rsidR="00E573B8" w:rsidRPr="00E573B8" w:rsidRDefault="00E573B8" w:rsidP="00E573B8">
      <w:pPr>
        <w:tabs>
          <w:tab w:val="left" w:pos="0"/>
        </w:tabs>
        <w:spacing w:line="600" w:lineRule="auto"/>
        <w:jc w:val="left"/>
        <w:rPr>
          <w:ins w:id="6811" w:author="UTENTE" w:date="2020-06-30T18:32:00Z"/>
          <w:rFonts w:ascii="Calibri" w:eastAsia="Calibri" w:hAnsi="Calibri" w:cs="Times New Roman"/>
        </w:rPr>
      </w:pPr>
      <w:ins w:id="6812" w:author="UTENTE" w:date="2020-06-30T18:32:00Z">
        <w:r w:rsidRPr="00E573B8">
          <w:rPr>
            <w:rFonts w:ascii="Calibri" w:eastAsia="Calibri" w:hAnsi="Calibri" w:cs="Times New Roman"/>
          </w:rPr>
          <w:lastRenderedPageBreak/>
          <w:t>657.</w:t>
        </w:r>
        <w:r w:rsidRPr="00E573B8">
          <w:rPr>
            <w:rFonts w:ascii="Calibri" w:eastAsia="Calibri" w:hAnsi="Calibri" w:cs="Times New Roman"/>
          </w:rPr>
          <w:tab/>
          <w:t>n "Nonostante io stia guardando dritto nei suoi occhi dorati, non c'è nessuna traccia di magia o ipnotismo, nessun potere strano sta giocando con la mia testa."</w:t>
        </w:r>
      </w:ins>
    </w:p>
    <w:p w14:paraId="0DE49FAE" w14:textId="77777777" w:rsidR="00E573B8" w:rsidRPr="00E573B8" w:rsidRDefault="00E573B8" w:rsidP="00E573B8">
      <w:pPr>
        <w:tabs>
          <w:tab w:val="left" w:pos="0"/>
        </w:tabs>
        <w:spacing w:line="600" w:lineRule="auto"/>
        <w:jc w:val="left"/>
        <w:rPr>
          <w:ins w:id="6813" w:author="UTENTE" w:date="2020-06-30T18:32:00Z"/>
          <w:rFonts w:ascii="Calibri" w:eastAsia="Calibri" w:hAnsi="Calibri" w:cs="Times New Roman"/>
        </w:rPr>
      </w:pPr>
      <w:ins w:id="6814" w:author="UTENTE" w:date="2020-06-30T18:32:00Z">
        <w:r w:rsidRPr="00E573B8">
          <w:rPr>
            <w:rFonts w:ascii="Calibri" w:eastAsia="Calibri" w:hAnsi="Calibri" w:cs="Times New Roman"/>
          </w:rPr>
          <w:t>658.</w:t>
        </w:r>
        <w:r w:rsidRPr="00E573B8">
          <w:rPr>
            <w:rFonts w:ascii="Calibri" w:eastAsia="Calibri" w:hAnsi="Calibri" w:cs="Times New Roman"/>
          </w:rPr>
          <w:tab/>
          <w:t>n "Non ha più bisogno di usarlo… {w}Ormai ci sono dentro fino in fondo."</w:t>
        </w:r>
      </w:ins>
    </w:p>
    <w:p w14:paraId="16CE8E56" w14:textId="77777777" w:rsidR="00E573B8" w:rsidRPr="00E573B8" w:rsidRDefault="00E573B8" w:rsidP="00E573B8">
      <w:pPr>
        <w:tabs>
          <w:tab w:val="left" w:pos="0"/>
        </w:tabs>
        <w:spacing w:line="600" w:lineRule="auto"/>
        <w:jc w:val="left"/>
        <w:rPr>
          <w:ins w:id="6815" w:author="UTENTE" w:date="2020-06-30T18:32:00Z"/>
          <w:rFonts w:ascii="Calibri" w:eastAsia="Calibri" w:hAnsi="Calibri" w:cs="Times New Roman"/>
        </w:rPr>
      </w:pPr>
      <w:ins w:id="6816" w:author="UTENTE" w:date="2020-06-30T18:32:00Z">
        <w:r w:rsidRPr="00E573B8">
          <w:rPr>
            <w:rFonts w:ascii="Calibri" w:eastAsia="Calibri" w:hAnsi="Calibri" w:cs="Times New Roman"/>
          </w:rPr>
          <w:t>659.</w:t>
        </w:r>
        <w:r w:rsidRPr="00E573B8">
          <w:rPr>
            <w:rFonts w:ascii="Calibri" w:eastAsia="Calibri" w:hAnsi="Calibri" w:cs="Times New Roman"/>
          </w:rPr>
          <w:tab/>
          <w:t>mc "\"Mmmh…\""</w:t>
        </w:r>
      </w:ins>
    </w:p>
    <w:p w14:paraId="0D372E98" w14:textId="77777777" w:rsidR="00E573B8" w:rsidRPr="00E573B8" w:rsidRDefault="00E573B8" w:rsidP="00E573B8">
      <w:pPr>
        <w:tabs>
          <w:tab w:val="left" w:pos="0"/>
        </w:tabs>
        <w:spacing w:line="600" w:lineRule="auto"/>
        <w:jc w:val="left"/>
        <w:rPr>
          <w:ins w:id="6817" w:author="UTENTE" w:date="2020-06-30T18:32:00Z"/>
          <w:rFonts w:ascii="Calibri" w:eastAsia="Calibri" w:hAnsi="Calibri" w:cs="Times New Roman"/>
        </w:rPr>
      </w:pPr>
      <w:ins w:id="6818" w:author="UTENTE" w:date="2020-06-30T18:32:00Z">
        <w:r w:rsidRPr="00E573B8">
          <w:rPr>
            <w:rFonts w:ascii="Calibri" w:eastAsia="Calibri" w:hAnsi="Calibri" w:cs="Times New Roman"/>
          </w:rPr>
          <w:t>660.</w:t>
        </w:r>
        <w:r w:rsidRPr="00E573B8">
          <w:rPr>
            <w:rFonts w:ascii="Calibri" w:eastAsia="Calibri" w:hAnsi="Calibri" w:cs="Times New Roman"/>
          </w:rPr>
          <w:tab/>
          <w:t>n "Lasciando andare un lungo gemito, mi rigiro per togliere il sole dai miei occhi."</w:t>
        </w:r>
      </w:ins>
    </w:p>
    <w:p w14:paraId="19033D49" w14:textId="77777777" w:rsidR="00E573B8" w:rsidRPr="00E573B8" w:rsidRDefault="00E573B8" w:rsidP="00E573B8">
      <w:pPr>
        <w:tabs>
          <w:tab w:val="left" w:pos="0"/>
        </w:tabs>
        <w:spacing w:line="600" w:lineRule="auto"/>
        <w:jc w:val="left"/>
        <w:rPr>
          <w:ins w:id="6819" w:author="UTENTE" w:date="2020-06-30T18:32:00Z"/>
          <w:rFonts w:ascii="Calibri" w:eastAsia="Calibri" w:hAnsi="Calibri" w:cs="Times New Roman"/>
        </w:rPr>
      </w:pPr>
      <w:ins w:id="6820" w:author="UTENTE" w:date="2020-06-30T18:32:00Z">
        <w:r w:rsidRPr="00E573B8">
          <w:rPr>
            <w:rFonts w:ascii="Calibri" w:eastAsia="Calibri" w:hAnsi="Calibri" w:cs="Times New Roman"/>
          </w:rPr>
          <w:t>661.</w:t>
        </w:r>
        <w:r w:rsidRPr="00E573B8">
          <w:rPr>
            <w:rFonts w:ascii="Calibri" w:eastAsia="Calibri" w:hAnsi="Calibri" w:cs="Times New Roman"/>
          </w:rPr>
          <w:tab/>
          <w:t>n "Cazzo, dev'essere già pomeriggio…"</w:t>
        </w:r>
      </w:ins>
    </w:p>
    <w:p w14:paraId="2C52D89C" w14:textId="77777777" w:rsidR="00E573B8" w:rsidRPr="00E573B8" w:rsidRDefault="00E573B8" w:rsidP="00E573B8">
      <w:pPr>
        <w:tabs>
          <w:tab w:val="left" w:pos="0"/>
        </w:tabs>
        <w:spacing w:line="600" w:lineRule="auto"/>
        <w:jc w:val="left"/>
        <w:rPr>
          <w:ins w:id="6821" w:author="UTENTE" w:date="2020-06-30T18:32:00Z"/>
          <w:rFonts w:ascii="Calibri" w:eastAsia="Calibri" w:hAnsi="Calibri" w:cs="Times New Roman"/>
        </w:rPr>
      </w:pPr>
      <w:ins w:id="6822" w:author="UTENTE" w:date="2020-06-30T18:32:00Z">
        <w:r w:rsidRPr="00E573B8">
          <w:rPr>
            <w:rFonts w:ascii="Calibri" w:eastAsia="Calibri" w:hAnsi="Calibri" w:cs="Times New Roman"/>
          </w:rPr>
          <w:t>662.</w:t>
        </w:r>
        <w:r w:rsidRPr="00E573B8">
          <w:rPr>
            <w:rFonts w:ascii="Calibri" w:eastAsia="Calibri" w:hAnsi="Calibri" w:cs="Times New Roman"/>
          </w:rPr>
          <w:tab/>
          <w:t>n "Dovrei proprio alzarmi, eh?"</w:t>
        </w:r>
      </w:ins>
    </w:p>
    <w:p w14:paraId="014CB044" w14:textId="77777777" w:rsidR="00E573B8" w:rsidRPr="00E573B8" w:rsidRDefault="00E573B8" w:rsidP="00E573B8">
      <w:pPr>
        <w:tabs>
          <w:tab w:val="left" w:pos="0"/>
        </w:tabs>
        <w:spacing w:line="600" w:lineRule="auto"/>
        <w:jc w:val="left"/>
        <w:rPr>
          <w:ins w:id="6823" w:author="UTENTE" w:date="2020-06-30T18:32:00Z"/>
          <w:rFonts w:ascii="Calibri" w:eastAsia="Calibri" w:hAnsi="Calibri" w:cs="Times New Roman"/>
        </w:rPr>
      </w:pPr>
      <w:ins w:id="6824" w:author="UTENTE" w:date="2020-06-30T18:32:00Z">
        <w:r w:rsidRPr="00E573B8">
          <w:rPr>
            <w:rFonts w:ascii="Calibri" w:eastAsia="Calibri" w:hAnsi="Calibri" w:cs="Times New Roman"/>
          </w:rPr>
          <w:t>663.</w:t>
        </w:r>
        <w:r w:rsidRPr="00E573B8">
          <w:rPr>
            <w:rFonts w:ascii="Calibri" w:eastAsia="Calibri" w:hAnsi="Calibri" w:cs="Times New Roman"/>
          </w:rPr>
          <w:tab/>
          <w:t>mc "\"…?\""</w:t>
        </w:r>
      </w:ins>
    </w:p>
    <w:p w14:paraId="7612E123" w14:textId="77777777" w:rsidR="00E573B8" w:rsidRPr="00E573B8" w:rsidRDefault="00E573B8" w:rsidP="00E573B8">
      <w:pPr>
        <w:tabs>
          <w:tab w:val="left" w:pos="0"/>
        </w:tabs>
        <w:spacing w:line="600" w:lineRule="auto"/>
        <w:jc w:val="left"/>
        <w:rPr>
          <w:ins w:id="6825" w:author="UTENTE" w:date="2020-06-30T18:32:00Z"/>
          <w:rFonts w:ascii="Calibri" w:eastAsia="Calibri" w:hAnsi="Calibri" w:cs="Times New Roman"/>
        </w:rPr>
      </w:pPr>
      <w:ins w:id="6826" w:author="UTENTE" w:date="2020-06-30T18:32:00Z">
        <w:r w:rsidRPr="00E573B8">
          <w:rPr>
            <w:rFonts w:ascii="Calibri" w:eastAsia="Calibri" w:hAnsi="Calibri" w:cs="Times New Roman"/>
          </w:rPr>
          <w:t>664.</w:t>
        </w:r>
        <w:r w:rsidRPr="00E573B8">
          <w:rPr>
            <w:rFonts w:ascii="Calibri" w:eastAsia="Calibri" w:hAnsi="Calibri" w:cs="Times New Roman"/>
          </w:rPr>
          <w:tab/>
          <w:t>n "Ma quando mi tiro su, mi rendo conto di non essere in camera mia."</w:t>
        </w:r>
      </w:ins>
    </w:p>
    <w:p w14:paraId="4D540403" w14:textId="77777777" w:rsidR="00E573B8" w:rsidRPr="00E573B8" w:rsidRDefault="00E573B8" w:rsidP="00E573B8">
      <w:pPr>
        <w:tabs>
          <w:tab w:val="left" w:pos="0"/>
        </w:tabs>
        <w:spacing w:line="600" w:lineRule="auto"/>
        <w:jc w:val="left"/>
        <w:rPr>
          <w:ins w:id="6827" w:author="UTENTE" w:date="2020-06-30T18:32:00Z"/>
          <w:rFonts w:ascii="Calibri" w:eastAsia="Calibri" w:hAnsi="Calibri" w:cs="Times New Roman"/>
        </w:rPr>
      </w:pPr>
      <w:ins w:id="6828" w:author="UTENTE" w:date="2020-06-30T18:32:00Z">
        <w:r w:rsidRPr="00E573B8">
          <w:rPr>
            <w:rFonts w:ascii="Calibri" w:eastAsia="Calibri" w:hAnsi="Calibri" w:cs="Times New Roman"/>
          </w:rPr>
          <w:t>665.</w:t>
        </w:r>
        <w:r w:rsidRPr="00E573B8">
          <w:rPr>
            <w:rFonts w:ascii="Calibri" w:eastAsia="Calibri" w:hAnsi="Calibri" w:cs="Times New Roman"/>
          </w:rPr>
          <w:tab/>
          <w:t>n "…Oh, giusto."</w:t>
        </w:r>
      </w:ins>
    </w:p>
    <w:p w14:paraId="2B2AB5B1" w14:textId="77777777" w:rsidR="00E573B8" w:rsidRPr="00E573B8" w:rsidRDefault="00E573B8" w:rsidP="00E573B8">
      <w:pPr>
        <w:tabs>
          <w:tab w:val="left" w:pos="0"/>
        </w:tabs>
        <w:spacing w:line="600" w:lineRule="auto"/>
        <w:jc w:val="left"/>
        <w:rPr>
          <w:ins w:id="6829" w:author="UTENTE" w:date="2020-06-30T18:32:00Z"/>
          <w:rFonts w:ascii="Calibri" w:eastAsia="Calibri" w:hAnsi="Calibri" w:cs="Times New Roman"/>
        </w:rPr>
      </w:pPr>
      <w:ins w:id="6830" w:author="UTENTE" w:date="2020-06-30T18:32:00Z">
        <w:r w:rsidRPr="00E573B8">
          <w:rPr>
            <w:rFonts w:ascii="Calibri" w:eastAsia="Calibri" w:hAnsi="Calibri" w:cs="Times New Roman"/>
          </w:rPr>
          <w:t>666.</w:t>
        </w:r>
        <w:r w:rsidRPr="00E573B8">
          <w:rPr>
            <w:rFonts w:ascii="Calibri" w:eastAsia="Calibri" w:hAnsi="Calibri" w:cs="Times New Roman"/>
          </w:rPr>
          <w:tab/>
          <w:t>n "Ho passato la notte da Isaac, e varie… {w}cose sono successe su questo divano."</w:t>
        </w:r>
      </w:ins>
    </w:p>
    <w:p w14:paraId="20890F89" w14:textId="77777777" w:rsidR="00E573B8" w:rsidRPr="00E573B8" w:rsidRDefault="00E573B8" w:rsidP="00E573B8">
      <w:pPr>
        <w:tabs>
          <w:tab w:val="left" w:pos="0"/>
        </w:tabs>
        <w:spacing w:line="600" w:lineRule="auto"/>
        <w:jc w:val="left"/>
        <w:rPr>
          <w:ins w:id="6831" w:author="UTENTE" w:date="2020-06-30T18:32:00Z"/>
          <w:rFonts w:ascii="Calibri" w:eastAsia="Calibri" w:hAnsi="Calibri" w:cs="Times New Roman"/>
        </w:rPr>
      </w:pPr>
      <w:ins w:id="6832" w:author="UTENTE" w:date="2020-06-30T18:32:00Z">
        <w:r w:rsidRPr="00E573B8">
          <w:rPr>
            <w:rFonts w:ascii="Calibri" w:eastAsia="Calibri" w:hAnsi="Calibri" w:cs="Times New Roman"/>
          </w:rPr>
          <w:t>667.</w:t>
        </w:r>
        <w:r w:rsidRPr="00E573B8">
          <w:rPr>
            <w:rFonts w:ascii="Calibri" w:eastAsia="Calibri" w:hAnsi="Calibri" w:cs="Times New Roman"/>
          </w:rPr>
          <w:tab/>
          <w:t>mcp "\"Cristo… meno male che Luka non era casa.\""</w:t>
        </w:r>
      </w:ins>
    </w:p>
    <w:p w14:paraId="4525B224" w14:textId="77777777" w:rsidR="00E573B8" w:rsidRPr="00E573B8" w:rsidRDefault="00E573B8" w:rsidP="00E573B8">
      <w:pPr>
        <w:tabs>
          <w:tab w:val="left" w:pos="0"/>
        </w:tabs>
        <w:spacing w:line="600" w:lineRule="auto"/>
        <w:jc w:val="left"/>
        <w:rPr>
          <w:ins w:id="6833" w:author="UTENTE" w:date="2020-06-30T18:32:00Z"/>
          <w:rFonts w:ascii="Calibri" w:eastAsia="Calibri" w:hAnsi="Calibri" w:cs="Times New Roman"/>
        </w:rPr>
      </w:pPr>
      <w:ins w:id="6834" w:author="UTENTE" w:date="2020-06-30T18:32:00Z">
        <w:r w:rsidRPr="00E573B8">
          <w:rPr>
            <w:rFonts w:ascii="Calibri" w:eastAsia="Calibri" w:hAnsi="Calibri" w:cs="Times New Roman"/>
          </w:rPr>
          <w:t>668.</w:t>
        </w:r>
        <w:r w:rsidRPr="00E573B8">
          <w:rPr>
            <w:rFonts w:ascii="Calibri" w:eastAsia="Calibri" w:hAnsi="Calibri" w:cs="Times New Roman"/>
          </w:rPr>
          <w:tab/>
          <w:t>n "Mentre mi alzo e butto da un lato la coperta che mi copriva, noto che c'è qualcosa sul tavolo."</w:t>
        </w:r>
      </w:ins>
    </w:p>
    <w:p w14:paraId="522FF1D5" w14:textId="77777777" w:rsidR="00E573B8" w:rsidRPr="00E573B8" w:rsidRDefault="00E573B8" w:rsidP="00E573B8">
      <w:pPr>
        <w:tabs>
          <w:tab w:val="left" w:pos="0"/>
        </w:tabs>
        <w:spacing w:line="600" w:lineRule="auto"/>
        <w:jc w:val="left"/>
        <w:rPr>
          <w:ins w:id="6835" w:author="UTENTE" w:date="2020-06-30T18:32:00Z"/>
          <w:rFonts w:ascii="Calibri" w:eastAsia="Calibri" w:hAnsi="Calibri" w:cs="Times New Roman"/>
        </w:rPr>
      </w:pPr>
      <w:ins w:id="6836" w:author="UTENTE" w:date="2020-06-30T18:32:00Z">
        <w:r w:rsidRPr="00E573B8">
          <w:rPr>
            <w:rFonts w:ascii="Calibri" w:eastAsia="Calibri" w:hAnsi="Calibri" w:cs="Times New Roman"/>
          </w:rPr>
          <w:t>669.</w:t>
        </w:r>
        <w:r w:rsidRPr="00E573B8">
          <w:rPr>
            <w:rFonts w:ascii="Calibri" w:eastAsia="Calibri" w:hAnsi="Calibri" w:cs="Times New Roman"/>
          </w:rPr>
          <w:tab/>
          <w:t>n "-Una tazza di caffè, con un bigliettino attaccato."</w:t>
        </w:r>
      </w:ins>
    </w:p>
    <w:p w14:paraId="145D61A8" w14:textId="77777777" w:rsidR="00E573B8" w:rsidRPr="00E573B8" w:rsidRDefault="00E573B8" w:rsidP="00E573B8">
      <w:pPr>
        <w:tabs>
          <w:tab w:val="left" w:pos="0"/>
        </w:tabs>
        <w:spacing w:line="600" w:lineRule="auto"/>
        <w:jc w:val="left"/>
        <w:rPr>
          <w:ins w:id="6837" w:author="UTENTE" w:date="2020-06-30T18:32:00Z"/>
          <w:rFonts w:ascii="Calibri" w:eastAsia="Calibri" w:hAnsi="Calibri" w:cs="Times New Roman"/>
        </w:rPr>
      </w:pPr>
      <w:ins w:id="6838" w:author="UTENTE" w:date="2020-06-30T18:32:00Z">
        <w:r w:rsidRPr="00E573B8">
          <w:rPr>
            <w:rFonts w:ascii="Calibri" w:eastAsia="Calibri" w:hAnsi="Calibri" w:cs="Times New Roman"/>
          </w:rPr>
          <w:t>670.</w:t>
        </w:r>
        <w:r w:rsidRPr="00E573B8">
          <w:rPr>
            <w:rFonts w:ascii="Calibri" w:eastAsia="Calibri" w:hAnsi="Calibri" w:cs="Times New Roman"/>
          </w:rPr>
          <w:tab/>
          <w:t>n "Mi basta uno sguardo per capire che l'elegante e spigolosa grafia appartiene ad Isaac."</w:t>
        </w:r>
      </w:ins>
    </w:p>
    <w:p w14:paraId="5D78255F" w14:textId="77777777" w:rsidR="00E573B8" w:rsidRPr="00E573B8" w:rsidRDefault="00E573B8" w:rsidP="00E573B8">
      <w:pPr>
        <w:tabs>
          <w:tab w:val="left" w:pos="0"/>
        </w:tabs>
        <w:spacing w:line="600" w:lineRule="auto"/>
        <w:jc w:val="left"/>
        <w:rPr>
          <w:ins w:id="6839" w:author="UTENTE" w:date="2020-06-30T18:32:00Z"/>
          <w:rFonts w:ascii="Calibri" w:eastAsia="Calibri" w:hAnsi="Calibri" w:cs="Times New Roman"/>
        </w:rPr>
      </w:pPr>
      <w:ins w:id="6840" w:author="UTENTE" w:date="2020-06-30T18:32:00Z">
        <w:r w:rsidRPr="00E573B8">
          <w:rPr>
            <w:rFonts w:ascii="Calibri" w:eastAsia="Calibri" w:hAnsi="Calibri" w:cs="Times New Roman"/>
          </w:rPr>
          <w:t>671.</w:t>
        </w:r>
        <w:r w:rsidRPr="00E573B8">
          <w:rPr>
            <w:rFonts w:ascii="Calibri" w:eastAsia="Calibri" w:hAnsi="Calibri" w:cs="Times New Roman"/>
          </w:rPr>
          <w:tab/>
          <w:t>n "…{i}Al mio assistente preferito -{/i}" </w:t>
        </w:r>
        <w:r w:rsidRPr="00E573B8">
          <w:rPr>
            <w:rFonts w:ascii="Calibri" w:eastAsia="Calibri" w:hAnsi="Calibri" w:cs="Times New Roman"/>
          </w:rPr>
          <w:br w:type="page"/>
        </w:r>
      </w:ins>
    </w:p>
    <w:p w14:paraId="653EA851" w14:textId="77777777" w:rsidR="00E573B8" w:rsidRPr="00E573B8" w:rsidRDefault="00E573B8" w:rsidP="00E573B8">
      <w:pPr>
        <w:tabs>
          <w:tab w:val="left" w:pos="0"/>
        </w:tabs>
        <w:spacing w:line="600" w:lineRule="auto"/>
        <w:jc w:val="left"/>
        <w:rPr>
          <w:ins w:id="6841" w:author="UTENTE" w:date="2020-06-30T18:32:00Z"/>
          <w:rFonts w:ascii="Calibri" w:eastAsia="Calibri" w:hAnsi="Calibri" w:cs="Times New Roman"/>
          <w:lang w:val="en-US"/>
        </w:rPr>
      </w:pPr>
      <w:ins w:id="6842" w:author="UTENTE" w:date="2020-06-30T18:32:00Z">
        <w:r w:rsidRPr="00E573B8">
          <w:rPr>
            <w:rFonts w:ascii="Calibri" w:eastAsia="Calibri" w:hAnsi="Calibri" w:cs="Times New Roman"/>
            <w:lang w:val="en-US"/>
          </w:rPr>
          <w:lastRenderedPageBreak/>
          <w:t>672.</w:t>
        </w:r>
        <w:r w:rsidRPr="00E573B8">
          <w:rPr>
            <w:rFonts w:ascii="Calibri" w:eastAsia="Calibri" w:hAnsi="Calibri" w:cs="Times New Roman"/>
            <w:lang w:val="en-US"/>
          </w:rPr>
          <w:tab/>
          <w:t>n "{i}Stick the coffee in the microwave for 30 seconds and it'll taste fresh out of the pot.{/i}"</w:t>
        </w:r>
      </w:ins>
    </w:p>
    <w:p w14:paraId="2FCC2077" w14:textId="77777777" w:rsidR="00E573B8" w:rsidRPr="00E573B8" w:rsidRDefault="00E573B8" w:rsidP="00E573B8">
      <w:pPr>
        <w:tabs>
          <w:tab w:val="left" w:pos="0"/>
        </w:tabs>
        <w:spacing w:line="600" w:lineRule="auto"/>
        <w:jc w:val="left"/>
        <w:rPr>
          <w:ins w:id="6843" w:author="UTENTE" w:date="2020-06-30T18:32:00Z"/>
          <w:rFonts w:ascii="Calibri" w:eastAsia="Calibri" w:hAnsi="Calibri" w:cs="Times New Roman"/>
          <w:lang w:val="en-US"/>
        </w:rPr>
      </w:pPr>
      <w:ins w:id="6844" w:author="UTENTE" w:date="2020-06-30T18:32:00Z">
        <w:r w:rsidRPr="00E573B8">
          <w:rPr>
            <w:rFonts w:ascii="Calibri" w:eastAsia="Calibri" w:hAnsi="Calibri" w:cs="Times New Roman"/>
            <w:lang w:val="en-US"/>
          </w:rPr>
          <w:t>673.</w:t>
        </w:r>
        <w:r w:rsidRPr="00E573B8">
          <w:rPr>
            <w:rFonts w:ascii="Calibri" w:eastAsia="Calibri" w:hAnsi="Calibri" w:cs="Times New Roman"/>
            <w:lang w:val="en-US"/>
          </w:rPr>
          <w:tab/>
          <w:t>n "{i}By the way, we're official now. {w}I'll pick you up tonight, like always.\nxx Isaac{/i}"</w:t>
        </w:r>
      </w:ins>
    </w:p>
    <w:p w14:paraId="4506446E" w14:textId="77777777" w:rsidR="00E573B8" w:rsidRPr="00E573B8" w:rsidRDefault="00E573B8" w:rsidP="00E573B8">
      <w:pPr>
        <w:tabs>
          <w:tab w:val="left" w:pos="0"/>
        </w:tabs>
        <w:spacing w:line="600" w:lineRule="auto"/>
        <w:jc w:val="left"/>
        <w:rPr>
          <w:ins w:id="6845" w:author="UTENTE" w:date="2020-06-30T18:32:00Z"/>
          <w:rFonts w:ascii="Calibri" w:eastAsia="Calibri" w:hAnsi="Calibri" w:cs="Times New Roman"/>
          <w:lang w:val="en-US"/>
          <w:rPrChange w:id="6846" w:author="UTENTE" w:date="2020-06-30T18:32:00Z">
            <w:rPr>
              <w:ins w:id="6847" w:author="UTENTE" w:date="2020-06-30T18:32:00Z"/>
              <w:rFonts w:ascii="Calibri" w:eastAsia="Calibri" w:hAnsi="Calibri" w:cs="Times New Roman"/>
            </w:rPr>
          </w:rPrChange>
        </w:rPr>
      </w:pPr>
      <w:ins w:id="6848" w:author="UTENTE" w:date="2020-06-30T18:32:00Z">
        <w:r w:rsidRPr="00E573B8">
          <w:rPr>
            <w:rFonts w:ascii="Calibri" w:eastAsia="Calibri" w:hAnsi="Calibri" w:cs="Times New Roman"/>
            <w:lang w:val="en-US"/>
            <w:rPrChange w:id="6849" w:author="UTENTE" w:date="2020-06-30T18:32:00Z">
              <w:rPr>
                <w:rFonts w:ascii="Calibri" w:eastAsia="Calibri" w:hAnsi="Calibri" w:cs="Times New Roman"/>
              </w:rPr>
            </w:rPrChange>
          </w:rPr>
          <w:t>674.</w:t>
        </w:r>
        <w:r w:rsidRPr="00E573B8">
          <w:rPr>
            <w:rFonts w:ascii="Calibri" w:eastAsia="Calibri" w:hAnsi="Calibri" w:cs="Times New Roman"/>
            <w:lang w:val="en-US"/>
            <w:rPrChange w:id="6850" w:author="UTENTE" w:date="2020-06-30T18:32:00Z">
              <w:rPr>
                <w:rFonts w:ascii="Calibri" w:eastAsia="Calibri" w:hAnsi="Calibri" w:cs="Times New Roman"/>
              </w:rPr>
            </w:rPrChange>
          </w:rPr>
          <w:tab/>
          <w:t>mcp "\"…'Official,' huh?\""</w:t>
        </w:r>
      </w:ins>
    </w:p>
    <w:p w14:paraId="1C7C0994" w14:textId="77777777" w:rsidR="00E573B8" w:rsidRPr="00E573B8" w:rsidRDefault="00E573B8" w:rsidP="00E573B8">
      <w:pPr>
        <w:tabs>
          <w:tab w:val="left" w:pos="0"/>
        </w:tabs>
        <w:spacing w:line="600" w:lineRule="auto"/>
        <w:jc w:val="left"/>
        <w:rPr>
          <w:ins w:id="6851" w:author="UTENTE" w:date="2020-06-30T18:32:00Z"/>
          <w:rFonts w:ascii="Calibri" w:eastAsia="Calibri" w:hAnsi="Calibri" w:cs="Times New Roman"/>
          <w:lang w:val="en-US"/>
        </w:rPr>
      </w:pPr>
      <w:ins w:id="6852" w:author="UTENTE" w:date="2020-06-30T18:32:00Z">
        <w:r w:rsidRPr="00E573B8">
          <w:rPr>
            <w:rFonts w:ascii="Calibri" w:eastAsia="Calibri" w:hAnsi="Calibri" w:cs="Times New Roman"/>
            <w:lang w:val="en-US"/>
          </w:rPr>
          <w:t>675.</w:t>
        </w:r>
        <w:r w:rsidRPr="00E573B8">
          <w:rPr>
            <w:rFonts w:ascii="Calibri" w:eastAsia="Calibri" w:hAnsi="Calibri" w:cs="Times New Roman"/>
            <w:lang w:val="en-US"/>
          </w:rPr>
          <w:tab/>
          <w:t>n "Snickering, I heat up the coffee and enjoy a little bit more of the afternoon, daydreaming about what happened last night."</w:t>
        </w:r>
      </w:ins>
    </w:p>
    <w:p w14:paraId="5D882F88" w14:textId="77777777" w:rsidR="00E573B8" w:rsidRPr="00E573B8" w:rsidRDefault="00E573B8" w:rsidP="00E573B8">
      <w:pPr>
        <w:tabs>
          <w:tab w:val="left" w:pos="0"/>
        </w:tabs>
        <w:spacing w:line="600" w:lineRule="auto"/>
        <w:jc w:val="left"/>
        <w:rPr>
          <w:ins w:id="6853" w:author="UTENTE" w:date="2020-06-30T18:32:00Z"/>
          <w:rFonts w:ascii="Calibri" w:eastAsia="Calibri" w:hAnsi="Calibri" w:cs="Times New Roman"/>
          <w:lang w:val="en-US"/>
        </w:rPr>
      </w:pPr>
      <w:ins w:id="6854" w:author="UTENTE" w:date="2020-06-30T18:32:00Z">
        <w:r w:rsidRPr="00E573B8">
          <w:rPr>
            <w:rFonts w:ascii="Calibri" w:eastAsia="Calibri" w:hAnsi="Calibri" w:cs="Times New Roman"/>
            <w:lang w:val="en-US"/>
          </w:rPr>
          <w:t>676.</w:t>
        </w:r>
        <w:r w:rsidRPr="00E573B8">
          <w:rPr>
            <w:rFonts w:ascii="Calibri" w:eastAsia="Calibri" w:hAnsi="Calibri" w:cs="Times New Roman"/>
            <w:lang w:val="en-US"/>
          </w:rPr>
          <w:tab/>
          <w:t>n "Then, I head back to my apartment, wanting to get some work done before my shift."</w:t>
        </w:r>
      </w:ins>
    </w:p>
    <w:p w14:paraId="4C945A29" w14:textId="77777777" w:rsidR="00E573B8" w:rsidRPr="00E573B8" w:rsidRDefault="00E573B8" w:rsidP="00E573B8">
      <w:pPr>
        <w:tabs>
          <w:tab w:val="left" w:pos="0"/>
        </w:tabs>
        <w:spacing w:line="600" w:lineRule="auto"/>
        <w:jc w:val="left"/>
        <w:rPr>
          <w:ins w:id="6855" w:author="UTENTE" w:date="2020-06-30T18:32:00Z"/>
          <w:rFonts w:ascii="Calibri" w:eastAsia="Calibri" w:hAnsi="Calibri" w:cs="Times New Roman"/>
          <w:lang w:val="en-US"/>
        </w:rPr>
      </w:pPr>
      <w:ins w:id="6856" w:author="UTENTE" w:date="2020-06-30T18:32:00Z">
        <w:r w:rsidRPr="00E573B8">
          <w:rPr>
            <w:rFonts w:ascii="Calibri" w:eastAsia="Calibri" w:hAnsi="Calibri" w:cs="Times New Roman"/>
            <w:lang w:val="en-US"/>
          </w:rPr>
          <w:t>677.</w:t>
        </w:r>
        <w:r w:rsidRPr="00E573B8">
          <w:rPr>
            <w:rFonts w:ascii="Calibri" w:eastAsia="Calibri" w:hAnsi="Calibri" w:cs="Times New Roman"/>
            <w:lang w:val="en-US"/>
          </w:rPr>
          <w:tab/>
          <w:t>n "–But all the while, uneasiness weighs in my stomach."</w:t>
        </w:r>
      </w:ins>
    </w:p>
    <w:p w14:paraId="7253A3FE" w14:textId="77777777" w:rsidR="00E573B8" w:rsidRPr="00E573B8" w:rsidRDefault="00E573B8" w:rsidP="00E573B8">
      <w:pPr>
        <w:tabs>
          <w:tab w:val="left" w:pos="0"/>
        </w:tabs>
        <w:spacing w:line="600" w:lineRule="auto"/>
        <w:jc w:val="left"/>
        <w:rPr>
          <w:ins w:id="6857" w:author="UTENTE" w:date="2020-06-30T18:32:00Z"/>
          <w:rFonts w:ascii="Calibri" w:eastAsia="Calibri" w:hAnsi="Calibri" w:cs="Times New Roman"/>
          <w:lang w:val="en-US"/>
        </w:rPr>
      </w:pPr>
      <w:ins w:id="6858" w:author="UTENTE" w:date="2020-06-30T18:32:00Z">
        <w:r w:rsidRPr="00E573B8">
          <w:rPr>
            <w:rFonts w:ascii="Calibri" w:eastAsia="Calibri" w:hAnsi="Calibri" w:cs="Times New Roman"/>
            <w:lang w:val="en-US"/>
          </w:rPr>
          <w:t>678.</w:t>
        </w:r>
        <w:r w:rsidRPr="00E573B8">
          <w:rPr>
            <w:rFonts w:ascii="Calibri" w:eastAsia="Calibri" w:hAnsi="Calibri" w:cs="Times New Roman"/>
            <w:lang w:val="en-US"/>
          </w:rPr>
          <w:tab/>
          <w:t>n "I can't really explain it, but maybe it's from Isaac's words last night…"</w:t>
        </w:r>
      </w:ins>
    </w:p>
    <w:p w14:paraId="0DC743F5" w14:textId="77777777" w:rsidR="00E573B8" w:rsidRPr="00E573B8" w:rsidRDefault="00E573B8" w:rsidP="00E573B8">
      <w:pPr>
        <w:tabs>
          <w:tab w:val="left" w:pos="0"/>
        </w:tabs>
        <w:spacing w:line="600" w:lineRule="auto"/>
        <w:jc w:val="left"/>
        <w:rPr>
          <w:ins w:id="6859" w:author="UTENTE" w:date="2020-06-30T18:32:00Z"/>
          <w:rFonts w:ascii="Calibri" w:eastAsia="Calibri" w:hAnsi="Calibri" w:cs="Times New Roman"/>
          <w:lang w:val="en-US"/>
        </w:rPr>
      </w:pPr>
      <w:ins w:id="6860" w:author="UTENTE" w:date="2020-06-30T18:32:00Z">
        <w:r w:rsidRPr="00E573B8">
          <w:rPr>
            <w:rFonts w:ascii="Calibri" w:eastAsia="Calibri" w:hAnsi="Calibri" w:cs="Times New Roman"/>
            <w:lang w:val="en-US"/>
          </w:rPr>
          <w:t>679.</w:t>
        </w:r>
        <w:r w:rsidRPr="00E573B8">
          <w:rPr>
            <w:rFonts w:ascii="Calibri" w:eastAsia="Calibri" w:hAnsi="Calibri" w:cs="Times New Roman"/>
            <w:lang w:val="en-US"/>
          </w:rPr>
          <w:tab/>
          <w:t>n "He made it sound like we'd be part of some dangerous revolution – which is exciting and romantic, sure, but still dangerous."</w:t>
        </w:r>
      </w:ins>
    </w:p>
    <w:p w14:paraId="3086CB12" w14:textId="77777777" w:rsidR="00E573B8" w:rsidRPr="00E573B8" w:rsidRDefault="00E573B8" w:rsidP="00E573B8">
      <w:pPr>
        <w:tabs>
          <w:tab w:val="left" w:pos="0"/>
        </w:tabs>
        <w:spacing w:line="600" w:lineRule="auto"/>
        <w:jc w:val="left"/>
        <w:rPr>
          <w:ins w:id="6861" w:author="UTENTE" w:date="2020-06-30T18:32:00Z"/>
          <w:rFonts w:ascii="Calibri" w:eastAsia="Calibri" w:hAnsi="Calibri" w:cs="Times New Roman"/>
          <w:lang w:val="en-US"/>
        </w:rPr>
      </w:pPr>
      <w:ins w:id="6862" w:author="UTENTE" w:date="2020-06-30T18:32:00Z">
        <w:r w:rsidRPr="00E573B8">
          <w:rPr>
            <w:rFonts w:ascii="Calibri" w:eastAsia="Calibri" w:hAnsi="Calibri" w:cs="Times New Roman"/>
            <w:lang w:val="en-US"/>
          </w:rPr>
          <w:t>680.</w:t>
        </w:r>
        <w:r w:rsidRPr="00E573B8">
          <w:rPr>
            <w:rFonts w:ascii="Calibri" w:eastAsia="Calibri" w:hAnsi="Calibri" w:cs="Times New Roman"/>
            <w:lang w:val="en-US"/>
          </w:rPr>
          <w:tab/>
          <w:t>mcp "\"Ngh… you can really be a wuss sometimes, [mc].\""</w:t>
        </w:r>
      </w:ins>
    </w:p>
    <w:p w14:paraId="3E294CCD" w14:textId="77777777" w:rsidR="00E573B8" w:rsidRPr="00E573B8" w:rsidRDefault="00E573B8" w:rsidP="00E573B8">
      <w:pPr>
        <w:tabs>
          <w:tab w:val="left" w:pos="0"/>
        </w:tabs>
        <w:spacing w:line="600" w:lineRule="auto"/>
        <w:jc w:val="left"/>
        <w:rPr>
          <w:ins w:id="6863" w:author="UTENTE" w:date="2020-06-30T18:32:00Z"/>
          <w:rFonts w:ascii="Calibri" w:eastAsia="Calibri" w:hAnsi="Calibri" w:cs="Times New Roman"/>
          <w:lang w:val="en-US"/>
        </w:rPr>
      </w:pPr>
      <w:ins w:id="6864" w:author="UTENTE" w:date="2020-06-30T18:32:00Z">
        <w:r w:rsidRPr="00E573B8">
          <w:rPr>
            <w:rFonts w:ascii="Calibri" w:eastAsia="Calibri" w:hAnsi="Calibri" w:cs="Times New Roman"/>
            <w:lang w:val="en-US"/>
          </w:rPr>
          <w:t>681.</w:t>
        </w:r>
        <w:r w:rsidRPr="00E573B8">
          <w:rPr>
            <w:rFonts w:ascii="Calibri" w:eastAsia="Calibri" w:hAnsi="Calibri" w:cs="Times New Roman"/>
            <w:lang w:val="en-US"/>
          </w:rPr>
          <w:tab/>
          <w:t>n "I shake my head with a sigh, gazing at the gathering clouds outside my window."</w:t>
        </w:r>
      </w:ins>
    </w:p>
    <w:p w14:paraId="51743774" w14:textId="77777777" w:rsidR="00E573B8" w:rsidRPr="00E573B8" w:rsidRDefault="00E573B8" w:rsidP="00E573B8">
      <w:pPr>
        <w:tabs>
          <w:tab w:val="left" w:pos="0"/>
        </w:tabs>
        <w:spacing w:line="600" w:lineRule="auto"/>
        <w:jc w:val="left"/>
        <w:rPr>
          <w:ins w:id="6865" w:author="UTENTE" w:date="2020-06-30T18:32:00Z"/>
          <w:rFonts w:ascii="Calibri" w:eastAsia="Calibri" w:hAnsi="Calibri" w:cs="Times New Roman"/>
          <w:lang w:val="en-US"/>
        </w:rPr>
      </w:pPr>
      <w:ins w:id="6866" w:author="UTENTE" w:date="2020-06-30T18:32:00Z">
        <w:r w:rsidRPr="00E573B8">
          <w:rPr>
            <w:rFonts w:ascii="Calibri" w:eastAsia="Calibri" w:hAnsi="Calibri" w:cs="Times New Roman"/>
            <w:lang w:val="en-US"/>
          </w:rPr>
          <w:t>682.</w:t>
        </w:r>
        <w:r w:rsidRPr="00E573B8">
          <w:rPr>
            <w:rFonts w:ascii="Calibri" w:eastAsia="Calibri" w:hAnsi="Calibri" w:cs="Times New Roman"/>
            <w:lang w:val="en-US"/>
          </w:rPr>
          <w:tab/>
          <w:t>n "Maybe I should have more faith in Isaac. He's been a part of this seedy underworld for a lot longer than me, after all."</w:t>
        </w:r>
      </w:ins>
    </w:p>
    <w:p w14:paraId="728034F4" w14:textId="77777777" w:rsidR="00E573B8" w:rsidRPr="00E573B8" w:rsidRDefault="00E573B8" w:rsidP="00E573B8">
      <w:pPr>
        <w:tabs>
          <w:tab w:val="left" w:pos="0"/>
        </w:tabs>
        <w:spacing w:line="600" w:lineRule="auto"/>
        <w:jc w:val="left"/>
        <w:rPr>
          <w:ins w:id="6867" w:author="UTENTE" w:date="2020-06-30T18:32:00Z"/>
          <w:rFonts w:ascii="Calibri" w:eastAsia="Calibri" w:hAnsi="Calibri" w:cs="Times New Roman"/>
          <w:lang w:val="en-US"/>
        </w:rPr>
      </w:pPr>
      <w:ins w:id="6868" w:author="UTENTE" w:date="2020-06-30T18:32:00Z">
        <w:r w:rsidRPr="00E573B8">
          <w:rPr>
            <w:rFonts w:ascii="Calibri" w:eastAsia="Calibri" w:hAnsi="Calibri" w:cs="Times New Roman"/>
            <w:lang w:val="en-US"/>
          </w:rPr>
          <w:t>683.</w:t>
        </w:r>
        <w:r w:rsidRPr="00E573B8">
          <w:rPr>
            <w:rFonts w:ascii="Calibri" w:eastAsia="Calibri" w:hAnsi="Calibri" w:cs="Times New Roman"/>
            <w:lang w:val="en-US"/>
          </w:rPr>
          <w:tab/>
          <w:t>n "He's got it all handled… {w}so I'd like to think."</w:t>
        </w:r>
        <w:r w:rsidRPr="00E573B8">
          <w:rPr>
            <w:rFonts w:ascii="Calibri" w:eastAsia="Calibri" w:hAnsi="Calibri" w:cs="Times New Roman"/>
            <w:lang w:val="en-US"/>
          </w:rPr>
          <w:br w:type="page"/>
        </w:r>
      </w:ins>
    </w:p>
    <w:p w14:paraId="3B7C7059" w14:textId="77777777" w:rsidR="00E573B8" w:rsidRPr="00E573B8" w:rsidRDefault="00E573B8" w:rsidP="00E573B8">
      <w:pPr>
        <w:tabs>
          <w:tab w:val="left" w:pos="0"/>
        </w:tabs>
        <w:spacing w:line="600" w:lineRule="auto"/>
        <w:jc w:val="left"/>
        <w:rPr>
          <w:ins w:id="6869" w:author="UTENTE" w:date="2020-06-30T18:32:00Z"/>
          <w:rFonts w:ascii="Calibri" w:eastAsia="Calibri" w:hAnsi="Calibri" w:cs="Times New Roman"/>
        </w:rPr>
      </w:pPr>
      <w:ins w:id="6870" w:author="UTENTE" w:date="2020-06-30T18:32:00Z">
        <w:r w:rsidRPr="00E573B8">
          <w:rPr>
            <w:rFonts w:ascii="Calibri" w:eastAsia="Calibri" w:hAnsi="Calibri" w:cs="Times New Roman"/>
          </w:rPr>
          <w:lastRenderedPageBreak/>
          <w:t>672.</w:t>
        </w:r>
        <w:r w:rsidRPr="00E573B8">
          <w:rPr>
            <w:rFonts w:ascii="Calibri" w:eastAsia="Calibri" w:hAnsi="Calibri" w:cs="Times New Roman"/>
          </w:rPr>
          <w:tab/>
          <w:t>n "{i}Metti il caffè in microonde per 30 secondi e sarà buono come appena fatto.{/i}"</w:t>
        </w:r>
      </w:ins>
    </w:p>
    <w:p w14:paraId="2FEEDBFA" w14:textId="77777777" w:rsidR="00E573B8" w:rsidRPr="00E573B8" w:rsidRDefault="00E573B8" w:rsidP="00E573B8">
      <w:pPr>
        <w:tabs>
          <w:tab w:val="left" w:pos="0"/>
        </w:tabs>
        <w:spacing w:line="600" w:lineRule="auto"/>
        <w:jc w:val="left"/>
        <w:rPr>
          <w:ins w:id="6871" w:author="UTENTE" w:date="2020-06-30T18:32:00Z"/>
          <w:rFonts w:ascii="Calibri" w:eastAsia="Calibri" w:hAnsi="Calibri" w:cs="Times New Roman"/>
        </w:rPr>
      </w:pPr>
      <w:ins w:id="6872" w:author="UTENTE" w:date="2020-06-30T18:32:00Z">
        <w:r w:rsidRPr="00E573B8">
          <w:rPr>
            <w:rFonts w:ascii="Calibri" w:eastAsia="Calibri" w:hAnsi="Calibri" w:cs="Times New Roman"/>
          </w:rPr>
          <w:t>673.</w:t>
        </w:r>
        <w:r w:rsidRPr="00E573B8">
          <w:rPr>
            <w:rFonts w:ascii="Calibri" w:eastAsia="Calibri" w:hAnsi="Calibri" w:cs="Times New Roman"/>
          </w:rPr>
          <w:tab/>
          <w:t>n "…{i}Fra l'altro, siamo una coppia ora. {w}Passo a prenderti stanotte, come sempre.\nBaci Isaac{/i}"</w:t>
        </w:r>
      </w:ins>
    </w:p>
    <w:p w14:paraId="7979D0E5" w14:textId="77777777" w:rsidR="00E573B8" w:rsidRPr="00E573B8" w:rsidRDefault="00E573B8" w:rsidP="00E573B8">
      <w:pPr>
        <w:tabs>
          <w:tab w:val="left" w:pos="0"/>
        </w:tabs>
        <w:spacing w:line="600" w:lineRule="auto"/>
        <w:jc w:val="left"/>
        <w:rPr>
          <w:ins w:id="6873" w:author="UTENTE" w:date="2020-06-30T18:32:00Z"/>
          <w:rFonts w:ascii="Calibri" w:eastAsia="Calibri" w:hAnsi="Calibri" w:cs="Times New Roman"/>
        </w:rPr>
      </w:pPr>
      <w:ins w:id="6874" w:author="UTENTE" w:date="2020-06-30T18:32:00Z">
        <w:r w:rsidRPr="00E573B8">
          <w:rPr>
            <w:rFonts w:ascii="Calibri" w:eastAsia="Calibri" w:hAnsi="Calibri" w:cs="Times New Roman"/>
          </w:rPr>
          <w:t>674.</w:t>
        </w:r>
        <w:r w:rsidRPr="00E573B8">
          <w:rPr>
            <w:rFonts w:ascii="Calibri" w:eastAsia="Calibri" w:hAnsi="Calibri" w:cs="Times New Roman"/>
          </w:rPr>
          <w:tab/>
          <w:t>mcp "\"…'Una coppia', eh?\""</w:t>
        </w:r>
      </w:ins>
    </w:p>
    <w:p w14:paraId="514FE18B" w14:textId="77777777" w:rsidR="00E573B8" w:rsidRPr="00E573B8" w:rsidRDefault="00E573B8" w:rsidP="00E573B8">
      <w:pPr>
        <w:tabs>
          <w:tab w:val="left" w:pos="0"/>
        </w:tabs>
        <w:spacing w:line="600" w:lineRule="auto"/>
        <w:jc w:val="left"/>
        <w:rPr>
          <w:ins w:id="6875" w:author="UTENTE" w:date="2020-06-30T18:32:00Z"/>
          <w:rFonts w:ascii="Calibri" w:eastAsia="Calibri" w:hAnsi="Calibri" w:cs="Times New Roman"/>
        </w:rPr>
      </w:pPr>
      <w:ins w:id="6876" w:author="UTENTE" w:date="2020-06-30T18:32:00Z">
        <w:r w:rsidRPr="00E573B8">
          <w:rPr>
            <w:rFonts w:ascii="Calibri" w:eastAsia="Calibri" w:hAnsi="Calibri" w:cs="Times New Roman"/>
          </w:rPr>
          <w:t>675.</w:t>
        </w:r>
        <w:r w:rsidRPr="00E573B8">
          <w:rPr>
            <w:rFonts w:ascii="Calibri" w:eastAsia="Calibri" w:hAnsi="Calibri" w:cs="Times New Roman"/>
          </w:rPr>
          <w:tab/>
          <w:t>n "Ridacchiando, metto il caffè a scaldare e mi godo il pomeriggio, fantasticando su quello che è successo la scorsa notte."</w:t>
        </w:r>
      </w:ins>
    </w:p>
    <w:p w14:paraId="008C712F" w14:textId="77777777" w:rsidR="00E573B8" w:rsidRPr="00E573B8" w:rsidRDefault="00E573B8" w:rsidP="00E573B8">
      <w:pPr>
        <w:tabs>
          <w:tab w:val="left" w:pos="0"/>
        </w:tabs>
        <w:spacing w:line="600" w:lineRule="auto"/>
        <w:jc w:val="left"/>
        <w:rPr>
          <w:ins w:id="6877" w:author="UTENTE" w:date="2020-06-30T18:32:00Z"/>
          <w:rFonts w:ascii="Calibri" w:eastAsia="Calibri" w:hAnsi="Calibri" w:cs="Times New Roman"/>
        </w:rPr>
      </w:pPr>
      <w:ins w:id="6878" w:author="UTENTE" w:date="2020-06-30T18:32:00Z">
        <w:r w:rsidRPr="00E573B8">
          <w:rPr>
            <w:rFonts w:ascii="Calibri" w:eastAsia="Calibri" w:hAnsi="Calibri" w:cs="Times New Roman"/>
          </w:rPr>
          <w:t>676.</w:t>
        </w:r>
        <w:r w:rsidRPr="00E573B8">
          <w:rPr>
            <w:rFonts w:ascii="Calibri" w:eastAsia="Calibri" w:hAnsi="Calibri" w:cs="Times New Roman"/>
          </w:rPr>
          <w:tab/>
          <w:t>n "Poi, torno al mio appartamento: voglio lavorare un po' prima del mio turno."</w:t>
        </w:r>
      </w:ins>
    </w:p>
    <w:p w14:paraId="26DEC9D4" w14:textId="77777777" w:rsidR="00E573B8" w:rsidRPr="00E573B8" w:rsidRDefault="00E573B8" w:rsidP="00E573B8">
      <w:pPr>
        <w:tabs>
          <w:tab w:val="left" w:pos="0"/>
        </w:tabs>
        <w:spacing w:line="600" w:lineRule="auto"/>
        <w:jc w:val="left"/>
        <w:rPr>
          <w:ins w:id="6879" w:author="UTENTE" w:date="2020-06-30T18:32:00Z"/>
          <w:rFonts w:ascii="Calibri" w:eastAsia="Calibri" w:hAnsi="Calibri" w:cs="Times New Roman"/>
        </w:rPr>
      </w:pPr>
      <w:ins w:id="6880" w:author="UTENTE" w:date="2020-06-30T18:32:00Z">
        <w:r w:rsidRPr="00E573B8">
          <w:rPr>
            <w:rFonts w:ascii="Calibri" w:eastAsia="Calibri" w:hAnsi="Calibri" w:cs="Times New Roman"/>
          </w:rPr>
          <w:t>677.</w:t>
        </w:r>
        <w:r w:rsidRPr="00E573B8">
          <w:rPr>
            <w:rFonts w:ascii="Calibri" w:eastAsia="Calibri" w:hAnsi="Calibri" w:cs="Times New Roman"/>
          </w:rPr>
          <w:tab/>
          <w:t>n "-Eppure, non riesco a liberarmi di un profondo senso di inquietudine che mi attanaglia lo stomaco."</w:t>
        </w:r>
      </w:ins>
    </w:p>
    <w:p w14:paraId="4BF194DF" w14:textId="77777777" w:rsidR="00E573B8" w:rsidRPr="00E573B8" w:rsidRDefault="00E573B8" w:rsidP="00E573B8">
      <w:pPr>
        <w:tabs>
          <w:tab w:val="left" w:pos="0"/>
        </w:tabs>
        <w:spacing w:line="600" w:lineRule="auto"/>
        <w:jc w:val="left"/>
        <w:rPr>
          <w:ins w:id="6881" w:author="UTENTE" w:date="2020-06-30T18:32:00Z"/>
          <w:rFonts w:ascii="Calibri" w:eastAsia="Calibri" w:hAnsi="Calibri" w:cs="Times New Roman"/>
        </w:rPr>
      </w:pPr>
      <w:ins w:id="6882" w:author="UTENTE" w:date="2020-06-30T18:32:00Z">
        <w:r w:rsidRPr="00E573B8">
          <w:rPr>
            <w:rFonts w:ascii="Calibri" w:eastAsia="Calibri" w:hAnsi="Calibri" w:cs="Times New Roman"/>
          </w:rPr>
          <w:t>678.</w:t>
        </w:r>
        <w:r w:rsidRPr="00E573B8">
          <w:rPr>
            <w:rFonts w:ascii="Calibri" w:eastAsia="Calibri" w:hAnsi="Calibri" w:cs="Times New Roman"/>
          </w:rPr>
          <w:tab/>
          <w:t>n "Non riesco proprio a spiegarlo, ma forse viene dalle parole di Isaac della scorsa notte…"</w:t>
        </w:r>
      </w:ins>
    </w:p>
    <w:p w14:paraId="0DE8FF9A" w14:textId="77777777" w:rsidR="00E573B8" w:rsidRPr="00E573B8" w:rsidRDefault="00E573B8" w:rsidP="00E573B8">
      <w:pPr>
        <w:tabs>
          <w:tab w:val="left" w:pos="0"/>
        </w:tabs>
        <w:spacing w:line="600" w:lineRule="auto"/>
        <w:jc w:val="left"/>
        <w:rPr>
          <w:ins w:id="6883" w:author="UTENTE" w:date="2020-06-30T18:32:00Z"/>
          <w:rFonts w:ascii="Calibri" w:eastAsia="Calibri" w:hAnsi="Calibri" w:cs="Times New Roman"/>
        </w:rPr>
      </w:pPr>
      <w:ins w:id="6884" w:author="UTENTE" w:date="2020-06-30T18:32:00Z">
        <w:r w:rsidRPr="00E573B8">
          <w:rPr>
            <w:rFonts w:ascii="Calibri" w:eastAsia="Calibri" w:hAnsi="Calibri" w:cs="Times New Roman"/>
          </w:rPr>
          <w:t>679.</w:t>
        </w:r>
        <w:r w:rsidRPr="00E573B8">
          <w:rPr>
            <w:rFonts w:ascii="Calibri" w:eastAsia="Calibri" w:hAnsi="Calibri" w:cs="Times New Roman"/>
          </w:rPr>
          <w:tab/>
          <w:t>n "Sembra che volesse intendere che faremo parte di una qualche pericolosa rivoluzione - che è eccitante e romantico, ma comunque pericoloso."</w:t>
        </w:r>
      </w:ins>
    </w:p>
    <w:p w14:paraId="3EA264CD" w14:textId="77777777" w:rsidR="00E573B8" w:rsidRPr="00E573B8" w:rsidRDefault="00E573B8" w:rsidP="00E573B8">
      <w:pPr>
        <w:tabs>
          <w:tab w:val="left" w:pos="0"/>
        </w:tabs>
        <w:spacing w:line="600" w:lineRule="auto"/>
        <w:jc w:val="left"/>
        <w:rPr>
          <w:ins w:id="6885" w:author="UTENTE" w:date="2020-06-30T18:32:00Z"/>
          <w:rFonts w:ascii="Calibri" w:eastAsia="Calibri" w:hAnsi="Calibri" w:cs="Times New Roman"/>
        </w:rPr>
      </w:pPr>
      <w:ins w:id="6886" w:author="UTENTE" w:date="2020-06-30T18:32:00Z">
        <w:r w:rsidRPr="00E573B8">
          <w:rPr>
            <w:rFonts w:ascii="Calibri" w:eastAsia="Calibri" w:hAnsi="Calibri" w:cs="Times New Roman"/>
          </w:rPr>
          <w:t>680.</w:t>
        </w:r>
        <w:r w:rsidRPr="00E573B8">
          <w:rPr>
            <w:rFonts w:ascii="Calibri" w:eastAsia="Calibri" w:hAnsi="Calibri" w:cs="Times New Roman"/>
          </w:rPr>
          <w:tab/>
          <w:t>mcp "\"Uff… sai essere proprio un cagasotto alle volte, [mc].\""</w:t>
        </w:r>
      </w:ins>
    </w:p>
    <w:p w14:paraId="7701EC9A" w14:textId="77777777" w:rsidR="00E573B8" w:rsidRPr="00E573B8" w:rsidRDefault="00E573B8" w:rsidP="00E573B8">
      <w:pPr>
        <w:tabs>
          <w:tab w:val="left" w:pos="0"/>
        </w:tabs>
        <w:spacing w:line="600" w:lineRule="auto"/>
        <w:jc w:val="left"/>
        <w:rPr>
          <w:ins w:id="6887" w:author="UTENTE" w:date="2020-06-30T18:32:00Z"/>
          <w:rFonts w:ascii="Calibri" w:eastAsia="Calibri" w:hAnsi="Calibri" w:cs="Times New Roman"/>
        </w:rPr>
      </w:pPr>
      <w:ins w:id="6888" w:author="UTENTE" w:date="2020-06-30T18:32:00Z">
        <w:r w:rsidRPr="00E573B8">
          <w:rPr>
            <w:rFonts w:ascii="Calibri" w:eastAsia="Calibri" w:hAnsi="Calibri" w:cs="Times New Roman"/>
          </w:rPr>
          <w:t>681.</w:t>
        </w:r>
        <w:r w:rsidRPr="00E573B8">
          <w:rPr>
            <w:rFonts w:ascii="Calibri" w:eastAsia="Calibri" w:hAnsi="Calibri" w:cs="Times New Roman"/>
          </w:rPr>
          <w:tab/>
          <w:t>n "Scuoto la testa con un sospiro, osservando le nuvole che si avvicinano fuori dalla finestra."</w:t>
        </w:r>
      </w:ins>
    </w:p>
    <w:p w14:paraId="1FDED1E0" w14:textId="77777777" w:rsidR="00E573B8" w:rsidRPr="00E573B8" w:rsidRDefault="00E573B8" w:rsidP="00E573B8">
      <w:pPr>
        <w:tabs>
          <w:tab w:val="left" w:pos="0"/>
        </w:tabs>
        <w:spacing w:line="600" w:lineRule="auto"/>
        <w:jc w:val="left"/>
        <w:rPr>
          <w:ins w:id="6889" w:author="UTENTE" w:date="2020-06-30T18:32:00Z"/>
          <w:rFonts w:ascii="Calibri" w:eastAsia="Calibri" w:hAnsi="Calibri" w:cs="Times New Roman"/>
        </w:rPr>
      </w:pPr>
      <w:ins w:id="6890" w:author="UTENTE" w:date="2020-06-30T18:32:00Z">
        <w:r w:rsidRPr="00E573B8">
          <w:rPr>
            <w:rFonts w:ascii="Calibri" w:eastAsia="Calibri" w:hAnsi="Calibri" w:cs="Times New Roman"/>
          </w:rPr>
          <w:t>682.</w:t>
        </w:r>
        <w:r w:rsidRPr="00E573B8">
          <w:rPr>
            <w:rFonts w:ascii="Calibri" w:eastAsia="Calibri" w:hAnsi="Calibri" w:cs="Times New Roman"/>
          </w:rPr>
          <w:tab/>
          <w:t>n "Forse dovrei avere più fiducia in Isaac. Fa parte di questo squallido inferno da molto più di me, dopotutto."</w:t>
        </w:r>
      </w:ins>
    </w:p>
    <w:p w14:paraId="422630A7" w14:textId="77777777" w:rsidR="00E573B8" w:rsidRPr="00E573B8" w:rsidRDefault="00E573B8" w:rsidP="00E573B8">
      <w:pPr>
        <w:tabs>
          <w:tab w:val="left" w:pos="0"/>
        </w:tabs>
        <w:spacing w:line="600" w:lineRule="auto"/>
        <w:jc w:val="left"/>
        <w:rPr>
          <w:ins w:id="6891" w:author="UTENTE" w:date="2020-06-30T18:32:00Z"/>
          <w:rFonts w:ascii="Calibri" w:eastAsia="Calibri" w:hAnsi="Calibri" w:cs="Times New Roman"/>
        </w:rPr>
      </w:pPr>
      <w:ins w:id="6892" w:author="UTENTE" w:date="2020-06-30T18:32:00Z">
        <w:r w:rsidRPr="00E573B8">
          <w:rPr>
            <w:rFonts w:ascii="Calibri" w:eastAsia="Calibri" w:hAnsi="Calibri" w:cs="Times New Roman"/>
          </w:rPr>
          <w:t>683.</w:t>
        </w:r>
        <w:r w:rsidRPr="00E573B8">
          <w:rPr>
            <w:rFonts w:ascii="Calibri" w:eastAsia="Calibri" w:hAnsi="Calibri" w:cs="Times New Roman"/>
          </w:rPr>
          <w:tab/>
          <w:t>n "Lui sa cosa fare, {w}o almeno, così mi piace pensare." </w:t>
        </w:r>
        <w:r w:rsidRPr="00E573B8">
          <w:rPr>
            <w:rFonts w:ascii="Calibri" w:eastAsia="Calibri" w:hAnsi="Calibri" w:cs="Times New Roman"/>
          </w:rPr>
          <w:br w:type="page"/>
        </w:r>
      </w:ins>
    </w:p>
    <w:p w14:paraId="4E254BF0" w14:textId="77777777" w:rsidR="00E573B8" w:rsidRPr="00E573B8" w:rsidRDefault="00E573B8" w:rsidP="00E573B8">
      <w:pPr>
        <w:tabs>
          <w:tab w:val="left" w:pos="0"/>
        </w:tabs>
        <w:spacing w:line="600" w:lineRule="auto"/>
        <w:jc w:val="left"/>
        <w:rPr>
          <w:ins w:id="6893" w:author="UTENTE" w:date="2020-06-30T18:32:00Z"/>
          <w:rFonts w:ascii="Calibri" w:eastAsia="Calibri" w:hAnsi="Calibri" w:cs="Times New Roman"/>
          <w:lang w:val="en-US"/>
        </w:rPr>
      </w:pPr>
      <w:ins w:id="6894" w:author="UTENTE" w:date="2020-06-30T18:32:00Z">
        <w:r w:rsidRPr="00E573B8">
          <w:rPr>
            <w:rFonts w:ascii="Calibri" w:eastAsia="Calibri" w:hAnsi="Calibri" w:cs="Times New Roman"/>
            <w:lang w:val="en-US"/>
          </w:rPr>
          <w:lastRenderedPageBreak/>
          <w:t>684.</w:t>
        </w:r>
        <w:r w:rsidRPr="00E573B8">
          <w:rPr>
            <w:rFonts w:ascii="Calibri" w:eastAsia="Calibri" w:hAnsi="Calibri" w:cs="Times New Roman"/>
            <w:lang w:val="en-US"/>
          </w:rPr>
          <w:tab/>
          <w:t>n "By the time I get to work, my nerves have calmed down a lot."</w:t>
        </w:r>
      </w:ins>
    </w:p>
    <w:p w14:paraId="07DF04CB" w14:textId="77777777" w:rsidR="00E573B8" w:rsidRPr="00E573B8" w:rsidRDefault="00E573B8" w:rsidP="00E573B8">
      <w:pPr>
        <w:tabs>
          <w:tab w:val="left" w:pos="0"/>
        </w:tabs>
        <w:spacing w:line="600" w:lineRule="auto"/>
        <w:jc w:val="left"/>
        <w:rPr>
          <w:ins w:id="6895" w:author="UTENTE" w:date="2020-06-30T18:32:00Z"/>
          <w:rFonts w:ascii="Calibri" w:eastAsia="Calibri" w:hAnsi="Calibri" w:cs="Times New Roman"/>
          <w:lang w:val="en-US"/>
        </w:rPr>
      </w:pPr>
      <w:ins w:id="6896" w:author="UTENTE" w:date="2020-06-30T18:32:00Z">
        <w:r w:rsidRPr="00E573B8">
          <w:rPr>
            <w:rFonts w:ascii="Calibri" w:eastAsia="Calibri" w:hAnsi="Calibri" w:cs="Times New Roman"/>
            <w:lang w:val="en-US"/>
          </w:rPr>
          <w:t>685.</w:t>
        </w:r>
        <w:r w:rsidRPr="00E573B8">
          <w:rPr>
            <w:rFonts w:ascii="Calibri" w:eastAsia="Calibri" w:hAnsi="Calibri" w:cs="Times New Roman"/>
            <w:lang w:val="en-US"/>
          </w:rPr>
          <w:tab/>
          <w:t>n "Instead, I hum to myself happily as I flip burgers and brew coffee, thinking about seeing Isaac tonight."</w:t>
        </w:r>
      </w:ins>
    </w:p>
    <w:p w14:paraId="11C7819E" w14:textId="77777777" w:rsidR="00E573B8" w:rsidRPr="00E573B8" w:rsidRDefault="00E573B8" w:rsidP="00E573B8">
      <w:pPr>
        <w:tabs>
          <w:tab w:val="left" w:pos="0"/>
        </w:tabs>
        <w:spacing w:line="600" w:lineRule="auto"/>
        <w:jc w:val="left"/>
        <w:rPr>
          <w:ins w:id="6897" w:author="UTENTE" w:date="2020-06-30T18:32:00Z"/>
          <w:rFonts w:ascii="Calibri" w:eastAsia="Calibri" w:hAnsi="Calibri" w:cs="Times New Roman"/>
          <w:lang w:val="en-US"/>
        </w:rPr>
      </w:pPr>
      <w:ins w:id="6898" w:author="UTENTE" w:date="2020-06-30T18:32:00Z">
        <w:r w:rsidRPr="00E573B8">
          <w:rPr>
            <w:rFonts w:ascii="Calibri" w:eastAsia="Calibri" w:hAnsi="Calibri" w:cs="Times New Roman"/>
            <w:lang w:val="en-US"/>
          </w:rPr>
          <w:t>686.</w:t>
        </w:r>
        <w:r w:rsidRPr="00E573B8">
          <w:rPr>
            <w:rFonts w:ascii="Calibri" w:eastAsia="Calibri" w:hAnsi="Calibri" w:cs="Times New Roman"/>
            <w:lang w:val="en-US"/>
          </w:rPr>
          <w:tab/>
          <w:t>mc "\"…\""</w:t>
        </w:r>
      </w:ins>
    </w:p>
    <w:p w14:paraId="2DC441C6" w14:textId="77777777" w:rsidR="00E573B8" w:rsidRPr="00E573B8" w:rsidRDefault="00E573B8" w:rsidP="00E573B8">
      <w:pPr>
        <w:tabs>
          <w:tab w:val="left" w:pos="0"/>
        </w:tabs>
        <w:spacing w:line="600" w:lineRule="auto"/>
        <w:jc w:val="left"/>
        <w:rPr>
          <w:ins w:id="6899" w:author="UTENTE" w:date="2020-06-30T18:32:00Z"/>
          <w:rFonts w:ascii="Calibri" w:eastAsia="Calibri" w:hAnsi="Calibri" w:cs="Times New Roman"/>
          <w:lang w:val="en-US"/>
        </w:rPr>
      </w:pPr>
      <w:ins w:id="6900" w:author="UTENTE" w:date="2020-06-30T18:32:00Z">
        <w:r w:rsidRPr="00E573B8">
          <w:rPr>
            <w:rFonts w:ascii="Calibri" w:eastAsia="Calibri" w:hAnsi="Calibri" w:cs="Times New Roman"/>
            <w:lang w:val="en-US"/>
          </w:rPr>
          <w:t>687.</w:t>
        </w:r>
        <w:r w:rsidRPr="00E573B8">
          <w:rPr>
            <w:rFonts w:ascii="Calibri" w:eastAsia="Calibri" w:hAnsi="Calibri" w:cs="Times New Roman"/>
            <w:lang w:val="en-US"/>
          </w:rPr>
          <w:tab/>
          <w:t>n "Then, I notice something a little unusual."</w:t>
        </w:r>
      </w:ins>
    </w:p>
    <w:p w14:paraId="5D1C0552" w14:textId="77777777" w:rsidR="00E573B8" w:rsidRPr="00E573B8" w:rsidRDefault="00E573B8" w:rsidP="00E573B8">
      <w:pPr>
        <w:tabs>
          <w:tab w:val="left" w:pos="0"/>
        </w:tabs>
        <w:spacing w:line="600" w:lineRule="auto"/>
        <w:jc w:val="left"/>
        <w:rPr>
          <w:ins w:id="6901" w:author="UTENTE" w:date="2020-06-30T18:32:00Z"/>
          <w:rFonts w:ascii="Calibri" w:eastAsia="Calibri" w:hAnsi="Calibri" w:cs="Times New Roman"/>
          <w:lang w:val="en-US"/>
        </w:rPr>
      </w:pPr>
      <w:ins w:id="6902" w:author="UTENTE" w:date="2020-06-30T18:32:00Z">
        <w:r w:rsidRPr="00E573B8">
          <w:rPr>
            <w:rFonts w:ascii="Calibri" w:eastAsia="Calibri" w:hAnsi="Calibri" w:cs="Times New Roman"/>
            <w:lang w:val="en-US"/>
          </w:rPr>
          <w:t>688.</w:t>
        </w:r>
        <w:r w:rsidRPr="00E573B8">
          <w:rPr>
            <w:rFonts w:ascii="Calibri" w:eastAsia="Calibri" w:hAnsi="Calibri" w:cs="Times New Roman"/>
            <w:lang w:val="en-US"/>
          </w:rPr>
          <w:tab/>
          <w:t>n "None of the \"regular\" vampires I normally see have come by tonight."</w:t>
        </w:r>
      </w:ins>
    </w:p>
    <w:p w14:paraId="17050411" w14:textId="77777777" w:rsidR="00E573B8" w:rsidRPr="00E573B8" w:rsidRDefault="00E573B8" w:rsidP="00E573B8">
      <w:pPr>
        <w:tabs>
          <w:tab w:val="left" w:pos="0"/>
        </w:tabs>
        <w:spacing w:line="600" w:lineRule="auto"/>
        <w:jc w:val="left"/>
        <w:rPr>
          <w:ins w:id="6903" w:author="UTENTE" w:date="2020-06-30T18:32:00Z"/>
          <w:rFonts w:ascii="Calibri" w:eastAsia="Calibri" w:hAnsi="Calibri" w:cs="Times New Roman"/>
          <w:lang w:val="en-US"/>
        </w:rPr>
      </w:pPr>
      <w:ins w:id="6904" w:author="UTENTE" w:date="2020-06-30T18:32:00Z">
        <w:r w:rsidRPr="00E573B8">
          <w:rPr>
            <w:rFonts w:ascii="Calibri" w:eastAsia="Calibri" w:hAnsi="Calibri" w:cs="Times New Roman"/>
            <w:lang w:val="en-US"/>
          </w:rPr>
          <w:t>689.</w:t>
        </w:r>
        <w:r w:rsidRPr="00E573B8">
          <w:rPr>
            <w:rFonts w:ascii="Calibri" w:eastAsia="Calibri" w:hAnsi="Calibri" w:cs="Times New Roman"/>
            <w:lang w:val="en-US"/>
          </w:rPr>
          <w:tab/>
          <w:t>n "In fact, I don't think any of the customers have been anything besides human. What's up with that?"</w:t>
        </w:r>
      </w:ins>
    </w:p>
    <w:p w14:paraId="3679BB85" w14:textId="77777777" w:rsidR="00E573B8" w:rsidRPr="00E573B8" w:rsidRDefault="00E573B8" w:rsidP="00E573B8">
      <w:pPr>
        <w:tabs>
          <w:tab w:val="left" w:pos="0"/>
        </w:tabs>
        <w:spacing w:line="600" w:lineRule="auto"/>
        <w:jc w:val="left"/>
        <w:rPr>
          <w:ins w:id="6905" w:author="UTENTE" w:date="2020-06-30T18:32:00Z"/>
          <w:rFonts w:ascii="Calibri" w:eastAsia="Calibri" w:hAnsi="Calibri" w:cs="Times New Roman"/>
          <w:lang w:val="en-US"/>
        </w:rPr>
      </w:pPr>
      <w:ins w:id="6906" w:author="UTENTE" w:date="2020-06-30T18:32:00Z">
        <w:r w:rsidRPr="00E573B8">
          <w:rPr>
            <w:rFonts w:ascii="Calibri" w:eastAsia="Calibri" w:hAnsi="Calibri" w:cs="Times New Roman"/>
            <w:lang w:val="en-US"/>
          </w:rPr>
          <w:t>690.</w:t>
        </w:r>
        <w:r w:rsidRPr="00E573B8">
          <w:rPr>
            <w:rFonts w:ascii="Calibri" w:eastAsia="Calibri" w:hAnsi="Calibri" w:cs="Times New Roman"/>
            <w:lang w:val="en-US"/>
          </w:rPr>
          <w:tab/>
          <w:t>mc "\"Maybe another gang war or something…\""</w:t>
        </w:r>
      </w:ins>
    </w:p>
    <w:p w14:paraId="771BB1C2" w14:textId="77777777" w:rsidR="00E573B8" w:rsidRPr="00E573B8" w:rsidRDefault="00E573B8" w:rsidP="00E573B8">
      <w:pPr>
        <w:tabs>
          <w:tab w:val="left" w:pos="0"/>
        </w:tabs>
        <w:spacing w:line="600" w:lineRule="auto"/>
        <w:jc w:val="left"/>
        <w:rPr>
          <w:ins w:id="6907" w:author="UTENTE" w:date="2020-06-30T18:32:00Z"/>
          <w:rFonts w:ascii="Calibri" w:eastAsia="Calibri" w:hAnsi="Calibri" w:cs="Times New Roman"/>
          <w:lang w:val="en-US"/>
        </w:rPr>
      </w:pPr>
      <w:ins w:id="6908" w:author="UTENTE" w:date="2020-06-30T18:32:00Z">
        <w:r w:rsidRPr="00E573B8">
          <w:rPr>
            <w:rFonts w:ascii="Calibri" w:eastAsia="Calibri" w:hAnsi="Calibri" w:cs="Times New Roman"/>
            <w:lang w:val="en-US"/>
          </w:rPr>
          <w:t>691.</w:t>
        </w:r>
        <w:r w:rsidRPr="00E573B8">
          <w:rPr>
            <w:rFonts w:ascii="Calibri" w:eastAsia="Calibri" w:hAnsi="Calibri" w:cs="Times New Roman"/>
            <w:lang w:val="en-US"/>
          </w:rPr>
          <w:tab/>
          <w:t>n "I mutter under my breath as I dump a burger onto an empty plate."</w:t>
        </w:r>
      </w:ins>
    </w:p>
    <w:p w14:paraId="7C7F5483" w14:textId="77777777" w:rsidR="00E573B8" w:rsidRPr="00E573B8" w:rsidRDefault="00E573B8" w:rsidP="00E573B8">
      <w:pPr>
        <w:tabs>
          <w:tab w:val="left" w:pos="0"/>
        </w:tabs>
        <w:spacing w:line="600" w:lineRule="auto"/>
        <w:jc w:val="left"/>
        <w:rPr>
          <w:ins w:id="6909" w:author="UTENTE" w:date="2020-06-30T18:32:00Z"/>
          <w:rFonts w:ascii="Calibri" w:eastAsia="Calibri" w:hAnsi="Calibri" w:cs="Times New Roman"/>
          <w:lang w:val="en-US"/>
        </w:rPr>
      </w:pPr>
      <w:ins w:id="6910" w:author="UTENTE" w:date="2020-06-30T18:32:00Z">
        <w:r w:rsidRPr="00E573B8">
          <w:rPr>
            <w:rFonts w:ascii="Calibri" w:eastAsia="Calibri" w:hAnsi="Calibri" w:cs="Times New Roman"/>
            <w:lang w:val="en-US"/>
          </w:rPr>
          <w:t>692.</w:t>
        </w:r>
        <w:r w:rsidRPr="00E573B8">
          <w:rPr>
            <w:rFonts w:ascii="Calibri" w:eastAsia="Calibri" w:hAnsi="Calibri" w:cs="Times New Roman"/>
            <w:lang w:val="en-US"/>
          </w:rPr>
          <w:tab/>
          <w:t>n "My stomach flip-flops with nervousness, but I try to swallow my anxiety and tell myself nothing's wrong."</w:t>
        </w:r>
      </w:ins>
    </w:p>
    <w:p w14:paraId="3BDA1B4E" w14:textId="77777777" w:rsidR="00E573B8" w:rsidRPr="00E573B8" w:rsidRDefault="00E573B8" w:rsidP="00E573B8">
      <w:pPr>
        <w:tabs>
          <w:tab w:val="left" w:pos="0"/>
        </w:tabs>
        <w:spacing w:line="600" w:lineRule="auto"/>
        <w:jc w:val="left"/>
        <w:rPr>
          <w:ins w:id="6911" w:author="UTENTE" w:date="2020-06-30T18:32:00Z"/>
          <w:rFonts w:ascii="Calibri" w:eastAsia="Calibri" w:hAnsi="Calibri" w:cs="Times New Roman"/>
          <w:lang w:val="en-US"/>
          <w:rPrChange w:id="6912" w:author="UTENTE" w:date="2020-06-30T18:32:00Z">
            <w:rPr>
              <w:ins w:id="6913" w:author="UTENTE" w:date="2020-06-30T18:32:00Z"/>
              <w:rFonts w:ascii="Calibri" w:eastAsia="Calibri" w:hAnsi="Calibri" w:cs="Times New Roman"/>
            </w:rPr>
          </w:rPrChange>
        </w:rPr>
      </w:pPr>
      <w:ins w:id="6914" w:author="UTENTE" w:date="2020-06-30T18:32:00Z">
        <w:r w:rsidRPr="00E573B8">
          <w:rPr>
            <w:rFonts w:ascii="Calibri" w:eastAsia="Calibri" w:hAnsi="Calibri" w:cs="Times New Roman"/>
            <w:lang w:val="en-US"/>
          </w:rPr>
          <w:t>693.</w:t>
        </w:r>
        <w:r w:rsidRPr="00E573B8">
          <w:rPr>
            <w:rFonts w:ascii="Calibri" w:eastAsia="Calibri" w:hAnsi="Calibri" w:cs="Times New Roman"/>
            <w:lang w:val="en-US"/>
          </w:rPr>
          <w:tab/>
          <w:t xml:space="preserve">n "Just another normal night… </w:t>
        </w:r>
        <w:r w:rsidRPr="00E573B8">
          <w:rPr>
            <w:rFonts w:ascii="Calibri" w:eastAsia="Calibri" w:hAnsi="Calibri" w:cs="Times New Roman"/>
            <w:lang w:val="en-US"/>
            <w:rPrChange w:id="6915" w:author="UTENTE" w:date="2020-06-30T18:32:00Z">
              <w:rPr>
                <w:rFonts w:ascii="Calibri" w:eastAsia="Calibri" w:hAnsi="Calibri" w:cs="Times New Roman"/>
              </w:rPr>
            </w:rPrChange>
          </w:rPr>
          <w:t>{w}right?"</w:t>
        </w:r>
      </w:ins>
    </w:p>
    <w:p w14:paraId="39564099" w14:textId="77777777" w:rsidR="00E573B8" w:rsidRPr="00E573B8" w:rsidRDefault="00E573B8" w:rsidP="00E573B8">
      <w:pPr>
        <w:tabs>
          <w:tab w:val="left" w:pos="0"/>
        </w:tabs>
        <w:spacing w:line="600" w:lineRule="auto"/>
        <w:jc w:val="left"/>
        <w:rPr>
          <w:ins w:id="6916" w:author="UTENTE" w:date="2020-06-30T18:32:00Z"/>
          <w:rFonts w:ascii="Calibri" w:eastAsia="Calibri" w:hAnsi="Calibri" w:cs="Times New Roman"/>
          <w:lang w:val="en-US"/>
        </w:rPr>
      </w:pPr>
      <w:ins w:id="6917" w:author="UTENTE" w:date="2020-06-30T18:32:00Z">
        <w:r w:rsidRPr="00E573B8">
          <w:rPr>
            <w:rFonts w:ascii="Calibri" w:eastAsia="Calibri" w:hAnsi="Calibri" w:cs="Times New Roman"/>
            <w:lang w:val="en-US"/>
          </w:rPr>
          <w:t>694.</w:t>
        </w:r>
        <w:r w:rsidRPr="00E573B8">
          <w:rPr>
            <w:rFonts w:ascii="Calibri" w:eastAsia="Calibri" w:hAnsi="Calibri" w:cs="Times New Roman"/>
            <w:lang w:val="en-US"/>
          </w:rPr>
          <w:tab/>
          <w:t>n "–Finally, closing hour arrives."</w:t>
        </w:r>
      </w:ins>
    </w:p>
    <w:p w14:paraId="3CF90F70" w14:textId="77777777" w:rsidR="00E573B8" w:rsidRPr="00E573B8" w:rsidRDefault="00E573B8" w:rsidP="00E573B8">
      <w:pPr>
        <w:tabs>
          <w:tab w:val="left" w:pos="0"/>
        </w:tabs>
        <w:spacing w:line="600" w:lineRule="auto"/>
        <w:jc w:val="left"/>
        <w:rPr>
          <w:ins w:id="6918" w:author="UTENTE" w:date="2020-06-30T18:32:00Z"/>
          <w:rFonts w:ascii="Calibri" w:eastAsia="Calibri" w:hAnsi="Calibri" w:cs="Times New Roman"/>
          <w:lang w:val="en-US"/>
        </w:rPr>
      </w:pPr>
      <w:ins w:id="6919" w:author="UTENTE" w:date="2020-06-30T18:32:00Z">
        <w:r w:rsidRPr="00E573B8">
          <w:rPr>
            <w:rFonts w:ascii="Calibri" w:eastAsia="Calibri" w:hAnsi="Calibri" w:cs="Times New Roman"/>
            <w:lang w:val="en-US"/>
          </w:rPr>
          <w:t>695.</w:t>
        </w:r>
        <w:r w:rsidRPr="00E573B8">
          <w:rPr>
            <w:rFonts w:ascii="Calibri" w:eastAsia="Calibri" w:hAnsi="Calibri" w:cs="Times New Roman"/>
            <w:lang w:val="en-US"/>
          </w:rPr>
          <w:tab/>
          <w:t>n "This is the time when Isaac is supposed to stride in, wearing his usual broad grin."</w:t>
        </w:r>
      </w:ins>
    </w:p>
    <w:p w14:paraId="39D21E12" w14:textId="77777777" w:rsidR="00E573B8" w:rsidRPr="00E573B8" w:rsidRDefault="00E573B8" w:rsidP="00E573B8">
      <w:pPr>
        <w:tabs>
          <w:tab w:val="left" w:pos="0"/>
        </w:tabs>
        <w:spacing w:line="600" w:lineRule="auto"/>
        <w:jc w:val="left"/>
        <w:rPr>
          <w:ins w:id="6920" w:author="UTENTE" w:date="2020-06-30T18:32:00Z"/>
          <w:rFonts w:ascii="Calibri" w:eastAsia="Calibri" w:hAnsi="Calibri" w:cs="Times New Roman"/>
          <w:lang w:val="en-US"/>
        </w:rPr>
      </w:pPr>
      <w:ins w:id="6921" w:author="UTENTE" w:date="2020-06-30T18:32:00Z">
        <w:r w:rsidRPr="00E573B8">
          <w:rPr>
            <w:rFonts w:ascii="Calibri" w:eastAsia="Calibri" w:hAnsi="Calibri" w:cs="Times New Roman"/>
            <w:lang w:val="en-US"/>
          </w:rPr>
          <w:t>696.</w:t>
        </w:r>
        <w:r w:rsidRPr="00E573B8">
          <w:rPr>
            <w:rFonts w:ascii="Calibri" w:eastAsia="Calibri" w:hAnsi="Calibri" w:cs="Times New Roman"/>
            <w:lang w:val="en-US"/>
          </w:rPr>
          <w:tab/>
          <w:t>n "But… where is he?"</w:t>
        </w:r>
      </w:ins>
    </w:p>
    <w:p w14:paraId="4CD85EF9" w14:textId="77777777" w:rsidR="00E573B8" w:rsidRPr="00E573B8" w:rsidRDefault="00E573B8" w:rsidP="00E573B8">
      <w:pPr>
        <w:tabs>
          <w:tab w:val="left" w:pos="0"/>
        </w:tabs>
        <w:spacing w:line="600" w:lineRule="auto"/>
        <w:jc w:val="left"/>
        <w:rPr>
          <w:ins w:id="6922" w:author="UTENTE" w:date="2020-06-30T18:32:00Z"/>
          <w:rFonts w:ascii="Calibri" w:eastAsia="Calibri" w:hAnsi="Calibri" w:cs="Times New Roman"/>
          <w:lang w:val="en-US"/>
        </w:rPr>
      </w:pPr>
      <w:ins w:id="6923" w:author="UTENTE" w:date="2020-06-30T18:32:00Z">
        <w:r w:rsidRPr="00E573B8">
          <w:rPr>
            <w:rFonts w:ascii="Calibri" w:eastAsia="Calibri" w:hAnsi="Calibri" w:cs="Times New Roman"/>
            <w:lang w:val="en-US"/>
          </w:rPr>
          <w:t>697.</w:t>
        </w:r>
        <w:r w:rsidRPr="00E573B8">
          <w:rPr>
            <w:rFonts w:ascii="Calibri" w:eastAsia="Calibri" w:hAnsi="Calibri" w:cs="Times New Roman"/>
            <w:lang w:val="en-US"/>
          </w:rPr>
          <w:tab/>
          <w:t>n "Maybe he got stuck in traffic, or had to finish up some work – even though he's never been late before."</w:t>
        </w:r>
      </w:ins>
    </w:p>
    <w:p w14:paraId="23C04668" w14:textId="77777777" w:rsidR="00E573B8" w:rsidRPr="00E573B8" w:rsidRDefault="00E573B8" w:rsidP="00E573B8">
      <w:pPr>
        <w:tabs>
          <w:tab w:val="left" w:pos="0"/>
        </w:tabs>
        <w:spacing w:line="600" w:lineRule="auto"/>
        <w:jc w:val="left"/>
        <w:rPr>
          <w:ins w:id="6924" w:author="UTENTE" w:date="2020-06-30T18:32:00Z"/>
          <w:rFonts w:ascii="Calibri" w:eastAsia="Calibri" w:hAnsi="Calibri" w:cs="Times New Roman"/>
        </w:rPr>
      </w:pPr>
      <w:ins w:id="6925" w:author="UTENTE" w:date="2020-06-30T18:32:00Z">
        <w:r w:rsidRPr="00E573B8">
          <w:rPr>
            <w:rFonts w:ascii="Calibri" w:eastAsia="Calibri" w:hAnsi="Calibri" w:cs="Times New Roman"/>
          </w:rPr>
          <w:t>698.</w:t>
        </w:r>
        <w:r w:rsidRPr="00E573B8">
          <w:rPr>
            <w:rFonts w:ascii="Calibri" w:eastAsia="Calibri" w:hAnsi="Calibri" w:cs="Times New Roman"/>
          </w:rPr>
          <w:tab/>
          <w:t>mc "\"…\"" </w:t>
        </w:r>
        <w:r w:rsidRPr="00E573B8">
          <w:rPr>
            <w:rFonts w:ascii="Calibri" w:eastAsia="Calibri" w:hAnsi="Calibri" w:cs="Times New Roman"/>
          </w:rPr>
          <w:br w:type="page"/>
        </w:r>
      </w:ins>
    </w:p>
    <w:p w14:paraId="2259D65B" w14:textId="77777777" w:rsidR="00E573B8" w:rsidRPr="00E573B8" w:rsidRDefault="00E573B8" w:rsidP="00E573B8">
      <w:pPr>
        <w:tabs>
          <w:tab w:val="left" w:pos="0"/>
        </w:tabs>
        <w:spacing w:line="600" w:lineRule="auto"/>
        <w:jc w:val="left"/>
        <w:rPr>
          <w:ins w:id="6926" w:author="UTENTE" w:date="2020-06-30T18:32:00Z"/>
          <w:rFonts w:ascii="Calibri" w:eastAsia="Calibri" w:hAnsi="Calibri" w:cs="Times New Roman"/>
        </w:rPr>
      </w:pPr>
      <w:ins w:id="6927" w:author="UTENTE" w:date="2020-06-30T18:32:00Z">
        <w:r w:rsidRPr="00E573B8">
          <w:rPr>
            <w:rFonts w:ascii="Calibri" w:eastAsia="Calibri" w:hAnsi="Calibri" w:cs="Times New Roman"/>
          </w:rPr>
          <w:lastRenderedPageBreak/>
          <w:t>684.</w:t>
        </w:r>
        <w:r w:rsidRPr="00E573B8">
          <w:rPr>
            <w:rFonts w:ascii="Calibri" w:eastAsia="Calibri" w:hAnsi="Calibri" w:cs="Times New Roman"/>
          </w:rPr>
          <w:tab/>
          <w:t>n "Quando arrivo a lavoro, i miei nervi si sono sciolti parecchio."</w:t>
        </w:r>
      </w:ins>
    </w:p>
    <w:p w14:paraId="6B811AFA" w14:textId="77777777" w:rsidR="00E573B8" w:rsidRPr="00E573B8" w:rsidRDefault="00E573B8" w:rsidP="00E573B8">
      <w:pPr>
        <w:tabs>
          <w:tab w:val="left" w:pos="0"/>
        </w:tabs>
        <w:spacing w:line="600" w:lineRule="auto"/>
        <w:jc w:val="left"/>
        <w:rPr>
          <w:ins w:id="6928" w:author="UTENTE" w:date="2020-06-30T18:32:00Z"/>
          <w:rFonts w:ascii="Calibri" w:eastAsia="Calibri" w:hAnsi="Calibri" w:cs="Times New Roman"/>
        </w:rPr>
      </w:pPr>
      <w:ins w:id="6929" w:author="UTENTE" w:date="2020-06-30T18:32:00Z">
        <w:r w:rsidRPr="00E573B8">
          <w:rPr>
            <w:rFonts w:ascii="Calibri" w:eastAsia="Calibri" w:hAnsi="Calibri" w:cs="Times New Roman"/>
          </w:rPr>
          <w:t>685.</w:t>
        </w:r>
        <w:r w:rsidRPr="00E573B8">
          <w:rPr>
            <w:rFonts w:ascii="Calibri" w:eastAsia="Calibri" w:hAnsi="Calibri" w:cs="Times New Roman"/>
          </w:rPr>
          <w:tab/>
          <w:t>n "Infatti, canticchio allegramente mentre giro hamburger e preparo caffè, trepidante all'idea di rivedere Isaac stanotte."</w:t>
        </w:r>
      </w:ins>
    </w:p>
    <w:p w14:paraId="52F4D252" w14:textId="77777777" w:rsidR="00E573B8" w:rsidRPr="00E573B8" w:rsidRDefault="00E573B8" w:rsidP="00E573B8">
      <w:pPr>
        <w:tabs>
          <w:tab w:val="left" w:pos="0"/>
        </w:tabs>
        <w:spacing w:line="600" w:lineRule="auto"/>
        <w:jc w:val="left"/>
        <w:rPr>
          <w:ins w:id="6930" w:author="UTENTE" w:date="2020-06-30T18:32:00Z"/>
          <w:rFonts w:ascii="Calibri" w:eastAsia="Calibri" w:hAnsi="Calibri" w:cs="Times New Roman"/>
        </w:rPr>
      </w:pPr>
      <w:ins w:id="6931" w:author="UTENTE" w:date="2020-06-30T18:32:00Z">
        <w:r w:rsidRPr="00E573B8">
          <w:rPr>
            <w:rFonts w:ascii="Calibri" w:eastAsia="Calibri" w:hAnsi="Calibri" w:cs="Times New Roman"/>
          </w:rPr>
          <w:t>686.</w:t>
        </w:r>
        <w:r w:rsidRPr="00E573B8">
          <w:rPr>
            <w:rFonts w:ascii="Calibri" w:eastAsia="Calibri" w:hAnsi="Calibri" w:cs="Times New Roman"/>
          </w:rPr>
          <w:tab/>
          <w:t>mc "\"…\""</w:t>
        </w:r>
      </w:ins>
    </w:p>
    <w:p w14:paraId="1535640A" w14:textId="77777777" w:rsidR="00E573B8" w:rsidRPr="00E573B8" w:rsidRDefault="00E573B8" w:rsidP="00E573B8">
      <w:pPr>
        <w:tabs>
          <w:tab w:val="left" w:pos="0"/>
        </w:tabs>
        <w:spacing w:line="600" w:lineRule="auto"/>
        <w:jc w:val="left"/>
        <w:rPr>
          <w:ins w:id="6932" w:author="UTENTE" w:date="2020-06-30T18:32:00Z"/>
          <w:rFonts w:ascii="Calibri" w:eastAsia="Calibri" w:hAnsi="Calibri" w:cs="Times New Roman"/>
        </w:rPr>
      </w:pPr>
      <w:ins w:id="6933" w:author="UTENTE" w:date="2020-06-30T18:32:00Z">
        <w:r w:rsidRPr="00E573B8">
          <w:rPr>
            <w:rFonts w:ascii="Calibri" w:eastAsia="Calibri" w:hAnsi="Calibri" w:cs="Times New Roman"/>
          </w:rPr>
          <w:t>687.</w:t>
        </w:r>
        <w:r w:rsidRPr="00E573B8">
          <w:rPr>
            <w:rFonts w:ascii="Calibri" w:eastAsia="Calibri" w:hAnsi="Calibri" w:cs="Times New Roman"/>
          </w:rPr>
          <w:tab/>
          <w:t>n "Poi, noto qualcosa di insolito."</w:t>
        </w:r>
      </w:ins>
    </w:p>
    <w:p w14:paraId="3C4B9BB7" w14:textId="77777777" w:rsidR="00E573B8" w:rsidRPr="00E573B8" w:rsidRDefault="00E573B8" w:rsidP="00E573B8">
      <w:pPr>
        <w:tabs>
          <w:tab w:val="left" w:pos="0"/>
        </w:tabs>
        <w:spacing w:line="600" w:lineRule="auto"/>
        <w:jc w:val="left"/>
        <w:rPr>
          <w:ins w:id="6934" w:author="UTENTE" w:date="2020-06-30T18:32:00Z"/>
          <w:rFonts w:ascii="Calibri" w:eastAsia="Calibri" w:hAnsi="Calibri" w:cs="Times New Roman"/>
        </w:rPr>
      </w:pPr>
      <w:ins w:id="6935" w:author="UTENTE" w:date="2020-06-30T18:32:00Z">
        <w:r w:rsidRPr="00E573B8">
          <w:rPr>
            <w:rFonts w:ascii="Calibri" w:eastAsia="Calibri" w:hAnsi="Calibri" w:cs="Times New Roman"/>
          </w:rPr>
          <w:t>688.</w:t>
        </w:r>
        <w:r w:rsidRPr="00E573B8">
          <w:rPr>
            <w:rFonts w:ascii="Calibri" w:eastAsia="Calibri" w:hAnsi="Calibri" w:cs="Times New Roman"/>
          </w:rPr>
          <w:tab/>
          <w:t>n "Nessuno dei \"soliti\" vampiri si è fatto vivo stanotte."</w:t>
        </w:r>
      </w:ins>
    </w:p>
    <w:p w14:paraId="3BA18B48" w14:textId="77777777" w:rsidR="00E573B8" w:rsidRPr="00E573B8" w:rsidRDefault="00E573B8" w:rsidP="00E573B8">
      <w:pPr>
        <w:tabs>
          <w:tab w:val="left" w:pos="0"/>
        </w:tabs>
        <w:spacing w:line="600" w:lineRule="auto"/>
        <w:jc w:val="left"/>
        <w:rPr>
          <w:ins w:id="6936" w:author="UTENTE" w:date="2020-06-30T18:32:00Z"/>
          <w:rFonts w:ascii="Calibri" w:eastAsia="Calibri" w:hAnsi="Calibri" w:cs="Times New Roman"/>
        </w:rPr>
      </w:pPr>
      <w:ins w:id="6937" w:author="UTENTE" w:date="2020-06-30T18:32:00Z">
        <w:r w:rsidRPr="00E573B8">
          <w:rPr>
            <w:rFonts w:ascii="Calibri" w:eastAsia="Calibri" w:hAnsi="Calibri" w:cs="Times New Roman"/>
          </w:rPr>
          <w:t>689.</w:t>
        </w:r>
        <w:r w:rsidRPr="00E573B8">
          <w:rPr>
            <w:rFonts w:ascii="Calibri" w:eastAsia="Calibri" w:hAnsi="Calibri" w:cs="Times New Roman"/>
          </w:rPr>
          <w:tab/>
          <w:t>n "Difatti, sono abbastanza sicuro che nessuno dei clienti di stanotte fosse altro che umano. Che succede?"</w:t>
        </w:r>
      </w:ins>
    </w:p>
    <w:p w14:paraId="3F690DCA" w14:textId="77777777" w:rsidR="00E573B8" w:rsidRPr="00E573B8" w:rsidRDefault="00E573B8" w:rsidP="00E573B8">
      <w:pPr>
        <w:tabs>
          <w:tab w:val="left" w:pos="0"/>
        </w:tabs>
        <w:spacing w:line="600" w:lineRule="auto"/>
        <w:jc w:val="left"/>
        <w:rPr>
          <w:ins w:id="6938" w:author="UTENTE" w:date="2020-06-30T18:32:00Z"/>
          <w:rFonts w:ascii="Calibri" w:eastAsia="Calibri" w:hAnsi="Calibri" w:cs="Times New Roman"/>
        </w:rPr>
      </w:pPr>
      <w:ins w:id="6939" w:author="UTENTE" w:date="2020-06-30T18:32:00Z">
        <w:r w:rsidRPr="00E573B8">
          <w:rPr>
            <w:rFonts w:ascii="Calibri" w:eastAsia="Calibri" w:hAnsi="Calibri" w:cs="Times New Roman"/>
          </w:rPr>
          <w:t>690.</w:t>
        </w:r>
        <w:r w:rsidRPr="00E573B8">
          <w:rPr>
            <w:rFonts w:ascii="Calibri" w:eastAsia="Calibri" w:hAnsi="Calibri" w:cs="Times New Roman"/>
          </w:rPr>
          <w:tab/>
          <w:t>mc "\"Forse un'altra faida fra clan o qualcosa del genere…\""</w:t>
        </w:r>
      </w:ins>
    </w:p>
    <w:p w14:paraId="3C42E6E9" w14:textId="77777777" w:rsidR="00E573B8" w:rsidRPr="00E573B8" w:rsidRDefault="00E573B8" w:rsidP="00E573B8">
      <w:pPr>
        <w:tabs>
          <w:tab w:val="left" w:pos="0"/>
        </w:tabs>
        <w:spacing w:line="600" w:lineRule="auto"/>
        <w:jc w:val="left"/>
        <w:rPr>
          <w:ins w:id="6940" w:author="UTENTE" w:date="2020-06-30T18:32:00Z"/>
          <w:rFonts w:ascii="Calibri" w:eastAsia="Calibri" w:hAnsi="Calibri" w:cs="Times New Roman"/>
        </w:rPr>
      </w:pPr>
      <w:ins w:id="6941" w:author="UTENTE" w:date="2020-06-30T18:32:00Z">
        <w:r w:rsidRPr="00E573B8">
          <w:rPr>
            <w:rFonts w:ascii="Calibri" w:eastAsia="Calibri" w:hAnsi="Calibri" w:cs="Times New Roman"/>
          </w:rPr>
          <w:t>691.</w:t>
        </w:r>
        <w:r w:rsidRPr="00E573B8">
          <w:rPr>
            <w:rFonts w:ascii="Calibri" w:eastAsia="Calibri" w:hAnsi="Calibri" w:cs="Times New Roman"/>
          </w:rPr>
          <w:tab/>
          <w:t>n "Mormoro fra me e me, mentre butto un hamburger su un piatto vuoto."</w:t>
        </w:r>
      </w:ins>
    </w:p>
    <w:p w14:paraId="6DA13B07" w14:textId="77777777" w:rsidR="00E573B8" w:rsidRPr="00E573B8" w:rsidRDefault="00E573B8" w:rsidP="00E573B8">
      <w:pPr>
        <w:tabs>
          <w:tab w:val="left" w:pos="0"/>
        </w:tabs>
        <w:spacing w:line="600" w:lineRule="auto"/>
        <w:jc w:val="left"/>
        <w:rPr>
          <w:ins w:id="6942" w:author="UTENTE" w:date="2020-06-30T18:32:00Z"/>
          <w:rFonts w:ascii="Calibri" w:eastAsia="Calibri" w:hAnsi="Calibri" w:cs="Times New Roman"/>
        </w:rPr>
      </w:pPr>
      <w:ins w:id="6943" w:author="UTENTE" w:date="2020-06-30T18:32:00Z">
        <w:r w:rsidRPr="00E573B8">
          <w:rPr>
            <w:rFonts w:ascii="Calibri" w:eastAsia="Calibri" w:hAnsi="Calibri" w:cs="Times New Roman"/>
          </w:rPr>
          <w:t>692.</w:t>
        </w:r>
        <w:r w:rsidRPr="00E573B8">
          <w:rPr>
            <w:rFonts w:ascii="Calibri" w:eastAsia="Calibri" w:hAnsi="Calibri" w:cs="Times New Roman"/>
          </w:rPr>
          <w:tab/>
          <w:t>n "Il mio stomaco si contorce dall'ansia, ma cerco di contenerla e continuare a ripetermi che va tutto bene."</w:t>
        </w:r>
      </w:ins>
    </w:p>
    <w:p w14:paraId="5D627932" w14:textId="77777777" w:rsidR="00E573B8" w:rsidRPr="00E573B8" w:rsidRDefault="00E573B8" w:rsidP="00E573B8">
      <w:pPr>
        <w:tabs>
          <w:tab w:val="left" w:pos="0"/>
        </w:tabs>
        <w:spacing w:line="600" w:lineRule="auto"/>
        <w:jc w:val="left"/>
        <w:rPr>
          <w:ins w:id="6944" w:author="UTENTE" w:date="2020-06-30T18:32:00Z"/>
          <w:rFonts w:ascii="Calibri" w:eastAsia="Calibri" w:hAnsi="Calibri" w:cs="Times New Roman"/>
        </w:rPr>
      </w:pPr>
      <w:ins w:id="6945" w:author="UTENTE" w:date="2020-06-30T18:32:00Z">
        <w:r w:rsidRPr="00E573B8">
          <w:rPr>
            <w:rFonts w:ascii="Calibri" w:eastAsia="Calibri" w:hAnsi="Calibri" w:cs="Times New Roman"/>
          </w:rPr>
          <w:t>693.</w:t>
        </w:r>
        <w:r w:rsidRPr="00E573B8">
          <w:rPr>
            <w:rFonts w:ascii="Calibri" w:eastAsia="Calibri" w:hAnsi="Calibri" w:cs="Times New Roman"/>
          </w:rPr>
          <w:tab/>
          <w:t>n "È un'altra solita noiosa notte… {w}giusto?"</w:t>
        </w:r>
      </w:ins>
    </w:p>
    <w:p w14:paraId="25D06488" w14:textId="77777777" w:rsidR="00E573B8" w:rsidRPr="00E573B8" w:rsidRDefault="00E573B8" w:rsidP="00E573B8">
      <w:pPr>
        <w:tabs>
          <w:tab w:val="left" w:pos="0"/>
        </w:tabs>
        <w:spacing w:line="600" w:lineRule="auto"/>
        <w:jc w:val="left"/>
        <w:rPr>
          <w:ins w:id="6946" w:author="UTENTE" w:date="2020-06-30T18:32:00Z"/>
          <w:rFonts w:ascii="Calibri" w:eastAsia="Calibri" w:hAnsi="Calibri" w:cs="Times New Roman"/>
        </w:rPr>
      </w:pPr>
      <w:ins w:id="6947" w:author="UTENTE" w:date="2020-06-30T18:32:00Z">
        <w:r w:rsidRPr="00E573B8">
          <w:rPr>
            <w:rFonts w:ascii="Calibri" w:eastAsia="Calibri" w:hAnsi="Calibri" w:cs="Times New Roman"/>
          </w:rPr>
          <w:t>694.</w:t>
        </w:r>
        <w:r w:rsidRPr="00E573B8">
          <w:rPr>
            <w:rFonts w:ascii="Calibri" w:eastAsia="Calibri" w:hAnsi="Calibri" w:cs="Times New Roman"/>
          </w:rPr>
          <w:tab/>
          <w:t>n "-Finalmente, arriva il momento di chiudere."</w:t>
        </w:r>
      </w:ins>
    </w:p>
    <w:p w14:paraId="46AD886D" w14:textId="77777777" w:rsidR="00E573B8" w:rsidRPr="00E573B8" w:rsidRDefault="00E573B8" w:rsidP="00E573B8">
      <w:pPr>
        <w:tabs>
          <w:tab w:val="left" w:pos="0"/>
        </w:tabs>
        <w:spacing w:line="600" w:lineRule="auto"/>
        <w:jc w:val="left"/>
        <w:rPr>
          <w:ins w:id="6948" w:author="UTENTE" w:date="2020-06-30T18:32:00Z"/>
          <w:rFonts w:ascii="Calibri" w:eastAsia="Calibri" w:hAnsi="Calibri" w:cs="Times New Roman"/>
        </w:rPr>
      </w:pPr>
      <w:ins w:id="6949" w:author="UTENTE" w:date="2020-06-30T18:32:00Z">
        <w:r w:rsidRPr="00E573B8">
          <w:rPr>
            <w:rFonts w:ascii="Calibri" w:eastAsia="Calibri" w:hAnsi="Calibri" w:cs="Times New Roman"/>
          </w:rPr>
          <w:t>695.</w:t>
        </w:r>
        <w:r w:rsidRPr="00E573B8">
          <w:rPr>
            <w:rFonts w:ascii="Calibri" w:eastAsia="Calibri" w:hAnsi="Calibri" w:cs="Times New Roman"/>
          </w:rPr>
          <w:tab/>
          <w:t>n "A quest'ora Isaac dovrebbe entrare con il suo solito, enorme sorriso."</w:t>
        </w:r>
      </w:ins>
    </w:p>
    <w:p w14:paraId="0A57A155" w14:textId="77777777" w:rsidR="00E573B8" w:rsidRPr="00E573B8" w:rsidRDefault="00E573B8" w:rsidP="00E573B8">
      <w:pPr>
        <w:tabs>
          <w:tab w:val="left" w:pos="0"/>
        </w:tabs>
        <w:spacing w:line="600" w:lineRule="auto"/>
        <w:jc w:val="left"/>
        <w:rPr>
          <w:ins w:id="6950" w:author="UTENTE" w:date="2020-06-30T18:32:00Z"/>
          <w:rFonts w:ascii="Calibri" w:eastAsia="Calibri" w:hAnsi="Calibri" w:cs="Times New Roman"/>
        </w:rPr>
      </w:pPr>
      <w:ins w:id="6951" w:author="UTENTE" w:date="2020-06-30T18:32:00Z">
        <w:r w:rsidRPr="00E573B8">
          <w:rPr>
            <w:rFonts w:ascii="Calibri" w:eastAsia="Calibri" w:hAnsi="Calibri" w:cs="Times New Roman"/>
          </w:rPr>
          <w:t>696.</w:t>
        </w:r>
        <w:r w:rsidRPr="00E573B8">
          <w:rPr>
            <w:rFonts w:ascii="Calibri" w:eastAsia="Calibri" w:hAnsi="Calibri" w:cs="Times New Roman"/>
          </w:rPr>
          <w:tab/>
          <w:t>n "Ma… dov'è?"</w:t>
        </w:r>
      </w:ins>
    </w:p>
    <w:p w14:paraId="5ED4E449" w14:textId="77777777" w:rsidR="00E573B8" w:rsidRPr="00E573B8" w:rsidRDefault="00E573B8" w:rsidP="00E573B8">
      <w:pPr>
        <w:tabs>
          <w:tab w:val="left" w:pos="0"/>
        </w:tabs>
        <w:spacing w:line="600" w:lineRule="auto"/>
        <w:jc w:val="left"/>
        <w:rPr>
          <w:ins w:id="6952" w:author="UTENTE" w:date="2020-06-30T18:32:00Z"/>
          <w:rFonts w:ascii="Calibri" w:eastAsia="Calibri" w:hAnsi="Calibri" w:cs="Times New Roman"/>
        </w:rPr>
      </w:pPr>
      <w:ins w:id="6953" w:author="UTENTE" w:date="2020-06-30T18:32:00Z">
        <w:r w:rsidRPr="00E573B8">
          <w:rPr>
            <w:rFonts w:ascii="Calibri" w:eastAsia="Calibri" w:hAnsi="Calibri" w:cs="Times New Roman"/>
          </w:rPr>
          <w:t>697.</w:t>
        </w:r>
        <w:r w:rsidRPr="00E573B8">
          <w:rPr>
            <w:rFonts w:ascii="Calibri" w:eastAsia="Calibri" w:hAnsi="Calibri" w:cs="Times New Roman"/>
          </w:rPr>
          <w:tab/>
          <w:t>n "Forse è rimasto imbottigliato nel traffico, o doveva finire qualche lavoretto - anche se non ha mai fatto tardi prima d'ora."</w:t>
        </w:r>
      </w:ins>
    </w:p>
    <w:p w14:paraId="2846BD61" w14:textId="77777777" w:rsidR="00E573B8" w:rsidRPr="00E573B8" w:rsidRDefault="00E573B8" w:rsidP="00E573B8">
      <w:pPr>
        <w:tabs>
          <w:tab w:val="left" w:pos="0"/>
        </w:tabs>
        <w:spacing w:line="600" w:lineRule="auto"/>
        <w:jc w:val="left"/>
        <w:rPr>
          <w:ins w:id="6954" w:author="UTENTE" w:date="2020-06-30T18:32:00Z"/>
          <w:rFonts w:ascii="Calibri" w:eastAsia="Calibri" w:hAnsi="Calibri" w:cs="Times New Roman"/>
          <w:lang w:val="en-US"/>
          <w:rPrChange w:id="6955" w:author="UTENTE" w:date="2020-06-30T18:32:00Z">
            <w:rPr>
              <w:ins w:id="6956" w:author="UTENTE" w:date="2020-06-30T18:32:00Z"/>
              <w:rFonts w:ascii="Calibri" w:eastAsia="Calibri" w:hAnsi="Calibri" w:cs="Times New Roman"/>
            </w:rPr>
          </w:rPrChange>
        </w:rPr>
      </w:pPr>
      <w:ins w:id="6957" w:author="UTENTE" w:date="2020-06-30T18:32:00Z">
        <w:r w:rsidRPr="00E573B8">
          <w:rPr>
            <w:rFonts w:ascii="Calibri" w:eastAsia="Calibri" w:hAnsi="Calibri" w:cs="Times New Roman"/>
            <w:lang w:val="en-US"/>
            <w:rPrChange w:id="6958" w:author="UTENTE" w:date="2020-06-30T18:32:00Z">
              <w:rPr>
                <w:rFonts w:ascii="Calibri" w:eastAsia="Calibri" w:hAnsi="Calibri" w:cs="Times New Roman"/>
              </w:rPr>
            </w:rPrChange>
          </w:rPr>
          <w:t>698.</w:t>
        </w:r>
        <w:r w:rsidRPr="00E573B8">
          <w:rPr>
            <w:rFonts w:ascii="Calibri" w:eastAsia="Calibri" w:hAnsi="Calibri" w:cs="Times New Roman"/>
            <w:lang w:val="en-US"/>
            <w:rPrChange w:id="6959" w:author="UTENTE" w:date="2020-06-30T18:32:00Z">
              <w:rPr>
                <w:rFonts w:ascii="Calibri" w:eastAsia="Calibri" w:hAnsi="Calibri" w:cs="Times New Roman"/>
              </w:rPr>
            </w:rPrChange>
          </w:rPr>
          <w:tab/>
          <w:t>mc "\"…\"" </w:t>
        </w:r>
        <w:r w:rsidRPr="00E573B8">
          <w:rPr>
            <w:rFonts w:ascii="Calibri" w:eastAsia="Calibri" w:hAnsi="Calibri" w:cs="Times New Roman"/>
            <w:lang w:val="en-US"/>
            <w:rPrChange w:id="6960" w:author="UTENTE" w:date="2020-06-30T18:32:00Z">
              <w:rPr>
                <w:rFonts w:ascii="Calibri" w:eastAsia="Calibri" w:hAnsi="Calibri" w:cs="Times New Roman"/>
              </w:rPr>
            </w:rPrChange>
          </w:rPr>
          <w:br w:type="page"/>
        </w:r>
      </w:ins>
    </w:p>
    <w:p w14:paraId="3CDC0B8E" w14:textId="77777777" w:rsidR="00E573B8" w:rsidRPr="00E573B8" w:rsidRDefault="00E573B8" w:rsidP="00E573B8">
      <w:pPr>
        <w:tabs>
          <w:tab w:val="left" w:pos="0"/>
        </w:tabs>
        <w:spacing w:line="600" w:lineRule="auto"/>
        <w:jc w:val="left"/>
        <w:rPr>
          <w:ins w:id="6961" w:author="UTENTE" w:date="2020-06-30T18:32:00Z"/>
          <w:rFonts w:ascii="Calibri" w:eastAsia="Calibri" w:hAnsi="Calibri" w:cs="Times New Roman"/>
          <w:lang w:val="en-US"/>
        </w:rPr>
      </w:pPr>
      <w:ins w:id="6962" w:author="UTENTE" w:date="2020-06-30T18:32:00Z">
        <w:r w:rsidRPr="00E573B8">
          <w:rPr>
            <w:rFonts w:ascii="Calibri" w:eastAsia="Calibri" w:hAnsi="Calibri" w:cs="Times New Roman"/>
            <w:lang w:val="en-US"/>
          </w:rPr>
          <w:lastRenderedPageBreak/>
          <w:t>699.</w:t>
        </w:r>
        <w:r w:rsidRPr="00E573B8">
          <w:rPr>
            <w:rFonts w:ascii="Calibri" w:eastAsia="Calibri" w:hAnsi="Calibri" w:cs="Times New Roman"/>
            <w:lang w:val="en-US"/>
          </w:rPr>
          <w:tab/>
          <w:t>n "I shift my weight from foot to foot impatiently, leaning against the counter."</w:t>
        </w:r>
      </w:ins>
    </w:p>
    <w:p w14:paraId="60B40DD7" w14:textId="77777777" w:rsidR="00E573B8" w:rsidRPr="00E573B8" w:rsidRDefault="00E573B8" w:rsidP="00E573B8">
      <w:pPr>
        <w:tabs>
          <w:tab w:val="left" w:pos="0"/>
        </w:tabs>
        <w:spacing w:line="600" w:lineRule="auto"/>
        <w:jc w:val="left"/>
        <w:rPr>
          <w:ins w:id="6963" w:author="UTENTE" w:date="2020-06-30T18:32:00Z"/>
          <w:rFonts w:ascii="Calibri" w:eastAsia="Calibri" w:hAnsi="Calibri" w:cs="Times New Roman"/>
          <w:lang w:val="en-US"/>
          <w:rPrChange w:id="6964" w:author="UTENTE" w:date="2020-06-30T18:32:00Z">
            <w:rPr>
              <w:ins w:id="6965" w:author="UTENTE" w:date="2020-06-30T18:32:00Z"/>
              <w:rFonts w:ascii="Calibri" w:eastAsia="Calibri" w:hAnsi="Calibri" w:cs="Times New Roman"/>
            </w:rPr>
          </w:rPrChange>
        </w:rPr>
      </w:pPr>
      <w:ins w:id="6966" w:author="UTENTE" w:date="2020-06-30T18:32:00Z">
        <w:r w:rsidRPr="00E573B8">
          <w:rPr>
            <w:rFonts w:ascii="Calibri" w:eastAsia="Calibri" w:hAnsi="Calibri" w:cs="Times New Roman"/>
            <w:lang w:val="en-US"/>
            <w:rPrChange w:id="6967" w:author="UTENTE" w:date="2020-06-30T18:32:00Z">
              <w:rPr>
                <w:rFonts w:ascii="Calibri" w:eastAsia="Calibri" w:hAnsi="Calibri" w:cs="Times New Roman"/>
              </w:rPr>
            </w:rPrChange>
          </w:rPr>
          <w:t>700.</w:t>
        </w:r>
        <w:r w:rsidRPr="00E573B8">
          <w:rPr>
            <w:rFonts w:ascii="Calibri" w:eastAsia="Calibri" w:hAnsi="Calibri" w:cs="Times New Roman"/>
            <w:lang w:val="en-US"/>
            <w:rPrChange w:id="6968" w:author="UTENTE" w:date="2020-06-30T18:32:00Z">
              <w:rPr>
                <w:rFonts w:ascii="Calibri" w:eastAsia="Calibri" w:hAnsi="Calibri" w:cs="Times New Roman"/>
              </w:rPr>
            </w:rPrChange>
          </w:rPr>
          <w:tab/>
          <w:t>n "And then –"</w:t>
        </w:r>
      </w:ins>
    </w:p>
    <w:p w14:paraId="7683E757" w14:textId="77777777" w:rsidR="00E573B8" w:rsidRPr="00E573B8" w:rsidRDefault="00E573B8" w:rsidP="00E573B8">
      <w:pPr>
        <w:tabs>
          <w:tab w:val="left" w:pos="0"/>
        </w:tabs>
        <w:spacing w:line="600" w:lineRule="auto"/>
        <w:jc w:val="left"/>
        <w:rPr>
          <w:ins w:id="6969" w:author="UTENTE" w:date="2020-06-30T18:32:00Z"/>
          <w:rFonts w:ascii="Calibri" w:eastAsia="Calibri" w:hAnsi="Calibri" w:cs="Times New Roman"/>
          <w:lang w:val="en-US"/>
        </w:rPr>
      </w:pPr>
      <w:ins w:id="6970" w:author="UTENTE" w:date="2020-06-30T18:32:00Z">
        <w:r w:rsidRPr="00E573B8">
          <w:rPr>
            <w:rFonts w:ascii="Calibri" w:eastAsia="Calibri" w:hAnsi="Calibri" w:cs="Times New Roman"/>
            <w:lang w:val="en-US"/>
          </w:rPr>
          <w:t>701.</w:t>
        </w:r>
        <w:r w:rsidRPr="00E573B8">
          <w:rPr>
            <w:rFonts w:ascii="Calibri" w:eastAsia="Calibri" w:hAnsi="Calibri" w:cs="Times New Roman"/>
            <w:lang w:val="en-US"/>
          </w:rPr>
          <w:tab/>
          <w:t>mc "\"Isaac–!\""</w:t>
        </w:r>
      </w:ins>
    </w:p>
    <w:p w14:paraId="3D4EE692" w14:textId="77777777" w:rsidR="00E573B8" w:rsidRPr="00E573B8" w:rsidRDefault="00E573B8" w:rsidP="00E573B8">
      <w:pPr>
        <w:tabs>
          <w:tab w:val="left" w:pos="0"/>
        </w:tabs>
        <w:spacing w:line="600" w:lineRule="auto"/>
        <w:jc w:val="left"/>
        <w:rPr>
          <w:ins w:id="6971" w:author="UTENTE" w:date="2020-06-30T18:32:00Z"/>
          <w:rFonts w:ascii="Calibri" w:eastAsia="Calibri" w:hAnsi="Calibri" w:cs="Times New Roman"/>
          <w:lang w:val="en-US"/>
        </w:rPr>
      </w:pPr>
      <w:ins w:id="6972" w:author="UTENTE" w:date="2020-06-30T18:32:00Z">
        <w:r w:rsidRPr="00E573B8">
          <w:rPr>
            <w:rFonts w:ascii="Calibri" w:eastAsia="Calibri" w:hAnsi="Calibri" w:cs="Times New Roman"/>
            <w:lang w:val="en-US"/>
          </w:rPr>
          <w:t>702.</w:t>
        </w:r>
        <w:r w:rsidRPr="00E573B8">
          <w:rPr>
            <w:rFonts w:ascii="Calibri" w:eastAsia="Calibri" w:hAnsi="Calibri" w:cs="Times New Roman"/>
            <w:lang w:val="en-US"/>
          </w:rPr>
          <w:tab/>
          <w:t>mc "\"…\""</w:t>
        </w:r>
      </w:ins>
    </w:p>
    <w:p w14:paraId="16F05385" w14:textId="77777777" w:rsidR="00E573B8" w:rsidRPr="00E573B8" w:rsidRDefault="00E573B8" w:rsidP="00E573B8">
      <w:pPr>
        <w:tabs>
          <w:tab w:val="left" w:pos="0"/>
        </w:tabs>
        <w:spacing w:line="600" w:lineRule="auto"/>
        <w:jc w:val="left"/>
        <w:rPr>
          <w:ins w:id="6973" w:author="UTENTE" w:date="2020-06-30T18:32:00Z"/>
          <w:rFonts w:ascii="Calibri" w:eastAsia="Calibri" w:hAnsi="Calibri" w:cs="Times New Roman"/>
          <w:lang w:val="en-US"/>
        </w:rPr>
      </w:pPr>
      <w:ins w:id="6974" w:author="UTENTE" w:date="2020-06-30T18:32:00Z">
        <w:r w:rsidRPr="00E573B8">
          <w:rPr>
            <w:rFonts w:ascii="Calibri" w:eastAsia="Calibri" w:hAnsi="Calibri" w:cs="Times New Roman"/>
            <w:lang w:val="en-US"/>
          </w:rPr>
          <w:t>703.</w:t>
        </w:r>
        <w:r w:rsidRPr="00E573B8">
          <w:rPr>
            <w:rFonts w:ascii="Calibri" w:eastAsia="Calibri" w:hAnsi="Calibri" w:cs="Times New Roman"/>
            <w:lang w:val="en-US"/>
          </w:rPr>
          <w:tab/>
          <w:t>n "When the door swings open, I immediately cry out in relief, but…"</w:t>
        </w:r>
      </w:ins>
    </w:p>
    <w:p w14:paraId="1CC0DF0C" w14:textId="77777777" w:rsidR="00E573B8" w:rsidRPr="00E573B8" w:rsidRDefault="00E573B8" w:rsidP="00E573B8">
      <w:pPr>
        <w:tabs>
          <w:tab w:val="left" w:pos="0"/>
        </w:tabs>
        <w:spacing w:line="600" w:lineRule="auto"/>
        <w:jc w:val="left"/>
        <w:rPr>
          <w:ins w:id="6975" w:author="UTENTE" w:date="2020-06-30T18:32:00Z"/>
          <w:rFonts w:ascii="Calibri" w:eastAsia="Calibri" w:hAnsi="Calibri" w:cs="Times New Roman"/>
          <w:lang w:val="en-US"/>
        </w:rPr>
      </w:pPr>
      <w:ins w:id="6976" w:author="UTENTE" w:date="2020-06-30T18:32:00Z">
        <w:r w:rsidRPr="00E573B8">
          <w:rPr>
            <w:rFonts w:ascii="Calibri" w:eastAsia="Calibri" w:hAnsi="Calibri" w:cs="Times New Roman"/>
            <w:lang w:val="en-US"/>
          </w:rPr>
          <w:t>704.</w:t>
        </w:r>
        <w:r w:rsidRPr="00E573B8">
          <w:rPr>
            <w:rFonts w:ascii="Calibri" w:eastAsia="Calibri" w:hAnsi="Calibri" w:cs="Times New Roman"/>
            <w:lang w:val="en-US"/>
          </w:rPr>
          <w:tab/>
          <w:t>n "The person who strides towards me isn't Isaac."</w:t>
        </w:r>
      </w:ins>
    </w:p>
    <w:p w14:paraId="2E399F02" w14:textId="77777777" w:rsidR="00E573B8" w:rsidRPr="00E573B8" w:rsidRDefault="00E573B8" w:rsidP="00E573B8">
      <w:pPr>
        <w:tabs>
          <w:tab w:val="left" w:pos="0"/>
        </w:tabs>
        <w:spacing w:line="600" w:lineRule="auto"/>
        <w:jc w:val="left"/>
        <w:rPr>
          <w:ins w:id="6977" w:author="UTENTE" w:date="2020-06-30T18:32:00Z"/>
          <w:rFonts w:ascii="Calibri" w:eastAsia="Calibri" w:hAnsi="Calibri" w:cs="Times New Roman"/>
          <w:lang w:val="en-US"/>
        </w:rPr>
      </w:pPr>
      <w:ins w:id="6978" w:author="UTENTE" w:date="2020-06-30T18:32:00Z">
        <w:r w:rsidRPr="00E573B8">
          <w:rPr>
            <w:rFonts w:ascii="Calibri" w:eastAsia="Calibri" w:hAnsi="Calibri" w:cs="Times New Roman"/>
            <w:lang w:val="en-US"/>
          </w:rPr>
          <w:t>705.</w:t>
        </w:r>
        <w:r w:rsidRPr="00E573B8">
          <w:rPr>
            <w:rFonts w:ascii="Calibri" w:eastAsia="Calibri" w:hAnsi="Calibri" w:cs="Times New Roman"/>
            <w:lang w:val="en-US"/>
          </w:rPr>
          <w:tab/>
          <w:t>n "It's a very tall and elegant man in a crisp black suit, carrying himself with an air of authority."</w:t>
        </w:r>
      </w:ins>
    </w:p>
    <w:p w14:paraId="7395ECC9" w14:textId="77777777" w:rsidR="00E573B8" w:rsidRPr="00E573B8" w:rsidRDefault="00E573B8" w:rsidP="00E573B8">
      <w:pPr>
        <w:tabs>
          <w:tab w:val="left" w:pos="0"/>
        </w:tabs>
        <w:spacing w:line="600" w:lineRule="auto"/>
        <w:jc w:val="left"/>
        <w:rPr>
          <w:ins w:id="6979" w:author="UTENTE" w:date="2020-06-30T18:32:00Z"/>
          <w:rFonts w:ascii="Calibri" w:eastAsia="Calibri" w:hAnsi="Calibri" w:cs="Times New Roman"/>
          <w:lang w:val="en-US"/>
        </w:rPr>
      </w:pPr>
      <w:ins w:id="6980" w:author="UTENTE" w:date="2020-06-30T18:32:00Z">
        <w:r w:rsidRPr="00E573B8">
          <w:rPr>
            <w:rFonts w:ascii="Calibri" w:eastAsia="Calibri" w:hAnsi="Calibri" w:cs="Times New Roman"/>
            <w:lang w:val="en-US"/>
          </w:rPr>
          <w:t>706.</w:t>
        </w:r>
        <w:r w:rsidRPr="00E573B8">
          <w:rPr>
            <w:rFonts w:ascii="Calibri" w:eastAsia="Calibri" w:hAnsi="Calibri" w:cs="Times New Roman"/>
            <w:lang w:val="en-US"/>
          </w:rPr>
          <w:tab/>
          <w:t>n "As soon as he stops in front of me, a strong sense of fear grips my chest."</w:t>
        </w:r>
      </w:ins>
    </w:p>
    <w:p w14:paraId="59A9CBC9" w14:textId="77777777" w:rsidR="00E573B8" w:rsidRPr="00E573B8" w:rsidRDefault="00E573B8" w:rsidP="00E573B8">
      <w:pPr>
        <w:tabs>
          <w:tab w:val="left" w:pos="0"/>
        </w:tabs>
        <w:spacing w:line="600" w:lineRule="auto"/>
        <w:jc w:val="left"/>
        <w:rPr>
          <w:ins w:id="6981" w:author="UTENTE" w:date="2020-06-30T18:32:00Z"/>
          <w:rFonts w:ascii="Calibri" w:eastAsia="Calibri" w:hAnsi="Calibri" w:cs="Times New Roman"/>
          <w:lang w:val="en-US"/>
        </w:rPr>
      </w:pPr>
      <w:ins w:id="6982" w:author="UTENTE" w:date="2020-06-30T18:32:00Z">
        <w:r w:rsidRPr="00E573B8">
          <w:rPr>
            <w:rFonts w:ascii="Calibri" w:eastAsia="Calibri" w:hAnsi="Calibri" w:cs="Times New Roman"/>
            <w:lang w:val="en-US"/>
          </w:rPr>
          <w:t>707.</w:t>
        </w:r>
        <w:r w:rsidRPr="00E573B8">
          <w:rPr>
            <w:rFonts w:ascii="Calibri" w:eastAsia="Calibri" w:hAnsi="Calibri" w:cs="Times New Roman"/>
            <w:lang w:val="en-US"/>
          </w:rPr>
          <w:tab/>
          <w:t>mc "\"Who… who are you?\""</w:t>
        </w:r>
      </w:ins>
    </w:p>
    <w:p w14:paraId="61FBC618" w14:textId="77777777" w:rsidR="00E573B8" w:rsidRPr="00E573B8" w:rsidRDefault="00E573B8" w:rsidP="00E573B8">
      <w:pPr>
        <w:tabs>
          <w:tab w:val="left" w:pos="0"/>
        </w:tabs>
        <w:spacing w:line="600" w:lineRule="auto"/>
        <w:jc w:val="left"/>
        <w:rPr>
          <w:ins w:id="6983" w:author="UTENTE" w:date="2020-06-30T18:32:00Z"/>
          <w:rFonts w:ascii="Calibri" w:eastAsia="Calibri" w:hAnsi="Calibri" w:cs="Times New Roman"/>
          <w:lang w:val="en-US"/>
        </w:rPr>
      </w:pPr>
      <w:ins w:id="6984" w:author="UTENTE" w:date="2020-06-30T18:32:00Z">
        <w:r w:rsidRPr="00E573B8">
          <w:rPr>
            <w:rFonts w:ascii="Calibri" w:eastAsia="Calibri" w:hAnsi="Calibri" w:cs="Times New Roman"/>
            <w:lang w:val="en-US"/>
          </w:rPr>
          <w:t>708.</w:t>
        </w:r>
        <w:r w:rsidRPr="00E573B8">
          <w:rPr>
            <w:rFonts w:ascii="Calibri" w:eastAsia="Calibri" w:hAnsi="Calibri" w:cs="Times New Roman"/>
            <w:lang w:val="en-US"/>
          </w:rPr>
          <w:tab/>
          <w:t>n "Trying to contain the trembling in my voice, I gaze wide-eyed at the man's face."</w:t>
        </w:r>
      </w:ins>
    </w:p>
    <w:p w14:paraId="12EB6C06" w14:textId="77777777" w:rsidR="00E573B8" w:rsidRPr="00E573B8" w:rsidRDefault="00E573B8" w:rsidP="00E573B8">
      <w:pPr>
        <w:tabs>
          <w:tab w:val="left" w:pos="0"/>
        </w:tabs>
        <w:spacing w:line="600" w:lineRule="auto"/>
        <w:jc w:val="left"/>
        <w:rPr>
          <w:ins w:id="6985" w:author="UTENTE" w:date="2020-06-30T18:32:00Z"/>
          <w:rFonts w:ascii="Calibri" w:eastAsia="Calibri" w:hAnsi="Calibri" w:cs="Times New Roman"/>
          <w:lang w:val="en-US"/>
        </w:rPr>
      </w:pPr>
      <w:ins w:id="6986" w:author="UTENTE" w:date="2020-06-30T18:32:00Z">
        <w:r w:rsidRPr="00E573B8">
          <w:rPr>
            <w:rFonts w:ascii="Calibri" w:eastAsia="Calibri" w:hAnsi="Calibri" w:cs="Times New Roman"/>
            <w:lang w:val="en-US"/>
          </w:rPr>
          <w:t>709.</w:t>
        </w:r>
        <w:r w:rsidRPr="00E573B8">
          <w:rPr>
            <w:rFonts w:ascii="Calibri" w:eastAsia="Calibri" w:hAnsi="Calibri" w:cs="Times New Roman"/>
            <w:lang w:val="en-US"/>
          </w:rPr>
          <w:tab/>
          <w:t>n "And then I realize –{w} his eyes aren't a normal color."</w:t>
        </w:r>
      </w:ins>
    </w:p>
    <w:p w14:paraId="6C9BEBD5" w14:textId="77777777" w:rsidR="00E573B8" w:rsidRPr="00E573B8" w:rsidRDefault="00E573B8" w:rsidP="00E573B8">
      <w:pPr>
        <w:tabs>
          <w:tab w:val="left" w:pos="0"/>
        </w:tabs>
        <w:spacing w:line="600" w:lineRule="auto"/>
        <w:jc w:val="left"/>
        <w:rPr>
          <w:ins w:id="6987" w:author="UTENTE" w:date="2020-06-30T18:32:00Z"/>
          <w:rFonts w:ascii="Calibri" w:eastAsia="Calibri" w:hAnsi="Calibri" w:cs="Times New Roman"/>
          <w:lang w:val="en-US"/>
        </w:rPr>
      </w:pPr>
      <w:ins w:id="6988" w:author="UTENTE" w:date="2020-06-30T18:32:00Z">
        <w:r w:rsidRPr="00E573B8">
          <w:rPr>
            <w:rFonts w:ascii="Calibri" w:eastAsia="Calibri" w:hAnsi="Calibri" w:cs="Times New Roman"/>
            <w:lang w:val="en-US"/>
          </w:rPr>
          <w:t>710.</w:t>
        </w:r>
        <w:r w:rsidRPr="00E573B8">
          <w:rPr>
            <w:rFonts w:ascii="Calibri" w:eastAsia="Calibri" w:hAnsi="Calibri" w:cs="Times New Roman"/>
            <w:lang w:val="en-US"/>
          </w:rPr>
          <w:tab/>
          <w:t>mc "\"Who are you?\""</w:t>
        </w:r>
      </w:ins>
    </w:p>
    <w:p w14:paraId="34B3396C" w14:textId="77777777" w:rsidR="00E573B8" w:rsidRPr="00E573B8" w:rsidRDefault="00E573B8" w:rsidP="00E573B8">
      <w:pPr>
        <w:tabs>
          <w:tab w:val="left" w:pos="0"/>
        </w:tabs>
        <w:spacing w:line="600" w:lineRule="auto"/>
        <w:jc w:val="left"/>
        <w:rPr>
          <w:ins w:id="6989" w:author="UTENTE" w:date="2020-06-30T18:32:00Z"/>
          <w:rFonts w:ascii="Calibri" w:eastAsia="Calibri" w:hAnsi="Calibri" w:cs="Times New Roman"/>
          <w:lang w:val="en-US"/>
        </w:rPr>
      </w:pPr>
      <w:ins w:id="6990" w:author="UTENTE" w:date="2020-06-30T18:32:00Z">
        <w:r w:rsidRPr="00E573B8">
          <w:rPr>
            <w:rFonts w:ascii="Calibri" w:eastAsia="Calibri" w:hAnsi="Calibri" w:cs="Times New Roman"/>
            <w:lang w:val="en-US"/>
          </w:rPr>
          <w:t>711.</w:t>
        </w:r>
        <w:r w:rsidRPr="00E573B8">
          <w:rPr>
            <w:rFonts w:ascii="Calibri" w:eastAsia="Calibri" w:hAnsi="Calibri" w:cs="Times New Roman"/>
            <w:lang w:val="en-US"/>
          </w:rPr>
          <w:tab/>
          <w:t>n "I do my best to meet the man's gaze, clenching my hands into fists at my sides."</w:t>
        </w:r>
      </w:ins>
    </w:p>
    <w:p w14:paraId="5AAEC591" w14:textId="77777777" w:rsidR="00E573B8" w:rsidRPr="00E573B8" w:rsidRDefault="00E573B8" w:rsidP="00E573B8">
      <w:pPr>
        <w:tabs>
          <w:tab w:val="left" w:pos="0"/>
        </w:tabs>
        <w:spacing w:line="600" w:lineRule="auto"/>
        <w:jc w:val="left"/>
        <w:rPr>
          <w:ins w:id="6991" w:author="UTENTE" w:date="2020-06-30T18:32:00Z"/>
          <w:rFonts w:ascii="Calibri" w:eastAsia="Calibri" w:hAnsi="Calibri" w:cs="Times New Roman"/>
          <w:lang w:val="en-US"/>
        </w:rPr>
      </w:pPr>
      <w:ins w:id="6992" w:author="UTENTE" w:date="2020-06-30T18:32:00Z">
        <w:r w:rsidRPr="00E573B8">
          <w:rPr>
            <w:rFonts w:ascii="Calibri" w:eastAsia="Calibri" w:hAnsi="Calibri" w:cs="Times New Roman"/>
            <w:lang w:val="en-US"/>
          </w:rPr>
          <w:t>712.</w:t>
        </w:r>
        <w:r w:rsidRPr="00E573B8">
          <w:rPr>
            <w:rFonts w:ascii="Calibri" w:eastAsia="Calibri" w:hAnsi="Calibri" w:cs="Times New Roman"/>
            <w:lang w:val="en-US"/>
          </w:rPr>
          <w:tab/>
          <w:t>n "But as I study his pale face – {w}I realize his eyes aren't a normal color."</w:t>
        </w:r>
        <w:r w:rsidRPr="00E573B8">
          <w:rPr>
            <w:rFonts w:ascii="Calibri" w:eastAsia="Calibri" w:hAnsi="Calibri" w:cs="Times New Roman"/>
            <w:lang w:val="en-US"/>
          </w:rPr>
          <w:br w:type="page"/>
        </w:r>
      </w:ins>
    </w:p>
    <w:p w14:paraId="7DDE23A3" w14:textId="77777777" w:rsidR="00E573B8" w:rsidRPr="00E573B8" w:rsidRDefault="00E573B8" w:rsidP="00E573B8">
      <w:pPr>
        <w:tabs>
          <w:tab w:val="left" w:pos="0"/>
        </w:tabs>
        <w:spacing w:line="600" w:lineRule="auto"/>
        <w:jc w:val="left"/>
        <w:rPr>
          <w:ins w:id="6993" w:author="UTENTE" w:date="2020-06-30T18:32:00Z"/>
          <w:rFonts w:ascii="Calibri" w:eastAsia="Calibri" w:hAnsi="Calibri" w:cs="Times New Roman"/>
        </w:rPr>
      </w:pPr>
      <w:ins w:id="6994" w:author="UTENTE" w:date="2020-06-30T18:32:00Z">
        <w:r w:rsidRPr="00E573B8">
          <w:rPr>
            <w:rFonts w:ascii="Calibri" w:eastAsia="Calibri" w:hAnsi="Calibri" w:cs="Times New Roman"/>
          </w:rPr>
          <w:lastRenderedPageBreak/>
          <w:t>699.</w:t>
        </w:r>
        <w:r w:rsidRPr="00E573B8">
          <w:rPr>
            <w:rFonts w:ascii="Calibri" w:eastAsia="Calibri" w:hAnsi="Calibri" w:cs="Times New Roman"/>
          </w:rPr>
          <w:tab/>
          <w:t>n "Sposto il peso da una gamba all'altra con impazienza, poggiandomi al bancone."</w:t>
        </w:r>
      </w:ins>
    </w:p>
    <w:p w14:paraId="4E0A2DDC" w14:textId="77777777" w:rsidR="00E573B8" w:rsidRPr="00E573B8" w:rsidRDefault="00E573B8" w:rsidP="00E573B8">
      <w:pPr>
        <w:tabs>
          <w:tab w:val="left" w:pos="0"/>
        </w:tabs>
        <w:spacing w:line="600" w:lineRule="auto"/>
        <w:jc w:val="left"/>
        <w:rPr>
          <w:ins w:id="6995" w:author="UTENTE" w:date="2020-06-30T18:32:00Z"/>
          <w:rFonts w:ascii="Calibri" w:eastAsia="Calibri" w:hAnsi="Calibri" w:cs="Times New Roman"/>
        </w:rPr>
      </w:pPr>
      <w:ins w:id="6996" w:author="UTENTE" w:date="2020-06-30T18:32:00Z">
        <w:r w:rsidRPr="00E573B8">
          <w:rPr>
            <w:rFonts w:ascii="Calibri" w:eastAsia="Calibri" w:hAnsi="Calibri" w:cs="Times New Roman"/>
          </w:rPr>
          <w:t>700.</w:t>
        </w:r>
        <w:r w:rsidRPr="00E573B8">
          <w:rPr>
            <w:rFonts w:ascii="Calibri" w:eastAsia="Calibri" w:hAnsi="Calibri" w:cs="Times New Roman"/>
          </w:rPr>
          <w:tab/>
          <w:t>n "E poi -"</w:t>
        </w:r>
      </w:ins>
    </w:p>
    <w:p w14:paraId="778E1E52" w14:textId="77777777" w:rsidR="00E573B8" w:rsidRPr="00E573B8" w:rsidRDefault="00E573B8" w:rsidP="00E573B8">
      <w:pPr>
        <w:tabs>
          <w:tab w:val="left" w:pos="0"/>
        </w:tabs>
        <w:spacing w:line="600" w:lineRule="auto"/>
        <w:jc w:val="left"/>
        <w:rPr>
          <w:ins w:id="6997" w:author="UTENTE" w:date="2020-06-30T18:32:00Z"/>
          <w:rFonts w:ascii="Calibri" w:eastAsia="Calibri" w:hAnsi="Calibri" w:cs="Times New Roman"/>
        </w:rPr>
      </w:pPr>
      <w:ins w:id="6998" w:author="UTENTE" w:date="2020-06-30T18:32:00Z">
        <w:r w:rsidRPr="00E573B8">
          <w:rPr>
            <w:rFonts w:ascii="Calibri" w:eastAsia="Calibri" w:hAnsi="Calibri" w:cs="Times New Roman"/>
          </w:rPr>
          <w:t>701.</w:t>
        </w:r>
        <w:r w:rsidRPr="00E573B8">
          <w:rPr>
            <w:rFonts w:ascii="Calibri" w:eastAsia="Calibri" w:hAnsi="Calibri" w:cs="Times New Roman"/>
          </w:rPr>
          <w:tab/>
          <w:t>mc "\"Isaac-!\""</w:t>
        </w:r>
      </w:ins>
    </w:p>
    <w:p w14:paraId="222E21FB" w14:textId="77777777" w:rsidR="00E573B8" w:rsidRPr="00E573B8" w:rsidRDefault="00E573B8" w:rsidP="00E573B8">
      <w:pPr>
        <w:tabs>
          <w:tab w:val="left" w:pos="0"/>
        </w:tabs>
        <w:spacing w:line="600" w:lineRule="auto"/>
        <w:jc w:val="left"/>
        <w:rPr>
          <w:ins w:id="6999" w:author="UTENTE" w:date="2020-06-30T18:32:00Z"/>
          <w:rFonts w:ascii="Calibri" w:eastAsia="Calibri" w:hAnsi="Calibri" w:cs="Times New Roman"/>
        </w:rPr>
      </w:pPr>
      <w:ins w:id="7000" w:author="UTENTE" w:date="2020-06-30T18:32:00Z">
        <w:r w:rsidRPr="00E573B8">
          <w:rPr>
            <w:rFonts w:ascii="Calibri" w:eastAsia="Calibri" w:hAnsi="Calibri" w:cs="Times New Roman"/>
          </w:rPr>
          <w:t>702.</w:t>
        </w:r>
        <w:r w:rsidRPr="00E573B8">
          <w:rPr>
            <w:rFonts w:ascii="Calibri" w:eastAsia="Calibri" w:hAnsi="Calibri" w:cs="Times New Roman"/>
          </w:rPr>
          <w:tab/>
          <w:t>mc "\"…\""</w:t>
        </w:r>
      </w:ins>
    </w:p>
    <w:p w14:paraId="5EDA6D21" w14:textId="77777777" w:rsidR="00E573B8" w:rsidRPr="00E573B8" w:rsidRDefault="00E573B8" w:rsidP="00E573B8">
      <w:pPr>
        <w:tabs>
          <w:tab w:val="left" w:pos="0"/>
        </w:tabs>
        <w:spacing w:line="600" w:lineRule="auto"/>
        <w:jc w:val="left"/>
        <w:rPr>
          <w:ins w:id="7001" w:author="UTENTE" w:date="2020-06-30T18:32:00Z"/>
          <w:rFonts w:ascii="Calibri" w:eastAsia="Calibri" w:hAnsi="Calibri" w:cs="Times New Roman"/>
        </w:rPr>
      </w:pPr>
      <w:ins w:id="7002" w:author="UTENTE" w:date="2020-06-30T18:32:00Z">
        <w:r w:rsidRPr="00E573B8">
          <w:rPr>
            <w:rFonts w:ascii="Calibri" w:eastAsia="Calibri" w:hAnsi="Calibri" w:cs="Times New Roman"/>
          </w:rPr>
          <w:t>703.</w:t>
        </w:r>
        <w:r w:rsidRPr="00E573B8">
          <w:rPr>
            <w:rFonts w:ascii="Calibri" w:eastAsia="Calibri" w:hAnsi="Calibri" w:cs="Times New Roman"/>
          </w:rPr>
          <w:tab/>
          <w:t>n "Quando la porta si spalanca, mi lascio immediatamente andare ad un sospiro di sollievo, ma…"</w:t>
        </w:r>
      </w:ins>
    </w:p>
    <w:p w14:paraId="7C9967BF" w14:textId="77777777" w:rsidR="00E573B8" w:rsidRPr="00E573B8" w:rsidRDefault="00E573B8" w:rsidP="00E573B8">
      <w:pPr>
        <w:tabs>
          <w:tab w:val="left" w:pos="0"/>
        </w:tabs>
        <w:spacing w:line="600" w:lineRule="auto"/>
        <w:jc w:val="left"/>
        <w:rPr>
          <w:ins w:id="7003" w:author="UTENTE" w:date="2020-06-30T18:32:00Z"/>
          <w:rFonts w:ascii="Calibri" w:eastAsia="Calibri" w:hAnsi="Calibri" w:cs="Times New Roman"/>
        </w:rPr>
      </w:pPr>
      <w:ins w:id="7004" w:author="UTENTE" w:date="2020-06-30T18:32:00Z">
        <w:r w:rsidRPr="00E573B8">
          <w:rPr>
            <w:rFonts w:ascii="Calibri" w:eastAsia="Calibri" w:hAnsi="Calibri" w:cs="Times New Roman"/>
          </w:rPr>
          <w:t>704.</w:t>
        </w:r>
        <w:r w:rsidRPr="00E573B8">
          <w:rPr>
            <w:rFonts w:ascii="Calibri" w:eastAsia="Calibri" w:hAnsi="Calibri" w:cs="Times New Roman"/>
          </w:rPr>
          <w:tab/>
          <w:t>n "La persona che viene verso di me non è Isaac."</w:t>
        </w:r>
      </w:ins>
    </w:p>
    <w:p w14:paraId="242E05A5" w14:textId="77777777" w:rsidR="00E573B8" w:rsidRPr="00E573B8" w:rsidRDefault="00E573B8" w:rsidP="00E573B8">
      <w:pPr>
        <w:tabs>
          <w:tab w:val="left" w:pos="0"/>
        </w:tabs>
        <w:spacing w:line="600" w:lineRule="auto"/>
        <w:jc w:val="left"/>
        <w:rPr>
          <w:ins w:id="7005" w:author="UTENTE" w:date="2020-06-30T18:32:00Z"/>
          <w:rFonts w:ascii="Calibri" w:eastAsia="Calibri" w:hAnsi="Calibri" w:cs="Times New Roman"/>
        </w:rPr>
      </w:pPr>
      <w:ins w:id="7006" w:author="UTENTE" w:date="2020-06-30T18:32:00Z">
        <w:r w:rsidRPr="00E573B8">
          <w:rPr>
            <w:rFonts w:ascii="Calibri" w:eastAsia="Calibri" w:hAnsi="Calibri" w:cs="Times New Roman"/>
          </w:rPr>
          <w:t>705.</w:t>
        </w:r>
        <w:r w:rsidRPr="00E573B8">
          <w:rPr>
            <w:rFonts w:ascii="Calibri" w:eastAsia="Calibri" w:hAnsi="Calibri" w:cs="Times New Roman"/>
          </w:rPr>
          <w:tab/>
          <w:t>n "È un uomo molto alto ed elegante, indossa un abito nero come la notte e attorno a lui si percepisce un'aura di profonda autorità."</w:t>
        </w:r>
      </w:ins>
    </w:p>
    <w:p w14:paraId="149B5D24" w14:textId="77777777" w:rsidR="00E573B8" w:rsidRPr="00E573B8" w:rsidRDefault="00E573B8" w:rsidP="00E573B8">
      <w:pPr>
        <w:tabs>
          <w:tab w:val="left" w:pos="0"/>
        </w:tabs>
        <w:spacing w:line="600" w:lineRule="auto"/>
        <w:jc w:val="left"/>
        <w:rPr>
          <w:ins w:id="7007" w:author="UTENTE" w:date="2020-06-30T18:32:00Z"/>
          <w:rFonts w:ascii="Calibri" w:eastAsia="Calibri" w:hAnsi="Calibri" w:cs="Times New Roman"/>
        </w:rPr>
      </w:pPr>
      <w:ins w:id="7008" w:author="UTENTE" w:date="2020-06-30T18:32:00Z">
        <w:r w:rsidRPr="00E573B8">
          <w:rPr>
            <w:rFonts w:ascii="Calibri" w:eastAsia="Calibri" w:hAnsi="Calibri" w:cs="Times New Roman"/>
          </w:rPr>
          <w:t>706.</w:t>
        </w:r>
        <w:r w:rsidRPr="00E573B8">
          <w:rPr>
            <w:rFonts w:ascii="Calibri" w:eastAsia="Calibri" w:hAnsi="Calibri" w:cs="Times New Roman"/>
          </w:rPr>
          <w:tab/>
          <w:t>n "Appena si ferma davanti a me, un forte senso di terrore mi stringe il petto."</w:t>
        </w:r>
      </w:ins>
    </w:p>
    <w:p w14:paraId="2750EB85" w14:textId="77777777" w:rsidR="00E573B8" w:rsidRPr="00E573B8" w:rsidRDefault="00E573B8" w:rsidP="00E573B8">
      <w:pPr>
        <w:tabs>
          <w:tab w:val="left" w:pos="0"/>
        </w:tabs>
        <w:spacing w:line="600" w:lineRule="auto"/>
        <w:jc w:val="left"/>
        <w:rPr>
          <w:ins w:id="7009" w:author="UTENTE" w:date="2020-06-30T18:32:00Z"/>
          <w:rFonts w:ascii="Calibri" w:eastAsia="Calibri" w:hAnsi="Calibri" w:cs="Times New Roman"/>
        </w:rPr>
      </w:pPr>
      <w:ins w:id="7010" w:author="UTENTE" w:date="2020-06-30T18:32:00Z">
        <w:r w:rsidRPr="00E573B8">
          <w:rPr>
            <w:rFonts w:ascii="Calibri" w:eastAsia="Calibri" w:hAnsi="Calibri" w:cs="Times New Roman"/>
          </w:rPr>
          <w:t>707.</w:t>
        </w:r>
        <w:r w:rsidRPr="00E573B8">
          <w:rPr>
            <w:rFonts w:ascii="Calibri" w:eastAsia="Calibri" w:hAnsi="Calibri" w:cs="Times New Roman"/>
          </w:rPr>
          <w:tab/>
          <w:t>mc "\"Chi… chi sei?\""</w:t>
        </w:r>
      </w:ins>
    </w:p>
    <w:p w14:paraId="6668250E" w14:textId="77777777" w:rsidR="00E573B8" w:rsidRPr="00E573B8" w:rsidRDefault="00E573B8" w:rsidP="00E573B8">
      <w:pPr>
        <w:tabs>
          <w:tab w:val="left" w:pos="0"/>
        </w:tabs>
        <w:spacing w:line="600" w:lineRule="auto"/>
        <w:jc w:val="left"/>
        <w:rPr>
          <w:ins w:id="7011" w:author="UTENTE" w:date="2020-06-30T18:32:00Z"/>
          <w:rFonts w:ascii="Calibri" w:eastAsia="Calibri" w:hAnsi="Calibri" w:cs="Times New Roman"/>
        </w:rPr>
      </w:pPr>
      <w:ins w:id="7012" w:author="UTENTE" w:date="2020-06-30T18:32:00Z">
        <w:r w:rsidRPr="00E573B8">
          <w:rPr>
            <w:rFonts w:ascii="Calibri" w:eastAsia="Calibri" w:hAnsi="Calibri" w:cs="Times New Roman"/>
          </w:rPr>
          <w:t>708.</w:t>
        </w:r>
        <w:r w:rsidRPr="00E573B8">
          <w:rPr>
            <w:rFonts w:ascii="Calibri" w:eastAsia="Calibri" w:hAnsi="Calibri" w:cs="Times New Roman"/>
          </w:rPr>
          <w:tab/>
          <w:t>n "Cercando di nascondere il tremolio nella mia voce, osservo attentamente il volto dell'uomo."</w:t>
        </w:r>
      </w:ins>
    </w:p>
    <w:p w14:paraId="44627ED3" w14:textId="77777777" w:rsidR="00E573B8" w:rsidRPr="00E573B8" w:rsidRDefault="00E573B8" w:rsidP="00E573B8">
      <w:pPr>
        <w:tabs>
          <w:tab w:val="left" w:pos="0"/>
        </w:tabs>
        <w:spacing w:line="600" w:lineRule="auto"/>
        <w:jc w:val="left"/>
        <w:rPr>
          <w:ins w:id="7013" w:author="UTENTE" w:date="2020-06-30T18:32:00Z"/>
          <w:rFonts w:ascii="Calibri" w:eastAsia="Calibri" w:hAnsi="Calibri" w:cs="Times New Roman"/>
        </w:rPr>
      </w:pPr>
      <w:ins w:id="7014" w:author="UTENTE" w:date="2020-06-30T18:32:00Z">
        <w:r w:rsidRPr="00E573B8">
          <w:rPr>
            <w:rFonts w:ascii="Calibri" w:eastAsia="Calibri" w:hAnsi="Calibri" w:cs="Times New Roman"/>
          </w:rPr>
          <w:t>709.</w:t>
        </w:r>
        <w:r w:rsidRPr="00E573B8">
          <w:rPr>
            <w:rFonts w:ascii="Calibri" w:eastAsia="Calibri" w:hAnsi="Calibri" w:cs="Times New Roman"/>
          </w:rPr>
          <w:tab/>
          <w:t>n "E poi lo noto -{w}i suoi occhi non sono di un colore normale."</w:t>
        </w:r>
      </w:ins>
    </w:p>
    <w:p w14:paraId="11A83E58" w14:textId="77777777" w:rsidR="00E573B8" w:rsidRPr="00E573B8" w:rsidRDefault="00E573B8" w:rsidP="00E573B8">
      <w:pPr>
        <w:tabs>
          <w:tab w:val="left" w:pos="0"/>
        </w:tabs>
        <w:spacing w:line="600" w:lineRule="auto"/>
        <w:jc w:val="left"/>
        <w:rPr>
          <w:ins w:id="7015" w:author="UTENTE" w:date="2020-06-30T18:32:00Z"/>
          <w:rFonts w:ascii="Calibri" w:eastAsia="Calibri" w:hAnsi="Calibri" w:cs="Times New Roman"/>
        </w:rPr>
      </w:pPr>
      <w:ins w:id="7016" w:author="UTENTE" w:date="2020-06-30T18:32:00Z">
        <w:r w:rsidRPr="00E573B8">
          <w:rPr>
            <w:rFonts w:ascii="Calibri" w:eastAsia="Calibri" w:hAnsi="Calibri" w:cs="Times New Roman"/>
          </w:rPr>
          <w:t>710.</w:t>
        </w:r>
        <w:r w:rsidRPr="00E573B8">
          <w:rPr>
            <w:rFonts w:ascii="Calibri" w:eastAsia="Calibri" w:hAnsi="Calibri" w:cs="Times New Roman"/>
          </w:rPr>
          <w:tab/>
          <w:t>mc "\"Chi sei?\""</w:t>
        </w:r>
      </w:ins>
    </w:p>
    <w:p w14:paraId="7E6C79B3" w14:textId="77777777" w:rsidR="00E573B8" w:rsidRPr="00E573B8" w:rsidRDefault="00E573B8" w:rsidP="00E573B8">
      <w:pPr>
        <w:tabs>
          <w:tab w:val="left" w:pos="0"/>
        </w:tabs>
        <w:spacing w:line="600" w:lineRule="auto"/>
        <w:jc w:val="left"/>
        <w:rPr>
          <w:ins w:id="7017" w:author="UTENTE" w:date="2020-06-30T18:32:00Z"/>
          <w:rFonts w:ascii="Calibri" w:eastAsia="Calibri" w:hAnsi="Calibri" w:cs="Times New Roman"/>
        </w:rPr>
      </w:pPr>
      <w:ins w:id="7018" w:author="UTENTE" w:date="2020-06-30T18:32:00Z">
        <w:r w:rsidRPr="00E573B8">
          <w:rPr>
            <w:rFonts w:ascii="Calibri" w:eastAsia="Calibri" w:hAnsi="Calibri" w:cs="Times New Roman"/>
          </w:rPr>
          <w:t>711.</w:t>
        </w:r>
        <w:r w:rsidRPr="00E573B8">
          <w:rPr>
            <w:rFonts w:ascii="Calibri" w:eastAsia="Calibri" w:hAnsi="Calibri" w:cs="Times New Roman"/>
          </w:rPr>
          <w:tab/>
          <w:t>n "Faccio del mio meglio per reggere lo sguardo dell'uomo, stringendo le mani in un pugno per farmi forza."</w:t>
        </w:r>
      </w:ins>
    </w:p>
    <w:p w14:paraId="2285D006" w14:textId="77777777" w:rsidR="00E573B8" w:rsidRPr="00E573B8" w:rsidRDefault="00E573B8" w:rsidP="00E573B8">
      <w:pPr>
        <w:tabs>
          <w:tab w:val="left" w:pos="0"/>
        </w:tabs>
        <w:spacing w:line="600" w:lineRule="auto"/>
        <w:jc w:val="left"/>
        <w:rPr>
          <w:ins w:id="7019" w:author="UTENTE" w:date="2020-06-30T18:32:00Z"/>
          <w:rFonts w:ascii="Calibri" w:eastAsia="Calibri" w:hAnsi="Calibri" w:cs="Times New Roman"/>
        </w:rPr>
      </w:pPr>
      <w:ins w:id="7020" w:author="UTENTE" w:date="2020-06-30T18:32:00Z">
        <w:r w:rsidRPr="00E573B8">
          <w:rPr>
            <w:rFonts w:ascii="Calibri" w:eastAsia="Calibri" w:hAnsi="Calibri" w:cs="Times New Roman"/>
          </w:rPr>
          <w:t>712.</w:t>
        </w:r>
        <w:r w:rsidRPr="00E573B8">
          <w:rPr>
            <w:rFonts w:ascii="Calibri" w:eastAsia="Calibri" w:hAnsi="Calibri" w:cs="Times New Roman"/>
          </w:rPr>
          <w:tab/>
          <w:t>n "Ma mentre studio il suo viso pallido, {w}Mi rendo conto che i suoi occhi non sono di un colore normale." </w:t>
        </w:r>
        <w:r w:rsidRPr="00E573B8">
          <w:rPr>
            <w:rFonts w:ascii="Calibri" w:eastAsia="Calibri" w:hAnsi="Calibri" w:cs="Times New Roman"/>
          </w:rPr>
          <w:br w:type="page"/>
        </w:r>
      </w:ins>
    </w:p>
    <w:p w14:paraId="028A43BC" w14:textId="77777777" w:rsidR="00E573B8" w:rsidRPr="00E573B8" w:rsidRDefault="00E573B8" w:rsidP="00E573B8">
      <w:pPr>
        <w:tabs>
          <w:tab w:val="left" w:pos="0"/>
        </w:tabs>
        <w:spacing w:line="600" w:lineRule="auto"/>
        <w:jc w:val="left"/>
        <w:rPr>
          <w:ins w:id="7021" w:author="UTENTE" w:date="2020-06-30T18:32:00Z"/>
          <w:rFonts w:ascii="Calibri" w:eastAsia="Calibri" w:hAnsi="Calibri" w:cs="Times New Roman"/>
          <w:lang w:val="en-US"/>
        </w:rPr>
      </w:pPr>
      <w:ins w:id="7022" w:author="UTENTE" w:date="2020-06-30T18:32:00Z">
        <w:r w:rsidRPr="00E573B8">
          <w:rPr>
            <w:rFonts w:ascii="Calibri" w:eastAsia="Calibri" w:hAnsi="Calibri" w:cs="Times New Roman"/>
            <w:lang w:val="en-US"/>
          </w:rPr>
          <w:lastRenderedPageBreak/>
          <w:t>713.</w:t>
        </w:r>
        <w:r w:rsidRPr="00E573B8">
          <w:rPr>
            <w:rFonts w:ascii="Calibri" w:eastAsia="Calibri" w:hAnsi="Calibri" w:cs="Times New Roman"/>
            <w:lang w:val="en-US"/>
          </w:rPr>
          <w:tab/>
          <w:t>n "…They're a bright, blood red."</w:t>
        </w:r>
      </w:ins>
    </w:p>
    <w:p w14:paraId="0D5536B3" w14:textId="77777777" w:rsidR="00E573B8" w:rsidRPr="00E573B8" w:rsidRDefault="00E573B8" w:rsidP="00E573B8">
      <w:pPr>
        <w:tabs>
          <w:tab w:val="left" w:pos="0"/>
        </w:tabs>
        <w:spacing w:line="600" w:lineRule="auto"/>
        <w:jc w:val="left"/>
        <w:rPr>
          <w:ins w:id="7023" w:author="UTENTE" w:date="2020-06-30T18:32:00Z"/>
          <w:rFonts w:ascii="Calibri" w:eastAsia="Calibri" w:hAnsi="Calibri" w:cs="Times New Roman"/>
          <w:lang w:val="en-US"/>
        </w:rPr>
      </w:pPr>
      <w:ins w:id="7024" w:author="UTENTE" w:date="2020-06-30T18:32:00Z">
        <w:r w:rsidRPr="00E573B8">
          <w:rPr>
            <w:rFonts w:ascii="Calibri" w:eastAsia="Calibri" w:hAnsi="Calibri" w:cs="Times New Roman"/>
            <w:lang w:val="en-US"/>
          </w:rPr>
          <w:t>714.</w:t>
        </w:r>
        <w:r w:rsidRPr="00E573B8">
          <w:rPr>
            <w:rFonts w:ascii="Calibri" w:eastAsia="Calibri" w:hAnsi="Calibri" w:cs="Times New Roman"/>
            <w:lang w:val="en-US"/>
          </w:rPr>
          <w:tab/>
          <w:t>u "\"Why, I'm sure you've heard of me before, [mc]… just like I've heard of you.\""</w:t>
        </w:r>
      </w:ins>
    </w:p>
    <w:p w14:paraId="19203BBC" w14:textId="77777777" w:rsidR="00E573B8" w:rsidRPr="00E573B8" w:rsidRDefault="00E573B8" w:rsidP="00E573B8">
      <w:pPr>
        <w:tabs>
          <w:tab w:val="left" w:pos="0"/>
        </w:tabs>
        <w:spacing w:line="600" w:lineRule="auto"/>
        <w:jc w:val="left"/>
        <w:rPr>
          <w:ins w:id="7025" w:author="UTENTE" w:date="2020-06-30T18:32:00Z"/>
          <w:rFonts w:ascii="Calibri" w:eastAsia="Calibri" w:hAnsi="Calibri" w:cs="Times New Roman"/>
          <w:lang w:val="en-US"/>
        </w:rPr>
      </w:pPr>
      <w:ins w:id="7026" w:author="UTENTE" w:date="2020-06-30T18:32:00Z">
        <w:r w:rsidRPr="00E573B8">
          <w:rPr>
            <w:rFonts w:ascii="Calibri" w:eastAsia="Calibri" w:hAnsi="Calibri" w:cs="Times New Roman"/>
            <w:lang w:val="en-US"/>
          </w:rPr>
          <w:t>715.</w:t>
        </w:r>
        <w:r w:rsidRPr="00E573B8">
          <w:rPr>
            <w:rFonts w:ascii="Calibri" w:eastAsia="Calibri" w:hAnsi="Calibri" w:cs="Times New Roman"/>
            <w:lang w:val="en-US"/>
          </w:rPr>
          <w:tab/>
          <w:t>n "His deep voice reverberates lowly, so cool and confident that it sends a shiver down my spine."</w:t>
        </w:r>
      </w:ins>
    </w:p>
    <w:p w14:paraId="04A06971" w14:textId="77777777" w:rsidR="00E573B8" w:rsidRPr="00E573B8" w:rsidRDefault="00E573B8" w:rsidP="00E573B8">
      <w:pPr>
        <w:tabs>
          <w:tab w:val="left" w:pos="0"/>
        </w:tabs>
        <w:spacing w:line="600" w:lineRule="auto"/>
        <w:jc w:val="left"/>
        <w:rPr>
          <w:ins w:id="7027" w:author="UTENTE" w:date="2020-06-30T18:32:00Z"/>
          <w:rFonts w:ascii="Calibri" w:eastAsia="Calibri" w:hAnsi="Calibri" w:cs="Times New Roman"/>
          <w:lang w:val="en-US"/>
        </w:rPr>
      </w:pPr>
      <w:ins w:id="7028" w:author="UTENTE" w:date="2020-06-30T18:32:00Z">
        <w:r w:rsidRPr="00E573B8">
          <w:rPr>
            <w:rFonts w:ascii="Calibri" w:eastAsia="Calibri" w:hAnsi="Calibri" w:cs="Times New Roman"/>
            <w:lang w:val="en-US"/>
          </w:rPr>
          <w:t>716.</w:t>
        </w:r>
        <w:r w:rsidRPr="00E573B8">
          <w:rPr>
            <w:rFonts w:ascii="Calibri" w:eastAsia="Calibri" w:hAnsi="Calibri" w:cs="Times New Roman"/>
            <w:lang w:val="en-US"/>
          </w:rPr>
          <w:tab/>
          <w:t>n "I have a feeling I know who this man is, since there's only one person he {i}could{/i} be."</w:t>
        </w:r>
      </w:ins>
    </w:p>
    <w:p w14:paraId="18F9C997" w14:textId="77777777" w:rsidR="00E573B8" w:rsidRPr="00E573B8" w:rsidRDefault="00E573B8" w:rsidP="00E573B8">
      <w:pPr>
        <w:tabs>
          <w:tab w:val="left" w:pos="0"/>
        </w:tabs>
        <w:spacing w:line="600" w:lineRule="auto"/>
        <w:jc w:val="left"/>
        <w:rPr>
          <w:ins w:id="7029" w:author="UTENTE" w:date="2020-06-30T18:32:00Z"/>
          <w:rFonts w:ascii="Calibri" w:eastAsia="Calibri" w:hAnsi="Calibri" w:cs="Times New Roman"/>
          <w:lang w:val="en-US"/>
        </w:rPr>
      </w:pPr>
      <w:ins w:id="7030" w:author="UTENTE" w:date="2020-06-30T18:32:00Z">
        <w:r w:rsidRPr="00E573B8">
          <w:rPr>
            <w:rFonts w:ascii="Calibri" w:eastAsia="Calibri" w:hAnsi="Calibri" w:cs="Times New Roman"/>
            <w:lang w:val="en-US"/>
          </w:rPr>
          <w:t>717.</w:t>
        </w:r>
        <w:r w:rsidRPr="00E573B8">
          <w:rPr>
            <w:rFonts w:ascii="Calibri" w:eastAsia="Calibri" w:hAnsi="Calibri" w:cs="Times New Roman"/>
            <w:lang w:val="en-US"/>
          </w:rPr>
          <w:tab/>
          <w:t>mc "\"…Bishop.\""</w:t>
        </w:r>
      </w:ins>
    </w:p>
    <w:p w14:paraId="41B76429" w14:textId="77777777" w:rsidR="00E573B8" w:rsidRPr="00E573B8" w:rsidRDefault="00E573B8" w:rsidP="00E573B8">
      <w:pPr>
        <w:tabs>
          <w:tab w:val="left" w:pos="0"/>
        </w:tabs>
        <w:spacing w:line="600" w:lineRule="auto"/>
        <w:jc w:val="left"/>
        <w:rPr>
          <w:ins w:id="7031" w:author="UTENTE" w:date="2020-06-30T18:32:00Z"/>
          <w:rFonts w:ascii="Calibri" w:eastAsia="Calibri" w:hAnsi="Calibri" w:cs="Times New Roman"/>
          <w:lang w:val="en-US"/>
        </w:rPr>
      </w:pPr>
      <w:ins w:id="7032" w:author="UTENTE" w:date="2020-06-30T18:32:00Z">
        <w:r w:rsidRPr="00E573B8">
          <w:rPr>
            <w:rFonts w:ascii="Calibri" w:eastAsia="Calibri" w:hAnsi="Calibri" w:cs="Times New Roman"/>
            <w:lang w:val="en-US"/>
          </w:rPr>
          <w:t>718.</w:t>
        </w:r>
        <w:r w:rsidRPr="00E573B8">
          <w:rPr>
            <w:rFonts w:ascii="Calibri" w:eastAsia="Calibri" w:hAnsi="Calibri" w:cs="Times New Roman"/>
            <w:lang w:val="en-US"/>
          </w:rPr>
          <w:tab/>
          <w:t>n "The moment I speak his name, a dark smile crawls over Bishop's lips, and he nods."</w:t>
        </w:r>
      </w:ins>
    </w:p>
    <w:p w14:paraId="338A40DD" w14:textId="77777777" w:rsidR="00E573B8" w:rsidRPr="00E573B8" w:rsidRDefault="00E573B8" w:rsidP="00E573B8">
      <w:pPr>
        <w:tabs>
          <w:tab w:val="left" w:pos="0"/>
        </w:tabs>
        <w:spacing w:line="600" w:lineRule="auto"/>
        <w:jc w:val="left"/>
        <w:rPr>
          <w:ins w:id="7033" w:author="UTENTE" w:date="2020-06-30T18:32:00Z"/>
          <w:rFonts w:ascii="Calibri" w:eastAsia="Calibri" w:hAnsi="Calibri" w:cs="Times New Roman"/>
          <w:lang w:val="en-US"/>
        </w:rPr>
      </w:pPr>
      <w:ins w:id="7034" w:author="UTENTE" w:date="2020-06-30T18:32:00Z">
        <w:r w:rsidRPr="00E573B8">
          <w:rPr>
            <w:rFonts w:ascii="Calibri" w:eastAsia="Calibri" w:hAnsi="Calibri" w:cs="Times New Roman"/>
            <w:lang w:val="en-US"/>
          </w:rPr>
          <w:t>719.</w:t>
        </w:r>
        <w:r w:rsidRPr="00E573B8">
          <w:rPr>
            <w:rFonts w:ascii="Calibri" w:eastAsia="Calibri" w:hAnsi="Calibri" w:cs="Times New Roman"/>
            <w:lang w:val="en-US"/>
          </w:rPr>
          <w:tab/>
          <w:t>b "\"I'm sure you've heard a lot about me from my coven…\""</w:t>
        </w:r>
      </w:ins>
    </w:p>
    <w:p w14:paraId="59E736D9" w14:textId="77777777" w:rsidR="00E573B8" w:rsidRPr="00E573B8" w:rsidRDefault="00E573B8" w:rsidP="00E573B8">
      <w:pPr>
        <w:tabs>
          <w:tab w:val="left" w:pos="0"/>
        </w:tabs>
        <w:spacing w:line="600" w:lineRule="auto"/>
        <w:jc w:val="left"/>
        <w:rPr>
          <w:ins w:id="7035" w:author="UTENTE" w:date="2020-06-30T18:32:00Z"/>
          <w:rFonts w:ascii="Calibri" w:eastAsia="Calibri" w:hAnsi="Calibri" w:cs="Times New Roman"/>
          <w:lang w:val="en-US"/>
        </w:rPr>
      </w:pPr>
      <w:ins w:id="7036" w:author="UTENTE" w:date="2020-06-30T18:32:00Z">
        <w:r w:rsidRPr="00E573B8">
          <w:rPr>
            <w:rFonts w:ascii="Calibri" w:eastAsia="Calibri" w:hAnsi="Calibri" w:cs="Times New Roman"/>
            <w:lang w:val="en-US"/>
          </w:rPr>
          <w:t>720.</w:t>
        </w:r>
        <w:r w:rsidRPr="00E573B8">
          <w:rPr>
            <w:rFonts w:ascii="Calibri" w:eastAsia="Calibri" w:hAnsi="Calibri" w:cs="Times New Roman"/>
            <w:lang w:val="en-US"/>
          </w:rPr>
          <w:tab/>
          <w:t>b "\"And perhaps from your 'friend,' Isaac?\""</w:t>
        </w:r>
      </w:ins>
    </w:p>
    <w:p w14:paraId="16301780" w14:textId="77777777" w:rsidR="00E573B8" w:rsidRPr="00E573B8" w:rsidRDefault="00E573B8" w:rsidP="00E573B8">
      <w:pPr>
        <w:tabs>
          <w:tab w:val="left" w:pos="0"/>
        </w:tabs>
        <w:spacing w:line="600" w:lineRule="auto"/>
        <w:jc w:val="left"/>
        <w:rPr>
          <w:ins w:id="7037" w:author="UTENTE" w:date="2020-06-30T18:32:00Z"/>
          <w:rFonts w:ascii="Calibri" w:eastAsia="Calibri" w:hAnsi="Calibri" w:cs="Times New Roman"/>
          <w:lang w:val="en-US"/>
        </w:rPr>
      </w:pPr>
      <w:ins w:id="7038" w:author="UTENTE" w:date="2020-06-30T18:32:00Z">
        <w:r w:rsidRPr="00E573B8">
          <w:rPr>
            <w:rFonts w:ascii="Calibri" w:eastAsia="Calibri" w:hAnsi="Calibri" w:cs="Times New Roman"/>
            <w:lang w:val="en-US"/>
          </w:rPr>
          <w:t>721.</w:t>
        </w:r>
        <w:r w:rsidRPr="00E573B8">
          <w:rPr>
            <w:rFonts w:ascii="Calibri" w:eastAsia="Calibri" w:hAnsi="Calibri" w:cs="Times New Roman"/>
            <w:lang w:val="en-US"/>
          </w:rPr>
          <w:tab/>
          <w:t>mc "\"…\""</w:t>
        </w:r>
      </w:ins>
    </w:p>
    <w:p w14:paraId="4E0235DB" w14:textId="77777777" w:rsidR="00E573B8" w:rsidRPr="00E573B8" w:rsidRDefault="00E573B8" w:rsidP="00E573B8">
      <w:pPr>
        <w:tabs>
          <w:tab w:val="left" w:pos="0"/>
        </w:tabs>
        <w:spacing w:line="600" w:lineRule="auto"/>
        <w:jc w:val="left"/>
        <w:rPr>
          <w:ins w:id="7039" w:author="UTENTE" w:date="2020-06-30T18:32:00Z"/>
          <w:rFonts w:ascii="Calibri" w:eastAsia="Calibri" w:hAnsi="Calibri" w:cs="Times New Roman"/>
          <w:lang w:val="en-US"/>
        </w:rPr>
      </w:pPr>
      <w:ins w:id="7040" w:author="UTENTE" w:date="2020-06-30T18:32:00Z">
        <w:r w:rsidRPr="00E573B8">
          <w:rPr>
            <w:rFonts w:ascii="Calibri" w:eastAsia="Calibri" w:hAnsi="Calibri" w:cs="Times New Roman"/>
            <w:lang w:val="en-US"/>
          </w:rPr>
          <w:t>722.</w:t>
        </w:r>
        <w:r w:rsidRPr="00E573B8">
          <w:rPr>
            <w:rFonts w:ascii="Calibri" w:eastAsia="Calibri" w:hAnsi="Calibri" w:cs="Times New Roman"/>
            <w:lang w:val="en-US"/>
          </w:rPr>
          <w:tab/>
          <w:t>n "When he mentions Isaac, I instinctively tense up."</w:t>
        </w:r>
      </w:ins>
    </w:p>
    <w:p w14:paraId="45D900C7" w14:textId="77777777" w:rsidR="00E573B8" w:rsidRPr="00E573B8" w:rsidRDefault="00E573B8" w:rsidP="00E573B8">
      <w:pPr>
        <w:tabs>
          <w:tab w:val="left" w:pos="0"/>
        </w:tabs>
        <w:spacing w:line="600" w:lineRule="auto"/>
        <w:jc w:val="left"/>
        <w:rPr>
          <w:ins w:id="7041" w:author="UTENTE" w:date="2020-06-30T18:32:00Z"/>
          <w:rFonts w:ascii="Calibri" w:eastAsia="Calibri" w:hAnsi="Calibri" w:cs="Times New Roman"/>
          <w:lang w:val="en-US"/>
        </w:rPr>
      </w:pPr>
      <w:ins w:id="7042" w:author="UTENTE" w:date="2020-06-30T18:32:00Z">
        <w:r w:rsidRPr="00E573B8">
          <w:rPr>
            <w:rFonts w:ascii="Calibri" w:eastAsia="Calibri" w:hAnsi="Calibri" w:cs="Times New Roman"/>
            <w:lang w:val="en-US"/>
          </w:rPr>
          <w:t>723.</w:t>
        </w:r>
        <w:r w:rsidRPr="00E573B8">
          <w:rPr>
            <w:rFonts w:ascii="Calibri" w:eastAsia="Calibri" w:hAnsi="Calibri" w:cs="Times New Roman"/>
            <w:lang w:val="en-US"/>
          </w:rPr>
          <w:tab/>
          <w:t>n "The way he talks, it's like he knows everything we've been doing and planning."</w:t>
        </w:r>
      </w:ins>
    </w:p>
    <w:p w14:paraId="30FFB38D" w14:textId="77777777" w:rsidR="00E573B8" w:rsidRPr="00E573B8" w:rsidRDefault="00E573B8" w:rsidP="00E573B8">
      <w:pPr>
        <w:tabs>
          <w:tab w:val="left" w:pos="0"/>
        </w:tabs>
        <w:spacing w:line="600" w:lineRule="auto"/>
        <w:jc w:val="left"/>
        <w:rPr>
          <w:ins w:id="7043" w:author="UTENTE" w:date="2020-06-30T18:32:00Z"/>
          <w:rFonts w:ascii="Calibri" w:eastAsia="Calibri" w:hAnsi="Calibri" w:cs="Times New Roman"/>
          <w:lang w:val="en-US"/>
        </w:rPr>
      </w:pPr>
      <w:ins w:id="7044" w:author="UTENTE" w:date="2020-06-30T18:32:00Z">
        <w:r w:rsidRPr="00E573B8">
          <w:rPr>
            <w:rFonts w:ascii="Calibri" w:eastAsia="Calibri" w:hAnsi="Calibri" w:cs="Times New Roman"/>
            <w:lang w:val="en-US"/>
          </w:rPr>
          <w:t>724.</w:t>
        </w:r>
        <w:r w:rsidRPr="00E573B8">
          <w:rPr>
            <w:rFonts w:ascii="Calibri" w:eastAsia="Calibri" w:hAnsi="Calibri" w:cs="Times New Roman"/>
            <w:lang w:val="en-US"/>
          </w:rPr>
          <w:tab/>
          <w:t>b "\"Oh, my. You didn't think I was unaware of what you two were plotting, did you?\""</w:t>
        </w:r>
      </w:ins>
    </w:p>
    <w:p w14:paraId="5C97F938" w14:textId="77777777" w:rsidR="00E573B8" w:rsidRPr="00E573B8" w:rsidRDefault="00E573B8" w:rsidP="00E573B8">
      <w:pPr>
        <w:tabs>
          <w:tab w:val="left" w:pos="0"/>
        </w:tabs>
        <w:spacing w:line="600" w:lineRule="auto"/>
        <w:jc w:val="left"/>
        <w:rPr>
          <w:ins w:id="7045" w:author="UTENTE" w:date="2020-06-30T18:32:00Z"/>
          <w:rFonts w:ascii="Calibri" w:eastAsia="Calibri" w:hAnsi="Calibri" w:cs="Times New Roman"/>
          <w:lang w:val="en-US"/>
        </w:rPr>
      </w:pPr>
      <w:ins w:id="7046" w:author="UTENTE" w:date="2020-06-30T18:32:00Z">
        <w:r w:rsidRPr="00E573B8">
          <w:rPr>
            <w:rFonts w:ascii="Calibri" w:eastAsia="Calibri" w:hAnsi="Calibri" w:cs="Times New Roman"/>
            <w:lang w:val="en-US"/>
          </w:rPr>
          <w:t>725.</w:t>
        </w:r>
        <w:r w:rsidRPr="00E573B8">
          <w:rPr>
            <w:rFonts w:ascii="Calibri" w:eastAsia="Calibri" w:hAnsi="Calibri" w:cs="Times New Roman"/>
            <w:lang w:val="en-US"/>
          </w:rPr>
          <w:tab/>
          <w:t>n "Letting out a soft chuckle, Bishop shakes his head mockingly."</w:t>
        </w:r>
        <w:r w:rsidRPr="00E573B8">
          <w:rPr>
            <w:rFonts w:ascii="Calibri" w:eastAsia="Calibri" w:hAnsi="Calibri" w:cs="Times New Roman"/>
            <w:lang w:val="en-US"/>
          </w:rPr>
          <w:br w:type="page"/>
        </w:r>
      </w:ins>
    </w:p>
    <w:p w14:paraId="4D40C0BF" w14:textId="77777777" w:rsidR="00E573B8" w:rsidRPr="00E573B8" w:rsidRDefault="00E573B8" w:rsidP="00E573B8">
      <w:pPr>
        <w:tabs>
          <w:tab w:val="left" w:pos="0"/>
        </w:tabs>
        <w:spacing w:line="600" w:lineRule="auto"/>
        <w:jc w:val="left"/>
        <w:rPr>
          <w:ins w:id="7047" w:author="UTENTE" w:date="2020-06-30T18:32:00Z"/>
          <w:rFonts w:ascii="Calibri" w:eastAsia="Calibri" w:hAnsi="Calibri" w:cs="Times New Roman"/>
        </w:rPr>
      </w:pPr>
      <w:ins w:id="7048" w:author="UTENTE" w:date="2020-06-30T18:32:00Z">
        <w:r w:rsidRPr="00E573B8">
          <w:rPr>
            <w:rFonts w:ascii="Calibri" w:eastAsia="Calibri" w:hAnsi="Calibri" w:cs="Times New Roman"/>
          </w:rPr>
          <w:lastRenderedPageBreak/>
          <w:t>713.</w:t>
        </w:r>
        <w:r w:rsidRPr="00E573B8">
          <w:rPr>
            <w:rFonts w:ascii="Calibri" w:eastAsia="Calibri" w:hAnsi="Calibri" w:cs="Times New Roman"/>
          </w:rPr>
          <w:tab/>
          <w:t>n "…Sono di un acceso rosso sangue."</w:t>
        </w:r>
      </w:ins>
    </w:p>
    <w:p w14:paraId="482F2C57" w14:textId="77777777" w:rsidR="00E573B8" w:rsidRPr="00E573B8" w:rsidRDefault="00E573B8" w:rsidP="00E573B8">
      <w:pPr>
        <w:tabs>
          <w:tab w:val="left" w:pos="0"/>
        </w:tabs>
        <w:spacing w:line="600" w:lineRule="auto"/>
        <w:jc w:val="left"/>
        <w:rPr>
          <w:ins w:id="7049" w:author="UTENTE" w:date="2020-06-30T18:32:00Z"/>
          <w:rFonts w:ascii="Calibri" w:eastAsia="Calibri" w:hAnsi="Calibri" w:cs="Times New Roman"/>
        </w:rPr>
      </w:pPr>
      <w:ins w:id="7050" w:author="UTENTE" w:date="2020-06-30T18:32:00Z">
        <w:r w:rsidRPr="00E573B8">
          <w:rPr>
            <w:rFonts w:ascii="Calibri" w:eastAsia="Calibri" w:hAnsi="Calibri" w:cs="Times New Roman"/>
          </w:rPr>
          <w:t>714.</w:t>
        </w:r>
        <w:r w:rsidRPr="00E573B8">
          <w:rPr>
            <w:rFonts w:ascii="Calibri" w:eastAsia="Calibri" w:hAnsi="Calibri" w:cs="Times New Roman"/>
          </w:rPr>
          <w:tab/>
          <w:t>u "\"Sono sicuro tu abbia già sentito parlare di me, [mc]… proprio come io ho sentito parlare di te.\""</w:t>
        </w:r>
      </w:ins>
    </w:p>
    <w:p w14:paraId="54C4CDFC" w14:textId="77777777" w:rsidR="00E573B8" w:rsidRPr="00E573B8" w:rsidRDefault="00E573B8" w:rsidP="00E573B8">
      <w:pPr>
        <w:tabs>
          <w:tab w:val="left" w:pos="0"/>
        </w:tabs>
        <w:spacing w:line="600" w:lineRule="auto"/>
        <w:jc w:val="left"/>
        <w:rPr>
          <w:ins w:id="7051" w:author="UTENTE" w:date="2020-06-30T18:32:00Z"/>
          <w:rFonts w:ascii="Calibri" w:eastAsia="Calibri" w:hAnsi="Calibri" w:cs="Times New Roman"/>
        </w:rPr>
      </w:pPr>
      <w:ins w:id="7052" w:author="UTENTE" w:date="2020-06-30T18:32:00Z">
        <w:r w:rsidRPr="00E573B8">
          <w:rPr>
            <w:rFonts w:ascii="Calibri" w:eastAsia="Calibri" w:hAnsi="Calibri" w:cs="Times New Roman"/>
          </w:rPr>
          <w:t>715.</w:t>
        </w:r>
        <w:r w:rsidRPr="00E573B8">
          <w:rPr>
            <w:rFonts w:ascii="Calibri" w:eastAsia="Calibri" w:hAnsi="Calibri" w:cs="Times New Roman"/>
          </w:rPr>
          <w:tab/>
          <w:t>n "La sua profonda voce riverbera nella stanza, talmente fredda e sicura da farmi venire un brivido lungo la schiena."</w:t>
        </w:r>
      </w:ins>
    </w:p>
    <w:p w14:paraId="1D1F2839" w14:textId="77777777" w:rsidR="00E573B8" w:rsidRPr="00E573B8" w:rsidRDefault="00E573B8" w:rsidP="00E573B8">
      <w:pPr>
        <w:tabs>
          <w:tab w:val="left" w:pos="0"/>
        </w:tabs>
        <w:spacing w:line="600" w:lineRule="auto"/>
        <w:jc w:val="left"/>
        <w:rPr>
          <w:ins w:id="7053" w:author="UTENTE" w:date="2020-06-30T18:32:00Z"/>
          <w:rFonts w:ascii="Calibri" w:eastAsia="Calibri" w:hAnsi="Calibri" w:cs="Times New Roman"/>
        </w:rPr>
      </w:pPr>
      <w:ins w:id="7054" w:author="UTENTE" w:date="2020-06-30T18:32:00Z">
        <w:r w:rsidRPr="00E573B8">
          <w:rPr>
            <w:rFonts w:ascii="Calibri" w:eastAsia="Calibri" w:hAnsi="Calibri" w:cs="Times New Roman"/>
          </w:rPr>
          <w:t>716.</w:t>
        </w:r>
        <w:r w:rsidRPr="00E573B8">
          <w:rPr>
            <w:rFonts w:ascii="Calibri" w:eastAsia="Calibri" w:hAnsi="Calibri" w:cs="Times New Roman"/>
          </w:rPr>
          <w:tab/>
          <w:t>n "Penso di sapere chi sia quest'uomo, visto che può essere solo {i}una{/i} persona."</w:t>
        </w:r>
      </w:ins>
    </w:p>
    <w:p w14:paraId="4F56C6DB" w14:textId="77777777" w:rsidR="00E573B8" w:rsidRPr="00E573B8" w:rsidRDefault="00E573B8" w:rsidP="00E573B8">
      <w:pPr>
        <w:tabs>
          <w:tab w:val="left" w:pos="0"/>
        </w:tabs>
        <w:spacing w:line="600" w:lineRule="auto"/>
        <w:jc w:val="left"/>
        <w:rPr>
          <w:ins w:id="7055" w:author="UTENTE" w:date="2020-06-30T18:32:00Z"/>
          <w:rFonts w:ascii="Calibri" w:eastAsia="Calibri" w:hAnsi="Calibri" w:cs="Times New Roman"/>
        </w:rPr>
      </w:pPr>
      <w:ins w:id="7056" w:author="UTENTE" w:date="2020-06-30T18:32:00Z">
        <w:r w:rsidRPr="00E573B8">
          <w:rPr>
            <w:rFonts w:ascii="Calibri" w:eastAsia="Calibri" w:hAnsi="Calibri" w:cs="Times New Roman"/>
          </w:rPr>
          <w:t>717.</w:t>
        </w:r>
        <w:r w:rsidRPr="00E573B8">
          <w:rPr>
            <w:rFonts w:ascii="Calibri" w:eastAsia="Calibri" w:hAnsi="Calibri" w:cs="Times New Roman"/>
          </w:rPr>
          <w:tab/>
          <w:t>mc "\"…Bishop.\""</w:t>
        </w:r>
      </w:ins>
    </w:p>
    <w:p w14:paraId="4F17A995" w14:textId="77777777" w:rsidR="00E573B8" w:rsidRPr="00E573B8" w:rsidRDefault="00E573B8" w:rsidP="00E573B8">
      <w:pPr>
        <w:tabs>
          <w:tab w:val="left" w:pos="0"/>
        </w:tabs>
        <w:spacing w:line="600" w:lineRule="auto"/>
        <w:jc w:val="left"/>
        <w:rPr>
          <w:ins w:id="7057" w:author="UTENTE" w:date="2020-06-30T18:32:00Z"/>
          <w:rFonts w:ascii="Calibri" w:eastAsia="Calibri" w:hAnsi="Calibri" w:cs="Times New Roman"/>
        </w:rPr>
      </w:pPr>
      <w:ins w:id="7058" w:author="UTENTE" w:date="2020-06-30T18:32:00Z">
        <w:r w:rsidRPr="00E573B8">
          <w:rPr>
            <w:rFonts w:ascii="Calibri" w:eastAsia="Calibri" w:hAnsi="Calibri" w:cs="Times New Roman"/>
          </w:rPr>
          <w:t>718.</w:t>
        </w:r>
        <w:r w:rsidRPr="00E573B8">
          <w:rPr>
            <w:rFonts w:ascii="Calibri" w:eastAsia="Calibri" w:hAnsi="Calibri" w:cs="Times New Roman"/>
          </w:rPr>
          <w:tab/>
          <w:t>n "Nel momento esatto in cui pronuncio il suo nome, un sorriso sinistro si apre sul viso di Bishop, che annuisce."</w:t>
        </w:r>
      </w:ins>
    </w:p>
    <w:p w14:paraId="59D193CA" w14:textId="77777777" w:rsidR="00E573B8" w:rsidRPr="00E573B8" w:rsidRDefault="00E573B8" w:rsidP="00E573B8">
      <w:pPr>
        <w:tabs>
          <w:tab w:val="left" w:pos="0"/>
        </w:tabs>
        <w:spacing w:line="600" w:lineRule="auto"/>
        <w:jc w:val="left"/>
        <w:rPr>
          <w:ins w:id="7059" w:author="UTENTE" w:date="2020-06-30T18:32:00Z"/>
          <w:rFonts w:ascii="Calibri" w:eastAsia="Calibri" w:hAnsi="Calibri" w:cs="Times New Roman"/>
        </w:rPr>
      </w:pPr>
      <w:ins w:id="7060" w:author="UTENTE" w:date="2020-06-30T18:32:00Z">
        <w:r w:rsidRPr="00E573B8">
          <w:rPr>
            <w:rFonts w:ascii="Calibri" w:eastAsia="Calibri" w:hAnsi="Calibri" w:cs="Times New Roman"/>
          </w:rPr>
          <w:t>719.</w:t>
        </w:r>
        <w:r w:rsidRPr="00E573B8">
          <w:rPr>
            <w:rFonts w:ascii="Calibri" w:eastAsia="Calibri" w:hAnsi="Calibri" w:cs="Times New Roman"/>
          </w:rPr>
          <w:tab/>
          <w:t>b "\"Sono sicuro tu abbia sentito parlare parecchio di me dal mio coven…\""</w:t>
        </w:r>
      </w:ins>
    </w:p>
    <w:p w14:paraId="581FA458" w14:textId="77777777" w:rsidR="00E573B8" w:rsidRPr="00E573B8" w:rsidRDefault="00E573B8" w:rsidP="00E573B8">
      <w:pPr>
        <w:tabs>
          <w:tab w:val="left" w:pos="0"/>
        </w:tabs>
        <w:spacing w:line="600" w:lineRule="auto"/>
        <w:jc w:val="left"/>
        <w:rPr>
          <w:ins w:id="7061" w:author="UTENTE" w:date="2020-06-30T18:32:00Z"/>
          <w:rFonts w:ascii="Calibri" w:eastAsia="Calibri" w:hAnsi="Calibri" w:cs="Times New Roman"/>
        </w:rPr>
      </w:pPr>
      <w:ins w:id="7062" w:author="UTENTE" w:date="2020-06-30T18:32:00Z">
        <w:r w:rsidRPr="00E573B8">
          <w:rPr>
            <w:rFonts w:ascii="Calibri" w:eastAsia="Calibri" w:hAnsi="Calibri" w:cs="Times New Roman"/>
          </w:rPr>
          <w:t>720.</w:t>
        </w:r>
        <w:r w:rsidRPr="00E573B8">
          <w:rPr>
            <w:rFonts w:ascii="Calibri" w:eastAsia="Calibri" w:hAnsi="Calibri" w:cs="Times New Roman"/>
          </w:rPr>
          <w:tab/>
          <w:t>b "\"E forse anche dal tuo 'amico', Isaac?\""</w:t>
        </w:r>
      </w:ins>
    </w:p>
    <w:p w14:paraId="50F09664" w14:textId="77777777" w:rsidR="00E573B8" w:rsidRPr="00E573B8" w:rsidRDefault="00E573B8" w:rsidP="00E573B8">
      <w:pPr>
        <w:tabs>
          <w:tab w:val="left" w:pos="0"/>
        </w:tabs>
        <w:spacing w:line="600" w:lineRule="auto"/>
        <w:jc w:val="left"/>
        <w:rPr>
          <w:ins w:id="7063" w:author="UTENTE" w:date="2020-06-30T18:32:00Z"/>
          <w:rFonts w:ascii="Calibri" w:eastAsia="Calibri" w:hAnsi="Calibri" w:cs="Times New Roman"/>
        </w:rPr>
      </w:pPr>
      <w:ins w:id="7064" w:author="UTENTE" w:date="2020-06-30T18:32:00Z">
        <w:r w:rsidRPr="00E573B8">
          <w:rPr>
            <w:rFonts w:ascii="Calibri" w:eastAsia="Calibri" w:hAnsi="Calibri" w:cs="Times New Roman"/>
          </w:rPr>
          <w:t>721.</w:t>
        </w:r>
        <w:r w:rsidRPr="00E573B8">
          <w:rPr>
            <w:rFonts w:ascii="Calibri" w:eastAsia="Calibri" w:hAnsi="Calibri" w:cs="Times New Roman"/>
          </w:rPr>
          <w:tab/>
          <w:t>mc "\"…\""</w:t>
        </w:r>
      </w:ins>
    </w:p>
    <w:p w14:paraId="38C64CAD" w14:textId="77777777" w:rsidR="00E573B8" w:rsidRPr="00E573B8" w:rsidRDefault="00E573B8" w:rsidP="00E573B8">
      <w:pPr>
        <w:tabs>
          <w:tab w:val="left" w:pos="0"/>
        </w:tabs>
        <w:spacing w:line="600" w:lineRule="auto"/>
        <w:jc w:val="left"/>
        <w:rPr>
          <w:ins w:id="7065" w:author="UTENTE" w:date="2020-06-30T18:32:00Z"/>
          <w:rFonts w:ascii="Calibri" w:eastAsia="Calibri" w:hAnsi="Calibri" w:cs="Times New Roman"/>
        </w:rPr>
      </w:pPr>
      <w:ins w:id="7066" w:author="UTENTE" w:date="2020-06-30T18:32:00Z">
        <w:r w:rsidRPr="00E573B8">
          <w:rPr>
            <w:rFonts w:ascii="Calibri" w:eastAsia="Calibri" w:hAnsi="Calibri" w:cs="Times New Roman"/>
          </w:rPr>
          <w:t>722.</w:t>
        </w:r>
        <w:r w:rsidRPr="00E573B8">
          <w:rPr>
            <w:rFonts w:ascii="Calibri" w:eastAsia="Calibri" w:hAnsi="Calibri" w:cs="Times New Roman"/>
          </w:rPr>
          <w:tab/>
          <w:t>n "Quando nomina Isaac, mi irrigidisco immediatamente."</w:t>
        </w:r>
      </w:ins>
    </w:p>
    <w:p w14:paraId="2A78543A" w14:textId="77777777" w:rsidR="00E573B8" w:rsidRPr="00E573B8" w:rsidRDefault="00E573B8" w:rsidP="00E573B8">
      <w:pPr>
        <w:tabs>
          <w:tab w:val="left" w:pos="0"/>
        </w:tabs>
        <w:spacing w:line="600" w:lineRule="auto"/>
        <w:jc w:val="left"/>
        <w:rPr>
          <w:ins w:id="7067" w:author="UTENTE" w:date="2020-06-30T18:32:00Z"/>
          <w:rFonts w:ascii="Calibri" w:eastAsia="Calibri" w:hAnsi="Calibri" w:cs="Times New Roman"/>
        </w:rPr>
      </w:pPr>
      <w:ins w:id="7068" w:author="UTENTE" w:date="2020-06-30T18:32:00Z">
        <w:r w:rsidRPr="00E573B8">
          <w:rPr>
            <w:rFonts w:ascii="Calibri" w:eastAsia="Calibri" w:hAnsi="Calibri" w:cs="Times New Roman"/>
          </w:rPr>
          <w:t>723.</w:t>
        </w:r>
        <w:r w:rsidRPr="00E573B8">
          <w:rPr>
            <w:rFonts w:ascii="Calibri" w:eastAsia="Calibri" w:hAnsi="Calibri" w:cs="Times New Roman"/>
          </w:rPr>
          <w:tab/>
          <w:t>n "Il modo in cui parla… è come se sapesse tutto quello che stavamo facendo e progettando."</w:t>
        </w:r>
      </w:ins>
    </w:p>
    <w:p w14:paraId="65440491" w14:textId="77777777" w:rsidR="00E573B8" w:rsidRPr="00E573B8" w:rsidRDefault="00E573B8" w:rsidP="00E573B8">
      <w:pPr>
        <w:tabs>
          <w:tab w:val="left" w:pos="0"/>
        </w:tabs>
        <w:spacing w:line="600" w:lineRule="auto"/>
        <w:jc w:val="left"/>
        <w:rPr>
          <w:ins w:id="7069" w:author="UTENTE" w:date="2020-06-30T18:32:00Z"/>
          <w:rFonts w:ascii="Calibri" w:eastAsia="Calibri" w:hAnsi="Calibri" w:cs="Times New Roman"/>
        </w:rPr>
      </w:pPr>
      <w:ins w:id="7070" w:author="UTENTE" w:date="2020-06-30T18:32:00Z">
        <w:r w:rsidRPr="00E573B8">
          <w:rPr>
            <w:rFonts w:ascii="Calibri" w:eastAsia="Calibri" w:hAnsi="Calibri" w:cs="Times New Roman"/>
          </w:rPr>
          <w:t>724.</w:t>
        </w:r>
        <w:r w:rsidRPr="00E573B8">
          <w:rPr>
            <w:rFonts w:ascii="Calibri" w:eastAsia="Calibri" w:hAnsi="Calibri" w:cs="Times New Roman"/>
          </w:rPr>
          <w:tab/>
          <w:t>b "\"Oh, wow. Non pensavi davvero che fossi all'oscuro del fatto che stavate complottando contro di me, vero?\""</w:t>
        </w:r>
      </w:ins>
    </w:p>
    <w:p w14:paraId="7D702429" w14:textId="77777777" w:rsidR="00E573B8" w:rsidRPr="00E573B8" w:rsidRDefault="00E573B8" w:rsidP="00E573B8">
      <w:pPr>
        <w:tabs>
          <w:tab w:val="left" w:pos="0"/>
        </w:tabs>
        <w:spacing w:line="600" w:lineRule="auto"/>
        <w:jc w:val="left"/>
        <w:rPr>
          <w:ins w:id="7071" w:author="UTENTE" w:date="2020-06-30T18:32:00Z"/>
          <w:rFonts w:ascii="Calibri" w:eastAsia="Calibri" w:hAnsi="Calibri" w:cs="Times New Roman"/>
        </w:rPr>
      </w:pPr>
      <w:ins w:id="7072" w:author="UTENTE" w:date="2020-06-30T18:32:00Z">
        <w:r w:rsidRPr="00E573B8">
          <w:rPr>
            <w:rFonts w:ascii="Calibri" w:eastAsia="Calibri" w:hAnsi="Calibri" w:cs="Times New Roman"/>
          </w:rPr>
          <w:t>725.</w:t>
        </w:r>
        <w:r w:rsidRPr="00E573B8">
          <w:rPr>
            <w:rFonts w:ascii="Calibri" w:eastAsia="Calibri" w:hAnsi="Calibri" w:cs="Times New Roman"/>
          </w:rPr>
          <w:tab/>
          <w:t>n "Lasciandosi andare ad una risatina, Bishop scuote la testa con fare canzonatorio." </w:t>
        </w:r>
        <w:r w:rsidRPr="00E573B8">
          <w:rPr>
            <w:rFonts w:ascii="Calibri" w:eastAsia="Calibri" w:hAnsi="Calibri" w:cs="Times New Roman"/>
          </w:rPr>
          <w:br w:type="page"/>
        </w:r>
      </w:ins>
    </w:p>
    <w:p w14:paraId="522831E7" w14:textId="77777777" w:rsidR="00E573B8" w:rsidRPr="00E573B8" w:rsidRDefault="00E573B8" w:rsidP="00E573B8">
      <w:pPr>
        <w:tabs>
          <w:tab w:val="left" w:pos="0"/>
        </w:tabs>
        <w:spacing w:line="600" w:lineRule="auto"/>
        <w:jc w:val="left"/>
        <w:rPr>
          <w:ins w:id="7073" w:author="UTENTE" w:date="2020-06-30T18:32:00Z"/>
          <w:rFonts w:ascii="Calibri" w:eastAsia="Calibri" w:hAnsi="Calibri" w:cs="Times New Roman"/>
          <w:lang w:val="en-US"/>
        </w:rPr>
      </w:pPr>
      <w:ins w:id="7074" w:author="UTENTE" w:date="2020-06-30T18:32:00Z">
        <w:r w:rsidRPr="00E573B8">
          <w:rPr>
            <w:rFonts w:ascii="Calibri" w:eastAsia="Calibri" w:hAnsi="Calibri" w:cs="Times New Roman"/>
            <w:lang w:val="en-US"/>
          </w:rPr>
          <w:lastRenderedPageBreak/>
          <w:t>726.</w:t>
        </w:r>
        <w:r w:rsidRPr="00E573B8">
          <w:rPr>
            <w:rFonts w:ascii="Calibri" w:eastAsia="Calibri" w:hAnsi="Calibri" w:cs="Times New Roman"/>
            <w:lang w:val="en-US"/>
          </w:rPr>
          <w:tab/>
          <w:t>b "\"Isaac may be an information broker, but he's not the only source I have.\""</w:t>
        </w:r>
      </w:ins>
    </w:p>
    <w:p w14:paraId="6B0F523E" w14:textId="77777777" w:rsidR="00E573B8" w:rsidRPr="00E573B8" w:rsidRDefault="00E573B8" w:rsidP="00E573B8">
      <w:pPr>
        <w:tabs>
          <w:tab w:val="left" w:pos="0"/>
        </w:tabs>
        <w:spacing w:line="600" w:lineRule="auto"/>
        <w:jc w:val="left"/>
        <w:rPr>
          <w:ins w:id="7075" w:author="UTENTE" w:date="2020-06-30T18:32:00Z"/>
          <w:rFonts w:ascii="Calibri" w:eastAsia="Calibri" w:hAnsi="Calibri" w:cs="Times New Roman"/>
          <w:lang w:val="en-US"/>
        </w:rPr>
      </w:pPr>
      <w:ins w:id="7076" w:author="UTENTE" w:date="2020-06-30T18:32:00Z">
        <w:r w:rsidRPr="00E573B8">
          <w:rPr>
            <w:rFonts w:ascii="Calibri" w:eastAsia="Calibri" w:hAnsi="Calibri" w:cs="Times New Roman"/>
            <w:lang w:val="en-US"/>
          </w:rPr>
          <w:t>727.</w:t>
        </w:r>
        <w:r w:rsidRPr="00E573B8">
          <w:rPr>
            <w:rFonts w:ascii="Calibri" w:eastAsia="Calibri" w:hAnsi="Calibri" w:cs="Times New Roman"/>
            <w:lang w:val="en-US"/>
          </w:rPr>
          <w:tab/>
          <w:t>b "\"I thought he was smart enough to know that.\""</w:t>
        </w:r>
      </w:ins>
    </w:p>
    <w:p w14:paraId="45D300DF" w14:textId="77777777" w:rsidR="00E573B8" w:rsidRPr="00E573B8" w:rsidRDefault="00E573B8" w:rsidP="00E573B8">
      <w:pPr>
        <w:tabs>
          <w:tab w:val="left" w:pos="0"/>
        </w:tabs>
        <w:spacing w:line="600" w:lineRule="auto"/>
        <w:jc w:val="left"/>
        <w:rPr>
          <w:ins w:id="7077" w:author="UTENTE" w:date="2020-06-30T18:32:00Z"/>
          <w:rFonts w:ascii="Calibri" w:eastAsia="Calibri" w:hAnsi="Calibri" w:cs="Times New Roman"/>
          <w:lang w:val="en-US"/>
        </w:rPr>
      </w:pPr>
      <w:ins w:id="7078" w:author="UTENTE" w:date="2020-06-30T18:32:00Z">
        <w:r w:rsidRPr="00E573B8">
          <w:rPr>
            <w:rFonts w:ascii="Calibri" w:eastAsia="Calibri" w:hAnsi="Calibri" w:cs="Times New Roman"/>
            <w:lang w:val="en-US"/>
          </w:rPr>
          <w:t>728.</w:t>
        </w:r>
        <w:r w:rsidRPr="00E573B8">
          <w:rPr>
            <w:rFonts w:ascii="Calibri" w:eastAsia="Calibri" w:hAnsi="Calibri" w:cs="Times New Roman"/>
            <w:lang w:val="en-US"/>
          </w:rPr>
          <w:tab/>
          <w:t>n "After he exhales a sigh, the vampire steps closer to me, casting a long and overbearing shadow."</w:t>
        </w:r>
      </w:ins>
    </w:p>
    <w:p w14:paraId="4AD537AA" w14:textId="77777777" w:rsidR="00E573B8" w:rsidRPr="00E573B8" w:rsidRDefault="00E573B8" w:rsidP="00E573B8">
      <w:pPr>
        <w:tabs>
          <w:tab w:val="left" w:pos="0"/>
        </w:tabs>
        <w:spacing w:line="600" w:lineRule="auto"/>
        <w:jc w:val="left"/>
        <w:rPr>
          <w:ins w:id="7079" w:author="UTENTE" w:date="2020-06-30T18:32:00Z"/>
          <w:rFonts w:ascii="Calibri" w:eastAsia="Calibri" w:hAnsi="Calibri" w:cs="Times New Roman"/>
          <w:lang w:val="en-US"/>
        </w:rPr>
      </w:pPr>
      <w:ins w:id="7080" w:author="UTENTE" w:date="2020-06-30T18:32:00Z">
        <w:r w:rsidRPr="00E573B8">
          <w:rPr>
            <w:rFonts w:ascii="Calibri" w:eastAsia="Calibri" w:hAnsi="Calibri" w:cs="Times New Roman"/>
            <w:lang w:val="en-US"/>
          </w:rPr>
          <w:t>729.</w:t>
        </w:r>
        <w:r w:rsidRPr="00E573B8">
          <w:rPr>
            <w:rFonts w:ascii="Calibri" w:eastAsia="Calibri" w:hAnsi="Calibri" w:cs="Times New Roman"/>
            <w:lang w:val="en-US"/>
          </w:rPr>
          <w:tab/>
          <w:t>n "It feels like the air around me suddenly drops in temperature, and a cold sweat breaks out on the back of my neck."</w:t>
        </w:r>
      </w:ins>
    </w:p>
    <w:p w14:paraId="70C547A0" w14:textId="77777777" w:rsidR="00E573B8" w:rsidRPr="00E573B8" w:rsidRDefault="00E573B8" w:rsidP="00E573B8">
      <w:pPr>
        <w:tabs>
          <w:tab w:val="left" w:pos="0"/>
        </w:tabs>
        <w:spacing w:line="600" w:lineRule="auto"/>
        <w:jc w:val="left"/>
        <w:rPr>
          <w:ins w:id="7081" w:author="UTENTE" w:date="2020-06-30T18:32:00Z"/>
          <w:rFonts w:ascii="Calibri" w:eastAsia="Calibri" w:hAnsi="Calibri" w:cs="Times New Roman"/>
          <w:lang w:val="en-US"/>
        </w:rPr>
      </w:pPr>
      <w:ins w:id="7082" w:author="UTENTE" w:date="2020-06-30T18:32:00Z">
        <w:r w:rsidRPr="00E573B8">
          <w:rPr>
            <w:rFonts w:ascii="Calibri" w:eastAsia="Calibri" w:hAnsi="Calibri" w:cs="Times New Roman"/>
            <w:lang w:val="en-US"/>
          </w:rPr>
          <w:t>730.</w:t>
        </w:r>
        <w:r w:rsidRPr="00E573B8">
          <w:rPr>
            <w:rFonts w:ascii="Calibri" w:eastAsia="Calibri" w:hAnsi="Calibri" w:cs="Times New Roman"/>
            <w:lang w:val="en-US"/>
          </w:rPr>
          <w:tab/>
          <w:t>mcp "\"Where's Isaac? Have you hurt him?\""</w:t>
        </w:r>
      </w:ins>
    </w:p>
    <w:p w14:paraId="5B59C148" w14:textId="77777777" w:rsidR="00E573B8" w:rsidRPr="00E573B8" w:rsidRDefault="00E573B8" w:rsidP="00E573B8">
      <w:pPr>
        <w:tabs>
          <w:tab w:val="left" w:pos="0"/>
        </w:tabs>
        <w:spacing w:line="600" w:lineRule="auto"/>
        <w:jc w:val="left"/>
        <w:rPr>
          <w:ins w:id="7083" w:author="UTENTE" w:date="2020-06-30T18:32:00Z"/>
          <w:rFonts w:ascii="Calibri" w:eastAsia="Calibri" w:hAnsi="Calibri" w:cs="Times New Roman"/>
          <w:lang w:val="en-US"/>
        </w:rPr>
      </w:pPr>
      <w:ins w:id="7084" w:author="UTENTE" w:date="2020-06-30T18:32:00Z">
        <w:r w:rsidRPr="00E573B8">
          <w:rPr>
            <w:rFonts w:ascii="Calibri" w:eastAsia="Calibri" w:hAnsi="Calibri" w:cs="Times New Roman"/>
            <w:lang w:val="en-US"/>
          </w:rPr>
          <w:t>731.</w:t>
        </w:r>
        <w:r w:rsidRPr="00E573B8">
          <w:rPr>
            <w:rFonts w:ascii="Calibri" w:eastAsia="Calibri" w:hAnsi="Calibri" w:cs="Times New Roman"/>
            <w:lang w:val="en-US"/>
          </w:rPr>
          <w:tab/>
          <w:t>n "I growl out at Bishop, trying to sound at least a little threatening."</w:t>
        </w:r>
      </w:ins>
    </w:p>
    <w:p w14:paraId="1D58C040" w14:textId="77777777" w:rsidR="00E573B8" w:rsidRPr="00E573B8" w:rsidRDefault="00E573B8" w:rsidP="00E573B8">
      <w:pPr>
        <w:tabs>
          <w:tab w:val="left" w:pos="0"/>
        </w:tabs>
        <w:spacing w:line="600" w:lineRule="auto"/>
        <w:jc w:val="left"/>
        <w:rPr>
          <w:ins w:id="7085" w:author="UTENTE" w:date="2020-06-30T18:32:00Z"/>
          <w:rFonts w:ascii="Calibri" w:eastAsia="Calibri" w:hAnsi="Calibri" w:cs="Times New Roman"/>
          <w:lang w:val="en-US"/>
        </w:rPr>
      </w:pPr>
      <w:ins w:id="7086" w:author="UTENTE" w:date="2020-06-30T18:32:00Z">
        <w:r w:rsidRPr="00E573B8">
          <w:rPr>
            <w:rFonts w:ascii="Calibri" w:eastAsia="Calibri" w:hAnsi="Calibri" w:cs="Times New Roman"/>
            <w:lang w:val="en-US"/>
          </w:rPr>
          <w:t>732.</w:t>
        </w:r>
        <w:r w:rsidRPr="00E573B8">
          <w:rPr>
            <w:rFonts w:ascii="Calibri" w:eastAsia="Calibri" w:hAnsi="Calibri" w:cs="Times New Roman"/>
            <w:lang w:val="en-US"/>
          </w:rPr>
          <w:tab/>
          <w:t>mcp "\"You… you haven't hurt Isaac, have you?\""</w:t>
        </w:r>
      </w:ins>
    </w:p>
    <w:p w14:paraId="70D40999" w14:textId="77777777" w:rsidR="00E573B8" w:rsidRPr="00E573B8" w:rsidRDefault="00E573B8" w:rsidP="00E573B8">
      <w:pPr>
        <w:tabs>
          <w:tab w:val="left" w:pos="0"/>
        </w:tabs>
        <w:spacing w:line="600" w:lineRule="auto"/>
        <w:jc w:val="left"/>
        <w:rPr>
          <w:ins w:id="7087" w:author="UTENTE" w:date="2020-06-30T18:32:00Z"/>
          <w:rFonts w:ascii="Calibri" w:eastAsia="Calibri" w:hAnsi="Calibri" w:cs="Times New Roman"/>
          <w:lang w:val="en-US"/>
        </w:rPr>
      </w:pPr>
      <w:ins w:id="7088" w:author="UTENTE" w:date="2020-06-30T18:32:00Z">
        <w:r w:rsidRPr="00E573B8">
          <w:rPr>
            <w:rFonts w:ascii="Calibri" w:eastAsia="Calibri" w:hAnsi="Calibri" w:cs="Times New Roman"/>
            <w:lang w:val="en-US"/>
          </w:rPr>
          <w:t>733.</w:t>
        </w:r>
        <w:r w:rsidRPr="00E573B8">
          <w:rPr>
            <w:rFonts w:ascii="Calibri" w:eastAsia="Calibri" w:hAnsi="Calibri" w:cs="Times New Roman"/>
            <w:lang w:val="en-US"/>
          </w:rPr>
          <w:tab/>
          <w:t>mcp "\"Please…\""</w:t>
        </w:r>
      </w:ins>
    </w:p>
    <w:p w14:paraId="1181352F" w14:textId="77777777" w:rsidR="00E573B8" w:rsidRPr="00E573B8" w:rsidRDefault="00E573B8" w:rsidP="00E573B8">
      <w:pPr>
        <w:tabs>
          <w:tab w:val="left" w:pos="0"/>
        </w:tabs>
        <w:spacing w:line="600" w:lineRule="auto"/>
        <w:jc w:val="left"/>
        <w:rPr>
          <w:ins w:id="7089" w:author="UTENTE" w:date="2020-06-30T18:32:00Z"/>
          <w:rFonts w:ascii="Calibri" w:eastAsia="Calibri" w:hAnsi="Calibri" w:cs="Times New Roman"/>
          <w:lang w:val="en-US"/>
        </w:rPr>
      </w:pPr>
      <w:ins w:id="7090" w:author="UTENTE" w:date="2020-06-30T18:32:00Z">
        <w:r w:rsidRPr="00E573B8">
          <w:rPr>
            <w:rFonts w:ascii="Calibri" w:eastAsia="Calibri" w:hAnsi="Calibri" w:cs="Times New Roman"/>
            <w:lang w:val="en-US"/>
          </w:rPr>
          <w:t>734.</w:t>
        </w:r>
        <w:r w:rsidRPr="00E573B8">
          <w:rPr>
            <w:rFonts w:ascii="Calibri" w:eastAsia="Calibri" w:hAnsi="Calibri" w:cs="Times New Roman"/>
            <w:lang w:val="en-US"/>
          </w:rPr>
          <w:tab/>
          <w:t>n "My voice cracks slightly as I gaze up at Bishop, feeling my heart pound a mile a minute."</w:t>
        </w:r>
      </w:ins>
    </w:p>
    <w:p w14:paraId="24E216A1" w14:textId="77777777" w:rsidR="00E573B8" w:rsidRPr="00E573B8" w:rsidRDefault="00E573B8" w:rsidP="00E573B8">
      <w:pPr>
        <w:tabs>
          <w:tab w:val="left" w:pos="0"/>
        </w:tabs>
        <w:spacing w:line="600" w:lineRule="auto"/>
        <w:jc w:val="left"/>
        <w:rPr>
          <w:ins w:id="7091" w:author="UTENTE" w:date="2020-06-30T18:32:00Z"/>
          <w:rFonts w:ascii="Calibri" w:eastAsia="Calibri" w:hAnsi="Calibri" w:cs="Times New Roman"/>
          <w:lang w:val="en-US"/>
        </w:rPr>
      </w:pPr>
      <w:ins w:id="7092" w:author="UTENTE" w:date="2020-06-30T18:32:00Z">
        <w:r w:rsidRPr="00E573B8">
          <w:rPr>
            <w:rFonts w:ascii="Calibri" w:eastAsia="Calibri" w:hAnsi="Calibri" w:cs="Times New Roman"/>
            <w:lang w:val="en-US"/>
          </w:rPr>
          <w:t>735.</w:t>
        </w:r>
        <w:r w:rsidRPr="00E573B8">
          <w:rPr>
            <w:rFonts w:ascii="Calibri" w:eastAsia="Calibri" w:hAnsi="Calibri" w:cs="Times New Roman"/>
            <w:lang w:val="en-US"/>
          </w:rPr>
          <w:tab/>
          <w:t>b "\"No, of course not. What sort of a monster do you think I am?\""</w:t>
        </w:r>
      </w:ins>
    </w:p>
    <w:p w14:paraId="108AEE11" w14:textId="77777777" w:rsidR="00E573B8" w:rsidRPr="00E573B8" w:rsidRDefault="00E573B8" w:rsidP="00E573B8">
      <w:pPr>
        <w:tabs>
          <w:tab w:val="left" w:pos="0"/>
        </w:tabs>
        <w:spacing w:line="600" w:lineRule="auto"/>
        <w:jc w:val="left"/>
        <w:rPr>
          <w:ins w:id="7093" w:author="UTENTE" w:date="2020-06-30T18:32:00Z"/>
          <w:rFonts w:ascii="Calibri" w:eastAsia="Calibri" w:hAnsi="Calibri" w:cs="Times New Roman"/>
          <w:lang w:val="en-US"/>
        </w:rPr>
      </w:pPr>
      <w:ins w:id="7094" w:author="UTENTE" w:date="2020-06-30T18:32:00Z">
        <w:r w:rsidRPr="00E573B8">
          <w:rPr>
            <w:rFonts w:ascii="Calibri" w:eastAsia="Calibri" w:hAnsi="Calibri" w:cs="Times New Roman"/>
            <w:lang w:val="en-US"/>
          </w:rPr>
          <w:t>736.</w:t>
        </w:r>
        <w:r w:rsidRPr="00E573B8">
          <w:rPr>
            <w:rFonts w:ascii="Calibri" w:eastAsia="Calibri" w:hAnsi="Calibri" w:cs="Times New Roman"/>
            <w:lang w:val="en-US"/>
          </w:rPr>
          <w:tab/>
          <w:t>b "\"Isaac is currently inside my limousine, waiting for a ride back to my headquarters.\""</w:t>
        </w:r>
      </w:ins>
    </w:p>
    <w:p w14:paraId="3CDBB1E8" w14:textId="77777777" w:rsidR="00E573B8" w:rsidRPr="00E573B8" w:rsidRDefault="00E573B8" w:rsidP="00E573B8">
      <w:pPr>
        <w:tabs>
          <w:tab w:val="left" w:pos="0"/>
        </w:tabs>
        <w:spacing w:line="600" w:lineRule="auto"/>
        <w:jc w:val="left"/>
        <w:rPr>
          <w:ins w:id="7095" w:author="UTENTE" w:date="2020-06-30T18:32:00Z"/>
          <w:rFonts w:ascii="Calibri" w:eastAsia="Calibri" w:hAnsi="Calibri" w:cs="Times New Roman"/>
          <w:lang w:val="en-US"/>
        </w:rPr>
      </w:pPr>
      <w:ins w:id="7096" w:author="UTENTE" w:date="2020-06-30T18:32:00Z">
        <w:r w:rsidRPr="00E573B8">
          <w:rPr>
            <w:rFonts w:ascii="Calibri" w:eastAsia="Calibri" w:hAnsi="Calibri" w:cs="Times New Roman"/>
            <w:lang w:val="en-US"/>
          </w:rPr>
          <w:t>737.</w:t>
        </w:r>
        <w:r w:rsidRPr="00E573B8">
          <w:rPr>
            <w:rFonts w:ascii="Calibri" w:eastAsia="Calibri" w:hAnsi="Calibri" w:cs="Times New Roman"/>
            <w:lang w:val="en-US"/>
          </w:rPr>
          <w:tab/>
          <w:t>b "\"After all, it seems like we're in dire need of having a little talk.\""</w:t>
        </w:r>
      </w:ins>
    </w:p>
    <w:p w14:paraId="5344DFCE" w14:textId="77777777" w:rsidR="00E573B8" w:rsidRPr="00E573B8" w:rsidRDefault="00E573B8" w:rsidP="00E573B8">
      <w:pPr>
        <w:tabs>
          <w:tab w:val="left" w:pos="0"/>
        </w:tabs>
        <w:spacing w:line="600" w:lineRule="auto"/>
        <w:jc w:val="left"/>
        <w:rPr>
          <w:ins w:id="7097" w:author="UTENTE" w:date="2020-06-30T18:32:00Z"/>
          <w:rFonts w:ascii="Calibri" w:eastAsia="Calibri" w:hAnsi="Calibri" w:cs="Times New Roman"/>
          <w:lang w:val="en-US"/>
          <w:rPrChange w:id="7098" w:author="UTENTE" w:date="2020-06-30T18:32:00Z">
            <w:rPr>
              <w:ins w:id="7099" w:author="UTENTE" w:date="2020-06-30T18:32:00Z"/>
              <w:rFonts w:ascii="Calibri" w:eastAsia="Calibri" w:hAnsi="Calibri" w:cs="Times New Roman"/>
            </w:rPr>
          </w:rPrChange>
        </w:rPr>
      </w:pPr>
      <w:ins w:id="7100" w:author="UTENTE" w:date="2020-06-30T18:32:00Z">
        <w:r w:rsidRPr="00E573B8">
          <w:rPr>
            <w:rFonts w:ascii="Calibri" w:eastAsia="Calibri" w:hAnsi="Calibri" w:cs="Times New Roman"/>
            <w:lang w:val="en-US"/>
            <w:rPrChange w:id="7101" w:author="UTENTE" w:date="2020-06-30T18:32:00Z">
              <w:rPr>
                <w:rFonts w:ascii="Calibri" w:eastAsia="Calibri" w:hAnsi="Calibri" w:cs="Times New Roman"/>
              </w:rPr>
            </w:rPrChange>
          </w:rPr>
          <w:t>738.</w:t>
        </w:r>
        <w:r w:rsidRPr="00E573B8">
          <w:rPr>
            <w:rFonts w:ascii="Calibri" w:eastAsia="Calibri" w:hAnsi="Calibri" w:cs="Times New Roman"/>
            <w:lang w:val="en-US"/>
            <w:rPrChange w:id="7102" w:author="UTENTE" w:date="2020-06-30T18:32:00Z">
              <w:rPr>
                <w:rFonts w:ascii="Calibri" w:eastAsia="Calibri" w:hAnsi="Calibri" w:cs="Times New Roman"/>
              </w:rPr>
            </w:rPrChange>
          </w:rPr>
          <w:tab/>
          <w:t>mcp "\"…\""</w:t>
        </w:r>
      </w:ins>
    </w:p>
    <w:p w14:paraId="144AC977" w14:textId="77777777" w:rsidR="00E573B8" w:rsidRPr="00E573B8" w:rsidRDefault="00E573B8" w:rsidP="00E573B8">
      <w:pPr>
        <w:tabs>
          <w:tab w:val="left" w:pos="0"/>
        </w:tabs>
        <w:spacing w:line="600" w:lineRule="auto"/>
        <w:jc w:val="left"/>
        <w:rPr>
          <w:ins w:id="7103" w:author="UTENTE" w:date="2020-06-30T18:32:00Z"/>
          <w:rFonts w:ascii="Calibri" w:eastAsia="Calibri" w:hAnsi="Calibri" w:cs="Times New Roman"/>
          <w:lang w:val="en-US"/>
          <w:rPrChange w:id="7104" w:author="UTENTE" w:date="2020-06-30T18:32:00Z">
            <w:rPr>
              <w:ins w:id="7105" w:author="UTENTE" w:date="2020-06-30T18:32:00Z"/>
              <w:rFonts w:ascii="Calibri" w:eastAsia="Calibri" w:hAnsi="Calibri" w:cs="Times New Roman"/>
            </w:rPr>
          </w:rPrChange>
        </w:rPr>
      </w:pPr>
      <w:ins w:id="7106" w:author="UTENTE" w:date="2020-06-30T18:32:00Z">
        <w:r w:rsidRPr="00E573B8">
          <w:rPr>
            <w:rFonts w:ascii="Calibri" w:eastAsia="Calibri" w:hAnsi="Calibri" w:cs="Times New Roman"/>
            <w:lang w:val="en-US"/>
            <w:rPrChange w:id="7107" w:author="UTENTE" w:date="2020-06-30T18:32:00Z">
              <w:rPr>
                <w:rFonts w:ascii="Calibri" w:eastAsia="Calibri" w:hAnsi="Calibri" w:cs="Times New Roman"/>
              </w:rPr>
            </w:rPrChange>
          </w:rPr>
          <w:t>739.</w:t>
        </w:r>
        <w:r w:rsidRPr="00E573B8">
          <w:rPr>
            <w:rFonts w:ascii="Calibri" w:eastAsia="Calibri" w:hAnsi="Calibri" w:cs="Times New Roman"/>
            <w:lang w:val="en-US"/>
            <w:rPrChange w:id="7108" w:author="UTENTE" w:date="2020-06-30T18:32:00Z">
              <w:rPr>
                <w:rFonts w:ascii="Calibri" w:eastAsia="Calibri" w:hAnsi="Calibri" w:cs="Times New Roman"/>
              </w:rPr>
            </w:rPrChange>
          </w:rPr>
          <w:tab/>
          <w:t>n "Isaac's been captured…?"</w:t>
        </w:r>
        <w:r w:rsidRPr="00E573B8">
          <w:rPr>
            <w:rFonts w:ascii="Calibri" w:eastAsia="Calibri" w:hAnsi="Calibri" w:cs="Times New Roman"/>
            <w:lang w:val="en-US"/>
            <w:rPrChange w:id="7109" w:author="UTENTE" w:date="2020-06-30T18:32:00Z">
              <w:rPr>
                <w:rFonts w:ascii="Calibri" w:eastAsia="Calibri" w:hAnsi="Calibri" w:cs="Times New Roman"/>
              </w:rPr>
            </w:rPrChange>
          </w:rPr>
          <w:br w:type="page"/>
        </w:r>
      </w:ins>
    </w:p>
    <w:p w14:paraId="141F95BA" w14:textId="77777777" w:rsidR="00E573B8" w:rsidRPr="00E573B8" w:rsidRDefault="00E573B8" w:rsidP="00E573B8">
      <w:pPr>
        <w:tabs>
          <w:tab w:val="left" w:pos="0"/>
        </w:tabs>
        <w:spacing w:line="600" w:lineRule="auto"/>
        <w:jc w:val="left"/>
        <w:rPr>
          <w:ins w:id="7110" w:author="UTENTE" w:date="2020-06-30T18:32:00Z"/>
          <w:rFonts w:ascii="Calibri" w:eastAsia="Calibri" w:hAnsi="Calibri" w:cs="Times New Roman"/>
        </w:rPr>
      </w:pPr>
      <w:ins w:id="7111" w:author="UTENTE" w:date="2020-06-30T18:32:00Z">
        <w:r w:rsidRPr="00E573B8">
          <w:rPr>
            <w:rFonts w:ascii="Calibri" w:eastAsia="Calibri" w:hAnsi="Calibri" w:cs="Times New Roman"/>
          </w:rPr>
          <w:lastRenderedPageBreak/>
          <w:t>726.</w:t>
        </w:r>
        <w:r w:rsidRPr="00E573B8">
          <w:rPr>
            <w:rFonts w:ascii="Calibri" w:eastAsia="Calibri" w:hAnsi="Calibri" w:cs="Times New Roman"/>
          </w:rPr>
          <w:tab/>
          <w:t>b "\"Isaac può anche essere un information broker, ma non è l'unica fonte che ho.\""</w:t>
        </w:r>
      </w:ins>
    </w:p>
    <w:p w14:paraId="1ABFBC97" w14:textId="77777777" w:rsidR="00E573B8" w:rsidRPr="00E573B8" w:rsidRDefault="00E573B8" w:rsidP="00E573B8">
      <w:pPr>
        <w:tabs>
          <w:tab w:val="left" w:pos="0"/>
        </w:tabs>
        <w:spacing w:line="600" w:lineRule="auto"/>
        <w:jc w:val="left"/>
        <w:rPr>
          <w:ins w:id="7112" w:author="UTENTE" w:date="2020-06-30T18:32:00Z"/>
          <w:rFonts w:ascii="Calibri" w:eastAsia="Calibri" w:hAnsi="Calibri" w:cs="Times New Roman"/>
        </w:rPr>
      </w:pPr>
      <w:ins w:id="7113" w:author="UTENTE" w:date="2020-06-30T18:32:00Z">
        <w:r w:rsidRPr="00E573B8">
          <w:rPr>
            <w:rFonts w:ascii="Calibri" w:eastAsia="Calibri" w:hAnsi="Calibri" w:cs="Times New Roman"/>
          </w:rPr>
          <w:t>727.</w:t>
        </w:r>
        <w:r w:rsidRPr="00E573B8">
          <w:rPr>
            <w:rFonts w:ascii="Calibri" w:eastAsia="Calibri" w:hAnsi="Calibri" w:cs="Times New Roman"/>
          </w:rPr>
          <w:tab/>
          <w:t>b "\"Pensavo fosse abbastanza sveglio da saperlo.\""</w:t>
        </w:r>
      </w:ins>
    </w:p>
    <w:p w14:paraId="48B2B34A" w14:textId="77777777" w:rsidR="00E573B8" w:rsidRPr="00E573B8" w:rsidRDefault="00E573B8" w:rsidP="00E573B8">
      <w:pPr>
        <w:tabs>
          <w:tab w:val="left" w:pos="0"/>
        </w:tabs>
        <w:spacing w:line="600" w:lineRule="auto"/>
        <w:jc w:val="left"/>
        <w:rPr>
          <w:ins w:id="7114" w:author="UTENTE" w:date="2020-06-30T18:32:00Z"/>
          <w:rFonts w:ascii="Calibri" w:eastAsia="Calibri" w:hAnsi="Calibri" w:cs="Times New Roman"/>
        </w:rPr>
      </w:pPr>
      <w:ins w:id="7115" w:author="UTENTE" w:date="2020-06-30T18:32:00Z">
        <w:r w:rsidRPr="00E573B8">
          <w:rPr>
            <w:rFonts w:ascii="Calibri" w:eastAsia="Calibri" w:hAnsi="Calibri" w:cs="Times New Roman"/>
          </w:rPr>
          <w:t>728.</w:t>
        </w:r>
        <w:r w:rsidRPr="00E573B8">
          <w:rPr>
            <w:rFonts w:ascii="Calibri" w:eastAsia="Calibri" w:hAnsi="Calibri" w:cs="Times New Roman"/>
          </w:rPr>
          <w:tab/>
          <w:t>n "Dopo aver esalato un sospiro, il vampiro inizia ad avvicinarsi a me, proiettando una lunga e dominante ombra."</w:t>
        </w:r>
      </w:ins>
    </w:p>
    <w:p w14:paraId="0A94EDD6" w14:textId="77777777" w:rsidR="00E573B8" w:rsidRPr="00E573B8" w:rsidRDefault="00E573B8" w:rsidP="00E573B8">
      <w:pPr>
        <w:tabs>
          <w:tab w:val="left" w:pos="0"/>
        </w:tabs>
        <w:spacing w:line="600" w:lineRule="auto"/>
        <w:jc w:val="left"/>
        <w:rPr>
          <w:ins w:id="7116" w:author="UTENTE" w:date="2020-06-30T18:32:00Z"/>
          <w:rFonts w:ascii="Calibri" w:eastAsia="Calibri" w:hAnsi="Calibri" w:cs="Times New Roman"/>
        </w:rPr>
      </w:pPr>
      <w:ins w:id="7117" w:author="UTENTE" w:date="2020-06-30T18:32:00Z">
        <w:r w:rsidRPr="00E573B8">
          <w:rPr>
            <w:rFonts w:ascii="Calibri" w:eastAsia="Calibri" w:hAnsi="Calibri" w:cs="Times New Roman"/>
          </w:rPr>
          <w:t>729.</w:t>
        </w:r>
        <w:r w:rsidRPr="00E573B8">
          <w:rPr>
            <w:rFonts w:ascii="Calibri" w:eastAsia="Calibri" w:hAnsi="Calibri" w:cs="Times New Roman"/>
          </w:rPr>
          <w:tab/>
          <w:t>n "Percepisco la temperatura attorno a me scendere, e una goccia di sudore freddo mi scende lungo la nuca."</w:t>
        </w:r>
      </w:ins>
    </w:p>
    <w:p w14:paraId="0E74D6F4" w14:textId="77777777" w:rsidR="00E573B8" w:rsidRPr="00E573B8" w:rsidRDefault="00E573B8" w:rsidP="00E573B8">
      <w:pPr>
        <w:tabs>
          <w:tab w:val="left" w:pos="0"/>
        </w:tabs>
        <w:spacing w:line="600" w:lineRule="auto"/>
        <w:jc w:val="left"/>
        <w:rPr>
          <w:ins w:id="7118" w:author="UTENTE" w:date="2020-06-30T18:32:00Z"/>
          <w:rFonts w:ascii="Calibri" w:eastAsia="Calibri" w:hAnsi="Calibri" w:cs="Times New Roman"/>
        </w:rPr>
      </w:pPr>
      <w:ins w:id="7119" w:author="UTENTE" w:date="2020-06-30T18:32:00Z">
        <w:r w:rsidRPr="00E573B8">
          <w:rPr>
            <w:rFonts w:ascii="Calibri" w:eastAsia="Calibri" w:hAnsi="Calibri" w:cs="Times New Roman"/>
          </w:rPr>
          <w:t>730.</w:t>
        </w:r>
        <w:r w:rsidRPr="00E573B8">
          <w:rPr>
            <w:rFonts w:ascii="Calibri" w:eastAsia="Calibri" w:hAnsi="Calibri" w:cs="Times New Roman"/>
          </w:rPr>
          <w:tab/>
          <w:t>mcp "\"Dov'è Isaac? Gli hai fatto del male?\""</w:t>
        </w:r>
      </w:ins>
    </w:p>
    <w:p w14:paraId="33670890" w14:textId="77777777" w:rsidR="00E573B8" w:rsidRPr="00E573B8" w:rsidRDefault="00E573B8" w:rsidP="00E573B8">
      <w:pPr>
        <w:tabs>
          <w:tab w:val="left" w:pos="0"/>
        </w:tabs>
        <w:spacing w:line="600" w:lineRule="auto"/>
        <w:jc w:val="left"/>
        <w:rPr>
          <w:ins w:id="7120" w:author="UTENTE" w:date="2020-06-30T18:32:00Z"/>
          <w:rFonts w:ascii="Calibri" w:eastAsia="Calibri" w:hAnsi="Calibri" w:cs="Times New Roman"/>
        </w:rPr>
      </w:pPr>
      <w:ins w:id="7121" w:author="UTENTE" w:date="2020-06-30T18:32:00Z">
        <w:r w:rsidRPr="00E573B8">
          <w:rPr>
            <w:rFonts w:ascii="Calibri" w:eastAsia="Calibri" w:hAnsi="Calibri" w:cs="Times New Roman"/>
          </w:rPr>
          <w:t>731.</w:t>
        </w:r>
        <w:r w:rsidRPr="00E573B8">
          <w:rPr>
            <w:rFonts w:ascii="Calibri" w:eastAsia="Calibri" w:hAnsi="Calibri" w:cs="Times New Roman"/>
          </w:rPr>
          <w:tab/>
          <w:t>n "Ringhio a Bishop, cercando di sembrare almeno un po' minaccioso."</w:t>
        </w:r>
      </w:ins>
    </w:p>
    <w:p w14:paraId="12C03F74" w14:textId="77777777" w:rsidR="00E573B8" w:rsidRPr="00E573B8" w:rsidRDefault="00E573B8" w:rsidP="00E573B8">
      <w:pPr>
        <w:tabs>
          <w:tab w:val="left" w:pos="0"/>
        </w:tabs>
        <w:spacing w:line="600" w:lineRule="auto"/>
        <w:jc w:val="left"/>
        <w:rPr>
          <w:ins w:id="7122" w:author="UTENTE" w:date="2020-06-30T18:32:00Z"/>
          <w:rFonts w:ascii="Calibri" w:eastAsia="Calibri" w:hAnsi="Calibri" w:cs="Times New Roman"/>
        </w:rPr>
      </w:pPr>
      <w:ins w:id="7123" w:author="UTENTE" w:date="2020-06-30T18:32:00Z">
        <w:r w:rsidRPr="00E573B8">
          <w:rPr>
            <w:rFonts w:ascii="Calibri" w:eastAsia="Calibri" w:hAnsi="Calibri" w:cs="Times New Roman"/>
          </w:rPr>
          <w:t>732.</w:t>
        </w:r>
        <w:r w:rsidRPr="00E573B8">
          <w:rPr>
            <w:rFonts w:ascii="Calibri" w:eastAsia="Calibri" w:hAnsi="Calibri" w:cs="Times New Roman"/>
          </w:rPr>
          <w:tab/>
          <w:t>mcp "\"Tu… non hai fatto del male ad Isaac, vero?\""</w:t>
        </w:r>
      </w:ins>
    </w:p>
    <w:p w14:paraId="744EEF06" w14:textId="77777777" w:rsidR="00E573B8" w:rsidRPr="00E573B8" w:rsidRDefault="00E573B8" w:rsidP="00E573B8">
      <w:pPr>
        <w:tabs>
          <w:tab w:val="left" w:pos="0"/>
        </w:tabs>
        <w:spacing w:line="600" w:lineRule="auto"/>
        <w:jc w:val="left"/>
        <w:rPr>
          <w:ins w:id="7124" w:author="UTENTE" w:date="2020-06-30T18:32:00Z"/>
          <w:rFonts w:ascii="Calibri" w:eastAsia="Calibri" w:hAnsi="Calibri" w:cs="Times New Roman"/>
        </w:rPr>
      </w:pPr>
      <w:ins w:id="7125" w:author="UTENTE" w:date="2020-06-30T18:32:00Z">
        <w:r w:rsidRPr="00E573B8">
          <w:rPr>
            <w:rFonts w:ascii="Calibri" w:eastAsia="Calibri" w:hAnsi="Calibri" w:cs="Times New Roman"/>
          </w:rPr>
          <w:t>733.</w:t>
        </w:r>
        <w:r w:rsidRPr="00E573B8">
          <w:rPr>
            <w:rFonts w:ascii="Calibri" w:eastAsia="Calibri" w:hAnsi="Calibri" w:cs="Times New Roman"/>
          </w:rPr>
          <w:tab/>
          <w:t>mcp "\"Ti prego…\""</w:t>
        </w:r>
      </w:ins>
    </w:p>
    <w:p w14:paraId="1334A7A1" w14:textId="77777777" w:rsidR="00E573B8" w:rsidRPr="00E573B8" w:rsidRDefault="00E573B8" w:rsidP="00E573B8">
      <w:pPr>
        <w:tabs>
          <w:tab w:val="left" w:pos="0"/>
        </w:tabs>
        <w:spacing w:line="600" w:lineRule="auto"/>
        <w:jc w:val="left"/>
        <w:rPr>
          <w:ins w:id="7126" w:author="UTENTE" w:date="2020-06-30T18:32:00Z"/>
          <w:rFonts w:ascii="Calibri" w:eastAsia="Calibri" w:hAnsi="Calibri" w:cs="Times New Roman"/>
        </w:rPr>
      </w:pPr>
      <w:ins w:id="7127" w:author="UTENTE" w:date="2020-06-30T18:32:00Z">
        <w:r w:rsidRPr="00E573B8">
          <w:rPr>
            <w:rFonts w:ascii="Calibri" w:eastAsia="Calibri" w:hAnsi="Calibri" w:cs="Times New Roman"/>
          </w:rPr>
          <w:t>734.</w:t>
        </w:r>
        <w:r w:rsidRPr="00E573B8">
          <w:rPr>
            <w:rFonts w:ascii="Calibri" w:eastAsia="Calibri" w:hAnsi="Calibri" w:cs="Times New Roman"/>
          </w:rPr>
          <w:tab/>
          <w:t>n "La mia voce rotta dal terrore. Tengo lo sguardo fisso su Bishop, intanto sento il mio cuore battere all'impazzata."</w:t>
        </w:r>
      </w:ins>
    </w:p>
    <w:p w14:paraId="660F7512" w14:textId="77777777" w:rsidR="00E573B8" w:rsidRPr="00E573B8" w:rsidRDefault="00E573B8" w:rsidP="00E573B8">
      <w:pPr>
        <w:tabs>
          <w:tab w:val="left" w:pos="0"/>
        </w:tabs>
        <w:spacing w:line="600" w:lineRule="auto"/>
        <w:jc w:val="left"/>
        <w:rPr>
          <w:ins w:id="7128" w:author="UTENTE" w:date="2020-06-30T18:32:00Z"/>
          <w:rFonts w:ascii="Calibri" w:eastAsia="Calibri" w:hAnsi="Calibri" w:cs="Times New Roman"/>
        </w:rPr>
      </w:pPr>
      <w:ins w:id="7129" w:author="UTENTE" w:date="2020-06-30T18:32:00Z">
        <w:r w:rsidRPr="00E573B8">
          <w:rPr>
            <w:rFonts w:ascii="Calibri" w:eastAsia="Calibri" w:hAnsi="Calibri" w:cs="Times New Roman"/>
          </w:rPr>
          <w:t>735.</w:t>
        </w:r>
        <w:r w:rsidRPr="00E573B8">
          <w:rPr>
            <w:rFonts w:ascii="Calibri" w:eastAsia="Calibri" w:hAnsi="Calibri" w:cs="Times New Roman"/>
          </w:rPr>
          <w:tab/>
          <w:t>b "\"No, certo che no. Che razza di mostro pensi che io sia?\""</w:t>
        </w:r>
      </w:ins>
    </w:p>
    <w:p w14:paraId="7A0B2C78" w14:textId="77777777" w:rsidR="00E573B8" w:rsidRPr="00E573B8" w:rsidRDefault="00E573B8" w:rsidP="00E573B8">
      <w:pPr>
        <w:tabs>
          <w:tab w:val="left" w:pos="0"/>
        </w:tabs>
        <w:spacing w:line="600" w:lineRule="auto"/>
        <w:jc w:val="left"/>
        <w:rPr>
          <w:ins w:id="7130" w:author="UTENTE" w:date="2020-06-30T18:32:00Z"/>
          <w:rFonts w:ascii="Calibri" w:eastAsia="Calibri" w:hAnsi="Calibri" w:cs="Times New Roman"/>
        </w:rPr>
      </w:pPr>
      <w:ins w:id="7131" w:author="UTENTE" w:date="2020-06-30T18:32:00Z">
        <w:r w:rsidRPr="00E573B8">
          <w:rPr>
            <w:rFonts w:ascii="Calibri" w:eastAsia="Calibri" w:hAnsi="Calibri" w:cs="Times New Roman"/>
          </w:rPr>
          <w:t>736.</w:t>
        </w:r>
        <w:r w:rsidRPr="00E573B8">
          <w:rPr>
            <w:rFonts w:ascii="Calibri" w:eastAsia="Calibri" w:hAnsi="Calibri" w:cs="Times New Roman"/>
          </w:rPr>
          <w:tab/>
          <w:t>b "\"Isaac, al momento, si trova nella mia limousine, aspettando che gli dia un passaggio verso il mio quartier generale.\""</w:t>
        </w:r>
      </w:ins>
    </w:p>
    <w:p w14:paraId="19B5FE3E" w14:textId="77777777" w:rsidR="00E573B8" w:rsidRPr="00E573B8" w:rsidRDefault="00E573B8" w:rsidP="00E573B8">
      <w:pPr>
        <w:tabs>
          <w:tab w:val="left" w:pos="0"/>
        </w:tabs>
        <w:spacing w:line="600" w:lineRule="auto"/>
        <w:jc w:val="left"/>
        <w:rPr>
          <w:ins w:id="7132" w:author="UTENTE" w:date="2020-06-30T18:32:00Z"/>
          <w:rFonts w:ascii="Calibri" w:eastAsia="Calibri" w:hAnsi="Calibri" w:cs="Times New Roman"/>
        </w:rPr>
      </w:pPr>
      <w:ins w:id="7133" w:author="UTENTE" w:date="2020-06-30T18:32:00Z">
        <w:r w:rsidRPr="00E573B8">
          <w:rPr>
            <w:rFonts w:ascii="Calibri" w:eastAsia="Calibri" w:hAnsi="Calibri" w:cs="Times New Roman"/>
          </w:rPr>
          <w:t>737.</w:t>
        </w:r>
        <w:r w:rsidRPr="00E573B8">
          <w:rPr>
            <w:rFonts w:ascii="Calibri" w:eastAsia="Calibri" w:hAnsi="Calibri" w:cs="Times New Roman"/>
          </w:rPr>
          <w:tab/>
          <w:t>b "\"Dopotutto, sembra che una chiacchierata sia più che necessaria.\""</w:t>
        </w:r>
      </w:ins>
    </w:p>
    <w:p w14:paraId="75E753BB" w14:textId="77777777" w:rsidR="00E573B8" w:rsidRPr="00E573B8" w:rsidRDefault="00E573B8" w:rsidP="00E573B8">
      <w:pPr>
        <w:tabs>
          <w:tab w:val="left" w:pos="0"/>
        </w:tabs>
        <w:spacing w:line="600" w:lineRule="auto"/>
        <w:jc w:val="left"/>
        <w:rPr>
          <w:ins w:id="7134" w:author="UTENTE" w:date="2020-06-30T18:32:00Z"/>
          <w:rFonts w:ascii="Calibri" w:eastAsia="Calibri" w:hAnsi="Calibri" w:cs="Times New Roman"/>
        </w:rPr>
      </w:pPr>
      <w:ins w:id="7135" w:author="UTENTE" w:date="2020-06-30T18:32:00Z">
        <w:r w:rsidRPr="00E573B8">
          <w:rPr>
            <w:rFonts w:ascii="Calibri" w:eastAsia="Calibri" w:hAnsi="Calibri" w:cs="Times New Roman"/>
          </w:rPr>
          <w:t>738.</w:t>
        </w:r>
        <w:r w:rsidRPr="00E573B8">
          <w:rPr>
            <w:rFonts w:ascii="Calibri" w:eastAsia="Calibri" w:hAnsi="Calibri" w:cs="Times New Roman"/>
          </w:rPr>
          <w:tab/>
          <w:t>mcp "\"…\""</w:t>
        </w:r>
      </w:ins>
    </w:p>
    <w:p w14:paraId="46842A83" w14:textId="77777777" w:rsidR="00E573B8" w:rsidRPr="00E573B8" w:rsidRDefault="00E573B8" w:rsidP="00E573B8">
      <w:pPr>
        <w:tabs>
          <w:tab w:val="left" w:pos="0"/>
        </w:tabs>
        <w:spacing w:line="600" w:lineRule="auto"/>
        <w:jc w:val="left"/>
        <w:rPr>
          <w:ins w:id="7136" w:author="UTENTE" w:date="2020-06-30T18:32:00Z"/>
          <w:rFonts w:ascii="Calibri" w:eastAsia="Calibri" w:hAnsi="Calibri" w:cs="Times New Roman"/>
        </w:rPr>
      </w:pPr>
      <w:ins w:id="7137" w:author="UTENTE" w:date="2020-06-30T18:32:00Z">
        <w:r w:rsidRPr="00E573B8">
          <w:rPr>
            <w:rFonts w:ascii="Calibri" w:eastAsia="Calibri" w:hAnsi="Calibri" w:cs="Times New Roman"/>
          </w:rPr>
          <w:t>739.</w:t>
        </w:r>
        <w:r w:rsidRPr="00E573B8">
          <w:rPr>
            <w:rFonts w:ascii="Calibri" w:eastAsia="Calibri" w:hAnsi="Calibri" w:cs="Times New Roman"/>
          </w:rPr>
          <w:tab/>
          <w:t>n "Isaac è stato catturato…?</w:t>
        </w:r>
        <w:r w:rsidRPr="00E573B8">
          <w:rPr>
            <w:rFonts w:ascii="Calibri" w:eastAsia="Calibri" w:hAnsi="Calibri" w:cs="Times New Roman"/>
          </w:rPr>
          <w:br w:type="page"/>
        </w:r>
      </w:ins>
    </w:p>
    <w:p w14:paraId="575FCDE9" w14:textId="77777777" w:rsidR="00E573B8" w:rsidRPr="00E573B8" w:rsidRDefault="00E573B8" w:rsidP="00E573B8">
      <w:pPr>
        <w:tabs>
          <w:tab w:val="left" w:pos="0"/>
        </w:tabs>
        <w:spacing w:line="600" w:lineRule="auto"/>
        <w:jc w:val="left"/>
        <w:rPr>
          <w:ins w:id="7138" w:author="UTENTE" w:date="2020-06-30T18:32:00Z"/>
          <w:rFonts w:ascii="Calibri" w:eastAsia="Calibri" w:hAnsi="Calibri" w:cs="Times New Roman"/>
          <w:lang w:val="en-US"/>
        </w:rPr>
      </w:pPr>
      <w:ins w:id="7139" w:author="UTENTE" w:date="2020-06-30T18:32:00Z">
        <w:r w:rsidRPr="00E573B8">
          <w:rPr>
            <w:rFonts w:ascii="Calibri" w:eastAsia="Calibri" w:hAnsi="Calibri" w:cs="Times New Roman"/>
            <w:lang w:val="en-US"/>
          </w:rPr>
          <w:lastRenderedPageBreak/>
          <w:t>740.</w:t>
        </w:r>
        <w:r w:rsidRPr="00E573B8">
          <w:rPr>
            <w:rFonts w:ascii="Calibri" w:eastAsia="Calibri" w:hAnsi="Calibri" w:cs="Times New Roman"/>
            <w:lang w:val="en-US"/>
          </w:rPr>
          <w:tab/>
          <w:t>n "Damn it–! {w}That idiot should've known Bishop would be looking for him!"</w:t>
        </w:r>
      </w:ins>
    </w:p>
    <w:p w14:paraId="116B5A2F" w14:textId="77777777" w:rsidR="00E573B8" w:rsidRPr="00E573B8" w:rsidRDefault="00E573B8" w:rsidP="00E573B8">
      <w:pPr>
        <w:tabs>
          <w:tab w:val="left" w:pos="0"/>
        </w:tabs>
        <w:spacing w:line="600" w:lineRule="auto"/>
        <w:jc w:val="left"/>
        <w:rPr>
          <w:ins w:id="7140" w:author="UTENTE" w:date="2020-06-30T18:32:00Z"/>
          <w:rFonts w:ascii="Calibri" w:eastAsia="Calibri" w:hAnsi="Calibri" w:cs="Times New Roman"/>
          <w:lang w:val="en-US"/>
        </w:rPr>
      </w:pPr>
      <w:ins w:id="7141" w:author="UTENTE" w:date="2020-06-30T18:32:00Z">
        <w:r w:rsidRPr="00E573B8">
          <w:rPr>
            <w:rFonts w:ascii="Calibri" w:eastAsia="Calibri" w:hAnsi="Calibri" w:cs="Times New Roman"/>
            <w:lang w:val="en-US"/>
          </w:rPr>
          <w:t>741.</w:t>
        </w:r>
        <w:r w:rsidRPr="00E573B8">
          <w:rPr>
            <w:rFonts w:ascii="Calibri" w:eastAsia="Calibri" w:hAnsi="Calibri" w:cs="Times New Roman"/>
            <w:lang w:val="en-US"/>
          </w:rPr>
          <w:tab/>
          <w:t>n "Maybe… maybe he thought Bishop trusted him… and that's why he acted so careless."</w:t>
        </w:r>
      </w:ins>
    </w:p>
    <w:p w14:paraId="5E6F7E2F" w14:textId="77777777" w:rsidR="00E573B8" w:rsidRPr="00E573B8" w:rsidRDefault="00E573B8" w:rsidP="00E573B8">
      <w:pPr>
        <w:tabs>
          <w:tab w:val="left" w:pos="0"/>
        </w:tabs>
        <w:spacing w:line="600" w:lineRule="auto"/>
        <w:jc w:val="left"/>
        <w:rPr>
          <w:ins w:id="7142" w:author="UTENTE" w:date="2020-06-30T18:32:00Z"/>
          <w:rFonts w:ascii="Calibri" w:eastAsia="Calibri" w:hAnsi="Calibri" w:cs="Times New Roman"/>
          <w:lang w:val="en-US"/>
        </w:rPr>
      </w:pPr>
      <w:ins w:id="7143" w:author="UTENTE" w:date="2020-06-30T18:32:00Z">
        <w:r w:rsidRPr="00E573B8">
          <w:rPr>
            <w:rFonts w:ascii="Calibri" w:eastAsia="Calibri" w:hAnsi="Calibri" w:cs="Times New Roman"/>
            <w:lang w:val="en-US"/>
          </w:rPr>
          <w:t>742.</w:t>
        </w:r>
        <w:r w:rsidRPr="00E573B8">
          <w:rPr>
            <w:rFonts w:ascii="Calibri" w:eastAsia="Calibri" w:hAnsi="Calibri" w:cs="Times New Roman"/>
            <w:lang w:val="en-US"/>
          </w:rPr>
          <w:tab/>
          <w:t>mcp "\"…Are you going to kill us?\""</w:t>
        </w:r>
      </w:ins>
    </w:p>
    <w:p w14:paraId="7648CB5B" w14:textId="77777777" w:rsidR="00E573B8" w:rsidRPr="00E573B8" w:rsidRDefault="00E573B8" w:rsidP="00E573B8">
      <w:pPr>
        <w:tabs>
          <w:tab w:val="left" w:pos="0"/>
        </w:tabs>
        <w:spacing w:line="600" w:lineRule="auto"/>
        <w:jc w:val="left"/>
        <w:rPr>
          <w:ins w:id="7144" w:author="UTENTE" w:date="2020-06-30T18:32:00Z"/>
          <w:rFonts w:ascii="Calibri" w:eastAsia="Calibri" w:hAnsi="Calibri" w:cs="Times New Roman"/>
          <w:lang w:val="en-US"/>
        </w:rPr>
      </w:pPr>
      <w:ins w:id="7145" w:author="UTENTE" w:date="2020-06-30T18:32:00Z">
        <w:r w:rsidRPr="00E573B8">
          <w:rPr>
            <w:rFonts w:ascii="Calibri" w:eastAsia="Calibri" w:hAnsi="Calibri" w:cs="Times New Roman"/>
            <w:lang w:val="en-US"/>
          </w:rPr>
          <w:t>743.</w:t>
        </w:r>
        <w:r w:rsidRPr="00E573B8">
          <w:rPr>
            <w:rFonts w:ascii="Calibri" w:eastAsia="Calibri" w:hAnsi="Calibri" w:cs="Times New Roman"/>
            <w:lang w:val="en-US"/>
          </w:rPr>
          <w:tab/>
          <w:t>b "\"Tch. Don't be silly.\""</w:t>
        </w:r>
      </w:ins>
    </w:p>
    <w:p w14:paraId="61AE4CAE" w14:textId="77777777" w:rsidR="00E573B8" w:rsidRPr="00E573B8" w:rsidRDefault="00E573B8" w:rsidP="00E573B8">
      <w:pPr>
        <w:tabs>
          <w:tab w:val="left" w:pos="0"/>
        </w:tabs>
        <w:spacing w:line="600" w:lineRule="auto"/>
        <w:jc w:val="left"/>
        <w:rPr>
          <w:ins w:id="7146" w:author="UTENTE" w:date="2020-06-30T18:32:00Z"/>
          <w:rFonts w:ascii="Calibri" w:eastAsia="Calibri" w:hAnsi="Calibri" w:cs="Times New Roman"/>
          <w:lang w:val="en-US"/>
        </w:rPr>
      </w:pPr>
      <w:ins w:id="7147" w:author="UTENTE" w:date="2020-06-30T18:32:00Z">
        <w:r w:rsidRPr="00E573B8">
          <w:rPr>
            <w:rFonts w:ascii="Calibri" w:eastAsia="Calibri" w:hAnsi="Calibri" w:cs="Times New Roman"/>
            <w:lang w:val="en-US"/>
          </w:rPr>
          <w:t>744.</w:t>
        </w:r>
        <w:r w:rsidRPr="00E573B8">
          <w:rPr>
            <w:rFonts w:ascii="Calibri" w:eastAsia="Calibri" w:hAnsi="Calibri" w:cs="Times New Roman"/>
            <w:lang w:val="en-US"/>
          </w:rPr>
          <w:tab/>
          <w:t>b "\"It would be a waste to ruin my best servant like that, not to mention a soft, sweet little creature like you…\""</w:t>
        </w:r>
      </w:ins>
    </w:p>
    <w:p w14:paraId="76C09B54" w14:textId="77777777" w:rsidR="00E573B8" w:rsidRPr="00E573B8" w:rsidRDefault="00E573B8" w:rsidP="00E573B8">
      <w:pPr>
        <w:tabs>
          <w:tab w:val="left" w:pos="0"/>
        </w:tabs>
        <w:spacing w:line="600" w:lineRule="auto"/>
        <w:jc w:val="left"/>
        <w:rPr>
          <w:ins w:id="7148" w:author="UTENTE" w:date="2020-06-30T18:32:00Z"/>
          <w:rFonts w:ascii="Calibri" w:eastAsia="Calibri" w:hAnsi="Calibri" w:cs="Times New Roman"/>
          <w:lang w:val="en-US"/>
        </w:rPr>
      </w:pPr>
      <w:ins w:id="7149" w:author="UTENTE" w:date="2020-06-30T18:32:00Z">
        <w:r w:rsidRPr="00E573B8">
          <w:rPr>
            <w:rFonts w:ascii="Calibri" w:eastAsia="Calibri" w:hAnsi="Calibri" w:cs="Times New Roman"/>
            <w:lang w:val="en-US"/>
          </w:rPr>
          <w:t>745.</w:t>
        </w:r>
        <w:r w:rsidRPr="00E573B8">
          <w:rPr>
            <w:rFonts w:ascii="Calibri" w:eastAsia="Calibri" w:hAnsi="Calibri" w:cs="Times New Roman"/>
            <w:lang w:val="en-US"/>
          </w:rPr>
          <w:tab/>
          <w:t>n "He reaches out, curling several long fingers around my chin, cupping it gently."</w:t>
        </w:r>
      </w:ins>
    </w:p>
    <w:p w14:paraId="5613E9D7" w14:textId="77777777" w:rsidR="00E573B8" w:rsidRPr="00E573B8" w:rsidRDefault="00E573B8" w:rsidP="00E573B8">
      <w:pPr>
        <w:tabs>
          <w:tab w:val="left" w:pos="0"/>
        </w:tabs>
        <w:spacing w:line="600" w:lineRule="auto"/>
        <w:jc w:val="left"/>
        <w:rPr>
          <w:ins w:id="7150" w:author="UTENTE" w:date="2020-06-30T18:32:00Z"/>
          <w:rFonts w:ascii="Calibri" w:eastAsia="Calibri" w:hAnsi="Calibri" w:cs="Times New Roman"/>
          <w:lang w:val="en-US"/>
        </w:rPr>
      </w:pPr>
      <w:ins w:id="7151" w:author="UTENTE" w:date="2020-06-30T18:32:00Z">
        <w:r w:rsidRPr="00E573B8">
          <w:rPr>
            <w:rFonts w:ascii="Calibri" w:eastAsia="Calibri" w:hAnsi="Calibri" w:cs="Times New Roman"/>
            <w:lang w:val="en-US"/>
          </w:rPr>
          <w:t>746.</w:t>
        </w:r>
        <w:r w:rsidRPr="00E573B8">
          <w:rPr>
            <w:rFonts w:ascii="Calibri" w:eastAsia="Calibri" w:hAnsi="Calibri" w:cs="Times New Roman"/>
            <w:lang w:val="en-US"/>
          </w:rPr>
          <w:tab/>
          <w:t>n "His skin is cold as ice, and I feel frozen in place, unable to move or look away."</w:t>
        </w:r>
      </w:ins>
    </w:p>
    <w:p w14:paraId="54FEAE8D" w14:textId="77777777" w:rsidR="00E573B8" w:rsidRPr="00E573B8" w:rsidRDefault="00E573B8" w:rsidP="00E573B8">
      <w:pPr>
        <w:tabs>
          <w:tab w:val="left" w:pos="0"/>
        </w:tabs>
        <w:spacing w:line="600" w:lineRule="auto"/>
        <w:jc w:val="left"/>
        <w:rPr>
          <w:ins w:id="7152" w:author="UTENTE" w:date="2020-06-30T18:32:00Z"/>
          <w:rFonts w:ascii="Calibri" w:eastAsia="Calibri" w:hAnsi="Calibri" w:cs="Times New Roman"/>
          <w:lang w:val="en-US"/>
        </w:rPr>
      </w:pPr>
      <w:ins w:id="7153" w:author="UTENTE" w:date="2020-06-30T18:32:00Z">
        <w:r w:rsidRPr="00E573B8">
          <w:rPr>
            <w:rFonts w:ascii="Calibri" w:eastAsia="Calibri" w:hAnsi="Calibri" w:cs="Times New Roman"/>
            <w:lang w:val="en-US"/>
          </w:rPr>
          <w:t>747.</w:t>
        </w:r>
        <w:r w:rsidRPr="00E573B8">
          <w:rPr>
            <w:rFonts w:ascii="Calibri" w:eastAsia="Calibri" w:hAnsi="Calibri" w:cs="Times New Roman"/>
            <w:lang w:val="en-US"/>
          </w:rPr>
          <w:tab/>
          <w:t>b "\"Isaac simply needs his mind molded into a more obedient state. He'll be far less rebellious after that, I'm sure.\""</w:t>
        </w:r>
      </w:ins>
    </w:p>
    <w:p w14:paraId="497B4212" w14:textId="77777777" w:rsidR="00E573B8" w:rsidRPr="00E573B8" w:rsidRDefault="00E573B8" w:rsidP="00E573B8">
      <w:pPr>
        <w:tabs>
          <w:tab w:val="left" w:pos="0"/>
        </w:tabs>
        <w:spacing w:line="600" w:lineRule="auto"/>
        <w:jc w:val="left"/>
        <w:rPr>
          <w:ins w:id="7154" w:author="UTENTE" w:date="2020-06-30T18:32:00Z"/>
          <w:rFonts w:ascii="Calibri" w:eastAsia="Calibri" w:hAnsi="Calibri" w:cs="Times New Roman"/>
          <w:lang w:val="en-US"/>
        </w:rPr>
      </w:pPr>
      <w:ins w:id="7155" w:author="UTENTE" w:date="2020-06-30T18:32:00Z">
        <w:r w:rsidRPr="00E573B8">
          <w:rPr>
            <w:rFonts w:ascii="Calibri" w:eastAsia="Calibri" w:hAnsi="Calibri" w:cs="Times New Roman"/>
            <w:lang w:val="en-US"/>
          </w:rPr>
          <w:t>748.</w:t>
        </w:r>
        <w:r w:rsidRPr="00E573B8">
          <w:rPr>
            <w:rFonts w:ascii="Calibri" w:eastAsia="Calibri" w:hAnsi="Calibri" w:cs="Times New Roman"/>
            <w:lang w:val="en-US"/>
          </w:rPr>
          <w:tab/>
          <w:t>b "\"And as for you… your blood is delightfully special.\""</w:t>
        </w:r>
      </w:ins>
    </w:p>
    <w:p w14:paraId="18A28721" w14:textId="77777777" w:rsidR="00E573B8" w:rsidRPr="00E573B8" w:rsidRDefault="00E573B8" w:rsidP="00E573B8">
      <w:pPr>
        <w:tabs>
          <w:tab w:val="left" w:pos="0"/>
        </w:tabs>
        <w:spacing w:line="600" w:lineRule="auto"/>
        <w:jc w:val="left"/>
        <w:rPr>
          <w:ins w:id="7156" w:author="UTENTE" w:date="2020-06-30T18:32:00Z"/>
          <w:rFonts w:ascii="Calibri" w:eastAsia="Calibri" w:hAnsi="Calibri" w:cs="Times New Roman"/>
          <w:lang w:val="en-US"/>
        </w:rPr>
      </w:pPr>
      <w:ins w:id="7157" w:author="UTENTE" w:date="2020-06-30T18:32:00Z">
        <w:r w:rsidRPr="00E573B8">
          <w:rPr>
            <w:rFonts w:ascii="Calibri" w:eastAsia="Calibri" w:hAnsi="Calibri" w:cs="Times New Roman"/>
            <w:lang w:val="en-US"/>
          </w:rPr>
          <w:t>749.</w:t>
        </w:r>
        <w:r w:rsidRPr="00E573B8">
          <w:rPr>
            <w:rFonts w:ascii="Calibri" w:eastAsia="Calibri" w:hAnsi="Calibri" w:cs="Times New Roman"/>
            <w:lang w:val="en-US"/>
          </w:rPr>
          <w:tab/>
          <w:t>n "Bishop's tongue traces across his lips, and his eyes gleam hungrily at me."</w:t>
        </w:r>
      </w:ins>
    </w:p>
    <w:p w14:paraId="2E26C79E" w14:textId="77777777" w:rsidR="00E573B8" w:rsidRPr="00E573B8" w:rsidRDefault="00E573B8" w:rsidP="00E573B8">
      <w:pPr>
        <w:tabs>
          <w:tab w:val="left" w:pos="0"/>
        </w:tabs>
        <w:spacing w:line="600" w:lineRule="auto"/>
        <w:jc w:val="left"/>
        <w:rPr>
          <w:ins w:id="7158" w:author="UTENTE" w:date="2020-06-30T18:32:00Z"/>
          <w:rFonts w:ascii="Calibri" w:eastAsia="Calibri" w:hAnsi="Calibri" w:cs="Times New Roman"/>
          <w:lang w:val="en-US"/>
        </w:rPr>
      </w:pPr>
      <w:ins w:id="7159" w:author="UTENTE" w:date="2020-06-30T18:32:00Z">
        <w:r w:rsidRPr="00E573B8">
          <w:rPr>
            <w:rFonts w:ascii="Calibri" w:eastAsia="Calibri" w:hAnsi="Calibri" w:cs="Times New Roman"/>
            <w:lang w:val="en-US"/>
          </w:rPr>
          <w:t>750.</w:t>
        </w:r>
        <w:r w:rsidRPr="00E573B8">
          <w:rPr>
            <w:rFonts w:ascii="Calibri" w:eastAsia="Calibri" w:hAnsi="Calibri" w:cs="Times New Roman"/>
            <w:lang w:val="en-US"/>
          </w:rPr>
          <w:tab/>
          <w:t>b "\"You're lucky enough to be a Strix – a mortal with intoxicating blood to creatures like us.\"" </w:t>
        </w:r>
        <w:r w:rsidRPr="00E573B8">
          <w:rPr>
            <w:rFonts w:ascii="Calibri" w:eastAsia="Calibri" w:hAnsi="Calibri" w:cs="Times New Roman"/>
            <w:lang w:val="en-US"/>
          </w:rPr>
          <w:br w:type="page"/>
        </w:r>
      </w:ins>
    </w:p>
    <w:p w14:paraId="20C4CEF1" w14:textId="77777777" w:rsidR="00E573B8" w:rsidRPr="00E573B8" w:rsidRDefault="00E573B8" w:rsidP="00E573B8">
      <w:pPr>
        <w:tabs>
          <w:tab w:val="left" w:pos="0"/>
        </w:tabs>
        <w:spacing w:line="600" w:lineRule="auto"/>
        <w:jc w:val="left"/>
        <w:rPr>
          <w:ins w:id="7160" w:author="UTENTE" w:date="2020-06-30T18:32:00Z"/>
          <w:rFonts w:ascii="Calibri" w:eastAsia="Calibri" w:hAnsi="Calibri" w:cs="Times New Roman"/>
        </w:rPr>
      </w:pPr>
      <w:ins w:id="7161" w:author="UTENTE" w:date="2020-06-30T18:32:00Z">
        <w:r w:rsidRPr="00E573B8">
          <w:rPr>
            <w:rFonts w:ascii="Calibri" w:eastAsia="Calibri" w:hAnsi="Calibri" w:cs="Times New Roman"/>
          </w:rPr>
          <w:lastRenderedPageBreak/>
          <w:t>740.</w:t>
        </w:r>
        <w:r w:rsidRPr="00E573B8">
          <w:rPr>
            <w:rFonts w:ascii="Calibri" w:eastAsia="Calibri" w:hAnsi="Calibri" w:cs="Times New Roman"/>
          </w:rPr>
          <w:tab/>
          <w:t>n "Cazzo! {w}Quell'idiota doveva immaginarselo che Bishop sarebbe venuto a cercarlo."</w:t>
        </w:r>
      </w:ins>
    </w:p>
    <w:p w14:paraId="3943C586" w14:textId="77777777" w:rsidR="00E573B8" w:rsidRPr="00E573B8" w:rsidRDefault="00E573B8" w:rsidP="00E573B8">
      <w:pPr>
        <w:tabs>
          <w:tab w:val="left" w:pos="0"/>
        </w:tabs>
        <w:spacing w:line="600" w:lineRule="auto"/>
        <w:jc w:val="left"/>
        <w:rPr>
          <w:ins w:id="7162" w:author="UTENTE" w:date="2020-06-30T18:32:00Z"/>
          <w:rFonts w:ascii="Calibri" w:eastAsia="Calibri" w:hAnsi="Calibri" w:cs="Times New Roman"/>
        </w:rPr>
      </w:pPr>
      <w:ins w:id="7163" w:author="UTENTE" w:date="2020-06-30T18:32:00Z">
        <w:r w:rsidRPr="00E573B8">
          <w:rPr>
            <w:rFonts w:ascii="Calibri" w:eastAsia="Calibri" w:hAnsi="Calibri" w:cs="Times New Roman"/>
          </w:rPr>
          <w:t>741.</w:t>
        </w:r>
        <w:r w:rsidRPr="00E573B8">
          <w:rPr>
            <w:rFonts w:ascii="Calibri" w:eastAsia="Calibri" w:hAnsi="Calibri" w:cs="Times New Roman"/>
          </w:rPr>
          <w:tab/>
          <w:t>n "Forse… forse pensava che Bishop si fidasse di lui… ed è per questo che ha agito così distrattamente."</w:t>
        </w:r>
      </w:ins>
    </w:p>
    <w:p w14:paraId="77FD7493" w14:textId="77777777" w:rsidR="00E573B8" w:rsidRPr="00E573B8" w:rsidRDefault="00E573B8" w:rsidP="00E573B8">
      <w:pPr>
        <w:tabs>
          <w:tab w:val="left" w:pos="0"/>
        </w:tabs>
        <w:spacing w:line="600" w:lineRule="auto"/>
        <w:jc w:val="left"/>
        <w:rPr>
          <w:ins w:id="7164" w:author="UTENTE" w:date="2020-06-30T18:32:00Z"/>
          <w:rFonts w:ascii="Calibri" w:eastAsia="Calibri" w:hAnsi="Calibri" w:cs="Times New Roman"/>
        </w:rPr>
      </w:pPr>
      <w:ins w:id="7165" w:author="UTENTE" w:date="2020-06-30T18:32:00Z">
        <w:r w:rsidRPr="00E573B8">
          <w:rPr>
            <w:rFonts w:ascii="Calibri" w:eastAsia="Calibri" w:hAnsi="Calibri" w:cs="Times New Roman"/>
          </w:rPr>
          <w:t>742.</w:t>
        </w:r>
        <w:r w:rsidRPr="00E573B8">
          <w:rPr>
            <w:rFonts w:ascii="Calibri" w:eastAsia="Calibri" w:hAnsi="Calibri" w:cs="Times New Roman"/>
          </w:rPr>
          <w:tab/>
          <w:t>mcp "\"…Ci ucciderai?\""</w:t>
        </w:r>
      </w:ins>
    </w:p>
    <w:p w14:paraId="516E35DE" w14:textId="77777777" w:rsidR="00E573B8" w:rsidRPr="00E573B8" w:rsidRDefault="00E573B8" w:rsidP="00E573B8">
      <w:pPr>
        <w:tabs>
          <w:tab w:val="left" w:pos="0"/>
        </w:tabs>
        <w:spacing w:line="600" w:lineRule="auto"/>
        <w:jc w:val="left"/>
        <w:rPr>
          <w:ins w:id="7166" w:author="UTENTE" w:date="2020-06-30T18:32:00Z"/>
          <w:rFonts w:ascii="Calibri" w:eastAsia="Calibri" w:hAnsi="Calibri" w:cs="Times New Roman"/>
        </w:rPr>
      </w:pPr>
      <w:ins w:id="7167" w:author="UTENTE" w:date="2020-06-30T18:32:00Z">
        <w:r w:rsidRPr="00E573B8">
          <w:rPr>
            <w:rFonts w:ascii="Calibri" w:eastAsia="Calibri" w:hAnsi="Calibri" w:cs="Times New Roman"/>
          </w:rPr>
          <w:t>743.</w:t>
        </w:r>
        <w:r w:rsidRPr="00E573B8">
          <w:rPr>
            <w:rFonts w:ascii="Calibri" w:eastAsia="Calibri" w:hAnsi="Calibri" w:cs="Times New Roman"/>
          </w:rPr>
          <w:tab/>
          <w:t>b "\"Tzè. Non essere sciocco.\""</w:t>
        </w:r>
      </w:ins>
    </w:p>
    <w:p w14:paraId="0C157944" w14:textId="77777777" w:rsidR="00E573B8" w:rsidRPr="00E573B8" w:rsidRDefault="00E573B8" w:rsidP="00E573B8">
      <w:pPr>
        <w:tabs>
          <w:tab w:val="left" w:pos="0"/>
        </w:tabs>
        <w:spacing w:line="600" w:lineRule="auto"/>
        <w:jc w:val="left"/>
        <w:rPr>
          <w:ins w:id="7168" w:author="UTENTE" w:date="2020-06-30T18:32:00Z"/>
          <w:rFonts w:ascii="Calibri" w:eastAsia="Calibri" w:hAnsi="Calibri" w:cs="Times New Roman"/>
        </w:rPr>
      </w:pPr>
      <w:ins w:id="7169" w:author="UTENTE" w:date="2020-06-30T18:32:00Z">
        <w:r w:rsidRPr="00E573B8">
          <w:rPr>
            <w:rFonts w:ascii="Calibri" w:eastAsia="Calibri" w:hAnsi="Calibri" w:cs="Times New Roman"/>
          </w:rPr>
          <w:t>744.</w:t>
        </w:r>
        <w:r w:rsidRPr="00E573B8">
          <w:rPr>
            <w:rFonts w:ascii="Calibri" w:eastAsia="Calibri" w:hAnsi="Calibri" w:cs="Times New Roman"/>
          </w:rPr>
          <w:tab/>
          <w:t>b "\"Sarebbe un peccato sprecare il mio miglior assistente in quel modo, per non parlare di una dolce e tenera creatura come te…\""</w:t>
        </w:r>
      </w:ins>
    </w:p>
    <w:p w14:paraId="2ED9E398" w14:textId="77777777" w:rsidR="00E573B8" w:rsidRPr="00E573B8" w:rsidRDefault="00E573B8" w:rsidP="00E573B8">
      <w:pPr>
        <w:tabs>
          <w:tab w:val="left" w:pos="0"/>
        </w:tabs>
        <w:spacing w:line="600" w:lineRule="auto"/>
        <w:jc w:val="left"/>
        <w:rPr>
          <w:ins w:id="7170" w:author="UTENTE" w:date="2020-06-30T18:32:00Z"/>
          <w:rFonts w:ascii="Calibri" w:eastAsia="Calibri" w:hAnsi="Calibri" w:cs="Times New Roman"/>
          <w:rPrChange w:id="7171" w:author="UTENTE" w:date="2020-06-30T18:32:00Z">
            <w:rPr>
              <w:ins w:id="7172" w:author="UTENTE" w:date="2020-06-30T18:32:00Z"/>
              <w:rFonts w:ascii="Calibri" w:eastAsia="Calibri" w:hAnsi="Calibri" w:cs="Times New Roman"/>
              <w:lang w:val="en-US"/>
            </w:rPr>
          </w:rPrChange>
        </w:rPr>
      </w:pPr>
      <w:ins w:id="7173" w:author="UTENTE" w:date="2020-06-30T18:32:00Z">
        <w:r w:rsidRPr="00E573B8">
          <w:rPr>
            <w:rFonts w:ascii="Calibri" w:eastAsia="Calibri" w:hAnsi="Calibri" w:cs="Times New Roman"/>
          </w:rPr>
          <w:t>745.</w:t>
        </w:r>
        <w:r w:rsidRPr="00E573B8">
          <w:rPr>
            <w:rFonts w:ascii="Calibri" w:eastAsia="Calibri" w:hAnsi="Calibri" w:cs="Times New Roman"/>
          </w:rPr>
          <w:tab/>
          <w:t xml:space="preserve">n "Allunga il braccio, circondando il mio mento con le sue dita affusolate e stringendolo delicatamente. </w:t>
        </w:r>
        <w:r w:rsidRPr="00E573B8">
          <w:rPr>
            <w:rFonts w:ascii="Calibri" w:eastAsia="Calibri" w:hAnsi="Calibri" w:cs="Times New Roman"/>
            <w:rPrChange w:id="7174" w:author="UTENTE" w:date="2020-06-30T18:32:00Z">
              <w:rPr>
                <w:rFonts w:ascii="Calibri" w:eastAsia="Calibri" w:hAnsi="Calibri" w:cs="Times New Roman"/>
                <w:lang w:val="en-US"/>
              </w:rPr>
            </w:rPrChange>
          </w:rPr>
          <w:t>"</w:t>
        </w:r>
      </w:ins>
    </w:p>
    <w:p w14:paraId="77FD1967" w14:textId="77777777" w:rsidR="00E573B8" w:rsidRPr="00E573B8" w:rsidRDefault="00E573B8" w:rsidP="00E573B8">
      <w:pPr>
        <w:tabs>
          <w:tab w:val="left" w:pos="0"/>
        </w:tabs>
        <w:spacing w:line="600" w:lineRule="auto"/>
        <w:jc w:val="left"/>
        <w:rPr>
          <w:ins w:id="7175" w:author="UTENTE" w:date="2020-06-30T18:32:00Z"/>
          <w:rFonts w:ascii="Calibri" w:eastAsia="Calibri" w:hAnsi="Calibri" w:cs="Times New Roman"/>
        </w:rPr>
      </w:pPr>
      <w:ins w:id="7176" w:author="UTENTE" w:date="2020-06-30T18:32:00Z">
        <w:r w:rsidRPr="00E573B8">
          <w:rPr>
            <w:rFonts w:ascii="Calibri" w:eastAsia="Calibri" w:hAnsi="Calibri" w:cs="Times New Roman"/>
          </w:rPr>
          <w:t>746.</w:t>
        </w:r>
        <w:r w:rsidRPr="00E573B8">
          <w:rPr>
            <w:rFonts w:ascii="Calibri" w:eastAsia="Calibri" w:hAnsi="Calibri" w:cs="Times New Roman"/>
          </w:rPr>
          <w:tab/>
          <w:t>n "La sua pelle è fredda come il ghiaccio, e mi sento completamente congelato sul posto, incapace di muovermi o distogliere lo sguardo."</w:t>
        </w:r>
      </w:ins>
    </w:p>
    <w:p w14:paraId="43C486CB" w14:textId="77777777" w:rsidR="00E573B8" w:rsidRPr="00E573B8" w:rsidRDefault="00E573B8" w:rsidP="00E573B8">
      <w:pPr>
        <w:tabs>
          <w:tab w:val="left" w:pos="0"/>
        </w:tabs>
        <w:spacing w:line="600" w:lineRule="auto"/>
        <w:jc w:val="left"/>
        <w:rPr>
          <w:ins w:id="7177" w:author="UTENTE" w:date="2020-06-30T18:32:00Z"/>
          <w:rFonts w:ascii="Calibri" w:eastAsia="Calibri" w:hAnsi="Calibri" w:cs="Times New Roman"/>
        </w:rPr>
      </w:pPr>
      <w:ins w:id="7178" w:author="UTENTE" w:date="2020-06-30T18:32:00Z">
        <w:r w:rsidRPr="00E573B8">
          <w:rPr>
            <w:rFonts w:ascii="Calibri" w:eastAsia="Calibri" w:hAnsi="Calibri" w:cs="Times New Roman"/>
          </w:rPr>
          <w:t>747.</w:t>
        </w:r>
        <w:r w:rsidRPr="00E573B8">
          <w:rPr>
            <w:rFonts w:ascii="Calibri" w:eastAsia="Calibri" w:hAnsi="Calibri" w:cs="Times New Roman"/>
          </w:rPr>
          <w:tab/>
          <w:t>b "\"Isaac ha solo bisogno di farsi rimodellare la mente e renderla più prone all'obbedienza. Sarà molto meno ribelle poi, ne sono certo.\""</w:t>
        </w:r>
      </w:ins>
    </w:p>
    <w:p w14:paraId="6573F5AE" w14:textId="77777777" w:rsidR="00E573B8" w:rsidRPr="00E573B8" w:rsidRDefault="00E573B8" w:rsidP="00E573B8">
      <w:pPr>
        <w:tabs>
          <w:tab w:val="left" w:pos="0"/>
        </w:tabs>
        <w:spacing w:line="600" w:lineRule="auto"/>
        <w:jc w:val="left"/>
        <w:rPr>
          <w:ins w:id="7179" w:author="UTENTE" w:date="2020-06-30T18:32:00Z"/>
          <w:rFonts w:ascii="Calibri" w:eastAsia="Calibri" w:hAnsi="Calibri" w:cs="Times New Roman"/>
        </w:rPr>
      </w:pPr>
      <w:ins w:id="7180" w:author="UTENTE" w:date="2020-06-30T18:32:00Z">
        <w:r w:rsidRPr="00E573B8">
          <w:rPr>
            <w:rFonts w:ascii="Calibri" w:eastAsia="Calibri" w:hAnsi="Calibri" w:cs="Times New Roman"/>
          </w:rPr>
          <w:t>748.</w:t>
        </w:r>
        <w:r w:rsidRPr="00E573B8">
          <w:rPr>
            <w:rFonts w:ascii="Calibri" w:eastAsia="Calibri" w:hAnsi="Calibri" w:cs="Times New Roman"/>
          </w:rPr>
          <w:tab/>
          <w:t>b "\"Per quanto riguarda te… il tuo sangue è squisitamente speciale.\""</w:t>
        </w:r>
      </w:ins>
    </w:p>
    <w:p w14:paraId="2CA50F8B" w14:textId="77777777" w:rsidR="00E573B8" w:rsidRPr="00E573B8" w:rsidRDefault="00E573B8" w:rsidP="00E573B8">
      <w:pPr>
        <w:tabs>
          <w:tab w:val="left" w:pos="0"/>
        </w:tabs>
        <w:spacing w:line="600" w:lineRule="auto"/>
        <w:jc w:val="left"/>
        <w:rPr>
          <w:ins w:id="7181" w:author="UTENTE" w:date="2020-06-30T18:32:00Z"/>
          <w:rFonts w:ascii="Calibri" w:eastAsia="Calibri" w:hAnsi="Calibri" w:cs="Times New Roman"/>
        </w:rPr>
      </w:pPr>
      <w:ins w:id="7182" w:author="UTENTE" w:date="2020-06-30T18:32:00Z">
        <w:r w:rsidRPr="00E573B8">
          <w:rPr>
            <w:rFonts w:ascii="Calibri" w:eastAsia="Calibri" w:hAnsi="Calibri" w:cs="Times New Roman"/>
          </w:rPr>
          <w:t>749.</w:t>
        </w:r>
        <w:r w:rsidRPr="00E573B8">
          <w:rPr>
            <w:rFonts w:ascii="Calibri" w:eastAsia="Calibri" w:hAnsi="Calibri" w:cs="Times New Roman"/>
          </w:rPr>
          <w:tab/>
          <w:t>n "La lingua di Bishop corre lungo le sue labbra, e i suoi occhi brillano bramosi verso di me."</w:t>
        </w:r>
      </w:ins>
    </w:p>
    <w:p w14:paraId="53522096" w14:textId="77777777" w:rsidR="00E573B8" w:rsidRPr="00E573B8" w:rsidRDefault="00E573B8" w:rsidP="00E573B8">
      <w:pPr>
        <w:tabs>
          <w:tab w:val="left" w:pos="0"/>
        </w:tabs>
        <w:spacing w:line="600" w:lineRule="auto"/>
        <w:jc w:val="left"/>
        <w:rPr>
          <w:ins w:id="7183" w:author="UTENTE" w:date="2020-06-30T18:32:00Z"/>
          <w:rFonts w:ascii="Calibri" w:eastAsia="Calibri" w:hAnsi="Calibri" w:cs="Times New Roman"/>
        </w:rPr>
      </w:pPr>
      <w:ins w:id="7184" w:author="UTENTE" w:date="2020-06-30T18:32:00Z">
        <w:r w:rsidRPr="00E573B8">
          <w:rPr>
            <w:rFonts w:ascii="Calibri" w:eastAsia="Calibri" w:hAnsi="Calibri" w:cs="Times New Roman"/>
          </w:rPr>
          <w:t>750.</w:t>
        </w:r>
        <w:r w:rsidRPr="00E573B8">
          <w:rPr>
            <w:rFonts w:ascii="Calibri" w:eastAsia="Calibri" w:hAnsi="Calibri" w:cs="Times New Roman"/>
          </w:rPr>
          <w:tab/>
          <w:t>b "\"Sei fortunato ad essere uno Strix, un mortale con un sangue inebriante per creature come noi.\""</w:t>
        </w:r>
        <w:r w:rsidRPr="00E573B8">
          <w:rPr>
            <w:rFonts w:ascii="Calibri" w:eastAsia="Calibri" w:hAnsi="Calibri" w:cs="Times New Roman"/>
          </w:rPr>
          <w:br w:type="page"/>
        </w:r>
      </w:ins>
    </w:p>
    <w:p w14:paraId="10B8F336" w14:textId="77777777" w:rsidR="00E573B8" w:rsidRPr="00E573B8" w:rsidRDefault="00E573B8" w:rsidP="00E573B8">
      <w:pPr>
        <w:tabs>
          <w:tab w:val="left" w:pos="0"/>
        </w:tabs>
        <w:spacing w:line="600" w:lineRule="auto"/>
        <w:jc w:val="left"/>
        <w:rPr>
          <w:ins w:id="7185" w:author="UTENTE" w:date="2020-06-30T18:32:00Z"/>
          <w:rFonts w:ascii="Calibri" w:eastAsia="Calibri" w:hAnsi="Calibri" w:cs="Times New Roman"/>
          <w:lang w:val="en-US"/>
        </w:rPr>
      </w:pPr>
      <w:ins w:id="7186" w:author="UTENTE" w:date="2020-06-30T18:32:00Z">
        <w:r w:rsidRPr="00E573B8">
          <w:rPr>
            <w:rFonts w:ascii="Calibri" w:eastAsia="Calibri" w:hAnsi="Calibri" w:cs="Times New Roman"/>
            <w:lang w:val="en-US"/>
          </w:rPr>
          <w:lastRenderedPageBreak/>
          <w:t>751.</w:t>
        </w:r>
        <w:r w:rsidRPr="00E573B8">
          <w:rPr>
            <w:rFonts w:ascii="Calibri" w:eastAsia="Calibri" w:hAnsi="Calibri" w:cs="Times New Roman"/>
            <w:lang w:val="en-US"/>
          </w:rPr>
          <w:tab/>
          <w:t>b "\"That is certainly why Isaac wanted to protect you. He was quite aware you would be captured and ravished, otherwise.\""</w:t>
        </w:r>
      </w:ins>
    </w:p>
    <w:p w14:paraId="2257147E" w14:textId="77777777" w:rsidR="00E573B8" w:rsidRPr="00E573B8" w:rsidRDefault="00E573B8" w:rsidP="00E573B8">
      <w:pPr>
        <w:tabs>
          <w:tab w:val="left" w:pos="0"/>
        </w:tabs>
        <w:spacing w:line="600" w:lineRule="auto"/>
        <w:jc w:val="left"/>
        <w:rPr>
          <w:ins w:id="7187" w:author="UTENTE" w:date="2020-06-30T18:32:00Z"/>
          <w:rFonts w:ascii="Calibri" w:eastAsia="Calibri" w:hAnsi="Calibri" w:cs="Times New Roman"/>
          <w:lang w:val="en-US"/>
        </w:rPr>
      </w:pPr>
      <w:ins w:id="7188" w:author="UTENTE" w:date="2020-06-30T18:32:00Z">
        <w:r w:rsidRPr="00E573B8">
          <w:rPr>
            <w:rFonts w:ascii="Calibri" w:eastAsia="Calibri" w:hAnsi="Calibri" w:cs="Times New Roman"/>
            <w:lang w:val="en-US"/>
          </w:rPr>
          <w:t>752.</w:t>
        </w:r>
        <w:r w:rsidRPr="00E573B8">
          <w:rPr>
            <w:rFonts w:ascii="Calibri" w:eastAsia="Calibri" w:hAnsi="Calibri" w:cs="Times New Roman"/>
            <w:lang w:val="en-US"/>
          </w:rPr>
          <w:tab/>
          <w:t>mcp "\"…Strix…\""</w:t>
        </w:r>
      </w:ins>
    </w:p>
    <w:p w14:paraId="01B9F042" w14:textId="77777777" w:rsidR="00E573B8" w:rsidRPr="00E573B8" w:rsidRDefault="00E573B8" w:rsidP="00E573B8">
      <w:pPr>
        <w:tabs>
          <w:tab w:val="left" w:pos="0"/>
        </w:tabs>
        <w:spacing w:line="600" w:lineRule="auto"/>
        <w:jc w:val="left"/>
        <w:rPr>
          <w:ins w:id="7189" w:author="UTENTE" w:date="2020-06-30T18:32:00Z"/>
          <w:rFonts w:ascii="Calibri" w:eastAsia="Calibri" w:hAnsi="Calibri" w:cs="Times New Roman"/>
          <w:lang w:val="en-US"/>
        </w:rPr>
      </w:pPr>
      <w:ins w:id="7190" w:author="UTENTE" w:date="2020-06-30T18:32:00Z">
        <w:r w:rsidRPr="00E573B8">
          <w:rPr>
            <w:rFonts w:ascii="Calibri" w:eastAsia="Calibri" w:hAnsi="Calibri" w:cs="Times New Roman"/>
            <w:lang w:val="en-US"/>
          </w:rPr>
          <w:t>753.</w:t>
        </w:r>
        <w:r w:rsidRPr="00E573B8">
          <w:rPr>
            <w:rFonts w:ascii="Calibri" w:eastAsia="Calibri" w:hAnsi="Calibri" w:cs="Times New Roman"/>
            <w:lang w:val="en-US"/>
          </w:rPr>
          <w:tab/>
          <w:t>n "That word… {w}Isaac used it before, too, when we were in his apartment."</w:t>
        </w:r>
      </w:ins>
    </w:p>
    <w:p w14:paraId="5542B638" w14:textId="77777777" w:rsidR="00E573B8" w:rsidRPr="00E573B8" w:rsidRDefault="00E573B8" w:rsidP="00E573B8">
      <w:pPr>
        <w:tabs>
          <w:tab w:val="left" w:pos="0"/>
        </w:tabs>
        <w:spacing w:line="600" w:lineRule="auto"/>
        <w:jc w:val="left"/>
        <w:rPr>
          <w:ins w:id="7191" w:author="UTENTE" w:date="2020-06-30T18:32:00Z"/>
          <w:rFonts w:ascii="Calibri" w:eastAsia="Calibri" w:hAnsi="Calibri" w:cs="Times New Roman"/>
          <w:lang w:val="en-US"/>
        </w:rPr>
      </w:pPr>
      <w:ins w:id="7192" w:author="UTENTE" w:date="2020-06-30T18:32:00Z">
        <w:r w:rsidRPr="00E573B8">
          <w:rPr>
            <w:rFonts w:ascii="Calibri" w:eastAsia="Calibri" w:hAnsi="Calibri" w:cs="Times New Roman"/>
            <w:lang w:val="en-US"/>
          </w:rPr>
          <w:t>754.</w:t>
        </w:r>
        <w:r w:rsidRPr="00E573B8">
          <w:rPr>
            <w:rFonts w:ascii="Calibri" w:eastAsia="Calibri" w:hAnsi="Calibri" w:cs="Times New Roman"/>
            <w:lang w:val="en-US"/>
          </w:rPr>
          <w:tab/>
          <w:t>n "Is that really why he hypnotized me that first night? {w}Because he sensed what I was?"</w:t>
        </w:r>
      </w:ins>
    </w:p>
    <w:p w14:paraId="7B555C8E" w14:textId="77777777" w:rsidR="00E573B8" w:rsidRPr="00E573B8" w:rsidRDefault="00E573B8" w:rsidP="00E573B8">
      <w:pPr>
        <w:tabs>
          <w:tab w:val="left" w:pos="0"/>
        </w:tabs>
        <w:spacing w:line="600" w:lineRule="auto"/>
        <w:jc w:val="left"/>
        <w:rPr>
          <w:ins w:id="7193" w:author="UTENTE" w:date="2020-06-30T18:32:00Z"/>
          <w:rFonts w:ascii="Calibri" w:eastAsia="Calibri" w:hAnsi="Calibri" w:cs="Times New Roman"/>
          <w:lang w:val="en-US"/>
        </w:rPr>
      </w:pPr>
      <w:ins w:id="7194" w:author="UTENTE" w:date="2020-06-30T18:32:00Z">
        <w:r w:rsidRPr="00E573B8">
          <w:rPr>
            <w:rFonts w:ascii="Calibri" w:eastAsia="Calibri" w:hAnsi="Calibri" w:cs="Times New Roman"/>
            <w:lang w:val="en-US"/>
          </w:rPr>
          <w:t>755.</w:t>
        </w:r>
        <w:r w:rsidRPr="00E573B8">
          <w:rPr>
            <w:rFonts w:ascii="Calibri" w:eastAsia="Calibri" w:hAnsi="Calibri" w:cs="Times New Roman"/>
            <w:lang w:val="en-US"/>
          </w:rPr>
          <w:tab/>
          <w:t>b "\"But don't mistake his actions for kindness.\""</w:t>
        </w:r>
      </w:ins>
    </w:p>
    <w:p w14:paraId="14CCBF1B" w14:textId="77777777" w:rsidR="00E573B8" w:rsidRPr="00E573B8" w:rsidRDefault="00E573B8" w:rsidP="00E573B8">
      <w:pPr>
        <w:tabs>
          <w:tab w:val="left" w:pos="0"/>
        </w:tabs>
        <w:spacing w:line="600" w:lineRule="auto"/>
        <w:jc w:val="left"/>
        <w:rPr>
          <w:ins w:id="7195" w:author="UTENTE" w:date="2020-06-30T18:32:00Z"/>
          <w:rFonts w:ascii="Calibri" w:eastAsia="Calibri" w:hAnsi="Calibri" w:cs="Times New Roman"/>
          <w:lang w:val="en-US"/>
        </w:rPr>
      </w:pPr>
      <w:ins w:id="7196" w:author="UTENTE" w:date="2020-06-30T18:32:00Z">
        <w:r w:rsidRPr="00E573B8">
          <w:rPr>
            <w:rFonts w:ascii="Calibri" w:eastAsia="Calibri" w:hAnsi="Calibri" w:cs="Times New Roman"/>
            <w:lang w:val="en-US"/>
          </w:rPr>
          <w:t>756.</w:t>
        </w:r>
        <w:r w:rsidRPr="00E573B8">
          <w:rPr>
            <w:rFonts w:ascii="Calibri" w:eastAsia="Calibri" w:hAnsi="Calibri" w:cs="Times New Roman"/>
            <w:lang w:val="en-US"/>
          </w:rPr>
          <w:tab/>
          <w:t>b "\"You'd be a fool to think he wouldn't betray you, just like he betrayed me.\""</w:t>
        </w:r>
      </w:ins>
    </w:p>
    <w:p w14:paraId="0DCC2AAE" w14:textId="77777777" w:rsidR="00E573B8" w:rsidRPr="00E573B8" w:rsidRDefault="00E573B8" w:rsidP="00E573B8">
      <w:pPr>
        <w:tabs>
          <w:tab w:val="left" w:pos="0"/>
        </w:tabs>
        <w:spacing w:line="600" w:lineRule="auto"/>
        <w:jc w:val="left"/>
        <w:rPr>
          <w:ins w:id="7197" w:author="UTENTE" w:date="2020-06-30T18:32:00Z"/>
          <w:rFonts w:ascii="Calibri" w:eastAsia="Calibri" w:hAnsi="Calibri" w:cs="Times New Roman"/>
          <w:lang w:val="en-US"/>
        </w:rPr>
      </w:pPr>
      <w:ins w:id="7198" w:author="UTENTE" w:date="2020-06-30T18:32:00Z">
        <w:r w:rsidRPr="00E573B8">
          <w:rPr>
            <w:rFonts w:ascii="Calibri" w:eastAsia="Calibri" w:hAnsi="Calibri" w:cs="Times New Roman"/>
            <w:lang w:val="en-US"/>
          </w:rPr>
          <w:t>757.</w:t>
        </w:r>
        <w:r w:rsidRPr="00E573B8">
          <w:rPr>
            <w:rFonts w:ascii="Calibri" w:eastAsia="Calibri" w:hAnsi="Calibri" w:cs="Times New Roman"/>
            <w:lang w:val="en-US"/>
          </w:rPr>
          <w:tab/>
          <w:t>n "Bishop's eyes narrow into a dark glare, and his lip curls scornfully."</w:t>
        </w:r>
      </w:ins>
    </w:p>
    <w:p w14:paraId="6C8E0DB4" w14:textId="77777777" w:rsidR="00E573B8" w:rsidRPr="00E573B8" w:rsidRDefault="00E573B8" w:rsidP="00E573B8">
      <w:pPr>
        <w:tabs>
          <w:tab w:val="left" w:pos="0"/>
        </w:tabs>
        <w:spacing w:line="600" w:lineRule="auto"/>
        <w:jc w:val="left"/>
        <w:rPr>
          <w:ins w:id="7199" w:author="UTENTE" w:date="2020-06-30T18:32:00Z"/>
          <w:rFonts w:ascii="Calibri" w:eastAsia="Calibri" w:hAnsi="Calibri" w:cs="Times New Roman"/>
          <w:lang w:val="en-US"/>
        </w:rPr>
      </w:pPr>
      <w:ins w:id="7200" w:author="UTENTE" w:date="2020-06-30T18:32:00Z">
        <w:r w:rsidRPr="00E573B8">
          <w:rPr>
            <w:rFonts w:ascii="Calibri" w:eastAsia="Calibri" w:hAnsi="Calibri" w:cs="Times New Roman"/>
            <w:lang w:val="en-US"/>
          </w:rPr>
          <w:t>758.</w:t>
        </w:r>
        <w:r w:rsidRPr="00E573B8">
          <w:rPr>
            <w:rFonts w:ascii="Calibri" w:eastAsia="Calibri" w:hAnsi="Calibri" w:cs="Times New Roman"/>
            <w:lang w:val="en-US"/>
          </w:rPr>
          <w:tab/>
          <w:t>b "\"He thinks the world is using him, but he's nothing more than a hypocrite.\""</w:t>
        </w:r>
      </w:ins>
    </w:p>
    <w:p w14:paraId="20B0B0F2" w14:textId="77777777" w:rsidR="00E573B8" w:rsidRPr="00E573B8" w:rsidRDefault="00E573B8" w:rsidP="00E573B8">
      <w:pPr>
        <w:tabs>
          <w:tab w:val="left" w:pos="0"/>
        </w:tabs>
        <w:spacing w:line="600" w:lineRule="auto"/>
        <w:jc w:val="left"/>
        <w:rPr>
          <w:ins w:id="7201" w:author="UTENTE" w:date="2020-06-30T18:32:00Z"/>
          <w:rFonts w:ascii="Calibri" w:eastAsia="Calibri" w:hAnsi="Calibri" w:cs="Times New Roman"/>
          <w:lang w:val="en-US"/>
        </w:rPr>
      </w:pPr>
      <w:ins w:id="7202" w:author="UTENTE" w:date="2020-06-30T18:32:00Z">
        <w:r w:rsidRPr="00E573B8">
          <w:rPr>
            <w:rFonts w:ascii="Calibri" w:eastAsia="Calibri" w:hAnsi="Calibri" w:cs="Times New Roman"/>
            <w:lang w:val="en-US"/>
          </w:rPr>
          <w:t>759.</w:t>
        </w:r>
        <w:r w:rsidRPr="00E573B8">
          <w:rPr>
            <w:rFonts w:ascii="Calibri" w:eastAsia="Calibri" w:hAnsi="Calibri" w:cs="Times New Roman"/>
            <w:lang w:val="en-US"/>
          </w:rPr>
          <w:tab/>
          <w:t>b "\"I rescued him when he was only a boy, and it's {i}my{/i} blood that gives him his power… yet he repays me like this.\""</w:t>
        </w:r>
      </w:ins>
    </w:p>
    <w:p w14:paraId="358105D0" w14:textId="77777777" w:rsidR="00E573B8" w:rsidRPr="00E573B8" w:rsidRDefault="00E573B8" w:rsidP="00E573B8">
      <w:pPr>
        <w:tabs>
          <w:tab w:val="left" w:pos="0"/>
        </w:tabs>
        <w:spacing w:line="600" w:lineRule="auto"/>
        <w:jc w:val="left"/>
        <w:rPr>
          <w:ins w:id="7203" w:author="UTENTE" w:date="2020-06-30T18:32:00Z"/>
          <w:rFonts w:ascii="Calibri" w:eastAsia="Calibri" w:hAnsi="Calibri" w:cs="Times New Roman"/>
          <w:lang w:val="en-US"/>
        </w:rPr>
      </w:pPr>
      <w:ins w:id="7204" w:author="UTENTE" w:date="2020-06-30T18:32:00Z">
        <w:r w:rsidRPr="00E573B8">
          <w:rPr>
            <w:rFonts w:ascii="Calibri" w:eastAsia="Calibri" w:hAnsi="Calibri" w:cs="Times New Roman"/>
            <w:lang w:val="en-US"/>
          </w:rPr>
          <w:t>760.</w:t>
        </w:r>
        <w:r w:rsidRPr="00E573B8">
          <w:rPr>
            <w:rFonts w:ascii="Calibri" w:eastAsia="Calibri" w:hAnsi="Calibri" w:cs="Times New Roman"/>
            <w:lang w:val="en-US"/>
          </w:rPr>
          <w:tab/>
          <w:t>mcp "\"You – you rescued him?\""</w:t>
        </w:r>
      </w:ins>
    </w:p>
    <w:p w14:paraId="31C8C47F" w14:textId="77777777" w:rsidR="00E573B8" w:rsidRPr="00E573B8" w:rsidRDefault="00E573B8" w:rsidP="00E573B8">
      <w:pPr>
        <w:tabs>
          <w:tab w:val="left" w:pos="0"/>
        </w:tabs>
        <w:spacing w:line="600" w:lineRule="auto"/>
        <w:jc w:val="left"/>
        <w:rPr>
          <w:ins w:id="7205" w:author="UTENTE" w:date="2020-06-30T18:32:00Z"/>
          <w:rFonts w:ascii="Calibri" w:eastAsia="Calibri" w:hAnsi="Calibri" w:cs="Times New Roman"/>
          <w:lang w:val="en-US"/>
        </w:rPr>
      </w:pPr>
      <w:ins w:id="7206" w:author="UTENTE" w:date="2020-06-30T18:32:00Z">
        <w:r w:rsidRPr="00E573B8">
          <w:rPr>
            <w:rFonts w:ascii="Calibri" w:eastAsia="Calibri" w:hAnsi="Calibri" w:cs="Times New Roman"/>
            <w:lang w:val="en-US"/>
          </w:rPr>
          <w:t>761.</w:t>
        </w:r>
        <w:r w:rsidRPr="00E573B8">
          <w:rPr>
            <w:rFonts w:ascii="Calibri" w:eastAsia="Calibri" w:hAnsi="Calibri" w:cs="Times New Roman"/>
            <w:lang w:val="en-US"/>
          </w:rPr>
          <w:tab/>
          <w:t>n "When I stammer in disbelief, Bishop offers a slow nod."</w:t>
        </w:r>
      </w:ins>
    </w:p>
    <w:p w14:paraId="7E26FDFF" w14:textId="77777777" w:rsidR="00E573B8" w:rsidRPr="00E573B8" w:rsidRDefault="00E573B8" w:rsidP="00E573B8">
      <w:pPr>
        <w:tabs>
          <w:tab w:val="left" w:pos="0"/>
        </w:tabs>
        <w:spacing w:line="600" w:lineRule="auto"/>
        <w:jc w:val="left"/>
        <w:rPr>
          <w:ins w:id="7207" w:author="UTENTE" w:date="2020-06-30T18:32:00Z"/>
          <w:rFonts w:ascii="Calibri" w:eastAsia="Calibri" w:hAnsi="Calibri" w:cs="Times New Roman"/>
          <w:lang w:val="en-US"/>
        </w:rPr>
      </w:pPr>
      <w:ins w:id="7208" w:author="UTENTE" w:date="2020-06-30T18:32:00Z">
        <w:r w:rsidRPr="00E573B8">
          <w:rPr>
            <w:rFonts w:ascii="Calibri" w:eastAsia="Calibri" w:hAnsi="Calibri" w:cs="Times New Roman"/>
            <w:lang w:val="en-US"/>
          </w:rPr>
          <w:t>762.</w:t>
        </w:r>
        <w:r w:rsidRPr="00E573B8">
          <w:rPr>
            <w:rFonts w:ascii="Calibri" w:eastAsia="Calibri" w:hAnsi="Calibri" w:cs="Times New Roman"/>
            <w:lang w:val="en-US"/>
          </w:rPr>
          <w:tab/>
          <w:t>b "\"He was just a teenager when he was kidnapped off the streets, sold to be an older man's plaything.\"" </w:t>
        </w:r>
        <w:r w:rsidRPr="00E573B8">
          <w:rPr>
            <w:rFonts w:ascii="Calibri" w:eastAsia="Calibri" w:hAnsi="Calibri" w:cs="Times New Roman"/>
            <w:lang w:val="en-US"/>
          </w:rPr>
          <w:br w:type="page"/>
        </w:r>
      </w:ins>
    </w:p>
    <w:p w14:paraId="38EB12E1" w14:textId="77777777" w:rsidR="00E573B8" w:rsidRPr="00E573B8" w:rsidRDefault="00E573B8" w:rsidP="00E573B8">
      <w:pPr>
        <w:tabs>
          <w:tab w:val="left" w:pos="0"/>
        </w:tabs>
        <w:spacing w:line="600" w:lineRule="auto"/>
        <w:jc w:val="left"/>
        <w:rPr>
          <w:ins w:id="7209" w:author="UTENTE" w:date="2020-06-30T18:32:00Z"/>
          <w:rFonts w:ascii="Calibri" w:eastAsia="Calibri" w:hAnsi="Calibri" w:cs="Times New Roman"/>
        </w:rPr>
      </w:pPr>
      <w:ins w:id="7210" w:author="UTENTE" w:date="2020-06-30T18:32:00Z">
        <w:r w:rsidRPr="00E573B8">
          <w:rPr>
            <w:rFonts w:ascii="Calibri" w:eastAsia="Calibri" w:hAnsi="Calibri" w:cs="Times New Roman"/>
          </w:rPr>
          <w:lastRenderedPageBreak/>
          <w:t>751.</w:t>
        </w:r>
        <w:r w:rsidRPr="00E573B8">
          <w:rPr>
            <w:rFonts w:ascii="Calibri" w:eastAsia="Calibri" w:hAnsi="Calibri" w:cs="Times New Roman"/>
          </w:rPr>
          <w:tab/>
          <w:t>b "\"Sicuramente è il motivo per cui Isaac cercava di proteggerti. Era perfettamente consapevole che saresti stato catturato e violentato, altrimenti.\""</w:t>
        </w:r>
      </w:ins>
    </w:p>
    <w:p w14:paraId="2D40034D" w14:textId="77777777" w:rsidR="00E573B8" w:rsidRPr="00E573B8" w:rsidRDefault="00E573B8" w:rsidP="00E573B8">
      <w:pPr>
        <w:tabs>
          <w:tab w:val="left" w:pos="0"/>
        </w:tabs>
        <w:spacing w:line="600" w:lineRule="auto"/>
        <w:jc w:val="left"/>
        <w:rPr>
          <w:ins w:id="7211" w:author="UTENTE" w:date="2020-06-30T18:32:00Z"/>
          <w:rFonts w:ascii="Calibri" w:eastAsia="Calibri" w:hAnsi="Calibri" w:cs="Times New Roman"/>
        </w:rPr>
      </w:pPr>
      <w:ins w:id="7212" w:author="UTENTE" w:date="2020-06-30T18:32:00Z">
        <w:r w:rsidRPr="00E573B8">
          <w:rPr>
            <w:rFonts w:ascii="Calibri" w:eastAsia="Calibri" w:hAnsi="Calibri" w:cs="Times New Roman"/>
          </w:rPr>
          <w:t>752.</w:t>
        </w:r>
        <w:r w:rsidRPr="00E573B8">
          <w:rPr>
            <w:rFonts w:ascii="Calibri" w:eastAsia="Calibri" w:hAnsi="Calibri" w:cs="Times New Roman"/>
          </w:rPr>
          <w:tab/>
          <w:t>mcp "\"…Strix…\""</w:t>
        </w:r>
      </w:ins>
    </w:p>
    <w:p w14:paraId="0BCB7858" w14:textId="77777777" w:rsidR="00E573B8" w:rsidRPr="00E573B8" w:rsidRDefault="00E573B8" w:rsidP="00E573B8">
      <w:pPr>
        <w:tabs>
          <w:tab w:val="left" w:pos="0"/>
        </w:tabs>
        <w:spacing w:line="600" w:lineRule="auto"/>
        <w:jc w:val="left"/>
        <w:rPr>
          <w:ins w:id="7213" w:author="UTENTE" w:date="2020-06-30T18:32:00Z"/>
          <w:rFonts w:ascii="Calibri" w:eastAsia="Calibri" w:hAnsi="Calibri" w:cs="Times New Roman"/>
        </w:rPr>
      </w:pPr>
      <w:ins w:id="7214" w:author="UTENTE" w:date="2020-06-30T18:32:00Z">
        <w:r w:rsidRPr="00E573B8">
          <w:rPr>
            <w:rFonts w:ascii="Calibri" w:eastAsia="Calibri" w:hAnsi="Calibri" w:cs="Times New Roman"/>
          </w:rPr>
          <w:t>753.</w:t>
        </w:r>
        <w:r w:rsidRPr="00E573B8">
          <w:rPr>
            <w:rFonts w:ascii="Calibri" w:eastAsia="Calibri" w:hAnsi="Calibri" w:cs="Times New Roman"/>
          </w:rPr>
          <w:tab/>
          <w:t>n "Quella parola…{w}Anche Isaac l'aveva usata, quando eravamo nel suo appartamento."</w:t>
        </w:r>
      </w:ins>
    </w:p>
    <w:p w14:paraId="17D47381" w14:textId="77777777" w:rsidR="00E573B8" w:rsidRPr="00E573B8" w:rsidRDefault="00E573B8" w:rsidP="00E573B8">
      <w:pPr>
        <w:tabs>
          <w:tab w:val="left" w:pos="0"/>
        </w:tabs>
        <w:spacing w:line="600" w:lineRule="auto"/>
        <w:jc w:val="left"/>
        <w:rPr>
          <w:ins w:id="7215" w:author="UTENTE" w:date="2020-06-30T18:32:00Z"/>
          <w:rFonts w:ascii="Calibri" w:eastAsia="Calibri" w:hAnsi="Calibri" w:cs="Times New Roman"/>
        </w:rPr>
      </w:pPr>
      <w:ins w:id="7216" w:author="UTENTE" w:date="2020-06-30T18:32:00Z">
        <w:r w:rsidRPr="00E573B8">
          <w:rPr>
            <w:rFonts w:ascii="Calibri" w:eastAsia="Calibri" w:hAnsi="Calibri" w:cs="Times New Roman"/>
          </w:rPr>
          <w:t>754.</w:t>
        </w:r>
        <w:r w:rsidRPr="00E573B8">
          <w:rPr>
            <w:rFonts w:ascii="Calibri" w:eastAsia="Calibri" w:hAnsi="Calibri" w:cs="Times New Roman"/>
          </w:rPr>
          <w:tab/>
          <w:t>n "È davvero questo il motivo per cui mi ha ipnotizzato la prima notte? {w}Aveva percepito quello che sono?"</w:t>
        </w:r>
      </w:ins>
    </w:p>
    <w:p w14:paraId="4C5FE3CB" w14:textId="77777777" w:rsidR="00E573B8" w:rsidRPr="00E573B8" w:rsidRDefault="00E573B8" w:rsidP="00E573B8">
      <w:pPr>
        <w:tabs>
          <w:tab w:val="left" w:pos="0"/>
        </w:tabs>
        <w:spacing w:line="600" w:lineRule="auto"/>
        <w:jc w:val="left"/>
        <w:rPr>
          <w:ins w:id="7217" w:author="UTENTE" w:date="2020-06-30T18:32:00Z"/>
          <w:rFonts w:ascii="Calibri" w:eastAsia="Calibri" w:hAnsi="Calibri" w:cs="Times New Roman"/>
        </w:rPr>
      </w:pPr>
      <w:ins w:id="7218" w:author="UTENTE" w:date="2020-06-30T18:32:00Z">
        <w:r w:rsidRPr="00E573B8">
          <w:rPr>
            <w:rFonts w:ascii="Calibri" w:eastAsia="Calibri" w:hAnsi="Calibri" w:cs="Times New Roman"/>
          </w:rPr>
          <w:t>755.</w:t>
        </w:r>
        <w:r w:rsidRPr="00E573B8">
          <w:rPr>
            <w:rFonts w:ascii="Calibri" w:eastAsia="Calibri" w:hAnsi="Calibri" w:cs="Times New Roman"/>
          </w:rPr>
          <w:tab/>
          <w:t>b "\"Ma non fraintendere le sue azioni, non si tratta di gentilezza.\""</w:t>
        </w:r>
      </w:ins>
    </w:p>
    <w:p w14:paraId="15B2CAF9" w14:textId="77777777" w:rsidR="00E573B8" w:rsidRPr="00E573B8" w:rsidRDefault="00E573B8" w:rsidP="00E573B8">
      <w:pPr>
        <w:tabs>
          <w:tab w:val="left" w:pos="0"/>
        </w:tabs>
        <w:spacing w:line="600" w:lineRule="auto"/>
        <w:jc w:val="left"/>
        <w:rPr>
          <w:ins w:id="7219" w:author="UTENTE" w:date="2020-06-30T18:32:00Z"/>
          <w:rFonts w:ascii="Calibri" w:eastAsia="Calibri" w:hAnsi="Calibri" w:cs="Times New Roman"/>
        </w:rPr>
      </w:pPr>
      <w:ins w:id="7220" w:author="UTENTE" w:date="2020-06-30T18:32:00Z">
        <w:r w:rsidRPr="00E573B8">
          <w:rPr>
            <w:rFonts w:ascii="Calibri" w:eastAsia="Calibri" w:hAnsi="Calibri" w:cs="Times New Roman"/>
          </w:rPr>
          <w:t>756.</w:t>
        </w:r>
        <w:r w:rsidRPr="00E573B8">
          <w:rPr>
            <w:rFonts w:ascii="Calibri" w:eastAsia="Calibri" w:hAnsi="Calibri" w:cs="Times New Roman"/>
          </w:rPr>
          <w:tab/>
          <w:t>b "\"Saresti uno stupido a pensare che non ti tradirebbe, proprio come ha tradito me.\""</w:t>
        </w:r>
      </w:ins>
    </w:p>
    <w:p w14:paraId="07217F56" w14:textId="77777777" w:rsidR="00E573B8" w:rsidRPr="00E573B8" w:rsidRDefault="00E573B8" w:rsidP="00E573B8">
      <w:pPr>
        <w:tabs>
          <w:tab w:val="left" w:pos="0"/>
        </w:tabs>
        <w:spacing w:line="600" w:lineRule="auto"/>
        <w:jc w:val="left"/>
        <w:rPr>
          <w:ins w:id="7221" w:author="UTENTE" w:date="2020-06-30T18:32:00Z"/>
          <w:rFonts w:ascii="Calibri" w:eastAsia="Calibri" w:hAnsi="Calibri" w:cs="Times New Roman"/>
        </w:rPr>
      </w:pPr>
      <w:ins w:id="7222" w:author="UTENTE" w:date="2020-06-30T18:32:00Z">
        <w:r w:rsidRPr="00E573B8">
          <w:rPr>
            <w:rFonts w:ascii="Calibri" w:eastAsia="Calibri" w:hAnsi="Calibri" w:cs="Times New Roman"/>
          </w:rPr>
          <w:t>757.</w:t>
        </w:r>
        <w:r w:rsidRPr="00E573B8">
          <w:rPr>
            <w:rFonts w:ascii="Calibri" w:eastAsia="Calibri" w:hAnsi="Calibri" w:cs="Times New Roman"/>
          </w:rPr>
          <w:tab/>
          <w:t>n "Gli occhi di Bishop si assottigliano in uno sguardo enigmatico, le sue labbra si arricciano dall'irritazione."</w:t>
        </w:r>
      </w:ins>
    </w:p>
    <w:p w14:paraId="2B1EC7A8" w14:textId="77777777" w:rsidR="00E573B8" w:rsidRPr="00E573B8" w:rsidRDefault="00E573B8" w:rsidP="00E573B8">
      <w:pPr>
        <w:tabs>
          <w:tab w:val="left" w:pos="0"/>
        </w:tabs>
        <w:spacing w:line="600" w:lineRule="auto"/>
        <w:jc w:val="left"/>
        <w:rPr>
          <w:ins w:id="7223" w:author="UTENTE" w:date="2020-06-30T18:32:00Z"/>
          <w:rFonts w:ascii="Calibri" w:eastAsia="Calibri" w:hAnsi="Calibri" w:cs="Times New Roman"/>
        </w:rPr>
      </w:pPr>
      <w:ins w:id="7224" w:author="UTENTE" w:date="2020-06-30T18:32:00Z">
        <w:r w:rsidRPr="00E573B8">
          <w:rPr>
            <w:rFonts w:ascii="Calibri" w:eastAsia="Calibri" w:hAnsi="Calibri" w:cs="Times New Roman"/>
          </w:rPr>
          <w:t>758.</w:t>
        </w:r>
        <w:r w:rsidRPr="00E573B8">
          <w:rPr>
            <w:rFonts w:ascii="Calibri" w:eastAsia="Calibri" w:hAnsi="Calibri" w:cs="Times New Roman"/>
          </w:rPr>
          <w:tab/>
          <w:t>b "\"Pensa che tutto il mondo lo stia usando, ma non è altro che un ipocrita.\""</w:t>
        </w:r>
      </w:ins>
    </w:p>
    <w:p w14:paraId="56DE4176" w14:textId="77777777" w:rsidR="00E573B8" w:rsidRPr="00E573B8" w:rsidRDefault="00E573B8" w:rsidP="00E573B8">
      <w:pPr>
        <w:tabs>
          <w:tab w:val="left" w:pos="0"/>
        </w:tabs>
        <w:spacing w:line="600" w:lineRule="auto"/>
        <w:jc w:val="left"/>
        <w:rPr>
          <w:ins w:id="7225" w:author="UTENTE" w:date="2020-06-30T18:32:00Z"/>
          <w:rFonts w:ascii="Calibri" w:eastAsia="Calibri" w:hAnsi="Calibri" w:cs="Times New Roman"/>
        </w:rPr>
      </w:pPr>
      <w:ins w:id="7226" w:author="UTENTE" w:date="2020-06-30T18:32:00Z">
        <w:r w:rsidRPr="00E573B8">
          <w:rPr>
            <w:rFonts w:ascii="Calibri" w:eastAsia="Calibri" w:hAnsi="Calibri" w:cs="Times New Roman"/>
          </w:rPr>
          <w:t>759.</w:t>
        </w:r>
        <w:r w:rsidRPr="00E573B8">
          <w:rPr>
            <w:rFonts w:ascii="Calibri" w:eastAsia="Calibri" w:hAnsi="Calibri" w:cs="Times New Roman"/>
          </w:rPr>
          <w:tab/>
          <w:t>b "\"L'ho salvato quando era solo un ragazzo, è il {i}mio{/i} sangue a dargli i suoi poteri… ed è così che mi ripaga.\""</w:t>
        </w:r>
      </w:ins>
    </w:p>
    <w:p w14:paraId="27822602" w14:textId="77777777" w:rsidR="00E573B8" w:rsidRPr="00E573B8" w:rsidRDefault="00E573B8" w:rsidP="00E573B8">
      <w:pPr>
        <w:tabs>
          <w:tab w:val="left" w:pos="0"/>
        </w:tabs>
        <w:spacing w:line="600" w:lineRule="auto"/>
        <w:jc w:val="left"/>
        <w:rPr>
          <w:ins w:id="7227" w:author="UTENTE" w:date="2020-06-30T18:32:00Z"/>
          <w:rFonts w:ascii="Calibri" w:eastAsia="Calibri" w:hAnsi="Calibri" w:cs="Times New Roman"/>
        </w:rPr>
      </w:pPr>
      <w:ins w:id="7228" w:author="UTENTE" w:date="2020-06-30T18:32:00Z">
        <w:r w:rsidRPr="00E573B8">
          <w:rPr>
            <w:rFonts w:ascii="Calibri" w:eastAsia="Calibri" w:hAnsi="Calibri" w:cs="Times New Roman"/>
          </w:rPr>
          <w:t>760.</w:t>
        </w:r>
        <w:r w:rsidRPr="00E573B8">
          <w:rPr>
            <w:rFonts w:ascii="Calibri" w:eastAsia="Calibri" w:hAnsi="Calibri" w:cs="Times New Roman"/>
          </w:rPr>
          <w:tab/>
          <w:t>mcp "\"Tu - tu l'hai salvato?\""</w:t>
        </w:r>
      </w:ins>
    </w:p>
    <w:p w14:paraId="46F8E1E9" w14:textId="77777777" w:rsidR="00E573B8" w:rsidRPr="00E573B8" w:rsidRDefault="00E573B8" w:rsidP="00E573B8">
      <w:pPr>
        <w:tabs>
          <w:tab w:val="left" w:pos="0"/>
        </w:tabs>
        <w:spacing w:line="600" w:lineRule="auto"/>
        <w:jc w:val="left"/>
        <w:rPr>
          <w:ins w:id="7229" w:author="UTENTE" w:date="2020-06-30T18:32:00Z"/>
          <w:rFonts w:ascii="Calibri" w:eastAsia="Calibri" w:hAnsi="Calibri" w:cs="Times New Roman"/>
        </w:rPr>
      </w:pPr>
      <w:ins w:id="7230" w:author="UTENTE" w:date="2020-06-30T18:32:00Z">
        <w:r w:rsidRPr="00E573B8">
          <w:rPr>
            <w:rFonts w:ascii="Calibri" w:eastAsia="Calibri" w:hAnsi="Calibri" w:cs="Times New Roman"/>
          </w:rPr>
          <w:t>761.</w:t>
        </w:r>
        <w:r w:rsidRPr="00E573B8">
          <w:rPr>
            <w:rFonts w:ascii="Calibri" w:eastAsia="Calibri" w:hAnsi="Calibri" w:cs="Times New Roman"/>
          </w:rPr>
          <w:tab/>
          <w:t>n "Quando balbetto incredulo, Bishop annuisce lentamente."</w:t>
        </w:r>
      </w:ins>
    </w:p>
    <w:p w14:paraId="54FF708C" w14:textId="77777777" w:rsidR="00E573B8" w:rsidRPr="00E573B8" w:rsidRDefault="00E573B8" w:rsidP="00E573B8">
      <w:pPr>
        <w:tabs>
          <w:tab w:val="left" w:pos="0"/>
        </w:tabs>
        <w:spacing w:line="600" w:lineRule="auto"/>
        <w:jc w:val="left"/>
        <w:rPr>
          <w:ins w:id="7231" w:author="UTENTE" w:date="2020-06-30T18:32:00Z"/>
          <w:rFonts w:ascii="Calibri" w:eastAsia="Calibri" w:hAnsi="Calibri" w:cs="Times New Roman"/>
        </w:rPr>
      </w:pPr>
      <w:ins w:id="7232" w:author="UTENTE" w:date="2020-06-30T18:32:00Z">
        <w:r w:rsidRPr="00E573B8">
          <w:rPr>
            <w:rFonts w:ascii="Calibri" w:eastAsia="Calibri" w:hAnsi="Calibri" w:cs="Times New Roman"/>
          </w:rPr>
          <w:t>762.</w:t>
        </w:r>
        <w:r w:rsidRPr="00E573B8">
          <w:rPr>
            <w:rFonts w:ascii="Calibri" w:eastAsia="Calibri" w:hAnsi="Calibri" w:cs="Times New Roman"/>
          </w:rPr>
          <w:tab/>
          <w:t>b "\"Era a malapena un adolescente quando è stato rapito per la strada, venduto per essere il giocattolino di un vecchio.\"" </w:t>
        </w:r>
        <w:r w:rsidRPr="00E573B8">
          <w:rPr>
            <w:rFonts w:ascii="Calibri" w:eastAsia="Calibri" w:hAnsi="Calibri" w:cs="Times New Roman"/>
          </w:rPr>
          <w:br w:type="page"/>
        </w:r>
      </w:ins>
    </w:p>
    <w:p w14:paraId="668DA0F2" w14:textId="77777777" w:rsidR="00E573B8" w:rsidRPr="00E573B8" w:rsidRDefault="00E573B8" w:rsidP="00E573B8">
      <w:pPr>
        <w:tabs>
          <w:tab w:val="left" w:pos="0"/>
        </w:tabs>
        <w:spacing w:line="600" w:lineRule="auto"/>
        <w:jc w:val="left"/>
        <w:rPr>
          <w:ins w:id="7233" w:author="UTENTE" w:date="2020-06-30T18:32:00Z"/>
          <w:rFonts w:ascii="Calibri" w:eastAsia="Calibri" w:hAnsi="Calibri" w:cs="Times New Roman"/>
          <w:lang w:val="en-US"/>
        </w:rPr>
      </w:pPr>
      <w:ins w:id="7234" w:author="UTENTE" w:date="2020-06-30T18:32:00Z">
        <w:r w:rsidRPr="00E573B8">
          <w:rPr>
            <w:rFonts w:ascii="Calibri" w:eastAsia="Calibri" w:hAnsi="Calibri" w:cs="Times New Roman"/>
            <w:lang w:val="en-US"/>
          </w:rPr>
          <w:lastRenderedPageBreak/>
          <w:t>763.</w:t>
        </w:r>
        <w:r w:rsidRPr="00E573B8">
          <w:rPr>
            <w:rFonts w:ascii="Calibri" w:eastAsia="Calibri" w:hAnsi="Calibri" w:cs="Times New Roman"/>
            <w:lang w:val="en-US"/>
          </w:rPr>
          <w:tab/>
          <w:t>b "\"And {i}I{/i} was the one who heard his crying from a window on a cold, rainy night.\""</w:t>
        </w:r>
      </w:ins>
    </w:p>
    <w:p w14:paraId="626447F1" w14:textId="77777777" w:rsidR="00E573B8" w:rsidRPr="00E573B8" w:rsidRDefault="00E573B8" w:rsidP="00E573B8">
      <w:pPr>
        <w:tabs>
          <w:tab w:val="left" w:pos="0"/>
        </w:tabs>
        <w:spacing w:line="600" w:lineRule="auto"/>
        <w:jc w:val="left"/>
        <w:rPr>
          <w:ins w:id="7235" w:author="UTENTE" w:date="2020-06-30T18:32:00Z"/>
          <w:rFonts w:ascii="Calibri" w:eastAsia="Calibri" w:hAnsi="Calibri" w:cs="Times New Roman"/>
          <w:lang w:val="en-US"/>
        </w:rPr>
      </w:pPr>
      <w:ins w:id="7236" w:author="UTENTE" w:date="2020-06-30T18:32:00Z">
        <w:r w:rsidRPr="00E573B8">
          <w:rPr>
            <w:rFonts w:ascii="Calibri" w:eastAsia="Calibri" w:hAnsi="Calibri" w:cs="Times New Roman"/>
            <w:lang w:val="en-US"/>
          </w:rPr>
          <w:t>764.</w:t>
        </w:r>
        <w:r w:rsidRPr="00E573B8">
          <w:rPr>
            <w:rFonts w:ascii="Calibri" w:eastAsia="Calibri" w:hAnsi="Calibri" w:cs="Times New Roman"/>
            <w:lang w:val="en-US"/>
          </w:rPr>
          <w:tab/>
          <w:t>b "\"{i}I{/i} was the one who killed his captor and set him free.\""</w:t>
        </w:r>
      </w:ins>
    </w:p>
    <w:p w14:paraId="3C28D533" w14:textId="77777777" w:rsidR="00E573B8" w:rsidRPr="00E573B8" w:rsidRDefault="00E573B8" w:rsidP="00E573B8">
      <w:pPr>
        <w:tabs>
          <w:tab w:val="left" w:pos="0"/>
        </w:tabs>
        <w:spacing w:line="600" w:lineRule="auto"/>
        <w:jc w:val="left"/>
        <w:rPr>
          <w:ins w:id="7237" w:author="UTENTE" w:date="2020-06-30T18:32:00Z"/>
          <w:rFonts w:ascii="Calibri" w:eastAsia="Calibri" w:hAnsi="Calibri" w:cs="Times New Roman"/>
          <w:lang w:val="en-US"/>
        </w:rPr>
      </w:pPr>
      <w:ins w:id="7238" w:author="UTENTE" w:date="2020-06-30T18:32:00Z">
        <w:r w:rsidRPr="00E573B8">
          <w:rPr>
            <w:rFonts w:ascii="Calibri" w:eastAsia="Calibri" w:hAnsi="Calibri" w:cs="Times New Roman"/>
            <w:lang w:val="en-US"/>
          </w:rPr>
          <w:t>765.</w:t>
        </w:r>
        <w:r w:rsidRPr="00E573B8">
          <w:rPr>
            <w:rFonts w:ascii="Calibri" w:eastAsia="Calibri" w:hAnsi="Calibri" w:cs="Times New Roman"/>
            <w:lang w:val="en-US"/>
          </w:rPr>
          <w:tab/>
          <w:t>mcp "\"…\""</w:t>
        </w:r>
      </w:ins>
    </w:p>
    <w:p w14:paraId="0587C78B" w14:textId="77777777" w:rsidR="00E573B8" w:rsidRPr="00E573B8" w:rsidRDefault="00E573B8" w:rsidP="00E573B8">
      <w:pPr>
        <w:tabs>
          <w:tab w:val="left" w:pos="0"/>
        </w:tabs>
        <w:spacing w:line="600" w:lineRule="auto"/>
        <w:jc w:val="left"/>
        <w:rPr>
          <w:ins w:id="7239" w:author="UTENTE" w:date="2020-06-30T18:32:00Z"/>
          <w:rFonts w:ascii="Calibri" w:eastAsia="Calibri" w:hAnsi="Calibri" w:cs="Times New Roman"/>
          <w:lang w:val="en-US"/>
        </w:rPr>
      </w:pPr>
      <w:ins w:id="7240" w:author="UTENTE" w:date="2020-06-30T18:32:00Z">
        <w:r w:rsidRPr="00E573B8">
          <w:rPr>
            <w:rFonts w:ascii="Calibri" w:eastAsia="Calibri" w:hAnsi="Calibri" w:cs="Times New Roman"/>
            <w:lang w:val="en-US"/>
          </w:rPr>
          <w:t>766.</w:t>
        </w:r>
        <w:r w:rsidRPr="00E573B8">
          <w:rPr>
            <w:rFonts w:ascii="Calibri" w:eastAsia="Calibri" w:hAnsi="Calibri" w:cs="Times New Roman"/>
            <w:lang w:val="en-US"/>
          </w:rPr>
          <w:tab/>
          <w:t>n "His fingers slide from my chin down to my throat, squeezing, and it quickly becomes a little difficult to breathe."</w:t>
        </w:r>
      </w:ins>
    </w:p>
    <w:p w14:paraId="44FED3F2" w14:textId="77777777" w:rsidR="00E573B8" w:rsidRPr="00E573B8" w:rsidRDefault="00E573B8" w:rsidP="00E573B8">
      <w:pPr>
        <w:tabs>
          <w:tab w:val="left" w:pos="0"/>
        </w:tabs>
        <w:spacing w:line="600" w:lineRule="auto"/>
        <w:jc w:val="left"/>
        <w:rPr>
          <w:ins w:id="7241" w:author="UTENTE" w:date="2020-06-30T18:32:00Z"/>
          <w:rFonts w:ascii="Calibri" w:eastAsia="Calibri" w:hAnsi="Calibri" w:cs="Times New Roman"/>
          <w:lang w:val="en-US"/>
        </w:rPr>
      </w:pPr>
      <w:ins w:id="7242" w:author="UTENTE" w:date="2020-06-30T18:32:00Z">
        <w:r w:rsidRPr="00E573B8">
          <w:rPr>
            <w:rFonts w:ascii="Calibri" w:eastAsia="Calibri" w:hAnsi="Calibri" w:cs="Times New Roman"/>
            <w:lang w:val="en-US"/>
          </w:rPr>
          <w:t>767.</w:t>
        </w:r>
        <w:r w:rsidRPr="00E573B8">
          <w:rPr>
            <w:rFonts w:ascii="Calibri" w:eastAsia="Calibri" w:hAnsi="Calibri" w:cs="Times New Roman"/>
            <w:lang w:val="en-US"/>
          </w:rPr>
          <w:tab/>
          <w:t>b "\"I gave him a new life, a way to escape from his past, and new powers that mortals could never dream of.\""</w:t>
        </w:r>
      </w:ins>
    </w:p>
    <w:p w14:paraId="7F15CA72" w14:textId="77777777" w:rsidR="00E573B8" w:rsidRPr="00E573B8" w:rsidRDefault="00E573B8" w:rsidP="00E573B8">
      <w:pPr>
        <w:tabs>
          <w:tab w:val="left" w:pos="0"/>
        </w:tabs>
        <w:spacing w:line="600" w:lineRule="auto"/>
        <w:jc w:val="left"/>
        <w:rPr>
          <w:ins w:id="7243" w:author="UTENTE" w:date="2020-06-30T18:32:00Z"/>
          <w:rFonts w:ascii="Calibri" w:eastAsia="Calibri" w:hAnsi="Calibri" w:cs="Times New Roman"/>
          <w:lang w:val="en-US"/>
        </w:rPr>
      </w:pPr>
      <w:ins w:id="7244" w:author="UTENTE" w:date="2020-06-30T18:32:00Z">
        <w:r w:rsidRPr="00E573B8">
          <w:rPr>
            <w:rFonts w:ascii="Calibri" w:eastAsia="Calibri" w:hAnsi="Calibri" w:cs="Times New Roman"/>
            <w:lang w:val="en-US"/>
          </w:rPr>
          <w:t>768.</w:t>
        </w:r>
        <w:r w:rsidRPr="00E573B8">
          <w:rPr>
            <w:rFonts w:ascii="Calibri" w:eastAsia="Calibri" w:hAnsi="Calibri" w:cs="Times New Roman"/>
            <w:lang w:val="en-US"/>
          </w:rPr>
          <w:tab/>
          <w:t>b "\"And that ungrateful {i}brat{/i} tries to stab me in the back… how pitiful.\""</w:t>
        </w:r>
      </w:ins>
    </w:p>
    <w:p w14:paraId="020467F6" w14:textId="77777777" w:rsidR="00E573B8" w:rsidRPr="00E573B8" w:rsidRDefault="00E573B8" w:rsidP="00E573B8">
      <w:pPr>
        <w:tabs>
          <w:tab w:val="left" w:pos="0"/>
        </w:tabs>
        <w:spacing w:line="600" w:lineRule="auto"/>
        <w:jc w:val="left"/>
        <w:rPr>
          <w:ins w:id="7245" w:author="UTENTE" w:date="2020-06-30T18:32:00Z"/>
          <w:rFonts w:ascii="Calibri" w:eastAsia="Calibri" w:hAnsi="Calibri" w:cs="Times New Roman"/>
          <w:lang w:val="en-US"/>
        </w:rPr>
      </w:pPr>
      <w:ins w:id="7246" w:author="UTENTE" w:date="2020-06-30T18:32:00Z">
        <w:r w:rsidRPr="00E573B8">
          <w:rPr>
            <w:rFonts w:ascii="Calibri" w:eastAsia="Calibri" w:hAnsi="Calibri" w:cs="Times New Roman"/>
            <w:lang w:val="en-US"/>
          </w:rPr>
          <w:t>769.</w:t>
        </w:r>
        <w:r w:rsidRPr="00E573B8">
          <w:rPr>
            <w:rFonts w:ascii="Calibri" w:eastAsia="Calibri" w:hAnsi="Calibri" w:cs="Times New Roman"/>
            <w:lang w:val="en-US"/>
          </w:rPr>
          <w:tab/>
          <w:t>mcp "\"…Ngh…\""</w:t>
        </w:r>
      </w:ins>
    </w:p>
    <w:p w14:paraId="7E14F53F" w14:textId="77777777" w:rsidR="00E573B8" w:rsidRPr="00E573B8" w:rsidRDefault="00E573B8" w:rsidP="00E573B8">
      <w:pPr>
        <w:tabs>
          <w:tab w:val="left" w:pos="0"/>
        </w:tabs>
        <w:spacing w:line="600" w:lineRule="auto"/>
        <w:jc w:val="left"/>
        <w:rPr>
          <w:ins w:id="7247" w:author="UTENTE" w:date="2020-06-30T18:32:00Z"/>
          <w:rFonts w:ascii="Calibri" w:eastAsia="Calibri" w:hAnsi="Calibri" w:cs="Times New Roman"/>
          <w:lang w:val="en-US"/>
        </w:rPr>
      </w:pPr>
      <w:ins w:id="7248" w:author="UTENTE" w:date="2020-06-30T18:32:00Z">
        <w:r w:rsidRPr="00E573B8">
          <w:rPr>
            <w:rFonts w:ascii="Calibri" w:eastAsia="Calibri" w:hAnsi="Calibri" w:cs="Times New Roman"/>
            <w:lang w:val="en-US"/>
          </w:rPr>
          <w:t>770.</w:t>
        </w:r>
        <w:r w:rsidRPr="00E573B8">
          <w:rPr>
            <w:rFonts w:ascii="Calibri" w:eastAsia="Calibri" w:hAnsi="Calibri" w:cs="Times New Roman"/>
            <w:lang w:val="en-US"/>
          </w:rPr>
          <w:tab/>
          <w:t>n "I struggle for air as Bishop's hand tightens around my neck."</w:t>
        </w:r>
      </w:ins>
    </w:p>
    <w:p w14:paraId="05116A87" w14:textId="77777777" w:rsidR="00E573B8" w:rsidRPr="00E573B8" w:rsidRDefault="00E573B8" w:rsidP="00E573B8">
      <w:pPr>
        <w:tabs>
          <w:tab w:val="left" w:pos="0"/>
        </w:tabs>
        <w:spacing w:line="600" w:lineRule="auto"/>
        <w:jc w:val="left"/>
        <w:rPr>
          <w:ins w:id="7249" w:author="UTENTE" w:date="2020-06-30T18:32:00Z"/>
          <w:rFonts w:ascii="Calibri" w:eastAsia="Calibri" w:hAnsi="Calibri" w:cs="Times New Roman"/>
          <w:lang w:val="en-US"/>
        </w:rPr>
      </w:pPr>
      <w:ins w:id="7250" w:author="UTENTE" w:date="2020-06-30T18:32:00Z">
        <w:r w:rsidRPr="00E573B8">
          <w:rPr>
            <w:rFonts w:ascii="Calibri" w:eastAsia="Calibri" w:hAnsi="Calibri" w:cs="Times New Roman"/>
            <w:lang w:val="en-US"/>
          </w:rPr>
          <w:t>771.</w:t>
        </w:r>
        <w:r w:rsidRPr="00E573B8">
          <w:rPr>
            <w:rFonts w:ascii="Calibri" w:eastAsia="Calibri" w:hAnsi="Calibri" w:cs="Times New Roman"/>
            <w:lang w:val="en-US"/>
          </w:rPr>
          <w:tab/>
          <w:t>n "But his grip isn't what hurts the most."</w:t>
        </w:r>
      </w:ins>
    </w:p>
    <w:p w14:paraId="0830722C" w14:textId="77777777" w:rsidR="00E573B8" w:rsidRPr="00E573B8" w:rsidRDefault="00E573B8" w:rsidP="00E573B8">
      <w:pPr>
        <w:tabs>
          <w:tab w:val="left" w:pos="0"/>
        </w:tabs>
        <w:spacing w:line="600" w:lineRule="auto"/>
        <w:jc w:val="left"/>
        <w:rPr>
          <w:ins w:id="7251" w:author="UTENTE" w:date="2020-06-30T18:32:00Z"/>
          <w:rFonts w:ascii="Calibri" w:eastAsia="Calibri" w:hAnsi="Calibri" w:cs="Times New Roman"/>
          <w:lang w:val="en-US"/>
        </w:rPr>
      </w:pPr>
      <w:ins w:id="7252" w:author="UTENTE" w:date="2020-06-30T18:32:00Z">
        <w:r w:rsidRPr="00E573B8">
          <w:rPr>
            <w:rFonts w:ascii="Calibri" w:eastAsia="Calibri" w:hAnsi="Calibri" w:cs="Times New Roman"/>
            <w:lang w:val="en-US"/>
          </w:rPr>
          <w:t>772.</w:t>
        </w:r>
        <w:r w:rsidRPr="00E573B8">
          <w:rPr>
            <w:rFonts w:ascii="Calibri" w:eastAsia="Calibri" w:hAnsi="Calibri" w:cs="Times New Roman"/>
            <w:lang w:val="en-US"/>
          </w:rPr>
          <w:tab/>
          <w:t>n "Isaac suffered through all that… {w}and he never told me?"</w:t>
        </w:r>
      </w:ins>
    </w:p>
    <w:p w14:paraId="4598AD25" w14:textId="77777777" w:rsidR="00E573B8" w:rsidRPr="00E573B8" w:rsidRDefault="00E573B8" w:rsidP="00E573B8">
      <w:pPr>
        <w:tabs>
          <w:tab w:val="left" w:pos="0"/>
        </w:tabs>
        <w:spacing w:line="600" w:lineRule="auto"/>
        <w:jc w:val="left"/>
        <w:rPr>
          <w:ins w:id="7253" w:author="UTENTE" w:date="2020-06-30T18:32:00Z"/>
          <w:rFonts w:ascii="Calibri" w:eastAsia="Calibri" w:hAnsi="Calibri" w:cs="Times New Roman"/>
          <w:lang w:val="en-US"/>
        </w:rPr>
      </w:pPr>
      <w:ins w:id="7254" w:author="UTENTE" w:date="2020-06-30T18:32:00Z">
        <w:r w:rsidRPr="00E573B8">
          <w:rPr>
            <w:rFonts w:ascii="Calibri" w:eastAsia="Calibri" w:hAnsi="Calibri" w:cs="Times New Roman"/>
            <w:lang w:val="en-US"/>
          </w:rPr>
          <w:t>773.</w:t>
        </w:r>
        <w:r w:rsidRPr="00E573B8">
          <w:rPr>
            <w:rFonts w:ascii="Calibri" w:eastAsia="Calibri" w:hAnsi="Calibri" w:cs="Times New Roman"/>
            <w:lang w:val="en-US"/>
          </w:rPr>
          <w:tab/>
          <w:t>n "When he talked about meeting a vampire for the first time on a rainy night – that's when he was rescued by Bishop?"</w:t>
        </w:r>
      </w:ins>
    </w:p>
    <w:p w14:paraId="0D372FE6" w14:textId="77777777" w:rsidR="00E573B8" w:rsidRPr="00E573B8" w:rsidRDefault="00E573B8" w:rsidP="00E573B8">
      <w:pPr>
        <w:tabs>
          <w:tab w:val="left" w:pos="0"/>
        </w:tabs>
        <w:spacing w:line="600" w:lineRule="auto"/>
        <w:jc w:val="left"/>
        <w:rPr>
          <w:ins w:id="7255" w:author="UTENTE" w:date="2020-06-30T18:32:00Z"/>
          <w:rFonts w:ascii="Calibri" w:eastAsia="Calibri" w:hAnsi="Calibri" w:cs="Times New Roman"/>
          <w:lang w:val="en-US"/>
        </w:rPr>
      </w:pPr>
      <w:ins w:id="7256" w:author="UTENTE" w:date="2020-06-30T18:32:00Z">
        <w:r w:rsidRPr="00E573B8">
          <w:rPr>
            <w:rFonts w:ascii="Calibri" w:eastAsia="Calibri" w:hAnsi="Calibri" w:cs="Times New Roman"/>
            <w:lang w:val="en-US"/>
          </w:rPr>
          <w:t>774.</w:t>
        </w:r>
        <w:r w:rsidRPr="00E573B8">
          <w:rPr>
            <w:rFonts w:ascii="Calibri" w:eastAsia="Calibri" w:hAnsi="Calibri" w:cs="Times New Roman"/>
            <w:lang w:val="en-US"/>
          </w:rPr>
          <w:tab/>
          <w:t>n "–Suddenly, the grip on my throat loosens, and I can breathe easily again."</w:t>
        </w:r>
      </w:ins>
    </w:p>
    <w:p w14:paraId="19353AA9" w14:textId="77777777" w:rsidR="00E573B8" w:rsidRPr="00E573B8" w:rsidRDefault="00E573B8" w:rsidP="00E573B8">
      <w:pPr>
        <w:tabs>
          <w:tab w:val="left" w:pos="0"/>
        </w:tabs>
        <w:spacing w:line="600" w:lineRule="auto"/>
        <w:jc w:val="left"/>
        <w:rPr>
          <w:ins w:id="7257" w:author="UTENTE" w:date="2020-06-30T18:32:00Z"/>
          <w:rFonts w:ascii="Calibri" w:eastAsia="Calibri" w:hAnsi="Calibri" w:cs="Times New Roman"/>
          <w:lang w:val="en-US"/>
          <w:rPrChange w:id="7258" w:author="UTENTE" w:date="2020-06-30T18:32:00Z">
            <w:rPr>
              <w:ins w:id="7259" w:author="UTENTE" w:date="2020-06-30T18:32:00Z"/>
              <w:rFonts w:ascii="Calibri" w:eastAsia="Calibri" w:hAnsi="Calibri" w:cs="Times New Roman"/>
            </w:rPr>
          </w:rPrChange>
        </w:rPr>
      </w:pPr>
      <w:ins w:id="7260" w:author="UTENTE" w:date="2020-06-30T18:32:00Z">
        <w:r w:rsidRPr="00E573B8">
          <w:rPr>
            <w:rFonts w:ascii="Calibri" w:eastAsia="Calibri" w:hAnsi="Calibri" w:cs="Times New Roman"/>
            <w:lang w:val="en-US"/>
            <w:rPrChange w:id="7261" w:author="UTENTE" w:date="2020-06-30T18:32:00Z">
              <w:rPr>
                <w:rFonts w:ascii="Calibri" w:eastAsia="Calibri" w:hAnsi="Calibri" w:cs="Times New Roman"/>
              </w:rPr>
            </w:rPrChange>
          </w:rPr>
          <w:t>775.</w:t>
        </w:r>
        <w:r w:rsidRPr="00E573B8">
          <w:rPr>
            <w:rFonts w:ascii="Calibri" w:eastAsia="Calibri" w:hAnsi="Calibri" w:cs="Times New Roman"/>
            <w:lang w:val="en-US"/>
            <w:rPrChange w:id="7262" w:author="UTENTE" w:date="2020-06-30T18:32:00Z">
              <w:rPr>
                <w:rFonts w:ascii="Calibri" w:eastAsia="Calibri" w:hAnsi="Calibri" w:cs="Times New Roman"/>
              </w:rPr>
            </w:rPrChange>
          </w:rPr>
          <w:tab/>
          <w:t>mcp "\"Ngh…! Haah…\""</w:t>
        </w:r>
      </w:ins>
    </w:p>
    <w:p w14:paraId="2A183066" w14:textId="77777777" w:rsidR="00E573B8" w:rsidRPr="00E573B8" w:rsidRDefault="00E573B8" w:rsidP="00E573B8">
      <w:pPr>
        <w:tabs>
          <w:tab w:val="left" w:pos="0"/>
        </w:tabs>
        <w:spacing w:line="600" w:lineRule="auto"/>
        <w:jc w:val="left"/>
        <w:rPr>
          <w:ins w:id="7263" w:author="UTENTE" w:date="2020-06-30T18:32:00Z"/>
          <w:rFonts w:ascii="Calibri" w:eastAsia="Calibri" w:hAnsi="Calibri" w:cs="Times New Roman"/>
          <w:lang w:val="en-US"/>
        </w:rPr>
      </w:pPr>
      <w:ins w:id="7264" w:author="UTENTE" w:date="2020-06-30T18:32:00Z">
        <w:r w:rsidRPr="00E573B8">
          <w:rPr>
            <w:rFonts w:ascii="Calibri" w:eastAsia="Calibri" w:hAnsi="Calibri" w:cs="Times New Roman"/>
            <w:lang w:val="en-US"/>
          </w:rPr>
          <w:t>776.</w:t>
        </w:r>
        <w:r w:rsidRPr="00E573B8">
          <w:rPr>
            <w:rFonts w:ascii="Calibri" w:eastAsia="Calibri" w:hAnsi="Calibri" w:cs="Times New Roman"/>
            <w:lang w:val="en-US"/>
          </w:rPr>
          <w:tab/>
          <w:t>n "As I gasp for air, cold fingers drift up along my cheek, and Bishop tilts my face up towards his own." </w:t>
        </w:r>
        <w:r w:rsidRPr="00E573B8">
          <w:rPr>
            <w:rFonts w:ascii="Calibri" w:eastAsia="Calibri" w:hAnsi="Calibri" w:cs="Times New Roman"/>
            <w:lang w:val="en-US"/>
          </w:rPr>
          <w:br w:type="page"/>
        </w:r>
      </w:ins>
    </w:p>
    <w:p w14:paraId="7D058C12" w14:textId="77777777" w:rsidR="00E573B8" w:rsidRPr="00E573B8" w:rsidRDefault="00E573B8" w:rsidP="00E573B8">
      <w:pPr>
        <w:tabs>
          <w:tab w:val="left" w:pos="0"/>
        </w:tabs>
        <w:spacing w:line="600" w:lineRule="auto"/>
        <w:jc w:val="left"/>
        <w:rPr>
          <w:ins w:id="7265" w:author="UTENTE" w:date="2020-06-30T18:32:00Z"/>
          <w:rFonts w:ascii="Calibri" w:eastAsia="Calibri" w:hAnsi="Calibri" w:cs="Times New Roman"/>
        </w:rPr>
      </w:pPr>
      <w:ins w:id="7266" w:author="UTENTE" w:date="2020-06-30T18:32:00Z">
        <w:r w:rsidRPr="00E573B8">
          <w:rPr>
            <w:rFonts w:ascii="Calibri" w:eastAsia="Calibri" w:hAnsi="Calibri" w:cs="Times New Roman"/>
          </w:rPr>
          <w:lastRenderedPageBreak/>
          <w:t>763.</w:t>
        </w:r>
        <w:r w:rsidRPr="00E573B8">
          <w:rPr>
            <w:rFonts w:ascii="Calibri" w:eastAsia="Calibri" w:hAnsi="Calibri" w:cs="Times New Roman"/>
          </w:rPr>
          <w:tab/>
          <w:t>b "\"E sono stato {i}io{/i} quello che l'ha sentito urlare da una finestra, in una notte fredda e tempestosa.\""</w:t>
        </w:r>
      </w:ins>
    </w:p>
    <w:p w14:paraId="58DB98A1" w14:textId="77777777" w:rsidR="00E573B8" w:rsidRPr="00E573B8" w:rsidRDefault="00E573B8" w:rsidP="00E573B8">
      <w:pPr>
        <w:tabs>
          <w:tab w:val="left" w:pos="0"/>
        </w:tabs>
        <w:spacing w:line="600" w:lineRule="auto"/>
        <w:jc w:val="left"/>
        <w:rPr>
          <w:ins w:id="7267" w:author="UTENTE" w:date="2020-06-30T18:32:00Z"/>
          <w:rFonts w:ascii="Calibri" w:eastAsia="Calibri" w:hAnsi="Calibri" w:cs="Times New Roman"/>
        </w:rPr>
      </w:pPr>
      <w:ins w:id="7268" w:author="UTENTE" w:date="2020-06-30T18:32:00Z">
        <w:r w:rsidRPr="00E573B8">
          <w:rPr>
            <w:rFonts w:ascii="Calibri" w:eastAsia="Calibri" w:hAnsi="Calibri" w:cs="Times New Roman"/>
          </w:rPr>
          <w:t>764.</w:t>
        </w:r>
        <w:r w:rsidRPr="00E573B8">
          <w:rPr>
            <w:rFonts w:ascii="Calibri" w:eastAsia="Calibri" w:hAnsi="Calibri" w:cs="Times New Roman"/>
          </w:rPr>
          <w:tab/>
          <w:t>b "\"{i}Io{/i} ho ucciso il suo aguzzino e gli ho ridato la libertà.\""</w:t>
        </w:r>
      </w:ins>
    </w:p>
    <w:p w14:paraId="7B7B4FB2" w14:textId="77777777" w:rsidR="00E573B8" w:rsidRPr="00E573B8" w:rsidRDefault="00E573B8" w:rsidP="00E573B8">
      <w:pPr>
        <w:tabs>
          <w:tab w:val="left" w:pos="0"/>
        </w:tabs>
        <w:spacing w:line="600" w:lineRule="auto"/>
        <w:jc w:val="left"/>
        <w:rPr>
          <w:ins w:id="7269" w:author="UTENTE" w:date="2020-06-30T18:32:00Z"/>
          <w:rFonts w:ascii="Calibri" w:eastAsia="Calibri" w:hAnsi="Calibri" w:cs="Times New Roman"/>
        </w:rPr>
      </w:pPr>
      <w:ins w:id="7270" w:author="UTENTE" w:date="2020-06-30T18:32:00Z">
        <w:r w:rsidRPr="00E573B8">
          <w:rPr>
            <w:rFonts w:ascii="Calibri" w:eastAsia="Calibri" w:hAnsi="Calibri" w:cs="Times New Roman"/>
          </w:rPr>
          <w:t>765.</w:t>
        </w:r>
        <w:r w:rsidRPr="00E573B8">
          <w:rPr>
            <w:rFonts w:ascii="Calibri" w:eastAsia="Calibri" w:hAnsi="Calibri" w:cs="Times New Roman"/>
          </w:rPr>
          <w:tab/>
          <w:t>mcp "\"…\""</w:t>
        </w:r>
      </w:ins>
    </w:p>
    <w:p w14:paraId="44AD5F7E" w14:textId="77777777" w:rsidR="00E573B8" w:rsidRPr="00E573B8" w:rsidRDefault="00E573B8" w:rsidP="00E573B8">
      <w:pPr>
        <w:tabs>
          <w:tab w:val="left" w:pos="0"/>
        </w:tabs>
        <w:spacing w:line="600" w:lineRule="auto"/>
        <w:jc w:val="left"/>
        <w:rPr>
          <w:ins w:id="7271" w:author="UTENTE" w:date="2020-06-30T18:32:00Z"/>
          <w:rFonts w:ascii="Calibri" w:eastAsia="Calibri" w:hAnsi="Calibri" w:cs="Times New Roman"/>
        </w:rPr>
      </w:pPr>
      <w:ins w:id="7272" w:author="UTENTE" w:date="2020-06-30T18:32:00Z">
        <w:r w:rsidRPr="00E573B8">
          <w:rPr>
            <w:rFonts w:ascii="Calibri" w:eastAsia="Calibri" w:hAnsi="Calibri" w:cs="Times New Roman"/>
          </w:rPr>
          <w:t>766.</w:t>
        </w:r>
        <w:r w:rsidRPr="00E573B8">
          <w:rPr>
            <w:rFonts w:ascii="Calibri" w:eastAsia="Calibri" w:hAnsi="Calibri" w:cs="Times New Roman"/>
          </w:rPr>
          <w:tab/>
          <w:t>n "Le sue dita scivolano dal mio mento alla mia gola, stringendola, e molto velocemente diventa difficile per me respirare."</w:t>
        </w:r>
      </w:ins>
    </w:p>
    <w:p w14:paraId="4A353A1E" w14:textId="77777777" w:rsidR="00E573B8" w:rsidRPr="00E573B8" w:rsidRDefault="00E573B8" w:rsidP="00E573B8">
      <w:pPr>
        <w:tabs>
          <w:tab w:val="left" w:pos="0"/>
        </w:tabs>
        <w:spacing w:line="600" w:lineRule="auto"/>
        <w:jc w:val="left"/>
        <w:rPr>
          <w:ins w:id="7273" w:author="UTENTE" w:date="2020-06-30T18:32:00Z"/>
          <w:rFonts w:ascii="Calibri" w:eastAsia="Calibri" w:hAnsi="Calibri" w:cs="Times New Roman"/>
        </w:rPr>
      </w:pPr>
      <w:ins w:id="7274" w:author="UTENTE" w:date="2020-06-30T18:32:00Z">
        <w:r w:rsidRPr="00E573B8">
          <w:rPr>
            <w:rFonts w:ascii="Calibri" w:eastAsia="Calibri" w:hAnsi="Calibri" w:cs="Times New Roman"/>
          </w:rPr>
          <w:t>767.</w:t>
        </w:r>
        <w:r w:rsidRPr="00E573B8">
          <w:rPr>
            <w:rFonts w:ascii="Calibri" w:eastAsia="Calibri" w:hAnsi="Calibri" w:cs="Times New Roman"/>
          </w:rPr>
          <w:tab/>
          <w:t>b "\"Gli ho donato una vita nuova, un modo per fuggire al suo passato, e nuovi poteri che un mortale non si sognerebbe nemmeno.\""</w:t>
        </w:r>
      </w:ins>
    </w:p>
    <w:p w14:paraId="77036677" w14:textId="77777777" w:rsidR="00E573B8" w:rsidRPr="00E573B8" w:rsidRDefault="00E573B8" w:rsidP="00E573B8">
      <w:pPr>
        <w:tabs>
          <w:tab w:val="left" w:pos="0"/>
        </w:tabs>
        <w:spacing w:line="600" w:lineRule="auto"/>
        <w:jc w:val="left"/>
        <w:rPr>
          <w:ins w:id="7275" w:author="UTENTE" w:date="2020-06-30T18:32:00Z"/>
          <w:rFonts w:ascii="Calibri" w:eastAsia="Calibri" w:hAnsi="Calibri" w:cs="Times New Roman"/>
        </w:rPr>
      </w:pPr>
      <w:ins w:id="7276" w:author="UTENTE" w:date="2020-06-30T18:32:00Z">
        <w:r w:rsidRPr="00E573B8">
          <w:rPr>
            <w:rFonts w:ascii="Calibri" w:eastAsia="Calibri" w:hAnsi="Calibri" w:cs="Times New Roman"/>
          </w:rPr>
          <w:t>768.</w:t>
        </w:r>
        <w:r w:rsidRPr="00E573B8">
          <w:rPr>
            <w:rFonts w:ascii="Calibri" w:eastAsia="Calibri" w:hAnsi="Calibri" w:cs="Times New Roman"/>
          </w:rPr>
          <w:tab/>
          <w:t>b "\"E quel {i}moccioso{/i} ingrato cerca di accoltellarmi alle spalle…patetico.\""</w:t>
        </w:r>
      </w:ins>
    </w:p>
    <w:p w14:paraId="587ECDB4" w14:textId="77777777" w:rsidR="00E573B8" w:rsidRPr="00E573B8" w:rsidRDefault="00E573B8" w:rsidP="00E573B8">
      <w:pPr>
        <w:tabs>
          <w:tab w:val="left" w:pos="0"/>
        </w:tabs>
        <w:spacing w:line="600" w:lineRule="auto"/>
        <w:jc w:val="left"/>
        <w:rPr>
          <w:ins w:id="7277" w:author="UTENTE" w:date="2020-06-30T18:32:00Z"/>
          <w:rFonts w:ascii="Calibri" w:eastAsia="Calibri" w:hAnsi="Calibri" w:cs="Times New Roman"/>
        </w:rPr>
      </w:pPr>
      <w:ins w:id="7278" w:author="UTENTE" w:date="2020-06-30T18:32:00Z">
        <w:r w:rsidRPr="00E573B8">
          <w:rPr>
            <w:rFonts w:ascii="Calibri" w:eastAsia="Calibri" w:hAnsi="Calibri" w:cs="Times New Roman"/>
          </w:rPr>
          <w:t>769.</w:t>
        </w:r>
        <w:r w:rsidRPr="00E573B8">
          <w:rPr>
            <w:rFonts w:ascii="Calibri" w:eastAsia="Calibri" w:hAnsi="Calibri" w:cs="Times New Roman"/>
          </w:rPr>
          <w:tab/>
          <w:t>mcp "\"…Ngh…\""</w:t>
        </w:r>
      </w:ins>
    </w:p>
    <w:p w14:paraId="13A65094" w14:textId="77777777" w:rsidR="00E573B8" w:rsidRPr="00E573B8" w:rsidRDefault="00E573B8" w:rsidP="00E573B8">
      <w:pPr>
        <w:tabs>
          <w:tab w:val="left" w:pos="0"/>
        </w:tabs>
        <w:spacing w:line="600" w:lineRule="auto"/>
        <w:jc w:val="left"/>
        <w:rPr>
          <w:ins w:id="7279" w:author="UTENTE" w:date="2020-06-30T18:32:00Z"/>
          <w:rFonts w:ascii="Calibri" w:eastAsia="Calibri" w:hAnsi="Calibri" w:cs="Times New Roman"/>
        </w:rPr>
      </w:pPr>
      <w:ins w:id="7280" w:author="UTENTE" w:date="2020-06-30T18:32:00Z">
        <w:r w:rsidRPr="00E573B8">
          <w:rPr>
            <w:rFonts w:ascii="Calibri" w:eastAsia="Calibri" w:hAnsi="Calibri" w:cs="Times New Roman"/>
          </w:rPr>
          <w:t>770.</w:t>
        </w:r>
        <w:r w:rsidRPr="00E573B8">
          <w:rPr>
            <w:rFonts w:ascii="Calibri" w:eastAsia="Calibri" w:hAnsi="Calibri" w:cs="Times New Roman"/>
          </w:rPr>
          <w:tab/>
          <w:t>n "Annaspo, ma la stretta di Bishop continua a farsi sempre più soffocante."</w:t>
        </w:r>
      </w:ins>
    </w:p>
    <w:p w14:paraId="6E6DFD9A" w14:textId="77777777" w:rsidR="00E573B8" w:rsidRPr="00E573B8" w:rsidRDefault="00E573B8" w:rsidP="00E573B8">
      <w:pPr>
        <w:tabs>
          <w:tab w:val="left" w:pos="0"/>
        </w:tabs>
        <w:spacing w:line="600" w:lineRule="auto"/>
        <w:jc w:val="left"/>
        <w:rPr>
          <w:ins w:id="7281" w:author="UTENTE" w:date="2020-06-30T18:32:00Z"/>
          <w:rFonts w:ascii="Calibri" w:eastAsia="Calibri" w:hAnsi="Calibri" w:cs="Times New Roman"/>
        </w:rPr>
      </w:pPr>
      <w:ins w:id="7282" w:author="UTENTE" w:date="2020-06-30T18:32:00Z">
        <w:r w:rsidRPr="00E573B8">
          <w:rPr>
            <w:rFonts w:ascii="Calibri" w:eastAsia="Calibri" w:hAnsi="Calibri" w:cs="Times New Roman"/>
          </w:rPr>
          <w:t>771.</w:t>
        </w:r>
        <w:r w:rsidRPr="00E573B8">
          <w:rPr>
            <w:rFonts w:ascii="Calibri" w:eastAsia="Calibri" w:hAnsi="Calibri" w:cs="Times New Roman"/>
          </w:rPr>
          <w:tab/>
          <w:t>n "Eppure non è la cosa che mi fa più male."</w:t>
        </w:r>
      </w:ins>
    </w:p>
    <w:p w14:paraId="0CA6F3DC" w14:textId="77777777" w:rsidR="00E573B8" w:rsidRPr="00E573B8" w:rsidRDefault="00E573B8" w:rsidP="00E573B8">
      <w:pPr>
        <w:tabs>
          <w:tab w:val="left" w:pos="0"/>
        </w:tabs>
        <w:spacing w:line="600" w:lineRule="auto"/>
        <w:jc w:val="left"/>
        <w:rPr>
          <w:ins w:id="7283" w:author="UTENTE" w:date="2020-06-30T18:32:00Z"/>
          <w:rFonts w:ascii="Calibri" w:eastAsia="Calibri" w:hAnsi="Calibri" w:cs="Times New Roman"/>
        </w:rPr>
      </w:pPr>
      <w:ins w:id="7284" w:author="UTENTE" w:date="2020-06-30T18:32:00Z">
        <w:r w:rsidRPr="00E573B8">
          <w:rPr>
            <w:rFonts w:ascii="Calibri" w:eastAsia="Calibri" w:hAnsi="Calibri" w:cs="Times New Roman"/>
          </w:rPr>
          <w:t>772.</w:t>
        </w:r>
        <w:r w:rsidRPr="00E573B8">
          <w:rPr>
            <w:rFonts w:ascii="Calibri" w:eastAsia="Calibri" w:hAnsi="Calibri" w:cs="Times New Roman"/>
          </w:rPr>
          <w:tab/>
          <w:t>n "Isaac ha sofferto tutte quelle cose orribili… {w}e non me l'ha mai detto?"</w:t>
        </w:r>
      </w:ins>
    </w:p>
    <w:p w14:paraId="7BE5FC96" w14:textId="77777777" w:rsidR="00E573B8" w:rsidRPr="00E573B8" w:rsidRDefault="00E573B8" w:rsidP="00E573B8">
      <w:pPr>
        <w:tabs>
          <w:tab w:val="left" w:pos="0"/>
        </w:tabs>
        <w:spacing w:line="600" w:lineRule="auto"/>
        <w:jc w:val="left"/>
        <w:rPr>
          <w:ins w:id="7285" w:author="UTENTE" w:date="2020-06-30T18:32:00Z"/>
          <w:rFonts w:ascii="Calibri" w:eastAsia="Calibri" w:hAnsi="Calibri" w:cs="Times New Roman"/>
        </w:rPr>
      </w:pPr>
      <w:ins w:id="7286" w:author="UTENTE" w:date="2020-06-30T18:32:00Z">
        <w:r w:rsidRPr="00E573B8">
          <w:rPr>
            <w:rFonts w:ascii="Calibri" w:eastAsia="Calibri" w:hAnsi="Calibri" w:cs="Times New Roman"/>
          </w:rPr>
          <w:t>773.</w:t>
        </w:r>
        <w:r w:rsidRPr="00E573B8">
          <w:rPr>
            <w:rFonts w:ascii="Calibri" w:eastAsia="Calibri" w:hAnsi="Calibri" w:cs="Times New Roman"/>
          </w:rPr>
          <w:tab/>
          <w:t>n "Quando mi ha raccontato di aver incontrato un vampiro per la prima volta in una notte di pioggia, è in quel momento che Bishop l'ha salvato?"</w:t>
        </w:r>
      </w:ins>
    </w:p>
    <w:p w14:paraId="4117F323" w14:textId="77777777" w:rsidR="00E573B8" w:rsidRPr="00E573B8" w:rsidRDefault="00E573B8" w:rsidP="00E573B8">
      <w:pPr>
        <w:tabs>
          <w:tab w:val="left" w:pos="0"/>
        </w:tabs>
        <w:spacing w:line="600" w:lineRule="auto"/>
        <w:jc w:val="left"/>
        <w:rPr>
          <w:ins w:id="7287" w:author="UTENTE" w:date="2020-06-30T18:32:00Z"/>
          <w:rFonts w:ascii="Calibri" w:eastAsia="Calibri" w:hAnsi="Calibri" w:cs="Times New Roman"/>
        </w:rPr>
      </w:pPr>
      <w:ins w:id="7288" w:author="UTENTE" w:date="2020-06-30T18:32:00Z">
        <w:r w:rsidRPr="00E573B8">
          <w:rPr>
            <w:rFonts w:ascii="Calibri" w:eastAsia="Calibri" w:hAnsi="Calibri" w:cs="Times New Roman"/>
          </w:rPr>
          <w:t>774.</w:t>
        </w:r>
        <w:r w:rsidRPr="00E573B8">
          <w:rPr>
            <w:rFonts w:ascii="Calibri" w:eastAsia="Calibri" w:hAnsi="Calibri" w:cs="Times New Roman"/>
          </w:rPr>
          <w:tab/>
          <w:t>n "-All'improvviso, la stretta sul mio collo si allenta, e riesco nuovamente a respirare facilmente."</w:t>
        </w:r>
      </w:ins>
    </w:p>
    <w:p w14:paraId="4ED76E3D" w14:textId="77777777" w:rsidR="00E573B8" w:rsidRPr="00E573B8" w:rsidRDefault="00E573B8" w:rsidP="00E573B8">
      <w:pPr>
        <w:tabs>
          <w:tab w:val="left" w:pos="0"/>
        </w:tabs>
        <w:spacing w:line="600" w:lineRule="auto"/>
        <w:jc w:val="left"/>
        <w:rPr>
          <w:ins w:id="7289" w:author="UTENTE" w:date="2020-06-30T18:32:00Z"/>
          <w:rFonts w:ascii="Calibri" w:eastAsia="Calibri" w:hAnsi="Calibri" w:cs="Times New Roman"/>
          <w:rPrChange w:id="7290" w:author="UTENTE" w:date="2020-06-30T18:32:00Z">
            <w:rPr>
              <w:ins w:id="7291" w:author="UTENTE" w:date="2020-06-30T18:32:00Z"/>
              <w:rFonts w:ascii="Calibri" w:eastAsia="Calibri" w:hAnsi="Calibri" w:cs="Times New Roman"/>
              <w:lang w:val="en-US"/>
            </w:rPr>
          </w:rPrChange>
        </w:rPr>
      </w:pPr>
      <w:ins w:id="7292" w:author="UTENTE" w:date="2020-06-30T18:32:00Z">
        <w:r w:rsidRPr="00E573B8">
          <w:rPr>
            <w:rFonts w:ascii="Calibri" w:eastAsia="Calibri" w:hAnsi="Calibri" w:cs="Times New Roman"/>
            <w:rPrChange w:id="7293" w:author="UTENTE" w:date="2020-06-30T18:32:00Z">
              <w:rPr>
                <w:rFonts w:ascii="Calibri" w:eastAsia="Calibri" w:hAnsi="Calibri" w:cs="Times New Roman"/>
                <w:lang w:val="en-US"/>
              </w:rPr>
            </w:rPrChange>
          </w:rPr>
          <w:t>775.</w:t>
        </w:r>
        <w:r w:rsidRPr="00E573B8">
          <w:rPr>
            <w:rFonts w:ascii="Calibri" w:eastAsia="Calibri" w:hAnsi="Calibri" w:cs="Times New Roman"/>
            <w:rPrChange w:id="7294" w:author="UTENTE" w:date="2020-06-30T18:32:00Z">
              <w:rPr>
                <w:rFonts w:ascii="Calibri" w:eastAsia="Calibri" w:hAnsi="Calibri" w:cs="Times New Roman"/>
                <w:lang w:val="en-US"/>
              </w:rPr>
            </w:rPrChange>
          </w:rPr>
          <w:tab/>
          <w:t>mcp "\"Ngh…! Haah…\""</w:t>
        </w:r>
      </w:ins>
    </w:p>
    <w:p w14:paraId="39AD02E9" w14:textId="77777777" w:rsidR="00E573B8" w:rsidRPr="00E573B8" w:rsidRDefault="00E573B8" w:rsidP="00E573B8">
      <w:pPr>
        <w:tabs>
          <w:tab w:val="left" w:pos="0"/>
        </w:tabs>
        <w:spacing w:line="600" w:lineRule="auto"/>
        <w:jc w:val="left"/>
        <w:rPr>
          <w:ins w:id="7295" w:author="UTENTE" w:date="2020-06-30T18:32:00Z"/>
          <w:rFonts w:ascii="Calibri" w:eastAsia="Calibri" w:hAnsi="Calibri" w:cs="Times New Roman"/>
        </w:rPr>
      </w:pPr>
      <w:ins w:id="7296" w:author="UTENTE" w:date="2020-06-30T18:32:00Z">
        <w:r w:rsidRPr="00E573B8">
          <w:rPr>
            <w:rFonts w:ascii="Calibri" w:eastAsia="Calibri" w:hAnsi="Calibri" w:cs="Times New Roman"/>
          </w:rPr>
          <w:t>776.</w:t>
        </w:r>
        <w:r w:rsidRPr="00E573B8">
          <w:rPr>
            <w:rFonts w:ascii="Calibri" w:eastAsia="Calibri" w:hAnsi="Calibri" w:cs="Times New Roman"/>
          </w:rPr>
          <w:tab/>
          <w:t>n "Mentre affanno in cerca di aria, delle dita fredde mi accarezzano la guancia, e Bishop alza il mio viso per farsi guardare."</w:t>
        </w:r>
        <w:r w:rsidRPr="00E573B8">
          <w:rPr>
            <w:rFonts w:ascii="Calibri" w:eastAsia="Calibri" w:hAnsi="Calibri" w:cs="Times New Roman"/>
          </w:rPr>
          <w:br w:type="page"/>
        </w:r>
      </w:ins>
    </w:p>
    <w:p w14:paraId="3D557BF0" w14:textId="77777777" w:rsidR="00E573B8" w:rsidRPr="00E573B8" w:rsidRDefault="00E573B8" w:rsidP="00E573B8">
      <w:pPr>
        <w:tabs>
          <w:tab w:val="left" w:pos="0"/>
        </w:tabs>
        <w:spacing w:line="600" w:lineRule="auto"/>
        <w:jc w:val="left"/>
        <w:rPr>
          <w:ins w:id="7297" w:author="UTENTE" w:date="2020-06-30T18:32:00Z"/>
          <w:rFonts w:ascii="Calibri" w:eastAsia="Calibri" w:hAnsi="Calibri" w:cs="Times New Roman"/>
          <w:lang w:val="en-US"/>
        </w:rPr>
      </w:pPr>
      <w:ins w:id="7298" w:author="UTENTE" w:date="2020-06-30T18:32:00Z">
        <w:r w:rsidRPr="00E573B8">
          <w:rPr>
            <w:rFonts w:ascii="Calibri" w:eastAsia="Calibri" w:hAnsi="Calibri" w:cs="Times New Roman"/>
            <w:lang w:val="en-US"/>
          </w:rPr>
          <w:lastRenderedPageBreak/>
          <w:t>777.</w:t>
        </w:r>
        <w:r w:rsidRPr="00E573B8">
          <w:rPr>
            <w:rFonts w:ascii="Calibri" w:eastAsia="Calibri" w:hAnsi="Calibri" w:cs="Times New Roman"/>
            <w:lang w:val="en-US"/>
          </w:rPr>
          <w:tab/>
          <w:t>b "\"And he'll do the same to you, too, [mc].\""</w:t>
        </w:r>
      </w:ins>
    </w:p>
    <w:p w14:paraId="1380711E" w14:textId="77777777" w:rsidR="00E573B8" w:rsidRPr="00E573B8" w:rsidRDefault="00E573B8" w:rsidP="00E573B8">
      <w:pPr>
        <w:tabs>
          <w:tab w:val="left" w:pos="0"/>
        </w:tabs>
        <w:spacing w:line="600" w:lineRule="auto"/>
        <w:jc w:val="left"/>
        <w:rPr>
          <w:ins w:id="7299" w:author="UTENTE" w:date="2020-06-30T18:32:00Z"/>
          <w:rFonts w:ascii="Calibri" w:eastAsia="Calibri" w:hAnsi="Calibri" w:cs="Times New Roman"/>
          <w:lang w:val="en-US"/>
        </w:rPr>
      </w:pPr>
      <w:ins w:id="7300" w:author="UTENTE" w:date="2020-06-30T18:32:00Z">
        <w:r w:rsidRPr="00E573B8">
          <w:rPr>
            <w:rFonts w:ascii="Calibri" w:eastAsia="Calibri" w:hAnsi="Calibri" w:cs="Times New Roman"/>
            <w:lang w:val="en-US"/>
          </w:rPr>
          <w:t>778.</w:t>
        </w:r>
        <w:r w:rsidRPr="00E573B8">
          <w:rPr>
            <w:rFonts w:ascii="Calibri" w:eastAsia="Calibri" w:hAnsi="Calibri" w:cs="Times New Roman"/>
            <w:lang w:val="en-US"/>
          </w:rPr>
          <w:tab/>
          <w:t>b "\"When you've worn out your worth to him, he'll find someone else…\""</w:t>
        </w:r>
      </w:ins>
    </w:p>
    <w:p w14:paraId="418057F3" w14:textId="77777777" w:rsidR="00E573B8" w:rsidRPr="00E573B8" w:rsidRDefault="00E573B8" w:rsidP="00E573B8">
      <w:pPr>
        <w:tabs>
          <w:tab w:val="left" w:pos="0"/>
        </w:tabs>
        <w:spacing w:line="600" w:lineRule="auto"/>
        <w:jc w:val="left"/>
        <w:rPr>
          <w:ins w:id="7301" w:author="UTENTE" w:date="2020-06-30T18:32:00Z"/>
          <w:rFonts w:ascii="Calibri" w:eastAsia="Calibri" w:hAnsi="Calibri" w:cs="Times New Roman"/>
          <w:lang w:val="en-US"/>
        </w:rPr>
      </w:pPr>
      <w:ins w:id="7302" w:author="UTENTE" w:date="2020-06-30T18:32:00Z">
        <w:r w:rsidRPr="00E573B8">
          <w:rPr>
            <w:rFonts w:ascii="Calibri" w:eastAsia="Calibri" w:hAnsi="Calibri" w:cs="Times New Roman"/>
            <w:lang w:val="en-US"/>
          </w:rPr>
          <w:t>779.</w:t>
        </w:r>
        <w:r w:rsidRPr="00E573B8">
          <w:rPr>
            <w:rFonts w:ascii="Calibri" w:eastAsia="Calibri" w:hAnsi="Calibri" w:cs="Times New Roman"/>
            <w:lang w:val="en-US"/>
          </w:rPr>
          <w:tab/>
          <w:t>b "\"And leave you in the dust.\""</w:t>
        </w:r>
      </w:ins>
    </w:p>
    <w:p w14:paraId="73BAED20" w14:textId="77777777" w:rsidR="00E573B8" w:rsidRPr="00E573B8" w:rsidRDefault="00E573B8" w:rsidP="00E573B8">
      <w:pPr>
        <w:tabs>
          <w:tab w:val="left" w:pos="0"/>
        </w:tabs>
        <w:spacing w:line="600" w:lineRule="auto"/>
        <w:jc w:val="left"/>
        <w:rPr>
          <w:ins w:id="7303" w:author="UTENTE" w:date="2020-06-30T18:32:00Z"/>
          <w:rFonts w:ascii="Calibri" w:eastAsia="Calibri" w:hAnsi="Calibri" w:cs="Times New Roman"/>
          <w:lang w:val="en-US"/>
        </w:rPr>
      </w:pPr>
      <w:ins w:id="7304" w:author="UTENTE" w:date="2020-06-30T18:32:00Z">
        <w:r w:rsidRPr="00E573B8">
          <w:rPr>
            <w:rFonts w:ascii="Calibri" w:eastAsia="Calibri" w:hAnsi="Calibri" w:cs="Times New Roman"/>
            <w:lang w:val="en-US"/>
          </w:rPr>
          <w:t>780.</w:t>
        </w:r>
        <w:r w:rsidRPr="00E573B8">
          <w:rPr>
            <w:rFonts w:ascii="Calibri" w:eastAsia="Calibri" w:hAnsi="Calibri" w:cs="Times New Roman"/>
            <w:lang w:val="en-US"/>
          </w:rPr>
          <w:tab/>
          <w:t>mcp "\"…\""</w:t>
        </w:r>
      </w:ins>
    </w:p>
    <w:p w14:paraId="6527DB62" w14:textId="77777777" w:rsidR="00E573B8" w:rsidRPr="00E573B8" w:rsidRDefault="00E573B8" w:rsidP="00E573B8">
      <w:pPr>
        <w:tabs>
          <w:tab w:val="left" w:pos="0"/>
        </w:tabs>
        <w:spacing w:line="600" w:lineRule="auto"/>
        <w:jc w:val="left"/>
        <w:rPr>
          <w:ins w:id="7305" w:author="UTENTE" w:date="2020-06-30T18:32:00Z"/>
          <w:rFonts w:ascii="Calibri" w:eastAsia="Calibri" w:hAnsi="Calibri" w:cs="Times New Roman"/>
          <w:lang w:val="en-US"/>
        </w:rPr>
      </w:pPr>
      <w:ins w:id="7306" w:author="UTENTE" w:date="2020-06-30T18:32:00Z">
        <w:r w:rsidRPr="00E573B8">
          <w:rPr>
            <w:rFonts w:ascii="Calibri" w:eastAsia="Calibri" w:hAnsi="Calibri" w:cs="Times New Roman"/>
            <w:lang w:val="en-US"/>
          </w:rPr>
          <w:t>781.</w:t>
        </w:r>
        <w:r w:rsidRPr="00E573B8">
          <w:rPr>
            <w:rFonts w:ascii="Calibri" w:eastAsia="Calibri" w:hAnsi="Calibri" w:cs="Times New Roman"/>
            <w:lang w:val="en-US"/>
          </w:rPr>
          <w:tab/>
          <w:t>n "Blinking, I gaze up into Bishop's eyes, which swirl like bottomless crimson pools."</w:t>
        </w:r>
      </w:ins>
    </w:p>
    <w:p w14:paraId="45183B0F" w14:textId="77777777" w:rsidR="00E573B8" w:rsidRPr="00E573B8" w:rsidRDefault="00E573B8" w:rsidP="00E573B8">
      <w:pPr>
        <w:tabs>
          <w:tab w:val="left" w:pos="0"/>
        </w:tabs>
        <w:spacing w:line="600" w:lineRule="auto"/>
        <w:jc w:val="left"/>
        <w:rPr>
          <w:ins w:id="7307" w:author="UTENTE" w:date="2020-06-30T18:32:00Z"/>
          <w:rFonts w:ascii="Calibri" w:eastAsia="Calibri" w:hAnsi="Calibri" w:cs="Times New Roman"/>
          <w:lang w:val="en-US"/>
        </w:rPr>
      </w:pPr>
      <w:ins w:id="7308" w:author="UTENTE" w:date="2020-06-30T18:32:00Z">
        <w:r w:rsidRPr="00E573B8">
          <w:rPr>
            <w:rFonts w:ascii="Calibri" w:eastAsia="Calibri" w:hAnsi="Calibri" w:cs="Times New Roman"/>
            <w:lang w:val="en-US"/>
          </w:rPr>
          <w:t>782.</w:t>
        </w:r>
        <w:r w:rsidRPr="00E573B8">
          <w:rPr>
            <w:rFonts w:ascii="Calibri" w:eastAsia="Calibri" w:hAnsi="Calibri" w:cs="Times New Roman"/>
            <w:lang w:val="en-US"/>
          </w:rPr>
          <w:tab/>
          <w:t>n "His words cut right under my skin, exposing a fear I didn't know I had."</w:t>
        </w:r>
      </w:ins>
    </w:p>
    <w:p w14:paraId="4D9E7CF9" w14:textId="77777777" w:rsidR="00E573B8" w:rsidRPr="00E573B8" w:rsidRDefault="00E573B8" w:rsidP="00E573B8">
      <w:pPr>
        <w:tabs>
          <w:tab w:val="left" w:pos="0"/>
        </w:tabs>
        <w:spacing w:line="600" w:lineRule="auto"/>
        <w:jc w:val="left"/>
        <w:rPr>
          <w:ins w:id="7309" w:author="UTENTE" w:date="2020-06-30T18:32:00Z"/>
          <w:rFonts w:ascii="Calibri" w:eastAsia="Calibri" w:hAnsi="Calibri" w:cs="Times New Roman"/>
          <w:lang w:val="en-US"/>
        </w:rPr>
      </w:pPr>
      <w:ins w:id="7310" w:author="UTENTE" w:date="2020-06-30T18:32:00Z">
        <w:r w:rsidRPr="00E573B8">
          <w:rPr>
            <w:rFonts w:ascii="Calibri" w:eastAsia="Calibri" w:hAnsi="Calibri" w:cs="Times New Roman"/>
            <w:lang w:val="en-US"/>
          </w:rPr>
          <w:t>783.</w:t>
        </w:r>
        <w:r w:rsidRPr="00E573B8">
          <w:rPr>
            <w:rFonts w:ascii="Calibri" w:eastAsia="Calibri" w:hAnsi="Calibri" w:cs="Times New Roman"/>
            <w:lang w:val="en-US"/>
          </w:rPr>
          <w:tab/>
          <w:t>n "But surely… I can't believe what he's saying."</w:t>
        </w:r>
      </w:ins>
    </w:p>
    <w:p w14:paraId="542D4415" w14:textId="77777777" w:rsidR="00E573B8" w:rsidRPr="00E573B8" w:rsidRDefault="00E573B8" w:rsidP="00E573B8">
      <w:pPr>
        <w:tabs>
          <w:tab w:val="left" w:pos="0"/>
        </w:tabs>
        <w:spacing w:line="600" w:lineRule="auto"/>
        <w:jc w:val="left"/>
        <w:rPr>
          <w:ins w:id="7311" w:author="UTENTE" w:date="2020-06-30T18:32:00Z"/>
          <w:rFonts w:ascii="Calibri" w:eastAsia="Calibri" w:hAnsi="Calibri" w:cs="Times New Roman"/>
          <w:lang w:val="en-US"/>
        </w:rPr>
      </w:pPr>
      <w:ins w:id="7312" w:author="UTENTE" w:date="2020-06-30T18:32:00Z">
        <w:r w:rsidRPr="00E573B8">
          <w:rPr>
            <w:rFonts w:ascii="Calibri" w:eastAsia="Calibri" w:hAnsi="Calibri" w:cs="Times New Roman"/>
            <w:lang w:val="en-US"/>
          </w:rPr>
          <w:t>784.</w:t>
        </w:r>
        <w:r w:rsidRPr="00E573B8">
          <w:rPr>
            <w:rFonts w:ascii="Calibri" w:eastAsia="Calibri" w:hAnsi="Calibri" w:cs="Times New Roman"/>
            <w:lang w:val="en-US"/>
          </w:rPr>
          <w:tab/>
          <w:t>n "Isaac wouldn't treat me like that. {w}He wouldn't."</w:t>
        </w:r>
      </w:ins>
    </w:p>
    <w:p w14:paraId="6799BB7C" w14:textId="77777777" w:rsidR="00E573B8" w:rsidRPr="00E573B8" w:rsidRDefault="00E573B8" w:rsidP="00E573B8">
      <w:pPr>
        <w:tabs>
          <w:tab w:val="left" w:pos="0"/>
        </w:tabs>
        <w:spacing w:line="600" w:lineRule="auto"/>
        <w:jc w:val="left"/>
        <w:rPr>
          <w:ins w:id="7313" w:author="UTENTE" w:date="2020-06-30T18:32:00Z"/>
          <w:rFonts w:ascii="Calibri" w:eastAsia="Calibri" w:hAnsi="Calibri" w:cs="Times New Roman"/>
          <w:lang w:val="en-US"/>
        </w:rPr>
      </w:pPr>
      <w:ins w:id="7314" w:author="UTENTE" w:date="2020-06-30T18:32:00Z">
        <w:r w:rsidRPr="00E573B8">
          <w:rPr>
            <w:rFonts w:ascii="Calibri" w:eastAsia="Calibri" w:hAnsi="Calibri" w:cs="Times New Roman"/>
            <w:lang w:val="en-US"/>
          </w:rPr>
          <w:t>785.</w:t>
        </w:r>
        <w:r w:rsidRPr="00E573B8">
          <w:rPr>
            <w:rFonts w:ascii="Calibri" w:eastAsia="Calibri" w:hAnsi="Calibri" w:cs="Times New Roman"/>
            <w:lang w:val="en-US"/>
          </w:rPr>
          <w:tab/>
          <w:t>n "He wouldn't… {w} right?"</w:t>
        </w:r>
      </w:ins>
    </w:p>
    <w:p w14:paraId="0FBA666E" w14:textId="77777777" w:rsidR="00E573B8" w:rsidRPr="00E573B8" w:rsidRDefault="00E573B8" w:rsidP="00E573B8">
      <w:pPr>
        <w:tabs>
          <w:tab w:val="left" w:pos="0"/>
        </w:tabs>
        <w:spacing w:line="600" w:lineRule="auto"/>
        <w:jc w:val="left"/>
        <w:rPr>
          <w:ins w:id="7315" w:author="UTENTE" w:date="2020-06-30T18:32:00Z"/>
          <w:rFonts w:ascii="Calibri" w:eastAsia="Calibri" w:hAnsi="Calibri" w:cs="Times New Roman"/>
          <w:lang w:val="en-US"/>
        </w:rPr>
      </w:pPr>
      <w:ins w:id="7316" w:author="UTENTE" w:date="2020-06-30T18:32:00Z">
        <w:r w:rsidRPr="00E573B8">
          <w:rPr>
            <w:rFonts w:ascii="Calibri" w:eastAsia="Calibri" w:hAnsi="Calibri" w:cs="Times New Roman"/>
            <w:lang w:val="en-US"/>
          </w:rPr>
          <w:t>786.</w:t>
        </w:r>
        <w:r w:rsidRPr="00E573B8">
          <w:rPr>
            <w:rFonts w:ascii="Calibri" w:eastAsia="Calibri" w:hAnsi="Calibri" w:cs="Times New Roman"/>
            <w:lang w:val="en-US"/>
          </w:rPr>
          <w:tab/>
          <w:t>old "I trust Isaac"</w:t>
        </w:r>
      </w:ins>
    </w:p>
    <w:p w14:paraId="7CF85064" w14:textId="77777777" w:rsidR="00E573B8" w:rsidRPr="00E573B8" w:rsidRDefault="00E573B8" w:rsidP="00E573B8">
      <w:pPr>
        <w:tabs>
          <w:tab w:val="left" w:pos="0"/>
        </w:tabs>
        <w:spacing w:line="600" w:lineRule="auto"/>
        <w:jc w:val="left"/>
        <w:rPr>
          <w:ins w:id="7317" w:author="UTENTE" w:date="2020-06-30T18:32:00Z"/>
          <w:rFonts w:ascii="Calibri" w:eastAsia="Calibri" w:hAnsi="Calibri" w:cs="Times New Roman"/>
          <w:lang w:val="en-US"/>
        </w:rPr>
      </w:pPr>
      <w:ins w:id="7318" w:author="UTENTE" w:date="2020-06-30T18:32:00Z">
        <w:r w:rsidRPr="00E573B8">
          <w:rPr>
            <w:rFonts w:ascii="Calibri" w:eastAsia="Calibri" w:hAnsi="Calibri" w:cs="Times New Roman"/>
            <w:lang w:val="en-US"/>
          </w:rPr>
          <w:t>787.</w:t>
        </w:r>
        <w:r w:rsidRPr="00E573B8">
          <w:rPr>
            <w:rFonts w:ascii="Calibri" w:eastAsia="Calibri" w:hAnsi="Calibri" w:cs="Times New Roman"/>
            <w:lang w:val="en-US"/>
          </w:rPr>
          <w:tab/>
          <w:t>old "I can't keep gazing at him…"</w:t>
        </w:r>
      </w:ins>
    </w:p>
    <w:p w14:paraId="5D3102A3" w14:textId="77777777" w:rsidR="00E573B8" w:rsidRPr="00E573B8" w:rsidRDefault="00E573B8" w:rsidP="00E573B8">
      <w:pPr>
        <w:tabs>
          <w:tab w:val="left" w:pos="0"/>
        </w:tabs>
        <w:spacing w:line="600" w:lineRule="auto"/>
        <w:jc w:val="left"/>
        <w:rPr>
          <w:ins w:id="7319" w:author="UTENTE" w:date="2020-06-30T18:32:00Z"/>
          <w:rFonts w:ascii="Calibri" w:eastAsia="Calibri" w:hAnsi="Calibri" w:cs="Times New Roman"/>
          <w:lang w:val="en-US"/>
        </w:rPr>
      </w:pPr>
      <w:ins w:id="7320" w:author="UTENTE" w:date="2020-06-30T18:32:00Z">
        <w:r w:rsidRPr="00E573B8">
          <w:rPr>
            <w:rFonts w:ascii="Calibri" w:eastAsia="Calibri" w:hAnsi="Calibri" w:cs="Times New Roman"/>
            <w:lang w:val="en-US"/>
          </w:rPr>
          <w:t>788.</w:t>
        </w:r>
        <w:r w:rsidRPr="00E573B8">
          <w:rPr>
            <w:rFonts w:ascii="Calibri" w:eastAsia="Calibri" w:hAnsi="Calibri" w:cs="Times New Roman"/>
            <w:lang w:val="en-US"/>
          </w:rPr>
          <w:tab/>
          <w:t>old "I know this trick (disabled)"</w:t>
        </w:r>
      </w:ins>
    </w:p>
    <w:p w14:paraId="3C3F2039" w14:textId="77777777" w:rsidR="00E573B8" w:rsidRPr="00E573B8" w:rsidRDefault="00E573B8" w:rsidP="00E573B8">
      <w:pPr>
        <w:tabs>
          <w:tab w:val="left" w:pos="0"/>
        </w:tabs>
        <w:spacing w:line="600" w:lineRule="auto"/>
        <w:jc w:val="left"/>
        <w:rPr>
          <w:ins w:id="7321" w:author="UTENTE" w:date="2020-06-30T18:32:00Z"/>
          <w:rFonts w:ascii="Calibri" w:eastAsia="Calibri" w:hAnsi="Calibri" w:cs="Times New Roman"/>
          <w:lang w:val="en-US"/>
        </w:rPr>
      </w:pPr>
      <w:ins w:id="7322" w:author="UTENTE" w:date="2020-06-30T18:32:00Z">
        <w:r w:rsidRPr="00E573B8">
          <w:rPr>
            <w:rFonts w:ascii="Calibri" w:eastAsia="Calibri" w:hAnsi="Calibri" w:cs="Times New Roman"/>
            <w:lang w:val="en-US"/>
          </w:rPr>
          <w:t>789.</w:t>
        </w:r>
        <w:r w:rsidRPr="00E573B8">
          <w:rPr>
            <w:rFonts w:ascii="Calibri" w:eastAsia="Calibri" w:hAnsi="Calibri" w:cs="Times New Roman"/>
            <w:lang w:val="en-US"/>
          </w:rPr>
          <w:tab/>
          <w:t>old "I know this trick"</w:t>
        </w:r>
      </w:ins>
    </w:p>
    <w:p w14:paraId="5CC411F5" w14:textId="77777777" w:rsidR="00E573B8" w:rsidRPr="00E573B8" w:rsidRDefault="00E573B8" w:rsidP="00E573B8">
      <w:pPr>
        <w:tabs>
          <w:tab w:val="left" w:pos="0"/>
        </w:tabs>
        <w:spacing w:line="600" w:lineRule="auto"/>
        <w:jc w:val="left"/>
        <w:rPr>
          <w:ins w:id="7323" w:author="UTENTE" w:date="2020-06-30T18:32:00Z"/>
          <w:rFonts w:ascii="Calibri" w:eastAsia="Calibri" w:hAnsi="Calibri" w:cs="Times New Roman"/>
          <w:lang w:val="en-US"/>
        </w:rPr>
      </w:pPr>
      <w:ins w:id="7324" w:author="UTENTE" w:date="2020-06-30T18:32:00Z">
        <w:r w:rsidRPr="00E573B8">
          <w:rPr>
            <w:rFonts w:ascii="Calibri" w:eastAsia="Calibri" w:hAnsi="Calibri" w:cs="Times New Roman"/>
            <w:lang w:val="en-US"/>
          </w:rPr>
          <w:t>790.</w:t>
        </w:r>
        <w:r w:rsidRPr="00E573B8">
          <w:rPr>
            <w:rFonts w:ascii="Calibri" w:eastAsia="Calibri" w:hAnsi="Calibri" w:cs="Times New Roman"/>
            <w:lang w:val="en-US"/>
          </w:rPr>
          <w:tab/>
          <w:t>mcp "\"I… trust Isaac…\""</w:t>
        </w:r>
      </w:ins>
    </w:p>
    <w:p w14:paraId="68F1C961" w14:textId="77777777" w:rsidR="00E573B8" w:rsidRPr="00E573B8" w:rsidRDefault="00E573B8" w:rsidP="00E573B8">
      <w:pPr>
        <w:tabs>
          <w:tab w:val="left" w:pos="0"/>
        </w:tabs>
        <w:spacing w:line="600" w:lineRule="auto"/>
        <w:jc w:val="left"/>
        <w:rPr>
          <w:ins w:id="7325" w:author="UTENTE" w:date="2020-06-30T18:32:00Z"/>
          <w:rFonts w:ascii="Calibri" w:eastAsia="Calibri" w:hAnsi="Calibri" w:cs="Times New Roman"/>
          <w:lang w:val="en-US"/>
        </w:rPr>
      </w:pPr>
      <w:ins w:id="7326" w:author="UTENTE" w:date="2020-06-30T18:32:00Z">
        <w:r w:rsidRPr="00E573B8">
          <w:rPr>
            <w:rFonts w:ascii="Calibri" w:eastAsia="Calibri" w:hAnsi="Calibri" w:cs="Times New Roman"/>
            <w:lang w:val="en-US"/>
          </w:rPr>
          <w:t>791.</w:t>
        </w:r>
        <w:r w:rsidRPr="00E573B8">
          <w:rPr>
            <w:rFonts w:ascii="Calibri" w:eastAsia="Calibri" w:hAnsi="Calibri" w:cs="Times New Roman"/>
            <w:lang w:val="en-US"/>
          </w:rPr>
          <w:tab/>
          <w:t>n "I mumble under my breath, but my ears don't even register my own voice."</w:t>
        </w:r>
      </w:ins>
    </w:p>
    <w:p w14:paraId="1EC7853A" w14:textId="77777777" w:rsidR="00E573B8" w:rsidRPr="00E573B8" w:rsidRDefault="00E573B8" w:rsidP="00E573B8">
      <w:pPr>
        <w:tabs>
          <w:tab w:val="left" w:pos="0"/>
        </w:tabs>
        <w:spacing w:line="600" w:lineRule="auto"/>
        <w:jc w:val="left"/>
        <w:rPr>
          <w:ins w:id="7327" w:author="UTENTE" w:date="2020-06-30T18:32:00Z"/>
          <w:rFonts w:ascii="Calibri" w:eastAsia="Calibri" w:hAnsi="Calibri" w:cs="Times New Roman"/>
          <w:lang w:val="en-US"/>
        </w:rPr>
      </w:pPr>
      <w:ins w:id="7328" w:author="UTENTE" w:date="2020-06-30T18:32:00Z">
        <w:r w:rsidRPr="00E573B8">
          <w:rPr>
            <w:rFonts w:ascii="Calibri" w:eastAsia="Calibri" w:hAnsi="Calibri" w:cs="Times New Roman"/>
            <w:lang w:val="en-US"/>
          </w:rPr>
          <w:t>792.</w:t>
        </w:r>
        <w:r w:rsidRPr="00E573B8">
          <w:rPr>
            <w:rFonts w:ascii="Calibri" w:eastAsia="Calibri" w:hAnsi="Calibri" w:cs="Times New Roman"/>
            <w:lang w:val="en-US"/>
          </w:rPr>
          <w:tab/>
          <w:t>n "That beautiful, blood-red gaze is swallowing me up, pulling me in."</w:t>
        </w:r>
      </w:ins>
    </w:p>
    <w:p w14:paraId="674EC6A1" w14:textId="77777777" w:rsidR="00E573B8" w:rsidRPr="00E573B8" w:rsidRDefault="00E573B8" w:rsidP="00E573B8">
      <w:pPr>
        <w:tabs>
          <w:tab w:val="left" w:pos="0"/>
        </w:tabs>
        <w:spacing w:line="600" w:lineRule="auto"/>
        <w:jc w:val="left"/>
        <w:rPr>
          <w:ins w:id="7329" w:author="UTENTE" w:date="2020-06-30T18:32:00Z"/>
          <w:rFonts w:ascii="Calibri" w:eastAsia="Calibri" w:hAnsi="Calibri" w:cs="Times New Roman"/>
        </w:rPr>
      </w:pPr>
      <w:ins w:id="7330" w:author="UTENTE" w:date="2020-06-30T18:32:00Z">
        <w:r w:rsidRPr="00E573B8">
          <w:rPr>
            <w:rFonts w:ascii="Calibri" w:eastAsia="Calibri" w:hAnsi="Calibri" w:cs="Times New Roman"/>
          </w:rPr>
          <w:t>793.</w:t>
        </w:r>
        <w:r w:rsidRPr="00E573B8">
          <w:rPr>
            <w:rFonts w:ascii="Calibri" w:eastAsia="Calibri" w:hAnsi="Calibri" w:cs="Times New Roman"/>
          </w:rPr>
          <w:tab/>
          <w:t>b "\"No, you don't…\""</w:t>
        </w:r>
        <w:r w:rsidRPr="00E573B8">
          <w:rPr>
            <w:rFonts w:ascii="Calibri" w:eastAsia="Calibri" w:hAnsi="Calibri" w:cs="Times New Roman"/>
          </w:rPr>
          <w:br w:type="page"/>
        </w:r>
      </w:ins>
    </w:p>
    <w:p w14:paraId="5426F00B" w14:textId="77777777" w:rsidR="00E573B8" w:rsidRPr="00E573B8" w:rsidRDefault="00E573B8" w:rsidP="00E573B8">
      <w:pPr>
        <w:tabs>
          <w:tab w:val="left" w:pos="0"/>
        </w:tabs>
        <w:spacing w:line="600" w:lineRule="auto"/>
        <w:jc w:val="left"/>
        <w:rPr>
          <w:ins w:id="7331" w:author="UTENTE" w:date="2020-06-30T18:32:00Z"/>
          <w:rFonts w:ascii="Calibri" w:eastAsia="Calibri" w:hAnsi="Calibri" w:cs="Times New Roman"/>
        </w:rPr>
      </w:pPr>
      <w:ins w:id="7332" w:author="UTENTE" w:date="2020-06-30T18:32:00Z">
        <w:r w:rsidRPr="00E573B8">
          <w:rPr>
            <w:rFonts w:ascii="Calibri" w:eastAsia="Calibri" w:hAnsi="Calibri" w:cs="Times New Roman"/>
          </w:rPr>
          <w:lastRenderedPageBreak/>
          <w:t>777.</w:t>
        </w:r>
        <w:r w:rsidRPr="00E573B8">
          <w:rPr>
            <w:rFonts w:ascii="Calibri" w:eastAsia="Calibri" w:hAnsi="Calibri" w:cs="Times New Roman"/>
          </w:rPr>
          <w:tab/>
          <w:t>b "\"E farà lo stesso con te, [mc].\""</w:t>
        </w:r>
      </w:ins>
    </w:p>
    <w:p w14:paraId="74D3C2DD" w14:textId="77777777" w:rsidR="00E573B8" w:rsidRPr="00E573B8" w:rsidRDefault="00E573B8" w:rsidP="00E573B8">
      <w:pPr>
        <w:tabs>
          <w:tab w:val="left" w:pos="0"/>
        </w:tabs>
        <w:spacing w:line="600" w:lineRule="auto"/>
        <w:jc w:val="left"/>
        <w:rPr>
          <w:ins w:id="7333" w:author="UTENTE" w:date="2020-06-30T18:32:00Z"/>
          <w:rFonts w:ascii="Calibri" w:eastAsia="Calibri" w:hAnsi="Calibri" w:cs="Times New Roman"/>
        </w:rPr>
      </w:pPr>
      <w:ins w:id="7334" w:author="UTENTE" w:date="2020-06-30T18:32:00Z">
        <w:r w:rsidRPr="00E573B8">
          <w:rPr>
            <w:rFonts w:ascii="Calibri" w:eastAsia="Calibri" w:hAnsi="Calibri" w:cs="Times New Roman"/>
          </w:rPr>
          <w:t>778.</w:t>
        </w:r>
        <w:r w:rsidRPr="00E573B8">
          <w:rPr>
            <w:rFonts w:ascii="Calibri" w:eastAsia="Calibri" w:hAnsi="Calibri" w:cs="Times New Roman"/>
          </w:rPr>
          <w:tab/>
          <w:t>b "Una volta esaurito il tuo valore, troverà qualcun altro…\""</w:t>
        </w:r>
      </w:ins>
    </w:p>
    <w:p w14:paraId="7AE79590" w14:textId="77777777" w:rsidR="00E573B8" w:rsidRPr="00E573B8" w:rsidRDefault="00E573B8" w:rsidP="00E573B8">
      <w:pPr>
        <w:tabs>
          <w:tab w:val="left" w:pos="0"/>
        </w:tabs>
        <w:spacing w:line="600" w:lineRule="auto"/>
        <w:jc w:val="left"/>
        <w:rPr>
          <w:ins w:id="7335" w:author="UTENTE" w:date="2020-06-30T18:32:00Z"/>
          <w:rFonts w:ascii="Calibri" w:eastAsia="Calibri" w:hAnsi="Calibri" w:cs="Times New Roman"/>
        </w:rPr>
      </w:pPr>
      <w:ins w:id="7336" w:author="UTENTE" w:date="2020-06-30T18:32:00Z">
        <w:r w:rsidRPr="00E573B8">
          <w:rPr>
            <w:rFonts w:ascii="Calibri" w:eastAsia="Calibri" w:hAnsi="Calibri" w:cs="Times New Roman"/>
          </w:rPr>
          <w:t>779.</w:t>
        </w:r>
        <w:r w:rsidRPr="00E573B8">
          <w:rPr>
            <w:rFonts w:ascii="Calibri" w:eastAsia="Calibri" w:hAnsi="Calibri" w:cs="Times New Roman"/>
          </w:rPr>
          <w:tab/>
          <w:t>b "\"E ti lascerà nella polvere.\""</w:t>
        </w:r>
      </w:ins>
    </w:p>
    <w:p w14:paraId="2161AA21" w14:textId="77777777" w:rsidR="00E573B8" w:rsidRPr="00E573B8" w:rsidRDefault="00E573B8" w:rsidP="00E573B8">
      <w:pPr>
        <w:tabs>
          <w:tab w:val="left" w:pos="0"/>
        </w:tabs>
        <w:spacing w:line="600" w:lineRule="auto"/>
        <w:jc w:val="left"/>
        <w:rPr>
          <w:ins w:id="7337" w:author="UTENTE" w:date="2020-06-30T18:32:00Z"/>
          <w:rFonts w:ascii="Calibri" w:eastAsia="Calibri" w:hAnsi="Calibri" w:cs="Times New Roman"/>
        </w:rPr>
      </w:pPr>
      <w:ins w:id="7338" w:author="UTENTE" w:date="2020-06-30T18:32:00Z">
        <w:r w:rsidRPr="00E573B8">
          <w:rPr>
            <w:rFonts w:ascii="Calibri" w:eastAsia="Calibri" w:hAnsi="Calibri" w:cs="Times New Roman"/>
          </w:rPr>
          <w:t>780.</w:t>
        </w:r>
        <w:r w:rsidRPr="00E573B8">
          <w:rPr>
            <w:rFonts w:ascii="Calibri" w:eastAsia="Calibri" w:hAnsi="Calibri" w:cs="Times New Roman"/>
          </w:rPr>
          <w:tab/>
          <w:t>mcp "\"…\""</w:t>
        </w:r>
      </w:ins>
    </w:p>
    <w:p w14:paraId="3AC86E5C" w14:textId="77777777" w:rsidR="00E573B8" w:rsidRPr="00E573B8" w:rsidRDefault="00E573B8" w:rsidP="00E573B8">
      <w:pPr>
        <w:tabs>
          <w:tab w:val="left" w:pos="0"/>
        </w:tabs>
        <w:spacing w:line="600" w:lineRule="auto"/>
        <w:jc w:val="left"/>
        <w:rPr>
          <w:ins w:id="7339" w:author="UTENTE" w:date="2020-06-30T18:32:00Z"/>
          <w:rFonts w:ascii="Calibri" w:eastAsia="Calibri" w:hAnsi="Calibri" w:cs="Times New Roman"/>
        </w:rPr>
      </w:pPr>
      <w:ins w:id="7340" w:author="UTENTE" w:date="2020-06-30T18:32:00Z">
        <w:r w:rsidRPr="00E573B8">
          <w:rPr>
            <w:rFonts w:ascii="Calibri" w:eastAsia="Calibri" w:hAnsi="Calibri" w:cs="Times New Roman"/>
          </w:rPr>
          <w:t>781.</w:t>
        </w:r>
        <w:r w:rsidRPr="00E573B8">
          <w:rPr>
            <w:rFonts w:ascii="Calibri" w:eastAsia="Calibri" w:hAnsi="Calibri" w:cs="Times New Roman"/>
          </w:rPr>
          <w:tab/>
          <w:t>n "Battendo le ciglia, alzo lo sguardo per osservare gli occhi di Bishop, che girano vorticosamente come piscine senza fondo color cremisi."</w:t>
        </w:r>
      </w:ins>
    </w:p>
    <w:p w14:paraId="363E8601" w14:textId="77777777" w:rsidR="00E573B8" w:rsidRPr="00E573B8" w:rsidRDefault="00E573B8" w:rsidP="00E573B8">
      <w:pPr>
        <w:tabs>
          <w:tab w:val="left" w:pos="0"/>
        </w:tabs>
        <w:spacing w:line="600" w:lineRule="auto"/>
        <w:jc w:val="left"/>
        <w:rPr>
          <w:ins w:id="7341" w:author="UTENTE" w:date="2020-06-30T18:32:00Z"/>
          <w:rFonts w:ascii="Calibri" w:eastAsia="Calibri" w:hAnsi="Calibri" w:cs="Times New Roman"/>
        </w:rPr>
      </w:pPr>
      <w:ins w:id="7342" w:author="UTENTE" w:date="2020-06-30T18:32:00Z">
        <w:r w:rsidRPr="00E573B8">
          <w:rPr>
            <w:rFonts w:ascii="Calibri" w:eastAsia="Calibri" w:hAnsi="Calibri" w:cs="Times New Roman"/>
          </w:rPr>
          <w:t>782.</w:t>
        </w:r>
        <w:r w:rsidRPr="00E573B8">
          <w:rPr>
            <w:rFonts w:ascii="Calibri" w:eastAsia="Calibri" w:hAnsi="Calibri" w:cs="Times New Roman"/>
          </w:rPr>
          <w:tab/>
          <w:t>n "Le sue parole mi feriscono nel profondo, portando alla luce paure che non pensavo di avere."</w:t>
        </w:r>
      </w:ins>
    </w:p>
    <w:p w14:paraId="17A7B240" w14:textId="77777777" w:rsidR="00E573B8" w:rsidRPr="00E573B8" w:rsidRDefault="00E573B8" w:rsidP="00E573B8">
      <w:pPr>
        <w:tabs>
          <w:tab w:val="left" w:pos="0"/>
        </w:tabs>
        <w:spacing w:line="600" w:lineRule="auto"/>
        <w:jc w:val="left"/>
        <w:rPr>
          <w:ins w:id="7343" w:author="UTENTE" w:date="2020-06-30T18:32:00Z"/>
          <w:rFonts w:ascii="Calibri" w:eastAsia="Calibri" w:hAnsi="Calibri" w:cs="Times New Roman"/>
        </w:rPr>
      </w:pPr>
      <w:ins w:id="7344" w:author="UTENTE" w:date="2020-06-30T18:32:00Z">
        <w:r w:rsidRPr="00E573B8">
          <w:rPr>
            <w:rFonts w:ascii="Calibri" w:eastAsia="Calibri" w:hAnsi="Calibri" w:cs="Times New Roman"/>
          </w:rPr>
          <w:t>783.</w:t>
        </w:r>
        <w:r w:rsidRPr="00E573B8">
          <w:rPr>
            <w:rFonts w:ascii="Calibri" w:eastAsia="Calibri" w:hAnsi="Calibri" w:cs="Times New Roman"/>
          </w:rPr>
          <w:tab/>
          <w:t>n "Ma di sicuro… non posso credere a quello che dice."</w:t>
        </w:r>
      </w:ins>
    </w:p>
    <w:p w14:paraId="176E0B95" w14:textId="77777777" w:rsidR="00E573B8" w:rsidRPr="00E573B8" w:rsidRDefault="00E573B8" w:rsidP="00E573B8">
      <w:pPr>
        <w:tabs>
          <w:tab w:val="left" w:pos="0"/>
        </w:tabs>
        <w:spacing w:line="600" w:lineRule="auto"/>
        <w:jc w:val="left"/>
        <w:rPr>
          <w:ins w:id="7345" w:author="UTENTE" w:date="2020-06-30T18:32:00Z"/>
          <w:rFonts w:ascii="Calibri" w:eastAsia="Calibri" w:hAnsi="Calibri" w:cs="Times New Roman"/>
        </w:rPr>
      </w:pPr>
      <w:ins w:id="7346" w:author="UTENTE" w:date="2020-06-30T18:32:00Z">
        <w:r w:rsidRPr="00E573B8">
          <w:rPr>
            <w:rFonts w:ascii="Calibri" w:eastAsia="Calibri" w:hAnsi="Calibri" w:cs="Times New Roman"/>
          </w:rPr>
          <w:t>784.</w:t>
        </w:r>
        <w:r w:rsidRPr="00E573B8">
          <w:rPr>
            <w:rFonts w:ascii="Calibri" w:eastAsia="Calibri" w:hAnsi="Calibri" w:cs="Times New Roman"/>
          </w:rPr>
          <w:tab/>
          <w:t>n "Isaac non mi tratterebbe mai in quel modo. {w}Non lo farebbe."</w:t>
        </w:r>
      </w:ins>
    </w:p>
    <w:p w14:paraId="73BF0DCC" w14:textId="77777777" w:rsidR="00E573B8" w:rsidRPr="00E573B8" w:rsidRDefault="00E573B8" w:rsidP="00E573B8">
      <w:pPr>
        <w:tabs>
          <w:tab w:val="left" w:pos="0"/>
        </w:tabs>
        <w:spacing w:line="600" w:lineRule="auto"/>
        <w:jc w:val="left"/>
        <w:rPr>
          <w:ins w:id="7347" w:author="UTENTE" w:date="2020-06-30T18:32:00Z"/>
          <w:rFonts w:ascii="Calibri" w:eastAsia="Calibri" w:hAnsi="Calibri" w:cs="Times New Roman"/>
        </w:rPr>
      </w:pPr>
      <w:ins w:id="7348" w:author="UTENTE" w:date="2020-06-30T18:32:00Z">
        <w:r w:rsidRPr="00E573B8">
          <w:rPr>
            <w:rFonts w:ascii="Calibri" w:eastAsia="Calibri" w:hAnsi="Calibri" w:cs="Times New Roman"/>
          </w:rPr>
          <w:t>785.</w:t>
        </w:r>
        <w:r w:rsidRPr="00E573B8">
          <w:rPr>
            <w:rFonts w:ascii="Calibri" w:eastAsia="Calibri" w:hAnsi="Calibri" w:cs="Times New Roman"/>
          </w:rPr>
          <w:tab/>
          <w:t>n "Non lo farebbe… {w} giusto?"</w:t>
        </w:r>
      </w:ins>
    </w:p>
    <w:p w14:paraId="03812D92" w14:textId="77777777" w:rsidR="00E573B8" w:rsidRPr="00E573B8" w:rsidRDefault="00E573B8" w:rsidP="00E573B8">
      <w:pPr>
        <w:tabs>
          <w:tab w:val="left" w:pos="0"/>
        </w:tabs>
        <w:spacing w:line="600" w:lineRule="auto"/>
        <w:jc w:val="left"/>
        <w:rPr>
          <w:ins w:id="7349" w:author="UTENTE" w:date="2020-06-30T18:32:00Z"/>
          <w:rFonts w:ascii="Calibri" w:eastAsia="Calibri" w:hAnsi="Calibri" w:cs="Times New Roman"/>
        </w:rPr>
      </w:pPr>
      <w:ins w:id="7350" w:author="UTENTE" w:date="2020-06-30T18:32:00Z">
        <w:r w:rsidRPr="00E573B8">
          <w:rPr>
            <w:rFonts w:ascii="Calibri" w:eastAsia="Calibri" w:hAnsi="Calibri" w:cs="Times New Roman"/>
          </w:rPr>
          <w:t>786.</w:t>
        </w:r>
        <w:r w:rsidRPr="00E573B8">
          <w:rPr>
            <w:rFonts w:ascii="Calibri" w:eastAsia="Calibri" w:hAnsi="Calibri" w:cs="Times New Roman"/>
          </w:rPr>
          <w:tab/>
          <w:t>new "Mi fido di Isaac"</w:t>
        </w:r>
      </w:ins>
    </w:p>
    <w:p w14:paraId="0DBDE13B" w14:textId="77777777" w:rsidR="00E573B8" w:rsidRPr="00E573B8" w:rsidRDefault="00E573B8" w:rsidP="00E573B8">
      <w:pPr>
        <w:tabs>
          <w:tab w:val="left" w:pos="0"/>
        </w:tabs>
        <w:spacing w:line="600" w:lineRule="auto"/>
        <w:jc w:val="left"/>
        <w:rPr>
          <w:ins w:id="7351" w:author="UTENTE" w:date="2020-06-30T18:32:00Z"/>
          <w:rFonts w:ascii="Calibri" w:eastAsia="Calibri" w:hAnsi="Calibri" w:cs="Times New Roman"/>
        </w:rPr>
      </w:pPr>
      <w:ins w:id="7352" w:author="UTENTE" w:date="2020-06-30T18:32:00Z">
        <w:r w:rsidRPr="00E573B8">
          <w:rPr>
            <w:rFonts w:ascii="Calibri" w:eastAsia="Calibri" w:hAnsi="Calibri" w:cs="Times New Roman"/>
          </w:rPr>
          <w:t>787.</w:t>
        </w:r>
        <w:r w:rsidRPr="00E573B8">
          <w:rPr>
            <w:rFonts w:ascii="Calibri" w:eastAsia="Calibri" w:hAnsi="Calibri" w:cs="Times New Roman"/>
          </w:rPr>
          <w:tab/>
          <w:t>new "Non posso continuare a guardarlo negli occhi…"</w:t>
        </w:r>
      </w:ins>
    </w:p>
    <w:p w14:paraId="487647D6" w14:textId="77777777" w:rsidR="00E573B8" w:rsidRPr="00E573B8" w:rsidRDefault="00E573B8" w:rsidP="00E573B8">
      <w:pPr>
        <w:tabs>
          <w:tab w:val="left" w:pos="0"/>
        </w:tabs>
        <w:spacing w:line="600" w:lineRule="auto"/>
        <w:jc w:val="left"/>
        <w:rPr>
          <w:ins w:id="7353" w:author="UTENTE" w:date="2020-06-30T18:32:00Z"/>
          <w:rFonts w:ascii="Calibri" w:eastAsia="Calibri" w:hAnsi="Calibri" w:cs="Times New Roman"/>
        </w:rPr>
      </w:pPr>
      <w:ins w:id="7354" w:author="UTENTE" w:date="2020-06-30T18:32:00Z">
        <w:r w:rsidRPr="00E573B8">
          <w:rPr>
            <w:rFonts w:ascii="Calibri" w:eastAsia="Calibri" w:hAnsi="Calibri" w:cs="Times New Roman"/>
          </w:rPr>
          <w:t>788.</w:t>
        </w:r>
        <w:r w:rsidRPr="00E573B8">
          <w:rPr>
            <w:rFonts w:ascii="Calibri" w:eastAsia="Calibri" w:hAnsi="Calibri" w:cs="Times New Roman"/>
          </w:rPr>
          <w:tab/>
          <w:t>new "Conosco questo trucchetto (bloccato)"</w:t>
        </w:r>
      </w:ins>
    </w:p>
    <w:p w14:paraId="7CAEA771" w14:textId="77777777" w:rsidR="00E573B8" w:rsidRPr="00E573B8" w:rsidRDefault="00E573B8" w:rsidP="00E573B8">
      <w:pPr>
        <w:tabs>
          <w:tab w:val="left" w:pos="0"/>
        </w:tabs>
        <w:spacing w:line="600" w:lineRule="auto"/>
        <w:jc w:val="left"/>
        <w:rPr>
          <w:ins w:id="7355" w:author="UTENTE" w:date="2020-06-30T18:32:00Z"/>
          <w:rFonts w:ascii="Calibri" w:eastAsia="Calibri" w:hAnsi="Calibri" w:cs="Times New Roman"/>
        </w:rPr>
      </w:pPr>
      <w:ins w:id="7356" w:author="UTENTE" w:date="2020-06-30T18:32:00Z">
        <w:r w:rsidRPr="00E573B8">
          <w:rPr>
            <w:rFonts w:ascii="Calibri" w:eastAsia="Calibri" w:hAnsi="Calibri" w:cs="Times New Roman"/>
          </w:rPr>
          <w:t>789.</w:t>
        </w:r>
        <w:r w:rsidRPr="00E573B8">
          <w:rPr>
            <w:rFonts w:ascii="Calibri" w:eastAsia="Calibri" w:hAnsi="Calibri" w:cs="Times New Roman"/>
          </w:rPr>
          <w:tab/>
          <w:t>new "Conosco questo trucchetto"</w:t>
        </w:r>
      </w:ins>
    </w:p>
    <w:p w14:paraId="535A9DEC" w14:textId="77777777" w:rsidR="00E573B8" w:rsidRPr="00E573B8" w:rsidRDefault="00E573B8" w:rsidP="00E573B8">
      <w:pPr>
        <w:tabs>
          <w:tab w:val="left" w:pos="0"/>
        </w:tabs>
        <w:spacing w:line="600" w:lineRule="auto"/>
        <w:jc w:val="left"/>
        <w:rPr>
          <w:ins w:id="7357" w:author="UTENTE" w:date="2020-06-30T18:32:00Z"/>
          <w:rFonts w:ascii="Calibri" w:eastAsia="Calibri" w:hAnsi="Calibri" w:cs="Times New Roman"/>
        </w:rPr>
      </w:pPr>
      <w:ins w:id="7358" w:author="UTENTE" w:date="2020-06-30T18:32:00Z">
        <w:r w:rsidRPr="00E573B8">
          <w:rPr>
            <w:rFonts w:ascii="Calibri" w:eastAsia="Calibri" w:hAnsi="Calibri" w:cs="Times New Roman"/>
          </w:rPr>
          <w:t>790.</w:t>
        </w:r>
        <w:r w:rsidRPr="00E573B8">
          <w:rPr>
            <w:rFonts w:ascii="Calibri" w:eastAsia="Calibri" w:hAnsi="Calibri" w:cs="Times New Roman"/>
          </w:rPr>
          <w:tab/>
          <w:t>mcp "\"Io… mi fido di Isaac…\""</w:t>
        </w:r>
      </w:ins>
    </w:p>
    <w:p w14:paraId="56695AF2" w14:textId="77777777" w:rsidR="00E573B8" w:rsidRPr="00E573B8" w:rsidRDefault="00E573B8" w:rsidP="00E573B8">
      <w:pPr>
        <w:tabs>
          <w:tab w:val="left" w:pos="0"/>
        </w:tabs>
        <w:spacing w:line="600" w:lineRule="auto"/>
        <w:jc w:val="left"/>
        <w:rPr>
          <w:ins w:id="7359" w:author="UTENTE" w:date="2020-06-30T18:32:00Z"/>
          <w:rFonts w:ascii="Calibri" w:eastAsia="Calibri" w:hAnsi="Calibri" w:cs="Times New Roman"/>
        </w:rPr>
      </w:pPr>
      <w:ins w:id="7360" w:author="UTENTE" w:date="2020-06-30T18:32:00Z">
        <w:r w:rsidRPr="00E573B8">
          <w:rPr>
            <w:rFonts w:ascii="Calibri" w:eastAsia="Calibri" w:hAnsi="Calibri" w:cs="Times New Roman"/>
          </w:rPr>
          <w:t>791.</w:t>
        </w:r>
        <w:r w:rsidRPr="00E573B8">
          <w:rPr>
            <w:rFonts w:ascii="Calibri" w:eastAsia="Calibri" w:hAnsi="Calibri" w:cs="Times New Roman"/>
          </w:rPr>
          <w:tab/>
          <w:t>n "Mormoro sottovoce, ma nemmeno le mie orecchie percepiscono la mia voce."</w:t>
        </w:r>
      </w:ins>
    </w:p>
    <w:p w14:paraId="22D2EB8E" w14:textId="77777777" w:rsidR="00E573B8" w:rsidRPr="00E573B8" w:rsidRDefault="00E573B8" w:rsidP="00E573B8">
      <w:pPr>
        <w:tabs>
          <w:tab w:val="left" w:pos="0"/>
        </w:tabs>
        <w:spacing w:line="600" w:lineRule="auto"/>
        <w:jc w:val="left"/>
        <w:rPr>
          <w:ins w:id="7361" w:author="UTENTE" w:date="2020-06-30T18:32:00Z"/>
          <w:rFonts w:ascii="Calibri" w:eastAsia="Calibri" w:hAnsi="Calibri" w:cs="Times New Roman"/>
        </w:rPr>
      </w:pPr>
      <w:ins w:id="7362" w:author="UTENTE" w:date="2020-06-30T18:32:00Z">
        <w:r w:rsidRPr="00E573B8">
          <w:rPr>
            <w:rFonts w:ascii="Calibri" w:eastAsia="Calibri" w:hAnsi="Calibri" w:cs="Times New Roman"/>
          </w:rPr>
          <w:t>792.</w:t>
        </w:r>
        <w:r w:rsidRPr="00E573B8">
          <w:rPr>
            <w:rFonts w:ascii="Calibri" w:eastAsia="Calibri" w:hAnsi="Calibri" w:cs="Times New Roman"/>
          </w:rPr>
          <w:tab/>
          <w:t>n "Quel bellissimo sguardo rosso sangue mi sta inghiottendo, mi sta trascinando via."</w:t>
        </w:r>
      </w:ins>
    </w:p>
    <w:p w14:paraId="10A360CF" w14:textId="77777777" w:rsidR="00E573B8" w:rsidRPr="00E573B8" w:rsidRDefault="00E573B8" w:rsidP="00E573B8">
      <w:pPr>
        <w:tabs>
          <w:tab w:val="left" w:pos="0"/>
        </w:tabs>
        <w:spacing w:line="600" w:lineRule="auto"/>
        <w:jc w:val="left"/>
        <w:rPr>
          <w:ins w:id="7363" w:author="UTENTE" w:date="2020-06-30T18:32:00Z"/>
          <w:rFonts w:ascii="Calibri" w:eastAsia="Calibri" w:hAnsi="Calibri" w:cs="Times New Roman"/>
        </w:rPr>
      </w:pPr>
      <w:ins w:id="7364" w:author="UTENTE" w:date="2020-06-30T18:32:00Z">
        <w:r w:rsidRPr="00E573B8">
          <w:rPr>
            <w:rFonts w:ascii="Calibri" w:eastAsia="Calibri" w:hAnsi="Calibri" w:cs="Times New Roman"/>
          </w:rPr>
          <w:t>793.</w:t>
        </w:r>
        <w:r w:rsidRPr="00E573B8">
          <w:rPr>
            <w:rFonts w:ascii="Calibri" w:eastAsia="Calibri" w:hAnsi="Calibri" w:cs="Times New Roman"/>
          </w:rPr>
          <w:tab/>
          <w:t>b "\"No, non è vero…\""</w:t>
        </w:r>
        <w:r w:rsidRPr="00E573B8">
          <w:rPr>
            <w:rFonts w:ascii="Calibri" w:eastAsia="Calibri" w:hAnsi="Calibri" w:cs="Times New Roman"/>
          </w:rPr>
          <w:br w:type="page"/>
        </w:r>
      </w:ins>
    </w:p>
    <w:p w14:paraId="66C59DD8" w14:textId="77777777" w:rsidR="00E573B8" w:rsidRPr="00E573B8" w:rsidRDefault="00E573B8" w:rsidP="00E573B8">
      <w:pPr>
        <w:tabs>
          <w:tab w:val="left" w:pos="0"/>
        </w:tabs>
        <w:spacing w:line="600" w:lineRule="auto"/>
        <w:jc w:val="left"/>
        <w:rPr>
          <w:ins w:id="7365" w:author="UTENTE" w:date="2020-06-30T18:32:00Z"/>
          <w:rFonts w:ascii="Calibri" w:eastAsia="Calibri" w:hAnsi="Calibri" w:cs="Times New Roman"/>
          <w:lang w:val="en-US"/>
        </w:rPr>
      </w:pPr>
      <w:ins w:id="7366" w:author="UTENTE" w:date="2020-06-30T18:32:00Z">
        <w:r w:rsidRPr="00E573B8">
          <w:rPr>
            <w:rFonts w:ascii="Calibri" w:eastAsia="Calibri" w:hAnsi="Calibri" w:cs="Times New Roman"/>
            <w:lang w:val="en-US"/>
          </w:rPr>
          <w:lastRenderedPageBreak/>
          <w:t>794.</w:t>
        </w:r>
        <w:r w:rsidRPr="00E573B8">
          <w:rPr>
            <w:rFonts w:ascii="Calibri" w:eastAsia="Calibri" w:hAnsi="Calibri" w:cs="Times New Roman"/>
            <w:lang w:val="en-US"/>
          </w:rPr>
          <w:tab/>
          <w:t>b "\"You trust {i}me{/i}, [mc].\""</w:t>
        </w:r>
      </w:ins>
    </w:p>
    <w:p w14:paraId="46454D99" w14:textId="77777777" w:rsidR="00E573B8" w:rsidRPr="00E573B8" w:rsidRDefault="00E573B8" w:rsidP="00E573B8">
      <w:pPr>
        <w:tabs>
          <w:tab w:val="left" w:pos="0"/>
        </w:tabs>
        <w:spacing w:line="600" w:lineRule="auto"/>
        <w:jc w:val="left"/>
        <w:rPr>
          <w:ins w:id="7367" w:author="UTENTE" w:date="2020-06-30T18:32:00Z"/>
          <w:rFonts w:ascii="Calibri" w:eastAsia="Calibri" w:hAnsi="Calibri" w:cs="Times New Roman"/>
          <w:lang w:val="en-US"/>
        </w:rPr>
      </w:pPr>
      <w:ins w:id="7368" w:author="UTENTE" w:date="2020-06-30T18:32:00Z">
        <w:r w:rsidRPr="00E573B8">
          <w:rPr>
            <w:rFonts w:ascii="Calibri" w:eastAsia="Calibri" w:hAnsi="Calibri" w:cs="Times New Roman"/>
            <w:lang w:val="en-US"/>
          </w:rPr>
          <w:t>795.</w:t>
        </w:r>
        <w:r w:rsidRPr="00E573B8">
          <w:rPr>
            <w:rFonts w:ascii="Calibri" w:eastAsia="Calibri" w:hAnsi="Calibri" w:cs="Times New Roman"/>
            <w:lang w:val="en-US"/>
          </w:rPr>
          <w:tab/>
          <w:t>mcp "\"…\""</w:t>
        </w:r>
      </w:ins>
    </w:p>
    <w:p w14:paraId="6BBEB029" w14:textId="77777777" w:rsidR="00E573B8" w:rsidRPr="00E573B8" w:rsidRDefault="00E573B8" w:rsidP="00E573B8">
      <w:pPr>
        <w:tabs>
          <w:tab w:val="left" w:pos="0"/>
        </w:tabs>
        <w:spacing w:line="600" w:lineRule="auto"/>
        <w:jc w:val="left"/>
        <w:rPr>
          <w:ins w:id="7369" w:author="UTENTE" w:date="2020-06-30T18:32:00Z"/>
          <w:rFonts w:ascii="Calibri" w:eastAsia="Calibri" w:hAnsi="Calibri" w:cs="Times New Roman"/>
          <w:lang w:val="en-US"/>
        </w:rPr>
      </w:pPr>
      <w:ins w:id="7370" w:author="UTENTE" w:date="2020-06-30T18:32:00Z">
        <w:r w:rsidRPr="00E573B8">
          <w:rPr>
            <w:rFonts w:ascii="Calibri" w:eastAsia="Calibri" w:hAnsi="Calibri" w:cs="Times New Roman"/>
            <w:lang w:val="en-US"/>
          </w:rPr>
          <w:t>796.</w:t>
        </w:r>
        <w:r w:rsidRPr="00E573B8">
          <w:rPr>
            <w:rFonts w:ascii="Calibri" w:eastAsia="Calibri" w:hAnsi="Calibri" w:cs="Times New Roman"/>
            <w:lang w:val="en-US"/>
          </w:rPr>
          <w:tab/>
          <w:t>n "Bishop breathes a few soft words, and they pour into my brain like sweet poison."</w:t>
        </w:r>
      </w:ins>
    </w:p>
    <w:p w14:paraId="0D78FCF9" w14:textId="77777777" w:rsidR="00E573B8" w:rsidRPr="00E573B8" w:rsidRDefault="00E573B8" w:rsidP="00E573B8">
      <w:pPr>
        <w:tabs>
          <w:tab w:val="left" w:pos="0"/>
        </w:tabs>
        <w:spacing w:line="600" w:lineRule="auto"/>
        <w:jc w:val="left"/>
        <w:rPr>
          <w:ins w:id="7371" w:author="UTENTE" w:date="2020-06-30T18:32:00Z"/>
          <w:rFonts w:ascii="Calibri" w:eastAsia="Calibri" w:hAnsi="Calibri" w:cs="Times New Roman"/>
          <w:lang w:val="en-US"/>
        </w:rPr>
      </w:pPr>
      <w:ins w:id="7372" w:author="UTENTE" w:date="2020-06-30T18:32:00Z">
        <w:r w:rsidRPr="00E573B8">
          <w:rPr>
            <w:rFonts w:ascii="Calibri" w:eastAsia="Calibri" w:hAnsi="Calibri" w:cs="Times New Roman"/>
            <w:lang w:val="en-US"/>
          </w:rPr>
          <w:t>797.</w:t>
        </w:r>
        <w:r w:rsidRPr="00E573B8">
          <w:rPr>
            <w:rFonts w:ascii="Calibri" w:eastAsia="Calibri" w:hAnsi="Calibri" w:cs="Times New Roman"/>
            <w:lang w:val="en-US"/>
          </w:rPr>
          <w:tab/>
          <w:t>n "I… {w}trust Bishop? {w}Do I?"</w:t>
        </w:r>
      </w:ins>
    </w:p>
    <w:p w14:paraId="758D9B78" w14:textId="77777777" w:rsidR="00E573B8" w:rsidRPr="00E573B8" w:rsidRDefault="00E573B8" w:rsidP="00E573B8">
      <w:pPr>
        <w:tabs>
          <w:tab w:val="left" w:pos="0"/>
        </w:tabs>
        <w:spacing w:line="600" w:lineRule="auto"/>
        <w:jc w:val="left"/>
        <w:rPr>
          <w:ins w:id="7373" w:author="UTENTE" w:date="2020-06-30T18:32:00Z"/>
          <w:rFonts w:ascii="Calibri" w:eastAsia="Calibri" w:hAnsi="Calibri" w:cs="Times New Roman"/>
          <w:lang w:val="en-US"/>
          <w:rPrChange w:id="7374" w:author="UTENTE" w:date="2020-06-30T18:32:00Z">
            <w:rPr>
              <w:ins w:id="7375" w:author="UTENTE" w:date="2020-06-30T18:32:00Z"/>
              <w:rFonts w:ascii="Calibri" w:eastAsia="Calibri" w:hAnsi="Calibri" w:cs="Times New Roman"/>
            </w:rPr>
          </w:rPrChange>
        </w:rPr>
      </w:pPr>
      <w:ins w:id="7376" w:author="UTENTE" w:date="2020-06-30T18:32:00Z">
        <w:r w:rsidRPr="00E573B8">
          <w:rPr>
            <w:rFonts w:ascii="Calibri" w:eastAsia="Calibri" w:hAnsi="Calibri" w:cs="Times New Roman"/>
            <w:lang w:val="en-US"/>
          </w:rPr>
          <w:t>798.</w:t>
        </w:r>
        <w:r w:rsidRPr="00E573B8">
          <w:rPr>
            <w:rFonts w:ascii="Calibri" w:eastAsia="Calibri" w:hAnsi="Calibri" w:cs="Times New Roman"/>
            <w:lang w:val="en-US"/>
          </w:rPr>
          <w:tab/>
          <w:t xml:space="preserve">n "I shouldn't, but I… </w:t>
        </w:r>
        <w:r w:rsidRPr="00E573B8">
          <w:rPr>
            <w:rFonts w:ascii="Calibri" w:eastAsia="Calibri" w:hAnsi="Calibri" w:cs="Times New Roman"/>
            <w:lang w:val="en-US"/>
            <w:rPrChange w:id="7377" w:author="UTENTE" w:date="2020-06-30T18:32:00Z">
              <w:rPr>
                <w:rFonts w:ascii="Calibri" w:eastAsia="Calibri" w:hAnsi="Calibri" w:cs="Times New Roman"/>
              </w:rPr>
            </w:rPrChange>
          </w:rPr>
          <w:t>{w}I…"</w:t>
        </w:r>
      </w:ins>
    </w:p>
    <w:p w14:paraId="54924194" w14:textId="77777777" w:rsidR="00E573B8" w:rsidRPr="00E573B8" w:rsidRDefault="00E573B8" w:rsidP="00E573B8">
      <w:pPr>
        <w:tabs>
          <w:tab w:val="left" w:pos="0"/>
        </w:tabs>
        <w:spacing w:line="600" w:lineRule="auto"/>
        <w:jc w:val="left"/>
        <w:rPr>
          <w:ins w:id="7378" w:author="UTENTE" w:date="2020-06-30T18:32:00Z"/>
          <w:rFonts w:ascii="Calibri" w:eastAsia="Calibri" w:hAnsi="Calibri" w:cs="Times New Roman"/>
          <w:lang w:val="en-US"/>
        </w:rPr>
      </w:pPr>
      <w:ins w:id="7379" w:author="UTENTE" w:date="2020-06-30T18:32:00Z">
        <w:r w:rsidRPr="00E573B8">
          <w:rPr>
            <w:rFonts w:ascii="Calibri" w:eastAsia="Calibri" w:hAnsi="Calibri" w:cs="Times New Roman"/>
            <w:lang w:val="en-US"/>
          </w:rPr>
          <w:t>799.</w:t>
        </w:r>
        <w:r w:rsidRPr="00E573B8">
          <w:rPr>
            <w:rFonts w:ascii="Calibri" w:eastAsia="Calibri" w:hAnsi="Calibri" w:cs="Times New Roman"/>
            <w:lang w:val="en-US"/>
          </w:rPr>
          <w:tab/>
          <w:t>n "His eyes…"</w:t>
        </w:r>
      </w:ins>
    </w:p>
    <w:p w14:paraId="09EAB5B1" w14:textId="77777777" w:rsidR="00E573B8" w:rsidRPr="00E573B8" w:rsidRDefault="00E573B8" w:rsidP="00E573B8">
      <w:pPr>
        <w:tabs>
          <w:tab w:val="left" w:pos="0"/>
        </w:tabs>
        <w:spacing w:line="600" w:lineRule="auto"/>
        <w:jc w:val="left"/>
        <w:rPr>
          <w:ins w:id="7380" w:author="UTENTE" w:date="2020-06-30T18:32:00Z"/>
          <w:rFonts w:ascii="Calibri" w:eastAsia="Calibri" w:hAnsi="Calibri" w:cs="Times New Roman"/>
          <w:lang w:val="en-US"/>
        </w:rPr>
      </w:pPr>
      <w:ins w:id="7381" w:author="UTENTE" w:date="2020-06-30T18:32:00Z">
        <w:r w:rsidRPr="00E573B8">
          <w:rPr>
            <w:rFonts w:ascii="Calibri" w:eastAsia="Calibri" w:hAnsi="Calibri" w:cs="Times New Roman"/>
            <w:lang w:val="en-US"/>
          </w:rPr>
          <w:t>800.</w:t>
        </w:r>
        <w:r w:rsidRPr="00E573B8">
          <w:rPr>
            <w:rFonts w:ascii="Calibri" w:eastAsia="Calibri" w:hAnsi="Calibri" w:cs="Times New Roman"/>
            <w:lang w:val="en-US"/>
          </w:rPr>
          <w:tab/>
          <w:t>n "They're so mesmerizingly beautiful that I can't bring myself to look away, but…"</w:t>
        </w:r>
      </w:ins>
    </w:p>
    <w:p w14:paraId="0C49027F" w14:textId="77777777" w:rsidR="00E573B8" w:rsidRPr="00E573B8" w:rsidRDefault="00E573B8" w:rsidP="00E573B8">
      <w:pPr>
        <w:tabs>
          <w:tab w:val="left" w:pos="0"/>
        </w:tabs>
        <w:spacing w:line="600" w:lineRule="auto"/>
        <w:jc w:val="left"/>
        <w:rPr>
          <w:ins w:id="7382" w:author="UTENTE" w:date="2020-06-30T18:32:00Z"/>
          <w:rFonts w:ascii="Calibri" w:eastAsia="Calibri" w:hAnsi="Calibri" w:cs="Times New Roman"/>
          <w:lang w:val="en-US"/>
        </w:rPr>
      </w:pPr>
      <w:ins w:id="7383" w:author="UTENTE" w:date="2020-06-30T18:32:00Z">
        <w:r w:rsidRPr="00E573B8">
          <w:rPr>
            <w:rFonts w:ascii="Calibri" w:eastAsia="Calibri" w:hAnsi="Calibri" w:cs="Times New Roman"/>
            <w:lang w:val="en-US"/>
          </w:rPr>
          <w:t>801.</w:t>
        </w:r>
        <w:r w:rsidRPr="00E573B8">
          <w:rPr>
            <w:rFonts w:ascii="Calibri" w:eastAsia="Calibri" w:hAnsi="Calibri" w:cs="Times New Roman"/>
            <w:lang w:val="en-US"/>
          </w:rPr>
          <w:tab/>
          <w:t>n "I can't keep staring at them. {w}He's trying to hypnotize me, just like Isaac–!"</w:t>
        </w:r>
      </w:ins>
    </w:p>
    <w:p w14:paraId="67F188A4" w14:textId="77777777" w:rsidR="00E573B8" w:rsidRPr="00E573B8" w:rsidRDefault="00E573B8" w:rsidP="00E573B8">
      <w:pPr>
        <w:tabs>
          <w:tab w:val="left" w:pos="0"/>
        </w:tabs>
        <w:spacing w:line="600" w:lineRule="auto"/>
        <w:jc w:val="left"/>
        <w:rPr>
          <w:ins w:id="7384" w:author="UTENTE" w:date="2020-06-30T18:32:00Z"/>
          <w:rFonts w:ascii="Calibri" w:eastAsia="Calibri" w:hAnsi="Calibri" w:cs="Times New Roman"/>
          <w:lang w:val="en-US"/>
        </w:rPr>
      </w:pPr>
      <w:ins w:id="7385" w:author="UTENTE" w:date="2020-06-30T18:32:00Z">
        <w:r w:rsidRPr="00E573B8">
          <w:rPr>
            <w:rFonts w:ascii="Calibri" w:eastAsia="Calibri" w:hAnsi="Calibri" w:cs="Times New Roman"/>
            <w:lang w:val="en-US"/>
          </w:rPr>
          <w:t>802.</w:t>
        </w:r>
        <w:r w:rsidRPr="00E573B8">
          <w:rPr>
            <w:rFonts w:ascii="Calibri" w:eastAsia="Calibri" w:hAnsi="Calibri" w:cs="Times New Roman"/>
            <w:lang w:val="en-US"/>
          </w:rPr>
          <w:tab/>
          <w:t>mcp "\"…\""</w:t>
        </w:r>
      </w:ins>
    </w:p>
    <w:p w14:paraId="3813F8DC" w14:textId="77777777" w:rsidR="00E573B8" w:rsidRPr="00E573B8" w:rsidRDefault="00E573B8" w:rsidP="00E573B8">
      <w:pPr>
        <w:tabs>
          <w:tab w:val="left" w:pos="0"/>
        </w:tabs>
        <w:spacing w:line="600" w:lineRule="auto"/>
        <w:jc w:val="left"/>
        <w:rPr>
          <w:ins w:id="7386" w:author="UTENTE" w:date="2020-06-30T18:32:00Z"/>
          <w:rFonts w:ascii="Calibri" w:eastAsia="Calibri" w:hAnsi="Calibri" w:cs="Times New Roman"/>
          <w:lang w:val="en-US"/>
        </w:rPr>
      </w:pPr>
      <w:ins w:id="7387" w:author="UTENTE" w:date="2020-06-30T18:32:00Z">
        <w:r w:rsidRPr="00E573B8">
          <w:rPr>
            <w:rFonts w:ascii="Calibri" w:eastAsia="Calibri" w:hAnsi="Calibri" w:cs="Times New Roman"/>
            <w:lang w:val="en-US"/>
          </w:rPr>
          <w:t>803.</w:t>
        </w:r>
        <w:r w:rsidRPr="00E573B8">
          <w:rPr>
            <w:rFonts w:ascii="Calibri" w:eastAsia="Calibri" w:hAnsi="Calibri" w:cs="Times New Roman"/>
            <w:lang w:val="en-US"/>
          </w:rPr>
          <w:tab/>
          <w:t>n "Those deep, glowing pools of red…"</w:t>
        </w:r>
      </w:ins>
    </w:p>
    <w:p w14:paraId="713EDE5E" w14:textId="77777777" w:rsidR="00E573B8" w:rsidRPr="00E573B8" w:rsidRDefault="00E573B8" w:rsidP="00E573B8">
      <w:pPr>
        <w:tabs>
          <w:tab w:val="left" w:pos="0"/>
        </w:tabs>
        <w:spacing w:line="600" w:lineRule="auto"/>
        <w:jc w:val="left"/>
        <w:rPr>
          <w:ins w:id="7388" w:author="UTENTE" w:date="2020-06-30T18:32:00Z"/>
          <w:rFonts w:ascii="Calibri" w:eastAsia="Calibri" w:hAnsi="Calibri" w:cs="Times New Roman"/>
          <w:lang w:val="en-US"/>
        </w:rPr>
      </w:pPr>
      <w:ins w:id="7389" w:author="UTENTE" w:date="2020-06-30T18:32:00Z">
        <w:r w:rsidRPr="00E573B8">
          <w:rPr>
            <w:rFonts w:ascii="Calibri" w:eastAsia="Calibri" w:hAnsi="Calibri" w:cs="Times New Roman"/>
            <w:lang w:val="en-US"/>
          </w:rPr>
          <w:t>804.</w:t>
        </w:r>
        <w:r w:rsidRPr="00E573B8">
          <w:rPr>
            <w:rFonts w:ascii="Calibri" w:eastAsia="Calibri" w:hAnsi="Calibri" w:cs="Times New Roman"/>
            <w:lang w:val="en-US"/>
          </w:rPr>
          <w:tab/>
          <w:t>n "I… {w}have to…"</w:t>
        </w:r>
      </w:ins>
    </w:p>
    <w:p w14:paraId="13E5C32C" w14:textId="77777777" w:rsidR="00E573B8" w:rsidRPr="00E573B8" w:rsidRDefault="00E573B8" w:rsidP="00E573B8">
      <w:pPr>
        <w:tabs>
          <w:tab w:val="left" w:pos="0"/>
        </w:tabs>
        <w:spacing w:line="600" w:lineRule="auto"/>
        <w:jc w:val="left"/>
        <w:rPr>
          <w:ins w:id="7390" w:author="UTENTE" w:date="2020-06-30T18:32:00Z"/>
          <w:rFonts w:ascii="Calibri" w:eastAsia="Calibri" w:hAnsi="Calibri" w:cs="Times New Roman"/>
          <w:lang w:val="en-US"/>
        </w:rPr>
      </w:pPr>
      <w:ins w:id="7391" w:author="UTENTE" w:date="2020-06-30T18:32:00Z">
        <w:r w:rsidRPr="00E573B8">
          <w:rPr>
            <w:rFonts w:ascii="Calibri" w:eastAsia="Calibri" w:hAnsi="Calibri" w:cs="Times New Roman"/>
            <w:lang w:val="en-US"/>
          </w:rPr>
          <w:t>805.</w:t>
        </w:r>
        <w:r w:rsidRPr="00E573B8">
          <w:rPr>
            <w:rFonts w:ascii="Calibri" w:eastAsia="Calibri" w:hAnsi="Calibri" w:cs="Times New Roman"/>
            <w:lang w:val="en-US"/>
          </w:rPr>
          <w:tab/>
          <w:t>n "…I know what he's trying to do."</w:t>
        </w:r>
      </w:ins>
    </w:p>
    <w:p w14:paraId="707D2EBF" w14:textId="77777777" w:rsidR="00E573B8" w:rsidRPr="00E573B8" w:rsidRDefault="00E573B8" w:rsidP="00E573B8">
      <w:pPr>
        <w:tabs>
          <w:tab w:val="left" w:pos="0"/>
        </w:tabs>
        <w:spacing w:line="600" w:lineRule="auto"/>
        <w:jc w:val="left"/>
        <w:rPr>
          <w:ins w:id="7392" w:author="UTENTE" w:date="2020-06-30T18:32:00Z"/>
          <w:rFonts w:ascii="Calibri" w:eastAsia="Calibri" w:hAnsi="Calibri" w:cs="Times New Roman"/>
          <w:lang w:val="en-US"/>
        </w:rPr>
      </w:pPr>
      <w:ins w:id="7393" w:author="UTENTE" w:date="2020-06-30T18:32:00Z">
        <w:r w:rsidRPr="00E573B8">
          <w:rPr>
            <w:rFonts w:ascii="Calibri" w:eastAsia="Calibri" w:hAnsi="Calibri" w:cs="Times New Roman"/>
            <w:lang w:val="en-US"/>
          </w:rPr>
          <w:t>806.</w:t>
        </w:r>
        <w:r w:rsidRPr="00E573B8">
          <w:rPr>
            <w:rFonts w:ascii="Calibri" w:eastAsia="Calibri" w:hAnsi="Calibri" w:cs="Times New Roman"/>
            <w:lang w:val="en-US"/>
          </w:rPr>
          <w:tab/>
          <w:t>n "Isaac did the same thing to me, twice. {w}Those eyes – they put words into my head that don't belong there."</w:t>
        </w:r>
      </w:ins>
    </w:p>
    <w:p w14:paraId="0D774555" w14:textId="77777777" w:rsidR="00E573B8" w:rsidRPr="00E573B8" w:rsidRDefault="00E573B8" w:rsidP="00E573B8">
      <w:pPr>
        <w:tabs>
          <w:tab w:val="left" w:pos="0"/>
        </w:tabs>
        <w:spacing w:line="600" w:lineRule="auto"/>
        <w:jc w:val="left"/>
        <w:rPr>
          <w:ins w:id="7394" w:author="UTENTE" w:date="2020-06-30T18:32:00Z"/>
          <w:rFonts w:ascii="Calibri" w:eastAsia="Calibri" w:hAnsi="Calibri" w:cs="Times New Roman"/>
          <w:lang w:val="en-US"/>
        </w:rPr>
      </w:pPr>
      <w:ins w:id="7395" w:author="UTENTE" w:date="2020-06-30T18:32:00Z">
        <w:r w:rsidRPr="00E573B8">
          <w:rPr>
            <w:rFonts w:ascii="Calibri" w:eastAsia="Calibri" w:hAnsi="Calibri" w:cs="Times New Roman"/>
            <w:lang w:val="en-US"/>
          </w:rPr>
          <w:t>807.</w:t>
        </w:r>
        <w:r w:rsidRPr="00E573B8">
          <w:rPr>
            <w:rFonts w:ascii="Calibri" w:eastAsia="Calibri" w:hAnsi="Calibri" w:cs="Times New Roman"/>
            <w:lang w:val="en-US"/>
          </w:rPr>
          <w:tab/>
          <w:t>mcp "\"I… won't give into you…\""</w:t>
        </w:r>
      </w:ins>
    </w:p>
    <w:p w14:paraId="33AB8FBE" w14:textId="77777777" w:rsidR="00E573B8" w:rsidRPr="00E573B8" w:rsidRDefault="00E573B8" w:rsidP="00E573B8">
      <w:pPr>
        <w:tabs>
          <w:tab w:val="left" w:pos="0"/>
        </w:tabs>
        <w:spacing w:line="600" w:lineRule="auto"/>
        <w:jc w:val="left"/>
        <w:rPr>
          <w:ins w:id="7396" w:author="UTENTE" w:date="2020-06-30T18:32:00Z"/>
          <w:rFonts w:ascii="Calibri" w:eastAsia="Calibri" w:hAnsi="Calibri" w:cs="Times New Roman"/>
          <w:lang w:val="en-US"/>
        </w:rPr>
      </w:pPr>
      <w:ins w:id="7397" w:author="UTENTE" w:date="2020-06-30T18:32:00Z">
        <w:r w:rsidRPr="00E573B8">
          <w:rPr>
            <w:rFonts w:ascii="Calibri" w:eastAsia="Calibri" w:hAnsi="Calibri" w:cs="Times New Roman"/>
            <w:lang w:val="en-US"/>
          </w:rPr>
          <w:t>808.</w:t>
        </w:r>
        <w:r w:rsidRPr="00E573B8">
          <w:rPr>
            <w:rFonts w:ascii="Calibri" w:eastAsia="Calibri" w:hAnsi="Calibri" w:cs="Times New Roman"/>
            <w:lang w:val="en-US"/>
          </w:rPr>
          <w:tab/>
          <w:t>n "I shut my eyes tightly, refusing to stare up at him."</w:t>
        </w:r>
      </w:ins>
    </w:p>
    <w:p w14:paraId="57B638E6" w14:textId="77777777" w:rsidR="00E573B8" w:rsidRPr="00E573B8" w:rsidRDefault="00E573B8" w:rsidP="00E573B8">
      <w:pPr>
        <w:tabs>
          <w:tab w:val="left" w:pos="0"/>
        </w:tabs>
        <w:spacing w:line="600" w:lineRule="auto"/>
        <w:jc w:val="left"/>
        <w:rPr>
          <w:ins w:id="7398" w:author="UTENTE" w:date="2020-06-30T18:32:00Z"/>
          <w:rFonts w:ascii="Calibri" w:eastAsia="Calibri" w:hAnsi="Calibri" w:cs="Times New Roman"/>
          <w:lang w:val="en-US"/>
          <w:rPrChange w:id="7399" w:author="UTENTE" w:date="2020-06-30T18:32:00Z">
            <w:rPr>
              <w:ins w:id="7400" w:author="UTENTE" w:date="2020-06-30T18:32:00Z"/>
              <w:rFonts w:ascii="Calibri" w:eastAsia="Calibri" w:hAnsi="Calibri" w:cs="Times New Roman"/>
            </w:rPr>
          </w:rPrChange>
        </w:rPr>
      </w:pPr>
      <w:ins w:id="7401" w:author="UTENTE" w:date="2020-06-30T18:32:00Z">
        <w:r w:rsidRPr="00E573B8">
          <w:rPr>
            <w:rFonts w:ascii="Calibri" w:eastAsia="Calibri" w:hAnsi="Calibri" w:cs="Times New Roman"/>
            <w:lang w:val="en-US"/>
            <w:rPrChange w:id="7402" w:author="UTENTE" w:date="2020-06-30T18:32:00Z">
              <w:rPr>
                <w:rFonts w:ascii="Calibri" w:eastAsia="Calibri" w:hAnsi="Calibri" w:cs="Times New Roman"/>
              </w:rPr>
            </w:rPrChange>
          </w:rPr>
          <w:t>809.</w:t>
        </w:r>
        <w:r w:rsidRPr="00E573B8">
          <w:rPr>
            <w:rFonts w:ascii="Calibri" w:eastAsia="Calibri" w:hAnsi="Calibri" w:cs="Times New Roman"/>
            <w:lang w:val="en-US"/>
            <w:rPrChange w:id="7403" w:author="UTENTE" w:date="2020-06-30T18:32:00Z">
              <w:rPr>
                <w:rFonts w:ascii="Calibri" w:eastAsia="Calibri" w:hAnsi="Calibri" w:cs="Times New Roman"/>
              </w:rPr>
            </w:rPrChange>
          </w:rPr>
          <w:tab/>
          <w:t>b "\"…\""</w:t>
        </w:r>
      </w:ins>
    </w:p>
    <w:p w14:paraId="04B1B756" w14:textId="77777777" w:rsidR="00E573B8" w:rsidRPr="00E573B8" w:rsidRDefault="00E573B8" w:rsidP="00E573B8">
      <w:pPr>
        <w:tabs>
          <w:tab w:val="left" w:pos="0"/>
        </w:tabs>
        <w:spacing w:line="600" w:lineRule="auto"/>
        <w:jc w:val="left"/>
        <w:rPr>
          <w:ins w:id="7404" w:author="UTENTE" w:date="2020-06-30T18:32:00Z"/>
          <w:rFonts w:ascii="Calibri" w:eastAsia="Calibri" w:hAnsi="Calibri" w:cs="Times New Roman"/>
          <w:lang w:val="en-US"/>
        </w:rPr>
      </w:pPr>
      <w:ins w:id="7405" w:author="UTENTE" w:date="2020-06-30T18:32:00Z">
        <w:r w:rsidRPr="00E573B8">
          <w:rPr>
            <w:rFonts w:ascii="Calibri" w:eastAsia="Calibri" w:hAnsi="Calibri" w:cs="Times New Roman"/>
            <w:lang w:val="en-US"/>
          </w:rPr>
          <w:t>810.</w:t>
        </w:r>
        <w:r w:rsidRPr="00E573B8">
          <w:rPr>
            <w:rFonts w:ascii="Calibri" w:eastAsia="Calibri" w:hAnsi="Calibri" w:cs="Times New Roman"/>
            <w:lang w:val="en-US"/>
          </w:rPr>
          <w:tab/>
          <w:t>mcp "\"…You were the one who taught Isaac.\"" </w:t>
        </w:r>
        <w:r w:rsidRPr="00E573B8">
          <w:rPr>
            <w:rFonts w:ascii="Calibri" w:eastAsia="Calibri" w:hAnsi="Calibri" w:cs="Times New Roman"/>
            <w:lang w:val="en-US"/>
          </w:rPr>
          <w:br w:type="page"/>
        </w:r>
      </w:ins>
    </w:p>
    <w:p w14:paraId="30D3014F" w14:textId="77777777" w:rsidR="00E573B8" w:rsidRPr="00E573B8" w:rsidRDefault="00E573B8" w:rsidP="00E573B8">
      <w:pPr>
        <w:tabs>
          <w:tab w:val="left" w:pos="0"/>
        </w:tabs>
        <w:spacing w:line="600" w:lineRule="auto"/>
        <w:jc w:val="left"/>
        <w:rPr>
          <w:ins w:id="7406" w:author="UTENTE" w:date="2020-06-30T18:32:00Z"/>
          <w:rFonts w:ascii="Calibri" w:eastAsia="Calibri" w:hAnsi="Calibri" w:cs="Times New Roman"/>
        </w:rPr>
      </w:pPr>
      <w:ins w:id="7407" w:author="UTENTE" w:date="2020-06-30T18:32:00Z">
        <w:r w:rsidRPr="00E573B8">
          <w:rPr>
            <w:rFonts w:ascii="Calibri" w:eastAsia="Calibri" w:hAnsi="Calibri" w:cs="Times New Roman"/>
          </w:rPr>
          <w:lastRenderedPageBreak/>
          <w:t>794.</w:t>
        </w:r>
        <w:r w:rsidRPr="00E573B8">
          <w:rPr>
            <w:rFonts w:ascii="Calibri" w:eastAsia="Calibri" w:hAnsi="Calibri" w:cs="Times New Roman"/>
          </w:rPr>
          <w:tab/>
          <w:t>b "\"Tu ti fidi di {i}me{/i}, [mc].\""</w:t>
        </w:r>
      </w:ins>
    </w:p>
    <w:p w14:paraId="29E60DD7" w14:textId="77777777" w:rsidR="00E573B8" w:rsidRPr="00E573B8" w:rsidRDefault="00E573B8" w:rsidP="00E573B8">
      <w:pPr>
        <w:tabs>
          <w:tab w:val="left" w:pos="0"/>
        </w:tabs>
        <w:spacing w:line="600" w:lineRule="auto"/>
        <w:jc w:val="left"/>
        <w:rPr>
          <w:ins w:id="7408" w:author="UTENTE" w:date="2020-06-30T18:32:00Z"/>
          <w:rFonts w:ascii="Calibri" w:eastAsia="Calibri" w:hAnsi="Calibri" w:cs="Times New Roman"/>
        </w:rPr>
      </w:pPr>
      <w:ins w:id="7409" w:author="UTENTE" w:date="2020-06-30T18:32:00Z">
        <w:r w:rsidRPr="00E573B8">
          <w:rPr>
            <w:rFonts w:ascii="Calibri" w:eastAsia="Calibri" w:hAnsi="Calibri" w:cs="Times New Roman"/>
          </w:rPr>
          <w:t>795.</w:t>
        </w:r>
        <w:r w:rsidRPr="00E573B8">
          <w:rPr>
            <w:rFonts w:ascii="Calibri" w:eastAsia="Calibri" w:hAnsi="Calibri" w:cs="Times New Roman"/>
          </w:rPr>
          <w:tab/>
          <w:t>mcp "\"…\""</w:t>
        </w:r>
      </w:ins>
    </w:p>
    <w:p w14:paraId="79ADB849" w14:textId="77777777" w:rsidR="00E573B8" w:rsidRPr="00E573B8" w:rsidRDefault="00E573B8" w:rsidP="00E573B8">
      <w:pPr>
        <w:tabs>
          <w:tab w:val="left" w:pos="0"/>
        </w:tabs>
        <w:spacing w:line="600" w:lineRule="auto"/>
        <w:jc w:val="left"/>
        <w:rPr>
          <w:ins w:id="7410" w:author="UTENTE" w:date="2020-06-30T18:32:00Z"/>
          <w:rFonts w:ascii="Calibri" w:eastAsia="Calibri" w:hAnsi="Calibri" w:cs="Times New Roman"/>
        </w:rPr>
      </w:pPr>
      <w:ins w:id="7411" w:author="UTENTE" w:date="2020-06-30T18:32:00Z">
        <w:r w:rsidRPr="00E573B8">
          <w:rPr>
            <w:rFonts w:ascii="Calibri" w:eastAsia="Calibri" w:hAnsi="Calibri" w:cs="Times New Roman"/>
          </w:rPr>
          <w:t>796.</w:t>
        </w:r>
        <w:r w:rsidRPr="00E573B8">
          <w:rPr>
            <w:rFonts w:ascii="Calibri" w:eastAsia="Calibri" w:hAnsi="Calibri" w:cs="Times New Roman"/>
          </w:rPr>
          <w:tab/>
          <w:t>n "Bishop sospira qualche parola soave, che si riversa nel mio cervello come dolce veleno."</w:t>
        </w:r>
      </w:ins>
    </w:p>
    <w:p w14:paraId="1883B7CA" w14:textId="77777777" w:rsidR="00E573B8" w:rsidRPr="00E573B8" w:rsidRDefault="00E573B8" w:rsidP="00E573B8">
      <w:pPr>
        <w:tabs>
          <w:tab w:val="left" w:pos="0"/>
        </w:tabs>
        <w:spacing w:line="600" w:lineRule="auto"/>
        <w:jc w:val="left"/>
        <w:rPr>
          <w:ins w:id="7412" w:author="UTENTE" w:date="2020-06-30T18:32:00Z"/>
          <w:rFonts w:ascii="Calibri" w:eastAsia="Calibri" w:hAnsi="Calibri" w:cs="Times New Roman"/>
        </w:rPr>
      </w:pPr>
      <w:ins w:id="7413" w:author="UTENTE" w:date="2020-06-30T18:32:00Z">
        <w:r w:rsidRPr="00E573B8">
          <w:rPr>
            <w:rFonts w:ascii="Calibri" w:eastAsia="Calibri" w:hAnsi="Calibri" w:cs="Times New Roman"/>
          </w:rPr>
          <w:t>797.</w:t>
        </w:r>
        <w:r w:rsidRPr="00E573B8">
          <w:rPr>
            <w:rFonts w:ascii="Calibri" w:eastAsia="Calibri" w:hAnsi="Calibri" w:cs="Times New Roman"/>
          </w:rPr>
          <w:tab/>
          <w:t>n "Io…{w} mi fido di Bishop? {w}È così?"</w:t>
        </w:r>
      </w:ins>
    </w:p>
    <w:p w14:paraId="102E902F" w14:textId="77777777" w:rsidR="00E573B8" w:rsidRPr="00E573B8" w:rsidRDefault="00E573B8" w:rsidP="00E573B8">
      <w:pPr>
        <w:tabs>
          <w:tab w:val="left" w:pos="0"/>
        </w:tabs>
        <w:spacing w:line="600" w:lineRule="auto"/>
        <w:jc w:val="left"/>
        <w:rPr>
          <w:ins w:id="7414" w:author="UTENTE" w:date="2020-06-30T18:32:00Z"/>
          <w:rFonts w:ascii="Calibri" w:eastAsia="Calibri" w:hAnsi="Calibri" w:cs="Times New Roman"/>
        </w:rPr>
      </w:pPr>
      <w:ins w:id="7415" w:author="UTENTE" w:date="2020-06-30T18:32:00Z">
        <w:r w:rsidRPr="00E573B8">
          <w:rPr>
            <w:rFonts w:ascii="Calibri" w:eastAsia="Calibri" w:hAnsi="Calibri" w:cs="Times New Roman"/>
          </w:rPr>
          <w:t>798.</w:t>
        </w:r>
        <w:r w:rsidRPr="00E573B8">
          <w:rPr>
            <w:rFonts w:ascii="Calibri" w:eastAsia="Calibri" w:hAnsi="Calibri" w:cs="Times New Roman"/>
          </w:rPr>
          <w:tab/>
          <w:t>n "Non dovrei, ma io… {w}io…"</w:t>
        </w:r>
      </w:ins>
    </w:p>
    <w:p w14:paraId="655E1FB5" w14:textId="77777777" w:rsidR="00E573B8" w:rsidRPr="00E573B8" w:rsidRDefault="00E573B8" w:rsidP="00E573B8">
      <w:pPr>
        <w:tabs>
          <w:tab w:val="left" w:pos="0"/>
        </w:tabs>
        <w:spacing w:line="600" w:lineRule="auto"/>
        <w:jc w:val="left"/>
        <w:rPr>
          <w:ins w:id="7416" w:author="UTENTE" w:date="2020-06-30T18:32:00Z"/>
          <w:rFonts w:ascii="Calibri" w:eastAsia="Calibri" w:hAnsi="Calibri" w:cs="Times New Roman"/>
        </w:rPr>
      </w:pPr>
      <w:ins w:id="7417" w:author="UTENTE" w:date="2020-06-30T18:32:00Z">
        <w:r w:rsidRPr="00E573B8">
          <w:rPr>
            <w:rFonts w:ascii="Calibri" w:eastAsia="Calibri" w:hAnsi="Calibri" w:cs="Times New Roman"/>
          </w:rPr>
          <w:t>799.</w:t>
        </w:r>
        <w:r w:rsidRPr="00E573B8">
          <w:rPr>
            <w:rFonts w:ascii="Calibri" w:eastAsia="Calibri" w:hAnsi="Calibri" w:cs="Times New Roman"/>
          </w:rPr>
          <w:tab/>
          <w:t>n "I suoi occhi…"</w:t>
        </w:r>
      </w:ins>
    </w:p>
    <w:p w14:paraId="66F34B47" w14:textId="77777777" w:rsidR="00E573B8" w:rsidRPr="00E573B8" w:rsidRDefault="00E573B8" w:rsidP="00E573B8">
      <w:pPr>
        <w:tabs>
          <w:tab w:val="left" w:pos="0"/>
        </w:tabs>
        <w:spacing w:line="600" w:lineRule="auto"/>
        <w:jc w:val="left"/>
        <w:rPr>
          <w:ins w:id="7418" w:author="UTENTE" w:date="2020-06-30T18:32:00Z"/>
          <w:rFonts w:ascii="Calibri" w:eastAsia="Calibri" w:hAnsi="Calibri" w:cs="Times New Roman"/>
        </w:rPr>
      </w:pPr>
      <w:ins w:id="7419" w:author="UTENTE" w:date="2020-06-30T18:32:00Z">
        <w:r w:rsidRPr="00E573B8">
          <w:rPr>
            <w:rFonts w:ascii="Calibri" w:eastAsia="Calibri" w:hAnsi="Calibri" w:cs="Times New Roman"/>
          </w:rPr>
          <w:t>800.</w:t>
        </w:r>
        <w:r w:rsidRPr="00E573B8">
          <w:rPr>
            <w:rFonts w:ascii="Calibri" w:eastAsia="Calibri" w:hAnsi="Calibri" w:cs="Times New Roman"/>
          </w:rPr>
          <w:tab/>
          <w:t>n "Sono così meravigliosamente ipnotici che non riesco a distogliere lo sguardo, però…"</w:t>
        </w:r>
      </w:ins>
    </w:p>
    <w:p w14:paraId="1E9BCB8C" w14:textId="77777777" w:rsidR="00E573B8" w:rsidRPr="00E573B8" w:rsidRDefault="00E573B8" w:rsidP="00E573B8">
      <w:pPr>
        <w:tabs>
          <w:tab w:val="left" w:pos="0"/>
        </w:tabs>
        <w:spacing w:line="600" w:lineRule="auto"/>
        <w:jc w:val="left"/>
        <w:rPr>
          <w:ins w:id="7420" w:author="UTENTE" w:date="2020-06-30T18:32:00Z"/>
          <w:rFonts w:ascii="Calibri" w:eastAsia="Calibri" w:hAnsi="Calibri" w:cs="Times New Roman"/>
        </w:rPr>
      </w:pPr>
      <w:ins w:id="7421" w:author="UTENTE" w:date="2020-06-30T18:32:00Z">
        <w:r w:rsidRPr="00E573B8">
          <w:rPr>
            <w:rFonts w:ascii="Calibri" w:eastAsia="Calibri" w:hAnsi="Calibri" w:cs="Times New Roman"/>
          </w:rPr>
          <w:t>801.</w:t>
        </w:r>
        <w:r w:rsidRPr="00E573B8">
          <w:rPr>
            <w:rFonts w:ascii="Calibri" w:eastAsia="Calibri" w:hAnsi="Calibri" w:cs="Times New Roman"/>
          </w:rPr>
          <w:tab/>
          <w:t>n "Non posso continuare a fissarli. {w}Sta cercando di ipnotizzarmi, come Isaac-!"</w:t>
        </w:r>
      </w:ins>
    </w:p>
    <w:p w14:paraId="59DC6AC9" w14:textId="77777777" w:rsidR="00E573B8" w:rsidRPr="00E573B8" w:rsidRDefault="00E573B8" w:rsidP="00E573B8">
      <w:pPr>
        <w:tabs>
          <w:tab w:val="left" w:pos="0"/>
        </w:tabs>
        <w:spacing w:line="600" w:lineRule="auto"/>
        <w:jc w:val="left"/>
        <w:rPr>
          <w:ins w:id="7422" w:author="UTENTE" w:date="2020-06-30T18:32:00Z"/>
          <w:rFonts w:ascii="Calibri" w:eastAsia="Calibri" w:hAnsi="Calibri" w:cs="Times New Roman"/>
        </w:rPr>
      </w:pPr>
      <w:ins w:id="7423" w:author="UTENTE" w:date="2020-06-30T18:32:00Z">
        <w:r w:rsidRPr="00E573B8">
          <w:rPr>
            <w:rFonts w:ascii="Calibri" w:eastAsia="Calibri" w:hAnsi="Calibri" w:cs="Times New Roman"/>
          </w:rPr>
          <w:t>802.</w:t>
        </w:r>
        <w:r w:rsidRPr="00E573B8">
          <w:rPr>
            <w:rFonts w:ascii="Calibri" w:eastAsia="Calibri" w:hAnsi="Calibri" w:cs="Times New Roman"/>
          </w:rPr>
          <w:tab/>
          <w:t>mcp "\"…\""</w:t>
        </w:r>
      </w:ins>
    </w:p>
    <w:p w14:paraId="77F9924F" w14:textId="77777777" w:rsidR="00E573B8" w:rsidRPr="00E573B8" w:rsidRDefault="00E573B8" w:rsidP="00E573B8">
      <w:pPr>
        <w:tabs>
          <w:tab w:val="left" w:pos="0"/>
        </w:tabs>
        <w:spacing w:line="600" w:lineRule="auto"/>
        <w:jc w:val="left"/>
        <w:rPr>
          <w:ins w:id="7424" w:author="UTENTE" w:date="2020-06-30T18:32:00Z"/>
          <w:rFonts w:ascii="Calibri" w:eastAsia="Calibri" w:hAnsi="Calibri" w:cs="Times New Roman"/>
        </w:rPr>
      </w:pPr>
      <w:ins w:id="7425" w:author="UTENTE" w:date="2020-06-30T18:32:00Z">
        <w:r w:rsidRPr="00E573B8">
          <w:rPr>
            <w:rFonts w:ascii="Calibri" w:eastAsia="Calibri" w:hAnsi="Calibri" w:cs="Times New Roman"/>
          </w:rPr>
          <w:t>803.</w:t>
        </w:r>
        <w:r w:rsidRPr="00E573B8">
          <w:rPr>
            <w:rFonts w:ascii="Calibri" w:eastAsia="Calibri" w:hAnsi="Calibri" w:cs="Times New Roman"/>
          </w:rPr>
          <w:tab/>
          <w:t>n "Quelle profonde, luminose piscine di rosso…"</w:t>
        </w:r>
      </w:ins>
    </w:p>
    <w:p w14:paraId="3C6ED31E" w14:textId="77777777" w:rsidR="00E573B8" w:rsidRPr="00E573B8" w:rsidRDefault="00E573B8" w:rsidP="00E573B8">
      <w:pPr>
        <w:tabs>
          <w:tab w:val="left" w:pos="0"/>
        </w:tabs>
        <w:spacing w:line="600" w:lineRule="auto"/>
        <w:jc w:val="left"/>
        <w:rPr>
          <w:ins w:id="7426" w:author="UTENTE" w:date="2020-06-30T18:32:00Z"/>
          <w:rFonts w:ascii="Calibri" w:eastAsia="Calibri" w:hAnsi="Calibri" w:cs="Times New Roman"/>
        </w:rPr>
      </w:pPr>
      <w:ins w:id="7427" w:author="UTENTE" w:date="2020-06-30T18:32:00Z">
        <w:r w:rsidRPr="00E573B8">
          <w:rPr>
            <w:rFonts w:ascii="Calibri" w:eastAsia="Calibri" w:hAnsi="Calibri" w:cs="Times New Roman"/>
          </w:rPr>
          <w:t>804.</w:t>
        </w:r>
        <w:r w:rsidRPr="00E573B8">
          <w:rPr>
            <w:rFonts w:ascii="Calibri" w:eastAsia="Calibri" w:hAnsi="Calibri" w:cs="Times New Roman"/>
          </w:rPr>
          <w:tab/>
          <w:t>n "Io… {w}devo…"</w:t>
        </w:r>
      </w:ins>
    </w:p>
    <w:p w14:paraId="02A5E777" w14:textId="77777777" w:rsidR="00E573B8" w:rsidRPr="00E573B8" w:rsidRDefault="00E573B8" w:rsidP="00E573B8">
      <w:pPr>
        <w:tabs>
          <w:tab w:val="left" w:pos="0"/>
        </w:tabs>
        <w:spacing w:line="600" w:lineRule="auto"/>
        <w:jc w:val="left"/>
        <w:rPr>
          <w:ins w:id="7428" w:author="UTENTE" w:date="2020-06-30T18:32:00Z"/>
          <w:rFonts w:ascii="Calibri" w:eastAsia="Calibri" w:hAnsi="Calibri" w:cs="Times New Roman"/>
        </w:rPr>
      </w:pPr>
      <w:ins w:id="7429" w:author="UTENTE" w:date="2020-06-30T18:32:00Z">
        <w:r w:rsidRPr="00E573B8">
          <w:rPr>
            <w:rFonts w:ascii="Calibri" w:eastAsia="Calibri" w:hAnsi="Calibri" w:cs="Times New Roman"/>
          </w:rPr>
          <w:t>805.</w:t>
        </w:r>
        <w:r w:rsidRPr="00E573B8">
          <w:rPr>
            <w:rFonts w:ascii="Calibri" w:eastAsia="Calibri" w:hAnsi="Calibri" w:cs="Times New Roman"/>
          </w:rPr>
          <w:tab/>
          <w:t>n "… So cosa sta cercando di fare."</w:t>
        </w:r>
      </w:ins>
    </w:p>
    <w:p w14:paraId="31AD713C" w14:textId="77777777" w:rsidR="00E573B8" w:rsidRPr="00E573B8" w:rsidRDefault="00E573B8" w:rsidP="00E573B8">
      <w:pPr>
        <w:tabs>
          <w:tab w:val="left" w:pos="0"/>
        </w:tabs>
        <w:spacing w:line="600" w:lineRule="auto"/>
        <w:jc w:val="left"/>
        <w:rPr>
          <w:ins w:id="7430" w:author="UTENTE" w:date="2020-06-30T18:32:00Z"/>
          <w:rFonts w:ascii="Calibri" w:eastAsia="Calibri" w:hAnsi="Calibri" w:cs="Times New Roman"/>
        </w:rPr>
      </w:pPr>
      <w:ins w:id="7431" w:author="UTENTE" w:date="2020-06-30T18:32:00Z">
        <w:r w:rsidRPr="00E573B8">
          <w:rPr>
            <w:rFonts w:ascii="Calibri" w:eastAsia="Calibri" w:hAnsi="Calibri" w:cs="Times New Roman"/>
          </w:rPr>
          <w:t>806.</w:t>
        </w:r>
        <w:r w:rsidRPr="00E573B8">
          <w:rPr>
            <w:rFonts w:ascii="Calibri" w:eastAsia="Calibri" w:hAnsi="Calibri" w:cs="Times New Roman"/>
          </w:rPr>
          <w:tab/>
          <w:t>n "Isaac mi ha fatto la stessa cosa, due volte. {w}Quegli occhi - mi mettono parole in testa che non mi appartengono."</w:t>
        </w:r>
      </w:ins>
    </w:p>
    <w:p w14:paraId="65DDDCB2" w14:textId="77777777" w:rsidR="00E573B8" w:rsidRPr="00E573B8" w:rsidRDefault="00E573B8" w:rsidP="00E573B8">
      <w:pPr>
        <w:tabs>
          <w:tab w:val="left" w:pos="0"/>
        </w:tabs>
        <w:spacing w:line="600" w:lineRule="auto"/>
        <w:jc w:val="left"/>
        <w:rPr>
          <w:ins w:id="7432" w:author="UTENTE" w:date="2020-06-30T18:32:00Z"/>
          <w:rFonts w:ascii="Calibri" w:eastAsia="Calibri" w:hAnsi="Calibri" w:cs="Times New Roman"/>
        </w:rPr>
      </w:pPr>
      <w:ins w:id="7433" w:author="UTENTE" w:date="2020-06-30T18:32:00Z">
        <w:r w:rsidRPr="00E573B8">
          <w:rPr>
            <w:rFonts w:ascii="Calibri" w:eastAsia="Calibri" w:hAnsi="Calibri" w:cs="Times New Roman"/>
          </w:rPr>
          <w:t>807.</w:t>
        </w:r>
        <w:r w:rsidRPr="00E573B8">
          <w:rPr>
            <w:rFonts w:ascii="Calibri" w:eastAsia="Calibri" w:hAnsi="Calibri" w:cs="Times New Roman"/>
          </w:rPr>
          <w:tab/>
          <w:t>mcp "\"Io… non mi arrenderò a te…\""</w:t>
        </w:r>
      </w:ins>
    </w:p>
    <w:p w14:paraId="0B68779A" w14:textId="77777777" w:rsidR="00E573B8" w:rsidRPr="00E573B8" w:rsidRDefault="00E573B8" w:rsidP="00E573B8">
      <w:pPr>
        <w:tabs>
          <w:tab w:val="left" w:pos="0"/>
        </w:tabs>
        <w:spacing w:line="600" w:lineRule="auto"/>
        <w:jc w:val="left"/>
        <w:rPr>
          <w:ins w:id="7434" w:author="UTENTE" w:date="2020-06-30T18:32:00Z"/>
          <w:rFonts w:ascii="Calibri" w:eastAsia="Calibri" w:hAnsi="Calibri" w:cs="Times New Roman"/>
        </w:rPr>
      </w:pPr>
      <w:ins w:id="7435" w:author="UTENTE" w:date="2020-06-30T18:32:00Z">
        <w:r w:rsidRPr="00E573B8">
          <w:rPr>
            <w:rFonts w:ascii="Calibri" w:eastAsia="Calibri" w:hAnsi="Calibri" w:cs="Times New Roman"/>
          </w:rPr>
          <w:t>808.</w:t>
        </w:r>
        <w:r w:rsidRPr="00E573B8">
          <w:rPr>
            <w:rFonts w:ascii="Calibri" w:eastAsia="Calibri" w:hAnsi="Calibri" w:cs="Times New Roman"/>
          </w:rPr>
          <w:tab/>
          <w:t>n "Serro gli occhi con forza, rifiutandomi di continuare a guardarlo."</w:t>
        </w:r>
      </w:ins>
    </w:p>
    <w:p w14:paraId="41C107BE" w14:textId="77777777" w:rsidR="00E573B8" w:rsidRPr="00E573B8" w:rsidRDefault="00E573B8" w:rsidP="00E573B8">
      <w:pPr>
        <w:tabs>
          <w:tab w:val="left" w:pos="0"/>
        </w:tabs>
        <w:spacing w:line="600" w:lineRule="auto"/>
        <w:jc w:val="left"/>
        <w:rPr>
          <w:ins w:id="7436" w:author="UTENTE" w:date="2020-06-30T18:32:00Z"/>
          <w:rFonts w:ascii="Calibri" w:eastAsia="Calibri" w:hAnsi="Calibri" w:cs="Times New Roman"/>
        </w:rPr>
      </w:pPr>
      <w:ins w:id="7437" w:author="UTENTE" w:date="2020-06-30T18:32:00Z">
        <w:r w:rsidRPr="00E573B8">
          <w:rPr>
            <w:rFonts w:ascii="Calibri" w:eastAsia="Calibri" w:hAnsi="Calibri" w:cs="Times New Roman"/>
          </w:rPr>
          <w:t>809.</w:t>
        </w:r>
        <w:r w:rsidRPr="00E573B8">
          <w:rPr>
            <w:rFonts w:ascii="Calibri" w:eastAsia="Calibri" w:hAnsi="Calibri" w:cs="Times New Roman"/>
          </w:rPr>
          <w:tab/>
          <w:t>b "\"…\""</w:t>
        </w:r>
      </w:ins>
    </w:p>
    <w:p w14:paraId="2552D1BA" w14:textId="77777777" w:rsidR="00E573B8" w:rsidRPr="00E573B8" w:rsidRDefault="00E573B8" w:rsidP="00E573B8">
      <w:pPr>
        <w:tabs>
          <w:tab w:val="left" w:pos="0"/>
        </w:tabs>
        <w:spacing w:line="600" w:lineRule="auto"/>
        <w:jc w:val="left"/>
        <w:rPr>
          <w:ins w:id="7438" w:author="UTENTE" w:date="2020-06-30T18:32:00Z"/>
          <w:rFonts w:ascii="Calibri" w:eastAsia="Calibri" w:hAnsi="Calibri" w:cs="Times New Roman"/>
        </w:rPr>
      </w:pPr>
      <w:ins w:id="7439" w:author="UTENTE" w:date="2020-06-30T18:32:00Z">
        <w:r w:rsidRPr="00E573B8">
          <w:rPr>
            <w:rFonts w:ascii="Calibri" w:eastAsia="Calibri" w:hAnsi="Calibri" w:cs="Times New Roman"/>
          </w:rPr>
          <w:t>810.</w:t>
        </w:r>
        <w:r w:rsidRPr="00E573B8">
          <w:rPr>
            <w:rFonts w:ascii="Calibri" w:eastAsia="Calibri" w:hAnsi="Calibri" w:cs="Times New Roman"/>
          </w:rPr>
          <w:tab/>
          <w:t>mcp "\"…Tu sei quello che ha istruito Isaac.\"" </w:t>
        </w:r>
        <w:r w:rsidRPr="00E573B8">
          <w:rPr>
            <w:rFonts w:ascii="Calibri" w:eastAsia="Calibri" w:hAnsi="Calibri" w:cs="Times New Roman"/>
          </w:rPr>
          <w:br w:type="page"/>
        </w:r>
      </w:ins>
    </w:p>
    <w:p w14:paraId="75448DE8" w14:textId="77777777" w:rsidR="00E573B8" w:rsidRPr="00E573B8" w:rsidRDefault="00E573B8" w:rsidP="00E573B8">
      <w:pPr>
        <w:tabs>
          <w:tab w:val="left" w:pos="0"/>
        </w:tabs>
        <w:spacing w:line="600" w:lineRule="auto"/>
        <w:jc w:val="left"/>
        <w:rPr>
          <w:ins w:id="7440" w:author="UTENTE" w:date="2020-06-30T18:32:00Z"/>
          <w:rFonts w:ascii="Calibri" w:eastAsia="Calibri" w:hAnsi="Calibri" w:cs="Times New Roman"/>
          <w:lang w:val="en-US"/>
        </w:rPr>
      </w:pPr>
      <w:ins w:id="7441" w:author="UTENTE" w:date="2020-06-30T18:32:00Z">
        <w:r w:rsidRPr="00E573B8">
          <w:rPr>
            <w:rFonts w:ascii="Calibri" w:eastAsia="Calibri" w:hAnsi="Calibri" w:cs="Times New Roman"/>
            <w:lang w:val="en-US"/>
          </w:rPr>
          <w:lastRenderedPageBreak/>
          <w:t>811.</w:t>
        </w:r>
        <w:r w:rsidRPr="00E573B8">
          <w:rPr>
            <w:rFonts w:ascii="Calibri" w:eastAsia="Calibri" w:hAnsi="Calibri" w:cs="Times New Roman"/>
            <w:lang w:val="en-US"/>
          </w:rPr>
          <w:tab/>
          <w:t>mcp "\"You should've known I'd figure it out, you bastard!\""</w:t>
        </w:r>
      </w:ins>
    </w:p>
    <w:p w14:paraId="6204E61B" w14:textId="77777777" w:rsidR="00E573B8" w:rsidRPr="00E573B8" w:rsidRDefault="00E573B8" w:rsidP="00E573B8">
      <w:pPr>
        <w:tabs>
          <w:tab w:val="left" w:pos="0"/>
        </w:tabs>
        <w:spacing w:line="600" w:lineRule="auto"/>
        <w:jc w:val="left"/>
        <w:rPr>
          <w:ins w:id="7442" w:author="UTENTE" w:date="2020-06-30T18:32:00Z"/>
          <w:rFonts w:ascii="Calibri" w:eastAsia="Calibri" w:hAnsi="Calibri" w:cs="Times New Roman"/>
          <w:lang w:val="en-US"/>
        </w:rPr>
      </w:pPr>
      <w:ins w:id="7443" w:author="UTENTE" w:date="2020-06-30T18:32:00Z">
        <w:r w:rsidRPr="00E573B8">
          <w:rPr>
            <w:rFonts w:ascii="Calibri" w:eastAsia="Calibri" w:hAnsi="Calibri" w:cs="Times New Roman"/>
            <w:lang w:val="en-US"/>
          </w:rPr>
          <w:t>812.</w:t>
        </w:r>
        <w:r w:rsidRPr="00E573B8">
          <w:rPr>
            <w:rFonts w:ascii="Calibri" w:eastAsia="Calibri" w:hAnsi="Calibri" w:cs="Times New Roman"/>
            <w:lang w:val="en-US"/>
          </w:rPr>
          <w:tab/>
          <w:t>b "\"Hah.\""</w:t>
        </w:r>
      </w:ins>
    </w:p>
    <w:p w14:paraId="70FC7824" w14:textId="77777777" w:rsidR="00E573B8" w:rsidRPr="00E573B8" w:rsidRDefault="00E573B8" w:rsidP="00E573B8">
      <w:pPr>
        <w:tabs>
          <w:tab w:val="left" w:pos="0"/>
        </w:tabs>
        <w:spacing w:line="600" w:lineRule="auto"/>
        <w:jc w:val="left"/>
        <w:rPr>
          <w:ins w:id="7444" w:author="UTENTE" w:date="2020-06-30T18:32:00Z"/>
          <w:rFonts w:ascii="Calibri" w:eastAsia="Calibri" w:hAnsi="Calibri" w:cs="Times New Roman"/>
          <w:lang w:val="en-US"/>
        </w:rPr>
      </w:pPr>
      <w:ins w:id="7445" w:author="UTENTE" w:date="2020-06-30T18:32:00Z">
        <w:r w:rsidRPr="00E573B8">
          <w:rPr>
            <w:rFonts w:ascii="Calibri" w:eastAsia="Calibri" w:hAnsi="Calibri" w:cs="Times New Roman"/>
            <w:lang w:val="en-US"/>
          </w:rPr>
          <w:t>813.</w:t>
        </w:r>
        <w:r w:rsidRPr="00E573B8">
          <w:rPr>
            <w:rFonts w:ascii="Calibri" w:eastAsia="Calibri" w:hAnsi="Calibri" w:cs="Times New Roman"/>
            <w:lang w:val="en-US"/>
          </w:rPr>
          <w:tab/>
          <w:t>b "\"I forget, sometimes, how tenacious some of you little creatures manage to be, even in the face of a battle you can't possibly win.\""</w:t>
        </w:r>
      </w:ins>
    </w:p>
    <w:p w14:paraId="2099F138" w14:textId="77777777" w:rsidR="00E573B8" w:rsidRPr="00E573B8" w:rsidRDefault="00E573B8" w:rsidP="00E573B8">
      <w:pPr>
        <w:tabs>
          <w:tab w:val="left" w:pos="0"/>
        </w:tabs>
        <w:spacing w:line="600" w:lineRule="auto"/>
        <w:jc w:val="left"/>
        <w:rPr>
          <w:ins w:id="7446" w:author="UTENTE" w:date="2020-06-30T18:32:00Z"/>
          <w:rFonts w:ascii="Calibri" w:eastAsia="Calibri" w:hAnsi="Calibri" w:cs="Times New Roman"/>
          <w:lang w:val="en-US"/>
        </w:rPr>
      </w:pPr>
      <w:ins w:id="7447" w:author="UTENTE" w:date="2020-06-30T18:32:00Z">
        <w:r w:rsidRPr="00E573B8">
          <w:rPr>
            <w:rFonts w:ascii="Calibri" w:eastAsia="Calibri" w:hAnsi="Calibri" w:cs="Times New Roman"/>
            <w:lang w:val="en-US"/>
          </w:rPr>
          <w:t>814.</w:t>
        </w:r>
        <w:r w:rsidRPr="00E573B8">
          <w:rPr>
            <w:rFonts w:ascii="Calibri" w:eastAsia="Calibri" w:hAnsi="Calibri" w:cs="Times New Roman"/>
            <w:lang w:val="en-US"/>
          </w:rPr>
          <w:tab/>
          <w:t>n "Rather than looking disappointed, Bishop seems thrilled by my response."</w:t>
        </w:r>
      </w:ins>
    </w:p>
    <w:p w14:paraId="4CC7B9CD" w14:textId="77777777" w:rsidR="00E573B8" w:rsidRPr="00E573B8" w:rsidRDefault="00E573B8" w:rsidP="00E573B8">
      <w:pPr>
        <w:tabs>
          <w:tab w:val="left" w:pos="0"/>
        </w:tabs>
        <w:spacing w:line="600" w:lineRule="auto"/>
        <w:jc w:val="left"/>
        <w:rPr>
          <w:ins w:id="7448" w:author="UTENTE" w:date="2020-06-30T18:32:00Z"/>
          <w:rFonts w:ascii="Calibri" w:eastAsia="Calibri" w:hAnsi="Calibri" w:cs="Times New Roman"/>
          <w:lang w:val="en-US"/>
        </w:rPr>
      </w:pPr>
      <w:ins w:id="7449" w:author="UTENTE" w:date="2020-06-30T18:32:00Z">
        <w:r w:rsidRPr="00E573B8">
          <w:rPr>
            <w:rFonts w:ascii="Calibri" w:eastAsia="Calibri" w:hAnsi="Calibri" w:cs="Times New Roman"/>
            <w:lang w:val="en-US"/>
          </w:rPr>
          <w:t>815.</w:t>
        </w:r>
        <w:r w:rsidRPr="00E573B8">
          <w:rPr>
            <w:rFonts w:ascii="Calibri" w:eastAsia="Calibri" w:hAnsi="Calibri" w:cs="Times New Roman"/>
            <w:lang w:val="en-US"/>
          </w:rPr>
          <w:tab/>
          <w:t>mcp "\"…!\""</w:t>
        </w:r>
      </w:ins>
    </w:p>
    <w:p w14:paraId="252FB9C0" w14:textId="77777777" w:rsidR="00E573B8" w:rsidRPr="00E573B8" w:rsidRDefault="00E573B8" w:rsidP="00E573B8">
      <w:pPr>
        <w:tabs>
          <w:tab w:val="left" w:pos="0"/>
        </w:tabs>
        <w:spacing w:line="600" w:lineRule="auto"/>
        <w:jc w:val="left"/>
        <w:rPr>
          <w:ins w:id="7450" w:author="UTENTE" w:date="2020-06-30T18:32:00Z"/>
          <w:rFonts w:ascii="Calibri" w:eastAsia="Calibri" w:hAnsi="Calibri" w:cs="Times New Roman"/>
          <w:lang w:val="en-US"/>
        </w:rPr>
      </w:pPr>
      <w:ins w:id="7451" w:author="UTENTE" w:date="2020-06-30T18:32:00Z">
        <w:r w:rsidRPr="00E573B8">
          <w:rPr>
            <w:rFonts w:ascii="Calibri" w:eastAsia="Calibri" w:hAnsi="Calibri" w:cs="Times New Roman"/>
            <w:lang w:val="en-US"/>
          </w:rPr>
          <w:t>816.</w:t>
        </w:r>
        <w:r w:rsidRPr="00E573B8">
          <w:rPr>
            <w:rFonts w:ascii="Calibri" w:eastAsia="Calibri" w:hAnsi="Calibri" w:cs="Times New Roman"/>
            <w:lang w:val="en-US"/>
          </w:rPr>
          <w:tab/>
          <w:t>n "He suddenly pushes me forward, and my back bumps against the counter."</w:t>
        </w:r>
      </w:ins>
    </w:p>
    <w:p w14:paraId="32F5D125" w14:textId="77777777" w:rsidR="00E573B8" w:rsidRPr="00E573B8" w:rsidRDefault="00E573B8" w:rsidP="00E573B8">
      <w:pPr>
        <w:tabs>
          <w:tab w:val="left" w:pos="0"/>
        </w:tabs>
        <w:spacing w:line="600" w:lineRule="auto"/>
        <w:jc w:val="left"/>
        <w:rPr>
          <w:ins w:id="7452" w:author="UTENTE" w:date="2020-06-30T18:32:00Z"/>
          <w:rFonts w:ascii="Calibri" w:eastAsia="Calibri" w:hAnsi="Calibri" w:cs="Times New Roman"/>
          <w:lang w:val="en-US"/>
        </w:rPr>
      </w:pPr>
      <w:ins w:id="7453" w:author="UTENTE" w:date="2020-06-30T18:32:00Z">
        <w:r w:rsidRPr="00E573B8">
          <w:rPr>
            <w:rFonts w:ascii="Calibri" w:eastAsia="Calibri" w:hAnsi="Calibri" w:cs="Times New Roman"/>
            <w:lang w:val="en-US"/>
          </w:rPr>
          <w:t>817.</w:t>
        </w:r>
        <w:r w:rsidRPr="00E573B8">
          <w:rPr>
            <w:rFonts w:ascii="Calibri" w:eastAsia="Calibri" w:hAnsi="Calibri" w:cs="Times New Roman"/>
            <w:lang w:val="en-US"/>
          </w:rPr>
          <w:tab/>
          <w:t>n "I can't so much as budge an inch, not with his inhuman strength pinning my arms to the hard surface."</w:t>
        </w:r>
      </w:ins>
    </w:p>
    <w:p w14:paraId="1B653C7B" w14:textId="77777777" w:rsidR="00E573B8" w:rsidRPr="00E573B8" w:rsidRDefault="00E573B8" w:rsidP="00E573B8">
      <w:pPr>
        <w:tabs>
          <w:tab w:val="left" w:pos="0"/>
        </w:tabs>
        <w:spacing w:line="600" w:lineRule="auto"/>
        <w:jc w:val="left"/>
        <w:rPr>
          <w:ins w:id="7454" w:author="UTENTE" w:date="2020-06-30T18:32:00Z"/>
          <w:rFonts w:ascii="Calibri" w:eastAsia="Calibri" w:hAnsi="Calibri" w:cs="Times New Roman"/>
          <w:lang w:val="en-US"/>
        </w:rPr>
      </w:pPr>
      <w:ins w:id="7455" w:author="UTENTE" w:date="2020-06-30T18:32:00Z">
        <w:r w:rsidRPr="00E573B8">
          <w:rPr>
            <w:rFonts w:ascii="Calibri" w:eastAsia="Calibri" w:hAnsi="Calibri" w:cs="Times New Roman"/>
            <w:lang w:val="en-US"/>
          </w:rPr>
          <w:t>818.</w:t>
        </w:r>
        <w:r w:rsidRPr="00E573B8">
          <w:rPr>
            <w:rFonts w:ascii="Calibri" w:eastAsia="Calibri" w:hAnsi="Calibri" w:cs="Times New Roman"/>
            <w:lang w:val="en-US"/>
          </w:rPr>
          <w:tab/>
          <w:t>b "\"It's a shame to have to turn you so crassly, but I don't have any more time to waste here, I'm afraid.\""</w:t>
        </w:r>
      </w:ins>
    </w:p>
    <w:p w14:paraId="15CDEB77" w14:textId="77777777" w:rsidR="00E573B8" w:rsidRPr="00E573B8" w:rsidRDefault="00E573B8" w:rsidP="00E573B8">
      <w:pPr>
        <w:tabs>
          <w:tab w:val="left" w:pos="0"/>
        </w:tabs>
        <w:spacing w:line="600" w:lineRule="auto"/>
        <w:jc w:val="left"/>
        <w:rPr>
          <w:ins w:id="7456" w:author="UTENTE" w:date="2020-06-30T18:32:00Z"/>
          <w:rFonts w:ascii="Calibri" w:eastAsia="Calibri" w:hAnsi="Calibri" w:cs="Times New Roman"/>
          <w:lang w:val="en-US"/>
        </w:rPr>
      </w:pPr>
      <w:ins w:id="7457" w:author="UTENTE" w:date="2020-06-30T18:32:00Z">
        <w:r w:rsidRPr="00E573B8">
          <w:rPr>
            <w:rFonts w:ascii="Calibri" w:eastAsia="Calibri" w:hAnsi="Calibri" w:cs="Times New Roman"/>
            <w:lang w:val="en-US"/>
          </w:rPr>
          <w:t>819.</w:t>
        </w:r>
        <w:r w:rsidRPr="00E573B8">
          <w:rPr>
            <w:rFonts w:ascii="Calibri" w:eastAsia="Calibri" w:hAnsi="Calibri" w:cs="Times New Roman"/>
            <w:lang w:val="en-US"/>
          </w:rPr>
          <w:tab/>
          <w:t>b "\"Now, behave yourself, and perhaps a reward is in order later…\""</w:t>
        </w:r>
      </w:ins>
    </w:p>
    <w:p w14:paraId="17CEF13A" w14:textId="77777777" w:rsidR="00E573B8" w:rsidRPr="00E573B8" w:rsidRDefault="00E573B8" w:rsidP="00E573B8">
      <w:pPr>
        <w:tabs>
          <w:tab w:val="left" w:pos="0"/>
        </w:tabs>
        <w:spacing w:line="600" w:lineRule="auto"/>
        <w:jc w:val="left"/>
        <w:rPr>
          <w:ins w:id="7458" w:author="UTENTE" w:date="2020-06-30T18:32:00Z"/>
          <w:rFonts w:ascii="Calibri" w:eastAsia="Calibri" w:hAnsi="Calibri" w:cs="Times New Roman"/>
          <w:lang w:val="en-US"/>
        </w:rPr>
      </w:pPr>
      <w:ins w:id="7459" w:author="UTENTE" w:date="2020-06-30T18:32:00Z">
        <w:r w:rsidRPr="00E573B8">
          <w:rPr>
            <w:rFonts w:ascii="Calibri" w:eastAsia="Calibri" w:hAnsi="Calibri" w:cs="Times New Roman"/>
            <w:lang w:val="en-US"/>
          </w:rPr>
          <w:t>820.</w:t>
        </w:r>
        <w:r w:rsidRPr="00E573B8">
          <w:rPr>
            <w:rFonts w:ascii="Calibri" w:eastAsia="Calibri" w:hAnsi="Calibri" w:cs="Times New Roman"/>
            <w:lang w:val="en-US"/>
          </w:rPr>
          <w:tab/>
          <w:t>n "Bishop leans in towards my neck, tilting my head back to expose my throat."</w:t>
        </w:r>
      </w:ins>
    </w:p>
    <w:p w14:paraId="7908EC00" w14:textId="77777777" w:rsidR="00E573B8" w:rsidRPr="00E573B8" w:rsidRDefault="00E573B8" w:rsidP="00E573B8">
      <w:pPr>
        <w:tabs>
          <w:tab w:val="left" w:pos="0"/>
        </w:tabs>
        <w:spacing w:line="600" w:lineRule="auto"/>
        <w:jc w:val="left"/>
        <w:rPr>
          <w:ins w:id="7460" w:author="UTENTE" w:date="2020-06-30T18:32:00Z"/>
          <w:rFonts w:ascii="Calibri" w:eastAsia="Calibri" w:hAnsi="Calibri" w:cs="Times New Roman"/>
          <w:lang w:val="en-US"/>
        </w:rPr>
      </w:pPr>
      <w:ins w:id="7461" w:author="UTENTE" w:date="2020-06-30T18:32:00Z">
        <w:r w:rsidRPr="00E573B8">
          <w:rPr>
            <w:rFonts w:ascii="Calibri" w:eastAsia="Calibri" w:hAnsi="Calibri" w:cs="Times New Roman"/>
            <w:lang w:val="en-US"/>
          </w:rPr>
          <w:t>821.</w:t>
        </w:r>
        <w:r w:rsidRPr="00E573B8">
          <w:rPr>
            <w:rFonts w:ascii="Calibri" w:eastAsia="Calibri" w:hAnsi="Calibri" w:cs="Times New Roman"/>
            <w:lang w:val="en-US"/>
          </w:rPr>
          <w:tab/>
          <w:t>n "If this is the price I have to pay for everything… then so be it."</w:t>
        </w:r>
      </w:ins>
    </w:p>
    <w:p w14:paraId="6652A319" w14:textId="77777777" w:rsidR="00E573B8" w:rsidRPr="00E573B8" w:rsidRDefault="00E573B8" w:rsidP="00E573B8">
      <w:pPr>
        <w:tabs>
          <w:tab w:val="left" w:pos="0"/>
        </w:tabs>
        <w:spacing w:line="600" w:lineRule="auto"/>
        <w:jc w:val="left"/>
        <w:rPr>
          <w:ins w:id="7462" w:author="UTENTE" w:date="2020-06-30T18:32:00Z"/>
          <w:rFonts w:ascii="Calibri" w:eastAsia="Calibri" w:hAnsi="Calibri" w:cs="Times New Roman"/>
          <w:lang w:val="en-US"/>
        </w:rPr>
      </w:pPr>
      <w:ins w:id="7463" w:author="UTENTE" w:date="2020-06-30T18:32:00Z">
        <w:r w:rsidRPr="00E573B8">
          <w:rPr>
            <w:rFonts w:ascii="Calibri" w:eastAsia="Calibri" w:hAnsi="Calibri" w:cs="Times New Roman"/>
            <w:lang w:val="en-US"/>
          </w:rPr>
          <w:t>822.</w:t>
        </w:r>
        <w:r w:rsidRPr="00E573B8">
          <w:rPr>
            <w:rFonts w:ascii="Calibri" w:eastAsia="Calibri" w:hAnsi="Calibri" w:cs="Times New Roman"/>
            <w:lang w:val="en-US"/>
          </w:rPr>
          <w:tab/>
          <w:t>n "I don't regret a single moment I spent with Isaac – {w}and I'd do it all again, even if this is how things had to end." </w:t>
        </w:r>
        <w:r w:rsidRPr="00E573B8">
          <w:rPr>
            <w:rFonts w:ascii="Calibri" w:eastAsia="Calibri" w:hAnsi="Calibri" w:cs="Times New Roman"/>
            <w:lang w:val="en-US"/>
          </w:rPr>
          <w:br w:type="page"/>
        </w:r>
      </w:ins>
    </w:p>
    <w:p w14:paraId="0B47F3E4" w14:textId="77777777" w:rsidR="00E573B8" w:rsidRPr="00E573B8" w:rsidRDefault="00E573B8" w:rsidP="00E573B8">
      <w:pPr>
        <w:tabs>
          <w:tab w:val="left" w:pos="0"/>
        </w:tabs>
        <w:spacing w:line="600" w:lineRule="auto"/>
        <w:jc w:val="left"/>
        <w:rPr>
          <w:ins w:id="7464" w:author="UTENTE" w:date="2020-06-30T18:32:00Z"/>
          <w:rFonts w:ascii="Calibri" w:eastAsia="Calibri" w:hAnsi="Calibri" w:cs="Times New Roman"/>
        </w:rPr>
      </w:pPr>
      <w:ins w:id="7465" w:author="UTENTE" w:date="2020-06-30T18:32:00Z">
        <w:r w:rsidRPr="00E573B8">
          <w:rPr>
            <w:rFonts w:ascii="Calibri" w:eastAsia="Calibri" w:hAnsi="Calibri" w:cs="Times New Roman"/>
          </w:rPr>
          <w:lastRenderedPageBreak/>
          <w:t>811.</w:t>
        </w:r>
        <w:r w:rsidRPr="00E573B8">
          <w:rPr>
            <w:rFonts w:ascii="Calibri" w:eastAsia="Calibri" w:hAnsi="Calibri" w:cs="Times New Roman"/>
          </w:rPr>
          <w:tab/>
          <w:t>mcp "\"Avresti dovuto sapere che l'avrei capito, bastardo!\""</w:t>
        </w:r>
      </w:ins>
    </w:p>
    <w:p w14:paraId="62642454" w14:textId="77777777" w:rsidR="00E573B8" w:rsidRPr="00E573B8" w:rsidRDefault="00E573B8" w:rsidP="00E573B8">
      <w:pPr>
        <w:tabs>
          <w:tab w:val="left" w:pos="0"/>
        </w:tabs>
        <w:spacing w:line="600" w:lineRule="auto"/>
        <w:jc w:val="left"/>
        <w:rPr>
          <w:ins w:id="7466" w:author="UTENTE" w:date="2020-06-30T18:32:00Z"/>
          <w:rFonts w:ascii="Calibri" w:eastAsia="Calibri" w:hAnsi="Calibri" w:cs="Times New Roman"/>
        </w:rPr>
      </w:pPr>
      <w:ins w:id="7467" w:author="UTENTE" w:date="2020-06-30T18:32:00Z">
        <w:r w:rsidRPr="00E573B8">
          <w:rPr>
            <w:rFonts w:ascii="Calibri" w:eastAsia="Calibri" w:hAnsi="Calibri" w:cs="Times New Roman"/>
          </w:rPr>
          <w:t>812.</w:t>
        </w:r>
        <w:r w:rsidRPr="00E573B8">
          <w:rPr>
            <w:rFonts w:ascii="Calibri" w:eastAsia="Calibri" w:hAnsi="Calibri" w:cs="Times New Roman"/>
          </w:rPr>
          <w:tab/>
          <w:t>b "\"Hah.\""</w:t>
        </w:r>
      </w:ins>
    </w:p>
    <w:p w14:paraId="36D294B1" w14:textId="77777777" w:rsidR="00E573B8" w:rsidRPr="00E573B8" w:rsidRDefault="00E573B8" w:rsidP="00E573B8">
      <w:pPr>
        <w:tabs>
          <w:tab w:val="left" w:pos="0"/>
        </w:tabs>
        <w:spacing w:line="600" w:lineRule="auto"/>
        <w:jc w:val="left"/>
        <w:rPr>
          <w:ins w:id="7468" w:author="UTENTE" w:date="2020-06-30T18:32:00Z"/>
          <w:rFonts w:ascii="Calibri" w:eastAsia="Calibri" w:hAnsi="Calibri" w:cs="Times New Roman"/>
        </w:rPr>
      </w:pPr>
      <w:ins w:id="7469" w:author="UTENTE" w:date="2020-06-30T18:32:00Z">
        <w:r w:rsidRPr="00E573B8">
          <w:rPr>
            <w:rFonts w:ascii="Calibri" w:eastAsia="Calibri" w:hAnsi="Calibri" w:cs="Times New Roman"/>
          </w:rPr>
          <w:t>813.</w:t>
        </w:r>
        <w:r w:rsidRPr="00E573B8">
          <w:rPr>
            <w:rFonts w:ascii="Calibri" w:eastAsia="Calibri" w:hAnsi="Calibri" w:cs="Times New Roman"/>
          </w:rPr>
          <w:tab/>
          <w:t>b "\"Mi dimentico, a volte, quanto tenaci alcune piccole creature come te possano essere, anche davanti ad una battaglia che non avete possibilità di vincere.\""</w:t>
        </w:r>
      </w:ins>
    </w:p>
    <w:p w14:paraId="479F0C8A" w14:textId="77777777" w:rsidR="00E573B8" w:rsidRPr="00E573B8" w:rsidRDefault="00E573B8" w:rsidP="00E573B8">
      <w:pPr>
        <w:tabs>
          <w:tab w:val="left" w:pos="0"/>
        </w:tabs>
        <w:spacing w:line="600" w:lineRule="auto"/>
        <w:jc w:val="left"/>
        <w:rPr>
          <w:ins w:id="7470" w:author="UTENTE" w:date="2020-06-30T18:32:00Z"/>
          <w:rFonts w:ascii="Calibri" w:eastAsia="Calibri" w:hAnsi="Calibri" w:cs="Times New Roman"/>
        </w:rPr>
      </w:pPr>
      <w:ins w:id="7471" w:author="UTENTE" w:date="2020-06-30T18:32:00Z">
        <w:r w:rsidRPr="00E573B8">
          <w:rPr>
            <w:rFonts w:ascii="Calibri" w:eastAsia="Calibri" w:hAnsi="Calibri" w:cs="Times New Roman"/>
          </w:rPr>
          <w:t>814.</w:t>
        </w:r>
        <w:r w:rsidRPr="00E573B8">
          <w:rPr>
            <w:rFonts w:ascii="Calibri" w:eastAsia="Calibri" w:hAnsi="Calibri" w:cs="Times New Roman"/>
          </w:rPr>
          <w:tab/>
          <w:t>n "Invece che sembrare deluso, Bishop era più che altro eccitato dalla mia risposta."</w:t>
        </w:r>
      </w:ins>
    </w:p>
    <w:p w14:paraId="3BB0D37D" w14:textId="77777777" w:rsidR="00E573B8" w:rsidRPr="00E573B8" w:rsidRDefault="00E573B8" w:rsidP="00E573B8">
      <w:pPr>
        <w:tabs>
          <w:tab w:val="left" w:pos="0"/>
        </w:tabs>
        <w:spacing w:line="600" w:lineRule="auto"/>
        <w:jc w:val="left"/>
        <w:rPr>
          <w:ins w:id="7472" w:author="UTENTE" w:date="2020-06-30T18:32:00Z"/>
          <w:rFonts w:ascii="Calibri" w:eastAsia="Calibri" w:hAnsi="Calibri" w:cs="Times New Roman"/>
        </w:rPr>
      </w:pPr>
      <w:ins w:id="7473" w:author="UTENTE" w:date="2020-06-30T18:32:00Z">
        <w:r w:rsidRPr="00E573B8">
          <w:rPr>
            <w:rFonts w:ascii="Calibri" w:eastAsia="Calibri" w:hAnsi="Calibri" w:cs="Times New Roman"/>
          </w:rPr>
          <w:t>815.</w:t>
        </w:r>
        <w:r w:rsidRPr="00E573B8">
          <w:rPr>
            <w:rFonts w:ascii="Calibri" w:eastAsia="Calibri" w:hAnsi="Calibri" w:cs="Times New Roman"/>
          </w:rPr>
          <w:tab/>
          <w:t>mcp "\"…\""</w:t>
        </w:r>
      </w:ins>
    </w:p>
    <w:p w14:paraId="09AE3596" w14:textId="77777777" w:rsidR="00E573B8" w:rsidRPr="00E573B8" w:rsidRDefault="00E573B8" w:rsidP="00E573B8">
      <w:pPr>
        <w:tabs>
          <w:tab w:val="left" w:pos="0"/>
        </w:tabs>
        <w:spacing w:line="600" w:lineRule="auto"/>
        <w:jc w:val="left"/>
        <w:rPr>
          <w:ins w:id="7474" w:author="UTENTE" w:date="2020-06-30T18:32:00Z"/>
          <w:rFonts w:ascii="Calibri" w:eastAsia="Calibri" w:hAnsi="Calibri" w:cs="Times New Roman"/>
        </w:rPr>
      </w:pPr>
      <w:ins w:id="7475" w:author="UTENTE" w:date="2020-06-30T18:32:00Z">
        <w:r w:rsidRPr="00E573B8">
          <w:rPr>
            <w:rFonts w:ascii="Calibri" w:eastAsia="Calibri" w:hAnsi="Calibri" w:cs="Times New Roman"/>
          </w:rPr>
          <w:t>816.</w:t>
        </w:r>
        <w:r w:rsidRPr="00E573B8">
          <w:rPr>
            <w:rFonts w:ascii="Calibri" w:eastAsia="Calibri" w:hAnsi="Calibri" w:cs="Times New Roman"/>
          </w:rPr>
          <w:tab/>
          <w:t>n "Improvvisamente, mi allontana con una spinta, e la mia schiena sbatte contro il bancone."</w:t>
        </w:r>
      </w:ins>
    </w:p>
    <w:p w14:paraId="7B4A606E" w14:textId="77777777" w:rsidR="00E573B8" w:rsidRPr="00E573B8" w:rsidRDefault="00E573B8" w:rsidP="00E573B8">
      <w:pPr>
        <w:tabs>
          <w:tab w:val="left" w:pos="0"/>
        </w:tabs>
        <w:spacing w:line="600" w:lineRule="auto"/>
        <w:jc w:val="left"/>
        <w:rPr>
          <w:ins w:id="7476" w:author="UTENTE" w:date="2020-06-30T18:32:00Z"/>
          <w:rFonts w:ascii="Calibri" w:eastAsia="Calibri" w:hAnsi="Calibri" w:cs="Times New Roman"/>
        </w:rPr>
      </w:pPr>
      <w:ins w:id="7477" w:author="UTENTE" w:date="2020-06-30T18:32:00Z">
        <w:r w:rsidRPr="00E573B8">
          <w:rPr>
            <w:rFonts w:ascii="Calibri" w:eastAsia="Calibri" w:hAnsi="Calibri" w:cs="Times New Roman"/>
          </w:rPr>
          <w:t>817.</w:t>
        </w:r>
        <w:r w:rsidRPr="00E573B8">
          <w:rPr>
            <w:rFonts w:ascii="Calibri" w:eastAsia="Calibri" w:hAnsi="Calibri" w:cs="Times New Roman"/>
          </w:rPr>
          <w:tab/>
          <w:t>n "Non riesco a spostarmi nemmeno di un centimetro, non con la sua forza inumana che mi tiene le braccia incollate alla superficie fredda del bancone."</w:t>
        </w:r>
      </w:ins>
    </w:p>
    <w:p w14:paraId="6F624ADA" w14:textId="77777777" w:rsidR="00E573B8" w:rsidRPr="00E573B8" w:rsidRDefault="00E573B8" w:rsidP="00E573B8">
      <w:pPr>
        <w:tabs>
          <w:tab w:val="left" w:pos="0"/>
        </w:tabs>
        <w:spacing w:line="600" w:lineRule="auto"/>
        <w:jc w:val="left"/>
        <w:rPr>
          <w:ins w:id="7478" w:author="UTENTE" w:date="2020-06-30T18:32:00Z"/>
          <w:rFonts w:ascii="Calibri" w:eastAsia="Calibri" w:hAnsi="Calibri" w:cs="Times New Roman"/>
        </w:rPr>
      </w:pPr>
      <w:ins w:id="7479" w:author="UTENTE" w:date="2020-06-30T18:32:00Z">
        <w:r w:rsidRPr="00E573B8">
          <w:rPr>
            <w:rFonts w:ascii="Calibri" w:eastAsia="Calibri" w:hAnsi="Calibri" w:cs="Times New Roman"/>
          </w:rPr>
          <w:t>818.</w:t>
        </w:r>
        <w:r w:rsidRPr="00E573B8">
          <w:rPr>
            <w:rFonts w:ascii="Calibri" w:eastAsia="Calibri" w:hAnsi="Calibri" w:cs="Times New Roman"/>
          </w:rPr>
          <w:tab/>
          <w:t>b "\"È un peccato doverti trasformare così bruscamente, ma non ho altro tempo da perdere, purtroppo.\""</w:t>
        </w:r>
      </w:ins>
    </w:p>
    <w:p w14:paraId="28DE86CE" w14:textId="77777777" w:rsidR="00E573B8" w:rsidRPr="00E573B8" w:rsidRDefault="00E573B8" w:rsidP="00E573B8">
      <w:pPr>
        <w:tabs>
          <w:tab w:val="left" w:pos="0"/>
        </w:tabs>
        <w:spacing w:line="600" w:lineRule="auto"/>
        <w:jc w:val="left"/>
        <w:rPr>
          <w:ins w:id="7480" w:author="UTENTE" w:date="2020-06-30T18:32:00Z"/>
          <w:rFonts w:ascii="Calibri" w:eastAsia="Calibri" w:hAnsi="Calibri" w:cs="Times New Roman"/>
        </w:rPr>
      </w:pPr>
      <w:ins w:id="7481" w:author="UTENTE" w:date="2020-06-30T18:32:00Z">
        <w:r w:rsidRPr="00E573B8">
          <w:rPr>
            <w:rFonts w:ascii="Calibri" w:eastAsia="Calibri" w:hAnsi="Calibri" w:cs="Times New Roman"/>
          </w:rPr>
          <w:t>819.</w:t>
        </w:r>
        <w:r w:rsidRPr="00E573B8">
          <w:rPr>
            <w:rFonts w:ascii="Calibri" w:eastAsia="Calibri" w:hAnsi="Calibri" w:cs="Times New Roman"/>
          </w:rPr>
          <w:tab/>
          <w:t>b "\"Ora, comportati bene, e magari avrai una ricompensa più tardi…\""</w:t>
        </w:r>
      </w:ins>
    </w:p>
    <w:p w14:paraId="7BE65F2E" w14:textId="77777777" w:rsidR="00E573B8" w:rsidRPr="00E573B8" w:rsidRDefault="00E573B8" w:rsidP="00E573B8">
      <w:pPr>
        <w:tabs>
          <w:tab w:val="left" w:pos="0"/>
        </w:tabs>
        <w:spacing w:line="600" w:lineRule="auto"/>
        <w:jc w:val="left"/>
        <w:rPr>
          <w:ins w:id="7482" w:author="UTENTE" w:date="2020-06-30T18:32:00Z"/>
          <w:rFonts w:ascii="Calibri" w:eastAsia="Calibri" w:hAnsi="Calibri" w:cs="Times New Roman"/>
        </w:rPr>
      </w:pPr>
      <w:ins w:id="7483" w:author="UTENTE" w:date="2020-06-30T18:32:00Z">
        <w:r w:rsidRPr="00E573B8">
          <w:rPr>
            <w:rFonts w:ascii="Calibri" w:eastAsia="Calibri" w:hAnsi="Calibri" w:cs="Times New Roman"/>
          </w:rPr>
          <w:t>820.</w:t>
        </w:r>
        <w:r w:rsidRPr="00E573B8">
          <w:rPr>
            <w:rFonts w:ascii="Calibri" w:eastAsia="Calibri" w:hAnsi="Calibri" w:cs="Times New Roman"/>
          </w:rPr>
          <w:tab/>
          <w:t>n "Bishop si avvicina, inclinandomi la testa all'indietro per esporre meglio il mio collo."</w:t>
        </w:r>
      </w:ins>
    </w:p>
    <w:p w14:paraId="4FDE5974" w14:textId="77777777" w:rsidR="00E573B8" w:rsidRPr="00E573B8" w:rsidRDefault="00E573B8" w:rsidP="00E573B8">
      <w:pPr>
        <w:tabs>
          <w:tab w:val="left" w:pos="0"/>
        </w:tabs>
        <w:spacing w:line="600" w:lineRule="auto"/>
        <w:jc w:val="left"/>
        <w:rPr>
          <w:ins w:id="7484" w:author="UTENTE" w:date="2020-06-30T18:32:00Z"/>
          <w:rFonts w:ascii="Calibri" w:eastAsia="Calibri" w:hAnsi="Calibri" w:cs="Times New Roman"/>
        </w:rPr>
      </w:pPr>
      <w:ins w:id="7485" w:author="UTENTE" w:date="2020-06-30T18:32:00Z">
        <w:r w:rsidRPr="00E573B8">
          <w:rPr>
            <w:rFonts w:ascii="Calibri" w:eastAsia="Calibri" w:hAnsi="Calibri" w:cs="Times New Roman"/>
          </w:rPr>
          <w:t>821.</w:t>
        </w:r>
        <w:r w:rsidRPr="00E573B8">
          <w:rPr>
            <w:rFonts w:ascii="Calibri" w:eastAsia="Calibri" w:hAnsi="Calibri" w:cs="Times New Roman"/>
          </w:rPr>
          <w:tab/>
          <w:t>n "Se questo è il prezzo che dovrò pagare per quello che è successo… che sia."</w:t>
        </w:r>
      </w:ins>
    </w:p>
    <w:p w14:paraId="201A86CB" w14:textId="77777777" w:rsidR="00E573B8" w:rsidRPr="00E573B8" w:rsidRDefault="00E573B8" w:rsidP="00E573B8">
      <w:pPr>
        <w:tabs>
          <w:tab w:val="left" w:pos="0"/>
        </w:tabs>
        <w:spacing w:line="600" w:lineRule="auto"/>
        <w:jc w:val="left"/>
        <w:rPr>
          <w:ins w:id="7486" w:author="UTENTE" w:date="2020-06-30T18:32:00Z"/>
          <w:rFonts w:ascii="Calibri" w:eastAsia="Calibri" w:hAnsi="Calibri" w:cs="Times New Roman"/>
        </w:rPr>
      </w:pPr>
      <w:ins w:id="7487" w:author="UTENTE" w:date="2020-06-30T18:32:00Z">
        <w:r w:rsidRPr="00E573B8">
          <w:rPr>
            <w:rFonts w:ascii="Calibri" w:eastAsia="Calibri" w:hAnsi="Calibri" w:cs="Times New Roman"/>
          </w:rPr>
          <w:t>822.</w:t>
        </w:r>
        <w:r w:rsidRPr="00E573B8">
          <w:rPr>
            <w:rFonts w:ascii="Calibri" w:eastAsia="Calibri" w:hAnsi="Calibri" w:cs="Times New Roman"/>
          </w:rPr>
          <w:tab/>
          <w:t>n "Non mi pento neanche di un singolo istante passato con Isaac - {w}e rifarei tutto, anche se le cose vanno a finire così."</w:t>
        </w:r>
        <w:r w:rsidRPr="00E573B8">
          <w:rPr>
            <w:rFonts w:ascii="Calibri" w:eastAsia="Calibri" w:hAnsi="Calibri" w:cs="Times New Roman"/>
          </w:rPr>
          <w:br w:type="page"/>
        </w:r>
      </w:ins>
    </w:p>
    <w:p w14:paraId="34B1D072" w14:textId="77777777" w:rsidR="00E573B8" w:rsidRPr="00E573B8" w:rsidRDefault="00E573B8" w:rsidP="00E573B8">
      <w:pPr>
        <w:tabs>
          <w:tab w:val="left" w:pos="0"/>
        </w:tabs>
        <w:spacing w:line="600" w:lineRule="auto"/>
        <w:jc w:val="left"/>
        <w:rPr>
          <w:ins w:id="7488" w:author="UTENTE" w:date="2020-06-30T18:32:00Z"/>
          <w:rFonts w:ascii="Calibri" w:eastAsia="Calibri" w:hAnsi="Calibri" w:cs="Times New Roman"/>
          <w:lang w:val="en-US"/>
        </w:rPr>
      </w:pPr>
      <w:ins w:id="7489" w:author="UTENTE" w:date="2020-06-30T18:32:00Z">
        <w:r w:rsidRPr="00E573B8">
          <w:rPr>
            <w:rFonts w:ascii="Calibri" w:eastAsia="Calibri" w:hAnsi="Calibri" w:cs="Times New Roman"/>
            <w:lang w:val="en-US"/>
          </w:rPr>
          <w:lastRenderedPageBreak/>
          <w:t>823.</w:t>
        </w:r>
        <w:r w:rsidRPr="00E573B8">
          <w:rPr>
            <w:rFonts w:ascii="Calibri" w:eastAsia="Calibri" w:hAnsi="Calibri" w:cs="Times New Roman"/>
            <w:lang w:val="en-US"/>
          </w:rPr>
          <w:tab/>
          <w:t>n "That thought is the only comfort I have as I close my eyes, bracing myself for Bishop's bite…"</w:t>
        </w:r>
      </w:ins>
    </w:p>
    <w:p w14:paraId="24966FD2" w14:textId="77777777" w:rsidR="00E573B8" w:rsidRPr="00E573B8" w:rsidRDefault="00E573B8" w:rsidP="00E573B8">
      <w:pPr>
        <w:tabs>
          <w:tab w:val="left" w:pos="0"/>
        </w:tabs>
        <w:spacing w:line="600" w:lineRule="auto"/>
        <w:jc w:val="left"/>
        <w:rPr>
          <w:ins w:id="7490" w:author="UTENTE" w:date="2020-06-30T18:32:00Z"/>
          <w:rFonts w:ascii="Calibri" w:eastAsia="Calibri" w:hAnsi="Calibri" w:cs="Times New Roman"/>
          <w:lang w:val="en-US"/>
        </w:rPr>
      </w:pPr>
      <w:ins w:id="7491" w:author="UTENTE" w:date="2020-06-30T18:32:00Z">
        <w:r w:rsidRPr="00E573B8">
          <w:rPr>
            <w:rFonts w:ascii="Calibri" w:eastAsia="Calibri" w:hAnsi="Calibri" w:cs="Times New Roman"/>
            <w:lang w:val="en-US"/>
          </w:rPr>
          <w:t>824.</w:t>
        </w:r>
        <w:r w:rsidRPr="00E573B8">
          <w:rPr>
            <w:rFonts w:ascii="Calibri" w:eastAsia="Calibri" w:hAnsi="Calibri" w:cs="Times New Roman"/>
            <w:lang w:val="en-US"/>
          </w:rPr>
          <w:tab/>
          <w:t>mcp "\"…Bishop…\""</w:t>
        </w:r>
      </w:ins>
    </w:p>
    <w:p w14:paraId="3A4C8CED" w14:textId="77777777" w:rsidR="00E573B8" w:rsidRPr="00E573B8" w:rsidRDefault="00E573B8" w:rsidP="00E573B8">
      <w:pPr>
        <w:tabs>
          <w:tab w:val="left" w:pos="0"/>
        </w:tabs>
        <w:spacing w:line="600" w:lineRule="auto"/>
        <w:jc w:val="left"/>
        <w:rPr>
          <w:ins w:id="7492" w:author="UTENTE" w:date="2020-06-30T18:32:00Z"/>
          <w:rFonts w:ascii="Calibri" w:eastAsia="Calibri" w:hAnsi="Calibri" w:cs="Times New Roman"/>
          <w:lang w:val="en-US"/>
        </w:rPr>
      </w:pPr>
      <w:ins w:id="7493" w:author="UTENTE" w:date="2020-06-30T18:32:00Z">
        <w:r w:rsidRPr="00E573B8">
          <w:rPr>
            <w:rFonts w:ascii="Calibri" w:eastAsia="Calibri" w:hAnsi="Calibri" w:cs="Times New Roman"/>
            <w:lang w:val="en-US"/>
          </w:rPr>
          <w:t>825.</w:t>
        </w:r>
        <w:r w:rsidRPr="00E573B8">
          <w:rPr>
            <w:rFonts w:ascii="Calibri" w:eastAsia="Calibri" w:hAnsi="Calibri" w:cs="Times New Roman"/>
            <w:lang w:val="en-US"/>
          </w:rPr>
          <w:tab/>
          <w:t>mcp "\"…I…\""</w:t>
        </w:r>
      </w:ins>
    </w:p>
    <w:p w14:paraId="25C73E6F" w14:textId="77777777" w:rsidR="00E573B8" w:rsidRPr="00E573B8" w:rsidRDefault="00E573B8" w:rsidP="00E573B8">
      <w:pPr>
        <w:tabs>
          <w:tab w:val="left" w:pos="0"/>
        </w:tabs>
        <w:spacing w:line="600" w:lineRule="auto"/>
        <w:jc w:val="left"/>
        <w:rPr>
          <w:ins w:id="7494" w:author="UTENTE" w:date="2020-06-30T18:32:00Z"/>
          <w:rFonts w:ascii="Calibri" w:eastAsia="Calibri" w:hAnsi="Calibri" w:cs="Times New Roman"/>
          <w:lang w:val="en-US"/>
        </w:rPr>
      </w:pPr>
      <w:ins w:id="7495" w:author="UTENTE" w:date="2020-06-30T18:32:00Z">
        <w:r w:rsidRPr="00E573B8">
          <w:rPr>
            <w:rFonts w:ascii="Calibri" w:eastAsia="Calibri" w:hAnsi="Calibri" w:cs="Times New Roman"/>
            <w:lang w:val="en-US"/>
          </w:rPr>
          <w:t>826.</w:t>
        </w:r>
        <w:r w:rsidRPr="00E573B8">
          <w:rPr>
            <w:rFonts w:ascii="Calibri" w:eastAsia="Calibri" w:hAnsi="Calibri" w:cs="Times New Roman"/>
            <w:lang w:val="en-US"/>
          </w:rPr>
          <w:tab/>
          <w:t>n "As much as I try to pull my gaze away, it's no good."</w:t>
        </w:r>
      </w:ins>
    </w:p>
    <w:p w14:paraId="67B2F619" w14:textId="77777777" w:rsidR="00E573B8" w:rsidRPr="00E573B8" w:rsidRDefault="00E573B8" w:rsidP="00E573B8">
      <w:pPr>
        <w:tabs>
          <w:tab w:val="left" w:pos="0"/>
        </w:tabs>
        <w:spacing w:line="600" w:lineRule="auto"/>
        <w:jc w:val="left"/>
        <w:rPr>
          <w:ins w:id="7496" w:author="UTENTE" w:date="2020-06-30T18:32:00Z"/>
          <w:rFonts w:ascii="Calibri" w:eastAsia="Calibri" w:hAnsi="Calibri" w:cs="Times New Roman"/>
          <w:lang w:val="en-US"/>
        </w:rPr>
      </w:pPr>
      <w:ins w:id="7497" w:author="UTENTE" w:date="2020-06-30T18:32:00Z">
        <w:r w:rsidRPr="00E573B8">
          <w:rPr>
            <w:rFonts w:ascii="Calibri" w:eastAsia="Calibri" w:hAnsi="Calibri" w:cs="Times New Roman"/>
            <w:lang w:val="en-US"/>
          </w:rPr>
          <w:t>827.</w:t>
        </w:r>
        <w:r w:rsidRPr="00E573B8">
          <w:rPr>
            <w:rFonts w:ascii="Calibri" w:eastAsia="Calibri" w:hAnsi="Calibri" w:cs="Times New Roman"/>
            <w:lang w:val="en-US"/>
          </w:rPr>
          <w:tab/>
          <w:t>n "A pleasant numbness spreads through my body, and I relax in Bishop's grip before I know it."</w:t>
        </w:r>
      </w:ins>
    </w:p>
    <w:p w14:paraId="57980BC0" w14:textId="77777777" w:rsidR="00E573B8" w:rsidRPr="00E573B8" w:rsidRDefault="00E573B8" w:rsidP="00E573B8">
      <w:pPr>
        <w:tabs>
          <w:tab w:val="left" w:pos="0"/>
        </w:tabs>
        <w:spacing w:line="600" w:lineRule="auto"/>
        <w:jc w:val="left"/>
        <w:rPr>
          <w:ins w:id="7498" w:author="UTENTE" w:date="2020-06-30T18:32:00Z"/>
          <w:rFonts w:ascii="Calibri" w:eastAsia="Calibri" w:hAnsi="Calibri" w:cs="Times New Roman"/>
          <w:lang w:val="en-US"/>
        </w:rPr>
      </w:pPr>
      <w:ins w:id="7499" w:author="UTENTE" w:date="2020-06-30T18:32:00Z">
        <w:r w:rsidRPr="00E573B8">
          <w:rPr>
            <w:rFonts w:ascii="Calibri" w:eastAsia="Calibri" w:hAnsi="Calibri" w:cs="Times New Roman"/>
            <w:lang w:val="en-US"/>
          </w:rPr>
          <w:t>828.</w:t>
        </w:r>
        <w:r w:rsidRPr="00E573B8">
          <w:rPr>
            <w:rFonts w:ascii="Calibri" w:eastAsia="Calibri" w:hAnsi="Calibri" w:cs="Times New Roman"/>
            <w:lang w:val="en-US"/>
          </w:rPr>
          <w:tab/>
          <w:t>b "\"Shh…\""</w:t>
        </w:r>
      </w:ins>
    </w:p>
    <w:p w14:paraId="7F07A973" w14:textId="77777777" w:rsidR="00E573B8" w:rsidRPr="00E573B8" w:rsidRDefault="00E573B8" w:rsidP="00E573B8">
      <w:pPr>
        <w:tabs>
          <w:tab w:val="left" w:pos="0"/>
        </w:tabs>
        <w:spacing w:line="600" w:lineRule="auto"/>
        <w:jc w:val="left"/>
        <w:rPr>
          <w:ins w:id="7500" w:author="UTENTE" w:date="2020-06-30T18:32:00Z"/>
          <w:rFonts w:ascii="Calibri" w:eastAsia="Calibri" w:hAnsi="Calibri" w:cs="Times New Roman"/>
          <w:lang w:val="en-US"/>
        </w:rPr>
      </w:pPr>
      <w:ins w:id="7501" w:author="UTENTE" w:date="2020-06-30T18:32:00Z">
        <w:r w:rsidRPr="00E573B8">
          <w:rPr>
            <w:rFonts w:ascii="Calibri" w:eastAsia="Calibri" w:hAnsi="Calibri" w:cs="Times New Roman"/>
            <w:lang w:val="en-US"/>
          </w:rPr>
          <w:t>829.</w:t>
        </w:r>
        <w:r w:rsidRPr="00E573B8">
          <w:rPr>
            <w:rFonts w:ascii="Calibri" w:eastAsia="Calibri" w:hAnsi="Calibri" w:cs="Times New Roman"/>
            <w:lang w:val="en-US"/>
          </w:rPr>
          <w:tab/>
          <w:t>b "\"I'll take care of you, my little [mc]…\""</w:t>
        </w:r>
      </w:ins>
    </w:p>
    <w:p w14:paraId="63FCA5C6" w14:textId="77777777" w:rsidR="00E573B8" w:rsidRPr="00E573B8" w:rsidRDefault="00E573B8" w:rsidP="00E573B8">
      <w:pPr>
        <w:tabs>
          <w:tab w:val="left" w:pos="0"/>
        </w:tabs>
        <w:spacing w:line="600" w:lineRule="auto"/>
        <w:jc w:val="left"/>
        <w:rPr>
          <w:ins w:id="7502" w:author="UTENTE" w:date="2020-06-30T18:32:00Z"/>
          <w:rFonts w:ascii="Calibri" w:eastAsia="Calibri" w:hAnsi="Calibri" w:cs="Times New Roman"/>
          <w:lang w:val="en-US"/>
        </w:rPr>
      </w:pPr>
      <w:ins w:id="7503" w:author="UTENTE" w:date="2020-06-30T18:32:00Z">
        <w:r w:rsidRPr="00E573B8">
          <w:rPr>
            <w:rFonts w:ascii="Calibri" w:eastAsia="Calibri" w:hAnsi="Calibri" w:cs="Times New Roman"/>
            <w:lang w:val="en-US"/>
          </w:rPr>
          <w:t>830.</w:t>
        </w:r>
        <w:r w:rsidRPr="00E573B8">
          <w:rPr>
            <w:rFonts w:ascii="Calibri" w:eastAsia="Calibri" w:hAnsi="Calibri" w:cs="Times New Roman"/>
            <w:lang w:val="en-US"/>
          </w:rPr>
          <w:tab/>
          <w:t>b "\"…Just give in to me.\""</w:t>
        </w:r>
      </w:ins>
    </w:p>
    <w:p w14:paraId="6E7086A7" w14:textId="77777777" w:rsidR="00E573B8" w:rsidRPr="00E573B8" w:rsidRDefault="00E573B8" w:rsidP="00E573B8">
      <w:pPr>
        <w:tabs>
          <w:tab w:val="left" w:pos="0"/>
        </w:tabs>
        <w:spacing w:line="600" w:lineRule="auto"/>
        <w:jc w:val="left"/>
        <w:rPr>
          <w:ins w:id="7504" w:author="UTENTE" w:date="2020-06-30T18:32:00Z"/>
          <w:rFonts w:ascii="Calibri" w:eastAsia="Calibri" w:hAnsi="Calibri" w:cs="Times New Roman"/>
          <w:lang w:val="en-US"/>
        </w:rPr>
      </w:pPr>
      <w:ins w:id="7505" w:author="UTENTE" w:date="2020-06-30T18:32:00Z">
        <w:r w:rsidRPr="00E573B8">
          <w:rPr>
            <w:rFonts w:ascii="Calibri" w:eastAsia="Calibri" w:hAnsi="Calibri" w:cs="Times New Roman"/>
            <w:lang w:val="en-US"/>
          </w:rPr>
          <w:t>831.</w:t>
        </w:r>
        <w:r w:rsidRPr="00E573B8">
          <w:rPr>
            <w:rFonts w:ascii="Calibri" w:eastAsia="Calibri" w:hAnsi="Calibri" w:cs="Times New Roman"/>
            <w:lang w:val="en-US"/>
          </w:rPr>
          <w:tab/>
          <w:t>mcp "\"…\""</w:t>
        </w:r>
      </w:ins>
    </w:p>
    <w:p w14:paraId="6DEA99D2" w14:textId="77777777" w:rsidR="00E573B8" w:rsidRPr="00E573B8" w:rsidRDefault="00E573B8" w:rsidP="00E573B8">
      <w:pPr>
        <w:tabs>
          <w:tab w:val="left" w:pos="0"/>
        </w:tabs>
        <w:spacing w:line="600" w:lineRule="auto"/>
        <w:jc w:val="left"/>
        <w:rPr>
          <w:ins w:id="7506" w:author="UTENTE" w:date="2020-06-30T18:32:00Z"/>
          <w:rFonts w:ascii="Calibri" w:eastAsia="Calibri" w:hAnsi="Calibri" w:cs="Times New Roman"/>
          <w:lang w:val="en-US"/>
        </w:rPr>
      </w:pPr>
      <w:ins w:id="7507" w:author="UTENTE" w:date="2020-06-30T18:32:00Z">
        <w:r w:rsidRPr="00E573B8">
          <w:rPr>
            <w:rFonts w:ascii="Calibri" w:eastAsia="Calibri" w:hAnsi="Calibri" w:cs="Times New Roman"/>
            <w:lang w:val="en-US"/>
          </w:rPr>
          <w:t>832.</w:t>
        </w:r>
        <w:r w:rsidRPr="00E573B8">
          <w:rPr>
            <w:rFonts w:ascii="Calibri" w:eastAsia="Calibri" w:hAnsi="Calibri" w:cs="Times New Roman"/>
            <w:lang w:val="en-US"/>
          </w:rPr>
          <w:tab/>
          <w:t>n "I slowly nod, feeling a smile spread on my lips."</w:t>
        </w:r>
      </w:ins>
    </w:p>
    <w:p w14:paraId="5C1BEF85" w14:textId="77777777" w:rsidR="00E573B8" w:rsidRPr="00E573B8" w:rsidRDefault="00E573B8" w:rsidP="00E573B8">
      <w:pPr>
        <w:tabs>
          <w:tab w:val="left" w:pos="0"/>
        </w:tabs>
        <w:spacing w:line="600" w:lineRule="auto"/>
        <w:jc w:val="left"/>
        <w:rPr>
          <w:ins w:id="7508" w:author="UTENTE" w:date="2020-06-30T18:32:00Z"/>
          <w:rFonts w:ascii="Calibri" w:eastAsia="Calibri" w:hAnsi="Calibri" w:cs="Times New Roman"/>
          <w:lang w:val="en-US"/>
        </w:rPr>
      </w:pPr>
      <w:ins w:id="7509" w:author="UTENTE" w:date="2020-06-30T18:32:00Z">
        <w:r w:rsidRPr="00E573B8">
          <w:rPr>
            <w:rFonts w:ascii="Calibri" w:eastAsia="Calibri" w:hAnsi="Calibri" w:cs="Times New Roman"/>
            <w:lang w:val="en-US"/>
          </w:rPr>
          <w:t>833.</w:t>
        </w:r>
        <w:r w:rsidRPr="00E573B8">
          <w:rPr>
            <w:rFonts w:ascii="Calibri" w:eastAsia="Calibri" w:hAnsi="Calibri" w:cs="Times New Roman"/>
            <w:lang w:val="en-US"/>
          </w:rPr>
          <w:tab/>
          <w:t>n "Everything starts to grow darker and darker, but I'm not afraid."</w:t>
        </w:r>
      </w:ins>
    </w:p>
    <w:p w14:paraId="36C0A040" w14:textId="77777777" w:rsidR="00E573B8" w:rsidRPr="00E573B8" w:rsidRDefault="00E573B8" w:rsidP="00E573B8">
      <w:pPr>
        <w:tabs>
          <w:tab w:val="left" w:pos="0"/>
        </w:tabs>
        <w:spacing w:line="600" w:lineRule="auto"/>
        <w:jc w:val="left"/>
        <w:rPr>
          <w:ins w:id="7510" w:author="UTENTE" w:date="2020-06-30T18:32:00Z"/>
          <w:rFonts w:ascii="Calibri" w:eastAsia="Calibri" w:hAnsi="Calibri" w:cs="Times New Roman"/>
          <w:lang w:val="en-US"/>
        </w:rPr>
      </w:pPr>
      <w:ins w:id="7511" w:author="UTENTE" w:date="2020-06-30T18:32:00Z">
        <w:r w:rsidRPr="00E573B8">
          <w:rPr>
            <w:rFonts w:ascii="Calibri" w:eastAsia="Calibri" w:hAnsi="Calibri" w:cs="Times New Roman"/>
            <w:lang w:val="en-US"/>
          </w:rPr>
          <w:t>834.</w:t>
        </w:r>
        <w:r w:rsidRPr="00E573B8">
          <w:rPr>
            <w:rFonts w:ascii="Calibri" w:eastAsia="Calibri" w:hAnsi="Calibri" w:cs="Times New Roman"/>
            <w:lang w:val="en-US"/>
          </w:rPr>
          <w:tab/>
          <w:t>n "Bishop's arms are tightly curled around me – {w}and I trust him."</w:t>
        </w:r>
      </w:ins>
    </w:p>
    <w:p w14:paraId="16D09669" w14:textId="77777777" w:rsidR="00E573B8" w:rsidRPr="00E573B8" w:rsidRDefault="00E573B8" w:rsidP="00E573B8">
      <w:pPr>
        <w:tabs>
          <w:tab w:val="left" w:pos="0"/>
        </w:tabs>
        <w:spacing w:line="600" w:lineRule="auto"/>
        <w:jc w:val="left"/>
        <w:rPr>
          <w:ins w:id="7512" w:author="UTENTE" w:date="2020-06-30T18:32:00Z"/>
          <w:rFonts w:ascii="Calibri" w:eastAsia="Calibri" w:hAnsi="Calibri" w:cs="Times New Roman"/>
          <w:lang w:val="en-US"/>
        </w:rPr>
      </w:pPr>
      <w:ins w:id="7513" w:author="UTENTE" w:date="2020-06-30T18:32:00Z">
        <w:r w:rsidRPr="00E573B8">
          <w:rPr>
            <w:rFonts w:ascii="Calibri" w:eastAsia="Calibri" w:hAnsi="Calibri" w:cs="Times New Roman"/>
            <w:lang w:val="en-US"/>
          </w:rPr>
          <w:t>835.</w:t>
        </w:r>
        <w:r w:rsidRPr="00E573B8">
          <w:rPr>
            <w:rFonts w:ascii="Calibri" w:eastAsia="Calibri" w:hAnsi="Calibri" w:cs="Times New Roman"/>
            <w:lang w:val="en-US"/>
          </w:rPr>
          <w:tab/>
          <w:t>n "He's the only one I trust…{w} the only one…"</w:t>
        </w:r>
      </w:ins>
    </w:p>
    <w:p w14:paraId="5B2707D8" w14:textId="77777777" w:rsidR="00E573B8" w:rsidRPr="00E573B8" w:rsidRDefault="00E573B8" w:rsidP="00E573B8">
      <w:pPr>
        <w:tabs>
          <w:tab w:val="left" w:pos="0"/>
        </w:tabs>
        <w:spacing w:line="600" w:lineRule="auto"/>
        <w:jc w:val="left"/>
        <w:rPr>
          <w:ins w:id="7514" w:author="UTENTE" w:date="2020-06-30T18:32:00Z"/>
          <w:rFonts w:ascii="Calibri" w:eastAsia="Calibri" w:hAnsi="Calibri" w:cs="Times New Roman"/>
          <w:lang w:val="en-US"/>
        </w:rPr>
      </w:pPr>
      <w:ins w:id="7515" w:author="UTENTE" w:date="2020-06-30T18:32:00Z">
        <w:r w:rsidRPr="00E573B8">
          <w:rPr>
            <w:rFonts w:ascii="Calibri" w:eastAsia="Calibri" w:hAnsi="Calibri" w:cs="Times New Roman"/>
            <w:lang w:val="en-US"/>
          </w:rPr>
          <w:t>836.</w:t>
        </w:r>
        <w:r w:rsidRPr="00E573B8">
          <w:rPr>
            <w:rFonts w:ascii="Calibri" w:eastAsia="Calibri" w:hAnsi="Calibri" w:cs="Times New Roman"/>
            <w:lang w:val="en-US"/>
          </w:rPr>
          <w:tab/>
          <w:t>n "Bishop…"</w:t>
        </w:r>
      </w:ins>
    </w:p>
    <w:p w14:paraId="0364D12C" w14:textId="77777777" w:rsidR="00E573B8" w:rsidRPr="00E573B8" w:rsidRDefault="00E573B8" w:rsidP="00E573B8">
      <w:pPr>
        <w:tabs>
          <w:tab w:val="left" w:pos="0"/>
        </w:tabs>
        <w:spacing w:line="600" w:lineRule="auto"/>
        <w:jc w:val="left"/>
        <w:rPr>
          <w:ins w:id="7516" w:author="UTENTE" w:date="2020-06-30T18:32:00Z"/>
          <w:rFonts w:ascii="Calibri" w:eastAsia="Calibri" w:hAnsi="Calibri" w:cs="Times New Roman"/>
          <w:lang w:val="en-US"/>
        </w:rPr>
      </w:pPr>
      <w:ins w:id="7517" w:author="UTENTE" w:date="2020-06-30T18:32:00Z">
        <w:r w:rsidRPr="00E573B8">
          <w:rPr>
            <w:rFonts w:ascii="Calibri" w:eastAsia="Calibri" w:hAnsi="Calibri" w:cs="Times New Roman"/>
            <w:lang w:val="en-US"/>
          </w:rPr>
          <w:t>837.</w:t>
        </w:r>
        <w:r w:rsidRPr="00E573B8">
          <w:rPr>
            <w:rFonts w:ascii="Calibri" w:eastAsia="Calibri" w:hAnsi="Calibri" w:cs="Times New Roman"/>
            <w:lang w:val="en-US"/>
          </w:rPr>
          <w:tab/>
          <w:t>mc "\"A-ah…\""</w:t>
        </w:r>
      </w:ins>
    </w:p>
    <w:p w14:paraId="4DB94772" w14:textId="77777777" w:rsidR="00E573B8" w:rsidRPr="00E573B8" w:rsidRDefault="00E573B8" w:rsidP="00E573B8">
      <w:pPr>
        <w:tabs>
          <w:tab w:val="left" w:pos="0"/>
        </w:tabs>
        <w:spacing w:line="600" w:lineRule="auto"/>
        <w:jc w:val="left"/>
        <w:rPr>
          <w:ins w:id="7518" w:author="UTENTE" w:date="2020-06-30T18:32:00Z"/>
          <w:rFonts w:ascii="Calibri" w:eastAsia="Calibri" w:hAnsi="Calibri" w:cs="Times New Roman"/>
          <w:lang w:val="en-US"/>
        </w:rPr>
      </w:pPr>
      <w:ins w:id="7519" w:author="UTENTE" w:date="2020-06-30T18:32:00Z">
        <w:r w:rsidRPr="00E573B8">
          <w:rPr>
            <w:rFonts w:ascii="Calibri" w:eastAsia="Calibri" w:hAnsi="Calibri" w:cs="Times New Roman"/>
            <w:lang w:val="en-US"/>
          </w:rPr>
          <w:t>838.</w:t>
        </w:r>
        <w:r w:rsidRPr="00E573B8">
          <w:rPr>
            <w:rFonts w:ascii="Calibri" w:eastAsia="Calibri" w:hAnsi="Calibri" w:cs="Times New Roman"/>
            <w:lang w:val="en-US"/>
          </w:rPr>
          <w:tab/>
          <w:t>n "A soft sound escapes my mouth before I can bite it back."</w:t>
        </w:r>
      </w:ins>
    </w:p>
    <w:p w14:paraId="57F6BEAC" w14:textId="77777777" w:rsidR="00E573B8" w:rsidRPr="00E573B8" w:rsidRDefault="00E573B8" w:rsidP="00E573B8">
      <w:pPr>
        <w:tabs>
          <w:tab w:val="left" w:pos="0"/>
        </w:tabs>
        <w:spacing w:line="600" w:lineRule="auto"/>
        <w:jc w:val="left"/>
        <w:rPr>
          <w:ins w:id="7520" w:author="UTENTE" w:date="2020-06-30T18:32:00Z"/>
          <w:rFonts w:ascii="Calibri" w:eastAsia="Calibri" w:hAnsi="Calibri" w:cs="Times New Roman"/>
          <w:lang w:val="en-US"/>
          <w:rPrChange w:id="7521" w:author="UTENTE" w:date="2020-06-30T18:32:00Z">
            <w:rPr>
              <w:ins w:id="7522" w:author="UTENTE" w:date="2020-06-30T18:32:00Z"/>
              <w:rFonts w:ascii="Calibri" w:eastAsia="Calibri" w:hAnsi="Calibri" w:cs="Times New Roman"/>
            </w:rPr>
          </w:rPrChange>
        </w:rPr>
      </w:pPr>
      <w:ins w:id="7523" w:author="UTENTE" w:date="2020-06-30T18:32:00Z">
        <w:r w:rsidRPr="00E573B8">
          <w:rPr>
            <w:rFonts w:ascii="Calibri" w:eastAsia="Calibri" w:hAnsi="Calibri" w:cs="Times New Roman"/>
            <w:lang w:val="en-US"/>
            <w:rPrChange w:id="7524" w:author="UTENTE" w:date="2020-06-30T18:32:00Z">
              <w:rPr>
                <w:rFonts w:ascii="Calibri" w:eastAsia="Calibri" w:hAnsi="Calibri" w:cs="Times New Roman"/>
              </w:rPr>
            </w:rPrChange>
          </w:rPr>
          <w:t>839.</w:t>
        </w:r>
        <w:r w:rsidRPr="00E573B8">
          <w:rPr>
            <w:rFonts w:ascii="Calibri" w:eastAsia="Calibri" w:hAnsi="Calibri" w:cs="Times New Roman"/>
            <w:lang w:val="en-US"/>
            <w:rPrChange w:id="7525" w:author="UTENTE" w:date="2020-06-30T18:32:00Z">
              <w:rPr>
                <w:rFonts w:ascii="Calibri" w:eastAsia="Calibri" w:hAnsi="Calibri" w:cs="Times New Roman"/>
              </w:rPr>
            </w:rPrChange>
          </w:rPr>
          <w:tab/>
          <w:t>b "\"Mm…\""</w:t>
        </w:r>
      </w:ins>
    </w:p>
    <w:p w14:paraId="2FFDB9A8" w14:textId="77777777" w:rsidR="00E573B8" w:rsidRPr="00E573B8" w:rsidRDefault="00E573B8" w:rsidP="00E573B8">
      <w:pPr>
        <w:tabs>
          <w:tab w:val="left" w:pos="0"/>
        </w:tabs>
        <w:spacing w:line="600" w:lineRule="auto"/>
        <w:jc w:val="left"/>
        <w:rPr>
          <w:ins w:id="7526" w:author="UTENTE" w:date="2020-06-30T18:32:00Z"/>
          <w:rFonts w:ascii="Calibri" w:eastAsia="Calibri" w:hAnsi="Calibri" w:cs="Times New Roman"/>
          <w:lang w:val="en-US"/>
        </w:rPr>
      </w:pPr>
      <w:ins w:id="7527" w:author="UTENTE" w:date="2020-06-30T18:32:00Z">
        <w:r w:rsidRPr="00E573B8">
          <w:rPr>
            <w:rFonts w:ascii="Calibri" w:eastAsia="Calibri" w:hAnsi="Calibri" w:cs="Times New Roman"/>
            <w:lang w:val="en-US"/>
          </w:rPr>
          <w:t>840.</w:t>
        </w:r>
        <w:r w:rsidRPr="00E573B8">
          <w:rPr>
            <w:rFonts w:ascii="Calibri" w:eastAsia="Calibri" w:hAnsi="Calibri" w:cs="Times New Roman"/>
            <w:lang w:val="en-US"/>
          </w:rPr>
          <w:tab/>
          <w:t>b "\"There's no need to be shy, [mc]. Let me hear more of your voice.\""</w:t>
        </w:r>
        <w:r w:rsidRPr="00E573B8">
          <w:rPr>
            <w:rFonts w:ascii="Calibri" w:eastAsia="Calibri" w:hAnsi="Calibri" w:cs="Times New Roman"/>
            <w:lang w:val="en-US"/>
          </w:rPr>
          <w:br w:type="page"/>
        </w:r>
      </w:ins>
    </w:p>
    <w:p w14:paraId="33C82E76" w14:textId="77777777" w:rsidR="00E573B8" w:rsidRPr="00E573B8" w:rsidRDefault="00E573B8" w:rsidP="00E573B8">
      <w:pPr>
        <w:tabs>
          <w:tab w:val="left" w:pos="0"/>
        </w:tabs>
        <w:spacing w:line="600" w:lineRule="auto"/>
        <w:jc w:val="left"/>
        <w:rPr>
          <w:ins w:id="7528" w:author="UTENTE" w:date="2020-06-30T18:32:00Z"/>
          <w:rFonts w:ascii="Calibri" w:eastAsia="Calibri" w:hAnsi="Calibri" w:cs="Times New Roman"/>
        </w:rPr>
      </w:pPr>
      <w:ins w:id="7529" w:author="UTENTE" w:date="2020-06-30T18:32:00Z">
        <w:r w:rsidRPr="00E573B8">
          <w:rPr>
            <w:rFonts w:ascii="Calibri" w:eastAsia="Calibri" w:hAnsi="Calibri" w:cs="Times New Roman"/>
          </w:rPr>
          <w:lastRenderedPageBreak/>
          <w:t>823.</w:t>
        </w:r>
        <w:r w:rsidRPr="00E573B8">
          <w:rPr>
            <w:rFonts w:ascii="Calibri" w:eastAsia="Calibri" w:hAnsi="Calibri" w:cs="Times New Roman"/>
          </w:rPr>
          <w:tab/>
          <w:t>n "Quel pensiero è la mia unica consolazione mentre chiudo gli occhi, preparandomi al morso di Bishop…"</w:t>
        </w:r>
      </w:ins>
    </w:p>
    <w:p w14:paraId="21AB22D6" w14:textId="77777777" w:rsidR="00E573B8" w:rsidRPr="00E573B8" w:rsidRDefault="00E573B8" w:rsidP="00E573B8">
      <w:pPr>
        <w:tabs>
          <w:tab w:val="left" w:pos="0"/>
        </w:tabs>
        <w:spacing w:line="600" w:lineRule="auto"/>
        <w:jc w:val="left"/>
        <w:rPr>
          <w:ins w:id="7530" w:author="UTENTE" w:date="2020-06-30T18:32:00Z"/>
          <w:rFonts w:ascii="Calibri" w:eastAsia="Calibri" w:hAnsi="Calibri" w:cs="Times New Roman"/>
        </w:rPr>
      </w:pPr>
      <w:ins w:id="7531" w:author="UTENTE" w:date="2020-06-30T18:32:00Z">
        <w:r w:rsidRPr="00E573B8">
          <w:rPr>
            <w:rFonts w:ascii="Calibri" w:eastAsia="Calibri" w:hAnsi="Calibri" w:cs="Times New Roman"/>
          </w:rPr>
          <w:t>824.</w:t>
        </w:r>
        <w:r w:rsidRPr="00E573B8">
          <w:rPr>
            <w:rFonts w:ascii="Calibri" w:eastAsia="Calibri" w:hAnsi="Calibri" w:cs="Times New Roman"/>
          </w:rPr>
          <w:tab/>
          <w:t>mcp "\"…Bishop…\"</w:t>
        </w:r>
      </w:ins>
    </w:p>
    <w:p w14:paraId="3D642789" w14:textId="77777777" w:rsidR="00E573B8" w:rsidRPr="00E573B8" w:rsidRDefault="00E573B8" w:rsidP="00E573B8">
      <w:pPr>
        <w:tabs>
          <w:tab w:val="left" w:pos="0"/>
        </w:tabs>
        <w:spacing w:line="600" w:lineRule="auto"/>
        <w:jc w:val="left"/>
        <w:rPr>
          <w:ins w:id="7532" w:author="UTENTE" w:date="2020-06-30T18:32:00Z"/>
          <w:rFonts w:ascii="Calibri" w:eastAsia="Calibri" w:hAnsi="Calibri" w:cs="Times New Roman"/>
        </w:rPr>
      </w:pPr>
      <w:ins w:id="7533" w:author="UTENTE" w:date="2020-06-30T18:32:00Z">
        <w:r w:rsidRPr="00E573B8">
          <w:rPr>
            <w:rFonts w:ascii="Calibri" w:eastAsia="Calibri" w:hAnsi="Calibri" w:cs="Times New Roman"/>
          </w:rPr>
          <w:t>825.</w:t>
        </w:r>
        <w:r w:rsidRPr="00E573B8">
          <w:rPr>
            <w:rFonts w:ascii="Calibri" w:eastAsia="Calibri" w:hAnsi="Calibri" w:cs="Times New Roman"/>
          </w:rPr>
          <w:tab/>
          <w:t>mcp "\"…Io…\""</w:t>
        </w:r>
      </w:ins>
    </w:p>
    <w:p w14:paraId="464D8AA9" w14:textId="77777777" w:rsidR="00E573B8" w:rsidRPr="00E573B8" w:rsidRDefault="00E573B8" w:rsidP="00E573B8">
      <w:pPr>
        <w:tabs>
          <w:tab w:val="left" w:pos="0"/>
        </w:tabs>
        <w:spacing w:line="600" w:lineRule="auto"/>
        <w:jc w:val="left"/>
        <w:rPr>
          <w:ins w:id="7534" w:author="UTENTE" w:date="2020-06-30T18:32:00Z"/>
          <w:rFonts w:ascii="Calibri" w:eastAsia="Calibri" w:hAnsi="Calibri" w:cs="Times New Roman"/>
        </w:rPr>
      </w:pPr>
      <w:ins w:id="7535" w:author="UTENTE" w:date="2020-06-30T18:32:00Z">
        <w:r w:rsidRPr="00E573B8">
          <w:rPr>
            <w:rFonts w:ascii="Calibri" w:eastAsia="Calibri" w:hAnsi="Calibri" w:cs="Times New Roman"/>
          </w:rPr>
          <w:t>826.</w:t>
        </w:r>
        <w:r w:rsidRPr="00E573B8">
          <w:rPr>
            <w:rFonts w:ascii="Calibri" w:eastAsia="Calibri" w:hAnsi="Calibri" w:cs="Times New Roman"/>
          </w:rPr>
          <w:tab/>
          <w:t>n "Nonostante i miei numerosi tentativi di distogliere lo sguardo, non ci riesco."</w:t>
        </w:r>
      </w:ins>
    </w:p>
    <w:p w14:paraId="27CD51B5" w14:textId="77777777" w:rsidR="00E573B8" w:rsidRPr="00E573B8" w:rsidRDefault="00E573B8" w:rsidP="00E573B8">
      <w:pPr>
        <w:tabs>
          <w:tab w:val="left" w:pos="0"/>
        </w:tabs>
        <w:spacing w:line="600" w:lineRule="auto"/>
        <w:jc w:val="left"/>
        <w:rPr>
          <w:ins w:id="7536" w:author="UTENTE" w:date="2020-06-30T18:32:00Z"/>
          <w:rFonts w:ascii="Calibri" w:eastAsia="Calibri" w:hAnsi="Calibri" w:cs="Times New Roman"/>
        </w:rPr>
      </w:pPr>
      <w:ins w:id="7537" w:author="UTENTE" w:date="2020-06-30T18:32:00Z">
        <w:r w:rsidRPr="00E573B8">
          <w:rPr>
            <w:rFonts w:ascii="Calibri" w:eastAsia="Calibri" w:hAnsi="Calibri" w:cs="Times New Roman"/>
          </w:rPr>
          <w:t>827.</w:t>
        </w:r>
        <w:r w:rsidRPr="00E573B8">
          <w:rPr>
            <w:rFonts w:ascii="Calibri" w:eastAsia="Calibri" w:hAnsi="Calibri" w:cs="Times New Roman"/>
          </w:rPr>
          <w:tab/>
          <w:t>n "Un piacevole torpore si irradia nel mio corpo, e prima che possa accorgermene, mi rilasso nella stretta di Bishop."</w:t>
        </w:r>
      </w:ins>
    </w:p>
    <w:p w14:paraId="0AC45E34" w14:textId="77777777" w:rsidR="00E573B8" w:rsidRPr="00E573B8" w:rsidRDefault="00E573B8" w:rsidP="00E573B8">
      <w:pPr>
        <w:tabs>
          <w:tab w:val="left" w:pos="0"/>
        </w:tabs>
        <w:spacing w:line="600" w:lineRule="auto"/>
        <w:jc w:val="left"/>
        <w:rPr>
          <w:ins w:id="7538" w:author="UTENTE" w:date="2020-06-30T18:32:00Z"/>
          <w:rFonts w:ascii="Calibri" w:eastAsia="Calibri" w:hAnsi="Calibri" w:cs="Times New Roman"/>
        </w:rPr>
      </w:pPr>
      <w:ins w:id="7539" w:author="UTENTE" w:date="2020-06-30T18:32:00Z">
        <w:r w:rsidRPr="00E573B8">
          <w:rPr>
            <w:rFonts w:ascii="Calibri" w:eastAsia="Calibri" w:hAnsi="Calibri" w:cs="Times New Roman"/>
          </w:rPr>
          <w:t>828.</w:t>
        </w:r>
        <w:r w:rsidRPr="00E573B8">
          <w:rPr>
            <w:rFonts w:ascii="Calibri" w:eastAsia="Calibri" w:hAnsi="Calibri" w:cs="Times New Roman"/>
          </w:rPr>
          <w:tab/>
          <w:t>b "\"Shh…\""</w:t>
        </w:r>
      </w:ins>
    </w:p>
    <w:p w14:paraId="2A5EB560" w14:textId="77777777" w:rsidR="00E573B8" w:rsidRPr="00E573B8" w:rsidRDefault="00E573B8" w:rsidP="00E573B8">
      <w:pPr>
        <w:tabs>
          <w:tab w:val="left" w:pos="0"/>
        </w:tabs>
        <w:spacing w:line="600" w:lineRule="auto"/>
        <w:jc w:val="left"/>
        <w:rPr>
          <w:ins w:id="7540" w:author="UTENTE" w:date="2020-06-30T18:32:00Z"/>
          <w:rFonts w:ascii="Calibri" w:eastAsia="Calibri" w:hAnsi="Calibri" w:cs="Times New Roman"/>
        </w:rPr>
      </w:pPr>
      <w:ins w:id="7541" w:author="UTENTE" w:date="2020-06-30T18:32:00Z">
        <w:r w:rsidRPr="00E573B8">
          <w:rPr>
            <w:rFonts w:ascii="Calibri" w:eastAsia="Calibri" w:hAnsi="Calibri" w:cs="Times New Roman"/>
          </w:rPr>
          <w:t>829.</w:t>
        </w:r>
        <w:r w:rsidRPr="00E573B8">
          <w:rPr>
            <w:rFonts w:ascii="Calibri" w:eastAsia="Calibri" w:hAnsi="Calibri" w:cs="Times New Roman"/>
          </w:rPr>
          <w:tab/>
          <w:t>b "\"Mi prenderò cura di te, mio piccolo [mc]…\""</w:t>
        </w:r>
      </w:ins>
    </w:p>
    <w:p w14:paraId="0E60FE77" w14:textId="77777777" w:rsidR="00E573B8" w:rsidRPr="00E573B8" w:rsidRDefault="00E573B8" w:rsidP="00E573B8">
      <w:pPr>
        <w:tabs>
          <w:tab w:val="left" w:pos="0"/>
        </w:tabs>
        <w:spacing w:line="600" w:lineRule="auto"/>
        <w:jc w:val="left"/>
        <w:rPr>
          <w:ins w:id="7542" w:author="UTENTE" w:date="2020-06-30T18:32:00Z"/>
          <w:rFonts w:ascii="Calibri" w:eastAsia="Calibri" w:hAnsi="Calibri" w:cs="Times New Roman"/>
        </w:rPr>
      </w:pPr>
      <w:ins w:id="7543" w:author="UTENTE" w:date="2020-06-30T18:32:00Z">
        <w:r w:rsidRPr="00E573B8">
          <w:rPr>
            <w:rFonts w:ascii="Calibri" w:eastAsia="Calibri" w:hAnsi="Calibri" w:cs="Times New Roman"/>
          </w:rPr>
          <w:t>830.</w:t>
        </w:r>
        <w:r w:rsidRPr="00E573B8">
          <w:rPr>
            <w:rFonts w:ascii="Calibri" w:eastAsia="Calibri" w:hAnsi="Calibri" w:cs="Times New Roman"/>
          </w:rPr>
          <w:tab/>
          <w:t>b "\"…Devi solo lasciarti andare a me.\""</w:t>
        </w:r>
      </w:ins>
    </w:p>
    <w:p w14:paraId="3A0EE5DC" w14:textId="77777777" w:rsidR="00E573B8" w:rsidRPr="00E573B8" w:rsidRDefault="00E573B8" w:rsidP="00E573B8">
      <w:pPr>
        <w:tabs>
          <w:tab w:val="left" w:pos="0"/>
        </w:tabs>
        <w:spacing w:line="600" w:lineRule="auto"/>
        <w:jc w:val="left"/>
        <w:rPr>
          <w:ins w:id="7544" w:author="UTENTE" w:date="2020-06-30T18:32:00Z"/>
          <w:rFonts w:ascii="Calibri" w:eastAsia="Calibri" w:hAnsi="Calibri" w:cs="Times New Roman"/>
        </w:rPr>
      </w:pPr>
      <w:ins w:id="7545" w:author="UTENTE" w:date="2020-06-30T18:32:00Z">
        <w:r w:rsidRPr="00E573B8">
          <w:rPr>
            <w:rFonts w:ascii="Calibri" w:eastAsia="Calibri" w:hAnsi="Calibri" w:cs="Times New Roman"/>
          </w:rPr>
          <w:t>831.</w:t>
        </w:r>
        <w:r w:rsidRPr="00E573B8">
          <w:rPr>
            <w:rFonts w:ascii="Calibri" w:eastAsia="Calibri" w:hAnsi="Calibri" w:cs="Times New Roman"/>
          </w:rPr>
          <w:tab/>
          <w:t>mcp "\"…\""</w:t>
        </w:r>
      </w:ins>
    </w:p>
    <w:p w14:paraId="6894FF76" w14:textId="77777777" w:rsidR="00E573B8" w:rsidRPr="00E573B8" w:rsidRDefault="00E573B8" w:rsidP="00E573B8">
      <w:pPr>
        <w:tabs>
          <w:tab w:val="left" w:pos="0"/>
        </w:tabs>
        <w:spacing w:line="600" w:lineRule="auto"/>
        <w:jc w:val="left"/>
        <w:rPr>
          <w:ins w:id="7546" w:author="UTENTE" w:date="2020-06-30T18:32:00Z"/>
          <w:rFonts w:ascii="Calibri" w:eastAsia="Calibri" w:hAnsi="Calibri" w:cs="Times New Roman"/>
        </w:rPr>
      </w:pPr>
      <w:ins w:id="7547" w:author="UTENTE" w:date="2020-06-30T18:32:00Z">
        <w:r w:rsidRPr="00E573B8">
          <w:rPr>
            <w:rFonts w:ascii="Calibri" w:eastAsia="Calibri" w:hAnsi="Calibri" w:cs="Times New Roman"/>
          </w:rPr>
          <w:t>832.</w:t>
        </w:r>
        <w:r w:rsidRPr="00E573B8">
          <w:rPr>
            <w:rFonts w:ascii="Calibri" w:eastAsia="Calibri" w:hAnsi="Calibri" w:cs="Times New Roman"/>
          </w:rPr>
          <w:tab/>
          <w:t>n "Annuisco lentamente, sentendo un sorriso allargarsi sul mio viso."</w:t>
        </w:r>
      </w:ins>
    </w:p>
    <w:p w14:paraId="37194A34" w14:textId="77777777" w:rsidR="00E573B8" w:rsidRPr="00E573B8" w:rsidRDefault="00E573B8" w:rsidP="00E573B8">
      <w:pPr>
        <w:tabs>
          <w:tab w:val="left" w:pos="0"/>
        </w:tabs>
        <w:spacing w:line="600" w:lineRule="auto"/>
        <w:jc w:val="left"/>
        <w:rPr>
          <w:ins w:id="7548" w:author="UTENTE" w:date="2020-06-30T18:32:00Z"/>
          <w:rFonts w:ascii="Calibri" w:eastAsia="Calibri" w:hAnsi="Calibri" w:cs="Times New Roman"/>
        </w:rPr>
      </w:pPr>
      <w:ins w:id="7549" w:author="UTENTE" w:date="2020-06-30T18:32:00Z">
        <w:r w:rsidRPr="00E573B8">
          <w:rPr>
            <w:rFonts w:ascii="Calibri" w:eastAsia="Calibri" w:hAnsi="Calibri" w:cs="Times New Roman"/>
          </w:rPr>
          <w:t>833.</w:t>
        </w:r>
        <w:r w:rsidRPr="00E573B8">
          <w:rPr>
            <w:rFonts w:ascii="Calibri" w:eastAsia="Calibri" w:hAnsi="Calibri" w:cs="Times New Roman"/>
          </w:rPr>
          <w:tab/>
          <w:t>n "Tutto sembra diventare piano piano sempre più scuro, ma non ho paura."</w:t>
        </w:r>
      </w:ins>
    </w:p>
    <w:p w14:paraId="60407BCA" w14:textId="77777777" w:rsidR="00E573B8" w:rsidRPr="00E573B8" w:rsidRDefault="00E573B8" w:rsidP="00E573B8">
      <w:pPr>
        <w:tabs>
          <w:tab w:val="left" w:pos="0"/>
        </w:tabs>
        <w:spacing w:line="600" w:lineRule="auto"/>
        <w:jc w:val="left"/>
        <w:rPr>
          <w:ins w:id="7550" w:author="UTENTE" w:date="2020-06-30T18:32:00Z"/>
          <w:rFonts w:ascii="Calibri" w:eastAsia="Calibri" w:hAnsi="Calibri" w:cs="Times New Roman"/>
        </w:rPr>
      </w:pPr>
      <w:ins w:id="7551" w:author="UTENTE" w:date="2020-06-30T18:32:00Z">
        <w:r w:rsidRPr="00E573B8">
          <w:rPr>
            <w:rFonts w:ascii="Calibri" w:eastAsia="Calibri" w:hAnsi="Calibri" w:cs="Times New Roman"/>
          </w:rPr>
          <w:t>834.</w:t>
        </w:r>
        <w:r w:rsidRPr="00E573B8">
          <w:rPr>
            <w:rFonts w:ascii="Calibri" w:eastAsia="Calibri" w:hAnsi="Calibri" w:cs="Times New Roman"/>
          </w:rPr>
          <w:tab/>
          <w:t>n "Le braccia di Bishop mi circondano con fermezza- {w}e mi fido di lui."</w:t>
        </w:r>
      </w:ins>
    </w:p>
    <w:p w14:paraId="24D9D87D" w14:textId="77777777" w:rsidR="00E573B8" w:rsidRPr="00E573B8" w:rsidRDefault="00E573B8" w:rsidP="00E573B8">
      <w:pPr>
        <w:tabs>
          <w:tab w:val="left" w:pos="0"/>
        </w:tabs>
        <w:spacing w:line="600" w:lineRule="auto"/>
        <w:jc w:val="left"/>
        <w:rPr>
          <w:ins w:id="7552" w:author="UTENTE" w:date="2020-06-30T18:32:00Z"/>
          <w:rFonts w:ascii="Calibri" w:eastAsia="Calibri" w:hAnsi="Calibri" w:cs="Times New Roman"/>
        </w:rPr>
      </w:pPr>
      <w:ins w:id="7553" w:author="UTENTE" w:date="2020-06-30T18:32:00Z">
        <w:r w:rsidRPr="00E573B8">
          <w:rPr>
            <w:rFonts w:ascii="Calibri" w:eastAsia="Calibri" w:hAnsi="Calibri" w:cs="Times New Roman"/>
          </w:rPr>
          <w:t>835.</w:t>
        </w:r>
        <w:r w:rsidRPr="00E573B8">
          <w:rPr>
            <w:rFonts w:ascii="Calibri" w:eastAsia="Calibri" w:hAnsi="Calibri" w:cs="Times New Roman"/>
          </w:rPr>
          <w:tab/>
          <w:t>n "È l'unico di cui mi fido…{w} l'unico…"</w:t>
        </w:r>
      </w:ins>
    </w:p>
    <w:p w14:paraId="545300A9" w14:textId="77777777" w:rsidR="00E573B8" w:rsidRPr="00E573B8" w:rsidRDefault="00E573B8" w:rsidP="00E573B8">
      <w:pPr>
        <w:tabs>
          <w:tab w:val="left" w:pos="0"/>
        </w:tabs>
        <w:spacing w:line="600" w:lineRule="auto"/>
        <w:jc w:val="left"/>
        <w:rPr>
          <w:ins w:id="7554" w:author="UTENTE" w:date="2020-06-30T18:32:00Z"/>
          <w:rFonts w:ascii="Calibri" w:eastAsia="Calibri" w:hAnsi="Calibri" w:cs="Times New Roman"/>
          <w:lang w:val="en-US"/>
        </w:rPr>
      </w:pPr>
      <w:ins w:id="7555" w:author="UTENTE" w:date="2020-06-30T18:32:00Z">
        <w:r w:rsidRPr="00E573B8">
          <w:rPr>
            <w:rFonts w:ascii="Calibri" w:eastAsia="Calibri" w:hAnsi="Calibri" w:cs="Times New Roman"/>
            <w:lang w:val="en-US"/>
          </w:rPr>
          <w:t>836.</w:t>
        </w:r>
        <w:r w:rsidRPr="00E573B8">
          <w:rPr>
            <w:rFonts w:ascii="Calibri" w:eastAsia="Calibri" w:hAnsi="Calibri" w:cs="Times New Roman"/>
            <w:lang w:val="en-US"/>
          </w:rPr>
          <w:tab/>
          <w:t>n "Bishop…"</w:t>
        </w:r>
      </w:ins>
    </w:p>
    <w:p w14:paraId="0F4D37A7" w14:textId="77777777" w:rsidR="00E573B8" w:rsidRPr="00E573B8" w:rsidRDefault="00E573B8" w:rsidP="00E573B8">
      <w:pPr>
        <w:tabs>
          <w:tab w:val="left" w:pos="0"/>
        </w:tabs>
        <w:spacing w:line="600" w:lineRule="auto"/>
        <w:jc w:val="left"/>
        <w:rPr>
          <w:ins w:id="7556" w:author="UTENTE" w:date="2020-06-30T18:32:00Z"/>
          <w:rFonts w:ascii="Calibri" w:eastAsia="Calibri" w:hAnsi="Calibri" w:cs="Times New Roman"/>
          <w:lang w:val="en-US"/>
        </w:rPr>
      </w:pPr>
      <w:ins w:id="7557" w:author="UTENTE" w:date="2020-06-30T18:32:00Z">
        <w:r w:rsidRPr="00E573B8">
          <w:rPr>
            <w:rFonts w:ascii="Calibri" w:eastAsia="Calibri" w:hAnsi="Calibri" w:cs="Times New Roman"/>
            <w:lang w:val="en-US"/>
          </w:rPr>
          <w:t>837.</w:t>
        </w:r>
        <w:r w:rsidRPr="00E573B8">
          <w:rPr>
            <w:rFonts w:ascii="Calibri" w:eastAsia="Calibri" w:hAnsi="Calibri" w:cs="Times New Roman"/>
            <w:lang w:val="en-US"/>
          </w:rPr>
          <w:tab/>
          <w:t>mc "\"A-ah…\""</w:t>
        </w:r>
      </w:ins>
    </w:p>
    <w:p w14:paraId="205CB67F" w14:textId="77777777" w:rsidR="00E573B8" w:rsidRPr="00E573B8" w:rsidRDefault="00E573B8" w:rsidP="00E573B8">
      <w:pPr>
        <w:tabs>
          <w:tab w:val="left" w:pos="0"/>
        </w:tabs>
        <w:spacing w:line="600" w:lineRule="auto"/>
        <w:jc w:val="left"/>
        <w:rPr>
          <w:ins w:id="7558" w:author="UTENTE" w:date="2020-06-30T18:32:00Z"/>
          <w:rFonts w:ascii="Calibri" w:eastAsia="Calibri" w:hAnsi="Calibri" w:cs="Times New Roman"/>
        </w:rPr>
      </w:pPr>
      <w:ins w:id="7559" w:author="UTENTE" w:date="2020-06-30T18:32:00Z">
        <w:r w:rsidRPr="00E573B8">
          <w:rPr>
            <w:rFonts w:ascii="Calibri" w:eastAsia="Calibri" w:hAnsi="Calibri" w:cs="Times New Roman"/>
          </w:rPr>
          <w:t>838.</w:t>
        </w:r>
        <w:r w:rsidRPr="00E573B8">
          <w:rPr>
            <w:rFonts w:ascii="Calibri" w:eastAsia="Calibri" w:hAnsi="Calibri" w:cs="Times New Roman"/>
          </w:rPr>
          <w:tab/>
          <w:t>n "Un suono lieve mi scappa dalle labbra prima che possa fermarlo."</w:t>
        </w:r>
      </w:ins>
    </w:p>
    <w:p w14:paraId="1FD1DBCA" w14:textId="77777777" w:rsidR="00E573B8" w:rsidRPr="00E573B8" w:rsidRDefault="00E573B8" w:rsidP="00E573B8">
      <w:pPr>
        <w:tabs>
          <w:tab w:val="left" w:pos="0"/>
        </w:tabs>
        <w:spacing w:line="600" w:lineRule="auto"/>
        <w:jc w:val="left"/>
        <w:rPr>
          <w:ins w:id="7560" w:author="UTENTE" w:date="2020-06-30T18:32:00Z"/>
          <w:rFonts w:ascii="Calibri" w:eastAsia="Calibri" w:hAnsi="Calibri" w:cs="Times New Roman"/>
          <w:rPrChange w:id="7561" w:author="UTENTE" w:date="2020-06-30T18:32:00Z">
            <w:rPr>
              <w:ins w:id="7562" w:author="UTENTE" w:date="2020-06-30T18:32:00Z"/>
              <w:rFonts w:ascii="Calibri" w:eastAsia="Calibri" w:hAnsi="Calibri" w:cs="Times New Roman"/>
              <w:lang w:val="en-US"/>
            </w:rPr>
          </w:rPrChange>
        </w:rPr>
      </w:pPr>
      <w:ins w:id="7563" w:author="UTENTE" w:date="2020-06-30T18:32:00Z">
        <w:r w:rsidRPr="00E573B8">
          <w:rPr>
            <w:rFonts w:ascii="Calibri" w:eastAsia="Calibri" w:hAnsi="Calibri" w:cs="Times New Roman"/>
            <w:rPrChange w:id="7564" w:author="UTENTE" w:date="2020-06-30T18:32:00Z">
              <w:rPr>
                <w:rFonts w:ascii="Calibri" w:eastAsia="Calibri" w:hAnsi="Calibri" w:cs="Times New Roman"/>
                <w:lang w:val="en-US"/>
              </w:rPr>
            </w:rPrChange>
          </w:rPr>
          <w:t>839.</w:t>
        </w:r>
        <w:r w:rsidRPr="00E573B8">
          <w:rPr>
            <w:rFonts w:ascii="Calibri" w:eastAsia="Calibri" w:hAnsi="Calibri" w:cs="Times New Roman"/>
            <w:rPrChange w:id="7565" w:author="UTENTE" w:date="2020-06-30T18:32:00Z">
              <w:rPr>
                <w:rFonts w:ascii="Calibri" w:eastAsia="Calibri" w:hAnsi="Calibri" w:cs="Times New Roman"/>
                <w:lang w:val="en-US"/>
              </w:rPr>
            </w:rPrChange>
          </w:rPr>
          <w:tab/>
          <w:t>b "\"Mm…\""</w:t>
        </w:r>
      </w:ins>
    </w:p>
    <w:p w14:paraId="50E989F5" w14:textId="77777777" w:rsidR="00E573B8" w:rsidRPr="00E573B8" w:rsidRDefault="00E573B8" w:rsidP="00E573B8">
      <w:pPr>
        <w:tabs>
          <w:tab w:val="left" w:pos="0"/>
        </w:tabs>
        <w:spacing w:line="600" w:lineRule="auto"/>
        <w:jc w:val="left"/>
        <w:rPr>
          <w:ins w:id="7566" w:author="UTENTE" w:date="2020-06-30T18:32:00Z"/>
          <w:rFonts w:ascii="Calibri" w:eastAsia="Calibri" w:hAnsi="Calibri" w:cs="Times New Roman"/>
        </w:rPr>
      </w:pPr>
      <w:ins w:id="7567" w:author="UTENTE" w:date="2020-06-30T18:32:00Z">
        <w:r w:rsidRPr="00E573B8">
          <w:rPr>
            <w:rFonts w:ascii="Calibri" w:eastAsia="Calibri" w:hAnsi="Calibri" w:cs="Times New Roman"/>
          </w:rPr>
          <w:t>840.</w:t>
        </w:r>
        <w:r w:rsidRPr="00E573B8">
          <w:rPr>
            <w:rFonts w:ascii="Calibri" w:eastAsia="Calibri" w:hAnsi="Calibri" w:cs="Times New Roman"/>
          </w:rPr>
          <w:tab/>
          <w:t>b "\"Non c'è bisogno di essere timidi, [mc]. Fammi sentire la tua vocina.\""</w:t>
        </w:r>
        <w:r w:rsidRPr="00E573B8">
          <w:rPr>
            <w:rFonts w:ascii="Calibri" w:eastAsia="Calibri" w:hAnsi="Calibri" w:cs="Times New Roman"/>
          </w:rPr>
          <w:br w:type="page"/>
        </w:r>
      </w:ins>
    </w:p>
    <w:p w14:paraId="2A5E50F9" w14:textId="77777777" w:rsidR="00E573B8" w:rsidRPr="00E573B8" w:rsidRDefault="00E573B8" w:rsidP="00E573B8">
      <w:pPr>
        <w:tabs>
          <w:tab w:val="left" w:pos="0"/>
        </w:tabs>
        <w:spacing w:line="600" w:lineRule="auto"/>
        <w:jc w:val="left"/>
        <w:rPr>
          <w:ins w:id="7568" w:author="UTENTE" w:date="2020-06-30T18:32:00Z"/>
          <w:rFonts w:ascii="Calibri" w:eastAsia="Calibri" w:hAnsi="Calibri" w:cs="Times New Roman"/>
          <w:lang w:val="en-US"/>
        </w:rPr>
      </w:pPr>
      <w:ins w:id="7569" w:author="UTENTE" w:date="2020-06-30T18:32:00Z">
        <w:r w:rsidRPr="00E573B8">
          <w:rPr>
            <w:rFonts w:ascii="Calibri" w:eastAsia="Calibri" w:hAnsi="Calibri" w:cs="Times New Roman"/>
            <w:lang w:val="en-US"/>
          </w:rPr>
          <w:lastRenderedPageBreak/>
          <w:t>841.</w:t>
        </w:r>
        <w:r w:rsidRPr="00E573B8">
          <w:rPr>
            <w:rFonts w:ascii="Calibri" w:eastAsia="Calibri" w:hAnsi="Calibri" w:cs="Times New Roman"/>
            <w:lang w:val="en-US"/>
          </w:rPr>
          <w:tab/>
          <w:t>n "Bishop purrs into my ear, dragging his tongue along the lobe."</w:t>
        </w:r>
      </w:ins>
    </w:p>
    <w:p w14:paraId="7F55398B" w14:textId="77777777" w:rsidR="00E573B8" w:rsidRPr="00E573B8" w:rsidRDefault="00E573B8" w:rsidP="00E573B8">
      <w:pPr>
        <w:tabs>
          <w:tab w:val="left" w:pos="0"/>
        </w:tabs>
        <w:spacing w:line="600" w:lineRule="auto"/>
        <w:jc w:val="left"/>
        <w:rPr>
          <w:ins w:id="7570" w:author="UTENTE" w:date="2020-06-30T18:32:00Z"/>
          <w:rFonts w:ascii="Calibri" w:eastAsia="Calibri" w:hAnsi="Calibri" w:cs="Times New Roman"/>
          <w:lang w:val="en-US"/>
        </w:rPr>
      </w:pPr>
      <w:ins w:id="7571" w:author="UTENTE" w:date="2020-06-30T18:32:00Z">
        <w:r w:rsidRPr="00E573B8">
          <w:rPr>
            <w:rFonts w:ascii="Calibri" w:eastAsia="Calibri" w:hAnsi="Calibri" w:cs="Times New Roman"/>
            <w:lang w:val="en-US"/>
          </w:rPr>
          <w:t>842.</w:t>
        </w:r>
        <w:r w:rsidRPr="00E573B8">
          <w:rPr>
            <w:rFonts w:ascii="Calibri" w:eastAsia="Calibri" w:hAnsi="Calibri" w:cs="Times New Roman"/>
            <w:lang w:val="en-US"/>
          </w:rPr>
          <w:tab/>
          <w:t>n "I try to control myself, but the hand creeping up my shirt moves too skillfully."</w:t>
        </w:r>
      </w:ins>
    </w:p>
    <w:p w14:paraId="038D8894" w14:textId="77777777" w:rsidR="00E573B8" w:rsidRPr="00E573B8" w:rsidRDefault="00E573B8" w:rsidP="00E573B8">
      <w:pPr>
        <w:tabs>
          <w:tab w:val="left" w:pos="0"/>
        </w:tabs>
        <w:spacing w:line="600" w:lineRule="auto"/>
        <w:jc w:val="left"/>
        <w:rPr>
          <w:ins w:id="7572" w:author="UTENTE" w:date="2020-06-30T18:32:00Z"/>
          <w:rFonts w:ascii="Calibri" w:eastAsia="Calibri" w:hAnsi="Calibri" w:cs="Times New Roman"/>
          <w:lang w:val="en-US"/>
        </w:rPr>
      </w:pPr>
      <w:ins w:id="7573" w:author="UTENTE" w:date="2020-06-30T18:32:00Z">
        <w:r w:rsidRPr="00E573B8">
          <w:rPr>
            <w:rFonts w:ascii="Calibri" w:eastAsia="Calibri" w:hAnsi="Calibri" w:cs="Times New Roman"/>
            <w:lang w:val="en-US"/>
          </w:rPr>
          <w:t>843.</w:t>
        </w:r>
        <w:r w:rsidRPr="00E573B8">
          <w:rPr>
            <w:rFonts w:ascii="Calibri" w:eastAsia="Calibri" w:hAnsi="Calibri" w:cs="Times New Roman"/>
            <w:lang w:val="en-US"/>
          </w:rPr>
          <w:tab/>
          <w:t>n "His long fingers tease along my abdomen, trailing their way towards a sensitive spot –"</w:t>
        </w:r>
      </w:ins>
    </w:p>
    <w:p w14:paraId="67BD4BA3" w14:textId="77777777" w:rsidR="00E573B8" w:rsidRPr="00E573B8" w:rsidRDefault="00E573B8" w:rsidP="00E573B8">
      <w:pPr>
        <w:tabs>
          <w:tab w:val="left" w:pos="0"/>
        </w:tabs>
        <w:spacing w:line="600" w:lineRule="auto"/>
        <w:jc w:val="left"/>
        <w:rPr>
          <w:ins w:id="7574" w:author="UTENTE" w:date="2020-06-30T18:32:00Z"/>
          <w:rFonts w:ascii="Calibri" w:eastAsia="Calibri" w:hAnsi="Calibri" w:cs="Times New Roman"/>
          <w:lang w:val="en-US"/>
        </w:rPr>
      </w:pPr>
      <w:ins w:id="7575" w:author="UTENTE" w:date="2020-06-30T18:32:00Z">
        <w:r w:rsidRPr="00E573B8">
          <w:rPr>
            <w:rFonts w:ascii="Calibri" w:eastAsia="Calibri" w:hAnsi="Calibri" w:cs="Times New Roman"/>
            <w:lang w:val="en-US"/>
          </w:rPr>
          <w:t>844.</w:t>
        </w:r>
        <w:r w:rsidRPr="00E573B8">
          <w:rPr>
            <w:rFonts w:ascii="Calibri" w:eastAsia="Calibri" w:hAnsi="Calibri" w:cs="Times New Roman"/>
            <w:lang w:val="en-US"/>
          </w:rPr>
          <w:tab/>
          <w:t>mc "\"Nnh–!\""</w:t>
        </w:r>
      </w:ins>
    </w:p>
    <w:p w14:paraId="640B9D0E" w14:textId="77777777" w:rsidR="00E573B8" w:rsidRPr="00E573B8" w:rsidRDefault="00E573B8" w:rsidP="00E573B8">
      <w:pPr>
        <w:tabs>
          <w:tab w:val="left" w:pos="0"/>
        </w:tabs>
        <w:spacing w:line="600" w:lineRule="auto"/>
        <w:jc w:val="left"/>
        <w:rPr>
          <w:ins w:id="7576" w:author="UTENTE" w:date="2020-06-30T18:32:00Z"/>
          <w:rFonts w:ascii="Calibri" w:eastAsia="Calibri" w:hAnsi="Calibri" w:cs="Times New Roman"/>
          <w:lang w:val="en-US"/>
        </w:rPr>
      </w:pPr>
      <w:ins w:id="7577" w:author="UTENTE" w:date="2020-06-30T18:32:00Z">
        <w:r w:rsidRPr="00E573B8">
          <w:rPr>
            <w:rFonts w:ascii="Calibri" w:eastAsia="Calibri" w:hAnsi="Calibri" w:cs="Times New Roman"/>
            <w:lang w:val="en-US"/>
          </w:rPr>
          <w:t>845.</w:t>
        </w:r>
        <w:r w:rsidRPr="00E573B8">
          <w:rPr>
            <w:rFonts w:ascii="Calibri" w:eastAsia="Calibri" w:hAnsi="Calibri" w:cs="Times New Roman"/>
            <w:lang w:val="en-US"/>
          </w:rPr>
          <w:tab/>
          <w:t>n "Crying out again, I squirm in Bishop's lap, but he holds me firmly in place."</w:t>
        </w:r>
      </w:ins>
    </w:p>
    <w:p w14:paraId="2C95110E" w14:textId="77777777" w:rsidR="00E573B8" w:rsidRPr="00E573B8" w:rsidRDefault="00E573B8" w:rsidP="00E573B8">
      <w:pPr>
        <w:tabs>
          <w:tab w:val="left" w:pos="0"/>
        </w:tabs>
        <w:spacing w:line="600" w:lineRule="auto"/>
        <w:jc w:val="left"/>
        <w:rPr>
          <w:ins w:id="7578" w:author="UTENTE" w:date="2020-06-30T18:32:00Z"/>
          <w:rFonts w:ascii="Calibri" w:eastAsia="Calibri" w:hAnsi="Calibri" w:cs="Times New Roman"/>
          <w:lang w:val="en-US"/>
        </w:rPr>
      </w:pPr>
      <w:ins w:id="7579" w:author="UTENTE" w:date="2020-06-30T18:32:00Z">
        <w:r w:rsidRPr="00E573B8">
          <w:rPr>
            <w:rFonts w:ascii="Calibri" w:eastAsia="Calibri" w:hAnsi="Calibri" w:cs="Times New Roman"/>
            <w:lang w:val="en-US"/>
          </w:rPr>
          <w:t>846.</w:t>
        </w:r>
        <w:r w:rsidRPr="00E573B8">
          <w:rPr>
            <w:rFonts w:ascii="Calibri" w:eastAsia="Calibri" w:hAnsi="Calibri" w:cs="Times New Roman"/>
            <w:lang w:val="en-US"/>
          </w:rPr>
          <w:tab/>
          <w:t>b "\"Good… what a lovely little pet you are.\""</w:t>
        </w:r>
      </w:ins>
    </w:p>
    <w:p w14:paraId="6DBC204C" w14:textId="77777777" w:rsidR="00E573B8" w:rsidRPr="00E573B8" w:rsidRDefault="00E573B8" w:rsidP="00E573B8">
      <w:pPr>
        <w:tabs>
          <w:tab w:val="left" w:pos="0"/>
        </w:tabs>
        <w:spacing w:line="600" w:lineRule="auto"/>
        <w:jc w:val="left"/>
        <w:rPr>
          <w:ins w:id="7580" w:author="UTENTE" w:date="2020-06-30T18:32:00Z"/>
          <w:rFonts w:ascii="Calibri" w:eastAsia="Calibri" w:hAnsi="Calibri" w:cs="Times New Roman"/>
          <w:lang w:val="en-US"/>
        </w:rPr>
      </w:pPr>
      <w:ins w:id="7581" w:author="UTENTE" w:date="2020-06-30T18:32:00Z">
        <w:r w:rsidRPr="00E573B8">
          <w:rPr>
            <w:rFonts w:ascii="Calibri" w:eastAsia="Calibri" w:hAnsi="Calibri" w:cs="Times New Roman"/>
            <w:lang w:val="en-US"/>
          </w:rPr>
          <w:t>847.</w:t>
        </w:r>
        <w:r w:rsidRPr="00E573B8">
          <w:rPr>
            <w:rFonts w:ascii="Calibri" w:eastAsia="Calibri" w:hAnsi="Calibri" w:cs="Times New Roman"/>
            <w:lang w:val="en-US"/>
          </w:rPr>
          <w:tab/>
          <w:t>n "He chuckles lowly, and his cold lips press to the side of my neck, against one of the many bruises."</w:t>
        </w:r>
      </w:ins>
    </w:p>
    <w:p w14:paraId="652FF81F" w14:textId="77777777" w:rsidR="00E573B8" w:rsidRPr="00E573B8" w:rsidRDefault="00E573B8" w:rsidP="00E573B8">
      <w:pPr>
        <w:tabs>
          <w:tab w:val="left" w:pos="0"/>
        </w:tabs>
        <w:spacing w:line="600" w:lineRule="auto"/>
        <w:jc w:val="left"/>
        <w:rPr>
          <w:ins w:id="7582" w:author="UTENTE" w:date="2020-06-30T18:32:00Z"/>
          <w:rFonts w:ascii="Calibri" w:eastAsia="Calibri" w:hAnsi="Calibri" w:cs="Times New Roman"/>
          <w:lang w:val="en-US"/>
        </w:rPr>
      </w:pPr>
      <w:ins w:id="7583" w:author="UTENTE" w:date="2020-06-30T18:32:00Z">
        <w:r w:rsidRPr="00E573B8">
          <w:rPr>
            <w:rFonts w:ascii="Calibri" w:eastAsia="Calibri" w:hAnsi="Calibri" w:cs="Times New Roman"/>
            <w:lang w:val="en-US"/>
          </w:rPr>
          <w:t>848.</w:t>
        </w:r>
        <w:r w:rsidRPr="00E573B8">
          <w:rPr>
            <w:rFonts w:ascii="Calibri" w:eastAsia="Calibri" w:hAnsi="Calibri" w:cs="Times New Roman"/>
            <w:lang w:val="en-US"/>
          </w:rPr>
          <w:tab/>
          <w:t>n "–I belong to Bishop, now."</w:t>
        </w:r>
      </w:ins>
    </w:p>
    <w:p w14:paraId="7C4EA87B" w14:textId="77777777" w:rsidR="00E573B8" w:rsidRPr="00E573B8" w:rsidRDefault="00E573B8" w:rsidP="00E573B8">
      <w:pPr>
        <w:tabs>
          <w:tab w:val="left" w:pos="0"/>
        </w:tabs>
        <w:spacing w:line="600" w:lineRule="auto"/>
        <w:jc w:val="left"/>
        <w:rPr>
          <w:ins w:id="7584" w:author="UTENTE" w:date="2020-06-30T18:32:00Z"/>
          <w:rFonts w:ascii="Calibri" w:eastAsia="Calibri" w:hAnsi="Calibri" w:cs="Times New Roman"/>
          <w:lang w:val="en-US"/>
        </w:rPr>
      </w:pPr>
      <w:ins w:id="7585" w:author="UTENTE" w:date="2020-06-30T18:32:00Z">
        <w:r w:rsidRPr="00E573B8">
          <w:rPr>
            <w:rFonts w:ascii="Calibri" w:eastAsia="Calibri" w:hAnsi="Calibri" w:cs="Times New Roman"/>
            <w:lang w:val="en-US"/>
          </w:rPr>
          <w:t>849.</w:t>
        </w:r>
        <w:r w:rsidRPr="00E573B8">
          <w:rPr>
            <w:rFonts w:ascii="Calibri" w:eastAsia="Calibri" w:hAnsi="Calibri" w:cs="Times New Roman"/>
            <w:lang w:val="en-US"/>
          </w:rPr>
          <w:tab/>
          <w:t>n "It's been a few months since he kidnapped me, even though it feels like an eternity."</w:t>
        </w:r>
      </w:ins>
    </w:p>
    <w:p w14:paraId="70A2741C" w14:textId="77777777" w:rsidR="00E573B8" w:rsidRPr="00E573B8" w:rsidRDefault="00E573B8" w:rsidP="00E573B8">
      <w:pPr>
        <w:tabs>
          <w:tab w:val="left" w:pos="0"/>
        </w:tabs>
        <w:spacing w:line="600" w:lineRule="auto"/>
        <w:jc w:val="left"/>
        <w:rPr>
          <w:ins w:id="7586" w:author="UTENTE" w:date="2020-06-30T18:32:00Z"/>
          <w:rFonts w:ascii="Calibri" w:eastAsia="Calibri" w:hAnsi="Calibri" w:cs="Times New Roman"/>
          <w:lang w:val="en-US"/>
        </w:rPr>
      </w:pPr>
      <w:ins w:id="7587" w:author="UTENTE" w:date="2020-06-30T18:32:00Z">
        <w:r w:rsidRPr="00E573B8">
          <w:rPr>
            <w:rFonts w:ascii="Calibri" w:eastAsia="Calibri" w:hAnsi="Calibri" w:cs="Times New Roman"/>
            <w:lang w:val="en-US"/>
          </w:rPr>
          <w:t>850.</w:t>
        </w:r>
        <w:r w:rsidRPr="00E573B8">
          <w:rPr>
            <w:rFonts w:ascii="Calibri" w:eastAsia="Calibri" w:hAnsi="Calibri" w:cs="Times New Roman"/>
            <w:lang w:val="en-US"/>
          </w:rPr>
          <w:tab/>
          <w:t>n "I struggled at first, trying to escape any way I could, but Bishop always found me before I made it out."</w:t>
        </w:r>
      </w:ins>
    </w:p>
    <w:p w14:paraId="234D5913" w14:textId="77777777" w:rsidR="00E573B8" w:rsidRPr="00E573B8" w:rsidRDefault="00E573B8" w:rsidP="00E573B8">
      <w:pPr>
        <w:tabs>
          <w:tab w:val="left" w:pos="0"/>
        </w:tabs>
        <w:spacing w:line="600" w:lineRule="auto"/>
        <w:jc w:val="left"/>
        <w:rPr>
          <w:ins w:id="7588" w:author="UTENTE" w:date="2020-06-30T18:32:00Z"/>
          <w:rFonts w:ascii="Calibri" w:eastAsia="Calibri" w:hAnsi="Calibri" w:cs="Times New Roman"/>
          <w:lang w:val="en-US"/>
        </w:rPr>
      </w:pPr>
      <w:ins w:id="7589" w:author="UTENTE" w:date="2020-06-30T18:32:00Z">
        <w:r w:rsidRPr="00E573B8">
          <w:rPr>
            <w:rFonts w:ascii="Calibri" w:eastAsia="Calibri" w:hAnsi="Calibri" w:cs="Times New Roman"/>
            <w:lang w:val="en-US"/>
          </w:rPr>
          <w:t>851.</w:t>
        </w:r>
        <w:r w:rsidRPr="00E573B8">
          <w:rPr>
            <w:rFonts w:ascii="Calibri" w:eastAsia="Calibri" w:hAnsi="Calibri" w:cs="Times New Roman"/>
            <w:lang w:val="en-US"/>
          </w:rPr>
          <w:tab/>
          <w:t>n "He keeps me with him in his headquarters at all times, using me for blood and pleasure…"</w:t>
        </w:r>
      </w:ins>
    </w:p>
    <w:p w14:paraId="695EEDF7" w14:textId="77777777" w:rsidR="00E573B8" w:rsidRPr="00E573B8" w:rsidRDefault="00E573B8" w:rsidP="00E573B8">
      <w:pPr>
        <w:tabs>
          <w:tab w:val="left" w:pos="0"/>
        </w:tabs>
        <w:spacing w:line="600" w:lineRule="auto"/>
        <w:jc w:val="left"/>
        <w:rPr>
          <w:ins w:id="7590" w:author="UTENTE" w:date="2020-06-30T18:32:00Z"/>
          <w:rFonts w:ascii="Calibri" w:eastAsia="Calibri" w:hAnsi="Calibri" w:cs="Times New Roman"/>
          <w:lang w:val="en-US"/>
        </w:rPr>
      </w:pPr>
      <w:ins w:id="7591" w:author="UTENTE" w:date="2020-06-30T18:32:00Z">
        <w:r w:rsidRPr="00E573B8">
          <w:rPr>
            <w:rFonts w:ascii="Calibri" w:eastAsia="Calibri" w:hAnsi="Calibri" w:cs="Times New Roman"/>
            <w:lang w:val="en-US"/>
          </w:rPr>
          <w:t>852.</w:t>
        </w:r>
        <w:r w:rsidRPr="00E573B8">
          <w:rPr>
            <w:rFonts w:ascii="Calibri" w:eastAsia="Calibri" w:hAnsi="Calibri" w:cs="Times New Roman"/>
            <w:lang w:val="en-US"/>
          </w:rPr>
          <w:tab/>
          <w:t>n "And there's no way for me to resist him."</w:t>
        </w:r>
        <w:r w:rsidRPr="00E573B8">
          <w:rPr>
            <w:rFonts w:ascii="Calibri" w:eastAsia="Calibri" w:hAnsi="Calibri" w:cs="Times New Roman"/>
            <w:lang w:val="en-US"/>
          </w:rPr>
          <w:br w:type="page"/>
        </w:r>
      </w:ins>
    </w:p>
    <w:p w14:paraId="79DC022E" w14:textId="77777777" w:rsidR="00E573B8" w:rsidRPr="00E573B8" w:rsidRDefault="00E573B8" w:rsidP="00E573B8">
      <w:pPr>
        <w:tabs>
          <w:tab w:val="left" w:pos="0"/>
        </w:tabs>
        <w:spacing w:line="600" w:lineRule="auto"/>
        <w:jc w:val="left"/>
        <w:rPr>
          <w:ins w:id="7592" w:author="UTENTE" w:date="2020-06-30T18:32:00Z"/>
          <w:rFonts w:ascii="Calibri" w:eastAsia="Calibri" w:hAnsi="Calibri" w:cs="Times New Roman"/>
        </w:rPr>
      </w:pPr>
      <w:ins w:id="7593" w:author="UTENTE" w:date="2020-06-30T18:32:00Z">
        <w:r w:rsidRPr="00E573B8">
          <w:rPr>
            <w:rFonts w:ascii="Calibri" w:eastAsia="Calibri" w:hAnsi="Calibri" w:cs="Times New Roman"/>
          </w:rPr>
          <w:lastRenderedPageBreak/>
          <w:t>841.</w:t>
        </w:r>
        <w:r w:rsidRPr="00E573B8">
          <w:rPr>
            <w:rFonts w:ascii="Calibri" w:eastAsia="Calibri" w:hAnsi="Calibri" w:cs="Times New Roman"/>
          </w:rPr>
          <w:tab/>
          <w:t>n "Bishop sussurra al mio orecchio, trascinando poi la sua lingua lungo il mio lobo."</w:t>
        </w:r>
      </w:ins>
    </w:p>
    <w:p w14:paraId="084C9CAB" w14:textId="77777777" w:rsidR="00E573B8" w:rsidRPr="00E573B8" w:rsidRDefault="00E573B8" w:rsidP="00E573B8">
      <w:pPr>
        <w:tabs>
          <w:tab w:val="left" w:pos="0"/>
        </w:tabs>
        <w:spacing w:line="600" w:lineRule="auto"/>
        <w:jc w:val="left"/>
        <w:rPr>
          <w:ins w:id="7594" w:author="UTENTE" w:date="2020-06-30T18:32:00Z"/>
          <w:rFonts w:ascii="Calibri" w:eastAsia="Calibri" w:hAnsi="Calibri" w:cs="Times New Roman"/>
        </w:rPr>
      </w:pPr>
      <w:ins w:id="7595" w:author="UTENTE" w:date="2020-06-30T18:32:00Z">
        <w:r w:rsidRPr="00E573B8">
          <w:rPr>
            <w:rFonts w:ascii="Calibri" w:eastAsia="Calibri" w:hAnsi="Calibri" w:cs="Times New Roman"/>
          </w:rPr>
          <w:t>842.</w:t>
        </w:r>
        <w:r w:rsidRPr="00E573B8">
          <w:rPr>
            <w:rFonts w:ascii="Calibri" w:eastAsia="Calibri" w:hAnsi="Calibri" w:cs="Times New Roman"/>
          </w:rPr>
          <w:tab/>
          <w:t>n "Tento di controllarmi, ma la mano che scivola sotto la mia maglia è troppo abile."</w:t>
        </w:r>
      </w:ins>
    </w:p>
    <w:p w14:paraId="7E230CA2" w14:textId="77777777" w:rsidR="00E573B8" w:rsidRPr="00E573B8" w:rsidRDefault="00E573B8" w:rsidP="00E573B8">
      <w:pPr>
        <w:tabs>
          <w:tab w:val="left" w:pos="0"/>
        </w:tabs>
        <w:spacing w:line="600" w:lineRule="auto"/>
        <w:jc w:val="left"/>
        <w:rPr>
          <w:ins w:id="7596" w:author="UTENTE" w:date="2020-06-30T18:32:00Z"/>
          <w:rFonts w:ascii="Calibri" w:eastAsia="Calibri" w:hAnsi="Calibri" w:cs="Times New Roman"/>
        </w:rPr>
      </w:pPr>
      <w:ins w:id="7597" w:author="UTENTE" w:date="2020-06-30T18:32:00Z">
        <w:r w:rsidRPr="00E573B8">
          <w:rPr>
            <w:rFonts w:ascii="Calibri" w:eastAsia="Calibri" w:hAnsi="Calibri" w:cs="Times New Roman"/>
          </w:rPr>
          <w:t>843.</w:t>
        </w:r>
        <w:r w:rsidRPr="00E573B8">
          <w:rPr>
            <w:rFonts w:ascii="Calibri" w:eastAsia="Calibri" w:hAnsi="Calibri" w:cs="Times New Roman"/>
          </w:rPr>
          <w:tab/>
          <w:t>n "Le sue dita affusolate mi accarezzano l'addome, facendosi strada verso un punto sensibile -"</w:t>
        </w:r>
      </w:ins>
    </w:p>
    <w:p w14:paraId="21A88BC1" w14:textId="77777777" w:rsidR="00E573B8" w:rsidRPr="00E573B8" w:rsidRDefault="00E573B8" w:rsidP="00E573B8">
      <w:pPr>
        <w:tabs>
          <w:tab w:val="left" w:pos="0"/>
        </w:tabs>
        <w:spacing w:line="600" w:lineRule="auto"/>
        <w:jc w:val="left"/>
        <w:rPr>
          <w:ins w:id="7598" w:author="UTENTE" w:date="2020-06-30T18:32:00Z"/>
          <w:rFonts w:ascii="Calibri" w:eastAsia="Calibri" w:hAnsi="Calibri" w:cs="Times New Roman"/>
        </w:rPr>
      </w:pPr>
      <w:ins w:id="7599" w:author="UTENTE" w:date="2020-06-30T18:32:00Z">
        <w:r w:rsidRPr="00E573B8">
          <w:rPr>
            <w:rFonts w:ascii="Calibri" w:eastAsia="Calibri" w:hAnsi="Calibri" w:cs="Times New Roman"/>
          </w:rPr>
          <w:t>844.</w:t>
        </w:r>
        <w:r w:rsidRPr="00E573B8">
          <w:rPr>
            <w:rFonts w:ascii="Calibri" w:eastAsia="Calibri" w:hAnsi="Calibri" w:cs="Times New Roman"/>
          </w:rPr>
          <w:tab/>
          <w:t>mc "\"Nnh-!\""</w:t>
        </w:r>
      </w:ins>
    </w:p>
    <w:p w14:paraId="5A0629FA" w14:textId="77777777" w:rsidR="00E573B8" w:rsidRPr="00E573B8" w:rsidRDefault="00E573B8" w:rsidP="00E573B8">
      <w:pPr>
        <w:tabs>
          <w:tab w:val="left" w:pos="0"/>
        </w:tabs>
        <w:spacing w:line="600" w:lineRule="auto"/>
        <w:jc w:val="left"/>
        <w:rPr>
          <w:ins w:id="7600" w:author="UTENTE" w:date="2020-06-30T18:32:00Z"/>
          <w:rFonts w:ascii="Calibri" w:eastAsia="Calibri" w:hAnsi="Calibri" w:cs="Times New Roman"/>
        </w:rPr>
      </w:pPr>
      <w:ins w:id="7601" w:author="UTENTE" w:date="2020-06-30T18:32:00Z">
        <w:r w:rsidRPr="00E573B8">
          <w:rPr>
            <w:rFonts w:ascii="Calibri" w:eastAsia="Calibri" w:hAnsi="Calibri" w:cs="Times New Roman"/>
          </w:rPr>
          <w:t>845.</w:t>
        </w:r>
        <w:r w:rsidRPr="00E573B8">
          <w:rPr>
            <w:rFonts w:ascii="Calibri" w:eastAsia="Calibri" w:hAnsi="Calibri" w:cs="Times New Roman"/>
          </w:rPr>
          <w:tab/>
          <w:t>n "Gemendo una seconda volta, scivolo sulle gambe di Bishop, ma lui mi tiene saldamente fermo al mio posto."</w:t>
        </w:r>
      </w:ins>
    </w:p>
    <w:p w14:paraId="398544DF" w14:textId="77777777" w:rsidR="00E573B8" w:rsidRPr="00E573B8" w:rsidRDefault="00E573B8" w:rsidP="00E573B8">
      <w:pPr>
        <w:tabs>
          <w:tab w:val="left" w:pos="0"/>
        </w:tabs>
        <w:spacing w:line="600" w:lineRule="auto"/>
        <w:jc w:val="left"/>
        <w:rPr>
          <w:ins w:id="7602" w:author="UTENTE" w:date="2020-06-30T18:32:00Z"/>
          <w:rFonts w:ascii="Calibri" w:eastAsia="Calibri" w:hAnsi="Calibri" w:cs="Times New Roman"/>
        </w:rPr>
      </w:pPr>
      <w:ins w:id="7603" w:author="UTENTE" w:date="2020-06-30T18:32:00Z">
        <w:r w:rsidRPr="00E573B8">
          <w:rPr>
            <w:rFonts w:ascii="Calibri" w:eastAsia="Calibri" w:hAnsi="Calibri" w:cs="Times New Roman"/>
          </w:rPr>
          <w:t>846.</w:t>
        </w:r>
        <w:r w:rsidRPr="00E573B8">
          <w:rPr>
            <w:rFonts w:ascii="Calibri" w:eastAsia="Calibri" w:hAnsi="Calibri" w:cs="Times New Roman"/>
          </w:rPr>
          <w:tab/>
          <w:t>b "\"Bene… che cagnolino adorabile che sei.\""</w:t>
        </w:r>
      </w:ins>
    </w:p>
    <w:p w14:paraId="48AFEBD0" w14:textId="77777777" w:rsidR="00E573B8" w:rsidRPr="00E573B8" w:rsidRDefault="00E573B8" w:rsidP="00E573B8">
      <w:pPr>
        <w:tabs>
          <w:tab w:val="left" w:pos="0"/>
        </w:tabs>
        <w:spacing w:line="600" w:lineRule="auto"/>
        <w:jc w:val="left"/>
        <w:rPr>
          <w:ins w:id="7604" w:author="UTENTE" w:date="2020-06-30T18:32:00Z"/>
          <w:rFonts w:ascii="Calibri" w:eastAsia="Calibri" w:hAnsi="Calibri" w:cs="Times New Roman"/>
        </w:rPr>
      </w:pPr>
      <w:ins w:id="7605" w:author="UTENTE" w:date="2020-06-30T18:32:00Z">
        <w:r w:rsidRPr="00E573B8">
          <w:rPr>
            <w:rFonts w:ascii="Calibri" w:eastAsia="Calibri" w:hAnsi="Calibri" w:cs="Times New Roman"/>
          </w:rPr>
          <w:t>847.</w:t>
        </w:r>
        <w:r w:rsidRPr="00E573B8">
          <w:rPr>
            <w:rFonts w:ascii="Calibri" w:eastAsia="Calibri" w:hAnsi="Calibri" w:cs="Times New Roman"/>
          </w:rPr>
          <w:tab/>
          <w:t>n "Ridacchia profondamente, e le sue labbra gelide premono sul mio collo, contro uno dei miei tanti lividi."</w:t>
        </w:r>
      </w:ins>
    </w:p>
    <w:p w14:paraId="1FF66B5F" w14:textId="77777777" w:rsidR="00E573B8" w:rsidRPr="00E573B8" w:rsidRDefault="00E573B8" w:rsidP="00E573B8">
      <w:pPr>
        <w:tabs>
          <w:tab w:val="left" w:pos="0"/>
        </w:tabs>
        <w:spacing w:line="600" w:lineRule="auto"/>
        <w:jc w:val="left"/>
        <w:rPr>
          <w:ins w:id="7606" w:author="UTENTE" w:date="2020-06-30T18:32:00Z"/>
          <w:rFonts w:ascii="Calibri" w:eastAsia="Calibri" w:hAnsi="Calibri" w:cs="Times New Roman"/>
        </w:rPr>
      </w:pPr>
      <w:ins w:id="7607" w:author="UTENTE" w:date="2020-06-30T18:32:00Z">
        <w:r w:rsidRPr="00E573B8">
          <w:rPr>
            <w:rFonts w:ascii="Calibri" w:eastAsia="Calibri" w:hAnsi="Calibri" w:cs="Times New Roman"/>
          </w:rPr>
          <w:t>848.</w:t>
        </w:r>
        <w:r w:rsidRPr="00E573B8">
          <w:rPr>
            <w:rFonts w:ascii="Calibri" w:eastAsia="Calibri" w:hAnsi="Calibri" w:cs="Times New Roman"/>
          </w:rPr>
          <w:tab/>
          <w:t>n "-Appartengo a Bishop, ora."</w:t>
        </w:r>
      </w:ins>
    </w:p>
    <w:p w14:paraId="4B81E910" w14:textId="77777777" w:rsidR="00E573B8" w:rsidRPr="00E573B8" w:rsidRDefault="00E573B8" w:rsidP="00E573B8">
      <w:pPr>
        <w:tabs>
          <w:tab w:val="left" w:pos="0"/>
        </w:tabs>
        <w:spacing w:line="600" w:lineRule="auto"/>
        <w:jc w:val="left"/>
        <w:rPr>
          <w:ins w:id="7608" w:author="UTENTE" w:date="2020-06-30T18:32:00Z"/>
          <w:rFonts w:ascii="Calibri" w:eastAsia="Calibri" w:hAnsi="Calibri" w:cs="Times New Roman"/>
        </w:rPr>
      </w:pPr>
      <w:ins w:id="7609" w:author="UTENTE" w:date="2020-06-30T18:32:00Z">
        <w:r w:rsidRPr="00E573B8">
          <w:rPr>
            <w:rFonts w:ascii="Calibri" w:eastAsia="Calibri" w:hAnsi="Calibri" w:cs="Times New Roman"/>
          </w:rPr>
          <w:t>849.</w:t>
        </w:r>
        <w:r w:rsidRPr="00E573B8">
          <w:rPr>
            <w:rFonts w:ascii="Calibri" w:eastAsia="Calibri" w:hAnsi="Calibri" w:cs="Times New Roman"/>
          </w:rPr>
          <w:tab/>
          <w:t>n "Sono passati solo un paio di mesi da quando mi ha rapito, anche se sembra un'eternità."</w:t>
        </w:r>
      </w:ins>
    </w:p>
    <w:p w14:paraId="51D6E493" w14:textId="77777777" w:rsidR="00E573B8" w:rsidRPr="00E573B8" w:rsidRDefault="00E573B8" w:rsidP="00E573B8">
      <w:pPr>
        <w:tabs>
          <w:tab w:val="left" w:pos="0"/>
        </w:tabs>
        <w:spacing w:line="600" w:lineRule="auto"/>
        <w:jc w:val="left"/>
        <w:rPr>
          <w:ins w:id="7610" w:author="UTENTE" w:date="2020-06-30T18:32:00Z"/>
          <w:rFonts w:ascii="Calibri" w:eastAsia="Calibri" w:hAnsi="Calibri" w:cs="Times New Roman"/>
        </w:rPr>
      </w:pPr>
      <w:ins w:id="7611" w:author="UTENTE" w:date="2020-06-30T18:32:00Z">
        <w:r w:rsidRPr="00E573B8">
          <w:rPr>
            <w:rFonts w:ascii="Calibri" w:eastAsia="Calibri" w:hAnsi="Calibri" w:cs="Times New Roman"/>
          </w:rPr>
          <w:t>850.</w:t>
        </w:r>
        <w:r w:rsidRPr="00E573B8">
          <w:rPr>
            <w:rFonts w:ascii="Calibri" w:eastAsia="Calibri" w:hAnsi="Calibri" w:cs="Times New Roman"/>
          </w:rPr>
          <w:tab/>
          <w:t>n "Ho avuto grosse difficoltà ad abituarmi all'inizio, cercavo di scappare in ogni modo possibile, ma Bishop mi trovava sempre prima che riuscissi a uscire."</w:t>
        </w:r>
      </w:ins>
    </w:p>
    <w:p w14:paraId="3C0BCC78" w14:textId="77777777" w:rsidR="00E573B8" w:rsidRPr="00E573B8" w:rsidRDefault="00E573B8" w:rsidP="00E573B8">
      <w:pPr>
        <w:tabs>
          <w:tab w:val="left" w:pos="0"/>
        </w:tabs>
        <w:spacing w:line="600" w:lineRule="auto"/>
        <w:jc w:val="left"/>
        <w:rPr>
          <w:ins w:id="7612" w:author="UTENTE" w:date="2020-06-30T18:32:00Z"/>
          <w:rFonts w:ascii="Calibri" w:eastAsia="Calibri" w:hAnsi="Calibri" w:cs="Times New Roman"/>
        </w:rPr>
      </w:pPr>
      <w:ins w:id="7613" w:author="UTENTE" w:date="2020-06-30T18:32:00Z">
        <w:r w:rsidRPr="00E573B8">
          <w:rPr>
            <w:rFonts w:ascii="Calibri" w:eastAsia="Calibri" w:hAnsi="Calibri" w:cs="Times New Roman"/>
          </w:rPr>
          <w:t>851.</w:t>
        </w:r>
        <w:r w:rsidRPr="00E573B8">
          <w:rPr>
            <w:rFonts w:ascii="Calibri" w:eastAsia="Calibri" w:hAnsi="Calibri" w:cs="Times New Roman"/>
          </w:rPr>
          <w:tab/>
          <w:t>n "Mi tiene costantemente relegato nel suo quartier generale, usandomi per il mio sangue e il suo piacere personale…"</w:t>
        </w:r>
      </w:ins>
    </w:p>
    <w:p w14:paraId="2BAFF51B" w14:textId="77777777" w:rsidR="00E573B8" w:rsidRPr="00E573B8" w:rsidRDefault="00E573B8" w:rsidP="00E573B8">
      <w:pPr>
        <w:tabs>
          <w:tab w:val="left" w:pos="0"/>
        </w:tabs>
        <w:spacing w:line="600" w:lineRule="auto"/>
        <w:jc w:val="left"/>
        <w:rPr>
          <w:ins w:id="7614" w:author="UTENTE" w:date="2020-06-30T18:32:00Z"/>
          <w:rFonts w:ascii="Calibri" w:eastAsia="Calibri" w:hAnsi="Calibri" w:cs="Times New Roman"/>
        </w:rPr>
      </w:pPr>
      <w:ins w:id="7615" w:author="UTENTE" w:date="2020-06-30T18:32:00Z">
        <w:r w:rsidRPr="00E573B8">
          <w:rPr>
            <w:rFonts w:ascii="Calibri" w:eastAsia="Calibri" w:hAnsi="Calibri" w:cs="Times New Roman"/>
          </w:rPr>
          <w:t>852.</w:t>
        </w:r>
        <w:r w:rsidRPr="00E573B8">
          <w:rPr>
            <w:rFonts w:ascii="Calibri" w:eastAsia="Calibri" w:hAnsi="Calibri" w:cs="Times New Roman"/>
          </w:rPr>
          <w:tab/>
          <w:t>n "E non c'è modo per me di resistergli." </w:t>
        </w:r>
        <w:r w:rsidRPr="00E573B8">
          <w:rPr>
            <w:rFonts w:ascii="Calibri" w:eastAsia="Calibri" w:hAnsi="Calibri" w:cs="Times New Roman"/>
          </w:rPr>
          <w:br w:type="page"/>
        </w:r>
      </w:ins>
    </w:p>
    <w:p w14:paraId="185ADAA9" w14:textId="77777777" w:rsidR="00E573B8" w:rsidRPr="00E573B8" w:rsidRDefault="00E573B8" w:rsidP="00E573B8">
      <w:pPr>
        <w:tabs>
          <w:tab w:val="left" w:pos="0"/>
        </w:tabs>
        <w:spacing w:line="600" w:lineRule="auto"/>
        <w:jc w:val="left"/>
        <w:rPr>
          <w:ins w:id="7616" w:author="UTENTE" w:date="2020-06-30T18:32:00Z"/>
          <w:rFonts w:ascii="Calibri" w:eastAsia="Calibri" w:hAnsi="Calibri" w:cs="Times New Roman"/>
          <w:lang w:val="en-US"/>
        </w:rPr>
      </w:pPr>
      <w:ins w:id="7617" w:author="UTENTE" w:date="2020-06-30T18:32:00Z">
        <w:r w:rsidRPr="00E573B8">
          <w:rPr>
            <w:rFonts w:ascii="Calibri" w:eastAsia="Calibri" w:hAnsi="Calibri" w:cs="Times New Roman"/>
            <w:lang w:val="en-US"/>
          </w:rPr>
          <w:lastRenderedPageBreak/>
          <w:t>853.</w:t>
        </w:r>
        <w:r w:rsidRPr="00E573B8">
          <w:rPr>
            <w:rFonts w:ascii="Calibri" w:eastAsia="Calibri" w:hAnsi="Calibri" w:cs="Times New Roman"/>
            <w:lang w:val="en-US"/>
          </w:rPr>
          <w:tab/>
          <w:t>n "The second I look into his crimson eyes, everything else melts away, and I can only think –"</w:t>
        </w:r>
      </w:ins>
    </w:p>
    <w:p w14:paraId="708354AB" w14:textId="77777777" w:rsidR="00E573B8" w:rsidRPr="00E573B8" w:rsidRDefault="00E573B8" w:rsidP="00E573B8">
      <w:pPr>
        <w:tabs>
          <w:tab w:val="left" w:pos="0"/>
        </w:tabs>
        <w:spacing w:line="600" w:lineRule="auto"/>
        <w:jc w:val="left"/>
        <w:rPr>
          <w:ins w:id="7618" w:author="UTENTE" w:date="2020-06-30T18:32:00Z"/>
          <w:rFonts w:ascii="Calibri" w:eastAsia="Calibri" w:hAnsi="Calibri" w:cs="Times New Roman"/>
          <w:lang w:val="en-US"/>
        </w:rPr>
      </w:pPr>
      <w:ins w:id="7619" w:author="UTENTE" w:date="2020-06-30T18:32:00Z">
        <w:r w:rsidRPr="00E573B8">
          <w:rPr>
            <w:rFonts w:ascii="Calibri" w:eastAsia="Calibri" w:hAnsi="Calibri" w:cs="Times New Roman"/>
            <w:lang w:val="en-US"/>
          </w:rPr>
          <w:t>854.</w:t>
        </w:r>
        <w:r w:rsidRPr="00E573B8">
          <w:rPr>
            <w:rFonts w:ascii="Calibri" w:eastAsia="Calibri" w:hAnsi="Calibri" w:cs="Times New Roman"/>
            <w:lang w:val="en-US"/>
          </w:rPr>
          <w:tab/>
          <w:t>n "…Of serving Bishop."</w:t>
        </w:r>
      </w:ins>
    </w:p>
    <w:p w14:paraId="795404B3" w14:textId="77777777" w:rsidR="00E573B8" w:rsidRPr="00E573B8" w:rsidRDefault="00E573B8" w:rsidP="00E573B8">
      <w:pPr>
        <w:tabs>
          <w:tab w:val="left" w:pos="0"/>
        </w:tabs>
        <w:spacing w:line="600" w:lineRule="auto"/>
        <w:jc w:val="left"/>
        <w:rPr>
          <w:ins w:id="7620" w:author="UTENTE" w:date="2020-06-30T18:32:00Z"/>
          <w:rFonts w:ascii="Calibri" w:eastAsia="Calibri" w:hAnsi="Calibri" w:cs="Times New Roman"/>
          <w:lang w:val="en-US"/>
        </w:rPr>
      </w:pPr>
      <w:ins w:id="7621" w:author="UTENTE" w:date="2020-06-30T18:32:00Z">
        <w:r w:rsidRPr="00E573B8">
          <w:rPr>
            <w:rFonts w:ascii="Calibri" w:eastAsia="Calibri" w:hAnsi="Calibri" w:cs="Times New Roman"/>
            <w:lang w:val="en-US"/>
          </w:rPr>
          <w:t>855.</w:t>
        </w:r>
        <w:r w:rsidRPr="00E573B8">
          <w:rPr>
            <w:rFonts w:ascii="Calibri" w:eastAsia="Calibri" w:hAnsi="Calibri" w:cs="Times New Roman"/>
            <w:lang w:val="en-US"/>
          </w:rPr>
          <w:tab/>
          <w:t>mc "\"Mas…ter…\""</w:t>
        </w:r>
      </w:ins>
    </w:p>
    <w:p w14:paraId="27454C7A" w14:textId="77777777" w:rsidR="00E573B8" w:rsidRPr="00E573B8" w:rsidRDefault="00E573B8" w:rsidP="00E573B8">
      <w:pPr>
        <w:tabs>
          <w:tab w:val="left" w:pos="0"/>
        </w:tabs>
        <w:spacing w:line="600" w:lineRule="auto"/>
        <w:jc w:val="left"/>
        <w:rPr>
          <w:ins w:id="7622" w:author="UTENTE" w:date="2020-06-30T18:32:00Z"/>
          <w:rFonts w:ascii="Calibri" w:eastAsia="Calibri" w:hAnsi="Calibri" w:cs="Times New Roman"/>
          <w:lang w:val="en-US"/>
        </w:rPr>
      </w:pPr>
      <w:ins w:id="7623" w:author="UTENTE" w:date="2020-06-30T18:32:00Z">
        <w:r w:rsidRPr="00E573B8">
          <w:rPr>
            <w:rFonts w:ascii="Calibri" w:eastAsia="Calibri" w:hAnsi="Calibri" w:cs="Times New Roman"/>
            <w:lang w:val="en-US"/>
          </w:rPr>
          <w:t>856.</w:t>
        </w:r>
        <w:r w:rsidRPr="00E573B8">
          <w:rPr>
            <w:rFonts w:ascii="Calibri" w:eastAsia="Calibri" w:hAnsi="Calibri" w:cs="Times New Roman"/>
            <w:lang w:val="en-US"/>
          </w:rPr>
          <w:tab/>
          <w:t>n "As Bishop sucks on my neck, his tongue lapping along my flesh, I let out a soft whimper."</w:t>
        </w:r>
      </w:ins>
    </w:p>
    <w:p w14:paraId="2893AB21" w14:textId="77777777" w:rsidR="00E573B8" w:rsidRPr="00E573B8" w:rsidRDefault="00E573B8" w:rsidP="00E573B8">
      <w:pPr>
        <w:tabs>
          <w:tab w:val="left" w:pos="0"/>
        </w:tabs>
        <w:spacing w:line="600" w:lineRule="auto"/>
        <w:jc w:val="left"/>
        <w:rPr>
          <w:ins w:id="7624" w:author="UTENTE" w:date="2020-06-30T18:32:00Z"/>
          <w:rFonts w:ascii="Calibri" w:eastAsia="Calibri" w:hAnsi="Calibri" w:cs="Times New Roman"/>
          <w:lang w:val="en-US"/>
        </w:rPr>
      </w:pPr>
      <w:ins w:id="7625" w:author="UTENTE" w:date="2020-06-30T18:32:00Z">
        <w:r w:rsidRPr="00E573B8">
          <w:rPr>
            <w:rFonts w:ascii="Calibri" w:eastAsia="Calibri" w:hAnsi="Calibri" w:cs="Times New Roman"/>
            <w:lang w:val="en-US"/>
          </w:rPr>
          <w:t>857.</w:t>
        </w:r>
        <w:r w:rsidRPr="00E573B8">
          <w:rPr>
            <w:rFonts w:ascii="Calibri" w:eastAsia="Calibri" w:hAnsi="Calibri" w:cs="Times New Roman"/>
            <w:lang w:val="en-US"/>
          </w:rPr>
          <w:tab/>
          <w:t>n "He punishes me if I say his name instead of calling him \"Master,\" so I have no choice but to play by his rules."</w:t>
        </w:r>
      </w:ins>
    </w:p>
    <w:p w14:paraId="4418DD6A" w14:textId="77777777" w:rsidR="00E573B8" w:rsidRPr="00E573B8" w:rsidRDefault="00E573B8" w:rsidP="00E573B8">
      <w:pPr>
        <w:tabs>
          <w:tab w:val="left" w:pos="0"/>
        </w:tabs>
        <w:spacing w:line="600" w:lineRule="auto"/>
        <w:jc w:val="left"/>
        <w:rPr>
          <w:ins w:id="7626" w:author="UTENTE" w:date="2020-06-30T18:32:00Z"/>
          <w:rFonts w:ascii="Calibri" w:eastAsia="Calibri" w:hAnsi="Calibri" w:cs="Times New Roman"/>
          <w:lang w:val="en-US"/>
        </w:rPr>
      </w:pPr>
      <w:ins w:id="7627" w:author="UTENTE" w:date="2020-06-30T18:32:00Z">
        <w:r w:rsidRPr="00E573B8">
          <w:rPr>
            <w:rFonts w:ascii="Calibri" w:eastAsia="Calibri" w:hAnsi="Calibri" w:cs="Times New Roman"/>
            <w:lang w:val="en-US"/>
          </w:rPr>
          <w:t>858.</w:t>
        </w:r>
        <w:r w:rsidRPr="00E573B8">
          <w:rPr>
            <w:rFonts w:ascii="Calibri" w:eastAsia="Calibri" w:hAnsi="Calibri" w:cs="Times New Roman"/>
            <w:lang w:val="en-US"/>
          </w:rPr>
          <w:tab/>
          <w:t>b "\"Good boy…\""</w:t>
        </w:r>
      </w:ins>
    </w:p>
    <w:p w14:paraId="08F30FD7" w14:textId="77777777" w:rsidR="00E573B8" w:rsidRPr="00E573B8" w:rsidRDefault="00E573B8" w:rsidP="00E573B8">
      <w:pPr>
        <w:tabs>
          <w:tab w:val="left" w:pos="0"/>
        </w:tabs>
        <w:spacing w:line="600" w:lineRule="auto"/>
        <w:jc w:val="left"/>
        <w:rPr>
          <w:ins w:id="7628" w:author="UTENTE" w:date="2020-06-30T18:32:00Z"/>
          <w:rFonts w:ascii="Calibri" w:eastAsia="Calibri" w:hAnsi="Calibri" w:cs="Times New Roman"/>
          <w:lang w:val="en-US"/>
        </w:rPr>
      </w:pPr>
      <w:ins w:id="7629" w:author="UTENTE" w:date="2020-06-30T18:32:00Z">
        <w:r w:rsidRPr="00E573B8">
          <w:rPr>
            <w:rFonts w:ascii="Calibri" w:eastAsia="Calibri" w:hAnsi="Calibri" w:cs="Times New Roman"/>
            <w:lang w:val="en-US"/>
          </w:rPr>
          <w:t>859.</w:t>
        </w:r>
        <w:r w:rsidRPr="00E573B8">
          <w:rPr>
            <w:rFonts w:ascii="Calibri" w:eastAsia="Calibri" w:hAnsi="Calibri" w:cs="Times New Roman"/>
            <w:lang w:val="en-US"/>
          </w:rPr>
          <w:tab/>
          <w:t>b "\"Aren't you happy I brought you in?\""</w:t>
        </w:r>
      </w:ins>
    </w:p>
    <w:p w14:paraId="6FB366E5" w14:textId="77777777" w:rsidR="00E573B8" w:rsidRPr="00E573B8" w:rsidRDefault="00E573B8" w:rsidP="00E573B8">
      <w:pPr>
        <w:tabs>
          <w:tab w:val="left" w:pos="0"/>
        </w:tabs>
        <w:spacing w:line="600" w:lineRule="auto"/>
        <w:jc w:val="left"/>
        <w:rPr>
          <w:ins w:id="7630" w:author="UTENTE" w:date="2020-06-30T18:32:00Z"/>
          <w:rFonts w:ascii="Calibri" w:eastAsia="Calibri" w:hAnsi="Calibri" w:cs="Times New Roman"/>
          <w:lang w:val="en-US"/>
        </w:rPr>
      </w:pPr>
      <w:ins w:id="7631" w:author="UTENTE" w:date="2020-06-30T18:32:00Z">
        <w:r w:rsidRPr="00E573B8">
          <w:rPr>
            <w:rFonts w:ascii="Calibri" w:eastAsia="Calibri" w:hAnsi="Calibri" w:cs="Times New Roman"/>
            <w:lang w:val="en-US"/>
          </w:rPr>
          <w:t>860.</w:t>
        </w:r>
        <w:r w:rsidRPr="00E573B8">
          <w:rPr>
            <w:rFonts w:ascii="Calibri" w:eastAsia="Calibri" w:hAnsi="Calibri" w:cs="Times New Roman"/>
            <w:lang w:val="en-US"/>
          </w:rPr>
          <w:tab/>
          <w:t>n "Bishop strokes my chest, his thumb brushing against one of the tender pink buds."</w:t>
        </w:r>
      </w:ins>
    </w:p>
    <w:p w14:paraId="507F5D72" w14:textId="77777777" w:rsidR="00E573B8" w:rsidRPr="00E573B8" w:rsidRDefault="00E573B8" w:rsidP="00E573B8">
      <w:pPr>
        <w:tabs>
          <w:tab w:val="left" w:pos="0"/>
        </w:tabs>
        <w:spacing w:line="600" w:lineRule="auto"/>
        <w:jc w:val="left"/>
        <w:rPr>
          <w:ins w:id="7632" w:author="UTENTE" w:date="2020-06-30T18:32:00Z"/>
          <w:rFonts w:ascii="Calibri" w:eastAsia="Calibri" w:hAnsi="Calibri" w:cs="Times New Roman"/>
          <w:lang w:val="en-US"/>
        </w:rPr>
      </w:pPr>
      <w:ins w:id="7633" w:author="UTENTE" w:date="2020-06-30T18:32:00Z">
        <w:r w:rsidRPr="00E573B8">
          <w:rPr>
            <w:rFonts w:ascii="Calibri" w:eastAsia="Calibri" w:hAnsi="Calibri" w:cs="Times New Roman"/>
            <w:lang w:val="en-US"/>
          </w:rPr>
          <w:t>861.</w:t>
        </w:r>
        <w:r w:rsidRPr="00E573B8">
          <w:rPr>
            <w:rFonts w:ascii="Calibri" w:eastAsia="Calibri" w:hAnsi="Calibri" w:cs="Times New Roman"/>
            <w:lang w:val="en-US"/>
          </w:rPr>
          <w:tab/>
          <w:t>b "\"I'll treat you so much better than that fool Isaac ever could.\""</w:t>
        </w:r>
      </w:ins>
    </w:p>
    <w:p w14:paraId="4130BACD" w14:textId="77777777" w:rsidR="00E573B8" w:rsidRPr="00E573B8" w:rsidRDefault="00E573B8" w:rsidP="00E573B8">
      <w:pPr>
        <w:tabs>
          <w:tab w:val="left" w:pos="0"/>
        </w:tabs>
        <w:spacing w:line="600" w:lineRule="auto"/>
        <w:jc w:val="left"/>
        <w:rPr>
          <w:ins w:id="7634" w:author="UTENTE" w:date="2020-06-30T18:32:00Z"/>
          <w:rFonts w:ascii="Calibri" w:eastAsia="Calibri" w:hAnsi="Calibri" w:cs="Times New Roman"/>
          <w:lang w:val="en-US"/>
        </w:rPr>
      </w:pPr>
      <w:ins w:id="7635" w:author="UTENTE" w:date="2020-06-30T18:32:00Z">
        <w:r w:rsidRPr="00E573B8">
          <w:rPr>
            <w:rFonts w:ascii="Calibri" w:eastAsia="Calibri" w:hAnsi="Calibri" w:cs="Times New Roman"/>
            <w:lang w:val="en-US"/>
          </w:rPr>
          <w:t>862.</w:t>
        </w:r>
        <w:r w:rsidRPr="00E573B8">
          <w:rPr>
            <w:rFonts w:ascii="Calibri" w:eastAsia="Calibri" w:hAnsi="Calibri" w:cs="Times New Roman"/>
            <w:lang w:val="en-US"/>
          </w:rPr>
          <w:tab/>
          <w:t>b "\"And perhaps I'll even give you my bite… so that you can be my prized pet forever.\""</w:t>
        </w:r>
      </w:ins>
    </w:p>
    <w:p w14:paraId="057B22E4" w14:textId="77777777" w:rsidR="00E573B8" w:rsidRPr="00E573B8" w:rsidRDefault="00E573B8" w:rsidP="00E573B8">
      <w:pPr>
        <w:tabs>
          <w:tab w:val="left" w:pos="0"/>
        </w:tabs>
        <w:spacing w:line="600" w:lineRule="auto"/>
        <w:jc w:val="left"/>
        <w:rPr>
          <w:ins w:id="7636" w:author="UTENTE" w:date="2020-06-30T18:32:00Z"/>
          <w:rFonts w:ascii="Calibri" w:eastAsia="Calibri" w:hAnsi="Calibri" w:cs="Times New Roman"/>
          <w:lang w:val="en-US"/>
        </w:rPr>
      </w:pPr>
      <w:ins w:id="7637" w:author="UTENTE" w:date="2020-06-30T18:32:00Z">
        <w:r w:rsidRPr="00E573B8">
          <w:rPr>
            <w:rFonts w:ascii="Calibri" w:eastAsia="Calibri" w:hAnsi="Calibri" w:cs="Times New Roman"/>
            <w:lang w:val="en-US"/>
          </w:rPr>
          <w:t>863.</w:t>
        </w:r>
        <w:r w:rsidRPr="00E573B8">
          <w:rPr>
            <w:rFonts w:ascii="Calibri" w:eastAsia="Calibri" w:hAnsi="Calibri" w:cs="Times New Roman"/>
            <w:lang w:val="en-US"/>
          </w:rPr>
          <w:tab/>
          <w:t>n "His cool breath brushes my throat, and I can tell he's going to sink his fangs into me before long."</w:t>
        </w:r>
      </w:ins>
    </w:p>
    <w:p w14:paraId="5FF64531" w14:textId="77777777" w:rsidR="00E573B8" w:rsidRPr="00E573B8" w:rsidRDefault="00E573B8" w:rsidP="00E573B8">
      <w:pPr>
        <w:tabs>
          <w:tab w:val="left" w:pos="0"/>
        </w:tabs>
        <w:spacing w:line="600" w:lineRule="auto"/>
        <w:jc w:val="left"/>
        <w:rPr>
          <w:ins w:id="7638" w:author="UTENTE" w:date="2020-06-30T18:32:00Z"/>
          <w:rFonts w:ascii="Calibri" w:eastAsia="Calibri" w:hAnsi="Calibri" w:cs="Times New Roman"/>
          <w:lang w:val="en-US"/>
        </w:rPr>
      </w:pPr>
      <w:ins w:id="7639" w:author="UTENTE" w:date="2020-06-30T18:32:00Z">
        <w:r w:rsidRPr="00E573B8">
          <w:rPr>
            <w:rFonts w:ascii="Calibri" w:eastAsia="Calibri" w:hAnsi="Calibri" w:cs="Times New Roman"/>
            <w:lang w:val="en-US"/>
          </w:rPr>
          <w:t>864.</w:t>
        </w:r>
        <w:r w:rsidRPr="00E573B8">
          <w:rPr>
            <w:rFonts w:ascii="Calibri" w:eastAsia="Calibri" w:hAnsi="Calibri" w:cs="Times New Roman"/>
            <w:lang w:val="en-US"/>
          </w:rPr>
          <w:tab/>
          <w:t>n "Isaac…"</w:t>
        </w:r>
      </w:ins>
    </w:p>
    <w:p w14:paraId="05C943C5" w14:textId="77777777" w:rsidR="00E573B8" w:rsidRPr="00E573B8" w:rsidRDefault="00E573B8" w:rsidP="00E573B8">
      <w:pPr>
        <w:tabs>
          <w:tab w:val="left" w:pos="0"/>
        </w:tabs>
        <w:spacing w:line="600" w:lineRule="auto"/>
        <w:jc w:val="left"/>
        <w:rPr>
          <w:ins w:id="7640" w:author="UTENTE" w:date="2020-06-30T18:32:00Z"/>
          <w:rFonts w:ascii="Calibri" w:eastAsia="Calibri" w:hAnsi="Calibri" w:cs="Times New Roman"/>
          <w:lang w:val="en-US"/>
        </w:rPr>
      </w:pPr>
      <w:ins w:id="7641" w:author="UTENTE" w:date="2020-06-30T18:32:00Z">
        <w:r w:rsidRPr="00E573B8">
          <w:rPr>
            <w:rFonts w:ascii="Calibri" w:eastAsia="Calibri" w:hAnsi="Calibri" w:cs="Times New Roman"/>
            <w:lang w:val="en-US"/>
          </w:rPr>
          <w:t>865.</w:t>
        </w:r>
        <w:r w:rsidRPr="00E573B8">
          <w:rPr>
            <w:rFonts w:ascii="Calibri" w:eastAsia="Calibri" w:hAnsi="Calibri" w:cs="Times New Roman"/>
            <w:lang w:val="en-US"/>
          </w:rPr>
          <w:tab/>
          <w:t>n "How did it end up like this? {w}How did I fail you so much?"</w:t>
        </w:r>
      </w:ins>
    </w:p>
    <w:p w14:paraId="15397D50" w14:textId="77777777" w:rsidR="00E573B8" w:rsidRPr="00E573B8" w:rsidRDefault="00E573B8" w:rsidP="00E573B8">
      <w:pPr>
        <w:tabs>
          <w:tab w:val="left" w:pos="0"/>
        </w:tabs>
        <w:spacing w:line="600" w:lineRule="auto"/>
        <w:jc w:val="left"/>
        <w:rPr>
          <w:ins w:id="7642" w:author="UTENTE" w:date="2020-06-30T18:32:00Z"/>
          <w:rFonts w:ascii="Calibri" w:eastAsia="Calibri" w:hAnsi="Calibri" w:cs="Times New Roman"/>
          <w:lang w:val="en-US"/>
        </w:rPr>
      </w:pPr>
      <w:ins w:id="7643" w:author="UTENTE" w:date="2020-06-30T18:32:00Z">
        <w:r w:rsidRPr="00E573B8">
          <w:rPr>
            <w:rFonts w:ascii="Calibri" w:eastAsia="Calibri" w:hAnsi="Calibri" w:cs="Times New Roman"/>
            <w:lang w:val="en-US"/>
          </w:rPr>
          <w:t>866.</w:t>
        </w:r>
        <w:r w:rsidRPr="00E573B8">
          <w:rPr>
            <w:rFonts w:ascii="Calibri" w:eastAsia="Calibri" w:hAnsi="Calibri" w:cs="Times New Roman"/>
            <w:lang w:val="en-US"/>
          </w:rPr>
          <w:tab/>
          <w:t>n "Your mind must be broken, now."</w:t>
        </w:r>
        <w:r w:rsidRPr="00E573B8">
          <w:rPr>
            <w:rFonts w:ascii="Calibri" w:eastAsia="Calibri" w:hAnsi="Calibri" w:cs="Times New Roman"/>
            <w:lang w:val="en-US"/>
          </w:rPr>
          <w:br w:type="page"/>
        </w:r>
      </w:ins>
    </w:p>
    <w:p w14:paraId="59892800" w14:textId="77777777" w:rsidR="00E573B8" w:rsidRPr="00E573B8" w:rsidRDefault="00E573B8" w:rsidP="00E573B8">
      <w:pPr>
        <w:tabs>
          <w:tab w:val="left" w:pos="0"/>
        </w:tabs>
        <w:spacing w:line="600" w:lineRule="auto"/>
        <w:jc w:val="left"/>
        <w:rPr>
          <w:ins w:id="7644" w:author="UTENTE" w:date="2020-06-30T18:32:00Z"/>
          <w:rFonts w:ascii="Calibri" w:eastAsia="Calibri" w:hAnsi="Calibri" w:cs="Times New Roman"/>
        </w:rPr>
      </w:pPr>
      <w:ins w:id="7645" w:author="UTENTE" w:date="2020-06-30T18:32:00Z">
        <w:r w:rsidRPr="00E573B8">
          <w:rPr>
            <w:rFonts w:ascii="Calibri" w:eastAsia="Calibri" w:hAnsi="Calibri" w:cs="Times New Roman"/>
          </w:rPr>
          <w:lastRenderedPageBreak/>
          <w:t>853.</w:t>
        </w:r>
        <w:r w:rsidRPr="00E573B8">
          <w:rPr>
            <w:rFonts w:ascii="Calibri" w:eastAsia="Calibri" w:hAnsi="Calibri" w:cs="Times New Roman"/>
          </w:rPr>
          <w:tab/>
          <w:t>n "Nell'esatto istante in cui guardo quegli occhi cremisi, tutto il resto si scioglie attorno a me, e riesco solo a pensare a -"</w:t>
        </w:r>
      </w:ins>
    </w:p>
    <w:p w14:paraId="7DD05BD7" w14:textId="77777777" w:rsidR="00E573B8" w:rsidRPr="00E573B8" w:rsidRDefault="00E573B8" w:rsidP="00E573B8">
      <w:pPr>
        <w:tabs>
          <w:tab w:val="left" w:pos="0"/>
        </w:tabs>
        <w:spacing w:line="600" w:lineRule="auto"/>
        <w:jc w:val="left"/>
        <w:rPr>
          <w:ins w:id="7646" w:author="UTENTE" w:date="2020-06-30T18:32:00Z"/>
          <w:rFonts w:ascii="Calibri" w:eastAsia="Calibri" w:hAnsi="Calibri" w:cs="Times New Roman"/>
        </w:rPr>
      </w:pPr>
      <w:ins w:id="7647" w:author="UTENTE" w:date="2020-06-30T18:32:00Z">
        <w:r w:rsidRPr="00E573B8">
          <w:rPr>
            <w:rFonts w:ascii="Calibri" w:eastAsia="Calibri" w:hAnsi="Calibri" w:cs="Times New Roman"/>
          </w:rPr>
          <w:t>854.</w:t>
        </w:r>
        <w:r w:rsidRPr="00E573B8">
          <w:rPr>
            <w:rFonts w:ascii="Calibri" w:eastAsia="Calibri" w:hAnsi="Calibri" w:cs="Times New Roman"/>
          </w:rPr>
          <w:tab/>
          <w:t>n "…Servire Bishop."</w:t>
        </w:r>
      </w:ins>
    </w:p>
    <w:p w14:paraId="3D605120" w14:textId="77777777" w:rsidR="00E573B8" w:rsidRPr="00E573B8" w:rsidRDefault="00E573B8" w:rsidP="00E573B8">
      <w:pPr>
        <w:tabs>
          <w:tab w:val="left" w:pos="0"/>
        </w:tabs>
        <w:spacing w:line="600" w:lineRule="auto"/>
        <w:jc w:val="left"/>
        <w:rPr>
          <w:ins w:id="7648" w:author="UTENTE" w:date="2020-06-30T18:32:00Z"/>
          <w:rFonts w:ascii="Calibri" w:eastAsia="Calibri" w:hAnsi="Calibri" w:cs="Times New Roman"/>
        </w:rPr>
      </w:pPr>
      <w:ins w:id="7649" w:author="UTENTE" w:date="2020-06-30T18:32:00Z">
        <w:r w:rsidRPr="00E573B8">
          <w:rPr>
            <w:rFonts w:ascii="Calibri" w:eastAsia="Calibri" w:hAnsi="Calibri" w:cs="Times New Roman"/>
          </w:rPr>
          <w:t>855.</w:t>
        </w:r>
        <w:r w:rsidRPr="00E573B8">
          <w:rPr>
            <w:rFonts w:ascii="Calibri" w:eastAsia="Calibri" w:hAnsi="Calibri" w:cs="Times New Roman"/>
          </w:rPr>
          <w:tab/>
          <w:t>mc "\"Pa… padrone…\""</w:t>
        </w:r>
      </w:ins>
    </w:p>
    <w:p w14:paraId="33150295" w14:textId="77777777" w:rsidR="00E573B8" w:rsidRPr="00E573B8" w:rsidRDefault="00E573B8" w:rsidP="00E573B8">
      <w:pPr>
        <w:tabs>
          <w:tab w:val="left" w:pos="0"/>
        </w:tabs>
        <w:spacing w:line="600" w:lineRule="auto"/>
        <w:jc w:val="left"/>
        <w:rPr>
          <w:ins w:id="7650" w:author="UTENTE" w:date="2020-06-30T18:32:00Z"/>
          <w:rFonts w:ascii="Calibri" w:eastAsia="Calibri" w:hAnsi="Calibri" w:cs="Times New Roman"/>
        </w:rPr>
      </w:pPr>
      <w:ins w:id="7651" w:author="UTENTE" w:date="2020-06-30T18:32:00Z">
        <w:r w:rsidRPr="00E573B8">
          <w:rPr>
            <w:rFonts w:ascii="Calibri" w:eastAsia="Calibri" w:hAnsi="Calibri" w:cs="Times New Roman"/>
          </w:rPr>
          <w:t>856.</w:t>
        </w:r>
        <w:r w:rsidRPr="00E573B8">
          <w:rPr>
            <w:rFonts w:ascii="Calibri" w:eastAsia="Calibri" w:hAnsi="Calibri" w:cs="Times New Roman"/>
          </w:rPr>
          <w:tab/>
          <w:t>n "Mentre Bishop mi succhia il collo, la sua lingua bagna la mia pelle, e io lascio andare un leggero piagnucolio."</w:t>
        </w:r>
      </w:ins>
    </w:p>
    <w:p w14:paraId="4810CC52" w14:textId="77777777" w:rsidR="00E573B8" w:rsidRPr="00E573B8" w:rsidRDefault="00E573B8" w:rsidP="00E573B8">
      <w:pPr>
        <w:tabs>
          <w:tab w:val="left" w:pos="0"/>
        </w:tabs>
        <w:spacing w:line="600" w:lineRule="auto"/>
        <w:jc w:val="left"/>
        <w:rPr>
          <w:ins w:id="7652" w:author="UTENTE" w:date="2020-06-30T18:32:00Z"/>
          <w:rFonts w:ascii="Calibri" w:eastAsia="Calibri" w:hAnsi="Calibri" w:cs="Times New Roman"/>
        </w:rPr>
      </w:pPr>
      <w:ins w:id="7653" w:author="UTENTE" w:date="2020-06-30T18:32:00Z">
        <w:r w:rsidRPr="00E573B8">
          <w:rPr>
            <w:rFonts w:ascii="Calibri" w:eastAsia="Calibri" w:hAnsi="Calibri" w:cs="Times New Roman"/>
          </w:rPr>
          <w:t>857.</w:t>
        </w:r>
        <w:r w:rsidRPr="00E573B8">
          <w:rPr>
            <w:rFonts w:ascii="Calibri" w:eastAsia="Calibri" w:hAnsi="Calibri" w:cs="Times New Roman"/>
          </w:rPr>
          <w:tab/>
          <w:t>n "Mi punisce se dico il suo nome invece di chiamarlo \"Padrone,\" quindi non ho molta scelta, devo stare al suo gioco."</w:t>
        </w:r>
      </w:ins>
    </w:p>
    <w:p w14:paraId="477B367D" w14:textId="77777777" w:rsidR="00E573B8" w:rsidRPr="00E573B8" w:rsidRDefault="00E573B8" w:rsidP="00E573B8">
      <w:pPr>
        <w:tabs>
          <w:tab w:val="left" w:pos="0"/>
        </w:tabs>
        <w:spacing w:line="600" w:lineRule="auto"/>
        <w:jc w:val="left"/>
        <w:rPr>
          <w:ins w:id="7654" w:author="UTENTE" w:date="2020-06-30T18:32:00Z"/>
          <w:rFonts w:ascii="Calibri" w:eastAsia="Calibri" w:hAnsi="Calibri" w:cs="Times New Roman"/>
        </w:rPr>
      </w:pPr>
      <w:ins w:id="7655" w:author="UTENTE" w:date="2020-06-30T18:32:00Z">
        <w:r w:rsidRPr="00E573B8">
          <w:rPr>
            <w:rFonts w:ascii="Calibri" w:eastAsia="Calibri" w:hAnsi="Calibri" w:cs="Times New Roman"/>
          </w:rPr>
          <w:t>858.</w:t>
        </w:r>
        <w:r w:rsidRPr="00E573B8">
          <w:rPr>
            <w:rFonts w:ascii="Calibri" w:eastAsia="Calibri" w:hAnsi="Calibri" w:cs="Times New Roman"/>
          </w:rPr>
          <w:tab/>
          <w:t>b "\"Che bravo cagnolino…\""</w:t>
        </w:r>
      </w:ins>
    </w:p>
    <w:p w14:paraId="5CE624F0" w14:textId="77777777" w:rsidR="00E573B8" w:rsidRPr="00E573B8" w:rsidRDefault="00E573B8" w:rsidP="00E573B8">
      <w:pPr>
        <w:tabs>
          <w:tab w:val="left" w:pos="0"/>
        </w:tabs>
        <w:spacing w:line="600" w:lineRule="auto"/>
        <w:jc w:val="left"/>
        <w:rPr>
          <w:ins w:id="7656" w:author="UTENTE" w:date="2020-06-30T18:32:00Z"/>
          <w:rFonts w:ascii="Calibri" w:eastAsia="Calibri" w:hAnsi="Calibri" w:cs="Times New Roman"/>
        </w:rPr>
      </w:pPr>
      <w:ins w:id="7657" w:author="UTENTE" w:date="2020-06-30T18:32:00Z">
        <w:r w:rsidRPr="00E573B8">
          <w:rPr>
            <w:rFonts w:ascii="Calibri" w:eastAsia="Calibri" w:hAnsi="Calibri" w:cs="Times New Roman"/>
          </w:rPr>
          <w:t>859.</w:t>
        </w:r>
        <w:r w:rsidRPr="00E573B8">
          <w:rPr>
            <w:rFonts w:ascii="Calibri" w:eastAsia="Calibri" w:hAnsi="Calibri" w:cs="Times New Roman"/>
          </w:rPr>
          <w:tab/>
          <w:t>b "\"Non sei contento che ti ho accolto qui?\""</w:t>
        </w:r>
      </w:ins>
    </w:p>
    <w:p w14:paraId="0423E8A1" w14:textId="77777777" w:rsidR="00E573B8" w:rsidRPr="00E573B8" w:rsidRDefault="00E573B8" w:rsidP="00E573B8">
      <w:pPr>
        <w:tabs>
          <w:tab w:val="left" w:pos="0"/>
        </w:tabs>
        <w:spacing w:line="600" w:lineRule="auto"/>
        <w:jc w:val="left"/>
        <w:rPr>
          <w:ins w:id="7658" w:author="UTENTE" w:date="2020-06-30T18:32:00Z"/>
          <w:rFonts w:ascii="Calibri" w:eastAsia="Calibri" w:hAnsi="Calibri" w:cs="Times New Roman"/>
        </w:rPr>
      </w:pPr>
      <w:ins w:id="7659" w:author="UTENTE" w:date="2020-06-30T18:32:00Z">
        <w:r w:rsidRPr="00E573B8">
          <w:rPr>
            <w:rFonts w:ascii="Calibri" w:eastAsia="Calibri" w:hAnsi="Calibri" w:cs="Times New Roman"/>
          </w:rPr>
          <w:t>860.</w:t>
        </w:r>
        <w:r w:rsidRPr="00E573B8">
          <w:rPr>
            <w:rFonts w:ascii="Calibri" w:eastAsia="Calibri" w:hAnsi="Calibri" w:cs="Times New Roman"/>
          </w:rPr>
          <w:tab/>
          <w:t>n "Bishop mi accarezza il petto, il suo pollice mi solletica un capezzolo."</w:t>
        </w:r>
      </w:ins>
    </w:p>
    <w:p w14:paraId="70A00901" w14:textId="77777777" w:rsidR="00E573B8" w:rsidRPr="00E573B8" w:rsidRDefault="00E573B8" w:rsidP="00E573B8">
      <w:pPr>
        <w:tabs>
          <w:tab w:val="left" w:pos="0"/>
        </w:tabs>
        <w:spacing w:line="600" w:lineRule="auto"/>
        <w:jc w:val="left"/>
        <w:rPr>
          <w:ins w:id="7660" w:author="UTENTE" w:date="2020-06-30T18:32:00Z"/>
          <w:rFonts w:ascii="Calibri" w:eastAsia="Calibri" w:hAnsi="Calibri" w:cs="Times New Roman"/>
        </w:rPr>
      </w:pPr>
      <w:ins w:id="7661" w:author="UTENTE" w:date="2020-06-30T18:32:00Z">
        <w:r w:rsidRPr="00E573B8">
          <w:rPr>
            <w:rFonts w:ascii="Calibri" w:eastAsia="Calibri" w:hAnsi="Calibri" w:cs="Times New Roman"/>
          </w:rPr>
          <w:t>861.</w:t>
        </w:r>
        <w:r w:rsidRPr="00E573B8">
          <w:rPr>
            <w:rFonts w:ascii="Calibri" w:eastAsia="Calibri" w:hAnsi="Calibri" w:cs="Times New Roman"/>
          </w:rPr>
          <w:tab/>
          <w:t>b "\"Ti tratterò molto meglio di come avrebbe mai potuto fare quello sciocco di Isaac.\""</w:t>
        </w:r>
      </w:ins>
    </w:p>
    <w:p w14:paraId="4686651F" w14:textId="77777777" w:rsidR="00E573B8" w:rsidRPr="00E573B8" w:rsidRDefault="00E573B8" w:rsidP="00E573B8">
      <w:pPr>
        <w:tabs>
          <w:tab w:val="left" w:pos="0"/>
        </w:tabs>
        <w:spacing w:line="600" w:lineRule="auto"/>
        <w:jc w:val="left"/>
        <w:rPr>
          <w:ins w:id="7662" w:author="UTENTE" w:date="2020-06-30T18:32:00Z"/>
          <w:rFonts w:ascii="Calibri" w:eastAsia="Calibri" w:hAnsi="Calibri" w:cs="Times New Roman"/>
        </w:rPr>
      </w:pPr>
      <w:ins w:id="7663" w:author="UTENTE" w:date="2020-06-30T18:32:00Z">
        <w:r w:rsidRPr="00E573B8">
          <w:rPr>
            <w:rFonts w:ascii="Calibri" w:eastAsia="Calibri" w:hAnsi="Calibri" w:cs="Times New Roman"/>
          </w:rPr>
          <w:t>862.</w:t>
        </w:r>
        <w:r w:rsidRPr="00E573B8">
          <w:rPr>
            <w:rFonts w:ascii="Calibri" w:eastAsia="Calibri" w:hAnsi="Calibri" w:cs="Times New Roman"/>
          </w:rPr>
          <w:tab/>
          <w:t>b "\"E magari un giorno ti trasformerò… così potrai essere il mio prezioso cagnolino per sempre.\" "</w:t>
        </w:r>
      </w:ins>
    </w:p>
    <w:p w14:paraId="2CE2368C" w14:textId="77777777" w:rsidR="00E573B8" w:rsidRPr="00E573B8" w:rsidRDefault="00E573B8" w:rsidP="00E573B8">
      <w:pPr>
        <w:tabs>
          <w:tab w:val="left" w:pos="0"/>
        </w:tabs>
        <w:spacing w:line="600" w:lineRule="auto"/>
        <w:jc w:val="left"/>
        <w:rPr>
          <w:ins w:id="7664" w:author="UTENTE" w:date="2020-06-30T18:32:00Z"/>
          <w:rFonts w:ascii="Calibri" w:eastAsia="Calibri" w:hAnsi="Calibri" w:cs="Times New Roman"/>
        </w:rPr>
      </w:pPr>
      <w:ins w:id="7665" w:author="UTENTE" w:date="2020-06-30T18:32:00Z">
        <w:r w:rsidRPr="00E573B8">
          <w:rPr>
            <w:rFonts w:ascii="Calibri" w:eastAsia="Calibri" w:hAnsi="Calibri" w:cs="Times New Roman"/>
          </w:rPr>
          <w:t>863.</w:t>
        </w:r>
        <w:r w:rsidRPr="00E573B8">
          <w:rPr>
            <w:rFonts w:ascii="Calibri" w:eastAsia="Calibri" w:hAnsi="Calibri" w:cs="Times New Roman"/>
          </w:rPr>
          <w:tab/>
          <w:t>n "Il suo respiro gelido mi solletica la gola, e so che affonderà i suoi canini dentro di me fra poco."</w:t>
        </w:r>
      </w:ins>
    </w:p>
    <w:p w14:paraId="7D535BFE" w14:textId="77777777" w:rsidR="00E573B8" w:rsidRPr="00E573B8" w:rsidRDefault="00E573B8" w:rsidP="00E573B8">
      <w:pPr>
        <w:tabs>
          <w:tab w:val="left" w:pos="0"/>
        </w:tabs>
        <w:spacing w:line="600" w:lineRule="auto"/>
        <w:jc w:val="left"/>
        <w:rPr>
          <w:ins w:id="7666" w:author="UTENTE" w:date="2020-06-30T18:32:00Z"/>
          <w:rFonts w:ascii="Calibri" w:eastAsia="Calibri" w:hAnsi="Calibri" w:cs="Times New Roman"/>
        </w:rPr>
      </w:pPr>
      <w:ins w:id="7667" w:author="UTENTE" w:date="2020-06-30T18:32:00Z">
        <w:r w:rsidRPr="00E573B8">
          <w:rPr>
            <w:rFonts w:ascii="Calibri" w:eastAsia="Calibri" w:hAnsi="Calibri" w:cs="Times New Roman"/>
          </w:rPr>
          <w:t>864.</w:t>
        </w:r>
        <w:r w:rsidRPr="00E573B8">
          <w:rPr>
            <w:rFonts w:ascii="Calibri" w:eastAsia="Calibri" w:hAnsi="Calibri" w:cs="Times New Roman"/>
          </w:rPr>
          <w:tab/>
          <w:t>n "Isaac…"</w:t>
        </w:r>
      </w:ins>
    </w:p>
    <w:p w14:paraId="01FD15E4" w14:textId="77777777" w:rsidR="00E573B8" w:rsidRPr="00E573B8" w:rsidRDefault="00E573B8" w:rsidP="00E573B8">
      <w:pPr>
        <w:tabs>
          <w:tab w:val="left" w:pos="0"/>
        </w:tabs>
        <w:spacing w:line="600" w:lineRule="auto"/>
        <w:jc w:val="left"/>
        <w:rPr>
          <w:ins w:id="7668" w:author="UTENTE" w:date="2020-06-30T18:32:00Z"/>
          <w:rFonts w:ascii="Calibri" w:eastAsia="Calibri" w:hAnsi="Calibri" w:cs="Times New Roman"/>
        </w:rPr>
      </w:pPr>
      <w:ins w:id="7669" w:author="UTENTE" w:date="2020-06-30T18:32:00Z">
        <w:r w:rsidRPr="00E573B8">
          <w:rPr>
            <w:rFonts w:ascii="Calibri" w:eastAsia="Calibri" w:hAnsi="Calibri" w:cs="Times New Roman"/>
          </w:rPr>
          <w:t>865.</w:t>
        </w:r>
        <w:r w:rsidRPr="00E573B8">
          <w:rPr>
            <w:rFonts w:ascii="Calibri" w:eastAsia="Calibri" w:hAnsi="Calibri" w:cs="Times New Roman"/>
          </w:rPr>
          <w:tab/>
          <w:t>n "Come è potuta finire così? {w}Come ho potuto fallire in questo modo?"</w:t>
        </w:r>
      </w:ins>
    </w:p>
    <w:p w14:paraId="653D6D9E" w14:textId="77777777" w:rsidR="00E573B8" w:rsidRPr="00E573B8" w:rsidRDefault="00E573B8" w:rsidP="00E573B8">
      <w:pPr>
        <w:tabs>
          <w:tab w:val="left" w:pos="0"/>
        </w:tabs>
        <w:spacing w:line="600" w:lineRule="auto"/>
        <w:jc w:val="left"/>
        <w:rPr>
          <w:ins w:id="7670" w:author="UTENTE" w:date="2020-06-30T18:32:00Z"/>
          <w:rFonts w:ascii="Calibri" w:eastAsia="Calibri" w:hAnsi="Calibri" w:cs="Times New Roman"/>
        </w:rPr>
      </w:pPr>
      <w:ins w:id="7671" w:author="UTENTE" w:date="2020-06-30T18:32:00Z">
        <w:r w:rsidRPr="00E573B8">
          <w:rPr>
            <w:rFonts w:ascii="Calibri" w:eastAsia="Calibri" w:hAnsi="Calibri" w:cs="Times New Roman"/>
          </w:rPr>
          <w:t>866.</w:t>
        </w:r>
        <w:r w:rsidRPr="00E573B8">
          <w:rPr>
            <w:rFonts w:ascii="Calibri" w:eastAsia="Calibri" w:hAnsi="Calibri" w:cs="Times New Roman"/>
          </w:rPr>
          <w:tab/>
          <w:t>n "La tua mente dev'essere a pezzi, adesso."</w:t>
        </w:r>
        <w:r w:rsidRPr="00E573B8">
          <w:rPr>
            <w:rFonts w:ascii="Calibri" w:eastAsia="Calibri" w:hAnsi="Calibri" w:cs="Times New Roman"/>
          </w:rPr>
          <w:br w:type="page"/>
        </w:r>
      </w:ins>
    </w:p>
    <w:p w14:paraId="00A34389" w14:textId="77777777" w:rsidR="00E573B8" w:rsidRPr="00E573B8" w:rsidRDefault="00E573B8" w:rsidP="00E573B8">
      <w:pPr>
        <w:tabs>
          <w:tab w:val="left" w:pos="0"/>
        </w:tabs>
        <w:spacing w:line="600" w:lineRule="auto"/>
        <w:jc w:val="left"/>
        <w:rPr>
          <w:ins w:id="7672" w:author="UTENTE" w:date="2020-06-30T18:32:00Z"/>
          <w:rFonts w:ascii="Calibri" w:eastAsia="Calibri" w:hAnsi="Calibri" w:cs="Times New Roman"/>
          <w:lang w:val="en-US"/>
        </w:rPr>
      </w:pPr>
      <w:ins w:id="7673" w:author="UTENTE" w:date="2020-06-30T18:32:00Z">
        <w:r w:rsidRPr="00E573B8">
          <w:rPr>
            <w:rFonts w:ascii="Calibri" w:eastAsia="Calibri" w:hAnsi="Calibri" w:cs="Times New Roman"/>
            <w:lang w:val="en-US"/>
          </w:rPr>
          <w:lastRenderedPageBreak/>
          <w:t>867.</w:t>
        </w:r>
        <w:r w:rsidRPr="00E573B8">
          <w:rPr>
            <w:rFonts w:ascii="Calibri" w:eastAsia="Calibri" w:hAnsi="Calibri" w:cs="Times New Roman"/>
            <w:lang w:val="en-US"/>
          </w:rPr>
          <w:tab/>
          <w:t>n "Bishop promised he'd turn you into an empty slave…{w} and Bishop doesn't break his promises."</w:t>
        </w:r>
      </w:ins>
    </w:p>
    <w:p w14:paraId="12628FED" w14:textId="77777777" w:rsidR="00E573B8" w:rsidRPr="00E573B8" w:rsidRDefault="00E573B8" w:rsidP="00E573B8">
      <w:pPr>
        <w:tabs>
          <w:tab w:val="left" w:pos="0"/>
        </w:tabs>
        <w:spacing w:line="600" w:lineRule="auto"/>
        <w:jc w:val="left"/>
        <w:rPr>
          <w:ins w:id="7674" w:author="UTENTE" w:date="2020-06-30T18:32:00Z"/>
          <w:rFonts w:ascii="Calibri" w:eastAsia="Calibri" w:hAnsi="Calibri" w:cs="Times New Roman"/>
          <w:lang w:val="en-US"/>
        </w:rPr>
      </w:pPr>
      <w:ins w:id="7675" w:author="UTENTE" w:date="2020-06-30T18:32:00Z">
        <w:r w:rsidRPr="00E573B8">
          <w:rPr>
            <w:rFonts w:ascii="Calibri" w:eastAsia="Calibri" w:hAnsi="Calibri" w:cs="Times New Roman"/>
            <w:lang w:val="en-US"/>
          </w:rPr>
          <w:t>868.</w:t>
        </w:r>
        <w:r w:rsidRPr="00E573B8">
          <w:rPr>
            <w:rFonts w:ascii="Calibri" w:eastAsia="Calibri" w:hAnsi="Calibri" w:cs="Times New Roman"/>
            <w:lang w:val="en-US"/>
          </w:rPr>
          <w:tab/>
          <w:t>mc "\"A-aah!\""</w:t>
        </w:r>
      </w:ins>
    </w:p>
    <w:p w14:paraId="6A383091" w14:textId="77777777" w:rsidR="00E573B8" w:rsidRPr="00E573B8" w:rsidRDefault="00E573B8" w:rsidP="00E573B8">
      <w:pPr>
        <w:tabs>
          <w:tab w:val="left" w:pos="0"/>
        </w:tabs>
        <w:spacing w:line="600" w:lineRule="auto"/>
        <w:jc w:val="left"/>
        <w:rPr>
          <w:ins w:id="7676" w:author="UTENTE" w:date="2020-06-30T18:32:00Z"/>
          <w:rFonts w:ascii="Calibri" w:eastAsia="Calibri" w:hAnsi="Calibri" w:cs="Times New Roman"/>
          <w:lang w:val="en-US"/>
        </w:rPr>
      </w:pPr>
      <w:ins w:id="7677" w:author="UTENTE" w:date="2020-06-30T18:32:00Z">
        <w:r w:rsidRPr="00E573B8">
          <w:rPr>
            <w:rFonts w:ascii="Calibri" w:eastAsia="Calibri" w:hAnsi="Calibri" w:cs="Times New Roman"/>
            <w:lang w:val="en-US"/>
          </w:rPr>
          <w:t>869.</w:t>
        </w:r>
        <w:r w:rsidRPr="00E573B8">
          <w:rPr>
            <w:rFonts w:ascii="Calibri" w:eastAsia="Calibri" w:hAnsi="Calibri" w:cs="Times New Roman"/>
            <w:lang w:val="en-US"/>
          </w:rPr>
          <w:tab/>
          <w:t>n "At that moment, Bishop bites my neck, and a sharp pain pierces through me."</w:t>
        </w:r>
      </w:ins>
    </w:p>
    <w:p w14:paraId="08AC1C3C" w14:textId="77777777" w:rsidR="00E573B8" w:rsidRPr="00E573B8" w:rsidRDefault="00E573B8" w:rsidP="00E573B8">
      <w:pPr>
        <w:tabs>
          <w:tab w:val="left" w:pos="0"/>
        </w:tabs>
        <w:spacing w:line="600" w:lineRule="auto"/>
        <w:jc w:val="left"/>
        <w:rPr>
          <w:ins w:id="7678" w:author="UTENTE" w:date="2020-06-30T18:32:00Z"/>
          <w:rFonts w:ascii="Calibri" w:eastAsia="Calibri" w:hAnsi="Calibri" w:cs="Times New Roman"/>
          <w:lang w:val="en-US"/>
        </w:rPr>
      </w:pPr>
      <w:ins w:id="7679" w:author="UTENTE" w:date="2020-06-30T18:32:00Z">
        <w:r w:rsidRPr="00E573B8">
          <w:rPr>
            <w:rFonts w:ascii="Calibri" w:eastAsia="Calibri" w:hAnsi="Calibri" w:cs="Times New Roman"/>
            <w:lang w:val="en-US"/>
          </w:rPr>
          <w:t>870.</w:t>
        </w:r>
        <w:r w:rsidRPr="00E573B8">
          <w:rPr>
            <w:rFonts w:ascii="Calibri" w:eastAsia="Calibri" w:hAnsi="Calibri" w:cs="Times New Roman"/>
            <w:lang w:val="en-US"/>
          </w:rPr>
          <w:tab/>
          <w:t>n "But I've gotten used to it, now, and it's not long before the pain turns to a sweet, numbing pleasure."</w:t>
        </w:r>
      </w:ins>
    </w:p>
    <w:p w14:paraId="4DC3D4A8" w14:textId="77777777" w:rsidR="00E573B8" w:rsidRPr="00E573B8" w:rsidRDefault="00E573B8" w:rsidP="00E573B8">
      <w:pPr>
        <w:tabs>
          <w:tab w:val="left" w:pos="0"/>
        </w:tabs>
        <w:spacing w:line="600" w:lineRule="auto"/>
        <w:jc w:val="left"/>
        <w:rPr>
          <w:ins w:id="7680" w:author="UTENTE" w:date="2020-06-30T18:32:00Z"/>
          <w:rFonts w:ascii="Calibri" w:eastAsia="Calibri" w:hAnsi="Calibri" w:cs="Times New Roman"/>
          <w:lang w:val="en-US"/>
        </w:rPr>
      </w:pPr>
      <w:ins w:id="7681" w:author="UTENTE" w:date="2020-06-30T18:32:00Z">
        <w:r w:rsidRPr="00E573B8">
          <w:rPr>
            <w:rFonts w:ascii="Calibri" w:eastAsia="Calibri" w:hAnsi="Calibri" w:cs="Times New Roman"/>
            <w:lang w:val="en-US"/>
          </w:rPr>
          <w:t>871.</w:t>
        </w:r>
        <w:r w:rsidRPr="00E573B8">
          <w:rPr>
            <w:rFonts w:ascii="Calibri" w:eastAsia="Calibri" w:hAnsi="Calibri" w:cs="Times New Roman"/>
            <w:lang w:val="en-US"/>
          </w:rPr>
          <w:tab/>
          <w:t>n "My body starts to grow hotter, and I lean back against Bishop's chest, trembling as he feeds on me."</w:t>
        </w:r>
      </w:ins>
    </w:p>
    <w:p w14:paraId="6CC206F9" w14:textId="77777777" w:rsidR="00E573B8" w:rsidRPr="00E573B8" w:rsidRDefault="00E573B8" w:rsidP="00E573B8">
      <w:pPr>
        <w:tabs>
          <w:tab w:val="left" w:pos="0"/>
        </w:tabs>
        <w:spacing w:line="600" w:lineRule="auto"/>
        <w:jc w:val="left"/>
        <w:rPr>
          <w:ins w:id="7682" w:author="UTENTE" w:date="2020-06-30T18:32:00Z"/>
          <w:rFonts w:ascii="Calibri" w:eastAsia="Calibri" w:hAnsi="Calibri" w:cs="Times New Roman"/>
          <w:lang w:val="en-US"/>
        </w:rPr>
      </w:pPr>
      <w:ins w:id="7683" w:author="UTENTE" w:date="2020-06-30T18:32:00Z">
        <w:r w:rsidRPr="00E573B8">
          <w:rPr>
            <w:rFonts w:ascii="Calibri" w:eastAsia="Calibri" w:hAnsi="Calibri" w:cs="Times New Roman"/>
            <w:lang w:val="en-US"/>
          </w:rPr>
          <w:t>872.</w:t>
        </w:r>
        <w:r w:rsidRPr="00E573B8">
          <w:rPr>
            <w:rFonts w:ascii="Calibri" w:eastAsia="Calibri" w:hAnsi="Calibri" w:cs="Times New Roman"/>
            <w:lang w:val="en-US"/>
          </w:rPr>
          <w:tab/>
          <w:t>mc "\"Master… thank… you…\""</w:t>
        </w:r>
      </w:ins>
    </w:p>
    <w:p w14:paraId="6A926568" w14:textId="77777777" w:rsidR="00E573B8" w:rsidRPr="00E573B8" w:rsidRDefault="00E573B8" w:rsidP="00E573B8">
      <w:pPr>
        <w:tabs>
          <w:tab w:val="left" w:pos="0"/>
        </w:tabs>
        <w:spacing w:line="600" w:lineRule="auto"/>
        <w:jc w:val="left"/>
        <w:rPr>
          <w:ins w:id="7684" w:author="UTENTE" w:date="2020-06-30T18:32:00Z"/>
          <w:rFonts w:ascii="Calibri" w:eastAsia="Calibri" w:hAnsi="Calibri" w:cs="Times New Roman"/>
          <w:lang w:val="en-US"/>
        </w:rPr>
      </w:pPr>
      <w:ins w:id="7685" w:author="UTENTE" w:date="2020-06-30T18:32:00Z">
        <w:r w:rsidRPr="00E573B8">
          <w:rPr>
            <w:rFonts w:ascii="Calibri" w:eastAsia="Calibri" w:hAnsi="Calibri" w:cs="Times New Roman"/>
            <w:lang w:val="en-US"/>
          </w:rPr>
          <w:t>873.</w:t>
        </w:r>
        <w:r w:rsidRPr="00E573B8">
          <w:rPr>
            <w:rFonts w:ascii="Calibri" w:eastAsia="Calibri" w:hAnsi="Calibri" w:cs="Times New Roman"/>
            <w:lang w:val="en-US"/>
          </w:rPr>
          <w:tab/>
          <w:t>n "I moan out the words – {w}words I have to speak every time he drinks from me."</w:t>
        </w:r>
      </w:ins>
    </w:p>
    <w:p w14:paraId="0D4936CD" w14:textId="77777777" w:rsidR="00E573B8" w:rsidRPr="00E573B8" w:rsidRDefault="00E573B8" w:rsidP="00E573B8">
      <w:pPr>
        <w:tabs>
          <w:tab w:val="left" w:pos="0"/>
        </w:tabs>
        <w:spacing w:line="600" w:lineRule="auto"/>
        <w:jc w:val="left"/>
        <w:rPr>
          <w:ins w:id="7686" w:author="UTENTE" w:date="2020-06-30T18:32:00Z"/>
          <w:rFonts w:ascii="Calibri" w:eastAsia="Calibri" w:hAnsi="Calibri" w:cs="Times New Roman"/>
          <w:lang w:val="en-US"/>
        </w:rPr>
      </w:pPr>
      <w:ins w:id="7687" w:author="UTENTE" w:date="2020-06-30T18:32:00Z">
        <w:r w:rsidRPr="00E573B8">
          <w:rPr>
            <w:rFonts w:ascii="Calibri" w:eastAsia="Calibri" w:hAnsi="Calibri" w:cs="Times New Roman"/>
            <w:lang w:val="en-US"/>
          </w:rPr>
          <w:t>874.</w:t>
        </w:r>
        <w:r w:rsidRPr="00E573B8">
          <w:rPr>
            <w:rFonts w:ascii="Calibri" w:eastAsia="Calibri" w:hAnsi="Calibri" w:cs="Times New Roman"/>
            <w:lang w:val="en-US"/>
          </w:rPr>
          <w:tab/>
          <w:t>n "It's humiliating, but every time we do this, it becomes easier to say."</w:t>
        </w:r>
      </w:ins>
    </w:p>
    <w:p w14:paraId="4CC81F27" w14:textId="77777777" w:rsidR="00E573B8" w:rsidRPr="00E573B8" w:rsidRDefault="00E573B8" w:rsidP="00E573B8">
      <w:pPr>
        <w:tabs>
          <w:tab w:val="left" w:pos="0"/>
        </w:tabs>
        <w:spacing w:line="600" w:lineRule="auto"/>
        <w:jc w:val="left"/>
        <w:rPr>
          <w:ins w:id="7688" w:author="UTENTE" w:date="2020-06-30T18:32:00Z"/>
          <w:rFonts w:ascii="Calibri" w:eastAsia="Calibri" w:hAnsi="Calibri" w:cs="Times New Roman"/>
          <w:lang w:val="en-US"/>
        </w:rPr>
      </w:pPr>
      <w:ins w:id="7689" w:author="UTENTE" w:date="2020-06-30T18:32:00Z">
        <w:r w:rsidRPr="00E573B8">
          <w:rPr>
            <w:rFonts w:ascii="Calibri" w:eastAsia="Calibri" w:hAnsi="Calibri" w:cs="Times New Roman"/>
            <w:lang w:val="en-US"/>
          </w:rPr>
          <w:t>875.</w:t>
        </w:r>
        <w:r w:rsidRPr="00E573B8">
          <w:rPr>
            <w:rFonts w:ascii="Calibri" w:eastAsia="Calibri" w:hAnsi="Calibri" w:cs="Times New Roman"/>
            <w:lang w:val="en-US"/>
          </w:rPr>
          <w:tab/>
          <w:t>n "Before long, it'll become natural, and I'll be nothing more than a slave to Bishop's desires…"</w:t>
        </w:r>
      </w:ins>
    </w:p>
    <w:p w14:paraId="345FFC5A" w14:textId="77777777" w:rsidR="00E573B8" w:rsidRPr="00E573B8" w:rsidRDefault="00E573B8" w:rsidP="00E573B8">
      <w:pPr>
        <w:tabs>
          <w:tab w:val="left" w:pos="0"/>
        </w:tabs>
        <w:spacing w:line="600" w:lineRule="auto"/>
        <w:jc w:val="left"/>
        <w:rPr>
          <w:ins w:id="7690" w:author="UTENTE" w:date="2020-06-30T18:32:00Z"/>
          <w:rFonts w:ascii="Calibri" w:eastAsia="Calibri" w:hAnsi="Calibri" w:cs="Times New Roman"/>
          <w:lang w:val="en-US"/>
        </w:rPr>
      </w:pPr>
      <w:ins w:id="7691" w:author="UTENTE" w:date="2020-06-30T18:32:00Z">
        <w:r w:rsidRPr="00E573B8">
          <w:rPr>
            <w:rFonts w:ascii="Calibri" w:eastAsia="Calibri" w:hAnsi="Calibri" w:cs="Times New Roman"/>
            <w:lang w:val="en-US"/>
          </w:rPr>
          <w:t>876.</w:t>
        </w:r>
        <w:r w:rsidRPr="00E573B8">
          <w:rPr>
            <w:rFonts w:ascii="Calibri" w:eastAsia="Calibri" w:hAnsi="Calibri" w:cs="Times New Roman"/>
            <w:lang w:val="en-US"/>
          </w:rPr>
          <w:tab/>
          <w:t>n "My world soon grows hazy and dark, and a powerful bliss courses through me like electricity."</w:t>
        </w:r>
      </w:ins>
    </w:p>
    <w:p w14:paraId="6160D2B9" w14:textId="77777777" w:rsidR="00E573B8" w:rsidRPr="00E573B8" w:rsidRDefault="00E573B8" w:rsidP="00E573B8">
      <w:pPr>
        <w:tabs>
          <w:tab w:val="left" w:pos="0"/>
        </w:tabs>
        <w:spacing w:line="600" w:lineRule="auto"/>
        <w:jc w:val="left"/>
        <w:rPr>
          <w:ins w:id="7692" w:author="UTENTE" w:date="2020-06-30T18:32:00Z"/>
          <w:rFonts w:ascii="Calibri" w:eastAsia="Calibri" w:hAnsi="Calibri" w:cs="Times New Roman"/>
          <w:lang w:val="en-US"/>
        </w:rPr>
      </w:pPr>
      <w:ins w:id="7693" w:author="UTENTE" w:date="2020-06-30T18:32:00Z">
        <w:r w:rsidRPr="00E573B8">
          <w:rPr>
            <w:rFonts w:ascii="Calibri" w:eastAsia="Calibri" w:hAnsi="Calibri" w:cs="Times New Roman"/>
            <w:lang w:val="en-US"/>
          </w:rPr>
          <w:t>877.</w:t>
        </w:r>
        <w:r w:rsidRPr="00E573B8">
          <w:rPr>
            <w:rFonts w:ascii="Calibri" w:eastAsia="Calibri" w:hAnsi="Calibri" w:cs="Times New Roman"/>
            <w:lang w:val="en-US"/>
          </w:rPr>
          <w:tab/>
          <w:t>n "I belong to Bishop…{w} to my Master."</w:t>
        </w:r>
      </w:ins>
    </w:p>
    <w:p w14:paraId="5A80EEBA" w14:textId="77777777" w:rsidR="00E573B8" w:rsidRPr="00E573B8" w:rsidRDefault="00E573B8" w:rsidP="00E573B8">
      <w:pPr>
        <w:tabs>
          <w:tab w:val="left" w:pos="0"/>
        </w:tabs>
        <w:spacing w:line="600" w:lineRule="auto"/>
        <w:jc w:val="left"/>
        <w:rPr>
          <w:ins w:id="7694" w:author="UTENTE" w:date="2020-06-30T18:32:00Z"/>
          <w:rFonts w:ascii="Calibri" w:eastAsia="Calibri" w:hAnsi="Calibri" w:cs="Times New Roman"/>
          <w:lang w:val="en-US"/>
        </w:rPr>
      </w:pPr>
      <w:ins w:id="7695" w:author="UTENTE" w:date="2020-06-30T18:32:00Z">
        <w:r w:rsidRPr="00E573B8">
          <w:rPr>
            <w:rFonts w:ascii="Calibri" w:eastAsia="Calibri" w:hAnsi="Calibri" w:cs="Times New Roman"/>
            <w:lang w:val="en-US"/>
          </w:rPr>
          <w:t>878.</w:t>
        </w:r>
        <w:r w:rsidRPr="00E573B8">
          <w:rPr>
            <w:rFonts w:ascii="Calibri" w:eastAsia="Calibri" w:hAnsi="Calibri" w:cs="Times New Roman"/>
            <w:lang w:val="en-US"/>
          </w:rPr>
          <w:tab/>
          <w:t>n "Those words repeat in my head as I succumb to the pleasure, {w}and my consciousness fades to a murky, {w}wonderful, {w}painless black."</w:t>
        </w:r>
        <w:r w:rsidRPr="00E573B8">
          <w:rPr>
            <w:rFonts w:ascii="Calibri" w:eastAsia="Calibri" w:hAnsi="Calibri" w:cs="Times New Roman"/>
            <w:lang w:val="en-US"/>
          </w:rPr>
          <w:br w:type="page"/>
        </w:r>
      </w:ins>
    </w:p>
    <w:p w14:paraId="1F534883" w14:textId="77777777" w:rsidR="00E573B8" w:rsidRPr="00E573B8" w:rsidRDefault="00E573B8" w:rsidP="00E573B8">
      <w:pPr>
        <w:tabs>
          <w:tab w:val="left" w:pos="0"/>
        </w:tabs>
        <w:spacing w:line="600" w:lineRule="auto"/>
        <w:jc w:val="left"/>
        <w:rPr>
          <w:ins w:id="7696" w:author="UTENTE" w:date="2020-06-30T18:32:00Z"/>
          <w:rFonts w:ascii="Calibri" w:eastAsia="Calibri" w:hAnsi="Calibri" w:cs="Times New Roman"/>
        </w:rPr>
      </w:pPr>
      <w:ins w:id="7697" w:author="UTENTE" w:date="2020-06-30T18:32:00Z">
        <w:r w:rsidRPr="00E573B8">
          <w:rPr>
            <w:rFonts w:ascii="Calibri" w:eastAsia="Calibri" w:hAnsi="Calibri" w:cs="Times New Roman"/>
          </w:rPr>
          <w:lastRenderedPageBreak/>
          <w:t>867.</w:t>
        </w:r>
        <w:r w:rsidRPr="00E573B8">
          <w:rPr>
            <w:rFonts w:ascii="Calibri" w:eastAsia="Calibri" w:hAnsi="Calibri" w:cs="Times New Roman"/>
          </w:rPr>
          <w:tab/>
          <w:t>n "Bishop aveva promesso che ti avrebbe trasformato in un insignificante schiavo… {w}e Bishop mantiene le sue promesse."</w:t>
        </w:r>
      </w:ins>
    </w:p>
    <w:p w14:paraId="5911957E" w14:textId="77777777" w:rsidR="00E573B8" w:rsidRPr="00E573B8" w:rsidRDefault="00E573B8" w:rsidP="00E573B8">
      <w:pPr>
        <w:tabs>
          <w:tab w:val="left" w:pos="0"/>
        </w:tabs>
        <w:spacing w:line="600" w:lineRule="auto"/>
        <w:jc w:val="left"/>
        <w:rPr>
          <w:ins w:id="7698" w:author="UTENTE" w:date="2020-06-30T18:32:00Z"/>
          <w:rFonts w:ascii="Calibri" w:eastAsia="Calibri" w:hAnsi="Calibri" w:cs="Times New Roman"/>
        </w:rPr>
      </w:pPr>
      <w:ins w:id="7699" w:author="UTENTE" w:date="2020-06-30T18:32:00Z">
        <w:r w:rsidRPr="00E573B8">
          <w:rPr>
            <w:rFonts w:ascii="Calibri" w:eastAsia="Calibri" w:hAnsi="Calibri" w:cs="Times New Roman"/>
          </w:rPr>
          <w:t>868.</w:t>
        </w:r>
        <w:r w:rsidRPr="00E573B8">
          <w:rPr>
            <w:rFonts w:ascii="Calibri" w:eastAsia="Calibri" w:hAnsi="Calibri" w:cs="Times New Roman"/>
          </w:rPr>
          <w:tab/>
          <w:t>mc "\"A-aah!\""</w:t>
        </w:r>
      </w:ins>
    </w:p>
    <w:p w14:paraId="12A0DCB1" w14:textId="77777777" w:rsidR="00E573B8" w:rsidRPr="00E573B8" w:rsidRDefault="00E573B8" w:rsidP="00E573B8">
      <w:pPr>
        <w:tabs>
          <w:tab w:val="left" w:pos="0"/>
        </w:tabs>
        <w:spacing w:line="600" w:lineRule="auto"/>
        <w:jc w:val="left"/>
        <w:rPr>
          <w:ins w:id="7700" w:author="UTENTE" w:date="2020-06-30T18:32:00Z"/>
          <w:rFonts w:ascii="Calibri" w:eastAsia="Calibri" w:hAnsi="Calibri" w:cs="Times New Roman"/>
        </w:rPr>
      </w:pPr>
      <w:ins w:id="7701" w:author="UTENTE" w:date="2020-06-30T18:32:00Z">
        <w:r w:rsidRPr="00E573B8">
          <w:rPr>
            <w:rFonts w:ascii="Calibri" w:eastAsia="Calibri" w:hAnsi="Calibri" w:cs="Times New Roman"/>
          </w:rPr>
          <w:t>869.</w:t>
        </w:r>
        <w:r w:rsidRPr="00E573B8">
          <w:rPr>
            <w:rFonts w:ascii="Calibri" w:eastAsia="Calibri" w:hAnsi="Calibri" w:cs="Times New Roman"/>
          </w:rPr>
          <w:tab/>
          <w:t>n "In quel momento, Bishop mi morde il collo, e una forte punta di dolore mi attraversa."</w:t>
        </w:r>
      </w:ins>
    </w:p>
    <w:p w14:paraId="403F2494" w14:textId="77777777" w:rsidR="00E573B8" w:rsidRPr="00E573B8" w:rsidRDefault="00E573B8" w:rsidP="00E573B8">
      <w:pPr>
        <w:tabs>
          <w:tab w:val="left" w:pos="0"/>
        </w:tabs>
        <w:spacing w:line="600" w:lineRule="auto"/>
        <w:jc w:val="left"/>
        <w:rPr>
          <w:ins w:id="7702" w:author="UTENTE" w:date="2020-06-30T18:32:00Z"/>
          <w:rFonts w:ascii="Calibri" w:eastAsia="Calibri" w:hAnsi="Calibri" w:cs="Times New Roman"/>
        </w:rPr>
      </w:pPr>
      <w:ins w:id="7703" w:author="UTENTE" w:date="2020-06-30T18:32:00Z">
        <w:r w:rsidRPr="00E573B8">
          <w:rPr>
            <w:rFonts w:ascii="Calibri" w:eastAsia="Calibri" w:hAnsi="Calibri" w:cs="Times New Roman"/>
          </w:rPr>
          <w:t>870.</w:t>
        </w:r>
        <w:r w:rsidRPr="00E573B8">
          <w:rPr>
            <w:rFonts w:ascii="Calibri" w:eastAsia="Calibri" w:hAnsi="Calibri" w:cs="Times New Roman"/>
          </w:rPr>
          <w:tab/>
          <w:t>n "Ma ormai mi ci sono abituato, e non ci vuole molto affinché il dolore si trasformi in un dolce, anestetizzante piacere."</w:t>
        </w:r>
      </w:ins>
    </w:p>
    <w:p w14:paraId="516B1709" w14:textId="77777777" w:rsidR="00E573B8" w:rsidRPr="00E573B8" w:rsidRDefault="00E573B8" w:rsidP="00E573B8">
      <w:pPr>
        <w:tabs>
          <w:tab w:val="left" w:pos="0"/>
        </w:tabs>
        <w:spacing w:line="600" w:lineRule="auto"/>
        <w:jc w:val="left"/>
        <w:rPr>
          <w:ins w:id="7704" w:author="UTENTE" w:date="2020-06-30T18:32:00Z"/>
          <w:rFonts w:ascii="Calibri" w:eastAsia="Calibri" w:hAnsi="Calibri" w:cs="Times New Roman"/>
        </w:rPr>
      </w:pPr>
      <w:ins w:id="7705" w:author="UTENTE" w:date="2020-06-30T18:32:00Z">
        <w:r w:rsidRPr="00E573B8">
          <w:rPr>
            <w:rFonts w:ascii="Calibri" w:eastAsia="Calibri" w:hAnsi="Calibri" w:cs="Times New Roman"/>
          </w:rPr>
          <w:t>871.</w:t>
        </w:r>
        <w:r w:rsidRPr="00E573B8">
          <w:rPr>
            <w:rFonts w:ascii="Calibri" w:eastAsia="Calibri" w:hAnsi="Calibri" w:cs="Times New Roman"/>
          </w:rPr>
          <w:tab/>
          <w:t>n "La temperatura del mio corpo inizia ad aumentare, e mi appoggio al petto di Bishop, tremando mentre si ciba di me."</w:t>
        </w:r>
      </w:ins>
    </w:p>
    <w:p w14:paraId="145F82DF" w14:textId="77777777" w:rsidR="00E573B8" w:rsidRPr="00E573B8" w:rsidRDefault="00E573B8" w:rsidP="00E573B8">
      <w:pPr>
        <w:tabs>
          <w:tab w:val="left" w:pos="0"/>
        </w:tabs>
        <w:spacing w:line="600" w:lineRule="auto"/>
        <w:jc w:val="left"/>
        <w:rPr>
          <w:ins w:id="7706" w:author="UTENTE" w:date="2020-06-30T18:32:00Z"/>
          <w:rFonts w:ascii="Calibri" w:eastAsia="Calibri" w:hAnsi="Calibri" w:cs="Times New Roman"/>
        </w:rPr>
      </w:pPr>
      <w:ins w:id="7707" w:author="UTENTE" w:date="2020-06-30T18:32:00Z">
        <w:r w:rsidRPr="00E573B8">
          <w:rPr>
            <w:rFonts w:ascii="Calibri" w:eastAsia="Calibri" w:hAnsi="Calibri" w:cs="Times New Roman"/>
          </w:rPr>
          <w:t>872.</w:t>
        </w:r>
        <w:r w:rsidRPr="00E573B8">
          <w:rPr>
            <w:rFonts w:ascii="Calibri" w:eastAsia="Calibri" w:hAnsi="Calibri" w:cs="Times New Roman"/>
          </w:rPr>
          <w:tab/>
          <w:t>mc "\"Padrone… grazie…\""</w:t>
        </w:r>
      </w:ins>
    </w:p>
    <w:p w14:paraId="2F2C6D3E" w14:textId="77777777" w:rsidR="00E573B8" w:rsidRPr="00E573B8" w:rsidRDefault="00E573B8" w:rsidP="00E573B8">
      <w:pPr>
        <w:tabs>
          <w:tab w:val="left" w:pos="0"/>
        </w:tabs>
        <w:spacing w:line="600" w:lineRule="auto"/>
        <w:jc w:val="left"/>
        <w:rPr>
          <w:ins w:id="7708" w:author="UTENTE" w:date="2020-06-30T18:32:00Z"/>
          <w:rFonts w:ascii="Calibri" w:eastAsia="Calibri" w:hAnsi="Calibri" w:cs="Times New Roman"/>
        </w:rPr>
      </w:pPr>
      <w:ins w:id="7709" w:author="UTENTE" w:date="2020-06-30T18:32:00Z">
        <w:r w:rsidRPr="00E573B8">
          <w:rPr>
            <w:rFonts w:ascii="Calibri" w:eastAsia="Calibri" w:hAnsi="Calibri" w:cs="Times New Roman"/>
          </w:rPr>
          <w:t>873.</w:t>
        </w:r>
        <w:r w:rsidRPr="00E573B8">
          <w:rPr>
            <w:rFonts w:ascii="Calibri" w:eastAsia="Calibri" w:hAnsi="Calibri" w:cs="Times New Roman"/>
          </w:rPr>
          <w:tab/>
          <w:t>n "Gemendo, pronuncio queste parole, {w}parole che devo proferire ogni volta che beve il mio sangue."</w:t>
        </w:r>
      </w:ins>
    </w:p>
    <w:p w14:paraId="5667C142" w14:textId="77777777" w:rsidR="00E573B8" w:rsidRPr="00E573B8" w:rsidRDefault="00E573B8" w:rsidP="00E573B8">
      <w:pPr>
        <w:tabs>
          <w:tab w:val="left" w:pos="0"/>
        </w:tabs>
        <w:spacing w:line="600" w:lineRule="auto"/>
        <w:jc w:val="left"/>
        <w:rPr>
          <w:ins w:id="7710" w:author="UTENTE" w:date="2020-06-30T18:32:00Z"/>
          <w:rFonts w:ascii="Calibri" w:eastAsia="Calibri" w:hAnsi="Calibri" w:cs="Times New Roman"/>
        </w:rPr>
      </w:pPr>
      <w:ins w:id="7711" w:author="UTENTE" w:date="2020-06-30T18:32:00Z">
        <w:r w:rsidRPr="00E573B8">
          <w:rPr>
            <w:rFonts w:ascii="Calibri" w:eastAsia="Calibri" w:hAnsi="Calibri" w:cs="Times New Roman"/>
          </w:rPr>
          <w:t>874.</w:t>
        </w:r>
        <w:r w:rsidRPr="00E573B8">
          <w:rPr>
            <w:rFonts w:ascii="Calibri" w:eastAsia="Calibri" w:hAnsi="Calibri" w:cs="Times New Roman"/>
          </w:rPr>
          <w:tab/>
          <w:t>n "È umiliante, ma ogni volta che lo facciamo, diventa sempre più facile."</w:t>
        </w:r>
      </w:ins>
    </w:p>
    <w:p w14:paraId="656DE3BB" w14:textId="77777777" w:rsidR="00E573B8" w:rsidRPr="00E573B8" w:rsidRDefault="00E573B8" w:rsidP="00E573B8">
      <w:pPr>
        <w:tabs>
          <w:tab w:val="left" w:pos="0"/>
        </w:tabs>
        <w:spacing w:line="600" w:lineRule="auto"/>
        <w:jc w:val="left"/>
        <w:rPr>
          <w:ins w:id="7712" w:author="UTENTE" w:date="2020-06-30T18:32:00Z"/>
          <w:rFonts w:ascii="Calibri" w:eastAsia="Calibri" w:hAnsi="Calibri" w:cs="Times New Roman"/>
        </w:rPr>
      </w:pPr>
      <w:ins w:id="7713" w:author="UTENTE" w:date="2020-06-30T18:32:00Z">
        <w:r w:rsidRPr="00E573B8">
          <w:rPr>
            <w:rFonts w:ascii="Calibri" w:eastAsia="Calibri" w:hAnsi="Calibri" w:cs="Times New Roman"/>
          </w:rPr>
          <w:t>875.</w:t>
        </w:r>
        <w:r w:rsidRPr="00E573B8">
          <w:rPr>
            <w:rFonts w:ascii="Calibri" w:eastAsia="Calibri" w:hAnsi="Calibri" w:cs="Times New Roman"/>
          </w:rPr>
          <w:tab/>
          <w:t>n "Prima o poi, diventerà una cosa naturale, e non sarò altro che uno schiavo pronto a soddisfare ogni desiderio di Bishop…"</w:t>
        </w:r>
      </w:ins>
    </w:p>
    <w:p w14:paraId="43C66635" w14:textId="77777777" w:rsidR="00E573B8" w:rsidRPr="00E573B8" w:rsidRDefault="00E573B8" w:rsidP="00E573B8">
      <w:pPr>
        <w:tabs>
          <w:tab w:val="left" w:pos="0"/>
        </w:tabs>
        <w:spacing w:line="600" w:lineRule="auto"/>
        <w:jc w:val="left"/>
        <w:rPr>
          <w:ins w:id="7714" w:author="UTENTE" w:date="2020-06-30T18:32:00Z"/>
          <w:rFonts w:ascii="Calibri" w:eastAsia="Calibri" w:hAnsi="Calibri" w:cs="Times New Roman"/>
        </w:rPr>
      </w:pPr>
      <w:ins w:id="7715" w:author="UTENTE" w:date="2020-06-30T18:32:00Z">
        <w:r w:rsidRPr="00E573B8">
          <w:rPr>
            <w:rFonts w:ascii="Calibri" w:eastAsia="Calibri" w:hAnsi="Calibri" w:cs="Times New Roman"/>
          </w:rPr>
          <w:t>876.</w:t>
        </w:r>
        <w:r w:rsidRPr="00E573B8">
          <w:rPr>
            <w:rFonts w:ascii="Calibri" w:eastAsia="Calibri" w:hAnsi="Calibri" w:cs="Times New Roman"/>
          </w:rPr>
          <w:tab/>
          <w:t>n "Il mondo si fa sfocato e buio, e un potente senso di beatitudine mi attraversa come elettricità."</w:t>
        </w:r>
      </w:ins>
    </w:p>
    <w:p w14:paraId="2D4BE0F6" w14:textId="77777777" w:rsidR="00E573B8" w:rsidRPr="00E573B8" w:rsidRDefault="00E573B8" w:rsidP="00E573B8">
      <w:pPr>
        <w:tabs>
          <w:tab w:val="left" w:pos="0"/>
        </w:tabs>
        <w:spacing w:line="600" w:lineRule="auto"/>
        <w:jc w:val="left"/>
        <w:rPr>
          <w:ins w:id="7716" w:author="UTENTE" w:date="2020-06-30T18:32:00Z"/>
          <w:rFonts w:ascii="Calibri" w:eastAsia="Calibri" w:hAnsi="Calibri" w:cs="Times New Roman"/>
        </w:rPr>
      </w:pPr>
      <w:ins w:id="7717" w:author="UTENTE" w:date="2020-06-30T18:32:00Z">
        <w:r w:rsidRPr="00E573B8">
          <w:rPr>
            <w:rFonts w:ascii="Calibri" w:eastAsia="Calibri" w:hAnsi="Calibri" w:cs="Times New Roman"/>
          </w:rPr>
          <w:t>877.</w:t>
        </w:r>
        <w:r w:rsidRPr="00E573B8">
          <w:rPr>
            <w:rFonts w:ascii="Calibri" w:eastAsia="Calibri" w:hAnsi="Calibri" w:cs="Times New Roman"/>
          </w:rPr>
          <w:tab/>
          <w:t>n "Appartengo a Bishop…{w} al mio Padrone."</w:t>
        </w:r>
      </w:ins>
    </w:p>
    <w:p w14:paraId="530211CF" w14:textId="77777777" w:rsidR="00E573B8" w:rsidRPr="00E573B8" w:rsidRDefault="00E573B8" w:rsidP="00E573B8">
      <w:pPr>
        <w:tabs>
          <w:tab w:val="left" w:pos="0"/>
        </w:tabs>
        <w:spacing w:line="600" w:lineRule="auto"/>
        <w:jc w:val="left"/>
        <w:rPr>
          <w:ins w:id="7718" w:author="UTENTE" w:date="2020-06-30T18:32:00Z"/>
          <w:rFonts w:ascii="Calibri" w:eastAsia="Calibri" w:hAnsi="Calibri" w:cs="Times New Roman"/>
        </w:rPr>
      </w:pPr>
      <w:ins w:id="7719" w:author="UTENTE" w:date="2020-06-30T18:32:00Z">
        <w:r w:rsidRPr="00E573B8">
          <w:rPr>
            <w:rFonts w:ascii="Calibri" w:eastAsia="Calibri" w:hAnsi="Calibri" w:cs="Times New Roman"/>
          </w:rPr>
          <w:t>878.</w:t>
        </w:r>
        <w:r w:rsidRPr="00E573B8">
          <w:rPr>
            <w:rFonts w:ascii="Calibri" w:eastAsia="Calibri" w:hAnsi="Calibri" w:cs="Times New Roman"/>
          </w:rPr>
          <w:tab/>
          <w:t>n "Queste parole si ripetono nella mia testa mentre soccombo al piacere, {w} e la mia coscienza svanisce in un torpido e meraviglioso buio indolore."</w:t>
        </w:r>
        <w:r w:rsidRPr="00E573B8">
          <w:rPr>
            <w:rFonts w:ascii="Calibri" w:eastAsia="Calibri" w:hAnsi="Calibri" w:cs="Times New Roman"/>
          </w:rPr>
          <w:br w:type="page"/>
        </w:r>
      </w:ins>
    </w:p>
    <w:p w14:paraId="1172273E" w14:textId="77777777" w:rsidR="00E573B8" w:rsidRPr="00E573B8" w:rsidRDefault="00E573B8" w:rsidP="00E573B8">
      <w:pPr>
        <w:tabs>
          <w:tab w:val="left" w:pos="0"/>
        </w:tabs>
        <w:spacing w:line="600" w:lineRule="auto"/>
        <w:jc w:val="left"/>
        <w:rPr>
          <w:ins w:id="7720" w:author="UTENTE" w:date="2020-06-30T18:32:00Z"/>
          <w:rFonts w:ascii="Calibri" w:eastAsia="Calibri" w:hAnsi="Calibri" w:cs="Times New Roman"/>
          <w:lang w:val="en-US"/>
        </w:rPr>
      </w:pPr>
      <w:ins w:id="7721" w:author="UTENTE" w:date="2020-06-30T18:32:00Z">
        <w:r w:rsidRPr="00E573B8">
          <w:rPr>
            <w:rFonts w:ascii="Calibri" w:eastAsia="Calibri" w:hAnsi="Calibri" w:cs="Times New Roman"/>
            <w:lang w:val="en-US"/>
          </w:rPr>
          <w:lastRenderedPageBreak/>
          <w:t>879.</w:t>
        </w:r>
        <w:r w:rsidRPr="00E573B8">
          <w:rPr>
            <w:rFonts w:ascii="Calibri" w:eastAsia="Calibri" w:hAnsi="Calibri" w:cs="Times New Roman"/>
            <w:lang w:val="en-US"/>
          </w:rPr>
          <w:tab/>
          <w:t>u "\"–Hey, old man!\""</w:t>
        </w:r>
      </w:ins>
    </w:p>
    <w:p w14:paraId="63581E5C" w14:textId="77777777" w:rsidR="00E573B8" w:rsidRPr="00E573B8" w:rsidRDefault="00E573B8" w:rsidP="00E573B8">
      <w:pPr>
        <w:tabs>
          <w:tab w:val="left" w:pos="0"/>
        </w:tabs>
        <w:spacing w:line="600" w:lineRule="auto"/>
        <w:jc w:val="left"/>
        <w:rPr>
          <w:ins w:id="7722" w:author="UTENTE" w:date="2020-06-30T18:32:00Z"/>
          <w:rFonts w:ascii="Calibri" w:eastAsia="Calibri" w:hAnsi="Calibri" w:cs="Times New Roman"/>
          <w:lang w:val="en-US"/>
        </w:rPr>
      </w:pPr>
      <w:ins w:id="7723" w:author="UTENTE" w:date="2020-06-30T18:32:00Z">
        <w:r w:rsidRPr="00E573B8">
          <w:rPr>
            <w:rFonts w:ascii="Calibri" w:eastAsia="Calibri" w:hAnsi="Calibri" w:cs="Times New Roman"/>
            <w:lang w:val="en-US"/>
          </w:rPr>
          <w:t>880.</w:t>
        </w:r>
        <w:r w:rsidRPr="00E573B8">
          <w:rPr>
            <w:rFonts w:ascii="Calibri" w:eastAsia="Calibri" w:hAnsi="Calibri" w:cs="Times New Roman"/>
            <w:lang w:val="en-US"/>
          </w:rPr>
          <w:tab/>
          <w:t>u "\"What the FUCK are you doing with that kid?!\""</w:t>
        </w:r>
      </w:ins>
    </w:p>
    <w:p w14:paraId="46918909" w14:textId="77777777" w:rsidR="00E573B8" w:rsidRPr="00E573B8" w:rsidRDefault="00E573B8" w:rsidP="00E573B8">
      <w:pPr>
        <w:tabs>
          <w:tab w:val="left" w:pos="0"/>
        </w:tabs>
        <w:spacing w:line="600" w:lineRule="auto"/>
        <w:jc w:val="left"/>
        <w:rPr>
          <w:ins w:id="7724" w:author="UTENTE" w:date="2020-06-30T18:32:00Z"/>
          <w:rFonts w:ascii="Calibri" w:eastAsia="Calibri" w:hAnsi="Calibri" w:cs="Times New Roman"/>
          <w:lang w:val="en-US"/>
        </w:rPr>
      </w:pPr>
      <w:ins w:id="7725" w:author="UTENTE" w:date="2020-06-30T18:32:00Z">
        <w:r w:rsidRPr="00E573B8">
          <w:rPr>
            <w:rFonts w:ascii="Calibri" w:eastAsia="Calibri" w:hAnsi="Calibri" w:cs="Times New Roman"/>
            <w:lang w:val="en-US"/>
          </w:rPr>
          <w:t>881.</w:t>
        </w:r>
        <w:r w:rsidRPr="00E573B8">
          <w:rPr>
            <w:rFonts w:ascii="Calibri" w:eastAsia="Calibri" w:hAnsi="Calibri" w:cs="Times New Roman"/>
            <w:lang w:val="en-US"/>
          </w:rPr>
          <w:tab/>
          <w:t>b "\"–!\""</w:t>
        </w:r>
      </w:ins>
    </w:p>
    <w:p w14:paraId="58430166" w14:textId="77777777" w:rsidR="00E573B8" w:rsidRPr="00E573B8" w:rsidRDefault="00E573B8" w:rsidP="00E573B8">
      <w:pPr>
        <w:tabs>
          <w:tab w:val="left" w:pos="0"/>
        </w:tabs>
        <w:spacing w:line="600" w:lineRule="auto"/>
        <w:jc w:val="left"/>
        <w:rPr>
          <w:ins w:id="7726" w:author="UTENTE" w:date="2020-06-30T18:32:00Z"/>
          <w:rFonts w:ascii="Calibri" w:eastAsia="Calibri" w:hAnsi="Calibri" w:cs="Times New Roman"/>
          <w:lang w:val="en-US"/>
        </w:rPr>
      </w:pPr>
      <w:ins w:id="7727" w:author="UTENTE" w:date="2020-06-30T18:32:00Z">
        <w:r w:rsidRPr="00E573B8">
          <w:rPr>
            <w:rFonts w:ascii="Calibri" w:eastAsia="Calibri" w:hAnsi="Calibri" w:cs="Times New Roman"/>
            <w:lang w:val="en-US"/>
          </w:rPr>
          <w:t>882.</w:t>
        </w:r>
        <w:r w:rsidRPr="00E573B8">
          <w:rPr>
            <w:rFonts w:ascii="Calibri" w:eastAsia="Calibri" w:hAnsi="Calibri" w:cs="Times New Roman"/>
            <w:lang w:val="en-US"/>
          </w:rPr>
          <w:tab/>
          <w:t>mcp "\"…\""</w:t>
        </w:r>
      </w:ins>
    </w:p>
    <w:p w14:paraId="1D998BCF" w14:textId="77777777" w:rsidR="00E573B8" w:rsidRPr="00E573B8" w:rsidRDefault="00E573B8" w:rsidP="00E573B8">
      <w:pPr>
        <w:tabs>
          <w:tab w:val="left" w:pos="0"/>
        </w:tabs>
        <w:spacing w:line="600" w:lineRule="auto"/>
        <w:jc w:val="left"/>
        <w:rPr>
          <w:ins w:id="7728" w:author="UTENTE" w:date="2020-06-30T18:32:00Z"/>
          <w:rFonts w:ascii="Calibri" w:eastAsia="Calibri" w:hAnsi="Calibri" w:cs="Times New Roman"/>
          <w:lang w:val="en-US"/>
        </w:rPr>
      </w:pPr>
      <w:ins w:id="7729" w:author="UTENTE" w:date="2020-06-30T18:32:00Z">
        <w:r w:rsidRPr="00E573B8">
          <w:rPr>
            <w:rFonts w:ascii="Calibri" w:eastAsia="Calibri" w:hAnsi="Calibri" w:cs="Times New Roman"/>
            <w:lang w:val="en-US"/>
          </w:rPr>
          <w:t>883.</w:t>
        </w:r>
        <w:r w:rsidRPr="00E573B8">
          <w:rPr>
            <w:rFonts w:ascii="Calibri" w:eastAsia="Calibri" w:hAnsi="Calibri" w:cs="Times New Roman"/>
            <w:lang w:val="en-US"/>
          </w:rPr>
          <w:tab/>
          <w:t>n "Right at that moment, a loud yell echoes through the diner."</w:t>
        </w:r>
      </w:ins>
    </w:p>
    <w:p w14:paraId="2695514D" w14:textId="77777777" w:rsidR="00E573B8" w:rsidRPr="00E573B8" w:rsidRDefault="00E573B8" w:rsidP="00E573B8">
      <w:pPr>
        <w:tabs>
          <w:tab w:val="left" w:pos="0"/>
        </w:tabs>
        <w:spacing w:line="600" w:lineRule="auto"/>
        <w:jc w:val="left"/>
        <w:rPr>
          <w:ins w:id="7730" w:author="UTENTE" w:date="2020-06-30T18:32:00Z"/>
          <w:rFonts w:ascii="Calibri" w:eastAsia="Calibri" w:hAnsi="Calibri" w:cs="Times New Roman"/>
          <w:lang w:val="en-US"/>
        </w:rPr>
      </w:pPr>
      <w:ins w:id="7731" w:author="UTENTE" w:date="2020-06-30T18:32:00Z">
        <w:r w:rsidRPr="00E573B8">
          <w:rPr>
            <w:rFonts w:ascii="Calibri" w:eastAsia="Calibri" w:hAnsi="Calibri" w:cs="Times New Roman"/>
            <w:lang w:val="en-US"/>
          </w:rPr>
          <w:t>884.</w:t>
        </w:r>
        <w:r w:rsidRPr="00E573B8">
          <w:rPr>
            <w:rFonts w:ascii="Calibri" w:eastAsia="Calibri" w:hAnsi="Calibri" w:cs="Times New Roman"/>
            <w:lang w:val="en-US"/>
          </w:rPr>
          <w:tab/>
          <w:t>n "A voice that sounds… familiar."</w:t>
        </w:r>
      </w:ins>
    </w:p>
    <w:p w14:paraId="495CCD4A" w14:textId="77777777" w:rsidR="00E573B8" w:rsidRPr="00E573B8" w:rsidRDefault="00E573B8" w:rsidP="00E573B8">
      <w:pPr>
        <w:tabs>
          <w:tab w:val="left" w:pos="0"/>
        </w:tabs>
        <w:spacing w:line="600" w:lineRule="auto"/>
        <w:jc w:val="left"/>
        <w:rPr>
          <w:ins w:id="7732" w:author="UTENTE" w:date="2020-06-30T18:32:00Z"/>
          <w:rFonts w:ascii="Calibri" w:eastAsia="Calibri" w:hAnsi="Calibri" w:cs="Times New Roman"/>
          <w:lang w:val="en-US"/>
        </w:rPr>
      </w:pPr>
      <w:ins w:id="7733" w:author="UTENTE" w:date="2020-06-30T18:32:00Z">
        <w:r w:rsidRPr="00E573B8">
          <w:rPr>
            <w:rFonts w:ascii="Calibri" w:eastAsia="Calibri" w:hAnsi="Calibri" w:cs="Times New Roman"/>
            <w:lang w:val="en-US"/>
          </w:rPr>
          <w:t>885.</w:t>
        </w:r>
        <w:r w:rsidRPr="00E573B8">
          <w:rPr>
            <w:rFonts w:ascii="Calibri" w:eastAsia="Calibri" w:hAnsi="Calibri" w:cs="Times New Roman"/>
            <w:lang w:val="en-US"/>
          </w:rPr>
          <w:tab/>
          <w:t>r "\"I {i}said{/i}, what the fuck are you doing?\""</w:t>
        </w:r>
      </w:ins>
    </w:p>
    <w:p w14:paraId="083C7351" w14:textId="77777777" w:rsidR="00E573B8" w:rsidRPr="00E573B8" w:rsidRDefault="00E573B8" w:rsidP="00E573B8">
      <w:pPr>
        <w:tabs>
          <w:tab w:val="left" w:pos="0"/>
        </w:tabs>
        <w:spacing w:line="600" w:lineRule="auto"/>
        <w:jc w:val="left"/>
        <w:rPr>
          <w:ins w:id="7734" w:author="UTENTE" w:date="2020-06-30T18:32:00Z"/>
          <w:rFonts w:ascii="Calibri" w:eastAsia="Calibri" w:hAnsi="Calibri" w:cs="Times New Roman"/>
          <w:lang w:val="en-US"/>
        </w:rPr>
      </w:pPr>
      <w:ins w:id="7735" w:author="UTENTE" w:date="2020-06-30T18:32:00Z">
        <w:r w:rsidRPr="00E573B8">
          <w:rPr>
            <w:rFonts w:ascii="Calibri" w:eastAsia="Calibri" w:hAnsi="Calibri" w:cs="Times New Roman"/>
            <w:lang w:val="en-US"/>
          </w:rPr>
          <w:t>886.</w:t>
        </w:r>
        <w:r w:rsidRPr="00E573B8">
          <w:rPr>
            <w:rFonts w:ascii="Calibri" w:eastAsia="Calibri" w:hAnsi="Calibri" w:cs="Times New Roman"/>
            <w:lang w:val="en-US"/>
          </w:rPr>
          <w:tab/>
          <w:t>r "\"This ain't your fuckin' turf anymore, Bishop!\""</w:t>
        </w:r>
      </w:ins>
    </w:p>
    <w:p w14:paraId="12209F54" w14:textId="77777777" w:rsidR="00E573B8" w:rsidRPr="00E573B8" w:rsidRDefault="00E573B8" w:rsidP="00E573B8">
      <w:pPr>
        <w:tabs>
          <w:tab w:val="left" w:pos="0"/>
        </w:tabs>
        <w:spacing w:line="600" w:lineRule="auto"/>
        <w:jc w:val="left"/>
        <w:rPr>
          <w:ins w:id="7736" w:author="UTENTE" w:date="2020-06-30T18:32:00Z"/>
          <w:rFonts w:ascii="Calibri" w:eastAsia="Calibri" w:hAnsi="Calibri" w:cs="Times New Roman"/>
          <w:lang w:val="en-US"/>
        </w:rPr>
      </w:pPr>
      <w:ins w:id="7737" w:author="UTENTE" w:date="2020-06-30T18:32:00Z">
        <w:r w:rsidRPr="00E573B8">
          <w:rPr>
            <w:rFonts w:ascii="Calibri" w:eastAsia="Calibri" w:hAnsi="Calibri" w:cs="Times New Roman"/>
            <w:lang w:val="en-US"/>
          </w:rPr>
          <w:t>887.</w:t>
        </w:r>
        <w:r w:rsidRPr="00E573B8">
          <w:rPr>
            <w:rFonts w:ascii="Calibri" w:eastAsia="Calibri" w:hAnsi="Calibri" w:cs="Times New Roman"/>
            <w:lang w:val="en-US"/>
          </w:rPr>
          <w:tab/>
          <w:t>n "A man with a black jacket and a tattooed face stands before us –{w} Rex?!"</w:t>
        </w:r>
      </w:ins>
    </w:p>
    <w:p w14:paraId="088D1623" w14:textId="77777777" w:rsidR="00E573B8" w:rsidRPr="00E573B8" w:rsidRDefault="00E573B8" w:rsidP="00E573B8">
      <w:pPr>
        <w:tabs>
          <w:tab w:val="left" w:pos="0"/>
        </w:tabs>
        <w:spacing w:line="600" w:lineRule="auto"/>
        <w:jc w:val="left"/>
        <w:rPr>
          <w:ins w:id="7738" w:author="UTENTE" w:date="2020-06-30T18:32:00Z"/>
          <w:rFonts w:ascii="Calibri" w:eastAsia="Calibri" w:hAnsi="Calibri" w:cs="Times New Roman"/>
          <w:lang w:val="en-US"/>
        </w:rPr>
      </w:pPr>
      <w:ins w:id="7739" w:author="UTENTE" w:date="2020-06-30T18:32:00Z">
        <w:r w:rsidRPr="00E573B8">
          <w:rPr>
            <w:rFonts w:ascii="Calibri" w:eastAsia="Calibri" w:hAnsi="Calibri" w:cs="Times New Roman"/>
            <w:lang w:val="en-US"/>
          </w:rPr>
          <w:t>888.</w:t>
        </w:r>
        <w:r w:rsidRPr="00E573B8">
          <w:rPr>
            <w:rFonts w:ascii="Calibri" w:eastAsia="Calibri" w:hAnsi="Calibri" w:cs="Times New Roman"/>
            <w:lang w:val="en-US"/>
          </w:rPr>
          <w:tab/>
          <w:t>d "\"Let him go.\""</w:t>
        </w:r>
      </w:ins>
    </w:p>
    <w:p w14:paraId="2796EE2B" w14:textId="77777777" w:rsidR="00E573B8" w:rsidRPr="00E573B8" w:rsidRDefault="00E573B8" w:rsidP="00E573B8">
      <w:pPr>
        <w:tabs>
          <w:tab w:val="left" w:pos="0"/>
        </w:tabs>
        <w:spacing w:line="600" w:lineRule="auto"/>
        <w:jc w:val="left"/>
        <w:rPr>
          <w:ins w:id="7740" w:author="UTENTE" w:date="2020-06-30T18:32:00Z"/>
          <w:rFonts w:ascii="Calibri" w:eastAsia="Calibri" w:hAnsi="Calibri" w:cs="Times New Roman"/>
          <w:lang w:val="en-US"/>
        </w:rPr>
      </w:pPr>
      <w:ins w:id="7741" w:author="UTENTE" w:date="2020-06-30T18:32:00Z">
        <w:r w:rsidRPr="00E573B8">
          <w:rPr>
            <w:rFonts w:ascii="Calibri" w:eastAsia="Calibri" w:hAnsi="Calibri" w:cs="Times New Roman"/>
            <w:lang w:val="en-US"/>
          </w:rPr>
          <w:t>889.</w:t>
        </w:r>
        <w:r w:rsidRPr="00E573B8">
          <w:rPr>
            <w:rFonts w:ascii="Calibri" w:eastAsia="Calibri" w:hAnsi="Calibri" w:cs="Times New Roman"/>
            <w:lang w:val="en-US"/>
          </w:rPr>
          <w:tab/>
          <w:t>n "And beside him, a tall figure with grim features – {w}Dominic."</w:t>
        </w:r>
      </w:ins>
    </w:p>
    <w:p w14:paraId="643BBCF6" w14:textId="77777777" w:rsidR="00E573B8" w:rsidRPr="00E573B8" w:rsidRDefault="00E573B8" w:rsidP="00E573B8">
      <w:pPr>
        <w:tabs>
          <w:tab w:val="left" w:pos="0"/>
        </w:tabs>
        <w:spacing w:line="600" w:lineRule="auto"/>
        <w:jc w:val="left"/>
        <w:rPr>
          <w:ins w:id="7742" w:author="UTENTE" w:date="2020-06-30T18:32:00Z"/>
          <w:rFonts w:ascii="Calibri" w:eastAsia="Calibri" w:hAnsi="Calibri" w:cs="Times New Roman"/>
          <w:lang w:val="en-US"/>
        </w:rPr>
      </w:pPr>
      <w:ins w:id="7743" w:author="UTENTE" w:date="2020-06-30T18:32:00Z">
        <w:r w:rsidRPr="00E573B8">
          <w:rPr>
            <w:rFonts w:ascii="Calibri" w:eastAsia="Calibri" w:hAnsi="Calibri" w:cs="Times New Roman"/>
            <w:lang w:val="en-US"/>
          </w:rPr>
          <w:t>890.</w:t>
        </w:r>
        <w:r w:rsidRPr="00E573B8">
          <w:rPr>
            <w:rFonts w:ascii="Calibri" w:eastAsia="Calibri" w:hAnsi="Calibri" w:cs="Times New Roman"/>
            <w:lang w:val="en-US"/>
          </w:rPr>
          <w:tab/>
          <w:t>mcp "\"You… you guys, what are you…\""</w:t>
        </w:r>
      </w:ins>
    </w:p>
    <w:p w14:paraId="62CD254C" w14:textId="77777777" w:rsidR="00E573B8" w:rsidRPr="00E573B8" w:rsidRDefault="00E573B8" w:rsidP="00E573B8">
      <w:pPr>
        <w:tabs>
          <w:tab w:val="left" w:pos="0"/>
        </w:tabs>
        <w:spacing w:line="600" w:lineRule="auto"/>
        <w:jc w:val="left"/>
        <w:rPr>
          <w:ins w:id="7744" w:author="UTENTE" w:date="2020-06-30T18:32:00Z"/>
          <w:rFonts w:ascii="Calibri" w:eastAsia="Calibri" w:hAnsi="Calibri" w:cs="Times New Roman"/>
          <w:lang w:val="en-US"/>
        </w:rPr>
      </w:pPr>
      <w:ins w:id="7745" w:author="UTENTE" w:date="2020-06-30T18:32:00Z">
        <w:r w:rsidRPr="00E573B8">
          <w:rPr>
            <w:rFonts w:ascii="Calibri" w:eastAsia="Calibri" w:hAnsi="Calibri" w:cs="Times New Roman"/>
            <w:lang w:val="en-US"/>
          </w:rPr>
          <w:t>891.</w:t>
        </w:r>
        <w:r w:rsidRPr="00E573B8">
          <w:rPr>
            <w:rFonts w:ascii="Calibri" w:eastAsia="Calibri" w:hAnsi="Calibri" w:cs="Times New Roman"/>
            <w:lang w:val="en-US"/>
          </w:rPr>
          <w:tab/>
          <w:t>n "But before I can manage any more words, the diner doors suddenly fling open."</w:t>
        </w:r>
      </w:ins>
    </w:p>
    <w:p w14:paraId="731CBF14" w14:textId="77777777" w:rsidR="00E573B8" w:rsidRPr="00E573B8" w:rsidRDefault="00E573B8" w:rsidP="00E573B8">
      <w:pPr>
        <w:tabs>
          <w:tab w:val="left" w:pos="0"/>
        </w:tabs>
        <w:spacing w:line="600" w:lineRule="auto"/>
        <w:jc w:val="left"/>
        <w:rPr>
          <w:ins w:id="7746" w:author="UTENTE" w:date="2020-06-30T18:32:00Z"/>
          <w:rFonts w:ascii="Calibri" w:eastAsia="Calibri" w:hAnsi="Calibri" w:cs="Times New Roman"/>
          <w:lang w:val="en-US"/>
        </w:rPr>
      </w:pPr>
      <w:ins w:id="7747" w:author="UTENTE" w:date="2020-06-30T18:32:00Z">
        <w:r w:rsidRPr="00E573B8">
          <w:rPr>
            <w:rFonts w:ascii="Calibri" w:eastAsia="Calibri" w:hAnsi="Calibri" w:cs="Times New Roman"/>
            <w:lang w:val="en-US"/>
          </w:rPr>
          <w:t>892.</w:t>
        </w:r>
        <w:r w:rsidRPr="00E573B8">
          <w:rPr>
            <w:rFonts w:ascii="Calibri" w:eastAsia="Calibri" w:hAnsi="Calibri" w:cs="Times New Roman"/>
            <w:lang w:val="en-US"/>
          </w:rPr>
          <w:tab/>
          <w:t>u "\"Bishop, sir! We have to leave, there's –\""</w:t>
        </w:r>
      </w:ins>
    </w:p>
    <w:p w14:paraId="30DB66BD" w14:textId="77777777" w:rsidR="00E573B8" w:rsidRPr="00E573B8" w:rsidRDefault="00E573B8" w:rsidP="00E573B8">
      <w:pPr>
        <w:tabs>
          <w:tab w:val="left" w:pos="0"/>
        </w:tabs>
        <w:spacing w:line="600" w:lineRule="auto"/>
        <w:jc w:val="left"/>
        <w:rPr>
          <w:ins w:id="7748" w:author="UTENTE" w:date="2020-06-30T18:32:00Z"/>
          <w:rFonts w:ascii="Calibri" w:eastAsia="Calibri" w:hAnsi="Calibri" w:cs="Times New Roman"/>
          <w:lang w:val="en-US"/>
        </w:rPr>
      </w:pPr>
      <w:ins w:id="7749" w:author="UTENTE" w:date="2020-06-30T18:32:00Z">
        <w:r w:rsidRPr="00E573B8">
          <w:rPr>
            <w:rFonts w:ascii="Calibri" w:eastAsia="Calibri" w:hAnsi="Calibri" w:cs="Times New Roman"/>
            <w:lang w:val="en-US"/>
          </w:rPr>
          <w:t>893.</w:t>
        </w:r>
        <w:r w:rsidRPr="00E573B8">
          <w:rPr>
            <w:rFonts w:ascii="Calibri" w:eastAsia="Calibri" w:hAnsi="Calibri" w:cs="Times New Roman"/>
            <w:lang w:val="en-US"/>
          </w:rPr>
          <w:tab/>
          <w:t>n "A suited man tries to rush up towards me and Bishop, but a throng of other vampires swarm after him."</w:t>
        </w:r>
      </w:ins>
    </w:p>
    <w:p w14:paraId="6C013FE4" w14:textId="77777777" w:rsidR="00E573B8" w:rsidRPr="00E573B8" w:rsidRDefault="00E573B8" w:rsidP="00E573B8">
      <w:pPr>
        <w:tabs>
          <w:tab w:val="left" w:pos="0"/>
        </w:tabs>
        <w:spacing w:line="600" w:lineRule="auto"/>
        <w:jc w:val="left"/>
        <w:rPr>
          <w:ins w:id="7750" w:author="UTENTE" w:date="2020-06-30T18:32:00Z"/>
          <w:rFonts w:ascii="Calibri" w:eastAsia="Calibri" w:hAnsi="Calibri" w:cs="Times New Roman"/>
          <w:lang w:val="en-US"/>
        </w:rPr>
      </w:pPr>
      <w:ins w:id="7751" w:author="UTENTE" w:date="2020-06-30T18:32:00Z">
        <w:r w:rsidRPr="00E573B8">
          <w:rPr>
            <w:rFonts w:ascii="Calibri" w:eastAsia="Calibri" w:hAnsi="Calibri" w:cs="Times New Roman"/>
            <w:lang w:val="en-US"/>
          </w:rPr>
          <w:t>894.</w:t>
        </w:r>
        <w:r w:rsidRPr="00E573B8">
          <w:rPr>
            <w:rFonts w:ascii="Calibri" w:eastAsia="Calibri" w:hAnsi="Calibri" w:cs="Times New Roman"/>
            <w:lang w:val="en-US"/>
          </w:rPr>
          <w:tab/>
          <w:t>u "\"Shut the hell up, you goddamn yuppie shithead! I'll bash your fucking brains out!\"" </w:t>
        </w:r>
        <w:r w:rsidRPr="00E573B8">
          <w:rPr>
            <w:rFonts w:ascii="Calibri" w:eastAsia="Calibri" w:hAnsi="Calibri" w:cs="Times New Roman"/>
            <w:lang w:val="en-US"/>
          </w:rPr>
          <w:br w:type="page"/>
        </w:r>
      </w:ins>
    </w:p>
    <w:p w14:paraId="06FD08DD" w14:textId="77777777" w:rsidR="00E573B8" w:rsidRPr="00E573B8" w:rsidRDefault="00E573B8" w:rsidP="00E573B8">
      <w:pPr>
        <w:tabs>
          <w:tab w:val="left" w:pos="0"/>
        </w:tabs>
        <w:spacing w:line="600" w:lineRule="auto"/>
        <w:jc w:val="left"/>
        <w:rPr>
          <w:ins w:id="7752" w:author="UTENTE" w:date="2020-06-30T18:32:00Z"/>
          <w:rFonts w:ascii="Calibri" w:eastAsia="Calibri" w:hAnsi="Calibri" w:cs="Times New Roman"/>
        </w:rPr>
      </w:pPr>
      <w:ins w:id="7753" w:author="UTENTE" w:date="2020-06-30T18:32:00Z">
        <w:r w:rsidRPr="00E573B8">
          <w:rPr>
            <w:rFonts w:ascii="Calibri" w:eastAsia="Calibri" w:hAnsi="Calibri" w:cs="Times New Roman"/>
          </w:rPr>
          <w:lastRenderedPageBreak/>
          <w:t>879.</w:t>
        </w:r>
        <w:r w:rsidRPr="00E573B8">
          <w:rPr>
            <w:rFonts w:ascii="Calibri" w:eastAsia="Calibri" w:hAnsi="Calibri" w:cs="Times New Roman"/>
          </w:rPr>
          <w:tab/>
          <w:t>u "\"–Ehi, vecchio!\""</w:t>
        </w:r>
      </w:ins>
    </w:p>
    <w:p w14:paraId="3449C3A7" w14:textId="77777777" w:rsidR="00E573B8" w:rsidRPr="00E573B8" w:rsidRDefault="00E573B8" w:rsidP="00E573B8">
      <w:pPr>
        <w:tabs>
          <w:tab w:val="left" w:pos="0"/>
        </w:tabs>
        <w:spacing w:line="600" w:lineRule="auto"/>
        <w:jc w:val="left"/>
        <w:rPr>
          <w:ins w:id="7754" w:author="UTENTE" w:date="2020-06-30T18:32:00Z"/>
          <w:rFonts w:ascii="Calibri" w:eastAsia="Calibri" w:hAnsi="Calibri" w:cs="Times New Roman"/>
        </w:rPr>
      </w:pPr>
      <w:ins w:id="7755" w:author="UTENTE" w:date="2020-06-30T18:32:00Z">
        <w:r w:rsidRPr="00E573B8">
          <w:rPr>
            <w:rFonts w:ascii="Calibri" w:eastAsia="Calibri" w:hAnsi="Calibri" w:cs="Times New Roman"/>
          </w:rPr>
          <w:t>880.</w:t>
        </w:r>
        <w:r w:rsidRPr="00E573B8">
          <w:rPr>
            <w:rFonts w:ascii="Calibri" w:eastAsia="Calibri" w:hAnsi="Calibri" w:cs="Times New Roman"/>
          </w:rPr>
          <w:tab/>
          <w:t>u "\"Che cazzo stai facendo con quel ragazzino?!\""</w:t>
        </w:r>
      </w:ins>
    </w:p>
    <w:p w14:paraId="0CE3AE72" w14:textId="77777777" w:rsidR="00E573B8" w:rsidRPr="00E573B8" w:rsidRDefault="00E573B8" w:rsidP="00E573B8">
      <w:pPr>
        <w:tabs>
          <w:tab w:val="left" w:pos="0"/>
        </w:tabs>
        <w:spacing w:line="600" w:lineRule="auto"/>
        <w:jc w:val="left"/>
        <w:rPr>
          <w:ins w:id="7756" w:author="UTENTE" w:date="2020-06-30T18:32:00Z"/>
          <w:rFonts w:ascii="Calibri" w:eastAsia="Calibri" w:hAnsi="Calibri" w:cs="Times New Roman"/>
        </w:rPr>
      </w:pPr>
      <w:ins w:id="7757" w:author="UTENTE" w:date="2020-06-30T18:32:00Z">
        <w:r w:rsidRPr="00E573B8">
          <w:rPr>
            <w:rFonts w:ascii="Calibri" w:eastAsia="Calibri" w:hAnsi="Calibri" w:cs="Times New Roman"/>
          </w:rPr>
          <w:t>881.</w:t>
        </w:r>
        <w:r w:rsidRPr="00E573B8">
          <w:rPr>
            <w:rFonts w:ascii="Calibri" w:eastAsia="Calibri" w:hAnsi="Calibri" w:cs="Times New Roman"/>
          </w:rPr>
          <w:tab/>
          <w:t>b "\"–!\""</w:t>
        </w:r>
      </w:ins>
    </w:p>
    <w:p w14:paraId="15A7F78D" w14:textId="77777777" w:rsidR="00E573B8" w:rsidRPr="00E573B8" w:rsidRDefault="00E573B8" w:rsidP="00E573B8">
      <w:pPr>
        <w:tabs>
          <w:tab w:val="left" w:pos="0"/>
        </w:tabs>
        <w:spacing w:line="600" w:lineRule="auto"/>
        <w:jc w:val="left"/>
        <w:rPr>
          <w:ins w:id="7758" w:author="UTENTE" w:date="2020-06-30T18:32:00Z"/>
          <w:rFonts w:ascii="Calibri" w:eastAsia="Calibri" w:hAnsi="Calibri" w:cs="Times New Roman"/>
        </w:rPr>
      </w:pPr>
      <w:ins w:id="7759" w:author="UTENTE" w:date="2020-06-30T18:32:00Z">
        <w:r w:rsidRPr="00E573B8">
          <w:rPr>
            <w:rFonts w:ascii="Calibri" w:eastAsia="Calibri" w:hAnsi="Calibri" w:cs="Times New Roman"/>
          </w:rPr>
          <w:t>882.</w:t>
        </w:r>
        <w:r w:rsidRPr="00E573B8">
          <w:rPr>
            <w:rFonts w:ascii="Calibri" w:eastAsia="Calibri" w:hAnsi="Calibri" w:cs="Times New Roman"/>
          </w:rPr>
          <w:tab/>
          <w:t>mcp "\"…\""</w:t>
        </w:r>
      </w:ins>
    </w:p>
    <w:p w14:paraId="67D08F2C" w14:textId="77777777" w:rsidR="00E573B8" w:rsidRPr="00E573B8" w:rsidRDefault="00E573B8" w:rsidP="00E573B8">
      <w:pPr>
        <w:tabs>
          <w:tab w:val="left" w:pos="0"/>
        </w:tabs>
        <w:spacing w:line="600" w:lineRule="auto"/>
        <w:jc w:val="left"/>
        <w:rPr>
          <w:ins w:id="7760" w:author="UTENTE" w:date="2020-06-30T18:32:00Z"/>
          <w:rFonts w:ascii="Calibri" w:eastAsia="Calibri" w:hAnsi="Calibri" w:cs="Times New Roman"/>
        </w:rPr>
      </w:pPr>
      <w:ins w:id="7761" w:author="UTENTE" w:date="2020-06-30T18:32:00Z">
        <w:r w:rsidRPr="00E573B8">
          <w:rPr>
            <w:rFonts w:ascii="Calibri" w:eastAsia="Calibri" w:hAnsi="Calibri" w:cs="Times New Roman"/>
          </w:rPr>
          <w:t>883.</w:t>
        </w:r>
        <w:r w:rsidRPr="00E573B8">
          <w:rPr>
            <w:rFonts w:ascii="Calibri" w:eastAsia="Calibri" w:hAnsi="Calibri" w:cs="Times New Roman"/>
          </w:rPr>
          <w:tab/>
          <w:t>n "Proprio in quel momento, un forte urlo echeggia per la tavola calda."</w:t>
        </w:r>
      </w:ins>
    </w:p>
    <w:p w14:paraId="4711789B" w14:textId="77777777" w:rsidR="00E573B8" w:rsidRPr="00E573B8" w:rsidRDefault="00E573B8" w:rsidP="00E573B8">
      <w:pPr>
        <w:tabs>
          <w:tab w:val="left" w:pos="0"/>
        </w:tabs>
        <w:spacing w:line="600" w:lineRule="auto"/>
        <w:jc w:val="left"/>
        <w:rPr>
          <w:ins w:id="7762" w:author="UTENTE" w:date="2020-06-30T18:32:00Z"/>
          <w:rFonts w:ascii="Calibri" w:eastAsia="Calibri" w:hAnsi="Calibri" w:cs="Times New Roman"/>
        </w:rPr>
      </w:pPr>
      <w:ins w:id="7763" w:author="UTENTE" w:date="2020-06-30T18:32:00Z">
        <w:r w:rsidRPr="00E573B8">
          <w:rPr>
            <w:rFonts w:ascii="Calibri" w:eastAsia="Calibri" w:hAnsi="Calibri" w:cs="Times New Roman"/>
          </w:rPr>
          <w:t>884.</w:t>
        </w:r>
        <w:r w:rsidRPr="00E573B8">
          <w:rPr>
            <w:rFonts w:ascii="Calibri" w:eastAsia="Calibri" w:hAnsi="Calibri" w:cs="Times New Roman"/>
          </w:rPr>
          <w:tab/>
          <w:t>n "Una voce che sembra… familiare."</w:t>
        </w:r>
      </w:ins>
    </w:p>
    <w:p w14:paraId="044CA230" w14:textId="77777777" w:rsidR="00E573B8" w:rsidRPr="00E573B8" w:rsidRDefault="00E573B8" w:rsidP="00E573B8">
      <w:pPr>
        <w:tabs>
          <w:tab w:val="left" w:pos="0"/>
        </w:tabs>
        <w:spacing w:line="600" w:lineRule="auto"/>
        <w:jc w:val="left"/>
        <w:rPr>
          <w:ins w:id="7764" w:author="UTENTE" w:date="2020-06-30T18:32:00Z"/>
          <w:rFonts w:ascii="Calibri" w:eastAsia="Calibri" w:hAnsi="Calibri" w:cs="Times New Roman"/>
        </w:rPr>
      </w:pPr>
      <w:ins w:id="7765" w:author="UTENTE" w:date="2020-06-30T18:32:00Z">
        <w:r w:rsidRPr="00E573B8">
          <w:rPr>
            <w:rFonts w:ascii="Calibri" w:eastAsia="Calibri" w:hAnsi="Calibri" w:cs="Times New Roman"/>
          </w:rPr>
          <w:t>885.</w:t>
        </w:r>
        <w:r w:rsidRPr="00E573B8">
          <w:rPr>
            <w:rFonts w:ascii="Calibri" w:eastAsia="Calibri" w:hAnsi="Calibri" w:cs="Times New Roman"/>
          </w:rPr>
          <w:tab/>
          <w:t>r "\"Ho {i}detto{/i}, che cazzo stai facendo?\""</w:t>
        </w:r>
      </w:ins>
    </w:p>
    <w:p w14:paraId="0AF6B0AE" w14:textId="77777777" w:rsidR="00E573B8" w:rsidRPr="00E573B8" w:rsidRDefault="00E573B8" w:rsidP="00E573B8">
      <w:pPr>
        <w:tabs>
          <w:tab w:val="left" w:pos="0"/>
        </w:tabs>
        <w:spacing w:line="600" w:lineRule="auto"/>
        <w:jc w:val="left"/>
        <w:rPr>
          <w:ins w:id="7766" w:author="UTENTE" w:date="2020-06-30T18:32:00Z"/>
          <w:rFonts w:ascii="Calibri" w:eastAsia="Calibri" w:hAnsi="Calibri" w:cs="Times New Roman"/>
        </w:rPr>
      </w:pPr>
      <w:ins w:id="7767" w:author="UTENTE" w:date="2020-06-30T18:32:00Z">
        <w:r w:rsidRPr="00E573B8">
          <w:rPr>
            <w:rFonts w:ascii="Calibri" w:eastAsia="Calibri" w:hAnsi="Calibri" w:cs="Times New Roman"/>
          </w:rPr>
          <w:t>886.</w:t>
        </w:r>
        <w:r w:rsidRPr="00E573B8">
          <w:rPr>
            <w:rFonts w:ascii="Calibri" w:eastAsia="Calibri" w:hAnsi="Calibri" w:cs="Times New Roman"/>
          </w:rPr>
          <w:tab/>
          <w:t>r "\"Questo posto non fa più parte dei tuoi fottuti territori, Bishop!\""</w:t>
        </w:r>
      </w:ins>
    </w:p>
    <w:p w14:paraId="34E4C141" w14:textId="77777777" w:rsidR="00E573B8" w:rsidRPr="00E573B8" w:rsidRDefault="00E573B8" w:rsidP="00E573B8">
      <w:pPr>
        <w:tabs>
          <w:tab w:val="left" w:pos="0"/>
        </w:tabs>
        <w:spacing w:line="600" w:lineRule="auto"/>
        <w:jc w:val="left"/>
        <w:rPr>
          <w:ins w:id="7768" w:author="UTENTE" w:date="2020-06-30T18:32:00Z"/>
          <w:rFonts w:ascii="Calibri" w:eastAsia="Calibri" w:hAnsi="Calibri" w:cs="Times New Roman"/>
        </w:rPr>
      </w:pPr>
      <w:ins w:id="7769" w:author="UTENTE" w:date="2020-06-30T18:32:00Z">
        <w:r w:rsidRPr="00E573B8">
          <w:rPr>
            <w:rFonts w:ascii="Calibri" w:eastAsia="Calibri" w:hAnsi="Calibri" w:cs="Times New Roman"/>
          </w:rPr>
          <w:t>887.</w:t>
        </w:r>
        <w:r w:rsidRPr="00E573B8">
          <w:rPr>
            <w:rFonts w:ascii="Calibri" w:eastAsia="Calibri" w:hAnsi="Calibri" w:cs="Times New Roman"/>
          </w:rPr>
          <w:tab/>
          <w:t>n "Un uomo con una giacca nera e la faccia tatuata è in piedi davanti a noi- –{w} Rex?!"</w:t>
        </w:r>
      </w:ins>
    </w:p>
    <w:p w14:paraId="46D69D60" w14:textId="77777777" w:rsidR="00E573B8" w:rsidRPr="00E573B8" w:rsidRDefault="00E573B8" w:rsidP="00E573B8">
      <w:pPr>
        <w:tabs>
          <w:tab w:val="left" w:pos="0"/>
        </w:tabs>
        <w:spacing w:line="600" w:lineRule="auto"/>
        <w:jc w:val="left"/>
        <w:rPr>
          <w:ins w:id="7770" w:author="UTENTE" w:date="2020-06-30T18:32:00Z"/>
          <w:rFonts w:ascii="Calibri" w:eastAsia="Calibri" w:hAnsi="Calibri" w:cs="Times New Roman"/>
        </w:rPr>
      </w:pPr>
      <w:ins w:id="7771" w:author="UTENTE" w:date="2020-06-30T18:32:00Z">
        <w:r w:rsidRPr="00E573B8">
          <w:rPr>
            <w:rFonts w:ascii="Calibri" w:eastAsia="Calibri" w:hAnsi="Calibri" w:cs="Times New Roman"/>
          </w:rPr>
          <w:t>888.</w:t>
        </w:r>
        <w:r w:rsidRPr="00E573B8">
          <w:rPr>
            <w:rFonts w:ascii="Calibri" w:eastAsia="Calibri" w:hAnsi="Calibri" w:cs="Times New Roman"/>
          </w:rPr>
          <w:tab/>
          <w:t>d "\"Lascialo andare.\""</w:t>
        </w:r>
      </w:ins>
    </w:p>
    <w:p w14:paraId="32603FA5" w14:textId="77777777" w:rsidR="00E573B8" w:rsidRPr="00E573B8" w:rsidRDefault="00E573B8" w:rsidP="00E573B8">
      <w:pPr>
        <w:tabs>
          <w:tab w:val="left" w:pos="0"/>
        </w:tabs>
        <w:spacing w:line="600" w:lineRule="auto"/>
        <w:jc w:val="left"/>
        <w:rPr>
          <w:ins w:id="7772" w:author="UTENTE" w:date="2020-06-30T18:32:00Z"/>
          <w:rFonts w:ascii="Calibri" w:eastAsia="Calibri" w:hAnsi="Calibri" w:cs="Times New Roman"/>
        </w:rPr>
      </w:pPr>
      <w:ins w:id="7773" w:author="UTENTE" w:date="2020-06-30T18:32:00Z">
        <w:r w:rsidRPr="00E573B8">
          <w:rPr>
            <w:rFonts w:ascii="Calibri" w:eastAsia="Calibri" w:hAnsi="Calibri" w:cs="Times New Roman"/>
          </w:rPr>
          <w:t>889.</w:t>
        </w:r>
        <w:r w:rsidRPr="00E573B8">
          <w:rPr>
            <w:rFonts w:ascii="Calibri" w:eastAsia="Calibri" w:hAnsi="Calibri" w:cs="Times New Roman"/>
          </w:rPr>
          <w:tab/>
          <w:t>n "Accanto a lui, una figura alta dai tratti cupi – {w}Dominic."</w:t>
        </w:r>
      </w:ins>
    </w:p>
    <w:p w14:paraId="317679A1" w14:textId="77777777" w:rsidR="00E573B8" w:rsidRPr="00E573B8" w:rsidRDefault="00E573B8" w:rsidP="00E573B8">
      <w:pPr>
        <w:tabs>
          <w:tab w:val="left" w:pos="0"/>
        </w:tabs>
        <w:spacing w:line="600" w:lineRule="auto"/>
        <w:jc w:val="left"/>
        <w:rPr>
          <w:ins w:id="7774" w:author="UTENTE" w:date="2020-06-30T18:32:00Z"/>
          <w:rFonts w:ascii="Calibri" w:eastAsia="Calibri" w:hAnsi="Calibri" w:cs="Times New Roman"/>
        </w:rPr>
      </w:pPr>
      <w:ins w:id="7775" w:author="UTENTE" w:date="2020-06-30T18:32:00Z">
        <w:r w:rsidRPr="00E573B8">
          <w:rPr>
            <w:rFonts w:ascii="Calibri" w:eastAsia="Calibri" w:hAnsi="Calibri" w:cs="Times New Roman"/>
          </w:rPr>
          <w:t>890.</w:t>
        </w:r>
        <w:r w:rsidRPr="00E573B8">
          <w:rPr>
            <w:rFonts w:ascii="Calibri" w:eastAsia="Calibri" w:hAnsi="Calibri" w:cs="Times New Roman"/>
          </w:rPr>
          <w:tab/>
          <w:t>mcp "\"Ehi ragazzi… che state facen….\""</w:t>
        </w:r>
      </w:ins>
    </w:p>
    <w:p w14:paraId="2924E36A" w14:textId="77777777" w:rsidR="00E573B8" w:rsidRPr="00E573B8" w:rsidRDefault="00E573B8" w:rsidP="00E573B8">
      <w:pPr>
        <w:tabs>
          <w:tab w:val="left" w:pos="0"/>
        </w:tabs>
        <w:spacing w:line="600" w:lineRule="auto"/>
        <w:jc w:val="left"/>
        <w:rPr>
          <w:ins w:id="7776" w:author="UTENTE" w:date="2020-06-30T18:32:00Z"/>
          <w:rFonts w:ascii="Calibri" w:eastAsia="Calibri" w:hAnsi="Calibri" w:cs="Times New Roman"/>
        </w:rPr>
      </w:pPr>
      <w:ins w:id="7777" w:author="UTENTE" w:date="2020-06-30T18:32:00Z">
        <w:r w:rsidRPr="00E573B8">
          <w:rPr>
            <w:rFonts w:ascii="Calibri" w:eastAsia="Calibri" w:hAnsi="Calibri" w:cs="Times New Roman"/>
          </w:rPr>
          <w:t>891.</w:t>
        </w:r>
        <w:r w:rsidRPr="00E573B8">
          <w:rPr>
            <w:rFonts w:ascii="Calibri" w:eastAsia="Calibri" w:hAnsi="Calibri" w:cs="Times New Roman"/>
          </w:rPr>
          <w:tab/>
          <w:t>n "Ma prima che io possa dire altro, la porta della tavola calda si spalanca all'improvviso."</w:t>
        </w:r>
      </w:ins>
    </w:p>
    <w:p w14:paraId="07352FC1" w14:textId="77777777" w:rsidR="00E573B8" w:rsidRPr="00E573B8" w:rsidRDefault="00E573B8" w:rsidP="00E573B8">
      <w:pPr>
        <w:tabs>
          <w:tab w:val="left" w:pos="0"/>
        </w:tabs>
        <w:spacing w:line="600" w:lineRule="auto"/>
        <w:jc w:val="left"/>
        <w:rPr>
          <w:ins w:id="7778" w:author="UTENTE" w:date="2020-06-30T18:32:00Z"/>
          <w:rFonts w:ascii="Calibri" w:eastAsia="Calibri" w:hAnsi="Calibri" w:cs="Times New Roman"/>
        </w:rPr>
      </w:pPr>
      <w:ins w:id="7779" w:author="UTENTE" w:date="2020-06-30T18:32:00Z">
        <w:r w:rsidRPr="00E573B8">
          <w:rPr>
            <w:rFonts w:ascii="Calibri" w:eastAsia="Calibri" w:hAnsi="Calibri" w:cs="Times New Roman"/>
          </w:rPr>
          <w:t>892.</w:t>
        </w:r>
        <w:r w:rsidRPr="00E573B8">
          <w:rPr>
            <w:rFonts w:ascii="Calibri" w:eastAsia="Calibri" w:hAnsi="Calibri" w:cs="Times New Roman"/>
          </w:rPr>
          <w:tab/>
          <w:t>u "\"Bishop, signore! Dobbiamo andarcene, c'è -\""</w:t>
        </w:r>
      </w:ins>
    </w:p>
    <w:p w14:paraId="1E75B537" w14:textId="77777777" w:rsidR="00E573B8" w:rsidRPr="00E573B8" w:rsidRDefault="00E573B8" w:rsidP="00E573B8">
      <w:pPr>
        <w:tabs>
          <w:tab w:val="left" w:pos="0"/>
        </w:tabs>
        <w:spacing w:line="600" w:lineRule="auto"/>
        <w:jc w:val="left"/>
        <w:rPr>
          <w:ins w:id="7780" w:author="UTENTE" w:date="2020-06-30T18:32:00Z"/>
          <w:rFonts w:ascii="Calibri" w:eastAsia="Calibri" w:hAnsi="Calibri" w:cs="Times New Roman"/>
        </w:rPr>
      </w:pPr>
      <w:ins w:id="7781" w:author="UTENTE" w:date="2020-06-30T18:32:00Z">
        <w:r w:rsidRPr="00E573B8">
          <w:rPr>
            <w:rFonts w:ascii="Calibri" w:eastAsia="Calibri" w:hAnsi="Calibri" w:cs="Times New Roman"/>
          </w:rPr>
          <w:t>893.</w:t>
        </w:r>
        <w:r w:rsidRPr="00E573B8">
          <w:rPr>
            <w:rFonts w:ascii="Calibri" w:eastAsia="Calibri" w:hAnsi="Calibri" w:cs="Times New Roman"/>
          </w:rPr>
          <w:tab/>
          <w:t>n "Un uomo in giacca e cravatta cerca di avvicinarsi a me e Bishop, ma una massa di vampiri gli corre dietro."</w:t>
        </w:r>
      </w:ins>
    </w:p>
    <w:p w14:paraId="24B5B801" w14:textId="77777777" w:rsidR="00E573B8" w:rsidRPr="00E573B8" w:rsidRDefault="00E573B8" w:rsidP="00E573B8">
      <w:pPr>
        <w:tabs>
          <w:tab w:val="left" w:pos="0"/>
        </w:tabs>
        <w:spacing w:line="600" w:lineRule="auto"/>
        <w:jc w:val="left"/>
        <w:rPr>
          <w:ins w:id="7782" w:author="UTENTE" w:date="2020-06-30T18:32:00Z"/>
          <w:rFonts w:ascii="Calibri" w:eastAsia="Calibri" w:hAnsi="Calibri" w:cs="Times New Roman"/>
        </w:rPr>
      </w:pPr>
      <w:ins w:id="7783" w:author="UTENTE" w:date="2020-06-30T18:32:00Z">
        <w:r w:rsidRPr="00E573B8">
          <w:rPr>
            <w:rFonts w:ascii="Calibri" w:eastAsia="Calibri" w:hAnsi="Calibri" w:cs="Times New Roman"/>
          </w:rPr>
          <w:t>894.</w:t>
        </w:r>
        <w:r w:rsidRPr="00E573B8">
          <w:rPr>
            <w:rFonts w:ascii="Calibri" w:eastAsia="Calibri" w:hAnsi="Calibri" w:cs="Times New Roman"/>
          </w:rPr>
          <w:tab/>
          <w:t>u "\"Chiudi quella cazzo di bocca, fottuto yuppie di merda! Ti faccio saltare in aria il cervello!\" </w:t>
        </w:r>
        <w:r w:rsidRPr="00E573B8">
          <w:rPr>
            <w:rFonts w:ascii="Calibri" w:eastAsia="Calibri" w:hAnsi="Calibri" w:cs="Times New Roman"/>
          </w:rPr>
          <w:br w:type="page"/>
        </w:r>
      </w:ins>
    </w:p>
    <w:p w14:paraId="6A60BA9A" w14:textId="77777777" w:rsidR="00E573B8" w:rsidRPr="00E573B8" w:rsidRDefault="00E573B8" w:rsidP="00E573B8">
      <w:pPr>
        <w:tabs>
          <w:tab w:val="left" w:pos="0"/>
        </w:tabs>
        <w:spacing w:line="600" w:lineRule="auto"/>
        <w:jc w:val="left"/>
        <w:rPr>
          <w:ins w:id="7784" w:author="UTENTE" w:date="2020-06-30T18:32:00Z"/>
          <w:rFonts w:ascii="Calibri" w:eastAsia="Calibri" w:hAnsi="Calibri" w:cs="Times New Roman"/>
          <w:lang w:val="en-US"/>
        </w:rPr>
      </w:pPr>
      <w:ins w:id="7785" w:author="UTENTE" w:date="2020-06-30T18:32:00Z">
        <w:r w:rsidRPr="00E573B8">
          <w:rPr>
            <w:rFonts w:ascii="Calibri" w:eastAsia="Calibri" w:hAnsi="Calibri" w:cs="Times New Roman"/>
            <w:rPrChange w:id="7786" w:author="UTENTE" w:date="2020-06-30T18:32:00Z">
              <w:rPr>
                <w:rFonts w:ascii="Calibri" w:eastAsia="Calibri" w:hAnsi="Calibri" w:cs="Times New Roman"/>
                <w:lang w:val="en-US"/>
              </w:rPr>
            </w:rPrChange>
          </w:rPr>
          <w:lastRenderedPageBreak/>
          <w:t>895.</w:t>
        </w:r>
        <w:r w:rsidRPr="00E573B8">
          <w:rPr>
            <w:rFonts w:ascii="Calibri" w:eastAsia="Calibri" w:hAnsi="Calibri" w:cs="Times New Roman"/>
            <w:rPrChange w:id="7787" w:author="UTENTE" w:date="2020-06-30T18:32:00Z">
              <w:rPr>
                <w:rFonts w:ascii="Calibri" w:eastAsia="Calibri" w:hAnsi="Calibri" w:cs="Times New Roman"/>
                <w:lang w:val="en-US"/>
              </w:rPr>
            </w:rPrChange>
          </w:rPr>
          <w:tab/>
          <w:t xml:space="preserve">u "\"Yeah, get him! </w:t>
        </w:r>
        <w:r w:rsidRPr="00E573B8">
          <w:rPr>
            <w:rFonts w:ascii="Calibri" w:eastAsia="Calibri" w:hAnsi="Calibri" w:cs="Times New Roman"/>
            <w:lang w:val="en-US"/>
          </w:rPr>
          <w:t>Fuck up all of Bishop's guys!\""</w:t>
        </w:r>
      </w:ins>
    </w:p>
    <w:p w14:paraId="1BE3A7A6" w14:textId="77777777" w:rsidR="00E573B8" w:rsidRPr="00E573B8" w:rsidRDefault="00E573B8" w:rsidP="00E573B8">
      <w:pPr>
        <w:tabs>
          <w:tab w:val="left" w:pos="0"/>
        </w:tabs>
        <w:spacing w:line="600" w:lineRule="auto"/>
        <w:jc w:val="left"/>
        <w:rPr>
          <w:ins w:id="7788" w:author="UTENTE" w:date="2020-06-30T18:32:00Z"/>
          <w:rFonts w:ascii="Calibri" w:eastAsia="Calibri" w:hAnsi="Calibri" w:cs="Times New Roman"/>
          <w:lang w:val="en-US"/>
        </w:rPr>
      </w:pPr>
      <w:ins w:id="7789" w:author="UTENTE" w:date="2020-06-30T18:32:00Z">
        <w:r w:rsidRPr="00E573B8">
          <w:rPr>
            <w:rFonts w:ascii="Calibri" w:eastAsia="Calibri" w:hAnsi="Calibri" w:cs="Times New Roman"/>
            <w:lang w:val="en-US"/>
          </w:rPr>
          <w:t>896.</w:t>
        </w:r>
        <w:r w:rsidRPr="00E573B8">
          <w:rPr>
            <w:rFonts w:ascii="Calibri" w:eastAsia="Calibri" w:hAnsi="Calibri" w:cs="Times New Roman"/>
            <w:lang w:val="en-US"/>
          </w:rPr>
          <w:tab/>
          <w:t>b "\"Ngh–!\""</w:t>
        </w:r>
      </w:ins>
    </w:p>
    <w:p w14:paraId="07A34EE5" w14:textId="77777777" w:rsidR="00E573B8" w:rsidRPr="00E573B8" w:rsidRDefault="00E573B8" w:rsidP="00E573B8">
      <w:pPr>
        <w:tabs>
          <w:tab w:val="left" w:pos="0"/>
        </w:tabs>
        <w:spacing w:line="600" w:lineRule="auto"/>
        <w:jc w:val="left"/>
        <w:rPr>
          <w:ins w:id="7790" w:author="UTENTE" w:date="2020-06-30T18:32:00Z"/>
          <w:rFonts w:ascii="Calibri" w:eastAsia="Calibri" w:hAnsi="Calibri" w:cs="Times New Roman"/>
          <w:lang w:val="en-US"/>
        </w:rPr>
      </w:pPr>
      <w:ins w:id="7791" w:author="UTENTE" w:date="2020-06-30T18:32:00Z">
        <w:r w:rsidRPr="00E573B8">
          <w:rPr>
            <w:rFonts w:ascii="Calibri" w:eastAsia="Calibri" w:hAnsi="Calibri" w:cs="Times New Roman"/>
            <w:lang w:val="en-US"/>
          </w:rPr>
          <w:t>897.</w:t>
        </w:r>
        <w:r w:rsidRPr="00E573B8">
          <w:rPr>
            <w:rFonts w:ascii="Calibri" w:eastAsia="Calibri" w:hAnsi="Calibri" w:cs="Times New Roman"/>
            <w:lang w:val="en-US"/>
          </w:rPr>
          <w:tab/>
          <w:t>n "Shoving me to the ground, Bishop deftly leaps over the counter and dashes towards the side exit."</w:t>
        </w:r>
      </w:ins>
    </w:p>
    <w:p w14:paraId="1F165486" w14:textId="77777777" w:rsidR="00E573B8" w:rsidRPr="00E573B8" w:rsidRDefault="00E573B8" w:rsidP="00E573B8">
      <w:pPr>
        <w:tabs>
          <w:tab w:val="left" w:pos="0"/>
        </w:tabs>
        <w:spacing w:line="600" w:lineRule="auto"/>
        <w:jc w:val="left"/>
        <w:rPr>
          <w:ins w:id="7792" w:author="UTENTE" w:date="2020-06-30T18:32:00Z"/>
          <w:rFonts w:ascii="Calibri" w:eastAsia="Calibri" w:hAnsi="Calibri" w:cs="Times New Roman"/>
          <w:lang w:val="en-US"/>
        </w:rPr>
      </w:pPr>
      <w:ins w:id="7793" w:author="UTENTE" w:date="2020-06-30T18:32:00Z">
        <w:r w:rsidRPr="00E573B8">
          <w:rPr>
            <w:rFonts w:ascii="Calibri" w:eastAsia="Calibri" w:hAnsi="Calibri" w:cs="Times New Roman"/>
            <w:lang w:val="en-US"/>
          </w:rPr>
          <w:t>898.</w:t>
        </w:r>
        <w:r w:rsidRPr="00E573B8">
          <w:rPr>
            <w:rFonts w:ascii="Calibri" w:eastAsia="Calibri" w:hAnsi="Calibri" w:cs="Times New Roman"/>
            <w:lang w:val="en-US"/>
          </w:rPr>
          <w:tab/>
          <w:t>r "\"Hey! Don't let that bastard get away!\""</w:t>
        </w:r>
      </w:ins>
    </w:p>
    <w:p w14:paraId="36B56E66" w14:textId="77777777" w:rsidR="00E573B8" w:rsidRPr="00E573B8" w:rsidRDefault="00E573B8" w:rsidP="00E573B8">
      <w:pPr>
        <w:tabs>
          <w:tab w:val="left" w:pos="0"/>
        </w:tabs>
        <w:spacing w:line="600" w:lineRule="auto"/>
        <w:jc w:val="left"/>
        <w:rPr>
          <w:ins w:id="7794" w:author="UTENTE" w:date="2020-06-30T18:32:00Z"/>
          <w:rFonts w:ascii="Calibri" w:eastAsia="Calibri" w:hAnsi="Calibri" w:cs="Times New Roman"/>
          <w:lang w:val="en-US"/>
        </w:rPr>
      </w:pPr>
      <w:ins w:id="7795" w:author="UTENTE" w:date="2020-06-30T18:32:00Z">
        <w:r w:rsidRPr="00E573B8">
          <w:rPr>
            <w:rFonts w:ascii="Calibri" w:eastAsia="Calibri" w:hAnsi="Calibri" w:cs="Times New Roman"/>
            <w:lang w:val="en-US"/>
          </w:rPr>
          <w:t>899.</w:t>
        </w:r>
        <w:r w:rsidRPr="00E573B8">
          <w:rPr>
            <w:rFonts w:ascii="Calibri" w:eastAsia="Calibri" w:hAnsi="Calibri" w:cs="Times New Roman"/>
            <w:lang w:val="en-US"/>
          </w:rPr>
          <w:tab/>
          <w:t>n "Motioning for the others to follow, Rex darts after Bishop, and the rest of his clanmates stampede behind him."</w:t>
        </w:r>
      </w:ins>
    </w:p>
    <w:p w14:paraId="69591119" w14:textId="77777777" w:rsidR="00E573B8" w:rsidRPr="00E573B8" w:rsidRDefault="00E573B8" w:rsidP="00E573B8">
      <w:pPr>
        <w:tabs>
          <w:tab w:val="left" w:pos="0"/>
        </w:tabs>
        <w:spacing w:line="600" w:lineRule="auto"/>
        <w:jc w:val="left"/>
        <w:rPr>
          <w:ins w:id="7796" w:author="UTENTE" w:date="2020-06-30T18:32:00Z"/>
          <w:rFonts w:ascii="Calibri" w:eastAsia="Calibri" w:hAnsi="Calibri" w:cs="Times New Roman"/>
          <w:lang w:val="en-US"/>
        </w:rPr>
      </w:pPr>
      <w:ins w:id="7797" w:author="UTENTE" w:date="2020-06-30T18:32:00Z">
        <w:r w:rsidRPr="00E573B8">
          <w:rPr>
            <w:rFonts w:ascii="Calibri" w:eastAsia="Calibri" w:hAnsi="Calibri" w:cs="Times New Roman"/>
            <w:lang w:val="en-US"/>
          </w:rPr>
          <w:t>900.</w:t>
        </w:r>
        <w:r w:rsidRPr="00E573B8">
          <w:rPr>
            <w:rFonts w:ascii="Calibri" w:eastAsia="Calibri" w:hAnsi="Calibri" w:cs="Times New Roman"/>
            <w:lang w:val="en-US"/>
          </w:rPr>
          <w:tab/>
          <w:t>n "It's like a pack of wolves racing after prey – their eyes all shining with a terrifying rage and bloodlust."</w:t>
        </w:r>
      </w:ins>
    </w:p>
    <w:p w14:paraId="18F1E851" w14:textId="77777777" w:rsidR="00E573B8" w:rsidRPr="00E573B8" w:rsidRDefault="00E573B8" w:rsidP="00E573B8">
      <w:pPr>
        <w:tabs>
          <w:tab w:val="left" w:pos="0"/>
        </w:tabs>
        <w:spacing w:line="600" w:lineRule="auto"/>
        <w:jc w:val="left"/>
        <w:rPr>
          <w:ins w:id="7798" w:author="UTENTE" w:date="2020-06-30T18:32:00Z"/>
          <w:rFonts w:ascii="Calibri" w:eastAsia="Calibri" w:hAnsi="Calibri" w:cs="Times New Roman"/>
          <w:lang w:val="en-US"/>
        </w:rPr>
      </w:pPr>
      <w:ins w:id="7799" w:author="UTENTE" w:date="2020-06-30T18:32:00Z">
        <w:r w:rsidRPr="00E573B8">
          <w:rPr>
            <w:rFonts w:ascii="Calibri" w:eastAsia="Calibri" w:hAnsi="Calibri" w:cs="Times New Roman"/>
            <w:lang w:val="en-US"/>
          </w:rPr>
          <w:t>901.</w:t>
        </w:r>
        <w:r w:rsidRPr="00E573B8">
          <w:rPr>
            <w:rFonts w:ascii="Calibri" w:eastAsia="Calibri" w:hAnsi="Calibri" w:cs="Times New Roman"/>
            <w:lang w:val="en-US"/>
          </w:rPr>
          <w:tab/>
          <w:t>n "They must really want Bishop dead, huh… but why are there so many of them here…?"</w:t>
        </w:r>
      </w:ins>
    </w:p>
    <w:p w14:paraId="136A250C" w14:textId="77777777" w:rsidR="00E573B8" w:rsidRPr="00E573B8" w:rsidRDefault="00E573B8" w:rsidP="00E573B8">
      <w:pPr>
        <w:tabs>
          <w:tab w:val="left" w:pos="0"/>
        </w:tabs>
        <w:spacing w:line="600" w:lineRule="auto"/>
        <w:jc w:val="left"/>
        <w:rPr>
          <w:ins w:id="7800" w:author="UTENTE" w:date="2020-06-30T18:32:00Z"/>
          <w:rFonts w:ascii="Calibri" w:eastAsia="Calibri" w:hAnsi="Calibri" w:cs="Times New Roman"/>
          <w:lang w:val="en-US"/>
        </w:rPr>
      </w:pPr>
      <w:ins w:id="7801" w:author="UTENTE" w:date="2020-06-30T18:32:00Z">
        <w:r w:rsidRPr="00E573B8">
          <w:rPr>
            <w:rFonts w:ascii="Calibri" w:eastAsia="Calibri" w:hAnsi="Calibri" w:cs="Times New Roman"/>
            <w:lang w:val="en-US"/>
          </w:rPr>
          <w:t>902.</w:t>
        </w:r>
        <w:r w:rsidRPr="00E573B8">
          <w:rPr>
            <w:rFonts w:ascii="Calibri" w:eastAsia="Calibri" w:hAnsi="Calibri" w:cs="Times New Roman"/>
            <w:lang w:val="en-US"/>
          </w:rPr>
          <w:tab/>
          <w:t>d "\"[mc]… are you all right?\""</w:t>
        </w:r>
      </w:ins>
    </w:p>
    <w:p w14:paraId="6A1C0AFC" w14:textId="77777777" w:rsidR="00E573B8" w:rsidRPr="00E573B8" w:rsidRDefault="00E573B8" w:rsidP="00E573B8">
      <w:pPr>
        <w:tabs>
          <w:tab w:val="left" w:pos="0"/>
        </w:tabs>
        <w:spacing w:line="600" w:lineRule="auto"/>
        <w:jc w:val="left"/>
        <w:rPr>
          <w:ins w:id="7802" w:author="UTENTE" w:date="2020-06-30T18:32:00Z"/>
          <w:rFonts w:ascii="Calibri" w:eastAsia="Calibri" w:hAnsi="Calibri" w:cs="Times New Roman"/>
          <w:lang w:val="en-US"/>
        </w:rPr>
      </w:pPr>
      <w:ins w:id="7803" w:author="UTENTE" w:date="2020-06-30T18:32:00Z">
        <w:r w:rsidRPr="00E573B8">
          <w:rPr>
            <w:rFonts w:ascii="Calibri" w:eastAsia="Calibri" w:hAnsi="Calibri" w:cs="Times New Roman"/>
            <w:lang w:val="en-US"/>
          </w:rPr>
          <w:t>903.</w:t>
        </w:r>
        <w:r w:rsidRPr="00E573B8">
          <w:rPr>
            <w:rFonts w:ascii="Calibri" w:eastAsia="Calibri" w:hAnsi="Calibri" w:cs="Times New Roman"/>
            <w:lang w:val="en-US"/>
          </w:rPr>
          <w:tab/>
          <w:t>n "Dominic leans down beside me, offering a hand."</w:t>
        </w:r>
      </w:ins>
    </w:p>
    <w:p w14:paraId="50DE4647" w14:textId="77777777" w:rsidR="00E573B8" w:rsidRPr="00E573B8" w:rsidRDefault="00E573B8" w:rsidP="00E573B8">
      <w:pPr>
        <w:tabs>
          <w:tab w:val="left" w:pos="0"/>
        </w:tabs>
        <w:spacing w:line="600" w:lineRule="auto"/>
        <w:jc w:val="left"/>
        <w:rPr>
          <w:ins w:id="7804" w:author="UTENTE" w:date="2020-06-30T18:32:00Z"/>
          <w:rFonts w:ascii="Calibri" w:eastAsia="Calibri" w:hAnsi="Calibri" w:cs="Times New Roman"/>
          <w:lang w:val="en-US"/>
        </w:rPr>
      </w:pPr>
      <w:ins w:id="7805" w:author="UTENTE" w:date="2020-06-30T18:32:00Z">
        <w:r w:rsidRPr="00E573B8">
          <w:rPr>
            <w:rFonts w:ascii="Calibri" w:eastAsia="Calibri" w:hAnsi="Calibri" w:cs="Times New Roman"/>
            <w:lang w:val="en-US"/>
          </w:rPr>
          <w:t>904.</w:t>
        </w:r>
        <w:r w:rsidRPr="00E573B8">
          <w:rPr>
            <w:rFonts w:ascii="Calibri" w:eastAsia="Calibri" w:hAnsi="Calibri" w:cs="Times New Roman"/>
            <w:lang w:val="en-US"/>
          </w:rPr>
          <w:tab/>
          <w:t>mc "\"A-ah, yeah, I'm fine… just a little dizzy…\""</w:t>
        </w:r>
      </w:ins>
    </w:p>
    <w:p w14:paraId="7A3AFEBC" w14:textId="77777777" w:rsidR="00E573B8" w:rsidRPr="00E573B8" w:rsidRDefault="00E573B8" w:rsidP="00E573B8">
      <w:pPr>
        <w:tabs>
          <w:tab w:val="left" w:pos="0"/>
        </w:tabs>
        <w:spacing w:line="600" w:lineRule="auto"/>
        <w:jc w:val="left"/>
        <w:rPr>
          <w:ins w:id="7806" w:author="UTENTE" w:date="2020-06-30T18:32:00Z"/>
          <w:rFonts w:ascii="Calibri" w:eastAsia="Calibri" w:hAnsi="Calibri" w:cs="Times New Roman"/>
          <w:lang w:val="en-US"/>
        </w:rPr>
      </w:pPr>
      <w:ins w:id="7807" w:author="UTENTE" w:date="2020-06-30T18:32:00Z">
        <w:r w:rsidRPr="00E573B8">
          <w:rPr>
            <w:rFonts w:ascii="Calibri" w:eastAsia="Calibri" w:hAnsi="Calibri" w:cs="Times New Roman"/>
            <w:lang w:val="en-US"/>
          </w:rPr>
          <w:t>905.</w:t>
        </w:r>
        <w:r w:rsidRPr="00E573B8">
          <w:rPr>
            <w:rFonts w:ascii="Calibri" w:eastAsia="Calibri" w:hAnsi="Calibri" w:cs="Times New Roman"/>
            <w:lang w:val="en-US"/>
          </w:rPr>
          <w:tab/>
          <w:t>n "I rise up to my feet with Dominic's help, rubbing my forehead."</w:t>
        </w:r>
      </w:ins>
    </w:p>
    <w:p w14:paraId="444B768C" w14:textId="77777777" w:rsidR="00E573B8" w:rsidRPr="00E573B8" w:rsidRDefault="00E573B8" w:rsidP="00E573B8">
      <w:pPr>
        <w:tabs>
          <w:tab w:val="left" w:pos="0"/>
        </w:tabs>
        <w:spacing w:line="600" w:lineRule="auto"/>
        <w:jc w:val="left"/>
        <w:rPr>
          <w:ins w:id="7808" w:author="UTENTE" w:date="2020-06-30T18:32:00Z"/>
          <w:rFonts w:ascii="Calibri" w:eastAsia="Calibri" w:hAnsi="Calibri" w:cs="Times New Roman"/>
          <w:lang w:val="en-US"/>
        </w:rPr>
      </w:pPr>
      <w:ins w:id="7809" w:author="UTENTE" w:date="2020-06-30T18:32:00Z">
        <w:r w:rsidRPr="00E573B8">
          <w:rPr>
            <w:rFonts w:ascii="Calibri" w:eastAsia="Calibri" w:hAnsi="Calibri" w:cs="Times New Roman"/>
            <w:lang w:val="en-US"/>
          </w:rPr>
          <w:t>906.</w:t>
        </w:r>
        <w:r w:rsidRPr="00E573B8">
          <w:rPr>
            <w:rFonts w:ascii="Calibri" w:eastAsia="Calibri" w:hAnsi="Calibri" w:cs="Times New Roman"/>
            <w:lang w:val="en-US"/>
          </w:rPr>
          <w:tab/>
          <w:t>n "That hypnotizing gaze was so close to swallowing me completely… {w}The thought makes me shudder."</w:t>
        </w:r>
      </w:ins>
    </w:p>
    <w:p w14:paraId="1E0FA344" w14:textId="77777777" w:rsidR="00E573B8" w:rsidRPr="00E573B8" w:rsidRDefault="00E573B8" w:rsidP="00E573B8">
      <w:pPr>
        <w:tabs>
          <w:tab w:val="left" w:pos="0"/>
        </w:tabs>
        <w:spacing w:line="600" w:lineRule="auto"/>
        <w:jc w:val="left"/>
        <w:rPr>
          <w:ins w:id="7810" w:author="UTENTE" w:date="2020-06-30T18:32:00Z"/>
          <w:rFonts w:ascii="Calibri" w:eastAsia="Calibri" w:hAnsi="Calibri" w:cs="Times New Roman"/>
          <w:lang w:val="en-US"/>
          <w:rPrChange w:id="7811" w:author="UTENTE" w:date="2020-06-30T18:32:00Z">
            <w:rPr>
              <w:ins w:id="7812" w:author="UTENTE" w:date="2020-06-30T18:32:00Z"/>
              <w:rFonts w:ascii="Calibri" w:eastAsia="Calibri" w:hAnsi="Calibri" w:cs="Times New Roman"/>
            </w:rPr>
          </w:rPrChange>
        </w:rPr>
      </w:pPr>
      <w:ins w:id="7813" w:author="UTENTE" w:date="2020-06-30T18:32:00Z">
        <w:r w:rsidRPr="00E573B8">
          <w:rPr>
            <w:rFonts w:ascii="Calibri" w:eastAsia="Calibri" w:hAnsi="Calibri" w:cs="Times New Roman"/>
            <w:lang w:val="en-US"/>
          </w:rPr>
          <w:t>907.</w:t>
        </w:r>
        <w:r w:rsidRPr="00E573B8">
          <w:rPr>
            <w:rFonts w:ascii="Calibri" w:eastAsia="Calibri" w:hAnsi="Calibri" w:cs="Times New Roman"/>
            <w:lang w:val="en-US"/>
          </w:rPr>
          <w:tab/>
          <w:t xml:space="preserve">d "\"We came just in time. </w:t>
        </w:r>
        <w:r w:rsidRPr="00E573B8">
          <w:rPr>
            <w:rFonts w:ascii="Calibri" w:eastAsia="Calibri" w:hAnsi="Calibri" w:cs="Times New Roman"/>
            <w:lang w:val="en-US"/>
            <w:rPrChange w:id="7814" w:author="UTENTE" w:date="2020-06-30T18:32:00Z">
              <w:rPr>
                <w:rFonts w:ascii="Calibri" w:eastAsia="Calibri" w:hAnsi="Calibri" w:cs="Times New Roman"/>
              </w:rPr>
            </w:rPrChange>
          </w:rPr>
          <w:t>Thanks to –\""</w:t>
        </w:r>
      </w:ins>
    </w:p>
    <w:p w14:paraId="58F72957" w14:textId="77777777" w:rsidR="00E573B8" w:rsidRPr="00E573B8" w:rsidRDefault="00E573B8" w:rsidP="00E573B8">
      <w:pPr>
        <w:tabs>
          <w:tab w:val="left" w:pos="0"/>
        </w:tabs>
        <w:spacing w:line="600" w:lineRule="auto"/>
        <w:jc w:val="left"/>
        <w:rPr>
          <w:ins w:id="7815" w:author="UTENTE" w:date="2020-06-30T18:32:00Z"/>
          <w:rFonts w:ascii="Calibri" w:eastAsia="Calibri" w:hAnsi="Calibri" w:cs="Times New Roman"/>
          <w:lang w:val="en-US"/>
          <w:rPrChange w:id="7816" w:author="UTENTE" w:date="2020-06-30T18:32:00Z">
            <w:rPr>
              <w:ins w:id="7817" w:author="UTENTE" w:date="2020-06-30T18:32:00Z"/>
              <w:rFonts w:ascii="Calibri" w:eastAsia="Calibri" w:hAnsi="Calibri" w:cs="Times New Roman"/>
            </w:rPr>
          </w:rPrChange>
        </w:rPr>
      </w:pPr>
      <w:ins w:id="7818" w:author="UTENTE" w:date="2020-06-30T18:32:00Z">
        <w:r w:rsidRPr="00E573B8">
          <w:rPr>
            <w:rFonts w:ascii="Calibri" w:eastAsia="Calibri" w:hAnsi="Calibri" w:cs="Times New Roman"/>
            <w:lang w:val="en-US"/>
            <w:rPrChange w:id="7819" w:author="UTENTE" w:date="2020-06-30T18:32:00Z">
              <w:rPr>
                <w:rFonts w:ascii="Calibri" w:eastAsia="Calibri" w:hAnsi="Calibri" w:cs="Times New Roman"/>
              </w:rPr>
            </w:rPrChange>
          </w:rPr>
          <w:t>908.</w:t>
        </w:r>
        <w:r w:rsidRPr="00E573B8">
          <w:rPr>
            <w:rFonts w:ascii="Calibri" w:eastAsia="Calibri" w:hAnsi="Calibri" w:cs="Times New Roman"/>
            <w:lang w:val="en-US"/>
            <w:rPrChange w:id="7820" w:author="UTENTE" w:date="2020-06-30T18:32:00Z">
              <w:rPr>
                <w:rFonts w:ascii="Calibri" w:eastAsia="Calibri" w:hAnsi="Calibri" w:cs="Times New Roman"/>
              </w:rPr>
            </w:rPrChange>
          </w:rPr>
          <w:tab/>
          <w:t>u "\"[mc]!\""</w:t>
        </w:r>
      </w:ins>
    </w:p>
    <w:p w14:paraId="1CF9CCF1" w14:textId="77777777" w:rsidR="00E573B8" w:rsidRPr="00E573B8" w:rsidRDefault="00E573B8" w:rsidP="00E573B8">
      <w:pPr>
        <w:tabs>
          <w:tab w:val="left" w:pos="0"/>
        </w:tabs>
        <w:spacing w:line="600" w:lineRule="auto"/>
        <w:jc w:val="left"/>
        <w:rPr>
          <w:ins w:id="7821" w:author="UTENTE" w:date="2020-06-30T18:32:00Z"/>
          <w:rFonts w:ascii="Calibri" w:eastAsia="Calibri" w:hAnsi="Calibri" w:cs="Times New Roman"/>
          <w:lang w:val="en-US"/>
          <w:rPrChange w:id="7822" w:author="UTENTE" w:date="2020-06-30T18:32:00Z">
            <w:rPr>
              <w:ins w:id="7823" w:author="UTENTE" w:date="2020-06-30T18:32:00Z"/>
              <w:rFonts w:ascii="Calibri" w:eastAsia="Calibri" w:hAnsi="Calibri" w:cs="Times New Roman"/>
            </w:rPr>
          </w:rPrChange>
        </w:rPr>
      </w:pPr>
      <w:ins w:id="7824" w:author="UTENTE" w:date="2020-06-30T18:32:00Z">
        <w:r w:rsidRPr="00E573B8">
          <w:rPr>
            <w:rFonts w:ascii="Calibri" w:eastAsia="Calibri" w:hAnsi="Calibri" w:cs="Times New Roman"/>
            <w:lang w:val="en-US"/>
            <w:rPrChange w:id="7825" w:author="UTENTE" w:date="2020-06-30T18:32:00Z">
              <w:rPr>
                <w:rFonts w:ascii="Calibri" w:eastAsia="Calibri" w:hAnsi="Calibri" w:cs="Times New Roman"/>
              </w:rPr>
            </w:rPrChange>
          </w:rPr>
          <w:t>909.</w:t>
        </w:r>
        <w:r w:rsidRPr="00E573B8">
          <w:rPr>
            <w:rFonts w:ascii="Calibri" w:eastAsia="Calibri" w:hAnsi="Calibri" w:cs="Times New Roman"/>
            <w:lang w:val="en-US"/>
            <w:rPrChange w:id="7826" w:author="UTENTE" w:date="2020-06-30T18:32:00Z">
              <w:rPr>
                <w:rFonts w:ascii="Calibri" w:eastAsia="Calibri" w:hAnsi="Calibri" w:cs="Times New Roman"/>
              </w:rPr>
            </w:rPrChange>
          </w:rPr>
          <w:tab/>
          <w:t>u "\"You're alive–!\"" </w:t>
        </w:r>
        <w:r w:rsidRPr="00E573B8">
          <w:rPr>
            <w:rFonts w:ascii="Calibri" w:eastAsia="Calibri" w:hAnsi="Calibri" w:cs="Times New Roman"/>
            <w:lang w:val="en-US"/>
            <w:rPrChange w:id="7827" w:author="UTENTE" w:date="2020-06-30T18:32:00Z">
              <w:rPr>
                <w:rFonts w:ascii="Calibri" w:eastAsia="Calibri" w:hAnsi="Calibri" w:cs="Times New Roman"/>
              </w:rPr>
            </w:rPrChange>
          </w:rPr>
          <w:br w:type="page"/>
        </w:r>
      </w:ins>
    </w:p>
    <w:p w14:paraId="36380754" w14:textId="77777777" w:rsidR="00E573B8" w:rsidRPr="00E573B8" w:rsidRDefault="00E573B8" w:rsidP="00E573B8">
      <w:pPr>
        <w:tabs>
          <w:tab w:val="left" w:pos="0"/>
        </w:tabs>
        <w:spacing w:line="600" w:lineRule="auto"/>
        <w:jc w:val="left"/>
        <w:rPr>
          <w:ins w:id="7828" w:author="UTENTE" w:date="2020-06-30T18:32:00Z"/>
          <w:rFonts w:ascii="Calibri" w:eastAsia="Calibri" w:hAnsi="Calibri" w:cs="Times New Roman"/>
        </w:rPr>
      </w:pPr>
      <w:ins w:id="7829" w:author="UTENTE" w:date="2020-06-30T18:32:00Z">
        <w:r w:rsidRPr="00E573B8">
          <w:rPr>
            <w:rFonts w:ascii="Calibri" w:eastAsia="Calibri" w:hAnsi="Calibri" w:cs="Times New Roman"/>
          </w:rPr>
          <w:lastRenderedPageBreak/>
          <w:t>895.</w:t>
        </w:r>
        <w:r w:rsidRPr="00E573B8">
          <w:rPr>
            <w:rFonts w:ascii="Calibri" w:eastAsia="Calibri" w:hAnsi="Calibri" w:cs="Times New Roman"/>
          </w:rPr>
          <w:tab/>
          <w:t>u "\"Sì, prendetelo! Catturate tutti gli uomini di Bishop!\""</w:t>
        </w:r>
      </w:ins>
    </w:p>
    <w:p w14:paraId="1E7DE9D3" w14:textId="77777777" w:rsidR="00E573B8" w:rsidRPr="00E573B8" w:rsidRDefault="00E573B8" w:rsidP="00E573B8">
      <w:pPr>
        <w:tabs>
          <w:tab w:val="left" w:pos="0"/>
        </w:tabs>
        <w:spacing w:line="600" w:lineRule="auto"/>
        <w:jc w:val="left"/>
        <w:rPr>
          <w:ins w:id="7830" w:author="UTENTE" w:date="2020-06-30T18:32:00Z"/>
          <w:rFonts w:ascii="Calibri" w:eastAsia="Calibri" w:hAnsi="Calibri" w:cs="Times New Roman"/>
        </w:rPr>
      </w:pPr>
      <w:ins w:id="7831" w:author="UTENTE" w:date="2020-06-30T18:32:00Z">
        <w:r w:rsidRPr="00E573B8">
          <w:rPr>
            <w:rFonts w:ascii="Calibri" w:eastAsia="Calibri" w:hAnsi="Calibri" w:cs="Times New Roman"/>
          </w:rPr>
          <w:t>896.</w:t>
        </w:r>
        <w:r w:rsidRPr="00E573B8">
          <w:rPr>
            <w:rFonts w:ascii="Calibri" w:eastAsia="Calibri" w:hAnsi="Calibri" w:cs="Times New Roman"/>
          </w:rPr>
          <w:tab/>
          <w:t>b "\"Ngh-!\""</w:t>
        </w:r>
      </w:ins>
    </w:p>
    <w:p w14:paraId="5F8001FE" w14:textId="77777777" w:rsidR="00E573B8" w:rsidRPr="00E573B8" w:rsidRDefault="00E573B8" w:rsidP="00E573B8">
      <w:pPr>
        <w:tabs>
          <w:tab w:val="left" w:pos="0"/>
        </w:tabs>
        <w:spacing w:line="600" w:lineRule="auto"/>
        <w:jc w:val="left"/>
        <w:rPr>
          <w:ins w:id="7832" w:author="UTENTE" w:date="2020-06-30T18:32:00Z"/>
          <w:rFonts w:ascii="Calibri" w:eastAsia="Calibri" w:hAnsi="Calibri" w:cs="Times New Roman"/>
        </w:rPr>
      </w:pPr>
      <w:ins w:id="7833" w:author="UTENTE" w:date="2020-06-30T18:32:00Z">
        <w:r w:rsidRPr="00E573B8">
          <w:rPr>
            <w:rFonts w:ascii="Calibri" w:eastAsia="Calibri" w:hAnsi="Calibri" w:cs="Times New Roman"/>
          </w:rPr>
          <w:t>897.</w:t>
        </w:r>
        <w:r w:rsidRPr="00E573B8">
          <w:rPr>
            <w:rFonts w:ascii="Calibri" w:eastAsia="Calibri" w:hAnsi="Calibri" w:cs="Times New Roman"/>
          </w:rPr>
          <w:tab/>
          <w:t>n "Spingendomi al suolo, Bishop salta agilmente sul bancone e cerca di fuggire dall'uscita sul retro."</w:t>
        </w:r>
      </w:ins>
    </w:p>
    <w:p w14:paraId="4CD94BE8" w14:textId="77777777" w:rsidR="00E573B8" w:rsidRPr="00E573B8" w:rsidRDefault="00E573B8" w:rsidP="00E573B8">
      <w:pPr>
        <w:tabs>
          <w:tab w:val="left" w:pos="0"/>
        </w:tabs>
        <w:spacing w:line="600" w:lineRule="auto"/>
        <w:jc w:val="left"/>
        <w:rPr>
          <w:ins w:id="7834" w:author="UTENTE" w:date="2020-06-30T18:32:00Z"/>
          <w:rFonts w:ascii="Calibri" w:eastAsia="Calibri" w:hAnsi="Calibri" w:cs="Times New Roman"/>
        </w:rPr>
      </w:pPr>
      <w:ins w:id="7835" w:author="UTENTE" w:date="2020-06-30T18:32:00Z">
        <w:r w:rsidRPr="00E573B8">
          <w:rPr>
            <w:rFonts w:ascii="Calibri" w:eastAsia="Calibri" w:hAnsi="Calibri" w:cs="Times New Roman"/>
          </w:rPr>
          <w:t>898.</w:t>
        </w:r>
        <w:r w:rsidRPr="00E573B8">
          <w:rPr>
            <w:rFonts w:ascii="Calibri" w:eastAsia="Calibri" w:hAnsi="Calibri" w:cs="Times New Roman"/>
          </w:rPr>
          <w:tab/>
          <w:t>r "\"Ehi! Non fatevi scappare quel bastardo!\""</w:t>
        </w:r>
      </w:ins>
    </w:p>
    <w:p w14:paraId="4741ECEE" w14:textId="77777777" w:rsidR="00E573B8" w:rsidRPr="00E573B8" w:rsidRDefault="00E573B8" w:rsidP="00E573B8">
      <w:pPr>
        <w:tabs>
          <w:tab w:val="left" w:pos="0"/>
        </w:tabs>
        <w:spacing w:line="600" w:lineRule="auto"/>
        <w:jc w:val="left"/>
        <w:rPr>
          <w:ins w:id="7836" w:author="UTENTE" w:date="2020-06-30T18:32:00Z"/>
          <w:rFonts w:ascii="Calibri" w:eastAsia="Calibri" w:hAnsi="Calibri" w:cs="Times New Roman"/>
        </w:rPr>
      </w:pPr>
      <w:ins w:id="7837" w:author="UTENTE" w:date="2020-06-30T18:32:00Z">
        <w:r w:rsidRPr="00E573B8">
          <w:rPr>
            <w:rFonts w:ascii="Calibri" w:eastAsia="Calibri" w:hAnsi="Calibri" w:cs="Times New Roman"/>
          </w:rPr>
          <w:t>899.</w:t>
        </w:r>
        <w:r w:rsidRPr="00E573B8">
          <w:rPr>
            <w:rFonts w:ascii="Calibri" w:eastAsia="Calibri" w:hAnsi="Calibri" w:cs="Times New Roman"/>
          </w:rPr>
          <w:tab/>
          <w:t>n "Facendo cenno agli altri di seguirlo, Rex corre dietro a Bishop, e il resto del clan lo segue come una mandria inferocita."</w:t>
        </w:r>
      </w:ins>
    </w:p>
    <w:p w14:paraId="472B44A5" w14:textId="77777777" w:rsidR="00E573B8" w:rsidRPr="00E573B8" w:rsidRDefault="00E573B8" w:rsidP="00E573B8">
      <w:pPr>
        <w:tabs>
          <w:tab w:val="left" w:pos="0"/>
        </w:tabs>
        <w:spacing w:line="600" w:lineRule="auto"/>
        <w:jc w:val="left"/>
        <w:rPr>
          <w:ins w:id="7838" w:author="UTENTE" w:date="2020-06-30T18:32:00Z"/>
          <w:rFonts w:ascii="Calibri" w:eastAsia="Calibri" w:hAnsi="Calibri" w:cs="Times New Roman"/>
        </w:rPr>
      </w:pPr>
      <w:ins w:id="7839" w:author="UTENTE" w:date="2020-06-30T18:32:00Z">
        <w:r w:rsidRPr="00E573B8">
          <w:rPr>
            <w:rFonts w:ascii="Calibri" w:eastAsia="Calibri" w:hAnsi="Calibri" w:cs="Times New Roman"/>
          </w:rPr>
          <w:t>900.</w:t>
        </w:r>
        <w:r w:rsidRPr="00E573B8">
          <w:rPr>
            <w:rFonts w:ascii="Calibri" w:eastAsia="Calibri" w:hAnsi="Calibri" w:cs="Times New Roman"/>
          </w:rPr>
          <w:tab/>
          <w:t>n "È come un branco di lupi che rincorre la propria preda - i loro terrificanti occhi brillano di rabbia, assettati di sangue…"</w:t>
        </w:r>
      </w:ins>
    </w:p>
    <w:p w14:paraId="61F55424" w14:textId="77777777" w:rsidR="00E573B8" w:rsidRPr="00E573B8" w:rsidRDefault="00E573B8" w:rsidP="00E573B8">
      <w:pPr>
        <w:tabs>
          <w:tab w:val="left" w:pos="0"/>
        </w:tabs>
        <w:spacing w:line="600" w:lineRule="auto"/>
        <w:jc w:val="left"/>
        <w:rPr>
          <w:ins w:id="7840" w:author="UTENTE" w:date="2020-06-30T18:32:00Z"/>
          <w:rFonts w:ascii="Calibri" w:eastAsia="Calibri" w:hAnsi="Calibri" w:cs="Times New Roman"/>
        </w:rPr>
      </w:pPr>
      <w:ins w:id="7841" w:author="UTENTE" w:date="2020-06-30T18:32:00Z">
        <w:r w:rsidRPr="00E573B8">
          <w:rPr>
            <w:rFonts w:ascii="Calibri" w:eastAsia="Calibri" w:hAnsi="Calibri" w:cs="Times New Roman"/>
          </w:rPr>
          <w:t>901.</w:t>
        </w:r>
        <w:r w:rsidRPr="00E573B8">
          <w:rPr>
            <w:rFonts w:ascii="Calibri" w:eastAsia="Calibri" w:hAnsi="Calibri" w:cs="Times New Roman"/>
          </w:rPr>
          <w:tab/>
          <w:t>n "Vogliono proprio vedere Bishop morto, huh… ma come mai sono così tanti…?"</w:t>
        </w:r>
      </w:ins>
    </w:p>
    <w:p w14:paraId="1BA9DFFE" w14:textId="77777777" w:rsidR="00E573B8" w:rsidRPr="00E573B8" w:rsidRDefault="00E573B8" w:rsidP="00E573B8">
      <w:pPr>
        <w:tabs>
          <w:tab w:val="left" w:pos="0"/>
        </w:tabs>
        <w:spacing w:line="600" w:lineRule="auto"/>
        <w:jc w:val="left"/>
        <w:rPr>
          <w:ins w:id="7842" w:author="UTENTE" w:date="2020-06-30T18:32:00Z"/>
          <w:rFonts w:ascii="Calibri" w:eastAsia="Calibri" w:hAnsi="Calibri" w:cs="Times New Roman"/>
        </w:rPr>
      </w:pPr>
      <w:ins w:id="7843" w:author="UTENTE" w:date="2020-06-30T18:32:00Z">
        <w:r w:rsidRPr="00E573B8">
          <w:rPr>
            <w:rFonts w:ascii="Calibri" w:eastAsia="Calibri" w:hAnsi="Calibri" w:cs="Times New Roman"/>
          </w:rPr>
          <w:t>902.</w:t>
        </w:r>
        <w:r w:rsidRPr="00E573B8">
          <w:rPr>
            <w:rFonts w:ascii="Calibri" w:eastAsia="Calibri" w:hAnsi="Calibri" w:cs="Times New Roman"/>
          </w:rPr>
          <w:tab/>
          <w:t>d "\"[mc]… stai bene?\""</w:t>
        </w:r>
      </w:ins>
    </w:p>
    <w:p w14:paraId="5F02D0DD" w14:textId="77777777" w:rsidR="00E573B8" w:rsidRPr="00E573B8" w:rsidRDefault="00E573B8" w:rsidP="00E573B8">
      <w:pPr>
        <w:tabs>
          <w:tab w:val="left" w:pos="0"/>
        </w:tabs>
        <w:spacing w:line="600" w:lineRule="auto"/>
        <w:jc w:val="left"/>
        <w:rPr>
          <w:ins w:id="7844" w:author="UTENTE" w:date="2020-06-30T18:32:00Z"/>
          <w:rFonts w:ascii="Calibri" w:eastAsia="Calibri" w:hAnsi="Calibri" w:cs="Times New Roman"/>
        </w:rPr>
      </w:pPr>
      <w:ins w:id="7845" w:author="UTENTE" w:date="2020-06-30T18:32:00Z">
        <w:r w:rsidRPr="00E573B8">
          <w:rPr>
            <w:rFonts w:ascii="Calibri" w:eastAsia="Calibri" w:hAnsi="Calibri" w:cs="Times New Roman"/>
          </w:rPr>
          <w:t>903.</w:t>
        </w:r>
        <w:r w:rsidRPr="00E573B8">
          <w:rPr>
            <w:rFonts w:ascii="Calibri" w:eastAsia="Calibri" w:hAnsi="Calibri" w:cs="Times New Roman"/>
          </w:rPr>
          <w:tab/>
          <w:t>n "Dominic si accovaccia accanto a me, offrendomi una mano."</w:t>
        </w:r>
      </w:ins>
    </w:p>
    <w:p w14:paraId="0A1393F7" w14:textId="77777777" w:rsidR="00E573B8" w:rsidRPr="00E573B8" w:rsidRDefault="00E573B8" w:rsidP="00E573B8">
      <w:pPr>
        <w:tabs>
          <w:tab w:val="left" w:pos="0"/>
        </w:tabs>
        <w:spacing w:line="600" w:lineRule="auto"/>
        <w:jc w:val="left"/>
        <w:rPr>
          <w:ins w:id="7846" w:author="UTENTE" w:date="2020-06-30T18:32:00Z"/>
          <w:rFonts w:ascii="Calibri" w:eastAsia="Calibri" w:hAnsi="Calibri" w:cs="Times New Roman"/>
        </w:rPr>
      </w:pPr>
      <w:ins w:id="7847" w:author="UTENTE" w:date="2020-06-30T18:32:00Z">
        <w:r w:rsidRPr="00E573B8">
          <w:rPr>
            <w:rFonts w:ascii="Calibri" w:eastAsia="Calibri" w:hAnsi="Calibri" w:cs="Times New Roman"/>
          </w:rPr>
          <w:t>904.</w:t>
        </w:r>
        <w:r w:rsidRPr="00E573B8">
          <w:rPr>
            <w:rFonts w:ascii="Calibri" w:eastAsia="Calibri" w:hAnsi="Calibri" w:cs="Times New Roman"/>
          </w:rPr>
          <w:tab/>
          <w:t>mc "\"A-ah, sì, sto bene… solo un po'frastornato…\""</w:t>
        </w:r>
      </w:ins>
    </w:p>
    <w:p w14:paraId="2C2030DD" w14:textId="77777777" w:rsidR="00E573B8" w:rsidRPr="00E573B8" w:rsidRDefault="00E573B8" w:rsidP="00E573B8">
      <w:pPr>
        <w:tabs>
          <w:tab w:val="left" w:pos="0"/>
        </w:tabs>
        <w:spacing w:line="600" w:lineRule="auto"/>
        <w:jc w:val="left"/>
        <w:rPr>
          <w:ins w:id="7848" w:author="UTENTE" w:date="2020-06-30T18:32:00Z"/>
          <w:rFonts w:ascii="Calibri" w:eastAsia="Calibri" w:hAnsi="Calibri" w:cs="Times New Roman"/>
        </w:rPr>
      </w:pPr>
      <w:ins w:id="7849" w:author="UTENTE" w:date="2020-06-30T18:32:00Z">
        <w:r w:rsidRPr="00E573B8">
          <w:rPr>
            <w:rFonts w:ascii="Calibri" w:eastAsia="Calibri" w:hAnsi="Calibri" w:cs="Times New Roman"/>
          </w:rPr>
          <w:t>905.</w:t>
        </w:r>
        <w:r w:rsidRPr="00E573B8">
          <w:rPr>
            <w:rFonts w:ascii="Calibri" w:eastAsia="Calibri" w:hAnsi="Calibri" w:cs="Times New Roman"/>
          </w:rPr>
          <w:tab/>
          <w:t>n "Mi alzo in piedi con l'aiuto di Dominic, accarezzandomi la fronte."</w:t>
        </w:r>
      </w:ins>
    </w:p>
    <w:p w14:paraId="69FF68B9" w14:textId="77777777" w:rsidR="00E573B8" w:rsidRPr="00E573B8" w:rsidRDefault="00E573B8" w:rsidP="00E573B8">
      <w:pPr>
        <w:tabs>
          <w:tab w:val="left" w:pos="0"/>
        </w:tabs>
        <w:spacing w:line="600" w:lineRule="auto"/>
        <w:jc w:val="left"/>
        <w:rPr>
          <w:ins w:id="7850" w:author="UTENTE" w:date="2020-06-30T18:32:00Z"/>
          <w:rFonts w:ascii="Calibri" w:eastAsia="Calibri" w:hAnsi="Calibri" w:cs="Times New Roman"/>
        </w:rPr>
      </w:pPr>
      <w:ins w:id="7851" w:author="UTENTE" w:date="2020-06-30T18:32:00Z">
        <w:r w:rsidRPr="00E573B8">
          <w:rPr>
            <w:rFonts w:ascii="Calibri" w:eastAsia="Calibri" w:hAnsi="Calibri" w:cs="Times New Roman"/>
          </w:rPr>
          <w:t>906.</w:t>
        </w:r>
        <w:r w:rsidRPr="00E573B8">
          <w:rPr>
            <w:rFonts w:ascii="Calibri" w:eastAsia="Calibri" w:hAnsi="Calibri" w:cs="Times New Roman"/>
          </w:rPr>
          <w:tab/>
          <w:t>n "Quello sguardo ipnotizzante era così vicino a inghiottirmi completamente… {w}Il pensiero mi fa rabbrividire."</w:t>
        </w:r>
      </w:ins>
    </w:p>
    <w:p w14:paraId="06616444" w14:textId="77777777" w:rsidR="00E573B8" w:rsidRPr="00E573B8" w:rsidRDefault="00E573B8" w:rsidP="00E573B8">
      <w:pPr>
        <w:tabs>
          <w:tab w:val="left" w:pos="0"/>
        </w:tabs>
        <w:spacing w:line="600" w:lineRule="auto"/>
        <w:jc w:val="left"/>
        <w:rPr>
          <w:ins w:id="7852" w:author="UTENTE" w:date="2020-06-30T18:32:00Z"/>
          <w:rFonts w:ascii="Calibri" w:eastAsia="Calibri" w:hAnsi="Calibri" w:cs="Times New Roman"/>
        </w:rPr>
      </w:pPr>
      <w:ins w:id="7853" w:author="UTENTE" w:date="2020-06-30T18:32:00Z">
        <w:r w:rsidRPr="00E573B8">
          <w:rPr>
            <w:rFonts w:ascii="Calibri" w:eastAsia="Calibri" w:hAnsi="Calibri" w:cs="Times New Roman"/>
          </w:rPr>
          <w:t>907.</w:t>
        </w:r>
        <w:r w:rsidRPr="00E573B8">
          <w:rPr>
            <w:rFonts w:ascii="Calibri" w:eastAsia="Calibri" w:hAnsi="Calibri" w:cs="Times New Roman"/>
          </w:rPr>
          <w:tab/>
          <w:t>d "\"Siamo arrivati giusto in tempo. Grazie a -\""</w:t>
        </w:r>
      </w:ins>
    </w:p>
    <w:p w14:paraId="61503D1F" w14:textId="77777777" w:rsidR="00E573B8" w:rsidRPr="00E573B8" w:rsidRDefault="00E573B8" w:rsidP="00E573B8">
      <w:pPr>
        <w:tabs>
          <w:tab w:val="left" w:pos="0"/>
        </w:tabs>
        <w:spacing w:line="600" w:lineRule="auto"/>
        <w:jc w:val="left"/>
        <w:rPr>
          <w:ins w:id="7854" w:author="UTENTE" w:date="2020-06-30T18:32:00Z"/>
          <w:rFonts w:ascii="Calibri" w:eastAsia="Calibri" w:hAnsi="Calibri" w:cs="Times New Roman"/>
        </w:rPr>
      </w:pPr>
      <w:ins w:id="7855" w:author="UTENTE" w:date="2020-06-30T18:32:00Z">
        <w:r w:rsidRPr="00E573B8">
          <w:rPr>
            <w:rFonts w:ascii="Calibri" w:eastAsia="Calibri" w:hAnsi="Calibri" w:cs="Times New Roman"/>
          </w:rPr>
          <w:t>908.</w:t>
        </w:r>
        <w:r w:rsidRPr="00E573B8">
          <w:rPr>
            <w:rFonts w:ascii="Calibri" w:eastAsia="Calibri" w:hAnsi="Calibri" w:cs="Times New Roman"/>
          </w:rPr>
          <w:tab/>
          <w:t>u "\"[mc]!\""</w:t>
        </w:r>
      </w:ins>
    </w:p>
    <w:p w14:paraId="5E45C5D9" w14:textId="77777777" w:rsidR="00E573B8" w:rsidRPr="00E573B8" w:rsidRDefault="00E573B8" w:rsidP="00E573B8">
      <w:pPr>
        <w:tabs>
          <w:tab w:val="left" w:pos="0"/>
        </w:tabs>
        <w:spacing w:line="600" w:lineRule="auto"/>
        <w:jc w:val="left"/>
        <w:rPr>
          <w:ins w:id="7856" w:author="UTENTE" w:date="2020-06-30T18:32:00Z"/>
          <w:rFonts w:ascii="Calibri" w:eastAsia="Calibri" w:hAnsi="Calibri" w:cs="Times New Roman"/>
        </w:rPr>
      </w:pPr>
      <w:ins w:id="7857" w:author="UTENTE" w:date="2020-06-30T18:32:00Z">
        <w:r w:rsidRPr="00E573B8">
          <w:rPr>
            <w:rFonts w:ascii="Calibri" w:eastAsia="Calibri" w:hAnsi="Calibri" w:cs="Times New Roman"/>
          </w:rPr>
          <w:t>909.</w:t>
        </w:r>
        <w:r w:rsidRPr="00E573B8">
          <w:rPr>
            <w:rFonts w:ascii="Calibri" w:eastAsia="Calibri" w:hAnsi="Calibri" w:cs="Times New Roman"/>
          </w:rPr>
          <w:tab/>
          <w:t>u "\"Sei vivo-!\""</w:t>
        </w:r>
        <w:r w:rsidRPr="00E573B8">
          <w:rPr>
            <w:rFonts w:ascii="Calibri" w:eastAsia="Calibri" w:hAnsi="Calibri" w:cs="Times New Roman"/>
          </w:rPr>
          <w:br w:type="page"/>
        </w:r>
      </w:ins>
    </w:p>
    <w:p w14:paraId="35C3EBC7" w14:textId="77777777" w:rsidR="00E573B8" w:rsidRPr="00E573B8" w:rsidRDefault="00E573B8" w:rsidP="00E573B8">
      <w:pPr>
        <w:tabs>
          <w:tab w:val="left" w:pos="0"/>
        </w:tabs>
        <w:spacing w:line="600" w:lineRule="auto"/>
        <w:jc w:val="left"/>
        <w:rPr>
          <w:ins w:id="7858" w:author="UTENTE" w:date="2020-06-30T18:32:00Z"/>
          <w:rFonts w:ascii="Calibri" w:eastAsia="Calibri" w:hAnsi="Calibri" w:cs="Times New Roman"/>
          <w:lang w:val="en-US"/>
        </w:rPr>
      </w:pPr>
      <w:ins w:id="7859" w:author="UTENTE" w:date="2020-06-30T18:32:00Z">
        <w:r w:rsidRPr="00E573B8">
          <w:rPr>
            <w:rFonts w:ascii="Calibri" w:eastAsia="Calibri" w:hAnsi="Calibri" w:cs="Times New Roman"/>
            <w:lang w:val="en-US"/>
          </w:rPr>
          <w:lastRenderedPageBreak/>
          <w:t>910.</w:t>
        </w:r>
        <w:r w:rsidRPr="00E573B8">
          <w:rPr>
            <w:rFonts w:ascii="Calibri" w:eastAsia="Calibri" w:hAnsi="Calibri" w:cs="Times New Roman"/>
            <w:lang w:val="en-US"/>
          </w:rPr>
          <w:tab/>
          <w:t>n "At that moment, another voice echoes through the diner."</w:t>
        </w:r>
      </w:ins>
    </w:p>
    <w:p w14:paraId="3838F1E2" w14:textId="77777777" w:rsidR="00E573B8" w:rsidRPr="00E573B8" w:rsidRDefault="00E573B8" w:rsidP="00E573B8">
      <w:pPr>
        <w:tabs>
          <w:tab w:val="left" w:pos="0"/>
        </w:tabs>
        <w:spacing w:line="600" w:lineRule="auto"/>
        <w:jc w:val="left"/>
        <w:rPr>
          <w:ins w:id="7860" w:author="UTENTE" w:date="2020-06-30T18:32:00Z"/>
          <w:rFonts w:ascii="Calibri" w:eastAsia="Calibri" w:hAnsi="Calibri" w:cs="Times New Roman"/>
          <w:lang w:val="en-US"/>
        </w:rPr>
      </w:pPr>
      <w:ins w:id="7861" w:author="UTENTE" w:date="2020-06-30T18:32:00Z">
        <w:r w:rsidRPr="00E573B8">
          <w:rPr>
            <w:rFonts w:ascii="Calibri" w:eastAsia="Calibri" w:hAnsi="Calibri" w:cs="Times New Roman"/>
            <w:lang w:val="en-US"/>
          </w:rPr>
          <w:t>911.</w:t>
        </w:r>
        <w:r w:rsidRPr="00E573B8">
          <w:rPr>
            <w:rFonts w:ascii="Calibri" w:eastAsia="Calibri" w:hAnsi="Calibri" w:cs="Times New Roman"/>
            <w:lang w:val="en-US"/>
          </w:rPr>
          <w:tab/>
          <w:t>n "A voice I'd recognize anywhere."</w:t>
        </w:r>
      </w:ins>
    </w:p>
    <w:p w14:paraId="7BA4349A" w14:textId="77777777" w:rsidR="00E573B8" w:rsidRPr="00E573B8" w:rsidRDefault="00E573B8" w:rsidP="00E573B8">
      <w:pPr>
        <w:tabs>
          <w:tab w:val="left" w:pos="0"/>
        </w:tabs>
        <w:spacing w:line="600" w:lineRule="auto"/>
        <w:jc w:val="left"/>
        <w:rPr>
          <w:ins w:id="7862" w:author="UTENTE" w:date="2020-06-30T18:32:00Z"/>
          <w:rFonts w:ascii="Calibri" w:eastAsia="Calibri" w:hAnsi="Calibri" w:cs="Times New Roman"/>
          <w:lang w:val="en-US"/>
        </w:rPr>
      </w:pPr>
      <w:ins w:id="7863" w:author="UTENTE" w:date="2020-06-30T18:32:00Z">
        <w:r w:rsidRPr="00E573B8">
          <w:rPr>
            <w:rFonts w:ascii="Calibri" w:eastAsia="Calibri" w:hAnsi="Calibri" w:cs="Times New Roman"/>
            <w:lang w:val="en-US"/>
          </w:rPr>
          <w:t>912.</w:t>
        </w:r>
        <w:r w:rsidRPr="00E573B8">
          <w:rPr>
            <w:rFonts w:ascii="Calibri" w:eastAsia="Calibri" w:hAnsi="Calibri" w:cs="Times New Roman"/>
            <w:lang w:val="en-US"/>
          </w:rPr>
          <w:tab/>
          <w:t>mcp "\"Isaac…?\""</w:t>
        </w:r>
      </w:ins>
    </w:p>
    <w:p w14:paraId="6582FF6A" w14:textId="77777777" w:rsidR="00E573B8" w:rsidRPr="00E573B8" w:rsidRDefault="00E573B8" w:rsidP="00E573B8">
      <w:pPr>
        <w:tabs>
          <w:tab w:val="left" w:pos="0"/>
        </w:tabs>
        <w:spacing w:line="600" w:lineRule="auto"/>
        <w:jc w:val="left"/>
        <w:rPr>
          <w:ins w:id="7864" w:author="UTENTE" w:date="2020-06-30T18:32:00Z"/>
          <w:rFonts w:ascii="Calibri" w:eastAsia="Calibri" w:hAnsi="Calibri" w:cs="Times New Roman"/>
          <w:lang w:val="en-US"/>
        </w:rPr>
      </w:pPr>
      <w:ins w:id="7865" w:author="UTENTE" w:date="2020-06-30T18:32:00Z">
        <w:r w:rsidRPr="00E573B8">
          <w:rPr>
            <w:rFonts w:ascii="Calibri" w:eastAsia="Calibri" w:hAnsi="Calibri" w:cs="Times New Roman"/>
            <w:lang w:val="en-US"/>
          </w:rPr>
          <w:t>913.</w:t>
        </w:r>
        <w:r w:rsidRPr="00E573B8">
          <w:rPr>
            <w:rFonts w:ascii="Calibri" w:eastAsia="Calibri" w:hAnsi="Calibri" w:cs="Times New Roman"/>
            <w:lang w:val="en-US"/>
          </w:rPr>
          <w:tab/>
          <w:t>n "His hair mussed up and glasses askew, Isaac rushes up towards me."</w:t>
        </w:r>
      </w:ins>
    </w:p>
    <w:p w14:paraId="6D8D6EEE" w14:textId="77777777" w:rsidR="00E573B8" w:rsidRPr="00E573B8" w:rsidRDefault="00E573B8" w:rsidP="00E573B8">
      <w:pPr>
        <w:tabs>
          <w:tab w:val="left" w:pos="0"/>
        </w:tabs>
        <w:spacing w:line="600" w:lineRule="auto"/>
        <w:jc w:val="left"/>
        <w:rPr>
          <w:ins w:id="7866" w:author="UTENTE" w:date="2020-06-30T18:32:00Z"/>
          <w:rFonts w:ascii="Calibri" w:eastAsia="Calibri" w:hAnsi="Calibri" w:cs="Times New Roman"/>
          <w:lang w:val="en-US"/>
        </w:rPr>
      </w:pPr>
      <w:ins w:id="7867" w:author="UTENTE" w:date="2020-06-30T18:32:00Z">
        <w:r w:rsidRPr="00E573B8">
          <w:rPr>
            <w:rFonts w:ascii="Calibri" w:eastAsia="Calibri" w:hAnsi="Calibri" w:cs="Times New Roman"/>
            <w:lang w:val="en-US"/>
          </w:rPr>
          <w:t>914.</w:t>
        </w:r>
        <w:r w:rsidRPr="00E573B8">
          <w:rPr>
            <w:rFonts w:ascii="Calibri" w:eastAsia="Calibri" w:hAnsi="Calibri" w:cs="Times New Roman"/>
            <w:lang w:val="en-US"/>
          </w:rPr>
          <w:tab/>
          <w:t>n "He pulls me into a crushing hug, and once I recover from the shock, I grip him back as hard as I can."</w:t>
        </w:r>
      </w:ins>
    </w:p>
    <w:p w14:paraId="65E5901A" w14:textId="77777777" w:rsidR="00E573B8" w:rsidRPr="00E573B8" w:rsidRDefault="00E573B8" w:rsidP="00E573B8">
      <w:pPr>
        <w:tabs>
          <w:tab w:val="left" w:pos="0"/>
        </w:tabs>
        <w:spacing w:line="600" w:lineRule="auto"/>
        <w:jc w:val="left"/>
        <w:rPr>
          <w:ins w:id="7868" w:author="UTENTE" w:date="2020-06-30T18:32:00Z"/>
          <w:rFonts w:ascii="Calibri" w:eastAsia="Calibri" w:hAnsi="Calibri" w:cs="Times New Roman"/>
          <w:lang w:val="en-US"/>
        </w:rPr>
      </w:pPr>
      <w:ins w:id="7869" w:author="UTENTE" w:date="2020-06-30T18:32:00Z">
        <w:r w:rsidRPr="00E573B8">
          <w:rPr>
            <w:rFonts w:ascii="Calibri" w:eastAsia="Calibri" w:hAnsi="Calibri" w:cs="Times New Roman"/>
            <w:lang w:val="en-US"/>
          </w:rPr>
          <w:t>915.</w:t>
        </w:r>
        <w:r w:rsidRPr="00E573B8">
          <w:rPr>
            <w:rFonts w:ascii="Calibri" w:eastAsia="Calibri" w:hAnsi="Calibri" w:cs="Times New Roman"/>
            <w:lang w:val="en-US"/>
          </w:rPr>
          <w:tab/>
          <w:t>i "\"[mc]… I can't believe you're safe…\""</w:t>
        </w:r>
      </w:ins>
    </w:p>
    <w:p w14:paraId="32D62829" w14:textId="77777777" w:rsidR="00E573B8" w:rsidRPr="00E573B8" w:rsidRDefault="00E573B8" w:rsidP="00E573B8">
      <w:pPr>
        <w:tabs>
          <w:tab w:val="left" w:pos="0"/>
        </w:tabs>
        <w:spacing w:line="600" w:lineRule="auto"/>
        <w:jc w:val="left"/>
        <w:rPr>
          <w:ins w:id="7870" w:author="UTENTE" w:date="2020-06-30T18:32:00Z"/>
          <w:rFonts w:ascii="Calibri" w:eastAsia="Calibri" w:hAnsi="Calibri" w:cs="Times New Roman"/>
          <w:lang w:val="en-US"/>
        </w:rPr>
      </w:pPr>
      <w:ins w:id="7871" w:author="UTENTE" w:date="2020-06-30T18:32:00Z">
        <w:r w:rsidRPr="00E573B8">
          <w:rPr>
            <w:rFonts w:ascii="Calibri" w:eastAsia="Calibri" w:hAnsi="Calibri" w:cs="Times New Roman"/>
            <w:lang w:val="en-US"/>
          </w:rPr>
          <w:t>916.</w:t>
        </w:r>
        <w:r w:rsidRPr="00E573B8">
          <w:rPr>
            <w:rFonts w:ascii="Calibri" w:eastAsia="Calibri" w:hAnsi="Calibri" w:cs="Times New Roman"/>
            <w:lang w:val="en-US"/>
          </w:rPr>
          <w:tab/>
          <w:t>n "As Isaac embraces me with all his might, I sense Dominic quietly leaving us, slipping out through the side door."</w:t>
        </w:r>
      </w:ins>
    </w:p>
    <w:p w14:paraId="5CCF8A41" w14:textId="77777777" w:rsidR="00E573B8" w:rsidRPr="00E573B8" w:rsidRDefault="00E573B8" w:rsidP="00E573B8">
      <w:pPr>
        <w:tabs>
          <w:tab w:val="left" w:pos="0"/>
        </w:tabs>
        <w:spacing w:line="600" w:lineRule="auto"/>
        <w:jc w:val="left"/>
        <w:rPr>
          <w:ins w:id="7872" w:author="UTENTE" w:date="2020-06-30T18:32:00Z"/>
          <w:rFonts w:ascii="Calibri" w:eastAsia="Calibri" w:hAnsi="Calibri" w:cs="Times New Roman"/>
          <w:lang w:val="en-US"/>
        </w:rPr>
      </w:pPr>
      <w:ins w:id="7873" w:author="UTENTE" w:date="2020-06-30T18:32:00Z">
        <w:r w:rsidRPr="00E573B8">
          <w:rPr>
            <w:rFonts w:ascii="Calibri" w:eastAsia="Calibri" w:hAnsi="Calibri" w:cs="Times New Roman"/>
            <w:lang w:val="en-US"/>
          </w:rPr>
          <w:t>917.</w:t>
        </w:r>
        <w:r w:rsidRPr="00E573B8">
          <w:rPr>
            <w:rFonts w:ascii="Calibri" w:eastAsia="Calibri" w:hAnsi="Calibri" w:cs="Times New Roman"/>
            <w:lang w:val="en-US"/>
          </w:rPr>
          <w:tab/>
          <w:t>mcp "\"Well, your loyal assistant can't just disappear, can he? What would you do without me?\""</w:t>
        </w:r>
      </w:ins>
    </w:p>
    <w:p w14:paraId="20F7C5E5" w14:textId="77777777" w:rsidR="00E573B8" w:rsidRPr="00E573B8" w:rsidRDefault="00E573B8" w:rsidP="00E573B8">
      <w:pPr>
        <w:tabs>
          <w:tab w:val="left" w:pos="0"/>
        </w:tabs>
        <w:spacing w:line="600" w:lineRule="auto"/>
        <w:jc w:val="left"/>
        <w:rPr>
          <w:ins w:id="7874" w:author="UTENTE" w:date="2020-06-30T18:32:00Z"/>
          <w:rFonts w:ascii="Calibri" w:eastAsia="Calibri" w:hAnsi="Calibri" w:cs="Times New Roman"/>
          <w:lang w:val="en-US"/>
        </w:rPr>
      </w:pPr>
      <w:ins w:id="7875" w:author="UTENTE" w:date="2020-06-30T18:32:00Z">
        <w:r w:rsidRPr="00E573B8">
          <w:rPr>
            <w:rFonts w:ascii="Calibri" w:eastAsia="Calibri" w:hAnsi="Calibri" w:cs="Times New Roman"/>
            <w:lang w:val="en-US"/>
          </w:rPr>
          <w:t>918.</w:t>
        </w:r>
        <w:r w:rsidRPr="00E573B8">
          <w:rPr>
            <w:rFonts w:ascii="Calibri" w:eastAsia="Calibri" w:hAnsi="Calibri" w:cs="Times New Roman"/>
            <w:lang w:val="en-US"/>
          </w:rPr>
          <w:tab/>
          <w:t>n "Swallowing my emotions, I bury my face against Isaac's neck."</w:t>
        </w:r>
      </w:ins>
    </w:p>
    <w:p w14:paraId="5C6F9358" w14:textId="77777777" w:rsidR="00E573B8" w:rsidRPr="00E573B8" w:rsidRDefault="00E573B8" w:rsidP="00E573B8">
      <w:pPr>
        <w:tabs>
          <w:tab w:val="left" w:pos="0"/>
        </w:tabs>
        <w:spacing w:line="600" w:lineRule="auto"/>
        <w:jc w:val="left"/>
        <w:rPr>
          <w:ins w:id="7876" w:author="UTENTE" w:date="2020-06-30T18:32:00Z"/>
          <w:rFonts w:ascii="Calibri" w:eastAsia="Calibri" w:hAnsi="Calibri" w:cs="Times New Roman"/>
          <w:lang w:val="en-US"/>
        </w:rPr>
      </w:pPr>
      <w:ins w:id="7877" w:author="UTENTE" w:date="2020-06-30T18:32:00Z">
        <w:r w:rsidRPr="00E573B8">
          <w:rPr>
            <w:rFonts w:ascii="Calibri" w:eastAsia="Calibri" w:hAnsi="Calibri" w:cs="Times New Roman"/>
            <w:lang w:val="en-US"/>
          </w:rPr>
          <w:t>919.</w:t>
        </w:r>
        <w:r w:rsidRPr="00E573B8">
          <w:rPr>
            <w:rFonts w:ascii="Calibri" w:eastAsia="Calibri" w:hAnsi="Calibri" w:cs="Times New Roman"/>
            <w:lang w:val="en-US"/>
          </w:rPr>
          <w:tab/>
          <w:t>n "Somehow – {w}somehow, it's over."</w:t>
        </w:r>
      </w:ins>
    </w:p>
    <w:p w14:paraId="3F7476CD" w14:textId="77777777" w:rsidR="00E573B8" w:rsidRPr="00E573B8" w:rsidRDefault="00E573B8" w:rsidP="00E573B8">
      <w:pPr>
        <w:tabs>
          <w:tab w:val="left" w:pos="0"/>
        </w:tabs>
        <w:spacing w:line="600" w:lineRule="auto"/>
        <w:jc w:val="left"/>
        <w:rPr>
          <w:ins w:id="7878" w:author="UTENTE" w:date="2020-06-30T18:32:00Z"/>
          <w:rFonts w:ascii="Calibri" w:eastAsia="Calibri" w:hAnsi="Calibri" w:cs="Times New Roman"/>
          <w:lang w:val="en-US"/>
        </w:rPr>
      </w:pPr>
      <w:ins w:id="7879" w:author="UTENTE" w:date="2020-06-30T18:32:00Z">
        <w:r w:rsidRPr="00E573B8">
          <w:rPr>
            <w:rFonts w:ascii="Calibri" w:eastAsia="Calibri" w:hAnsi="Calibri" w:cs="Times New Roman"/>
            <w:lang w:val="en-US"/>
          </w:rPr>
          <w:t>920.</w:t>
        </w:r>
        <w:r w:rsidRPr="00E573B8">
          <w:rPr>
            <w:rFonts w:ascii="Calibri" w:eastAsia="Calibri" w:hAnsi="Calibri" w:cs="Times New Roman"/>
            <w:lang w:val="en-US"/>
          </w:rPr>
          <w:tab/>
          <w:t>n "Somehow I managed to resist Bishop, just for a few moments."</w:t>
        </w:r>
      </w:ins>
    </w:p>
    <w:p w14:paraId="71FE7C86" w14:textId="77777777" w:rsidR="00E573B8" w:rsidRPr="00E573B8" w:rsidRDefault="00E573B8" w:rsidP="00E573B8">
      <w:pPr>
        <w:tabs>
          <w:tab w:val="left" w:pos="0"/>
        </w:tabs>
        <w:spacing w:line="600" w:lineRule="auto"/>
        <w:jc w:val="left"/>
        <w:rPr>
          <w:ins w:id="7880" w:author="UTENTE" w:date="2020-06-30T18:32:00Z"/>
          <w:rFonts w:ascii="Calibri" w:eastAsia="Calibri" w:hAnsi="Calibri" w:cs="Times New Roman"/>
          <w:lang w:val="en-US"/>
        </w:rPr>
      </w:pPr>
      <w:ins w:id="7881" w:author="UTENTE" w:date="2020-06-30T18:32:00Z">
        <w:r w:rsidRPr="00E573B8">
          <w:rPr>
            <w:rFonts w:ascii="Calibri" w:eastAsia="Calibri" w:hAnsi="Calibri" w:cs="Times New Roman"/>
            <w:lang w:val="en-US"/>
          </w:rPr>
          <w:t>921.</w:t>
        </w:r>
        <w:r w:rsidRPr="00E573B8">
          <w:rPr>
            <w:rFonts w:ascii="Calibri" w:eastAsia="Calibri" w:hAnsi="Calibri" w:cs="Times New Roman"/>
            <w:lang w:val="en-US"/>
          </w:rPr>
          <w:tab/>
          <w:t>n "And Isaac… he pulled through in the very end, managing to convince the two clans to join together just before he was kidnapped… that's where he vanished to this morning."</w:t>
        </w:r>
      </w:ins>
    </w:p>
    <w:p w14:paraId="4AFC09A7" w14:textId="77777777" w:rsidR="00E573B8" w:rsidRPr="00E573B8" w:rsidRDefault="00E573B8" w:rsidP="00E573B8">
      <w:pPr>
        <w:tabs>
          <w:tab w:val="left" w:pos="0"/>
        </w:tabs>
        <w:spacing w:line="600" w:lineRule="auto"/>
        <w:jc w:val="left"/>
        <w:rPr>
          <w:ins w:id="7882" w:author="UTENTE" w:date="2020-06-30T18:32:00Z"/>
          <w:rFonts w:ascii="Calibri" w:eastAsia="Calibri" w:hAnsi="Calibri" w:cs="Times New Roman"/>
          <w:lang w:val="en-US"/>
        </w:rPr>
      </w:pPr>
      <w:ins w:id="7883" w:author="UTENTE" w:date="2020-06-30T18:32:00Z">
        <w:r w:rsidRPr="00E573B8">
          <w:rPr>
            <w:rFonts w:ascii="Calibri" w:eastAsia="Calibri" w:hAnsi="Calibri" w:cs="Times New Roman"/>
            <w:lang w:val="en-US"/>
          </w:rPr>
          <w:t>922.</w:t>
        </w:r>
        <w:r w:rsidRPr="00E573B8">
          <w:rPr>
            <w:rFonts w:ascii="Calibri" w:eastAsia="Calibri" w:hAnsi="Calibri" w:cs="Times New Roman"/>
            <w:lang w:val="en-US"/>
          </w:rPr>
          <w:tab/>
          <w:t>n "I should never have doubted him. {w}Isaac isn't a man who gets so easily outsmarted – not even by someone like Bishop."</w:t>
        </w:r>
        <w:r w:rsidRPr="00E573B8">
          <w:rPr>
            <w:rFonts w:ascii="Calibri" w:eastAsia="Calibri" w:hAnsi="Calibri" w:cs="Times New Roman"/>
            <w:lang w:val="en-US"/>
          </w:rPr>
          <w:br w:type="page"/>
        </w:r>
      </w:ins>
    </w:p>
    <w:p w14:paraId="420B37F1" w14:textId="77777777" w:rsidR="00E573B8" w:rsidRPr="00E573B8" w:rsidRDefault="00E573B8" w:rsidP="00E573B8">
      <w:pPr>
        <w:tabs>
          <w:tab w:val="left" w:pos="0"/>
        </w:tabs>
        <w:spacing w:line="600" w:lineRule="auto"/>
        <w:jc w:val="left"/>
        <w:rPr>
          <w:ins w:id="7884" w:author="UTENTE" w:date="2020-06-30T18:32:00Z"/>
          <w:rFonts w:ascii="Calibri" w:eastAsia="Calibri" w:hAnsi="Calibri" w:cs="Times New Roman"/>
        </w:rPr>
      </w:pPr>
      <w:ins w:id="7885" w:author="UTENTE" w:date="2020-06-30T18:32:00Z">
        <w:r w:rsidRPr="00E573B8">
          <w:rPr>
            <w:rFonts w:ascii="Calibri" w:eastAsia="Calibri" w:hAnsi="Calibri" w:cs="Times New Roman"/>
          </w:rPr>
          <w:lastRenderedPageBreak/>
          <w:t>910.</w:t>
        </w:r>
        <w:r w:rsidRPr="00E573B8">
          <w:rPr>
            <w:rFonts w:ascii="Calibri" w:eastAsia="Calibri" w:hAnsi="Calibri" w:cs="Times New Roman"/>
          </w:rPr>
          <w:tab/>
          <w:t>n "In quel momento, un’altra voce echeggia per la tavola calda."</w:t>
        </w:r>
      </w:ins>
    </w:p>
    <w:p w14:paraId="436DDE16" w14:textId="77777777" w:rsidR="00E573B8" w:rsidRPr="00E573B8" w:rsidRDefault="00E573B8" w:rsidP="00E573B8">
      <w:pPr>
        <w:tabs>
          <w:tab w:val="left" w:pos="0"/>
        </w:tabs>
        <w:spacing w:line="600" w:lineRule="auto"/>
        <w:jc w:val="left"/>
        <w:rPr>
          <w:ins w:id="7886" w:author="UTENTE" w:date="2020-06-30T18:32:00Z"/>
          <w:rFonts w:ascii="Calibri" w:eastAsia="Calibri" w:hAnsi="Calibri" w:cs="Times New Roman"/>
        </w:rPr>
      </w:pPr>
      <w:ins w:id="7887" w:author="UTENTE" w:date="2020-06-30T18:32:00Z">
        <w:r w:rsidRPr="00E573B8">
          <w:rPr>
            <w:rFonts w:ascii="Calibri" w:eastAsia="Calibri" w:hAnsi="Calibri" w:cs="Times New Roman"/>
          </w:rPr>
          <w:t>911.</w:t>
        </w:r>
        <w:r w:rsidRPr="00E573B8">
          <w:rPr>
            <w:rFonts w:ascii="Calibri" w:eastAsia="Calibri" w:hAnsi="Calibri" w:cs="Times New Roman"/>
          </w:rPr>
          <w:tab/>
          <w:t>n "Una voce che riconoscerei fra mille."</w:t>
        </w:r>
      </w:ins>
    </w:p>
    <w:p w14:paraId="68EDBB0C" w14:textId="77777777" w:rsidR="00E573B8" w:rsidRPr="00E573B8" w:rsidRDefault="00E573B8" w:rsidP="00E573B8">
      <w:pPr>
        <w:tabs>
          <w:tab w:val="left" w:pos="0"/>
        </w:tabs>
        <w:spacing w:line="600" w:lineRule="auto"/>
        <w:jc w:val="left"/>
        <w:rPr>
          <w:ins w:id="7888" w:author="UTENTE" w:date="2020-06-30T18:32:00Z"/>
          <w:rFonts w:ascii="Calibri" w:eastAsia="Calibri" w:hAnsi="Calibri" w:cs="Times New Roman"/>
        </w:rPr>
      </w:pPr>
      <w:ins w:id="7889" w:author="UTENTE" w:date="2020-06-30T18:32:00Z">
        <w:r w:rsidRPr="00E573B8">
          <w:rPr>
            <w:rFonts w:ascii="Calibri" w:eastAsia="Calibri" w:hAnsi="Calibri" w:cs="Times New Roman"/>
          </w:rPr>
          <w:t>912.</w:t>
        </w:r>
        <w:r w:rsidRPr="00E573B8">
          <w:rPr>
            <w:rFonts w:ascii="Calibri" w:eastAsia="Calibri" w:hAnsi="Calibri" w:cs="Times New Roman"/>
          </w:rPr>
          <w:tab/>
          <w:t>mcp "\"Isaac…?\""</w:t>
        </w:r>
      </w:ins>
    </w:p>
    <w:p w14:paraId="032D9906" w14:textId="77777777" w:rsidR="00E573B8" w:rsidRPr="00E573B8" w:rsidRDefault="00E573B8" w:rsidP="00E573B8">
      <w:pPr>
        <w:tabs>
          <w:tab w:val="left" w:pos="0"/>
        </w:tabs>
        <w:spacing w:line="600" w:lineRule="auto"/>
        <w:jc w:val="left"/>
        <w:rPr>
          <w:ins w:id="7890" w:author="UTENTE" w:date="2020-06-30T18:32:00Z"/>
          <w:rFonts w:ascii="Calibri" w:eastAsia="Calibri" w:hAnsi="Calibri" w:cs="Times New Roman"/>
        </w:rPr>
      </w:pPr>
      <w:ins w:id="7891" w:author="UTENTE" w:date="2020-06-30T18:32:00Z">
        <w:r w:rsidRPr="00E573B8">
          <w:rPr>
            <w:rFonts w:ascii="Calibri" w:eastAsia="Calibri" w:hAnsi="Calibri" w:cs="Times New Roman"/>
          </w:rPr>
          <w:t>913.</w:t>
        </w:r>
        <w:r w:rsidRPr="00E573B8">
          <w:rPr>
            <w:rFonts w:ascii="Calibri" w:eastAsia="Calibri" w:hAnsi="Calibri" w:cs="Times New Roman"/>
          </w:rPr>
          <w:tab/>
          <w:t>n "I capelli arruffati e gli occhiali storti, Isaac corre verso di me."</w:t>
        </w:r>
      </w:ins>
    </w:p>
    <w:p w14:paraId="0754309B" w14:textId="77777777" w:rsidR="00E573B8" w:rsidRPr="00E573B8" w:rsidRDefault="00E573B8" w:rsidP="00E573B8">
      <w:pPr>
        <w:tabs>
          <w:tab w:val="left" w:pos="0"/>
        </w:tabs>
        <w:spacing w:line="600" w:lineRule="auto"/>
        <w:jc w:val="left"/>
        <w:rPr>
          <w:ins w:id="7892" w:author="UTENTE" w:date="2020-06-30T18:32:00Z"/>
          <w:rFonts w:ascii="Calibri" w:eastAsia="Calibri" w:hAnsi="Calibri" w:cs="Times New Roman"/>
        </w:rPr>
      </w:pPr>
      <w:ins w:id="7893" w:author="UTENTE" w:date="2020-06-30T18:32:00Z">
        <w:r w:rsidRPr="00E573B8">
          <w:rPr>
            <w:rFonts w:ascii="Calibri" w:eastAsia="Calibri" w:hAnsi="Calibri" w:cs="Times New Roman"/>
          </w:rPr>
          <w:t>914.</w:t>
        </w:r>
        <w:r w:rsidRPr="00E573B8">
          <w:rPr>
            <w:rFonts w:ascii="Calibri" w:eastAsia="Calibri" w:hAnsi="Calibri" w:cs="Times New Roman"/>
          </w:rPr>
          <w:tab/>
          <w:t>n "Mi stringe in un abbraccio travolgente, e una volta ripreso dallo shock, lo tiro a me più forte che posso."</w:t>
        </w:r>
      </w:ins>
    </w:p>
    <w:p w14:paraId="43D97158" w14:textId="77777777" w:rsidR="00E573B8" w:rsidRPr="00E573B8" w:rsidRDefault="00E573B8" w:rsidP="00E573B8">
      <w:pPr>
        <w:tabs>
          <w:tab w:val="left" w:pos="0"/>
        </w:tabs>
        <w:spacing w:line="600" w:lineRule="auto"/>
        <w:jc w:val="left"/>
        <w:rPr>
          <w:ins w:id="7894" w:author="UTENTE" w:date="2020-06-30T18:32:00Z"/>
          <w:rFonts w:ascii="Calibri" w:eastAsia="Calibri" w:hAnsi="Calibri" w:cs="Times New Roman"/>
        </w:rPr>
      </w:pPr>
      <w:ins w:id="7895" w:author="UTENTE" w:date="2020-06-30T18:32:00Z">
        <w:r w:rsidRPr="00E573B8">
          <w:rPr>
            <w:rFonts w:ascii="Calibri" w:eastAsia="Calibri" w:hAnsi="Calibri" w:cs="Times New Roman"/>
          </w:rPr>
          <w:t>915.</w:t>
        </w:r>
        <w:r w:rsidRPr="00E573B8">
          <w:rPr>
            <w:rFonts w:ascii="Calibri" w:eastAsia="Calibri" w:hAnsi="Calibri" w:cs="Times New Roman"/>
          </w:rPr>
          <w:tab/>
          <w:t>i "\"[mc]… Non ci posso credere che stai bene…\""</w:t>
        </w:r>
      </w:ins>
    </w:p>
    <w:p w14:paraId="07DE0EEF" w14:textId="77777777" w:rsidR="00E573B8" w:rsidRPr="00E573B8" w:rsidRDefault="00E573B8" w:rsidP="00E573B8">
      <w:pPr>
        <w:tabs>
          <w:tab w:val="left" w:pos="0"/>
        </w:tabs>
        <w:spacing w:line="600" w:lineRule="auto"/>
        <w:jc w:val="left"/>
        <w:rPr>
          <w:ins w:id="7896" w:author="UTENTE" w:date="2020-06-30T18:32:00Z"/>
          <w:rFonts w:ascii="Calibri" w:eastAsia="Calibri" w:hAnsi="Calibri" w:cs="Times New Roman"/>
        </w:rPr>
      </w:pPr>
      <w:ins w:id="7897" w:author="UTENTE" w:date="2020-06-30T18:32:00Z">
        <w:r w:rsidRPr="00E573B8">
          <w:rPr>
            <w:rFonts w:ascii="Calibri" w:eastAsia="Calibri" w:hAnsi="Calibri" w:cs="Times New Roman"/>
          </w:rPr>
          <w:t>916.</w:t>
        </w:r>
        <w:r w:rsidRPr="00E573B8">
          <w:rPr>
            <w:rFonts w:ascii="Calibri" w:eastAsia="Calibri" w:hAnsi="Calibri" w:cs="Times New Roman"/>
          </w:rPr>
          <w:tab/>
          <w:t>n "Mentre Isaac mi stringe a sé con tutte le sue forze, sento Dominic allontanarsi lentamente e lasciarci soli, sgusciando via per la porta posteriore."</w:t>
        </w:r>
      </w:ins>
    </w:p>
    <w:p w14:paraId="6CEFA670" w14:textId="77777777" w:rsidR="00E573B8" w:rsidRPr="00E573B8" w:rsidRDefault="00E573B8" w:rsidP="00E573B8">
      <w:pPr>
        <w:tabs>
          <w:tab w:val="left" w:pos="0"/>
        </w:tabs>
        <w:spacing w:line="600" w:lineRule="auto"/>
        <w:jc w:val="left"/>
        <w:rPr>
          <w:ins w:id="7898" w:author="UTENTE" w:date="2020-06-30T18:32:00Z"/>
          <w:rFonts w:ascii="Calibri" w:eastAsia="Calibri" w:hAnsi="Calibri" w:cs="Times New Roman"/>
        </w:rPr>
      </w:pPr>
      <w:ins w:id="7899" w:author="UTENTE" w:date="2020-06-30T18:32:00Z">
        <w:r w:rsidRPr="00E573B8">
          <w:rPr>
            <w:rFonts w:ascii="Calibri" w:eastAsia="Calibri" w:hAnsi="Calibri" w:cs="Times New Roman"/>
          </w:rPr>
          <w:t>917.</w:t>
        </w:r>
        <w:r w:rsidRPr="00E573B8">
          <w:rPr>
            <w:rFonts w:ascii="Calibri" w:eastAsia="Calibri" w:hAnsi="Calibri" w:cs="Times New Roman"/>
          </w:rPr>
          <w:tab/>
          <w:t>mcp "\"Beh, il tuo fedele assistente non può semplicemente sparire, no? Cosa faresti senza di me?\""</w:t>
        </w:r>
      </w:ins>
    </w:p>
    <w:p w14:paraId="40D0F8B2" w14:textId="77777777" w:rsidR="00E573B8" w:rsidRPr="00E573B8" w:rsidRDefault="00E573B8" w:rsidP="00E573B8">
      <w:pPr>
        <w:tabs>
          <w:tab w:val="left" w:pos="0"/>
        </w:tabs>
        <w:spacing w:line="600" w:lineRule="auto"/>
        <w:jc w:val="left"/>
        <w:rPr>
          <w:ins w:id="7900" w:author="UTENTE" w:date="2020-06-30T18:32:00Z"/>
          <w:rFonts w:ascii="Calibri" w:eastAsia="Calibri" w:hAnsi="Calibri" w:cs="Times New Roman"/>
        </w:rPr>
      </w:pPr>
      <w:ins w:id="7901" w:author="UTENTE" w:date="2020-06-30T18:32:00Z">
        <w:r w:rsidRPr="00E573B8">
          <w:rPr>
            <w:rFonts w:ascii="Calibri" w:eastAsia="Calibri" w:hAnsi="Calibri" w:cs="Times New Roman"/>
          </w:rPr>
          <w:t>918.</w:t>
        </w:r>
        <w:r w:rsidRPr="00E573B8">
          <w:rPr>
            <w:rFonts w:ascii="Calibri" w:eastAsia="Calibri" w:hAnsi="Calibri" w:cs="Times New Roman"/>
          </w:rPr>
          <w:tab/>
          <w:t>n "Ingoiando le mie emozioni, nascondo la mia faccia nell'incavo del collo di Isaac."</w:t>
        </w:r>
      </w:ins>
    </w:p>
    <w:p w14:paraId="2BE18E9F" w14:textId="77777777" w:rsidR="00E573B8" w:rsidRPr="00E573B8" w:rsidRDefault="00E573B8" w:rsidP="00E573B8">
      <w:pPr>
        <w:tabs>
          <w:tab w:val="left" w:pos="0"/>
        </w:tabs>
        <w:spacing w:line="600" w:lineRule="auto"/>
        <w:jc w:val="left"/>
        <w:rPr>
          <w:ins w:id="7902" w:author="UTENTE" w:date="2020-06-30T18:32:00Z"/>
          <w:rFonts w:ascii="Calibri" w:eastAsia="Calibri" w:hAnsi="Calibri" w:cs="Times New Roman"/>
        </w:rPr>
      </w:pPr>
      <w:ins w:id="7903" w:author="UTENTE" w:date="2020-06-30T18:32:00Z">
        <w:r w:rsidRPr="00E573B8">
          <w:rPr>
            <w:rFonts w:ascii="Calibri" w:eastAsia="Calibri" w:hAnsi="Calibri" w:cs="Times New Roman"/>
          </w:rPr>
          <w:t>919.</w:t>
        </w:r>
        <w:r w:rsidRPr="00E573B8">
          <w:rPr>
            <w:rFonts w:ascii="Calibri" w:eastAsia="Calibri" w:hAnsi="Calibri" w:cs="Times New Roman"/>
          </w:rPr>
          <w:tab/>
          <w:t>n "Non so come - {w}non so come, ma è finita."</w:t>
        </w:r>
      </w:ins>
    </w:p>
    <w:p w14:paraId="072927F5" w14:textId="77777777" w:rsidR="00E573B8" w:rsidRPr="00E573B8" w:rsidRDefault="00E573B8" w:rsidP="00E573B8">
      <w:pPr>
        <w:tabs>
          <w:tab w:val="left" w:pos="0"/>
        </w:tabs>
        <w:spacing w:line="600" w:lineRule="auto"/>
        <w:jc w:val="left"/>
        <w:rPr>
          <w:ins w:id="7904" w:author="UTENTE" w:date="2020-06-30T18:32:00Z"/>
          <w:rFonts w:ascii="Calibri" w:eastAsia="Calibri" w:hAnsi="Calibri" w:cs="Times New Roman"/>
        </w:rPr>
      </w:pPr>
      <w:ins w:id="7905" w:author="UTENTE" w:date="2020-06-30T18:32:00Z">
        <w:r w:rsidRPr="00E573B8">
          <w:rPr>
            <w:rFonts w:ascii="Calibri" w:eastAsia="Calibri" w:hAnsi="Calibri" w:cs="Times New Roman"/>
          </w:rPr>
          <w:t>920.</w:t>
        </w:r>
        <w:r w:rsidRPr="00E573B8">
          <w:rPr>
            <w:rFonts w:ascii="Calibri" w:eastAsia="Calibri" w:hAnsi="Calibri" w:cs="Times New Roman"/>
          </w:rPr>
          <w:tab/>
          <w:t>n "In qualche modo sono riuscito a resistere a Bishop, anche solo per qualche istante."</w:t>
        </w:r>
      </w:ins>
    </w:p>
    <w:p w14:paraId="50EE8C56" w14:textId="77777777" w:rsidR="00E573B8" w:rsidRPr="00E573B8" w:rsidRDefault="00E573B8" w:rsidP="00E573B8">
      <w:pPr>
        <w:tabs>
          <w:tab w:val="left" w:pos="0"/>
        </w:tabs>
        <w:spacing w:line="600" w:lineRule="auto"/>
        <w:jc w:val="left"/>
        <w:rPr>
          <w:ins w:id="7906" w:author="UTENTE" w:date="2020-06-30T18:32:00Z"/>
          <w:rFonts w:ascii="Calibri" w:eastAsia="Calibri" w:hAnsi="Calibri" w:cs="Times New Roman"/>
        </w:rPr>
      </w:pPr>
      <w:ins w:id="7907" w:author="UTENTE" w:date="2020-06-30T18:32:00Z">
        <w:r w:rsidRPr="00E573B8">
          <w:rPr>
            <w:rFonts w:ascii="Calibri" w:eastAsia="Calibri" w:hAnsi="Calibri" w:cs="Times New Roman"/>
          </w:rPr>
          <w:t>921.</w:t>
        </w:r>
        <w:r w:rsidRPr="00E573B8">
          <w:rPr>
            <w:rFonts w:ascii="Calibri" w:eastAsia="Calibri" w:hAnsi="Calibri" w:cs="Times New Roman"/>
          </w:rPr>
          <w:tab/>
          <w:t>n "E Isaac… alla fine ce l'ha fatta, è riuscito a convincere i due clan a unire le loro forze poco prima di essere rapito… ecco dov'è sparito stamattina."</w:t>
        </w:r>
      </w:ins>
    </w:p>
    <w:p w14:paraId="6A8AB122" w14:textId="77777777" w:rsidR="00E573B8" w:rsidRPr="00E573B8" w:rsidRDefault="00E573B8" w:rsidP="00E573B8">
      <w:pPr>
        <w:tabs>
          <w:tab w:val="left" w:pos="0"/>
        </w:tabs>
        <w:spacing w:line="600" w:lineRule="auto"/>
        <w:jc w:val="left"/>
        <w:rPr>
          <w:ins w:id="7908" w:author="UTENTE" w:date="2020-06-30T18:32:00Z"/>
          <w:rFonts w:ascii="Calibri" w:eastAsia="Calibri" w:hAnsi="Calibri" w:cs="Times New Roman"/>
        </w:rPr>
      </w:pPr>
      <w:ins w:id="7909" w:author="UTENTE" w:date="2020-06-30T18:32:00Z">
        <w:r w:rsidRPr="00E573B8">
          <w:rPr>
            <w:rFonts w:ascii="Calibri" w:eastAsia="Calibri" w:hAnsi="Calibri" w:cs="Times New Roman"/>
          </w:rPr>
          <w:t>922.</w:t>
        </w:r>
        <w:r w:rsidRPr="00E573B8">
          <w:rPr>
            <w:rFonts w:ascii="Calibri" w:eastAsia="Calibri" w:hAnsi="Calibri" w:cs="Times New Roman"/>
          </w:rPr>
          <w:tab/>
          <w:t>n "Non avrei mai dovuto dubitare di lui. {w}Isaac non è un uomo che si fa infinocchiare così facilmente - nemmeno da uno come Bishop."</w:t>
        </w:r>
        <w:r w:rsidRPr="00E573B8">
          <w:rPr>
            <w:rFonts w:ascii="Calibri" w:eastAsia="Calibri" w:hAnsi="Calibri" w:cs="Times New Roman"/>
          </w:rPr>
          <w:br w:type="page"/>
        </w:r>
      </w:ins>
    </w:p>
    <w:p w14:paraId="65BA42C9" w14:textId="77777777" w:rsidR="00E573B8" w:rsidRPr="00E573B8" w:rsidRDefault="00E573B8" w:rsidP="00E573B8">
      <w:pPr>
        <w:tabs>
          <w:tab w:val="left" w:pos="0"/>
        </w:tabs>
        <w:spacing w:line="600" w:lineRule="auto"/>
        <w:jc w:val="left"/>
        <w:rPr>
          <w:ins w:id="7910" w:author="UTENTE" w:date="2020-06-30T18:32:00Z"/>
          <w:rFonts w:ascii="Calibri" w:eastAsia="Calibri" w:hAnsi="Calibri" w:cs="Times New Roman"/>
          <w:lang w:val="en-US"/>
        </w:rPr>
      </w:pPr>
      <w:ins w:id="7911" w:author="UTENTE" w:date="2020-06-30T18:32:00Z">
        <w:r w:rsidRPr="00E573B8">
          <w:rPr>
            <w:rFonts w:ascii="Calibri" w:eastAsia="Calibri" w:hAnsi="Calibri" w:cs="Times New Roman"/>
            <w:lang w:val="en-US"/>
          </w:rPr>
          <w:lastRenderedPageBreak/>
          <w:t>923.</w:t>
        </w:r>
        <w:r w:rsidRPr="00E573B8">
          <w:rPr>
            <w:rFonts w:ascii="Calibri" w:eastAsia="Calibri" w:hAnsi="Calibri" w:cs="Times New Roman"/>
            <w:lang w:val="en-US"/>
          </w:rPr>
          <w:tab/>
          <w:t>n "And me, the dumb guy who got completely swept up in his charms…"</w:t>
        </w:r>
      </w:ins>
    </w:p>
    <w:p w14:paraId="35A10644" w14:textId="77777777" w:rsidR="00E573B8" w:rsidRPr="00E573B8" w:rsidRDefault="00E573B8" w:rsidP="00E573B8">
      <w:pPr>
        <w:tabs>
          <w:tab w:val="left" w:pos="0"/>
        </w:tabs>
        <w:spacing w:line="600" w:lineRule="auto"/>
        <w:jc w:val="left"/>
        <w:rPr>
          <w:ins w:id="7912" w:author="UTENTE" w:date="2020-06-30T18:32:00Z"/>
          <w:rFonts w:ascii="Calibri" w:eastAsia="Calibri" w:hAnsi="Calibri" w:cs="Times New Roman"/>
          <w:lang w:val="en-US"/>
        </w:rPr>
      </w:pPr>
      <w:ins w:id="7913" w:author="UTENTE" w:date="2020-06-30T18:32:00Z">
        <w:r w:rsidRPr="00E573B8">
          <w:rPr>
            <w:rFonts w:ascii="Calibri" w:eastAsia="Calibri" w:hAnsi="Calibri" w:cs="Times New Roman"/>
            <w:lang w:val="en-US"/>
          </w:rPr>
          <w:t>924.</w:t>
        </w:r>
        <w:r w:rsidRPr="00E573B8">
          <w:rPr>
            <w:rFonts w:ascii="Calibri" w:eastAsia="Calibri" w:hAnsi="Calibri" w:cs="Times New Roman"/>
            <w:lang w:val="en-US"/>
          </w:rPr>
          <w:tab/>
          <w:t>n "I should know that better than anyone."</w:t>
        </w:r>
      </w:ins>
    </w:p>
    <w:p w14:paraId="7D7A3218" w14:textId="77777777" w:rsidR="00E573B8" w:rsidRPr="00E573B8" w:rsidRDefault="00E573B8" w:rsidP="00E573B8">
      <w:pPr>
        <w:tabs>
          <w:tab w:val="left" w:pos="0"/>
        </w:tabs>
        <w:spacing w:line="600" w:lineRule="auto"/>
        <w:jc w:val="left"/>
        <w:rPr>
          <w:ins w:id="7914" w:author="UTENTE" w:date="2020-06-30T18:32:00Z"/>
          <w:rFonts w:ascii="Calibri" w:eastAsia="Calibri" w:hAnsi="Calibri" w:cs="Times New Roman"/>
          <w:lang w:val="en-US"/>
        </w:rPr>
      </w:pPr>
      <w:ins w:id="7915" w:author="UTENTE" w:date="2020-06-30T18:32:00Z">
        <w:r w:rsidRPr="00E573B8">
          <w:rPr>
            <w:rFonts w:ascii="Calibri" w:eastAsia="Calibri" w:hAnsi="Calibri" w:cs="Times New Roman"/>
            <w:lang w:val="en-US"/>
          </w:rPr>
          <w:t>925.</w:t>
        </w:r>
        <w:r w:rsidRPr="00E573B8">
          <w:rPr>
            <w:rFonts w:ascii="Calibri" w:eastAsia="Calibri" w:hAnsi="Calibri" w:cs="Times New Roman"/>
            <w:lang w:val="en-US"/>
          </w:rPr>
          <w:tab/>
          <w:t>i "\"Happy birthday!\""</w:t>
        </w:r>
      </w:ins>
    </w:p>
    <w:p w14:paraId="53E0C94A" w14:textId="77777777" w:rsidR="00E573B8" w:rsidRPr="00E573B8" w:rsidRDefault="00E573B8" w:rsidP="00E573B8">
      <w:pPr>
        <w:tabs>
          <w:tab w:val="left" w:pos="0"/>
        </w:tabs>
        <w:spacing w:line="600" w:lineRule="auto"/>
        <w:jc w:val="left"/>
        <w:rPr>
          <w:ins w:id="7916" w:author="UTENTE" w:date="2020-06-30T18:32:00Z"/>
          <w:rFonts w:ascii="Calibri" w:eastAsia="Calibri" w:hAnsi="Calibri" w:cs="Times New Roman"/>
          <w:lang w:val="en-US"/>
        </w:rPr>
      </w:pPr>
      <w:ins w:id="7917" w:author="UTENTE" w:date="2020-06-30T18:32:00Z">
        <w:r w:rsidRPr="00E573B8">
          <w:rPr>
            <w:rFonts w:ascii="Calibri" w:eastAsia="Calibri" w:hAnsi="Calibri" w:cs="Times New Roman"/>
            <w:lang w:val="en-US"/>
          </w:rPr>
          <w:t>926.</w:t>
        </w:r>
        <w:r w:rsidRPr="00E573B8">
          <w:rPr>
            <w:rFonts w:ascii="Calibri" w:eastAsia="Calibri" w:hAnsi="Calibri" w:cs="Times New Roman"/>
            <w:lang w:val="en-US"/>
          </w:rPr>
          <w:tab/>
          <w:t>mc "\"…Oh, come on! I told you I didn't want anything!\""</w:t>
        </w:r>
      </w:ins>
    </w:p>
    <w:p w14:paraId="7196FE69" w14:textId="77777777" w:rsidR="00E573B8" w:rsidRPr="00E573B8" w:rsidRDefault="00E573B8" w:rsidP="00E573B8">
      <w:pPr>
        <w:tabs>
          <w:tab w:val="left" w:pos="0"/>
        </w:tabs>
        <w:spacing w:line="600" w:lineRule="auto"/>
        <w:jc w:val="left"/>
        <w:rPr>
          <w:ins w:id="7918" w:author="UTENTE" w:date="2020-06-30T18:32:00Z"/>
          <w:rFonts w:ascii="Calibri" w:eastAsia="Calibri" w:hAnsi="Calibri" w:cs="Times New Roman"/>
          <w:lang w:val="en-US"/>
        </w:rPr>
      </w:pPr>
      <w:ins w:id="7919" w:author="UTENTE" w:date="2020-06-30T18:32:00Z">
        <w:r w:rsidRPr="00E573B8">
          <w:rPr>
            <w:rFonts w:ascii="Calibri" w:eastAsia="Calibri" w:hAnsi="Calibri" w:cs="Times New Roman"/>
            <w:lang w:val="en-US"/>
          </w:rPr>
          <w:t>927.</w:t>
        </w:r>
        <w:r w:rsidRPr="00E573B8">
          <w:rPr>
            <w:rFonts w:ascii="Calibri" w:eastAsia="Calibri" w:hAnsi="Calibri" w:cs="Times New Roman"/>
            <w:lang w:val="en-US"/>
          </w:rPr>
          <w:tab/>
          <w:t>n "I let out a huff as a small, neatly-wrapped present is shoved into my hands."</w:t>
        </w:r>
      </w:ins>
    </w:p>
    <w:p w14:paraId="48AAFCE0" w14:textId="77777777" w:rsidR="00E573B8" w:rsidRPr="00E573B8" w:rsidRDefault="00E573B8" w:rsidP="00E573B8">
      <w:pPr>
        <w:tabs>
          <w:tab w:val="left" w:pos="0"/>
        </w:tabs>
        <w:spacing w:line="600" w:lineRule="auto"/>
        <w:jc w:val="left"/>
        <w:rPr>
          <w:ins w:id="7920" w:author="UTENTE" w:date="2020-06-30T18:32:00Z"/>
          <w:rFonts w:ascii="Calibri" w:eastAsia="Calibri" w:hAnsi="Calibri" w:cs="Times New Roman"/>
          <w:lang w:val="en-US"/>
        </w:rPr>
      </w:pPr>
      <w:ins w:id="7921" w:author="UTENTE" w:date="2020-06-30T18:32:00Z">
        <w:r w:rsidRPr="00E573B8">
          <w:rPr>
            <w:rFonts w:ascii="Calibri" w:eastAsia="Calibri" w:hAnsi="Calibri" w:cs="Times New Roman"/>
            <w:lang w:val="en-US"/>
          </w:rPr>
          <w:t>928.</w:t>
        </w:r>
        <w:r w:rsidRPr="00E573B8">
          <w:rPr>
            <w:rFonts w:ascii="Calibri" w:eastAsia="Calibri" w:hAnsi="Calibri" w:cs="Times New Roman"/>
            <w:lang w:val="en-US"/>
          </w:rPr>
          <w:tab/>
          <w:t>n "This guy never listens to anything I say, seriously."</w:t>
        </w:r>
      </w:ins>
    </w:p>
    <w:p w14:paraId="62B40B98" w14:textId="77777777" w:rsidR="00E573B8" w:rsidRPr="00E573B8" w:rsidRDefault="00E573B8" w:rsidP="00E573B8">
      <w:pPr>
        <w:tabs>
          <w:tab w:val="left" w:pos="0"/>
        </w:tabs>
        <w:spacing w:line="600" w:lineRule="auto"/>
        <w:jc w:val="left"/>
        <w:rPr>
          <w:ins w:id="7922" w:author="UTENTE" w:date="2020-06-30T18:32:00Z"/>
          <w:rFonts w:ascii="Calibri" w:eastAsia="Calibri" w:hAnsi="Calibri" w:cs="Times New Roman"/>
          <w:lang w:val="en-US"/>
        </w:rPr>
      </w:pPr>
      <w:ins w:id="7923" w:author="UTENTE" w:date="2020-06-30T18:32:00Z">
        <w:r w:rsidRPr="00E573B8">
          <w:rPr>
            <w:rFonts w:ascii="Calibri" w:eastAsia="Calibri" w:hAnsi="Calibri" w:cs="Times New Roman"/>
            <w:lang w:val="en-US"/>
          </w:rPr>
          <w:t>929.</w:t>
        </w:r>
        <w:r w:rsidRPr="00E573B8">
          <w:rPr>
            <w:rFonts w:ascii="Calibri" w:eastAsia="Calibri" w:hAnsi="Calibri" w:cs="Times New Roman"/>
            <w:lang w:val="en-US"/>
          </w:rPr>
          <w:tab/>
          <w:t>i "\"You really think I'm that bad a boyfriend? Psh, I'm hurt, you know.\""</w:t>
        </w:r>
      </w:ins>
    </w:p>
    <w:p w14:paraId="302DA77A" w14:textId="77777777" w:rsidR="00E573B8" w:rsidRPr="00E573B8" w:rsidRDefault="00E573B8" w:rsidP="00E573B8">
      <w:pPr>
        <w:tabs>
          <w:tab w:val="left" w:pos="0"/>
        </w:tabs>
        <w:spacing w:line="600" w:lineRule="auto"/>
        <w:jc w:val="left"/>
        <w:rPr>
          <w:ins w:id="7924" w:author="UTENTE" w:date="2020-06-30T18:32:00Z"/>
          <w:rFonts w:ascii="Calibri" w:eastAsia="Calibri" w:hAnsi="Calibri" w:cs="Times New Roman"/>
          <w:lang w:val="en-US"/>
        </w:rPr>
      </w:pPr>
      <w:ins w:id="7925" w:author="UTENTE" w:date="2020-06-30T18:32:00Z">
        <w:r w:rsidRPr="00E573B8">
          <w:rPr>
            <w:rFonts w:ascii="Calibri" w:eastAsia="Calibri" w:hAnsi="Calibri" w:cs="Times New Roman"/>
            <w:lang w:val="en-US"/>
          </w:rPr>
          <w:t>930.</w:t>
        </w:r>
        <w:r w:rsidRPr="00E573B8">
          <w:rPr>
            <w:rFonts w:ascii="Calibri" w:eastAsia="Calibri" w:hAnsi="Calibri" w:cs="Times New Roman"/>
            <w:lang w:val="en-US"/>
          </w:rPr>
          <w:tab/>
          <w:t>i "\"Go on, open it!\""</w:t>
        </w:r>
      </w:ins>
    </w:p>
    <w:p w14:paraId="627EC451" w14:textId="77777777" w:rsidR="00E573B8" w:rsidRPr="00E573B8" w:rsidRDefault="00E573B8" w:rsidP="00E573B8">
      <w:pPr>
        <w:tabs>
          <w:tab w:val="left" w:pos="0"/>
        </w:tabs>
        <w:spacing w:line="600" w:lineRule="auto"/>
        <w:jc w:val="left"/>
        <w:rPr>
          <w:ins w:id="7926" w:author="UTENTE" w:date="2020-06-30T18:32:00Z"/>
          <w:rFonts w:ascii="Calibri" w:eastAsia="Calibri" w:hAnsi="Calibri" w:cs="Times New Roman"/>
          <w:lang w:val="en-US"/>
        </w:rPr>
      </w:pPr>
      <w:ins w:id="7927" w:author="UTENTE" w:date="2020-06-30T18:32:00Z">
        <w:r w:rsidRPr="00E573B8">
          <w:rPr>
            <w:rFonts w:ascii="Calibri" w:eastAsia="Calibri" w:hAnsi="Calibri" w:cs="Times New Roman"/>
            <w:lang w:val="en-US"/>
          </w:rPr>
          <w:t>931.</w:t>
        </w:r>
        <w:r w:rsidRPr="00E573B8">
          <w:rPr>
            <w:rFonts w:ascii="Calibri" w:eastAsia="Calibri" w:hAnsi="Calibri" w:cs="Times New Roman"/>
            <w:lang w:val="en-US"/>
          </w:rPr>
          <w:tab/>
          <w:t>n "Isaac gives me a wide, playful grin – which usually means he's up to no good."</w:t>
        </w:r>
      </w:ins>
    </w:p>
    <w:p w14:paraId="343E3ED4" w14:textId="77777777" w:rsidR="00E573B8" w:rsidRPr="00E573B8" w:rsidRDefault="00E573B8" w:rsidP="00E573B8">
      <w:pPr>
        <w:tabs>
          <w:tab w:val="left" w:pos="0"/>
        </w:tabs>
        <w:spacing w:line="600" w:lineRule="auto"/>
        <w:jc w:val="left"/>
        <w:rPr>
          <w:ins w:id="7928" w:author="UTENTE" w:date="2020-06-30T18:32:00Z"/>
          <w:rFonts w:ascii="Calibri" w:eastAsia="Calibri" w:hAnsi="Calibri" w:cs="Times New Roman"/>
          <w:lang w:val="en-US"/>
        </w:rPr>
      </w:pPr>
      <w:ins w:id="7929" w:author="UTENTE" w:date="2020-06-30T18:32:00Z">
        <w:r w:rsidRPr="00E573B8">
          <w:rPr>
            <w:rFonts w:ascii="Calibri" w:eastAsia="Calibri" w:hAnsi="Calibri" w:cs="Times New Roman"/>
            <w:lang w:val="en-US"/>
          </w:rPr>
          <w:t>932.</w:t>
        </w:r>
        <w:r w:rsidRPr="00E573B8">
          <w:rPr>
            <w:rFonts w:ascii="Calibri" w:eastAsia="Calibri" w:hAnsi="Calibri" w:cs="Times New Roman"/>
            <w:lang w:val="en-US"/>
          </w:rPr>
          <w:tab/>
          <w:t>n "The wrapped present looks like some sort of a cup. {w}Why the hell would he get me a cup?"</w:t>
        </w:r>
      </w:ins>
    </w:p>
    <w:p w14:paraId="52FD17F7" w14:textId="77777777" w:rsidR="00E573B8" w:rsidRPr="00E573B8" w:rsidRDefault="00E573B8" w:rsidP="00E573B8">
      <w:pPr>
        <w:tabs>
          <w:tab w:val="left" w:pos="0"/>
        </w:tabs>
        <w:spacing w:line="600" w:lineRule="auto"/>
        <w:jc w:val="left"/>
        <w:rPr>
          <w:ins w:id="7930" w:author="UTENTE" w:date="2020-06-30T18:32:00Z"/>
          <w:rFonts w:ascii="Calibri" w:eastAsia="Calibri" w:hAnsi="Calibri" w:cs="Times New Roman"/>
          <w:lang w:val="en-US"/>
        </w:rPr>
      </w:pPr>
      <w:ins w:id="7931" w:author="UTENTE" w:date="2020-06-30T18:32:00Z">
        <w:r w:rsidRPr="00E573B8">
          <w:rPr>
            <w:rFonts w:ascii="Calibri" w:eastAsia="Calibri" w:hAnsi="Calibri" w:cs="Times New Roman"/>
            <w:lang w:val="en-US"/>
          </w:rPr>
          <w:t>933.</w:t>
        </w:r>
        <w:r w:rsidRPr="00E573B8">
          <w:rPr>
            <w:rFonts w:ascii="Calibri" w:eastAsia="Calibri" w:hAnsi="Calibri" w:cs="Times New Roman"/>
            <w:lang w:val="en-US"/>
          </w:rPr>
          <w:tab/>
          <w:t>mc "\"Fine, fine…\""</w:t>
        </w:r>
      </w:ins>
    </w:p>
    <w:p w14:paraId="528D4D79" w14:textId="77777777" w:rsidR="00E573B8" w:rsidRPr="00E573B8" w:rsidRDefault="00E573B8" w:rsidP="00E573B8">
      <w:pPr>
        <w:tabs>
          <w:tab w:val="left" w:pos="0"/>
        </w:tabs>
        <w:spacing w:line="600" w:lineRule="auto"/>
        <w:jc w:val="left"/>
        <w:rPr>
          <w:ins w:id="7932" w:author="UTENTE" w:date="2020-06-30T18:32:00Z"/>
          <w:rFonts w:ascii="Calibri" w:eastAsia="Calibri" w:hAnsi="Calibri" w:cs="Times New Roman"/>
          <w:lang w:val="en-US"/>
        </w:rPr>
      </w:pPr>
      <w:ins w:id="7933" w:author="UTENTE" w:date="2020-06-30T18:32:00Z">
        <w:r w:rsidRPr="00E573B8">
          <w:rPr>
            <w:rFonts w:ascii="Calibri" w:eastAsia="Calibri" w:hAnsi="Calibri" w:cs="Times New Roman"/>
            <w:lang w:val="en-US"/>
          </w:rPr>
          <w:t>934.</w:t>
        </w:r>
        <w:r w:rsidRPr="00E573B8">
          <w:rPr>
            <w:rFonts w:ascii="Calibri" w:eastAsia="Calibri" w:hAnsi="Calibri" w:cs="Times New Roman"/>
            <w:lang w:val="en-US"/>
          </w:rPr>
          <w:tab/>
          <w:t>n "I tear open the paper, tossing it aside onto the balcony floor."</w:t>
        </w:r>
      </w:ins>
    </w:p>
    <w:p w14:paraId="11E206A2" w14:textId="77777777" w:rsidR="00E573B8" w:rsidRPr="00E573B8" w:rsidRDefault="00E573B8" w:rsidP="00E573B8">
      <w:pPr>
        <w:tabs>
          <w:tab w:val="left" w:pos="0"/>
        </w:tabs>
        <w:spacing w:line="600" w:lineRule="auto"/>
        <w:jc w:val="left"/>
        <w:rPr>
          <w:ins w:id="7934" w:author="UTENTE" w:date="2020-06-30T18:32:00Z"/>
          <w:rFonts w:ascii="Calibri" w:eastAsia="Calibri" w:hAnsi="Calibri" w:cs="Times New Roman"/>
          <w:lang w:val="en-US"/>
        </w:rPr>
      </w:pPr>
      <w:ins w:id="7935" w:author="UTENTE" w:date="2020-06-30T18:32:00Z">
        <w:r w:rsidRPr="00E573B8">
          <w:rPr>
            <w:rFonts w:ascii="Calibri" w:eastAsia="Calibri" w:hAnsi="Calibri" w:cs="Times New Roman"/>
            <w:lang w:val="en-US"/>
          </w:rPr>
          <w:t>935.</w:t>
        </w:r>
        <w:r w:rsidRPr="00E573B8">
          <w:rPr>
            <w:rFonts w:ascii="Calibri" w:eastAsia="Calibri" w:hAnsi="Calibri" w:cs="Times New Roman"/>
            <w:lang w:val="en-US"/>
          </w:rPr>
          <w:tab/>
          <w:t>mc "\"A… a coffee mug?\""</w:t>
        </w:r>
      </w:ins>
    </w:p>
    <w:p w14:paraId="27252901" w14:textId="77777777" w:rsidR="00E573B8" w:rsidRPr="00E573B8" w:rsidRDefault="00E573B8" w:rsidP="00E573B8">
      <w:pPr>
        <w:tabs>
          <w:tab w:val="left" w:pos="0"/>
        </w:tabs>
        <w:spacing w:line="600" w:lineRule="auto"/>
        <w:jc w:val="left"/>
        <w:rPr>
          <w:ins w:id="7936" w:author="UTENTE" w:date="2020-06-30T18:32:00Z"/>
          <w:rFonts w:ascii="Calibri" w:eastAsia="Calibri" w:hAnsi="Calibri" w:cs="Times New Roman"/>
          <w:lang w:val="en-US"/>
        </w:rPr>
      </w:pPr>
      <w:ins w:id="7937" w:author="UTENTE" w:date="2020-06-30T18:32:00Z">
        <w:r w:rsidRPr="00E573B8">
          <w:rPr>
            <w:rFonts w:ascii="Calibri" w:eastAsia="Calibri" w:hAnsi="Calibri" w:cs="Times New Roman"/>
            <w:lang w:val="en-US"/>
          </w:rPr>
          <w:t>936.</w:t>
        </w:r>
        <w:r w:rsidRPr="00E573B8">
          <w:rPr>
            <w:rFonts w:ascii="Calibri" w:eastAsia="Calibri" w:hAnsi="Calibri" w:cs="Times New Roman"/>
            <w:lang w:val="en-US"/>
          </w:rPr>
          <w:tab/>
          <w:t>i "\"Look! There's something written on it! What's it say?\""</w:t>
        </w:r>
      </w:ins>
    </w:p>
    <w:p w14:paraId="57A2CF06" w14:textId="77777777" w:rsidR="00E573B8" w:rsidRPr="00E573B8" w:rsidRDefault="00E573B8" w:rsidP="00E573B8">
      <w:pPr>
        <w:tabs>
          <w:tab w:val="left" w:pos="0"/>
        </w:tabs>
        <w:spacing w:line="600" w:lineRule="auto"/>
        <w:jc w:val="left"/>
        <w:rPr>
          <w:ins w:id="7938" w:author="UTENTE" w:date="2020-06-30T18:32:00Z"/>
          <w:rFonts w:ascii="Calibri" w:eastAsia="Calibri" w:hAnsi="Calibri" w:cs="Times New Roman"/>
          <w:lang w:val="en-US"/>
        </w:rPr>
      </w:pPr>
      <w:ins w:id="7939" w:author="UTENTE" w:date="2020-06-30T18:32:00Z">
        <w:r w:rsidRPr="00E573B8">
          <w:rPr>
            <w:rFonts w:ascii="Calibri" w:eastAsia="Calibri" w:hAnsi="Calibri" w:cs="Times New Roman"/>
            <w:lang w:val="en-US"/>
          </w:rPr>
          <w:t>937.</w:t>
        </w:r>
        <w:r w:rsidRPr="00E573B8">
          <w:rPr>
            <w:rFonts w:ascii="Calibri" w:eastAsia="Calibri" w:hAnsi="Calibri" w:cs="Times New Roman"/>
            <w:lang w:val="en-US"/>
          </w:rPr>
          <w:tab/>
          <w:t>mc "\"…\""</w:t>
        </w:r>
      </w:ins>
    </w:p>
    <w:p w14:paraId="1BECF3D8" w14:textId="77777777" w:rsidR="00E573B8" w:rsidRPr="00E573B8" w:rsidRDefault="00E573B8" w:rsidP="00E573B8">
      <w:pPr>
        <w:tabs>
          <w:tab w:val="left" w:pos="0"/>
        </w:tabs>
        <w:spacing w:line="600" w:lineRule="auto"/>
        <w:jc w:val="left"/>
        <w:rPr>
          <w:ins w:id="7940" w:author="UTENTE" w:date="2020-06-30T18:32:00Z"/>
          <w:rFonts w:ascii="Calibri" w:eastAsia="Calibri" w:hAnsi="Calibri" w:cs="Times New Roman"/>
          <w:lang w:val="en-US"/>
        </w:rPr>
      </w:pPr>
      <w:ins w:id="7941" w:author="UTENTE" w:date="2020-06-30T18:32:00Z">
        <w:r w:rsidRPr="00E573B8">
          <w:rPr>
            <w:rFonts w:ascii="Calibri" w:eastAsia="Calibri" w:hAnsi="Calibri" w:cs="Times New Roman"/>
            <w:lang w:val="en-US"/>
          </w:rPr>
          <w:t>938.</w:t>
        </w:r>
        <w:r w:rsidRPr="00E573B8">
          <w:rPr>
            <w:rFonts w:ascii="Calibri" w:eastAsia="Calibri" w:hAnsi="Calibri" w:cs="Times New Roman"/>
            <w:lang w:val="en-US"/>
          </w:rPr>
          <w:tab/>
          <w:t>n "–I stare at the mug in disbelief."</w:t>
        </w:r>
      </w:ins>
    </w:p>
    <w:p w14:paraId="6C537710" w14:textId="77777777" w:rsidR="00E573B8" w:rsidRPr="00E573B8" w:rsidRDefault="00E573B8" w:rsidP="00E573B8">
      <w:pPr>
        <w:tabs>
          <w:tab w:val="left" w:pos="0"/>
        </w:tabs>
        <w:spacing w:line="600" w:lineRule="auto"/>
        <w:jc w:val="left"/>
        <w:rPr>
          <w:ins w:id="7942" w:author="UTENTE" w:date="2020-06-30T18:32:00Z"/>
          <w:rFonts w:ascii="Calibri" w:eastAsia="Calibri" w:hAnsi="Calibri" w:cs="Times New Roman"/>
          <w:lang w:val="en-US"/>
        </w:rPr>
      </w:pPr>
      <w:ins w:id="7943" w:author="UTENTE" w:date="2020-06-30T18:32:00Z">
        <w:r w:rsidRPr="00E573B8">
          <w:rPr>
            <w:rFonts w:ascii="Calibri" w:eastAsia="Calibri" w:hAnsi="Calibri" w:cs="Times New Roman"/>
            <w:lang w:val="en-US"/>
          </w:rPr>
          <w:t>939.</w:t>
        </w:r>
        <w:r w:rsidRPr="00E573B8">
          <w:rPr>
            <w:rFonts w:ascii="Calibri" w:eastAsia="Calibri" w:hAnsi="Calibri" w:cs="Times New Roman"/>
            <w:lang w:val="en-US"/>
          </w:rPr>
          <w:tab/>
          <w:t>n "Did he… {w}did he actually get me a mug that says…"</w:t>
        </w:r>
        <w:r w:rsidRPr="00E573B8">
          <w:rPr>
            <w:rFonts w:ascii="Calibri" w:eastAsia="Calibri" w:hAnsi="Calibri" w:cs="Times New Roman"/>
            <w:lang w:val="en-US"/>
          </w:rPr>
          <w:br w:type="page"/>
        </w:r>
      </w:ins>
    </w:p>
    <w:p w14:paraId="590B9998" w14:textId="77777777" w:rsidR="00E573B8" w:rsidRPr="00E573B8" w:rsidRDefault="00E573B8" w:rsidP="00E573B8">
      <w:pPr>
        <w:tabs>
          <w:tab w:val="left" w:pos="0"/>
        </w:tabs>
        <w:spacing w:line="600" w:lineRule="auto"/>
        <w:jc w:val="left"/>
        <w:rPr>
          <w:ins w:id="7944" w:author="UTENTE" w:date="2020-06-30T18:32:00Z"/>
          <w:rFonts w:ascii="Calibri" w:eastAsia="Calibri" w:hAnsi="Calibri" w:cs="Times New Roman"/>
        </w:rPr>
      </w:pPr>
      <w:ins w:id="7945" w:author="UTENTE" w:date="2020-06-30T18:32:00Z">
        <w:r w:rsidRPr="00E573B8">
          <w:rPr>
            <w:rFonts w:ascii="Calibri" w:eastAsia="Calibri" w:hAnsi="Calibri" w:cs="Times New Roman"/>
          </w:rPr>
          <w:lastRenderedPageBreak/>
          <w:t>923.</w:t>
        </w:r>
        <w:r w:rsidRPr="00E573B8">
          <w:rPr>
            <w:rFonts w:ascii="Calibri" w:eastAsia="Calibri" w:hAnsi="Calibri" w:cs="Times New Roman"/>
          </w:rPr>
          <w:tab/>
          <w:t>n "E io, lo stupido che si è fatto completamente trascinare dal suo carisma…"</w:t>
        </w:r>
      </w:ins>
    </w:p>
    <w:p w14:paraId="2D1054EE" w14:textId="77777777" w:rsidR="00E573B8" w:rsidRPr="00E573B8" w:rsidRDefault="00E573B8" w:rsidP="00E573B8">
      <w:pPr>
        <w:tabs>
          <w:tab w:val="left" w:pos="0"/>
        </w:tabs>
        <w:spacing w:line="600" w:lineRule="auto"/>
        <w:jc w:val="left"/>
        <w:rPr>
          <w:ins w:id="7946" w:author="UTENTE" w:date="2020-06-30T18:32:00Z"/>
          <w:rFonts w:ascii="Calibri" w:eastAsia="Calibri" w:hAnsi="Calibri" w:cs="Times New Roman"/>
        </w:rPr>
      </w:pPr>
      <w:ins w:id="7947" w:author="UTENTE" w:date="2020-06-30T18:32:00Z">
        <w:r w:rsidRPr="00E573B8">
          <w:rPr>
            <w:rFonts w:ascii="Calibri" w:eastAsia="Calibri" w:hAnsi="Calibri" w:cs="Times New Roman"/>
          </w:rPr>
          <w:t>924.</w:t>
        </w:r>
        <w:r w:rsidRPr="00E573B8">
          <w:rPr>
            <w:rFonts w:ascii="Calibri" w:eastAsia="Calibri" w:hAnsi="Calibri" w:cs="Times New Roman"/>
          </w:rPr>
          <w:tab/>
          <w:t>n "Dovrei saperlo meglio di chiunque altro."</w:t>
        </w:r>
      </w:ins>
    </w:p>
    <w:p w14:paraId="6696F9D6" w14:textId="77777777" w:rsidR="00E573B8" w:rsidRPr="00E573B8" w:rsidRDefault="00E573B8" w:rsidP="00E573B8">
      <w:pPr>
        <w:tabs>
          <w:tab w:val="left" w:pos="0"/>
        </w:tabs>
        <w:spacing w:line="600" w:lineRule="auto"/>
        <w:jc w:val="left"/>
        <w:rPr>
          <w:ins w:id="7948" w:author="UTENTE" w:date="2020-06-30T18:32:00Z"/>
          <w:rFonts w:ascii="Calibri" w:eastAsia="Calibri" w:hAnsi="Calibri" w:cs="Times New Roman"/>
        </w:rPr>
      </w:pPr>
      <w:ins w:id="7949" w:author="UTENTE" w:date="2020-06-30T18:32:00Z">
        <w:r w:rsidRPr="00E573B8">
          <w:rPr>
            <w:rFonts w:ascii="Calibri" w:eastAsia="Calibri" w:hAnsi="Calibri" w:cs="Times New Roman"/>
          </w:rPr>
          <w:t>925.</w:t>
        </w:r>
        <w:r w:rsidRPr="00E573B8">
          <w:rPr>
            <w:rFonts w:ascii="Calibri" w:eastAsia="Calibri" w:hAnsi="Calibri" w:cs="Times New Roman"/>
          </w:rPr>
          <w:tab/>
          <w:t>i "\"Buon compleanno!\""</w:t>
        </w:r>
      </w:ins>
    </w:p>
    <w:p w14:paraId="48FB7C9B" w14:textId="77777777" w:rsidR="00E573B8" w:rsidRPr="00E573B8" w:rsidRDefault="00E573B8" w:rsidP="00E573B8">
      <w:pPr>
        <w:tabs>
          <w:tab w:val="left" w:pos="0"/>
        </w:tabs>
        <w:spacing w:line="600" w:lineRule="auto"/>
        <w:jc w:val="left"/>
        <w:rPr>
          <w:ins w:id="7950" w:author="UTENTE" w:date="2020-06-30T18:32:00Z"/>
          <w:rFonts w:ascii="Calibri" w:eastAsia="Calibri" w:hAnsi="Calibri" w:cs="Times New Roman"/>
        </w:rPr>
      </w:pPr>
      <w:ins w:id="7951" w:author="UTENTE" w:date="2020-06-30T18:32:00Z">
        <w:r w:rsidRPr="00E573B8">
          <w:rPr>
            <w:rFonts w:ascii="Calibri" w:eastAsia="Calibri" w:hAnsi="Calibri" w:cs="Times New Roman"/>
          </w:rPr>
          <w:t>926.</w:t>
        </w:r>
        <w:r w:rsidRPr="00E573B8">
          <w:rPr>
            <w:rFonts w:ascii="Calibri" w:eastAsia="Calibri" w:hAnsi="Calibri" w:cs="Times New Roman"/>
          </w:rPr>
          <w:tab/>
          <w:t>mc "\"…Oh, andiamo! Ti ho detto che non volevo niente!\""</w:t>
        </w:r>
      </w:ins>
    </w:p>
    <w:p w14:paraId="72E8156E" w14:textId="77777777" w:rsidR="00E573B8" w:rsidRPr="00E573B8" w:rsidRDefault="00E573B8" w:rsidP="00E573B8">
      <w:pPr>
        <w:tabs>
          <w:tab w:val="left" w:pos="0"/>
        </w:tabs>
        <w:spacing w:line="600" w:lineRule="auto"/>
        <w:jc w:val="left"/>
        <w:rPr>
          <w:ins w:id="7952" w:author="UTENTE" w:date="2020-06-30T18:32:00Z"/>
          <w:rFonts w:ascii="Calibri" w:eastAsia="Calibri" w:hAnsi="Calibri" w:cs="Times New Roman"/>
        </w:rPr>
      </w:pPr>
      <w:ins w:id="7953" w:author="UTENTE" w:date="2020-06-30T18:32:00Z">
        <w:r w:rsidRPr="00E573B8">
          <w:rPr>
            <w:rFonts w:ascii="Calibri" w:eastAsia="Calibri" w:hAnsi="Calibri" w:cs="Times New Roman"/>
          </w:rPr>
          <w:t>927.</w:t>
        </w:r>
        <w:r w:rsidRPr="00E573B8">
          <w:rPr>
            <w:rFonts w:ascii="Calibri" w:eastAsia="Calibri" w:hAnsi="Calibri" w:cs="Times New Roman"/>
          </w:rPr>
          <w:tab/>
          <w:t>n "Lascio andare un sospiro indignato, mentre mi ficca in mano un piccolo regalo perfettamente incartato."</w:t>
        </w:r>
      </w:ins>
    </w:p>
    <w:p w14:paraId="4C8B15F8" w14:textId="77777777" w:rsidR="00E573B8" w:rsidRPr="00E573B8" w:rsidRDefault="00E573B8" w:rsidP="00E573B8">
      <w:pPr>
        <w:tabs>
          <w:tab w:val="left" w:pos="0"/>
        </w:tabs>
        <w:spacing w:line="600" w:lineRule="auto"/>
        <w:jc w:val="left"/>
        <w:rPr>
          <w:ins w:id="7954" w:author="UTENTE" w:date="2020-06-30T18:32:00Z"/>
          <w:rFonts w:ascii="Calibri" w:eastAsia="Calibri" w:hAnsi="Calibri" w:cs="Times New Roman"/>
        </w:rPr>
      </w:pPr>
      <w:ins w:id="7955" w:author="UTENTE" w:date="2020-06-30T18:32:00Z">
        <w:r w:rsidRPr="00E573B8">
          <w:rPr>
            <w:rFonts w:ascii="Calibri" w:eastAsia="Calibri" w:hAnsi="Calibri" w:cs="Times New Roman"/>
          </w:rPr>
          <w:t>928.</w:t>
        </w:r>
        <w:r w:rsidRPr="00E573B8">
          <w:rPr>
            <w:rFonts w:ascii="Calibri" w:eastAsia="Calibri" w:hAnsi="Calibri" w:cs="Times New Roman"/>
          </w:rPr>
          <w:tab/>
          <w:t>n "Questo qua non ascolta mai quando gli parlo, davvero."</w:t>
        </w:r>
      </w:ins>
    </w:p>
    <w:p w14:paraId="0ED6B26C" w14:textId="77777777" w:rsidR="00E573B8" w:rsidRPr="00E573B8" w:rsidRDefault="00E573B8" w:rsidP="00E573B8">
      <w:pPr>
        <w:tabs>
          <w:tab w:val="left" w:pos="0"/>
        </w:tabs>
        <w:spacing w:line="600" w:lineRule="auto"/>
        <w:jc w:val="left"/>
        <w:rPr>
          <w:ins w:id="7956" w:author="UTENTE" w:date="2020-06-30T18:32:00Z"/>
          <w:rFonts w:ascii="Calibri" w:eastAsia="Calibri" w:hAnsi="Calibri" w:cs="Times New Roman"/>
        </w:rPr>
      </w:pPr>
      <w:ins w:id="7957" w:author="UTENTE" w:date="2020-06-30T18:32:00Z">
        <w:r w:rsidRPr="00E573B8">
          <w:rPr>
            <w:rFonts w:ascii="Calibri" w:eastAsia="Calibri" w:hAnsi="Calibri" w:cs="Times New Roman"/>
          </w:rPr>
          <w:t>929.</w:t>
        </w:r>
        <w:r w:rsidRPr="00E573B8">
          <w:rPr>
            <w:rFonts w:ascii="Calibri" w:eastAsia="Calibri" w:hAnsi="Calibri" w:cs="Times New Roman"/>
          </w:rPr>
          <w:tab/>
          <w:t>i "\"Pensi davvero che io sia un fidanzato così pessimo? Pff, mi offendi, sai.\""</w:t>
        </w:r>
      </w:ins>
    </w:p>
    <w:p w14:paraId="5D879F37" w14:textId="77777777" w:rsidR="00E573B8" w:rsidRPr="00E573B8" w:rsidRDefault="00E573B8" w:rsidP="00E573B8">
      <w:pPr>
        <w:tabs>
          <w:tab w:val="left" w:pos="0"/>
        </w:tabs>
        <w:spacing w:line="600" w:lineRule="auto"/>
        <w:jc w:val="left"/>
        <w:rPr>
          <w:ins w:id="7958" w:author="UTENTE" w:date="2020-06-30T18:32:00Z"/>
          <w:rFonts w:ascii="Calibri" w:eastAsia="Calibri" w:hAnsi="Calibri" w:cs="Times New Roman"/>
        </w:rPr>
      </w:pPr>
      <w:ins w:id="7959" w:author="UTENTE" w:date="2020-06-30T18:32:00Z">
        <w:r w:rsidRPr="00E573B8">
          <w:rPr>
            <w:rFonts w:ascii="Calibri" w:eastAsia="Calibri" w:hAnsi="Calibri" w:cs="Times New Roman"/>
          </w:rPr>
          <w:t>930.</w:t>
        </w:r>
        <w:r w:rsidRPr="00E573B8">
          <w:rPr>
            <w:rFonts w:ascii="Calibri" w:eastAsia="Calibri" w:hAnsi="Calibri" w:cs="Times New Roman"/>
          </w:rPr>
          <w:tab/>
          <w:t>i "\"Forza, aprilo!\""</w:t>
        </w:r>
      </w:ins>
    </w:p>
    <w:p w14:paraId="36F3F3D9" w14:textId="77777777" w:rsidR="00E573B8" w:rsidRPr="00E573B8" w:rsidRDefault="00E573B8" w:rsidP="00E573B8">
      <w:pPr>
        <w:tabs>
          <w:tab w:val="left" w:pos="0"/>
        </w:tabs>
        <w:spacing w:line="600" w:lineRule="auto"/>
        <w:jc w:val="left"/>
        <w:rPr>
          <w:ins w:id="7960" w:author="UTENTE" w:date="2020-06-30T18:32:00Z"/>
          <w:rFonts w:ascii="Calibri" w:eastAsia="Calibri" w:hAnsi="Calibri" w:cs="Times New Roman"/>
        </w:rPr>
      </w:pPr>
      <w:ins w:id="7961" w:author="UTENTE" w:date="2020-06-30T18:32:00Z">
        <w:r w:rsidRPr="00E573B8">
          <w:rPr>
            <w:rFonts w:ascii="Calibri" w:eastAsia="Calibri" w:hAnsi="Calibri" w:cs="Times New Roman"/>
          </w:rPr>
          <w:t>931.</w:t>
        </w:r>
        <w:r w:rsidRPr="00E573B8">
          <w:rPr>
            <w:rFonts w:ascii="Calibri" w:eastAsia="Calibri" w:hAnsi="Calibri" w:cs="Times New Roman"/>
          </w:rPr>
          <w:tab/>
          <w:t>n "Isaac mi rivolge un sorriso ampio e giocoso - che di solito vuol dire che sta per combinarne una."</w:t>
        </w:r>
      </w:ins>
    </w:p>
    <w:p w14:paraId="47DE90C4" w14:textId="77777777" w:rsidR="00E573B8" w:rsidRPr="00E573B8" w:rsidRDefault="00E573B8" w:rsidP="00E573B8">
      <w:pPr>
        <w:tabs>
          <w:tab w:val="left" w:pos="0"/>
        </w:tabs>
        <w:spacing w:line="600" w:lineRule="auto"/>
        <w:jc w:val="left"/>
        <w:rPr>
          <w:ins w:id="7962" w:author="UTENTE" w:date="2020-06-30T18:32:00Z"/>
          <w:rFonts w:ascii="Calibri" w:eastAsia="Calibri" w:hAnsi="Calibri" w:cs="Times New Roman"/>
        </w:rPr>
      </w:pPr>
      <w:ins w:id="7963" w:author="UTENTE" w:date="2020-06-30T18:32:00Z">
        <w:r w:rsidRPr="00E573B8">
          <w:rPr>
            <w:rFonts w:ascii="Calibri" w:eastAsia="Calibri" w:hAnsi="Calibri" w:cs="Times New Roman"/>
          </w:rPr>
          <w:t>932.</w:t>
        </w:r>
        <w:r w:rsidRPr="00E573B8">
          <w:rPr>
            <w:rFonts w:ascii="Calibri" w:eastAsia="Calibri" w:hAnsi="Calibri" w:cs="Times New Roman"/>
          </w:rPr>
          <w:tab/>
          <w:t>n "Il regalo incartato sembra una specie di bicchiere. {w}Perché cavolo dovrebbe regalarmi un bicchiere?"</w:t>
        </w:r>
      </w:ins>
    </w:p>
    <w:p w14:paraId="40648D3D" w14:textId="77777777" w:rsidR="00E573B8" w:rsidRPr="00E573B8" w:rsidRDefault="00E573B8" w:rsidP="00E573B8">
      <w:pPr>
        <w:tabs>
          <w:tab w:val="left" w:pos="0"/>
        </w:tabs>
        <w:spacing w:line="600" w:lineRule="auto"/>
        <w:jc w:val="left"/>
        <w:rPr>
          <w:ins w:id="7964" w:author="UTENTE" w:date="2020-06-30T18:32:00Z"/>
          <w:rFonts w:ascii="Calibri" w:eastAsia="Calibri" w:hAnsi="Calibri" w:cs="Times New Roman"/>
        </w:rPr>
      </w:pPr>
      <w:ins w:id="7965" w:author="UTENTE" w:date="2020-06-30T18:32:00Z">
        <w:r w:rsidRPr="00E573B8">
          <w:rPr>
            <w:rFonts w:ascii="Calibri" w:eastAsia="Calibri" w:hAnsi="Calibri" w:cs="Times New Roman"/>
          </w:rPr>
          <w:t>933.</w:t>
        </w:r>
        <w:r w:rsidRPr="00E573B8">
          <w:rPr>
            <w:rFonts w:ascii="Calibri" w:eastAsia="Calibri" w:hAnsi="Calibri" w:cs="Times New Roman"/>
          </w:rPr>
          <w:tab/>
          <w:t>mc "\"Va bene, va bene…\""</w:t>
        </w:r>
      </w:ins>
    </w:p>
    <w:p w14:paraId="6C8B356C" w14:textId="77777777" w:rsidR="00E573B8" w:rsidRPr="00E573B8" w:rsidRDefault="00E573B8" w:rsidP="00E573B8">
      <w:pPr>
        <w:tabs>
          <w:tab w:val="left" w:pos="0"/>
        </w:tabs>
        <w:spacing w:line="600" w:lineRule="auto"/>
        <w:jc w:val="left"/>
        <w:rPr>
          <w:ins w:id="7966" w:author="UTENTE" w:date="2020-06-30T18:32:00Z"/>
          <w:rFonts w:ascii="Calibri" w:eastAsia="Calibri" w:hAnsi="Calibri" w:cs="Times New Roman"/>
        </w:rPr>
      </w:pPr>
      <w:ins w:id="7967" w:author="UTENTE" w:date="2020-06-30T18:32:00Z">
        <w:r w:rsidRPr="00E573B8">
          <w:rPr>
            <w:rFonts w:ascii="Calibri" w:eastAsia="Calibri" w:hAnsi="Calibri" w:cs="Times New Roman"/>
          </w:rPr>
          <w:t>934.</w:t>
        </w:r>
        <w:r w:rsidRPr="00E573B8">
          <w:rPr>
            <w:rFonts w:ascii="Calibri" w:eastAsia="Calibri" w:hAnsi="Calibri" w:cs="Times New Roman"/>
          </w:rPr>
          <w:tab/>
          <w:t>n "Strappo la carta, buttandola sul pavimento del balcone."</w:t>
        </w:r>
      </w:ins>
    </w:p>
    <w:p w14:paraId="338D6F64" w14:textId="77777777" w:rsidR="00E573B8" w:rsidRPr="00E573B8" w:rsidRDefault="00E573B8" w:rsidP="00E573B8">
      <w:pPr>
        <w:tabs>
          <w:tab w:val="left" w:pos="0"/>
        </w:tabs>
        <w:spacing w:line="600" w:lineRule="auto"/>
        <w:jc w:val="left"/>
        <w:rPr>
          <w:ins w:id="7968" w:author="UTENTE" w:date="2020-06-30T18:32:00Z"/>
          <w:rFonts w:ascii="Calibri" w:eastAsia="Calibri" w:hAnsi="Calibri" w:cs="Times New Roman"/>
        </w:rPr>
      </w:pPr>
      <w:ins w:id="7969" w:author="UTENTE" w:date="2020-06-30T18:32:00Z">
        <w:r w:rsidRPr="00E573B8">
          <w:rPr>
            <w:rFonts w:ascii="Calibri" w:eastAsia="Calibri" w:hAnsi="Calibri" w:cs="Times New Roman"/>
          </w:rPr>
          <w:t>935.</w:t>
        </w:r>
        <w:r w:rsidRPr="00E573B8">
          <w:rPr>
            <w:rFonts w:ascii="Calibri" w:eastAsia="Calibri" w:hAnsi="Calibri" w:cs="Times New Roman"/>
          </w:rPr>
          <w:tab/>
          <w:t>mc "\"Una… una tazza per il caffè?\""</w:t>
        </w:r>
      </w:ins>
    </w:p>
    <w:p w14:paraId="53F70C3E" w14:textId="77777777" w:rsidR="00E573B8" w:rsidRPr="00E573B8" w:rsidRDefault="00E573B8" w:rsidP="00E573B8">
      <w:pPr>
        <w:tabs>
          <w:tab w:val="left" w:pos="0"/>
        </w:tabs>
        <w:spacing w:line="600" w:lineRule="auto"/>
        <w:jc w:val="left"/>
        <w:rPr>
          <w:ins w:id="7970" w:author="UTENTE" w:date="2020-06-30T18:32:00Z"/>
          <w:rFonts w:ascii="Calibri" w:eastAsia="Calibri" w:hAnsi="Calibri" w:cs="Times New Roman"/>
        </w:rPr>
      </w:pPr>
      <w:ins w:id="7971" w:author="UTENTE" w:date="2020-06-30T18:32:00Z">
        <w:r w:rsidRPr="00E573B8">
          <w:rPr>
            <w:rFonts w:ascii="Calibri" w:eastAsia="Calibri" w:hAnsi="Calibri" w:cs="Times New Roman"/>
          </w:rPr>
          <w:t>936.</w:t>
        </w:r>
        <w:r w:rsidRPr="00E573B8">
          <w:rPr>
            <w:rFonts w:ascii="Calibri" w:eastAsia="Calibri" w:hAnsi="Calibri" w:cs="Times New Roman"/>
          </w:rPr>
          <w:tab/>
          <w:t>i "\"Guarda bene! C'è una scritta sopra! Cosa dice?\""</w:t>
        </w:r>
      </w:ins>
    </w:p>
    <w:p w14:paraId="479D9A36" w14:textId="77777777" w:rsidR="00E573B8" w:rsidRPr="00E573B8" w:rsidRDefault="00E573B8" w:rsidP="00E573B8">
      <w:pPr>
        <w:tabs>
          <w:tab w:val="left" w:pos="0"/>
        </w:tabs>
        <w:spacing w:line="600" w:lineRule="auto"/>
        <w:jc w:val="left"/>
        <w:rPr>
          <w:ins w:id="7972" w:author="UTENTE" w:date="2020-06-30T18:32:00Z"/>
          <w:rFonts w:ascii="Calibri" w:eastAsia="Calibri" w:hAnsi="Calibri" w:cs="Times New Roman"/>
        </w:rPr>
      </w:pPr>
      <w:ins w:id="7973" w:author="UTENTE" w:date="2020-06-30T18:32:00Z">
        <w:r w:rsidRPr="00E573B8">
          <w:rPr>
            <w:rFonts w:ascii="Calibri" w:eastAsia="Calibri" w:hAnsi="Calibri" w:cs="Times New Roman"/>
          </w:rPr>
          <w:t>937.</w:t>
        </w:r>
        <w:r w:rsidRPr="00E573B8">
          <w:rPr>
            <w:rFonts w:ascii="Calibri" w:eastAsia="Calibri" w:hAnsi="Calibri" w:cs="Times New Roman"/>
          </w:rPr>
          <w:tab/>
          <w:t>mc "\"…\""</w:t>
        </w:r>
      </w:ins>
    </w:p>
    <w:p w14:paraId="0431F4D8" w14:textId="77777777" w:rsidR="00E573B8" w:rsidRPr="00E573B8" w:rsidRDefault="00E573B8" w:rsidP="00E573B8">
      <w:pPr>
        <w:tabs>
          <w:tab w:val="left" w:pos="0"/>
        </w:tabs>
        <w:spacing w:line="600" w:lineRule="auto"/>
        <w:jc w:val="left"/>
        <w:rPr>
          <w:ins w:id="7974" w:author="UTENTE" w:date="2020-06-30T18:32:00Z"/>
          <w:rFonts w:ascii="Calibri" w:eastAsia="Calibri" w:hAnsi="Calibri" w:cs="Times New Roman"/>
        </w:rPr>
      </w:pPr>
      <w:ins w:id="7975" w:author="UTENTE" w:date="2020-06-30T18:32:00Z">
        <w:r w:rsidRPr="00E573B8">
          <w:rPr>
            <w:rFonts w:ascii="Calibri" w:eastAsia="Calibri" w:hAnsi="Calibri" w:cs="Times New Roman"/>
          </w:rPr>
          <w:t>938.</w:t>
        </w:r>
        <w:r w:rsidRPr="00E573B8">
          <w:rPr>
            <w:rFonts w:ascii="Calibri" w:eastAsia="Calibri" w:hAnsi="Calibri" w:cs="Times New Roman"/>
          </w:rPr>
          <w:tab/>
          <w:t>n "-Fisso la tazza incredulo."</w:t>
        </w:r>
      </w:ins>
    </w:p>
    <w:p w14:paraId="0B8AB32D" w14:textId="77777777" w:rsidR="00E573B8" w:rsidRPr="00E573B8" w:rsidRDefault="00E573B8" w:rsidP="00E573B8">
      <w:pPr>
        <w:tabs>
          <w:tab w:val="left" w:pos="0"/>
        </w:tabs>
        <w:spacing w:line="600" w:lineRule="auto"/>
        <w:jc w:val="left"/>
        <w:rPr>
          <w:ins w:id="7976" w:author="UTENTE" w:date="2020-06-30T18:32:00Z"/>
          <w:rFonts w:ascii="Calibri" w:eastAsia="Calibri" w:hAnsi="Calibri" w:cs="Times New Roman"/>
        </w:rPr>
      </w:pPr>
      <w:ins w:id="7977" w:author="UTENTE" w:date="2020-06-30T18:32:00Z">
        <w:r w:rsidRPr="00E573B8">
          <w:rPr>
            <w:rFonts w:ascii="Calibri" w:eastAsia="Calibri" w:hAnsi="Calibri" w:cs="Times New Roman"/>
          </w:rPr>
          <w:t>939.</w:t>
        </w:r>
        <w:r w:rsidRPr="00E573B8">
          <w:rPr>
            <w:rFonts w:ascii="Calibri" w:eastAsia="Calibri" w:hAnsi="Calibri" w:cs="Times New Roman"/>
          </w:rPr>
          <w:tab/>
          <w:t>n "Mi ha…{w} mi ha davvero preso una tazza che dice…"</w:t>
        </w:r>
        <w:r w:rsidRPr="00E573B8">
          <w:rPr>
            <w:rFonts w:ascii="Calibri" w:eastAsia="Calibri" w:hAnsi="Calibri" w:cs="Times New Roman"/>
          </w:rPr>
          <w:br w:type="page"/>
        </w:r>
      </w:ins>
    </w:p>
    <w:p w14:paraId="63087B5F" w14:textId="77777777" w:rsidR="00E573B8" w:rsidRPr="00E573B8" w:rsidRDefault="00E573B8" w:rsidP="00E573B8">
      <w:pPr>
        <w:tabs>
          <w:tab w:val="left" w:pos="0"/>
        </w:tabs>
        <w:spacing w:line="600" w:lineRule="auto"/>
        <w:jc w:val="left"/>
        <w:rPr>
          <w:ins w:id="7978" w:author="UTENTE" w:date="2020-06-30T18:32:00Z"/>
          <w:rFonts w:ascii="Calibri" w:eastAsia="Calibri" w:hAnsi="Calibri" w:cs="Times New Roman"/>
          <w:lang w:val="en-US"/>
        </w:rPr>
      </w:pPr>
      <w:ins w:id="7979" w:author="UTENTE" w:date="2020-06-30T18:32:00Z">
        <w:r w:rsidRPr="00E573B8">
          <w:rPr>
            <w:rFonts w:ascii="Calibri" w:eastAsia="Calibri" w:hAnsi="Calibri" w:cs="Times New Roman"/>
            <w:lang w:val="en-US"/>
          </w:rPr>
          <w:lastRenderedPageBreak/>
          <w:t>940.</w:t>
        </w:r>
        <w:r w:rsidRPr="00E573B8">
          <w:rPr>
            <w:rFonts w:ascii="Calibri" w:eastAsia="Calibri" w:hAnsi="Calibri" w:cs="Times New Roman"/>
            <w:lang w:val="en-US"/>
          </w:rPr>
          <w:tab/>
          <w:t>n "…\"I &lt;3 Isaac\"…?"</w:t>
        </w:r>
      </w:ins>
    </w:p>
    <w:p w14:paraId="5771C3ED" w14:textId="77777777" w:rsidR="00E573B8" w:rsidRPr="00E573B8" w:rsidRDefault="00E573B8" w:rsidP="00E573B8">
      <w:pPr>
        <w:tabs>
          <w:tab w:val="left" w:pos="0"/>
        </w:tabs>
        <w:spacing w:line="600" w:lineRule="auto"/>
        <w:jc w:val="left"/>
        <w:rPr>
          <w:ins w:id="7980" w:author="UTENTE" w:date="2020-06-30T18:32:00Z"/>
          <w:rFonts w:ascii="Calibri" w:eastAsia="Calibri" w:hAnsi="Calibri" w:cs="Times New Roman"/>
          <w:lang w:val="en-US"/>
        </w:rPr>
      </w:pPr>
      <w:ins w:id="7981" w:author="UTENTE" w:date="2020-06-30T18:32:00Z">
        <w:r w:rsidRPr="00E573B8">
          <w:rPr>
            <w:rFonts w:ascii="Calibri" w:eastAsia="Calibri" w:hAnsi="Calibri" w:cs="Times New Roman"/>
            <w:lang w:val="en-US"/>
          </w:rPr>
          <w:t>941.</w:t>
        </w:r>
        <w:r w:rsidRPr="00E573B8">
          <w:rPr>
            <w:rFonts w:ascii="Calibri" w:eastAsia="Calibri" w:hAnsi="Calibri" w:cs="Times New Roman"/>
            <w:lang w:val="en-US"/>
          </w:rPr>
          <w:tab/>
          <w:t>i "\"Hey, you drink my coffee every morning, right?\""</w:t>
        </w:r>
      </w:ins>
    </w:p>
    <w:p w14:paraId="427641D3" w14:textId="77777777" w:rsidR="00E573B8" w:rsidRPr="00E573B8" w:rsidRDefault="00E573B8" w:rsidP="00E573B8">
      <w:pPr>
        <w:tabs>
          <w:tab w:val="left" w:pos="0"/>
        </w:tabs>
        <w:spacing w:line="600" w:lineRule="auto"/>
        <w:jc w:val="left"/>
        <w:rPr>
          <w:ins w:id="7982" w:author="UTENTE" w:date="2020-06-30T18:32:00Z"/>
          <w:rFonts w:ascii="Calibri" w:eastAsia="Calibri" w:hAnsi="Calibri" w:cs="Times New Roman"/>
          <w:lang w:val="en-US"/>
        </w:rPr>
      </w:pPr>
      <w:ins w:id="7983" w:author="UTENTE" w:date="2020-06-30T18:32:00Z">
        <w:r w:rsidRPr="00E573B8">
          <w:rPr>
            <w:rFonts w:ascii="Calibri" w:eastAsia="Calibri" w:hAnsi="Calibri" w:cs="Times New Roman"/>
            <w:lang w:val="en-US"/>
          </w:rPr>
          <w:t>942.</w:t>
        </w:r>
        <w:r w:rsidRPr="00E573B8">
          <w:rPr>
            <w:rFonts w:ascii="Calibri" w:eastAsia="Calibri" w:hAnsi="Calibri" w:cs="Times New Roman"/>
            <w:lang w:val="en-US"/>
          </w:rPr>
          <w:tab/>
          <w:t>i "\"I thought I'd get you a little something to remind you of me while you're drinking it~\""</w:t>
        </w:r>
      </w:ins>
    </w:p>
    <w:p w14:paraId="4DC8169D" w14:textId="77777777" w:rsidR="00E573B8" w:rsidRPr="00E573B8" w:rsidRDefault="00E573B8" w:rsidP="00E573B8">
      <w:pPr>
        <w:tabs>
          <w:tab w:val="left" w:pos="0"/>
        </w:tabs>
        <w:spacing w:line="600" w:lineRule="auto"/>
        <w:jc w:val="left"/>
        <w:rPr>
          <w:ins w:id="7984" w:author="UTENTE" w:date="2020-06-30T18:32:00Z"/>
          <w:rFonts w:ascii="Calibri" w:eastAsia="Calibri" w:hAnsi="Calibri" w:cs="Times New Roman"/>
          <w:lang w:val="en-US"/>
        </w:rPr>
      </w:pPr>
      <w:ins w:id="7985" w:author="UTENTE" w:date="2020-06-30T18:32:00Z">
        <w:r w:rsidRPr="00E573B8">
          <w:rPr>
            <w:rFonts w:ascii="Calibri" w:eastAsia="Calibri" w:hAnsi="Calibri" w:cs="Times New Roman"/>
            <w:lang w:val="en-US"/>
          </w:rPr>
          <w:t>943.</w:t>
        </w:r>
        <w:r w:rsidRPr="00E573B8">
          <w:rPr>
            <w:rFonts w:ascii="Calibri" w:eastAsia="Calibri" w:hAnsi="Calibri" w:cs="Times New Roman"/>
            <w:lang w:val="en-US"/>
          </w:rPr>
          <w:tab/>
          <w:t>mc "\"Isaac…\""</w:t>
        </w:r>
      </w:ins>
    </w:p>
    <w:p w14:paraId="10187282" w14:textId="77777777" w:rsidR="00E573B8" w:rsidRPr="00E573B8" w:rsidRDefault="00E573B8" w:rsidP="00E573B8">
      <w:pPr>
        <w:tabs>
          <w:tab w:val="left" w:pos="0"/>
        </w:tabs>
        <w:spacing w:line="600" w:lineRule="auto"/>
        <w:jc w:val="left"/>
        <w:rPr>
          <w:ins w:id="7986" w:author="UTENTE" w:date="2020-06-30T18:32:00Z"/>
          <w:rFonts w:ascii="Calibri" w:eastAsia="Calibri" w:hAnsi="Calibri" w:cs="Times New Roman"/>
          <w:lang w:val="en-US"/>
        </w:rPr>
      </w:pPr>
      <w:ins w:id="7987" w:author="UTENTE" w:date="2020-06-30T18:32:00Z">
        <w:r w:rsidRPr="00E573B8">
          <w:rPr>
            <w:rFonts w:ascii="Calibri" w:eastAsia="Calibri" w:hAnsi="Calibri" w:cs="Times New Roman"/>
            <w:lang w:val="en-US"/>
          </w:rPr>
          <w:t>944.</w:t>
        </w:r>
        <w:r w:rsidRPr="00E573B8">
          <w:rPr>
            <w:rFonts w:ascii="Calibri" w:eastAsia="Calibri" w:hAnsi="Calibri" w:cs="Times New Roman"/>
            <w:lang w:val="en-US"/>
          </w:rPr>
          <w:tab/>
          <w:t>mc "\"…You're the most conceited, egotistical bastard I've ever met.\""</w:t>
        </w:r>
      </w:ins>
    </w:p>
    <w:p w14:paraId="14EDA72B" w14:textId="77777777" w:rsidR="00E573B8" w:rsidRPr="00E573B8" w:rsidRDefault="00E573B8" w:rsidP="00E573B8">
      <w:pPr>
        <w:tabs>
          <w:tab w:val="left" w:pos="0"/>
        </w:tabs>
        <w:spacing w:line="600" w:lineRule="auto"/>
        <w:jc w:val="left"/>
        <w:rPr>
          <w:ins w:id="7988" w:author="UTENTE" w:date="2020-06-30T18:32:00Z"/>
          <w:rFonts w:ascii="Calibri" w:eastAsia="Calibri" w:hAnsi="Calibri" w:cs="Times New Roman"/>
          <w:lang w:val="en-US"/>
        </w:rPr>
      </w:pPr>
      <w:ins w:id="7989" w:author="UTENTE" w:date="2020-06-30T18:32:00Z">
        <w:r w:rsidRPr="00E573B8">
          <w:rPr>
            <w:rFonts w:ascii="Calibri" w:eastAsia="Calibri" w:hAnsi="Calibri" w:cs="Times New Roman"/>
            <w:lang w:val="en-US"/>
          </w:rPr>
          <w:t>945.</w:t>
        </w:r>
        <w:r w:rsidRPr="00E573B8">
          <w:rPr>
            <w:rFonts w:ascii="Calibri" w:eastAsia="Calibri" w:hAnsi="Calibri" w:cs="Times New Roman"/>
            <w:lang w:val="en-US"/>
          </w:rPr>
          <w:tab/>
          <w:t>mc "\"…I feel like you could use a little lesson in humility sometimes.\""</w:t>
        </w:r>
      </w:ins>
    </w:p>
    <w:p w14:paraId="7C32CA19" w14:textId="77777777" w:rsidR="00E573B8" w:rsidRPr="00E573B8" w:rsidRDefault="00E573B8" w:rsidP="00E573B8">
      <w:pPr>
        <w:tabs>
          <w:tab w:val="left" w:pos="0"/>
        </w:tabs>
        <w:spacing w:line="600" w:lineRule="auto"/>
        <w:jc w:val="left"/>
        <w:rPr>
          <w:ins w:id="7990" w:author="UTENTE" w:date="2020-06-30T18:32:00Z"/>
          <w:rFonts w:ascii="Calibri" w:eastAsia="Calibri" w:hAnsi="Calibri" w:cs="Times New Roman"/>
          <w:lang w:val="en-US"/>
        </w:rPr>
      </w:pPr>
      <w:ins w:id="7991" w:author="UTENTE" w:date="2020-06-30T18:32:00Z">
        <w:r w:rsidRPr="00E573B8">
          <w:rPr>
            <w:rFonts w:ascii="Calibri" w:eastAsia="Calibri" w:hAnsi="Calibri" w:cs="Times New Roman"/>
            <w:lang w:val="en-US"/>
          </w:rPr>
          <w:t>946.</w:t>
        </w:r>
        <w:r w:rsidRPr="00E573B8">
          <w:rPr>
            <w:rFonts w:ascii="Calibri" w:eastAsia="Calibri" w:hAnsi="Calibri" w:cs="Times New Roman"/>
            <w:lang w:val="en-US"/>
          </w:rPr>
          <w:tab/>
          <w:t>i "\"Uh-huh. I love you, too.\""</w:t>
        </w:r>
      </w:ins>
    </w:p>
    <w:p w14:paraId="43802B1A" w14:textId="77777777" w:rsidR="00E573B8" w:rsidRPr="00E573B8" w:rsidRDefault="00E573B8" w:rsidP="00E573B8">
      <w:pPr>
        <w:tabs>
          <w:tab w:val="left" w:pos="0"/>
        </w:tabs>
        <w:spacing w:line="600" w:lineRule="auto"/>
        <w:jc w:val="left"/>
        <w:rPr>
          <w:ins w:id="7992" w:author="UTENTE" w:date="2020-06-30T18:32:00Z"/>
          <w:rFonts w:ascii="Calibri" w:eastAsia="Calibri" w:hAnsi="Calibri" w:cs="Times New Roman"/>
          <w:lang w:val="en-US"/>
        </w:rPr>
      </w:pPr>
      <w:ins w:id="7993" w:author="UTENTE" w:date="2020-06-30T18:32:00Z">
        <w:r w:rsidRPr="00E573B8">
          <w:rPr>
            <w:rFonts w:ascii="Calibri" w:eastAsia="Calibri" w:hAnsi="Calibri" w:cs="Times New Roman"/>
            <w:lang w:val="en-US"/>
          </w:rPr>
          <w:t>947.</w:t>
        </w:r>
        <w:r w:rsidRPr="00E573B8">
          <w:rPr>
            <w:rFonts w:ascii="Calibri" w:eastAsia="Calibri" w:hAnsi="Calibri" w:cs="Times New Roman"/>
            <w:lang w:val="en-US"/>
          </w:rPr>
          <w:tab/>
          <w:t>n "Snickering, Isaac leans in to press his lips against my forehead."</w:t>
        </w:r>
      </w:ins>
    </w:p>
    <w:p w14:paraId="27024E67" w14:textId="77777777" w:rsidR="00E573B8" w:rsidRPr="00E573B8" w:rsidRDefault="00E573B8" w:rsidP="00E573B8">
      <w:pPr>
        <w:tabs>
          <w:tab w:val="left" w:pos="0"/>
        </w:tabs>
        <w:spacing w:line="600" w:lineRule="auto"/>
        <w:jc w:val="left"/>
        <w:rPr>
          <w:ins w:id="7994" w:author="UTENTE" w:date="2020-06-30T18:32:00Z"/>
          <w:rFonts w:ascii="Calibri" w:eastAsia="Calibri" w:hAnsi="Calibri" w:cs="Times New Roman"/>
          <w:lang w:val="en-US"/>
        </w:rPr>
      </w:pPr>
      <w:ins w:id="7995" w:author="UTENTE" w:date="2020-06-30T18:32:00Z">
        <w:r w:rsidRPr="00E573B8">
          <w:rPr>
            <w:rFonts w:ascii="Calibri" w:eastAsia="Calibri" w:hAnsi="Calibri" w:cs="Times New Roman"/>
            <w:lang w:val="en-US"/>
          </w:rPr>
          <w:t>948.</w:t>
        </w:r>
        <w:r w:rsidRPr="00E573B8">
          <w:rPr>
            <w:rFonts w:ascii="Calibri" w:eastAsia="Calibri" w:hAnsi="Calibri" w:cs="Times New Roman"/>
            <w:lang w:val="en-US"/>
          </w:rPr>
          <w:tab/>
          <w:t>n "The gentle kiss makes my chest grow warm with happiness, even as I sulkily stare at my \"present.\""</w:t>
        </w:r>
      </w:ins>
    </w:p>
    <w:p w14:paraId="1E86839C" w14:textId="77777777" w:rsidR="00E573B8" w:rsidRPr="00E573B8" w:rsidRDefault="00E573B8" w:rsidP="00E573B8">
      <w:pPr>
        <w:tabs>
          <w:tab w:val="left" w:pos="0"/>
        </w:tabs>
        <w:spacing w:line="600" w:lineRule="auto"/>
        <w:jc w:val="left"/>
        <w:rPr>
          <w:ins w:id="7996" w:author="UTENTE" w:date="2020-06-30T18:32:00Z"/>
          <w:rFonts w:ascii="Calibri" w:eastAsia="Calibri" w:hAnsi="Calibri" w:cs="Times New Roman"/>
          <w:lang w:val="en-US"/>
        </w:rPr>
      </w:pPr>
      <w:ins w:id="7997" w:author="UTENTE" w:date="2020-06-30T18:32:00Z">
        <w:r w:rsidRPr="00E573B8">
          <w:rPr>
            <w:rFonts w:ascii="Calibri" w:eastAsia="Calibri" w:hAnsi="Calibri" w:cs="Times New Roman"/>
            <w:lang w:val="en-US"/>
          </w:rPr>
          <w:t>949.</w:t>
        </w:r>
        <w:r w:rsidRPr="00E573B8">
          <w:rPr>
            <w:rFonts w:ascii="Calibri" w:eastAsia="Calibri" w:hAnsi="Calibri" w:cs="Times New Roman"/>
            <w:lang w:val="en-US"/>
          </w:rPr>
          <w:tab/>
          <w:t>n "I'm half-tempted to toss it over the balcony, but… {w}I guess it is kinda cute, in an Isaac-y way."</w:t>
        </w:r>
      </w:ins>
    </w:p>
    <w:p w14:paraId="2973C85F" w14:textId="77777777" w:rsidR="00E573B8" w:rsidRPr="00E573B8" w:rsidRDefault="00E573B8" w:rsidP="00E573B8">
      <w:pPr>
        <w:tabs>
          <w:tab w:val="left" w:pos="0"/>
        </w:tabs>
        <w:spacing w:line="600" w:lineRule="auto"/>
        <w:jc w:val="left"/>
        <w:rPr>
          <w:ins w:id="7998" w:author="UTENTE" w:date="2020-06-30T18:32:00Z"/>
          <w:rFonts w:ascii="Calibri" w:eastAsia="Calibri" w:hAnsi="Calibri" w:cs="Times New Roman"/>
          <w:lang w:val="en-US"/>
        </w:rPr>
      </w:pPr>
      <w:ins w:id="7999" w:author="UTENTE" w:date="2020-06-30T18:32:00Z">
        <w:r w:rsidRPr="00E573B8">
          <w:rPr>
            <w:rFonts w:ascii="Calibri" w:eastAsia="Calibri" w:hAnsi="Calibri" w:cs="Times New Roman"/>
            <w:lang w:val="en-US"/>
          </w:rPr>
          <w:t>950.</w:t>
        </w:r>
        <w:r w:rsidRPr="00E573B8">
          <w:rPr>
            <w:rFonts w:ascii="Calibri" w:eastAsia="Calibri" w:hAnsi="Calibri" w:cs="Times New Roman"/>
            <w:lang w:val="en-US"/>
          </w:rPr>
          <w:tab/>
          <w:t>n "–It's been a little over a year since Isaac and I became partners."</w:t>
        </w:r>
      </w:ins>
    </w:p>
    <w:p w14:paraId="59DAB00A" w14:textId="77777777" w:rsidR="00E573B8" w:rsidRPr="00E573B8" w:rsidRDefault="00E573B8" w:rsidP="00E573B8">
      <w:pPr>
        <w:tabs>
          <w:tab w:val="left" w:pos="0"/>
        </w:tabs>
        <w:spacing w:line="600" w:lineRule="auto"/>
        <w:jc w:val="left"/>
        <w:rPr>
          <w:ins w:id="8000" w:author="UTENTE" w:date="2020-06-30T18:32:00Z"/>
          <w:rFonts w:ascii="Calibri" w:eastAsia="Calibri" w:hAnsi="Calibri" w:cs="Times New Roman"/>
          <w:lang w:val="en-US"/>
        </w:rPr>
      </w:pPr>
      <w:ins w:id="8001" w:author="UTENTE" w:date="2020-06-30T18:32:00Z">
        <w:r w:rsidRPr="00E573B8">
          <w:rPr>
            <w:rFonts w:ascii="Calibri" w:eastAsia="Calibri" w:hAnsi="Calibri" w:cs="Times New Roman"/>
            <w:lang w:val="en-US"/>
          </w:rPr>
          <w:t>951.</w:t>
        </w:r>
        <w:r w:rsidRPr="00E573B8">
          <w:rPr>
            <w:rFonts w:ascii="Calibri" w:eastAsia="Calibri" w:hAnsi="Calibri" w:cs="Times New Roman"/>
            <w:lang w:val="en-US"/>
          </w:rPr>
          <w:tab/>
          <w:t>n "We're on the opposite side of the states, now, in New York instead of California."</w:t>
        </w:r>
      </w:ins>
    </w:p>
    <w:p w14:paraId="35A04D12" w14:textId="77777777" w:rsidR="00E573B8" w:rsidRPr="00E573B8" w:rsidRDefault="00E573B8" w:rsidP="00E573B8">
      <w:pPr>
        <w:tabs>
          <w:tab w:val="left" w:pos="0"/>
        </w:tabs>
        <w:spacing w:line="600" w:lineRule="auto"/>
        <w:jc w:val="left"/>
        <w:rPr>
          <w:ins w:id="8002" w:author="UTENTE" w:date="2020-06-30T18:32:00Z"/>
          <w:rFonts w:ascii="Calibri" w:eastAsia="Calibri" w:hAnsi="Calibri" w:cs="Times New Roman"/>
          <w:lang w:val="en-US"/>
        </w:rPr>
      </w:pPr>
      <w:ins w:id="8003" w:author="UTENTE" w:date="2020-06-30T18:32:00Z">
        <w:r w:rsidRPr="00E573B8">
          <w:rPr>
            <w:rFonts w:ascii="Calibri" w:eastAsia="Calibri" w:hAnsi="Calibri" w:cs="Times New Roman"/>
            <w:lang w:val="en-US"/>
          </w:rPr>
          <w:t>952.</w:t>
        </w:r>
        <w:r w:rsidRPr="00E573B8">
          <w:rPr>
            <w:rFonts w:ascii="Calibri" w:eastAsia="Calibri" w:hAnsi="Calibri" w:cs="Times New Roman"/>
            <w:lang w:val="en-US"/>
          </w:rPr>
          <w:tab/>
          <w:t>n "Isaac's business skills are being put to good use – he's consulting for tech companies rather than vampires."</w:t>
        </w:r>
        <w:r w:rsidRPr="00E573B8">
          <w:rPr>
            <w:rFonts w:ascii="Calibri" w:eastAsia="Calibri" w:hAnsi="Calibri" w:cs="Times New Roman"/>
            <w:lang w:val="en-US"/>
          </w:rPr>
          <w:br w:type="page"/>
        </w:r>
      </w:ins>
    </w:p>
    <w:p w14:paraId="61B9726B" w14:textId="77777777" w:rsidR="00E573B8" w:rsidRPr="00E573B8" w:rsidRDefault="00E573B8" w:rsidP="00E573B8">
      <w:pPr>
        <w:tabs>
          <w:tab w:val="left" w:pos="0"/>
        </w:tabs>
        <w:spacing w:line="600" w:lineRule="auto"/>
        <w:jc w:val="left"/>
        <w:rPr>
          <w:ins w:id="8004" w:author="UTENTE" w:date="2020-06-30T18:32:00Z"/>
          <w:rFonts w:ascii="Calibri" w:eastAsia="Calibri" w:hAnsi="Calibri" w:cs="Times New Roman"/>
        </w:rPr>
      </w:pPr>
      <w:ins w:id="8005" w:author="UTENTE" w:date="2020-06-30T18:32:00Z">
        <w:r w:rsidRPr="00E573B8">
          <w:rPr>
            <w:rFonts w:ascii="Calibri" w:eastAsia="Calibri" w:hAnsi="Calibri" w:cs="Times New Roman"/>
          </w:rPr>
          <w:lastRenderedPageBreak/>
          <w:t>940.</w:t>
        </w:r>
        <w:r w:rsidRPr="00E573B8">
          <w:rPr>
            <w:rFonts w:ascii="Calibri" w:eastAsia="Calibri" w:hAnsi="Calibri" w:cs="Times New Roman"/>
          </w:rPr>
          <w:tab/>
          <w:t>n "…\" I &lt;3 Isaac\"…?"</w:t>
        </w:r>
      </w:ins>
    </w:p>
    <w:p w14:paraId="22676CA2" w14:textId="77777777" w:rsidR="00E573B8" w:rsidRPr="00E573B8" w:rsidRDefault="00E573B8" w:rsidP="00E573B8">
      <w:pPr>
        <w:tabs>
          <w:tab w:val="left" w:pos="0"/>
        </w:tabs>
        <w:spacing w:line="600" w:lineRule="auto"/>
        <w:jc w:val="left"/>
        <w:rPr>
          <w:ins w:id="8006" w:author="UTENTE" w:date="2020-06-30T18:32:00Z"/>
          <w:rFonts w:ascii="Calibri" w:eastAsia="Calibri" w:hAnsi="Calibri" w:cs="Times New Roman"/>
        </w:rPr>
      </w:pPr>
      <w:ins w:id="8007" w:author="UTENTE" w:date="2020-06-30T18:32:00Z">
        <w:r w:rsidRPr="00E573B8">
          <w:rPr>
            <w:rFonts w:ascii="Calibri" w:eastAsia="Calibri" w:hAnsi="Calibri" w:cs="Times New Roman"/>
          </w:rPr>
          <w:t>941.</w:t>
        </w:r>
        <w:r w:rsidRPr="00E573B8">
          <w:rPr>
            <w:rFonts w:ascii="Calibri" w:eastAsia="Calibri" w:hAnsi="Calibri" w:cs="Times New Roman"/>
          </w:rPr>
          <w:tab/>
          <w:t>i "\"Beh, bevi il caffè ogni mattina, no?\""</w:t>
        </w:r>
      </w:ins>
    </w:p>
    <w:p w14:paraId="74BF3CB1" w14:textId="77777777" w:rsidR="00E573B8" w:rsidRPr="00E573B8" w:rsidRDefault="00E573B8" w:rsidP="00E573B8">
      <w:pPr>
        <w:tabs>
          <w:tab w:val="left" w:pos="0"/>
        </w:tabs>
        <w:spacing w:line="600" w:lineRule="auto"/>
        <w:jc w:val="left"/>
        <w:rPr>
          <w:ins w:id="8008" w:author="UTENTE" w:date="2020-06-30T18:32:00Z"/>
          <w:rFonts w:ascii="Calibri" w:eastAsia="Calibri" w:hAnsi="Calibri" w:cs="Times New Roman"/>
        </w:rPr>
      </w:pPr>
      <w:ins w:id="8009" w:author="UTENTE" w:date="2020-06-30T18:32:00Z">
        <w:r w:rsidRPr="00E573B8">
          <w:rPr>
            <w:rFonts w:ascii="Calibri" w:eastAsia="Calibri" w:hAnsi="Calibri" w:cs="Times New Roman"/>
          </w:rPr>
          <w:t>942.</w:t>
        </w:r>
        <w:r w:rsidRPr="00E573B8">
          <w:rPr>
            <w:rFonts w:ascii="Calibri" w:eastAsia="Calibri" w:hAnsi="Calibri" w:cs="Times New Roman"/>
          </w:rPr>
          <w:tab/>
          <w:t>i "\"Ho pensato di prenderti qualcosa che ti facesse pensare a me mentre lo bevi~\""</w:t>
        </w:r>
      </w:ins>
    </w:p>
    <w:p w14:paraId="67885B31" w14:textId="77777777" w:rsidR="00E573B8" w:rsidRPr="00E573B8" w:rsidRDefault="00E573B8" w:rsidP="00E573B8">
      <w:pPr>
        <w:tabs>
          <w:tab w:val="left" w:pos="0"/>
        </w:tabs>
        <w:spacing w:line="600" w:lineRule="auto"/>
        <w:jc w:val="left"/>
        <w:rPr>
          <w:ins w:id="8010" w:author="UTENTE" w:date="2020-06-30T18:32:00Z"/>
          <w:rFonts w:ascii="Calibri" w:eastAsia="Calibri" w:hAnsi="Calibri" w:cs="Times New Roman"/>
        </w:rPr>
      </w:pPr>
      <w:ins w:id="8011" w:author="UTENTE" w:date="2020-06-30T18:32:00Z">
        <w:r w:rsidRPr="00E573B8">
          <w:rPr>
            <w:rFonts w:ascii="Calibri" w:eastAsia="Calibri" w:hAnsi="Calibri" w:cs="Times New Roman"/>
          </w:rPr>
          <w:t>943.</w:t>
        </w:r>
        <w:r w:rsidRPr="00E573B8">
          <w:rPr>
            <w:rFonts w:ascii="Calibri" w:eastAsia="Calibri" w:hAnsi="Calibri" w:cs="Times New Roman"/>
          </w:rPr>
          <w:tab/>
          <w:t>mc "\"Isaac…\""</w:t>
        </w:r>
      </w:ins>
    </w:p>
    <w:p w14:paraId="751F619B" w14:textId="77777777" w:rsidR="00E573B8" w:rsidRPr="00E573B8" w:rsidRDefault="00E573B8" w:rsidP="00E573B8">
      <w:pPr>
        <w:tabs>
          <w:tab w:val="left" w:pos="0"/>
        </w:tabs>
        <w:spacing w:line="600" w:lineRule="auto"/>
        <w:jc w:val="left"/>
        <w:rPr>
          <w:ins w:id="8012" w:author="UTENTE" w:date="2020-06-30T18:32:00Z"/>
          <w:rFonts w:ascii="Calibri" w:eastAsia="Calibri" w:hAnsi="Calibri" w:cs="Times New Roman"/>
        </w:rPr>
      </w:pPr>
      <w:ins w:id="8013" w:author="UTENTE" w:date="2020-06-30T18:32:00Z">
        <w:r w:rsidRPr="00E573B8">
          <w:rPr>
            <w:rFonts w:ascii="Calibri" w:eastAsia="Calibri" w:hAnsi="Calibri" w:cs="Times New Roman"/>
          </w:rPr>
          <w:t>944.</w:t>
        </w:r>
        <w:r w:rsidRPr="00E573B8">
          <w:rPr>
            <w:rFonts w:ascii="Calibri" w:eastAsia="Calibri" w:hAnsi="Calibri" w:cs="Times New Roman"/>
          </w:rPr>
          <w:tab/>
          <w:t>mc "\"…Sei il bastardo più presuntuoso e egocentrico che io abbia mai conosciuto.\""</w:t>
        </w:r>
      </w:ins>
    </w:p>
    <w:p w14:paraId="4FF06C59" w14:textId="77777777" w:rsidR="00E573B8" w:rsidRPr="00E573B8" w:rsidRDefault="00E573B8" w:rsidP="00E573B8">
      <w:pPr>
        <w:tabs>
          <w:tab w:val="left" w:pos="0"/>
        </w:tabs>
        <w:spacing w:line="600" w:lineRule="auto"/>
        <w:jc w:val="left"/>
        <w:rPr>
          <w:ins w:id="8014" w:author="UTENTE" w:date="2020-06-30T18:32:00Z"/>
          <w:rFonts w:ascii="Calibri" w:eastAsia="Calibri" w:hAnsi="Calibri" w:cs="Times New Roman"/>
        </w:rPr>
      </w:pPr>
      <w:ins w:id="8015" w:author="UTENTE" w:date="2020-06-30T18:32:00Z">
        <w:r w:rsidRPr="00E573B8">
          <w:rPr>
            <w:rFonts w:ascii="Calibri" w:eastAsia="Calibri" w:hAnsi="Calibri" w:cs="Times New Roman"/>
          </w:rPr>
          <w:t>945.</w:t>
        </w:r>
        <w:r w:rsidRPr="00E573B8">
          <w:rPr>
            <w:rFonts w:ascii="Calibri" w:eastAsia="Calibri" w:hAnsi="Calibri" w:cs="Times New Roman"/>
          </w:rPr>
          <w:tab/>
          <w:t>mc "\"…Penso che non ti farebbe male una lezione di umiltà, qualche volta.\"</w:t>
        </w:r>
      </w:ins>
    </w:p>
    <w:p w14:paraId="557961AE" w14:textId="77777777" w:rsidR="00E573B8" w:rsidRPr="00E573B8" w:rsidRDefault="00E573B8" w:rsidP="00E573B8">
      <w:pPr>
        <w:tabs>
          <w:tab w:val="left" w:pos="0"/>
        </w:tabs>
        <w:spacing w:line="600" w:lineRule="auto"/>
        <w:jc w:val="left"/>
        <w:rPr>
          <w:ins w:id="8016" w:author="UTENTE" w:date="2020-06-30T18:32:00Z"/>
          <w:rFonts w:ascii="Calibri" w:eastAsia="Calibri" w:hAnsi="Calibri" w:cs="Times New Roman"/>
        </w:rPr>
      </w:pPr>
      <w:ins w:id="8017" w:author="UTENTE" w:date="2020-06-30T18:32:00Z">
        <w:r w:rsidRPr="00E573B8">
          <w:rPr>
            <w:rFonts w:ascii="Calibri" w:eastAsia="Calibri" w:hAnsi="Calibri" w:cs="Times New Roman"/>
          </w:rPr>
          <w:t>946.</w:t>
        </w:r>
        <w:r w:rsidRPr="00E573B8">
          <w:rPr>
            <w:rFonts w:ascii="Calibri" w:eastAsia="Calibri" w:hAnsi="Calibri" w:cs="Times New Roman"/>
          </w:rPr>
          <w:tab/>
          <w:t>i "\"Ah-ahn. Ti amo anche io.\""</w:t>
        </w:r>
      </w:ins>
    </w:p>
    <w:p w14:paraId="2CA537C3" w14:textId="77777777" w:rsidR="00E573B8" w:rsidRPr="00E573B8" w:rsidRDefault="00E573B8" w:rsidP="00E573B8">
      <w:pPr>
        <w:tabs>
          <w:tab w:val="left" w:pos="0"/>
        </w:tabs>
        <w:spacing w:line="600" w:lineRule="auto"/>
        <w:jc w:val="left"/>
        <w:rPr>
          <w:ins w:id="8018" w:author="UTENTE" w:date="2020-06-30T18:32:00Z"/>
          <w:rFonts w:ascii="Calibri" w:eastAsia="Calibri" w:hAnsi="Calibri" w:cs="Times New Roman"/>
        </w:rPr>
      </w:pPr>
      <w:ins w:id="8019" w:author="UTENTE" w:date="2020-06-30T18:32:00Z">
        <w:r w:rsidRPr="00E573B8">
          <w:rPr>
            <w:rFonts w:ascii="Calibri" w:eastAsia="Calibri" w:hAnsi="Calibri" w:cs="Times New Roman"/>
          </w:rPr>
          <w:t>947.</w:t>
        </w:r>
        <w:r w:rsidRPr="00E573B8">
          <w:rPr>
            <w:rFonts w:ascii="Calibri" w:eastAsia="Calibri" w:hAnsi="Calibri" w:cs="Times New Roman"/>
          </w:rPr>
          <w:tab/>
          <w:t>n "Ridacchiando, Isaac si avvicina per poggiare le sue labbra sulla mia fronte."</w:t>
        </w:r>
      </w:ins>
    </w:p>
    <w:p w14:paraId="59590EBA" w14:textId="77777777" w:rsidR="00E573B8" w:rsidRPr="00E573B8" w:rsidRDefault="00E573B8" w:rsidP="00E573B8">
      <w:pPr>
        <w:tabs>
          <w:tab w:val="left" w:pos="0"/>
        </w:tabs>
        <w:spacing w:line="600" w:lineRule="auto"/>
        <w:jc w:val="left"/>
        <w:rPr>
          <w:ins w:id="8020" w:author="UTENTE" w:date="2020-06-30T18:32:00Z"/>
          <w:rFonts w:ascii="Calibri" w:eastAsia="Calibri" w:hAnsi="Calibri" w:cs="Times New Roman"/>
        </w:rPr>
      </w:pPr>
      <w:ins w:id="8021" w:author="UTENTE" w:date="2020-06-30T18:32:00Z">
        <w:r w:rsidRPr="00E573B8">
          <w:rPr>
            <w:rFonts w:ascii="Calibri" w:eastAsia="Calibri" w:hAnsi="Calibri" w:cs="Times New Roman"/>
          </w:rPr>
          <w:t>948.</w:t>
        </w:r>
        <w:r w:rsidRPr="00E573B8">
          <w:rPr>
            <w:rFonts w:ascii="Calibri" w:eastAsia="Calibri" w:hAnsi="Calibri" w:cs="Times New Roman"/>
          </w:rPr>
          <w:tab/>
          <w:t>n "Il soffice bacio mi scalda il cuore di felicità, nonostante guardi con sgarbo il mio \"regalo.\""</w:t>
        </w:r>
      </w:ins>
    </w:p>
    <w:p w14:paraId="4896DC12" w14:textId="77777777" w:rsidR="00E573B8" w:rsidRPr="00E573B8" w:rsidRDefault="00E573B8" w:rsidP="00E573B8">
      <w:pPr>
        <w:tabs>
          <w:tab w:val="left" w:pos="0"/>
        </w:tabs>
        <w:spacing w:line="600" w:lineRule="auto"/>
        <w:jc w:val="left"/>
        <w:rPr>
          <w:ins w:id="8022" w:author="UTENTE" w:date="2020-06-30T18:32:00Z"/>
          <w:rFonts w:ascii="Calibri" w:eastAsia="Calibri" w:hAnsi="Calibri" w:cs="Times New Roman"/>
        </w:rPr>
      </w:pPr>
      <w:ins w:id="8023" w:author="UTENTE" w:date="2020-06-30T18:32:00Z">
        <w:r w:rsidRPr="00E573B8">
          <w:rPr>
            <w:rFonts w:ascii="Calibri" w:eastAsia="Calibri" w:hAnsi="Calibri" w:cs="Times New Roman"/>
          </w:rPr>
          <w:t>949.</w:t>
        </w:r>
        <w:r w:rsidRPr="00E573B8">
          <w:rPr>
            <w:rFonts w:ascii="Calibri" w:eastAsia="Calibri" w:hAnsi="Calibri" w:cs="Times New Roman"/>
          </w:rPr>
          <w:tab/>
          <w:t>n "Sono quasi tentato di lanciarlo giù dal balcone, ma… {w}Immagino sia una cosa dolce, alla maniera di Isaac."</w:t>
        </w:r>
      </w:ins>
    </w:p>
    <w:p w14:paraId="5E858AF5" w14:textId="77777777" w:rsidR="00E573B8" w:rsidRPr="00E573B8" w:rsidRDefault="00E573B8" w:rsidP="00E573B8">
      <w:pPr>
        <w:tabs>
          <w:tab w:val="left" w:pos="0"/>
        </w:tabs>
        <w:spacing w:line="600" w:lineRule="auto"/>
        <w:jc w:val="left"/>
        <w:rPr>
          <w:ins w:id="8024" w:author="UTENTE" w:date="2020-06-30T18:32:00Z"/>
          <w:rFonts w:ascii="Calibri" w:eastAsia="Calibri" w:hAnsi="Calibri" w:cs="Times New Roman"/>
        </w:rPr>
      </w:pPr>
      <w:ins w:id="8025" w:author="UTENTE" w:date="2020-06-30T18:32:00Z">
        <w:r w:rsidRPr="00E573B8">
          <w:rPr>
            <w:rFonts w:ascii="Calibri" w:eastAsia="Calibri" w:hAnsi="Calibri" w:cs="Times New Roman"/>
          </w:rPr>
          <w:t>950.</w:t>
        </w:r>
        <w:r w:rsidRPr="00E573B8">
          <w:rPr>
            <w:rFonts w:ascii="Calibri" w:eastAsia="Calibri" w:hAnsi="Calibri" w:cs="Times New Roman"/>
          </w:rPr>
          <w:tab/>
          <w:t>n "-È passato poco più di un anno da quando io e Isaac ci siamo messi assieme."</w:t>
        </w:r>
      </w:ins>
    </w:p>
    <w:p w14:paraId="4430D2D6" w14:textId="77777777" w:rsidR="00E573B8" w:rsidRPr="00E573B8" w:rsidRDefault="00E573B8" w:rsidP="00E573B8">
      <w:pPr>
        <w:tabs>
          <w:tab w:val="left" w:pos="0"/>
        </w:tabs>
        <w:spacing w:line="600" w:lineRule="auto"/>
        <w:jc w:val="left"/>
        <w:rPr>
          <w:ins w:id="8026" w:author="UTENTE" w:date="2020-06-30T18:32:00Z"/>
          <w:rFonts w:ascii="Calibri" w:eastAsia="Calibri" w:hAnsi="Calibri" w:cs="Times New Roman"/>
        </w:rPr>
      </w:pPr>
      <w:ins w:id="8027" w:author="UTENTE" w:date="2020-06-30T18:32:00Z">
        <w:r w:rsidRPr="00E573B8">
          <w:rPr>
            <w:rFonts w:ascii="Calibri" w:eastAsia="Calibri" w:hAnsi="Calibri" w:cs="Times New Roman"/>
          </w:rPr>
          <w:t>951.</w:t>
        </w:r>
        <w:r w:rsidRPr="00E573B8">
          <w:rPr>
            <w:rFonts w:ascii="Calibri" w:eastAsia="Calibri" w:hAnsi="Calibri" w:cs="Times New Roman"/>
          </w:rPr>
          <w:tab/>
          <w:t>n "Viviamo dall'altra parte degli Stati Uniti ora, a New York invece che in California."</w:t>
        </w:r>
      </w:ins>
    </w:p>
    <w:p w14:paraId="201542EC" w14:textId="77777777" w:rsidR="00E573B8" w:rsidRPr="00E573B8" w:rsidRDefault="00E573B8" w:rsidP="00E573B8">
      <w:pPr>
        <w:tabs>
          <w:tab w:val="left" w:pos="0"/>
        </w:tabs>
        <w:spacing w:line="600" w:lineRule="auto"/>
        <w:jc w:val="left"/>
        <w:rPr>
          <w:ins w:id="8028" w:author="UTENTE" w:date="2020-06-30T18:32:00Z"/>
          <w:rFonts w:ascii="Calibri" w:eastAsia="Calibri" w:hAnsi="Calibri" w:cs="Times New Roman"/>
        </w:rPr>
      </w:pPr>
      <w:ins w:id="8029" w:author="UTENTE" w:date="2020-06-30T18:32:00Z">
        <w:r w:rsidRPr="00E573B8">
          <w:rPr>
            <w:rFonts w:ascii="Calibri" w:eastAsia="Calibri" w:hAnsi="Calibri" w:cs="Times New Roman"/>
          </w:rPr>
          <w:t>952.</w:t>
        </w:r>
        <w:r w:rsidRPr="00E573B8">
          <w:rPr>
            <w:rFonts w:ascii="Calibri" w:eastAsia="Calibri" w:hAnsi="Calibri" w:cs="Times New Roman"/>
          </w:rPr>
          <w:tab/>
          <w:t>n "Il talento per gli affari di Isaac sta venendo sfruttato al meglio - adesso fa consulenze per aziende tecnologiche e non per vampiri."</w:t>
        </w:r>
        <w:r w:rsidRPr="00E573B8">
          <w:rPr>
            <w:rFonts w:ascii="Calibri" w:eastAsia="Calibri" w:hAnsi="Calibri" w:cs="Times New Roman"/>
          </w:rPr>
          <w:br w:type="page"/>
        </w:r>
      </w:ins>
    </w:p>
    <w:p w14:paraId="6AB50FC7" w14:textId="77777777" w:rsidR="00E573B8" w:rsidRPr="00E573B8" w:rsidRDefault="00E573B8" w:rsidP="00E573B8">
      <w:pPr>
        <w:tabs>
          <w:tab w:val="left" w:pos="0"/>
        </w:tabs>
        <w:spacing w:line="600" w:lineRule="auto"/>
        <w:jc w:val="left"/>
        <w:rPr>
          <w:ins w:id="8030" w:author="UTENTE" w:date="2020-06-30T18:32:00Z"/>
          <w:rFonts w:ascii="Calibri" w:eastAsia="Calibri" w:hAnsi="Calibri" w:cs="Times New Roman"/>
          <w:lang w:val="en-US"/>
        </w:rPr>
      </w:pPr>
      <w:ins w:id="8031" w:author="UTENTE" w:date="2020-06-30T18:32:00Z">
        <w:r w:rsidRPr="00E573B8">
          <w:rPr>
            <w:rFonts w:ascii="Calibri" w:eastAsia="Calibri" w:hAnsi="Calibri" w:cs="Times New Roman"/>
            <w:lang w:val="en-US"/>
          </w:rPr>
          <w:lastRenderedPageBreak/>
          <w:t>953.</w:t>
        </w:r>
        <w:r w:rsidRPr="00E573B8">
          <w:rPr>
            <w:rFonts w:ascii="Calibri" w:eastAsia="Calibri" w:hAnsi="Calibri" w:cs="Times New Roman"/>
            <w:lang w:val="en-US"/>
          </w:rPr>
          <w:tab/>
          <w:t>n "And as for me… {w}my freelancing's kicked off, somehow, and I'm making a pretty decent wage between actual stories and the occasional sell-out erotic novel."</w:t>
        </w:r>
      </w:ins>
    </w:p>
    <w:p w14:paraId="3F2B4067" w14:textId="77777777" w:rsidR="00E573B8" w:rsidRPr="00E573B8" w:rsidRDefault="00E573B8" w:rsidP="00E573B8">
      <w:pPr>
        <w:tabs>
          <w:tab w:val="left" w:pos="0"/>
        </w:tabs>
        <w:spacing w:line="600" w:lineRule="auto"/>
        <w:jc w:val="left"/>
        <w:rPr>
          <w:ins w:id="8032" w:author="UTENTE" w:date="2020-06-30T18:32:00Z"/>
          <w:rFonts w:ascii="Calibri" w:eastAsia="Calibri" w:hAnsi="Calibri" w:cs="Times New Roman"/>
          <w:lang w:val="en-US"/>
        </w:rPr>
      </w:pPr>
      <w:ins w:id="8033" w:author="UTENTE" w:date="2020-06-30T18:32:00Z">
        <w:r w:rsidRPr="00E573B8">
          <w:rPr>
            <w:rFonts w:ascii="Calibri" w:eastAsia="Calibri" w:hAnsi="Calibri" w:cs="Times New Roman"/>
            <w:lang w:val="en-US"/>
          </w:rPr>
          <w:t>954.</w:t>
        </w:r>
        <w:r w:rsidRPr="00E573B8">
          <w:rPr>
            <w:rFonts w:ascii="Calibri" w:eastAsia="Calibri" w:hAnsi="Calibri" w:cs="Times New Roman"/>
            <w:lang w:val="en-US"/>
          </w:rPr>
          <w:tab/>
          <w:t>n "And as for me… {w}my freelancing's kicked off, somehow, and I'm making a pretty decent wage from writing scores for games and indie films."</w:t>
        </w:r>
      </w:ins>
    </w:p>
    <w:p w14:paraId="79527399" w14:textId="77777777" w:rsidR="00E573B8" w:rsidRPr="00E573B8" w:rsidRDefault="00E573B8" w:rsidP="00E573B8">
      <w:pPr>
        <w:tabs>
          <w:tab w:val="left" w:pos="0"/>
        </w:tabs>
        <w:spacing w:line="600" w:lineRule="auto"/>
        <w:jc w:val="left"/>
        <w:rPr>
          <w:ins w:id="8034" w:author="UTENTE" w:date="2020-06-30T18:32:00Z"/>
          <w:rFonts w:ascii="Calibri" w:eastAsia="Calibri" w:hAnsi="Calibri" w:cs="Times New Roman"/>
          <w:lang w:val="en-US"/>
        </w:rPr>
      </w:pPr>
      <w:ins w:id="8035" w:author="UTENTE" w:date="2020-06-30T18:32:00Z">
        <w:r w:rsidRPr="00E573B8">
          <w:rPr>
            <w:rFonts w:ascii="Calibri" w:eastAsia="Calibri" w:hAnsi="Calibri" w:cs="Times New Roman"/>
            <w:lang w:val="en-US"/>
          </w:rPr>
          <w:t>955.</w:t>
        </w:r>
        <w:r w:rsidRPr="00E573B8">
          <w:rPr>
            <w:rFonts w:ascii="Calibri" w:eastAsia="Calibri" w:hAnsi="Calibri" w:cs="Times New Roman"/>
            <w:lang w:val="en-US"/>
          </w:rPr>
          <w:tab/>
          <w:t>n "And as for me… {w}my freelancing's kicked off, somehow, and I'm making a pretty decent wage from private commissions and bigger stuff, like book covers and game art."</w:t>
        </w:r>
      </w:ins>
    </w:p>
    <w:p w14:paraId="6B29C005" w14:textId="77777777" w:rsidR="00E573B8" w:rsidRPr="00E573B8" w:rsidRDefault="00E573B8" w:rsidP="00E573B8">
      <w:pPr>
        <w:tabs>
          <w:tab w:val="left" w:pos="0"/>
        </w:tabs>
        <w:spacing w:line="600" w:lineRule="auto"/>
        <w:jc w:val="left"/>
        <w:rPr>
          <w:ins w:id="8036" w:author="UTENTE" w:date="2020-06-30T18:32:00Z"/>
          <w:rFonts w:ascii="Calibri" w:eastAsia="Calibri" w:hAnsi="Calibri" w:cs="Times New Roman"/>
          <w:lang w:val="en-US"/>
        </w:rPr>
      </w:pPr>
      <w:ins w:id="8037" w:author="UTENTE" w:date="2020-06-30T18:32:00Z">
        <w:r w:rsidRPr="00E573B8">
          <w:rPr>
            <w:rFonts w:ascii="Calibri" w:eastAsia="Calibri" w:hAnsi="Calibri" w:cs="Times New Roman"/>
            <w:lang w:val="en-US"/>
          </w:rPr>
          <w:t>956.</w:t>
        </w:r>
        <w:r w:rsidRPr="00E573B8">
          <w:rPr>
            <w:rFonts w:ascii="Calibri" w:eastAsia="Calibri" w:hAnsi="Calibri" w:cs="Times New Roman"/>
            <w:lang w:val="en-US"/>
          </w:rPr>
          <w:tab/>
          <w:t>n "Living in New York isn't cheap, and this place's rent costs nearly both our wages, but…"</w:t>
        </w:r>
      </w:ins>
    </w:p>
    <w:p w14:paraId="3BB8815E" w14:textId="77777777" w:rsidR="00E573B8" w:rsidRPr="00E573B8" w:rsidRDefault="00E573B8" w:rsidP="00E573B8">
      <w:pPr>
        <w:tabs>
          <w:tab w:val="left" w:pos="0"/>
        </w:tabs>
        <w:spacing w:line="600" w:lineRule="auto"/>
        <w:jc w:val="left"/>
        <w:rPr>
          <w:ins w:id="8038" w:author="UTENTE" w:date="2020-06-30T18:32:00Z"/>
          <w:rFonts w:ascii="Calibri" w:eastAsia="Calibri" w:hAnsi="Calibri" w:cs="Times New Roman"/>
          <w:lang w:val="en-US"/>
        </w:rPr>
      </w:pPr>
      <w:ins w:id="8039" w:author="UTENTE" w:date="2020-06-30T18:32:00Z">
        <w:r w:rsidRPr="00E573B8">
          <w:rPr>
            <w:rFonts w:ascii="Calibri" w:eastAsia="Calibri" w:hAnsi="Calibri" w:cs="Times New Roman"/>
            <w:lang w:val="en-US"/>
          </w:rPr>
          <w:t>957.</w:t>
        </w:r>
        <w:r w:rsidRPr="00E573B8">
          <w:rPr>
            <w:rFonts w:ascii="Calibri" w:eastAsia="Calibri" w:hAnsi="Calibri" w:cs="Times New Roman"/>
            <w:lang w:val="en-US"/>
          </w:rPr>
          <w:tab/>
          <w:t>n "On nights like this, when we can gaze out over the city in each other's arms, it's completely worth it."</w:t>
        </w:r>
      </w:ins>
    </w:p>
    <w:p w14:paraId="3047CF3D" w14:textId="77777777" w:rsidR="00E573B8" w:rsidRPr="00E573B8" w:rsidRDefault="00E573B8" w:rsidP="00E573B8">
      <w:pPr>
        <w:tabs>
          <w:tab w:val="left" w:pos="0"/>
        </w:tabs>
        <w:spacing w:line="600" w:lineRule="auto"/>
        <w:jc w:val="left"/>
        <w:rPr>
          <w:ins w:id="8040" w:author="UTENTE" w:date="2020-06-30T18:32:00Z"/>
          <w:rFonts w:ascii="Calibri" w:eastAsia="Calibri" w:hAnsi="Calibri" w:cs="Times New Roman"/>
          <w:lang w:val="en-US"/>
        </w:rPr>
      </w:pPr>
      <w:ins w:id="8041" w:author="UTENTE" w:date="2020-06-30T18:32:00Z">
        <w:r w:rsidRPr="00E573B8">
          <w:rPr>
            <w:rFonts w:ascii="Calibri" w:eastAsia="Calibri" w:hAnsi="Calibri" w:cs="Times New Roman"/>
            <w:lang w:val="en-US"/>
          </w:rPr>
          <w:t>958.</w:t>
        </w:r>
        <w:r w:rsidRPr="00E573B8">
          <w:rPr>
            <w:rFonts w:ascii="Calibri" w:eastAsia="Calibri" w:hAnsi="Calibri" w:cs="Times New Roman"/>
            <w:lang w:val="en-US"/>
          </w:rPr>
          <w:tab/>
          <w:t>mc "\"It wouldn't be a bad mug if I painted over the letters…\""</w:t>
        </w:r>
      </w:ins>
    </w:p>
    <w:p w14:paraId="4DE613B4" w14:textId="77777777" w:rsidR="00E573B8" w:rsidRPr="00E573B8" w:rsidRDefault="00E573B8" w:rsidP="00E573B8">
      <w:pPr>
        <w:tabs>
          <w:tab w:val="left" w:pos="0"/>
        </w:tabs>
        <w:spacing w:line="600" w:lineRule="auto"/>
        <w:jc w:val="left"/>
        <w:rPr>
          <w:ins w:id="8042" w:author="UTENTE" w:date="2020-06-30T18:32:00Z"/>
          <w:rFonts w:ascii="Calibri" w:eastAsia="Calibri" w:hAnsi="Calibri" w:cs="Times New Roman"/>
          <w:lang w:val="en-US"/>
        </w:rPr>
      </w:pPr>
      <w:ins w:id="8043" w:author="UTENTE" w:date="2020-06-30T18:32:00Z">
        <w:r w:rsidRPr="00E573B8">
          <w:rPr>
            <w:rFonts w:ascii="Calibri" w:eastAsia="Calibri" w:hAnsi="Calibri" w:cs="Times New Roman"/>
            <w:lang w:val="en-US"/>
          </w:rPr>
          <w:t>959.</w:t>
        </w:r>
        <w:r w:rsidRPr="00E573B8">
          <w:rPr>
            <w:rFonts w:ascii="Calibri" w:eastAsia="Calibri" w:hAnsi="Calibri" w:cs="Times New Roman"/>
            <w:lang w:val="en-US"/>
          </w:rPr>
          <w:tab/>
          <w:t>i "\"Oh, come on, don't do that!\""</w:t>
        </w:r>
      </w:ins>
    </w:p>
    <w:p w14:paraId="0E8EB13E" w14:textId="77777777" w:rsidR="00E573B8" w:rsidRPr="00E573B8" w:rsidRDefault="00E573B8" w:rsidP="00E573B8">
      <w:pPr>
        <w:tabs>
          <w:tab w:val="left" w:pos="0"/>
        </w:tabs>
        <w:spacing w:line="600" w:lineRule="auto"/>
        <w:jc w:val="left"/>
        <w:rPr>
          <w:ins w:id="8044" w:author="UTENTE" w:date="2020-06-30T18:32:00Z"/>
          <w:rFonts w:ascii="Calibri" w:eastAsia="Calibri" w:hAnsi="Calibri" w:cs="Times New Roman"/>
          <w:lang w:val="en-US"/>
        </w:rPr>
      </w:pPr>
      <w:ins w:id="8045" w:author="UTENTE" w:date="2020-06-30T18:32:00Z">
        <w:r w:rsidRPr="00E573B8">
          <w:rPr>
            <w:rFonts w:ascii="Calibri" w:eastAsia="Calibri" w:hAnsi="Calibri" w:cs="Times New Roman"/>
            <w:lang w:val="en-US"/>
          </w:rPr>
          <w:t>960.</w:t>
        </w:r>
        <w:r w:rsidRPr="00E573B8">
          <w:rPr>
            <w:rFonts w:ascii="Calibri" w:eastAsia="Calibri" w:hAnsi="Calibri" w:cs="Times New Roman"/>
            <w:lang w:val="en-US"/>
          </w:rPr>
          <w:tab/>
          <w:t>i "\"Otherwise, I'll have to demand a fee from you every time I make you coffee.\""</w:t>
        </w:r>
      </w:ins>
    </w:p>
    <w:p w14:paraId="13324AA1" w14:textId="77777777" w:rsidR="00E573B8" w:rsidRPr="00E573B8" w:rsidRDefault="00E573B8" w:rsidP="00E573B8">
      <w:pPr>
        <w:tabs>
          <w:tab w:val="left" w:pos="0"/>
        </w:tabs>
        <w:spacing w:line="600" w:lineRule="auto"/>
        <w:jc w:val="left"/>
        <w:rPr>
          <w:ins w:id="8046" w:author="UTENTE" w:date="2020-06-30T18:32:00Z"/>
          <w:rFonts w:ascii="Calibri" w:eastAsia="Calibri" w:hAnsi="Calibri" w:cs="Times New Roman"/>
          <w:lang w:val="en-US"/>
          <w:rPrChange w:id="8047" w:author="UTENTE" w:date="2020-06-30T18:32:00Z">
            <w:rPr>
              <w:ins w:id="8048" w:author="UTENTE" w:date="2020-06-30T18:32:00Z"/>
              <w:rFonts w:ascii="Calibri" w:eastAsia="Calibri" w:hAnsi="Calibri" w:cs="Times New Roman"/>
            </w:rPr>
          </w:rPrChange>
        </w:rPr>
      </w:pPr>
      <w:ins w:id="8049" w:author="UTENTE" w:date="2020-06-30T18:32:00Z">
        <w:r w:rsidRPr="00E573B8">
          <w:rPr>
            <w:rFonts w:ascii="Calibri" w:eastAsia="Calibri" w:hAnsi="Calibri" w:cs="Times New Roman"/>
            <w:lang w:val="en-US"/>
          </w:rPr>
          <w:t>961.</w:t>
        </w:r>
        <w:r w:rsidRPr="00E573B8">
          <w:rPr>
            <w:rFonts w:ascii="Calibri" w:eastAsia="Calibri" w:hAnsi="Calibri" w:cs="Times New Roman"/>
            <w:lang w:val="en-US"/>
          </w:rPr>
          <w:tab/>
          <w:t xml:space="preserve">mc "\"I can't believe you're blackmailing me on my birthday! </w:t>
        </w:r>
        <w:r w:rsidRPr="00E573B8">
          <w:rPr>
            <w:rFonts w:ascii="Calibri" w:eastAsia="Calibri" w:hAnsi="Calibri" w:cs="Times New Roman"/>
            <w:lang w:val="en-US"/>
            <w:rPrChange w:id="8050" w:author="UTENTE" w:date="2020-06-30T18:32:00Z">
              <w:rPr>
                <w:rFonts w:ascii="Calibri" w:eastAsia="Calibri" w:hAnsi="Calibri" w:cs="Times New Roman"/>
              </w:rPr>
            </w:rPrChange>
          </w:rPr>
          <w:t>You're really something else, Isaac.\""</w:t>
        </w:r>
      </w:ins>
    </w:p>
    <w:p w14:paraId="0B65B152" w14:textId="77777777" w:rsidR="00E573B8" w:rsidRPr="00E573B8" w:rsidRDefault="00E573B8" w:rsidP="00E573B8">
      <w:pPr>
        <w:tabs>
          <w:tab w:val="left" w:pos="0"/>
        </w:tabs>
        <w:spacing w:line="600" w:lineRule="auto"/>
        <w:jc w:val="left"/>
        <w:rPr>
          <w:ins w:id="8051" w:author="UTENTE" w:date="2020-06-30T18:32:00Z"/>
          <w:rFonts w:ascii="Calibri" w:eastAsia="Calibri" w:hAnsi="Calibri" w:cs="Times New Roman"/>
          <w:lang w:val="en-US"/>
        </w:rPr>
      </w:pPr>
      <w:ins w:id="8052" w:author="UTENTE" w:date="2020-06-30T18:32:00Z">
        <w:r w:rsidRPr="00E573B8">
          <w:rPr>
            <w:rFonts w:ascii="Calibri" w:eastAsia="Calibri" w:hAnsi="Calibri" w:cs="Times New Roman"/>
            <w:lang w:val="en-US"/>
          </w:rPr>
          <w:t>962.</w:t>
        </w:r>
        <w:r w:rsidRPr="00E573B8">
          <w:rPr>
            <w:rFonts w:ascii="Calibri" w:eastAsia="Calibri" w:hAnsi="Calibri" w:cs="Times New Roman"/>
            <w:lang w:val="en-US"/>
          </w:rPr>
          <w:tab/>
          <w:t>n "Unable to keep from snickering, I lean against Isaac's chest, closing my eyes."</w:t>
        </w:r>
        <w:r w:rsidRPr="00E573B8">
          <w:rPr>
            <w:rFonts w:ascii="Calibri" w:eastAsia="Calibri" w:hAnsi="Calibri" w:cs="Times New Roman"/>
            <w:lang w:val="en-US"/>
          </w:rPr>
          <w:br w:type="page"/>
        </w:r>
      </w:ins>
    </w:p>
    <w:p w14:paraId="57505E6B" w14:textId="77777777" w:rsidR="00E573B8" w:rsidRPr="00E573B8" w:rsidRDefault="00E573B8" w:rsidP="00E573B8">
      <w:pPr>
        <w:tabs>
          <w:tab w:val="left" w:pos="0"/>
        </w:tabs>
        <w:spacing w:line="600" w:lineRule="auto"/>
        <w:jc w:val="left"/>
        <w:rPr>
          <w:ins w:id="8053" w:author="UTENTE" w:date="2020-06-30T18:32:00Z"/>
          <w:rFonts w:ascii="Calibri" w:eastAsia="Calibri" w:hAnsi="Calibri" w:cs="Times New Roman"/>
        </w:rPr>
      </w:pPr>
      <w:ins w:id="8054" w:author="UTENTE" w:date="2020-06-30T18:32:00Z">
        <w:r w:rsidRPr="00E573B8">
          <w:rPr>
            <w:rFonts w:ascii="Calibri" w:eastAsia="Calibri" w:hAnsi="Calibri" w:cs="Times New Roman"/>
          </w:rPr>
          <w:lastRenderedPageBreak/>
          <w:t>953.</w:t>
        </w:r>
        <w:r w:rsidRPr="00E573B8">
          <w:rPr>
            <w:rFonts w:ascii="Calibri" w:eastAsia="Calibri" w:hAnsi="Calibri" w:cs="Times New Roman"/>
          </w:rPr>
          <w:tab/>
          <w:t>n "Per quanto riguarda me, invece… {w}La mia carriera da freelancer ha preso il volo, in qualche modo, e sto racimolando qualche soldo fra veri e propri racconti e i soliti romanzi erotici che fanno il tutto esaurito."</w:t>
        </w:r>
      </w:ins>
    </w:p>
    <w:p w14:paraId="41432196" w14:textId="77777777" w:rsidR="00E573B8" w:rsidRPr="00E573B8" w:rsidRDefault="00E573B8" w:rsidP="00E573B8">
      <w:pPr>
        <w:tabs>
          <w:tab w:val="left" w:pos="0"/>
        </w:tabs>
        <w:spacing w:line="600" w:lineRule="auto"/>
        <w:jc w:val="left"/>
        <w:rPr>
          <w:ins w:id="8055" w:author="UTENTE" w:date="2020-06-30T18:32:00Z"/>
          <w:rFonts w:ascii="Calibri" w:eastAsia="Calibri" w:hAnsi="Calibri" w:cs="Times New Roman"/>
        </w:rPr>
      </w:pPr>
      <w:ins w:id="8056" w:author="UTENTE" w:date="2020-06-30T18:32:00Z">
        <w:r w:rsidRPr="00E573B8">
          <w:rPr>
            <w:rFonts w:ascii="Calibri" w:eastAsia="Calibri" w:hAnsi="Calibri" w:cs="Times New Roman"/>
          </w:rPr>
          <w:t>954.</w:t>
        </w:r>
        <w:r w:rsidRPr="00E573B8">
          <w:rPr>
            <w:rFonts w:ascii="Calibri" w:eastAsia="Calibri" w:hAnsi="Calibri" w:cs="Times New Roman"/>
          </w:rPr>
          <w:tab/>
          <w:t>n "Per quanto riguarda me, invece… {w}La mia carriera da freelancer ha preso il volo, in qualche modo, e sto racimolando qualche soldo scrivendo musiche per videogiochi e film indipendenti."</w:t>
        </w:r>
      </w:ins>
    </w:p>
    <w:p w14:paraId="476C54DA" w14:textId="77777777" w:rsidR="00E573B8" w:rsidRPr="00E573B8" w:rsidRDefault="00E573B8" w:rsidP="00E573B8">
      <w:pPr>
        <w:tabs>
          <w:tab w:val="left" w:pos="0"/>
        </w:tabs>
        <w:spacing w:line="600" w:lineRule="auto"/>
        <w:jc w:val="left"/>
        <w:rPr>
          <w:ins w:id="8057" w:author="UTENTE" w:date="2020-06-30T18:32:00Z"/>
          <w:rFonts w:ascii="Calibri" w:eastAsia="Calibri" w:hAnsi="Calibri" w:cs="Times New Roman"/>
        </w:rPr>
      </w:pPr>
      <w:ins w:id="8058" w:author="UTENTE" w:date="2020-06-30T18:32:00Z">
        <w:r w:rsidRPr="00E573B8">
          <w:rPr>
            <w:rFonts w:ascii="Calibri" w:eastAsia="Calibri" w:hAnsi="Calibri" w:cs="Times New Roman"/>
          </w:rPr>
          <w:t>955.</w:t>
        </w:r>
        <w:r w:rsidRPr="00E573B8">
          <w:rPr>
            <w:rFonts w:ascii="Calibri" w:eastAsia="Calibri" w:hAnsi="Calibri" w:cs="Times New Roman"/>
          </w:rPr>
          <w:tab/>
          <w:t>n "Per quanto riguarda me, invece… {w}La mia carriera da freelancer ha preso il volo, in qualche modo, e sto racimolando qualche soldo grazie a progetti su commissione per privati e cose un po' più grandi, come copertine di libri e artwork per videogiochi."</w:t>
        </w:r>
      </w:ins>
    </w:p>
    <w:p w14:paraId="22001579" w14:textId="77777777" w:rsidR="00E573B8" w:rsidRPr="00E573B8" w:rsidRDefault="00E573B8" w:rsidP="00E573B8">
      <w:pPr>
        <w:tabs>
          <w:tab w:val="left" w:pos="0"/>
        </w:tabs>
        <w:spacing w:line="600" w:lineRule="auto"/>
        <w:jc w:val="left"/>
        <w:rPr>
          <w:ins w:id="8059" w:author="UTENTE" w:date="2020-06-30T18:32:00Z"/>
          <w:rFonts w:ascii="Calibri" w:eastAsia="Calibri" w:hAnsi="Calibri" w:cs="Times New Roman"/>
        </w:rPr>
      </w:pPr>
      <w:ins w:id="8060" w:author="UTENTE" w:date="2020-06-30T18:32:00Z">
        <w:r w:rsidRPr="00E573B8">
          <w:rPr>
            <w:rFonts w:ascii="Calibri" w:eastAsia="Calibri" w:hAnsi="Calibri" w:cs="Times New Roman"/>
          </w:rPr>
          <w:t>956.</w:t>
        </w:r>
        <w:r w:rsidRPr="00E573B8">
          <w:rPr>
            <w:rFonts w:ascii="Calibri" w:eastAsia="Calibri" w:hAnsi="Calibri" w:cs="Times New Roman"/>
          </w:rPr>
          <w:tab/>
          <w:t>n "Vivere a New York non è esattamente economico, e l'affitto di questo posto è quasi uguale alla somma dei nostri stipendi, ma…"</w:t>
        </w:r>
      </w:ins>
    </w:p>
    <w:p w14:paraId="78449A78" w14:textId="77777777" w:rsidR="00E573B8" w:rsidRPr="00E573B8" w:rsidRDefault="00E573B8" w:rsidP="00E573B8">
      <w:pPr>
        <w:tabs>
          <w:tab w:val="left" w:pos="0"/>
        </w:tabs>
        <w:spacing w:line="600" w:lineRule="auto"/>
        <w:jc w:val="left"/>
        <w:rPr>
          <w:ins w:id="8061" w:author="UTENTE" w:date="2020-06-30T18:32:00Z"/>
          <w:rFonts w:ascii="Calibri" w:eastAsia="Calibri" w:hAnsi="Calibri" w:cs="Times New Roman"/>
        </w:rPr>
      </w:pPr>
      <w:ins w:id="8062" w:author="UTENTE" w:date="2020-06-30T18:32:00Z">
        <w:r w:rsidRPr="00E573B8">
          <w:rPr>
            <w:rFonts w:ascii="Calibri" w:eastAsia="Calibri" w:hAnsi="Calibri" w:cs="Times New Roman"/>
          </w:rPr>
          <w:t>957.</w:t>
        </w:r>
        <w:r w:rsidRPr="00E573B8">
          <w:rPr>
            <w:rFonts w:ascii="Calibri" w:eastAsia="Calibri" w:hAnsi="Calibri" w:cs="Times New Roman"/>
          </w:rPr>
          <w:tab/>
          <w:t>n "In notti come questa, quando possiamo sbirciare la città l'uno nelle braccia dell’altro, ne vale assolutamente la pena."</w:t>
        </w:r>
      </w:ins>
    </w:p>
    <w:p w14:paraId="7AE6F3C9" w14:textId="77777777" w:rsidR="00E573B8" w:rsidRPr="00E573B8" w:rsidRDefault="00E573B8" w:rsidP="00E573B8">
      <w:pPr>
        <w:tabs>
          <w:tab w:val="left" w:pos="0"/>
        </w:tabs>
        <w:spacing w:line="600" w:lineRule="auto"/>
        <w:jc w:val="left"/>
        <w:rPr>
          <w:ins w:id="8063" w:author="UTENTE" w:date="2020-06-30T18:32:00Z"/>
          <w:rFonts w:ascii="Calibri" w:eastAsia="Calibri" w:hAnsi="Calibri" w:cs="Times New Roman"/>
        </w:rPr>
      </w:pPr>
      <w:ins w:id="8064" w:author="UTENTE" w:date="2020-06-30T18:32:00Z">
        <w:r w:rsidRPr="00E573B8">
          <w:rPr>
            <w:rFonts w:ascii="Calibri" w:eastAsia="Calibri" w:hAnsi="Calibri" w:cs="Times New Roman"/>
          </w:rPr>
          <w:t>958.</w:t>
        </w:r>
        <w:r w:rsidRPr="00E573B8">
          <w:rPr>
            <w:rFonts w:ascii="Calibri" w:eastAsia="Calibri" w:hAnsi="Calibri" w:cs="Times New Roman"/>
          </w:rPr>
          <w:tab/>
          <w:t>mc "\"Non sarebbe nemmeno una brutta tazza se cancellassi la scritta…\""</w:t>
        </w:r>
      </w:ins>
    </w:p>
    <w:p w14:paraId="09237284" w14:textId="77777777" w:rsidR="00E573B8" w:rsidRPr="00E573B8" w:rsidRDefault="00E573B8" w:rsidP="00E573B8">
      <w:pPr>
        <w:tabs>
          <w:tab w:val="left" w:pos="0"/>
        </w:tabs>
        <w:spacing w:line="600" w:lineRule="auto"/>
        <w:jc w:val="left"/>
        <w:rPr>
          <w:ins w:id="8065" w:author="UTENTE" w:date="2020-06-30T18:32:00Z"/>
          <w:rFonts w:ascii="Calibri" w:eastAsia="Calibri" w:hAnsi="Calibri" w:cs="Times New Roman"/>
        </w:rPr>
      </w:pPr>
      <w:ins w:id="8066" w:author="UTENTE" w:date="2020-06-30T18:32:00Z">
        <w:r w:rsidRPr="00E573B8">
          <w:rPr>
            <w:rFonts w:ascii="Calibri" w:eastAsia="Calibri" w:hAnsi="Calibri" w:cs="Times New Roman"/>
          </w:rPr>
          <w:t>959.</w:t>
        </w:r>
        <w:r w:rsidRPr="00E573B8">
          <w:rPr>
            <w:rFonts w:ascii="Calibri" w:eastAsia="Calibri" w:hAnsi="Calibri" w:cs="Times New Roman"/>
          </w:rPr>
          <w:tab/>
          <w:t>i "\"Oh, andiamo, non farlo!\""</w:t>
        </w:r>
      </w:ins>
    </w:p>
    <w:p w14:paraId="2FECD53F" w14:textId="77777777" w:rsidR="00E573B8" w:rsidRPr="00E573B8" w:rsidRDefault="00E573B8" w:rsidP="00E573B8">
      <w:pPr>
        <w:tabs>
          <w:tab w:val="left" w:pos="0"/>
        </w:tabs>
        <w:spacing w:line="600" w:lineRule="auto"/>
        <w:jc w:val="left"/>
        <w:rPr>
          <w:ins w:id="8067" w:author="UTENTE" w:date="2020-06-30T18:32:00Z"/>
          <w:rFonts w:ascii="Calibri" w:eastAsia="Calibri" w:hAnsi="Calibri" w:cs="Times New Roman"/>
        </w:rPr>
      </w:pPr>
      <w:ins w:id="8068" w:author="UTENTE" w:date="2020-06-30T18:32:00Z">
        <w:r w:rsidRPr="00E573B8">
          <w:rPr>
            <w:rFonts w:ascii="Calibri" w:eastAsia="Calibri" w:hAnsi="Calibri" w:cs="Times New Roman"/>
          </w:rPr>
          <w:t>960.</w:t>
        </w:r>
        <w:r w:rsidRPr="00E573B8">
          <w:rPr>
            <w:rFonts w:ascii="Calibri" w:eastAsia="Calibri" w:hAnsi="Calibri" w:cs="Times New Roman"/>
          </w:rPr>
          <w:tab/>
          <w:t>i "\"Altrimenti, dovrò chiederti un compenso ogni volta che ti faccio il caffè.\""</w:t>
        </w:r>
      </w:ins>
    </w:p>
    <w:p w14:paraId="2BBD9A92" w14:textId="77777777" w:rsidR="00E573B8" w:rsidRPr="00E573B8" w:rsidRDefault="00E573B8" w:rsidP="00E573B8">
      <w:pPr>
        <w:tabs>
          <w:tab w:val="left" w:pos="0"/>
        </w:tabs>
        <w:spacing w:line="600" w:lineRule="auto"/>
        <w:jc w:val="left"/>
        <w:rPr>
          <w:ins w:id="8069" w:author="UTENTE" w:date="2020-06-30T18:32:00Z"/>
          <w:rFonts w:ascii="Calibri" w:eastAsia="Calibri" w:hAnsi="Calibri" w:cs="Times New Roman"/>
        </w:rPr>
      </w:pPr>
      <w:ins w:id="8070" w:author="UTENTE" w:date="2020-06-30T18:32:00Z">
        <w:r w:rsidRPr="00E573B8">
          <w:rPr>
            <w:rFonts w:ascii="Calibri" w:eastAsia="Calibri" w:hAnsi="Calibri" w:cs="Times New Roman"/>
          </w:rPr>
          <w:t>961.</w:t>
        </w:r>
        <w:r w:rsidRPr="00E573B8">
          <w:rPr>
            <w:rFonts w:ascii="Calibri" w:eastAsia="Calibri" w:hAnsi="Calibri" w:cs="Times New Roman"/>
          </w:rPr>
          <w:tab/>
          <w:t>mc "\"Non posso credere che mi stai ricattando il giorno del mio compleanno! Sei proprio assurdo, Isaac.\""</w:t>
        </w:r>
      </w:ins>
    </w:p>
    <w:p w14:paraId="23DF8DDC" w14:textId="77777777" w:rsidR="00E573B8" w:rsidRPr="00E573B8" w:rsidRDefault="00E573B8" w:rsidP="00E573B8">
      <w:pPr>
        <w:tabs>
          <w:tab w:val="left" w:pos="0"/>
        </w:tabs>
        <w:spacing w:line="600" w:lineRule="auto"/>
        <w:jc w:val="left"/>
        <w:rPr>
          <w:ins w:id="8071" w:author="UTENTE" w:date="2020-06-30T18:32:00Z"/>
          <w:rFonts w:ascii="Calibri" w:eastAsia="Calibri" w:hAnsi="Calibri" w:cs="Times New Roman"/>
        </w:rPr>
      </w:pPr>
      <w:ins w:id="8072" w:author="UTENTE" w:date="2020-06-30T18:32:00Z">
        <w:r w:rsidRPr="00E573B8">
          <w:rPr>
            <w:rFonts w:ascii="Calibri" w:eastAsia="Calibri" w:hAnsi="Calibri" w:cs="Times New Roman"/>
          </w:rPr>
          <w:t>962.</w:t>
        </w:r>
        <w:r w:rsidRPr="00E573B8">
          <w:rPr>
            <w:rFonts w:ascii="Calibri" w:eastAsia="Calibri" w:hAnsi="Calibri" w:cs="Times New Roman"/>
          </w:rPr>
          <w:tab/>
          <w:t>n "Incapace di trattenere una risatina, mi appoggio al petto di Isaac, chiudendo gli occhi."</w:t>
        </w:r>
        <w:r w:rsidRPr="00E573B8">
          <w:rPr>
            <w:rFonts w:ascii="Calibri" w:eastAsia="Calibri" w:hAnsi="Calibri" w:cs="Times New Roman"/>
          </w:rPr>
          <w:br w:type="page"/>
        </w:r>
      </w:ins>
    </w:p>
    <w:p w14:paraId="5251FAF3" w14:textId="77777777" w:rsidR="00E573B8" w:rsidRPr="00E573B8" w:rsidRDefault="00E573B8" w:rsidP="00E573B8">
      <w:pPr>
        <w:tabs>
          <w:tab w:val="left" w:pos="0"/>
        </w:tabs>
        <w:spacing w:line="600" w:lineRule="auto"/>
        <w:jc w:val="left"/>
        <w:rPr>
          <w:ins w:id="8073" w:author="UTENTE" w:date="2020-06-30T18:32:00Z"/>
          <w:rFonts w:ascii="Calibri" w:eastAsia="Calibri" w:hAnsi="Calibri" w:cs="Times New Roman"/>
          <w:lang w:val="en-US"/>
        </w:rPr>
      </w:pPr>
      <w:ins w:id="8074" w:author="UTENTE" w:date="2020-06-30T18:32:00Z">
        <w:r w:rsidRPr="00E573B8">
          <w:rPr>
            <w:rFonts w:ascii="Calibri" w:eastAsia="Calibri" w:hAnsi="Calibri" w:cs="Times New Roman"/>
            <w:lang w:val="en-US"/>
          </w:rPr>
          <w:lastRenderedPageBreak/>
          <w:t>963.</w:t>
        </w:r>
        <w:r w:rsidRPr="00E573B8">
          <w:rPr>
            <w:rFonts w:ascii="Calibri" w:eastAsia="Calibri" w:hAnsi="Calibri" w:cs="Times New Roman"/>
            <w:lang w:val="en-US"/>
          </w:rPr>
          <w:tab/>
          <w:t>n "His warm hand drifts through my hair, and I nudge my head against it like an affectionate cat."</w:t>
        </w:r>
      </w:ins>
    </w:p>
    <w:p w14:paraId="2E1527CD" w14:textId="77777777" w:rsidR="00E573B8" w:rsidRPr="00E573B8" w:rsidRDefault="00E573B8" w:rsidP="00E573B8">
      <w:pPr>
        <w:tabs>
          <w:tab w:val="left" w:pos="0"/>
        </w:tabs>
        <w:spacing w:line="600" w:lineRule="auto"/>
        <w:jc w:val="left"/>
        <w:rPr>
          <w:ins w:id="8075" w:author="UTENTE" w:date="2020-06-30T18:32:00Z"/>
          <w:rFonts w:ascii="Calibri" w:eastAsia="Calibri" w:hAnsi="Calibri" w:cs="Times New Roman"/>
          <w:lang w:val="en-US"/>
        </w:rPr>
      </w:pPr>
      <w:ins w:id="8076" w:author="UTENTE" w:date="2020-06-30T18:32:00Z">
        <w:r w:rsidRPr="00E573B8">
          <w:rPr>
            <w:rFonts w:ascii="Calibri" w:eastAsia="Calibri" w:hAnsi="Calibri" w:cs="Times New Roman"/>
            <w:lang w:val="en-US"/>
          </w:rPr>
          <w:t>964.</w:t>
        </w:r>
        <w:r w:rsidRPr="00E573B8">
          <w:rPr>
            <w:rFonts w:ascii="Calibri" w:eastAsia="Calibri" w:hAnsi="Calibri" w:cs="Times New Roman"/>
            <w:lang w:val="en-US"/>
          </w:rPr>
          <w:tab/>
          <w:t>n "…Even here in New York, neither of us can forget the presence of vampires."</w:t>
        </w:r>
      </w:ins>
    </w:p>
    <w:p w14:paraId="7CA4B00C" w14:textId="77777777" w:rsidR="00E573B8" w:rsidRPr="00E573B8" w:rsidRDefault="00E573B8" w:rsidP="00E573B8">
      <w:pPr>
        <w:tabs>
          <w:tab w:val="left" w:pos="0"/>
        </w:tabs>
        <w:spacing w:line="600" w:lineRule="auto"/>
        <w:jc w:val="left"/>
        <w:rPr>
          <w:ins w:id="8077" w:author="UTENTE" w:date="2020-06-30T18:32:00Z"/>
          <w:rFonts w:ascii="Calibri" w:eastAsia="Calibri" w:hAnsi="Calibri" w:cs="Times New Roman"/>
          <w:lang w:val="en-US"/>
        </w:rPr>
      </w:pPr>
      <w:ins w:id="8078" w:author="UTENTE" w:date="2020-06-30T18:32:00Z">
        <w:r w:rsidRPr="00E573B8">
          <w:rPr>
            <w:rFonts w:ascii="Calibri" w:eastAsia="Calibri" w:hAnsi="Calibri" w:cs="Times New Roman"/>
            <w:lang w:val="en-US"/>
          </w:rPr>
          <w:t>965.</w:t>
        </w:r>
        <w:r w:rsidRPr="00E573B8">
          <w:rPr>
            <w:rFonts w:ascii="Calibri" w:eastAsia="Calibri" w:hAnsi="Calibri" w:cs="Times New Roman"/>
            <w:lang w:val="en-US"/>
          </w:rPr>
          <w:tab/>
          <w:t>n "Once you learn what horrible things stalk the streets at night, you can never go back to a truly \"normal\" life."</w:t>
        </w:r>
      </w:ins>
    </w:p>
    <w:p w14:paraId="5502AEA0" w14:textId="77777777" w:rsidR="00E573B8" w:rsidRPr="00E573B8" w:rsidRDefault="00E573B8" w:rsidP="00E573B8">
      <w:pPr>
        <w:tabs>
          <w:tab w:val="left" w:pos="0"/>
        </w:tabs>
        <w:spacing w:line="600" w:lineRule="auto"/>
        <w:jc w:val="left"/>
        <w:rPr>
          <w:ins w:id="8079" w:author="UTENTE" w:date="2020-06-30T18:32:00Z"/>
          <w:rFonts w:ascii="Calibri" w:eastAsia="Calibri" w:hAnsi="Calibri" w:cs="Times New Roman"/>
          <w:lang w:val="en-US"/>
        </w:rPr>
      </w:pPr>
      <w:ins w:id="8080" w:author="UTENTE" w:date="2020-06-30T18:32:00Z">
        <w:r w:rsidRPr="00E573B8">
          <w:rPr>
            <w:rFonts w:ascii="Calibri" w:eastAsia="Calibri" w:hAnsi="Calibri" w:cs="Times New Roman"/>
            <w:lang w:val="en-US"/>
          </w:rPr>
          <w:t>966.</w:t>
        </w:r>
        <w:r w:rsidRPr="00E573B8">
          <w:rPr>
            <w:rFonts w:ascii="Calibri" w:eastAsia="Calibri" w:hAnsi="Calibri" w:cs="Times New Roman"/>
            <w:lang w:val="en-US"/>
          </w:rPr>
          <w:tab/>
          <w:t>n "There's a chance that, wherever he is, Bishop will still come after us… {w}and we might never be completely safe."</w:t>
        </w:r>
      </w:ins>
    </w:p>
    <w:p w14:paraId="62F20A1D" w14:textId="77777777" w:rsidR="00E573B8" w:rsidRPr="00E573B8" w:rsidRDefault="00E573B8" w:rsidP="00E573B8">
      <w:pPr>
        <w:tabs>
          <w:tab w:val="left" w:pos="0"/>
        </w:tabs>
        <w:spacing w:line="600" w:lineRule="auto"/>
        <w:jc w:val="left"/>
        <w:rPr>
          <w:ins w:id="8081" w:author="UTENTE" w:date="2020-06-30T18:32:00Z"/>
          <w:rFonts w:ascii="Calibri" w:eastAsia="Calibri" w:hAnsi="Calibri" w:cs="Times New Roman"/>
          <w:lang w:val="en-US"/>
        </w:rPr>
      </w:pPr>
      <w:ins w:id="8082" w:author="UTENTE" w:date="2020-06-30T18:32:00Z">
        <w:r w:rsidRPr="00E573B8">
          <w:rPr>
            <w:rFonts w:ascii="Calibri" w:eastAsia="Calibri" w:hAnsi="Calibri" w:cs="Times New Roman"/>
            <w:lang w:val="en-US"/>
          </w:rPr>
          <w:t>967.</w:t>
        </w:r>
        <w:r w:rsidRPr="00E573B8">
          <w:rPr>
            <w:rFonts w:ascii="Calibri" w:eastAsia="Calibri" w:hAnsi="Calibri" w:cs="Times New Roman"/>
            <w:lang w:val="en-US"/>
          </w:rPr>
          <w:tab/>
          <w:t>n "But as long as I'm with Isaac, I feel strong enough to take on whatever might come our way."</w:t>
        </w:r>
      </w:ins>
    </w:p>
    <w:p w14:paraId="7A7ADA24" w14:textId="77777777" w:rsidR="00E573B8" w:rsidRPr="00E573B8" w:rsidRDefault="00E573B8" w:rsidP="00E573B8">
      <w:pPr>
        <w:tabs>
          <w:tab w:val="left" w:pos="0"/>
        </w:tabs>
        <w:spacing w:line="600" w:lineRule="auto"/>
        <w:jc w:val="left"/>
        <w:rPr>
          <w:ins w:id="8083" w:author="UTENTE" w:date="2020-06-30T18:32:00Z"/>
          <w:rFonts w:ascii="Calibri" w:eastAsia="Calibri" w:hAnsi="Calibri" w:cs="Times New Roman"/>
          <w:lang w:val="en-US"/>
        </w:rPr>
      </w:pPr>
      <w:ins w:id="8084" w:author="UTENTE" w:date="2020-06-30T18:32:00Z">
        <w:r w:rsidRPr="00E573B8">
          <w:rPr>
            <w:rFonts w:ascii="Calibri" w:eastAsia="Calibri" w:hAnsi="Calibri" w:cs="Times New Roman"/>
            <w:lang w:val="en-US"/>
          </w:rPr>
          <w:t>968.</w:t>
        </w:r>
        <w:r w:rsidRPr="00E573B8">
          <w:rPr>
            <w:rFonts w:ascii="Calibri" w:eastAsia="Calibri" w:hAnsi="Calibri" w:cs="Times New Roman"/>
            <w:lang w:val="en-US"/>
          </w:rPr>
          <w:tab/>
          <w:t>n "Even if our worlds are changed forever, I can face the night without fear –"</w:t>
        </w:r>
        <w:r w:rsidRPr="00E573B8">
          <w:rPr>
            <w:rFonts w:ascii="Calibri" w:eastAsia="Calibri" w:hAnsi="Calibri" w:cs="Times New Roman"/>
            <w:lang w:val="en-US"/>
          </w:rPr>
          <w:br w:type="page"/>
        </w:r>
      </w:ins>
    </w:p>
    <w:p w14:paraId="560F8E96" w14:textId="77777777" w:rsidR="00E573B8" w:rsidRPr="00E573B8" w:rsidRDefault="00E573B8" w:rsidP="00E573B8">
      <w:pPr>
        <w:tabs>
          <w:tab w:val="left" w:pos="0"/>
        </w:tabs>
        <w:spacing w:line="600" w:lineRule="auto"/>
        <w:jc w:val="left"/>
        <w:rPr>
          <w:ins w:id="8085" w:author="UTENTE" w:date="2020-06-30T18:32:00Z"/>
          <w:rFonts w:ascii="Calibri" w:eastAsia="Calibri" w:hAnsi="Calibri" w:cs="Times New Roman"/>
        </w:rPr>
      </w:pPr>
      <w:ins w:id="8086" w:author="UTENTE" w:date="2020-06-30T18:32:00Z">
        <w:r w:rsidRPr="00E573B8">
          <w:rPr>
            <w:rFonts w:ascii="Calibri" w:eastAsia="Calibri" w:hAnsi="Calibri" w:cs="Times New Roman"/>
          </w:rPr>
          <w:lastRenderedPageBreak/>
          <w:t>963.</w:t>
        </w:r>
        <w:r w:rsidRPr="00E573B8">
          <w:rPr>
            <w:rFonts w:ascii="Calibri" w:eastAsia="Calibri" w:hAnsi="Calibri" w:cs="Times New Roman"/>
          </w:rPr>
          <w:tab/>
          <w:t>n "La sua mano calda mi accarezza i capelli, e spingo la mia testa contro di lei come un gatto che fa le fusa."</w:t>
        </w:r>
      </w:ins>
    </w:p>
    <w:p w14:paraId="2DDE05E8" w14:textId="77777777" w:rsidR="00E573B8" w:rsidRPr="00E573B8" w:rsidRDefault="00E573B8" w:rsidP="00E573B8">
      <w:pPr>
        <w:tabs>
          <w:tab w:val="left" w:pos="0"/>
        </w:tabs>
        <w:spacing w:line="600" w:lineRule="auto"/>
        <w:jc w:val="left"/>
        <w:rPr>
          <w:ins w:id="8087" w:author="UTENTE" w:date="2020-06-30T18:32:00Z"/>
          <w:rFonts w:ascii="Calibri" w:eastAsia="Calibri" w:hAnsi="Calibri" w:cs="Times New Roman"/>
        </w:rPr>
      </w:pPr>
      <w:ins w:id="8088" w:author="UTENTE" w:date="2020-06-30T18:32:00Z">
        <w:r w:rsidRPr="00E573B8">
          <w:rPr>
            <w:rFonts w:ascii="Calibri" w:eastAsia="Calibri" w:hAnsi="Calibri" w:cs="Times New Roman"/>
          </w:rPr>
          <w:t>964.</w:t>
        </w:r>
        <w:r w:rsidRPr="00E573B8">
          <w:rPr>
            <w:rFonts w:ascii="Calibri" w:eastAsia="Calibri" w:hAnsi="Calibri" w:cs="Times New Roman"/>
          </w:rPr>
          <w:tab/>
          <w:t>n "…Persino qui a New York, nessuno di noi due riesce a dimenticarsi dell'esistenza dei vampiri."</w:t>
        </w:r>
      </w:ins>
    </w:p>
    <w:p w14:paraId="399560F6" w14:textId="77777777" w:rsidR="00E573B8" w:rsidRPr="00E573B8" w:rsidRDefault="00E573B8" w:rsidP="00E573B8">
      <w:pPr>
        <w:tabs>
          <w:tab w:val="left" w:pos="0"/>
        </w:tabs>
        <w:spacing w:line="600" w:lineRule="auto"/>
        <w:jc w:val="left"/>
        <w:rPr>
          <w:ins w:id="8089" w:author="UTENTE" w:date="2020-06-30T18:32:00Z"/>
          <w:rFonts w:ascii="Calibri" w:eastAsia="Calibri" w:hAnsi="Calibri" w:cs="Times New Roman"/>
        </w:rPr>
      </w:pPr>
      <w:ins w:id="8090" w:author="UTENTE" w:date="2020-06-30T18:32:00Z">
        <w:r w:rsidRPr="00E573B8">
          <w:rPr>
            <w:rFonts w:ascii="Calibri" w:eastAsia="Calibri" w:hAnsi="Calibri" w:cs="Times New Roman"/>
          </w:rPr>
          <w:t>965.</w:t>
        </w:r>
        <w:r w:rsidRPr="00E573B8">
          <w:rPr>
            <w:rFonts w:ascii="Calibri" w:eastAsia="Calibri" w:hAnsi="Calibri" w:cs="Times New Roman"/>
          </w:rPr>
          <w:tab/>
          <w:t>n "Una volta che hai visto le cose orribili che vagano per le strade la notte, non può mai davvero tornare indietro e vivere una vita \"normale\"."</w:t>
        </w:r>
      </w:ins>
    </w:p>
    <w:p w14:paraId="32B58261" w14:textId="77777777" w:rsidR="00E573B8" w:rsidRPr="00E573B8" w:rsidRDefault="00E573B8" w:rsidP="00E573B8">
      <w:pPr>
        <w:tabs>
          <w:tab w:val="left" w:pos="0"/>
        </w:tabs>
        <w:spacing w:line="600" w:lineRule="auto"/>
        <w:jc w:val="left"/>
        <w:rPr>
          <w:ins w:id="8091" w:author="UTENTE" w:date="2020-06-30T18:32:00Z"/>
          <w:rFonts w:ascii="Calibri" w:eastAsia="Calibri" w:hAnsi="Calibri" w:cs="Times New Roman"/>
        </w:rPr>
      </w:pPr>
      <w:ins w:id="8092" w:author="UTENTE" w:date="2020-06-30T18:32:00Z">
        <w:r w:rsidRPr="00E573B8">
          <w:rPr>
            <w:rFonts w:ascii="Calibri" w:eastAsia="Calibri" w:hAnsi="Calibri" w:cs="Times New Roman"/>
          </w:rPr>
          <w:t>966.</w:t>
        </w:r>
        <w:r w:rsidRPr="00E573B8">
          <w:rPr>
            <w:rFonts w:ascii="Calibri" w:eastAsia="Calibri" w:hAnsi="Calibri" w:cs="Times New Roman"/>
          </w:rPr>
          <w:tab/>
          <w:t>n "C'è ancora la possibilità che, ovunque sia, Bishop ci stia ancora cercando… {w}e potremmo non essere mai completamente al sicuro. "</w:t>
        </w:r>
      </w:ins>
    </w:p>
    <w:p w14:paraId="785781E0" w14:textId="77777777" w:rsidR="00E573B8" w:rsidRPr="00E573B8" w:rsidRDefault="00E573B8" w:rsidP="00E573B8">
      <w:pPr>
        <w:tabs>
          <w:tab w:val="left" w:pos="0"/>
        </w:tabs>
        <w:spacing w:line="600" w:lineRule="auto"/>
        <w:jc w:val="left"/>
        <w:rPr>
          <w:ins w:id="8093" w:author="UTENTE" w:date="2020-06-30T18:32:00Z"/>
          <w:rFonts w:ascii="Calibri" w:eastAsia="Calibri" w:hAnsi="Calibri" w:cs="Times New Roman"/>
        </w:rPr>
      </w:pPr>
      <w:ins w:id="8094" w:author="UTENTE" w:date="2020-06-30T18:32:00Z">
        <w:r w:rsidRPr="00E573B8">
          <w:rPr>
            <w:rFonts w:ascii="Calibri" w:eastAsia="Calibri" w:hAnsi="Calibri" w:cs="Times New Roman"/>
          </w:rPr>
          <w:t>967.</w:t>
        </w:r>
        <w:r w:rsidRPr="00E573B8">
          <w:rPr>
            <w:rFonts w:ascii="Calibri" w:eastAsia="Calibri" w:hAnsi="Calibri" w:cs="Times New Roman"/>
          </w:rPr>
          <w:tab/>
          <w:t>n "Ma finché sto con Isaac, mi sento abbastanza forte da affrontare qualsiasi cosa possa apparire sul nostro cammino."</w:t>
        </w:r>
      </w:ins>
    </w:p>
    <w:p w14:paraId="501E68E2" w14:textId="77777777" w:rsidR="00E573B8" w:rsidRPr="00E573B8" w:rsidRDefault="00E573B8" w:rsidP="00E573B8">
      <w:pPr>
        <w:tabs>
          <w:tab w:val="left" w:pos="0"/>
        </w:tabs>
        <w:spacing w:line="600" w:lineRule="auto"/>
        <w:jc w:val="left"/>
        <w:rPr>
          <w:ins w:id="8095" w:author="UTENTE" w:date="2020-06-30T18:32:00Z"/>
          <w:rFonts w:ascii="Calibri" w:eastAsia="Calibri" w:hAnsi="Calibri" w:cs="Times New Roman"/>
        </w:rPr>
      </w:pPr>
      <w:ins w:id="8096" w:author="UTENTE" w:date="2020-06-30T18:32:00Z">
        <w:r w:rsidRPr="00E573B8">
          <w:rPr>
            <w:rFonts w:ascii="Calibri" w:eastAsia="Calibri" w:hAnsi="Calibri" w:cs="Times New Roman"/>
          </w:rPr>
          <w:t>968.</w:t>
        </w:r>
        <w:r w:rsidRPr="00E573B8">
          <w:rPr>
            <w:rFonts w:ascii="Calibri" w:eastAsia="Calibri" w:hAnsi="Calibri" w:cs="Times New Roman"/>
          </w:rPr>
          <w:tab/>
          <w:t>n "Anche se i nostri mondi sono cambiati per sempre, posso affrontare la notte senza paura -"</w:t>
        </w:r>
        <w:r w:rsidRPr="00E573B8">
          <w:rPr>
            <w:rFonts w:ascii="Calibri" w:eastAsia="Calibri" w:hAnsi="Calibri" w:cs="Times New Roman"/>
          </w:rPr>
          <w:br w:type="page"/>
        </w:r>
      </w:ins>
    </w:p>
    <w:p w14:paraId="29E8DECA" w14:textId="77777777" w:rsidR="00674C8A" w:rsidRPr="00674C8A" w:rsidRDefault="00674C8A" w:rsidP="00674C8A">
      <w:pPr>
        <w:spacing w:line="240" w:lineRule="auto"/>
        <w:contextualSpacing/>
        <w:jc w:val="center"/>
        <w:rPr>
          <w:ins w:id="8097" w:author="UTENTE" w:date="2020-06-30T18:44:00Z"/>
          <w:rFonts w:ascii="Times New Roman" w:eastAsia="DengXian Light" w:hAnsi="Times New Roman" w:cs="Times New Roman"/>
          <w:spacing w:val="-10"/>
          <w:kern w:val="28"/>
          <w:sz w:val="96"/>
          <w:szCs w:val="96"/>
        </w:rPr>
      </w:pPr>
    </w:p>
    <w:p w14:paraId="65B7B5EF" w14:textId="77777777" w:rsidR="00674C8A" w:rsidRPr="005F11D0" w:rsidRDefault="00674C8A" w:rsidP="005F11D0">
      <w:pPr>
        <w:pStyle w:val="Titolo1"/>
        <w:jc w:val="center"/>
        <w:rPr>
          <w:ins w:id="8098" w:author="UTENTE" w:date="2020-06-30T18:44:00Z"/>
          <w:rFonts w:ascii="Times New Roman" w:hAnsi="Times New Roman" w:cs="Times New Roman"/>
          <w:color w:val="auto"/>
          <w:sz w:val="96"/>
          <w:szCs w:val="96"/>
          <w:rPrChange w:id="8099" w:author="UTENTE" w:date="2020-06-30T19:41:00Z">
            <w:rPr>
              <w:ins w:id="8100" w:author="UTENTE" w:date="2020-06-30T18:44:00Z"/>
            </w:rPr>
          </w:rPrChange>
        </w:rPr>
        <w:pPrChange w:id="8101" w:author="UTENTE" w:date="2020-06-30T19:41:00Z">
          <w:pPr>
            <w:spacing w:line="240" w:lineRule="auto"/>
            <w:contextualSpacing/>
            <w:jc w:val="center"/>
          </w:pPr>
        </w:pPrChange>
      </w:pPr>
      <w:bookmarkStart w:id="8102" w:name="_Toc44438774"/>
      <w:ins w:id="8103" w:author="UTENTE" w:date="2020-06-30T18:44:00Z">
        <w:r w:rsidRPr="005F11D0">
          <w:rPr>
            <w:rFonts w:ascii="Times New Roman" w:hAnsi="Times New Roman" w:cs="Times New Roman"/>
            <w:color w:val="auto"/>
            <w:sz w:val="96"/>
            <w:szCs w:val="96"/>
            <w:rPrChange w:id="8104" w:author="UTENTE" w:date="2020-06-30T19:41:00Z">
              <w:rPr/>
            </w:rPrChange>
          </w:rPr>
          <w:t>3. Rex</w:t>
        </w:r>
        <w:bookmarkEnd w:id="8102"/>
      </w:ins>
    </w:p>
    <w:p w14:paraId="53CB87C3" w14:textId="77777777" w:rsidR="00674C8A" w:rsidRPr="00674C8A" w:rsidRDefault="00674C8A" w:rsidP="00674C8A">
      <w:pPr>
        <w:spacing w:line="240" w:lineRule="auto"/>
        <w:contextualSpacing/>
        <w:jc w:val="center"/>
        <w:rPr>
          <w:ins w:id="8105" w:author="UTENTE" w:date="2020-06-30T18:44:00Z"/>
          <w:rFonts w:ascii="Times New Roman" w:eastAsia="DengXian Light" w:hAnsi="Times New Roman" w:cs="Times New Roman"/>
          <w:spacing w:val="-10"/>
          <w:kern w:val="28"/>
          <w:sz w:val="96"/>
          <w:szCs w:val="96"/>
        </w:rPr>
      </w:pPr>
    </w:p>
    <w:p w14:paraId="422419EF" w14:textId="77777777" w:rsidR="00674C8A" w:rsidRPr="00674C8A" w:rsidRDefault="00674C8A" w:rsidP="00674C8A">
      <w:pPr>
        <w:spacing w:line="240" w:lineRule="auto"/>
        <w:jc w:val="center"/>
        <w:rPr>
          <w:ins w:id="8106" w:author="UTENTE" w:date="2020-06-30T18:44:00Z"/>
          <w:rFonts w:ascii="Calibri" w:eastAsia="Calibri" w:hAnsi="Calibri" w:cs="Times New Roman"/>
          <w:lang w:val="es-ES"/>
        </w:rPr>
      </w:pPr>
      <w:ins w:id="8107" w:author="UTENTE" w:date="2020-06-30T18:44:00Z">
        <w:r w:rsidRPr="00674C8A">
          <w:rPr>
            <w:rFonts w:ascii="Times New Roman" w:eastAsia="Calibri" w:hAnsi="Times New Roman" w:cs="Times New Roman"/>
            <w:noProof/>
            <w:sz w:val="96"/>
            <w:szCs w:val="96"/>
            <w:lang w:eastAsia="it-IT"/>
          </w:rPr>
          <w:drawing>
            <wp:inline distT="0" distB="0" distL="0" distR="0" wp14:anchorId="4063686F" wp14:editId="40AA32B5">
              <wp:extent cx="4792280" cy="5486552"/>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x.png"/>
                      <pic:cNvPicPr/>
                    </pic:nvPicPr>
                    <pic:blipFill>
                      <a:blip r:embed="rId15">
                        <a:extLst>
                          <a:ext uri="{28A0092B-C50C-407E-A947-70E740481C1C}">
                            <a14:useLocalDpi xmlns:a14="http://schemas.microsoft.com/office/drawing/2010/main" val="0"/>
                          </a:ext>
                        </a:extLst>
                      </a:blip>
                      <a:stretch>
                        <a:fillRect/>
                      </a:stretch>
                    </pic:blipFill>
                    <pic:spPr>
                      <a:xfrm>
                        <a:off x="0" y="0"/>
                        <a:ext cx="4792280" cy="5486552"/>
                      </a:xfrm>
                      <a:prstGeom prst="rect">
                        <a:avLst/>
                      </a:prstGeom>
                    </pic:spPr>
                  </pic:pic>
                </a:graphicData>
              </a:graphic>
            </wp:inline>
          </w:drawing>
        </w:r>
        <w:r w:rsidRPr="00674C8A">
          <w:rPr>
            <w:rFonts w:ascii="Calibri" w:eastAsia="Calibri" w:hAnsi="Calibri" w:cs="Times New Roman"/>
            <w:lang w:val="es-ES"/>
          </w:rPr>
          <w:br w:type="page"/>
        </w:r>
      </w:ins>
    </w:p>
    <w:p w14:paraId="7E03B458" w14:textId="77777777" w:rsidR="00674C8A" w:rsidRPr="00674C8A" w:rsidRDefault="00674C8A" w:rsidP="00674C8A">
      <w:pPr>
        <w:numPr>
          <w:ilvl w:val="0"/>
          <w:numId w:val="50"/>
        </w:numPr>
        <w:spacing w:line="600" w:lineRule="auto"/>
        <w:contextualSpacing/>
        <w:jc w:val="left"/>
        <w:rPr>
          <w:ins w:id="8108" w:author="UTENTE" w:date="2020-06-30T18:44:00Z"/>
          <w:rFonts w:ascii="Calibri" w:eastAsia="Calibri" w:hAnsi="Calibri" w:cs="Times New Roman"/>
          <w:lang w:val="en-US"/>
        </w:rPr>
      </w:pPr>
      <w:ins w:id="8109" w:author="UTENTE" w:date="2020-06-30T18:44:00Z">
        <w:r w:rsidRPr="00674C8A">
          <w:rPr>
            <w:rFonts w:ascii="Calibri" w:eastAsia="Calibri" w:hAnsi="Calibri" w:cs="Times New Roman"/>
            <w:lang w:val="en-US"/>
          </w:rPr>
          <w:lastRenderedPageBreak/>
          <w:t>n "First things first – I gotta get away from this crazy guy!"</w:t>
        </w:r>
      </w:ins>
    </w:p>
    <w:p w14:paraId="6F2AA1F5" w14:textId="77777777" w:rsidR="00674C8A" w:rsidRPr="00674C8A" w:rsidRDefault="00674C8A" w:rsidP="00674C8A">
      <w:pPr>
        <w:numPr>
          <w:ilvl w:val="0"/>
          <w:numId w:val="50"/>
        </w:numPr>
        <w:spacing w:line="600" w:lineRule="auto"/>
        <w:contextualSpacing/>
        <w:jc w:val="left"/>
        <w:rPr>
          <w:ins w:id="8110" w:author="UTENTE" w:date="2020-06-30T18:44:00Z"/>
          <w:rFonts w:ascii="Calibri" w:eastAsia="Calibri" w:hAnsi="Calibri" w:cs="Times New Roman"/>
          <w:lang w:val="en-US"/>
        </w:rPr>
      </w:pPr>
      <w:ins w:id="8111" w:author="UTENTE" w:date="2020-06-30T18:44:00Z">
        <w:r w:rsidRPr="00674C8A">
          <w:rPr>
            <w:rFonts w:ascii="Calibri" w:eastAsia="Calibri" w:hAnsi="Calibri" w:cs="Times New Roman"/>
            <w:lang w:val="en-US"/>
          </w:rPr>
          <w:t>n "He's striding towards me with an eager, hungry grin, and every fiber in my body tells me I shouldn't stick around."</w:t>
        </w:r>
      </w:ins>
    </w:p>
    <w:p w14:paraId="519415EF" w14:textId="77777777" w:rsidR="00674C8A" w:rsidRPr="00674C8A" w:rsidRDefault="00674C8A" w:rsidP="00674C8A">
      <w:pPr>
        <w:numPr>
          <w:ilvl w:val="0"/>
          <w:numId w:val="50"/>
        </w:numPr>
        <w:spacing w:line="600" w:lineRule="auto"/>
        <w:contextualSpacing/>
        <w:jc w:val="left"/>
        <w:rPr>
          <w:ins w:id="8112" w:author="UTENTE" w:date="2020-06-30T18:44:00Z"/>
          <w:rFonts w:ascii="Calibri" w:eastAsia="Calibri" w:hAnsi="Calibri" w:cs="Times New Roman"/>
          <w:lang w:val="en-US"/>
        </w:rPr>
      </w:pPr>
      <w:ins w:id="8113" w:author="UTENTE" w:date="2020-06-30T18:44:00Z">
        <w:r w:rsidRPr="00674C8A">
          <w:rPr>
            <w:rFonts w:ascii="Calibri" w:eastAsia="Calibri" w:hAnsi="Calibri" w:cs="Times New Roman"/>
            <w:lang w:val="en-US"/>
          </w:rPr>
          <w:t>mcp "\"Uh, well, it was great meeting you!\""</w:t>
        </w:r>
      </w:ins>
    </w:p>
    <w:p w14:paraId="391A5B40" w14:textId="77777777" w:rsidR="00674C8A" w:rsidRPr="00674C8A" w:rsidRDefault="00674C8A" w:rsidP="00674C8A">
      <w:pPr>
        <w:numPr>
          <w:ilvl w:val="0"/>
          <w:numId w:val="50"/>
        </w:numPr>
        <w:spacing w:line="600" w:lineRule="auto"/>
        <w:contextualSpacing/>
        <w:jc w:val="left"/>
        <w:rPr>
          <w:ins w:id="8114" w:author="UTENTE" w:date="2020-06-30T18:44:00Z"/>
          <w:rFonts w:ascii="Calibri" w:eastAsia="Calibri" w:hAnsi="Calibri" w:cs="Times New Roman"/>
          <w:lang w:val="en-US"/>
        </w:rPr>
      </w:pPr>
      <w:ins w:id="8115" w:author="UTENTE" w:date="2020-06-30T18:44:00Z">
        <w:r w:rsidRPr="00674C8A">
          <w:rPr>
            <w:rFonts w:ascii="Calibri" w:eastAsia="Calibri" w:hAnsi="Calibri" w:cs="Times New Roman"/>
            <w:lang w:val="en-US"/>
          </w:rPr>
          <w:t>mcp "\"Have a great night, now!\""</w:t>
        </w:r>
      </w:ins>
    </w:p>
    <w:p w14:paraId="432B6F88" w14:textId="77777777" w:rsidR="00674C8A" w:rsidRPr="00674C8A" w:rsidRDefault="00674C8A" w:rsidP="00674C8A">
      <w:pPr>
        <w:numPr>
          <w:ilvl w:val="0"/>
          <w:numId w:val="50"/>
        </w:numPr>
        <w:spacing w:line="600" w:lineRule="auto"/>
        <w:contextualSpacing/>
        <w:jc w:val="left"/>
        <w:rPr>
          <w:ins w:id="8116" w:author="UTENTE" w:date="2020-06-30T18:44:00Z"/>
          <w:rFonts w:ascii="Calibri" w:eastAsia="Calibri" w:hAnsi="Calibri" w:cs="Times New Roman"/>
          <w:lang w:val="en-US"/>
        </w:rPr>
      </w:pPr>
      <w:ins w:id="8117" w:author="UTENTE" w:date="2020-06-30T18:44:00Z">
        <w:r w:rsidRPr="00674C8A">
          <w:rPr>
            <w:rFonts w:ascii="Calibri" w:eastAsia="Calibri" w:hAnsi="Calibri" w:cs="Times New Roman"/>
            <w:lang w:val="en-US"/>
          </w:rPr>
          <w:t>n "Backing away a few steps, I get ready to turn and bolt, desperately looking for an escape route –"</w:t>
        </w:r>
      </w:ins>
    </w:p>
    <w:p w14:paraId="7462809B" w14:textId="77777777" w:rsidR="00674C8A" w:rsidRPr="00674C8A" w:rsidRDefault="00674C8A" w:rsidP="00674C8A">
      <w:pPr>
        <w:numPr>
          <w:ilvl w:val="0"/>
          <w:numId w:val="50"/>
        </w:numPr>
        <w:spacing w:line="600" w:lineRule="auto"/>
        <w:contextualSpacing/>
        <w:jc w:val="left"/>
        <w:rPr>
          <w:ins w:id="8118" w:author="UTENTE" w:date="2020-06-30T18:44:00Z"/>
          <w:rFonts w:ascii="Calibri" w:eastAsia="Calibri" w:hAnsi="Calibri" w:cs="Times New Roman"/>
          <w:lang w:val="en-US"/>
        </w:rPr>
      </w:pPr>
      <w:ins w:id="8119" w:author="UTENTE" w:date="2020-06-30T18:44:00Z">
        <w:r w:rsidRPr="00674C8A">
          <w:rPr>
            <w:rFonts w:ascii="Calibri" w:eastAsia="Calibri" w:hAnsi="Calibri" w:cs="Times New Roman"/>
            <w:lang w:val="en-US"/>
          </w:rPr>
          <w:t>mcp "\"–!\""</w:t>
        </w:r>
      </w:ins>
    </w:p>
    <w:p w14:paraId="01ECB01A" w14:textId="77777777" w:rsidR="00674C8A" w:rsidRPr="00674C8A" w:rsidRDefault="00674C8A" w:rsidP="00674C8A">
      <w:pPr>
        <w:numPr>
          <w:ilvl w:val="0"/>
          <w:numId w:val="50"/>
        </w:numPr>
        <w:spacing w:line="600" w:lineRule="auto"/>
        <w:contextualSpacing/>
        <w:jc w:val="left"/>
        <w:rPr>
          <w:ins w:id="8120" w:author="UTENTE" w:date="2020-06-30T18:44:00Z"/>
          <w:rFonts w:ascii="Calibri" w:eastAsia="Calibri" w:hAnsi="Calibri" w:cs="Times New Roman"/>
          <w:lang w:val="en-US"/>
        </w:rPr>
      </w:pPr>
      <w:ins w:id="8121" w:author="UTENTE" w:date="2020-06-30T18:44:00Z">
        <w:r w:rsidRPr="00674C8A">
          <w:rPr>
            <w:rFonts w:ascii="Calibri" w:eastAsia="Calibri" w:hAnsi="Calibri" w:cs="Times New Roman"/>
            <w:lang w:val="en-US"/>
          </w:rPr>
          <w:t>n "But the second I try to dash forward, Rex lunges out and grabs me with incredible speed."</w:t>
        </w:r>
      </w:ins>
    </w:p>
    <w:p w14:paraId="702C773C" w14:textId="77777777" w:rsidR="00674C8A" w:rsidRPr="00674C8A" w:rsidRDefault="00674C8A" w:rsidP="00674C8A">
      <w:pPr>
        <w:numPr>
          <w:ilvl w:val="0"/>
          <w:numId w:val="50"/>
        </w:numPr>
        <w:spacing w:line="600" w:lineRule="auto"/>
        <w:contextualSpacing/>
        <w:jc w:val="left"/>
        <w:rPr>
          <w:ins w:id="8122" w:author="UTENTE" w:date="2020-06-30T18:44:00Z"/>
          <w:rFonts w:ascii="Calibri" w:eastAsia="Calibri" w:hAnsi="Calibri" w:cs="Times New Roman"/>
          <w:lang w:val="en-US"/>
        </w:rPr>
      </w:pPr>
      <w:ins w:id="8123" w:author="UTENTE" w:date="2020-06-30T18:44:00Z">
        <w:r w:rsidRPr="00674C8A">
          <w:rPr>
            <w:rFonts w:ascii="Calibri" w:eastAsia="Calibri" w:hAnsi="Calibri" w:cs="Times New Roman"/>
            <w:lang w:val="en-US"/>
          </w:rPr>
          <w:t>rp "\"Whoa, whoa, where you goin'?\""</w:t>
        </w:r>
      </w:ins>
    </w:p>
    <w:p w14:paraId="74E735ED" w14:textId="77777777" w:rsidR="00674C8A" w:rsidRPr="00674C8A" w:rsidRDefault="00674C8A" w:rsidP="00674C8A">
      <w:pPr>
        <w:numPr>
          <w:ilvl w:val="0"/>
          <w:numId w:val="50"/>
        </w:numPr>
        <w:spacing w:line="600" w:lineRule="auto"/>
        <w:contextualSpacing/>
        <w:jc w:val="left"/>
        <w:rPr>
          <w:ins w:id="8124" w:author="UTENTE" w:date="2020-06-30T18:44:00Z"/>
          <w:rFonts w:ascii="Calibri" w:eastAsia="Calibri" w:hAnsi="Calibri" w:cs="Times New Roman"/>
          <w:lang w:val="en-US"/>
        </w:rPr>
      </w:pPr>
      <w:ins w:id="8125" w:author="UTENTE" w:date="2020-06-30T18:44:00Z">
        <w:r w:rsidRPr="00674C8A">
          <w:rPr>
            <w:rFonts w:ascii="Calibri" w:eastAsia="Calibri" w:hAnsi="Calibri" w:cs="Times New Roman"/>
            <w:lang w:val="en-US"/>
          </w:rPr>
          <w:t>rp "\"Don't you know it's rude to leave a guy all by himself?\""</w:t>
        </w:r>
      </w:ins>
    </w:p>
    <w:p w14:paraId="650CC30D" w14:textId="77777777" w:rsidR="00674C8A" w:rsidRPr="00674C8A" w:rsidRDefault="00674C8A" w:rsidP="00674C8A">
      <w:pPr>
        <w:numPr>
          <w:ilvl w:val="0"/>
          <w:numId w:val="50"/>
        </w:numPr>
        <w:spacing w:line="600" w:lineRule="auto"/>
        <w:contextualSpacing/>
        <w:jc w:val="left"/>
        <w:rPr>
          <w:ins w:id="8126" w:author="UTENTE" w:date="2020-06-30T18:44:00Z"/>
          <w:rFonts w:ascii="Calibri" w:eastAsia="Calibri" w:hAnsi="Calibri" w:cs="Times New Roman"/>
          <w:lang w:val="en-US"/>
        </w:rPr>
      </w:pPr>
      <w:ins w:id="8127" w:author="UTENTE" w:date="2020-06-30T18:44:00Z">
        <w:r w:rsidRPr="00674C8A">
          <w:rPr>
            <w:rFonts w:ascii="Calibri" w:eastAsia="Calibri" w:hAnsi="Calibri" w:cs="Times New Roman"/>
            <w:lang w:val="en-US"/>
          </w:rPr>
          <w:t>n "His gleaming silver eyes fill my vision again, and I tense up in his grip, eying those sharp fangs."</w:t>
        </w:r>
      </w:ins>
    </w:p>
    <w:p w14:paraId="35A3B09A" w14:textId="77777777" w:rsidR="00674C8A" w:rsidRPr="00674C8A" w:rsidRDefault="00674C8A" w:rsidP="00674C8A">
      <w:pPr>
        <w:numPr>
          <w:ilvl w:val="0"/>
          <w:numId w:val="50"/>
        </w:numPr>
        <w:spacing w:line="600" w:lineRule="auto"/>
        <w:contextualSpacing/>
        <w:jc w:val="left"/>
        <w:rPr>
          <w:ins w:id="8128" w:author="UTENTE" w:date="2020-06-30T18:44:00Z"/>
          <w:rFonts w:ascii="Calibri" w:eastAsia="Calibri" w:hAnsi="Calibri" w:cs="Times New Roman"/>
          <w:lang w:val="en-US"/>
        </w:rPr>
      </w:pPr>
      <w:ins w:id="8129" w:author="UTENTE" w:date="2020-06-30T18:44:00Z">
        <w:r w:rsidRPr="00674C8A">
          <w:rPr>
            <w:rFonts w:ascii="Calibri" w:eastAsia="Calibri" w:hAnsi="Calibri" w:cs="Times New Roman"/>
            <w:lang w:val="en-US"/>
          </w:rPr>
          <w:t>n "Rex growls to me under his breath, licking his lips with a longing stare focused on my throat."</w:t>
        </w:r>
      </w:ins>
    </w:p>
    <w:p w14:paraId="63BAC67B" w14:textId="77777777" w:rsidR="00674C8A" w:rsidRPr="00674C8A" w:rsidRDefault="00674C8A" w:rsidP="00674C8A">
      <w:pPr>
        <w:numPr>
          <w:ilvl w:val="0"/>
          <w:numId w:val="50"/>
        </w:numPr>
        <w:spacing w:line="600" w:lineRule="auto"/>
        <w:contextualSpacing/>
        <w:jc w:val="left"/>
        <w:rPr>
          <w:ins w:id="8130" w:author="UTENTE" w:date="2020-06-30T18:44:00Z"/>
          <w:rFonts w:ascii="Calibri" w:eastAsia="Calibri" w:hAnsi="Calibri" w:cs="Times New Roman"/>
          <w:lang w:val="en-US"/>
        </w:rPr>
      </w:pPr>
      <w:ins w:id="8131" w:author="UTENTE" w:date="2020-06-30T18:44:00Z">
        <w:r w:rsidRPr="00674C8A">
          <w:rPr>
            <w:rFonts w:ascii="Calibri" w:eastAsia="Calibri" w:hAnsi="Calibri" w:cs="Times New Roman"/>
            <w:lang w:val="en-US"/>
          </w:rPr>
          <w:t>r "\"Why don't we catch up where we left off? You know, before that stupid emo guy came and ruined everything.\""</w:t>
        </w:r>
      </w:ins>
    </w:p>
    <w:p w14:paraId="0F5D41EA" w14:textId="77777777" w:rsidR="00674C8A" w:rsidRPr="00674C8A" w:rsidRDefault="00674C8A" w:rsidP="00674C8A">
      <w:pPr>
        <w:numPr>
          <w:ilvl w:val="0"/>
          <w:numId w:val="50"/>
        </w:numPr>
        <w:spacing w:line="600" w:lineRule="auto"/>
        <w:contextualSpacing/>
        <w:jc w:val="left"/>
        <w:rPr>
          <w:ins w:id="8132" w:author="UTENTE" w:date="2020-06-30T18:44:00Z"/>
          <w:rFonts w:ascii="Calibri" w:eastAsia="Calibri" w:hAnsi="Calibri" w:cs="Times New Roman"/>
          <w:lang w:val="en-US"/>
        </w:rPr>
      </w:pPr>
      <w:ins w:id="8133" w:author="UTENTE" w:date="2020-06-30T18:44:00Z">
        <w:r w:rsidRPr="00674C8A">
          <w:rPr>
            <w:rFonts w:ascii="Calibri" w:eastAsia="Calibri" w:hAnsi="Calibri" w:cs="Times New Roman"/>
            <w:lang w:val="en-US"/>
          </w:rPr>
          <w:t>mcp "\"…\""</w:t>
        </w:r>
      </w:ins>
    </w:p>
    <w:p w14:paraId="07B670B3" w14:textId="77777777" w:rsidR="00674C8A" w:rsidRPr="00674C8A" w:rsidRDefault="00674C8A" w:rsidP="00674C8A">
      <w:pPr>
        <w:numPr>
          <w:ilvl w:val="0"/>
          <w:numId w:val="50"/>
        </w:numPr>
        <w:spacing w:line="240" w:lineRule="auto"/>
        <w:contextualSpacing/>
        <w:jc w:val="left"/>
        <w:rPr>
          <w:ins w:id="8134" w:author="UTENTE" w:date="2020-06-30T18:44:00Z"/>
          <w:rFonts w:ascii="Calibri" w:eastAsia="Calibri" w:hAnsi="Calibri" w:cs="Times New Roman"/>
          <w:lang w:val="en-US"/>
        </w:rPr>
      </w:pPr>
      <w:ins w:id="8135" w:author="UTENTE" w:date="2020-06-30T18:44:00Z">
        <w:r w:rsidRPr="00674C8A">
          <w:rPr>
            <w:rFonts w:ascii="Calibri" w:eastAsia="Calibri" w:hAnsi="Calibri" w:cs="Times New Roman"/>
            <w:lang w:val="en-US"/>
          </w:rPr>
          <w:t>n "…I'm not getting away easily from this guy, am I?"</w:t>
        </w:r>
        <w:r w:rsidRPr="00674C8A">
          <w:rPr>
            <w:rFonts w:ascii="Calibri" w:eastAsia="Calibri" w:hAnsi="Calibri" w:cs="Times New Roman"/>
            <w:lang w:val="en-US"/>
          </w:rPr>
          <w:br w:type="page"/>
        </w:r>
      </w:ins>
    </w:p>
    <w:p w14:paraId="7D0E2976" w14:textId="77777777" w:rsidR="00674C8A" w:rsidRPr="00674C8A" w:rsidRDefault="00674C8A" w:rsidP="00674C8A">
      <w:pPr>
        <w:numPr>
          <w:ilvl w:val="0"/>
          <w:numId w:val="51"/>
        </w:numPr>
        <w:spacing w:line="600" w:lineRule="auto"/>
        <w:contextualSpacing/>
        <w:jc w:val="left"/>
        <w:rPr>
          <w:ins w:id="8136" w:author="UTENTE" w:date="2020-06-30T18:44:00Z"/>
          <w:rFonts w:ascii="Calibri" w:eastAsia="Calibri" w:hAnsi="Calibri" w:cs="Times New Roman"/>
        </w:rPr>
      </w:pPr>
      <w:ins w:id="8137" w:author="UTENTE" w:date="2020-06-30T18:44:00Z">
        <w:r w:rsidRPr="00674C8A">
          <w:rPr>
            <w:rFonts w:ascii="Calibri" w:eastAsia="Calibri" w:hAnsi="Calibri" w:cs="Times New Roman"/>
          </w:rPr>
          <w:lastRenderedPageBreak/>
          <w:t>n "Prima di tutto, devo fare in modo di scappare da questo pazzoide!"</w:t>
        </w:r>
      </w:ins>
    </w:p>
    <w:p w14:paraId="23599B0A" w14:textId="77777777" w:rsidR="00674C8A" w:rsidRPr="00674C8A" w:rsidRDefault="00674C8A" w:rsidP="00674C8A">
      <w:pPr>
        <w:numPr>
          <w:ilvl w:val="0"/>
          <w:numId w:val="51"/>
        </w:numPr>
        <w:spacing w:line="600" w:lineRule="auto"/>
        <w:contextualSpacing/>
        <w:jc w:val="left"/>
        <w:rPr>
          <w:ins w:id="8138" w:author="UTENTE" w:date="2020-06-30T18:44:00Z"/>
          <w:rFonts w:ascii="Calibri" w:eastAsia="Calibri" w:hAnsi="Calibri" w:cs="Times New Roman"/>
        </w:rPr>
      </w:pPr>
      <w:ins w:id="8139" w:author="UTENTE" w:date="2020-06-30T18:44:00Z">
        <w:r w:rsidRPr="00674C8A">
          <w:rPr>
            <w:rFonts w:ascii="Calibri" w:eastAsia="Calibri" w:hAnsi="Calibri" w:cs="Times New Roman"/>
          </w:rPr>
          <w:t>n "Si sta dirigendo verso di me con un sorriso bramoso e affamato, e ogni fibra del mio corpo mi dice che non dovrei rimanere qui."</w:t>
        </w:r>
      </w:ins>
    </w:p>
    <w:p w14:paraId="3F9D9C2F" w14:textId="77777777" w:rsidR="00674C8A" w:rsidRPr="00674C8A" w:rsidRDefault="00674C8A" w:rsidP="00674C8A">
      <w:pPr>
        <w:numPr>
          <w:ilvl w:val="0"/>
          <w:numId w:val="51"/>
        </w:numPr>
        <w:spacing w:line="600" w:lineRule="auto"/>
        <w:contextualSpacing/>
        <w:jc w:val="left"/>
        <w:rPr>
          <w:ins w:id="8140" w:author="UTENTE" w:date="2020-06-30T18:44:00Z"/>
          <w:rFonts w:ascii="Calibri" w:eastAsia="Calibri" w:hAnsi="Calibri" w:cs="Times New Roman"/>
        </w:rPr>
      </w:pPr>
      <w:ins w:id="8141" w:author="UTENTE" w:date="2020-06-30T18:44:00Z">
        <w:r w:rsidRPr="00674C8A">
          <w:rPr>
            <w:rFonts w:ascii="Calibri" w:eastAsia="Calibri" w:hAnsi="Calibri" w:cs="Times New Roman"/>
          </w:rPr>
          <w:t>mcp "\"Oh, beh, è stato un piacere conoscerti!\""</w:t>
        </w:r>
      </w:ins>
    </w:p>
    <w:p w14:paraId="1C7D90D7" w14:textId="77777777" w:rsidR="00674C8A" w:rsidRPr="00674C8A" w:rsidRDefault="00674C8A" w:rsidP="00674C8A">
      <w:pPr>
        <w:numPr>
          <w:ilvl w:val="0"/>
          <w:numId w:val="51"/>
        </w:numPr>
        <w:spacing w:line="600" w:lineRule="auto"/>
        <w:contextualSpacing/>
        <w:jc w:val="left"/>
        <w:rPr>
          <w:ins w:id="8142" w:author="UTENTE" w:date="2020-06-30T18:44:00Z"/>
          <w:rFonts w:ascii="Calibri" w:eastAsia="Calibri" w:hAnsi="Calibri" w:cs="Times New Roman"/>
        </w:rPr>
      </w:pPr>
      <w:ins w:id="8143" w:author="UTENTE" w:date="2020-06-30T18:44:00Z">
        <w:r w:rsidRPr="00674C8A">
          <w:rPr>
            <w:rFonts w:ascii="Calibri" w:eastAsia="Calibri" w:hAnsi="Calibri" w:cs="Times New Roman"/>
          </w:rPr>
          <w:t>mcp "\"Buona serata, ciao!\""</w:t>
        </w:r>
      </w:ins>
    </w:p>
    <w:p w14:paraId="182A52D0" w14:textId="77777777" w:rsidR="00674C8A" w:rsidRPr="00674C8A" w:rsidRDefault="00674C8A" w:rsidP="00674C8A">
      <w:pPr>
        <w:numPr>
          <w:ilvl w:val="0"/>
          <w:numId w:val="51"/>
        </w:numPr>
        <w:spacing w:line="600" w:lineRule="auto"/>
        <w:contextualSpacing/>
        <w:jc w:val="left"/>
        <w:rPr>
          <w:ins w:id="8144" w:author="UTENTE" w:date="2020-06-30T18:44:00Z"/>
          <w:rFonts w:ascii="Calibri" w:eastAsia="Calibri" w:hAnsi="Calibri" w:cs="Times New Roman"/>
        </w:rPr>
      </w:pPr>
      <w:ins w:id="8145" w:author="UTENTE" w:date="2020-06-30T18:44:00Z">
        <w:r w:rsidRPr="00674C8A">
          <w:rPr>
            <w:rFonts w:ascii="Calibri" w:eastAsia="Calibri" w:hAnsi="Calibri" w:cs="Times New Roman"/>
          </w:rPr>
          <w:t>n "Indietreggiando di qualche passo, mi preparo a voltarmi e correre, cercando disperatamente una via di fuga -"</w:t>
        </w:r>
      </w:ins>
    </w:p>
    <w:p w14:paraId="2AB7ACB6" w14:textId="77777777" w:rsidR="00674C8A" w:rsidRPr="00674C8A" w:rsidRDefault="00674C8A" w:rsidP="00674C8A">
      <w:pPr>
        <w:numPr>
          <w:ilvl w:val="0"/>
          <w:numId w:val="51"/>
        </w:numPr>
        <w:spacing w:line="600" w:lineRule="auto"/>
        <w:contextualSpacing/>
        <w:jc w:val="left"/>
        <w:rPr>
          <w:ins w:id="8146" w:author="UTENTE" w:date="2020-06-30T18:44:00Z"/>
          <w:rFonts w:ascii="Calibri" w:eastAsia="Calibri" w:hAnsi="Calibri" w:cs="Times New Roman"/>
        </w:rPr>
      </w:pPr>
      <w:ins w:id="8147" w:author="UTENTE" w:date="2020-06-30T18:44:00Z">
        <w:r w:rsidRPr="00674C8A">
          <w:rPr>
            <w:rFonts w:ascii="Calibri" w:eastAsia="Calibri" w:hAnsi="Calibri" w:cs="Times New Roman"/>
          </w:rPr>
          <w:t>mcp "\"-!\""</w:t>
        </w:r>
      </w:ins>
    </w:p>
    <w:p w14:paraId="63698FF7" w14:textId="77777777" w:rsidR="00674C8A" w:rsidRPr="00674C8A" w:rsidRDefault="00674C8A" w:rsidP="00674C8A">
      <w:pPr>
        <w:numPr>
          <w:ilvl w:val="0"/>
          <w:numId w:val="51"/>
        </w:numPr>
        <w:spacing w:line="600" w:lineRule="auto"/>
        <w:contextualSpacing/>
        <w:jc w:val="left"/>
        <w:rPr>
          <w:ins w:id="8148" w:author="UTENTE" w:date="2020-06-30T18:44:00Z"/>
          <w:rFonts w:ascii="Calibri" w:eastAsia="Calibri" w:hAnsi="Calibri" w:cs="Times New Roman"/>
        </w:rPr>
      </w:pPr>
      <w:ins w:id="8149" w:author="UTENTE" w:date="2020-06-30T18:44:00Z">
        <w:r w:rsidRPr="00674C8A">
          <w:rPr>
            <w:rFonts w:ascii="Calibri" w:eastAsia="Calibri" w:hAnsi="Calibri" w:cs="Times New Roman"/>
          </w:rPr>
          <w:t>n "Ma nel momento esatto in cui cerco di scappare, Rex si fionda su di me e mi afferra con una velocità incredibile."</w:t>
        </w:r>
      </w:ins>
    </w:p>
    <w:p w14:paraId="63C4EC5E" w14:textId="77777777" w:rsidR="00674C8A" w:rsidRPr="00674C8A" w:rsidRDefault="00674C8A" w:rsidP="00674C8A">
      <w:pPr>
        <w:numPr>
          <w:ilvl w:val="0"/>
          <w:numId w:val="51"/>
        </w:numPr>
        <w:spacing w:line="600" w:lineRule="auto"/>
        <w:contextualSpacing/>
        <w:jc w:val="left"/>
        <w:rPr>
          <w:ins w:id="8150" w:author="UTENTE" w:date="2020-06-30T18:44:00Z"/>
          <w:rFonts w:ascii="Calibri" w:eastAsia="Calibri" w:hAnsi="Calibri" w:cs="Times New Roman"/>
        </w:rPr>
      </w:pPr>
      <w:ins w:id="8151" w:author="UTENTE" w:date="2020-06-30T18:44:00Z">
        <w:r w:rsidRPr="00674C8A">
          <w:rPr>
            <w:rFonts w:ascii="Calibri" w:eastAsia="Calibri" w:hAnsi="Calibri" w:cs="Times New Roman"/>
          </w:rPr>
          <w:t>rp "\"Ehi, ehi, dove te ne vai?\""</w:t>
        </w:r>
      </w:ins>
    </w:p>
    <w:p w14:paraId="14ACB2BC" w14:textId="77777777" w:rsidR="00674C8A" w:rsidRPr="00674C8A" w:rsidRDefault="00674C8A" w:rsidP="00674C8A">
      <w:pPr>
        <w:numPr>
          <w:ilvl w:val="0"/>
          <w:numId w:val="51"/>
        </w:numPr>
        <w:spacing w:line="600" w:lineRule="auto"/>
        <w:contextualSpacing/>
        <w:jc w:val="left"/>
        <w:rPr>
          <w:ins w:id="8152" w:author="UTENTE" w:date="2020-06-30T18:44:00Z"/>
          <w:rFonts w:ascii="Calibri" w:eastAsia="Calibri" w:hAnsi="Calibri" w:cs="Times New Roman"/>
        </w:rPr>
      </w:pPr>
      <w:ins w:id="8153" w:author="UTENTE" w:date="2020-06-30T18:44:00Z">
        <w:r w:rsidRPr="00674C8A">
          <w:rPr>
            <w:rFonts w:ascii="Calibri" w:eastAsia="Calibri" w:hAnsi="Calibri" w:cs="Times New Roman"/>
          </w:rPr>
          <w:t>rp "\"Non lo sai che è da maleducati lasciare un ragazzo tutto solo?\""</w:t>
        </w:r>
      </w:ins>
    </w:p>
    <w:p w14:paraId="40518EF1" w14:textId="77777777" w:rsidR="00674C8A" w:rsidRPr="00674C8A" w:rsidRDefault="00674C8A" w:rsidP="00674C8A">
      <w:pPr>
        <w:numPr>
          <w:ilvl w:val="0"/>
          <w:numId w:val="51"/>
        </w:numPr>
        <w:spacing w:line="600" w:lineRule="auto"/>
        <w:contextualSpacing/>
        <w:jc w:val="left"/>
        <w:rPr>
          <w:ins w:id="8154" w:author="UTENTE" w:date="2020-06-30T18:44:00Z"/>
          <w:rFonts w:ascii="Calibri" w:eastAsia="Calibri" w:hAnsi="Calibri" w:cs="Times New Roman"/>
        </w:rPr>
      </w:pPr>
      <w:ins w:id="8155" w:author="UTENTE" w:date="2020-06-30T18:44:00Z">
        <w:r w:rsidRPr="00674C8A">
          <w:rPr>
            <w:rFonts w:ascii="Calibri" w:eastAsia="Calibri" w:hAnsi="Calibri" w:cs="Times New Roman"/>
          </w:rPr>
          <w:t>n "I suoi brillanti occhi argentati mi riempiono nuovamente la vista, e mi irrigidisco nella sua presa, osservando quei canini appuntiti."</w:t>
        </w:r>
      </w:ins>
    </w:p>
    <w:p w14:paraId="13E599AE" w14:textId="77777777" w:rsidR="00674C8A" w:rsidRPr="00674C8A" w:rsidRDefault="00674C8A" w:rsidP="00674C8A">
      <w:pPr>
        <w:numPr>
          <w:ilvl w:val="0"/>
          <w:numId w:val="51"/>
        </w:numPr>
        <w:spacing w:line="600" w:lineRule="auto"/>
        <w:contextualSpacing/>
        <w:jc w:val="left"/>
        <w:rPr>
          <w:ins w:id="8156" w:author="UTENTE" w:date="2020-06-30T18:44:00Z"/>
          <w:rFonts w:ascii="Calibri" w:eastAsia="Calibri" w:hAnsi="Calibri" w:cs="Times New Roman"/>
        </w:rPr>
      </w:pPr>
      <w:ins w:id="8157" w:author="UTENTE" w:date="2020-06-30T18:44:00Z">
        <w:r w:rsidRPr="00674C8A">
          <w:rPr>
            <w:rFonts w:ascii="Calibri" w:eastAsia="Calibri" w:hAnsi="Calibri" w:cs="Times New Roman"/>
          </w:rPr>
          <w:t>n "Rex mi ringhia addosso, leccandosi le labbra fissando bramoso il mio collo."</w:t>
        </w:r>
      </w:ins>
    </w:p>
    <w:p w14:paraId="6A4571CA" w14:textId="77777777" w:rsidR="00674C8A" w:rsidRPr="00674C8A" w:rsidRDefault="00674C8A" w:rsidP="00674C8A">
      <w:pPr>
        <w:numPr>
          <w:ilvl w:val="0"/>
          <w:numId w:val="51"/>
        </w:numPr>
        <w:spacing w:line="600" w:lineRule="auto"/>
        <w:contextualSpacing/>
        <w:jc w:val="left"/>
        <w:rPr>
          <w:ins w:id="8158" w:author="UTENTE" w:date="2020-06-30T18:44:00Z"/>
          <w:rFonts w:ascii="Calibri" w:eastAsia="Calibri" w:hAnsi="Calibri" w:cs="Times New Roman"/>
        </w:rPr>
      </w:pPr>
      <w:ins w:id="8159" w:author="UTENTE" w:date="2020-06-30T18:44:00Z">
        <w:r w:rsidRPr="00674C8A">
          <w:rPr>
            <w:rFonts w:ascii="Calibri" w:eastAsia="Calibri" w:hAnsi="Calibri" w:cs="Times New Roman"/>
          </w:rPr>
          <w:t>r "\"Perché non riprendiamo da dove ci siamo interrotti? Sai, prima che quello stupido ragazzino emo arrivasse a rovinare tutto.\""</w:t>
        </w:r>
      </w:ins>
    </w:p>
    <w:p w14:paraId="052B3A76" w14:textId="77777777" w:rsidR="00674C8A" w:rsidRPr="00674C8A" w:rsidRDefault="00674C8A" w:rsidP="00674C8A">
      <w:pPr>
        <w:numPr>
          <w:ilvl w:val="0"/>
          <w:numId w:val="51"/>
        </w:numPr>
        <w:spacing w:line="600" w:lineRule="auto"/>
        <w:contextualSpacing/>
        <w:jc w:val="left"/>
        <w:rPr>
          <w:ins w:id="8160" w:author="UTENTE" w:date="2020-06-30T18:44:00Z"/>
          <w:rFonts w:ascii="Calibri" w:eastAsia="Calibri" w:hAnsi="Calibri" w:cs="Times New Roman"/>
        </w:rPr>
      </w:pPr>
      <w:ins w:id="8161" w:author="UTENTE" w:date="2020-06-30T18:44:00Z">
        <w:r w:rsidRPr="00674C8A">
          <w:rPr>
            <w:rFonts w:ascii="Calibri" w:eastAsia="Calibri" w:hAnsi="Calibri" w:cs="Times New Roman"/>
          </w:rPr>
          <w:t>mcp "\"…\""</w:t>
        </w:r>
      </w:ins>
    </w:p>
    <w:p w14:paraId="666E7FCE" w14:textId="77777777" w:rsidR="00674C8A" w:rsidRPr="00674C8A" w:rsidRDefault="00674C8A" w:rsidP="00674C8A">
      <w:pPr>
        <w:numPr>
          <w:ilvl w:val="0"/>
          <w:numId w:val="51"/>
        </w:numPr>
        <w:spacing w:line="600" w:lineRule="auto"/>
        <w:contextualSpacing/>
        <w:jc w:val="left"/>
        <w:rPr>
          <w:ins w:id="8162" w:author="UTENTE" w:date="2020-06-30T18:44:00Z"/>
          <w:rFonts w:ascii="Calibri" w:eastAsia="Calibri" w:hAnsi="Calibri" w:cs="Times New Roman"/>
        </w:rPr>
      </w:pPr>
      <w:ins w:id="8163" w:author="UTENTE" w:date="2020-06-30T18:44:00Z">
        <w:r w:rsidRPr="00674C8A">
          <w:rPr>
            <w:rFonts w:ascii="Calibri" w:eastAsia="Calibri" w:hAnsi="Calibri" w:cs="Times New Roman"/>
          </w:rPr>
          <w:t>n "…Non sarà facile sfuggire a questo tizio, vero?"</w:t>
        </w:r>
        <w:r w:rsidRPr="00674C8A">
          <w:rPr>
            <w:rFonts w:ascii="Calibri" w:eastAsia="Calibri" w:hAnsi="Calibri" w:cs="Times New Roman"/>
          </w:rPr>
          <w:br w:type="page"/>
        </w:r>
      </w:ins>
    </w:p>
    <w:p w14:paraId="3829F1DB" w14:textId="77777777" w:rsidR="00674C8A" w:rsidRPr="00674C8A" w:rsidRDefault="00674C8A" w:rsidP="00674C8A">
      <w:pPr>
        <w:numPr>
          <w:ilvl w:val="0"/>
          <w:numId w:val="50"/>
        </w:numPr>
        <w:spacing w:line="600" w:lineRule="auto"/>
        <w:contextualSpacing/>
        <w:jc w:val="left"/>
        <w:rPr>
          <w:ins w:id="8164" w:author="UTENTE" w:date="2020-06-30T18:44:00Z"/>
          <w:rFonts w:ascii="Calibri" w:eastAsia="Calibri" w:hAnsi="Calibri" w:cs="Times New Roman"/>
          <w:lang w:val="en-US"/>
        </w:rPr>
      </w:pPr>
      <w:ins w:id="8165" w:author="UTENTE" w:date="2020-06-30T18:44:00Z">
        <w:r w:rsidRPr="00674C8A">
          <w:rPr>
            <w:rFonts w:ascii="Calibri" w:eastAsia="Calibri" w:hAnsi="Calibri" w:cs="Times New Roman"/>
            <w:lang w:val="en-US"/>
          </w:rPr>
          <w:lastRenderedPageBreak/>
          <w:t>"He's like some kind of rabid dog. If I show fear or manage to run away, he'll just get more of a kick out of it while he's chasing me down."</w:t>
        </w:r>
      </w:ins>
    </w:p>
    <w:p w14:paraId="3C30273D" w14:textId="77777777" w:rsidR="00674C8A" w:rsidRPr="00674C8A" w:rsidRDefault="00674C8A" w:rsidP="00674C8A">
      <w:pPr>
        <w:numPr>
          <w:ilvl w:val="0"/>
          <w:numId w:val="50"/>
        </w:numPr>
        <w:spacing w:line="600" w:lineRule="auto"/>
        <w:contextualSpacing/>
        <w:jc w:val="left"/>
        <w:rPr>
          <w:ins w:id="8166" w:author="UTENTE" w:date="2020-06-30T18:44:00Z"/>
          <w:rFonts w:ascii="Calibri" w:eastAsia="Calibri" w:hAnsi="Calibri" w:cs="Times New Roman"/>
          <w:lang w:val="en-US"/>
        </w:rPr>
      </w:pPr>
      <w:ins w:id="8167" w:author="UTENTE" w:date="2020-06-30T18:44:00Z">
        <w:r w:rsidRPr="00674C8A">
          <w:rPr>
            <w:rFonts w:ascii="Calibri" w:eastAsia="Calibri" w:hAnsi="Calibri" w:cs="Times New Roman"/>
            <w:lang w:val="en-US"/>
          </w:rPr>
          <w:t>n "In fact, I think he {i}wants{/i} me to struggle and try to escape. That's why he's taking his time taunting me, surely."</w:t>
        </w:r>
      </w:ins>
    </w:p>
    <w:p w14:paraId="1E5E3058" w14:textId="77777777" w:rsidR="00674C8A" w:rsidRPr="00674C8A" w:rsidRDefault="00674C8A" w:rsidP="00674C8A">
      <w:pPr>
        <w:numPr>
          <w:ilvl w:val="0"/>
          <w:numId w:val="50"/>
        </w:numPr>
        <w:spacing w:line="600" w:lineRule="auto"/>
        <w:contextualSpacing/>
        <w:jc w:val="left"/>
        <w:rPr>
          <w:ins w:id="8168" w:author="UTENTE" w:date="2020-06-30T18:44:00Z"/>
          <w:rFonts w:ascii="Calibri" w:eastAsia="Calibri" w:hAnsi="Calibri" w:cs="Times New Roman"/>
          <w:lang w:val="en-US"/>
        </w:rPr>
      </w:pPr>
      <w:ins w:id="8169" w:author="UTENTE" w:date="2020-06-30T18:44:00Z">
        <w:r w:rsidRPr="00674C8A">
          <w:rPr>
            <w:rFonts w:ascii="Calibri" w:eastAsia="Calibri" w:hAnsi="Calibri" w:cs="Times New Roman"/>
            <w:lang w:val="en-US"/>
          </w:rPr>
          <w:t>n "There's really only one way I can try to get out of this alive… {w}and that's by doing the opposite of what he expects."</w:t>
        </w:r>
      </w:ins>
    </w:p>
    <w:p w14:paraId="1E716A00" w14:textId="77777777" w:rsidR="00674C8A" w:rsidRPr="00674C8A" w:rsidRDefault="00674C8A" w:rsidP="00674C8A">
      <w:pPr>
        <w:numPr>
          <w:ilvl w:val="0"/>
          <w:numId w:val="50"/>
        </w:numPr>
        <w:spacing w:line="600" w:lineRule="auto"/>
        <w:contextualSpacing/>
        <w:jc w:val="left"/>
        <w:rPr>
          <w:ins w:id="8170" w:author="UTENTE" w:date="2020-06-30T18:44:00Z"/>
          <w:rFonts w:ascii="Calibri" w:eastAsia="Calibri" w:hAnsi="Calibri" w:cs="Times New Roman"/>
          <w:lang w:val="en-US"/>
        </w:rPr>
      </w:pPr>
      <w:ins w:id="8171" w:author="UTENTE" w:date="2020-06-30T18:44:00Z">
        <w:r w:rsidRPr="00674C8A">
          <w:rPr>
            <w:rFonts w:ascii="Calibri" w:eastAsia="Calibri" w:hAnsi="Calibri" w:cs="Times New Roman"/>
            <w:lang w:val="en-US"/>
          </w:rPr>
          <w:t>old "I'll let you drink from me"</w:t>
        </w:r>
      </w:ins>
    </w:p>
    <w:p w14:paraId="7FFC4728" w14:textId="77777777" w:rsidR="00674C8A" w:rsidRPr="00674C8A" w:rsidRDefault="00674C8A" w:rsidP="00674C8A">
      <w:pPr>
        <w:numPr>
          <w:ilvl w:val="0"/>
          <w:numId w:val="50"/>
        </w:numPr>
        <w:spacing w:line="600" w:lineRule="auto"/>
        <w:contextualSpacing/>
        <w:jc w:val="left"/>
        <w:rPr>
          <w:ins w:id="8172" w:author="UTENTE" w:date="2020-06-30T18:44:00Z"/>
          <w:rFonts w:ascii="Calibri" w:eastAsia="Calibri" w:hAnsi="Calibri" w:cs="Times New Roman"/>
          <w:lang w:val="en-US"/>
        </w:rPr>
      </w:pPr>
      <w:ins w:id="8173" w:author="UTENTE" w:date="2020-06-30T18:44:00Z">
        <w:r w:rsidRPr="00674C8A">
          <w:rPr>
            <w:rFonts w:ascii="Calibri" w:eastAsia="Calibri" w:hAnsi="Calibri" w:cs="Times New Roman"/>
            <w:lang w:val="en-US"/>
          </w:rPr>
          <w:t>old "Do whatever you want"</w:t>
        </w:r>
      </w:ins>
    </w:p>
    <w:p w14:paraId="0C42BC7A" w14:textId="77777777" w:rsidR="00674C8A" w:rsidRPr="00674C8A" w:rsidRDefault="00674C8A" w:rsidP="00674C8A">
      <w:pPr>
        <w:numPr>
          <w:ilvl w:val="0"/>
          <w:numId w:val="50"/>
        </w:numPr>
        <w:spacing w:line="600" w:lineRule="auto"/>
        <w:contextualSpacing/>
        <w:jc w:val="left"/>
        <w:rPr>
          <w:ins w:id="8174" w:author="UTENTE" w:date="2020-06-30T18:44:00Z"/>
          <w:rFonts w:ascii="Calibri" w:eastAsia="Calibri" w:hAnsi="Calibri" w:cs="Times New Roman"/>
          <w:lang w:val="en-US"/>
        </w:rPr>
      </w:pPr>
      <w:ins w:id="8175" w:author="UTENTE" w:date="2020-06-30T18:44:00Z">
        <w:r w:rsidRPr="00674C8A">
          <w:rPr>
            <w:rFonts w:ascii="Calibri" w:eastAsia="Calibri" w:hAnsi="Calibri" w:cs="Times New Roman"/>
            <w:lang w:val="en-US"/>
          </w:rPr>
          <w:t>n "Taking a deep breath, I steel myself and gaze into Rex's greedy eyes."</w:t>
        </w:r>
      </w:ins>
    </w:p>
    <w:p w14:paraId="77453A02" w14:textId="77777777" w:rsidR="00674C8A" w:rsidRPr="00674C8A" w:rsidRDefault="00674C8A" w:rsidP="00674C8A">
      <w:pPr>
        <w:numPr>
          <w:ilvl w:val="0"/>
          <w:numId w:val="50"/>
        </w:numPr>
        <w:spacing w:line="600" w:lineRule="auto"/>
        <w:contextualSpacing/>
        <w:jc w:val="left"/>
        <w:rPr>
          <w:ins w:id="8176" w:author="UTENTE" w:date="2020-06-30T18:44:00Z"/>
          <w:rFonts w:ascii="Calibri" w:eastAsia="Calibri" w:hAnsi="Calibri" w:cs="Times New Roman"/>
          <w:lang w:val="en-US"/>
        </w:rPr>
      </w:pPr>
      <w:ins w:id="8177" w:author="UTENTE" w:date="2020-06-30T18:44:00Z">
        <w:r w:rsidRPr="00674C8A">
          <w:rPr>
            <w:rFonts w:ascii="Calibri" w:eastAsia="Calibri" w:hAnsi="Calibri" w:cs="Times New Roman"/>
            <w:lang w:val="en-US"/>
          </w:rPr>
          <w:t>n "I'm still petrified with fear, but I have to try and appeal to whatever human reason he has left – there has to be at least a little bit, right?"</w:t>
        </w:r>
      </w:ins>
    </w:p>
    <w:p w14:paraId="35CF4694" w14:textId="77777777" w:rsidR="00674C8A" w:rsidRPr="00674C8A" w:rsidRDefault="00674C8A" w:rsidP="00674C8A">
      <w:pPr>
        <w:numPr>
          <w:ilvl w:val="0"/>
          <w:numId w:val="50"/>
        </w:numPr>
        <w:spacing w:line="600" w:lineRule="auto"/>
        <w:contextualSpacing/>
        <w:jc w:val="left"/>
        <w:rPr>
          <w:ins w:id="8178" w:author="UTENTE" w:date="2020-06-30T18:44:00Z"/>
          <w:rFonts w:ascii="Calibri" w:eastAsia="Calibri" w:hAnsi="Calibri" w:cs="Times New Roman"/>
          <w:lang w:val="en-US"/>
        </w:rPr>
      </w:pPr>
      <w:ins w:id="8179" w:author="UTENTE" w:date="2020-06-30T18:44:00Z">
        <w:r w:rsidRPr="00674C8A">
          <w:rPr>
            <w:rFonts w:ascii="Calibri" w:eastAsia="Calibri" w:hAnsi="Calibri" w:cs="Times New Roman"/>
            <w:lang w:val="en-US"/>
          </w:rPr>
          <w:t>mcp "\"If you're that hungry, I'll… let you drink from me.\""</w:t>
        </w:r>
      </w:ins>
    </w:p>
    <w:p w14:paraId="6BD36C50" w14:textId="77777777" w:rsidR="00674C8A" w:rsidRPr="00674C8A" w:rsidRDefault="00674C8A" w:rsidP="00674C8A">
      <w:pPr>
        <w:numPr>
          <w:ilvl w:val="0"/>
          <w:numId w:val="50"/>
        </w:numPr>
        <w:spacing w:line="600" w:lineRule="auto"/>
        <w:contextualSpacing/>
        <w:jc w:val="left"/>
        <w:rPr>
          <w:ins w:id="8180" w:author="UTENTE" w:date="2020-06-30T18:44:00Z"/>
          <w:rFonts w:ascii="Calibri" w:eastAsia="Calibri" w:hAnsi="Calibri" w:cs="Times New Roman"/>
          <w:lang w:val="en-US"/>
        </w:rPr>
      </w:pPr>
      <w:ins w:id="8181" w:author="UTENTE" w:date="2020-06-30T18:44:00Z">
        <w:r w:rsidRPr="00674C8A">
          <w:rPr>
            <w:rFonts w:ascii="Calibri" w:eastAsia="Calibri" w:hAnsi="Calibri" w:cs="Times New Roman"/>
            <w:lang w:val="en-US"/>
          </w:rPr>
          <w:t>mcp "\"But please… don't kill me, okay? If you drain me dry, that'd really put a damper on my day.\""</w:t>
        </w:r>
      </w:ins>
    </w:p>
    <w:p w14:paraId="28EF1D05" w14:textId="77777777" w:rsidR="00674C8A" w:rsidRPr="00674C8A" w:rsidRDefault="00674C8A" w:rsidP="00674C8A">
      <w:pPr>
        <w:numPr>
          <w:ilvl w:val="0"/>
          <w:numId w:val="50"/>
        </w:numPr>
        <w:spacing w:line="600" w:lineRule="auto"/>
        <w:contextualSpacing/>
        <w:jc w:val="left"/>
        <w:rPr>
          <w:ins w:id="8182" w:author="UTENTE" w:date="2020-06-30T18:44:00Z"/>
          <w:rFonts w:ascii="Calibri" w:eastAsia="Calibri" w:hAnsi="Calibri" w:cs="Times New Roman"/>
          <w:lang w:val="en-US"/>
        </w:rPr>
      </w:pPr>
      <w:ins w:id="8183" w:author="UTENTE" w:date="2020-06-30T18:44:00Z">
        <w:r w:rsidRPr="00674C8A">
          <w:rPr>
            <w:rFonts w:ascii="Calibri" w:eastAsia="Calibri" w:hAnsi="Calibri" w:cs="Times New Roman"/>
            <w:lang w:val="en-US"/>
          </w:rPr>
          <w:t>n "With a loud sigh, I force my body to relax, and roll my eyes dramatically."</w:t>
        </w:r>
      </w:ins>
    </w:p>
    <w:p w14:paraId="78390847" w14:textId="77777777" w:rsidR="00674C8A" w:rsidRPr="00674C8A" w:rsidRDefault="00674C8A" w:rsidP="00674C8A">
      <w:pPr>
        <w:numPr>
          <w:ilvl w:val="0"/>
          <w:numId w:val="50"/>
        </w:numPr>
        <w:spacing w:line="600" w:lineRule="auto"/>
        <w:contextualSpacing/>
        <w:jc w:val="left"/>
        <w:rPr>
          <w:ins w:id="8184" w:author="UTENTE" w:date="2020-06-30T18:44:00Z"/>
          <w:rFonts w:ascii="Calibri" w:eastAsia="Calibri" w:hAnsi="Calibri" w:cs="Times New Roman"/>
          <w:lang w:val="en-US"/>
        </w:rPr>
      </w:pPr>
      <w:ins w:id="8185" w:author="UTENTE" w:date="2020-06-30T18:44:00Z">
        <w:r w:rsidRPr="00674C8A">
          <w:rPr>
            <w:rFonts w:ascii="Calibri" w:eastAsia="Calibri" w:hAnsi="Calibri" w:cs="Times New Roman"/>
            <w:lang w:val="en-US"/>
          </w:rPr>
          <w:t>n "I'm still petrified with fear, but I have to try and act like I don't care."</w:t>
        </w:r>
        <w:r w:rsidRPr="00674C8A">
          <w:rPr>
            <w:rFonts w:ascii="Calibri" w:eastAsia="Calibri" w:hAnsi="Calibri" w:cs="Times New Roman"/>
            <w:lang w:val="en-US"/>
          </w:rPr>
          <w:br w:type="page"/>
        </w:r>
      </w:ins>
    </w:p>
    <w:p w14:paraId="3EFF863A" w14:textId="77777777" w:rsidR="00674C8A" w:rsidRPr="00674C8A" w:rsidRDefault="00674C8A" w:rsidP="00674C8A">
      <w:pPr>
        <w:numPr>
          <w:ilvl w:val="0"/>
          <w:numId w:val="51"/>
        </w:numPr>
        <w:spacing w:line="600" w:lineRule="auto"/>
        <w:contextualSpacing/>
        <w:jc w:val="left"/>
        <w:rPr>
          <w:ins w:id="8186" w:author="UTENTE" w:date="2020-06-30T18:44:00Z"/>
          <w:rFonts w:ascii="Calibri" w:eastAsia="Calibri" w:hAnsi="Calibri" w:cs="Times New Roman"/>
        </w:rPr>
      </w:pPr>
      <w:ins w:id="8187" w:author="UTENTE" w:date="2020-06-30T18:44:00Z">
        <w:r w:rsidRPr="00674C8A">
          <w:rPr>
            <w:rFonts w:ascii="Calibri" w:eastAsia="Calibri" w:hAnsi="Calibri" w:cs="Times New Roman"/>
          </w:rPr>
          <w:lastRenderedPageBreak/>
          <w:t>n "È come un cane rabbioso. Se mostro di avere paura o riesco a fuggire, sarà solo più eccitato all'idea di rincorrermi."</w:t>
        </w:r>
      </w:ins>
    </w:p>
    <w:p w14:paraId="6BCD316A" w14:textId="77777777" w:rsidR="00674C8A" w:rsidRPr="00674C8A" w:rsidRDefault="00674C8A" w:rsidP="00674C8A">
      <w:pPr>
        <w:numPr>
          <w:ilvl w:val="0"/>
          <w:numId w:val="51"/>
        </w:numPr>
        <w:spacing w:line="600" w:lineRule="auto"/>
        <w:contextualSpacing/>
        <w:jc w:val="left"/>
        <w:rPr>
          <w:ins w:id="8188" w:author="UTENTE" w:date="2020-06-30T18:44:00Z"/>
          <w:rFonts w:ascii="Calibri" w:eastAsia="Calibri" w:hAnsi="Calibri" w:cs="Times New Roman"/>
        </w:rPr>
      </w:pPr>
      <w:ins w:id="8189" w:author="UTENTE" w:date="2020-06-30T18:44:00Z">
        <w:r w:rsidRPr="00674C8A">
          <w:rPr>
            <w:rFonts w:ascii="Calibri" w:eastAsia="Calibri" w:hAnsi="Calibri" w:cs="Times New Roman"/>
          </w:rPr>
          <w:t>n "Infatti, credo che {i}voglia{/i} vedermi in difficoltà nel tentativo di scappare. Ecco perché si sta prendendo il suo tempo e continua a schernirmi, ne sono sicuro."</w:t>
        </w:r>
      </w:ins>
    </w:p>
    <w:p w14:paraId="39EDA140" w14:textId="77777777" w:rsidR="00674C8A" w:rsidRPr="00674C8A" w:rsidRDefault="00674C8A" w:rsidP="00674C8A">
      <w:pPr>
        <w:numPr>
          <w:ilvl w:val="0"/>
          <w:numId w:val="51"/>
        </w:numPr>
        <w:spacing w:line="600" w:lineRule="auto"/>
        <w:contextualSpacing/>
        <w:jc w:val="left"/>
        <w:rPr>
          <w:ins w:id="8190" w:author="UTENTE" w:date="2020-06-30T18:44:00Z"/>
          <w:rFonts w:ascii="Calibri" w:eastAsia="Calibri" w:hAnsi="Calibri" w:cs="Times New Roman"/>
        </w:rPr>
      </w:pPr>
      <w:ins w:id="8191" w:author="UTENTE" w:date="2020-06-30T18:44:00Z">
        <w:r w:rsidRPr="00674C8A">
          <w:rPr>
            <w:rFonts w:ascii="Calibri" w:eastAsia="Calibri" w:hAnsi="Calibri" w:cs="Times New Roman"/>
          </w:rPr>
          <w:t>n "C'è solo un modo che posso provare per cercare di uscirne vivo…{w}fare l'opposto di quello che si aspetta."</w:t>
        </w:r>
      </w:ins>
    </w:p>
    <w:p w14:paraId="6C4FE3E5" w14:textId="77777777" w:rsidR="00674C8A" w:rsidRPr="00674C8A" w:rsidRDefault="00674C8A" w:rsidP="00674C8A">
      <w:pPr>
        <w:numPr>
          <w:ilvl w:val="0"/>
          <w:numId w:val="51"/>
        </w:numPr>
        <w:spacing w:line="600" w:lineRule="auto"/>
        <w:contextualSpacing/>
        <w:jc w:val="left"/>
        <w:rPr>
          <w:ins w:id="8192" w:author="UTENTE" w:date="2020-06-30T18:44:00Z"/>
          <w:rFonts w:ascii="Calibri" w:eastAsia="Calibri" w:hAnsi="Calibri" w:cs="Times New Roman"/>
        </w:rPr>
      </w:pPr>
      <w:ins w:id="8193" w:author="UTENTE" w:date="2020-06-30T18:44:00Z">
        <w:r w:rsidRPr="00674C8A">
          <w:rPr>
            <w:rFonts w:ascii="Calibri" w:eastAsia="Calibri" w:hAnsi="Calibri" w:cs="Times New Roman"/>
          </w:rPr>
          <w:t>new "Ti farò bere il mio sangue"</w:t>
        </w:r>
      </w:ins>
    </w:p>
    <w:p w14:paraId="4FE6CB9D" w14:textId="77777777" w:rsidR="00674C8A" w:rsidRPr="00674C8A" w:rsidRDefault="00674C8A" w:rsidP="00674C8A">
      <w:pPr>
        <w:numPr>
          <w:ilvl w:val="0"/>
          <w:numId w:val="51"/>
        </w:numPr>
        <w:spacing w:line="600" w:lineRule="auto"/>
        <w:contextualSpacing/>
        <w:jc w:val="left"/>
        <w:rPr>
          <w:ins w:id="8194" w:author="UTENTE" w:date="2020-06-30T18:44:00Z"/>
          <w:rFonts w:ascii="Calibri" w:eastAsia="Calibri" w:hAnsi="Calibri" w:cs="Times New Roman"/>
        </w:rPr>
      </w:pPr>
      <w:ins w:id="8195" w:author="UTENTE" w:date="2020-06-30T18:44:00Z">
        <w:r w:rsidRPr="00674C8A">
          <w:rPr>
            <w:rFonts w:ascii="Calibri" w:eastAsia="Calibri" w:hAnsi="Calibri" w:cs="Times New Roman"/>
          </w:rPr>
          <w:t>new "Fai quello che vuoi"</w:t>
        </w:r>
      </w:ins>
    </w:p>
    <w:p w14:paraId="641E36F3" w14:textId="77777777" w:rsidR="00674C8A" w:rsidRPr="00674C8A" w:rsidRDefault="00674C8A" w:rsidP="00674C8A">
      <w:pPr>
        <w:numPr>
          <w:ilvl w:val="0"/>
          <w:numId w:val="51"/>
        </w:numPr>
        <w:spacing w:line="600" w:lineRule="auto"/>
        <w:contextualSpacing/>
        <w:jc w:val="left"/>
        <w:rPr>
          <w:ins w:id="8196" w:author="UTENTE" w:date="2020-06-30T18:44:00Z"/>
          <w:rFonts w:ascii="Calibri" w:eastAsia="Calibri" w:hAnsi="Calibri" w:cs="Times New Roman"/>
        </w:rPr>
      </w:pPr>
      <w:ins w:id="8197" w:author="UTENTE" w:date="2020-06-30T18:44:00Z">
        <w:r w:rsidRPr="00674C8A">
          <w:rPr>
            <w:rFonts w:ascii="Calibri" w:eastAsia="Calibri" w:hAnsi="Calibri" w:cs="Times New Roman"/>
          </w:rPr>
          <w:t>n "Prendendo un respiro profondo, mi preparo e guardo Rex direttamente nei suoi occhi assetati."</w:t>
        </w:r>
      </w:ins>
    </w:p>
    <w:p w14:paraId="762EFE36" w14:textId="77777777" w:rsidR="00674C8A" w:rsidRPr="00674C8A" w:rsidRDefault="00674C8A" w:rsidP="00674C8A">
      <w:pPr>
        <w:numPr>
          <w:ilvl w:val="0"/>
          <w:numId w:val="51"/>
        </w:numPr>
        <w:spacing w:line="600" w:lineRule="auto"/>
        <w:contextualSpacing/>
        <w:jc w:val="left"/>
        <w:rPr>
          <w:ins w:id="8198" w:author="UTENTE" w:date="2020-06-30T18:44:00Z"/>
          <w:rFonts w:ascii="Calibri" w:eastAsia="Calibri" w:hAnsi="Calibri" w:cs="Times New Roman"/>
        </w:rPr>
      </w:pPr>
      <w:ins w:id="8199" w:author="UTENTE" w:date="2020-06-30T18:44:00Z">
        <w:r w:rsidRPr="00674C8A">
          <w:rPr>
            <w:rFonts w:ascii="Calibri" w:eastAsia="Calibri" w:hAnsi="Calibri" w:cs="Times New Roman"/>
          </w:rPr>
          <w:t>n "Sono ancora pietrificato dalla paura, ma devo cercare di appellarmi a qualunque ragionevolezza umana potrebbe ancora avere in lui, ce ne deve essere almeno un minimo, no?"</w:t>
        </w:r>
      </w:ins>
    </w:p>
    <w:p w14:paraId="03DB5A14" w14:textId="77777777" w:rsidR="00674C8A" w:rsidRPr="00674C8A" w:rsidRDefault="00674C8A" w:rsidP="00674C8A">
      <w:pPr>
        <w:numPr>
          <w:ilvl w:val="0"/>
          <w:numId w:val="51"/>
        </w:numPr>
        <w:spacing w:line="600" w:lineRule="auto"/>
        <w:contextualSpacing/>
        <w:jc w:val="left"/>
        <w:rPr>
          <w:ins w:id="8200" w:author="UTENTE" w:date="2020-06-30T18:44:00Z"/>
          <w:rFonts w:ascii="Calibri" w:eastAsia="Calibri" w:hAnsi="Calibri" w:cs="Times New Roman"/>
        </w:rPr>
      </w:pPr>
      <w:ins w:id="8201" w:author="UTENTE" w:date="2020-06-30T18:44:00Z">
        <w:r w:rsidRPr="00674C8A">
          <w:rPr>
            <w:rFonts w:ascii="Calibri" w:eastAsia="Calibri" w:hAnsi="Calibri" w:cs="Times New Roman"/>
          </w:rPr>
          <w:t>mcp "\"Se sei così affamato, ti… ti farò bere il mio sangue.\""</w:t>
        </w:r>
      </w:ins>
    </w:p>
    <w:p w14:paraId="111B5981" w14:textId="77777777" w:rsidR="00674C8A" w:rsidRPr="00674C8A" w:rsidRDefault="00674C8A" w:rsidP="00674C8A">
      <w:pPr>
        <w:numPr>
          <w:ilvl w:val="0"/>
          <w:numId w:val="51"/>
        </w:numPr>
        <w:spacing w:line="600" w:lineRule="auto"/>
        <w:contextualSpacing/>
        <w:jc w:val="left"/>
        <w:rPr>
          <w:ins w:id="8202" w:author="UTENTE" w:date="2020-06-30T18:44:00Z"/>
          <w:rFonts w:ascii="Calibri" w:eastAsia="Calibri" w:hAnsi="Calibri" w:cs="Times New Roman"/>
        </w:rPr>
      </w:pPr>
      <w:ins w:id="8203" w:author="UTENTE" w:date="2020-06-30T18:44:00Z">
        <w:r w:rsidRPr="00674C8A">
          <w:rPr>
            <w:rFonts w:ascii="Calibri" w:eastAsia="Calibri" w:hAnsi="Calibri" w:cs="Times New Roman"/>
          </w:rPr>
          <w:t>mcp "\"Ma per favore… non uccidermi, d'accordo? Se mi dissanguassi, mi renderesti questa giornata davvero una merda.\""</w:t>
        </w:r>
      </w:ins>
    </w:p>
    <w:p w14:paraId="61457218" w14:textId="77777777" w:rsidR="00674C8A" w:rsidRPr="00674C8A" w:rsidRDefault="00674C8A" w:rsidP="00674C8A">
      <w:pPr>
        <w:numPr>
          <w:ilvl w:val="0"/>
          <w:numId w:val="51"/>
        </w:numPr>
        <w:spacing w:line="600" w:lineRule="auto"/>
        <w:contextualSpacing/>
        <w:jc w:val="left"/>
        <w:rPr>
          <w:ins w:id="8204" w:author="UTENTE" w:date="2020-06-30T18:44:00Z"/>
          <w:rFonts w:ascii="Calibri" w:eastAsia="Calibri" w:hAnsi="Calibri" w:cs="Times New Roman"/>
        </w:rPr>
      </w:pPr>
      <w:ins w:id="8205" w:author="UTENTE" w:date="2020-06-30T18:44:00Z">
        <w:r w:rsidRPr="00674C8A">
          <w:rPr>
            <w:rFonts w:ascii="Calibri" w:eastAsia="Calibri" w:hAnsi="Calibri" w:cs="Times New Roman"/>
          </w:rPr>
          <w:t>n "Con un rumoroso sospiro, forzo il mio corpo a rilassarsi, e giro drammaticamente gli occhi al cielo."</w:t>
        </w:r>
      </w:ins>
    </w:p>
    <w:p w14:paraId="4036E074" w14:textId="77777777" w:rsidR="00674C8A" w:rsidRPr="00674C8A" w:rsidRDefault="00674C8A" w:rsidP="00674C8A">
      <w:pPr>
        <w:numPr>
          <w:ilvl w:val="0"/>
          <w:numId w:val="51"/>
        </w:numPr>
        <w:spacing w:line="600" w:lineRule="auto"/>
        <w:contextualSpacing/>
        <w:jc w:val="left"/>
        <w:rPr>
          <w:ins w:id="8206" w:author="UTENTE" w:date="2020-06-30T18:44:00Z"/>
          <w:rFonts w:ascii="Calibri" w:eastAsia="Calibri" w:hAnsi="Calibri" w:cs="Times New Roman"/>
        </w:rPr>
      </w:pPr>
      <w:ins w:id="8207" w:author="UTENTE" w:date="2020-06-30T18:44:00Z">
        <w:r w:rsidRPr="00674C8A">
          <w:rPr>
            <w:rFonts w:ascii="Calibri" w:eastAsia="Calibri" w:hAnsi="Calibri" w:cs="Times New Roman"/>
          </w:rPr>
          <w:t>n "Sono ancora pietrificato dalla paura, ma devo provare a fare finta che non mi interessi."</w:t>
        </w:r>
        <w:r w:rsidRPr="00674C8A">
          <w:rPr>
            <w:rFonts w:ascii="Calibri" w:eastAsia="Calibri" w:hAnsi="Calibri" w:cs="Times New Roman"/>
          </w:rPr>
          <w:br w:type="page"/>
        </w:r>
      </w:ins>
    </w:p>
    <w:p w14:paraId="144DA4E6" w14:textId="77777777" w:rsidR="00674C8A" w:rsidRPr="00674C8A" w:rsidRDefault="00674C8A" w:rsidP="00674C8A">
      <w:pPr>
        <w:numPr>
          <w:ilvl w:val="0"/>
          <w:numId w:val="50"/>
        </w:numPr>
        <w:spacing w:line="600" w:lineRule="auto"/>
        <w:contextualSpacing/>
        <w:jc w:val="left"/>
        <w:rPr>
          <w:ins w:id="8208" w:author="UTENTE" w:date="2020-06-30T18:44:00Z"/>
          <w:rFonts w:ascii="Calibri" w:eastAsia="Calibri" w:hAnsi="Calibri" w:cs="Times New Roman"/>
          <w:lang w:val="en-US"/>
        </w:rPr>
      </w:pPr>
      <w:ins w:id="8209" w:author="UTENTE" w:date="2020-06-30T18:44:00Z">
        <w:r w:rsidRPr="00674C8A">
          <w:rPr>
            <w:rFonts w:ascii="Calibri" w:eastAsia="Calibri" w:hAnsi="Calibri" w:cs="Times New Roman"/>
            <w:lang w:val="en-US"/>
          </w:rPr>
          <w:lastRenderedPageBreak/>
          <w:t>mcp "\"…Fine. No point in trying to bargain with a wild animal.\""</w:t>
        </w:r>
      </w:ins>
    </w:p>
    <w:p w14:paraId="01BBCE78" w14:textId="77777777" w:rsidR="00674C8A" w:rsidRPr="00674C8A" w:rsidRDefault="00674C8A" w:rsidP="00674C8A">
      <w:pPr>
        <w:numPr>
          <w:ilvl w:val="0"/>
          <w:numId w:val="50"/>
        </w:numPr>
        <w:spacing w:line="600" w:lineRule="auto"/>
        <w:contextualSpacing/>
        <w:jc w:val="left"/>
        <w:rPr>
          <w:ins w:id="8210" w:author="UTENTE" w:date="2020-06-30T18:44:00Z"/>
          <w:rFonts w:ascii="Calibri" w:eastAsia="Calibri" w:hAnsi="Calibri" w:cs="Times New Roman"/>
          <w:lang w:val="en-US"/>
        </w:rPr>
      </w:pPr>
      <w:ins w:id="8211" w:author="UTENTE" w:date="2020-06-30T18:44:00Z">
        <w:r w:rsidRPr="00674C8A">
          <w:rPr>
            <w:rFonts w:ascii="Calibri" w:eastAsia="Calibri" w:hAnsi="Calibri" w:cs="Times New Roman"/>
            <w:lang w:val="en-US"/>
          </w:rPr>
          <w:t>mcp "\"But if you drink from me, just try not to kill me… okay?\""</w:t>
        </w:r>
      </w:ins>
    </w:p>
    <w:p w14:paraId="1CEC8CF0" w14:textId="77777777" w:rsidR="00674C8A" w:rsidRPr="00674C8A" w:rsidRDefault="00674C8A" w:rsidP="00674C8A">
      <w:pPr>
        <w:numPr>
          <w:ilvl w:val="0"/>
          <w:numId w:val="50"/>
        </w:numPr>
        <w:spacing w:line="600" w:lineRule="auto"/>
        <w:contextualSpacing/>
        <w:jc w:val="left"/>
        <w:rPr>
          <w:ins w:id="8212" w:author="UTENTE" w:date="2020-06-30T18:44:00Z"/>
          <w:rFonts w:ascii="Calibri" w:eastAsia="Calibri" w:hAnsi="Calibri" w:cs="Times New Roman"/>
          <w:lang w:val="en-US"/>
        </w:rPr>
      </w:pPr>
      <w:ins w:id="8213" w:author="UTENTE" w:date="2020-06-30T18:44:00Z">
        <w:r w:rsidRPr="00674C8A">
          <w:rPr>
            <w:rFonts w:ascii="Calibri" w:eastAsia="Calibri" w:hAnsi="Calibri" w:cs="Times New Roman"/>
            <w:lang w:val="en-US"/>
          </w:rPr>
          <w:t>mcp "\"My boss would be pretty pissed if he had to find someone else to pull the night shift.\""</w:t>
        </w:r>
      </w:ins>
    </w:p>
    <w:p w14:paraId="39E7A7A2" w14:textId="77777777" w:rsidR="00674C8A" w:rsidRPr="00674C8A" w:rsidRDefault="00674C8A" w:rsidP="00674C8A">
      <w:pPr>
        <w:numPr>
          <w:ilvl w:val="0"/>
          <w:numId w:val="50"/>
        </w:numPr>
        <w:spacing w:line="600" w:lineRule="auto"/>
        <w:contextualSpacing/>
        <w:jc w:val="left"/>
        <w:rPr>
          <w:ins w:id="8214" w:author="UTENTE" w:date="2020-06-30T18:44:00Z"/>
          <w:rFonts w:ascii="Calibri" w:eastAsia="Calibri" w:hAnsi="Calibri" w:cs="Times New Roman"/>
          <w:lang w:val="en-US"/>
        </w:rPr>
      </w:pPr>
      <w:ins w:id="8215" w:author="UTENTE" w:date="2020-06-30T18:44:00Z">
        <w:r w:rsidRPr="00674C8A">
          <w:rPr>
            <w:rFonts w:ascii="Calibri" w:eastAsia="Calibri" w:hAnsi="Calibri" w:cs="Times New Roman"/>
            <w:lang w:val="en-US"/>
          </w:rPr>
          <w:t>r "\"…\""</w:t>
        </w:r>
      </w:ins>
    </w:p>
    <w:p w14:paraId="0716D788" w14:textId="77777777" w:rsidR="00674C8A" w:rsidRPr="00674C8A" w:rsidRDefault="00674C8A" w:rsidP="00674C8A">
      <w:pPr>
        <w:numPr>
          <w:ilvl w:val="0"/>
          <w:numId w:val="50"/>
        </w:numPr>
        <w:spacing w:line="600" w:lineRule="auto"/>
        <w:contextualSpacing/>
        <w:jc w:val="left"/>
        <w:rPr>
          <w:ins w:id="8216" w:author="UTENTE" w:date="2020-06-30T18:44:00Z"/>
          <w:rFonts w:ascii="Calibri" w:eastAsia="Calibri" w:hAnsi="Calibri" w:cs="Times New Roman"/>
          <w:lang w:val="en-US"/>
        </w:rPr>
      </w:pPr>
      <w:ins w:id="8217" w:author="UTENTE" w:date="2020-06-30T18:44:00Z">
        <w:r w:rsidRPr="00674C8A">
          <w:rPr>
            <w:rFonts w:ascii="Calibri" w:eastAsia="Calibri" w:hAnsi="Calibri" w:cs="Times New Roman"/>
            <w:lang w:val="en-US"/>
          </w:rPr>
          <w:t>n "Sure enough, my abrupt shift in attitude makes him pause."</w:t>
        </w:r>
      </w:ins>
    </w:p>
    <w:p w14:paraId="1257428B" w14:textId="77777777" w:rsidR="00674C8A" w:rsidRPr="00674C8A" w:rsidRDefault="00674C8A" w:rsidP="00674C8A">
      <w:pPr>
        <w:numPr>
          <w:ilvl w:val="0"/>
          <w:numId w:val="50"/>
        </w:numPr>
        <w:spacing w:line="600" w:lineRule="auto"/>
        <w:contextualSpacing/>
        <w:jc w:val="left"/>
        <w:rPr>
          <w:ins w:id="8218" w:author="UTENTE" w:date="2020-06-30T18:44:00Z"/>
          <w:rFonts w:ascii="Calibri" w:eastAsia="Calibri" w:hAnsi="Calibri" w:cs="Times New Roman"/>
          <w:lang w:val="en-US"/>
        </w:rPr>
      </w:pPr>
      <w:ins w:id="8219" w:author="UTENTE" w:date="2020-06-30T18:44:00Z">
        <w:r w:rsidRPr="00674C8A">
          <w:rPr>
            <w:rFonts w:ascii="Calibri" w:eastAsia="Calibri" w:hAnsi="Calibri" w:cs="Times New Roman"/>
            <w:lang w:val="en-US"/>
          </w:rPr>
          <w:t>n "He blinks at me for a few seconds, but soon, a pleased smirk curls across his lips again."</w:t>
        </w:r>
      </w:ins>
    </w:p>
    <w:p w14:paraId="38A08292" w14:textId="77777777" w:rsidR="00674C8A" w:rsidRPr="00674C8A" w:rsidRDefault="00674C8A" w:rsidP="00674C8A">
      <w:pPr>
        <w:numPr>
          <w:ilvl w:val="0"/>
          <w:numId w:val="50"/>
        </w:numPr>
        <w:spacing w:line="600" w:lineRule="auto"/>
        <w:contextualSpacing/>
        <w:jc w:val="left"/>
        <w:rPr>
          <w:ins w:id="8220" w:author="UTENTE" w:date="2020-06-30T18:44:00Z"/>
          <w:rFonts w:ascii="Calibri" w:eastAsia="Calibri" w:hAnsi="Calibri" w:cs="Times New Roman"/>
          <w:lang w:val="en-US"/>
        </w:rPr>
      </w:pPr>
      <w:ins w:id="8221" w:author="UTENTE" w:date="2020-06-30T18:44:00Z">
        <w:r w:rsidRPr="00674C8A">
          <w:rPr>
            <w:rFonts w:ascii="Calibri" w:eastAsia="Calibri" w:hAnsi="Calibri" w:cs="Times New Roman"/>
            <w:lang w:val="en-US"/>
          </w:rPr>
          <w:t>r "\"…Wait, are you tryin' to be all brave and noble and shit?\""</w:t>
        </w:r>
      </w:ins>
    </w:p>
    <w:p w14:paraId="00BDFE19" w14:textId="77777777" w:rsidR="00674C8A" w:rsidRPr="00674C8A" w:rsidRDefault="00674C8A" w:rsidP="00674C8A">
      <w:pPr>
        <w:numPr>
          <w:ilvl w:val="0"/>
          <w:numId w:val="50"/>
        </w:numPr>
        <w:spacing w:line="600" w:lineRule="auto"/>
        <w:contextualSpacing/>
        <w:jc w:val="left"/>
        <w:rPr>
          <w:ins w:id="8222" w:author="UTENTE" w:date="2020-06-30T18:44:00Z"/>
          <w:rFonts w:ascii="Calibri" w:eastAsia="Calibri" w:hAnsi="Calibri" w:cs="Times New Roman"/>
          <w:lang w:val="en-US"/>
        </w:rPr>
      </w:pPr>
      <w:ins w:id="8223" w:author="UTENTE" w:date="2020-06-30T18:44:00Z">
        <w:r w:rsidRPr="00674C8A">
          <w:rPr>
            <w:rFonts w:ascii="Calibri" w:eastAsia="Calibri" w:hAnsi="Calibri" w:cs="Times New Roman"/>
            <w:lang w:val="en-US"/>
          </w:rPr>
          <w:t>r "\"Damn, that's pretty cute… almost better than you bein' all wide-eyed and scared.\""</w:t>
        </w:r>
      </w:ins>
    </w:p>
    <w:p w14:paraId="13C9BD82" w14:textId="77777777" w:rsidR="00674C8A" w:rsidRPr="00674C8A" w:rsidRDefault="00674C8A" w:rsidP="00674C8A">
      <w:pPr>
        <w:numPr>
          <w:ilvl w:val="0"/>
          <w:numId w:val="50"/>
        </w:numPr>
        <w:spacing w:line="600" w:lineRule="auto"/>
        <w:contextualSpacing/>
        <w:jc w:val="left"/>
        <w:rPr>
          <w:ins w:id="8224" w:author="UTENTE" w:date="2020-06-30T18:44:00Z"/>
          <w:rFonts w:ascii="Calibri" w:eastAsia="Calibri" w:hAnsi="Calibri" w:cs="Times New Roman"/>
          <w:lang w:val="en-US"/>
        </w:rPr>
      </w:pPr>
      <w:ins w:id="8225" w:author="UTENTE" w:date="2020-06-30T18:44:00Z">
        <w:r w:rsidRPr="00674C8A">
          <w:rPr>
            <w:rFonts w:ascii="Calibri" w:eastAsia="Calibri" w:hAnsi="Calibri" w:cs="Times New Roman"/>
            <w:lang w:val="en-US"/>
          </w:rPr>
          <w:t>mcp "\"…\""</w:t>
        </w:r>
      </w:ins>
    </w:p>
    <w:p w14:paraId="3D77CF16" w14:textId="77777777" w:rsidR="00674C8A" w:rsidRPr="00674C8A" w:rsidRDefault="00674C8A" w:rsidP="00674C8A">
      <w:pPr>
        <w:numPr>
          <w:ilvl w:val="0"/>
          <w:numId w:val="50"/>
        </w:numPr>
        <w:spacing w:line="600" w:lineRule="auto"/>
        <w:contextualSpacing/>
        <w:jc w:val="left"/>
        <w:rPr>
          <w:ins w:id="8226" w:author="UTENTE" w:date="2020-06-30T18:44:00Z"/>
          <w:rFonts w:ascii="Calibri" w:eastAsia="Calibri" w:hAnsi="Calibri" w:cs="Times New Roman"/>
          <w:lang w:val="en-US"/>
        </w:rPr>
      </w:pPr>
      <w:ins w:id="8227" w:author="UTENTE" w:date="2020-06-30T18:44:00Z">
        <w:r w:rsidRPr="00674C8A">
          <w:rPr>
            <w:rFonts w:ascii="Calibri" w:eastAsia="Calibri" w:hAnsi="Calibri" w:cs="Times New Roman"/>
            <w:lang w:val="en-US"/>
          </w:rPr>
          <w:t>n "–Well, shit."</w:t>
        </w:r>
      </w:ins>
    </w:p>
    <w:p w14:paraId="38506070" w14:textId="77777777" w:rsidR="00674C8A" w:rsidRPr="00674C8A" w:rsidRDefault="00674C8A" w:rsidP="00674C8A">
      <w:pPr>
        <w:numPr>
          <w:ilvl w:val="0"/>
          <w:numId w:val="50"/>
        </w:numPr>
        <w:spacing w:line="600" w:lineRule="auto"/>
        <w:contextualSpacing/>
        <w:jc w:val="left"/>
        <w:rPr>
          <w:ins w:id="8228" w:author="UTENTE" w:date="2020-06-30T18:44:00Z"/>
          <w:rFonts w:ascii="Calibri" w:eastAsia="Calibri" w:hAnsi="Calibri" w:cs="Times New Roman"/>
          <w:lang w:val="en-US"/>
        </w:rPr>
      </w:pPr>
      <w:ins w:id="8229" w:author="UTENTE" w:date="2020-06-30T18:44:00Z">
        <w:r w:rsidRPr="00674C8A">
          <w:rPr>
            <w:rFonts w:ascii="Calibri" w:eastAsia="Calibri" w:hAnsi="Calibri" w:cs="Times New Roman"/>
            <w:lang w:val="en-US"/>
          </w:rPr>
          <w:t>n "{i}That{/i} plan backfired badly. {w}What the hell do I even do now?!"</w:t>
        </w:r>
      </w:ins>
    </w:p>
    <w:p w14:paraId="7E9077F5" w14:textId="77777777" w:rsidR="00674C8A" w:rsidRPr="00674C8A" w:rsidRDefault="00674C8A" w:rsidP="00674C8A">
      <w:pPr>
        <w:numPr>
          <w:ilvl w:val="0"/>
          <w:numId w:val="50"/>
        </w:numPr>
        <w:spacing w:line="600" w:lineRule="auto"/>
        <w:contextualSpacing/>
        <w:jc w:val="left"/>
        <w:rPr>
          <w:ins w:id="8230" w:author="UTENTE" w:date="2020-06-30T18:44:00Z"/>
          <w:rFonts w:ascii="Calibri" w:eastAsia="Calibri" w:hAnsi="Calibri" w:cs="Times New Roman"/>
          <w:lang w:val="en-US"/>
        </w:rPr>
      </w:pPr>
      <w:ins w:id="8231" w:author="UTENTE" w:date="2020-06-30T18:44:00Z">
        <w:r w:rsidRPr="00674C8A">
          <w:rPr>
            <w:rFonts w:ascii="Calibri" w:eastAsia="Calibri" w:hAnsi="Calibri" w:cs="Times New Roman"/>
            <w:lang w:val="en-US"/>
          </w:rPr>
          <w:t>mcp "\"N-no, I was being serious!\""</w:t>
        </w:r>
      </w:ins>
    </w:p>
    <w:p w14:paraId="0756F8F4" w14:textId="77777777" w:rsidR="00674C8A" w:rsidRPr="00674C8A" w:rsidRDefault="00674C8A" w:rsidP="00674C8A">
      <w:pPr>
        <w:numPr>
          <w:ilvl w:val="0"/>
          <w:numId w:val="50"/>
        </w:numPr>
        <w:spacing w:line="600" w:lineRule="auto"/>
        <w:contextualSpacing/>
        <w:jc w:val="left"/>
        <w:rPr>
          <w:ins w:id="8232" w:author="UTENTE" w:date="2020-06-30T18:44:00Z"/>
          <w:rFonts w:ascii="Calibri" w:eastAsia="Calibri" w:hAnsi="Calibri" w:cs="Times New Roman"/>
          <w:lang w:val="en-US"/>
        </w:rPr>
      </w:pPr>
      <w:ins w:id="8233" w:author="UTENTE" w:date="2020-06-30T18:44:00Z">
        <w:r w:rsidRPr="00674C8A">
          <w:rPr>
            <w:rFonts w:ascii="Calibri" w:eastAsia="Calibri" w:hAnsi="Calibri" w:cs="Times New Roman"/>
            <w:lang w:val="en-US"/>
          </w:rPr>
          <w:t>mcp "\"If you're gonna drink from me, go on already… I deserve it, being stupid enough to come down here in the first place.\""</w:t>
        </w:r>
      </w:ins>
    </w:p>
    <w:p w14:paraId="2E99615D" w14:textId="77777777" w:rsidR="00674C8A" w:rsidRPr="00674C8A" w:rsidRDefault="00674C8A" w:rsidP="00674C8A">
      <w:pPr>
        <w:numPr>
          <w:ilvl w:val="0"/>
          <w:numId w:val="50"/>
        </w:numPr>
        <w:spacing w:line="600" w:lineRule="auto"/>
        <w:contextualSpacing/>
        <w:jc w:val="left"/>
        <w:rPr>
          <w:ins w:id="8234" w:author="UTENTE" w:date="2020-06-30T18:44:00Z"/>
          <w:rFonts w:ascii="Calibri" w:eastAsia="Calibri" w:hAnsi="Calibri" w:cs="Times New Roman"/>
          <w:lang w:val="en-US"/>
        </w:rPr>
      </w:pPr>
      <w:ins w:id="8235" w:author="UTENTE" w:date="2020-06-30T18:44:00Z">
        <w:r w:rsidRPr="00674C8A">
          <w:rPr>
            <w:rFonts w:ascii="Calibri" w:eastAsia="Calibri" w:hAnsi="Calibri" w:cs="Times New Roman"/>
            <w:lang w:val="en-US"/>
          </w:rPr>
          <w:t>n "I bite my lip, a little bit of my fear changing to self-hatred."</w:t>
        </w:r>
      </w:ins>
    </w:p>
    <w:p w14:paraId="4D38F384" w14:textId="77777777" w:rsidR="00674C8A" w:rsidRPr="00674C8A" w:rsidRDefault="00674C8A" w:rsidP="00674C8A">
      <w:pPr>
        <w:numPr>
          <w:ilvl w:val="0"/>
          <w:numId w:val="50"/>
        </w:numPr>
        <w:spacing w:line="600" w:lineRule="auto"/>
        <w:contextualSpacing/>
        <w:jc w:val="left"/>
        <w:rPr>
          <w:ins w:id="8236" w:author="UTENTE" w:date="2020-06-30T18:44:00Z"/>
          <w:rFonts w:ascii="Calibri" w:eastAsia="Calibri" w:hAnsi="Calibri" w:cs="Times New Roman"/>
          <w:lang w:val="en-US"/>
        </w:rPr>
      </w:pPr>
      <w:ins w:id="8237" w:author="UTENTE" w:date="2020-06-30T18:44:00Z">
        <w:r w:rsidRPr="00674C8A">
          <w:rPr>
            <w:rFonts w:ascii="Calibri" w:eastAsia="Calibri" w:hAnsi="Calibri" w:cs="Times New Roman"/>
            <w:lang w:val="en-US"/>
          </w:rPr>
          <w:t>n "I wasn't expecting to run into goddamn {i}vampires{/i}, but I should've known something bad would happen."</w:t>
        </w:r>
        <w:r w:rsidRPr="00674C8A">
          <w:rPr>
            <w:rFonts w:ascii="Calibri" w:eastAsia="Calibri" w:hAnsi="Calibri" w:cs="Times New Roman"/>
            <w:lang w:val="en-US"/>
          </w:rPr>
          <w:br w:type="page"/>
        </w:r>
      </w:ins>
    </w:p>
    <w:p w14:paraId="1CE2FAC7" w14:textId="77777777" w:rsidR="00674C8A" w:rsidRPr="00674C8A" w:rsidRDefault="00674C8A" w:rsidP="00674C8A">
      <w:pPr>
        <w:numPr>
          <w:ilvl w:val="0"/>
          <w:numId w:val="51"/>
        </w:numPr>
        <w:spacing w:line="600" w:lineRule="auto"/>
        <w:ind w:left="284"/>
        <w:contextualSpacing/>
        <w:jc w:val="left"/>
        <w:rPr>
          <w:ins w:id="8238" w:author="UTENTE" w:date="2020-06-30T18:44:00Z"/>
          <w:rFonts w:ascii="Calibri" w:eastAsia="Calibri" w:hAnsi="Calibri" w:cs="Times New Roman"/>
        </w:rPr>
      </w:pPr>
      <w:ins w:id="8239" w:author="UTENTE" w:date="2020-06-30T18:44:00Z">
        <w:r w:rsidRPr="00674C8A">
          <w:rPr>
            <w:rFonts w:ascii="Calibri" w:eastAsia="Calibri" w:hAnsi="Calibri" w:cs="Times New Roman"/>
          </w:rPr>
          <w:lastRenderedPageBreak/>
          <w:t>mcp "\"…D'accordo. Non ha senso cercare di contrattare con un animale selvaggio.\""</w:t>
        </w:r>
      </w:ins>
    </w:p>
    <w:p w14:paraId="4ABB6661" w14:textId="77777777" w:rsidR="00674C8A" w:rsidRPr="00674C8A" w:rsidRDefault="00674C8A" w:rsidP="00674C8A">
      <w:pPr>
        <w:numPr>
          <w:ilvl w:val="0"/>
          <w:numId w:val="51"/>
        </w:numPr>
        <w:spacing w:line="600" w:lineRule="auto"/>
        <w:ind w:left="284"/>
        <w:contextualSpacing/>
        <w:jc w:val="left"/>
        <w:rPr>
          <w:ins w:id="8240" w:author="UTENTE" w:date="2020-06-30T18:44:00Z"/>
          <w:rFonts w:ascii="Calibri" w:eastAsia="Calibri" w:hAnsi="Calibri" w:cs="Times New Roman"/>
        </w:rPr>
      </w:pPr>
      <w:ins w:id="8241" w:author="UTENTE" w:date="2020-06-30T18:44:00Z">
        <w:r w:rsidRPr="00674C8A">
          <w:rPr>
            <w:rFonts w:ascii="Calibri" w:eastAsia="Calibri" w:hAnsi="Calibri" w:cs="Times New Roman"/>
          </w:rPr>
          <w:t>mcp "\"Ma se bevi il mio sangue, cerca solo di non uccidermi…ok?\""</w:t>
        </w:r>
      </w:ins>
    </w:p>
    <w:p w14:paraId="12537906" w14:textId="77777777" w:rsidR="00674C8A" w:rsidRPr="00674C8A" w:rsidRDefault="00674C8A" w:rsidP="00674C8A">
      <w:pPr>
        <w:numPr>
          <w:ilvl w:val="0"/>
          <w:numId w:val="51"/>
        </w:numPr>
        <w:spacing w:line="600" w:lineRule="auto"/>
        <w:ind w:left="284"/>
        <w:contextualSpacing/>
        <w:jc w:val="left"/>
        <w:rPr>
          <w:ins w:id="8242" w:author="UTENTE" w:date="2020-06-30T18:44:00Z"/>
          <w:rFonts w:ascii="Calibri" w:eastAsia="Calibri" w:hAnsi="Calibri" w:cs="Times New Roman"/>
        </w:rPr>
      </w:pPr>
      <w:ins w:id="8243" w:author="UTENTE" w:date="2020-06-30T18:44:00Z">
        <w:r w:rsidRPr="00674C8A">
          <w:rPr>
            <w:rFonts w:ascii="Calibri" w:eastAsia="Calibri" w:hAnsi="Calibri" w:cs="Times New Roman"/>
          </w:rPr>
          <w:t>mcp "\"Il mio capo si incazzerebbe abbastanza se dovesse trovare qualcun altro per fare il turno di notte.\""</w:t>
        </w:r>
      </w:ins>
    </w:p>
    <w:p w14:paraId="2756903B" w14:textId="77777777" w:rsidR="00674C8A" w:rsidRPr="00674C8A" w:rsidRDefault="00674C8A" w:rsidP="00674C8A">
      <w:pPr>
        <w:numPr>
          <w:ilvl w:val="0"/>
          <w:numId w:val="51"/>
        </w:numPr>
        <w:spacing w:line="600" w:lineRule="auto"/>
        <w:ind w:left="284"/>
        <w:contextualSpacing/>
        <w:jc w:val="left"/>
        <w:rPr>
          <w:ins w:id="8244" w:author="UTENTE" w:date="2020-06-30T18:44:00Z"/>
          <w:rFonts w:ascii="Calibri" w:eastAsia="Calibri" w:hAnsi="Calibri" w:cs="Times New Roman"/>
        </w:rPr>
      </w:pPr>
      <w:ins w:id="8245" w:author="UTENTE" w:date="2020-06-30T18:44:00Z">
        <w:r w:rsidRPr="00674C8A">
          <w:rPr>
            <w:rFonts w:ascii="Calibri" w:eastAsia="Calibri" w:hAnsi="Calibri" w:cs="Times New Roman"/>
          </w:rPr>
          <w:t>r "\"…\""</w:t>
        </w:r>
      </w:ins>
    </w:p>
    <w:p w14:paraId="3EE7F1FD" w14:textId="77777777" w:rsidR="00674C8A" w:rsidRPr="00674C8A" w:rsidRDefault="00674C8A" w:rsidP="00674C8A">
      <w:pPr>
        <w:numPr>
          <w:ilvl w:val="0"/>
          <w:numId w:val="51"/>
        </w:numPr>
        <w:spacing w:line="600" w:lineRule="auto"/>
        <w:ind w:left="284"/>
        <w:contextualSpacing/>
        <w:jc w:val="left"/>
        <w:rPr>
          <w:ins w:id="8246" w:author="UTENTE" w:date="2020-06-30T18:44:00Z"/>
          <w:rFonts w:ascii="Calibri" w:eastAsia="Calibri" w:hAnsi="Calibri" w:cs="Times New Roman"/>
        </w:rPr>
      </w:pPr>
      <w:ins w:id="8247" w:author="UTENTE" w:date="2020-06-30T18:44:00Z">
        <w:r w:rsidRPr="00674C8A">
          <w:rPr>
            <w:rFonts w:ascii="Calibri" w:eastAsia="Calibri" w:hAnsi="Calibri" w:cs="Times New Roman"/>
          </w:rPr>
          <w:t>n "Di sicuro, il mio repentino cambio di atteggiamento lo paralizza per qualche secondo."</w:t>
        </w:r>
      </w:ins>
    </w:p>
    <w:p w14:paraId="633B467B" w14:textId="77777777" w:rsidR="00674C8A" w:rsidRPr="00674C8A" w:rsidRDefault="00674C8A" w:rsidP="00674C8A">
      <w:pPr>
        <w:numPr>
          <w:ilvl w:val="0"/>
          <w:numId w:val="51"/>
        </w:numPr>
        <w:spacing w:line="600" w:lineRule="auto"/>
        <w:ind w:left="284"/>
        <w:contextualSpacing/>
        <w:jc w:val="left"/>
        <w:rPr>
          <w:ins w:id="8248" w:author="UTENTE" w:date="2020-06-30T18:44:00Z"/>
          <w:rFonts w:ascii="Calibri" w:eastAsia="Calibri" w:hAnsi="Calibri" w:cs="Times New Roman"/>
        </w:rPr>
      </w:pPr>
      <w:ins w:id="8249" w:author="UTENTE" w:date="2020-06-30T18:44:00Z">
        <w:r w:rsidRPr="00674C8A">
          <w:rPr>
            <w:rFonts w:ascii="Calibri" w:eastAsia="Calibri" w:hAnsi="Calibri" w:cs="Times New Roman"/>
          </w:rPr>
          <w:t>n "Mi guarda sbigottito per alcuni istanti, ma poco dopo un sorrisetto compiaciuto compare nuovamente sul suo viso."</w:t>
        </w:r>
      </w:ins>
    </w:p>
    <w:p w14:paraId="740BD923" w14:textId="77777777" w:rsidR="00674C8A" w:rsidRPr="00674C8A" w:rsidRDefault="00674C8A" w:rsidP="00674C8A">
      <w:pPr>
        <w:numPr>
          <w:ilvl w:val="0"/>
          <w:numId w:val="51"/>
        </w:numPr>
        <w:spacing w:line="600" w:lineRule="auto"/>
        <w:ind w:left="284"/>
        <w:contextualSpacing/>
        <w:jc w:val="left"/>
        <w:rPr>
          <w:ins w:id="8250" w:author="UTENTE" w:date="2020-06-30T18:44:00Z"/>
          <w:rFonts w:ascii="Calibri" w:eastAsia="Calibri" w:hAnsi="Calibri" w:cs="Times New Roman"/>
        </w:rPr>
      </w:pPr>
      <w:ins w:id="8251" w:author="UTENTE" w:date="2020-06-30T18:44:00Z">
        <w:r w:rsidRPr="00674C8A">
          <w:rPr>
            <w:rFonts w:ascii="Calibri" w:eastAsia="Calibri" w:hAnsi="Calibri" w:cs="Times New Roman"/>
          </w:rPr>
          <w:t>r "\"…Aspetta, stai cercando di fare il coraggioso, il nobile e tutte quelle stronzate lì?\""</w:t>
        </w:r>
      </w:ins>
    </w:p>
    <w:p w14:paraId="0596089B" w14:textId="77777777" w:rsidR="00674C8A" w:rsidRPr="00674C8A" w:rsidRDefault="00674C8A" w:rsidP="00674C8A">
      <w:pPr>
        <w:numPr>
          <w:ilvl w:val="0"/>
          <w:numId w:val="51"/>
        </w:numPr>
        <w:spacing w:line="600" w:lineRule="auto"/>
        <w:ind w:left="284"/>
        <w:contextualSpacing/>
        <w:jc w:val="left"/>
        <w:rPr>
          <w:ins w:id="8252" w:author="UTENTE" w:date="2020-06-30T18:44:00Z"/>
          <w:rFonts w:ascii="Calibri" w:eastAsia="Calibri" w:hAnsi="Calibri" w:cs="Times New Roman"/>
        </w:rPr>
      </w:pPr>
      <w:ins w:id="8253" w:author="UTENTE" w:date="2020-06-30T18:44:00Z">
        <w:r w:rsidRPr="00674C8A">
          <w:rPr>
            <w:rFonts w:ascii="Calibri" w:eastAsia="Calibri" w:hAnsi="Calibri" w:cs="Times New Roman"/>
          </w:rPr>
          <w:t>r "\"Cazzo, è davvero tenera come cosa… quasi meglio del te con gli occhi spalancati e terrorizzato."</w:t>
        </w:r>
      </w:ins>
    </w:p>
    <w:p w14:paraId="67D4E392" w14:textId="77777777" w:rsidR="00674C8A" w:rsidRPr="00674C8A" w:rsidRDefault="00674C8A" w:rsidP="00674C8A">
      <w:pPr>
        <w:numPr>
          <w:ilvl w:val="0"/>
          <w:numId w:val="51"/>
        </w:numPr>
        <w:spacing w:line="600" w:lineRule="auto"/>
        <w:ind w:left="284"/>
        <w:contextualSpacing/>
        <w:jc w:val="left"/>
        <w:rPr>
          <w:ins w:id="8254" w:author="UTENTE" w:date="2020-06-30T18:44:00Z"/>
          <w:rFonts w:ascii="Calibri" w:eastAsia="Calibri" w:hAnsi="Calibri" w:cs="Times New Roman"/>
        </w:rPr>
      </w:pPr>
      <w:ins w:id="8255" w:author="UTENTE" w:date="2020-06-30T18:44:00Z">
        <w:r w:rsidRPr="00674C8A">
          <w:rPr>
            <w:rFonts w:ascii="Calibri" w:eastAsia="Calibri" w:hAnsi="Calibri" w:cs="Times New Roman"/>
          </w:rPr>
          <w:t>mcp "\"…\""</w:t>
        </w:r>
      </w:ins>
    </w:p>
    <w:p w14:paraId="6D2B39E5" w14:textId="77777777" w:rsidR="00674C8A" w:rsidRPr="00674C8A" w:rsidRDefault="00674C8A" w:rsidP="00674C8A">
      <w:pPr>
        <w:numPr>
          <w:ilvl w:val="0"/>
          <w:numId w:val="51"/>
        </w:numPr>
        <w:spacing w:line="600" w:lineRule="auto"/>
        <w:ind w:left="284"/>
        <w:contextualSpacing/>
        <w:jc w:val="left"/>
        <w:rPr>
          <w:ins w:id="8256" w:author="UTENTE" w:date="2020-06-30T18:44:00Z"/>
          <w:rFonts w:ascii="Calibri" w:eastAsia="Calibri" w:hAnsi="Calibri" w:cs="Times New Roman"/>
        </w:rPr>
      </w:pPr>
      <w:ins w:id="8257" w:author="UTENTE" w:date="2020-06-30T18:44:00Z">
        <w:r w:rsidRPr="00674C8A">
          <w:rPr>
            <w:rFonts w:ascii="Calibri" w:eastAsia="Calibri" w:hAnsi="Calibri" w:cs="Times New Roman"/>
          </w:rPr>
          <w:t>n "-Beh, merda."</w:t>
        </w:r>
      </w:ins>
    </w:p>
    <w:p w14:paraId="2E58E893" w14:textId="77777777" w:rsidR="00674C8A" w:rsidRPr="00674C8A" w:rsidRDefault="00674C8A" w:rsidP="00674C8A">
      <w:pPr>
        <w:numPr>
          <w:ilvl w:val="0"/>
          <w:numId w:val="51"/>
        </w:numPr>
        <w:spacing w:line="600" w:lineRule="auto"/>
        <w:ind w:left="284"/>
        <w:contextualSpacing/>
        <w:jc w:val="left"/>
        <w:rPr>
          <w:ins w:id="8258" w:author="UTENTE" w:date="2020-06-30T18:44:00Z"/>
          <w:rFonts w:ascii="Calibri" w:eastAsia="Calibri" w:hAnsi="Calibri" w:cs="Times New Roman"/>
        </w:rPr>
      </w:pPr>
      <w:ins w:id="8259" w:author="UTENTE" w:date="2020-06-30T18:44:00Z">
        <w:r w:rsidRPr="00674C8A">
          <w:rPr>
            <w:rFonts w:ascii="Calibri" w:eastAsia="Calibri" w:hAnsi="Calibri" w:cs="Times New Roman"/>
          </w:rPr>
          <w:t>n "{i}Quel{/i} piano mi si è decisamente ritorto contro. {w}Che cazzo faccio adesso?!"</w:t>
        </w:r>
      </w:ins>
    </w:p>
    <w:p w14:paraId="23DF15E9" w14:textId="77777777" w:rsidR="00674C8A" w:rsidRPr="00674C8A" w:rsidRDefault="00674C8A" w:rsidP="00674C8A">
      <w:pPr>
        <w:numPr>
          <w:ilvl w:val="0"/>
          <w:numId w:val="51"/>
        </w:numPr>
        <w:spacing w:line="600" w:lineRule="auto"/>
        <w:ind w:left="284"/>
        <w:contextualSpacing/>
        <w:jc w:val="left"/>
        <w:rPr>
          <w:ins w:id="8260" w:author="UTENTE" w:date="2020-06-30T18:44:00Z"/>
          <w:rFonts w:ascii="Calibri" w:eastAsia="Calibri" w:hAnsi="Calibri" w:cs="Times New Roman"/>
        </w:rPr>
      </w:pPr>
      <w:ins w:id="8261" w:author="UTENTE" w:date="2020-06-30T18:44:00Z">
        <w:r w:rsidRPr="00674C8A">
          <w:rPr>
            <w:rFonts w:ascii="Calibri" w:eastAsia="Calibri" w:hAnsi="Calibri" w:cs="Times New Roman"/>
          </w:rPr>
          <w:t>mcp "\"N-no, ero serio!\""</w:t>
        </w:r>
      </w:ins>
    </w:p>
    <w:p w14:paraId="40586290" w14:textId="77777777" w:rsidR="00674C8A" w:rsidRPr="00674C8A" w:rsidRDefault="00674C8A" w:rsidP="00674C8A">
      <w:pPr>
        <w:numPr>
          <w:ilvl w:val="0"/>
          <w:numId w:val="51"/>
        </w:numPr>
        <w:spacing w:line="600" w:lineRule="auto"/>
        <w:ind w:left="284"/>
        <w:contextualSpacing/>
        <w:jc w:val="left"/>
        <w:rPr>
          <w:ins w:id="8262" w:author="UTENTE" w:date="2020-06-30T18:44:00Z"/>
          <w:rFonts w:ascii="Calibri" w:eastAsia="Calibri" w:hAnsi="Calibri" w:cs="Times New Roman"/>
        </w:rPr>
      </w:pPr>
      <w:ins w:id="8263" w:author="UTENTE" w:date="2020-06-30T18:44:00Z">
        <w:r w:rsidRPr="00674C8A">
          <w:rPr>
            <w:rFonts w:ascii="Calibri" w:eastAsia="Calibri" w:hAnsi="Calibri" w:cs="Times New Roman"/>
          </w:rPr>
          <w:t>mcp "\"Se devi bere il mio sangue, fallo e basta… Me lo merito, per essere stato così stupido da venire qui.\""</w:t>
        </w:r>
      </w:ins>
    </w:p>
    <w:p w14:paraId="19C9FCC4" w14:textId="77777777" w:rsidR="00674C8A" w:rsidRPr="00674C8A" w:rsidRDefault="00674C8A" w:rsidP="00674C8A">
      <w:pPr>
        <w:numPr>
          <w:ilvl w:val="0"/>
          <w:numId w:val="51"/>
        </w:numPr>
        <w:spacing w:line="600" w:lineRule="auto"/>
        <w:ind w:left="284"/>
        <w:contextualSpacing/>
        <w:jc w:val="left"/>
        <w:rPr>
          <w:ins w:id="8264" w:author="UTENTE" w:date="2020-06-30T18:44:00Z"/>
          <w:rFonts w:ascii="Calibri" w:eastAsia="Calibri" w:hAnsi="Calibri" w:cs="Times New Roman"/>
        </w:rPr>
      </w:pPr>
      <w:ins w:id="8265" w:author="UTENTE" w:date="2020-06-30T18:44:00Z">
        <w:r w:rsidRPr="00674C8A">
          <w:rPr>
            <w:rFonts w:ascii="Calibri" w:eastAsia="Calibri" w:hAnsi="Calibri" w:cs="Times New Roman"/>
          </w:rPr>
          <w:t>n "Mi mordo il labbro, un po' di paura si trasforma in odio per me stesso."</w:t>
        </w:r>
      </w:ins>
    </w:p>
    <w:p w14:paraId="74F2A57F" w14:textId="77777777" w:rsidR="00674C8A" w:rsidRPr="00674C8A" w:rsidRDefault="00674C8A" w:rsidP="00674C8A">
      <w:pPr>
        <w:numPr>
          <w:ilvl w:val="0"/>
          <w:numId w:val="51"/>
        </w:numPr>
        <w:spacing w:line="600" w:lineRule="auto"/>
        <w:ind w:left="284"/>
        <w:contextualSpacing/>
        <w:jc w:val="left"/>
        <w:rPr>
          <w:ins w:id="8266" w:author="UTENTE" w:date="2020-06-30T18:44:00Z"/>
          <w:rFonts w:ascii="Calibri" w:eastAsia="Calibri" w:hAnsi="Calibri" w:cs="Times New Roman"/>
        </w:rPr>
      </w:pPr>
      <w:ins w:id="8267" w:author="UTENTE" w:date="2020-06-30T18:44:00Z">
        <w:r w:rsidRPr="00674C8A">
          <w:rPr>
            <w:rFonts w:ascii="Calibri" w:eastAsia="Calibri" w:hAnsi="Calibri" w:cs="Times New Roman"/>
          </w:rPr>
          <w:t>n "Non mi aspettavo di andare incontro a dei fottutissimi {i}vampiri{/i}, ma avrei dovuto immaginarmi che sarebbe successo qualcosa di brutto."</w:t>
        </w:r>
        <w:r w:rsidRPr="00674C8A">
          <w:rPr>
            <w:rFonts w:ascii="Calibri" w:eastAsia="Calibri" w:hAnsi="Calibri" w:cs="Times New Roman"/>
          </w:rPr>
          <w:br w:type="page"/>
        </w:r>
      </w:ins>
    </w:p>
    <w:p w14:paraId="1BC3DF1E" w14:textId="77777777" w:rsidR="00674C8A" w:rsidRPr="00674C8A" w:rsidRDefault="00674C8A" w:rsidP="00674C8A">
      <w:pPr>
        <w:numPr>
          <w:ilvl w:val="0"/>
          <w:numId w:val="51"/>
        </w:numPr>
        <w:spacing w:line="600" w:lineRule="auto"/>
        <w:contextualSpacing/>
        <w:jc w:val="left"/>
        <w:rPr>
          <w:ins w:id="8268" w:author="UTENTE" w:date="2020-06-30T18:44:00Z"/>
          <w:rFonts w:ascii="Calibri" w:eastAsia="Calibri" w:hAnsi="Calibri" w:cs="Times New Roman"/>
          <w:lang w:val="en-US"/>
        </w:rPr>
      </w:pPr>
      <w:ins w:id="8269" w:author="UTENTE" w:date="2020-06-30T18:44:00Z">
        <w:r w:rsidRPr="00674C8A">
          <w:rPr>
            <w:rFonts w:ascii="Calibri" w:eastAsia="Calibri" w:hAnsi="Calibri" w:cs="Times New Roman"/>
            <w:lang w:val="en-US"/>
          </w:rPr>
          <w:lastRenderedPageBreak/>
          <w:t>r "\"…Huh… you…\""</w:t>
        </w:r>
      </w:ins>
    </w:p>
    <w:p w14:paraId="44533D9E" w14:textId="77777777" w:rsidR="00674C8A" w:rsidRPr="00674C8A" w:rsidRDefault="00674C8A" w:rsidP="00674C8A">
      <w:pPr>
        <w:numPr>
          <w:ilvl w:val="0"/>
          <w:numId w:val="51"/>
        </w:numPr>
        <w:spacing w:line="600" w:lineRule="auto"/>
        <w:contextualSpacing/>
        <w:jc w:val="left"/>
        <w:rPr>
          <w:ins w:id="8270" w:author="UTENTE" w:date="2020-06-30T18:44:00Z"/>
          <w:rFonts w:ascii="Calibri" w:eastAsia="Calibri" w:hAnsi="Calibri" w:cs="Times New Roman"/>
          <w:lang w:val="en-US"/>
        </w:rPr>
      </w:pPr>
      <w:ins w:id="8271" w:author="UTENTE" w:date="2020-06-30T18:44:00Z">
        <w:r w:rsidRPr="00674C8A">
          <w:rPr>
            <w:rFonts w:ascii="Calibri" w:eastAsia="Calibri" w:hAnsi="Calibri" w:cs="Times New Roman"/>
            <w:lang w:val="en-US"/>
          </w:rPr>
          <w:t>n "Rex narrows his eyes at me skeptically, as if he's not sure what to make of my awkward surrender."</w:t>
        </w:r>
      </w:ins>
    </w:p>
    <w:p w14:paraId="486FA752" w14:textId="77777777" w:rsidR="00674C8A" w:rsidRPr="00674C8A" w:rsidRDefault="00674C8A" w:rsidP="00674C8A">
      <w:pPr>
        <w:numPr>
          <w:ilvl w:val="0"/>
          <w:numId w:val="51"/>
        </w:numPr>
        <w:spacing w:line="600" w:lineRule="auto"/>
        <w:contextualSpacing/>
        <w:jc w:val="left"/>
        <w:rPr>
          <w:ins w:id="8272" w:author="UTENTE" w:date="2020-06-30T18:44:00Z"/>
          <w:rFonts w:ascii="Calibri" w:eastAsia="Calibri" w:hAnsi="Calibri" w:cs="Times New Roman"/>
          <w:lang w:val="en-US"/>
        </w:rPr>
      </w:pPr>
      <w:ins w:id="8273" w:author="UTENTE" w:date="2020-06-30T18:44:00Z">
        <w:r w:rsidRPr="00674C8A">
          <w:rPr>
            <w:rFonts w:ascii="Calibri" w:eastAsia="Calibri" w:hAnsi="Calibri" w:cs="Times New Roman"/>
            <w:lang w:val="en-US"/>
          </w:rPr>
          <w:t>n "Maybe he expects some kind of trap or that I'm going to run away when he lets his guard down."</w:t>
        </w:r>
      </w:ins>
    </w:p>
    <w:p w14:paraId="7E72D538" w14:textId="77777777" w:rsidR="00674C8A" w:rsidRPr="00674C8A" w:rsidRDefault="00674C8A" w:rsidP="00674C8A">
      <w:pPr>
        <w:numPr>
          <w:ilvl w:val="0"/>
          <w:numId w:val="51"/>
        </w:numPr>
        <w:spacing w:line="600" w:lineRule="auto"/>
        <w:contextualSpacing/>
        <w:jc w:val="left"/>
        <w:rPr>
          <w:ins w:id="8274" w:author="UTENTE" w:date="2020-06-30T18:44:00Z"/>
          <w:rFonts w:ascii="Calibri" w:eastAsia="Calibri" w:hAnsi="Calibri" w:cs="Times New Roman"/>
          <w:lang w:val="en-US"/>
        </w:rPr>
      </w:pPr>
      <w:ins w:id="8275" w:author="UTENTE" w:date="2020-06-30T18:44:00Z">
        <w:r w:rsidRPr="00674C8A">
          <w:rPr>
            <w:rFonts w:ascii="Calibri" w:eastAsia="Calibri" w:hAnsi="Calibri" w:cs="Times New Roman"/>
            <w:lang w:val="en-US"/>
          </w:rPr>
          <w:t>n "I mean, I can't really believe it, either. {w}Why the hell am I willingly offering myself to a vampire? I must be going crazy…"</w:t>
        </w:r>
      </w:ins>
    </w:p>
    <w:p w14:paraId="166ABCC8" w14:textId="77777777" w:rsidR="00674C8A" w:rsidRPr="00674C8A" w:rsidRDefault="00674C8A" w:rsidP="00674C8A">
      <w:pPr>
        <w:numPr>
          <w:ilvl w:val="0"/>
          <w:numId w:val="51"/>
        </w:numPr>
        <w:spacing w:line="600" w:lineRule="auto"/>
        <w:contextualSpacing/>
        <w:jc w:val="left"/>
        <w:rPr>
          <w:ins w:id="8276" w:author="UTENTE" w:date="2020-06-30T18:44:00Z"/>
          <w:rFonts w:ascii="Calibri" w:eastAsia="Calibri" w:hAnsi="Calibri" w:cs="Times New Roman"/>
          <w:lang w:val="en-US"/>
        </w:rPr>
      </w:pPr>
      <w:ins w:id="8277" w:author="UTENTE" w:date="2020-06-30T18:44:00Z">
        <w:r w:rsidRPr="00674C8A">
          <w:rPr>
            <w:rFonts w:ascii="Calibri" w:eastAsia="Calibri" w:hAnsi="Calibri" w:cs="Times New Roman"/>
            <w:lang w:val="en-US"/>
          </w:rPr>
          <w:t>u "\"Rex! Why aren't you coming to the fi–\""</w:t>
        </w:r>
      </w:ins>
    </w:p>
    <w:p w14:paraId="17D90CD1" w14:textId="77777777" w:rsidR="00674C8A" w:rsidRPr="00674C8A" w:rsidRDefault="00674C8A" w:rsidP="00674C8A">
      <w:pPr>
        <w:numPr>
          <w:ilvl w:val="0"/>
          <w:numId w:val="51"/>
        </w:numPr>
        <w:spacing w:line="600" w:lineRule="auto"/>
        <w:contextualSpacing/>
        <w:jc w:val="left"/>
        <w:rPr>
          <w:ins w:id="8278" w:author="UTENTE" w:date="2020-06-30T18:44:00Z"/>
          <w:rFonts w:ascii="Calibri" w:eastAsia="Calibri" w:hAnsi="Calibri" w:cs="Times New Roman"/>
          <w:lang w:val="en-US"/>
        </w:rPr>
      </w:pPr>
      <w:ins w:id="8279" w:author="UTENTE" w:date="2020-06-30T18:44:00Z">
        <w:r w:rsidRPr="00674C8A">
          <w:rPr>
            <w:rFonts w:ascii="Calibri" w:eastAsia="Calibri" w:hAnsi="Calibri" w:cs="Times New Roman"/>
            <w:lang w:val="en-US"/>
          </w:rPr>
          <w:t>n "Suddenly, a loud voice calls out to us from the end of the alleyway."</w:t>
        </w:r>
      </w:ins>
    </w:p>
    <w:p w14:paraId="7CCD5E53" w14:textId="77777777" w:rsidR="00674C8A" w:rsidRPr="00674C8A" w:rsidRDefault="00674C8A" w:rsidP="00674C8A">
      <w:pPr>
        <w:numPr>
          <w:ilvl w:val="0"/>
          <w:numId w:val="51"/>
        </w:numPr>
        <w:spacing w:line="600" w:lineRule="auto"/>
        <w:contextualSpacing/>
        <w:jc w:val="left"/>
        <w:rPr>
          <w:ins w:id="8280" w:author="UTENTE" w:date="2020-06-30T18:44:00Z"/>
          <w:rFonts w:ascii="Calibri" w:eastAsia="Calibri" w:hAnsi="Calibri" w:cs="Times New Roman"/>
          <w:lang w:val="en-US"/>
        </w:rPr>
      </w:pPr>
      <w:ins w:id="8281" w:author="UTENTE" w:date="2020-06-30T18:44:00Z">
        <w:r w:rsidRPr="00674C8A">
          <w:rPr>
            <w:rFonts w:ascii="Calibri" w:eastAsia="Calibri" w:hAnsi="Calibri" w:cs="Times New Roman"/>
            <w:lang w:val="en-US"/>
          </w:rPr>
          <w:t>u "\"…Whoa, what's that smell?\""</w:t>
        </w:r>
      </w:ins>
    </w:p>
    <w:p w14:paraId="6DA8A364" w14:textId="77777777" w:rsidR="00674C8A" w:rsidRPr="00674C8A" w:rsidRDefault="00674C8A" w:rsidP="00674C8A">
      <w:pPr>
        <w:numPr>
          <w:ilvl w:val="0"/>
          <w:numId w:val="51"/>
        </w:numPr>
        <w:spacing w:line="600" w:lineRule="auto"/>
        <w:contextualSpacing/>
        <w:jc w:val="left"/>
        <w:rPr>
          <w:ins w:id="8282" w:author="UTENTE" w:date="2020-06-30T18:44:00Z"/>
          <w:rFonts w:ascii="Calibri" w:eastAsia="Calibri" w:hAnsi="Calibri" w:cs="Times New Roman"/>
          <w:lang w:val="en-US"/>
        </w:rPr>
      </w:pPr>
      <w:ins w:id="8283" w:author="UTENTE" w:date="2020-06-30T18:44:00Z">
        <w:r w:rsidRPr="00674C8A">
          <w:rPr>
            <w:rFonts w:ascii="Calibri" w:eastAsia="Calibri" w:hAnsi="Calibri" w:cs="Times New Roman"/>
            <w:lang w:val="en-US"/>
          </w:rPr>
          <w:t>u "\"Damn, it's so sweet… Holy shit, did you catch a {i}Strix{/i}?\""</w:t>
        </w:r>
      </w:ins>
    </w:p>
    <w:p w14:paraId="79911C4D" w14:textId="77777777" w:rsidR="00674C8A" w:rsidRPr="00674C8A" w:rsidRDefault="00674C8A" w:rsidP="00674C8A">
      <w:pPr>
        <w:numPr>
          <w:ilvl w:val="0"/>
          <w:numId w:val="51"/>
        </w:numPr>
        <w:spacing w:line="600" w:lineRule="auto"/>
        <w:contextualSpacing/>
        <w:jc w:val="left"/>
        <w:rPr>
          <w:ins w:id="8284" w:author="UTENTE" w:date="2020-06-30T18:44:00Z"/>
          <w:rFonts w:ascii="Calibri" w:eastAsia="Calibri" w:hAnsi="Calibri" w:cs="Times New Roman"/>
          <w:lang w:val="en-US"/>
        </w:rPr>
      </w:pPr>
      <w:ins w:id="8285" w:author="UTENTE" w:date="2020-06-30T18:44:00Z">
        <w:r w:rsidRPr="00674C8A">
          <w:rPr>
            <w:rFonts w:ascii="Calibri" w:eastAsia="Calibri" w:hAnsi="Calibri" w:cs="Times New Roman"/>
            <w:lang w:val="en-US"/>
          </w:rPr>
          <w:t>n "A stocky man in punkish, ragged clothing approaches us with wide eyes."</w:t>
        </w:r>
      </w:ins>
    </w:p>
    <w:p w14:paraId="4EF7A23E" w14:textId="77777777" w:rsidR="00674C8A" w:rsidRPr="00674C8A" w:rsidRDefault="00674C8A" w:rsidP="00674C8A">
      <w:pPr>
        <w:numPr>
          <w:ilvl w:val="0"/>
          <w:numId w:val="51"/>
        </w:numPr>
        <w:spacing w:line="600" w:lineRule="auto"/>
        <w:contextualSpacing/>
        <w:jc w:val="left"/>
        <w:rPr>
          <w:ins w:id="8286" w:author="UTENTE" w:date="2020-06-30T18:44:00Z"/>
          <w:rFonts w:ascii="Calibri" w:eastAsia="Calibri" w:hAnsi="Calibri" w:cs="Times New Roman"/>
          <w:lang w:val="en-US"/>
        </w:rPr>
      </w:pPr>
      <w:ins w:id="8287" w:author="UTENTE" w:date="2020-06-30T18:44:00Z">
        <w:r w:rsidRPr="00674C8A">
          <w:rPr>
            <w:rFonts w:ascii="Calibri" w:eastAsia="Calibri" w:hAnsi="Calibri" w:cs="Times New Roman"/>
            <w:lang w:val="en-US"/>
          </w:rPr>
          <w:t>n "His mouth hangs open in a grin, and I glimpse two sharp canines that suggest he's a vampire, too."</w:t>
        </w:r>
      </w:ins>
    </w:p>
    <w:p w14:paraId="0D181080" w14:textId="77777777" w:rsidR="00674C8A" w:rsidRPr="00674C8A" w:rsidRDefault="00674C8A" w:rsidP="00674C8A">
      <w:pPr>
        <w:numPr>
          <w:ilvl w:val="0"/>
          <w:numId w:val="51"/>
        </w:numPr>
        <w:spacing w:line="600" w:lineRule="auto"/>
        <w:contextualSpacing/>
        <w:jc w:val="left"/>
        <w:rPr>
          <w:ins w:id="8288" w:author="UTENTE" w:date="2020-06-30T18:44:00Z"/>
          <w:rFonts w:ascii="Calibri" w:eastAsia="Calibri" w:hAnsi="Calibri" w:cs="Times New Roman"/>
          <w:lang w:val="en-US"/>
        </w:rPr>
      </w:pPr>
      <w:ins w:id="8289" w:author="UTENTE" w:date="2020-06-30T18:44:00Z">
        <w:r w:rsidRPr="00674C8A">
          <w:rPr>
            <w:rFonts w:ascii="Calibri" w:eastAsia="Calibri" w:hAnsi="Calibri" w:cs="Times New Roman"/>
            <w:lang w:val="en-US"/>
          </w:rPr>
          <w:t>r "\"–None of your business.\""</w:t>
        </w:r>
      </w:ins>
    </w:p>
    <w:p w14:paraId="6F3DA828" w14:textId="77777777" w:rsidR="00674C8A" w:rsidRPr="00674C8A" w:rsidRDefault="00674C8A" w:rsidP="00674C8A">
      <w:pPr>
        <w:numPr>
          <w:ilvl w:val="0"/>
          <w:numId w:val="51"/>
        </w:numPr>
        <w:spacing w:line="600" w:lineRule="auto"/>
        <w:contextualSpacing/>
        <w:jc w:val="left"/>
        <w:rPr>
          <w:ins w:id="8290" w:author="UTENTE" w:date="2020-06-30T18:44:00Z"/>
          <w:rFonts w:ascii="Calibri" w:eastAsia="Calibri" w:hAnsi="Calibri" w:cs="Times New Roman"/>
          <w:lang w:val="en-US"/>
        </w:rPr>
      </w:pPr>
      <w:ins w:id="8291" w:author="UTENTE" w:date="2020-06-30T18:44:00Z">
        <w:r w:rsidRPr="00674C8A">
          <w:rPr>
            <w:rFonts w:ascii="Calibri" w:eastAsia="Calibri" w:hAnsi="Calibri" w:cs="Times New Roman"/>
            <w:lang w:val="en-US"/>
          </w:rPr>
          <w:t>mcp "\"…\""</w:t>
        </w:r>
      </w:ins>
    </w:p>
    <w:p w14:paraId="2B69066F" w14:textId="77777777" w:rsidR="00674C8A" w:rsidRPr="00674C8A" w:rsidRDefault="00674C8A" w:rsidP="00674C8A">
      <w:pPr>
        <w:numPr>
          <w:ilvl w:val="0"/>
          <w:numId w:val="51"/>
        </w:numPr>
        <w:spacing w:line="600" w:lineRule="auto"/>
        <w:contextualSpacing/>
        <w:jc w:val="left"/>
        <w:rPr>
          <w:ins w:id="8292" w:author="UTENTE" w:date="2020-06-30T18:44:00Z"/>
          <w:rFonts w:ascii="Calibri" w:eastAsia="Calibri" w:hAnsi="Calibri" w:cs="Times New Roman"/>
          <w:lang w:val="en-US"/>
        </w:rPr>
      </w:pPr>
      <w:ins w:id="8293" w:author="UTENTE" w:date="2020-06-30T18:44:00Z">
        <w:r w:rsidRPr="00674C8A">
          <w:rPr>
            <w:rFonts w:ascii="Calibri" w:eastAsia="Calibri" w:hAnsi="Calibri" w:cs="Times New Roman"/>
            <w:lang w:val="en-US"/>
          </w:rPr>
          <w:t>n "To my shock, Rex steps out in front of me, blocking the man's path."</w:t>
        </w:r>
      </w:ins>
    </w:p>
    <w:p w14:paraId="7728AC8F" w14:textId="77777777" w:rsidR="00674C8A" w:rsidRPr="00674C8A" w:rsidRDefault="00674C8A" w:rsidP="00674C8A">
      <w:pPr>
        <w:numPr>
          <w:ilvl w:val="0"/>
          <w:numId w:val="51"/>
        </w:numPr>
        <w:spacing w:line="600" w:lineRule="auto"/>
        <w:contextualSpacing/>
        <w:jc w:val="left"/>
        <w:rPr>
          <w:ins w:id="8294" w:author="UTENTE" w:date="2020-06-30T18:44:00Z"/>
          <w:rFonts w:ascii="Calibri" w:eastAsia="Calibri" w:hAnsi="Calibri" w:cs="Times New Roman"/>
          <w:lang w:val="en-US"/>
        </w:rPr>
      </w:pPr>
      <w:ins w:id="8295" w:author="UTENTE" w:date="2020-06-30T18:44:00Z">
        <w:r w:rsidRPr="00674C8A">
          <w:rPr>
            <w:rFonts w:ascii="Calibri" w:eastAsia="Calibri" w:hAnsi="Calibri" w:cs="Times New Roman"/>
            <w:lang w:val="en-US"/>
          </w:rPr>
          <w:t>u "\"Haah? What's up with that?\""</w:t>
        </w:r>
      </w:ins>
    </w:p>
    <w:p w14:paraId="6E70DACA" w14:textId="77777777" w:rsidR="00674C8A" w:rsidRPr="00674C8A" w:rsidRDefault="00674C8A" w:rsidP="00674C8A">
      <w:pPr>
        <w:numPr>
          <w:ilvl w:val="0"/>
          <w:numId w:val="51"/>
        </w:numPr>
        <w:spacing w:line="600" w:lineRule="auto"/>
        <w:contextualSpacing/>
        <w:jc w:val="left"/>
        <w:rPr>
          <w:ins w:id="8296" w:author="UTENTE" w:date="2020-06-30T18:44:00Z"/>
          <w:rFonts w:ascii="Calibri" w:eastAsia="Calibri" w:hAnsi="Calibri" w:cs="Times New Roman"/>
          <w:lang w:val="en-US"/>
        </w:rPr>
      </w:pPr>
      <w:ins w:id="8297" w:author="UTENTE" w:date="2020-06-30T18:44:00Z">
        <w:r w:rsidRPr="00674C8A">
          <w:rPr>
            <w:rFonts w:ascii="Calibri" w:eastAsia="Calibri" w:hAnsi="Calibri" w:cs="Times New Roman"/>
            <w:lang w:val="en-US"/>
          </w:rPr>
          <w:t>u "\"You gotta share with your clanmates, Rex! It's only fai–\""</w:t>
        </w:r>
      </w:ins>
    </w:p>
    <w:p w14:paraId="7A866680" w14:textId="77777777" w:rsidR="00674C8A" w:rsidRPr="00674C8A" w:rsidRDefault="00674C8A" w:rsidP="00674C8A">
      <w:pPr>
        <w:numPr>
          <w:ilvl w:val="0"/>
          <w:numId w:val="51"/>
        </w:numPr>
        <w:spacing w:line="600" w:lineRule="auto"/>
        <w:contextualSpacing/>
        <w:jc w:val="left"/>
        <w:rPr>
          <w:ins w:id="8298" w:author="UTENTE" w:date="2020-06-30T18:44:00Z"/>
          <w:rFonts w:ascii="Calibri" w:eastAsia="Calibri" w:hAnsi="Calibri" w:cs="Times New Roman"/>
          <w:lang w:val="en-US"/>
        </w:rPr>
      </w:pPr>
      <w:ins w:id="8299" w:author="UTENTE" w:date="2020-06-30T18:44:00Z">
        <w:r w:rsidRPr="00674C8A">
          <w:rPr>
            <w:rFonts w:ascii="Calibri" w:eastAsia="Calibri" w:hAnsi="Calibri" w:cs="Times New Roman"/>
            <w:lang w:val="en-US"/>
          </w:rPr>
          <w:t>r "\"I said it was none of your fuckin' business, didn't I?\""</w:t>
        </w:r>
        <w:r w:rsidRPr="00674C8A">
          <w:rPr>
            <w:rFonts w:ascii="Calibri" w:eastAsia="Calibri" w:hAnsi="Calibri" w:cs="Times New Roman"/>
            <w:lang w:val="en-US"/>
          </w:rPr>
          <w:br w:type="page"/>
        </w:r>
      </w:ins>
    </w:p>
    <w:p w14:paraId="111724BA" w14:textId="77777777" w:rsidR="00674C8A" w:rsidRPr="00674C8A" w:rsidRDefault="00674C8A" w:rsidP="00674C8A">
      <w:pPr>
        <w:numPr>
          <w:ilvl w:val="0"/>
          <w:numId w:val="50"/>
        </w:numPr>
        <w:tabs>
          <w:tab w:val="left" w:pos="426"/>
        </w:tabs>
        <w:spacing w:line="600" w:lineRule="auto"/>
        <w:ind w:left="426"/>
        <w:contextualSpacing/>
        <w:jc w:val="left"/>
        <w:rPr>
          <w:ins w:id="8300" w:author="UTENTE" w:date="2020-06-30T18:44:00Z"/>
          <w:rFonts w:ascii="Calibri" w:eastAsia="Calibri" w:hAnsi="Calibri" w:cs="Times New Roman"/>
          <w:lang w:val="en-US"/>
        </w:rPr>
      </w:pPr>
      <w:ins w:id="8301" w:author="UTENTE" w:date="2020-06-30T18:44:00Z">
        <w:r w:rsidRPr="00674C8A">
          <w:rPr>
            <w:rFonts w:ascii="Calibri" w:eastAsia="Calibri" w:hAnsi="Calibri" w:cs="Times New Roman"/>
            <w:lang w:val="en-US"/>
          </w:rPr>
          <w:lastRenderedPageBreak/>
          <w:t>r "\"…Ah… tu…\""</w:t>
        </w:r>
      </w:ins>
    </w:p>
    <w:p w14:paraId="3FE8C086" w14:textId="77777777" w:rsidR="00674C8A" w:rsidRPr="00674C8A" w:rsidRDefault="00674C8A" w:rsidP="00674C8A">
      <w:pPr>
        <w:numPr>
          <w:ilvl w:val="0"/>
          <w:numId w:val="50"/>
        </w:numPr>
        <w:tabs>
          <w:tab w:val="left" w:pos="426"/>
        </w:tabs>
        <w:spacing w:line="600" w:lineRule="auto"/>
        <w:ind w:left="426"/>
        <w:contextualSpacing/>
        <w:jc w:val="left"/>
        <w:rPr>
          <w:ins w:id="8302" w:author="UTENTE" w:date="2020-06-30T18:44:00Z"/>
          <w:rFonts w:ascii="Calibri" w:eastAsia="Calibri" w:hAnsi="Calibri" w:cs="Times New Roman"/>
        </w:rPr>
      </w:pPr>
      <w:ins w:id="8303" w:author="UTENTE" w:date="2020-06-30T18:44:00Z">
        <w:r w:rsidRPr="00674C8A">
          <w:rPr>
            <w:rFonts w:ascii="Calibri" w:eastAsia="Calibri" w:hAnsi="Calibri" w:cs="Times New Roman"/>
          </w:rPr>
          <w:t>n "Rex socchiude gli occhi e mi guarda scettico, come se non fosse sicuro di cosa farsene della mia imbarazzante resa."</w:t>
        </w:r>
      </w:ins>
    </w:p>
    <w:p w14:paraId="5F2E9D0F" w14:textId="77777777" w:rsidR="00674C8A" w:rsidRPr="00674C8A" w:rsidRDefault="00674C8A" w:rsidP="00674C8A">
      <w:pPr>
        <w:numPr>
          <w:ilvl w:val="0"/>
          <w:numId w:val="50"/>
        </w:numPr>
        <w:tabs>
          <w:tab w:val="left" w:pos="426"/>
        </w:tabs>
        <w:spacing w:line="600" w:lineRule="auto"/>
        <w:ind w:left="426"/>
        <w:contextualSpacing/>
        <w:jc w:val="left"/>
        <w:rPr>
          <w:ins w:id="8304" w:author="UTENTE" w:date="2020-06-30T18:44:00Z"/>
          <w:rFonts w:ascii="Calibri" w:eastAsia="Calibri" w:hAnsi="Calibri" w:cs="Times New Roman"/>
        </w:rPr>
      </w:pPr>
      <w:ins w:id="8305" w:author="UTENTE" w:date="2020-06-30T18:44:00Z">
        <w:r w:rsidRPr="00674C8A">
          <w:rPr>
            <w:rFonts w:ascii="Calibri" w:eastAsia="Calibri" w:hAnsi="Calibri" w:cs="Times New Roman"/>
          </w:rPr>
          <w:t>n "Forse si aspetta qualche specie di trappola o che scappi non appena abbassa la guardia."</w:t>
        </w:r>
      </w:ins>
    </w:p>
    <w:p w14:paraId="1A4C3420" w14:textId="77777777" w:rsidR="00674C8A" w:rsidRPr="00674C8A" w:rsidRDefault="00674C8A" w:rsidP="00674C8A">
      <w:pPr>
        <w:numPr>
          <w:ilvl w:val="0"/>
          <w:numId w:val="50"/>
        </w:numPr>
        <w:tabs>
          <w:tab w:val="left" w:pos="426"/>
        </w:tabs>
        <w:spacing w:line="600" w:lineRule="auto"/>
        <w:ind w:left="426"/>
        <w:contextualSpacing/>
        <w:jc w:val="left"/>
        <w:rPr>
          <w:ins w:id="8306" w:author="UTENTE" w:date="2020-06-30T18:44:00Z"/>
          <w:rFonts w:ascii="Calibri" w:eastAsia="Calibri" w:hAnsi="Calibri" w:cs="Times New Roman"/>
          <w:lang w:val="en-US"/>
        </w:rPr>
      </w:pPr>
      <w:ins w:id="8307" w:author="UTENTE" w:date="2020-06-30T18:44:00Z">
        <w:r w:rsidRPr="00674C8A">
          <w:rPr>
            <w:rFonts w:ascii="Calibri" w:eastAsia="Calibri" w:hAnsi="Calibri" w:cs="Times New Roman"/>
          </w:rPr>
          <w:t xml:space="preserve">n "Voglio dire, nemmeno io riesco a crederci davvero. {w}Perché diamine mi sto volontariamente offrendo a un vampiro? </w:t>
        </w:r>
        <w:r w:rsidRPr="00674C8A">
          <w:rPr>
            <w:rFonts w:ascii="Calibri" w:eastAsia="Calibri" w:hAnsi="Calibri" w:cs="Times New Roman"/>
            <w:lang w:val="en-US"/>
          </w:rPr>
          <w:t>Sto uscendo di testa…"</w:t>
        </w:r>
      </w:ins>
    </w:p>
    <w:p w14:paraId="787863C6" w14:textId="77777777" w:rsidR="00674C8A" w:rsidRPr="00674C8A" w:rsidRDefault="00674C8A" w:rsidP="00674C8A">
      <w:pPr>
        <w:numPr>
          <w:ilvl w:val="0"/>
          <w:numId w:val="50"/>
        </w:numPr>
        <w:tabs>
          <w:tab w:val="left" w:pos="426"/>
        </w:tabs>
        <w:spacing w:line="600" w:lineRule="auto"/>
        <w:ind w:left="426"/>
        <w:contextualSpacing/>
        <w:jc w:val="left"/>
        <w:rPr>
          <w:ins w:id="8308" w:author="UTENTE" w:date="2020-06-30T18:44:00Z"/>
          <w:rFonts w:ascii="Calibri" w:eastAsia="Calibri" w:hAnsi="Calibri" w:cs="Times New Roman"/>
        </w:rPr>
      </w:pPr>
      <w:ins w:id="8309" w:author="UTENTE" w:date="2020-06-30T18:44:00Z">
        <w:r w:rsidRPr="00674C8A">
          <w:rPr>
            <w:rFonts w:ascii="Calibri" w:eastAsia="Calibri" w:hAnsi="Calibri" w:cs="Times New Roman"/>
          </w:rPr>
          <w:t>u "\"Rex! Perché non vieni allo scont-\""</w:t>
        </w:r>
      </w:ins>
    </w:p>
    <w:p w14:paraId="3D988CF4" w14:textId="77777777" w:rsidR="00674C8A" w:rsidRPr="00674C8A" w:rsidRDefault="00674C8A" w:rsidP="00674C8A">
      <w:pPr>
        <w:numPr>
          <w:ilvl w:val="0"/>
          <w:numId w:val="50"/>
        </w:numPr>
        <w:tabs>
          <w:tab w:val="left" w:pos="426"/>
        </w:tabs>
        <w:spacing w:line="600" w:lineRule="auto"/>
        <w:ind w:left="426"/>
        <w:contextualSpacing/>
        <w:jc w:val="left"/>
        <w:rPr>
          <w:ins w:id="8310" w:author="UTENTE" w:date="2020-06-30T18:44:00Z"/>
          <w:rFonts w:ascii="Calibri" w:eastAsia="Calibri" w:hAnsi="Calibri" w:cs="Times New Roman"/>
        </w:rPr>
      </w:pPr>
      <w:ins w:id="8311" w:author="UTENTE" w:date="2020-06-30T18:44:00Z">
        <w:r w:rsidRPr="00674C8A">
          <w:rPr>
            <w:rFonts w:ascii="Calibri" w:eastAsia="Calibri" w:hAnsi="Calibri" w:cs="Times New Roman"/>
          </w:rPr>
          <w:t>n "All'improvviso, una voce tonante attira la nostra attenzione dalla fine del vicolo."</w:t>
        </w:r>
      </w:ins>
    </w:p>
    <w:p w14:paraId="20644762" w14:textId="77777777" w:rsidR="00674C8A" w:rsidRPr="00674C8A" w:rsidRDefault="00674C8A" w:rsidP="00674C8A">
      <w:pPr>
        <w:numPr>
          <w:ilvl w:val="0"/>
          <w:numId w:val="50"/>
        </w:numPr>
        <w:tabs>
          <w:tab w:val="left" w:pos="426"/>
        </w:tabs>
        <w:spacing w:line="600" w:lineRule="auto"/>
        <w:ind w:left="426"/>
        <w:contextualSpacing/>
        <w:jc w:val="left"/>
        <w:rPr>
          <w:ins w:id="8312" w:author="UTENTE" w:date="2020-06-30T18:44:00Z"/>
          <w:rFonts w:ascii="Calibri" w:eastAsia="Calibri" w:hAnsi="Calibri" w:cs="Times New Roman"/>
          <w:rPrChange w:id="8313" w:author="UTENTE" w:date="2020-06-30T18:44:00Z">
            <w:rPr>
              <w:ins w:id="8314" w:author="UTENTE" w:date="2020-06-30T18:44:00Z"/>
              <w:rFonts w:ascii="Calibri" w:eastAsia="Calibri" w:hAnsi="Calibri" w:cs="Times New Roman"/>
              <w:lang w:val="en-US"/>
            </w:rPr>
          </w:rPrChange>
        </w:rPr>
      </w:pPr>
      <w:ins w:id="8315" w:author="UTENTE" w:date="2020-06-30T18:44:00Z">
        <w:r w:rsidRPr="00674C8A">
          <w:rPr>
            <w:rFonts w:ascii="Calibri" w:eastAsia="Calibri" w:hAnsi="Calibri" w:cs="Times New Roman"/>
            <w:rPrChange w:id="8316" w:author="UTENTE" w:date="2020-06-30T18:44:00Z">
              <w:rPr>
                <w:rFonts w:ascii="Calibri" w:eastAsia="Calibri" w:hAnsi="Calibri" w:cs="Times New Roman"/>
                <w:lang w:val="en-US"/>
              </w:rPr>
            </w:rPrChange>
          </w:rPr>
          <w:t>u "\"…Woah, cos'è questo profumino?\""</w:t>
        </w:r>
      </w:ins>
    </w:p>
    <w:p w14:paraId="42132CCE" w14:textId="77777777" w:rsidR="00674C8A" w:rsidRPr="00674C8A" w:rsidRDefault="00674C8A" w:rsidP="00674C8A">
      <w:pPr>
        <w:numPr>
          <w:ilvl w:val="0"/>
          <w:numId w:val="50"/>
        </w:numPr>
        <w:tabs>
          <w:tab w:val="left" w:pos="426"/>
        </w:tabs>
        <w:spacing w:line="600" w:lineRule="auto"/>
        <w:ind w:left="426"/>
        <w:contextualSpacing/>
        <w:jc w:val="left"/>
        <w:rPr>
          <w:ins w:id="8317" w:author="UTENTE" w:date="2020-06-30T18:44:00Z"/>
          <w:rFonts w:ascii="Calibri" w:eastAsia="Calibri" w:hAnsi="Calibri" w:cs="Times New Roman"/>
        </w:rPr>
      </w:pPr>
      <w:ins w:id="8318" w:author="UTENTE" w:date="2020-06-30T18:44:00Z">
        <w:r w:rsidRPr="00674C8A">
          <w:rPr>
            <w:rFonts w:ascii="Calibri" w:eastAsia="Calibri" w:hAnsi="Calibri" w:cs="Times New Roman"/>
          </w:rPr>
          <w:t>u "\"Cazzo, è così dolce… Porca puttana, hai catturato uno {i}Strix{/i}?\""</w:t>
        </w:r>
      </w:ins>
    </w:p>
    <w:p w14:paraId="74AAA922" w14:textId="77777777" w:rsidR="00674C8A" w:rsidRPr="00674C8A" w:rsidRDefault="00674C8A" w:rsidP="00674C8A">
      <w:pPr>
        <w:numPr>
          <w:ilvl w:val="0"/>
          <w:numId w:val="50"/>
        </w:numPr>
        <w:tabs>
          <w:tab w:val="left" w:pos="426"/>
        </w:tabs>
        <w:spacing w:line="600" w:lineRule="auto"/>
        <w:ind w:left="426"/>
        <w:contextualSpacing/>
        <w:jc w:val="left"/>
        <w:rPr>
          <w:ins w:id="8319" w:author="UTENTE" w:date="2020-06-30T18:44:00Z"/>
          <w:rFonts w:ascii="Calibri" w:eastAsia="Calibri" w:hAnsi="Calibri" w:cs="Times New Roman"/>
        </w:rPr>
      </w:pPr>
      <w:ins w:id="8320" w:author="UTENTE" w:date="2020-06-30T18:44:00Z">
        <w:r w:rsidRPr="00674C8A">
          <w:rPr>
            <w:rFonts w:ascii="Calibri" w:eastAsia="Calibri" w:hAnsi="Calibri" w:cs="Times New Roman"/>
          </w:rPr>
          <w:t>n "Un uomo tozzo dai vestiti punk tutti stracciati si avvicina a noi con gli occhi spalancati."</w:t>
        </w:r>
      </w:ins>
    </w:p>
    <w:p w14:paraId="5227766F" w14:textId="77777777" w:rsidR="00674C8A" w:rsidRPr="00674C8A" w:rsidRDefault="00674C8A" w:rsidP="00674C8A">
      <w:pPr>
        <w:numPr>
          <w:ilvl w:val="0"/>
          <w:numId w:val="50"/>
        </w:numPr>
        <w:tabs>
          <w:tab w:val="left" w:pos="426"/>
        </w:tabs>
        <w:spacing w:line="600" w:lineRule="auto"/>
        <w:ind w:left="426"/>
        <w:contextualSpacing/>
        <w:jc w:val="left"/>
        <w:rPr>
          <w:ins w:id="8321" w:author="UTENTE" w:date="2020-06-30T18:44:00Z"/>
          <w:rFonts w:ascii="Calibri" w:eastAsia="Calibri" w:hAnsi="Calibri" w:cs="Times New Roman"/>
        </w:rPr>
      </w:pPr>
      <w:ins w:id="8322" w:author="UTENTE" w:date="2020-06-30T18:44:00Z">
        <w:r w:rsidRPr="00674C8A">
          <w:rPr>
            <w:rFonts w:ascii="Calibri" w:eastAsia="Calibri" w:hAnsi="Calibri" w:cs="Times New Roman"/>
          </w:rPr>
          <w:t>n "La sua bocca aperta in un inquietante sorriso, e io colgo con lo sguardo i suoi appuntiti canini che suggeriscono che anche lui è un vampiro."</w:t>
        </w:r>
      </w:ins>
    </w:p>
    <w:p w14:paraId="4EF76E8B" w14:textId="77777777" w:rsidR="00674C8A" w:rsidRPr="00674C8A" w:rsidRDefault="00674C8A" w:rsidP="00674C8A">
      <w:pPr>
        <w:numPr>
          <w:ilvl w:val="0"/>
          <w:numId w:val="50"/>
        </w:numPr>
        <w:tabs>
          <w:tab w:val="left" w:pos="426"/>
        </w:tabs>
        <w:spacing w:line="600" w:lineRule="auto"/>
        <w:ind w:left="426"/>
        <w:contextualSpacing/>
        <w:jc w:val="left"/>
        <w:rPr>
          <w:ins w:id="8323" w:author="UTENTE" w:date="2020-06-30T18:44:00Z"/>
          <w:rFonts w:ascii="Calibri" w:eastAsia="Calibri" w:hAnsi="Calibri" w:cs="Times New Roman"/>
        </w:rPr>
      </w:pPr>
      <w:ins w:id="8324" w:author="UTENTE" w:date="2020-06-30T18:44:00Z">
        <w:r w:rsidRPr="00674C8A">
          <w:rPr>
            <w:rFonts w:ascii="Calibri" w:eastAsia="Calibri" w:hAnsi="Calibri" w:cs="Times New Roman"/>
          </w:rPr>
          <w:t>r "\"–Non sono affari tuoi.\""</w:t>
        </w:r>
      </w:ins>
    </w:p>
    <w:p w14:paraId="0558ABC2" w14:textId="77777777" w:rsidR="00674C8A" w:rsidRPr="00674C8A" w:rsidRDefault="00674C8A" w:rsidP="00674C8A">
      <w:pPr>
        <w:numPr>
          <w:ilvl w:val="0"/>
          <w:numId w:val="50"/>
        </w:numPr>
        <w:tabs>
          <w:tab w:val="left" w:pos="426"/>
        </w:tabs>
        <w:spacing w:line="600" w:lineRule="auto"/>
        <w:ind w:left="426"/>
        <w:contextualSpacing/>
        <w:jc w:val="left"/>
        <w:rPr>
          <w:ins w:id="8325" w:author="UTENTE" w:date="2020-06-30T18:44:00Z"/>
          <w:rFonts w:ascii="Calibri" w:eastAsia="Calibri" w:hAnsi="Calibri" w:cs="Times New Roman"/>
          <w:lang w:val="en-US"/>
        </w:rPr>
      </w:pPr>
      <w:ins w:id="8326" w:author="UTENTE" w:date="2020-06-30T18:44:00Z">
        <w:r w:rsidRPr="00674C8A">
          <w:rPr>
            <w:rFonts w:ascii="Calibri" w:eastAsia="Calibri" w:hAnsi="Calibri" w:cs="Times New Roman"/>
            <w:lang w:val="en-US"/>
          </w:rPr>
          <w:t>mcp "\"…\""</w:t>
        </w:r>
      </w:ins>
    </w:p>
    <w:p w14:paraId="35C1DC1D" w14:textId="77777777" w:rsidR="00674C8A" w:rsidRPr="00674C8A" w:rsidRDefault="00674C8A" w:rsidP="00674C8A">
      <w:pPr>
        <w:numPr>
          <w:ilvl w:val="0"/>
          <w:numId w:val="50"/>
        </w:numPr>
        <w:tabs>
          <w:tab w:val="left" w:pos="426"/>
        </w:tabs>
        <w:spacing w:line="600" w:lineRule="auto"/>
        <w:ind w:left="426"/>
        <w:contextualSpacing/>
        <w:jc w:val="left"/>
        <w:rPr>
          <w:ins w:id="8327" w:author="UTENTE" w:date="2020-06-30T18:44:00Z"/>
          <w:rFonts w:ascii="Calibri" w:eastAsia="Calibri" w:hAnsi="Calibri" w:cs="Times New Roman"/>
        </w:rPr>
      </w:pPr>
      <w:ins w:id="8328" w:author="UTENTE" w:date="2020-06-30T18:44:00Z">
        <w:r w:rsidRPr="00674C8A">
          <w:rPr>
            <w:rFonts w:ascii="Calibri" w:eastAsia="Calibri" w:hAnsi="Calibri" w:cs="Times New Roman"/>
          </w:rPr>
          <w:t>n "Per mia sorpresa, Rex si mette davanti a me, bloccando la strada all'altro uomo."</w:t>
        </w:r>
      </w:ins>
    </w:p>
    <w:p w14:paraId="69260592" w14:textId="77777777" w:rsidR="00674C8A" w:rsidRPr="00674C8A" w:rsidRDefault="00674C8A" w:rsidP="00674C8A">
      <w:pPr>
        <w:numPr>
          <w:ilvl w:val="0"/>
          <w:numId w:val="50"/>
        </w:numPr>
        <w:tabs>
          <w:tab w:val="left" w:pos="426"/>
        </w:tabs>
        <w:spacing w:line="600" w:lineRule="auto"/>
        <w:ind w:left="426"/>
        <w:contextualSpacing/>
        <w:jc w:val="left"/>
        <w:rPr>
          <w:ins w:id="8329" w:author="UTENTE" w:date="2020-06-30T18:44:00Z"/>
          <w:rFonts w:ascii="Calibri" w:eastAsia="Calibri" w:hAnsi="Calibri" w:cs="Times New Roman"/>
          <w:lang w:val="en-US"/>
        </w:rPr>
      </w:pPr>
      <w:ins w:id="8330" w:author="UTENTE" w:date="2020-06-30T18:44:00Z">
        <w:r w:rsidRPr="00674C8A">
          <w:rPr>
            <w:rFonts w:ascii="Calibri" w:eastAsia="Calibri" w:hAnsi="Calibri" w:cs="Times New Roman"/>
            <w:lang w:val="en-US"/>
          </w:rPr>
          <w:t>u "\"Haah? Che succede?\""</w:t>
        </w:r>
      </w:ins>
    </w:p>
    <w:p w14:paraId="72B0A55A" w14:textId="77777777" w:rsidR="00674C8A" w:rsidRPr="00674C8A" w:rsidRDefault="00674C8A" w:rsidP="00674C8A">
      <w:pPr>
        <w:numPr>
          <w:ilvl w:val="0"/>
          <w:numId w:val="50"/>
        </w:numPr>
        <w:tabs>
          <w:tab w:val="left" w:pos="426"/>
        </w:tabs>
        <w:spacing w:line="600" w:lineRule="auto"/>
        <w:ind w:left="426"/>
        <w:contextualSpacing/>
        <w:jc w:val="left"/>
        <w:rPr>
          <w:ins w:id="8331" w:author="UTENTE" w:date="2020-06-30T18:44:00Z"/>
          <w:rFonts w:ascii="Calibri" w:eastAsia="Calibri" w:hAnsi="Calibri" w:cs="Times New Roman"/>
          <w:lang w:val="en-US"/>
        </w:rPr>
      </w:pPr>
      <w:ins w:id="8332" w:author="UTENTE" w:date="2020-06-30T18:44:00Z">
        <w:r w:rsidRPr="00674C8A">
          <w:rPr>
            <w:rFonts w:ascii="Calibri" w:eastAsia="Calibri" w:hAnsi="Calibri" w:cs="Times New Roman"/>
          </w:rPr>
          <w:t xml:space="preserve">u "\"Devi condividere con i tuoi compagni, Rex! </w:t>
        </w:r>
        <w:r w:rsidRPr="00674C8A">
          <w:rPr>
            <w:rFonts w:ascii="Calibri" w:eastAsia="Calibri" w:hAnsi="Calibri" w:cs="Times New Roman"/>
            <w:lang w:val="en-US"/>
          </w:rPr>
          <w:t>È giusto cos-\""</w:t>
        </w:r>
      </w:ins>
    </w:p>
    <w:p w14:paraId="7DC45C70" w14:textId="77777777" w:rsidR="00674C8A" w:rsidRPr="00674C8A" w:rsidRDefault="00674C8A" w:rsidP="00674C8A">
      <w:pPr>
        <w:numPr>
          <w:ilvl w:val="0"/>
          <w:numId w:val="50"/>
        </w:numPr>
        <w:tabs>
          <w:tab w:val="left" w:pos="426"/>
        </w:tabs>
        <w:spacing w:line="600" w:lineRule="auto"/>
        <w:ind w:left="426"/>
        <w:contextualSpacing/>
        <w:jc w:val="left"/>
        <w:rPr>
          <w:ins w:id="8333" w:author="UTENTE" w:date="2020-06-30T18:44:00Z"/>
          <w:rFonts w:ascii="Calibri" w:eastAsia="Calibri" w:hAnsi="Calibri" w:cs="Times New Roman"/>
        </w:rPr>
      </w:pPr>
      <w:ins w:id="8334" w:author="UTENTE" w:date="2020-06-30T18:44:00Z">
        <w:r w:rsidRPr="00674C8A">
          <w:rPr>
            <w:rFonts w:ascii="Calibri" w:eastAsia="Calibri" w:hAnsi="Calibri" w:cs="Times New Roman"/>
          </w:rPr>
          <w:t>r "\"Ho detto che non sono cazzi tuoi, mi hai sentito?\""</w:t>
        </w:r>
        <w:r w:rsidRPr="00674C8A">
          <w:rPr>
            <w:rFonts w:ascii="Calibri" w:eastAsia="Calibri" w:hAnsi="Calibri" w:cs="Times New Roman"/>
          </w:rPr>
          <w:br w:type="page"/>
        </w:r>
      </w:ins>
    </w:p>
    <w:p w14:paraId="711B2082" w14:textId="77777777" w:rsidR="00674C8A" w:rsidRPr="00674C8A" w:rsidRDefault="00674C8A" w:rsidP="00674C8A">
      <w:pPr>
        <w:numPr>
          <w:ilvl w:val="0"/>
          <w:numId w:val="50"/>
        </w:numPr>
        <w:tabs>
          <w:tab w:val="left" w:pos="426"/>
        </w:tabs>
        <w:spacing w:line="600" w:lineRule="auto"/>
        <w:ind w:left="426"/>
        <w:contextualSpacing/>
        <w:jc w:val="left"/>
        <w:rPr>
          <w:ins w:id="8335" w:author="UTENTE" w:date="2020-06-30T18:44:00Z"/>
          <w:rFonts w:ascii="Calibri" w:eastAsia="Calibri" w:hAnsi="Calibri" w:cs="Times New Roman"/>
          <w:lang w:val="en-US"/>
        </w:rPr>
      </w:pPr>
      <w:ins w:id="8336" w:author="UTENTE" w:date="2020-06-30T18:44:00Z">
        <w:r w:rsidRPr="00674C8A">
          <w:rPr>
            <w:rFonts w:ascii="Calibri" w:eastAsia="Calibri" w:hAnsi="Calibri" w:cs="Times New Roman"/>
            <w:lang w:val="en-US"/>
          </w:rPr>
          <w:lastRenderedPageBreak/>
          <w:t>r "\"He's {i}my{/i} find, so back the hell off and get your own.\""</w:t>
        </w:r>
      </w:ins>
    </w:p>
    <w:p w14:paraId="38BB03C1" w14:textId="77777777" w:rsidR="00674C8A" w:rsidRPr="00674C8A" w:rsidRDefault="00674C8A" w:rsidP="00674C8A">
      <w:pPr>
        <w:numPr>
          <w:ilvl w:val="0"/>
          <w:numId w:val="50"/>
        </w:numPr>
        <w:tabs>
          <w:tab w:val="left" w:pos="426"/>
        </w:tabs>
        <w:spacing w:line="600" w:lineRule="auto"/>
        <w:ind w:left="426"/>
        <w:contextualSpacing/>
        <w:jc w:val="left"/>
        <w:rPr>
          <w:ins w:id="8337" w:author="UTENTE" w:date="2020-06-30T18:44:00Z"/>
          <w:rFonts w:ascii="Calibri" w:eastAsia="Calibri" w:hAnsi="Calibri" w:cs="Times New Roman"/>
          <w:lang w:val="en-US"/>
        </w:rPr>
      </w:pPr>
      <w:ins w:id="8338" w:author="UTENTE" w:date="2020-06-30T18:44:00Z">
        <w:r w:rsidRPr="00674C8A">
          <w:rPr>
            <w:rFonts w:ascii="Calibri" w:eastAsia="Calibri" w:hAnsi="Calibri" w:cs="Times New Roman"/>
            <w:lang w:val="en-US"/>
          </w:rPr>
          <w:t>n "Cutting off the other vampire's whine of protest, Rex hisses out an annoyed response."</w:t>
        </w:r>
      </w:ins>
    </w:p>
    <w:p w14:paraId="798BC592" w14:textId="77777777" w:rsidR="00674C8A" w:rsidRPr="00674C8A" w:rsidRDefault="00674C8A" w:rsidP="00674C8A">
      <w:pPr>
        <w:numPr>
          <w:ilvl w:val="0"/>
          <w:numId w:val="50"/>
        </w:numPr>
        <w:tabs>
          <w:tab w:val="left" w:pos="426"/>
        </w:tabs>
        <w:spacing w:line="600" w:lineRule="auto"/>
        <w:ind w:left="426"/>
        <w:contextualSpacing/>
        <w:jc w:val="left"/>
        <w:rPr>
          <w:ins w:id="8339" w:author="UTENTE" w:date="2020-06-30T18:44:00Z"/>
          <w:rFonts w:ascii="Calibri" w:eastAsia="Calibri" w:hAnsi="Calibri" w:cs="Times New Roman"/>
          <w:lang w:val="en-US"/>
        </w:rPr>
      </w:pPr>
      <w:ins w:id="8340" w:author="UTENTE" w:date="2020-06-30T18:44:00Z">
        <w:r w:rsidRPr="00674C8A">
          <w:rPr>
            <w:rFonts w:ascii="Calibri" w:eastAsia="Calibri" w:hAnsi="Calibri" w:cs="Times New Roman"/>
            <w:lang w:val="en-US"/>
          </w:rPr>
          <w:t>n "Even though he's only a little taller than me, he suddenly seems to cast a long, intimidating shadow over the other man."</w:t>
        </w:r>
      </w:ins>
    </w:p>
    <w:p w14:paraId="022776AB" w14:textId="77777777" w:rsidR="00674C8A" w:rsidRPr="00674C8A" w:rsidRDefault="00674C8A" w:rsidP="00674C8A">
      <w:pPr>
        <w:numPr>
          <w:ilvl w:val="0"/>
          <w:numId w:val="50"/>
        </w:numPr>
        <w:tabs>
          <w:tab w:val="left" w:pos="426"/>
        </w:tabs>
        <w:spacing w:line="600" w:lineRule="auto"/>
        <w:ind w:left="426"/>
        <w:contextualSpacing/>
        <w:jc w:val="left"/>
        <w:rPr>
          <w:ins w:id="8341" w:author="UTENTE" w:date="2020-06-30T18:44:00Z"/>
          <w:rFonts w:ascii="Calibri" w:eastAsia="Calibri" w:hAnsi="Calibri" w:cs="Times New Roman"/>
        </w:rPr>
      </w:pPr>
      <w:ins w:id="8342" w:author="UTENTE" w:date="2020-06-30T18:44:00Z">
        <w:r w:rsidRPr="00674C8A">
          <w:rPr>
            <w:rFonts w:ascii="Calibri" w:eastAsia="Calibri" w:hAnsi="Calibri" w:cs="Times New Roman"/>
            <w:lang w:val="en-US"/>
          </w:rPr>
          <w:t xml:space="preserve">n "What happened to his carefree attitude from a few minutes ago? </w:t>
        </w:r>
        <w:r w:rsidRPr="00674C8A">
          <w:rPr>
            <w:rFonts w:ascii="Calibri" w:eastAsia="Calibri" w:hAnsi="Calibri" w:cs="Times New Roman"/>
          </w:rPr>
          <w:t>I can hardly believe he's the same person…"</w:t>
        </w:r>
      </w:ins>
    </w:p>
    <w:p w14:paraId="3F001EB7" w14:textId="77777777" w:rsidR="00674C8A" w:rsidRPr="00674C8A" w:rsidRDefault="00674C8A" w:rsidP="00674C8A">
      <w:pPr>
        <w:numPr>
          <w:ilvl w:val="0"/>
          <w:numId w:val="50"/>
        </w:numPr>
        <w:tabs>
          <w:tab w:val="left" w:pos="426"/>
        </w:tabs>
        <w:spacing w:line="600" w:lineRule="auto"/>
        <w:ind w:left="426"/>
        <w:contextualSpacing/>
        <w:jc w:val="left"/>
        <w:rPr>
          <w:ins w:id="8343" w:author="UTENTE" w:date="2020-06-30T18:44:00Z"/>
          <w:rFonts w:ascii="Calibri" w:eastAsia="Calibri" w:hAnsi="Calibri" w:cs="Times New Roman"/>
          <w:lang w:val="en-US"/>
        </w:rPr>
      </w:pPr>
      <w:ins w:id="8344" w:author="UTENTE" w:date="2020-06-30T18:44:00Z">
        <w:r w:rsidRPr="00674C8A">
          <w:rPr>
            <w:rFonts w:ascii="Calibri" w:eastAsia="Calibri" w:hAnsi="Calibri" w:cs="Times New Roman"/>
            <w:lang w:val="en-US"/>
          </w:rPr>
          <w:t>u "\"W-What the hell, man?\""</w:t>
        </w:r>
      </w:ins>
    </w:p>
    <w:p w14:paraId="02A72CDA" w14:textId="77777777" w:rsidR="00674C8A" w:rsidRPr="00674C8A" w:rsidRDefault="00674C8A" w:rsidP="00674C8A">
      <w:pPr>
        <w:numPr>
          <w:ilvl w:val="0"/>
          <w:numId w:val="50"/>
        </w:numPr>
        <w:tabs>
          <w:tab w:val="left" w:pos="426"/>
        </w:tabs>
        <w:spacing w:line="600" w:lineRule="auto"/>
        <w:ind w:left="426"/>
        <w:contextualSpacing/>
        <w:jc w:val="left"/>
        <w:rPr>
          <w:ins w:id="8345" w:author="UTENTE" w:date="2020-06-30T18:44:00Z"/>
          <w:rFonts w:ascii="Calibri" w:eastAsia="Calibri" w:hAnsi="Calibri" w:cs="Times New Roman"/>
        </w:rPr>
      </w:pPr>
      <w:ins w:id="8346" w:author="UTENTE" w:date="2020-06-30T18:44:00Z">
        <w:r w:rsidRPr="00674C8A">
          <w:rPr>
            <w:rFonts w:ascii="Calibri" w:eastAsia="Calibri" w:hAnsi="Calibri" w:cs="Times New Roman"/>
            <w:lang w:val="en-US"/>
          </w:rPr>
          <w:t xml:space="preserve">u "\"You normally always share… </w:t>
        </w:r>
        <w:r w:rsidRPr="00674C8A">
          <w:rPr>
            <w:rFonts w:ascii="Calibri" w:eastAsia="Calibri" w:hAnsi="Calibri" w:cs="Times New Roman"/>
          </w:rPr>
          <w:t>Fine, whatever.\""</w:t>
        </w:r>
      </w:ins>
    </w:p>
    <w:p w14:paraId="62704D8F" w14:textId="77777777" w:rsidR="00674C8A" w:rsidRPr="00674C8A" w:rsidRDefault="00674C8A" w:rsidP="00674C8A">
      <w:pPr>
        <w:numPr>
          <w:ilvl w:val="0"/>
          <w:numId w:val="50"/>
        </w:numPr>
        <w:tabs>
          <w:tab w:val="left" w:pos="426"/>
        </w:tabs>
        <w:spacing w:line="600" w:lineRule="auto"/>
        <w:ind w:left="426"/>
        <w:contextualSpacing/>
        <w:jc w:val="left"/>
        <w:rPr>
          <w:ins w:id="8347" w:author="UTENTE" w:date="2020-06-30T18:44:00Z"/>
          <w:rFonts w:ascii="Calibri" w:eastAsia="Calibri" w:hAnsi="Calibri" w:cs="Times New Roman"/>
          <w:lang w:val="en-US"/>
        </w:rPr>
      </w:pPr>
      <w:ins w:id="8348" w:author="UTENTE" w:date="2020-06-30T18:44:00Z">
        <w:r w:rsidRPr="00674C8A">
          <w:rPr>
            <w:rFonts w:ascii="Calibri" w:eastAsia="Calibri" w:hAnsi="Calibri" w:cs="Times New Roman"/>
            <w:lang w:val="en-US"/>
          </w:rPr>
          <w:t>n "Despite his sheepish reply, Rex'ss clanmate turns his gaze towards me, and the reptilian thirst in his eyes makes me shudder instinctively."</w:t>
        </w:r>
      </w:ins>
    </w:p>
    <w:p w14:paraId="095C40CB" w14:textId="77777777" w:rsidR="00674C8A" w:rsidRPr="00674C8A" w:rsidRDefault="00674C8A" w:rsidP="00674C8A">
      <w:pPr>
        <w:numPr>
          <w:ilvl w:val="0"/>
          <w:numId w:val="50"/>
        </w:numPr>
        <w:tabs>
          <w:tab w:val="left" w:pos="426"/>
        </w:tabs>
        <w:spacing w:line="600" w:lineRule="auto"/>
        <w:ind w:left="426"/>
        <w:contextualSpacing/>
        <w:jc w:val="left"/>
        <w:rPr>
          <w:ins w:id="8349" w:author="UTENTE" w:date="2020-06-30T18:44:00Z"/>
          <w:rFonts w:ascii="Calibri" w:eastAsia="Calibri" w:hAnsi="Calibri" w:cs="Times New Roman"/>
          <w:lang w:val="en-US"/>
        </w:rPr>
      </w:pPr>
      <w:ins w:id="8350" w:author="UTENTE" w:date="2020-06-30T18:44:00Z">
        <w:r w:rsidRPr="00674C8A">
          <w:rPr>
            <w:rFonts w:ascii="Calibri" w:eastAsia="Calibri" w:hAnsi="Calibri" w:cs="Times New Roman"/>
            <w:lang w:val="en-US"/>
          </w:rPr>
          <w:t>n "He looks even more inhuman than Rex – {w}like some kind of giant serpent staring down prey."</w:t>
        </w:r>
      </w:ins>
    </w:p>
    <w:p w14:paraId="332E6E0F" w14:textId="77777777" w:rsidR="00674C8A" w:rsidRPr="00674C8A" w:rsidRDefault="00674C8A" w:rsidP="00674C8A">
      <w:pPr>
        <w:numPr>
          <w:ilvl w:val="0"/>
          <w:numId w:val="50"/>
        </w:numPr>
        <w:tabs>
          <w:tab w:val="left" w:pos="426"/>
        </w:tabs>
        <w:spacing w:line="600" w:lineRule="auto"/>
        <w:ind w:left="426"/>
        <w:contextualSpacing/>
        <w:jc w:val="left"/>
        <w:rPr>
          <w:ins w:id="8351" w:author="UTENTE" w:date="2020-06-30T18:44:00Z"/>
          <w:rFonts w:ascii="Calibri" w:eastAsia="Calibri" w:hAnsi="Calibri" w:cs="Times New Roman"/>
          <w:lang w:val="en-US"/>
        </w:rPr>
      </w:pPr>
      <w:ins w:id="8352" w:author="UTENTE" w:date="2020-06-30T18:44:00Z">
        <w:r w:rsidRPr="00674C8A">
          <w:rPr>
            <w:rFonts w:ascii="Calibri" w:eastAsia="Calibri" w:hAnsi="Calibri" w:cs="Times New Roman"/>
            <w:lang w:val="en-US"/>
          </w:rPr>
          <w:t>r "\"…Come on. I don't feel like puttin' on a show for this rude fucker.\""</w:t>
        </w:r>
      </w:ins>
    </w:p>
    <w:p w14:paraId="174105C6" w14:textId="77777777" w:rsidR="00674C8A" w:rsidRPr="00674C8A" w:rsidRDefault="00674C8A" w:rsidP="00674C8A">
      <w:pPr>
        <w:numPr>
          <w:ilvl w:val="0"/>
          <w:numId w:val="50"/>
        </w:numPr>
        <w:tabs>
          <w:tab w:val="left" w:pos="426"/>
        </w:tabs>
        <w:spacing w:line="600" w:lineRule="auto"/>
        <w:ind w:left="426"/>
        <w:contextualSpacing/>
        <w:jc w:val="left"/>
        <w:rPr>
          <w:ins w:id="8353" w:author="UTENTE" w:date="2020-06-30T18:44:00Z"/>
          <w:rFonts w:ascii="Calibri" w:eastAsia="Calibri" w:hAnsi="Calibri" w:cs="Times New Roman"/>
          <w:lang w:val="en-US"/>
        </w:rPr>
      </w:pPr>
      <w:ins w:id="8354" w:author="UTENTE" w:date="2020-06-30T18:44:00Z">
        <w:r w:rsidRPr="00674C8A">
          <w:rPr>
            <w:rFonts w:ascii="Calibri" w:eastAsia="Calibri" w:hAnsi="Calibri" w:cs="Times New Roman"/>
            <w:lang w:val="en-US"/>
          </w:rPr>
          <w:t>n "Muttering under his breath, Rex grabs my shoulder and steers me towards the alley exit."</w:t>
        </w:r>
      </w:ins>
    </w:p>
    <w:p w14:paraId="34874BFB" w14:textId="77777777" w:rsidR="00674C8A" w:rsidRPr="00674C8A" w:rsidRDefault="00674C8A" w:rsidP="00674C8A">
      <w:pPr>
        <w:numPr>
          <w:ilvl w:val="0"/>
          <w:numId w:val="50"/>
        </w:numPr>
        <w:tabs>
          <w:tab w:val="left" w:pos="426"/>
        </w:tabs>
        <w:spacing w:line="600" w:lineRule="auto"/>
        <w:ind w:left="426"/>
        <w:contextualSpacing/>
        <w:jc w:val="left"/>
        <w:rPr>
          <w:ins w:id="8355" w:author="UTENTE" w:date="2020-06-30T18:44:00Z"/>
          <w:rFonts w:ascii="Calibri" w:eastAsia="Calibri" w:hAnsi="Calibri" w:cs="Times New Roman"/>
          <w:lang w:val="en-US"/>
        </w:rPr>
      </w:pPr>
      <w:ins w:id="8356" w:author="UTENTE" w:date="2020-06-30T18:44:00Z">
        <w:r w:rsidRPr="00674C8A">
          <w:rPr>
            <w:rFonts w:ascii="Calibri" w:eastAsia="Calibri" w:hAnsi="Calibri" w:cs="Times New Roman"/>
            <w:lang w:val="en-US"/>
          </w:rPr>
          <w:t>mc "\"H-Hey! Watch it…\""</w:t>
        </w:r>
      </w:ins>
    </w:p>
    <w:p w14:paraId="457AA7DC" w14:textId="77777777" w:rsidR="00674C8A" w:rsidRPr="00674C8A" w:rsidRDefault="00674C8A" w:rsidP="00674C8A">
      <w:pPr>
        <w:numPr>
          <w:ilvl w:val="0"/>
          <w:numId w:val="50"/>
        </w:numPr>
        <w:tabs>
          <w:tab w:val="left" w:pos="426"/>
        </w:tabs>
        <w:spacing w:line="600" w:lineRule="auto"/>
        <w:ind w:left="426"/>
        <w:contextualSpacing/>
        <w:jc w:val="left"/>
        <w:rPr>
          <w:ins w:id="8357" w:author="UTENTE" w:date="2020-06-30T18:44:00Z"/>
          <w:rFonts w:ascii="Calibri" w:eastAsia="Calibri" w:hAnsi="Calibri" w:cs="Times New Roman"/>
          <w:lang w:val="en-US"/>
        </w:rPr>
      </w:pPr>
      <w:ins w:id="8358" w:author="UTENTE" w:date="2020-06-30T18:44:00Z">
        <w:r w:rsidRPr="00674C8A">
          <w:rPr>
            <w:rFonts w:ascii="Calibri" w:eastAsia="Calibri" w:hAnsi="Calibri" w:cs="Times New Roman"/>
            <w:lang w:val="en-US"/>
          </w:rPr>
          <w:t>n "I mumble in protest, though it feels like my voice gets swallowed up by the thick tension in the air."</w:t>
        </w:r>
      </w:ins>
    </w:p>
    <w:p w14:paraId="0D868E4C" w14:textId="77777777" w:rsidR="00674C8A" w:rsidRPr="00674C8A" w:rsidRDefault="00674C8A" w:rsidP="00674C8A">
      <w:pPr>
        <w:numPr>
          <w:ilvl w:val="0"/>
          <w:numId w:val="50"/>
        </w:numPr>
        <w:tabs>
          <w:tab w:val="left" w:pos="426"/>
        </w:tabs>
        <w:spacing w:line="600" w:lineRule="auto"/>
        <w:ind w:left="426"/>
        <w:contextualSpacing/>
        <w:jc w:val="left"/>
        <w:rPr>
          <w:ins w:id="8359" w:author="UTENTE" w:date="2020-06-30T18:44:00Z"/>
          <w:rFonts w:ascii="Calibri" w:eastAsia="Calibri" w:hAnsi="Calibri" w:cs="Times New Roman"/>
          <w:lang w:val="en-US"/>
        </w:rPr>
      </w:pPr>
      <w:ins w:id="8360" w:author="UTENTE" w:date="2020-06-30T18:44:00Z">
        <w:r w:rsidRPr="00674C8A">
          <w:rPr>
            <w:rFonts w:ascii="Calibri" w:eastAsia="Calibri" w:hAnsi="Calibri" w:cs="Times New Roman"/>
            <w:lang w:val="en-US"/>
          </w:rPr>
          <w:t>n "Rex is definitely not my ideal companion… {w}but he's better than being left alone with that guy, I'm pretty sure."</w:t>
        </w:r>
        <w:r w:rsidRPr="00674C8A">
          <w:rPr>
            <w:rFonts w:ascii="Calibri" w:eastAsia="Calibri" w:hAnsi="Calibri" w:cs="Times New Roman"/>
            <w:lang w:val="en-US"/>
          </w:rPr>
          <w:br w:type="page"/>
        </w:r>
      </w:ins>
    </w:p>
    <w:p w14:paraId="7E0DB83F" w14:textId="77777777" w:rsidR="00674C8A" w:rsidRPr="00674C8A" w:rsidRDefault="00674C8A" w:rsidP="00674C8A">
      <w:pPr>
        <w:numPr>
          <w:ilvl w:val="0"/>
          <w:numId w:val="51"/>
        </w:numPr>
        <w:spacing w:line="600" w:lineRule="auto"/>
        <w:contextualSpacing/>
        <w:jc w:val="left"/>
        <w:rPr>
          <w:ins w:id="8361" w:author="UTENTE" w:date="2020-06-30T18:44:00Z"/>
          <w:rFonts w:ascii="Calibri" w:eastAsia="Calibri" w:hAnsi="Calibri" w:cs="Times New Roman"/>
        </w:rPr>
      </w:pPr>
      <w:ins w:id="8362" w:author="UTENTE" w:date="2020-06-30T18:44:00Z">
        <w:r w:rsidRPr="00674C8A">
          <w:rPr>
            <w:rFonts w:ascii="Calibri" w:eastAsia="Calibri" w:hAnsi="Calibri" w:cs="Times New Roman"/>
          </w:rPr>
          <w:lastRenderedPageBreak/>
          <w:t>r "\"È la {i}mia{/i} preda, quindi levati dai coglioni e trovatene un'altra.\""</w:t>
        </w:r>
      </w:ins>
    </w:p>
    <w:p w14:paraId="6F624364" w14:textId="77777777" w:rsidR="00674C8A" w:rsidRPr="00674C8A" w:rsidRDefault="00674C8A" w:rsidP="00674C8A">
      <w:pPr>
        <w:numPr>
          <w:ilvl w:val="0"/>
          <w:numId w:val="51"/>
        </w:numPr>
        <w:spacing w:line="600" w:lineRule="auto"/>
        <w:contextualSpacing/>
        <w:jc w:val="left"/>
        <w:rPr>
          <w:ins w:id="8363" w:author="UTENTE" w:date="2020-06-30T18:44:00Z"/>
          <w:rFonts w:ascii="Calibri" w:eastAsia="Calibri" w:hAnsi="Calibri" w:cs="Times New Roman"/>
        </w:rPr>
      </w:pPr>
      <w:ins w:id="8364" w:author="UTENTE" w:date="2020-06-30T18:44:00Z">
        <w:r w:rsidRPr="00674C8A">
          <w:rPr>
            <w:rFonts w:ascii="Calibri" w:eastAsia="Calibri" w:hAnsi="Calibri" w:cs="Times New Roman"/>
          </w:rPr>
          <w:t>n "Tagliando corto le proteste dell'altro vampiro, Rex sibila una risposta infastidita."</w:t>
        </w:r>
      </w:ins>
    </w:p>
    <w:p w14:paraId="27C052EF" w14:textId="77777777" w:rsidR="00674C8A" w:rsidRPr="00674C8A" w:rsidRDefault="00674C8A" w:rsidP="00674C8A">
      <w:pPr>
        <w:numPr>
          <w:ilvl w:val="0"/>
          <w:numId w:val="51"/>
        </w:numPr>
        <w:spacing w:line="600" w:lineRule="auto"/>
        <w:contextualSpacing/>
        <w:jc w:val="left"/>
        <w:rPr>
          <w:ins w:id="8365" w:author="UTENTE" w:date="2020-06-30T18:44:00Z"/>
          <w:rFonts w:ascii="Calibri" w:eastAsia="Calibri" w:hAnsi="Calibri" w:cs="Times New Roman"/>
        </w:rPr>
      </w:pPr>
      <w:ins w:id="8366" w:author="UTENTE" w:date="2020-06-30T18:44:00Z">
        <w:r w:rsidRPr="00674C8A">
          <w:rPr>
            <w:rFonts w:ascii="Calibri" w:eastAsia="Calibri" w:hAnsi="Calibri" w:cs="Times New Roman"/>
          </w:rPr>
          <w:t>n "Anche se è solo qualche centimetro più alto di me, improvvisamente sembra stagliare una lunga ombra imponente sull'altro tizio."</w:t>
        </w:r>
      </w:ins>
    </w:p>
    <w:p w14:paraId="183A5B31" w14:textId="77777777" w:rsidR="00674C8A" w:rsidRPr="00674C8A" w:rsidRDefault="00674C8A" w:rsidP="00674C8A">
      <w:pPr>
        <w:numPr>
          <w:ilvl w:val="0"/>
          <w:numId w:val="51"/>
        </w:numPr>
        <w:spacing w:line="600" w:lineRule="auto"/>
        <w:contextualSpacing/>
        <w:jc w:val="left"/>
        <w:rPr>
          <w:ins w:id="8367" w:author="UTENTE" w:date="2020-06-30T18:44:00Z"/>
          <w:rFonts w:ascii="Calibri" w:eastAsia="Calibri" w:hAnsi="Calibri" w:cs="Times New Roman"/>
        </w:rPr>
      </w:pPr>
      <w:ins w:id="8368" w:author="UTENTE" w:date="2020-06-30T18:44:00Z">
        <w:r w:rsidRPr="00674C8A">
          <w:rPr>
            <w:rFonts w:ascii="Calibri" w:eastAsia="Calibri" w:hAnsi="Calibri" w:cs="Times New Roman"/>
          </w:rPr>
          <w:t>n "Cos'è successo al suo atteggiamento menefreghista di qualche minuto fa? Quasi non sembra neanche la stessa persona…"</w:t>
        </w:r>
      </w:ins>
    </w:p>
    <w:p w14:paraId="11C91B67" w14:textId="77777777" w:rsidR="00674C8A" w:rsidRPr="00674C8A" w:rsidRDefault="00674C8A" w:rsidP="00674C8A">
      <w:pPr>
        <w:numPr>
          <w:ilvl w:val="0"/>
          <w:numId w:val="51"/>
        </w:numPr>
        <w:spacing w:line="600" w:lineRule="auto"/>
        <w:contextualSpacing/>
        <w:jc w:val="left"/>
        <w:rPr>
          <w:ins w:id="8369" w:author="UTENTE" w:date="2020-06-30T18:44:00Z"/>
          <w:rFonts w:ascii="Calibri" w:eastAsia="Calibri" w:hAnsi="Calibri" w:cs="Times New Roman"/>
        </w:rPr>
      </w:pPr>
      <w:ins w:id="8370" w:author="UTENTE" w:date="2020-06-30T18:44:00Z">
        <w:r w:rsidRPr="00674C8A">
          <w:rPr>
            <w:rFonts w:ascii="Calibri" w:eastAsia="Calibri" w:hAnsi="Calibri" w:cs="Times New Roman"/>
          </w:rPr>
          <w:t>u "\"M-ma che cazzo, amico?\"</w:t>
        </w:r>
      </w:ins>
    </w:p>
    <w:p w14:paraId="6B2D0586" w14:textId="77777777" w:rsidR="00674C8A" w:rsidRPr="00674C8A" w:rsidRDefault="00674C8A" w:rsidP="00674C8A">
      <w:pPr>
        <w:numPr>
          <w:ilvl w:val="0"/>
          <w:numId w:val="51"/>
        </w:numPr>
        <w:spacing w:line="600" w:lineRule="auto"/>
        <w:contextualSpacing/>
        <w:jc w:val="left"/>
        <w:rPr>
          <w:ins w:id="8371" w:author="UTENTE" w:date="2020-06-30T18:44:00Z"/>
          <w:rFonts w:ascii="Calibri" w:eastAsia="Calibri" w:hAnsi="Calibri" w:cs="Times New Roman"/>
        </w:rPr>
      </w:pPr>
      <w:ins w:id="8372" w:author="UTENTE" w:date="2020-06-30T18:44:00Z">
        <w:r w:rsidRPr="00674C8A">
          <w:rPr>
            <w:rFonts w:ascii="Calibri" w:eastAsia="Calibri" w:hAnsi="Calibri" w:cs="Times New Roman"/>
          </w:rPr>
          <w:t>u "\"Di solito offri sempre… Va bene, come vuoi.\" "</w:t>
        </w:r>
      </w:ins>
    </w:p>
    <w:p w14:paraId="3939CDFB" w14:textId="77777777" w:rsidR="00674C8A" w:rsidRPr="00674C8A" w:rsidRDefault="00674C8A" w:rsidP="00674C8A">
      <w:pPr>
        <w:numPr>
          <w:ilvl w:val="0"/>
          <w:numId w:val="51"/>
        </w:numPr>
        <w:spacing w:line="600" w:lineRule="auto"/>
        <w:contextualSpacing/>
        <w:jc w:val="left"/>
        <w:rPr>
          <w:ins w:id="8373" w:author="UTENTE" w:date="2020-06-30T18:44:00Z"/>
          <w:rFonts w:ascii="Calibri" w:eastAsia="Calibri" w:hAnsi="Calibri" w:cs="Times New Roman"/>
        </w:rPr>
      </w:pPr>
      <w:ins w:id="8374" w:author="UTENTE" w:date="2020-06-30T18:44:00Z">
        <w:r w:rsidRPr="00674C8A">
          <w:rPr>
            <w:rFonts w:ascii="Calibri" w:eastAsia="Calibri" w:hAnsi="Calibri" w:cs="Times New Roman"/>
          </w:rPr>
          <w:t>n "Nonostante la sua codarda risposta, il compagno di Rex sposta lo sguardo su di me, i suoi occhi assetati lo fanno sembrare un rettile e rabbrividisco istintivamente."</w:t>
        </w:r>
      </w:ins>
    </w:p>
    <w:p w14:paraId="799FEA06" w14:textId="77777777" w:rsidR="00674C8A" w:rsidRPr="00674C8A" w:rsidRDefault="00674C8A" w:rsidP="00674C8A">
      <w:pPr>
        <w:numPr>
          <w:ilvl w:val="0"/>
          <w:numId w:val="51"/>
        </w:numPr>
        <w:spacing w:line="600" w:lineRule="auto"/>
        <w:contextualSpacing/>
        <w:jc w:val="left"/>
        <w:rPr>
          <w:ins w:id="8375" w:author="UTENTE" w:date="2020-06-30T18:44:00Z"/>
          <w:rFonts w:ascii="Calibri" w:eastAsia="Calibri" w:hAnsi="Calibri" w:cs="Times New Roman"/>
        </w:rPr>
      </w:pPr>
      <w:ins w:id="8376" w:author="UTENTE" w:date="2020-06-30T18:44:00Z">
        <w:r w:rsidRPr="00674C8A">
          <w:rPr>
            <w:rFonts w:ascii="Calibri" w:eastAsia="Calibri" w:hAnsi="Calibri" w:cs="Times New Roman"/>
          </w:rPr>
          <w:t>n "Sembra ancora meno umano di Rex - {w} come una sorta di serpente gigante che fissa dall'alto in basso la sua preda."</w:t>
        </w:r>
      </w:ins>
    </w:p>
    <w:p w14:paraId="06E1F234" w14:textId="77777777" w:rsidR="00674C8A" w:rsidRPr="00674C8A" w:rsidRDefault="00674C8A" w:rsidP="00674C8A">
      <w:pPr>
        <w:numPr>
          <w:ilvl w:val="0"/>
          <w:numId w:val="51"/>
        </w:numPr>
        <w:spacing w:line="600" w:lineRule="auto"/>
        <w:contextualSpacing/>
        <w:jc w:val="left"/>
        <w:rPr>
          <w:ins w:id="8377" w:author="UTENTE" w:date="2020-06-30T18:44:00Z"/>
          <w:rFonts w:ascii="Calibri" w:eastAsia="Calibri" w:hAnsi="Calibri" w:cs="Times New Roman"/>
        </w:rPr>
      </w:pPr>
      <w:ins w:id="8378" w:author="UTENTE" w:date="2020-06-30T18:44:00Z">
        <w:r w:rsidRPr="00674C8A">
          <w:rPr>
            <w:rFonts w:ascii="Calibri" w:eastAsia="Calibri" w:hAnsi="Calibri" w:cs="Times New Roman"/>
          </w:rPr>
          <w:t>r "\"…Andiamo. Non mi va di dare spettacolo per questo stupido stronzo.\""</w:t>
        </w:r>
      </w:ins>
    </w:p>
    <w:p w14:paraId="2515587C" w14:textId="77777777" w:rsidR="00674C8A" w:rsidRPr="00674C8A" w:rsidRDefault="00674C8A" w:rsidP="00674C8A">
      <w:pPr>
        <w:numPr>
          <w:ilvl w:val="0"/>
          <w:numId w:val="51"/>
        </w:numPr>
        <w:spacing w:line="600" w:lineRule="auto"/>
        <w:contextualSpacing/>
        <w:jc w:val="left"/>
        <w:rPr>
          <w:ins w:id="8379" w:author="UTENTE" w:date="2020-06-30T18:44:00Z"/>
          <w:rFonts w:ascii="Calibri" w:eastAsia="Calibri" w:hAnsi="Calibri" w:cs="Times New Roman"/>
        </w:rPr>
      </w:pPr>
      <w:ins w:id="8380" w:author="UTENTE" w:date="2020-06-30T18:44:00Z">
        <w:r w:rsidRPr="00674C8A">
          <w:rPr>
            <w:rFonts w:ascii="Calibri" w:eastAsia="Calibri" w:hAnsi="Calibri" w:cs="Times New Roman"/>
          </w:rPr>
          <w:t>n "Borbottando, Rex mi afferra per una spalla e mi fa voltare verso l'uscita del vicolo."</w:t>
        </w:r>
      </w:ins>
    </w:p>
    <w:p w14:paraId="3EF04B3D" w14:textId="77777777" w:rsidR="00674C8A" w:rsidRPr="00674C8A" w:rsidRDefault="00674C8A" w:rsidP="00674C8A">
      <w:pPr>
        <w:numPr>
          <w:ilvl w:val="0"/>
          <w:numId w:val="51"/>
        </w:numPr>
        <w:spacing w:line="600" w:lineRule="auto"/>
        <w:contextualSpacing/>
        <w:jc w:val="left"/>
        <w:rPr>
          <w:ins w:id="8381" w:author="UTENTE" w:date="2020-06-30T18:44:00Z"/>
          <w:rFonts w:ascii="Calibri" w:eastAsia="Calibri" w:hAnsi="Calibri" w:cs="Times New Roman"/>
        </w:rPr>
      </w:pPr>
      <w:ins w:id="8382" w:author="UTENTE" w:date="2020-06-30T18:44:00Z">
        <w:r w:rsidRPr="00674C8A">
          <w:rPr>
            <w:rFonts w:ascii="Calibri" w:eastAsia="Calibri" w:hAnsi="Calibri" w:cs="Times New Roman"/>
          </w:rPr>
          <w:t>mc "\"E-Ehi! Attento…\""</w:t>
        </w:r>
      </w:ins>
    </w:p>
    <w:p w14:paraId="238333DC" w14:textId="77777777" w:rsidR="00674C8A" w:rsidRPr="00674C8A" w:rsidRDefault="00674C8A" w:rsidP="00674C8A">
      <w:pPr>
        <w:numPr>
          <w:ilvl w:val="0"/>
          <w:numId w:val="51"/>
        </w:numPr>
        <w:spacing w:line="600" w:lineRule="auto"/>
        <w:contextualSpacing/>
        <w:jc w:val="left"/>
        <w:rPr>
          <w:ins w:id="8383" w:author="UTENTE" w:date="2020-06-30T18:44:00Z"/>
          <w:rFonts w:ascii="Calibri" w:eastAsia="Calibri" w:hAnsi="Calibri" w:cs="Times New Roman"/>
        </w:rPr>
      </w:pPr>
      <w:ins w:id="8384" w:author="UTENTE" w:date="2020-06-30T18:44:00Z">
        <w:r w:rsidRPr="00674C8A">
          <w:rPr>
            <w:rFonts w:ascii="Calibri" w:eastAsia="Calibri" w:hAnsi="Calibri" w:cs="Times New Roman"/>
          </w:rPr>
          <w:t>n "Mormoro protestando, anche se sembra che la mia voce venga inghiottita dalla palpabile tensione presente nell'aria."</w:t>
        </w:r>
      </w:ins>
    </w:p>
    <w:p w14:paraId="7B694A72" w14:textId="1F16B354" w:rsidR="00674C8A" w:rsidRPr="00674C8A" w:rsidRDefault="00674C8A" w:rsidP="00674C8A">
      <w:pPr>
        <w:tabs>
          <w:tab w:val="left" w:pos="284"/>
        </w:tabs>
        <w:spacing w:line="600" w:lineRule="auto"/>
        <w:ind w:left="709" w:hanging="709"/>
        <w:jc w:val="left"/>
        <w:rPr>
          <w:ins w:id="8385" w:author="UTENTE" w:date="2020-06-30T18:44:00Z"/>
          <w:rFonts w:ascii="Calibri" w:eastAsia="Calibri" w:hAnsi="Calibri" w:cs="Times New Roman"/>
        </w:rPr>
        <w:pPrChange w:id="8386" w:author="UTENTE" w:date="2020-06-30T18:45:00Z">
          <w:pPr>
            <w:tabs>
              <w:tab w:val="left" w:pos="426"/>
            </w:tabs>
            <w:spacing w:line="600" w:lineRule="auto"/>
            <w:jc w:val="left"/>
          </w:pPr>
        </w:pPrChange>
      </w:pPr>
      <w:ins w:id="8387" w:author="UTENTE" w:date="2020-06-30T18:45:00Z">
        <w:r>
          <w:rPr>
            <w:rFonts w:ascii="Calibri" w:eastAsia="Calibri" w:hAnsi="Calibri" w:cs="Times New Roman"/>
          </w:rPr>
          <w:tab/>
        </w:r>
      </w:ins>
      <w:ins w:id="8388" w:author="UTENTE" w:date="2020-06-30T18:44:00Z">
        <w:r w:rsidRPr="00674C8A">
          <w:rPr>
            <w:rFonts w:ascii="Calibri" w:eastAsia="Calibri" w:hAnsi="Calibri" w:cs="Times New Roman"/>
          </w:rPr>
          <w:t xml:space="preserve">69. </w:t>
        </w:r>
      </w:ins>
      <w:ins w:id="8389" w:author="UTENTE" w:date="2020-06-30T18:45:00Z">
        <w:r>
          <w:rPr>
            <w:rFonts w:ascii="Calibri" w:eastAsia="Calibri" w:hAnsi="Calibri" w:cs="Times New Roman"/>
          </w:rPr>
          <w:t xml:space="preserve"> </w:t>
        </w:r>
      </w:ins>
      <w:ins w:id="8390" w:author="UTENTE" w:date="2020-06-30T18:44:00Z">
        <w:r w:rsidRPr="00674C8A">
          <w:rPr>
            <w:rFonts w:ascii="Calibri" w:eastAsia="Calibri" w:hAnsi="Calibri" w:cs="Times New Roman"/>
          </w:rPr>
          <w:t>n "Rex di sicuro non è la mia compagnia ideale… {w}ma è meglio di rimanere solo con quel tizio, ne sono sicuro."</w:t>
        </w:r>
        <w:r w:rsidRPr="00674C8A">
          <w:rPr>
            <w:rFonts w:ascii="Calibri" w:eastAsia="Calibri" w:hAnsi="Calibri" w:cs="Times New Roman"/>
          </w:rPr>
          <w:br w:type="page"/>
        </w:r>
      </w:ins>
    </w:p>
    <w:p w14:paraId="1159FB37" w14:textId="77777777" w:rsidR="00674C8A" w:rsidRPr="00674C8A" w:rsidRDefault="00674C8A" w:rsidP="00674C8A">
      <w:pPr>
        <w:numPr>
          <w:ilvl w:val="0"/>
          <w:numId w:val="53"/>
        </w:numPr>
        <w:tabs>
          <w:tab w:val="left" w:pos="426"/>
        </w:tabs>
        <w:spacing w:line="600" w:lineRule="auto"/>
        <w:contextualSpacing/>
        <w:jc w:val="left"/>
        <w:rPr>
          <w:ins w:id="8391" w:author="UTENTE" w:date="2020-06-30T18:44:00Z"/>
          <w:rFonts w:ascii="Calibri" w:eastAsia="Calibri" w:hAnsi="Calibri" w:cs="Times New Roman"/>
          <w:lang w:val="en-US"/>
        </w:rPr>
      </w:pPr>
      <w:ins w:id="8392" w:author="UTENTE" w:date="2020-06-30T18:44:00Z">
        <w:r w:rsidRPr="00674C8A">
          <w:rPr>
            <w:rFonts w:ascii="Calibri" w:eastAsia="Calibri" w:hAnsi="Calibri" w:cs="Times New Roman"/>
            <w:lang w:val="en-US"/>
          </w:rPr>
          <w:lastRenderedPageBreak/>
          <w:t>n "The redhead pushes me all the way to the street, not releasing my shoulder until the other vampire is out of sight."</w:t>
        </w:r>
      </w:ins>
    </w:p>
    <w:p w14:paraId="440733F0" w14:textId="77777777" w:rsidR="00674C8A" w:rsidRPr="00674C8A" w:rsidRDefault="00674C8A" w:rsidP="00674C8A">
      <w:pPr>
        <w:numPr>
          <w:ilvl w:val="0"/>
          <w:numId w:val="53"/>
        </w:numPr>
        <w:tabs>
          <w:tab w:val="left" w:pos="426"/>
        </w:tabs>
        <w:spacing w:line="600" w:lineRule="auto"/>
        <w:contextualSpacing/>
        <w:jc w:val="left"/>
        <w:rPr>
          <w:ins w:id="8393" w:author="UTENTE" w:date="2020-06-30T18:44:00Z"/>
          <w:rFonts w:ascii="Calibri" w:eastAsia="Calibri" w:hAnsi="Calibri" w:cs="Times New Roman"/>
          <w:lang w:val="en-US"/>
        </w:rPr>
      </w:pPr>
      <w:ins w:id="8394" w:author="UTENTE" w:date="2020-06-30T18:44:00Z">
        <w:r w:rsidRPr="00674C8A">
          <w:rPr>
            <w:rFonts w:ascii="Calibri" w:eastAsia="Calibri" w:hAnsi="Calibri" w:cs="Times New Roman"/>
            <w:lang w:val="en-US"/>
          </w:rPr>
          <w:t>n "–As soon as we round the corner, he stops in his tracks, turning to fix a narrow-eyed stare on me."</w:t>
        </w:r>
      </w:ins>
    </w:p>
    <w:p w14:paraId="6360588D" w14:textId="77777777" w:rsidR="00674C8A" w:rsidRPr="00674C8A" w:rsidRDefault="00674C8A" w:rsidP="00674C8A">
      <w:pPr>
        <w:numPr>
          <w:ilvl w:val="0"/>
          <w:numId w:val="53"/>
        </w:numPr>
        <w:tabs>
          <w:tab w:val="left" w:pos="426"/>
        </w:tabs>
        <w:spacing w:line="600" w:lineRule="auto"/>
        <w:contextualSpacing/>
        <w:jc w:val="left"/>
        <w:rPr>
          <w:ins w:id="8395" w:author="UTENTE" w:date="2020-06-30T18:44:00Z"/>
          <w:rFonts w:ascii="Calibri" w:eastAsia="Calibri" w:hAnsi="Calibri" w:cs="Times New Roman"/>
        </w:rPr>
      </w:pPr>
      <w:ins w:id="8396" w:author="UTENTE" w:date="2020-06-30T18:44:00Z">
        <w:r w:rsidRPr="00674C8A">
          <w:rPr>
            <w:rFonts w:ascii="Calibri" w:eastAsia="Calibri" w:hAnsi="Calibri" w:cs="Times New Roman"/>
          </w:rPr>
          <w:t>r "\"…\""</w:t>
        </w:r>
      </w:ins>
    </w:p>
    <w:p w14:paraId="0231F550" w14:textId="77777777" w:rsidR="00674C8A" w:rsidRPr="00674C8A" w:rsidRDefault="00674C8A" w:rsidP="00674C8A">
      <w:pPr>
        <w:numPr>
          <w:ilvl w:val="0"/>
          <w:numId w:val="53"/>
        </w:numPr>
        <w:tabs>
          <w:tab w:val="left" w:pos="426"/>
        </w:tabs>
        <w:spacing w:line="600" w:lineRule="auto"/>
        <w:contextualSpacing/>
        <w:jc w:val="left"/>
        <w:rPr>
          <w:ins w:id="8397" w:author="UTENTE" w:date="2020-06-30T18:44:00Z"/>
          <w:rFonts w:ascii="Calibri" w:eastAsia="Calibri" w:hAnsi="Calibri" w:cs="Times New Roman"/>
        </w:rPr>
      </w:pPr>
      <w:ins w:id="8398" w:author="UTENTE" w:date="2020-06-30T18:44:00Z">
        <w:r w:rsidRPr="00674C8A">
          <w:rPr>
            <w:rFonts w:ascii="Calibri" w:eastAsia="Calibri" w:hAnsi="Calibri" w:cs="Times New Roman"/>
          </w:rPr>
          <w:t>mc "\"…\""</w:t>
        </w:r>
      </w:ins>
    </w:p>
    <w:p w14:paraId="519CBA9B" w14:textId="77777777" w:rsidR="00674C8A" w:rsidRPr="00674C8A" w:rsidRDefault="00674C8A" w:rsidP="00674C8A">
      <w:pPr>
        <w:numPr>
          <w:ilvl w:val="0"/>
          <w:numId w:val="53"/>
        </w:numPr>
        <w:tabs>
          <w:tab w:val="left" w:pos="426"/>
        </w:tabs>
        <w:spacing w:line="600" w:lineRule="auto"/>
        <w:contextualSpacing/>
        <w:jc w:val="left"/>
        <w:rPr>
          <w:ins w:id="8399" w:author="UTENTE" w:date="2020-06-30T18:44:00Z"/>
          <w:rFonts w:ascii="Calibri" w:eastAsia="Calibri" w:hAnsi="Calibri" w:cs="Times New Roman"/>
          <w:lang w:val="en-US"/>
        </w:rPr>
      </w:pPr>
      <w:ins w:id="8400" w:author="UTENTE" w:date="2020-06-30T18:44:00Z">
        <w:r w:rsidRPr="00674C8A">
          <w:rPr>
            <w:rFonts w:ascii="Calibri" w:eastAsia="Calibri" w:hAnsi="Calibri" w:cs="Times New Roman"/>
            <w:lang w:val="en-US"/>
          </w:rPr>
          <w:t>n "We watch each other for a long moment."</w:t>
        </w:r>
      </w:ins>
    </w:p>
    <w:p w14:paraId="04AF9D2A" w14:textId="77777777" w:rsidR="00674C8A" w:rsidRPr="00674C8A" w:rsidRDefault="00674C8A" w:rsidP="00674C8A">
      <w:pPr>
        <w:numPr>
          <w:ilvl w:val="0"/>
          <w:numId w:val="53"/>
        </w:numPr>
        <w:tabs>
          <w:tab w:val="left" w:pos="426"/>
        </w:tabs>
        <w:spacing w:line="600" w:lineRule="auto"/>
        <w:contextualSpacing/>
        <w:jc w:val="left"/>
        <w:rPr>
          <w:ins w:id="8401" w:author="UTENTE" w:date="2020-06-30T18:44:00Z"/>
          <w:rFonts w:ascii="Calibri" w:eastAsia="Calibri" w:hAnsi="Calibri" w:cs="Times New Roman"/>
        </w:rPr>
      </w:pPr>
      <w:ins w:id="8402" w:author="UTENTE" w:date="2020-06-30T18:44:00Z">
        <w:r w:rsidRPr="00674C8A">
          <w:rPr>
            <w:rFonts w:ascii="Calibri" w:eastAsia="Calibri" w:hAnsi="Calibri" w:cs="Times New Roman"/>
          </w:rPr>
          <w:t>n "And then…"</w:t>
        </w:r>
      </w:ins>
    </w:p>
    <w:p w14:paraId="602CF7FF" w14:textId="77777777" w:rsidR="00674C8A" w:rsidRPr="00674C8A" w:rsidRDefault="00674C8A" w:rsidP="00674C8A">
      <w:pPr>
        <w:numPr>
          <w:ilvl w:val="0"/>
          <w:numId w:val="53"/>
        </w:numPr>
        <w:tabs>
          <w:tab w:val="left" w:pos="426"/>
        </w:tabs>
        <w:spacing w:line="600" w:lineRule="auto"/>
        <w:contextualSpacing/>
        <w:jc w:val="left"/>
        <w:rPr>
          <w:ins w:id="8403" w:author="UTENTE" w:date="2020-06-30T18:44:00Z"/>
          <w:rFonts w:ascii="Calibri" w:eastAsia="Calibri" w:hAnsi="Calibri" w:cs="Times New Roman"/>
          <w:lang w:val="en-US"/>
        </w:rPr>
      </w:pPr>
      <w:ins w:id="8404" w:author="UTENTE" w:date="2020-06-30T18:44:00Z">
        <w:r w:rsidRPr="00674C8A">
          <w:rPr>
            <w:rFonts w:ascii="Calibri" w:eastAsia="Calibri" w:hAnsi="Calibri" w:cs="Times New Roman"/>
            <w:lang w:val="en-US"/>
          </w:rPr>
          <w:t>r "\"Whew! What a nasty creep, right?\""</w:t>
        </w:r>
      </w:ins>
    </w:p>
    <w:p w14:paraId="3832E421" w14:textId="77777777" w:rsidR="00674C8A" w:rsidRPr="00674C8A" w:rsidRDefault="00674C8A" w:rsidP="00674C8A">
      <w:pPr>
        <w:numPr>
          <w:ilvl w:val="0"/>
          <w:numId w:val="53"/>
        </w:numPr>
        <w:tabs>
          <w:tab w:val="left" w:pos="426"/>
        </w:tabs>
        <w:spacing w:line="600" w:lineRule="auto"/>
        <w:contextualSpacing/>
        <w:jc w:val="left"/>
        <w:rPr>
          <w:ins w:id="8405" w:author="UTENTE" w:date="2020-06-30T18:44:00Z"/>
          <w:rFonts w:ascii="Calibri" w:eastAsia="Calibri" w:hAnsi="Calibri" w:cs="Times New Roman"/>
          <w:lang w:val="en-US"/>
        </w:rPr>
      </w:pPr>
      <w:ins w:id="8406" w:author="UTENTE" w:date="2020-06-30T18:44:00Z">
        <w:r w:rsidRPr="00674C8A">
          <w:rPr>
            <w:rFonts w:ascii="Calibri" w:eastAsia="Calibri" w:hAnsi="Calibri" w:cs="Times New Roman"/>
            <w:lang w:val="en-US"/>
          </w:rPr>
          <w:t>r "\"Damn, some guys just don't have any manners.\""</w:t>
        </w:r>
      </w:ins>
    </w:p>
    <w:p w14:paraId="13668E72" w14:textId="77777777" w:rsidR="00674C8A" w:rsidRPr="00674C8A" w:rsidRDefault="00674C8A" w:rsidP="00674C8A">
      <w:pPr>
        <w:numPr>
          <w:ilvl w:val="0"/>
          <w:numId w:val="53"/>
        </w:numPr>
        <w:tabs>
          <w:tab w:val="left" w:pos="426"/>
        </w:tabs>
        <w:spacing w:line="600" w:lineRule="auto"/>
        <w:contextualSpacing/>
        <w:jc w:val="left"/>
        <w:rPr>
          <w:ins w:id="8407" w:author="UTENTE" w:date="2020-06-30T18:44:00Z"/>
          <w:rFonts w:ascii="Calibri" w:eastAsia="Calibri" w:hAnsi="Calibri" w:cs="Times New Roman"/>
        </w:rPr>
      </w:pPr>
      <w:ins w:id="8408" w:author="UTENTE" w:date="2020-06-30T18:44:00Z">
        <w:r w:rsidRPr="00674C8A">
          <w:rPr>
            <w:rFonts w:ascii="Calibri" w:eastAsia="Calibri" w:hAnsi="Calibri" w:cs="Times New Roman"/>
          </w:rPr>
          <w:t>mc "\"…\""</w:t>
        </w:r>
      </w:ins>
    </w:p>
    <w:p w14:paraId="607377B0" w14:textId="77777777" w:rsidR="00674C8A" w:rsidRPr="00674C8A" w:rsidRDefault="00674C8A" w:rsidP="00674C8A">
      <w:pPr>
        <w:numPr>
          <w:ilvl w:val="0"/>
          <w:numId w:val="53"/>
        </w:numPr>
        <w:tabs>
          <w:tab w:val="left" w:pos="426"/>
        </w:tabs>
        <w:spacing w:line="600" w:lineRule="auto"/>
        <w:contextualSpacing/>
        <w:jc w:val="left"/>
        <w:rPr>
          <w:ins w:id="8409" w:author="UTENTE" w:date="2020-06-30T18:44:00Z"/>
          <w:rFonts w:ascii="Calibri" w:eastAsia="Calibri" w:hAnsi="Calibri" w:cs="Times New Roman"/>
          <w:lang w:val="en-US"/>
        </w:rPr>
      </w:pPr>
      <w:ins w:id="8410" w:author="UTENTE" w:date="2020-06-30T18:44:00Z">
        <w:r w:rsidRPr="00674C8A">
          <w:rPr>
            <w:rFonts w:ascii="Calibri" w:eastAsia="Calibri" w:hAnsi="Calibri" w:cs="Times New Roman"/>
            <w:lang w:val="en-US"/>
          </w:rPr>
          <w:t>n "Just like that, he breaks out into another fanged grin, as if nothing had ever happened."</w:t>
        </w:r>
      </w:ins>
    </w:p>
    <w:p w14:paraId="48C397B1" w14:textId="77777777" w:rsidR="00674C8A" w:rsidRPr="00674C8A" w:rsidRDefault="00674C8A" w:rsidP="00674C8A">
      <w:pPr>
        <w:numPr>
          <w:ilvl w:val="0"/>
          <w:numId w:val="53"/>
        </w:numPr>
        <w:tabs>
          <w:tab w:val="left" w:pos="426"/>
        </w:tabs>
        <w:spacing w:line="600" w:lineRule="auto"/>
        <w:contextualSpacing/>
        <w:jc w:val="left"/>
        <w:rPr>
          <w:ins w:id="8411" w:author="UTENTE" w:date="2020-06-30T18:44:00Z"/>
          <w:rFonts w:ascii="Calibri" w:eastAsia="Calibri" w:hAnsi="Calibri" w:cs="Times New Roman"/>
          <w:lang w:val="en-US"/>
        </w:rPr>
      </w:pPr>
      <w:ins w:id="8412" w:author="UTENTE" w:date="2020-06-30T18:44:00Z">
        <w:r w:rsidRPr="00674C8A">
          <w:rPr>
            <w:rFonts w:ascii="Calibri" w:eastAsia="Calibri" w:hAnsi="Calibri" w:cs="Times New Roman"/>
            <w:lang w:val="en-US"/>
          </w:rPr>
          <w:t>n "…Jeez, it's like he only has a switch between \"rabid dog\" and \"frat boy\" mode."</w:t>
        </w:r>
      </w:ins>
    </w:p>
    <w:p w14:paraId="129F4BB4" w14:textId="77777777" w:rsidR="00674C8A" w:rsidRPr="00674C8A" w:rsidRDefault="00674C8A" w:rsidP="00674C8A">
      <w:pPr>
        <w:numPr>
          <w:ilvl w:val="0"/>
          <w:numId w:val="53"/>
        </w:numPr>
        <w:tabs>
          <w:tab w:val="left" w:pos="426"/>
        </w:tabs>
        <w:spacing w:line="600" w:lineRule="auto"/>
        <w:contextualSpacing/>
        <w:jc w:val="left"/>
        <w:rPr>
          <w:ins w:id="8413" w:author="UTENTE" w:date="2020-06-30T18:44:00Z"/>
          <w:rFonts w:ascii="Calibri" w:eastAsia="Calibri" w:hAnsi="Calibri" w:cs="Times New Roman"/>
          <w:lang w:val="en-US"/>
        </w:rPr>
      </w:pPr>
      <w:ins w:id="8414" w:author="UTENTE" w:date="2020-06-30T18:44:00Z">
        <w:r w:rsidRPr="00674C8A">
          <w:rPr>
            <w:rFonts w:ascii="Calibri" w:eastAsia="Calibri" w:hAnsi="Calibri" w:cs="Times New Roman"/>
            <w:lang w:val="en-US"/>
          </w:rPr>
          <w:t>r "\"People keep bargin' in on us, too. First that big brooding guy, then shit-for-brains back there…\""</w:t>
        </w:r>
      </w:ins>
    </w:p>
    <w:p w14:paraId="0427E92C" w14:textId="77777777" w:rsidR="00674C8A" w:rsidRPr="00674C8A" w:rsidRDefault="00674C8A" w:rsidP="00674C8A">
      <w:pPr>
        <w:numPr>
          <w:ilvl w:val="0"/>
          <w:numId w:val="53"/>
        </w:numPr>
        <w:tabs>
          <w:tab w:val="left" w:pos="426"/>
        </w:tabs>
        <w:spacing w:line="600" w:lineRule="auto"/>
        <w:contextualSpacing/>
        <w:jc w:val="left"/>
        <w:rPr>
          <w:ins w:id="8415" w:author="UTENTE" w:date="2020-06-30T18:44:00Z"/>
          <w:rFonts w:ascii="Calibri" w:eastAsia="Calibri" w:hAnsi="Calibri" w:cs="Times New Roman"/>
          <w:lang w:val="en-US"/>
        </w:rPr>
      </w:pPr>
      <w:ins w:id="8416" w:author="UTENTE" w:date="2020-06-30T18:44:00Z">
        <w:r w:rsidRPr="00674C8A">
          <w:rPr>
            <w:rFonts w:ascii="Calibri" w:eastAsia="Calibri" w:hAnsi="Calibri" w:cs="Times New Roman"/>
            <w:lang w:val="en-US"/>
          </w:rPr>
          <w:t>mc "\"You make it sound like we were having some kind of formal meeting.\""</w:t>
        </w:r>
      </w:ins>
    </w:p>
    <w:p w14:paraId="0A28F9FB" w14:textId="77777777" w:rsidR="00674C8A" w:rsidRPr="00674C8A" w:rsidRDefault="00674C8A" w:rsidP="00674C8A">
      <w:pPr>
        <w:numPr>
          <w:ilvl w:val="0"/>
          <w:numId w:val="53"/>
        </w:numPr>
        <w:tabs>
          <w:tab w:val="left" w:pos="426"/>
        </w:tabs>
        <w:spacing w:line="600" w:lineRule="auto"/>
        <w:contextualSpacing/>
        <w:jc w:val="left"/>
        <w:rPr>
          <w:ins w:id="8417" w:author="UTENTE" w:date="2020-06-30T18:44:00Z"/>
          <w:rFonts w:ascii="Calibri" w:eastAsia="Calibri" w:hAnsi="Calibri" w:cs="Times New Roman"/>
        </w:rPr>
      </w:pPr>
      <w:ins w:id="8418" w:author="UTENTE" w:date="2020-06-30T18:44:00Z">
        <w:r w:rsidRPr="00674C8A">
          <w:rPr>
            <w:rFonts w:ascii="Calibri" w:eastAsia="Calibri" w:hAnsi="Calibri" w:cs="Times New Roman"/>
          </w:rPr>
          <w:t>r "\"Ahahaha!\""</w:t>
        </w:r>
      </w:ins>
    </w:p>
    <w:p w14:paraId="610AC01D" w14:textId="77777777" w:rsidR="00674C8A" w:rsidRPr="00674C8A" w:rsidRDefault="00674C8A" w:rsidP="00674C8A">
      <w:pPr>
        <w:numPr>
          <w:ilvl w:val="0"/>
          <w:numId w:val="53"/>
        </w:numPr>
        <w:tabs>
          <w:tab w:val="left" w:pos="426"/>
        </w:tabs>
        <w:spacing w:line="600" w:lineRule="auto"/>
        <w:contextualSpacing/>
        <w:jc w:val="left"/>
        <w:rPr>
          <w:ins w:id="8419" w:author="UTENTE" w:date="2020-06-30T18:44:00Z"/>
          <w:rFonts w:ascii="Calibri" w:eastAsia="Calibri" w:hAnsi="Calibri" w:cs="Times New Roman"/>
          <w:lang w:val="en-US"/>
        </w:rPr>
      </w:pPr>
      <w:ins w:id="8420" w:author="UTENTE" w:date="2020-06-30T18:44:00Z">
        <w:r w:rsidRPr="00674C8A">
          <w:rPr>
            <w:rFonts w:ascii="Calibri" w:eastAsia="Calibri" w:hAnsi="Calibri" w:cs="Times New Roman"/>
            <w:lang w:val="en-US"/>
          </w:rPr>
          <w:t>n "When I grimace at his words, Rex breaks out into a fit of delighted laughter."</w:t>
        </w:r>
        <w:r w:rsidRPr="00674C8A">
          <w:rPr>
            <w:rFonts w:ascii="Calibri" w:eastAsia="Calibri" w:hAnsi="Calibri" w:cs="Times New Roman"/>
            <w:lang w:val="en-US"/>
          </w:rPr>
          <w:br w:type="page"/>
        </w:r>
      </w:ins>
    </w:p>
    <w:p w14:paraId="7478FFA2" w14:textId="77777777" w:rsidR="00674C8A" w:rsidRPr="00674C8A" w:rsidRDefault="00674C8A" w:rsidP="00674C8A">
      <w:pPr>
        <w:numPr>
          <w:ilvl w:val="0"/>
          <w:numId w:val="50"/>
        </w:numPr>
        <w:tabs>
          <w:tab w:val="left" w:pos="426"/>
        </w:tabs>
        <w:spacing w:line="600" w:lineRule="auto"/>
        <w:contextualSpacing/>
        <w:jc w:val="left"/>
        <w:rPr>
          <w:ins w:id="8421" w:author="UTENTE" w:date="2020-06-30T18:44:00Z"/>
          <w:rFonts w:ascii="Calibri" w:eastAsia="Calibri" w:hAnsi="Calibri" w:cs="Times New Roman"/>
        </w:rPr>
      </w:pPr>
      <w:ins w:id="8422" w:author="UTENTE" w:date="2020-06-30T18:44:00Z">
        <w:r w:rsidRPr="00674C8A">
          <w:rPr>
            <w:rFonts w:ascii="Calibri" w:eastAsia="Calibri" w:hAnsi="Calibri" w:cs="Times New Roman"/>
          </w:rPr>
          <w:lastRenderedPageBreak/>
          <w:t>n "Il rosso mi spinge fino alla strada, senza lasciare andare la mia spalla fino a che il vampiro non è più in vista."</w:t>
        </w:r>
      </w:ins>
    </w:p>
    <w:p w14:paraId="60F3E7A8" w14:textId="77777777" w:rsidR="00674C8A" w:rsidRPr="00674C8A" w:rsidRDefault="00674C8A" w:rsidP="00674C8A">
      <w:pPr>
        <w:numPr>
          <w:ilvl w:val="0"/>
          <w:numId w:val="50"/>
        </w:numPr>
        <w:tabs>
          <w:tab w:val="left" w:pos="426"/>
        </w:tabs>
        <w:spacing w:line="600" w:lineRule="auto"/>
        <w:contextualSpacing/>
        <w:jc w:val="left"/>
        <w:rPr>
          <w:ins w:id="8423" w:author="UTENTE" w:date="2020-06-30T18:44:00Z"/>
          <w:rFonts w:ascii="Calibri" w:eastAsia="Calibri" w:hAnsi="Calibri" w:cs="Times New Roman"/>
        </w:rPr>
      </w:pPr>
      <w:ins w:id="8424" w:author="UTENTE" w:date="2020-06-30T18:44:00Z">
        <w:r w:rsidRPr="00674C8A">
          <w:rPr>
            <w:rFonts w:ascii="Calibri" w:eastAsia="Calibri" w:hAnsi="Calibri" w:cs="Times New Roman"/>
          </w:rPr>
          <w:t>n "-Appena giriamo l'angolo, si ferma, voltandosi per fissare uno sguardo tagliente su di me."</w:t>
        </w:r>
      </w:ins>
    </w:p>
    <w:p w14:paraId="080AF0FA" w14:textId="77777777" w:rsidR="00674C8A" w:rsidRPr="00674C8A" w:rsidRDefault="00674C8A" w:rsidP="00674C8A">
      <w:pPr>
        <w:numPr>
          <w:ilvl w:val="0"/>
          <w:numId w:val="50"/>
        </w:numPr>
        <w:tabs>
          <w:tab w:val="left" w:pos="426"/>
        </w:tabs>
        <w:spacing w:line="600" w:lineRule="auto"/>
        <w:contextualSpacing/>
        <w:jc w:val="left"/>
        <w:rPr>
          <w:ins w:id="8425" w:author="UTENTE" w:date="2020-06-30T18:44:00Z"/>
          <w:rFonts w:ascii="Calibri" w:eastAsia="Calibri" w:hAnsi="Calibri" w:cs="Times New Roman"/>
        </w:rPr>
      </w:pPr>
      <w:ins w:id="8426" w:author="UTENTE" w:date="2020-06-30T18:44:00Z">
        <w:r w:rsidRPr="00674C8A">
          <w:rPr>
            <w:rFonts w:ascii="Calibri" w:eastAsia="Calibri" w:hAnsi="Calibri" w:cs="Times New Roman"/>
          </w:rPr>
          <w:t>r "\"…\""</w:t>
        </w:r>
      </w:ins>
    </w:p>
    <w:p w14:paraId="26CB4B3D" w14:textId="77777777" w:rsidR="00674C8A" w:rsidRPr="00674C8A" w:rsidRDefault="00674C8A" w:rsidP="00674C8A">
      <w:pPr>
        <w:numPr>
          <w:ilvl w:val="0"/>
          <w:numId w:val="50"/>
        </w:numPr>
        <w:tabs>
          <w:tab w:val="left" w:pos="426"/>
        </w:tabs>
        <w:spacing w:line="600" w:lineRule="auto"/>
        <w:contextualSpacing/>
        <w:jc w:val="left"/>
        <w:rPr>
          <w:ins w:id="8427" w:author="UTENTE" w:date="2020-06-30T18:44:00Z"/>
          <w:rFonts w:ascii="Calibri" w:eastAsia="Calibri" w:hAnsi="Calibri" w:cs="Times New Roman"/>
        </w:rPr>
      </w:pPr>
      <w:ins w:id="8428" w:author="UTENTE" w:date="2020-06-30T18:44:00Z">
        <w:r w:rsidRPr="00674C8A">
          <w:rPr>
            <w:rFonts w:ascii="Calibri" w:eastAsia="Calibri" w:hAnsi="Calibri" w:cs="Times New Roman"/>
          </w:rPr>
          <w:t>mc "\"…\""</w:t>
        </w:r>
      </w:ins>
    </w:p>
    <w:p w14:paraId="60122146" w14:textId="77777777" w:rsidR="00674C8A" w:rsidRPr="00674C8A" w:rsidRDefault="00674C8A" w:rsidP="00674C8A">
      <w:pPr>
        <w:numPr>
          <w:ilvl w:val="0"/>
          <w:numId w:val="50"/>
        </w:numPr>
        <w:tabs>
          <w:tab w:val="left" w:pos="426"/>
        </w:tabs>
        <w:spacing w:line="600" w:lineRule="auto"/>
        <w:contextualSpacing/>
        <w:jc w:val="left"/>
        <w:rPr>
          <w:ins w:id="8429" w:author="UTENTE" w:date="2020-06-30T18:44:00Z"/>
          <w:rFonts w:ascii="Calibri" w:eastAsia="Calibri" w:hAnsi="Calibri" w:cs="Times New Roman"/>
        </w:rPr>
      </w:pPr>
      <w:ins w:id="8430" w:author="UTENTE" w:date="2020-06-30T18:44:00Z">
        <w:r w:rsidRPr="00674C8A">
          <w:rPr>
            <w:rFonts w:ascii="Calibri" w:eastAsia="Calibri" w:hAnsi="Calibri" w:cs="Times New Roman"/>
          </w:rPr>
          <w:t>n "Ci guardiamo per un lungo istante."</w:t>
        </w:r>
      </w:ins>
    </w:p>
    <w:p w14:paraId="32936A86" w14:textId="77777777" w:rsidR="00674C8A" w:rsidRPr="00674C8A" w:rsidRDefault="00674C8A" w:rsidP="00674C8A">
      <w:pPr>
        <w:numPr>
          <w:ilvl w:val="0"/>
          <w:numId w:val="50"/>
        </w:numPr>
        <w:tabs>
          <w:tab w:val="left" w:pos="426"/>
        </w:tabs>
        <w:spacing w:line="600" w:lineRule="auto"/>
        <w:contextualSpacing/>
        <w:jc w:val="left"/>
        <w:rPr>
          <w:ins w:id="8431" w:author="UTENTE" w:date="2020-06-30T18:44:00Z"/>
          <w:rFonts w:ascii="Calibri" w:eastAsia="Calibri" w:hAnsi="Calibri" w:cs="Times New Roman"/>
        </w:rPr>
      </w:pPr>
      <w:ins w:id="8432" w:author="UTENTE" w:date="2020-06-30T18:44:00Z">
        <w:r w:rsidRPr="00674C8A">
          <w:rPr>
            <w:rFonts w:ascii="Calibri" w:eastAsia="Calibri" w:hAnsi="Calibri" w:cs="Times New Roman"/>
          </w:rPr>
          <w:t>n "E poi…"</w:t>
        </w:r>
      </w:ins>
    </w:p>
    <w:p w14:paraId="5C6A6654" w14:textId="77777777" w:rsidR="00674C8A" w:rsidRPr="00674C8A" w:rsidRDefault="00674C8A" w:rsidP="00674C8A">
      <w:pPr>
        <w:numPr>
          <w:ilvl w:val="0"/>
          <w:numId w:val="50"/>
        </w:numPr>
        <w:tabs>
          <w:tab w:val="left" w:pos="426"/>
        </w:tabs>
        <w:spacing w:line="600" w:lineRule="auto"/>
        <w:contextualSpacing/>
        <w:jc w:val="left"/>
        <w:rPr>
          <w:ins w:id="8433" w:author="UTENTE" w:date="2020-06-30T18:44:00Z"/>
          <w:rFonts w:ascii="Calibri" w:eastAsia="Calibri" w:hAnsi="Calibri" w:cs="Times New Roman"/>
        </w:rPr>
      </w:pPr>
      <w:ins w:id="8434" w:author="UTENTE" w:date="2020-06-30T18:44:00Z">
        <w:r w:rsidRPr="00674C8A">
          <w:rPr>
            <w:rFonts w:ascii="Calibri" w:eastAsia="Calibri" w:hAnsi="Calibri" w:cs="Times New Roman"/>
          </w:rPr>
          <w:t>r "\"Fiù, che odioso serpente, non trovi?\""</w:t>
        </w:r>
      </w:ins>
    </w:p>
    <w:p w14:paraId="78E48193" w14:textId="77777777" w:rsidR="00674C8A" w:rsidRPr="00674C8A" w:rsidRDefault="00674C8A" w:rsidP="00674C8A">
      <w:pPr>
        <w:numPr>
          <w:ilvl w:val="0"/>
          <w:numId w:val="50"/>
        </w:numPr>
        <w:tabs>
          <w:tab w:val="left" w:pos="426"/>
        </w:tabs>
        <w:spacing w:line="600" w:lineRule="auto"/>
        <w:contextualSpacing/>
        <w:jc w:val="left"/>
        <w:rPr>
          <w:ins w:id="8435" w:author="UTENTE" w:date="2020-06-30T18:44:00Z"/>
          <w:rFonts w:ascii="Calibri" w:eastAsia="Calibri" w:hAnsi="Calibri" w:cs="Times New Roman"/>
        </w:rPr>
      </w:pPr>
      <w:ins w:id="8436" w:author="UTENTE" w:date="2020-06-30T18:44:00Z">
        <w:r w:rsidRPr="00674C8A">
          <w:rPr>
            <w:rFonts w:ascii="Calibri" w:eastAsia="Calibri" w:hAnsi="Calibri" w:cs="Times New Roman"/>
          </w:rPr>
          <w:t>r "\"Cavolo, certe persone non sanno proprio cosa siano le buone maniere.\""</w:t>
        </w:r>
      </w:ins>
    </w:p>
    <w:p w14:paraId="714BD52B" w14:textId="77777777" w:rsidR="00674C8A" w:rsidRPr="00674C8A" w:rsidRDefault="00674C8A" w:rsidP="00674C8A">
      <w:pPr>
        <w:numPr>
          <w:ilvl w:val="0"/>
          <w:numId w:val="50"/>
        </w:numPr>
        <w:tabs>
          <w:tab w:val="left" w:pos="426"/>
        </w:tabs>
        <w:spacing w:line="600" w:lineRule="auto"/>
        <w:contextualSpacing/>
        <w:jc w:val="left"/>
        <w:rPr>
          <w:ins w:id="8437" w:author="UTENTE" w:date="2020-06-30T18:44:00Z"/>
          <w:rFonts w:ascii="Calibri" w:eastAsia="Calibri" w:hAnsi="Calibri" w:cs="Times New Roman"/>
        </w:rPr>
      </w:pPr>
      <w:ins w:id="8438" w:author="UTENTE" w:date="2020-06-30T18:44:00Z">
        <w:r w:rsidRPr="00674C8A">
          <w:rPr>
            <w:rFonts w:ascii="Calibri" w:eastAsia="Calibri" w:hAnsi="Calibri" w:cs="Times New Roman"/>
          </w:rPr>
          <w:t>mc "\"…\""</w:t>
        </w:r>
      </w:ins>
    </w:p>
    <w:p w14:paraId="053DBAB3" w14:textId="77777777" w:rsidR="00674C8A" w:rsidRPr="00674C8A" w:rsidRDefault="00674C8A" w:rsidP="00674C8A">
      <w:pPr>
        <w:numPr>
          <w:ilvl w:val="0"/>
          <w:numId w:val="50"/>
        </w:numPr>
        <w:tabs>
          <w:tab w:val="left" w:pos="426"/>
        </w:tabs>
        <w:spacing w:line="600" w:lineRule="auto"/>
        <w:contextualSpacing/>
        <w:jc w:val="left"/>
        <w:rPr>
          <w:ins w:id="8439" w:author="UTENTE" w:date="2020-06-30T18:44:00Z"/>
          <w:rFonts w:ascii="Calibri" w:eastAsia="Calibri" w:hAnsi="Calibri" w:cs="Times New Roman"/>
        </w:rPr>
      </w:pPr>
      <w:ins w:id="8440" w:author="UTENTE" w:date="2020-06-30T18:44:00Z">
        <w:r w:rsidRPr="00674C8A">
          <w:rPr>
            <w:rFonts w:ascii="Calibri" w:eastAsia="Calibri" w:hAnsi="Calibri" w:cs="Times New Roman"/>
          </w:rPr>
          <w:t>n "E poi, spalanca di nuovo il suo sorriso appuntito, come se niente fosse."</w:t>
        </w:r>
      </w:ins>
    </w:p>
    <w:p w14:paraId="2C30240B" w14:textId="77777777" w:rsidR="00674C8A" w:rsidRPr="00674C8A" w:rsidRDefault="00674C8A" w:rsidP="00674C8A">
      <w:pPr>
        <w:numPr>
          <w:ilvl w:val="0"/>
          <w:numId w:val="50"/>
        </w:numPr>
        <w:tabs>
          <w:tab w:val="left" w:pos="426"/>
        </w:tabs>
        <w:spacing w:line="600" w:lineRule="auto"/>
        <w:contextualSpacing/>
        <w:jc w:val="left"/>
        <w:rPr>
          <w:ins w:id="8441" w:author="UTENTE" w:date="2020-06-30T18:44:00Z"/>
          <w:rFonts w:ascii="Calibri" w:eastAsia="Calibri" w:hAnsi="Calibri" w:cs="Times New Roman"/>
        </w:rPr>
      </w:pPr>
      <w:ins w:id="8442" w:author="UTENTE" w:date="2020-06-30T18:44:00Z">
        <w:r w:rsidRPr="00674C8A">
          <w:rPr>
            <w:rFonts w:ascii="Calibri" w:eastAsia="Calibri" w:hAnsi="Calibri" w:cs="Times New Roman"/>
          </w:rPr>
          <w:t>n "…Cristo, è come se avesse un interruttore che va solo da \"cane rabbioso\" a \"borioso ragazzino"."</w:t>
        </w:r>
      </w:ins>
    </w:p>
    <w:p w14:paraId="4DE38A9E" w14:textId="77777777" w:rsidR="00674C8A" w:rsidRPr="00674C8A" w:rsidRDefault="00674C8A" w:rsidP="00674C8A">
      <w:pPr>
        <w:numPr>
          <w:ilvl w:val="0"/>
          <w:numId w:val="50"/>
        </w:numPr>
        <w:tabs>
          <w:tab w:val="left" w:pos="426"/>
        </w:tabs>
        <w:spacing w:line="600" w:lineRule="auto"/>
        <w:contextualSpacing/>
        <w:jc w:val="left"/>
        <w:rPr>
          <w:ins w:id="8443" w:author="UTENTE" w:date="2020-06-30T18:44:00Z"/>
          <w:rFonts w:ascii="Calibri" w:eastAsia="Calibri" w:hAnsi="Calibri" w:cs="Times New Roman"/>
        </w:rPr>
      </w:pPr>
      <w:ins w:id="8444" w:author="UTENTE" w:date="2020-06-30T18:44:00Z">
        <w:r w:rsidRPr="00674C8A">
          <w:rPr>
            <w:rFonts w:ascii="Calibri" w:eastAsia="Calibri" w:hAnsi="Calibri" w:cs="Times New Roman"/>
          </w:rPr>
          <w:t>r "\"Le persone continuano a interromperci, fra l'altro. Prima quello spilungone minaccioso, poi quel tizio con la merda al posto del cervello…"</w:t>
        </w:r>
      </w:ins>
    </w:p>
    <w:p w14:paraId="2D49BA53" w14:textId="77777777" w:rsidR="00674C8A" w:rsidRPr="00674C8A" w:rsidRDefault="00674C8A" w:rsidP="00674C8A">
      <w:pPr>
        <w:numPr>
          <w:ilvl w:val="0"/>
          <w:numId w:val="50"/>
        </w:numPr>
        <w:tabs>
          <w:tab w:val="left" w:pos="426"/>
        </w:tabs>
        <w:spacing w:line="600" w:lineRule="auto"/>
        <w:contextualSpacing/>
        <w:jc w:val="left"/>
        <w:rPr>
          <w:ins w:id="8445" w:author="UTENTE" w:date="2020-06-30T18:44:00Z"/>
          <w:rFonts w:ascii="Calibri" w:eastAsia="Calibri" w:hAnsi="Calibri" w:cs="Times New Roman"/>
        </w:rPr>
      </w:pPr>
      <w:ins w:id="8446" w:author="UTENTE" w:date="2020-06-30T18:44:00Z">
        <w:r w:rsidRPr="00674C8A">
          <w:rPr>
            <w:rFonts w:ascii="Calibri" w:eastAsia="Calibri" w:hAnsi="Calibri" w:cs="Times New Roman"/>
          </w:rPr>
          <w:t>mc "\"La fai sembrare come se stessimo avendo una sorta di riunione formale.\""</w:t>
        </w:r>
      </w:ins>
    </w:p>
    <w:p w14:paraId="007DBD5A" w14:textId="77777777" w:rsidR="00674C8A" w:rsidRPr="00674C8A" w:rsidRDefault="00674C8A" w:rsidP="00674C8A">
      <w:pPr>
        <w:numPr>
          <w:ilvl w:val="0"/>
          <w:numId w:val="50"/>
        </w:numPr>
        <w:tabs>
          <w:tab w:val="left" w:pos="426"/>
        </w:tabs>
        <w:spacing w:line="600" w:lineRule="auto"/>
        <w:contextualSpacing/>
        <w:jc w:val="left"/>
        <w:rPr>
          <w:ins w:id="8447" w:author="UTENTE" w:date="2020-06-30T18:44:00Z"/>
          <w:rFonts w:ascii="Calibri" w:eastAsia="Calibri" w:hAnsi="Calibri" w:cs="Times New Roman"/>
        </w:rPr>
      </w:pPr>
      <w:ins w:id="8448" w:author="UTENTE" w:date="2020-06-30T18:44:00Z">
        <w:r w:rsidRPr="00674C8A">
          <w:rPr>
            <w:rFonts w:ascii="Calibri" w:eastAsia="Calibri" w:hAnsi="Calibri" w:cs="Times New Roman"/>
          </w:rPr>
          <w:t>r "\"Ahahaha!\""</w:t>
        </w:r>
      </w:ins>
    </w:p>
    <w:p w14:paraId="72D5C5D6" w14:textId="77777777" w:rsidR="00674C8A" w:rsidRPr="00674C8A" w:rsidRDefault="00674C8A" w:rsidP="00674C8A">
      <w:pPr>
        <w:numPr>
          <w:ilvl w:val="0"/>
          <w:numId w:val="50"/>
        </w:numPr>
        <w:tabs>
          <w:tab w:val="left" w:pos="426"/>
        </w:tabs>
        <w:spacing w:line="600" w:lineRule="auto"/>
        <w:contextualSpacing/>
        <w:jc w:val="left"/>
        <w:rPr>
          <w:ins w:id="8449" w:author="UTENTE" w:date="2020-06-30T18:44:00Z"/>
          <w:rFonts w:ascii="Calibri" w:eastAsia="Calibri" w:hAnsi="Calibri" w:cs="Times New Roman"/>
        </w:rPr>
      </w:pPr>
      <w:ins w:id="8450" w:author="UTENTE" w:date="2020-06-30T18:44:00Z">
        <w:r w:rsidRPr="00674C8A">
          <w:rPr>
            <w:rFonts w:ascii="Calibri" w:eastAsia="Calibri" w:hAnsi="Calibri" w:cs="Times New Roman"/>
          </w:rPr>
          <w:t>n "Vedendomi fare una smorfia in risposta alle sue parole, Rex esplode in una fragorosa risata." </w:t>
        </w:r>
        <w:r w:rsidRPr="00674C8A">
          <w:rPr>
            <w:rFonts w:ascii="Calibri" w:eastAsia="Calibri" w:hAnsi="Calibri" w:cs="Times New Roman"/>
          </w:rPr>
          <w:br w:type="page"/>
        </w:r>
      </w:ins>
    </w:p>
    <w:p w14:paraId="0E13A007" w14:textId="77777777" w:rsidR="00674C8A" w:rsidRPr="00674C8A" w:rsidRDefault="00674C8A" w:rsidP="00674C8A">
      <w:pPr>
        <w:numPr>
          <w:ilvl w:val="0"/>
          <w:numId w:val="50"/>
        </w:numPr>
        <w:tabs>
          <w:tab w:val="left" w:pos="426"/>
        </w:tabs>
        <w:spacing w:line="600" w:lineRule="auto"/>
        <w:ind w:left="709"/>
        <w:contextualSpacing/>
        <w:jc w:val="left"/>
        <w:rPr>
          <w:ins w:id="8451" w:author="UTENTE" w:date="2020-06-30T18:44:00Z"/>
          <w:rFonts w:ascii="Calibri" w:eastAsia="Calibri" w:hAnsi="Calibri" w:cs="Times New Roman"/>
          <w:lang w:val="en-US"/>
        </w:rPr>
      </w:pPr>
      <w:ins w:id="8452" w:author="UTENTE" w:date="2020-06-30T18:44:00Z">
        <w:r w:rsidRPr="00674C8A">
          <w:rPr>
            <w:rFonts w:ascii="Calibri" w:eastAsia="Calibri" w:hAnsi="Calibri" w:cs="Times New Roman"/>
            <w:lang w:val="en-US"/>
          </w:rPr>
          <w:lastRenderedPageBreak/>
          <w:t>r "\"Hey, you were the one makin' it weird. Food doesn't usually talk back, ya know?\""</w:t>
        </w:r>
      </w:ins>
    </w:p>
    <w:p w14:paraId="21EEE02C" w14:textId="77777777" w:rsidR="00674C8A" w:rsidRPr="00674C8A" w:rsidRDefault="00674C8A" w:rsidP="00674C8A">
      <w:pPr>
        <w:numPr>
          <w:ilvl w:val="0"/>
          <w:numId w:val="50"/>
        </w:numPr>
        <w:tabs>
          <w:tab w:val="left" w:pos="426"/>
        </w:tabs>
        <w:spacing w:line="600" w:lineRule="auto"/>
        <w:ind w:left="709"/>
        <w:contextualSpacing/>
        <w:jc w:val="left"/>
        <w:rPr>
          <w:ins w:id="8453" w:author="UTENTE" w:date="2020-06-30T18:44:00Z"/>
          <w:rFonts w:ascii="Calibri" w:eastAsia="Calibri" w:hAnsi="Calibri" w:cs="Times New Roman"/>
          <w:lang w:val="en-US"/>
        </w:rPr>
      </w:pPr>
      <w:ins w:id="8454" w:author="UTENTE" w:date="2020-06-30T18:44:00Z">
        <w:r w:rsidRPr="00674C8A">
          <w:rPr>
            <w:rFonts w:ascii="Calibri" w:eastAsia="Calibri" w:hAnsi="Calibri" w:cs="Times New Roman"/>
            <w:lang w:val="en-US"/>
          </w:rPr>
          <w:t>mc "\"…My name isn't 'food,' asshole. It's [mc].\""</w:t>
        </w:r>
      </w:ins>
    </w:p>
    <w:p w14:paraId="641AB13A" w14:textId="77777777" w:rsidR="00674C8A" w:rsidRPr="00674C8A" w:rsidRDefault="00674C8A" w:rsidP="00674C8A">
      <w:pPr>
        <w:numPr>
          <w:ilvl w:val="0"/>
          <w:numId w:val="50"/>
        </w:numPr>
        <w:tabs>
          <w:tab w:val="left" w:pos="426"/>
        </w:tabs>
        <w:spacing w:line="600" w:lineRule="auto"/>
        <w:ind w:left="709"/>
        <w:contextualSpacing/>
        <w:jc w:val="left"/>
        <w:rPr>
          <w:ins w:id="8455" w:author="UTENTE" w:date="2020-06-30T18:44:00Z"/>
          <w:rFonts w:ascii="Calibri" w:eastAsia="Calibri" w:hAnsi="Calibri" w:cs="Times New Roman"/>
          <w:lang w:val="en-US"/>
        </w:rPr>
      </w:pPr>
      <w:ins w:id="8456" w:author="UTENTE" w:date="2020-06-30T18:44:00Z">
        <w:r w:rsidRPr="00674C8A">
          <w:rPr>
            <w:rFonts w:ascii="Calibri" w:eastAsia="Calibri" w:hAnsi="Calibri" w:cs="Times New Roman"/>
            <w:lang w:val="en-US"/>
          </w:rPr>
          <w:t>mc "\"…'Food,' huh? What a charmer.\""</w:t>
        </w:r>
      </w:ins>
    </w:p>
    <w:p w14:paraId="6F0DF594" w14:textId="77777777" w:rsidR="00674C8A" w:rsidRPr="00674C8A" w:rsidRDefault="00674C8A" w:rsidP="00674C8A">
      <w:pPr>
        <w:numPr>
          <w:ilvl w:val="0"/>
          <w:numId w:val="50"/>
        </w:numPr>
        <w:tabs>
          <w:tab w:val="left" w:pos="426"/>
        </w:tabs>
        <w:spacing w:line="600" w:lineRule="auto"/>
        <w:ind w:left="709"/>
        <w:contextualSpacing/>
        <w:jc w:val="left"/>
        <w:rPr>
          <w:ins w:id="8457" w:author="UTENTE" w:date="2020-06-30T18:44:00Z"/>
          <w:rFonts w:ascii="Calibri" w:eastAsia="Calibri" w:hAnsi="Calibri" w:cs="Times New Roman"/>
          <w:lang w:val="en-US"/>
        </w:rPr>
      </w:pPr>
      <w:ins w:id="8458" w:author="UTENTE" w:date="2020-06-30T18:44:00Z">
        <w:r w:rsidRPr="00674C8A">
          <w:rPr>
            <w:rFonts w:ascii="Calibri" w:eastAsia="Calibri" w:hAnsi="Calibri" w:cs="Times New Roman"/>
            <w:lang w:val="en-US"/>
          </w:rPr>
          <w:t>mc "\"I'm called [mc], actually.\""</w:t>
        </w:r>
      </w:ins>
    </w:p>
    <w:p w14:paraId="0593241B" w14:textId="77777777" w:rsidR="00674C8A" w:rsidRPr="00674C8A" w:rsidRDefault="00674C8A" w:rsidP="00674C8A">
      <w:pPr>
        <w:numPr>
          <w:ilvl w:val="0"/>
          <w:numId w:val="50"/>
        </w:numPr>
        <w:tabs>
          <w:tab w:val="left" w:pos="426"/>
        </w:tabs>
        <w:spacing w:line="600" w:lineRule="auto"/>
        <w:ind w:left="709"/>
        <w:contextualSpacing/>
        <w:jc w:val="left"/>
        <w:rPr>
          <w:ins w:id="8459" w:author="UTENTE" w:date="2020-06-30T18:44:00Z"/>
          <w:rFonts w:ascii="Calibri" w:eastAsia="Calibri" w:hAnsi="Calibri" w:cs="Times New Roman"/>
          <w:lang w:val="en-US"/>
        </w:rPr>
      </w:pPr>
      <w:ins w:id="8460" w:author="UTENTE" w:date="2020-06-30T18:44:00Z">
        <w:r w:rsidRPr="00674C8A">
          <w:rPr>
            <w:rFonts w:ascii="Calibri" w:eastAsia="Calibri" w:hAnsi="Calibri" w:cs="Times New Roman"/>
            <w:lang w:val="en-US"/>
          </w:rPr>
          <w:t>r "\"Oh man, now he's even telling me his name… Wow, wow! That's kinda adorable.\""</w:t>
        </w:r>
      </w:ins>
    </w:p>
    <w:p w14:paraId="78DCE4AA" w14:textId="77777777" w:rsidR="00674C8A" w:rsidRPr="00674C8A" w:rsidRDefault="00674C8A" w:rsidP="00674C8A">
      <w:pPr>
        <w:numPr>
          <w:ilvl w:val="0"/>
          <w:numId w:val="50"/>
        </w:numPr>
        <w:tabs>
          <w:tab w:val="left" w:pos="426"/>
        </w:tabs>
        <w:spacing w:line="600" w:lineRule="auto"/>
        <w:ind w:left="709"/>
        <w:contextualSpacing/>
        <w:jc w:val="left"/>
        <w:rPr>
          <w:ins w:id="8461" w:author="UTENTE" w:date="2020-06-30T18:44:00Z"/>
          <w:rFonts w:ascii="Calibri" w:eastAsia="Calibri" w:hAnsi="Calibri" w:cs="Times New Roman"/>
          <w:lang w:val="en-US"/>
        </w:rPr>
      </w:pPr>
      <w:ins w:id="8462" w:author="UTENTE" w:date="2020-06-30T18:44:00Z">
        <w:r w:rsidRPr="00674C8A">
          <w:rPr>
            <w:rFonts w:ascii="Calibri" w:eastAsia="Calibri" w:hAnsi="Calibri" w:cs="Times New Roman"/>
            <w:lang w:val="en-US"/>
          </w:rPr>
          <w:t>n "He leers at me with those gleaming fangs, and I instinctively lean back a little."</w:t>
        </w:r>
      </w:ins>
    </w:p>
    <w:p w14:paraId="4D3D4B30" w14:textId="77777777" w:rsidR="00674C8A" w:rsidRPr="00674C8A" w:rsidRDefault="00674C8A" w:rsidP="00674C8A">
      <w:pPr>
        <w:numPr>
          <w:ilvl w:val="0"/>
          <w:numId w:val="50"/>
        </w:numPr>
        <w:tabs>
          <w:tab w:val="left" w:pos="426"/>
        </w:tabs>
        <w:spacing w:line="600" w:lineRule="auto"/>
        <w:ind w:left="709"/>
        <w:contextualSpacing/>
        <w:jc w:val="left"/>
        <w:rPr>
          <w:ins w:id="8463" w:author="UTENTE" w:date="2020-06-30T18:44:00Z"/>
          <w:rFonts w:ascii="Calibri" w:eastAsia="Calibri" w:hAnsi="Calibri" w:cs="Times New Roman"/>
          <w:lang w:val="en-US"/>
        </w:rPr>
      </w:pPr>
      <w:ins w:id="8464" w:author="UTENTE" w:date="2020-06-30T18:44:00Z">
        <w:r w:rsidRPr="00674C8A">
          <w:rPr>
            <w:rFonts w:ascii="Calibri" w:eastAsia="Calibri" w:hAnsi="Calibri" w:cs="Times New Roman"/>
            <w:lang w:val="en-US"/>
          </w:rPr>
          <w:t>n "I guess I probably shouldn't push the point {i}too{/i} much, or else he might actually decide to make me his dinner."</w:t>
        </w:r>
      </w:ins>
    </w:p>
    <w:p w14:paraId="437A4CF9" w14:textId="77777777" w:rsidR="00674C8A" w:rsidRPr="00674C8A" w:rsidRDefault="00674C8A" w:rsidP="00674C8A">
      <w:pPr>
        <w:numPr>
          <w:ilvl w:val="0"/>
          <w:numId w:val="50"/>
        </w:numPr>
        <w:tabs>
          <w:tab w:val="left" w:pos="426"/>
        </w:tabs>
        <w:spacing w:line="600" w:lineRule="auto"/>
        <w:ind w:left="709"/>
        <w:contextualSpacing/>
        <w:jc w:val="left"/>
        <w:rPr>
          <w:ins w:id="8465" w:author="UTENTE" w:date="2020-06-30T18:44:00Z"/>
          <w:rFonts w:ascii="Calibri" w:eastAsia="Calibri" w:hAnsi="Calibri" w:cs="Times New Roman"/>
          <w:lang w:val="en-US"/>
        </w:rPr>
      </w:pPr>
      <w:ins w:id="8466" w:author="UTENTE" w:date="2020-06-30T18:44:00Z">
        <w:r w:rsidRPr="00674C8A">
          <w:rPr>
            <w:rFonts w:ascii="Calibri" w:eastAsia="Calibri" w:hAnsi="Calibri" w:cs="Times New Roman"/>
            <w:lang w:val="en-US"/>
          </w:rPr>
          <w:t>mc "\"…\""</w:t>
        </w:r>
      </w:ins>
    </w:p>
    <w:p w14:paraId="45E7D2CF" w14:textId="77777777" w:rsidR="00674C8A" w:rsidRPr="00674C8A" w:rsidRDefault="00674C8A" w:rsidP="00674C8A">
      <w:pPr>
        <w:numPr>
          <w:ilvl w:val="0"/>
          <w:numId w:val="50"/>
        </w:numPr>
        <w:tabs>
          <w:tab w:val="left" w:pos="426"/>
        </w:tabs>
        <w:spacing w:line="600" w:lineRule="auto"/>
        <w:ind w:left="709"/>
        <w:contextualSpacing/>
        <w:jc w:val="left"/>
        <w:rPr>
          <w:ins w:id="8467" w:author="UTENTE" w:date="2020-06-30T18:44:00Z"/>
          <w:rFonts w:ascii="Calibri" w:eastAsia="Calibri" w:hAnsi="Calibri" w:cs="Times New Roman"/>
          <w:lang w:val="en-US"/>
        </w:rPr>
      </w:pPr>
      <w:ins w:id="8468" w:author="UTENTE" w:date="2020-06-30T18:44:00Z">
        <w:r w:rsidRPr="00674C8A">
          <w:rPr>
            <w:rFonts w:ascii="Calibri" w:eastAsia="Calibri" w:hAnsi="Calibri" w:cs="Times New Roman"/>
            <w:lang w:val="en-US"/>
          </w:rPr>
          <w:t>n "I'm starting to be less afraid and more just annoyed. {w}Does he plan to just mock me all night?"</w:t>
        </w:r>
      </w:ins>
    </w:p>
    <w:p w14:paraId="698F2DAE" w14:textId="77777777" w:rsidR="00674C8A" w:rsidRPr="00674C8A" w:rsidRDefault="00674C8A" w:rsidP="00674C8A">
      <w:pPr>
        <w:numPr>
          <w:ilvl w:val="0"/>
          <w:numId w:val="50"/>
        </w:numPr>
        <w:tabs>
          <w:tab w:val="left" w:pos="426"/>
        </w:tabs>
        <w:spacing w:line="600" w:lineRule="auto"/>
        <w:ind w:left="709"/>
        <w:contextualSpacing/>
        <w:jc w:val="left"/>
        <w:rPr>
          <w:ins w:id="8469" w:author="UTENTE" w:date="2020-06-30T18:44:00Z"/>
          <w:rFonts w:ascii="Calibri" w:eastAsia="Calibri" w:hAnsi="Calibri" w:cs="Times New Roman"/>
          <w:lang w:val="en-US"/>
        </w:rPr>
      </w:pPr>
      <w:ins w:id="8470" w:author="UTENTE" w:date="2020-06-30T18:44:00Z">
        <w:r w:rsidRPr="00674C8A">
          <w:rPr>
            <w:rFonts w:ascii="Calibri" w:eastAsia="Calibri" w:hAnsi="Calibri" w:cs="Times New Roman"/>
            <w:lang w:val="en-US"/>
          </w:rPr>
          <w:t>mc "\"…Hey, what was that guy talking about back there?\""</w:t>
        </w:r>
      </w:ins>
    </w:p>
    <w:p w14:paraId="34D86E4A" w14:textId="77777777" w:rsidR="00674C8A" w:rsidRPr="00674C8A" w:rsidRDefault="00674C8A" w:rsidP="00674C8A">
      <w:pPr>
        <w:numPr>
          <w:ilvl w:val="0"/>
          <w:numId w:val="50"/>
        </w:numPr>
        <w:tabs>
          <w:tab w:val="left" w:pos="426"/>
        </w:tabs>
        <w:spacing w:line="600" w:lineRule="auto"/>
        <w:ind w:left="709"/>
        <w:contextualSpacing/>
        <w:jc w:val="left"/>
        <w:rPr>
          <w:ins w:id="8471" w:author="UTENTE" w:date="2020-06-30T18:44:00Z"/>
          <w:rFonts w:ascii="Calibri" w:eastAsia="Calibri" w:hAnsi="Calibri" w:cs="Times New Roman"/>
          <w:lang w:val="en-US"/>
        </w:rPr>
      </w:pPr>
      <w:ins w:id="8472" w:author="UTENTE" w:date="2020-06-30T18:44:00Z">
        <w:r w:rsidRPr="00674C8A">
          <w:rPr>
            <w:rFonts w:ascii="Calibri" w:eastAsia="Calibri" w:hAnsi="Calibri" w:cs="Times New Roman"/>
            <w:lang w:val="en-US"/>
          </w:rPr>
          <w:t>mc "\"He said some funny word, 'Strix'… what's that supposed to mean?\""</w:t>
        </w:r>
      </w:ins>
    </w:p>
    <w:p w14:paraId="6E0BCCF2" w14:textId="77777777" w:rsidR="00674C8A" w:rsidRPr="00674C8A" w:rsidRDefault="00674C8A" w:rsidP="00674C8A">
      <w:pPr>
        <w:numPr>
          <w:ilvl w:val="0"/>
          <w:numId w:val="50"/>
        </w:numPr>
        <w:tabs>
          <w:tab w:val="left" w:pos="426"/>
        </w:tabs>
        <w:spacing w:line="600" w:lineRule="auto"/>
        <w:ind w:left="709"/>
        <w:contextualSpacing/>
        <w:jc w:val="left"/>
        <w:rPr>
          <w:ins w:id="8473" w:author="UTENTE" w:date="2020-06-30T18:44:00Z"/>
          <w:rFonts w:ascii="Calibri" w:eastAsia="Calibri" w:hAnsi="Calibri" w:cs="Times New Roman"/>
          <w:lang w:val="en-US"/>
        </w:rPr>
      </w:pPr>
      <w:ins w:id="8474" w:author="UTENTE" w:date="2020-06-30T18:44:00Z">
        <w:r w:rsidRPr="00674C8A">
          <w:rPr>
            <w:rFonts w:ascii="Calibri" w:eastAsia="Calibri" w:hAnsi="Calibri" w:cs="Times New Roman"/>
            <w:lang w:val="en-US"/>
          </w:rPr>
          <w:t>r "\"…\""</w:t>
        </w:r>
      </w:ins>
    </w:p>
    <w:p w14:paraId="55C2455E" w14:textId="77777777" w:rsidR="00674C8A" w:rsidRPr="00674C8A" w:rsidRDefault="00674C8A" w:rsidP="00674C8A">
      <w:pPr>
        <w:numPr>
          <w:ilvl w:val="0"/>
          <w:numId w:val="50"/>
        </w:numPr>
        <w:tabs>
          <w:tab w:val="left" w:pos="426"/>
        </w:tabs>
        <w:spacing w:line="600" w:lineRule="auto"/>
        <w:ind w:left="709"/>
        <w:contextualSpacing/>
        <w:jc w:val="left"/>
        <w:rPr>
          <w:ins w:id="8475" w:author="UTENTE" w:date="2020-06-30T18:44:00Z"/>
          <w:rFonts w:ascii="Calibri" w:eastAsia="Calibri" w:hAnsi="Calibri" w:cs="Times New Roman"/>
          <w:lang w:val="en-US"/>
        </w:rPr>
      </w:pPr>
      <w:ins w:id="8476" w:author="UTENTE" w:date="2020-06-30T18:44:00Z">
        <w:r w:rsidRPr="00674C8A">
          <w:rPr>
            <w:rFonts w:ascii="Calibri" w:eastAsia="Calibri" w:hAnsi="Calibri" w:cs="Times New Roman"/>
            <w:lang w:val="en-US"/>
          </w:rPr>
          <w:t>n "Rex's grin falters slightly, and he goes quiet for a few seconds."</w:t>
        </w:r>
      </w:ins>
    </w:p>
    <w:p w14:paraId="18EBFEE4" w14:textId="77777777" w:rsidR="00674C8A" w:rsidRPr="00674C8A" w:rsidRDefault="00674C8A" w:rsidP="00674C8A">
      <w:pPr>
        <w:numPr>
          <w:ilvl w:val="0"/>
          <w:numId w:val="50"/>
        </w:numPr>
        <w:tabs>
          <w:tab w:val="left" w:pos="426"/>
        </w:tabs>
        <w:spacing w:line="600" w:lineRule="auto"/>
        <w:ind w:left="709"/>
        <w:contextualSpacing/>
        <w:jc w:val="left"/>
        <w:rPr>
          <w:ins w:id="8477" w:author="UTENTE" w:date="2020-06-30T18:44:00Z"/>
          <w:rFonts w:ascii="Calibri" w:eastAsia="Calibri" w:hAnsi="Calibri" w:cs="Times New Roman"/>
          <w:lang w:val="en-US"/>
        </w:rPr>
      </w:pPr>
      <w:ins w:id="8478" w:author="UTENTE" w:date="2020-06-30T18:44:00Z">
        <w:r w:rsidRPr="00674C8A">
          <w:rPr>
            <w:rFonts w:ascii="Calibri" w:eastAsia="Calibri" w:hAnsi="Calibri" w:cs="Times New Roman"/>
            <w:lang w:val="en-US"/>
          </w:rPr>
          <w:t>n "Raising a hand to awkwardly scratch at the back of his neck, he hesitates, glancing to one side."</w:t>
        </w:r>
      </w:ins>
    </w:p>
    <w:p w14:paraId="309E3F34" w14:textId="77777777" w:rsidR="00674C8A" w:rsidRPr="00674C8A" w:rsidRDefault="00674C8A" w:rsidP="00674C8A">
      <w:pPr>
        <w:numPr>
          <w:ilvl w:val="0"/>
          <w:numId w:val="50"/>
        </w:numPr>
        <w:tabs>
          <w:tab w:val="left" w:pos="426"/>
        </w:tabs>
        <w:spacing w:line="600" w:lineRule="auto"/>
        <w:ind w:left="709"/>
        <w:contextualSpacing/>
        <w:jc w:val="left"/>
        <w:rPr>
          <w:ins w:id="8479" w:author="UTENTE" w:date="2020-06-30T18:44:00Z"/>
          <w:rFonts w:ascii="Calibri" w:eastAsia="Calibri" w:hAnsi="Calibri" w:cs="Times New Roman"/>
          <w:lang w:val="en-US"/>
        </w:rPr>
      </w:pPr>
      <w:ins w:id="8480" w:author="UTENTE" w:date="2020-06-30T18:44:00Z">
        <w:r w:rsidRPr="00674C8A">
          <w:rPr>
            <w:rFonts w:ascii="Calibri" w:eastAsia="Calibri" w:hAnsi="Calibri" w:cs="Times New Roman"/>
            <w:lang w:val="en-US"/>
          </w:rPr>
          <w:t>r "\"Er, it's kinda hard to explain. Something to do with your blood being sorta… different.\"" </w:t>
        </w:r>
        <w:r w:rsidRPr="00674C8A">
          <w:rPr>
            <w:rFonts w:ascii="Calibri" w:eastAsia="Calibri" w:hAnsi="Calibri" w:cs="Times New Roman"/>
            <w:lang w:val="en-US"/>
          </w:rPr>
          <w:br w:type="page"/>
        </w:r>
      </w:ins>
    </w:p>
    <w:p w14:paraId="41EB8794" w14:textId="77777777" w:rsidR="00674C8A" w:rsidRPr="00674C8A" w:rsidRDefault="00674C8A" w:rsidP="00674C8A">
      <w:pPr>
        <w:numPr>
          <w:ilvl w:val="0"/>
          <w:numId w:val="54"/>
        </w:numPr>
        <w:spacing w:line="600" w:lineRule="auto"/>
        <w:contextualSpacing/>
        <w:jc w:val="left"/>
        <w:rPr>
          <w:ins w:id="8481" w:author="UTENTE" w:date="2020-06-30T18:44:00Z"/>
          <w:rFonts w:ascii="Calibri" w:eastAsia="Calibri" w:hAnsi="Calibri" w:cs="Times New Roman"/>
        </w:rPr>
      </w:pPr>
      <w:ins w:id="8482" w:author="UTENTE" w:date="2020-06-30T18:44:00Z">
        <w:r w:rsidRPr="00674C8A">
          <w:rPr>
            <w:rFonts w:ascii="Calibri" w:eastAsia="Calibri" w:hAnsi="Calibri" w:cs="Times New Roman"/>
          </w:rPr>
          <w:lastRenderedPageBreak/>
          <w:t>r "\"Ehi, sei tu quello che stava rendendo le cose strane. Il cibo di solito non parla, sai?\""</w:t>
        </w:r>
      </w:ins>
    </w:p>
    <w:p w14:paraId="03BD22DE" w14:textId="77777777" w:rsidR="00674C8A" w:rsidRPr="00674C8A" w:rsidRDefault="00674C8A" w:rsidP="00674C8A">
      <w:pPr>
        <w:numPr>
          <w:ilvl w:val="0"/>
          <w:numId w:val="54"/>
        </w:numPr>
        <w:spacing w:line="600" w:lineRule="auto"/>
        <w:contextualSpacing/>
        <w:jc w:val="left"/>
        <w:rPr>
          <w:ins w:id="8483" w:author="UTENTE" w:date="2020-06-30T18:44:00Z"/>
          <w:rFonts w:ascii="Calibri" w:eastAsia="Calibri" w:hAnsi="Calibri" w:cs="Times New Roman"/>
        </w:rPr>
      </w:pPr>
      <w:ins w:id="8484" w:author="UTENTE" w:date="2020-06-30T18:44:00Z">
        <w:r w:rsidRPr="00674C8A">
          <w:rPr>
            <w:rFonts w:ascii="Calibri" w:eastAsia="Calibri" w:hAnsi="Calibri" w:cs="Times New Roman"/>
          </w:rPr>
          <w:t>mc "\"…Il mio nome non è 'cibo', stronzo. È [mc].\""</w:t>
        </w:r>
      </w:ins>
    </w:p>
    <w:p w14:paraId="09EF59EC" w14:textId="77777777" w:rsidR="00674C8A" w:rsidRPr="00674C8A" w:rsidRDefault="00674C8A" w:rsidP="00674C8A">
      <w:pPr>
        <w:numPr>
          <w:ilvl w:val="0"/>
          <w:numId w:val="54"/>
        </w:numPr>
        <w:spacing w:line="600" w:lineRule="auto"/>
        <w:contextualSpacing/>
        <w:jc w:val="left"/>
        <w:rPr>
          <w:ins w:id="8485" w:author="UTENTE" w:date="2020-06-30T18:44:00Z"/>
          <w:rFonts w:ascii="Calibri" w:eastAsia="Calibri" w:hAnsi="Calibri" w:cs="Times New Roman"/>
        </w:rPr>
      </w:pPr>
      <w:ins w:id="8486" w:author="UTENTE" w:date="2020-06-30T18:44:00Z">
        <w:r w:rsidRPr="00674C8A">
          <w:rPr>
            <w:rFonts w:ascii="Calibri" w:eastAsia="Calibri" w:hAnsi="Calibri" w:cs="Times New Roman"/>
          </w:rPr>
          <w:t>mc "\"…'Cibo', eh? Tu sì che sai come parlare a un uomo.\""</w:t>
        </w:r>
      </w:ins>
    </w:p>
    <w:p w14:paraId="3E5959D9" w14:textId="77777777" w:rsidR="00674C8A" w:rsidRPr="00674C8A" w:rsidRDefault="00674C8A" w:rsidP="00674C8A">
      <w:pPr>
        <w:numPr>
          <w:ilvl w:val="0"/>
          <w:numId w:val="54"/>
        </w:numPr>
        <w:spacing w:line="600" w:lineRule="auto"/>
        <w:contextualSpacing/>
        <w:jc w:val="left"/>
        <w:rPr>
          <w:ins w:id="8487" w:author="UTENTE" w:date="2020-06-30T18:44:00Z"/>
          <w:rFonts w:ascii="Calibri" w:eastAsia="Calibri" w:hAnsi="Calibri" w:cs="Times New Roman"/>
        </w:rPr>
      </w:pPr>
      <w:ins w:id="8488" w:author="UTENTE" w:date="2020-06-30T18:44:00Z">
        <w:r w:rsidRPr="00674C8A">
          <w:rPr>
            <w:rFonts w:ascii="Calibri" w:eastAsia="Calibri" w:hAnsi="Calibri" w:cs="Times New Roman"/>
          </w:rPr>
          <w:t>mc "\"Mi chiamo [mc], in realtà.\""</w:t>
        </w:r>
      </w:ins>
    </w:p>
    <w:p w14:paraId="04D8ACA2" w14:textId="77777777" w:rsidR="00674C8A" w:rsidRPr="00674C8A" w:rsidRDefault="00674C8A" w:rsidP="00674C8A">
      <w:pPr>
        <w:numPr>
          <w:ilvl w:val="0"/>
          <w:numId w:val="54"/>
        </w:numPr>
        <w:spacing w:line="600" w:lineRule="auto"/>
        <w:contextualSpacing/>
        <w:jc w:val="left"/>
        <w:rPr>
          <w:ins w:id="8489" w:author="UTENTE" w:date="2020-06-30T18:44:00Z"/>
          <w:rFonts w:ascii="Calibri" w:eastAsia="Calibri" w:hAnsi="Calibri" w:cs="Times New Roman"/>
        </w:rPr>
      </w:pPr>
      <w:ins w:id="8490" w:author="UTENTE" w:date="2020-06-30T18:44:00Z">
        <w:r w:rsidRPr="00674C8A">
          <w:rPr>
            <w:rFonts w:ascii="Calibri" w:eastAsia="Calibri" w:hAnsi="Calibri" w:cs="Times New Roman"/>
          </w:rPr>
          <w:t>r "\"Oh wow, ora mi dice persino il suo nome… Wow, wow! La cosa è piuttosto adorabile.\""</w:t>
        </w:r>
      </w:ins>
    </w:p>
    <w:p w14:paraId="07636B51" w14:textId="77777777" w:rsidR="00674C8A" w:rsidRPr="00674C8A" w:rsidRDefault="00674C8A" w:rsidP="00674C8A">
      <w:pPr>
        <w:numPr>
          <w:ilvl w:val="0"/>
          <w:numId w:val="54"/>
        </w:numPr>
        <w:spacing w:line="600" w:lineRule="auto"/>
        <w:contextualSpacing/>
        <w:jc w:val="left"/>
        <w:rPr>
          <w:ins w:id="8491" w:author="UTENTE" w:date="2020-06-30T18:44:00Z"/>
          <w:rFonts w:ascii="Calibri" w:eastAsia="Calibri" w:hAnsi="Calibri" w:cs="Times New Roman"/>
        </w:rPr>
      </w:pPr>
      <w:ins w:id="8492" w:author="UTENTE" w:date="2020-06-30T18:44:00Z">
        <w:r w:rsidRPr="00674C8A">
          <w:rPr>
            <w:rFonts w:ascii="Calibri" w:eastAsia="Calibri" w:hAnsi="Calibri" w:cs="Times New Roman"/>
          </w:rPr>
          <w:t>n "Mi sbircia malizioso con quelle brillanti zanne, e istintivamente indietreggio."</w:t>
        </w:r>
      </w:ins>
    </w:p>
    <w:p w14:paraId="0C18B934" w14:textId="77777777" w:rsidR="00674C8A" w:rsidRPr="00674C8A" w:rsidRDefault="00674C8A" w:rsidP="00674C8A">
      <w:pPr>
        <w:numPr>
          <w:ilvl w:val="0"/>
          <w:numId w:val="54"/>
        </w:numPr>
        <w:spacing w:line="600" w:lineRule="auto"/>
        <w:contextualSpacing/>
        <w:jc w:val="left"/>
        <w:rPr>
          <w:ins w:id="8493" w:author="UTENTE" w:date="2020-06-30T18:44:00Z"/>
          <w:rFonts w:ascii="Calibri" w:eastAsia="Calibri" w:hAnsi="Calibri" w:cs="Times New Roman"/>
        </w:rPr>
      </w:pPr>
      <w:ins w:id="8494" w:author="UTENTE" w:date="2020-06-30T18:44:00Z">
        <w:r w:rsidRPr="00674C8A">
          <w:rPr>
            <w:rFonts w:ascii="Calibri" w:eastAsia="Calibri" w:hAnsi="Calibri" w:cs="Times New Roman"/>
          </w:rPr>
          <w:t>n "Mi sa che è meglio non insistere {i}troppo{/i}, o potrebbe davvero decidere di fare di me la sua cena."</w:t>
        </w:r>
      </w:ins>
    </w:p>
    <w:p w14:paraId="2B85AAE7" w14:textId="77777777" w:rsidR="00674C8A" w:rsidRPr="00674C8A" w:rsidRDefault="00674C8A" w:rsidP="00674C8A">
      <w:pPr>
        <w:numPr>
          <w:ilvl w:val="0"/>
          <w:numId w:val="54"/>
        </w:numPr>
        <w:spacing w:line="600" w:lineRule="auto"/>
        <w:contextualSpacing/>
        <w:jc w:val="left"/>
        <w:rPr>
          <w:ins w:id="8495" w:author="UTENTE" w:date="2020-06-30T18:44:00Z"/>
          <w:rFonts w:ascii="Calibri" w:eastAsia="Calibri" w:hAnsi="Calibri" w:cs="Times New Roman"/>
        </w:rPr>
      </w:pPr>
      <w:ins w:id="8496" w:author="UTENTE" w:date="2020-06-30T18:44:00Z">
        <w:r w:rsidRPr="00674C8A">
          <w:rPr>
            <w:rFonts w:ascii="Calibri" w:eastAsia="Calibri" w:hAnsi="Calibri" w:cs="Times New Roman"/>
          </w:rPr>
          <w:t>mc "\"…\""</w:t>
        </w:r>
      </w:ins>
    </w:p>
    <w:p w14:paraId="41FA1D6F" w14:textId="77777777" w:rsidR="00674C8A" w:rsidRPr="00674C8A" w:rsidRDefault="00674C8A" w:rsidP="00674C8A">
      <w:pPr>
        <w:numPr>
          <w:ilvl w:val="0"/>
          <w:numId w:val="54"/>
        </w:numPr>
        <w:spacing w:line="600" w:lineRule="auto"/>
        <w:contextualSpacing/>
        <w:jc w:val="left"/>
        <w:rPr>
          <w:ins w:id="8497" w:author="UTENTE" w:date="2020-06-30T18:44:00Z"/>
          <w:rFonts w:ascii="Calibri" w:eastAsia="Calibri" w:hAnsi="Calibri" w:cs="Times New Roman"/>
        </w:rPr>
      </w:pPr>
      <w:ins w:id="8498" w:author="UTENTE" w:date="2020-06-30T18:44:00Z">
        <w:r w:rsidRPr="00674C8A">
          <w:rPr>
            <w:rFonts w:ascii="Calibri" w:eastAsia="Calibri" w:hAnsi="Calibri" w:cs="Times New Roman"/>
          </w:rPr>
          <w:t>n "Sto iniziando ad essere meno spaventato e decisamente più infastidito. {w}Ha intenzione di fare altro oltre a prendermi in giro tutta la notte?"</w:t>
        </w:r>
      </w:ins>
    </w:p>
    <w:p w14:paraId="33480A09" w14:textId="77777777" w:rsidR="00674C8A" w:rsidRPr="00674C8A" w:rsidRDefault="00674C8A" w:rsidP="00674C8A">
      <w:pPr>
        <w:numPr>
          <w:ilvl w:val="0"/>
          <w:numId w:val="54"/>
        </w:numPr>
        <w:spacing w:line="600" w:lineRule="auto"/>
        <w:contextualSpacing/>
        <w:jc w:val="left"/>
        <w:rPr>
          <w:ins w:id="8499" w:author="UTENTE" w:date="2020-06-30T18:44:00Z"/>
          <w:rFonts w:ascii="Calibri" w:eastAsia="Calibri" w:hAnsi="Calibri" w:cs="Times New Roman"/>
        </w:rPr>
      </w:pPr>
      <w:ins w:id="8500" w:author="UTENTE" w:date="2020-06-30T18:44:00Z">
        <w:r w:rsidRPr="00674C8A">
          <w:rPr>
            <w:rFonts w:ascii="Calibri" w:eastAsia="Calibri" w:hAnsi="Calibri" w:cs="Times New Roman"/>
          </w:rPr>
          <w:t>mc "\"…Ehi, di che parlava quel tizio prima?\""</w:t>
        </w:r>
      </w:ins>
    </w:p>
    <w:p w14:paraId="6DB5C585" w14:textId="77777777" w:rsidR="00674C8A" w:rsidRPr="00674C8A" w:rsidRDefault="00674C8A" w:rsidP="00674C8A">
      <w:pPr>
        <w:numPr>
          <w:ilvl w:val="0"/>
          <w:numId w:val="54"/>
        </w:numPr>
        <w:spacing w:line="600" w:lineRule="auto"/>
        <w:contextualSpacing/>
        <w:jc w:val="left"/>
        <w:rPr>
          <w:ins w:id="8501" w:author="UTENTE" w:date="2020-06-30T18:44:00Z"/>
          <w:rFonts w:ascii="Calibri" w:eastAsia="Calibri" w:hAnsi="Calibri" w:cs="Times New Roman"/>
        </w:rPr>
      </w:pPr>
      <w:ins w:id="8502" w:author="UTENTE" w:date="2020-06-30T18:44:00Z">
        <w:r w:rsidRPr="00674C8A">
          <w:rPr>
            <w:rFonts w:ascii="Calibri" w:eastAsia="Calibri" w:hAnsi="Calibri" w:cs="Times New Roman"/>
          </w:rPr>
          <w:t>mc "\"Ha detto una parola strana, 'Strix'… cosa vorrebbe dire?\""</w:t>
        </w:r>
      </w:ins>
    </w:p>
    <w:p w14:paraId="71677FBE" w14:textId="77777777" w:rsidR="00674C8A" w:rsidRPr="00674C8A" w:rsidRDefault="00674C8A" w:rsidP="00674C8A">
      <w:pPr>
        <w:numPr>
          <w:ilvl w:val="0"/>
          <w:numId w:val="54"/>
        </w:numPr>
        <w:spacing w:line="600" w:lineRule="auto"/>
        <w:contextualSpacing/>
        <w:jc w:val="left"/>
        <w:rPr>
          <w:ins w:id="8503" w:author="UTENTE" w:date="2020-06-30T18:44:00Z"/>
          <w:rFonts w:ascii="Calibri" w:eastAsia="Calibri" w:hAnsi="Calibri" w:cs="Times New Roman"/>
        </w:rPr>
      </w:pPr>
      <w:ins w:id="8504" w:author="UTENTE" w:date="2020-06-30T18:44:00Z">
        <w:r w:rsidRPr="00674C8A">
          <w:rPr>
            <w:rFonts w:ascii="Calibri" w:eastAsia="Calibri" w:hAnsi="Calibri" w:cs="Times New Roman"/>
          </w:rPr>
          <w:t>r "\"…\""</w:t>
        </w:r>
      </w:ins>
    </w:p>
    <w:p w14:paraId="2A9C82C0" w14:textId="77777777" w:rsidR="00674C8A" w:rsidRPr="00674C8A" w:rsidRDefault="00674C8A" w:rsidP="00674C8A">
      <w:pPr>
        <w:numPr>
          <w:ilvl w:val="0"/>
          <w:numId w:val="54"/>
        </w:numPr>
        <w:spacing w:line="600" w:lineRule="auto"/>
        <w:contextualSpacing/>
        <w:jc w:val="left"/>
        <w:rPr>
          <w:ins w:id="8505" w:author="UTENTE" w:date="2020-06-30T18:44:00Z"/>
          <w:rFonts w:ascii="Calibri" w:eastAsia="Calibri" w:hAnsi="Calibri" w:cs="Times New Roman"/>
        </w:rPr>
      </w:pPr>
      <w:ins w:id="8506" w:author="UTENTE" w:date="2020-06-30T18:44:00Z">
        <w:r w:rsidRPr="00674C8A">
          <w:rPr>
            <w:rFonts w:ascii="Calibri" w:eastAsia="Calibri" w:hAnsi="Calibri" w:cs="Times New Roman"/>
          </w:rPr>
          <w:t>n "Il sorrisetto di Rex vacilla leggermente, e rimane in silenzio qualche istante."</w:t>
        </w:r>
      </w:ins>
    </w:p>
    <w:p w14:paraId="5150DACA" w14:textId="77777777" w:rsidR="00674C8A" w:rsidRPr="00674C8A" w:rsidRDefault="00674C8A" w:rsidP="00674C8A">
      <w:pPr>
        <w:numPr>
          <w:ilvl w:val="0"/>
          <w:numId w:val="54"/>
        </w:numPr>
        <w:spacing w:line="600" w:lineRule="auto"/>
        <w:contextualSpacing/>
        <w:jc w:val="left"/>
        <w:rPr>
          <w:ins w:id="8507" w:author="UTENTE" w:date="2020-06-30T18:44:00Z"/>
          <w:rFonts w:ascii="Calibri" w:eastAsia="Calibri" w:hAnsi="Calibri" w:cs="Times New Roman"/>
        </w:rPr>
      </w:pPr>
      <w:ins w:id="8508" w:author="UTENTE" w:date="2020-06-30T18:44:00Z">
        <w:r w:rsidRPr="00674C8A">
          <w:rPr>
            <w:rFonts w:ascii="Calibri" w:eastAsia="Calibri" w:hAnsi="Calibri" w:cs="Times New Roman"/>
          </w:rPr>
          <w:t>n "Sollevando il braccio per grattarsi imbarazzato la nuca, esita, guardando a un lato."</w:t>
        </w:r>
      </w:ins>
    </w:p>
    <w:p w14:paraId="25E64576" w14:textId="77777777" w:rsidR="00674C8A" w:rsidRPr="00674C8A" w:rsidRDefault="00674C8A" w:rsidP="00674C8A">
      <w:pPr>
        <w:numPr>
          <w:ilvl w:val="0"/>
          <w:numId w:val="54"/>
        </w:numPr>
        <w:spacing w:line="600" w:lineRule="auto"/>
        <w:contextualSpacing/>
        <w:jc w:val="left"/>
        <w:rPr>
          <w:ins w:id="8509" w:author="UTENTE" w:date="2020-06-30T18:44:00Z"/>
          <w:rFonts w:ascii="Calibri" w:eastAsia="Calibri" w:hAnsi="Calibri" w:cs="Times New Roman"/>
        </w:rPr>
      </w:pPr>
      <w:ins w:id="8510" w:author="UTENTE" w:date="2020-06-30T18:44:00Z">
        <w:r w:rsidRPr="00674C8A">
          <w:rPr>
            <w:rFonts w:ascii="Calibri" w:eastAsia="Calibri" w:hAnsi="Calibri" w:cs="Times New Roman"/>
          </w:rPr>
          <w:t>r "\"Ehmm, è un po' difficile da spiegare. Riguarda il tuo sangue che ha tipo qualcosa di… diverso.\""</w:t>
        </w:r>
        <w:r w:rsidRPr="00674C8A">
          <w:rPr>
            <w:rFonts w:ascii="Calibri" w:eastAsia="Calibri" w:hAnsi="Calibri" w:cs="Times New Roman"/>
          </w:rPr>
          <w:br w:type="page"/>
        </w:r>
      </w:ins>
    </w:p>
    <w:p w14:paraId="0E037DB0" w14:textId="77777777" w:rsidR="00674C8A" w:rsidRPr="00674C8A" w:rsidRDefault="00674C8A" w:rsidP="00674C8A">
      <w:pPr>
        <w:numPr>
          <w:ilvl w:val="0"/>
          <w:numId w:val="54"/>
        </w:numPr>
        <w:spacing w:line="600" w:lineRule="auto"/>
        <w:contextualSpacing/>
        <w:jc w:val="left"/>
        <w:rPr>
          <w:ins w:id="8511" w:author="UTENTE" w:date="2020-06-30T18:44:00Z"/>
          <w:rFonts w:ascii="Calibri" w:eastAsia="Calibri" w:hAnsi="Calibri" w:cs="Times New Roman"/>
          <w:lang w:val="en-US"/>
        </w:rPr>
      </w:pPr>
      <w:ins w:id="8512" w:author="UTENTE" w:date="2020-06-30T18:44:00Z">
        <w:r w:rsidRPr="00674C8A">
          <w:rPr>
            <w:rFonts w:ascii="Calibri" w:eastAsia="Calibri" w:hAnsi="Calibri" w:cs="Times New Roman"/>
            <w:lang w:val="en-US"/>
          </w:rPr>
          <w:lastRenderedPageBreak/>
          <w:t>r "\"Mostly, it just means you have a reaaal good scent to guys like us. A real good taste, too.\""</w:t>
        </w:r>
      </w:ins>
    </w:p>
    <w:p w14:paraId="36F976CB" w14:textId="77777777" w:rsidR="00674C8A" w:rsidRPr="00674C8A" w:rsidRDefault="00674C8A" w:rsidP="00674C8A">
      <w:pPr>
        <w:numPr>
          <w:ilvl w:val="0"/>
          <w:numId w:val="54"/>
        </w:numPr>
        <w:spacing w:line="600" w:lineRule="auto"/>
        <w:contextualSpacing/>
        <w:jc w:val="left"/>
        <w:rPr>
          <w:ins w:id="8513" w:author="UTENTE" w:date="2020-06-30T18:44:00Z"/>
          <w:rFonts w:ascii="Calibri" w:eastAsia="Calibri" w:hAnsi="Calibri" w:cs="Times New Roman"/>
          <w:lang w:val="en-US"/>
        </w:rPr>
      </w:pPr>
      <w:ins w:id="8514" w:author="UTENTE" w:date="2020-06-30T18:44:00Z">
        <w:r w:rsidRPr="00674C8A">
          <w:rPr>
            <w:rFonts w:ascii="Calibri" w:eastAsia="Calibri" w:hAnsi="Calibri" w:cs="Times New Roman"/>
            <w:lang w:val="en-US"/>
          </w:rPr>
          <w:t>r "\"Like a choice fuckin' brandy compared to cheap beer, right? Ahahaha!\""</w:t>
        </w:r>
      </w:ins>
    </w:p>
    <w:p w14:paraId="1B4F29E2" w14:textId="77777777" w:rsidR="00674C8A" w:rsidRPr="00674C8A" w:rsidRDefault="00674C8A" w:rsidP="00674C8A">
      <w:pPr>
        <w:numPr>
          <w:ilvl w:val="0"/>
          <w:numId w:val="54"/>
        </w:numPr>
        <w:spacing w:line="600" w:lineRule="auto"/>
        <w:contextualSpacing/>
        <w:jc w:val="left"/>
        <w:rPr>
          <w:ins w:id="8515" w:author="UTENTE" w:date="2020-06-30T18:44:00Z"/>
          <w:rFonts w:ascii="Calibri" w:eastAsia="Calibri" w:hAnsi="Calibri" w:cs="Times New Roman"/>
          <w:lang w:val="en-US"/>
        </w:rPr>
      </w:pPr>
      <w:ins w:id="8516" w:author="UTENTE" w:date="2020-06-30T18:44:00Z">
        <w:r w:rsidRPr="00674C8A">
          <w:rPr>
            <w:rFonts w:ascii="Calibri" w:eastAsia="Calibri" w:hAnsi="Calibri" w:cs="Times New Roman"/>
            <w:lang w:val="en-US"/>
          </w:rPr>
          <w:t>n "Rex cackles at his own joke, clapping his hands together."</w:t>
        </w:r>
      </w:ins>
    </w:p>
    <w:p w14:paraId="4706784D" w14:textId="77777777" w:rsidR="00674C8A" w:rsidRPr="00674C8A" w:rsidRDefault="00674C8A" w:rsidP="00674C8A">
      <w:pPr>
        <w:numPr>
          <w:ilvl w:val="0"/>
          <w:numId w:val="54"/>
        </w:numPr>
        <w:spacing w:line="600" w:lineRule="auto"/>
        <w:contextualSpacing/>
        <w:jc w:val="left"/>
        <w:rPr>
          <w:ins w:id="8517" w:author="UTENTE" w:date="2020-06-30T18:44:00Z"/>
          <w:rFonts w:ascii="Calibri" w:eastAsia="Calibri" w:hAnsi="Calibri" w:cs="Times New Roman"/>
          <w:lang w:val="en-US"/>
        </w:rPr>
      </w:pPr>
      <w:ins w:id="8518" w:author="UTENTE" w:date="2020-06-30T18:44:00Z">
        <w:r w:rsidRPr="00674C8A">
          <w:rPr>
            <w:rFonts w:ascii="Calibri" w:eastAsia="Calibri" w:hAnsi="Calibri" w:cs="Times New Roman"/>
            <w:lang w:val="en-US"/>
          </w:rPr>
          <w:t>mc "\"Right… I should've known.\""</w:t>
        </w:r>
      </w:ins>
    </w:p>
    <w:p w14:paraId="5E41FA76" w14:textId="77777777" w:rsidR="00674C8A" w:rsidRPr="00674C8A" w:rsidRDefault="00674C8A" w:rsidP="00674C8A">
      <w:pPr>
        <w:numPr>
          <w:ilvl w:val="0"/>
          <w:numId w:val="54"/>
        </w:numPr>
        <w:spacing w:line="600" w:lineRule="auto"/>
        <w:contextualSpacing/>
        <w:jc w:val="left"/>
        <w:rPr>
          <w:ins w:id="8519" w:author="UTENTE" w:date="2020-06-30T18:44:00Z"/>
          <w:rFonts w:ascii="Calibri" w:eastAsia="Calibri" w:hAnsi="Calibri" w:cs="Times New Roman"/>
          <w:lang w:val="en-US"/>
        </w:rPr>
      </w:pPr>
      <w:ins w:id="8520" w:author="UTENTE" w:date="2020-06-30T18:44:00Z">
        <w:r w:rsidRPr="00674C8A">
          <w:rPr>
            <w:rFonts w:ascii="Calibri" w:eastAsia="Calibri" w:hAnsi="Calibri" w:cs="Times New Roman"/>
            <w:lang w:val="en-US"/>
          </w:rPr>
          <w:t>n "Sighing to myself, I glare bitterly at the cracked sidewalk beneath my feet."</w:t>
        </w:r>
      </w:ins>
    </w:p>
    <w:p w14:paraId="24326E90" w14:textId="77777777" w:rsidR="00674C8A" w:rsidRPr="00674C8A" w:rsidRDefault="00674C8A" w:rsidP="00674C8A">
      <w:pPr>
        <w:numPr>
          <w:ilvl w:val="0"/>
          <w:numId w:val="54"/>
        </w:numPr>
        <w:spacing w:line="600" w:lineRule="auto"/>
        <w:contextualSpacing/>
        <w:jc w:val="left"/>
        <w:rPr>
          <w:ins w:id="8521" w:author="UTENTE" w:date="2020-06-30T18:44:00Z"/>
          <w:rFonts w:ascii="Calibri" w:eastAsia="Calibri" w:hAnsi="Calibri" w:cs="Times New Roman"/>
          <w:lang w:val="en-US"/>
        </w:rPr>
      </w:pPr>
      <w:ins w:id="8522" w:author="UTENTE" w:date="2020-06-30T18:44:00Z">
        <w:r w:rsidRPr="00674C8A">
          <w:rPr>
            <w:rFonts w:ascii="Calibri" w:eastAsia="Calibri" w:hAnsi="Calibri" w:cs="Times New Roman"/>
            <w:lang w:val="en-US"/>
          </w:rPr>
          <w:t>n "It's just my luck that, somehow, I end up with the blood type that's quality crack to vampires… {w}I wonder if I can get a transfusion to fix it."</w:t>
        </w:r>
      </w:ins>
    </w:p>
    <w:p w14:paraId="3DC86128" w14:textId="77777777" w:rsidR="00674C8A" w:rsidRPr="00674C8A" w:rsidRDefault="00674C8A" w:rsidP="00674C8A">
      <w:pPr>
        <w:numPr>
          <w:ilvl w:val="0"/>
          <w:numId w:val="54"/>
        </w:numPr>
        <w:spacing w:line="600" w:lineRule="auto"/>
        <w:contextualSpacing/>
        <w:jc w:val="left"/>
        <w:rPr>
          <w:ins w:id="8523" w:author="UTENTE" w:date="2020-06-30T18:44:00Z"/>
          <w:rFonts w:ascii="Calibri" w:eastAsia="Calibri" w:hAnsi="Calibri" w:cs="Times New Roman"/>
          <w:lang w:val="en-US"/>
        </w:rPr>
      </w:pPr>
      <w:ins w:id="8524" w:author="UTENTE" w:date="2020-06-30T18:44:00Z">
        <w:r w:rsidRPr="00674C8A">
          <w:rPr>
            <w:rFonts w:ascii="Calibri" w:eastAsia="Calibri" w:hAnsi="Calibri" w:cs="Times New Roman"/>
            <w:lang w:val="en-US"/>
          </w:rPr>
          <w:t>mc "\"You said 'mostly' a second ago. Is there something else, too?\""</w:t>
        </w:r>
      </w:ins>
    </w:p>
    <w:p w14:paraId="4B440303" w14:textId="77777777" w:rsidR="00674C8A" w:rsidRPr="00674C8A" w:rsidRDefault="00674C8A" w:rsidP="00674C8A">
      <w:pPr>
        <w:numPr>
          <w:ilvl w:val="0"/>
          <w:numId w:val="54"/>
        </w:numPr>
        <w:spacing w:line="600" w:lineRule="auto"/>
        <w:contextualSpacing/>
        <w:jc w:val="left"/>
        <w:rPr>
          <w:ins w:id="8525" w:author="UTENTE" w:date="2020-06-30T18:44:00Z"/>
          <w:rFonts w:ascii="Calibri" w:eastAsia="Calibri" w:hAnsi="Calibri" w:cs="Times New Roman"/>
          <w:lang w:val="en-US"/>
        </w:rPr>
      </w:pPr>
      <w:ins w:id="8526" w:author="UTENTE" w:date="2020-06-30T18:44:00Z">
        <w:r w:rsidRPr="00674C8A">
          <w:rPr>
            <w:rFonts w:ascii="Calibri" w:eastAsia="Calibri" w:hAnsi="Calibri" w:cs="Times New Roman"/>
            <w:lang w:val="en-US"/>
          </w:rPr>
          <w:t>r "\"…\""</w:t>
        </w:r>
      </w:ins>
    </w:p>
    <w:p w14:paraId="0B346EDF" w14:textId="77777777" w:rsidR="00674C8A" w:rsidRPr="00674C8A" w:rsidRDefault="00674C8A" w:rsidP="00674C8A">
      <w:pPr>
        <w:numPr>
          <w:ilvl w:val="0"/>
          <w:numId w:val="54"/>
        </w:numPr>
        <w:spacing w:line="600" w:lineRule="auto"/>
        <w:contextualSpacing/>
        <w:jc w:val="left"/>
        <w:rPr>
          <w:ins w:id="8527" w:author="UTENTE" w:date="2020-06-30T18:44:00Z"/>
          <w:rFonts w:ascii="Calibri" w:eastAsia="Calibri" w:hAnsi="Calibri" w:cs="Times New Roman"/>
          <w:lang w:val="en-US"/>
        </w:rPr>
      </w:pPr>
      <w:ins w:id="8528" w:author="UTENTE" w:date="2020-06-30T18:44:00Z">
        <w:r w:rsidRPr="00674C8A">
          <w:rPr>
            <w:rFonts w:ascii="Calibri" w:eastAsia="Calibri" w:hAnsi="Calibri" w:cs="Times New Roman"/>
            <w:lang w:val="en-US"/>
          </w:rPr>
          <w:t>n "He pauses again, this time fiddling with the lapel of his jacket, chewing on his lip briefly."</w:t>
        </w:r>
      </w:ins>
    </w:p>
    <w:p w14:paraId="758E2040" w14:textId="77777777" w:rsidR="00674C8A" w:rsidRPr="00674C8A" w:rsidRDefault="00674C8A" w:rsidP="00674C8A">
      <w:pPr>
        <w:numPr>
          <w:ilvl w:val="0"/>
          <w:numId w:val="54"/>
        </w:numPr>
        <w:spacing w:line="600" w:lineRule="auto"/>
        <w:contextualSpacing/>
        <w:jc w:val="left"/>
        <w:rPr>
          <w:ins w:id="8529" w:author="UTENTE" w:date="2020-06-30T18:44:00Z"/>
          <w:rFonts w:ascii="Calibri" w:eastAsia="Calibri" w:hAnsi="Calibri" w:cs="Times New Roman"/>
          <w:lang w:val="en-US"/>
        </w:rPr>
      </w:pPr>
      <w:ins w:id="8530" w:author="UTENTE" w:date="2020-06-30T18:44:00Z">
        <w:r w:rsidRPr="00674C8A">
          <w:rPr>
            <w:rFonts w:ascii="Calibri" w:eastAsia="Calibri" w:hAnsi="Calibri" w:cs="Times New Roman"/>
            <w:lang w:val="en-US"/>
          </w:rPr>
          <w:t>n "But soon, a bright smile returns to his face, and he waves a dismissive hand at me."</w:t>
        </w:r>
      </w:ins>
    </w:p>
    <w:p w14:paraId="68781CC7" w14:textId="77777777" w:rsidR="00674C8A" w:rsidRPr="00674C8A" w:rsidRDefault="00674C8A" w:rsidP="00674C8A">
      <w:pPr>
        <w:numPr>
          <w:ilvl w:val="0"/>
          <w:numId w:val="54"/>
        </w:numPr>
        <w:spacing w:line="600" w:lineRule="auto"/>
        <w:contextualSpacing/>
        <w:jc w:val="left"/>
        <w:rPr>
          <w:ins w:id="8531" w:author="UTENTE" w:date="2020-06-30T18:44:00Z"/>
          <w:rFonts w:ascii="Calibri" w:eastAsia="Calibri" w:hAnsi="Calibri" w:cs="Times New Roman"/>
          <w:lang w:val="en-US"/>
        </w:rPr>
      </w:pPr>
      <w:ins w:id="8532" w:author="UTENTE" w:date="2020-06-30T18:44:00Z">
        <w:r w:rsidRPr="00674C8A">
          <w:rPr>
            <w:rFonts w:ascii="Calibri" w:eastAsia="Calibri" w:hAnsi="Calibri" w:cs="Times New Roman"/>
            <w:lang w:val="en-US"/>
          </w:rPr>
          <w:t>r "\"…Eh, just forget I said that, yeah?\""</w:t>
        </w:r>
      </w:ins>
    </w:p>
    <w:p w14:paraId="62F4DCED" w14:textId="77777777" w:rsidR="00674C8A" w:rsidRPr="00674C8A" w:rsidRDefault="00674C8A" w:rsidP="00674C8A">
      <w:pPr>
        <w:numPr>
          <w:ilvl w:val="0"/>
          <w:numId w:val="54"/>
        </w:numPr>
        <w:spacing w:line="600" w:lineRule="auto"/>
        <w:contextualSpacing/>
        <w:jc w:val="left"/>
        <w:rPr>
          <w:ins w:id="8533" w:author="UTENTE" w:date="2020-06-30T18:44:00Z"/>
          <w:rFonts w:ascii="Calibri" w:eastAsia="Calibri" w:hAnsi="Calibri" w:cs="Times New Roman"/>
          <w:lang w:val="en-US"/>
        </w:rPr>
      </w:pPr>
      <w:ins w:id="8534" w:author="UTENTE" w:date="2020-06-30T18:44:00Z">
        <w:r w:rsidRPr="00674C8A">
          <w:rPr>
            <w:rFonts w:ascii="Calibri" w:eastAsia="Calibri" w:hAnsi="Calibri" w:cs="Times New Roman"/>
            <w:lang w:val="en-US"/>
          </w:rPr>
          <w:t>r "\"It's nothing a little guy like you needs to worry about~\""</w:t>
        </w:r>
      </w:ins>
    </w:p>
    <w:p w14:paraId="66CC59BF" w14:textId="77777777" w:rsidR="00674C8A" w:rsidRPr="00674C8A" w:rsidRDefault="00674C8A" w:rsidP="00674C8A">
      <w:pPr>
        <w:numPr>
          <w:ilvl w:val="0"/>
          <w:numId w:val="54"/>
        </w:numPr>
        <w:spacing w:line="600" w:lineRule="auto"/>
        <w:contextualSpacing/>
        <w:jc w:val="left"/>
        <w:rPr>
          <w:ins w:id="8535" w:author="UTENTE" w:date="2020-06-30T18:44:00Z"/>
          <w:rFonts w:ascii="Calibri" w:eastAsia="Calibri" w:hAnsi="Calibri" w:cs="Times New Roman"/>
          <w:lang w:val="en-US"/>
        </w:rPr>
      </w:pPr>
      <w:ins w:id="8536" w:author="UTENTE" w:date="2020-06-30T18:44:00Z">
        <w:r w:rsidRPr="00674C8A">
          <w:rPr>
            <w:rFonts w:ascii="Calibri" w:eastAsia="Calibri" w:hAnsi="Calibri" w:cs="Times New Roman"/>
            <w:lang w:val="en-US"/>
          </w:rPr>
          <w:t>mc "\"…\""</w:t>
        </w:r>
        <w:r w:rsidRPr="00674C8A">
          <w:rPr>
            <w:rFonts w:ascii="Calibri" w:eastAsia="Calibri" w:hAnsi="Calibri" w:cs="Times New Roman"/>
            <w:lang w:val="en-US"/>
          </w:rPr>
          <w:br w:type="page"/>
        </w:r>
      </w:ins>
    </w:p>
    <w:p w14:paraId="489BD292" w14:textId="77777777" w:rsidR="00674C8A" w:rsidRPr="00674C8A" w:rsidRDefault="00674C8A" w:rsidP="00674C8A">
      <w:pPr>
        <w:numPr>
          <w:ilvl w:val="0"/>
          <w:numId w:val="50"/>
        </w:numPr>
        <w:spacing w:line="600" w:lineRule="auto"/>
        <w:contextualSpacing/>
        <w:jc w:val="left"/>
        <w:rPr>
          <w:ins w:id="8537" w:author="UTENTE" w:date="2020-06-30T18:44:00Z"/>
          <w:rFonts w:ascii="Calibri" w:eastAsia="Calibri" w:hAnsi="Calibri" w:cs="Times New Roman"/>
        </w:rPr>
      </w:pPr>
      <w:ins w:id="8538" w:author="UTENTE" w:date="2020-06-30T18:44:00Z">
        <w:r w:rsidRPr="00674C8A">
          <w:rPr>
            <w:rFonts w:ascii="Calibri" w:eastAsia="Calibri" w:hAnsi="Calibri" w:cs="Times New Roman"/>
          </w:rPr>
          <w:lastRenderedPageBreak/>
          <w:t>r "\"Più che altro, significa che hai davveeeeero un buon profumo per quelli come noi. E un ottimo sapore, anche.\""</w:t>
        </w:r>
      </w:ins>
    </w:p>
    <w:p w14:paraId="1CEA113E" w14:textId="77777777" w:rsidR="00674C8A" w:rsidRPr="00674C8A" w:rsidRDefault="00674C8A" w:rsidP="00674C8A">
      <w:pPr>
        <w:numPr>
          <w:ilvl w:val="0"/>
          <w:numId w:val="50"/>
        </w:numPr>
        <w:spacing w:line="600" w:lineRule="auto"/>
        <w:contextualSpacing/>
        <w:jc w:val="left"/>
        <w:rPr>
          <w:ins w:id="8539" w:author="UTENTE" w:date="2020-06-30T18:44:00Z"/>
          <w:rFonts w:ascii="Calibri" w:eastAsia="Calibri" w:hAnsi="Calibri" w:cs="Times New Roman"/>
        </w:rPr>
      </w:pPr>
      <w:ins w:id="8540" w:author="UTENTE" w:date="2020-06-30T18:44:00Z">
        <w:r w:rsidRPr="00674C8A">
          <w:rPr>
            <w:rFonts w:ascii="Calibri" w:eastAsia="Calibri" w:hAnsi="Calibri" w:cs="Times New Roman"/>
          </w:rPr>
          <w:t>r "\"Come un fottuto brandy di marca rispetto a una birra economica, capito? Ahahahah!\""</w:t>
        </w:r>
      </w:ins>
    </w:p>
    <w:p w14:paraId="5AA44812" w14:textId="77777777" w:rsidR="00674C8A" w:rsidRPr="00674C8A" w:rsidRDefault="00674C8A" w:rsidP="00674C8A">
      <w:pPr>
        <w:numPr>
          <w:ilvl w:val="0"/>
          <w:numId w:val="50"/>
        </w:numPr>
        <w:spacing w:line="600" w:lineRule="auto"/>
        <w:contextualSpacing/>
        <w:jc w:val="left"/>
        <w:rPr>
          <w:ins w:id="8541" w:author="UTENTE" w:date="2020-06-30T18:44:00Z"/>
          <w:rFonts w:ascii="Calibri" w:eastAsia="Calibri" w:hAnsi="Calibri" w:cs="Times New Roman"/>
        </w:rPr>
      </w:pPr>
      <w:ins w:id="8542" w:author="UTENTE" w:date="2020-06-30T18:44:00Z">
        <w:r w:rsidRPr="00674C8A">
          <w:rPr>
            <w:rFonts w:ascii="Calibri" w:eastAsia="Calibri" w:hAnsi="Calibri" w:cs="Times New Roman"/>
          </w:rPr>
          <w:t>n "Rex ridacchia alla sua stessa battuta, battendosi le mani da solo."</w:t>
        </w:r>
      </w:ins>
    </w:p>
    <w:p w14:paraId="6B6DBE7E" w14:textId="77777777" w:rsidR="00674C8A" w:rsidRPr="00674C8A" w:rsidRDefault="00674C8A" w:rsidP="00674C8A">
      <w:pPr>
        <w:numPr>
          <w:ilvl w:val="0"/>
          <w:numId w:val="50"/>
        </w:numPr>
        <w:spacing w:line="600" w:lineRule="auto"/>
        <w:contextualSpacing/>
        <w:jc w:val="left"/>
        <w:rPr>
          <w:ins w:id="8543" w:author="UTENTE" w:date="2020-06-30T18:44:00Z"/>
          <w:rFonts w:ascii="Calibri" w:eastAsia="Calibri" w:hAnsi="Calibri" w:cs="Times New Roman"/>
        </w:rPr>
      </w:pPr>
      <w:ins w:id="8544" w:author="UTENTE" w:date="2020-06-30T18:44:00Z">
        <w:r w:rsidRPr="00674C8A">
          <w:rPr>
            <w:rFonts w:ascii="Calibri" w:eastAsia="Calibri" w:hAnsi="Calibri" w:cs="Times New Roman"/>
          </w:rPr>
          <w:t>mc "\"Capito… Avrei dovuto saperlo.\""</w:t>
        </w:r>
      </w:ins>
    </w:p>
    <w:p w14:paraId="6C31CD73" w14:textId="77777777" w:rsidR="00674C8A" w:rsidRPr="00674C8A" w:rsidRDefault="00674C8A" w:rsidP="00674C8A">
      <w:pPr>
        <w:numPr>
          <w:ilvl w:val="0"/>
          <w:numId w:val="50"/>
        </w:numPr>
        <w:spacing w:line="600" w:lineRule="auto"/>
        <w:contextualSpacing/>
        <w:jc w:val="left"/>
        <w:rPr>
          <w:ins w:id="8545" w:author="UTENTE" w:date="2020-06-30T18:44:00Z"/>
          <w:rFonts w:ascii="Calibri" w:eastAsia="Calibri" w:hAnsi="Calibri" w:cs="Times New Roman"/>
        </w:rPr>
      </w:pPr>
      <w:ins w:id="8546" w:author="UTENTE" w:date="2020-06-30T18:44:00Z">
        <w:r w:rsidRPr="00674C8A">
          <w:rPr>
            <w:rFonts w:ascii="Calibri" w:eastAsia="Calibri" w:hAnsi="Calibri" w:cs="Times New Roman"/>
          </w:rPr>
          <w:t>n "Sussurrando a me stesso, osservo amaramente le crepe sul marciapiede sotto di me."</w:t>
        </w:r>
      </w:ins>
    </w:p>
    <w:p w14:paraId="4DA3A159" w14:textId="77777777" w:rsidR="00674C8A" w:rsidRPr="00674C8A" w:rsidRDefault="00674C8A" w:rsidP="00674C8A">
      <w:pPr>
        <w:numPr>
          <w:ilvl w:val="0"/>
          <w:numId w:val="50"/>
        </w:numPr>
        <w:spacing w:line="600" w:lineRule="auto"/>
        <w:contextualSpacing/>
        <w:jc w:val="left"/>
        <w:rPr>
          <w:ins w:id="8547" w:author="UTENTE" w:date="2020-06-30T18:44:00Z"/>
          <w:rFonts w:ascii="Calibri" w:eastAsia="Calibri" w:hAnsi="Calibri" w:cs="Times New Roman"/>
        </w:rPr>
      </w:pPr>
      <w:ins w:id="8548" w:author="UTENTE" w:date="2020-06-30T18:44:00Z">
        <w:r w:rsidRPr="00674C8A">
          <w:rPr>
            <w:rFonts w:ascii="Calibri" w:eastAsia="Calibri" w:hAnsi="Calibri" w:cs="Times New Roman"/>
          </w:rPr>
          <w:t>n "Grazie alla mia solita fortuna, in qualche modo, la finisco per avere un tipo di sangue che è eroina di ottima qualità per i vampiri… {w}Mi chiedo se posso risolvere il problema con una trasfusione."</w:t>
        </w:r>
      </w:ins>
    </w:p>
    <w:p w14:paraId="1971B4D1" w14:textId="77777777" w:rsidR="00674C8A" w:rsidRPr="00674C8A" w:rsidRDefault="00674C8A" w:rsidP="00674C8A">
      <w:pPr>
        <w:numPr>
          <w:ilvl w:val="0"/>
          <w:numId w:val="50"/>
        </w:numPr>
        <w:spacing w:line="600" w:lineRule="auto"/>
        <w:contextualSpacing/>
        <w:jc w:val="left"/>
        <w:rPr>
          <w:ins w:id="8549" w:author="UTENTE" w:date="2020-06-30T18:44:00Z"/>
          <w:rFonts w:ascii="Calibri" w:eastAsia="Calibri" w:hAnsi="Calibri" w:cs="Times New Roman"/>
        </w:rPr>
      </w:pPr>
      <w:ins w:id="8550" w:author="UTENTE" w:date="2020-06-30T18:44:00Z">
        <w:r w:rsidRPr="00674C8A">
          <w:rPr>
            <w:rFonts w:ascii="Calibri" w:eastAsia="Calibri" w:hAnsi="Calibri" w:cs="Times New Roman"/>
          </w:rPr>
          <w:t>mc "\"Hai detto 'più che altro' un secondo fa. C'è qualcos'altro?\"</w:t>
        </w:r>
      </w:ins>
    </w:p>
    <w:p w14:paraId="3A327577" w14:textId="77777777" w:rsidR="00674C8A" w:rsidRPr="00674C8A" w:rsidRDefault="00674C8A" w:rsidP="00674C8A">
      <w:pPr>
        <w:numPr>
          <w:ilvl w:val="0"/>
          <w:numId w:val="50"/>
        </w:numPr>
        <w:spacing w:line="600" w:lineRule="auto"/>
        <w:contextualSpacing/>
        <w:jc w:val="left"/>
        <w:rPr>
          <w:ins w:id="8551" w:author="UTENTE" w:date="2020-06-30T18:44:00Z"/>
          <w:rFonts w:ascii="Calibri" w:eastAsia="Calibri" w:hAnsi="Calibri" w:cs="Times New Roman"/>
        </w:rPr>
      </w:pPr>
      <w:ins w:id="8552" w:author="UTENTE" w:date="2020-06-30T18:44:00Z">
        <w:r w:rsidRPr="00674C8A">
          <w:rPr>
            <w:rFonts w:ascii="Calibri" w:eastAsia="Calibri" w:hAnsi="Calibri" w:cs="Times New Roman"/>
          </w:rPr>
          <w:t>r "\"…\""</w:t>
        </w:r>
      </w:ins>
    </w:p>
    <w:p w14:paraId="3CD13145" w14:textId="77777777" w:rsidR="00674C8A" w:rsidRPr="00674C8A" w:rsidRDefault="00674C8A" w:rsidP="00674C8A">
      <w:pPr>
        <w:numPr>
          <w:ilvl w:val="0"/>
          <w:numId w:val="50"/>
        </w:numPr>
        <w:spacing w:line="600" w:lineRule="auto"/>
        <w:contextualSpacing/>
        <w:jc w:val="left"/>
        <w:rPr>
          <w:ins w:id="8553" w:author="UTENTE" w:date="2020-06-30T18:44:00Z"/>
          <w:rFonts w:ascii="Calibri" w:eastAsia="Calibri" w:hAnsi="Calibri" w:cs="Times New Roman"/>
        </w:rPr>
      </w:pPr>
      <w:ins w:id="8554" w:author="UTENTE" w:date="2020-06-30T18:44:00Z">
        <w:r w:rsidRPr="00674C8A">
          <w:rPr>
            <w:rFonts w:ascii="Calibri" w:eastAsia="Calibri" w:hAnsi="Calibri" w:cs="Times New Roman"/>
          </w:rPr>
          <w:t>n "Si ferma di nuovo, stavolta giocherellando con il bavero della sua giacca e mordicchiandosi le labbra."</w:t>
        </w:r>
      </w:ins>
    </w:p>
    <w:p w14:paraId="405BF224" w14:textId="77777777" w:rsidR="00674C8A" w:rsidRPr="00674C8A" w:rsidRDefault="00674C8A" w:rsidP="00674C8A">
      <w:pPr>
        <w:numPr>
          <w:ilvl w:val="0"/>
          <w:numId w:val="50"/>
        </w:numPr>
        <w:spacing w:line="600" w:lineRule="auto"/>
        <w:contextualSpacing/>
        <w:jc w:val="left"/>
        <w:rPr>
          <w:ins w:id="8555" w:author="UTENTE" w:date="2020-06-30T18:44:00Z"/>
          <w:rFonts w:ascii="Calibri" w:eastAsia="Calibri" w:hAnsi="Calibri" w:cs="Times New Roman"/>
        </w:rPr>
      </w:pPr>
      <w:ins w:id="8556" w:author="UTENTE" w:date="2020-06-30T18:44:00Z">
        <w:r w:rsidRPr="00674C8A">
          <w:rPr>
            <w:rFonts w:ascii="Calibri" w:eastAsia="Calibri" w:hAnsi="Calibri" w:cs="Times New Roman"/>
          </w:rPr>
          <w:t>n "Ma poco dopo, un luminoso sorriso gli ritorna in viso, e mi rivolge un gesto sprezzante."</w:t>
        </w:r>
      </w:ins>
    </w:p>
    <w:p w14:paraId="22653342" w14:textId="77777777" w:rsidR="00674C8A" w:rsidRPr="00674C8A" w:rsidRDefault="00674C8A" w:rsidP="00674C8A">
      <w:pPr>
        <w:numPr>
          <w:ilvl w:val="0"/>
          <w:numId w:val="50"/>
        </w:numPr>
        <w:spacing w:line="600" w:lineRule="auto"/>
        <w:contextualSpacing/>
        <w:jc w:val="left"/>
        <w:rPr>
          <w:ins w:id="8557" w:author="UTENTE" w:date="2020-06-30T18:44:00Z"/>
          <w:rFonts w:ascii="Calibri" w:eastAsia="Calibri" w:hAnsi="Calibri" w:cs="Times New Roman"/>
        </w:rPr>
      </w:pPr>
      <w:ins w:id="8558" w:author="UTENTE" w:date="2020-06-30T18:44:00Z">
        <w:r w:rsidRPr="00674C8A">
          <w:rPr>
            <w:rFonts w:ascii="Calibri" w:eastAsia="Calibri" w:hAnsi="Calibri" w:cs="Times New Roman"/>
          </w:rPr>
          <w:t>r "\"…Eh, dimentica quello che ho detto, ok?\""</w:t>
        </w:r>
      </w:ins>
    </w:p>
    <w:p w14:paraId="1F6C3F33" w14:textId="77777777" w:rsidR="00674C8A" w:rsidRPr="00674C8A" w:rsidRDefault="00674C8A" w:rsidP="00674C8A">
      <w:pPr>
        <w:numPr>
          <w:ilvl w:val="0"/>
          <w:numId w:val="50"/>
        </w:numPr>
        <w:spacing w:line="600" w:lineRule="auto"/>
        <w:contextualSpacing/>
        <w:jc w:val="left"/>
        <w:rPr>
          <w:ins w:id="8559" w:author="UTENTE" w:date="2020-06-30T18:44:00Z"/>
          <w:rFonts w:ascii="Calibri" w:eastAsia="Calibri" w:hAnsi="Calibri" w:cs="Times New Roman"/>
        </w:rPr>
      </w:pPr>
      <w:ins w:id="8560" w:author="UTENTE" w:date="2020-06-30T18:44:00Z">
        <w:r w:rsidRPr="00674C8A">
          <w:rPr>
            <w:rFonts w:ascii="Calibri" w:eastAsia="Calibri" w:hAnsi="Calibri" w:cs="Times New Roman"/>
          </w:rPr>
          <w:t>r "\"Non è nulla di cui in ragazzino come te dovrebbe preoccuparsi~\""</w:t>
        </w:r>
      </w:ins>
    </w:p>
    <w:p w14:paraId="16C1414D" w14:textId="77777777" w:rsidR="00674C8A" w:rsidRPr="00674C8A" w:rsidRDefault="00674C8A" w:rsidP="00674C8A">
      <w:pPr>
        <w:numPr>
          <w:ilvl w:val="0"/>
          <w:numId w:val="50"/>
        </w:numPr>
        <w:spacing w:line="600" w:lineRule="auto"/>
        <w:contextualSpacing/>
        <w:jc w:val="left"/>
        <w:rPr>
          <w:ins w:id="8561" w:author="UTENTE" w:date="2020-06-30T18:44:00Z"/>
          <w:rFonts w:ascii="Calibri" w:eastAsia="Calibri" w:hAnsi="Calibri" w:cs="Times New Roman"/>
        </w:rPr>
      </w:pPr>
      <w:ins w:id="8562" w:author="UTENTE" w:date="2020-06-30T18:44:00Z">
        <w:r w:rsidRPr="00674C8A">
          <w:rPr>
            <w:rFonts w:ascii="Calibri" w:eastAsia="Calibri" w:hAnsi="Calibri" w:cs="Times New Roman"/>
          </w:rPr>
          <w:t>mc "\"…\""</w:t>
        </w:r>
        <w:r w:rsidRPr="00674C8A">
          <w:rPr>
            <w:rFonts w:ascii="Calibri" w:eastAsia="Calibri" w:hAnsi="Calibri" w:cs="Times New Roman"/>
          </w:rPr>
          <w:br w:type="page"/>
        </w:r>
      </w:ins>
    </w:p>
    <w:p w14:paraId="0EF2DC2D" w14:textId="44EA612D" w:rsidR="00674C8A" w:rsidRPr="00674C8A" w:rsidRDefault="00674C8A" w:rsidP="00674C8A">
      <w:pPr>
        <w:numPr>
          <w:ilvl w:val="0"/>
          <w:numId w:val="50"/>
        </w:numPr>
        <w:tabs>
          <w:tab w:val="left" w:pos="1134"/>
        </w:tabs>
        <w:spacing w:line="600" w:lineRule="auto"/>
        <w:contextualSpacing/>
        <w:jc w:val="left"/>
        <w:rPr>
          <w:ins w:id="8563" w:author="UTENTE" w:date="2020-06-30T18:44:00Z"/>
          <w:rFonts w:ascii="Calibri" w:eastAsia="Calibri" w:hAnsi="Calibri" w:cs="Times New Roman"/>
          <w:lang w:val="en-US"/>
        </w:rPr>
        <w:pPrChange w:id="8564" w:author="UTENTE" w:date="2020-06-30T18:46:00Z">
          <w:pPr>
            <w:numPr>
              <w:numId w:val="50"/>
            </w:numPr>
            <w:spacing w:line="600" w:lineRule="auto"/>
            <w:ind w:left="720" w:hanging="360"/>
            <w:contextualSpacing/>
            <w:jc w:val="left"/>
          </w:pPr>
        </w:pPrChange>
      </w:pPr>
      <w:ins w:id="8565" w:author="UTENTE" w:date="2020-06-30T18:44:00Z">
        <w:r w:rsidRPr="00674C8A">
          <w:rPr>
            <w:rFonts w:ascii="Calibri" w:eastAsia="Calibri" w:hAnsi="Calibri" w:cs="Times New Roman"/>
            <w:lang w:val="en-US"/>
          </w:rPr>
          <w:lastRenderedPageBreak/>
          <w:t>n "I stiffen, opening my mouth to retort that I'm not \"little\" compared to him –"</w:t>
        </w:r>
      </w:ins>
    </w:p>
    <w:p w14:paraId="15F55C7A" w14:textId="77777777" w:rsidR="00674C8A" w:rsidRPr="00674C8A" w:rsidRDefault="00674C8A" w:rsidP="00674C8A">
      <w:pPr>
        <w:numPr>
          <w:ilvl w:val="0"/>
          <w:numId w:val="50"/>
        </w:numPr>
        <w:spacing w:line="600" w:lineRule="auto"/>
        <w:contextualSpacing/>
        <w:jc w:val="left"/>
        <w:rPr>
          <w:ins w:id="8566" w:author="UTENTE" w:date="2020-06-30T18:44:00Z"/>
          <w:rFonts w:ascii="Calibri" w:eastAsia="Calibri" w:hAnsi="Calibri" w:cs="Times New Roman"/>
          <w:lang w:val="en-US"/>
        </w:rPr>
      </w:pPr>
      <w:ins w:id="8567" w:author="UTENTE" w:date="2020-06-30T18:44:00Z">
        <w:r w:rsidRPr="00674C8A">
          <w:rPr>
            <w:rFonts w:ascii="Calibri" w:eastAsia="Calibri" w:hAnsi="Calibri" w:cs="Times New Roman"/>
            <w:lang w:val="en-US"/>
          </w:rPr>
          <w:t>mcp "\"Ah–!\""</w:t>
        </w:r>
      </w:ins>
    </w:p>
    <w:p w14:paraId="00E97BA8" w14:textId="77777777" w:rsidR="00674C8A" w:rsidRPr="00674C8A" w:rsidRDefault="00674C8A" w:rsidP="00674C8A">
      <w:pPr>
        <w:numPr>
          <w:ilvl w:val="0"/>
          <w:numId w:val="50"/>
        </w:numPr>
        <w:spacing w:line="600" w:lineRule="auto"/>
        <w:contextualSpacing/>
        <w:jc w:val="left"/>
        <w:rPr>
          <w:ins w:id="8568" w:author="UTENTE" w:date="2020-06-30T18:44:00Z"/>
          <w:rFonts w:ascii="Calibri" w:eastAsia="Calibri" w:hAnsi="Calibri" w:cs="Times New Roman"/>
          <w:lang w:val="en-US"/>
        </w:rPr>
      </w:pPr>
      <w:ins w:id="8569" w:author="UTENTE" w:date="2020-06-30T18:44:00Z">
        <w:r w:rsidRPr="00674C8A">
          <w:rPr>
            <w:rFonts w:ascii="Calibri" w:eastAsia="Calibri" w:hAnsi="Calibri" w:cs="Times New Roman"/>
            <w:lang w:val="en-US"/>
          </w:rPr>
          <w:t>n "–When he abruptly presses in towards me, getting so close that our chests bump together."</w:t>
        </w:r>
      </w:ins>
    </w:p>
    <w:p w14:paraId="18398C83" w14:textId="77777777" w:rsidR="00674C8A" w:rsidRPr="00674C8A" w:rsidRDefault="00674C8A" w:rsidP="00674C8A">
      <w:pPr>
        <w:numPr>
          <w:ilvl w:val="0"/>
          <w:numId w:val="50"/>
        </w:numPr>
        <w:spacing w:line="600" w:lineRule="auto"/>
        <w:contextualSpacing/>
        <w:jc w:val="left"/>
        <w:rPr>
          <w:ins w:id="8570" w:author="UTENTE" w:date="2020-06-30T18:44:00Z"/>
          <w:rFonts w:ascii="Calibri" w:eastAsia="Calibri" w:hAnsi="Calibri" w:cs="Times New Roman"/>
          <w:lang w:val="en-US"/>
        </w:rPr>
      </w:pPr>
      <w:ins w:id="8571" w:author="UTENTE" w:date="2020-06-30T18:44:00Z">
        <w:r w:rsidRPr="00674C8A">
          <w:rPr>
            <w:rFonts w:ascii="Calibri" w:eastAsia="Calibri" w:hAnsi="Calibri" w:cs="Times New Roman"/>
            <w:lang w:val="en-US"/>
          </w:rPr>
          <w:t>r "\"So, gettin' back to business… here's the deal.\""</w:t>
        </w:r>
      </w:ins>
    </w:p>
    <w:p w14:paraId="72D04512" w14:textId="77777777" w:rsidR="00674C8A" w:rsidRPr="00674C8A" w:rsidRDefault="00674C8A" w:rsidP="00674C8A">
      <w:pPr>
        <w:numPr>
          <w:ilvl w:val="0"/>
          <w:numId w:val="50"/>
        </w:numPr>
        <w:spacing w:line="600" w:lineRule="auto"/>
        <w:contextualSpacing/>
        <w:jc w:val="left"/>
        <w:rPr>
          <w:ins w:id="8572" w:author="UTENTE" w:date="2020-06-30T18:44:00Z"/>
          <w:rFonts w:ascii="Calibri" w:eastAsia="Calibri" w:hAnsi="Calibri" w:cs="Times New Roman"/>
          <w:lang w:val="en-US"/>
        </w:rPr>
      </w:pPr>
      <w:ins w:id="8573" w:author="UTENTE" w:date="2020-06-30T18:44:00Z">
        <w:r w:rsidRPr="00674C8A">
          <w:rPr>
            <w:rFonts w:ascii="Calibri" w:eastAsia="Calibri" w:hAnsi="Calibri" w:cs="Times New Roman"/>
            <w:lang w:val="en-US"/>
          </w:rPr>
          <w:t>n "Rex's voice drops down to a smug whisper."</w:t>
        </w:r>
      </w:ins>
    </w:p>
    <w:p w14:paraId="3AF6B3D2" w14:textId="77777777" w:rsidR="00674C8A" w:rsidRPr="00674C8A" w:rsidRDefault="00674C8A" w:rsidP="00674C8A">
      <w:pPr>
        <w:numPr>
          <w:ilvl w:val="0"/>
          <w:numId w:val="50"/>
        </w:numPr>
        <w:spacing w:line="600" w:lineRule="auto"/>
        <w:contextualSpacing/>
        <w:jc w:val="left"/>
        <w:rPr>
          <w:ins w:id="8574" w:author="UTENTE" w:date="2020-06-30T18:44:00Z"/>
          <w:rFonts w:ascii="Calibri" w:eastAsia="Calibri" w:hAnsi="Calibri" w:cs="Times New Roman"/>
          <w:lang w:val="en-US"/>
        </w:rPr>
      </w:pPr>
      <w:ins w:id="8575" w:author="UTENTE" w:date="2020-06-30T18:44:00Z">
        <w:r w:rsidRPr="00674C8A">
          <w:rPr>
            <w:rFonts w:ascii="Calibri" w:eastAsia="Calibri" w:hAnsi="Calibri" w:cs="Times New Roman"/>
            <w:lang w:val="en-US"/>
          </w:rPr>
          <w:t>r "\"That guy back there? He's gonna tell aaaaall the other little boys and girls that you're a nice, juicy treat, just waitin' to be snatched up~\""</w:t>
        </w:r>
      </w:ins>
    </w:p>
    <w:p w14:paraId="255D4D4B" w14:textId="77777777" w:rsidR="00674C8A" w:rsidRPr="00674C8A" w:rsidRDefault="00674C8A" w:rsidP="00674C8A">
      <w:pPr>
        <w:numPr>
          <w:ilvl w:val="0"/>
          <w:numId w:val="50"/>
        </w:numPr>
        <w:spacing w:line="600" w:lineRule="auto"/>
        <w:contextualSpacing/>
        <w:jc w:val="left"/>
        <w:rPr>
          <w:ins w:id="8576" w:author="UTENTE" w:date="2020-06-30T18:44:00Z"/>
          <w:rFonts w:ascii="Calibri" w:eastAsia="Calibri" w:hAnsi="Calibri" w:cs="Times New Roman"/>
          <w:lang w:val="en-US"/>
        </w:rPr>
      </w:pPr>
      <w:ins w:id="8577" w:author="UTENTE" w:date="2020-06-30T18:44:00Z">
        <w:r w:rsidRPr="00674C8A">
          <w:rPr>
            <w:rFonts w:ascii="Calibri" w:eastAsia="Calibri" w:hAnsi="Calibri" w:cs="Times New Roman"/>
            <w:lang w:val="en-US"/>
          </w:rPr>
          <w:t>r "\"…But you wanna know how you can get off real easy, scot-free, no worries?\""</w:t>
        </w:r>
      </w:ins>
    </w:p>
    <w:p w14:paraId="076AED19" w14:textId="77777777" w:rsidR="00674C8A" w:rsidRPr="00674C8A" w:rsidRDefault="00674C8A" w:rsidP="00674C8A">
      <w:pPr>
        <w:numPr>
          <w:ilvl w:val="0"/>
          <w:numId w:val="50"/>
        </w:numPr>
        <w:spacing w:line="600" w:lineRule="auto"/>
        <w:contextualSpacing/>
        <w:jc w:val="left"/>
        <w:rPr>
          <w:ins w:id="8578" w:author="UTENTE" w:date="2020-06-30T18:44:00Z"/>
          <w:rFonts w:ascii="Calibri" w:eastAsia="Calibri" w:hAnsi="Calibri" w:cs="Times New Roman"/>
          <w:lang w:val="en-US"/>
        </w:rPr>
      </w:pPr>
      <w:ins w:id="8579" w:author="UTENTE" w:date="2020-06-30T18:44:00Z">
        <w:r w:rsidRPr="00674C8A">
          <w:rPr>
            <w:rFonts w:ascii="Calibri" w:eastAsia="Calibri" w:hAnsi="Calibri" w:cs="Times New Roman"/>
            <w:lang w:val="en-US"/>
          </w:rPr>
          <w:t>n "The wolfish smirk on his face makes it pretty clear that it's not going to be a great deal for me."</w:t>
        </w:r>
      </w:ins>
    </w:p>
    <w:p w14:paraId="2C168A10" w14:textId="77777777" w:rsidR="00674C8A" w:rsidRPr="00674C8A" w:rsidRDefault="00674C8A" w:rsidP="00674C8A">
      <w:pPr>
        <w:numPr>
          <w:ilvl w:val="0"/>
          <w:numId w:val="50"/>
        </w:numPr>
        <w:spacing w:line="600" w:lineRule="auto"/>
        <w:contextualSpacing/>
        <w:jc w:val="left"/>
        <w:rPr>
          <w:ins w:id="8580" w:author="UTENTE" w:date="2020-06-30T18:44:00Z"/>
          <w:rFonts w:ascii="Calibri" w:eastAsia="Calibri" w:hAnsi="Calibri" w:cs="Times New Roman"/>
          <w:lang w:val="en-US"/>
        </w:rPr>
      </w:pPr>
      <w:ins w:id="8581" w:author="UTENTE" w:date="2020-06-30T18:44:00Z">
        <w:r w:rsidRPr="00674C8A">
          <w:rPr>
            <w:rFonts w:ascii="Calibri" w:eastAsia="Calibri" w:hAnsi="Calibri" w:cs="Times New Roman"/>
            <w:lang w:val="en-US"/>
          </w:rPr>
          <w:t>mcp "\"Yeah, yeah… tell me already, I'm dying of suspense.\""</w:t>
        </w:r>
      </w:ins>
    </w:p>
    <w:p w14:paraId="77BB4134" w14:textId="77777777" w:rsidR="00674C8A" w:rsidRPr="00674C8A" w:rsidRDefault="00674C8A" w:rsidP="00674C8A">
      <w:pPr>
        <w:numPr>
          <w:ilvl w:val="0"/>
          <w:numId w:val="50"/>
        </w:numPr>
        <w:spacing w:line="600" w:lineRule="auto"/>
        <w:contextualSpacing/>
        <w:jc w:val="left"/>
        <w:rPr>
          <w:ins w:id="8582" w:author="UTENTE" w:date="2020-06-30T18:44:00Z"/>
          <w:rFonts w:ascii="Calibri" w:eastAsia="Calibri" w:hAnsi="Calibri" w:cs="Times New Roman"/>
          <w:lang w:val="en-US"/>
        </w:rPr>
      </w:pPr>
      <w:ins w:id="8583" w:author="UTENTE" w:date="2020-06-30T18:44:00Z">
        <w:r w:rsidRPr="00674C8A">
          <w:rPr>
            <w:rFonts w:ascii="Calibri" w:eastAsia="Calibri" w:hAnsi="Calibri" w:cs="Times New Roman"/>
            <w:lang w:val="en-US"/>
          </w:rPr>
          <w:t>n "My impatience seems to only tickle Rex more, because he slowly runs his tongue over his lips – as if to savor the moment."</w:t>
        </w:r>
      </w:ins>
    </w:p>
    <w:p w14:paraId="65C16D56" w14:textId="77777777" w:rsidR="00674C8A" w:rsidRPr="00674C8A" w:rsidRDefault="00674C8A" w:rsidP="00674C8A">
      <w:pPr>
        <w:numPr>
          <w:ilvl w:val="0"/>
          <w:numId w:val="50"/>
        </w:numPr>
        <w:spacing w:line="600" w:lineRule="auto"/>
        <w:contextualSpacing/>
        <w:jc w:val="left"/>
        <w:rPr>
          <w:ins w:id="8584" w:author="UTENTE" w:date="2020-06-30T18:44:00Z"/>
          <w:rFonts w:ascii="Calibri" w:eastAsia="Calibri" w:hAnsi="Calibri" w:cs="Times New Roman"/>
          <w:lang w:val="en-US"/>
        </w:rPr>
      </w:pPr>
      <w:ins w:id="8585" w:author="UTENTE" w:date="2020-06-30T18:44:00Z">
        <w:r w:rsidRPr="00674C8A">
          <w:rPr>
            <w:rFonts w:ascii="Calibri" w:eastAsia="Calibri" w:hAnsi="Calibri" w:cs="Times New Roman"/>
            <w:lang w:val="en-US"/>
          </w:rPr>
          <w:t>mcp "\"I'm a little skeptical about the 'no worries' part, but…\""</w:t>
        </w:r>
      </w:ins>
    </w:p>
    <w:p w14:paraId="488C696A" w14:textId="77777777" w:rsidR="00674C8A" w:rsidRPr="00674C8A" w:rsidRDefault="00674C8A" w:rsidP="00674C8A">
      <w:pPr>
        <w:numPr>
          <w:ilvl w:val="0"/>
          <w:numId w:val="50"/>
        </w:numPr>
        <w:spacing w:line="600" w:lineRule="auto"/>
        <w:contextualSpacing/>
        <w:jc w:val="left"/>
        <w:rPr>
          <w:ins w:id="8586" w:author="UTENTE" w:date="2020-06-30T18:44:00Z"/>
          <w:rFonts w:ascii="Calibri" w:eastAsia="Calibri" w:hAnsi="Calibri" w:cs="Times New Roman"/>
          <w:lang w:val="en-US"/>
        </w:rPr>
      </w:pPr>
      <w:ins w:id="8587" w:author="UTENTE" w:date="2020-06-30T18:44:00Z">
        <w:r w:rsidRPr="00674C8A">
          <w:rPr>
            <w:rFonts w:ascii="Calibri" w:eastAsia="Calibri" w:hAnsi="Calibri" w:cs="Times New Roman"/>
            <w:lang w:val="en-US"/>
          </w:rPr>
          <w:t>mcp "\"I'm listening. Go on.\""</w:t>
        </w:r>
      </w:ins>
    </w:p>
    <w:p w14:paraId="4DB4D3EF" w14:textId="77777777" w:rsidR="00674C8A" w:rsidRPr="00674C8A" w:rsidRDefault="00674C8A" w:rsidP="00674C8A">
      <w:pPr>
        <w:numPr>
          <w:ilvl w:val="0"/>
          <w:numId w:val="50"/>
        </w:numPr>
        <w:spacing w:line="600" w:lineRule="auto"/>
        <w:contextualSpacing/>
        <w:jc w:val="left"/>
        <w:rPr>
          <w:ins w:id="8588" w:author="UTENTE" w:date="2020-06-30T18:44:00Z"/>
          <w:rFonts w:ascii="Calibri" w:eastAsia="Calibri" w:hAnsi="Calibri" w:cs="Times New Roman"/>
          <w:lang w:val="en-US"/>
        </w:rPr>
      </w:pPr>
      <w:ins w:id="8589" w:author="UTENTE" w:date="2020-06-30T18:44:00Z">
        <w:r w:rsidRPr="00674C8A">
          <w:rPr>
            <w:rFonts w:ascii="Calibri" w:eastAsia="Calibri" w:hAnsi="Calibri" w:cs="Times New Roman"/>
            <w:lang w:val="en-US"/>
          </w:rPr>
          <w:t>n "Rex's eyes gleefully shine at my response, like he's some kind of kid about to unwrap a birthday present."</w:t>
        </w:r>
        <w:r w:rsidRPr="00674C8A">
          <w:rPr>
            <w:rFonts w:ascii="Calibri" w:eastAsia="Calibri" w:hAnsi="Calibri" w:cs="Times New Roman"/>
            <w:lang w:val="en-US"/>
          </w:rPr>
          <w:br w:type="page"/>
        </w:r>
      </w:ins>
    </w:p>
    <w:p w14:paraId="2D335C28" w14:textId="77777777" w:rsidR="00674C8A" w:rsidRPr="00674C8A" w:rsidRDefault="00674C8A" w:rsidP="00674C8A">
      <w:pPr>
        <w:numPr>
          <w:ilvl w:val="0"/>
          <w:numId w:val="54"/>
        </w:numPr>
        <w:spacing w:line="600" w:lineRule="auto"/>
        <w:contextualSpacing/>
        <w:jc w:val="left"/>
        <w:rPr>
          <w:ins w:id="8590" w:author="UTENTE" w:date="2020-06-30T18:44:00Z"/>
          <w:rFonts w:ascii="Calibri" w:eastAsia="Calibri" w:hAnsi="Calibri" w:cs="Times New Roman"/>
        </w:rPr>
      </w:pPr>
      <w:ins w:id="8591" w:author="UTENTE" w:date="2020-06-30T18:44:00Z">
        <w:r w:rsidRPr="00674C8A">
          <w:rPr>
            <w:rFonts w:ascii="Calibri" w:eastAsia="Calibri" w:hAnsi="Calibri" w:cs="Times New Roman"/>
          </w:rPr>
          <w:lastRenderedPageBreak/>
          <w:t>n "Mi irrigidisco, aprendo la bocca per rispondere che non sono un \"ragazzino\" rispetto a lui -"</w:t>
        </w:r>
      </w:ins>
    </w:p>
    <w:p w14:paraId="26632653" w14:textId="77777777" w:rsidR="00674C8A" w:rsidRPr="00674C8A" w:rsidRDefault="00674C8A" w:rsidP="00674C8A">
      <w:pPr>
        <w:numPr>
          <w:ilvl w:val="0"/>
          <w:numId w:val="54"/>
        </w:numPr>
        <w:spacing w:line="600" w:lineRule="auto"/>
        <w:contextualSpacing/>
        <w:jc w:val="left"/>
        <w:rPr>
          <w:ins w:id="8592" w:author="UTENTE" w:date="2020-06-30T18:44:00Z"/>
          <w:rFonts w:ascii="Calibri" w:eastAsia="Calibri" w:hAnsi="Calibri" w:cs="Times New Roman"/>
          <w:lang w:val="en-US"/>
        </w:rPr>
      </w:pPr>
      <w:ins w:id="8593" w:author="UTENTE" w:date="2020-06-30T18:44:00Z">
        <w:r w:rsidRPr="00674C8A">
          <w:rPr>
            <w:rFonts w:ascii="Calibri" w:eastAsia="Calibri" w:hAnsi="Calibri" w:cs="Times New Roman"/>
            <w:lang w:val="en-US"/>
          </w:rPr>
          <w:t>mcp "\"Ah-!\""</w:t>
        </w:r>
      </w:ins>
    </w:p>
    <w:p w14:paraId="44C2160B" w14:textId="77777777" w:rsidR="00674C8A" w:rsidRPr="00674C8A" w:rsidRDefault="00674C8A" w:rsidP="00674C8A">
      <w:pPr>
        <w:numPr>
          <w:ilvl w:val="0"/>
          <w:numId w:val="54"/>
        </w:numPr>
        <w:spacing w:line="600" w:lineRule="auto"/>
        <w:contextualSpacing/>
        <w:jc w:val="left"/>
        <w:rPr>
          <w:ins w:id="8594" w:author="UTENTE" w:date="2020-06-30T18:44:00Z"/>
          <w:rFonts w:ascii="Calibri" w:eastAsia="Calibri" w:hAnsi="Calibri" w:cs="Times New Roman"/>
        </w:rPr>
      </w:pPr>
      <w:ins w:id="8595" w:author="UTENTE" w:date="2020-06-30T18:44:00Z">
        <w:r w:rsidRPr="00674C8A">
          <w:rPr>
            <w:rFonts w:ascii="Calibri" w:eastAsia="Calibri" w:hAnsi="Calibri" w:cs="Times New Roman"/>
          </w:rPr>
          <w:t>n "-Quando si spinge improvvisamente contro di me, avvicinandosi così tanto da far toccare suo petto con il mio."</w:t>
        </w:r>
      </w:ins>
    </w:p>
    <w:p w14:paraId="64D4804E" w14:textId="77777777" w:rsidR="00674C8A" w:rsidRPr="00674C8A" w:rsidRDefault="00674C8A" w:rsidP="00674C8A">
      <w:pPr>
        <w:numPr>
          <w:ilvl w:val="0"/>
          <w:numId w:val="54"/>
        </w:numPr>
        <w:spacing w:line="600" w:lineRule="auto"/>
        <w:contextualSpacing/>
        <w:jc w:val="left"/>
        <w:rPr>
          <w:ins w:id="8596" w:author="UTENTE" w:date="2020-06-30T18:44:00Z"/>
          <w:rFonts w:ascii="Calibri" w:eastAsia="Calibri" w:hAnsi="Calibri" w:cs="Times New Roman"/>
        </w:rPr>
      </w:pPr>
      <w:ins w:id="8597" w:author="UTENTE" w:date="2020-06-30T18:44:00Z">
        <w:r w:rsidRPr="00674C8A">
          <w:rPr>
            <w:rFonts w:ascii="Calibri" w:eastAsia="Calibri" w:hAnsi="Calibri" w:cs="Times New Roman"/>
          </w:rPr>
          <w:t>r "\"Allora, tornando seri… questa è la mia idea.\""</w:t>
        </w:r>
      </w:ins>
    </w:p>
    <w:p w14:paraId="474B2825" w14:textId="77777777" w:rsidR="00674C8A" w:rsidRPr="00674C8A" w:rsidRDefault="00674C8A" w:rsidP="00674C8A">
      <w:pPr>
        <w:numPr>
          <w:ilvl w:val="0"/>
          <w:numId w:val="54"/>
        </w:numPr>
        <w:spacing w:line="600" w:lineRule="auto"/>
        <w:contextualSpacing/>
        <w:jc w:val="left"/>
        <w:rPr>
          <w:ins w:id="8598" w:author="UTENTE" w:date="2020-06-30T18:44:00Z"/>
          <w:rFonts w:ascii="Calibri" w:eastAsia="Calibri" w:hAnsi="Calibri" w:cs="Times New Roman"/>
        </w:rPr>
      </w:pPr>
      <w:ins w:id="8599" w:author="UTENTE" w:date="2020-06-30T18:44:00Z">
        <w:r w:rsidRPr="00674C8A">
          <w:rPr>
            <w:rFonts w:ascii="Calibri" w:eastAsia="Calibri" w:hAnsi="Calibri" w:cs="Times New Roman"/>
          </w:rPr>
          <w:t>n "La voce di Rex si abbassa ad un sussurro compiaciuto."</w:t>
        </w:r>
      </w:ins>
    </w:p>
    <w:p w14:paraId="294FFE4A" w14:textId="77777777" w:rsidR="00674C8A" w:rsidRPr="00674C8A" w:rsidRDefault="00674C8A" w:rsidP="00674C8A">
      <w:pPr>
        <w:numPr>
          <w:ilvl w:val="0"/>
          <w:numId w:val="54"/>
        </w:numPr>
        <w:spacing w:line="600" w:lineRule="auto"/>
        <w:contextualSpacing/>
        <w:jc w:val="left"/>
        <w:rPr>
          <w:ins w:id="8600" w:author="UTENTE" w:date="2020-06-30T18:44:00Z"/>
          <w:rFonts w:ascii="Calibri" w:eastAsia="Calibri" w:hAnsi="Calibri" w:cs="Times New Roman"/>
        </w:rPr>
      </w:pPr>
      <w:ins w:id="8601" w:author="UTENTE" w:date="2020-06-30T18:44:00Z">
        <w:r w:rsidRPr="00674C8A">
          <w:rPr>
            <w:rFonts w:ascii="Calibri" w:eastAsia="Calibri" w:hAnsi="Calibri" w:cs="Times New Roman"/>
          </w:rPr>
          <w:t>r "\"Quel tizio di prima? Andrà a dire a tuuuuutti gli altri ragazzi e ragazze che sei un bel bocconcino succoso che aspetta solo di essere acchiappato~\""</w:t>
        </w:r>
      </w:ins>
    </w:p>
    <w:p w14:paraId="7CDB3778" w14:textId="77777777" w:rsidR="00674C8A" w:rsidRPr="00674C8A" w:rsidRDefault="00674C8A" w:rsidP="00674C8A">
      <w:pPr>
        <w:numPr>
          <w:ilvl w:val="0"/>
          <w:numId w:val="54"/>
        </w:numPr>
        <w:spacing w:line="600" w:lineRule="auto"/>
        <w:contextualSpacing/>
        <w:jc w:val="left"/>
        <w:rPr>
          <w:ins w:id="8602" w:author="UTENTE" w:date="2020-06-30T18:44:00Z"/>
          <w:rFonts w:ascii="Calibri" w:eastAsia="Calibri" w:hAnsi="Calibri" w:cs="Times New Roman"/>
        </w:rPr>
      </w:pPr>
      <w:ins w:id="8603" w:author="UTENTE" w:date="2020-06-30T18:44:00Z">
        <w:r w:rsidRPr="00674C8A">
          <w:rPr>
            <w:rFonts w:ascii="Calibri" w:eastAsia="Calibri" w:hAnsi="Calibri" w:cs="Times New Roman"/>
          </w:rPr>
          <w:t>r "\"…Ma sai come potresti uscirne facilmente, senza lasciarci le penne, senza pensieri?\""</w:t>
        </w:r>
      </w:ins>
    </w:p>
    <w:p w14:paraId="00EBE797" w14:textId="77777777" w:rsidR="00674C8A" w:rsidRPr="00674C8A" w:rsidRDefault="00674C8A" w:rsidP="00674C8A">
      <w:pPr>
        <w:numPr>
          <w:ilvl w:val="0"/>
          <w:numId w:val="54"/>
        </w:numPr>
        <w:spacing w:line="600" w:lineRule="auto"/>
        <w:contextualSpacing/>
        <w:jc w:val="left"/>
        <w:rPr>
          <w:ins w:id="8604" w:author="UTENTE" w:date="2020-06-30T18:44:00Z"/>
          <w:rFonts w:ascii="Calibri" w:eastAsia="Calibri" w:hAnsi="Calibri" w:cs="Times New Roman"/>
        </w:rPr>
      </w:pPr>
      <w:ins w:id="8605" w:author="UTENTE" w:date="2020-06-30T18:44:00Z">
        <w:r w:rsidRPr="00674C8A">
          <w:rPr>
            <w:rFonts w:ascii="Calibri" w:eastAsia="Calibri" w:hAnsi="Calibri" w:cs="Times New Roman"/>
          </w:rPr>
          <w:t>n "Il sorrisetto da lupo sul suo viso rende chiaro che non sarà un grande affare per me."</w:t>
        </w:r>
      </w:ins>
    </w:p>
    <w:p w14:paraId="75203C08" w14:textId="77777777" w:rsidR="00674C8A" w:rsidRPr="00674C8A" w:rsidRDefault="00674C8A" w:rsidP="00674C8A">
      <w:pPr>
        <w:numPr>
          <w:ilvl w:val="0"/>
          <w:numId w:val="54"/>
        </w:numPr>
        <w:spacing w:line="600" w:lineRule="auto"/>
        <w:contextualSpacing/>
        <w:jc w:val="left"/>
        <w:rPr>
          <w:ins w:id="8606" w:author="UTENTE" w:date="2020-06-30T18:44:00Z"/>
          <w:rFonts w:ascii="Calibri" w:eastAsia="Calibri" w:hAnsi="Calibri" w:cs="Times New Roman"/>
        </w:rPr>
      </w:pPr>
      <w:ins w:id="8607" w:author="UTENTE" w:date="2020-06-30T18:44:00Z">
        <w:r w:rsidRPr="00674C8A">
          <w:rPr>
            <w:rFonts w:ascii="Calibri" w:eastAsia="Calibri" w:hAnsi="Calibri" w:cs="Times New Roman"/>
          </w:rPr>
          <w:t>mcp "\"Sì, sì… Dimmelo dai, sto morendo dalla suspense.\""</w:t>
        </w:r>
      </w:ins>
    </w:p>
    <w:p w14:paraId="70ABF73D" w14:textId="77777777" w:rsidR="00674C8A" w:rsidRPr="00674C8A" w:rsidRDefault="00674C8A" w:rsidP="00674C8A">
      <w:pPr>
        <w:numPr>
          <w:ilvl w:val="0"/>
          <w:numId w:val="54"/>
        </w:numPr>
        <w:spacing w:line="600" w:lineRule="auto"/>
        <w:contextualSpacing/>
        <w:jc w:val="left"/>
        <w:rPr>
          <w:ins w:id="8608" w:author="UTENTE" w:date="2020-06-30T18:44:00Z"/>
          <w:rFonts w:ascii="Calibri" w:eastAsia="Calibri" w:hAnsi="Calibri" w:cs="Times New Roman"/>
        </w:rPr>
      </w:pPr>
      <w:ins w:id="8609" w:author="UTENTE" w:date="2020-06-30T18:44:00Z">
        <w:r w:rsidRPr="00674C8A">
          <w:rPr>
            <w:rFonts w:ascii="Calibri" w:eastAsia="Calibri" w:hAnsi="Calibri" w:cs="Times New Roman"/>
          </w:rPr>
          <w:t>n "La mia impazienza sembra solo solleticarlo di più, perché inizia lentamente a far scorrere la sua lingua sulle sue labbra, come se volesse assaporare il momento."</w:t>
        </w:r>
      </w:ins>
    </w:p>
    <w:p w14:paraId="1038DFF7" w14:textId="77777777" w:rsidR="00674C8A" w:rsidRPr="00674C8A" w:rsidRDefault="00674C8A" w:rsidP="00674C8A">
      <w:pPr>
        <w:numPr>
          <w:ilvl w:val="0"/>
          <w:numId w:val="54"/>
        </w:numPr>
        <w:spacing w:line="600" w:lineRule="auto"/>
        <w:contextualSpacing/>
        <w:jc w:val="left"/>
        <w:rPr>
          <w:ins w:id="8610" w:author="UTENTE" w:date="2020-06-30T18:44:00Z"/>
          <w:rFonts w:ascii="Calibri" w:eastAsia="Calibri" w:hAnsi="Calibri" w:cs="Times New Roman"/>
        </w:rPr>
      </w:pPr>
      <w:ins w:id="8611" w:author="UTENTE" w:date="2020-06-30T18:44:00Z">
        <w:r w:rsidRPr="00674C8A">
          <w:rPr>
            <w:rFonts w:ascii="Calibri" w:eastAsia="Calibri" w:hAnsi="Calibri" w:cs="Times New Roman"/>
          </w:rPr>
          <w:t>mcp "Sono un po' scettico riguardo alla parte 'senza pensieri', ma…\"</w:t>
        </w:r>
      </w:ins>
    </w:p>
    <w:p w14:paraId="70F4C37F" w14:textId="77777777" w:rsidR="00674C8A" w:rsidRPr="00674C8A" w:rsidRDefault="00674C8A" w:rsidP="00674C8A">
      <w:pPr>
        <w:numPr>
          <w:ilvl w:val="0"/>
          <w:numId w:val="54"/>
        </w:numPr>
        <w:spacing w:line="600" w:lineRule="auto"/>
        <w:contextualSpacing/>
        <w:jc w:val="left"/>
        <w:rPr>
          <w:ins w:id="8612" w:author="UTENTE" w:date="2020-06-30T18:44:00Z"/>
          <w:rFonts w:ascii="Calibri" w:eastAsia="Calibri" w:hAnsi="Calibri" w:cs="Times New Roman"/>
          <w:lang w:val="en-US"/>
        </w:rPr>
      </w:pPr>
      <w:ins w:id="8613" w:author="UTENTE" w:date="2020-06-30T18:44:00Z">
        <w:r w:rsidRPr="00674C8A">
          <w:rPr>
            <w:rFonts w:ascii="Calibri" w:eastAsia="Calibri" w:hAnsi="Calibri" w:cs="Times New Roman"/>
            <w:lang w:val="en-US"/>
          </w:rPr>
          <w:t>mcp "\"Ti ascolto. Continua.\""</w:t>
        </w:r>
      </w:ins>
    </w:p>
    <w:p w14:paraId="78FCC4E3" w14:textId="77777777" w:rsidR="00674C8A" w:rsidRPr="00674C8A" w:rsidRDefault="00674C8A" w:rsidP="00674C8A">
      <w:pPr>
        <w:numPr>
          <w:ilvl w:val="0"/>
          <w:numId w:val="54"/>
        </w:numPr>
        <w:spacing w:line="600" w:lineRule="auto"/>
        <w:contextualSpacing/>
        <w:jc w:val="left"/>
        <w:rPr>
          <w:ins w:id="8614" w:author="UTENTE" w:date="2020-06-30T18:44:00Z"/>
          <w:rFonts w:ascii="Calibri" w:eastAsia="Calibri" w:hAnsi="Calibri" w:cs="Times New Roman"/>
        </w:rPr>
      </w:pPr>
      <w:ins w:id="8615" w:author="UTENTE" w:date="2020-06-30T18:44:00Z">
        <w:r w:rsidRPr="00674C8A">
          <w:rPr>
            <w:rFonts w:ascii="Calibri" w:eastAsia="Calibri" w:hAnsi="Calibri" w:cs="Times New Roman"/>
          </w:rPr>
          <w:t>n "Gli occhi di Rex si illuminano di gioia alla mia risposta, sembra un bimbo che sta per aprire il suo regalo di compleanno."</w:t>
        </w:r>
        <w:r w:rsidRPr="00674C8A">
          <w:rPr>
            <w:rFonts w:ascii="Calibri" w:eastAsia="Calibri" w:hAnsi="Calibri" w:cs="Times New Roman"/>
          </w:rPr>
          <w:br w:type="page"/>
        </w:r>
      </w:ins>
    </w:p>
    <w:p w14:paraId="141A2C15" w14:textId="77777777" w:rsidR="00674C8A" w:rsidRPr="00674C8A" w:rsidRDefault="00674C8A" w:rsidP="00674C8A">
      <w:pPr>
        <w:numPr>
          <w:ilvl w:val="0"/>
          <w:numId w:val="54"/>
        </w:numPr>
        <w:spacing w:line="600" w:lineRule="auto"/>
        <w:contextualSpacing/>
        <w:jc w:val="left"/>
        <w:rPr>
          <w:ins w:id="8616" w:author="UTENTE" w:date="2020-06-30T18:44:00Z"/>
          <w:rFonts w:ascii="Calibri" w:eastAsia="Calibri" w:hAnsi="Calibri" w:cs="Times New Roman"/>
        </w:rPr>
      </w:pPr>
      <w:ins w:id="8617" w:author="UTENTE" w:date="2020-06-30T18:44:00Z">
        <w:r w:rsidRPr="00674C8A">
          <w:rPr>
            <w:rFonts w:ascii="Calibri" w:eastAsia="Calibri" w:hAnsi="Calibri" w:cs="Times New Roman"/>
          </w:rPr>
          <w:lastRenderedPageBreak/>
          <w:t>r "\"–It's simple.\""</w:t>
        </w:r>
      </w:ins>
    </w:p>
    <w:p w14:paraId="4B19DF98" w14:textId="77777777" w:rsidR="00674C8A" w:rsidRPr="00674C8A" w:rsidRDefault="00674C8A" w:rsidP="00674C8A">
      <w:pPr>
        <w:numPr>
          <w:ilvl w:val="0"/>
          <w:numId w:val="54"/>
        </w:numPr>
        <w:spacing w:line="600" w:lineRule="auto"/>
        <w:contextualSpacing/>
        <w:jc w:val="left"/>
        <w:rPr>
          <w:ins w:id="8618" w:author="UTENTE" w:date="2020-06-30T18:44:00Z"/>
          <w:rFonts w:ascii="Calibri" w:eastAsia="Calibri" w:hAnsi="Calibri" w:cs="Times New Roman"/>
          <w:lang w:val="en-US"/>
        </w:rPr>
      </w:pPr>
      <w:ins w:id="8619" w:author="UTENTE" w:date="2020-06-30T18:44:00Z">
        <w:r w:rsidRPr="00674C8A">
          <w:rPr>
            <w:rFonts w:ascii="Calibri" w:eastAsia="Calibri" w:hAnsi="Calibri" w:cs="Times New Roman"/>
            <w:lang w:val="en-US"/>
          </w:rPr>
          <w:t>r "\"You just say you're mine.\""</w:t>
        </w:r>
      </w:ins>
    </w:p>
    <w:p w14:paraId="3AA3AC60" w14:textId="77777777" w:rsidR="00674C8A" w:rsidRPr="00674C8A" w:rsidRDefault="00674C8A" w:rsidP="00674C8A">
      <w:pPr>
        <w:numPr>
          <w:ilvl w:val="0"/>
          <w:numId w:val="54"/>
        </w:numPr>
        <w:spacing w:line="600" w:lineRule="auto"/>
        <w:contextualSpacing/>
        <w:jc w:val="left"/>
        <w:rPr>
          <w:ins w:id="8620" w:author="UTENTE" w:date="2020-06-30T18:44:00Z"/>
          <w:rFonts w:ascii="Calibri" w:eastAsia="Calibri" w:hAnsi="Calibri" w:cs="Times New Roman"/>
        </w:rPr>
      </w:pPr>
      <w:ins w:id="8621" w:author="UTENTE" w:date="2020-06-30T18:44:00Z">
        <w:r w:rsidRPr="00674C8A">
          <w:rPr>
            <w:rFonts w:ascii="Calibri" w:eastAsia="Calibri" w:hAnsi="Calibri" w:cs="Times New Roman"/>
          </w:rPr>
          <w:t>mcp "\"…!\""</w:t>
        </w:r>
      </w:ins>
    </w:p>
    <w:p w14:paraId="3418B6C4" w14:textId="77777777" w:rsidR="00674C8A" w:rsidRPr="00674C8A" w:rsidRDefault="00674C8A" w:rsidP="00674C8A">
      <w:pPr>
        <w:numPr>
          <w:ilvl w:val="0"/>
          <w:numId w:val="54"/>
        </w:numPr>
        <w:spacing w:line="600" w:lineRule="auto"/>
        <w:contextualSpacing/>
        <w:jc w:val="left"/>
        <w:rPr>
          <w:ins w:id="8622" w:author="UTENTE" w:date="2020-06-30T18:44:00Z"/>
          <w:rFonts w:ascii="Calibri" w:eastAsia="Calibri" w:hAnsi="Calibri" w:cs="Times New Roman"/>
          <w:lang w:val="en-US"/>
        </w:rPr>
      </w:pPr>
      <w:ins w:id="8623" w:author="UTENTE" w:date="2020-06-30T18:44:00Z">
        <w:r w:rsidRPr="00674C8A">
          <w:rPr>
            <w:rFonts w:ascii="Calibri" w:eastAsia="Calibri" w:hAnsi="Calibri" w:cs="Times New Roman"/>
            <w:lang w:val="en-US"/>
          </w:rPr>
          <w:t>n "I narrow my eyes at him to see if he's joking, but he actually looks fairly serious."</w:t>
        </w:r>
      </w:ins>
    </w:p>
    <w:p w14:paraId="33285984" w14:textId="77777777" w:rsidR="00674C8A" w:rsidRPr="00674C8A" w:rsidRDefault="00674C8A" w:rsidP="00674C8A">
      <w:pPr>
        <w:numPr>
          <w:ilvl w:val="0"/>
          <w:numId w:val="54"/>
        </w:numPr>
        <w:spacing w:line="600" w:lineRule="auto"/>
        <w:contextualSpacing/>
        <w:jc w:val="left"/>
        <w:rPr>
          <w:ins w:id="8624" w:author="UTENTE" w:date="2020-06-30T18:44:00Z"/>
          <w:rFonts w:ascii="Calibri" w:eastAsia="Calibri" w:hAnsi="Calibri" w:cs="Times New Roman"/>
          <w:lang w:val="en-US"/>
        </w:rPr>
      </w:pPr>
      <w:ins w:id="8625" w:author="UTENTE" w:date="2020-06-30T18:44:00Z">
        <w:r w:rsidRPr="00674C8A">
          <w:rPr>
            <w:rFonts w:ascii="Calibri" w:eastAsia="Calibri" w:hAnsi="Calibri" w:cs="Times New Roman"/>
            <w:lang w:val="en-US"/>
          </w:rPr>
          <w:t>r "\"The other guys in Helgen? They won't touch you. You don't mess with a brother's prey unless they wanna share.\""</w:t>
        </w:r>
      </w:ins>
    </w:p>
    <w:p w14:paraId="2DFEEE67" w14:textId="77777777" w:rsidR="00674C8A" w:rsidRPr="00674C8A" w:rsidRDefault="00674C8A" w:rsidP="00674C8A">
      <w:pPr>
        <w:numPr>
          <w:ilvl w:val="0"/>
          <w:numId w:val="54"/>
        </w:numPr>
        <w:spacing w:line="600" w:lineRule="auto"/>
        <w:contextualSpacing/>
        <w:jc w:val="left"/>
        <w:rPr>
          <w:ins w:id="8626" w:author="UTENTE" w:date="2020-06-30T18:44:00Z"/>
          <w:rFonts w:ascii="Calibri" w:eastAsia="Calibri" w:hAnsi="Calibri" w:cs="Times New Roman"/>
          <w:lang w:val="en-US"/>
        </w:rPr>
      </w:pPr>
      <w:ins w:id="8627" w:author="UTENTE" w:date="2020-06-30T18:44:00Z">
        <w:r w:rsidRPr="00674C8A">
          <w:rPr>
            <w:rFonts w:ascii="Calibri" w:eastAsia="Calibri" w:hAnsi="Calibri" w:cs="Times New Roman"/>
            <w:lang w:val="en-US"/>
          </w:rPr>
          <w:t>r "\"Those Seirei bastards, they're another matter… but I'll keep 'em away from you, baby, don't worry.\""</w:t>
        </w:r>
      </w:ins>
    </w:p>
    <w:p w14:paraId="280CA9E7" w14:textId="77777777" w:rsidR="00674C8A" w:rsidRPr="00674C8A" w:rsidRDefault="00674C8A" w:rsidP="00674C8A">
      <w:pPr>
        <w:numPr>
          <w:ilvl w:val="0"/>
          <w:numId w:val="54"/>
        </w:numPr>
        <w:spacing w:line="600" w:lineRule="auto"/>
        <w:contextualSpacing/>
        <w:jc w:val="left"/>
        <w:rPr>
          <w:ins w:id="8628" w:author="UTENTE" w:date="2020-06-30T18:44:00Z"/>
          <w:rFonts w:ascii="Calibri" w:eastAsia="Calibri" w:hAnsi="Calibri" w:cs="Times New Roman"/>
          <w:lang w:val="en-US"/>
        </w:rPr>
      </w:pPr>
      <w:ins w:id="8629" w:author="UTENTE" w:date="2020-06-30T18:44:00Z">
        <w:r w:rsidRPr="00674C8A">
          <w:rPr>
            <w:rFonts w:ascii="Calibri" w:eastAsia="Calibri" w:hAnsi="Calibri" w:cs="Times New Roman"/>
            <w:lang w:val="en-US"/>
          </w:rPr>
          <w:t>n "Rex reaches out a hand, possessively cupping my cheek."</w:t>
        </w:r>
      </w:ins>
    </w:p>
    <w:p w14:paraId="08DEDD83" w14:textId="77777777" w:rsidR="00674C8A" w:rsidRPr="00674C8A" w:rsidRDefault="00674C8A" w:rsidP="00674C8A">
      <w:pPr>
        <w:numPr>
          <w:ilvl w:val="0"/>
          <w:numId w:val="54"/>
        </w:numPr>
        <w:spacing w:line="600" w:lineRule="auto"/>
        <w:contextualSpacing/>
        <w:jc w:val="left"/>
        <w:rPr>
          <w:ins w:id="8630" w:author="UTENTE" w:date="2020-06-30T18:44:00Z"/>
          <w:rFonts w:ascii="Calibri" w:eastAsia="Calibri" w:hAnsi="Calibri" w:cs="Times New Roman"/>
          <w:lang w:val="en-US"/>
        </w:rPr>
      </w:pPr>
      <w:ins w:id="8631" w:author="UTENTE" w:date="2020-06-30T18:44:00Z">
        <w:r w:rsidRPr="00674C8A">
          <w:rPr>
            <w:rFonts w:ascii="Calibri" w:eastAsia="Calibri" w:hAnsi="Calibri" w:cs="Times New Roman"/>
            <w:lang w:val="en-US"/>
          </w:rPr>
          <w:t>n "His skin is cool, just like ice.{w} The sensation sends an odd shiver down my spine, and the back of my neck tingles."</w:t>
        </w:r>
      </w:ins>
    </w:p>
    <w:p w14:paraId="68E48EDA" w14:textId="77777777" w:rsidR="00674C8A" w:rsidRPr="00674C8A" w:rsidRDefault="00674C8A" w:rsidP="00674C8A">
      <w:pPr>
        <w:numPr>
          <w:ilvl w:val="0"/>
          <w:numId w:val="54"/>
        </w:numPr>
        <w:spacing w:line="600" w:lineRule="auto"/>
        <w:contextualSpacing/>
        <w:jc w:val="left"/>
        <w:rPr>
          <w:ins w:id="8632" w:author="UTENTE" w:date="2020-06-30T18:44:00Z"/>
          <w:rFonts w:ascii="Calibri" w:eastAsia="Calibri" w:hAnsi="Calibri" w:cs="Times New Roman"/>
        </w:rPr>
      </w:pPr>
      <w:ins w:id="8633" w:author="UTENTE" w:date="2020-06-30T18:44:00Z">
        <w:r w:rsidRPr="00674C8A">
          <w:rPr>
            <w:rFonts w:ascii="Calibri" w:eastAsia="Calibri" w:hAnsi="Calibri" w:cs="Times New Roman"/>
          </w:rPr>
          <w:t>old "I'm nobody's prey!"</w:t>
        </w:r>
      </w:ins>
    </w:p>
    <w:p w14:paraId="23493E1A" w14:textId="77777777" w:rsidR="00674C8A" w:rsidRPr="00674C8A" w:rsidRDefault="00674C8A" w:rsidP="00674C8A">
      <w:pPr>
        <w:numPr>
          <w:ilvl w:val="0"/>
          <w:numId w:val="54"/>
        </w:numPr>
        <w:spacing w:line="600" w:lineRule="auto"/>
        <w:contextualSpacing/>
        <w:jc w:val="left"/>
        <w:rPr>
          <w:ins w:id="8634" w:author="UTENTE" w:date="2020-06-30T18:44:00Z"/>
          <w:rFonts w:ascii="Calibri" w:eastAsia="Calibri" w:hAnsi="Calibri" w:cs="Times New Roman"/>
          <w:lang w:val="en-US"/>
        </w:rPr>
      </w:pPr>
      <w:ins w:id="8635" w:author="UTENTE" w:date="2020-06-30T18:44:00Z">
        <w:r w:rsidRPr="00674C8A">
          <w:rPr>
            <w:rFonts w:ascii="Calibri" w:eastAsia="Calibri" w:hAnsi="Calibri" w:cs="Times New Roman"/>
            <w:lang w:val="en-US"/>
          </w:rPr>
          <w:t>old "If it'll keep me safe…"</w:t>
        </w:r>
      </w:ins>
    </w:p>
    <w:p w14:paraId="4BE03D6B" w14:textId="77777777" w:rsidR="00674C8A" w:rsidRPr="00674C8A" w:rsidRDefault="00674C8A" w:rsidP="00674C8A">
      <w:pPr>
        <w:numPr>
          <w:ilvl w:val="0"/>
          <w:numId w:val="54"/>
        </w:numPr>
        <w:spacing w:line="600" w:lineRule="auto"/>
        <w:contextualSpacing/>
        <w:jc w:val="left"/>
        <w:rPr>
          <w:ins w:id="8636" w:author="UTENTE" w:date="2020-06-30T18:44:00Z"/>
          <w:rFonts w:ascii="Calibri" w:eastAsia="Calibri" w:hAnsi="Calibri" w:cs="Times New Roman"/>
        </w:rPr>
      </w:pPr>
      <w:ins w:id="8637" w:author="UTENTE" w:date="2020-06-30T18:44:00Z">
        <w:r w:rsidRPr="00674C8A">
          <w:rPr>
            <w:rFonts w:ascii="Calibri" w:eastAsia="Calibri" w:hAnsi="Calibri" w:cs="Times New Roman"/>
            <w:lang w:val="en-US"/>
          </w:rPr>
          <w:t xml:space="preserve">n "–As if I'd ever agree to something like that! </w:t>
        </w:r>
        <w:r w:rsidRPr="00674C8A">
          <w:rPr>
            <w:rFonts w:ascii="Calibri" w:eastAsia="Calibri" w:hAnsi="Calibri" w:cs="Times New Roman"/>
          </w:rPr>
          <w:t>Is this guy crazy?!"</w:t>
        </w:r>
      </w:ins>
    </w:p>
    <w:p w14:paraId="74A100C5" w14:textId="77777777" w:rsidR="00674C8A" w:rsidRPr="00674C8A" w:rsidRDefault="00674C8A" w:rsidP="00674C8A">
      <w:pPr>
        <w:numPr>
          <w:ilvl w:val="0"/>
          <w:numId w:val="54"/>
        </w:numPr>
        <w:spacing w:line="600" w:lineRule="auto"/>
        <w:contextualSpacing/>
        <w:jc w:val="left"/>
        <w:rPr>
          <w:ins w:id="8638" w:author="UTENTE" w:date="2020-06-30T18:44:00Z"/>
          <w:rFonts w:ascii="Calibri" w:eastAsia="Calibri" w:hAnsi="Calibri" w:cs="Times New Roman"/>
          <w:lang w:val="en-US"/>
        </w:rPr>
      </w:pPr>
      <w:ins w:id="8639" w:author="UTENTE" w:date="2020-06-30T18:44:00Z">
        <w:r w:rsidRPr="00674C8A">
          <w:rPr>
            <w:rFonts w:ascii="Calibri" w:eastAsia="Calibri" w:hAnsi="Calibri" w:cs="Times New Roman"/>
            <w:lang w:val="en-US"/>
          </w:rPr>
          <w:t>mcp "\"You can fuck right off! I'm nobody's 'prey,' and there's no way in hell I'll tell anyone I'm {i}yours{/i}.\""</w:t>
        </w:r>
      </w:ins>
    </w:p>
    <w:p w14:paraId="5FA769AB" w14:textId="77777777" w:rsidR="00674C8A" w:rsidRPr="00674C8A" w:rsidRDefault="00674C8A" w:rsidP="00674C8A">
      <w:pPr>
        <w:numPr>
          <w:ilvl w:val="0"/>
          <w:numId w:val="54"/>
        </w:numPr>
        <w:spacing w:line="600" w:lineRule="auto"/>
        <w:contextualSpacing/>
        <w:jc w:val="left"/>
        <w:rPr>
          <w:ins w:id="8640" w:author="UTENTE" w:date="2020-06-30T18:44:00Z"/>
          <w:rFonts w:ascii="Calibri" w:eastAsia="Calibri" w:hAnsi="Calibri" w:cs="Times New Roman"/>
          <w:lang w:val="en-US"/>
        </w:rPr>
      </w:pPr>
      <w:ins w:id="8641" w:author="UTENTE" w:date="2020-06-30T18:44:00Z">
        <w:r w:rsidRPr="00674C8A">
          <w:rPr>
            <w:rFonts w:ascii="Calibri" w:eastAsia="Calibri" w:hAnsi="Calibri" w:cs="Times New Roman"/>
            <w:lang w:val="en-US"/>
          </w:rPr>
          <w:t>n "I spitefully growl back at Rex's face, but rather than getting angry at my refusal, he just snickers."</w:t>
        </w:r>
      </w:ins>
    </w:p>
    <w:p w14:paraId="348DB8BD" w14:textId="77777777" w:rsidR="00674C8A" w:rsidRPr="00674C8A" w:rsidRDefault="00674C8A" w:rsidP="00674C8A">
      <w:pPr>
        <w:numPr>
          <w:ilvl w:val="0"/>
          <w:numId w:val="54"/>
        </w:numPr>
        <w:spacing w:line="600" w:lineRule="auto"/>
        <w:contextualSpacing/>
        <w:jc w:val="left"/>
        <w:rPr>
          <w:ins w:id="8642" w:author="UTENTE" w:date="2020-06-30T18:44:00Z"/>
          <w:rFonts w:ascii="Calibri" w:eastAsia="Calibri" w:hAnsi="Calibri" w:cs="Times New Roman"/>
        </w:rPr>
      </w:pPr>
      <w:ins w:id="8643" w:author="UTENTE" w:date="2020-06-30T18:44:00Z">
        <w:r w:rsidRPr="00674C8A">
          <w:rPr>
            <w:rFonts w:ascii="Calibri" w:eastAsia="Calibri" w:hAnsi="Calibri" w:cs="Times New Roman"/>
          </w:rPr>
          <w:t>r "\"Yeah? Huh…\"" </w:t>
        </w:r>
        <w:r w:rsidRPr="00674C8A">
          <w:rPr>
            <w:rFonts w:ascii="Calibri" w:eastAsia="Calibri" w:hAnsi="Calibri" w:cs="Times New Roman"/>
          </w:rPr>
          <w:br w:type="page"/>
        </w:r>
      </w:ins>
    </w:p>
    <w:p w14:paraId="3BF4E88D" w14:textId="77777777" w:rsidR="00674C8A" w:rsidRPr="00674C8A" w:rsidRDefault="00674C8A" w:rsidP="00674C8A">
      <w:pPr>
        <w:numPr>
          <w:ilvl w:val="0"/>
          <w:numId w:val="50"/>
        </w:numPr>
        <w:spacing w:line="600" w:lineRule="auto"/>
        <w:contextualSpacing/>
        <w:jc w:val="left"/>
        <w:rPr>
          <w:ins w:id="8644" w:author="UTENTE" w:date="2020-06-30T18:44:00Z"/>
          <w:rFonts w:ascii="Calibri" w:eastAsia="Calibri" w:hAnsi="Calibri" w:cs="Times New Roman"/>
        </w:rPr>
      </w:pPr>
      <w:ins w:id="8645" w:author="UTENTE" w:date="2020-06-30T18:44:00Z">
        <w:r w:rsidRPr="00674C8A">
          <w:rPr>
            <w:rFonts w:ascii="Calibri" w:eastAsia="Calibri" w:hAnsi="Calibri" w:cs="Times New Roman"/>
          </w:rPr>
          <w:lastRenderedPageBreak/>
          <w:t>r "\"È semplice.\""</w:t>
        </w:r>
      </w:ins>
    </w:p>
    <w:p w14:paraId="3D8A4469" w14:textId="77777777" w:rsidR="00674C8A" w:rsidRPr="00674C8A" w:rsidRDefault="00674C8A" w:rsidP="00674C8A">
      <w:pPr>
        <w:numPr>
          <w:ilvl w:val="0"/>
          <w:numId w:val="50"/>
        </w:numPr>
        <w:spacing w:line="600" w:lineRule="auto"/>
        <w:contextualSpacing/>
        <w:jc w:val="left"/>
        <w:rPr>
          <w:ins w:id="8646" w:author="UTENTE" w:date="2020-06-30T18:44:00Z"/>
          <w:rFonts w:ascii="Calibri" w:eastAsia="Calibri" w:hAnsi="Calibri" w:cs="Times New Roman"/>
        </w:rPr>
      </w:pPr>
      <w:ins w:id="8647" w:author="UTENTE" w:date="2020-06-30T18:44:00Z">
        <w:r w:rsidRPr="00674C8A">
          <w:rPr>
            <w:rFonts w:ascii="Calibri" w:eastAsia="Calibri" w:hAnsi="Calibri" w:cs="Times New Roman"/>
          </w:rPr>
          <w:t>r "\"Devi semplicemente dire che sei mio.\""</w:t>
        </w:r>
      </w:ins>
    </w:p>
    <w:p w14:paraId="7C6F4C27" w14:textId="77777777" w:rsidR="00674C8A" w:rsidRPr="00674C8A" w:rsidRDefault="00674C8A" w:rsidP="00674C8A">
      <w:pPr>
        <w:numPr>
          <w:ilvl w:val="0"/>
          <w:numId w:val="50"/>
        </w:numPr>
        <w:spacing w:line="600" w:lineRule="auto"/>
        <w:contextualSpacing/>
        <w:jc w:val="left"/>
        <w:rPr>
          <w:ins w:id="8648" w:author="UTENTE" w:date="2020-06-30T18:44:00Z"/>
          <w:rFonts w:ascii="Calibri" w:eastAsia="Calibri" w:hAnsi="Calibri" w:cs="Times New Roman"/>
        </w:rPr>
      </w:pPr>
      <w:ins w:id="8649" w:author="UTENTE" w:date="2020-06-30T18:44:00Z">
        <w:r w:rsidRPr="00674C8A">
          <w:rPr>
            <w:rFonts w:ascii="Calibri" w:eastAsia="Calibri" w:hAnsi="Calibri" w:cs="Times New Roman"/>
          </w:rPr>
          <w:t>mcp "\"…!\""</w:t>
        </w:r>
      </w:ins>
    </w:p>
    <w:p w14:paraId="54C97678" w14:textId="77777777" w:rsidR="00674C8A" w:rsidRPr="00674C8A" w:rsidRDefault="00674C8A" w:rsidP="00674C8A">
      <w:pPr>
        <w:numPr>
          <w:ilvl w:val="0"/>
          <w:numId w:val="50"/>
        </w:numPr>
        <w:spacing w:line="600" w:lineRule="auto"/>
        <w:contextualSpacing/>
        <w:jc w:val="left"/>
        <w:rPr>
          <w:ins w:id="8650" w:author="UTENTE" w:date="2020-06-30T18:44:00Z"/>
          <w:rFonts w:ascii="Calibri" w:eastAsia="Calibri" w:hAnsi="Calibri" w:cs="Times New Roman"/>
        </w:rPr>
      </w:pPr>
      <w:ins w:id="8651" w:author="UTENTE" w:date="2020-06-30T18:44:00Z">
        <w:r w:rsidRPr="00674C8A">
          <w:rPr>
            <w:rFonts w:ascii="Calibri" w:eastAsia="Calibri" w:hAnsi="Calibri" w:cs="Times New Roman"/>
          </w:rPr>
          <w:t>n "Strabuzzo gli occhi per cercare di capire se stia scherzando, ma in realtà sembra piuttosto serio."</w:t>
        </w:r>
      </w:ins>
    </w:p>
    <w:p w14:paraId="4FD2AEA3" w14:textId="77777777" w:rsidR="00674C8A" w:rsidRPr="00674C8A" w:rsidRDefault="00674C8A" w:rsidP="00674C8A">
      <w:pPr>
        <w:numPr>
          <w:ilvl w:val="0"/>
          <w:numId w:val="50"/>
        </w:numPr>
        <w:spacing w:line="600" w:lineRule="auto"/>
        <w:contextualSpacing/>
        <w:jc w:val="left"/>
        <w:rPr>
          <w:ins w:id="8652" w:author="UTENTE" w:date="2020-06-30T18:44:00Z"/>
          <w:rFonts w:ascii="Calibri" w:eastAsia="Calibri" w:hAnsi="Calibri" w:cs="Times New Roman"/>
        </w:rPr>
      </w:pPr>
      <w:ins w:id="8653" w:author="UTENTE" w:date="2020-06-30T18:44:00Z">
        <w:r w:rsidRPr="00674C8A">
          <w:rPr>
            <w:rFonts w:ascii="Calibri" w:eastAsia="Calibri" w:hAnsi="Calibri" w:cs="Times New Roman"/>
          </w:rPr>
          <w:t>r "\"Gli altri Helgen? Non ti toccheranno nemmeno. Non scherzi con la preda di un altro, a meno che non voglia condividere.\""</w:t>
        </w:r>
      </w:ins>
    </w:p>
    <w:p w14:paraId="60828345" w14:textId="77777777" w:rsidR="00674C8A" w:rsidRPr="00674C8A" w:rsidRDefault="00674C8A" w:rsidP="00674C8A">
      <w:pPr>
        <w:numPr>
          <w:ilvl w:val="0"/>
          <w:numId w:val="50"/>
        </w:numPr>
        <w:spacing w:line="600" w:lineRule="auto"/>
        <w:contextualSpacing/>
        <w:jc w:val="left"/>
        <w:rPr>
          <w:ins w:id="8654" w:author="UTENTE" w:date="2020-06-30T18:44:00Z"/>
          <w:rFonts w:ascii="Calibri" w:eastAsia="Calibri" w:hAnsi="Calibri" w:cs="Times New Roman"/>
        </w:rPr>
      </w:pPr>
      <w:ins w:id="8655" w:author="UTENTE" w:date="2020-06-30T18:44:00Z">
        <w:r w:rsidRPr="00674C8A">
          <w:rPr>
            <w:rFonts w:ascii="Calibri" w:eastAsia="Calibri" w:hAnsi="Calibri" w:cs="Times New Roman"/>
          </w:rPr>
          <w:t>r "\"Quei bastardi dei Seirei. loro sono un altro discorso… ma li terrò io lontani da te, baby, non preoccuparti.\""</w:t>
        </w:r>
      </w:ins>
    </w:p>
    <w:p w14:paraId="09F2E907" w14:textId="77777777" w:rsidR="00674C8A" w:rsidRPr="00674C8A" w:rsidRDefault="00674C8A" w:rsidP="00674C8A">
      <w:pPr>
        <w:numPr>
          <w:ilvl w:val="0"/>
          <w:numId w:val="50"/>
        </w:numPr>
        <w:spacing w:line="600" w:lineRule="auto"/>
        <w:contextualSpacing/>
        <w:jc w:val="left"/>
        <w:rPr>
          <w:ins w:id="8656" w:author="UTENTE" w:date="2020-06-30T18:44:00Z"/>
          <w:rFonts w:ascii="Calibri" w:eastAsia="Calibri" w:hAnsi="Calibri" w:cs="Times New Roman"/>
        </w:rPr>
      </w:pPr>
      <w:ins w:id="8657" w:author="UTENTE" w:date="2020-06-30T18:44:00Z">
        <w:r w:rsidRPr="00674C8A">
          <w:rPr>
            <w:rFonts w:ascii="Calibri" w:eastAsia="Calibri" w:hAnsi="Calibri" w:cs="Times New Roman"/>
          </w:rPr>
          <w:t>n "Rex solleva una mano, accarezzandomi il mento possessivamente."</w:t>
        </w:r>
      </w:ins>
    </w:p>
    <w:p w14:paraId="46E267CA" w14:textId="77777777" w:rsidR="00674C8A" w:rsidRPr="00674C8A" w:rsidRDefault="00674C8A" w:rsidP="00674C8A">
      <w:pPr>
        <w:numPr>
          <w:ilvl w:val="0"/>
          <w:numId w:val="50"/>
        </w:numPr>
        <w:spacing w:line="600" w:lineRule="auto"/>
        <w:contextualSpacing/>
        <w:jc w:val="left"/>
        <w:rPr>
          <w:ins w:id="8658" w:author="UTENTE" w:date="2020-06-30T18:44:00Z"/>
          <w:rFonts w:ascii="Calibri" w:eastAsia="Calibri" w:hAnsi="Calibri" w:cs="Times New Roman"/>
        </w:rPr>
      </w:pPr>
      <w:ins w:id="8659" w:author="UTENTE" w:date="2020-06-30T18:44:00Z">
        <w:r w:rsidRPr="00674C8A">
          <w:rPr>
            <w:rFonts w:ascii="Calibri" w:eastAsia="Calibri" w:hAnsi="Calibri" w:cs="Times New Roman"/>
          </w:rPr>
          <w:t>n "La sua pelle è fredda, come il ghiaccio.{w} Questa sensazione mi fa partire un brivido lungo la schiena e mi fa solleticare la nuca."</w:t>
        </w:r>
      </w:ins>
    </w:p>
    <w:p w14:paraId="76B49DB3" w14:textId="77777777" w:rsidR="00674C8A" w:rsidRPr="00674C8A" w:rsidRDefault="00674C8A" w:rsidP="00674C8A">
      <w:pPr>
        <w:numPr>
          <w:ilvl w:val="0"/>
          <w:numId w:val="50"/>
        </w:numPr>
        <w:spacing w:line="600" w:lineRule="auto"/>
        <w:contextualSpacing/>
        <w:jc w:val="left"/>
        <w:rPr>
          <w:ins w:id="8660" w:author="UTENTE" w:date="2020-06-30T18:44:00Z"/>
          <w:rFonts w:ascii="Calibri" w:eastAsia="Calibri" w:hAnsi="Calibri" w:cs="Times New Roman"/>
        </w:rPr>
      </w:pPr>
      <w:ins w:id="8661" w:author="UTENTE" w:date="2020-06-30T18:44:00Z">
        <w:r w:rsidRPr="00674C8A">
          <w:rPr>
            <w:rFonts w:ascii="Calibri" w:eastAsia="Calibri" w:hAnsi="Calibri" w:cs="Times New Roman"/>
          </w:rPr>
          <w:t>new "Non sono la preda di nessuno!"</w:t>
        </w:r>
      </w:ins>
    </w:p>
    <w:p w14:paraId="0A12DCC2" w14:textId="77777777" w:rsidR="00674C8A" w:rsidRPr="00674C8A" w:rsidRDefault="00674C8A" w:rsidP="00674C8A">
      <w:pPr>
        <w:numPr>
          <w:ilvl w:val="0"/>
          <w:numId w:val="50"/>
        </w:numPr>
        <w:spacing w:line="600" w:lineRule="auto"/>
        <w:contextualSpacing/>
        <w:jc w:val="left"/>
        <w:rPr>
          <w:ins w:id="8662" w:author="UTENTE" w:date="2020-06-30T18:44:00Z"/>
          <w:rFonts w:ascii="Calibri" w:eastAsia="Calibri" w:hAnsi="Calibri" w:cs="Times New Roman"/>
        </w:rPr>
      </w:pPr>
      <w:ins w:id="8663" w:author="UTENTE" w:date="2020-06-30T18:44:00Z">
        <w:r w:rsidRPr="00674C8A">
          <w:rPr>
            <w:rFonts w:ascii="Calibri" w:eastAsia="Calibri" w:hAnsi="Calibri" w:cs="Times New Roman"/>
          </w:rPr>
          <w:t>new "Se mi terrà al sicuro…"</w:t>
        </w:r>
      </w:ins>
    </w:p>
    <w:p w14:paraId="10ABB45A" w14:textId="6E9ED602" w:rsidR="00674C8A" w:rsidRPr="00674C8A" w:rsidRDefault="00674C8A" w:rsidP="00674C8A">
      <w:pPr>
        <w:numPr>
          <w:ilvl w:val="0"/>
          <w:numId w:val="50"/>
        </w:numPr>
        <w:tabs>
          <w:tab w:val="left" w:pos="993"/>
        </w:tabs>
        <w:spacing w:line="600" w:lineRule="auto"/>
        <w:contextualSpacing/>
        <w:jc w:val="left"/>
        <w:rPr>
          <w:ins w:id="8664" w:author="UTENTE" w:date="2020-06-30T18:44:00Z"/>
          <w:rFonts w:ascii="Calibri" w:eastAsia="Calibri" w:hAnsi="Calibri" w:cs="Times New Roman"/>
        </w:rPr>
        <w:pPrChange w:id="8665" w:author="UTENTE" w:date="2020-06-30T18:46:00Z">
          <w:pPr>
            <w:numPr>
              <w:numId w:val="50"/>
            </w:numPr>
            <w:spacing w:line="600" w:lineRule="auto"/>
            <w:ind w:left="720" w:hanging="360"/>
            <w:contextualSpacing/>
            <w:jc w:val="left"/>
          </w:pPr>
        </w:pPrChange>
      </w:pPr>
      <w:ins w:id="8666" w:author="UTENTE" w:date="2020-06-30T18:46:00Z">
        <w:r>
          <w:rPr>
            <w:rFonts w:ascii="Calibri" w:eastAsia="Calibri" w:hAnsi="Calibri" w:cs="Times New Roman"/>
          </w:rPr>
          <w:t xml:space="preserve">    </w:t>
        </w:r>
      </w:ins>
      <w:ins w:id="8667" w:author="UTENTE" w:date="2020-06-30T18:44:00Z">
        <w:r w:rsidRPr="00674C8A">
          <w:rPr>
            <w:rFonts w:ascii="Calibri" w:eastAsia="Calibri" w:hAnsi="Calibri" w:cs="Times New Roman"/>
          </w:rPr>
          <w:t>n "Come se potessi mai essere d'accordo con una cosa del genere! Ma è pazzo?"</w:t>
        </w:r>
      </w:ins>
    </w:p>
    <w:p w14:paraId="2632AB2D" w14:textId="77777777" w:rsidR="00674C8A" w:rsidRPr="00674C8A" w:rsidRDefault="00674C8A" w:rsidP="00674C8A">
      <w:pPr>
        <w:numPr>
          <w:ilvl w:val="0"/>
          <w:numId w:val="50"/>
        </w:numPr>
        <w:spacing w:line="600" w:lineRule="auto"/>
        <w:contextualSpacing/>
        <w:jc w:val="left"/>
        <w:rPr>
          <w:ins w:id="8668" w:author="UTENTE" w:date="2020-06-30T18:44:00Z"/>
          <w:rFonts w:ascii="Calibri" w:eastAsia="Calibri" w:hAnsi="Calibri" w:cs="Times New Roman"/>
        </w:rPr>
      </w:pPr>
      <w:ins w:id="8669" w:author="UTENTE" w:date="2020-06-30T18:44:00Z">
        <w:r w:rsidRPr="00674C8A">
          <w:rPr>
            <w:rFonts w:ascii="Calibri" w:eastAsia="Calibri" w:hAnsi="Calibri" w:cs="Times New Roman"/>
          </w:rPr>
          <w:t>mcp "\"Puoi andartene felicemente a fanculo! Io non sono la 'preda' di nessuno, e non dirò mai a nessuno che sono {i}tuo{/i}.\""</w:t>
        </w:r>
      </w:ins>
    </w:p>
    <w:p w14:paraId="00DDA5F5" w14:textId="77777777" w:rsidR="00674C8A" w:rsidRPr="00674C8A" w:rsidRDefault="00674C8A" w:rsidP="00674C8A">
      <w:pPr>
        <w:numPr>
          <w:ilvl w:val="0"/>
          <w:numId w:val="50"/>
        </w:numPr>
        <w:spacing w:line="600" w:lineRule="auto"/>
        <w:contextualSpacing/>
        <w:jc w:val="left"/>
        <w:rPr>
          <w:ins w:id="8670" w:author="UTENTE" w:date="2020-06-30T18:44:00Z"/>
          <w:rFonts w:ascii="Calibri" w:eastAsia="Calibri" w:hAnsi="Calibri" w:cs="Times New Roman"/>
        </w:rPr>
      </w:pPr>
      <w:ins w:id="8671" w:author="UTENTE" w:date="2020-06-30T18:44:00Z">
        <w:r w:rsidRPr="00674C8A">
          <w:rPr>
            <w:rFonts w:ascii="Calibri" w:eastAsia="Calibri" w:hAnsi="Calibri" w:cs="Times New Roman"/>
          </w:rPr>
          <w:t>n "\"Gli ringhio malamente in faccia, ma invece di arrabbiarsi nel vedere il mio rifiuto, si mette a ridacchiare."</w:t>
        </w:r>
      </w:ins>
    </w:p>
    <w:p w14:paraId="52345BDA" w14:textId="77777777" w:rsidR="00674C8A" w:rsidRPr="00674C8A" w:rsidRDefault="00674C8A" w:rsidP="00674C8A">
      <w:pPr>
        <w:numPr>
          <w:ilvl w:val="0"/>
          <w:numId w:val="50"/>
        </w:numPr>
        <w:spacing w:line="600" w:lineRule="auto"/>
        <w:contextualSpacing/>
        <w:jc w:val="left"/>
        <w:rPr>
          <w:ins w:id="8672" w:author="UTENTE" w:date="2020-06-30T18:44:00Z"/>
          <w:rFonts w:ascii="Calibri" w:eastAsia="Calibri" w:hAnsi="Calibri" w:cs="Times New Roman"/>
        </w:rPr>
      </w:pPr>
      <w:ins w:id="8673" w:author="UTENTE" w:date="2020-06-30T18:44:00Z">
        <w:r w:rsidRPr="00674C8A">
          <w:rPr>
            <w:rFonts w:ascii="Calibri" w:eastAsia="Calibri" w:hAnsi="Calibri" w:cs="Times New Roman"/>
          </w:rPr>
          <w:t>r "\"Ah sì? Hm…\""</w:t>
        </w:r>
        <w:r w:rsidRPr="00674C8A">
          <w:rPr>
            <w:rFonts w:ascii="Calibri" w:eastAsia="Calibri" w:hAnsi="Calibri" w:cs="Times New Roman"/>
          </w:rPr>
          <w:br w:type="page"/>
        </w:r>
      </w:ins>
    </w:p>
    <w:p w14:paraId="3DB4AEB6" w14:textId="77777777" w:rsidR="00674C8A" w:rsidRPr="00674C8A" w:rsidRDefault="00674C8A" w:rsidP="00674C8A">
      <w:pPr>
        <w:numPr>
          <w:ilvl w:val="0"/>
          <w:numId w:val="50"/>
        </w:numPr>
        <w:spacing w:line="600" w:lineRule="auto"/>
        <w:contextualSpacing/>
        <w:jc w:val="left"/>
        <w:rPr>
          <w:ins w:id="8674" w:author="UTENTE" w:date="2020-06-30T18:44:00Z"/>
          <w:rFonts w:ascii="Calibri" w:eastAsia="Calibri" w:hAnsi="Calibri" w:cs="Times New Roman"/>
          <w:lang w:val="en-US"/>
        </w:rPr>
      </w:pPr>
      <w:ins w:id="8675" w:author="UTENTE" w:date="2020-06-30T18:44:00Z">
        <w:r w:rsidRPr="00674C8A">
          <w:rPr>
            <w:rFonts w:ascii="Calibri" w:eastAsia="Calibri" w:hAnsi="Calibri" w:cs="Times New Roman"/>
            <w:lang w:val="en-US"/>
          </w:rPr>
          <w:lastRenderedPageBreak/>
          <w:t>r "\"Funny, I don't really remember sayin' you had a choice, though~\""</w:t>
        </w:r>
      </w:ins>
    </w:p>
    <w:p w14:paraId="579F4C5D" w14:textId="77777777" w:rsidR="00674C8A" w:rsidRPr="00674C8A" w:rsidRDefault="00674C8A" w:rsidP="00674C8A">
      <w:pPr>
        <w:numPr>
          <w:ilvl w:val="0"/>
          <w:numId w:val="50"/>
        </w:numPr>
        <w:spacing w:line="600" w:lineRule="auto"/>
        <w:contextualSpacing/>
        <w:jc w:val="left"/>
        <w:rPr>
          <w:ins w:id="8676" w:author="UTENTE" w:date="2020-06-30T18:44:00Z"/>
          <w:rFonts w:ascii="Calibri" w:eastAsia="Calibri" w:hAnsi="Calibri" w:cs="Times New Roman"/>
          <w:lang w:val="en-US"/>
        </w:rPr>
      </w:pPr>
      <w:ins w:id="8677" w:author="UTENTE" w:date="2020-06-30T18:44:00Z">
        <w:r w:rsidRPr="00674C8A">
          <w:rPr>
            <w:rFonts w:ascii="Calibri" w:eastAsia="Calibri" w:hAnsi="Calibri" w:cs="Times New Roman"/>
            <w:lang w:val="en-US"/>
          </w:rPr>
          <w:t>n "Bearing his fangs, he suggestively lets his gaze drop towards my throat."</w:t>
        </w:r>
      </w:ins>
    </w:p>
    <w:p w14:paraId="15417A3B" w14:textId="77777777" w:rsidR="00674C8A" w:rsidRPr="00674C8A" w:rsidRDefault="00674C8A" w:rsidP="00674C8A">
      <w:pPr>
        <w:numPr>
          <w:ilvl w:val="0"/>
          <w:numId w:val="50"/>
        </w:numPr>
        <w:spacing w:line="600" w:lineRule="auto"/>
        <w:contextualSpacing/>
        <w:jc w:val="left"/>
        <w:rPr>
          <w:ins w:id="8678" w:author="UTENTE" w:date="2020-06-30T18:44:00Z"/>
          <w:rFonts w:ascii="Calibri" w:eastAsia="Calibri" w:hAnsi="Calibri" w:cs="Times New Roman"/>
          <w:lang w:val="en-US"/>
        </w:rPr>
      </w:pPr>
      <w:ins w:id="8679" w:author="UTENTE" w:date="2020-06-30T18:44:00Z">
        <w:r w:rsidRPr="00674C8A">
          <w:rPr>
            <w:rFonts w:ascii="Calibri" w:eastAsia="Calibri" w:hAnsi="Calibri" w:cs="Times New Roman"/>
            <w:lang w:val="en-US"/>
          </w:rPr>
          <w:t>mcp "\"…\""</w:t>
        </w:r>
      </w:ins>
    </w:p>
    <w:p w14:paraId="0BFAF93C" w14:textId="77777777" w:rsidR="00674C8A" w:rsidRPr="00674C8A" w:rsidRDefault="00674C8A" w:rsidP="00674C8A">
      <w:pPr>
        <w:numPr>
          <w:ilvl w:val="0"/>
          <w:numId w:val="50"/>
        </w:numPr>
        <w:spacing w:line="600" w:lineRule="auto"/>
        <w:contextualSpacing/>
        <w:jc w:val="left"/>
        <w:rPr>
          <w:ins w:id="8680" w:author="UTENTE" w:date="2020-06-30T18:44:00Z"/>
          <w:rFonts w:ascii="Calibri" w:eastAsia="Calibri" w:hAnsi="Calibri" w:cs="Times New Roman"/>
          <w:lang w:val="en-US"/>
        </w:rPr>
      </w:pPr>
      <w:ins w:id="8681" w:author="UTENTE" w:date="2020-06-30T18:44:00Z">
        <w:r w:rsidRPr="00674C8A">
          <w:rPr>
            <w:rFonts w:ascii="Calibri" w:eastAsia="Calibri" w:hAnsi="Calibri" w:cs="Times New Roman"/>
            <w:lang w:val="en-US"/>
          </w:rPr>
          <w:t>n "God, I've met highway truckers with more subtlety than this guy."</w:t>
        </w:r>
      </w:ins>
    </w:p>
    <w:p w14:paraId="3638376F" w14:textId="77777777" w:rsidR="00674C8A" w:rsidRPr="00674C8A" w:rsidRDefault="00674C8A" w:rsidP="00674C8A">
      <w:pPr>
        <w:numPr>
          <w:ilvl w:val="0"/>
          <w:numId w:val="50"/>
        </w:numPr>
        <w:spacing w:line="600" w:lineRule="auto"/>
        <w:contextualSpacing/>
        <w:jc w:val="left"/>
        <w:rPr>
          <w:ins w:id="8682" w:author="UTENTE" w:date="2020-06-30T18:44:00Z"/>
          <w:rFonts w:ascii="Calibri" w:eastAsia="Calibri" w:hAnsi="Calibri" w:cs="Times New Roman"/>
          <w:lang w:val="en-US"/>
        </w:rPr>
      </w:pPr>
      <w:ins w:id="8683" w:author="UTENTE" w:date="2020-06-30T18:44:00Z">
        <w:r w:rsidRPr="00674C8A">
          <w:rPr>
            <w:rFonts w:ascii="Calibri" w:eastAsia="Calibri" w:hAnsi="Calibri" w:cs="Times New Roman"/>
            <w:lang w:val="en-US"/>
          </w:rPr>
          <w:t>mcp "\"Ngh…\""</w:t>
        </w:r>
      </w:ins>
    </w:p>
    <w:p w14:paraId="25B35F7D" w14:textId="77777777" w:rsidR="00674C8A" w:rsidRPr="00674C8A" w:rsidRDefault="00674C8A" w:rsidP="00674C8A">
      <w:pPr>
        <w:numPr>
          <w:ilvl w:val="0"/>
          <w:numId w:val="50"/>
        </w:numPr>
        <w:spacing w:line="600" w:lineRule="auto"/>
        <w:contextualSpacing/>
        <w:jc w:val="left"/>
        <w:rPr>
          <w:ins w:id="8684" w:author="UTENTE" w:date="2020-06-30T18:44:00Z"/>
          <w:rFonts w:ascii="Calibri" w:eastAsia="Calibri" w:hAnsi="Calibri" w:cs="Times New Roman"/>
          <w:lang w:val="en-US"/>
        </w:rPr>
      </w:pPr>
      <w:ins w:id="8685" w:author="UTENTE" w:date="2020-06-30T18:44:00Z">
        <w:r w:rsidRPr="00674C8A">
          <w:rPr>
            <w:rFonts w:ascii="Calibri" w:eastAsia="Calibri" w:hAnsi="Calibri" w:cs="Times New Roman"/>
            <w:lang w:val="en-US"/>
          </w:rPr>
          <w:t>mcp "\"Listen, if all I have to do is just say it, then I guess I could maybe…\""</w:t>
        </w:r>
      </w:ins>
    </w:p>
    <w:p w14:paraId="6D6300CB" w14:textId="77777777" w:rsidR="00674C8A" w:rsidRPr="00674C8A" w:rsidRDefault="00674C8A" w:rsidP="00674C8A">
      <w:pPr>
        <w:numPr>
          <w:ilvl w:val="0"/>
          <w:numId w:val="50"/>
        </w:numPr>
        <w:spacing w:line="600" w:lineRule="auto"/>
        <w:contextualSpacing/>
        <w:jc w:val="left"/>
        <w:rPr>
          <w:ins w:id="8686" w:author="UTENTE" w:date="2020-06-30T18:44:00Z"/>
          <w:rFonts w:ascii="Calibri" w:eastAsia="Calibri" w:hAnsi="Calibri" w:cs="Times New Roman"/>
          <w:lang w:val="en-US"/>
        </w:rPr>
      </w:pPr>
      <w:ins w:id="8687" w:author="UTENTE" w:date="2020-06-30T18:44:00Z">
        <w:r w:rsidRPr="00674C8A">
          <w:rPr>
            <w:rFonts w:ascii="Calibri" w:eastAsia="Calibri" w:hAnsi="Calibri" w:cs="Times New Roman"/>
            <w:lang w:val="en-US"/>
          </w:rPr>
          <w:t>mcp "\"…\""</w:t>
        </w:r>
      </w:ins>
    </w:p>
    <w:p w14:paraId="0A226968" w14:textId="77777777" w:rsidR="00674C8A" w:rsidRPr="00674C8A" w:rsidRDefault="00674C8A" w:rsidP="00674C8A">
      <w:pPr>
        <w:numPr>
          <w:ilvl w:val="0"/>
          <w:numId w:val="50"/>
        </w:numPr>
        <w:spacing w:line="600" w:lineRule="auto"/>
        <w:contextualSpacing/>
        <w:jc w:val="left"/>
        <w:rPr>
          <w:ins w:id="8688" w:author="UTENTE" w:date="2020-06-30T18:44:00Z"/>
          <w:rFonts w:ascii="Calibri" w:eastAsia="Calibri" w:hAnsi="Calibri" w:cs="Times New Roman"/>
          <w:lang w:val="en-US"/>
        </w:rPr>
      </w:pPr>
      <w:ins w:id="8689" w:author="UTENTE" w:date="2020-06-30T18:44:00Z">
        <w:r w:rsidRPr="00674C8A">
          <w:rPr>
            <w:rFonts w:ascii="Calibri" w:eastAsia="Calibri" w:hAnsi="Calibri" w:cs="Times New Roman"/>
            <w:lang w:val="en-US"/>
          </w:rPr>
          <w:t>n "I guess there's no other way out of this, is there?"</w:t>
        </w:r>
      </w:ins>
    </w:p>
    <w:p w14:paraId="65325F6B" w14:textId="77777777" w:rsidR="00674C8A" w:rsidRPr="00674C8A" w:rsidRDefault="00674C8A" w:rsidP="00674C8A">
      <w:pPr>
        <w:numPr>
          <w:ilvl w:val="0"/>
          <w:numId w:val="50"/>
        </w:numPr>
        <w:spacing w:line="600" w:lineRule="auto"/>
        <w:contextualSpacing/>
        <w:jc w:val="left"/>
        <w:rPr>
          <w:ins w:id="8690" w:author="UTENTE" w:date="2020-06-30T18:44:00Z"/>
          <w:rFonts w:ascii="Calibri" w:eastAsia="Calibri" w:hAnsi="Calibri" w:cs="Times New Roman"/>
          <w:lang w:val="en-US"/>
        </w:rPr>
      </w:pPr>
      <w:ins w:id="8691" w:author="UTENTE" w:date="2020-06-30T18:44:00Z">
        <w:r w:rsidRPr="00674C8A">
          <w:rPr>
            <w:rFonts w:ascii="Calibri" w:eastAsia="Calibri" w:hAnsi="Calibri" w:cs="Times New Roman"/>
            <w:lang w:val="en-US"/>
          </w:rPr>
          <w:t>n "Obviously, the last thing I want to do is say I'm this guy's \"prey,\" but if it's either that or get drained by someone else…"</w:t>
        </w:r>
      </w:ins>
    </w:p>
    <w:p w14:paraId="58838541" w14:textId="77777777" w:rsidR="00674C8A" w:rsidRPr="00674C8A" w:rsidRDefault="00674C8A" w:rsidP="00674C8A">
      <w:pPr>
        <w:numPr>
          <w:ilvl w:val="0"/>
          <w:numId w:val="50"/>
        </w:numPr>
        <w:spacing w:line="600" w:lineRule="auto"/>
        <w:contextualSpacing/>
        <w:jc w:val="left"/>
        <w:rPr>
          <w:ins w:id="8692" w:author="UTENTE" w:date="2020-06-30T18:44:00Z"/>
          <w:rFonts w:ascii="Calibri" w:eastAsia="Calibri" w:hAnsi="Calibri" w:cs="Times New Roman"/>
          <w:lang w:val="en-US"/>
        </w:rPr>
      </w:pPr>
      <w:ins w:id="8693" w:author="UTENTE" w:date="2020-06-30T18:44:00Z">
        <w:r w:rsidRPr="00674C8A">
          <w:rPr>
            <w:rFonts w:ascii="Calibri" w:eastAsia="Calibri" w:hAnsi="Calibri" w:cs="Times New Roman"/>
            <w:lang w:val="en-US"/>
          </w:rPr>
          <w:t>mcp "\"…If all I have to do is say it, then fine.\""</w:t>
        </w:r>
      </w:ins>
    </w:p>
    <w:p w14:paraId="489BF258" w14:textId="77777777" w:rsidR="00674C8A" w:rsidRPr="00674C8A" w:rsidRDefault="00674C8A" w:rsidP="00674C8A">
      <w:pPr>
        <w:numPr>
          <w:ilvl w:val="0"/>
          <w:numId w:val="50"/>
        </w:numPr>
        <w:spacing w:line="600" w:lineRule="auto"/>
        <w:contextualSpacing/>
        <w:jc w:val="left"/>
        <w:rPr>
          <w:ins w:id="8694" w:author="UTENTE" w:date="2020-06-30T18:44:00Z"/>
          <w:rFonts w:ascii="Calibri" w:eastAsia="Calibri" w:hAnsi="Calibri" w:cs="Times New Roman"/>
          <w:lang w:val="en-US"/>
        </w:rPr>
      </w:pPr>
      <w:ins w:id="8695" w:author="UTENTE" w:date="2020-06-30T18:44:00Z">
        <w:r w:rsidRPr="00674C8A">
          <w:rPr>
            <w:rFonts w:ascii="Calibri" w:eastAsia="Calibri" w:hAnsi="Calibri" w:cs="Times New Roman"/>
            <w:lang w:val="en-US"/>
          </w:rPr>
          <w:t>mcp "\"…That {i}is{/i} all I have to do, right?\""</w:t>
        </w:r>
      </w:ins>
    </w:p>
    <w:p w14:paraId="21ACEABE" w14:textId="77777777" w:rsidR="00674C8A" w:rsidRPr="00674C8A" w:rsidRDefault="00674C8A" w:rsidP="00674C8A">
      <w:pPr>
        <w:numPr>
          <w:ilvl w:val="0"/>
          <w:numId w:val="50"/>
        </w:numPr>
        <w:spacing w:line="600" w:lineRule="auto"/>
        <w:contextualSpacing/>
        <w:jc w:val="left"/>
        <w:rPr>
          <w:ins w:id="8696" w:author="UTENTE" w:date="2020-06-30T18:44:00Z"/>
          <w:rFonts w:ascii="Calibri" w:eastAsia="Calibri" w:hAnsi="Calibri" w:cs="Times New Roman"/>
          <w:lang w:val="en-US"/>
        </w:rPr>
      </w:pPr>
      <w:ins w:id="8697" w:author="UTENTE" w:date="2020-06-30T18:44:00Z">
        <w:r w:rsidRPr="00674C8A">
          <w:rPr>
            <w:rFonts w:ascii="Calibri" w:eastAsia="Calibri" w:hAnsi="Calibri" w:cs="Times New Roman"/>
            <w:lang w:val="en-US"/>
          </w:rPr>
          <w:t>r "\"Mmm… maybe…\""</w:t>
        </w:r>
      </w:ins>
    </w:p>
    <w:p w14:paraId="01B64D86" w14:textId="77777777" w:rsidR="00674C8A" w:rsidRPr="00674C8A" w:rsidRDefault="00674C8A" w:rsidP="00674C8A">
      <w:pPr>
        <w:numPr>
          <w:ilvl w:val="0"/>
          <w:numId w:val="50"/>
        </w:numPr>
        <w:spacing w:line="600" w:lineRule="auto"/>
        <w:contextualSpacing/>
        <w:jc w:val="left"/>
        <w:rPr>
          <w:ins w:id="8698" w:author="UTENTE" w:date="2020-06-30T18:44:00Z"/>
          <w:rFonts w:ascii="Calibri" w:eastAsia="Calibri" w:hAnsi="Calibri" w:cs="Times New Roman"/>
          <w:lang w:val="en-US"/>
        </w:rPr>
      </w:pPr>
      <w:ins w:id="8699" w:author="UTENTE" w:date="2020-06-30T18:44:00Z">
        <w:r w:rsidRPr="00674C8A">
          <w:rPr>
            <w:rFonts w:ascii="Calibri" w:eastAsia="Calibri" w:hAnsi="Calibri" w:cs="Times New Roman"/>
            <w:lang w:val="en-US"/>
          </w:rPr>
          <w:t>r "\"…Maybe not.\""</w:t>
        </w:r>
      </w:ins>
    </w:p>
    <w:p w14:paraId="49C8C0A1" w14:textId="77777777" w:rsidR="00674C8A" w:rsidRPr="00674C8A" w:rsidRDefault="00674C8A" w:rsidP="00674C8A">
      <w:pPr>
        <w:numPr>
          <w:ilvl w:val="0"/>
          <w:numId w:val="50"/>
        </w:numPr>
        <w:spacing w:line="600" w:lineRule="auto"/>
        <w:contextualSpacing/>
        <w:jc w:val="left"/>
        <w:rPr>
          <w:ins w:id="8700" w:author="UTENTE" w:date="2020-06-30T18:44:00Z"/>
          <w:rFonts w:ascii="Calibri" w:eastAsia="Calibri" w:hAnsi="Calibri" w:cs="Times New Roman"/>
          <w:lang w:val="en-US"/>
        </w:rPr>
      </w:pPr>
      <w:ins w:id="8701" w:author="UTENTE" w:date="2020-06-30T18:44:00Z">
        <w:r w:rsidRPr="00674C8A">
          <w:rPr>
            <w:rFonts w:ascii="Calibri" w:eastAsia="Calibri" w:hAnsi="Calibri" w:cs="Times New Roman"/>
            <w:lang w:val="en-US"/>
          </w:rPr>
          <w:t>mcp "\"–!\""</w:t>
        </w:r>
      </w:ins>
    </w:p>
    <w:p w14:paraId="3592CE1D" w14:textId="77777777" w:rsidR="00674C8A" w:rsidRPr="00674C8A" w:rsidRDefault="00674C8A" w:rsidP="00674C8A">
      <w:pPr>
        <w:numPr>
          <w:ilvl w:val="0"/>
          <w:numId w:val="50"/>
        </w:numPr>
        <w:spacing w:line="600" w:lineRule="auto"/>
        <w:contextualSpacing/>
        <w:jc w:val="left"/>
        <w:rPr>
          <w:ins w:id="8702" w:author="UTENTE" w:date="2020-06-30T18:44:00Z"/>
          <w:rFonts w:ascii="Calibri" w:eastAsia="Calibri" w:hAnsi="Calibri" w:cs="Times New Roman"/>
          <w:lang w:val="en-US"/>
        </w:rPr>
      </w:pPr>
      <w:ins w:id="8703" w:author="UTENTE" w:date="2020-06-30T18:44:00Z">
        <w:r w:rsidRPr="00674C8A">
          <w:rPr>
            <w:rFonts w:ascii="Calibri" w:eastAsia="Calibri" w:hAnsi="Calibri" w:cs="Times New Roman"/>
            <w:lang w:val="en-US"/>
          </w:rPr>
          <w:t>n "The casual way he shrugs his shoulders makes my temper immediately flare."</w:t>
        </w:r>
      </w:ins>
    </w:p>
    <w:p w14:paraId="5BF9EF0C" w14:textId="77777777" w:rsidR="00674C8A" w:rsidRPr="00674C8A" w:rsidRDefault="00674C8A" w:rsidP="00674C8A">
      <w:pPr>
        <w:numPr>
          <w:ilvl w:val="0"/>
          <w:numId w:val="50"/>
        </w:numPr>
        <w:spacing w:line="600" w:lineRule="auto"/>
        <w:contextualSpacing/>
        <w:jc w:val="left"/>
        <w:rPr>
          <w:ins w:id="8704" w:author="UTENTE" w:date="2020-06-30T18:44:00Z"/>
          <w:rFonts w:ascii="Calibri" w:eastAsia="Calibri" w:hAnsi="Calibri" w:cs="Times New Roman"/>
          <w:lang w:val="en-US"/>
        </w:rPr>
      </w:pPr>
      <w:ins w:id="8705" w:author="UTENTE" w:date="2020-06-30T18:44:00Z">
        <w:r w:rsidRPr="00674C8A">
          <w:rPr>
            <w:rFonts w:ascii="Calibri" w:eastAsia="Calibri" w:hAnsi="Calibri" w:cs="Times New Roman"/>
            <w:lang w:val="en-US"/>
          </w:rPr>
          <w:t>n "I shove him away with all of my might, and he stumbles away a few feet."</w:t>
        </w:r>
        <w:r w:rsidRPr="00674C8A">
          <w:rPr>
            <w:rFonts w:ascii="Calibri" w:eastAsia="Calibri" w:hAnsi="Calibri" w:cs="Times New Roman"/>
            <w:lang w:val="en-US"/>
          </w:rPr>
          <w:br w:type="page"/>
        </w:r>
      </w:ins>
    </w:p>
    <w:p w14:paraId="1E548843" w14:textId="77777777" w:rsidR="00674C8A" w:rsidRPr="00674C8A" w:rsidRDefault="00674C8A" w:rsidP="00674C8A">
      <w:pPr>
        <w:numPr>
          <w:ilvl w:val="0"/>
          <w:numId w:val="54"/>
        </w:numPr>
        <w:spacing w:line="600" w:lineRule="auto"/>
        <w:contextualSpacing/>
        <w:jc w:val="left"/>
        <w:rPr>
          <w:ins w:id="8706" w:author="UTENTE" w:date="2020-06-30T18:44:00Z"/>
          <w:rFonts w:ascii="Calibri" w:eastAsia="Calibri" w:hAnsi="Calibri" w:cs="Times New Roman"/>
        </w:rPr>
      </w:pPr>
      <w:ins w:id="8707" w:author="UTENTE" w:date="2020-06-30T18:44:00Z">
        <w:r w:rsidRPr="00674C8A">
          <w:rPr>
            <w:rFonts w:ascii="Calibri" w:eastAsia="Calibri" w:hAnsi="Calibri" w:cs="Times New Roman"/>
          </w:rPr>
          <w:lastRenderedPageBreak/>
          <w:t>r "\"Che strano, non mi sembrava di aver detto che avessi una scelta, però~\""</w:t>
        </w:r>
      </w:ins>
    </w:p>
    <w:p w14:paraId="2BFC3135" w14:textId="77777777" w:rsidR="00674C8A" w:rsidRPr="00674C8A" w:rsidRDefault="00674C8A" w:rsidP="00674C8A">
      <w:pPr>
        <w:numPr>
          <w:ilvl w:val="0"/>
          <w:numId w:val="54"/>
        </w:numPr>
        <w:spacing w:line="600" w:lineRule="auto"/>
        <w:contextualSpacing/>
        <w:jc w:val="left"/>
        <w:rPr>
          <w:ins w:id="8708" w:author="UTENTE" w:date="2020-06-30T18:44:00Z"/>
          <w:rFonts w:ascii="Calibri" w:eastAsia="Calibri" w:hAnsi="Calibri" w:cs="Times New Roman"/>
        </w:rPr>
      </w:pPr>
      <w:ins w:id="8709" w:author="UTENTE" w:date="2020-06-30T18:44:00Z">
        <w:r w:rsidRPr="00674C8A">
          <w:rPr>
            <w:rFonts w:ascii="Calibri" w:eastAsia="Calibri" w:hAnsi="Calibri" w:cs="Times New Roman"/>
          </w:rPr>
          <w:t>n "Mostrandomi i suoi canini, lascia suggestivamente cadere il suo sguardo sul mio collo."</w:t>
        </w:r>
      </w:ins>
    </w:p>
    <w:p w14:paraId="04F880F2" w14:textId="77777777" w:rsidR="00674C8A" w:rsidRPr="00674C8A" w:rsidRDefault="00674C8A" w:rsidP="00674C8A">
      <w:pPr>
        <w:numPr>
          <w:ilvl w:val="0"/>
          <w:numId w:val="54"/>
        </w:numPr>
        <w:spacing w:line="600" w:lineRule="auto"/>
        <w:contextualSpacing/>
        <w:jc w:val="left"/>
        <w:rPr>
          <w:ins w:id="8710" w:author="UTENTE" w:date="2020-06-30T18:44:00Z"/>
          <w:rFonts w:ascii="Calibri" w:eastAsia="Calibri" w:hAnsi="Calibri" w:cs="Times New Roman"/>
          <w:lang w:val="en-US"/>
        </w:rPr>
      </w:pPr>
      <w:ins w:id="8711" w:author="UTENTE" w:date="2020-06-30T18:44:00Z">
        <w:r w:rsidRPr="00674C8A">
          <w:rPr>
            <w:rFonts w:ascii="Calibri" w:eastAsia="Calibri" w:hAnsi="Calibri" w:cs="Times New Roman"/>
            <w:lang w:val="en-US"/>
          </w:rPr>
          <w:t>mcp "\"…\""</w:t>
        </w:r>
      </w:ins>
    </w:p>
    <w:p w14:paraId="4C776A5A" w14:textId="77777777" w:rsidR="00674C8A" w:rsidRPr="00674C8A" w:rsidRDefault="00674C8A" w:rsidP="00674C8A">
      <w:pPr>
        <w:numPr>
          <w:ilvl w:val="0"/>
          <w:numId w:val="54"/>
        </w:numPr>
        <w:spacing w:line="600" w:lineRule="auto"/>
        <w:contextualSpacing/>
        <w:jc w:val="left"/>
        <w:rPr>
          <w:ins w:id="8712" w:author="UTENTE" w:date="2020-06-30T18:44:00Z"/>
          <w:rFonts w:ascii="Calibri" w:eastAsia="Calibri" w:hAnsi="Calibri" w:cs="Times New Roman"/>
        </w:rPr>
      </w:pPr>
      <w:ins w:id="8713" w:author="UTENTE" w:date="2020-06-30T18:44:00Z">
        <w:r w:rsidRPr="00674C8A">
          <w:rPr>
            <w:rFonts w:ascii="Calibri" w:eastAsia="Calibri" w:hAnsi="Calibri" w:cs="Times New Roman"/>
          </w:rPr>
          <w:t>n "Dio, ho conosciuto camionisti con più delicatezza di questo tizio."</w:t>
        </w:r>
      </w:ins>
    </w:p>
    <w:p w14:paraId="1C37DF81" w14:textId="77777777" w:rsidR="00674C8A" w:rsidRPr="00674C8A" w:rsidRDefault="00674C8A" w:rsidP="00674C8A">
      <w:pPr>
        <w:numPr>
          <w:ilvl w:val="0"/>
          <w:numId w:val="54"/>
        </w:numPr>
        <w:spacing w:line="600" w:lineRule="auto"/>
        <w:contextualSpacing/>
        <w:jc w:val="left"/>
        <w:rPr>
          <w:ins w:id="8714" w:author="UTENTE" w:date="2020-06-30T18:44:00Z"/>
          <w:rFonts w:ascii="Calibri" w:eastAsia="Calibri" w:hAnsi="Calibri" w:cs="Times New Roman"/>
          <w:lang w:val="en-US"/>
        </w:rPr>
      </w:pPr>
      <w:ins w:id="8715" w:author="UTENTE" w:date="2020-06-30T18:44:00Z">
        <w:r w:rsidRPr="00674C8A">
          <w:rPr>
            <w:rFonts w:ascii="Calibri" w:eastAsia="Calibri" w:hAnsi="Calibri" w:cs="Times New Roman"/>
            <w:lang w:val="en-US"/>
          </w:rPr>
          <w:t>mcp "\"Ngh…\""</w:t>
        </w:r>
      </w:ins>
    </w:p>
    <w:p w14:paraId="2686256A" w14:textId="77777777" w:rsidR="00674C8A" w:rsidRPr="00674C8A" w:rsidRDefault="00674C8A" w:rsidP="00674C8A">
      <w:pPr>
        <w:numPr>
          <w:ilvl w:val="0"/>
          <w:numId w:val="54"/>
        </w:numPr>
        <w:spacing w:line="600" w:lineRule="auto"/>
        <w:contextualSpacing/>
        <w:jc w:val="left"/>
        <w:rPr>
          <w:ins w:id="8716" w:author="UTENTE" w:date="2020-06-30T18:44:00Z"/>
          <w:rFonts w:ascii="Calibri" w:eastAsia="Calibri" w:hAnsi="Calibri" w:cs="Times New Roman"/>
        </w:rPr>
      </w:pPr>
      <w:ins w:id="8717" w:author="UTENTE" w:date="2020-06-30T18:44:00Z">
        <w:r w:rsidRPr="00674C8A">
          <w:rPr>
            <w:rFonts w:ascii="Calibri" w:eastAsia="Calibri" w:hAnsi="Calibri" w:cs="Times New Roman"/>
          </w:rPr>
          <w:t>mcp "\"Ascolta, se tutto quello che devo fare è dire quella cosa, immagino che potrei farlo magari…\""</w:t>
        </w:r>
      </w:ins>
    </w:p>
    <w:p w14:paraId="03562D47" w14:textId="77777777" w:rsidR="00674C8A" w:rsidRPr="00674C8A" w:rsidRDefault="00674C8A" w:rsidP="00674C8A">
      <w:pPr>
        <w:numPr>
          <w:ilvl w:val="0"/>
          <w:numId w:val="54"/>
        </w:numPr>
        <w:spacing w:line="600" w:lineRule="auto"/>
        <w:contextualSpacing/>
        <w:jc w:val="left"/>
        <w:rPr>
          <w:ins w:id="8718" w:author="UTENTE" w:date="2020-06-30T18:44:00Z"/>
          <w:rFonts w:ascii="Calibri" w:eastAsia="Calibri" w:hAnsi="Calibri" w:cs="Times New Roman"/>
          <w:lang w:val="en-US"/>
        </w:rPr>
      </w:pPr>
      <w:ins w:id="8719" w:author="UTENTE" w:date="2020-06-30T18:44:00Z">
        <w:r w:rsidRPr="00674C8A">
          <w:rPr>
            <w:rFonts w:ascii="Calibri" w:eastAsia="Calibri" w:hAnsi="Calibri" w:cs="Times New Roman"/>
            <w:lang w:val="en-US"/>
          </w:rPr>
          <w:t>mcp "\"…\""</w:t>
        </w:r>
      </w:ins>
    </w:p>
    <w:p w14:paraId="1C13A123" w14:textId="77777777" w:rsidR="00674C8A" w:rsidRPr="00674C8A" w:rsidRDefault="00674C8A" w:rsidP="00674C8A">
      <w:pPr>
        <w:numPr>
          <w:ilvl w:val="0"/>
          <w:numId w:val="54"/>
        </w:numPr>
        <w:spacing w:line="600" w:lineRule="auto"/>
        <w:contextualSpacing/>
        <w:jc w:val="left"/>
        <w:rPr>
          <w:ins w:id="8720" w:author="UTENTE" w:date="2020-06-30T18:44:00Z"/>
          <w:rFonts w:ascii="Calibri" w:eastAsia="Calibri" w:hAnsi="Calibri" w:cs="Times New Roman"/>
        </w:rPr>
      </w:pPr>
      <w:ins w:id="8721" w:author="UTENTE" w:date="2020-06-30T18:44:00Z">
        <w:r w:rsidRPr="00674C8A">
          <w:rPr>
            <w:rFonts w:ascii="Calibri" w:eastAsia="Calibri" w:hAnsi="Calibri" w:cs="Times New Roman"/>
          </w:rPr>
          <w:t>n "Immagino non ci sia altra via d'uscita, vero?"</w:t>
        </w:r>
      </w:ins>
    </w:p>
    <w:p w14:paraId="381972DD" w14:textId="77777777" w:rsidR="00674C8A" w:rsidRPr="00674C8A" w:rsidRDefault="00674C8A" w:rsidP="00674C8A">
      <w:pPr>
        <w:numPr>
          <w:ilvl w:val="0"/>
          <w:numId w:val="54"/>
        </w:numPr>
        <w:spacing w:line="600" w:lineRule="auto"/>
        <w:contextualSpacing/>
        <w:jc w:val="left"/>
        <w:rPr>
          <w:ins w:id="8722" w:author="UTENTE" w:date="2020-06-30T18:44:00Z"/>
          <w:rFonts w:ascii="Calibri" w:eastAsia="Calibri" w:hAnsi="Calibri" w:cs="Times New Roman"/>
        </w:rPr>
      </w:pPr>
      <w:ins w:id="8723" w:author="UTENTE" w:date="2020-06-30T18:44:00Z">
        <w:r w:rsidRPr="00674C8A">
          <w:rPr>
            <w:rFonts w:ascii="Calibri" w:eastAsia="Calibri" w:hAnsi="Calibri" w:cs="Times New Roman"/>
          </w:rPr>
          <w:t>n "Ovviamente, l'ultima cosa che vorrei fare è dire che sono la \"preda\" di questo tizio, ma se devo scegliere fra quello e farmi dissanguare da qualcun altro…"</w:t>
        </w:r>
      </w:ins>
    </w:p>
    <w:p w14:paraId="43585623" w14:textId="77777777" w:rsidR="00674C8A" w:rsidRPr="00674C8A" w:rsidRDefault="00674C8A" w:rsidP="00674C8A">
      <w:pPr>
        <w:numPr>
          <w:ilvl w:val="0"/>
          <w:numId w:val="54"/>
        </w:numPr>
        <w:spacing w:line="600" w:lineRule="auto"/>
        <w:contextualSpacing/>
        <w:jc w:val="left"/>
        <w:rPr>
          <w:ins w:id="8724" w:author="UTENTE" w:date="2020-06-30T18:44:00Z"/>
          <w:rFonts w:ascii="Calibri" w:eastAsia="Calibri" w:hAnsi="Calibri" w:cs="Times New Roman"/>
        </w:rPr>
      </w:pPr>
      <w:ins w:id="8725" w:author="UTENTE" w:date="2020-06-30T18:44:00Z">
        <w:r w:rsidRPr="00674C8A">
          <w:rPr>
            <w:rFonts w:ascii="Calibri" w:eastAsia="Calibri" w:hAnsi="Calibri" w:cs="Times New Roman"/>
          </w:rPr>
          <w:t>mcp "\"…Se tutto quello che devo fare è dire quella cosa, allora ok."</w:t>
        </w:r>
      </w:ins>
    </w:p>
    <w:p w14:paraId="2EED4BFE" w14:textId="77777777" w:rsidR="00674C8A" w:rsidRPr="00674C8A" w:rsidRDefault="00674C8A" w:rsidP="00674C8A">
      <w:pPr>
        <w:numPr>
          <w:ilvl w:val="0"/>
          <w:numId w:val="54"/>
        </w:numPr>
        <w:spacing w:line="600" w:lineRule="auto"/>
        <w:contextualSpacing/>
        <w:jc w:val="left"/>
        <w:rPr>
          <w:ins w:id="8726" w:author="UTENTE" w:date="2020-06-30T18:44:00Z"/>
          <w:rFonts w:ascii="Calibri" w:eastAsia="Calibri" w:hAnsi="Calibri" w:cs="Times New Roman"/>
        </w:rPr>
      </w:pPr>
      <w:ins w:id="8727" w:author="UTENTE" w:date="2020-06-30T18:44:00Z">
        <w:r w:rsidRPr="00674C8A">
          <w:rPr>
            <w:rFonts w:ascii="Calibri" w:eastAsia="Calibri" w:hAnsi="Calibri" w:cs="Times New Roman"/>
          </w:rPr>
          <w:t>mcp "\"…Ed {i}è{/i} tutto quello che devo fare, vero?\""</w:t>
        </w:r>
      </w:ins>
    </w:p>
    <w:p w14:paraId="6089097E" w14:textId="77777777" w:rsidR="00674C8A" w:rsidRPr="00674C8A" w:rsidRDefault="00674C8A" w:rsidP="00674C8A">
      <w:pPr>
        <w:numPr>
          <w:ilvl w:val="0"/>
          <w:numId w:val="54"/>
        </w:numPr>
        <w:spacing w:line="600" w:lineRule="auto"/>
        <w:contextualSpacing/>
        <w:jc w:val="left"/>
        <w:rPr>
          <w:ins w:id="8728" w:author="UTENTE" w:date="2020-06-30T18:44:00Z"/>
          <w:rFonts w:ascii="Calibri" w:eastAsia="Calibri" w:hAnsi="Calibri" w:cs="Times New Roman"/>
          <w:lang w:val="en-US"/>
        </w:rPr>
      </w:pPr>
      <w:ins w:id="8729" w:author="UTENTE" w:date="2020-06-30T18:44:00Z">
        <w:r w:rsidRPr="00674C8A">
          <w:rPr>
            <w:rFonts w:ascii="Calibri" w:eastAsia="Calibri" w:hAnsi="Calibri" w:cs="Times New Roman"/>
            <w:lang w:val="en-US"/>
          </w:rPr>
          <w:t>r "\"Mmm… forse…\""</w:t>
        </w:r>
      </w:ins>
    </w:p>
    <w:p w14:paraId="043E05C9" w14:textId="77777777" w:rsidR="00674C8A" w:rsidRPr="00674C8A" w:rsidRDefault="00674C8A" w:rsidP="00674C8A">
      <w:pPr>
        <w:numPr>
          <w:ilvl w:val="0"/>
          <w:numId w:val="54"/>
        </w:numPr>
        <w:spacing w:line="600" w:lineRule="auto"/>
        <w:contextualSpacing/>
        <w:jc w:val="left"/>
        <w:rPr>
          <w:ins w:id="8730" w:author="UTENTE" w:date="2020-06-30T18:44:00Z"/>
          <w:rFonts w:ascii="Calibri" w:eastAsia="Calibri" w:hAnsi="Calibri" w:cs="Times New Roman"/>
          <w:lang w:val="en-US"/>
        </w:rPr>
      </w:pPr>
      <w:ins w:id="8731" w:author="UTENTE" w:date="2020-06-30T18:44:00Z">
        <w:r w:rsidRPr="00674C8A">
          <w:rPr>
            <w:rFonts w:ascii="Calibri" w:eastAsia="Calibri" w:hAnsi="Calibri" w:cs="Times New Roman"/>
            <w:lang w:val="en-US"/>
          </w:rPr>
          <w:t>r "\"…O forse no.\""</w:t>
        </w:r>
      </w:ins>
    </w:p>
    <w:p w14:paraId="5A70AFC8" w14:textId="77777777" w:rsidR="00674C8A" w:rsidRPr="00674C8A" w:rsidRDefault="00674C8A" w:rsidP="00674C8A">
      <w:pPr>
        <w:numPr>
          <w:ilvl w:val="0"/>
          <w:numId w:val="54"/>
        </w:numPr>
        <w:spacing w:line="600" w:lineRule="auto"/>
        <w:contextualSpacing/>
        <w:jc w:val="left"/>
        <w:rPr>
          <w:ins w:id="8732" w:author="UTENTE" w:date="2020-06-30T18:44:00Z"/>
          <w:rFonts w:ascii="Calibri" w:eastAsia="Calibri" w:hAnsi="Calibri" w:cs="Times New Roman"/>
          <w:lang w:val="en-US"/>
        </w:rPr>
      </w:pPr>
      <w:ins w:id="8733" w:author="UTENTE" w:date="2020-06-30T18:44:00Z">
        <w:r w:rsidRPr="00674C8A">
          <w:rPr>
            <w:rFonts w:ascii="Calibri" w:eastAsia="Calibri" w:hAnsi="Calibri" w:cs="Times New Roman"/>
            <w:lang w:val="en-US"/>
          </w:rPr>
          <w:t>mcp "\"-!\""</w:t>
        </w:r>
      </w:ins>
    </w:p>
    <w:p w14:paraId="30147B9A" w14:textId="77777777" w:rsidR="00674C8A" w:rsidRPr="00674C8A" w:rsidRDefault="00674C8A" w:rsidP="00674C8A">
      <w:pPr>
        <w:numPr>
          <w:ilvl w:val="0"/>
          <w:numId w:val="54"/>
        </w:numPr>
        <w:spacing w:line="600" w:lineRule="auto"/>
        <w:contextualSpacing/>
        <w:jc w:val="left"/>
        <w:rPr>
          <w:ins w:id="8734" w:author="UTENTE" w:date="2020-06-30T18:44:00Z"/>
          <w:rFonts w:ascii="Calibri" w:eastAsia="Calibri" w:hAnsi="Calibri" w:cs="Times New Roman"/>
        </w:rPr>
      </w:pPr>
      <w:ins w:id="8735" w:author="UTENTE" w:date="2020-06-30T18:44:00Z">
        <w:r w:rsidRPr="00674C8A">
          <w:rPr>
            <w:rFonts w:ascii="Calibri" w:eastAsia="Calibri" w:hAnsi="Calibri" w:cs="Times New Roman"/>
          </w:rPr>
          <w:t>n "La nonchalance non cui scuote le spalle mi fa gonfiare di rabbia immediatamente."</w:t>
        </w:r>
      </w:ins>
    </w:p>
    <w:p w14:paraId="1CD684A9" w14:textId="77777777" w:rsidR="00674C8A" w:rsidRPr="00674C8A" w:rsidRDefault="00674C8A" w:rsidP="00674C8A">
      <w:pPr>
        <w:numPr>
          <w:ilvl w:val="0"/>
          <w:numId w:val="54"/>
        </w:numPr>
        <w:spacing w:line="600" w:lineRule="auto"/>
        <w:contextualSpacing/>
        <w:jc w:val="left"/>
        <w:rPr>
          <w:ins w:id="8736" w:author="UTENTE" w:date="2020-06-30T18:44:00Z"/>
          <w:rFonts w:ascii="Calibri" w:eastAsia="Calibri" w:hAnsi="Calibri" w:cs="Times New Roman"/>
        </w:rPr>
      </w:pPr>
      <w:ins w:id="8737" w:author="UTENTE" w:date="2020-06-30T18:44:00Z">
        <w:r w:rsidRPr="00674C8A">
          <w:rPr>
            <w:rFonts w:ascii="Calibri" w:eastAsia="Calibri" w:hAnsi="Calibri" w:cs="Times New Roman"/>
          </w:rPr>
          <w:t>n "Lo allontano con tutte le mie forze, e barcolla qualche passo più in là."</w:t>
        </w:r>
        <w:r w:rsidRPr="00674C8A">
          <w:rPr>
            <w:rFonts w:ascii="Calibri" w:eastAsia="Calibri" w:hAnsi="Calibri" w:cs="Times New Roman"/>
          </w:rPr>
          <w:br w:type="page"/>
        </w:r>
      </w:ins>
    </w:p>
    <w:p w14:paraId="6CAC0655" w14:textId="77777777" w:rsidR="00674C8A" w:rsidRPr="00674C8A" w:rsidRDefault="00674C8A" w:rsidP="00674C8A">
      <w:pPr>
        <w:numPr>
          <w:ilvl w:val="0"/>
          <w:numId w:val="50"/>
        </w:numPr>
        <w:spacing w:line="600" w:lineRule="auto"/>
        <w:contextualSpacing/>
        <w:jc w:val="left"/>
        <w:rPr>
          <w:ins w:id="8738" w:author="UTENTE" w:date="2020-06-30T18:44:00Z"/>
          <w:rFonts w:ascii="Calibri" w:eastAsia="Calibri" w:hAnsi="Calibri" w:cs="Times New Roman"/>
          <w:lang w:val="en-US"/>
        </w:rPr>
      </w:pPr>
      <w:ins w:id="8739" w:author="UTENTE" w:date="2020-06-30T18:44:00Z">
        <w:r w:rsidRPr="00674C8A">
          <w:rPr>
            <w:rFonts w:ascii="Calibri" w:eastAsia="Calibri" w:hAnsi="Calibri" w:cs="Times New Roman"/>
            <w:lang w:val="en-US"/>
          </w:rPr>
          <w:lastRenderedPageBreak/>
          <w:t>n "I've had just about enough of his bullshit games, and right now, I'm a lot more irritated than afraid."</w:t>
        </w:r>
      </w:ins>
    </w:p>
    <w:p w14:paraId="1E7BDAE6" w14:textId="77777777" w:rsidR="00674C8A" w:rsidRPr="00674C8A" w:rsidRDefault="00674C8A" w:rsidP="00674C8A">
      <w:pPr>
        <w:numPr>
          <w:ilvl w:val="0"/>
          <w:numId w:val="50"/>
        </w:numPr>
        <w:spacing w:line="600" w:lineRule="auto"/>
        <w:contextualSpacing/>
        <w:jc w:val="left"/>
        <w:rPr>
          <w:ins w:id="8740" w:author="UTENTE" w:date="2020-06-30T18:44:00Z"/>
          <w:rFonts w:ascii="Calibri" w:eastAsia="Calibri" w:hAnsi="Calibri" w:cs="Times New Roman"/>
          <w:lang w:val="en-US"/>
        </w:rPr>
      </w:pPr>
      <w:ins w:id="8741" w:author="UTENTE" w:date="2020-06-30T18:44:00Z">
        <w:r w:rsidRPr="00674C8A">
          <w:rPr>
            <w:rFonts w:ascii="Calibri" w:eastAsia="Calibri" w:hAnsi="Calibri" w:cs="Times New Roman"/>
            <w:lang w:val="en-US"/>
          </w:rPr>
          <w:t>mc "\"We're done here. You'd better keep your word, or else…\""</w:t>
        </w:r>
      </w:ins>
    </w:p>
    <w:p w14:paraId="10897250" w14:textId="77777777" w:rsidR="00674C8A" w:rsidRPr="00674C8A" w:rsidRDefault="00674C8A" w:rsidP="00674C8A">
      <w:pPr>
        <w:numPr>
          <w:ilvl w:val="0"/>
          <w:numId w:val="50"/>
        </w:numPr>
        <w:spacing w:line="600" w:lineRule="auto"/>
        <w:contextualSpacing/>
        <w:jc w:val="left"/>
        <w:rPr>
          <w:ins w:id="8742" w:author="UTENTE" w:date="2020-06-30T18:44:00Z"/>
          <w:rFonts w:ascii="Calibri" w:eastAsia="Calibri" w:hAnsi="Calibri" w:cs="Times New Roman"/>
          <w:lang w:val="en-US"/>
        </w:rPr>
      </w:pPr>
      <w:ins w:id="8743" w:author="UTENTE" w:date="2020-06-30T18:44:00Z">
        <w:r w:rsidRPr="00674C8A">
          <w:rPr>
            <w:rFonts w:ascii="Calibri" w:eastAsia="Calibri" w:hAnsi="Calibri" w:cs="Times New Roman"/>
            <w:lang w:val="en-US"/>
          </w:rPr>
          <w:t>r "\"…Or else what?\""</w:t>
        </w:r>
      </w:ins>
    </w:p>
    <w:p w14:paraId="03F328DB" w14:textId="77777777" w:rsidR="00674C8A" w:rsidRPr="00674C8A" w:rsidRDefault="00674C8A" w:rsidP="00674C8A">
      <w:pPr>
        <w:numPr>
          <w:ilvl w:val="0"/>
          <w:numId w:val="50"/>
        </w:numPr>
        <w:spacing w:line="600" w:lineRule="auto"/>
        <w:contextualSpacing/>
        <w:jc w:val="left"/>
        <w:rPr>
          <w:ins w:id="8744" w:author="UTENTE" w:date="2020-06-30T18:44:00Z"/>
          <w:rFonts w:ascii="Calibri" w:eastAsia="Calibri" w:hAnsi="Calibri" w:cs="Times New Roman"/>
          <w:lang w:val="en-US"/>
        </w:rPr>
      </w:pPr>
      <w:ins w:id="8745" w:author="UTENTE" w:date="2020-06-30T18:44:00Z">
        <w:r w:rsidRPr="00674C8A">
          <w:rPr>
            <w:rFonts w:ascii="Calibri" w:eastAsia="Calibri" w:hAnsi="Calibri" w:cs="Times New Roman"/>
            <w:lang w:val="en-US"/>
          </w:rPr>
          <w:t>r "\"You're gonna glare at me like I'm a big meanie until I say sorry?\""</w:t>
        </w:r>
      </w:ins>
    </w:p>
    <w:p w14:paraId="2272F91B" w14:textId="77777777" w:rsidR="00674C8A" w:rsidRPr="00674C8A" w:rsidRDefault="00674C8A" w:rsidP="00674C8A">
      <w:pPr>
        <w:numPr>
          <w:ilvl w:val="0"/>
          <w:numId w:val="50"/>
        </w:numPr>
        <w:spacing w:line="600" w:lineRule="auto"/>
        <w:contextualSpacing/>
        <w:jc w:val="left"/>
        <w:rPr>
          <w:ins w:id="8746" w:author="UTENTE" w:date="2020-06-30T18:44:00Z"/>
          <w:rFonts w:ascii="Calibri" w:eastAsia="Calibri" w:hAnsi="Calibri" w:cs="Times New Roman"/>
          <w:lang w:val="en-US"/>
        </w:rPr>
      </w:pPr>
      <w:ins w:id="8747" w:author="UTENTE" w:date="2020-06-30T18:44:00Z">
        <w:r w:rsidRPr="00674C8A">
          <w:rPr>
            <w:rFonts w:ascii="Calibri" w:eastAsia="Calibri" w:hAnsi="Calibri" w:cs="Times New Roman"/>
            <w:lang w:val="en-US"/>
          </w:rPr>
          <w:t>mcp "\"…I don't know what else I expected.\""</w:t>
        </w:r>
      </w:ins>
    </w:p>
    <w:p w14:paraId="2FCB4658" w14:textId="77777777" w:rsidR="00674C8A" w:rsidRPr="00674C8A" w:rsidRDefault="00674C8A" w:rsidP="00674C8A">
      <w:pPr>
        <w:numPr>
          <w:ilvl w:val="0"/>
          <w:numId w:val="50"/>
        </w:numPr>
        <w:spacing w:line="600" w:lineRule="auto"/>
        <w:contextualSpacing/>
        <w:jc w:val="left"/>
        <w:rPr>
          <w:ins w:id="8748" w:author="UTENTE" w:date="2020-06-30T18:44:00Z"/>
          <w:rFonts w:ascii="Calibri" w:eastAsia="Calibri" w:hAnsi="Calibri" w:cs="Times New Roman"/>
          <w:lang w:val="en-US"/>
        </w:rPr>
      </w:pPr>
      <w:ins w:id="8749" w:author="UTENTE" w:date="2020-06-30T18:44:00Z">
        <w:r w:rsidRPr="00674C8A">
          <w:rPr>
            <w:rFonts w:ascii="Calibri" w:eastAsia="Calibri" w:hAnsi="Calibri" w:cs="Times New Roman"/>
            <w:lang w:val="en-US"/>
          </w:rPr>
          <w:t>n "Muttering under my breath, I pull away from Rex's arms before he has a chance to taunt me any more."</w:t>
        </w:r>
      </w:ins>
    </w:p>
    <w:p w14:paraId="24566707" w14:textId="77777777" w:rsidR="00674C8A" w:rsidRPr="00674C8A" w:rsidRDefault="00674C8A" w:rsidP="00674C8A">
      <w:pPr>
        <w:numPr>
          <w:ilvl w:val="0"/>
          <w:numId w:val="50"/>
        </w:numPr>
        <w:spacing w:line="600" w:lineRule="auto"/>
        <w:contextualSpacing/>
        <w:jc w:val="left"/>
        <w:rPr>
          <w:ins w:id="8750" w:author="UTENTE" w:date="2020-06-30T18:44:00Z"/>
          <w:rFonts w:ascii="Calibri" w:eastAsia="Calibri" w:hAnsi="Calibri" w:cs="Times New Roman"/>
          <w:lang w:val="en-US"/>
        </w:rPr>
      </w:pPr>
      <w:ins w:id="8751" w:author="UTENTE" w:date="2020-06-30T18:44:00Z">
        <w:r w:rsidRPr="00674C8A">
          <w:rPr>
            <w:rFonts w:ascii="Calibri" w:eastAsia="Calibri" w:hAnsi="Calibri" w:cs="Times New Roman"/>
            <w:lang w:val="en-US"/>
          </w:rPr>
          <w:t>n "He pouts a little, looking unsatisfied."</w:t>
        </w:r>
      </w:ins>
    </w:p>
    <w:p w14:paraId="21BB2ED8" w14:textId="77777777" w:rsidR="00674C8A" w:rsidRPr="00674C8A" w:rsidRDefault="00674C8A" w:rsidP="00674C8A">
      <w:pPr>
        <w:numPr>
          <w:ilvl w:val="0"/>
          <w:numId w:val="50"/>
        </w:numPr>
        <w:spacing w:line="600" w:lineRule="auto"/>
        <w:contextualSpacing/>
        <w:jc w:val="left"/>
        <w:rPr>
          <w:ins w:id="8752" w:author="UTENTE" w:date="2020-06-30T18:44:00Z"/>
          <w:rFonts w:ascii="Calibri" w:eastAsia="Calibri" w:hAnsi="Calibri" w:cs="Times New Roman"/>
          <w:lang w:val="en-US"/>
        </w:rPr>
      </w:pPr>
      <w:ins w:id="8753" w:author="UTENTE" w:date="2020-06-30T18:44:00Z">
        <w:r w:rsidRPr="00674C8A">
          <w:rPr>
            <w:rFonts w:ascii="Calibri" w:eastAsia="Calibri" w:hAnsi="Calibri" w:cs="Times New Roman"/>
            <w:lang w:val="en-US"/>
          </w:rPr>
          <w:t>mc "\"I'm leaving. I'll put up with your crap for now, but –\""</w:t>
        </w:r>
      </w:ins>
    </w:p>
    <w:p w14:paraId="2500C9E5" w14:textId="77777777" w:rsidR="00674C8A" w:rsidRPr="00674C8A" w:rsidRDefault="00674C8A" w:rsidP="00674C8A">
      <w:pPr>
        <w:numPr>
          <w:ilvl w:val="0"/>
          <w:numId w:val="50"/>
        </w:numPr>
        <w:spacing w:line="600" w:lineRule="auto"/>
        <w:contextualSpacing/>
        <w:jc w:val="left"/>
        <w:rPr>
          <w:ins w:id="8754" w:author="UTENTE" w:date="2020-06-30T18:44:00Z"/>
          <w:rFonts w:ascii="Calibri" w:eastAsia="Calibri" w:hAnsi="Calibri" w:cs="Times New Roman"/>
          <w:lang w:val="en-US"/>
        </w:rPr>
      </w:pPr>
      <w:ins w:id="8755" w:author="UTENTE" w:date="2020-06-30T18:44:00Z">
        <w:r w:rsidRPr="00674C8A">
          <w:rPr>
            <w:rFonts w:ascii="Calibri" w:eastAsia="Calibri" w:hAnsi="Calibri" w:cs="Times New Roman"/>
            <w:lang w:val="en-US"/>
          </w:rPr>
          <w:t>r "\"You keep talking like you've got options besides me, baby.\""</w:t>
        </w:r>
      </w:ins>
    </w:p>
    <w:p w14:paraId="2A4E1D3A" w14:textId="77777777" w:rsidR="00674C8A" w:rsidRPr="00674C8A" w:rsidRDefault="00674C8A" w:rsidP="00674C8A">
      <w:pPr>
        <w:numPr>
          <w:ilvl w:val="0"/>
          <w:numId w:val="50"/>
        </w:numPr>
        <w:spacing w:line="600" w:lineRule="auto"/>
        <w:contextualSpacing/>
        <w:jc w:val="left"/>
        <w:rPr>
          <w:ins w:id="8756" w:author="UTENTE" w:date="2020-06-30T18:44:00Z"/>
          <w:rFonts w:ascii="Calibri" w:eastAsia="Calibri" w:hAnsi="Calibri" w:cs="Times New Roman"/>
          <w:lang w:val="en-US"/>
        </w:rPr>
      </w:pPr>
      <w:ins w:id="8757" w:author="UTENTE" w:date="2020-06-30T18:44:00Z">
        <w:r w:rsidRPr="00674C8A">
          <w:rPr>
            <w:rFonts w:ascii="Calibri" w:eastAsia="Calibri" w:hAnsi="Calibri" w:cs="Times New Roman"/>
            <w:lang w:val="en-US"/>
          </w:rPr>
          <w:t>r "\"You hit your head earlier or something?\""</w:t>
        </w:r>
      </w:ins>
    </w:p>
    <w:p w14:paraId="11C3F50B" w14:textId="77777777" w:rsidR="00674C8A" w:rsidRPr="00674C8A" w:rsidRDefault="00674C8A" w:rsidP="00674C8A">
      <w:pPr>
        <w:numPr>
          <w:ilvl w:val="0"/>
          <w:numId w:val="50"/>
        </w:numPr>
        <w:spacing w:line="600" w:lineRule="auto"/>
        <w:contextualSpacing/>
        <w:jc w:val="left"/>
        <w:rPr>
          <w:ins w:id="8758" w:author="UTENTE" w:date="2020-06-30T18:44:00Z"/>
          <w:rFonts w:ascii="Calibri" w:eastAsia="Calibri" w:hAnsi="Calibri" w:cs="Times New Roman"/>
          <w:lang w:val="en-US"/>
        </w:rPr>
      </w:pPr>
      <w:ins w:id="8759" w:author="UTENTE" w:date="2020-06-30T18:44:00Z">
        <w:r w:rsidRPr="00674C8A">
          <w:rPr>
            <w:rFonts w:ascii="Calibri" w:eastAsia="Calibri" w:hAnsi="Calibri" w:cs="Times New Roman"/>
            <w:lang w:val="en-US"/>
          </w:rPr>
          <w:t>mc "\"Well, I could always ask Dominic if he wants to help me out…\""</w:t>
        </w:r>
      </w:ins>
    </w:p>
    <w:p w14:paraId="259C589A" w14:textId="77777777" w:rsidR="00674C8A" w:rsidRPr="00674C8A" w:rsidRDefault="00674C8A" w:rsidP="00674C8A">
      <w:pPr>
        <w:numPr>
          <w:ilvl w:val="0"/>
          <w:numId w:val="50"/>
        </w:numPr>
        <w:spacing w:line="600" w:lineRule="auto"/>
        <w:contextualSpacing/>
        <w:jc w:val="left"/>
        <w:rPr>
          <w:ins w:id="8760" w:author="UTENTE" w:date="2020-06-30T18:44:00Z"/>
          <w:rFonts w:ascii="Calibri" w:eastAsia="Calibri" w:hAnsi="Calibri" w:cs="Times New Roman"/>
          <w:lang w:val="en-US"/>
        </w:rPr>
      </w:pPr>
      <w:ins w:id="8761" w:author="UTENTE" w:date="2020-06-30T18:44:00Z">
        <w:r w:rsidRPr="00674C8A">
          <w:rPr>
            <w:rFonts w:ascii="Calibri" w:eastAsia="Calibri" w:hAnsi="Calibri" w:cs="Times New Roman"/>
            <w:lang w:val="en-US"/>
          </w:rPr>
          <w:t>r "\"…!\""</w:t>
        </w:r>
      </w:ins>
    </w:p>
    <w:p w14:paraId="79FFC8DC" w14:textId="77777777" w:rsidR="00674C8A" w:rsidRPr="00674C8A" w:rsidRDefault="00674C8A" w:rsidP="00674C8A">
      <w:pPr>
        <w:numPr>
          <w:ilvl w:val="0"/>
          <w:numId w:val="50"/>
        </w:numPr>
        <w:spacing w:line="600" w:lineRule="auto"/>
        <w:contextualSpacing/>
        <w:jc w:val="left"/>
        <w:rPr>
          <w:ins w:id="8762" w:author="UTENTE" w:date="2020-06-30T18:44:00Z"/>
          <w:rFonts w:ascii="Calibri" w:eastAsia="Calibri" w:hAnsi="Calibri" w:cs="Times New Roman"/>
          <w:lang w:val="en-US"/>
        </w:rPr>
      </w:pPr>
      <w:ins w:id="8763" w:author="UTENTE" w:date="2020-06-30T18:44:00Z">
        <w:r w:rsidRPr="00674C8A">
          <w:rPr>
            <w:rFonts w:ascii="Calibri" w:eastAsia="Calibri" w:hAnsi="Calibri" w:cs="Times New Roman"/>
            <w:lang w:val="en-US"/>
          </w:rPr>
          <w:t>n "{i}That{/i} gets his attention, much to my satisfaction."</w:t>
        </w:r>
      </w:ins>
    </w:p>
    <w:p w14:paraId="64C9939C" w14:textId="77777777" w:rsidR="00674C8A" w:rsidRPr="00674C8A" w:rsidRDefault="00674C8A" w:rsidP="00674C8A">
      <w:pPr>
        <w:numPr>
          <w:ilvl w:val="0"/>
          <w:numId w:val="50"/>
        </w:numPr>
        <w:spacing w:line="600" w:lineRule="auto"/>
        <w:contextualSpacing/>
        <w:jc w:val="left"/>
        <w:rPr>
          <w:ins w:id="8764" w:author="UTENTE" w:date="2020-06-30T18:44:00Z"/>
          <w:rFonts w:ascii="Calibri" w:eastAsia="Calibri" w:hAnsi="Calibri" w:cs="Times New Roman"/>
          <w:lang w:val="en-US"/>
        </w:rPr>
      </w:pPr>
      <w:ins w:id="8765" w:author="UTENTE" w:date="2020-06-30T18:44:00Z">
        <w:r w:rsidRPr="00674C8A">
          <w:rPr>
            <w:rFonts w:ascii="Calibri" w:eastAsia="Calibri" w:hAnsi="Calibri" w:cs="Times New Roman"/>
            <w:lang w:val="en-US"/>
          </w:rPr>
          <w:t>n "It's like I just dangled a treat in front of a mutt, then threw it to another dog."</w:t>
        </w:r>
      </w:ins>
    </w:p>
    <w:p w14:paraId="2430B2E5" w14:textId="77777777" w:rsidR="00674C8A" w:rsidRPr="00674C8A" w:rsidRDefault="00674C8A" w:rsidP="00674C8A">
      <w:pPr>
        <w:numPr>
          <w:ilvl w:val="0"/>
          <w:numId w:val="50"/>
        </w:numPr>
        <w:spacing w:line="600" w:lineRule="auto"/>
        <w:contextualSpacing/>
        <w:jc w:val="left"/>
        <w:rPr>
          <w:ins w:id="8766" w:author="UTENTE" w:date="2020-06-30T18:44:00Z"/>
          <w:rFonts w:ascii="Calibri" w:eastAsia="Calibri" w:hAnsi="Calibri" w:cs="Times New Roman"/>
          <w:lang w:val="en-US"/>
        </w:rPr>
      </w:pPr>
      <w:ins w:id="8767" w:author="UTENTE" w:date="2020-06-30T18:44:00Z">
        <w:r w:rsidRPr="00674C8A">
          <w:rPr>
            <w:rFonts w:ascii="Calibri" w:eastAsia="Calibri" w:hAnsi="Calibri" w:cs="Times New Roman"/>
            <w:lang w:val="en-US"/>
          </w:rPr>
          <w:t>r "\"…Okay, okay. No need to act all spiteful 'n shit.\""</w:t>
        </w:r>
      </w:ins>
    </w:p>
    <w:p w14:paraId="7B4BD241" w14:textId="77777777" w:rsidR="00674C8A" w:rsidRPr="00674C8A" w:rsidRDefault="00674C8A" w:rsidP="00674C8A">
      <w:pPr>
        <w:numPr>
          <w:ilvl w:val="0"/>
          <w:numId w:val="50"/>
        </w:numPr>
        <w:spacing w:line="600" w:lineRule="auto"/>
        <w:contextualSpacing/>
        <w:jc w:val="left"/>
        <w:rPr>
          <w:ins w:id="8768" w:author="UTENTE" w:date="2020-06-30T18:44:00Z"/>
          <w:rFonts w:ascii="Calibri" w:eastAsia="Calibri" w:hAnsi="Calibri" w:cs="Times New Roman"/>
          <w:lang w:val="en-US"/>
        </w:rPr>
      </w:pPr>
      <w:ins w:id="8769" w:author="UTENTE" w:date="2020-06-30T18:44:00Z">
        <w:r w:rsidRPr="00674C8A">
          <w:rPr>
            <w:rFonts w:ascii="Calibri" w:eastAsia="Calibri" w:hAnsi="Calibri" w:cs="Times New Roman"/>
            <w:lang w:val="en-US"/>
          </w:rPr>
          <w:t>r "\"I get it. I'll play nice… nicer.\""</w:t>
        </w:r>
        <w:r w:rsidRPr="00674C8A">
          <w:rPr>
            <w:rFonts w:ascii="Calibri" w:eastAsia="Calibri" w:hAnsi="Calibri" w:cs="Times New Roman"/>
            <w:lang w:val="en-US"/>
          </w:rPr>
          <w:br w:type="page"/>
        </w:r>
      </w:ins>
    </w:p>
    <w:p w14:paraId="26CE0A5D" w14:textId="77777777" w:rsidR="00674C8A" w:rsidRPr="00674C8A" w:rsidRDefault="00674C8A" w:rsidP="00674C8A">
      <w:pPr>
        <w:numPr>
          <w:ilvl w:val="0"/>
          <w:numId w:val="54"/>
        </w:numPr>
        <w:spacing w:line="600" w:lineRule="auto"/>
        <w:contextualSpacing/>
        <w:jc w:val="left"/>
        <w:rPr>
          <w:ins w:id="8770" w:author="UTENTE" w:date="2020-06-30T18:44:00Z"/>
          <w:rFonts w:ascii="Calibri" w:eastAsia="Calibri" w:hAnsi="Calibri" w:cs="Times New Roman"/>
        </w:rPr>
      </w:pPr>
      <w:ins w:id="8771" w:author="UTENTE" w:date="2020-06-30T18:44:00Z">
        <w:r w:rsidRPr="00674C8A">
          <w:rPr>
            <w:rFonts w:ascii="Calibri" w:eastAsia="Calibri" w:hAnsi="Calibri" w:cs="Times New Roman"/>
          </w:rPr>
          <w:lastRenderedPageBreak/>
          <w:t>n "Ne ho avuto abbastanza di questi giochetti del cazzo, e adesso, sono molto più incazzato che spaventato."</w:t>
        </w:r>
      </w:ins>
    </w:p>
    <w:p w14:paraId="49706A46" w14:textId="77777777" w:rsidR="00674C8A" w:rsidRPr="00674C8A" w:rsidRDefault="00674C8A" w:rsidP="00674C8A">
      <w:pPr>
        <w:numPr>
          <w:ilvl w:val="0"/>
          <w:numId w:val="54"/>
        </w:numPr>
        <w:spacing w:line="600" w:lineRule="auto"/>
        <w:contextualSpacing/>
        <w:jc w:val="left"/>
        <w:rPr>
          <w:ins w:id="8772" w:author="UTENTE" w:date="2020-06-30T18:44:00Z"/>
          <w:rFonts w:ascii="Calibri" w:eastAsia="Calibri" w:hAnsi="Calibri" w:cs="Times New Roman"/>
        </w:rPr>
      </w:pPr>
      <w:ins w:id="8773" w:author="UTENTE" w:date="2020-06-30T18:44:00Z">
        <w:r w:rsidRPr="00674C8A">
          <w:rPr>
            <w:rFonts w:ascii="Calibri" w:eastAsia="Calibri" w:hAnsi="Calibri" w:cs="Times New Roman"/>
          </w:rPr>
          <w:t>mc "\"Abbiamo finito qui. Ti conviene mantenere la tua parola, oppure…\""</w:t>
        </w:r>
      </w:ins>
    </w:p>
    <w:p w14:paraId="78A9ED1F" w14:textId="77777777" w:rsidR="00674C8A" w:rsidRPr="00674C8A" w:rsidRDefault="00674C8A" w:rsidP="00674C8A">
      <w:pPr>
        <w:numPr>
          <w:ilvl w:val="0"/>
          <w:numId w:val="54"/>
        </w:numPr>
        <w:spacing w:line="600" w:lineRule="auto"/>
        <w:contextualSpacing/>
        <w:jc w:val="left"/>
        <w:rPr>
          <w:ins w:id="8774" w:author="UTENTE" w:date="2020-06-30T18:44:00Z"/>
          <w:rFonts w:ascii="Calibri" w:eastAsia="Calibri" w:hAnsi="Calibri" w:cs="Times New Roman"/>
          <w:lang w:val="en-US"/>
        </w:rPr>
      </w:pPr>
      <w:ins w:id="8775" w:author="UTENTE" w:date="2020-06-30T18:44:00Z">
        <w:r w:rsidRPr="00674C8A">
          <w:rPr>
            <w:rFonts w:ascii="Calibri" w:eastAsia="Calibri" w:hAnsi="Calibri" w:cs="Times New Roman"/>
            <w:lang w:val="en-US"/>
          </w:rPr>
          <w:t>r "\"…Oppure cosa?\""</w:t>
        </w:r>
      </w:ins>
    </w:p>
    <w:p w14:paraId="29FABB78" w14:textId="77777777" w:rsidR="00674C8A" w:rsidRPr="00674C8A" w:rsidRDefault="00674C8A" w:rsidP="00674C8A">
      <w:pPr>
        <w:numPr>
          <w:ilvl w:val="0"/>
          <w:numId w:val="54"/>
        </w:numPr>
        <w:spacing w:line="600" w:lineRule="auto"/>
        <w:contextualSpacing/>
        <w:jc w:val="left"/>
        <w:rPr>
          <w:ins w:id="8776" w:author="UTENTE" w:date="2020-06-30T18:44:00Z"/>
          <w:rFonts w:ascii="Calibri" w:eastAsia="Calibri" w:hAnsi="Calibri" w:cs="Times New Roman"/>
        </w:rPr>
      </w:pPr>
      <w:ins w:id="8777" w:author="UTENTE" w:date="2020-06-30T18:44:00Z">
        <w:r w:rsidRPr="00674C8A">
          <w:rPr>
            <w:rFonts w:ascii="Calibri" w:eastAsia="Calibri" w:hAnsi="Calibri" w:cs="Times New Roman"/>
          </w:rPr>
          <w:t>r "\"Mi starai a fissare come fossi un cattivone finché non chiedo 'scusa'?\"</w:t>
        </w:r>
      </w:ins>
    </w:p>
    <w:p w14:paraId="12F6B227" w14:textId="77777777" w:rsidR="00674C8A" w:rsidRPr="00674C8A" w:rsidRDefault="00674C8A" w:rsidP="00674C8A">
      <w:pPr>
        <w:numPr>
          <w:ilvl w:val="0"/>
          <w:numId w:val="54"/>
        </w:numPr>
        <w:spacing w:line="600" w:lineRule="auto"/>
        <w:contextualSpacing/>
        <w:jc w:val="left"/>
        <w:rPr>
          <w:ins w:id="8778" w:author="UTENTE" w:date="2020-06-30T18:44:00Z"/>
          <w:rFonts w:ascii="Calibri" w:eastAsia="Calibri" w:hAnsi="Calibri" w:cs="Times New Roman"/>
        </w:rPr>
      </w:pPr>
      <w:ins w:id="8779" w:author="UTENTE" w:date="2020-06-30T18:44:00Z">
        <w:r w:rsidRPr="00674C8A">
          <w:rPr>
            <w:rFonts w:ascii="Calibri" w:eastAsia="Calibri" w:hAnsi="Calibri" w:cs="Times New Roman"/>
          </w:rPr>
          <w:t>mcp "\"…Non so cos'altro mi aspettassi.\""</w:t>
        </w:r>
      </w:ins>
    </w:p>
    <w:p w14:paraId="1D1D478E" w14:textId="77777777" w:rsidR="00674C8A" w:rsidRPr="00674C8A" w:rsidRDefault="00674C8A" w:rsidP="00674C8A">
      <w:pPr>
        <w:numPr>
          <w:ilvl w:val="0"/>
          <w:numId w:val="54"/>
        </w:numPr>
        <w:spacing w:line="600" w:lineRule="auto"/>
        <w:contextualSpacing/>
        <w:jc w:val="left"/>
        <w:rPr>
          <w:ins w:id="8780" w:author="UTENTE" w:date="2020-06-30T18:44:00Z"/>
          <w:rFonts w:ascii="Calibri" w:eastAsia="Calibri" w:hAnsi="Calibri" w:cs="Times New Roman"/>
        </w:rPr>
      </w:pPr>
      <w:ins w:id="8781" w:author="UTENTE" w:date="2020-06-30T18:44:00Z">
        <w:r w:rsidRPr="00674C8A">
          <w:rPr>
            <w:rFonts w:ascii="Calibri" w:eastAsia="Calibri" w:hAnsi="Calibri" w:cs="Times New Roman"/>
          </w:rPr>
          <w:t>n "Bofonchiando, riesco a schivare le braccia di Rex prima che riesca nuovamente ad acchiapparmi."</w:t>
        </w:r>
      </w:ins>
    </w:p>
    <w:p w14:paraId="074ECDB5" w14:textId="77777777" w:rsidR="00674C8A" w:rsidRPr="00674C8A" w:rsidRDefault="00674C8A" w:rsidP="00674C8A">
      <w:pPr>
        <w:numPr>
          <w:ilvl w:val="0"/>
          <w:numId w:val="54"/>
        </w:numPr>
        <w:spacing w:line="600" w:lineRule="auto"/>
        <w:contextualSpacing/>
        <w:jc w:val="left"/>
        <w:rPr>
          <w:ins w:id="8782" w:author="UTENTE" w:date="2020-06-30T18:44:00Z"/>
          <w:rFonts w:ascii="Calibri" w:eastAsia="Calibri" w:hAnsi="Calibri" w:cs="Times New Roman"/>
          <w:lang w:val="en-US"/>
        </w:rPr>
      </w:pPr>
      <w:ins w:id="8783" w:author="UTENTE" w:date="2020-06-30T18:44:00Z">
        <w:r w:rsidRPr="00674C8A">
          <w:rPr>
            <w:rFonts w:ascii="Calibri" w:eastAsia="Calibri" w:hAnsi="Calibri" w:cs="Times New Roman"/>
            <w:lang w:val="en-US"/>
          </w:rPr>
          <w:t>n "Si imbroncia, insoddisfatto."</w:t>
        </w:r>
      </w:ins>
    </w:p>
    <w:p w14:paraId="7536584A" w14:textId="77777777" w:rsidR="00674C8A" w:rsidRPr="00674C8A" w:rsidRDefault="00674C8A" w:rsidP="00674C8A">
      <w:pPr>
        <w:numPr>
          <w:ilvl w:val="0"/>
          <w:numId w:val="54"/>
        </w:numPr>
        <w:spacing w:line="600" w:lineRule="auto"/>
        <w:contextualSpacing/>
        <w:jc w:val="left"/>
        <w:rPr>
          <w:ins w:id="8784" w:author="UTENTE" w:date="2020-06-30T18:44:00Z"/>
          <w:rFonts w:ascii="Calibri" w:eastAsia="Calibri" w:hAnsi="Calibri" w:cs="Times New Roman"/>
        </w:rPr>
      </w:pPr>
      <w:ins w:id="8785" w:author="UTENTE" w:date="2020-06-30T18:44:00Z">
        <w:r w:rsidRPr="00674C8A">
          <w:rPr>
            <w:rFonts w:ascii="Calibri" w:eastAsia="Calibri" w:hAnsi="Calibri" w:cs="Times New Roman"/>
          </w:rPr>
          <w:t>mc "\"Me ne vado. Sopporterò le tue stronzate per il momento, ma -\""</w:t>
        </w:r>
      </w:ins>
    </w:p>
    <w:p w14:paraId="40E61049" w14:textId="77777777" w:rsidR="00674C8A" w:rsidRPr="00674C8A" w:rsidRDefault="00674C8A" w:rsidP="00674C8A">
      <w:pPr>
        <w:numPr>
          <w:ilvl w:val="0"/>
          <w:numId w:val="54"/>
        </w:numPr>
        <w:spacing w:line="600" w:lineRule="auto"/>
        <w:contextualSpacing/>
        <w:jc w:val="left"/>
        <w:rPr>
          <w:ins w:id="8786" w:author="UTENTE" w:date="2020-06-30T18:44:00Z"/>
          <w:rFonts w:ascii="Calibri" w:eastAsia="Calibri" w:hAnsi="Calibri" w:cs="Times New Roman"/>
        </w:rPr>
      </w:pPr>
      <w:ins w:id="8787" w:author="UTENTE" w:date="2020-06-30T18:44:00Z">
        <w:r w:rsidRPr="00674C8A">
          <w:rPr>
            <w:rFonts w:ascii="Calibri" w:eastAsia="Calibri" w:hAnsi="Calibri" w:cs="Times New Roman"/>
          </w:rPr>
          <w:t>r "\"Continui a parlare come se avessi altre opzioni oltre a me, baby.\""</w:t>
        </w:r>
      </w:ins>
    </w:p>
    <w:p w14:paraId="550B8EAB" w14:textId="77777777" w:rsidR="00674C8A" w:rsidRPr="00674C8A" w:rsidRDefault="00674C8A" w:rsidP="00674C8A">
      <w:pPr>
        <w:numPr>
          <w:ilvl w:val="0"/>
          <w:numId w:val="54"/>
        </w:numPr>
        <w:spacing w:line="600" w:lineRule="auto"/>
        <w:contextualSpacing/>
        <w:jc w:val="left"/>
        <w:rPr>
          <w:ins w:id="8788" w:author="UTENTE" w:date="2020-06-30T18:44:00Z"/>
          <w:rFonts w:ascii="Calibri" w:eastAsia="Calibri" w:hAnsi="Calibri" w:cs="Times New Roman"/>
        </w:rPr>
      </w:pPr>
      <w:ins w:id="8789" w:author="UTENTE" w:date="2020-06-30T18:44:00Z">
        <w:r w:rsidRPr="00674C8A">
          <w:rPr>
            <w:rFonts w:ascii="Calibri" w:eastAsia="Calibri" w:hAnsi="Calibri" w:cs="Times New Roman"/>
          </w:rPr>
          <w:t>r "\"Hai battuto la testa prima, per caso?\""</w:t>
        </w:r>
      </w:ins>
    </w:p>
    <w:p w14:paraId="376D2145" w14:textId="77777777" w:rsidR="00674C8A" w:rsidRPr="00674C8A" w:rsidRDefault="00674C8A" w:rsidP="00674C8A">
      <w:pPr>
        <w:numPr>
          <w:ilvl w:val="0"/>
          <w:numId w:val="54"/>
        </w:numPr>
        <w:spacing w:line="600" w:lineRule="auto"/>
        <w:contextualSpacing/>
        <w:jc w:val="left"/>
        <w:rPr>
          <w:ins w:id="8790" w:author="UTENTE" w:date="2020-06-30T18:44:00Z"/>
          <w:rFonts w:ascii="Calibri" w:eastAsia="Calibri" w:hAnsi="Calibri" w:cs="Times New Roman"/>
        </w:rPr>
      </w:pPr>
      <w:ins w:id="8791" w:author="UTENTE" w:date="2020-06-30T18:44:00Z">
        <w:r w:rsidRPr="00674C8A">
          <w:rPr>
            <w:rFonts w:ascii="Calibri" w:eastAsia="Calibri" w:hAnsi="Calibri" w:cs="Times New Roman"/>
          </w:rPr>
          <w:t>mc "\"Beh, potrei sempre chiedere a Dominic se ha voglia di aiutarmi…\""</w:t>
        </w:r>
      </w:ins>
    </w:p>
    <w:p w14:paraId="70A22429" w14:textId="77777777" w:rsidR="00674C8A" w:rsidRPr="00674C8A" w:rsidRDefault="00674C8A" w:rsidP="00674C8A">
      <w:pPr>
        <w:numPr>
          <w:ilvl w:val="0"/>
          <w:numId w:val="54"/>
        </w:numPr>
        <w:spacing w:line="600" w:lineRule="auto"/>
        <w:contextualSpacing/>
        <w:jc w:val="left"/>
        <w:rPr>
          <w:ins w:id="8792" w:author="UTENTE" w:date="2020-06-30T18:44:00Z"/>
          <w:rFonts w:ascii="Calibri" w:eastAsia="Calibri" w:hAnsi="Calibri" w:cs="Times New Roman"/>
          <w:lang w:val="en-US"/>
        </w:rPr>
      </w:pPr>
      <w:ins w:id="8793" w:author="UTENTE" w:date="2020-06-30T18:44:00Z">
        <w:r w:rsidRPr="00674C8A">
          <w:rPr>
            <w:rFonts w:ascii="Calibri" w:eastAsia="Calibri" w:hAnsi="Calibri" w:cs="Times New Roman"/>
            <w:lang w:val="en-US"/>
          </w:rPr>
          <w:t>r "\"…!\""</w:t>
        </w:r>
      </w:ins>
    </w:p>
    <w:p w14:paraId="17523FC5" w14:textId="77777777" w:rsidR="00674C8A" w:rsidRPr="00674C8A" w:rsidRDefault="00674C8A" w:rsidP="00674C8A">
      <w:pPr>
        <w:numPr>
          <w:ilvl w:val="0"/>
          <w:numId w:val="54"/>
        </w:numPr>
        <w:spacing w:line="600" w:lineRule="auto"/>
        <w:contextualSpacing/>
        <w:jc w:val="left"/>
        <w:rPr>
          <w:ins w:id="8794" w:author="UTENTE" w:date="2020-06-30T18:44:00Z"/>
          <w:rFonts w:ascii="Calibri" w:eastAsia="Calibri" w:hAnsi="Calibri" w:cs="Times New Roman"/>
        </w:rPr>
      </w:pPr>
      <w:ins w:id="8795" w:author="UTENTE" w:date="2020-06-30T18:44:00Z">
        <w:r w:rsidRPr="00674C8A">
          <w:rPr>
            <w:rFonts w:ascii="Calibri" w:eastAsia="Calibri" w:hAnsi="Calibri" w:cs="Times New Roman"/>
          </w:rPr>
          <w:t>n "{i}Questo sì{/i} che ha catturato la sua attenzione, per mia grande soddisfazione."</w:t>
        </w:r>
      </w:ins>
    </w:p>
    <w:p w14:paraId="49651A3E" w14:textId="77777777" w:rsidR="00674C8A" w:rsidRPr="00674C8A" w:rsidRDefault="00674C8A" w:rsidP="00674C8A">
      <w:pPr>
        <w:numPr>
          <w:ilvl w:val="0"/>
          <w:numId w:val="54"/>
        </w:numPr>
        <w:spacing w:line="600" w:lineRule="auto"/>
        <w:contextualSpacing/>
        <w:jc w:val="left"/>
        <w:rPr>
          <w:ins w:id="8796" w:author="UTENTE" w:date="2020-06-30T18:44:00Z"/>
          <w:rFonts w:ascii="Calibri" w:eastAsia="Calibri" w:hAnsi="Calibri" w:cs="Times New Roman"/>
        </w:rPr>
      </w:pPr>
      <w:ins w:id="8797" w:author="UTENTE" w:date="2020-06-30T18:44:00Z">
        <w:r w:rsidRPr="00674C8A">
          <w:rPr>
            <w:rFonts w:ascii="Calibri" w:eastAsia="Calibri" w:hAnsi="Calibri" w:cs="Times New Roman"/>
          </w:rPr>
          <w:t>n "È come se avessi appena fatto dondolare un biscottino davanti a un randagio, per poi lanciarlo a un altro cane."</w:t>
        </w:r>
      </w:ins>
    </w:p>
    <w:p w14:paraId="46ACA6C6" w14:textId="77777777" w:rsidR="00674C8A" w:rsidRPr="00674C8A" w:rsidRDefault="00674C8A" w:rsidP="00674C8A">
      <w:pPr>
        <w:numPr>
          <w:ilvl w:val="0"/>
          <w:numId w:val="54"/>
        </w:numPr>
        <w:spacing w:line="600" w:lineRule="auto"/>
        <w:contextualSpacing/>
        <w:jc w:val="left"/>
        <w:rPr>
          <w:ins w:id="8798" w:author="UTENTE" w:date="2020-06-30T18:44:00Z"/>
          <w:rFonts w:ascii="Calibri" w:eastAsia="Calibri" w:hAnsi="Calibri" w:cs="Times New Roman"/>
        </w:rPr>
      </w:pPr>
      <w:ins w:id="8799" w:author="UTENTE" w:date="2020-06-30T18:44:00Z">
        <w:r w:rsidRPr="00674C8A">
          <w:rPr>
            <w:rFonts w:ascii="Calibri" w:eastAsia="Calibri" w:hAnsi="Calibri" w:cs="Times New Roman"/>
          </w:rPr>
          <w:t>r "\"…Ok, ok. Non c'è bisogno di fare il perfido, ecc.…\""</w:t>
        </w:r>
      </w:ins>
    </w:p>
    <w:p w14:paraId="6886C322" w14:textId="77777777" w:rsidR="00674C8A" w:rsidRPr="00674C8A" w:rsidRDefault="00674C8A" w:rsidP="00674C8A">
      <w:pPr>
        <w:numPr>
          <w:ilvl w:val="0"/>
          <w:numId w:val="54"/>
        </w:numPr>
        <w:spacing w:line="600" w:lineRule="auto"/>
        <w:contextualSpacing/>
        <w:jc w:val="left"/>
        <w:rPr>
          <w:ins w:id="8800" w:author="UTENTE" w:date="2020-06-30T18:44:00Z"/>
          <w:rFonts w:ascii="Calibri" w:eastAsia="Calibri" w:hAnsi="Calibri" w:cs="Times New Roman"/>
        </w:rPr>
      </w:pPr>
      <w:ins w:id="8801" w:author="UTENTE" w:date="2020-06-30T18:44:00Z">
        <w:r w:rsidRPr="00674C8A">
          <w:rPr>
            <w:rFonts w:ascii="Calibri" w:eastAsia="Calibri" w:hAnsi="Calibri" w:cs="Times New Roman"/>
          </w:rPr>
          <w:t>r "\"Ho capito. Farò il bravo… più di adesso, almeno.\""</w:t>
        </w:r>
        <w:r w:rsidRPr="00674C8A">
          <w:rPr>
            <w:rFonts w:ascii="Calibri" w:eastAsia="Calibri" w:hAnsi="Calibri" w:cs="Times New Roman"/>
          </w:rPr>
          <w:br w:type="page"/>
        </w:r>
      </w:ins>
    </w:p>
    <w:p w14:paraId="14F8DAF4" w14:textId="77777777" w:rsidR="00674C8A" w:rsidRPr="00674C8A" w:rsidRDefault="00674C8A" w:rsidP="00674C8A">
      <w:pPr>
        <w:numPr>
          <w:ilvl w:val="0"/>
          <w:numId w:val="54"/>
        </w:numPr>
        <w:spacing w:line="600" w:lineRule="auto"/>
        <w:contextualSpacing/>
        <w:jc w:val="left"/>
        <w:rPr>
          <w:ins w:id="8802" w:author="UTENTE" w:date="2020-06-30T18:44:00Z"/>
          <w:rFonts w:ascii="Calibri" w:eastAsia="Calibri" w:hAnsi="Calibri" w:cs="Times New Roman"/>
          <w:lang w:val="en-US"/>
        </w:rPr>
      </w:pPr>
      <w:ins w:id="8803" w:author="UTENTE" w:date="2020-06-30T18:44:00Z">
        <w:r w:rsidRPr="00674C8A">
          <w:rPr>
            <w:rFonts w:ascii="Calibri" w:eastAsia="Calibri" w:hAnsi="Calibri" w:cs="Times New Roman"/>
            <w:lang w:val="en-US"/>
          </w:rPr>
          <w:lastRenderedPageBreak/>
          <w:t>mc "\"Yeah? I hope that attitude lasts for more than ten seconds.\""</w:t>
        </w:r>
      </w:ins>
    </w:p>
    <w:p w14:paraId="29F46FD3" w14:textId="77777777" w:rsidR="00674C8A" w:rsidRPr="00674C8A" w:rsidRDefault="00674C8A" w:rsidP="00674C8A">
      <w:pPr>
        <w:numPr>
          <w:ilvl w:val="0"/>
          <w:numId w:val="54"/>
        </w:numPr>
        <w:spacing w:line="600" w:lineRule="auto"/>
        <w:contextualSpacing/>
        <w:jc w:val="left"/>
        <w:rPr>
          <w:ins w:id="8804" w:author="UTENTE" w:date="2020-06-30T18:44:00Z"/>
          <w:rFonts w:ascii="Calibri" w:eastAsia="Calibri" w:hAnsi="Calibri" w:cs="Times New Roman"/>
          <w:lang w:val="en-US"/>
        </w:rPr>
      </w:pPr>
      <w:ins w:id="8805" w:author="UTENTE" w:date="2020-06-30T18:44:00Z">
        <w:r w:rsidRPr="00674C8A">
          <w:rPr>
            <w:rFonts w:ascii="Calibri" w:eastAsia="Calibri" w:hAnsi="Calibri" w:cs="Times New Roman"/>
            <w:lang w:val="en-US"/>
          </w:rPr>
          <w:t>n "I turn on my heel before he can reach out for me again, shoving my hands into my pockets and walking away."</w:t>
        </w:r>
      </w:ins>
    </w:p>
    <w:p w14:paraId="2172B970" w14:textId="77777777" w:rsidR="00674C8A" w:rsidRPr="00674C8A" w:rsidRDefault="00674C8A" w:rsidP="00674C8A">
      <w:pPr>
        <w:numPr>
          <w:ilvl w:val="0"/>
          <w:numId w:val="54"/>
        </w:numPr>
        <w:spacing w:line="600" w:lineRule="auto"/>
        <w:contextualSpacing/>
        <w:jc w:val="left"/>
        <w:rPr>
          <w:ins w:id="8806" w:author="UTENTE" w:date="2020-06-30T18:44:00Z"/>
          <w:rFonts w:ascii="Calibri" w:eastAsia="Calibri" w:hAnsi="Calibri" w:cs="Times New Roman"/>
          <w:lang w:val="en-US"/>
        </w:rPr>
      </w:pPr>
      <w:ins w:id="8807" w:author="UTENTE" w:date="2020-06-30T18:44:00Z">
        <w:r w:rsidRPr="00674C8A">
          <w:rPr>
            <w:rFonts w:ascii="Calibri" w:eastAsia="Calibri" w:hAnsi="Calibri" w:cs="Times New Roman"/>
            <w:lang w:val="en-US"/>
          </w:rPr>
          <w:t>n "Christ, out of all the vampires, why do I have to be stuck with the craziest one?"</w:t>
        </w:r>
      </w:ins>
    </w:p>
    <w:p w14:paraId="4940B19D" w14:textId="77777777" w:rsidR="00674C8A" w:rsidRPr="00674C8A" w:rsidRDefault="00674C8A" w:rsidP="00674C8A">
      <w:pPr>
        <w:numPr>
          <w:ilvl w:val="0"/>
          <w:numId w:val="54"/>
        </w:numPr>
        <w:spacing w:line="600" w:lineRule="auto"/>
        <w:contextualSpacing/>
        <w:jc w:val="left"/>
        <w:rPr>
          <w:ins w:id="8808" w:author="UTENTE" w:date="2020-06-30T18:44:00Z"/>
          <w:rFonts w:ascii="Calibri" w:eastAsia="Calibri" w:hAnsi="Calibri" w:cs="Times New Roman"/>
        </w:rPr>
      </w:pPr>
      <w:ins w:id="8809" w:author="UTENTE" w:date="2020-06-30T18:44:00Z">
        <w:r w:rsidRPr="00674C8A">
          <w:rPr>
            <w:rFonts w:ascii="Calibri" w:eastAsia="Calibri" w:hAnsi="Calibri" w:cs="Times New Roman"/>
          </w:rPr>
          <w:t>rp "\"Hey! Wait!\""</w:t>
        </w:r>
      </w:ins>
    </w:p>
    <w:p w14:paraId="51EAA927" w14:textId="77777777" w:rsidR="00674C8A" w:rsidRPr="00674C8A" w:rsidRDefault="00674C8A" w:rsidP="00674C8A">
      <w:pPr>
        <w:numPr>
          <w:ilvl w:val="0"/>
          <w:numId w:val="54"/>
        </w:numPr>
        <w:spacing w:line="600" w:lineRule="auto"/>
        <w:contextualSpacing/>
        <w:jc w:val="left"/>
        <w:rPr>
          <w:ins w:id="8810" w:author="UTENTE" w:date="2020-06-30T18:44:00Z"/>
          <w:rFonts w:ascii="Calibri" w:eastAsia="Calibri" w:hAnsi="Calibri" w:cs="Times New Roman"/>
        </w:rPr>
      </w:pPr>
      <w:ins w:id="8811" w:author="UTENTE" w:date="2020-06-30T18:44:00Z">
        <w:r w:rsidRPr="00674C8A">
          <w:rPr>
            <w:rFonts w:ascii="Calibri" w:eastAsia="Calibri" w:hAnsi="Calibri" w:cs="Times New Roman"/>
          </w:rPr>
          <w:t>mcp "\"What?\""</w:t>
        </w:r>
      </w:ins>
    </w:p>
    <w:p w14:paraId="32682432" w14:textId="77777777" w:rsidR="00674C8A" w:rsidRPr="00674C8A" w:rsidRDefault="00674C8A" w:rsidP="00674C8A">
      <w:pPr>
        <w:numPr>
          <w:ilvl w:val="0"/>
          <w:numId w:val="54"/>
        </w:numPr>
        <w:spacing w:line="600" w:lineRule="auto"/>
        <w:contextualSpacing/>
        <w:jc w:val="left"/>
        <w:rPr>
          <w:ins w:id="8812" w:author="UTENTE" w:date="2020-06-30T18:44:00Z"/>
          <w:rFonts w:ascii="Calibri" w:eastAsia="Calibri" w:hAnsi="Calibri" w:cs="Times New Roman"/>
          <w:lang w:val="en-US"/>
        </w:rPr>
      </w:pPr>
      <w:ins w:id="8813" w:author="UTENTE" w:date="2020-06-30T18:44:00Z">
        <w:r w:rsidRPr="00674C8A">
          <w:rPr>
            <w:rFonts w:ascii="Calibri" w:eastAsia="Calibri" w:hAnsi="Calibri" w:cs="Times New Roman"/>
            <w:lang w:val="en-US"/>
          </w:rPr>
          <w:t>n "Without turning around, I call back to Rex."</w:t>
        </w:r>
      </w:ins>
    </w:p>
    <w:p w14:paraId="604162A3" w14:textId="77777777" w:rsidR="00674C8A" w:rsidRPr="00674C8A" w:rsidRDefault="00674C8A" w:rsidP="00674C8A">
      <w:pPr>
        <w:numPr>
          <w:ilvl w:val="0"/>
          <w:numId w:val="54"/>
        </w:numPr>
        <w:spacing w:line="600" w:lineRule="auto"/>
        <w:contextualSpacing/>
        <w:jc w:val="left"/>
        <w:rPr>
          <w:ins w:id="8814" w:author="UTENTE" w:date="2020-06-30T18:44:00Z"/>
          <w:rFonts w:ascii="Calibri" w:eastAsia="Calibri" w:hAnsi="Calibri" w:cs="Times New Roman"/>
          <w:lang w:val="en-US"/>
        </w:rPr>
      </w:pPr>
      <w:ins w:id="8815" w:author="UTENTE" w:date="2020-06-30T18:44:00Z">
        <w:r w:rsidRPr="00674C8A">
          <w:rPr>
            <w:rFonts w:ascii="Calibri" w:eastAsia="Calibri" w:hAnsi="Calibri" w:cs="Times New Roman"/>
            <w:lang w:val="en-US"/>
          </w:rPr>
          <w:t>rp "\"…Watch yourself on your way home.\""</w:t>
        </w:r>
      </w:ins>
    </w:p>
    <w:p w14:paraId="4771E433" w14:textId="77777777" w:rsidR="00674C8A" w:rsidRPr="00674C8A" w:rsidRDefault="00674C8A" w:rsidP="00674C8A">
      <w:pPr>
        <w:numPr>
          <w:ilvl w:val="0"/>
          <w:numId w:val="54"/>
        </w:numPr>
        <w:spacing w:line="600" w:lineRule="auto"/>
        <w:contextualSpacing/>
        <w:jc w:val="left"/>
        <w:rPr>
          <w:ins w:id="8816" w:author="UTENTE" w:date="2020-06-30T18:44:00Z"/>
          <w:rFonts w:ascii="Calibri" w:eastAsia="Calibri" w:hAnsi="Calibri" w:cs="Times New Roman"/>
        </w:rPr>
      </w:pPr>
      <w:ins w:id="8817" w:author="UTENTE" w:date="2020-06-30T18:44:00Z">
        <w:r w:rsidRPr="00674C8A">
          <w:rPr>
            <w:rFonts w:ascii="Calibri" w:eastAsia="Calibri" w:hAnsi="Calibri" w:cs="Times New Roman"/>
            <w:lang w:val="en-US"/>
          </w:rPr>
          <w:t xml:space="preserve">rp "\"I don't want some lame guy takin' a bite out of you first, okay? </w:t>
        </w:r>
        <w:r w:rsidRPr="00674C8A">
          <w:rPr>
            <w:rFonts w:ascii="Calibri" w:eastAsia="Calibri" w:hAnsi="Calibri" w:cs="Times New Roman"/>
          </w:rPr>
          <w:t>That's all.\""</w:t>
        </w:r>
      </w:ins>
    </w:p>
    <w:p w14:paraId="774C6253" w14:textId="77777777" w:rsidR="00674C8A" w:rsidRPr="00674C8A" w:rsidRDefault="00674C8A" w:rsidP="00674C8A">
      <w:pPr>
        <w:numPr>
          <w:ilvl w:val="0"/>
          <w:numId w:val="54"/>
        </w:numPr>
        <w:spacing w:line="600" w:lineRule="auto"/>
        <w:contextualSpacing/>
        <w:jc w:val="left"/>
        <w:rPr>
          <w:ins w:id="8818" w:author="UTENTE" w:date="2020-06-30T18:44:00Z"/>
          <w:rFonts w:ascii="Calibri" w:eastAsia="Calibri" w:hAnsi="Calibri" w:cs="Times New Roman"/>
        </w:rPr>
      </w:pPr>
      <w:ins w:id="8819" w:author="UTENTE" w:date="2020-06-30T18:44:00Z">
        <w:r w:rsidRPr="00674C8A">
          <w:rPr>
            <w:rFonts w:ascii="Calibri" w:eastAsia="Calibri" w:hAnsi="Calibri" w:cs="Times New Roman"/>
          </w:rPr>
          <w:t>mcp "\"…\""</w:t>
        </w:r>
      </w:ins>
    </w:p>
    <w:p w14:paraId="4864F646" w14:textId="77777777" w:rsidR="00674C8A" w:rsidRPr="00674C8A" w:rsidRDefault="00674C8A" w:rsidP="00674C8A">
      <w:pPr>
        <w:numPr>
          <w:ilvl w:val="0"/>
          <w:numId w:val="54"/>
        </w:numPr>
        <w:spacing w:line="600" w:lineRule="auto"/>
        <w:contextualSpacing/>
        <w:jc w:val="left"/>
        <w:rPr>
          <w:ins w:id="8820" w:author="UTENTE" w:date="2020-06-30T18:44:00Z"/>
          <w:rFonts w:ascii="Calibri" w:eastAsia="Calibri" w:hAnsi="Calibri" w:cs="Times New Roman"/>
          <w:lang w:val="en-US"/>
        </w:rPr>
      </w:pPr>
      <w:ins w:id="8821" w:author="UTENTE" w:date="2020-06-30T18:44:00Z">
        <w:r w:rsidRPr="00674C8A">
          <w:rPr>
            <w:rFonts w:ascii="Calibri" w:eastAsia="Calibri" w:hAnsi="Calibri" w:cs="Times New Roman"/>
            <w:lang w:val="en-US"/>
          </w:rPr>
          <w:t>n "Something about his slightly awkward tone makes me pause."</w:t>
        </w:r>
      </w:ins>
    </w:p>
    <w:p w14:paraId="6448B976" w14:textId="77777777" w:rsidR="00674C8A" w:rsidRPr="00674C8A" w:rsidRDefault="00674C8A" w:rsidP="00674C8A">
      <w:pPr>
        <w:numPr>
          <w:ilvl w:val="0"/>
          <w:numId w:val="54"/>
        </w:numPr>
        <w:spacing w:line="600" w:lineRule="auto"/>
        <w:contextualSpacing/>
        <w:jc w:val="left"/>
        <w:rPr>
          <w:ins w:id="8822" w:author="UTENTE" w:date="2020-06-30T18:44:00Z"/>
          <w:rFonts w:ascii="Calibri" w:eastAsia="Calibri" w:hAnsi="Calibri" w:cs="Times New Roman"/>
          <w:lang w:val="en-US"/>
        </w:rPr>
      </w:pPr>
      <w:ins w:id="8823" w:author="UTENTE" w:date="2020-06-30T18:44:00Z">
        <w:r w:rsidRPr="00674C8A">
          <w:rPr>
            <w:rFonts w:ascii="Calibri" w:eastAsia="Calibri" w:hAnsi="Calibri" w:cs="Times New Roman"/>
            <w:lang w:val="en-US"/>
          </w:rPr>
          <w:t>n "I glance over my shoulder to try and glimpse his face –{w} but he's already gone, his wiry figure disappearing down the alley."</w:t>
        </w:r>
      </w:ins>
    </w:p>
    <w:p w14:paraId="54FFE27F" w14:textId="77777777" w:rsidR="00674C8A" w:rsidRPr="00674C8A" w:rsidRDefault="00674C8A" w:rsidP="00674C8A">
      <w:pPr>
        <w:numPr>
          <w:ilvl w:val="0"/>
          <w:numId w:val="54"/>
        </w:numPr>
        <w:spacing w:line="600" w:lineRule="auto"/>
        <w:contextualSpacing/>
        <w:jc w:val="left"/>
        <w:rPr>
          <w:ins w:id="8824" w:author="UTENTE" w:date="2020-06-30T18:44:00Z"/>
          <w:rFonts w:ascii="Calibri" w:eastAsia="Calibri" w:hAnsi="Calibri" w:cs="Times New Roman"/>
          <w:lang w:val="en-US"/>
        </w:rPr>
      </w:pPr>
      <w:ins w:id="8825" w:author="UTENTE" w:date="2020-06-30T18:44:00Z">
        <w:r w:rsidRPr="00674C8A">
          <w:rPr>
            <w:rFonts w:ascii="Calibri" w:eastAsia="Calibri" w:hAnsi="Calibri" w:cs="Times New Roman"/>
            <w:lang w:val="en-US"/>
          </w:rPr>
          <w:t>n "…Whatever.{w} Trying to understand him is probably a waste of time, anyway."</w:t>
        </w:r>
        <w:r w:rsidRPr="00674C8A">
          <w:rPr>
            <w:rFonts w:ascii="Calibri" w:eastAsia="Calibri" w:hAnsi="Calibri" w:cs="Times New Roman"/>
            <w:lang w:val="en-US"/>
          </w:rPr>
          <w:br w:type="page"/>
        </w:r>
      </w:ins>
    </w:p>
    <w:p w14:paraId="77A0FAEC" w14:textId="77777777" w:rsidR="00674C8A" w:rsidRPr="00674C8A" w:rsidRDefault="00674C8A" w:rsidP="00674C8A">
      <w:pPr>
        <w:numPr>
          <w:ilvl w:val="0"/>
          <w:numId w:val="50"/>
        </w:numPr>
        <w:spacing w:line="600" w:lineRule="auto"/>
        <w:contextualSpacing/>
        <w:jc w:val="left"/>
        <w:rPr>
          <w:ins w:id="8826" w:author="UTENTE" w:date="2020-06-30T18:44:00Z"/>
          <w:rFonts w:ascii="Calibri" w:eastAsia="Calibri" w:hAnsi="Calibri" w:cs="Times New Roman"/>
        </w:rPr>
      </w:pPr>
      <w:ins w:id="8827" w:author="UTENTE" w:date="2020-06-30T18:44:00Z">
        <w:r w:rsidRPr="00674C8A">
          <w:rPr>
            <w:rFonts w:ascii="Calibri" w:eastAsia="Calibri" w:hAnsi="Calibri" w:cs="Times New Roman"/>
          </w:rPr>
          <w:lastRenderedPageBreak/>
          <w:t>mc "\"Sì? Spero che questo atteggiamento duri più di 10 secondi.\""</w:t>
        </w:r>
      </w:ins>
    </w:p>
    <w:p w14:paraId="75C7394D" w14:textId="77777777" w:rsidR="00674C8A" w:rsidRPr="00674C8A" w:rsidRDefault="00674C8A" w:rsidP="00674C8A">
      <w:pPr>
        <w:numPr>
          <w:ilvl w:val="0"/>
          <w:numId w:val="50"/>
        </w:numPr>
        <w:spacing w:line="600" w:lineRule="auto"/>
        <w:contextualSpacing/>
        <w:jc w:val="left"/>
        <w:rPr>
          <w:ins w:id="8828" w:author="UTENTE" w:date="2020-06-30T18:44:00Z"/>
          <w:rFonts w:ascii="Calibri" w:eastAsia="Calibri" w:hAnsi="Calibri" w:cs="Times New Roman"/>
        </w:rPr>
      </w:pPr>
      <w:ins w:id="8829" w:author="UTENTE" w:date="2020-06-30T18:44:00Z">
        <w:r w:rsidRPr="00674C8A">
          <w:rPr>
            <w:rFonts w:ascii="Calibri" w:eastAsia="Calibri" w:hAnsi="Calibri" w:cs="Times New Roman"/>
          </w:rPr>
          <w:t>n "Giro i tacchi prima che possa cercare di riattaccare bottone, ficcando le mani in tasca e allontanandomi."</w:t>
        </w:r>
      </w:ins>
    </w:p>
    <w:p w14:paraId="76EE2BB1" w14:textId="77777777" w:rsidR="00674C8A" w:rsidRPr="00674C8A" w:rsidRDefault="00674C8A" w:rsidP="00674C8A">
      <w:pPr>
        <w:numPr>
          <w:ilvl w:val="0"/>
          <w:numId w:val="50"/>
        </w:numPr>
        <w:spacing w:line="600" w:lineRule="auto"/>
        <w:contextualSpacing/>
        <w:jc w:val="left"/>
        <w:rPr>
          <w:ins w:id="8830" w:author="UTENTE" w:date="2020-06-30T18:44:00Z"/>
          <w:rFonts w:ascii="Calibri" w:eastAsia="Calibri" w:hAnsi="Calibri" w:cs="Times New Roman"/>
        </w:rPr>
      </w:pPr>
      <w:ins w:id="8831" w:author="UTENTE" w:date="2020-06-30T18:44:00Z">
        <w:r w:rsidRPr="00674C8A">
          <w:rPr>
            <w:rFonts w:ascii="Calibri" w:eastAsia="Calibri" w:hAnsi="Calibri" w:cs="Times New Roman"/>
          </w:rPr>
          <w:t>n "Cristo, di tutti i vampiri che ci sono, perché devo rimanere incastrato con quello più fuori di testa di tutti?"</w:t>
        </w:r>
      </w:ins>
    </w:p>
    <w:p w14:paraId="2A0F14B9" w14:textId="77777777" w:rsidR="00674C8A" w:rsidRPr="00674C8A" w:rsidRDefault="00674C8A" w:rsidP="00674C8A">
      <w:pPr>
        <w:numPr>
          <w:ilvl w:val="0"/>
          <w:numId w:val="50"/>
        </w:numPr>
        <w:spacing w:line="600" w:lineRule="auto"/>
        <w:contextualSpacing/>
        <w:jc w:val="left"/>
        <w:rPr>
          <w:ins w:id="8832" w:author="UTENTE" w:date="2020-06-30T18:44:00Z"/>
          <w:rFonts w:ascii="Calibri" w:eastAsia="Calibri" w:hAnsi="Calibri" w:cs="Times New Roman"/>
        </w:rPr>
      </w:pPr>
      <w:ins w:id="8833" w:author="UTENTE" w:date="2020-06-30T18:44:00Z">
        <w:r w:rsidRPr="00674C8A">
          <w:rPr>
            <w:rFonts w:ascii="Calibri" w:eastAsia="Calibri" w:hAnsi="Calibri" w:cs="Times New Roman"/>
          </w:rPr>
          <w:t>rp "\"Ehi! Aspetta!\""</w:t>
        </w:r>
      </w:ins>
    </w:p>
    <w:p w14:paraId="1F9AB495" w14:textId="77777777" w:rsidR="00674C8A" w:rsidRPr="00674C8A" w:rsidRDefault="00674C8A" w:rsidP="00674C8A">
      <w:pPr>
        <w:numPr>
          <w:ilvl w:val="0"/>
          <w:numId w:val="50"/>
        </w:numPr>
        <w:spacing w:line="600" w:lineRule="auto"/>
        <w:contextualSpacing/>
        <w:jc w:val="left"/>
        <w:rPr>
          <w:ins w:id="8834" w:author="UTENTE" w:date="2020-06-30T18:44:00Z"/>
          <w:rFonts w:ascii="Calibri" w:eastAsia="Calibri" w:hAnsi="Calibri" w:cs="Times New Roman"/>
        </w:rPr>
      </w:pPr>
      <w:ins w:id="8835" w:author="UTENTE" w:date="2020-06-30T18:44:00Z">
        <w:r w:rsidRPr="00674C8A">
          <w:rPr>
            <w:rFonts w:ascii="Calibri" w:eastAsia="Calibri" w:hAnsi="Calibri" w:cs="Times New Roman"/>
          </w:rPr>
          <w:t>mcp "\"Cosa?\""</w:t>
        </w:r>
      </w:ins>
    </w:p>
    <w:p w14:paraId="0D0E7486" w14:textId="77777777" w:rsidR="00674C8A" w:rsidRPr="00674C8A" w:rsidRDefault="00674C8A" w:rsidP="00674C8A">
      <w:pPr>
        <w:numPr>
          <w:ilvl w:val="0"/>
          <w:numId w:val="50"/>
        </w:numPr>
        <w:spacing w:line="600" w:lineRule="auto"/>
        <w:contextualSpacing/>
        <w:jc w:val="left"/>
        <w:rPr>
          <w:ins w:id="8836" w:author="UTENTE" w:date="2020-06-30T18:44:00Z"/>
          <w:rFonts w:ascii="Calibri" w:eastAsia="Calibri" w:hAnsi="Calibri" w:cs="Times New Roman"/>
        </w:rPr>
      </w:pPr>
      <w:ins w:id="8837" w:author="UTENTE" w:date="2020-06-30T18:44:00Z">
        <w:r w:rsidRPr="00674C8A">
          <w:rPr>
            <w:rFonts w:ascii="Calibri" w:eastAsia="Calibri" w:hAnsi="Calibri" w:cs="Times New Roman"/>
          </w:rPr>
          <w:t>n "Senza voltarmi, gli rispondo."</w:t>
        </w:r>
      </w:ins>
    </w:p>
    <w:p w14:paraId="7E98FB96" w14:textId="77777777" w:rsidR="00674C8A" w:rsidRPr="00674C8A" w:rsidRDefault="00674C8A" w:rsidP="00674C8A">
      <w:pPr>
        <w:numPr>
          <w:ilvl w:val="0"/>
          <w:numId w:val="50"/>
        </w:numPr>
        <w:spacing w:line="600" w:lineRule="auto"/>
        <w:contextualSpacing/>
        <w:jc w:val="left"/>
        <w:rPr>
          <w:ins w:id="8838" w:author="UTENTE" w:date="2020-06-30T18:44:00Z"/>
          <w:rFonts w:ascii="Calibri" w:eastAsia="Calibri" w:hAnsi="Calibri" w:cs="Times New Roman"/>
        </w:rPr>
      </w:pPr>
      <w:ins w:id="8839" w:author="UTENTE" w:date="2020-06-30T18:44:00Z">
        <w:r w:rsidRPr="00674C8A">
          <w:rPr>
            <w:rFonts w:ascii="Calibri" w:eastAsia="Calibri" w:hAnsi="Calibri" w:cs="Times New Roman"/>
          </w:rPr>
          <w:t>rp "\"…Fai attenzione mentre torni a casa.\""</w:t>
        </w:r>
      </w:ins>
    </w:p>
    <w:p w14:paraId="4DF8B190" w14:textId="77777777" w:rsidR="00674C8A" w:rsidRPr="00674C8A" w:rsidRDefault="00674C8A" w:rsidP="00674C8A">
      <w:pPr>
        <w:numPr>
          <w:ilvl w:val="0"/>
          <w:numId w:val="50"/>
        </w:numPr>
        <w:spacing w:line="600" w:lineRule="auto"/>
        <w:contextualSpacing/>
        <w:jc w:val="left"/>
        <w:rPr>
          <w:ins w:id="8840" w:author="UTENTE" w:date="2020-06-30T18:44:00Z"/>
          <w:rFonts w:ascii="Calibri" w:eastAsia="Calibri" w:hAnsi="Calibri" w:cs="Times New Roman"/>
        </w:rPr>
      </w:pPr>
      <w:ins w:id="8841" w:author="UTENTE" w:date="2020-06-30T18:44:00Z">
        <w:r w:rsidRPr="00674C8A">
          <w:rPr>
            <w:rFonts w:ascii="Calibri" w:eastAsia="Calibri" w:hAnsi="Calibri" w:cs="Times New Roman"/>
          </w:rPr>
          <w:t>rp "\"Non voglio che qualche ragazzetto barboso ti assaggi prima di me, ok? Tutto qui.\""</w:t>
        </w:r>
      </w:ins>
    </w:p>
    <w:p w14:paraId="58C0B5C1" w14:textId="77777777" w:rsidR="00674C8A" w:rsidRPr="00674C8A" w:rsidRDefault="00674C8A" w:rsidP="00674C8A">
      <w:pPr>
        <w:numPr>
          <w:ilvl w:val="0"/>
          <w:numId w:val="50"/>
        </w:numPr>
        <w:spacing w:line="600" w:lineRule="auto"/>
        <w:contextualSpacing/>
        <w:jc w:val="left"/>
        <w:rPr>
          <w:ins w:id="8842" w:author="UTENTE" w:date="2020-06-30T18:44:00Z"/>
          <w:rFonts w:ascii="Calibri" w:eastAsia="Calibri" w:hAnsi="Calibri" w:cs="Times New Roman"/>
        </w:rPr>
      </w:pPr>
      <w:ins w:id="8843" w:author="UTENTE" w:date="2020-06-30T18:44:00Z">
        <w:r w:rsidRPr="00674C8A">
          <w:rPr>
            <w:rFonts w:ascii="Calibri" w:eastAsia="Calibri" w:hAnsi="Calibri" w:cs="Times New Roman"/>
          </w:rPr>
          <w:t>mcp "\"…\""</w:t>
        </w:r>
      </w:ins>
    </w:p>
    <w:p w14:paraId="7409A226" w14:textId="77777777" w:rsidR="00674C8A" w:rsidRPr="00674C8A" w:rsidRDefault="00674C8A" w:rsidP="00674C8A">
      <w:pPr>
        <w:numPr>
          <w:ilvl w:val="0"/>
          <w:numId w:val="50"/>
        </w:numPr>
        <w:spacing w:line="600" w:lineRule="auto"/>
        <w:contextualSpacing/>
        <w:jc w:val="left"/>
        <w:rPr>
          <w:ins w:id="8844" w:author="UTENTE" w:date="2020-06-30T18:44:00Z"/>
          <w:rFonts w:ascii="Calibri" w:eastAsia="Calibri" w:hAnsi="Calibri" w:cs="Times New Roman"/>
        </w:rPr>
      </w:pPr>
      <w:ins w:id="8845" w:author="UTENTE" w:date="2020-06-30T18:44:00Z">
        <w:r w:rsidRPr="00674C8A">
          <w:rPr>
            <w:rFonts w:ascii="Calibri" w:eastAsia="Calibri" w:hAnsi="Calibri" w:cs="Times New Roman"/>
          </w:rPr>
          <w:t>n "Qualcosa nel suo tono leggermente imbarazzato mi fa fermare per un secondo."</w:t>
        </w:r>
      </w:ins>
    </w:p>
    <w:p w14:paraId="309E815E" w14:textId="77777777" w:rsidR="00674C8A" w:rsidRPr="00674C8A" w:rsidRDefault="00674C8A" w:rsidP="00674C8A">
      <w:pPr>
        <w:numPr>
          <w:ilvl w:val="0"/>
          <w:numId w:val="50"/>
        </w:numPr>
        <w:spacing w:line="600" w:lineRule="auto"/>
        <w:contextualSpacing/>
        <w:jc w:val="left"/>
        <w:rPr>
          <w:ins w:id="8846" w:author="UTENTE" w:date="2020-06-30T18:44:00Z"/>
          <w:rFonts w:ascii="Calibri" w:eastAsia="Calibri" w:hAnsi="Calibri" w:cs="Times New Roman"/>
        </w:rPr>
      </w:pPr>
      <w:ins w:id="8847" w:author="UTENTE" w:date="2020-06-30T18:44:00Z">
        <w:r w:rsidRPr="00674C8A">
          <w:rPr>
            <w:rFonts w:ascii="Calibri" w:eastAsia="Calibri" w:hAnsi="Calibri" w:cs="Times New Roman"/>
          </w:rPr>
          <w:t>n "Butto lo sguardo dietro la mia spalla per cercare di cogliere il suo viso -{w} ma è già andato via, la sua figura atletica scompare nel vicolo."</w:t>
        </w:r>
      </w:ins>
    </w:p>
    <w:p w14:paraId="4BD5CCD6" w14:textId="77777777" w:rsidR="00674C8A" w:rsidRPr="00674C8A" w:rsidRDefault="00674C8A" w:rsidP="00674C8A">
      <w:pPr>
        <w:numPr>
          <w:ilvl w:val="0"/>
          <w:numId w:val="50"/>
        </w:numPr>
        <w:spacing w:line="600" w:lineRule="auto"/>
        <w:contextualSpacing/>
        <w:jc w:val="left"/>
        <w:rPr>
          <w:ins w:id="8848" w:author="UTENTE" w:date="2020-06-30T18:44:00Z"/>
          <w:rFonts w:ascii="Calibri" w:eastAsia="Calibri" w:hAnsi="Calibri" w:cs="Times New Roman"/>
        </w:rPr>
      </w:pPr>
      <w:ins w:id="8849" w:author="UTENTE" w:date="2020-06-30T18:44:00Z">
        <w:r w:rsidRPr="00674C8A">
          <w:rPr>
            <w:rFonts w:ascii="Calibri" w:eastAsia="Calibri" w:hAnsi="Calibri" w:cs="Times New Roman"/>
          </w:rPr>
          <w:t>n "…Vabbè.{w} Cercare di capirlo sarebbe comunque una perdita tempo, probabilmente." </w:t>
        </w:r>
        <w:r w:rsidRPr="00674C8A">
          <w:rPr>
            <w:rFonts w:ascii="Calibri" w:eastAsia="Calibri" w:hAnsi="Calibri" w:cs="Times New Roman"/>
          </w:rPr>
          <w:br w:type="page"/>
        </w:r>
      </w:ins>
    </w:p>
    <w:p w14:paraId="642017D7" w14:textId="77777777" w:rsidR="00674C8A" w:rsidRPr="00674C8A" w:rsidRDefault="00674C8A" w:rsidP="00674C8A">
      <w:pPr>
        <w:spacing w:line="600" w:lineRule="auto"/>
        <w:contextualSpacing/>
        <w:jc w:val="left"/>
        <w:rPr>
          <w:ins w:id="8850" w:author="UTENTE" w:date="2020-06-30T18:44:00Z"/>
          <w:rFonts w:ascii="Calibri" w:eastAsia="Calibri" w:hAnsi="Calibri" w:cs="Times New Roman"/>
          <w:lang w:val="en-US"/>
        </w:rPr>
      </w:pPr>
      <w:ins w:id="8851" w:author="UTENTE" w:date="2020-06-30T18:44:00Z">
        <w:r w:rsidRPr="00674C8A">
          <w:rPr>
            <w:rFonts w:ascii="Calibri" w:eastAsia="Calibri" w:hAnsi="Calibri" w:cs="Times New Roman"/>
            <w:lang w:val="en-US"/>
          </w:rPr>
          <w:lastRenderedPageBreak/>
          <w:t>184.</w:t>
        </w:r>
        <w:r w:rsidRPr="00674C8A">
          <w:rPr>
            <w:rFonts w:ascii="Calibri" w:eastAsia="Calibri" w:hAnsi="Calibri" w:cs="Times New Roman"/>
            <w:lang w:val="en-US"/>
          </w:rPr>
          <w:tab/>
          <w:t>n "But I end up following Rex's advice, hurrying back to my apartment while keeping a watchful eye for anyone lurking in the dark."</w:t>
        </w:r>
      </w:ins>
    </w:p>
    <w:p w14:paraId="3E3F74BD" w14:textId="77777777" w:rsidR="00674C8A" w:rsidRPr="00674C8A" w:rsidRDefault="00674C8A" w:rsidP="00674C8A">
      <w:pPr>
        <w:spacing w:line="600" w:lineRule="auto"/>
        <w:contextualSpacing/>
        <w:jc w:val="left"/>
        <w:rPr>
          <w:ins w:id="8852" w:author="UTENTE" w:date="2020-06-30T18:44:00Z"/>
          <w:rFonts w:ascii="Calibri" w:eastAsia="Calibri" w:hAnsi="Calibri" w:cs="Times New Roman"/>
          <w:lang w:val="en-US"/>
        </w:rPr>
      </w:pPr>
      <w:ins w:id="8853" w:author="UTENTE" w:date="2020-06-30T18:44:00Z">
        <w:r w:rsidRPr="00674C8A">
          <w:rPr>
            <w:rFonts w:ascii="Calibri" w:eastAsia="Calibri" w:hAnsi="Calibri" w:cs="Times New Roman"/>
            <w:lang w:val="en-US"/>
          </w:rPr>
          <w:t>185.</w:t>
        </w:r>
        <w:r w:rsidRPr="00674C8A">
          <w:rPr>
            <w:rFonts w:ascii="Calibri" w:eastAsia="Calibri" w:hAnsi="Calibri" w:cs="Times New Roman"/>
            <w:lang w:val="en-US"/>
          </w:rPr>
          <w:tab/>
          <w:t>n "I've never worried about thugs before – who'd wanna rob a broke-looking guy like me? – but now, every alley seems dangerous."</w:t>
        </w:r>
      </w:ins>
    </w:p>
    <w:p w14:paraId="236E4423" w14:textId="77777777" w:rsidR="00674C8A" w:rsidRPr="00674C8A" w:rsidRDefault="00674C8A" w:rsidP="00674C8A">
      <w:pPr>
        <w:spacing w:line="600" w:lineRule="auto"/>
        <w:contextualSpacing/>
        <w:jc w:val="left"/>
        <w:rPr>
          <w:ins w:id="8854" w:author="UTENTE" w:date="2020-06-30T18:44:00Z"/>
          <w:rFonts w:ascii="Calibri" w:eastAsia="Calibri" w:hAnsi="Calibri" w:cs="Times New Roman"/>
          <w:lang w:val="en-US"/>
        </w:rPr>
      </w:pPr>
      <w:ins w:id="8855" w:author="UTENTE" w:date="2020-06-30T18:44:00Z">
        <w:r w:rsidRPr="00674C8A">
          <w:rPr>
            <w:rFonts w:ascii="Calibri" w:eastAsia="Calibri" w:hAnsi="Calibri" w:cs="Times New Roman"/>
            <w:lang w:val="en-US"/>
          </w:rPr>
          <w:t>186.</w:t>
        </w:r>
        <w:r w:rsidRPr="00674C8A">
          <w:rPr>
            <w:rFonts w:ascii="Calibri" w:eastAsia="Calibri" w:hAnsi="Calibri" w:cs="Times New Roman"/>
            <w:lang w:val="en-US"/>
          </w:rPr>
          <w:tab/>
          <w:t>n "Damn it.{w} Is every night going to be like this from now on…?"</w:t>
        </w:r>
      </w:ins>
    </w:p>
    <w:p w14:paraId="5838C582" w14:textId="77777777" w:rsidR="00674C8A" w:rsidRPr="00674C8A" w:rsidRDefault="00674C8A" w:rsidP="00674C8A">
      <w:pPr>
        <w:spacing w:line="600" w:lineRule="auto"/>
        <w:contextualSpacing/>
        <w:jc w:val="left"/>
        <w:rPr>
          <w:ins w:id="8856" w:author="UTENTE" w:date="2020-06-30T18:44:00Z"/>
          <w:rFonts w:ascii="Calibri" w:eastAsia="Calibri" w:hAnsi="Calibri" w:cs="Times New Roman"/>
          <w:lang w:val="en-US"/>
        </w:rPr>
      </w:pPr>
      <w:ins w:id="8857" w:author="UTENTE" w:date="2020-06-30T18:44:00Z">
        <w:r w:rsidRPr="00674C8A">
          <w:rPr>
            <w:rFonts w:ascii="Calibri" w:eastAsia="Calibri" w:hAnsi="Calibri" w:cs="Times New Roman"/>
            <w:lang w:val="en-US"/>
          </w:rPr>
          <w:t>187.</w:t>
        </w:r>
        <w:r w:rsidRPr="00674C8A">
          <w:rPr>
            <w:rFonts w:ascii="Calibri" w:eastAsia="Calibri" w:hAnsi="Calibri" w:cs="Times New Roman"/>
            <w:lang w:val="en-US"/>
          </w:rPr>
          <w:tab/>
          <w:t>n "–Home sweet home."</w:t>
        </w:r>
      </w:ins>
    </w:p>
    <w:p w14:paraId="14FE016B" w14:textId="77777777" w:rsidR="00674C8A" w:rsidRPr="00674C8A" w:rsidRDefault="00674C8A" w:rsidP="00674C8A">
      <w:pPr>
        <w:spacing w:line="600" w:lineRule="auto"/>
        <w:contextualSpacing/>
        <w:jc w:val="left"/>
        <w:rPr>
          <w:ins w:id="8858" w:author="UTENTE" w:date="2020-06-30T18:44:00Z"/>
          <w:rFonts w:ascii="Calibri" w:eastAsia="Calibri" w:hAnsi="Calibri" w:cs="Times New Roman"/>
          <w:lang w:val="en-US"/>
        </w:rPr>
      </w:pPr>
      <w:ins w:id="8859" w:author="UTENTE" w:date="2020-06-30T18:44:00Z">
        <w:r w:rsidRPr="00674C8A">
          <w:rPr>
            <w:rFonts w:ascii="Calibri" w:eastAsia="Calibri" w:hAnsi="Calibri" w:cs="Times New Roman"/>
            <w:lang w:val="en-US"/>
          </w:rPr>
          <w:t>188.</w:t>
        </w:r>
        <w:r w:rsidRPr="00674C8A">
          <w:rPr>
            <w:rFonts w:ascii="Calibri" w:eastAsia="Calibri" w:hAnsi="Calibri" w:cs="Times New Roman"/>
            <w:lang w:val="en-US"/>
          </w:rPr>
          <w:tab/>
          <w:t>n "If only I could pretend all of this was a crazy fever dream…"</w:t>
        </w:r>
      </w:ins>
    </w:p>
    <w:p w14:paraId="6F891CA4" w14:textId="77777777" w:rsidR="00674C8A" w:rsidRPr="00674C8A" w:rsidRDefault="00674C8A" w:rsidP="00674C8A">
      <w:pPr>
        <w:spacing w:line="600" w:lineRule="auto"/>
        <w:contextualSpacing/>
        <w:jc w:val="left"/>
        <w:rPr>
          <w:ins w:id="8860" w:author="UTENTE" w:date="2020-06-30T18:44:00Z"/>
          <w:rFonts w:ascii="Calibri" w:eastAsia="Calibri" w:hAnsi="Calibri" w:cs="Times New Roman"/>
          <w:lang w:val="en-US"/>
        </w:rPr>
      </w:pPr>
      <w:ins w:id="8861" w:author="UTENTE" w:date="2020-06-30T18:44:00Z">
        <w:r w:rsidRPr="00674C8A">
          <w:rPr>
            <w:rFonts w:ascii="Calibri" w:eastAsia="Calibri" w:hAnsi="Calibri" w:cs="Times New Roman"/>
            <w:lang w:val="en-US"/>
          </w:rPr>
          <w:t>189.</w:t>
        </w:r>
        <w:r w:rsidRPr="00674C8A">
          <w:rPr>
            <w:rFonts w:ascii="Calibri" w:eastAsia="Calibri" w:hAnsi="Calibri" w:cs="Times New Roman"/>
            <w:lang w:val="en-US"/>
          </w:rPr>
          <w:tab/>
          <w:t>n "If only it was that easy."</w:t>
        </w:r>
      </w:ins>
    </w:p>
    <w:p w14:paraId="7A1CB74F" w14:textId="77777777" w:rsidR="00674C8A" w:rsidRPr="00674C8A" w:rsidRDefault="00674C8A" w:rsidP="00674C8A">
      <w:pPr>
        <w:spacing w:line="600" w:lineRule="auto"/>
        <w:contextualSpacing/>
        <w:jc w:val="left"/>
        <w:rPr>
          <w:ins w:id="8862" w:author="UTENTE" w:date="2020-06-30T18:44:00Z"/>
          <w:rFonts w:ascii="Calibri" w:eastAsia="Calibri" w:hAnsi="Calibri" w:cs="Times New Roman"/>
          <w:lang w:val="en-US"/>
        </w:rPr>
      </w:pPr>
      <w:ins w:id="8863" w:author="UTENTE" w:date="2020-06-30T18:44:00Z">
        <w:r w:rsidRPr="00674C8A">
          <w:rPr>
            <w:rFonts w:ascii="Calibri" w:eastAsia="Calibri" w:hAnsi="Calibri" w:cs="Times New Roman"/>
            <w:lang w:val="en-US"/>
          </w:rPr>
          <w:t>190.</w:t>
        </w:r>
        <w:r w:rsidRPr="00674C8A">
          <w:rPr>
            <w:rFonts w:ascii="Calibri" w:eastAsia="Calibri" w:hAnsi="Calibri" w:cs="Times New Roman"/>
            <w:lang w:val="en-US"/>
          </w:rPr>
          <w:tab/>
          <w:t>n "I end up tossing and turning in bed for what feels like ages, until eventually…"</w:t>
        </w:r>
      </w:ins>
    </w:p>
    <w:p w14:paraId="3AB15C18" w14:textId="77777777" w:rsidR="00674C8A" w:rsidRPr="00674C8A" w:rsidRDefault="00674C8A" w:rsidP="00674C8A">
      <w:pPr>
        <w:spacing w:line="600" w:lineRule="auto"/>
        <w:contextualSpacing/>
        <w:jc w:val="left"/>
        <w:rPr>
          <w:ins w:id="8864" w:author="UTENTE" w:date="2020-06-30T18:44:00Z"/>
          <w:rFonts w:ascii="Calibri" w:eastAsia="Calibri" w:hAnsi="Calibri" w:cs="Times New Roman"/>
          <w:lang w:val="en-US"/>
        </w:rPr>
      </w:pPr>
      <w:ins w:id="8865" w:author="UTENTE" w:date="2020-06-30T18:44:00Z">
        <w:r w:rsidRPr="00674C8A">
          <w:rPr>
            <w:rFonts w:ascii="Calibri" w:eastAsia="Calibri" w:hAnsi="Calibri" w:cs="Times New Roman"/>
            <w:lang w:val="en-US"/>
          </w:rPr>
          <w:t>191.</w:t>
        </w:r>
        <w:r w:rsidRPr="00674C8A">
          <w:rPr>
            <w:rFonts w:ascii="Calibri" w:eastAsia="Calibri" w:hAnsi="Calibri" w:cs="Times New Roman"/>
            <w:lang w:val="en-US"/>
          </w:rPr>
          <w:tab/>
          <w:t>n "The exhaustion from tonight pulls me into a deep sleep."</w:t>
        </w:r>
      </w:ins>
    </w:p>
    <w:p w14:paraId="4126CB14" w14:textId="77777777" w:rsidR="00674C8A" w:rsidRPr="00674C8A" w:rsidRDefault="00674C8A" w:rsidP="00674C8A">
      <w:pPr>
        <w:spacing w:line="600" w:lineRule="auto"/>
        <w:contextualSpacing/>
        <w:jc w:val="left"/>
        <w:rPr>
          <w:ins w:id="8866" w:author="UTENTE" w:date="2020-06-30T18:44:00Z"/>
          <w:rFonts w:ascii="Calibri" w:eastAsia="Calibri" w:hAnsi="Calibri" w:cs="Times New Roman"/>
          <w:lang w:val="en-US"/>
        </w:rPr>
      </w:pPr>
      <w:ins w:id="8867" w:author="UTENTE" w:date="2020-06-30T18:44:00Z">
        <w:r w:rsidRPr="00674C8A">
          <w:rPr>
            <w:rFonts w:ascii="Calibri" w:eastAsia="Calibri" w:hAnsi="Calibri" w:cs="Times New Roman"/>
            <w:lang w:val="en-US"/>
          </w:rPr>
          <w:t>192.</w:t>
        </w:r>
        <w:r w:rsidRPr="00674C8A">
          <w:rPr>
            <w:rFonts w:ascii="Calibri" w:eastAsia="Calibri" w:hAnsi="Calibri" w:cs="Times New Roman"/>
            <w:lang w:val="en-US"/>
          </w:rPr>
          <w:tab/>
          <w:t>mc "\"Ngh…\""</w:t>
        </w:r>
      </w:ins>
    </w:p>
    <w:p w14:paraId="08498740" w14:textId="77777777" w:rsidR="00674C8A" w:rsidRPr="00674C8A" w:rsidRDefault="00674C8A" w:rsidP="00674C8A">
      <w:pPr>
        <w:spacing w:line="600" w:lineRule="auto"/>
        <w:contextualSpacing/>
        <w:jc w:val="left"/>
        <w:rPr>
          <w:ins w:id="8868" w:author="UTENTE" w:date="2020-06-30T18:44:00Z"/>
          <w:rFonts w:ascii="Calibri" w:eastAsia="Calibri" w:hAnsi="Calibri" w:cs="Times New Roman"/>
          <w:lang w:val="en-US"/>
        </w:rPr>
      </w:pPr>
      <w:ins w:id="8869" w:author="UTENTE" w:date="2020-06-30T18:44:00Z">
        <w:r w:rsidRPr="00674C8A">
          <w:rPr>
            <w:rFonts w:ascii="Calibri" w:eastAsia="Calibri" w:hAnsi="Calibri" w:cs="Times New Roman"/>
            <w:lang w:val="en-US"/>
          </w:rPr>
          <w:t>193.</w:t>
        </w:r>
        <w:r w:rsidRPr="00674C8A">
          <w:rPr>
            <w:rFonts w:ascii="Calibri" w:eastAsia="Calibri" w:hAnsi="Calibri" w:cs="Times New Roman"/>
            <w:lang w:val="en-US"/>
          </w:rPr>
          <w:tab/>
          <w:t>n "The early afternoon sun trickles into my apartment, fighting through storm clouds to arrive on my face."</w:t>
        </w:r>
      </w:ins>
    </w:p>
    <w:p w14:paraId="07D65295" w14:textId="77777777" w:rsidR="00674C8A" w:rsidRPr="00674C8A" w:rsidRDefault="00674C8A" w:rsidP="00674C8A">
      <w:pPr>
        <w:spacing w:line="600" w:lineRule="auto"/>
        <w:contextualSpacing/>
        <w:jc w:val="left"/>
        <w:rPr>
          <w:ins w:id="8870" w:author="UTENTE" w:date="2020-06-30T18:44:00Z"/>
          <w:rFonts w:ascii="Calibri" w:eastAsia="Calibri" w:hAnsi="Calibri" w:cs="Times New Roman"/>
          <w:lang w:val="en-US"/>
        </w:rPr>
      </w:pPr>
      <w:ins w:id="8871" w:author="UTENTE" w:date="2020-06-30T18:44:00Z">
        <w:r w:rsidRPr="00674C8A">
          <w:rPr>
            <w:rFonts w:ascii="Calibri" w:eastAsia="Calibri" w:hAnsi="Calibri" w:cs="Times New Roman"/>
            <w:lang w:val="en-US"/>
          </w:rPr>
          <w:t>194.</w:t>
        </w:r>
        <w:r w:rsidRPr="00674C8A">
          <w:rPr>
            <w:rFonts w:ascii="Calibri" w:eastAsia="Calibri" w:hAnsi="Calibri" w:cs="Times New Roman"/>
            <w:lang w:val="en-US"/>
          </w:rPr>
          <w:tab/>
          <w:t>n "I push myself up with a yawn."</w:t>
        </w:r>
      </w:ins>
    </w:p>
    <w:p w14:paraId="442AD7AD" w14:textId="77777777" w:rsidR="00674C8A" w:rsidRPr="00674C8A" w:rsidRDefault="00674C8A" w:rsidP="00674C8A">
      <w:pPr>
        <w:spacing w:line="600" w:lineRule="auto"/>
        <w:contextualSpacing/>
        <w:jc w:val="left"/>
        <w:rPr>
          <w:ins w:id="8872" w:author="UTENTE" w:date="2020-06-30T18:44:00Z"/>
          <w:rFonts w:ascii="Calibri" w:eastAsia="Calibri" w:hAnsi="Calibri" w:cs="Times New Roman"/>
          <w:lang w:val="en-US"/>
        </w:rPr>
      </w:pPr>
      <w:ins w:id="8873" w:author="UTENTE" w:date="2020-06-30T18:44:00Z">
        <w:r w:rsidRPr="00674C8A">
          <w:rPr>
            <w:rFonts w:ascii="Calibri" w:eastAsia="Calibri" w:hAnsi="Calibri" w:cs="Times New Roman"/>
            <w:lang w:val="en-US"/>
          </w:rPr>
          <w:t>195.</w:t>
        </w:r>
        <w:r w:rsidRPr="00674C8A">
          <w:rPr>
            <w:rFonts w:ascii="Calibri" w:eastAsia="Calibri" w:hAnsi="Calibri" w:cs="Times New Roman"/>
            <w:lang w:val="en-US"/>
          </w:rPr>
          <w:tab/>
          <w:t>extend " I can't say I feel very refreshed."</w:t>
        </w:r>
      </w:ins>
    </w:p>
    <w:p w14:paraId="3AA0CE81" w14:textId="77777777" w:rsidR="00674C8A" w:rsidRPr="00674C8A" w:rsidRDefault="00674C8A" w:rsidP="00674C8A">
      <w:pPr>
        <w:spacing w:line="600" w:lineRule="auto"/>
        <w:contextualSpacing/>
        <w:jc w:val="left"/>
        <w:rPr>
          <w:ins w:id="8874" w:author="UTENTE" w:date="2020-06-30T18:44:00Z"/>
          <w:rFonts w:ascii="Calibri" w:eastAsia="Calibri" w:hAnsi="Calibri" w:cs="Times New Roman"/>
          <w:lang w:val="en-US"/>
          <w:rPrChange w:id="8875" w:author="UTENTE" w:date="2020-06-30T18:44:00Z">
            <w:rPr>
              <w:ins w:id="8876" w:author="UTENTE" w:date="2020-06-30T18:44:00Z"/>
              <w:rFonts w:ascii="Calibri" w:eastAsia="Calibri" w:hAnsi="Calibri" w:cs="Times New Roman"/>
            </w:rPr>
          </w:rPrChange>
        </w:rPr>
      </w:pPr>
      <w:ins w:id="8877" w:author="UTENTE" w:date="2020-06-30T18:44:00Z">
        <w:r w:rsidRPr="00674C8A">
          <w:rPr>
            <w:rFonts w:ascii="Calibri" w:eastAsia="Calibri" w:hAnsi="Calibri" w:cs="Times New Roman"/>
            <w:lang w:val="en-US"/>
            <w:rPrChange w:id="8878" w:author="UTENTE" w:date="2020-06-30T18:44:00Z">
              <w:rPr>
                <w:rFonts w:ascii="Calibri" w:eastAsia="Calibri" w:hAnsi="Calibri" w:cs="Times New Roman"/>
              </w:rPr>
            </w:rPrChange>
          </w:rPr>
          <w:t>196.</w:t>
        </w:r>
        <w:r w:rsidRPr="00674C8A">
          <w:rPr>
            <w:rFonts w:ascii="Calibri" w:eastAsia="Calibri" w:hAnsi="Calibri" w:cs="Times New Roman"/>
            <w:lang w:val="en-US"/>
            <w:rPrChange w:id="8879" w:author="UTENTE" w:date="2020-06-30T18:44:00Z">
              <w:rPr>
                <w:rFonts w:ascii="Calibri" w:eastAsia="Calibri" w:hAnsi="Calibri" w:cs="Times New Roman"/>
              </w:rPr>
            </w:rPrChange>
          </w:rPr>
          <w:tab/>
          <w:t>mc "\"…\""</w:t>
        </w:r>
      </w:ins>
    </w:p>
    <w:p w14:paraId="461F0FB7" w14:textId="77777777" w:rsidR="00674C8A" w:rsidRPr="00674C8A" w:rsidRDefault="00674C8A" w:rsidP="00674C8A">
      <w:pPr>
        <w:spacing w:line="600" w:lineRule="auto"/>
        <w:contextualSpacing/>
        <w:jc w:val="left"/>
        <w:rPr>
          <w:ins w:id="8880" w:author="UTENTE" w:date="2020-06-30T18:44:00Z"/>
          <w:rFonts w:ascii="Calibri" w:eastAsia="Calibri" w:hAnsi="Calibri" w:cs="Times New Roman"/>
          <w:lang w:val="en-US"/>
        </w:rPr>
      </w:pPr>
      <w:ins w:id="8881" w:author="UTENTE" w:date="2020-06-30T18:44:00Z">
        <w:r w:rsidRPr="00674C8A">
          <w:rPr>
            <w:rFonts w:ascii="Calibri" w:eastAsia="Calibri" w:hAnsi="Calibri" w:cs="Times New Roman"/>
            <w:lang w:val="en-US"/>
          </w:rPr>
          <w:t>197.</w:t>
        </w:r>
        <w:r w:rsidRPr="00674C8A">
          <w:rPr>
            <w:rFonts w:ascii="Calibri" w:eastAsia="Calibri" w:hAnsi="Calibri" w:cs="Times New Roman"/>
            <w:lang w:val="en-US"/>
          </w:rPr>
          <w:tab/>
          <w:t>n "Those events last night, the fight between Dominic and Rex…"</w:t>
        </w:r>
        <w:r w:rsidRPr="00674C8A">
          <w:rPr>
            <w:rFonts w:ascii="Calibri" w:eastAsia="Calibri" w:hAnsi="Calibri" w:cs="Times New Roman"/>
            <w:lang w:val="en-US"/>
          </w:rPr>
          <w:br w:type="page"/>
        </w:r>
      </w:ins>
    </w:p>
    <w:p w14:paraId="30AACC0E" w14:textId="77777777" w:rsidR="00674C8A" w:rsidRPr="00674C8A" w:rsidRDefault="00674C8A" w:rsidP="00674C8A">
      <w:pPr>
        <w:numPr>
          <w:ilvl w:val="0"/>
          <w:numId w:val="50"/>
        </w:numPr>
        <w:spacing w:line="600" w:lineRule="auto"/>
        <w:contextualSpacing/>
        <w:jc w:val="left"/>
        <w:rPr>
          <w:ins w:id="8882" w:author="UTENTE" w:date="2020-06-30T18:44:00Z"/>
          <w:rFonts w:ascii="Calibri" w:eastAsia="Calibri" w:hAnsi="Calibri" w:cs="Times New Roman"/>
        </w:rPr>
      </w:pPr>
      <w:ins w:id="8883" w:author="UTENTE" w:date="2020-06-30T18:44:00Z">
        <w:r w:rsidRPr="00674C8A">
          <w:rPr>
            <w:rFonts w:ascii="Calibri" w:eastAsia="Calibri" w:hAnsi="Calibri" w:cs="Times New Roman"/>
          </w:rPr>
          <w:lastRenderedPageBreak/>
          <w:t>n "Finisco per seguire il consiglio di Rex, affrettandomi ad arrivare al mio appartamento, tenendo un occhio aperto nel caso ci fosse qualcuno nascosto nell'oscurità."</w:t>
        </w:r>
      </w:ins>
    </w:p>
    <w:p w14:paraId="2362F022" w14:textId="77777777" w:rsidR="00674C8A" w:rsidRPr="00674C8A" w:rsidRDefault="00674C8A" w:rsidP="00674C8A">
      <w:pPr>
        <w:numPr>
          <w:ilvl w:val="0"/>
          <w:numId w:val="50"/>
        </w:numPr>
        <w:spacing w:line="600" w:lineRule="auto"/>
        <w:contextualSpacing/>
        <w:jc w:val="left"/>
        <w:rPr>
          <w:ins w:id="8884" w:author="UTENTE" w:date="2020-06-30T18:44:00Z"/>
          <w:rFonts w:ascii="Calibri" w:eastAsia="Calibri" w:hAnsi="Calibri" w:cs="Times New Roman"/>
        </w:rPr>
      </w:pPr>
      <w:ins w:id="8885" w:author="UTENTE" w:date="2020-06-30T18:44:00Z">
        <w:r w:rsidRPr="00674C8A">
          <w:rPr>
            <w:rFonts w:ascii="Calibri" w:eastAsia="Calibri" w:hAnsi="Calibri" w:cs="Times New Roman"/>
          </w:rPr>
          <w:t>n "Non mi sono mai preoccupato dei brutti ceffi finora - chi vorrebbe mai derubare uno spiantato come me? - ma adesso, ogni singolo vicolo è un possibile pericolo."</w:t>
        </w:r>
      </w:ins>
    </w:p>
    <w:p w14:paraId="25A300ED" w14:textId="77777777" w:rsidR="00674C8A" w:rsidRPr="00674C8A" w:rsidRDefault="00674C8A" w:rsidP="00674C8A">
      <w:pPr>
        <w:numPr>
          <w:ilvl w:val="0"/>
          <w:numId w:val="50"/>
        </w:numPr>
        <w:spacing w:line="600" w:lineRule="auto"/>
        <w:contextualSpacing/>
        <w:jc w:val="left"/>
        <w:rPr>
          <w:ins w:id="8886" w:author="UTENTE" w:date="2020-06-30T18:44:00Z"/>
          <w:rFonts w:ascii="Calibri" w:eastAsia="Calibri" w:hAnsi="Calibri" w:cs="Times New Roman"/>
        </w:rPr>
      </w:pPr>
      <w:ins w:id="8887" w:author="UTENTE" w:date="2020-06-30T18:44:00Z">
        <w:r w:rsidRPr="00674C8A">
          <w:rPr>
            <w:rFonts w:ascii="Calibri" w:eastAsia="Calibri" w:hAnsi="Calibri" w:cs="Times New Roman"/>
          </w:rPr>
          <w:t>n "Cazzo.{w} Sarà così ogni notte d'ora in poi…?"</w:t>
        </w:r>
      </w:ins>
    </w:p>
    <w:p w14:paraId="79673CE4" w14:textId="77777777" w:rsidR="00674C8A" w:rsidRPr="00674C8A" w:rsidRDefault="00674C8A" w:rsidP="00674C8A">
      <w:pPr>
        <w:numPr>
          <w:ilvl w:val="0"/>
          <w:numId w:val="50"/>
        </w:numPr>
        <w:spacing w:line="600" w:lineRule="auto"/>
        <w:contextualSpacing/>
        <w:jc w:val="left"/>
        <w:rPr>
          <w:ins w:id="8888" w:author="UTENTE" w:date="2020-06-30T18:44:00Z"/>
          <w:rFonts w:ascii="Calibri" w:eastAsia="Calibri" w:hAnsi="Calibri" w:cs="Times New Roman"/>
        </w:rPr>
      </w:pPr>
      <w:ins w:id="8889" w:author="UTENTE" w:date="2020-06-30T18:44:00Z">
        <w:r w:rsidRPr="00674C8A">
          <w:rPr>
            <w:rFonts w:ascii="Calibri" w:eastAsia="Calibri" w:hAnsi="Calibri" w:cs="Times New Roman"/>
          </w:rPr>
          <w:t>n "Casa dolce casa."</w:t>
        </w:r>
      </w:ins>
    </w:p>
    <w:p w14:paraId="0897EAE5" w14:textId="5E8502AF" w:rsidR="00674C8A" w:rsidRPr="00674C8A" w:rsidRDefault="00674C8A" w:rsidP="00674C8A">
      <w:pPr>
        <w:numPr>
          <w:ilvl w:val="0"/>
          <w:numId w:val="50"/>
        </w:numPr>
        <w:tabs>
          <w:tab w:val="left" w:pos="993"/>
        </w:tabs>
        <w:spacing w:line="600" w:lineRule="auto"/>
        <w:contextualSpacing/>
        <w:jc w:val="left"/>
        <w:rPr>
          <w:ins w:id="8890" w:author="UTENTE" w:date="2020-06-30T18:44:00Z"/>
          <w:rFonts w:ascii="Calibri" w:eastAsia="Calibri" w:hAnsi="Calibri" w:cs="Times New Roman"/>
        </w:rPr>
        <w:pPrChange w:id="8891" w:author="UTENTE" w:date="2020-06-30T18:47:00Z">
          <w:pPr>
            <w:numPr>
              <w:numId w:val="50"/>
            </w:numPr>
            <w:spacing w:line="600" w:lineRule="auto"/>
            <w:ind w:left="720" w:hanging="360"/>
            <w:contextualSpacing/>
            <w:jc w:val="left"/>
          </w:pPr>
        </w:pPrChange>
      </w:pPr>
      <w:ins w:id="8892" w:author="UTENTE" w:date="2020-06-30T18:47:00Z">
        <w:r>
          <w:rPr>
            <w:rFonts w:ascii="Calibri" w:eastAsia="Calibri" w:hAnsi="Calibri" w:cs="Times New Roman"/>
          </w:rPr>
          <w:t xml:space="preserve">   </w:t>
        </w:r>
      </w:ins>
      <w:ins w:id="8893" w:author="UTENTE" w:date="2020-06-30T18:44:00Z">
        <w:r w:rsidRPr="00674C8A">
          <w:rPr>
            <w:rFonts w:ascii="Calibri" w:eastAsia="Calibri" w:hAnsi="Calibri" w:cs="Times New Roman"/>
          </w:rPr>
          <w:t>n "Se solo potessi far finta che tutto questo sia solo un assurdo incubo febbrile…"</w:t>
        </w:r>
      </w:ins>
    </w:p>
    <w:p w14:paraId="471B149B" w14:textId="77777777" w:rsidR="00674C8A" w:rsidRPr="00674C8A" w:rsidRDefault="00674C8A" w:rsidP="00674C8A">
      <w:pPr>
        <w:numPr>
          <w:ilvl w:val="0"/>
          <w:numId w:val="50"/>
        </w:numPr>
        <w:spacing w:line="600" w:lineRule="auto"/>
        <w:contextualSpacing/>
        <w:jc w:val="left"/>
        <w:rPr>
          <w:ins w:id="8894" w:author="UTENTE" w:date="2020-06-30T18:44:00Z"/>
          <w:rFonts w:ascii="Calibri" w:eastAsia="Calibri" w:hAnsi="Calibri" w:cs="Times New Roman"/>
        </w:rPr>
      </w:pPr>
      <w:ins w:id="8895" w:author="UTENTE" w:date="2020-06-30T18:44:00Z">
        <w:r w:rsidRPr="00674C8A">
          <w:rPr>
            <w:rFonts w:ascii="Calibri" w:eastAsia="Calibri" w:hAnsi="Calibri" w:cs="Times New Roman"/>
          </w:rPr>
          <w:t>n "Se solo fosse così facile."</w:t>
        </w:r>
      </w:ins>
    </w:p>
    <w:p w14:paraId="74F247BC" w14:textId="77777777" w:rsidR="00674C8A" w:rsidRPr="00674C8A" w:rsidRDefault="00674C8A" w:rsidP="00674C8A">
      <w:pPr>
        <w:numPr>
          <w:ilvl w:val="0"/>
          <w:numId w:val="50"/>
        </w:numPr>
        <w:spacing w:line="600" w:lineRule="auto"/>
        <w:contextualSpacing/>
        <w:jc w:val="left"/>
        <w:rPr>
          <w:ins w:id="8896" w:author="UTENTE" w:date="2020-06-30T18:44:00Z"/>
          <w:rFonts w:ascii="Calibri" w:eastAsia="Calibri" w:hAnsi="Calibri" w:cs="Times New Roman"/>
        </w:rPr>
      </w:pPr>
      <w:ins w:id="8897" w:author="UTENTE" w:date="2020-06-30T18:44:00Z">
        <w:r w:rsidRPr="00674C8A">
          <w:rPr>
            <w:rFonts w:ascii="Calibri" w:eastAsia="Calibri" w:hAnsi="Calibri" w:cs="Times New Roman"/>
          </w:rPr>
          <w:t>n "Finisco per continuare a girarmi e rigirarmi nel letto per quella che sembra un'eternità, finché finalmente…"</w:t>
        </w:r>
      </w:ins>
    </w:p>
    <w:p w14:paraId="0DB6F7CD" w14:textId="2FC4EC6F" w:rsidR="00674C8A" w:rsidRPr="00674C8A" w:rsidRDefault="00674C8A" w:rsidP="00674C8A">
      <w:pPr>
        <w:numPr>
          <w:ilvl w:val="0"/>
          <w:numId w:val="50"/>
        </w:numPr>
        <w:tabs>
          <w:tab w:val="left" w:pos="993"/>
        </w:tabs>
        <w:spacing w:line="600" w:lineRule="auto"/>
        <w:contextualSpacing/>
        <w:jc w:val="left"/>
        <w:rPr>
          <w:ins w:id="8898" w:author="UTENTE" w:date="2020-06-30T18:44:00Z"/>
          <w:rFonts w:ascii="Calibri" w:eastAsia="Calibri" w:hAnsi="Calibri" w:cs="Times New Roman"/>
        </w:rPr>
        <w:pPrChange w:id="8899" w:author="UTENTE" w:date="2020-06-30T18:47:00Z">
          <w:pPr>
            <w:numPr>
              <w:numId w:val="50"/>
            </w:numPr>
            <w:spacing w:line="600" w:lineRule="auto"/>
            <w:ind w:left="720" w:hanging="360"/>
            <w:contextualSpacing/>
            <w:jc w:val="left"/>
          </w:pPr>
        </w:pPrChange>
      </w:pPr>
      <w:ins w:id="8900" w:author="UTENTE" w:date="2020-06-30T18:47:00Z">
        <w:r>
          <w:rPr>
            <w:rFonts w:ascii="Calibri" w:eastAsia="Calibri" w:hAnsi="Calibri" w:cs="Times New Roman"/>
          </w:rPr>
          <w:t xml:space="preserve">    </w:t>
        </w:r>
      </w:ins>
      <w:ins w:id="8901" w:author="UTENTE" w:date="2020-06-30T18:44:00Z">
        <w:r w:rsidRPr="00674C8A">
          <w:rPr>
            <w:rFonts w:ascii="Calibri" w:eastAsia="Calibri" w:hAnsi="Calibri" w:cs="Times New Roman"/>
          </w:rPr>
          <w:t>n "La stanchezza della notte appena trascorsa mi trascina in un sonno profondo."</w:t>
        </w:r>
      </w:ins>
    </w:p>
    <w:p w14:paraId="3F4D3ABB" w14:textId="77777777" w:rsidR="00674C8A" w:rsidRPr="00674C8A" w:rsidRDefault="00674C8A" w:rsidP="00674C8A">
      <w:pPr>
        <w:numPr>
          <w:ilvl w:val="0"/>
          <w:numId w:val="50"/>
        </w:numPr>
        <w:spacing w:line="600" w:lineRule="auto"/>
        <w:contextualSpacing/>
        <w:jc w:val="left"/>
        <w:rPr>
          <w:ins w:id="8902" w:author="UTENTE" w:date="2020-06-30T18:44:00Z"/>
          <w:rFonts w:ascii="Calibri" w:eastAsia="Calibri" w:hAnsi="Calibri" w:cs="Times New Roman"/>
        </w:rPr>
      </w:pPr>
      <w:ins w:id="8903" w:author="UTENTE" w:date="2020-06-30T18:44:00Z">
        <w:r w:rsidRPr="00674C8A">
          <w:rPr>
            <w:rFonts w:ascii="Calibri" w:eastAsia="Calibri" w:hAnsi="Calibri" w:cs="Times New Roman"/>
          </w:rPr>
          <w:t>mc "\"Ngh…\""</w:t>
        </w:r>
      </w:ins>
    </w:p>
    <w:p w14:paraId="10D2E7CF" w14:textId="77777777" w:rsidR="00674C8A" w:rsidRPr="00674C8A" w:rsidRDefault="00674C8A" w:rsidP="00674C8A">
      <w:pPr>
        <w:numPr>
          <w:ilvl w:val="0"/>
          <w:numId w:val="50"/>
        </w:numPr>
        <w:spacing w:line="600" w:lineRule="auto"/>
        <w:contextualSpacing/>
        <w:jc w:val="left"/>
        <w:rPr>
          <w:ins w:id="8904" w:author="UTENTE" w:date="2020-06-30T18:44:00Z"/>
          <w:rFonts w:ascii="Calibri" w:eastAsia="Calibri" w:hAnsi="Calibri" w:cs="Times New Roman"/>
        </w:rPr>
      </w:pPr>
      <w:ins w:id="8905" w:author="UTENTE" w:date="2020-06-30T18:44:00Z">
        <w:r w:rsidRPr="00674C8A">
          <w:rPr>
            <w:rFonts w:ascii="Calibri" w:eastAsia="Calibri" w:hAnsi="Calibri" w:cs="Times New Roman"/>
          </w:rPr>
          <w:t>n " Il sole del primo pomeriggio si affaccia alla finestra del mio appartamento, combattendo nuvole di tempesta per arrivarmi giusto in faccia."</w:t>
        </w:r>
      </w:ins>
    </w:p>
    <w:p w14:paraId="0613BBCE" w14:textId="77777777" w:rsidR="00674C8A" w:rsidRPr="00674C8A" w:rsidRDefault="00674C8A" w:rsidP="00674C8A">
      <w:pPr>
        <w:numPr>
          <w:ilvl w:val="0"/>
          <w:numId w:val="50"/>
        </w:numPr>
        <w:spacing w:line="600" w:lineRule="auto"/>
        <w:contextualSpacing/>
        <w:jc w:val="left"/>
        <w:rPr>
          <w:ins w:id="8906" w:author="UTENTE" w:date="2020-06-30T18:44:00Z"/>
          <w:rFonts w:ascii="Calibri" w:eastAsia="Calibri" w:hAnsi="Calibri" w:cs="Times New Roman"/>
        </w:rPr>
      </w:pPr>
      <w:ins w:id="8907" w:author="UTENTE" w:date="2020-06-30T18:44:00Z">
        <w:r w:rsidRPr="00674C8A">
          <w:rPr>
            <w:rFonts w:ascii="Calibri" w:eastAsia="Calibri" w:hAnsi="Calibri" w:cs="Times New Roman"/>
          </w:rPr>
          <w:t>n "Mi alzo sbadigliando."</w:t>
        </w:r>
      </w:ins>
    </w:p>
    <w:p w14:paraId="3E188BE1" w14:textId="77777777" w:rsidR="00674C8A" w:rsidRPr="00674C8A" w:rsidRDefault="00674C8A" w:rsidP="00674C8A">
      <w:pPr>
        <w:numPr>
          <w:ilvl w:val="0"/>
          <w:numId w:val="50"/>
        </w:numPr>
        <w:spacing w:line="600" w:lineRule="auto"/>
        <w:contextualSpacing/>
        <w:jc w:val="left"/>
        <w:rPr>
          <w:ins w:id="8908" w:author="UTENTE" w:date="2020-06-30T18:44:00Z"/>
          <w:rFonts w:ascii="Calibri" w:eastAsia="Calibri" w:hAnsi="Calibri" w:cs="Times New Roman"/>
        </w:rPr>
      </w:pPr>
      <w:ins w:id="8909" w:author="UTENTE" w:date="2020-06-30T18:44:00Z">
        <w:r w:rsidRPr="00674C8A">
          <w:rPr>
            <w:rFonts w:ascii="Calibri" w:eastAsia="Calibri" w:hAnsi="Calibri" w:cs="Times New Roman"/>
          </w:rPr>
          <w:t>extend "Non posso dire di sentirmi riposato."</w:t>
        </w:r>
      </w:ins>
    </w:p>
    <w:p w14:paraId="4EBAF980" w14:textId="77777777" w:rsidR="00674C8A" w:rsidRPr="00674C8A" w:rsidRDefault="00674C8A" w:rsidP="00674C8A">
      <w:pPr>
        <w:numPr>
          <w:ilvl w:val="0"/>
          <w:numId w:val="50"/>
        </w:numPr>
        <w:spacing w:line="600" w:lineRule="auto"/>
        <w:contextualSpacing/>
        <w:jc w:val="left"/>
        <w:rPr>
          <w:ins w:id="8910" w:author="UTENTE" w:date="2020-06-30T18:44:00Z"/>
          <w:rFonts w:ascii="Calibri" w:eastAsia="Calibri" w:hAnsi="Calibri" w:cs="Times New Roman"/>
        </w:rPr>
      </w:pPr>
      <w:ins w:id="8911" w:author="UTENTE" w:date="2020-06-30T18:44:00Z">
        <w:r w:rsidRPr="00674C8A">
          <w:rPr>
            <w:rFonts w:ascii="Calibri" w:eastAsia="Calibri" w:hAnsi="Calibri" w:cs="Times New Roman"/>
          </w:rPr>
          <w:t>mc "\"…\""</w:t>
        </w:r>
      </w:ins>
    </w:p>
    <w:p w14:paraId="76027744" w14:textId="77777777" w:rsidR="00674C8A" w:rsidRPr="00674C8A" w:rsidRDefault="00674C8A" w:rsidP="00674C8A">
      <w:pPr>
        <w:numPr>
          <w:ilvl w:val="0"/>
          <w:numId w:val="50"/>
        </w:numPr>
        <w:spacing w:line="600" w:lineRule="auto"/>
        <w:contextualSpacing/>
        <w:jc w:val="left"/>
        <w:rPr>
          <w:ins w:id="8912" w:author="UTENTE" w:date="2020-06-30T18:44:00Z"/>
          <w:rFonts w:ascii="Calibri" w:eastAsia="Calibri" w:hAnsi="Calibri" w:cs="Times New Roman"/>
        </w:rPr>
      </w:pPr>
      <w:ins w:id="8913" w:author="UTENTE" w:date="2020-06-30T18:44:00Z">
        <w:r w:rsidRPr="00674C8A">
          <w:rPr>
            <w:rFonts w:ascii="Calibri" w:eastAsia="Calibri" w:hAnsi="Calibri" w:cs="Times New Roman"/>
          </w:rPr>
          <w:t>n "Gli eventi della scorsa notte, lo scontro fra Dominic e Rex…"</w:t>
        </w:r>
        <w:r w:rsidRPr="00674C8A">
          <w:rPr>
            <w:rFonts w:ascii="Calibri" w:eastAsia="Calibri" w:hAnsi="Calibri" w:cs="Times New Roman"/>
          </w:rPr>
          <w:br w:type="page"/>
        </w:r>
      </w:ins>
    </w:p>
    <w:p w14:paraId="57A66EC0" w14:textId="77777777" w:rsidR="00674C8A" w:rsidRPr="00674C8A" w:rsidRDefault="00674C8A" w:rsidP="00674C8A">
      <w:pPr>
        <w:numPr>
          <w:ilvl w:val="0"/>
          <w:numId w:val="50"/>
        </w:numPr>
        <w:spacing w:line="600" w:lineRule="auto"/>
        <w:contextualSpacing/>
        <w:jc w:val="left"/>
        <w:rPr>
          <w:ins w:id="8914" w:author="UTENTE" w:date="2020-06-30T18:44:00Z"/>
          <w:rFonts w:ascii="Calibri" w:eastAsia="Calibri" w:hAnsi="Calibri" w:cs="Times New Roman"/>
          <w:lang w:val="en-US"/>
        </w:rPr>
      </w:pPr>
      <w:ins w:id="8915" w:author="UTENTE" w:date="2020-06-30T18:44:00Z">
        <w:r w:rsidRPr="00674C8A">
          <w:rPr>
            <w:rFonts w:ascii="Calibri" w:eastAsia="Calibri" w:hAnsi="Calibri" w:cs="Times New Roman"/>
            <w:lang w:val="en-US"/>
          </w:rPr>
          <w:lastRenderedPageBreak/>
          <w:t>n "…The vampires."</w:t>
        </w:r>
      </w:ins>
    </w:p>
    <w:p w14:paraId="26F3B01E" w14:textId="77777777" w:rsidR="00674C8A" w:rsidRPr="00674C8A" w:rsidRDefault="00674C8A" w:rsidP="00674C8A">
      <w:pPr>
        <w:numPr>
          <w:ilvl w:val="0"/>
          <w:numId w:val="50"/>
        </w:numPr>
        <w:spacing w:line="600" w:lineRule="auto"/>
        <w:contextualSpacing/>
        <w:jc w:val="left"/>
        <w:rPr>
          <w:ins w:id="8916" w:author="UTENTE" w:date="2020-06-30T18:44:00Z"/>
          <w:rFonts w:ascii="Calibri" w:eastAsia="Calibri" w:hAnsi="Calibri" w:cs="Times New Roman"/>
          <w:lang w:val="en-US"/>
        </w:rPr>
      </w:pPr>
      <w:ins w:id="8917" w:author="UTENTE" w:date="2020-06-30T18:44:00Z">
        <w:r w:rsidRPr="00674C8A">
          <w:rPr>
            <w:rFonts w:ascii="Calibri" w:eastAsia="Calibri" w:hAnsi="Calibri" w:cs="Times New Roman"/>
            <w:lang w:val="en-US"/>
          </w:rPr>
          <w:t>n "I was hoping it would be a dream, but –"</w:t>
        </w:r>
      </w:ins>
    </w:p>
    <w:p w14:paraId="6DB825BE" w14:textId="77777777" w:rsidR="00674C8A" w:rsidRPr="00674C8A" w:rsidRDefault="00674C8A" w:rsidP="00674C8A">
      <w:pPr>
        <w:numPr>
          <w:ilvl w:val="0"/>
          <w:numId w:val="50"/>
        </w:numPr>
        <w:spacing w:line="600" w:lineRule="auto"/>
        <w:contextualSpacing/>
        <w:jc w:val="left"/>
        <w:rPr>
          <w:ins w:id="8918" w:author="UTENTE" w:date="2020-06-30T18:44:00Z"/>
          <w:rFonts w:ascii="Calibri" w:eastAsia="Calibri" w:hAnsi="Calibri" w:cs="Times New Roman"/>
          <w:lang w:val="en-US"/>
        </w:rPr>
      </w:pPr>
      <w:ins w:id="8919" w:author="UTENTE" w:date="2020-06-30T18:44:00Z">
        <w:r w:rsidRPr="00674C8A">
          <w:rPr>
            <w:rFonts w:ascii="Calibri" w:eastAsia="Calibri" w:hAnsi="Calibri" w:cs="Times New Roman"/>
            <w:lang w:val="en-US"/>
          </w:rPr>
          <w:t>extend " it sticks too vividly in my mind, like a bad taste that won't leave my mouth."</w:t>
        </w:r>
      </w:ins>
    </w:p>
    <w:p w14:paraId="4C8CE8BA" w14:textId="77777777" w:rsidR="00674C8A" w:rsidRPr="00674C8A" w:rsidRDefault="00674C8A" w:rsidP="00674C8A">
      <w:pPr>
        <w:numPr>
          <w:ilvl w:val="0"/>
          <w:numId w:val="50"/>
        </w:numPr>
        <w:spacing w:line="600" w:lineRule="auto"/>
        <w:contextualSpacing/>
        <w:jc w:val="left"/>
        <w:rPr>
          <w:ins w:id="8920" w:author="UTENTE" w:date="2020-06-30T18:44:00Z"/>
          <w:rFonts w:ascii="Calibri" w:eastAsia="Calibri" w:hAnsi="Calibri" w:cs="Times New Roman"/>
          <w:lang w:val="en-US"/>
        </w:rPr>
      </w:pPr>
      <w:ins w:id="8921" w:author="UTENTE" w:date="2020-06-30T18:44:00Z">
        <w:r w:rsidRPr="00674C8A">
          <w:rPr>
            <w:rFonts w:ascii="Calibri" w:eastAsia="Calibri" w:hAnsi="Calibri" w:cs="Times New Roman"/>
            <w:lang w:val="en-US"/>
          </w:rPr>
          <w:t>mc "\"This would make for a great story to write about… except I'd definitely have an anxiety attack while writing it…\""</w:t>
        </w:r>
      </w:ins>
    </w:p>
    <w:p w14:paraId="54C90767" w14:textId="77777777" w:rsidR="00674C8A" w:rsidRPr="00674C8A" w:rsidRDefault="00674C8A" w:rsidP="00674C8A">
      <w:pPr>
        <w:numPr>
          <w:ilvl w:val="0"/>
          <w:numId w:val="50"/>
        </w:numPr>
        <w:spacing w:line="600" w:lineRule="auto"/>
        <w:contextualSpacing/>
        <w:jc w:val="left"/>
        <w:rPr>
          <w:ins w:id="8922" w:author="UTENTE" w:date="2020-06-30T18:44:00Z"/>
          <w:rFonts w:ascii="Calibri" w:eastAsia="Calibri" w:hAnsi="Calibri" w:cs="Times New Roman"/>
          <w:lang w:val="en-US"/>
        </w:rPr>
      </w:pPr>
      <w:ins w:id="8923" w:author="UTENTE" w:date="2020-06-30T18:44:00Z">
        <w:r w:rsidRPr="00674C8A">
          <w:rPr>
            <w:rFonts w:ascii="Calibri" w:eastAsia="Calibri" w:hAnsi="Calibri" w:cs="Times New Roman"/>
            <w:lang w:val="en-US"/>
          </w:rPr>
          <w:t>mc "\"I could mix up an amazing EP inspired by this stuff… although I'm not sure if I'd live long enough to drop it…\""</w:t>
        </w:r>
      </w:ins>
    </w:p>
    <w:p w14:paraId="3F2DE078" w14:textId="77777777" w:rsidR="00674C8A" w:rsidRPr="00674C8A" w:rsidRDefault="00674C8A" w:rsidP="00674C8A">
      <w:pPr>
        <w:numPr>
          <w:ilvl w:val="0"/>
          <w:numId w:val="50"/>
        </w:numPr>
        <w:spacing w:line="600" w:lineRule="auto"/>
        <w:contextualSpacing/>
        <w:jc w:val="left"/>
        <w:rPr>
          <w:ins w:id="8924" w:author="UTENTE" w:date="2020-06-30T18:44:00Z"/>
          <w:rFonts w:ascii="Calibri" w:eastAsia="Calibri" w:hAnsi="Calibri" w:cs="Times New Roman"/>
          <w:lang w:val="en-US"/>
        </w:rPr>
      </w:pPr>
      <w:ins w:id="8925" w:author="UTENTE" w:date="2020-06-30T18:44:00Z">
        <w:r w:rsidRPr="00674C8A">
          <w:rPr>
            <w:rFonts w:ascii="Calibri" w:eastAsia="Calibri" w:hAnsi="Calibri" w:cs="Times New Roman"/>
            <w:lang w:val="en-US"/>
          </w:rPr>
          <w:t>mc "\"But I feel like I could draw some amazing vampire shit right now… It would probably land me on the cover of a teen goth magazine, though…\""</w:t>
        </w:r>
      </w:ins>
    </w:p>
    <w:p w14:paraId="5E094491" w14:textId="77777777" w:rsidR="00674C8A" w:rsidRPr="00674C8A" w:rsidRDefault="00674C8A" w:rsidP="00674C8A">
      <w:pPr>
        <w:numPr>
          <w:ilvl w:val="0"/>
          <w:numId w:val="50"/>
        </w:numPr>
        <w:spacing w:line="600" w:lineRule="auto"/>
        <w:contextualSpacing/>
        <w:jc w:val="left"/>
        <w:rPr>
          <w:ins w:id="8926" w:author="UTENTE" w:date="2020-06-30T18:44:00Z"/>
          <w:rFonts w:ascii="Calibri" w:eastAsia="Calibri" w:hAnsi="Calibri" w:cs="Times New Roman"/>
          <w:lang w:val="en-US"/>
        </w:rPr>
      </w:pPr>
      <w:ins w:id="8927" w:author="UTENTE" w:date="2020-06-30T18:44:00Z">
        <w:r w:rsidRPr="00674C8A">
          <w:rPr>
            <w:rFonts w:ascii="Calibri" w:eastAsia="Calibri" w:hAnsi="Calibri" w:cs="Times New Roman"/>
            <w:lang w:val="en-US"/>
          </w:rPr>
          <w:t>n "Still half-asleep, I mumble to myself as I put on the coffee machine."</w:t>
        </w:r>
      </w:ins>
    </w:p>
    <w:p w14:paraId="24985AE0" w14:textId="77777777" w:rsidR="00674C8A" w:rsidRPr="00674C8A" w:rsidRDefault="00674C8A" w:rsidP="00674C8A">
      <w:pPr>
        <w:numPr>
          <w:ilvl w:val="0"/>
          <w:numId w:val="50"/>
        </w:numPr>
        <w:spacing w:line="600" w:lineRule="auto"/>
        <w:contextualSpacing/>
        <w:jc w:val="left"/>
        <w:rPr>
          <w:ins w:id="8928" w:author="UTENTE" w:date="2020-06-30T18:44:00Z"/>
          <w:rFonts w:ascii="Calibri" w:eastAsia="Calibri" w:hAnsi="Calibri" w:cs="Times New Roman"/>
          <w:lang w:val="en-US"/>
        </w:rPr>
      </w:pPr>
      <w:ins w:id="8929" w:author="UTENTE" w:date="2020-06-30T18:44:00Z">
        <w:r w:rsidRPr="00674C8A">
          <w:rPr>
            <w:rFonts w:ascii="Calibri" w:eastAsia="Calibri" w:hAnsi="Calibri" w:cs="Times New Roman"/>
            <w:lang w:val="en-US"/>
          </w:rPr>
          <w:t>n "It's true, all this excitement's definitely inspired me a little – though I'm also too on edge to really channel it right now."</w:t>
        </w:r>
      </w:ins>
    </w:p>
    <w:p w14:paraId="03E301F2" w14:textId="77777777" w:rsidR="00674C8A" w:rsidRPr="00674C8A" w:rsidRDefault="00674C8A" w:rsidP="00674C8A">
      <w:pPr>
        <w:numPr>
          <w:ilvl w:val="0"/>
          <w:numId w:val="50"/>
        </w:numPr>
        <w:spacing w:line="600" w:lineRule="auto"/>
        <w:contextualSpacing/>
        <w:jc w:val="left"/>
        <w:rPr>
          <w:ins w:id="8930" w:author="UTENTE" w:date="2020-06-30T18:44:00Z"/>
          <w:rFonts w:ascii="Calibri" w:eastAsia="Calibri" w:hAnsi="Calibri" w:cs="Times New Roman"/>
          <w:lang w:val="en-US"/>
        </w:rPr>
      </w:pPr>
      <w:ins w:id="8931" w:author="UTENTE" w:date="2020-06-30T18:44:00Z">
        <w:r w:rsidRPr="00674C8A">
          <w:rPr>
            <w:rFonts w:ascii="Calibri" w:eastAsia="Calibri" w:hAnsi="Calibri" w:cs="Times New Roman"/>
            <w:lang w:val="en-US"/>
          </w:rPr>
          <w:t>n "Rex…"</w:t>
        </w:r>
      </w:ins>
    </w:p>
    <w:p w14:paraId="36CE47BA" w14:textId="77777777" w:rsidR="00674C8A" w:rsidRPr="00674C8A" w:rsidRDefault="00674C8A" w:rsidP="00674C8A">
      <w:pPr>
        <w:numPr>
          <w:ilvl w:val="0"/>
          <w:numId w:val="50"/>
        </w:numPr>
        <w:spacing w:line="600" w:lineRule="auto"/>
        <w:contextualSpacing/>
        <w:jc w:val="left"/>
        <w:rPr>
          <w:ins w:id="8932" w:author="UTENTE" w:date="2020-06-30T18:44:00Z"/>
          <w:rFonts w:ascii="Calibri" w:eastAsia="Calibri" w:hAnsi="Calibri" w:cs="Times New Roman"/>
          <w:lang w:val="en-US"/>
        </w:rPr>
      </w:pPr>
      <w:ins w:id="8933" w:author="UTENTE" w:date="2020-06-30T18:44:00Z">
        <w:r w:rsidRPr="00674C8A">
          <w:rPr>
            <w:rFonts w:ascii="Calibri" w:eastAsia="Calibri" w:hAnsi="Calibri" w:cs="Times New Roman"/>
            <w:lang w:val="en-US"/>
          </w:rPr>
          <w:t>n "His words from last night still echo in my ears."</w:t>
        </w:r>
      </w:ins>
    </w:p>
    <w:p w14:paraId="22A287DC" w14:textId="77777777" w:rsidR="00674C8A" w:rsidRPr="00674C8A" w:rsidRDefault="00674C8A" w:rsidP="00674C8A">
      <w:pPr>
        <w:numPr>
          <w:ilvl w:val="0"/>
          <w:numId w:val="50"/>
        </w:numPr>
        <w:spacing w:line="600" w:lineRule="auto"/>
        <w:contextualSpacing/>
        <w:jc w:val="left"/>
        <w:rPr>
          <w:ins w:id="8934" w:author="UTENTE" w:date="2020-06-30T18:44:00Z"/>
          <w:rFonts w:ascii="Calibri" w:eastAsia="Calibri" w:hAnsi="Calibri" w:cs="Times New Roman"/>
          <w:lang w:val="en-US"/>
        </w:rPr>
      </w:pPr>
      <w:ins w:id="8935" w:author="UTENTE" w:date="2020-06-30T18:44:00Z">
        <w:r w:rsidRPr="00674C8A">
          <w:rPr>
            <w:rFonts w:ascii="Calibri" w:eastAsia="Calibri" w:hAnsi="Calibri" w:cs="Times New Roman"/>
            <w:lang w:val="en-US"/>
          </w:rPr>
          <w:t>n "I definitely don't want to be someone's food supply, though I also don't want to end up dead in an alleyway."</w:t>
        </w:r>
      </w:ins>
    </w:p>
    <w:p w14:paraId="5042BBDE" w14:textId="77777777" w:rsidR="00674C8A" w:rsidRPr="00674C8A" w:rsidRDefault="00674C8A" w:rsidP="00674C8A">
      <w:pPr>
        <w:numPr>
          <w:ilvl w:val="0"/>
          <w:numId w:val="50"/>
        </w:numPr>
        <w:spacing w:line="600" w:lineRule="auto"/>
        <w:contextualSpacing/>
        <w:jc w:val="left"/>
        <w:rPr>
          <w:ins w:id="8936" w:author="UTENTE" w:date="2020-06-30T18:44:00Z"/>
          <w:rFonts w:ascii="Calibri" w:eastAsia="Calibri" w:hAnsi="Calibri" w:cs="Times New Roman"/>
          <w:lang w:val="en-US"/>
        </w:rPr>
      </w:pPr>
      <w:ins w:id="8937" w:author="UTENTE" w:date="2020-06-30T18:44:00Z">
        <w:r w:rsidRPr="00674C8A">
          <w:rPr>
            <w:rFonts w:ascii="Calibri" w:eastAsia="Calibri" w:hAnsi="Calibri" w:cs="Times New Roman"/>
            <w:lang w:val="en-US"/>
          </w:rPr>
          <w:t>n "Rex is obviously untrustworthy, but at least he doesn't seem intent on killing me… yet, anyway."</w:t>
        </w:r>
        <w:r w:rsidRPr="00674C8A">
          <w:rPr>
            <w:rFonts w:ascii="Calibri" w:eastAsia="Calibri" w:hAnsi="Calibri" w:cs="Times New Roman"/>
            <w:lang w:val="en-US"/>
          </w:rPr>
          <w:br w:type="page"/>
        </w:r>
      </w:ins>
    </w:p>
    <w:p w14:paraId="2B2E0F4A" w14:textId="77777777" w:rsidR="00674C8A" w:rsidRPr="00674C8A" w:rsidRDefault="00674C8A" w:rsidP="00674C8A">
      <w:pPr>
        <w:spacing w:line="600" w:lineRule="auto"/>
        <w:jc w:val="left"/>
        <w:rPr>
          <w:ins w:id="8938" w:author="UTENTE" w:date="2020-06-30T18:44:00Z"/>
          <w:rFonts w:ascii="Calibri" w:eastAsia="Calibri" w:hAnsi="Calibri" w:cs="Times New Roman"/>
        </w:rPr>
      </w:pPr>
      <w:ins w:id="8939" w:author="UTENTE" w:date="2020-06-30T18:44:00Z">
        <w:r w:rsidRPr="00674C8A">
          <w:rPr>
            <w:rFonts w:ascii="Calibri" w:eastAsia="Calibri" w:hAnsi="Calibri" w:cs="Times New Roman"/>
          </w:rPr>
          <w:lastRenderedPageBreak/>
          <w:t>198.</w:t>
        </w:r>
        <w:r w:rsidRPr="00674C8A">
          <w:rPr>
            <w:rFonts w:ascii="Calibri" w:eastAsia="Calibri" w:hAnsi="Calibri" w:cs="Times New Roman"/>
          </w:rPr>
          <w:tab/>
          <w:t>n "…I vampiri."</w:t>
        </w:r>
      </w:ins>
    </w:p>
    <w:p w14:paraId="210D42FB" w14:textId="77777777" w:rsidR="00674C8A" w:rsidRPr="00674C8A" w:rsidRDefault="00674C8A" w:rsidP="00674C8A">
      <w:pPr>
        <w:spacing w:line="600" w:lineRule="auto"/>
        <w:jc w:val="left"/>
        <w:rPr>
          <w:ins w:id="8940" w:author="UTENTE" w:date="2020-06-30T18:44:00Z"/>
          <w:rFonts w:ascii="Calibri" w:eastAsia="Calibri" w:hAnsi="Calibri" w:cs="Times New Roman"/>
        </w:rPr>
      </w:pPr>
      <w:ins w:id="8941" w:author="UTENTE" w:date="2020-06-30T18:44:00Z">
        <w:r w:rsidRPr="00674C8A">
          <w:rPr>
            <w:rFonts w:ascii="Calibri" w:eastAsia="Calibri" w:hAnsi="Calibri" w:cs="Times New Roman"/>
          </w:rPr>
          <w:t>199.</w:t>
        </w:r>
        <w:r w:rsidRPr="00674C8A">
          <w:rPr>
            <w:rFonts w:ascii="Calibri" w:eastAsia="Calibri" w:hAnsi="Calibri" w:cs="Times New Roman"/>
          </w:rPr>
          <w:tab/>
          <w:t>n "Speravo fosse tutto un sogno, ma -"</w:t>
        </w:r>
      </w:ins>
    </w:p>
    <w:p w14:paraId="14CF5A66" w14:textId="77777777" w:rsidR="00674C8A" w:rsidRPr="00674C8A" w:rsidRDefault="00674C8A" w:rsidP="00674C8A">
      <w:pPr>
        <w:spacing w:line="600" w:lineRule="auto"/>
        <w:jc w:val="left"/>
        <w:rPr>
          <w:ins w:id="8942" w:author="UTENTE" w:date="2020-06-30T18:44:00Z"/>
          <w:rFonts w:ascii="Calibri" w:eastAsia="Calibri" w:hAnsi="Calibri" w:cs="Times New Roman"/>
        </w:rPr>
      </w:pPr>
      <w:ins w:id="8943" w:author="UTENTE" w:date="2020-06-30T18:44:00Z">
        <w:r w:rsidRPr="00674C8A">
          <w:rPr>
            <w:rFonts w:ascii="Calibri" w:eastAsia="Calibri" w:hAnsi="Calibri" w:cs="Times New Roman"/>
          </w:rPr>
          <w:t>200.</w:t>
        </w:r>
        <w:r w:rsidRPr="00674C8A">
          <w:rPr>
            <w:rFonts w:ascii="Calibri" w:eastAsia="Calibri" w:hAnsi="Calibri" w:cs="Times New Roman"/>
          </w:rPr>
          <w:tab/>
          <w:t>extend "È rimasto troppo vivido nella mia mente, come un brutto sapore che non vuole andarsene dalla mia bocca."</w:t>
        </w:r>
      </w:ins>
    </w:p>
    <w:p w14:paraId="71CBABE8" w14:textId="77777777" w:rsidR="00674C8A" w:rsidRPr="00674C8A" w:rsidRDefault="00674C8A" w:rsidP="00674C8A">
      <w:pPr>
        <w:spacing w:line="600" w:lineRule="auto"/>
        <w:jc w:val="left"/>
        <w:rPr>
          <w:ins w:id="8944" w:author="UTENTE" w:date="2020-06-30T18:44:00Z"/>
          <w:rFonts w:ascii="Calibri" w:eastAsia="Calibri" w:hAnsi="Calibri" w:cs="Times New Roman"/>
        </w:rPr>
      </w:pPr>
      <w:ins w:id="8945" w:author="UTENTE" w:date="2020-06-30T18:44:00Z">
        <w:r w:rsidRPr="00674C8A">
          <w:rPr>
            <w:rFonts w:ascii="Calibri" w:eastAsia="Calibri" w:hAnsi="Calibri" w:cs="Times New Roman"/>
          </w:rPr>
          <w:t>201.</w:t>
        </w:r>
        <w:r w:rsidRPr="00674C8A">
          <w:rPr>
            <w:rFonts w:ascii="Calibri" w:eastAsia="Calibri" w:hAnsi="Calibri" w:cs="Times New Roman"/>
          </w:rPr>
          <w:tab/>
          <w:t>mc "\"Sarebbe una storia fantastica da scrivere… solo che avrei sicuramente un attacco di panico mentre la scrivo…\""</w:t>
        </w:r>
      </w:ins>
    </w:p>
    <w:p w14:paraId="2D8ECD9B" w14:textId="77777777" w:rsidR="00674C8A" w:rsidRPr="00674C8A" w:rsidRDefault="00674C8A" w:rsidP="00674C8A">
      <w:pPr>
        <w:spacing w:line="600" w:lineRule="auto"/>
        <w:jc w:val="left"/>
        <w:rPr>
          <w:ins w:id="8946" w:author="UTENTE" w:date="2020-06-30T18:44:00Z"/>
          <w:rFonts w:ascii="Calibri" w:eastAsia="Calibri" w:hAnsi="Calibri" w:cs="Times New Roman"/>
        </w:rPr>
      </w:pPr>
      <w:ins w:id="8947" w:author="UTENTE" w:date="2020-06-30T18:44:00Z">
        <w:r w:rsidRPr="00674C8A">
          <w:rPr>
            <w:rFonts w:ascii="Calibri" w:eastAsia="Calibri" w:hAnsi="Calibri" w:cs="Times New Roman"/>
          </w:rPr>
          <w:t>202.</w:t>
        </w:r>
        <w:r w:rsidRPr="00674C8A">
          <w:rPr>
            <w:rFonts w:ascii="Calibri" w:eastAsia="Calibri" w:hAnsi="Calibri" w:cs="Times New Roman"/>
          </w:rPr>
          <w:tab/>
          <w:t>mc "\"Potrei creare un fantastico EP ispirato a questa roba… anche se non sono sicuro di vivere abbastanza a lungo da pubblicarlo…\""</w:t>
        </w:r>
      </w:ins>
    </w:p>
    <w:p w14:paraId="5A72838E" w14:textId="77777777" w:rsidR="00674C8A" w:rsidRPr="00674C8A" w:rsidRDefault="00674C8A" w:rsidP="00674C8A">
      <w:pPr>
        <w:spacing w:line="600" w:lineRule="auto"/>
        <w:jc w:val="left"/>
        <w:rPr>
          <w:ins w:id="8948" w:author="UTENTE" w:date="2020-06-30T18:44:00Z"/>
          <w:rFonts w:ascii="Calibri" w:eastAsia="Calibri" w:hAnsi="Calibri" w:cs="Times New Roman"/>
        </w:rPr>
      </w:pPr>
      <w:ins w:id="8949" w:author="UTENTE" w:date="2020-06-30T18:44:00Z">
        <w:r w:rsidRPr="00674C8A">
          <w:rPr>
            <w:rFonts w:ascii="Calibri" w:eastAsia="Calibri" w:hAnsi="Calibri" w:cs="Times New Roman"/>
          </w:rPr>
          <w:t>203.</w:t>
        </w:r>
        <w:r w:rsidRPr="00674C8A">
          <w:rPr>
            <w:rFonts w:ascii="Calibri" w:eastAsia="Calibri" w:hAnsi="Calibri" w:cs="Times New Roman"/>
          </w:rPr>
          <w:tab/>
          <w:t>mc "\"Ma sento che potrei disegnare qualche stronzata fichissima coi vampiri adesso… mi porterebbe solo sulla copertina di qualche rivista per ragazzini goth, però…\""</w:t>
        </w:r>
      </w:ins>
    </w:p>
    <w:p w14:paraId="762DCD07" w14:textId="77777777" w:rsidR="00674C8A" w:rsidRPr="00674C8A" w:rsidRDefault="00674C8A" w:rsidP="00674C8A">
      <w:pPr>
        <w:spacing w:line="600" w:lineRule="auto"/>
        <w:jc w:val="left"/>
        <w:rPr>
          <w:ins w:id="8950" w:author="UTENTE" w:date="2020-06-30T18:44:00Z"/>
          <w:rFonts w:ascii="Calibri" w:eastAsia="Calibri" w:hAnsi="Calibri" w:cs="Times New Roman"/>
        </w:rPr>
      </w:pPr>
      <w:ins w:id="8951" w:author="UTENTE" w:date="2020-06-30T18:44:00Z">
        <w:r w:rsidRPr="00674C8A">
          <w:rPr>
            <w:rFonts w:ascii="Calibri" w:eastAsia="Calibri" w:hAnsi="Calibri" w:cs="Times New Roman"/>
          </w:rPr>
          <w:t>204.</w:t>
        </w:r>
        <w:r w:rsidRPr="00674C8A">
          <w:rPr>
            <w:rFonts w:ascii="Calibri" w:eastAsia="Calibri" w:hAnsi="Calibri" w:cs="Times New Roman"/>
          </w:rPr>
          <w:tab/>
          <w:t>n "Ancora mezzo addormentato, borbotto da solo mentre metto su la caffettiera."</w:t>
        </w:r>
      </w:ins>
    </w:p>
    <w:p w14:paraId="561F7BB4" w14:textId="77777777" w:rsidR="00674C8A" w:rsidRPr="00674C8A" w:rsidRDefault="00674C8A" w:rsidP="00674C8A">
      <w:pPr>
        <w:spacing w:line="600" w:lineRule="auto"/>
        <w:jc w:val="left"/>
        <w:rPr>
          <w:ins w:id="8952" w:author="UTENTE" w:date="2020-06-30T18:44:00Z"/>
          <w:rFonts w:ascii="Calibri" w:eastAsia="Calibri" w:hAnsi="Calibri" w:cs="Times New Roman"/>
        </w:rPr>
      </w:pPr>
      <w:ins w:id="8953" w:author="UTENTE" w:date="2020-06-30T18:44:00Z">
        <w:r w:rsidRPr="00674C8A">
          <w:rPr>
            <w:rFonts w:ascii="Calibri" w:eastAsia="Calibri" w:hAnsi="Calibri" w:cs="Times New Roman"/>
          </w:rPr>
          <w:t>205.</w:t>
        </w:r>
        <w:r w:rsidRPr="00674C8A">
          <w:rPr>
            <w:rFonts w:ascii="Calibri" w:eastAsia="Calibri" w:hAnsi="Calibri" w:cs="Times New Roman"/>
          </w:rPr>
          <w:tab/>
          <w:t>n "È vero, tutta questa eccitazione mi ha decisamente ispirato un po', anche se sono troppo sull'orlo di una crisi per incanalarla al momento."</w:t>
        </w:r>
      </w:ins>
    </w:p>
    <w:p w14:paraId="10D99377" w14:textId="77777777" w:rsidR="00674C8A" w:rsidRPr="00674C8A" w:rsidRDefault="00674C8A" w:rsidP="00674C8A">
      <w:pPr>
        <w:spacing w:line="600" w:lineRule="auto"/>
        <w:jc w:val="left"/>
        <w:rPr>
          <w:ins w:id="8954" w:author="UTENTE" w:date="2020-06-30T18:44:00Z"/>
          <w:rFonts w:ascii="Calibri" w:eastAsia="Calibri" w:hAnsi="Calibri" w:cs="Times New Roman"/>
        </w:rPr>
      </w:pPr>
      <w:ins w:id="8955" w:author="UTENTE" w:date="2020-06-30T18:44:00Z">
        <w:r w:rsidRPr="00674C8A">
          <w:rPr>
            <w:rFonts w:ascii="Calibri" w:eastAsia="Calibri" w:hAnsi="Calibri" w:cs="Times New Roman"/>
          </w:rPr>
          <w:t>206.</w:t>
        </w:r>
        <w:r w:rsidRPr="00674C8A">
          <w:rPr>
            <w:rFonts w:ascii="Calibri" w:eastAsia="Calibri" w:hAnsi="Calibri" w:cs="Times New Roman"/>
          </w:rPr>
          <w:tab/>
          <w:t>n "Rex…"</w:t>
        </w:r>
      </w:ins>
    </w:p>
    <w:p w14:paraId="05FB055D" w14:textId="77777777" w:rsidR="00674C8A" w:rsidRPr="00674C8A" w:rsidRDefault="00674C8A" w:rsidP="00674C8A">
      <w:pPr>
        <w:spacing w:line="600" w:lineRule="auto"/>
        <w:jc w:val="left"/>
        <w:rPr>
          <w:ins w:id="8956" w:author="UTENTE" w:date="2020-06-30T18:44:00Z"/>
          <w:rFonts w:ascii="Calibri" w:eastAsia="Calibri" w:hAnsi="Calibri" w:cs="Times New Roman"/>
        </w:rPr>
      </w:pPr>
      <w:ins w:id="8957" w:author="UTENTE" w:date="2020-06-30T18:44:00Z">
        <w:r w:rsidRPr="00674C8A">
          <w:rPr>
            <w:rFonts w:ascii="Calibri" w:eastAsia="Calibri" w:hAnsi="Calibri" w:cs="Times New Roman"/>
          </w:rPr>
          <w:t>207.</w:t>
        </w:r>
        <w:r w:rsidRPr="00674C8A">
          <w:rPr>
            <w:rFonts w:ascii="Calibri" w:eastAsia="Calibri" w:hAnsi="Calibri" w:cs="Times New Roman"/>
          </w:rPr>
          <w:tab/>
          <w:t>n "Le sue parole della scorsa notte risuonano ancora nelle mie orecchie."</w:t>
        </w:r>
      </w:ins>
    </w:p>
    <w:p w14:paraId="0A097F0E" w14:textId="77777777" w:rsidR="00674C8A" w:rsidRPr="00674C8A" w:rsidRDefault="00674C8A" w:rsidP="00674C8A">
      <w:pPr>
        <w:spacing w:line="600" w:lineRule="auto"/>
        <w:jc w:val="left"/>
        <w:rPr>
          <w:ins w:id="8958" w:author="UTENTE" w:date="2020-06-30T18:44:00Z"/>
          <w:rFonts w:ascii="Calibri" w:eastAsia="Calibri" w:hAnsi="Calibri" w:cs="Times New Roman"/>
        </w:rPr>
      </w:pPr>
      <w:ins w:id="8959" w:author="UTENTE" w:date="2020-06-30T18:44:00Z">
        <w:r w:rsidRPr="00674C8A">
          <w:rPr>
            <w:rFonts w:ascii="Calibri" w:eastAsia="Calibri" w:hAnsi="Calibri" w:cs="Times New Roman"/>
          </w:rPr>
          <w:t>208.</w:t>
        </w:r>
        <w:r w:rsidRPr="00674C8A">
          <w:rPr>
            <w:rFonts w:ascii="Calibri" w:eastAsia="Calibri" w:hAnsi="Calibri" w:cs="Times New Roman"/>
          </w:rPr>
          <w:tab/>
          <w:t>n "Di sicuro non voglio essere il distributore delle bevande di nessuno, ma non voglio neanche morire in un vicolo."</w:t>
        </w:r>
      </w:ins>
    </w:p>
    <w:p w14:paraId="295BED64" w14:textId="77777777" w:rsidR="00674C8A" w:rsidRPr="00674C8A" w:rsidRDefault="00674C8A" w:rsidP="00674C8A">
      <w:pPr>
        <w:spacing w:line="600" w:lineRule="auto"/>
        <w:jc w:val="left"/>
        <w:rPr>
          <w:ins w:id="8960" w:author="UTENTE" w:date="2020-06-30T18:44:00Z"/>
          <w:rFonts w:ascii="Calibri" w:eastAsia="Calibri" w:hAnsi="Calibri" w:cs="Times New Roman"/>
        </w:rPr>
      </w:pPr>
      <w:ins w:id="8961" w:author="UTENTE" w:date="2020-06-30T18:44:00Z">
        <w:r w:rsidRPr="00674C8A">
          <w:rPr>
            <w:rFonts w:ascii="Calibri" w:eastAsia="Calibri" w:hAnsi="Calibri" w:cs="Times New Roman"/>
          </w:rPr>
          <w:t>209.</w:t>
        </w:r>
        <w:r w:rsidRPr="00674C8A">
          <w:rPr>
            <w:rFonts w:ascii="Calibri" w:eastAsia="Calibri" w:hAnsi="Calibri" w:cs="Times New Roman"/>
          </w:rPr>
          <w:tab/>
          <w:t>n "Ovviamente non mi posso fidare di Rex, ma non sembra avere intenzione di uccidermi… per ora, almeno." </w:t>
        </w:r>
        <w:r w:rsidRPr="00674C8A">
          <w:rPr>
            <w:rFonts w:ascii="Calibri" w:eastAsia="Calibri" w:hAnsi="Calibri" w:cs="Times New Roman"/>
          </w:rPr>
          <w:br w:type="page"/>
        </w:r>
      </w:ins>
    </w:p>
    <w:p w14:paraId="46AEDCBC" w14:textId="77777777" w:rsidR="00674C8A" w:rsidRPr="00674C8A" w:rsidRDefault="00674C8A" w:rsidP="00674C8A">
      <w:pPr>
        <w:numPr>
          <w:ilvl w:val="0"/>
          <w:numId w:val="50"/>
        </w:numPr>
        <w:spacing w:line="600" w:lineRule="auto"/>
        <w:contextualSpacing/>
        <w:jc w:val="left"/>
        <w:rPr>
          <w:ins w:id="8962" w:author="UTENTE" w:date="2020-06-30T18:44:00Z"/>
          <w:rFonts w:ascii="Calibri" w:eastAsia="Calibri" w:hAnsi="Calibri" w:cs="Times New Roman"/>
          <w:lang w:val="en-US"/>
        </w:rPr>
      </w:pPr>
      <w:ins w:id="8963" w:author="UTENTE" w:date="2020-06-30T18:44:00Z">
        <w:r w:rsidRPr="00674C8A">
          <w:rPr>
            <w:rFonts w:ascii="Calibri" w:eastAsia="Calibri" w:hAnsi="Calibri" w:cs="Times New Roman"/>
            <w:lang w:val="en-US"/>
          </w:rPr>
          <w:lastRenderedPageBreak/>
          <w:t>n "I'll just have to see what happens, I guess. {w}With luck, he won't decide to make me tonight's dinner."</w:t>
        </w:r>
      </w:ins>
    </w:p>
    <w:p w14:paraId="3D56F61C" w14:textId="77777777" w:rsidR="00674C8A" w:rsidRPr="00674C8A" w:rsidRDefault="00674C8A" w:rsidP="00674C8A">
      <w:pPr>
        <w:numPr>
          <w:ilvl w:val="0"/>
          <w:numId w:val="50"/>
        </w:numPr>
        <w:spacing w:line="600" w:lineRule="auto"/>
        <w:contextualSpacing/>
        <w:jc w:val="left"/>
        <w:rPr>
          <w:ins w:id="8964" w:author="UTENTE" w:date="2020-06-30T18:44:00Z"/>
          <w:rFonts w:ascii="Calibri" w:eastAsia="Calibri" w:hAnsi="Calibri" w:cs="Times New Roman"/>
          <w:lang w:val="en-US"/>
        </w:rPr>
      </w:pPr>
      <w:ins w:id="8965" w:author="UTENTE" w:date="2020-06-30T18:44:00Z">
        <w:r w:rsidRPr="00674C8A">
          <w:rPr>
            <w:rFonts w:ascii="Calibri" w:eastAsia="Calibri" w:hAnsi="Calibri" w:cs="Times New Roman"/>
            <w:lang w:val="en-US"/>
          </w:rPr>
          <w:t>n "I manage to get some writing commissions finished up during the rest of the day, although they are sorely in need of some editing."</w:t>
        </w:r>
      </w:ins>
    </w:p>
    <w:p w14:paraId="4C2C5388" w14:textId="77777777" w:rsidR="00674C8A" w:rsidRPr="00674C8A" w:rsidRDefault="00674C8A" w:rsidP="00674C8A">
      <w:pPr>
        <w:numPr>
          <w:ilvl w:val="0"/>
          <w:numId w:val="50"/>
        </w:numPr>
        <w:spacing w:line="600" w:lineRule="auto"/>
        <w:contextualSpacing/>
        <w:jc w:val="left"/>
        <w:rPr>
          <w:ins w:id="8966" w:author="UTENTE" w:date="2020-06-30T18:44:00Z"/>
          <w:rFonts w:ascii="Calibri" w:eastAsia="Calibri" w:hAnsi="Calibri" w:cs="Times New Roman"/>
          <w:lang w:val="en-US"/>
        </w:rPr>
      </w:pPr>
      <w:ins w:id="8967" w:author="UTENTE" w:date="2020-06-30T18:44:00Z">
        <w:r w:rsidRPr="00674C8A">
          <w:rPr>
            <w:rFonts w:ascii="Calibri" w:eastAsia="Calibri" w:hAnsi="Calibri" w:cs="Times New Roman"/>
            <w:lang w:val="en-US"/>
          </w:rPr>
          <w:t>n "In the last couple hours before work, I decide to start a new little story, drawing heavily from the crazy stuff that happened last night."</w:t>
        </w:r>
      </w:ins>
    </w:p>
    <w:p w14:paraId="5B8D6D8F" w14:textId="77777777" w:rsidR="00674C8A" w:rsidRPr="00674C8A" w:rsidRDefault="00674C8A" w:rsidP="00674C8A">
      <w:pPr>
        <w:numPr>
          <w:ilvl w:val="0"/>
          <w:numId w:val="50"/>
        </w:numPr>
        <w:spacing w:line="600" w:lineRule="auto"/>
        <w:contextualSpacing/>
        <w:jc w:val="left"/>
        <w:rPr>
          <w:ins w:id="8968" w:author="UTENTE" w:date="2020-06-30T18:44:00Z"/>
          <w:rFonts w:ascii="Calibri" w:eastAsia="Calibri" w:hAnsi="Calibri" w:cs="Times New Roman"/>
          <w:lang w:val="en-US"/>
        </w:rPr>
      </w:pPr>
      <w:ins w:id="8969" w:author="UTENTE" w:date="2020-06-30T18:44:00Z">
        <w:r w:rsidRPr="00674C8A">
          <w:rPr>
            <w:rFonts w:ascii="Calibri" w:eastAsia="Calibri" w:hAnsi="Calibri" w:cs="Times New Roman"/>
            <w:lang w:val="en-US"/>
          </w:rPr>
          <w:t>n "I change a few details here and there, but it reads more like a diary rather than fiction."</w:t>
        </w:r>
      </w:ins>
    </w:p>
    <w:p w14:paraId="5BB0E907" w14:textId="77777777" w:rsidR="00674C8A" w:rsidRPr="00674C8A" w:rsidRDefault="00674C8A" w:rsidP="00674C8A">
      <w:pPr>
        <w:numPr>
          <w:ilvl w:val="0"/>
          <w:numId w:val="50"/>
        </w:numPr>
        <w:spacing w:line="600" w:lineRule="auto"/>
        <w:contextualSpacing/>
        <w:jc w:val="left"/>
        <w:rPr>
          <w:ins w:id="8970" w:author="UTENTE" w:date="2020-06-30T18:44:00Z"/>
          <w:rFonts w:ascii="Calibri" w:eastAsia="Calibri" w:hAnsi="Calibri" w:cs="Times New Roman"/>
          <w:lang w:val="en-US"/>
        </w:rPr>
      </w:pPr>
      <w:ins w:id="8971" w:author="UTENTE" w:date="2020-06-30T18:44:00Z">
        <w:r w:rsidRPr="00674C8A">
          <w:rPr>
            <w:rFonts w:ascii="Calibri" w:eastAsia="Calibri" w:hAnsi="Calibri" w:cs="Times New Roman"/>
            <w:lang w:val="en-US"/>
          </w:rPr>
          <w:t>n "I finish a couple of short songs for the indie game I was hired onto, but I know I'll need to go back and give them another listen when I'm more focused."</w:t>
        </w:r>
      </w:ins>
    </w:p>
    <w:p w14:paraId="2CE8A8D5" w14:textId="77777777" w:rsidR="00674C8A" w:rsidRPr="00674C8A" w:rsidRDefault="00674C8A" w:rsidP="00674C8A">
      <w:pPr>
        <w:numPr>
          <w:ilvl w:val="0"/>
          <w:numId w:val="50"/>
        </w:numPr>
        <w:spacing w:line="600" w:lineRule="auto"/>
        <w:contextualSpacing/>
        <w:jc w:val="left"/>
        <w:rPr>
          <w:ins w:id="8972" w:author="UTENTE" w:date="2020-06-30T18:44:00Z"/>
          <w:rFonts w:ascii="Calibri" w:eastAsia="Calibri" w:hAnsi="Calibri" w:cs="Times New Roman"/>
          <w:lang w:val="en-US"/>
        </w:rPr>
      </w:pPr>
      <w:ins w:id="8973" w:author="UTENTE" w:date="2020-06-30T18:44:00Z">
        <w:r w:rsidRPr="00674C8A">
          <w:rPr>
            <w:rFonts w:ascii="Calibri" w:eastAsia="Calibri" w:hAnsi="Calibri" w:cs="Times New Roman"/>
            <w:lang w:val="en-US"/>
          </w:rPr>
          <w:t>n "In the last couple hours before work, I decide to play around with a new track, trying to capture the essence of the tension from last night."</w:t>
        </w:r>
      </w:ins>
    </w:p>
    <w:p w14:paraId="74A1AD72" w14:textId="77777777" w:rsidR="00674C8A" w:rsidRPr="00674C8A" w:rsidRDefault="00674C8A" w:rsidP="00674C8A">
      <w:pPr>
        <w:numPr>
          <w:ilvl w:val="0"/>
          <w:numId w:val="50"/>
        </w:numPr>
        <w:spacing w:line="600" w:lineRule="auto"/>
        <w:contextualSpacing/>
        <w:jc w:val="left"/>
        <w:rPr>
          <w:ins w:id="8974" w:author="UTENTE" w:date="2020-06-30T18:44:00Z"/>
          <w:rFonts w:ascii="Calibri" w:eastAsia="Calibri" w:hAnsi="Calibri" w:cs="Times New Roman"/>
          <w:lang w:val="en-US"/>
        </w:rPr>
      </w:pPr>
      <w:ins w:id="8975" w:author="UTENTE" w:date="2020-06-30T18:44:00Z">
        <w:r w:rsidRPr="00674C8A">
          <w:rPr>
            <w:rFonts w:ascii="Calibri" w:eastAsia="Calibri" w:hAnsi="Calibri" w:cs="Times New Roman"/>
            <w:lang w:val="en-US"/>
          </w:rPr>
          <w:t>n "It ends up as some dark, trip-hoppy piece with out-of-tune guitar and grungy synths. {w}Sounds like it'd be right at home in a vampire game, at least."</w:t>
        </w:r>
      </w:ins>
    </w:p>
    <w:p w14:paraId="7987E5D9" w14:textId="77777777" w:rsidR="00674C8A" w:rsidRPr="00674C8A" w:rsidRDefault="00674C8A" w:rsidP="00674C8A">
      <w:pPr>
        <w:numPr>
          <w:ilvl w:val="0"/>
          <w:numId w:val="50"/>
        </w:numPr>
        <w:spacing w:line="600" w:lineRule="auto"/>
        <w:contextualSpacing/>
        <w:jc w:val="left"/>
        <w:rPr>
          <w:ins w:id="8976" w:author="UTENTE" w:date="2020-06-30T18:44:00Z"/>
          <w:rFonts w:ascii="Calibri" w:eastAsia="Calibri" w:hAnsi="Calibri" w:cs="Times New Roman"/>
          <w:lang w:val="en-US"/>
        </w:rPr>
      </w:pPr>
      <w:ins w:id="8977" w:author="UTENTE" w:date="2020-06-30T18:44:00Z">
        <w:r w:rsidRPr="00674C8A">
          <w:rPr>
            <w:rFonts w:ascii="Calibri" w:eastAsia="Calibri" w:hAnsi="Calibri" w:cs="Times New Roman"/>
            <w:lang w:val="en-US"/>
          </w:rPr>
          <w:t>n "I spend the rest of the day on a few commissions, my eyes glazing over a little as I color and shade in auto-pilot mode."</w:t>
        </w:r>
      </w:ins>
    </w:p>
    <w:p w14:paraId="6D89A459" w14:textId="77777777" w:rsidR="00674C8A" w:rsidRPr="00674C8A" w:rsidRDefault="00674C8A" w:rsidP="00674C8A">
      <w:pPr>
        <w:numPr>
          <w:ilvl w:val="0"/>
          <w:numId w:val="50"/>
        </w:numPr>
        <w:spacing w:line="600" w:lineRule="auto"/>
        <w:contextualSpacing/>
        <w:jc w:val="left"/>
        <w:rPr>
          <w:ins w:id="8978" w:author="UTENTE" w:date="2020-06-30T18:44:00Z"/>
          <w:rFonts w:ascii="Calibri" w:eastAsia="Calibri" w:hAnsi="Calibri" w:cs="Times New Roman"/>
          <w:lang w:val="en-US"/>
        </w:rPr>
      </w:pPr>
      <w:ins w:id="8979" w:author="UTENTE" w:date="2020-06-30T18:44:00Z">
        <w:r w:rsidRPr="00674C8A">
          <w:rPr>
            <w:rFonts w:ascii="Calibri" w:eastAsia="Calibri" w:hAnsi="Calibri" w:cs="Times New Roman"/>
            <w:lang w:val="en-US"/>
          </w:rPr>
          <w:t>n "In the last couple hours before work, I decide to draw the new picture filling my head – a looming, shadowy figure in an alleyway."</w:t>
        </w:r>
        <w:r w:rsidRPr="00674C8A">
          <w:rPr>
            <w:rFonts w:ascii="Calibri" w:eastAsia="Calibri" w:hAnsi="Calibri" w:cs="Times New Roman"/>
            <w:lang w:val="en-US"/>
          </w:rPr>
          <w:br w:type="page"/>
        </w:r>
      </w:ins>
    </w:p>
    <w:p w14:paraId="5472E789" w14:textId="77777777" w:rsidR="00674C8A" w:rsidRPr="00674C8A" w:rsidRDefault="00674C8A" w:rsidP="00674C8A">
      <w:pPr>
        <w:numPr>
          <w:ilvl w:val="0"/>
          <w:numId w:val="56"/>
        </w:numPr>
        <w:spacing w:line="600" w:lineRule="auto"/>
        <w:contextualSpacing/>
        <w:jc w:val="left"/>
        <w:rPr>
          <w:ins w:id="8980" w:author="UTENTE" w:date="2020-06-30T18:44:00Z"/>
          <w:rFonts w:ascii="Calibri" w:eastAsia="Calibri" w:hAnsi="Calibri" w:cs="Times New Roman"/>
        </w:rPr>
      </w:pPr>
      <w:ins w:id="8981" w:author="UTENTE" w:date="2020-06-30T18:44:00Z">
        <w:r w:rsidRPr="00674C8A">
          <w:rPr>
            <w:rFonts w:ascii="Calibri" w:eastAsia="Calibri" w:hAnsi="Calibri" w:cs="Times New Roman"/>
          </w:rPr>
          <w:lastRenderedPageBreak/>
          <w:t>n "Devo solo vedere che succede, immagino. {w}Con un po' di fortuna, magari non deciderà di rendermi la sua cena."</w:t>
        </w:r>
      </w:ins>
    </w:p>
    <w:p w14:paraId="572960B0" w14:textId="77777777" w:rsidR="00674C8A" w:rsidRPr="00674C8A" w:rsidRDefault="00674C8A" w:rsidP="00674C8A">
      <w:pPr>
        <w:numPr>
          <w:ilvl w:val="0"/>
          <w:numId w:val="56"/>
        </w:numPr>
        <w:spacing w:line="600" w:lineRule="auto"/>
        <w:contextualSpacing/>
        <w:jc w:val="left"/>
        <w:rPr>
          <w:ins w:id="8982" w:author="UTENTE" w:date="2020-06-30T18:44:00Z"/>
          <w:rFonts w:ascii="Calibri" w:eastAsia="Calibri" w:hAnsi="Calibri" w:cs="Times New Roman"/>
        </w:rPr>
      </w:pPr>
      <w:ins w:id="8983" w:author="UTENTE" w:date="2020-06-30T18:44:00Z">
        <w:r w:rsidRPr="00674C8A">
          <w:rPr>
            <w:rFonts w:ascii="Calibri" w:eastAsia="Calibri" w:hAnsi="Calibri" w:cs="Times New Roman"/>
          </w:rPr>
          <w:t>n "Riesco a finire di scrivere qualche lavoro commissionato durante il resto della giornata, anche se hanno decisamente bisogno di qualche revisione."</w:t>
        </w:r>
      </w:ins>
    </w:p>
    <w:p w14:paraId="696F2BAF" w14:textId="77777777" w:rsidR="00674C8A" w:rsidRPr="00674C8A" w:rsidRDefault="00674C8A" w:rsidP="00674C8A">
      <w:pPr>
        <w:numPr>
          <w:ilvl w:val="0"/>
          <w:numId w:val="56"/>
        </w:numPr>
        <w:spacing w:line="600" w:lineRule="auto"/>
        <w:contextualSpacing/>
        <w:jc w:val="left"/>
        <w:rPr>
          <w:ins w:id="8984" w:author="UTENTE" w:date="2020-06-30T18:44:00Z"/>
          <w:rFonts w:ascii="Calibri" w:eastAsia="Calibri" w:hAnsi="Calibri" w:cs="Times New Roman"/>
        </w:rPr>
      </w:pPr>
      <w:ins w:id="8985" w:author="UTENTE" w:date="2020-06-30T18:44:00Z">
        <w:r w:rsidRPr="00674C8A">
          <w:rPr>
            <w:rFonts w:ascii="Calibri" w:eastAsia="Calibri" w:hAnsi="Calibri" w:cs="Times New Roman"/>
          </w:rPr>
          <w:t>n "Nelle ultime ore prima di andare a lavoro, decido di cominciare una nuova storiella, prendendo spunto intensamente dalla roba assurda che è successa ieri sera."</w:t>
        </w:r>
      </w:ins>
    </w:p>
    <w:p w14:paraId="68EBBA0E" w14:textId="77777777" w:rsidR="00674C8A" w:rsidRPr="00674C8A" w:rsidRDefault="00674C8A" w:rsidP="00674C8A">
      <w:pPr>
        <w:numPr>
          <w:ilvl w:val="0"/>
          <w:numId w:val="56"/>
        </w:numPr>
        <w:spacing w:line="600" w:lineRule="auto"/>
        <w:contextualSpacing/>
        <w:jc w:val="left"/>
        <w:rPr>
          <w:ins w:id="8986" w:author="UTENTE" w:date="2020-06-30T18:44:00Z"/>
          <w:rFonts w:ascii="Calibri" w:eastAsia="Calibri" w:hAnsi="Calibri" w:cs="Times New Roman"/>
        </w:rPr>
      </w:pPr>
      <w:ins w:id="8987" w:author="UTENTE" w:date="2020-06-30T18:44:00Z">
        <w:r w:rsidRPr="00674C8A">
          <w:rPr>
            <w:rFonts w:ascii="Calibri" w:eastAsia="Calibri" w:hAnsi="Calibri" w:cs="Times New Roman"/>
          </w:rPr>
          <w:t>n "Cambio qualche dettaglio qua e là, ma sembra più un diario che un romanzo."</w:t>
        </w:r>
      </w:ins>
    </w:p>
    <w:p w14:paraId="364D90FD" w14:textId="77777777" w:rsidR="00674C8A" w:rsidRPr="00674C8A" w:rsidRDefault="00674C8A" w:rsidP="00674C8A">
      <w:pPr>
        <w:numPr>
          <w:ilvl w:val="0"/>
          <w:numId w:val="56"/>
        </w:numPr>
        <w:spacing w:line="600" w:lineRule="auto"/>
        <w:contextualSpacing/>
        <w:jc w:val="left"/>
        <w:rPr>
          <w:ins w:id="8988" w:author="UTENTE" w:date="2020-06-30T18:44:00Z"/>
          <w:rFonts w:ascii="Calibri" w:eastAsia="Calibri" w:hAnsi="Calibri" w:cs="Times New Roman"/>
        </w:rPr>
      </w:pPr>
      <w:ins w:id="8989" w:author="UTENTE" w:date="2020-06-30T18:44:00Z">
        <w:r w:rsidRPr="00674C8A">
          <w:rPr>
            <w:rFonts w:ascii="Calibri" w:eastAsia="Calibri" w:hAnsi="Calibri" w:cs="Times New Roman"/>
          </w:rPr>
          <w:t>n "Finisco qualche canzone corta per il gioco indie per cui mi hanno assunto, ma so già che dovrò ritornarci e ascoltarle con più attenzione."</w:t>
        </w:r>
      </w:ins>
    </w:p>
    <w:p w14:paraId="58C014F2" w14:textId="77777777" w:rsidR="00674C8A" w:rsidRPr="00674C8A" w:rsidRDefault="00674C8A" w:rsidP="00674C8A">
      <w:pPr>
        <w:numPr>
          <w:ilvl w:val="0"/>
          <w:numId w:val="56"/>
        </w:numPr>
        <w:spacing w:line="600" w:lineRule="auto"/>
        <w:contextualSpacing/>
        <w:jc w:val="left"/>
        <w:rPr>
          <w:ins w:id="8990" w:author="UTENTE" w:date="2020-06-30T18:44:00Z"/>
          <w:rFonts w:ascii="Calibri" w:eastAsia="Calibri" w:hAnsi="Calibri" w:cs="Times New Roman"/>
        </w:rPr>
      </w:pPr>
      <w:ins w:id="8991" w:author="UTENTE" w:date="2020-06-30T18:44:00Z">
        <w:r w:rsidRPr="00674C8A">
          <w:rPr>
            <w:rFonts w:ascii="Calibri" w:eastAsia="Calibri" w:hAnsi="Calibri" w:cs="Times New Roman"/>
          </w:rPr>
          <w:t>n "Nelle ultime ore prima di andare a lavoro, decido di giochicchiare un po' e lavorare a una nuova traccia, cercando di rendere la tensione di ieri sera."</w:t>
        </w:r>
      </w:ins>
    </w:p>
    <w:p w14:paraId="5BF07C5A" w14:textId="77777777" w:rsidR="00674C8A" w:rsidRPr="00674C8A" w:rsidRDefault="00674C8A" w:rsidP="00674C8A">
      <w:pPr>
        <w:numPr>
          <w:ilvl w:val="0"/>
          <w:numId w:val="56"/>
        </w:numPr>
        <w:spacing w:line="600" w:lineRule="auto"/>
        <w:contextualSpacing/>
        <w:jc w:val="left"/>
        <w:rPr>
          <w:ins w:id="8992" w:author="UTENTE" w:date="2020-06-30T18:44:00Z"/>
          <w:rFonts w:ascii="Calibri" w:eastAsia="Calibri" w:hAnsi="Calibri" w:cs="Times New Roman"/>
        </w:rPr>
      </w:pPr>
      <w:ins w:id="8993" w:author="UTENTE" w:date="2020-06-30T18:44:00Z">
        <w:r w:rsidRPr="00674C8A">
          <w:rPr>
            <w:rFonts w:ascii="Calibri" w:eastAsia="Calibri" w:hAnsi="Calibri" w:cs="Times New Roman"/>
          </w:rPr>
          <w:t>n "Finisce per essere un pezzo molto dark e trip-hop con una chitarra scordata e un sintetizzatore molto grunge. {w}Ci starebbe proprio bene in un gioco di vampiri, per lo meno."</w:t>
        </w:r>
      </w:ins>
    </w:p>
    <w:p w14:paraId="33DF6CE0" w14:textId="77777777" w:rsidR="00674C8A" w:rsidRPr="00674C8A" w:rsidRDefault="00674C8A" w:rsidP="00674C8A">
      <w:pPr>
        <w:numPr>
          <w:ilvl w:val="0"/>
          <w:numId w:val="56"/>
        </w:numPr>
        <w:spacing w:line="600" w:lineRule="auto"/>
        <w:contextualSpacing/>
        <w:jc w:val="left"/>
        <w:rPr>
          <w:ins w:id="8994" w:author="UTENTE" w:date="2020-06-30T18:44:00Z"/>
          <w:rFonts w:ascii="Calibri" w:eastAsia="Calibri" w:hAnsi="Calibri" w:cs="Times New Roman"/>
        </w:rPr>
      </w:pPr>
      <w:ins w:id="8995" w:author="UTENTE" w:date="2020-06-30T18:44:00Z">
        <w:r w:rsidRPr="00674C8A">
          <w:rPr>
            <w:rFonts w:ascii="Calibri" w:eastAsia="Calibri" w:hAnsi="Calibri" w:cs="Times New Roman"/>
          </w:rPr>
          <w:t>n "Passo il resto della giornata a lavorare a qualche progetto commissionato, i miei occhi si velano leggermente mentre coloro e ombreggio praticamente con il pilota automatico."</w:t>
        </w:r>
      </w:ins>
    </w:p>
    <w:p w14:paraId="1D60A199" w14:textId="77777777" w:rsidR="00674C8A" w:rsidRPr="00674C8A" w:rsidRDefault="00674C8A" w:rsidP="00674C8A">
      <w:pPr>
        <w:numPr>
          <w:ilvl w:val="0"/>
          <w:numId w:val="56"/>
        </w:numPr>
        <w:spacing w:line="600" w:lineRule="auto"/>
        <w:ind w:left="709"/>
        <w:contextualSpacing/>
        <w:jc w:val="left"/>
        <w:rPr>
          <w:ins w:id="8996" w:author="UTENTE" w:date="2020-06-30T18:44:00Z"/>
          <w:rFonts w:ascii="Calibri" w:eastAsia="Calibri" w:hAnsi="Calibri" w:cs="Times New Roman"/>
        </w:rPr>
      </w:pPr>
      <w:ins w:id="8997" w:author="UTENTE" w:date="2020-06-30T18:44:00Z">
        <w:r w:rsidRPr="00674C8A">
          <w:rPr>
            <w:rFonts w:ascii="Calibri" w:eastAsia="Calibri" w:hAnsi="Calibri" w:cs="Times New Roman"/>
          </w:rPr>
          <w:t>n "Nelle ultime ore prima di andare a lavoro, decido di disegnare l'immagine che continuava a ronzarmi in testa, una sagoma che si staglia sullo sfondo di un vicolo."</w:t>
        </w:r>
        <w:r w:rsidRPr="00674C8A">
          <w:rPr>
            <w:rFonts w:ascii="Calibri" w:eastAsia="Calibri" w:hAnsi="Calibri" w:cs="Times New Roman"/>
          </w:rPr>
          <w:br w:type="page"/>
        </w:r>
      </w:ins>
    </w:p>
    <w:p w14:paraId="1F24245B" w14:textId="77777777" w:rsidR="00674C8A" w:rsidRPr="00674C8A" w:rsidRDefault="00674C8A" w:rsidP="00674C8A">
      <w:pPr>
        <w:numPr>
          <w:ilvl w:val="0"/>
          <w:numId w:val="56"/>
        </w:numPr>
        <w:spacing w:line="600" w:lineRule="auto"/>
        <w:contextualSpacing/>
        <w:jc w:val="left"/>
        <w:rPr>
          <w:ins w:id="8998" w:author="UTENTE" w:date="2020-06-30T18:44:00Z"/>
          <w:rFonts w:ascii="Calibri" w:eastAsia="Calibri" w:hAnsi="Calibri" w:cs="Times New Roman"/>
          <w:lang w:val="en-US"/>
        </w:rPr>
      </w:pPr>
      <w:ins w:id="8999" w:author="UTENTE" w:date="2020-06-30T18:44:00Z">
        <w:r w:rsidRPr="00674C8A">
          <w:rPr>
            <w:rFonts w:ascii="Calibri" w:eastAsia="Calibri" w:hAnsi="Calibri" w:cs="Times New Roman"/>
            <w:lang w:val="en-US"/>
          </w:rPr>
          <w:lastRenderedPageBreak/>
          <w:t>n "I make sure the light is focused on the figure's bared teeth, using the memory of Rex's fangs as reference. {w}It turns out surprisingly well - almost {i}too{/i} well."</w:t>
        </w:r>
      </w:ins>
    </w:p>
    <w:p w14:paraId="48936C42" w14:textId="77777777" w:rsidR="00674C8A" w:rsidRPr="00674C8A" w:rsidRDefault="00674C8A" w:rsidP="00674C8A">
      <w:pPr>
        <w:numPr>
          <w:ilvl w:val="0"/>
          <w:numId w:val="56"/>
        </w:numPr>
        <w:spacing w:line="600" w:lineRule="auto"/>
        <w:contextualSpacing/>
        <w:jc w:val="left"/>
        <w:rPr>
          <w:ins w:id="9000" w:author="UTENTE" w:date="2020-06-30T18:44:00Z"/>
          <w:rFonts w:ascii="Calibri" w:eastAsia="Calibri" w:hAnsi="Calibri" w:cs="Times New Roman"/>
          <w:lang w:val="en-US"/>
        </w:rPr>
      </w:pPr>
      <w:ins w:id="9001" w:author="UTENTE" w:date="2020-06-30T18:44:00Z">
        <w:r w:rsidRPr="00674C8A">
          <w:rPr>
            <w:rFonts w:ascii="Calibri" w:eastAsia="Calibri" w:hAnsi="Calibri" w:cs="Times New Roman"/>
            <w:lang w:val="en-US"/>
          </w:rPr>
          <w:t>n "–When I get ready to leave for work, the sight of the darkening sky outside makes me tense."</w:t>
        </w:r>
      </w:ins>
    </w:p>
    <w:p w14:paraId="5AACF877" w14:textId="77777777" w:rsidR="00674C8A" w:rsidRPr="00674C8A" w:rsidRDefault="00674C8A" w:rsidP="00674C8A">
      <w:pPr>
        <w:numPr>
          <w:ilvl w:val="0"/>
          <w:numId w:val="56"/>
        </w:numPr>
        <w:spacing w:line="600" w:lineRule="auto"/>
        <w:contextualSpacing/>
        <w:jc w:val="left"/>
        <w:rPr>
          <w:ins w:id="9002" w:author="UTENTE" w:date="2020-06-30T18:44:00Z"/>
          <w:rFonts w:ascii="Calibri" w:eastAsia="Calibri" w:hAnsi="Calibri" w:cs="Times New Roman"/>
          <w:lang w:val="en-US"/>
        </w:rPr>
      </w:pPr>
      <w:ins w:id="9003" w:author="UTENTE" w:date="2020-06-30T18:44:00Z">
        <w:r w:rsidRPr="00674C8A">
          <w:rPr>
            <w:rFonts w:ascii="Calibri" w:eastAsia="Calibri" w:hAnsi="Calibri" w:cs="Times New Roman"/>
            <w:lang w:val="en-US"/>
          </w:rPr>
          <w:t>n "What I saw yesterday, along with Rex's warning, won't stop nagging at my mind."</w:t>
        </w:r>
      </w:ins>
    </w:p>
    <w:p w14:paraId="38C4DAED" w14:textId="77777777" w:rsidR="00674C8A" w:rsidRPr="00674C8A" w:rsidRDefault="00674C8A" w:rsidP="00674C8A">
      <w:pPr>
        <w:numPr>
          <w:ilvl w:val="0"/>
          <w:numId w:val="56"/>
        </w:numPr>
        <w:spacing w:line="600" w:lineRule="auto"/>
        <w:contextualSpacing/>
        <w:jc w:val="left"/>
        <w:rPr>
          <w:ins w:id="9004" w:author="UTENTE" w:date="2020-06-30T18:44:00Z"/>
          <w:rFonts w:ascii="Calibri" w:eastAsia="Calibri" w:hAnsi="Calibri" w:cs="Times New Roman"/>
          <w:lang w:val="en-US"/>
        </w:rPr>
      </w:pPr>
      <w:ins w:id="9005" w:author="UTENTE" w:date="2020-06-30T18:44:00Z">
        <w:r w:rsidRPr="00674C8A">
          <w:rPr>
            <w:rFonts w:ascii="Calibri" w:eastAsia="Calibri" w:hAnsi="Calibri" w:cs="Times New Roman"/>
            <w:lang w:val="en-US"/>
          </w:rPr>
          <w:t>n "I'd better hurry to the diner before it gets too late… and hope that Rex keeps his word."</w:t>
        </w:r>
      </w:ins>
    </w:p>
    <w:p w14:paraId="730F8CF0" w14:textId="77777777" w:rsidR="00674C8A" w:rsidRPr="00674C8A" w:rsidRDefault="00674C8A" w:rsidP="00674C8A">
      <w:pPr>
        <w:numPr>
          <w:ilvl w:val="0"/>
          <w:numId w:val="56"/>
        </w:numPr>
        <w:spacing w:line="600" w:lineRule="auto"/>
        <w:contextualSpacing/>
        <w:jc w:val="left"/>
        <w:rPr>
          <w:ins w:id="9006" w:author="UTENTE" w:date="2020-06-30T18:44:00Z"/>
          <w:rFonts w:ascii="Calibri" w:eastAsia="Calibri" w:hAnsi="Calibri" w:cs="Times New Roman"/>
          <w:lang w:val="en-US"/>
        </w:rPr>
      </w:pPr>
      <w:ins w:id="9007" w:author="UTENTE" w:date="2020-06-30T18:44:00Z">
        <w:r w:rsidRPr="00674C8A">
          <w:rPr>
            <w:rFonts w:ascii="Calibri" w:eastAsia="Calibri" w:hAnsi="Calibri" w:cs="Times New Roman"/>
            <w:lang w:val="en-US"/>
          </w:rPr>
          <w:t>n "Luckily, nothing happens on the way to my shift, and I flick on the diner's lights with a sigh of relief."</w:t>
        </w:r>
      </w:ins>
    </w:p>
    <w:p w14:paraId="369EC109" w14:textId="77777777" w:rsidR="00674C8A" w:rsidRPr="00674C8A" w:rsidRDefault="00674C8A" w:rsidP="00674C8A">
      <w:pPr>
        <w:numPr>
          <w:ilvl w:val="0"/>
          <w:numId w:val="56"/>
        </w:numPr>
        <w:spacing w:line="600" w:lineRule="auto"/>
        <w:contextualSpacing/>
        <w:jc w:val="left"/>
        <w:rPr>
          <w:ins w:id="9008" w:author="UTENTE" w:date="2020-06-30T18:44:00Z"/>
          <w:rFonts w:ascii="Calibri" w:eastAsia="Calibri" w:hAnsi="Calibri" w:cs="Times New Roman"/>
          <w:lang w:val="en-US"/>
        </w:rPr>
      </w:pPr>
      <w:ins w:id="9009" w:author="UTENTE" w:date="2020-06-30T18:44:00Z">
        <w:r w:rsidRPr="00674C8A">
          <w:rPr>
            <w:rFonts w:ascii="Calibri" w:eastAsia="Calibri" w:hAnsi="Calibri" w:cs="Times New Roman"/>
            <w:lang w:val="en-US"/>
          </w:rPr>
          <w:t>mcp "\"This crap is doing a real number on my stress levels, I'll say…\""</w:t>
        </w:r>
      </w:ins>
    </w:p>
    <w:p w14:paraId="036034D7" w14:textId="77777777" w:rsidR="00674C8A" w:rsidRPr="00674C8A" w:rsidRDefault="00674C8A" w:rsidP="00674C8A">
      <w:pPr>
        <w:numPr>
          <w:ilvl w:val="0"/>
          <w:numId w:val="56"/>
        </w:numPr>
        <w:spacing w:line="600" w:lineRule="auto"/>
        <w:contextualSpacing/>
        <w:jc w:val="left"/>
        <w:rPr>
          <w:ins w:id="9010" w:author="UTENTE" w:date="2020-06-30T18:44:00Z"/>
          <w:rFonts w:ascii="Calibri" w:eastAsia="Calibri" w:hAnsi="Calibri" w:cs="Times New Roman"/>
          <w:lang w:val="en-US"/>
        </w:rPr>
      </w:pPr>
      <w:ins w:id="9011" w:author="UTENTE" w:date="2020-06-30T18:44:00Z">
        <w:r w:rsidRPr="00674C8A">
          <w:rPr>
            <w:rFonts w:ascii="Calibri" w:eastAsia="Calibri" w:hAnsi="Calibri" w:cs="Times New Roman"/>
            <w:lang w:val="en-US"/>
          </w:rPr>
          <w:t>n "Muttering to myself, I switch the sign to \"Open\" after a little bit of prep work, and the night finally begins."</w:t>
        </w:r>
      </w:ins>
    </w:p>
    <w:p w14:paraId="1CD7C2EC" w14:textId="77777777" w:rsidR="00674C8A" w:rsidRPr="00674C8A" w:rsidRDefault="00674C8A" w:rsidP="00674C8A">
      <w:pPr>
        <w:numPr>
          <w:ilvl w:val="0"/>
          <w:numId w:val="56"/>
        </w:numPr>
        <w:spacing w:line="600" w:lineRule="auto"/>
        <w:contextualSpacing/>
        <w:jc w:val="left"/>
        <w:rPr>
          <w:ins w:id="9012" w:author="UTENTE" w:date="2020-06-30T18:44:00Z"/>
          <w:rFonts w:ascii="Calibri" w:eastAsia="Calibri" w:hAnsi="Calibri" w:cs="Times New Roman"/>
          <w:lang w:val="en-US"/>
        </w:rPr>
      </w:pPr>
      <w:ins w:id="9013" w:author="UTENTE" w:date="2020-06-30T18:44:00Z">
        <w:r w:rsidRPr="00674C8A">
          <w:rPr>
            <w:rFonts w:ascii="Calibri" w:eastAsia="Calibri" w:hAnsi="Calibri" w:cs="Times New Roman"/>
            <w:lang w:val="en-US"/>
          </w:rPr>
          <w:t>u "\"Y-yeah, I'll have, uh… just the fries, uh, yeah…\""</w:t>
        </w:r>
      </w:ins>
    </w:p>
    <w:p w14:paraId="1C5D8EA9" w14:textId="77777777" w:rsidR="00674C8A" w:rsidRPr="00674C8A" w:rsidRDefault="00674C8A" w:rsidP="00674C8A">
      <w:pPr>
        <w:numPr>
          <w:ilvl w:val="0"/>
          <w:numId w:val="56"/>
        </w:numPr>
        <w:spacing w:line="600" w:lineRule="auto"/>
        <w:contextualSpacing/>
        <w:jc w:val="left"/>
        <w:rPr>
          <w:ins w:id="9014" w:author="UTENTE" w:date="2020-06-30T18:44:00Z"/>
          <w:rFonts w:ascii="Calibri" w:eastAsia="Calibri" w:hAnsi="Calibri" w:cs="Times New Roman"/>
        </w:rPr>
      </w:pPr>
      <w:ins w:id="9015" w:author="UTENTE" w:date="2020-06-30T18:44:00Z">
        <w:r w:rsidRPr="00674C8A">
          <w:rPr>
            <w:rFonts w:ascii="Calibri" w:eastAsia="Calibri" w:hAnsi="Calibri" w:cs="Times New Roman"/>
          </w:rPr>
          <w:t>mc "\"Coming right up.\""</w:t>
        </w:r>
      </w:ins>
    </w:p>
    <w:p w14:paraId="4C36A257" w14:textId="77777777" w:rsidR="00674C8A" w:rsidRPr="00674C8A" w:rsidRDefault="00674C8A" w:rsidP="00674C8A">
      <w:pPr>
        <w:numPr>
          <w:ilvl w:val="0"/>
          <w:numId w:val="56"/>
        </w:numPr>
        <w:spacing w:line="600" w:lineRule="auto"/>
        <w:contextualSpacing/>
        <w:jc w:val="left"/>
        <w:rPr>
          <w:ins w:id="9016" w:author="UTENTE" w:date="2020-06-30T18:44:00Z"/>
          <w:rFonts w:ascii="Calibri" w:eastAsia="Calibri" w:hAnsi="Calibri" w:cs="Times New Roman"/>
          <w:lang w:val="en-US"/>
        </w:rPr>
      </w:pPr>
      <w:ins w:id="9017" w:author="UTENTE" w:date="2020-06-30T18:44:00Z">
        <w:r w:rsidRPr="00674C8A">
          <w:rPr>
            <w:rFonts w:ascii="Calibri" w:eastAsia="Calibri" w:hAnsi="Calibri" w:cs="Times New Roman"/>
            <w:lang w:val="en-US"/>
          </w:rPr>
          <w:t>n "–Just the normal drunk customers."</w:t>
        </w:r>
      </w:ins>
    </w:p>
    <w:p w14:paraId="66FEBF3E" w14:textId="77777777" w:rsidR="00674C8A" w:rsidRPr="00674C8A" w:rsidRDefault="00674C8A" w:rsidP="00674C8A">
      <w:pPr>
        <w:numPr>
          <w:ilvl w:val="0"/>
          <w:numId w:val="56"/>
        </w:numPr>
        <w:spacing w:line="600" w:lineRule="auto"/>
        <w:contextualSpacing/>
        <w:jc w:val="left"/>
        <w:rPr>
          <w:ins w:id="9018" w:author="UTENTE" w:date="2020-06-30T18:44:00Z"/>
          <w:rFonts w:ascii="Calibri" w:eastAsia="Calibri" w:hAnsi="Calibri" w:cs="Times New Roman"/>
          <w:lang w:val="en-US"/>
        </w:rPr>
      </w:pPr>
      <w:ins w:id="9019" w:author="UTENTE" w:date="2020-06-30T18:44:00Z">
        <w:r w:rsidRPr="00674C8A">
          <w:rPr>
            <w:rFonts w:ascii="Calibri" w:eastAsia="Calibri" w:hAnsi="Calibri" w:cs="Times New Roman"/>
            <w:lang w:val="en-US"/>
          </w:rPr>
          <w:t>u "\"Hey dude, can I get… an ice cream frothy… thing?\""</w:t>
        </w:r>
      </w:ins>
    </w:p>
    <w:p w14:paraId="55FB8CFB" w14:textId="77777777" w:rsidR="00674C8A" w:rsidRPr="00674C8A" w:rsidRDefault="00674C8A" w:rsidP="00674C8A">
      <w:pPr>
        <w:numPr>
          <w:ilvl w:val="0"/>
          <w:numId w:val="56"/>
        </w:numPr>
        <w:spacing w:line="600" w:lineRule="auto"/>
        <w:contextualSpacing/>
        <w:jc w:val="left"/>
        <w:rPr>
          <w:ins w:id="9020" w:author="UTENTE" w:date="2020-06-30T18:44:00Z"/>
          <w:rFonts w:ascii="Calibri" w:eastAsia="Calibri" w:hAnsi="Calibri" w:cs="Times New Roman"/>
          <w:lang w:val="en-US"/>
        </w:rPr>
      </w:pPr>
      <w:ins w:id="9021" w:author="UTENTE" w:date="2020-06-30T18:44:00Z">
        <w:r w:rsidRPr="00674C8A">
          <w:rPr>
            <w:rFonts w:ascii="Calibri" w:eastAsia="Calibri" w:hAnsi="Calibri" w:cs="Times New Roman"/>
            <w:lang w:val="en-US"/>
          </w:rPr>
          <w:t>mc "\"…You mean a milkshake?\""</w:t>
        </w:r>
        <w:r w:rsidRPr="00674C8A">
          <w:rPr>
            <w:rFonts w:ascii="Calibri" w:eastAsia="Calibri" w:hAnsi="Calibri" w:cs="Times New Roman"/>
            <w:lang w:val="en-US"/>
          </w:rPr>
          <w:br w:type="page"/>
        </w:r>
      </w:ins>
    </w:p>
    <w:p w14:paraId="2E5C62C2" w14:textId="77777777" w:rsidR="00674C8A" w:rsidRPr="00674C8A" w:rsidRDefault="00674C8A" w:rsidP="00674C8A">
      <w:pPr>
        <w:numPr>
          <w:ilvl w:val="0"/>
          <w:numId w:val="50"/>
        </w:numPr>
        <w:spacing w:line="600" w:lineRule="auto"/>
        <w:contextualSpacing/>
        <w:jc w:val="left"/>
        <w:rPr>
          <w:ins w:id="9022" w:author="UTENTE" w:date="2020-06-30T18:44:00Z"/>
          <w:rFonts w:ascii="Calibri" w:eastAsia="Calibri" w:hAnsi="Calibri" w:cs="Times New Roman"/>
        </w:rPr>
      </w:pPr>
      <w:ins w:id="9023" w:author="UTENTE" w:date="2020-06-30T18:44:00Z">
        <w:r w:rsidRPr="00674C8A">
          <w:rPr>
            <w:rFonts w:ascii="Calibri" w:eastAsia="Calibri" w:hAnsi="Calibri" w:cs="Times New Roman"/>
          </w:rPr>
          <w:lastRenderedPageBreak/>
          <w:t>n "Mi assicuro che la luce metta in evidenza i denti aguzzi della sagoma, ispirandomi all'immagine dei canini di Rex. {w}Il risultato è sorprendentemente buono, forse anche{i}troppo{/i} buono."</w:t>
        </w:r>
      </w:ins>
    </w:p>
    <w:p w14:paraId="294583B2" w14:textId="77777777" w:rsidR="00674C8A" w:rsidRPr="00674C8A" w:rsidRDefault="00674C8A" w:rsidP="00674C8A">
      <w:pPr>
        <w:numPr>
          <w:ilvl w:val="0"/>
          <w:numId w:val="50"/>
        </w:numPr>
        <w:spacing w:line="600" w:lineRule="auto"/>
        <w:contextualSpacing/>
        <w:jc w:val="left"/>
        <w:rPr>
          <w:ins w:id="9024" w:author="UTENTE" w:date="2020-06-30T18:44:00Z"/>
          <w:rFonts w:ascii="Calibri" w:eastAsia="Calibri" w:hAnsi="Calibri" w:cs="Times New Roman"/>
        </w:rPr>
      </w:pPr>
      <w:ins w:id="9025" w:author="UTENTE" w:date="2020-06-30T18:44:00Z">
        <w:r w:rsidRPr="00674C8A">
          <w:rPr>
            <w:rFonts w:ascii="Calibri" w:eastAsia="Calibri" w:hAnsi="Calibri" w:cs="Times New Roman"/>
          </w:rPr>
          <w:t>n "Mentre mi preparo per andare al lavoro, la vista del cielo scuro fuori dalla finestra mi fa irrigidire."</w:t>
        </w:r>
      </w:ins>
    </w:p>
    <w:p w14:paraId="6ADA079F" w14:textId="77777777" w:rsidR="00674C8A" w:rsidRPr="00674C8A" w:rsidRDefault="00674C8A" w:rsidP="00674C8A">
      <w:pPr>
        <w:numPr>
          <w:ilvl w:val="0"/>
          <w:numId w:val="50"/>
        </w:numPr>
        <w:spacing w:line="600" w:lineRule="auto"/>
        <w:contextualSpacing/>
        <w:jc w:val="left"/>
        <w:rPr>
          <w:ins w:id="9026" w:author="UTENTE" w:date="2020-06-30T18:44:00Z"/>
          <w:rFonts w:ascii="Calibri" w:eastAsia="Calibri" w:hAnsi="Calibri" w:cs="Times New Roman"/>
        </w:rPr>
      </w:pPr>
      <w:ins w:id="9027" w:author="UTENTE" w:date="2020-06-30T18:44:00Z">
        <w:r w:rsidRPr="00674C8A">
          <w:rPr>
            <w:rFonts w:ascii="Calibri" w:eastAsia="Calibri" w:hAnsi="Calibri" w:cs="Times New Roman"/>
          </w:rPr>
          <w:t>n "Da quando Isaac mi ha avvisato del pericolo di essere catturato da un vampiro, non riesco a togliermelo dalla testa, anche se stesse esagerando."</w:t>
        </w:r>
      </w:ins>
    </w:p>
    <w:p w14:paraId="4963554C" w14:textId="77777777" w:rsidR="00674C8A" w:rsidRPr="00674C8A" w:rsidRDefault="00674C8A" w:rsidP="00674C8A">
      <w:pPr>
        <w:numPr>
          <w:ilvl w:val="0"/>
          <w:numId w:val="50"/>
        </w:numPr>
        <w:spacing w:line="600" w:lineRule="auto"/>
        <w:contextualSpacing/>
        <w:jc w:val="left"/>
        <w:rPr>
          <w:ins w:id="9028" w:author="UTENTE" w:date="2020-06-30T18:44:00Z"/>
          <w:rFonts w:ascii="Calibri" w:eastAsia="Calibri" w:hAnsi="Calibri" w:cs="Times New Roman"/>
        </w:rPr>
      </w:pPr>
      <w:ins w:id="9029" w:author="UTENTE" w:date="2020-06-30T18:44:00Z">
        <w:r w:rsidRPr="00674C8A">
          <w:rPr>
            <w:rFonts w:ascii="Calibri" w:eastAsia="Calibri" w:hAnsi="Calibri" w:cs="Times New Roman"/>
          </w:rPr>
          <w:t>n "Sarà meglio che mi dia una mossa, meglio arrivare alla tavola calda prima che si faccia troppo tardi… e speriamo che Rex mantenga la sua parola."</w:t>
        </w:r>
      </w:ins>
    </w:p>
    <w:p w14:paraId="02CC2C3D" w14:textId="77777777" w:rsidR="00674C8A" w:rsidRPr="00674C8A" w:rsidRDefault="00674C8A" w:rsidP="00674C8A">
      <w:pPr>
        <w:numPr>
          <w:ilvl w:val="0"/>
          <w:numId w:val="50"/>
        </w:numPr>
        <w:spacing w:line="600" w:lineRule="auto"/>
        <w:contextualSpacing/>
        <w:jc w:val="left"/>
        <w:rPr>
          <w:ins w:id="9030" w:author="UTENTE" w:date="2020-06-30T18:44:00Z"/>
          <w:rFonts w:ascii="Calibri" w:eastAsia="Calibri" w:hAnsi="Calibri" w:cs="Times New Roman"/>
        </w:rPr>
      </w:pPr>
      <w:ins w:id="9031" w:author="UTENTE" w:date="2020-06-30T18:44:00Z">
        <w:r w:rsidRPr="00674C8A">
          <w:rPr>
            <w:rFonts w:ascii="Calibri" w:eastAsia="Calibri" w:hAnsi="Calibri" w:cs="Times New Roman"/>
          </w:rPr>
          <w:t>n "Fortunatamente, non succede nulla per strada. Accendo le luci della tavola caldo con un sospiro di sollievo."</w:t>
        </w:r>
      </w:ins>
    </w:p>
    <w:p w14:paraId="6DC9DBA7" w14:textId="77777777" w:rsidR="00674C8A" w:rsidRPr="00674C8A" w:rsidRDefault="00674C8A" w:rsidP="00674C8A">
      <w:pPr>
        <w:numPr>
          <w:ilvl w:val="0"/>
          <w:numId w:val="50"/>
        </w:numPr>
        <w:spacing w:line="600" w:lineRule="auto"/>
        <w:contextualSpacing/>
        <w:jc w:val="left"/>
        <w:rPr>
          <w:ins w:id="9032" w:author="UTENTE" w:date="2020-06-30T18:44:00Z"/>
          <w:rFonts w:ascii="Calibri" w:eastAsia="Calibri" w:hAnsi="Calibri" w:cs="Times New Roman"/>
        </w:rPr>
      </w:pPr>
      <w:ins w:id="9033" w:author="UTENTE" w:date="2020-06-30T18:44:00Z">
        <w:r w:rsidRPr="00674C8A">
          <w:rPr>
            <w:rFonts w:ascii="Calibri" w:eastAsia="Calibri" w:hAnsi="Calibri" w:cs="Times New Roman"/>
          </w:rPr>
          <w:t>mcp "\"Queste stronzate stanno mettendo a dura prova i miei nervi, devo dire…\""</w:t>
        </w:r>
      </w:ins>
    </w:p>
    <w:p w14:paraId="73FC780C" w14:textId="77777777" w:rsidR="00674C8A" w:rsidRPr="00674C8A" w:rsidRDefault="00674C8A" w:rsidP="00674C8A">
      <w:pPr>
        <w:numPr>
          <w:ilvl w:val="0"/>
          <w:numId w:val="50"/>
        </w:numPr>
        <w:spacing w:line="600" w:lineRule="auto"/>
        <w:contextualSpacing/>
        <w:jc w:val="left"/>
        <w:rPr>
          <w:ins w:id="9034" w:author="UTENTE" w:date="2020-06-30T18:44:00Z"/>
          <w:rFonts w:ascii="Calibri" w:eastAsia="Calibri" w:hAnsi="Calibri" w:cs="Times New Roman"/>
        </w:rPr>
      </w:pPr>
      <w:ins w:id="9035" w:author="UTENTE" w:date="2020-06-30T18:44:00Z">
        <w:r w:rsidRPr="00674C8A">
          <w:rPr>
            <w:rFonts w:ascii="Calibri" w:eastAsia="Calibri" w:hAnsi="Calibri" w:cs="Times New Roman"/>
          </w:rPr>
          <w:t>n "Borbottando da solo, giro il cartello verso \"Aperto\", dopo aver fatto qualche lavoretto preparativo, e la notte finalmente inizia."</w:t>
        </w:r>
      </w:ins>
    </w:p>
    <w:p w14:paraId="37966829" w14:textId="77777777" w:rsidR="00674C8A" w:rsidRPr="00674C8A" w:rsidRDefault="00674C8A" w:rsidP="00674C8A">
      <w:pPr>
        <w:numPr>
          <w:ilvl w:val="0"/>
          <w:numId w:val="50"/>
        </w:numPr>
        <w:spacing w:line="600" w:lineRule="auto"/>
        <w:contextualSpacing/>
        <w:jc w:val="left"/>
        <w:rPr>
          <w:ins w:id="9036" w:author="UTENTE" w:date="2020-06-30T18:44:00Z"/>
          <w:rFonts w:ascii="Calibri" w:eastAsia="Calibri" w:hAnsi="Calibri" w:cs="Times New Roman"/>
        </w:rPr>
      </w:pPr>
      <w:ins w:id="9037" w:author="UTENTE" w:date="2020-06-30T18:44:00Z">
        <w:r w:rsidRPr="00674C8A">
          <w:rPr>
            <w:rFonts w:ascii="Calibri" w:eastAsia="Calibri" w:hAnsi="Calibri" w:cs="Times New Roman"/>
          </w:rPr>
          <w:t>u "\"S-sì- vorrei, uhm… solo delle patatine, uhm, sì…\""</w:t>
        </w:r>
      </w:ins>
    </w:p>
    <w:p w14:paraId="2026B3DB" w14:textId="77777777" w:rsidR="00674C8A" w:rsidRPr="00674C8A" w:rsidRDefault="00674C8A" w:rsidP="00674C8A">
      <w:pPr>
        <w:numPr>
          <w:ilvl w:val="0"/>
          <w:numId w:val="50"/>
        </w:numPr>
        <w:spacing w:line="600" w:lineRule="auto"/>
        <w:contextualSpacing/>
        <w:jc w:val="left"/>
        <w:rPr>
          <w:ins w:id="9038" w:author="UTENTE" w:date="2020-06-30T18:44:00Z"/>
          <w:rFonts w:ascii="Calibri" w:eastAsia="Calibri" w:hAnsi="Calibri" w:cs="Times New Roman"/>
          <w:lang w:val="en-US"/>
        </w:rPr>
      </w:pPr>
      <w:ins w:id="9039" w:author="UTENTE" w:date="2020-06-30T18:44:00Z">
        <w:r w:rsidRPr="00674C8A">
          <w:rPr>
            <w:rFonts w:ascii="Calibri" w:eastAsia="Calibri" w:hAnsi="Calibri" w:cs="Times New Roman"/>
            <w:lang w:val="en-US"/>
          </w:rPr>
          <w:t>mc "\"Arrivano subito.\""</w:t>
        </w:r>
      </w:ins>
    </w:p>
    <w:p w14:paraId="07CE8C90" w14:textId="77777777" w:rsidR="00674C8A" w:rsidRPr="00674C8A" w:rsidRDefault="00674C8A" w:rsidP="00674C8A">
      <w:pPr>
        <w:numPr>
          <w:ilvl w:val="0"/>
          <w:numId w:val="50"/>
        </w:numPr>
        <w:spacing w:line="600" w:lineRule="auto"/>
        <w:contextualSpacing/>
        <w:jc w:val="left"/>
        <w:rPr>
          <w:ins w:id="9040" w:author="UTENTE" w:date="2020-06-30T18:44:00Z"/>
          <w:rFonts w:ascii="Calibri" w:eastAsia="Calibri" w:hAnsi="Calibri" w:cs="Times New Roman"/>
        </w:rPr>
      </w:pPr>
      <w:ins w:id="9041" w:author="UTENTE" w:date="2020-06-30T18:44:00Z">
        <w:r w:rsidRPr="00674C8A">
          <w:rPr>
            <w:rFonts w:ascii="Calibri" w:eastAsia="Calibri" w:hAnsi="Calibri" w:cs="Times New Roman"/>
          </w:rPr>
          <w:t>n "Solo i soliti clienti ubriachi."</w:t>
        </w:r>
      </w:ins>
    </w:p>
    <w:p w14:paraId="19F3260A" w14:textId="77777777" w:rsidR="00674C8A" w:rsidRPr="00674C8A" w:rsidRDefault="00674C8A" w:rsidP="00674C8A">
      <w:pPr>
        <w:numPr>
          <w:ilvl w:val="0"/>
          <w:numId w:val="50"/>
        </w:numPr>
        <w:spacing w:line="600" w:lineRule="auto"/>
        <w:contextualSpacing/>
        <w:jc w:val="left"/>
        <w:rPr>
          <w:ins w:id="9042" w:author="UTENTE" w:date="2020-06-30T18:44:00Z"/>
          <w:rFonts w:ascii="Calibri" w:eastAsia="Calibri" w:hAnsi="Calibri" w:cs="Times New Roman"/>
        </w:rPr>
      </w:pPr>
      <w:ins w:id="9043" w:author="UTENTE" w:date="2020-06-30T18:44:00Z">
        <w:r w:rsidRPr="00674C8A">
          <w:rPr>
            <w:rFonts w:ascii="Calibri" w:eastAsia="Calibri" w:hAnsi="Calibri" w:cs="Times New Roman"/>
          </w:rPr>
          <w:t>u "\"Ehi amico, posso avere un… gelato frullato… quella roba lì?\""</w:t>
        </w:r>
      </w:ins>
    </w:p>
    <w:p w14:paraId="20070A2D" w14:textId="77777777" w:rsidR="00674C8A" w:rsidRPr="00674C8A" w:rsidRDefault="00674C8A" w:rsidP="00674C8A">
      <w:pPr>
        <w:numPr>
          <w:ilvl w:val="0"/>
          <w:numId w:val="50"/>
        </w:numPr>
        <w:spacing w:line="600" w:lineRule="auto"/>
        <w:contextualSpacing/>
        <w:jc w:val="left"/>
        <w:rPr>
          <w:ins w:id="9044" w:author="UTENTE" w:date="2020-06-30T18:44:00Z"/>
          <w:rFonts w:ascii="Calibri" w:eastAsia="Calibri" w:hAnsi="Calibri" w:cs="Times New Roman"/>
          <w:lang w:val="en-US"/>
        </w:rPr>
      </w:pPr>
      <w:ins w:id="9045" w:author="UTENTE" w:date="2020-06-30T18:44:00Z">
        <w:r w:rsidRPr="00674C8A">
          <w:rPr>
            <w:rFonts w:ascii="Calibri" w:eastAsia="Calibri" w:hAnsi="Calibri" w:cs="Times New Roman"/>
            <w:lang w:val="en-US"/>
          </w:rPr>
          <w:t xml:space="preserve">mc "\"…intendi un frappè?\"" </w:t>
        </w:r>
        <w:r w:rsidRPr="00674C8A">
          <w:rPr>
            <w:rFonts w:ascii="Calibri" w:eastAsia="Calibri" w:hAnsi="Calibri" w:cs="Times New Roman"/>
            <w:lang w:val="en-US"/>
          </w:rPr>
          <w:br w:type="page"/>
        </w:r>
      </w:ins>
    </w:p>
    <w:p w14:paraId="491E3132" w14:textId="77777777" w:rsidR="00674C8A" w:rsidRPr="00674C8A" w:rsidRDefault="00674C8A" w:rsidP="00674C8A">
      <w:pPr>
        <w:numPr>
          <w:ilvl w:val="0"/>
          <w:numId w:val="50"/>
        </w:numPr>
        <w:spacing w:line="600" w:lineRule="auto"/>
        <w:contextualSpacing/>
        <w:jc w:val="left"/>
        <w:rPr>
          <w:ins w:id="9046" w:author="UTENTE" w:date="2020-06-30T18:44:00Z"/>
          <w:rFonts w:ascii="Calibri" w:eastAsia="Calibri" w:hAnsi="Calibri" w:cs="Times New Roman"/>
          <w:lang w:val="en-US"/>
        </w:rPr>
      </w:pPr>
      <w:ins w:id="9047" w:author="UTENTE" w:date="2020-06-30T18:44:00Z">
        <w:r w:rsidRPr="00674C8A">
          <w:rPr>
            <w:rFonts w:ascii="Calibri" w:eastAsia="Calibri" w:hAnsi="Calibri" w:cs="Times New Roman"/>
            <w:lang w:val="en-US"/>
          </w:rPr>
          <w:lastRenderedPageBreak/>
          <w:t>u "\"Yeah, dude, {i}milkshake!{/i} That's totally what I meant, how'd you know?\""</w:t>
        </w:r>
      </w:ins>
    </w:p>
    <w:p w14:paraId="265224A1" w14:textId="77777777" w:rsidR="00674C8A" w:rsidRPr="00674C8A" w:rsidRDefault="00674C8A" w:rsidP="00674C8A">
      <w:pPr>
        <w:numPr>
          <w:ilvl w:val="0"/>
          <w:numId w:val="50"/>
        </w:numPr>
        <w:spacing w:line="600" w:lineRule="auto"/>
        <w:contextualSpacing/>
        <w:jc w:val="left"/>
        <w:rPr>
          <w:ins w:id="9048" w:author="UTENTE" w:date="2020-06-30T18:44:00Z"/>
          <w:rFonts w:ascii="Calibri" w:eastAsia="Calibri" w:hAnsi="Calibri" w:cs="Times New Roman"/>
          <w:lang w:val="en-US"/>
        </w:rPr>
      </w:pPr>
      <w:ins w:id="9049" w:author="UTENTE" w:date="2020-06-30T18:44:00Z">
        <w:r w:rsidRPr="00674C8A">
          <w:rPr>
            <w:rFonts w:ascii="Calibri" w:eastAsia="Calibri" w:hAnsi="Calibri" w:cs="Times New Roman"/>
            <w:lang w:val="en-US"/>
          </w:rPr>
          <w:t>n "–Average, high-as-a-kite teenagers."</w:t>
        </w:r>
      </w:ins>
    </w:p>
    <w:p w14:paraId="385409AF" w14:textId="77777777" w:rsidR="00674C8A" w:rsidRPr="00674C8A" w:rsidRDefault="00674C8A" w:rsidP="00674C8A">
      <w:pPr>
        <w:numPr>
          <w:ilvl w:val="0"/>
          <w:numId w:val="50"/>
        </w:numPr>
        <w:spacing w:line="600" w:lineRule="auto"/>
        <w:contextualSpacing/>
        <w:jc w:val="left"/>
        <w:rPr>
          <w:ins w:id="9050" w:author="UTENTE" w:date="2020-06-30T18:44:00Z"/>
          <w:rFonts w:ascii="Calibri" w:eastAsia="Calibri" w:hAnsi="Calibri" w:cs="Times New Roman"/>
          <w:lang w:val="en-US"/>
        </w:rPr>
      </w:pPr>
      <w:ins w:id="9051" w:author="UTENTE" w:date="2020-06-30T18:44:00Z">
        <w:r w:rsidRPr="00674C8A">
          <w:rPr>
            <w:rFonts w:ascii="Calibri" w:eastAsia="Calibri" w:hAnsi="Calibri" w:cs="Times New Roman"/>
            <w:lang w:val="en-US"/>
          </w:rPr>
          <w:t>n "Nothing out of the ordinary… {w}not yet."</w:t>
        </w:r>
      </w:ins>
    </w:p>
    <w:p w14:paraId="0B044636" w14:textId="77777777" w:rsidR="00674C8A" w:rsidRPr="00674C8A" w:rsidRDefault="00674C8A" w:rsidP="00674C8A">
      <w:pPr>
        <w:numPr>
          <w:ilvl w:val="0"/>
          <w:numId w:val="50"/>
        </w:numPr>
        <w:spacing w:line="600" w:lineRule="auto"/>
        <w:contextualSpacing/>
        <w:jc w:val="left"/>
        <w:rPr>
          <w:ins w:id="9052" w:author="UTENTE" w:date="2020-06-30T18:44:00Z"/>
          <w:rFonts w:ascii="Calibri" w:eastAsia="Calibri" w:hAnsi="Calibri" w:cs="Times New Roman"/>
          <w:lang w:val="en-US"/>
        </w:rPr>
      </w:pPr>
      <w:ins w:id="9053" w:author="UTENTE" w:date="2020-06-30T18:44:00Z">
        <w:r w:rsidRPr="00674C8A">
          <w:rPr>
            <w:rFonts w:ascii="Calibri" w:eastAsia="Calibri" w:hAnsi="Calibri" w:cs="Times New Roman"/>
            <w:lang w:val="en-US"/>
          </w:rPr>
          <w:t>n "Occasionally, I glimpse a shape moving outside the diner's windows, although it's probably just a random passerby."</w:t>
        </w:r>
      </w:ins>
    </w:p>
    <w:p w14:paraId="3E062B9B" w14:textId="77777777" w:rsidR="00674C8A" w:rsidRPr="00674C8A" w:rsidRDefault="00674C8A" w:rsidP="00674C8A">
      <w:pPr>
        <w:numPr>
          <w:ilvl w:val="0"/>
          <w:numId w:val="50"/>
        </w:numPr>
        <w:spacing w:line="600" w:lineRule="auto"/>
        <w:contextualSpacing/>
        <w:jc w:val="left"/>
        <w:rPr>
          <w:ins w:id="9054" w:author="UTENTE" w:date="2020-06-30T18:44:00Z"/>
          <w:rFonts w:ascii="Calibri" w:eastAsia="Calibri" w:hAnsi="Calibri" w:cs="Times New Roman"/>
          <w:lang w:val="en-US"/>
        </w:rPr>
      </w:pPr>
      <w:ins w:id="9055" w:author="UTENTE" w:date="2020-06-30T18:44:00Z">
        <w:r w:rsidRPr="00674C8A">
          <w:rPr>
            <w:rFonts w:ascii="Calibri" w:eastAsia="Calibri" w:hAnsi="Calibri" w:cs="Times New Roman"/>
            <w:lang w:val="en-US"/>
          </w:rPr>
          <w:t>n "…For some reason, though, I have an uneasy feeling."</w:t>
        </w:r>
      </w:ins>
    </w:p>
    <w:p w14:paraId="0DC3B6AC" w14:textId="77777777" w:rsidR="00674C8A" w:rsidRPr="00674C8A" w:rsidRDefault="00674C8A" w:rsidP="00674C8A">
      <w:pPr>
        <w:numPr>
          <w:ilvl w:val="0"/>
          <w:numId w:val="50"/>
        </w:numPr>
        <w:spacing w:line="600" w:lineRule="auto"/>
        <w:contextualSpacing/>
        <w:jc w:val="left"/>
        <w:rPr>
          <w:ins w:id="9056" w:author="UTENTE" w:date="2020-06-30T18:44:00Z"/>
          <w:rFonts w:ascii="Calibri" w:eastAsia="Calibri" w:hAnsi="Calibri" w:cs="Times New Roman"/>
          <w:lang w:val="en-US"/>
        </w:rPr>
      </w:pPr>
      <w:ins w:id="9057" w:author="UTENTE" w:date="2020-06-30T18:44:00Z">
        <w:r w:rsidRPr="00674C8A">
          <w:rPr>
            <w:rFonts w:ascii="Calibri" w:eastAsia="Calibri" w:hAnsi="Calibri" w:cs="Times New Roman"/>
            <w:lang w:val="en-US"/>
          </w:rPr>
          <w:t>n "It's like I'm being watched – and not in the comforting \"guardian angel\" way, either."</w:t>
        </w:r>
      </w:ins>
    </w:p>
    <w:p w14:paraId="2843A466" w14:textId="77777777" w:rsidR="00674C8A" w:rsidRPr="00674C8A" w:rsidRDefault="00674C8A" w:rsidP="00674C8A">
      <w:pPr>
        <w:numPr>
          <w:ilvl w:val="0"/>
          <w:numId w:val="50"/>
        </w:numPr>
        <w:spacing w:line="600" w:lineRule="auto"/>
        <w:contextualSpacing/>
        <w:jc w:val="left"/>
        <w:rPr>
          <w:ins w:id="9058" w:author="UTENTE" w:date="2020-06-30T18:44:00Z"/>
          <w:rFonts w:ascii="Calibri" w:eastAsia="Calibri" w:hAnsi="Calibri" w:cs="Times New Roman"/>
          <w:lang w:val="en-US"/>
        </w:rPr>
      </w:pPr>
      <w:ins w:id="9059" w:author="UTENTE" w:date="2020-06-30T18:44:00Z">
        <w:r w:rsidRPr="00674C8A">
          <w:rPr>
            <w:rFonts w:ascii="Calibri" w:eastAsia="Calibri" w:hAnsi="Calibri" w:cs="Times New Roman"/>
            <w:lang w:val="en-US"/>
          </w:rPr>
          <w:t>mc "\"Phew…\""</w:t>
        </w:r>
      </w:ins>
    </w:p>
    <w:p w14:paraId="4606B492" w14:textId="77777777" w:rsidR="00674C8A" w:rsidRPr="00674C8A" w:rsidRDefault="00674C8A" w:rsidP="00674C8A">
      <w:pPr>
        <w:numPr>
          <w:ilvl w:val="0"/>
          <w:numId w:val="50"/>
        </w:numPr>
        <w:spacing w:line="600" w:lineRule="auto"/>
        <w:contextualSpacing/>
        <w:jc w:val="left"/>
        <w:rPr>
          <w:ins w:id="9060" w:author="UTENTE" w:date="2020-06-30T18:44:00Z"/>
          <w:rFonts w:ascii="Calibri" w:eastAsia="Calibri" w:hAnsi="Calibri" w:cs="Times New Roman"/>
          <w:lang w:val="en-US"/>
        </w:rPr>
      </w:pPr>
      <w:ins w:id="9061" w:author="UTENTE" w:date="2020-06-30T18:44:00Z">
        <w:r w:rsidRPr="00674C8A">
          <w:rPr>
            <w:rFonts w:ascii="Calibri" w:eastAsia="Calibri" w:hAnsi="Calibri" w:cs="Times New Roman"/>
            <w:lang w:val="en-US"/>
          </w:rPr>
          <w:t>n "Closing time finally rolls around."</w:t>
        </w:r>
      </w:ins>
    </w:p>
    <w:p w14:paraId="0A4A24E0" w14:textId="77777777" w:rsidR="00674C8A" w:rsidRPr="00674C8A" w:rsidRDefault="00674C8A" w:rsidP="00674C8A">
      <w:pPr>
        <w:numPr>
          <w:ilvl w:val="0"/>
          <w:numId w:val="50"/>
        </w:numPr>
        <w:spacing w:line="600" w:lineRule="auto"/>
        <w:contextualSpacing/>
        <w:jc w:val="left"/>
        <w:rPr>
          <w:ins w:id="9062" w:author="UTENTE" w:date="2020-06-30T18:44:00Z"/>
          <w:rFonts w:ascii="Calibri" w:eastAsia="Calibri" w:hAnsi="Calibri" w:cs="Times New Roman"/>
          <w:lang w:val="en-US"/>
        </w:rPr>
      </w:pPr>
      <w:ins w:id="9063" w:author="UTENTE" w:date="2020-06-30T18:44:00Z">
        <w:r w:rsidRPr="00674C8A">
          <w:rPr>
            <w:rFonts w:ascii="Calibri" w:eastAsia="Calibri" w:hAnsi="Calibri" w:cs="Times New Roman"/>
            <w:lang w:val="en-US"/>
          </w:rPr>
          <w:t>n "No sign of any angry vampires, but Rex hasn't shown up, either."</w:t>
        </w:r>
      </w:ins>
    </w:p>
    <w:p w14:paraId="59756510" w14:textId="77777777" w:rsidR="00674C8A" w:rsidRPr="00674C8A" w:rsidRDefault="00674C8A" w:rsidP="00674C8A">
      <w:pPr>
        <w:numPr>
          <w:ilvl w:val="0"/>
          <w:numId w:val="50"/>
        </w:numPr>
        <w:spacing w:line="600" w:lineRule="auto"/>
        <w:contextualSpacing/>
        <w:jc w:val="left"/>
        <w:rPr>
          <w:ins w:id="9064" w:author="UTENTE" w:date="2020-06-30T18:44:00Z"/>
          <w:rFonts w:ascii="Calibri" w:eastAsia="Calibri" w:hAnsi="Calibri" w:cs="Times New Roman"/>
          <w:lang w:val="en-US"/>
        </w:rPr>
      </w:pPr>
      <w:ins w:id="9065" w:author="UTENTE" w:date="2020-06-30T18:44:00Z">
        <w:r w:rsidRPr="00674C8A">
          <w:rPr>
            <w:rFonts w:ascii="Calibri" w:eastAsia="Calibri" w:hAnsi="Calibri" w:cs="Times New Roman"/>
            <w:lang w:val="en-US"/>
          </w:rPr>
          <w:t>n "I don't know if I should be worried or relieved. {w}Not sure what I expected from someone like him, though…"</w:t>
        </w:r>
      </w:ins>
    </w:p>
    <w:p w14:paraId="07B2FFCA" w14:textId="77777777" w:rsidR="00674C8A" w:rsidRPr="00674C8A" w:rsidRDefault="00674C8A" w:rsidP="00674C8A">
      <w:pPr>
        <w:numPr>
          <w:ilvl w:val="0"/>
          <w:numId w:val="50"/>
        </w:numPr>
        <w:spacing w:line="600" w:lineRule="auto"/>
        <w:contextualSpacing/>
        <w:jc w:val="left"/>
        <w:rPr>
          <w:ins w:id="9066" w:author="UTENTE" w:date="2020-06-30T18:44:00Z"/>
          <w:rFonts w:ascii="Calibri" w:eastAsia="Calibri" w:hAnsi="Calibri" w:cs="Times New Roman"/>
          <w:lang w:val="en-US"/>
        </w:rPr>
      </w:pPr>
      <w:ins w:id="9067" w:author="UTENTE" w:date="2020-06-30T18:44:00Z">
        <w:r w:rsidRPr="00674C8A">
          <w:rPr>
            <w:rFonts w:ascii="Calibri" w:eastAsia="Calibri" w:hAnsi="Calibri" w:cs="Times New Roman"/>
            <w:lang w:val="en-US"/>
          </w:rPr>
          <w:t>mc "\"Maybe I should call a taxi.\""</w:t>
        </w:r>
      </w:ins>
    </w:p>
    <w:p w14:paraId="790BAE36" w14:textId="77777777" w:rsidR="00674C8A" w:rsidRPr="00674C8A" w:rsidRDefault="00674C8A" w:rsidP="00674C8A">
      <w:pPr>
        <w:numPr>
          <w:ilvl w:val="0"/>
          <w:numId w:val="50"/>
        </w:numPr>
        <w:spacing w:line="600" w:lineRule="auto"/>
        <w:contextualSpacing/>
        <w:jc w:val="left"/>
        <w:rPr>
          <w:ins w:id="9068" w:author="UTENTE" w:date="2020-06-30T18:44:00Z"/>
          <w:rFonts w:ascii="Calibri" w:eastAsia="Calibri" w:hAnsi="Calibri" w:cs="Times New Roman"/>
          <w:lang w:val="en-US"/>
        </w:rPr>
      </w:pPr>
      <w:ins w:id="9069" w:author="UTENTE" w:date="2020-06-30T18:44:00Z">
        <w:r w:rsidRPr="00674C8A">
          <w:rPr>
            <w:rFonts w:ascii="Calibri" w:eastAsia="Calibri" w:hAnsi="Calibri" w:cs="Times New Roman"/>
            <w:lang w:val="en-US"/>
          </w:rPr>
          <w:t>n "Sighing, I finish wiping a glass and put it on the shelf nearby."</w:t>
        </w:r>
      </w:ins>
    </w:p>
    <w:p w14:paraId="502758E9" w14:textId="77777777" w:rsidR="00674C8A" w:rsidRPr="00674C8A" w:rsidRDefault="00674C8A" w:rsidP="00674C8A">
      <w:pPr>
        <w:numPr>
          <w:ilvl w:val="0"/>
          <w:numId w:val="50"/>
        </w:numPr>
        <w:spacing w:line="600" w:lineRule="auto"/>
        <w:contextualSpacing/>
        <w:jc w:val="left"/>
        <w:rPr>
          <w:ins w:id="9070" w:author="UTENTE" w:date="2020-06-30T18:44:00Z"/>
          <w:rFonts w:ascii="Calibri" w:eastAsia="Calibri" w:hAnsi="Calibri" w:cs="Times New Roman"/>
          <w:lang w:val="en-US"/>
        </w:rPr>
      </w:pPr>
      <w:ins w:id="9071" w:author="UTENTE" w:date="2020-06-30T18:44:00Z">
        <w:r w:rsidRPr="00674C8A">
          <w:rPr>
            <w:rFonts w:ascii="Calibri" w:eastAsia="Calibri" w:hAnsi="Calibri" w:cs="Times New Roman"/>
            <w:lang w:val="en-US"/>
          </w:rPr>
          <w:t>n "Right as I turn around to start leaving the bar –"</w:t>
        </w:r>
      </w:ins>
    </w:p>
    <w:p w14:paraId="108AAFE6" w14:textId="77777777" w:rsidR="00674C8A" w:rsidRPr="00674C8A" w:rsidRDefault="00674C8A" w:rsidP="00674C8A">
      <w:pPr>
        <w:numPr>
          <w:ilvl w:val="0"/>
          <w:numId w:val="50"/>
        </w:numPr>
        <w:spacing w:line="600" w:lineRule="auto"/>
        <w:contextualSpacing/>
        <w:jc w:val="left"/>
        <w:rPr>
          <w:ins w:id="9072" w:author="UTENTE" w:date="2020-06-30T18:44:00Z"/>
          <w:rFonts w:ascii="Calibri" w:eastAsia="Calibri" w:hAnsi="Calibri" w:cs="Times New Roman"/>
          <w:lang w:val="en-US"/>
        </w:rPr>
      </w:pPr>
      <w:ins w:id="9073" w:author="UTENTE" w:date="2020-06-30T18:44:00Z">
        <w:r w:rsidRPr="00674C8A">
          <w:rPr>
            <w:rFonts w:ascii="Calibri" w:eastAsia="Calibri" w:hAnsi="Calibri" w:cs="Times New Roman"/>
            <w:lang w:val="en-US"/>
          </w:rPr>
          <w:t>mcp "\"…!\""</w:t>
        </w:r>
      </w:ins>
    </w:p>
    <w:p w14:paraId="338AC872" w14:textId="77777777" w:rsidR="00674C8A" w:rsidRPr="00674C8A" w:rsidRDefault="00674C8A" w:rsidP="00674C8A">
      <w:pPr>
        <w:numPr>
          <w:ilvl w:val="0"/>
          <w:numId w:val="50"/>
        </w:numPr>
        <w:spacing w:line="600" w:lineRule="auto"/>
        <w:contextualSpacing/>
        <w:jc w:val="left"/>
        <w:rPr>
          <w:ins w:id="9074" w:author="UTENTE" w:date="2020-06-30T18:44:00Z"/>
          <w:rFonts w:ascii="Calibri" w:eastAsia="Calibri" w:hAnsi="Calibri" w:cs="Times New Roman"/>
          <w:lang w:val="en-US"/>
        </w:rPr>
      </w:pPr>
      <w:ins w:id="9075" w:author="UTENTE" w:date="2020-06-30T18:44:00Z">
        <w:r w:rsidRPr="00674C8A">
          <w:rPr>
            <w:rFonts w:ascii="Calibri" w:eastAsia="Calibri" w:hAnsi="Calibri" w:cs="Times New Roman"/>
            <w:lang w:val="en-US"/>
          </w:rPr>
          <w:t>n "The diner door violently swings open."</w:t>
        </w:r>
      </w:ins>
    </w:p>
    <w:p w14:paraId="6E389899" w14:textId="77777777" w:rsidR="00674C8A" w:rsidRPr="00674C8A" w:rsidRDefault="00674C8A" w:rsidP="00674C8A">
      <w:pPr>
        <w:numPr>
          <w:ilvl w:val="0"/>
          <w:numId w:val="50"/>
        </w:numPr>
        <w:spacing w:line="600" w:lineRule="auto"/>
        <w:contextualSpacing/>
        <w:jc w:val="left"/>
        <w:rPr>
          <w:ins w:id="9076" w:author="UTENTE" w:date="2020-06-30T18:44:00Z"/>
          <w:rFonts w:ascii="Calibri" w:eastAsia="Calibri" w:hAnsi="Calibri" w:cs="Times New Roman"/>
          <w:lang w:val="en-US"/>
        </w:rPr>
      </w:pPr>
      <w:ins w:id="9077" w:author="UTENTE" w:date="2020-06-30T18:44:00Z">
        <w:r w:rsidRPr="00674C8A">
          <w:rPr>
            <w:rFonts w:ascii="Calibri" w:eastAsia="Calibri" w:hAnsi="Calibri" w:cs="Times New Roman"/>
            <w:lang w:val="en-US"/>
          </w:rPr>
          <w:t>mc "\"You…\"" </w:t>
        </w:r>
        <w:r w:rsidRPr="00674C8A">
          <w:rPr>
            <w:rFonts w:ascii="Calibri" w:eastAsia="Calibri" w:hAnsi="Calibri" w:cs="Times New Roman"/>
            <w:lang w:val="en-US"/>
          </w:rPr>
          <w:br w:type="page"/>
        </w:r>
      </w:ins>
    </w:p>
    <w:p w14:paraId="0C4327F6" w14:textId="77777777" w:rsidR="00674C8A" w:rsidRPr="00674C8A" w:rsidRDefault="00674C8A" w:rsidP="00674C8A">
      <w:pPr>
        <w:numPr>
          <w:ilvl w:val="0"/>
          <w:numId w:val="56"/>
        </w:numPr>
        <w:spacing w:line="600" w:lineRule="auto"/>
        <w:contextualSpacing/>
        <w:jc w:val="left"/>
        <w:rPr>
          <w:ins w:id="9078" w:author="UTENTE" w:date="2020-06-30T18:44:00Z"/>
          <w:rFonts w:ascii="Calibri" w:eastAsia="Calibri" w:hAnsi="Calibri" w:cs="Times New Roman"/>
        </w:rPr>
      </w:pPr>
      <w:ins w:id="9079" w:author="UTENTE" w:date="2020-06-30T18:44:00Z">
        <w:r w:rsidRPr="00674C8A">
          <w:rPr>
            <w:rFonts w:ascii="Calibri" w:eastAsia="Calibri" w:hAnsi="Calibri" w:cs="Times New Roman"/>
          </w:rPr>
          <w:lastRenderedPageBreak/>
          <w:t>u "\"Esatto, amico, {i}frappè!{/i} È proprio quello che volevo dire, come facevi a saperlo?\""</w:t>
        </w:r>
      </w:ins>
    </w:p>
    <w:p w14:paraId="0760BDF2" w14:textId="77777777" w:rsidR="00674C8A" w:rsidRPr="00674C8A" w:rsidRDefault="00674C8A" w:rsidP="00674C8A">
      <w:pPr>
        <w:numPr>
          <w:ilvl w:val="0"/>
          <w:numId w:val="56"/>
        </w:numPr>
        <w:spacing w:line="600" w:lineRule="auto"/>
        <w:contextualSpacing/>
        <w:jc w:val="left"/>
        <w:rPr>
          <w:ins w:id="9080" w:author="UTENTE" w:date="2020-06-30T18:44:00Z"/>
          <w:rFonts w:ascii="Calibri" w:eastAsia="Calibri" w:hAnsi="Calibri" w:cs="Times New Roman"/>
        </w:rPr>
      </w:pPr>
      <w:ins w:id="9081" w:author="UTENTE" w:date="2020-06-30T18:44:00Z">
        <w:r w:rsidRPr="00674C8A">
          <w:rPr>
            <w:rFonts w:ascii="Calibri" w:eastAsia="Calibri" w:hAnsi="Calibri" w:cs="Times New Roman"/>
          </w:rPr>
          <w:t>n "L'adolescente strafatto medio."</w:t>
        </w:r>
      </w:ins>
    </w:p>
    <w:p w14:paraId="25639B85" w14:textId="77777777" w:rsidR="00674C8A" w:rsidRPr="00674C8A" w:rsidRDefault="00674C8A" w:rsidP="00674C8A">
      <w:pPr>
        <w:numPr>
          <w:ilvl w:val="0"/>
          <w:numId w:val="56"/>
        </w:numPr>
        <w:spacing w:line="600" w:lineRule="auto"/>
        <w:contextualSpacing/>
        <w:jc w:val="left"/>
        <w:rPr>
          <w:ins w:id="9082" w:author="UTENTE" w:date="2020-06-30T18:44:00Z"/>
          <w:rFonts w:ascii="Calibri" w:eastAsia="Calibri" w:hAnsi="Calibri" w:cs="Times New Roman"/>
        </w:rPr>
      </w:pPr>
      <w:ins w:id="9083" w:author="UTENTE" w:date="2020-06-30T18:44:00Z">
        <w:r w:rsidRPr="00674C8A">
          <w:rPr>
            <w:rFonts w:ascii="Calibri" w:eastAsia="Calibri" w:hAnsi="Calibri" w:cs="Times New Roman"/>
          </w:rPr>
          <w:t>n "Niente di insolito…{w}per ora."</w:t>
        </w:r>
      </w:ins>
    </w:p>
    <w:p w14:paraId="79521667" w14:textId="77777777" w:rsidR="00674C8A" w:rsidRPr="00674C8A" w:rsidRDefault="00674C8A" w:rsidP="00674C8A">
      <w:pPr>
        <w:numPr>
          <w:ilvl w:val="0"/>
          <w:numId w:val="56"/>
        </w:numPr>
        <w:spacing w:line="600" w:lineRule="auto"/>
        <w:contextualSpacing/>
        <w:jc w:val="left"/>
        <w:rPr>
          <w:ins w:id="9084" w:author="UTENTE" w:date="2020-06-30T18:44:00Z"/>
          <w:rFonts w:ascii="Calibri" w:eastAsia="Calibri" w:hAnsi="Calibri" w:cs="Times New Roman"/>
        </w:rPr>
      </w:pPr>
      <w:ins w:id="9085" w:author="UTENTE" w:date="2020-06-30T18:44:00Z">
        <w:r w:rsidRPr="00674C8A">
          <w:rPr>
            <w:rFonts w:ascii="Calibri" w:eastAsia="Calibri" w:hAnsi="Calibri" w:cs="Times New Roman"/>
          </w:rPr>
          <w:t>n "Ogni tanto mi sembra di intravedere una sagoma muoversi fuori dalle finestre della tavola calda, ma probabilmente sono solo passanti."</w:t>
        </w:r>
      </w:ins>
    </w:p>
    <w:p w14:paraId="5D326C7F" w14:textId="77777777" w:rsidR="00674C8A" w:rsidRPr="00674C8A" w:rsidRDefault="00674C8A" w:rsidP="00674C8A">
      <w:pPr>
        <w:numPr>
          <w:ilvl w:val="0"/>
          <w:numId w:val="56"/>
        </w:numPr>
        <w:spacing w:line="600" w:lineRule="auto"/>
        <w:contextualSpacing/>
        <w:jc w:val="left"/>
        <w:rPr>
          <w:ins w:id="9086" w:author="UTENTE" w:date="2020-06-30T18:44:00Z"/>
          <w:rFonts w:ascii="Calibri" w:eastAsia="Calibri" w:hAnsi="Calibri" w:cs="Times New Roman"/>
        </w:rPr>
      </w:pPr>
      <w:ins w:id="9087" w:author="UTENTE" w:date="2020-06-30T18:44:00Z">
        <w:r w:rsidRPr="00674C8A">
          <w:rPr>
            <w:rFonts w:ascii="Calibri" w:eastAsia="Calibri" w:hAnsi="Calibri" w:cs="Times New Roman"/>
          </w:rPr>
          <w:t>n "…Eppure, per qualche motivo, ho una brutta sensazione."</w:t>
        </w:r>
      </w:ins>
    </w:p>
    <w:p w14:paraId="7279205F" w14:textId="77777777" w:rsidR="00674C8A" w:rsidRPr="00674C8A" w:rsidRDefault="00674C8A" w:rsidP="00674C8A">
      <w:pPr>
        <w:numPr>
          <w:ilvl w:val="0"/>
          <w:numId w:val="56"/>
        </w:numPr>
        <w:spacing w:line="600" w:lineRule="auto"/>
        <w:contextualSpacing/>
        <w:jc w:val="left"/>
        <w:rPr>
          <w:ins w:id="9088" w:author="UTENTE" w:date="2020-06-30T18:44:00Z"/>
          <w:rFonts w:ascii="Calibri" w:eastAsia="Calibri" w:hAnsi="Calibri" w:cs="Times New Roman"/>
        </w:rPr>
      </w:pPr>
      <w:ins w:id="9089" w:author="UTENTE" w:date="2020-06-30T18:44:00Z">
        <w:r w:rsidRPr="00674C8A">
          <w:rPr>
            <w:rFonts w:ascii="Calibri" w:eastAsia="Calibri" w:hAnsi="Calibri" w:cs="Times New Roman"/>
          </w:rPr>
          <w:t>n "È come se qualcuno mi stesse osservando, e non nel confortante modo alla \"angelo custode\", fra l'altro."</w:t>
        </w:r>
      </w:ins>
    </w:p>
    <w:p w14:paraId="2BDBCD5B" w14:textId="77777777" w:rsidR="00674C8A" w:rsidRPr="00674C8A" w:rsidRDefault="00674C8A" w:rsidP="00674C8A">
      <w:pPr>
        <w:numPr>
          <w:ilvl w:val="0"/>
          <w:numId w:val="56"/>
        </w:numPr>
        <w:spacing w:line="600" w:lineRule="auto"/>
        <w:contextualSpacing/>
        <w:jc w:val="left"/>
        <w:rPr>
          <w:ins w:id="9090" w:author="UTENTE" w:date="2020-06-30T18:44:00Z"/>
          <w:rFonts w:ascii="Calibri" w:eastAsia="Calibri" w:hAnsi="Calibri" w:cs="Times New Roman"/>
        </w:rPr>
      </w:pPr>
      <w:ins w:id="9091" w:author="UTENTE" w:date="2020-06-30T18:44:00Z">
        <w:r w:rsidRPr="00674C8A">
          <w:rPr>
            <w:rFonts w:ascii="Calibri" w:eastAsia="Calibri" w:hAnsi="Calibri" w:cs="Times New Roman"/>
          </w:rPr>
          <w:t>mc "\"Fiù…\""</w:t>
        </w:r>
      </w:ins>
    </w:p>
    <w:p w14:paraId="2A61E4D1" w14:textId="77777777" w:rsidR="00674C8A" w:rsidRPr="00674C8A" w:rsidRDefault="00674C8A" w:rsidP="00674C8A">
      <w:pPr>
        <w:numPr>
          <w:ilvl w:val="0"/>
          <w:numId w:val="56"/>
        </w:numPr>
        <w:spacing w:line="600" w:lineRule="auto"/>
        <w:contextualSpacing/>
        <w:jc w:val="left"/>
        <w:rPr>
          <w:ins w:id="9092" w:author="UTENTE" w:date="2020-06-30T18:44:00Z"/>
          <w:rFonts w:ascii="Calibri" w:eastAsia="Calibri" w:hAnsi="Calibri" w:cs="Times New Roman"/>
        </w:rPr>
      </w:pPr>
      <w:ins w:id="9093" w:author="UTENTE" w:date="2020-06-30T18:44:00Z">
        <w:r w:rsidRPr="00674C8A">
          <w:rPr>
            <w:rFonts w:ascii="Calibri" w:eastAsia="Calibri" w:hAnsi="Calibri" w:cs="Times New Roman"/>
          </w:rPr>
          <w:t>n "Finalmente arriva l'ora di chiudere."</w:t>
        </w:r>
      </w:ins>
    </w:p>
    <w:p w14:paraId="0893E7B7" w14:textId="77777777" w:rsidR="00674C8A" w:rsidRPr="00674C8A" w:rsidRDefault="00674C8A" w:rsidP="00674C8A">
      <w:pPr>
        <w:numPr>
          <w:ilvl w:val="0"/>
          <w:numId w:val="56"/>
        </w:numPr>
        <w:spacing w:line="600" w:lineRule="auto"/>
        <w:contextualSpacing/>
        <w:jc w:val="left"/>
        <w:rPr>
          <w:ins w:id="9094" w:author="UTENTE" w:date="2020-06-30T18:44:00Z"/>
          <w:rFonts w:ascii="Calibri" w:eastAsia="Calibri" w:hAnsi="Calibri" w:cs="Times New Roman"/>
        </w:rPr>
      </w:pPr>
      <w:ins w:id="9095" w:author="UTENTE" w:date="2020-06-30T18:44:00Z">
        <w:r w:rsidRPr="00674C8A">
          <w:rPr>
            <w:rFonts w:ascii="Calibri" w:eastAsia="Calibri" w:hAnsi="Calibri" w:cs="Times New Roman"/>
          </w:rPr>
          <w:t>n "Nessun segno di vampiri arrabbiati, ma nemmeno Rex si è fatto vivo."</w:t>
        </w:r>
      </w:ins>
    </w:p>
    <w:p w14:paraId="2D2D1D64" w14:textId="77777777" w:rsidR="00674C8A" w:rsidRPr="00674C8A" w:rsidRDefault="00674C8A" w:rsidP="00674C8A">
      <w:pPr>
        <w:numPr>
          <w:ilvl w:val="0"/>
          <w:numId w:val="56"/>
        </w:numPr>
        <w:spacing w:line="600" w:lineRule="auto"/>
        <w:contextualSpacing/>
        <w:jc w:val="left"/>
        <w:rPr>
          <w:ins w:id="9096" w:author="UTENTE" w:date="2020-06-30T18:44:00Z"/>
          <w:rFonts w:ascii="Calibri" w:eastAsia="Calibri" w:hAnsi="Calibri" w:cs="Times New Roman"/>
        </w:rPr>
      </w:pPr>
      <w:ins w:id="9097" w:author="UTENTE" w:date="2020-06-30T18:44:00Z">
        <w:r w:rsidRPr="00674C8A">
          <w:rPr>
            <w:rFonts w:ascii="Calibri" w:eastAsia="Calibri" w:hAnsi="Calibri" w:cs="Times New Roman"/>
          </w:rPr>
          <w:t>n "Non so se essere preoccupato o sollevato. {w}Non capisco cosa mi aspettassi da uno come lui, comunque… "</w:t>
        </w:r>
      </w:ins>
    </w:p>
    <w:p w14:paraId="36CD4ADD" w14:textId="77777777" w:rsidR="00674C8A" w:rsidRPr="00674C8A" w:rsidRDefault="00674C8A" w:rsidP="00674C8A">
      <w:pPr>
        <w:numPr>
          <w:ilvl w:val="0"/>
          <w:numId w:val="56"/>
        </w:numPr>
        <w:spacing w:line="600" w:lineRule="auto"/>
        <w:contextualSpacing/>
        <w:jc w:val="left"/>
        <w:rPr>
          <w:ins w:id="9098" w:author="UTENTE" w:date="2020-06-30T18:44:00Z"/>
          <w:rFonts w:ascii="Calibri" w:eastAsia="Calibri" w:hAnsi="Calibri" w:cs="Times New Roman"/>
        </w:rPr>
      </w:pPr>
      <w:ins w:id="9099" w:author="UTENTE" w:date="2020-06-30T18:44:00Z">
        <w:r w:rsidRPr="00674C8A">
          <w:rPr>
            <w:rFonts w:ascii="Calibri" w:eastAsia="Calibri" w:hAnsi="Calibri" w:cs="Times New Roman"/>
          </w:rPr>
          <w:t>mc "\"Forse dovrei chiamare un taxi.\""</w:t>
        </w:r>
      </w:ins>
    </w:p>
    <w:p w14:paraId="7CBDC956" w14:textId="77777777" w:rsidR="00674C8A" w:rsidRPr="00674C8A" w:rsidRDefault="00674C8A" w:rsidP="00674C8A">
      <w:pPr>
        <w:numPr>
          <w:ilvl w:val="0"/>
          <w:numId w:val="56"/>
        </w:numPr>
        <w:spacing w:line="600" w:lineRule="auto"/>
        <w:contextualSpacing/>
        <w:jc w:val="left"/>
        <w:rPr>
          <w:ins w:id="9100" w:author="UTENTE" w:date="2020-06-30T18:44:00Z"/>
          <w:rFonts w:ascii="Calibri" w:eastAsia="Calibri" w:hAnsi="Calibri" w:cs="Times New Roman"/>
        </w:rPr>
      </w:pPr>
      <w:ins w:id="9101" w:author="UTENTE" w:date="2020-06-30T18:44:00Z">
        <w:r w:rsidRPr="00674C8A">
          <w:rPr>
            <w:rFonts w:ascii="Calibri" w:eastAsia="Calibri" w:hAnsi="Calibri" w:cs="Times New Roman"/>
          </w:rPr>
          <w:t>n "Sospirando, finisco di asciugare un bicchiere e lo ripongo sul ripiano."</w:t>
        </w:r>
      </w:ins>
    </w:p>
    <w:p w14:paraId="17E1EC45" w14:textId="77777777" w:rsidR="00674C8A" w:rsidRPr="00674C8A" w:rsidRDefault="00674C8A" w:rsidP="00674C8A">
      <w:pPr>
        <w:numPr>
          <w:ilvl w:val="0"/>
          <w:numId w:val="56"/>
        </w:numPr>
        <w:spacing w:line="600" w:lineRule="auto"/>
        <w:contextualSpacing/>
        <w:jc w:val="left"/>
        <w:rPr>
          <w:ins w:id="9102" w:author="UTENTE" w:date="2020-06-30T18:44:00Z"/>
          <w:rFonts w:ascii="Calibri" w:eastAsia="Calibri" w:hAnsi="Calibri" w:cs="Times New Roman"/>
        </w:rPr>
      </w:pPr>
      <w:ins w:id="9103" w:author="UTENTE" w:date="2020-06-30T18:44:00Z">
        <w:r w:rsidRPr="00674C8A">
          <w:rPr>
            <w:rFonts w:ascii="Calibri" w:eastAsia="Calibri" w:hAnsi="Calibri" w:cs="Times New Roman"/>
          </w:rPr>
          <w:t>n "Appena mi volto per allontanarmi dal bancone -"</w:t>
        </w:r>
      </w:ins>
    </w:p>
    <w:p w14:paraId="5131C8A4" w14:textId="77777777" w:rsidR="00674C8A" w:rsidRPr="00674C8A" w:rsidRDefault="00674C8A" w:rsidP="00674C8A">
      <w:pPr>
        <w:numPr>
          <w:ilvl w:val="0"/>
          <w:numId w:val="56"/>
        </w:numPr>
        <w:spacing w:line="600" w:lineRule="auto"/>
        <w:contextualSpacing/>
        <w:jc w:val="left"/>
        <w:rPr>
          <w:ins w:id="9104" w:author="UTENTE" w:date="2020-06-30T18:44:00Z"/>
          <w:rFonts w:ascii="Calibri" w:eastAsia="Calibri" w:hAnsi="Calibri" w:cs="Times New Roman"/>
        </w:rPr>
      </w:pPr>
      <w:ins w:id="9105" w:author="UTENTE" w:date="2020-06-30T18:44:00Z">
        <w:r w:rsidRPr="00674C8A">
          <w:rPr>
            <w:rFonts w:ascii="Calibri" w:eastAsia="Calibri" w:hAnsi="Calibri" w:cs="Times New Roman"/>
          </w:rPr>
          <w:t>mcp "\"…!\""</w:t>
        </w:r>
      </w:ins>
    </w:p>
    <w:p w14:paraId="7DEB108B" w14:textId="77777777" w:rsidR="00674C8A" w:rsidRPr="00674C8A" w:rsidRDefault="00674C8A" w:rsidP="00674C8A">
      <w:pPr>
        <w:numPr>
          <w:ilvl w:val="0"/>
          <w:numId w:val="56"/>
        </w:numPr>
        <w:spacing w:line="600" w:lineRule="auto"/>
        <w:contextualSpacing/>
        <w:jc w:val="left"/>
        <w:rPr>
          <w:ins w:id="9106" w:author="UTENTE" w:date="2020-06-30T18:44:00Z"/>
          <w:rFonts w:ascii="Calibri" w:eastAsia="Calibri" w:hAnsi="Calibri" w:cs="Times New Roman"/>
        </w:rPr>
      </w:pPr>
      <w:ins w:id="9107" w:author="UTENTE" w:date="2020-06-30T18:44:00Z">
        <w:r w:rsidRPr="00674C8A">
          <w:rPr>
            <w:rFonts w:ascii="Calibri" w:eastAsia="Calibri" w:hAnsi="Calibri" w:cs="Times New Roman"/>
          </w:rPr>
          <w:t>n "La porta della tavola calda si spalanca con violenza."</w:t>
        </w:r>
      </w:ins>
    </w:p>
    <w:p w14:paraId="3DE6A3F3" w14:textId="77777777" w:rsidR="00674C8A" w:rsidRPr="00674C8A" w:rsidRDefault="00674C8A" w:rsidP="00674C8A">
      <w:pPr>
        <w:numPr>
          <w:ilvl w:val="0"/>
          <w:numId w:val="56"/>
        </w:numPr>
        <w:spacing w:line="600" w:lineRule="auto"/>
        <w:contextualSpacing/>
        <w:jc w:val="left"/>
        <w:rPr>
          <w:ins w:id="9108" w:author="UTENTE" w:date="2020-06-30T18:44:00Z"/>
          <w:rFonts w:ascii="Calibri" w:eastAsia="Calibri" w:hAnsi="Calibri" w:cs="Times New Roman"/>
        </w:rPr>
      </w:pPr>
      <w:ins w:id="9109" w:author="UTENTE" w:date="2020-06-30T18:44:00Z">
        <w:r w:rsidRPr="00674C8A">
          <w:rPr>
            <w:rFonts w:ascii="Calibri" w:eastAsia="Calibri" w:hAnsi="Calibri" w:cs="Times New Roman"/>
          </w:rPr>
          <w:t>mc "\"Tu…\""</w:t>
        </w:r>
        <w:r w:rsidRPr="00674C8A">
          <w:rPr>
            <w:rFonts w:ascii="Calibri" w:eastAsia="Calibri" w:hAnsi="Calibri" w:cs="Times New Roman"/>
          </w:rPr>
          <w:br w:type="page"/>
        </w:r>
      </w:ins>
    </w:p>
    <w:p w14:paraId="542C7A11" w14:textId="77777777" w:rsidR="00674C8A" w:rsidRPr="00674C8A" w:rsidRDefault="00674C8A" w:rsidP="00674C8A">
      <w:pPr>
        <w:numPr>
          <w:ilvl w:val="0"/>
          <w:numId w:val="50"/>
        </w:numPr>
        <w:spacing w:line="600" w:lineRule="auto"/>
        <w:contextualSpacing/>
        <w:jc w:val="left"/>
        <w:rPr>
          <w:ins w:id="9110" w:author="UTENTE" w:date="2020-06-30T18:44:00Z"/>
          <w:rFonts w:ascii="Calibri" w:eastAsia="Calibri" w:hAnsi="Calibri" w:cs="Times New Roman"/>
          <w:lang w:val="en-US"/>
        </w:rPr>
      </w:pPr>
      <w:ins w:id="9111" w:author="UTENTE" w:date="2020-06-30T18:44:00Z">
        <w:r w:rsidRPr="00674C8A">
          <w:rPr>
            <w:rFonts w:ascii="Calibri" w:eastAsia="Calibri" w:hAnsi="Calibri" w:cs="Times New Roman"/>
            <w:lang w:val="en-US"/>
          </w:rPr>
          <w:lastRenderedPageBreak/>
          <w:t>r "\"Hey, hey~ That's no way to say hi to your cool vampire master, is it?\""</w:t>
        </w:r>
      </w:ins>
    </w:p>
    <w:p w14:paraId="4953C161" w14:textId="77777777" w:rsidR="00674C8A" w:rsidRPr="00674C8A" w:rsidRDefault="00674C8A" w:rsidP="00674C8A">
      <w:pPr>
        <w:numPr>
          <w:ilvl w:val="0"/>
          <w:numId w:val="50"/>
        </w:numPr>
        <w:spacing w:line="600" w:lineRule="auto"/>
        <w:contextualSpacing/>
        <w:jc w:val="left"/>
        <w:rPr>
          <w:ins w:id="9112" w:author="UTENTE" w:date="2020-06-30T18:44:00Z"/>
          <w:rFonts w:ascii="Calibri" w:eastAsia="Calibri" w:hAnsi="Calibri" w:cs="Times New Roman"/>
          <w:lang w:val="en-US"/>
        </w:rPr>
      </w:pPr>
      <w:ins w:id="9113" w:author="UTENTE" w:date="2020-06-30T18:44:00Z">
        <w:r w:rsidRPr="00674C8A">
          <w:rPr>
            <w:rFonts w:ascii="Calibri" w:eastAsia="Calibri" w:hAnsi="Calibri" w:cs="Times New Roman"/>
            <w:lang w:val="en-US"/>
          </w:rPr>
          <w:t>r "\"How about a nice 'Hello, sir' or 'Please take me sir,' or –\""</w:t>
        </w:r>
      </w:ins>
    </w:p>
    <w:p w14:paraId="2D2E92F6" w14:textId="77777777" w:rsidR="00674C8A" w:rsidRPr="00674C8A" w:rsidRDefault="00674C8A" w:rsidP="00674C8A">
      <w:pPr>
        <w:numPr>
          <w:ilvl w:val="0"/>
          <w:numId w:val="50"/>
        </w:numPr>
        <w:spacing w:line="600" w:lineRule="auto"/>
        <w:contextualSpacing/>
        <w:jc w:val="left"/>
        <w:rPr>
          <w:ins w:id="9114" w:author="UTENTE" w:date="2020-06-30T18:44:00Z"/>
          <w:rFonts w:ascii="Calibri" w:eastAsia="Calibri" w:hAnsi="Calibri" w:cs="Times New Roman"/>
          <w:lang w:val="en-US"/>
        </w:rPr>
      </w:pPr>
      <w:ins w:id="9115" w:author="UTENTE" w:date="2020-06-30T18:44:00Z">
        <w:r w:rsidRPr="00674C8A">
          <w:rPr>
            <w:rFonts w:ascii="Calibri" w:eastAsia="Calibri" w:hAnsi="Calibri" w:cs="Times New Roman"/>
            <w:lang w:val="en-US"/>
          </w:rPr>
          <w:t>n "I grab a box lying on the nearby counter and chuck it straight at his head."</w:t>
        </w:r>
      </w:ins>
    </w:p>
    <w:p w14:paraId="6EC8B058" w14:textId="77777777" w:rsidR="00674C8A" w:rsidRPr="00674C8A" w:rsidRDefault="00674C8A" w:rsidP="00674C8A">
      <w:pPr>
        <w:numPr>
          <w:ilvl w:val="0"/>
          <w:numId w:val="50"/>
        </w:numPr>
        <w:spacing w:line="600" w:lineRule="auto"/>
        <w:contextualSpacing/>
        <w:jc w:val="left"/>
        <w:rPr>
          <w:ins w:id="9116" w:author="UTENTE" w:date="2020-06-30T18:44:00Z"/>
          <w:rFonts w:ascii="Calibri" w:eastAsia="Calibri" w:hAnsi="Calibri" w:cs="Times New Roman"/>
          <w:lang w:val="en-US"/>
        </w:rPr>
      </w:pPr>
      <w:ins w:id="9117" w:author="UTENTE" w:date="2020-06-30T18:44:00Z">
        <w:r w:rsidRPr="00674C8A">
          <w:rPr>
            <w:rFonts w:ascii="Calibri" w:eastAsia="Calibri" w:hAnsi="Calibri" w:cs="Times New Roman"/>
            <w:lang w:val="en-US"/>
          </w:rPr>
          <w:t>r "\"Whoooa!\""</w:t>
        </w:r>
      </w:ins>
    </w:p>
    <w:p w14:paraId="24221D07" w14:textId="77777777" w:rsidR="00674C8A" w:rsidRPr="00674C8A" w:rsidRDefault="00674C8A" w:rsidP="00674C8A">
      <w:pPr>
        <w:numPr>
          <w:ilvl w:val="0"/>
          <w:numId w:val="50"/>
        </w:numPr>
        <w:spacing w:line="600" w:lineRule="auto"/>
        <w:contextualSpacing/>
        <w:jc w:val="left"/>
        <w:rPr>
          <w:ins w:id="9118" w:author="UTENTE" w:date="2020-06-30T18:44:00Z"/>
          <w:rFonts w:ascii="Calibri" w:eastAsia="Calibri" w:hAnsi="Calibri" w:cs="Times New Roman"/>
          <w:lang w:val="en-US"/>
        </w:rPr>
      </w:pPr>
      <w:ins w:id="9119" w:author="UTENTE" w:date="2020-06-30T18:44:00Z">
        <w:r w:rsidRPr="00674C8A">
          <w:rPr>
            <w:rFonts w:ascii="Calibri" w:eastAsia="Calibri" w:hAnsi="Calibri" w:cs="Times New Roman"/>
            <w:lang w:val="en-US"/>
          </w:rPr>
          <w:t>n "He ducks out of the way just in time, straightening back up with a delighted snicker."</w:t>
        </w:r>
      </w:ins>
    </w:p>
    <w:p w14:paraId="4BC04F2A" w14:textId="77777777" w:rsidR="00674C8A" w:rsidRPr="00674C8A" w:rsidRDefault="00674C8A" w:rsidP="00674C8A">
      <w:pPr>
        <w:numPr>
          <w:ilvl w:val="0"/>
          <w:numId w:val="50"/>
        </w:numPr>
        <w:spacing w:line="600" w:lineRule="auto"/>
        <w:contextualSpacing/>
        <w:jc w:val="left"/>
        <w:rPr>
          <w:ins w:id="9120" w:author="UTENTE" w:date="2020-06-30T18:44:00Z"/>
          <w:rFonts w:ascii="Calibri" w:eastAsia="Calibri" w:hAnsi="Calibri" w:cs="Times New Roman"/>
          <w:lang w:val="en-US"/>
        </w:rPr>
      </w:pPr>
      <w:ins w:id="9121" w:author="UTENTE" w:date="2020-06-30T18:44:00Z">
        <w:r w:rsidRPr="00674C8A">
          <w:rPr>
            <w:rFonts w:ascii="Calibri" w:eastAsia="Calibri" w:hAnsi="Calibri" w:cs="Times New Roman"/>
            <w:lang w:val="en-US"/>
          </w:rPr>
          <w:t>r "\"Careful, baby~ You don't wanna mess up this nice diner of yours, right?\""</w:t>
        </w:r>
      </w:ins>
    </w:p>
    <w:p w14:paraId="2BA9CBE3" w14:textId="77777777" w:rsidR="00674C8A" w:rsidRPr="00674C8A" w:rsidRDefault="00674C8A" w:rsidP="00674C8A">
      <w:pPr>
        <w:numPr>
          <w:ilvl w:val="0"/>
          <w:numId w:val="50"/>
        </w:numPr>
        <w:spacing w:line="600" w:lineRule="auto"/>
        <w:contextualSpacing/>
        <w:jc w:val="left"/>
        <w:rPr>
          <w:ins w:id="9122" w:author="UTENTE" w:date="2020-06-30T18:44:00Z"/>
          <w:rFonts w:ascii="Calibri" w:eastAsia="Calibri" w:hAnsi="Calibri" w:cs="Times New Roman"/>
          <w:lang w:val="en-US"/>
        </w:rPr>
      </w:pPr>
      <w:ins w:id="9123" w:author="UTENTE" w:date="2020-06-30T18:44:00Z">
        <w:r w:rsidRPr="00674C8A">
          <w:rPr>
            <w:rFonts w:ascii="Calibri" w:eastAsia="Calibri" w:hAnsi="Calibri" w:cs="Times New Roman"/>
            <w:lang w:val="en-US"/>
          </w:rPr>
          <w:t>n "I roll my eyes, pointedly ignoring the rest of his blabbering."</w:t>
        </w:r>
      </w:ins>
    </w:p>
    <w:p w14:paraId="2BFF7DD6" w14:textId="77777777" w:rsidR="00674C8A" w:rsidRPr="00674C8A" w:rsidRDefault="00674C8A" w:rsidP="00674C8A">
      <w:pPr>
        <w:numPr>
          <w:ilvl w:val="0"/>
          <w:numId w:val="50"/>
        </w:numPr>
        <w:spacing w:line="600" w:lineRule="auto"/>
        <w:contextualSpacing/>
        <w:jc w:val="left"/>
        <w:rPr>
          <w:ins w:id="9124" w:author="UTENTE" w:date="2020-06-30T18:44:00Z"/>
          <w:rFonts w:ascii="Calibri" w:eastAsia="Calibri" w:hAnsi="Calibri" w:cs="Times New Roman"/>
          <w:lang w:val="en-US"/>
        </w:rPr>
      </w:pPr>
      <w:ins w:id="9125" w:author="UTENTE" w:date="2020-06-30T18:44:00Z">
        <w:r w:rsidRPr="00674C8A">
          <w:rPr>
            <w:rFonts w:ascii="Calibri" w:eastAsia="Calibri" w:hAnsi="Calibri" w:cs="Times New Roman"/>
            <w:lang w:val="en-US"/>
          </w:rPr>
          <w:t>n "If he's going to go on like this every night, I think I'd rather just be drained dry and put out of my misery."</w:t>
        </w:r>
      </w:ins>
    </w:p>
    <w:p w14:paraId="038B4154" w14:textId="77777777" w:rsidR="00674C8A" w:rsidRPr="00674C8A" w:rsidRDefault="00674C8A" w:rsidP="00674C8A">
      <w:pPr>
        <w:numPr>
          <w:ilvl w:val="0"/>
          <w:numId w:val="50"/>
        </w:numPr>
        <w:spacing w:line="600" w:lineRule="auto"/>
        <w:contextualSpacing/>
        <w:jc w:val="left"/>
        <w:rPr>
          <w:ins w:id="9126" w:author="UTENTE" w:date="2020-06-30T18:44:00Z"/>
          <w:rFonts w:ascii="Calibri" w:eastAsia="Calibri" w:hAnsi="Calibri" w:cs="Times New Roman"/>
          <w:lang w:val="en-US"/>
        </w:rPr>
      </w:pPr>
      <w:ins w:id="9127" w:author="UTENTE" w:date="2020-06-30T18:44:00Z">
        <w:r w:rsidRPr="00674C8A">
          <w:rPr>
            <w:rFonts w:ascii="Calibri" w:eastAsia="Calibri" w:hAnsi="Calibri" w:cs="Times New Roman"/>
            <w:lang w:val="en-US"/>
          </w:rPr>
          <w:t>r "\"Hey, are you listenin'? Don't tune me out like that, you're gonna hurt my feelings!\""</w:t>
        </w:r>
      </w:ins>
    </w:p>
    <w:p w14:paraId="1055EB0A" w14:textId="77777777" w:rsidR="00674C8A" w:rsidRPr="00674C8A" w:rsidRDefault="00674C8A" w:rsidP="00674C8A">
      <w:pPr>
        <w:numPr>
          <w:ilvl w:val="0"/>
          <w:numId w:val="50"/>
        </w:numPr>
        <w:spacing w:line="600" w:lineRule="auto"/>
        <w:contextualSpacing/>
        <w:jc w:val="left"/>
        <w:rPr>
          <w:ins w:id="9128" w:author="UTENTE" w:date="2020-06-30T18:44:00Z"/>
          <w:rFonts w:ascii="Calibri" w:eastAsia="Calibri" w:hAnsi="Calibri" w:cs="Times New Roman"/>
          <w:lang w:val="en-US"/>
        </w:rPr>
      </w:pPr>
      <w:ins w:id="9129" w:author="UTENTE" w:date="2020-06-30T18:44:00Z">
        <w:r w:rsidRPr="00674C8A">
          <w:rPr>
            <w:rFonts w:ascii="Calibri" w:eastAsia="Calibri" w:hAnsi="Calibri" w:cs="Times New Roman"/>
            <w:lang w:val="en-US"/>
          </w:rPr>
          <w:t>n "Rex strides up to the counter, leaning forward and propping up his elbows on the white surface."</w:t>
        </w:r>
      </w:ins>
    </w:p>
    <w:p w14:paraId="4B26A8F6" w14:textId="77777777" w:rsidR="00674C8A" w:rsidRPr="00674C8A" w:rsidRDefault="00674C8A" w:rsidP="00674C8A">
      <w:pPr>
        <w:numPr>
          <w:ilvl w:val="0"/>
          <w:numId w:val="50"/>
        </w:numPr>
        <w:spacing w:line="600" w:lineRule="auto"/>
        <w:contextualSpacing/>
        <w:jc w:val="left"/>
        <w:rPr>
          <w:ins w:id="9130" w:author="UTENTE" w:date="2020-06-30T18:44:00Z"/>
          <w:rFonts w:ascii="Calibri" w:eastAsia="Calibri" w:hAnsi="Calibri" w:cs="Times New Roman"/>
          <w:lang w:val="en-US"/>
        </w:rPr>
      </w:pPr>
      <w:ins w:id="9131" w:author="UTENTE" w:date="2020-06-30T18:44:00Z">
        <w:r w:rsidRPr="00674C8A">
          <w:rPr>
            <w:rFonts w:ascii="Calibri" w:eastAsia="Calibri" w:hAnsi="Calibri" w:cs="Times New Roman"/>
            <w:lang w:val="en-US"/>
          </w:rPr>
          <w:t>mcp "\"Yeah, just make yourself at home, sure.\""</w:t>
        </w:r>
      </w:ins>
    </w:p>
    <w:p w14:paraId="252CC667" w14:textId="77777777" w:rsidR="00674C8A" w:rsidRPr="00674C8A" w:rsidRDefault="00674C8A" w:rsidP="00674C8A">
      <w:pPr>
        <w:numPr>
          <w:ilvl w:val="0"/>
          <w:numId w:val="50"/>
        </w:numPr>
        <w:spacing w:line="600" w:lineRule="auto"/>
        <w:contextualSpacing/>
        <w:jc w:val="left"/>
        <w:rPr>
          <w:ins w:id="9132" w:author="UTENTE" w:date="2020-06-30T18:44:00Z"/>
          <w:rFonts w:ascii="Calibri" w:eastAsia="Calibri" w:hAnsi="Calibri" w:cs="Times New Roman"/>
          <w:lang w:val="en-US"/>
        </w:rPr>
      </w:pPr>
      <w:ins w:id="9133" w:author="UTENTE" w:date="2020-06-30T18:44:00Z">
        <w:r w:rsidRPr="00674C8A">
          <w:rPr>
            <w:rFonts w:ascii="Calibri" w:eastAsia="Calibri" w:hAnsi="Calibri" w:cs="Times New Roman"/>
            <w:lang w:val="en-US"/>
          </w:rPr>
          <w:t>mcp "\"What'd you come here for, anyways? To torment me?\""</w:t>
        </w:r>
      </w:ins>
    </w:p>
    <w:p w14:paraId="41C41983" w14:textId="77777777" w:rsidR="00674C8A" w:rsidRPr="00674C8A" w:rsidRDefault="00674C8A" w:rsidP="00674C8A">
      <w:pPr>
        <w:numPr>
          <w:ilvl w:val="0"/>
          <w:numId w:val="50"/>
        </w:numPr>
        <w:spacing w:line="600" w:lineRule="auto"/>
        <w:contextualSpacing/>
        <w:jc w:val="left"/>
        <w:rPr>
          <w:ins w:id="9134" w:author="UTENTE" w:date="2020-06-30T18:44:00Z"/>
          <w:rFonts w:ascii="Calibri" w:eastAsia="Calibri" w:hAnsi="Calibri" w:cs="Times New Roman"/>
          <w:lang w:val="en-US"/>
        </w:rPr>
      </w:pPr>
      <w:ins w:id="9135" w:author="UTENTE" w:date="2020-06-30T18:44:00Z">
        <w:r w:rsidRPr="00674C8A">
          <w:rPr>
            <w:rFonts w:ascii="Calibri" w:eastAsia="Calibri" w:hAnsi="Calibri" w:cs="Times New Roman"/>
            <w:lang w:val="en-US"/>
          </w:rPr>
          <w:t>n "Rex lets out a theatrical sigh, staring at me with sparkling silver eyes."</w:t>
        </w:r>
      </w:ins>
    </w:p>
    <w:p w14:paraId="1B1383FE" w14:textId="77777777" w:rsidR="00674C8A" w:rsidRPr="00674C8A" w:rsidRDefault="00674C8A" w:rsidP="00674C8A">
      <w:pPr>
        <w:numPr>
          <w:ilvl w:val="0"/>
          <w:numId w:val="50"/>
        </w:numPr>
        <w:spacing w:line="600" w:lineRule="auto"/>
        <w:contextualSpacing/>
        <w:jc w:val="left"/>
        <w:rPr>
          <w:ins w:id="9136" w:author="UTENTE" w:date="2020-06-30T18:44:00Z"/>
          <w:rFonts w:ascii="Calibri" w:eastAsia="Calibri" w:hAnsi="Calibri" w:cs="Times New Roman"/>
          <w:lang w:val="en-US"/>
        </w:rPr>
      </w:pPr>
      <w:ins w:id="9137" w:author="UTENTE" w:date="2020-06-30T18:44:00Z">
        <w:r w:rsidRPr="00674C8A">
          <w:rPr>
            <w:rFonts w:ascii="Calibri" w:eastAsia="Calibri" w:hAnsi="Calibri" w:cs="Times New Roman"/>
            <w:lang w:val="en-US"/>
          </w:rPr>
          <w:t>r "\"Nah, well… I gotta make good on my promise, you know?\""</w:t>
        </w:r>
      </w:ins>
    </w:p>
    <w:p w14:paraId="56BB731A" w14:textId="77777777" w:rsidR="00674C8A" w:rsidRPr="00674C8A" w:rsidRDefault="00674C8A" w:rsidP="00674C8A">
      <w:pPr>
        <w:numPr>
          <w:ilvl w:val="0"/>
          <w:numId w:val="50"/>
        </w:numPr>
        <w:spacing w:line="600" w:lineRule="auto"/>
        <w:contextualSpacing/>
        <w:jc w:val="left"/>
        <w:rPr>
          <w:ins w:id="9138" w:author="UTENTE" w:date="2020-06-30T18:44:00Z"/>
          <w:rFonts w:ascii="Calibri" w:eastAsia="Calibri" w:hAnsi="Calibri" w:cs="Times New Roman"/>
          <w:lang w:val="en-US"/>
        </w:rPr>
      </w:pPr>
      <w:ins w:id="9139" w:author="UTENTE" w:date="2020-06-30T18:44:00Z">
        <w:r w:rsidRPr="00674C8A">
          <w:rPr>
            <w:rFonts w:ascii="Calibri" w:eastAsia="Calibri" w:hAnsi="Calibri" w:cs="Times New Roman"/>
            <w:lang w:val="en-US"/>
          </w:rPr>
          <w:t>mcp "\"Your promise?\""</w:t>
        </w:r>
        <w:r w:rsidRPr="00674C8A">
          <w:rPr>
            <w:rFonts w:ascii="Calibri" w:eastAsia="Calibri" w:hAnsi="Calibri" w:cs="Times New Roman"/>
            <w:lang w:val="en-US"/>
          </w:rPr>
          <w:br w:type="page"/>
        </w:r>
      </w:ins>
    </w:p>
    <w:p w14:paraId="703B7F63" w14:textId="77777777" w:rsidR="00674C8A" w:rsidRPr="00674C8A" w:rsidRDefault="00674C8A" w:rsidP="00674C8A">
      <w:pPr>
        <w:numPr>
          <w:ilvl w:val="0"/>
          <w:numId w:val="56"/>
        </w:numPr>
        <w:spacing w:line="600" w:lineRule="auto"/>
        <w:ind w:left="851" w:hanging="668"/>
        <w:contextualSpacing/>
        <w:jc w:val="left"/>
        <w:rPr>
          <w:ins w:id="9140" w:author="UTENTE" w:date="2020-06-30T18:44:00Z"/>
          <w:rFonts w:ascii="Calibri" w:eastAsia="Calibri" w:hAnsi="Calibri" w:cs="Times New Roman"/>
        </w:rPr>
      </w:pPr>
      <w:ins w:id="9141" w:author="UTENTE" w:date="2020-06-30T18:44:00Z">
        <w:r w:rsidRPr="00674C8A">
          <w:rPr>
            <w:rFonts w:ascii="Calibri" w:eastAsia="Calibri" w:hAnsi="Calibri" w:cs="Times New Roman"/>
          </w:rPr>
          <w:lastRenderedPageBreak/>
          <w:t>r "\"Ehi, ehi~ Non è un bel modo per dare il benvenuto al tuo padrone vampiro, non trovi?\""</w:t>
        </w:r>
      </w:ins>
    </w:p>
    <w:p w14:paraId="3592FC17" w14:textId="77777777" w:rsidR="00674C8A" w:rsidRPr="00674C8A" w:rsidRDefault="00674C8A" w:rsidP="00674C8A">
      <w:pPr>
        <w:numPr>
          <w:ilvl w:val="0"/>
          <w:numId w:val="56"/>
        </w:numPr>
        <w:spacing w:line="600" w:lineRule="auto"/>
        <w:ind w:left="851" w:hanging="668"/>
        <w:contextualSpacing/>
        <w:jc w:val="left"/>
        <w:rPr>
          <w:ins w:id="9142" w:author="UTENTE" w:date="2020-06-30T18:44:00Z"/>
          <w:rFonts w:ascii="Calibri" w:eastAsia="Calibri" w:hAnsi="Calibri" w:cs="Times New Roman"/>
        </w:rPr>
      </w:pPr>
      <w:ins w:id="9143" w:author="UTENTE" w:date="2020-06-30T18:44:00Z">
        <w:r w:rsidRPr="00674C8A">
          <w:rPr>
            <w:rFonts w:ascii="Calibri" w:eastAsia="Calibri" w:hAnsi="Calibri" w:cs="Times New Roman"/>
          </w:rPr>
          <w:t>r "\"Che ne dici di un simpatico 'Salve, mio signore' o 'Per favore prendimi, mio signore' o –\""</w:t>
        </w:r>
      </w:ins>
    </w:p>
    <w:p w14:paraId="62DDD366" w14:textId="77777777" w:rsidR="00674C8A" w:rsidRPr="00674C8A" w:rsidRDefault="00674C8A" w:rsidP="00674C8A">
      <w:pPr>
        <w:numPr>
          <w:ilvl w:val="0"/>
          <w:numId w:val="56"/>
        </w:numPr>
        <w:spacing w:line="600" w:lineRule="auto"/>
        <w:ind w:left="851" w:hanging="668"/>
        <w:contextualSpacing/>
        <w:jc w:val="left"/>
        <w:rPr>
          <w:ins w:id="9144" w:author="UTENTE" w:date="2020-06-30T18:44:00Z"/>
          <w:rFonts w:ascii="Calibri" w:eastAsia="Calibri" w:hAnsi="Calibri" w:cs="Times New Roman"/>
        </w:rPr>
      </w:pPr>
      <w:ins w:id="9145" w:author="UTENTE" w:date="2020-06-30T18:44:00Z">
        <w:r w:rsidRPr="00674C8A">
          <w:rPr>
            <w:rFonts w:ascii="Calibri" w:eastAsia="Calibri" w:hAnsi="Calibri" w:cs="Times New Roman"/>
          </w:rPr>
          <w:t>n "Afferro una scatola dal bancone e gliela lancio dritta in testa."</w:t>
        </w:r>
      </w:ins>
    </w:p>
    <w:p w14:paraId="7303D01C" w14:textId="77777777" w:rsidR="00674C8A" w:rsidRPr="00674C8A" w:rsidRDefault="00674C8A" w:rsidP="00674C8A">
      <w:pPr>
        <w:numPr>
          <w:ilvl w:val="0"/>
          <w:numId w:val="56"/>
        </w:numPr>
        <w:spacing w:line="600" w:lineRule="auto"/>
        <w:ind w:left="851" w:hanging="668"/>
        <w:contextualSpacing/>
        <w:jc w:val="left"/>
        <w:rPr>
          <w:ins w:id="9146" w:author="UTENTE" w:date="2020-06-30T18:44:00Z"/>
          <w:rFonts w:ascii="Calibri" w:eastAsia="Calibri" w:hAnsi="Calibri" w:cs="Times New Roman"/>
          <w:lang w:val="en-US"/>
        </w:rPr>
      </w:pPr>
      <w:ins w:id="9147" w:author="UTENTE" w:date="2020-06-30T18:44:00Z">
        <w:r w:rsidRPr="00674C8A">
          <w:rPr>
            <w:rFonts w:ascii="Calibri" w:eastAsia="Calibri" w:hAnsi="Calibri" w:cs="Times New Roman"/>
            <w:lang w:val="en-US"/>
          </w:rPr>
          <w:t>r "\"Woaaaaah!\""</w:t>
        </w:r>
      </w:ins>
    </w:p>
    <w:p w14:paraId="7453BD20" w14:textId="77777777" w:rsidR="00674C8A" w:rsidRPr="00674C8A" w:rsidRDefault="00674C8A" w:rsidP="00674C8A">
      <w:pPr>
        <w:numPr>
          <w:ilvl w:val="0"/>
          <w:numId w:val="56"/>
        </w:numPr>
        <w:spacing w:line="600" w:lineRule="auto"/>
        <w:ind w:left="851" w:hanging="668"/>
        <w:contextualSpacing/>
        <w:jc w:val="left"/>
        <w:rPr>
          <w:ins w:id="9148" w:author="UTENTE" w:date="2020-06-30T18:44:00Z"/>
          <w:rFonts w:ascii="Calibri" w:eastAsia="Calibri" w:hAnsi="Calibri" w:cs="Times New Roman"/>
        </w:rPr>
      </w:pPr>
      <w:ins w:id="9149" w:author="UTENTE" w:date="2020-06-30T18:44:00Z">
        <w:r w:rsidRPr="00674C8A">
          <w:rPr>
            <w:rFonts w:ascii="Calibri" w:eastAsia="Calibri" w:hAnsi="Calibri" w:cs="Times New Roman"/>
          </w:rPr>
          <w:t>n "Riesce a schivarla giusto in tempo, risollevandosi con un sorrisetto compiaciuto."</w:t>
        </w:r>
      </w:ins>
    </w:p>
    <w:p w14:paraId="4B8B77AD" w14:textId="77777777" w:rsidR="00674C8A" w:rsidRPr="00674C8A" w:rsidRDefault="00674C8A" w:rsidP="00674C8A">
      <w:pPr>
        <w:numPr>
          <w:ilvl w:val="0"/>
          <w:numId w:val="56"/>
        </w:numPr>
        <w:spacing w:line="600" w:lineRule="auto"/>
        <w:ind w:left="851" w:hanging="668"/>
        <w:contextualSpacing/>
        <w:jc w:val="left"/>
        <w:rPr>
          <w:ins w:id="9150" w:author="UTENTE" w:date="2020-06-30T18:44:00Z"/>
          <w:rFonts w:ascii="Calibri" w:eastAsia="Calibri" w:hAnsi="Calibri" w:cs="Times New Roman"/>
        </w:rPr>
      </w:pPr>
      <w:ins w:id="9151" w:author="UTENTE" w:date="2020-06-30T18:44:00Z">
        <w:r w:rsidRPr="00674C8A">
          <w:rPr>
            <w:rFonts w:ascii="Calibri" w:eastAsia="Calibri" w:hAnsi="Calibri" w:cs="Times New Roman"/>
          </w:rPr>
          <w:t>r "\"Attento, baby~ Non vuoi mettere a soqquadro questo bel locale, no?\""</w:t>
        </w:r>
      </w:ins>
    </w:p>
    <w:p w14:paraId="407AF5D9" w14:textId="77777777" w:rsidR="00674C8A" w:rsidRPr="00674C8A" w:rsidRDefault="00674C8A" w:rsidP="00674C8A">
      <w:pPr>
        <w:numPr>
          <w:ilvl w:val="0"/>
          <w:numId w:val="56"/>
        </w:numPr>
        <w:spacing w:line="600" w:lineRule="auto"/>
        <w:ind w:left="851" w:hanging="668"/>
        <w:contextualSpacing/>
        <w:jc w:val="left"/>
        <w:rPr>
          <w:ins w:id="9152" w:author="UTENTE" w:date="2020-06-30T18:44:00Z"/>
          <w:rFonts w:ascii="Calibri" w:eastAsia="Calibri" w:hAnsi="Calibri" w:cs="Times New Roman"/>
        </w:rPr>
      </w:pPr>
      <w:ins w:id="9153" w:author="UTENTE" w:date="2020-06-30T18:44:00Z">
        <w:r w:rsidRPr="00674C8A">
          <w:rPr>
            <w:rFonts w:ascii="Calibri" w:eastAsia="Calibri" w:hAnsi="Calibri" w:cs="Times New Roman"/>
          </w:rPr>
          <w:t>n "Giro gli occhi al cielo, volutamente ignorando il resto del suo farneticare."</w:t>
        </w:r>
      </w:ins>
    </w:p>
    <w:p w14:paraId="4836630B" w14:textId="77777777" w:rsidR="00674C8A" w:rsidRPr="00674C8A" w:rsidRDefault="00674C8A" w:rsidP="00674C8A">
      <w:pPr>
        <w:numPr>
          <w:ilvl w:val="0"/>
          <w:numId w:val="56"/>
        </w:numPr>
        <w:spacing w:line="600" w:lineRule="auto"/>
        <w:ind w:left="851" w:hanging="668"/>
        <w:contextualSpacing/>
        <w:jc w:val="left"/>
        <w:rPr>
          <w:ins w:id="9154" w:author="UTENTE" w:date="2020-06-30T18:44:00Z"/>
          <w:rFonts w:ascii="Calibri" w:eastAsia="Calibri" w:hAnsi="Calibri" w:cs="Times New Roman"/>
        </w:rPr>
      </w:pPr>
      <w:ins w:id="9155" w:author="UTENTE" w:date="2020-06-30T18:44:00Z">
        <w:r w:rsidRPr="00674C8A">
          <w:rPr>
            <w:rFonts w:ascii="Calibri" w:eastAsia="Calibri" w:hAnsi="Calibri" w:cs="Times New Roman"/>
          </w:rPr>
          <w:t>n "Se deve essere così ogni notte, penso che preferirei farmi prosciugare e porre fine alle mie sofferenze."</w:t>
        </w:r>
      </w:ins>
    </w:p>
    <w:p w14:paraId="69827556" w14:textId="77777777" w:rsidR="00674C8A" w:rsidRPr="00674C8A" w:rsidRDefault="00674C8A" w:rsidP="00674C8A">
      <w:pPr>
        <w:numPr>
          <w:ilvl w:val="0"/>
          <w:numId w:val="56"/>
        </w:numPr>
        <w:spacing w:line="600" w:lineRule="auto"/>
        <w:ind w:left="851" w:hanging="668"/>
        <w:contextualSpacing/>
        <w:jc w:val="left"/>
        <w:rPr>
          <w:ins w:id="9156" w:author="UTENTE" w:date="2020-06-30T18:44:00Z"/>
          <w:rFonts w:ascii="Calibri" w:eastAsia="Calibri" w:hAnsi="Calibri" w:cs="Times New Roman"/>
        </w:rPr>
      </w:pPr>
      <w:ins w:id="9157" w:author="UTENTE" w:date="2020-06-30T18:44:00Z">
        <w:r w:rsidRPr="00674C8A">
          <w:rPr>
            <w:rFonts w:ascii="Calibri" w:eastAsia="Calibri" w:hAnsi="Calibri" w:cs="Times New Roman"/>
          </w:rPr>
          <w:t>r "\"Ehi, mi stai ascoltando? Non mi ignorare in quel modo, mi spezzi il cuore!\""</w:t>
        </w:r>
      </w:ins>
    </w:p>
    <w:p w14:paraId="4CDC4400" w14:textId="77777777" w:rsidR="00674C8A" w:rsidRPr="00674C8A" w:rsidRDefault="00674C8A" w:rsidP="00674C8A">
      <w:pPr>
        <w:numPr>
          <w:ilvl w:val="0"/>
          <w:numId w:val="56"/>
        </w:numPr>
        <w:spacing w:line="600" w:lineRule="auto"/>
        <w:ind w:left="851" w:hanging="668"/>
        <w:contextualSpacing/>
        <w:jc w:val="left"/>
        <w:rPr>
          <w:ins w:id="9158" w:author="UTENTE" w:date="2020-06-30T18:44:00Z"/>
          <w:rFonts w:ascii="Calibri" w:eastAsia="Calibri" w:hAnsi="Calibri" w:cs="Times New Roman"/>
        </w:rPr>
      </w:pPr>
      <w:ins w:id="9159" w:author="UTENTE" w:date="2020-06-30T18:44:00Z">
        <w:r w:rsidRPr="00674C8A">
          <w:rPr>
            <w:rFonts w:ascii="Calibri" w:eastAsia="Calibri" w:hAnsi="Calibri" w:cs="Times New Roman"/>
          </w:rPr>
          <w:t>n "Rex si avvicina al bancone, sporgendosi e appoggiando un gomito sulla superficie bianca."</w:t>
        </w:r>
      </w:ins>
    </w:p>
    <w:p w14:paraId="39299316" w14:textId="77777777" w:rsidR="00674C8A" w:rsidRPr="00674C8A" w:rsidRDefault="00674C8A" w:rsidP="00674C8A">
      <w:pPr>
        <w:numPr>
          <w:ilvl w:val="0"/>
          <w:numId w:val="56"/>
        </w:numPr>
        <w:spacing w:line="600" w:lineRule="auto"/>
        <w:ind w:left="851" w:hanging="668"/>
        <w:contextualSpacing/>
        <w:jc w:val="left"/>
        <w:rPr>
          <w:ins w:id="9160" w:author="UTENTE" w:date="2020-06-30T18:44:00Z"/>
          <w:rFonts w:ascii="Calibri" w:eastAsia="Calibri" w:hAnsi="Calibri" w:cs="Times New Roman"/>
        </w:rPr>
      </w:pPr>
      <w:ins w:id="9161" w:author="UTENTE" w:date="2020-06-30T18:44:00Z">
        <w:r w:rsidRPr="00674C8A">
          <w:rPr>
            <w:rFonts w:ascii="Calibri" w:eastAsia="Calibri" w:hAnsi="Calibri" w:cs="Times New Roman"/>
          </w:rPr>
          <w:t>mcp "\"Ma sì, fai come se fossi a casa tua, certo.\""</w:t>
        </w:r>
      </w:ins>
    </w:p>
    <w:p w14:paraId="0AFC79BA" w14:textId="77777777" w:rsidR="00674C8A" w:rsidRPr="00674C8A" w:rsidRDefault="00674C8A" w:rsidP="00674C8A">
      <w:pPr>
        <w:numPr>
          <w:ilvl w:val="0"/>
          <w:numId w:val="56"/>
        </w:numPr>
        <w:spacing w:line="600" w:lineRule="auto"/>
        <w:ind w:left="851" w:hanging="668"/>
        <w:contextualSpacing/>
        <w:jc w:val="left"/>
        <w:rPr>
          <w:ins w:id="9162" w:author="UTENTE" w:date="2020-06-30T18:44:00Z"/>
          <w:rFonts w:ascii="Calibri" w:eastAsia="Calibri" w:hAnsi="Calibri" w:cs="Times New Roman"/>
          <w:lang w:val="en-US"/>
        </w:rPr>
      </w:pPr>
      <w:ins w:id="9163" w:author="UTENTE" w:date="2020-06-30T18:44:00Z">
        <w:r w:rsidRPr="00674C8A">
          <w:rPr>
            <w:rFonts w:ascii="Calibri" w:eastAsia="Calibri" w:hAnsi="Calibri" w:cs="Times New Roman"/>
          </w:rPr>
          <w:t xml:space="preserve">mcp "\"Perché sei qui, fra l'altro? </w:t>
        </w:r>
        <w:r w:rsidRPr="00674C8A">
          <w:rPr>
            <w:rFonts w:ascii="Calibri" w:eastAsia="Calibri" w:hAnsi="Calibri" w:cs="Times New Roman"/>
            <w:lang w:val="en-US"/>
          </w:rPr>
          <w:t>Per tormentarmi?\""</w:t>
        </w:r>
      </w:ins>
    </w:p>
    <w:p w14:paraId="12D69A08" w14:textId="77777777" w:rsidR="00674C8A" w:rsidRPr="00674C8A" w:rsidRDefault="00674C8A" w:rsidP="00674C8A">
      <w:pPr>
        <w:numPr>
          <w:ilvl w:val="0"/>
          <w:numId w:val="56"/>
        </w:numPr>
        <w:spacing w:line="600" w:lineRule="auto"/>
        <w:ind w:left="851" w:hanging="668"/>
        <w:contextualSpacing/>
        <w:jc w:val="left"/>
        <w:rPr>
          <w:ins w:id="9164" w:author="UTENTE" w:date="2020-06-30T18:44:00Z"/>
          <w:rFonts w:ascii="Calibri" w:eastAsia="Calibri" w:hAnsi="Calibri" w:cs="Times New Roman"/>
        </w:rPr>
      </w:pPr>
      <w:ins w:id="9165" w:author="UTENTE" w:date="2020-06-30T18:44:00Z">
        <w:r w:rsidRPr="00674C8A">
          <w:rPr>
            <w:rFonts w:ascii="Calibri" w:eastAsia="Calibri" w:hAnsi="Calibri" w:cs="Times New Roman"/>
          </w:rPr>
          <w:t>n "Rex emette un sospiro teatrale, fissandomi coi suoi brillanti occhi argentati."</w:t>
        </w:r>
      </w:ins>
    </w:p>
    <w:p w14:paraId="4DDFE6FE" w14:textId="77777777" w:rsidR="00674C8A" w:rsidRPr="00674C8A" w:rsidRDefault="00674C8A" w:rsidP="00674C8A">
      <w:pPr>
        <w:numPr>
          <w:ilvl w:val="0"/>
          <w:numId w:val="56"/>
        </w:numPr>
        <w:spacing w:line="600" w:lineRule="auto"/>
        <w:ind w:left="851" w:hanging="668"/>
        <w:contextualSpacing/>
        <w:jc w:val="left"/>
        <w:rPr>
          <w:ins w:id="9166" w:author="UTENTE" w:date="2020-06-30T18:44:00Z"/>
          <w:rFonts w:ascii="Calibri" w:eastAsia="Calibri" w:hAnsi="Calibri" w:cs="Times New Roman"/>
        </w:rPr>
      </w:pPr>
      <w:ins w:id="9167" w:author="UTENTE" w:date="2020-06-30T18:44:00Z">
        <w:r w:rsidRPr="00674C8A">
          <w:rPr>
            <w:rFonts w:ascii="Calibri" w:eastAsia="Calibri" w:hAnsi="Calibri" w:cs="Times New Roman"/>
          </w:rPr>
          <w:t>r "\"Nah, beh… Devo mantenere la mia promessa, no?\""</w:t>
        </w:r>
      </w:ins>
    </w:p>
    <w:p w14:paraId="21AD800F" w14:textId="77777777" w:rsidR="00674C8A" w:rsidRPr="00674C8A" w:rsidRDefault="00674C8A" w:rsidP="00674C8A">
      <w:pPr>
        <w:numPr>
          <w:ilvl w:val="0"/>
          <w:numId w:val="56"/>
        </w:numPr>
        <w:spacing w:line="600" w:lineRule="auto"/>
        <w:ind w:left="851" w:hanging="668"/>
        <w:contextualSpacing/>
        <w:jc w:val="left"/>
        <w:rPr>
          <w:ins w:id="9168" w:author="UTENTE" w:date="2020-06-30T18:44:00Z"/>
          <w:rFonts w:ascii="Calibri" w:eastAsia="Calibri" w:hAnsi="Calibri" w:cs="Times New Roman"/>
          <w:lang w:val="en-US"/>
        </w:rPr>
      </w:pPr>
      <w:ins w:id="9169" w:author="UTENTE" w:date="2020-06-30T18:44:00Z">
        <w:r w:rsidRPr="00674C8A">
          <w:rPr>
            <w:rFonts w:ascii="Calibri" w:eastAsia="Calibri" w:hAnsi="Calibri" w:cs="Times New Roman"/>
            <w:lang w:val="en-US"/>
          </w:rPr>
          <w:t>mcp "\"La tua promessa?\""</w:t>
        </w:r>
        <w:r w:rsidRPr="00674C8A">
          <w:rPr>
            <w:rFonts w:ascii="Calibri" w:eastAsia="Calibri" w:hAnsi="Calibri" w:cs="Times New Roman"/>
            <w:lang w:val="en-US"/>
          </w:rPr>
          <w:br w:type="page"/>
        </w:r>
      </w:ins>
    </w:p>
    <w:p w14:paraId="18167480" w14:textId="77777777" w:rsidR="00674C8A" w:rsidRPr="00674C8A" w:rsidRDefault="00674C8A" w:rsidP="00674C8A">
      <w:pPr>
        <w:numPr>
          <w:ilvl w:val="0"/>
          <w:numId w:val="56"/>
        </w:numPr>
        <w:spacing w:line="600" w:lineRule="auto"/>
        <w:contextualSpacing/>
        <w:jc w:val="left"/>
        <w:rPr>
          <w:ins w:id="9170" w:author="UTENTE" w:date="2020-06-30T18:44:00Z"/>
          <w:rFonts w:ascii="Calibri" w:eastAsia="Calibri" w:hAnsi="Calibri" w:cs="Times New Roman"/>
          <w:lang w:val="en-US"/>
        </w:rPr>
      </w:pPr>
      <w:ins w:id="9171" w:author="UTENTE" w:date="2020-06-30T18:44:00Z">
        <w:r w:rsidRPr="00674C8A">
          <w:rPr>
            <w:rFonts w:ascii="Calibri" w:eastAsia="Calibri" w:hAnsi="Calibri" w:cs="Times New Roman"/>
            <w:lang w:val="en-US"/>
          </w:rPr>
          <w:lastRenderedPageBreak/>
          <w:t>n "When I repeat his words in confusion, he nods, clearing his throat."</w:t>
        </w:r>
      </w:ins>
    </w:p>
    <w:p w14:paraId="30801D0E" w14:textId="77777777" w:rsidR="00674C8A" w:rsidRPr="00674C8A" w:rsidRDefault="00674C8A" w:rsidP="00674C8A">
      <w:pPr>
        <w:numPr>
          <w:ilvl w:val="0"/>
          <w:numId w:val="56"/>
        </w:numPr>
        <w:spacing w:line="600" w:lineRule="auto"/>
        <w:contextualSpacing/>
        <w:jc w:val="left"/>
        <w:rPr>
          <w:ins w:id="9172" w:author="UTENTE" w:date="2020-06-30T18:44:00Z"/>
          <w:rFonts w:ascii="Calibri" w:eastAsia="Calibri" w:hAnsi="Calibri" w:cs="Times New Roman"/>
          <w:lang w:val="en-US"/>
        </w:rPr>
      </w:pPr>
      <w:ins w:id="9173" w:author="UTENTE" w:date="2020-06-30T18:44:00Z">
        <w:r w:rsidRPr="00674C8A">
          <w:rPr>
            <w:rFonts w:ascii="Calibri" w:eastAsia="Calibri" w:hAnsi="Calibri" w:cs="Times New Roman"/>
            <w:lang w:val="en-US"/>
          </w:rPr>
          <w:t>r "\"Yeah, keepin' my cute blood bag safe, and all that.\""</w:t>
        </w:r>
      </w:ins>
    </w:p>
    <w:p w14:paraId="3DE771A9" w14:textId="77777777" w:rsidR="00674C8A" w:rsidRPr="00674C8A" w:rsidRDefault="00674C8A" w:rsidP="00674C8A">
      <w:pPr>
        <w:numPr>
          <w:ilvl w:val="0"/>
          <w:numId w:val="56"/>
        </w:numPr>
        <w:spacing w:line="600" w:lineRule="auto"/>
        <w:contextualSpacing/>
        <w:jc w:val="left"/>
        <w:rPr>
          <w:ins w:id="9174" w:author="UTENTE" w:date="2020-06-30T18:44:00Z"/>
          <w:rFonts w:ascii="Calibri" w:eastAsia="Calibri" w:hAnsi="Calibri" w:cs="Times New Roman"/>
          <w:lang w:val="en-US"/>
        </w:rPr>
      </w:pPr>
      <w:ins w:id="9175" w:author="UTENTE" w:date="2020-06-30T18:44:00Z">
        <w:r w:rsidRPr="00674C8A">
          <w:rPr>
            <w:rFonts w:ascii="Calibri" w:eastAsia="Calibri" w:hAnsi="Calibri" w:cs="Times New Roman"/>
            <w:lang w:val="en-US"/>
          </w:rPr>
          <w:t>r "\"Figured I'd stop in to make sure nothin' weird happened while you were alone.\""</w:t>
        </w:r>
      </w:ins>
    </w:p>
    <w:p w14:paraId="7300367C" w14:textId="77777777" w:rsidR="00674C8A" w:rsidRPr="00674C8A" w:rsidRDefault="00674C8A" w:rsidP="00674C8A">
      <w:pPr>
        <w:numPr>
          <w:ilvl w:val="0"/>
          <w:numId w:val="56"/>
        </w:numPr>
        <w:spacing w:line="600" w:lineRule="auto"/>
        <w:contextualSpacing/>
        <w:jc w:val="left"/>
        <w:rPr>
          <w:ins w:id="9176" w:author="UTENTE" w:date="2020-06-30T18:44:00Z"/>
          <w:rFonts w:ascii="Calibri" w:eastAsia="Calibri" w:hAnsi="Calibri" w:cs="Times New Roman"/>
          <w:lang w:val="en-US"/>
        </w:rPr>
      </w:pPr>
      <w:ins w:id="9177" w:author="UTENTE" w:date="2020-06-30T18:44:00Z">
        <w:r w:rsidRPr="00674C8A">
          <w:rPr>
            <w:rFonts w:ascii="Calibri" w:eastAsia="Calibri" w:hAnsi="Calibri" w:cs="Times New Roman"/>
            <w:lang w:val="en-US"/>
          </w:rPr>
          <w:t>mcp "\"…\""</w:t>
        </w:r>
      </w:ins>
    </w:p>
    <w:p w14:paraId="6A3727EF" w14:textId="77777777" w:rsidR="00674C8A" w:rsidRPr="00674C8A" w:rsidRDefault="00674C8A" w:rsidP="00674C8A">
      <w:pPr>
        <w:numPr>
          <w:ilvl w:val="0"/>
          <w:numId w:val="56"/>
        </w:numPr>
        <w:spacing w:line="600" w:lineRule="auto"/>
        <w:contextualSpacing/>
        <w:jc w:val="left"/>
        <w:rPr>
          <w:ins w:id="9178" w:author="UTENTE" w:date="2020-06-30T18:44:00Z"/>
          <w:rFonts w:ascii="Calibri" w:eastAsia="Calibri" w:hAnsi="Calibri" w:cs="Times New Roman"/>
          <w:lang w:val="en-US"/>
        </w:rPr>
      </w:pPr>
      <w:ins w:id="9179" w:author="UTENTE" w:date="2020-06-30T18:44:00Z">
        <w:r w:rsidRPr="00674C8A">
          <w:rPr>
            <w:rFonts w:ascii="Calibri" w:eastAsia="Calibri" w:hAnsi="Calibri" w:cs="Times New Roman"/>
            <w:lang w:val="en-US"/>
          </w:rPr>
          <w:t>n "Am I entirely misunderstanding things, or…"</w:t>
        </w:r>
      </w:ins>
    </w:p>
    <w:p w14:paraId="6103E373" w14:textId="77777777" w:rsidR="00674C8A" w:rsidRPr="00674C8A" w:rsidRDefault="00674C8A" w:rsidP="00674C8A">
      <w:pPr>
        <w:numPr>
          <w:ilvl w:val="0"/>
          <w:numId w:val="56"/>
        </w:numPr>
        <w:spacing w:line="600" w:lineRule="auto"/>
        <w:contextualSpacing/>
        <w:jc w:val="left"/>
        <w:rPr>
          <w:ins w:id="9180" w:author="UTENTE" w:date="2020-06-30T18:44:00Z"/>
          <w:rFonts w:ascii="Calibri" w:eastAsia="Calibri" w:hAnsi="Calibri" w:cs="Times New Roman"/>
          <w:lang w:val="en-US"/>
        </w:rPr>
      </w:pPr>
      <w:ins w:id="9181" w:author="UTENTE" w:date="2020-06-30T18:44:00Z">
        <w:r w:rsidRPr="00674C8A">
          <w:rPr>
            <w:rFonts w:ascii="Calibri" w:eastAsia="Calibri" w:hAnsi="Calibri" w:cs="Times New Roman"/>
            <w:lang w:val="en-US"/>
          </w:rPr>
          <w:t>n "Is Rex saying he's trying to protect me?"</w:t>
        </w:r>
      </w:ins>
    </w:p>
    <w:p w14:paraId="6D3994A2" w14:textId="77777777" w:rsidR="00674C8A" w:rsidRPr="00674C8A" w:rsidRDefault="00674C8A" w:rsidP="00674C8A">
      <w:pPr>
        <w:numPr>
          <w:ilvl w:val="0"/>
          <w:numId w:val="56"/>
        </w:numPr>
        <w:spacing w:line="600" w:lineRule="auto"/>
        <w:contextualSpacing/>
        <w:jc w:val="left"/>
        <w:rPr>
          <w:ins w:id="9182" w:author="UTENTE" w:date="2020-06-30T18:44:00Z"/>
          <w:rFonts w:ascii="Calibri" w:eastAsia="Calibri" w:hAnsi="Calibri" w:cs="Times New Roman"/>
          <w:lang w:val="en-US"/>
        </w:rPr>
      </w:pPr>
      <w:ins w:id="9183" w:author="UTENTE" w:date="2020-06-30T18:44:00Z">
        <w:r w:rsidRPr="00674C8A">
          <w:rPr>
            <w:rFonts w:ascii="Calibri" w:eastAsia="Calibri" w:hAnsi="Calibri" w:cs="Times New Roman"/>
            <w:lang w:val="en-US"/>
          </w:rPr>
          <w:t>n "–No, I think I've got it wrong. {w}He just wants me safe so he can use me as a \"blood bag.\""</w:t>
        </w:r>
      </w:ins>
    </w:p>
    <w:p w14:paraId="5507ED3B" w14:textId="77777777" w:rsidR="00674C8A" w:rsidRPr="00674C8A" w:rsidRDefault="00674C8A" w:rsidP="00674C8A">
      <w:pPr>
        <w:numPr>
          <w:ilvl w:val="0"/>
          <w:numId w:val="56"/>
        </w:numPr>
        <w:spacing w:line="600" w:lineRule="auto"/>
        <w:contextualSpacing/>
        <w:jc w:val="left"/>
        <w:rPr>
          <w:ins w:id="9184" w:author="UTENTE" w:date="2020-06-30T18:44:00Z"/>
          <w:rFonts w:ascii="Calibri" w:eastAsia="Calibri" w:hAnsi="Calibri" w:cs="Times New Roman"/>
          <w:lang w:val="en-US"/>
        </w:rPr>
      </w:pPr>
      <w:ins w:id="9185" w:author="UTENTE" w:date="2020-06-30T18:44:00Z">
        <w:r w:rsidRPr="00674C8A">
          <w:rPr>
            <w:rFonts w:ascii="Calibri" w:eastAsia="Calibri" w:hAnsi="Calibri" w:cs="Times New Roman"/>
            <w:lang w:val="en-US"/>
          </w:rPr>
          <w:t>mcp "\"…Gee, thanks. I was having a real rough time fighting off the junkies until my knight in shining armor showed up.\""</w:t>
        </w:r>
      </w:ins>
    </w:p>
    <w:p w14:paraId="2C24DD4E" w14:textId="77777777" w:rsidR="00674C8A" w:rsidRPr="00674C8A" w:rsidRDefault="00674C8A" w:rsidP="00674C8A">
      <w:pPr>
        <w:numPr>
          <w:ilvl w:val="0"/>
          <w:numId w:val="56"/>
        </w:numPr>
        <w:spacing w:line="600" w:lineRule="auto"/>
        <w:contextualSpacing/>
        <w:jc w:val="left"/>
        <w:rPr>
          <w:ins w:id="9186" w:author="UTENTE" w:date="2020-06-30T18:44:00Z"/>
          <w:rFonts w:ascii="Calibri" w:eastAsia="Calibri" w:hAnsi="Calibri" w:cs="Times New Roman"/>
          <w:lang w:val="en-US"/>
        </w:rPr>
      </w:pPr>
      <w:ins w:id="9187" w:author="UTENTE" w:date="2020-06-30T18:44:00Z">
        <w:r w:rsidRPr="00674C8A">
          <w:rPr>
            <w:rFonts w:ascii="Calibri" w:eastAsia="Calibri" w:hAnsi="Calibri" w:cs="Times New Roman"/>
            <w:lang w:val="en-US"/>
          </w:rPr>
          <w:t>r "\"I didn't mean {i}them{/i}, dumbass. The other vampires out there!\""</w:t>
        </w:r>
      </w:ins>
    </w:p>
    <w:p w14:paraId="1D4AD041" w14:textId="77777777" w:rsidR="00674C8A" w:rsidRPr="00674C8A" w:rsidRDefault="00674C8A" w:rsidP="00674C8A">
      <w:pPr>
        <w:numPr>
          <w:ilvl w:val="0"/>
          <w:numId w:val="56"/>
        </w:numPr>
        <w:spacing w:line="600" w:lineRule="auto"/>
        <w:contextualSpacing/>
        <w:jc w:val="left"/>
        <w:rPr>
          <w:ins w:id="9188" w:author="UTENTE" w:date="2020-06-30T18:44:00Z"/>
          <w:rFonts w:ascii="Calibri" w:eastAsia="Calibri" w:hAnsi="Calibri" w:cs="Times New Roman"/>
          <w:lang w:val="en-US"/>
        </w:rPr>
      </w:pPr>
      <w:ins w:id="9189" w:author="UTENTE" w:date="2020-06-30T18:44:00Z">
        <w:r w:rsidRPr="00674C8A">
          <w:rPr>
            <w:rFonts w:ascii="Calibri" w:eastAsia="Calibri" w:hAnsi="Calibri" w:cs="Times New Roman"/>
            <w:lang w:val="en-US"/>
          </w:rPr>
          <w:t>n "To my surprise, Rex actually gets a little worked up at my snide comment, and a sour look flickers across his face."</w:t>
        </w:r>
      </w:ins>
    </w:p>
    <w:p w14:paraId="5A241C10" w14:textId="77777777" w:rsidR="00674C8A" w:rsidRPr="00674C8A" w:rsidRDefault="00674C8A" w:rsidP="00674C8A">
      <w:pPr>
        <w:numPr>
          <w:ilvl w:val="0"/>
          <w:numId w:val="56"/>
        </w:numPr>
        <w:spacing w:line="600" w:lineRule="auto"/>
        <w:contextualSpacing/>
        <w:jc w:val="left"/>
        <w:rPr>
          <w:ins w:id="9190" w:author="UTENTE" w:date="2020-06-30T18:44:00Z"/>
          <w:rFonts w:ascii="Calibri" w:eastAsia="Calibri" w:hAnsi="Calibri" w:cs="Times New Roman"/>
          <w:lang w:val="en-US"/>
        </w:rPr>
      </w:pPr>
      <w:ins w:id="9191" w:author="UTENTE" w:date="2020-06-30T18:44:00Z">
        <w:r w:rsidRPr="00674C8A">
          <w:rPr>
            <w:rFonts w:ascii="Calibri" w:eastAsia="Calibri" w:hAnsi="Calibri" w:cs="Times New Roman"/>
            <w:lang w:val="en-US"/>
          </w:rPr>
          <w:t>n "…He must be taking this whole \"protecting\" business pretty seriously."</w:t>
        </w:r>
      </w:ins>
    </w:p>
    <w:p w14:paraId="36557279" w14:textId="77777777" w:rsidR="00674C8A" w:rsidRPr="00674C8A" w:rsidRDefault="00674C8A" w:rsidP="00674C8A">
      <w:pPr>
        <w:numPr>
          <w:ilvl w:val="0"/>
          <w:numId w:val="56"/>
        </w:numPr>
        <w:spacing w:line="600" w:lineRule="auto"/>
        <w:contextualSpacing/>
        <w:jc w:val="left"/>
        <w:rPr>
          <w:ins w:id="9192" w:author="UTENTE" w:date="2020-06-30T18:44:00Z"/>
          <w:rFonts w:ascii="Calibri" w:eastAsia="Calibri" w:hAnsi="Calibri" w:cs="Times New Roman"/>
          <w:lang w:val="en-US"/>
        </w:rPr>
      </w:pPr>
      <w:ins w:id="9193" w:author="UTENTE" w:date="2020-06-30T18:44:00Z">
        <w:r w:rsidRPr="00674C8A">
          <w:rPr>
            <w:rFonts w:ascii="Calibri" w:eastAsia="Calibri" w:hAnsi="Calibri" w:cs="Times New Roman"/>
            <w:lang w:val="en-US"/>
          </w:rPr>
          <w:t>mcp "\"What, you mean I can't just grab some garlic from the kitchen to defend myself?\""</w:t>
        </w:r>
      </w:ins>
    </w:p>
    <w:p w14:paraId="07154B93" w14:textId="77777777" w:rsidR="00674C8A" w:rsidRPr="00674C8A" w:rsidRDefault="00674C8A" w:rsidP="00674C8A">
      <w:pPr>
        <w:numPr>
          <w:ilvl w:val="0"/>
          <w:numId w:val="56"/>
        </w:numPr>
        <w:spacing w:line="600" w:lineRule="auto"/>
        <w:contextualSpacing/>
        <w:jc w:val="left"/>
        <w:rPr>
          <w:ins w:id="9194" w:author="UTENTE" w:date="2020-06-30T18:44:00Z"/>
          <w:rFonts w:ascii="Calibri" w:eastAsia="Calibri" w:hAnsi="Calibri" w:cs="Times New Roman"/>
          <w:lang w:val="en-US"/>
        </w:rPr>
      </w:pPr>
      <w:ins w:id="9195" w:author="UTENTE" w:date="2020-06-30T18:44:00Z">
        <w:r w:rsidRPr="00674C8A">
          <w:rPr>
            <w:rFonts w:ascii="Calibri" w:eastAsia="Calibri" w:hAnsi="Calibri" w:cs="Times New Roman"/>
            <w:lang w:val="en-US"/>
          </w:rPr>
          <w:t>r "\"Pfft. Garlic doesn't do shit-all to vampires, except make us smell funky.\""</w:t>
        </w:r>
      </w:ins>
    </w:p>
    <w:p w14:paraId="5701020B" w14:textId="77777777" w:rsidR="00674C8A" w:rsidRPr="00674C8A" w:rsidRDefault="00674C8A" w:rsidP="00674C8A">
      <w:pPr>
        <w:numPr>
          <w:ilvl w:val="0"/>
          <w:numId w:val="56"/>
        </w:numPr>
        <w:spacing w:line="600" w:lineRule="auto"/>
        <w:contextualSpacing/>
        <w:jc w:val="left"/>
        <w:rPr>
          <w:ins w:id="9196" w:author="UTENTE" w:date="2020-06-30T18:44:00Z"/>
          <w:rFonts w:ascii="Calibri" w:eastAsia="Calibri" w:hAnsi="Calibri" w:cs="Times New Roman"/>
          <w:lang w:val="en-US"/>
        </w:rPr>
      </w:pPr>
      <w:ins w:id="9197" w:author="UTENTE" w:date="2020-06-30T18:44:00Z">
        <w:r w:rsidRPr="00674C8A">
          <w:rPr>
            <w:rFonts w:ascii="Calibri" w:eastAsia="Calibri" w:hAnsi="Calibri" w:cs="Times New Roman"/>
            <w:lang w:val="en-US"/>
          </w:rPr>
          <w:t>mcp "\"Why can't I just buy a stake from the hardware store and carry it around?\"" </w:t>
        </w:r>
        <w:r w:rsidRPr="00674C8A">
          <w:rPr>
            <w:rFonts w:ascii="Calibri" w:eastAsia="Calibri" w:hAnsi="Calibri" w:cs="Times New Roman"/>
            <w:lang w:val="en-US"/>
          </w:rPr>
          <w:br w:type="page"/>
        </w:r>
      </w:ins>
    </w:p>
    <w:p w14:paraId="5CB85050" w14:textId="77777777" w:rsidR="00674C8A" w:rsidRPr="00674C8A" w:rsidRDefault="00674C8A" w:rsidP="00674C8A">
      <w:pPr>
        <w:numPr>
          <w:ilvl w:val="0"/>
          <w:numId w:val="50"/>
        </w:numPr>
        <w:spacing w:line="600" w:lineRule="auto"/>
        <w:contextualSpacing/>
        <w:jc w:val="left"/>
        <w:rPr>
          <w:ins w:id="9198" w:author="UTENTE" w:date="2020-06-30T18:44:00Z"/>
          <w:rFonts w:ascii="Calibri" w:eastAsia="Calibri" w:hAnsi="Calibri" w:cs="Times New Roman"/>
        </w:rPr>
      </w:pPr>
      <w:ins w:id="9199" w:author="UTENTE" w:date="2020-06-30T18:44:00Z">
        <w:r w:rsidRPr="00674C8A">
          <w:rPr>
            <w:rFonts w:ascii="Calibri" w:eastAsia="Calibri" w:hAnsi="Calibri" w:cs="Times New Roman"/>
          </w:rPr>
          <w:lastRenderedPageBreak/>
          <w:t>n "Quando ripeto le sue parole, confuso, lui annuisce, schiarendosi la gola."</w:t>
        </w:r>
      </w:ins>
    </w:p>
    <w:p w14:paraId="25EDF19E" w14:textId="77777777" w:rsidR="00674C8A" w:rsidRPr="00674C8A" w:rsidRDefault="00674C8A" w:rsidP="00674C8A">
      <w:pPr>
        <w:numPr>
          <w:ilvl w:val="0"/>
          <w:numId w:val="50"/>
        </w:numPr>
        <w:spacing w:line="600" w:lineRule="auto"/>
        <w:contextualSpacing/>
        <w:jc w:val="left"/>
        <w:rPr>
          <w:ins w:id="9200" w:author="UTENTE" w:date="2020-06-30T18:44:00Z"/>
          <w:rFonts w:ascii="Calibri" w:eastAsia="Calibri" w:hAnsi="Calibri" w:cs="Times New Roman"/>
        </w:rPr>
      </w:pPr>
      <w:ins w:id="9201" w:author="UTENTE" w:date="2020-06-30T18:44:00Z">
        <w:r w:rsidRPr="00674C8A">
          <w:rPr>
            <w:rFonts w:ascii="Calibri" w:eastAsia="Calibri" w:hAnsi="Calibri" w:cs="Times New Roman"/>
          </w:rPr>
          <w:t>r "\"Esatto, devo tenere la mia adorabile sacca di sangue al sicuro, ecc.\""</w:t>
        </w:r>
      </w:ins>
    </w:p>
    <w:p w14:paraId="345B0B19" w14:textId="77777777" w:rsidR="00674C8A" w:rsidRPr="00674C8A" w:rsidRDefault="00674C8A" w:rsidP="00674C8A">
      <w:pPr>
        <w:numPr>
          <w:ilvl w:val="0"/>
          <w:numId w:val="50"/>
        </w:numPr>
        <w:spacing w:line="600" w:lineRule="auto"/>
        <w:contextualSpacing/>
        <w:jc w:val="left"/>
        <w:rPr>
          <w:ins w:id="9202" w:author="UTENTE" w:date="2020-06-30T18:44:00Z"/>
          <w:rFonts w:ascii="Calibri" w:eastAsia="Calibri" w:hAnsi="Calibri" w:cs="Times New Roman"/>
        </w:rPr>
      </w:pPr>
      <w:ins w:id="9203" w:author="UTENTE" w:date="2020-06-30T18:44:00Z">
        <w:r w:rsidRPr="00674C8A">
          <w:rPr>
            <w:rFonts w:ascii="Calibri" w:eastAsia="Calibri" w:hAnsi="Calibri" w:cs="Times New Roman"/>
          </w:rPr>
          <w:t>r "\"Ho pensato di fare una visitina e vedere se era successo qualcosa di strano mentre eri solo.\""</w:t>
        </w:r>
      </w:ins>
    </w:p>
    <w:p w14:paraId="23C5899D" w14:textId="77777777" w:rsidR="00674C8A" w:rsidRPr="00674C8A" w:rsidRDefault="00674C8A" w:rsidP="00674C8A">
      <w:pPr>
        <w:numPr>
          <w:ilvl w:val="0"/>
          <w:numId w:val="50"/>
        </w:numPr>
        <w:spacing w:line="600" w:lineRule="auto"/>
        <w:contextualSpacing/>
        <w:jc w:val="left"/>
        <w:rPr>
          <w:ins w:id="9204" w:author="UTENTE" w:date="2020-06-30T18:44:00Z"/>
          <w:rFonts w:ascii="Calibri" w:eastAsia="Calibri" w:hAnsi="Calibri" w:cs="Times New Roman"/>
        </w:rPr>
      </w:pPr>
      <w:ins w:id="9205" w:author="UTENTE" w:date="2020-06-30T18:44:00Z">
        <w:r w:rsidRPr="00674C8A">
          <w:rPr>
            <w:rFonts w:ascii="Calibri" w:eastAsia="Calibri" w:hAnsi="Calibri" w:cs="Times New Roman"/>
          </w:rPr>
          <w:t>mcp "\"…\""</w:t>
        </w:r>
      </w:ins>
    </w:p>
    <w:p w14:paraId="6C3D031B" w14:textId="77777777" w:rsidR="00674C8A" w:rsidRPr="00674C8A" w:rsidRDefault="00674C8A" w:rsidP="00674C8A">
      <w:pPr>
        <w:numPr>
          <w:ilvl w:val="0"/>
          <w:numId w:val="50"/>
        </w:numPr>
        <w:spacing w:line="600" w:lineRule="auto"/>
        <w:contextualSpacing/>
        <w:jc w:val="left"/>
        <w:rPr>
          <w:ins w:id="9206" w:author="UTENTE" w:date="2020-06-30T18:44:00Z"/>
          <w:rFonts w:ascii="Calibri" w:eastAsia="Calibri" w:hAnsi="Calibri" w:cs="Times New Roman"/>
        </w:rPr>
      </w:pPr>
      <w:ins w:id="9207" w:author="UTENTE" w:date="2020-06-30T18:44:00Z">
        <w:r w:rsidRPr="00674C8A">
          <w:rPr>
            <w:rFonts w:ascii="Calibri" w:eastAsia="Calibri" w:hAnsi="Calibri" w:cs="Times New Roman"/>
          </w:rPr>
          <w:t>n "Sto completamente fraintendendo le cose, o…"</w:t>
        </w:r>
      </w:ins>
    </w:p>
    <w:p w14:paraId="7BAD100D" w14:textId="77777777" w:rsidR="00674C8A" w:rsidRPr="00674C8A" w:rsidRDefault="00674C8A" w:rsidP="00674C8A">
      <w:pPr>
        <w:numPr>
          <w:ilvl w:val="0"/>
          <w:numId w:val="50"/>
        </w:numPr>
        <w:spacing w:line="600" w:lineRule="auto"/>
        <w:contextualSpacing/>
        <w:jc w:val="left"/>
        <w:rPr>
          <w:ins w:id="9208" w:author="UTENTE" w:date="2020-06-30T18:44:00Z"/>
          <w:rFonts w:ascii="Calibri" w:eastAsia="Calibri" w:hAnsi="Calibri" w:cs="Times New Roman"/>
        </w:rPr>
      </w:pPr>
      <w:ins w:id="9209" w:author="UTENTE" w:date="2020-06-30T18:44:00Z">
        <w:r w:rsidRPr="00674C8A">
          <w:rPr>
            <w:rFonts w:ascii="Calibri" w:eastAsia="Calibri" w:hAnsi="Calibri" w:cs="Times New Roman"/>
          </w:rPr>
          <w:t>n "Rex sta davvero dicendo che sta cercando di proteggermi?"</w:t>
        </w:r>
      </w:ins>
    </w:p>
    <w:p w14:paraId="394DBCA2" w14:textId="77777777" w:rsidR="00674C8A" w:rsidRPr="00674C8A" w:rsidRDefault="00674C8A" w:rsidP="00674C8A">
      <w:pPr>
        <w:numPr>
          <w:ilvl w:val="0"/>
          <w:numId w:val="50"/>
        </w:numPr>
        <w:spacing w:line="600" w:lineRule="auto"/>
        <w:contextualSpacing/>
        <w:jc w:val="left"/>
        <w:rPr>
          <w:ins w:id="9210" w:author="UTENTE" w:date="2020-06-30T18:44:00Z"/>
          <w:rFonts w:ascii="Calibri" w:eastAsia="Calibri" w:hAnsi="Calibri" w:cs="Times New Roman"/>
        </w:rPr>
      </w:pPr>
      <w:ins w:id="9211" w:author="UTENTE" w:date="2020-06-30T18:44:00Z">
        <w:r w:rsidRPr="00674C8A">
          <w:rPr>
            <w:rFonts w:ascii="Calibri" w:eastAsia="Calibri" w:hAnsi="Calibri" w:cs="Times New Roman"/>
          </w:rPr>
          <w:t>n "No, ho capito male. {w}Mi tiene al sicuro solo perché così può usarmi come \"sacca di sangue.\""</w:t>
        </w:r>
      </w:ins>
    </w:p>
    <w:p w14:paraId="764A5AB4" w14:textId="77777777" w:rsidR="00674C8A" w:rsidRPr="00674C8A" w:rsidRDefault="00674C8A" w:rsidP="00674C8A">
      <w:pPr>
        <w:numPr>
          <w:ilvl w:val="0"/>
          <w:numId w:val="50"/>
        </w:numPr>
        <w:spacing w:line="600" w:lineRule="auto"/>
        <w:contextualSpacing/>
        <w:jc w:val="left"/>
        <w:rPr>
          <w:ins w:id="9212" w:author="UTENTE" w:date="2020-06-30T18:44:00Z"/>
          <w:rFonts w:ascii="Calibri" w:eastAsia="Calibri" w:hAnsi="Calibri" w:cs="Times New Roman"/>
        </w:rPr>
      </w:pPr>
      <w:ins w:id="9213" w:author="UTENTE" w:date="2020-06-30T18:44:00Z">
        <w:r w:rsidRPr="00674C8A">
          <w:rPr>
            <w:rFonts w:ascii="Calibri" w:eastAsia="Calibri" w:hAnsi="Calibri" w:cs="Times New Roman"/>
          </w:rPr>
          <w:t>mcp "\"…Cristo, grazie. Me la stavo vedendo proprio brutta a combattere tutti quei drogati prima che il mio cavaliere, nella sua scintillante armatura, arrivasse a salvarmi."</w:t>
        </w:r>
      </w:ins>
    </w:p>
    <w:p w14:paraId="1D86B303" w14:textId="77777777" w:rsidR="00674C8A" w:rsidRPr="00674C8A" w:rsidRDefault="00674C8A" w:rsidP="00674C8A">
      <w:pPr>
        <w:numPr>
          <w:ilvl w:val="0"/>
          <w:numId w:val="50"/>
        </w:numPr>
        <w:spacing w:line="600" w:lineRule="auto"/>
        <w:contextualSpacing/>
        <w:jc w:val="left"/>
        <w:rPr>
          <w:ins w:id="9214" w:author="UTENTE" w:date="2020-06-30T18:44:00Z"/>
          <w:rFonts w:ascii="Calibri" w:eastAsia="Calibri" w:hAnsi="Calibri" w:cs="Times New Roman"/>
        </w:rPr>
      </w:pPr>
      <w:ins w:id="9215" w:author="UTENTE" w:date="2020-06-30T18:44:00Z">
        <w:r w:rsidRPr="00674C8A">
          <w:rPr>
            <w:rFonts w:ascii="Calibri" w:eastAsia="Calibri" w:hAnsi="Calibri" w:cs="Times New Roman"/>
          </w:rPr>
          <w:t>r "\"Non parlavo di {i}loro{/i}, idiota. Intendevo gli altri vampiri là fuori!\""</w:t>
        </w:r>
      </w:ins>
    </w:p>
    <w:p w14:paraId="538E4B3C" w14:textId="77777777" w:rsidR="00674C8A" w:rsidRPr="00674C8A" w:rsidRDefault="00674C8A" w:rsidP="00674C8A">
      <w:pPr>
        <w:numPr>
          <w:ilvl w:val="0"/>
          <w:numId w:val="50"/>
        </w:numPr>
        <w:spacing w:line="600" w:lineRule="auto"/>
        <w:contextualSpacing/>
        <w:jc w:val="left"/>
        <w:rPr>
          <w:ins w:id="9216" w:author="UTENTE" w:date="2020-06-30T18:44:00Z"/>
          <w:rFonts w:ascii="Calibri" w:eastAsia="Calibri" w:hAnsi="Calibri" w:cs="Times New Roman"/>
        </w:rPr>
      </w:pPr>
      <w:ins w:id="9217" w:author="UTENTE" w:date="2020-06-30T18:44:00Z">
        <w:r w:rsidRPr="00674C8A">
          <w:rPr>
            <w:rFonts w:ascii="Calibri" w:eastAsia="Calibri" w:hAnsi="Calibri" w:cs="Times New Roman"/>
          </w:rPr>
          <w:t>n "Con mia grande sorpresa, Rex sembra davvero infastidito dal mio commento beffardo, e una certa amarezza gli lampeggia nello sguardo."</w:t>
        </w:r>
      </w:ins>
    </w:p>
    <w:p w14:paraId="14E93223" w14:textId="77777777" w:rsidR="00674C8A" w:rsidRPr="00674C8A" w:rsidRDefault="00674C8A" w:rsidP="00674C8A">
      <w:pPr>
        <w:numPr>
          <w:ilvl w:val="0"/>
          <w:numId w:val="50"/>
        </w:numPr>
        <w:spacing w:line="600" w:lineRule="auto"/>
        <w:contextualSpacing/>
        <w:jc w:val="left"/>
        <w:rPr>
          <w:ins w:id="9218" w:author="UTENTE" w:date="2020-06-30T18:44:00Z"/>
          <w:rFonts w:ascii="Calibri" w:eastAsia="Calibri" w:hAnsi="Calibri" w:cs="Times New Roman"/>
        </w:rPr>
      </w:pPr>
      <w:ins w:id="9219" w:author="UTENTE" w:date="2020-06-30T18:44:00Z">
        <w:r w:rsidRPr="00674C8A">
          <w:rPr>
            <w:rFonts w:ascii="Calibri" w:eastAsia="Calibri" w:hAnsi="Calibri" w:cs="Times New Roman"/>
          </w:rPr>
          <w:t>n "…Sta prendendo questa cosa del \"proteggermi\" piuttosto seriamente."</w:t>
        </w:r>
      </w:ins>
    </w:p>
    <w:p w14:paraId="51352D6C" w14:textId="77777777" w:rsidR="00674C8A" w:rsidRPr="00674C8A" w:rsidRDefault="00674C8A" w:rsidP="00674C8A">
      <w:pPr>
        <w:numPr>
          <w:ilvl w:val="0"/>
          <w:numId w:val="50"/>
        </w:numPr>
        <w:spacing w:line="600" w:lineRule="auto"/>
        <w:contextualSpacing/>
        <w:jc w:val="left"/>
        <w:rPr>
          <w:ins w:id="9220" w:author="UTENTE" w:date="2020-06-30T18:44:00Z"/>
          <w:rFonts w:ascii="Calibri" w:eastAsia="Calibri" w:hAnsi="Calibri" w:cs="Times New Roman"/>
        </w:rPr>
      </w:pPr>
      <w:ins w:id="9221" w:author="UTENTE" w:date="2020-06-30T18:44:00Z">
        <w:r w:rsidRPr="00674C8A">
          <w:rPr>
            <w:rFonts w:ascii="Calibri" w:eastAsia="Calibri" w:hAnsi="Calibri" w:cs="Times New Roman"/>
          </w:rPr>
          <w:t>mcp "\"Che vuoi dire, che non posso semplicemente prendere dell'aglio dalla cucina per difendermi?\""</w:t>
        </w:r>
      </w:ins>
    </w:p>
    <w:p w14:paraId="001C77BB" w14:textId="77777777" w:rsidR="00674C8A" w:rsidRPr="00674C8A" w:rsidRDefault="00674C8A" w:rsidP="00674C8A">
      <w:pPr>
        <w:numPr>
          <w:ilvl w:val="0"/>
          <w:numId w:val="50"/>
        </w:numPr>
        <w:spacing w:line="600" w:lineRule="auto"/>
        <w:contextualSpacing/>
        <w:jc w:val="left"/>
        <w:rPr>
          <w:ins w:id="9222" w:author="UTENTE" w:date="2020-06-30T18:44:00Z"/>
          <w:rFonts w:ascii="Calibri" w:eastAsia="Calibri" w:hAnsi="Calibri" w:cs="Times New Roman"/>
        </w:rPr>
      </w:pPr>
      <w:ins w:id="9223" w:author="UTENTE" w:date="2020-06-30T18:44:00Z">
        <w:r w:rsidRPr="00674C8A">
          <w:rPr>
            <w:rFonts w:ascii="Calibri" w:eastAsia="Calibri" w:hAnsi="Calibri" w:cs="Times New Roman"/>
          </w:rPr>
          <w:t>r "\"Pff. L'aglio non fa un cazzo ai vampiri, a parte farci puzzare.\""</w:t>
        </w:r>
      </w:ins>
    </w:p>
    <w:p w14:paraId="5F29FF33" w14:textId="77777777" w:rsidR="00674C8A" w:rsidRPr="00674C8A" w:rsidRDefault="00674C8A" w:rsidP="00674C8A">
      <w:pPr>
        <w:numPr>
          <w:ilvl w:val="0"/>
          <w:numId w:val="50"/>
        </w:numPr>
        <w:spacing w:line="600" w:lineRule="auto"/>
        <w:contextualSpacing/>
        <w:jc w:val="left"/>
        <w:rPr>
          <w:ins w:id="9224" w:author="UTENTE" w:date="2020-06-30T18:44:00Z"/>
          <w:rFonts w:ascii="Calibri" w:eastAsia="Calibri" w:hAnsi="Calibri" w:cs="Times New Roman"/>
        </w:rPr>
      </w:pPr>
      <w:ins w:id="9225" w:author="UTENTE" w:date="2020-06-30T18:44:00Z">
        <w:r w:rsidRPr="00674C8A">
          <w:rPr>
            <w:rFonts w:ascii="Calibri" w:eastAsia="Calibri" w:hAnsi="Calibri" w:cs="Times New Roman"/>
          </w:rPr>
          <w:t>mcp "\"Non posso prendere un paletto dal ferramenta e portarmelo in giro?\""</w:t>
        </w:r>
        <w:r w:rsidRPr="00674C8A">
          <w:rPr>
            <w:rFonts w:ascii="Calibri" w:eastAsia="Calibri" w:hAnsi="Calibri" w:cs="Times New Roman"/>
          </w:rPr>
          <w:br w:type="page"/>
        </w:r>
      </w:ins>
    </w:p>
    <w:p w14:paraId="69301F31" w14:textId="77777777" w:rsidR="00674C8A" w:rsidRPr="00674C8A" w:rsidRDefault="00674C8A" w:rsidP="00674C8A">
      <w:pPr>
        <w:numPr>
          <w:ilvl w:val="0"/>
          <w:numId w:val="50"/>
        </w:numPr>
        <w:spacing w:line="600" w:lineRule="auto"/>
        <w:contextualSpacing/>
        <w:jc w:val="left"/>
        <w:rPr>
          <w:ins w:id="9226" w:author="UTENTE" w:date="2020-06-30T18:44:00Z"/>
          <w:rFonts w:ascii="Calibri" w:eastAsia="Calibri" w:hAnsi="Calibri" w:cs="Times New Roman"/>
          <w:lang w:val="en-US"/>
        </w:rPr>
      </w:pPr>
      <w:ins w:id="9227" w:author="UTENTE" w:date="2020-06-30T18:44:00Z">
        <w:r w:rsidRPr="00674C8A">
          <w:rPr>
            <w:rFonts w:ascii="Calibri" w:eastAsia="Calibri" w:hAnsi="Calibri" w:cs="Times New Roman"/>
            <w:lang w:val="en-US"/>
          </w:rPr>
          <w:lastRenderedPageBreak/>
          <w:t>mcp "\"Seems more efficient than having a snot-nosed 'guard.'\""</w:t>
        </w:r>
      </w:ins>
    </w:p>
    <w:p w14:paraId="762996F4" w14:textId="77777777" w:rsidR="00674C8A" w:rsidRPr="00674C8A" w:rsidRDefault="00674C8A" w:rsidP="00674C8A">
      <w:pPr>
        <w:numPr>
          <w:ilvl w:val="0"/>
          <w:numId w:val="50"/>
        </w:numPr>
        <w:spacing w:line="600" w:lineRule="auto"/>
        <w:contextualSpacing/>
        <w:jc w:val="left"/>
        <w:rPr>
          <w:ins w:id="9228" w:author="UTENTE" w:date="2020-06-30T18:44:00Z"/>
          <w:rFonts w:ascii="Calibri" w:eastAsia="Calibri" w:hAnsi="Calibri" w:cs="Times New Roman"/>
          <w:lang w:val="en-US"/>
        </w:rPr>
      </w:pPr>
      <w:ins w:id="9229" w:author="UTENTE" w:date="2020-06-30T18:44:00Z">
        <w:r w:rsidRPr="00674C8A">
          <w:rPr>
            <w:rFonts w:ascii="Calibri" w:eastAsia="Calibri" w:hAnsi="Calibri" w:cs="Times New Roman"/>
            <w:lang w:val="en-US"/>
          </w:rPr>
          <w:t>r "\"Yeah, sure. That stake shit, that'll hurt us about as much as a slap to the face.\""</w:t>
        </w:r>
      </w:ins>
    </w:p>
    <w:p w14:paraId="34910E05" w14:textId="77777777" w:rsidR="00674C8A" w:rsidRPr="00674C8A" w:rsidRDefault="00674C8A" w:rsidP="00674C8A">
      <w:pPr>
        <w:numPr>
          <w:ilvl w:val="0"/>
          <w:numId w:val="50"/>
        </w:numPr>
        <w:spacing w:line="600" w:lineRule="auto"/>
        <w:contextualSpacing/>
        <w:jc w:val="left"/>
        <w:rPr>
          <w:ins w:id="9230" w:author="UTENTE" w:date="2020-06-30T18:44:00Z"/>
          <w:rFonts w:ascii="Calibri" w:eastAsia="Calibri" w:hAnsi="Calibri" w:cs="Times New Roman"/>
          <w:lang w:val="en-US"/>
        </w:rPr>
      </w:pPr>
      <w:ins w:id="9231" w:author="UTENTE" w:date="2020-06-30T18:44:00Z">
        <w:r w:rsidRPr="00674C8A">
          <w:rPr>
            <w:rFonts w:ascii="Calibri" w:eastAsia="Calibri" w:hAnsi="Calibri" w:cs="Times New Roman"/>
            <w:lang w:val="en-US"/>
          </w:rPr>
          <w:t>n "Rex snorts, grabbing a straw and fiddling with it between two fingers."</w:t>
        </w:r>
      </w:ins>
    </w:p>
    <w:p w14:paraId="3BD3A790" w14:textId="77777777" w:rsidR="00674C8A" w:rsidRPr="00674C8A" w:rsidRDefault="00674C8A" w:rsidP="00674C8A">
      <w:pPr>
        <w:numPr>
          <w:ilvl w:val="0"/>
          <w:numId w:val="50"/>
        </w:numPr>
        <w:spacing w:line="600" w:lineRule="auto"/>
        <w:contextualSpacing/>
        <w:jc w:val="left"/>
        <w:rPr>
          <w:ins w:id="9232" w:author="UTENTE" w:date="2020-06-30T18:44:00Z"/>
          <w:rFonts w:ascii="Calibri" w:eastAsia="Calibri" w:hAnsi="Calibri" w:cs="Times New Roman"/>
          <w:lang w:val="en-US"/>
        </w:rPr>
      </w:pPr>
      <w:ins w:id="9233" w:author="UTENTE" w:date="2020-06-30T18:44:00Z">
        <w:r w:rsidRPr="00674C8A">
          <w:rPr>
            <w:rFonts w:ascii="Calibri" w:eastAsia="Calibri" w:hAnsi="Calibri" w:cs="Times New Roman"/>
            <w:lang w:val="en-US"/>
          </w:rPr>
          <w:t>r "\"I'm bein' serious, though.\""</w:t>
        </w:r>
      </w:ins>
    </w:p>
    <w:p w14:paraId="41D01FAC" w14:textId="77777777" w:rsidR="00674C8A" w:rsidRPr="00674C8A" w:rsidRDefault="00674C8A" w:rsidP="00674C8A">
      <w:pPr>
        <w:numPr>
          <w:ilvl w:val="0"/>
          <w:numId w:val="50"/>
        </w:numPr>
        <w:spacing w:line="600" w:lineRule="auto"/>
        <w:contextualSpacing/>
        <w:jc w:val="left"/>
        <w:rPr>
          <w:ins w:id="9234" w:author="UTENTE" w:date="2020-06-30T18:44:00Z"/>
          <w:rFonts w:ascii="Calibri" w:eastAsia="Calibri" w:hAnsi="Calibri" w:cs="Times New Roman"/>
          <w:lang w:val="en-US"/>
        </w:rPr>
      </w:pPr>
      <w:ins w:id="9235" w:author="UTENTE" w:date="2020-06-30T18:44:00Z">
        <w:r w:rsidRPr="00674C8A">
          <w:rPr>
            <w:rFonts w:ascii="Calibri" w:eastAsia="Calibri" w:hAnsi="Calibri" w:cs="Times New Roman"/>
            <w:lang w:val="en-US"/>
          </w:rPr>
          <w:t>r "\"Striges like you, they're pretty damn rare… I'm kinda surprised no one's pounced on you yet.\""</w:t>
        </w:r>
      </w:ins>
    </w:p>
    <w:p w14:paraId="685BD396" w14:textId="77777777" w:rsidR="00674C8A" w:rsidRPr="00674C8A" w:rsidRDefault="00674C8A" w:rsidP="00674C8A">
      <w:pPr>
        <w:numPr>
          <w:ilvl w:val="0"/>
          <w:numId w:val="50"/>
        </w:numPr>
        <w:spacing w:line="600" w:lineRule="auto"/>
        <w:contextualSpacing/>
        <w:jc w:val="left"/>
        <w:rPr>
          <w:ins w:id="9236" w:author="UTENTE" w:date="2020-06-30T18:44:00Z"/>
          <w:rFonts w:ascii="Calibri" w:eastAsia="Calibri" w:hAnsi="Calibri" w:cs="Times New Roman"/>
          <w:lang w:val="en-US"/>
        </w:rPr>
      </w:pPr>
      <w:ins w:id="9237" w:author="UTENTE" w:date="2020-06-30T18:44:00Z">
        <w:r w:rsidRPr="00674C8A">
          <w:rPr>
            <w:rFonts w:ascii="Calibri" w:eastAsia="Calibri" w:hAnsi="Calibri" w:cs="Times New Roman"/>
            <w:lang w:val="en-US"/>
          </w:rPr>
          <w:t>mcp "\"Maybe your fellow vampires have more self-restraint than you. Ever think about that?\""</w:t>
        </w:r>
      </w:ins>
    </w:p>
    <w:p w14:paraId="25D113FC" w14:textId="77777777" w:rsidR="00674C8A" w:rsidRPr="00674C8A" w:rsidRDefault="00674C8A" w:rsidP="00674C8A">
      <w:pPr>
        <w:numPr>
          <w:ilvl w:val="0"/>
          <w:numId w:val="50"/>
        </w:numPr>
        <w:spacing w:line="600" w:lineRule="auto"/>
        <w:contextualSpacing/>
        <w:jc w:val="left"/>
        <w:rPr>
          <w:ins w:id="9238" w:author="UTENTE" w:date="2020-06-30T18:44:00Z"/>
          <w:rFonts w:ascii="Calibri" w:eastAsia="Calibri" w:hAnsi="Calibri" w:cs="Times New Roman"/>
          <w:lang w:val="en-US"/>
        </w:rPr>
      </w:pPr>
      <w:ins w:id="9239" w:author="UTENTE" w:date="2020-06-30T18:44:00Z">
        <w:r w:rsidRPr="00674C8A">
          <w:rPr>
            <w:rFonts w:ascii="Calibri" w:eastAsia="Calibri" w:hAnsi="Calibri" w:cs="Times New Roman"/>
            <w:lang w:val="en-US"/>
          </w:rPr>
          <w:t>r "\"Tch, it's not my fault! You were totally giving me those fuck-me-eyes back in the alley!\""</w:t>
        </w:r>
      </w:ins>
    </w:p>
    <w:p w14:paraId="60F87300" w14:textId="77777777" w:rsidR="00674C8A" w:rsidRPr="00674C8A" w:rsidRDefault="00674C8A" w:rsidP="00674C8A">
      <w:pPr>
        <w:numPr>
          <w:ilvl w:val="0"/>
          <w:numId w:val="50"/>
        </w:numPr>
        <w:spacing w:line="600" w:lineRule="auto"/>
        <w:contextualSpacing/>
        <w:jc w:val="left"/>
        <w:rPr>
          <w:ins w:id="9240" w:author="UTENTE" w:date="2020-06-30T18:44:00Z"/>
          <w:rFonts w:ascii="Calibri" w:eastAsia="Calibri" w:hAnsi="Calibri" w:cs="Times New Roman"/>
          <w:lang w:val="en-US"/>
        </w:rPr>
      </w:pPr>
      <w:ins w:id="9241" w:author="UTENTE" w:date="2020-06-30T18:44:00Z">
        <w:r w:rsidRPr="00674C8A">
          <w:rPr>
            <w:rFonts w:ascii="Calibri" w:eastAsia="Calibri" w:hAnsi="Calibri" w:cs="Times New Roman"/>
            <w:lang w:val="en-US"/>
          </w:rPr>
          <w:t>r "\"Or maybe it was more please-don't-kill-me-eyes… kinda hard to tell the difference sometimes…\""</w:t>
        </w:r>
      </w:ins>
    </w:p>
    <w:p w14:paraId="3660B9A4" w14:textId="77777777" w:rsidR="00674C8A" w:rsidRPr="00674C8A" w:rsidRDefault="00674C8A" w:rsidP="00674C8A">
      <w:pPr>
        <w:numPr>
          <w:ilvl w:val="0"/>
          <w:numId w:val="50"/>
        </w:numPr>
        <w:spacing w:line="600" w:lineRule="auto"/>
        <w:contextualSpacing/>
        <w:jc w:val="left"/>
        <w:rPr>
          <w:ins w:id="9242" w:author="UTENTE" w:date="2020-06-30T18:44:00Z"/>
          <w:rFonts w:ascii="Calibri" w:eastAsia="Calibri" w:hAnsi="Calibri" w:cs="Times New Roman"/>
          <w:lang w:val="en-US"/>
        </w:rPr>
      </w:pPr>
      <w:ins w:id="9243" w:author="UTENTE" w:date="2020-06-30T18:44:00Z">
        <w:r w:rsidRPr="00674C8A">
          <w:rPr>
            <w:rFonts w:ascii="Calibri" w:eastAsia="Calibri" w:hAnsi="Calibri" w:cs="Times New Roman"/>
            <w:lang w:val="en-US"/>
          </w:rPr>
          <w:t>mcp "\"Jesus, what kind of messed up sex life do you have?\""</w:t>
        </w:r>
      </w:ins>
    </w:p>
    <w:p w14:paraId="37BE9EF9" w14:textId="77777777" w:rsidR="00674C8A" w:rsidRPr="00674C8A" w:rsidRDefault="00674C8A" w:rsidP="00674C8A">
      <w:pPr>
        <w:numPr>
          <w:ilvl w:val="0"/>
          <w:numId w:val="50"/>
        </w:numPr>
        <w:spacing w:line="600" w:lineRule="auto"/>
        <w:contextualSpacing/>
        <w:jc w:val="left"/>
        <w:rPr>
          <w:ins w:id="9244" w:author="UTENTE" w:date="2020-06-30T18:44:00Z"/>
          <w:rFonts w:ascii="Calibri" w:eastAsia="Calibri" w:hAnsi="Calibri" w:cs="Times New Roman"/>
          <w:lang w:val="en-US"/>
        </w:rPr>
      </w:pPr>
      <w:ins w:id="9245" w:author="UTENTE" w:date="2020-06-30T18:44:00Z">
        <w:r w:rsidRPr="00674C8A">
          <w:rPr>
            <w:rFonts w:ascii="Calibri" w:eastAsia="Calibri" w:hAnsi="Calibri" w:cs="Times New Roman"/>
            <w:lang w:val="en-US"/>
          </w:rPr>
          <w:t>n "I try to keep up an annoyed front, but it's hard not to laugh at such stupid bantering."</w:t>
        </w:r>
      </w:ins>
    </w:p>
    <w:p w14:paraId="26E57A7E" w14:textId="77777777" w:rsidR="00674C8A" w:rsidRPr="00674C8A" w:rsidRDefault="00674C8A" w:rsidP="00674C8A">
      <w:pPr>
        <w:numPr>
          <w:ilvl w:val="0"/>
          <w:numId w:val="50"/>
        </w:numPr>
        <w:spacing w:line="600" w:lineRule="auto"/>
        <w:contextualSpacing/>
        <w:jc w:val="left"/>
        <w:rPr>
          <w:ins w:id="9246" w:author="UTENTE" w:date="2020-06-30T18:44:00Z"/>
          <w:rFonts w:ascii="Calibri" w:eastAsia="Calibri" w:hAnsi="Calibri" w:cs="Times New Roman"/>
          <w:lang w:val="en-US"/>
        </w:rPr>
      </w:pPr>
      <w:ins w:id="9247" w:author="UTENTE" w:date="2020-06-30T18:44:00Z">
        <w:r w:rsidRPr="00674C8A">
          <w:rPr>
            <w:rFonts w:ascii="Calibri" w:eastAsia="Calibri" w:hAnsi="Calibri" w:cs="Times New Roman"/>
            <w:lang w:val="en-US"/>
          </w:rPr>
          <w:t>n "It helps that Rex is acting a little more bearable than yesterday, not just treating me like some kind of captured prey."</w:t>
        </w:r>
      </w:ins>
    </w:p>
    <w:p w14:paraId="4C990AEA" w14:textId="77777777" w:rsidR="00674C8A" w:rsidRPr="00674C8A" w:rsidRDefault="00674C8A" w:rsidP="00674C8A">
      <w:pPr>
        <w:numPr>
          <w:ilvl w:val="0"/>
          <w:numId w:val="50"/>
        </w:numPr>
        <w:spacing w:line="600" w:lineRule="auto"/>
        <w:contextualSpacing/>
        <w:jc w:val="left"/>
        <w:rPr>
          <w:ins w:id="9248" w:author="UTENTE" w:date="2020-06-30T18:44:00Z"/>
          <w:rFonts w:ascii="Calibri" w:eastAsia="Calibri" w:hAnsi="Calibri" w:cs="Times New Roman"/>
          <w:lang w:val="en-US"/>
        </w:rPr>
      </w:pPr>
      <w:ins w:id="9249" w:author="UTENTE" w:date="2020-06-30T18:44:00Z">
        <w:r w:rsidRPr="00674C8A">
          <w:rPr>
            <w:rFonts w:ascii="Calibri" w:eastAsia="Calibri" w:hAnsi="Calibri" w:cs="Times New Roman"/>
            <w:lang w:val="en-US"/>
          </w:rPr>
          <w:t>n "He's definitely not my {i}preferred{/i} conversation partner, though there are worse guys to be around."</w:t>
        </w:r>
        <w:r w:rsidRPr="00674C8A">
          <w:rPr>
            <w:rFonts w:ascii="Calibri" w:eastAsia="Calibri" w:hAnsi="Calibri" w:cs="Times New Roman"/>
            <w:lang w:val="en-US"/>
          </w:rPr>
          <w:br w:type="page"/>
        </w:r>
      </w:ins>
    </w:p>
    <w:p w14:paraId="2644965D" w14:textId="30AF37A4" w:rsidR="00674C8A" w:rsidRPr="00674C8A" w:rsidRDefault="00674C8A" w:rsidP="00674C8A">
      <w:pPr>
        <w:numPr>
          <w:ilvl w:val="0"/>
          <w:numId w:val="56"/>
        </w:numPr>
        <w:spacing w:line="600" w:lineRule="auto"/>
        <w:contextualSpacing/>
        <w:jc w:val="left"/>
        <w:rPr>
          <w:ins w:id="9250" w:author="UTENTE" w:date="2020-06-30T18:44:00Z"/>
          <w:rFonts w:ascii="Calibri" w:eastAsia="Calibri" w:hAnsi="Calibri" w:cs="Times New Roman"/>
        </w:rPr>
      </w:pPr>
      <w:ins w:id="9251" w:author="UTENTE" w:date="2020-06-30T18:44:00Z">
        <w:r w:rsidRPr="00674C8A">
          <w:rPr>
            <w:rFonts w:ascii="Calibri" w:eastAsia="Calibri" w:hAnsi="Calibri" w:cs="Times New Roman"/>
          </w:rPr>
          <w:lastRenderedPageBreak/>
          <w:t>mcp "\"Mi sembra molto più efficace di una 'guardia' col naso che cola.\""</w:t>
        </w:r>
      </w:ins>
    </w:p>
    <w:p w14:paraId="30494215" w14:textId="77777777" w:rsidR="00674C8A" w:rsidRPr="00674C8A" w:rsidRDefault="00674C8A" w:rsidP="00674C8A">
      <w:pPr>
        <w:numPr>
          <w:ilvl w:val="0"/>
          <w:numId w:val="56"/>
        </w:numPr>
        <w:spacing w:line="600" w:lineRule="auto"/>
        <w:contextualSpacing/>
        <w:jc w:val="left"/>
        <w:rPr>
          <w:ins w:id="9252" w:author="UTENTE" w:date="2020-06-30T18:44:00Z"/>
          <w:rFonts w:ascii="Calibri" w:eastAsia="Calibri" w:hAnsi="Calibri" w:cs="Times New Roman"/>
        </w:rPr>
      </w:pPr>
      <w:ins w:id="9253" w:author="UTENTE" w:date="2020-06-30T18:44:00Z">
        <w:r w:rsidRPr="00674C8A">
          <w:rPr>
            <w:rFonts w:ascii="Calibri" w:eastAsia="Calibri" w:hAnsi="Calibri" w:cs="Times New Roman"/>
          </w:rPr>
          <w:t>r "\"Certo, perché no. Quella stronzata del paletto, ci ferirebbe tanto quanto uno schiaffo in faccia.\""</w:t>
        </w:r>
      </w:ins>
    </w:p>
    <w:p w14:paraId="0578E05F" w14:textId="77777777" w:rsidR="00674C8A" w:rsidRPr="00674C8A" w:rsidRDefault="00674C8A" w:rsidP="00674C8A">
      <w:pPr>
        <w:numPr>
          <w:ilvl w:val="0"/>
          <w:numId w:val="56"/>
        </w:numPr>
        <w:spacing w:line="600" w:lineRule="auto"/>
        <w:ind w:left="720"/>
        <w:contextualSpacing/>
        <w:jc w:val="left"/>
        <w:rPr>
          <w:ins w:id="9254" w:author="UTENTE" w:date="2020-06-30T18:44:00Z"/>
          <w:rFonts w:ascii="Calibri" w:eastAsia="Calibri" w:hAnsi="Calibri" w:cs="Times New Roman"/>
        </w:rPr>
      </w:pPr>
      <w:ins w:id="9255" w:author="UTENTE" w:date="2020-06-30T18:44:00Z">
        <w:r w:rsidRPr="00674C8A">
          <w:rPr>
            <w:rFonts w:ascii="Calibri" w:eastAsia="Calibri" w:hAnsi="Calibri" w:cs="Times New Roman"/>
          </w:rPr>
          <w:t>n "Rex sbuffa, afferrando una cannuccia e giocherellandoci con due dita."</w:t>
        </w:r>
      </w:ins>
    </w:p>
    <w:p w14:paraId="09444D98" w14:textId="77777777" w:rsidR="00674C8A" w:rsidRPr="00674C8A" w:rsidRDefault="00674C8A" w:rsidP="00674C8A">
      <w:pPr>
        <w:numPr>
          <w:ilvl w:val="0"/>
          <w:numId w:val="56"/>
        </w:numPr>
        <w:spacing w:line="600" w:lineRule="auto"/>
        <w:ind w:left="720"/>
        <w:contextualSpacing/>
        <w:jc w:val="left"/>
        <w:rPr>
          <w:ins w:id="9256" w:author="UTENTE" w:date="2020-06-30T18:44:00Z"/>
          <w:rFonts w:ascii="Calibri" w:eastAsia="Calibri" w:hAnsi="Calibri" w:cs="Times New Roman"/>
        </w:rPr>
      </w:pPr>
      <w:ins w:id="9257" w:author="UTENTE" w:date="2020-06-30T18:44:00Z">
        <w:r w:rsidRPr="00674C8A">
          <w:rPr>
            <w:rFonts w:ascii="Calibri" w:eastAsia="Calibri" w:hAnsi="Calibri" w:cs="Times New Roman"/>
          </w:rPr>
          <w:t>r "\"Sono serio, però.\""</w:t>
        </w:r>
      </w:ins>
    </w:p>
    <w:p w14:paraId="1C6172B9" w14:textId="77777777" w:rsidR="00674C8A" w:rsidRPr="00674C8A" w:rsidRDefault="00674C8A" w:rsidP="00674C8A">
      <w:pPr>
        <w:numPr>
          <w:ilvl w:val="0"/>
          <w:numId w:val="56"/>
        </w:numPr>
        <w:spacing w:line="600" w:lineRule="auto"/>
        <w:ind w:left="720"/>
        <w:contextualSpacing/>
        <w:jc w:val="left"/>
        <w:rPr>
          <w:ins w:id="9258" w:author="UTENTE" w:date="2020-06-30T18:44:00Z"/>
          <w:rFonts w:ascii="Calibri" w:eastAsia="Calibri" w:hAnsi="Calibri" w:cs="Times New Roman"/>
        </w:rPr>
      </w:pPr>
      <w:ins w:id="9259" w:author="UTENTE" w:date="2020-06-30T18:44:00Z">
        <w:r w:rsidRPr="00674C8A">
          <w:rPr>
            <w:rFonts w:ascii="Calibri" w:eastAsia="Calibri" w:hAnsi="Calibri" w:cs="Times New Roman"/>
          </w:rPr>
          <w:t>r "\"Gli Strix come te, sono parecchio rari… Sono sorpreso che nessuno ti sia ancora saltato addosso.\""</w:t>
        </w:r>
      </w:ins>
    </w:p>
    <w:p w14:paraId="617AE704" w14:textId="77777777" w:rsidR="00674C8A" w:rsidRPr="00674C8A" w:rsidRDefault="00674C8A" w:rsidP="00674C8A">
      <w:pPr>
        <w:numPr>
          <w:ilvl w:val="0"/>
          <w:numId w:val="56"/>
        </w:numPr>
        <w:spacing w:line="600" w:lineRule="auto"/>
        <w:ind w:left="720"/>
        <w:contextualSpacing/>
        <w:jc w:val="left"/>
        <w:rPr>
          <w:ins w:id="9260" w:author="UTENTE" w:date="2020-06-30T18:44:00Z"/>
          <w:rFonts w:ascii="Calibri" w:eastAsia="Calibri" w:hAnsi="Calibri" w:cs="Times New Roman"/>
        </w:rPr>
      </w:pPr>
      <w:ins w:id="9261" w:author="UTENTE" w:date="2020-06-30T18:44:00Z">
        <w:r w:rsidRPr="00674C8A">
          <w:rPr>
            <w:rFonts w:ascii="Calibri" w:eastAsia="Calibri" w:hAnsi="Calibri" w:cs="Times New Roman"/>
          </w:rPr>
          <w:t>mcp "\"Forse i tuoi compagni hanno più autocontrollo di te. Ci hai mai pensato?\""</w:t>
        </w:r>
      </w:ins>
    </w:p>
    <w:p w14:paraId="42FD6D0E" w14:textId="77777777" w:rsidR="00674C8A" w:rsidRPr="00674C8A" w:rsidRDefault="00674C8A" w:rsidP="00674C8A">
      <w:pPr>
        <w:numPr>
          <w:ilvl w:val="0"/>
          <w:numId w:val="56"/>
        </w:numPr>
        <w:spacing w:line="600" w:lineRule="auto"/>
        <w:ind w:left="720"/>
        <w:contextualSpacing/>
        <w:jc w:val="left"/>
        <w:rPr>
          <w:ins w:id="9262" w:author="UTENTE" w:date="2020-06-30T18:44:00Z"/>
          <w:rFonts w:ascii="Calibri" w:eastAsia="Calibri" w:hAnsi="Calibri" w:cs="Times New Roman"/>
        </w:rPr>
      </w:pPr>
      <w:ins w:id="9263" w:author="UTENTE" w:date="2020-06-30T18:44:00Z">
        <w:r w:rsidRPr="00674C8A">
          <w:rPr>
            <w:rFonts w:ascii="Calibri" w:eastAsia="Calibri" w:hAnsi="Calibri" w:cs="Times New Roman"/>
          </w:rPr>
          <w:t>r "\"Tzè, non è colpa mia! Eri tu quello che mi stava facendo gli occhietti da 'scopami-ora' ieri nel vicolo!\""</w:t>
        </w:r>
      </w:ins>
    </w:p>
    <w:p w14:paraId="0F4D7B72" w14:textId="77777777" w:rsidR="00674C8A" w:rsidRPr="00674C8A" w:rsidRDefault="00674C8A" w:rsidP="00674C8A">
      <w:pPr>
        <w:numPr>
          <w:ilvl w:val="0"/>
          <w:numId w:val="56"/>
        </w:numPr>
        <w:spacing w:line="600" w:lineRule="auto"/>
        <w:ind w:left="720"/>
        <w:contextualSpacing/>
        <w:jc w:val="left"/>
        <w:rPr>
          <w:ins w:id="9264" w:author="UTENTE" w:date="2020-06-30T18:44:00Z"/>
          <w:rFonts w:ascii="Calibri" w:eastAsia="Calibri" w:hAnsi="Calibri" w:cs="Times New Roman"/>
        </w:rPr>
      </w:pPr>
      <w:ins w:id="9265" w:author="UTENTE" w:date="2020-06-30T18:44:00Z">
        <w:r w:rsidRPr="00674C8A">
          <w:rPr>
            <w:rFonts w:ascii="Calibri" w:eastAsia="Calibri" w:hAnsi="Calibri" w:cs="Times New Roman"/>
          </w:rPr>
          <w:t>r "\"O forse erano più occhietti da 'ti prego non uccidermi'… Difficile distinguerli a volte…\""</w:t>
        </w:r>
      </w:ins>
    </w:p>
    <w:p w14:paraId="2A857139" w14:textId="77777777" w:rsidR="00674C8A" w:rsidRPr="00674C8A" w:rsidRDefault="00674C8A" w:rsidP="00674C8A">
      <w:pPr>
        <w:numPr>
          <w:ilvl w:val="0"/>
          <w:numId w:val="56"/>
        </w:numPr>
        <w:spacing w:line="600" w:lineRule="auto"/>
        <w:ind w:left="720"/>
        <w:contextualSpacing/>
        <w:jc w:val="left"/>
        <w:rPr>
          <w:ins w:id="9266" w:author="UTENTE" w:date="2020-06-30T18:44:00Z"/>
          <w:rFonts w:ascii="Calibri" w:eastAsia="Calibri" w:hAnsi="Calibri" w:cs="Times New Roman"/>
        </w:rPr>
      </w:pPr>
      <w:ins w:id="9267" w:author="UTENTE" w:date="2020-06-30T18:44:00Z">
        <w:r w:rsidRPr="00674C8A">
          <w:rPr>
            <w:rFonts w:ascii="Calibri" w:eastAsia="Calibri" w:hAnsi="Calibri" w:cs="Times New Roman"/>
          </w:rPr>
          <w:t>mcp "\"Cristo, che razza di vita sessuale hai?\""</w:t>
        </w:r>
      </w:ins>
    </w:p>
    <w:p w14:paraId="5C556302" w14:textId="77777777" w:rsidR="00674C8A" w:rsidRPr="00674C8A" w:rsidRDefault="00674C8A" w:rsidP="00674C8A">
      <w:pPr>
        <w:numPr>
          <w:ilvl w:val="0"/>
          <w:numId w:val="56"/>
        </w:numPr>
        <w:spacing w:line="600" w:lineRule="auto"/>
        <w:ind w:left="720"/>
        <w:contextualSpacing/>
        <w:jc w:val="left"/>
        <w:rPr>
          <w:ins w:id="9268" w:author="UTENTE" w:date="2020-06-30T18:44:00Z"/>
          <w:rFonts w:ascii="Calibri" w:eastAsia="Calibri" w:hAnsi="Calibri" w:cs="Times New Roman"/>
        </w:rPr>
      </w:pPr>
      <w:ins w:id="9269" w:author="UTENTE" w:date="2020-06-30T18:44:00Z">
        <w:r w:rsidRPr="00674C8A">
          <w:rPr>
            <w:rFonts w:ascii="Calibri" w:eastAsia="Calibri" w:hAnsi="Calibri" w:cs="Times New Roman"/>
          </w:rPr>
          <w:t>n "Cerco di mantenermi serio all'apparenza, ma è difficile non scoppiare a ridere davanti ad una frase del genere."</w:t>
        </w:r>
      </w:ins>
    </w:p>
    <w:p w14:paraId="52C4329F" w14:textId="77777777" w:rsidR="00674C8A" w:rsidRPr="00674C8A" w:rsidRDefault="00674C8A" w:rsidP="00674C8A">
      <w:pPr>
        <w:numPr>
          <w:ilvl w:val="0"/>
          <w:numId w:val="56"/>
        </w:numPr>
        <w:spacing w:line="600" w:lineRule="auto"/>
        <w:ind w:left="720"/>
        <w:contextualSpacing/>
        <w:jc w:val="left"/>
        <w:rPr>
          <w:ins w:id="9270" w:author="UTENTE" w:date="2020-06-30T18:44:00Z"/>
          <w:rFonts w:ascii="Calibri" w:eastAsia="Calibri" w:hAnsi="Calibri" w:cs="Times New Roman"/>
        </w:rPr>
      </w:pPr>
      <w:ins w:id="9271" w:author="UTENTE" w:date="2020-06-30T18:44:00Z">
        <w:r w:rsidRPr="00674C8A">
          <w:rPr>
            <w:rFonts w:ascii="Calibri" w:eastAsia="Calibri" w:hAnsi="Calibri" w:cs="Times New Roman"/>
          </w:rPr>
          <w:t>n "Aiuta il fatto che Rex si stia comportato in maniera più tollerabile di ieri però, invece di trattarmi come se fossi la sua preda in gabbia."</w:t>
        </w:r>
      </w:ins>
    </w:p>
    <w:p w14:paraId="4BD6D102" w14:textId="77777777" w:rsidR="00674C8A" w:rsidRPr="00674C8A" w:rsidRDefault="00674C8A" w:rsidP="00674C8A">
      <w:pPr>
        <w:numPr>
          <w:ilvl w:val="0"/>
          <w:numId w:val="56"/>
        </w:numPr>
        <w:spacing w:line="600" w:lineRule="auto"/>
        <w:contextualSpacing/>
        <w:jc w:val="left"/>
        <w:rPr>
          <w:ins w:id="9272" w:author="UTENTE" w:date="2020-06-30T18:44:00Z"/>
          <w:rFonts w:ascii="Calibri" w:eastAsia="Calibri" w:hAnsi="Calibri" w:cs="Times New Roman"/>
        </w:rPr>
      </w:pPr>
      <w:ins w:id="9273" w:author="UTENTE" w:date="2020-06-30T18:44:00Z">
        <w:r w:rsidRPr="00674C8A">
          <w:rPr>
            <w:rFonts w:ascii="Calibri" w:eastAsia="Calibri" w:hAnsi="Calibri" w:cs="Times New Roman"/>
          </w:rPr>
          <w:t>n "Di sicuro non è il mio interlocutore {i}preferito{/i}, ma c'è di peggio in giro."</w:t>
        </w:r>
        <w:r w:rsidRPr="00674C8A">
          <w:rPr>
            <w:rFonts w:ascii="Calibri" w:eastAsia="Calibri" w:hAnsi="Calibri" w:cs="Times New Roman"/>
          </w:rPr>
          <w:br w:type="page"/>
        </w:r>
      </w:ins>
    </w:p>
    <w:p w14:paraId="0B1D0C00" w14:textId="77777777" w:rsidR="00674C8A" w:rsidRPr="00674C8A" w:rsidRDefault="00674C8A" w:rsidP="00674C8A">
      <w:pPr>
        <w:numPr>
          <w:ilvl w:val="0"/>
          <w:numId w:val="56"/>
        </w:numPr>
        <w:spacing w:line="600" w:lineRule="auto"/>
        <w:contextualSpacing/>
        <w:jc w:val="left"/>
        <w:rPr>
          <w:ins w:id="9274" w:author="UTENTE" w:date="2020-06-30T18:44:00Z"/>
          <w:rFonts w:ascii="Calibri" w:eastAsia="Calibri" w:hAnsi="Calibri" w:cs="Times New Roman"/>
          <w:lang w:val="en-US"/>
        </w:rPr>
      </w:pPr>
      <w:ins w:id="9275" w:author="UTENTE" w:date="2020-06-30T18:44:00Z">
        <w:r w:rsidRPr="00674C8A">
          <w:rPr>
            <w:rFonts w:ascii="Calibri" w:eastAsia="Calibri" w:hAnsi="Calibri" w:cs="Times New Roman"/>
            <w:lang w:val="en-US"/>
          </w:rPr>
          <w:lastRenderedPageBreak/>
          <w:t>"–As I watch him lean lazily on the counter, a question pops up in my mind."</w:t>
        </w:r>
      </w:ins>
    </w:p>
    <w:p w14:paraId="74622068" w14:textId="77777777" w:rsidR="00674C8A" w:rsidRPr="00674C8A" w:rsidRDefault="00674C8A" w:rsidP="00674C8A">
      <w:pPr>
        <w:numPr>
          <w:ilvl w:val="0"/>
          <w:numId w:val="56"/>
        </w:numPr>
        <w:spacing w:line="600" w:lineRule="auto"/>
        <w:contextualSpacing/>
        <w:jc w:val="left"/>
        <w:rPr>
          <w:ins w:id="9276" w:author="UTENTE" w:date="2020-06-30T18:44:00Z"/>
          <w:rFonts w:ascii="Calibri" w:eastAsia="Calibri" w:hAnsi="Calibri" w:cs="Times New Roman"/>
          <w:lang w:val="en-US"/>
        </w:rPr>
      </w:pPr>
      <w:ins w:id="9277" w:author="UTENTE" w:date="2020-06-30T18:44:00Z">
        <w:r w:rsidRPr="00674C8A">
          <w:rPr>
            <w:rFonts w:ascii="Calibri" w:eastAsia="Calibri" w:hAnsi="Calibri" w:cs="Times New Roman"/>
            <w:lang w:val="en-US"/>
          </w:rPr>
          <w:t>mcp "\"Hey… how'd you get turned into a vampire, anyway?\""</w:t>
        </w:r>
      </w:ins>
    </w:p>
    <w:p w14:paraId="73822FC3" w14:textId="77777777" w:rsidR="00674C8A" w:rsidRPr="00674C8A" w:rsidRDefault="00674C8A" w:rsidP="00674C8A">
      <w:pPr>
        <w:numPr>
          <w:ilvl w:val="0"/>
          <w:numId w:val="56"/>
        </w:numPr>
        <w:spacing w:line="600" w:lineRule="auto"/>
        <w:contextualSpacing/>
        <w:jc w:val="left"/>
        <w:rPr>
          <w:ins w:id="9278" w:author="UTENTE" w:date="2020-06-30T18:44:00Z"/>
          <w:rFonts w:ascii="Calibri" w:eastAsia="Calibri" w:hAnsi="Calibri" w:cs="Times New Roman"/>
          <w:lang w:val="en-US"/>
        </w:rPr>
      </w:pPr>
      <w:ins w:id="9279" w:author="UTENTE" w:date="2020-06-30T18:44:00Z">
        <w:r w:rsidRPr="00674C8A">
          <w:rPr>
            <w:rFonts w:ascii="Calibri" w:eastAsia="Calibri" w:hAnsi="Calibri" w:cs="Times New Roman"/>
            <w:lang w:val="en-US"/>
          </w:rPr>
          <w:t>mcp "\"You seem a lot happier about being one than, say, someone like Dominic.\""</w:t>
        </w:r>
      </w:ins>
    </w:p>
    <w:p w14:paraId="646F40F3" w14:textId="77777777" w:rsidR="00674C8A" w:rsidRPr="00674C8A" w:rsidRDefault="00674C8A" w:rsidP="00674C8A">
      <w:pPr>
        <w:numPr>
          <w:ilvl w:val="0"/>
          <w:numId w:val="56"/>
        </w:numPr>
        <w:spacing w:line="600" w:lineRule="auto"/>
        <w:contextualSpacing/>
        <w:jc w:val="left"/>
        <w:rPr>
          <w:ins w:id="9280" w:author="UTENTE" w:date="2020-06-30T18:44:00Z"/>
          <w:rFonts w:ascii="Calibri" w:eastAsia="Calibri" w:hAnsi="Calibri" w:cs="Times New Roman"/>
        </w:rPr>
      </w:pPr>
      <w:ins w:id="9281" w:author="UTENTE" w:date="2020-06-30T18:44:00Z">
        <w:r w:rsidRPr="00674C8A">
          <w:rPr>
            <w:rFonts w:ascii="Calibri" w:eastAsia="Calibri" w:hAnsi="Calibri" w:cs="Times New Roman"/>
          </w:rPr>
          <w:t>r "\"…\""</w:t>
        </w:r>
      </w:ins>
    </w:p>
    <w:p w14:paraId="1B1BA6E3" w14:textId="77777777" w:rsidR="00674C8A" w:rsidRPr="00674C8A" w:rsidRDefault="00674C8A" w:rsidP="00674C8A">
      <w:pPr>
        <w:numPr>
          <w:ilvl w:val="0"/>
          <w:numId w:val="56"/>
        </w:numPr>
        <w:spacing w:line="600" w:lineRule="auto"/>
        <w:contextualSpacing/>
        <w:jc w:val="left"/>
        <w:rPr>
          <w:ins w:id="9282" w:author="UTENTE" w:date="2020-06-30T18:44:00Z"/>
          <w:rFonts w:ascii="Calibri" w:eastAsia="Calibri" w:hAnsi="Calibri" w:cs="Times New Roman"/>
          <w:lang w:val="en-US"/>
        </w:rPr>
      </w:pPr>
      <w:ins w:id="9283" w:author="UTENTE" w:date="2020-06-30T18:44:00Z">
        <w:r w:rsidRPr="00674C8A">
          <w:rPr>
            <w:rFonts w:ascii="Calibri" w:eastAsia="Calibri" w:hAnsi="Calibri" w:cs="Times New Roman"/>
            <w:lang w:val="en-US"/>
          </w:rPr>
          <w:t>n "Rex's eyes instantly narrow when I mention Dominic's name."</w:t>
        </w:r>
      </w:ins>
    </w:p>
    <w:p w14:paraId="0EDE0891" w14:textId="77777777" w:rsidR="00674C8A" w:rsidRPr="00674C8A" w:rsidRDefault="00674C8A" w:rsidP="00674C8A">
      <w:pPr>
        <w:numPr>
          <w:ilvl w:val="0"/>
          <w:numId w:val="56"/>
        </w:numPr>
        <w:spacing w:line="600" w:lineRule="auto"/>
        <w:contextualSpacing/>
        <w:jc w:val="left"/>
        <w:rPr>
          <w:ins w:id="9284" w:author="UTENTE" w:date="2020-06-30T18:44:00Z"/>
          <w:rFonts w:ascii="Calibri" w:eastAsia="Calibri" w:hAnsi="Calibri" w:cs="Times New Roman"/>
          <w:lang w:val="en-US"/>
        </w:rPr>
      </w:pPr>
      <w:ins w:id="9285" w:author="UTENTE" w:date="2020-06-30T18:44:00Z">
        <w:r w:rsidRPr="00674C8A">
          <w:rPr>
            <w:rFonts w:ascii="Calibri" w:eastAsia="Calibri" w:hAnsi="Calibri" w:cs="Times New Roman"/>
            <w:lang w:val="en-US"/>
          </w:rPr>
          <w:t>n "They really don't get along, do they?"</w:t>
        </w:r>
      </w:ins>
    </w:p>
    <w:p w14:paraId="76FB5BB1" w14:textId="77777777" w:rsidR="00674C8A" w:rsidRPr="00674C8A" w:rsidRDefault="00674C8A" w:rsidP="00674C8A">
      <w:pPr>
        <w:numPr>
          <w:ilvl w:val="0"/>
          <w:numId w:val="56"/>
        </w:numPr>
        <w:spacing w:line="600" w:lineRule="auto"/>
        <w:contextualSpacing/>
        <w:jc w:val="left"/>
        <w:rPr>
          <w:ins w:id="9286" w:author="UTENTE" w:date="2020-06-30T18:44:00Z"/>
          <w:rFonts w:ascii="Calibri" w:eastAsia="Calibri" w:hAnsi="Calibri" w:cs="Times New Roman"/>
        </w:rPr>
      </w:pPr>
      <w:ins w:id="9287" w:author="UTENTE" w:date="2020-06-30T18:44:00Z">
        <w:r w:rsidRPr="00674C8A">
          <w:rPr>
            <w:rFonts w:ascii="Calibri" w:eastAsia="Calibri" w:hAnsi="Calibri" w:cs="Times New Roman"/>
          </w:rPr>
          <w:t>r "\"That guy… Ngh.\""</w:t>
        </w:r>
      </w:ins>
    </w:p>
    <w:p w14:paraId="23F99E46" w14:textId="77777777" w:rsidR="00674C8A" w:rsidRPr="00674C8A" w:rsidRDefault="00674C8A" w:rsidP="00674C8A">
      <w:pPr>
        <w:numPr>
          <w:ilvl w:val="0"/>
          <w:numId w:val="56"/>
        </w:numPr>
        <w:spacing w:line="600" w:lineRule="auto"/>
        <w:contextualSpacing/>
        <w:jc w:val="left"/>
        <w:rPr>
          <w:ins w:id="9288" w:author="UTENTE" w:date="2020-06-30T18:44:00Z"/>
          <w:rFonts w:ascii="Calibri" w:eastAsia="Calibri" w:hAnsi="Calibri" w:cs="Times New Roman"/>
          <w:lang w:val="en-US"/>
        </w:rPr>
      </w:pPr>
      <w:ins w:id="9289" w:author="UTENTE" w:date="2020-06-30T18:44:00Z">
        <w:r w:rsidRPr="00674C8A">
          <w:rPr>
            <w:rFonts w:ascii="Calibri" w:eastAsia="Calibri" w:hAnsi="Calibri" w:cs="Times New Roman"/>
            <w:lang w:val="en-US"/>
          </w:rPr>
          <w:t>r "\"He doesn't love or respect his clan one fuckin' bit. It's a shitty clan, sure, but you gotta treat your clanmates like family.\""</w:t>
        </w:r>
      </w:ins>
    </w:p>
    <w:p w14:paraId="3A399868" w14:textId="77777777" w:rsidR="00674C8A" w:rsidRPr="00674C8A" w:rsidRDefault="00674C8A" w:rsidP="00674C8A">
      <w:pPr>
        <w:numPr>
          <w:ilvl w:val="0"/>
          <w:numId w:val="56"/>
        </w:numPr>
        <w:spacing w:line="600" w:lineRule="auto"/>
        <w:contextualSpacing/>
        <w:jc w:val="left"/>
        <w:rPr>
          <w:ins w:id="9290" w:author="UTENTE" w:date="2020-06-30T18:44:00Z"/>
          <w:rFonts w:ascii="Calibri" w:eastAsia="Calibri" w:hAnsi="Calibri" w:cs="Times New Roman"/>
          <w:lang w:val="en-US"/>
        </w:rPr>
      </w:pPr>
      <w:ins w:id="9291" w:author="UTENTE" w:date="2020-06-30T18:44:00Z">
        <w:r w:rsidRPr="00674C8A">
          <w:rPr>
            <w:rFonts w:ascii="Calibri" w:eastAsia="Calibri" w:hAnsi="Calibri" w:cs="Times New Roman"/>
            <w:lang w:val="en-US"/>
          </w:rPr>
          <w:t>r "\"Otherwise, you're just a blood-suckin' monster, all alone in the world…"</w:t>
        </w:r>
      </w:ins>
    </w:p>
    <w:p w14:paraId="4E98915E" w14:textId="77777777" w:rsidR="00674C8A" w:rsidRPr="00674C8A" w:rsidRDefault="00674C8A" w:rsidP="00674C8A">
      <w:pPr>
        <w:numPr>
          <w:ilvl w:val="0"/>
          <w:numId w:val="56"/>
        </w:numPr>
        <w:spacing w:line="600" w:lineRule="auto"/>
        <w:contextualSpacing/>
        <w:jc w:val="left"/>
        <w:rPr>
          <w:ins w:id="9292" w:author="UTENTE" w:date="2020-06-30T18:44:00Z"/>
          <w:rFonts w:ascii="Calibri" w:eastAsia="Calibri" w:hAnsi="Calibri" w:cs="Times New Roman"/>
          <w:lang w:val="en-US"/>
        </w:rPr>
      </w:pPr>
      <w:ins w:id="9293" w:author="UTENTE" w:date="2020-06-30T18:44:00Z">
        <w:r w:rsidRPr="00674C8A">
          <w:rPr>
            <w:rFonts w:ascii="Calibri" w:eastAsia="Calibri" w:hAnsi="Calibri" w:cs="Times New Roman"/>
            <w:lang w:val="en-US"/>
          </w:rPr>
          <w:t>r "\"…Not even a reflection to keep you company.\""</w:t>
        </w:r>
      </w:ins>
    </w:p>
    <w:p w14:paraId="4E0D96D8" w14:textId="77777777" w:rsidR="00674C8A" w:rsidRPr="00674C8A" w:rsidRDefault="00674C8A" w:rsidP="00674C8A">
      <w:pPr>
        <w:numPr>
          <w:ilvl w:val="0"/>
          <w:numId w:val="56"/>
        </w:numPr>
        <w:spacing w:line="600" w:lineRule="auto"/>
        <w:contextualSpacing/>
        <w:jc w:val="left"/>
        <w:rPr>
          <w:ins w:id="9294" w:author="UTENTE" w:date="2020-06-30T18:44:00Z"/>
          <w:rFonts w:ascii="Calibri" w:eastAsia="Calibri" w:hAnsi="Calibri" w:cs="Times New Roman"/>
          <w:lang w:val="en-US"/>
        </w:rPr>
      </w:pPr>
      <w:ins w:id="9295" w:author="UTENTE" w:date="2020-06-30T18:44:00Z">
        <w:r w:rsidRPr="00674C8A">
          <w:rPr>
            <w:rFonts w:ascii="Calibri" w:eastAsia="Calibri" w:hAnsi="Calibri" w:cs="Times New Roman"/>
            <w:lang w:val="en-US"/>
          </w:rPr>
          <w:t>n "His voice trails off to a quiet, distant murmur, and for a moment, he looks unusually wistful."</w:t>
        </w:r>
      </w:ins>
    </w:p>
    <w:p w14:paraId="7A60B22F" w14:textId="77777777" w:rsidR="00674C8A" w:rsidRPr="00674C8A" w:rsidRDefault="00674C8A" w:rsidP="00674C8A">
      <w:pPr>
        <w:numPr>
          <w:ilvl w:val="0"/>
          <w:numId w:val="56"/>
        </w:numPr>
        <w:spacing w:line="600" w:lineRule="auto"/>
        <w:contextualSpacing/>
        <w:jc w:val="left"/>
        <w:rPr>
          <w:ins w:id="9296" w:author="UTENTE" w:date="2020-06-30T18:44:00Z"/>
          <w:rFonts w:ascii="Calibri" w:eastAsia="Calibri" w:hAnsi="Calibri" w:cs="Times New Roman"/>
        </w:rPr>
      </w:pPr>
      <w:ins w:id="9297" w:author="UTENTE" w:date="2020-06-30T18:44:00Z">
        <w:r w:rsidRPr="00674C8A">
          <w:rPr>
            <w:rFonts w:ascii="Calibri" w:eastAsia="Calibri" w:hAnsi="Calibri" w:cs="Times New Roman"/>
          </w:rPr>
          <w:t>mcp "\"Rex…?\""</w:t>
        </w:r>
      </w:ins>
    </w:p>
    <w:p w14:paraId="6AA0AD7B" w14:textId="77777777" w:rsidR="00674C8A" w:rsidRPr="00674C8A" w:rsidRDefault="00674C8A" w:rsidP="00674C8A">
      <w:pPr>
        <w:numPr>
          <w:ilvl w:val="0"/>
          <w:numId w:val="56"/>
        </w:numPr>
        <w:spacing w:line="600" w:lineRule="auto"/>
        <w:contextualSpacing/>
        <w:jc w:val="left"/>
        <w:rPr>
          <w:ins w:id="9298" w:author="UTENTE" w:date="2020-06-30T18:44:00Z"/>
          <w:rFonts w:ascii="Calibri" w:eastAsia="Calibri" w:hAnsi="Calibri" w:cs="Times New Roman"/>
          <w:lang w:val="en-US"/>
        </w:rPr>
      </w:pPr>
      <w:ins w:id="9299" w:author="UTENTE" w:date="2020-06-30T18:44:00Z">
        <w:r w:rsidRPr="00674C8A">
          <w:rPr>
            <w:rFonts w:ascii="Calibri" w:eastAsia="Calibri" w:hAnsi="Calibri" w:cs="Times New Roman"/>
            <w:lang w:val="en-US"/>
          </w:rPr>
          <w:t>n "The second I curiously nudge his shoulder, though, his eyes leap back up to me with a bright flash."</w:t>
        </w:r>
      </w:ins>
    </w:p>
    <w:p w14:paraId="312C43FE" w14:textId="77777777" w:rsidR="00674C8A" w:rsidRPr="00674C8A" w:rsidRDefault="00674C8A" w:rsidP="00674C8A">
      <w:pPr>
        <w:numPr>
          <w:ilvl w:val="0"/>
          <w:numId w:val="56"/>
        </w:numPr>
        <w:spacing w:line="600" w:lineRule="auto"/>
        <w:contextualSpacing/>
        <w:jc w:val="left"/>
        <w:rPr>
          <w:ins w:id="9300" w:author="UTENTE" w:date="2020-06-30T18:44:00Z"/>
          <w:rFonts w:ascii="Calibri" w:eastAsia="Calibri" w:hAnsi="Calibri" w:cs="Times New Roman"/>
          <w:lang w:val="en-US"/>
        </w:rPr>
      </w:pPr>
      <w:ins w:id="9301" w:author="UTENTE" w:date="2020-06-30T18:44:00Z">
        <w:r w:rsidRPr="00674C8A">
          <w:rPr>
            <w:rFonts w:ascii="Calibri" w:eastAsia="Calibri" w:hAnsi="Calibri" w:cs="Times New Roman"/>
            <w:lang w:val="en-US"/>
          </w:rPr>
          <w:t>r "\"Oh, right! How'd I get turned?\""</w:t>
        </w:r>
      </w:ins>
    </w:p>
    <w:p w14:paraId="0A3927DE" w14:textId="77777777" w:rsidR="00674C8A" w:rsidRPr="00674C8A" w:rsidRDefault="00674C8A" w:rsidP="00674C8A">
      <w:pPr>
        <w:numPr>
          <w:ilvl w:val="0"/>
          <w:numId w:val="56"/>
        </w:numPr>
        <w:spacing w:line="600" w:lineRule="auto"/>
        <w:contextualSpacing/>
        <w:jc w:val="left"/>
        <w:rPr>
          <w:ins w:id="9302" w:author="UTENTE" w:date="2020-06-30T18:44:00Z"/>
          <w:rFonts w:ascii="Calibri" w:eastAsia="Calibri" w:hAnsi="Calibri" w:cs="Times New Roman"/>
          <w:lang w:val="en-US"/>
        </w:rPr>
      </w:pPr>
      <w:ins w:id="9303" w:author="UTENTE" w:date="2020-06-30T18:44:00Z">
        <w:r w:rsidRPr="00674C8A">
          <w:rPr>
            <w:rFonts w:ascii="Calibri" w:eastAsia="Calibri" w:hAnsi="Calibri" w:cs="Times New Roman"/>
            <w:lang w:val="en-US"/>
          </w:rPr>
          <w:t>r "\"Man, it feels like forever ago, even though it was only last August!\""</w:t>
        </w:r>
      </w:ins>
    </w:p>
    <w:p w14:paraId="4DBB12CA" w14:textId="77777777" w:rsidR="00674C8A" w:rsidRPr="00674C8A" w:rsidRDefault="00674C8A" w:rsidP="00674C8A">
      <w:pPr>
        <w:numPr>
          <w:ilvl w:val="0"/>
          <w:numId w:val="56"/>
        </w:numPr>
        <w:spacing w:line="600" w:lineRule="auto"/>
        <w:contextualSpacing/>
        <w:jc w:val="left"/>
        <w:rPr>
          <w:ins w:id="9304" w:author="UTENTE" w:date="2020-06-30T18:44:00Z"/>
          <w:rFonts w:ascii="Calibri" w:eastAsia="Calibri" w:hAnsi="Calibri" w:cs="Times New Roman"/>
        </w:rPr>
      </w:pPr>
      <w:ins w:id="9305" w:author="UTENTE" w:date="2020-06-30T18:44:00Z">
        <w:r w:rsidRPr="00674C8A">
          <w:rPr>
            <w:rFonts w:ascii="Calibri" w:eastAsia="Calibri" w:hAnsi="Calibri" w:cs="Times New Roman"/>
          </w:rPr>
          <w:t>r "\"Let's see…\""</w:t>
        </w:r>
        <w:r w:rsidRPr="00674C8A">
          <w:rPr>
            <w:rFonts w:ascii="Calibri" w:eastAsia="Calibri" w:hAnsi="Calibri" w:cs="Times New Roman"/>
          </w:rPr>
          <w:br w:type="page"/>
        </w:r>
      </w:ins>
    </w:p>
    <w:p w14:paraId="1CCCB07E" w14:textId="77777777" w:rsidR="00674C8A" w:rsidRPr="00674C8A" w:rsidRDefault="00674C8A" w:rsidP="00674C8A">
      <w:pPr>
        <w:numPr>
          <w:ilvl w:val="0"/>
          <w:numId w:val="50"/>
        </w:numPr>
        <w:spacing w:line="600" w:lineRule="auto"/>
        <w:contextualSpacing/>
        <w:jc w:val="left"/>
        <w:rPr>
          <w:ins w:id="9306" w:author="UTENTE" w:date="2020-06-30T18:44:00Z"/>
          <w:rFonts w:ascii="Calibri" w:eastAsia="Calibri" w:hAnsi="Calibri" w:cs="Times New Roman"/>
        </w:rPr>
      </w:pPr>
      <w:ins w:id="9307" w:author="UTENTE" w:date="2020-06-30T18:44:00Z">
        <w:r w:rsidRPr="00674C8A">
          <w:rPr>
            <w:rFonts w:ascii="Calibri" w:eastAsia="Calibri" w:hAnsi="Calibri" w:cs="Times New Roman"/>
          </w:rPr>
          <w:lastRenderedPageBreak/>
          <w:t>n "Mentre lo guardo appoggiarsi pigramente sul bancone, una domanda mi salta in mente."</w:t>
        </w:r>
      </w:ins>
    </w:p>
    <w:p w14:paraId="739B94D5" w14:textId="77777777" w:rsidR="00674C8A" w:rsidRPr="00674C8A" w:rsidRDefault="00674C8A" w:rsidP="00674C8A">
      <w:pPr>
        <w:numPr>
          <w:ilvl w:val="0"/>
          <w:numId w:val="50"/>
        </w:numPr>
        <w:spacing w:line="600" w:lineRule="auto"/>
        <w:contextualSpacing/>
        <w:jc w:val="left"/>
        <w:rPr>
          <w:ins w:id="9308" w:author="UTENTE" w:date="2020-06-30T18:44:00Z"/>
          <w:rFonts w:ascii="Calibri" w:eastAsia="Calibri" w:hAnsi="Calibri" w:cs="Times New Roman"/>
        </w:rPr>
      </w:pPr>
      <w:ins w:id="9309" w:author="UTENTE" w:date="2020-06-30T18:44:00Z">
        <w:r w:rsidRPr="00674C8A">
          <w:rPr>
            <w:rFonts w:ascii="Calibri" w:eastAsia="Calibri" w:hAnsi="Calibri" w:cs="Times New Roman"/>
          </w:rPr>
          <w:t>mcp "\"Ehi… come ti sei trasformato in un vampiro, comunque?\""</w:t>
        </w:r>
      </w:ins>
    </w:p>
    <w:p w14:paraId="32A99F06" w14:textId="4CF655D6" w:rsidR="00674C8A" w:rsidRPr="00674C8A" w:rsidRDefault="00674C8A" w:rsidP="00674C8A">
      <w:pPr>
        <w:numPr>
          <w:ilvl w:val="0"/>
          <w:numId w:val="50"/>
        </w:numPr>
        <w:tabs>
          <w:tab w:val="left" w:pos="993"/>
        </w:tabs>
        <w:spacing w:line="600" w:lineRule="auto"/>
        <w:contextualSpacing/>
        <w:jc w:val="left"/>
        <w:rPr>
          <w:ins w:id="9310" w:author="UTENTE" w:date="2020-06-30T18:44:00Z"/>
          <w:rFonts w:ascii="Calibri" w:eastAsia="Calibri" w:hAnsi="Calibri" w:cs="Times New Roman"/>
        </w:rPr>
        <w:pPrChange w:id="9311" w:author="UTENTE" w:date="2020-06-30T18:48:00Z">
          <w:pPr>
            <w:numPr>
              <w:numId w:val="50"/>
            </w:numPr>
            <w:spacing w:line="600" w:lineRule="auto"/>
            <w:ind w:left="720" w:hanging="360"/>
            <w:contextualSpacing/>
            <w:jc w:val="left"/>
          </w:pPr>
        </w:pPrChange>
      </w:pPr>
      <w:ins w:id="9312" w:author="UTENTE" w:date="2020-06-30T18:48:00Z">
        <w:r>
          <w:rPr>
            <w:rFonts w:ascii="Calibri" w:eastAsia="Calibri" w:hAnsi="Calibri" w:cs="Times New Roman"/>
          </w:rPr>
          <w:t xml:space="preserve">  </w:t>
        </w:r>
      </w:ins>
      <w:ins w:id="9313" w:author="UTENTE" w:date="2020-06-30T18:44:00Z">
        <w:r w:rsidRPr="00674C8A">
          <w:rPr>
            <w:rFonts w:ascii="Calibri" w:eastAsia="Calibri" w:hAnsi="Calibri" w:cs="Times New Roman"/>
          </w:rPr>
          <w:t>mcp "\"Sembri molto più felice di esserlo rispetto a, che so, uno come Dominic.\""</w:t>
        </w:r>
      </w:ins>
    </w:p>
    <w:p w14:paraId="30467588" w14:textId="77777777" w:rsidR="00674C8A" w:rsidRPr="00674C8A" w:rsidRDefault="00674C8A" w:rsidP="00674C8A">
      <w:pPr>
        <w:numPr>
          <w:ilvl w:val="0"/>
          <w:numId w:val="50"/>
        </w:numPr>
        <w:spacing w:line="600" w:lineRule="auto"/>
        <w:contextualSpacing/>
        <w:jc w:val="left"/>
        <w:rPr>
          <w:ins w:id="9314" w:author="UTENTE" w:date="2020-06-30T18:44:00Z"/>
          <w:rFonts w:ascii="Calibri" w:eastAsia="Calibri" w:hAnsi="Calibri" w:cs="Times New Roman"/>
        </w:rPr>
      </w:pPr>
      <w:ins w:id="9315" w:author="UTENTE" w:date="2020-06-30T18:44:00Z">
        <w:r w:rsidRPr="00674C8A">
          <w:rPr>
            <w:rFonts w:ascii="Calibri" w:eastAsia="Calibri" w:hAnsi="Calibri" w:cs="Times New Roman"/>
          </w:rPr>
          <w:t>r "\"…\""</w:t>
        </w:r>
      </w:ins>
    </w:p>
    <w:p w14:paraId="1A17BFC5" w14:textId="77777777" w:rsidR="00674C8A" w:rsidRPr="00674C8A" w:rsidRDefault="00674C8A" w:rsidP="00674C8A">
      <w:pPr>
        <w:numPr>
          <w:ilvl w:val="0"/>
          <w:numId w:val="50"/>
        </w:numPr>
        <w:spacing w:line="600" w:lineRule="auto"/>
        <w:contextualSpacing/>
        <w:jc w:val="left"/>
        <w:rPr>
          <w:ins w:id="9316" w:author="UTENTE" w:date="2020-06-30T18:44:00Z"/>
          <w:rFonts w:ascii="Calibri" w:eastAsia="Calibri" w:hAnsi="Calibri" w:cs="Times New Roman"/>
        </w:rPr>
      </w:pPr>
      <w:ins w:id="9317" w:author="UTENTE" w:date="2020-06-30T18:44:00Z">
        <w:r w:rsidRPr="00674C8A">
          <w:rPr>
            <w:rFonts w:ascii="Calibri" w:eastAsia="Calibri" w:hAnsi="Calibri" w:cs="Times New Roman"/>
          </w:rPr>
          <w:t>n "Rex subito riduce gli occhi ad una fessura appena nomino Dominic."</w:t>
        </w:r>
      </w:ins>
    </w:p>
    <w:p w14:paraId="1C24A87C" w14:textId="77777777" w:rsidR="00674C8A" w:rsidRPr="00674C8A" w:rsidRDefault="00674C8A" w:rsidP="00674C8A">
      <w:pPr>
        <w:numPr>
          <w:ilvl w:val="0"/>
          <w:numId w:val="50"/>
        </w:numPr>
        <w:spacing w:line="600" w:lineRule="auto"/>
        <w:contextualSpacing/>
        <w:jc w:val="left"/>
        <w:rPr>
          <w:ins w:id="9318" w:author="UTENTE" w:date="2020-06-30T18:44:00Z"/>
          <w:rFonts w:ascii="Calibri" w:eastAsia="Calibri" w:hAnsi="Calibri" w:cs="Times New Roman"/>
        </w:rPr>
      </w:pPr>
      <w:ins w:id="9319" w:author="UTENTE" w:date="2020-06-30T18:44:00Z">
        <w:r w:rsidRPr="00674C8A">
          <w:rPr>
            <w:rFonts w:ascii="Calibri" w:eastAsia="Calibri" w:hAnsi="Calibri" w:cs="Times New Roman"/>
          </w:rPr>
          <w:t>n "Proprio non vanno d'accordo, eh?"</w:t>
        </w:r>
      </w:ins>
    </w:p>
    <w:p w14:paraId="45604E33" w14:textId="77777777" w:rsidR="00674C8A" w:rsidRPr="00674C8A" w:rsidRDefault="00674C8A" w:rsidP="00674C8A">
      <w:pPr>
        <w:numPr>
          <w:ilvl w:val="0"/>
          <w:numId w:val="50"/>
        </w:numPr>
        <w:spacing w:line="600" w:lineRule="auto"/>
        <w:contextualSpacing/>
        <w:jc w:val="left"/>
        <w:rPr>
          <w:ins w:id="9320" w:author="UTENTE" w:date="2020-06-30T18:44:00Z"/>
          <w:rFonts w:ascii="Calibri" w:eastAsia="Calibri" w:hAnsi="Calibri" w:cs="Times New Roman"/>
        </w:rPr>
      </w:pPr>
      <w:ins w:id="9321" w:author="UTENTE" w:date="2020-06-30T18:44:00Z">
        <w:r w:rsidRPr="00674C8A">
          <w:rPr>
            <w:rFonts w:ascii="Calibri" w:eastAsia="Calibri" w:hAnsi="Calibri" w:cs="Times New Roman"/>
          </w:rPr>
          <w:t>r "\"Quel tizio… Ngh.\""</w:t>
        </w:r>
      </w:ins>
    </w:p>
    <w:p w14:paraId="1AA4DA5D" w14:textId="77777777" w:rsidR="00674C8A" w:rsidRPr="00674C8A" w:rsidRDefault="00674C8A" w:rsidP="00674C8A">
      <w:pPr>
        <w:numPr>
          <w:ilvl w:val="0"/>
          <w:numId w:val="50"/>
        </w:numPr>
        <w:spacing w:line="600" w:lineRule="auto"/>
        <w:contextualSpacing/>
        <w:jc w:val="left"/>
        <w:rPr>
          <w:ins w:id="9322" w:author="UTENTE" w:date="2020-06-30T18:44:00Z"/>
          <w:rFonts w:ascii="Calibri" w:eastAsia="Calibri" w:hAnsi="Calibri" w:cs="Times New Roman"/>
        </w:rPr>
      </w:pPr>
      <w:ins w:id="9323" w:author="UTENTE" w:date="2020-06-30T18:44:00Z">
        <w:r w:rsidRPr="00674C8A">
          <w:rPr>
            <w:rFonts w:ascii="Calibri" w:eastAsia="Calibri" w:hAnsi="Calibri" w:cs="Times New Roman"/>
          </w:rPr>
          <w:t>r "\"Non ama né rispetta il suo clan per un cazzo. È un clan di merda, certo, ma devi trattare i tuoi compagni come una famiglia.\"" "</w:t>
        </w:r>
      </w:ins>
    </w:p>
    <w:p w14:paraId="4159E179" w14:textId="77777777" w:rsidR="00674C8A" w:rsidRPr="00674C8A" w:rsidRDefault="00674C8A" w:rsidP="00674C8A">
      <w:pPr>
        <w:numPr>
          <w:ilvl w:val="0"/>
          <w:numId w:val="50"/>
        </w:numPr>
        <w:spacing w:line="600" w:lineRule="auto"/>
        <w:contextualSpacing/>
        <w:jc w:val="left"/>
        <w:rPr>
          <w:ins w:id="9324" w:author="UTENTE" w:date="2020-06-30T18:44:00Z"/>
          <w:rFonts w:ascii="Calibri" w:eastAsia="Calibri" w:hAnsi="Calibri" w:cs="Times New Roman"/>
        </w:rPr>
      </w:pPr>
      <w:ins w:id="9325" w:author="UTENTE" w:date="2020-06-30T18:44:00Z">
        <w:r w:rsidRPr="00674C8A">
          <w:rPr>
            <w:rFonts w:ascii="Calibri" w:eastAsia="Calibri" w:hAnsi="Calibri" w:cs="Times New Roman"/>
          </w:rPr>
          <w:t>r "\"Altrimenti, sei solo un succhiasangue, completamente solo al mondo…"</w:t>
        </w:r>
      </w:ins>
    </w:p>
    <w:p w14:paraId="302BC7EF" w14:textId="77777777" w:rsidR="00674C8A" w:rsidRPr="00674C8A" w:rsidRDefault="00674C8A" w:rsidP="00674C8A">
      <w:pPr>
        <w:numPr>
          <w:ilvl w:val="0"/>
          <w:numId w:val="50"/>
        </w:numPr>
        <w:spacing w:line="600" w:lineRule="auto"/>
        <w:contextualSpacing/>
        <w:jc w:val="left"/>
        <w:rPr>
          <w:ins w:id="9326" w:author="UTENTE" w:date="2020-06-30T18:44:00Z"/>
          <w:rFonts w:ascii="Calibri" w:eastAsia="Calibri" w:hAnsi="Calibri" w:cs="Times New Roman"/>
        </w:rPr>
      </w:pPr>
      <w:ins w:id="9327" w:author="UTENTE" w:date="2020-06-30T18:44:00Z">
        <w:r w:rsidRPr="00674C8A">
          <w:rPr>
            <w:rFonts w:ascii="Calibri" w:eastAsia="Calibri" w:hAnsi="Calibri" w:cs="Times New Roman"/>
          </w:rPr>
          <w:t>r "\"…Senza nemmeno il tuo riflesso a tenerti compagnia.\""</w:t>
        </w:r>
      </w:ins>
    </w:p>
    <w:p w14:paraId="1AA1E1A9" w14:textId="77777777" w:rsidR="00674C8A" w:rsidRPr="00674C8A" w:rsidRDefault="00674C8A" w:rsidP="00674C8A">
      <w:pPr>
        <w:numPr>
          <w:ilvl w:val="0"/>
          <w:numId w:val="50"/>
        </w:numPr>
        <w:spacing w:line="600" w:lineRule="auto"/>
        <w:contextualSpacing/>
        <w:jc w:val="left"/>
        <w:rPr>
          <w:ins w:id="9328" w:author="UTENTE" w:date="2020-06-30T18:44:00Z"/>
          <w:rFonts w:ascii="Calibri" w:eastAsia="Calibri" w:hAnsi="Calibri" w:cs="Times New Roman"/>
        </w:rPr>
      </w:pPr>
      <w:ins w:id="9329" w:author="UTENTE" w:date="2020-06-30T18:44:00Z">
        <w:r w:rsidRPr="00674C8A">
          <w:rPr>
            <w:rFonts w:ascii="Calibri" w:eastAsia="Calibri" w:hAnsi="Calibri" w:cs="Times New Roman"/>
          </w:rPr>
          <w:t>n "La sua voce si fa un calmo e distante sussurro e, per un secondo, mi sembra stranamente assorto."</w:t>
        </w:r>
      </w:ins>
    </w:p>
    <w:p w14:paraId="4F5ACEF6" w14:textId="77777777" w:rsidR="00674C8A" w:rsidRPr="00674C8A" w:rsidRDefault="00674C8A" w:rsidP="00674C8A">
      <w:pPr>
        <w:numPr>
          <w:ilvl w:val="0"/>
          <w:numId w:val="50"/>
        </w:numPr>
        <w:spacing w:line="600" w:lineRule="auto"/>
        <w:contextualSpacing/>
        <w:jc w:val="left"/>
        <w:rPr>
          <w:ins w:id="9330" w:author="UTENTE" w:date="2020-06-30T18:44:00Z"/>
          <w:rFonts w:ascii="Calibri" w:eastAsia="Calibri" w:hAnsi="Calibri" w:cs="Times New Roman"/>
        </w:rPr>
      </w:pPr>
      <w:ins w:id="9331" w:author="UTENTE" w:date="2020-06-30T18:44:00Z">
        <w:r w:rsidRPr="00674C8A">
          <w:rPr>
            <w:rFonts w:ascii="Calibri" w:eastAsia="Calibri" w:hAnsi="Calibri" w:cs="Times New Roman"/>
          </w:rPr>
          <w:t>mcp "\"Rex…?\""</w:t>
        </w:r>
      </w:ins>
    </w:p>
    <w:p w14:paraId="69C2808B" w14:textId="77777777" w:rsidR="00674C8A" w:rsidRPr="00674C8A" w:rsidRDefault="00674C8A" w:rsidP="00674C8A">
      <w:pPr>
        <w:numPr>
          <w:ilvl w:val="0"/>
          <w:numId w:val="50"/>
        </w:numPr>
        <w:spacing w:line="600" w:lineRule="auto"/>
        <w:contextualSpacing/>
        <w:jc w:val="left"/>
        <w:rPr>
          <w:ins w:id="9332" w:author="UTENTE" w:date="2020-06-30T18:44:00Z"/>
          <w:rFonts w:ascii="Calibri" w:eastAsia="Calibri" w:hAnsi="Calibri" w:cs="Times New Roman"/>
        </w:rPr>
      </w:pPr>
      <w:ins w:id="9333" w:author="UTENTE" w:date="2020-06-30T18:44:00Z">
        <w:r w:rsidRPr="00674C8A">
          <w:rPr>
            <w:rFonts w:ascii="Calibri" w:eastAsia="Calibri" w:hAnsi="Calibri" w:cs="Times New Roman"/>
          </w:rPr>
          <w:t>n "Nel secondo esatto in cui gli do un colpetto sulla spalla incuriosito, tuttavia, il suo sguardo si sposta su di me con un guizzo scintillante."</w:t>
        </w:r>
      </w:ins>
    </w:p>
    <w:p w14:paraId="65CA31C8" w14:textId="77777777" w:rsidR="00674C8A" w:rsidRPr="00674C8A" w:rsidRDefault="00674C8A" w:rsidP="00674C8A">
      <w:pPr>
        <w:numPr>
          <w:ilvl w:val="0"/>
          <w:numId w:val="50"/>
        </w:numPr>
        <w:spacing w:line="600" w:lineRule="auto"/>
        <w:contextualSpacing/>
        <w:jc w:val="left"/>
        <w:rPr>
          <w:ins w:id="9334" w:author="UTENTE" w:date="2020-06-30T18:44:00Z"/>
          <w:rFonts w:ascii="Calibri" w:eastAsia="Calibri" w:hAnsi="Calibri" w:cs="Times New Roman"/>
        </w:rPr>
      </w:pPr>
      <w:ins w:id="9335" w:author="UTENTE" w:date="2020-06-30T18:44:00Z">
        <w:r w:rsidRPr="00674C8A">
          <w:rPr>
            <w:rFonts w:ascii="Calibri" w:eastAsia="Calibri" w:hAnsi="Calibri" w:cs="Times New Roman"/>
          </w:rPr>
          <w:t>r "\"Oh, giusto! Come mi sono trasformato?\""</w:t>
        </w:r>
      </w:ins>
    </w:p>
    <w:p w14:paraId="18E4A4F8" w14:textId="77777777" w:rsidR="00674C8A" w:rsidRPr="00674C8A" w:rsidRDefault="00674C8A" w:rsidP="00674C8A">
      <w:pPr>
        <w:numPr>
          <w:ilvl w:val="0"/>
          <w:numId w:val="50"/>
        </w:numPr>
        <w:spacing w:line="600" w:lineRule="auto"/>
        <w:contextualSpacing/>
        <w:jc w:val="left"/>
        <w:rPr>
          <w:ins w:id="9336" w:author="UTENTE" w:date="2020-06-30T18:44:00Z"/>
          <w:rFonts w:ascii="Calibri" w:eastAsia="Calibri" w:hAnsi="Calibri" w:cs="Times New Roman"/>
        </w:rPr>
      </w:pPr>
      <w:ins w:id="9337" w:author="UTENTE" w:date="2020-06-30T18:44:00Z">
        <w:r w:rsidRPr="00674C8A">
          <w:rPr>
            <w:rFonts w:ascii="Calibri" w:eastAsia="Calibri" w:hAnsi="Calibri" w:cs="Times New Roman"/>
          </w:rPr>
          <w:t>r "\"Cavolo, sembra passata un'eternità, anche se era solo lo scorso agosto!\""</w:t>
        </w:r>
      </w:ins>
    </w:p>
    <w:p w14:paraId="1699735F" w14:textId="77777777" w:rsidR="00674C8A" w:rsidRPr="00674C8A" w:rsidRDefault="00674C8A" w:rsidP="00674C8A">
      <w:pPr>
        <w:numPr>
          <w:ilvl w:val="0"/>
          <w:numId w:val="50"/>
        </w:numPr>
        <w:spacing w:line="600" w:lineRule="auto"/>
        <w:contextualSpacing/>
        <w:jc w:val="left"/>
        <w:rPr>
          <w:ins w:id="9338" w:author="UTENTE" w:date="2020-06-30T18:44:00Z"/>
          <w:rFonts w:ascii="Calibri" w:eastAsia="Calibri" w:hAnsi="Calibri" w:cs="Times New Roman"/>
        </w:rPr>
      </w:pPr>
      <w:ins w:id="9339" w:author="UTENTE" w:date="2020-06-30T18:44:00Z">
        <w:r w:rsidRPr="00674C8A">
          <w:rPr>
            <w:rFonts w:ascii="Calibri" w:eastAsia="Calibri" w:hAnsi="Calibri" w:cs="Times New Roman"/>
          </w:rPr>
          <w:t>r "\"Allora…\""</w:t>
        </w:r>
        <w:r w:rsidRPr="00674C8A">
          <w:rPr>
            <w:rFonts w:ascii="Calibri" w:eastAsia="Calibri" w:hAnsi="Calibri" w:cs="Times New Roman"/>
          </w:rPr>
          <w:br w:type="page"/>
        </w:r>
      </w:ins>
    </w:p>
    <w:p w14:paraId="17EBBC9C" w14:textId="77777777" w:rsidR="00674C8A" w:rsidRPr="00674C8A" w:rsidRDefault="00674C8A" w:rsidP="00674C8A">
      <w:pPr>
        <w:numPr>
          <w:ilvl w:val="0"/>
          <w:numId w:val="50"/>
        </w:numPr>
        <w:spacing w:line="600" w:lineRule="auto"/>
        <w:contextualSpacing/>
        <w:jc w:val="left"/>
        <w:rPr>
          <w:ins w:id="9340" w:author="UTENTE" w:date="2020-06-30T18:44:00Z"/>
          <w:rFonts w:ascii="Calibri" w:eastAsia="Calibri" w:hAnsi="Calibri" w:cs="Times New Roman"/>
          <w:lang w:val="en-US"/>
        </w:rPr>
      </w:pPr>
      <w:ins w:id="9341" w:author="UTENTE" w:date="2020-06-30T18:44:00Z">
        <w:r w:rsidRPr="00674C8A">
          <w:rPr>
            <w:rFonts w:ascii="Calibri" w:eastAsia="Calibri" w:hAnsi="Calibri" w:cs="Times New Roman"/>
            <w:lang w:val="en-US"/>
          </w:rPr>
          <w:lastRenderedPageBreak/>
          <w:t>rp "\"So I was in this gang, right, a group of guys in Phoenix who did a lot of hardcore shit.\""</w:t>
        </w:r>
      </w:ins>
    </w:p>
    <w:p w14:paraId="49AF6FE2" w14:textId="77777777" w:rsidR="00674C8A" w:rsidRPr="00674C8A" w:rsidRDefault="00674C8A" w:rsidP="00674C8A">
      <w:pPr>
        <w:numPr>
          <w:ilvl w:val="0"/>
          <w:numId w:val="50"/>
        </w:numPr>
        <w:spacing w:line="600" w:lineRule="auto"/>
        <w:contextualSpacing/>
        <w:jc w:val="left"/>
        <w:rPr>
          <w:ins w:id="9342" w:author="UTENTE" w:date="2020-06-30T18:44:00Z"/>
          <w:rFonts w:ascii="Calibri" w:eastAsia="Calibri" w:hAnsi="Calibri" w:cs="Times New Roman"/>
          <w:lang w:val="en-US"/>
        </w:rPr>
      </w:pPr>
      <w:ins w:id="9343" w:author="UTENTE" w:date="2020-06-30T18:44:00Z">
        <w:r w:rsidRPr="00674C8A">
          <w:rPr>
            <w:rFonts w:ascii="Calibri" w:eastAsia="Calibri" w:hAnsi="Calibri" w:cs="Times New Roman"/>
            <w:lang w:val="en-US"/>
          </w:rPr>
          <w:t>n "Rex starts recounting his tale with an eager grin, clearly fond of the memory."</w:t>
        </w:r>
      </w:ins>
    </w:p>
    <w:p w14:paraId="6A640851" w14:textId="77777777" w:rsidR="00674C8A" w:rsidRPr="00674C8A" w:rsidRDefault="00674C8A" w:rsidP="00674C8A">
      <w:pPr>
        <w:numPr>
          <w:ilvl w:val="0"/>
          <w:numId w:val="50"/>
        </w:numPr>
        <w:spacing w:line="600" w:lineRule="auto"/>
        <w:contextualSpacing/>
        <w:jc w:val="left"/>
        <w:rPr>
          <w:ins w:id="9344" w:author="UTENTE" w:date="2020-06-30T18:44:00Z"/>
          <w:rFonts w:ascii="Calibri" w:eastAsia="Calibri" w:hAnsi="Calibri" w:cs="Times New Roman"/>
          <w:lang w:val="en-US"/>
        </w:rPr>
      </w:pPr>
      <w:ins w:id="9345" w:author="UTENTE" w:date="2020-06-30T18:44:00Z">
        <w:r w:rsidRPr="00674C8A">
          <w:rPr>
            <w:rFonts w:ascii="Calibri" w:eastAsia="Calibri" w:hAnsi="Calibri" w:cs="Times New Roman"/>
            <w:lang w:val="en-US"/>
          </w:rPr>
          <w:t>mcp "\"You were in a gang?\""</w:t>
        </w:r>
      </w:ins>
    </w:p>
    <w:p w14:paraId="1A9FF5C0" w14:textId="77777777" w:rsidR="00674C8A" w:rsidRPr="00674C8A" w:rsidRDefault="00674C8A" w:rsidP="00674C8A">
      <w:pPr>
        <w:numPr>
          <w:ilvl w:val="0"/>
          <w:numId w:val="50"/>
        </w:numPr>
        <w:spacing w:line="600" w:lineRule="auto"/>
        <w:contextualSpacing/>
        <w:jc w:val="left"/>
        <w:rPr>
          <w:ins w:id="9346" w:author="UTENTE" w:date="2020-06-30T18:44:00Z"/>
          <w:rFonts w:ascii="Calibri" w:eastAsia="Calibri" w:hAnsi="Calibri" w:cs="Times New Roman"/>
        </w:rPr>
      </w:pPr>
      <w:ins w:id="9347" w:author="UTENTE" w:date="2020-06-30T18:44:00Z">
        <w:r w:rsidRPr="00674C8A">
          <w:rPr>
            <w:rFonts w:ascii="Calibri" w:eastAsia="Calibri" w:hAnsi="Calibri" w:cs="Times New Roman"/>
          </w:rPr>
          <w:t>rp "\"Er, yeah, well.\""</w:t>
        </w:r>
      </w:ins>
    </w:p>
    <w:p w14:paraId="05A396ED" w14:textId="77777777" w:rsidR="00674C8A" w:rsidRPr="00674C8A" w:rsidRDefault="00674C8A" w:rsidP="00674C8A">
      <w:pPr>
        <w:numPr>
          <w:ilvl w:val="0"/>
          <w:numId w:val="50"/>
        </w:numPr>
        <w:spacing w:line="600" w:lineRule="auto"/>
        <w:contextualSpacing/>
        <w:jc w:val="left"/>
        <w:rPr>
          <w:ins w:id="9348" w:author="UTENTE" w:date="2020-06-30T18:44:00Z"/>
          <w:rFonts w:ascii="Calibri" w:eastAsia="Calibri" w:hAnsi="Calibri" w:cs="Times New Roman"/>
          <w:lang w:val="en-US"/>
        </w:rPr>
      </w:pPr>
      <w:ins w:id="9349" w:author="UTENTE" w:date="2020-06-30T18:44:00Z">
        <w:r w:rsidRPr="00674C8A">
          <w:rPr>
            <w:rFonts w:ascii="Calibri" w:eastAsia="Calibri" w:hAnsi="Calibri" w:cs="Times New Roman"/>
            <w:lang w:val="en-US"/>
          </w:rPr>
          <w:t>rp "\"My parents had… some problems, so I kinda… wanted to get out of there.\""</w:t>
        </w:r>
      </w:ins>
    </w:p>
    <w:p w14:paraId="6FE1C335" w14:textId="77777777" w:rsidR="00674C8A" w:rsidRPr="00674C8A" w:rsidRDefault="00674C8A" w:rsidP="00674C8A">
      <w:pPr>
        <w:numPr>
          <w:ilvl w:val="0"/>
          <w:numId w:val="50"/>
        </w:numPr>
        <w:spacing w:line="600" w:lineRule="auto"/>
        <w:contextualSpacing/>
        <w:jc w:val="left"/>
        <w:rPr>
          <w:ins w:id="9350" w:author="UTENTE" w:date="2020-06-30T18:44:00Z"/>
          <w:rFonts w:ascii="Calibri" w:eastAsia="Calibri" w:hAnsi="Calibri" w:cs="Times New Roman"/>
          <w:lang w:val="en-US"/>
        </w:rPr>
      </w:pPr>
      <w:ins w:id="9351" w:author="UTENTE" w:date="2020-06-30T18:44:00Z">
        <w:r w:rsidRPr="00674C8A">
          <w:rPr>
            <w:rFonts w:ascii="Calibri" w:eastAsia="Calibri" w:hAnsi="Calibri" w:cs="Times New Roman"/>
            <w:lang w:val="en-US"/>
          </w:rPr>
          <w:t>n "His smile falters briefly, eyes shifting to one side to evade my puzzled gaze."</w:t>
        </w:r>
      </w:ins>
    </w:p>
    <w:p w14:paraId="430AC289" w14:textId="77777777" w:rsidR="00674C8A" w:rsidRPr="00674C8A" w:rsidRDefault="00674C8A" w:rsidP="00674C8A">
      <w:pPr>
        <w:numPr>
          <w:ilvl w:val="0"/>
          <w:numId w:val="50"/>
        </w:numPr>
        <w:spacing w:line="600" w:lineRule="auto"/>
        <w:contextualSpacing/>
        <w:jc w:val="left"/>
        <w:rPr>
          <w:ins w:id="9352" w:author="UTENTE" w:date="2020-06-30T18:44:00Z"/>
          <w:rFonts w:ascii="Calibri" w:eastAsia="Calibri" w:hAnsi="Calibri" w:cs="Times New Roman"/>
        </w:rPr>
      </w:pPr>
      <w:ins w:id="9353" w:author="UTENTE" w:date="2020-06-30T18:44:00Z">
        <w:r w:rsidRPr="00674C8A">
          <w:rPr>
            <w:rFonts w:ascii="Calibri" w:eastAsia="Calibri" w:hAnsi="Calibri" w:cs="Times New Roman"/>
            <w:lang w:val="en-US"/>
          </w:rPr>
          <w:t xml:space="preserve">rp "\"The guys in the group were cool as hell, though! </w:t>
        </w:r>
        <w:r w:rsidRPr="00674C8A">
          <w:rPr>
            <w:rFonts w:ascii="Calibri" w:eastAsia="Calibri" w:hAnsi="Calibri" w:cs="Times New Roman"/>
          </w:rPr>
          <w:t>Just like real brothers!\""</w:t>
        </w:r>
      </w:ins>
    </w:p>
    <w:p w14:paraId="0ED5EC65" w14:textId="77777777" w:rsidR="00674C8A" w:rsidRPr="00674C8A" w:rsidRDefault="00674C8A" w:rsidP="00674C8A">
      <w:pPr>
        <w:numPr>
          <w:ilvl w:val="0"/>
          <w:numId w:val="50"/>
        </w:numPr>
        <w:spacing w:line="600" w:lineRule="auto"/>
        <w:contextualSpacing/>
        <w:jc w:val="left"/>
        <w:rPr>
          <w:ins w:id="9354" w:author="UTENTE" w:date="2020-06-30T18:44:00Z"/>
          <w:rFonts w:ascii="Calibri" w:eastAsia="Calibri" w:hAnsi="Calibri" w:cs="Times New Roman"/>
          <w:lang w:val="en-US"/>
        </w:rPr>
      </w:pPr>
      <w:ins w:id="9355" w:author="UTENTE" w:date="2020-06-30T18:44:00Z">
        <w:r w:rsidRPr="00674C8A">
          <w:rPr>
            <w:rFonts w:ascii="Calibri" w:eastAsia="Calibri" w:hAnsi="Calibri" w:cs="Times New Roman"/>
            <w:lang w:val="en-US"/>
          </w:rPr>
          <w:t>rp "\"We had a lot of fun, did some crazy things, almost died a couple times.\""</w:t>
        </w:r>
      </w:ins>
    </w:p>
    <w:p w14:paraId="3FDAA460" w14:textId="77777777" w:rsidR="00674C8A" w:rsidRPr="00674C8A" w:rsidRDefault="00674C8A" w:rsidP="00674C8A">
      <w:pPr>
        <w:numPr>
          <w:ilvl w:val="0"/>
          <w:numId w:val="50"/>
        </w:numPr>
        <w:spacing w:line="600" w:lineRule="auto"/>
        <w:contextualSpacing/>
        <w:jc w:val="left"/>
        <w:rPr>
          <w:ins w:id="9356" w:author="UTENTE" w:date="2020-06-30T18:44:00Z"/>
          <w:rFonts w:ascii="Calibri" w:eastAsia="Calibri" w:hAnsi="Calibri" w:cs="Times New Roman"/>
          <w:lang w:val="en-US"/>
        </w:rPr>
      </w:pPr>
      <w:ins w:id="9357" w:author="UTENTE" w:date="2020-06-30T18:44:00Z">
        <w:r w:rsidRPr="00674C8A">
          <w:rPr>
            <w:rFonts w:ascii="Calibri" w:eastAsia="Calibri" w:hAnsi="Calibri" w:cs="Times New Roman"/>
            <w:lang w:val="en-US"/>
          </w:rPr>
          <w:t>rp "\"But guess what? One of them was friends with a fuckin' vampire!\""</w:t>
        </w:r>
      </w:ins>
    </w:p>
    <w:p w14:paraId="41E0CDDE" w14:textId="77777777" w:rsidR="00674C8A" w:rsidRPr="00674C8A" w:rsidRDefault="00674C8A" w:rsidP="00674C8A">
      <w:pPr>
        <w:numPr>
          <w:ilvl w:val="0"/>
          <w:numId w:val="50"/>
        </w:numPr>
        <w:spacing w:line="600" w:lineRule="auto"/>
        <w:contextualSpacing/>
        <w:jc w:val="left"/>
        <w:rPr>
          <w:ins w:id="9358" w:author="UTENTE" w:date="2020-06-30T18:44:00Z"/>
          <w:rFonts w:ascii="Calibri" w:eastAsia="Calibri" w:hAnsi="Calibri" w:cs="Times New Roman"/>
          <w:lang w:val="en-US"/>
        </w:rPr>
      </w:pPr>
      <w:ins w:id="9359" w:author="UTENTE" w:date="2020-06-30T18:44:00Z">
        <w:r w:rsidRPr="00674C8A">
          <w:rPr>
            <w:rFonts w:ascii="Calibri" w:eastAsia="Calibri" w:hAnsi="Calibri" w:cs="Times New Roman"/>
            <w:lang w:val="en-US"/>
          </w:rPr>
          <w:t>rp "\"He was awesome, real strong, but we thought that was just 'cuz he pumped a shit-ton of iron.\""</w:t>
        </w:r>
      </w:ins>
    </w:p>
    <w:p w14:paraId="68469311" w14:textId="77777777" w:rsidR="00674C8A" w:rsidRPr="00674C8A" w:rsidRDefault="00674C8A" w:rsidP="00674C8A">
      <w:pPr>
        <w:numPr>
          <w:ilvl w:val="0"/>
          <w:numId w:val="50"/>
        </w:numPr>
        <w:spacing w:line="600" w:lineRule="auto"/>
        <w:contextualSpacing/>
        <w:jc w:val="left"/>
        <w:rPr>
          <w:ins w:id="9360" w:author="UTENTE" w:date="2020-06-30T18:44:00Z"/>
          <w:rFonts w:ascii="Calibri" w:eastAsia="Calibri" w:hAnsi="Calibri" w:cs="Times New Roman"/>
          <w:lang w:val="en-US"/>
        </w:rPr>
      </w:pPr>
      <w:ins w:id="9361" w:author="UTENTE" w:date="2020-06-30T18:44:00Z">
        <w:r w:rsidRPr="00674C8A">
          <w:rPr>
            <w:rFonts w:ascii="Calibri" w:eastAsia="Calibri" w:hAnsi="Calibri" w:cs="Times New Roman"/>
            <w:lang w:val="en-US"/>
          </w:rPr>
          <w:t>rp "\"None of us knew what he was, though.\""</w:t>
        </w:r>
      </w:ins>
    </w:p>
    <w:p w14:paraId="7684CFB6" w14:textId="77777777" w:rsidR="00674C8A" w:rsidRPr="00674C8A" w:rsidRDefault="00674C8A" w:rsidP="00674C8A">
      <w:pPr>
        <w:numPr>
          <w:ilvl w:val="0"/>
          <w:numId w:val="50"/>
        </w:numPr>
        <w:spacing w:line="600" w:lineRule="auto"/>
        <w:contextualSpacing/>
        <w:jc w:val="left"/>
        <w:rPr>
          <w:ins w:id="9362" w:author="UTENTE" w:date="2020-06-30T18:44:00Z"/>
          <w:rFonts w:ascii="Calibri" w:eastAsia="Calibri" w:hAnsi="Calibri" w:cs="Times New Roman"/>
          <w:lang w:val="en-US"/>
        </w:rPr>
      </w:pPr>
      <w:ins w:id="9363" w:author="UTENTE" w:date="2020-06-30T18:44:00Z">
        <w:r w:rsidRPr="00674C8A">
          <w:rPr>
            <w:rFonts w:ascii="Calibri" w:eastAsia="Calibri" w:hAnsi="Calibri" w:cs="Times New Roman"/>
            <w:lang w:val="en-US"/>
          </w:rPr>
          <w:t>rp "\"It kinda came outta left field when he pulled me aside one day and was all, 'Hey, man, you wanna become part of a {i}cooler{/i} gang?'\""</w:t>
        </w:r>
        <w:r w:rsidRPr="00674C8A">
          <w:rPr>
            <w:rFonts w:ascii="Calibri" w:eastAsia="Calibri" w:hAnsi="Calibri" w:cs="Times New Roman"/>
            <w:lang w:val="en-US"/>
          </w:rPr>
          <w:br w:type="page"/>
        </w:r>
      </w:ins>
    </w:p>
    <w:p w14:paraId="60215F78" w14:textId="77777777" w:rsidR="00674C8A" w:rsidRPr="00674C8A" w:rsidRDefault="00674C8A" w:rsidP="00674C8A">
      <w:pPr>
        <w:numPr>
          <w:ilvl w:val="0"/>
          <w:numId w:val="56"/>
        </w:numPr>
        <w:spacing w:line="600" w:lineRule="auto"/>
        <w:contextualSpacing/>
        <w:jc w:val="left"/>
        <w:rPr>
          <w:ins w:id="9364" w:author="UTENTE" w:date="2020-06-30T18:44:00Z"/>
          <w:rFonts w:ascii="Calibri" w:eastAsia="Calibri" w:hAnsi="Calibri" w:cs="Times New Roman"/>
        </w:rPr>
      </w:pPr>
      <w:ins w:id="9365" w:author="UTENTE" w:date="2020-06-30T18:44:00Z">
        <w:r w:rsidRPr="00674C8A">
          <w:rPr>
            <w:rFonts w:ascii="Calibri" w:eastAsia="Calibri" w:hAnsi="Calibri" w:cs="Times New Roman"/>
          </w:rPr>
          <w:lastRenderedPageBreak/>
          <w:t>rp "\"Facevo parte di questa gang a Phoenix, ok, un gruppo di ragazzi che facevano un sacco di stronzate estreme.\""</w:t>
        </w:r>
      </w:ins>
    </w:p>
    <w:p w14:paraId="7B585D3A" w14:textId="77777777" w:rsidR="00674C8A" w:rsidRPr="00674C8A" w:rsidRDefault="00674C8A" w:rsidP="00674C8A">
      <w:pPr>
        <w:numPr>
          <w:ilvl w:val="0"/>
          <w:numId w:val="56"/>
        </w:numPr>
        <w:spacing w:line="600" w:lineRule="auto"/>
        <w:contextualSpacing/>
        <w:jc w:val="left"/>
        <w:rPr>
          <w:ins w:id="9366" w:author="UTENTE" w:date="2020-06-30T18:44:00Z"/>
          <w:rFonts w:ascii="Calibri" w:eastAsia="Calibri" w:hAnsi="Calibri" w:cs="Times New Roman"/>
        </w:rPr>
      </w:pPr>
      <w:ins w:id="9367" w:author="UTENTE" w:date="2020-06-30T18:44:00Z">
        <w:r w:rsidRPr="00674C8A">
          <w:rPr>
            <w:rFonts w:ascii="Calibri" w:eastAsia="Calibri" w:hAnsi="Calibri" w:cs="Times New Roman"/>
          </w:rPr>
          <w:t>n "Rex inizia a raccontare la sua storia con un sorriso eccitato, chiaramente affezionato al ricordo."</w:t>
        </w:r>
      </w:ins>
    </w:p>
    <w:p w14:paraId="07FD63B9" w14:textId="77777777" w:rsidR="00674C8A" w:rsidRPr="00674C8A" w:rsidRDefault="00674C8A" w:rsidP="00674C8A">
      <w:pPr>
        <w:numPr>
          <w:ilvl w:val="0"/>
          <w:numId w:val="56"/>
        </w:numPr>
        <w:spacing w:line="600" w:lineRule="auto"/>
        <w:contextualSpacing/>
        <w:jc w:val="left"/>
        <w:rPr>
          <w:ins w:id="9368" w:author="UTENTE" w:date="2020-06-30T18:44:00Z"/>
          <w:rFonts w:ascii="Calibri" w:eastAsia="Calibri" w:hAnsi="Calibri" w:cs="Times New Roman"/>
        </w:rPr>
      </w:pPr>
      <w:ins w:id="9369" w:author="UTENTE" w:date="2020-06-30T18:44:00Z">
        <w:r w:rsidRPr="00674C8A">
          <w:rPr>
            <w:rFonts w:ascii="Calibri" w:eastAsia="Calibri" w:hAnsi="Calibri" w:cs="Times New Roman"/>
          </w:rPr>
          <w:t>mcp "\"Eri in una gang?\""</w:t>
        </w:r>
      </w:ins>
    </w:p>
    <w:p w14:paraId="1EE7682E" w14:textId="77777777" w:rsidR="00674C8A" w:rsidRPr="00674C8A" w:rsidRDefault="00674C8A" w:rsidP="00674C8A">
      <w:pPr>
        <w:numPr>
          <w:ilvl w:val="0"/>
          <w:numId w:val="56"/>
        </w:numPr>
        <w:spacing w:line="600" w:lineRule="auto"/>
        <w:contextualSpacing/>
        <w:jc w:val="left"/>
        <w:rPr>
          <w:ins w:id="9370" w:author="UTENTE" w:date="2020-06-30T18:44:00Z"/>
          <w:rFonts w:ascii="Calibri" w:eastAsia="Calibri" w:hAnsi="Calibri" w:cs="Times New Roman"/>
          <w:lang w:val="en-US"/>
        </w:rPr>
      </w:pPr>
      <w:ins w:id="9371" w:author="UTENTE" w:date="2020-06-30T18:44:00Z">
        <w:r w:rsidRPr="00674C8A">
          <w:rPr>
            <w:rFonts w:ascii="Calibri" w:eastAsia="Calibri" w:hAnsi="Calibri" w:cs="Times New Roman"/>
            <w:lang w:val="en-US"/>
          </w:rPr>
          <w:t>rp "\"Ehm, sì, beh.\""</w:t>
        </w:r>
      </w:ins>
    </w:p>
    <w:p w14:paraId="2E947A7D" w14:textId="77777777" w:rsidR="00674C8A" w:rsidRPr="00674C8A" w:rsidRDefault="00674C8A" w:rsidP="00674C8A">
      <w:pPr>
        <w:numPr>
          <w:ilvl w:val="0"/>
          <w:numId w:val="56"/>
        </w:numPr>
        <w:spacing w:line="600" w:lineRule="auto"/>
        <w:contextualSpacing/>
        <w:jc w:val="left"/>
        <w:rPr>
          <w:ins w:id="9372" w:author="UTENTE" w:date="2020-06-30T18:44:00Z"/>
          <w:rFonts w:ascii="Calibri" w:eastAsia="Calibri" w:hAnsi="Calibri" w:cs="Times New Roman"/>
        </w:rPr>
      </w:pPr>
      <w:ins w:id="9373" w:author="UTENTE" w:date="2020-06-30T18:44:00Z">
        <w:r w:rsidRPr="00674C8A">
          <w:rPr>
            <w:rFonts w:ascii="Calibri" w:eastAsia="Calibri" w:hAnsi="Calibri" w:cs="Times New Roman"/>
          </w:rPr>
          <w:t>rp "\"I miei genitori avevano… qualche problemino, quindi volevo… scappare, in un certo senso.\""</w:t>
        </w:r>
      </w:ins>
    </w:p>
    <w:p w14:paraId="112BD5B8" w14:textId="77777777" w:rsidR="00674C8A" w:rsidRPr="00674C8A" w:rsidRDefault="00674C8A" w:rsidP="00674C8A">
      <w:pPr>
        <w:numPr>
          <w:ilvl w:val="0"/>
          <w:numId w:val="56"/>
        </w:numPr>
        <w:spacing w:line="600" w:lineRule="auto"/>
        <w:contextualSpacing/>
        <w:jc w:val="left"/>
        <w:rPr>
          <w:ins w:id="9374" w:author="UTENTE" w:date="2020-06-30T18:44:00Z"/>
          <w:rFonts w:ascii="Calibri" w:eastAsia="Calibri" w:hAnsi="Calibri" w:cs="Times New Roman"/>
        </w:rPr>
      </w:pPr>
      <w:ins w:id="9375" w:author="UTENTE" w:date="2020-06-30T18:44:00Z">
        <w:r w:rsidRPr="00674C8A">
          <w:rPr>
            <w:rFonts w:ascii="Calibri" w:eastAsia="Calibri" w:hAnsi="Calibri" w:cs="Times New Roman"/>
          </w:rPr>
          <w:t>n "Il suo sorriso tremola per un secondo, volge gli occhi da un'altra parte per evitare il mio sguardo confuso."</w:t>
        </w:r>
      </w:ins>
    </w:p>
    <w:p w14:paraId="59B2B22F" w14:textId="77777777" w:rsidR="00674C8A" w:rsidRPr="00674C8A" w:rsidRDefault="00674C8A" w:rsidP="00674C8A">
      <w:pPr>
        <w:numPr>
          <w:ilvl w:val="0"/>
          <w:numId w:val="56"/>
        </w:numPr>
        <w:spacing w:line="600" w:lineRule="auto"/>
        <w:contextualSpacing/>
        <w:jc w:val="left"/>
        <w:rPr>
          <w:ins w:id="9376" w:author="UTENTE" w:date="2020-06-30T18:44:00Z"/>
          <w:rFonts w:ascii="Calibri" w:eastAsia="Calibri" w:hAnsi="Calibri" w:cs="Times New Roman"/>
          <w:lang w:val="en-US"/>
        </w:rPr>
      </w:pPr>
      <w:ins w:id="9377" w:author="UTENTE" w:date="2020-06-30T18:44:00Z">
        <w:r w:rsidRPr="00674C8A">
          <w:rPr>
            <w:rFonts w:ascii="Calibri" w:eastAsia="Calibri" w:hAnsi="Calibri" w:cs="Times New Roman"/>
          </w:rPr>
          <w:t xml:space="preserve">rp "\"I ragazzi del gruppo erano dei grandi, però! </w:t>
        </w:r>
        <w:r w:rsidRPr="00674C8A">
          <w:rPr>
            <w:rFonts w:ascii="Calibri" w:eastAsia="Calibri" w:hAnsi="Calibri" w:cs="Times New Roman"/>
            <w:lang w:val="en-US"/>
          </w:rPr>
          <w:t>Come dei veri fratelli!\""</w:t>
        </w:r>
      </w:ins>
    </w:p>
    <w:p w14:paraId="376A93B6" w14:textId="77777777" w:rsidR="00674C8A" w:rsidRPr="00674C8A" w:rsidRDefault="00674C8A" w:rsidP="00674C8A">
      <w:pPr>
        <w:numPr>
          <w:ilvl w:val="0"/>
          <w:numId w:val="56"/>
        </w:numPr>
        <w:spacing w:line="600" w:lineRule="auto"/>
        <w:contextualSpacing/>
        <w:jc w:val="left"/>
        <w:rPr>
          <w:ins w:id="9378" w:author="UTENTE" w:date="2020-06-30T18:44:00Z"/>
          <w:rFonts w:ascii="Calibri" w:eastAsia="Calibri" w:hAnsi="Calibri" w:cs="Times New Roman"/>
        </w:rPr>
      </w:pPr>
      <w:ins w:id="9379" w:author="UTENTE" w:date="2020-06-30T18:44:00Z">
        <w:r w:rsidRPr="00674C8A">
          <w:rPr>
            <w:rFonts w:ascii="Calibri" w:eastAsia="Calibri" w:hAnsi="Calibri" w:cs="Times New Roman"/>
          </w:rPr>
          <w:t>rp "\"Ci divertivamo da matti, abbiamo fatte qualche follia, siamo quasi morti un paio di volte.\""</w:t>
        </w:r>
      </w:ins>
    </w:p>
    <w:p w14:paraId="0EB17068" w14:textId="77777777" w:rsidR="00674C8A" w:rsidRPr="00674C8A" w:rsidRDefault="00674C8A" w:rsidP="00674C8A">
      <w:pPr>
        <w:numPr>
          <w:ilvl w:val="0"/>
          <w:numId w:val="56"/>
        </w:numPr>
        <w:spacing w:line="600" w:lineRule="auto"/>
        <w:contextualSpacing/>
        <w:jc w:val="left"/>
        <w:rPr>
          <w:ins w:id="9380" w:author="UTENTE" w:date="2020-06-30T18:44:00Z"/>
          <w:rFonts w:ascii="Calibri" w:eastAsia="Calibri" w:hAnsi="Calibri" w:cs="Times New Roman"/>
        </w:rPr>
      </w:pPr>
      <w:ins w:id="9381" w:author="UTENTE" w:date="2020-06-30T18:44:00Z">
        <w:r w:rsidRPr="00674C8A">
          <w:rPr>
            <w:rFonts w:ascii="Calibri" w:eastAsia="Calibri" w:hAnsi="Calibri" w:cs="Times New Roman"/>
          </w:rPr>
          <w:t>rp "\"Ma indovina un po'? Uno di loro era amico con un fottuttissimo vampiro!\""</w:t>
        </w:r>
      </w:ins>
    </w:p>
    <w:p w14:paraId="4831FD9A" w14:textId="77777777" w:rsidR="00674C8A" w:rsidRPr="00674C8A" w:rsidRDefault="00674C8A" w:rsidP="00674C8A">
      <w:pPr>
        <w:numPr>
          <w:ilvl w:val="0"/>
          <w:numId w:val="56"/>
        </w:numPr>
        <w:spacing w:line="600" w:lineRule="auto"/>
        <w:contextualSpacing/>
        <w:jc w:val="left"/>
        <w:rPr>
          <w:ins w:id="9382" w:author="UTENTE" w:date="2020-06-30T18:44:00Z"/>
          <w:rFonts w:ascii="Calibri" w:eastAsia="Calibri" w:hAnsi="Calibri" w:cs="Times New Roman"/>
        </w:rPr>
      </w:pPr>
      <w:ins w:id="9383" w:author="UTENTE" w:date="2020-06-30T18:44:00Z">
        <w:r w:rsidRPr="00674C8A">
          <w:rPr>
            <w:rFonts w:ascii="Calibri" w:eastAsia="Calibri" w:hAnsi="Calibri" w:cs="Times New Roman"/>
          </w:rPr>
          <w:t>rp "\"Era fantastico, fortissimo, ma pensavo fosse solo perché era fisso in palestra a sollevare pesi.\""</w:t>
        </w:r>
      </w:ins>
    </w:p>
    <w:p w14:paraId="40DAE326" w14:textId="77777777" w:rsidR="00674C8A" w:rsidRPr="00674C8A" w:rsidRDefault="00674C8A" w:rsidP="00674C8A">
      <w:pPr>
        <w:numPr>
          <w:ilvl w:val="0"/>
          <w:numId w:val="56"/>
        </w:numPr>
        <w:spacing w:line="600" w:lineRule="auto"/>
        <w:contextualSpacing/>
        <w:jc w:val="left"/>
        <w:rPr>
          <w:ins w:id="9384" w:author="UTENTE" w:date="2020-06-30T18:44:00Z"/>
          <w:rFonts w:ascii="Calibri" w:eastAsia="Calibri" w:hAnsi="Calibri" w:cs="Times New Roman"/>
        </w:rPr>
      </w:pPr>
      <w:ins w:id="9385" w:author="UTENTE" w:date="2020-06-30T18:44:00Z">
        <w:r w:rsidRPr="00674C8A">
          <w:rPr>
            <w:rFonts w:ascii="Calibri" w:eastAsia="Calibri" w:hAnsi="Calibri" w:cs="Times New Roman"/>
          </w:rPr>
          <w:t>rp "\"Nessuno di noi sapeva cosa fosse davvero, in realtà.\""</w:t>
        </w:r>
      </w:ins>
    </w:p>
    <w:p w14:paraId="2848F95B" w14:textId="77777777" w:rsidR="00674C8A" w:rsidRPr="00674C8A" w:rsidRDefault="00674C8A" w:rsidP="00674C8A">
      <w:pPr>
        <w:numPr>
          <w:ilvl w:val="0"/>
          <w:numId w:val="57"/>
        </w:numPr>
        <w:spacing w:line="600" w:lineRule="auto"/>
        <w:contextualSpacing/>
        <w:jc w:val="left"/>
        <w:rPr>
          <w:ins w:id="9386" w:author="UTENTE" w:date="2020-06-30T18:44:00Z"/>
          <w:rFonts w:ascii="Calibri" w:eastAsia="Calibri" w:hAnsi="Calibri" w:cs="Times New Roman"/>
        </w:rPr>
      </w:pPr>
      <w:ins w:id="9387" w:author="UTENTE" w:date="2020-06-30T18:44:00Z">
        <w:r w:rsidRPr="00674C8A">
          <w:rPr>
            <w:rFonts w:ascii="Calibri" w:eastAsia="Calibri" w:hAnsi="Calibri" w:cs="Times New Roman"/>
          </w:rPr>
          <w:t>rp "\"È stato come un fulmine a ciel sereno quando un giorno mi ha tirato da parte e mi ha detto 'Ehi, amico, vuoi far parte di una gang ancora più {i}figa{/i}?'\""</w:t>
        </w:r>
        <w:r w:rsidRPr="00674C8A">
          <w:rPr>
            <w:rFonts w:ascii="Calibri" w:eastAsia="Calibri" w:hAnsi="Calibri" w:cs="Times New Roman"/>
          </w:rPr>
          <w:br w:type="page"/>
        </w:r>
      </w:ins>
    </w:p>
    <w:p w14:paraId="1292D5A7" w14:textId="77777777" w:rsidR="00674C8A" w:rsidRPr="00674C8A" w:rsidRDefault="00674C8A" w:rsidP="00674C8A">
      <w:pPr>
        <w:numPr>
          <w:ilvl w:val="0"/>
          <w:numId w:val="57"/>
        </w:numPr>
        <w:spacing w:line="600" w:lineRule="auto"/>
        <w:ind w:left="426"/>
        <w:contextualSpacing/>
        <w:jc w:val="left"/>
        <w:rPr>
          <w:ins w:id="9388" w:author="UTENTE" w:date="2020-06-30T18:44:00Z"/>
          <w:rFonts w:ascii="Calibri" w:eastAsia="Calibri" w:hAnsi="Calibri" w:cs="Times New Roman"/>
          <w:lang w:val="en-US"/>
        </w:rPr>
      </w:pPr>
      <w:ins w:id="9389" w:author="UTENTE" w:date="2020-06-30T18:44:00Z">
        <w:r w:rsidRPr="00674C8A">
          <w:rPr>
            <w:rFonts w:ascii="Calibri" w:eastAsia="Calibri" w:hAnsi="Calibri" w:cs="Times New Roman"/>
            <w:lang w:val="en-US"/>
          </w:rPr>
          <w:lastRenderedPageBreak/>
          <w:t>n "Rex keeps beaming while he's talking, but a shadow of something like guilt crosses his face all of a sudden."</w:t>
        </w:r>
      </w:ins>
    </w:p>
    <w:p w14:paraId="261B26FC" w14:textId="77777777" w:rsidR="00674C8A" w:rsidRPr="00674C8A" w:rsidRDefault="00674C8A" w:rsidP="00674C8A">
      <w:pPr>
        <w:numPr>
          <w:ilvl w:val="0"/>
          <w:numId w:val="57"/>
        </w:numPr>
        <w:spacing w:line="600" w:lineRule="auto"/>
        <w:ind w:left="426"/>
        <w:contextualSpacing/>
        <w:jc w:val="left"/>
        <w:rPr>
          <w:ins w:id="9390" w:author="UTENTE" w:date="2020-06-30T18:44:00Z"/>
          <w:rFonts w:ascii="Calibri" w:eastAsia="Calibri" w:hAnsi="Calibri" w:cs="Times New Roman"/>
          <w:lang w:val="en-US"/>
        </w:rPr>
      </w:pPr>
      <w:ins w:id="9391" w:author="UTENTE" w:date="2020-06-30T18:44:00Z">
        <w:r w:rsidRPr="00674C8A">
          <w:rPr>
            <w:rFonts w:ascii="Calibri" w:eastAsia="Calibri" w:hAnsi="Calibri" w:cs="Times New Roman"/>
            <w:lang w:val="en-US"/>
          </w:rPr>
          <w:t>r "\"I, uh… I thought he meant my buddies and I would all be joinin' together…\""</w:t>
        </w:r>
      </w:ins>
    </w:p>
    <w:p w14:paraId="7AB357AD" w14:textId="77777777" w:rsidR="00674C8A" w:rsidRPr="00674C8A" w:rsidRDefault="00674C8A" w:rsidP="00674C8A">
      <w:pPr>
        <w:numPr>
          <w:ilvl w:val="0"/>
          <w:numId w:val="57"/>
        </w:numPr>
        <w:spacing w:line="600" w:lineRule="auto"/>
        <w:ind w:left="426"/>
        <w:contextualSpacing/>
        <w:jc w:val="left"/>
        <w:rPr>
          <w:ins w:id="9392" w:author="UTENTE" w:date="2020-06-30T18:44:00Z"/>
          <w:rFonts w:ascii="Calibri" w:eastAsia="Calibri" w:hAnsi="Calibri" w:cs="Times New Roman"/>
          <w:lang w:val="en-US"/>
        </w:rPr>
      </w:pPr>
      <w:ins w:id="9393" w:author="UTENTE" w:date="2020-06-30T18:44:00Z">
        <w:r w:rsidRPr="00674C8A">
          <w:rPr>
            <w:rFonts w:ascii="Calibri" w:eastAsia="Calibri" w:hAnsi="Calibri" w:cs="Times New Roman"/>
            <w:lang w:val="en-US"/>
          </w:rPr>
          <w:t>r "\"Didn't really think he was serious when he talked about the whole vampire shit, figured it was some weird, freaky hazing thing.\""</w:t>
        </w:r>
      </w:ins>
    </w:p>
    <w:p w14:paraId="4D3788A6" w14:textId="77777777" w:rsidR="00674C8A" w:rsidRPr="00674C8A" w:rsidRDefault="00674C8A" w:rsidP="00674C8A">
      <w:pPr>
        <w:numPr>
          <w:ilvl w:val="0"/>
          <w:numId w:val="57"/>
        </w:numPr>
        <w:spacing w:line="600" w:lineRule="auto"/>
        <w:ind w:left="426"/>
        <w:contextualSpacing/>
        <w:jc w:val="left"/>
        <w:rPr>
          <w:ins w:id="9394" w:author="UTENTE" w:date="2020-06-30T18:44:00Z"/>
          <w:rFonts w:ascii="Calibri" w:eastAsia="Calibri" w:hAnsi="Calibri" w:cs="Times New Roman"/>
          <w:lang w:val="en-US"/>
        </w:rPr>
      </w:pPr>
      <w:ins w:id="9395" w:author="UTENTE" w:date="2020-06-30T18:44:00Z">
        <w:r w:rsidRPr="00674C8A">
          <w:rPr>
            <w:rFonts w:ascii="Calibri" w:eastAsia="Calibri" w:hAnsi="Calibri" w:cs="Times New Roman"/>
            <w:lang w:val="en-US"/>
          </w:rPr>
          <w:t>r "\"But he only bit me, not them. Took me down here, to San Fran, and brought me into the Helgen.\""</w:t>
        </w:r>
      </w:ins>
    </w:p>
    <w:p w14:paraId="66822B6F" w14:textId="77777777" w:rsidR="00674C8A" w:rsidRPr="00674C8A" w:rsidRDefault="00674C8A" w:rsidP="00674C8A">
      <w:pPr>
        <w:numPr>
          <w:ilvl w:val="0"/>
          <w:numId w:val="57"/>
        </w:numPr>
        <w:spacing w:line="600" w:lineRule="auto"/>
        <w:ind w:left="426"/>
        <w:contextualSpacing/>
        <w:jc w:val="left"/>
        <w:rPr>
          <w:ins w:id="9396" w:author="UTENTE" w:date="2020-06-30T18:44:00Z"/>
          <w:rFonts w:ascii="Calibri" w:eastAsia="Calibri" w:hAnsi="Calibri" w:cs="Times New Roman"/>
          <w:lang w:val="en-US"/>
        </w:rPr>
      </w:pPr>
      <w:ins w:id="9397" w:author="UTENTE" w:date="2020-06-30T18:44:00Z">
        <w:r w:rsidRPr="00674C8A">
          <w:rPr>
            <w:rFonts w:ascii="Calibri" w:eastAsia="Calibri" w:hAnsi="Calibri" w:cs="Times New Roman"/>
            <w:lang w:val="en-US"/>
          </w:rPr>
          <w:t>r "\"I couldn't talk to the guys back in Phoenix… I mean, how would they understand somethin' like that?\""</w:t>
        </w:r>
      </w:ins>
    </w:p>
    <w:p w14:paraId="2AC92714" w14:textId="77777777" w:rsidR="00674C8A" w:rsidRPr="00674C8A" w:rsidRDefault="00674C8A" w:rsidP="00674C8A">
      <w:pPr>
        <w:numPr>
          <w:ilvl w:val="0"/>
          <w:numId w:val="57"/>
        </w:numPr>
        <w:spacing w:line="600" w:lineRule="auto"/>
        <w:ind w:left="426"/>
        <w:contextualSpacing/>
        <w:jc w:val="left"/>
        <w:rPr>
          <w:ins w:id="9398" w:author="UTENTE" w:date="2020-06-30T18:44:00Z"/>
          <w:rFonts w:ascii="Calibri" w:eastAsia="Calibri" w:hAnsi="Calibri" w:cs="Times New Roman"/>
          <w:lang w:val="en-US"/>
        </w:rPr>
      </w:pPr>
      <w:ins w:id="9399" w:author="UTENTE" w:date="2020-06-30T18:44:00Z">
        <w:r w:rsidRPr="00674C8A">
          <w:rPr>
            <w:rFonts w:ascii="Calibri" w:eastAsia="Calibri" w:hAnsi="Calibri" w:cs="Times New Roman"/>
            <w:lang w:val="en-US"/>
          </w:rPr>
          <w:t>n "He seems to be struggling to keep up a cheery voice."</w:t>
        </w:r>
      </w:ins>
    </w:p>
    <w:p w14:paraId="01ECF75F" w14:textId="77777777" w:rsidR="00674C8A" w:rsidRPr="00674C8A" w:rsidRDefault="00674C8A" w:rsidP="00674C8A">
      <w:pPr>
        <w:numPr>
          <w:ilvl w:val="0"/>
          <w:numId w:val="57"/>
        </w:numPr>
        <w:spacing w:line="600" w:lineRule="auto"/>
        <w:ind w:left="426"/>
        <w:contextualSpacing/>
        <w:jc w:val="left"/>
        <w:rPr>
          <w:ins w:id="9400" w:author="UTENTE" w:date="2020-06-30T18:44:00Z"/>
          <w:rFonts w:ascii="Calibri" w:eastAsia="Calibri" w:hAnsi="Calibri" w:cs="Times New Roman"/>
        </w:rPr>
      </w:pPr>
      <w:ins w:id="9401" w:author="UTENTE" w:date="2020-06-30T18:44:00Z">
        <w:r w:rsidRPr="00674C8A">
          <w:rPr>
            <w:rFonts w:ascii="Calibri" w:eastAsia="Calibri" w:hAnsi="Calibri" w:cs="Times New Roman"/>
          </w:rPr>
          <w:t>mcp "\"…\""</w:t>
        </w:r>
      </w:ins>
    </w:p>
    <w:p w14:paraId="7ADAA776" w14:textId="77777777" w:rsidR="00674C8A" w:rsidRPr="00674C8A" w:rsidRDefault="00674C8A" w:rsidP="00674C8A">
      <w:pPr>
        <w:numPr>
          <w:ilvl w:val="0"/>
          <w:numId w:val="57"/>
        </w:numPr>
        <w:spacing w:line="600" w:lineRule="auto"/>
        <w:ind w:left="426"/>
        <w:contextualSpacing/>
        <w:jc w:val="left"/>
        <w:rPr>
          <w:ins w:id="9402" w:author="UTENTE" w:date="2020-06-30T18:44:00Z"/>
          <w:rFonts w:ascii="Calibri" w:eastAsia="Calibri" w:hAnsi="Calibri" w:cs="Times New Roman"/>
          <w:lang w:val="en-US"/>
        </w:rPr>
      </w:pPr>
      <w:ins w:id="9403" w:author="UTENTE" w:date="2020-06-30T18:44:00Z">
        <w:r w:rsidRPr="00674C8A">
          <w:rPr>
            <w:rFonts w:ascii="Calibri" w:eastAsia="Calibri" w:hAnsi="Calibri" w:cs="Times New Roman"/>
            <w:lang w:val="en-US"/>
          </w:rPr>
          <w:t>n "This \"gang\" of his back in Arizona must've been pretty dear to him."</w:t>
        </w:r>
      </w:ins>
    </w:p>
    <w:p w14:paraId="315763AA" w14:textId="77777777" w:rsidR="00674C8A" w:rsidRPr="00674C8A" w:rsidRDefault="00674C8A" w:rsidP="00674C8A">
      <w:pPr>
        <w:numPr>
          <w:ilvl w:val="0"/>
          <w:numId w:val="57"/>
        </w:numPr>
        <w:spacing w:line="600" w:lineRule="auto"/>
        <w:ind w:left="426"/>
        <w:contextualSpacing/>
        <w:jc w:val="left"/>
        <w:rPr>
          <w:ins w:id="9404" w:author="UTENTE" w:date="2020-06-30T18:44:00Z"/>
          <w:rFonts w:ascii="Calibri" w:eastAsia="Calibri" w:hAnsi="Calibri" w:cs="Times New Roman"/>
          <w:lang w:val="en-US"/>
        </w:rPr>
      </w:pPr>
      <w:ins w:id="9405" w:author="UTENTE" w:date="2020-06-30T18:44:00Z">
        <w:r w:rsidRPr="00674C8A">
          <w:rPr>
            <w:rFonts w:ascii="Calibri" w:eastAsia="Calibri" w:hAnsi="Calibri" w:cs="Times New Roman"/>
            <w:lang w:val="en-US"/>
          </w:rPr>
          <w:t>r "\"It's not that bad, though! The other guys in Helgen are great, really chill about feeding and everything.\""</w:t>
        </w:r>
      </w:ins>
    </w:p>
    <w:p w14:paraId="00973CAA" w14:textId="77777777" w:rsidR="00674C8A" w:rsidRPr="00674C8A" w:rsidRDefault="00674C8A" w:rsidP="00674C8A">
      <w:pPr>
        <w:numPr>
          <w:ilvl w:val="0"/>
          <w:numId w:val="57"/>
        </w:numPr>
        <w:spacing w:line="600" w:lineRule="auto"/>
        <w:ind w:left="426"/>
        <w:contextualSpacing/>
        <w:jc w:val="left"/>
        <w:rPr>
          <w:ins w:id="9406" w:author="UTENTE" w:date="2020-06-30T18:44:00Z"/>
          <w:rFonts w:ascii="Calibri" w:eastAsia="Calibri" w:hAnsi="Calibri" w:cs="Times New Roman"/>
          <w:lang w:val="en-US"/>
        </w:rPr>
      </w:pPr>
      <w:ins w:id="9407" w:author="UTENTE" w:date="2020-06-30T18:44:00Z">
        <w:r w:rsidRPr="00674C8A">
          <w:rPr>
            <w:rFonts w:ascii="Calibri" w:eastAsia="Calibri" w:hAnsi="Calibri" w:cs="Times New Roman"/>
            <w:lang w:val="en-US"/>
          </w:rPr>
          <w:t>r "\"And bein' a vampire is awesome, once you get used to it!\""</w:t>
        </w:r>
      </w:ins>
    </w:p>
    <w:p w14:paraId="44FEF94F" w14:textId="77777777" w:rsidR="00674C8A" w:rsidRPr="00674C8A" w:rsidRDefault="00674C8A" w:rsidP="00674C8A">
      <w:pPr>
        <w:numPr>
          <w:ilvl w:val="0"/>
          <w:numId w:val="57"/>
        </w:numPr>
        <w:spacing w:line="600" w:lineRule="auto"/>
        <w:ind w:left="426"/>
        <w:contextualSpacing/>
        <w:jc w:val="left"/>
        <w:rPr>
          <w:ins w:id="9408" w:author="UTENTE" w:date="2020-06-30T18:44:00Z"/>
          <w:rFonts w:ascii="Calibri" w:eastAsia="Calibri" w:hAnsi="Calibri" w:cs="Times New Roman"/>
          <w:lang w:val="en-US"/>
        </w:rPr>
      </w:pPr>
      <w:ins w:id="9409" w:author="UTENTE" w:date="2020-06-30T18:44:00Z">
        <w:r w:rsidRPr="00674C8A">
          <w:rPr>
            <w:rFonts w:ascii="Calibri" w:eastAsia="Calibri" w:hAnsi="Calibri" w:cs="Times New Roman"/>
            <w:lang w:val="en-US"/>
          </w:rPr>
          <w:t>mcp "\"Really? You wouldn't go back to being human if you could?\""</w:t>
        </w:r>
      </w:ins>
    </w:p>
    <w:p w14:paraId="04AF2458" w14:textId="77777777" w:rsidR="00674C8A" w:rsidRPr="00674C8A" w:rsidRDefault="00674C8A" w:rsidP="00674C8A">
      <w:pPr>
        <w:numPr>
          <w:ilvl w:val="0"/>
          <w:numId w:val="57"/>
        </w:numPr>
        <w:spacing w:line="600" w:lineRule="auto"/>
        <w:ind w:left="426"/>
        <w:contextualSpacing/>
        <w:jc w:val="left"/>
        <w:rPr>
          <w:ins w:id="9410" w:author="UTENTE" w:date="2020-06-30T18:44:00Z"/>
          <w:rFonts w:ascii="Calibri" w:eastAsia="Calibri" w:hAnsi="Calibri" w:cs="Times New Roman"/>
        </w:rPr>
      </w:pPr>
      <w:ins w:id="9411" w:author="UTENTE" w:date="2020-06-30T18:44:00Z">
        <w:r w:rsidRPr="00674C8A">
          <w:rPr>
            <w:rFonts w:ascii="Calibri" w:eastAsia="Calibri" w:hAnsi="Calibri" w:cs="Times New Roman"/>
          </w:rPr>
          <w:t>r "\"…\""</w:t>
        </w:r>
      </w:ins>
    </w:p>
    <w:p w14:paraId="4E11FE56" w14:textId="77777777" w:rsidR="00674C8A" w:rsidRPr="00674C8A" w:rsidRDefault="00674C8A" w:rsidP="00674C8A">
      <w:pPr>
        <w:numPr>
          <w:ilvl w:val="0"/>
          <w:numId w:val="57"/>
        </w:numPr>
        <w:spacing w:line="600" w:lineRule="auto"/>
        <w:ind w:left="426"/>
        <w:contextualSpacing/>
        <w:jc w:val="left"/>
        <w:rPr>
          <w:ins w:id="9412" w:author="UTENTE" w:date="2020-06-30T18:44:00Z"/>
          <w:rFonts w:ascii="Calibri" w:eastAsia="Calibri" w:hAnsi="Calibri" w:cs="Times New Roman"/>
        </w:rPr>
      </w:pPr>
      <w:ins w:id="9413" w:author="UTENTE" w:date="2020-06-30T18:44:00Z">
        <w:r w:rsidRPr="00674C8A">
          <w:rPr>
            <w:rFonts w:ascii="Calibri" w:eastAsia="Calibri" w:hAnsi="Calibri" w:cs="Times New Roman"/>
          </w:rPr>
          <w:t>r "\"…I mean…\""</w:t>
        </w:r>
      </w:ins>
    </w:p>
    <w:p w14:paraId="23571631" w14:textId="77777777" w:rsidR="00674C8A" w:rsidRPr="00674C8A" w:rsidRDefault="00674C8A" w:rsidP="00674C8A">
      <w:pPr>
        <w:numPr>
          <w:ilvl w:val="0"/>
          <w:numId w:val="57"/>
        </w:numPr>
        <w:spacing w:line="600" w:lineRule="auto"/>
        <w:ind w:left="426"/>
        <w:contextualSpacing/>
        <w:jc w:val="left"/>
        <w:rPr>
          <w:ins w:id="9414" w:author="UTENTE" w:date="2020-06-30T18:44:00Z"/>
          <w:rFonts w:ascii="Calibri" w:eastAsia="Calibri" w:hAnsi="Calibri" w:cs="Times New Roman"/>
          <w:lang w:val="en-US"/>
        </w:rPr>
      </w:pPr>
      <w:ins w:id="9415" w:author="UTENTE" w:date="2020-06-30T18:44:00Z">
        <w:r w:rsidRPr="00674C8A">
          <w:rPr>
            <w:rFonts w:ascii="Calibri" w:eastAsia="Calibri" w:hAnsi="Calibri" w:cs="Times New Roman"/>
            <w:lang w:val="en-US"/>
          </w:rPr>
          <w:t>n "My question makes Rex hesitate, and he stares at me for a long few seconds."</w:t>
        </w:r>
        <w:r w:rsidRPr="00674C8A">
          <w:rPr>
            <w:rFonts w:ascii="Calibri" w:eastAsia="Calibri" w:hAnsi="Calibri" w:cs="Times New Roman"/>
            <w:lang w:val="en-US"/>
          </w:rPr>
          <w:br w:type="page"/>
        </w:r>
      </w:ins>
    </w:p>
    <w:p w14:paraId="5EFB0D52" w14:textId="77777777" w:rsidR="00674C8A" w:rsidRPr="00674C8A" w:rsidRDefault="00674C8A" w:rsidP="00674C8A">
      <w:pPr>
        <w:numPr>
          <w:ilvl w:val="0"/>
          <w:numId w:val="50"/>
        </w:numPr>
        <w:spacing w:line="600" w:lineRule="auto"/>
        <w:contextualSpacing/>
        <w:jc w:val="left"/>
        <w:rPr>
          <w:ins w:id="9416" w:author="UTENTE" w:date="2020-06-30T18:44:00Z"/>
          <w:rFonts w:ascii="Calibri" w:eastAsia="Calibri" w:hAnsi="Calibri" w:cs="Times New Roman"/>
        </w:rPr>
      </w:pPr>
      <w:ins w:id="9417" w:author="UTENTE" w:date="2020-06-30T18:44:00Z">
        <w:r w:rsidRPr="00674C8A">
          <w:rPr>
            <w:rFonts w:ascii="Calibri" w:eastAsia="Calibri" w:hAnsi="Calibri" w:cs="Times New Roman"/>
          </w:rPr>
          <w:lastRenderedPageBreak/>
          <w:t>n "Lo sguardo di Rex continua a illuminarsi mentre parla, ma, tutt'a un tratto, un'ombra di senso di colpa sembra attraversargli il viso."</w:t>
        </w:r>
      </w:ins>
    </w:p>
    <w:p w14:paraId="603AF37B" w14:textId="77777777" w:rsidR="00674C8A" w:rsidRPr="00674C8A" w:rsidRDefault="00674C8A" w:rsidP="00674C8A">
      <w:pPr>
        <w:numPr>
          <w:ilvl w:val="0"/>
          <w:numId w:val="50"/>
        </w:numPr>
        <w:spacing w:line="600" w:lineRule="auto"/>
        <w:contextualSpacing/>
        <w:jc w:val="left"/>
        <w:rPr>
          <w:ins w:id="9418" w:author="UTENTE" w:date="2020-06-30T18:44:00Z"/>
          <w:rFonts w:ascii="Calibri" w:eastAsia="Calibri" w:hAnsi="Calibri" w:cs="Times New Roman"/>
        </w:rPr>
      </w:pPr>
      <w:ins w:id="9419" w:author="UTENTE" w:date="2020-06-30T18:44:00Z">
        <w:r w:rsidRPr="00674C8A">
          <w:rPr>
            <w:rFonts w:ascii="Calibri" w:eastAsia="Calibri" w:hAnsi="Calibri" w:cs="Times New Roman"/>
          </w:rPr>
          <w:t>r "\"Io, ehm… Pensavo che ci saremmo uniti tutti, io e i miei amici…\""</w:t>
        </w:r>
      </w:ins>
    </w:p>
    <w:p w14:paraId="509B96B7" w14:textId="77777777" w:rsidR="00674C8A" w:rsidRPr="00674C8A" w:rsidRDefault="00674C8A" w:rsidP="00674C8A">
      <w:pPr>
        <w:numPr>
          <w:ilvl w:val="0"/>
          <w:numId w:val="50"/>
        </w:numPr>
        <w:spacing w:line="600" w:lineRule="auto"/>
        <w:contextualSpacing/>
        <w:jc w:val="left"/>
        <w:rPr>
          <w:ins w:id="9420" w:author="UTENTE" w:date="2020-06-30T18:44:00Z"/>
          <w:rFonts w:ascii="Calibri" w:eastAsia="Calibri" w:hAnsi="Calibri" w:cs="Times New Roman"/>
        </w:rPr>
      </w:pPr>
      <w:ins w:id="9421" w:author="UTENTE" w:date="2020-06-30T18:44:00Z">
        <w:r w:rsidRPr="00674C8A">
          <w:rPr>
            <w:rFonts w:ascii="Calibri" w:eastAsia="Calibri" w:hAnsi="Calibri" w:cs="Times New Roman"/>
          </w:rPr>
          <w:t>r "\"Non credevo fosse serio quando diceva tutte quelle stronzate sui vampiri, pensavo fosse solo uno stupido e strano rito di iniziazione, tipo quello delle confraternite.\""</w:t>
        </w:r>
      </w:ins>
    </w:p>
    <w:p w14:paraId="7BF1CCEF" w14:textId="77777777" w:rsidR="00674C8A" w:rsidRPr="00674C8A" w:rsidRDefault="00674C8A" w:rsidP="00674C8A">
      <w:pPr>
        <w:numPr>
          <w:ilvl w:val="0"/>
          <w:numId w:val="50"/>
        </w:numPr>
        <w:spacing w:line="600" w:lineRule="auto"/>
        <w:contextualSpacing/>
        <w:jc w:val="left"/>
        <w:rPr>
          <w:ins w:id="9422" w:author="UTENTE" w:date="2020-06-30T18:44:00Z"/>
          <w:rFonts w:ascii="Calibri" w:eastAsia="Calibri" w:hAnsi="Calibri" w:cs="Times New Roman"/>
        </w:rPr>
      </w:pPr>
      <w:ins w:id="9423" w:author="UTENTE" w:date="2020-06-30T18:44:00Z">
        <w:r w:rsidRPr="00674C8A">
          <w:rPr>
            <w:rFonts w:ascii="Calibri" w:eastAsia="Calibri" w:hAnsi="Calibri" w:cs="Times New Roman"/>
          </w:rPr>
          <w:t>r "\"Ma ha morso solo me, non loro. Mi ha portato qui, a San Fran, e mi ha fatto entrare negli Helgen.\""</w:t>
        </w:r>
      </w:ins>
    </w:p>
    <w:p w14:paraId="064FE098" w14:textId="77777777" w:rsidR="00674C8A" w:rsidRPr="00674C8A" w:rsidRDefault="00674C8A" w:rsidP="00674C8A">
      <w:pPr>
        <w:numPr>
          <w:ilvl w:val="0"/>
          <w:numId w:val="50"/>
        </w:numPr>
        <w:spacing w:line="600" w:lineRule="auto"/>
        <w:contextualSpacing/>
        <w:jc w:val="left"/>
        <w:rPr>
          <w:ins w:id="9424" w:author="UTENTE" w:date="2020-06-30T18:44:00Z"/>
          <w:rFonts w:ascii="Calibri" w:eastAsia="Calibri" w:hAnsi="Calibri" w:cs="Times New Roman"/>
        </w:rPr>
      </w:pPr>
      <w:ins w:id="9425" w:author="UTENTE" w:date="2020-06-30T18:44:00Z">
        <w:r w:rsidRPr="00674C8A">
          <w:rPr>
            <w:rFonts w:ascii="Calibri" w:eastAsia="Calibri" w:hAnsi="Calibri" w:cs="Times New Roman"/>
          </w:rPr>
          <w:t>r "\"Non potevo più avere contatti con i miei amici a Phoenix… Voglio dire, come avrebbero mai potuto capire una cosa del genere?\""</w:t>
        </w:r>
      </w:ins>
    </w:p>
    <w:p w14:paraId="4167CCC2" w14:textId="77777777" w:rsidR="00674C8A" w:rsidRPr="00674C8A" w:rsidRDefault="00674C8A" w:rsidP="00674C8A">
      <w:pPr>
        <w:numPr>
          <w:ilvl w:val="0"/>
          <w:numId w:val="50"/>
        </w:numPr>
        <w:spacing w:line="600" w:lineRule="auto"/>
        <w:contextualSpacing/>
        <w:jc w:val="left"/>
        <w:rPr>
          <w:ins w:id="9426" w:author="UTENTE" w:date="2020-06-30T18:44:00Z"/>
          <w:rFonts w:ascii="Calibri" w:eastAsia="Calibri" w:hAnsi="Calibri" w:cs="Times New Roman"/>
        </w:rPr>
      </w:pPr>
      <w:ins w:id="9427" w:author="UTENTE" w:date="2020-06-30T18:44:00Z">
        <w:r w:rsidRPr="00674C8A">
          <w:rPr>
            <w:rFonts w:ascii="Calibri" w:eastAsia="Calibri" w:hAnsi="Calibri" w:cs="Times New Roman"/>
          </w:rPr>
          <w:t>n "Sembra far fatica a mantenere una voce vivace."</w:t>
        </w:r>
      </w:ins>
    </w:p>
    <w:p w14:paraId="46270864" w14:textId="77777777" w:rsidR="00674C8A" w:rsidRPr="00674C8A" w:rsidRDefault="00674C8A" w:rsidP="00674C8A">
      <w:pPr>
        <w:numPr>
          <w:ilvl w:val="0"/>
          <w:numId w:val="50"/>
        </w:numPr>
        <w:spacing w:line="600" w:lineRule="auto"/>
        <w:contextualSpacing/>
        <w:jc w:val="left"/>
        <w:rPr>
          <w:ins w:id="9428" w:author="UTENTE" w:date="2020-06-30T18:44:00Z"/>
          <w:rFonts w:ascii="Calibri" w:eastAsia="Calibri" w:hAnsi="Calibri" w:cs="Times New Roman"/>
          <w:lang w:val="en-US"/>
        </w:rPr>
      </w:pPr>
      <w:ins w:id="9429" w:author="UTENTE" w:date="2020-06-30T18:44:00Z">
        <w:r w:rsidRPr="00674C8A">
          <w:rPr>
            <w:rFonts w:ascii="Calibri" w:eastAsia="Calibri" w:hAnsi="Calibri" w:cs="Times New Roman"/>
            <w:lang w:val="en-US"/>
          </w:rPr>
          <w:t>mcp "\"…\""</w:t>
        </w:r>
      </w:ins>
    </w:p>
    <w:p w14:paraId="6279BCF7" w14:textId="77777777" w:rsidR="00674C8A" w:rsidRPr="00674C8A" w:rsidRDefault="00674C8A" w:rsidP="00674C8A">
      <w:pPr>
        <w:numPr>
          <w:ilvl w:val="0"/>
          <w:numId w:val="50"/>
        </w:numPr>
        <w:spacing w:line="600" w:lineRule="auto"/>
        <w:contextualSpacing/>
        <w:jc w:val="left"/>
        <w:rPr>
          <w:ins w:id="9430" w:author="UTENTE" w:date="2020-06-30T18:44:00Z"/>
          <w:rFonts w:ascii="Calibri" w:eastAsia="Calibri" w:hAnsi="Calibri" w:cs="Times New Roman"/>
        </w:rPr>
      </w:pPr>
      <w:ins w:id="9431" w:author="UTENTE" w:date="2020-06-30T18:44:00Z">
        <w:r w:rsidRPr="00674C8A">
          <w:rPr>
            <w:rFonts w:ascii="Calibri" w:eastAsia="Calibri" w:hAnsi="Calibri" w:cs="Times New Roman"/>
          </w:rPr>
          <w:t>n "Questa sua \"gang\" in Arizona dev'essere stata molto importante per lui."</w:t>
        </w:r>
      </w:ins>
    </w:p>
    <w:p w14:paraId="73534B5C" w14:textId="77777777" w:rsidR="00674C8A" w:rsidRPr="00674C8A" w:rsidRDefault="00674C8A" w:rsidP="00674C8A">
      <w:pPr>
        <w:numPr>
          <w:ilvl w:val="0"/>
          <w:numId w:val="50"/>
        </w:numPr>
        <w:spacing w:line="600" w:lineRule="auto"/>
        <w:contextualSpacing/>
        <w:jc w:val="left"/>
        <w:rPr>
          <w:ins w:id="9432" w:author="UTENTE" w:date="2020-06-30T18:44:00Z"/>
          <w:rFonts w:ascii="Calibri" w:eastAsia="Calibri" w:hAnsi="Calibri" w:cs="Times New Roman"/>
        </w:rPr>
      </w:pPr>
      <w:ins w:id="9433" w:author="UTENTE" w:date="2020-06-30T18:44:00Z">
        <w:r w:rsidRPr="00674C8A">
          <w:rPr>
            <w:rFonts w:ascii="Calibri" w:eastAsia="Calibri" w:hAnsi="Calibri" w:cs="Times New Roman"/>
          </w:rPr>
          <w:t>r "\"Non è così male, però! Gli altri Helgen sono fantastici, molto rilassati sul nutrirsi, ecc..\""</w:t>
        </w:r>
      </w:ins>
    </w:p>
    <w:p w14:paraId="5D7EFD62" w14:textId="77777777" w:rsidR="00674C8A" w:rsidRPr="00674C8A" w:rsidRDefault="00674C8A" w:rsidP="00674C8A">
      <w:pPr>
        <w:numPr>
          <w:ilvl w:val="0"/>
          <w:numId w:val="50"/>
        </w:numPr>
        <w:spacing w:line="600" w:lineRule="auto"/>
        <w:contextualSpacing/>
        <w:jc w:val="left"/>
        <w:rPr>
          <w:ins w:id="9434" w:author="UTENTE" w:date="2020-06-30T18:44:00Z"/>
          <w:rFonts w:ascii="Calibri" w:eastAsia="Calibri" w:hAnsi="Calibri" w:cs="Times New Roman"/>
        </w:rPr>
      </w:pPr>
      <w:ins w:id="9435" w:author="UTENTE" w:date="2020-06-30T18:44:00Z">
        <w:r w:rsidRPr="00674C8A">
          <w:rPr>
            <w:rFonts w:ascii="Calibri" w:eastAsia="Calibri" w:hAnsi="Calibri" w:cs="Times New Roman"/>
          </w:rPr>
          <w:t>r "\"Ed essere un vampiro è fichissimo, una volta che ti ci abitui!\""</w:t>
        </w:r>
      </w:ins>
    </w:p>
    <w:p w14:paraId="6BCB8745" w14:textId="77777777" w:rsidR="00674C8A" w:rsidRPr="00674C8A" w:rsidRDefault="00674C8A" w:rsidP="00674C8A">
      <w:pPr>
        <w:numPr>
          <w:ilvl w:val="0"/>
          <w:numId w:val="50"/>
        </w:numPr>
        <w:spacing w:line="600" w:lineRule="auto"/>
        <w:contextualSpacing/>
        <w:jc w:val="left"/>
        <w:rPr>
          <w:ins w:id="9436" w:author="UTENTE" w:date="2020-06-30T18:44:00Z"/>
          <w:rFonts w:ascii="Calibri" w:eastAsia="Calibri" w:hAnsi="Calibri" w:cs="Times New Roman"/>
        </w:rPr>
      </w:pPr>
      <w:ins w:id="9437" w:author="UTENTE" w:date="2020-06-30T18:44:00Z">
        <w:r w:rsidRPr="00674C8A">
          <w:rPr>
            <w:rFonts w:ascii="Calibri" w:eastAsia="Calibri" w:hAnsi="Calibri" w:cs="Times New Roman"/>
          </w:rPr>
          <w:t>mcp "\"Davvero? Non torneresti umano neanche se potessi?\""</w:t>
        </w:r>
      </w:ins>
    </w:p>
    <w:p w14:paraId="7A1146C4" w14:textId="77777777" w:rsidR="00674C8A" w:rsidRPr="00674C8A" w:rsidRDefault="00674C8A" w:rsidP="00674C8A">
      <w:pPr>
        <w:numPr>
          <w:ilvl w:val="0"/>
          <w:numId w:val="50"/>
        </w:numPr>
        <w:spacing w:line="600" w:lineRule="auto"/>
        <w:contextualSpacing/>
        <w:jc w:val="left"/>
        <w:rPr>
          <w:ins w:id="9438" w:author="UTENTE" w:date="2020-06-30T18:44:00Z"/>
          <w:rFonts w:ascii="Calibri" w:eastAsia="Calibri" w:hAnsi="Calibri" w:cs="Times New Roman"/>
          <w:lang w:val="en-US"/>
        </w:rPr>
      </w:pPr>
      <w:ins w:id="9439" w:author="UTENTE" w:date="2020-06-30T18:44:00Z">
        <w:r w:rsidRPr="00674C8A">
          <w:rPr>
            <w:rFonts w:ascii="Calibri" w:eastAsia="Calibri" w:hAnsi="Calibri" w:cs="Times New Roman"/>
            <w:lang w:val="en-US"/>
          </w:rPr>
          <w:t>r "\"…\""</w:t>
        </w:r>
      </w:ins>
    </w:p>
    <w:p w14:paraId="03D4D234" w14:textId="77777777" w:rsidR="00674C8A" w:rsidRPr="00674C8A" w:rsidRDefault="00674C8A" w:rsidP="00674C8A">
      <w:pPr>
        <w:numPr>
          <w:ilvl w:val="0"/>
          <w:numId w:val="50"/>
        </w:numPr>
        <w:spacing w:line="600" w:lineRule="auto"/>
        <w:contextualSpacing/>
        <w:jc w:val="left"/>
        <w:rPr>
          <w:ins w:id="9440" w:author="UTENTE" w:date="2020-06-30T18:44:00Z"/>
          <w:rFonts w:ascii="Calibri" w:eastAsia="Calibri" w:hAnsi="Calibri" w:cs="Times New Roman"/>
          <w:lang w:val="en-US"/>
        </w:rPr>
      </w:pPr>
      <w:ins w:id="9441" w:author="UTENTE" w:date="2020-06-30T18:44:00Z">
        <w:r w:rsidRPr="00674C8A">
          <w:rPr>
            <w:rFonts w:ascii="Calibri" w:eastAsia="Calibri" w:hAnsi="Calibri" w:cs="Times New Roman"/>
            <w:lang w:val="en-US"/>
          </w:rPr>
          <w:t>r "\"…Voglio dire…\""</w:t>
        </w:r>
      </w:ins>
    </w:p>
    <w:p w14:paraId="1690D841" w14:textId="77777777" w:rsidR="00674C8A" w:rsidRPr="00674C8A" w:rsidRDefault="00674C8A" w:rsidP="00674C8A">
      <w:pPr>
        <w:numPr>
          <w:ilvl w:val="0"/>
          <w:numId w:val="50"/>
        </w:numPr>
        <w:spacing w:line="600" w:lineRule="auto"/>
        <w:contextualSpacing/>
        <w:jc w:val="left"/>
        <w:rPr>
          <w:ins w:id="9442" w:author="UTENTE" w:date="2020-06-30T18:44:00Z"/>
          <w:rFonts w:ascii="Calibri" w:eastAsia="Calibri" w:hAnsi="Calibri" w:cs="Times New Roman"/>
        </w:rPr>
      </w:pPr>
      <w:ins w:id="9443" w:author="UTENTE" w:date="2020-06-30T18:44:00Z">
        <w:r w:rsidRPr="00674C8A">
          <w:rPr>
            <w:rFonts w:ascii="Calibri" w:eastAsia="Calibri" w:hAnsi="Calibri" w:cs="Times New Roman"/>
          </w:rPr>
          <w:t>n "La mia domanda lo fa esitare e mi fissa per qualche secondo."</w:t>
        </w:r>
        <w:r w:rsidRPr="00674C8A">
          <w:rPr>
            <w:rFonts w:ascii="Calibri" w:eastAsia="Calibri" w:hAnsi="Calibri" w:cs="Times New Roman"/>
          </w:rPr>
          <w:br w:type="page"/>
        </w:r>
      </w:ins>
    </w:p>
    <w:p w14:paraId="4DC4F467" w14:textId="77777777" w:rsidR="00674C8A" w:rsidRPr="00674C8A" w:rsidRDefault="00674C8A" w:rsidP="00674C8A">
      <w:pPr>
        <w:numPr>
          <w:ilvl w:val="0"/>
          <w:numId w:val="50"/>
        </w:numPr>
        <w:spacing w:line="600" w:lineRule="auto"/>
        <w:contextualSpacing/>
        <w:jc w:val="left"/>
        <w:rPr>
          <w:ins w:id="9444" w:author="UTENTE" w:date="2020-06-30T18:44:00Z"/>
          <w:rFonts w:ascii="Calibri" w:eastAsia="Calibri" w:hAnsi="Calibri" w:cs="Times New Roman"/>
          <w:lang w:val="en-US"/>
        </w:rPr>
      </w:pPr>
      <w:ins w:id="9445" w:author="UTENTE" w:date="2020-06-30T18:44:00Z">
        <w:r w:rsidRPr="00674C8A">
          <w:rPr>
            <w:rFonts w:ascii="Calibri" w:eastAsia="Calibri" w:hAnsi="Calibri" w:cs="Times New Roman"/>
            <w:lang w:val="en-US"/>
          </w:rPr>
          <w:lastRenderedPageBreak/>
          <w:t>n "He doesn't really seem to know the answer himself…\n{w}I get that impression from seeing his conflicted eyes."</w:t>
        </w:r>
      </w:ins>
    </w:p>
    <w:p w14:paraId="17E0F580" w14:textId="77777777" w:rsidR="00674C8A" w:rsidRPr="00674C8A" w:rsidRDefault="00674C8A" w:rsidP="00674C8A">
      <w:pPr>
        <w:numPr>
          <w:ilvl w:val="0"/>
          <w:numId w:val="50"/>
        </w:numPr>
        <w:spacing w:line="600" w:lineRule="auto"/>
        <w:contextualSpacing/>
        <w:jc w:val="left"/>
        <w:rPr>
          <w:ins w:id="9446" w:author="UTENTE" w:date="2020-06-30T18:44:00Z"/>
          <w:rFonts w:ascii="Calibri" w:eastAsia="Calibri" w:hAnsi="Calibri" w:cs="Times New Roman"/>
          <w:lang w:val="en-US"/>
        </w:rPr>
      </w:pPr>
      <w:ins w:id="9447" w:author="UTENTE" w:date="2020-06-30T18:44:00Z">
        <w:r w:rsidRPr="00674C8A">
          <w:rPr>
            <w:rFonts w:ascii="Calibri" w:eastAsia="Calibri" w:hAnsi="Calibri" w:cs="Times New Roman"/>
            <w:lang w:val="en-US"/>
          </w:rPr>
          <w:t>r "\"…Christ, why you gotta ask such hard fuckin' questions, man?\""</w:t>
        </w:r>
      </w:ins>
    </w:p>
    <w:p w14:paraId="2C37006D" w14:textId="77777777" w:rsidR="00674C8A" w:rsidRPr="00674C8A" w:rsidRDefault="00674C8A" w:rsidP="00674C8A">
      <w:pPr>
        <w:numPr>
          <w:ilvl w:val="0"/>
          <w:numId w:val="50"/>
        </w:numPr>
        <w:spacing w:line="600" w:lineRule="auto"/>
        <w:contextualSpacing/>
        <w:jc w:val="left"/>
        <w:rPr>
          <w:ins w:id="9448" w:author="UTENTE" w:date="2020-06-30T18:44:00Z"/>
          <w:rFonts w:ascii="Calibri" w:eastAsia="Calibri" w:hAnsi="Calibri" w:cs="Times New Roman"/>
          <w:lang w:val="en-US"/>
        </w:rPr>
      </w:pPr>
      <w:ins w:id="9449" w:author="UTENTE" w:date="2020-06-30T18:44:00Z">
        <w:r w:rsidRPr="00674C8A">
          <w:rPr>
            <w:rFonts w:ascii="Calibri" w:eastAsia="Calibri" w:hAnsi="Calibri" w:cs="Times New Roman"/>
            <w:lang w:val="en-US"/>
          </w:rPr>
          <w:t>n "He screws his face up in a playfully annoyed way, nudging a fist against my shoulder."</w:t>
        </w:r>
      </w:ins>
    </w:p>
    <w:p w14:paraId="55180FAB" w14:textId="77777777" w:rsidR="00674C8A" w:rsidRPr="00674C8A" w:rsidRDefault="00674C8A" w:rsidP="00674C8A">
      <w:pPr>
        <w:numPr>
          <w:ilvl w:val="0"/>
          <w:numId w:val="50"/>
        </w:numPr>
        <w:spacing w:line="600" w:lineRule="auto"/>
        <w:contextualSpacing/>
        <w:jc w:val="left"/>
        <w:rPr>
          <w:ins w:id="9450" w:author="UTENTE" w:date="2020-06-30T18:44:00Z"/>
          <w:rFonts w:ascii="Calibri" w:eastAsia="Calibri" w:hAnsi="Calibri" w:cs="Times New Roman"/>
          <w:lang w:val="en-US"/>
        </w:rPr>
      </w:pPr>
      <w:ins w:id="9451" w:author="UTENTE" w:date="2020-06-30T18:44:00Z">
        <w:r w:rsidRPr="00674C8A">
          <w:rPr>
            <w:rFonts w:ascii="Calibri" w:eastAsia="Calibri" w:hAnsi="Calibri" w:cs="Times New Roman"/>
            <w:lang w:val="en-US"/>
          </w:rPr>
          <w:t>mcp "\"Hey, hey, careful with that ~vampire strength~ of yours, you might break something.\""</w:t>
        </w:r>
      </w:ins>
    </w:p>
    <w:p w14:paraId="171DE432" w14:textId="77777777" w:rsidR="00674C8A" w:rsidRPr="00674C8A" w:rsidRDefault="00674C8A" w:rsidP="00674C8A">
      <w:pPr>
        <w:numPr>
          <w:ilvl w:val="0"/>
          <w:numId w:val="50"/>
        </w:numPr>
        <w:spacing w:line="600" w:lineRule="auto"/>
        <w:contextualSpacing/>
        <w:jc w:val="left"/>
        <w:rPr>
          <w:ins w:id="9452" w:author="UTENTE" w:date="2020-06-30T18:44:00Z"/>
          <w:rFonts w:ascii="Calibri" w:eastAsia="Calibri" w:hAnsi="Calibri" w:cs="Times New Roman"/>
          <w:lang w:val="en-US"/>
        </w:rPr>
      </w:pPr>
      <w:ins w:id="9453" w:author="UTENTE" w:date="2020-06-30T18:44:00Z">
        <w:r w:rsidRPr="00674C8A">
          <w:rPr>
            <w:rFonts w:ascii="Calibri" w:eastAsia="Calibri" w:hAnsi="Calibri" w:cs="Times New Roman"/>
            <w:lang w:val="en-US"/>
          </w:rPr>
          <w:t>r "\"You little shit, you're gonna {i}make{/i} me break something!\""</w:t>
        </w:r>
      </w:ins>
    </w:p>
    <w:p w14:paraId="70C81A2B" w14:textId="77777777" w:rsidR="00674C8A" w:rsidRPr="00674C8A" w:rsidRDefault="00674C8A" w:rsidP="00674C8A">
      <w:pPr>
        <w:numPr>
          <w:ilvl w:val="0"/>
          <w:numId w:val="50"/>
        </w:numPr>
        <w:spacing w:line="600" w:lineRule="auto"/>
        <w:contextualSpacing/>
        <w:jc w:val="left"/>
        <w:rPr>
          <w:ins w:id="9454" w:author="UTENTE" w:date="2020-06-30T18:44:00Z"/>
          <w:rFonts w:ascii="Calibri" w:eastAsia="Calibri" w:hAnsi="Calibri" w:cs="Times New Roman"/>
          <w:lang w:val="en-US"/>
        </w:rPr>
      </w:pPr>
      <w:ins w:id="9455" w:author="UTENTE" w:date="2020-06-30T18:44:00Z">
        <w:r w:rsidRPr="00674C8A">
          <w:rPr>
            <w:rFonts w:ascii="Calibri" w:eastAsia="Calibri" w:hAnsi="Calibri" w:cs="Times New Roman"/>
            <w:lang w:val="en-US"/>
          </w:rPr>
          <w:t>n "I snicker as Rex waves his plastic straw threateningly in my face, a grin returning to his lips."</w:t>
        </w:r>
      </w:ins>
    </w:p>
    <w:p w14:paraId="47A0D2D1" w14:textId="77777777" w:rsidR="00674C8A" w:rsidRPr="00674C8A" w:rsidRDefault="00674C8A" w:rsidP="00674C8A">
      <w:pPr>
        <w:numPr>
          <w:ilvl w:val="0"/>
          <w:numId w:val="50"/>
        </w:numPr>
        <w:spacing w:line="600" w:lineRule="auto"/>
        <w:contextualSpacing/>
        <w:jc w:val="left"/>
        <w:rPr>
          <w:ins w:id="9456" w:author="UTENTE" w:date="2020-06-30T18:44:00Z"/>
          <w:rFonts w:ascii="Calibri" w:eastAsia="Calibri" w:hAnsi="Calibri" w:cs="Times New Roman"/>
          <w:lang w:val="en-US"/>
        </w:rPr>
      </w:pPr>
      <w:ins w:id="9457" w:author="UTENTE" w:date="2020-06-30T18:44:00Z">
        <w:r w:rsidRPr="00674C8A">
          <w:rPr>
            <w:rFonts w:ascii="Calibri" w:eastAsia="Calibri" w:hAnsi="Calibri" w:cs="Times New Roman"/>
            <w:lang w:val="en-US"/>
          </w:rPr>
          <w:t>n "…This guy, maybe he's not as bad as I first thought."</w:t>
        </w:r>
      </w:ins>
    </w:p>
    <w:p w14:paraId="7FC464AD" w14:textId="77777777" w:rsidR="00674C8A" w:rsidRPr="00674C8A" w:rsidRDefault="00674C8A" w:rsidP="00674C8A">
      <w:pPr>
        <w:numPr>
          <w:ilvl w:val="0"/>
          <w:numId w:val="50"/>
        </w:numPr>
        <w:spacing w:line="600" w:lineRule="auto"/>
        <w:contextualSpacing/>
        <w:jc w:val="left"/>
        <w:rPr>
          <w:ins w:id="9458" w:author="UTENTE" w:date="2020-06-30T18:44:00Z"/>
          <w:rFonts w:ascii="Calibri" w:eastAsia="Calibri" w:hAnsi="Calibri" w:cs="Times New Roman"/>
          <w:lang w:val="en-US"/>
        </w:rPr>
      </w:pPr>
      <w:ins w:id="9459" w:author="UTENTE" w:date="2020-06-30T18:44:00Z">
        <w:r w:rsidRPr="00674C8A">
          <w:rPr>
            <w:rFonts w:ascii="Calibri" w:eastAsia="Calibri" w:hAnsi="Calibri" w:cs="Times New Roman"/>
            <w:lang w:val="en-US"/>
          </w:rPr>
          <w:t>n "Honestly, he just reminds me of a goofy teenager – when he's not leering at me with his fangs, that is."</w:t>
        </w:r>
      </w:ins>
    </w:p>
    <w:p w14:paraId="2C574F5D" w14:textId="77777777" w:rsidR="00674C8A" w:rsidRPr="00674C8A" w:rsidRDefault="00674C8A" w:rsidP="00674C8A">
      <w:pPr>
        <w:numPr>
          <w:ilvl w:val="0"/>
          <w:numId w:val="50"/>
        </w:numPr>
        <w:spacing w:line="600" w:lineRule="auto"/>
        <w:contextualSpacing/>
        <w:jc w:val="left"/>
        <w:rPr>
          <w:ins w:id="9460" w:author="UTENTE" w:date="2020-06-30T18:44:00Z"/>
          <w:rFonts w:ascii="Calibri" w:eastAsia="Calibri" w:hAnsi="Calibri" w:cs="Times New Roman"/>
          <w:lang w:val="en-US"/>
        </w:rPr>
      </w:pPr>
      <w:ins w:id="9461" w:author="UTENTE" w:date="2020-06-30T18:44:00Z">
        <w:r w:rsidRPr="00674C8A">
          <w:rPr>
            <w:rFonts w:ascii="Calibri" w:eastAsia="Calibri" w:hAnsi="Calibri" w:cs="Times New Roman"/>
            <w:lang w:val="en-US"/>
          </w:rPr>
          <w:t>r "\"…I guess you should be gettin' home, huh?\""</w:t>
        </w:r>
      </w:ins>
    </w:p>
    <w:p w14:paraId="2C8C68D8" w14:textId="77777777" w:rsidR="00674C8A" w:rsidRPr="00674C8A" w:rsidRDefault="00674C8A" w:rsidP="00674C8A">
      <w:pPr>
        <w:numPr>
          <w:ilvl w:val="0"/>
          <w:numId w:val="50"/>
        </w:numPr>
        <w:spacing w:line="600" w:lineRule="auto"/>
        <w:contextualSpacing/>
        <w:jc w:val="left"/>
        <w:rPr>
          <w:ins w:id="9462" w:author="UTENTE" w:date="2020-06-30T18:44:00Z"/>
          <w:rFonts w:ascii="Calibri" w:eastAsia="Calibri" w:hAnsi="Calibri" w:cs="Times New Roman"/>
          <w:lang w:val="en-US"/>
        </w:rPr>
      </w:pPr>
      <w:ins w:id="9463" w:author="UTENTE" w:date="2020-06-30T18:44:00Z">
        <w:r w:rsidRPr="00674C8A">
          <w:rPr>
            <w:rFonts w:ascii="Calibri" w:eastAsia="Calibri" w:hAnsi="Calibri" w:cs="Times New Roman"/>
            <w:lang w:val="en-US"/>
          </w:rPr>
          <w:t>n "Letting out a long sigh, Rex pushes away from the counter, shoving his hands into his pockets."</w:t>
        </w:r>
      </w:ins>
    </w:p>
    <w:p w14:paraId="219EF9F1" w14:textId="77777777" w:rsidR="00674C8A" w:rsidRPr="00674C8A" w:rsidRDefault="00674C8A" w:rsidP="00674C8A">
      <w:pPr>
        <w:numPr>
          <w:ilvl w:val="0"/>
          <w:numId w:val="50"/>
        </w:numPr>
        <w:spacing w:line="600" w:lineRule="auto"/>
        <w:contextualSpacing/>
        <w:jc w:val="left"/>
        <w:rPr>
          <w:ins w:id="9464" w:author="UTENTE" w:date="2020-06-30T18:44:00Z"/>
          <w:rFonts w:ascii="Calibri" w:eastAsia="Calibri" w:hAnsi="Calibri" w:cs="Times New Roman"/>
          <w:lang w:val="en-US"/>
        </w:rPr>
      </w:pPr>
      <w:ins w:id="9465" w:author="UTENTE" w:date="2020-06-30T18:44:00Z">
        <w:r w:rsidRPr="00674C8A">
          <w:rPr>
            <w:rFonts w:ascii="Calibri" w:eastAsia="Calibri" w:hAnsi="Calibri" w:cs="Times New Roman"/>
            <w:lang w:val="en-US"/>
          </w:rPr>
          <w:t>mc "\"Yeah… it's gotten pretty late.\""</w:t>
        </w:r>
      </w:ins>
    </w:p>
    <w:p w14:paraId="6AE7535D" w14:textId="77777777" w:rsidR="00674C8A" w:rsidRPr="00674C8A" w:rsidRDefault="00674C8A" w:rsidP="00674C8A">
      <w:pPr>
        <w:numPr>
          <w:ilvl w:val="0"/>
          <w:numId w:val="50"/>
        </w:numPr>
        <w:spacing w:line="600" w:lineRule="auto"/>
        <w:contextualSpacing/>
        <w:jc w:val="left"/>
        <w:rPr>
          <w:ins w:id="9466" w:author="UTENTE" w:date="2020-06-30T18:44:00Z"/>
          <w:rFonts w:ascii="Calibri" w:eastAsia="Calibri" w:hAnsi="Calibri" w:cs="Times New Roman"/>
          <w:lang w:val="en-US"/>
        </w:rPr>
      </w:pPr>
      <w:ins w:id="9467" w:author="UTENTE" w:date="2020-06-30T18:44:00Z">
        <w:r w:rsidRPr="00674C8A">
          <w:rPr>
            <w:rFonts w:ascii="Calibri" w:eastAsia="Calibri" w:hAnsi="Calibri" w:cs="Times New Roman"/>
            <w:lang w:val="en-US"/>
          </w:rPr>
          <w:t>n "Surprisingly, I'm a little reluctant to leave."</w:t>
        </w:r>
      </w:ins>
    </w:p>
    <w:p w14:paraId="4775F532" w14:textId="77777777" w:rsidR="00674C8A" w:rsidRPr="00674C8A" w:rsidRDefault="00674C8A" w:rsidP="00674C8A">
      <w:pPr>
        <w:numPr>
          <w:ilvl w:val="0"/>
          <w:numId w:val="50"/>
        </w:numPr>
        <w:spacing w:line="600" w:lineRule="auto"/>
        <w:contextualSpacing/>
        <w:jc w:val="left"/>
        <w:rPr>
          <w:ins w:id="9468" w:author="UTENTE" w:date="2020-06-30T18:44:00Z"/>
          <w:rFonts w:ascii="Calibri" w:eastAsia="Calibri" w:hAnsi="Calibri" w:cs="Times New Roman"/>
          <w:lang w:val="en-US"/>
        </w:rPr>
      </w:pPr>
      <w:ins w:id="9469" w:author="UTENTE" w:date="2020-06-30T18:44:00Z">
        <w:r w:rsidRPr="00674C8A">
          <w:rPr>
            <w:rFonts w:ascii="Calibri" w:eastAsia="Calibri" w:hAnsi="Calibri" w:cs="Times New Roman"/>
            <w:lang w:val="en-US"/>
          </w:rPr>
          <w:t>n "Damn, I must be really starved for company if I enjoyed talking to {i}this{/i} guy.{w}\nI need to get out more."</w:t>
        </w:r>
        <w:r w:rsidRPr="00674C8A">
          <w:rPr>
            <w:rFonts w:ascii="Calibri" w:eastAsia="Calibri" w:hAnsi="Calibri" w:cs="Times New Roman"/>
            <w:lang w:val="en-US"/>
          </w:rPr>
          <w:br w:type="page"/>
        </w:r>
      </w:ins>
    </w:p>
    <w:p w14:paraId="134C53E9" w14:textId="77777777" w:rsidR="00674C8A" w:rsidRPr="00674C8A" w:rsidRDefault="00674C8A" w:rsidP="00674C8A">
      <w:pPr>
        <w:spacing w:line="600" w:lineRule="auto"/>
        <w:jc w:val="left"/>
        <w:rPr>
          <w:ins w:id="9470" w:author="UTENTE" w:date="2020-06-30T18:44:00Z"/>
          <w:rFonts w:ascii="Calibri" w:eastAsia="Calibri" w:hAnsi="Calibri" w:cs="Times New Roman"/>
        </w:rPr>
      </w:pPr>
      <w:ins w:id="9471" w:author="UTENTE" w:date="2020-06-30T18:44:00Z">
        <w:r w:rsidRPr="00674C8A">
          <w:rPr>
            <w:rFonts w:ascii="Calibri" w:eastAsia="Calibri" w:hAnsi="Calibri" w:cs="Times New Roman"/>
          </w:rPr>
          <w:lastRenderedPageBreak/>
          <w:t>330.</w:t>
        </w:r>
        <w:r w:rsidRPr="00674C8A">
          <w:rPr>
            <w:rFonts w:ascii="Calibri" w:eastAsia="Calibri" w:hAnsi="Calibri" w:cs="Times New Roman"/>
          </w:rPr>
          <w:tab/>
          <w:t>n "Lui stesso sembra non sapere la risposta…\n{w}Questa è l'impressione che mi danno i suoi occhi, che sembrano far trapelare un forte conflitto interiore."</w:t>
        </w:r>
      </w:ins>
    </w:p>
    <w:p w14:paraId="723BD5D4" w14:textId="77777777" w:rsidR="00674C8A" w:rsidRPr="00674C8A" w:rsidRDefault="00674C8A" w:rsidP="00674C8A">
      <w:pPr>
        <w:spacing w:line="600" w:lineRule="auto"/>
        <w:jc w:val="left"/>
        <w:rPr>
          <w:ins w:id="9472" w:author="UTENTE" w:date="2020-06-30T18:44:00Z"/>
          <w:rFonts w:ascii="Calibri" w:eastAsia="Calibri" w:hAnsi="Calibri" w:cs="Times New Roman"/>
        </w:rPr>
      </w:pPr>
      <w:ins w:id="9473" w:author="UTENTE" w:date="2020-06-30T18:44:00Z">
        <w:r w:rsidRPr="00674C8A">
          <w:rPr>
            <w:rFonts w:ascii="Calibri" w:eastAsia="Calibri" w:hAnsi="Calibri" w:cs="Times New Roman"/>
          </w:rPr>
          <w:t>331.</w:t>
        </w:r>
        <w:r w:rsidRPr="00674C8A">
          <w:rPr>
            <w:rFonts w:ascii="Calibri" w:eastAsia="Calibri" w:hAnsi="Calibri" w:cs="Times New Roman"/>
          </w:rPr>
          <w:tab/>
          <w:t>r "\"…Cristo, perché devi fare delle comande così fottutamente difficili, amico?\""</w:t>
        </w:r>
      </w:ins>
    </w:p>
    <w:p w14:paraId="7C870B17" w14:textId="77777777" w:rsidR="00674C8A" w:rsidRPr="00674C8A" w:rsidRDefault="00674C8A" w:rsidP="00674C8A">
      <w:pPr>
        <w:spacing w:line="600" w:lineRule="auto"/>
        <w:jc w:val="left"/>
        <w:rPr>
          <w:ins w:id="9474" w:author="UTENTE" w:date="2020-06-30T18:44:00Z"/>
          <w:rFonts w:ascii="Calibri" w:eastAsia="Calibri" w:hAnsi="Calibri" w:cs="Times New Roman"/>
        </w:rPr>
      </w:pPr>
      <w:ins w:id="9475" w:author="UTENTE" w:date="2020-06-30T18:44:00Z">
        <w:r w:rsidRPr="00674C8A">
          <w:rPr>
            <w:rFonts w:ascii="Calibri" w:eastAsia="Calibri" w:hAnsi="Calibri" w:cs="Times New Roman"/>
          </w:rPr>
          <w:t>332.</w:t>
        </w:r>
        <w:r w:rsidRPr="00674C8A">
          <w:rPr>
            <w:rFonts w:ascii="Calibri" w:eastAsia="Calibri" w:hAnsi="Calibri" w:cs="Times New Roman"/>
          </w:rPr>
          <w:tab/>
          <w:t>n "Fa una smorfia indispettita in modo giocoso, dandomi un pugnetto sulla spalla."</w:t>
        </w:r>
      </w:ins>
    </w:p>
    <w:p w14:paraId="63C172E8" w14:textId="77777777" w:rsidR="00674C8A" w:rsidRPr="00674C8A" w:rsidRDefault="00674C8A" w:rsidP="00674C8A">
      <w:pPr>
        <w:spacing w:line="600" w:lineRule="auto"/>
        <w:jc w:val="left"/>
        <w:rPr>
          <w:ins w:id="9476" w:author="UTENTE" w:date="2020-06-30T18:44:00Z"/>
          <w:rFonts w:ascii="Calibri" w:eastAsia="Calibri" w:hAnsi="Calibri" w:cs="Times New Roman"/>
        </w:rPr>
      </w:pPr>
      <w:ins w:id="9477" w:author="UTENTE" w:date="2020-06-30T18:44:00Z">
        <w:r w:rsidRPr="00674C8A">
          <w:rPr>
            <w:rFonts w:ascii="Calibri" w:eastAsia="Calibri" w:hAnsi="Calibri" w:cs="Times New Roman"/>
          </w:rPr>
          <w:t>333.</w:t>
        </w:r>
        <w:r w:rsidRPr="00674C8A">
          <w:rPr>
            <w:rFonts w:ascii="Calibri" w:eastAsia="Calibri" w:hAnsi="Calibri" w:cs="Times New Roman"/>
          </w:rPr>
          <w:tab/>
          <w:t>mcp "\"Ehi, ehi, attento con quella tua ~superforza da vampiro~, potresti rompere qualcosa.\""</w:t>
        </w:r>
      </w:ins>
    </w:p>
    <w:p w14:paraId="0F620A5F" w14:textId="77777777" w:rsidR="00674C8A" w:rsidRPr="00674C8A" w:rsidRDefault="00674C8A" w:rsidP="00674C8A">
      <w:pPr>
        <w:spacing w:line="600" w:lineRule="auto"/>
        <w:jc w:val="left"/>
        <w:rPr>
          <w:ins w:id="9478" w:author="UTENTE" w:date="2020-06-30T18:44:00Z"/>
          <w:rFonts w:ascii="Calibri" w:eastAsia="Calibri" w:hAnsi="Calibri" w:cs="Times New Roman"/>
        </w:rPr>
      </w:pPr>
      <w:ins w:id="9479" w:author="UTENTE" w:date="2020-06-30T18:44:00Z">
        <w:r w:rsidRPr="00674C8A">
          <w:rPr>
            <w:rFonts w:ascii="Calibri" w:eastAsia="Calibri" w:hAnsi="Calibri" w:cs="Times New Roman"/>
          </w:rPr>
          <w:t>334.</w:t>
        </w:r>
        <w:r w:rsidRPr="00674C8A">
          <w:rPr>
            <w:rFonts w:ascii="Calibri" w:eastAsia="Calibri" w:hAnsi="Calibri" w:cs="Times New Roman"/>
          </w:rPr>
          <w:tab/>
          <w:t>r "\"Stronzetto, sei tu che {i}mi farai{/i} rompere qualcosa!\""</w:t>
        </w:r>
      </w:ins>
    </w:p>
    <w:p w14:paraId="3F349B0E" w14:textId="77777777" w:rsidR="00674C8A" w:rsidRPr="00674C8A" w:rsidRDefault="00674C8A" w:rsidP="00674C8A">
      <w:pPr>
        <w:spacing w:line="600" w:lineRule="auto"/>
        <w:jc w:val="left"/>
        <w:rPr>
          <w:ins w:id="9480" w:author="UTENTE" w:date="2020-06-30T18:44:00Z"/>
          <w:rFonts w:ascii="Calibri" w:eastAsia="Calibri" w:hAnsi="Calibri" w:cs="Times New Roman"/>
        </w:rPr>
      </w:pPr>
      <w:ins w:id="9481" w:author="UTENTE" w:date="2020-06-30T18:44:00Z">
        <w:r w:rsidRPr="00674C8A">
          <w:rPr>
            <w:rFonts w:ascii="Calibri" w:eastAsia="Calibri" w:hAnsi="Calibri" w:cs="Times New Roman"/>
          </w:rPr>
          <w:t>335.</w:t>
        </w:r>
        <w:r w:rsidRPr="00674C8A">
          <w:rPr>
            <w:rFonts w:ascii="Calibri" w:eastAsia="Calibri" w:hAnsi="Calibri" w:cs="Times New Roman"/>
          </w:rPr>
          <w:tab/>
          <w:t>n "Ridacchio mentre guardo Rex sventolare minacciosamente una cannuccia di plastica davanti alla mia faccia, un sorriso gli torno sulle labbra."</w:t>
        </w:r>
      </w:ins>
    </w:p>
    <w:p w14:paraId="602D38EF" w14:textId="77777777" w:rsidR="00674C8A" w:rsidRPr="00674C8A" w:rsidRDefault="00674C8A" w:rsidP="00674C8A">
      <w:pPr>
        <w:spacing w:line="600" w:lineRule="auto"/>
        <w:jc w:val="left"/>
        <w:rPr>
          <w:ins w:id="9482" w:author="UTENTE" w:date="2020-06-30T18:44:00Z"/>
          <w:rFonts w:ascii="Calibri" w:eastAsia="Calibri" w:hAnsi="Calibri" w:cs="Times New Roman"/>
        </w:rPr>
      </w:pPr>
      <w:ins w:id="9483" w:author="UTENTE" w:date="2020-06-30T18:44:00Z">
        <w:r w:rsidRPr="00674C8A">
          <w:rPr>
            <w:rFonts w:ascii="Calibri" w:eastAsia="Calibri" w:hAnsi="Calibri" w:cs="Times New Roman"/>
          </w:rPr>
          <w:t>336.</w:t>
        </w:r>
        <w:r w:rsidRPr="00674C8A">
          <w:rPr>
            <w:rFonts w:ascii="Calibri" w:eastAsia="Calibri" w:hAnsi="Calibri" w:cs="Times New Roman"/>
          </w:rPr>
          <w:tab/>
          <w:t>n "…Questo ragazzo, forse non è così male come pensavo."</w:t>
        </w:r>
      </w:ins>
    </w:p>
    <w:p w14:paraId="41EE024A" w14:textId="77777777" w:rsidR="00674C8A" w:rsidRPr="00674C8A" w:rsidRDefault="00674C8A" w:rsidP="00674C8A">
      <w:pPr>
        <w:spacing w:line="600" w:lineRule="auto"/>
        <w:jc w:val="left"/>
        <w:rPr>
          <w:ins w:id="9484" w:author="UTENTE" w:date="2020-06-30T18:44:00Z"/>
          <w:rFonts w:ascii="Calibri" w:eastAsia="Calibri" w:hAnsi="Calibri" w:cs="Times New Roman"/>
        </w:rPr>
      </w:pPr>
      <w:ins w:id="9485" w:author="UTENTE" w:date="2020-06-30T18:44:00Z">
        <w:r w:rsidRPr="00674C8A">
          <w:rPr>
            <w:rFonts w:ascii="Calibri" w:eastAsia="Calibri" w:hAnsi="Calibri" w:cs="Times New Roman"/>
          </w:rPr>
          <w:t>337.</w:t>
        </w:r>
        <w:r w:rsidRPr="00674C8A">
          <w:rPr>
            <w:rFonts w:ascii="Calibri" w:eastAsia="Calibri" w:hAnsi="Calibri" w:cs="Times New Roman"/>
          </w:rPr>
          <w:tab/>
          <w:t>n "Sinceramente, mi ricorda un adolescente stupidotto, quando non mi sta mangiando con gli occhi, ovviamente."</w:t>
        </w:r>
      </w:ins>
    </w:p>
    <w:p w14:paraId="62DAA613" w14:textId="77777777" w:rsidR="00674C8A" w:rsidRPr="00674C8A" w:rsidRDefault="00674C8A" w:rsidP="00674C8A">
      <w:pPr>
        <w:spacing w:line="600" w:lineRule="auto"/>
        <w:jc w:val="left"/>
        <w:rPr>
          <w:ins w:id="9486" w:author="UTENTE" w:date="2020-06-30T18:44:00Z"/>
          <w:rFonts w:ascii="Calibri" w:eastAsia="Calibri" w:hAnsi="Calibri" w:cs="Times New Roman"/>
        </w:rPr>
      </w:pPr>
      <w:ins w:id="9487" w:author="UTENTE" w:date="2020-06-30T18:44:00Z">
        <w:r w:rsidRPr="00674C8A">
          <w:rPr>
            <w:rFonts w:ascii="Calibri" w:eastAsia="Calibri" w:hAnsi="Calibri" w:cs="Times New Roman"/>
          </w:rPr>
          <w:t>338.</w:t>
        </w:r>
        <w:r w:rsidRPr="00674C8A">
          <w:rPr>
            <w:rFonts w:ascii="Calibri" w:eastAsia="Calibri" w:hAnsi="Calibri" w:cs="Times New Roman"/>
          </w:rPr>
          <w:tab/>
          <w:t>r "\"…Immagino tu debba tornare a casa ora, vero?\""</w:t>
        </w:r>
      </w:ins>
    </w:p>
    <w:p w14:paraId="792214E5" w14:textId="77777777" w:rsidR="00674C8A" w:rsidRPr="00674C8A" w:rsidRDefault="00674C8A" w:rsidP="00674C8A">
      <w:pPr>
        <w:spacing w:line="600" w:lineRule="auto"/>
        <w:jc w:val="left"/>
        <w:rPr>
          <w:ins w:id="9488" w:author="UTENTE" w:date="2020-06-30T18:44:00Z"/>
          <w:rFonts w:ascii="Calibri" w:eastAsia="Calibri" w:hAnsi="Calibri" w:cs="Times New Roman"/>
        </w:rPr>
      </w:pPr>
      <w:ins w:id="9489" w:author="UTENTE" w:date="2020-06-30T18:44:00Z">
        <w:r w:rsidRPr="00674C8A">
          <w:rPr>
            <w:rFonts w:ascii="Calibri" w:eastAsia="Calibri" w:hAnsi="Calibri" w:cs="Times New Roman"/>
          </w:rPr>
          <w:t>339.</w:t>
        </w:r>
        <w:r w:rsidRPr="00674C8A">
          <w:rPr>
            <w:rFonts w:ascii="Calibri" w:eastAsia="Calibri" w:hAnsi="Calibri" w:cs="Times New Roman"/>
          </w:rPr>
          <w:tab/>
          <w:t>n "Esalando un lungo sospiro, Rex si allontana dal bancone, ficcandosi le mani in tasca."</w:t>
        </w:r>
      </w:ins>
    </w:p>
    <w:p w14:paraId="2B8887E8" w14:textId="77777777" w:rsidR="00674C8A" w:rsidRPr="00674C8A" w:rsidRDefault="00674C8A" w:rsidP="00674C8A">
      <w:pPr>
        <w:spacing w:line="600" w:lineRule="auto"/>
        <w:jc w:val="left"/>
        <w:rPr>
          <w:ins w:id="9490" w:author="UTENTE" w:date="2020-06-30T18:44:00Z"/>
          <w:rFonts w:ascii="Calibri" w:eastAsia="Calibri" w:hAnsi="Calibri" w:cs="Times New Roman"/>
        </w:rPr>
      </w:pPr>
      <w:ins w:id="9491" w:author="UTENTE" w:date="2020-06-30T18:44:00Z">
        <w:r w:rsidRPr="00674C8A">
          <w:rPr>
            <w:rFonts w:ascii="Calibri" w:eastAsia="Calibri" w:hAnsi="Calibri" w:cs="Times New Roman"/>
          </w:rPr>
          <w:t>340.</w:t>
        </w:r>
        <w:r w:rsidRPr="00674C8A">
          <w:rPr>
            <w:rFonts w:ascii="Calibri" w:eastAsia="Calibri" w:hAnsi="Calibri" w:cs="Times New Roman"/>
          </w:rPr>
          <w:tab/>
          <w:t>mc "\"Sì… si è fatto piuttosto tardi.\""</w:t>
        </w:r>
      </w:ins>
    </w:p>
    <w:p w14:paraId="2FD2ACB8" w14:textId="77777777" w:rsidR="00674C8A" w:rsidRPr="00674C8A" w:rsidRDefault="00674C8A" w:rsidP="00674C8A">
      <w:pPr>
        <w:spacing w:line="600" w:lineRule="auto"/>
        <w:jc w:val="left"/>
        <w:rPr>
          <w:ins w:id="9492" w:author="UTENTE" w:date="2020-06-30T18:44:00Z"/>
          <w:rFonts w:ascii="Calibri" w:eastAsia="Calibri" w:hAnsi="Calibri" w:cs="Times New Roman"/>
        </w:rPr>
      </w:pPr>
      <w:ins w:id="9493" w:author="UTENTE" w:date="2020-06-30T18:44:00Z">
        <w:r w:rsidRPr="00674C8A">
          <w:rPr>
            <w:rFonts w:ascii="Calibri" w:eastAsia="Calibri" w:hAnsi="Calibri" w:cs="Times New Roman"/>
          </w:rPr>
          <w:t>341.</w:t>
        </w:r>
        <w:r w:rsidRPr="00674C8A">
          <w:rPr>
            <w:rFonts w:ascii="Calibri" w:eastAsia="Calibri" w:hAnsi="Calibri" w:cs="Times New Roman"/>
          </w:rPr>
          <w:tab/>
          <w:t>n "Sorprendentemente, sono un po' riluttante all'idea di andarmene."</w:t>
        </w:r>
      </w:ins>
    </w:p>
    <w:p w14:paraId="4038D5BA" w14:textId="77777777" w:rsidR="00674C8A" w:rsidRPr="00674C8A" w:rsidRDefault="00674C8A" w:rsidP="00674C8A">
      <w:pPr>
        <w:spacing w:line="600" w:lineRule="auto"/>
        <w:jc w:val="left"/>
        <w:rPr>
          <w:ins w:id="9494" w:author="UTENTE" w:date="2020-06-30T18:44:00Z"/>
          <w:rFonts w:ascii="Calibri" w:eastAsia="Calibri" w:hAnsi="Calibri" w:cs="Times New Roman"/>
        </w:rPr>
      </w:pPr>
      <w:ins w:id="9495" w:author="UTENTE" w:date="2020-06-30T18:44:00Z">
        <w:r w:rsidRPr="00674C8A">
          <w:rPr>
            <w:rFonts w:ascii="Calibri" w:eastAsia="Calibri" w:hAnsi="Calibri" w:cs="Times New Roman"/>
          </w:rPr>
          <w:t>342.</w:t>
        </w:r>
        <w:r w:rsidRPr="00674C8A">
          <w:rPr>
            <w:rFonts w:ascii="Calibri" w:eastAsia="Calibri" w:hAnsi="Calibri" w:cs="Times New Roman"/>
          </w:rPr>
          <w:tab/>
          <w:t>n "Cazzo, ho proprio bisogno di compagnia se mi è piaciuto parlare con {i}questo{/i} tizio.{w}\nDevo uscire di più."</w:t>
        </w:r>
        <w:r w:rsidRPr="00674C8A">
          <w:rPr>
            <w:rFonts w:ascii="Calibri" w:eastAsia="Calibri" w:hAnsi="Calibri" w:cs="Times New Roman"/>
          </w:rPr>
          <w:br w:type="page"/>
        </w:r>
      </w:ins>
    </w:p>
    <w:p w14:paraId="5F6C13F7" w14:textId="77777777" w:rsidR="00674C8A" w:rsidRPr="00674C8A" w:rsidRDefault="00674C8A" w:rsidP="00674C8A">
      <w:pPr>
        <w:spacing w:line="600" w:lineRule="auto"/>
        <w:jc w:val="left"/>
        <w:rPr>
          <w:ins w:id="9496" w:author="UTENTE" w:date="2020-06-30T18:44:00Z"/>
          <w:rFonts w:ascii="Calibri" w:eastAsia="Calibri" w:hAnsi="Calibri" w:cs="Times New Roman"/>
          <w:lang w:val="en-US"/>
        </w:rPr>
      </w:pPr>
      <w:ins w:id="9497" w:author="UTENTE" w:date="2020-06-30T18:44:00Z">
        <w:r w:rsidRPr="00674C8A">
          <w:rPr>
            <w:rFonts w:ascii="Calibri" w:eastAsia="Calibri" w:hAnsi="Calibri" w:cs="Times New Roman"/>
            <w:lang w:val="en-US"/>
          </w:rPr>
          <w:lastRenderedPageBreak/>
          <w:t>343.</w:t>
        </w:r>
        <w:r w:rsidRPr="00674C8A">
          <w:rPr>
            <w:rFonts w:ascii="Calibri" w:eastAsia="Calibri" w:hAnsi="Calibri" w:cs="Times New Roman"/>
            <w:lang w:val="en-US"/>
          </w:rPr>
          <w:tab/>
          <w:t>n "I grab my keys and follow Rex over to the door, and we head outside to the night road."</w:t>
        </w:r>
      </w:ins>
    </w:p>
    <w:p w14:paraId="5046CAF0" w14:textId="77777777" w:rsidR="00674C8A" w:rsidRPr="00674C8A" w:rsidRDefault="00674C8A" w:rsidP="00674C8A">
      <w:pPr>
        <w:spacing w:line="600" w:lineRule="auto"/>
        <w:jc w:val="left"/>
        <w:rPr>
          <w:ins w:id="9498" w:author="UTENTE" w:date="2020-06-30T18:44:00Z"/>
          <w:rFonts w:ascii="Calibri" w:eastAsia="Calibri" w:hAnsi="Calibri" w:cs="Times New Roman"/>
          <w:lang w:val="en-US"/>
        </w:rPr>
      </w:pPr>
      <w:ins w:id="9499" w:author="UTENTE" w:date="2020-06-30T18:44:00Z">
        <w:r w:rsidRPr="00674C8A">
          <w:rPr>
            <w:rFonts w:ascii="Calibri" w:eastAsia="Calibri" w:hAnsi="Calibri" w:cs="Times New Roman"/>
            <w:lang w:val="en-US"/>
          </w:rPr>
          <w:t>344.</w:t>
        </w:r>
        <w:r w:rsidRPr="00674C8A">
          <w:rPr>
            <w:rFonts w:ascii="Calibri" w:eastAsia="Calibri" w:hAnsi="Calibri" w:cs="Times New Roman"/>
            <w:lang w:val="en-US"/>
          </w:rPr>
          <w:tab/>
          <w:t>r "\"Hey. I'll walk you home, 'kay?\""</w:t>
        </w:r>
      </w:ins>
    </w:p>
    <w:p w14:paraId="46E43BB8" w14:textId="77777777" w:rsidR="00674C8A" w:rsidRPr="00674C8A" w:rsidRDefault="00674C8A" w:rsidP="00674C8A">
      <w:pPr>
        <w:spacing w:line="600" w:lineRule="auto"/>
        <w:jc w:val="left"/>
        <w:rPr>
          <w:ins w:id="9500" w:author="UTENTE" w:date="2020-06-30T18:44:00Z"/>
          <w:rFonts w:ascii="Calibri" w:eastAsia="Calibri" w:hAnsi="Calibri" w:cs="Times New Roman"/>
          <w:lang w:val="en-US"/>
        </w:rPr>
      </w:pPr>
      <w:ins w:id="9501" w:author="UTENTE" w:date="2020-06-30T18:44:00Z">
        <w:r w:rsidRPr="00674C8A">
          <w:rPr>
            <w:rFonts w:ascii="Calibri" w:eastAsia="Calibri" w:hAnsi="Calibri" w:cs="Times New Roman"/>
            <w:lang w:val="en-US"/>
          </w:rPr>
          <w:t>345.</w:t>
        </w:r>
        <w:r w:rsidRPr="00674C8A">
          <w:rPr>
            <w:rFonts w:ascii="Calibri" w:eastAsia="Calibri" w:hAnsi="Calibri" w:cs="Times New Roman"/>
            <w:lang w:val="en-US"/>
          </w:rPr>
          <w:tab/>
          <w:t>mc "\"…\""</w:t>
        </w:r>
      </w:ins>
    </w:p>
    <w:p w14:paraId="3CD3D637" w14:textId="77777777" w:rsidR="00674C8A" w:rsidRPr="00674C8A" w:rsidRDefault="00674C8A" w:rsidP="00674C8A">
      <w:pPr>
        <w:spacing w:line="600" w:lineRule="auto"/>
        <w:jc w:val="left"/>
        <w:rPr>
          <w:ins w:id="9502" w:author="UTENTE" w:date="2020-06-30T18:44:00Z"/>
          <w:rFonts w:ascii="Calibri" w:eastAsia="Calibri" w:hAnsi="Calibri" w:cs="Times New Roman"/>
          <w:lang w:val="en-US"/>
        </w:rPr>
      </w:pPr>
      <w:ins w:id="9503" w:author="UTENTE" w:date="2020-06-30T18:44:00Z">
        <w:r w:rsidRPr="00674C8A">
          <w:rPr>
            <w:rFonts w:ascii="Calibri" w:eastAsia="Calibri" w:hAnsi="Calibri" w:cs="Times New Roman"/>
            <w:lang w:val="en-US"/>
          </w:rPr>
          <w:t>346.</w:t>
        </w:r>
        <w:r w:rsidRPr="00674C8A">
          <w:rPr>
            <w:rFonts w:ascii="Calibri" w:eastAsia="Calibri" w:hAnsi="Calibri" w:cs="Times New Roman"/>
            <w:lang w:val="en-US"/>
          </w:rPr>
          <w:tab/>
          <w:t>n "I open my mouth to reflexively refuse the offer out of pride, but…"</w:t>
        </w:r>
      </w:ins>
    </w:p>
    <w:p w14:paraId="25CDC3B0" w14:textId="77777777" w:rsidR="00674C8A" w:rsidRPr="00674C8A" w:rsidRDefault="00674C8A" w:rsidP="00674C8A">
      <w:pPr>
        <w:spacing w:line="600" w:lineRule="auto"/>
        <w:jc w:val="left"/>
        <w:rPr>
          <w:ins w:id="9504" w:author="UTENTE" w:date="2020-06-30T18:44:00Z"/>
          <w:rFonts w:ascii="Calibri" w:eastAsia="Calibri" w:hAnsi="Calibri" w:cs="Times New Roman"/>
          <w:lang w:val="en-US"/>
        </w:rPr>
      </w:pPr>
      <w:ins w:id="9505" w:author="UTENTE" w:date="2020-06-30T18:44:00Z">
        <w:r w:rsidRPr="00674C8A">
          <w:rPr>
            <w:rFonts w:ascii="Calibri" w:eastAsia="Calibri" w:hAnsi="Calibri" w:cs="Times New Roman"/>
            <w:lang w:val="en-US"/>
          </w:rPr>
          <w:t>347.</w:t>
        </w:r>
        <w:r w:rsidRPr="00674C8A">
          <w:rPr>
            <w:rFonts w:ascii="Calibri" w:eastAsia="Calibri" w:hAnsi="Calibri" w:cs="Times New Roman"/>
            <w:lang w:val="en-US"/>
          </w:rPr>
          <w:tab/>
          <w:t>n "The eager, hopeful look in Rex's eyes makes the words get stuck in my throat."</w:t>
        </w:r>
      </w:ins>
    </w:p>
    <w:p w14:paraId="61D90A42" w14:textId="77777777" w:rsidR="00674C8A" w:rsidRPr="00674C8A" w:rsidRDefault="00674C8A" w:rsidP="00674C8A">
      <w:pPr>
        <w:spacing w:line="600" w:lineRule="auto"/>
        <w:jc w:val="left"/>
        <w:rPr>
          <w:ins w:id="9506" w:author="UTENTE" w:date="2020-06-30T18:44:00Z"/>
          <w:rFonts w:ascii="Calibri" w:eastAsia="Calibri" w:hAnsi="Calibri" w:cs="Times New Roman"/>
          <w:lang w:val="en-US"/>
        </w:rPr>
      </w:pPr>
      <w:ins w:id="9507" w:author="UTENTE" w:date="2020-06-30T18:44:00Z">
        <w:r w:rsidRPr="00674C8A">
          <w:rPr>
            <w:rFonts w:ascii="Calibri" w:eastAsia="Calibri" w:hAnsi="Calibri" w:cs="Times New Roman"/>
            <w:lang w:val="en-US"/>
          </w:rPr>
          <w:t>348.</w:t>
        </w:r>
        <w:r w:rsidRPr="00674C8A">
          <w:rPr>
            <w:rFonts w:ascii="Calibri" w:eastAsia="Calibri" w:hAnsi="Calibri" w:cs="Times New Roman"/>
            <w:lang w:val="en-US"/>
          </w:rPr>
          <w:tab/>
          <w:t>mc "\"Er, sure. Can't hurt, I guess.\""</w:t>
        </w:r>
      </w:ins>
    </w:p>
    <w:p w14:paraId="5E6B5F37" w14:textId="77777777" w:rsidR="00674C8A" w:rsidRPr="00674C8A" w:rsidRDefault="00674C8A" w:rsidP="00674C8A">
      <w:pPr>
        <w:spacing w:line="600" w:lineRule="auto"/>
        <w:jc w:val="left"/>
        <w:rPr>
          <w:ins w:id="9508" w:author="UTENTE" w:date="2020-06-30T18:44:00Z"/>
          <w:rFonts w:ascii="Calibri" w:eastAsia="Calibri" w:hAnsi="Calibri" w:cs="Times New Roman"/>
          <w:lang w:val="en-US"/>
        </w:rPr>
      </w:pPr>
      <w:ins w:id="9509" w:author="UTENTE" w:date="2020-06-30T18:44:00Z">
        <w:r w:rsidRPr="00674C8A">
          <w:rPr>
            <w:rFonts w:ascii="Calibri" w:eastAsia="Calibri" w:hAnsi="Calibri" w:cs="Times New Roman"/>
            <w:lang w:val="en-US"/>
          </w:rPr>
          <w:t>349.</w:t>
        </w:r>
        <w:r w:rsidRPr="00674C8A">
          <w:rPr>
            <w:rFonts w:ascii="Calibri" w:eastAsia="Calibri" w:hAnsi="Calibri" w:cs="Times New Roman"/>
            <w:lang w:val="en-US"/>
          </w:rPr>
          <w:tab/>
          <w:t>mc "\"Just don't start stalking me when you know where I live. Vampire or not, I'll give you a piece of my mind.\""</w:t>
        </w:r>
      </w:ins>
    </w:p>
    <w:p w14:paraId="5830A7A2" w14:textId="77777777" w:rsidR="00674C8A" w:rsidRPr="00674C8A" w:rsidRDefault="00674C8A" w:rsidP="00674C8A">
      <w:pPr>
        <w:spacing w:line="600" w:lineRule="auto"/>
        <w:jc w:val="left"/>
        <w:rPr>
          <w:ins w:id="9510" w:author="UTENTE" w:date="2020-06-30T18:44:00Z"/>
          <w:rFonts w:ascii="Calibri" w:eastAsia="Calibri" w:hAnsi="Calibri" w:cs="Times New Roman"/>
          <w:lang w:val="en-US"/>
        </w:rPr>
      </w:pPr>
      <w:ins w:id="9511" w:author="UTENTE" w:date="2020-06-30T18:44:00Z">
        <w:r w:rsidRPr="00674C8A">
          <w:rPr>
            <w:rFonts w:ascii="Calibri" w:eastAsia="Calibri" w:hAnsi="Calibri" w:cs="Times New Roman"/>
            <w:lang w:val="en-US"/>
          </w:rPr>
          <w:t>350.</w:t>
        </w:r>
        <w:r w:rsidRPr="00674C8A">
          <w:rPr>
            <w:rFonts w:ascii="Calibri" w:eastAsia="Calibri" w:hAnsi="Calibri" w:cs="Times New Roman"/>
            <w:lang w:val="en-US"/>
          </w:rPr>
          <w:tab/>
          <w:t>r "\"Come on, man, don't you think I have better things to do with my time?\""</w:t>
        </w:r>
      </w:ins>
    </w:p>
    <w:p w14:paraId="5D9BC5D8" w14:textId="77777777" w:rsidR="00674C8A" w:rsidRPr="00674C8A" w:rsidRDefault="00674C8A" w:rsidP="00674C8A">
      <w:pPr>
        <w:spacing w:line="600" w:lineRule="auto"/>
        <w:jc w:val="left"/>
        <w:rPr>
          <w:ins w:id="9512" w:author="UTENTE" w:date="2020-06-30T18:44:00Z"/>
          <w:rFonts w:ascii="Calibri" w:eastAsia="Calibri" w:hAnsi="Calibri" w:cs="Times New Roman"/>
          <w:lang w:val="en-US"/>
        </w:rPr>
      </w:pPr>
      <w:ins w:id="9513" w:author="UTENTE" w:date="2020-06-30T18:44:00Z">
        <w:r w:rsidRPr="00674C8A">
          <w:rPr>
            <w:rFonts w:ascii="Calibri" w:eastAsia="Calibri" w:hAnsi="Calibri" w:cs="Times New Roman"/>
            <w:lang w:val="en-US"/>
          </w:rPr>
          <w:t>351.</w:t>
        </w:r>
        <w:r w:rsidRPr="00674C8A">
          <w:rPr>
            <w:rFonts w:ascii="Calibri" w:eastAsia="Calibri" w:hAnsi="Calibri" w:cs="Times New Roman"/>
            <w:lang w:val="en-US"/>
          </w:rPr>
          <w:tab/>
          <w:t>r "\"Unless… Hey, you don't shower with the window open, do you?\""</w:t>
        </w:r>
      </w:ins>
    </w:p>
    <w:p w14:paraId="3C01E110" w14:textId="77777777" w:rsidR="00674C8A" w:rsidRPr="00674C8A" w:rsidRDefault="00674C8A" w:rsidP="00674C8A">
      <w:pPr>
        <w:spacing w:line="600" w:lineRule="auto"/>
        <w:jc w:val="left"/>
        <w:rPr>
          <w:ins w:id="9514" w:author="UTENTE" w:date="2020-06-30T18:44:00Z"/>
          <w:rFonts w:ascii="Calibri" w:eastAsia="Calibri" w:hAnsi="Calibri" w:cs="Times New Roman"/>
          <w:lang w:val="en-US"/>
        </w:rPr>
      </w:pPr>
      <w:ins w:id="9515" w:author="UTENTE" w:date="2020-06-30T18:44:00Z">
        <w:r w:rsidRPr="00674C8A">
          <w:rPr>
            <w:rFonts w:ascii="Calibri" w:eastAsia="Calibri" w:hAnsi="Calibri" w:cs="Times New Roman"/>
            <w:lang w:val="en-US"/>
          </w:rPr>
          <w:t>352.</w:t>
        </w:r>
        <w:r w:rsidRPr="00674C8A">
          <w:rPr>
            <w:rFonts w:ascii="Calibri" w:eastAsia="Calibri" w:hAnsi="Calibri" w:cs="Times New Roman"/>
            <w:lang w:val="en-US"/>
          </w:rPr>
          <w:tab/>
          <w:t>mc "\"–!\""</w:t>
        </w:r>
      </w:ins>
    </w:p>
    <w:p w14:paraId="2F23E460" w14:textId="77777777" w:rsidR="00674C8A" w:rsidRPr="00674C8A" w:rsidRDefault="00674C8A" w:rsidP="00674C8A">
      <w:pPr>
        <w:spacing w:line="600" w:lineRule="auto"/>
        <w:jc w:val="left"/>
        <w:rPr>
          <w:ins w:id="9516" w:author="UTENTE" w:date="2020-06-30T18:44:00Z"/>
          <w:rFonts w:ascii="Calibri" w:eastAsia="Calibri" w:hAnsi="Calibri" w:cs="Times New Roman"/>
          <w:lang w:val="en-US"/>
        </w:rPr>
      </w:pPr>
      <w:ins w:id="9517" w:author="UTENTE" w:date="2020-06-30T18:44:00Z">
        <w:r w:rsidRPr="00674C8A">
          <w:rPr>
            <w:rFonts w:ascii="Calibri" w:eastAsia="Calibri" w:hAnsi="Calibri" w:cs="Times New Roman"/>
            <w:lang w:val="en-US"/>
          </w:rPr>
          <w:t>353.</w:t>
        </w:r>
        <w:r w:rsidRPr="00674C8A">
          <w:rPr>
            <w:rFonts w:ascii="Calibri" w:eastAsia="Calibri" w:hAnsi="Calibri" w:cs="Times New Roman"/>
            <w:lang w:val="en-US"/>
          </w:rPr>
          <w:tab/>
          <w:t>n "I elbow his ribs sharply as we start walking along, but he only wheezes and laughs raucously in response."</w:t>
        </w:r>
      </w:ins>
    </w:p>
    <w:p w14:paraId="0EFD0E3F" w14:textId="77777777" w:rsidR="00674C8A" w:rsidRPr="00674C8A" w:rsidRDefault="00674C8A" w:rsidP="00674C8A">
      <w:pPr>
        <w:spacing w:line="600" w:lineRule="auto"/>
        <w:jc w:val="left"/>
        <w:rPr>
          <w:ins w:id="9518" w:author="UTENTE" w:date="2020-06-30T18:44:00Z"/>
          <w:rFonts w:ascii="Calibri" w:eastAsia="Calibri" w:hAnsi="Calibri" w:cs="Times New Roman"/>
          <w:lang w:val="en-US"/>
        </w:rPr>
      </w:pPr>
      <w:ins w:id="9519" w:author="UTENTE" w:date="2020-06-30T18:44:00Z">
        <w:r w:rsidRPr="00674C8A">
          <w:rPr>
            <w:rFonts w:ascii="Calibri" w:eastAsia="Calibri" w:hAnsi="Calibri" w:cs="Times New Roman"/>
            <w:lang w:val="en-US"/>
          </w:rPr>
          <w:t>354.</w:t>
        </w:r>
        <w:r w:rsidRPr="00674C8A">
          <w:rPr>
            <w:rFonts w:ascii="Calibri" w:eastAsia="Calibri" w:hAnsi="Calibri" w:cs="Times New Roman"/>
            <w:lang w:val="en-US"/>
          </w:rPr>
          <w:tab/>
          <w:t>mc "\"Just don't expect to be invited in for tea or anything.\""</w:t>
        </w:r>
      </w:ins>
    </w:p>
    <w:p w14:paraId="1D18326C" w14:textId="77777777" w:rsidR="00674C8A" w:rsidRPr="00674C8A" w:rsidRDefault="00674C8A" w:rsidP="00674C8A">
      <w:pPr>
        <w:spacing w:line="600" w:lineRule="auto"/>
        <w:jc w:val="left"/>
        <w:rPr>
          <w:ins w:id="9520" w:author="UTENTE" w:date="2020-06-30T18:44:00Z"/>
          <w:rFonts w:ascii="Calibri" w:eastAsia="Calibri" w:hAnsi="Calibri" w:cs="Times New Roman"/>
          <w:lang w:val="en-US"/>
        </w:rPr>
      </w:pPr>
      <w:ins w:id="9521" w:author="UTENTE" w:date="2020-06-30T18:44:00Z">
        <w:r w:rsidRPr="00674C8A">
          <w:rPr>
            <w:rFonts w:ascii="Calibri" w:eastAsia="Calibri" w:hAnsi="Calibri" w:cs="Times New Roman"/>
            <w:lang w:val="en-US"/>
          </w:rPr>
          <w:t>355.</w:t>
        </w:r>
        <w:r w:rsidRPr="00674C8A">
          <w:rPr>
            <w:rFonts w:ascii="Calibri" w:eastAsia="Calibri" w:hAnsi="Calibri" w:cs="Times New Roman"/>
            <w:lang w:val="en-US"/>
          </w:rPr>
          <w:tab/>
          <w:t>r "\"Huh?\""</w:t>
        </w:r>
      </w:ins>
    </w:p>
    <w:p w14:paraId="4453212A" w14:textId="77777777" w:rsidR="00674C8A" w:rsidRPr="00674C8A" w:rsidRDefault="00674C8A" w:rsidP="00674C8A">
      <w:pPr>
        <w:spacing w:line="600" w:lineRule="auto"/>
        <w:jc w:val="left"/>
        <w:rPr>
          <w:ins w:id="9522" w:author="UTENTE" w:date="2020-06-30T18:44:00Z"/>
          <w:rFonts w:ascii="Calibri" w:eastAsia="Calibri" w:hAnsi="Calibri" w:cs="Times New Roman"/>
          <w:lang w:val="en-US"/>
        </w:rPr>
      </w:pPr>
      <w:ins w:id="9523" w:author="UTENTE" w:date="2020-06-30T18:44:00Z">
        <w:r w:rsidRPr="00674C8A">
          <w:rPr>
            <w:rFonts w:ascii="Calibri" w:eastAsia="Calibri" w:hAnsi="Calibri" w:cs="Times New Roman"/>
            <w:lang w:val="en-US"/>
          </w:rPr>
          <w:t>356.</w:t>
        </w:r>
        <w:r w:rsidRPr="00674C8A">
          <w:rPr>
            <w:rFonts w:ascii="Calibri" w:eastAsia="Calibri" w:hAnsi="Calibri" w:cs="Times New Roman"/>
            <w:lang w:val="en-US"/>
          </w:rPr>
          <w:tab/>
          <w:t>r "\"Why would I wanna be invited in when the best drink's standin' right in front of me?\""</w:t>
        </w:r>
      </w:ins>
    </w:p>
    <w:p w14:paraId="442C307C" w14:textId="77777777" w:rsidR="00674C8A" w:rsidRPr="00674C8A" w:rsidRDefault="00674C8A" w:rsidP="00674C8A">
      <w:pPr>
        <w:spacing w:line="600" w:lineRule="auto"/>
        <w:jc w:val="left"/>
        <w:rPr>
          <w:ins w:id="9524" w:author="UTENTE" w:date="2020-06-30T18:44:00Z"/>
          <w:rFonts w:ascii="Calibri" w:eastAsia="Calibri" w:hAnsi="Calibri" w:cs="Times New Roman"/>
          <w:lang w:val="en-US"/>
        </w:rPr>
      </w:pPr>
      <w:ins w:id="9525" w:author="UTENTE" w:date="2020-06-30T18:44:00Z">
        <w:r w:rsidRPr="00674C8A">
          <w:rPr>
            <w:rFonts w:ascii="Calibri" w:eastAsia="Calibri" w:hAnsi="Calibri" w:cs="Times New Roman"/>
            <w:lang w:val="en-US"/>
          </w:rPr>
          <w:t>357.</w:t>
        </w:r>
        <w:r w:rsidRPr="00674C8A">
          <w:rPr>
            <w:rFonts w:ascii="Calibri" w:eastAsia="Calibri" w:hAnsi="Calibri" w:cs="Times New Roman"/>
            <w:lang w:val="en-US"/>
          </w:rPr>
          <w:tab/>
          <w:t>mc "\"…And here I was, thinking you'd gotten past seeing me as a three-course meal.\"" </w:t>
        </w:r>
        <w:r w:rsidRPr="00674C8A">
          <w:rPr>
            <w:rFonts w:ascii="Calibri" w:eastAsia="Calibri" w:hAnsi="Calibri" w:cs="Times New Roman"/>
            <w:lang w:val="en-US"/>
          </w:rPr>
          <w:br w:type="page"/>
        </w:r>
      </w:ins>
    </w:p>
    <w:p w14:paraId="6E4CD1EC" w14:textId="77777777" w:rsidR="00674C8A" w:rsidRPr="00674C8A" w:rsidRDefault="00674C8A" w:rsidP="00674C8A">
      <w:pPr>
        <w:spacing w:line="600" w:lineRule="auto"/>
        <w:jc w:val="left"/>
        <w:rPr>
          <w:ins w:id="9526" w:author="UTENTE" w:date="2020-06-30T18:44:00Z"/>
          <w:rFonts w:ascii="Calibri" w:eastAsia="Calibri" w:hAnsi="Calibri" w:cs="Times New Roman"/>
        </w:rPr>
      </w:pPr>
      <w:ins w:id="9527" w:author="UTENTE" w:date="2020-06-30T18:44:00Z">
        <w:r w:rsidRPr="00674C8A">
          <w:rPr>
            <w:rFonts w:ascii="Calibri" w:eastAsia="Calibri" w:hAnsi="Calibri" w:cs="Times New Roman"/>
          </w:rPr>
          <w:lastRenderedPageBreak/>
          <w:t>343.</w:t>
        </w:r>
        <w:r w:rsidRPr="00674C8A">
          <w:rPr>
            <w:rFonts w:ascii="Calibri" w:eastAsia="Calibri" w:hAnsi="Calibri" w:cs="Times New Roman"/>
          </w:rPr>
          <w:tab/>
          <w:t>n "Afferro le mie chiavi, seguo Rex verso la porta e usciamo sulla strada notturna."</w:t>
        </w:r>
      </w:ins>
    </w:p>
    <w:p w14:paraId="141E3283" w14:textId="77777777" w:rsidR="00674C8A" w:rsidRPr="00674C8A" w:rsidRDefault="00674C8A" w:rsidP="00674C8A">
      <w:pPr>
        <w:spacing w:line="600" w:lineRule="auto"/>
        <w:jc w:val="left"/>
        <w:rPr>
          <w:ins w:id="9528" w:author="UTENTE" w:date="2020-06-30T18:44:00Z"/>
          <w:rFonts w:ascii="Calibri" w:eastAsia="Calibri" w:hAnsi="Calibri" w:cs="Times New Roman"/>
        </w:rPr>
      </w:pPr>
      <w:ins w:id="9529" w:author="UTENTE" w:date="2020-06-30T18:44:00Z">
        <w:r w:rsidRPr="00674C8A">
          <w:rPr>
            <w:rFonts w:ascii="Calibri" w:eastAsia="Calibri" w:hAnsi="Calibri" w:cs="Times New Roman"/>
          </w:rPr>
          <w:t>344.</w:t>
        </w:r>
        <w:r w:rsidRPr="00674C8A">
          <w:rPr>
            <w:rFonts w:ascii="Calibri" w:eastAsia="Calibri" w:hAnsi="Calibri" w:cs="Times New Roman"/>
          </w:rPr>
          <w:tab/>
          <w:t>r "\"Ehi. Ti accompagno a casa, 'k?\""</w:t>
        </w:r>
      </w:ins>
    </w:p>
    <w:p w14:paraId="65849518" w14:textId="77777777" w:rsidR="00674C8A" w:rsidRPr="00674C8A" w:rsidRDefault="00674C8A" w:rsidP="00674C8A">
      <w:pPr>
        <w:spacing w:line="600" w:lineRule="auto"/>
        <w:jc w:val="left"/>
        <w:rPr>
          <w:ins w:id="9530" w:author="UTENTE" w:date="2020-06-30T18:44:00Z"/>
          <w:rFonts w:ascii="Calibri" w:eastAsia="Calibri" w:hAnsi="Calibri" w:cs="Times New Roman"/>
        </w:rPr>
      </w:pPr>
      <w:ins w:id="9531" w:author="UTENTE" w:date="2020-06-30T18:44:00Z">
        <w:r w:rsidRPr="00674C8A">
          <w:rPr>
            <w:rFonts w:ascii="Calibri" w:eastAsia="Calibri" w:hAnsi="Calibri" w:cs="Times New Roman"/>
          </w:rPr>
          <w:t>345.</w:t>
        </w:r>
        <w:r w:rsidRPr="00674C8A">
          <w:rPr>
            <w:rFonts w:ascii="Calibri" w:eastAsia="Calibri" w:hAnsi="Calibri" w:cs="Times New Roman"/>
          </w:rPr>
          <w:tab/>
          <w:t>mc "\"…\""</w:t>
        </w:r>
      </w:ins>
    </w:p>
    <w:p w14:paraId="2A589AD4" w14:textId="77777777" w:rsidR="00674C8A" w:rsidRPr="00674C8A" w:rsidRDefault="00674C8A" w:rsidP="00674C8A">
      <w:pPr>
        <w:spacing w:line="600" w:lineRule="auto"/>
        <w:jc w:val="left"/>
        <w:rPr>
          <w:ins w:id="9532" w:author="UTENTE" w:date="2020-06-30T18:44:00Z"/>
          <w:rFonts w:ascii="Calibri" w:eastAsia="Calibri" w:hAnsi="Calibri" w:cs="Times New Roman"/>
        </w:rPr>
      </w:pPr>
      <w:ins w:id="9533" w:author="UTENTE" w:date="2020-06-30T18:44:00Z">
        <w:r w:rsidRPr="00674C8A">
          <w:rPr>
            <w:rFonts w:ascii="Calibri" w:eastAsia="Calibri" w:hAnsi="Calibri" w:cs="Times New Roman"/>
          </w:rPr>
          <w:t>346.</w:t>
        </w:r>
        <w:r w:rsidRPr="00674C8A">
          <w:rPr>
            <w:rFonts w:ascii="Calibri" w:eastAsia="Calibri" w:hAnsi="Calibri" w:cs="Times New Roman"/>
          </w:rPr>
          <w:tab/>
          <w:t>n "Per orgoglio, spalanco la bocca di riflesso per rifiutare l'invito, ma…"</w:t>
        </w:r>
      </w:ins>
    </w:p>
    <w:p w14:paraId="24387A14" w14:textId="77777777" w:rsidR="00674C8A" w:rsidRPr="00674C8A" w:rsidRDefault="00674C8A" w:rsidP="00674C8A">
      <w:pPr>
        <w:spacing w:line="600" w:lineRule="auto"/>
        <w:jc w:val="left"/>
        <w:rPr>
          <w:ins w:id="9534" w:author="UTENTE" w:date="2020-06-30T18:44:00Z"/>
          <w:rFonts w:ascii="Calibri" w:eastAsia="Calibri" w:hAnsi="Calibri" w:cs="Times New Roman"/>
        </w:rPr>
      </w:pPr>
      <w:ins w:id="9535" w:author="UTENTE" w:date="2020-06-30T18:44:00Z">
        <w:r w:rsidRPr="00674C8A">
          <w:rPr>
            <w:rFonts w:ascii="Calibri" w:eastAsia="Calibri" w:hAnsi="Calibri" w:cs="Times New Roman"/>
          </w:rPr>
          <w:t>347.</w:t>
        </w:r>
        <w:r w:rsidRPr="00674C8A">
          <w:rPr>
            <w:rFonts w:ascii="Calibri" w:eastAsia="Calibri" w:hAnsi="Calibri" w:cs="Times New Roman"/>
          </w:rPr>
          <w:tab/>
          <w:t>n "Il desideroso e speranzoso sguardo di Rex mi fa bloccare le parole in gola."</w:t>
        </w:r>
      </w:ins>
    </w:p>
    <w:p w14:paraId="25B01A8C" w14:textId="77777777" w:rsidR="00674C8A" w:rsidRPr="00674C8A" w:rsidRDefault="00674C8A" w:rsidP="00674C8A">
      <w:pPr>
        <w:spacing w:line="600" w:lineRule="auto"/>
        <w:jc w:val="left"/>
        <w:rPr>
          <w:ins w:id="9536" w:author="UTENTE" w:date="2020-06-30T18:44:00Z"/>
          <w:rFonts w:ascii="Calibri" w:eastAsia="Calibri" w:hAnsi="Calibri" w:cs="Times New Roman"/>
        </w:rPr>
      </w:pPr>
      <w:ins w:id="9537" w:author="UTENTE" w:date="2020-06-30T18:44:00Z">
        <w:r w:rsidRPr="00674C8A">
          <w:rPr>
            <w:rFonts w:ascii="Calibri" w:eastAsia="Calibri" w:hAnsi="Calibri" w:cs="Times New Roman"/>
          </w:rPr>
          <w:t>348.</w:t>
        </w:r>
        <w:r w:rsidRPr="00674C8A">
          <w:rPr>
            <w:rFonts w:ascii="Calibri" w:eastAsia="Calibri" w:hAnsi="Calibri" w:cs="Times New Roman"/>
          </w:rPr>
          <w:tab/>
          <w:t>mc "\"Ehm, certo. Non sarebbe male, immagino.\""</w:t>
        </w:r>
      </w:ins>
    </w:p>
    <w:p w14:paraId="6FF7390F" w14:textId="77777777" w:rsidR="00674C8A" w:rsidRPr="00674C8A" w:rsidRDefault="00674C8A" w:rsidP="00674C8A">
      <w:pPr>
        <w:spacing w:line="600" w:lineRule="auto"/>
        <w:jc w:val="left"/>
        <w:rPr>
          <w:ins w:id="9538" w:author="UTENTE" w:date="2020-06-30T18:44:00Z"/>
          <w:rFonts w:ascii="Calibri" w:eastAsia="Calibri" w:hAnsi="Calibri" w:cs="Times New Roman"/>
        </w:rPr>
      </w:pPr>
      <w:ins w:id="9539" w:author="UTENTE" w:date="2020-06-30T18:44:00Z">
        <w:r w:rsidRPr="00674C8A">
          <w:rPr>
            <w:rFonts w:ascii="Calibri" w:eastAsia="Calibri" w:hAnsi="Calibri" w:cs="Times New Roman"/>
          </w:rPr>
          <w:t>349.</w:t>
        </w:r>
        <w:r w:rsidRPr="00674C8A">
          <w:rPr>
            <w:rFonts w:ascii="Calibri" w:eastAsia="Calibri" w:hAnsi="Calibri" w:cs="Times New Roman"/>
          </w:rPr>
          <w:tab/>
          <w:t>mc "\"Solo, non iniziare a stalkerarmi una volta scoperto dove abito. Vampiro o no, te ne dirò quattro.\""</w:t>
        </w:r>
      </w:ins>
    </w:p>
    <w:p w14:paraId="7A54EA3C" w14:textId="77777777" w:rsidR="00674C8A" w:rsidRPr="00674C8A" w:rsidRDefault="00674C8A" w:rsidP="00674C8A">
      <w:pPr>
        <w:spacing w:line="600" w:lineRule="auto"/>
        <w:jc w:val="left"/>
        <w:rPr>
          <w:ins w:id="9540" w:author="UTENTE" w:date="2020-06-30T18:44:00Z"/>
          <w:rFonts w:ascii="Calibri" w:eastAsia="Calibri" w:hAnsi="Calibri" w:cs="Times New Roman"/>
        </w:rPr>
      </w:pPr>
      <w:ins w:id="9541" w:author="UTENTE" w:date="2020-06-30T18:44:00Z">
        <w:r w:rsidRPr="00674C8A">
          <w:rPr>
            <w:rFonts w:ascii="Calibri" w:eastAsia="Calibri" w:hAnsi="Calibri" w:cs="Times New Roman"/>
          </w:rPr>
          <w:t>350.</w:t>
        </w:r>
        <w:r w:rsidRPr="00674C8A">
          <w:rPr>
            <w:rFonts w:ascii="Calibri" w:eastAsia="Calibri" w:hAnsi="Calibri" w:cs="Times New Roman"/>
          </w:rPr>
          <w:tab/>
          <w:t>r "\"Oh andiamo, amico, pensi che non abbia niente di meglio da fare?\""</w:t>
        </w:r>
      </w:ins>
    </w:p>
    <w:p w14:paraId="26AAEE51" w14:textId="77777777" w:rsidR="00674C8A" w:rsidRPr="00674C8A" w:rsidRDefault="00674C8A" w:rsidP="00674C8A">
      <w:pPr>
        <w:spacing w:line="600" w:lineRule="auto"/>
        <w:jc w:val="left"/>
        <w:rPr>
          <w:ins w:id="9542" w:author="UTENTE" w:date="2020-06-30T18:44:00Z"/>
          <w:rFonts w:ascii="Calibri" w:eastAsia="Calibri" w:hAnsi="Calibri" w:cs="Times New Roman"/>
        </w:rPr>
      </w:pPr>
      <w:ins w:id="9543" w:author="UTENTE" w:date="2020-06-30T18:44:00Z">
        <w:r w:rsidRPr="00674C8A">
          <w:rPr>
            <w:rFonts w:ascii="Calibri" w:eastAsia="Calibri" w:hAnsi="Calibri" w:cs="Times New Roman"/>
          </w:rPr>
          <w:t>351.</w:t>
        </w:r>
        <w:r w:rsidRPr="00674C8A">
          <w:rPr>
            <w:rFonts w:ascii="Calibri" w:eastAsia="Calibri" w:hAnsi="Calibri" w:cs="Times New Roman"/>
          </w:rPr>
          <w:tab/>
          <w:t>r "\"A meno che… Ehi, non è che fai la doccia con la finestra aperta, per caso?\""</w:t>
        </w:r>
      </w:ins>
    </w:p>
    <w:p w14:paraId="06857046" w14:textId="77777777" w:rsidR="00674C8A" w:rsidRPr="00674C8A" w:rsidRDefault="00674C8A" w:rsidP="00674C8A">
      <w:pPr>
        <w:spacing w:line="600" w:lineRule="auto"/>
        <w:jc w:val="left"/>
        <w:rPr>
          <w:ins w:id="9544" w:author="UTENTE" w:date="2020-06-30T18:44:00Z"/>
          <w:rFonts w:ascii="Calibri" w:eastAsia="Calibri" w:hAnsi="Calibri" w:cs="Times New Roman"/>
        </w:rPr>
      </w:pPr>
      <w:ins w:id="9545" w:author="UTENTE" w:date="2020-06-30T18:44:00Z">
        <w:r w:rsidRPr="00674C8A">
          <w:rPr>
            <w:rFonts w:ascii="Calibri" w:eastAsia="Calibri" w:hAnsi="Calibri" w:cs="Times New Roman"/>
          </w:rPr>
          <w:t>352.</w:t>
        </w:r>
        <w:r w:rsidRPr="00674C8A">
          <w:rPr>
            <w:rFonts w:ascii="Calibri" w:eastAsia="Calibri" w:hAnsi="Calibri" w:cs="Times New Roman"/>
          </w:rPr>
          <w:tab/>
          <w:t>mc "\"-!\""</w:t>
        </w:r>
      </w:ins>
    </w:p>
    <w:p w14:paraId="4830CE8C" w14:textId="77777777" w:rsidR="00674C8A" w:rsidRPr="00674C8A" w:rsidRDefault="00674C8A" w:rsidP="00674C8A">
      <w:pPr>
        <w:spacing w:line="600" w:lineRule="auto"/>
        <w:jc w:val="left"/>
        <w:rPr>
          <w:ins w:id="9546" w:author="UTENTE" w:date="2020-06-30T18:44:00Z"/>
          <w:rFonts w:ascii="Calibri" w:eastAsia="Calibri" w:hAnsi="Calibri" w:cs="Times New Roman"/>
        </w:rPr>
      </w:pPr>
      <w:ins w:id="9547" w:author="UTENTE" w:date="2020-06-30T18:44:00Z">
        <w:r w:rsidRPr="00674C8A">
          <w:rPr>
            <w:rFonts w:ascii="Calibri" w:eastAsia="Calibri" w:hAnsi="Calibri" w:cs="Times New Roman"/>
          </w:rPr>
          <w:t>353.</w:t>
        </w:r>
        <w:r w:rsidRPr="00674C8A">
          <w:rPr>
            <w:rFonts w:ascii="Calibri" w:eastAsia="Calibri" w:hAnsi="Calibri" w:cs="Times New Roman"/>
          </w:rPr>
          <w:tab/>
          <w:t>n "Gli do una gomitata sulle costole mentre iniziamo a camminare, ma lui si mette semplicemente a rantolare e ridere."</w:t>
        </w:r>
      </w:ins>
    </w:p>
    <w:p w14:paraId="1370B5A4" w14:textId="77777777" w:rsidR="00674C8A" w:rsidRPr="00674C8A" w:rsidRDefault="00674C8A" w:rsidP="00674C8A">
      <w:pPr>
        <w:spacing w:line="600" w:lineRule="auto"/>
        <w:jc w:val="left"/>
        <w:rPr>
          <w:ins w:id="9548" w:author="UTENTE" w:date="2020-06-30T18:44:00Z"/>
          <w:rFonts w:ascii="Calibri" w:eastAsia="Calibri" w:hAnsi="Calibri" w:cs="Times New Roman"/>
        </w:rPr>
      </w:pPr>
      <w:ins w:id="9549" w:author="UTENTE" w:date="2020-06-30T18:44:00Z">
        <w:r w:rsidRPr="00674C8A">
          <w:rPr>
            <w:rFonts w:ascii="Calibri" w:eastAsia="Calibri" w:hAnsi="Calibri" w:cs="Times New Roman"/>
          </w:rPr>
          <w:t>354.</w:t>
        </w:r>
        <w:r w:rsidRPr="00674C8A">
          <w:rPr>
            <w:rFonts w:ascii="Calibri" w:eastAsia="Calibri" w:hAnsi="Calibri" w:cs="Times New Roman"/>
          </w:rPr>
          <w:tab/>
          <w:t>mc "\"Non aspettarti un invito per un tè o altro.\""</w:t>
        </w:r>
      </w:ins>
    </w:p>
    <w:p w14:paraId="65F513D1" w14:textId="77777777" w:rsidR="00674C8A" w:rsidRPr="00674C8A" w:rsidRDefault="00674C8A" w:rsidP="00674C8A">
      <w:pPr>
        <w:spacing w:line="600" w:lineRule="auto"/>
        <w:jc w:val="left"/>
        <w:rPr>
          <w:ins w:id="9550" w:author="UTENTE" w:date="2020-06-30T18:44:00Z"/>
          <w:rFonts w:ascii="Calibri" w:eastAsia="Calibri" w:hAnsi="Calibri" w:cs="Times New Roman"/>
        </w:rPr>
      </w:pPr>
      <w:ins w:id="9551" w:author="UTENTE" w:date="2020-06-30T18:44:00Z">
        <w:r w:rsidRPr="00674C8A">
          <w:rPr>
            <w:rFonts w:ascii="Calibri" w:eastAsia="Calibri" w:hAnsi="Calibri" w:cs="Times New Roman"/>
          </w:rPr>
          <w:t>355.</w:t>
        </w:r>
        <w:r w:rsidRPr="00674C8A">
          <w:rPr>
            <w:rFonts w:ascii="Calibri" w:eastAsia="Calibri" w:hAnsi="Calibri" w:cs="Times New Roman"/>
          </w:rPr>
          <w:tab/>
          <w:t>r "\"Cos-?\""</w:t>
        </w:r>
      </w:ins>
    </w:p>
    <w:p w14:paraId="06061E75" w14:textId="77777777" w:rsidR="00674C8A" w:rsidRPr="00674C8A" w:rsidRDefault="00674C8A" w:rsidP="00674C8A">
      <w:pPr>
        <w:spacing w:line="600" w:lineRule="auto"/>
        <w:jc w:val="left"/>
        <w:rPr>
          <w:ins w:id="9552" w:author="UTENTE" w:date="2020-06-30T18:44:00Z"/>
          <w:rFonts w:ascii="Calibri" w:eastAsia="Calibri" w:hAnsi="Calibri" w:cs="Times New Roman"/>
        </w:rPr>
      </w:pPr>
      <w:ins w:id="9553" w:author="UTENTE" w:date="2020-06-30T18:44:00Z">
        <w:r w:rsidRPr="00674C8A">
          <w:rPr>
            <w:rFonts w:ascii="Calibri" w:eastAsia="Calibri" w:hAnsi="Calibri" w:cs="Times New Roman"/>
          </w:rPr>
          <w:t>356.</w:t>
        </w:r>
        <w:r w:rsidRPr="00674C8A">
          <w:rPr>
            <w:rFonts w:ascii="Calibri" w:eastAsia="Calibri" w:hAnsi="Calibri" w:cs="Times New Roman"/>
          </w:rPr>
          <w:tab/>
          <w:t>r "\"Perché dovrei essere invitato per bere qualcosa quando la bevanda migliore sta proprio davanti ai miei occhi?\""</w:t>
        </w:r>
      </w:ins>
    </w:p>
    <w:p w14:paraId="33CB26B4" w14:textId="77777777" w:rsidR="00674C8A" w:rsidRPr="00674C8A" w:rsidRDefault="00674C8A" w:rsidP="00674C8A">
      <w:pPr>
        <w:spacing w:line="600" w:lineRule="auto"/>
        <w:jc w:val="left"/>
        <w:rPr>
          <w:ins w:id="9554" w:author="UTENTE" w:date="2020-06-30T18:44:00Z"/>
          <w:rFonts w:ascii="Calibri" w:eastAsia="Calibri" w:hAnsi="Calibri" w:cs="Times New Roman"/>
        </w:rPr>
      </w:pPr>
      <w:ins w:id="9555" w:author="UTENTE" w:date="2020-06-30T18:44:00Z">
        <w:r w:rsidRPr="00674C8A">
          <w:rPr>
            <w:rFonts w:ascii="Calibri" w:eastAsia="Calibri" w:hAnsi="Calibri" w:cs="Times New Roman"/>
          </w:rPr>
          <w:t>357.</w:t>
        </w:r>
        <w:r w:rsidRPr="00674C8A">
          <w:rPr>
            <w:rFonts w:ascii="Calibri" w:eastAsia="Calibri" w:hAnsi="Calibri" w:cs="Times New Roman"/>
          </w:rPr>
          <w:tab/>
          <w:t>mc "\"…Ecco qua, pensavo avessi smesso di vedermi come una cena di 3 portate.\"" </w:t>
        </w:r>
        <w:r w:rsidRPr="00674C8A">
          <w:rPr>
            <w:rFonts w:ascii="Calibri" w:eastAsia="Calibri" w:hAnsi="Calibri" w:cs="Times New Roman"/>
          </w:rPr>
          <w:br w:type="page"/>
        </w:r>
      </w:ins>
    </w:p>
    <w:p w14:paraId="139883B6" w14:textId="77777777" w:rsidR="00674C8A" w:rsidRPr="00674C8A" w:rsidRDefault="00674C8A" w:rsidP="00674C8A">
      <w:pPr>
        <w:spacing w:line="600" w:lineRule="auto"/>
        <w:jc w:val="left"/>
        <w:rPr>
          <w:ins w:id="9556" w:author="UTENTE" w:date="2020-06-30T18:44:00Z"/>
          <w:rFonts w:ascii="Calibri" w:eastAsia="Calibri" w:hAnsi="Calibri" w:cs="Times New Roman"/>
          <w:lang w:val="en-US"/>
        </w:rPr>
      </w:pPr>
      <w:ins w:id="9557" w:author="UTENTE" w:date="2020-06-30T18:44:00Z">
        <w:r w:rsidRPr="00674C8A">
          <w:rPr>
            <w:rFonts w:ascii="Calibri" w:eastAsia="Calibri" w:hAnsi="Calibri" w:cs="Times New Roman"/>
            <w:lang w:val="en-US"/>
          </w:rPr>
          <w:lastRenderedPageBreak/>
          <w:t>358.</w:t>
        </w:r>
        <w:r w:rsidRPr="00674C8A">
          <w:rPr>
            <w:rFonts w:ascii="Calibri" w:eastAsia="Calibri" w:hAnsi="Calibri" w:cs="Times New Roman"/>
            <w:lang w:val="en-US"/>
          </w:rPr>
          <w:tab/>
          <w:t>n "My route back home is usually pretty quiet and lonely, so Rex's happy chattering along the way is a welcome change."</w:t>
        </w:r>
      </w:ins>
    </w:p>
    <w:p w14:paraId="5D01990F" w14:textId="77777777" w:rsidR="00674C8A" w:rsidRPr="00674C8A" w:rsidRDefault="00674C8A" w:rsidP="00674C8A">
      <w:pPr>
        <w:spacing w:line="600" w:lineRule="auto"/>
        <w:jc w:val="left"/>
        <w:rPr>
          <w:ins w:id="9558" w:author="UTENTE" w:date="2020-06-30T18:44:00Z"/>
          <w:rFonts w:ascii="Calibri" w:eastAsia="Calibri" w:hAnsi="Calibri" w:cs="Times New Roman"/>
          <w:lang w:val="en-US"/>
        </w:rPr>
      </w:pPr>
      <w:ins w:id="9559" w:author="UTENTE" w:date="2020-06-30T18:44:00Z">
        <w:r w:rsidRPr="00674C8A">
          <w:rPr>
            <w:rFonts w:ascii="Calibri" w:eastAsia="Calibri" w:hAnsi="Calibri" w:cs="Times New Roman"/>
            <w:lang w:val="en-US"/>
          </w:rPr>
          <w:t>359.</w:t>
        </w:r>
        <w:r w:rsidRPr="00674C8A">
          <w:rPr>
            <w:rFonts w:ascii="Calibri" w:eastAsia="Calibri" w:hAnsi="Calibri" w:cs="Times New Roman"/>
            <w:lang w:val="en-US"/>
          </w:rPr>
          <w:tab/>
          <w:t>n "He talks about his clan a lot, raving about how the older members are \"so cool,\" just like a sports fanboy or something."</w:t>
        </w:r>
      </w:ins>
    </w:p>
    <w:p w14:paraId="2159BA47" w14:textId="77777777" w:rsidR="00674C8A" w:rsidRPr="00674C8A" w:rsidRDefault="00674C8A" w:rsidP="00674C8A">
      <w:pPr>
        <w:spacing w:line="600" w:lineRule="auto"/>
        <w:jc w:val="left"/>
        <w:rPr>
          <w:ins w:id="9560" w:author="UTENTE" w:date="2020-06-30T18:44:00Z"/>
          <w:rFonts w:ascii="Calibri" w:eastAsia="Calibri" w:hAnsi="Calibri" w:cs="Times New Roman"/>
          <w:lang w:val="en-US"/>
        </w:rPr>
      </w:pPr>
      <w:ins w:id="9561" w:author="UTENTE" w:date="2020-06-30T18:44:00Z">
        <w:r w:rsidRPr="00674C8A">
          <w:rPr>
            <w:rFonts w:ascii="Calibri" w:eastAsia="Calibri" w:hAnsi="Calibri" w:cs="Times New Roman"/>
            <w:lang w:val="en-US"/>
          </w:rPr>
          <w:t>360.</w:t>
        </w:r>
        <w:r w:rsidRPr="00674C8A">
          <w:rPr>
            <w:rFonts w:ascii="Calibri" w:eastAsia="Calibri" w:hAnsi="Calibri" w:cs="Times New Roman"/>
            <w:lang w:val="en-US"/>
          </w:rPr>
          <w:tab/>
          <w:t>n "I'm almost envious. {w}I don't think I've ever had a group of friends, or even family, as close as Rex apparently is with his clanmates."</w:t>
        </w:r>
      </w:ins>
    </w:p>
    <w:p w14:paraId="0A4C09DE" w14:textId="77777777" w:rsidR="00674C8A" w:rsidRPr="00674C8A" w:rsidRDefault="00674C8A" w:rsidP="00674C8A">
      <w:pPr>
        <w:spacing w:line="600" w:lineRule="auto"/>
        <w:jc w:val="left"/>
        <w:rPr>
          <w:ins w:id="9562" w:author="UTENTE" w:date="2020-06-30T18:44:00Z"/>
          <w:rFonts w:ascii="Calibri" w:eastAsia="Calibri" w:hAnsi="Calibri" w:cs="Times New Roman"/>
          <w:lang w:val="en-US"/>
        </w:rPr>
      </w:pPr>
      <w:ins w:id="9563" w:author="UTENTE" w:date="2020-06-30T18:44:00Z">
        <w:r w:rsidRPr="00674C8A">
          <w:rPr>
            <w:rFonts w:ascii="Calibri" w:eastAsia="Calibri" w:hAnsi="Calibri" w:cs="Times New Roman"/>
            <w:lang w:val="en-US"/>
          </w:rPr>
          <w:t>361.</w:t>
        </w:r>
        <w:r w:rsidRPr="00674C8A">
          <w:rPr>
            <w:rFonts w:ascii="Calibri" w:eastAsia="Calibri" w:hAnsi="Calibri" w:cs="Times New Roman"/>
            <w:lang w:val="en-US"/>
          </w:rPr>
          <w:tab/>
          <w:t>n "Some of what he says seems a little at odds with his actions, though… after all, why isn't he hanging out with his clan instead of with me?"</w:t>
        </w:r>
      </w:ins>
    </w:p>
    <w:p w14:paraId="2223357C" w14:textId="77777777" w:rsidR="00674C8A" w:rsidRPr="00674C8A" w:rsidRDefault="00674C8A" w:rsidP="00674C8A">
      <w:pPr>
        <w:spacing w:line="600" w:lineRule="auto"/>
        <w:jc w:val="left"/>
        <w:rPr>
          <w:ins w:id="9564" w:author="UTENTE" w:date="2020-06-30T18:44:00Z"/>
          <w:rFonts w:ascii="Calibri" w:eastAsia="Calibri" w:hAnsi="Calibri" w:cs="Times New Roman"/>
          <w:lang w:val="en-US"/>
        </w:rPr>
      </w:pPr>
      <w:ins w:id="9565" w:author="UTENTE" w:date="2020-06-30T18:44:00Z">
        <w:r w:rsidRPr="00674C8A">
          <w:rPr>
            <w:rFonts w:ascii="Calibri" w:eastAsia="Calibri" w:hAnsi="Calibri" w:cs="Times New Roman"/>
            <w:lang w:val="en-US"/>
          </w:rPr>
          <w:t>362.</w:t>
        </w:r>
        <w:r w:rsidRPr="00674C8A">
          <w:rPr>
            <w:rFonts w:ascii="Calibri" w:eastAsia="Calibri" w:hAnsi="Calibri" w:cs="Times New Roman"/>
            <w:lang w:val="en-US"/>
          </w:rPr>
          <w:tab/>
          <w:t>n "A few blocks away from my apartment, Rex and I round the corner into a narrow side road, idly talking about some old 80's movies."</w:t>
        </w:r>
      </w:ins>
    </w:p>
    <w:p w14:paraId="3BC7937D" w14:textId="77777777" w:rsidR="00674C8A" w:rsidRPr="00674C8A" w:rsidRDefault="00674C8A" w:rsidP="00674C8A">
      <w:pPr>
        <w:spacing w:line="600" w:lineRule="auto"/>
        <w:jc w:val="left"/>
        <w:rPr>
          <w:ins w:id="9566" w:author="UTENTE" w:date="2020-06-30T18:44:00Z"/>
          <w:rFonts w:ascii="Calibri" w:eastAsia="Calibri" w:hAnsi="Calibri" w:cs="Times New Roman"/>
          <w:lang w:val="en-US"/>
        </w:rPr>
      </w:pPr>
      <w:ins w:id="9567" w:author="UTENTE" w:date="2020-06-30T18:44:00Z">
        <w:r w:rsidRPr="00674C8A">
          <w:rPr>
            <w:rFonts w:ascii="Calibri" w:eastAsia="Calibri" w:hAnsi="Calibri" w:cs="Times New Roman"/>
            <w:lang w:val="en-US"/>
          </w:rPr>
          <w:t>363.</w:t>
        </w:r>
        <w:r w:rsidRPr="00674C8A">
          <w:rPr>
            <w:rFonts w:ascii="Calibri" w:eastAsia="Calibri" w:hAnsi="Calibri" w:cs="Times New Roman"/>
            <w:lang w:val="en-US"/>
          </w:rPr>
          <w:tab/>
          <w:t>rp "\"Yeah, I didn't give a flyin' fuck about Elliot Ness until I saw that flick, then I was like damn, he's so cool!\""</w:t>
        </w:r>
      </w:ins>
    </w:p>
    <w:p w14:paraId="7271FA26" w14:textId="77777777" w:rsidR="00674C8A" w:rsidRPr="00674C8A" w:rsidRDefault="00674C8A" w:rsidP="00674C8A">
      <w:pPr>
        <w:spacing w:line="600" w:lineRule="auto"/>
        <w:jc w:val="left"/>
        <w:rPr>
          <w:ins w:id="9568" w:author="UTENTE" w:date="2020-06-30T18:44:00Z"/>
          <w:rFonts w:ascii="Calibri" w:eastAsia="Calibri" w:hAnsi="Calibri" w:cs="Times New Roman"/>
          <w:lang w:val="en-US"/>
        </w:rPr>
      </w:pPr>
      <w:ins w:id="9569" w:author="UTENTE" w:date="2020-06-30T18:44:00Z">
        <w:r w:rsidRPr="00674C8A">
          <w:rPr>
            <w:rFonts w:ascii="Calibri" w:eastAsia="Calibri" w:hAnsi="Calibri" w:cs="Times New Roman"/>
            <w:lang w:val="en-US"/>
          </w:rPr>
          <w:t>364.</w:t>
        </w:r>
        <w:r w:rsidRPr="00674C8A">
          <w:rPr>
            <w:rFonts w:ascii="Calibri" w:eastAsia="Calibri" w:hAnsi="Calibri" w:cs="Times New Roman"/>
            <w:lang w:val="en-US"/>
          </w:rPr>
          <w:tab/>
          <w:t>rp "\"Goin' after Capone like a badass, man, I really –\""</w:t>
        </w:r>
      </w:ins>
    </w:p>
    <w:p w14:paraId="1996788C" w14:textId="77777777" w:rsidR="00674C8A" w:rsidRPr="00674C8A" w:rsidRDefault="00674C8A" w:rsidP="00674C8A">
      <w:pPr>
        <w:spacing w:line="600" w:lineRule="auto"/>
        <w:jc w:val="left"/>
        <w:rPr>
          <w:ins w:id="9570" w:author="UTENTE" w:date="2020-06-30T18:44:00Z"/>
          <w:rFonts w:ascii="Calibri" w:eastAsia="Calibri" w:hAnsi="Calibri" w:cs="Times New Roman"/>
          <w:lang w:val="en-US"/>
        </w:rPr>
      </w:pPr>
      <w:ins w:id="9571" w:author="UTENTE" w:date="2020-06-30T18:44:00Z">
        <w:r w:rsidRPr="00674C8A">
          <w:rPr>
            <w:rFonts w:ascii="Calibri" w:eastAsia="Calibri" w:hAnsi="Calibri" w:cs="Times New Roman"/>
            <w:lang w:val="en-US"/>
          </w:rPr>
          <w:t>365.</w:t>
        </w:r>
        <w:r w:rsidRPr="00674C8A">
          <w:rPr>
            <w:rFonts w:ascii="Calibri" w:eastAsia="Calibri" w:hAnsi="Calibri" w:cs="Times New Roman"/>
            <w:lang w:val="en-US"/>
          </w:rPr>
          <w:tab/>
          <w:t>u "\"Hey, Rex!\""</w:t>
        </w:r>
      </w:ins>
    </w:p>
    <w:p w14:paraId="3C9B4656" w14:textId="77777777" w:rsidR="00674C8A" w:rsidRPr="00674C8A" w:rsidRDefault="00674C8A" w:rsidP="00674C8A">
      <w:pPr>
        <w:spacing w:line="600" w:lineRule="auto"/>
        <w:jc w:val="left"/>
        <w:rPr>
          <w:ins w:id="9572" w:author="UTENTE" w:date="2020-06-30T18:44:00Z"/>
          <w:rFonts w:ascii="Calibri" w:eastAsia="Calibri" w:hAnsi="Calibri" w:cs="Times New Roman"/>
          <w:lang w:val="en-US"/>
        </w:rPr>
      </w:pPr>
      <w:ins w:id="9573" w:author="UTENTE" w:date="2020-06-30T18:44:00Z">
        <w:r w:rsidRPr="00674C8A">
          <w:rPr>
            <w:rFonts w:ascii="Calibri" w:eastAsia="Calibri" w:hAnsi="Calibri" w:cs="Times New Roman"/>
            <w:lang w:val="en-US"/>
          </w:rPr>
          <w:t>366.</w:t>
        </w:r>
        <w:r w:rsidRPr="00674C8A">
          <w:rPr>
            <w:rFonts w:ascii="Calibri" w:eastAsia="Calibri" w:hAnsi="Calibri" w:cs="Times New Roman"/>
            <w:lang w:val="en-US"/>
          </w:rPr>
          <w:tab/>
          <w:t>n "Suddenly, a loud holler breaks through the darkness."</w:t>
        </w:r>
      </w:ins>
    </w:p>
    <w:p w14:paraId="2BE622EA" w14:textId="77777777" w:rsidR="00674C8A" w:rsidRPr="00674C8A" w:rsidRDefault="00674C8A" w:rsidP="00674C8A">
      <w:pPr>
        <w:spacing w:line="600" w:lineRule="auto"/>
        <w:jc w:val="left"/>
        <w:rPr>
          <w:ins w:id="9574" w:author="UTENTE" w:date="2020-06-30T18:44:00Z"/>
          <w:rFonts w:ascii="Calibri" w:eastAsia="Calibri" w:hAnsi="Calibri" w:cs="Times New Roman"/>
          <w:lang w:val="en-US"/>
        </w:rPr>
      </w:pPr>
      <w:ins w:id="9575" w:author="UTENTE" w:date="2020-06-30T18:44:00Z">
        <w:r w:rsidRPr="00674C8A">
          <w:rPr>
            <w:rFonts w:ascii="Calibri" w:eastAsia="Calibri" w:hAnsi="Calibri" w:cs="Times New Roman"/>
            <w:lang w:val="en-US"/>
          </w:rPr>
          <w:t>367.</w:t>
        </w:r>
        <w:r w:rsidRPr="00674C8A">
          <w:rPr>
            <w:rFonts w:ascii="Calibri" w:eastAsia="Calibri" w:hAnsi="Calibri" w:cs="Times New Roman"/>
            <w:lang w:val="en-US"/>
          </w:rPr>
          <w:tab/>
          <w:t>rp "\"…\""</w:t>
        </w:r>
      </w:ins>
    </w:p>
    <w:p w14:paraId="36D64466" w14:textId="77777777" w:rsidR="00674C8A" w:rsidRPr="00674C8A" w:rsidRDefault="00674C8A" w:rsidP="00674C8A">
      <w:pPr>
        <w:spacing w:line="600" w:lineRule="auto"/>
        <w:jc w:val="left"/>
        <w:rPr>
          <w:ins w:id="9576" w:author="UTENTE" w:date="2020-06-30T18:44:00Z"/>
          <w:rFonts w:ascii="Calibri" w:eastAsia="Calibri" w:hAnsi="Calibri" w:cs="Times New Roman"/>
          <w:lang w:val="en-US"/>
        </w:rPr>
      </w:pPr>
      <w:ins w:id="9577" w:author="UTENTE" w:date="2020-06-30T18:44:00Z">
        <w:r w:rsidRPr="00674C8A">
          <w:rPr>
            <w:rFonts w:ascii="Calibri" w:eastAsia="Calibri" w:hAnsi="Calibri" w:cs="Times New Roman"/>
            <w:lang w:val="en-US"/>
          </w:rPr>
          <w:t>368.</w:t>
        </w:r>
        <w:r w:rsidRPr="00674C8A">
          <w:rPr>
            <w:rFonts w:ascii="Calibri" w:eastAsia="Calibri" w:hAnsi="Calibri" w:cs="Times New Roman"/>
            <w:lang w:val="en-US"/>
          </w:rPr>
          <w:tab/>
          <w:t>n "A moment later, three tall figures come jogging towards us from the other end of the alley."</w:t>
        </w:r>
      </w:ins>
    </w:p>
    <w:p w14:paraId="550ACB47" w14:textId="77777777" w:rsidR="00674C8A" w:rsidRPr="00674C8A" w:rsidRDefault="00674C8A" w:rsidP="00674C8A">
      <w:pPr>
        <w:spacing w:line="600" w:lineRule="auto"/>
        <w:jc w:val="left"/>
        <w:rPr>
          <w:ins w:id="9578" w:author="UTENTE" w:date="2020-06-30T18:44:00Z"/>
          <w:rFonts w:ascii="Calibri" w:eastAsia="Calibri" w:hAnsi="Calibri" w:cs="Times New Roman"/>
          <w:lang w:val="en-US"/>
        </w:rPr>
      </w:pPr>
      <w:ins w:id="9579" w:author="UTENTE" w:date="2020-06-30T18:44:00Z">
        <w:r w:rsidRPr="00674C8A">
          <w:rPr>
            <w:rFonts w:ascii="Calibri" w:eastAsia="Calibri" w:hAnsi="Calibri" w:cs="Times New Roman"/>
            <w:lang w:val="en-US"/>
          </w:rPr>
          <w:t>369.</w:t>
        </w:r>
        <w:r w:rsidRPr="00674C8A">
          <w:rPr>
            <w:rFonts w:ascii="Calibri" w:eastAsia="Calibri" w:hAnsi="Calibri" w:cs="Times New Roman"/>
            <w:lang w:val="en-US"/>
          </w:rPr>
          <w:tab/>
          <w:t>n "I can't really make out their faces in the dark, but their clothing is similar to Rex's own." </w:t>
        </w:r>
        <w:r w:rsidRPr="00674C8A">
          <w:rPr>
            <w:rFonts w:ascii="Calibri" w:eastAsia="Calibri" w:hAnsi="Calibri" w:cs="Times New Roman"/>
            <w:lang w:val="en-US"/>
          </w:rPr>
          <w:br w:type="page"/>
        </w:r>
      </w:ins>
    </w:p>
    <w:p w14:paraId="1A2554E9" w14:textId="77777777" w:rsidR="00674C8A" w:rsidRPr="00674C8A" w:rsidRDefault="00674C8A" w:rsidP="00674C8A">
      <w:pPr>
        <w:spacing w:line="600" w:lineRule="auto"/>
        <w:jc w:val="left"/>
        <w:rPr>
          <w:ins w:id="9580" w:author="UTENTE" w:date="2020-06-30T18:44:00Z"/>
          <w:rFonts w:ascii="Calibri" w:eastAsia="Calibri" w:hAnsi="Calibri" w:cs="Times New Roman"/>
        </w:rPr>
      </w:pPr>
      <w:ins w:id="9581" w:author="UTENTE" w:date="2020-06-30T18:44:00Z">
        <w:r w:rsidRPr="00674C8A">
          <w:rPr>
            <w:rFonts w:ascii="Calibri" w:eastAsia="Calibri" w:hAnsi="Calibri" w:cs="Times New Roman"/>
          </w:rPr>
          <w:lastRenderedPageBreak/>
          <w:t>358.</w:t>
        </w:r>
        <w:r w:rsidRPr="00674C8A">
          <w:rPr>
            <w:rFonts w:ascii="Calibri" w:eastAsia="Calibri" w:hAnsi="Calibri" w:cs="Times New Roman"/>
          </w:rPr>
          <w:tab/>
          <w:t>n "La strada verso casa di solito è piuttosto silenziosa e solitaria, quindi il felice chiacchiericcio di Rex è un bel cambiamento."</w:t>
        </w:r>
      </w:ins>
    </w:p>
    <w:p w14:paraId="25373AA0" w14:textId="77777777" w:rsidR="00674C8A" w:rsidRPr="00674C8A" w:rsidRDefault="00674C8A" w:rsidP="00674C8A">
      <w:pPr>
        <w:spacing w:line="600" w:lineRule="auto"/>
        <w:jc w:val="left"/>
        <w:rPr>
          <w:ins w:id="9582" w:author="UTENTE" w:date="2020-06-30T18:44:00Z"/>
          <w:rFonts w:ascii="Calibri" w:eastAsia="Calibri" w:hAnsi="Calibri" w:cs="Times New Roman"/>
        </w:rPr>
      </w:pPr>
      <w:ins w:id="9583" w:author="UTENTE" w:date="2020-06-30T18:44:00Z">
        <w:r w:rsidRPr="00674C8A">
          <w:rPr>
            <w:rFonts w:ascii="Calibri" w:eastAsia="Calibri" w:hAnsi="Calibri" w:cs="Times New Roman"/>
          </w:rPr>
          <w:t>359.</w:t>
        </w:r>
        <w:r w:rsidRPr="00674C8A">
          <w:rPr>
            <w:rFonts w:ascii="Calibri" w:eastAsia="Calibri" w:hAnsi="Calibri" w:cs="Times New Roman"/>
          </w:rPr>
          <w:tab/>
          <w:t>n "Parla spesso del suo clan, farneticando su quanto i membri più anziani siano \"fighi,\" proprio come farebbe un fan sfegatato."</w:t>
        </w:r>
      </w:ins>
    </w:p>
    <w:p w14:paraId="52D0C6A5" w14:textId="77777777" w:rsidR="00674C8A" w:rsidRPr="00674C8A" w:rsidRDefault="00674C8A" w:rsidP="00674C8A">
      <w:pPr>
        <w:spacing w:line="600" w:lineRule="auto"/>
        <w:jc w:val="left"/>
        <w:rPr>
          <w:ins w:id="9584" w:author="UTENTE" w:date="2020-06-30T18:44:00Z"/>
          <w:rFonts w:ascii="Calibri" w:eastAsia="Calibri" w:hAnsi="Calibri" w:cs="Times New Roman"/>
        </w:rPr>
      </w:pPr>
      <w:ins w:id="9585" w:author="UTENTE" w:date="2020-06-30T18:44:00Z">
        <w:r w:rsidRPr="00674C8A">
          <w:rPr>
            <w:rFonts w:ascii="Calibri" w:eastAsia="Calibri" w:hAnsi="Calibri" w:cs="Times New Roman"/>
          </w:rPr>
          <w:t>360.</w:t>
        </w:r>
        <w:r w:rsidRPr="00674C8A">
          <w:rPr>
            <w:rFonts w:ascii="Calibri" w:eastAsia="Calibri" w:hAnsi="Calibri" w:cs="Times New Roman"/>
          </w:rPr>
          <w:tab/>
          <w:t>n "Sono quasi invidioso. {w}Non penso di aver mai avuto un rapporto con un gruppo di amici, o familiari, così stretto come quello che Rex sembra avere con i suoi compagni."</w:t>
        </w:r>
      </w:ins>
    </w:p>
    <w:p w14:paraId="2E617C76" w14:textId="77777777" w:rsidR="00674C8A" w:rsidRPr="00674C8A" w:rsidRDefault="00674C8A" w:rsidP="00674C8A">
      <w:pPr>
        <w:spacing w:line="600" w:lineRule="auto"/>
        <w:jc w:val="left"/>
        <w:rPr>
          <w:ins w:id="9586" w:author="UTENTE" w:date="2020-06-30T18:44:00Z"/>
          <w:rFonts w:ascii="Calibri" w:eastAsia="Calibri" w:hAnsi="Calibri" w:cs="Times New Roman"/>
        </w:rPr>
      </w:pPr>
      <w:ins w:id="9587" w:author="UTENTE" w:date="2020-06-30T18:44:00Z">
        <w:r w:rsidRPr="00674C8A">
          <w:rPr>
            <w:rFonts w:ascii="Calibri" w:eastAsia="Calibri" w:hAnsi="Calibri" w:cs="Times New Roman"/>
          </w:rPr>
          <w:t>361.</w:t>
        </w:r>
        <w:r w:rsidRPr="00674C8A">
          <w:rPr>
            <w:rFonts w:ascii="Calibri" w:eastAsia="Calibri" w:hAnsi="Calibri" w:cs="Times New Roman"/>
          </w:rPr>
          <w:tab/>
          <w:t>n "Alcune delle cose che dice potrebbero sembrare in contrasto con le sue azioni, tuttavia… dopotutto, perché non è con il suo clan adesso, anziché con me? "</w:t>
        </w:r>
      </w:ins>
    </w:p>
    <w:p w14:paraId="6CF09082" w14:textId="77777777" w:rsidR="00674C8A" w:rsidRPr="00674C8A" w:rsidRDefault="00674C8A" w:rsidP="00674C8A">
      <w:pPr>
        <w:spacing w:line="600" w:lineRule="auto"/>
        <w:jc w:val="left"/>
        <w:rPr>
          <w:ins w:id="9588" w:author="UTENTE" w:date="2020-06-30T18:44:00Z"/>
          <w:rFonts w:ascii="Calibri" w:eastAsia="Calibri" w:hAnsi="Calibri" w:cs="Times New Roman"/>
        </w:rPr>
      </w:pPr>
      <w:ins w:id="9589" w:author="UTENTE" w:date="2020-06-30T18:44:00Z">
        <w:r w:rsidRPr="00674C8A">
          <w:rPr>
            <w:rFonts w:ascii="Calibri" w:eastAsia="Calibri" w:hAnsi="Calibri" w:cs="Times New Roman"/>
          </w:rPr>
          <w:t>362.</w:t>
        </w:r>
        <w:r w:rsidRPr="00674C8A">
          <w:rPr>
            <w:rFonts w:ascii="Calibri" w:eastAsia="Calibri" w:hAnsi="Calibri" w:cs="Times New Roman"/>
          </w:rPr>
          <w:tab/>
          <w:t>n "A qualche isolato da casa, Rex e io giriamo l'angolo e ci addentriamo in un vicoletto secondario, parlottando di cinema anni '80."</w:t>
        </w:r>
      </w:ins>
    </w:p>
    <w:p w14:paraId="63E4BCAB" w14:textId="77777777" w:rsidR="00674C8A" w:rsidRPr="00674C8A" w:rsidRDefault="00674C8A" w:rsidP="00674C8A">
      <w:pPr>
        <w:spacing w:line="600" w:lineRule="auto"/>
        <w:jc w:val="left"/>
        <w:rPr>
          <w:ins w:id="9590" w:author="UTENTE" w:date="2020-06-30T18:44:00Z"/>
          <w:rFonts w:ascii="Calibri" w:eastAsia="Calibri" w:hAnsi="Calibri" w:cs="Times New Roman"/>
        </w:rPr>
      </w:pPr>
      <w:ins w:id="9591" w:author="UTENTE" w:date="2020-06-30T18:44:00Z">
        <w:r w:rsidRPr="00674C8A">
          <w:rPr>
            <w:rFonts w:ascii="Calibri" w:eastAsia="Calibri" w:hAnsi="Calibri" w:cs="Times New Roman"/>
          </w:rPr>
          <w:t>363.</w:t>
        </w:r>
        <w:r w:rsidRPr="00674C8A">
          <w:rPr>
            <w:rFonts w:ascii="Calibri" w:eastAsia="Calibri" w:hAnsi="Calibri" w:cs="Times New Roman"/>
          </w:rPr>
          <w:tab/>
          <w:t>rp "\"Vero, non mi fregava un cazzo di Elliot Ness finché non ho visto quel film, lì ero tipo wow, è un figo !\""</w:t>
        </w:r>
      </w:ins>
    </w:p>
    <w:p w14:paraId="5926C642" w14:textId="77777777" w:rsidR="00674C8A" w:rsidRPr="00674C8A" w:rsidRDefault="00674C8A" w:rsidP="00674C8A">
      <w:pPr>
        <w:spacing w:line="600" w:lineRule="auto"/>
        <w:jc w:val="left"/>
        <w:rPr>
          <w:ins w:id="9592" w:author="UTENTE" w:date="2020-06-30T18:44:00Z"/>
          <w:rFonts w:ascii="Calibri" w:eastAsia="Calibri" w:hAnsi="Calibri" w:cs="Times New Roman"/>
        </w:rPr>
      </w:pPr>
      <w:ins w:id="9593" w:author="UTENTE" w:date="2020-06-30T18:44:00Z">
        <w:r w:rsidRPr="00674C8A">
          <w:rPr>
            <w:rFonts w:ascii="Calibri" w:eastAsia="Calibri" w:hAnsi="Calibri" w:cs="Times New Roman"/>
          </w:rPr>
          <w:t>364.</w:t>
        </w:r>
        <w:r w:rsidRPr="00674C8A">
          <w:rPr>
            <w:rFonts w:ascii="Calibri" w:eastAsia="Calibri" w:hAnsi="Calibri" w:cs="Times New Roman"/>
          </w:rPr>
          <w:tab/>
          <w:t>rp "\"Correre dietro ad Al Capone così, troppo cazzuto, ero davvero -\""</w:t>
        </w:r>
      </w:ins>
    </w:p>
    <w:p w14:paraId="3F90BF86" w14:textId="77777777" w:rsidR="00674C8A" w:rsidRPr="00674C8A" w:rsidRDefault="00674C8A" w:rsidP="00674C8A">
      <w:pPr>
        <w:spacing w:line="600" w:lineRule="auto"/>
        <w:jc w:val="left"/>
        <w:rPr>
          <w:ins w:id="9594" w:author="UTENTE" w:date="2020-06-30T18:44:00Z"/>
          <w:rFonts w:ascii="Calibri" w:eastAsia="Calibri" w:hAnsi="Calibri" w:cs="Times New Roman"/>
        </w:rPr>
      </w:pPr>
      <w:ins w:id="9595" w:author="UTENTE" w:date="2020-06-30T18:44:00Z">
        <w:r w:rsidRPr="00674C8A">
          <w:rPr>
            <w:rFonts w:ascii="Calibri" w:eastAsia="Calibri" w:hAnsi="Calibri" w:cs="Times New Roman"/>
          </w:rPr>
          <w:t>365.</w:t>
        </w:r>
        <w:r w:rsidRPr="00674C8A">
          <w:rPr>
            <w:rFonts w:ascii="Calibri" w:eastAsia="Calibri" w:hAnsi="Calibri" w:cs="Times New Roman"/>
          </w:rPr>
          <w:tab/>
          <w:t>u "\"Ehi, Rex!\""</w:t>
        </w:r>
      </w:ins>
    </w:p>
    <w:p w14:paraId="2F104096" w14:textId="77777777" w:rsidR="00674C8A" w:rsidRPr="00674C8A" w:rsidRDefault="00674C8A" w:rsidP="00674C8A">
      <w:pPr>
        <w:spacing w:line="600" w:lineRule="auto"/>
        <w:jc w:val="left"/>
        <w:rPr>
          <w:ins w:id="9596" w:author="UTENTE" w:date="2020-06-30T18:44:00Z"/>
          <w:rFonts w:ascii="Calibri" w:eastAsia="Calibri" w:hAnsi="Calibri" w:cs="Times New Roman"/>
        </w:rPr>
      </w:pPr>
      <w:ins w:id="9597" w:author="UTENTE" w:date="2020-06-30T18:44:00Z">
        <w:r w:rsidRPr="00674C8A">
          <w:rPr>
            <w:rFonts w:ascii="Calibri" w:eastAsia="Calibri" w:hAnsi="Calibri" w:cs="Times New Roman"/>
          </w:rPr>
          <w:t>366.</w:t>
        </w:r>
        <w:r w:rsidRPr="00674C8A">
          <w:rPr>
            <w:rFonts w:ascii="Calibri" w:eastAsia="Calibri" w:hAnsi="Calibri" w:cs="Times New Roman"/>
          </w:rPr>
          <w:tab/>
          <w:t>n "All'improvviso, un urlo trapassa l'oscurità."</w:t>
        </w:r>
      </w:ins>
    </w:p>
    <w:p w14:paraId="1D8A8A38" w14:textId="77777777" w:rsidR="00674C8A" w:rsidRPr="00674C8A" w:rsidRDefault="00674C8A" w:rsidP="00674C8A">
      <w:pPr>
        <w:spacing w:line="600" w:lineRule="auto"/>
        <w:jc w:val="left"/>
        <w:rPr>
          <w:ins w:id="9598" w:author="UTENTE" w:date="2020-06-30T18:44:00Z"/>
          <w:rFonts w:ascii="Calibri" w:eastAsia="Calibri" w:hAnsi="Calibri" w:cs="Times New Roman"/>
          <w:rPrChange w:id="9599" w:author="UTENTE" w:date="2020-06-30T18:44:00Z">
            <w:rPr>
              <w:ins w:id="9600" w:author="UTENTE" w:date="2020-06-30T18:44:00Z"/>
              <w:rFonts w:ascii="Calibri" w:eastAsia="Calibri" w:hAnsi="Calibri" w:cs="Times New Roman"/>
              <w:lang w:val="en-US"/>
            </w:rPr>
          </w:rPrChange>
        </w:rPr>
      </w:pPr>
      <w:ins w:id="9601" w:author="UTENTE" w:date="2020-06-30T18:44:00Z">
        <w:r w:rsidRPr="00674C8A">
          <w:rPr>
            <w:rFonts w:ascii="Calibri" w:eastAsia="Calibri" w:hAnsi="Calibri" w:cs="Times New Roman"/>
            <w:rPrChange w:id="9602" w:author="UTENTE" w:date="2020-06-30T18:44:00Z">
              <w:rPr>
                <w:rFonts w:ascii="Calibri" w:eastAsia="Calibri" w:hAnsi="Calibri" w:cs="Times New Roman"/>
                <w:lang w:val="en-US"/>
              </w:rPr>
            </w:rPrChange>
          </w:rPr>
          <w:t>367.</w:t>
        </w:r>
        <w:r w:rsidRPr="00674C8A">
          <w:rPr>
            <w:rFonts w:ascii="Calibri" w:eastAsia="Calibri" w:hAnsi="Calibri" w:cs="Times New Roman"/>
            <w:rPrChange w:id="9603" w:author="UTENTE" w:date="2020-06-30T18:44:00Z">
              <w:rPr>
                <w:rFonts w:ascii="Calibri" w:eastAsia="Calibri" w:hAnsi="Calibri" w:cs="Times New Roman"/>
                <w:lang w:val="en-US"/>
              </w:rPr>
            </w:rPrChange>
          </w:rPr>
          <w:tab/>
          <w:t>rp "\"…\""</w:t>
        </w:r>
      </w:ins>
    </w:p>
    <w:p w14:paraId="66E54402" w14:textId="77777777" w:rsidR="00674C8A" w:rsidRPr="00674C8A" w:rsidRDefault="00674C8A" w:rsidP="00674C8A">
      <w:pPr>
        <w:spacing w:line="600" w:lineRule="auto"/>
        <w:jc w:val="left"/>
        <w:rPr>
          <w:ins w:id="9604" w:author="UTENTE" w:date="2020-06-30T18:44:00Z"/>
          <w:rFonts w:ascii="Calibri" w:eastAsia="Calibri" w:hAnsi="Calibri" w:cs="Times New Roman"/>
        </w:rPr>
      </w:pPr>
      <w:ins w:id="9605" w:author="UTENTE" w:date="2020-06-30T18:44:00Z">
        <w:r w:rsidRPr="00674C8A">
          <w:rPr>
            <w:rFonts w:ascii="Calibri" w:eastAsia="Calibri" w:hAnsi="Calibri" w:cs="Times New Roman"/>
          </w:rPr>
          <w:t>368.</w:t>
        </w:r>
        <w:r w:rsidRPr="00674C8A">
          <w:rPr>
            <w:rFonts w:ascii="Calibri" w:eastAsia="Calibri" w:hAnsi="Calibri" w:cs="Times New Roman"/>
          </w:rPr>
          <w:tab/>
          <w:t>n "Un secondo dopo, 3 sagome alte corrono verso di noi dall'altra parte del vicolo."</w:t>
        </w:r>
      </w:ins>
    </w:p>
    <w:p w14:paraId="046EED60" w14:textId="77777777" w:rsidR="00674C8A" w:rsidRPr="00674C8A" w:rsidRDefault="00674C8A" w:rsidP="00674C8A">
      <w:pPr>
        <w:spacing w:line="600" w:lineRule="auto"/>
        <w:jc w:val="left"/>
        <w:rPr>
          <w:ins w:id="9606" w:author="UTENTE" w:date="2020-06-30T18:44:00Z"/>
          <w:rFonts w:ascii="Calibri" w:eastAsia="Calibri" w:hAnsi="Calibri" w:cs="Times New Roman"/>
        </w:rPr>
      </w:pPr>
      <w:ins w:id="9607" w:author="UTENTE" w:date="2020-06-30T18:44:00Z">
        <w:r w:rsidRPr="00674C8A">
          <w:rPr>
            <w:rFonts w:ascii="Calibri" w:eastAsia="Calibri" w:hAnsi="Calibri" w:cs="Times New Roman"/>
          </w:rPr>
          <w:t>369.</w:t>
        </w:r>
        <w:r w:rsidRPr="00674C8A">
          <w:rPr>
            <w:rFonts w:ascii="Calibri" w:eastAsia="Calibri" w:hAnsi="Calibri" w:cs="Times New Roman"/>
          </w:rPr>
          <w:tab/>
          <w:t>n "Non riesco a vedere bene i loro volti nel buio, ma sono vestiti come Rex."</w:t>
        </w:r>
        <w:r w:rsidRPr="00674C8A">
          <w:rPr>
            <w:rFonts w:ascii="Calibri" w:eastAsia="Calibri" w:hAnsi="Calibri" w:cs="Times New Roman"/>
          </w:rPr>
          <w:br w:type="page"/>
        </w:r>
      </w:ins>
    </w:p>
    <w:p w14:paraId="2E953DE3" w14:textId="77777777" w:rsidR="00674C8A" w:rsidRPr="00674C8A" w:rsidRDefault="00674C8A" w:rsidP="00674C8A">
      <w:pPr>
        <w:spacing w:line="600" w:lineRule="auto"/>
        <w:jc w:val="left"/>
        <w:rPr>
          <w:ins w:id="9608" w:author="UTENTE" w:date="2020-06-30T18:44:00Z"/>
          <w:rFonts w:ascii="Calibri" w:eastAsia="Calibri" w:hAnsi="Calibri" w:cs="Times New Roman"/>
          <w:lang w:val="en-US"/>
        </w:rPr>
      </w:pPr>
      <w:ins w:id="9609" w:author="UTENTE" w:date="2020-06-30T18:44:00Z">
        <w:r w:rsidRPr="00674C8A">
          <w:rPr>
            <w:rFonts w:ascii="Calibri" w:eastAsia="Calibri" w:hAnsi="Calibri" w:cs="Times New Roman"/>
            <w:lang w:val="en-US"/>
          </w:rPr>
          <w:lastRenderedPageBreak/>
          <w:t>370.</w:t>
        </w:r>
        <w:r w:rsidRPr="00674C8A">
          <w:rPr>
            <w:rFonts w:ascii="Calibri" w:eastAsia="Calibri" w:hAnsi="Calibri" w:cs="Times New Roman"/>
            <w:lang w:val="en-US"/>
          </w:rPr>
          <w:tab/>
          <w:t>u "\"Yo, we were lookin' for you! Hey, wait…\""</w:t>
        </w:r>
      </w:ins>
    </w:p>
    <w:p w14:paraId="2E740848" w14:textId="77777777" w:rsidR="00674C8A" w:rsidRPr="00674C8A" w:rsidRDefault="00674C8A" w:rsidP="00674C8A">
      <w:pPr>
        <w:spacing w:line="600" w:lineRule="auto"/>
        <w:jc w:val="left"/>
        <w:rPr>
          <w:ins w:id="9610" w:author="UTENTE" w:date="2020-06-30T18:44:00Z"/>
          <w:rFonts w:ascii="Calibri" w:eastAsia="Calibri" w:hAnsi="Calibri" w:cs="Times New Roman"/>
          <w:lang w:val="en-US"/>
        </w:rPr>
      </w:pPr>
      <w:ins w:id="9611" w:author="UTENTE" w:date="2020-06-30T18:44:00Z">
        <w:r w:rsidRPr="00674C8A">
          <w:rPr>
            <w:rFonts w:ascii="Calibri" w:eastAsia="Calibri" w:hAnsi="Calibri" w:cs="Times New Roman"/>
            <w:lang w:val="en-US"/>
          </w:rPr>
          <w:t>371.</w:t>
        </w:r>
        <w:r w:rsidRPr="00674C8A">
          <w:rPr>
            <w:rFonts w:ascii="Calibri" w:eastAsia="Calibri" w:hAnsi="Calibri" w:cs="Times New Roman"/>
            <w:lang w:val="en-US"/>
          </w:rPr>
          <w:tab/>
          <w:t>n "The one in the middle cranes his neck a little, and I get the feeling his eyes are trained on me."</w:t>
        </w:r>
      </w:ins>
    </w:p>
    <w:p w14:paraId="346E6B54" w14:textId="77777777" w:rsidR="00674C8A" w:rsidRPr="00674C8A" w:rsidRDefault="00674C8A" w:rsidP="00674C8A">
      <w:pPr>
        <w:spacing w:line="600" w:lineRule="auto"/>
        <w:jc w:val="left"/>
        <w:rPr>
          <w:ins w:id="9612" w:author="UTENTE" w:date="2020-06-30T18:44:00Z"/>
          <w:rFonts w:ascii="Calibri" w:eastAsia="Calibri" w:hAnsi="Calibri" w:cs="Times New Roman"/>
          <w:lang w:val="en-US"/>
        </w:rPr>
      </w:pPr>
      <w:ins w:id="9613" w:author="UTENTE" w:date="2020-06-30T18:44:00Z">
        <w:r w:rsidRPr="00674C8A">
          <w:rPr>
            <w:rFonts w:ascii="Calibri" w:eastAsia="Calibri" w:hAnsi="Calibri" w:cs="Times New Roman"/>
            <w:lang w:val="en-US"/>
          </w:rPr>
          <w:t>372.</w:t>
        </w:r>
        <w:r w:rsidRPr="00674C8A">
          <w:rPr>
            <w:rFonts w:ascii="Calibri" w:eastAsia="Calibri" w:hAnsi="Calibri" w:cs="Times New Roman"/>
            <w:lang w:val="en-US"/>
          </w:rPr>
          <w:tab/>
          <w:t>u "\"Wait, is that the guy Gary was talkin' about?\""</w:t>
        </w:r>
      </w:ins>
    </w:p>
    <w:p w14:paraId="0B183FB3" w14:textId="77777777" w:rsidR="00674C8A" w:rsidRPr="00674C8A" w:rsidRDefault="00674C8A" w:rsidP="00674C8A">
      <w:pPr>
        <w:spacing w:line="600" w:lineRule="auto"/>
        <w:jc w:val="left"/>
        <w:rPr>
          <w:ins w:id="9614" w:author="UTENTE" w:date="2020-06-30T18:44:00Z"/>
          <w:rFonts w:ascii="Calibri" w:eastAsia="Calibri" w:hAnsi="Calibri" w:cs="Times New Roman"/>
          <w:lang w:val="en-US"/>
        </w:rPr>
      </w:pPr>
      <w:ins w:id="9615" w:author="UTENTE" w:date="2020-06-30T18:44:00Z">
        <w:r w:rsidRPr="00674C8A">
          <w:rPr>
            <w:rFonts w:ascii="Calibri" w:eastAsia="Calibri" w:hAnsi="Calibri" w:cs="Times New Roman"/>
            <w:lang w:val="en-US"/>
          </w:rPr>
          <w:t>373.</w:t>
        </w:r>
        <w:r w:rsidRPr="00674C8A">
          <w:rPr>
            <w:rFonts w:ascii="Calibri" w:eastAsia="Calibri" w:hAnsi="Calibri" w:cs="Times New Roman"/>
            <w:lang w:val="en-US"/>
          </w:rPr>
          <w:tab/>
          <w:t>u "\"He your feeding pet, Rex?\""</w:t>
        </w:r>
      </w:ins>
    </w:p>
    <w:p w14:paraId="3C5062C3" w14:textId="77777777" w:rsidR="00674C8A" w:rsidRPr="00674C8A" w:rsidRDefault="00674C8A" w:rsidP="00674C8A">
      <w:pPr>
        <w:spacing w:line="600" w:lineRule="auto"/>
        <w:jc w:val="left"/>
        <w:rPr>
          <w:ins w:id="9616" w:author="UTENTE" w:date="2020-06-30T18:44:00Z"/>
          <w:rFonts w:ascii="Calibri" w:eastAsia="Calibri" w:hAnsi="Calibri" w:cs="Times New Roman"/>
          <w:lang w:val="en-US"/>
        </w:rPr>
      </w:pPr>
      <w:ins w:id="9617" w:author="UTENTE" w:date="2020-06-30T18:44:00Z">
        <w:r w:rsidRPr="00674C8A">
          <w:rPr>
            <w:rFonts w:ascii="Calibri" w:eastAsia="Calibri" w:hAnsi="Calibri" w:cs="Times New Roman"/>
            <w:lang w:val="en-US"/>
          </w:rPr>
          <w:t>374.</w:t>
        </w:r>
        <w:r w:rsidRPr="00674C8A">
          <w:rPr>
            <w:rFonts w:ascii="Calibri" w:eastAsia="Calibri" w:hAnsi="Calibri" w:cs="Times New Roman"/>
            <w:lang w:val="en-US"/>
          </w:rPr>
          <w:tab/>
          <w:t>u "\"Hey! If he's just a blood bag, why are you guys walking around together? Shouldn't you have him locked up somewhere?\""</w:t>
        </w:r>
      </w:ins>
    </w:p>
    <w:p w14:paraId="72E9972C" w14:textId="77777777" w:rsidR="00674C8A" w:rsidRPr="00674C8A" w:rsidRDefault="00674C8A" w:rsidP="00674C8A">
      <w:pPr>
        <w:spacing w:line="600" w:lineRule="auto"/>
        <w:jc w:val="left"/>
        <w:rPr>
          <w:ins w:id="9618" w:author="UTENTE" w:date="2020-06-30T18:44:00Z"/>
          <w:rFonts w:ascii="Calibri" w:eastAsia="Calibri" w:hAnsi="Calibri" w:cs="Times New Roman"/>
          <w:lang w:val="en-US"/>
        </w:rPr>
      </w:pPr>
      <w:ins w:id="9619" w:author="UTENTE" w:date="2020-06-30T18:44:00Z">
        <w:r w:rsidRPr="00674C8A">
          <w:rPr>
            <w:rFonts w:ascii="Calibri" w:eastAsia="Calibri" w:hAnsi="Calibri" w:cs="Times New Roman"/>
            <w:lang w:val="en-US"/>
          </w:rPr>
          <w:t>375.</w:t>
        </w:r>
        <w:r w:rsidRPr="00674C8A">
          <w:rPr>
            <w:rFonts w:ascii="Calibri" w:eastAsia="Calibri" w:hAnsi="Calibri" w:cs="Times New Roman"/>
            <w:lang w:val="en-US"/>
          </w:rPr>
          <w:tab/>
          <w:t>n "Another one of the men – probably a group of vampires – chimes in, his voice high and nasal."</w:t>
        </w:r>
      </w:ins>
    </w:p>
    <w:p w14:paraId="06596601" w14:textId="77777777" w:rsidR="00674C8A" w:rsidRPr="00674C8A" w:rsidRDefault="00674C8A" w:rsidP="00674C8A">
      <w:pPr>
        <w:spacing w:line="600" w:lineRule="auto"/>
        <w:jc w:val="left"/>
        <w:rPr>
          <w:ins w:id="9620" w:author="UTENTE" w:date="2020-06-30T18:44:00Z"/>
          <w:rFonts w:ascii="Calibri" w:eastAsia="Calibri" w:hAnsi="Calibri" w:cs="Times New Roman"/>
          <w:lang w:val="en-US"/>
        </w:rPr>
      </w:pPr>
      <w:ins w:id="9621" w:author="UTENTE" w:date="2020-06-30T18:44:00Z">
        <w:r w:rsidRPr="00674C8A">
          <w:rPr>
            <w:rFonts w:ascii="Calibri" w:eastAsia="Calibri" w:hAnsi="Calibri" w:cs="Times New Roman"/>
            <w:lang w:val="en-US"/>
          </w:rPr>
          <w:t>376.</w:t>
        </w:r>
        <w:r w:rsidRPr="00674C8A">
          <w:rPr>
            <w:rFonts w:ascii="Calibri" w:eastAsia="Calibri" w:hAnsi="Calibri" w:cs="Times New Roman"/>
            <w:lang w:val="en-US"/>
          </w:rPr>
          <w:tab/>
          <w:t>mcp "\"…\""</w:t>
        </w:r>
      </w:ins>
    </w:p>
    <w:p w14:paraId="2EAAE0F2" w14:textId="77777777" w:rsidR="00674C8A" w:rsidRPr="00674C8A" w:rsidRDefault="00674C8A" w:rsidP="00674C8A">
      <w:pPr>
        <w:spacing w:line="600" w:lineRule="auto"/>
        <w:jc w:val="left"/>
        <w:rPr>
          <w:ins w:id="9622" w:author="UTENTE" w:date="2020-06-30T18:44:00Z"/>
          <w:rFonts w:ascii="Calibri" w:eastAsia="Calibri" w:hAnsi="Calibri" w:cs="Times New Roman"/>
          <w:lang w:val="en-US"/>
        </w:rPr>
      </w:pPr>
      <w:ins w:id="9623" w:author="UTENTE" w:date="2020-06-30T18:44:00Z">
        <w:r w:rsidRPr="00674C8A">
          <w:rPr>
            <w:rFonts w:ascii="Calibri" w:eastAsia="Calibri" w:hAnsi="Calibri" w:cs="Times New Roman"/>
            <w:lang w:val="en-US"/>
          </w:rPr>
          <w:t>377.</w:t>
        </w:r>
        <w:r w:rsidRPr="00674C8A">
          <w:rPr>
            <w:rFonts w:ascii="Calibri" w:eastAsia="Calibri" w:hAnsi="Calibri" w:cs="Times New Roman"/>
            <w:lang w:val="en-US"/>
          </w:rPr>
          <w:tab/>
          <w:t>n "I shoot a worried look over at Rex, who's frozen in place, eyes wide."</w:t>
        </w:r>
      </w:ins>
    </w:p>
    <w:p w14:paraId="6C8480AC" w14:textId="77777777" w:rsidR="00674C8A" w:rsidRPr="00674C8A" w:rsidRDefault="00674C8A" w:rsidP="00674C8A">
      <w:pPr>
        <w:spacing w:line="600" w:lineRule="auto"/>
        <w:jc w:val="left"/>
        <w:rPr>
          <w:ins w:id="9624" w:author="UTENTE" w:date="2020-06-30T18:44:00Z"/>
          <w:rFonts w:ascii="Calibri" w:eastAsia="Calibri" w:hAnsi="Calibri" w:cs="Times New Roman"/>
          <w:lang w:val="en-US"/>
        </w:rPr>
      </w:pPr>
      <w:ins w:id="9625" w:author="UTENTE" w:date="2020-06-30T18:44:00Z">
        <w:r w:rsidRPr="00674C8A">
          <w:rPr>
            <w:rFonts w:ascii="Calibri" w:eastAsia="Calibri" w:hAnsi="Calibri" w:cs="Times New Roman"/>
            <w:lang w:val="en-US"/>
          </w:rPr>
          <w:t>378.</w:t>
        </w:r>
        <w:r w:rsidRPr="00674C8A">
          <w:rPr>
            <w:rFonts w:ascii="Calibri" w:eastAsia="Calibri" w:hAnsi="Calibri" w:cs="Times New Roman"/>
            <w:lang w:val="en-US"/>
          </w:rPr>
          <w:tab/>
          <w:t>u "\"Shit, don't tell me… you're not {i}friends{/i} with him, right?\""</w:t>
        </w:r>
      </w:ins>
    </w:p>
    <w:p w14:paraId="324941BE" w14:textId="77777777" w:rsidR="00674C8A" w:rsidRPr="00674C8A" w:rsidRDefault="00674C8A" w:rsidP="00674C8A">
      <w:pPr>
        <w:spacing w:line="600" w:lineRule="auto"/>
        <w:jc w:val="left"/>
        <w:rPr>
          <w:ins w:id="9626" w:author="UTENTE" w:date="2020-06-30T18:44:00Z"/>
          <w:rFonts w:ascii="Calibri" w:eastAsia="Calibri" w:hAnsi="Calibri" w:cs="Times New Roman"/>
          <w:lang w:val="en-US"/>
        </w:rPr>
      </w:pPr>
      <w:ins w:id="9627" w:author="UTENTE" w:date="2020-06-30T18:44:00Z">
        <w:r w:rsidRPr="00674C8A">
          <w:rPr>
            <w:rFonts w:ascii="Calibri" w:eastAsia="Calibri" w:hAnsi="Calibri" w:cs="Times New Roman"/>
            <w:lang w:val="en-US"/>
          </w:rPr>
          <w:t>379.</w:t>
        </w:r>
        <w:r w:rsidRPr="00674C8A">
          <w:rPr>
            <w:rFonts w:ascii="Calibri" w:eastAsia="Calibri" w:hAnsi="Calibri" w:cs="Times New Roman"/>
            <w:lang w:val="en-US"/>
          </w:rPr>
          <w:tab/>
          <w:t>u "\"Rex, you know Bishop doesn't allow that shit!\""</w:t>
        </w:r>
      </w:ins>
    </w:p>
    <w:p w14:paraId="3F6BE838" w14:textId="77777777" w:rsidR="00674C8A" w:rsidRPr="00674C8A" w:rsidRDefault="00674C8A" w:rsidP="00674C8A">
      <w:pPr>
        <w:spacing w:line="600" w:lineRule="auto"/>
        <w:jc w:val="left"/>
        <w:rPr>
          <w:ins w:id="9628" w:author="UTENTE" w:date="2020-06-30T18:44:00Z"/>
          <w:rFonts w:ascii="Calibri" w:eastAsia="Calibri" w:hAnsi="Calibri" w:cs="Times New Roman"/>
          <w:lang w:val="en-US"/>
        </w:rPr>
      </w:pPr>
      <w:ins w:id="9629" w:author="UTENTE" w:date="2020-06-30T18:44:00Z">
        <w:r w:rsidRPr="00674C8A">
          <w:rPr>
            <w:rFonts w:ascii="Calibri" w:eastAsia="Calibri" w:hAnsi="Calibri" w:cs="Times New Roman"/>
            <w:lang w:val="en-US"/>
          </w:rPr>
          <w:t>380.</w:t>
        </w:r>
        <w:r w:rsidRPr="00674C8A">
          <w:rPr>
            <w:rFonts w:ascii="Calibri" w:eastAsia="Calibri" w:hAnsi="Calibri" w:cs="Times New Roman"/>
            <w:lang w:val="en-US"/>
          </w:rPr>
          <w:tab/>
          <w:t>u "\"You get caught bein' friends with a human, and it'll spell reaaaal big trouble!\""</w:t>
        </w:r>
      </w:ins>
    </w:p>
    <w:p w14:paraId="29B89026" w14:textId="77777777" w:rsidR="00674C8A" w:rsidRPr="00674C8A" w:rsidRDefault="00674C8A" w:rsidP="00674C8A">
      <w:pPr>
        <w:spacing w:line="600" w:lineRule="auto"/>
        <w:jc w:val="left"/>
        <w:rPr>
          <w:ins w:id="9630" w:author="UTENTE" w:date="2020-06-30T18:44:00Z"/>
          <w:rFonts w:ascii="Calibri" w:eastAsia="Calibri" w:hAnsi="Calibri" w:cs="Times New Roman"/>
          <w:lang w:val="en-US"/>
        </w:rPr>
      </w:pPr>
      <w:ins w:id="9631" w:author="UTENTE" w:date="2020-06-30T18:44:00Z">
        <w:r w:rsidRPr="00674C8A">
          <w:rPr>
            <w:rFonts w:ascii="Calibri" w:eastAsia="Calibri" w:hAnsi="Calibri" w:cs="Times New Roman"/>
            <w:lang w:val="en-US"/>
          </w:rPr>
          <w:t>381.</w:t>
        </w:r>
        <w:r w:rsidRPr="00674C8A">
          <w:rPr>
            <w:rFonts w:ascii="Calibri" w:eastAsia="Calibri" w:hAnsi="Calibri" w:cs="Times New Roman"/>
            <w:lang w:val="en-US"/>
          </w:rPr>
          <w:tab/>
          <w:t>n "The three vampires' jeering words call out to us."</w:t>
        </w:r>
      </w:ins>
    </w:p>
    <w:p w14:paraId="287ED98C" w14:textId="77777777" w:rsidR="00674C8A" w:rsidRPr="00674C8A" w:rsidRDefault="00674C8A" w:rsidP="00674C8A">
      <w:pPr>
        <w:spacing w:line="600" w:lineRule="auto"/>
        <w:jc w:val="left"/>
        <w:rPr>
          <w:ins w:id="9632" w:author="UTENTE" w:date="2020-06-30T18:44:00Z"/>
          <w:rFonts w:ascii="Calibri" w:eastAsia="Calibri" w:hAnsi="Calibri" w:cs="Times New Roman"/>
          <w:lang w:val="en-US"/>
        </w:rPr>
      </w:pPr>
      <w:ins w:id="9633" w:author="UTENTE" w:date="2020-06-30T18:44:00Z">
        <w:r w:rsidRPr="00674C8A">
          <w:rPr>
            <w:rFonts w:ascii="Calibri" w:eastAsia="Calibri" w:hAnsi="Calibri" w:cs="Times New Roman"/>
            <w:lang w:val="en-US"/>
          </w:rPr>
          <w:t>382.</w:t>
        </w:r>
        <w:r w:rsidRPr="00674C8A">
          <w:rPr>
            <w:rFonts w:ascii="Calibri" w:eastAsia="Calibri" w:hAnsi="Calibri" w:cs="Times New Roman"/>
            <w:lang w:val="en-US"/>
          </w:rPr>
          <w:tab/>
          <w:t>n "I'd guess that they're Rex's clanmates… but they don't sound very brotherly at all."</w:t>
        </w:r>
      </w:ins>
    </w:p>
    <w:p w14:paraId="256C9E3C" w14:textId="77777777" w:rsidR="00674C8A" w:rsidRPr="00674C8A" w:rsidRDefault="00674C8A" w:rsidP="00674C8A">
      <w:pPr>
        <w:spacing w:line="600" w:lineRule="auto"/>
        <w:jc w:val="left"/>
        <w:rPr>
          <w:ins w:id="9634" w:author="UTENTE" w:date="2020-06-30T18:44:00Z"/>
          <w:rFonts w:ascii="Calibri" w:eastAsia="Calibri" w:hAnsi="Calibri" w:cs="Times New Roman"/>
          <w:lang w:val="en-US"/>
        </w:rPr>
      </w:pPr>
      <w:ins w:id="9635" w:author="UTENTE" w:date="2020-06-30T18:44:00Z">
        <w:r w:rsidRPr="00674C8A">
          <w:rPr>
            <w:rFonts w:ascii="Calibri" w:eastAsia="Calibri" w:hAnsi="Calibri" w:cs="Times New Roman"/>
            <w:lang w:val="en-US"/>
          </w:rPr>
          <w:t>383.</w:t>
        </w:r>
        <w:r w:rsidRPr="00674C8A">
          <w:rPr>
            <w:rFonts w:ascii="Calibri" w:eastAsia="Calibri" w:hAnsi="Calibri" w:cs="Times New Roman"/>
            <w:lang w:val="en-US"/>
          </w:rPr>
          <w:tab/>
          <w:t>r "\"…Guys, you know it's not like that…\""</w:t>
        </w:r>
      </w:ins>
    </w:p>
    <w:p w14:paraId="52FF3D7C" w14:textId="77777777" w:rsidR="00674C8A" w:rsidRPr="00674C8A" w:rsidRDefault="00674C8A" w:rsidP="00674C8A">
      <w:pPr>
        <w:spacing w:line="600" w:lineRule="auto"/>
        <w:jc w:val="left"/>
        <w:rPr>
          <w:ins w:id="9636" w:author="UTENTE" w:date="2020-06-30T18:44:00Z"/>
          <w:rFonts w:ascii="Calibri" w:eastAsia="Calibri" w:hAnsi="Calibri" w:cs="Times New Roman"/>
          <w:lang w:val="en-US"/>
        </w:rPr>
      </w:pPr>
      <w:ins w:id="9637" w:author="UTENTE" w:date="2020-06-30T18:44:00Z">
        <w:r w:rsidRPr="00674C8A">
          <w:rPr>
            <w:rFonts w:ascii="Calibri" w:eastAsia="Calibri" w:hAnsi="Calibri" w:cs="Times New Roman"/>
            <w:lang w:val="en-US"/>
          </w:rPr>
          <w:t>384.</w:t>
        </w:r>
        <w:r w:rsidRPr="00674C8A">
          <w:rPr>
            <w:rFonts w:ascii="Calibri" w:eastAsia="Calibri" w:hAnsi="Calibri" w:cs="Times New Roman"/>
            <w:lang w:val="en-US"/>
          </w:rPr>
          <w:tab/>
          <w:t>n "Rex mumbles under his breath, his lips pulled together tightly."</w:t>
        </w:r>
        <w:r w:rsidRPr="00674C8A">
          <w:rPr>
            <w:rFonts w:ascii="Calibri" w:eastAsia="Calibri" w:hAnsi="Calibri" w:cs="Times New Roman"/>
            <w:lang w:val="en-US"/>
          </w:rPr>
          <w:br w:type="page"/>
        </w:r>
      </w:ins>
    </w:p>
    <w:p w14:paraId="24E6A826" w14:textId="77777777" w:rsidR="00674C8A" w:rsidRPr="00674C8A" w:rsidRDefault="00674C8A" w:rsidP="00674C8A">
      <w:pPr>
        <w:spacing w:line="600" w:lineRule="auto"/>
        <w:jc w:val="left"/>
        <w:rPr>
          <w:ins w:id="9638" w:author="UTENTE" w:date="2020-06-30T18:44:00Z"/>
          <w:rFonts w:ascii="Calibri" w:eastAsia="Calibri" w:hAnsi="Calibri" w:cs="Times New Roman"/>
          <w:rPrChange w:id="9639" w:author="UTENTE" w:date="2020-06-30T18:44:00Z">
            <w:rPr>
              <w:ins w:id="9640" w:author="UTENTE" w:date="2020-06-30T18:44:00Z"/>
              <w:rFonts w:ascii="Calibri" w:eastAsia="Calibri" w:hAnsi="Calibri" w:cs="Times New Roman"/>
              <w:lang w:val="en-US"/>
            </w:rPr>
          </w:rPrChange>
        </w:rPr>
      </w:pPr>
      <w:ins w:id="9641" w:author="UTENTE" w:date="2020-06-30T18:44:00Z">
        <w:r w:rsidRPr="00674C8A">
          <w:rPr>
            <w:rFonts w:ascii="Calibri" w:eastAsia="Calibri" w:hAnsi="Calibri" w:cs="Times New Roman"/>
          </w:rPr>
          <w:lastRenderedPageBreak/>
          <w:t>370.</w:t>
        </w:r>
        <w:r w:rsidRPr="00674C8A">
          <w:rPr>
            <w:rFonts w:ascii="Calibri" w:eastAsia="Calibri" w:hAnsi="Calibri" w:cs="Times New Roman"/>
          </w:rPr>
          <w:tab/>
          <w:t xml:space="preserve">u "\"Yo, ti stavamo cercando! </w:t>
        </w:r>
        <w:r w:rsidRPr="00674C8A">
          <w:rPr>
            <w:rFonts w:ascii="Calibri" w:eastAsia="Calibri" w:hAnsi="Calibri" w:cs="Times New Roman"/>
            <w:rPrChange w:id="9642" w:author="UTENTE" w:date="2020-06-30T18:44:00Z">
              <w:rPr>
                <w:rFonts w:ascii="Calibri" w:eastAsia="Calibri" w:hAnsi="Calibri" w:cs="Times New Roman"/>
                <w:lang w:val="en-US"/>
              </w:rPr>
            </w:rPrChange>
          </w:rPr>
          <w:t>Ehi, aspetta…\""</w:t>
        </w:r>
      </w:ins>
    </w:p>
    <w:p w14:paraId="3FCD7513" w14:textId="77777777" w:rsidR="00674C8A" w:rsidRPr="00674C8A" w:rsidRDefault="00674C8A" w:rsidP="00674C8A">
      <w:pPr>
        <w:spacing w:line="600" w:lineRule="auto"/>
        <w:jc w:val="left"/>
        <w:rPr>
          <w:ins w:id="9643" w:author="UTENTE" w:date="2020-06-30T18:44:00Z"/>
          <w:rFonts w:ascii="Calibri" w:eastAsia="Calibri" w:hAnsi="Calibri" w:cs="Times New Roman"/>
        </w:rPr>
      </w:pPr>
      <w:ins w:id="9644" w:author="UTENTE" w:date="2020-06-30T18:44:00Z">
        <w:r w:rsidRPr="00674C8A">
          <w:rPr>
            <w:rFonts w:ascii="Calibri" w:eastAsia="Calibri" w:hAnsi="Calibri" w:cs="Times New Roman"/>
          </w:rPr>
          <w:t>371.</w:t>
        </w:r>
        <w:r w:rsidRPr="00674C8A">
          <w:rPr>
            <w:rFonts w:ascii="Calibri" w:eastAsia="Calibri" w:hAnsi="Calibri" w:cs="Times New Roman"/>
          </w:rPr>
          <w:tab/>
          <w:t>n "Quello al centro sporge un po' la testa e sento i suoi occhi che mi squadrano."</w:t>
        </w:r>
      </w:ins>
    </w:p>
    <w:p w14:paraId="48112761" w14:textId="77777777" w:rsidR="00674C8A" w:rsidRPr="00674C8A" w:rsidRDefault="00674C8A" w:rsidP="00674C8A">
      <w:pPr>
        <w:spacing w:line="600" w:lineRule="auto"/>
        <w:jc w:val="left"/>
        <w:rPr>
          <w:ins w:id="9645" w:author="UTENTE" w:date="2020-06-30T18:44:00Z"/>
          <w:rFonts w:ascii="Calibri" w:eastAsia="Calibri" w:hAnsi="Calibri" w:cs="Times New Roman"/>
        </w:rPr>
      </w:pPr>
      <w:ins w:id="9646" w:author="UTENTE" w:date="2020-06-30T18:44:00Z">
        <w:r w:rsidRPr="00674C8A">
          <w:rPr>
            <w:rFonts w:ascii="Calibri" w:eastAsia="Calibri" w:hAnsi="Calibri" w:cs="Times New Roman"/>
          </w:rPr>
          <w:t>372.</w:t>
        </w:r>
        <w:r w:rsidRPr="00674C8A">
          <w:rPr>
            <w:rFonts w:ascii="Calibri" w:eastAsia="Calibri" w:hAnsi="Calibri" w:cs="Times New Roman"/>
          </w:rPr>
          <w:tab/>
          <w:t>u "\"Aspetta, quello è il tizio di cui parlava Gary?\""</w:t>
        </w:r>
      </w:ins>
    </w:p>
    <w:p w14:paraId="55208708" w14:textId="77777777" w:rsidR="00674C8A" w:rsidRPr="00674C8A" w:rsidRDefault="00674C8A" w:rsidP="00674C8A">
      <w:pPr>
        <w:spacing w:line="600" w:lineRule="auto"/>
        <w:jc w:val="left"/>
        <w:rPr>
          <w:ins w:id="9647" w:author="UTENTE" w:date="2020-06-30T18:44:00Z"/>
          <w:rFonts w:ascii="Calibri" w:eastAsia="Calibri" w:hAnsi="Calibri" w:cs="Times New Roman"/>
        </w:rPr>
      </w:pPr>
      <w:ins w:id="9648" w:author="UTENTE" w:date="2020-06-30T18:44:00Z">
        <w:r w:rsidRPr="00674C8A">
          <w:rPr>
            <w:rFonts w:ascii="Calibri" w:eastAsia="Calibri" w:hAnsi="Calibri" w:cs="Times New Roman"/>
          </w:rPr>
          <w:t>373.</w:t>
        </w:r>
        <w:r w:rsidRPr="00674C8A">
          <w:rPr>
            <w:rFonts w:ascii="Calibri" w:eastAsia="Calibri" w:hAnsi="Calibri" w:cs="Times New Roman"/>
          </w:rPr>
          <w:tab/>
          <w:t>u "\"È la tua sacca di sangue, Rex?\""</w:t>
        </w:r>
      </w:ins>
    </w:p>
    <w:p w14:paraId="5BE93318" w14:textId="77777777" w:rsidR="00674C8A" w:rsidRPr="00674C8A" w:rsidRDefault="00674C8A" w:rsidP="00674C8A">
      <w:pPr>
        <w:spacing w:line="600" w:lineRule="auto"/>
        <w:jc w:val="left"/>
        <w:rPr>
          <w:ins w:id="9649" w:author="UTENTE" w:date="2020-06-30T18:44:00Z"/>
          <w:rFonts w:ascii="Calibri" w:eastAsia="Calibri" w:hAnsi="Calibri" w:cs="Times New Roman"/>
        </w:rPr>
      </w:pPr>
      <w:ins w:id="9650" w:author="UTENTE" w:date="2020-06-30T18:44:00Z">
        <w:r w:rsidRPr="00674C8A">
          <w:rPr>
            <w:rFonts w:ascii="Calibri" w:eastAsia="Calibri" w:hAnsi="Calibri" w:cs="Times New Roman"/>
          </w:rPr>
          <w:t>374.</w:t>
        </w:r>
        <w:r w:rsidRPr="00674C8A">
          <w:rPr>
            <w:rFonts w:ascii="Calibri" w:eastAsia="Calibri" w:hAnsi="Calibri" w:cs="Times New Roman"/>
          </w:rPr>
          <w:tab/>
          <w:t>u "\"Ehi! Se è solo una sacca di sangue, perché ve ne state a passeggiare assieme? Non dovresti tenerlo rinchiuso da qualche parte?\""</w:t>
        </w:r>
      </w:ins>
    </w:p>
    <w:p w14:paraId="1C59FCDB" w14:textId="77777777" w:rsidR="00674C8A" w:rsidRPr="00674C8A" w:rsidRDefault="00674C8A" w:rsidP="00674C8A">
      <w:pPr>
        <w:spacing w:line="600" w:lineRule="auto"/>
        <w:jc w:val="left"/>
        <w:rPr>
          <w:ins w:id="9651" w:author="UTENTE" w:date="2020-06-30T18:44:00Z"/>
          <w:rFonts w:ascii="Calibri" w:eastAsia="Calibri" w:hAnsi="Calibri" w:cs="Times New Roman"/>
        </w:rPr>
      </w:pPr>
      <w:ins w:id="9652" w:author="UTENTE" w:date="2020-06-30T18:44:00Z">
        <w:r w:rsidRPr="00674C8A">
          <w:rPr>
            <w:rFonts w:ascii="Calibri" w:eastAsia="Calibri" w:hAnsi="Calibri" w:cs="Times New Roman"/>
          </w:rPr>
          <w:t>375.</w:t>
        </w:r>
        <w:r w:rsidRPr="00674C8A">
          <w:rPr>
            <w:rFonts w:ascii="Calibri" w:eastAsia="Calibri" w:hAnsi="Calibri" w:cs="Times New Roman"/>
          </w:rPr>
          <w:tab/>
          <w:t>n "Un altro dei 3, probabilmente un gruppo di vampiri, interviene, la sua voce è acuta e nasale."</w:t>
        </w:r>
      </w:ins>
    </w:p>
    <w:p w14:paraId="43462EEE" w14:textId="77777777" w:rsidR="00674C8A" w:rsidRPr="00674C8A" w:rsidRDefault="00674C8A" w:rsidP="00674C8A">
      <w:pPr>
        <w:spacing w:line="600" w:lineRule="auto"/>
        <w:jc w:val="left"/>
        <w:rPr>
          <w:ins w:id="9653" w:author="UTENTE" w:date="2020-06-30T18:44:00Z"/>
          <w:rFonts w:ascii="Calibri" w:eastAsia="Calibri" w:hAnsi="Calibri" w:cs="Times New Roman"/>
        </w:rPr>
      </w:pPr>
      <w:ins w:id="9654" w:author="UTENTE" w:date="2020-06-30T18:44:00Z">
        <w:r w:rsidRPr="00674C8A">
          <w:rPr>
            <w:rFonts w:ascii="Calibri" w:eastAsia="Calibri" w:hAnsi="Calibri" w:cs="Times New Roman"/>
          </w:rPr>
          <w:t>376.</w:t>
        </w:r>
        <w:r w:rsidRPr="00674C8A">
          <w:rPr>
            <w:rFonts w:ascii="Calibri" w:eastAsia="Calibri" w:hAnsi="Calibri" w:cs="Times New Roman"/>
          </w:rPr>
          <w:tab/>
          <w:t>mcp "\"…\"</w:t>
        </w:r>
      </w:ins>
    </w:p>
    <w:p w14:paraId="76834456" w14:textId="77777777" w:rsidR="00674C8A" w:rsidRPr="00674C8A" w:rsidRDefault="00674C8A" w:rsidP="00674C8A">
      <w:pPr>
        <w:spacing w:line="600" w:lineRule="auto"/>
        <w:jc w:val="left"/>
        <w:rPr>
          <w:ins w:id="9655" w:author="UTENTE" w:date="2020-06-30T18:44:00Z"/>
          <w:rFonts w:ascii="Calibri" w:eastAsia="Calibri" w:hAnsi="Calibri" w:cs="Times New Roman"/>
        </w:rPr>
      </w:pPr>
      <w:ins w:id="9656" w:author="UTENTE" w:date="2020-06-30T18:44:00Z">
        <w:r w:rsidRPr="00674C8A">
          <w:rPr>
            <w:rFonts w:ascii="Calibri" w:eastAsia="Calibri" w:hAnsi="Calibri" w:cs="Times New Roman"/>
          </w:rPr>
          <w:t>377.</w:t>
        </w:r>
        <w:r w:rsidRPr="00674C8A">
          <w:rPr>
            <w:rFonts w:ascii="Calibri" w:eastAsia="Calibri" w:hAnsi="Calibri" w:cs="Times New Roman"/>
          </w:rPr>
          <w:tab/>
          <w:t>n "Lancio uno sguardo preoccupato a Rex, che rimane congelato sul posto, gli occhi spalancati."</w:t>
        </w:r>
      </w:ins>
    </w:p>
    <w:p w14:paraId="24E19C51" w14:textId="77777777" w:rsidR="00674C8A" w:rsidRPr="00674C8A" w:rsidRDefault="00674C8A" w:rsidP="00674C8A">
      <w:pPr>
        <w:spacing w:line="600" w:lineRule="auto"/>
        <w:jc w:val="left"/>
        <w:rPr>
          <w:ins w:id="9657" w:author="UTENTE" w:date="2020-06-30T18:44:00Z"/>
          <w:rFonts w:ascii="Calibri" w:eastAsia="Calibri" w:hAnsi="Calibri" w:cs="Times New Roman"/>
        </w:rPr>
      </w:pPr>
      <w:ins w:id="9658" w:author="UTENTE" w:date="2020-06-30T18:44:00Z">
        <w:r w:rsidRPr="00674C8A">
          <w:rPr>
            <w:rFonts w:ascii="Calibri" w:eastAsia="Calibri" w:hAnsi="Calibri" w:cs="Times New Roman"/>
          </w:rPr>
          <w:t>378.</w:t>
        </w:r>
        <w:r w:rsidRPr="00674C8A">
          <w:rPr>
            <w:rFonts w:ascii="Calibri" w:eastAsia="Calibri" w:hAnsi="Calibri" w:cs="Times New Roman"/>
          </w:rPr>
          <w:tab/>
          <w:t>u "\"Cazzo, non dirmelo… non sarete mica {i}amici{/i}, vero?\""</w:t>
        </w:r>
      </w:ins>
    </w:p>
    <w:p w14:paraId="7E3699AD" w14:textId="77777777" w:rsidR="00674C8A" w:rsidRPr="00674C8A" w:rsidRDefault="00674C8A" w:rsidP="00674C8A">
      <w:pPr>
        <w:spacing w:line="600" w:lineRule="auto"/>
        <w:jc w:val="left"/>
        <w:rPr>
          <w:ins w:id="9659" w:author="UTENTE" w:date="2020-06-30T18:44:00Z"/>
          <w:rFonts w:ascii="Calibri" w:eastAsia="Calibri" w:hAnsi="Calibri" w:cs="Times New Roman"/>
        </w:rPr>
      </w:pPr>
      <w:ins w:id="9660" w:author="UTENTE" w:date="2020-06-30T18:44:00Z">
        <w:r w:rsidRPr="00674C8A">
          <w:rPr>
            <w:rFonts w:ascii="Calibri" w:eastAsia="Calibri" w:hAnsi="Calibri" w:cs="Times New Roman"/>
          </w:rPr>
          <w:t>379.</w:t>
        </w:r>
        <w:r w:rsidRPr="00674C8A">
          <w:rPr>
            <w:rFonts w:ascii="Calibri" w:eastAsia="Calibri" w:hAnsi="Calibri" w:cs="Times New Roman"/>
          </w:rPr>
          <w:tab/>
          <w:t>u "\"Rex, lo sai che Bishop non permette che si facciano queste stronzate!\""</w:t>
        </w:r>
      </w:ins>
    </w:p>
    <w:p w14:paraId="0FB28247" w14:textId="77777777" w:rsidR="00674C8A" w:rsidRPr="00674C8A" w:rsidRDefault="00674C8A" w:rsidP="00674C8A">
      <w:pPr>
        <w:spacing w:line="600" w:lineRule="auto"/>
        <w:jc w:val="left"/>
        <w:rPr>
          <w:ins w:id="9661" w:author="UTENTE" w:date="2020-06-30T18:44:00Z"/>
          <w:rFonts w:ascii="Calibri" w:eastAsia="Calibri" w:hAnsi="Calibri" w:cs="Times New Roman"/>
        </w:rPr>
      </w:pPr>
      <w:ins w:id="9662" w:author="UTENTE" w:date="2020-06-30T18:44:00Z">
        <w:r w:rsidRPr="00674C8A">
          <w:rPr>
            <w:rFonts w:ascii="Calibri" w:eastAsia="Calibri" w:hAnsi="Calibri" w:cs="Times New Roman"/>
          </w:rPr>
          <w:t>380.</w:t>
        </w:r>
        <w:r w:rsidRPr="00674C8A">
          <w:rPr>
            <w:rFonts w:ascii="Calibri" w:eastAsia="Calibri" w:hAnsi="Calibri" w:cs="Times New Roman"/>
          </w:rPr>
          <w:tab/>
          <w:t>u "\"Se ti beccano a fare l’amichetto con un umano, sarai in grooooossi guai!\""</w:t>
        </w:r>
      </w:ins>
    </w:p>
    <w:p w14:paraId="4E3C9E28" w14:textId="77777777" w:rsidR="00674C8A" w:rsidRPr="00674C8A" w:rsidRDefault="00674C8A" w:rsidP="00674C8A">
      <w:pPr>
        <w:spacing w:line="600" w:lineRule="auto"/>
        <w:jc w:val="left"/>
        <w:rPr>
          <w:ins w:id="9663" w:author="UTENTE" w:date="2020-06-30T18:44:00Z"/>
          <w:rFonts w:ascii="Calibri" w:eastAsia="Calibri" w:hAnsi="Calibri" w:cs="Times New Roman"/>
        </w:rPr>
      </w:pPr>
      <w:ins w:id="9664" w:author="UTENTE" w:date="2020-06-30T18:44:00Z">
        <w:r w:rsidRPr="00674C8A">
          <w:rPr>
            <w:rFonts w:ascii="Calibri" w:eastAsia="Calibri" w:hAnsi="Calibri" w:cs="Times New Roman"/>
          </w:rPr>
          <w:t>381.</w:t>
        </w:r>
        <w:r w:rsidRPr="00674C8A">
          <w:rPr>
            <w:rFonts w:ascii="Calibri" w:eastAsia="Calibri" w:hAnsi="Calibri" w:cs="Times New Roman"/>
          </w:rPr>
          <w:tab/>
          <w:t>n "Le parole beffarde dei tre vampiri attirano la nostra attenzione."</w:t>
        </w:r>
      </w:ins>
    </w:p>
    <w:p w14:paraId="068C3F7F" w14:textId="77777777" w:rsidR="00674C8A" w:rsidRPr="00674C8A" w:rsidRDefault="00674C8A" w:rsidP="00674C8A">
      <w:pPr>
        <w:spacing w:line="600" w:lineRule="auto"/>
        <w:jc w:val="left"/>
        <w:rPr>
          <w:ins w:id="9665" w:author="UTENTE" w:date="2020-06-30T18:44:00Z"/>
          <w:rFonts w:ascii="Calibri" w:eastAsia="Calibri" w:hAnsi="Calibri" w:cs="Times New Roman"/>
        </w:rPr>
      </w:pPr>
      <w:ins w:id="9666" w:author="UTENTE" w:date="2020-06-30T18:44:00Z">
        <w:r w:rsidRPr="00674C8A">
          <w:rPr>
            <w:rFonts w:ascii="Calibri" w:eastAsia="Calibri" w:hAnsi="Calibri" w:cs="Times New Roman"/>
          </w:rPr>
          <w:t>382.</w:t>
        </w:r>
        <w:r w:rsidRPr="00674C8A">
          <w:rPr>
            <w:rFonts w:ascii="Calibri" w:eastAsia="Calibri" w:hAnsi="Calibri" w:cs="Times New Roman"/>
          </w:rPr>
          <w:tab/>
          <w:t>n "Immagino siano compagni di Rex… ma non sembrano molto fraterni."</w:t>
        </w:r>
      </w:ins>
    </w:p>
    <w:p w14:paraId="4D6CB23E" w14:textId="77777777" w:rsidR="00674C8A" w:rsidRPr="00674C8A" w:rsidRDefault="00674C8A" w:rsidP="00674C8A">
      <w:pPr>
        <w:spacing w:line="600" w:lineRule="auto"/>
        <w:jc w:val="left"/>
        <w:rPr>
          <w:ins w:id="9667" w:author="UTENTE" w:date="2020-06-30T18:44:00Z"/>
          <w:rFonts w:ascii="Calibri" w:eastAsia="Calibri" w:hAnsi="Calibri" w:cs="Times New Roman"/>
        </w:rPr>
      </w:pPr>
      <w:ins w:id="9668" w:author="UTENTE" w:date="2020-06-30T18:44:00Z">
        <w:r w:rsidRPr="00674C8A">
          <w:rPr>
            <w:rFonts w:ascii="Calibri" w:eastAsia="Calibri" w:hAnsi="Calibri" w:cs="Times New Roman"/>
          </w:rPr>
          <w:t>383.</w:t>
        </w:r>
        <w:r w:rsidRPr="00674C8A">
          <w:rPr>
            <w:rFonts w:ascii="Calibri" w:eastAsia="Calibri" w:hAnsi="Calibri" w:cs="Times New Roman"/>
          </w:rPr>
          <w:tab/>
          <w:t>r "\"…Ragazzi, sapete che non è come sembra, dai…\""</w:t>
        </w:r>
      </w:ins>
    </w:p>
    <w:p w14:paraId="5DFEDCD2" w14:textId="77777777" w:rsidR="00674C8A" w:rsidRPr="00674C8A" w:rsidRDefault="00674C8A" w:rsidP="00674C8A">
      <w:pPr>
        <w:spacing w:line="600" w:lineRule="auto"/>
        <w:jc w:val="left"/>
        <w:rPr>
          <w:ins w:id="9669" w:author="UTENTE" w:date="2020-06-30T18:44:00Z"/>
          <w:rFonts w:ascii="Calibri" w:eastAsia="Calibri" w:hAnsi="Calibri" w:cs="Times New Roman"/>
        </w:rPr>
      </w:pPr>
      <w:ins w:id="9670" w:author="UTENTE" w:date="2020-06-30T18:44:00Z">
        <w:r w:rsidRPr="00674C8A">
          <w:rPr>
            <w:rFonts w:ascii="Calibri" w:eastAsia="Calibri" w:hAnsi="Calibri" w:cs="Times New Roman"/>
          </w:rPr>
          <w:t>384.</w:t>
        </w:r>
        <w:r w:rsidRPr="00674C8A">
          <w:rPr>
            <w:rFonts w:ascii="Calibri" w:eastAsia="Calibri" w:hAnsi="Calibri" w:cs="Times New Roman"/>
          </w:rPr>
          <w:tab/>
          <w:t>n "Rex mormora, le sue labbra strette dalla tensione."</w:t>
        </w:r>
        <w:r w:rsidRPr="00674C8A">
          <w:rPr>
            <w:rFonts w:ascii="Calibri" w:eastAsia="Calibri" w:hAnsi="Calibri" w:cs="Times New Roman"/>
          </w:rPr>
          <w:br w:type="page"/>
        </w:r>
      </w:ins>
    </w:p>
    <w:p w14:paraId="156A5E80" w14:textId="77777777" w:rsidR="00674C8A" w:rsidRPr="00674C8A" w:rsidRDefault="00674C8A" w:rsidP="00674C8A">
      <w:pPr>
        <w:spacing w:line="600" w:lineRule="auto"/>
        <w:jc w:val="left"/>
        <w:rPr>
          <w:ins w:id="9671" w:author="UTENTE" w:date="2020-06-30T18:44:00Z"/>
          <w:rFonts w:ascii="Calibri" w:eastAsia="Calibri" w:hAnsi="Calibri" w:cs="Times New Roman"/>
          <w:lang w:val="en-US"/>
        </w:rPr>
      </w:pPr>
      <w:ins w:id="9672" w:author="UTENTE" w:date="2020-06-30T18:44:00Z">
        <w:r w:rsidRPr="00674C8A">
          <w:rPr>
            <w:rFonts w:ascii="Calibri" w:eastAsia="Calibri" w:hAnsi="Calibri" w:cs="Times New Roman"/>
            <w:lang w:val="en-US"/>
          </w:rPr>
          <w:lastRenderedPageBreak/>
          <w:t>385.</w:t>
        </w:r>
        <w:r w:rsidRPr="00674C8A">
          <w:rPr>
            <w:rFonts w:ascii="Calibri" w:eastAsia="Calibri" w:hAnsi="Calibri" w:cs="Times New Roman"/>
            <w:lang w:val="en-US"/>
          </w:rPr>
          <w:tab/>
          <w:t>u "\"It's not, huh? Well, shit, I don't know if I believe you!\""</w:t>
        </w:r>
      </w:ins>
    </w:p>
    <w:p w14:paraId="2CB811CB" w14:textId="77777777" w:rsidR="00674C8A" w:rsidRPr="00674C8A" w:rsidRDefault="00674C8A" w:rsidP="00674C8A">
      <w:pPr>
        <w:spacing w:line="600" w:lineRule="auto"/>
        <w:jc w:val="left"/>
        <w:rPr>
          <w:ins w:id="9673" w:author="UTENTE" w:date="2020-06-30T18:44:00Z"/>
          <w:rFonts w:ascii="Calibri" w:eastAsia="Calibri" w:hAnsi="Calibri" w:cs="Times New Roman"/>
          <w:lang w:val="en-US"/>
        </w:rPr>
      </w:pPr>
      <w:ins w:id="9674" w:author="UTENTE" w:date="2020-06-30T18:44:00Z">
        <w:r w:rsidRPr="00674C8A">
          <w:rPr>
            <w:rFonts w:ascii="Calibri" w:eastAsia="Calibri" w:hAnsi="Calibri" w:cs="Times New Roman"/>
            <w:lang w:val="en-US"/>
          </w:rPr>
          <w:t>386.</w:t>
        </w:r>
        <w:r w:rsidRPr="00674C8A">
          <w:rPr>
            <w:rFonts w:ascii="Calibri" w:eastAsia="Calibri" w:hAnsi="Calibri" w:cs="Times New Roman"/>
            <w:lang w:val="en-US"/>
          </w:rPr>
          <w:tab/>
          <w:t>u "\"Yeah, me neither.\""</w:t>
        </w:r>
      </w:ins>
    </w:p>
    <w:p w14:paraId="2C8F628D" w14:textId="77777777" w:rsidR="00674C8A" w:rsidRPr="00674C8A" w:rsidRDefault="00674C8A" w:rsidP="00674C8A">
      <w:pPr>
        <w:spacing w:line="600" w:lineRule="auto"/>
        <w:jc w:val="left"/>
        <w:rPr>
          <w:ins w:id="9675" w:author="UTENTE" w:date="2020-06-30T18:44:00Z"/>
          <w:rFonts w:ascii="Calibri" w:eastAsia="Calibri" w:hAnsi="Calibri" w:cs="Times New Roman"/>
          <w:lang w:val="en-US"/>
        </w:rPr>
      </w:pPr>
      <w:ins w:id="9676" w:author="UTENTE" w:date="2020-06-30T18:44:00Z">
        <w:r w:rsidRPr="00674C8A">
          <w:rPr>
            <w:rFonts w:ascii="Calibri" w:eastAsia="Calibri" w:hAnsi="Calibri" w:cs="Times New Roman"/>
            <w:lang w:val="en-US"/>
          </w:rPr>
          <w:t>387.</w:t>
        </w:r>
        <w:r w:rsidRPr="00674C8A">
          <w:rPr>
            <w:rFonts w:ascii="Calibri" w:eastAsia="Calibri" w:hAnsi="Calibri" w:cs="Times New Roman"/>
            <w:lang w:val="en-US"/>
          </w:rPr>
          <w:tab/>
          <w:t>u "\"Hey, if he's really just a blood bag, why don't you take a nice long drink from him right here?\""</w:t>
        </w:r>
      </w:ins>
    </w:p>
    <w:p w14:paraId="13C491D8" w14:textId="77777777" w:rsidR="00674C8A" w:rsidRPr="00674C8A" w:rsidRDefault="00674C8A" w:rsidP="00674C8A">
      <w:pPr>
        <w:spacing w:line="600" w:lineRule="auto"/>
        <w:jc w:val="left"/>
        <w:rPr>
          <w:ins w:id="9677" w:author="UTENTE" w:date="2020-06-30T18:44:00Z"/>
          <w:rFonts w:ascii="Calibri" w:eastAsia="Calibri" w:hAnsi="Calibri" w:cs="Times New Roman"/>
          <w:lang w:val="en-US"/>
        </w:rPr>
      </w:pPr>
      <w:ins w:id="9678" w:author="UTENTE" w:date="2020-06-30T18:44:00Z">
        <w:r w:rsidRPr="00674C8A">
          <w:rPr>
            <w:rFonts w:ascii="Calibri" w:eastAsia="Calibri" w:hAnsi="Calibri" w:cs="Times New Roman"/>
            <w:lang w:val="en-US"/>
          </w:rPr>
          <w:t>388.</w:t>
        </w:r>
        <w:r w:rsidRPr="00674C8A">
          <w:rPr>
            <w:rFonts w:ascii="Calibri" w:eastAsia="Calibri" w:hAnsi="Calibri" w:cs="Times New Roman"/>
            <w:lang w:val="en-US"/>
          </w:rPr>
          <w:tab/>
          <w:t>r "\"…\""</w:t>
        </w:r>
      </w:ins>
    </w:p>
    <w:p w14:paraId="771BBE0B" w14:textId="77777777" w:rsidR="00674C8A" w:rsidRPr="00674C8A" w:rsidRDefault="00674C8A" w:rsidP="00674C8A">
      <w:pPr>
        <w:spacing w:line="600" w:lineRule="auto"/>
        <w:jc w:val="left"/>
        <w:rPr>
          <w:ins w:id="9679" w:author="UTENTE" w:date="2020-06-30T18:44:00Z"/>
          <w:rFonts w:ascii="Calibri" w:eastAsia="Calibri" w:hAnsi="Calibri" w:cs="Times New Roman"/>
          <w:lang w:val="en-US"/>
        </w:rPr>
      </w:pPr>
      <w:ins w:id="9680" w:author="UTENTE" w:date="2020-06-30T18:44:00Z">
        <w:r w:rsidRPr="00674C8A">
          <w:rPr>
            <w:rFonts w:ascii="Calibri" w:eastAsia="Calibri" w:hAnsi="Calibri" w:cs="Times New Roman"/>
            <w:lang w:val="en-US"/>
          </w:rPr>
          <w:t>389.</w:t>
        </w:r>
        <w:r w:rsidRPr="00674C8A">
          <w:rPr>
            <w:rFonts w:ascii="Calibri" w:eastAsia="Calibri" w:hAnsi="Calibri" w:cs="Times New Roman"/>
            <w:lang w:val="en-US"/>
          </w:rPr>
          <w:tab/>
          <w:t>n "His eyes sliding over to me, Rex pauses, a strange grimace pulled over his lips."</w:t>
        </w:r>
      </w:ins>
    </w:p>
    <w:p w14:paraId="7E569D22" w14:textId="77777777" w:rsidR="00674C8A" w:rsidRPr="00674C8A" w:rsidRDefault="00674C8A" w:rsidP="00674C8A">
      <w:pPr>
        <w:spacing w:line="600" w:lineRule="auto"/>
        <w:jc w:val="left"/>
        <w:rPr>
          <w:ins w:id="9681" w:author="UTENTE" w:date="2020-06-30T18:44:00Z"/>
          <w:rFonts w:ascii="Calibri" w:eastAsia="Calibri" w:hAnsi="Calibri" w:cs="Times New Roman"/>
          <w:lang w:val="en-US"/>
        </w:rPr>
      </w:pPr>
      <w:ins w:id="9682" w:author="UTENTE" w:date="2020-06-30T18:44:00Z">
        <w:r w:rsidRPr="00674C8A">
          <w:rPr>
            <w:rFonts w:ascii="Calibri" w:eastAsia="Calibri" w:hAnsi="Calibri" w:cs="Times New Roman"/>
            <w:lang w:val="en-US"/>
          </w:rPr>
          <w:t>390.</w:t>
        </w:r>
        <w:r w:rsidRPr="00674C8A">
          <w:rPr>
            <w:rFonts w:ascii="Calibri" w:eastAsia="Calibri" w:hAnsi="Calibri" w:cs="Times New Roman"/>
            <w:lang w:val="en-US"/>
          </w:rPr>
          <w:tab/>
          <w:t>u "\"Yeah, yeah! If you don't, we'll take him!\""</w:t>
        </w:r>
      </w:ins>
    </w:p>
    <w:p w14:paraId="5BD72C58" w14:textId="77777777" w:rsidR="00674C8A" w:rsidRPr="00674C8A" w:rsidRDefault="00674C8A" w:rsidP="00674C8A">
      <w:pPr>
        <w:spacing w:line="600" w:lineRule="auto"/>
        <w:jc w:val="left"/>
        <w:rPr>
          <w:ins w:id="9683" w:author="UTENTE" w:date="2020-06-30T18:44:00Z"/>
          <w:rFonts w:ascii="Calibri" w:eastAsia="Calibri" w:hAnsi="Calibri" w:cs="Times New Roman"/>
          <w:lang w:val="en-US"/>
        </w:rPr>
      </w:pPr>
      <w:ins w:id="9684" w:author="UTENTE" w:date="2020-06-30T18:44:00Z">
        <w:r w:rsidRPr="00674C8A">
          <w:rPr>
            <w:rFonts w:ascii="Calibri" w:eastAsia="Calibri" w:hAnsi="Calibri" w:cs="Times New Roman"/>
            <w:lang w:val="en-US"/>
          </w:rPr>
          <w:t>391.</w:t>
        </w:r>
        <w:r w:rsidRPr="00674C8A">
          <w:rPr>
            <w:rFonts w:ascii="Calibri" w:eastAsia="Calibri" w:hAnsi="Calibri" w:cs="Times New Roman"/>
            <w:lang w:val="en-US"/>
          </w:rPr>
          <w:tab/>
          <w:t>u "\"He doesn't smell claimed, but he {i}does{/i} smell pretty fuckin' good…\""</w:t>
        </w:r>
      </w:ins>
    </w:p>
    <w:p w14:paraId="68CD03B5" w14:textId="77777777" w:rsidR="00674C8A" w:rsidRPr="00674C8A" w:rsidRDefault="00674C8A" w:rsidP="00674C8A">
      <w:pPr>
        <w:spacing w:line="600" w:lineRule="auto"/>
        <w:jc w:val="left"/>
        <w:rPr>
          <w:ins w:id="9685" w:author="UTENTE" w:date="2020-06-30T18:44:00Z"/>
          <w:rFonts w:ascii="Calibri" w:eastAsia="Calibri" w:hAnsi="Calibri" w:cs="Times New Roman"/>
          <w:lang w:val="en-US"/>
        </w:rPr>
      </w:pPr>
      <w:ins w:id="9686" w:author="UTENTE" w:date="2020-06-30T18:44:00Z">
        <w:r w:rsidRPr="00674C8A">
          <w:rPr>
            <w:rFonts w:ascii="Calibri" w:eastAsia="Calibri" w:hAnsi="Calibri" w:cs="Times New Roman"/>
            <w:lang w:val="en-US"/>
          </w:rPr>
          <w:t>392.</w:t>
        </w:r>
        <w:r w:rsidRPr="00674C8A">
          <w:rPr>
            <w:rFonts w:ascii="Calibri" w:eastAsia="Calibri" w:hAnsi="Calibri" w:cs="Times New Roman"/>
            <w:lang w:val="en-US"/>
          </w:rPr>
          <w:tab/>
          <w:t>n "One of the vampires takes a step closer to me."</w:t>
        </w:r>
      </w:ins>
    </w:p>
    <w:p w14:paraId="1C142B7F" w14:textId="77777777" w:rsidR="00674C8A" w:rsidRPr="00674C8A" w:rsidRDefault="00674C8A" w:rsidP="00674C8A">
      <w:pPr>
        <w:spacing w:line="600" w:lineRule="auto"/>
        <w:jc w:val="left"/>
        <w:rPr>
          <w:ins w:id="9687" w:author="UTENTE" w:date="2020-06-30T18:44:00Z"/>
          <w:rFonts w:ascii="Calibri" w:eastAsia="Calibri" w:hAnsi="Calibri" w:cs="Times New Roman"/>
          <w:lang w:val="en-US"/>
        </w:rPr>
      </w:pPr>
      <w:ins w:id="9688" w:author="UTENTE" w:date="2020-06-30T18:44:00Z">
        <w:r w:rsidRPr="00674C8A">
          <w:rPr>
            <w:rFonts w:ascii="Calibri" w:eastAsia="Calibri" w:hAnsi="Calibri" w:cs="Times New Roman"/>
            <w:lang w:val="en-US"/>
          </w:rPr>
          <w:t>393.</w:t>
        </w:r>
        <w:r w:rsidRPr="00674C8A">
          <w:rPr>
            <w:rFonts w:ascii="Calibri" w:eastAsia="Calibri" w:hAnsi="Calibri" w:cs="Times New Roman"/>
            <w:lang w:val="en-US"/>
          </w:rPr>
          <w:tab/>
          <w:t>mcp "\"…Rex…\""</w:t>
        </w:r>
      </w:ins>
    </w:p>
    <w:p w14:paraId="4CD55A76" w14:textId="77777777" w:rsidR="00674C8A" w:rsidRPr="00674C8A" w:rsidRDefault="00674C8A" w:rsidP="00674C8A">
      <w:pPr>
        <w:spacing w:line="600" w:lineRule="auto"/>
        <w:jc w:val="left"/>
        <w:rPr>
          <w:ins w:id="9689" w:author="UTENTE" w:date="2020-06-30T18:44:00Z"/>
          <w:rFonts w:ascii="Calibri" w:eastAsia="Calibri" w:hAnsi="Calibri" w:cs="Times New Roman"/>
          <w:lang w:val="en-US"/>
        </w:rPr>
      </w:pPr>
      <w:ins w:id="9690" w:author="UTENTE" w:date="2020-06-30T18:44:00Z">
        <w:r w:rsidRPr="00674C8A">
          <w:rPr>
            <w:rFonts w:ascii="Calibri" w:eastAsia="Calibri" w:hAnsi="Calibri" w:cs="Times New Roman"/>
            <w:lang w:val="en-US"/>
          </w:rPr>
          <w:t>394.</w:t>
        </w:r>
        <w:r w:rsidRPr="00674C8A">
          <w:rPr>
            <w:rFonts w:ascii="Calibri" w:eastAsia="Calibri" w:hAnsi="Calibri" w:cs="Times New Roman"/>
            <w:lang w:val="en-US"/>
          </w:rPr>
          <w:tab/>
          <w:t>n "I unthinkingly hiss out Rex's name to try and spur him into action."</w:t>
        </w:r>
      </w:ins>
    </w:p>
    <w:p w14:paraId="2FFC4AF8" w14:textId="77777777" w:rsidR="00674C8A" w:rsidRPr="00674C8A" w:rsidRDefault="00674C8A" w:rsidP="00674C8A">
      <w:pPr>
        <w:spacing w:line="600" w:lineRule="auto"/>
        <w:jc w:val="left"/>
        <w:rPr>
          <w:ins w:id="9691" w:author="UTENTE" w:date="2020-06-30T18:44:00Z"/>
          <w:rFonts w:ascii="Calibri" w:eastAsia="Calibri" w:hAnsi="Calibri" w:cs="Times New Roman"/>
          <w:lang w:val="en-US"/>
        </w:rPr>
      </w:pPr>
      <w:ins w:id="9692" w:author="UTENTE" w:date="2020-06-30T18:44:00Z">
        <w:r w:rsidRPr="00674C8A">
          <w:rPr>
            <w:rFonts w:ascii="Calibri" w:eastAsia="Calibri" w:hAnsi="Calibri" w:cs="Times New Roman"/>
            <w:lang w:val="en-US"/>
          </w:rPr>
          <w:t>395.</w:t>
        </w:r>
        <w:r w:rsidRPr="00674C8A">
          <w:rPr>
            <w:rFonts w:ascii="Calibri" w:eastAsia="Calibri" w:hAnsi="Calibri" w:cs="Times New Roman"/>
            <w:lang w:val="en-US"/>
          </w:rPr>
          <w:tab/>
          <w:t>n "What's he doing, just staying quiet at a time like this?! {w}These guys are not messing around, clearly!"</w:t>
        </w:r>
      </w:ins>
    </w:p>
    <w:p w14:paraId="7CD4C75C" w14:textId="77777777" w:rsidR="00674C8A" w:rsidRPr="00674C8A" w:rsidRDefault="00674C8A" w:rsidP="00674C8A">
      <w:pPr>
        <w:spacing w:line="600" w:lineRule="auto"/>
        <w:jc w:val="left"/>
        <w:rPr>
          <w:ins w:id="9693" w:author="UTENTE" w:date="2020-06-30T18:44:00Z"/>
          <w:rFonts w:ascii="Calibri" w:eastAsia="Calibri" w:hAnsi="Calibri" w:cs="Times New Roman"/>
          <w:lang w:val="en-US"/>
        </w:rPr>
      </w:pPr>
      <w:ins w:id="9694" w:author="UTENTE" w:date="2020-06-30T18:44:00Z">
        <w:r w:rsidRPr="00674C8A">
          <w:rPr>
            <w:rFonts w:ascii="Calibri" w:eastAsia="Calibri" w:hAnsi="Calibri" w:cs="Times New Roman"/>
            <w:lang w:val="en-US"/>
          </w:rPr>
          <w:t>396.</w:t>
        </w:r>
        <w:r w:rsidRPr="00674C8A">
          <w:rPr>
            <w:rFonts w:ascii="Calibri" w:eastAsia="Calibri" w:hAnsi="Calibri" w:cs="Times New Roman"/>
            <w:lang w:val="en-US"/>
          </w:rPr>
          <w:tab/>
          <w:t>n "He has to tell them off like he did to that other man last night, otherwise, I'm going to end up someone's meal–!"</w:t>
        </w:r>
      </w:ins>
    </w:p>
    <w:p w14:paraId="09F10844" w14:textId="77777777" w:rsidR="00674C8A" w:rsidRPr="00674C8A" w:rsidRDefault="00674C8A" w:rsidP="00674C8A">
      <w:pPr>
        <w:spacing w:line="600" w:lineRule="auto"/>
        <w:jc w:val="left"/>
        <w:rPr>
          <w:ins w:id="9695" w:author="UTENTE" w:date="2020-06-30T18:44:00Z"/>
          <w:rFonts w:ascii="Calibri" w:eastAsia="Calibri" w:hAnsi="Calibri" w:cs="Times New Roman"/>
          <w:lang w:val="en-US"/>
          <w:rPrChange w:id="9696" w:author="UTENTE" w:date="2020-06-30T18:44:00Z">
            <w:rPr>
              <w:ins w:id="9697" w:author="UTENTE" w:date="2020-06-30T18:44:00Z"/>
              <w:rFonts w:ascii="Calibri" w:eastAsia="Calibri" w:hAnsi="Calibri" w:cs="Times New Roman"/>
            </w:rPr>
          </w:rPrChange>
        </w:rPr>
      </w:pPr>
      <w:ins w:id="9698" w:author="UTENTE" w:date="2020-06-30T18:44:00Z">
        <w:r w:rsidRPr="00674C8A">
          <w:rPr>
            <w:rFonts w:ascii="Calibri" w:eastAsia="Calibri" w:hAnsi="Calibri" w:cs="Times New Roman"/>
            <w:lang w:val="en-US"/>
            <w:rPrChange w:id="9699" w:author="UTENTE" w:date="2020-06-30T18:44:00Z">
              <w:rPr>
                <w:rFonts w:ascii="Calibri" w:eastAsia="Calibri" w:hAnsi="Calibri" w:cs="Times New Roman"/>
              </w:rPr>
            </w:rPrChange>
          </w:rPr>
          <w:t>397.</w:t>
        </w:r>
        <w:r w:rsidRPr="00674C8A">
          <w:rPr>
            <w:rFonts w:ascii="Calibri" w:eastAsia="Calibri" w:hAnsi="Calibri" w:cs="Times New Roman"/>
            <w:lang w:val="en-US"/>
            <w:rPrChange w:id="9700" w:author="UTENTE" w:date="2020-06-30T18:44:00Z">
              <w:rPr>
                <w:rFonts w:ascii="Calibri" w:eastAsia="Calibri" w:hAnsi="Calibri" w:cs="Times New Roman"/>
              </w:rPr>
            </w:rPrChange>
          </w:rPr>
          <w:tab/>
          <w:t>r "\"…C'mere, [mc].\""</w:t>
        </w:r>
      </w:ins>
    </w:p>
    <w:p w14:paraId="7ED6C548" w14:textId="77777777" w:rsidR="00674C8A" w:rsidRPr="00674C8A" w:rsidRDefault="00674C8A" w:rsidP="00674C8A">
      <w:pPr>
        <w:spacing w:line="600" w:lineRule="auto"/>
        <w:jc w:val="left"/>
        <w:rPr>
          <w:ins w:id="9701" w:author="UTENTE" w:date="2020-06-30T18:44:00Z"/>
          <w:rFonts w:ascii="Calibri" w:eastAsia="Calibri" w:hAnsi="Calibri" w:cs="Times New Roman"/>
          <w:lang w:val="en-US"/>
          <w:rPrChange w:id="9702" w:author="UTENTE" w:date="2020-06-30T18:44:00Z">
            <w:rPr>
              <w:ins w:id="9703" w:author="UTENTE" w:date="2020-06-30T18:44:00Z"/>
              <w:rFonts w:ascii="Calibri" w:eastAsia="Calibri" w:hAnsi="Calibri" w:cs="Times New Roman"/>
            </w:rPr>
          </w:rPrChange>
        </w:rPr>
      </w:pPr>
      <w:ins w:id="9704" w:author="UTENTE" w:date="2020-06-30T18:44:00Z">
        <w:r w:rsidRPr="00674C8A">
          <w:rPr>
            <w:rFonts w:ascii="Calibri" w:eastAsia="Calibri" w:hAnsi="Calibri" w:cs="Times New Roman"/>
            <w:lang w:val="en-US"/>
            <w:rPrChange w:id="9705" w:author="UTENTE" w:date="2020-06-30T18:44:00Z">
              <w:rPr>
                <w:rFonts w:ascii="Calibri" w:eastAsia="Calibri" w:hAnsi="Calibri" w:cs="Times New Roman"/>
              </w:rPr>
            </w:rPrChange>
          </w:rPr>
          <w:t>398.</w:t>
        </w:r>
        <w:r w:rsidRPr="00674C8A">
          <w:rPr>
            <w:rFonts w:ascii="Calibri" w:eastAsia="Calibri" w:hAnsi="Calibri" w:cs="Times New Roman"/>
            <w:lang w:val="en-US"/>
            <w:rPrChange w:id="9706" w:author="UTENTE" w:date="2020-06-30T18:44:00Z">
              <w:rPr>
                <w:rFonts w:ascii="Calibri" w:eastAsia="Calibri" w:hAnsi="Calibri" w:cs="Times New Roman"/>
              </w:rPr>
            </w:rPrChange>
          </w:rPr>
          <w:tab/>
          <w:t>mcp "\"…\""</w:t>
        </w:r>
      </w:ins>
    </w:p>
    <w:p w14:paraId="105B5E49" w14:textId="77777777" w:rsidR="00674C8A" w:rsidRPr="00674C8A" w:rsidRDefault="00674C8A" w:rsidP="00674C8A">
      <w:pPr>
        <w:spacing w:line="600" w:lineRule="auto"/>
        <w:jc w:val="left"/>
        <w:rPr>
          <w:ins w:id="9707" w:author="UTENTE" w:date="2020-06-30T18:44:00Z"/>
          <w:rFonts w:ascii="Calibri" w:eastAsia="Calibri" w:hAnsi="Calibri" w:cs="Times New Roman"/>
          <w:lang w:val="en-US"/>
        </w:rPr>
      </w:pPr>
      <w:ins w:id="9708" w:author="UTENTE" w:date="2020-06-30T18:44:00Z">
        <w:r w:rsidRPr="00674C8A">
          <w:rPr>
            <w:rFonts w:ascii="Calibri" w:eastAsia="Calibri" w:hAnsi="Calibri" w:cs="Times New Roman"/>
            <w:lang w:val="en-US"/>
          </w:rPr>
          <w:t>399.</w:t>
        </w:r>
        <w:r w:rsidRPr="00674C8A">
          <w:rPr>
            <w:rFonts w:ascii="Calibri" w:eastAsia="Calibri" w:hAnsi="Calibri" w:cs="Times New Roman"/>
            <w:lang w:val="en-US"/>
          </w:rPr>
          <w:tab/>
          <w:t>n "Rex's voice is soft, but oddly firm."</w:t>
        </w:r>
        <w:r w:rsidRPr="00674C8A">
          <w:rPr>
            <w:rFonts w:ascii="Calibri" w:eastAsia="Calibri" w:hAnsi="Calibri" w:cs="Times New Roman"/>
            <w:lang w:val="en-US"/>
          </w:rPr>
          <w:br w:type="page"/>
        </w:r>
      </w:ins>
    </w:p>
    <w:p w14:paraId="1C3CC534" w14:textId="2147C29E" w:rsidR="00674C8A" w:rsidRPr="00674C8A" w:rsidRDefault="00674C8A" w:rsidP="00674C8A">
      <w:pPr>
        <w:spacing w:line="600" w:lineRule="auto"/>
        <w:jc w:val="left"/>
        <w:rPr>
          <w:ins w:id="9709" w:author="UTENTE" w:date="2020-06-30T18:44:00Z"/>
          <w:rFonts w:ascii="Calibri" w:eastAsia="Calibri" w:hAnsi="Calibri" w:cs="Times New Roman"/>
        </w:rPr>
      </w:pPr>
      <w:ins w:id="9710" w:author="UTENTE" w:date="2020-06-30T18:44:00Z">
        <w:r w:rsidRPr="00674C8A">
          <w:rPr>
            <w:rFonts w:ascii="Calibri" w:eastAsia="Calibri" w:hAnsi="Calibri" w:cs="Times New Roman"/>
          </w:rPr>
          <w:lastRenderedPageBreak/>
          <w:t>385.</w:t>
        </w:r>
        <w:r w:rsidRPr="00674C8A">
          <w:rPr>
            <w:rFonts w:ascii="Calibri" w:eastAsia="Calibri" w:hAnsi="Calibri" w:cs="Times New Roman"/>
          </w:rPr>
          <w:tab/>
          <w:t>u "\"Ah no, eh? Beh, cazzo, non so se ti credo!\""</w:t>
        </w:r>
      </w:ins>
    </w:p>
    <w:p w14:paraId="62661595" w14:textId="77777777" w:rsidR="00674C8A" w:rsidRPr="00674C8A" w:rsidRDefault="00674C8A" w:rsidP="00674C8A">
      <w:pPr>
        <w:spacing w:line="600" w:lineRule="auto"/>
        <w:jc w:val="left"/>
        <w:rPr>
          <w:ins w:id="9711" w:author="UTENTE" w:date="2020-06-30T18:44:00Z"/>
          <w:rFonts w:ascii="Calibri" w:eastAsia="Calibri" w:hAnsi="Calibri" w:cs="Times New Roman"/>
          <w:rPrChange w:id="9712" w:author="UTENTE" w:date="2020-06-30T18:44:00Z">
            <w:rPr>
              <w:ins w:id="9713" w:author="UTENTE" w:date="2020-06-30T18:44:00Z"/>
              <w:rFonts w:ascii="Calibri" w:eastAsia="Calibri" w:hAnsi="Calibri" w:cs="Times New Roman"/>
              <w:lang w:val="en-US"/>
            </w:rPr>
          </w:rPrChange>
        </w:rPr>
      </w:pPr>
      <w:ins w:id="9714" w:author="UTENTE" w:date="2020-06-30T18:44:00Z">
        <w:r w:rsidRPr="00674C8A">
          <w:rPr>
            <w:rFonts w:ascii="Calibri" w:eastAsia="Calibri" w:hAnsi="Calibri" w:cs="Times New Roman"/>
            <w:rPrChange w:id="9715" w:author="UTENTE" w:date="2020-06-30T18:44:00Z">
              <w:rPr>
                <w:rFonts w:ascii="Calibri" w:eastAsia="Calibri" w:hAnsi="Calibri" w:cs="Times New Roman"/>
                <w:lang w:val="en-US"/>
              </w:rPr>
            </w:rPrChange>
          </w:rPr>
          <w:t>386.</w:t>
        </w:r>
        <w:r w:rsidRPr="00674C8A">
          <w:rPr>
            <w:rFonts w:ascii="Calibri" w:eastAsia="Calibri" w:hAnsi="Calibri" w:cs="Times New Roman"/>
            <w:rPrChange w:id="9716" w:author="UTENTE" w:date="2020-06-30T18:44:00Z">
              <w:rPr>
                <w:rFonts w:ascii="Calibri" w:eastAsia="Calibri" w:hAnsi="Calibri" w:cs="Times New Roman"/>
                <w:lang w:val="en-US"/>
              </w:rPr>
            </w:rPrChange>
          </w:rPr>
          <w:tab/>
          <w:t>u "\"Sì, nemmeno io.\""</w:t>
        </w:r>
      </w:ins>
    </w:p>
    <w:p w14:paraId="0156F017" w14:textId="77777777" w:rsidR="00674C8A" w:rsidRPr="00674C8A" w:rsidRDefault="00674C8A" w:rsidP="00674C8A">
      <w:pPr>
        <w:spacing w:line="600" w:lineRule="auto"/>
        <w:jc w:val="left"/>
        <w:rPr>
          <w:ins w:id="9717" w:author="UTENTE" w:date="2020-06-30T18:44:00Z"/>
          <w:rFonts w:ascii="Calibri" w:eastAsia="Calibri" w:hAnsi="Calibri" w:cs="Times New Roman"/>
        </w:rPr>
      </w:pPr>
      <w:ins w:id="9718" w:author="UTENTE" w:date="2020-06-30T18:44:00Z">
        <w:r w:rsidRPr="00674C8A">
          <w:rPr>
            <w:rFonts w:ascii="Calibri" w:eastAsia="Calibri" w:hAnsi="Calibri" w:cs="Times New Roman"/>
          </w:rPr>
          <w:t>387.</w:t>
        </w:r>
        <w:r w:rsidRPr="00674C8A">
          <w:rPr>
            <w:rFonts w:ascii="Calibri" w:eastAsia="Calibri" w:hAnsi="Calibri" w:cs="Times New Roman"/>
          </w:rPr>
          <w:tab/>
          <w:t>u "\"Ehi, se è davvero solo una sacca di sangue, perché non ti fai una bella bevuta proprio qui e ora?\""</w:t>
        </w:r>
      </w:ins>
    </w:p>
    <w:p w14:paraId="7F45589A" w14:textId="77777777" w:rsidR="00674C8A" w:rsidRPr="00674C8A" w:rsidRDefault="00674C8A" w:rsidP="00674C8A">
      <w:pPr>
        <w:spacing w:line="600" w:lineRule="auto"/>
        <w:jc w:val="left"/>
        <w:rPr>
          <w:ins w:id="9719" w:author="UTENTE" w:date="2020-06-30T18:44:00Z"/>
          <w:rFonts w:ascii="Calibri" w:eastAsia="Calibri" w:hAnsi="Calibri" w:cs="Times New Roman"/>
        </w:rPr>
      </w:pPr>
      <w:ins w:id="9720" w:author="UTENTE" w:date="2020-06-30T18:44:00Z">
        <w:r w:rsidRPr="00674C8A">
          <w:rPr>
            <w:rFonts w:ascii="Calibri" w:eastAsia="Calibri" w:hAnsi="Calibri" w:cs="Times New Roman"/>
          </w:rPr>
          <w:t>388.</w:t>
        </w:r>
        <w:r w:rsidRPr="00674C8A">
          <w:rPr>
            <w:rFonts w:ascii="Calibri" w:eastAsia="Calibri" w:hAnsi="Calibri" w:cs="Times New Roman"/>
          </w:rPr>
          <w:tab/>
          <w:t>r "\"…\""</w:t>
        </w:r>
      </w:ins>
    </w:p>
    <w:p w14:paraId="2264F945" w14:textId="77777777" w:rsidR="00674C8A" w:rsidRPr="00674C8A" w:rsidRDefault="00674C8A" w:rsidP="00674C8A">
      <w:pPr>
        <w:spacing w:line="600" w:lineRule="auto"/>
        <w:jc w:val="left"/>
        <w:rPr>
          <w:ins w:id="9721" w:author="UTENTE" w:date="2020-06-30T18:44:00Z"/>
          <w:rFonts w:ascii="Calibri" w:eastAsia="Calibri" w:hAnsi="Calibri" w:cs="Times New Roman"/>
        </w:rPr>
      </w:pPr>
      <w:ins w:id="9722" w:author="UTENTE" w:date="2020-06-30T18:44:00Z">
        <w:r w:rsidRPr="00674C8A">
          <w:rPr>
            <w:rFonts w:ascii="Calibri" w:eastAsia="Calibri" w:hAnsi="Calibri" w:cs="Times New Roman"/>
          </w:rPr>
          <w:t>389.</w:t>
        </w:r>
        <w:r w:rsidRPr="00674C8A">
          <w:rPr>
            <w:rFonts w:ascii="Calibri" w:eastAsia="Calibri" w:hAnsi="Calibri" w:cs="Times New Roman"/>
          </w:rPr>
          <w:tab/>
          <w:t>n "I suoi occhi scivolano su di me, Rex si ferma, una strana smorfia gli si dipinge in viso."</w:t>
        </w:r>
      </w:ins>
    </w:p>
    <w:p w14:paraId="16BB8BAF" w14:textId="77777777" w:rsidR="00674C8A" w:rsidRPr="00674C8A" w:rsidRDefault="00674C8A" w:rsidP="00674C8A">
      <w:pPr>
        <w:spacing w:line="600" w:lineRule="auto"/>
        <w:jc w:val="left"/>
        <w:rPr>
          <w:ins w:id="9723" w:author="UTENTE" w:date="2020-06-30T18:44:00Z"/>
          <w:rFonts w:ascii="Calibri" w:eastAsia="Calibri" w:hAnsi="Calibri" w:cs="Times New Roman"/>
        </w:rPr>
      </w:pPr>
      <w:ins w:id="9724" w:author="UTENTE" w:date="2020-06-30T18:44:00Z">
        <w:r w:rsidRPr="00674C8A">
          <w:rPr>
            <w:rFonts w:ascii="Calibri" w:eastAsia="Calibri" w:hAnsi="Calibri" w:cs="Times New Roman"/>
          </w:rPr>
          <w:t>390.</w:t>
        </w:r>
        <w:r w:rsidRPr="00674C8A">
          <w:rPr>
            <w:rFonts w:ascii="Calibri" w:eastAsia="Calibri" w:hAnsi="Calibri" w:cs="Times New Roman"/>
          </w:rPr>
          <w:tab/>
          <w:t>u "Sì, dai! Se non lo fai, allora ce lo prendiamo noi!\""</w:t>
        </w:r>
      </w:ins>
    </w:p>
    <w:p w14:paraId="33EA7438" w14:textId="77777777" w:rsidR="00674C8A" w:rsidRPr="00674C8A" w:rsidRDefault="00674C8A" w:rsidP="00674C8A">
      <w:pPr>
        <w:spacing w:line="600" w:lineRule="auto"/>
        <w:jc w:val="left"/>
        <w:rPr>
          <w:ins w:id="9725" w:author="UTENTE" w:date="2020-06-30T18:44:00Z"/>
          <w:rFonts w:ascii="Calibri" w:eastAsia="Calibri" w:hAnsi="Calibri" w:cs="Times New Roman"/>
        </w:rPr>
      </w:pPr>
      <w:ins w:id="9726" w:author="UTENTE" w:date="2020-06-30T18:44:00Z">
        <w:r w:rsidRPr="00674C8A">
          <w:rPr>
            <w:rFonts w:ascii="Calibri" w:eastAsia="Calibri" w:hAnsi="Calibri" w:cs="Times New Roman"/>
          </w:rPr>
          <w:t>391.</w:t>
        </w:r>
        <w:r w:rsidRPr="00674C8A">
          <w:rPr>
            <w:rFonts w:ascii="Calibri" w:eastAsia="Calibri" w:hAnsi="Calibri" w:cs="Times New Roman"/>
          </w:rPr>
          <w:tab/>
          <w:t>u "\Dall'odore, non sembra sia stato reclamato, ma cazzo se ha un {i}buon{/i} profumino…\""</w:t>
        </w:r>
      </w:ins>
    </w:p>
    <w:p w14:paraId="4479524C" w14:textId="77777777" w:rsidR="00674C8A" w:rsidRPr="00674C8A" w:rsidRDefault="00674C8A" w:rsidP="00674C8A">
      <w:pPr>
        <w:spacing w:line="600" w:lineRule="auto"/>
        <w:jc w:val="left"/>
        <w:rPr>
          <w:ins w:id="9727" w:author="UTENTE" w:date="2020-06-30T18:44:00Z"/>
          <w:rFonts w:ascii="Calibri" w:eastAsia="Calibri" w:hAnsi="Calibri" w:cs="Times New Roman"/>
        </w:rPr>
      </w:pPr>
      <w:ins w:id="9728" w:author="UTENTE" w:date="2020-06-30T18:44:00Z">
        <w:r w:rsidRPr="00674C8A">
          <w:rPr>
            <w:rFonts w:ascii="Calibri" w:eastAsia="Calibri" w:hAnsi="Calibri" w:cs="Times New Roman"/>
          </w:rPr>
          <w:t>392.</w:t>
        </w:r>
        <w:r w:rsidRPr="00674C8A">
          <w:rPr>
            <w:rFonts w:ascii="Calibri" w:eastAsia="Calibri" w:hAnsi="Calibri" w:cs="Times New Roman"/>
          </w:rPr>
          <w:tab/>
          <w:t>n "Uno dei vampiri fa un passo nella mia direzione."</w:t>
        </w:r>
      </w:ins>
    </w:p>
    <w:p w14:paraId="7D571229" w14:textId="77777777" w:rsidR="00674C8A" w:rsidRPr="00674C8A" w:rsidRDefault="00674C8A" w:rsidP="00674C8A">
      <w:pPr>
        <w:spacing w:line="600" w:lineRule="auto"/>
        <w:jc w:val="left"/>
        <w:rPr>
          <w:ins w:id="9729" w:author="UTENTE" w:date="2020-06-30T18:44:00Z"/>
          <w:rFonts w:ascii="Calibri" w:eastAsia="Calibri" w:hAnsi="Calibri" w:cs="Times New Roman"/>
        </w:rPr>
      </w:pPr>
      <w:ins w:id="9730" w:author="UTENTE" w:date="2020-06-30T18:44:00Z">
        <w:r w:rsidRPr="00674C8A">
          <w:rPr>
            <w:rFonts w:ascii="Calibri" w:eastAsia="Calibri" w:hAnsi="Calibri" w:cs="Times New Roman"/>
          </w:rPr>
          <w:t>393.</w:t>
        </w:r>
        <w:r w:rsidRPr="00674C8A">
          <w:rPr>
            <w:rFonts w:ascii="Calibri" w:eastAsia="Calibri" w:hAnsi="Calibri" w:cs="Times New Roman"/>
          </w:rPr>
          <w:tab/>
          <w:t>mcp "\"…Rex…\""</w:t>
        </w:r>
      </w:ins>
    </w:p>
    <w:p w14:paraId="1060A5F5" w14:textId="77777777" w:rsidR="00674C8A" w:rsidRPr="00674C8A" w:rsidRDefault="00674C8A" w:rsidP="00674C8A">
      <w:pPr>
        <w:spacing w:line="600" w:lineRule="auto"/>
        <w:jc w:val="left"/>
        <w:rPr>
          <w:ins w:id="9731" w:author="UTENTE" w:date="2020-06-30T18:44:00Z"/>
          <w:rFonts w:ascii="Calibri" w:eastAsia="Calibri" w:hAnsi="Calibri" w:cs="Times New Roman"/>
        </w:rPr>
      </w:pPr>
      <w:ins w:id="9732" w:author="UTENTE" w:date="2020-06-30T18:44:00Z">
        <w:r w:rsidRPr="00674C8A">
          <w:rPr>
            <w:rFonts w:ascii="Calibri" w:eastAsia="Calibri" w:hAnsi="Calibri" w:cs="Times New Roman"/>
          </w:rPr>
          <w:t>394.</w:t>
        </w:r>
        <w:r w:rsidRPr="00674C8A">
          <w:rPr>
            <w:rFonts w:ascii="Calibri" w:eastAsia="Calibri" w:hAnsi="Calibri" w:cs="Times New Roman"/>
          </w:rPr>
          <w:tab/>
          <w:t>n "Senza pensarci, cerco di richiamare Rex per fargli fare qualcosa."</w:t>
        </w:r>
      </w:ins>
    </w:p>
    <w:p w14:paraId="66CB739B" w14:textId="77777777" w:rsidR="00674C8A" w:rsidRPr="00674C8A" w:rsidRDefault="00674C8A" w:rsidP="00674C8A">
      <w:pPr>
        <w:spacing w:line="600" w:lineRule="auto"/>
        <w:jc w:val="left"/>
        <w:rPr>
          <w:ins w:id="9733" w:author="UTENTE" w:date="2020-06-30T18:44:00Z"/>
          <w:rFonts w:ascii="Calibri" w:eastAsia="Calibri" w:hAnsi="Calibri" w:cs="Times New Roman"/>
        </w:rPr>
      </w:pPr>
      <w:ins w:id="9734" w:author="UTENTE" w:date="2020-06-30T18:44:00Z">
        <w:r w:rsidRPr="00674C8A">
          <w:rPr>
            <w:rFonts w:ascii="Calibri" w:eastAsia="Calibri" w:hAnsi="Calibri" w:cs="Times New Roman"/>
          </w:rPr>
          <w:t>395.</w:t>
        </w:r>
        <w:r w:rsidRPr="00674C8A">
          <w:rPr>
            <w:rFonts w:ascii="Calibri" w:eastAsia="Calibri" w:hAnsi="Calibri" w:cs="Times New Roman"/>
          </w:rPr>
          <w:tab/>
          <w:t>n "Cosa sta facendo, se ne sta semplicemente zitto in un momento del genere?! {w}Questi tipo non scherzano, è chiaro!"</w:t>
        </w:r>
      </w:ins>
    </w:p>
    <w:p w14:paraId="261EE5B7" w14:textId="77777777" w:rsidR="00674C8A" w:rsidRPr="00674C8A" w:rsidRDefault="00674C8A" w:rsidP="00674C8A">
      <w:pPr>
        <w:spacing w:line="600" w:lineRule="auto"/>
        <w:jc w:val="left"/>
        <w:rPr>
          <w:ins w:id="9735" w:author="UTENTE" w:date="2020-06-30T18:44:00Z"/>
          <w:rFonts w:ascii="Calibri" w:eastAsia="Calibri" w:hAnsi="Calibri" w:cs="Times New Roman"/>
        </w:rPr>
      </w:pPr>
      <w:ins w:id="9736" w:author="UTENTE" w:date="2020-06-30T18:44:00Z">
        <w:r w:rsidRPr="00674C8A">
          <w:rPr>
            <w:rFonts w:ascii="Calibri" w:eastAsia="Calibri" w:hAnsi="Calibri" w:cs="Times New Roman"/>
          </w:rPr>
          <w:t>396.</w:t>
        </w:r>
        <w:r w:rsidRPr="00674C8A">
          <w:rPr>
            <w:rFonts w:ascii="Calibri" w:eastAsia="Calibri" w:hAnsi="Calibri" w:cs="Times New Roman"/>
          </w:rPr>
          <w:tab/>
          <w:t>n "Deve mandarli via come ha fatto con quell'altro tipo ieri notte, altrimenti, finirò per essere la cena di qualcuno!"</w:t>
        </w:r>
      </w:ins>
    </w:p>
    <w:p w14:paraId="0A5F603F" w14:textId="77777777" w:rsidR="00674C8A" w:rsidRPr="00674C8A" w:rsidRDefault="00674C8A" w:rsidP="00674C8A">
      <w:pPr>
        <w:spacing w:line="600" w:lineRule="auto"/>
        <w:jc w:val="left"/>
        <w:rPr>
          <w:ins w:id="9737" w:author="UTENTE" w:date="2020-06-30T18:44:00Z"/>
          <w:rFonts w:ascii="Calibri" w:eastAsia="Calibri" w:hAnsi="Calibri" w:cs="Times New Roman"/>
        </w:rPr>
      </w:pPr>
      <w:ins w:id="9738" w:author="UTENTE" w:date="2020-06-30T18:44:00Z">
        <w:r w:rsidRPr="00674C8A">
          <w:rPr>
            <w:rFonts w:ascii="Calibri" w:eastAsia="Calibri" w:hAnsi="Calibri" w:cs="Times New Roman"/>
          </w:rPr>
          <w:t>397.</w:t>
        </w:r>
        <w:r w:rsidRPr="00674C8A">
          <w:rPr>
            <w:rFonts w:ascii="Calibri" w:eastAsia="Calibri" w:hAnsi="Calibri" w:cs="Times New Roman"/>
          </w:rPr>
          <w:tab/>
          <w:t>r "\"…Vieni qui,[mc].\""</w:t>
        </w:r>
      </w:ins>
    </w:p>
    <w:p w14:paraId="07FBFE4C" w14:textId="77777777" w:rsidR="00674C8A" w:rsidRPr="00674C8A" w:rsidRDefault="00674C8A" w:rsidP="00674C8A">
      <w:pPr>
        <w:spacing w:line="600" w:lineRule="auto"/>
        <w:jc w:val="left"/>
        <w:rPr>
          <w:ins w:id="9739" w:author="UTENTE" w:date="2020-06-30T18:44:00Z"/>
          <w:rFonts w:ascii="Calibri" w:eastAsia="Calibri" w:hAnsi="Calibri" w:cs="Times New Roman"/>
        </w:rPr>
      </w:pPr>
      <w:ins w:id="9740" w:author="UTENTE" w:date="2020-06-30T18:44:00Z">
        <w:r w:rsidRPr="00674C8A">
          <w:rPr>
            <w:rFonts w:ascii="Calibri" w:eastAsia="Calibri" w:hAnsi="Calibri" w:cs="Times New Roman"/>
          </w:rPr>
          <w:t>398.</w:t>
        </w:r>
        <w:r w:rsidRPr="00674C8A">
          <w:rPr>
            <w:rFonts w:ascii="Calibri" w:eastAsia="Calibri" w:hAnsi="Calibri" w:cs="Times New Roman"/>
          </w:rPr>
          <w:tab/>
          <w:t>mcp "\"…\""</w:t>
        </w:r>
      </w:ins>
    </w:p>
    <w:p w14:paraId="69575FEE" w14:textId="77777777" w:rsidR="00674C8A" w:rsidRPr="00674C8A" w:rsidRDefault="00674C8A" w:rsidP="00674C8A">
      <w:pPr>
        <w:spacing w:line="600" w:lineRule="auto"/>
        <w:jc w:val="left"/>
        <w:rPr>
          <w:ins w:id="9741" w:author="UTENTE" w:date="2020-06-30T18:44:00Z"/>
          <w:rFonts w:ascii="Calibri" w:eastAsia="Calibri" w:hAnsi="Calibri" w:cs="Times New Roman"/>
        </w:rPr>
      </w:pPr>
      <w:ins w:id="9742" w:author="UTENTE" w:date="2020-06-30T18:44:00Z">
        <w:r w:rsidRPr="00674C8A">
          <w:rPr>
            <w:rFonts w:ascii="Calibri" w:eastAsia="Calibri" w:hAnsi="Calibri" w:cs="Times New Roman"/>
          </w:rPr>
          <w:t>399.</w:t>
        </w:r>
        <w:r w:rsidRPr="00674C8A">
          <w:rPr>
            <w:rFonts w:ascii="Calibri" w:eastAsia="Calibri" w:hAnsi="Calibri" w:cs="Times New Roman"/>
          </w:rPr>
          <w:tab/>
          <w:t>n "La voce di Rex è dolce, ma stranamente autorevole."</w:t>
        </w:r>
        <w:r w:rsidRPr="00674C8A">
          <w:rPr>
            <w:rFonts w:ascii="Calibri" w:eastAsia="Calibri" w:hAnsi="Calibri" w:cs="Times New Roman"/>
          </w:rPr>
          <w:br w:type="page"/>
        </w:r>
      </w:ins>
    </w:p>
    <w:p w14:paraId="580821C0" w14:textId="77777777" w:rsidR="00674C8A" w:rsidRPr="00674C8A" w:rsidRDefault="00674C8A" w:rsidP="00674C8A">
      <w:pPr>
        <w:spacing w:line="600" w:lineRule="auto"/>
        <w:jc w:val="left"/>
        <w:rPr>
          <w:ins w:id="9743" w:author="UTENTE" w:date="2020-06-30T18:44:00Z"/>
          <w:rFonts w:ascii="Calibri" w:eastAsia="Calibri" w:hAnsi="Calibri" w:cs="Times New Roman"/>
          <w:lang w:val="en-US"/>
        </w:rPr>
      </w:pPr>
      <w:ins w:id="9744" w:author="UTENTE" w:date="2020-06-30T18:44:00Z">
        <w:r w:rsidRPr="00674C8A">
          <w:rPr>
            <w:rFonts w:ascii="Calibri" w:eastAsia="Calibri" w:hAnsi="Calibri" w:cs="Times New Roman"/>
            <w:lang w:val="en-US"/>
          </w:rPr>
          <w:lastRenderedPageBreak/>
          <w:t>400.</w:t>
        </w:r>
        <w:r w:rsidRPr="00674C8A">
          <w:rPr>
            <w:rFonts w:ascii="Calibri" w:eastAsia="Calibri" w:hAnsi="Calibri" w:cs="Times New Roman"/>
            <w:lang w:val="en-US"/>
          </w:rPr>
          <w:tab/>
          <w:t>n "He reaches out a hand, beckoning me closer."</w:t>
        </w:r>
      </w:ins>
    </w:p>
    <w:p w14:paraId="4B0398FE" w14:textId="77777777" w:rsidR="00674C8A" w:rsidRPr="00674C8A" w:rsidRDefault="00674C8A" w:rsidP="00674C8A">
      <w:pPr>
        <w:spacing w:line="600" w:lineRule="auto"/>
        <w:jc w:val="left"/>
        <w:rPr>
          <w:ins w:id="9745" w:author="UTENTE" w:date="2020-06-30T18:44:00Z"/>
          <w:rFonts w:ascii="Calibri" w:eastAsia="Calibri" w:hAnsi="Calibri" w:cs="Times New Roman"/>
          <w:lang w:val="en-US"/>
        </w:rPr>
      </w:pPr>
      <w:ins w:id="9746" w:author="UTENTE" w:date="2020-06-30T18:44:00Z">
        <w:r w:rsidRPr="00674C8A">
          <w:rPr>
            <w:rFonts w:ascii="Calibri" w:eastAsia="Calibri" w:hAnsi="Calibri" w:cs="Times New Roman"/>
            <w:lang w:val="en-US"/>
          </w:rPr>
          <w:t>401.</w:t>
        </w:r>
        <w:r w:rsidRPr="00674C8A">
          <w:rPr>
            <w:rFonts w:ascii="Calibri" w:eastAsia="Calibri" w:hAnsi="Calibri" w:cs="Times New Roman"/>
            <w:lang w:val="en-US"/>
          </w:rPr>
          <w:tab/>
          <w:t>n "The light in his eyes is much different from earlier. {w}Right now, it reminds me of how he looked when we first met."</w:t>
        </w:r>
      </w:ins>
    </w:p>
    <w:p w14:paraId="641124BC" w14:textId="77777777" w:rsidR="00674C8A" w:rsidRPr="00674C8A" w:rsidRDefault="00674C8A" w:rsidP="00674C8A">
      <w:pPr>
        <w:spacing w:line="600" w:lineRule="auto"/>
        <w:jc w:val="left"/>
        <w:rPr>
          <w:ins w:id="9747" w:author="UTENTE" w:date="2020-06-30T18:44:00Z"/>
          <w:rFonts w:ascii="Calibri" w:eastAsia="Calibri" w:hAnsi="Calibri" w:cs="Times New Roman"/>
          <w:lang w:val="en-US"/>
        </w:rPr>
      </w:pPr>
      <w:ins w:id="9748" w:author="UTENTE" w:date="2020-06-30T18:44:00Z">
        <w:r w:rsidRPr="00674C8A">
          <w:rPr>
            <w:rFonts w:ascii="Calibri" w:eastAsia="Calibri" w:hAnsi="Calibri" w:cs="Times New Roman"/>
            <w:lang w:val="en-US"/>
          </w:rPr>
          <w:t>402.</w:t>
        </w:r>
        <w:r w:rsidRPr="00674C8A">
          <w:rPr>
            <w:rFonts w:ascii="Calibri" w:eastAsia="Calibri" w:hAnsi="Calibri" w:cs="Times New Roman"/>
            <w:lang w:val="en-US"/>
          </w:rPr>
          <w:tab/>
          <w:t>n "Hungry, eager –"</w:t>
        </w:r>
      </w:ins>
    </w:p>
    <w:p w14:paraId="00BB1FAF" w14:textId="77777777" w:rsidR="00674C8A" w:rsidRPr="00674C8A" w:rsidRDefault="00674C8A" w:rsidP="00674C8A">
      <w:pPr>
        <w:spacing w:line="600" w:lineRule="auto"/>
        <w:jc w:val="left"/>
        <w:rPr>
          <w:ins w:id="9749" w:author="UTENTE" w:date="2020-06-30T18:44:00Z"/>
          <w:rFonts w:ascii="Calibri" w:eastAsia="Calibri" w:hAnsi="Calibri" w:cs="Times New Roman"/>
          <w:lang w:val="en-US"/>
        </w:rPr>
      </w:pPr>
      <w:ins w:id="9750" w:author="UTENTE" w:date="2020-06-30T18:44:00Z">
        <w:r w:rsidRPr="00674C8A">
          <w:rPr>
            <w:rFonts w:ascii="Calibri" w:eastAsia="Calibri" w:hAnsi="Calibri" w:cs="Times New Roman"/>
            <w:lang w:val="en-US"/>
          </w:rPr>
          <w:t>403.</w:t>
        </w:r>
        <w:r w:rsidRPr="00674C8A">
          <w:rPr>
            <w:rFonts w:ascii="Calibri" w:eastAsia="Calibri" w:hAnsi="Calibri" w:cs="Times New Roman"/>
            <w:lang w:val="en-US"/>
          </w:rPr>
          <w:tab/>
          <w:t>extend " but also, just faintly, a little sad."</w:t>
        </w:r>
      </w:ins>
    </w:p>
    <w:p w14:paraId="25BB38D2" w14:textId="77777777" w:rsidR="00674C8A" w:rsidRPr="00674C8A" w:rsidRDefault="00674C8A" w:rsidP="00674C8A">
      <w:pPr>
        <w:spacing w:line="600" w:lineRule="auto"/>
        <w:jc w:val="left"/>
        <w:rPr>
          <w:ins w:id="9751" w:author="UTENTE" w:date="2020-06-30T18:44:00Z"/>
          <w:rFonts w:ascii="Calibri" w:eastAsia="Calibri" w:hAnsi="Calibri" w:cs="Times New Roman"/>
          <w:lang w:val="en-US"/>
        </w:rPr>
      </w:pPr>
      <w:ins w:id="9752" w:author="UTENTE" w:date="2020-06-30T18:44:00Z">
        <w:r w:rsidRPr="00674C8A">
          <w:rPr>
            <w:rFonts w:ascii="Calibri" w:eastAsia="Calibri" w:hAnsi="Calibri" w:cs="Times New Roman"/>
            <w:lang w:val="en-US"/>
          </w:rPr>
          <w:t>404.</w:t>
        </w:r>
        <w:r w:rsidRPr="00674C8A">
          <w:rPr>
            <w:rFonts w:ascii="Calibri" w:eastAsia="Calibri" w:hAnsi="Calibri" w:cs="Times New Roman"/>
            <w:lang w:val="en-US"/>
          </w:rPr>
          <w:tab/>
          <w:t>old "Get closer"</w:t>
        </w:r>
      </w:ins>
    </w:p>
    <w:p w14:paraId="1A7F8544" w14:textId="77777777" w:rsidR="00674C8A" w:rsidRPr="00674C8A" w:rsidRDefault="00674C8A" w:rsidP="00674C8A">
      <w:pPr>
        <w:spacing w:line="600" w:lineRule="auto"/>
        <w:jc w:val="left"/>
        <w:rPr>
          <w:ins w:id="9753" w:author="UTENTE" w:date="2020-06-30T18:44:00Z"/>
          <w:rFonts w:ascii="Calibri" w:eastAsia="Calibri" w:hAnsi="Calibri" w:cs="Times New Roman"/>
          <w:lang w:val="en-US"/>
        </w:rPr>
      </w:pPr>
      <w:ins w:id="9754" w:author="UTENTE" w:date="2020-06-30T18:44:00Z">
        <w:r w:rsidRPr="00674C8A">
          <w:rPr>
            <w:rFonts w:ascii="Calibri" w:eastAsia="Calibri" w:hAnsi="Calibri" w:cs="Times New Roman"/>
            <w:lang w:val="en-US"/>
          </w:rPr>
          <w:t>405.</w:t>
        </w:r>
        <w:r w:rsidRPr="00674C8A">
          <w:rPr>
            <w:rFonts w:ascii="Calibri" w:eastAsia="Calibri" w:hAnsi="Calibri" w:cs="Times New Roman"/>
            <w:lang w:val="en-US"/>
          </w:rPr>
          <w:tab/>
          <w:t>old "Stay away"</w:t>
        </w:r>
      </w:ins>
    </w:p>
    <w:p w14:paraId="292850CB" w14:textId="77777777" w:rsidR="00674C8A" w:rsidRPr="00674C8A" w:rsidRDefault="00674C8A" w:rsidP="00674C8A">
      <w:pPr>
        <w:spacing w:line="600" w:lineRule="auto"/>
        <w:jc w:val="left"/>
        <w:rPr>
          <w:ins w:id="9755" w:author="UTENTE" w:date="2020-06-30T18:44:00Z"/>
          <w:rFonts w:ascii="Calibri" w:eastAsia="Calibri" w:hAnsi="Calibri" w:cs="Times New Roman"/>
          <w:lang w:val="en-US"/>
        </w:rPr>
      </w:pPr>
      <w:ins w:id="9756" w:author="UTENTE" w:date="2020-06-30T18:44:00Z">
        <w:r w:rsidRPr="00674C8A">
          <w:rPr>
            <w:rFonts w:ascii="Calibri" w:eastAsia="Calibri" w:hAnsi="Calibri" w:cs="Times New Roman"/>
            <w:lang w:val="en-US"/>
          </w:rPr>
          <w:t>406.</w:t>
        </w:r>
        <w:r w:rsidRPr="00674C8A">
          <w:rPr>
            <w:rFonts w:ascii="Calibri" w:eastAsia="Calibri" w:hAnsi="Calibri" w:cs="Times New Roman"/>
            <w:lang w:val="en-US"/>
          </w:rPr>
          <w:tab/>
          <w:t>n "…His expression is terrifying, but I don't really have a choice, do I?"</w:t>
        </w:r>
      </w:ins>
    </w:p>
    <w:p w14:paraId="0AB037BB" w14:textId="77777777" w:rsidR="00674C8A" w:rsidRPr="00674C8A" w:rsidRDefault="00674C8A" w:rsidP="00674C8A">
      <w:pPr>
        <w:spacing w:line="600" w:lineRule="auto"/>
        <w:jc w:val="left"/>
        <w:rPr>
          <w:ins w:id="9757" w:author="UTENTE" w:date="2020-06-30T18:44:00Z"/>
          <w:rFonts w:ascii="Calibri" w:eastAsia="Calibri" w:hAnsi="Calibri" w:cs="Times New Roman"/>
          <w:lang w:val="en-US"/>
        </w:rPr>
      </w:pPr>
      <w:ins w:id="9758" w:author="UTENTE" w:date="2020-06-30T18:44:00Z">
        <w:r w:rsidRPr="00674C8A">
          <w:rPr>
            <w:rFonts w:ascii="Calibri" w:eastAsia="Calibri" w:hAnsi="Calibri" w:cs="Times New Roman"/>
            <w:lang w:val="en-US"/>
          </w:rPr>
          <w:t>407.</w:t>
        </w:r>
        <w:r w:rsidRPr="00674C8A">
          <w:rPr>
            <w:rFonts w:ascii="Calibri" w:eastAsia="Calibri" w:hAnsi="Calibri" w:cs="Times New Roman"/>
            <w:lang w:val="en-US"/>
          </w:rPr>
          <w:tab/>
          <w:t>n "I trust Rex more than these other guys, at least, even if it's just by a tiny amount… and I don't want to get into a fight."</w:t>
        </w:r>
      </w:ins>
    </w:p>
    <w:p w14:paraId="2556B0B4" w14:textId="77777777" w:rsidR="00674C8A" w:rsidRPr="00674C8A" w:rsidRDefault="00674C8A" w:rsidP="00674C8A">
      <w:pPr>
        <w:spacing w:line="600" w:lineRule="auto"/>
        <w:jc w:val="left"/>
        <w:rPr>
          <w:ins w:id="9759" w:author="UTENTE" w:date="2020-06-30T18:44:00Z"/>
          <w:rFonts w:ascii="Calibri" w:eastAsia="Calibri" w:hAnsi="Calibri" w:cs="Times New Roman"/>
          <w:lang w:val="en-US"/>
        </w:rPr>
      </w:pPr>
      <w:ins w:id="9760" w:author="UTENTE" w:date="2020-06-30T18:44:00Z">
        <w:r w:rsidRPr="00674C8A">
          <w:rPr>
            <w:rFonts w:ascii="Calibri" w:eastAsia="Calibri" w:hAnsi="Calibri" w:cs="Times New Roman"/>
            <w:lang w:val="en-US"/>
          </w:rPr>
          <w:t>408.</w:t>
        </w:r>
        <w:r w:rsidRPr="00674C8A">
          <w:rPr>
            <w:rFonts w:ascii="Calibri" w:eastAsia="Calibri" w:hAnsi="Calibri" w:cs="Times New Roman"/>
            <w:lang w:val="en-US"/>
          </w:rPr>
          <w:tab/>
          <w:t>n "Reluctantly, I step closer to him, although I try to keep a couple feet between us."</w:t>
        </w:r>
      </w:ins>
    </w:p>
    <w:p w14:paraId="09C5A839" w14:textId="77777777" w:rsidR="00674C8A" w:rsidRPr="00674C8A" w:rsidRDefault="00674C8A" w:rsidP="00674C8A">
      <w:pPr>
        <w:spacing w:line="600" w:lineRule="auto"/>
        <w:jc w:val="left"/>
        <w:rPr>
          <w:ins w:id="9761" w:author="UTENTE" w:date="2020-06-30T18:44:00Z"/>
          <w:rFonts w:ascii="Calibri" w:eastAsia="Calibri" w:hAnsi="Calibri" w:cs="Times New Roman"/>
          <w:lang w:val="en-US"/>
        </w:rPr>
      </w:pPr>
      <w:ins w:id="9762" w:author="UTENTE" w:date="2020-06-30T18:44:00Z">
        <w:r w:rsidRPr="00674C8A">
          <w:rPr>
            <w:rFonts w:ascii="Calibri" w:eastAsia="Calibri" w:hAnsi="Calibri" w:cs="Times New Roman"/>
            <w:lang w:val="en-US"/>
          </w:rPr>
          <w:t>409.</w:t>
        </w:r>
        <w:r w:rsidRPr="00674C8A">
          <w:rPr>
            <w:rFonts w:ascii="Calibri" w:eastAsia="Calibri" w:hAnsi="Calibri" w:cs="Times New Roman"/>
            <w:lang w:val="en-US"/>
          </w:rPr>
          <w:tab/>
          <w:t>n "…That look can't mean anything good."</w:t>
        </w:r>
      </w:ins>
    </w:p>
    <w:p w14:paraId="7ED33EB9" w14:textId="77777777" w:rsidR="00674C8A" w:rsidRPr="00674C8A" w:rsidRDefault="00674C8A" w:rsidP="00674C8A">
      <w:pPr>
        <w:spacing w:line="600" w:lineRule="auto"/>
        <w:jc w:val="left"/>
        <w:rPr>
          <w:ins w:id="9763" w:author="UTENTE" w:date="2020-06-30T18:44:00Z"/>
          <w:rFonts w:ascii="Calibri" w:eastAsia="Calibri" w:hAnsi="Calibri" w:cs="Times New Roman"/>
          <w:lang w:val="en-US"/>
        </w:rPr>
      </w:pPr>
      <w:ins w:id="9764" w:author="UTENTE" w:date="2020-06-30T18:44:00Z">
        <w:r w:rsidRPr="00674C8A">
          <w:rPr>
            <w:rFonts w:ascii="Calibri" w:eastAsia="Calibri" w:hAnsi="Calibri" w:cs="Times New Roman"/>
            <w:lang w:val="en-US"/>
          </w:rPr>
          <w:t>410.</w:t>
        </w:r>
        <w:r w:rsidRPr="00674C8A">
          <w:rPr>
            <w:rFonts w:ascii="Calibri" w:eastAsia="Calibri" w:hAnsi="Calibri" w:cs="Times New Roman"/>
            <w:lang w:val="en-US"/>
          </w:rPr>
          <w:tab/>
          <w:t>n "I thought Rex was supposed to \"protect\" me, so why is he acting strange all of a sudden?"</w:t>
        </w:r>
      </w:ins>
    </w:p>
    <w:p w14:paraId="091A479E" w14:textId="77777777" w:rsidR="00674C8A" w:rsidRPr="00674C8A" w:rsidRDefault="00674C8A" w:rsidP="00674C8A">
      <w:pPr>
        <w:spacing w:line="600" w:lineRule="auto"/>
        <w:jc w:val="left"/>
        <w:rPr>
          <w:ins w:id="9765" w:author="UTENTE" w:date="2020-06-30T18:44:00Z"/>
          <w:rFonts w:ascii="Calibri" w:eastAsia="Calibri" w:hAnsi="Calibri" w:cs="Times New Roman"/>
          <w:lang w:val="en-US"/>
        </w:rPr>
      </w:pPr>
      <w:ins w:id="9766" w:author="UTENTE" w:date="2020-06-30T18:44:00Z">
        <w:r w:rsidRPr="00674C8A">
          <w:rPr>
            <w:rFonts w:ascii="Calibri" w:eastAsia="Calibri" w:hAnsi="Calibri" w:cs="Times New Roman"/>
            <w:lang w:val="en-US"/>
          </w:rPr>
          <w:t>411.</w:t>
        </w:r>
        <w:r w:rsidRPr="00674C8A">
          <w:rPr>
            <w:rFonts w:ascii="Calibri" w:eastAsia="Calibri" w:hAnsi="Calibri" w:cs="Times New Roman"/>
            <w:lang w:val="en-US"/>
          </w:rPr>
          <w:tab/>
          <w:t>n "If I keep my distance, maybe he'll come to his senses, or I can buy some time to escape…"</w:t>
        </w:r>
      </w:ins>
    </w:p>
    <w:p w14:paraId="503A32C4" w14:textId="77777777" w:rsidR="00674C8A" w:rsidRPr="00674C8A" w:rsidRDefault="00674C8A" w:rsidP="00674C8A">
      <w:pPr>
        <w:spacing w:line="600" w:lineRule="auto"/>
        <w:jc w:val="left"/>
        <w:rPr>
          <w:ins w:id="9767" w:author="UTENTE" w:date="2020-06-30T18:44:00Z"/>
          <w:rFonts w:ascii="Calibri" w:eastAsia="Calibri" w:hAnsi="Calibri" w:cs="Times New Roman"/>
          <w:lang w:val="en-US"/>
        </w:rPr>
      </w:pPr>
      <w:ins w:id="9768" w:author="UTENTE" w:date="2020-06-30T18:44:00Z">
        <w:r w:rsidRPr="00674C8A">
          <w:rPr>
            <w:rFonts w:ascii="Calibri" w:eastAsia="Calibri" w:hAnsi="Calibri" w:cs="Times New Roman"/>
            <w:lang w:val="en-US"/>
          </w:rPr>
          <w:t>412.</w:t>
        </w:r>
        <w:r w:rsidRPr="00674C8A">
          <w:rPr>
            <w:rFonts w:ascii="Calibri" w:eastAsia="Calibri" w:hAnsi="Calibri" w:cs="Times New Roman"/>
            <w:lang w:val="en-US"/>
          </w:rPr>
          <w:tab/>
          <w:t>r "\"I said, come {i}here!{/i}\""</w:t>
        </w:r>
      </w:ins>
    </w:p>
    <w:p w14:paraId="63BA7626" w14:textId="77777777" w:rsidR="00674C8A" w:rsidRPr="00674C8A" w:rsidRDefault="00674C8A" w:rsidP="00674C8A">
      <w:pPr>
        <w:spacing w:line="600" w:lineRule="auto"/>
        <w:jc w:val="left"/>
        <w:rPr>
          <w:ins w:id="9769" w:author="UTENTE" w:date="2020-06-30T18:44:00Z"/>
          <w:rFonts w:ascii="Calibri" w:eastAsia="Calibri" w:hAnsi="Calibri" w:cs="Times New Roman"/>
        </w:rPr>
      </w:pPr>
      <w:ins w:id="9770" w:author="UTENTE" w:date="2020-06-30T18:44:00Z">
        <w:r w:rsidRPr="00674C8A">
          <w:rPr>
            <w:rFonts w:ascii="Calibri" w:eastAsia="Calibri" w:hAnsi="Calibri" w:cs="Times New Roman"/>
          </w:rPr>
          <w:t>413.</w:t>
        </w:r>
        <w:r w:rsidRPr="00674C8A">
          <w:rPr>
            <w:rFonts w:ascii="Calibri" w:eastAsia="Calibri" w:hAnsi="Calibri" w:cs="Times New Roman"/>
          </w:rPr>
          <w:tab/>
          <w:t>mcp "\"–!\"" </w:t>
        </w:r>
        <w:r w:rsidRPr="00674C8A">
          <w:rPr>
            <w:rFonts w:ascii="Calibri" w:eastAsia="Calibri" w:hAnsi="Calibri" w:cs="Times New Roman"/>
          </w:rPr>
          <w:br w:type="page"/>
        </w:r>
      </w:ins>
    </w:p>
    <w:p w14:paraId="03536DB2" w14:textId="77777777" w:rsidR="00674C8A" w:rsidRPr="00674C8A" w:rsidRDefault="00674C8A" w:rsidP="00674C8A">
      <w:pPr>
        <w:spacing w:line="600" w:lineRule="auto"/>
        <w:jc w:val="left"/>
        <w:rPr>
          <w:ins w:id="9771" w:author="UTENTE" w:date="2020-06-30T18:44:00Z"/>
          <w:rFonts w:ascii="Calibri" w:eastAsia="Calibri" w:hAnsi="Calibri" w:cs="Times New Roman"/>
        </w:rPr>
      </w:pPr>
      <w:ins w:id="9772" w:author="UTENTE" w:date="2020-06-30T18:44:00Z">
        <w:r w:rsidRPr="00674C8A">
          <w:rPr>
            <w:rFonts w:ascii="Calibri" w:eastAsia="Calibri" w:hAnsi="Calibri" w:cs="Times New Roman"/>
          </w:rPr>
          <w:lastRenderedPageBreak/>
          <w:t>400.</w:t>
        </w:r>
        <w:r w:rsidRPr="00674C8A">
          <w:rPr>
            <w:rFonts w:ascii="Calibri" w:eastAsia="Calibri" w:hAnsi="Calibri" w:cs="Times New Roman"/>
          </w:rPr>
          <w:tab/>
          <w:t>n "Allunga un braccio, facendomi avvicinare."</w:t>
        </w:r>
      </w:ins>
    </w:p>
    <w:p w14:paraId="32A3E9A1" w14:textId="77777777" w:rsidR="00674C8A" w:rsidRPr="00674C8A" w:rsidRDefault="00674C8A" w:rsidP="00674C8A">
      <w:pPr>
        <w:spacing w:line="600" w:lineRule="auto"/>
        <w:jc w:val="left"/>
        <w:rPr>
          <w:ins w:id="9773" w:author="UTENTE" w:date="2020-06-30T18:44:00Z"/>
          <w:rFonts w:ascii="Calibri" w:eastAsia="Calibri" w:hAnsi="Calibri" w:cs="Times New Roman"/>
        </w:rPr>
      </w:pPr>
      <w:ins w:id="9774" w:author="UTENTE" w:date="2020-06-30T18:44:00Z">
        <w:r w:rsidRPr="00674C8A">
          <w:rPr>
            <w:rFonts w:ascii="Calibri" w:eastAsia="Calibri" w:hAnsi="Calibri" w:cs="Times New Roman"/>
          </w:rPr>
          <w:t>401.</w:t>
        </w:r>
        <w:r w:rsidRPr="00674C8A">
          <w:rPr>
            <w:rFonts w:ascii="Calibri" w:eastAsia="Calibri" w:hAnsi="Calibri" w:cs="Times New Roman"/>
          </w:rPr>
          <w:tab/>
          <w:t>n "La luce nei suoi occhi è così diversa da prima. {w}Adesso, mi ricorda come mi guardava la prima volta che ci siamo visti."</w:t>
        </w:r>
      </w:ins>
    </w:p>
    <w:p w14:paraId="5546A686" w14:textId="77777777" w:rsidR="00674C8A" w:rsidRPr="00674C8A" w:rsidRDefault="00674C8A" w:rsidP="00674C8A">
      <w:pPr>
        <w:spacing w:line="600" w:lineRule="auto"/>
        <w:jc w:val="left"/>
        <w:rPr>
          <w:ins w:id="9775" w:author="UTENTE" w:date="2020-06-30T18:44:00Z"/>
          <w:rFonts w:ascii="Calibri" w:eastAsia="Calibri" w:hAnsi="Calibri" w:cs="Times New Roman"/>
        </w:rPr>
      </w:pPr>
      <w:ins w:id="9776" w:author="UTENTE" w:date="2020-06-30T18:44:00Z">
        <w:r w:rsidRPr="00674C8A">
          <w:rPr>
            <w:rFonts w:ascii="Calibri" w:eastAsia="Calibri" w:hAnsi="Calibri" w:cs="Times New Roman"/>
          </w:rPr>
          <w:t>402.</w:t>
        </w:r>
        <w:r w:rsidRPr="00674C8A">
          <w:rPr>
            <w:rFonts w:ascii="Calibri" w:eastAsia="Calibri" w:hAnsi="Calibri" w:cs="Times New Roman"/>
          </w:rPr>
          <w:tab/>
          <w:t>n "Affamato, bramoso -"</w:t>
        </w:r>
      </w:ins>
    </w:p>
    <w:p w14:paraId="126F35C7" w14:textId="77777777" w:rsidR="00674C8A" w:rsidRPr="00674C8A" w:rsidRDefault="00674C8A" w:rsidP="00674C8A">
      <w:pPr>
        <w:spacing w:line="600" w:lineRule="auto"/>
        <w:jc w:val="left"/>
        <w:rPr>
          <w:ins w:id="9777" w:author="UTENTE" w:date="2020-06-30T18:44:00Z"/>
          <w:rFonts w:ascii="Calibri" w:eastAsia="Calibri" w:hAnsi="Calibri" w:cs="Times New Roman"/>
        </w:rPr>
      </w:pPr>
      <w:ins w:id="9778" w:author="UTENTE" w:date="2020-06-30T18:44:00Z">
        <w:r w:rsidRPr="00674C8A">
          <w:rPr>
            <w:rFonts w:ascii="Calibri" w:eastAsia="Calibri" w:hAnsi="Calibri" w:cs="Times New Roman"/>
          </w:rPr>
          <w:t>403.</w:t>
        </w:r>
        <w:r w:rsidRPr="00674C8A">
          <w:rPr>
            <w:rFonts w:ascii="Calibri" w:eastAsia="Calibri" w:hAnsi="Calibri" w:cs="Times New Roman"/>
          </w:rPr>
          <w:tab/>
          <w:t>extend "ma anche, leggermente triste."</w:t>
        </w:r>
      </w:ins>
    </w:p>
    <w:p w14:paraId="4F6ED7A1" w14:textId="77777777" w:rsidR="00674C8A" w:rsidRPr="00674C8A" w:rsidRDefault="00674C8A" w:rsidP="00674C8A">
      <w:pPr>
        <w:spacing w:line="600" w:lineRule="auto"/>
        <w:jc w:val="left"/>
        <w:rPr>
          <w:ins w:id="9779" w:author="UTENTE" w:date="2020-06-30T18:44:00Z"/>
          <w:rFonts w:ascii="Calibri" w:eastAsia="Calibri" w:hAnsi="Calibri" w:cs="Times New Roman"/>
        </w:rPr>
      </w:pPr>
      <w:ins w:id="9780" w:author="UTENTE" w:date="2020-06-30T18:44:00Z">
        <w:r w:rsidRPr="00674C8A">
          <w:rPr>
            <w:rFonts w:ascii="Calibri" w:eastAsia="Calibri" w:hAnsi="Calibri" w:cs="Times New Roman"/>
          </w:rPr>
          <w:t>404.</w:t>
        </w:r>
        <w:r w:rsidRPr="00674C8A">
          <w:rPr>
            <w:rFonts w:ascii="Calibri" w:eastAsia="Calibri" w:hAnsi="Calibri" w:cs="Times New Roman"/>
          </w:rPr>
          <w:tab/>
          <w:t>new "Avvicinati"</w:t>
        </w:r>
      </w:ins>
    </w:p>
    <w:p w14:paraId="6A530823" w14:textId="77777777" w:rsidR="00674C8A" w:rsidRPr="00674C8A" w:rsidRDefault="00674C8A" w:rsidP="00674C8A">
      <w:pPr>
        <w:spacing w:line="600" w:lineRule="auto"/>
        <w:jc w:val="left"/>
        <w:rPr>
          <w:ins w:id="9781" w:author="UTENTE" w:date="2020-06-30T18:44:00Z"/>
          <w:rFonts w:ascii="Calibri" w:eastAsia="Calibri" w:hAnsi="Calibri" w:cs="Times New Roman"/>
        </w:rPr>
      </w:pPr>
      <w:ins w:id="9782" w:author="UTENTE" w:date="2020-06-30T18:44:00Z">
        <w:r w:rsidRPr="00674C8A">
          <w:rPr>
            <w:rFonts w:ascii="Calibri" w:eastAsia="Calibri" w:hAnsi="Calibri" w:cs="Times New Roman"/>
          </w:rPr>
          <w:t>405.</w:t>
        </w:r>
        <w:r w:rsidRPr="00674C8A">
          <w:rPr>
            <w:rFonts w:ascii="Calibri" w:eastAsia="Calibri" w:hAnsi="Calibri" w:cs="Times New Roman"/>
          </w:rPr>
          <w:tab/>
          <w:t>new "Allontanati"</w:t>
        </w:r>
      </w:ins>
    </w:p>
    <w:p w14:paraId="0E6C1FF4" w14:textId="77777777" w:rsidR="00674C8A" w:rsidRPr="00674C8A" w:rsidRDefault="00674C8A" w:rsidP="00674C8A">
      <w:pPr>
        <w:spacing w:line="600" w:lineRule="auto"/>
        <w:jc w:val="left"/>
        <w:rPr>
          <w:ins w:id="9783" w:author="UTENTE" w:date="2020-06-30T18:44:00Z"/>
          <w:rFonts w:ascii="Calibri" w:eastAsia="Calibri" w:hAnsi="Calibri" w:cs="Times New Roman"/>
        </w:rPr>
      </w:pPr>
      <w:ins w:id="9784" w:author="UTENTE" w:date="2020-06-30T18:44:00Z">
        <w:r w:rsidRPr="00674C8A">
          <w:rPr>
            <w:rFonts w:ascii="Calibri" w:eastAsia="Calibri" w:hAnsi="Calibri" w:cs="Times New Roman"/>
          </w:rPr>
          <w:t>406.</w:t>
        </w:r>
        <w:r w:rsidRPr="00674C8A">
          <w:rPr>
            <w:rFonts w:ascii="Calibri" w:eastAsia="Calibri" w:hAnsi="Calibri" w:cs="Times New Roman"/>
          </w:rPr>
          <w:tab/>
          <w:t>n "…La sua espressione è terrorizzante, ma non ho molta scelta, no?"</w:t>
        </w:r>
      </w:ins>
    </w:p>
    <w:p w14:paraId="65128311" w14:textId="77777777" w:rsidR="00674C8A" w:rsidRPr="00674C8A" w:rsidRDefault="00674C8A" w:rsidP="00674C8A">
      <w:pPr>
        <w:spacing w:line="600" w:lineRule="auto"/>
        <w:jc w:val="left"/>
        <w:rPr>
          <w:ins w:id="9785" w:author="UTENTE" w:date="2020-06-30T18:44:00Z"/>
          <w:rFonts w:ascii="Calibri" w:eastAsia="Calibri" w:hAnsi="Calibri" w:cs="Times New Roman"/>
        </w:rPr>
      </w:pPr>
      <w:ins w:id="9786" w:author="UTENTE" w:date="2020-06-30T18:44:00Z">
        <w:r w:rsidRPr="00674C8A">
          <w:rPr>
            <w:rFonts w:ascii="Calibri" w:eastAsia="Calibri" w:hAnsi="Calibri" w:cs="Times New Roman"/>
          </w:rPr>
          <w:t>407.</w:t>
        </w:r>
        <w:r w:rsidRPr="00674C8A">
          <w:rPr>
            <w:rFonts w:ascii="Calibri" w:eastAsia="Calibri" w:hAnsi="Calibri" w:cs="Times New Roman"/>
          </w:rPr>
          <w:tab/>
          <w:t>n "Mi fido di Rex più di quanto mi fidi di quegli altri tizi, anche se solo di pochissimo… e non voglio finire in uno scontro."</w:t>
        </w:r>
      </w:ins>
    </w:p>
    <w:p w14:paraId="123B228F" w14:textId="77777777" w:rsidR="00674C8A" w:rsidRPr="00674C8A" w:rsidRDefault="00674C8A" w:rsidP="00674C8A">
      <w:pPr>
        <w:spacing w:line="600" w:lineRule="auto"/>
        <w:jc w:val="left"/>
        <w:rPr>
          <w:ins w:id="9787" w:author="UTENTE" w:date="2020-06-30T18:44:00Z"/>
          <w:rFonts w:ascii="Calibri" w:eastAsia="Calibri" w:hAnsi="Calibri" w:cs="Times New Roman"/>
        </w:rPr>
      </w:pPr>
      <w:ins w:id="9788" w:author="UTENTE" w:date="2020-06-30T18:44:00Z">
        <w:r w:rsidRPr="00674C8A">
          <w:rPr>
            <w:rFonts w:ascii="Calibri" w:eastAsia="Calibri" w:hAnsi="Calibri" w:cs="Times New Roman"/>
          </w:rPr>
          <w:t>408.</w:t>
        </w:r>
        <w:r w:rsidRPr="00674C8A">
          <w:rPr>
            <w:rFonts w:ascii="Calibri" w:eastAsia="Calibri" w:hAnsi="Calibri" w:cs="Times New Roman"/>
          </w:rPr>
          <w:tab/>
          <w:t>n "Riluttante, mi avvicino a lui, anche se cerco di tenere almeno mezzo metro di distanza fra noi."</w:t>
        </w:r>
      </w:ins>
    </w:p>
    <w:p w14:paraId="01A97356" w14:textId="77777777" w:rsidR="00674C8A" w:rsidRPr="00674C8A" w:rsidRDefault="00674C8A" w:rsidP="00674C8A">
      <w:pPr>
        <w:spacing w:line="600" w:lineRule="auto"/>
        <w:jc w:val="left"/>
        <w:rPr>
          <w:ins w:id="9789" w:author="UTENTE" w:date="2020-06-30T18:44:00Z"/>
          <w:rFonts w:ascii="Calibri" w:eastAsia="Calibri" w:hAnsi="Calibri" w:cs="Times New Roman"/>
        </w:rPr>
      </w:pPr>
      <w:ins w:id="9790" w:author="UTENTE" w:date="2020-06-30T18:44:00Z">
        <w:r w:rsidRPr="00674C8A">
          <w:rPr>
            <w:rFonts w:ascii="Calibri" w:eastAsia="Calibri" w:hAnsi="Calibri" w:cs="Times New Roman"/>
          </w:rPr>
          <w:t>409.</w:t>
        </w:r>
        <w:r w:rsidRPr="00674C8A">
          <w:rPr>
            <w:rFonts w:ascii="Calibri" w:eastAsia="Calibri" w:hAnsi="Calibri" w:cs="Times New Roman"/>
          </w:rPr>
          <w:tab/>
          <w:t>n "…Quello sguardo non può voler dire niente di buono."</w:t>
        </w:r>
      </w:ins>
    </w:p>
    <w:p w14:paraId="5CBA643C" w14:textId="77777777" w:rsidR="00674C8A" w:rsidRPr="00674C8A" w:rsidRDefault="00674C8A" w:rsidP="00674C8A">
      <w:pPr>
        <w:spacing w:line="600" w:lineRule="auto"/>
        <w:jc w:val="left"/>
        <w:rPr>
          <w:ins w:id="9791" w:author="UTENTE" w:date="2020-06-30T18:44:00Z"/>
          <w:rFonts w:ascii="Calibri" w:eastAsia="Calibri" w:hAnsi="Calibri" w:cs="Times New Roman"/>
        </w:rPr>
      </w:pPr>
      <w:ins w:id="9792" w:author="UTENTE" w:date="2020-06-30T18:44:00Z">
        <w:r w:rsidRPr="00674C8A">
          <w:rPr>
            <w:rFonts w:ascii="Calibri" w:eastAsia="Calibri" w:hAnsi="Calibri" w:cs="Times New Roman"/>
          </w:rPr>
          <w:t>410.</w:t>
        </w:r>
        <w:r w:rsidRPr="00674C8A">
          <w:rPr>
            <w:rFonts w:ascii="Calibri" w:eastAsia="Calibri" w:hAnsi="Calibri" w:cs="Times New Roman"/>
          </w:rPr>
          <w:tab/>
          <w:t>n "Pensavo che Rex dovesse \"proteggermi\", quindi perché è così strano all'improvviso?"</w:t>
        </w:r>
      </w:ins>
    </w:p>
    <w:p w14:paraId="75A44243" w14:textId="77777777" w:rsidR="00674C8A" w:rsidRPr="00674C8A" w:rsidRDefault="00674C8A" w:rsidP="00674C8A">
      <w:pPr>
        <w:spacing w:line="600" w:lineRule="auto"/>
        <w:jc w:val="left"/>
        <w:rPr>
          <w:ins w:id="9793" w:author="UTENTE" w:date="2020-06-30T18:44:00Z"/>
          <w:rFonts w:ascii="Calibri" w:eastAsia="Calibri" w:hAnsi="Calibri" w:cs="Times New Roman"/>
        </w:rPr>
      </w:pPr>
      <w:ins w:id="9794" w:author="UTENTE" w:date="2020-06-30T18:44:00Z">
        <w:r w:rsidRPr="00674C8A">
          <w:rPr>
            <w:rFonts w:ascii="Calibri" w:eastAsia="Calibri" w:hAnsi="Calibri" w:cs="Times New Roman"/>
          </w:rPr>
          <w:t>411.</w:t>
        </w:r>
        <w:r w:rsidRPr="00674C8A">
          <w:rPr>
            <w:rFonts w:ascii="Calibri" w:eastAsia="Calibri" w:hAnsi="Calibri" w:cs="Times New Roman"/>
          </w:rPr>
          <w:tab/>
          <w:t>n "Se mantengo le distanze, magari tornerà in sé, o potrei cercare di guadagnare del tempo e scappare…"</w:t>
        </w:r>
      </w:ins>
    </w:p>
    <w:p w14:paraId="398F024C" w14:textId="77777777" w:rsidR="00674C8A" w:rsidRPr="00674C8A" w:rsidRDefault="00674C8A" w:rsidP="00674C8A">
      <w:pPr>
        <w:spacing w:line="600" w:lineRule="auto"/>
        <w:jc w:val="left"/>
        <w:rPr>
          <w:ins w:id="9795" w:author="UTENTE" w:date="2020-06-30T18:44:00Z"/>
          <w:rFonts w:ascii="Calibri" w:eastAsia="Calibri" w:hAnsi="Calibri" w:cs="Times New Roman"/>
        </w:rPr>
      </w:pPr>
      <w:ins w:id="9796" w:author="UTENTE" w:date="2020-06-30T18:44:00Z">
        <w:r w:rsidRPr="00674C8A">
          <w:rPr>
            <w:rFonts w:ascii="Calibri" w:eastAsia="Calibri" w:hAnsi="Calibri" w:cs="Times New Roman"/>
          </w:rPr>
          <w:t>412.</w:t>
        </w:r>
        <w:r w:rsidRPr="00674C8A">
          <w:rPr>
            <w:rFonts w:ascii="Calibri" w:eastAsia="Calibri" w:hAnsi="Calibri" w:cs="Times New Roman"/>
          </w:rPr>
          <w:tab/>
          <w:t>r "\"Ho detto, vieni {i}qui!{/i}\" "</w:t>
        </w:r>
      </w:ins>
    </w:p>
    <w:p w14:paraId="3E57DE20" w14:textId="77777777" w:rsidR="00674C8A" w:rsidRPr="00674C8A" w:rsidRDefault="00674C8A" w:rsidP="00674C8A">
      <w:pPr>
        <w:spacing w:line="600" w:lineRule="auto"/>
        <w:jc w:val="left"/>
        <w:rPr>
          <w:ins w:id="9797" w:author="UTENTE" w:date="2020-06-30T18:44:00Z"/>
          <w:rFonts w:ascii="Calibri" w:eastAsia="Calibri" w:hAnsi="Calibri" w:cs="Times New Roman"/>
          <w:lang w:val="en-US"/>
          <w:rPrChange w:id="9798" w:author="UTENTE" w:date="2020-06-30T18:44:00Z">
            <w:rPr>
              <w:ins w:id="9799" w:author="UTENTE" w:date="2020-06-30T18:44:00Z"/>
              <w:rFonts w:ascii="Calibri" w:eastAsia="Calibri" w:hAnsi="Calibri" w:cs="Times New Roman"/>
            </w:rPr>
          </w:rPrChange>
        </w:rPr>
      </w:pPr>
      <w:ins w:id="9800" w:author="UTENTE" w:date="2020-06-30T18:44:00Z">
        <w:r w:rsidRPr="00674C8A">
          <w:rPr>
            <w:rFonts w:ascii="Calibri" w:eastAsia="Calibri" w:hAnsi="Calibri" w:cs="Times New Roman"/>
            <w:lang w:val="en-US"/>
            <w:rPrChange w:id="9801" w:author="UTENTE" w:date="2020-06-30T18:44:00Z">
              <w:rPr>
                <w:rFonts w:ascii="Calibri" w:eastAsia="Calibri" w:hAnsi="Calibri" w:cs="Times New Roman"/>
              </w:rPr>
            </w:rPrChange>
          </w:rPr>
          <w:t>413.</w:t>
        </w:r>
        <w:r w:rsidRPr="00674C8A">
          <w:rPr>
            <w:rFonts w:ascii="Calibri" w:eastAsia="Calibri" w:hAnsi="Calibri" w:cs="Times New Roman"/>
            <w:lang w:val="en-US"/>
            <w:rPrChange w:id="9802" w:author="UTENTE" w:date="2020-06-30T18:44:00Z">
              <w:rPr>
                <w:rFonts w:ascii="Calibri" w:eastAsia="Calibri" w:hAnsi="Calibri" w:cs="Times New Roman"/>
              </w:rPr>
            </w:rPrChange>
          </w:rPr>
          <w:tab/>
          <w:t>mcp "\"-!\"" </w:t>
        </w:r>
        <w:r w:rsidRPr="00674C8A">
          <w:rPr>
            <w:rFonts w:ascii="Calibri" w:eastAsia="Calibri" w:hAnsi="Calibri" w:cs="Times New Roman"/>
            <w:lang w:val="en-US"/>
            <w:rPrChange w:id="9803" w:author="UTENTE" w:date="2020-06-30T18:44:00Z">
              <w:rPr>
                <w:rFonts w:ascii="Calibri" w:eastAsia="Calibri" w:hAnsi="Calibri" w:cs="Times New Roman"/>
              </w:rPr>
            </w:rPrChange>
          </w:rPr>
          <w:br w:type="page"/>
        </w:r>
      </w:ins>
    </w:p>
    <w:p w14:paraId="4BF13429" w14:textId="77777777" w:rsidR="00674C8A" w:rsidRPr="00674C8A" w:rsidRDefault="00674C8A" w:rsidP="00674C8A">
      <w:pPr>
        <w:spacing w:line="600" w:lineRule="auto"/>
        <w:jc w:val="left"/>
        <w:rPr>
          <w:ins w:id="9804" w:author="UTENTE" w:date="2020-06-30T18:44:00Z"/>
          <w:rFonts w:ascii="Calibri" w:eastAsia="Calibri" w:hAnsi="Calibri" w:cs="Times New Roman"/>
          <w:lang w:val="en-US"/>
        </w:rPr>
      </w:pPr>
      <w:ins w:id="9805" w:author="UTENTE" w:date="2020-06-30T18:44:00Z">
        <w:r w:rsidRPr="00674C8A">
          <w:rPr>
            <w:rFonts w:ascii="Calibri" w:eastAsia="Calibri" w:hAnsi="Calibri" w:cs="Times New Roman"/>
            <w:lang w:val="en-US"/>
          </w:rPr>
          <w:lastRenderedPageBreak/>
          <w:t>414.</w:t>
        </w:r>
        <w:r w:rsidRPr="00674C8A">
          <w:rPr>
            <w:rFonts w:ascii="Calibri" w:eastAsia="Calibri" w:hAnsi="Calibri" w:cs="Times New Roman"/>
            <w:lang w:val="en-US"/>
          </w:rPr>
          <w:tab/>
          <w:t>n "But a second later, Rex lunges forward, grabbing me and pulling me into his arms."</w:t>
        </w:r>
      </w:ins>
    </w:p>
    <w:p w14:paraId="7F6AEE1E" w14:textId="77777777" w:rsidR="00674C8A" w:rsidRPr="00674C8A" w:rsidRDefault="00674C8A" w:rsidP="00674C8A">
      <w:pPr>
        <w:spacing w:line="600" w:lineRule="auto"/>
        <w:jc w:val="left"/>
        <w:rPr>
          <w:ins w:id="9806" w:author="UTENTE" w:date="2020-06-30T18:44:00Z"/>
          <w:rFonts w:ascii="Calibri" w:eastAsia="Calibri" w:hAnsi="Calibri" w:cs="Times New Roman"/>
          <w:lang w:val="en-US"/>
        </w:rPr>
      </w:pPr>
      <w:ins w:id="9807" w:author="UTENTE" w:date="2020-06-30T18:44:00Z">
        <w:r w:rsidRPr="00674C8A">
          <w:rPr>
            <w:rFonts w:ascii="Calibri" w:eastAsia="Calibri" w:hAnsi="Calibri" w:cs="Times New Roman"/>
            <w:lang w:val="en-US"/>
          </w:rPr>
          <w:t>415.</w:t>
        </w:r>
        <w:r w:rsidRPr="00674C8A">
          <w:rPr>
            <w:rFonts w:ascii="Calibri" w:eastAsia="Calibri" w:hAnsi="Calibri" w:cs="Times New Roman"/>
            <w:lang w:val="en-US"/>
          </w:rPr>
          <w:tab/>
          <w:t>u "\"That's more like it, haha!\""</w:t>
        </w:r>
      </w:ins>
    </w:p>
    <w:p w14:paraId="443E0450" w14:textId="77777777" w:rsidR="00674C8A" w:rsidRPr="00674C8A" w:rsidRDefault="00674C8A" w:rsidP="00674C8A">
      <w:pPr>
        <w:spacing w:line="600" w:lineRule="auto"/>
        <w:jc w:val="left"/>
        <w:rPr>
          <w:ins w:id="9808" w:author="UTENTE" w:date="2020-06-30T18:44:00Z"/>
          <w:rFonts w:ascii="Calibri" w:eastAsia="Calibri" w:hAnsi="Calibri" w:cs="Times New Roman"/>
          <w:lang w:val="en-US"/>
        </w:rPr>
      </w:pPr>
      <w:ins w:id="9809" w:author="UTENTE" w:date="2020-06-30T18:44:00Z">
        <w:r w:rsidRPr="00674C8A">
          <w:rPr>
            <w:rFonts w:ascii="Calibri" w:eastAsia="Calibri" w:hAnsi="Calibri" w:cs="Times New Roman"/>
            <w:lang w:val="en-US"/>
          </w:rPr>
          <w:t>416.</w:t>
        </w:r>
        <w:r w:rsidRPr="00674C8A">
          <w:rPr>
            <w:rFonts w:ascii="Calibri" w:eastAsia="Calibri" w:hAnsi="Calibri" w:cs="Times New Roman"/>
            <w:lang w:val="en-US"/>
          </w:rPr>
          <w:tab/>
          <w:t>u "\"Hey, Rex, see if you can get him to make some cute noises~ I love it when they're scared!\""</w:t>
        </w:r>
      </w:ins>
    </w:p>
    <w:p w14:paraId="1A383E04" w14:textId="77777777" w:rsidR="00674C8A" w:rsidRPr="00674C8A" w:rsidRDefault="00674C8A" w:rsidP="00674C8A">
      <w:pPr>
        <w:spacing w:line="600" w:lineRule="auto"/>
        <w:jc w:val="left"/>
        <w:rPr>
          <w:ins w:id="9810" w:author="UTENTE" w:date="2020-06-30T18:44:00Z"/>
          <w:rFonts w:ascii="Calibri" w:eastAsia="Calibri" w:hAnsi="Calibri" w:cs="Times New Roman"/>
          <w:lang w:val="en-US"/>
        </w:rPr>
      </w:pPr>
      <w:ins w:id="9811" w:author="UTENTE" w:date="2020-06-30T18:44:00Z">
        <w:r w:rsidRPr="00674C8A">
          <w:rPr>
            <w:rFonts w:ascii="Calibri" w:eastAsia="Calibri" w:hAnsi="Calibri" w:cs="Times New Roman"/>
            <w:lang w:val="en-US"/>
          </w:rPr>
          <w:t>417.</w:t>
        </w:r>
        <w:r w:rsidRPr="00674C8A">
          <w:rPr>
            <w:rFonts w:ascii="Calibri" w:eastAsia="Calibri" w:hAnsi="Calibri" w:cs="Times New Roman"/>
            <w:lang w:val="en-US"/>
          </w:rPr>
          <w:tab/>
          <w:t>n "The sound of taunting voices barely reaches my ears, drowned out by my own pounding heartbeat."</w:t>
        </w:r>
      </w:ins>
    </w:p>
    <w:p w14:paraId="7AAFE7D5" w14:textId="77777777" w:rsidR="00674C8A" w:rsidRPr="00674C8A" w:rsidRDefault="00674C8A" w:rsidP="00674C8A">
      <w:pPr>
        <w:spacing w:line="600" w:lineRule="auto"/>
        <w:jc w:val="left"/>
        <w:rPr>
          <w:ins w:id="9812" w:author="UTENTE" w:date="2020-06-30T18:44:00Z"/>
          <w:rFonts w:ascii="Calibri" w:eastAsia="Calibri" w:hAnsi="Calibri" w:cs="Times New Roman"/>
          <w:lang w:val="en-US"/>
        </w:rPr>
      </w:pPr>
      <w:ins w:id="9813" w:author="UTENTE" w:date="2020-06-30T18:44:00Z">
        <w:r w:rsidRPr="00674C8A">
          <w:rPr>
            <w:rFonts w:ascii="Calibri" w:eastAsia="Calibri" w:hAnsi="Calibri" w:cs="Times New Roman"/>
            <w:lang w:val="en-US"/>
          </w:rPr>
          <w:t>418.</w:t>
        </w:r>
        <w:r w:rsidRPr="00674C8A">
          <w:rPr>
            <w:rFonts w:ascii="Calibri" w:eastAsia="Calibri" w:hAnsi="Calibri" w:cs="Times New Roman"/>
            <w:lang w:val="en-US"/>
          </w:rPr>
          <w:tab/>
          <w:t>n "I stare up at Rex, silently pleading for him to have an escape plan."</w:t>
        </w:r>
      </w:ins>
    </w:p>
    <w:p w14:paraId="495DC20D" w14:textId="77777777" w:rsidR="00674C8A" w:rsidRPr="00674C8A" w:rsidRDefault="00674C8A" w:rsidP="00674C8A">
      <w:pPr>
        <w:spacing w:line="600" w:lineRule="auto"/>
        <w:jc w:val="left"/>
        <w:rPr>
          <w:ins w:id="9814" w:author="UTENTE" w:date="2020-06-30T18:44:00Z"/>
          <w:rFonts w:ascii="Calibri" w:eastAsia="Calibri" w:hAnsi="Calibri" w:cs="Times New Roman"/>
          <w:lang w:val="en-US"/>
        </w:rPr>
      </w:pPr>
      <w:ins w:id="9815" w:author="UTENTE" w:date="2020-06-30T18:44:00Z">
        <w:r w:rsidRPr="00674C8A">
          <w:rPr>
            <w:rFonts w:ascii="Calibri" w:eastAsia="Calibri" w:hAnsi="Calibri" w:cs="Times New Roman"/>
            <w:lang w:val="en-US"/>
          </w:rPr>
          <w:t>419.</w:t>
        </w:r>
        <w:r w:rsidRPr="00674C8A">
          <w:rPr>
            <w:rFonts w:ascii="Calibri" w:eastAsia="Calibri" w:hAnsi="Calibri" w:cs="Times New Roman"/>
            <w:lang w:val="en-US"/>
          </w:rPr>
          <w:tab/>
          <w:t>r "\"Yeah… he's scared, all right.\""</w:t>
        </w:r>
      </w:ins>
    </w:p>
    <w:p w14:paraId="2CEA4750" w14:textId="77777777" w:rsidR="00674C8A" w:rsidRPr="00674C8A" w:rsidRDefault="00674C8A" w:rsidP="00674C8A">
      <w:pPr>
        <w:spacing w:line="600" w:lineRule="auto"/>
        <w:jc w:val="left"/>
        <w:rPr>
          <w:ins w:id="9816" w:author="UTENTE" w:date="2020-06-30T18:44:00Z"/>
          <w:rFonts w:ascii="Calibri" w:eastAsia="Calibri" w:hAnsi="Calibri" w:cs="Times New Roman"/>
          <w:lang w:val="en-US"/>
        </w:rPr>
      </w:pPr>
      <w:ins w:id="9817" w:author="UTENTE" w:date="2020-06-30T18:44:00Z">
        <w:r w:rsidRPr="00674C8A">
          <w:rPr>
            <w:rFonts w:ascii="Calibri" w:eastAsia="Calibri" w:hAnsi="Calibri" w:cs="Times New Roman"/>
            <w:lang w:val="en-US"/>
          </w:rPr>
          <w:t>420.</w:t>
        </w:r>
        <w:r w:rsidRPr="00674C8A">
          <w:rPr>
            <w:rFonts w:ascii="Calibri" w:eastAsia="Calibri" w:hAnsi="Calibri" w:cs="Times New Roman"/>
            <w:lang w:val="en-US"/>
          </w:rPr>
          <w:tab/>
          <w:t>r "\"So fuckin' cute that it's drivin' me wild…\""</w:t>
        </w:r>
      </w:ins>
    </w:p>
    <w:p w14:paraId="32BE92B1" w14:textId="77777777" w:rsidR="00674C8A" w:rsidRPr="00674C8A" w:rsidRDefault="00674C8A" w:rsidP="00674C8A">
      <w:pPr>
        <w:spacing w:line="600" w:lineRule="auto"/>
        <w:jc w:val="left"/>
        <w:rPr>
          <w:ins w:id="9818" w:author="UTENTE" w:date="2020-06-30T18:44:00Z"/>
          <w:rFonts w:ascii="Calibri" w:eastAsia="Calibri" w:hAnsi="Calibri" w:cs="Times New Roman"/>
          <w:lang w:val="en-US"/>
        </w:rPr>
      </w:pPr>
      <w:ins w:id="9819" w:author="UTENTE" w:date="2020-06-30T18:44:00Z">
        <w:r w:rsidRPr="00674C8A">
          <w:rPr>
            <w:rFonts w:ascii="Calibri" w:eastAsia="Calibri" w:hAnsi="Calibri" w:cs="Times New Roman"/>
            <w:lang w:val="en-US"/>
          </w:rPr>
          <w:t>421.</w:t>
        </w:r>
        <w:r w:rsidRPr="00674C8A">
          <w:rPr>
            <w:rFonts w:ascii="Calibri" w:eastAsia="Calibri" w:hAnsi="Calibri" w:cs="Times New Roman"/>
            <w:lang w:val="en-US"/>
          </w:rPr>
          <w:tab/>
          <w:t>mc "\"…\""</w:t>
        </w:r>
      </w:ins>
    </w:p>
    <w:p w14:paraId="540E66D8" w14:textId="77777777" w:rsidR="00674C8A" w:rsidRPr="00674C8A" w:rsidRDefault="00674C8A" w:rsidP="00674C8A">
      <w:pPr>
        <w:spacing w:line="600" w:lineRule="auto"/>
        <w:jc w:val="left"/>
        <w:rPr>
          <w:ins w:id="9820" w:author="UTENTE" w:date="2020-06-30T18:44:00Z"/>
          <w:rFonts w:ascii="Calibri" w:eastAsia="Calibri" w:hAnsi="Calibri" w:cs="Times New Roman"/>
          <w:lang w:val="en-US"/>
        </w:rPr>
      </w:pPr>
      <w:ins w:id="9821" w:author="UTENTE" w:date="2020-06-30T18:44:00Z">
        <w:r w:rsidRPr="00674C8A">
          <w:rPr>
            <w:rFonts w:ascii="Calibri" w:eastAsia="Calibri" w:hAnsi="Calibri" w:cs="Times New Roman"/>
            <w:lang w:val="en-US"/>
          </w:rPr>
          <w:t>422.</w:t>
        </w:r>
        <w:r w:rsidRPr="00674C8A">
          <w:rPr>
            <w:rFonts w:ascii="Calibri" w:eastAsia="Calibri" w:hAnsi="Calibri" w:cs="Times New Roman"/>
            <w:lang w:val="en-US"/>
          </w:rPr>
          <w:tab/>
          <w:t>n "It takes me a few seconds to recognize the meaning behind his low, growled words."</w:t>
        </w:r>
      </w:ins>
    </w:p>
    <w:p w14:paraId="478C3E71" w14:textId="77777777" w:rsidR="00674C8A" w:rsidRPr="00674C8A" w:rsidRDefault="00674C8A" w:rsidP="00674C8A">
      <w:pPr>
        <w:spacing w:line="600" w:lineRule="auto"/>
        <w:jc w:val="left"/>
        <w:rPr>
          <w:ins w:id="9822" w:author="UTENTE" w:date="2020-06-30T18:44:00Z"/>
          <w:rFonts w:ascii="Calibri" w:eastAsia="Calibri" w:hAnsi="Calibri" w:cs="Times New Roman"/>
          <w:lang w:val="en-US"/>
        </w:rPr>
      </w:pPr>
      <w:ins w:id="9823" w:author="UTENTE" w:date="2020-06-30T18:44:00Z">
        <w:r w:rsidRPr="00674C8A">
          <w:rPr>
            <w:rFonts w:ascii="Calibri" w:eastAsia="Calibri" w:hAnsi="Calibri" w:cs="Times New Roman"/>
            <w:lang w:val="en-US"/>
          </w:rPr>
          <w:t>423.</w:t>
        </w:r>
        <w:r w:rsidRPr="00674C8A">
          <w:rPr>
            <w:rFonts w:ascii="Calibri" w:eastAsia="Calibri" w:hAnsi="Calibri" w:cs="Times New Roman"/>
            <w:lang w:val="en-US"/>
          </w:rPr>
          <w:tab/>
          <w:t>n "But as soon as I start to frantically struggle –"</w:t>
        </w:r>
      </w:ins>
    </w:p>
    <w:p w14:paraId="6A4443F3" w14:textId="77777777" w:rsidR="00674C8A" w:rsidRPr="00674C8A" w:rsidRDefault="00674C8A" w:rsidP="00674C8A">
      <w:pPr>
        <w:spacing w:line="600" w:lineRule="auto"/>
        <w:jc w:val="left"/>
        <w:rPr>
          <w:ins w:id="9824" w:author="UTENTE" w:date="2020-06-30T18:44:00Z"/>
          <w:rFonts w:ascii="Calibri" w:eastAsia="Calibri" w:hAnsi="Calibri" w:cs="Times New Roman"/>
          <w:lang w:val="en-US"/>
        </w:rPr>
      </w:pPr>
      <w:ins w:id="9825" w:author="UTENTE" w:date="2020-06-30T18:44:00Z">
        <w:r w:rsidRPr="00674C8A">
          <w:rPr>
            <w:rFonts w:ascii="Calibri" w:eastAsia="Calibri" w:hAnsi="Calibri" w:cs="Times New Roman"/>
            <w:lang w:val="en-US"/>
          </w:rPr>
          <w:t>424.</w:t>
        </w:r>
        <w:r w:rsidRPr="00674C8A">
          <w:rPr>
            <w:rFonts w:ascii="Calibri" w:eastAsia="Calibri" w:hAnsi="Calibri" w:cs="Times New Roman"/>
            <w:lang w:val="en-US"/>
          </w:rPr>
          <w:tab/>
          <w:t>mc "\"Aah–!\""</w:t>
        </w:r>
      </w:ins>
    </w:p>
    <w:p w14:paraId="57EFA561" w14:textId="77777777" w:rsidR="00674C8A" w:rsidRPr="00674C8A" w:rsidRDefault="00674C8A" w:rsidP="00674C8A">
      <w:pPr>
        <w:spacing w:line="600" w:lineRule="auto"/>
        <w:jc w:val="left"/>
        <w:rPr>
          <w:ins w:id="9826" w:author="UTENTE" w:date="2020-06-30T18:44:00Z"/>
          <w:rFonts w:ascii="Calibri" w:eastAsia="Calibri" w:hAnsi="Calibri" w:cs="Times New Roman"/>
          <w:lang w:val="en-US"/>
        </w:rPr>
      </w:pPr>
      <w:ins w:id="9827" w:author="UTENTE" w:date="2020-06-30T18:44:00Z">
        <w:r w:rsidRPr="00674C8A">
          <w:rPr>
            <w:rFonts w:ascii="Calibri" w:eastAsia="Calibri" w:hAnsi="Calibri" w:cs="Times New Roman"/>
            <w:lang w:val="en-US"/>
          </w:rPr>
          <w:t>425.</w:t>
        </w:r>
        <w:r w:rsidRPr="00674C8A">
          <w:rPr>
            <w:rFonts w:ascii="Calibri" w:eastAsia="Calibri" w:hAnsi="Calibri" w:cs="Times New Roman"/>
            <w:lang w:val="en-US"/>
          </w:rPr>
          <w:tab/>
          <w:t>n "A sharp pain shoots through my neck, and I cry out, trying to push Rex away."</w:t>
        </w:r>
      </w:ins>
    </w:p>
    <w:p w14:paraId="1FA86DDB" w14:textId="77777777" w:rsidR="00674C8A" w:rsidRPr="00674C8A" w:rsidRDefault="00674C8A" w:rsidP="00674C8A">
      <w:pPr>
        <w:spacing w:line="600" w:lineRule="auto"/>
        <w:jc w:val="left"/>
        <w:rPr>
          <w:ins w:id="9828" w:author="UTENTE" w:date="2020-06-30T18:44:00Z"/>
          <w:rFonts w:ascii="Calibri" w:eastAsia="Calibri" w:hAnsi="Calibri" w:cs="Times New Roman"/>
          <w:lang w:val="en-US"/>
        </w:rPr>
      </w:pPr>
      <w:ins w:id="9829" w:author="UTENTE" w:date="2020-06-30T18:44:00Z">
        <w:r w:rsidRPr="00674C8A">
          <w:rPr>
            <w:rFonts w:ascii="Calibri" w:eastAsia="Calibri" w:hAnsi="Calibri" w:cs="Times New Roman"/>
            <w:lang w:val="en-US"/>
          </w:rPr>
          <w:t>426.</w:t>
        </w:r>
        <w:r w:rsidRPr="00674C8A">
          <w:rPr>
            <w:rFonts w:ascii="Calibri" w:eastAsia="Calibri" w:hAnsi="Calibri" w:cs="Times New Roman"/>
            <w:lang w:val="en-US"/>
          </w:rPr>
          <w:tab/>
          <w:t>n "It feels like two small blades are splitting open my skin, driving deep into my neck."</w:t>
        </w:r>
      </w:ins>
    </w:p>
    <w:p w14:paraId="1B8B2874" w14:textId="77777777" w:rsidR="00674C8A" w:rsidRPr="00674C8A" w:rsidRDefault="00674C8A" w:rsidP="00674C8A">
      <w:pPr>
        <w:spacing w:line="600" w:lineRule="auto"/>
        <w:jc w:val="left"/>
        <w:rPr>
          <w:ins w:id="9830" w:author="UTENTE" w:date="2020-06-30T18:44:00Z"/>
          <w:rFonts w:ascii="Calibri" w:eastAsia="Calibri" w:hAnsi="Calibri" w:cs="Times New Roman"/>
          <w:lang w:val="en-US"/>
        </w:rPr>
      </w:pPr>
      <w:ins w:id="9831" w:author="UTENTE" w:date="2020-06-30T18:44:00Z">
        <w:r w:rsidRPr="00674C8A">
          <w:rPr>
            <w:rFonts w:ascii="Calibri" w:eastAsia="Calibri" w:hAnsi="Calibri" w:cs="Times New Roman"/>
            <w:lang w:val="en-US"/>
          </w:rPr>
          <w:t>427.</w:t>
        </w:r>
        <w:r w:rsidRPr="00674C8A">
          <w:rPr>
            <w:rFonts w:ascii="Calibri" w:eastAsia="Calibri" w:hAnsi="Calibri" w:cs="Times New Roman"/>
            <w:lang w:val="en-US"/>
          </w:rPr>
          <w:tab/>
          <w:t>n "It's so terrifying that I can hardly breathe."</w:t>
        </w:r>
      </w:ins>
    </w:p>
    <w:p w14:paraId="449B9EF7" w14:textId="77777777" w:rsidR="00674C8A" w:rsidRPr="00674C8A" w:rsidRDefault="00674C8A" w:rsidP="00674C8A">
      <w:pPr>
        <w:spacing w:line="600" w:lineRule="auto"/>
        <w:jc w:val="left"/>
        <w:rPr>
          <w:ins w:id="9832" w:author="UTENTE" w:date="2020-06-30T18:44:00Z"/>
          <w:rFonts w:ascii="Calibri" w:eastAsia="Calibri" w:hAnsi="Calibri" w:cs="Times New Roman"/>
        </w:rPr>
      </w:pPr>
      <w:ins w:id="9833" w:author="UTENTE" w:date="2020-06-30T18:44:00Z">
        <w:r w:rsidRPr="00674C8A">
          <w:rPr>
            <w:rFonts w:ascii="Calibri" w:eastAsia="Calibri" w:hAnsi="Calibri" w:cs="Times New Roman"/>
          </w:rPr>
          <w:t>428.</w:t>
        </w:r>
        <w:r w:rsidRPr="00674C8A">
          <w:rPr>
            <w:rFonts w:ascii="Calibri" w:eastAsia="Calibri" w:hAnsi="Calibri" w:cs="Times New Roman"/>
          </w:rPr>
          <w:tab/>
          <w:t>mc "\"Nnh… ah…\"" </w:t>
        </w:r>
        <w:r w:rsidRPr="00674C8A">
          <w:rPr>
            <w:rFonts w:ascii="Calibri" w:eastAsia="Calibri" w:hAnsi="Calibri" w:cs="Times New Roman"/>
          </w:rPr>
          <w:br w:type="page"/>
        </w:r>
      </w:ins>
    </w:p>
    <w:p w14:paraId="212E45BF" w14:textId="77777777" w:rsidR="00674C8A" w:rsidRPr="00674C8A" w:rsidRDefault="00674C8A" w:rsidP="00674C8A">
      <w:pPr>
        <w:spacing w:line="600" w:lineRule="auto"/>
        <w:jc w:val="left"/>
        <w:rPr>
          <w:ins w:id="9834" w:author="UTENTE" w:date="2020-06-30T18:44:00Z"/>
          <w:rFonts w:ascii="Calibri" w:eastAsia="Calibri" w:hAnsi="Calibri" w:cs="Times New Roman"/>
        </w:rPr>
      </w:pPr>
      <w:ins w:id="9835" w:author="UTENTE" w:date="2020-06-30T18:44:00Z">
        <w:r w:rsidRPr="00674C8A">
          <w:rPr>
            <w:rFonts w:ascii="Calibri" w:eastAsia="Calibri" w:hAnsi="Calibri" w:cs="Times New Roman"/>
          </w:rPr>
          <w:lastRenderedPageBreak/>
          <w:t>414.</w:t>
        </w:r>
        <w:r w:rsidRPr="00674C8A">
          <w:rPr>
            <w:rFonts w:ascii="Calibri" w:eastAsia="Calibri" w:hAnsi="Calibri" w:cs="Times New Roman"/>
          </w:rPr>
          <w:tab/>
          <w:t>n "Ma un secondo dopo, Rex si lancia verso di me, mi afferra e mi stringe fra le sue braccia."</w:t>
        </w:r>
      </w:ins>
    </w:p>
    <w:p w14:paraId="073665F7" w14:textId="77777777" w:rsidR="00674C8A" w:rsidRPr="00674C8A" w:rsidRDefault="00674C8A" w:rsidP="00674C8A">
      <w:pPr>
        <w:spacing w:line="600" w:lineRule="auto"/>
        <w:jc w:val="left"/>
        <w:rPr>
          <w:ins w:id="9836" w:author="UTENTE" w:date="2020-06-30T18:44:00Z"/>
          <w:rFonts w:ascii="Calibri" w:eastAsia="Calibri" w:hAnsi="Calibri" w:cs="Times New Roman"/>
        </w:rPr>
      </w:pPr>
      <w:ins w:id="9837" w:author="UTENTE" w:date="2020-06-30T18:44:00Z">
        <w:r w:rsidRPr="00674C8A">
          <w:rPr>
            <w:rFonts w:ascii="Calibri" w:eastAsia="Calibri" w:hAnsi="Calibri" w:cs="Times New Roman"/>
          </w:rPr>
          <w:t>415.</w:t>
        </w:r>
        <w:r w:rsidRPr="00674C8A">
          <w:rPr>
            <w:rFonts w:ascii="Calibri" w:eastAsia="Calibri" w:hAnsi="Calibri" w:cs="Times New Roman"/>
          </w:rPr>
          <w:tab/>
          <w:t>u "\"Oh ora sì che ci siamo, ahah!\""</w:t>
        </w:r>
      </w:ins>
    </w:p>
    <w:p w14:paraId="4CF26356" w14:textId="77777777" w:rsidR="00674C8A" w:rsidRPr="00674C8A" w:rsidRDefault="00674C8A" w:rsidP="00674C8A">
      <w:pPr>
        <w:spacing w:line="600" w:lineRule="auto"/>
        <w:jc w:val="left"/>
        <w:rPr>
          <w:ins w:id="9838" w:author="UTENTE" w:date="2020-06-30T18:44:00Z"/>
          <w:rFonts w:ascii="Calibri" w:eastAsia="Calibri" w:hAnsi="Calibri" w:cs="Times New Roman"/>
        </w:rPr>
      </w:pPr>
      <w:ins w:id="9839" w:author="UTENTE" w:date="2020-06-30T18:44:00Z">
        <w:r w:rsidRPr="00674C8A">
          <w:rPr>
            <w:rFonts w:ascii="Calibri" w:eastAsia="Calibri" w:hAnsi="Calibri" w:cs="Times New Roman"/>
          </w:rPr>
          <w:t>416.</w:t>
        </w:r>
        <w:r w:rsidRPr="00674C8A">
          <w:rPr>
            <w:rFonts w:ascii="Calibri" w:eastAsia="Calibri" w:hAnsi="Calibri" w:cs="Times New Roman"/>
          </w:rPr>
          <w:tab/>
          <w:t>u "\"Ehi, Rex, vedi se riesci a fargli fare qualche suono carino~  Adoro quando sono spaventati!\""</w:t>
        </w:r>
      </w:ins>
    </w:p>
    <w:p w14:paraId="09D9B356" w14:textId="77777777" w:rsidR="00674C8A" w:rsidRPr="00674C8A" w:rsidRDefault="00674C8A" w:rsidP="00674C8A">
      <w:pPr>
        <w:spacing w:line="600" w:lineRule="auto"/>
        <w:jc w:val="left"/>
        <w:rPr>
          <w:ins w:id="9840" w:author="UTENTE" w:date="2020-06-30T18:44:00Z"/>
          <w:rFonts w:ascii="Calibri" w:eastAsia="Calibri" w:hAnsi="Calibri" w:cs="Times New Roman"/>
        </w:rPr>
      </w:pPr>
      <w:ins w:id="9841" w:author="UTENTE" w:date="2020-06-30T18:44:00Z">
        <w:r w:rsidRPr="00674C8A">
          <w:rPr>
            <w:rFonts w:ascii="Calibri" w:eastAsia="Calibri" w:hAnsi="Calibri" w:cs="Times New Roman"/>
          </w:rPr>
          <w:t>417.</w:t>
        </w:r>
        <w:r w:rsidRPr="00674C8A">
          <w:rPr>
            <w:rFonts w:ascii="Calibri" w:eastAsia="Calibri" w:hAnsi="Calibri" w:cs="Times New Roman"/>
          </w:rPr>
          <w:tab/>
          <w:t>n "Il suono di quelle voci beffarde raggiunge a malapena le mie orecchie, cancellato dal rumore del mio stesso battito."</w:t>
        </w:r>
      </w:ins>
    </w:p>
    <w:p w14:paraId="7FC19C97" w14:textId="77777777" w:rsidR="00674C8A" w:rsidRPr="00674C8A" w:rsidRDefault="00674C8A" w:rsidP="00674C8A">
      <w:pPr>
        <w:spacing w:line="600" w:lineRule="auto"/>
        <w:jc w:val="left"/>
        <w:rPr>
          <w:ins w:id="9842" w:author="UTENTE" w:date="2020-06-30T18:44:00Z"/>
          <w:rFonts w:ascii="Calibri" w:eastAsia="Calibri" w:hAnsi="Calibri" w:cs="Times New Roman"/>
        </w:rPr>
      </w:pPr>
      <w:ins w:id="9843" w:author="UTENTE" w:date="2020-06-30T18:44:00Z">
        <w:r w:rsidRPr="00674C8A">
          <w:rPr>
            <w:rFonts w:ascii="Calibri" w:eastAsia="Calibri" w:hAnsi="Calibri" w:cs="Times New Roman"/>
          </w:rPr>
          <w:t>418.</w:t>
        </w:r>
        <w:r w:rsidRPr="00674C8A">
          <w:rPr>
            <w:rFonts w:ascii="Calibri" w:eastAsia="Calibri" w:hAnsi="Calibri" w:cs="Times New Roman"/>
          </w:rPr>
          <w:tab/>
          <w:t>n "Guardo Rex, pregando in silenzio che abbia un piano per scappare."</w:t>
        </w:r>
      </w:ins>
    </w:p>
    <w:p w14:paraId="41A14F75" w14:textId="77777777" w:rsidR="00674C8A" w:rsidRPr="00674C8A" w:rsidRDefault="00674C8A" w:rsidP="00674C8A">
      <w:pPr>
        <w:spacing w:line="600" w:lineRule="auto"/>
        <w:jc w:val="left"/>
        <w:rPr>
          <w:ins w:id="9844" w:author="UTENTE" w:date="2020-06-30T18:44:00Z"/>
          <w:rFonts w:ascii="Calibri" w:eastAsia="Calibri" w:hAnsi="Calibri" w:cs="Times New Roman"/>
        </w:rPr>
      </w:pPr>
      <w:ins w:id="9845" w:author="UTENTE" w:date="2020-06-30T18:44:00Z">
        <w:r w:rsidRPr="00674C8A">
          <w:rPr>
            <w:rFonts w:ascii="Calibri" w:eastAsia="Calibri" w:hAnsi="Calibri" w:cs="Times New Roman"/>
          </w:rPr>
          <w:t>419.</w:t>
        </w:r>
        <w:r w:rsidRPr="00674C8A">
          <w:rPr>
            <w:rFonts w:ascii="Calibri" w:eastAsia="Calibri" w:hAnsi="Calibri" w:cs="Times New Roman"/>
          </w:rPr>
          <w:tab/>
          <w:t>r "\"Sì… è spaventato, bene.\""</w:t>
        </w:r>
      </w:ins>
    </w:p>
    <w:p w14:paraId="6472060E" w14:textId="77777777" w:rsidR="00674C8A" w:rsidRPr="00674C8A" w:rsidRDefault="00674C8A" w:rsidP="00674C8A">
      <w:pPr>
        <w:spacing w:line="600" w:lineRule="auto"/>
        <w:jc w:val="left"/>
        <w:rPr>
          <w:ins w:id="9846" w:author="UTENTE" w:date="2020-06-30T18:44:00Z"/>
          <w:rFonts w:ascii="Calibri" w:eastAsia="Calibri" w:hAnsi="Calibri" w:cs="Times New Roman"/>
        </w:rPr>
      </w:pPr>
      <w:ins w:id="9847" w:author="UTENTE" w:date="2020-06-30T18:44:00Z">
        <w:r w:rsidRPr="00674C8A">
          <w:rPr>
            <w:rFonts w:ascii="Calibri" w:eastAsia="Calibri" w:hAnsi="Calibri" w:cs="Times New Roman"/>
          </w:rPr>
          <w:t>420.</w:t>
        </w:r>
        <w:r w:rsidRPr="00674C8A">
          <w:rPr>
            <w:rFonts w:ascii="Calibri" w:eastAsia="Calibri" w:hAnsi="Calibri" w:cs="Times New Roman"/>
          </w:rPr>
          <w:tab/>
          <w:t>r "\"Così fottutamente carino, mi sta facendo impazzire…\""</w:t>
        </w:r>
      </w:ins>
    </w:p>
    <w:p w14:paraId="055F3D07" w14:textId="77777777" w:rsidR="00674C8A" w:rsidRPr="00674C8A" w:rsidRDefault="00674C8A" w:rsidP="00674C8A">
      <w:pPr>
        <w:spacing w:line="600" w:lineRule="auto"/>
        <w:jc w:val="left"/>
        <w:rPr>
          <w:ins w:id="9848" w:author="UTENTE" w:date="2020-06-30T18:44:00Z"/>
          <w:rFonts w:ascii="Calibri" w:eastAsia="Calibri" w:hAnsi="Calibri" w:cs="Times New Roman"/>
        </w:rPr>
      </w:pPr>
      <w:ins w:id="9849" w:author="UTENTE" w:date="2020-06-30T18:44:00Z">
        <w:r w:rsidRPr="00674C8A">
          <w:rPr>
            <w:rFonts w:ascii="Calibri" w:eastAsia="Calibri" w:hAnsi="Calibri" w:cs="Times New Roman"/>
          </w:rPr>
          <w:t>421.</w:t>
        </w:r>
        <w:r w:rsidRPr="00674C8A">
          <w:rPr>
            <w:rFonts w:ascii="Calibri" w:eastAsia="Calibri" w:hAnsi="Calibri" w:cs="Times New Roman"/>
          </w:rPr>
          <w:tab/>
          <w:t>mc "\"…\""</w:t>
        </w:r>
      </w:ins>
    </w:p>
    <w:p w14:paraId="31B4E546" w14:textId="77777777" w:rsidR="00674C8A" w:rsidRPr="00674C8A" w:rsidRDefault="00674C8A" w:rsidP="00674C8A">
      <w:pPr>
        <w:spacing w:line="600" w:lineRule="auto"/>
        <w:jc w:val="left"/>
        <w:rPr>
          <w:ins w:id="9850" w:author="UTENTE" w:date="2020-06-30T18:44:00Z"/>
          <w:rFonts w:ascii="Calibri" w:eastAsia="Calibri" w:hAnsi="Calibri" w:cs="Times New Roman"/>
        </w:rPr>
      </w:pPr>
      <w:ins w:id="9851" w:author="UTENTE" w:date="2020-06-30T18:44:00Z">
        <w:r w:rsidRPr="00674C8A">
          <w:rPr>
            <w:rFonts w:ascii="Calibri" w:eastAsia="Calibri" w:hAnsi="Calibri" w:cs="Times New Roman"/>
          </w:rPr>
          <w:t>422.</w:t>
        </w:r>
        <w:r w:rsidRPr="00674C8A">
          <w:rPr>
            <w:rFonts w:ascii="Calibri" w:eastAsia="Calibri" w:hAnsi="Calibri" w:cs="Times New Roman"/>
          </w:rPr>
          <w:tab/>
          <w:t>n "Mi ci vogliono alcuni secondi per comprendere il significato di queste parole ringhiate a bassa voce."</w:t>
        </w:r>
      </w:ins>
    </w:p>
    <w:p w14:paraId="03CC7CF5" w14:textId="77777777" w:rsidR="00674C8A" w:rsidRPr="00674C8A" w:rsidRDefault="00674C8A" w:rsidP="00674C8A">
      <w:pPr>
        <w:spacing w:line="600" w:lineRule="auto"/>
        <w:jc w:val="left"/>
        <w:rPr>
          <w:ins w:id="9852" w:author="UTENTE" w:date="2020-06-30T18:44:00Z"/>
          <w:rFonts w:ascii="Calibri" w:eastAsia="Calibri" w:hAnsi="Calibri" w:cs="Times New Roman"/>
        </w:rPr>
      </w:pPr>
      <w:ins w:id="9853" w:author="UTENTE" w:date="2020-06-30T18:44:00Z">
        <w:r w:rsidRPr="00674C8A">
          <w:rPr>
            <w:rFonts w:ascii="Calibri" w:eastAsia="Calibri" w:hAnsi="Calibri" w:cs="Times New Roman"/>
          </w:rPr>
          <w:t>423.</w:t>
        </w:r>
        <w:r w:rsidRPr="00674C8A">
          <w:rPr>
            <w:rFonts w:ascii="Calibri" w:eastAsia="Calibri" w:hAnsi="Calibri" w:cs="Times New Roman"/>
          </w:rPr>
          <w:tab/>
          <w:t>n "Ma appena inizio a dimenarmi -"</w:t>
        </w:r>
      </w:ins>
    </w:p>
    <w:p w14:paraId="56E28444" w14:textId="77777777" w:rsidR="00674C8A" w:rsidRPr="00674C8A" w:rsidRDefault="00674C8A" w:rsidP="00674C8A">
      <w:pPr>
        <w:spacing w:line="600" w:lineRule="auto"/>
        <w:jc w:val="left"/>
        <w:rPr>
          <w:ins w:id="9854" w:author="UTENTE" w:date="2020-06-30T18:44:00Z"/>
          <w:rFonts w:ascii="Calibri" w:eastAsia="Calibri" w:hAnsi="Calibri" w:cs="Times New Roman"/>
        </w:rPr>
      </w:pPr>
      <w:ins w:id="9855" w:author="UTENTE" w:date="2020-06-30T18:44:00Z">
        <w:r w:rsidRPr="00674C8A">
          <w:rPr>
            <w:rFonts w:ascii="Calibri" w:eastAsia="Calibri" w:hAnsi="Calibri" w:cs="Times New Roman"/>
          </w:rPr>
          <w:t>424.</w:t>
        </w:r>
        <w:r w:rsidRPr="00674C8A">
          <w:rPr>
            <w:rFonts w:ascii="Calibri" w:eastAsia="Calibri" w:hAnsi="Calibri" w:cs="Times New Roman"/>
          </w:rPr>
          <w:tab/>
          <w:t>mc "\"Ah-!\""</w:t>
        </w:r>
      </w:ins>
    </w:p>
    <w:p w14:paraId="4AF9068F" w14:textId="77777777" w:rsidR="00674C8A" w:rsidRPr="00674C8A" w:rsidRDefault="00674C8A" w:rsidP="00674C8A">
      <w:pPr>
        <w:spacing w:line="600" w:lineRule="auto"/>
        <w:jc w:val="left"/>
        <w:rPr>
          <w:ins w:id="9856" w:author="UTENTE" w:date="2020-06-30T18:44:00Z"/>
          <w:rFonts w:ascii="Calibri" w:eastAsia="Calibri" w:hAnsi="Calibri" w:cs="Times New Roman"/>
        </w:rPr>
      </w:pPr>
      <w:ins w:id="9857" w:author="UTENTE" w:date="2020-06-30T18:44:00Z">
        <w:r w:rsidRPr="00674C8A">
          <w:rPr>
            <w:rFonts w:ascii="Calibri" w:eastAsia="Calibri" w:hAnsi="Calibri" w:cs="Times New Roman"/>
          </w:rPr>
          <w:t>425.</w:t>
        </w:r>
        <w:r w:rsidRPr="00674C8A">
          <w:rPr>
            <w:rFonts w:ascii="Calibri" w:eastAsia="Calibri" w:hAnsi="Calibri" w:cs="Times New Roman"/>
          </w:rPr>
          <w:tab/>
          <w:t>n "Un dolore acuto mi lacera il collo, e urlo, cercando di allontanare Rex."</w:t>
        </w:r>
      </w:ins>
    </w:p>
    <w:p w14:paraId="4E7D7E54" w14:textId="77777777" w:rsidR="00674C8A" w:rsidRPr="00674C8A" w:rsidRDefault="00674C8A" w:rsidP="00674C8A">
      <w:pPr>
        <w:spacing w:line="600" w:lineRule="auto"/>
        <w:jc w:val="left"/>
        <w:rPr>
          <w:ins w:id="9858" w:author="UTENTE" w:date="2020-06-30T18:44:00Z"/>
          <w:rFonts w:ascii="Calibri" w:eastAsia="Calibri" w:hAnsi="Calibri" w:cs="Times New Roman"/>
        </w:rPr>
      </w:pPr>
      <w:ins w:id="9859" w:author="UTENTE" w:date="2020-06-30T18:44:00Z">
        <w:r w:rsidRPr="00674C8A">
          <w:rPr>
            <w:rFonts w:ascii="Calibri" w:eastAsia="Calibri" w:hAnsi="Calibri" w:cs="Times New Roman"/>
          </w:rPr>
          <w:t>426.</w:t>
        </w:r>
        <w:r w:rsidRPr="00674C8A">
          <w:rPr>
            <w:rFonts w:ascii="Calibri" w:eastAsia="Calibri" w:hAnsi="Calibri" w:cs="Times New Roman"/>
          </w:rPr>
          <w:tab/>
          <w:t>n "È come se due piccole lame mi stessero squarciando la pelle, conficcandosi nel mio collo."</w:t>
        </w:r>
      </w:ins>
    </w:p>
    <w:p w14:paraId="3F644950" w14:textId="77777777" w:rsidR="00674C8A" w:rsidRPr="00674C8A" w:rsidRDefault="00674C8A" w:rsidP="00674C8A">
      <w:pPr>
        <w:spacing w:line="600" w:lineRule="auto"/>
        <w:jc w:val="left"/>
        <w:rPr>
          <w:ins w:id="9860" w:author="UTENTE" w:date="2020-06-30T18:44:00Z"/>
          <w:rFonts w:ascii="Calibri" w:eastAsia="Calibri" w:hAnsi="Calibri" w:cs="Times New Roman"/>
        </w:rPr>
      </w:pPr>
      <w:ins w:id="9861" w:author="UTENTE" w:date="2020-06-30T18:44:00Z">
        <w:r w:rsidRPr="00674C8A">
          <w:rPr>
            <w:rFonts w:ascii="Calibri" w:eastAsia="Calibri" w:hAnsi="Calibri" w:cs="Times New Roman"/>
          </w:rPr>
          <w:t>427.</w:t>
        </w:r>
        <w:r w:rsidRPr="00674C8A">
          <w:rPr>
            <w:rFonts w:ascii="Calibri" w:eastAsia="Calibri" w:hAnsi="Calibri" w:cs="Times New Roman"/>
          </w:rPr>
          <w:tab/>
          <w:t>n "Sono così terrorizzato che respiro a malapena."</w:t>
        </w:r>
      </w:ins>
    </w:p>
    <w:p w14:paraId="055D5204" w14:textId="77777777" w:rsidR="00674C8A" w:rsidRPr="00674C8A" w:rsidRDefault="00674C8A" w:rsidP="00674C8A">
      <w:pPr>
        <w:spacing w:line="600" w:lineRule="auto"/>
        <w:jc w:val="left"/>
        <w:rPr>
          <w:ins w:id="9862" w:author="UTENTE" w:date="2020-06-30T18:44:00Z"/>
          <w:rFonts w:ascii="Calibri" w:eastAsia="Calibri" w:hAnsi="Calibri" w:cs="Times New Roman"/>
          <w:lang w:val="en-US"/>
          <w:rPrChange w:id="9863" w:author="UTENTE" w:date="2020-06-30T18:44:00Z">
            <w:rPr>
              <w:ins w:id="9864" w:author="UTENTE" w:date="2020-06-30T18:44:00Z"/>
              <w:rFonts w:ascii="Calibri" w:eastAsia="Calibri" w:hAnsi="Calibri" w:cs="Times New Roman"/>
            </w:rPr>
          </w:rPrChange>
        </w:rPr>
      </w:pPr>
      <w:ins w:id="9865" w:author="UTENTE" w:date="2020-06-30T18:44:00Z">
        <w:r w:rsidRPr="00674C8A">
          <w:rPr>
            <w:rFonts w:ascii="Calibri" w:eastAsia="Calibri" w:hAnsi="Calibri" w:cs="Times New Roman"/>
            <w:lang w:val="en-US"/>
            <w:rPrChange w:id="9866" w:author="UTENTE" w:date="2020-06-30T18:44:00Z">
              <w:rPr>
                <w:rFonts w:ascii="Calibri" w:eastAsia="Calibri" w:hAnsi="Calibri" w:cs="Times New Roman"/>
              </w:rPr>
            </w:rPrChange>
          </w:rPr>
          <w:t>428.</w:t>
        </w:r>
        <w:r w:rsidRPr="00674C8A">
          <w:rPr>
            <w:rFonts w:ascii="Calibri" w:eastAsia="Calibri" w:hAnsi="Calibri" w:cs="Times New Roman"/>
            <w:lang w:val="en-US"/>
            <w:rPrChange w:id="9867" w:author="UTENTE" w:date="2020-06-30T18:44:00Z">
              <w:rPr>
                <w:rFonts w:ascii="Calibri" w:eastAsia="Calibri" w:hAnsi="Calibri" w:cs="Times New Roman"/>
              </w:rPr>
            </w:rPrChange>
          </w:rPr>
          <w:tab/>
          <w:t>mc "\"Nnh… ah…\"" </w:t>
        </w:r>
        <w:r w:rsidRPr="00674C8A">
          <w:rPr>
            <w:rFonts w:ascii="Calibri" w:eastAsia="Calibri" w:hAnsi="Calibri" w:cs="Times New Roman"/>
            <w:lang w:val="en-US"/>
            <w:rPrChange w:id="9868" w:author="UTENTE" w:date="2020-06-30T18:44:00Z">
              <w:rPr>
                <w:rFonts w:ascii="Calibri" w:eastAsia="Calibri" w:hAnsi="Calibri" w:cs="Times New Roman"/>
              </w:rPr>
            </w:rPrChange>
          </w:rPr>
          <w:br w:type="page"/>
        </w:r>
      </w:ins>
    </w:p>
    <w:p w14:paraId="68200FA9" w14:textId="77777777" w:rsidR="00674C8A" w:rsidRPr="00674C8A" w:rsidRDefault="00674C8A" w:rsidP="00674C8A">
      <w:pPr>
        <w:spacing w:line="600" w:lineRule="auto"/>
        <w:jc w:val="left"/>
        <w:rPr>
          <w:ins w:id="9869" w:author="UTENTE" w:date="2020-06-30T18:44:00Z"/>
          <w:rFonts w:ascii="Calibri" w:eastAsia="Calibri" w:hAnsi="Calibri" w:cs="Times New Roman"/>
          <w:lang w:val="en-US"/>
        </w:rPr>
      </w:pPr>
      <w:ins w:id="9870" w:author="UTENTE" w:date="2020-06-30T18:44:00Z">
        <w:r w:rsidRPr="00674C8A">
          <w:rPr>
            <w:rFonts w:ascii="Calibri" w:eastAsia="Calibri" w:hAnsi="Calibri" w:cs="Times New Roman"/>
            <w:lang w:val="en-US"/>
          </w:rPr>
          <w:lastRenderedPageBreak/>
          <w:t>429.</w:t>
        </w:r>
        <w:r w:rsidRPr="00674C8A">
          <w:rPr>
            <w:rFonts w:ascii="Calibri" w:eastAsia="Calibri" w:hAnsi="Calibri" w:cs="Times New Roman"/>
            <w:lang w:val="en-US"/>
          </w:rPr>
          <w:tab/>
          <w:t>n "…But soon, the pain starts to melt away."</w:t>
        </w:r>
      </w:ins>
    </w:p>
    <w:p w14:paraId="3105A6AE" w14:textId="77777777" w:rsidR="00674C8A" w:rsidRPr="00674C8A" w:rsidRDefault="00674C8A" w:rsidP="00674C8A">
      <w:pPr>
        <w:spacing w:line="600" w:lineRule="auto"/>
        <w:jc w:val="left"/>
        <w:rPr>
          <w:ins w:id="9871" w:author="UTENTE" w:date="2020-06-30T18:44:00Z"/>
          <w:rFonts w:ascii="Calibri" w:eastAsia="Calibri" w:hAnsi="Calibri" w:cs="Times New Roman"/>
          <w:lang w:val="en-US"/>
        </w:rPr>
      </w:pPr>
      <w:ins w:id="9872" w:author="UTENTE" w:date="2020-06-30T18:44:00Z">
        <w:r w:rsidRPr="00674C8A">
          <w:rPr>
            <w:rFonts w:ascii="Calibri" w:eastAsia="Calibri" w:hAnsi="Calibri" w:cs="Times New Roman"/>
            <w:lang w:val="en-US"/>
          </w:rPr>
          <w:t>430.</w:t>
        </w:r>
        <w:r w:rsidRPr="00674C8A">
          <w:rPr>
            <w:rFonts w:ascii="Calibri" w:eastAsia="Calibri" w:hAnsi="Calibri" w:cs="Times New Roman"/>
            <w:lang w:val="en-US"/>
          </w:rPr>
          <w:tab/>
          <w:t>n "In its place comes something completely different…"</w:t>
        </w:r>
      </w:ins>
    </w:p>
    <w:p w14:paraId="40D82459" w14:textId="77777777" w:rsidR="00674C8A" w:rsidRPr="00674C8A" w:rsidRDefault="00674C8A" w:rsidP="00674C8A">
      <w:pPr>
        <w:spacing w:line="600" w:lineRule="auto"/>
        <w:jc w:val="left"/>
        <w:rPr>
          <w:ins w:id="9873" w:author="UTENTE" w:date="2020-06-30T18:44:00Z"/>
          <w:rFonts w:ascii="Calibri" w:eastAsia="Calibri" w:hAnsi="Calibri" w:cs="Times New Roman"/>
          <w:lang w:val="en-US"/>
        </w:rPr>
      </w:pPr>
      <w:ins w:id="9874" w:author="UTENTE" w:date="2020-06-30T18:44:00Z">
        <w:r w:rsidRPr="00674C8A">
          <w:rPr>
            <w:rFonts w:ascii="Calibri" w:eastAsia="Calibri" w:hAnsi="Calibri" w:cs="Times New Roman"/>
            <w:lang w:val="en-US"/>
          </w:rPr>
          <w:t>431.</w:t>
        </w:r>
        <w:r w:rsidRPr="00674C8A">
          <w:rPr>
            <w:rFonts w:ascii="Calibri" w:eastAsia="Calibri" w:hAnsi="Calibri" w:cs="Times New Roman"/>
            <w:lang w:val="en-US"/>
          </w:rPr>
          <w:tab/>
          <w:t>n "A strange, warm tingle that spreads through me from where Rex's fangs are sunk into my neck."</w:t>
        </w:r>
      </w:ins>
    </w:p>
    <w:p w14:paraId="3EF73A95" w14:textId="77777777" w:rsidR="00674C8A" w:rsidRPr="00674C8A" w:rsidRDefault="00674C8A" w:rsidP="00674C8A">
      <w:pPr>
        <w:spacing w:line="600" w:lineRule="auto"/>
        <w:jc w:val="left"/>
        <w:rPr>
          <w:ins w:id="9875" w:author="UTENTE" w:date="2020-06-30T18:44:00Z"/>
          <w:rFonts w:ascii="Calibri" w:eastAsia="Calibri" w:hAnsi="Calibri" w:cs="Times New Roman"/>
          <w:lang w:val="en-US"/>
        </w:rPr>
      </w:pPr>
      <w:ins w:id="9876" w:author="UTENTE" w:date="2020-06-30T18:44:00Z">
        <w:r w:rsidRPr="00674C8A">
          <w:rPr>
            <w:rFonts w:ascii="Calibri" w:eastAsia="Calibri" w:hAnsi="Calibri" w:cs="Times New Roman"/>
            <w:lang w:val="en-US"/>
          </w:rPr>
          <w:t>432.</w:t>
        </w:r>
        <w:r w:rsidRPr="00674C8A">
          <w:rPr>
            <w:rFonts w:ascii="Calibri" w:eastAsia="Calibri" w:hAnsi="Calibri" w:cs="Times New Roman"/>
            <w:lang w:val="en-US"/>
          </w:rPr>
          <w:tab/>
          <w:t>mc "\"Haah… fu…\""</w:t>
        </w:r>
      </w:ins>
    </w:p>
    <w:p w14:paraId="2D8F2E36" w14:textId="77777777" w:rsidR="00674C8A" w:rsidRPr="00674C8A" w:rsidRDefault="00674C8A" w:rsidP="00674C8A">
      <w:pPr>
        <w:spacing w:line="600" w:lineRule="auto"/>
        <w:jc w:val="left"/>
        <w:rPr>
          <w:ins w:id="9877" w:author="UTENTE" w:date="2020-06-30T18:44:00Z"/>
          <w:rFonts w:ascii="Calibri" w:eastAsia="Calibri" w:hAnsi="Calibri" w:cs="Times New Roman"/>
          <w:lang w:val="en-US"/>
        </w:rPr>
      </w:pPr>
      <w:ins w:id="9878" w:author="UTENTE" w:date="2020-06-30T18:44:00Z">
        <w:r w:rsidRPr="00674C8A">
          <w:rPr>
            <w:rFonts w:ascii="Calibri" w:eastAsia="Calibri" w:hAnsi="Calibri" w:cs="Times New Roman"/>
            <w:lang w:val="en-US"/>
          </w:rPr>
          <w:t>433.</w:t>
        </w:r>
        <w:r w:rsidRPr="00674C8A">
          <w:rPr>
            <w:rFonts w:ascii="Calibri" w:eastAsia="Calibri" w:hAnsi="Calibri" w:cs="Times New Roman"/>
            <w:lang w:val="en-US"/>
          </w:rPr>
          <w:tab/>
          <w:t>n "…What is this?"</w:t>
        </w:r>
      </w:ins>
    </w:p>
    <w:p w14:paraId="68EC9D6A" w14:textId="77777777" w:rsidR="00674C8A" w:rsidRPr="00674C8A" w:rsidRDefault="00674C8A" w:rsidP="00674C8A">
      <w:pPr>
        <w:spacing w:line="600" w:lineRule="auto"/>
        <w:jc w:val="left"/>
        <w:rPr>
          <w:ins w:id="9879" w:author="UTENTE" w:date="2020-06-30T18:44:00Z"/>
          <w:rFonts w:ascii="Calibri" w:eastAsia="Calibri" w:hAnsi="Calibri" w:cs="Times New Roman"/>
          <w:lang w:val="en-US"/>
        </w:rPr>
      </w:pPr>
      <w:ins w:id="9880" w:author="UTENTE" w:date="2020-06-30T18:44:00Z">
        <w:r w:rsidRPr="00674C8A">
          <w:rPr>
            <w:rFonts w:ascii="Calibri" w:eastAsia="Calibri" w:hAnsi="Calibri" w:cs="Times New Roman"/>
            <w:lang w:val="en-US"/>
          </w:rPr>
          <w:t>434.</w:t>
        </w:r>
        <w:r w:rsidRPr="00674C8A">
          <w:rPr>
            <w:rFonts w:ascii="Calibri" w:eastAsia="Calibri" w:hAnsi="Calibri" w:cs="Times New Roman"/>
            <w:lang w:val="en-US"/>
          </w:rPr>
          <w:tab/>
          <w:t>extend " What are these noises I'm making?"</w:t>
        </w:r>
      </w:ins>
    </w:p>
    <w:p w14:paraId="585FD681" w14:textId="77777777" w:rsidR="00674C8A" w:rsidRPr="00674C8A" w:rsidRDefault="00674C8A" w:rsidP="00674C8A">
      <w:pPr>
        <w:spacing w:line="600" w:lineRule="auto"/>
        <w:jc w:val="left"/>
        <w:rPr>
          <w:ins w:id="9881" w:author="UTENTE" w:date="2020-06-30T18:44:00Z"/>
          <w:rFonts w:ascii="Calibri" w:eastAsia="Calibri" w:hAnsi="Calibri" w:cs="Times New Roman"/>
          <w:lang w:val="en-US"/>
        </w:rPr>
      </w:pPr>
      <w:ins w:id="9882" w:author="UTENTE" w:date="2020-06-30T18:44:00Z">
        <w:r w:rsidRPr="00674C8A">
          <w:rPr>
            <w:rFonts w:ascii="Calibri" w:eastAsia="Calibri" w:hAnsi="Calibri" w:cs="Times New Roman"/>
            <w:lang w:val="en-US"/>
          </w:rPr>
          <w:t>435.</w:t>
        </w:r>
        <w:r w:rsidRPr="00674C8A">
          <w:rPr>
            <w:rFonts w:ascii="Calibri" w:eastAsia="Calibri" w:hAnsi="Calibri" w:cs="Times New Roman"/>
            <w:lang w:val="en-US"/>
          </w:rPr>
          <w:tab/>
          <w:t>u "\"Haha, there you go!\""</w:t>
        </w:r>
      </w:ins>
    </w:p>
    <w:p w14:paraId="6FB4FB63" w14:textId="77777777" w:rsidR="00674C8A" w:rsidRPr="00674C8A" w:rsidRDefault="00674C8A" w:rsidP="00674C8A">
      <w:pPr>
        <w:spacing w:line="600" w:lineRule="auto"/>
        <w:jc w:val="left"/>
        <w:rPr>
          <w:ins w:id="9883" w:author="UTENTE" w:date="2020-06-30T18:44:00Z"/>
          <w:rFonts w:ascii="Calibri" w:eastAsia="Calibri" w:hAnsi="Calibri" w:cs="Times New Roman"/>
          <w:lang w:val="en-US"/>
        </w:rPr>
      </w:pPr>
      <w:ins w:id="9884" w:author="UTENTE" w:date="2020-06-30T18:44:00Z">
        <w:r w:rsidRPr="00674C8A">
          <w:rPr>
            <w:rFonts w:ascii="Calibri" w:eastAsia="Calibri" w:hAnsi="Calibri" w:cs="Times New Roman"/>
            <w:lang w:val="en-US"/>
          </w:rPr>
          <w:t>436.</w:t>
        </w:r>
        <w:r w:rsidRPr="00674C8A">
          <w:rPr>
            <w:rFonts w:ascii="Calibri" w:eastAsia="Calibri" w:hAnsi="Calibri" w:cs="Times New Roman"/>
            <w:lang w:val="en-US"/>
          </w:rPr>
          <w:tab/>
          <w:t>u "\"Wow, he's really loving it, Rex! You got a way with them, for sure~\""</w:t>
        </w:r>
      </w:ins>
    </w:p>
    <w:p w14:paraId="0D1CEDB8" w14:textId="77777777" w:rsidR="00674C8A" w:rsidRPr="00674C8A" w:rsidRDefault="00674C8A" w:rsidP="00674C8A">
      <w:pPr>
        <w:spacing w:line="600" w:lineRule="auto"/>
        <w:jc w:val="left"/>
        <w:rPr>
          <w:ins w:id="9885" w:author="UTENTE" w:date="2020-06-30T18:44:00Z"/>
          <w:rFonts w:ascii="Calibri" w:eastAsia="Calibri" w:hAnsi="Calibri" w:cs="Times New Roman"/>
          <w:lang w:val="en-US"/>
        </w:rPr>
      </w:pPr>
      <w:ins w:id="9886" w:author="UTENTE" w:date="2020-06-30T18:44:00Z">
        <w:r w:rsidRPr="00674C8A">
          <w:rPr>
            <w:rFonts w:ascii="Calibri" w:eastAsia="Calibri" w:hAnsi="Calibri" w:cs="Times New Roman"/>
            <w:lang w:val="en-US"/>
          </w:rPr>
          <w:t>437.</w:t>
        </w:r>
        <w:r w:rsidRPr="00674C8A">
          <w:rPr>
            <w:rFonts w:ascii="Calibri" w:eastAsia="Calibri" w:hAnsi="Calibri" w:cs="Times New Roman"/>
            <w:lang w:val="en-US"/>
          </w:rPr>
          <w:tab/>
          <w:t>n "–A deliciously sweet sensation starts to float down my spine."</w:t>
        </w:r>
      </w:ins>
    </w:p>
    <w:p w14:paraId="29D85CEC" w14:textId="77777777" w:rsidR="00674C8A" w:rsidRPr="00674C8A" w:rsidRDefault="00674C8A" w:rsidP="00674C8A">
      <w:pPr>
        <w:spacing w:line="600" w:lineRule="auto"/>
        <w:jc w:val="left"/>
        <w:rPr>
          <w:ins w:id="9887" w:author="UTENTE" w:date="2020-06-30T18:44:00Z"/>
          <w:rFonts w:ascii="Calibri" w:eastAsia="Calibri" w:hAnsi="Calibri" w:cs="Times New Roman"/>
          <w:lang w:val="en-US"/>
        </w:rPr>
      </w:pPr>
      <w:ins w:id="9888" w:author="UTENTE" w:date="2020-06-30T18:44:00Z">
        <w:r w:rsidRPr="00674C8A">
          <w:rPr>
            <w:rFonts w:ascii="Calibri" w:eastAsia="Calibri" w:hAnsi="Calibri" w:cs="Times New Roman"/>
            <w:lang w:val="en-US"/>
          </w:rPr>
          <w:t>438.</w:t>
        </w:r>
        <w:r w:rsidRPr="00674C8A">
          <w:rPr>
            <w:rFonts w:ascii="Calibri" w:eastAsia="Calibri" w:hAnsi="Calibri" w:cs="Times New Roman"/>
            <w:lang w:val="en-US"/>
          </w:rPr>
          <w:tab/>
          <w:t>n "I unconsciously relax in Rex's arms, closing my eyes as the powerful pleasure makes my body hotter and hotter."</w:t>
        </w:r>
      </w:ins>
    </w:p>
    <w:p w14:paraId="6C71A299" w14:textId="77777777" w:rsidR="00674C8A" w:rsidRPr="00674C8A" w:rsidRDefault="00674C8A" w:rsidP="00674C8A">
      <w:pPr>
        <w:spacing w:line="600" w:lineRule="auto"/>
        <w:jc w:val="left"/>
        <w:rPr>
          <w:ins w:id="9889" w:author="UTENTE" w:date="2020-06-30T18:44:00Z"/>
          <w:rFonts w:ascii="Calibri" w:eastAsia="Calibri" w:hAnsi="Calibri" w:cs="Times New Roman"/>
          <w:lang w:val="en-US"/>
        </w:rPr>
      </w:pPr>
      <w:ins w:id="9890" w:author="UTENTE" w:date="2020-06-30T18:44:00Z">
        <w:r w:rsidRPr="00674C8A">
          <w:rPr>
            <w:rFonts w:ascii="Calibri" w:eastAsia="Calibri" w:hAnsi="Calibri" w:cs="Times New Roman"/>
            <w:lang w:val="en-US"/>
          </w:rPr>
          <w:t>439.</w:t>
        </w:r>
        <w:r w:rsidRPr="00674C8A">
          <w:rPr>
            <w:rFonts w:ascii="Calibri" w:eastAsia="Calibri" w:hAnsi="Calibri" w:cs="Times New Roman"/>
            <w:lang w:val="en-US"/>
          </w:rPr>
          <w:tab/>
          <w:t>n "He clings onto me tightly, his face still buried against my neck, and I hear him softly panting as he drinks."</w:t>
        </w:r>
      </w:ins>
    </w:p>
    <w:p w14:paraId="5E77B1C1" w14:textId="77777777" w:rsidR="00674C8A" w:rsidRPr="00674C8A" w:rsidRDefault="00674C8A" w:rsidP="00674C8A">
      <w:pPr>
        <w:spacing w:line="600" w:lineRule="auto"/>
        <w:jc w:val="left"/>
        <w:rPr>
          <w:ins w:id="9891" w:author="UTENTE" w:date="2020-06-30T18:44:00Z"/>
          <w:rFonts w:ascii="Calibri" w:eastAsia="Calibri" w:hAnsi="Calibri" w:cs="Times New Roman"/>
          <w:lang w:val="en-US"/>
        </w:rPr>
      </w:pPr>
      <w:ins w:id="9892" w:author="UTENTE" w:date="2020-06-30T18:44:00Z">
        <w:r w:rsidRPr="00674C8A">
          <w:rPr>
            <w:rFonts w:ascii="Calibri" w:eastAsia="Calibri" w:hAnsi="Calibri" w:cs="Times New Roman"/>
            <w:lang w:val="en-US"/>
          </w:rPr>
          <w:t>440.</w:t>
        </w:r>
        <w:r w:rsidRPr="00674C8A">
          <w:rPr>
            <w:rFonts w:ascii="Calibri" w:eastAsia="Calibri" w:hAnsi="Calibri" w:cs="Times New Roman"/>
            <w:lang w:val="en-US"/>
          </w:rPr>
          <w:tab/>
          <w:t>n "It feels incredible…"</w:t>
        </w:r>
      </w:ins>
    </w:p>
    <w:p w14:paraId="30EB21CA" w14:textId="77777777" w:rsidR="00674C8A" w:rsidRPr="00674C8A" w:rsidRDefault="00674C8A" w:rsidP="00674C8A">
      <w:pPr>
        <w:spacing w:line="600" w:lineRule="auto"/>
        <w:jc w:val="left"/>
        <w:rPr>
          <w:ins w:id="9893" w:author="UTENTE" w:date="2020-06-30T18:44:00Z"/>
          <w:rFonts w:ascii="Calibri" w:eastAsia="Calibri" w:hAnsi="Calibri" w:cs="Times New Roman"/>
          <w:lang w:val="en-US"/>
        </w:rPr>
      </w:pPr>
      <w:ins w:id="9894" w:author="UTENTE" w:date="2020-06-30T18:44:00Z">
        <w:r w:rsidRPr="00674C8A">
          <w:rPr>
            <w:rFonts w:ascii="Calibri" w:eastAsia="Calibri" w:hAnsi="Calibri" w:cs="Times New Roman"/>
            <w:lang w:val="en-US"/>
          </w:rPr>
          <w:t>441.</w:t>
        </w:r>
        <w:r w:rsidRPr="00674C8A">
          <w:rPr>
            <w:rFonts w:ascii="Calibri" w:eastAsia="Calibri" w:hAnsi="Calibri" w:cs="Times New Roman"/>
            <w:lang w:val="en-US"/>
          </w:rPr>
          <w:tab/>
          <w:t>n "I want to tell Rex that, but all my strength is draining away."</w:t>
        </w:r>
      </w:ins>
    </w:p>
    <w:p w14:paraId="477C12B5" w14:textId="77777777" w:rsidR="00674C8A" w:rsidRPr="00674C8A" w:rsidRDefault="00674C8A" w:rsidP="00674C8A">
      <w:pPr>
        <w:spacing w:line="600" w:lineRule="auto"/>
        <w:jc w:val="left"/>
        <w:rPr>
          <w:ins w:id="9895" w:author="UTENTE" w:date="2020-06-30T18:44:00Z"/>
          <w:rFonts w:ascii="Calibri" w:eastAsia="Calibri" w:hAnsi="Calibri" w:cs="Times New Roman"/>
          <w:lang w:val="en-US"/>
        </w:rPr>
      </w:pPr>
      <w:ins w:id="9896" w:author="UTENTE" w:date="2020-06-30T18:44:00Z">
        <w:r w:rsidRPr="00674C8A">
          <w:rPr>
            <w:rFonts w:ascii="Calibri" w:eastAsia="Calibri" w:hAnsi="Calibri" w:cs="Times New Roman"/>
            <w:lang w:val="en-US"/>
          </w:rPr>
          <w:t>442.</w:t>
        </w:r>
        <w:r w:rsidRPr="00674C8A">
          <w:rPr>
            <w:rFonts w:ascii="Calibri" w:eastAsia="Calibri" w:hAnsi="Calibri" w:cs="Times New Roman"/>
            <w:lang w:val="en-US"/>
          </w:rPr>
          <w:tab/>
          <w:t>n "I can't even lift my head up or form any words… {w}I can only shiver in his embrace, relishing this blissful feeling."</w:t>
        </w:r>
      </w:ins>
    </w:p>
    <w:p w14:paraId="7DE678CD" w14:textId="77777777" w:rsidR="00674C8A" w:rsidRPr="00674C8A" w:rsidRDefault="00674C8A" w:rsidP="00674C8A">
      <w:pPr>
        <w:spacing w:line="600" w:lineRule="auto"/>
        <w:jc w:val="left"/>
        <w:rPr>
          <w:ins w:id="9897" w:author="UTENTE" w:date="2020-06-30T18:44:00Z"/>
          <w:rFonts w:ascii="Calibri" w:eastAsia="Calibri" w:hAnsi="Calibri" w:cs="Times New Roman"/>
          <w:lang w:val="en-US"/>
        </w:rPr>
      </w:pPr>
      <w:ins w:id="9898" w:author="UTENTE" w:date="2020-06-30T18:44:00Z">
        <w:r w:rsidRPr="00674C8A">
          <w:rPr>
            <w:rFonts w:ascii="Calibri" w:eastAsia="Calibri" w:hAnsi="Calibri" w:cs="Times New Roman"/>
            <w:lang w:val="en-US"/>
          </w:rPr>
          <w:t>443.</w:t>
        </w:r>
        <w:r w:rsidRPr="00674C8A">
          <w:rPr>
            <w:rFonts w:ascii="Calibri" w:eastAsia="Calibri" w:hAnsi="Calibri" w:cs="Times New Roman"/>
            <w:lang w:val="en-US"/>
          </w:rPr>
          <w:tab/>
          <w:t>mc "\"Mmh… R-Rex… aah…\"" </w:t>
        </w:r>
        <w:r w:rsidRPr="00674C8A">
          <w:rPr>
            <w:rFonts w:ascii="Calibri" w:eastAsia="Calibri" w:hAnsi="Calibri" w:cs="Times New Roman"/>
            <w:lang w:val="en-US"/>
          </w:rPr>
          <w:br w:type="page"/>
        </w:r>
      </w:ins>
    </w:p>
    <w:p w14:paraId="0DB54284" w14:textId="77777777" w:rsidR="00674C8A" w:rsidRPr="00674C8A" w:rsidRDefault="00674C8A" w:rsidP="00674C8A">
      <w:pPr>
        <w:spacing w:line="600" w:lineRule="auto"/>
        <w:jc w:val="left"/>
        <w:rPr>
          <w:ins w:id="9899" w:author="UTENTE" w:date="2020-06-30T18:44:00Z"/>
          <w:rFonts w:ascii="Calibri" w:eastAsia="Calibri" w:hAnsi="Calibri" w:cs="Times New Roman"/>
        </w:rPr>
      </w:pPr>
      <w:ins w:id="9900" w:author="UTENTE" w:date="2020-06-30T18:44:00Z">
        <w:r w:rsidRPr="00674C8A">
          <w:rPr>
            <w:rFonts w:ascii="Calibri" w:eastAsia="Calibri" w:hAnsi="Calibri" w:cs="Times New Roman"/>
          </w:rPr>
          <w:lastRenderedPageBreak/>
          <w:t>429.</w:t>
        </w:r>
        <w:r w:rsidRPr="00674C8A">
          <w:rPr>
            <w:rFonts w:ascii="Calibri" w:eastAsia="Calibri" w:hAnsi="Calibri" w:cs="Times New Roman"/>
          </w:rPr>
          <w:tab/>
          <w:t>n "…Ma presto, il dolore inizia ad affievolirsi."</w:t>
        </w:r>
      </w:ins>
    </w:p>
    <w:p w14:paraId="7DC5871C" w14:textId="77777777" w:rsidR="00674C8A" w:rsidRPr="00674C8A" w:rsidRDefault="00674C8A" w:rsidP="00674C8A">
      <w:pPr>
        <w:spacing w:line="600" w:lineRule="auto"/>
        <w:jc w:val="left"/>
        <w:rPr>
          <w:ins w:id="9901" w:author="UTENTE" w:date="2020-06-30T18:44:00Z"/>
          <w:rFonts w:ascii="Calibri" w:eastAsia="Calibri" w:hAnsi="Calibri" w:cs="Times New Roman"/>
        </w:rPr>
      </w:pPr>
      <w:ins w:id="9902" w:author="UTENTE" w:date="2020-06-30T18:44:00Z">
        <w:r w:rsidRPr="00674C8A">
          <w:rPr>
            <w:rFonts w:ascii="Calibri" w:eastAsia="Calibri" w:hAnsi="Calibri" w:cs="Times New Roman"/>
          </w:rPr>
          <w:t>430.</w:t>
        </w:r>
        <w:r w:rsidRPr="00674C8A">
          <w:rPr>
            <w:rFonts w:ascii="Calibri" w:eastAsia="Calibri" w:hAnsi="Calibri" w:cs="Times New Roman"/>
          </w:rPr>
          <w:tab/>
          <w:t>n "Rimpiazzato da qualcosa di completamente diverso…"</w:t>
        </w:r>
      </w:ins>
    </w:p>
    <w:p w14:paraId="1DDD301D" w14:textId="77777777" w:rsidR="00674C8A" w:rsidRPr="00674C8A" w:rsidRDefault="00674C8A" w:rsidP="00674C8A">
      <w:pPr>
        <w:spacing w:line="600" w:lineRule="auto"/>
        <w:jc w:val="left"/>
        <w:rPr>
          <w:ins w:id="9903" w:author="UTENTE" w:date="2020-06-30T18:44:00Z"/>
          <w:rFonts w:ascii="Calibri" w:eastAsia="Calibri" w:hAnsi="Calibri" w:cs="Times New Roman"/>
        </w:rPr>
      </w:pPr>
      <w:ins w:id="9904" w:author="UTENTE" w:date="2020-06-30T18:44:00Z">
        <w:r w:rsidRPr="00674C8A">
          <w:rPr>
            <w:rFonts w:ascii="Calibri" w:eastAsia="Calibri" w:hAnsi="Calibri" w:cs="Times New Roman"/>
          </w:rPr>
          <w:t>431.</w:t>
        </w:r>
        <w:r w:rsidRPr="00674C8A">
          <w:rPr>
            <w:rFonts w:ascii="Calibri" w:eastAsia="Calibri" w:hAnsi="Calibri" w:cs="Times New Roman"/>
          </w:rPr>
          <w:tab/>
          <w:t>n "Uno strano, caldo formicolio mi attraversa a partire dal punto in cui Rex ha affondato i suoi canini."</w:t>
        </w:r>
      </w:ins>
    </w:p>
    <w:p w14:paraId="498B9496" w14:textId="77777777" w:rsidR="00674C8A" w:rsidRPr="00674C8A" w:rsidRDefault="00674C8A" w:rsidP="00674C8A">
      <w:pPr>
        <w:spacing w:line="600" w:lineRule="auto"/>
        <w:jc w:val="left"/>
        <w:rPr>
          <w:ins w:id="9905" w:author="UTENTE" w:date="2020-06-30T18:44:00Z"/>
          <w:rFonts w:ascii="Calibri" w:eastAsia="Calibri" w:hAnsi="Calibri" w:cs="Times New Roman"/>
        </w:rPr>
      </w:pPr>
      <w:ins w:id="9906" w:author="UTENTE" w:date="2020-06-30T18:44:00Z">
        <w:r w:rsidRPr="00674C8A">
          <w:rPr>
            <w:rFonts w:ascii="Calibri" w:eastAsia="Calibri" w:hAnsi="Calibri" w:cs="Times New Roman"/>
          </w:rPr>
          <w:t>432.</w:t>
        </w:r>
        <w:r w:rsidRPr="00674C8A">
          <w:rPr>
            <w:rFonts w:ascii="Calibri" w:eastAsia="Calibri" w:hAnsi="Calibri" w:cs="Times New Roman"/>
          </w:rPr>
          <w:tab/>
          <w:t>mc "\"Haah… caz…\""</w:t>
        </w:r>
      </w:ins>
    </w:p>
    <w:p w14:paraId="0AD02659" w14:textId="77777777" w:rsidR="00674C8A" w:rsidRPr="00674C8A" w:rsidRDefault="00674C8A" w:rsidP="00674C8A">
      <w:pPr>
        <w:spacing w:line="600" w:lineRule="auto"/>
        <w:jc w:val="left"/>
        <w:rPr>
          <w:ins w:id="9907" w:author="UTENTE" w:date="2020-06-30T18:44:00Z"/>
          <w:rFonts w:ascii="Calibri" w:eastAsia="Calibri" w:hAnsi="Calibri" w:cs="Times New Roman"/>
        </w:rPr>
      </w:pPr>
      <w:ins w:id="9908" w:author="UTENTE" w:date="2020-06-30T18:44:00Z">
        <w:r w:rsidRPr="00674C8A">
          <w:rPr>
            <w:rFonts w:ascii="Calibri" w:eastAsia="Calibri" w:hAnsi="Calibri" w:cs="Times New Roman"/>
          </w:rPr>
          <w:t>433.</w:t>
        </w:r>
        <w:r w:rsidRPr="00674C8A">
          <w:rPr>
            <w:rFonts w:ascii="Calibri" w:eastAsia="Calibri" w:hAnsi="Calibri" w:cs="Times New Roman"/>
          </w:rPr>
          <w:tab/>
          <w:t>n "…Che succede?"</w:t>
        </w:r>
      </w:ins>
    </w:p>
    <w:p w14:paraId="6E5BCE5D" w14:textId="77777777" w:rsidR="00674C8A" w:rsidRPr="00674C8A" w:rsidRDefault="00674C8A" w:rsidP="00674C8A">
      <w:pPr>
        <w:spacing w:line="600" w:lineRule="auto"/>
        <w:jc w:val="left"/>
        <w:rPr>
          <w:ins w:id="9909" w:author="UTENTE" w:date="2020-06-30T18:44:00Z"/>
          <w:rFonts w:ascii="Calibri" w:eastAsia="Calibri" w:hAnsi="Calibri" w:cs="Times New Roman"/>
        </w:rPr>
      </w:pPr>
      <w:ins w:id="9910" w:author="UTENTE" w:date="2020-06-30T18:44:00Z">
        <w:r w:rsidRPr="00674C8A">
          <w:rPr>
            <w:rFonts w:ascii="Calibri" w:eastAsia="Calibri" w:hAnsi="Calibri" w:cs="Times New Roman"/>
          </w:rPr>
          <w:t>434.</w:t>
        </w:r>
        <w:r w:rsidRPr="00674C8A">
          <w:rPr>
            <w:rFonts w:ascii="Calibri" w:eastAsia="Calibri" w:hAnsi="Calibri" w:cs="Times New Roman"/>
          </w:rPr>
          <w:tab/>
          <w:t>extend "Cosa sono questi suoni che sto facendo?"</w:t>
        </w:r>
      </w:ins>
    </w:p>
    <w:p w14:paraId="5308C22A" w14:textId="77777777" w:rsidR="00674C8A" w:rsidRPr="00674C8A" w:rsidRDefault="00674C8A" w:rsidP="00674C8A">
      <w:pPr>
        <w:spacing w:line="600" w:lineRule="auto"/>
        <w:jc w:val="left"/>
        <w:rPr>
          <w:ins w:id="9911" w:author="UTENTE" w:date="2020-06-30T18:44:00Z"/>
          <w:rFonts w:ascii="Calibri" w:eastAsia="Calibri" w:hAnsi="Calibri" w:cs="Times New Roman"/>
        </w:rPr>
      </w:pPr>
      <w:ins w:id="9912" w:author="UTENTE" w:date="2020-06-30T18:44:00Z">
        <w:r w:rsidRPr="00674C8A">
          <w:rPr>
            <w:rFonts w:ascii="Calibri" w:eastAsia="Calibri" w:hAnsi="Calibri" w:cs="Times New Roman"/>
          </w:rPr>
          <w:t>435.</w:t>
        </w:r>
        <w:r w:rsidRPr="00674C8A">
          <w:rPr>
            <w:rFonts w:ascii="Calibri" w:eastAsia="Calibri" w:hAnsi="Calibri" w:cs="Times New Roman"/>
          </w:rPr>
          <w:tab/>
          <w:t>u "\"Haha, ecco qua!\""</w:t>
        </w:r>
      </w:ins>
    </w:p>
    <w:p w14:paraId="120DB32E" w14:textId="77777777" w:rsidR="00674C8A" w:rsidRPr="00674C8A" w:rsidRDefault="00674C8A" w:rsidP="00674C8A">
      <w:pPr>
        <w:spacing w:line="600" w:lineRule="auto"/>
        <w:jc w:val="left"/>
        <w:rPr>
          <w:ins w:id="9913" w:author="UTENTE" w:date="2020-06-30T18:44:00Z"/>
          <w:rFonts w:ascii="Calibri" w:eastAsia="Calibri" w:hAnsi="Calibri" w:cs="Times New Roman"/>
        </w:rPr>
      </w:pPr>
      <w:ins w:id="9914" w:author="UTENTE" w:date="2020-06-30T18:44:00Z">
        <w:r w:rsidRPr="00674C8A">
          <w:rPr>
            <w:rFonts w:ascii="Calibri" w:eastAsia="Calibri" w:hAnsi="Calibri" w:cs="Times New Roman"/>
          </w:rPr>
          <w:t>436.</w:t>
        </w:r>
        <w:r w:rsidRPr="00674C8A">
          <w:rPr>
            <w:rFonts w:ascii="Calibri" w:eastAsia="Calibri" w:hAnsi="Calibri" w:cs="Times New Roman"/>
          </w:rPr>
          <w:tab/>
          <w:t>u "\"Wow, gli sta piacendo un sacco, Rex! Ci sai proprio fare, questo è sicuro~\""</w:t>
        </w:r>
      </w:ins>
    </w:p>
    <w:p w14:paraId="329FB118" w14:textId="77777777" w:rsidR="00674C8A" w:rsidRPr="00674C8A" w:rsidRDefault="00674C8A" w:rsidP="00674C8A">
      <w:pPr>
        <w:spacing w:line="600" w:lineRule="auto"/>
        <w:jc w:val="left"/>
        <w:rPr>
          <w:ins w:id="9915" w:author="UTENTE" w:date="2020-06-30T18:44:00Z"/>
          <w:rFonts w:ascii="Calibri" w:eastAsia="Calibri" w:hAnsi="Calibri" w:cs="Times New Roman"/>
        </w:rPr>
      </w:pPr>
      <w:ins w:id="9916" w:author="UTENTE" w:date="2020-06-30T18:44:00Z">
        <w:r w:rsidRPr="00674C8A">
          <w:rPr>
            <w:rFonts w:ascii="Calibri" w:eastAsia="Calibri" w:hAnsi="Calibri" w:cs="Times New Roman"/>
          </w:rPr>
          <w:t>437.</w:t>
        </w:r>
        <w:r w:rsidRPr="00674C8A">
          <w:rPr>
            <w:rFonts w:ascii="Calibri" w:eastAsia="Calibri" w:hAnsi="Calibri" w:cs="Times New Roman"/>
          </w:rPr>
          <w:tab/>
          <w:t>n "Una sensazione dolce e deliziosa si espande lungo la mia schiena."</w:t>
        </w:r>
      </w:ins>
    </w:p>
    <w:p w14:paraId="3359C734" w14:textId="77777777" w:rsidR="00674C8A" w:rsidRPr="00674C8A" w:rsidRDefault="00674C8A" w:rsidP="00674C8A">
      <w:pPr>
        <w:spacing w:line="600" w:lineRule="auto"/>
        <w:jc w:val="left"/>
        <w:rPr>
          <w:ins w:id="9917" w:author="UTENTE" w:date="2020-06-30T18:44:00Z"/>
          <w:rFonts w:ascii="Calibri" w:eastAsia="Calibri" w:hAnsi="Calibri" w:cs="Times New Roman"/>
        </w:rPr>
      </w:pPr>
      <w:ins w:id="9918" w:author="UTENTE" w:date="2020-06-30T18:44:00Z">
        <w:r w:rsidRPr="00674C8A">
          <w:rPr>
            <w:rFonts w:ascii="Calibri" w:eastAsia="Calibri" w:hAnsi="Calibri" w:cs="Times New Roman"/>
          </w:rPr>
          <w:t>438.</w:t>
        </w:r>
        <w:r w:rsidRPr="00674C8A">
          <w:rPr>
            <w:rFonts w:ascii="Calibri" w:eastAsia="Calibri" w:hAnsi="Calibri" w:cs="Times New Roman"/>
          </w:rPr>
          <w:tab/>
          <w:t>n "Inconsciamente, mi rilasso fra le braccia di Rex, chiudendo gli occhi mentre un potente piacere rende il mio copro sempre più caldo."</w:t>
        </w:r>
      </w:ins>
    </w:p>
    <w:p w14:paraId="163BD56F" w14:textId="77777777" w:rsidR="00674C8A" w:rsidRPr="00674C8A" w:rsidRDefault="00674C8A" w:rsidP="00674C8A">
      <w:pPr>
        <w:spacing w:line="600" w:lineRule="auto"/>
        <w:jc w:val="left"/>
        <w:rPr>
          <w:ins w:id="9919" w:author="UTENTE" w:date="2020-06-30T18:44:00Z"/>
          <w:rFonts w:ascii="Calibri" w:eastAsia="Calibri" w:hAnsi="Calibri" w:cs="Times New Roman"/>
        </w:rPr>
      </w:pPr>
      <w:ins w:id="9920" w:author="UTENTE" w:date="2020-06-30T18:44:00Z">
        <w:r w:rsidRPr="00674C8A">
          <w:rPr>
            <w:rFonts w:ascii="Calibri" w:eastAsia="Calibri" w:hAnsi="Calibri" w:cs="Times New Roman"/>
          </w:rPr>
          <w:t>439.</w:t>
        </w:r>
        <w:r w:rsidRPr="00674C8A">
          <w:rPr>
            <w:rFonts w:ascii="Calibri" w:eastAsia="Calibri" w:hAnsi="Calibri" w:cs="Times New Roman"/>
          </w:rPr>
          <w:tab/>
          <w:t>n "Si aggrappa saldamente a me, la sua faccia ancora nascosta contro il mio collo, e lo sento ansimare leggermente mentre beve."</w:t>
        </w:r>
      </w:ins>
    </w:p>
    <w:p w14:paraId="1077B801" w14:textId="77777777" w:rsidR="00674C8A" w:rsidRPr="00674C8A" w:rsidRDefault="00674C8A" w:rsidP="00674C8A">
      <w:pPr>
        <w:spacing w:line="600" w:lineRule="auto"/>
        <w:jc w:val="left"/>
        <w:rPr>
          <w:ins w:id="9921" w:author="UTENTE" w:date="2020-06-30T18:44:00Z"/>
          <w:rFonts w:ascii="Calibri" w:eastAsia="Calibri" w:hAnsi="Calibri" w:cs="Times New Roman"/>
        </w:rPr>
      </w:pPr>
      <w:ins w:id="9922" w:author="UTENTE" w:date="2020-06-30T18:44:00Z">
        <w:r w:rsidRPr="00674C8A">
          <w:rPr>
            <w:rFonts w:ascii="Calibri" w:eastAsia="Calibri" w:hAnsi="Calibri" w:cs="Times New Roman"/>
          </w:rPr>
          <w:t>440.</w:t>
        </w:r>
        <w:r w:rsidRPr="00674C8A">
          <w:rPr>
            <w:rFonts w:ascii="Calibri" w:eastAsia="Calibri" w:hAnsi="Calibri" w:cs="Times New Roman"/>
          </w:rPr>
          <w:tab/>
          <w:t>n "È incredibile…"</w:t>
        </w:r>
      </w:ins>
    </w:p>
    <w:p w14:paraId="5BDAA613" w14:textId="77777777" w:rsidR="00674C8A" w:rsidRPr="00674C8A" w:rsidRDefault="00674C8A" w:rsidP="00674C8A">
      <w:pPr>
        <w:spacing w:line="600" w:lineRule="auto"/>
        <w:jc w:val="left"/>
        <w:rPr>
          <w:ins w:id="9923" w:author="UTENTE" w:date="2020-06-30T18:44:00Z"/>
          <w:rFonts w:ascii="Calibri" w:eastAsia="Calibri" w:hAnsi="Calibri" w:cs="Times New Roman"/>
        </w:rPr>
      </w:pPr>
      <w:ins w:id="9924" w:author="UTENTE" w:date="2020-06-30T18:44:00Z">
        <w:r w:rsidRPr="00674C8A">
          <w:rPr>
            <w:rFonts w:ascii="Calibri" w:eastAsia="Calibri" w:hAnsi="Calibri" w:cs="Times New Roman"/>
          </w:rPr>
          <w:t>441.</w:t>
        </w:r>
        <w:r w:rsidRPr="00674C8A">
          <w:rPr>
            <w:rFonts w:ascii="Calibri" w:eastAsia="Calibri" w:hAnsi="Calibri" w:cs="Times New Roman"/>
          </w:rPr>
          <w:tab/>
          <w:t>n "Voglio dirlo a Rex, ma tutte le mie forze stanno venendo risucchiate."</w:t>
        </w:r>
      </w:ins>
    </w:p>
    <w:p w14:paraId="6E220B14" w14:textId="77777777" w:rsidR="00674C8A" w:rsidRPr="00674C8A" w:rsidRDefault="00674C8A" w:rsidP="00674C8A">
      <w:pPr>
        <w:spacing w:line="600" w:lineRule="auto"/>
        <w:jc w:val="left"/>
        <w:rPr>
          <w:ins w:id="9925" w:author="UTENTE" w:date="2020-06-30T18:44:00Z"/>
          <w:rFonts w:ascii="Calibri" w:eastAsia="Calibri" w:hAnsi="Calibri" w:cs="Times New Roman"/>
        </w:rPr>
      </w:pPr>
      <w:ins w:id="9926" w:author="UTENTE" w:date="2020-06-30T18:44:00Z">
        <w:r w:rsidRPr="00674C8A">
          <w:rPr>
            <w:rFonts w:ascii="Calibri" w:eastAsia="Calibri" w:hAnsi="Calibri" w:cs="Times New Roman"/>
          </w:rPr>
          <w:t>442.</w:t>
        </w:r>
        <w:r w:rsidRPr="00674C8A">
          <w:rPr>
            <w:rFonts w:ascii="Calibri" w:eastAsia="Calibri" w:hAnsi="Calibri" w:cs="Times New Roman"/>
          </w:rPr>
          <w:tab/>
          <w:t>n "Non riesco nemmeno a sollevare la testa o formulare una frase… {w}Posso solo tremare nel suo abbraccio, godendomi questa sensazione paradisiaca."</w:t>
        </w:r>
      </w:ins>
    </w:p>
    <w:p w14:paraId="2B0FF8DA" w14:textId="77777777" w:rsidR="00674C8A" w:rsidRPr="00674C8A" w:rsidRDefault="00674C8A" w:rsidP="00674C8A">
      <w:pPr>
        <w:spacing w:line="600" w:lineRule="auto"/>
        <w:jc w:val="left"/>
        <w:rPr>
          <w:ins w:id="9927" w:author="UTENTE" w:date="2020-06-30T18:44:00Z"/>
          <w:rFonts w:ascii="Calibri" w:eastAsia="Calibri" w:hAnsi="Calibri" w:cs="Times New Roman"/>
          <w:lang w:val="en-US"/>
        </w:rPr>
      </w:pPr>
      <w:ins w:id="9928" w:author="UTENTE" w:date="2020-06-30T18:44:00Z">
        <w:r w:rsidRPr="00674C8A">
          <w:rPr>
            <w:rFonts w:ascii="Calibri" w:eastAsia="Calibri" w:hAnsi="Calibri" w:cs="Times New Roman"/>
            <w:lang w:val="en-US"/>
          </w:rPr>
          <w:t>443.</w:t>
        </w:r>
        <w:r w:rsidRPr="00674C8A">
          <w:rPr>
            <w:rFonts w:ascii="Calibri" w:eastAsia="Calibri" w:hAnsi="Calibri" w:cs="Times New Roman"/>
            <w:lang w:val="en-US"/>
          </w:rPr>
          <w:tab/>
          <w:t>mc "\"Mmh… R-Rex… aah…\"" </w:t>
        </w:r>
        <w:r w:rsidRPr="00674C8A">
          <w:rPr>
            <w:rFonts w:ascii="Calibri" w:eastAsia="Calibri" w:hAnsi="Calibri" w:cs="Times New Roman"/>
            <w:lang w:val="en-US"/>
          </w:rPr>
          <w:br w:type="page"/>
        </w:r>
      </w:ins>
    </w:p>
    <w:p w14:paraId="1ECA7CF8" w14:textId="77777777" w:rsidR="00674C8A" w:rsidRPr="00674C8A" w:rsidRDefault="00674C8A" w:rsidP="00674C8A">
      <w:pPr>
        <w:spacing w:line="600" w:lineRule="auto"/>
        <w:jc w:val="left"/>
        <w:rPr>
          <w:ins w:id="9929" w:author="UTENTE" w:date="2020-06-30T18:44:00Z"/>
          <w:rFonts w:ascii="Calibri" w:eastAsia="Calibri" w:hAnsi="Calibri" w:cs="Times New Roman"/>
          <w:lang w:val="en-US"/>
        </w:rPr>
      </w:pPr>
      <w:ins w:id="9930" w:author="UTENTE" w:date="2020-06-30T18:44:00Z">
        <w:r w:rsidRPr="00674C8A">
          <w:rPr>
            <w:rFonts w:ascii="Calibri" w:eastAsia="Calibri" w:hAnsi="Calibri" w:cs="Times New Roman"/>
            <w:lang w:val="en-US"/>
          </w:rPr>
          <w:lastRenderedPageBreak/>
          <w:t>444.</w:t>
        </w:r>
        <w:r w:rsidRPr="00674C8A">
          <w:rPr>
            <w:rFonts w:ascii="Calibri" w:eastAsia="Calibri" w:hAnsi="Calibri" w:cs="Times New Roman"/>
            <w:lang w:val="en-US"/>
          </w:rPr>
          <w:tab/>
          <w:t>n "The moans leaving my lips get weaker as my consciousness slips away bit by bit."</w:t>
        </w:r>
      </w:ins>
    </w:p>
    <w:p w14:paraId="5928EB4B" w14:textId="77777777" w:rsidR="00674C8A" w:rsidRPr="00674C8A" w:rsidRDefault="00674C8A" w:rsidP="00674C8A">
      <w:pPr>
        <w:spacing w:line="600" w:lineRule="auto"/>
        <w:jc w:val="left"/>
        <w:rPr>
          <w:ins w:id="9931" w:author="UTENTE" w:date="2020-06-30T18:44:00Z"/>
          <w:rFonts w:ascii="Calibri" w:eastAsia="Calibri" w:hAnsi="Calibri" w:cs="Times New Roman"/>
          <w:lang w:val="en-US"/>
        </w:rPr>
      </w:pPr>
      <w:ins w:id="9932" w:author="UTENTE" w:date="2020-06-30T18:44:00Z">
        <w:r w:rsidRPr="00674C8A">
          <w:rPr>
            <w:rFonts w:ascii="Calibri" w:eastAsia="Calibri" w:hAnsi="Calibri" w:cs="Times New Roman"/>
            <w:lang w:val="en-US"/>
          </w:rPr>
          <w:t>445.</w:t>
        </w:r>
        <w:r w:rsidRPr="00674C8A">
          <w:rPr>
            <w:rFonts w:ascii="Calibri" w:eastAsia="Calibri" w:hAnsi="Calibri" w:cs="Times New Roman"/>
            <w:lang w:val="en-US"/>
          </w:rPr>
          <w:tab/>
          <w:t>n "Rex squeezes me against him, and I think I feel his fingers running through through my hair."</w:t>
        </w:r>
      </w:ins>
    </w:p>
    <w:p w14:paraId="11D774BD" w14:textId="77777777" w:rsidR="00674C8A" w:rsidRPr="00674C8A" w:rsidRDefault="00674C8A" w:rsidP="00674C8A">
      <w:pPr>
        <w:spacing w:line="600" w:lineRule="auto"/>
        <w:jc w:val="left"/>
        <w:rPr>
          <w:ins w:id="9933" w:author="UTENTE" w:date="2020-06-30T18:44:00Z"/>
          <w:rFonts w:ascii="Calibri" w:eastAsia="Calibri" w:hAnsi="Calibri" w:cs="Times New Roman"/>
          <w:lang w:val="en-US"/>
        </w:rPr>
      </w:pPr>
      <w:ins w:id="9934" w:author="UTENTE" w:date="2020-06-30T18:44:00Z">
        <w:r w:rsidRPr="00674C8A">
          <w:rPr>
            <w:rFonts w:ascii="Calibri" w:eastAsia="Calibri" w:hAnsi="Calibri" w:cs="Times New Roman"/>
            <w:lang w:val="en-US"/>
          </w:rPr>
          <w:t>446.</w:t>
        </w:r>
        <w:r w:rsidRPr="00674C8A">
          <w:rPr>
            <w:rFonts w:ascii="Calibri" w:eastAsia="Calibri" w:hAnsi="Calibri" w:cs="Times New Roman"/>
            <w:lang w:val="en-US"/>
          </w:rPr>
          <w:tab/>
          <w:t>n "I don't want it to end."</w:t>
        </w:r>
      </w:ins>
    </w:p>
    <w:p w14:paraId="11A63DFF" w14:textId="77777777" w:rsidR="00674C8A" w:rsidRPr="00674C8A" w:rsidRDefault="00674C8A" w:rsidP="00674C8A">
      <w:pPr>
        <w:spacing w:line="600" w:lineRule="auto"/>
        <w:jc w:val="left"/>
        <w:rPr>
          <w:ins w:id="9935" w:author="UTENTE" w:date="2020-06-30T18:44:00Z"/>
          <w:rFonts w:ascii="Calibri" w:eastAsia="Calibri" w:hAnsi="Calibri" w:cs="Times New Roman"/>
          <w:lang w:val="en-US"/>
        </w:rPr>
      </w:pPr>
      <w:ins w:id="9936" w:author="UTENTE" w:date="2020-06-30T18:44:00Z">
        <w:r w:rsidRPr="00674C8A">
          <w:rPr>
            <w:rFonts w:ascii="Calibri" w:eastAsia="Calibri" w:hAnsi="Calibri" w:cs="Times New Roman"/>
            <w:lang w:val="en-US"/>
          </w:rPr>
          <w:t>447.</w:t>
        </w:r>
        <w:r w:rsidRPr="00674C8A">
          <w:rPr>
            <w:rFonts w:ascii="Calibri" w:eastAsia="Calibri" w:hAnsi="Calibri" w:cs="Times New Roman"/>
            <w:lang w:val="en-US"/>
          </w:rPr>
          <w:tab/>
          <w:t>extend " It's the most wonderful thing I've ever felt."</w:t>
        </w:r>
      </w:ins>
    </w:p>
    <w:p w14:paraId="31A5101E" w14:textId="77777777" w:rsidR="00674C8A" w:rsidRPr="00674C8A" w:rsidRDefault="00674C8A" w:rsidP="00674C8A">
      <w:pPr>
        <w:spacing w:line="600" w:lineRule="auto"/>
        <w:jc w:val="left"/>
        <w:rPr>
          <w:ins w:id="9937" w:author="UTENTE" w:date="2020-06-30T18:44:00Z"/>
          <w:rFonts w:ascii="Calibri" w:eastAsia="Calibri" w:hAnsi="Calibri" w:cs="Times New Roman"/>
          <w:lang w:val="en-US"/>
        </w:rPr>
      </w:pPr>
      <w:ins w:id="9938" w:author="UTENTE" w:date="2020-06-30T18:44:00Z">
        <w:r w:rsidRPr="00674C8A">
          <w:rPr>
            <w:rFonts w:ascii="Calibri" w:eastAsia="Calibri" w:hAnsi="Calibri" w:cs="Times New Roman"/>
            <w:lang w:val="en-US"/>
          </w:rPr>
          <w:t>448.</w:t>
        </w:r>
        <w:r w:rsidRPr="00674C8A">
          <w:rPr>
            <w:rFonts w:ascii="Calibri" w:eastAsia="Calibri" w:hAnsi="Calibri" w:cs="Times New Roman"/>
            <w:lang w:val="en-US"/>
          </w:rPr>
          <w:tab/>
          <w:t>n "I want more…"</w:t>
        </w:r>
      </w:ins>
    </w:p>
    <w:p w14:paraId="24681662" w14:textId="77777777" w:rsidR="00674C8A" w:rsidRPr="00674C8A" w:rsidRDefault="00674C8A" w:rsidP="00674C8A">
      <w:pPr>
        <w:spacing w:line="600" w:lineRule="auto"/>
        <w:jc w:val="left"/>
        <w:rPr>
          <w:ins w:id="9939" w:author="UTENTE" w:date="2020-06-30T18:44:00Z"/>
          <w:rFonts w:ascii="Calibri" w:eastAsia="Calibri" w:hAnsi="Calibri" w:cs="Times New Roman"/>
          <w:lang w:val="en-US"/>
        </w:rPr>
      </w:pPr>
      <w:ins w:id="9940" w:author="UTENTE" w:date="2020-06-30T18:44:00Z">
        <w:r w:rsidRPr="00674C8A">
          <w:rPr>
            <w:rFonts w:ascii="Calibri" w:eastAsia="Calibri" w:hAnsi="Calibri" w:cs="Times New Roman"/>
            <w:lang w:val="en-US"/>
          </w:rPr>
          <w:t>449.</w:t>
        </w:r>
        <w:r w:rsidRPr="00674C8A">
          <w:rPr>
            <w:rFonts w:ascii="Calibri" w:eastAsia="Calibri" w:hAnsi="Calibri" w:cs="Times New Roman"/>
            <w:lang w:val="en-US"/>
          </w:rPr>
          <w:tab/>
          <w:t>n "–Before long, though, I sense Rex pulling back."</w:t>
        </w:r>
      </w:ins>
    </w:p>
    <w:p w14:paraId="482F6C04" w14:textId="77777777" w:rsidR="00674C8A" w:rsidRPr="00674C8A" w:rsidRDefault="00674C8A" w:rsidP="00674C8A">
      <w:pPr>
        <w:spacing w:line="600" w:lineRule="auto"/>
        <w:jc w:val="left"/>
        <w:rPr>
          <w:ins w:id="9941" w:author="UTENTE" w:date="2020-06-30T18:44:00Z"/>
          <w:rFonts w:ascii="Calibri" w:eastAsia="Calibri" w:hAnsi="Calibri" w:cs="Times New Roman"/>
          <w:lang w:val="en-US"/>
        </w:rPr>
      </w:pPr>
      <w:ins w:id="9942" w:author="UTENTE" w:date="2020-06-30T18:44:00Z">
        <w:r w:rsidRPr="00674C8A">
          <w:rPr>
            <w:rFonts w:ascii="Calibri" w:eastAsia="Calibri" w:hAnsi="Calibri" w:cs="Times New Roman"/>
            <w:lang w:val="en-US"/>
          </w:rPr>
          <w:t>450.</w:t>
        </w:r>
        <w:r w:rsidRPr="00674C8A">
          <w:rPr>
            <w:rFonts w:ascii="Calibri" w:eastAsia="Calibri" w:hAnsi="Calibri" w:cs="Times New Roman"/>
            <w:lang w:val="en-US"/>
          </w:rPr>
          <w:tab/>
          <w:t>n "His tongue laps over the wound at my neck, making me shudder again in delight."</w:t>
        </w:r>
      </w:ins>
    </w:p>
    <w:p w14:paraId="5E4FBB0E" w14:textId="77777777" w:rsidR="00674C8A" w:rsidRPr="00674C8A" w:rsidRDefault="00674C8A" w:rsidP="00674C8A">
      <w:pPr>
        <w:spacing w:line="600" w:lineRule="auto"/>
        <w:jc w:val="left"/>
        <w:rPr>
          <w:ins w:id="9943" w:author="UTENTE" w:date="2020-06-30T18:44:00Z"/>
          <w:rFonts w:ascii="Calibri" w:eastAsia="Calibri" w:hAnsi="Calibri" w:cs="Times New Roman"/>
          <w:lang w:val="en-US"/>
        </w:rPr>
      </w:pPr>
      <w:ins w:id="9944" w:author="UTENTE" w:date="2020-06-30T18:44:00Z">
        <w:r w:rsidRPr="00674C8A">
          <w:rPr>
            <w:rFonts w:ascii="Calibri" w:eastAsia="Calibri" w:hAnsi="Calibri" w:cs="Times New Roman"/>
            <w:lang w:val="en-US"/>
          </w:rPr>
          <w:t>451.</w:t>
        </w:r>
        <w:r w:rsidRPr="00674C8A">
          <w:rPr>
            <w:rFonts w:ascii="Calibri" w:eastAsia="Calibri" w:hAnsi="Calibri" w:cs="Times New Roman"/>
            <w:lang w:val="en-US"/>
          </w:rPr>
          <w:tab/>
          <w:t>r "\"[mc]…\""</w:t>
        </w:r>
      </w:ins>
    </w:p>
    <w:p w14:paraId="33C7ED9D" w14:textId="77777777" w:rsidR="00674C8A" w:rsidRPr="00674C8A" w:rsidRDefault="00674C8A" w:rsidP="00674C8A">
      <w:pPr>
        <w:spacing w:line="600" w:lineRule="auto"/>
        <w:jc w:val="left"/>
        <w:rPr>
          <w:ins w:id="9945" w:author="UTENTE" w:date="2020-06-30T18:44:00Z"/>
          <w:rFonts w:ascii="Calibri" w:eastAsia="Calibri" w:hAnsi="Calibri" w:cs="Times New Roman"/>
          <w:lang w:val="en-US"/>
        </w:rPr>
      </w:pPr>
      <w:ins w:id="9946" w:author="UTENTE" w:date="2020-06-30T18:44:00Z">
        <w:r w:rsidRPr="00674C8A">
          <w:rPr>
            <w:rFonts w:ascii="Calibri" w:eastAsia="Calibri" w:hAnsi="Calibri" w:cs="Times New Roman"/>
            <w:lang w:val="en-US"/>
          </w:rPr>
          <w:t>452.</w:t>
        </w:r>
        <w:r w:rsidRPr="00674C8A">
          <w:rPr>
            <w:rFonts w:ascii="Calibri" w:eastAsia="Calibri" w:hAnsi="Calibri" w:cs="Times New Roman"/>
            <w:lang w:val="en-US"/>
          </w:rPr>
          <w:tab/>
          <w:t>n "His voice whispers passionately in my ear."</w:t>
        </w:r>
      </w:ins>
    </w:p>
    <w:p w14:paraId="17F37E99" w14:textId="77777777" w:rsidR="00674C8A" w:rsidRPr="00674C8A" w:rsidRDefault="00674C8A" w:rsidP="00674C8A">
      <w:pPr>
        <w:spacing w:line="600" w:lineRule="auto"/>
        <w:jc w:val="left"/>
        <w:rPr>
          <w:ins w:id="9947" w:author="UTENTE" w:date="2020-06-30T18:44:00Z"/>
          <w:rFonts w:ascii="Calibri" w:eastAsia="Calibri" w:hAnsi="Calibri" w:cs="Times New Roman"/>
          <w:lang w:val="en-US"/>
        </w:rPr>
      </w:pPr>
      <w:ins w:id="9948" w:author="UTENTE" w:date="2020-06-30T18:44:00Z">
        <w:r w:rsidRPr="00674C8A">
          <w:rPr>
            <w:rFonts w:ascii="Calibri" w:eastAsia="Calibri" w:hAnsi="Calibri" w:cs="Times New Roman"/>
            <w:lang w:val="en-US"/>
          </w:rPr>
          <w:t>453.</w:t>
        </w:r>
        <w:r w:rsidRPr="00674C8A">
          <w:rPr>
            <w:rFonts w:ascii="Calibri" w:eastAsia="Calibri" w:hAnsi="Calibri" w:cs="Times New Roman"/>
            <w:lang w:val="en-US"/>
          </w:rPr>
          <w:tab/>
          <w:t>r "\"[mc]… I'm….\""</w:t>
        </w:r>
      </w:ins>
    </w:p>
    <w:p w14:paraId="734C6FE6" w14:textId="77777777" w:rsidR="00674C8A" w:rsidRPr="00674C8A" w:rsidRDefault="00674C8A" w:rsidP="00674C8A">
      <w:pPr>
        <w:spacing w:line="600" w:lineRule="auto"/>
        <w:jc w:val="left"/>
        <w:rPr>
          <w:ins w:id="9949" w:author="UTENTE" w:date="2020-06-30T18:44:00Z"/>
          <w:rFonts w:ascii="Calibri" w:eastAsia="Calibri" w:hAnsi="Calibri" w:cs="Times New Roman"/>
          <w:lang w:val="en-US"/>
        </w:rPr>
      </w:pPr>
      <w:ins w:id="9950" w:author="UTENTE" w:date="2020-06-30T18:44:00Z">
        <w:r w:rsidRPr="00674C8A">
          <w:rPr>
            <w:rFonts w:ascii="Calibri" w:eastAsia="Calibri" w:hAnsi="Calibri" w:cs="Times New Roman"/>
            <w:lang w:val="en-US"/>
          </w:rPr>
          <w:t>454.</w:t>
        </w:r>
        <w:r w:rsidRPr="00674C8A">
          <w:rPr>
            <w:rFonts w:ascii="Calibri" w:eastAsia="Calibri" w:hAnsi="Calibri" w:cs="Times New Roman"/>
            <w:lang w:val="en-US"/>
          </w:rPr>
          <w:tab/>
          <w:t>n "I hear his words, even though I can't understand what he's saying."</w:t>
        </w:r>
      </w:ins>
    </w:p>
    <w:p w14:paraId="566DACDC" w14:textId="77777777" w:rsidR="00674C8A" w:rsidRPr="00674C8A" w:rsidRDefault="00674C8A" w:rsidP="00674C8A">
      <w:pPr>
        <w:spacing w:line="600" w:lineRule="auto"/>
        <w:jc w:val="left"/>
        <w:rPr>
          <w:ins w:id="9951" w:author="UTENTE" w:date="2020-06-30T18:44:00Z"/>
          <w:rFonts w:ascii="Calibri" w:eastAsia="Calibri" w:hAnsi="Calibri" w:cs="Times New Roman"/>
          <w:lang w:val="en-US"/>
        </w:rPr>
      </w:pPr>
      <w:ins w:id="9952" w:author="UTENTE" w:date="2020-06-30T18:44:00Z">
        <w:r w:rsidRPr="00674C8A">
          <w:rPr>
            <w:rFonts w:ascii="Calibri" w:eastAsia="Calibri" w:hAnsi="Calibri" w:cs="Times New Roman"/>
            <w:lang w:val="en-US"/>
          </w:rPr>
          <w:t>455.</w:t>
        </w:r>
        <w:r w:rsidRPr="00674C8A">
          <w:rPr>
            <w:rFonts w:ascii="Calibri" w:eastAsia="Calibri" w:hAnsi="Calibri" w:cs="Times New Roman"/>
            <w:lang w:val="en-US"/>
          </w:rPr>
          <w:tab/>
          <w:t>n "It might be something important…{w} but it's too hard to focus."</w:t>
        </w:r>
      </w:ins>
    </w:p>
    <w:p w14:paraId="488D59C0" w14:textId="77777777" w:rsidR="00674C8A" w:rsidRPr="00674C8A" w:rsidRDefault="00674C8A" w:rsidP="00674C8A">
      <w:pPr>
        <w:spacing w:line="600" w:lineRule="auto"/>
        <w:jc w:val="left"/>
        <w:rPr>
          <w:ins w:id="9953" w:author="UTENTE" w:date="2020-06-30T18:44:00Z"/>
          <w:rFonts w:ascii="Calibri" w:eastAsia="Calibri" w:hAnsi="Calibri" w:cs="Times New Roman"/>
          <w:lang w:val="en-US"/>
        </w:rPr>
      </w:pPr>
      <w:ins w:id="9954" w:author="UTENTE" w:date="2020-06-30T18:44:00Z">
        <w:r w:rsidRPr="00674C8A">
          <w:rPr>
            <w:rFonts w:ascii="Calibri" w:eastAsia="Calibri" w:hAnsi="Calibri" w:cs="Times New Roman"/>
            <w:lang w:val="en-US"/>
          </w:rPr>
          <w:t>456.</w:t>
        </w:r>
        <w:r w:rsidRPr="00674C8A">
          <w:rPr>
            <w:rFonts w:ascii="Calibri" w:eastAsia="Calibri" w:hAnsi="Calibri" w:cs="Times New Roman"/>
            <w:lang w:val="en-US"/>
          </w:rPr>
          <w:tab/>
          <w:t>n "Finally, I give in to the pull of darkness, and let myself be washed away into a comforting void."</w:t>
        </w:r>
      </w:ins>
    </w:p>
    <w:p w14:paraId="71B8EED1" w14:textId="77777777" w:rsidR="00674C8A" w:rsidRPr="00674C8A" w:rsidRDefault="00674C8A" w:rsidP="00674C8A">
      <w:pPr>
        <w:spacing w:line="600" w:lineRule="auto"/>
        <w:jc w:val="left"/>
        <w:rPr>
          <w:ins w:id="9955" w:author="UTENTE" w:date="2020-06-30T18:44:00Z"/>
          <w:rFonts w:ascii="Calibri" w:eastAsia="Calibri" w:hAnsi="Calibri" w:cs="Times New Roman"/>
          <w:lang w:val="en-US"/>
        </w:rPr>
      </w:pPr>
      <w:ins w:id="9956" w:author="UTENTE" w:date="2020-06-30T18:44:00Z">
        <w:r w:rsidRPr="00674C8A">
          <w:rPr>
            <w:rFonts w:ascii="Calibri" w:eastAsia="Calibri" w:hAnsi="Calibri" w:cs="Times New Roman"/>
            <w:lang w:val="en-US"/>
          </w:rPr>
          <w:t>457.</w:t>
        </w:r>
        <w:r w:rsidRPr="00674C8A">
          <w:rPr>
            <w:rFonts w:ascii="Calibri" w:eastAsia="Calibri" w:hAnsi="Calibri" w:cs="Times New Roman"/>
            <w:lang w:val="en-US"/>
          </w:rPr>
          <w:tab/>
          <w:t>mc "\"Ngh…\""</w:t>
        </w:r>
      </w:ins>
    </w:p>
    <w:p w14:paraId="5EAEC07C" w14:textId="77777777" w:rsidR="00674C8A" w:rsidRPr="00674C8A" w:rsidRDefault="00674C8A" w:rsidP="00674C8A">
      <w:pPr>
        <w:spacing w:line="600" w:lineRule="auto"/>
        <w:jc w:val="left"/>
        <w:rPr>
          <w:ins w:id="9957" w:author="UTENTE" w:date="2020-06-30T18:44:00Z"/>
          <w:rFonts w:ascii="Calibri" w:eastAsia="Calibri" w:hAnsi="Calibri" w:cs="Times New Roman"/>
          <w:lang w:val="en-US"/>
        </w:rPr>
      </w:pPr>
      <w:ins w:id="9958" w:author="UTENTE" w:date="2020-06-30T18:44:00Z">
        <w:r w:rsidRPr="00674C8A">
          <w:rPr>
            <w:rFonts w:ascii="Calibri" w:eastAsia="Calibri" w:hAnsi="Calibri" w:cs="Times New Roman"/>
            <w:lang w:val="en-US"/>
          </w:rPr>
          <w:t>458.</w:t>
        </w:r>
        <w:r w:rsidRPr="00674C8A">
          <w:rPr>
            <w:rFonts w:ascii="Calibri" w:eastAsia="Calibri" w:hAnsi="Calibri" w:cs="Times New Roman"/>
            <w:lang w:val="en-US"/>
          </w:rPr>
          <w:tab/>
          <w:t>mc "\"Fuck, my head…\""</w:t>
        </w:r>
      </w:ins>
    </w:p>
    <w:p w14:paraId="711B38EC" w14:textId="77777777" w:rsidR="00674C8A" w:rsidRPr="00674C8A" w:rsidRDefault="00674C8A" w:rsidP="00674C8A">
      <w:pPr>
        <w:spacing w:line="600" w:lineRule="auto"/>
        <w:jc w:val="left"/>
        <w:rPr>
          <w:ins w:id="9959" w:author="UTENTE" w:date="2020-06-30T18:44:00Z"/>
          <w:rFonts w:ascii="Calibri" w:eastAsia="Calibri" w:hAnsi="Calibri" w:cs="Times New Roman"/>
          <w:lang w:val="en-US"/>
        </w:rPr>
      </w:pPr>
      <w:ins w:id="9960" w:author="UTENTE" w:date="2020-06-30T18:44:00Z">
        <w:r w:rsidRPr="00674C8A">
          <w:rPr>
            <w:rFonts w:ascii="Calibri" w:eastAsia="Calibri" w:hAnsi="Calibri" w:cs="Times New Roman"/>
            <w:lang w:val="en-US"/>
          </w:rPr>
          <w:t>459.</w:t>
        </w:r>
        <w:r w:rsidRPr="00674C8A">
          <w:rPr>
            <w:rFonts w:ascii="Calibri" w:eastAsia="Calibri" w:hAnsi="Calibri" w:cs="Times New Roman"/>
            <w:lang w:val="en-US"/>
          </w:rPr>
          <w:tab/>
          <w:t>n "Groaning loudly, I turn over in my bed, reaching for the sheets."</w:t>
        </w:r>
        <w:r w:rsidRPr="00674C8A">
          <w:rPr>
            <w:rFonts w:ascii="Calibri" w:eastAsia="Calibri" w:hAnsi="Calibri" w:cs="Times New Roman"/>
            <w:lang w:val="en-US"/>
          </w:rPr>
          <w:br w:type="page"/>
        </w:r>
      </w:ins>
    </w:p>
    <w:p w14:paraId="3C63BACF" w14:textId="77777777" w:rsidR="00674C8A" w:rsidRPr="00674C8A" w:rsidRDefault="00674C8A" w:rsidP="00674C8A">
      <w:pPr>
        <w:spacing w:line="600" w:lineRule="auto"/>
        <w:jc w:val="left"/>
        <w:rPr>
          <w:ins w:id="9961" w:author="UTENTE" w:date="2020-06-30T18:44:00Z"/>
          <w:rFonts w:ascii="Calibri" w:eastAsia="Calibri" w:hAnsi="Calibri" w:cs="Times New Roman"/>
        </w:rPr>
      </w:pPr>
      <w:ins w:id="9962" w:author="UTENTE" w:date="2020-06-30T18:44:00Z">
        <w:r w:rsidRPr="00674C8A">
          <w:rPr>
            <w:rFonts w:ascii="Calibri" w:eastAsia="Calibri" w:hAnsi="Calibri" w:cs="Times New Roman"/>
          </w:rPr>
          <w:lastRenderedPageBreak/>
          <w:t>444.</w:t>
        </w:r>
        <w:r w:rsidRPr="00674C8A">
          <w:rPr>
            <w:rFonts w:ascii="Calibri" w:eastAsia="Calibri" w:hAnsi="Calibri" w:cs="Times New Roman"/>
          </w:rPr>
          <w:tab/>
          <w:t>n "I gemiti che lasciano le mie labbra sono sempre più fiochi man mano che perdo conoscenza."</w:t>
        </w:r>
      </w:ins>
    </w:p>
    <w:p w14:paraId="59026174" w14:textId="77777777" w:rsidR="00674C8A" w:rsidRPr="00674C8A" w:rsidRDefault="00674C8A" w:rsidP="00674C8A">
      <w:pPr>
        <w:spacing w:line="600" w:lineRule="auto"/>
        <w:jc w:val="left"/>
        <w:rPr>
          <w:ins w:id="9963" w:author="UTENTE" w:date="2020-06-30T18:44:00Z"/>
          <w:rFonts w:ascii="Calibri" w:eastAsia="Calibri" w:hAnsi="Calibri" w:cs="Times New Roman"/>
        </w:rPr>
      </w:pPr>
      <w:ins w:id="9964" w:author="UTENTE" w:date="2020-06-30T18:44:00Z">
        <w:r w:rsidRPr="00674C8A">
          <w:rPr>
            <w:rFonts w:ascii="Calibri" w:eastAsia="Calibri" w:hAnsi="Calibri" w:cs="Times New Roman"/>
          </w:rPr>
          <w:t>445.</w:t>
        </w:r>
        <w:r w:rsidRPr="00674C8A">
          <w:rPr>
            <w:rFonts w:ascii="Calibri" w:eastAsia="Calibri" w:hAnsi="Calibri" w:cs="Times New Roman"/>
          </w:rPr>
          <w:tab/>
          <w:t>n "Rex mi stringe a sé, e mi sembra di sentire le sue dita accarezzarmi i capelli."</w:t>
        </w:r>
      </w:ins>
    </w:p>
    <w:p w14:paraId="4B617934" w14:textId="77777777" w:rsidR="00674C8A" w:rsidRPr="00674C8A" w:rsidRDefault="00674C8A" w:rsidP="00674C8A">
      <w:pPr>
        <w:spacing w:line="600" w:lineRule="auto"/>
        <w:jc w:val="left"/>
        <w:rPr>
          <w:ins w:id="9965" w:author="UTENTE" w:date="2020-06-30T18:44:00Z"/>
          <w:rFonts w:ascii="Calibri" w:eastAsia="Calibri" w:hAnsi="Calibri" w:cs="Times New Roman"/>
        </w:rPr>
      </w:pPr>
      <w:ins w:id="9966" w:author="UTENTE" w:date="2020-06-30T18:44:00Z">
        <w:r w:rsidRPr="00674C8A">
          <w:rPr>
            <w:rFonts w:ascii="Calibri" w:eastAsia="Calibri" w:hAnsi="Calibri" w:cs="Times New Roman"/>
          </w:rPr>
          <w:t>446.</w:t>
        </w:r>
        <w:r w:rsidRPr="00674C8A">
          <w:rPr>
            <w:rFonts w:ascii="Calibri" w:eastAsia="Calibri" w:hAnsi="Calibri" w:cs="Times New Roman"/>
          </w:rPr>
          <w:tab/>
          <w:t>n "Non voglio che finisca."</w:t>
        </w:r>
      </w:ins>
    </w:p>
    <w:p w14:paraId="7573A677" w14:textId="77777777" w:rsidR="00674C8A" w:rsidRPr="00674C8A" w:rsidRDefault="00674C8A" w:rsidP="00674C8A">
      <w:pPr>
        <w:spacing w:line="600" w:lineRule="auto"/>
        <w:jc w:val="left"/>
        <w:rPr>
          <w:ins w:id="9967" w:author="UTENTE" w:date="2020-06-30T18:44:00Z"/>
          <w:rFonts w:ascii="Calibri" w:eastAsia="Calibri" w:hAnsi="Calibri" w:cs="Times New Roman"/>
        </w:rPr>
      </w:pPr>
      <w:ins w:id="9968" w:author="UTENTE" w:date="2020-06-30T18:44:00Z">
        <w:r w:rsidRPr="00674C8A">
          <w:rPr>
            <w:rFonts w:ascii="Calibri" w:eastAsia="Calibri" w:hAnsi="Calibri" w:cs="Times New Roman"/>
          </w:rPr>
          <w:t>447.</w:t>
        </w:r>
        <w:r w:rsidRPr="00674C8A">
          <w:rPr>
            <w:rFonts w:ascii="Calibri" w:eastAsia="Calibri" w:hAnsi="Calibri" w:cs="Times New Roman"/>
          </w:rPr>
          <w:tab/>
          <w:t>extend "È la sensazione più meravigliosa che io abbia mai sentito."</w:t>
        </w:r>
      </w:ins>
    </w:p>
    <w:p w14:paraId="70C6169E" w14:textId="77777777" w:rsidR="00674C8A" w:rsidRPr="00674C8A" w:rsidRDefault="00674C8A" w:rsidP="00674C8A">
      <w:pPr>
        <w:spacing w:line="600" w:lineRule="auto"/>
        <w:jc w:val="left"/>
        <w:rPr>
          <w:ins w:id="9969" w:author="UTENTE" w:date="2020-06-30T18:44:00Z"/>
          <w:rFonts w:ascii="Calibri" w:eastAsia="Calibri" w:hAnsi="Calibri" w:cs="Times New Roman"/>
        </w:rPr>
      </w:pPr>
      <w:ins w:id="9970" w:author="UTENTE" w:date="2020-06-30T18:44:00Z">
        <w:r w:rsidRPr="00674C8A">
          <w:rPr>
            <w:rFonts w:ascii="Calibri" w:eastAsia="Calibri" w:hAnsi="Calibri" w:cs="Times New Roman"/>
          </w:rPr>
          <w:t>448.</w:t>
        </w:r>
        <w:r w:rsidRPr="00674C8A">
          <w:rPr>
            <w:rFonts w:ascii="Calibri" w:eastAsia="Calibri" w:hAnsi="Calibri" w:cs="Times New Roman"/>
          </w:rPr>
          <w:tab/>
          <w:t>n "Ne voglio di più…"</w:t>
        </w:r>
      </w:ins>
    </w:p>
    <w:p w14:paraId="7A5EA11C" w14:textId="77777777" w:rsidR="00674C8A" w:rsidRPr="00674C8A" w:rsidRDefault="00674C8A" w:rsidP="00674C8A">
      <w:pPr>
        <w:spacing w:line="600" w:lineRule="auto"/>
        <w:jc w:val="left"/>
        <w:rPr>
          <w:ins w:id="9971" w:author="UTENTE" w:date="2020-06-30T18:44:00Z"/>
          <w:rFonts w:ascii="Calibri" w:eastAsia="Calibri" w:hAnsi="Calibri" w:cs="Times New Roman"/>
        </w:rPr>
      </w:pPr>
      <w:ins w:id="9972" w:author="UTENTE" w:date="2020-06-30T18:44:00Z">
        <w:r w:rsidRPr="00674C8A">
          <w:rPr>
            <w:rFonts w:ascii="Calibri" w:eastAsia="Calibri" w:hAnsi="Calibri" w:cs="Times New Roman"/>
          </w:rPr>
          <w:t>449.</w:t>
        </w:r>
        <w:r w:rsidRPr="00674C8A">
          <w:rPr>
            <w:rFonts w:ascii="Calibri" w:eastAsia="Calibri" w:hAnsi="Calibri" w:cs="Times New Roman"/>
          </w:rPr>
          <w:tab/>
          <w:t>n "Ma dopo un po', tuttavia, percepisco Rex che si allontana."</w:t>
        </w:r>
      </w:ins>
    </w:p>
    <w:p w14:paraId="1B5796CD" w14:textId="77777777" w:rsidR="00674C8A" w:rsidRPr="00674C8A" w:rsidRDefault="00674C8A" w:rsidP="00674C8A">
      <w:pPr>
        <w:spacing w:line="600" w:lineRule="auto"/>
        <w:jc w:val="left"/>
        <w:rPr>
          <w:ins w:id="9973" w:author="UTENTE" w:date="2020-06-30T18:44:00Z"/>
          <w:rFonts w:ascii="Calibri" w:eastAsia="Calibri" w:hAnsi="Calibri" w:cs="Times New Roman"/>
        </w:rPr>
      </w:pPr>
      <w:ins w:id="9974" w:author="UTENTE" w:date="2020-06-30T18:44:00Z">
        <w:r w:rsidRPr="00674C8A">
          <w:rPr>
            <w:rFonts w:ascii="Calibri" w:eastAsia="Calibri" w:hAnsi="Calibri" w:cs="Times New Roman"/>
          </w:rPr>
          <w:t>450.</w:t>
        </w:r>
        <w:r w:rsidRPr="00674C8A">
          <w:rPr>
            <w:rFonts w:ascii="Calibri" w:eastAsia="Calibri" w:hAnsi="Calibri" w:cs="Times New Roman"/>
          </w:rPr>
          <w:tab/>
          <w:t>n "La sua lingua scivola attorno alle ferite sul mio collo, facendomi rabbrividire di piacere."</w:t>
        </w:r>
      </w:ins>
    </w:p>
    <w:p w14:paraId="0A40F20B" w14:textId="77777777" w:rsidR="00674C8A" w:rsidRPr="00674C8A" w:rsidRDefault="00674C8A" w:rsidP="00674C8A">
      <w:pPr>
        <w:spacing w:line="600" w:lineRule="auto"/>
        <w:jc w:val="left"/>
        <w:rPr>
          <w:ins w:id="9975" w:author="UTENTE" w:date="2020-06-30T18:44:00Z"/>
          <w:rFonts w:ascii="Calibri" w:eastAsia="Calibri" w:hAnsi="Calibri" w:cs="Times New Roman"/>
        </w:rPr>
      </w:pPr>
      <w:ins w:id="9976" w:author="UTENTE" w:date="2020-06-30T18:44:00Z">
        <w:r w:rsidRPr="00674C8A">
          <w:rPr>
            <w:rFonts w:ascii="Calibri" w:eastAsia="Calibri" w:hAnsi="Calibri" w:cs="Times New Roman"/>
          </w:rPr>
          <w:t>451.</w:t>
        </w:r>
        <w:r w:rsidRPr="00674C8A">
          <w:rPr>
            <w:rFonts w:ascii="Calibri" w:eastAsia="Calibri" w:hAnsi="Calibri" w:cs="Times New Roman"/>
          </w:rPr>
          <w:tab/>
          <w:t>r "\"[mc]…\""</w:t>
        </w:r>
      </w:ins>
    </w:p>
    <w:p w14:paraId="789252FB" w14:textId="77777777" w:rsidR="00674C8A" w:rsidRPr="00674C8A" w:rsidRDefault="00674C8A" w:rsidP="00674C8A">
      <w:pPr>
        <w:spacing w:line="600" w:lineRule="auto"/>
        <w:jc w:val="left"/>
        <w:rPr>
          <w:ins w:id="9977" w:author="UTENTE" w:date="2020-06-30T18:44:00Z"/>
          <w:rFonts w:ascii="Calibri" w:eastAsia="Calibri" w:hAnsi="Calibri" w:cs="Times New Roman"/>
        </w:rPr>
      </w:pPr>
      <w:ins w:id="9978" w:author="UTENTE" w:date="2020-06-30T18:44:00Z">
        <w:r w:rsidRPr="00674C8A">
          <w:rPr>
            <w:rFonts w:ascii="Calibri" w:eastAsia="Calibri" w:hAnsi="Calibri" w:cs="Times New Roman"/>
          </w:rPr>
          <w:t>452.</w:t>
        </w:r>
        <w:r w:rsidRPr="00674C8A">
          <w:rPr>
            <w:rFonts w:ascii="Calibri" w:eastAsia="Calibri" w:hAnsi="Calibri" w:cs="Times New Roman"/>
          </w:rPr>
          <w:tab/>
          <w:t>n "La sua voce mi sussurra con passione nell'orecchio."</w:t>
        </w:r>
      </w:ins>
    </w:p>
    <w:p w14:paraId="20864FDC" w14:textId="77777777" w:rsidR="00674C8A" w:rsidRPr="00674C8A" w:rsidRDefault="00674C8A" w:rsidP="00674C8A">
      <w:pPr>
        <w:spacing w:line="600" w:lineRule="auto"/>
        <w:jc w:val="left"/>
        <w:rPr>
          <w:ins w:id="9979" w:author="UTENTE" w:date="2020-06-30T18:44:00Z"/>
          <w:rFonts w:ascii="Calibri" w:eastAsia="Calibri" w:hAnsi="Calibri" w:cs="Times New Roman"/>
        </w:rPr>
      </w:pPr>
      <w:ins w:id="9980" w:author="UTENTE" w:date="2020-06-30T18:44:00Z">
        <w:r w:rsidRPr="00674C8A">
          <w:rPr>
            <w:rFonts w:ascii="Calibri" w:eastAsia="Calibri" w:hAnsi="Calibri" w:cs="Times New Roman"/>
          </w:rPr>
          <w:t>453.</w:t>
        </w:r>
        <w:r w:rsidRPr="00674C8A">
          <w:rPr>
            <w:rFonts w:ascii="Calibri" w:eastAsia="Calibri" w:hAnsi="Calibri" w:cs="Times New Roman"/>
          </w:rPr>
          <w:tab/>
          <w:t>r "\"[mc]… Io…\""</w:t>
        </w:r>
      </w:ins>
    </w:p>
    <w:p w14:paraId="5BB27B52" w14:textId="77777777" w:rsidR="00674C8A" w:rsidRPr="00674C8A" w:rsidRDefault="00674C8A" w:rsidP="00674C8A">
      <w:pPr>
        <w:spacing w:line="600" w:lineRule="auto"/>
        <w:jc w:val="left"/>
        <w:rPr>
          <w:ins w:id="9981" w:author="UTENTE" w:date="2020-06-30T18:44:00Z"/>
          <w:rFonts w:ascii="Calibri" w:eastAsia="Calibri" w:hAnsi="Calibri" w:cs="Times New Roman"/>
        </w:rPr>
      </w:pPr>
      <w:ins w:id="9982" w:author="UTENTE" w:date="2020-06-30T18:44:00Z">
        <w:r w:rsidRPr="00674C8A">
          <w:rPr>
            <w:rFonts w:ascii="Calibri" w:eastAsia="Calibri" w:hAnsi="Calibri" w:cs="Times New Roman"/>
          </w:rPr>
          <w:t>454.</w:t>
        </w:r>
        <w:r w:rsidRPr="00674C8A">
          <w:rPr>
            <w:rFonts w:ascii="Calibri" w:eastAsia="Calibri" w:hAnsi="Calibri" w:cs="Times New Roman"/>
          </w:rPr>
          <w:tab/>
          <w:t>n "Sento le sue parole, anche se non riesco a capire cosa stia dicendo."</w:t>
        </w:r>
      </w:ins>
    </w:p>
    <w:p w14:paraId="6931CECE" w14:textId="77777777" w:rsidR="00674C8A" w:rsidRPr="00674C8A" w:rsidRDefault="00674C8A" w:rsidP="00674C8A">
      <w:pPr>
        <w:spacing w:line="600" w:lineRule="auto"/>
        <w:jc w:val="left"/>
        <w:rPr>
          <w:ins w:id="9983" w:author="UTENTE" w:date="2020-06-30T18:44:00Z"/>
          <w:rFonts w:ascii="Calibri" w:eastAsia="Calibri" w:hAnsi="Calibri" w:cs="Times New Roman"/>
        </w:rPr>
      </w:pPr>
      <w:ins w:id="9984" w:author="UTENTE" w:date="2020-06-30T18:44:00Z">
        <w:r w:rsidRPr="00674C8A">
          <w:rPr>
            <w:rFonts w:ascii="Calibri" w:eastAsia="Calibri" w:hAnsi="Calibri" w:cs="Times New Roman"/>
          </w:rPr>
          <w:t>455.</w:t>
        </w:r>
        <w:r w:rsidRPr="00674C8A">
          <w:rPr>
            <w:rFonts w:ascii="Calibri" w:eastAsia="Calibri" w:hAnsi="Calibri" w:cs="Times New Roman"/>
          </w:rPr>
          <w:tab/>
          <w:t>n "Potrebbe essere qualcosa di importante…{w} ma mi è troppo difficile concentrarmi adesso."</w:t>
        </w:r>
      </w:ins>
    </w:p>
    <w:p w14:paraId="36D7A2C2" w14:textId="77777777" w:rsidR="00674C8A" w:rsidRPr="00674C8A" w:rsidRDefault="00674C8A" w:rsidP="00674C8A">
      <w:pPr>
        <w:spacing w:line="600" w:lineRule="auto"/>
        <w:jc w:val="left"/>
        <w:rPr>
          <w:ins w:id="9985" w:author="UTENTE" w:date="2020-06-30T18:44:00Z"/>
          <w:rFonts w:ascii="Calibri" w:eastAsia="Calibri" w:hAnsi="Calibri" w:cs="Times New Roman"/>
        </w:rPr>
      </w:pPr>
      <w:ins w:id="9986" w:author="UTENTE" w:date="2020-06-30T18:44:00Z">
        <w:r w:rsidRPr="00674C8A">
          <w:rPr>
            <w:rFonts w:ascii="Calibri" w:eastAsia="Calibri" w:hAnsi="Calibri" w:cs="Times New Roman"/>
          </w:rPr>
          <w:t>456.</w:t>
        </w:r>
        <w:r w:rsidRPr="00674C8A">
          <w:rPr>
            <w:rFonts w:ascii="Calibri" w:eastAsia="Calibri" w:hAnsi="Calibri" w:cs="Times New Roman"/>
          </w:rPr>
          <w:tab/>
          <w:t>n "Finalmente, mi arrendo all'oscurità e mi lascio trascinare in un confortante vuoto."</w:t>
        </w:r>
      </w:ins>
    </w:p>
    <w:p w14:paraId="098BB1DD" w14:textId="77777777" w:rsidR="00674C8A" w:rsidRPr="00674C8A" w:rsidRDefault="00674C8A" w:rsidP="00674C8A">
      <w:pPr>
        <w:spacing w:line="600" w:lineRule="auto"/>
        <w:jc w:val="left"/>
        <w:rPr>
          <w:ins w:id="9987" w:author="UTENTE" w:date="2020-06-30T18:44:00Z"/>
          <w:rFonts w:ascii="Calibri" w:eastAsia="Calibri" w:hAnsi="Calibri" w:cs="Times New Roman"/>
        </w:rPr>
      </w:pPr>
      <w:ins w:id="9988" w:author="UTENTE" w:date="2020-06-30T18:44:00Z">
        <w:r w:rsidRPr="00674C8A">
          <w:rPr>
            <w:rFonts w:ascii="Calibri" w:eastAsia="Calibri" w:hAnsi="Calibri" w:cs="Times New Roman"/>
          </w:rPr>
          <w:t>457.</w:t>
        </w:r>
        <w:r w:rsidRPr="00674C8A">
          <w:rPr>
            <w:rFonts w:ascii="Calibri" w:eastAsia="Calibri" w:hAnsi="Calibri" w:cs="Times New Roman"/>
          </w:rPr>
          <w:tab/>
          <w:t>mc "\"Ngh…\""</w:t>
        </w:r>
      </w:ins>
    </w:p>
    <w:p w14:paraId="4F332667" w14:textId="77777777" w:rsidR="00674C8A" w:rsidRPr="00674C8A" w:rsidRDefault="00674C8A" w:rsidP="00674C8A">
      <w:pPr>
        <w:spacing w:line="600" w:lineRule="auto"/>
        <w:jc w:val="left"/>
        <w:rPr>
          <w:ins w:id="9989" w:author="UTENTE" w:date="2020-06-30T18:44:00Z"/>
          <w:rFonts w:ascii="Calibri" w:eastAsia="Calibri" w:hAnsi="Calibri" w:cs="Times New Roman"/>
        </w:rPr>
      </w:pPr>
      <w:ins w:id="9990" w:author="UTENTE" w:date="2020-06-30T18:44:00Z">
        <w:r w:rsidRPr="00674C8A">
          <w:rPr>
            <w:rFonts w:ascii="Calibri" w:eastAsia="Calibri" w:hAnsi="Calibri" w:cs="Times New Roman"/>
          </w:rPr>
          <w:t>458.</w:t>
        </w:r>
        <w:r w:rsidRPr="00674C8A">
          <w:rPr>
            <w:rFonts w:ascii="Calibri" w:eastAsia="Calibri" w:hAnsi="Calibri" w:cs="Times New Roman"/>
          </w:rPr>
          <w:tab/>
          <w:t>mc "\"Cazzo, la mia testa…\""</w:t>
        </w:r>
      </w:ins>
    </w:p>
    <w:p w14:paraId="78552351" w14:textId="77777777" w:rsidR="00674C8A" w:rsidRPr="00674C8A" w:rsidRDefault="00674C8A" w:rsidP="00674C8A">
      <w:pPr>
        <w:spacing w:line="600" w:lineRule="auto"/>
        <w:jc w:val="left"/>
        <w:rPr>
          <w:ins w:id="9991" w:author="UTENTE" w:date="2020-06-30T18:44:00Z"/>
          <w:rFonts w:ascii="Calibri" w:eastAsia="Calibri" w:hAnsi="Calibri" w:cs="Times New Roman"/>
        </w:rPr>
      </w:pPr>
      <w:ins w:id="9992" w:author="UTENTE" w:date="2020-06-30T18:44:00Z">
        <w:r w:rsidRPr="00674C8A">
          <w:rPr>
            <w:rFonts w:ascii="Calibri" w:eastAsia="Calibri" w:hAnsi="Calibri" w:cs="Times New Roman"/>
          </w:rPr>
          <w:t>459.</w:t>
        </w:r>
        <w:r w:rsidRPr="00674C8A">
          <w:rPr>
            <w:rFonts w:ascii="Calibri" w:eastAsia="Calibri" w:hAnsi="Calibri" w:cs="Times New Roman"/>
          </w:rPr>
          <w:tab/>
          <w:t>n "Gemendo rumorosamente, mi rigiro nel mio letto, cercando le coperte."</w:t>
        </w:r>
        <w:r w:rsidRPr="00674C8A">
          <w:rPr>
            <w:rFonts w:ascii="Calibri" w:eastAsia="Calibri" w:hAnsi="Calibri" w:cs="Times New Roman"/>
          </w:rPr>
          <w:br w:type="page"/>
        </w:r>
      </w:ins>
    </w:p>
    <w:p w14:paraId="7538DBD3" w14:textId="77777777" w:rsidR="00674C8A" w:rsidRPr="00674C8A" w:rsidRDefault="00674C8A" w:rsidP="00674C8A">
      <w:pPr>
        <w:spacing w:line="600" w:lineRule="auto"/>
        <w:jc w:val="left"/>
        <w:rPr>
          <w:ins w:id="9993" w:author="UTENTE" w:date="2020-06-30T18:44:00Z"/>
          <w:rFonts w:ascii="Calibri" w:eastAsia="Calibri" w:hAnsi="Calibri" w:cs="Times New Roman"/>
          <w:lang w:val="en-US"/>
        </w:rPr>
      </w:pPr>
      <w:ins w:id="9994" w:author="UTENTE" w:date="2020-06-30T18:44:00Z">
        <w:r w:rsidRPr="00674C8A">
          <w:rPr>
            <w:rFonts w:ascii="Calibri" w:eastAsia="Calibri" w:hAnsi="Calibri" w:cs="Times New Roman"/>
            <w:lang w:val="en-US"/>
          </w:rPr>
          <w:lastRenderedPageBreak/>
          <w:t>460.</w:t>
        </w:r>
        <w:r w:rsidRPr="00674C8A">
          <w:rPr>
            <w:rFonts w:ascii="Calibri" w:eastAsia="Calibri" w:hAnsi="Calibri" w:cs="Times New Roman"/>
            <w:lang w:val="en-US"/>
          </w:rPr>
          <w:tab/>
          <w:t>n "…Huh, were my sheets always this small?"</w:t>
        </w:r>
      </w:ins>
    </w:p>
    <w:p w14:paraId="2156222B" w14:textId="77777777" w:rsidR="00674C8A" w:rsidRPr="00674C8A" w:rsidRDefault="00674C8A" w:rsidP="00674C8A">
      <w:pPr>
        <w:spacing w:line="600" w:lineRule="auto"/>
        <w:jc w:val="left"/>
        <w:rPr>
          <w:ins w:id="9995" w:author="UTENTE" w:date="2020-06-30T18:44:00Z"/>
          <w:rFonts w:ascii="Calibri" w:eastAsia="Calibri" w:hAnsi="Calibri" w:cs="Times New Roman"/>
          <w:lang w:val="en-US"/>
        </w:rPr>
      </w:pPr>
      <w:ins w:id="9996" w:author="UTENTE" w:date="2020-06-30T18:44:00Z">
        <w:r w:rsidRPr="00674C8A">
          <w:rPr>
            <w:rFonts w:ascii="Calibri" w:eastAsia="Calibri" w:hAnsi="Calibri" w:cs="Times New Roman"/>
            <w:lang w:val="en-US"/>
          </w:rPr>
          <w:t>461.</w:t>
        </w:r>
        <w:r w:rsidRPr="00674C8A">
          <w:rPr>
            <w:rFonts w:ascii="Calibri" w:eastAsia="Calibri" w:hAnsi="Calibri" w:cs="Times New Roman"/>
            <w:lang w:val="en-US"/>
          </w:rPr>
          <w:tab/>
          <w:t>n "Also, my bed feels a lot harder than I remember."</w:t>
        </w:r>
      </w:ins>
    </w:p>
    <w:p w14:paraId="0069907C" w14:textId="77777777" w:rsidR="00674C8A" w:rsidRPr="00674C8A" w:rsidRDefault="00674C8A" w:rsidP="00674C8A">
      <w:pPr>
        <w:spacing w:line="600" w:lineRule="auto"/>
        <w:jc w:val="left"/>
        <w:rPr>
          <w:ins w:id="9997" w:author="UTENTE" w:date="2020-06-30T18:44:00Z"/>
          <w:rFonts w:ascii="Calibri" w:eastAsia="Calibri" w:hAnsi="Calibri" w:cs="Times New Roman"/>
          <w:lang w:val="en-US"/>
        </w:rPr>
      </w:pPr>
      <w:ins w:id="9998" w:author="UTENTE" w:date="2020-06-30T18:44:00Z">
        <w:r w:rsidRPr="00674C8A">
          <w:rPr>
            <w:rFonts w:ascii="Calibri" w:eastAsia="Calibri" w:hAnsi="Calibri" w:cs="Times New Roman"/>
            <w:lang w:val="en-US"/>
          </w:rPr>
          <w:t>462.</w:t>
        </w:r>
        <w:r w:rsidRPr="00674C8A">
          <w:rPr>
            <w:rFonts w:ascii="Calibri" w:eastAsia="Calibri" w:hAnsi="Calibri" w:cs="Times New Roman"/>
            <w:lang w:val="en-US"/>
          </w:rPr>
          <w:tab/>
          <w:t>n "The mattress was never exactly luxury foam, but it wasn't {i}this{/i} bad…"</w:t>
        </w:r>
      </w:ins>
    </w:p>
    <w:p w14:paraId="6CD895BF" w14:textId="77777777" w:rsidR="00674C8A" w:rsidRPr="00674C8A" w:rsidRDefault="00674C8A" w:rsidP="00674C8A">
      <w:pPr>
        <w:spacing w:line="600" w:lineRule="auto"/>
        <w:jc w:val="left"/>
        <w:rPr>
          <w:ins w:id="9999" w:author="UTENTE" w:date="2020-06-30T18:44:00Z"/>
          <w:rFonts w:ascii="Calibri" w:eastAsia="Calibri" w:hAnsi="Calibri" w:cs="Times New Roman"/>
          <w:lang w:val="en-US"/>
        </w:rPr>
      </w:pPr>
      <w:ins w:id="10000" w:author="UTENTE" w:date="2020-06-30T18:44:00Z">
        <w:r w:rsidRPr="00674C8A">
          <w:rPr>
            <w:rFonts w:ascii="Calibri" w:eastAsia="Calibri" w:hAnsi="Calibri" w:cs="Times New Roman"/>
            <w:lang w:val="en-US"/>
          </w:rPr>
          <w:t>463.</w:t>
        </w:r>
        <w:r w:rsidRPr="00674C8A">
          <w:rPr>
            <w:rFonts w:ascii="Calibri" w:eastAsia="Calibri" w:hAnsi="Calibri" w:cs="Times New Roman"/>
            <w:lang w:val="en-US"/>
          </w:rPr>
          <w:tab/>
          <w:t>mc "\"…\""</w:t>
        </w:r>
      </w:ins>
    </w:p>
    <w:p w14:paraId="4BF5C323" w14:textId="77777777" w:rsidR="00674C8A" w:rsidRPr="00674C8A" w:rsidRDefault="00674C8A" w:rsidP="00674C8A">
      <w:pPr>
        <w:spacing w:line="600" w:lineRule="auto"/>
        <w:jc w:val="left"/>
        <w:rPr>
          <w:ins w:id="10001" w:author="UTENTE" w:date="2020-06-30T18:44:00Z"/>
          <w:rFonts w:ascii="Calibri" w:eastAsia="Calibri" w:hAnsi="Calibri" w:cs="Times New Roman"/>
          <w:lang w:val="en-US"/>
        </w:rPr>
      </w:pPr>
      <w:ins w:id="10002" w:author="UTENTE" w:date="2020-06-30T18:44:00Z">
        <w:r w:rsidRPr="00674C8A">
          <w:rPr>
            <w:rFonts w:ascii="Calibri" w:eastAsia="Calibri" w:hAnsi="Calibri" w:cs="Times New Roman"/>
            <w:lang w:val="en-US"/>
          </w:rPr>
          <w:t>464.</w:t>
        </w:r>
        <w:r w:rsidRPr="00674C8A">
          <w:rPr>
            <w:rFonts w:ascii="Calibri" w:eastAsia="Calibri" w:hAnsi="Calibri" w:cs="Times New Roman"/>
            <w:lang w:val="en-US"/>
          </w:rPr>
          <w:tab/>
          <w:t>n "–Wait a second."</w:t>
        </w:r>
      </w:ins>
    </w:p>
    <w:p w14:paraId="2E4BFC98" w14:textId="77777777" w:rsidR="00674C8A" w:rsidRPr="00674C8A" w:rsidRDefault="00674C8A" w:rsidP="00674C8A">
      <w:pPr>
        <w:spacing w:line="600" w:lineRule="auto"/>
        <w:jc w:val="left"/>
        <w:rPr>
          <w:ins w:id="10003" w:author="UTENTE" w:date="2020-06-30T18:44:00Z"/>
          <w:rFonts w:ascii="Calibri" w:eastAsia="Calibri" w:hAnsi="Calibri" w:cs="Times New Roman"/>
          <w:lang w:val="en-US"/>
        </w:rPr>
      </w:pPr>
      <w:ins w:id="10004" w:author="UTENTE" w:date="2020-06-30T18:44:00Z">
        <w:r w:rsidRPr="00674C8A">
          <w:rPr>
            <w:rFonts w:ascii="Calibri" w:eastAsia="Calibri" w:hAnsi="Calibri" w:cs="Times New Roman"/>
            <w:lang w:val="en-US"/>
          </w:rPr>
          <w:t>465.</w:t>
        </w:r>
        <w:r w:rsidRPr="00674C8A">
          <w:rPr>
            <w:rFonts w:ascii="Calibri" w:eastAsia="Calibri" w:hAnsi="Calibri" w:cs="Times New Roman"/>
            <w:lang w:val="en-US"/>
          </w:rPr>
          <w:tab/>
          <w:t>n "This isn't my bed."</w:t>
        </w:r>
      </w:ins>
    </w:p>
    <w:p w14:paraId="342615C2" w14:textId="77777777" w:rsidR="00674C8A" w:rsidRPr="00674C8A" w:rsidRDefault="00674C8A" w:rsidP="00674C8A">
      <w:pPr>
        <w:spacing w:line="600" w:lineRule="auto"/>
        <w:jc w:val="left"/>
        <w:rPr>
          <w:ins w:id="10005" w:author="UTENTE" w:date="2020-06-30T18:44:00Z"/>
          <w:rFonts w:ascii="Calibri" w:eastAsia="Calibri" w:hAnsi="Calibri" w:cs="Times New Roman"/>
          <w:lang w:val="en-US"/>
        </w:rPr>
      </w:pPr>
      <w:ins w:id="10006" w:author="UTENTE" w:date="2020-06-30T18:44:00Z">
        <w:r w:rsidRPr="00674C8A">
          <w:rPr>
            <w:rFonts w:ascii="Calibri" w:eastAsia="Calibri" w:hAnsi="Calibri" w:cs="Times New Roman"/>
            <w:lang w:val="en-US"/>
          </w:rPr>
          <w:t>466.</w:t>
        </w:r>
        <w:r w:rsidRPr="00674C8A">
          <w:rPr>
            <w:rFonts w:ascii="Calibri" w:eastAsia="Calibri" w:hAnsi="Calibri" w:cs="Times New Roman"/>
            <w:lang w:val="en-US"/>
          </w:rPr>
          <w:tab/>
          <w:t>n "This is…"</w:t>
        </w:r>
      </w:ins>
    </w:p>
    <w:p w14:paraId="341D7258" w14:textId="77777777" w:rsidR="00674C8A" w:rsidRPr="00674C8A" w:rsidRDefault="00674C8A" w:rsidP="00674C8A">
      <w:pPr>
        <w:spacing w:line="600" w:lineRule="auto"/>
        <w:jc w:val="left"/>
        <w:rPr>
          <w:ins w:id="10007" w:author="UTENTE" w:date="2020-06-30T18:44:00Z"/>
          <w:rFonts w:ascii="Calibri" w:eastAsia="Calibri" w:hAnsi="Calibri" w:cs="Times New Roman"/>
          <w:lang w:val="en-US"/>
        </w:rPr>
      </w:pPr>
      <w:ins w:id="10008" w:author="UTENTE" w:date="2020-06-30T18:44:00Z">
        <w:r w:rsidRPr="00674C8A">
          <w:rPr>
            <w:rFonts w:ascii="Calibri" w:eastAsia="Calibri" w:hAnsi="Calibri" w:cs="Times New Roman"/>
            <w:lang w:val="en-US"/>
          </w:rPr>
          <w:t>467.</w:t>
        </w:r>
        <w:r w:rsidRPr="00674C8A">
          <w:rPr>
            <w:rFonts w:ascii="Calibri" w:eastAsia="Calibri" w:hAnsi="Calibri" w:cs="Times New Roman"/>
            <w:lang w:val="en-US"/>
          </w:rPr>
          <w:tab/>
          <w:t>n "My eyes shoot open."</w:t>
        </w:r>
      </w:ins>
    </w:p>
    <w:p w14:paraId="68B85CA7" w14:textId="77777777" w:rsidR="00674C8A" w:rsidRPr="00674C8A" w:rsidRDefault="00674C8A" w:rsidP="00674C8A">
      <w:pPr>
        <w:spacing w:line="600" w:lineRule="auto"/>
        <w:jc w:val="left"/>
        <w:rPr>
          <w:ins w:id="10009" w:author="UTENTE" w:date="2020-06-30T18:44:00Z"/>
          <w:rFonts w:ascii="Calibri" w:eastAsia="Calibri" w:hAnsi="Calibri" w:cs="Times New Roman"/>
          <w:lang w:val="en-US"/>
        </w:rPr>
      </w:pPr>
      <w:ins w:id="10010" w:author="UTENTE" w:date="2020-06-30T18:44:00Z">
        <w:r w:rsidRPr="00674C8A">
          <w:rPr>
            <w:rFonts w:ascii="Calibri" w:eastAsia="Calibri" w:hAnsi="Calibri" w:cs="Times New Roman"/>
            <w:lang w:val="en-US"/>
          </w:rPr>
          <w:t>468.</w:t>
        </w:r>
        <w:r w:rsidRPr="00674C8A">
          <w:rPr>
            <w:rFonts w:ascii="Calibri" w:eastAsia="Calibri" w:hAnsi="Calibri" w:cs="Times New Roman"/>
            <w:lang w:val="en-US"/>
          </w:rPr>
          <w:tab/>
          <w:t>n "The first thing I see are concrete walls and fluorescent lighting."</w:t>
        </w:r>
      </w:ins>
    </w:p>
    <w:p w14:paraId="03C765D6" w14:textId="77777777" w:rsidR="00674C8A" w:rsidRPr="00674C8A" w:rsidRDefault="00674C8A" w:rsidP="00674C8A">
      <w:pPr>
        <w:spacing w:line="600" w:lineRule="auto"/>
        <w:jc w:val="left"/>
        <w:rPr>
          <w:ins w:id="10011" w:author="UTENTE" w:date="2020-06-30T18:44:00Z"/>
          <w:rFonts w:ascii="Calibri" w:eastAsia="Calibri" w:hAnsi="Calibri" w:cs="Times New Roman"/>
          <w:lang w:val="en-US"/>
        </w:rPr>
      </w:pPr>
      <w:ins w:id="10012" w:author="UTENTE" w:date="2020-06-30T18:44:00Z">
        <w:r w:rsidRPr="00674C8A">
          <w:rPr>
            <w:rFonts w:ascii="Calibri" w:eastAsia="Calibri" w:hAnsi="Calibri" w:cs="Times New Roman"/>
            <w:lang w:val="en-US"/>
          </w:rPr>
          <w:t>469.</w:t>
        </w:r>
        <w:r w:rsidRPr="00674C8A">
          <w:rPr>
            <w:rFonts w:ascii="Calibri" w:eastAsia="Calibri" w:hAnsi="Calibri" w:cs="Times New Roman"/>
            <w:lang w:val="en-US"/>
          </w:rPr>
          <w:tab/>
          <w:t>n "I'm lying on the floor in – {w}some kind of warehouse?"</w:t>
        </w:r>
      </w:ins>
    </w:p>
    <w:p w14:paraId="139A7D30" w14:textId="77777777" w:rsidR="00674C8A" w:rsidRPr="00674C8A" w:rsidRDefault="00674C8A" w:rsidP="00674C8A">
      <w:pPr>
        <w:spacing w:line="600" w:lineRule="auto"/>
        <w:jc w:val="left"/>
        <w:rPr>
          <w:ins w:id="10013" w:author="UTENTE" w:date="2020-06-30T18:44:00Z"/>
          <w:rFonts w:ascii="Calibri" w:eastAsia="Calibri" w:hAnsi="Calibri" w:cs="Times New Roman"/>
          <w:lang w:val="en-US"/>
        </w:rPr>
      </w:pPr>
      <w:ins w:id="10014" w:author="UTENTE" w:date="2020-06-30T18:44:00Z">
        <w:r w:rsidRPr="00674C8A">
          <w:rPr>
            <w:rFonts w:ascii="Calibri" w:eastAsia="Calibri" w:hAnsi="Calibri" w:cs="Times New Roman"/>
            <w:lang w:val="en-US"/>
          </w:rPr>
          <w:t>470.</w:t>
        </w:r>
        <w:r w:rsidRPr="00674C8A">
          <w:rPr>
            <w:rFonts w:ascii="Calibri" w:eastAsia="Calibri" w:hAnsi="Calibri" w:cs="Times New Roman"/>
            <w:lang w:val="en-US"/>
          </w:rPr>
          <w:tab/>
          <w:t>n "I pull my aching body up into a sitting position and realize that there's a large cloth draped over me."</w:t>
        </w:r>
      </w:ins>
    </w:p>
    <w:p w14:paraId="28C167FD" w14:textId="77777777" w:rsidR="00674C8A" w:rsidRPr="00674C8A" w:rsidRDefault="00674C8A" w:rsidP="00674C8A">
      <w:pPr>
        <w:spacing w:line="600" w:lineRule="auto"/>
        <w:jc w:val="left"/>
        <w:rPr>
          <w:ins w:id="10015" w:author="UTENTE" w:date="2020-06-30T18:44:00Z"/>
          <w:rFonts w:ascii="Calibri" w:eastAsia="Calibri" w:hAnsi="Calibri" w:cs="Times New Roman"/>
          <w:lang w:val="en-US"/>
        </w:rPr>
      </w:pPr>
      <w:ins w:id="10016" w:author="UTENTE" w:date="2020-06-30T18:44:00Z">
        <w:r w:rsidRPr="00674C8A">
          <w:rPr>
            <w:rFonts w:ascii="Calibri" w:eastAsia="Calibri" w:hAnsi="Calibri" w:cs="Times New Roman"/>
            <w:lang w:val="en-US"/>
          </w:rPr>
          <w:t>471.</w:t>
        </w:r>
        <w:r w:rsidRPr="00674C8A">
          <w:rPr>
            <w:rFonts w:ascii="Calibri" w:eastAsia="Calibri" w:hAnsi="Calibri" w:cs="Times New Roman"/>
            <w:lang w:val="en-US"/>
          </w:rPr>
          <w:tab/>
          <w:t>n "It looks like something used for covering stacks of crates, but it's been serving as my makeshift blanket."</w:t>
        </w:r>
      </w:ins>
    </w:p>
    <w:p w14:paraId="1EBF2EAD" w14:textId="77777777" w:rsidR="00674C8A" w:rsidRPr="00674C8A" w:rsidRDefault="00674C8A" w:rsidP="00674C8A">
      <w:pPr>
        <w:spacing w:line="600" w:lineRule="auto"/>
        <w:jc w:val="left"/>
        <w:rPr>
          <w:ins w:id="10017" w:author="UTENTE" w:date="2020-06-30T18:44:00Z"/>
          <w:rFonts w:ascii="Calibri" w:eastAsia="Calibri" w:hAnsi="Calibri" w:cs="Times New Roman"/>
          <w:lang w:val="en-US"/>
        </w:rPr>
      </w:pPr>
      <w:ins w:id="10018" w:author="UTENTE" w:date="2020-06-30T18:44:00Z">
        <w:r w:rsidRPr="00674C8A">
          <w:rPr>
            <w:rFonts w:ascii="Calibri" w:eastAsia="Calibri" w:hAnsi="Calibri" w:cs="Times New Roman"/>
            <w:lang w:val="en-US"/>
          </w:rPr>
          <w:t>472.</w:t>
        </w:r>
        <w:r w:rsidRPr="00674C8A">
          <w:rPr>
            <w:rFonts w:ascii="Calibri" w:eastAsia="Calibri" w:hAnsi="Calibri" w:cs="Times New Roman"/>
            <w:lang w:val="en-US"/>
          </w:rPr>
          <w:tab/>
          <w:t>mcp "\"How the hell did I get here…?\""</w:t>
        </w:r>
      </w:ins>
    </w:p>
    <w:p w14:paraId="276E6D8E" w14:textId="77777777" w:rsidR="00674C8A" w:rsidRPr="00674C8A" w:rsidRDefault="00674C8A" w:rsidP="00674C8A">
      <w:pPr>
        <w:spacing w:line="600" w:lineRule="auto"/>
        <w:jc w:val="left"/>
        <w:rPr>
          <w:ins w:id="10019" w:author="UTENTE" w:date="2020-06-30T18:44:00Z"/>
          <w:rFonts w:ascii="Calibri" w:eastAsia="Calibri" w:hAnsi="Calibri" w:cs="Times New Roman"/>
          <w:lang w:val="en-US"/>
        </w:rPr>
      </w:pPr>
      <w:ins w:id="10020" w:author="UTENTE" w:date="2020-06-30T18:44:00Z">
        <w:r w:rsidRPr="00674C8A">
          <w:rPr>
            <w:rFonts w:ascii="Calibri" w:eastAsia="Calibri" w:hAnsi="Calibri" w:cs="Times New Roman"/>
            <w:lang w:val="en-US"/>
          </w:rPr>
          <w:t>473.</w:t>
        </w:r>
        <w:r w:rsidRPr="00674C8A">
          <w:rPr>
            <w:rFonts w:ascii="Calibri" w:eastAsia="Calibri" w:hAnsi="Calibri" w:cs="Times New Roman"/>
            <w:lang w:val="en-US"/>
          </w:rPr>
          <w:tab/>
          <w:t>n "I can't remember anything. {w}I know I had my shift at the diner, and talked to Rex, and then we went home…."</w:t>
        </w:r>
      </w:ins>
    </w:p>
    <w:p w14:paraId="526D97BB" w14:textId="77777777" w:rsidR="00674C8A" w:rsidRPr="00674C8A" w:rsidRDefault="00674C8A" w:rsidP="00674C8A">
      <w:pPr>
        <w:spacing w:line="600" w:lineRule="auto"/>
        <w:jc w:val="left"/>
        <w:rPr>
          <w:ins w:id="10021" w:author="UTENTE" w:date="2020-06-30T18:44:00Z"/>
          <w:rFonts w:ascii="Calibri" w:eastAsia="Calibri" w:hAnsi="Calibri" w:cs="Times New Roman"/>
          <w:lang w:val="en-US"/>
        </w:rPr>
      </w:pPr>
      <w:ins w:id="10022" w:author="UTENTE" w:date="2020-06-30T18:44:00Z">
        <w:r w:rsidRPr="00674C8A">
          <w:rPr>
            <w:rFonts w:ascii="Calibri" w:eastAsia="Calibri" w:hAnsi="Calibri" w:cs="Times New Roman"/>
            <w:lang w:val="en-US"/>
          </w:rPr>
          <w:t>474.</w:t>
        </w:r>
        <w:r w:rsidRPr="00674C8A">
          <w:rPr>
            <w:rFonts w:ascii="Calibri" w:eastAsia="Calibri" w:hAnsi="Calibri" w:cs="Times New Roman"/>
            <w:lang w:val="en-US"/>
          </w:rPr>
          <w:tab/>
          <w:t>mcp "\"…\""</w:t>
        </w:r>
      </w:ins>
    </w:p>
    <w:p w14:paraId="5162D526" w14:textId="77777777" w:rsidR="00674C8A" w:rsidRPr="00674C8A" w:rsidRDefault="00674C8A" w:rsidP="00674C8A">
      <w:pPr>
        <w:spacing w:line="600" w:lineRule="auto"/>
        <w:jc w:val="left"/>
        <w:rPr>
          <w:ins w:id="10023" w:author="UTENTE" w:date="2020-06-30T18:44:00Z"/>
          <w:rFonts w:ascii="Calibri" w:eastAsia="Calibri" w:hAnsi="Calibri" w:cs="Times New Roman"/>
          <w:lang w:val="en-US"/>
        </w:rPr>
      </w:pPr>
      <w:ins w:id="10024" w:author="UTENTE" w:date="2020-06-30T18:44:00Z">
        <w:r w:rsidRPr="00674C8A">
          <w:rPr>
            <w:rFonts w:ascii="Calibri" w:eastAsia="Calibri" w:hAnsi="Calibri" w:cs="Times New Roman"/>
            <w:lang w:val="en-US"/>
          </w:rPr>
          <w:t>475.</w:t>
        </w:r>
        <w:r w:rsidRPr="00674C8A">
          <w:rPr>
            <w:rFonts w:ascii="Calibri" w:eastAsia="Calibri" w:hAnsi="Calibri" w:cs="Times New Roman"/>
            <w:lang w:val="en-US"/>
          </w:rPr>
          <w:tab/>
          <w:t>n "…And just like that, it all comes flooding back."</w:t>
        </w:r>
      </w:ins>
    </w:p>
    <w:p w14:paraId="5797E214" w14:textId="77777777" w:rsidR="00674C8A" w:rsidRPr="00674C8A" w:rsidRDefault="00674C8A" w:rsidP="00674C8A">
      <w:pPr>
        <w:spacing w:line="600" w:lineRule="auto"/>
        <w:jc w:val="left"/>
        <w:rPr>
          <w:ins w:id="10025" w:author="UTENTE" w:date="2020-06-30T18:44:00Z"/>
          <w:rFonts w:ascii="Calibri" w:eastAsia="Calibri" w:hAnsi="Calibri" w:cs="Times New Roman"/>
        </w:rPr>
      </w:pPr>
      <w:ins w:id="10026" w:author="UTENTE" w:date="2020-06-30T18:44:00Z">
        <w:r w:rsidRPr="00674C8A">
          <w:rPr>
            <w:rFonts w:ascii="Calibri" w:eastAsia="Calibri" w:hAnsi="Calibri" w:cs="Times New Roman"/>
          </w:rPr>
          <w:t>476.</w:t>
        </w:r>
        <w:r w:rsidRPr="00674C8A">
          <w:rPr>
            <w:rFonts w:ascii="Calibri" w:eastAsia="Calibri" w:hAnsi="Calibri" w:cs="Times New Roman"/>
          </w:rPr>
          <w:tab/>
          <w:t>mc "\"Haah… fu…\"" </w:t>
        </w:r>
        <w:r w:rsidRPr="00674C8A">
          <w:rPr>
            <w:rFonts w:ascii="Calibri" w:eastAsia="Calibri" w:hAnsi="Calibri" w:cs="Times New Roman"/>
          </w:rPr>
          <w:br w:type="page"/>
        </w:r>
      </w:ins>
    </w:p>
    <w:p w14:paraId="78C8F9D8" w14:textId="77777777" w:rsidR="00674C8A" w:rsidRPr="00674C8A" w:rsidRDefault="00674C8A" w:rsidP="00674C8A">
      <w:pPr>
        <w:spacing w:line="600" w:lineRule="auto"/>
        <w:jc w:val="left"/>
        <w:rPr>
          <w:ins w:id="10027" w:author="UTENTE" w:date="2020-06-30T18:44:00Z"/>
          <w:rFonts w:ascii="Calibri" w:eastAsia="Calibri" w:hAnsi="Calibri" w:cs="Times New Roman"/>
        </w:rPr>
      </w:pPr>
      <w:ins w:id="10028" w:author="UTENTE" w:date="2020-06-30T18:44:00Z">
        <w:r w:rsidRPr="00674C8A">
          <w:rPr>
            <w:rFonts w:ascii="Calibri" w:eastAsia="Calibri" w:hAnsi="Calibri" w:cs="Times New Roman"/>
          </w:rPr>
          <w:lastRenderedPageBreak/>
          <w:t>460.</w:t>
        </w:r>
        <w:r w:rsidRPr="00674C8A">
          <w:rPr>
            <w:rFonts w:ascii="Calibri" w:eastAsia="Calibri" w:hAnsi="Calibri" w:cs="Times New Roman"/>
          </w:rPr>
          <w:tab/>
          <w:t>n "…Cosa, sono sempre state così piccole le mie coperte?"</w:t>
        </w:r>
      </w:ins>
    </w:p>
    <w:p w14:paraId="5125D8D7" w14:textId="77777777" w:rsidR="00674C8A" w:rsidRPr="00674C8A" w:rsidRDefault="00674C8A" w:rsidP="00674C8A">
      <w:pPr>
        <w:spacing w:line="600" w:lineRule="auto"/>
        <w:jc w:val="left"/>
        <w:rPr>
          <w:ins w:id="10029" w:author="UTENTE" w:date="2020-06-30T18:44:00Z"/>
          <w:rFonts w:ascii="Calibri" w:eastAsia="Calibri" w:hAnsi="Calibri" w:cs="Times New Roman"/>
        </w:rPr>
      </w:pPr>
      <w:ins w:id="10030" w:author="UTENTE" w:date="2020-06-30T18:44:00Z">
        <w:r w:rsidRPr="00674C8A">
          <w:rPr>
            <w:rFonts w:ascii="Calibri" w:eastAsia="Calibri" w:hAnsi="Calibri" w:cs="Times New Roman"/>
          </w:rPr>
          <w:t>461.</w:t>
        </w:r>
        <w:r w:rsidRPr="00674C8A">
          <w:rPr>
            <w:rFonts w:ascii="Calibri" w:eastAsia="Calibri" w:hAnsi="Calibri" w:cs="Times New Roman"/>
          </w:rPr>
          <w:tab/>
          <w:t>n "Fra l'altro, questo letto mi sembra molto più duro di come me lo ricordassi."</w:t>
        </w:r>
      </w:ins>
    </w:p>
    <w:p w14:paraId="33FC963C" w14:textId="77777777" w:rsidR="00674C8A" w:rsidRPr="00674C8A" w:rsidRDefault="00674C8A" w:rsidP="00674C8A">
      <w:pPr>
        <w:spacing w:line="600" w:lineRule="auto"/>
        <w:jc w:val="left"/>
        <w:rPr>
          <w:ins w:id="10031" w:author="UTENTE" w:date="2020-06-30T18:44:00Z"/>
          <w:rFonts w:ascii="Calibri" w:eastAsia="Calibri" w:hAnsi="Calibri" w:cs="Times New Roman"/>
        </w:rPr>
      </w:pPr>
      <w:ins w:id="10032" w:author="UTENTE" w:date="2020-06-30T18:44:00Z">
        <w:r w:rsidRPr="00674C8A">
          <w:rPr>
            <w:rFonts w:ascii="Calibri" w:eastAsia="Calibri" w:hAnsi="Calibri" w:cs="Times New Roman"/>
          </w:rPr>
          <w:t>462.</w:t>
        </w:r>
        <w:r w:rsidRPr="00674C8A">
          <w:rPr>
            <w:rFonts w:ascii="Calibri" w:eastAsia="Calibri" w:hAnsi="Calibri" w:cs="Times New Roman"/>
          </w:rPr>
          <w:tab/>
          <w:t>n "Non è un materasso di lusso in memory foam, ma non era {i}così{/i} male…"</w:t>
        </w:r>
      </w:ins>
    </w:p>
    <w:p w14:paraId="7C1C4560" w14:textId="77777777" w:rsidR="00674C8A" w:rsidRPr="00674C8A" w:rsidRDefault="00674C8A" w:rsidP="00674C8A">
      <w:pPr>
        <w:spacing w:line="600" w:lineRule="auto"/>
        <w:jc w:val="left"/>
        <w:rPr>
          <w:ins w:id="10033" w:author="UTENTE" w:date="2020-06-30T18:44:00Z"/>
          <w:rFonts w:ascii="Calibri" w:eastAsia="Calibri" w:hAnsi="Calibri" w:cs="Times New Roman"/>
        </w:rPr>
      </w:pPr>
      <w:ins w:id="10034" w:author="UTENTE" w:date="2020-06-30T18:44:00Z">
        <w:r w:rsidRPr="00674C8A">
          <w:rPr>
            <w:rFonts w:ascii="Calibri" w:eastAsia="Calibri" w:hAnsi="Calibri" w:cs="Times New Roman"/>
          </w:rPr>
          <w:t>463.</w:t>
        </w:r>
        <w:r w:rsidRPr="00674C8A">
          <w:rPr>
            <w:rFonts w:ascii="Calibri" w:eastAsia="Calibri" w:hAnsi="Calibri" w:cs="Times New Roman"/>
          </w:rPr>
          <w:tab/>
          <w:t>mc "\"…\""</w:t>
        </w:r>
      </w:ins>
    </w:p>
    <w:p w14:paraId="639E5BF3" w14:textId="77777777" w:rsidR="00674C8A" w:rsidRPr="00674C8A" w:rsidRDefault="00674C8A" w:rsidP="00674C8A">
      <w:pPr>
        <w:spacing w:line="600" w:lineRule="auto"/>
        <w:jc w:val="left"/>
        <w:rPr>
          <w:ins w:id="10035" w:author="UTENTE" w:date="2020-06-30T18:44:00Z"/>
          <w:rFonts w:ascii="Calibri" w:eastAsia="Calibri" w:hAnsi="Calibri" w:cs="Times New Roman"/>
        </w:rPr>
      </w:pPr>
      <w:ins w:id="10036" w:author="UTENTE" w:date="2020-06-30T18:44:00Z">
        <w:r w:rsidRPr="00674C8A">
          <w:rPr>
            <w:rFonts w:ascii="Calibri" w:eastAsia="Calibri" w:hAnsi="Calibri" w:cs="Times New Roman"/>
          </w:rPr>
          <w:t>464.</w:t>
        </w:r>
        <w:r w:rsidRPr="00674C8A">
          <w:rPr>
            <w:rFonts w:ascii="Calibri" w:eastAsia="Calibri" w:hAnsi="Calibri" w:cs="Times New Roman"/>
          </w:rPr>
          <w:tab/>
          <w:t>n "Aspetta un attimo."</w:t>
        </w:r>
      </w:ins>
    </w:p>
    <w:p w14:paraId="4D3A5EA8" w14:textId="77777777" w:rsidR="00674C8A" w:rsidRPr="00674C8A" w:rsidRDefault="00674C8A" w:rsidP="00674C8A">
      <w:pPr>
        <w:spacing w:line="600" w:lineRule="auto"/>
        <w:jc w:val="left"/>
        <w:rPr>
          <w:ins w:id="10037" w:author="UTENTE" w:date="2020-06-30T18:44:00Z"/>
          <w:rFonts w:ascii="Calibri" w:eastAsia="Calibri" w:hAnsi="Calibri" w:cs="Times New Roman"/>
        </w:rPr>
      </w:pPr>
      <w:ins w:id="10038" w:author="UTENTE" w:date="2020-06-30T18:44:00Z">
        <w:r w:rsidRPr="00674C8A">
          <w:rPr>
            <w:rFonts w:ascii="Calibri" w:eastAsia="Calibri" w:hAnsi="Calibri" w:cs="Times New Roman"/>
          </w:rPr>
          <w:t>465.</w:t>
        </w:r>
        <w:r w:rsidRPr="00674C8A">
          <w:rPr>
            <w:rFonts w:ascii="Calibri" w:eastAsia="Calibri" w:hAnsi="Calibri" w:cs="Times New Roman"/>
          </w:rPr>
          <w:tab/>
          <w:t>n "Questo non è il mio letto."</w:t>
        </w:r>
      </w:ins>
    </w:p>
    <w:p w14:paraId="534E23A7" w14:textId="77777777" w:rsidR="00674C8A" w:rsidRPr="00674C8A" w:rsidRDefault="00674C8A" w:rsidP="00674C8A">
      <w:pPr>
        <w:spacing w:line="600" w:lineRule="auto"/>
        <w:jc w:val="left"/>
        <w:rPr>
          <w:ins w:id="10039" w:author="UTENTE" w:date="2020-06-30T18:44:00Z"/>
          <w:rFonts w:ascii="Calibri" w:eastAsia="Calibri" w:hAnsi="Calibri" w:cs="Times New Roman"/>
        </w:rPr>
      </w:pPr>
      <w:ins w:id="10040" w:author="UTENTE" w:date="2020-06-30T18:44:00Z">
        <w:r w:rsidRPr="00674C8A">
          <w:rPr>
            <w:rFonts w:ascii="Calibri" w:eastAsia="Calibri" w:hAnsi="Calibri" w:cs="Times New Roman"/>
          </w:rPr>
          <w:t>466.</w:t>
        </w:r>
        <w:r w:rsidRPr="00674C8A">
          <w:rPr>
            <w:rFonts w:ascii="Calibri" w:eastAsia="Calibri" w:hAnsi="Calibri" w:cs="Times New Roman"/>
          </w:rPr>
          <w:tab/>
          <w:t>n "Questo è…"</w:t>
        </w:r>
      </w:ins>
    </w:p>
    <w:p w14:paraId="77BAA896" w14:textId="77777777" w:rsidR="00674C8A" w:rsidRPr="00674C8A" w:rsidRDefault="00674C8A" w:rsidP="00674C8A">
      <w:pPr>
        <w:spacing w:line="600" w:lineRule="auto"/>
        <w:jc w:val="left"/>
        <w:rPr>
          <w:ins w:id="10041" w:author="UTENTE" w:date="2020-06-30T18:44:00Z"/>
          <w:rFonts w:ascii="Calibri" w:eastAsia="Calibri" w:hAnsi="Calibri" w:cs="Times New Roman"/>
        </w:rPr>
      </w:pPr>
      <w:ins w:id="10042" w:author="UTENTE" w:date="2020-06-30T18:44:00Z">
        <w:r w:rsidRPr="00674C8A">
          <w:rPr>
            <w:rFonts w:ascii="Calibri" w:eastAsia="Calibri" w:hAnsi="Calibri" w:cs="Times New Roman"/>
          </w:rPr>
          <w:t>467.</w:t>
        </w:r>
        <w:r w:rsidRPr="00674C8A">
          <w:rPr>
            <w:rFonts w:ascii="Calibri" w:eastAsia="Calibri" w:hAnsi="Calibri" w:cs="Times New Roman"/>
          </w:rPr>
          <w:tab/>
          <w:t>n "Spalanco gli occhi."</w:t>
        </w:r>
      </w:ins>
    </w:p>
    <w:p w14:paraId="4EE28A69" w14:textId="77777777" w:rsidR="00674C8A" w:rsidRPr="00674C8A" w:rsidRDefault="00674C8A" w:rsidP="00674C8A">
      <w:pPr>
        <w:spacing w:line="600" w:lineRule="auto"/>
        <w:jc w:val="left"/>
        <w:rPr>
          <w:ins w:id="10043" w:author="UTENTE" w:date="2020-06-30T18:44:00Z"/>
          <w:rFonts w:ascii="Calibri" w:eastAsia="Calibri" w:hAnsi="Calibri" w:cs="Times New Roman"/>
        </w:rPr>
      </w:pPr>
      <w:ins w:id="10044" w:author="UTENTE" w:date="2020-06-30T18:44:00Z">
        <w:r w:rsidRPr="00674C8A">
          <w:rPr>
            <w:rFonts w:ascii="Calibri" w:eastAsia="Calibri" w:hAnsi="Calibri" w:cs="Times New Roman"/>
          </w:rPr>
          <w:t>468.</w:t>
        </w:r>
        <w:r w:rsidRPr="00674C8A">
          <w:rPr>
            <w:rFonts w:ascii="Calibri" w:eastAsia="Calibri" w:hAnsi="Calibri" w:cs="Times New Roman"/>
          </w:rPr>
          <w:tab/>
          <w:t>n "La prima cosa che vedo sono muri in calcestruzzo e delle luci fluorescenti."</w:t>
        </w:r>
      </w:ins>
    </w:p>
    <w:p w14:paraId="63E4CB2A" w14:textId="77777777" w:rsidR="00674C8A" w:rsidRPr="00674C8A" w:rsidRDefault="00674C8A" w:rsidP="00674C8A">
      <w:pPr>
        <w:spacing w:line="600" w:lineRule="auto"/>
        <w:jc w:val="left"/>
        <w:rPr>
          <w:ins w:id="10045" w:author="UTENTE" w:date="2020-06-30T18:44:00Z"/>
          <w:rFonts w:ascii="Calibri" w:eastAsia="Calibri" w:hAnsi="Calibri" w:cs="Times New Roman"/>
        </w:rPr>
      </w:pPr>
      <w:ins w:id="10046" w:author="UTENTE" w:date="2020-06-30T18:44:00Z">
        <w:r w:rsidRPr="00674C8A">
          <w:rPr>
            <w:rFonts w:ascii="Calibri" w:eastAsia="Calibri" w:hAnsi="Calibri" w:cs="Times New Roman"/>
          </w:rPr>
          <w:t>469.</w:t>
        </w:r>
        <w:r w:rsidRPr="00674C8A">
          <w:rPr>
            <w:rFonts w:ascii="Calibri" w:eastAsia="Calibri" w:hAnsi="Calibri" w:cs="Times New Roman"/>
          </w:rPr>
          <w:tab/>
          <w:t>n "Sono steso sul pavimento di -{w} una specie di magazzino?"</w:t>
        </w:r>
      </w:ins>
    </w:p>
    <w:p w14:paraId="5B52EF1C" w14:textId="77777777" w:rsidR="00674C8A" w:rsidRPr="00674C8A" w:rsidRDefault="00674C8A" w:rsidP="00674C8A">
      <w:pPr>
        <w:spacing w:line="600" w:lineRule="auto"/>
        <w:jc w:val="left"/>
        <w:rPr>
          <w:ins w:id="10047" w:author="UTENTE" w:date="2020-06-30T18:44:00Z"/>
          <w:rFonts w:ascii="Calibri" w:eastAsia="Calibri" w:hAnsi="Calibri" w:cs="Times New Roman"/>
        </w:rPr>
      </w:pPr>
      <w:ins w:id="10048" w:author="UTENTE" w:date="2020-06-30T18:44:00Z">
        <w:r w:rsidRPr="00674C8A">
          <w:rPr>
            <w:rFonts w:ascii="Calibri" w:eastAsia="Calibri" w:hAnsi="Calibri" w:cs="Times New Roman"/>
          </w:rPr>
          <w:t>470.</w:t>
        </w:r>
        <w:r w:rsidRPr="00674C8A">
          <w:rPr>
            <w:rFonts w:ascii="Calibri" w:eastAsia="Calibri" w:hAnsi="Calibri" w:cs="Times New Roman"/>
          </w:rPr>
          <w:tab/>
          <w:t>n "Costringo il mio corpo dolorante a mettersi seduto e mi rendo conto che addosso ho un grande telo."</w:t>
        </w:r>
      </w:ins>
    </w:p>
    <w:p w14:paraId="17ABF1BF" w14:textId="77777777" w:rsidR="00674C8A" w:rsidRPr="00674C8A" w:rsidRDefault="00674C8A" w:rsidP="00674C8A">
      <w:pPr>
        <w:spacing w:line="600" w:lineRule="auto"/>
        <w:jc w:val="left"/>
        <w:rPr>
          <w:ins w:id="10049" w:author="UTENTE" w:date="2020-06-30T18:44:00Z"/>
          <w:rFonts w:ascii="Calibri" w:eastAsia="Calibri" w:hAnsi="Calibri" w:cs="Times New Roman"/>
        </w:rPr>
      </w:pPr>
      <w:ins w:id="10050" w:author="UTENTE" w:date="2020-06-30T18:44:00Z">
        <w:r w:rsidRPr="00674C8A">
          <w:rPr>
            <w:rFonts w:ascii="Calibri" w:eastAsia="Calibri" w:hAnsi="Calibri" w:cs="Times New Roman"/>
          </w:rPr>
          <w:t>471.</w:t>
        </w:r>
        <w:r w:rsidRPr="00674C8A">
          <w:rPr>
            <w:rFonts w:ascii="Calibri" w:eastAsia="Calibri" w:hAnsi="Calibri" w:cs="Times New Roman"/>
          </w:rPr>
          <w:tab/>
          <w:t>n "Sembra qualcosa che viene usato per coprire mucchi di scatole, ma mi stava facendo da coperta improvvisata."</w:t>
        </w:r>
      </w:ins>
    </w:p>
    <w:p w14:paraId="3A65E76E" w14:textId="77777777" w:rsidR="00674C8A" w:rsidRPr="00674C8A" w:rsidRDefault="00674C8A" w:rsidP="00674C8A">
      <w:pPr>
        <w:spacing w:line="600" w:lineRule="auto"/>
        <w:jc w:val="left"/>
        <w:rPr>
          <w:ins w:id="10051" w:author="UTENTE" w:date="2020-06-30T18:44:00Z"/>
          <w:rFonts w:ascii="Calibri" w:eastAsia="Calibri" w:hAnsi="Calibri" w:cs="Times New Roman"/>
        </w:rPr>
      </w:pPr>
      <w:ins w:id="10052" w:author="UTENTE" w:date="2020-06-30T18:44:00Z">
        <w:r w:rsidRPr="00674C8A">
          <w:rPr>
            <w:rFonts w:ascii="Calibri" w:eastAsia="Calibri" w:hAnsi="Calibri" w:cs="Times New Roman"/>
          </w:rPr>
          <w:t>472.</w:t>
        </w:r>
        <w:r w:rsidRPr="00674C8A">
          <w:rPr>
            <w:rFonts w:ascii="Calibri" w:eastAsia="Calibri" w:hAnsi="Calibri" w:cs="Times New Roman"/>
          </w:rPr>
          <w:tab/>
          <w:t>mcp "\"Come diavolo sono finito qui…?\""</w:t>
        </w:r>
      </w:ins>
    </w:p>
    <w:p w14:paraId="726C45E4" w14:textId="77777777" w:rsidR="00674C8A" w:rsidRPr="00674C8A" w:rsidRDefault="00674C8A" w:rsidP="00674C8A">
      <w:pPr>
        <w:spacing w:line="600" w:lineRule="auto"/>
        <w:jc w:val="left"/>
        <w:rPr>
          <w:ins w:id="10053" w:author="UTENTE" w:date="2020-06-30T18:44:00Z"/>
          <w:rFonts w:ascii="Calibri" w:eastAsia="Calibri" w:hAnsi="Calibri" w:cs="Times New Roman"/>
        </w:rPr>
      </w:pPr>
      <w:ins w:id="10054" w:author="UTENTE" w:date="2020-06-30T18:44:00Z">
        <w:r w:rsidRPr="00674C8A">
          <w:rPr>
            <w:rFonts w:ascii="Calibri" w:eastAsia="Calibri" w:hAnsi="Calibri" w:cs="Times New Roman"/>
          </w:rPr>
          <w:t>473.</w:t>
        </w:r>
        <w:r w:rsidRPr="00674C8A">
          <w:rPr>
            <w:rFonts w:ascii="Calibri" w:eastAsia="Calibri" w:hAnsi="Calibri" w:cs="Times New Roman"/>
          </w:rPr>
          <w:tab/>
          <w:t>n "Non ricordo niente. {w}So che ho fatto il mio turno alla tavola calda, ho chiacchierato con Rex, e poi siamo andati a casa…"</w:t>
        </w:r>
      </w:ins>
    </w:p>
    <w:p w14:paraId="3EC2415A" w14:textId="77777777" w:rsidR="00674C8A" w:rsidRPr="00674C8A" w:rsidRDefault="00674C8A" w:rsidP="00674C8A">
      <w:pPr>
        <w:spacing w:line="600" w:lineRule="auto"/>
        <w:jc w:val="left"/>
        <w:rPr>
          <w:ins w:id="10055" w:author="UTENTE" w:date="2020-06-30T18:44:00Z"/>
          <w:rFonts w:ascii="Calibri" w:eastAsia="Calibri" w:hAnsi="Calibri" w:cs="Times New Roman"/>
        </w:rPr>
      </w:pPr>
      <w:ins w:id="10056" w:author="UTENTE" w:date="2020-06-30T18:44:00Z">
        <w:r w:rsidRPr="00674C8A">
          <w:rPr>
            <w:rFonts w:ascii="Calibri" w:eastAsia="Calibri" w:hAnsi="Calibri" w:cs="Times New Roman"/>
          </w:rPr>
          <w:t>474.</w:t>
        </w:r>
        <w:r w:rsidRPr="00674C8A">
          <w:rPr>
            <w:rFonts w:ascii="Calibri" w:eastAsia="Calibri" w:hAnsi="Calibri" w:cs="Times New Roman"/>
          </w:rPr>
          <w:tab/>
          <w:t>mcp "\"…\""</w:t>
        </w:r>
      </w:ins>
    </w:p>
    <w:p w14:paraId="3D51E78C" w14:textId="77777777" w:rsidR="00674C8A" w:rsidRPr="00674C8A" w:rsidRDefault="00674C8A" w:rsidP="00674C8A">
      <w:pPr>
        <w:spacing w:line="600" w:lineRule="auto"/>
        <w:jc w:val="left"/>
        <w:rPr>
          <w:ins w:id="10057" w:author="UTENTE" w:date="2020-06-30T18:44:00Z"/>
          <w:rFonts w:ascii="Calibri" w:eastAsia="Calibri" w:hAnsi="Calibri" w:cs="Times New Roman"/>
        </w:rPr>
      </w:pPr>
      <w:ins w:id="10058" w:author="UTENTE" w:date="2020-06-30T18:44:00Z">
        <w:r w:rsidRPr="00674C8A">
          <w:rPr>
            <w:rFonts w:ascii="Calibri" w:eastAsia="Calibri" w:hAnsi="Calibri" w:cs="Times New Roman"/>
          </w:rPr>
          <w:t>475.</w:t>
        </w:r>
        <w:r w:rsidRPr="00674C8A">
          <w:rPr>
            <w:rFonts w:ascii="Calibri" w:eastAsia="Calibri" w:hAnsi="Calibri" w:cs="Times New Roman"/>
          </w:rPr>
          <w:tab/>
          <w:t>n "…All'improvviso, i ricordi mi inondando la mente."</w:t>
        </w:r>
      </w:ins>
    </w:p>
    <w:p w14:paraId="0A2CB523" w14:textId="77777777" w:rsidR="00674C8A" w:rsidRPr="00674C8A" w:rsidRDefault="00674C8A" w:rsidP="00674C8A">
      <w:pPr>
        <w:spacing w:line="600" w:lineRule="auto"/>
        <w:jc w:val="left"/>
        <w:rPr>
          <w:ins w:id="10059" w:author="UTENTE" w:date="2020-06-30T18:44:00Z"/>
          <w:rFonts w:ascii="Calibri" w:eastAsia="Calibri" w:hAnsi="Calibri" w:cs="Times New Roman"/>
          <w:lang w:val="en-US"/>
          <w:rPrChange w:id="10060" w:author="UTENTE" w:date="2020-06-30T18:44:00Z">
            <w:rPr>
              <w:ins w:id="10061" w:author="UTENTE" w:date="2020-06-30T18:44:00Z"/>
              <w:rFonts w:ascii="Calibri" w:eastAsia="Calibri" w:hAnsi="Calibri" w:cs="Times New Roman"/>
            </w:rPr>
          </w:rPrChange>
        </w:rPr>
      </w:pPr>
      <w:ins w:id="10062" w:author="UTENTE" w:date="2020-06-30T18:44:00Z">
        <w:r w:rsidRPr="00674C8A">
          <w:rPr>
            <w:rFonts w:ascii="Calibri" w:eastAsia="Calibri" w:hAnsi="Calibri" w:cs="Times New Roman"/>
            <w:lang w:val="en-US"/>
            <w:rPrChange w:id="10063" w:author="UTENTE" w:date="2020-06-30T18:44:00Z">
              <w:rPr>
                <w:rFonts w:ascii="Calibri" w:eastAsia="Calibri" w:hAnsi="Calibri" w:cs="Times New Roman"/>
              </w:rPr>
            </w:rPrChange>
          </w:rPr>
          <w:t>476.</w:t>
        </w:r>
        <w:r w:rsidRPr="00674C8A">
          <w:rPr>
            <w:rFonts w:ascii="Calibri" w:eastAsia="Calibri" w:hAnsi="Calibri" w:cs="Times New Roman"/>
            <w:lang w:val="en-US"/>
            <w:rPrChange w:id="10064" w:author="UTENTE" w:date="2020-06-30T18:44:00Z">
              <w:rPr>
                <w:rFonts w:ascii="Calibri" w:eastAsia="Calibri" w:hAnsi="Calibri" w:cs="Times New Roman"/>
              </w:rPr>
            </w:rPrChange>
          </w:rPr>
          <w:tab/>
          <w:t>mc "\"Haah… caz…\"" </w:t>
        </w:r>
        <w:r w:rsidRPr="00674C8A">
          <w:rPr>
            <w:rFonts w:ascii="Calibri" w:eastAsia="Calibri" w:hAnsi="Calibri" w:cs="Times New Roman"/>
            <w:lang w:val="en-US"/>
            <w:rPrChange w:id="10065" w:author="UTENTE" w:date="2020-06-30T18:44:00Z">
              <w:rPr>
                <w:rFonts w:ascii="Calibri" w:eastAsia="Calibri" w:hAnsi="Calibri" w:cs="Times New Roman"/>
              </w:rPr>
            </w:rPrChange>
          </w:rPr>
          <w:br w:type="page"/>
        </w:r>
      </w:ins>
    </w:p>
    <w:p w14:paraId="702DB9EE" w14:textId="77777777" w:rsidR="00674C8A" w:rsidRPr="00674C8A" w:rsidRDefault="00674C8A" w:rsidP="00674C8A">
      <w:pPr>
        <w:spacing w:line="600" w:lineRule="auto"/>
        <w:jc w:val="left"/>
        <w:rPr>
          <w:ins w:id="10066" w:author="UTENTE" w:date="2020-06-30T18:44:00Z"/>
          <w:rFonts w:ascii="Calibri" w:eastAsia="Calibri" w:hAnsi="Calibri" w:cs="Times New Roman"/>
          <w:lang w:val="en-US"/>
        </w:rPr>
      </w:pPr>
      <w:ins w:id="10067" w:author="UTENTE" w:date="2020-06-30T18:44:00Z">
        <w:r w:rsidRPr="00674C8A">
          <w:rPr>
            <w:rFonts w:ascii="Calibri" w:eastAsia="Calibri" w:hAnsi="Calibri" w:cs="Times New Roman"/>
            <w:lang w:val="en-US"/>
          </w:rPr>
          <w:lastRenderedPageBreak/>
          <w:t>477.</w:t>
        </w:r>
        <w:r w:rsidRPr="00674C8A">
          <w:rPr>
            <w:rFonts w:ascii="Calibri" w:eastAsia="Calibri" w:hAnsi="Calibri" w:cs="Times New Roman"/>
            <w:lang w:val="en-US"/>
          </w:rPr>
          <w:tab/>
          <w:t>mc "\"Mmh… R-Rex… aah…\""</w:t>
        </w:r>
      </w:ins>
    </w:p>
    <w:p w14:paraId="2542E4D6" w14:textId="77777777" w:rsidR="00674C8A" w:rsidRPr="00674C8A" w:rsidRDefault="00674C8A" w:rsidP="00674C8A">
      <w:pPr>
        <w:spacing w:line="600" w:lineRule="auto"/>
        <w:jc w:val="left"/>
        <w:rPr>
          <w:ins w:id="10068" w:author="UTENTE" w:date="2020-06-30T18:44:00Z"/>
          <w:rFonts w:ascii="Calibri" w:eastAsia="Calibri" w:hAnsi="Calibri" w:cs="Times New Roman"/>
          <w:lang w:val="en-US"/>
        </w:rPr>
      </w:pPr>
      <w:ins w:id="10069" w:author="UTENTE" w:date="2020-06-30T18:44:00Z">
        <w:r w:rsidRPr="00674C8A">
          <w:rPr>
            <w:rFonts w:ascii="Calibri" w:eastAsia="Calibri" w:hAnsi="Calibri" w:cs="Times New Roman"/>
            <w:lang w:val="en-US"/>
          </w:rPr>
          <w:t>478.</w:t>
        </w:r>
        <w:r w:rsidRPr="00674C8A">
          <w:rPr>
            <w:rFonts w:ascii="Calibri" w:eastAsia="Calibri" w:hAnsi="Calibri" w:cs="Times New Roman"/>
            <w:lang w:val="en-US"/>
          </w:rPr>
          <w:tab/>
          <w:t>n "Those noises I made…"</w:t>
        </w:r>
      </w:ins>
    </w:p>
    <w:p w14:paraId="1251A582" w14:textId="77777777" w:rsidR="00674C8A" w:rsidRPr="00674C8A" w:rsidRDefault="00674C8A" w:rsidP="00674C8A">
      <w:pPr>
        <w:spacing w:line="600" w:lineRule="auto"/>
        <w:jc w:val="left"/>
        <w:rPr>
          <w:ins w:id="10070" w:author="UTENTE" w:date="2020-06-30T18:44:00Z"/>
          <w:rFonts w:ascii="Calibri" w:eastAsia="Calibri" w:hAnsi="Calibri" w:cs="Times New Roman"/>
          <w:lang w:val="en-US"/>
        </w:rPr>
      </w:pPr>
      <w:ins w:id="10071" w:author="UTENTE" w:date="2020-06-30T18:44:00Z">
        <w:r w:rsidRPr="00674C8A">
          <w:rPr>
            <w:rFonts w:ascii="Calibri" w:eastAsia="Calibri" w:hAnsi="Calibri" w:cs="Times New Roman"/>
            <w:lang w:val="en-US"/>
          </w:rPr>
          <w:t>479.</w:t>
        </w:r>
        <w:r w:rsidRPr="00674C8A">
          <w:rPr>
            <w:rFonts w:ascii="Calibri" w:eastAsia="Calibri" w:hAnsi="Calibri" w:cs="Times New Roman"/>
            <w:lang w:val="en-US"/>
          </w:rPr>
          <w:tab/>
          <w:t>n "The strange sensations that were making me feel so hot…"</w:t>
        </w:r>
      </w:ins>
    </w:p>
    <w:p w14:paraId="614735CE" w14:textId="77777777" w:rsidR="00674C8A" w:rsidRPr="00674C8A" w:rsidRDefault="00674C8A" w:rsidP="00674C8A">
      <w:pPr>
        <w:spacing w:line="600" w:lineRule="auto"/>
        <w:jc w:val="left"/>
        <w:rPr>
          <w:ins w:id="10072" w:author="UTENTE" w:date="2020-06-30T18:44:00Z"/>
          <w:rFonts w:ascii="Calibri" w:eastAsia="Calibri" w:hAnsi="Calibri" w:cs="Times New Roman"/>
          <w:lang w:val="en-US"/>
        </w:rPr>
      </w:pPr>
      <w:ins w:id="10073" w:author="UTENTE" w:date="2020-06-30T18:44:00Z">
        <w:r w:rsidRPr="00674C8A">
          <w:rPr>
            <w:rFonts w:ascii="Calibri" w:eastAsia="Calibri" w:hAnsi="Calibri" w:cs="Times New Roman"/>
            <w:lang w:val="en-US"/>
          </w:rPr>
          <w:t>480.</w:t>
        </w:r>
        <w:r w:rsidRPr="00674C8A">
          <w:rPr>
            <w:rFonts w:ascii="Calibri" w:eastAsia="Calibri" w:hAnsi="Calibri" w:cs="Times New Roman"/>
            <w:lang w:val="en-US"/>
          </w:rPr>
          <w:tab/>
          <w:t>mcp "\"–Goddamn it!\""</w:t>
        </w:r>
      </w:ins>
    </w:p>
    <w:p w14:paraId="03E807EA" w14:textId="77777777" w:rsidR="00674C8A" w:rsidRPr="00674C8A" w:rsidRDefault="00674C8A" w:rsidP="00674C8A">
      <w:pPr>
        <w:spacing w:line="600" w:lineRule="auto"/>
        <w:jc w:val="left"/>
        <w:rPr>
          <w:ins w:id="10074" w:author="UTENTE" w:date="2020-06-30T18:44:00Z"/>
          <w:rFonts w:ascii="Calibri" w:eastAsia="Calibri" w:hAnsi="Calibri" w:cs="Times New Roman"/>
          <w:lang w:val="en-US"/>
        </w:rPr>
      </w:pPr>
      <w:ins w:id="10075" w:author="UTENTE" w:date="2020-06-30T18:44:00Z">
        <w:r w:rsidRPr="00674C8A">
          <w:rPr>
            <w:rFonts w:ascii="Calibri" w:eastAsia="Calibri" w:hAnsi="Calibri" w:cs="Times New Roman"/>
            <w:lang w:val="en-US"/>
          </w:rPr>
          <w:t>481.</w:t>
        </w:r>
        <w:r w:rsidRPr="00674C8A">
          <w:rPr>
            <w:rFonts w:ascii="Calibri" w:eastAsia="Calibri" w:hAnsi="Calibri" w:cs="Times New Roman"/>
            <w:lang w:val="en-US"/>
          </w:rPr>
          <w:tab/>
          <w:t>n "With an angry cry, I throw away the blanket and push myself up to my feet."</w:t>
        </w:r>
      </w:ins>
    </w:p>
    <w:p w14:paraId="77845AF2" w14:textId="77777777" w:rsidR="00674C8A" w:rsidRPr="00674C8A" w:rsidRDefault="00674C8A" w:rsidP="00674C8A">
      <w:pPr>
        <w:spacing w:line="600" w:lineRule="auto"/>
        <w:jc w:val="left"/>
        <w:rPr>
          <w:ins w:id="10076" w:author="UTENTE" w:date="2020-06-30T18:44:00Z"/>
          <w:rFonts w:ascii="Calibri" w:eastAsia="Calibri" w:hAnsi="Calibri" w:cs="Times New Roman"/>
          <w:lang w:val="en-US"/>
        </w:rPr>
      </w:pPr>
      <w:ins w:id="10077" w:author="UTENTE" w:date="2020-06-30T18:44:00Z">
        <w:r w:rsidRPr="00674C8A">
          <w:rPr>
            <w:rFonts w:ascii="Calibri" w:eastAsia="Calibri" w:hAnsi="Calibri" w:cs="Times New Roman"/>
            <w:lang w:val="en-US"/>
          </w:rPr>
          <w:t>482.</w:t>
        </w:r>
        <w:r w:rsidRPr="00674C8A">
          <w:rPr>
            <w:rFonts w:ascii="Calibri" w:eastAsia="Calibri" w:hAnsi="Calibri" w:cs="Times New Roman"/>
            <w:lang w:val="en-US"/>
          </w:rPr>
          <w:tab/>
          <w:t>n "It was probably Rex who took me here… after {i}that{/i} happened."</w:t>
        </w:r>
      </w:ins>
    </w:p>
    <w:p w14:paraId="2BA1E5EF" w14:textId="77777777" w:rsidR="00674C8A" w:rsidRPr="00674C8A" w:rsidRDefault="00674C8A" w:rsidP="00674C8A">
      <w:pPr>
        <w:spacing w:line="600" w:lineRule="auto"/>
        <w:jc w:val="left"/>
        <w:rPr>
          <w:ins w:id="10078" w:author="UTENTE" w:date="2020-06-30T18:44:00Z"/>
          <w:rFonts w:ascii="Calibri" w:eastAsia="Calibri" w:hAnsi="Calibri" w:cs="Times New Roman"/>
          <w:lang w:val="en-US"/>
        </w:rPr>
      </w:pPr>
      <w:ins w:id="10079" w:author="UTENTE" w:date="2020-06-30T18:44:00Z">
        <w:r w:rsidRPr="00674C8A">
          <w:rPr>
            <w:rFonts w:ascii="Calibri" w:eastAsia="Calibri" w:hAnsi="Calibri" w:cs="Times New Roman"/>
            <w:lang w:val="en-US"/>
          </w:rPr>
          <w:t>483.</w:t>
        </w:r>
        <w:r w:rsidRPr="00674C8A">
          <w:rPr>
            <w:rFonts w:ascii="Calibri" w:eastAsia="Calibri" w:hAnsi="Calibri" w:cs="Times New Roman"/>
            <w:lang w:val="en-US"/>
          </w:rPr>
          <w:tab/>
          <w:t>n "Bastard. {w}I can't believe he actually went through with it!"</w:t>
        </w:r>
      </w:ins>
    </w:p>
    <w:p w14:paraId="7CFECA94" w14:textId="77777777" w:rsidR="00674C8A" w:rsidRPr="00674C8A" w:rsidRDefault="00674C8A" w:rsidP="00674C8A">
      <w:pPr>
        <w:spacing w:line="600" w:lineRule="auto"/>
        <w:jc w:val="left"/>
        <w:rPr>
          <w:ins w:id="10080" w:author="UTENTE" w:date="2020-06-30T18:44:00Z"/>
          <w:rFonts w:ascii="Calibri" w:eastAsia="Calibri" w:hAnsi="Calibri" w:cs="Times New Roman"/>
          <w:lang w:val="en-US"/>
        </w:rPr>
      </w:pPr>
      <w:ins w:id="10081" w:author="UTENTE" w:date="2020-06-30T18:44:00Z">
        <w:r w:rsidRPr="00674C8A">
          <w:rPr>
            <w:rFonts w:ascii="Calibri" w:eastAsia="Calibri" w:hAnsi="Calibri" w:cs="Times New Roman"/>
            <w:lang w:val="en-US"/>
          </w:rPr>
          <w:t>484.</w:t>
        </w:r>
        <w:r w:rsidRPr="00674C8A">
          <w:rPr>
            <w:rFonts w:ascii="Calibri" w:eastAsia="Calibri" w:hAnsi="Calibri" w:cs="Times New Roman"/>
            <w:lang w:val="en-US"/>
          </w:rPr>
          <w:tab/>
          <w:t>mc "\"…\""</w:t>
        </w:r>
      </w:ins>
    </w:p>
    <w:p w14:paraId="55AE77EA" w14:textId="77777777" w:rsidR="00674C8A" w:rsidRPr="00674C8A" w:rsidRDefault="00674C8A" w:rsidP="00674C8A">
      <w:pPr>
        <w:spacing w:line="600" w:lineRule="auto"/>
        <w:jc w:val="left"/>
        <w:rPr>
          <w:ins w:id="10082" w:author="UTENTE" w:date="2020-06-30T18:44:00Z"/>
          <w:rFonts w:ascii="Calibri" w:eastAsia="Calibri" w:hAnsi="Calibri" w:cs="Times New Roman"/>
          <w:lang w:val="en-US"/>
        </w:rPr>
      </w:pPr>
      <w:ins w:id="10083" w:author="UTENTE" w:date="2020-06-30T18:44:00Z">
        <w:r w:rsidRPr="00674C8A">
          <w:rPr>
            <w:rFonts w:ascii="Calibri" w:eastAsia="Calibri" w:hAnsi="Calibri" w:cs="Times New Roman"/>
            <w:lang w:val="en-US"/>
          </w:rPr>
          <w:t>485.</w:t>
        </w:r>
        <w:r w:rsidRPr="00674C8A">
          <w:rPr>
            <w:rFonts w:ascii="Calibri" w:eastAsia="Calibri" w:hAnsi="Calibri" w:cs="Times New Roman"/>
            <w:lang w:val="en-US"/>
          </w:rPr>
          <w:tab/>
          <w:t>n "…Why do I feel so betrayed?"</w:t>
        </w:r>
      </w:ins>
    </w:p>
    <w:p w14:paraId="213B386E" w14:textId="77777777" w:rsidR="00674C8A" w:rsidRPr="00674C8A" w:rsidRDefault="00674C8A" w:rsidP="00674C8A">
      <w:pPr>
        <w:spacing w:line="600" w:lineRule="auto"/>
        <w:jc w:val="left"/>
        <w:rPr>
          <w:ins w:id="10084" w:author="UTENTE" w:date="2020-06-30T18:44:00Z"/>
          <w:rFonts w:ascii="Calibri" w:eastAsia="Calibri" w:hAnsi="Calibri" w:cs="Times New Roman"/>
          <w:lang w:val="en-US"/>
        </w:rPr>
      </w:pPr>
      <w:ins w:id="10085" w:author="UTENTE" w:date="2020-06-30T18:44:00Z">
        <w:r w:rsidRPr="00674C8A">
          <w:rPr>
            <w:rFonts w:ascii="Calibri" w:eastAsia="Calibri" w:hAnsi="Calibri" w:cs="Times New Roman"/>
            <w:lang w:val="en-US"/>
          </w:rPr>
          <w:t>486.</w:t>
        </w:r>
        <w:r w:rsidRPr="00674C8A">
          <w:rPr>
            <w:rFonts w:ascii="Calibri" w:eastAsia="Calibri" w:hAnsi="Calibri" w:cs="Times New Roman"/>
            <w:lang w:val="en-US"/>
          </w:rPr>
          <w:tab/>
          <w:t>n "He made it clear a couple nights ago that he only wanted my blood."</w:t>
        </w:r>
      </w:ins>
    </w:p>
    <w:p w14:paraId="77F0A76E" w14:textId="77777777" w:rsidR="00674C8A" w:rsidRPr="00674C8A" w:rsidRDefault="00674C8A" w:rsidP="00674C8A">
      <w:pPr>
        <w:spacing w:line="600" w:lineRule="auto"/>
        <w:jc w:val="left"/>
        <w:rPr>
          <w:ins w:id="10086" w:author="UTENTE" w:date="2020-06-30T18:44:00Z"/>
          <w:rFonts w:ascii="Calibri" w:eastAsia="Calibri" w:hAnsi="Calibri" w:cs="Times New Roman"/>
          <w:lang w:val="en-US"/>
        </w:rPr>
      </w:pPr>
      <w:ins w:id="10087" w:author="UTENTE" w:date="2020-06-30T18:44:00Z">
        <w:r w:rsidRPr="00674C8A">
          <w:rPr>
            <w:rFonts w:ascii="Calibri" w:eastAsia="Calibri" w:hAnsi="Calibri" w:cs="Times New Roman"/>
            <w:lang w:val="en-US"/>
          </w:rPr>
          <w:t>487.</w:t>
        </w:r>
        <w:r w:rsidRPr="00674C8A">
          <w:rPr>
            <w:rFonts w:ascii="Calibri" w:eastAsia="Calibri" w:hAnsi="Calibri" w:cs="Times New Roman"/>
            <w:lang w:val="en-US"/>
          </w:rPr>
          <w:tab/>
          <w:t>n "I guess I just… thought that he wasn't actually serious about it."</w:t>
        </w:r>
      </w:ins>
    </w:p>
    <w:p w14:paraId="66540E23" w14:textId="77777777" w:rsidR="00674C8A" w:rsidRPr="00674C8A" w:rsidRDefault="00674C8A" w:rsidP="00674C8A">
      <w:pPr>
        <w:spacing w:line="600" w:lineRule="auto"/>
        <w:jc w:val="left"/>
        <w:rPr>
          <w:ins w:id="10088" w:author="UTENTE" w:date="2020-06-30T18:44:00Z"/>
          <w:rFonts w:ascii="Calibri" w:eastAsia="Calibri" w:hAnsi="Calibri" w:cs="Times New Roman"/>
          <w:lang w:val="en-US"/>
        </w:rPr>
      </w:pPr>
      <w:ins w:id="10089" w:author="UTENTE" w:date="2020-06-30T18:44:00Z">
        <w:r w:rsidRPr="00674C8A">
          <w:rPr>
            <w:rFonts w:ascii="Calibri" w:eastAsia="Calibri" w:hAnsi="Calibri" w:cs="Times New Roman"/>
            <w:lang w:val="en-US"/>
          </w:rPr>
          <w:t>488.</w:t>
        </w:r>
        <w:r w:rsidRPr="00674C8A">
          <w:rPr>
            <w:rFonts w:ascii="Calibri" w:eastAsia="Calibri" w:hAnsi="Calibri" w:cs="Times New Roman"/>
            <w:lang w:val="en-US"/>
          </w:rPr>
          <w:tab/>
          <w:t>n "Now, I feel like a complete idiot. {w}I shouldn't have trusted him."</w:t>
        </w:r>
      </w:ins>
    </w:p>
    <w:p w14:paraId="41AF3333" w14:textId="77777777" w:rsidR="00674C8A" w:rsidRPr="00674C8A" w:rsidRDefault="00674C8A" w:rsidP="00674C8A">
      <w:pPr>
        <w:spacing w:line="600" w:lineRule="auto"/>
        <w:jc w:val="left"/>
        <w:rPr>
          <w:ins w:id="10090" w:author="UTENTE" w:date="2020-06-30T18:44:00Z"/>
          <w:rFonts w:ascii="Calibri" w:eastAsia="Calibri" w:hAnsi="Calibri" w:cs="Times New Roman"/>
          <w:lang w:val="en-US"/>
        </w:rPr>
      </w:pPr>
      <w:ins w:id="10091" w:author="UTENTE" w:date="2020-06-30T18:44:00Z">
        <w:r w:rsidRPr="00674C8A">
          <w:rPr>
            <w:rFonts w:ascii="Calibri" w:eastAsia="Calibri" w:hAnsi="Calibri" w:cs="Times New Roman"/>
            <w:lang w:val="en-US"/>
          </w:rPr>
          <w:t>489.</w:t>
        </w:r>
        <w:r w:rsidRPr="00674C8A">
          <w:rPr>
            <w:rFonts w:ascii="Calibri" w:eastAsia="Calibri" w:hAnsi="Calibri" w:cs="Times New Roman"/>
            <w:lang w:val="en-US"/>
          </w:rPr>
          <w:tab/>
          <w:t>n "With a strange gloominess clouding over me, I drag myself out of the warehouse and head outside."</w:t>
        </w:r>
      </w:ins>
    </w:p>
    <w:p w14:paraId="794C073D" w14:textId="77777777" w:rsidR="00674C8A" w:rsidRPr="00674C8A" w:rsidRDefault="00674C8A" w:rsidP="00674C8A">
      <w:pPr>
        <w:spacing w:line="600" w:lineRule="auto"/>
        <w:jc w:val="left"/>
        <w:rPr>
          <w:ins w:id="10092" w:author="UTENTE" w:date="2020-06-30T18:44:00Z"/>
          <w:rFonts w:ascii="Calibri" w:eastAsia="Calibri" w:hAnsi="Calibri" w:cs="Times New Roman"/>
          <w:lang w:val="en-US"/>
        </w:rPr>
      </w:pPr>
      <w:ins w:id="10093" w:author="UTENTE" w:date="2020-06-30T18:44:00Z">
        <w:r w:rsidRPr="00674C8A">
          <w:rPr>
            <w:rFonts w:ascii="Calibri" w:eastAsia="Calibri" w:hAnsi="Calibri" w:cs="Times New Roman"/>
            <w:lang w:val="en-US"/>
          </w:rPr>
          <w:t>490.</w:t>
        </w:r>
        <w:r w:rsidRPr="00674C8A">
          <w:rPr>
            <w:rFonts w:ascii="Calibri" w:eastAsia="Calibri" w:hAnsi="Calibri" w:cs="Times New Roman"/>
            <w:lang w:val="en-US"/>
          </w:rPr>
          <w:tab/>
          <w:t>mcp "\"Ngh… bright…\""</w:t>
        </w:r>
      </w:ins>
    </w:p>
    <w:p w14:paraId="74BE9596" w14:textId="77777777" w:rsidR="00674C8A" w:rsidRPr="00674C8A" w:rsidRDefault="00674C8A" w:rsidP="00674C8A">
      <w:pPr>
        <w:spacing w:line="600" w:lineRule="auto"/>
        <w:jc w:val="left"/>
        <w:rPr>
          <w:ins w:id="10094" w:author="UTENTE" w:date="2020-06-30T18:44:00Z"/>
          <w:rFonts w:ascii="Calibri" w:eastAsia="Calibri" w:hAnsi="Calibri" w:cs="Times New Roman"/>
          <w:lang w:val="en-US"/>
        </w:rPr>
      </w:pPr>
      <w:ins w:id="10095" w:author="UTENTE" w:date="2020-06-30T18:44:00Z">
        <w:r w:rsidRPr="00674C8A">
          <w:rPr>
            <w:rFonts w:ascii="Calibri" w:eastAsia="Calibri" w:hAnsi="Calibri" w:cs="Times New Roman"/>
            <w:lang w:val="en-US"/>
          </w:rPr>
          <w:t>491.</w:t>
        </w:r>
        <w:r w:rsidRPr="00674C8A">
          <w:rPr>
            <w:rFonts w:ascii="Calibri" w:eastAsia="Calibri" w:hAnsi="Calibri" w:cs="Times New Roman"/>
            <w:lang w:val="en-US"/>
          </w:rPr>
          <w:tab/>
          <w:t>n "It's broad daylight, probably early afternoon. I must've slept for a really long time."</w:t>
        </w:r>
      </w:ins>
    </w:p>
    <w:p w14:paraId="4E7D8105" w14:textId="77777777" w:rsidR="00674C8A" w:rsidRPr="00674C8A" w:rsidRDefault="00674C8A" w:rsidP="00674C8A">
      <w:pPr>
        <w:spacing w:line="600" w:lineRule="auto"/>
        <w:jc w:val="left"/>
        <w:rPr>
          <w:ins w:id="10096" w:author="UTENTE" w:date="2020-06-30T18:44:00Z"/>
          <w:rFonts w:ascii="Calibri" w:eastAsia="Calibri" w:hAnsi="Calibri" w:cs="Times New Roman"/>
          <w:lang w:val="en-US"/>
        </w:rPr>
      </w:pPr>
      <w:ins w:id="10097" w:author="UTENTE" w:date="2020-06-30T18:44:00Z">
        <w:r w:rsidRPr="00674C8A">
          <w:rPr>
            <w:rFonts w:ascii="Calibri" w:eastAsia="Calibri" w:hAnsi="Calibri" w:cs="Times New Roman"/>
            <w:lang w:val="en-US"/>
          </w:rPr>
          <w:t>492.</w:t>
        </w:r>
        <w:r w:rsidRPr="00674C8A">
          <w:rPr>
            <w:rFonts w:ascii="Calibri" w:eastAsia="Calibri" w:hAnsi="Calibri" w:cs="Times New Roman"/>
            <w:lang w:val="en-US"/>
          </w:rPr>
          <w:tab/>
          <w:t>n "The street I'm on looks like it's not too far from home. {w}I guess Rex dropped me off at this warehouse, not knowing which apartment I lived in."</w:t>
        </w:r>
        <w:r w:rsidRPr="00674C8A">
          <w:rPr>
            <w:rFonts w:ascii="Calibri" w:eastAsia="Calibri" w:hAnsi="Calibri" w:cs="Times New Roman"/>
            <w:lang w:val="en-US"/>
          </w:rPr>
          <w:br w:type="page"/>
        </w:r>
      </w:ins>
    </w:p>
    <w:p w14:paraId="3FCB7B74" w14:textId="77777777" w:rsidR="00674C8A" w:rsidRPr="00674C8A" w:rsidRDefault="00674C8A" w:rsidP="00674C8A">
      <w:pPr>
        <w:spacing w:line="600" w:lineRule="auto"/>
        <w:jc w:val="left"/>
        <w:rPr>
          <w:ins w:id="10098" w:author="UTENTE" w:date="2020-06-30T18:44:00Z"/>
          <w:rFonts w:ascii="Calibri" w:eastAsia="Calibri" w:hAnsi="Calibri" w:cs="Times New Roman"/>
          <w:lang w:val="en-US"/>
        </w:rPr>
      </w:pPr>
      <w:ins w:id="10099" w:author="UTENTE" w:date="2020-06-30T18:44:00Z">
        <w:r w:rsidRPr="00674C8A">
          <w:rPr>
            <w:rFonts w:ascii="Calibri" w:eastAsia="Calibri" w:hAnsi="Calibri" w:cs="Times New Roman"/>
            <w:lang w:val="en-US"/>
          </w:rPr>
          <w:lastRenderedPageBreak/>
          <w:t>477.</w:t>
        </w:r>
        <w:r w:rsidRPr="00674C8A">
          <w:rPr>
            <w:rFonts w:ascii="Calibri" w:eastAsia="Calibri" w:hAnsi="Calibri" w:cs="Times New Roman"/>
            <w:lang w:val="en-US"/>
          </w:rPr>
          <w:tab/>
          <w:t>mc "\"Mmh… R-Rex… aah…\""</w:t>
        </w:r>
      </w:ins>
    </w:p>
    <w:p w14:paraId="7C4BD46C" w14:textId="77777777" w:rsidR="00674C8A" w:rsidRPr="00674C8A" w:rsidRDefault="00674C8A" w:rsidP="00674C8A">
      <w:pPr>
        <w:spacing w:line="600" w:lineRule="auto"/>
        <w:jc w:val="left"/>
        <w:rPr>
          <w:ins w:id="10100" w:author="UTENTE" w:date="2020-06-30T18:44:00Z"/>
          <w:rFonts w:ascii="Calibri" w:eastAsia="Calibri" w:hAnsi="Calibri" w:cs="Times New Roman"/>
        </w:rPr>
      </w:pPr>
      <w:ins w:id="10101" w:author="UTENTE" w:date="2020-06-30T18:44:00Z">
        <w:r w:rsidRPr="00674C8A">
          <w:rPr>
            <w:rFonts w:ascii="Calibri" w:eastAsia="Calibri" w:hAnsi="Calibri" w:cs="Times New Roman"/>
          </w:rPr>
          <w:t>478.</w:t>
        </w:r>
        <w:r w:rsidRPr="00674C8A">
          <w:rPr>
            <w:rFonts w:ascii="Calibri" w:eastAsia="Calibri" w:hAnsi="Calibri" w:cs="Times New Roman"/>
          </w:rPr>
          <w:tab/>
          <w:t>n "Quei suoni che ho fatto…"</w:t>
        </w:r>
      </w:ins>
    </w:p>
    <w:p w14:paraId="042137C9" w14:textId="77777777" w:rsidR="00674C8A" w:rsidRPr="00674C8A" w:rsidRDefault="00674C8A" w:rsidP="00674C8A">
      <w:pPr>
        <w:spacing w:line="600" w:lineRule="auto"/>
        <w:jc w:val="left"/>
        <w:rPr>
          <w:ins w:id="10102" w:author="UTENTE" w:date="2020-06-30T18:44:00Z"/>
          <w:rFonts w:ascii="Calibri" w:eastAsia="Calibri" w:hAnsi="Calibri" w:cs="Times New Roman"/>
        </w:rPr>
      </w:pPr>
      <w:ins w:id="10103" w:author="UTENTE" w:date="2020-06-30T18:44:00Z">
        <w:r w:rsidRPr="00674C8A">
          <w:rPr>
            <w:rFonts w:ascii="Calibri" w:eastAsia="Calibri" w:hAnsi="Calibri" w:cs="Times New Roman"/>
          </w:rPr>
          <w:t>479.</w:t>
        </w:r>
        <w:r w:rsidRPr="00674C8A">
          <w:rPr>
            <w:rFonts w:ascii="Calibri" w:eastAsia="Calibri" w:hAnsi="Calibri" w:cs="Times New Roman"/>
          </w:rPr>
          <w:tab/>
          <w:t>n "La strana sensazione che mi stava facendo sentire così caldo…"</w:t>
        </w:r>
      </w:ins>
    </w:p>
    <w:p w14:paraId="0965D9F0" w14:textId="77777777" w:rsidR="00674C8A" w:rsidRPr="00674C8A" w:rsidRDefault="00674C8A" w:rsidP="00674C8A">
      <w:pPr>
        <w:spacing w:line="600" w:lineRule="auto"/>
        <w:jc w:val="left"/>
        <w:rPr>
          <w:ins w:id="10104" w:author="UTENTE" w:date="2020-06-30T18:44:00Z"/>
          <w:rFonts w:ascii="Calibri" w:eastAsia="Calibri" w:hAnsi="Calibri" w:cs="Times New Roman"/>
        </w:rPr>
      </w:pPr>
      <w:ins w:id="10105" w:author="UTENTE" w:date="2020-06-30T18:44:00Z">
        <w:r w:rsidRPr="00674C8A">
          <w:rPr>
            <w:rFonts w:ascii="Calibri" w:eastAsia="Calibri" w:hAnsi="Calibri" w:cs="Times New Roman"/>
          </w:rPr>
          <w:t>480.</w:t>
        </w:r>
        <w:r w:rsidRPr="00674C8A">
          <w:rPr>
            <w:rFonts w:ascii="Calibri" w:eastAsia="Calibri" w:hAnsi="Calibri" w:cs="Times New Roman"/>
          </w:rPr>
          <w:tab/>
          <w:t>mcp "\"Porca puttana!\""</w:t>
        </w:r>
      </w:ins>
    </w:p>
    <w:p w14:paraId="23667D58" w14:textId="77777777" w:rsidR="00674C8A" w:rsidRPr="00674C8A" w:rsidRDefault="00674C8A" w:rsidP="00674C8A">
      <w:pPr>
        <w:spacing w:line="600" w:lineRule="auto"/>
        <w:jc w:val="left"/>
        <w:rPr>
          <w:ins w:id="10106" w:author="UTENTE" w:date="2020-06-30T18:44:00Z"/>
          <w:rFonts w:ascii="Calibri" w:eastAsia="Calibri" w:hAnsi="Calibri" w:cs="Times New Roman"/>
        </w:rPr>
      </w:pPr>
      <w:ins w:id="10107" w:author="UTENTE" w:date="2020-06-30T18:44:00Z">
        <w:r w:rsidRPr="00674C8A">
          <w:rPr>
            <w:rFonts w:ascii="Calibri" w:eastAsia="Calibri" w:hAnsi="Calibri" w:cs="Times New Roman"/>
          </w:rPr>
          <w:t>481.</w:t>
        </w:r>
        <w:r w:rsidRPr="00674C8A">
          <w:rPr>
            <w:rFonts w:ascii="Calibri" w:eastAsia="Calibri" w:hAnsi="Calibri" w:cs="Times New Roman"/>
          </w:rPr>
          <w:tab/>
          <w:t>n "Con un urlo rabbioso, lancio via la coperta e scatto in piedi."</w:t>
        </w:r>
      </w:ins>
    </w:p>
    <w:p w14:paraId="2DE35271" w14:textId="77777777" w:rsidR="00674C8A" w:rsidRPr="00674C8A" w:rsidRDefault="00674C8A" w:rsidP="00674C8A">
      <w:pPr>
        <w:spacing w:line="600" w:lineRule="auto"/>
        <w:jc w:val="left"/>
        <w:rPr>
          <w:ins w:id="10108" w:author="UTENTE" w:date="2020-06-30T18:44:00Z"/>
          <w:rFonts w:ascii="Calibri" w:eastAsia="Calibri" w:hAnsi="Calibri" w:cs="Times New Roman"/>
        </w:rPr>
      </w:pPr>
      <w:ins w:id="10109" w:author="UTENTE" w:date="2020-06-30T18:44:00Z">
        <w:r w:rsidRPr="00674C8A">
          <w:rPr>
            <w:rFonts w:ascii="Calibri" w:eastAsia="Calibri" w:hAnsi="Calibri" w:cs="Times New Roman"/>
          </w:rPr>
          <w:t>482.</w:t>
        </w:r>
        <w:r w:rsidRPr="00674C8A">
          <w:rPr>
            <w:rFonts w:ascii="Calibri" w:eastAsia="Calibri" w:hAnsi="Calibri" w:cs="Times New Roman"/>
          </w:rPr>
          <w:tab/>
          <w:t>n "Probabilmente è stato Rex a portarmi qui… dopo che {i}quello{/i} è successo."</w:t>
        </w:r>
      </w:ins>
    </w:p>
    <w:p w14:paraId="04DE78BE" w14:textId="77777777" w:rsidR="00674C8A" w:rsidRPr="00674C8A" w:rsidRDefault="00674C8A" w:rsidP="00674C8A">
      <w:pPr>
        <w:spacing w:line="600" w:lineRule="auto"/>
        <w:jc w:val="left"/>
        <w:rPr>
          <w:ins w:id="10110" w:author="UTENTE" w:date="2020-06-30T18:44:00Z"/>
          <w:rFonts w:ascii="Calibri" w:eastAsia="Calibri" w:hAnsi="Calibri" w:cs="Times New Roman"/>
        </w:rPr>
      </w:pPr>
      <w:ins w:id="10111" w:author="UTENTE" w:date="2020-06-30T18:44:00Z">
        <w:r w:rsidRPr="00674C8A">
          <w:rPr>
            <w:rFonts w:ascii="Calibri" w:eastAsia="Calibri" w:hAnsi="Calibri" w:cs="Times New Roman"/>
          </w:rPr>
          <w:t>483.</w:t>
        </w:r>
        <w:r w:rsidRPr="00674C8A">
          <w:rPr>
            <w:rFonts w:ascii="Calibri" w:eastAsia="Calibri" w:hAnsi="Calibri" w:cs="Times New Roman"/>
          </w:rPr>
          <w:tab/>
          <w:t>n "Bastardo. {w}Non ci posso credere che l'abbia fatto davvero!"</w:t>
        </w:r>
      </w:ins>
    </w:p>
    <w:p w14:paraId="65CAD3A2" w14:textId="77777777" w:rsidR="00674C8A" w:rsidRPr="00674C8A" w:rsidRDefault="00674C8A" w:rsidP="00674C8A">
      <w:pPr>
        <w:spacing w:line="600" w:lineRule="auto"/>
        <w:jc w:val="left"/>
        <w:rPr>
          <w:ins w:id="10112" w:author="UTENTE" w:date="2020-06-30T18:44:00Z"/>
          <w:rFonts w:ascii="Calibri" w:eastAsia="Calibri" w:hAnsi="Calibri" w:cs="Times New Roman"/>
        </w:rPr>
      </w:pPr>
      <w:ins w:id="10113" w:author="UTENTE" w:date="2020-06-30T18:44:00Z">
        <w:r w:rsidRPr="00674C8A">
          <w:rPr>
            <w:rFonts w:ascii="Calibri" w:eastAsia="Calibri" w:hAnsi="Calibri" w:cs="Times New Roman"/>
          </w:rPr>
          <w:t>484.</w:t>
        </w:r>
        <w:r w:rsidRPr="00674C8A">
          <w:rPr>
            <w:rFonts w:ascii="Calibri" w:eastAsia="Calibri" w:hAnsi="Calibri" w:cs="Times New Roman"/>
          </w:rPr>
          <w:tab/>
          <w:t>mc "\"…\""</w:t>
        </w:r>
      </w:ins>
    </w:p>
    <w:p w14:paraId="3125DA0D" w14:textId="77777777" w:rsidR="00674C8A" w:rsidRPr="00674C8A" w:rsidRDefault="00674C8A" w:rsidP="00674C8A">
      <w:pPr>
        <w:spacing w:line="600" w:lineRule="auto"/>
        <w:jc w:val="left"/>
        <w:rPr>
          <w:ins w:id="10114" w:author="UTENTE" w:date="2020-06-30T18:44:00Z"/>
          <w:rFonts w:ascii="Calibri" w:eastAsia="Calibri" w:hAnsi="Calibri" w:cs="Times New Roman"/>
        </w:rPr>
      </w:pPr>
      <w:ins w:id="10115" w:author="UTENTE" w:date="2020-06-30T18:44:00Z">
        <w:r w:rsidRPr="00674C8A">
          <w:rPr>
            <w:rFonts w:ascii="Calibri" w:eastAsia="Calibri" w:hAnsi="Calibri" w:cs="Times New Roman"/>
          </w:rPr>
          <w:t>485.</w:t>
        </w:r>
        <w:r w:rsidRPr="00674C8A">
          <w:rPr>
            <w:rFonts w:ascii="Calibri" w:eastAsia="Calibri" w:hAnsi="Calibri" w:cs="Times New Roman"/>
          </w:rPr>
          <w:tab/>
          <w:t>n "…Perché mi sento così tradito?"</w:t>
        </w:r>
      </w:ins>
    </w:p>
    <w:p w14:paraId="142AE34A" w14:textId="77777777" w:rsidR="00674C8A" w:rsidRPr="00674C8A" w:rsidRDefault="00674C8A" w:rsidP="00674C8A">
      <w:pPr>
        <w:spacing w:line="600" w:lineRule="auto"/>
        <w:jc w:val="left"/>
        <w:rPr>
          <w:ins w:id="10116" w:author="UTENTE" w:date="2020-06-30T18:44:00Z"/>
          <w:rFonts w:ascii="Calibri" w:eastAsia="Calibri" w:hAnsi="Calibri" w:cs="Times New Roman"/>
        </w:rPr>
      </w:pPr>
      <w:ins w:id="10117" w:author="UTENTE" w:date="2020-06-30T18:44:00Z">
        <w:r w:rsidRPr="00674C8A">
          <w:rPr>
            <w:rFonts w:ascii="Calibri" w:eastAsia="Calibri" w:hAnsi="Calibri" w:cs="Times New Roman"/>
          </w:rPr>
          <w:t>486.</w:t>
        </w:r>
        <w:r w:rsidRPr="00674C8A">
          <w:rPr>
            <w:rFonts w:ascii="Calibri" w:eastAsia="Calibri" w:hAnsi="Calibri" w:cs="Times New Roman"/>
          </w:rPr>
          <w:tab/>
          <w:t>n "L'ha detto chiaro e tondo qualche notte fa che voleva solo il mio sangue."</w:t>
        </w:r>
      </w:ins>
    </w:p>
    <w:p w14:paraId="4C5E5B0F" w14:textId="77777777" w:rsidR="00674C8A" w:rsidRPr="00674C8A" w:rsidRDefault="00674C8A" w:rsidP="00674C8A">
      <w:pPr>
        <w:spacing w:line="600" w:lineRule="auto"/>
        <w:jc w:val="left"/>
        <w:rPr>
          <w:ins w:id="10118" w:author="UTENTE" w:date="2020-06-30T18:44:00Z"/>
          <w:rFonts w:ascii="Calibri" w:eastAsia="Calibri" w:hAnsi="Calibri" w:cs="Times New Roman"/>
        </w:rPr>
      </w:pPr>
      <w:ins w:id="10119" w:author="UTENTE" w:date="2020-06-30T18:44:00Z">
        <w:r w:rsidRPr="00674C8A">
          <w:rPr>
            <w:rFonts w:ascii="Calibri" w:eastAsia="Calibri" w:hAnsi="Calibri" w:cs="Times New Roman"/>
          </w:rPr>
          <w:t>487.</w:t>
        </w:r>
        <w:r w:rsidRPr="00674C8A">
          <w:rPr>
            <w:rFonts w:ascii="Calibri" w:eastAsia="Calibri" w:hAnsi="Calibri" w:cs="Times New Roman"/>
          </w:rPr>
          <w:tab/>
          <w:t>n "Immagino che… pensassi non fosse davvero serio."</w:t>
        </w:r>
      </w:ins>
    </w:p>
    <w:p w14:paraId="5AD82BBC" w14:textId="77777777" w:rsidR="00674C8A" w:rsidRPr="00674C8A" w:rsidRDefault="00674C8A" w:rsidP="00674C8A">
      <w:pPr>
        <w:spacing w:line="600" w:lineRule="auto"/>
        <w:jc w:val="left"/>
        <w:rPr>
          <w:ins w:id="10120" w:author="UTENTE" w:date="2020-06-30T18:44:00Z"/>
          <w:rFonts w:ascii="Calibri" w:eastAsia="Calibri" w:hAnsi="Calibri" w:cs="Times New Roman"/>
        </w:rPr>
      </w:pPr>
      <w:ins w:id="10121" w:author="UTENTE" w:date="2020-06-30T18:44:00Z">
        <w:r w:rsidRPr="00674C8A">
          <w:rPr>
            <w:rFonts w:ascii="Calibri" w:eastAsia="Calibri" w:hAnsi="Calibri" w:cs="Times New Roman"/>
          </w:rPr>
          <w:t>488.</w:t>
        </w:r>
        <w:r w:rsidRPr="00674C8A">
          <w:rPr>
            <w:rFonts w:ascii="Calibri" w:eastAsia="Calibri" w:hAnsi="Calibri" w:cs="Times New Roman"/>
          </w:rPr>
          <w:tab/>
          <w:t>n "Ora, mi sento un completo idiota. {w}Non mi sarei mai dovuto fidare di lui."</w:t>
        </w:r>
      </w:ins>
    </w:p>
    <w:p w14:paraId="3212AA9B" w14:textId="77777777" w:rsidR="00674C8A" w:rsidRPr="00674C8A" w:rsidRDefault="00674C8A" w:rsidP="00674C8A">
      <w:pPr>
        <w:spacing w:line="600" w:lineRule="auto"/>
        <w:jc w:val="left"/>
        <w:rPr>
          <w:ins w:id="10122" w:author="UTENTE" w:date="2020-06-30T18:44:00Z"/>
          <w:rFonts w:ascii="Calibri" w:eastAsia="Calibri" w:hAnsi="Calibri" w:cs="Times New Roman"/>
        </w:rPr>
      </w:pPr>
      <w:ins w:id="10123" w:author="UTENTE" w:date="2020-06-30T18:44:00Z">
        <w:r w:rsidRPr="00674C8A">
          <w:rPr>
            <w:rFonts w:ascii="Calibri" w:eastAsia="Calibri" w:hAnsi="Calibri" w:cs="Times New Roman"/>
          </w:rPr>
          <w:t>489.</w:t>
        </w:r>
        <w:r w:rsidRPr="00674C8A">
          <w:rPr>
            <w:rFonts w:ascii="Calibri" w:eastAsia="Calibri" w:hAnsi="Calibri" w:cs="Times New Roman"/>
          </w:rPr>
          <w:tab/>
          <w:t>n "Con una strana angoscia che mi attanaglia, mi trascino fuori dal magazzino."</w:t>
        </w:r>
      </w:ins>
    </w:p>
    <w:p w14:paraId="1127D7F3" w14:textId="77777777" w:rsidR="00674C8A" w:rsidRPr="00674C8A" w:rsidRDefault="00674C8A" w:rsidP="00674C8A">
      <w:pPr>
        <w:spacing w:line="600" w:lineRule="auto"/>
        <w:jc w:val="left"/>
        <w:rPr>
          <w:ins w:id="10124" w:author="UTENTE" w:date="2020-06-30T18:44:00Z"/>
          <w:rFonts w:ascii="Calibri" w:eastAsia="Calibri" w:hAnsi="Calibri" w:cs="Times New Roman"/>
        </w:rPr>
      </w:pPr>
      <w:ins w:id="10125" w:author="UTENTE" w:date="2020-06-30T18:44:00Z">
        <w:r w:rsidRPr="00674C8A">
          <w:rPr>
            <w:rFonts w:ascii="Calibri" w:eastAsia="Calibri" w:hAnsi="Calibri" w:cs="Times New Roman"/>
          </w:rPr>
          <w:t>490.</w:t>
        </w:r>
        <w:r w:rsidRPr="00674C8A">
          <w:rPr>
            <w:rFonts w:ascii="Calibri" w:eastAsia="Calibri" w:hAnsi="Calibri" w:cs="Times New Roman"/>
          </w:rPr>
          <w:tab/>
          <w:t>mcp "\"Ngh… luce…\""</w:t>
        </w:r>
      </w:ins>
    </w:p>
    <w:p w14:paraId="40943E5F" w14:textId="77777777" w:rsidR="00674C8A" w:rsidRPr="00674C8A" w:rsidRDefault="00674C8A" w:rsidP="00674C8A">
      <w:pPr>
        <w:spacing w:line="600" w:lineRule="auto"/>
        <w:jc w:val="left"/>
        <w:rPr>
          <w:ins w:id="10126" w:author="UTENTE" w:date="2020-06-30T18:44:00Z"/>
          <w:rFonts w:ascii="Calibri" w:eastAsia="Calibri" w:hAnsi="Calibri" w:cs="Times New Roman"/>
        </w:rPr>
      </w:pPr>
      <w:ins w:id="10127" w:author="UTENTE" w:date="2020-06-30T18:44:00Z">
        <w:r w:rsidRPr="00674C8A">
          <w:rPr>
            <w:rFonts w:ascii="Calibri" w:eastAsia="Calibri" w:hAnsi="Calibri" w:cs="Times New Roman"/>
          </w:rPr>
          <w:t>491.</w:t>
        </w:r>
        <w:r w:rsidRPr="00674C8A">
          <w:rPr>
            <w:rFonts w:ascii="Calibri" w:eastAsia="Calibri" w:hAnsi="Calibri" w:cs="Times New Roman"/>
          </w:rPr>
          <w:tab/>
          <w:t>n "È pieno giorno, forse primo pomeriggio. Devo aver dormito per un sacco di tempo."</w:t>
        </w:r>
      </w:ins>
    </w:p>
    <w:p w14:paraId="1229AC17" w14:textId="77777777" w:rsidR="00674C8A" w:rsidRPr="00674C8A" w:rsidRDefault="00674C8A" w:rsidP="00674C8A">
      <w:pPr>
        <w:spacing w:line="600" w:lineRule="auto"/>
        <w:jc w:val="left"/>
        <w:rPr>
          <w:ins w:id="10128" w:author="UTENTE" w:date="2020-06-30T18:44:00Z"/>
          <w:rFonts w:ascii="Calibri" w:eastAsia="Calibri" w:hAnsi="Calibri" w:cs="Times New Roman"/>
        </w:rPr>
      </w:pPr>
      <w:ins w:id="10129" w:author="UTENTE" w:date="2020-06-30T18:44:00Z">
        <w:r w:rsidRPr="00674C8A">
          <w:rPr>
            <w:rFonts w:ascii="Calibri" w:eastAsia="Calibri" w:hAnsi="Calibri" w:cs="Times New Roman"/>
          </w:rPr>
          <w:t>492.</w:t>
        </w:r>
        <w:r w:rsidRPr="00674C8A">
          <w:rPr>
            <w:rFonts w:ascii="Calibri" w:eastAsia="Calibri" w:hAnsi="Calibri" w:cs="Times New Roman"/>
          </w:rPr>
          <w:tab/>
          <w:t>n "La strada in cui mi trovo non sembra troppo lontana da casa. {w}Immagino che Rex mi abbia lasciato in questo magazzino, non sapendo dove vivessi."</w:t>
        </w:r>
        <w:r w:rsidRPr="00674C8A">
          <w:rPr>
            <w:rFonts w:ascii="Calibri" w:eastAsia="Calibri" w:hAnsi="Calibri" w:cs="Times New Roman"/>
          </w:rPr>
          <w:br w:type="page"/>
        </w:r>
      </w:ins>
    </w:p>
    <w:p w14:paraId="63BB9F35" w14:textId="77777777" w:rsidR="00674C8A" w:rsidRPr="00674C8A" w:rsidRDefault="00674C8A" w:rsidP="00674C8A">
      <w:pPr>
        <w:spacing w:line="600" w:lineRule="auto"/>
        <w:jc w:val="left"/>
        <w:rPr>
          <w:ins w:id="10130" w:author="UTENTE" w:date="2020-06-30T18:44:00Z"/>
          <w:rFonts w:ascii="Calibri" w:eastAsia="Calibri" w:hAnsi="Calibri" w:cs="Times New Roman"/>
          <w:lang w:val="en-US"/>
        </w:rPr>
      </w:pPr>
      <w:ins w:id="10131" w:author="UTENTE" w:date="2020-06-30T18:44:00Z">
        <w:r w:rsidRPr="00674C8A">
          <w:rPr>
            <w:rFonts w:ascii="Calibri" w:eastAsia="Calibri" w:hAnsi="Calibri" w:cs="Times New Roman"/>
            <w:lang w:val="en-US"/>
          </w:rPr>
          <w:lastRenderedPageBreak/>
          <w:t>493.</w:t>
        </w:r>
        <w:r w:rsidRPr="00674C8A">
          <w:rPr>
            <w:rFonts w:ascii="Calibri" w:eastAsia="Calibri" w:hAnsi="Calibri" w:cs="Times New Roman"/>
            <w:lang w:val="en-US"/>
          </w:rPr>
          <w:tab/>
          <w:t>n "I probably look like complete shit after all I've been through. Hopefully I'm not mistaken for a crazy bum by people passing by."</w:t>
        </w:r>
      </w:ins>
    </w:p>
    <w:p w14:paraId="2FD79E94" w14:textId="77777777" w:rsidR="00674C8A" w:rsidRPr="00674C8A" w:rsidRDefault="00674C8A" w:rsidP="00674C8A">
      <w:pPr>
        <w:spacing w:line="600" w:lineRule="auto"/>
        <w:jc w:val="left"/>
        <w:rPr>
          <w:ins w:id="10132" w:author="UTENTE" w:date="2020-06-30T18:44:00Z"/>
          <w:rFonts w:ascii="Calibri" w:eastAsia="Calibri" w:hAnsi="Calibri" w:cs="Times New Roman"/>
          <w:lang w:val="en-US"/>
        </w:rPr>
      </w:pPr>
      <w:ins w:id="10133" w:author="UTENTE" w:date="2020-06-30T18:44:00Z">
        <w:r w:rsidRPr="00674C8A">
          <w:rPr>
            <w:rFonts w:ascii="Calibri" w:eastAsia="Calibri" w:hAnsi="Calibri" w:cs="Times New Roman"/>
            <w:lang w:val="en-US"/>
          </w:rPr>
          <w:t>494.</w:t>
        </w:r>
        <w:r w:rsidRPr="00674C8A">
          <w:rPr>
            <w:rFonts w:ascii="Calibri" w:eastAsia="Calibri" w:hAnsi="Calibri" w:cs="Times New Roman"/>
            <w:lang w:val="en-US"/>
          </w:rPr>
          <w:tab/>
          <w:t>n "–I make it to my apartment before long, and I waste no time in taking a nice, cold shower."</w:t>
        </w:r>
      </w:ins>
    </w:p>
    <w:p w14:paraId="7DEB63EF" w14:textId="77777777" w:rsidR="00674C8A" w:rsidRPr="00674C8A" w:rsidRDefault="00674C8A" w:rsidP="00674C8A">
      <w:pPr>
        <w:spacing w:line="600" w:lineRule="auto"/>
        <w:jc w:val="left"/>
        <w:rPr>
          <w:ins w:id="10134" w:author="UTENTE" w:date="2020-06-30T18:44:00Z"/>
          <w:rFonts w:ascii="Calibri" w:eastAsia="Calibri" w:hAnsi="Calibri" w:cs="Times New Roman"/>
          <w:lang w:val="en-US"/>
        </w:rPr>
      </w:pPr>
      <w:ins w:id="10135" w:author="UTENTE" w:date="2020-06-30T18:44:00Z">
        <w:r w:rsidRPr="00674C8A">
          <w:rPr>
            <w:rFonts w:ascii="Calibri" w:eastAsia="Calibri" w:hAnsi="Calibri" w:cs="Times New Roman"/>
            <w:lang w:val="en-US"/>
          </w:rPr>
          <w:t>495.</w:t>
        </w:r>
        <w:r w:rsidRPr="00674C8A">
          <w:rPr>
            <w:rFonts w:ascii="Calibri" w:eastAsia="Calibri" w:hAnsi="Calibri" w:cs="Times New Roman"/>
            <w:lang w:val="en-US"/>
          </w:rPr>
          <w:tab/>
          <w:t>n "After some coffee and a delicious frozen meal, I feel a bit more like my normal self."</w:t>
        </w:r>
      </w:ins>
    </w:p>
    <w:p w14:paraId="4A65D5AA" w14:textId="77777777" w:rsidR="00674C8A" w:rsidRPr="00674C8A" w:rsidRDefault="00674C8A" w:rsidP="00674C8A">
      <w:pPr>
        <w:spacing w:line="600" w:lineRule="auto"/>
        <w:jc w:val="left"/>
        <w:rPr>
          <w:ins w:id="10136" w:author="UTENTE" w:date="2020-06-30T18:44:00Z"/>
          <w:rFonts w:ascii="Calibri" w:eastAsia="Calibri" w:hAnsi="Calibri" w:cs="Times New Roman"/>
          <w:lang w:val="en-US"/>
        </w:rPr>
      </w:pPr>
      <w:ins w:id="10137" w:author="UTENTE" w:date="2020-06-30T18:44:00Z">
        <w:r w:rsidRPr="00674C8A">
          <w:rPr>
            <w:rFonts w:ascii="Calibri" w:eastAsia="Calibri" w:hAnsi="Calibri" w:cs="Times New Roman"/>
            <w:lang w:val="en-US"/>
          </w:rPr>
          <w:t>496.</w:t>
        </w:r>
        <w:r w:rsidRPr="00674C8A">
          <w:rPr>
            <w:rFonts w:ascii="Calibri" w:eastAsia="Calibri" w:hAnsi="Calibri" w:cs="Times New Roman"/>
            <w:lang w:val="en-US"/>
          </w:rPr>
          <w:tab/>
          <w:t>n "…But a lot of my energy is still zapped, though I don't know whether it's from being fed on or being pissed off at Rex."</w:t>
        </w:r>
      </w:ins>
    </w:p>
    <w:p w14:paraId="3FC2AEC1" w14:textId="77777777" w:rsidR="00674C8A" w:rsidRPr="00674C8A" w:rsidRDefault="00674C8A" w:rsidP="00674C8A">
      <w:pPr>
        <w:spacing w:line="600" w:lineRule="auto"/>
        <w:jc w:val="left"/>
        <w:rPr>
          <w:ins w:id="10138" w:author="UTENTE" w:date="2020-06-30T18:44:00Z"/>
          <w:rFonts w:ascii="Calibri" w:eastAsia="Calibri" w:hAnsi="Calibri" w:cs="Times New Roman"/>
          <w:lang w:val="en-US"/>
        </w:rPr>
      </w:pPr>
      <w:ins w:id="10139" w:author="UTENTE" w:date="2020-06-30T18:44:00Z">
        <w:r w:rsidRPr="00674C8A">
          <w:rPr>
            <w:rFonts w:ascii="Calibri" w:eastAsia="Calibri" w:hAnsi="Calibri" w:cs="Times New Roman"/>
            <w:lang w:val="en-US"/>
          </w:rPr>
          <w:t>497.</w:t>
        </w:r>
        <w:r w:rsidRPr="00674C8A">
          <w:rPr>
            <w:rFonts w:ascii="Calibri" w:eastAsia="Calibri" w:hAnsi="Calibri" w:cs="Times New Roman"/>
            <w:lang w:val="en-US"/>
          </w:rPr>
          <w:tab/>
          <w:t>mcp "\"…\""</w:t>
        </w:r>
      </w:ins>
    </w:p>
    <w:p w14:paraId="2AB6ED58" w14:textId="77777777" w:rsidR="00674C8A" w:rsidRPr="00674C8A" w:rsidRDefault="00674C8A" w:rsidP="00674C8A">
      <w:pPr>
        <w:spacing w:line="600" w:lineRule="auto"/>
        <w:jc w:val="left"/>
        <w:rPr>
          <w:ins w:id="10140" w:author="UTENTE" w:date="2020-06-30T18:44:00Z"/>
          <w:rFonts w:ascii="Calibri" w:eastAsia="Calibri" w:hAnsi="Calibri" w:cs="Times New Roman"/>
          <w:lang w:val="en-US"/>
        </w:rPr>
      </w:pPr>
      <w:ins w:id="10141" w:author="UTENTE" w:date="2020-06-30T18:44:00Z">
        <w:r w:rsidRPr="00674C8A">
          <w:rPr>
            <w:rFonts w:ascii="Calibri" w:eastAsia="Calibri" w:hAnsi="Calibri" w:cs="Times New Roman"/>
            <w:lang w:val="en-US"/>
          </w:rPr>
          <w:t>498.</w:t>
        </w:r>
        <w:r w:rsidRPr="00674C8A">
          <w:rPr>
            <w:rFonts w:ascii="Calibri" w:eastAsia="Calibri" w:hAnsi="Calibri" w:cs="Times New Roman"/>
            <w:lang w:val="en-US"/>
          </w:rPr>
          <w:tab/>
          <w:t>n "Sighing, I slump down into my office chair, stuffing my hands into my pockets."</w:t>
        </w:r>
      </w:ins>
    </w:p>
    <w:p w14:paraId="46BC0A88" w14:textId="77777777" w:rsidR="00674C8A" w:rsidRPr="00674C8A" w:rsidRDefault="00674C8A" w:rsidP="00674C8A">
      <w:pPr>
        <w:spacing w:line="600" w:lineRule="auto"/>
        <w:jc w:val="left"/>
        <w:rPr>
          <w:ins w:id="10142" w:author="UTENTE" w:date="2020-06-30T18:44:00Z"/>
          <w:rFonts w:ascii="Calibri" w:eastAsia="Calibri" w:hAnsi="Calibri" w:cs="Times New Roman"/>
          <w:lang w:val="en-US"/>
        </w:rPr>
      </w:pPr>
      <w:ins w:id="10143" w:author="UTENTE" w:date="2020-06-30T18:44:00Z">
        <w:r w:rsidRPr="00674C8A">
          <w:rPr>
            <w:rFonts w:ascii="Calibri" w:eastAsia="Calibri" w:hAnsi="Calibri" w:cs="Times New Roman"/>
            <w:lang w:val="en-US"/>
          </w:rPr>
          <w:t>499.</w:t>
        </w:r>
        <w:r w:rsidRPr="00674C8A">
          <w:rPr>
            <w:rFonts w:ascii="Calibri" w:eastAsia="Calibri" w:hAnsi="Calibri" w:cs="Times New Roman"/>
            <w:lang w:val="en-US"/>
          </w:rPr>
          <w:tab/>
          <w:t>mcp "\"…Huh? What's this?\""</w:t>
        </w:r>
      </w:ins>
    </w:p>
    <w:p w14:paraId="36ECDAC6" w14:textId="77777777" w:rsidR="00674C8A" w:rsidRPr="00674C8A" w:rsidRDefault="00674C8A" w:rsidP="00674C8A">
      <w:pPr>
        <w:spacing w:line="600" w:lineRule="auto"/>
        <w:jc w:val="left"/>
        <w:rPr>
          <w:ins w:id="10144" w:author="UTENTE" w:date="2020-06-30T18:44:00Z"/>
          <w:rFonts w:ascii="Calibri" w:eastAsia="Calibri" w:hAnsi="Calibri" w:cs="Times New Roman"/>
          <w:lang w:val="en-US"/>
        </w:rPr>
      </w:pPr>
      <w:ins w:id="10145" w:author="UTENTE" w:date="2020-06-30T18:44:00Z">
        <w:r w:rsidRPr="00674C8A">
          <w:rPr>
            <w:rFonts w:ascii="Calibri" w:eastAsia="Calibri" w:hAnsi="Calibri" w:cs="Times New Roman"/>
            <w:lang w:val="en-US"/>
          </w:rPr>
          <w:t>500.</w:t>
        </w:r>
        <w:r w:rsidRPr="00674C8A">
          <w:rPr>
            <w:rFonts w:ascii="Calibri" w:eastAsia="Calibri" w:hAnsi="Calibri" w:cs="Times New Roman"/>
            <w:lang w:val="en-US"/>
          </w:rPr>
          <w:tab/>
          <w:t>n "My hand brushes something thin and crinkly inside my jacket."</w:t>
        </w:r>
      </w:ins>
    </w:p>
    <w:p w14:paraId="3791AFD4" w14:textId="77777777" w:rsidR="00674C8A" w:rsidRPr="00674C8A" w:rsidRDefault="00674C8A" w:rsidP="00674C8A">
      <w:pPr>
        <w:spacing w:line="600" w:lineRule="auto"/>
        <w:jc w:val="left"/>
        <w:rPr>
          <w:ins w:id="10146" w:author="UTENTE" w:date="2020-06-30T18:44:00Z"/>
          <w:rFonts w:ascii="Calibri" w:eastAsia="Calibri" w:hAnsi="Calibri" w:cs="Times New Roman"/>
          <w:lang w:val="en-US"/>
        </w:rPr>
      </w:pPr>
      <w:ins w:id="10147" w:author="UTENTE" w:date="2020-06-30T18:44:00Z">
        <w:r w:rsidRPr="00674C8A">
          <w:rPr>
            <w:rFonts w:ascii="Calibri" w:eastAsia="Calibri" w:hAnsi="Calibri" w:cs="Times New Roman"/>
            <w:lang w:val="en-US"/>
          </w:rPr>
          <w:t>501.</w:t>
        </w:r>
        <w:r w:rsidRPr="00674C8A">
          <w:rPr>
            <w:rFonts w:ascii="Calibri" w:eastAsia="Calibri" w:hAnsi="Calibri" w:cs="Times New Roman"/>
            <w:lang w:val="en-US"/>
          </w:rPr>
          <w:tab/>
          <w:t>n "Huh? It's a note – and it definitely wasn't there last night."</w:t>
        </w:r>
      </w:ins>
    </w:p>
    <w:p w14:paraId="6B131FF2" w14:textId="77777777" w:rsidR="00674C8A" w:rsidRPr="00674C8A" w:rsidRDefault="00674C8A" w:rsidP="00674C8A">
      <w:pPr>
        <w:spacing w:line="600" w:lineRule="auto"/>
        <w:jc w:val="left"/>
        <w:rPr>
          <w:ins w:id="10148" w:author="UTENTE" w:date="2020-06-30T18:44:00Z"/>
          <w:rFonts w:ascii="Calibri" w:eastAsia="Calibri" w:hAnsi="Calibri" w:cs="Times New Roman"/>
          <w:lang w:val="en-US"/>
        </w:rPr>
      </w:pPr>
      <w:ins w:id="10149" w:author="UTENTE" w:date="2020-06-30T18:44:00Z">
        <w:r w:rsidRPr="00674C8A">
          <w:rPr>
            <w:rFonts w:ascii="Calibri" w:eastAsia="Calibri" w:hAnsi="Calibri" w:cs="Times New Roman"/>
            <w:lang w:val="en-US"/>
          </w:rPr>
          <w:t>502.</w:t>
        </w:r>
        <w:r w:rsidRPr="00674C8A">
          <w:rPr>
            <w:rFonts w:ascii="Calibri" w:eastAsia="Calibri" w:hAnsi="Calibri" w:cs="Times New Roman"/>
            <w:lang w:val="en-US"/>
          </w:rPr>
          <w:tab/>
          <w:t>n "I unfold it and scan over the text, which is written in a very messy hand."</w:t>
        </w:r>
      </w:ins>
    </w:p>
    <w:p w14:paraId="57BD6F23" w14:textId="77777777" w:rsidR="00674C8A" w:rsidRPr="00674C8A" w:rsidRDefault="00674C8A" w:rsidP="00674C8A">
      <w:pPr>
        <w:spacing w:line="600" w:lineRule="auto"/>
        <w:jc w:val="left"/>
        <w:rPr>
          <w:ins w:id="10150" w:author="UTENTE" w:date="2020-06-30T18:44:00Z"/>
          <w:rFonts w:ascii="Calibri" w:eastAsia="Calibri" w:hAnsi="Calibri" w:cs="Times New Roman"/>
          <w:lang w:val="en-US"/>
          <w:rPrChange w:id="10151" w:author="UTENTE" w:date="2020-06-30T18:44:00Z">
            <w:rPr>
              <w:ins w:id="10152" w:author="UTENTE" w:date="2020-06-30T18:44:00Z"/>
              <w:rFonts w:ascii="Calibri" w:eastAsia="Calibri" w:hAnsi="Calibri" w:cs="Times New Roman"/>
            </w:rPr>
          </w:rPrChange>
        </w:rPr>
      </w:pPr>
      <w:ins w:id="10153" w:author="UTENTE" w:date="2020-06-30T18:44:00Z">
        <w:r w:rsidRPr="00674C8A">
          <w:rPr>
            <w:rFonts w:ascii="Calibri" w:eastAsia="Calibri" w:hAnsi="Calibri" w:cs="Times New Roman"/>
            <w:lang w:val="en-US"/>
          </w:rPr>
          <w:t>503.</w:t>
        </w:r>
        <w:r w:rsidRPr="00674C8A">
          <w:rPr>
            <w:rFonts w:ascii="Calibri" w:eastAsia="Calibri" w:hAnsi="Calibri" w:cs="Times New Roman"/>
            <w:lang w:val="en-US"/>
          </w:rPr>
          <w:tab/>
          <w:t xml:space="preserve">mcp "\"…'Sry abt 2nite. Meet me @ club skyline tmrw nite. </w:t>
        </w:r>
        <w:r w:rsidRPr="00674C8A">
          <w:rPr>
            <w:rFonts w:ascii="Calibri" w:eastAsia="Calibri" w:hAnsi="Calibri" w:cs="Times New Roman"/>
            <w:lang w:val="en-US"/>
            <w:rPrChange w:id="10154" w:author="UTENTE" w:date="2020-06-30T18:44:00Z">
              <w:rPr>
                <w:rFonts w:ascii="Calibri" w:eastAsia="Calibri" w:hAnsi="Calibri" w:cs="Times New Roman"/>
              </w:rPr>
            </w:rPrChange>
          </w:rPr>
          <w:t>Want 2 apolygize.'\""</w:t>
        </w:r>
      </w:ins>
    </w:p>
    <w:p w14:paraId="195D8508" w14:textId="77777777" w:rsidR="00674C8A" w:rsidRPr="00674C8A" w:rsidRDefault="00674C8A" w:rsidP="00674C8A">
      <w:pPr>
        <w:spacing w:line="600" w:lineRule="auto"/>
        <w:jc w:val="left"/>
        <w:rPr>
          <w:ins w:id="10155" w:author="UTENTE" w:date="2020-06-30T18:44:00Z"/>
          <w:rFonts w:ascii="Calibri" w:eastAsia="Calibri" w:hAnsi="Calibri" w:cs="Times New Roman"/>
          <w:lang w:val="en-US"/>
          <w:rPrChange w:id="10156" w:author="UTENTE" w:date="2020-06-30T18:44:00Z">
            <w:rPr>
              <w:ins w:id="10157" w:author="UTENTE" w:date="2020-06-30T18:44:00Z"/>
              <w:rFonts w:ascii="Calibri" w:eastAsia="Calibri" w:hAnsi="Calibri" w:cs="Times New Roman"/>
            </w:rPr>
          </w:rPrChange>
        </w:rPr>
      </w:pPr>
      <w:ins w:id="10158" w:author="UTENTE" w:date="2020-06-30T18:44:00Z">
        <w:r w:rsidRPr="00674C8A">
          <w:rPr>
            <w:rFonts w:ascii="Calibri" w:eastAsia="Calibri" w:hAnsi="Calibri" w:cs="Times New Roman"/>
            <w:lang w:val="en-US"/>
            <w:rPrChange w:id="10159" w:author="UTENTE" w:date="2020-06-30T18:44:00Z">
              <w:rPr>
                <w:rFonts w:ascii="Calibri" w:eastAsia="Calibri" w:hAnsi="Calibri" w:cs="Times New Roman"/>
              </w:rPr>
            </w:rPrChange>
          </w:rPr>
          <w:t>504.</w:t>
        </w:r>
        <w:r w:rsidRPr="00674C8A">
          <w:rPr>
            <w:rFonts w:ascii="Calibri" w:eastAsia="Calibri" w:hAnsi="Calibri" w:cs="Times New Roman"/>
            <w:lang w:val="en-US"/>
            <w:rPrChange w:id="10160" w:author="UTENTE" w:date="2020-06-30T18:44:00Z">
              <w:rPr>
                <w:rFonts w:ascii="Calibri" w:eastAsia="Calibri" w:hAnsi="Calibri" w:cs="Times New Roman"/>
              </w:rPr>
            </w:rPrChange>
          </w:rPr>
          <w:tab/>
          <w:t>mcp "\"…\""</w:t>
        </w:r>
      </w:ins>
    </w:p>
    <w:p w14:paraId="33C54C4A" w14:textId="77777777" w:rsidR="00674C8A" w:rsidRPr="00674C8A" w:rsidRDefault="00674C8A" w:rsidP="00674C8A">
      <w:pPr>
        <w:spacing w:line="600" w:lineRule="auto"/>
        <w:jc w:val="left"/>
        <w:rPr>
          <w:ins w:id="10161" w:author="UTENTE" w:date="2020-06-30T18:44:00Z"/>
          <w:rFonts w:ascii="Calibri" w:eastAsia="Calibri" w:hAnsi="Calibri" w:cs="Times New Roman"/>
          <w:lang w:val="en-US"/>
        </w:rPr>
      </w:pPr>
      <w:ins w:id="10162" w:author="UTENTE" w:date="2020-06-30T18:44:00Z">
        <w:r w:rsidRPr="00674C8A">
          <w:rPr>
            <w:rFonts w:ascii="Calibri" w:eastAsia="Calibri" w:hAnsi="Calibri" w:cs="Times New Roman"/>
            <w:lang w:val="en-US"/>
          </w:rPr>
          <w:t>505.</w:t>
        </w:r>
        <w:r w:rsidRPr="00674C8A">
          <w:rPr>
            <w:rFonts w:ascii="Calibri" w:eastAsia="Calibri" w:hAnsi="Calibri" w:cs="Times New Roman"/>
            <w:lang w:val="en-US"/>
          </w:rPr>
          <w:tab/>
          <w:t>n "–I don't know what's worse, his butchered spelling of \"apologize\" or the fact that he wants me to meet him again." </w:t>
        </w:r>
        <w:r w:rsidRPr="00674C8A">
          <w:rPr>
            <w:rFonts w:ascii="Calibri" w:eastAsia="Calibri" w:hAnsi="Calibri" w:cs="Times New Roman"/>
            <w:lang w:val="en-US"/>
          </w:rPr>
          <w:br w:type="page"/>
        </w:r>
      </w:ins>
    </w:p>
    <w:p w14:paraId="330C7831" w14:textId="77777777" w:rsidR="00674C8A" w:rsidRPr="00674C8A" w:rsidRDefault="00674C8A" w:rsidP="00674C8A">
      <w:pPr>
        <w:spacing w:line="600" w:lineRule="auto"/>
        <w:jc w:val="left"/>
        <w:rPr>
          <w:ins w:id="10163" w:author="UTENTE" w:date="2020-06-30T18:44:00Z"/>
          <w:rFonts w:ascii="Calibri" w:eastAsia="Calibri" w:hAnsi="Calibri" w:cs="Times New Roman"/>
        </w:rPr>
      </w:pPr>
      <w:ins w:id="10164" w:author="UTENTE" w:date="2020-06-30T18:44:00Z">
        <w:r w:rsidRPr="00674C8A">
          <w:rPr>
            <w:rFonts w:ascii="Calibri" w:eastAsia="Calibri" w:hAnsi="Calibri" w:cs="Times New Roman"/>
          </w:rPr>
          <w:lastRenderedPageBreak/>
          <w:t>493.</w:t>
        </w:r>
        <w:r w:rsidRPr="00674C8A">
          <w:rPr>
            <w:rFonts w:ascii="Calibri" w:eastAsia="Calibri" w:hAnsi="Calibri" w:cs="Times New Roman"/>
          </w:rPr>
          <w:tab/>
          <w:t>n "Probabilmente ho un aspetto di merda dopo quello che ho passato. Spero di non essere scambiato per un barbone fuori di testa dai passanti."</w:t>
        </w:r>
      </w:ins>
    </w:p>
    <w:p w14:paraId="006BCA52" w14:textId="77777777" w:rsidR="00674C8A" w:rsidRPr="00674C8A" w:rsidRDefault="00674C8A" w:rsidP="00674C8A">
      <w:pPr>
        <w:spacing w:line="600" w:lineRule="auto"/>
        <w:jc w:val="left"/>
        <w:rPr>
          <w:ins w:id="10165" w:author="UTENTE" w:date="2020-06-30T18:44:00Z"/>
          <w:rFonts w:ascii="Calibri" w:eastAsia="Calibri" w:hAnsi="Calibri" w:cs="Times New Roman"/>
        </w:rPr>
      </w:pPr>
      <w:ins w:id="10166" w:author="UTENTE" w:date="2020-06-30T18:44:00Z">
        <w:r w:rsidRPr="00674C8A">
          <w:rPr>
            <w:rFonts w:ascii="Calibri" w:eastAsia="Calibri" w:hAnsi="Calibri" w:cs="Times New Roman"/>
          </w:rPr>
          <w:t>494.</w:t>
        </w:r>
        <w:r w:rsidRPr="00674C8A">
          <w:rPr>
            <w:rFonts w:ascii="Calibri" w:eastAsia="Calibri" w:hAnsi="Calibri" w:cs="Times New Roman"/>
          </w:rPr>
          <w:tab/>
          <w:t>n "Alla fine riesco ad arrivare al mio appartamento, e senza perdere tempo mi faccio una bella doccia fredda."</w:t>
        </w:r>
      </w:ins>
    </w:p>
    <w:p w14:paraId="423D4916" w14:textId="77777777" w:rsidR="00674C8A" w:rsidRPr="00674C8A" w:rsidRDefault="00674C8A" w:rsidP="00674C8A">
      <w:pPr>
        <w:spacing w:line="600" w:lineRule="auto"/>
        <w:jc w:val="left"/>
        <w:rPr>
          <w:ins w:id="10167" w:author="UTENTE" w:date="2020-06-30T18:44:00Z"/>
          <w:rFonts w:ascii="Calibri" w:eastAsia="Calibri" w:hAnsi="Calibri" w:cs="Times New Roman"/>
        </w:rPr>
      </w:pPr>
      <w:ins w:id="10168" w:author="UTENTE" w:date="2020-06-30T18:44:00Z">
        <w:r w:rsidRPr="00674C8A">
          <w:rPr>
            <w:rFonts w:ascii="Calibri" w:eastAsia="Calibri" w:hAnsi="Calibri" w:cs="Times New Roman"/>
          </w:rPr>
          <w:t>495.</w:t>
        </w:r>
        <w:r w:rsidRPr="00674C8A">
          <w:rPr>
            <w:rFonts w:ascii="Calibri" w:eastAsia="Calibri" w:hAnsi="Calibri" w:cs="Times New Roman"/>
          </w:rPr>
          <w:tab/>
          <w:t>n "Dopo qualche sorso di caffè un delizioso pasto congelato pre-confezionato, mi sento molto più me stesso."</w:t>
        </w:r>
      </w:ins>
    </w:p>
    <w:p w14:paraId="4429ABA8" w14:textId="77777777" w:rsidR="00674C8A" w:rsidRPr="00674C8A" w:rsidRDefault="00674C8A" w:rsidP="00674C8A">
      <w:pPr>
        <w:spacing w:line="600" w:lineRule="auto"/>
        <w:jc w:val="left"/>
        <w:rPr>
          <w:ins w:id="10169" w:author="UTENTE" w:date="2020-06-30T18:44:00Z"/>
          <w:rFonts w:ascii="Calibri" w:eastAsia="Calibri" w:hAnsi="Calibri" w:cs="Times New Roman"/>
        </w:rPr>
      </w:pPr>
      <w:ins w:id="10170" w:author="UTENTE" w:date="2020-06-30T18:44:00Z">
        <w:r w:rsidRPr="00674C8A">
          <w:rPr>
            <w:rFonts w:ascii="Calibri" w:eastAsia="Calibri" w:hAnsi="Calibri" w:cs="Times New Roman"/>
          </w:rPr>
          <w:t>496.</w:t>
        </w:r>
        <w:r w:rsidRPr="00674C8A">
          <w:rPr>
            <w:rFonts w:ascii="Calibri" w:eastAsia="Calibri" w:hAnsi="Calibri" w:cs="Times New Roman"/>
          </w:rPr>
          <w:tab/>
          <w:t>n "…Ma molta della mia energia è ancora assente, anche se non so se derivi da come Rex si è nutrito di me o da come sono arrabbiato con Rex."</w:t>
        </w:r>
      </w:ins>
    </w:p>
    <w:p w14:paraId="0DAB2918" w14:textId="77777777" w:rsidR="00674C8A" w:rsidRPr="00674C8A" w:rsidRDefault="00674C8A" w:rsidP="00674C8A">
      <w:pPr>
        <w:spacing w:line="600" w:lineRule="auto"/>
        <w:jc w:val="left"/>
        <w:rPr>
          <w:ins w:id="10171" w:author="UTENTE" w:date="2020-06-30T18:44:00Z"/>
          <w:rFonts w:ascii="Calibri" w:eastAsia="Calibri" w:hAnsi="Calibri" w:cs="Times New Roman"/>
        </w:rPr>
      </w:pPr>
      <w:ins w:id="10172" w:author="UTENTE" w:date="2020-06-30T18:44:00Z">
        <w:r w:rsidRPr="00674C8A">
          <w:rPr>
            <w:rFonts w:ascii="Calibri" w:eastAsia="Calibri" w:hAnsi="Calibri" w:cs="Times New Roman"/>
          </w:rPr>
          <w:t>497.</w:t>
        </w:r>
        <w:r w:rsidRPr="00674C8A">
          <w:rPr>
            <w:rFonts w:ascii="Calibri" w:eastAsia="Calibri" w:hAnsi="Calibri" w:cs="Times New Roman"/>
          </w:rPr>
          <w:tab/>
          <w:t>mcp "\"…\""</w:t>
        </w:r>
      </w:ins>
    </w:p>
    <w:p w14:paraId="7A54481F" w14:textId="77777777" w:rsidR="00674C8A" w:rsidRPr="00674C8A" w:rsidRDefault="00674C8A" w:rsidP="00674C8A">
      <w:pPr>
        <w:spacing w:line="600" w:lineRule="auto"/>
        <w:jc w:val="left"/>
        <w:rPr>
          <w:ins w:id="10173" w:author="UTENTE" w:date="2020-06-30T18:44:00Z"/>
          <w:rFonts w:ascii="Calibri" w:eastAsia="Calibri" w:hAnsi="Calibri" w:cs="Times New Roman"/>
        </w:rPr>
      </w:pPr>
      <w:ins w:id="10174" w:author="UTENTE" w:date="2020-06-30T18:44:00Z">
        <w:r w:rsidRPr="00674C8A">
          <w:rPr>
            <w:rFonts w:ascii="Calibri" w:eastAsia="Calibri" w:hAnsi="Calibri" w:cs="Times New Roman"/>
          </w:rPr>
          <w:t>498.</w:t>
        </w:r>
        <w:r w:rsidRPr="00674C8A">
          <w:rPr>
            <w:rFonts w:ascii="Calibri" w:eastAsia="Calibri" w:hAnsi="Calibri" w:cs="Times New Roman"/>
          </w:rPr>
          <w:tab/>
          <w:t>n "Sospirando, mi butto sulla sedia della scrivania, ficcandomi le mani in tasca."</w:t>
        </w:r>
      </w:ins>
    </w:p>
    <w:p w14:paraId="0E5FB544" w14:textId="77777777" w:rsidR="00674C8A" w:rsidRPr="00674C8A" w:rsidRDefault="00674C8A" w:rsidP="00674C8A">
      <w:pPr>
        <w:spacing w:line="600" w:lineRule="auto"/>
        <w:jc w:val="left"/>
        <w:rPr>
          <w:ins w:id="10175" w:author="UTENTE" w:date="2020-06-30T18:44:00Z"/>
          <w:rFonts w:ascii="Calibri" w:eastAsia="Calibri" w:hAnsi="Calibri" w:cs="Times New Roman"/>
        </w:rPr>
      </w:pPr>
      <w:ins w:id="10176" w:author="UTENTE" w:date="2020-06-30T18:44:00Z">
        <w:r w:rsidRPr="00674C8A">
          <w:rPr>
            <w:rFonts w:ascii="Calibri" w:eastAsia="Calibri" w:hAnsi="Calibri" w:cs="Times New Roman"/>
          </w:rPr>
          <w:t>499.</w:t>
        </w:r>
        <w:r w:rsidRPr="00674C8A">
          <w:rPr>
            <w:rFonts w:ascii="Calibri" w:eastAsia="Calibri" w:hAnsi="Calibri" w:cs="Times New Roman"/>
          </w:rPr>
          <w:tab/>
          <w:t>mcp "\"…Huh? Cos'è questo?\""</w:t>
        </w:r>
      </w:ins>
    </w:p>
    <w:p w14:paraId="08B9A9AE" w14:textId="77777777" w:rsidR="00674C8A" w:rsidRPr="00674C8A" w:rsidRDefault="00674C8A" w:rsidP="00674C8A">
      <w:pPr>
        <w:spacing w:line="600" w:lineRule="auto"/>
        <w:jc w:val="left"/>
        <w:rPr>
          <w:ins w:id="10177" w:author="UTENTE" w:date="2020-06-30T18:44:00Z"/>
          <w:rFonts w:ascii="Calibri" w:eastAsia="Calibri" w:hAnsi="Calibri" w:cs="Times New Roman"/>
        </w:rPr>
      </w:pPr>
      <w:ins w:id="10178" w:author="UTENTE" w:date="2020-06-30T18:44:00Z">
        <w:r w:rsidRPr="00674C8A">
          <w:rPr>
            <w:rFonts w:ascii="Calibri" w:eastAsia="Calibri" w:hAnsi="Calibri" w:cs="Times New Roman"/>
          </w:rPr>
          <w:t>500.</w:t>
        </w:r>
        <w:r w:rsidRPr="00674C8A">
          <w:rPr>
            <w:rFonts w:ascii="Calibri" w:eastAsia="Calibri" w:hAnsi="Calibri" w:cs="Times New Roman"/>
          </w:rPr>
          <w:tab/>
          <w:t>n "Le mie mani accarezzano qualcosa di fine e accartocciato nella mia giacca."</w:t>
        </w:r>
      </w:ins>
    </w:p>
    <w:p w14:paraId="55AF1F9F" w14:textId="77777777" w:rsidR="00674C8A" w:rsidRPr="00674C8A" w:rsidRDefault="00674C8A" w:rsidP="00674C8A">
      <w:pPr>
        <w:spacing w:line="600" w:lineRule="auto"/>
        <w:jc w:val="left"/>
        <w:rPr>
          <w:ins w:id="10179" w:author="UTENTE" w:date="2020-06-30T18:44:00Z"/>
          <w:rFonts w:ascii="Calibri" w:eastAsia="Calibri" w:hAnsi="Calibri" w:cs="Times New Roman"/>
        </w:rPr>
      </w:pPr>
      <w:ins w:id="10180" w:author="UTENTE" w:date="2020-06-30T18:44:00Z">
        <w:r w:rsidRPr="00674C8A">
          <w:rPr>
            <w:rFonts w:ascii="Calibri" w:eastAsia="Calibri" w:hAnsi="Calibri" w:cs="Times New Roman"/>
          </w:rPr>
          <w:t>501.</w:t>
        </w:r>
        <w:r w:rsidRPr="00674C8A">
          <w:rPr>
            <w:rFonts w:ascii="Calibri" w:eastAsia="Calibri" w:hAnsi="Calibri" w:cs="Times New Roman"/>
          </w:rPr>
          <w:tab/>
          <w:t>n "Eh? È un bigliettino - e di sicuro non era qui la scorsa notte."</w:t>
        </w:r>
      </w:ins>
    </w:p>
    <w:p w14:paraId="3A5D056E" w14:textId="77777777" w:rsidR="00674C8A" w:rsidRPr="00674C8A" w:rsidRDefault="00674C8A" w:rsidP="00674C8A">
      <w:pPr>
        <w:spacing w:line="600" w:lineRule="auto"/>
        <w:jc w:val="left"/>
        <w:rPr>
          <w:ins w:id="10181" w:author="UTENTE" w:date="2020-06-30T18:44:00Z"/>
          <w:rFonts w:ascii="Calibri" w:eastAsia="Calibri" w:hAnsi="Calibri" w:cs="Times New Roman"/>
        </w:rPr>
      </w:pPr>
      <w:ins w:id="10182" w:author="UTENTE" w:date="2020-06-30T18:44:00Z">
        <w:r w:rsidRPr="00674C8A">
          <w:rPr>
            <w:rFonts w:ascii="Calibri" w:eastAsia="Calibri" w:hAnsi="Calibri" w:cs="Times New Roman"/>
          </w:rPr>
          <w:t>502.</w:t>
        </w:r>
        <w:r w:rsidRPr="00674C8A">
          <w:rPr>
            <w:rFonts w:ascii="Calibri" w:eastAsia="Calibri" w:hAnsi="Calibri" w:cs="Times New Roman"/>
          </w:rPr>
          <w:tab/>
          <w:t>n "Lo apro e leggo quello che c'è scritto, la grafia è davvero confusa."</w:t>
        </w:r>
      </w:ins>
    </w:p>
    <w:p w14:paraId="1DA631AB" w14:textId="77777777" w:rsidR="00674C8A" w:rsidRPr="00674C8A" w:rsidRDefault="00674C8A" w:rsidP="00674C8A">
      <w:pPr>
        <w:spacing w:line="600" w:lineRule="auto"/>
        <w:jc w:val="left"/>
        <w:rPr>
          <w:ins w:id="10183" w:author="UTENTE" w:date="2020-06-30T18:44:00Z"/>
          <w:rFonts w:ascii="Calibri" w:eastAsia="Calibri" w:hAnsi="Calibri" w:cs="Times New Roman"/>
          <w:rPrChange w:id="10184" w:author="UTENTE" w:date="2020-06-30T18:44:00Z">
            <w:rPr>
              <w:ins w:id="10185" w:author="UTENTE" w:date="2020-06-30T18:44:00Z"/>
              <w:rFonts w:ascii="Calibri" w:eastAsia="Calibri" w:hAnsi="Calibri" w:cs="Times New Roman"/>
              <w:lang w:val="en-US"/>
            </w:rPr>
          </w:rPrChange>
        </w:rPr>
      </w:pPr>
      <w:ins w:id="10186" w:author="UTENTE" w:date="2020-06-30T18:44:00Z">
        <w:r w:rsidRPr="00674C8A">
          <w:rPr>
            <w:rFonts w:ascii="Calibri" w:eastAsia="Calibri" w:hAnsi="Calibri" w:cs="Times New Roman"/>
          </w:rPr>
          <w:t>503.</w:t>
        </w:r>
        <w:r w:rsidRPr="00674C8A">
          <w:rPr>
            <w:rFonts w:ascii="Calibri" w:eastAsia="Calibri" w:hAnsi="Calibri" w:cs="Times New Roman"/>
          </w:rPr>
          <w:tab/>
          <w:t xml:space="preserve">mcp "\"Scs x sta ntt. C vediamo allo Skyline dmn ntt. </w:t>
        </w:r>
        <w:r w:rsidRPr="00674C8A">
          <w:rPr>
            <w:rFonts w:ascii="Calibri" w:eastAsia="Calibri" w:hAnsi="Calibri" w:cs="Times New Roman"/>
            <w:rPrChange w:id="10187" w:author="UTENTE" w:date="2020-06-30T18:44:00Z">
              <w:rPr>
                <w:rFonts w:ascii="Calibri" w:eastAsia="Calibri" w:hAnsi="Calibri" w:cs="Times New Roman"/>
                <w:lang w:val="en-US"/>
              </w:rPr>
            </w:rPrChange>
          </w:rPr>
          <w:t xml:space="preserve">Voglio chied scs.\""  </w:t>
        </w:r>
      </w:ins>
    </w:p>
    <w:p w14:paraId="0BCC2565" w14:textId="77777777" w:rsidR="00674C8A" w:rsidRPr="00674C8A" w:rsidRDefault="00674C8A" w:rsidP="00674C8A">
      <w:pPr>
        <w:spacing w:line="600" w:lineRule="auto"/>
        <w:jc w:val="left"/>
        <w:rPr>
          <w:ins w:id="10188" w:author="UTENTE" w:date="2020-06-30T18:44:00Z"/>
          <w:rFonts w:ascii="Calibri" w:eastAsia="Calibri" w:hAnsi="Calibri" w:cs="Times New Roman"/>
          <w:rPrChange w:id="10189" w:author="UTENTE" w:date="2020-06-30T18:44:00Z">
            <w:rPr>
              <w:ins w:id="10190" w:author="UTENTE" w:date="2020-06-30T18:44:00Z"/>
              <w:rFonts w:ascii="Calibri" w:eastAsia="Calibri" w:hAnsi="Calibri" w:cs="Times New Roman"/>
              <w:lang w:val="en-US"/>
            </w:rPr>
          </w:rPrChange>
        </w:rPr>
      </w:pPr>
      <w:ins w:id="10191" w:author="UTENTE" w:date="2020-06-30T18:44:00Z">
        <w:r w:rsidRPr="00674C8A">
          <w:rPr>
            <w:rFonts w:ascii="Calibri" w:eastAsia="Calibri" w:hAnsi="Calibri" w:cs="Times New Roman"/>
            <w:rPrChange w:id="10192" w:author="UTENTE" w:date="2020-06-30T18:44:00Z">
              <w:rPr>
                <w:rFonts w:ascii="Calibri" w:eastAsia="Calibri" w:hAnsi="Calibri" w:cs="Times New Roman"/>
                <w:lang w:val="en-US"/>
              </w:rPr>
            </w:rPrChange>
          </w:rPr>
          <w:t>504.</w:t>
        </w:r>
        <w:r w:rsidRPr="00674C8A">
          <w:rPr>
            <w:rFonts w:ascii="Calibri" w:eastAsia="Calibri" w:hAnsi="Calibri" w:cs="Times New Roman"/>
            <w:rPrChange w:id="10193" w:author="UTENTE" w:date="2020-06-30T18:44:00Z">
              <w:rPr>
                <w:rFonts w:ascii="Calibri" w:eastAsia="Calibri" w:hAnsi="Calibri" w:cs="Times New Roman"/>
                <w:lang w:val="en-US"/>
              </w:rPr>
            </w:rPrChange>
          </w:rPr>
          <w:tab/>
          <w:t>mcp "\"…\""</w:t>
        </w:r>
      </w:ins>
    </w:p>
    <w:p w14:paraId="31C356FA" w14:textId="77777777" w:rsidR="00674C8A" w:rsidRPr="00674C8A" w:rsidRDefault="00674C8A" w:rsidP="00674C8A">
      <w:pPr>
        <w:spacing w:line="600" w:lineRule="auto"/>
        <w:jc w:val="left"/>
        <w:rPr>
          <w:ins w:id="10194" w:author="UTENTE" w:date="2020-06-30T18:44:00Z"/>
          <w:rFonts w:ascii="Calibri" w:eastAsia="Calibri" w:hAnsi="Calibri" w:cs="Times New Roman"/>
        </w:rPr>
      </w:pPr>
      <w:ins w:id="10195" w:author="UTENTE" w:date="2020-06-30T18:44:00Z">
        <w:r w:rsidRPr="00674C8A">
          <w:rPr>
            <w:rFonts w:ascii="Calibri" w:eastAsia="Calibri" w:hAnsi="Calibri" w:cs="Times New Roman"/>
          </w:rPr>
          <w:t>505.</w:t>
        </w:r>
        <w:r w:rsidRPr="00674C8A">
          <w:rPr>
            <w:rFonts w:ascii="Calibri" w:eastAsia="Calibri" w:hAnsi="Calibri" w:cs="Times New Roman"/>
          </w:rPr>
          <w:tab/>
          <w:t>n "Non so cosa sia peggio, se il modo in cui ha torturato la parola \"scusa\" o il fatto che voglia che lo incontri di nuovo."</w:t>
        </w:r>
        <w:r w:rsidRPr="00674C8A">
          <w:rPr>
            <w:rFonts w:ascii="Calibri" w:eastAsia="Calibri" w:hAnsi="Calibri" w:cs="Times New Roman"/>
          </w:rPr>
          <w:br w:type="page"/>
        </w:r>
      </w:ins>
    </w:p>
    <w:p w14:paraId="2DEC9302" w14:textId="77777777" w:rsidR="00674C8A" w:rsidRPr="00674C8A" w:rsidRDefault="00674C8A" w:rsidP="00674C8A">
      <w:pPr>
        <w:spacing w:line="600" w:lineRule="auto"/>
        <w:jc w:val="left"/>
        <w:rPr>
          <w:ins w:id="10196" w:author="UTENTE" w:date="2020-06-30T18:44:00Z"/>
          <w:rFonts w:ascii="Calibri" w:eastAsia="Calibri" w:hAnsi="Calibri" w:cs="Times New Roman"/>
          <w:lang w:val="en-US"/>
        </w:rPr>
      </w:pPr>
      <w:ins w:id="10197" w:author="UTENTE" w:date="2020-06-30T18:44:00Z">
        <w:r w:rsidRPr="00674C8A">
          <w:rPr>
            <w:rFonts w:ascii="Calibri" w:eastAsia="Calibri" w:hAnsi="Calibri" w:cs="Times New Roman"/>
            <w:lang w:val="en-US"/>
          </w:rPr>
          <w:lastRenderedPageBreak/>
          <w:t>506.</w:t>
        </w:r>
        <w:r w:rsidRPr="00674C8A">
          <w:rPr>
            <w:rFonts w:ascii="Calibri" w:eastAsia="Calibri" w:hAnsi="Calibri" w:cs="Times New Roman"/>
            <w:lang w:val="en-US"/>
          </w:rPr>
          <w:tab/>
          <w:t>n "Well, it's not like I have to. {w}If I wanted, I could just skip town and get another shitty job somewhere else that {i}isn't{/i} vampire central."</w:t>
        </w:r>
      </w:ins>
    </w:p>
    <w:p w14:paraId="67D07390" w14:textId="77777777" w:rsidR="00674C8A" w:rsidRPr="00674C8A" w:rsidRDefault="00674C8A" w:rsidP="00674C8A">
      <w:pPr>
        <w:spacing w:line="600" w:lineRule="auto"/>
        <w:jc w:val="left"/>
        <w:rPr>
          <w:ins w:id="10198" w:author="UTENTE" w:date="2020-06-30T18:44:00Z"/>
          <w:rFonts w:ascii="Calibri" w:eastAsia="Calibri" w:hAnsi="Calibri" w:cs="Times New Roman"/>
          <w:lang w:val="en-US"/>
        </w:rPr>
      </w:pPr>
      <w:ins w:id="10199" w:author="UTENTE" w:date="2020-06-30T18:44:00Z">
        <w:r w:rsidRPr="00674C8A">
          <w:rPr>
            <w:rFonts w:ascii="Calibri" w:eastAsia="Calibri" w:hAnsi="Calibri" w:cs="Times New Roman"/>
            <w:lang w:val="en-US"/>
          </w:rPr>
          <w:t>507.</w:t>
        </w:r>
        <w:r w:rsidRPr="00674C8A">
          <w:rPr>
            <w:rFonts w:ascii="Calibri" w:eastAsia="Calibri" w:hAnsi="Calibri" w:cs="Times New Roman"/>
            <w:lang w:val="en-US"/>
          </w:rPr>
          <w:tab/>
          <w:t>n "I doubt Rex would come after me. He's too attached to his \"clan,\" obviously."</w:t>
        </w:r>
      </w:ins>
    </w:p>
    <w:p w14:paraId="42EE5239" w14:textId="77777777" w:rsidR="00674C8A" w:rsidRPr="00674C8A" w:rsidRDefault="00674C8A" w:rsidP="00674C8A">
      <w:pPr>
        <w:spacing w:line="600" w:lineRule="auto"/>
        <w:jc w:val="left"/>
        <w:rPr>
          <w:ins w:id="10200" w:author="UTENTE" w:date="2020-06-30T18:44:00Z"/>
          <w:rFonts w:ascii="Calibri" w:eastAsia="Calibri" w:hAnsi="Calibri" w:cs="Times New Roman"/>
          <w:lang w:val="en-US"/>
        </w:rPr>
      </w:pPr>
      <w:ins w:id="10201" w:author="UTENTE" w:date="2020-06-30T18:44:00Z">
        <w:r w:rsidRPr="00674C8A">
          <w:rPr>
            <w:rFonts w:ascii="Calibri" w:eastAsia="Calibri" w:hAnsi="Calibri" w:cs="Times New Roman"/>
            <w:lang w:val="en-US"/>
          </w:rPr>
          <w:t>508.</w:t>
        </w:r>
        <w:r w:rsidRPr="00674C8A">
          <w:rPr>
            <w:rFonts w:ascii="Calibri" w:eastAsia="Calibri" w:hAnsi="Calibri" w:cs="Times New Roman"/>
            <w:lang w:val="en-US"/>
          </w:rPr>
          <w:tab/>
          <w:t>mcp "\"Ngh…\""</w:t>
        </w:r>
      </w:ins>
    </w:p>
    <w:p w14:paraId="4BD538A9" w14:textId="77777777" w:rsidR="00674C8A" w:rsidRPr="00674C8A" w:rsidRDefault="00674C8A" w:rsidP="00674C8A">
      <w:pPr>
        <w:spacing w:line="600" w:lineRule="auto"/>
        <w:jc w:val="left"/>
        <w:rPr>
          <w:ins w:id="10202" w:author="UTENTE" w:date="2020-06-30T18:44:00Z"/>
          <w:rFonts w:ascii="Calibri" w:eastAsia="Calibri" w:hAnsi="Calibri" w:cs="Times New Roman"/>
          <w:lang w:val="en-US"/>
        </w:rPr>
      </w:pPr>
      <w:ins w:id="10203" w:author="UTENTE" w:date="2020-06-30T18:44:00Z">
        <w:r w:rsidRPr="00674C8A">
          <w:rPr>
            <w:rFonts w:ascii="Calibri" w:eastAsia="Calibri" w:hAnsi="Calibri" w:cs="Times New Roman"/>
            <w:lang w:val="en-US"/>
          </w:rPr>
          <w:t>509.</w:t>
        </w:r>
        <w:r w:rsidRPr="00674C8A">
          <w:rPr>
            <w:rFonts w:ascii="Calibri" w:eastAsia="Calibri" w:hAnsi="Calibri" w:cs="Times New Roman"/>
            <w:lang w:val="en-US"/>
          </w:rPr>
          <w:tab/>
          <w:t>n "But… {w}to be honest, I do sort of want to see him again, even though I shouldn't."</w:t>
        </w:r>
      </w:ins>
    </w:p>
    <w:p w14:paraId="4DEB9112" w14:textId="77777777" w:rsidR="00674C8A" w:rsidRPr="00674C8A" w:rsidRDefault="00674C8A" w:rsidP="00674C8A">
      <w:pPr>
        <w:spacing w:line="600" w:lineRule="auto"/>
        <w:jc w:val="left"/>
        <w:rPr>
          <w:ins w:id="10204" w:author="UTENTE" w:date="2020-06-30T18:44:00Z"/>
          <w:rFonts w:ascii="Calibri" w:eastAsia="Calibri" w:hAnsi="Calibri" w:cs="Times New Roman"/>
          <w:lang w:val="en-US"/>
        </w:rPr>
      </w:pPr>
      <w:ins w:id="10205" w:author="UTENTE" w:date="2020-06-30T18:44:00Z">
        <w:r w:rsidRPr="00674C8A">
          <w:rPr>
            <w:rFonts w:ascii="Calibri" w:eastAsia="Calibri" w:hAnsi="Calibri" w:cs="Times New Roman"/>
            <w:lang w:val="en-US"/>
          </w:rPr>
          <w:t>510.</w:t>
        </w:r>
        <w:r w:rsidRPr="00674C8A">
          <w:rPr>
            <w:rFonts w:ascii="Calibri" w:eastAsia="Calibri" w:hAnsi="Calibri" w:cs="Times New Roman"/>
            <w:lang w:val="en-US"/>
          </w:rPr>
          <w:tab/>
          <w:t>n "Mostly, I just want to ask why he turned on me last night, instead of defending me like he did a couple nights ago."</w:t>
        </w:r>
      </w:ins>
    </w:p>
    <w:p w14:paraId="61294C09" w14:textId="77777777" w:rsidR="00674C8A" w:rsidRPr="00674C8A" w:rsidRDefault="00674C8A" w:rsidP="00674C8A">
      <w:pPr>
        <w:spacing w:line="600" w:lineRule="auto"/>
        <w:jc w:val="left"/>
        <w:rPr>
          <w:ins w:id="10206" w:author="UTENTE" w:date="2020-06-30T18:44:00Z"/>
          <w:rFonts w:ascii="Calibri" w:eastAsia="Calibri" w:hAnsi="Calibri" w:cs="Times New Roman"/>
          <w:lang w:val="en-US"/>
        </w:rPr>
      </w:pPr>
      <w:ins w:id="10207" w:author="UTENTE" w:date="2020-06-30T18:44:00Z">
        <w:r w:rsidRPr="00674C8A">
          <w:rPr>
            <w:rFonts w:ascii="Calibri" w:eastAsia="Calibri" w:hAnsi="Calibri" w:cs="Times New Roman"/>
            <w:lang w:val="en-US"/>
          </w:rPr>
          <w:t>511.</w:t>
        </w:r>
        <w:r w:rsidRPr="00674C8A">
          <w:rPr>
            <w:rFonts w:ascii="Calibri" w:eastAsia="Calibri" w:hAnsi="Calibri" w:cs="Times New Roman"/>
            <w:lang w:val="en-US"/>
          </w:rPr>
          <w:tab/>
          <w:t>n "Club Skyline's pretty close to the diner, too, so I could just stop by on my way home…"</w:t>
        </w:r>
      </w:ins>
    </w:p>
    <w:p w14:paraId="0856CFB6" w14:textId="77777777" w:rsidR="00674C8A" w:rsidRPr="00674C8A" w:rsidRDefault="00674C8A" w:rsidP="00674C8A">
      <w:pPr>
        <w:spacing w:line="600" w:lineRule="auto"/>
        <w:jc w:val="left"/>
        <w:rPr>
          <w:ins w:id="10208" w:author="UTENTE" w:date="2020-06-30T18:44:00Z"/>
          <w:rFonts w:ascii="Calibri" w:eastAsia="Calibri" w:hAnsi="Calibri" w:cs="Times New Roman"/>
          <w:lang w:val="en-US"/>
        </w:rPr>
      </w:pPr>
      <w:ins w:id="10209" w:author="UTENTE" w:date="2020-06-30T18:44:00Z">
        <w:r w:rsidRPr="00674C8A">
          <w:rPr>
            <w:rFonts w:ascii="Calibri" w:eastAsia="Calibri" w:hAnsi="Calibri" w:cs="Times New Roman"/>
            <w:lang w:val="en-US"/>
          </w:rPr>
          <w:t>512.</w:t>
        </w:r>
        <w:r w:rsidRPr="00674C8A">
          <w:rPr>
            <w:rFonts w:ascii="Calibri" w:eastAsia="Calibri" w:hAnsi="Calibri" w:cs="Times New Roman"/>
            <w:lang w:val="en-US"/>
          </w:rPr>
          <w:tab/>
          <w:t>mcp "\"You really have no self control, [mc].\""</w:t>
        </w:r>
      </w:ins>
    </w:p>
    <w:p w14:paraId="056B35D0" w14:textId="77777777" w:rsidR="00674C8A" w:rsidRPr="00674C8A" w:rsidRDefault="00674C8A" w:rsidP="00674C8A">
      <w:pPr>
        <w:spacing w:line="600" w:lineRule="auto"/>
        <w:jc w:val="left"/>
        <w:rPr>
          <w:ins w:id="10210" w:author="UTENTE" w:date="2020-06-30T18:44:00Z"/>
          <w:rFonts w:ascii="Calibri" w:eastAsia="Calibri" w:hAnsi="Calibri" w:cs="Times New Roman"/>
          <w:lang w:val="en-US"/>
        </w:rPr>
      </w:pPr>
      <w:ins w:id="10211" w:author="UTENTE" w:date="2020-06-30T18:44:00Z">
        <w:r w:rsidRPr="00674C8A">
          <w:rPr>
            <w:rFonts w:ascii="Calibri" w:eastAsia="Calibri" w:hAnsi="Calibri" w:cs="Times New Roman"/>
            <w:lang w:val="en-US"/>
          </w:rPr>
          <w:t>513.</w:t>
        </w:r>
        <w:r w:rsidRPr="00674C8A">
          <w:rPr>
            <w:rFonts w:ascii="Calibri" w:eastAsia="Calibri" w:hAnsi="Calibri" w:cs="Times New Roman"/>
            <w:lang w:val="en-US"/>
          </w:rPr>
          <w:tab/>
          <w:t>n "Muttering under my breath dryly, I decide to distract myself with some commission work for the rest of the day."</w:t>
        </w:r>
      </w:ins>
    </w:p>
    <w:p w14:paraId="7CFC24FB" w14:textId="77777777" w:rsidR="00674C8A" w:rsidRPr="00674C8A" w:rsidRDefault="00674C8A" w:rsidP="00674C8A">
      <w:pPr>
        <w:spacing w:line="600" w:lineRule="auto"/>
        <w:jc w:val="left"/>
        <w:rPr>
          <w:ins w:id="10212" w:author="UTENTE" w:date="2020-06-30T18:44:00Z"/>
          <w:rFonts w:ascii="Calibri" w:eastAsia="Calibri" w:hAnsi="Calibri" w:cs="Times New Roman"/>
          <w:lang w:val="en-US"/>
        </w:rPr>
      </w:pPr>
      <w:ins w:id="10213" w:author="UTENTE" w:date="2020-06-30T18:44:00Z">
        <w:r w:rsidRPr="00674C8A">
          <w:rPr>
            <w:rFonts w:ascii="Calibri" w:eastAsia="Calibri" w:hAnsi="Calibri" w:cs="Times New Roman"/>
            <w:lang w:val="en-US"/>
          </w:rPr>
          <w:t>514.</w:t>
        </w:r>
        <w:r w:rsidRPr="00674C8A">
          <w:rPr>
            <w:rFonts w:ascii="Calibri" w:eastAsia="Calibri" w:hAnsi="Calibri" w:cs="Times New Roman"/>
            <w:lang w:val="en-US"/>
          </w:rPr>
          <w:tab/>
          <w:t>n "One of my current jobs is a romance story. Normally, I kinda suck at writing hot and steamy scenes, but…"</w:t>
        </w:r>
      </w:ins>
    </w:p>
    <w:p w14:paraId="7023A8C4" w14:textId="77777777" w:rsidR="00674C8A" w:rsidRPr="00674C8A" w:rsidRDefault="00674C8A" w:rsidP="00674C8A">
      <w:pPr>
        <w:spacing w:line="600" w:lineRule="auto"/>
        <w:jc w:val="left"/>
        <w:rPr>
          <w:ins w:id="10214" w:author="UTENTE" w:date="2020-06-30T18:44:00Z"/>
          <w:rFonts w:ascii="Calibri" w:eastAsia="Calibri" w:hAnsi="Calibri" w:cs="Times New Roman"/>
          <w:lang w:val="en-US"/>
        </w:rPr>
      </w:pPr>
      <w:ins w:id="10215" w:author="UTENTE" w:date="2020-06-30T18:44:00Z">
        <w:r w:rsidRPr="00674C8A">
          <w:rPr>
            <w:rFonts w:ascii="Calibri" w:eastAsia="Calibri" w:hAnsi="Calibri" w:cs="Times New Roman"/>
            <w:lang w:val="en-US"/>
          </w:rPr>
          <w:t>515.</w:t>
        </w:r>
        <w:r w:rsidRPr="00674C8A">
          <w:rPr>
            <w:rFonts w:ascii="Calibri" w:eastAsia="Calibri" w:hAnsi="Calibri" w:cs="Times New Roman"/>
            <w:lang w:val="en-US"/>
          </w:rPr>
          <w:tab/>
          <w:t>n "My mind keeps drifting back to last night, and somehow, the words that fill my screen are really sexy, painting some surprisingly visceral imagery."</w:t>
        </w:r>
        <w:r w:rsidRPr="00674C8A">
          <w:rPr>
            <w:rFonts w:ascii="Calibri" w:eastAsia="Calibri" w:hAnsi="Calibri" w:cs="Times New Roman"/>
            <w:lang w:val="en-US"/>
          </w:rPr>
          <w:br w:type="page"/>
        </w:r>
      </w:ins>
    </w:p>
    <w:p w14:paraId="230E6383" w14:textId="77777777" w:rsidR="00674C8A" w:rsidRPr="00674C8A" w:rsidRDefault="00674C8A" w:rsidP="00674C8A">
      <w:pPr>
        <w:spacing w:line="600" w:lineRule="auto"/>
        <w:jc w:val="left"/>
        <w:rPr>
          <w:ins w:id="10216" w:author="UTENTE" w:date="2020-06-30T18:44:00Z"/>
          <w:rFonts w:ascii="Calibri" w:eastAsia="Calibri" w:hAnsi="Calibri" w:cs="Times New Roman"/>
        </w:rPr>
      </w:pPr>
      <w:ins w:id="10217" w:author="UTENTE" w:date="2020-06-30T18:44:00Z">
        <w:r w:rsidRPr="00674C8A">
          <w:rPr>
            <w:rFonts w:ascii="Calibri" w:eastAsia="Calibri" w:hAnsi="Calibri" w:cs="Times New Roman"/>
          </w:rPr>
          <w:lastRenderedPageBreak/>
          <w:t>506.</w:t>
        </w:r>
        <w:r w:rsidRPr="00674C8A">
          <w:rPr>
            <w:rFonts w:ascii="Calibri" w:eastAsia="Calibri" w:hAnsi="Calibri" w:cs="Times New Roman"/>
          </w:rPr>
          <w:tab/>
          <w:t>n "Beh, non è devo farlo per forza. {w}Se volessi, potrei semplicemente lasciare la città e trovarmi un altro lavoro da qualche altra parte che {i}non sia{/i} un covo di vampiri."</w:t>
        </w:r>
      </w:ins>
    </w:p>
    <w:p w14:paraId="7A0C5940" w14:textId="77777777" w:rsidR="00674C8A" w:rsidRPr="00674C8A" w:rsidRDefault="00674C8A" w:rsidP="00674C8A">
      <w:pPr>
        <w:spacing w:line="600" w:lineRule="auto"/>
        <w:jc w:val="left"/>
        <w:rPr>
          <w:ins w:id="10218" w:author="UTENTE" w:date="2020-06-30T18:44:00Z"/>
          <w:rFonts w:ascii="Calibri" w:eastAsia="Calibri" w:hAnsi="Calibri" w:cs="Times New Roman"/>
        </w:rPr>
      </w:pPr>
      <w:ins w:id="10219" w:author="UTENTE" w:date="2020-06-30T18:44:00Z">
        <w:r w:rsidRPr="00674C8A">
          <w:rPr>
            <w:rFonts w:ascii="Calibri" w:eastAsia="Calibri" w:hAnsi="Calibri" w:cs="Times New Roman"/>
          </w:rPr>
          <w:t>507.</w:t>
        </w:r>
        <w:r w:rsidRPr="00674C8A">
          <w:rPr>
            <w:rFonts w:ascii="Calibri" w:eastAsia="Calibri" w:hAnsi="Calibri" w:cs="Times New Roman"/>
          </w:rPr>
          <w:tab/>
          <w:t>n "Dubito che Rex verrebbe a cercarmi. È troppo attaccato al suo \"clan,\" ovviamente."</w:t>
        </w:r>
      </w:ins>
    </w:p>
    <w:p w14:paraId="46C8E316" w14:textId="77777777" w:rsidR="00674C8A" w:rsidRPr="00674C8A" w:rsidRDefault="00674C8A" w:rsidP="00674C8A">
      <w:pPr>
        <w:spacing w:line="600" w:lineRule="auto"/>
        <w:jc w:val="left"/>
        <w:rPr>
          <w:ins w:id="10220" w:author="UTENTE" w:date="2020-06-30T18:44:00Z"/>
          <w:rFonts w:ascii="Calibri" w:eastAsia="Calibri" w:hAnsi="Calibri" w:cs="Times New Roman"/>
        </w:rPr>
      </w:pPr>
      <w:ins w:id="10221" w:author="UTENTE" w:date="2020-06-30T18:44:00Z">
        <w:r w:rsidRPr="00674C8A">
          <w:rPr>
            <w:rFonts w:ascii="Calibri" w:eastAsia="Calibri" w:hAnsi="Calibri" w:cs="Times New Roman"/>
          </w:rPr>
          <w:t>508.</w:t>
        </w:r>
        <w:r w:rsidRPr="00674C8A">
          <w:rPr>
            <w:rFonts w:ascii="Calibri" w:eastAsia="Calibri" w:hAnsi="Calibri" w:cs="Times New Roman"/>
          </w:rPr>
          <w:tab/>
          <w:t>mcp "\"Ngh…\""</w:t>
        </w:r>
      </w:ins>
    </w:p>
    <w:p w14:paraId="23BCA021" w14:textId="77777777" w:rsidR="00674C8A" w:rsidRPr="00674C8A" w:rsidRDefault="00674C8A" w:rsidP="00674C8A">
      <w:pPr>
        <w:spacing w:line="600" w:lineRule="auto"/>
        <w:jc w:val="left"/>
        <w:rPr>
          <w:ins w:id="10222" w:author="UTENTE" w:date="2020-06-30T18:44:00Z"/>
          <w:rFonts w:ascii="Calibri" w:eastAsia="Calibri" w:hAnsi="Calibri" w:cs="Times New Roman"/>
        </w:rPr>
      </w:pPr>
      <w:ins w:id="10223" w:author="UTENTE" w:date="2020-06-30T18:44:00Z">
        <w:r w:rsidRPr="00674C8A">
          <w:rPr>
            <w:rFonts w:ascii="Calibri" w:eastAsia="Calibri" w:hAnsi="Calibri" w:cs="Times New Roman"/>
          </w:rPr>
          <w:t>509.</w:t>
        </w:r>
        <w:r w:rsidRPr="00674C8A">
          <w:rPr>
            <w:rFonts w:ascii="Calibri" w:eastAsia="Calibri" w:hAnsi="Calibri" w:cs="Times New Roman"/>
          </w:rPr>
          <w:tab/>
          <w:t>n "Ma… {w}se devo essere sincero, in realtà vorrei vederlo, un po', anche se non dovrei."</w:t>
        </w:r>
      </w:ins>
    </w:p>
    <w:p w14:paraId="1657E35D" w14:textId="77777777" w:rsidR="00674C8A" w:rsidRPr="00674C8A" w:rsidRDefault="00674C8A" w:rsidP="00674C8A">
      <w:pPr>
        <w:spacing w:line="600" w:lineRule="auto"/>
        <w:jc w:val="left"/>
        <w:rPr>
          <w:ins w:id="10224" w:author="UTENTE" w:date="2020-06-30T18:44:00Z"/>
          <w:rFonts w:ascii="Calibri" w:eastAsia="Calibri" w:hAnsi="Calibri" w:cs="Times New Roman"/>
        </w:rPr>
      </w:pPr>
      <w:ins w:id="10225" w:author="UTENTE" w:date="2020-06-30T18:44:00Z">
        <w:r w:rsidRPr="00674C8A">
          <w:rPr>
            <w:rFonts w:ascii="Calibri" w:eastAsia="Calibri" w:hAnsi="Calibri" w:cs="Times New Roman"/>
          </w:rPr>
          <w:t>510.</w:t>
        </w:r>
        <w:r w:rsidRPr="00674C8A">
          <w:rPr>
            <w:rFonts w:ascii="Calibri" w:eastAsia="Calibri" w:hAnsi="Calibri" w:cs="Times New Roman"/>
          </w:rPr>
          <w:tab/>
          <w:t>n "Più che altro, vorrei chiedergli perché mi ha tradito la scorsa notte, invece che difendermi come ha fatto qualche notte fa."</w:t>
        </w:r>
      </w:ins>
    </w:p>
    <w:p w14:paraId="44BA244D" w14:textId="77777777" w:rsidR="00674C8A" w:rsidRPr="00674C8A" w:rsidRDefault="00674C8A" w:rsidP="00674C8A">
      <w:pPr>
        <w:spacing w:line="600" w:lineRule="auto"/>
        <w:jc w:val="left"/>
        <w:rPr>
          <w:ins w:id="10226" w:author="UTENTE" w:date="2020-06-30T18:44:00Z"/>
          <w:rFonts w:ascii="Calibri" w:eastAsia="Calibri" w:hAnsi="Calibri" w:cs="Times New Roman"/>
        </w:rPr>
      </w:pPr>
      <w:ins w:id="10227" w:author="UTENTE" w:date="2020-06-30T18:44:00Z">
        <w:r w:rsidRPr="00674C8A">
          <w:rPr>
            <w:rFonts w:ascii="Calibri" w:eastAsia="Calibri" w:hAnsi="Calibri" w:cs="Times New Roman"/>
          </w:rPr>
          <w:t>511.</w:t>
        </w:r>
        <w:r w:rsidRPr="00674C8A">
          <w:rPr>
            <w:rFonts w:ascii="Calibri" w:eastAsia="Calibri" w:hAnsi="Calibri" w:cs="Times New Roman"/>
          </w:rPr>
          <w:tab/>
          <w:t>n "Lo Skyline è piuttosto vicino alla tavola calda, fra l'altro, quindi magari potrei fermarmici sulla strada verso casa…"</w:t>
        </w:r>
      </w:ins>
    </w:p>
    <w:p w14:paraId="340F7CAF" w14:textId="77777777" w:rsidR="00674C8A" w:rsidRPr="00674C8A" w:rsidRDefault="00674C8A" w:rsidP="00674C8A">
      <w:pPr>
        <w:spacing w:line="600" w:lineRule="auto"/>
        <w:jc w:val="left"/>
        <w:rPr>
          <w:ins w:id="10228" w:author="UTENTE" w:date="2020-06-30T18:44:00Z"/>
          <w:rFonts w:ascii="Calibri" w:eastAsia="Calibri" w:hAnsi="Calibri" w:cs="Times New Roman"/>
        </w:rPr>
      </w:pPr>
      <w:ins w:id="10229" w:author="UTENTE" w:date="2020-06-30T18:44:00Z">
        <w:r w:rsidRPr="00674C8A">
          <w:rPr>
            <w:rFonts w:ascii="Calibri" w:eastAsia="Calibri" w:hAnsi="Calibri" w:cs="Times New Roman"/>
          </w:rPr>
          <w:t>512.</w:t>
        </w:r>
        <w:r w:rsidRPr="00674C8A">
          <w:rPr>
            <w:rFonts w:ascii="Calibri" w:eastAsia="Calibri" w:hAnsi="Calibri" w:cs="Times New Roman"/>
          </w:rPr>
          <w:tab/>
          <w:t>mcp "\"Non hai davvero nessun autocontrollo, [mc].\""</w:t>
        </w:r>
      </w:ins>
    </w:p>
    <w:p w14:paraId="512F0FD4" w14:textId="77777777" w:rsidR="00674C8A" w:rsidRPr="00674C8A" w:rsidRDefault="00674C8A" w:rsidP="00674C8A">
      <w:pPr>
        <w:spacing w:line="600" w:lineRule="auto"/>
        <w:jc w:val="left"/>
        <w:rPr>
          <w:ins w:id="10230" w:author="UTENTE" w:date="2020-06-30T18:44:00Z"/>
          <w:rFonts w:ascii="Calibri" w:eastAsia="Calibri" w:hAnsi="Calibri" w:cs="Times New Roman"/>
        </w:rPr>
      </w:pPr>
      <w:ins w:id="10231" w:author="UTENTE" w:date="2020-06-30T18:44:00Z">
        <w:r w:rsidRPr="00674C8A">
          <w:rPr>
            <w:rFonts w:ascii="Calibri" w:eastAsia="Calibri" w:hAnsi="Calibri" w:cs="Times New Roman"/>
          </w:rPr>
          <w:t>513.</w:t>
        </w:r>
        <w:r w:rsidRPr="00674C8A">
          <w:rPr>
            <w:rFonts w:ascii="Calibri" w:eastAsia="Calibri" w:hAnsi="Calibri" w:cs="Times New Roman"/>
          </w:rPr>
          <w:tab/>
          <w:t>n "Borbottando sdegnatamente a me stesso, decido di distrarmi un po' lavorando a qualche progetto per il resto della giornata."</w:t>
        </w:r>
      </w:ins>
    </w:p>
    <w:p w14:paraId="157F1215" w14:textId="77777777" w:rsidR="00674C8A" w:rsidRPr="00674C8A" w:rsidRDefault="00674C8A" w:rsidP="00674C8A">
      <w:pPr>
        <w:spacing w:line="600" w:lineRule="auto"/>
        <w:jc w:val="left"/>
        <w:rPr>
          <w:ins w:id="10232" w:author="UTENTE" w:date="2020-06-30T18:44:00Z"/>
          <w:rFonts w:ascii="Calibri" w:eastAsia="Calibri" w:hAnsi="Calibri" w:cs="Times New Roman"/>
        </w:rPr>
      </w:pPr>
      <w:ins w:id="10233" w:author="UTENTE" w:date="2020-06-30T18:44:00Z">
        <w:r w:rsidRPr="00674C8A">
          <w:rPr>
            <w:rFonts w:ascii="Calibri" w:eastAsia="Calibri" w:hAnsi="Calibri" w:cs="Times New Roman"/>
          </w:rPr>
          <w:t>514.</w:t>
        </w:r>
        <w:r w:rsidRPr="00674C8A">
          <w:rPr>
            <w:rFonts w:ascii="Calibri" w:eastAsia="Calibri" w:hAnsi="Calibri" w:cs="Times New Roman"/>
          </w:rPr>
          <w:tab/>
          <w:t>n "Uno delle cose su cui lavorando adesso è un racconto romantico. Di solito, faccio abbastanza schifo a scrivere scene di fuoco e passione, ma…"</w:t>
        </w:r>
      </w:ins>
    </w:p>
    <w:p w14:paraId="46E56FD8" w14:textId="77777777" w:rsidR="00674C8A" w:rsidRPr="00674C8A" w:rsidRDefault="00674C8A" w:rsidP="00674C8A">
      <w:pPr>
        <w:spacing w:line="600" w:lineRule="auto"/>
        <w:jc w:val="left"/>
        <w:rPr>
          <w:ins w:id="10234" w:author="UTENTE" w:date="2020-06-30T18:44:00Z"/>
          <w:rFonts w:ascii="Calibri" w:eastAsia="Calibri" w:hAnsi="Calibri" w:cs="Times New Roman"/>
        </w:rPr>
      </w:pPr>
      <w:ins w:id="10235" w:author="UTENTE" w:date="2020-06-30T18:44:00Z">
        <w:r w:rsidRPr="00674C8A">
          <w:rPr>
            <w:rFonts w:ascii="Calibri" w:eastAsia="Calibri" w:hAnsi="Calibri" w:cs="Times New Roman"/>
          </w:rPr>
          <w:t>515.</w:t>
        </w:r>
        <w:r w:rsidRPr="00674C8A">
          <w:rPr>
            <w:rFonts w:ascii="Calibri" w:eastAsia="Calibri" w:hAnsi="Calibri" w:cs="Times New Roman"/>
          </w:rPr>
          <w:tab/>
          <w:t>n "La mia mente continua a tornare sui ricordi della scorsa notte, e non so come, le parole che riempiono il mio schermo dipingendo una scena viscerale e incredibilmente sexy." </w:t>
        </w:r>
        <w:r w:rsidRPr="00674C8A">
          <w:rPr>
            <w:rFonts w:ascii="Calibri" w:eastAsia="Calibri" w:hAnsi="Calibri" w:cs="Times New Roman"/>
          </w:rPr>
          <w:br w:type="page"/>
        </w:r>
      </w:ins>
    </w:p>
    <w:p w14:paraId="6B007E7E" w14:textId="77777777" w:rsidR="00674C8A" w:rsidRPr="00674C8A" w:rsidRDefault="00674C8A" w:rsidP="00674C8A">
      <w:pPr>
        <w:spacing w:line="600" w:lineRule="auto"/>
        <w:jc w:val="left"/>
        <w:rPr>
          <w:ins w:id="10236" w:author="UTENTE" w:date="2020-06-30T18:44:00Z"/>
          <w:rFonts w:ascii="Calibri" w:eastAsia="Calibri" w:hAnsi="Calibri" w:cs="Times New Roman"/>
          <w:lang w:val="en-US"/>
        </w:rPr>
      </w:pPr>
      <w:ins w:id="10237" w:author="UTENTE" w:date="2020-06-30T18:44:00Z">
        <w:r w:rsidRPr="00674C8A">
          <w:rPr>
            <w:rFonts w:ascii="Calibri" w:eastAsia="Calibri" w:hAnsi="Calibri" w:cs="Times New Roman"/>
            <w:lang w:val="en-US"/>
          </w:rPr>
          <w:lastRenderedPageBreak/>
          <w:t>516.</w:t>
        </w:r>
        <w:r w:rsidRPr="00674C8A">
          <w:rPr>
            <w:rFonts w:ascii="Calibri" w:eastAsia="Calibri" w:hAnsi="Calibri" w:cs="Times New Roman"/>
            <w:lang w:val="en-US"/>
          </w:rPr>
          <w:tab/>
          <w:t>n "The feeling of being fed on is hard to describe, but when I remember the sensations, they make my imagination spring to life –"</w:t>
        </w:r>
      </w:ins>
    </w:p>
    <w:p w14:paraId="0D019D7D" w14:textId="77777777" w:rsidR="00674C8A" w:rsidRPr="00674C8A" w:rsidRDefault="00674C8A" w:rsidP="00674C8A">
      <w:pPr>
        <w:spacing w:line="600" w:lineRule="auto"/>
        <w:jc w:val="left"/>
        <w:rPr>
          <w:ins w:id="10238" w:author="UTENTE" w:date="2020-06-30T18:44:00Z"/>
          <w:rFonts w:ascii="Calibri" w:eastAsia="Calibri" w:hAnsi="Calibri" w:cs="Times New Roman"/>
          <w:lang w:val="en-US"/>
        </w:rPr>
      </w:pPr>
      <w:ins w:id="10239" w:author="UTENTE" w:date="2020-06-30T18:44:00Z">
        <w:r w:rsidRPr="00674C8A">
          <w:rPr>
            <w:rFonts w:ascii="Calibri" w:eastAsia="Calibri" w:hAnsi="Calibri" w:cs="Times New Roman"/>
            <w:lang w:val="en-US"/>
          </w:rPr>
          <w:t>517.</w:t>
        </w:r>
        <w:r w:rsidRPr="00674C8A">
          <w:rPr>
            <w:rFonts w:ascii="Calibri" w:eastAsia="Calibri" w:hAnsi="Calibri" w:cs="Times New Roman"/>
            <w:lang w:val="en-US"/>
          </w:rPr>
          <w:tab/>
          <w:t>extend " and something else too, ugh."</w:t>
        </w:r>
      </w:ins>
    </w:p>
    <w:p w14:paraId="120385AD" w14:textId="77777777" w:rsidR="00674C8A" w:rsidRPr="00674C8A" w:rsidRDefault="00674C8A" w:rsidP="00674C8A">
      <w:pPr>
        <w:spacing w:line="600" w:lineRule="auto"/>
        <w:jc w:val="left"/>
        <w:rPr>
          <w:ins w:id="10240" w:author="UTENTE" w:date="2020-06-30T18:44:00Z"/>
          <w:rFonts w:ascii="Calibri" w:eastAsia="Calibri" w:hAnsi="Calibri" w:cs="Times New Roman"/>
          <w:lang w:val="en-US"/>
        </w:rPr>
      </w:pPr>
      <w:ins w:id="10241" w:author="UTENTE" w:date="2020-06-30T18:44:00Z">
        <w:r w:rsidRPr="00674C8A">
          <w:rPr>
            <w:rFonts w:ascii="Calibri" w:eastAsia="Calibri" w:hAnsi="Calibri" w:cs="Times New Roman"/>
            <w:lang w:val="en-US"/>
          </w:rPr>
          <w:t>518.</w:t>
        </w:r>
        <w:r w:rsidRPr="00674C8A">
          <w:rPr>
            <w:rFonts w:ascii="Calibri" w:eastAsia="Calibri" w:hAnsi="Calibri" w:cs="Times New Roman"/>
            <w:lang w:val="en-US"/>
          </w:rPr>
          <w:tab/>
          <w:t>n "My latest job is a track for a strip club scene, part of a little indie flick."</w:t>
        </w:r>
      </w:ins>
    </w:p>
    <w:p w14:paraId="2C2BF958" w14:textId="77777777" w:rsidR="00674C8A" w:rsidRPr="00674C8A" w:rsidRDefault="00674C8A" w:rsidP="00674C8A">
      <w:pPr>
        <w:spacing w:line="600" w:lineRule="auto"/>
        <w:jc w:val="left"/>
        <w:rPr>
          <w:ins w:id="10242" w:author="UTENTE" w:date="2020-06-30T18:44:00Z"/>
          <w:rFonts w:ascii="Calibri" w:eastAsia="Calibri" w:hAnsi="Calibri" w:cs="Times New Roman"/>
          <w:lang w:val="en-US"/>
        </w:rPr>
      </w:pPr>
      <w:ins w:id="10243" w:author="UTENTE" w:date="2020-06-30T18:44:00Z">
        <w:r w:rsidRPr="00674C8A">
          <w:rPr>
            <w:rFonts w:ascii="Calibri" w:eastAsia="Calibri" w:hAnsi="Calibri" w:cs="Times New Roman"/>
            <w:lang w:val="en-US"/>
          </w:rPr>
          <w:t>519.</w:t>
        </w:r>
        <w:r w:rsidRPr="00674C8A">
          <w:rPr>
            <w:rFonts w:ascii="Calibri" w:eastAsia="Calibri" w:hAnsi="Calibri" w:cs="Times New Roman"/>
            <w:lang w:val="en-US"/>
          </w:rPr>
          <w:tab/>
          <w:t>n "I was kinda stuck on how to make it sound \"sexy,\" but when my mind drifts back to the feelings I had last night, when Rex was feeding on me…"</w:t>
        </w:r>
      </w:ins>
    </w:p>
    <w:p w14:paraId="2E0960FD" w14:textId="77777777" w:rsidR="00674C8A" w:rsidRPr="00674C8A" w:rsidRDefault="00674C8A" w:rsidP="00674C8A">
      <w:pPr>
        <w:spacing w:line="600" w:lineRule="auto"/>
        <w:jc w:val="left"/>
        <w:rPr>
          <w:ins w:id="10244" w:author="UTENTE" w:date="2020-06-30T18:44:00Z"/>
          <w:rFonts w:ascii="Calibri" w:eastAsia="Calibri" w:hAnsi="Calibri" w:cs="Times New Roman"/>
          <w:lang w:val="en-US"/>
        </w:rPr>
      </w:pPr>
      <w:ins w:id="10245" w:author="UTENTE" w:date="2020-06-30T18:44:00Z">
        <w:r w:rsidRPr="00674C8A">
          <w:rPr>
            <w:rFonts w:ascii="Calibri" w:eastAsia="Calibri" w:hAnsi="Calibri" w:cs="Times New Roman"/>
            <w:lang w:val="en-US"/>
          </w:rPr>
          <w:t>520.</w:t>
        </w:r>
        <w:r w:rsidRPr="00674C8A">
          <w:rPr>
            <w:rFonts w:ascii="Calibri" w:eastAsia="Calibri" w:hAnsi="Calibri" w:cs="Times New Roman"/>
            <w:lang w:val="en-US"/>
          </w:rPr>
          <w:tab/>
          <w:t>n "Somehow, I manage to capture it perfectly – {w}a slow, heavy rhythm and sleazy electric guitar pulling it all together."</w:t>
        </w:r>
      </w:ins>
    </w:p>
    <w:p w14:paraId="38DA9058" w14:textId="77777777" w:rsidR="00674C8A" w:rsidRPr="00674C8A" w:rsidRDefault="00674C8A" w:rsidP="00674C8A">
      <w:pPr>
        <w:spacing w:line="600" w:lineRule="auto"/>
        <w:jc w:val="left"/>
        <w:rPr>
          <w:ins w:id="10246" w:author="UTENTE" w:date="2020-06-30T18:44:00Z"/>
          <w:rFonts w:ascii="Calibri" w:eastAsia="Calibri" w:hAnsi="Calibri" w:cs="Times New Roman"/>
          <w:lang w:val="en-US"/>
        </w:rPr>
      </w:pPr>
      <w:ins w:id="10247" w:author="UTENTE" w:date="2020-06-30T18:44:00Z">
        <w:r w:rsidRPr="00674C8A">
          <w:rPr>
            <w:rFonts w:ascii="Calibri" w:eastAsia="Calibri" w:hAnsi="Calibri" w:cs="Times New Roman"/>
            <w:lang w:val="en-US"/>
          </w:rPr>
          <w:t>521.</w:t>
        </w:r>
        <w:r w:rsidRPr="00674C8A">
          <w:rPr>
            <w:rFonts w:ascii="Calibri" w:eastAsia="Calibri" w:hAnsi="Calibri" w:cs="Times New Roman"/>
            <w:lang w:val="en-US"/>
          </w:rPr>
          <w:tab/>
          <w:t>n "My latest commission is a smutty drawing of some person's original characters."</w:t>
        </w:r>
      </w:ins>
    </w:p>
    <w:p w14:paraId="33E04FEB" w14:textId="77777777" w:rsidR="00674C8A" w:rsidRPr="00674C8A" w:rsidRDefault="00674C8A" w:rsidP="00674C8A">
      <w:pPr>
        <w:spacing w:line="600" w:lineRule="auto"/>
        <w:jc w:val="left"/>
        <w:rPr>
          <w:ins w:id="10248" w:author="UTENTE" w:date="2020-06-30T18:44:00Z"/>
          <w:rFonts w:ascii="Calibri" w:eastAsia="Calibri" w:hAnsi="Calibri" w:cs="Times New Roman"/>
          <w:lang w:val="en-US"/>
        </w:rPr>
      </w:pPr>
      <w:ins w:id="10249" w:author="UTENTE" w:date="2020-06-30T18:44:00Z">
        <w:r w:rsidRPr="00674C8A">
          <w:rPr>
            <w:rFonts w:ascii="Calibri" w:eastAsia="Calibri" w:hAnsi="Calibri" w:cs="Times New Roman"/>
            <w:lang w:val="en-US"/>
          </w:rPr>
          <w:t>522.</w:t>
        </w:r>
        <w:r w:rsidRPr="00674C8A">
          <w:rPr>
            <w:rFonts w:ascii="Calibri" w:eastAsia="Calibri" w:hAnsi="Calibri" w:cs="Times New Roman"/>
            <w:lang w:val="en-US"/>
          </w:rPr>
          <w:tab/>
          <w:t>n "I'm not great at drawing erotic stuff normally, but…"</w:t>
        </w:r>
      </w:ins>
    </w:p>
    <w:p w14:paraId="3F66BCF1" w14:textId="77777777" w:rsidR="00674C8A" w:rsidRPr="00674C8A" w:rsidRDefault="00674C8A" w:rsidP="00674C8A">
      <w:pPr>
        <w:spacing w:line="600" w:lineRule="auto"/>
        <w:jc w:val="left"/>
        <w:rPr>
          <w:ins w:id="10250" w:author="UTENTE" w:date="2020-06-30T18:44:00Z"/>
          <w:rFonts w:ascii="Calibri" w:eastAsia="Calibri" w:hAnsi="Calibri" w:cs="Times New Roman"/>
          <w:lang w:val="en-US"/>
        </w:rPr>
      </w:pPr>
      <w:ins w:id="10251" w:author="UTENTE" w:date="2020-06-30T18:44:00Z">
        <w:r w:rsidRPr="00674C8A">
          <w:rPr>
            <w:rFonts w:ascii="Calibri" w:eastAsia="Calibri" w:hAnsi="Calibri" w:cs="Times New Roman"/>
            <w:lang w:val="en-US"/>
          </w:rPr>
          <w:t>523.</w:t>
        </w:r>
        <w:r w:rsidRPr="00674C8A">
          <w:rPr>
            <w:rFonts w:ascii="Calibri" w:eastAsia="Calibri" w:hAnsi="Calibri" w:cs="Times New Roman"/>
            <w:lang w:val="en-US"/>
          </w:rPr>
          <w:tab/>
          <w:t>n "When my mind drifts back to last night, and the hot, sweet sensations that flooded through my body, my pen starts to move on its own."</w:t>
        </w:r>
      </w:ins>
    </w:p>
    <w:p w14:paraId="636B49D5" w14:textId="77777777" w:rsidR="00674C8A" w:rsidRPr="00674C8A" w:rsidRDefault="00674C8A" w:rsidP="00674C8A">
      <w:pPr>
        <w:spacing w:line="600" w:lineRule="auto"/>
        <w:jc w:val="left"/>
        <w:rPr>
          <w:ins w:id="10252" w:author="UTENTE" w:date="2020-06-30T18:44:00Z"/>
          <w:rFonts w:ascii="Calibri" w:eastAsia="Calibri" w:hAnsi="Calibri" w:cs="Times New Roman"/>
          <w:lang w:val="en-US"/>
        </w:rPr>
      </w:pPr>
      <w:ins w:id="10253" w:author="UTENTE" w:date="2020-06-30T18:44:00Z">
        <w:r w:rsidRPr="00674C8A">
          <w:rPr>
            <w:rFonts w:ascii="Calibri" w:eastAsia="Calibri" w:hAnsi="Calibri" w:cs="Times New Roman"/>
            <w:lang w:val="en-US"/>
          </w:rPr>
          <w:t>524.</w:t>
        </w:r>
        <w:r w:rsidRPr="00674C8A">
          <w:rPr>
            <w:rFonts w:ascii="Calibri" w:eastAsia="Calibri" w:hAnsi="Calibri" w:cs="Times New Roman"/>
            <w:lang w:val="en-US"/>
          </w:rPr>
          <w:tab/>
          <w:t>n "The way their bodies entwine, the expressions on their faces – {w}somehow, I draw it more vividly than I ever could before."</w:t>
        </w:r>
      </w:ins>
    </w:p>
    <w:p w14:paraId="25FC59E1" w14:textId="77777777" w:rsidR="00674C8A" w:rsidRPr="00674C8A" w:rsidRDefault="00674C8A" w:rsidP="00674C8A">
      <w:pPr>
        <w:spacing w:line="600" w:lineRule="auto"/>
        <w:jc w:val="left"/>
        <w:rPr>
          <w:ins w:id="10254" w:author="UTENTE" w:date="2020-06-30T18:44:00Z"/>
          <w:rFonts w:ascii="Calibri" w:eastAsia="Calibri" w:hAnsi="Calibri" w:cs="Times New Roman"/>
          <w:lang w:val="en-US"/>
        </w:rPr>
      </w:pPr>
      <w:ins w:id="10255" w:author="UTENTE" w:date="2020-06-30T18:44:00Z">
        <w:r w:rsidRPr="00674C8A">
          <w:rPr>
            <w:rFonts w:ascii="Calibri" w:eastAsia="Calibri" w:hAnsi="Calibri" w:cs="Times New Roman"/>
            <w:lang w:val="en-US"/>
          </w:rPr>
          <w:t>525.</w:t>
        </w:r>
        <w:r w:rsidRPr="00674C8A">
          <w:rPr>
            <w:rFonts w:ascii="Calibri" w:eastAsia="Calibri" w:hAnsi="Calibri" w:cs="Times New Roman"/>
            <w:lang w:val="en-US"/>
          </w:rPr>
          <w:tab/>
          <w:t>mc "\"Phew… I'm gonna need another cold shower.\""</w:t>
        </w:r>
      </w:ins>
    </w:p>
    <w:p w14:paraId="5D10DCFC" w14:textId="77777777" w:rsidR="00674C8A" w:rsidRPr="00674C8A" w:rsidRDefault="00674C8A" w:rsidP="00674C8A">
      <w:pPr>
        <w:spacing w:line="600" w:lineRule="auto"/>
        <w:jc w:val="left"/>
        <w:rPr>
          <w:ins w:id="10256" w:author="UTENTE" w:date="2020-06-30T18:44:00Z"/>
          <w:rFonts w:ascii="Calibri" w:eastAsia="Calibri" w:hAnsi="Calibri" w:cs="Times New Roman"/>
          <w:lang w:val="en-US"/>
        </w:rPr>
      </w:pPr>
      <w:ins w:id="10257" w:author="UTENTE" w:date="2020-06-30T18:44:00Z">
        <w:r w:rsidRPr="00674C8A">
          <w:rPr>
            <w:rFonts w:ascii="Calibri" w:eastAsia="Calibri" w:hAnsi="Calibri" w:cs="Times New Roman"/>
            <w:lang w:val="en-US"/>
          </w:rPr>
          <w:t>526.</w:t>
        </w:r>
        <w:r w:rsidRPr="00674C8A">
          <w:rPr>
            <w:rFonts w:ascii="Calibri" w:eastAsia="Calibri" w:hAnsi="Calibri" w:cs="Times New Roman"/>
            <w:lang w:val="en-US"/>
          </w:rPr>
          <w:tab/>
          <w:t>n "By the time I finish up and get ready to head to work, my mood's actually a lot brighter."  </w:t>
        </w:r>
        <w:r w:rsidRPr="00674C8A">
          <w:rPr>
            <w:rFonts w:ascii="Calibri" w:eastAsia="Calibri" w:hAnsi="Calibri" w:cs="Times New Roman"/>
            <w:lang w:val="en-US"/>
          </w:rPr>
          <w:br w:type="page"/>
        </w:r>
      </w:ins>
    </w:p>
    <w:p w14:paraId="6AFA9DFD" w14:textId="77777777" w:rsidR="00674C8A" w:rsidRPr="00674C8A" w:rsidRDefault="00674C8A" w:rsidP="00674C8A">
      <w:pPr>
        <w:spacing w:line="600" w:lineRule="auto"/>
        <w:jc w:val="left"/>
        <w:rPr>
          <w:ins w:id="10258" w:author="UTENTE" w:date="2020-06-30T18:44:00Z"/>
          <w:rFonts w:ascii="Calibri" w:eastAsia="Calibri" w:hAnsi="Calibri" w:cs="Times New Roman"/>
        </w:rPr>
      </w:pPr>
      <w:ins w:id="10259" w:author="UTENTE" w:date="2020-06-30T18:44:00Z">
        <w:r w:rsidRPr="00674C8A">
          <w:rPr>
            <w:rFonts w:ascii="Calibri" w:eastAsia="Calibri" w:hAnsi="Calibri" w:cs="Times New Roman"/>
          </w:rPr>
          <w:lastRenderedPageBreak/>
          <w:t>516.</w:t>
        </w:r>
        <w:r w:rsidRPr="00674C8A">
          <w:rPr>
            <w:rFonts w:ascii="Calibri" w:eastAsia="Calibri" w:hAnsi="Calibri" w:cs="Times New Roman"/>
          </w:rPr>
          <w:tab/>
          <w:t>n "La sensazione che mi ha pervaso mentre Rex beveva dal mio collo è difficile da spiegare, ma quando mi ricordo cosa provavo, la mia immaginazione prende vita -"</w:t>
        </w:r>
      </w:ins>
    </w:p>
    <w:p w14:paraId="2B8BE913" w14:textId="77777777" w:rsidR="00674C8A" w:rsidRPr="00674C8A" w:rsidRDefault="00674C8A" w:rsidP="00674C8A">
      <w:pPr>
        <w:spacing w:line="600" w:lineRule="auto"/>
        <w:jc w:val="left"/>
        <w:rPr>
          <w:ins w:id="10260" w:author="UTENTE" w:date="2020-06-30T18:44:00Z"/>
          <w:rFonts w:ascii="Calibri" w:eastAsia="Calibri" w:hAnsi="Calibri" w:cs="Times New Roman"/>
        </w:rPr>
      </w:pPr>
      <w:ins w:id="10261" w:author="UTENTE" w:date="2020-06-30T18:44:00Z">
        <w:r w:rsidRPr="00674C8A">
          <w:rPr>
            <w:rFonts w:ascii="Calibri" w:eastAsia="Calibri" w:hAnsi="Calibri" w:cs="Times New Roman"/>
          </w:rPr>
          <w:t>517.</w:t>
        </w:r>
        <w:r w:rsidRPr="00674C8A">
          <w:rPr>
            <w:rFonts w:ascii="Calibri" w:eastAsia="Calibri" w:hAnsi="Calibri" w:cs="Times New Roman"/>
          </w:rPr>
          <w:tab/>
          <w:t>extend " insieme a qualcos'altro, ugh."</w:t>
        </w:r>
      </w:ins>
    </w:p>
    <w:p w14:paraId="3179429D" w14:textId="77777777" w:rsidR="00674C8A" w:rsidRPr="00674C8A" w:rsidRDefault="00674C8A" w:rsidP="00674C8A">
      <w:pPr>
        <w:spacing w:line="600" w:lineRule="auto"/>
        <w:jc w:val="left"/>
        <w:rPr>
          <w:ins w:id="10262" w:author="UTENTE" w:date="2020-06-30T18:44:00Z"/>
          <w:rFonts w:ascii="Calibri" w:eastAsia="Calibri" w:hAnsi="Calibri" w:cs="Times New Roman"/>
        </w:rPr>
      </w:pPr>
      <w:ins w:id="10263" w:author="UTENTE" w:date="2020-06-30T18:44:00Z">
        <w:r w:rsidRPr="00674C8A">
          <w:rPr>
            <w:rFonts w:ascii="Calibri" w:eastAsia="Calibri" w:hAnsi="Calibri" w:cs="Times New Roman"/>
          </w:rPr>
          <w:t>518.</w:t>
        </w:r>
        <w:r w:rsidRPr="00674C8A">
          <w:rPr>
            <w:rFonts w:ascii="Calibri" w:eastAsia="Calibri" w:hAnsi="Calibri" w:cs="Times New Roman"/>
          </w:rPr>
          <w:tab/>
          <w:t>n "Il mio ultimo lavoro riguarda un brano per una scena in uno strip club, parte di un piccolo film indipendente."</w:t>
        </w:r>
      </w:ins>
    </w:p>
    <w:p w14:paraId="13FD4A2B" w14:textId="77777777" w:rsidR="00674C8A" w:rsidRPr="00674C8A" w:rsidRDefault="00674C8A" w:rsidP="00674C8A">
      <w:pPr>
        <w:spacing w:line="600" w:lineRule="auto"/>
        <w:jc w:val="left"/>
        <w:rPr>
          <w:ins w:id="10264" w:author="UTENTE" w:date="2020-06-30T18:44:00Z"/>
          <w:rFonts w:ascii="Calibri" w:eastAsia="Calibri" w:hAnsi="Calibri" w:cs="Times New Roman"/>
        </w:rPr>
      </w:pPr>
      <w:ins w:id="10265" w:author="UTENTE" w:date="2020-06-30T18:44:00Z">
        <w:r w:rsidRPr="00674C8A">
          <w:rPr>
            <w:rFonts w:ascii="Calibri" w:eastAsia="Calibri" w:hAnsi="Calibri" w:cs="Times New Roman"/>
          </w:rPr>
          <w:t>519.</w:t>
        </w:r>
        <w:r w:rsidRPr="00674C8A">
          <w:rPr>
            <w:rFonts w:ascii="Calibri" w:eastAsia="Calibri" w:hAnsi="Calibri" w:cs="Times New Roman"/>
          </w:rPr>
          <w:tab/>
          <w:t>n "Ero un po' bloccato sul come farlo suonare \"sexy,\" ma quando la mia mente torna sui ricordi della scorsa notte, mentre Rex beveva dal mio collo…"</w:t>
        </w:r>
      </w:ins>
    </w:p>
    <w:p w14:paraId="771311E2" w14:textId="77777777" w:rsidR="00674C8A" w:rsidRPr="00674C8A" w:rsidRDefault="00674C8A" w:rsidP="00674C8A">
      <w:pPr>
        <w:spacing w:line="600" w:lineRule="auto"/>
        <w:jc w:val="left"/>
        <w:rPr>
          <w:ins w:id="10266" w:author="UTENTE" w:date="2020-06-30T18:44:00Z"/>
          <w:rFonts w:ascii="Calibri" w:eastAsia="Calibri" w:hAnsi="Calibri" w:cs="Times New Roman"/>
        </w:rPr>
      </w:pPr>
      <w:ins w:id="10267" w:author="UTENTE" w:date="2020-06-30T18:44:00Z">
        <w:r w:rsidRPr="00674C8A">
          <w:rPr>
            <w:rFonts w:ascii="Calibri" w:eastAsia="Calibri" w:hAnsi="Calibri" w:cs="Times New Roman"/>
          </w:rPr>
          <w:t>520.</w:t>
        </w:r>
        <w:r w:rsidRPr="00674C8A">
          <w:rPr>
            <w:rFonts w:ascii="Calibri" w:eastAsia="Calibri" w:hAnsi="Calibri" w:cs="Times New Roman"/>
          </w:rPr>
          <w:tab/>
          <w:t>n "Non so come, ma sono riuscito a catturare perfettamente quella sensazione - {w}una melodia lenta, fortemente ritmata con un suono grundge della chitarra che completa il tutto."</w:t>
        </w:r>
      </w:ins>
    </w:p>
    <w:p w14:paraId="31A20922" w14:textId="77777777" w:rsidR="00674C8A" w:rsidRPr="00674C8A" w:rsidRDefault="00674C8A" w:rsidP="00674C8A">
      <w:pPr>
        <w:spacing w:line="600" w:lineRule="auto"/>
        <w:jc w:val="left"/>
        <w:rPr>
          <w:ins w:id="10268" w:author="UTENTE" w:date="2020-06-30T18:44:00Z"/>
          <w:rFonts w:ascii="Calibri" w:eastAsia="Calibri" w:hAnsi="Calibri" w:cs="Times New Roman"/>
        </w:rPr>
      </w:pPr>
      <w:ins w:id="10269" w:author="UTENTE" w:date="2020-06-30T18:44:00Z">
        <w:r w:rsidRPr="00674C8A">
          <w:rPr>
            <w:rFonts w:ascii="Calibri" w:eastAsia="Calibri" w:hAnsi="Calibri" w:cs="Times New Roman"/>
          </w:rPr>
          <w:t>521.</w:t>
        </w:r>
        <w:r w:rsidRPr="00674C8A">
          <w:rPr>
            <w:rFonts w:ascii="Calibri" w:eastAsia="Calibri" w:hAnsi="Calibri" w:cs="Times New Roman"/>
          </w:rPr>
          <w:tab/>
          <w:t>n "Il mio ultimo progetto è un disegno sconcio dei personaggi originali di qualcuno."</w:t>
        </w:r>
      </w:ins>
    </w:p>
    <w:p w14:paraId="304524E9" w14:textId="77777777" w:rsidR="00674C8A" w:rsidRPr="00674C8A" w:rsidRDefault="00674C8A" w:rsidP="00674C8A">
      <w:pPr>
        <w:spacing w:line="600" w:lineRule="auto"/>
        <w:jc w:val="left"/>
        <w:rPr>
          <w:ins w:id="10270" w:author="UTENTE" w:date="2020-06-30T18:44:00Z"/>
          <w:rFonts w:ascii="Calibri" w:eastAsia="Calibri" w:hAnsi="Calibri" w:cs="Times New Roman"/>
        </w:rPr>
      </w:pPr>
      <w:ins w:id="10271" w:author="UTENTE" w:date="2020-06-30T18:44:00Z">
        <w:r w:rsidRPr="00674C8A">
          <w:rPr>
            <w:rFonts w:ascii="Calibri" w:eastAsia="Calibri" w:hAnsi="Calibri" w:cs="Times New Roman"/>
          </w:rPr>
          <w:t>522.</w:t>
        </w:r>
        <w:r w:rsidRPr="00674C8A">
          <w:rPr>
            <w:rFonts w:ascii="Calibri" w:eastAsia="Calibri" w:hAnsi="Calibri" w:cs="Times New Roman"/>
          </w:rPr>
          <w:tab/>
          <w:t>n "Non sono molto bravo a disegnare roba erotica di solito, ma…"</w:t>
        </w:r>
      </w:ins>
    </w:p>
    <w:p w14:paraId="67A5C407" w14:textId="77777777" w:rsidR="00674C8A" w:rsidRPr="00674C8A" w:rsidRDefault="00674C8A" w:rsidP="00674C8A">
      <w:pPr>
        <w:spacing w:line="600" w:lineRule="auto"/>
        <w:jc w:val="left"/>
        <w:rPr>
          <w:ins w:id="10272" w:author="UTENTE" w:date="2020-06-30T18:44:00Z"/>
          <w:rFonts w:ascii="Calibri" w:eastAsia="Calibri" w:hAnsi="Calibri" w:cs="Times New Roman"/>
        </w:rPr>
      </w:pPr>
      <w:ins w:id="10273" w:author="UTENTE" w:date="2020-06-30T18:44:00Z">
        <w:r w:rsidRPr="00674C8A">
          <w:rPr>
            <w:rFonts w:ascii="Calibri" w:eastAsia="Calibri" w:hAnsi="Calibri" w:cs="Times New Roman"/>
          </w:rPr>
          <w:t>523.</w:t>
        </w:r>
        <w:r w:rsidRPr="00674C8A">
          <w:rPr>
            <w:rFonts w:ascii="Calibri" w:eastAsia="Calibri" w:hAnsi="Calibri" w:cs="Times New Roman"/>
          </w:rPr>
          <w:tab/>
          <w:t>n "Quando la mia mente torna sui ricordi della scorsa notte, una sensazione calda e dolce mi pervade il corpo e la mia penna inizia a muoversi da sola."</w:t>
        </w:r>
      </w:ins>
    </w:p>
    <w:p w14:paraId="5D5E2206" w14:textId="77777777" w:rsidR="00674C8A" w:rsidRPr="00674C8A" w:rsidRDefault="00674C8A" w:rsidP="00674C8A">
      <w:pPr>
        <w:spacing w:line="600" w:lineRule="auto"/>
        <w:jc w:val="left"/>
        <w:rPr>
          <w:ins w:id="10274" w:author="UTENTE" w:date="2020-06-30T18:44:00Z"/>
          <w:rFonts w:ascii="Calibri" w:eastAsia="Calibri" w:hAnsi="Calibri" w:cs="Times New Roman"/>
        </w:rPr>
      </w:pPr>
      <w:ins w:id="10275" w:author="UTENTE" w:date="2020-06-30T18:44:00Z">
        <w:r w:rsidRPr="00674C8A">
          <w:rPr>
            <w:rFonts w:ascii="Calibri" w:eastAsia="Calibri" w:hAnsi="Calibri" w:cs="Times New Roman"/>
          </w:rPr>
          <w:t>524.</w:t>
        </w:r>
        <w:r w:rsidRPr="00674C8A">
          <w:rPr>
            <w:rFonts w:ascii="Calibri" w:eastAsia="Calibri" w:hAnsi="Calibri" w:cs="Times New Roman"/>
          </w:rPr>
          <w:tab/>
          <w:t>n "Il mondo in cui i loro corpi si intrecciano, l'espressione sui loro volti - non so come, ma riesco a disegnarli più vividamente di prima."</w:t>
        </w:r>
      </w:ins>
    </w:p>
    <w:p w14:paraId="7F4C2614" w14:textId="77777777" w:rsidR="00674C8A" w:rsidRPr="00674C8A" w:rsidRDefault="00674C8A" w:rsidP="00674C8A">
      <w:pPr>
        <w:spacing w:line="600" w:lineRule="auto"/>
        <w:jc w:val="left"/>
        <w:rPr>
          <w:ins w:id="10276" w:author="UTENTE" w:date="2020-06-30T18:44:00Z"/>
          <w:rFonts w:ascii="Calibri" w:eastAsia="Calibri" w:hAnsi="Calibri" w:cs="Times New Roman"/>
        </w:rPr>
      </w:pPr>
      <w:ins w:id="10277" w:author="UTENTE" w:date="2020-06-30T18:44:00Z">
        <w:r w:rsidRPr="00674C8A">
          <w:rPr>
            <w:rFonts w:ascii="Calibri" w:eastAsia="Calibri" w:hAnsi="Calibri" w:cs="Times New Roman"/>
          </w:rPr>
          <w:t>525.</w:t>
        </w:r>
        <w:r w:rsidRPr="00674C8A">
          <w:rPr>
            <w:rFonts w:ascii="Calibri" w:eastAsia="Calibri" w:hAnsi="Calibri" w:cs="Times New Roman"/>
          </w:rPr>
          <w:tab/>
          <w:t>mc "\"Fui… Mi servirà un'altra doccia fredda.\""</w:t>
        </w:r>
      </w:ins>
    </w:p>
    <w:p w14:paraId="275DCEAB" w14:textId="77777777" w:rsidR="00674C8A" w:rsidRPr="00674C8A" w:rsidRDefault="00674C8A" w:rsidP="00674C8A">
      <w:pPr>
        <w:spacing w:line="600" w:lineRule="auto"/>
        <w:jc w:val="left"/>
        <w:rPr>
          <w:ins w:id="10278" w:author="UTENTE" w:date="2020-06-30T18:44:00Z"/>
          <w:rFonts w:ascii="Calibri" w:eastAsia="Calibri" w:hAnsi="Calibri" w:cs="Times New Roman"/>
        </w:rPr>
      </w:pPr>
      <w:ins w:id="10279" w:author="UTENTE" w:date="2020-06-30T18:44:00Z">
        <w:r w:rsidRPr="00674C8A">
          <w:rPr>
            <w:rFonts w:ascii="Calibri" w:eastAsia="Calibri" w:hAnsi="Calibri" w:cs="Times New Roman"/>
          </w:rPr>
          <w:t>526.</w:t>
        </w:r>
        <w:r w:rsidRPr="00674C8A">
          <w:rPr>
            <w:rFonts w:ascii="Calibri" w:eastAsia="Calibri" w:hAnsi="Calibri" w:cs="Times New Roman"/>
          </w:rPr>
          <w:tab/>
          <w:t>n "Una volta finito, mi preparo per andare a lavoro. Il mio umore è migliorato parecchio." </w:t>
        </w:r>
        <w:r w:rsidRPr="00674C8A">
          <w:rPr>
            <w:rFonts w:ascii="Calibri" w:eastAsia="Calibri" w:hAnsi="Calibri" w:cs="Times New Roman"/>
          </w:rPr>
          <w:br w:type="page"/>
        </w:r>
      </w:ins>
    </w:p>
    <w:p w14:paraId="54CE4445" w14:textId="77777777" w:rsidR="00674C8A" w:rsidRPr="00674C8A" w:rsidRDefault="00674C8A" w:rsidP="00674C8A">
      <w:pPr>
        <w:spacing w:line="600" w:lineRule="auto"/>
        <w:jc w:val="left"/>
        <w:rPr>
          <w:ins w:id="10280" w:author="UTENTE" w:date="2020-06-30T18:44:00Z"/>
          <w:rFonts w:ascii="Calibri" w:eastAsia="Calibri" w:hAnsi="Calibri" w:cs="Times New Roman"/>
          <w:lang w:val="en-US"/>
        </w:rPr>
      </w:pPr>
      <w:ins w:id="10281" w:author="UTENTE" w:date="2020-06-30T18:44:00Z">
        <w:r w:rsidRPr="00674C8A">
          <w:rPr>
            <w:rFonts w:ascii="Calibri" w:eastAsia="Calibri" w:hAnsi="Calibri" w:cs="Times New Roman"/>
            <w:lang w:val="en-US"/>
          </w:rPr>
          <w:lastRenderedPageBreak/>
          <w:t>527.</w:t>
        </w:r>
        <w:r w:rsidRPr="00674C8A">
          <w:rPr>
            <w:rFonts w:ascii="Calibri" w:eastAsia="Calibri" w:hAnsi="Calibri" w:cs="Times New Roman"/>
            <w:lang w:val="en-US"/>
          </w:rPr>
          <w:tab/>
          <w:t>n "I got some good work done, and…"</w:t>
        </w:r>
      </w:ins>
    </w:p>
    <w:p w14:paraId="081DF638" w14:textId="77777777" w:rsidR="00674C8A" w:rsidRPr="00674C8A" w:rsidRDefault="00674C8A" w:rsidP="00674C8A">
      <w:pPr>
        <w:spacing w:line="600" w:lineRule="auto"/>
        <w:jc w:val="left"/>
        <w:rPr>
          <w:ins w:id="10282" w:author="UTENTE" w:date="2020-06-30T18:44:00Z"/>
          <w:rFonts w:ascii="Calibri" w:eastAsia="Calibri" w:hAnsi="Calibri" w:cs="Times New Roman"/>
          <w:lang w:val="en-US"/>
        </w:rPr>
      </w:pPr>
      <w:ins w:id="10283" w:author="UTENTE" w:date="2020-06-30T18:44:00Z">
        <w:r w:rsidRPr="00674C8A">
          <w:rPr>
            <w:rFonts w:ascii="Calibri" w:eastAsia="Calibri" w:hAnsi="Calibri" w:cs="Times New Roman"/>
            <w:lang w:val="en-US"/>
          </w:rPr>
          <w:t>528.</w:t>
        </w:r>
        <w:r w:rsidRPr="00674C8A">
          <w:rPr>
            <w:rFonts w:ascii="Calibri" w:eastAsia="Calibri" w:hAnsi="Calibri" w:cs="Times New Roman"/>
            <w:lang w:val="en-US"/>
          </w:rPr>
          <w:tab/>
          <w:t>n "Well, I'll get to see Rex in a few hours. {w}Of course, I'm mostly just excited to chew him out."</w:t>
        </w:r>
      </w:ins>
    </w:p>
    <w:p w14:paraId="007B6C15" w14:textId="77777777" w:rsidR="00674C8A" w:rsidRPr="00674C8A" w:rsidRDefault="00674C8A" w:rsidP="00674C8A">
      <w:pPr>
        <w:spacing w:line="600" w:lineRule="auto"/>
        <w:jc w:val="left"/>
        <w:rPr>
          <w:ins w:id="10284" w:author="UTENTE" w:date="2020-06-30T18:44:00Z"/>
          <w:rFonts w:ascii="Calibri" w:eastAsia="Calibri" w:hAnsi="Calibri" w:cs="Times New Roman"/>
          <w:lang w:val="en-US"/>
        </w:rPr>
      </w:pPr>
      <w:ins w:id="10285" w:author="UTENTE" w:date="2020-06-30T18:44:00Z">
        <w:r w:rsidRPr="00674C8A">
          <w:rPr>
            <w:rFonts w:ascii="Calibri" w:eastAsia="Calibri" w:hAnsi="Calibri" w:cs="Times New Roman"/>
            <w:lang w:val="en-US"/>
          </w:rPr>
          <w:t>529.</w:t>
        </w:r>
        <w:r w:rsidRPr="00674C8A">
          <w:rPr>
            <w:rFonts w:ascii="Calibri" w:eastAsia="Calibri" w:hAnsi="Calibri" w:cs="Times New Roman"/>
            <w:lang w:val="en-US"/>
          </w:rPr>
          <w:tab/>
          <w:t>n "–Like always, the street is fairly busy around this time."</w:t>
        </w:r>
      </w:ins>
    </w:p>
    <w:p w14:paraId="19EE1BC7" w14:textId="77777777" w:rsidR="00674C8A" w:rsidRPr="00674C8A" w:rsidRDefault="00674C8A" w:rsidP="00674C8A">
      <w:pPr>
        <w:spacing w:line="600" w:lineRule="auto"/>
        <w:jc w:val="left"/>
        <w:rPr>
          <w:ins w:id="10286" w:author="UTENTE" w:date="2020-06-30T18:44:00Z"/>
          <w:rFonts w:ascii="Calibri" w:eastAsia="Calibri" w:hAnsi="Calibri" w:cs="Times New Roman"/>
          <w:lang w:val="en-US"/>
        </w:rPr>
      </w:pPr>
      <w:ins w:id="10287" w:author="UTENTE" w:date="2020-06-30T18:44:00Z">
        <w:r w:rsidRPr="00674C8A">
          <w:rPr>
            <w:rFonts w:ascii="Calibri" w:eastAsia="Calibri" w:hAnsi="Calibri" w:cs="Times New Roman"/>
            <w:lang w:val="en-US"/>
          </w:rPr>
          <w:t>530.</w:t>
        </w:r>
        <w:r w:rsidRPr="00674C8A">
          <w:rPr>
            <w:rFonts w:ascii="Calibri" w:eastAsia="Calibri" w:hAnsi="Calibri" w:cs="Times New Roman"/>
            <w:lang w:val="en-US"/>
          </w:rPr>
          <w:tab/>
          <w:t>n "I mostly just tune out the racket of car stereos and blaring horns."</w:t>
        </w:r>
      </w:ins>
    </w:p>
    <w:p w14:paraId="5EAC52F8" w14:textId="77777777" w:rsidR="00674C8A" w:rsidRPr="00674C8A" w:rsidRDefault="00674C8A" w:rsidP="00674C8A">
      <w:pPr>
        <w:spacing w:line="600" w:lineRule="auto"/>
        <w:jc w:val="left"/>
        <w:rPr>
          <w:ins w:id="10288" w:author="UTENTE" w:date="2020-06-30T18:44:00Z"/>
          <w:rFonts w:ascii="Calibri" w:eastAsia="Calibri" w:hAnsi="Calibri" w:cs="Times New Roman"/>
          <w:lang w:val="en-US"/>
        </w:rPr>
      </w:pPr>
      <w:ins w:id="10289" w:author="UTENTE" w:date="2020-06-30T18:44:00Z">
        <w:r w:rsidRPr="00674C8A">
          <w:rPr>
            <w:rFonts w:ascii="Calibri" w:eastAsia="Calibri" w:hAnsi="Calibri" w:cs="Times New Roman"/>
            <w:lang w:val="en-US"/>
          </w:rPr>
          <w:t>531.</w:t>
        </w:r>
        <w:r w:rsidRPr="00674C8A">
          <w:rPr>
            <w:rFonts w:ascii="Calibri" w:eastAsia="Calibri" w:hAnsi="Calibri" w:cs="Times New Roman"/>
            <w:lang w:val="en-US"/>
          </w:rPr>
          <w:tab/>
          <w:t>n "It's funny to think that out of all these people, next to no one realizes that they're in a city infested with vampires…"</w:t>
        </w:r>
      </w:ins>
    </w:p>
    <w:p w14:paraId="13F7E9D9" w14:textId="77777777" w:rsidR="00674C8A" w:rsidRPr="00674C8A" w:rsidRDefault="00674C8A" w:rsidP="00674C8A">
      <w:pPr>
        <w:spacing w:line="600" w:lineRule="auto"/>
        <w:jc w:val="left"/>
        <w:rPr>
          <w:ins w:id="10290" w:author="UTENTE" w:date="2020-06-30T18:44:00Z"/>
          <w:rFonts w:ascii="Calibri" w:eastAsia="Calibri" w:hAnsi="Calibri" w:cs="Times New Roman"/>
          <w:lang w:val="en-US"/>
        </w:rPr>
      </w:pPr>
      <w:ins w:id="10291" w:author="UTENTE" w:date="2020-06-30T18:44:00Z">
        <w:r w:rsidRPr="00674C8A">
          <w:rPr>
            <w:rFonts w:ascii="Calibri" w:eastAsia="Calibri" w:hAnsi="Calibri" w:cs="Times New Roman"/>
            <w:lang w:val="en-US"/>
          </w:rPr>
          <w:t>532.</w:t>
        </w:r>
        <w:r w:rsidRPr="00674C8A">
          <w:rPr>
            <w:rFonts w:ascii="Calibri" w:eastAsia="Calibri" w:hAnsi="Calibri" w:cs="Times New Roman"/>
            <w:lang w:val="en-US"/>
          </w:rPr>
          <w:tab/>
          <w:t>n "…And just a few nights ago, I was one of them."</w:t>
        </w:r>
      </w:ins>
    </w:p>
    <w:p w14:paraId="28D2DB49" w14:textId="77777777" w:rsidR="00674C8A" w:rsidRPr="00674C8A" w:rsidRDefault="00674C8A" w:rsidP="00674C8A">
      <w:pPr>
        <w:spacing w:line="600" w:lineRule="auto"/>
        <w:jc w:val="left"/>
        <w:rPr>
          <w:ins w:id="10292" w:author="UTENTE" w:date="2020-06-30T18:44:00Z"/>
          <w:rFonts w:ascii="Calibri" w:eastAsia="Calibri" w:hAnsi="Calibri" w:cs="Times New Roman"/>
          <w:lang w:val="en-US"/>
        </w:rPr>
      </w:pPr>
      <w:ins w:id="10293" w:author="UTENTE" w:date="2020-06-30T18:44:00Z">
        <w:r w:rsidRPr="00674C8A">
          <w:rPr>
            <w:rFonts w:ascii="Calibri" w:eastAsia="Calibri" w:hAnsi="Calibri" w:cs="Times New Roman"/>
            <w:lang w:val="en-US"/>
          </w:rPr>
          <w:t>533.</w:t>
        </w:r>
        <w:r w:rsidRPr="00674C8A">
          <w:rPr>
            <w:rFonts w:ascii="Calibri" w:eastAsia="Calibri" w:hAnsi="Calibri" w:cs="Times New Roman"/>
            <w:lang w:val="en-US"/>
          </w:rPr>
          <w:tab/>
          <w:t>n "My shift goes like normal, full of junkies and the occasional drunk prick."</w:t>
        </w:r>
      </w:ins>
    </w:p>
    <w:p w14:paraId="3C3354DD" w14:textId="77777777" w:rsidR="00674C8A" w:rsidRPr="00674C8A" w:rsidRDefault="00674C8A" w:rsidP="00674C8A">
      <w:pPr>
        <w:spacing w:line="600" w:lineRule="auto"/>
        <w:jc w:val="left"/>
        <w:rPr>
          <w:ins w:id="10294" w:author="UTENTE" w:date="2020-06-30T18:44:00Z"/>
          <w:rFonts w:ascii="Calibri" w:eastAsia="Calibri" w:hAnsi="Calibri" w:cs="Times New Roman"/>
          <w:lang w:val="en-US"/>
        </w:rPr>
      </w:pPr>
      <w:ins w:id="10295" w:author="UTENTE" w:date="2020-06-30T18:44:00Z">
        <w:r w:rsidRPr="00674C8A">
          <w:rPr>
            <w:rFonts w:ascii="Calibri" w:eastAsia="Calibri" w:hAnsi="Calibri" w:cs="Times New Roman"/>
            <w:lang w:val="en-US"/>
          </w:rPr>
          <w:t>534.</w:t>
        </w:r>
        <w:r w:rsidRPr="00674C8A">
          <w:rPr>
            <w:rFonts w:ascii="Calibri" w:eastAsia="Calibri" w:hAnsi="Calibri" w:cs="Times New Roman"/>
            <w:lang w:val="en-US"/>
          </w:rPr>
          <w:tab/>
          <w:t>u "\"Can I get number seven? A, uh…\""</w:t>
        </w:r>
      </w:ins>
    </w:p>
    <w:p w14:paraId="184B77DB" w14:textId="77777777" w:rsidR="00674C8A" w:rsidRPr="00674C8A" w:rsidRDefault="00674C8A" w:rsidP="00674C8A">
      <w:pPr>
        <w:spacing w:line="600" w:lineRule="auto"/>
        <w:jc w:val="left"/>
        <w:rPr>
          <w:ins w:id="10296" w:author="UTENTE" w:date="2020-06-30T18:44:00Z"/>
          <w:rFonts w:ascii="Calibri" w:eastAsia="Calibri" w:hAnsi="Calibri" w:cs="Times New Roman"/>
          <w:lang w:val="en-US"/>
        </w:rPr>
      </w:pPr>
      <w:ins w:id="10297" w:author="UTENTE" w:date="2020-06-30T18:44:00Z">
        <w:r w:rsidRPr="00674C8A">
          <w:rPr>
            <w:rFonts w:ascii="Calibri" w:eastAsia="Calibri" w:hAnsi="Calibri" w:cs="Times New Roman"/>
            <w:lang w:val="en-US"/>
          </w:rPr>
          <w:t>535.</w:t>
        </w:r>
        <w:r w:rsidRPr="00674C8A">
          <w:rPr>
            <w:rFonts w:ascii="Calibri" w:eastAsia="Calibri" w:hAnsi="Calibri" w:cs="Times New Roman"/>
            <w:lang w:val="en-US"/>
          </w:rPr>
          <w:tab/>
          <w:t>mc "\"–That's a whole pie, sir. Are you sure you really want a {i}whole{/i} pie?\""</w:t>
        </w:r>
      </w:ins>
    </w:p>
    <w:p w14:paraId="2241D0AC" w14:textId="77777777" w:rsidR="00674C8A" w:rsidRPr="00674C8A" w:rsidRDefault="00674C8A" w:rsidP="00674C8A">
      <w:pPr>
        <w:spacing w:line="600" w:lineRule="auto"/>
        <w:jc w:val="left"/>
        <w:rPr>
          <w:ins w:id="10298" w:author="UTENTE" w:date="2020-06-30T18:44:00Z"/>
          <w:rFonts w:ascii="Calibri" w:eastAsia="Calibri" w:hAnsi="Calibri" w:cs="Times New Roman"/>
          <w:lang w:val="en-US"/>
        </w:rPr>
      </w:pPr>
      <w:ins w:id="10299" w:author="UTENTE" w:date="2020-06-30T18:44:00Z">
        <w:r w:rsidRPr="00674C8A">
          <w:rPr>
            <w:rFonts w:ascii="Calibri" w:eastAsia="Calibri" w:hAnsi="Calibri" w:cs="Times New Roman"/>
            <w:lang w:val="en-US"/>
          </w:rPr>
          <w:t>536.</w:t>
        </w:r>
        <w:r w:rsidRPr="00674C8A">
          <w:rPr>
            <w:rFonts w:ascii="Calibri" w:eastAsia="Calibri" w:hAnsi="Calibri" w:cs="Times New Roman"/>
            <w:lang w:val="en-US"/>
          </w:rPr>
          <w:tab/>
          <w:t>u "\"High? I'm not high, you're high!\""</w:t>
        </w:r>
      </w:ins>
    </w:p>
    <w:p w14:paraId="51EF0E3B" w14:textId="77777777" w:rsidR="00674C8A" w:rsidRPr="00674C8A" w:rsidRDefault="00674C8A" w:rsidP="00674C8A">
      <w:pPr>
        <w:spacing w:line="600" w:lineRule="auto"/>
        <w:jc w:val="left"/>
        <w:rPr>
          <w:ins w:id="10300" w:author="UTENTE" w:date="2020-06-30T18:44:00Z"/>
          <w:rFonts w:ascii="Calibri" w:eastAsia="Calibri" w:hAnsi="Calibri" w:cs="Times New Roman"/>
          <w:lang w:val="en-US"/>
        </w:rPr>
      </w:pPr>
      <w:ins w:id="10301" w:author="UTENTE" w:date="2020-06-30T18:44:00Z">
        <w:r w:rsidRPr="00674C8A">
          <w:rPr>
            <w:rFonts w:ascii="Calibri" w:eastAsia="Calibri" w:hAnsi="Calibri" w:cs="Times New Roman"/>
            <w:lang w:val="en-US"/>
          </w:rPr>
          <w:t>537.</w:t>
        </w:r>
        <w:r w:rsidRPr="00674C8A">
          <w:rPr>
            <w:rFonts w:ascii="Calibri" w:eastAsia="Calibri" w:hAnsi="Calibri" w:cs="Times New Roman"/>
            <w:lang w:val="en-US"/>
          </w:rPr>
          <w:tab/>
          <w:t>mc "\"…Ngh…\""</w:t>
        </w:r>
      </w:ins>
    </w:p>
    <w:p w14:paraId="5B01CCAB" w14:textId="77777777" w:rsidR="00674C8A" w:rsidRPr="00674C8A" w:rsidRDefault="00674C8A" w:rsidP="00674C8A">
      <w:pPr>
        <w:spacing w:line="600" w:lineRule="auto"/>
        <w:jc w:val="left"/>
        <w:rPr>
          <w:ins w:id="10302" w:author="UTENTE" w:date="2020-06-30T18:44:00Z"/>
          <w:rFonts w:ascii="Calibri" w:eastAsia="Calibri" w:hAnsi="Calibri" w:cs="Times New Roman"/>
          <w:lang w:val="en-US"/>
        </w:rPr>
      </w:pPr>
      <w:ins w:id="10303" w:author="UTENTE" w:date="2020-06-30T18:44:00Z">
        <w:r w:rsidRPr="00674C8A">
          <w:rPr>
            <w:rFonts w:ascii="Calibri" w:eastAsia="Calibri" w:hAnsi="Calibri" w:cs="Times New Roman"/>
            <w:lang w:val="en-US"/>
          </w:rPr>
          <w:t>538.</w:t>
        </w:r>
        <w:r w:rsidRPr="00674C8A">
          <w:rPr>
            <w:rFonts w:ascii="Calibri" w:eastAsia="Calibri" w:hAnsi="Calibri" w:cs="Times New Roman"/>
            <w:lang w:val="en-US"/>
          </w:rPr>
          <w:tab/>
          <w:t>n "Ah, late night crowd, never change."</w:t>
        </w:r>
      </w:ins>
    </w:p>
    <w:p w14:paraId="6F1590CA" w14:textId="77777777" w:rsidR="00674C8A" w:rsidRPr="00674C8A" w:rsidRDefault="00674C8A" w:rsidP="00674C8A">
      <w:pPr>
        <w:spacing w:line="600" w:lineRule="auto"/>
        <w:jc w:val="left"/>
        <w:rPr>
          <w:ins w:id="10304" w:author="UTENTE" w:date="2020-06-30T18:44:00Z"/>
          <w:rFonts w:ascii="Calibri" w:eastAsia="Calibri" w:hAnsi="Calibri" w:cs="Times New Roman"/>
          <w:lang w:val="en-US"/>
        </w:rPr>
      </w:pPr>
      <w:ins w:id="10305" w:author="UTENTE" w:date="2020-06-30T18:44:00Z">
        <w:r w:rsidRPr="00674C8A">
          <w:rPr>
            <w:rFonts w:ascii="Calibri" w:eastAsia="Calibri" w:hAnsi="Calibri" w:cs="Times New Roman"/>
            <w:lang w:val="en-US"/>
          </w:rPr>
          <w:t>539.</w:t>
        </w:r>
        <w:r w:rsidRPr="00674C8A">
          <w:rPr>
            <w:rFonts w:ascii="Calibri" w:eastAsia="Calibri" w:hAnsi="Calibri" w:cs="Times New Roman"/>
            <w:lang w:val="en-US"/>
          </w:rPr>
          <w:tab/>
          <w:t>n "Finally, I decide to close up shop a little early."</w:t>
        </w:r>
      </w:ins>
    </w:p>
    <w:p w14:paraId="296078F7" w14:textId="77777777" w:rsidR="00674C8A" w:rsidRPr="00674C8A" w:rsidRDefault="00674C8A" w:rsidP="00674C8A">
      <w:pPr>
        <w:spacing w:line="600" w:lineRule="auto"/>
        <w:jc w:val="left"/>
        <w:rPr>
          <w:ins w:id="10306" w:author="UTENTE" w:date="2020-06-30T18:44:00Z"/>
          <w:rFonts w:ascii="Calibri" w:eastAsia="Calibri" w:hAnsi="Calibri" w:cs="Times New Roman"/>
          <w:lang w:val="en-US"/>
        </w:rPr>
      </w:pPr>
      <w:ins w:id="10307" w:author="UTENTE" w:date="2020-06-30T18:44:00Z">
        <w:r w:rsidRPr="00674C8A">
          <w:rPr>
            <w:rFonts w:ascii="Calibri" w:eastAsia="Calibri" w:hAnsi="Calibri" w:cs="Times New Roman"/>
            <w:lang w:val="en-US"/>
          </w:rPr>
          <w:t>540.</w:t>
        </w:r>
        <w:r w:rsidRPr="00674C8A">
          <w:rPr>
            <w:rFonts w:ascii="Calibri" w:eastAsia="Calibri" w:hAnsi="Calibri" w:cs="Times New Roman"/>
            <w:lang w:val="en-US"/>
          </w:rPr>
          <w:tab/>
          <w:t>n "Shoving my keys in my pocket, I head towards Club Skyline, sticking to the main road."</w:t>
        </w:r>
      </w:ins>
    </w:p>
    <w:p w14:paraId="750D5EA3" w14:textId="77777777" w:rsidR="00674C8A" w:rsidRPr="00674C8A" w:rsidRDefault="00674C8A" w:rsidP="00674C8A">
      <w:pPr>
        <w:spacing w:line="600" w:lineRule="auto"/>
        <w:jc w:val="left"/>
        <w:rPr>
          <w:ins w:id="10308" w:author="UTENTE" w:date="2020-06-30T18:44:00Z"/>
          <w:rFonts w:ascii="Calibri" w:eastAsia="Calibri" w:hAnsi="Calibri" w:cs="Times New Roman"/>
        </w:rPr>
      </w:pPr>
      <w:ins w:id="10309" w:author="UTENTE" w:date="2020-06-30T18:44:00Z">
        <w:r w:rsidRPr="00674C8A">
          <w:rPr>
            <w:rFonts w:ascii="Calibri" w:eastAsia="Calibri" w:hAnsi="Calibri" w:cs="Times New Roman"/>
            <w:lang w:val="en-US"/>
          </w:rPr>
          <w:t>541.</w:t>
        </w:r>
        <w:r w:rsidRPr="00674C8A">
          <w:rPr>
            <w:rFonts w:ascii="Calibri" w:eastAsia="Calibri" w:hAnsi="Calibri" w:cs="Times New Roman"/>
            <w:lang w:val="en-US"/>
          </w:rPr>
          <w:tab/>
          <w:t xml:space="preserve">mcp "\"No vampires out to play tonight, I hope? </w:t>
        </w:r>
        <w:r w:rsidRPr="00674C8A">
          <w:rPr>
            <w:rFonts w:ascii="Calibri" w:eastAsia="Calibri" w:hAnsi="Calibri" w:cs="Times New Roman"/>
          </w:rPr>
          <w:t>Eheh…\""</w:t>
        </w:r>
        <w:r w:rsidRPr="00674C8A">
          <w:rPr>
            <w:rFonts w:ascii="Calibri" w:eastAsia="Calibri" w:hAnsi="Calibri" w:cs="Times New Roman"/>
          </w:rPr>
          <w:br w:type="page"/>
        </w:r>
      </w:ins>
    </w:p>
    <w:p w14:paraId="1CF49B49" w14:textId="77777777" w:rsidR="00674C8A" w:rsidRPr="00674C8A" w:rsidRDefault="00674C8A" w:rsidP="00674C8A">
      <w:pPr>
        <w:spacing w:line="600" w:lineRule="auto"/>
        <w:jc w:val="left"/>
        <w:rPr>
          <w:ins w:id="10310" w:author="UTENTE" w:date="2020-06-30T18:44:00Z"/>
          <w:rFonts w:ascii="Calibri" w:eastAsia="Calibri" w:hAnsi="Calibri" w:cs="Times New Roman"/>
        </w:rPr>
      </w:pPr>
      <w:ins w:id="10311" w:author="UTENTE" w:date="2020-06-30T18:44:00Z">
        <w:r w:rsidRPr="00674C8A">
          <w:rPr>
            <w:rFonts w:ascii="Calibri" w:eastAsia="Calibri" w:hAnsi="Calibri" w:cs="Times New Roman"/>
          </w:rPr>
          <w:lastRenderedPageBreak/>
          <w:t>527.</w:t>
        </w:r>
        <w:r w:rsidRPr="00674C8A">
          <w:rPr>
            <w:rFonts w:ascii="Calibri" w:eastAsia="Calibri" w:hAnsi="Calibri" w:cs="Times New Roman"/>
          </w:rPr>
          <w:tab/>
          <w:t>n "Ho lavorato un po' e…"</w:t>
        </w:r>
      </w:ins>
    </w:p>
    <w:p w14:paraId="6EF613F6" w14:textId="77777777" w:rsidR="00674C8A" w:rsidRPr="00674C8A" w:rsidRDefault="00674C8A" w:rsidP="00674C8A">
      <w:pPr>
        <w:spacing w:line="600" w:lineRule="auto"/>
        <w:jc w:val="left"/>
        <w:rPr>
          <w:ins w:id="10312" w:author="UTENTE" w:date="2020-06-30T18:44:00Z"/>
          <w:rFonts w:ascii="Calibri" w:eastAsia="Calibri" w:hAnsi="Calibri" w:cs="Times New Roman"/>
        </w:rPr>
      </w:pPr>
      <w:ins w:id="10313" w:author="UTENTE" w:date="2020-06-30T18:44:00Z">
        <w:r w:rsidRPr="00674C8A">
          <w:rPr>
            <w:rFonts w:ascii="Calibri" w:eastAsia="Calibri" w:hAnsi="Calibri" w:cs="Times New Roman"/>
          </w:rPr>
          <w:t>528.</w:t>
        </w:r>
        <w:r w:rsidRPr="00674C8A">
          <w:rPr>
            <w:rFonts w:ascii="Calibri" w:eastAsia="Calibri" w:hAnsi="Calibri" w:cs="Times New Roman"/>
          </w:rPr>
          <w:tab/>
          <w:t>n "Beh, vedrò Rex fra qualche ora. {w}Ovviamente, sono eccitato più che altro all'idea di urlargli contro."</w:t>
        </w:r>
      </w:ins>
    </w:p>
    <w:p w14:paraId="7168B967" w14:textId="77777777" w:rsidR="00674C8A" w:rsidRPr="00674C8A" w:rsidRDefault="00674C8A" w:rsidP="00674C8A">
      <w:pPr>
        <w:spacing w:line="600" w:lineRule="auto"/>
        <w:jc w:val="left"/>
        <w:rPr>
          <w:ins w:id="10314" w:author="UTENTE" w:date="2020-06-30T18:44:00Z"/>
          <w:rFonts w:ascii="Calibri" w:eastAsia="Calibri" w:hAnsi="Calibri" w:cs="Times New Roman"/>
        </w:rPr>
      </w:pPr>
      <w:ins w:id="10315" w:author="UTENTE" w:date="2020-06-30T18:44:00Z">
        <w:r w:rsidRPr="00674C8A">
          <w:rPr>
            <w:rFonts w:ascii="Calibri" w:eastAsia="Calibri" w:hAnsi="Calibri" w:cs="Times New Roman"/>
          </w:rPr>
          <w:t>529.</w:t>
        </w:r>
        <w:r w:rsidRPr="00674C8A">
          <w:rPr>
            <w:rFonts w:ascii="Calibri" w:eastAsia="Calibri" w:hAnsi="Calibri" w:cs="Times New Roman"/>
          </w:rPr>
          <w:tab/>
          <w:t>n "Come sempre, le strade sono piuttosto affollate a quest'ora."</w:t>
        </w:r>
      </w:ins>
    </w:p>
    <w:p w14:paraId="599D9A21" w14:textId="77777777" w:rsidR="00674C8A" w:rsidRPr="00674C8A" w:rsidRDefault="00674C8A" w:rsidP="00674C8A">
      <w:pPr>
        <w:spacing w:line="600" w:lineRule="auto"/>
        <w:jc w:val="left"/>
        <w:rPr>
          <w:ins w:id="10316" w:author="UTENTE" w:date="2020-06-30T18:44:00Z"/>
          <w:rFonts w:ascii="Calibri" w:eastAsia="Calibri" w:hAnsi="Calibri" w:cs="Times New Roman"/>
        </w:rPr>
      </w:pPr>
      <w:ins w:id="10317" w:author="UTENTE" w:date="2020-06-30T18:44:00Z">
        <w:r w:rsidRPr="00674C8A">
          <w:rPr>
            <w:rFonts w:ascii="Calibri" w:eastAsia="Calibri" w:hAnsi="Calibri" w:cs="Times New Roman"/>
          </w:rPr>
          <w:t>530.</w:t>
        </w:r>
        <w:r w:rsidRPr="00674C8A">
          <w:rPr>
            <w:rFonts w:ascii="Calibri" w:eastAsia="Calibri" w:hAnsi="Calibri" w:cs="Times New Roman"/>
          </w:rPr>
          <w:tab/>
          <w:t>n "Di solito semplicemente ignoro il rumore delle radio e dei clacson delle auto."</w:t>
        </w:r>
      </w:ins>
    </w:p>
    <w:p w14:paraId="0E2ECB9E" w14:textId="77777777" w:rsidR="00674C8A" w:rsidRPr="00674C8A" w:rsidRDefault="00674C8A" w:rsidP="00674C8A">
      <w:pPr>
        <w:spacing w:line="600" w:lineRule="auto"/>
        <w:jc w:val="left"/>
        <w:rPr>
          <w:ins w:id="10318" w:author="UTENTE" w:date="2020-06-30T18:44:00Z"/>
          <w:rFonts w:ascii="Calibri" w:eastAsia="Calibri" w:hAnsi="Calibri" w:cs="Times New Roman"/>
        </w:rPr>
      </w:pPr>
      <w:ins w:id="10319" w:author="UTENTE" w:date="2020-06-30T18:44:00Z">
        <w:r w:rsidRPr="00674C8A">
          <w:rPr>
            <w:rFonts w:ascii="Calibri" w:eastAsia="Calibri" w:hAnsi="Calibri" w:cs="Times New Roman"/>
          </w:rPr>
          <w:t>531.</w:t>
        </w:r>
        <w:r w:rsidRPr="00674C8A">
          <w:rPr>
            <w:rFonts w:ascii="Calibri" w:eastAsia="Calibri" w:hAnsi="Calibri" w:cs="Times New Roman"/>
          </w:rPr>
          <w:tab/>
          <w:t>n "È strano pensare che di tutte queste persone, praticamente nessuno si renda conto che si trova in una città infestata da vampiri…"</w:t>
        </w:r>
      </w:ins>
    </w:p>
    <w:p w14:paraId="344627E4" w14:textId="77777777" w:rsidR="00674C8A" w:rsidRPr="00674C8A" w:rsidRDefault="00674C8A" w:rsidP="00674C8A">
      <w:pPr>
        <w:spacing w:line="600" w:lineRule="auto"/>
        <w:jc w:val="left"/>
        <w:rPr>
          <w:ins w:id="10320" w:author="UTENTE" w:date="2020-06-30T18:44:00Z"/>
          <w:rFonts w:ascii="Calibri" w:eastAsia="Calibri" w:hAnsi="Calibri" w:cs="Times New Roman"/>
        </w:rPr>
      </w:pPr>
      <w:ins w:id="10321" w:author="UTENTE" w:date="2020-06-30T18:44:00Z">
        <w:r w:rsidRPr="00674C8A">
          <w:rPr>
            <w:rFonts w:ascii="Calibri" w:eastAsia="Calibri" w:hAnsi="Calibri" w:cs="Times New Roman"/>
          </w:rPr>
          <w:t>532.</w:t>
        </w:r>
        <w:r w:rsidRPr="00674C8A">
          <w:rPr>
            <w:rFonts w:ascii="Calibri" w:eastAsia="Calibri" w:hAnsi="Calibri" w:cs="Times New Roman"/>
          </w:rPr>
          <w:tab/>
          <w:t>n "…E solo qualche notte fa, io ero come loro."</w:t>
        </w:r>
      </w:ins>
    </w:p>
    <w:p w14:paraId="02753837" w14:textId="77777777" w:rsidR="00674C8A" w:rsidRPr="00674C8A" w:rsidRDefault="00674C8A" w:rsidP="00674C8A">
      <w:pPr>
        <w:spacing w:line="600" w:lineRule="auto"/>
        <w:jc w:val="left"/>
        <w:rPr>
          <w:ins w:id="10322" w:author="UTENTE" w:date="2020-06-30T18:44:00Z"/>
          <w:rFonts w:ascii="Calibri" w:eastAsia="Calibri" w:hAnsi="Calibri" w:cs="Times New Roman"/>
        </w:rPr>
      </w:pPr>
      <w:ins w:id="10323" w:author="UTENTE" w:date="2020-06-30T18:44:00Z">
        <w:r w:rsidRPr="00674C8A">
          <w:rPr>
            <w:rFonts w:ascii="Calibri" w:eastAsia="Calibri" w:hAnsi="Calibri" w:cs="Times New Roman"/>
          </w:rPr>
          <w:t>533.</w:t>
        </w:r>
        <w:r w:rsidRPr="00674C8A">
          <w:rPr>
            <w:rFonts w:ascii="Calibri" w:eastAsia="Calibri" w:hAnsi="Calibri" w:cs="Times New Roman"/>
          </w:rPr>
          <w:tab/>
          <w:t>n "Il mio turno procede come al solito, una marea di drogati e qualche stronzo ubriaco."</w:t>
        </w:r>
      </w:ins>
    </w:p>
    <w:p w14:paraId="65FA360C" w14:textId="77777777" w:rsidR="00674C8A" w:rsidRPr="00674C8A" w:rsidRDefault="00674C8A" w:rsidP="00674C8A">
      <w:pPr>
        <w:spacing w:line="600" w:lineRule="auto"/>
        <w:jc w:val="left"/>
        <w:rPr>
          <w:ins w:id="10324" w:author="UTENTE" w:date="2020-06-30T18:44:00Z"/>
          <w:rFonts w:ascii="Calibri" w:eastAsia="Calibri" w:hAnsi="Calibri" w:cs="Times New Roman"/>
        </w:rPr>
      </w:pPr>
      <w:ins w:id="10325" w:author="UTENTE" w:date="2020-06-30T18:44:00Z">
        <w:r w:rsidRPr="00674C8A">
          <w:rPr>
            <w:rFonts w:ascii="Calibri" w:eastAsia="Calibri" w:hAnsi="Calibri" w:cs="Times New Roman"/>
          </w:rPr>
          <w:t>534.</w:t>
        </w:r>
        <w:r w:rsidRPr="00674C8A">
          <w:rPr>
            <w:rFonts w:ascii="Calibri" w:eastAsia="Calibri" w:hAnsi="Calibri" w:cs="Times New Roman"/>
          </w:rPr>
          <w:tab/>
          <w:t>u "\"Posso avere un numero 7? Un, emm…\""</w:t>
        </w:r>
      </w:ins>
    </w:p>
    <w:p w14:paraId="4AF860AC" w14:textId="77777777" w:rsidR="00674C8A" w:rsidRPr="00674C8A" w:rsidRDefault="00674C8A" w:rsidP="00674C8A">
      <w:pPr>
        <w:spacing w:line="600" w:lineRule="auto"/>
        <w:jc w:val="left"/>
        <w:rPr>
          <w:ins w:id="10326" w:author="UTENTE" w:date="2020-06-30T18:44:00Z"/>
          <w:rFonts w:ascii="Calibri" w:eastAsia="Calibri" w:hAnsi="Calibri" w:cs="Times New Roman"/>
        </w:rPr>
      </w:pPr>
      <w:ins w:id="10327" w:author="UTENTE" w:date="2020-06-30T18:44:00Z">
        <w:r w:rsidRPr="00674C8A">
          <w:rPr>
            <w:rFonts w:ascii="Calibri" w:eastAsia="Calibri" w:hAnsi="Calibri" w:cs="Times New Roman"/>
          </w:rPr>
          <w:t>535.</w:t>
        </w:r>
        <w:r w:rsidRPr="00674C8A">
          <w:rPr>
            <w:rFonts w:ascii="Calibri" w:eastAsia="Calibri" w:hAnsi="Calibri" w:cs="Times New Roman"/>
          </w:rPr>
          <w:tab/>
          <w:t>mc "\"Signore, è uno sformato intero. È sicuro di volere un {i}intero{/i} sformato?\""</w:t>
        </w:r>
      </w:ins>
    </w:p>
    <w:p w14:paraId="35A1900F" w14:textId="77777777" w:rsidR="00674C8A" w:rsidRPr="00674C8A" w:rsidRDefault="00674C8A" w:rsidP="00674C8A">
      <w:pPr>
        <w:spacing w:line="600" w:lineRule="auto"/>
        <w:jc w:val="left"/>
        <w:rPr>
          <w:ins w:id="10328" w:author="UTENTE" w:date="2020-06-30T18:44:00Z"/>
          <w:rFonts w:ascii="Calibri" w:eastAsia="Calibri" w:hAnsi="Calibri" w:cs="Times New Roman"/>
        </w:rPr>
      </w:pPr>
      <w:ins w:id="10329" w:author="UTENTE" w:date="2020-06-30T18:44:00Z">
        <w:r w:rsidRPr="00674C8A">
          <w:rPr>
            <w:rFonts w:ascii="Calibri" w:eastAsia="Calibri" w:hAnsi="Calibri" w:cs="Times New Roman"/>
          </w:rPr>
          <w:t>536.</w:t>
        </w:r>
        <w:r w:rsidRPr="00674C8A">
          <w:rPr>
            <w:rFonts w:ascii="Calibri" w:eastAsia="Calibri" w:hAnsi="Calibri" w:cs="Times New Roman"/>
          </w:rPr>
          <w:tab/>
          <w:t>u "\"Fumato? Io non sono fumato, tu sei fumato!\""</w:t>
        </w:r>
      </w:ins>
    </w:p>
    <w:p w14:paraId="122066AB" w14:textId="77777777" w:rsidR="00674C8A" w:rsidRPr="00674C8A" w:rsidRDefault="00674C8A" w:rsidP="00674C8A">
      <w:pPr>
        <w:spacing w:line="600" w:lineRule="auto"/>
        <w:jc w:val="left"/>
        <w:rPr>
          <w:ins w:id="10330" w:author="UTENTE" w:date="2020-06-30T18:44:00Z"/>
          <w:rFonts w:ascii="Calibri" w:eastAsia="Calibri" w:hAnsi="Calibri" w:cs="Times New Roman"/>
        </w:rPr>
      </w:pPr>
      <w:ins w:id="10331" w:author="UTENTE" w:date="2020-06-30T18:44:00Z">
        <w:r w:rsidRPr="00674C8A">
          <w:rPr>
            <w:rFonts w:ascii="Calibri" w:eastAsia="Calibri" w:hAnsi="Calibri" w:cs="Times New Roman"/>
          </w:rPr>
          <w:t>537.</w:t>
        </w:r>
        <w:r w:rsidRPr="00674C8A">
          <w:rPr>
            <w:rFonts w:ascii="Calibri" w:eastAsia="Calibri" w:hAnsi="Calibri" w:cs="Times New Roman"/>
          </w:rPr>
          <w:tab/>
          <w:t>mc "\"…Ngh…\""</w:t>
        </w:r>
      </w:ins>
    </w:p>
    <w:p w14:paraId="000F7216" w14:textId="77777777" w:rsidR="00674C8A" w:rsidRPr="00674C8A" w:rsidRDefault="00674C8A" w:rsidP="00674C8A">
      <w:pPr>
        <w:spacing w:line="600" w:lineRule="auto"/>
        <w:jc w:val="left"/>
        <w:rPr>
          <w:ins w:id="10332" w:author="UTENTE" w:date="2020-06-30T18:44:00Z"/>
          <w:rFonts w:ascii="Calibri" w:eastAsia="Calibri" w:hAnsi="Calibri" w:cs="Times New Roman"/>
        </w:rPr>
      </w:pPr>
      <w:ins w:id="10333" w:author="UTENTE" w:date="2020-06-30T18:44:00Z">
        <w:r w:rsidRPr="00674C8A">
          <w:rPr>
            <w:rFonts w:ascii="Calibri" w:eastAsia="Calibri" w:hAnsi="Calibri" w:cs="Times New Roman"/>
          </w:rPr>
          <w:t>538.</w:t>
        </w:r>
        <w:r w:rsidRPr="00674C8A">
          <w:rPr>
            <w:rFonts w:ascii="Calibri" w:eastAsia="Calibri" w:hAnsi="Calibri" w:cs="Times New Roman"/>
          </w:rPr>
          <w:tab/>
          <w:t>n "Ah, la gente della notte, non cambia mai."</w:t>
        </w:r>
      </w:ins>
    </w:p>
    <w:p w14:paraId="6B985FCD" w14:textId="77777777" w:rsidR="00674C8A" w:rsidRPr="00674C8A" w:rsidRDefault="00674C8A" w:rsidP="00674C8A">
      <w:pPr>
        <w:spacing w:line="600" w:lineRule="auto"/>
        <w:jc w:val="left"/>
        <w:rPr>
          <w:ins w:id="10334" w:author="UTENTE" w:date="2020-06-30T18:44:00Z"/>
          <w:rFonts w:ascii="Calibri" w:eastAsia="Calibri" w:hAnsi="Calibri" w:cs="Times New Roman"/>
        </w:rPr>
      </w:pPr>
      <w:ins w:id="10335" w:author="UTENTE" w:date="2020-06-30T18:44:00Z">
        <w:r w:rsidRPr="00674C8A">
          <w:rPr>
            <w:rFonts w:ascii="Calibri" w:eastAsia="Calibri" w:hAnsi="Calibri" w:cs="Times New Roman"/>
          </w:rPr>
          <w:t>539.</w:t>
        </w:r>
        <w:r w:rsidRPr="00674C8A">
          <w:rPr>
            <w:rFonts w:ascii="Calibri" w:eastAsia="Calibri" w:hAnsi="Calibri" w:cs="Times New Roman"/>
          </w:rPr>
          <w:tab/>
          <w:t>n "Alla fine, decido di chiudere il locale un po' prima."</w:t>
        </w:r>
      </w:ins>
    </w:p>
    <w:p w14:paraId="4FA022F3" w14:textId="77777777" w:rsidR="00674C8A" w:rsidRPr="00674C8A" w:rsidRDefault="00674C8A" w:rsidP="00674C8A">
      <w:pPr>
        <w:spacing w:line="600" w:lineRule="auto"/>
        <w:jc w:val="left"/>
        <w:rPr>
          <w:ins w:id="10336" w:author="UTENTE" w:date="2020-06-30T18:44:00Z"/>
          <w:rFonts w:ascii="Calibri" w:eastAsia="Calibri" w:hAnsi="Calibri" w:cs="Times New Roman"/>
        </w:rPr>
      </w:pPr>
      <w:ins w:id="10337" w:author="UTENTE" w:date="2020-06-30T18:44:00Z">
        <w:r w:rsidRPr="00674C8A">
          <w:rPr>
            <w:rFonts w:ascii="Calibri" w:eastAsia="Calibri" w:hAnsi="Calibri" w:cs="Times New Roman"/>
          </w:rPr>
          <w:t>540.</w:t>
        </w:r>
        <w:r w:rsidRPr="00674C8A">
          <w:rPr>
            <w:rFonts w:ascii="Calibri" w:eastAsia="Calibri" w:hAnsi="Calibri" w:cs="Times New Roman"/>
          </w:rPr>
          <w:tab/>
          <w:t>n "Ficcandomi le chiavi in tasca, mi dirigo verso lo Skyline, mantenendomi su strade principali."</w:t>
        </w:r>
      </w:ins>
    </w:p>
    <w:p w14:paraId="4D69A5E9" w14:textId="77777777" w:rsidR="00674C8A" w:rsidRPr="00674C8A" w:rsidRDefault="00674C8A" w:rsidP="00674C8A">
      <w:pPr>
        <w:spacing w:line="600" w:lineRule="auto"/>
        <w:jc w:val="left"/>
        <w:rPr>
          <w:ins w:id="10338" w:author="UTENTE" w:date="2020-06-30T18:44:00Z"/>
          <w:rFonts w:ascii="Calibri" w:eastAsia="Calibri" w:hAnsi="Calibri" w:cs="Times New Roman"/>
          <w:lang w:val="en-US"/>
          <w:rPrChange w:id="10339" w:author="UTENTE" w:date="2020-06-30T18:44:00Z">
            <w:rPr>
              <w:ins w:id="10340" w:author="UTENTE" w:date="2020-06-30T18:44:00Z"/>
              <w:rFonts w:ascii="Calibri" w:eastAsia="Calibri" w:hAnsi="Calibri" w:cs="Times New Roman"/>
            </w:rPr>
          </w:rPrChange>
        </w:rPr>
      </w:pPr>
      <w:ins w:id="10341" w:author="UTENTE" w:date="2020-06-30T18:44:00Z">
        <w:r w:rsidRPr="00674C8A">
          <w:rPr>
            <w:rFonts w:ascii="Calibri" w:eastAsia="Calibri" w:hAnsi="Calibri" w:cs="Times New Roman"/>
          </w:rPr>
          <w:t>541.</w:t>
        </w:r>
        <w:r w:rsidRPr="00674C8A">
          <w:rPr>
            <w:rFonts w:ascii="Calibri" w:eastAsia="Calibri" w:hAnsi="Calibri" w:cs="Times New Roman"/>
          </w:rPr>
          <w:tab/>
          <w:t xml:space="preserve">mcp "\"Nessun vampiro in vista stanotte, spero? </w:t>
        </w:r>
        <w:r w:rsidRPr="00674C8A">
          <w:rPr>
            <w:rFonts w:ascii="Calibri" w:eastAsia="Calibri" w:hAnsi="Calibri" w:cs="Times New Roman"/>
            <w:lang w:val="en-US"/>
            <w:rPrChange w:id="10342" w:author="UTENTE" w:date="2020-06-30T18:44:00Z">
              <w:rPr>
                <w:rFonts w:ascii="Calibri" w:eastAsia="Calibri" w:hAnsi="Calibri" w:cs="Times New Roman"/>
              </w:rPr>
            </w:rPrChange>
          </w:rPr>
          <w:t>Eheh…\"" </w:t>
        </w:r>
        <w:r w:rsidRPr="00674C8A">
          <w:rPr>
            <w:rFonts w:ascii="Calibri" w:eastAsia="Calibri" w:hAnsi="Calibri" w:cs="Times New Roman"/>
            <w:lang w:val="en-US"/>
            <w:rPrChange w:id="10343" w:author="UTENTE" w:date="2020-06-30T18:44:00Z">
              <w:rPr>
                <w:rFonts w:ascii="Calibri" w:eastAsia="Calibri" w:hAnsi="Calibri" w:cs="Times New Roman"/>
              </w:rPr>
            </w:rPrChange>
          </w:rPr>
          <w:br w:type="page"/>
        </w:r>
      </w:ins>
    </w:p>
    <w:p w14:paraId="690EA91E" w14:textId="77777777" w:rsidR="00674C8A" w:rsidRPr="00674C8A" w:rsidRDefault="00674C8A" w:rsidP="00674C8A">
      <w:pPr>
        <w:spacing w:line="600" w:lineRule="auto"/>
        <w:jc w:val="left"/>
        <w:rPr>
          <w:ins w:id="10344" w:author="UTENTE" w:date="2020-06-30T18:44:00Z"/>
          <w:rFonts w:ascii="Calibri" w:eastAsia="Calibri" w:hAnsi="Calibri" w:cs="Times New Roman"/>
          <w:lang w:val="en-US"/>
        </w:rPr>
      </w:pPr>
      <w:ins w:id="10345" w:author="UTENTE" w:date="2020-06-30T18:44:00Z">
        <w:r w:rsidRPr="00674C8A">
          <w:rPr>
            <w:rFonts w:ascii="Calibri" w:eastAsia="Calibri" w:hAnsi="Calibri" w:cs="Times New Roman"/>
            <w:lang w:val="en-US"/>
          </w:rPr>
          <w:lastRenderedPageBreak/>
          <w:t>542.</w:t>
        </w:r>
        <w:r w:rsidRPr="00674C8A">
          <w:rPr>
            <w:rFonts w:ascii="Calibri" w:eastAsia="Calibri" w:hAnsi="Calibri" w:cs="Times New Roman"/>
            <w:lang w:val="en-US"/>
          </w:rPr>
          <w:tab/>
          <w:t>n "I nervously laugh under my breath, making sure to peer down every alley I go past."</w:t>
        </w:r>
      </w:ins>
    </w:p>
    <w:p w14:paraId="727ADD0E" w14:textId="77777777" w:rsidR="00674C8A" w:rsidRPr="00674C8A" w:rsidRDefault="00674C8A" w:rsidP="00674C8A">
      <w:pPr>
        <w:spacing w:line="600" w:lineRule="auto"/>
        <w:jc w:val="left"/>
        <w:rPr>
          <w:ins w:id="10346" w:author="UTENTE" w:date="2020-06-30T18:44:00Z"/>
          <w:rFonts w:ascii="Calibri" w:eastAsia="Calibri" w:hAnsi="Calibri" w:cs="Times New Roman"/>
          <w:lang w:val="en-US"/>
        </w:rPr>
      </w:pPr>
      <w:ins w:id="10347" w:author="UTENTE" w:date="2020-06-30T18:44:00Z">
        <w:r w:rsidRPr="00674C8A">
          <w:rPr>
            <w:rFonts w:ascii="Calibri" w:eastAsia="Calibri" w:hAnsi="Calibri" w:cs="Times New Roman"/>
            <w:lang w:val="en-US"/>
          </w:rPr>
          <w:t>543.</w:t>
        </w:r>
        <w:r w:rsidRPr="00674C8A">
          <w:rPr>
            <w:rFonts w:ascii="Calibri" w:eastAsia="Calibri" w:hAnsi="Calibri" w:cs="Times New Roman"/>
            <w:lang w:val="en-US"/>
          </w:rPr>
          <w:tab/>
          <w:t>n "Luckily, it doesn't seem like anyone's trying to make [mc]-kebabs right now."</w:t>
        </w:r>
      </w:ins>
    </w:p>
    <w:p w14:paraId="6E7F5745" w14:textId="77777777" w:rsidR="00674C8A" w:rsidRPr="00674C8A" w:rsidRDefault="00674C8A" w:rsidP="00674C8A">
      <w:pPr>
        <w:spacing w:line="600" w:lineRule="auto"/>
        <w:jc w:val="left"/>
        <w:rPr>
          <w:ins w:id="10348" w:author="UTENTE" w:date="2020-06-30T18:44:00Z"/>
          <w:rFonts w:ascii="Calibri" w:eastAsia="Calibri" w:hAnsi="Calibri" w:cs="Times New Roman"/>
          <w:lang w:val="en-US"/>
        </w:rPr>
      </w:pPr>
      <w:ins w:id="10349" w:author="UTENTE" w:date="2020-06-30T18:44:00Z">
        <w:r w:rsidRPr="00674C8A">
          <w:rPr>
            <w:rFonts w:ascii="Calibri" w:eastAsia="Calibri" w:hAnsi="Calibri" w:cs="Times New Roman"/>
            <w:lang w:val="en-US"/>
          </w:rPr>
          <w:t>544.</w:t>
        </w:r>
        <w:r w:rsidRPr="00674C8A">
          <w:rPr>
            <w:rFonts w:ascii="Calibri" w:eastAsia="Calibri" w:hAnsi="Calibri" w:cs="Times New Roman"/>
            <w:lang w:val="en-US"/>
          </w:rPr>
          <w:tab/>
          <w:t>n "I reach the club before long and duck into the dark, crowded interior."</w:t>
        </w:r>
      </w:ins>
    </w:p>
    <w:p w14:paraId="2643F591" w14:textId="77777777" w:rsidR="00674C8A" w:rsidRPr="00674C8A" w:rsidRDefault="00674C8A" w:rsidP="00674C8A">
      <w:pPr>
        <w:spacing w:line="600" w:lineRule="auto"/>
        <w:jc w:val="left"/>
        <w:rPr>
          <w:ins w:id="10350" w:author="UTENTE" w:date="2020-06-30T18:44:00Z"/>
          <w:rFonts w:ascii="Calibri" w:eastAsia="Calibri" w:hAnsi="Calibri" w:cs="Times New Roman"/>
          <w:lang w:val="en-US"/>
        </w:rPr>
      </w:pPr>
      <w:ins w:id="10351" w:author="UTENTE" w:date="2020-06-30T18:44:00Z">
        <w:r w:rsidRPr="00674C8A">
          <w:rPr>
            <w:rFonts w:ascii="Calibri" w:eastAsia="Calibri" w:hAnsi="Calibri" w:cs="Times New Roman"/>
            <w:lang w:val="en-US"/>
          </w:rPr>
          <w:t>545.</w:t>
        </w:r>
        <w:r w:rsidRPr="00674C8A">
          <w:rPr>
            <w:rFonts w:ascii="Calibri" w:eastAsia="Calibri" w:hAnsi="Calibri" w:cs="Times New Roman"/>
            <w:lang w:val="en-US"/>
          </w:rPr>
          <w:tab/>
          <w:t>mcp "\"…\""</w:t>
        </w:r>
      </w:ins>
    </w:p>
    <w:p w14:paraId="18308D20" w14:textId="77777777" w:rsidR="00674C8A" w:rsidRPr="00674C8A" w:rsidRDefault="00674C8A" w:rsidP="00674C8A">
      <w:pPr>
        <w:spacing w:line="600" w:lineRule="auto"/>
        <w:jc w:val="left"/>
        <w:rPr>
          <w:ins w:id="10352" w:author="UTENTE" w:date="2020-06-30T18:44:00Z"/>
          <w:rFonts w:ascii="Calibri" w:eastAsia="Calibri" w:hAnsi="Calibri" w:cs="Times New Roman"/>
          <w:lang w:val="en-US"/>
        </w:rPr>
      </w:pPr>
      <w:ins w:id="10353" w:author="UTENTE" w:date="2020-06-30T18:44:00Z">
        <w:r w:rsidRPr="00674C8A">
          <w:rPr>
            <w:rFonts w:ascii="Calibri" w:eastAsia="Calibri" w:hAnsi="Calibri" w:cs="Times New Roman"/>
            <w:lang w:val="en-US"/>
          </w:rPr>
          <w:t>546.</w:t>
        </w:r>
        <w:r w:rsidRPr="00674C8A">
          <w:rPr>
            <w:rFonts w:ascii="Calibri" w:eastAsia="Calibri" w:hAnsi="Calibri" w:cs="Times New Roman"/>
            <w:lang w:val="en-US"/>
          </w:rPr>
          <w:tab/>
          <w:t>n "The bass is so loud that my eardrums feel like they might burst. {w}It smells of sweat and… probably other bodily fluids, too."</w:t>
        </w:r>
      </w:ins>
    </w:p>
    <w:p w14:paraId="19A2C91D" w14:textId="77777777" w:rsidR="00674C8A" w:rsidRPr="00674C8A" w:rsidRDefault="00674C8A" w:rsidP="00674C8A">
      <w:pPr>
        <w:spacing w:line="600" w:lineRule="auto"/>
        <w:jc w:val="left"/>
        <w:rPr>
          <w:ins w:id="10354" w:author="UTENTE" w:date="2020-06-30T18:44:00Z"/>
          <w:rFonts w:ascii="Calibri" w:eastAsia="Calibri" w:hAnsi="Calibri" w:cs="Times New Roman"/>
          <w:lang w:val="en-US"/>
        </w:rPr>
      </w:pPr>
      <w:ins w:id="10355" w:author="UTENTE" w:date="2020-06-30T18:44:00Z">
        <w:r w:rsidRPr="00674C8A">
          <w:rPr>
            <w:rFonts w:ascii="Calibri" w:eastAsia="Calibri" w:hAnsi="Calibri" w:cs="Times New Roman"/>
            <w:lang w:val="en-US"/>
          </w:rPr>
          <w:t>547.</w:t>
        </w:r>
        <w:r w:rsidRPr="00674C8A">
          <w:rPr>
            <w:rFonts w:ascii="Calibri" w:eastAsia="Calibri" w:hAnsi="Calibri" w:cs="Times New Roman"/>
            <w:lang w:val="en-US"/>
          </w:rPr>
          <w:tab/>
          <w:t>n "I grimace, squinting in the dark to try and find Rex in the sea of dancing bodies."</w:t>
        </w:r>
      </w:ins>
    </w:p>
    <w:p w14:paraId="150A11C3" w14:textId="77777777" w:rsidR="00674C8A" w:rsidRPr="00674C8A" w:rsidRDefault="00674C8A" w:rsidP="00674C8A">
      <w:pPr>
        <w:spacing w:line="600" w:lineRule="auto"/>
        <w:jc w:val="left"/>
        <w:rPr>
          <w:ins w:id="10356" w:author="UTENTE" w:date="2020-06-30T18:44:00Z"/>
          <w:rFonts w:ascii="Calibri" w:eastAsia="Calibri" w:hAnsi="Calibri" w:cs="Times New Roman"/>
          <w:lang w:val="en-US"/>
        </w:rPr>
      </w:pPr>
      <w:ins w:id="10357" w:author="UTENTE" w:date="2020-06-30T18:44:00Z">
        <w:r w:rsidRPr="00674C8A">
          <w:rPr>
            <w:rFonts w:ascii="Calibri" w:eastAsia="Calibri" w:hAnsi="Calibri" w:cs="Times New Roman"/>
            <w:lang w:val="en-US"/>
          </w:rPr>
          <w:t>548.</w:t>
        </w:r>
        <w:r w:rsidRPr="00674C8A">
          <w:rPr>
            <w:rFonts w:ascii="Calibri" w:eastAsia="Calibri" w:hAnsi="Calibri" w:cs="Times New Roman"/>
            <w:lang w:val="en-US"/>
          </w:rPr>
          <w:tab/>
          <w:t>n "His unnaturally red hair is pretty easy to pick out, but I don't see him anywhere…"</w:t>
        </w:r>
      </w:ins>
    </w:p>
    <w:p w14:paraId="3E583078" w14:textId="77777777" w:rsidR="00674C8A" w:rsidRPr="00674C8A" w:rsidRDefault="00674C8A" w:rsidP="00674C8A">
      <w:pPr>
        <w:spacing w:line="600" w:lineRule="auto"/>
        <w:jc w:val="left"/>
        <w:rPr>
          <w:ins w:id="10358" w:author="UTENTE" w:date="2020-06-30T18:44:00Z"/>
          <w:rFonts w:ascii="Calibri" w:eastAsia="Calibri" w:hAnsi="Calibri" w:cs="Times New Roman"/>
          <w:lang w:val="en-US"/>
        </w:rPr>
      </w:pPr>
      <w:ins w:id="10359" w:author="UTENTE" w:date="2020-06-30T18:44:00Z">
        <w:r w:rsidRPr="00674C8A">
          <w:rPr>
            <w:rFonts w:ascii="Calibri" w:eastAsia="Calibri" w:hAnsi="Calibri" w:cs="Times New Roman"/>
            <w:lang w:val="en-US"/>
          </w:rPr>
          <w:t>549.</w:t>
        </w:r>
        <w:r w:rsidRPr="00674C8A">
          <w:rPr>
            <w:rFonts w:ascii="Calibri" w:eastAsia="Calibri" w:hAnsi="Calibri" w:cs="Times New Roman"/>
            <w:lang w:val="en-US"/>
          </w:rPr>
          <w:tab/>
          <w:t>n "–Hang on. {w}Doesn't that bartender look kind of familiar?"</w:t>
        </w:r>
      </w:ins>
    </w:p>
    <w:p w14:paraId="58484223" w14:textId="77777777" w:rsidR="00674C8A" w:rsidRPr="00674C8A" w:rsidRDefault="00674C8A" w:rsidP="00674C8A">
      <w:pPr>
        <w:spacing w:line="600" w:lineRule="auto"/>
        <w:jc w:val="left"/>
        <w:rPr>
          <w:ins w:id="10360" w:author="UTENTE" w:date="2020-06-30T18:44:00Z"/>
          <w:rFonts w:ascii="Calibri" w:eastAsia="Calibri" w:hAnsi="Calibri" w:cs="Times New Roman"/>
          <w:lang w:val="en-US"/>
        </w:rPr>
      </w:pPr>
      <w:ins w:id="10361" w:author="UTENTE" w:date="2020-06-30T18:44:00Z">
        <w:r w:rsidRPr="00674C8A">
          <w:rPr>
            <w:rFonts w:ascii="Calibri" w:eastAsia="Calibri" w:hAnsi="Calibri" w:cs="Times New Roman"/>
            <w:lang w:val="en-US"/>
          </w:rPr>
          <w:t>550.</w:t>
        </w:r>
        <w:r w:rsidRPr="00674C8A">
          <w:rPr>
            <w:rFonts w:ascii="Calibri" w:eastAsia="Calibri" w:hAnsi="Calibri" w:cs="Times New Roman"/>
            <w:lang w:val="en-US"/>
          </w:rPr>
          <w:tab/>
          <w:t>mcp "\"–! Rex!\""</w:t>
        </w:r>
      </w:ins>
    </w:p>
    <w:p w14:paraId="671E0AAF" w14:textId="77777777" w:rsidR="00674C8A" w:rsidRPr="00674C8A" w:rsidRDefault="00674C8A" w:rsidP="00674C8A">
      <w:pPr>
        <w:spacing w:line="600" w:lineRule="auto"/>
        <w:jc w:val="left"/>
        <w:rPr>
          <w:ins w:id="10362" w:author="UTENTE" w:date="2020-06-30T18:44:00Z"/>
          <w:rFonts w:ascii="Calibri" w:eastAsia="Calibri" w:hAnsi="Calibri" w:cs="Times New Roman"/>
          <w:lang w:val="en-US"/>
        </w:rPr>
      </w:pPr>
      <w:ins w:id="10363" w:author="UTENTE" w:date="2020-06-30T18:44:00Z">
        <w:r w:rsidRPr="00674C8A">
          <w:rPr>
            <w:rFonts w:ascii="Calibri" w:eastAsia="Calibri" w:hAnsi="Calibri" w:cs="Times New Roman"/>
            <w:lang w:val="en-US"/>
          </w:rPr>
          <w:t>551.</w:t>
        </w:r>
        <w:r w:rsidRPr="00674C8A">
          <w:rPr>
            <w:rFonts w:ascii="Calibri" w:eastAsia="Calibri" w:hAnsi="Calibri" w:cs="Times New Roman"/>
            <w:lang w:val="en-US"/>
          </w:rPr>
          <w:tab/>
          <w:t>n "I push my way over to the bar quickly, and the man serving drinks turns around to face me."</w:t>
        </w:r>
      </w:ins>
    </w:p>
    <w:p w14:paraId="068CD0D7" w14:textId="77777777" w:rsidR="00674C8A" w:rsidRPr="00674C8A" w:rsidRDefault="00674C8A" w:rsidP="00674C8A">
      <w:pPr>
        <w:spacing w:line="600" w:lineRule="auto"/>
        <w:jc w:val="left"/>
        <w:rPr>
          <w:ins w:id="10364" w:author="UTENTE" w:date="2020-06-30T18:44:00Z"/>
          <w:rFonts w:ascii="Calibri" w:eastAsia="Calibri" w:hAnsi="Calibri" w:cs="Times New Roman"/>
          <w:lang w:val="en-US"/>
        </w:rPr>
      </w:pPr>
      <w:ins w:id="10365" w:author="UTENTE" w:date="2020-06-30T18:44:00Z">
        <w:r w:rsidRPr="00674C8A">
          <w:rPr>
            <w:rFonts w:ascii="Calibri" w:eastAsia="Calibri" w:hAnsi="Calibri" w:cs="Times New Roman"/>
            <w:lang w:val="en-US"/>
          </w:rPr>
          <w:t>552.</w:t>
        </w:r>
        <w:r w:rsidRPr="00674C8A">
          <w:rPr>
            <w:rFonts w:ascii="Calibri" w:eastAsia="Calibri" w:hAnsi="Calibri" w:cs="Times New Roman"/>
            <w:lang w:val="en-US"/>
          </w:rPr>
          <w:tab/>
          <w:t>r "\"…Oh, hey, baby! Was wonderin' when you'd show up!\""</w:t>
        </w:r>
      </w:ins>
    </w:p>
    <w:p w14:paraId="633485D8" w14:textId="77777777" w:rsidR="00674C8A" w:rsidRPr="00674C8A" w:rsidRDefault="00674C8A" w:rsidP="00674C8A">
      <w:pPr>
        <w:spacing w:line="600" w:lineRule="auto"/>
        <w:jc w:val="left"/>
        <w:rPr>
          <w:ins w:id="10366" w:author="UTENTE" w:date="2020-06-30T18:44:00Z"/>
          <w:rFonts w:ascii="Calibri" w:eastAsia="Calibri" w:hAnsi="Calibri" w:cs="Times New Roman"/>
          <w:lang w:val="en-US"/>
        </w:rPr>
      </w:pPr>
      <w:ins w:id="10367" w:author="UTENTE" w:date="2020-06-30T18:44:00Z">
        <w:r w:rsidRPr="00674C8A">
          <w:rPr>
            <w:rFonts w:ascii="Calibri" w:eastAsia="Calibri" w:hAnsi="Calibri" w:cs="Times New Roman"/>
            <w:lang w:val="en-US"/>
          </w:rPr>
          <w:t>553.</w:t>
        </w:r>
        <w:r w:rsidRPr="00674C8A">
          <w:rPr>
            <w:rFonts w:ascii="Calibri" w:eastAsia="Calibri" w:hAnsi="Calibri" w:cs="Times New Roman"/>
            <w:lang w:val="en-US"/>
          </w:rPr>
          <w:tab/>
          <w:t>n "Rex casts me his usual wide, feral grin while energetically shaking a mixer."</w:t>
        </w:r>
      </w:ins>
    </w:p>
    <w:p w14:paraId="70FFA315" w14:textId="77777777" w:rsidR="00674C8A" w:rsidRPr="00674C8A" w:rsidRDefault="00674C8A" w:rsidP="00674C8A">
      <w:pPr>
        <w:spacing w:line="600" w:lineRule="auto"/>
        <w:jc w:val="left"/>
        <w:rPr>
          <w:ins w:id="10368" w:author="UTENTE" w:date="2020-06-30T18:44:00Z"/>
          <w:rFonts w:ascii="Calibri" w:eastAsia="Calibri" w:hAnsi="Calibri" w:cs="Times New Roman"/>
          <w:lang w:val="en-US"/>
        </w:rPr>
      </w:pPr>
      <w:ins w:id="10369" w:author="UTENTE" w:date="2020-06-30T18:44:00Z">
        <w:r w:rsidRPr="00674C8A">
          <w:rPr>
            <w:rFonts w:ascii="Calibri" w:eastAsia="Calibri" w:hAnsi="Calibri" w:cs="Times New Roman"/>
            <w:lang w:val="en-US"/>
          </w:rPr>
          <w:t>554.</w:t>
        </w:r>
        <w:r w:rsidRPr="00674C8A">
          <w:rPr>
            <w:rFonts w:ascii="Calibri" w:eastAsia="Calibri" w:hAnsi="Calibri" w:cs="Times New Roman"/>
            <w:lang w:val="en-US"/>
          </w:rPr>
          <w:tab/>
          <w:t>mc "\"What the hell? I didn't know you {i}worked{/i} here.\""</w:t>
        </w:r>
      </w:ins>
    </w:p>
    <w:p w14:paraId="1A2040E3" w14:textId="77777777" w:rsidR="00674C8A" w:rsidRPr="00674C8A" w:rsidRDefault="00674C8A" w:rsidP="00674C8A">
      <w:pPr>
        <w:spacing w:line="600" w:lineRule="auto"/>
        <w:jc w:val="left"/>
        <w:rPr>
          <w:ins w:id="10370" w:author="UTENTE" w:date="2020-06-30T18:44:00Z"/>
          <w:rFonts w:ascii="Calibri" w:eastAsia="Calibri" w:hAnsi="Calibri" w:cs="Times New Roman"/>
          <w:lang w:val="en-US"/>
        </w:rPr>
      </w:pPr>
      <w:ins w:id="10371" w:author="UTENTE" w:date="2020-06-30T18:44:00Z">
        <w:r w:rsidRPr="00674C8A">
          <w:rPr>
            <w:rFonts w:ascii="Calibri" w:eastAsia="Calibri" w:hAnsi="Calibri" w:cs="Times New Roman"/>
            <w:lang w:val="en-US"/>
          </w:rPr>
          <w:t>555.</w:t>
        </w:r>
        <w:r w:rsidRPr="00674C8A">
          <w:rPr>
            <w:rFonts w:ascii="Calibri" w:eastAsia="Calibri" w:hAnsi="Calibri" w:cs="Times New Roman"/>
            <w:lang w:val="en-US"/>
          </w:rPr>
          <w:tab/>
          <w:t>r "\"Hey, a guy needs some spending money, okay?\""</w:t>
        </w:r>
        <w:r w:rsidRPr="00674C8A">
          <w:rPr>
            <w:rFonts w:ascii="Calibri" w:eastAsia="Calibri" w:hAnsi="Calibri" w:cs="Times New Roman"/>
            <w:lang w:val="en-US"/>
          </w:rPr>
          <w:br w:type="page"/>
        </w:r>
      </w:ins>
    </w:p>
    <w:p w14:paraId="6265F970" w14:textId="77777777" w:rsidR="00674C8A" w:rsidRPr="00674C8A" w:rsidRDefault="00674C8A" w:rsidP="00674C8A">
      <w:pPr>
        <w:spacing w:line="600" w:lineRule="auto"/>
        <w:jc w:val="left"/>
        <w:rPr>
          <w:ins w:id="10372" w:author="UTENTE" w:date="2020-06-30T18:44:00Z"/>
          <w:rFonts w:ascii="Calibri" w:eastAsia="Calibri" w:hAnsi="Calibri" w:cs="Times New Roman"/>
        </w:rPr>
      </w:pPr>
      <w:ins w:id="10373" w:author="UTENTE" w:date="2020-06-30T18:44:00Z">
        <w:r w:rsidRPr="00674C8A">
          <w:rPr>
            <w:rFonts w:ascii="Calibri" w:eastAsia="Calibri" w:hAnsi="Calibri" w:cs="Times New Roman"/>
          </w:rPr>
          <w:lastRenderedPageBreak/>
          <w:t>542.</w:t>
        </w:r>
        <w:r w:rsidRPr="00674C8A">
          <w:rPr>
            <w:rFonts w:ascii="Calibri" w:eastAsia="Calibri" w:hAnsi="Calibri" w:cs="Times New Roman"/>
          </w:rPr>
          <w:tab/>
          <w:t>n "Ridacchio nervosamente fra me e me, assicurandomi di buttare un occhio ad ogni vicolo che passo."</w:t>
        </w:r>
      </w:ins>
    </w:p>
    <w:p w14:paraId="7D1F27A2" w14:textId="77777777" w:rsidR="00674C8A" w:rsidRPr="00674C8A" w:rsidRDefault="00674C8A" w:rsidP="00674C8A">
      <w:pPr>
        <w:spacing w:line="600" w:lineRule="auto"/>
        <w:jc w:val="left"/>
        <w:rPr>
          <w:ins w:id="10374" w:author="UTENTE" w:date="2020-06-30T18:44:00Z"/>
          <w:rFonts w:ascii="Calibri" w:eastAsia="Calibri" w:hAnsi="Calibri" w:cs="Times New Roman"/>
        </w:rPr>
      </w:pPr>
      <w:ins w:id="10375" w:author="UTENTE" w:date="2020-06-30T18:44:00Z">
        <w:r w:rsidRPr="00674C8A">
          <w:rPr>
            <w:rFonts w:ascii="Calibri" w:eastAsia="Calibri" w:hAnsi="Calibri" w:cs="Times New Roman"/>
          </w:rPr>
          <w:t>543.</w:t>
        </w:r>
        <w:r w:rsidRPr="00674C8A">
          <w:rPr>
            <w:rFonts w:ascii="Calibri" w:eastAsia="Calibri" w:hAnsi="Calibri" w:cs="Times New Roman"/>
          </w:rPr>
          <w:tab/>
          <w:t>n "Per fortuna, non sembra esserci nessuno che cerca di fare del [mc]-kebab al momento."</w:t>
        </w:r>
      </w:ins>
    </w:p>
    <w:p w14:paraId="2F406BE9" w14:textId="77777777" w:rsidR="00674C8A" w:rsidRPr="00674C8A" w:rsidRDefault="00674C8A" w:rsidP="00674C8A">
      <w:pPr>
        <w:spacing w:line="600" w:lineRule="auto"/>
        <w:jc w:val="left"/>
        <w:rPr>
          <w:ins w:id="10376" w:author="UTENTE" w:date="2020-06-30T18:44:00Z"/>
          <w:rFonts w:ascii="Calibri" w:eastAsia="Calibri" w:hAnsi="Calibri" w:cs="Times New Roman"/>
        </w:rPr>
      </w:pPr>
      <w:ins w:id="10377" w:author="UTENTE" w:date="2020-06-30T18:44:00Z">
        <w:r w:rsidRPr="00674C8A">
          <w:rPr>
            <w:rFonts w:ascii="Calibri" w:eastAsia="Calibri" w:hAnsi="Calibri" w:cs="Times New Roman"/>
          </w:rPr>
          <w:t>544.</w:t>
        </w:r>
        <w:r w:rsidRPr="00674C8A">
          <w:rPr>
            <w:rFonts w:ascii="Calibri" w:eastAsia="Calibri" w:hAnsi="Calibri" w:cs="Times New Roman"/>
          </w:rPr>
          <w:tab/>
          <w:t>n "In breve tempo, raggiungo il locale e mi affaccio nell'interno buio e affollato."</w:t>
        </w:r>
      </w:ins>
    </w:p>
    <w:p w14:paraId="55789F70" w14:textId="77777777" w:rsidR="00674C8A" w:rsidRPr="00674C8A" w:rsidRDefault="00674C8A" w:rsidP="00674C8A">
      <w:pPr>
        <w:spacing w:line="600" w:lineRule="auto"/>
        <w:jc w:val="left"/>
        <w:rPr>
          <w:ins w:id="10378" w:author="UTENTE" w:date="2020-06-30T18:44:00Z"/>
          <w:rFonts w:ascii="Calibri" w:eastAsia="Calibri" w:hAnsi="Calibri" w:cs="Times New Roman"/>
        </w:rPr>
      </w:pPr>
      <w:ins w:id="10379" w:author="UTENTE" w:date="2020-06-30T18:44:00Z">
        <w:r w:rsidRPr="00674C8A">
          <w:rPr>
            <w:rFonts w:ascii="Calibri" w:eastAsia="Calibri" w:hAnsi="Calibri" w:cs="Times New Roman"/>
          </w:rPr>
          <w:t>545.</w:t>
        </w:r>
        <w:r w:rsidRPr="00674C8A">
          <w:rPr>
            <w:rFonts w:ascii="Calibri" w:eastAsia="Calibri" w:hAnsi="Calibri" w:cs="Times New Roman"/>
          </w:rPr>
          <w:tab/>
          <w:t>mcp "\"…\""</w:t>
        </w:r>
      </w:ins>
    </w:p>
    <w:p w14:paraId="0F8964B5" w14:textId="77777777" w:rsidR="00674C8A" w:rsidRPr="00674C8A" w:rsidRDefault="00674C8A" w:rsidP="00674C8A">
      <w:pPr>
        <w:spacing w:line="600" w:lineRule="auto"/>
        <w:jc w:val="left"/>
        <w:rPr>
          <w:ins w:id="10380" w:author="UTENTE" w:date="2020-06-30T18:44:00Z"/>
          <w:rFonts w:ascii="Calibri" w:eastAsia="Calibri" w:hAnsi="Calibri" w:cs="Times New Roman"/>
        </w:rPr>
      </w:pPr>
      <w:ins w:id="10381" w:author="UTENTE" w:date="2020-06-30T18:44:00Z">
        <w:r w:rsidRPr="00674C8A">
          <w:rPr>
            <w:rFonts w:ascii="Calibri" w:eastAsia="Calibri" w:hAnsi="Calibri" w:cs="Times New Roman"/>
          </w:rPr>
          <w:t>546.</w:t>
        </w:r>
        <w:r w:rsidRPr="00674C8A">
          <w:rPr>
            <w:rFonts w:ascii="Calibri" w:eastAsia="Calibri" w:hAnsi="Calibri" w:cs="Times New Roman"/>
          </w:rPr>
          <w:tab/>
          <w:t>n "I bassi sono così forti che sembra mi stiano esplodendo i timpani. {w}C'è puzza di sudore e… di altri fluidi corporei."</w:t>
        </w:r>
      </w:ins>
    </w:p>
    <w:p w14:paraId="24E91F24" w14:textId="77777777" w:rsidR="00674C8A" w:rsidRPr="00674C8A" w:rsidRDefault="00674C8A" w:rsidP="00674C8A">
      <w:pPr>
        <w:spacing w:line="600" w:lineRule="auto"/>
        <w:jc w:val="left"/>
        <w:rPr>
          <w:ins w:id="10382" w:author="UTENTE" w:date="2020-06-30T18:44:00Z"/>
          <w:rFonts w:ascii="Calibri" w:eastAsia="Calibri" w:hAnsi="Calibri" w:cs="Times New Roman"/>
        </w:rPr>
      </w:pPr>
      <w:ins w:id="10383" w:author="UTENTE" w:date="2020-06-30T18:44:00Z">
        <w:r w:rsidRPr="00674C8A">
          <w:rPr>
            <w:rFonts w:ascii="Calibri" w:eastAsia="Calibri" w:hAnsi="Calibri" w:cs="Times New Roman"/>
          </w:rPr>
          <w:t>547.</w:t>
        </w:r>
        <w:r w:rsidRPr="00674C8A">
          <w:rPr>
            <w:rFonts w:ascii="Calibri" w:eastAsia="Calibri" w:hAnsi="Calibri" w:cs="Times New Roman"/>
          </w:rPr>
          <w:tab/>
          <w:t>n "Faccio una smorfia, strizzando gli occhi per cercare di trovare Rex nell'oscurità e nella massa di corpi che ballano."</w:t>
        </w:r>
      </w:ins>
    </w:p>
    <w:p w14:paraId="1E5C6213" w14:textId="77777777" w:rsidR="00674C8A" w:rsidRPr="00674C8A" w:rsidRDefault="00674C8A" w:rsidP="00674C8A">
      <w:pPr>
        <w:spacing w:line="600" w:lineRule="auto"/>
        <w:jc w:val="left"/>
        <w:rPr>
          <w:ins w:id="10384" w:author="UTENTE" w:date="2020-06-30T18:44:00Z"/>
          <w:rFonts w:ascii="Calibri" w:eastAsia="Calibri" w:hAnsi="Calibri" w:cs="Times New Roman"/>
        </w:rPr>
      </w:pPr>
      <w:ins w:id="10385" w:author="UTENTE" w:date="2020-06-30T18:44:00Z">
        <w:r w:rsidRPr="00674C8A">
          <w:rPr>
            <w:rFonts w:ascii="Calibri" w:eastAsia="Calibri" w:hAnsi="Calibri" w:cs="Times New Roman"/>
          </w:rPr>
          <w:t>548.</w:t>
        </w:r>
        <w:r w:rsidRPr="00674C8A">
          <w:rPr>
            <w:rFonts w:ascii="Calibri" w:eastAsia="Calibri" w:hAnsi="Calibri" w:cs="Times New Roman"/>
          </w:rPr>
          <w:tab/>
          <w:t>n "I suoi innaturali capelli rossi dovrebbero essere facili da individuare, ma non lo vedo da nessuna parte…"</w:t>
        </w:r>
      </w:ins>
    </w:p>
    <w:p w14:paraId="592B3D01" w14:textId="77777777" w:rsidR="00674C8A" w:rsidRPr="00674C8A" w:rsidRDefault="00674C8A" w:rsidP="00674C8A">
      <w:pPr>
        <w:spacing w:line="600" w:lineRule="auto"/>
        <w:jc w:val="left"/>
        <w:rPr>
          <w:ins w:id="10386" w:author="UTENTE" w:date="2020-06-30T18:44:00Z"/>
          <w:rFonts w:ascii="Calibri" w:eastAsia="Calibri" w:hAnsi="Calibri" w:cs="Times New Roman"/>
        </w:rPr>
      </w:pPr>
      <w:ins w:id="10387" w:author="UTENTE" w:date="2020-06-30T18:44:00Z">
        <w:r w:rsidRPr="00674C8A">
          <w:rPr>
            <w:rFonts w:ascii="Calibri" w:eastAsia="Calibri" w:hAnsi="Calibri" w:cs="Times New Roman"/>
          </w:rPr>
          <w:t>549.</w:t>
        </w:r>
        <w:r w:rsidRPr="00674C8A">
          <w:rPr>
            <w:rFonts w:ascii="Calibri" w:eastAsia="Calibri" w:hAnsi="Calibri" w:cs="Times New Roman"/>
          </w:rPr>
          <w:tab/>
          <w:t>n "Aspetta un secondo. {w}Il barista mi sembra familiare. "</w:t>
        </w:r>
      </w:ins>
    </w:p>
    <w:p w14:paraId="6AD041DA" w14:textId="77777777" w:rsidR="00674C8A" w:rsidRPr="00674C8A" w:rsidRDefault="00674C8A" w:rsidP="00674C8A">
      <w:pPr>
        <w:spacing w:line="600" w:lineRule="auto"/>
        <w:jc w:val="left"/>
        <w:rPr>
          <w:ins w:id="10388" w:author="UTENTE" w:date="2020-06-30T18:44:00Z"/>
          <w:rFonts w:ascii="Calibri" w:eastAsia="Calibri" w:hAnsi="Calibri" w:cs="Times New Roman"/>
        </w:rPr>
      </w:pPr>
      <w:ins w:id="10389" w:author="UTENTE" w:date="2020-06-30T18:44:00Z">
        <w:r w:rsidRPr="00674C8A">
          <w:rPr>
            <w:rFonts w:ascii="Calibri" w:eastAsia="Calibri" w:hAnsi="Calibri" w:cs="Times New Roman"/>
          </w:rPr>
          <w:t>550.</w:t>
        </w:r>
        <w:r w:rsidRPr="00674C8A">
          <w:rPr>
            <w:rFonts w:ascii="Calibri" w:eastAsia="Calibri" w:hAnsi="Calibri" w:cs="Times New Roman"/>
          </w:rPr>
          <w:tab/>
          <w:t>mcp "\"-! Rex!\""</w:t>
        </w:r>
      </w:ins>
    </w:p>
    <w:p w14:paraId="527B3703" w14:textId="77777777" w:rsidR="00674C8A" w:rsidRPr="00674C8A" w:rsidRDefault="00674C8A" w:rsidP="00674C8A">
      <w:pPr>
        <w:spacing w:line="600" w:lineRule="auto"/>
        <w:jc w:val="left"/>
        <w:rPr>
          <w:ins w:id="10390" w:author="UTENTE" w:date="2020-06-30T18:44:00Z"/>
          <w:rFonts w:ascii="Calibri" w:eastAsia="Calibri" w:hAnsi="Calibri" w:cs="Times New Roman"/>
        </w:rPr>
      </w:pPr>
      <w:ins w:id="10391" w:author="UTENTE" w:date="2020-06-30T18:44:00Z">
        <w:r w:rsidRPr="00674C8A">
          <w:rPr>
            <w:rFonts w:ascii="Calibri" w:eastAsia="Calibri" w:hAnsi="Calibri" w:cs="Times New Roman"/>
          </w:rPr>
          <w:t>551.</w:t>
        </w:r>
        <w:r w:rsidRPr="00674C8A">
          <w:rPr>
            <w:rFonts w:ascii="Calibri" w:eastAsia="Calibri" w:hAnsi="Calibri" w:cs="Times New Roman"/>
          </w:rPr>
          <w:tab/>
          <w:t>n "Mi faccio velocemente strada verso il bar e l'uomo che serve i drink si volta per guardarmi."</w:t>
        </w:r>
      </w:ins>
    </w:p>
    <w:p w14:paraId="5BFA60CE" w14:textId="77777777" w:rsidR="00674C8A" w:rsidRPr="00674C8A" w:rsidRDefault="00674C8A" w:rsidP="00674C8A">
      <w:pPr>
        <w:spacing w:line="600" w:lineRule="auto"/>
        <w:jc w:val="left"/>
        <w:rPr>
          <w:ins w:id="10392" w:author="UTENTE" w:date="2020-06-30T18:44:00Z"/>
          <w:rFonts w:ascii="Calibri" w:eastAsia="Calibri" w:hAnsi="Calibri" w:cs="Times New Roman"/>
        </w:rPr>
      </w:pPr>
      <w:ins w:id="10393" w:author="UTENTE" w:date="2020-06-30T18:44:00Z">
        <w:r w:rsidRPr="00674C8A">
          <w:rPr>
            <w:rFonts w:ascii="Calibri" w:eastAsia="Calibri" w:hAnsi="Calibri" w:cs="Times New Roman"/>
          </w:rPr>
          <w:t>552.</w:t>
        </w:r>
        <w:r w:rsidRPr="00674C8A">
          <w:rPr>
            <w:rFonts w:ascii="Calibri" w:eastAsia="Calibri" w:hAnsi="Calibri" w:cs="Times New Roman"/>
          </w:rPr>
          <w:tab/>
          <w:t>r "\"…Oh, ehi, baby! Mi chiedevo quando ti saresti fatto vivo!\""</w:t>
        </w:r>
      </w:ins>
    </w:p>
    <w:p w14:paraId="2F609C33" w14:textId="77777777" w:rsidR="00674C8A" w:rsidRPr="00674C8A" w:rsidRDefault="00674C8A" w:rsidP="00674C8A">
      <w:pPr>
        <w:spacing w:line="600" w:lineRule="auto"/>
        <w:jc w:val="left"/>
        <w:rPr>
          <w:ins w:id="10394" w:author="UTENTE" w:date="2020-06-30T18:44:00Z"/>
          <w:rFonts w:ascii="Calibri" w:eastAsia="Calibri" w:hAnsi="Calibri" w:cs="Times New Roman"/>
        </w:rPr>
      </w:pPr>
      <w:ins w:id="10395" w:author="UTENTE" w:date="2020-06-30T18:44:00Z">
        <w:r w:rsidRPr="00674C8A">
          <w:rPr>
            <w:rFonts w:ascii="Calibri" w:eastAsia="Calibri" w:hAnsi="Calibri" w:cs="Times New Roman"/>
          </w:rPr>
          <w:t>553.</w:t>
        </w:r>
        <w:r w:rsidRPr="00674C8A">
          <w:rPr>
            <w:rFonts w:ascii="Calibri" w:eastAsia="Calibri" w:hAnsi="Calibri" w:cs="Times New Roman"/>
          </w:rPr>
          <w:tab/>
          <w:t>n "Rex mi lancia il suo solito sorriso feroce, shakerando energicamente il mixer."</w:t>
        </w:r>
      </w:ins>
    </w:p>
    <w:p w14:paraId="28551071" w14:textId="77777777" w:rsidR="00674C8A" w:rsidRPr="00674C8A" w:rsidRDefault="00674C8A" w:rsidP="00674C8A">
      <w:pPr>
        <w:spacing w:line="600" w:lineRule="auto"/>
        <w:jc w:val="left"/>
        <w:rPr>
          <w:ins w:id="10396" w:author="UTENTE" w:date="2020-06-30T18:44:00Z"/>
          <w:rFonts w:ascii="Calibri" w:eastAsia="Calibri" w:hAnsi="Calibri" w:cs="Times New Roman"/>
        </w:rPr>
      </w:pPr>
      <w:ins w:id="10397" w:author="UTENTE" w:date="2020-06-30T18:44:00Z">
        <w:r w:rsidRPr="00674C8A">
          <w:rPr>
            <w:rFonts w:ascii="Calibri" w:eastAsia="Calibri" w:hAnsi="Calibri" w:cs="Times New Roman"/>
          </w:rPr>
          <w:t>554.</w:t>
        </w:r>
        <w:r w:rsidRPr="00674C8A">
          <w:rPr>
            <w:rFonts w:ascii="Calibri" w:eastAsia="Calibri" w:hAnsi="Calibri" w:cs="Times New Roman"/>
          </w:rPr>
          <w:tab/>
          <w:t>mc "\"Ma che cazzo? Non sapevo {i}lavorassi{/i} qui.\""</w:t>
        </w:r>
      </w:ins>
    </w:p>
    <w:p w14:paraId="62649691" w14:textId="77777777" w:rsidR="00674C8A" w:rsidRPr="00674C8A" w:rsidRDefault="00674C8A" w:rsidP="00674C8A">
      <w:pPr>
        <w:spacing w:line="600" w:lineRule="auto"/>
        <w:jc w:val="left"/>
        <w:rPr>
          <w:ins w:id="10398" w:author="UTENTE" w:date="2020-06-30T18:44:00Z"/>
          <w:rFonts w:ascii="Calibri" w:eastAsia="Calibri" w:hAnsi="Calibri" w:cs="Times New Roman"/>
        </w:rPr>
      </w:pPr>
      <w:ins w:id="10399" w:author="UTENTE" w:date="2020-06-30T18:44:00Z">
        <w:r w:rsidRPr="00674C8A">
          <w:rPr>
            <w:rFonts w:ascii="Calibri" w:eastAsia="Calibri" w:hAnsi="Calibri" w:cs="Times New Roman"/>
          </w:rPr>
          <w:t>555.</w:t>
        </w:r>
        <w:r w:rsidRPr="00674C8A">
          <w:rPr>
            <w:rFonts w:ascii="Calibri" w:eastAsia="Calibri" w:hAnsi="Calibri" w:cs="Times New Roman"/>
          </w:rPr>
          <w:tab/>
          <w:t>r "\"Ehi, un ragazzo avrà pure bisogno di qualche spicciolo, no?\""</w:t>
        </w:r>
        <w:r w:rsidRPr="00674C8A">
          <w:rPr>
            <w:rFonts w:ascii="Calibri" w:eastAsia="Calibri" w:hAnsi="Calibri" w:cs="Times New Roman"/>
          </w:rPr>
          <w:br w:type="page"/>
        </w:r>
      </w:ins>
    </w:p>
    <w:p w14:paraId="47F11882" w14:textId="77777777" w:rsidR="00674C8A" w:rsidRPr="00674C8A" w:rsidRDefault="00674C8A" w:rsidP="00674C8A">
      <w:pPr>
        <w:spacing w:line="600" w:lineRule="auto"/>
        <w:jc w:val="left"/>
        <w:rPr>
          <w:ins w:id="10400" w:author="UTENTE" w:date="2020-06-30T18:44:00Z"/>
          <w:rFonts w:ascii="Calibri" w:eastAsia="Calibri" w:hAnsi="Calibri" w:cs="Times New Roman"/>
          <w:lang w:val="en-US"/>
        </w:rPr>
      </w:pPr>
      <w:ins w:id="10401" w:author="UTENTE" w:date="2020-06-30T18:44:00Z">
        <w:r w:rsidRPr="00674C8A">
          <w:rPr>
            <w:rFonts w:ascii="Calibri" w:eastAsia="Calibri" w:hAnsi="Calibri" w:cs="Times New Roman"/>
            <w:lang w:val="en-US"/>
          </w:rPr>
          <w:lastRenderedPageBreak/>
          <w:t>556.</w:t>
        </w:r>
        <w:r w:rsidRPr="00674C8A">
          <w:rPr>
            <w:rFonts w:ascii="Calibri" w:eastAsia="Calibri" w:hAnsi="Calibri" w:cs="Times New Roman"/>
            <w:lang w:val="en-US"/>
          </w:rPr>
          <w:tab/>
          <w:t>r "\"And I don't wanna get it all from robbing old ladies or some shit.\""</w:t>
        </w:r>
      </w:ins>
    </w:p>
    <w:p w14:paraId="07461948" w14:textId="77777777" w:rsidR="00674C8A" w:rsidRPr="00674C8A" w:rsidRDefault="00674C8A" w:rsidP="00674C8A">
      <w:pPr>
        <w:spacing w:line="600" w:lineRule="auto"/>
        <w:jc w:val="left"/>
        <w:rPr>
          <w:ins w:id="10402" w:author="UTENTE" w:date="2020-06-30T18:44:00Z"/>
          <w:rFonts w:ascii="Calibri" w:eastAsia="Calibri" w:hAnsi="Calibri" w:cs="Times New Roman"/>
          <w:lang w:val="en-US"/>
        </w:rPr>
      </w:pPr>
      <w:ins w:id="10403" w:author="UTENTE" w:date="2020-06-30T18:44:00Z">
        <w:r w:rsidRPr="00674C8A">
          <w:rPr>
            <w:rFonts w:ascii="Calibri" w:eastAsia="Calibri" w:hAnsi="Calibri" w:cs="Times New Roman"/>
            <w:lang w:val="en-US"/>
          </w:rPr>
          <w:t>557.</w:t>
        </w:r>
        <w:r w:rsidRPr="00674C8A">
          <w:rPr>
            <w:rFonts w:ascii="Calibri" w:eastAsia="Calibri" w:hAnsi="Calibri" w:cs="Times New Roman"/>
            <w:lang w:val="en-US"/>
          </w:rPr>
          <w:tab/>
          <w:t>n "He defensively yells his reply over the music, then pours the mixed drink in front of a guy who looks completely smashed."</w:t>
        </w:r>
      </w:ins>
    </w:p>
    <w:p w14:paraId="2744A1C5" w14:textId="77777777" w:rsidR="00674C8A" w:rsidRPr="00674C8A" w:rsidRDefault="00674C8A" w:rsidP="00674C8A">
      <w:pPr>
        <w:spacing w:line="600" w:lineRule="auto"/>
        <w:jc w:val="left"/>
        <w:rPr>
          <w:ins w:id="10404" w:author="UTENTE" w:date="2020-06-30T18:44:00Z"/>
          <w:rFonts w:ascii="Calibri" w:eastAsia="Calibri" w:hAnsi="Calibri" w:cs="Times New Roman"/>
          <w:lang w:val="en-US"/>
        </w:rPr>
      </w:pPr>
      <w:ins w:id="10405" w:author="UTENTE" w:date="2020-06-30T18:44:00Z">
        <w:r w:rsidRPr="00674C8A">
          <w:rPr>
            <w:rFonts w:ascii="Calibri" w:eastAsia="Calibri" w:hAnsi="Calibri" w:cs="Times New Roman"/>
            <w:lang w:val="en-US"/>
          </w:rPr>
          <w:t>558.</w:t>
        </w:r>
        <w:r w:rsidRPr="00674C8A">
          <w:rPr>
            <w:rFonts w:ascii="Calibri" w:eastAsia="Calibri" w:hAnsi="Calibri" w:cs="Times New Roman"/>
            <w:lang w:val="en-US"/>
          </w:rPr>
          <w:tab/>
          <w:t>n "Afterwards, he yanks off a small strip of cloth he was using as a headband, then vaults over the counter to land beside me."</w:t>
        </w:r>
      </w:ins>
    </w:p>
    <w:p w14:paraId="0EFEC867" w14:textId="77777777" w:rsidR="00674C8A" w:rsidRPr="00674C8A" w:rsidRDefault="00674C8A" w:rsidP="00674C8A">
      <w:pPr>
        <w:spacing w:line="600" w:lineRule="auto"/>
        <w:jc w:val="left"/>
        <w:rPr>
          <w:ins w:id="10406" w:author="UTENTE" w:date="2020-06-30T18:44:00Z"/>
          <w:rFonts w:ascii="Calibri" w:eastAsia="Calibri" w:hAnsi="Calibri" w:cs="Times New Roman"/>
          <w:lang w:val="en-US"/>
        </w:rPr>
      </w:pPr>
      <w:ins w:id="10407" w:author="UTENTE" w:date="2020-06-30T18:44:00Z">
        <w:r w:rsidRPr="00674C8A">
          <w:rPr>
            <w:rFonts w:ascii="Calibri" w:eastAsia="Calibri" w:hAnsi="Calibri" w:cs="Times New Roman"/>
            <w:lang w:val="en-US"/>
          </w:rPr>
          <w:t>559.</w:t>
        </w:r>
        <w:r w:rsidRPr="00674C8A">
          <w:rPr>
            <w:rFonts w:ascii="Calibri" w:eastAsia="Calibri" w:hAnsi="Calibri" w:cs="Times New Roman"/>
            <w:lang w:val="en-US"/>
          </w:rPr>
          <w:tab/>
          <w:t>mcp "\"Whoa–!\""</w:t>
        </w:r>
      </w:ins>
    </w:p>
    <w:p w14:paraId="5F5AD5FB" w14:textId="77777777" w:rsidR="00674C8A" w:rsidRPr="00674C8A" w:rsidRDefault="00674C8A" w:rsidP="00674C8A">
      <w:pPr>
        <w:spacing w:line="600" w:lineRule="auto"/>
        <w:jc w:val="left"/>
        <w:rPr>
          <w:ins w:id="10408" w:author="UTENTE" w:date="2020-06-30T18:44:00Z"/>
          <w:rFonts w:ascii="Calibri" w:eastAsia="Calibri" w:hAnsi="Calibri" w:cs="Times New Roman"/>
          <w:lang w:val="en-US"/>
        </w:rPr>
      </w:pPr>
      <w:ins w:id="10409" w:author="UTENTE" w:date="2020-06-30T18:44:00Z">
        <w:r w:rsidRPr="00674C8A">
          <w:rPr>
            <w:rFonts w:ascii="Calibri" w:eastAsia="Calibri" w:hAnsi="Calibri" w:cs="Times New Roman"/>
            <w:lang w:val="en-US"/>
          </w:rPr>
          <w:t>560.</w:t>
        </w:r>
        <w:r w:rsidRPr="00674C8A">
          <w:rPr>
            <w:rFonts w:ascii="Calibri" w:eastAsia="Calibri" w:hAnsi="Calibri" w:cs="Times New Roman"/>
            <w:lang w:val="en-US"/>
          </w:rPr>
          <w:tab/>
          <w:t>mcp "\"Wait, aren't you on your shift? You can't just –\""</w:t>
        </w:r>
      </w:ins>
    </w:p>
    <w:p w14:paraId="3ACFF1B9" w14:textId="77777777" w:rsidR="00674C8A" w:rsidRPr="00674C8A" w:rsidRDefault="00674C8A" w:rsidP="00674C8A">
      <w:pPr>
        <w:spacing w:line="600" w:lineRule="auto"/>
        <w:jc w:val="left"/>
        <w:rPr>
          <w:ins w:id="10410" w:author="UTENTE" w:date="2020-06-30T18:44:00Z"/>
          <w:rFonts w:ascii="Calibri" w:eastAsia="Calibri" w:hAnsi="Calibri" w:cs="Times New Roman"/>
          <w:lang w:val="en-US"/>
        </w:rPr>
      </w:pPr>
      <w:ins w:id="10411" w:author="UTENTE" w:date="2020-06-30T18:44:00Z">
        <w:r w:rsidRPr="00674C8A">
          <w:rPr>
            <w:rFonts w:ascii="Calibri" w:eastAsia="Calibri" w:hAnsi="Calibri" w:cs="Times New Roman"/>
            <w:lang w:val="en-US"/>
          </w:rPr>
          <w:t>561.</w:t>
        </w:r>
        <w:r w:rsidRPr="00674C8A">
          <w:rPr>
            <w:rFonts w:ascii="Calibri" w:eastAsia="Calibri" w:hAnsi="Calibri" w:cs="Times New Roman"/>
            <w:lang w:val="en-US"/>
          </w:rPr>
          <w:tab/>
          <w:t>rp "\"Nah, another dude's comin' soon to take over, anyway.\""</w:t>
        </w:r>
      </w:ins>
    </w:p>
    <w:p w14:paraId="5679237E" w14:textId="77777777" w:rsidR="00674C8A" w:rsidRPr="00674C8A" w:rsidRDefault="00674C8A" w:rsidP="00674C8A">
      <w:pPr>
        <w:spacing w:line="600" w:lineRule="auto"/>
        <w:jc w:val="left"/>
        <w:rPr>
          <w:ins w:id="10412" w:author="UTENTE" w:date="2020-06-30T18:44:00Z"/>
          <w:rFonts w:ascii="Calibri" w:eastAsia="Calibri" w:hAnsi="Calibri" w:cs="Times New Roman"/>
          <w:lang w:val="en-US"/>
        </w:rPr>
      </w:pPr>
      <w:ins w:id="10413" w:author="UTENTE" w:date="2020-06-30T18:44:00Z">
        <w:r w:rsidRPr="00674C8A">
          <w:rPr>
            <w:rFonts w:ascii="Calibri" w:eastAsia="Calibri" w:hAnsi="Calibri" w:cs="Times New Roman"/>
            <w:lang w:val="en-US"/>
          </w:rPr>
          <w:t>562.</w:t>
        </w:r>
        <w:r w:rsidRPr="00674C8A">
          <w:rPr>
            <w:rFonts w:ascii="Calibri" w:eastAsia="Calibri" w:hAnsi="Calibri" w:cs="Times New Roman"/>
            <w:lang w:val="en-US"/>
          </w:rPr>
          <w:tab/>
          <w:t>rp "\"C'mon, over here!\""</w:t>
        </w:r>
      </w:ins>
    </w:p>
    <w:p w14:paraId="00537816" w14:textId="77777777" w:rsidR="00674C8A" w:rsidRPr="00674C8A" w:rsidRDefault="00674C8A" w:rsidP="00674C8A">
      <w:pPr>
        <w:spacing w:line="600" w:lineRule="auto"/>
        <w:jc w:val="left"/>
        <w:rPr>
          <w:ins w:id="10414" w:author="UTENTE" w:date="2020-06-30T18:44:00Z"/>
          <w:rFonts w:ascii="Calibri" w:eastAsia="Calibri" w:hAnsi="Calibri" w:cs="Times New Roman"/>
          <w:lang w:val="en-US"/>
        </w:rPr>
      </w:pPr>
      <w:ins w:id="10415" w:author="UTENTE" w:date="2020-06-30T18:44:00Z">
        <w:r w:rsidRPr="00674C8A">
          <w:rPr>
            <w:rFonts w:ascii="Calibri" w:eastAsia="Calibri" w:hAnsi="Calibri" w:cs="Times New Roman"/>
            <w:lang w:val="en-US"/>
          </w:rPr>
          <w:t>563.</w:t>
        </w:r>
        <w:r w:rsidRPr="00674C8A">
          <w:rPr>
            <w:rFonts w:ascii="Calibri" w:eastAsia="Calibri" w:hAnsi="Calibri" w:cs="Times New Roman"/>
            <w:lang w:val="en-US"/>
          </w:rPr>
          <w:tab/>
          <w:t>n "Grabbing my wrist, Rex tugs me over to one corner of the club, and I stumble along behind him."</w:t>
        </w:r>
      </w:ins>
    </w:p>
    <w:p w14:paraId="1D329945" w14:textId="77777777" w:rsidR="00674C8A" w:rsidRPr="00674C8A" w:rsidRDefault="00674C8A" w:rsidP="00674C8A">
      <w:pPr>
        <w:spacing w:line="600" w:lineRule="auto"/>
        <w:jc w:val="left"/>
        <w:rPr>
          <w:ins w:id="10416" w:author="UTENTE" w:date="2020-06-30T18:44:00Z"/>
          <w:rFonts w:ascii="Calibri" w:eastAsia="Calibri" w:hAnsi="Calibri" w:cs="Times New Roman"/>
          <w:lang w:val="en-US"/>
        </w:rPr>
      </w:pPr>
      <w:ins w:id="10417" w:author="UTENTE" w:date="2020-06-30T18:44:00Z">
        <w:r w:rsidRPr="00674C8A">
          <w:rPr>
            <w:rFonts w:ascii="Calibri" w:eastAsia="Calibri" w:hAnsi="Calibri" w:cs="Times New Roman"/>
            <w:lang w:val="en-US"/>
          </w:rPr>
          <w:t>564.</w:t>
        </w:r>
        <w:r w:rsidRPr="00674C8A">
          <w:rPr>
            <w:rFonts w:ascii="Calibri" w:eastAsia="Calibri" w:hAnsi="Calibri" w:cs="Times New Roman"/>
            <w:lang w:val="en-US"/>
          </w:rPr>
          <w:tab/>
          <w:t>mcp "\"Ngh! Let go, you dick! I'm not some puppy on a leash for you to drag around!\""</w:t>
        </w:r>
      </w:ins>
    </w:p>
    <w:p w14:paraId="392EA52A" w14:textId="77777777" w:rsidR="00674C8A" w:rsidRPr="00674C8A" w:rsidRDefault="00674C8A" w:rsidP="00674C8A">
      <w:pPr>
        <w:spacing w:line="600" w:lineRule="auto"/>
        <w:jc w:val="left"/>
        <w:rPr>
          <w:ins w:id="10418" w:author="UTENTE" w:date="2020-06-30T18:44:00Z"/>
          <w:rFonts w:ascii="Calibri" w:eastAsia="Calibri" w:hAnsi="Calibri" w:cs="Times New Roman"/>
          <w:lang w:val="en-US"/>
        </w:rPr>
      </w:pPr>
      <w:ins w:id="10419" w:author="UTENTE" w:date="2020-06-30T18:44:00Z">
        <w:r w:rsidRPr="00674C8A">
          <w:rPr>
            <w:rFonts w:ascii="Calibri" w:eastAsia="Calibri" w:hAnsi="Calibri" w:cs="Times New Roman"/>
            <w:lang w:val="en-US"/>
          </w:rPr>
          <w:t>565.</w:t>
        </w:r>
        <w:r w:rsidRPr="00674C8A">
          <w:rPr>
            <w:rFonts w:ascii="Calibri" w:eastAsia="Calibri" w:hAnsi="Calibri" w:cs="Times New Roman"/>
            <w:lang w:val="en-US"/>
          </w:rPr>
          <w:tab/>
          <w:t>rp "\"Yeah? You want me to carry you instead?\""</w:t>
        </w:r>
      </w:ins>
    </w:p>
    <w:p w14:paraId="4D830DDB" w14:textId="77777777" w:rsidR="00674C8A" w:rsidRPr="00674C8A" w:rsidRDefault="00674C8A" w:rsidP="00674C8A">
      <w:pPr>
        <w:spacing w:line="600" w:lineRule="auto"/>
        <w:jc w:val="left"/>
        <w:rPr>
          <w:ins w:id="10420" w:author="UTENTE" w:date="2020-06-30T18:44:00Z"/>
          <w:rFonts w:ascii="Calibri" w:eastAsia="Calibri" w:hAnsi="Calibri" w:cs="Times New Roman"/>
          <w:lang w:val="en-US"/>
        </w:rPr>
      </w:pPr>
      <w:ins w:id="10421" w:author="UTENTE" w:date="2020-06-30T18:44:00Z">
        <w:r w:rsidRPr="00674C8A">
          <w:rPr>
            <w:rFonts w:ascii="Calibri" w:eastAsia="Calibri" w:hAnsi="Calibri" w:cs="Times New Roman"/>
            <w:lang w:val="en-US"/>
          </w:rPr>
          <w:t>566.</w:t>
        </w:r>
        <w:r w:rsidRPr="00674C8A">
          <w:rPr>
            <w:rFonts w:ascii="Calibri" w:eastAsia="Calibri" w:hAnsi="Calibri" w:cs="Times New Roman"/>
            <w:lang w:val="en-US"/>
          </w:rPr>
          <w:tab/>
          <w:t>mcp "\"…\""</w:t>
        </w:r>
      </w:ins>
    </w:p>
    <w:p w14:paraId="37B75CFB" w14:textId="77777777" w:rsidR="00674C8A" w:rsidRPr="00674C8A" w:rsidRDefault="00674C8A" w:rsidP="00674C8A">
      <w:pPr>
        <w:spacing w:line="600" w:lineRule="auto"/>
        <w:jc w:val="left"/>
        <w:rPr>
          <w:ins w:id="10422" w:author="UTENTE" w:date="2020-06-30T18:44:00Z"/>
          <w:rFonts w:ascii="Calibri" w:eastAsia="Calibri" w:hAnsi="Calibri" w:cs="Times New Roman"/>
          <w:lang w:val="en-US"/>
        </w:rPr>
      </w:pPr>
      <w:ins w:id="10423" w:author="UTENTE" w:date="2020-06-30T18:44:00Z">
        <w:r w:rsidRPr="00674C8A">
          <w:rPr>
            <w:rFonts w:ascii="Calibri" w:eastAsia="Calibri" w:hAnsi="Calibri" w:cs="Times New Roman"/>
            <w:lang w:val="en-US"/>
          </w:rPr>
          <w:t>567.</w:t>
        </w:r>
        <w:r w:rsidRPr="00674C8A">
          <w:rPr>
            <w:rFonts w:ascii="Calibri" w:eastAsia="Calibri" w:hAnsi="Calibri" w:cs="Times New Roman"/>
            <w:lang w:val="en-US"/>
          </w:rPr>
          <w:tab/>
          <w:t>n "Unable to come up with a retort, I just glare at his back as we weave through the crowd."</w:t>
        </w:r>
      </w:ins>
    </w:p>
    <w:p w14:paraId="1076DB88" w14:textId="77777777" w:rsidR="00674C8A" w:rsidRPr="00674C8A" w:rsidRDefault="00674C8A" w:rsidP="00674C8A">
      <w:pPr>
        <w:spacing w:line="600" w:lineRule="auto"/>
        <w:jc w:val="left"/>
        <w:rPr>
          <w:ins w:id="10424" w:author="UTENTE" w:date="2020-06-30T18:44:00Z"/>
          <w:rFonts w:ascii="Calibri" w:eastAsia="Calibri" w:hAnsi="Calibri" w:cs="Times New Roman"/>
          <w:lang w:val="en-US"/>
        </w:rPr>
      </w:pPr>
      <w:ins w:id="10425" w:author="UTENTE" w:date="2020-06-30T18:44:00Z">
        <w:r w:rsidRPr="00674C8A">
          <w:rPr>
            <w:rFonts w:ascii="Calibri" w:eastAsia="Calibri" w:hAnsi="Calibri" w:cs="Times New Roman"/>
            <w:lang w:val="en-US"/>
          </w:rPr>
          <w:t>568.</w:t>
        </w:r>
        <w:r w:rsidRPr="00674C8A">
          <w:rPr>
            <w:rFonts w:ascii="Calibri" w:eastAsia="Calibri" w:hAnsi="Calibri" w:cs="Times New Roman"/>
            <w:lang w:val="en-US"/>
          </w:rPr>
          <w:tab/>
          <w:t>mcp "\"You know, I can follow you just fine without being dragged!\""</w:t>
        </w:r>
      </w:ins>
    </w:p>
    <w:p w14:paraId="3AD0BBC9" w14:textId="77777777" w:rsidR="00674C8A" w:rsidRPr="00674C8A" w:rsidRDefault="00674C8A" w:rsidP="00674C8A">
      <w:pPr>
        <w:spacing w:line="600" w:lineRule="auto"/>
        <w:jc w:val="left"/>
        <w:rPr>
          <w:ins w:id="10426" w:author="UTENTE" w:date="2020-06-30T18:44:00Z"/>
          <w:rFonts w:ascii="Calibri" w:eastAsia="Calibri" w:hAnsi="Calibri" w:cs="Times New Roman"/>
          <w:lang w:val="en-US"/>
        </w:rPr>
      </w:pPr>
      <w:ins w:id="10427" w:author="UTENTE" w:date="2020-06-30T18:44:00Z">
        <w:r w:rsidRPr="00674C8A">
          <w:rPr>
            <w:rFonts w:ascii="Calibri" w:eastAsia="Calibri" w:hAnsi="Calibri" w:cs="Times New Roman"/>
            <w:lang w:val="en-US"/>
          </w:rPr>
          <w:t>569.</w:t>
        </w:r>
        <w:r w:rsidRPr="00674C8A">
          <w:rPr>
            <w:rFonts w:ascii="Calibri" w:eastAsia="Calibri" w:hAnsi="Calibri" w:cs="Times New Roman"/>
            <w:lang w:val="en-US"/>
          </w:rPr>
          <w:tab/>
          <w:t>rp "\"I don't wanna take any chances! Gotta stake my claim, yeah?\""</w:t>
        </w:r>
      </w:ins>
    </w:p>
    <w:p w14:paraId="74C0DD84" w14:textId="77777777" w:rsidR="00674C8A" w:rsidRPr="00674C8A" w:rsidRDefault="00674C8A" w:rsidP="00674C8A">
      <w:pPr>
        <w:spacing w:line="600" w:lineRule="auto"/>
        <w:jc w:val="left"/>
        <w:rPr>
          <w:ins w:id="10428" w:author="UTENTE" w:date="2020-06-30T18:44:00Z"/>
          <w:rFonts w:ascii="Calibri" w:eastAsia="Calibri" w:hAnsi="Calibri" w:cs="Times New Roman"/>
        </w:rPr>
      </w:pPr>
      <w:ins w:id="10429" w:author="UTENTE" w:date="2020-06-30T18:44:00Z">
        <w:r w:rsidRPr="00674C8A">
          <w:rPr>
            <w:rFonts w:ascii="Calibri" w:eastAsia="Calibri" w:hAnsi="Calibri" w:cs="Times New Roman"/>
          </w:rPr>
          <w:t>570.</w:t>
        </w:r>
        <w:r w:rsidRPr="00674C8A">
          <w:rPr>
            <w:rFonts w:ascii="Calibri" w:eastAsia="Calibri" w:hAnsi="Calibri" w:cs="Times New Roman"/>
          </w:rPr>
          <w:tab/>
          <w:t>mcp "\"…\"" </w:t>
        </w:r>
        <w:r w:rsidRPr="00674C8A">
          <w:rPr>
            <w:rFonts w:ascii="Calibri" w:eastAsia="Calibri" w:hAnsi="Calibri" w:cs="Times New Roman"/>
          </w:rPr>
          <w:br w:type="page"/>
        </w:r>
      </w:ins>
    </w:p>
    <w:p w14:paraId="25FF0671" w14:textId="77777777" w:rsidR="00674C8A" w:rsidRPr="00674C8A" w:rsidRDefault="00674C8A" w:rsidP="00674C8A">
      <w:pPr>
        <w:spacing w:line="600" w:lineRule="auto"/>
        <w:jc w:val="left"/>
        <w:rPr>
          <w:ins w:id="10430" w:author="UTENTE" w:date="2020-06-30T18:44:00Z"/>
          <w:rFonts w:ascii="Calibri" w:eastAsia="Calibri" w:hAnsi="Calibri" w:cs="Times New Roman"/>
        </w:rPr>
      </w:pPr>
      <w:ins w:id="10431" w:author="UTENTE" w:date="2020-06-30T18:44:00Z">
        <w:r w:rsidRPr="00674C8A">
          <w:rPr>
            <w:rFonts w:ascii="Calibri" w:eastAsia="Calibri" w:hAnsi="Calibri" w:cs="Times New Roman"/>
          </w:rPr>
          <w:lastRenderedPageBreak/>
          <w:t>556.</w:t>
        </w:r>
        <w:r w:rsidRPr="00674C8A">
          <w:rPr>
            <w:rFonts w:ascii="Calibri" w:eastAsia="Calibri" w:hAnsi="Calibri" w:cs="Times New Roman"/>
          </w:rPr>
          <w:tab/>
          <w:t>r "\"E non voglio guadagnarmelo rubando vecchiette o roba del genere."</w:t>
        </w:r>
      </w:ins>
    </w:p>
    <w:p w14:paraId="43A6EFB2" w14:textId="77777777" w:rsidR="00674C8A" w:rsidRPr="00674C8A" w:rsidRDefault="00674C8A" w:rsidP="00674C8A">
      <w:pPr>
        <w:spacing w:line="600" w:lineRule="auto"/>
        <w:jc w:val="left"/>
        <w:rPr>
          <w:ins w:id="10432" w:author="UTENTE" w:date="2020-06-30T18:44:00Z"/>
          <w:rFonts w:ascii="Calibri" w:eastAsia="Calibri" w:hAnsi="Calibri" w:cs="Times New Roman"/>
        </w:rPr>
      </w:pPr>
      <w:ins w:id="10433" w:author="UTENTE" w:date="2020-06-30T18:44:00Z">
        <w:r w:rsidRPr="00674C8A">
          <w:rPr>
            <w:rFonts w:ascii="Calibri" w:eastAsia="Calibri" w:hAnsi="Calibri" w:cs="Times New Roman"/>
          </w:rPr>
          <w:t>557.</w:t>
        </w:r>
        <w:r w:rsidRPr="00674C8A">
          <w:rPr>
            <w:rFonts w:ascii="Calibri" w:eastAsia="Calibri" w:hAnsi="Calibri" w:cs="Times New Roman"/>
          </w:rPr>
          <w:tab/>
          <w:t>n "Sta decisamente urlando la sua risposta per contrastare il volume della musica, poi versa il drink davanti a un tizio che sembra completamente andato."</w:t>
        </w:r>
      </w:ins>
    </w:p>
    <w:p w14:paraId="764666EA" w14:textId="77777777" w:rsidR="00674C8A" w:rsidRPr="00674C8A" w:rsidRDefault="00674C8A" w:rsidP="00674C8A">
      <w:pPr>
        <w:spacing w:line="600" w:lineRule="auto"/>
        <w:jc w:val="left"/>
        <w:rPr>
          <w:ins w:id="10434" w:author="UTENTE" w:date="2020-06-30T18:44:00Z"/>
          <w:rFonts w:ascii="Calibri" w:eastAsia="Calibri" w:hAnsi="Calibri" w:cs="Times New Roman"/>
        </w:rPr>
      </w:pPr>
      <w:ins w:id="10435" w:author="UTENTE" w:date="2020-06-30T18:44:00Z">
        <w:r w:rsidRPr="00674C8A">
          <w:rPr>
            <w:rFonts w:ascii="Calibri" w:eastAsia="Calibri" w:hAnsi="Calibri" w:cs="Times New Roman"/>
          </w:rPr>
          <w:t>558.</w:t>
        </w:r>
        <w:r w:rsidRPr="00674C8A">
          <w:rPr>
            <w:rFonts w:ascii="Calibri" w:eastAsia="Calibri" w:hAnsi="Calibri" w:cs="Times New Roman"/>
          </w:rPr>
          <w:tab/>
          <w:t>n "Dopo di che, lancia via una piccola striscia di tessuto che stava usando come fascia per i capelli e scavalca il bancone atterrandomi accanto."</w:t>
        </w:r>
      </w:ins>
    </w:p>
    <w:p w14:paraId="05E70464" w14:textId="77777777" w:rsidR="00674C8A" w:rsidRPr="00674C8A" w:rsidRDefault="00674C8A" w:rsidP="00674C8A">
      <w:pPr>
        <w:spacing w:line="600" w:lineRule="auto"/>
        <w:jc w:val="left"/>
        <w:rPr>
          <w:ins w:id="10436" w:author="UTENTE" w:date="2020-06-30T18:44:00Z"/>
          <w:rFonts w:ascii="Calibri" w:eastAsia="Calibri" w:hAnsi="Calibri" w:cs="Times New Roman"/>
        </w:rPr>
      </w:pPr>
      <w:ins w:id="10437" w:author="UTENTE" w:date="2020-06-30T18:44:00Z">
        <w:r w:rsidRPr="00674C8A">
          <w:rPr>
            <w:rFonts w:ascii="Calibri" w:eastAsia="Calibri" w:hAnsi="Calibri" w:cs="Times New Roman"/>
          </w:rPr>
          <w:t>559.</w:t>
        </w:r>
        <w:r w:rsidRPr="00674C8A">
          <w:rPr>
            <w:rFonts w:ascii="Calibri" w:eastAsia="Calibri" w:hAnsi="Calibri" w:cs="Times New Roman"/>
          </w:rPr>
          <w:tab/>
          <w:t>mcp "\"Woah-!\""</w:t>
        </w:r>
      </w:ins>
    </w:p>
    <w:p w14:paraId="0AA01AAB" w14:textId="77777777" w:rsidR="00674C8A" w:rsidRPr="00674C8A" w:rsidRDefault="00674C8A" w:rsidP="00674C8A">
      <w:pPr>
        <w:spacing w:line="600" w:lineRule="auto"/>
        <w:jc w:val="left"/>
        <w:rPr>
          <w:ins w:id="10438" w:author="UTENTE" w:date="2020-06-30T18:44:00Z"/>
          <w:rFonts w:ascii="Calibri" w:eastAsia="Calibri" w:hAnsi="Calibri" w:cs="Times New Roman"/>
        </w:rPr>
      </w:pPr>
      <w:ins w:id="10439" w:author="UTENTE" w:date="2020-06-30T18:44:00Z">
        <w:r w:rsidRPr="00674C8A">
          <w:rPr>
            <w:rFonts w:ascii="Calibri" w:eastAsia="Calibri" w:hAnsi="Calibri" w:cs="Times New Roman"/>
          </w:rPr>
          <w:t>560.</w:t>
        </w:r>
        <w:r w:rsidRPr="00674C8A">
          <w:rPr>
            <w:rFonts w:ascii="Calibri" w:eastAsia="Calibri" w:hAnsi="Calibri" w:cs="Times New Roman"/>
          </w:rPr>
          <w:tab/>
          <w:t>mcp "\"Aspetta, non sei di turno? Non puoi semplicemente -\""</w:t>
        </w:r>
      </w:ins>
    </w:p>
    <w:p w14:paraId="3B2BB749" w14:textId="77777777" w:rsidR="00674C8A" w:rsidRPr="00674C8A" w:rsidRDefault="00674C8A" w:rsidP="00674C8A">
      <w:pPr>
        <w:spacing w:line="600" w:lineRule="auto"/>
        <w:jc w:val="left"/>
        <w:rPr>
          <w:ins w:id="10440" w:author="UTENTE" w:date="2020-06-30T18:44:00Z"/>
          <w:rFonts w:ascii="Calibri" w:eastAsia="Calibri" w:hAnsi="Calibri" w:cs="Times New Roman"/>
        </w:rPr>
      </w:pPr>
      <w:ins w:id="10441" w:author="UTENTE" w:date="2020-06-30T18:44:00Z">
        <w:r w:rsidRPr="00674C8A">
          <w:rPr>
            <w:rFonts w:ascii="Calibri" w:eastAsia="Calibri" w:hAnsi="Calibri" w:cs="Times New Roman"/>
          </w:rPr>
          <w:t>561.</w:t>
        </w:r>
        <w:r w:rsidRPr="00674C8A">
          <w:rPr>
            <w:rFonts w:ascii="Calibri" w:eastAsia="Calibri" w:hAnsi="Calibri" w:cs="Times New Roman"/>
          </w:rPr>
          <w:tab/>
          <w:t>rp "\"Nah, tanto fra poco un altro ragazzo arriva a coprirmi.\""</w:t>
        </w:r>
      </w:ins>
    </w:p>
    <w:p w14:paraId="172348F5" w14:textId="77777777" w:rsidR="00674C8A" w:rsidRPr="00674C8A" w:rsidRDefault="00674C8A" w:rsidP="00674C8A">
      <w:pPr>
        <w:spacing w:line="600" w:lineRule="auto"/>
        <w:jc w:val="left"/>
        <w:rPr>
          <w:ins w:id="10442" w:author="UTENTE" w:date="2020-06-30T18:44:00Z"/>
          <w:rFonts w:ascii="Calibri" w:eastAsia="Calibri" w:hAnsi="Calibri" w:cs="Times New Roman"/>
        </w:rPr>
      </w:pPr>
      <w:ins w:id="10443" w:author="UTENTE" w:date="2020-06-30T18:44:00Z">
        <w:r w:rsidRPr="00674C8A">
          <w:rPr>
            <w:rFonts w:ascii="Calibri" w:eastAsia="Calibri" w:hAnsi="Calibri" w:cs="Times New Roman"/>
          </w:rPr>
          <w:t>562.</w:t>
        </w:r>
        <w:r w:rsidRPr="00674C8A">
          <w:rPr>
            <w:rFonts w:ascii="Calibri" w:eastAsia="Calibri" w:hAnsi="Calibri" w:cs="Times New Roman"/>
          </w:rPr>
          <w:tab/>
          <w:t>rp "\"Dai, vieni con me!\""</w:t>
        </w:r>
      </w:ins>
    </w:p>
    <w:p w14:paraId="3FB2A5E3" w14:textId="77777777" w:rsidR="00674C8A" w:rsidRPr="00674C8A" w:rsidRDefault="00674C8A" w:rsidP="00674C8A">
      <w:pPr>
        <w:spacing w:line="600" w:lineRule="auto"/>
        <w:jc w:val="left"/>
        <w:rPr>
          <w:ins w:id="10444" w:author="UTENTE" w:date="2020-06-30T18:44:00Z"/>
          <w:rFonts w:ascii="Calibri" w:eastAsia="Calibri" w:hAnsi="Calibri" w:cs="Times New Roman"/>
        </w:rPr>
      </w:pPr>
      <w:ins w:id="10445" w:author="UTENTE" w:date="2020-06-30T18:44:00Z">
        <w:r w:rsidRPr="00674C8A">
          <w:rPr>
            <w:rFonts w:ascii="Calibri" w:eastAsia="Calibri" w:hAnsi="Calibri" w:cs="Times New Roman"/>
          </w:rPr>
          <w:t>563.</w:t>
        </w:r>
        <w:r w:rsidRPr="00674C8A">
          <w:rPr>
            <w:rFonts w:ascii="Calibri" w:eastAsia="Calibri" w:hAnsi="Calibri" w:cs="Times New Roman"/>
          </w:rPr>
          <w:tab/>
          <w:t>n "Afferrandomi un polso, Rex mi trascina in un angolo del locale e io gli barcollo accanto."</w:t>
        </w:r>
      </w:ins>
    </w:p>
    <w:p w14:paraId="4392C8DC" w14:textId="77777777" w:rsidR="00674C8A" w:rsidRPr="00674C8A" w:rsidRDefault="00674C8A" w:rsidP="00674C8A">
      <w:pPr>
        <w:spacing w:line="600" w:lineRule="auto"/>
        <w:jc w:val="left"/>
        <w:rPr>
          <w:ins w:id="10446" w:author="UTENTE" w:date="2020-06-30T18:44:00Z"/>
          <w:rFonts w:ascii="Calibri" w:eastAsia="Calibri" w:hAnsi="Calibri" w:cs="Times New Roman"/>
        </w:rPr>
      </w:pPr>
      <w:ins w:id="10447" w:author="UTENTE" w:date="2020-06-30T18:44:00Z">
        <w:r w:rsidRPr="00674C8A">
          <w:rPr>
            <w:rFonts w:ascii="Calibri" w:eastAsia="Calibri" w:hAnsi="Calibri" w:cs="Times New Roman"/>
          </w:rPr>
          <w:t>564.</w:t>
        </w:r>
        <w:r w:rsidRPr="00674C8A">
          <w:rPr>
            <w:rFonts w:ascii="Calibri" w:eastAsia="Calibri" w:hAnsi="Calibri" w:cs="Times New Roman"/>
          </w:rPr>
          <w:tab/>
          <w:t>mcp "\"Ngh! Lasciami, stronzo! Non sono un animaletto da tenere al guinzaglio e portare in giro!\""</w:t>
        </w:r>
      </w:ins>
    </w:p>
    <w:p w14:paraId="71308021" w14:textId="77777777" w:rsidR="00674C8A" w:rsidRPr="00674C8A" w:rsidRDefault="00674C8A" w:rsidP="00674C8A">
      <w:pPr>
        <w:spacing w:line="600" w:lineRule="auto"/>
        <w:jc w:val="left"/>
        <w:rPr>
          <w:ins w:id="10448" w:author="UTENTE" w:date="2020-06-30T18:44:00Z"/>
          <w:rFonts w:ascii="Calibri" w:eastAsia="Calibri" w:hAnsi="Calibri" w:cs="Times New Roman"/>
        </w:rPr>
      </w:pPr>
      <w:ins w:id="10449" w:author="UTENTE" w:date="2020-06-30T18:44:00Z">
        <w:r w:rsidRPr="00674C8A">
          <w:rPr>
            <w:rFonts w:ascii="Calibri" w:eastAsia="Calibri" w:hAnsi="Calibri" w:cs="Times New Roman"/>
          </w:rPr>
          <w:t>565.</w:t>
        </w:r>
        <w:r w:rsidRPr="00674C8A">
          <w:rPr>
            <w:rFonts w:ascii="Calibri" w:eastAsia="Calibri" w:hAnsi="Calibri" w:cs="Times New Roman"/>
          </w:rPr>
          <w:tab/>
          <w:t>rp "\"Ah no? Preferiresti che ti prendessi in braccio?\""</w:t>
        </w:r>
      </w:ins>
    </w:p>
    <w:p w14:paraId="6CB05484" w14:textId="77777777" w:rsidR="00674C8A" w:rsidRPr="00674C8A" w:rsidRDefault="00674C8A" w:rsidP="00674C8A">
      <w:pPr>
        <w:spacing w:line="600" w:lineRule="auto"/>
        <w:jc w:val="left"/>
        <w:rPr>
          <w:ins w:id="10450" w:author="UTENTE" w:date="2020-06-30T18:44:00Z"/>
          <w:rFonts w:ascii="Calibri" w:eastAsia="Calibri" w:hAnsi="Calibri" w:cs="Times New Roman"/>
        </w:rPr>
      </w:pPr>
      <w:ins w:id="10451" w:author="UTENTE" w:date="2020-06-30T18:44:00Z">
        <w:r w:rsidRPr="00674C8A">
          <w:rPr>
            <w:rFonts w:ascii="Calibri" w:eastAsia="Calibri" w:hAnsi="Calibri" w:cs="Times New Roman"/>
          </w:rPr>
          <w:t>566.</w:t>
        </w:r>
        <w:r w:rsidRPr="00674C8A">
          <w:rPr>
            <w:rFonts w:ascii="Calibri" w:eastAsia="Calibri" w:hAnsi="Calibri" w:cs="Times New Roman"/>
          </w:rPr>
          <w:tab/>
          <w:t>mcp "\"…\""</w:t>
        </w:r>
      </w:ins>
    </w:p>
    <w:p w14:paraId="43A746C3" w14:textId="77777777" w:rsidR="00674C8A" w:rsidRPr="00674C8A" w:rsidRDefault="00674C8A" w:rsidP="00674C8A">
      <w:pPr>
        <w:spacing w:line="600" w:lineRule="auto"/>
        <w:jc w:val="left"/>
        <w:rPr>
          <w:ins w:id="10452" w:author="UTENTE" w:date="2020-06-30T18:44:00Z"/>
          <w:rFonts w:ascii="Calibri" w:eastAsia="Calibri" w:hAnsi="Calibri" w:cs="Times New Roman"/>
        </w:rPr>
      </w:pPr>
      <w:ins w:id="10453" w:author="UTENTE" w:date="2020-06-30T18:44:00Z">
        <w:r w:rsidRPr="00674C8A">
          <w:rPr>
            <w:rFonts w:ascii="Calibri" w:eastAsia="Calibri" w:hAnsi="Calibri" w:cs="Times New Roman"/>
          </w:rPr>
          <w:t>567.</w:t>
        </w:r>
        <w:r w:rsidRPr="00674C8A">
          <w:rPr>
            <w:rFonts w:ascii="Calibri" w:eastAsia="Calibri" w:hAnsi="Calibri" w:cs="Times New Roman"/>
          </w:rPr>
          <w:tab/>
          <w:t>n "Incapace di trovare qualcosa per rispondergli, mi ritrovo semplicemente a fissare la sua nuca mentre brancoliamo fra la folla."</w:t>
        </w:r>
      </w:ins>
    </w:p>
    <w:p w14:paraId="03527598" w14:textId="77777777" w:rsidR="00674C8A" w:rsidRPr="00674C8A" w:rsidRDefault="00674C8A" w:rsidP="00674C8A">
      <w:pPr>
        <w:spacing w:line="600" w:lineRule="auto"/>
        <w:jc w:val="left"/>
        <w:rPr>
          <w:ins w:id="10454" w:author="UTENTE" w:date="2020-06-30T18:44:00Z"/>
          <w:rFonts w:ascii="Calibri" w:eastAsia="Calibri" w:hAnsi="Calibri" w:cs="Times New Roman"/>
        </w:rPr>
      </w:pPr>
      <w:ins w:id="10455" w:author="UTENTE" w:date="2020-06-30T18:44:00Z">
        <w:r w:rsidRPr="00674C8A">
          <w:rPr>
            <w:rFonts w:ascii="Calibri" w:eastAsia="Calibri" w:hAnsi="Calibri" w:cs="Times New Roman"/>
          </w:rPr>
          <w:t>568.</w:t>
        </w:r>
        <w:r w:rsidRPr="00674C8A">
          <w:rPr>
            <w:rFonts w:ascii="Calibri" w:eastAsia="Calibri" w:hAnsi="Calibri" w:cs="Times New Roman"/>
          </w:rPr>
          <w:tab/>
          <w:t>mcp "\"Sai cosa? Posso tranquillamente seguirti senza essere trascinato!\""</w:t>
        </w:r>
      </w:ins>
    </w:p>
    <w:p w14:paraId="0D75F807" w14:textId="77777777" w:rsidR="00674C8A" w:rsidRPr="00674C8A" w:rsidRDefault="00674C8A" w:rsidP="00674C8A">
      <w:pPr>
        <w:spacing w:line="600" w:lineRule="auto"/>
        <w:jc w:val="left"/>
        <w:rPr>
          <w:ins w:id="10456" w:author="UTENTE" w:date="2020-06-30T18:44:00Z"/>
          <w:rFonts w:ascii="Calibri" w:eastAsia="Calibri" w:hAnsi="Calibri" w:cs="Times New Roman"/>
        </w:rPr>
      </w:pPr>
      <w:ins w:id="10457" w:author="UTENTE" w:date="2020-06-30T18:44:00Z">
        <w:r w:rsidRPr="00674C8A">
          <w:rPr>
            <w:rFonts w:ascii="Calibri" w:eastAsia="Calibri" w:hAnsi="Calibri" w:cs="Times New Roman"/>
          </w:rPr>
          <w:t>569.</w:t>
        </w:r>
        <w:r w:rsidRPr="00674C8A">
          <w:rPr>
            <w:rFonts w:ascii="Calibri" w:eastAsia="Calibri" w:hAnsi="Calibri" w:cs="Times New Roman"/>
          </w:rPr>
          <w:tab/>
          <w:t>rp "\"Non voglio rischiare! Devo rendere chiaro il mio reclamo, no?\""</w:t>
        </w:r>
      </w:ins>
    </w:p>
    <w:p w14:paraId="01B8D3AE" w14:textId="77777777" w:rsidR="00674C8A" w:rsidRPr="00674C8A" w:rsidRDefault="00674C8A" w:rsidP="00674C8A">
      <w:pPr>
        <w:spacing w:line="600" w:lineRule="auto"/>
        <w:jc w:val="left"/>
        <w:rPr>
          <w:ins w:id="10458" w:author="UTENTE" w:date="2020-06-30T18:44:00Z"/>
          <w:rFonts w:ascii="Calibri" w:eastAsia="Calibri" w:hAnsi="Calibri" w:cs="Times New Roman"/>
          <w:lang w:val="en-US"/>
          <w:rPrChange w:id="10459" w:author="UTENTE" w:date="2020-06-30T18:44:00Z">
            <w:rPr>
              <w:ins w:id="10460" w:author="UTENTE" w:date="2020-06-30T18:44:00Z"/>
              <w:rFonts w:ascii="Calibri" w:eastAsia="Calibri" w:hAnsi="Calibri" w:cs="Times New Roman"/>
            </w:rPr>
          </w:rPrChange>
        </w:rPr>
      </w:pPr>
      <w:ins w:id="10461" w:author="UTENTE" w:date="2020-06-30T18:44:00Z">
        <w:r w:rsidRPr="00674C8A">
          <w:rPr>
            <w:rFonts w:ascii="Calibri" w:eastAsia="Calibri" w:hAnsi="Calibri" w:cs="Times New Roman"/>
            <w:lang w:val="en-US"/>
            <w:rPrChange w:id="10462" w:author="UTENTE" w:date="2020-06-30T18:44:00Z">
              <w:rPr>
                <w:rFonts w:ascii="Calibri" w:eastAsia="Calibri" w:hAnsi="Calibri" w:cs="Times New Roman"/>
              </w:rPr>
            </w:rPrChange>
          </w:rPr>
          <w:t>570.</w:t>
        </w:r>
        <w:r w:rsidRPr="00674C8A">
          <w:rPr>
            <w:rFonts w:ascii="Calibri" w:eastAsia="Calibri" w:hAnsi="Calibri" w:cs="Times New Roman"/>
            <w:lang w:val="en-US"/>
            <w:rPrChange w:id="10463" w:author="UTENTE" w:date="2020-06-30T18:44:00Z">
              <w:rPr>
                <w:rFonts w:ascii="Calibri" w:eastAsia="Calibri" w:hAnsi="Calibri" w:cs="Times New Roman"/>
              </w:rPr>
            </w:rPrChange>
          </w:rPr>
          <w:tab/>
          <w:t>mcp "\"…\"" </w:t>
        </w:r>
        <w:r w:rsidRPr="00674C8A">
          <w:rPr>
            <w:rFonts w:ascii="Calibri" w:eastAsia="Calibri" w:hAnsi="Calibri" w:cs="Times New Roman"/>
            <w:lang w:val="en-US"/>
            <w:rPrChange w:id="10464" w:author="UTENTE" w:date="2020-06-30T18:44:00Z">
              <w:rPr>
                <w:rFonts w:ascii="Calibri" w:eastAsia="Calibri" w:hAnsi="Calibri" w:cs="Times New Roman"/>
              </w:rPr>
            </w:rPrChange>
          </w:rPr>
          <w:br w:type="page"/>
        </w:r>
      </w:ins>
    </w:p>
    <w:p w14:paraId="2A9D67FE" w14:textId="77777777" w:rsidR="00674C8A" w:rsidRPr="00674C8A" w:rsidRDefault="00674C8A" w:rsidP="00674C8A">
      <w:pPr>
        <w:spacing w:line="600" w:lineRule="auto"/>
        <w:jc w:val="left"/>
        <w:rPr>
          <w:ins w:id="10465" w:author="UTENTE" w:date="2020-06-30T18:44:00Z"/>
          <w:rFonts w:ascii="Calibri" w:eastAsia="Calibri" w:hAnsi="Calibri" w:cs="Times New Roman"/>
          <w:lang w:val="en-US"/>
        </w:rPr>
      </w:pPr>
      <w:ins w:id="10466" w:author="UTENTE" w:date="2020-06-30T18:44:00Z">
        <w:r w:rsidRPr="00674C8A">
          <w:rPr>
            <w:rFonts w:ascii="Calibri" w:eastAsia="Calibri" w:hAnsi="Calibri" w:cs="Times New Roman"/>
            <w:lang w:val="en-US"/>
          </w:rPr>
          <w:lastRenderedPageBreak/>
          <w:t>571.</w:t>
        </w:r>
        <w:r w:rsidRPr="00674C8A">
          <w:rPr>
            <w:rFonts w:ascii="Calibri" w:eastAsia="Calibri" w:hAnsi="Calibri" w:cs="Times New Roman"/>
            <w:lang w:val="en-US"/>
          </w:rPr>
          <w:tab/>
          <w:t>n "Arguing is probably useless, so I just grumble to myself and follow his persistent tugging."</w:t>
        </w:r>
      </w:ins>
    </w:p>
    <w:p w14:paraId="73AB5470" w14:textId="77777777" w:rsidR="00674C8A" w:rsidRPr="00674C8A" w:rsidRDefault="00674C8A" w:rsidP="00674C8A">
      <w:pPr>
        <w:spacing w:line="600" w:lineRule="auto"/>
        <w:jc w:val="left"/>
        <w:rPr>
          <w:ins w:id="10467" w:author="UTENTE" w:date="2020-06-30T18:44:00Z"/>
          <w:rFonts w:ascii="Calibri" w:eastAsia="Calibri" w:hAnsi="Calibri" w:cs="Times New Roman"/>
          <w:lang w:val="en-US"/>
        </w:rPr>
      </w:pPr>
      <w:ins w:id="10468" w:author="UTENTE" w:date="2020-06-30T18:44:00Z">
        <w:r w:rsidRPr="00674C8A">
          <w:rPr>
            <w:rFonts w:ascii="Calibri" w:eastAsia="Calibri" w:hAnsi="Calibri" w:cs="Times New Roman"/>
            <w:lang w:val="en-US"/>
          </w:rPr>
          <w:t>572.</w:t>
        </w:r>
        <w:r w:rsidRPr="00674C8A">
          <w:rPr>
            <w:rFonts w:ascii="Calibri" w:eastAsia="Calibri" w:hAnsi="Calibri" w:cs="Times New Roman"/>
            <w:lang w:val="en-US"/>
          </w:rPr>
          <w:tab/>
          <w:t>n "Soon, we come to a stop in a slightly darker corner of the club."</w:t>
        </w:r>
      </w:ins>
    </w:p>
    <w:p w14:paraId="0ED34361" w14:textId="77777777" w:rsidR="00674C8A" w:rsidRPr="00674C8A" w:rsidRDefault="00674C8A" w:rsidP="00674C8A">
      <w:pPr>
        <w:spacing w:line="600" w:lineRule="auto"/>
        <w:jc w:val="left"/>
        <w:rPr>
          <w:ins w:id="10469" w:author="UTENTE" w:date="2020-06-30T18:44:00Z"/>
          <w:rFonts w:ascii="Calibri" w:eastAsia="Calibri" w:hAnsi="Calibri" w:cs="Times New Roman"/>
          <w:lang w:val="en-US"/>
        </w:rPr>
      </w:pPr>
      <w:ins w:id="10470" w:author="UTENTE" w:date="2020-06-30T18:44:00Z">
        <w:r w:rsidRPr="00674C8A">
          <w:rPr>
            <w:rFonts w:ascii="Calibri" w:eastAsia="Calibri" w:hAnsi="Calibri" w:cs="Times New Roman"/>
            <w:lang w:val="en-US"/>
          </w:rPr>
          <w:t>573.</w:t>
        </w:r>
        <w:r w:rsidRPr="00674C8A">
          <w:rPr>
            <w:rFonts w:ascii="Calibri" w:eastAsia="Calibri" w:hAnsi="Calibri" w:cs="Times New Roman"/>
            <w:lang w:val="en-US"/>
          </w:rPr>
          <w:tab/>
          <w:t>n "Rex turns around to face me, staying close so that we can hear each other without needing to shout."</w:t>
        </w:r>
      </w:ins>
    </w:p>
    <w:p w14:paraId="59CC88EC" w14:textId="77777777" w:rsidR="00674C8A" w:rsidRPr="00674C8A" w:rsidRDefault="00674C8A" w:rsidP="00674C8A">
      <w:pPr>
        <w:spacing w:line="600" w:lineRule="auto"/>
        <w:jc w:val="left"/>
        <w:rPr>
          <w:ins w:id="10471" w:author="UTENTE" w:date="2020-06-30T18:44:00Z"/>
          <w:rFonts w:ascii="Calibri" w:eastAsia="Calibri" w:hAnsi="Calibri" w:cs="Times New Roman"/>
          <w:lang w:val="en-US"/>
        </w:rPr>
      </w:pPr>
      <w:ins w:id="10472" w:author="UTENTE" w:date="2020-06-30T18:44:00Z">
        <w:r w:rsidRPr="00674C8A">
          <w:rPr>
            <w:rFonts w:ascii="Calibri" w:eastAsia="Calibri" w:hAnsi="Calibri" w:cs="Times New Roman"/>
            <w:lang w:val="en-US"/>
          </w:rPr>
          <w:t>574.</w:t>
        </w:r>
        <w:r w:rsidRPr="00674C8A">
          <w:rPr>
            <w:rFonts w:ascii="Calibri" w:eastAsia="Calibri" w:hAnsi="Calibri" w:cs="Times New Roman"/>
            <w:lang w:val="en-US"/>
          </w:rPr>
          <w:tab/>
          <w:t>r "\"Alright, listen…\""</w:t>
        </w:r>
      </w:ins>
    </w:p>
    <w:p w14:paraId="16ADB7C7" w14:textId="77777777" w:rsidR="00674C8A" w:rsidRPr="00674C8A" w:rsidRDefault="00674C8A" w:rsidP="00674C8A">
      <w:pPr>
        <w:spacing w:line="600" w:lineRule="auto"/>
        <w:jc w:val="left"/>
        <w:rPr>
          <w:ins w:id="10473" w:author="UTENTE" w:date="2020-06-30T18:44:00Z"/>
          <w:rFonts w:ascii="Calibri" w:eastAsia="Calibri" w:hAnsi="Calibri" w:cs="Times New Roman"/>
          <w:lang w:val="en-US"/>
        </w:rPr>
      </w:pPr>
      <w:ins w:id="10474" w:author="UTENTE" w:date="2020-06-30T18:44:00Z">
        <w:r w:rsidRPr="00674C8A">
          <w:rPr>
            <w:rFonts w:ascii="Calibri" w:eastAsia="Calibri" w:hAnsi="Calibri" w:cs="Times New Roman"/>
            <w:lang w:val="en-US"/>
          </w:rPr>
          <w:t>575.</w:t>
        </w:r>
        <w:r w:rsidRPr="00674C8A">
          <w:rPr>
            <w:rFonts w:ascii="Calibri" w:eastAsia="Calibri" w:hAnsi="Calibri" w:cs="Times New Roman"/>
            <w:lang w:val="en-US"/>
          </w:rPr>
          <w:tab/>
          <w:t>r "\"I know you're probably pissed about last night.\""</w:t>
        </w:r>
      </w:ins>
    </w:p>
    <w:p w14:paraId="2170124E" w14:textId="77777777" w:rsidR="00674C8A" w:rsidRPr="00674C8A" w:rsidRDefault="00674C8A" w:rsidP="00674C8A">
      <w:pPr>
        <w:spacing w:line="600" w:lineRule="auto"/>
        <w:jc w:val="left"/>
        <w:rPr>
          <w:ins w:id="10475" w:author="UTENTE" w:date="2020-06-30T18:44:00Z"/>
          <w:rFonts w:ascii="Calibri" w:eastAsia="Calibri" w:hAnsi="Calibri" w:cs="Times New Roman"/>
          <w:lang w:val="en-US"/>
        </w:rPr>
      </w:pPr>
      <w:ins w:id="10476" w:author="UTENTE" w:date="2020-06-30T18:44:00Z">
        <w:r w:rsidRPr="00674C8A">
          <w:rPr>
            <w:rFonts w:ascii="Calibri" w:eastAsia="Calibri" w:hAnsi="Calibri" w:cs="Times New Roman"/>
            <w:lang w:val="en-US"/>
          </w:rPr>
          <w:t>576.</w:t>
        </w:r>
        <w:r w:rsidRPr="00674C8A">
          <w:rPr>
            <w:rFonts w:ascii="Calibri" w:eastAsia="Calibri" w:hAnsi="Calibri" w:cs="Times New Roman"/>
            <w:lang w:val="en-US"/>
          </w:rPr>
          <w:tab/>
          <w:t>mcp "\"You're goddamn right I am.\""</w:t>
        </w:r>
      </w:ins>
    </w:p>
    <w:p w14:paraId="637AF8F9" w14:textId="77777777" w:rsidR="00674C8A" w:rsidRPr="00674C8A" w:rsidRDefault="00674C8A" w:rsidP="00674C8A">
      <w:pPr>
        <w:spacing w:line="600" w:lineRule="auto"/>
        <w:jc w:val="left"/>
        <w:rPr>
          <w:ins w:id="10477" w:author="UTENTE" w:date="2020-06-30T18:44:00Z"/>
          <w:rFonts w:ascii="Calibri" w:eastAsia="Calibri" w:hAnsi="Calibri" w:cs="Times New Roman"/>
          <w:lang w:val="en-US"/>
        </w:rPr>
      </w:pPr>
      <w:ins w:id="10478" w:author="UTENTE" w:date="2020-06-30T18:44:00Z">
        <w:r w:rsidRPr="00674C8A">
          <w:rPr>
            <w:rFonts w:ascii="Calibri" w:eastAsia="Calibri" w:hAnsi="Calibri" w:cs="Times New Roman"/>
            <w:lang w:val="en-US"/>
          </w:rPr>
          <w:t>577.</w:t>
        </w:r>
        <w:r w:rsidRPr="00674C8A">
          <w:rPr>
            <w:rFonts w:ascii="Calibri" w:eastAsia="Calibri" w:hAnsi="Calibri" w:cs="Times New Roman"/>
            <w:lang w:val="en-US"/>
          </w:rPr>
          <w:tab/>
          <w:t>r "\"…\""</w:t>
        </w:r>
      </w:ins>
    </w:p>
    <w:p w14:paraId="7FAE62F6" w14:textId="77777777" w:rsidR="00674C8A" w:rsidRPr="00674C8A" w:rsidRDefault="00674C8A" w:rsidP="00674C8A">
      <w:pPr>
        <w:spacing w:line="600" w:lineRule="auto"/>
        <w:jc w:val="left"/>
        <w:rPr>
          <w:ins w:id="10479" w:author="UTENTE" w:date="2020-06-30T18:44:00Z"/>
          <w:rFonts w:ascii="Calibri" w:eastAsia="Calibri" w:hAnsi="Calibri" w:cs="Times New Roman"/>
          <w:lang w:val="en-US"/>
        </w:rPr>
      </w:pPr>
      <w:ins w:id="10480" w:author="UTENTE" w:date="2020-06-30T18:44:00Z">
        <w:r w:rsidRPr="00674C8A">
          <w:rPr>
            <w:rFonts w:ascii="Calibri" w:eastAsia="Calibri" w:hAnsi="Calibri" w:cs="Times New Roman"/>
            <w:lang w:val="en-US"/>
          </w:rPr>
          <w:t>578.</w:t>
        </w:r>
        <w:r w:rsidRPr="00674C8A">
          <w:rPr>
            <w:rFonts w:ascii="Calibri" w:eastAsia="Calibri" w:hAnsi="Calibri" w:cs="Times New Roman"/>
            <w:lang w:val="en-US"/>
          </w:rPr>
          <w:tab/>
          <w:t>n "Rex winces a little when I growl at him, and he sheepishly rubs a hand through the back of his hair."</w:t>
        </w:r>
      </w:ins>
    </w:p>
    <w:p w14:paraId="601776E5" w14:textId="77777777" w:rsidR="00674C8A" w:rsidRPr="00674C8A" w:rsidRDefault="00674C8A" w:rsidP="00674C8A">
      <w:pPr>
        <w:spacing w:line="600" w:lineRule="auto"/>
        <w:jc w:val="left"/>
        <w:rPr>
          <w:ins w:id="10481" w:author="UTENTE" w:date="2020-06-30T18:44:00Z"/>
          <w:rFonts w:ascii="Calibri" w:eastAsia="Calibri" w:hAnsi="Calibri" w:cs="Times New Roman"/>
          <w:lang w:val="en-US"/>
        </w:rPr>
      </w:pPr>
      <w:ins w:id="10482" w:author="UTENTE" w:date="2020-06-30T18:44:00Z">
        <w:r w:rsidRPr="00674C8A">
          <w:rPr>
            <w:rFonts w:ascii="Calibri" w:eastAsia="Calibri" w:hAnsi="Calibri" w:cs="Times New Roman"/>
            <w:lang w:val="en-US"/>
          </w:rPr>
          <w:t>579.</w:t>
        </w:r>
        <w:r w:rsidRPr="00674C8A">
          <w:rPr>
            <w:rFonts w:ascii="Calibri" w:eastAsia="Calibri" w:hAnsi="Calibri" w:cs="Times New Roman"/>
            <w:lang w:val="en-US"/>
          </w:rPr>
          <w:tab/>
          <w:t>mcp "\"Wouldn't you be?\""</w:t>
        </w:r>
      </w:ins>
    </w:p>
    <w:p w14:paraId="7F390F05" w14:textId="77777777" w:rsidR="00674C8A" w:rsidRPr="00674C8A" w:rsidRDefault="00674C8A" w:rsidP="00674C8A">
      <w:pPr>
        <w:spacing w:line="600" w:lineRule="auto"/>
        <w:jc w:val="left"/>
        <w:rPr>
          <w:ins w:id="10483" w:author="UTENTE" w:date="2020-06-30T18:44:00Z"/>
          <w:rFonts w:ascii="Calibri" w:eastAsia="Calibri" w:hAnsi="Calibri" w:cs="Times New Roman"/>
          <w:lang w:val="en-US"/>
        </w:rPr>
      </w:pPr>
      <w:ins w:id="10484" w:author="UTENTE" w:date="2020-06-30T18:44:00Z">
        <w:r w:rsidRPr="00674C8A">
          <w:rPr>
            <w:rFonts w:ascii="Calibri" w:eastAsia="Calibri" w:hAnsi="Calibri" w:cs="Times New Roman"/>
            <w:lang w:val="en-US"/>
          </w:rPr>
          <w:t>580.</w:t>
        </w:r>
        <w:r w:rsidRPr="00674C8A">
          <w:rPr>
            <w:rFonts w:ascii="Calibri" w:eastAsia="Calibri" w:hAnsi="Calibri" w:cs="Times New Roman"/>
            <w:lang w:val="en-US"/>
          </w:rPr>
          <w:tab/>
          <w:t>mcp "\"For all that talk about protecting me, you sure did a 180 pretty fast.\""</w:t>
        </w:r>
      </w:ins>
    </w:p>
    <w:p w14:paraId="4B023F3B" w14:textId="77777777" w:rsidR="00674C8A" w:rsidRPr="00674C8A" w:rsidRDefault="00674C8A" w:rsidP="00674C8A">
      <w:pPr>
        <w:spacing w:line="600" w:lineRule="auto"/>
        <w:jc w:val="left"/>
        <w:rPr>
          <w:ins w:id="10485" w:author="UTENTE" w:date="2020-06-30T18:44:00Z"/>
          <w:rFonts w:ascii="Calibri" w:eastAsia="Calibri" w:hAnsi="Calibri" w:cs="Times New Roman"/>
          <w:lang w:val="en-US"/>
        </w:rPr>
      </w:pPr>
      <w:ins w:id="10486" w:author="UTENTE" w:date="2020-06-30T18:44:00Z">
        <w:r w:rsidRPr="00674C8A">
          <w:rPr>
            <w:rFonts w:ascii="Calibri" w:eastAsia="Calibri" w:hAnsi="Calibri" w:cs="Times New Roman"/>
            <w:lang w:val="en-US"/>
          </w:rPr>
          <w:t>581.</w:t>
        </w:r>
        <w:r w:rsidRPr="00674C8A">
          <w:rPr>
            <w:rFonts w:ascii="Calibri" w:eastAsia="Calibri" w:hAnsi="Calibri" w:cs="Times New Roman"/>
            <w:lang w:val="en-US"/>
          </w:rPr>
          <w:tab/>
          <w:t>r "\"…\""</w:t>
        </w:r>
      </w:ins>
    </w:p>
    <w:p w14:paraId="3040A38F" w14:textId="77777777" w:rsidR="00674C8A" w:rsidRPr="00674C8A" w:rsidRDefault="00674C8A" w:rsidP="00674C8A">
      <w:pPr>
        <w:spacing w:line="600" w:lineRule="auto"/>
        <w:jc w:val="left"/>
        <w:rPr>
          <w:ins w:id="10487" w:author="UTENTE" w:date="2020-06-30T18:44:00Z"/>
          <w:rFonts w:ascii="Calibri" w:eastAsia="Calibri" w:hAnsi="Calibri" w:cs="Times New Roman"/>
          <w:lang w:val="en-US"/>
        </w:rPr>
      </w:pPr>
      <w:ins w:id="10488" w:author="UTENTE" w:date="2020-06-30T18:44:00Z">
        <w:r w:rsidRPr="00674C8A">
          <w:rPr>
            <w:rFonts w:ascii="Calibri" w:eastAsia="Calibri" w:hAnsi="Calibri" w:cs="Times New Roman"/>
            <w:lang w:val="en-US"/>
          </w:rPr>
          <w:t>582.</w:t>
        </w:r>
        <w:r w:rsidRPr="00674C8A">
          <w:rPr>
            <w:rFonts w:ascii="Calibri" w:eastAsia="Calibri" w:hAnsi="Calibri" w:cs="Times New Roman"/>
            <w:lang w:val="en-US"/>
          </w:rPr>
          <w:tab/>
          <w:t>n "He chews on his bottom lip uncomfortably, scratching at his tattooed cheek."</w:t>
        </w:r>
      </w:ins>
    </w:p>
    <w:p w14:paraId="3ACF78B8" w14:textId="77777777" w:rsidR="00674C8A" w:rsidRPr="00674C8A" w:rsidRDefault="00674C8A" w:rsidP="00674C8A">
      <w:pPr>
        <w:spacing w:line="600" w:lineRule="auto"/>
        <w:jc w:val="left"/>
        <w:rPr>
          <w:ins w:id="10489" w:author="UTENTE" w:date="2020-06-30T18:44:00Z"/>
          <w:rFonts w:ascii="Calibri" w:eastAsia="Calibri" w:hAnsi="Calibri" w:cs="Times New Roman"/>
          <w:lang w:val="en-US"/>
        </w:rPr>
      </w:pPr>
      <w:ins w:id="10490" w:author="UTENTE" w:date="2020-06-30T18:44:00Z">
        <w:r w:rsidRPr="00674C8A">
          <w:rPr>
            <w:rFonts w:ascii="Calibri" w:eastAsia="Calibri" w:hAnsi="Calibri" w:cs="Times New Roman"/>
            <w:lang w:val="en-US"/>
          </w:rPr>
          <w:t>583.</w:t>
        </w:r>
        <w:r w:rsidRPr="00674C8A">
          <w:rPr>
            <w:rFonts w:ascii="Calibri" w:eastAsia="Calibri" w:hAnsi="Calibri" w:cs="Times New Roman"/>
            <w:lang w:val="en-US"/>
          </w:rPr>
          <w:tab/>
          <w:t>r "\"Listen, I just had to do what was best for both of us, okay?\""</w:t>
        </w:r>
      </w:ins>
    </w:p>
    <w:p w14:paraId="44570788" w14:textId="77777777" w:rsidR="00674C8A" w:rsidRPr="00674C8A" w:rsidRDefault="00674C8A" w:rsidP="00674C8A">
      <w:pPr>
        <w:spacing w:line="600" w:lineRule="auto"/>
        <w:jc w:val="left"/>
        <w:rPr>
          <w:ins w:id="10491" w:author="UTENTE" w:date="2020-06-30T18:44:00Z"/>
          <w:rFonts w:ascii="Calibri" w:eastAsia="Calibri" w:hAnsi="Calibri" w:cs="Times New Roman"/>
          <w:lang w:val="en-US"/>
        </w:rPr>
      </w:pPr>
      <w:ins w:id="10492" w:author="UTENTE" w:date="2020-06-30T18:44:00Z">
        <w:r w:rsidRPr="00674C8A">
          <w:rPr>
            <w:rFonts w:ascii="Calibri" w:eastAsia="Calibri" w:hAnsi="Calibri" w:cs="Times New Roman"/>
            <w:lang w:val="en-US"/>
          </w:rPr>
          <w:t>584.</w:t>
        </w:r>
        <w:r w:rsidRPr="00674C8A">
          <w:rPr>
            <w:rFonts w:ascii="Calibri" w:eastAsia="Calibri" w:hAnsi="Calibri" w:cs="Times New Roman"/>
            <w:lang w:val="en-US"/>
          </w:rPr>
          <w:tab/>
          <w:t>r "\"If I hadn't, those guys woulda seen through it all, and you'd be locked up as one of their private blood bags right now.\""</w:t>
        </w:r>
      </w:ins>
    </w:p>
    <w:p w14:paraId="59C8BA55" w14:textId="77777777" w:rsidR="00674C8A" w:rsidRPr="00674C8A" w:rsidRDefault="00674C8A" w:rsidP="00674C8A">
      <w:pPr>
        <w:spacing w:line="600" w:lineRule="auto"/>
        <w:jc w:val="left"/>
        <w:rPr>
          <w:ins w:id="10493" w:author="UTENTE" w:date="2020-06-30T18:44:00Z"/>
          <w:rFonts w:ascii="Calibri" w:eastAsia="Calibri" w:hAnsi="Calibri" w:cs="Times New Roman"/>
        </w:rPr>
      </w:pPr>
      <w:ins w:id="10494" w:author="UTENTE" w:date="2020-06-30T18:44:00Z">
        <w:r w:rsidRPr="00674C8A">
          <w:rPr>
            <w:rFonts w:ascii="Calibri" w:eastAsia="Calibri" w:hAnsi="Calibri" w:cs="Times New Roman"/>
          </w:rPr>
          <w:t>585.</w:t>
        </w:r>
        <w:r w:rsidRPr="00674C8A">
          <w:rPr>
            <w:rFonts w:ascii="Calibri" w:eastAsia="Calibri" w:hAnsi="Calibri" w:cs="Times New Roman"/>
          </w:rPr>
          <w:tab/>
          <w:t>r "\"…Or worse.\"" </w:t>
        </w:r>
        <w:r w:rsidRPr="00674C8A">
          <w:rPr>
            <w:rFonts w:ascii="Calibri" w:eastAsia="Calibri" w:hAnsi="Calibri" w:cs="Times New Roman"/>
          </w:rPr>
          <w:br w:type="page"/>
        </w:r>
      </w:ins>
    </w:p>
    <w:p w14:paraId="04A12520" w14:textId="77777777" w:rsidR="00674C8A" w:rsidRPr="00674C8A" w:rsidRDefault="00674C8A" w:rsidP="00674C8A">
      <w:pPr>
        <w:spacing w:line="600" w:lineRule="auto"/>
        <w:jc w:val="left"/>
        <w:rPr>
          <w:ins w:id="10495" w:author="UTENTE" w:date="2020-06-30T18:44:00Z"/>
          <w:rFonts w:ascii="Calibri" w:eastAsia="Calibri" w:hAnsi="Calibri" w:cs="Times New Roman"/>
        </w:rPr>
      </w:pPr>
      <w:ins w:id="10496" w:author="UTENTE" w:date="2020-06-30T18:44:00Z">
        <w:r w:rsidRPr="00674C8A">
          <w:rPr>
            <w:rFonts w:ascii="Calibri" w:eastAsia="Calibri" w:hAnsi="Calibri" w:cs="Times New Roman"/>
          </w:rPr>
          <w:lastRenderedPageBreak/>
          <w:t>571.</w:t>
        </w:r>
        <w:r w:rsidRPr="00674C8A">
          <w:rPr>
            <w:rFonts w:ascii="Calibri" w:eastAsia="Calibri" w:hAnsi="Calibri" w:cs="Times New Roman"/>
          </w:rPr>
          <w:tab/>
          <w:t>n "Discutere è probabilmente inutile, quindi borbotto fra me e me e continuo a seguirlo mentre mi tira."</w:t>
        </w:r>
      </w:ins>
    </w:p>
    <w:p w14:paraId="3519F2B9" w14:textId="77777777" w:rsidR="00674C8A" w:rsidRPr="00674C8A" w:rsidRDefault="00674C8A" w:rsidP="00674C8A">
      <w:pPr>
        <w:spacing w:line="600" w:lineRule="auto"/>
        <w:jc w:val="left"/>
        <w:rPr>
          <w:ins w:id="10497" w:author="UTENTE" w:date="2020-06-30T18:44:00Z"/>
          <w:rFonts w:ascii="Calibri" w:eastAsia="Calibri" w:hAnsi="Calibri" w:cs="Times New Roman"/>
        </w:rPr>
      </w:pPr>
      <w:ins w:id="10498" w:author="UTENTE" w:date="2020-06-30T18:44:00Z">
        <w:r w:rsidRPr="00674C8A">
          <w:rPr>
            <w:rFonts w:ascii="Calibri" w:eastAsia="Calibri" w:hAnsi="Calibri" w:cs="Times New Roman"/>
          </w:rPr>
          <w:t>572.</w:t>
        </w:r>
        <w:r w:rsidRPr="00674C8A">
          <w:rPr>
            <w:rFonts w:ascii="Calibri" w:eastAsia="Calibri" w:hAnsi="Calibri" w:cs="Times New Roman"/>
          </w:rPr>
          <w:tab/>
          <w:t>n "Presto, ci fermiamo in un angolo leggermente più buio del locale."</w:t>
        </w:r>
      </w:ins>
    </w:p>
    <w:p w14:paraId="3F818297" w14:textId="77777777" w:rsidR="00674C8A" w:rsidRPr="00674C8A" w:rsidRDefault="00674C8A" w:rsidP="00674C8A">
      <w:pPr>
        <w:spacing w:line="600" w:lineRule="auto"/>
        <w:jc w:val="left"/>
        <w:rPr>
          <w:ins w:id="10499" w:author="UTENTE" w:date="2020-06-30T18:44:00Z"/>
          <w:rFonts w:ascii="Calibri" w:eastAsia="Calibri" w:hAnsi="Calibri" w:cs="Times New Roman"/>
        </w:rPr>
      </w:pPr>
      <w:ins w:id="10500" w:author="UTENTE" w:date="2020-06-30T18:44:00Z">
        <w:r w:rsidRPr="00674C8A">
          <w:rPr>
            <w:rFonts w:ascii="Calibri" w:eastAsia="Calibri" w:hAnsi="Calibri" w:cs="Times New Roman"/>
          </w:rPr>
          <w:t>573.</w:t>
        </w:r>
        <w:r w:rsidRPr="00674C8A">
          <w:rPr>
            <w:rFonts w:ascii="Calibri" w:eastAsia="Calibri" w:hAnsi="Calibri" w:cs="Times New Roman"/>
          </w:rPr>
          <w:tab/>
          <w:t>n "Rex si volta per guardarmi, rimanendomi vicino così da poterci sentire senza urlare."</w:t>
        </w:r>
      </w:ins>
    </w:p>
    <w:p w14:paraId="667BBD76" w14:textId="77777777" w:rsidR="00674C8A" w:rsidRPr="00674C8A" w:rsidRDefault="00674C8A" w:rsidP="00674C8A">
      <w:pPr>
        <w:spacing w:line="600" w:lineRule="auto"/>
        <w:jc w:val="left"/>
        <w:rPr>
          <w:ins w:id="10501" w:author="UTENTE" w:date="2020-06-30T18:44:00Z"/>
          <w:rFonts w:ascii="Calibri" w:eastAsia="Calibri" w:hAnsi="Calibri" w:cs="Times New Roman"/>
        </w:rPr>
      </w:pPr>
      <w:ins w:id="10502" w:author="UTENTE" w:date="2020-06-30T18:44:00Z">
        <w:r w:rsidRPr="00674C8A">
          <w:rPr>
            <w:rFonts w:ascii="Calibri" w:eastAsia="Calibri" w:hAnsi="Calibri" w:cs="Times New Roman"/>
          </w:rPr>
          <w:t>574.</w:t>
        </w:r>
        <w:r w:rsidRPr="00674C8A">
          <w:rPr>
            <w:rFonts w:ascii="Calibri" w:eastAsia="Calibri" w:hAnsi="Calibri" w:cs="Times New Roman"/>
          </w:rPr>
          <w:tab/>
          <w:t>r "\"Allora, senti…\""</w:t>
        </w:r>
      </w:ins>
    </w:p>
    <w:p w14:paraId="34203335" w14:textId="77777777" w:rsidR="00674C8A" w:rsidRPr="00674C8A" w:rsidRDefault="00674C8A" w:rsidP="00674C8A">
      <w:pPr>
        <w:spacing w:line="600" w:lineRule="auto"/>
        <w:jc w:val="left"/>
        <w:rPr>
          <w:ins w:id="10503" w:author="UTENTE" w:date="2020-06-30T18:44:00Z"/>
          <w:rFonts w:ascii="Calibri" w:eastAsia="Calibri" w:hAnsi="Calibri" w:cs="Times New Roman"/>
        </w:rPr>
      </w:pPr>
      <w:ins w:id="10504" w:author="UTENTE" w:date="2020-06-30T18:44:00Z">
        <w:r w:rsidRPr="00674C8A">
          <w:rPr>
            <w:rFonts w:ascii="Calibri" w:eastAsia="Calibri" w:hAnsi="Calibri" w:cs="Times New Roman"/>
          </w:rPr>
          <w:t>575.</w:t>
        </w:r>
        <w:r w:rsidRPr="00674C8A">
          <w:rPr>
            <w:rFonts w:ascii="Calibri" w:eastAsia="Calibri" w:hAnsi="Calibri" w:cs="Times New Roman"/>
          </w:rPr>
          <w:tab/>
          <w:t>r "\"Lo so che probabilmente sei incazzato per ieri notte.\""</w:t>
        </w:r>
      </w:ins>
    </w:p>
    <w:p w14:paraId="52593BD7" w14:textId="77777777" w:rsidR="00674C8A" w:rsidRPr="00674C8A" w:rsidRDefault="00674C8A" w:rsidP="00674C8A">
      <w:pPr>
        <w:spacing w:line="600" w:lineRule="auto"/>
        <w:jc w:val="left"/>
        <w:rPr>
          <w:ins w:id="10505" w:author="UTENTE" w:date="2020-06-30T18:44:00Z"/>
          <w:rFonts w:ascii="Calibri" w:eastAsia="Calibri" w:hAnsi="Calibri" w:cs="Times New Roman"/>
        </w:rPr>
      </w:pPr>
      <w:ins w:id="10506" w:author="UTENTE" w:date="2020-06-30T18:44:00Z">
        <w:r w:rsidRPr="00674C8A">
          <w:rPr>
            <w:rFonts w:ascii="Calibri" w:eastAsia="Calibri" w:hAnsi="Calibri" w:cs="Times New Roman"/>
          </w:rPr>
          <w:t>576.</w:t>
        </w:r>
        <w:r w:rsidRPr="00674C8A">
          <w:rPr>
            <w:rFonts w:ascii="Calibri" w:eastAsia="Calibri" w:hAnsi="Calibri" w:cs="Times New Roman"/>
          </w:rPr>
          <w:tab/>
          <w:t>mcp "\"C'hai preso in pieno, cazzo.\""</w:t>
        </w:r>
      </w:ins>
    </w:p>
    <w:p w14:paraId="44597ACD" w14:textId="77777777" w:rsidR="00674C8A" w:rsidRPr="00674C8A" w:rsidRDefault="00674C8A" w:rsidP="00674C8A">
      <w:pPr>
        <w:spacing w:line="600" w:lineRule="auto"/>
        <w:jc w:val="left"/>
        <w:rPr>
          <w:ins w:id="10507" w:author="UTENTE" w:date="2020-06-30T18:44:00Z"/>
          <w:rFonts w:ascii="Calibri" w:eastAsia="Calibri" w:hAnsi="Calibri" w:cs="Times New Roman"/>
        </w:rPr>
      </w:pPr>
      <w:ins w:id="10508" w:author="UTENTE" w:date="2020-06-30T18:44:00Z">
        <w:r w:rsidRPr="00674C8A">
          <w:rPr>
            <w:rFonts w:ascii="Calibri" w:eastAsia="Calibri" w:hAnsi="Calibri" w:cs="Times New Roman"/>
          </w:rPr>
          <w:t>577.</w:t>
        </w:r>
        <w:r w:rsidRPr="00674C8A">
          <w:rPr>
            <w:rFonts w:ascii="Calibri" w:eastAsia="Calibri" w:hAnsi="Calibri" w:cs="Times New Roman"/>
          </w:rPr>
          <w:tab/>
          <w:t>r "\"…\""</w:t>
        </w:r>
      </w:ins>
    </w:p>
    <w:p w14:paraId="37C8E031" w14:textId="77777777" w:rsidR="00674C8A" w:rsidRPr="00674C8A" w:rsidRDefault="00674C8A" w:rsidP="00674C8A">
      <w:pPr>
        <w:spacing w:line="600" w:lineRule="auto"/>
        <w:jc w:val="left"/>
        <w:rPr>
          <w:ins w:id="10509" w:author="UTENTE" w:date="2020-06-30T18:44:00Z"/>
          <w:rFonts w:ascii="Calibri" w:eastAsia="Calibri" w:hAnsi="Calibri" w:cs="Times New Roman"/>
        </w:rPr>
      </w:pPr>
      <w:ins w:id="10510" w:author="UTENTE" w:date="2020-06-30T18:44:00Z">
        <w:r w:rsidRPr="00674C8A">
          <w:rPr>
            <w:rFonts w:ascii="Calibri" w:eastAsia="Calibri" w:hAnsi="Calibri" w:cs="Times New Roman"/>
          </w:rPr>
          <w:t>578.</w:t>
        </w:r>
        <w:r w:rsidRPr="00674C8A">
          <w:rPr>
            <w:rFonts w:ascii="Calibri" w:eastAsia="Calibri" w:hAnsi="Calibri" w:cs="Times New Roman"/>
          </w:rPr>
          <w:tab/>
          <w:t>n "Rex sobbalza quando gli ringhio contro, passandosi la mano fra i capelli, imbarazzato."</w:t>
        </w:r>
      </w:ins>
    </w:p>
    <w:p w14:paraId="304D89D9" w14:textId="77777777" w:rsidR="00674C8A" w:rsidRPr="00674C8A" w:rsidRDefault="00674C8A" w:rsidP="00674C8A">
      <w:pPr>
        <w:spacing w:line="600" w:lineRule="auto"/>
        <w:jc w:val="left"/>
        <w:rPr>
          <w:ins w:id="10511" w:author="UTENTE" w:date="2020-06-30T18:44:00Z"/>
          <w:rFonts w:ascii="Calibri" w:eastAsia="Calibri" w:hAnsi="Calibri" w:cs="Times New Roman"/>
        </w:rPr>
      </w:pPr>
      <w:ins w:id="10512" w:author="UTENTE" w:date="2020-06-30T18:44:00Z">
        <w:r w:rsidRPr="00674C8A">
          <w:rPr>
            <w:rFonts w:ascii="Calibri" w:eastAsia="Calibri" w:hAnsi="Calibri" w:cs="Times New Roman"/>
          </w:rPr>
          <w:t>579.</w:t>
        </w:r>
        <w:r w:rsidRPr="00674C8A">
          <w:rPr>
            <w:rFonts w:ascii="Calibri" w:eastAsia="Calibri" w:hAnsi="Calibri" w:cs="Times New Roman"/>
          </w:rPr>
          <w:tab/>
          <w:t>mcp "\"Non lo saresti anche tu?\""</w:t>
        </w:r>
      </w:ins>
    </w:p>
    <w:p w14:paraId="29AE1FB4" w14:textId="77777777" w:rsidR="00674C8A" w:rsidRPr="00674C8A" w:rsidRDefault="00674C8A" w:rsidP="00674C8A">
      <w:pPr>
        <w:spacing w:line="600" w:lineRule="auto"/>
        <w:jc w:val="left"/>
        <w:rPr>
          <w:ins w:id="10513" w:author="UTENTE" w:date="2020-06-30T18:44:00Z"/>
          <w:rFonts w:ascii="Calibri" w:eastAsia="Calibri" w:hAnsi="Calibri" w:cs="Times New Roman"/>
        </w:rPr>
      </w:pPr>
      <w:ins w:id="10514" w:author="UTENTE" w:date="2020-06-30T18:44:00Z">
        <w:r w:rsidRPr="00674C8A">
          <w:rPr>
            <w:rFonts w:ascii="Calibri" w:eastAsia="Calibri" w:hAnsi="Calibri" w:cs="Times New Roman"/>
          </w:rPr>
          <w:t>580.</w:t>
        </w:r>
        <w:r w:rsidRPr="00674C8A">
          <w:rPr>
            <w:rFonts w:ascii="Calibri" w:eastAsia="Calibri" w:hAnsi="Calibri" w:cs="Times New Roman"/>
          </w:rPr>
          <w:tab/>
          <w:t>mcp "\"Dopo tutto quello che hai detto sul proteggermi, hai fatto una bella inversione a U molto in fretta."</w:t>
        </w:r>
      </w:ins>
    </w:p>
    <w:p w14:paraId="1802F603" w14:textId="77777777" w:rsidR="00674C8A" w:rsidRPr="00674C8A" w:rsidRDefault="00674C8A" w:rsidP="00674C8A">
      <w:pPr>
        <w:spacing w:line="600" w:lineRule="auto"/>
        <w:jc w:val="left"/>
        <w:rPr>
          <w:ins w:id="10515" w:author="UTENTE" w:date="2020-06-30T18:44:00Z"/>
          <w:rFonts w:ascii="Calibri" w:eastAsia="Calibri" w:hAnsi="Calibri" w:cs="Times New Roman"/>
        </w:rPr>
      </w:pPr>
      <w:ins w:id="10516" w:author="UTENTE" w:date="2020-06-30T18:44:00Z">
        <w:r w:rsidRPr="00674C8A">
          <w:rPr>
            <w:rFonts w:ascii="Calibri" w:eastAsia="Calibri" w:hAnsi="Calibri" w:cs="Times New Roman"/>
          </w:rPr>
          <w:t>581.</w:t>
        </w:r>
        <w:r w:rsidRPr="00674C8A">
          <w:rPr>
            <w:rFonts w:ascii="Calibri" w:eastAsia="Calibri" w:hAnsi="Calibri" w:cs="Times New Roman"/>
          </w:rPr>
          <w:tab/>
          <w:t>r "\"…\""</w:t>
        </w:r>
      </w:ins>
    </w:p>
    <w:p w14:paraId="44A49EB7" w14:textId="77777777" w:rsidR="00674C8A" w:rsidRPr="00674C8A" w:rsidRDefault="00674C8A" w:rsidP="00674C8A">
      <w:pPr>
        <w:spacing w:line="600" w:lineRule="auto"/>
        <w:jc w:val="left"/>
        <w:rPr>
          <w:ins w:id="10517" w:author="UTENTE" w:date="2020-06-30T18:44:00Z"/>
          <w:rFonts w:ascii="Calibri" w:eastAsia="Calibri" w:hAnsi="Calibri" w:cs="Times New Roman"/>
        </w:rPr>
      </w:pPr>
      <w:ins w:id="10518" w:author="UTENTE" w:date="2020-06-30T18:44:00Z">
        <w:r w:rsidRPr="00674C8A">
          <w:rPr>
            <w:rFonts w:ascii="Calibri" w:eastAsia="Calibri" w:hAnsi="Calibri" w:cs="Times New Roman"/>
          </w:rPr>
          <w:t>582.</w:t>
        </w:r>
        <w:r w:rsidRPr="00674C8A">
          <w:rPr>
            <w:rFonts w:ascii="Calibri" w:eastAsia="Calibri" w:hAnsi="Calibri" w:cs="Times New Roman"/>
          </w:rPr>
          <w:tab/>
          <w:t>n "Si mordicchia il labbro, palesemente a disagio, grattandosi la guancia tatuata."</w:t>
        </w:r>
      </w:ins>
    </w:p>
    <w:p w14:paraId="7A69B336" w14:textId="77777777" w:rsidR="00674C8A" w:rsidRPr="00674C8A" w:rsidRDefault="00674C8A" w:rsidP="00674C8A">
      <w:pPr>
        <w:spacing w:line="600" w:lineRule="auto"/>
        <w:jc w:val="left"/>
        <w:rPr>
          <w:ins w:id="10519" w:author="UTENTE" w:date="2020-06-30T18:44:00Z"/>
          <w:rFonts w:ascii="Calibri" w:eastAsia="Calibri" w:hAnsi="Calibri" w:cs="Times New Roman"/>
        </w:rPr>
      </w:pPr>
      <w:ins w:id="10520" w:author="UTENTE" w:date="2020-06-30T18:44:00Z">
        <w:r w:rsidRPr="00674C8A">
          <w:rPr>
            <w:rFonts w:ascii="Calibri" w:eastAsia="Calibri" w:hAnsi="Calibri" w:cs="Times New Roman"/>
          </w:rPr>
          <w:t>583.</w:t>
        </w:r>
        <w:r w:rsidRPr="00674C8A">
          <w:rPr>
            <w:rFonts w:ascii="Calibri" w:eastAsia="Calibri" w:hAnsi="Calibri" w:cs="Times New Roman"/>
          </w:rPr>
          <w:tab/>
          <w:t>r "\"Ascolta, ho dovuto fare quello che era meglio per entrambi, ok?\""</w:t>
        </w:r>
      </w:ins>
    </w:p>
    <w:p w14:paraId="440D0B90" w14:textId="77777777" w:rsidR="00674C8A" w:rsidRPr="00674C8A" w:rsidRDefault="00674C8A" w:rsidP="00674C8A">
      <w:pPr>
        <w:spacing w:line="600" w:lineRule="auto"/>
        <w:jc w:val="left"/>
        <w:rPr>
          <w:ins w:id="10521" w:author="UTENTE" w:date="2020-06-30T18:44:00Z"/>
          <w:rFonts w:ascii="Calibri" w:eastAsia="Calibri" w:hAnsi="Calibri" w:cs="Times New Roman"/>
        </w:rPr>
      </w:pPr>
      <w:ins w:id="10522" w:author="UTENTE" w:date="2020-06-30T18:44:00Z">
        <w:r w:rsidRPr="00674C8A">
          <w:rPr>
            <w:rFonts w:ascii="Calibri" w:eastAsia="Calibri" w:hAnsi="Calibri" w:cs="Times New Roman"/>
          </w:rPr>
          <w:t>584.</w:t>
        </w:r>
        <w:r w:rsidRPr="00674C8A">
          <w:rPr>
            <w:rFonts w:ascii="Calibri" w:eastAsia="Calibri" w:hAnsi="Calibri" w:cs="Times New Roman"/>
          </w:rPr>
          <w:tab/>
          <w:t>r "Se non l'avessi fatto, quei ragazzi avrebbero capito tutto e ora saresti stato rinchiuso da qualche parte a fargli da sacca di sangue.\""</w:t>
        </w:r>
      </w:ins>
    </w:p>
    <w:p w14:paraId="43817159" w14:textId="77777777" w:rsidR="00674C8A" w:rsidRPr="00674C8A" w:rsidRDefault="00674C8A" w:rsidP="00674C8A">
      <w:pPr>
        <w:spacing w:line="600" w:lineRule="auto"/>
        <w:jc w:val="left"/>
        <w:rPr>
          <w:ins w:id="10523" w:author="UTENTE" w:date="2020-06-30T18:44:00Z"/>
          <w:rFonts w:ascii="Calibri" w:eastAsia="Calibri" w:hAnsi="Calibri" w:cs="Times New Roman"/>
          <w:lang w:val="en-US"/>
          <w:rPrChange w:id="10524" w:author="UTENTE" w:date="2020-06-30T18:44:00Z">
            <w:rPr>
              <w:ins w:id="10525" w:author="UTENTE" w:date="2020-06-30T18:44:00Z"/>
              <w:rFonts w:ascii="Calibri" w:eastAsia="Calibri" w:hAnsi="Calibri" w:cs="Times New Roman"/>
            </w:rPr>
          </w:rPrChange>
        </w:rPr>
      </w:pPr>
      <w:ins w:id="10526" w:author="UTENTE" w:date="2020-06-30T18:44:00Z">
        <w:r w:rsidRPr="00674C8A">
          <w:rPr>
            <w:rFonts w:ascii="Calibri" w:eastAsia="Calibri" w:hAnsi="Calibri" w:cs="Times New Roman"/>
            <w:lang w:val="en-US"/>
            <w:rPrChange w:id="10527" w:author="UTENTE" w:date="2020-06-30T18:44:00Z">
              <w:rPr>
                <w:rFonts w:ascii="Calibri" w:eastAsia="Calibri" w:hAnsi="Calibri" w:cs="Times New Roman"/>
              </w:rPr>
            </w:rPrChange>
          </w:rPr>
          <w:t>585.</w:t>
        </w:r>
        <w:r w:rsidRPr="00674C8A">
          <w:rPr>
            <w:rFonts w:ascii="Calibri" w:eastAsia="Calibri" w:hAnsi="Calibri" w:cs="Times New Roman"/>
            <w:lang w:val="en-US"/>
            <w:rPrChange w:id="10528" w:author="UTENTE" w:date="2020-06-30T18:44:00Z">
              <w:rPr>
                <w:rFonts w:ascii="Calibri" w:eastAsia="Calibri" w:hAnsi="Calibri" w:cs="Times New Roman"/>
              </w:rPr>
            </w:rPrChange>
          </w:rPr>
          <w:tab/>
          <w:t>r "\"…O peggio.\""</w:t>
        </w:r>
        <w:r w:rsidRPr="00674C8A">
          <w:rPr>
            <w:rFonts w:ascii="Calibri" w:eastAsia="Calibri" w:hAnsi="Calibri" w:cs="Times New Roman"/>
            <w:lang w:val="en-US"/>
            <w:rPrChange w:id="10529" w:author="UTENTE" w:date="2020-06-30T18:44:00Z">
              <w:rPr>
                <w:rFonts w:ascii="Calibri" w:eastAsia="Calibri" w:hAnsi="Calibri" w:cs="Times New Roman"/>
              </w:rPr>
            </w:rPrChange>
          </w:rPr>
          <w:br w:type="page"/>
        </w:r>
      </w:ins>
    </w:p>
    <w:p w14:paraId="57E63B99" w14:textId="77777777" w:rsidR="00674C8A" w:rsidRPr="00674C8A" w:rsidRDefault="00674C8A" w:rsidP="00674C8A">
      <w:pPr>
        <w:spacing w:line="600" w:lineRule="auto"/>
        <w:jc w:val="left"/>
        <w:rPr>
          <w:ins w:id="10530" w:author="UTENTE" w:date="2020-06-30T18:44:00Z"/>
          <w:rFonts w:ascii="Calibri" w:eastAsia="Calibri" w:hAnsi="Calibri" w:cs="Times New Roman"/>
          <w:lang w:val="en-US"/>
        </w:rPr>
      </w:pPr>
      <w:ins w:id="10531" w:author="UTENTE" w:date="2020-06-30T18:44:00Z">
        <w:r w:rsidRPr="00674C8A">
          <w:rPr>
            <w:rFonts w:ascii="Calibri" w:eastAsia="Calibri" w:hAnsi="Calibri" w:cs="Times New Roman"/>
            <w:lang w:val="en-US"/>
          </w:rPr>
          <w:lastRenderedPageBreak/>
          <w:t>586.</w:t>
        </w:r>
        <w:r w:rsidRPr="00674C8A">
          <w:rPr>
            <w:rFonts w:ascii="Calibri" w:eastAsia="Calibri" w:hAnsi="Calibri" w:cs="Times New Roman"/>
            <w:lang w:val="en-US"/>
          </w:rPr>
          <w:tab/>
          <w:t>n "He wrinkles his nose, lips pressed together in a tight line."</w:t>
        </w:r>
      </w:ins>
    </w:p>
    <w:p w14:paraId="3689355F" w14:textId="77777777" w:rsidR="00674C8A" w:rsidRPr="00674C8A" w:rsidRDefault="00674C8A" w:rsidP="00674C8A">
      <w:pPr>
        <w:spacing w:line="600" w:lineRule="auto"/>
        <w:jc w:val="left"/>
        <w:rPr>
          <w:ins w:id="10532" w:author="UTENTE" w:date="2020-06-30T18:44:00Z"/>
          <w:rFonts w:ascii="Calibri" w:eastAsia="Calibri" w:hAnsi="Calibri" w:cs="Times New Roman"/>
          <w:lang w:val="en-US"/>
        </w:rPr>
      </w:pPr>
      <w:ins w:id="10533" w:author="UTENTE" w:date="2020-06-30T18:44:00Z">
        <w:r w:rsidRPr="00674C8A">
          <w:rPr>
            <w:rFonts w:ascii="Calibri" w:eastAsia="Calibri" w:hAnsi="Calibri" w:cs="Times New Roman"/>
            <w:lang w:val="en-US"/>
          </w:rPr>
          <w:t>587.</w:t>
        </w:r>
        <w:r w:rsidRPr="00674C8A">
          <w:rPr>
            <w:rFonts w:ascii="Calibri" w:eastAsia="Calibri" w:hAnsi="Calibri" w:cs="Times New Roman"/>
            <w:lang w:val="en-US"/>
          </w:rPr>
          <w:tab/>
          <w:t>mcp "\"Weren't they your clanmates? Why couldn't you just say you were going home with me?\""</w:t>
        </w:r>
      </w:ins>
    </w:p>
    <w:p w14:paraId="48D160B7" w14:textId="77777777" w:rsidR="00674C8A" w:rsidRPr="00674C8A" w:rsidRDefault="00674C8A" w:rsidP="00674C8A">
      <w:pPr>
        <w:spacing w:line="600" w:lineRule="auto"/>
        <w:jc w:val="left"/>
        <w:rPr>
          <w:ins w:id="10534" w:author="UTENTE" w:date="2020-06-30T18:44:00Z"/>
          <w:rFonts w:ascii="Calibri" w:eastAsia="Calibri" w:hAnsi="Calibri" w:cs="Times New Roman"/>
          <w:lang w:val="en-US"/>
        </w:rPr>
      </w:pPr>
      <w:ins w:id="10535" w:author="UTENTE" w:date="2020-06-30T18:44:00Z">
        <w:r w:rsidRPr="00674C8A">
          <w:rPr>
            <w:rFonts w:ascii="Calibri" w:eastAsia="Calibri" w:hAnsi="Calibri" w:cs="Times New Roman"/>
            <w:lang w:val="en-US"/>
          </w:rPr>
          <w:t>588.</w:t>
        </w:r>
        <w:r w:rsidRPr="00674C8A">
          <w:rPr>
            <w:rFonts w:ascii="Calibri" w:eastAsia="Calibri" w:hAnsi="Calibri" w:cs="Times New Roman"/>
            <w:lang w:val="en-US"/>
          </w:rPr>
          <w:tab/>
          <w:t>r "\"That's… not how it works.\""</w:t>
        </w:r>
      </w:ins>
    </w:p>
    <w:p w14:paraId="23783934" w14:textId="77777777" w:rsidR="00674C8A" w:rsidRPr="00674C8A" w:rsidRDefault="00674C8A" w:rsidP="00674C8A">
      <w:pPr>
        <w:spacing w:line="600" w:lineRule="auto"/>
        <w:jc w:val="left"/>
        <w:rPr>
          <w:ins w:id="10536" w:author="UTENTE" w:date="2020-06-30T18:44:00Z"/>
          <w:rFonts w:ascii="Calibri" w:eastAsia="Calibri" w:hAnsi="Calibri" w:cs="Times New Roman"/>
          <w:lang w:val="en-US"/>
        </w:rPr>
      </w:pPr>
      <w:ins w:id="10537" w:author="UTENTE" w:date="2020-06-30T18:44:00Z">
        <w:r w:rsidRPr="00674C8A">
          <w:rPr>
            <w:rFonts w:ascii="Calibri" w:eastAsia="Calibri" w:hAnsi="Calibri" w:cs="Times New Roman"/>
            <w:lang w:val="en-US"/>
          </w:rPr>
          <w:t>589.</w:t>
        </w:r>
        <w:r w:rsidRPr="00674C8A">
          <w:rPr>
            <w:rFonts w:ascii="Calibri" w:eastAsia="Calibri" w:hAnsi="Calibri" w:cs="Times New Roman"/>
            <w:lang w:val="en-US"/>
          </w:rPr>
          <w:tab/>
          <w:t>r "\"The Helgen, they're all about showin' off.\""</w:t>
        </w:r>
      </w:ins>
    </w:p>
    <w:p w14:paraId="563748DF" w14:textId="77777777" w:rsidR="00674C8A" w:rsidRPr="00674C8A" w:rsidRDefault="00674C8A" w:rsidP="00674C8A">
      <w:pPr>
        <w:spacing w:line="600" w:lineRule="auto"/>
        <w:jc w:val="left"/>
        <w:rPr>
          <w:ins w:id="10538" w:author="UTENTE" w:date="2020-06-30T18:44:00Z"/>
          <w:rFonts w:ascii="Calibri" w:eastAsia="Calibri" w:hAnsi="Calibri" w:cs="Times New Roman"/>
          <w:lang w:val="en-US"/>
        </w:rPr>
      </w:pPr>
      <w:ins w:id="10539" w:author="UTENTE" w:date="2020-06-30T18:44:00Z">
        <w:r w:rsidRPr="00674C8A">
          <w:rPr>
            <w:rFonts w:ascii="Calibri" w:eastAsia="Calibri" w:hAnsi="Calibri" w:cs="Times New Roman"/>
            <w:lang w:val="en-US"/>
          </w:rPr>
          <w:t>590.</w:t>
        </w:r>
        <w:r w:rsidRPr="00674C8A">
          <w:rPr>
            <w:rFonts w:ascii="Calibri" w:eastAsia="Calibri" w:hAnsi="Calibri" w:cs="Times New Roman"/>
            <w:lang w:val="en-US"/>
          </w:rPr>
          <w:tab/>
          <w:t>r "\"If you were really just a pet, I would've…\""</w:t>
        </w:r>
      </w:ins>
    </w:p>
    <w:p w14:paraId="21F369B5" w14:textId="77777777" w:rsidR="00674C8A" w:rsidRPr="00674C8A" w:rsidRDefault="00674C8A" w:rsidP="00674C8A">
      <w:pPr>
        <w:spacing w:line="600" w:lineRule="auto"/>
        <w:jc w:val="left"/>
        <w:rPr>
          <w:ins w:id="10540" w:author="UTENTE" w:date="2020-06-30T18:44:00Z"/>
          <w:rFonts w:ascii="Calibri" w:eastAsia="Calibri" w:hAnsi="Calibri" w:cs="Times New Roman"/>
          <w:lang w:val="en-US"/>
        </w:rPr>
      </w:pPr>
      <w:ins w:id="10541" w:author="UTENTE" w:date="2020-06-30T18:44:00Z">
        <w:r w:rsidRPr="00674C8A">
          <w:rPr>
            <w:rFonts w:ascii="Calibri" w:eastAsia="Calibri" w:hAnsi="Calibri" w:cs="Times New Roman"/>
            <w:lang w:val="en-US"/>
          </w:rPr>
          <w:t>591.</w:t>
        </w:r>
        <w:r w:rsidRPr="00674C8A">
          <w:rPr>
            <w:rFonts w:ascii="Calibri" w:eastAsia="Calibri" w:hAnsi="Calibri" w:cs="Times New Roman"/>
            <w:lang w:val="en-US"/>
          </w:rPr>
          <w:tab/>
          <w:t>r "\"…\""</w:t>
        </w:r>
      </w:ins>
    </w:p>
    <w:p w14:paraId="122AFE4D" w14:textId="77777777" w:rsidR="00674C8A" w:rsidRPr="00674C8A" w:rsidRDefault="00674C8A" w:rsidP="00674C8A">
      <w:pPr>
        <w:spacing w:line="600" w:lineRule="auto"/>
        <w:jc w:val="left"/>
        <w:rPr>
          <w:ins w:id="10542" w:author="UTENTE" w:date="2020-06-30T18:44:00Z"/>
          <w:rFonts w:ascii="Calibri" w:eastAsia="Calibri" w:hAnsi="Calibri" w:cs="Times New Roman"/>
          <w:lang w:val="en-US"/>
        </w:rPr>
      </w:pPr>
      <w:ins w:id="10543" w:author="UTENTE" w:date="2020-06-30T18:44:00Z">
        <w:r w:rsidRPr="00674C8A">
          <w:rPr>
            <w:rFonts w:ascii="Calibri" w:eastAsia="Calibri" w:hAnsi="Calibri" w:cs="Times New Roman"/>
            <w:lang w:val="en-US"/>
          </w:rPr>
          <w:t>592.</w:t>
        </w:r>
        <w:r w:rsidRPr="00674C8A">
          <w:rPr>
            <w:rFonts w:ascii="Calibri" w:eastAsia="Calibri" w:hAnsi="Calibri" w:cs="Times New Roman"/>
            <w:lang w:val="en-US"/>
          </w:rPr>
          <w:tab/>
          <w:t>n "Rex abruptly cuts off, and his eyes go wide."</w:t>
        </w:r>
      </w:ins>
    </w:p>
    <w:p w14:paraId="166A96A2" w14:textId="77777777" w:rsidR="00674C8A" w:rsidRPr="00674C8A" w:rsidRDefault="00674C8A" w:rsidP="00674C8A">
      <w:pPr>
        <w:spacing w:line="600" w:lineRule="auto"/>
        <w:jc w:val="left"/>
        <w:rPr>
          <w:ins w:id="10544" w:author="UTENTE" w:date="2020-06-30T18:44:00Z"/>
          <w:rFonts w:ascii="Calibri" w:eastAsia="Calibri" w:hAnsi="Calibri" w:cs="Times New Roman"/>
          <w:lang w:val="en-US"/>
        </w:rPr>
      </w:pPr>
      <w:ins w:id="10545" w:author="UTENTE" w:date="2020-06-30T18:44:00Z">
        <w:r w:rsidRPr="00674C8A">
          <w:rPr>
            <w:rFonts w:ascii="Calibri" w:eastAsia="Calibri" w:hAnsi="Calibri" w:cs="Times New Roman"/>
            <w:lang w:val="en-US"/>
          </w:rPr>
          <w:t>593.</w:t>
        </w:r>
        <w:r w:rsidRPr="00674C8A">
          <w:rPr>
            <w:rFonts w:ascii="Calibri" w:eastAsia="Calibri" w:hAnsi="Calibri" w:cs="Times New Roman"/>
            <w:lang w:val="en-US"/>
          </w:rPr>
          <w:tab/>
          <w:t>r "\"I-I mean, er, of course you're my pet, I just –\""</w:t>
        </w:r>
      </w:ins>
    </w:p>
    <w:p w14:paraId="12218358" w14:textId="77777777" w:rsidR="00674C8A" w:rsidRPr="00674C8A" w:rsidRDefault="00674C8A" w:rsidP="00674C8A">
      <w:pPr>
        <w:spacing w:line="600" w:lineRule="auto"/>
        <w:jc w:val="left"/>
        <w:rPr>
          <w:ins w:id="10546" w:author="UTENTE" w:date="2020-06-30T18:44:00Z"/>
          <w:rFonts w:ascii="Calibri" w:eastAsia="Calibri" w:hAnsi="Calibri" w:cs="Times New Roman"/>
          <w:lang w:val="en-US"/>
        </w:rPr>
      </w:pPr>
      <w:ins w:id="10547" w:author="UTENTE" w:date="2020-06-30T18:44:00Z">
        <w:r w:rsidRPr="00674C8A">
          <w:rPr>
            <w:rFonts w:ascii="Calibri" w:eastAsia="Calibri" w:hAnsi="Calibri" w:cs="Times New Roman"/>
            <w:lang w:val="en-US"/>
          </w:rPr>
          <w:t>594.</w:t>
        </w:r>
        <w:r w:rsidRPr="00674C8A">
          <w:rPr>
            <w:rFonts w:ascii="Calibri" w:eastAsia="Calibri" w:hAnsi="Calibri" w:cs="Times New Roman"/>
            <w:lang w:val="en-US"/>
          </w:rPr>
          <w:tab/>
          <w:t>mcp "\"Oh? What was that just now?\""</w:t>
        </w:r>
      </w:ins>
    </w:p>
    <w:p w14:paraId="2AB88D2E" w14:textId="77777777" w:rsidR="00674C8A" w:rsidRPr="00674C8A" w:rsidRDefault="00674C8A" w:rsidP="00674C8A">
      <w:pPr>
        <w:spacing w:line="600" w:lineRule="auto"/>
        <w:jc w:val="left"/>
        <w:rPr>
          <w:ins w:id="10548" w:author="UTENTE" w:date="2020-06-30T18:44:00Z"/>
          <w:rFonts w:ascii="Calibri" w:eastAsia="Calibri" w:hAnsi="Calibri" w:cs="Times New Roman"/>
          <w:lang w:val="en-US"/>
        </w:rPr>
      </w:pPr>
      <w:ins w:id="10549" w:author="UTENTE" w:date="2020-06-30T18:44:00Z">
        <w:r w:rsidRPr="00674C8A">
          <w:rPr>
            <w:rFonts w:ascii="Calibri" w:eastAsia="Calibri" w:hAnsi="Calibri" w:cs="Times New Roman"/>
            <w:lang w:val="en-US"/>
          </w:rPr>
          <w:t>595.</w:t>
        </w:r>
        <w:r w:rsidRPr="00674C8A">
          <w:rPr>
            <w:rFonts w:ascii="Calibri" w:eastAsia="Calibri" w:hAnsi="Calibri" w:cs="Times New Roman"/>
            <w:lang w:val="en-US"/>
          </w:rPr>
          <w:tab/>
          <w:t>mcp "\"…You see me as more than a pet, huh?\""</w:t>
        </w:r>
      </w:ins>
    </w:p>
    <w:p w14:paraId="050CD8C2" w14:textId="77777777" w:rsidR="00674C8A" w:rsidRPr="00674C8A" w:rsidRDefault="00674C8A" w:rsidP="00674C8A">
      <w:pPr>
        <w:spacing w:line="600" w:lineRule="auto"/>
        <w:jc w:val="left"/>
        <w:rPr>
          <w:ins w:id="10550" w:author="UTENTE" w:date="2020-06-30T18:44:00Z"/>
          <w:rFonts w:ascii="Calibri" w:eastAsia="Calibri" w:hAnsi="Calibri" w:cs="Times New Roman"/>
          <w:lang w:val="en-US"/>
        </w:rPr>
      </w:pPr>
      <w:ins w:id="10551" w:author="UTENTE" w:date="2020-06-30T18:44:00Z">
        <w:r w:rsidRPr="00674C8A">
          <w:rPr>
            <w:rFonts w:ascii="Calibri" w:eastAsia="Calibri" w:hAnsi="Calibri" w:cs="Times New Roman"/>
            <w:lang w:val="en-US"/>
          </w:rPr>
          <w:t>596.</w:t>
        </w:r>
        <w:r w:rsidRPr="00674C8A">
          <w:rPr>
            <w:rFonts w:ascii="Calibri" w:eastAsia="Calibri" w:hAnsi="Calibri" w:cs="Times New Roman"/>
            <w:lang w:val="en-US"/>
          </w:rPr>
          <w:tab/>
          <w:t>n "Jumping on the opportunity to tease him, I savagely smirk, leaning in a little bit."</w:t>
        </w:r>
      </w:ins>
    </w:p>
    <w:p w14:paraId="58E4430C" w14:textId="77777777" w:rsidR="00674C8A" w:rsidRPr="00674C8A" w:rsidRDefault="00674C8A" w:rsidP="00674C8A">
      <w:pPr>
        <w:spacing w:line="600" w:lineRule="auto"/>
        <w:jc w:val="left"/>
        <w:rPr>
          <w:ins w:id="10552" w:author="UTENTE" w:date="2020-06-30T18:44:00Z"/>
          <w:rFonts w:ascii="Calibri" w:eastAsia="Calibri" w:hAnsi="Calibri" w:cs="Times New Roman"/>
          <w:lang w:val="en-US"/>
        </w:rPr>
      </w:pPr>
      <w:ins w:id="10553" w:author="UTENTE" w:date="2020-06-30T18:44:00Z">
        <w:r w:rsidRPr="00674C8A">
          <w:rPr>
            <w:rFonts w:ascii="Calibri" w:eastAsia="Calibri" w:hAnsi="Calibri" w:cs="Times New Roman"/>
            <w:lang w:val="en-US"/>
          </w:rPr>
          <w:t>597.</w:t>
        </w:r>
        <w:r w:rsidRPr="00674C8A">
          <w:rPr>
            <w:rFonts w:ascii="Calibri" w:eastAsia="Calibri" w:hAnsi="Calibri" w:cs="Times New Roman"/>
            <w:lang w:val="en-US"/>
          </w:rPr>
          <w:tab/>
          <w:t>n "In response, Rex lets out a loud cough and turns his head evasively to one side."</w:t>
        </w:r>
      </w:ins>
    </w:p>
    <w:p w14:paraId="47ED0285" w14:textId="77777777" w:rsidR="00674C8A" w:rsidRPr="00674C8A" w:rsidRDefault="00674C8A" w:rsidP="00674C8A">
      <w:pPr>
        <w:spacing w:line="600" w:lineRule="auto"/>
        <w:jc w:val="left"/>
        <w:rPr>
          <w:ins w:id="10554" w:author="UTENTE" w:date="2020-06-30T18:44:00Z"/>
          <w:rFonts w:ascii="Calibri" w:eastAsia="Calibri" w:hAnsi="Calibri" w:cs="Times New Roman"/>
          <w:lang w:val="en-US"/>
        </w:rPr>
      </w:pPr>
      <w:ins w:id="10555" w:author="UTENTE" w:date="2020-06-30T18:44:00Z">
        <w:r w:rsidRPr="00674C8A">
          <w:rPr>
            <w:rFonts w:ascii="Calibri" w:eastAsia="Calibri" w:hAnsi="Calibri" w:cs="Times New Roman"/>
            <w:lang w:val="en-US"/>
          </w:rPr>
          <w:t>598.</w:t>
        </w:r>
        <w:r w:rsidRPr="00674C8A">
          <w:rPr>
            <w:rFonts w:ascii="Calibri" w:eastAsia="Calibri" w:hAnsi="Calibri" w:cs="Times New Roman"/>
            <w:lang w:val="en-US"/>
          </w:rPr>
          <w:tab/>
          <w:t>r "\"W-what? I didn't say that!\""</w:t>
        </w:r>
      </w:ins>
    </w:p>
    <w:p w14:paraId="6A867604" w14:textId="77777777" w:rsidR="00674C8A" w:rsidRPr="00674C8A" w:rsidRDefault="00674C8A" w:rsidP="00674C8A">
      <w:pPr>
        <w:spacing w:line="600" w:lineRule="auto"/>
        <w:jc w:val="left"/>
        <w:rPr>
          <w:ins w:id="10556" w:author="UTENTE" w:date="2020-06-30T18:44:00Z"/>
          <w:rFonts w:ascii="Calibri" w:eastAsia="Calibri" w:hAnsi="Calibri" w:cs="Times New Roman"/>
          <w:lang w:val="en-US"/>
        </w:rPr>
      </w:pPr>
      <w:ins w:id="10557" w:author="UTENTE" w:date="2020-06-30T18:44:00Z">
        <w:r w:rsidRPr="00674C8A">
          <w:rPr>
            <w:rFonts w:ascii="Calibri" w:eastAsia="Calibri" w:hAnsi="Calibri" w:cs="Times New Roman"/>
            <w:lang w:val="en-US"/>
          </w:rPr>
          <w:t>599.</w:t>
        </w:r>
        <w:r w:rsidRPr="00674C8A">
          <w:rPr>
            <w:rFonts w:ascii="Calibri" w:eastAsia="Calibri" w:hAnsi="Calibri" w:cs="Times New Roman"/>
            <w:lang w:val="en-US"/>
          </w:rPr>
          <w:tab/>
          <w:t>r "\"Listen, it's fuckin' complicated, okay?\""</w:t>
        </w:r>
      </w:ins>
    </w:p>
    <w:p w14:paraId="436A5F27" w14:textId="77777777" w:rsidR="00674C8A" w:rsidRPr="00674C8A" w:rsidRDefault="00674C8A" w:rsidP="00674C8A">
      <w:pPr>
        <w:spacing w:line="600" w:lineRule="auto"/>
        <w:jc w:val="left"/>
        <w:rPr>
          <w:ins w:id="10558" w:author="UTENTE" w:date="2020-06-30T18:44:00Z"/>
          <w:rFonts w:ascii="Calibri" w:eastAsia="Calibri" w:hAnsi="Calibri" w:cs="Times New Roman"/>
          <w:lang w:val="en-US"/>
        </w:rPr>
      </w:pPr>
      <w:ins w:id="10559" w:author="UTENTE" w:date="2020-06-30T18:44:00Z">
        <w:r w:rsidRPr="00674C8A">
          <w:rPr>
            <w:rFonts w:ascii="Calibri" w:eastAsia="Calibri" w:hAnsi="Calibri" w:cs="Times New Roman"/>
            <w:lang w:val="en-US"/>
          </w:rPr>
          <w:t>600.</w:t>
        </w:r>
        <w:r w:rsidRPr="00674C8A">
          <w:rPr>
            <w:rFonts w:ascii="Calibri" w:eastAsia="Calibri" w:hAnsi="Calibri" w:cs="Times New Roman"/>
            <w:lang w:val="en-US"/>
          </w:rPr>
          <w:tab/>
          <w:t>r "\"Besides, you should be thanking me for savin' your ass!\""</w:t>
        </w:r>
      </w:ins>
    </w:p>
    <w:p w14:paraId="62D143FE" w14:textId="77777777" w:rsidR="00674C8A" w:rsidRPr="00674C8A" w:rsidRDefault="00674C8A" w:rsidP="00674C8A">
      <w:pPr>
        <w:spacing w:line="600" w:lineRule="auto"/>
        <w:jc w:val="left"/>
        <w:rPr>
          <w:ins w:id="10560" w:author="UTENTE" w:date="2020-06-30T18:44:00Z"/>
          <w:rFonts w:ascii="Calibri" w:eastAsia="Calibri" w:hAnsi="Calibri" w:cs="Times New Roman"/>
          <w:lang w:val="en-US"/>
        </w:rPr>
      </w:pPr>
      <w:ins w:id="10561" w:author="UTENTE" w:date="2020-06-30T18:44:00Z">
        <w:r w:rsidRPr="00674C8A">
          <w:rPr>
            <w:rFonts w:ascii="Calibri" w:eastAsia="Calibri" w:hAnsi="Calibri" w:cs="Times New Roman"/>
            <w:lang w:val="en-US"/>
          </w:rPr>
          <w:t>601.</w:t>
        </w:r>
        <w:r w:rsidRPr="00674C8A">
          <w:rPr>
            <w:rFonts w:ascii="Calibri" w:eastAsia="Calibri" w:hAnsi="Calibri" w:cs="Times New Roman"/>
            <w:lang w:val="en-US"/>
          </w:rPr>
          <w:tab/>
          <w:t>mcp "\"I thought the whole point of us meeting was for you to apologize.\""</w:t>
        </w:r>
        <w:r w:rsidRPr="00674C8A">
          <w:rPr>
            <w:rFonts w:ascii="Calibri" w:eastAsia="Calibri" w:hAnsi="Calibri" w:cs="Times New Roman"/>
            <w:lang w:val="en-US"/>
          </w:rPr>
          <w:br w:type="page"/>
        </w:r>
      </w:ins>
    </w:p>
    <w:p w14:paraId="112A4589" w14:textId="77777777" w:rsidR="00674C8A" w:rsidRPr="00674C8A" w:rsidRDefault="00674C8A" w:rsidP="00674C8A">
      <w:pPr>
        <w:spacing w:line="600" w:lineRule="auto"/>
        <w:jc w:val="left"/>
        <w:rPr>
          <w:ins w:id="10562" w:author="UTENTE" w:date="2020-06-30T18:44:00Z"/>
          <w:rFonts w:ascii="Calibri" w:eastAsia="Calibri" w:hAnsi="Calibri" w:cs="Times New Roman"/>
        </w:rPr>
      </w:pPr>
      <w:ins w:id="10563" w:author="UTENTE" w:date="2020-06-30T18:44:00Z">
        <w:r w:rsidRPr="00674C8A">
          <w:rPr>
            <w:rFonts w:ascii="Calibri" w:eastAsia="Calibri" w:hAnsi="Calibri" w:cs="Times New Roman"/>
          </w:rPr>
          <w:lastRenderedPageBreak/>
          <w:t>586.</w:t>
        </w:r>
        <w:r w:rsidRPr="00674C8A">
          <w:rPr>
            <w:rFonts w:ascii="Calibri" w:eastAsia="Calibri" w:hAnsi="Calibri" w:cs="Times New Roman"/>
          </w:rPr>
          <w:tab/>
          <w:t>n "Arriccia il naso, le sue labbra strette in una linea."</w:t>
        </w:r>
      </w:ins>
    </w:p>
    <w:p w14:paraId="1DBA5F94" w14:textId="77777777" w:rsidR="00674C8A" w:rsidRPr="00674C8A" w:rsidRDefault="00674C8A" w:rsidP="00674C8A">
      <w:pPr>
        <w:spacing w:line="600" w:lineRule="auto"/>
        <w:jc w:val="left"/>
        <w:rPr>
          <w:ins w:id="10564" w:author="UTENTE" w:date="2020-06-30T18:44:00Z"/>
          <w:rFonts w:ascii="Calibri" w:eastAsia="Calibri" w:hAnsi="Calibri" w:cs="Times New Roman"/>
        </w:rPr>
      </w:pPr>
      <w:ins w:id="10565" w:author="UTENTE" w:date="2020-06-30T18:44:00Z">
        <w:r w:rsidRPr="00674C8A">
          <w:rPr>
            <w:rFonts w:ascii="Calibri" w:eastAsia="Calibri" w:hAnsi="Calibri" w:cs="Times New Roman"/>
          </w:rPr>
          <w:t>587.</w:t>
        </w:r>
        <w:r w:rsidRPr="00674C8A">
          <w:rPr>
            <w:rFonts w:ascii="Calibri" w:eastAsia="Calibri" w:hAnsi="Calibri" w:cs="Times New Roman"/>
          </w:rPr>
          <w:tab/>
          <w:t>mcp "\"Non erano i tuoi compagni? Perché non potevi dire che stavi venendo a casa con me e basta?\""</w:t>
        </w:r>
      </w:ins>
    </w:p>
    <w:p w14:paraId="11F17D32" w14:textId="77777777" w:rsidR="00674C8A" w:rsidRPr="00674C8A" w:rsidRDefault="00674C8A" w:rsidP="00674C8A">
      <w:pPr>
        <w:spacing w:line="600" w:lineRule="auto"/>
        <w:jc w:val="left"/>
        <w:rPr>
          <w:ins w:id="10566" w:author="UTENTE" w:date="2020-06-30T18:44:00Z"/>
          <w:rFonts w:ascii="Calibri" w:eastAsia="Calibri" w:hAnsi="Calibri" w:cs="Times New Roman"/>
        </w:rPr>
      </w:pPr>
      <w:ins w:id="10567" w:author="UTENTE" w:date="2020-06-30T18:44:00Z">
        <w:r w:rsidRPr="00674C8A">
          <w:rPr>
            <w:rFonts w:ascii="Calibri" w:eastAsia="Calibri" w:hAnsi="Calibri" w:cs="Times New Roman"/>
          </w:rPr>
          <w:t>588.</w:t>
        </w:r>
        <w:r w:rsidRPr="00674C8A">
          <w:rPr>
            <w:rFonts w:ascii="Calibri" w:eastAsia="Calibri" w:hAnsi="Calibri" w:cs="Times New Roman"/>
          </w:rPr>
          <w:tab/>
          <w:t>r "\"Non… funziona così.\""</w:t>
        </w:r>
      </w:ins>
    </w:p>
    <w:p w14:paraId="785CA520" w14:textId="77777777" w:rsidR="00674C8A" w:rsidRPr="00674C8A" w:rsidRDefault="00674C8A" w:rsidP="00674C8A">
      <w:pPr>
        <w:spacing w:line="600" w:lineRule="auto"/>
        <w:jc w:val="left"/>
        <w:rPr>
          <w:ins w:id="10568" w:author="UTENTE" w:date="2020-06-30T18:44:00Z"/>
          <w:rFonts w:ascii="Calibri" w:eastAsia="Calibri" w:hAnsi="Calibri" w:cs="Times New Roman"/>
        </w:rPr>
      </w:pPr>
      <w:ins w:id="10569" w:author="UTENTE" w:date="2020-06-30T18:44:00Z">
        <w:r w:rsidRPr="00674C8A">
          <w:rPr>
            <w:rFonts w:ascii="Calibri" w:eastAsia="Calibri" w:hAnsi="Calibri" w:cs="Times New Roman"/>
          </w:rPr>
          <w:t>589.</w:t>
        </w:r>
        <w:r w:rsidRPr="00674C8A">
          <w:rPr>
            <w:rFonts w:ascii="Calibri" w:eastAsia="Calibri" w:hAnsi="Calibri" w:cs="Times New Roman"/>
          </w:rPr>
          <w:tab/>
          <w:t>r "\"Gli Helgen, vogliono solo vantarsi.\""</w:t>
        </w:r>
      </w:ins>
    </w:p>
    <w:p w14:paraId="1537C526" w14:textId="77777777" w:rsidR="00674C8A" w:rsidRPr="00674C8A" w:rsidRDefault="00674C8A" w:rsidP="00674C8A">
      <w:pPr>
        <w:spacing w:line="600" w:lineRule="auto"/>
        <w:jc w:val="left"/>
        <w:rPr>
          <w:ins w:id="10570" w:author="UTENTE" w:date="2020-06-30T18:44:00Z"/>
          <w:rFonts w:ascii="Calibri" w:eastAsia="Calibri" w:hAnsi="Calibri" w:cs="Times New Roman"/>
        </w:rPr>
      </w:pPr>
      <w:ins w:id="10571" w:author="UTENTE" w:date="2020-06-30T18:44:00Z">
        <w:r w:rsidRPr="00674C8A">
          <w:rPr>
            <w:rFonts w:ascii="Calibri" w:eastAsia="Calibri" w:hAnsi="Calibri" w:cs="Times New Roman"/>
          </w:rPr>
          <w:t>590.</w:t>
        </w:r>
        <w:r w:rsidRPr="00674C8A">
          <w:rPr>
            <w:rFonts w:ascii="Calibri" w:eastAsia="Calibri" w:hAnsi="Calibri" w:cs="Times New Roman"/>
          </w:rPr>
          <w:tab/>
          <w:t>r "\"Se tu fossi davvero solo il mio cagnolino, avrei dovuto…\""</w:t>
        </w:r>
      </w:ins>
    </w:p>
    <w:p w14:paraId="1792F47C" w14:textId="77777777" w:rsidR="00674C8A" w:rsidRPr="00674C8A" w:rsidRDefault="00674C8A" w:rsidP="00674C8A">
      <w:pPr>
        <w:spacing w:line="600" w:lineRule="auto"/>
        <w:jc w:val="left"/>
        <w:rPr>
          <w:ins w:id="10572" w:author="UTENTE" w:date="2020-06-30T18:44:00Z"/>
          <w:rFonts w:ascii="Calibri" w:eastAsia="Calibri" w:hAnsi="Calibri" w:cs="Times New Roman"/>
        </w:rPr>
      </w:pPr>
      <w:ins w:id="10573" w:author="UTENTE" w:date="2020-06-30T18:44:00Z">
        <w:r w:rsidRPr="00674C8A">
          <w:rPr>
            <w:rFonts w:ascii="Calibri" w:eastAsia="Calibri" w:hAnsi="Calibri" w:cs="Times New Roman"/>
          </w:rPr>
          <w:t>591.</w:t>
        </w:r>
        <w:r w:rsidRPr="00674C8A">
          <w:rPr>
            <w:rFonts w:ascii="Calibri" w:eastAsia="Calibri" w:hAnsi="Calibri" w:cs="Times New Roman"/>
          </w:rPr>
          <w:tab/>
          <w:t>r "\"…\""</w:t>
        </w:r>
      </w:ins>
    </w:p>
    <w:p w14:paraId="7BB9FCEE" w14:textId="77777777" w:rsidR="00674C8A" w:rsidRPr="00674C8A" w:rsidRDefault="00674C8A" w:rsidP="00674C8A">
      <w:pPr>
        <w:spacing w:line="600" w:lineRule="auto"/>
        <w:jc w:val="left"/>
        <w:rPr>
          <w:ins w:id="10574" w:author="UTENTE" w:date="2020-06-30T18:44:00Z"/>
          <w:rFonts w:ascii="Calibri" w:eastAsia="Calibri" w:hAnsi="Calibri" w:cs="Times New Roman"/>
        </w:rPr>
      </w:pPr>
      <w:ins w:id="10575" w:author="UTENTE" w:date="2020-06-30T18:44:00Z">
        <w:r w:rsidRPr="00674C8A">
          <w:rPr>
            <w:rFonts w:ascii="Calibri" w:eastAsia="Calibri" w:hAnsi="Calibri" w:cs="Times New Roman"/>
          </w:rPr>
          <w:t>592.</w:t>
        </w:r>
        <w:r w:rsidRPr="00674C8A">
          <w:rPr>
            <w:rFonts w:ascii="Calibri" w:eastAsia="Calibri" w:hAnsi="Calibri" w:cs="Times New Roman"/>
          </w:rPr>
          <w:tab/>
          <w:t>n "Rex si blocca improvvisamente e i suoi occhi si spalancano."</w:t>
        </w:r>
      </w:ins>
    </w:p>
    <w:p w14:paraId="29292608" w14:textId="77777777" w:rsidR="00674C8A" w:rsidRPr="00674C8A" w:rsidRDefault="00674C8A" w:rsidP="00674C8A">
      <w:pPr>
        <w:spacing w:line="600" w:lineRule="auto"/>
        <w:jc w:val="left"/>
        <w:rPr>
          <w:ins w:id="10576" w:author="UTENTE" w:date="2020-06-30T18:44:00Z"/>
          <w:rFonts w:ascii="Calibri" w:eastAsia="Calibri" w:hAnsi="Calibri" w:cs="Times New Roman"/>
        </w:rPr>
      </w:pPr>
      <w:ins w:id="10577" w:author="UTENTE" w:date="2020-06-30T18:44:00Z">
        <w:r w:rsidRPr="00674C8A">
          <w:rPr>
            <w:rFonts w:ascii="Calibri" w:eastAsia="Calibri" w:hAnsi="Calibri" w:cs="Times New Roman"/>
          </w:rPr>
          <w:t>593.</w:t>
        </w:r>
        <w:r w:rsidRPr="00674C8A">
          <w:rPr>
            <w:rFonts w:ascii="Calibri" w:eastAsia="Calibri" w:hAnsi="Calibri" w:cs="Times New Roman"/>
          </w:rPr>
          <w:tab/>
          <w:t>r "\"V-voglio dire, ehm, ovviamente sei il mio cagnolino, ho solo -\""</w:t>
        </w:r>
      </w:ins>
    </w:p>
    <w:p w14:paraId="2AA4C637" w14:textId="77777777" w:rsidR="00674C8A" w:rsidRPr="00674C8A" w:rsidRDefault="00674C8A" w:rsidP="00674C8A">
      <w:pPr>
        <w:spacing w:line="600" w:lineRule="auto"/>
        <w:jc w:val="left"/>
        <w:rPr>
          <w:ins w:id="10578" w:author="UTENTE" w:date="2020-06-30T18:44:00Z"/>
          <w:rFonts w:ascii="Calibri" w:eastAsia="Calibri" w:hAnsi="Calibri" w:cs="Times New Roman"/>
        </w:rPr>
      </w:pPr>
      <w:ins w:id="10579" w:author="UTENTE" w:date="2020-06-30T18:44:00Z">
        <w:r w:rsidRPr="00674C8A">
          <w:rPr>
            <w:rFonts w:ascii="Calibri" w:eastAsia="Calibri" w:hAnsi="Calibri" w:cs="Times New Roman"/>
          </w:rPr>
          <w:t>594.</w:t>
        </w:r>
        <w:r w:rsidRPr="00674C8A">
          <w:rPr>
            <w:rFonts w:ascii="Calibri" w:eastAsia="Calibri" w:hAnsi="Calibri" w:cs="Times New Roman"/>
          </w:rPr>
          <w:tab/>
          <w:t>mcp "\"Oh? Cos'hai appena detto?\""</w:t>
        </w:r>
      </w:ins>
    </w:p>
    <w:p w14:paraId="0E55067F" w14:textId="77777777" w:rsidR="00674C8A" w:rsidRPr="00674C8A" w:rsidRDefault="00674C8A" w:rsidP="00674C8A">
      <w:pPr>
        <w:spacing w:line="600" w:lineRule="auto"/>
        <w:jc w:val="left"/>
        <w:rPr>
          <w:ins w:id="10580" w:author="UTENTE" w:date="2020-06-30T18:44:00Z"/>
          <w:rFonts w:ascii="Calibri" w:eastAsia="Calibri" w:hAnsi="Calibri" w:cs="Times New Roman"/>
        </w:rPr>
      </w:pPr>
      <w:ins w:id="10581" w:author="UTENTE" w:date="2020-06-30T18:44:00Z">
        <w:r w:rsidRPr="00674C8A">
          <w:rPr>
            <w:rFonts w:ascii="Calibri" w:eastAsia="Calibri" w:hAnsi="Calibri" w:cs="Times New Roman"/>
          </w:rPr>
          <w:t>595.</w:t>
        </w:r>
        <w:r w:rsidRPr="00674C8A">
          <w:rPr>
            <w:rFonts w:ascii="Calibri" w:eastAsia="Calibri" w:hAnsi="Calibri" w:cs="Times New Roman"/>
          </w:rPr>
          <w:tab/>
          <w:t>mcp "\"…Mi vedi come qualcosa di più di una sacca di sangue, eh?\""</w:t>
        </w:r>
      </w:ins>
    </w:p>
    <w:p w14:paraId="6EE6F9CB" w14:textId="77777777" w:rsidR="00674C8A" w:rsidRPr="00674C8A" w:rsidRDefault="00674C8A" w:rsidP="00674C8A">
      <w:pPr>
        <w:spacing w:line="600" w:lineRule="auto"/>
        <w:jc w:val="left"/>
        <w:rPr>
          <w:ins w:id="10582" w:author="UTENTE" w:date="2020-06-30T18:44:00Z"/>
          <w:rFonts w:ascii="Calibri" w:eastAsia="Calibri" w:hAnsi="Calibri" w:cs="Times New Roman"/>
        </w:rPr>
      </w:pPr>
      <w:ins w:id="10583" w:author="UTENTE" w:date="2020-06-30T18:44:00Z">
        <w:r w:rsidRPr="00674C8A">
          <w:rPr>
            <w:rFonts w:ascii="Calibri" w:eastAsia="Calibri" w:hAnsi="Calibri" w:cs="Times New Roman"/>
          </w:rPr>
          <w:t>596.</w:t>
        </w:r>
        <w:r w:rsidRPr="00674C8A">
          <w:rPr>
            <w:rFonts w:ascii="Calibri" w:eastAsia="Calibri" w:hAnsi="Calibri" w:cs="Times New Roman"/>
          </w:rPr>
          <w:tab/>
          <w:t>n "Cogliendo l'occasione per punzecchiarlo, sorrido beffardo, sporgendomi leggermente verso di lui."</w:t>
        </w:r>
      </w:ins>
    </w:p>
    <w:p w14:paraId="2E09E1C6" w14:textId="77777777" w:rsidR="00674C8A" w:rsidRPr="00674C8A" w:rsidRDefault="00674C8A" w:rsidP="00674C8A">
      <w:pPr>
        <w:spacing w:line="600" w:lineRule="auto"/>
        <w:jc w:val="left"/>
        <w:rPr>
          <w:ins w:id="10584" w:author="UTENTE" w:date="2020-06-30T18:44:00Z"/>
          <w:rFonts w:ascii="Calibri" w:eastAsia="Calibri" w:hAnsi="Calibri" w:cs="Times New Roman"/>
        </w:rPr>
      </w:pPr>
      <w:ins w:id="10585" w:author="UTENTE" w:date="2020-06-30T18:44:00Z">
        <w:r w:rsidRPr="00674C8A">
          <w:rPr>
            <w:rFonts w:ascii="Calibri" w:eastAsia="Calibri" w:hAnsi="Calibri" w:cs="Times New Roman"/>
          </w:rPr>
          <w:t>597.</w:t>
        </w:r>
        <w:r w:rsidRPr="00674C8A">
          <w:rPr>
            <w:rFonts w:ascii="Calibri" w:eastAsia="Calibri" w:hAnsi="Calibri" w:cs="Times New Roman"/>
          </w:rPr>
          <w:tab/>
          <w:t>n "In risposta, Rex tossisce rumorosamente e volta evasivamente il viso verso un lato."</w:t>
        </w:r>
      </w:ins>
    </w:p>
    <w:p w14:paraId="4C273AAD" w14:textId="77777777" w:rsidR="00674C8A" w:rsidRPr="00674C8A" w:rsidRDefault="00674C8A" w:rsidP="00674C8A">
      <w:pPr>
        <w:spacing w:line="600" w:lineRule="auto"/>
        <w:jc w:val="left"/>
        <w:rPr>
          <w:ins w:id="10586" w:author="UTENTE" w:date="2020-06-30T18:44:00Z"/>
          <w:rFonts w:ascii="Calibri" w:eastAsia="Calibri" w:hAnsi="Calibri" w:cs="Times New Roman"/>
        </w:rPr>
      </w:pPr>
      <w:ins w:id="10587" w:author="UTENTE" w:date="2020-06-30T18:44:00Z">
        <w:r w:rsidRPr="00674C8A">
          <w:rPr>
            <w:rFonts w:ascii="Calibri" w:eastAsia="Calibri" w:hAnsi="Calibri" w:cs="Times New Roman"/>
          </w:rPr>
          <w:t>598.</w:t>
        </w:r>
        <w:r w:rsidRPr="00674C8A">
          <w:rPr>
            <w:rFonts w:ascii="Calibri" w:eastAsia="Calibri" w:hAnsi="Calibri" w:cs="Times New Roman"/>
          </w:rPr>
          <w:tab/>
          <w:t>r "\"C-cosa? Non l'ho mai detto!\""</w:t>
        </w:r>
      </w:ins>
    </w:p>
    <w:p w14:paraId="1802DF35" w14:textId="77777777" w:rsidR="00674C8A" w:rsidRPr="00674C8A" w:rsidRDefault="00674C8A" w:rsidP="00674C8A">
      <w:pPr>
        <w:spacing w:line="600" w:lineRule="auto"/>
        <w:jc w:val="left"/>
        <w:rPr>
          <w:ins w:id="10588" w:author="UTENTE" w:date="2020-06-30T18:44:00Z"/>
          <w:rFonts w:ascii="Calibri" w:eastAsia="Calibri" w:hAnsi="Calibri" w:cs="Times New Roman"/>
        </w:rPr>
      </w:pPr>
      <w:ins w:id="10589" w:author="UTENTE" w:date="2020-06-30T18:44:00Z">
        <w:r w:rsidRPr="00674C8A">
          <w:rPr>
            <w:rFonts w:ascii="Calibri" w:eastAsia="Calibri" w:hAnsi="Calibri" w:cs="Times New Roman"/>
          </w:rPr>
          <w:t>599.</w:t>
        </w:r>
        <w:r w:rsidRPr="00674C8A">
          <w:rPr>
            <w:rFonts w:ascii="Calibri" w:eastAsia="Calibri" w:hAnsi="Calibri" w:cs="Times New Roman"/>
          </w:rPr>
          <w:tab/>
          <w:t>r "\"Senti, è fottutamente complicato, ok?\""</w:t>
        </w:r>
      </w:ins>
    </w:p>
    <w:p w14:paraId="4139BE5C" w14:textId="77777777" w:rsidR="00674C8A" w:rsidRPr="00674C8A" w:rsidRDefault="00674C8A" w:rsidP="00674C8A">
      <w:pPr>
        <w:spacing w:line="600" w:lineRule="auto"/>
        <w:jc w:val="left"/>
        <w:rPr>
          <w:ins w:id="10590" w:author="UTENTE" w:date="2020-06-30T18:44:00Z"/>
          <w:rFonts w:ascii="Calibri" w:eastAsia="Calibri" w:hAnsi="Calibri" w:cs="Times New Roman"/>
        </w:rPr>
      </w:pPr>
      <w:ins w:id="10591" w:author="UTENTE" w:date="2020-06-30T18:44:00Z">
        <w:r w:rsidRPr="00674C8A">
          <w:rPr>
            <w:rFonts w:ascii="Calibri" w:eastAsia="Calibri" w:hAnsi="Calibri" w:cs="Times New Roman"/>
          </w:rPr>
          <w:t>600.</w:t>
        </w:r>
        <w:r w:rsidRPr="00674C8A">
          <w:rPr>
            <w:rFonts w:ascii="Calibri" w:eastAsia="Calibri" w:hAnsi="Calibri" w:cs="Times New Roman"/>
          </w:rPr>
          <w:tab/>
          <w:t>r "\"E poi, dovresti ringraziarmi per averti salvato il culo!\""</w:t>
        </w:r>
      </w:ins>
    </w:p>
    <w:p w14:paraId="5F489B8C" w14:textId="77777777" w:rsidR="00674C8A" w:rsidRPr="00674C8A" w:rsidRDefault="00674C8A" w:rsidP="00674C8A">
      <w:pPr>
        <w:spacing w:line="600" w:lineRule="auto"/>
        <w:jc w:val="left"/>
        <w:rPr>
          <w:ins w:id="10592" w:author="UTENTE" w:date="2020-06-30T18:44:00Z"/>
          <w:rFonts w:ascii="Calibri" w:eastAsia="Calibri" w:hAnsi="Calibri" w:cs="Times New Roman"/>
        </w:rPr>
      </w:pPr>
      <w:ins w:id="10593" w:author="UTENTE" w:date="2020-06-30T18:44:00Z">
        <w:r w:rsidRPr="00674C8A">
          <w:rPr>
            <w:rFonts w:ascii="Calibri" w:eastAsia="Calibri" w:hAnsi="Calibri" w:cs="Times New Roman"/>
          </w:rPr>
          <w:t>601.</w:t>
        </w:r>
        <w:r w:rsidRPr="00674C8A">
          <w:rPr>
            <w:rFonts w:ascii="Calibri" w:eastAsia="Calibri" w:hAnsi="Calibri" w:cs="Times New Roman"/>
          </w:rPr>
          <w:tab/>
          <w:t>mcp "\"Pensavo che lo scopo dell’incontro di stasera fosse darti l'occasione per scusarti.\"" </w:t>
        </w:r>
        <w:r w:rsidRPr="00674C8A">
          <w:rPr>
            <w:rFonts w:ascii="Calibri" w:eastAsia="Calibri" w:hAnsi="Calibri" w:cs="Times New Roman"/>
          </w:rPr>
          <w:br w:type="page"/>
        </w:r>
      </w:ins>
    </w:p>
    <w:p w14:paraId="7F8438AD" w14:textId="77777777" w:rsidR="00674C8A" w:rsidRPr="00674C8A" w:rsidRDefault="00674C8A" w:rsidP="00674C8A">
      <w:pPr>
        <w:spacing w:line="600" w:lineRule="auto"/>
        <w:jc w:val="left"/>
        <w:rPr>
          <w:ins w:id="10594" w:author="UTENTE" w:date="2020-06-30T18:44:00Z"/>
          <w:rFonts w:ascii="Calibri" w:eastAsia="Calibri" w:hAnsi="Calibri" w:cs="Times New Roman"/>
          <w:lang w:val="en-US"/>
        </w:rPr>
      </w:pPr>
      <w:ins w:id="10595" w:author="UTENTE" w:date="2020-06-30T18:44:00Z">
        <w:r w:rsidRPr="00674C8A">
          <w:rPr>
            <w:rFonts w:ascii="Calibri" w:eastAsia="Calibri" w:hAnsi="Calibri" w:cs="Times New Roman"/>
            <w:lang w:val="en-US"/>
          </w:rPr>
          <w:lastRenderedPageBreak/>
          <w:t>602.</w:t>
        </w:r>
        <w:r w:rsidRPr="00674C8A">
          <w:rPr>
            <w:rFonts w:ascii="Calibri" w:eastAsia="Calibri" w:hAnsi="Calibri" w:cs="Times New Roman"/>
            <w:lang w:val="en-US"/>
          </w:rPr>
          <w:tab/>
          <w:t>mcp "\"You're not great at this whole 'communication' thing, are you?\""</w:t>
        </w:r>
      </w:ins>
    </w:p>
    <w:p w14:paraId="0E7F377E" w14:textId="77777777" w:rsidR="00674C8A" w:rsidRPr="00674C8A" w:rsidRDefault="00674C8A" w:rsidP="00674C8A">
      <w:pPr>
        <w:spacing w:line="600" w:lineRule="auto"/>
        <w:jc w:val="left"/>
        <w:rPr>
          <w:ins w:id="10596" w:author="UTENTE" w:date="2020-06-30T18:44:00Z"/>
          <w:rFonts w:ascii="Calibri" w:eastAsia="Calibri" w:hAnsi="Calibri" w:cs="Times New Roman"/>
          <w:lang w:val="en-US"/>
        </w:rPr>
      </w:pPr>
      <w:ins w:id="10597" w:author="UTENTE" w:date="2020-06-30T18:44:00Z">
        <w:r w:rsidRPr="00674C8A">
          <w:rPr>
            <w:rFonts w:ascii="Calibri" w:eastAsia="Calibri" w:hAnsi="Calibri" w:cs="Times New Roman"/>
            <w:lang w:val="en-US"/>
          </w:rPr>
          <w:t>603.</w:t>
        </w:r>
        <w:r w:rsidRPr="00674C8A">
          <w:rPr>
            <w:rFonts w:ascii="Calibri" w:eastAsia="Calibri" w:hAnsi="Calibri" w:cs="Times New Roman"/>
            <w:lang w:val="en-US"/>
          </w:rPr>
          <w:tab/>
          <w:t>r "\"…\""</w:t>
        </w:r>
      </w:ins>
    </w:p>
    <w:p w14:paraId="41808CF4" w14:textId="77777777" w:rsidR="00674C8A" w:rsidRPr="00674C8A" w:rsidRDefault="00674C8A" w:rsidP="00674C8A">
      <w:pPr>
        <w:spacing w:line="600" w:lineRule="auto"/>
        <w:jc w:val="left"/>
        <w:rPr>
          <w:ins w:id="10598" w:author="UTENTE" w:date="2020-06-30T18:44:00Z"/>
          <w:rFonts w:ascii="Calibri" w:eastAsia="Calibri" w:hAnsi="Calibri" w:cs="Times New Roman"/>
          <w:lang w:val="en-US"/>
        </w:rPr>
      </w:pPr>
      <w:ins w:id="10599" w:author="UTENTE" w:date="2020-06-30T18:44:00Z">
        <w:r w:rsidRPr="00674C8A">
          <w:rPr>
            <w:rFonts w:ascii="Calibri" w:eastAsia="Calibri" w:hAnsi="Calibri" w:cs="Times New Roman"/>
            <w:lang w:val="en-US"/>
          </w:rPr>
          <w:t>604.</w:t>
        </w:r>
        <w:r w:rsidRPr="00674C8A">
          <w:rPr>
            <w:rFonts w:ascii="Calibri" w:eastAsia="Calibri" w:hAnsi="Calibri" w:cs="Times New Roman"/>
            <w:lang w:val="en-US"/>
          </w:rPr>
          <w:tab/>
          <w:t>n "It's hard for me to stay mad at Rex, for some reason."</w:t>
        </w:r>
      </w:ins>
    </w:p>
    <w:p w14:paraId="7BAC3E9C" w14:textId="77777777" w:rsidR="00674C8A" w:rsidRPr="00674C8A" w:rsidRDefault="00674C8A" w:rsidP="00674C8A">
      <w:pPr>
        <w:spacing w:line="600" w:lineRule="auto"/>
        <w:jc w:val="left"/>
        <w:rPr>
          <w:ins w:id="10600" w:author="UTENTE" w:date="2020-06-30T18:44:00Z"/>
          <w:rFonts w:ascii="Calibri" w:eastAsia="Calibri" w:hAnsi="Calibri" w:cs="Times New Roman"/>
          <w:lang w:val="en-US"/>
        </w:rPr>
      </w:pPr>
      <w:ins w:id="10601" w:author="UTENTE" w:date="2020-06-30T18:44:00Z">
        <w:r w:rsidRPr="00674C8A">
          <w:rPr>
            <w:rFonts w:ascii="Calibri" w:eastAsia="Calibri" w:hAnsi="Calibri" w:cs="Times New Roman"/>
            <w:lang w:val="en-US"/>
          </w:rPr>
          <w:t>605.</w:t>
        </w:r>
        <w:r w:rsidRPr="00674C8A">
          <w:rPr>
            <w:rFonts w:ascii="Calibri" w:eastAsia="Calibri" w:hAnsi="Calibri" w:cs="Times New Roman"/>
            <w:lang w:val="en-US"/>
          </w:rPr>
          <w:tab/>
          <w:t>n "I think it's because this is his own awkward way of saying he likes me – {w}as more than just a \"pet.\""</w:t>
        </w:r>
      </w:ins>
    </w:p>
    <w:p w14:paraId="19EADBF0" w14:textId="77777777" w:rsidR="00674C8A" w:rsidRPr="00674C8A" w:rsidRDefault="00674C8A" w:rsidP="00674C8A">
      <w:pPr>
        <w:spacing w:line="600" w:lineRule="auto"/>
        <w:jc w:val="left"/>
        <w:rPr>
          <w:ins w:id="10602" w:author="UTENTE" w:date="2020-06-30T18:44:00Z"/>
          <w:rFonts w:ascii="Calibri" w:eastAsia="Calibri" w:hAnsi="Calibri" w:cs="Times New Roman"/>
          <w:lang w:val="en-US"/>
        </w:rPr>
      </w:pPr>
      <w:ins w:id="10603" w:author="UTENTE" w:date="2020-06-30T18:44:00Z">
        <w:r w:rsidRPr="00674C8A">
          <w:rPr>
            <w:rFonts w:ascii="Calibri" w:eastAsia="Calibri" w:hAnsi="Calibri" w:cs="Times New Roman"/>
            <w:lang w:val="en-US"/>
          </w:rPr>
          <w:t>606.</w:t>
        </w:r>
        <w:r w:rsidRPr="00674C8A">
          <w:rPr>
            <w:rFonts w:ascii="Calibri" w:eastAsia="Calibri" w:hAnsi="Calibri" w:cs="Times New Roman"/>
            <w:lang w:val="en-US"/>
          </w:rPr>
          <w:tab/>
          <w:t>n "Sighing, Rex glances up at the pulsing lights on the ceiling, which reflect in his silver irises."</w:t>
        </w:r>
      </w:ins>
    </w:p>
    <w:p w14:paraId="62044400" w14:textId="77777777" w:rsidR="00674C8A" w:rsidRPr="00674C8A" w:rsidRDefault="00674C8A" w:rsidP="00674C8A">
      <w:pPr>
        <w:spacing w:line="600" w:lineRule="auto"/>
        <w:jc w:val="left"/>
        <w:rPr>
          <w:ins w:id="10604" w:author="UTENTE" w:date="2020-06-30T18:44:00Z"/>
          <w:rFonts w:ascii="Calibri" w:eastAsia="Calibri" w:hAnsi="Calibri" w:cs="Times New Roman"/>
          <w:lang w:val="en-US"/>
        </w:rPr>
      </w:pPr>
      <w:ins w:id="10605" w:author="UTENTE" w:date="2020-06-30T18:44:00Z">
        <w:r w:rsidRPr="00674C8A">
          <w:rPr>
            <w:rFonts w:ascii="Calibri" w:eastAsia="Calibri" w:hAnsi="Calibri" w:cs="Times New Roman"/>
            <w:lang w:val="en-US"/>
          </w:rPr>
          <w:t>607.</w:t>
        </w:r>
        <w:r w:rsidRPr="00674C8A">
          <w:rPr>
            <w:rFonts w:ascii="Calibri" w:eastAsia="Calibri" w:hAnsi="Calibri" w:cs="Times New Roman"/>
            <w:lang w:val="en-US"/>
          </w:rPr>
          <w:tab/>
          <w:t>rp "\"You… you tasted even better than I thought you would.\""</w:t>
        </w:r>
      </w:ins>
    </w:p>
    <w:p w14:paraId="58B1AE95" w14:textId="77777777" w:rsidR="00674C8A" w:rsidRPr="00674C8A" w:rsidRDefault="00674C8A" w:rsidP="00674C8A">
      <w:pPr>
        <w:spacing w:line="600" w:lineRule="auto"/>
        <w:jc w:val="left"/>
        <w:rPr>
          <w:ins w:id="10606" w:author="UTENTE" w:date="2020-06-30T18:44:00Z"/>
          <w:rFonts w:ascii="Calibri" w:eastAsia="Calibri" w:hAnsi="Calibri" w:cs="Times New Roman"/>
          <w:lang w:val="en-US"/>
        </w:rPr>
      </w:pPr>
      <w:ins w:id="10607" w:author="UTENTE" w:date="2020-06-30T18:44:00Z">
        <w:r w:rsidRPr="00674C8A">
          <w:rPr>
            <w:rFonts w:ascii="Calibri" w:eastAsia="Calibri" w:hAnsi="Calibri" w:cs="Times New Roman"/>
            <w:lang w:val="en-US"/>
          </w:rPr>
          <w:t>608.</w:t>
        </w:r>
        <w:r w:rsidRPr="00674C8A">
          <w:rPr>
            <w:rFonts w:ascii="Calibri" w:eastAsia="Calibri" w:hAnsi="Calibri" w:cs="Times New Roman"/>
            <w:lang w:val="en-US"/>
          </w:rPr>
          <w:tab/>
          <w:t>mcp "\"Come again?\""</w:t>
        </w:r>
      </w:ins>
    </w:p>
    <w:p w14:paraId="33836A43" w14:textId="77777777" w:rsidR="00674C8A" w:rsidRPr="00674C8A" w:rsidRDefault="00674C8A" w:rsidP="00674C8A">
      <w:pPr>
        <w:spacing w:line="600" w:lineRule="auto"/>
        <w:jc w:val="left"/>
        <w:rPr>
          <w:ins w:id="10608" w:author="UTENTE" w:date="2020-06-30T18:44:00Z"/>
          <w:rFonts w:ascii="Calibri" w:eastAsia="Calibri" w:hAnsi="Calibri" w:cs="Times New Roman"/>
          <w:lang w:val="en-US"/>
        </w:rPr>
      </w:pPr>
      <w:ins w:id="10609" w:author="UTENTE" w:date="2020-06-30T18:44:00Z">
        <w:r w:rsidRPr="00674C8A">
          <w:rPr>
            <w:rFonts w:ascii="Calibri" w:eastAsia="Calibri" w:hAnsi="Calibri" w:cs="Times New Roman"/>
            <w:lang w:val="en-US"/>
          </w:rPr>
          <w:t>609.</w:t>
        </w:r>
        <w:r w:rsidRPr="00674C8A">
          <w:rPr>
            <w:rFonts w:ascii="Calibri" w:eastAsia="Calibri" w:hAnsi="Calibri" w:cs="Times New Roman"/>
            <w:lang w:val="en-US"/>
          </w:rPr>
          <w:tab/>
          <w:t>n "He mutters something so softly that I can barely understand."</w:t>
        </w:r>
      </w:ins>
    </w:p>
    <w:p w14:paraId="539067E7" w14:textId="77777777" w:rsidR="00674C8A" w:rsidRPr="00674C8A" w:rsidRDefault="00674C8A" w:rsidP="00674C8A">
      <w:pPr>
        <w:spacing w:line="600" w:lineRule="auto"/>
        <w:jc w:val="left"/>
        <w:rPr>
          <w:ins w:id="10610" w:author="UTENTE" w:date="2020-06-30T18:44:00Z"/>
          <w:rFonts w:ascii="Calibri" w:eastAsia="Calibri" w:hAnsi="Calibri" w:cs="Times New Roman"/>
          <w:lang w:val="en-US"/>
        </w:rPr>
      </w:pPr>
      <w:ins w:id="10611" w:author="UTENTE" w:date="2020-06-30T18:44:00Z">
        <w:r w:rsidRPr="00674C8A">
          <w:rPr>
            <w:rFonts w:ascii="Calibri" w:eastAsia="Calibri" w:hAnsi="Calibri" w:cs="Times New Roman"/>
            <w:lang w:val="en-US"/>
          </w:rPr>
          <w:t>610.</w:t>
        </w:r>
        <w:r w:rsidRPr="00674C8A">
          <w:rPr>
            <w:rFonts w:ascii="Calibri" w:eastAsia="Calibri" w:hAnsi="Calibri" w:cs="Times New Roman"/>
            <w:lang w:val="en-US"/>
          </w:rPr>
          <w:tab/>
          <w:t>rp "\"I {i}said{/i}, you tasted fuckin' amazing… the best thing I've ever had in my life.\""</w:t>
        </w:r>
      </w:ins>
    </w:p>
    <w:p w14:paraId="65EEE168" w14:textId="77777777" w:rsidR="00674C8A" w:rsidRPr="00674C8A" w:rsidRDefault="00674C8A" w:rsidP="00674C8A">
      <w:pPr>
        <w:spacing w:line="600" w:lineRule="auto"/>
        <w:jc w:val="left"/>
        <w:rPr>
          <w:ins w:id="10612" w:author="UTENTE" w:date="2020-06-30T18:44:00Z"/>
          <w:rFonts w:ascii="Calibri" w:eastAsia="Calibri" w:hAnsi="Calibri" w:cs="Times New Roman"/>
          <w:lang w:val="en-US"/>
        </w:rPr>
      </w:pPr>
      <w:ins w:id="10613" w:author="UTENTE" w:date="2020-06-30T18:44:00Z">
        <w:r w:rsidRPr="00674C8A">
          <w:rPr>
            <w:rFonts w:ascii="Calibri" w:eastAsia="Calibri" w:hAnsi="Calibri" w:cs="Times New Roman"/>
            <w:lang w:val="en-US"/>
          </w:rPr>
          <w:t>611.</w:t>
        </w:r>
        <w:r w:rsidRPr="00674C8A">
          <w:rPr>
            <w:rFonts w:ascii="Calibri" w:eastAsia="Calibri" w:hAnsi="Calibri" w:cs="Times New Roman"/>
            <w:lang w:val="en-US"/>
          </w:rPr>
          <w:tab/>
          <w:t>rp "\"Real talk, I dunno if I can go back to junkies and homeless dudes, now that I've had your blood.\""</w:t>
        </w:r>
      </w:ins>
    </w:p>
    <w:p w14:paraId="184A407B" w14:textId="77777777" w:rsidR="00674C8A" w:rsidRPr="00674C8A" w:rsidRDefault="00674C8A" w:rsidP="00674C8A">
      <w:pPr>
        <w:spacing w:line="600" w:lineRule="auto"/>
        <w:jc w:val="left"/>
        <w:rPr>
          <w:ins w:id="10614" w:author="UTENTE" w:date="2020-06-30T18:44:00Z"/>
          <w:rFonts w:ascii="Calibri" w:eastAsia="Calibri" w:hAnsi="Calibri" w:cs="Times New Roman"/>
          <w:lang w:val="en-US"/>
        </w:rPr>
      </w:pPr>
      <w:ins w:id="10615" w:author="UTENTE" w:date="2020-06-30T18:44:00Z">
        <w:r w:rsidRPr="00674C8A">
          <w:rPr>
            <w:rFonts w:ascii="Calibri" w:eastAsia="Calibri" w:hAnsi="Calibri" w:cs="Times New Roman"/>
            <w:lang w:val="en-US"/>
          </w:rPr>
          <w:t>612.</w:t>
        </w:r>
        <w:r w:rsidRPr="00674C8A">
          <w:rPr>
            <w:rFonts w:ascii="Calibri" w:eastAsia="Calibri" w:hAnsi="Calibri" w:cs="Times New Roman"/>
            <w:lang w:val="en-US"/>
          </w:rPr>
          <w:tab/>
          <w:t>n "There's a brief glimmer of hunger in his eyes, mixed with a longing look."</w:t>
        </w:r>
      </w:ins>
    </w:p>
    <w:p w14:paraId="73985F29" w14:textId="77777777" w:rsidR="00674C8A" w:rsidRPr="00674C8A" w:rsidRDefault="00674C8A" w:rsidP="00674C8A">
      <w:pPr>
        <w:spacing w:line="600" w:lineRule="auto"/>
        <w:jc w:val="left"/>
        <w:rPr>
          <w:ins w:id="10616" w:author="UTENTE" w:date="2020-06-30T18:44:00Z"/>
          <w:rFonts w:ascii="Calibri" w:eastAsia="Calibri" w:hAnsi="Calibri" w:cs="Times New Roman"/>
          <w:lang w:val="en-US"/>
        </w:rPr>
      </w:pPr>
      <w:ins w:id="10617" w:author="UTENTE" w:date="2020-06-30T18:44:00Z">
        <w:r w:rsidRPr="00674C8A">
          <w:rPr>
            <w:rFonts w:ascii="Calibri" w:eastAsia="Calibri" w:hAnsi="Calibri" w:cs="Times New Roman"/>
            <w:lang w:val="en-US"/>
          </w:rPr>
          <w:t>613.</w:t>
        </w:r>
        <w:r w:rsidRPr="00674C8A">
          <w:rPr>
            <w:rFonts w:ascii="Calibri" w:eastAsia="Calibri" w:hAnsi="Calibri" w:cs="Times New Roman"/>
            <w:lang w:val="en-US"/>
          </w:rPr>
          <w:tab/>
          <w:t>mcp "\"…Not sure if that's a good thing, but…\""</w:t>
        </w:r>
      </w:ins>
    </w:p>
    <w:p w14:paraId="378795BE" w14:textId="77777777" w:rsidR="00674C8A" w:rsidRPr="00674C8A" w:rsidRDefault="00674C8A" w:rsidP="00674C8A">
      <w:pPr>
        <w:spacing w:line="600" w:lineRule="auto"/>
        <w:jc w:val="left"/>
        <w:rPr>
          <w:ins w:id="10618" w:author="UTENTE" w:date="2020-06-30T18:44:00Z"/>
          <w:rFonts w:ascii="Calibri" w:eastAsia="Calibri" w:hAnsi="Calibri" w:cs="Times New Roman"/>
          <w:lang w:val="en-US"/>
          <w:rPrChange w:id="10619" w:author="UTENTE" w:date="2020-06-30T18:44:00Z">
            <w:rPr>
              <w:ins w:id="10620" w:author="UTENTE" w:date="2020-06-30T18:44:00Z"/>
              <w:rFonts w:ascii="Calibri" w:eastAsia="Calibri" w:hAnsi="Calibri" w:cs="Times New Roman"/>
            </w:rPr>
          </w:rPrChange>
        </w:rPr>
      </w:pPr>
      <w:ins w:id="10621" w:author="UTENTE" w:date="2020-06-30T18:44:00Z">
        <w:r w:rsidRPr="00674C8A">
          <w:rPr>
            <w:rFonts w:ascii="Calibri" w:eastAsia="Calibri" w:hAnsi="Calibri" w:cs="Times New Roman"/>
            <w:lang w:val="en-US"/>
            <w:rPrChange w:id="10622" w:author="UTENTE" w:date="2020-06-30T18:44:00Z">
              <w:rPr>
                <w:rFonts w:ascii="Calibri" w:eastAsia="Calibri" w:hAnsi="Calibri" w:cs="Times New Roman"/>
              </w:rPr>
            </w:rPrChange>
          </w:rPr>
          <w:t>614.</w:t>
        </w:r>
        <w:r w:rsidRPr="00674C8A">
          <w:rPr>
            <w:rFonts w:ascii="Calibri" w:eastAsia="Calibri" w:hAnsi="Calibri" w:cs="Times New Roman"/>
            <w:lang w:val="en-US"/>
            <w:rPrChange w:id="10623" w:author="UTENTE" w:date="2020-06-30T18:44:00Z">
              <w:rPr>
                <w:rFonts w:ascii="Calibri" w:eastAsia="Calibri" w:hAnsi="Calibri" w:cs="Times New Roman"/>
              </w:rPr>
            </w:rPrChange>
          </w:rPr>
          <w:tab/>
          <w:t>mcp "\"Thanks, I guess?\""</w:t>
        </w:r>
      </w:ins>
    </w:p>
    <w:p w14:paraId="67885896" w14:textId="77777777" w:rsidR="00674C8A" w:rsidRPr="00674C8A" w:rsidRDefault="00674C8A" w:rsidP="00674C8A">
      <w:pPr>
        <w:spacing w:line="600" w:lineRule="auto"/>
        <w:jc w:val="left"/>
        <w:rPr>
          <w:ins w:id="10624" w:author="UTENTE" w:date="2020-06-30T18:44:00Z"/>
          <w:rFonts w:ascii="Calibri" w:eastAsia="Calibri" w:hAnsi="Calibri" w:cs="Times New Roman"/>
          <w:lang w:val="en-US"/>
        </w:rPr>
      </w:pPr>
      <w:ins w:id="10625" w:author="UTENTE" w:date="2020-06-30T18:44:00Z">
        <w:r w:rsidRPr="00674C8A">
          <w:rPr>
            <w:rFonts w:ascii="Calibri" w:eastAsia="Calibri" w:hAnsi="Calibri" w:cs="Times New Roman"/>
            <w:lang w:val="en-US"/>
          </w:rPr>
          <w:t>615.</w:t>
        </w:r>
        <w:r w:rsidRPr="00674C8A">
          <w:rPr>
            <w:rFonts w:ascii="Calibri" w:eastAsia="Calibri" w:hAnsi="Calibri" w:cs="Times New Roman"/>
            <w:lang w:val="en-US"/>
          </w:rPr>
          <w:tab/>
          <w:t>n "Christ, good thing the music's loud enough that no one can hear our bizarre conversation." </w:t>
        </w:r>
        <w:r w:rsidRPr="00674C8A">
          <w:rPr>
            <w:rFonts w:ascii="Calibri" w:eastAsia="Calibri" w:hAnsi="Calibri" w:cs="Times New Roman"/>
            <w:lang w:val="en-US"/>
          </w:rPr>
          <w:br w:type="page"/>
        </w:r>
      </w:ins>
    </w:p>
    <w:p w14:paraId="74BB6607" w14:textId="77777777" w:rsidR="00674C8A" w:rsidRPr="00674C8A" w:rsidRDefault="00674C8A" w:rsidP="00674C8A">
      <w:pPr>
        <w:spacing w:line="600" w:lineRule="auto"/>
        <w:jc w:val="left"/>
        <w:rPr>
          <w:ins w:id="10626" w:author="UTENTE" w:date="2020-06-30T18:44:00Z"/>
          <w:rFonts w:ascii="Calibri" w:eastAsia="Calibri" w:hAnsi="Calibri" w:cs="Times New Roman"/>
        </w:rPr>
      </w:pPr>
      <w:ins w:id="10627" w:author="UTENTE" w:date="2020-06-30T18:44:00Z">
        <w:r w:rsidRPr="00674C8A">
          <w:rPr>
            <w:rFonts w:ascii="Calibri" w:eastAsia="Calibri" w:hAnsi="Calibri" w:cs="Times New Roman"/>
          </w:rPr>
          <w:lastRenderedPageBreak/>
          <w:t>602.</w:t>
        </w:r>
        <w:r w:rsidRPr="00674C8A">
          <w:rPr>
            <w:rFonts w:ascii="Calibri" w:eastAsia="Calibri" w:hAnsi="Calibri" w:cs="Times New Roman"/>
          </w:rPr>
          <w:tab/>
          <w:t>mcp "\"Non sei molto bravo a questa cosa del 'comunicare', vero?\""</w:t>
        </w:r>
      </w:ins>
    </w:p>
    <w:p w14:paraId="54461E31" w14:textId="77777777" w:rsidR="00674C8A" w:rsidRPr="00674C8A" w:rsidRDefault="00674C8A" w:rsidP="00674C8A">
      <w:pPr>
        <w:spacing w:line="600" w:lineRule="auto"/>
        <w:jc w:val="left"/>
        <w:rPr>
          <w:ins w:id="10628" w:author="UTENTE" w:date="2020-06-30T18:44:00Z"/>
          <w:rFonts w:ascii="Calibri" w:eastAsia="Calibri" w:hAnsi="Calibri" w:cs="Times New Roman"/>
        </w:rPr>
      </w:pPr>
      <w:ins w:id="10629" w:author="UTENTE" w:date="2020-06-30T18:44:00Z">
        <w:r w:rsidRPr="00674C8A">
          <w:rPr>
            <w:rFonts w:ascii="Calibri" w:eastAsia="Calibri" w:hAnsi="Calibri" w:cs="Times New Roman"/>
          </w:rPr>
          <w:t>603.</w:t>
        </w:r>
        <w:r w:rsidRPr="00674C8A">
          <w:rPr>
            <w:rFonts w:ascii="Calibri" w:eastAsia="Calibri" w:hAnsi="Calibri" w:cs="Times New Roman"/>
          </w:rPr>
          <w:tab/>
          <w:t>r "\"…\""</w:t>
        </w:r>
      </w:ins>
    </w:p>
    <w:p w14:paraId="21011D30" w14:textId="77777777" w:rsidR="00674C8A" w:rsidRPr="00674C8A" w:rsidRDefault="00674C8A" w:rsidP="00674C8A">
      <w:pPr>
        <w:spacing w:line="600" w:lineRule="auto"/>
        <w:jc w:val="left"/>
        <w:rPr>
          <w:ins w:id="10630" w:author="UTENTE" w:date="2020-06-30T18:44:00Z"/>
          <w:rFonts w:ascii="Calibri" w:eastAsia="Calibri" w:hAnsi="Calibri" w:cs="Times New Roman"/>
        </w:rPr>
      </w:pPr>
      <w:ins w:id="10631" w:author="UTENTE" w:date="2020-06-30T18:44:00Z">
        <w:r w:rsidRPr="00674C8A">
          <w:rPr>
            <w:rFonts w:ascii="Calibri" w:eastAsia="Calibri" w:hAnsi="Calibri" w:cs="Times New Roman"/>
          </w:rPr>
          <w:t>604.</w:t>
        </w:r>
        <w:r w:rsidRPr="00674C8A">
          <w:rPr>
            <w:rFonts w:ascii="Calibri" w:eastAsia="Calibri" w:hAnsi="Calibri" w:cs="Times New Roman"/>
          </w:rPr>
          <w:tab/>
          <w:t>n "È difficile per me rimanere arrabbiato con Rex, per qualche motivo."</w:t>
        </w:r>
      </w:ins>
    </w:p>
    <w:p w14:paraId="42C976AE" w14:textId="77777777" w:rsidR="00674C8A" w:rsidRPr="00674C8A" w:rsidRDefault="00674C8A" w:rsidP="00674C8A">
      <w:pPr>
        <w:spacing w:line="600" w:lineRule="auto"/>
        <w:jc w:val="left"/>
        <w:rPr>
          <w:ins w:id="10632" w:author="UTENTE" w:date="2020-06-30T18:44:00Z"/>
          <w:rFonts w:ascii="Calibri" w:eastAsia="Calibri" w:hAnsi="Calibri" w:cs="Times New Roman"/>
        </w:rPr>
      </w:pPr>
      <w:ins w:id="10633" w:author="UTENTE" w:date="2020-06-30T18:44:00Z">
        <w:r w:rsidRPr="00674C8A">
          <w:rPr>
            <w:rFonts w:ascii="Calibri" w:eastAsia="Calibri" w:hAnsi="Calibri" w:cs="Times New Roman"/>
          </w:rPr>
          <w:t>605.</w:t>
        </w:r>
        <w:r w:rsidRPr="00674C8A">
          <w:rPr>
            <w:rFonts w:ascii="Calibri" w:eastAsia="Calibri" w:hAnsi="Calibri" w:cs="Times New Roman"/>
          </w:rPr>
          <w:tab/>
          <w:t>n "Penso che sia perché in un certo senso questo è il suo timido modo di dirmi che gli piaccio – {w} come più che un semplice \"cagnolino.\""</w:t>
        </w:r>
      </w:ins>
    </w:p>
    <w:p w14:paraId="45DACC8C" w14:textId="77777777" w:rsidR="00674C8A" w:rsidRPr="00674C8A" w:rsidRDefault="00674C8A" w:rsidP="00674C8A">
      <w:pPr>
        <w:spacing w:line="600" w:lineRule="auto"/>
        <w:jc w:val="left"/>
        <w:rPr>
          <w:ins w:id="10634" w:author="UTENTE" w:date="2020-06-30T18:44:00Z"/>
          <w:rFonts w:ascii="Calibri" w:eastAsia="Calibri" w:hAnsi="Calibri" w:cs="Times New Roman"/>
        </w:rPr>
      </w:pPr>
      <w:ins w:id="10635" w:author="UTENTE" w:date="2020-06-30T18:44:00Z">
        <w:r w:rsidRPr="00674C8A">
          <w:rPr>
            <w:rFonts w:ascii="Calibri" w:eastAsia="Calibri" w:hAnsi="Calibri" w:cs="Times New Roman"/>
          </w:rPr>
          <w:t>606.</w:t>
        </w:r>
        <w:r w:rsidRPr="00674C8A">
          <w:rPr>
            <w:rFonts w:ascii="Calibri" w:eastAsia="Calibri" w:hAnsi="Calibri" w:cs="Times New Roman"/>
          </w:rPr>
          <w:tab/>
          <w:t>n "Sospirando, Rex osserva le luci pulsanti sul soffitto, che si riflettono sulle sue iridi argentate."</w:t>
        </w:r>
      </w:ins>
    </w:p>
    <w:p w14:paraId="75E600CE" w14:textId="77777777" w:rsidR="00674C8A" w:rsidRPr="00674C8A" w:rsidRDefault="00674C8A" w:rsidP="00674C8A">
      <w:pPr>
        <w:spacing w:line="600" w:lineRule="auto"/>
        <w:jc w:val="left"/>
        <w:rPr>
          <w:ins w:id="10636" w:author="UTENTE" w:date="2020-06-30T18:44:00Z"/>
          <w:rFonts w:ascii="Calibri" w:eastAsia="Calibri" w:hAnsi="Calibri" w:cs="Times New Roman"/>
        </w:rPr>
      </w:pPr>
      <w:ins w:id="10637" w:author="UTENTE" w:date="2020-06-30T18:44:00Z">
        <w:r w:rsidRPr="00674C8A">
          <w:rPr>
            <w:rFonts w:ascii="Calibri" w:eastAsia="Calibri" w:hAnsi="Calibri" w:cs="Times New Roman"/>
          </w:rPr>
          <w:t>607.</w:t>
        </w:r>
        <w:r w:rsidRPr="00674C8A">
          <w:rPr>
            <w:rFonts w:ascii="Calibri" w:eastAsia="Calibri" w:hAnsi="Calibri" w:cs="Times New Roman"/>
          </w:rPr>
          <w:tab/>
          <w:t>rp "\"Tu… avevi un sapore migliore di quanto pensassi.\""</w:t>
        </w:r>
      </w:ins>
    </w:p>
    <w:p w14:paraId="13B9D8E6" w14:textId="77777777" w:rsidR="00674C8A" w:rsidRPr="00674C8A" w:rsidRDefault="00674C8A" w:rsidP="00674C8A">
      <w:pPr>
        <w:spacing w:line="600" w:lineRule="auto"/>
        <w:jc w:val="left"/>
        <w:rPr>
          <w:ins w:id="10638" w:author="UTENTE" w:date="2020-06-30T18:44:00Z"/>
          <w:rFonts w:ascii="Calibri" w:eastAsia="Calibri" w:hAnsi="Calibri" w:cs="Times New Roman"/>
        </w:rPr>
      </w:pPr>
      <w:ins w:id="10639" w:author="UTENTE" w:date="2020-06-30T18:44:00Z">
        <w:r w:rsidRPr="00674C8A">
          <w:rPr>
            <w:rFonts w:ascii="Calibri" w:eastAsia="Calibri" w:hAnsi="Calibri" w:cs="Times New Roman"/>
          </w:rPr>
          <w:t>608.</w:t>
        </w:r>
        <w:r w:rsidRPr="00674C8A">
          <w:rPr>
            <w:rFonts w:ascii="Calibri" w:eastAsia="Calibri" w:hAnsi="Calibri" w:cs="Times New Roman"/>
          </w:rPr>
          <w:tab/>
          <w:t>mcp "\"Scusa?\""</w:t>
        </w:r>
      </w:ins>
    </w:p>
    <w:p w14:paraId="5BC29EFC" w14:textId="77777777" w:rsidR="00674C8A" w:rsidRPr="00674C8A" w:rsidRDefault="00674C8A" w:rsidP="00674C8A">
      <w:pPr>
        <w:spacing w:line="600" w:lineRule="auto"/>
        <w:jc w:val="left"/>
        <w:rPr>
          <w:ins w:id="10640" w:author="UTENTE" w:date="2020-06-30T18:44:00Z"/>
          <w:rFonts w:ascii="Calibri" w:eastAsia="Calibri" w:hAnsi="Calibri" w:cs="Times New Roman"/>
        </w:rPr>
      </w:pPr>
      <w:ins w:id="10641" w:author="UTENTE" w:date="2020-06-30T18:44:00Z">
        <w:r w:rsidRPr="00674C8A">
          <w:rPr>
            <w:rFonts w:ascii="Calibri" w:eastAsia="Calibri" w:hAnsi="Calibri" w:cs="Times New Roman"/>
          </w:rPr>
          <w:t>609.</w:t>
        </w:r>
        <w:r w:rsidRPr="00674C8A">
          <w:rPr>
            <w:rFonts w:ascii="Calibri" w:eastAsia="Calibri" w:hAnsi="Calibri" w:cs="Times New Roman"/>
          </w:rPr>
          <w:tab/>
          <w:t>n "Bisbiglia qualcosa tanto flebilmente che riesco a malapena a capire."</w:t>
        </w:r>
      </w:ins>
    </w:p>
    <w:p w14:paraId="545A0290" w14:textId="77777777" w:rsidR="00674C8A" w:rsidRPr="00674C8A" w:rsidRDefault="00674C8A" w:rsidP="00674C8A">
      <w:pPr>
        <w:spacing w:line="600" w:lineRule="auto"/>
        <w:jc w:val="left"/>
        <w:rPr>
          <w:ins w:id="10642" w:author="UTENTE" w:date="2020-06-30T18:44:00Z"/>
          <w:rFonts w:ascii="Calibri" w:eastAsia="Calibri" w:hAnsi="Calibri" w:cs="Times New Roman"/>
        </w:rPr>
      </w:pPr>
      <w:ins w:id="10643" w:author="UTENTE" w:date="2020-06-30T18:44:00Z">
        <w:r w:rsidRPr="00674C8A">
          <w:rPr>
            <w:rFonts w:ascii="Calibri" w:eastAsia="Calibri" w:hAnsi="Calibri" w:cs="Times New Roman"/>
          </w:rPr>
          <w:t>610.</w:t>
        </w:r>
        <w:r w:rsidRPr="00674C8A">
          <w:rPr>
            <w:rFonts w:ascii="Calibri" w:eastAsia="Calibri" w:hAnsi="Calibri" w:cs="Times New Roman"/>
          </w:rPr>
          <w:tab/>
          <w:t>rp "\"Ho {i}detto{/i}, che avevi un sapore pazzesco… la cosa migliore che abbia mai provato nella mia vita.\""</w:t>
        </w:r>
      </w:ins>
    </w:p>
    <w:p w14:paraId="1C212010" w14:textId="77777777" w:rsidR="00674C8A" w:rsidRPr="00674C8A" w:rsidRDefault="00674C8A" w:rsidP="00674C8A">
      <w:pPr>
        <w:spacing w:line="600" w:lineRule="auto"/>
        <w:jc w:val="left"/>
        <w:rPr>
          <w:ins w:id="10644" w:author="UTENTE" w:date="2020-06-30T18:44:00Z"/>
          <w:rFonts w:ascii="Calibri" w:eastAsia="Calibri" w:hAnsi="Calibri" w:cs="Times New Roman"/>
        </w:rPr>
      </w:pPr>
      <w:ins w:id="10645" w:author="UTENTE" w:date="2020-06-30T18:44:00Z">
        <w:r w:rsidRPr="00674C8A">
          <w:rPr>
            <w:rFonts w:ascii="Calibri" w:eastAsia="Calibri" w:hAnsi="Calibri" w:cs="Times New Roman"/>
          </w:rPr>
          <w:t>611.</w:t>
        </w:r>
        <w:r w:rsidRPr="00674C8A">
          <w:rPr>
            <w:rFonts w:ascii="Calibri" w:eastAsia="Calibri" w:hAnsi="Calibri" w:cs="Times New Roman"/>
          </w:rPr>
          <w:tab/>
          <w:t>rp "\"Roba seria, non so se riesco a tornare a drogati e barboni, ora che ho avuto il tuo sangue.\""</w:t>
        </w:r>
      </w:ins>
    </w:p>
    <w:p w14:paraId="3DD7BFCF" w14:textId="77777777" w:rsidR="00674C8A" w:rsidRPr="00674C8A" w:rsidRDefault="00674C8A" w:rsidP="00674C8A">
      <w:pPr>
        <w:spacing w:line="600" w:lineRule="auto"/>
        <w:jc w:val="left"/>
        <w:rPr>
          <w:ins w:id="10646" w:author="UTENTE" w:date="2020-06-30T18:44:00Z"/>
          <w:rFonts w:ascii="Calibri" w:eastAsia="Calibri" w:hAnsi="Calibri" w:cs="Times New Roman"/>
        </w:rPr>
      </w:pPr>
      <w:ins w:id="10647" w:author="UTENTE" w:date="2020-06-30T18:44:00Z">
        <w:r w:rsidRPr="00674C8A">
          <w:rPr>
            <w:rFonts w:ascii="Calibri" w:eastAsia="Calibri" w:hAnsi="Calibri" w:cs="Times New Roman"/>
          </w:rPr>
          <w:t>612.</w:t>
        </w:r>
        <w:r w:rsidRPr="00674C8A">
          <w:rPr>
            <w:rFonts w:ascii="Calibri" w:eastAsia="Calibri" w:hAnsi="Calibri" w:cs="Times New Roman"/>
          </w:rPr>
          <w:tab/>
          <w:t>n "C'è un leggero bagliore di sete nei suoi occhi, mischiato a uno sguardo desideroso."</w:t>
        </w:r>
      </w:ins>
    </w:p>
    <w:p w14:paraId="18E6324E" w14:textId="77777777" w:rsidR="00674C8A" w:rsidRPr="00674C8A" w:rsidRDefault="00674C8A" w:rsidP="00674C8A">
      <w:pPr>
        <w:spacing w:line="600" w:lineRule="auto"/>
        <w:jc w:val="left"/>
        <w:rPr>
          <w:ins w:id="10648" w:author="UTENTE" w:date="2020-06-30T18:44:00Z"/>
          <w:rFonts w:ascii="Calibri" w:eastAsia="Calibri" w:hAnsi="Calibri" w:cs="Times New Roman"/>
        </w:rPr>
      </w:pPr>
      <w:ins w:id="10649" w:author="UTENTE" w:date="2020-06-30T18:44:00Z">
        <w:r w:rsidRPr="00674C8A">
          <w:rPr>
            <w:rFonts w:ascii="Calibri" w:eastAsia="Calibri" w:hAnsi="Calibri" w:cs="Times New Roman"/>
          </w:rPr>
          <w:t>613.</w:t>
        </w:r>
        <w:r w:rsidRPr="00674C8A">
          <w:rPr>
            <w:rFonts w:ascii="Calibri" w:eastAsia="Calibri" w:hAnsi="Calibri" w:cs="Times New Roman"/>
          </w:rPr>
          <w:tab/>
          <w:t>mcp "\"…Non sono sicuro sia una cosa buona, ma…\""</w:t>
        </w:r>
      </w:ins>
    </w:p>
    <w:p w14:paraId="5224A676" w14:textId="77777777" w:rsidR="00674C8A" w:rsidRPr="00674C8A" w:rsidRDefault="00674C8A" w:rsidP="00674C8A">
      <w:pPr>
        <w:spacing w:line="600" w:lineRule="auto"/>
        <w:jc w:val="left"/>
        <w:rPr>
          <w:ins w:id="10650" w:author="UTENTE" w:date="2020-06-30T18:44:00Z"/>
          <w:rFonts w:ascii="Calibri" w:eastAsia="Calibri" w:hAnsi="Calibri" w:cs="Times New Roman"/>
          <w:rPrChange w:id="10651" w:author="UTENTE" w:date="2020-06-30T18:44:00Z">
            <w:rPr>
              <w:ins w:id="10652" w:author="UTENTE" w:date="2020-06-30T18:44:00Z"/>
              <w:rFonts w:ascii="Calibri" w:eastAsia="Calibri" w:hAnsi="Calibri" w:cs="Times New Roman"/>
              <w:lang w:val="en-US"/>
            </w:rPr>
          </w:rPrChange>
        </w:rPr>
      </w:pPr>
      <w:ins w:id="10653" w:author="UTENTE" w:date="2020-06-30T18:44:00Z">
        <w:r w:rsidRPr="00674C8A">
          <w:rPr>
            <w:rFonts w:ascii="Calibri" w:eastAsia="Calibri" w:hAnsi="Calibri" w:cs="Times New Roman"/>
            <w:rPrChange w:id="10654" w:author="UTENTE" w:date="2020-06-30T18:44:00Z">
              <w:rPr>
                <w:rFonts w:ascii="Calibri" w:eastAsia="Calibri" w:hAnsi="Calibri" w:cs="Times New Roman"/>
                <w:lang w:val="en-US"/>
              </w:rPr>
            </w:rPrChange>
          </w:rPr>
          <w:t>614.</w:t>
        </w:r>
        <w:r w:rsidRPr="00674C8A">
          <w:rPr>
            <w:rFonts w:ascii="Calibri" w:eastAsia="Calibri" w:hAnsi="Calibri" w:cs="Times New Roman"/>
            <w:rPrChange w:id="10655" w:author="UTENTE" w:date="2020-06-30T18:44:00Z">
              <w:rPr>
                <w:rFonts w:ascii="Calibri" w:eastAsia="Calibri" w:hAnsi="Calibri" w:cs="Times New Roman"/>
                <w:lang w:val="en-US"/>
              </w:rPr>
            </w:rPrChange>
          </w:rPr>
          <w:tab/>
          <w:t>mcp "\"Grazie, credo?\""</w:t>
        </w:r>
      </w:ins>
    </w:p>
    <w:p w14:paraId="6312EBAF" w14:textId="77777777" w:rsidR="00674C8A" w:rsidRPr="00674C8A" w:rsidRDefault="00674C8A" w:rsidP="00674C8A">
      <w:pPr>
        <w:spacing w:line="600" w:lineRule="auto"/>
        <w:jc w:val="left"/>
        <w:rPr>
          <w:ins w:id="10656" w:author="UTENTE" w:date="2020-06-30T18:44:00Z"/>
          <w:rFonts w:ascii="Calibri" w:eastAsia="Calibri" w:hAnsi="Calibri" w:cs="Times New Roman"/>
        </w:rPr>
      </w:pPr>
      <w:ins w:id="10657" w:author="UTENTE" w:date="2020-06-30T18:44:00Z">
        <w:r w:rsidRPr="00674C8A">
          <w:rPr>
            <w:rFonts w:ascii="Calibri" w:eastAsia="Calibri" w:hAnsi="Calibri" w:cs="Times New Roman"/>
          </w:rPr>
          <w:t>615.</w:t>
        </w:r>
        <w:r w:rsidRPr="00674C8A">
          <w:rPr>
            <w:rFonts w:ascii="Calibri" w:eastAsia="Calibri" w:hAnsi="Calibri" w:cs="Times New Roman"/>
          </w:rPr>
          <w:tab/>
          <w:t>n "Cristo, meno male che la musica è talmente alta che nessuno può sentire la nostra bizzarra conversazione."</w:t>
        </w:r>
        <w:r w:rsidRPr="00674C8A">
          <w:rPr>
            <w:rFonts w:ascii="Calibri" w:eastAsia="Calibri" w:hAnsi="Calibri" w:cs="Times New Roman"/>
          </w:rPr>
          <w:br w:type="page"/>
        </w:r>
      </w:ins>
    </w:p>
    <w:p w14:paraId="67E88B36" w14:textId="77777777" w:rsidR="00674C8A" w:rsidRPr="00674C8A" w:rsidRDefault="00674C8A" w:rsidP="00674C8A">
      <w:pPr>
        <w:spacing w:line="600" w:lineRule="auto"/>
        <w:jc w:val="left"/>
        <w:rPr>
          <w:ins w:id="10658" w:author="UTENTE" w:date="2020-06-30T18:44:00Z"/>
          <w:rFonts w:ascii="Calibri" w:eastAsia="Calibri" w:hAnsi="Calibri" w:cs="Times New Roman"/>
          <w:lang w:val="en-US"/>
        </w:rPr>
      </w:pPr>
      <w:ins w:id="10659" w:author="UTENTE" w:date="2020-06-30T18:44:00Z">
        <w:r w:rsidRPr="00674C8A">
          <w:rPr>
            <w:rFonts w:ascii="Calibri" w:eastAsia="Calibri" w:hAnsi="Calibri" w:cs="Times New Roman"/>
            <w:lang w:val="en-US"/>
          </w:rPr>
          <w:lastRenderedPageBreak/>
          <w:t>616.</w:t>
        </w:r>
        <w:r w:rsidRPr="00674C8A">
          <w:rPr>
            <w:rFonts w:ascii="Calibri" w:eastAsia="Calibri" w:hAnsi="Calibri" w:cs="Times New Roman"/>
            <w:lang w:val="en-US"/>
          </w:rPr>
          <w:tab/>
          <w:t>n "Rex is gazing at me expectantly, like he's waiting for me to say something else, or just outright offer myself to him."</w:t>
        </w:r>
      </w:ins>
    </w:p>
    <w:p w14:paraId="5F31935F" w14:textId="77777777" w:rsidR="00674C8A" w:rsidRPr="00674C8A" w:rsidRDefault="00674C8A" w:rsidP="00674C8A">
      <w:pPr>
        <w:spacing w:line="600" w:lineRule="auto"/>
        <w:jc w:val="left"/>
        <w:rPr>
          <w:ins w:id="10660" w:author="UTENTE" w:date="2020-06-30T18:44:00Z"/>
          <w:rFonts w:ascii="Calibri" w:eastAsia="Calibri" w:hAnsi="Calibri" w:cs="Times New Roman"/>
          <w:lang w:val="en-US"/>
        </w:rPr>
      </w:pPr>
      <w:ins w:id="10661" w:author="UTENTE" w:date="2020-06-30T18:44:00Z">
        <w:r w:rsidRPr="00674C8A">
          <w:rPr>
            <w:rFonts w:ascii="Calibri" w:eastAsia="Calibri" w:hAnsi="Calibri" w:cs="Times New Roman"/>
            <w:lang w:val="en-US"/>
          </w:rPr>
          <w:t>617.</w:t>
        </w:r>
        <w:r w:rsidRPr="00674C8A">
          <w:rPr>
            <w:rFonts w:ascii="Calibri" w:eastAsia="Calibri" w:hAnsi="Calibri" w:cs="Times New Roman"/>
            <w:lang w:val="en-US"/>
          </w:rPr>
          <w:tab/>
          <w:t>n "Man, the nerve of this guy…"</w:t>
        </w:r>
      </w:ins>
    </w:p>
    <w:p w14:paraId="0BEF8DEA" w14:textId="77777777" w:rsidR="00674C8A" w:rsidRPr="00674C8A" w:rsidRDefault="00674C8A" w:rsidP="00674C8A">
      <w:pPr>
        <w:spacing w:line="600" w:lineRule="auto"/>
        <w:jc w:val="left"/>
        <w:rPr>
          <w:ins w:id="10662" w:author="UTENTE" w:date="2020-06-30T18:44:00Z"/>
          <w:rFonts w:ascii="Calibri" w:eastAsia="Calibri" w:hAnsi="Calibri" w:cs="Times New Roman"/>
          <w:lang w:val="en-US"/>
        </w:rPr>
      </w:pPr>
      <w:ins w:id="10663" w:author="UTENTE" w:date="2020-06-30T18:44:00Z">
        <w:r w:rsidRPr="00674C8A">
          <w:rPr>
            <w:rFonts w:ascii="Calibri" w:eastAsia="Calibri" w:hAnsi="Calibri" w:cs="Times New Roman"/>
            <w:lang w:val="en-US"/>
          </w:rPr>
          <w:t>618.</w:t>
        </w:r>
        <w:r w:rsidRPr="00674C8A">
          <w:rPr>
            <w:rFonts w:ascii="Calibri" w:eastAsia="Calibri" w:hAnsi="Calibri" w:cs="Times New Roman"/>
            <w:lang w:val="en-US"/>
          </w:rPr>
          <w:tab/>
          <w:t>old "The way it felt last night…"</w:t>
        </w:r>
      </w:ins>
    </w:p>
    <w:p w14:paraId="0023FACA" w14:textId="77777777" w:rsidR="00674C8A" w:rsidRPr="00674C8A" w:rsidRDefault="00674C8A" w:rsidP="00674C8A">
      <w:pPr>
        <w:spacing w:line="600" w:lineRule="auto"/>
        <w:jc w:val="left"/>
        <w:rPr>
          <w:ins w:id="10664" w:author="UTENTE" w:date="2020-06-30T18:44:00Z"/>
          <w:rFonts w:ascii="Calibri" w:eastAsia="Calibri" w:hAnsi="Calibri" w:cs="Times New Roman"/>
          <w:lang w:val="en-US"/>
        </w:rPr>
      </w:pPr>
      <w:ins w:id="10665" w:author="UTENTE" w:date="2020-06-30T18:44:00Z">
        <w:r w:rsidRPr="00674C8A">
          <w:rPr>
            <w:rFonts w:ascii="Calibri" w:eastAsia="Calibri" w:hAnsi="Calibri" w:cs="Times New Roman"/>
            <w:lang w:val="en-US"/>
          </w:rPr>
          <w:t>619.</w:t>
        </w:r>
        <w:r w:rsidRPr="00674C8A">
          <w:rPr>
            <w:rFonts w:ascii="Calibri" w:eastAsia="Calibri" w:hAnsi="Calibri" w:cs="Times New Roman"/>
            <w:lang w:val="en-US"/>
          </w:rPr>
          <w:tab/>
          <w:t>old "Can't you treat me as a friend, not a meal?"</w:t>
        </w:r>
      </w:ins>
    </w:p>
    <w:p w14:paraId="7F58D45F" w14:textId="77777777" w:rsidR="00674C8A" w:rsidRPr="00674C8A" w:rsidRDefault="00674C8A" w:rsidP="00674C8A">
      <w:pPr>
        <w:spacing w:line="600" w:lineRule="auto"/>
        <w:jc w:val="left"/>
        <w:rPr>
          <w:ins w:id="10666" w:author="UTENTE" w:date="2020-06-30T18:44:00Z"/>
          <w:rFonts w:ascii="Calibri" w:eastAsia="Calibri" w:hAnsi="Calibri" w:cs="Times New Roman"/>
          <w:lang w:val="en-US"/>
        </w:rPr>
      </w:pPr>
      <w:ins w:id="10667" w:author="UTENTE" w:date="2020-06-30T18:44:00Z">
        <w:r w:rsidRPr="00674C8A">
          <w:rPr>
            <w:rFonts w:ascii="Calibri" w:eastAsia="Calibri" w:hAnsi="Calibri" w:cs="Times New Roman"/>
            <w:lang w:val="en-US"/>
          </w:rPr>
          <w:t>620.</w:t>
        </w:r>
        <w:r w:rsidRPr="00674C8A">
          <w:rPr>
            <w:rFonts w:ascii="Calibri" w:eastAsia="Calibri" w:hAnsi="Calibri" w:cs="Times New Roman"/>
            <w:lang w:val="en-US"/>
          </w:rPr>
          <w:tab/>
          <w:t>old "Watch out for next time"</w:t>
        </w:r>
      </w:ins>
    </w:p>
    <w:p w14:paraId="0DD83B2D" w14:textId="77777777" w:rsidR="00674C8A" w:rsidRPr="00674C8A" w:rsidRDefault="00674C8A" w:rsidP="00674C8A">
      <w:pPr>
        <w:spacing w:line="600" w:lineRule="auto"/>
        <w:jc w:val="left"/>
        <w:rPr>
          <w:ins w:id="10668" w:author="UTENTE" w:date="2020-06-30T18:44:00Z"/>
          <w:rFonts w:ascii="Calibri" w:eastAsia="Calibri" w:hAnsi="Calibri" w:cs="Times New Roman"/>
          <w:lang w:val="en-US"/>
        </w:rPr>
      </w:pPr>
      <w:ins w:id="10669" w:author="UTENTE" w:date="2020-06-30T18:44:00Z">
        <w:r w:rsidRPr="00674C8A">
          <w:rPr>
            <w:rFonts w:ascii="Calibri" w:eastAsia="Calibri" w:hAnsi="Calibri" w:cs="Times New Roman"/>
            <w:lang w:val="en-US"/>
          </w:rPr>
          <w:t>621.</w:t>
        </w:r>
        <w:r w:rsidRPr="00674C8A">
          <w:rPr>
            <w:rFonts w:ascii="Calibri" w:eastAsia="Calibri" w:hAnsi="Calibri" w:cs="Times New Roman"/>
            <w:lang w:val="en-US"/>
          </w:rPr>
          <w:tab/>
          <w:t>old "Watch out for next time (unlocked)"</w:t>
        </w:r>
      </w:ins>
    </w:p>
    <w:p w14:paraId="3B62D62F" w14:textId="77777777" w:rsidR="00674C8A" w:rsidRPr="00674C8A" w:rsidRDefault="00674C8A" w:rsidP="00674C8A">
      <w:pPr>
        <w:spacing w:line="600" w:lineRule="auto"/>
        <w:jc w:val="left"/>
        <w:rPr>
          <w:ins w:id="10670" w:author="UTENTE" w:date="2020-06-30T18:44:00Z"/>
          <w:rFonts w:ascii="Calibri" w:eastAsia="Calibri" w:hAnsi="Calibri" w:cs="Times New Roman"/>
          <w:lang w:val="en-US"/>
        </w:rPr>
      </w:pPr>
      <w:ins w:id="10671" w:author="UTENTE" w:date="2020-06-30T18:44:00Z">
        <w:r w:rsidRPr="00674C8A">
          <w:rPr>
            <w:rFonts w:ascii="Calibri" w:eastAsia="Calibri" w:hAnsi="Calibri" w:cs="Times New Roman"/>
            <w:lang w:val="en-US"/>
          </w:rPr>
          <w:t>622.</w:t>
        </w:r>
        <w:r w:rsidRPr="00674C8A">
          <w:rPr>
            <w:rFonts w:ascii="Calibri" w:eastAsia="Calibri" w:hAnsi="Calibri" w:cs="Times New Roman"/>
            <w:lang w:val="en-US"/>
          </w:rPr>
          <w:tab/>
          <w:t>mcp "\"Well… I'm still pretty pissed at you and everything, but…"</w:t>
        </w:r>
      </w:ins>
    </w:p>
    <w:p w14:paraId="59BFA2B0" w14:textId="77777777" w:rsidR="00674C8A" w:rsidRPr="00674C8A" w:rsidRDefault="00674C8A" w:rsidP="00674C8A">
      <w:pPr>
        <w:spacing w:line="600" w:lineRule="auto"/>
        <w:jc w:val="left"/>
        <w:rPr>
          <w:ins w:id="10672" w:author="UTENTE" w:date="2020-06-30T18:44:00Z"/>
          <w:rFonts w:ascii="Calibri" w:eastAsia="Calibri" w:hAnsi="Calibri" w:cs="Times New Roman"/>
          <w:lang w:val="en-US"/>
        </w:rPr>
      </w:pPr>
      <w:ins w:id="10673" w:author="UTENTE" w:date="2020-06-30T18:44:00Z">
        <w:r w:rsidRPr="00674C8A">
          <w:rPr>
            <w:rFonts w:ascii="Calibri" w:eastAsia="Calibri" w:hAnsi="Calibri" w:cs="Times New Roman"/>
            <w:lang w:val="en-US"/>
          </w:rPr>
          <w:t>623.</w:t>
        </w:r>
        <w:r w:rsidRPr="00674C8A">
          <w:rPr>
            <w:rFonts w:ascii="Calibri" w:eastAsia="Calibri" w:hAnsi="Calibri" w:cs="Times New Roman"/>
            <w:lang w:val="en-US"/>
          </w:rPr>
          <w:tab/>
          <w:t>mcp "\"It actually felt… kinda good for me, too.\""</w:t>
        </w:r>
      </w:ins>
    </w:p>
    <w:p w14:paraId="27D11D12" w14:textId="77777777" w:rsidR="00674C8A" w:rsidRPr="00674C8A" w:rsidRDefault="00674C8A" w:rsidP="00674C8A">
      <w:pPr>
        <w:spacing w:line="600" w:lineRule="auto"/>
        <w:jc w:val="left"/>
        <w:rPr>
          <w:ins w:id="10674" w:author="UTENTE" w:date="2020-06-30T18:44:00Z"/>
          <w:rFonts w:ascii="Calibri" w:eastAsia="Calibri" w:hAnsi="Calibri" w:cs="Times New Roman"/>
          <w:lang w:val="en-US"/>
        </w:rPr>
      </w:pPr>
      <w:ins w:id="10675" w:author="UTENTE" w:date="2020-06-30T18:44:00Z">
        <w:r w:rsidRPr="00674C8A">
          <w:rPr>
            <w:rFonts w:ascii="Calibri" w:eastAsia="Calibri" w:hAnsi="Calibri" w:cs="Times New Roman"/>
            <w:lang w:val="en-US"/>
          </w:rPr>
          <w:t>624.</w:t>
        </w:r>
        <w:r w:rsidRPr="00674C8A">
          <w:rPr>
            <w:rFonts w:ascii="Calibri" w:eastAsia="Calibri" w:hAnsi="Calibri" w:cs="Times New Roman"/>
            <w:lang w:val="en-US"/>
          </w:rPr>
          <w:tab/>
          <w:t>mcp "\"I can't believe I'm saying this, but it was one of the best… one of the most intense things I've ever experienced.\""</w:t>
        </w:r>
      </w:ins>
    </w:p>
    <w:p w14:paraId="1C54FAEE" w14:textId="77777777" w:rsidR="00674C8A" w:rsidRPr="00674C8A" w:rsidRDefault="00674C8A" w:rsidP="00674C8A">
      <w:pPr>
        <w:spacing w:line="600" w:lineRule="auto"/>
        <w:jc w:val="left"/>
        <w:rPr>
          <w:ins w:id="10676" w:author="UTENTE" w:date="2020-06-30T18:44:00Z"/>
          <w:rFonts w:ascii="Calibri" w:eastAsia="Calibri" w:hAnsi="Calibri" w:cs="Times New Roman"/>
          <w:lang w:val="en-US"/>
        </w:rPr>
      </w:pPr>
      <w:ins w:id="10677" w:author="UTENTE" w:date="2020-06-30T18:44:00Z">
        <w:r w:rsidRPr="00674C8A">
          <w:rPr>
            <w:rFonts w:ascii="Calibri" w:eastAsia="Calibri" w:hAnsi="Calibri" w:cs="Times New Roman"/>
            <w:lang w:val="en-US"/>
          </w:rPr>
          <w:t>625.</w:t>
        </w:r>
        <w:r w:rsidRPr="00674C8A">
          <w:rPr>
            <w:rFonts w:ascii="Calibri" w:eastAsia="Calibri" w:hAnsi="Calibri" w:cs="Times New Roman"/>
            <w:lang w:val="en-US"/>
          </w:rPr>
          <w:tab/>
          <w:t>r "\"…\""</w:t>
        </w:r>
      </w:ins>
    </w:p>
    <w:p w14:paraId="032B4991" w14:textId="77777777" w:rsidR="00674C8A" w:rsidRPr="00674C8A" w:rsidRDefault="00674C8A" w:rsidP="00674C8A">
      <w:pPr>
        <w:spacing w:line="600" w:lineRule="auto"/>
        <w:jc w:val="left"/>
        <w:rPr>
          <w:ins w:id="10678" w:author="UTENTE" w:date="2020-06-30T18:44:00Z"/>
          <w:rFonts w:ascii="Calibri" w:eastAsia="Calibri" w:hAnsi="Calibri" w:cs="Times New Roman"/>
          <w:lang w:val="en-US"/>
        </w:rPr>
      </w:pPr>
      <w:ins w:id="10679" w:author="UTENTE" w:date="2020-06-30T18:44:00Z">
        <w:r w:rsidRPr="00674C8A">
          <w:rPr>
            <w:rFonts w:ascii="Calibri" w:eastAsia="Calibri" w:hAnsi="Calibri" w:cs="Times New Roman"/>
            <w:lang w:val="en-US"/>
          </w:rPr>
          <w:t>626.</w:t>
        </w:r>
        <w:r w:rsidRPr="00674C8A">
          <w:rPr>
            <w:rFonts w:ascii="Calibri" w:eastAsia="Calibri" w:hAnsi="Calibri" w:cs="Times New Roman"/>
            <w:lang w:val="en-US"/>
          </w:rPr>
          <w:tab/>
          <w:t>n "Rex's eyes light up at that, and an eager smirk quickly curls on his lips, showing off his fangs."</w:t>
        </w:r>
      </w:ins>
    </w:p>
    <w:p w14:paraId="2EB1EFA2" w14:textId="77777777" w:rsidR="00674C8A" w:rsidRPr="00674C8A" w:rsidRDefault="00674C8A" w:rsidP="00674C8A">
      <w:pPr>
        <w:spacing w:line="600" w:lineRule="auto"/>
        <w:jc w:val="left"/>
        <w:rPr>
          <w:ins w:id="10680" w:author="UTENTE" w:date="2020-06-30T18:44:00Z"/>
          <w:rFonts w:ascii="Calibri" w:eastAsia="Calibri" w:hAnsi="Calibri" w:cs="Times New Roman"/>
          <w:lang w:val="en-US"/>
        </w:rPr>
      </w:pPr>
      <w:ins w:id="10681" w:author="UTENTE" w:date="2020-06-30T18:44:00Z">
        <w:r w:rsidRPr="00674C8A">
          <w:rPr>
            <w:rFonts w:ascii="Calibri" w:eastAsia="Calibri" w:hAnsi="Calibri" w:cs="Times New Roman"/>
            <w:lang w:val="en-US"/>
          </w:rPr>
          <w:t>627.</w:t>
        </w:r>
        <w:r w:rsidRPr="00674C8A">
          <w:rPr>
            <w:rFonts w:ascii="Calibri" w:eastAsia="Calibri" w:hAnsi="Calibri" w:cs="Times New Roman"/>
            <w:lang w:val="en-US"/>
          </w:rPr>
          <w:tab/>
          <w:t>r "\"'Course it was!\""</w:t>
        </w:r>
      </w:ins>
    </w:p>
    <w:p w14:paraId="7B42D6EB" w14:textId="77777777" w:rsidR="00674C8A" w:rsidRPr="00674C8A" w:rsidRDefault="00674C8A" w:rsidP="00674C8A">
      <w:pPr>
        <w:spacing w:line="600" w:lineRule="auto"/>
        <w:jc w:val="left"/>
        <w:rPr>
          <w:ins w:id="10682" w:author="UTENTE" w:date="2020-06-30T18:44:00Z"/>
          <w:rFonts w:ascii="Calibri" w:eastAsia="Calibri" w:hAnsi="Calibri" w:cs="Times New Roman"/>
          <w:lang w:val="en-US"/>
        </w:rPr>
      </w:pPr>
      <w:ins w:id="10683" w:author="UTENTE" w:date="2020-06-30T18:44:00Z">
        <w:r w:rsidRPr="00674C8A">
          <w:rPr>
            <w:rFonts w:ascii="Calibri" w:eastAsia="Calibri" w:hAnsi="Calibri" w:cs="Times New Roman"/>
            <w:lang w:val="en-US"/>
          </w:rPr>
          <w:t>628.</w:t>
        </w:r>
        <w:r w:rsidRPr="00674C8A">
          <w:rPr>
            <w:rFonts w:ascii="Calibri" w:eastAsia="Calibri" w:hAnsi="Calibri" w:cs="Times New Roman"/>
            <w:lang w:val="en-US"/>
          </w:rPr>
          <w:tab/>
          <w:t>r "\"I took things real slow so you wouldn't pass out right away. It's awesome, right?\""</w:t>
        </w:r>
      </w:ins>
    </w:p>
    <w:p w14:paraId="4E3BE7A3" w14:textId="77777777" w:rsidR="00674C8A" w:rsidRPr="00674C8A" w:rsidRDefault="00674C8A" w:rsidP="00674C8A">
      <w:pPr>
        <w:spacing w:line="600" w:lineRule="auto"/>
        <w:jc w:val="left"/>
        <w:rPr>
          <w:ins w:id="10684" w:author="UTENTE" w:date="2020-06-30T18:44:00Z"/>
          <w:rFonts w:ascii="Calibri" w:eastAsia="Calibri" w:hAnsi="Calibri" w:cs="Times New Roman"/>
          <w:lang w:val="en-US"/>
        </w:rPr>
      </w:pPr>
      <w:ins w:id="10685" w:author="UTENTE" w:date="2020-06-30T18:44:00Z">
        <w:r w:rsidRPr="00674C8A">
          <w:rPr>
            <w:rFonts w:ascii="Calibri" w:eastAsia="Calibri" w:hAnsi="Calibri" w:cs="Times New Roman"/>
            <w:lang w:val="en-US"/>
          </w:rPr>
          <w:t>629.</w:t>
        </w:r>
        <w:r w:rsidRPr="00674C8A">
          <w:rPr>
            <w:rFonts w:ascii="Calibri" w:eastAsia="Calibri" w:hAnsi="Calibri" w:cs="Times New Roman"/>
            <w:lang w:val="en-US"/>
          </w:rPr>
          <w:tab/>
          <w:t>r "\"Shit, man, those sounds you were makin', too… it only took a couple seconds for you to get har–\""</w:t>
        </w:r>
      </w:ins>
    </w:p>
    <w:p w14:paraId="6B323234" w14:textId="77777777" w:rsidR="00674C8A" w:rsidRPr="00674C8A" w:rsidRDefault="00674C8A" w:rsidP="00674C8A">
      <w:pPr>
        <w:spacing w:line="600" w:lineRule="auto"/>
        <w:jc w:val="left"/>
        <w:rPr>
          <w:ins w:id="10686" w:author="UTENTE" w:date="2020-06-30T18:44:00Z"/>
          <w:rFonts w:ascii="Calibri" w:eastAsia="Calibri" w:hAnsi="Calibri" w:cs="Times New Roman"/>
          <w:lang w:val="en-US"/>
        </w:rPr>
      </w:pPr>
      <w:ins w:id="10687" w:author="UTENTE" w:date="2020-06-30T18:44:00Z">
        <w:r w:rsidRPr="00674C8A">
          <w:rPr>
            <w:rFonts w:ascii="Calibri" w:eastAsia="Calibri" w:hAnsi="Calibri" w:cs="Times New Roman"/>
            <w:lang w:val="en-US"/>
          </w:rPr>
          <w:t>630.</w:t>
        </w:r>
        <w:r w:rsidRPr="00674C8A">
          <w:rPr>
            <w:rFonts w:ascii="Calibri" w:eastAsia="Calibri" w:hAnsi="Calibri" w:cs="Times New Roman"/>
            <w:lang w:val="en-US"/>
          </w:rPr>
          <w:tab/>
          <w:t>mcp "\"Yeah, yeah, I get the picture.\""</w:t>
        </w:r>
        <w:r w:rsidRPr="00674C8A">
          <w:rPr>
            <w:rFonts w:ascii="Calibri" w:eastAsia="Calibri" w:hAnsi="Calibri" w:cs="Times New Roman"/>
            <w:lang w:val="en-US"/>
          </w:rPr>
          <w:br w:type="page"/>
        </w:r>
      </w:ins>
    </w:p>
    <w:p w14:paraId="7FBCD47F" w14:textId="77777777" w:rsidR="00674C8A" w:rsidRPr="00674C8A" w:rsidRDefault="00674C8A" w:rsidP="00674C8A">
      <w:pPr>
        <w:spacing w:line="600" w:lineRule="auto"/>
        <w:jc w:val="left"/>
        <w:rPr>
          <w:ins w:id="10688" w:author="UTENTE" w:date="2020-06-30T18:44:00Z"/>
          <w:rFonts w:ascii="Calibri" w:eastAsia="Calibri" w:hAnsi="Calibri" w:cs="Times New Roman"/>
        </w:rPr>
      </w:pPr>
      <w:ins w:id="10689" w:author="UTENTE" w:date="2020-06-30T18:44:00Z">
        <w:r w:rsidRPr="00674C8A">
          <w:rPr>
            <w:rFonts w:ascii="Calibri" w:eastAsia="Calibri" w:hAnsi="Calibri" w:cs="Times New Roman"/>
          </w:rPr>
          <w:lastRenderedPageBreak/>
          <w:t>616.</w:t>
        </w:r>
        <w:r w:rsidRPr="00674C8A">
          <w:rPr>
            <w:rFonts w:ascii="Calibri" w:eastAsia="Calibri" w:hAnsi="Calibri" w:cs="Times New Roman"/>
          </w:rPr>
          <w:tab/>
          <w:t>n "Rex mi osserva, come se si aspettasse che dicessi qualcos'altro, o che mi offrissi direttamente a lui."</w:t>
        </w:r>
      </w:ins>
    </w:p>
    <w:p w14:paraId="0A3103A7" w14:textId="77777777" w:rsidR="00674C8A" w:rsidRPr="00674C8A" w:rsidRDefault="00674C8A" w:rsidP="00674C8A">
      <w:pPr>
        <w:spacing w:line="600" w:lineRule="auto"/>
        <w:jc w:val="left"/>
        <w:rPr>
          <w:ins w:id="10690" w:author="UTENTE" w:date="2020-06-30T18:44:00Z"/>
          <w:rFonts w:ascii="Calibri" w:eastAsia="Calibri" w:hAnsi="Calibri" w:cs="Times New Roman"/>
        </w:rPr>
      </w:pPr>
      <w:ins w:id="10691" w:author="UTENTE" w:date="2020-06-30T18:44:00Z">
        <w:r w:rsidRPr="00674C8A">
          <w:rPr>
            <w:rFonts w:ascii="Calibri" w:eastAsia="Calibri" w:hAnsi="Calibri" w:cs="Times New Roman"/>
          </w:rPr>
          <w:t>617.</w:t>
        </w:r>
        <w:r w:rsidRPr="00674C8A">
          <w:rPr>
            <w:rFonts w:ascii="Calibri" w:eastAsia="Calibri" w:hAnsi="Calibri" w:cs="Times New Roman"/>
          </w:rPr>
          <w:tab/>
          <w:t>n "Wow, che faccia tosta che ha sto ragazzo…"</w:t>
        </w:r>
      </w:ins>
    </w:p>
    <w:p w14:paraId="1565C65B" w14:textId="77777777" w:rsidR="00674C8A" w:rsidRPr="00674C8A" w:rsidRDefault="00674C8A" w:rsidP="00674C8A">
      <w:pPr>
        <w:spacing w:line="600" w:lineRule="auto"/>
        <w:jc w:val="left"/>
        <w:rPr>
          <w:ins w:id="10692" w:author="UTENTE" w:date="2020-06-30T18:44:00Z"/>
          <w:rFonts w:ascii="Calibri" w:eastAsia="Calibri" w:hAnsi="Calibri" w:cs="Times New Roman"/>
        </w:rPr>
      </w:pPr>
      <w:ins w:id="10693" w:author="UTENTE" w:date="2020-06-30T18:44:00Z">
        <w:r w:rsidRPr="00674C8A">
          <w:rPr>
            <w:rFonts w:ascii="Calibri" w:eastAsia="Calibri" w:hAnsi="Calibri" w:cs="Times New Roman"/>
          </w:rPr>
          <w:t>618.</w:t>
        </w:r>
        <w:r w:rsidRPr="00674C8A">
          <w:rPr>
            <w:rFonts w:ascii="Calibri" w:eastAsia="Calibri" w:hAnsi="Calibri" w:cs="Times New Roman"/>
          </w:rPr>
          <w:tab/>
          <w:t>new "Quello che ho provato la scorsa notte…"</w:t>
        </w:r>
      </w:ins>
    </w:p>
    <w:p w14:paraId="7C775CBC" w14:textId="77777777" w:rsidR="00674C8A" w:rsidRPr="00674C8A" w:rsidRDefault="00674C8A" w:rsidP="00674C8A">
      <w:pPr>
        <w:spacing w:line="600" w:lineRule="auto"/>
        <w:jc w:val="left"/>
        <w:rPr>
          <w:ins w:id="10694" w:author="UTENTE" w:date="2020-06-30T18:44:00Z"/>
          <w:rFonts w:ascii="Calibri" w:eastAsia="Calibri" w:hAnsi="Calibri" w:cs="Times New Roman"/>
        </w:rPr>
      </w:pPr>
      <w:ins w:id="10695" w:author="UTENTE" w:date="2020-06-30T18:44:00Z">
        <w:r w:rsidRPr="00674C8A">
          <w:rPr>
            <w:rFonts w:ascii="Calibri" w:eastAsia="Calibri" w:hAnsi="Calibri" w:cs="Times New Roman"/>
          </w:rPr>
          <w:t>619.</w:t>
        </w:r>
        <w:r w:rsidRPr="00674C8A">
          <w:rPr>
            <w:rFonts w:ascii="Calibri" w:eastAsia="Calibri" w:hAnsi="Calibri" w:cs="Times New Roman"/>
          </w:rPr>
          <w:tab/>
          <w:t>new "Non puoi trattarmi da amico, anziché da pasto?"</w:t>
        </w:r>
      </w:ins>
    </w:p>
    <w:p w14:paraId="0A2D83AC" w14:textId="77777777" w:rsidR="00674C8A" w:rsidRPr="00674C8A" w:rsidRDefault="00674C8A" w:rsidP="00674C8A">
      <w:pPr>
        <w:spacing w:line="600" w:lineRule="auto"/>
        <w:jc w:val="left"/>
        <w:rPr>
          <w:ins w:id="10696" w:author="UTENTE" w:date="2020-06-30T18:44:00Z"/>
          <w:rFonts w:ascii="Calibri" w:eastAsia="Calibri" w:hAnsi="Calibri" w:cs="Times New Roman"/>
        </w:rPr>
      </w:pPr>
      <w:ins w:id="10697" w:author="UTENTE" w:date="2020-06-30T18:44:00Z">
        <w:r w:rsidRPr="00674C8A">
          <w:rPr>
            <w:rFonts w:ascii="Calibri" w:eastAsia="Calibri" w:hAnsi="Calibri" w:cs="Times New Roman"/>
          </w:rPr>
          <w:t>620.</w:t>
        </w:r>
        <w:r w:rsidRPr="00674C8A">
          <w:rPr>
            <w:rFonts w:ascii="Calibri" w:eastAsia="Calibri" w:hAnsi="Calibri" w:cs="Times New Roman"/>
          </w:rPr>
          <w:tab/>
          <w:t>new "Aspetta la prossima volta"</w:t>
        </w:r>
      </w:ins>
    </w:p>
    <w:p w14:paraId="0F211C34" w14:textId="77777777" w:rsidR="00674C8A" w:rsidRPr="00674C8A" w:rsidRDefault="00674C8A" w:rsidP="00674C8A">
      <w:pPr>
        <w:spacing w:line="600" w:lineRule="auto"/>
        <w:jc w:val="left"/>
        <w:rPr>
          <w:ins w:id="10698" w:author="UTENTE" w:date="2020-06-30T18:44:00Z"/>
          <w:rFonts w:ascii="Calibri" w:eastAsia="Calibri" w:hAnsi="Calibri" w:cs="Times New Roman"/>
        </w:rPr>
      </w:pPr>
      <w:ins w:id="10699" w:author="UTENTE" w:date="2020-06-30T18:44:00Z">
        <w:r w:rsidRPr="00674C8A">
          <w:rPr>
            <w:rFonts w:ascii="Calibri" w:eastAsia="Calibri" w:hAnsi="Calibri" w:cs="Times New Roman"/>
          </w:rPr>
          <w:t>621.</w:t>
        </w:r>
        <w:r w:rsidRPr="00674C8A">
          <w:rPr>
            <w:rFonts w:ascii="Calibri" w:eastAsia="Calibri" w:hAnsi="Calibri" w:cs="Times New Roman"/>
          </w:rPr>
          <w:tab/>
          <w:t>new "Aspetta la prossima volta (sbloccato)"</w:t>
        </w:r>
      </w:ins>
    </w:p>
    <w:p w14:paraId="0443ABA5" w14:textId="77777777" w:rsidR="00674C8A" w:rsidRPr="00674C8A" w:rsidRDefault="00674C8A" w:rsidP="00674C8A">
      <w:pPr>
        <w:spacing w:line="600" w:lineRule="auto"/>
        <w:jc w:val="left"/>
        <w:rPr>
          <w:ins w:id="10700" w:author="UTENTE" w:date="2020-06-30T18:44:00Z"/>
          <w:rFonts w:ascii="Calibri" w:eastAsia="Calibri" w:hAnsi="Calibri" w:cs="Times New Roman"/>
        </w:rPr>
      </w:pPr>
      <w:ins w:id="10701" w:author="UTENTE" w:date="2020-06-30T18:44:00Z">
        <w:r w:rsidRPr="00674C8A">
          <w:rPr>
            <w:rFonts w:ascii="Calibri" w:eastAsia="Calibri" w:hAnsi="Calibri" w:cs="Times New Roman"/>
          </w:rPr>
          <w:t>622.</w:t>
        </w:r>
        <w:r w:rsidRPr="00674C8A">
          <w:rPr>
            <w:rFonts w:ascii="Calibri" w:eastAsia="Calibri" w:hAnsi="Calibri" w:cs="Times New Roman"/>
          </w:rPr>
          <w:tab/>
          <w:t>mcp "\"Beh… Sono ancora abbastanza incazzato con te, però…"</w:t>
        </w:r>
      </w:ins>
    </w:p>
    <w:p w14:paraId="331C879F" w14:textId="77777777" w:rsidR="00674C8A" w:rsidRPr="00674C8A" w:rsidRDefault="00674C8A" w:rsidP="00674C8A">
      <w:pPr>
        <w:spacing w:line="600" w:lineRule="auto"/>
        <w:jc w:val="left"/>
        <w:rPr>
          <w:ins w:id="10702" w:author="UTENTE" w:date="2020-06-30T18:44:00Z"/>
          <w:rFonts w:ascii="Calibri" w:eastAsia="Calibri" w:hAnsi="Calibri" w:cs="Times New Roman"/>
        </w:rPr>
      </w:pPr>
      <w:ins w:id="10703" w:author="UTENTE" w:date="2020-06-30T18:44:00Z">
        <w:r w:rsidRPr="00674C8A">
          <w:rPr>
            <w:rFonts w:ascii="Calibri" w:eastAsia="Calibri" w:hAnsi="Calibri" w:cs="Times New Roman"/>
          </w:rPr>
          <w:t>623.</w:t>
        </w:r>
        <w:r w:rsidRPr="00674C8A">
          <w:rPr>
            <w:rFonts w:ascii="Calibri" w:eastAsia="Calibri" w:hAnsi="Calibri" w:cs="Times New Roman"/>
          </w:rPr>
          <w:tab/>
          <w:t>mcp "\"È stato… piuttosto piacevole anche per me.\""</w:t>
        </w:r>
      </w:ins>
    </w:p>
    <w:p w14:paraId="688BBED1" w14:textId="77777777" w:rsidR="00674C8A" w:rsidRPr="00674C8A" w:rsidRDefault="00674C8A" w:rsidP="00674C8A">
      <w:pPr>
        <w:spacing w:line="600" w:lineRule="auto"/>
        <w:jc w:val="left"/>
        <w:rPr>
          <w:ins w:id="10704" w:author="UTENTE" w:date="2020-06-30T18:44:00Z"/>
          <w:rFonts w:ascii="Calibri" w:eastAsia="Calibri" w:hAnsi="Calibri" w:cs="Times New Roman"/>
        </w:rPr>
      </w:pPr>
      <w:ins w:id="10705" w:author="UTENTE" w:date="2020-06-30T18:44:00Z">
        <w:r w:rsidRPr="00674C8A">
          <w:rPr>
            <w:rFonts w:ascii="Calibri" w:eastAsia="Calibri" w:hAnsi="Calibri" w:cs="Times New Roman"/>
          </w:rPr>
          <w:t>624.</w:t>
        </w:r>
        <w:r w:rsidRPr="00674C8A">
          <w:rPr>
            <w:rFonts w:ascii="Calibri" w:eastAsia="Calibri" w:hAnsi="Calibri" w:cs="Times New Roman"/>
          </w:rPr>
          <w:tab/>
          <w:t>mcp "\"Non ci posso credere che lo sto dicendo davvero, ma è stata… una delle cose più intense che io abbia mai provato.\""</w:t>
        </w:r>
      </w:ins>
    </w:p>
    <w:p w14:paraId="542452E2" w14:textId="77777777" w:rsidR="00674C8A" w:rsidRPr="00674C8A" w:rsidRDefault="00674C8A" w:rsidP="00674C8A">
      <w:pPr>
        <w:spacing w:line="600" w:lineRule="auto"/>
        <w:jc w:val="left"/>
        <w:rPr>
          <w:ins w:id="10706" w:author="UTENTE" w:date="2020-06-30T18:44:00Z"/>
          <w:rFonts w:ascii="Calibri" w:eastAsia="Calibri" w:hAnsi="Calibri" w:cs="Times New Roman"/>
        </w:rPr>
      </w:pPr>
      <w:ins w:id="10707" w:author="UTENTE" w:date="2020-06-30T18:44:00Z">
        <w:r w:rsidRPr="00674C8A">
          <w:rPr>
            <w:rFonts w:ascii="Calibri" w:eastAsia="Calibri" w:hAnsi="Calibri" w:cs="Times New Roman"/>
          </w:rPr>
          <w:t>625.</w:t>
        </w:r>
        <w:r w:rsidRPr="00674C8A">
          <w:rPr>
            <w:rFonts w:ascii="Calibri" w:eastAsia="Calibri" w:hAnsi="Calibri" w:cs="Times New Roman"/>
          </w:rPr>
          <w:tab/>
          <w:t>r "\"…\""</w:t>
        </w:r>
      </w:ins>
    </w:p>
    <w:p w14:paraId="108C84B7" w14:textId="77777777" w:rsidR="00674C8A" w:rsidRPr="00674C8A" w:rsidRDefault="00674C8A" w:rsidP="00674C8A">
      <w:pPr>
        <w:spacing w:line="600" w:lineRule="auto"/>
        <w:jc w:val="left"/>
        <w:rPr>
          <w:ins w:id="10708" w:author="UTENTE" w:date="2020-06-30T18:44:00Z"/>
          <w:rFonts w:ascii="Calibri" w:eastAsia="Calibri" w:hAnsi="Calibri" w:cs="Times New Roman"/>
        </w:rPr>
      </w:pPr>
      <w:ins w:id="10709" w:author="UTENTE" w:date="2020-06-30T18:44:00Z">
        <w:r w:rsidRPr="00674C8A">
          <w:rPr>
            <w:rFonts w:ascii="Calibri" w:eastAsia="Calibri" w:hAnsi="Calibri" w:cs="Times New Roman"/>
          </w:rPr>
          <w:t>626.</w:t>
        </w:r>
        <w:r w:rsidRPr="00674C8A">
          <w:rPr>
            <w:rFonts w:ascii="Calibri" w:eastAsia="Calibri" w:hAnsi="Calibri" w:cs="Times New Roman"/>
          </w:rPr>
          <w:tab/>
          <w:t>n "Gli occhi di Rex si illuminano, e uno sorrisetto entusiasta gli si dipinge in viso, mostrando i suoi canini."</w:t>
        </w:r>
      </w:ins>
    </w:p>
    <w:p w14:paraId="79CC276F" w14:textId="77777777" w:rsidR="00674C8A" w:rsidRPr="00674C8A" w:rsidRDefault="00674C8A" w:rsidP="00674C8A">
      <w:pPr>
        <w:spacing w:line="600" w:lineRule="auto"/>
        <w:jc w:val="left"/>
        <w:rPr>
          <w:ins w:id="10710" w:author="UTENTE" w:date="2020-06-30T18:44:00Z"/>
          <w:rFonts w:ascii="Calibri" w:eastAsia="Calibri" w:hAnsi="Calibri" w:cs="Times New Roman"/>
        </w:rPr>
      </w:pPr>
      <w:ins w:id="10711" w:author="UTENTE" w:date="2020-06-30T18:44:00Z">
        <w:r w:rsidRPr="00674C8A">
          <w:rPr>
            <w:rFonts w:ascii="Calibri" w:eastAsia="Calibri" w:hAnsi="Calibri" w:cs="Times New Roman"/>
          </w:rPr>
          <w:t>627.</w:t>
        </w:r>
        <w:r w:rsidRPr="00674C8A">
          <w:rPr>
            <w:rFonts w:ascii="Calibri" w:eastAsia="Calibri" w:hAnsi="Calibri" w:cs="Times New Roman"/>
          </w:rPr>
          <w:tab/>
          <w:t>r "\"Ovviamente!\""</w:t>
        </w:r>
      </w:ins>
    </w:p>
    <w:p w14:paraId="2811CE0E" w14:textId="77777777" w:rsidR="00674C8A" w:rsidRPr="00674C8A" w:rsidRDefault="00674C8A" w:rsidP="00674C8A">
      <w:pPr>
        <w:spacing w:line="600" w:lineRule="auto"/>
        <w:jc w:val="left"/>
        <w:rPr>
          <w:ins w:id="10712" w:author="UTENTE" w:date="2020-06-30T18:44:00Z"/>
          <w:rFonts w:ascii="Calibri" w:eastAsia="Calibri" w:hAnsi="Calibri" w:cs="Times New Roman"/>
        </w:rPr>
      </w:pPr>
      <w:ins w:id="10713" w:author="UTENTE" w:date="2020-06-30T18:44:00Z">
        <w:r w:rsidRPr="00674C8A">
          <w:rPr>
            <w:rFonts w:ascii="Calibri" w:eastAsia="Calibri" w:hAnsi="Calibri" w:cs="Times New Roman"/>
          </w:rPr>
          <w:t>628.</w:t>
        </w:r>
        <w:r w:rsidRPr="00674C8A">
          <w:rPr>
            <w:rFonts w:ascii="Calibri" w:eastAsia="Calibri" w:hAnsi="Calibri" w:cs="Times New Roman"/>
          </w:rPr>
          <w:tab/>
          <w:t>r "\"Faccio tutto con molta calma così che tu non svenga subito. È fantastico, vero?\""</w:t>
        </w:r>
      </w:ins>
    </w:p>
    <w:p w14:paraId="4E1AA4F5" w14:textId="77777777" w:rsidR="00674C8A" w:rsidRPr="00674C8A" w:rsidRDefault="00674C8A" w:rsidP="00674C8A">
      <w:pPr>
        <w:spacing w:line="600" w:lineRule="auto"/>
        <w:jc w:val="left"/>
        <w:rPr>
          <w:ins w:id="10714" w:author="UTENTE" w:date="2020-06-30T18:44:00Z"/>
          <w:rFonts w:ascii="Calibri" w:eastAsia="Calibri" w:hAnsi="Calibri" w:cs="Times New Roman"/>
        </w:rPr>
      </w:pPr>
      <w:ins w:id="10715" w:author="UTENTE" w:date="2020-06-30T18:44:00Z">
        <w:r w:rsidRPr="00674C8A">
          <w:rPr>
            <w:rFonts w:ascii="Calibri" w:eastAsia="Calibri" w:hAnsi="Calibri" w:cs="Times New Roman"/>
          </w:rPr>
          <w:t>629.</w:t>
        </w:r>
        <w:r w:rsidRPr="00674C8A">
          <w:rPr>
            <w:rFonts w:ascii="Calibri" w:eastAsia="Calibri" w:hAnsi="Calibri" w:cs="Times New Roman"/>
          </w:rPr>
          <w:tab/>
          <w:t>r "\"Cazzo, amico, i suoni che stavi facendo, poi… sono bastati pochi secondi per farti eccit-\""</w:t>
        </w:r>
      </w:ins>
    </w:p>
    <w:p w14:paraId="6F373BD8" w14:textId="77777777" w:rsidR="00674C8A" w:rsidRPr="00674C8A" w:rsidRDefault="00674C8A" w:rsidP="00674C8A">
      <w:pPr>
        <w:spacing w:line="600" w:lineRule="auto"/>
        <w:jc w:val="left"/>
        <w:rPr>
          <w:ins w:id="10716" w:author="UTENTE" w:date="2020-06-30T18:44:00Z"/>
          <w:rFonts w:ascii="Calibri" w:eastAsia="Calibri" w:hAnsi="Calibri" w:cs="Times New Roman"/>
          <w:lang w:val="en-US"/>
        </w:rPr>
      </w:pPr>
      <w:ins w:id="10717" w:author="UTENTE" w:date="2020-06-30T18:44:00Z">
        <w:r w:rsidRPr="00674C8A">
          <w:rPr>
            <w:rFonts w:ascii="Calibri" w:eastAsia="Calibri" w:hAnsi="Calibri" w:cs="Times New Roman"/>
            <w:lang w:val="en-US"/>
          </w:rPr>
          <w:t>630.</w:t>
        </w:r>
        <w:r w:rsidRPr="00674C8A">
          <w:rPr>
            <w:rFonts w:ascii="Calibri" w:eastAsia="Calibri" w:hAnsi="Calibri" w:cs="Times New Roman"/>
            <w:lang w:val="en-US"/>
          </w:rPr>
          <w:tab/>
          <w:t>mcp "\"Sìsì, ho presente.\"" </w:t>
        </w:r>
        <w:r w:rsidRPr="00674C8A">
          <w:rPr>
            <w:rFonts w:ascii="Calibri" w:eastAsia="Calibri" w:hAnsi="Calibri" w:cs="Times New Roman"/>
            <w:lang w:val="en-US"/>
          </w:rPr>
          <w:br w:type="page"/>
        </w:r>
      </w:ins>
    </w:p>
    <w:p w14:paraId="34FFBC70" w14:textId="77777777" w:rsidR="00674C8A" w:rsidRPr="00674C8A" w:rsidRDefault="00674C8A" w:rsidP="00674C8A">
      <w:pPr>
        <w:spacing w:line="600" w:lineRule="auto"/>
        <w:jc w:val="left"/>
        <w:rPr>
          <w:ins w:id="10718" w:author="UTENTE" w:date="2020-06-30T18:44:00Z"/>
          <w:rFonts w:ascii="Calibri" w:eastAsia="Calibri" w:hAnsi="Calibri" w:cs="Times New Roman"/>
          <w:lang w:val="en-US"/>
        </w:rPr>
      </w:pPr>
      <w:ins w:id="10719" w:author="UTENTE" w:date="2020-06-30T18:44:00Z">
        <w:r w:rsidRPr="00674C8A">
          <w:rPr>
            <w:rFonts w:ascii="Calibri" w:eastAsia="Calibri" w:hAnsi="Calibri" w:cs="Times New Roman"/>
            <w:lang w:val="en-US"/>
          </w:rPr>
          <w:lastRenderedPageBreak/>
          <w:t>631.</w:t>
        </w:r>
        <w:r w:rsidRPr="00674C8A">
          <w:rPr>
            <w:rFonts w:ascii="Calibri" w:eastAsia="Calibri" w:hAnsi="Calibri" w:cs="Times New Roman"/>
            <w:lang w:val="en-US"/>
          </w:rPr>
          <w:tab/>
          <w:t>n "I cut Rex off with a sharp glare, hoping my face isn't growing too red."</w:t>
        </w:r>
      </w:ins>
    </w:p>
    <w:p w14:paraId="51ECEEFA" w14:textId="77777777" w:rsidR="00674C8A" w:rsidRPr="00674C8A" w:rsidRDefault="00674C8A" w:rsidP="00674C8A">
      <w:pPr>
        <w:spacing w:line="600" w:lineRule="auto"/>
        <w:jc w:val="left"/>
        <w:rPr>
          <w:ins w:id="10720" w:author="UTENTE" w:date="2020-06-30T18:44:00Z"/>
          <w:rFonts w:ascii="Calibri" w:eastAsia="Calibri" w:hAnsi="Calibri" w:cs="Times New Roman"/>
          <w:lang w:val="en-US"/>
        </w:rPr>
      </w:pPr>
      <w:ins w:id="10721" w:author="UTENTE" w:date="2020-06-30T18:44:00Z">
        <w:r w:rsidRPr="00674C8A">
          <w:rPr>
            <w:rFonts w:ascii="Calibri" w:eastAsia="Calibri" w:hAnsi="Calibri" w:cs="Times New Roman"/>
            <w:lang w:val="en-US"/>
          </w:rPr>
          <w:t>632.</w:t>
        </w:r>
        <w:r w:rsidRPr="00674C8A">
          <w:rPr>
            <w:rFonts w:ascii="Calibri" w:eastAsia="Calibri" w:hAnsi="Calibri" w:cs="Times New Roman"/>
            <w:lang w:val="en-US"/>
          </w:rPr>
          <w:tab/>
          <w:t>n "My memory of last night is still a little hazy, but I think I'm fine with that, for my own pride's sake."</w:t>
        </w:r>
      </w:ins>
    </w:p>
    <w:p w14:paraId="0998C1F1" w14:textId="77777777" w:rsidR="00674C8A" w:rsidRPr="00674C8A" w:rsidRDefault="00674C8A" w:rsidP="00674C8A">
      <w:pPr>
        <w:spacing w:line="600" w:lineRule="auto"/>
        <w:jc w:val="left"/>
        <w:rPr>
          <w:ins w:id="10722" w:author="UTENTE" w:date="2020-06-30T18:44:00Z"/>
          <w:rFonts w:ascii="Calibri" w:eastAsia="Calibri" w:hAnsi="Calibri" w:cs="Times New Roman"/>
          <w:lang w:val="en-US"/>
        </w:rPr>
      </w:pPr>
      <w:ins w:id="10723" w:author="UTENTE" w:date="2020-06-30T18:44:00Z">
        <w:r w:rsidRPr="00674C8A">
          <w:rPr>
            <w:rFonts w:ascii="Calibri" w:eastAsia="Calibri" w:hAnsi="Calibri" w:cs="Times New Roman"/>
            <w:lang w:val="en-US"/>
          </w:rPr>
          <w:t>633.</w:t>
        </w:r>
        <w:r w:rsidRPr="00674C8A">
          <w:rPr>
            <w:rFonts w:ascii="Calibri" w:eastAsia="Calibri" w:hAnsi="Calibri" w:cs="Times New Roman"/>
            <w:lang w:val="en-US"/>
          </w:rPr>
          <w:tab/>
          <w:t>mcp "\"I wish you'd stop looking at me like a piece of meat.\""</w:t>
        </w:r>
      </w:ins>
    </w:p>
    <w:p w14:paraId="4454FB37" w14:textId="77777777" w:rsidR="00674C8A" w:rsidRPr="00674C8A" w:rsidRDefault="00674C8A" w:rsidP="00674C8A">
      <w:pPr>
        <w:spacing w:line="600" w:lineRule="auto"/>
        <w:jc w:val="left"/>
        <w:rPr>
          <w:ins w:id="10724" w:author="UTENTE" w:date="2020-06-30T18:44:00Z"/>
          <w:rFonts w:ascii="Calibri" w:eastAsia="Calibri" w:hAnsi="Calibri" w:cs="Times New Roman"/>
          <w:lang w:val="en-US"/>
        </w:rPr>
      </w:pPr>
      <w:ins w:id="10725" w:author="UTENTE" w:date="2020-06-30T18:44:00Z">
        <w:r w:rsidRPr="00674C8A">
          <w:rPr>
            <w:rFonts w:ascii="Calibri" w:eastAsia="Calibri" w:hAnsi="Calibri" w:cs="Times New Roman"/>
            <w:lang w:val="en-US"/>
          </w:rPr>
          <w:t>634.</w:t>
        </w:r>
        <w:r w:rsidRPr="00674C8A">
          <w:rPr>
            <w:rFonts w:ascii="Calibri" w:eastAsia="Calibri" w:hAnsi="Calibri" w:cs="Times New Roman"/>
            <w:lang w:val="en-US"/>
          </w:rPr>
          <w:tab/>
          <w:t>mcp "\"If you wanna be friends, it's gonna be real hard with you treating me as a meal that can talk.\""</w:t>
        </w:r>
      </w:ins>
    </w:p>
    <w:p w14:paraId="0B363D75" w14:textId="77777777" w:rsidR="00674C8A" w:rsidRPr="00674C8A" w:rsidRDefault="00674C8A" w:rsidP="00674C8A">
      <w:pPr>
        <w:spacing w:line="600" w:lineRule="auto"/>
        <w:jc w:val="left"/>
        <w:rPr>
          <w:ins w:id="10726" w:author="UTENTE" w:date="2020-06-30T18:44:00Z"/>
          <w:rFonts w:ascii="Calibri" w:eastAsia="Calibri" w:hAnsi="Calibri" w:cs="Times New Roman"/>
          <w:lang w:val="en-US"/>
        </w:rPr>
      </w:pPr>
      <w:ins w:id="10727" w:author="UTENTE" w:date="2020-06-30T18:44:00Z">
        <w:r w:rsidRPr="00674C8A">
          <w:rPr>
            <w:rFonts w:ascii="Calibri" w:eastAsia="Calibri" w:hAnsi="Calibri" w:cs="Times New Roman"/>
            <w:lang w:val="en-US"/>
          </w:rPr>
          <w:t>635.</w:t>
        </w:r>
        <w:r w:rsidRPr="00674C8A">
          <w:rPr>
            <w:rFonts w:ascii="Calibri" w:eastAsia="Calibri" w:hAnsi="Calibri" w:cs="Times New Roman"/>
            <w:lang w:val="en-US"/>
          </w:rPr>
          <w:tab/>
          <w:t>r "\"…\""</w:t>
        </w:r>
      </w:ins>
    </w:p>
    <w:p w14:paraId="3AE06821" w14:textId="77777777" w:rsidR="00674C8A" w:rsidRPr="00674C8A" w:rsidRDefault="00674C8A" w:rsidP="00674C8A">
      <w:pPr>
        <w:spacing w:line="600" w:lineRule="auto"/>
        <w:jc w:val="left"/>
        <w:rPr>
          <w:ins w:id="10728" w:author="UTENTE" w:date="2020-06-30T18:44:00Z"/>
          <w:rFonts w:ascii="Calibri" w:eastAsia="Calibri" w:hAnsi="Calibri" w:cs="Times New Roman"/>
          <w:lang w:val="en-US"/>
        </w:rPr>
      </w:pPr>
      <w:ins w:id="10729" w:author="UTENTE" w:date="2020-06-30T18:44:00Z">
        <w:r w:rsidRPr="00674C8A">
          <w:rPr>
            <w:rFonts w:ascii="Calibri" w:eastAsia="Calibri" w:hAnsi="Calibri" w:cs="Times New Roman"/>
            <w:lang w:val="en-US"/>
          </w:rPr>
          <w:t>636.</w:t>
        </w:r>
        <w:r w:rsidRPr="00674C8A">
          <w:rPr>
            <w:rFonts w:ascii="Calibri" w:eastAsia="Calibri" w:hAnsi="Calibri" w:cs="Times New Roman"/>
            <w:lang w:val="en-US"/>
          </w:rPr>
          <w:tab/>
          <w:t>n "Rex pulls a face at my irritated comment, like a scolded child who knows they've done something bad."</w:t>
        </w:r>
      </w:ins>
    </w:p>
    <w:p w14:paraId="4E077D6C" w14:textId="77777777" w:rsidR="00674C8A" w:rsidRPr="00674C8A" w:rsidRDefault="00674C8A" w:rsidP="00674C8A">
      <w:pPr>
        <w:spacing w:line="600" w:lineRule="auto"/>
        <w:jc w:val="left"/>
        <w:rPr>
          <w:ins w:id="10730" w:author="UTENTE" w:date="2020-06-30T18:44:00Z"/>
          <w:rFonts w:ascii="Calibri" w:eastAsia="Calibri" w:hAnsi="Calibri" w:cs="Times New Roman"/>
          <w:lang w:val="en-US"/>
        </w:rPr>
      </w:pPr>
      <w:ins w:id="10731" w:author="UTENTE" w:date="2020-06-30T18:44:00Z">
        <w:r w:rsidRPr="00674C8A">
          <w:rPr>
            <w:rFonts w:ascii="Calibri" w:eastAsia="Calibri" w:hAnsi="Calibri" w:cs="Times New Roman"/>
            <w:lang w:val="en-US"/>
          </w:rPr>
          <w:t>637.</w:t>
        </w:r>
        <w:r w:rsidRPr="00674C8A">
          <w:rPr>
            <w:rFonts w:ascii="Calibri" w:eastAsia="Calibri" w:hAnsi="Calibri" w:cs="Times New Roman"/>
            <w:lang w:val="en-US"/>
          </w:rPr>
          <w:tab/>
          <w:t>r "\"Well, I mean, it's kinda hard for a cat to just be chill around a mouse… but whatever you say, boss.\""</w:t>
        </w:r>
      </w:ins>
    </w:p>
    <w:p w14:paraId="1063845C" w14:textId="77777777" w:rsidR="00674C8A" w:rsidRPr="00674C8A" w:rsidRDefault="00674C8A" w:rsidP="00674C8A">
      <w:pPr>
        <w:spacing w:line="600" w:lineRule="auto"/>
        <w:jc w:val="left"/>
        <w:rPr>
          <w:ins w:id="10732" w:author="UTENTE" w:date="2020-06-30T18:44:00Z"/>
          <w:rFonts w:ascii="Calibri" w:eastAsia="Calibri" w:hAnsi="Calibri" w:cs="Times New Roman"/>
          <w:lang w:val="en-US"/>
        </w:rPr>
      </w:pPr>
      <w:ins w:id="10733" w:author="UTENTE" w:date="2020-06-30T18:44:00Z">
        <w:r w:rsidRPr="00674C8A">
          <w:rPr>
            <w:rFonts w:ascii="Calibri" w:eastAsia="Calibri" w:hAnsi="Calibri" w:cs="Times New Roman"/>
            <w:lang w:val="en-US"/>
          </w:rPr>
          <w:t>638.</w:t>
        </w:r>
        <w:r w:rsidRPr="00674C8A">
          <w:rPr>
            <w:rFonts w:ascii="Calibri" w:eastAsia="Calibri" w:hAnsi="Calibri" w:cs="Times New Roman"/>
            <w:lang w:val="en-US"/>
          </w:rPr>
          <w:tab/>
          <w:t>n "His sulky response makes me heave a sigh."</w:t>
        </w:r>
      </w:ins>
    </w:p>
    <w:p w14:paraId="54D97505" w14:textId="77777777" w:rsidR="00674C8A" w:rsidRPr="00674C8A" w:rsidRDefault="00674C8A" w:rsidP="00674C8A">
      <w:pPr>
        <w:spacing w:line="600" w:lineRule="auto"/>
        <w:jc w:val="left"/>
        <w:rPr>
          <w:ins w:id="10734" w:author="UTENTE" w:date="2020-06-30T18:44:00Z"/>
          <w:rFonts w:ascii="Calibri" w:eastAsia="Calibri" w:hAnsi="Calibri" w:cs="Times New Roman"/>
          <w:lang w:val="en-US"/>
        </w:rPr>
      </w:pPr>
      <w:ins w:id="10735" w:author="UTENTE" w:date="2020-06-30T18:44:00Z">
        <w:r w:rsidRPr="00674C8A">
          <w:rPr>
            <w:rFonts w:ascii="Calibri" w:eastAsia="Calibri" w:hAnsi="Calibri" w:cs="Times New Roman"/>
            <w:lang w:val="en-US"/>
          </w:rPr>
          <w:t>639.</w:t>
        </w:r>
        <w:r w:rsidRPr="00674C8A">
          <w:rPr>
            <w:rFonts w:ascii="Calibri" w:eastAsia="Calibri" w:hAnsi="Calibri" w:cs="Times New Roman"/>
            <w:lang w:val="en-US"/>
          </w:rPr>
          <w:tab/>
          <w:t>n "I guess it {i}is{/i} probably instinct for him, so I can't be that angry – although I wish he'd have a little more restraint."</w:t>
        </w:r>
      </w:ins>
    </w:p>
    <w:p w14:paraId="356B121D" w14:textId="77777777" w:rsidR="00674C8A" w:rsidRPr="00674C8A" w:rsidRDefault="00674C8A" w:rsidP="00674C8A">
      <w:pPr>
        <w:spacing w:line="600" w:lineRule="auto"/>
        <w:jc w:val="left"/>
        <w:rPr>
          <w:ins w:id="10736" w:author="UTENTE" w:date="2020-06-30T18:44:00Z"/>
          <w:rFonts w:ascii="Calibri" w:eastAsia="Calibri" w:hAnsi="Calibri" w:cs="Times New Roman"/>
          <w:lang w:val="en-US"/>
        </w:rPr>
      </w:pPr>
      <w:ins w:id="10737" w:author="UTENTE" w:date="2020-06-30T18:44:00Z">
        <w:r w:rsidRPr="00674C8A">
          <w:rPr>
            <w:rFonts w:ascii="Calibri" w:eastAsia="Calibri" w:hAnsi="Calibri" w:cs="Times New Roman"/>
            <w:lang w:val="en-US"/>
          </w:rPr>
          <w:t>640.</w:t>
        </w:r>
        <w:r w:rsidRPr="00674C8A">
          <w:rPr>
            <w:rFonts w:ascii="Calibri" w:eastAsia="Calibri" w:hAnsi="Calibri" w:cs="Times New Roman"/>
            <w:lang w:val="en-US"/>
          </w:rPr>
          <w:tab/>
          <w:t>n "I reach out and grab the front of Rex's shirt, pulling him closer."</w:t>
        </w:r>
      </w:ins>
    </w:p>
    <w:p w14:paraId="67A2BF72" w14:textId="77777777" w:rsidR="00674C8A" w:rsidRPr="00674C8A" w:rsidRDefault="00674C8A" w:rsidP="00674C8A">
      <w:pPr>
        <w:spacing w:line="600" w:lineRule="auto"/>
        <w:jc w:val="left"/>
        <w:rPr>
          <w:ins w:id="10738" w:author="UTENTE" w:date="2020-06-30T18:44:00Z"/>
          <w:rFonts w:ascii="Calibri" w:eastAsia="Calibri" w:hAnsi="Calibri" w:cs="Times New Roman"/>
          <w:lang w:val="en-US"/>
        </w:rPr>
      </w:pPr>
      <w:ins w:id="10739" w:author="UTENTE" w:date="2020-06-30T18:44:00Z">
        <w:r w:rsidRPr="00674C8A">
          <w:rPr>
            <w:rFonts w:ascii="Calibri" w:eastAsia="Calibri" w:hAnsi="Calibri" w:cs="Times New Roman"/>
            <w:lang w:val="en-US"/>
          </w:rPr>
          <w:t>641.</w:t>
        </w:r>
        <w:r w:rsidRPr="00674C8A">
          <w:rPr>
            <w:rFonts w:ascii="Calibri" w:eastAsia="Calibri" w:hAnsi="Calibri" w:cs="Times New Roman"/>
            <w:lang w:val="en-US"/>
          </w:rPr>
          <w:tab/>
          <w:t>mcp "\"The next time you try to bite me, you'd better watch out…\""</w:t>
        </w:r>
      </w:ins>
    </w:p>
    <w:p w14:paraId="69975B3E" w14:textId="77777777" w:rsidR="00674C8A" w:rsidRPr="00674C8A" w:rsidRDefault="00674C8A" w:rsidP="00674C8A">
      <w:pPr>
        <w:spacing w:line="600" w:lineRule="auto"/>
        <w:jc w:val="left"/>
        <w:rPr>
          <w:ins w:id="10740" w:author="UTENTE" w:date="2020-06-30T18:44:00Z"/>
          <w:rFonts w:ascii="Calibri" w:eastAsia="Calibri" w:hAnsi="Calibri" w:cs="Times New Roman"/>
          <w:lang w:val="en-US"/>
        </w:rPr>
      </w:pPr>
      <w:ins w:id="10741" w:author="UTENTE" w:date="2020-06-30T18:44:00Z">
        <w:r w:rsidRPr="00674C8A">
          <w:rPr>
            <w:rFonts w:ascii="Calibri" w:eastAsia="Calibri" w:hAnsi="Calibri" w:cs="Times New Roman"/>
            <w:lang w:val="en-US"/>
          </w:rPr>
          <w:t>642.</w:t>
        </w:r>
        <w:r w:rsidRPr="00674C8A">
          <w:rPr>
            <w:rFonts w:ascii="Calibri" w:eastAsia="Calibri" w:hAnsi="Calibri" w:cs="Times New Roman"/>
            <w:lang w:val="en-US"/>
          </w:rPr>
          <w:tab/>
          <w:t>mcp "\"I might just bite you back. You're probably into that kinda thing, though, huh?\""</w:t>
        </w:r>
      </w:ins>
    </w:p>
    <w:p w14:paraId="6E9449C3" w14:textId="77777777" w:rsidR="00674C8A" w:rsidRPr="00674C8A" w:rsidRDefault="00674C8A" w:rsidP="00674C8A">
      <w:pPr>
        <w:spacing w:line="600" w:lineRule="auto"/>
        <w:jc w:val="left"/>
        <w:rPr>
          <w:ins w:id="10742" w:author="UTENTE" w:date="2020-06-30T18:44:00Z"/>
          <w:rFonts w:ascii="Calibri" w:eastAsia="Calibri" w:hAnsi="Calibri" w:cs="Times New Roman"/>
          <w:rPrChange w:id="10743" w:author="UTENTE" w:date="2020-06-30T18:44:00Z">
            <w:rPr>
              <w:ins w:id="10744" w:author="UTENTE" w:date="2020-06-30T18:44:00Z"/>
              <w:rFonts w:ascii="Calibri" w:eastAsia="Calibri" w:hAnsi="Calibri" w:cs="Times New Roman"/>
              <w:lang w:val="en-US"/>
            </w:rPr>
          </w:rPrChange>
        </w:rPr>
      </w:pPr>
      <w:ins w:id="10745" w:author="UTENTE" w:date="2020-06-30T18:44:00Z">
        <w:r w:rsidRPr="00674C8A">
          <w:rPr>
            <w:rFonts w:ascii="Calibri" w:eastAsia="Calibri" w:hAnsi="Calibri" w:cs="Times New Roman"/>
            <w:rPrChange w:id="10746" w:author="UTENTE" w:date="2020-06-30T18:44:00Z">
              <w:rPr>
                <w:rFonts w:ascii="Calibri" w:eastAsia="Calibri" w:hAnsi="Calibri" w:cs="Times New Roman"/>
                <w:lang w:val="en-US"/>
              </w:rPr>
            </w:rPrChange>
          </w:rPr>
          <w:t>643.</w:t>
        </w:r>
        <w:r w:rsidRPr="00674C8A">
          <w:rPr>
            <w:rFonts w:ascii="Calibri" w:eastAsia="Calibri" w:hAnsi="Calibri" w:cs="Times New Roman"/>
            <w:rPrChange w:id="10747" w:author="UTENTE" w:date="2020-06-30T18:44:00Z">
              <w:rPr>
                <w:rFonts w:ascii="Calibri" w:eastAsia="Calibri" w:hAnsi="Calibri" w:cs="Times New Roman"/>
                <w:lang w:val="en-US"/>
              </w:rPr>
            </w:rPrChange>
          </w:rPr>
          <w:tab/>
          <w:t>r "\"…\"" </w:t>
        </w:r>
        <w:r w:rsidRPr="00674C8A">
          <w:rPr>
            <w:rFonts w:ascii="Calibri" w:eastAsia="Calibri" w:hAnsi="Calibri" w:cs="Times New Roman"/>
            <w:rPrChange w:id="10748" w:author="UTENTE" w:date="2020-06-30T18:44:00Z">
              <w:rPr>
                <w:rFonts w:ascii="Calibri" w:eastAsia="Calibri" w:hAnsi="Calibri" w:cs="Times New Roman"/>
                <w:lang w:val="en-US"/>
              </w:rPr>
            </w:rPrChange>
          </w:rPr>
          <w:br w:type="page"/>
        </w:r>
      </w:ins>
    </w:p>
    <w:p w14:paraId="49DEC1CA" w14:textId="77777777" w:rsidR="00674C8A" w:rsidRPr="00674C8A" w:rsidRDefault="00674C8A" w:rsidP="00674C8A">
      <w:pPr>
        <w:spacing w:line="600" w:lineRule="auto"/>
        <w:jc w:val="left"/>
        <w:rPr>
          <w:ins w:id="10749" w:author="UTENTE" w:date="2020-06-30T18:44:00Z"/>
          <w:rFonts w:ascii="Calibri" w:eastAsia="Calibri" w:hAnsi="Calibri" w:cs="Times New Roman"/>
        </w:rPr>
      </w:pPr>
      <w:ins w:id="10750" w:author="UTENTE" w:date="2020-06-30T18:44:00Z">
        <w:r w:rsidRPr="00674C8A">
          <w:rPr>
            <w:rFonts w:ascii="Calibri" w:eastAsia="Calibri" w:hAnsi="Calibri" w:cs="Times New Roman"/>
          </w:rPr>
          <w:lastRenderedPageBreak/>
          <w:t>631.</w:t>
        </w:r>
        <w:r w:rsidRPr="00674C8A">
          <w:rPr>
            <w:rFonts w:ascii="Calibri" w:eastAsia="Calibri" w:hAnsi="Calibri" w:cs="Times New Roman"/>
          </w:rPr>
          <w:tab/>
          <w:t>n "Interrompo Rex con un'occhiataccia, sperando che la mia faccia non fosse troppo rossa."</w:t>
        </w:r>
      </w:ins>
    </w:p>
    <w:p w14:paraId="01BD3748" w14:textId="77777777" w:rsidR="00674C8A" w:rsidRPr="00674C8A" w:rsidRDefault="00674C8A" w:rsidP="00674C8A">
      <w:pPr>
        <w:spacing w:line="600" w:lineRule="auto"/>
        <w:jc w:val="left"/>
        <w:rPr>
          <w:ins w:id="10751" w:author="UTENTE" w:date="2020-06-30T18:44:00Z"/>
          <w:rFonts w:ascii="Calibri" w:eastAsia="Calibri" w:hAnsi="Calibri" w:cs="Times New Roman"/>
        </w:rPr>
      </w:pPr>
      <w:ins w:id="10752" w:author="UTENTE" w:date="2020-06-30T18:44:00Z">
        <w:r w:rsidRPr="00674C8A">
          <w:rPr>
            <w:rFonts w:ascii="Calibri" w:eastAsia="Calibri" w:hAnsi="Calibri" w:cs="Times New Roman"/>
          </w:rPr>
          <w:t>632.</w:t>
        </w:r>
        <w:r w:rsidRPr="00674C8A">
          <w:rPr>
            <w:rFonts w:ascii="Calibri" w:eastAsia="Calibri" w:hAnsi="Calibri" w:cs="Times New Roman"/>
          </w:rPr>
          <w:tab/>
          <w:t>n "I miei ricordi della scorsa notte sono ancora abbastanza annebbiati, ma penso che mi vada bene così, per il bene della mia dignità."</w:t>
        </w:r>
      </w:ins>
    </w:p>
    <w:p w14:paraId="52FE70EA" w14:textId="77777777" w:rsidR="00674C8A" w:rsidRPr="00674C8A" w:rsidRDefault="00674C8A" w:rsidP="00674C8A">
      <w:pPr>
        <w:spacing w:line="600" w:lineRule="auto"/>
        <w:jc w:val="left"/>
        <w:rPr>
          <w:ins w:id="10753" w:author="UTENTE" w:date="2020-06-30T18:44:00Z"/>
          <w:rFonts w:ascii="Calibri" w:eastAsia="Calibri" w:hAnsi="Calibri" w:cs="Times New Roman"/>
        </w:rPr>
      </w:pPr>
      <w:ins w:id="10754" w:author="UTENTE" w:date="2020-06-30T18:44:00Z">
        <w:r w:rsidRPr="00674C8A">
          <w:rPr>
            <w:rFonts w:ascii="Calibri" w:eastAsia="Calibri" w:hAnsi="Calibri" w:cs="Times New Roman"/>
          </w:rPr>
          <w:t>633.</w:t>
        </w:r>
        <w:r w:rsidRPr="00674C8A">
          <w:rPr>
            <w:rFonts w:ascii="Calibri" w:eastAsia="Calibri" w:hAnsi="Calibri" w:cs="Times New Roman"/>
          </w:rPr>
          <w:tab/>
          <w:t>mcp "\"Mi piacerebbe la smettessi di guardarmi come se fossi un pezzo di carne.\""</w:t>
        </w:r>
      </w:ins>
    </w:p>
    <w:p w14:paraId="063E9DDA" w14:textId="77777777" w:rsidR="00674C8A" w:rsidRPr="00674C8A" w:rsidRDefault="00674C8A" w:rsidP="00674C8A">
      <w:pPr>
        <w:spacing w:line="600" w:lineRule="auto"/>
        <w:jc w:val="left"/>
        <w:rPr>
          <w:ins w:id="10755" w:author="UTENTE" w:date="2020-06-30T18:44:00Z"/>
          <w:rFonts w:ascii="Calibri" w:eastAsia="Calibri" w:hAnsi="Calibri" w:cs="Times New Roman"/>
        </w:rPr>
      </w:pPr>
      <w:ins w:id="10756" w:author="UTENTE" w:date="2020-06-30T18:44:00Z">
        <w:r w:rsidRPr="00674C8A">
          <w:rPr>
            <w:rFonts w:ascii="Calibri" w:eastAsia="Calibri" w:hAnsi="Calibri" w:cs="Times New Roman"/>
          </w:rPr>
          <w:t>634.</w:t>
        </w:r>
        <w:r w:rsidRPr="00674C8A">
          <w:rPr>
            <w:rFonts w:ascii="Calibri" w:eastAsia="Calibri" w:hAnsi="Calibri" w:cs="Times New Roman"/>
          </w:rPr>
          <w:tab/>
          <w:t>mcp "\"Se vuoi essere amici, sarà molto difficile se continui a trattarmi come se fossi la tua cena parlante.\""</w:t>
        </w:r>
      </w:ins>
    </w:p>
    <w:p w14:paraId="2B3A5A56" w14:textId="77777777" w:rsidR="00674C8A" w:rsidRPr="00674C8A" w:rsidRDefault="00674C8A" w:rsidP="00674C8A">
      <w:pPr>
        <w:spacing w:line="600" w:lineRule="auto"/>
        <w:jc w:val="left"/>
        <w:rPr>
          <w:ins w:id="10757" w:author="UTENTE" w:date="2020-06-30T18:44:00Z"/>
          <w:rFonts w:ascii="Calibri" w:eastAsia="Calibri" w:hAnsi="Calibri" w:cs="Times New Roman"/>
        </w:rPr>
      </w:pPr>
      <w:ins w:id="10758" w:author="UTENTE" w:date="2020-06-30T18:44:00Z">
        <w:r w:rsidRPr="00674C8A">
          <w:rPr>
            <w:rFonts w:ascii="Calibri" w:eastAsia="Calibri" w:hAnsi="Calibri" w:cs="Times New Roman"/>
          </w:rPr>
          <w:t>635.</w:t>
        </w:r>
        <w:r w:rsidRPr="00674C8A">
          <w:rPr>
            <w:rFonts w:ascii="Calibri" w:eastAsia="Calibri" w:hAnsi="Calibri" w:cs="Times New Roman"/>
          </w:rPr>
          <w:tab/>
          <w:t>r "\"…\""</w:t>
        </w:r>
      </w:ins>
    </w:p>
    <w:p w14:paraId="78A85A2C" w14:textId="77777777" w:rsidR="00674C8A" w:rsidRPr="00674C8A" w:rsidRDefault="00674C8A" w:rsidP="00674C8A">
      <w:pPr>
        <w:spacing w:line="600" w:lineRule="auto"/>
        <w:jc w:val="left"/>
        <w:rPr>
          <w:ins w:id="10759" w:author="UTENTE" w:date="2020-06-30T18:44:00Z"/>
          <w:rFonts w:ascii="Calibri" w:eastAsia="Calibri" w:hAnsi="Calibri" w:cs="Times New Roman"/>
        </w:rPr>
      </w:pPr>
      <w:ins w:id="10760" w:author="UTENTE" w:date="2020-06-30T18:44:00Z">
        <w:r w:rsidRPr="00674C8A">
          <w:rPr>
            <w:rFonts w:ascii="Calibri" w:eastAsia="Calibri" w:hAnsi="Calibri" w:cs="Times New Roman"/>
          </w:rPr>
          <w:t>636.</w:t>
        </w:r>
        <w:r w:rsidRPr="00674C8A">
          <w:rPr>
            <w:rFonts w:ascii="Calibri" w:eastAsia="Calibri" w:hAnsi="Calibri" w:cs="Times New Roman"/>
          </w:rPr>
          <w:tab/>
          <w:t>n "Rex fa una smorfia al mio commento irritato, come un bambino monello che sa di aver fatto un guaio."</w:t>
        </w:r>
      </w:ins>
    </w:p>
    <w:p w14:paraId="6D984E61" w14:textId="77777777" w:rsidR="00674C8A" w:rsidRPr="00674C8A" w:rsidRDefault="00674C8A" w:rsidP="00674C8A">
      <w:pPr>
        <w:spacing w:line="600" w:lineRule="auto"/>
        <w:jc w:val="left"/>
        <w:rPr>
          <w:ins w:id="10761" w:author="UTENTE" w:date="2020-06-30T18:44:00Z"/>
          <w:rFonts w:ascii="Calibri" w:eastAsia="Calibri" w:hAnsi="Calibri" w:cs="Times New Roman"/>
        </w:rPr>
      </w:pPr>
      <w:ins w:id="10762" w:author="UTENTE" w:date="2020-06-30T18:44:00Z">
        <w:r w:rsidRPr="00674C8A">
          <w:rPr>
            <w:rFonts w:ascii="Calibri" w:eastAsia="Calibri" w:hAnsi="Calibri" w:cs="Times New Roman"/>
          </w:rPr>
          <w:t>637.</w:t>
        </w:r>
        <w:r w:rsidRPr="00674C8A">
          <w:rPr>
            <w:rFonts w:ascii="Calibri" w:eastAsia="Calibri" w:hAnsi="Calibri" w:cs="Times New Roman"/>
          </w:rPr>
          <w:tab/>
          <w:t>r "\"Beh, voglio dire, è un po' difficile per un gatto essere tranquillo accanto a un topo… ma come vuoi tu, boss.\""</w:t>
        </w:r>
      </w:ins>
    </w:p>
    <w:p w14:paraId="0703DDF2" w14:textId="77777777" w:rsidR="00674C8A" w:rsidRPr="00674C8A" w:rsidRDefault="00674C8A" w:rsidP="00674C8A">
      <w:pPr>
        <w:spacing w:line="600" w:lineRule="auto"/>
        <w:jc w:val="left"/>
        <w:rPr>
          <w:ins w:id="10763" w:author="UTENTE" w:date="2020-06-30T18:44:00Z"/>
          <w:rFonts w:ascii="Calibri" w:eastAsia="Calibri" w:hAnsi="Calibri" w:cs="Times New Roman"/>
        </w:rPr>
      </w:pPr>
      <w:ins w:id="10764" w:author="UTENTE" w:date="2020-06-30T18:44:00Z">
        <w:r w:rsidRPr="00674C8A">
          <w:rPr>
            <w:rFonts w:ascii="Calibri" w:eastAsia="Calibri" w:hAnsi="Calibri" w:cs="Times New Roman"/>
          </w:rPr>
          <w:t>638.</w:t>
        </w:r>
        <w:r w:rsidRPr="00674C8A">
          <w:rPr>
            <w:rFonts w:ascii="Calibri" w:eastAsia="Calibri" w:hAnsi="Calibri" w:cs="Times New Roman"/>
          </w:rPr>
          <w:tab/>
          <w:t>n "La sua risposta infastidita mi fa sospirare."</w:t>
        </w:r>
      </w:ins>
    </w:p>
    <w:p w14:paraId="3A664662" w14:textId="77777777" w:rsidR="00674C8A" w:rsidRPr="00674C8A" w:rsidRDefault="00674C8A" w:rsidP="00674C8A">
      <w:pPr>
        <w:spacing w:line="600" w:lineRule="auto"/>
        <w:jc w:val="left"/>
        <w:rPr>
          <w:ins w:id="10765" w:author="UTENTE" w:date="2020-06-30T18:44:00Z"/>
          <w:rFonts w:ascii="Calibri" w:eastAsia="Calibri" w:hAnsi="Calibri" w:cs="Times New Roman"/>
        </w:rPr>
      </w:pPr>
      <w:ins w:id="10766" w:author="UTENTE" w:date="2020-06-30T18:44:00Z">
        <w:r w:rsidRPr="00674C8A">
          <w:rPr>
            <w:rFonts w:ascii="Calibri" w:eastAsia="Calibri" w:hAnsi="Calibri" w:cs="Times New Roman"/>
          </w:rPr>
          <w:t>639.</w:t>
        </w:r>
        <w:r w:rsidRPr="00674C8A">
          <w:rPr>
            <w:rFonts w:ascii="Calibri" w:eastAsia="Calibri" w:hAnsi="Calibri" w:cs="Times New Roman"/>
          </w:rPr>
          <w:tab/>
          <w:t>n "Immagino sia {i}solo{/i} istinto per lui, quindi non posso essere così arrabbiato - anche se non mi dispiacerebbe se avesse un minimo di autocontrollo in più."</w:t>
        </w:r>
      </w:ins>
    </w:p>
    <w:p w14:paraId="00A703A8" w14:textId="77777777" w:rsidR="00674C8A" w:rsidRPr="00674C8A" w:rsidRDefault="00674C8A" w:rsidP="00674C8A">
      <w:pPr>
        <w:spacing w:line="600" w:lineRule="auto"/>
        <w:jc w:val="left"/>
        <w:rPr>
          <w:ins w:id="10767" w:author="UTENTE" w:date="2020-06-30T18:44:00Z"/>
          <w:rFonts w:ascii="Calibri" w:eastAsia="Calibri" w:hAnsi="Calibri" w:cs="Times New Roman"/>
        </w:rPr>
      </w:pPr>
      <w:ins w:id="10768" w:author="UTENTE" w:date="2020-06-30T18:44:00Z">
        <w:r w:rsidRPr="00674C8A">
          <w:rPr>
            <w:rFonts w:ascii="Calibri" w:eastAsia="Calibri" w:hAnsi="Calibri" w:cs="Times New Roman"/>
          </w:rPr>
          <w:t>640.</w:t>
        </w:r>
        <w:r w:rsidRPr="00674C8A">
          <w:rPr>
            <w:rFonts w:ascii="Calibri" w:eastAsia="Calibri" w:hAnsi="Calibri" w:cs="Times New Roman"/>
          </w:rPr>
          <w:tab/>
          <w:t>n "Allungo il braccio e afferro la maglietta di Rex, tirandolo più vicino a me."</w:t>
        </w:r>
      </w:ins>
    </w:p>
    <w:p w14:paraId="224406A5" w14:textId="77777777" w:rsidR="00674C8A" w:rsidRPr="00674C8A" w:rsidRDefault="00674C8A" w:rsidP="00674C8A">
      <w:pPr>
        <w:spacing w:line="600" w:lineRule="auto"/>
        <w:jc w:val="left"/>
        <w:rPr>
          <w:ins w:id="10769" w:author="UTENTE" w:date="2020-06-30T18:44:00Z"/>
          <w:rFonts w:ascii="Calibri" w:eastAsia="Calibri" w:hAnsi="Calibri" w:cs="Times New Roman"/>
        </w:rPr>
      </w:pPr>
      <w:ins w:id="10770" w:author="UTENTE" w:date="2020-06-30T18:44:00Z">
        <w:r w:rsidRPr="00674C8A">
          <w:rPr>
            <w:rFonts w:ascii="Calibri" w:eastAsia="Calibri" w:hAnsi="Calibri" w:cs="Times New Roman"/>
          </w:rPr>
          <w:t>641.</w:t>
        </w:r>
        <w:r w:rsidRPr="00674C8A">
          <w:rPr>
            <w:rFonts w:ascii="Calibri" w:eastAsia="Calibri" w:hAnsi="Calibri" w:cs="Times New Roman"/>
          </w:rPr>
          <w:tab/>
          <w:t>mcp "\"La prossima volta che cerchi di mordermi, ti conviene fare attenzione…\""</w:t>
        </w:r>
      </w:ins>
    </w:p>
    <w:p w14:paraId="26BFADC7" w14:textId="77777777" w:rsidR="00674C8A" w:rsidRPr="00674C8A" w:rsidRDefault="00674C8A" w:rsidP="00674C8A">
      <w:pPr>
        <w:spacing w:line="600" w:lineRule="auto"/>
        <w:jc w:val="left"/>
        <w:rPr>
          <w:ins w:id="10771" w:author="UTENTE" w:date="2020-06-30T18:44:00Z"/>
          <w:rFonts w:ascii="Calibri" w:eastAsia="Calibri" w:hAnsi="Calibri" w:cs="Times New Roman"/>
        </w:rPr>
      </w:pPr>
      <w:ins w:id="10772" w:author="UTENTE" w:date="2020-06-30T18:44:00Z">
        <w:r w:rsidRPr="00674C8A">
          <w:rPr>
            <w:rFonts w:ascii="Calibri" w:eastAsia="Calibri" w:hAnsi="Calibri" w:cs="Times New Roman"/>
          </w:rPr>
          <w:t>642.</w:t>
        </w:r>
        <w:r w:rsidRPr="00674C8A">
          <w:rPr>
            <w:rFonts w:ascii="Calibri" w:eastAsia="Calibri" w:hAnsi="Calibri" w:cs="Times New Roman"/>
          </w:rPr>
          <w:tab/>
          <w:t>mcp "\"Potrei morderti io. Probabilmente ti piacciono queste cose, però, eh?\""</w:t>
        </w:r>
      </w:ins>
    </w:p>
    <w:p w14:paraId="227A755D" w14:textId="77777777" w:rsidR="00674C8A" w:rsidRPr="00674C8A" w:rsidRDefault="00674C8A" w:rsidP="00674C8A">
      <w:pPr>
        <w:spacing w:line="600" w:lineRule="auto"/>
        <w:jc w:val="left"/>
        <w:rPr>
          <w:ins w:id="10773" w:author="UTENTE" w:date="2020-06-30T18:44:00Z"/>
          <w:rFonts w:ascii="Calibri" w:eastAsia="Calibri" w:hAnsi="Calibri" w:cs="Times New Roman"/>
          <w:lang w:val="en-US"/>
        </w:rPr>
      </w:pPr>
      <w:ins w:id="10774" w:author="UTENTE" w:date="2020-06-30T18:44:00Z">
        <w:r w:rsidRPr="00674C8A">
          <w:rPr>
            <w:rFonts w:ascii="Calibri" w:eastAsia="Calibri" w:hAnsi="Calibri" w:cs="Times New Roman"/>
            <w:lang w:val="en-US"/>
          </w:rPr>
          <w:t>643.</w:t>
        </w:r>
        <w:r w:rsidRPr="00674C8A">
          <w:rPr>
            <w:rFonts w:ascii="Calibri" w:eastAsia="Calibri" w:hAnsi="Calibri" w:cs="Times New Roman"/>
            <w:lang w:val="en-US"/>
          </w:rPr>
          <w:tab/>
          <w:t>r "\"…\"" </w:t>
        </w:r>
        <w:r w:rsidRPr="00674C8A">
          <w:rPr>
            <w:rFonts w:ascii="Calibri" w:eastAsia="Calibri" w:hAnsi="Calibri" w:cs="Times New Roman"/>
            <w:lang w:val="en-US"/>
          </w:rPr>
          <w:br w:type="page"/>
        </w:r>
      </w:ins>
    </w:p>
    <w:p w14:paraId="4EF5263F" w14:textId="77777777" w:rsidR="00674C8A" w:rsidRPr="00674C8A" w:rsidRDefault="00674C8A" w:rsidP="00674C8A">
      <w:pPr>
        <w:spacing w:line="600" w:lineRule="auto"/>
        <w:jc w:val="left"/>
        <w:rPr>
          <w:ins w:id="10775" w:author="UTENTE" w:date="2020-06-30T18:44:00Z"/>
          <w:rFonts w:ascii="Calibri" w:eastAsia="Calibri" w:hAnsi="Calibri" w:cs="Times New Roman"/>
          <w:lang w:val="en-US"/>
        </w:rPr>
      </w:pPr>
      <w:ins w:id="10776" w:author="UTENTE" w:date="2020-06-30T18:44:00Z">
        <w:r w:rsidRPr="00674C8A">
          <w:rPr>
            <w:rFonts w:ascii="Calibri" w:eastAsia="Calibri" w:hAnsi="Calibri" w:cs="Times New Roman"/>
            <w:lang w:val="en-US"/>
          </w:rPr>
          <w:lastRenderedPageBreak/>
          <w:t>644.</w:t>
        </w:r>
        <w:r w:rsidRPr="00674C8A">
          <w:rPr>
            <w:rFonts w:ascii="Calibri" w:eastAsia="Calibri" w:hAnsi="Calibri" w:cs="Times New Roman"/>
            <w:lang w:val="en-US"/>
          </w:rPr>
          <w:tab/>
          <w:t>n "His eyes widen, and he blinks at me in shock."</w:t>
        </w:r>
      </w:ins>
    </w:p>
    <w:p w14:paraId="2DC91C96" w14:textId="77777777" w:rsidR="00674C8A" w:rsidRPr="00674C8A" w:rsidRDefault="00674C8A" w:rsidP="00674C8A">
      <w:pPr>
        <w:spacing w:line="600" w:lineRule="auto"/>
        <w:jc w:val="left"/>
        <w:rPr>
          <w:ins w:id="10777" w:author="UTENTE" w:date="2020-06-30T18:44:00Z"/>
          <w:rFonts w:ascii="Calibri" w:eastAsia="Calibri" w:hAnsi="Calibri" w:cs="Times New Roman"/>
          <w:lang w:val="en-US"/>
        </w:rPr>
      </w:pPr>
      <w:ins w:id="10778" w:author="UTENTE" w:date="2020-06-30T18:44:00Z">
        <w:r w:rsidRPr="00674C8A">
          <w:rPr>
            <w:rFonts w:ascii="Calibri" w:eastAsia="Calibri" w:hAnsi="Calibri" w:cs="Times New Roman"/>
            <w:lang w:val="en-US"/>
          </w:rPr>
          <w:t>645.</w:t>
        </w:r>
        <w:r w:rsidRPr="00674C8A">
          <w:rPr>
            <w:rFonts w:ascii="Calibri" w:eastAsia="Calibri" w:hAnsi="Calibri" w:cs="Times New Roman"/>
            <w:lang w:val="en-US"/>
          </w:rPr>
          <w:tab/>
          <w:t>n "I bet he didn't see {i}that{/i} one coming."</w:t>
        </w:r>
      </w:ins>
    </w:p>
    <w:p w14:paraId="175A729F" w14:textId="77777777" w:rsidR="00674C8A" w:rsidRPr="00674C8A" w:rsidRDefault="00674C8A" w:rsidP="00674C8A">
      <w:pPr>
        <w:spacing w:line="600" w:lineRule="auto"/>
        <w:jc w:val="left"/>
        <w:rPr>
          <w:ins w:id="10779" w:author="UTENTE" w:date="2020-06-30T18:44:00Z"/>
          <w:rFonts w:ascii="Calibri" w:eastAsia="Calibri" w:hAnsi="Calibri" w:cs="Times New Roman"/>
          <w:lang w:val="en-US"/>
        </w:rPr>
      </w:pPr>
      <w:ins w:id="10780" w:author="UTENTE" w:date="2020-06-30T18:44:00Z">
        <w:r w:rsidRPr="00674C8A">
          <w:rPr>
            <w:rFonts w:ascii="Calibri" w:eastAsia="Calibri" w:hAnsi="Calibri" w:cs="Times New Roman"/>
            <w:lang w:val="en-US"/>
          </w:rPr>
          <w:t>646.</w:t>
        </w:r>
        <w:r w:rsidRPr="00674C8A">
          <w:rPr>
            <w:rFonts w:ascii="Calibri" w:eastAsia="Calibri" w:hAnsi="Calibri" w:cs="Times New Roman"/>
            <w:lang w:val="en-US"/>
          </w:rPr>
          <w:tab/>
          <w:t>r "\"W-wow, I mean, yeah…\""</w:t>
        </w:r>
      </w:ins>
    </w:p>
    <w:p w14:paraId="03EC0639" w14:textId="77777777" w:rsidR="00674C8A" w:rsidRPr="00674C8A" w:rsidRDefault="00674C8A" w:rsidP="00674C8A">
      <w:pPr>
        <w:spacing w:line="600" w:lineRule="auto"/>
        <w:jc w:val="left"/>
        <w:rPr>
          <w:ins w:id="10781" w:author="UTENTE" w:date="2020-06-30T18:44:00Z"/>
          <w:rFonts w:ascii="Calibri" w:eastAsia="Calibri" w:hAnsi="Calibri" w:cs="Times New Roman"/>
          <w:lang w:val="en-US"/>
        </w:rPr>
      </w:pPr>
      <w:ins w:id="10782" w:author="UTENTE" w:date="2020-06-30T18:44:00Z">
        <w:r w:rsidRPr="00674C8A">
          <w:rPr>
            <w:rFonts w:ascii="Calibri" w:eastAsia="Calibri" w:hAnsi="Calibri" w:cs="Times New Roman"/>
            <w:lang w:val="en-US"/>
          </w:rPr>
          <w:t>647.</w:t>
        </w:r>
        <w:r w:rsidRPr="00674C8A">
          <w:rPr>
            <w:rFonts w:ascii="Calibri" w:eastAsia="Calibri" w:hAnsi="Calibri" w:cs="Times New Roman"/>
            <w:lang w:val="en-US"/>
          </w:rPr>
          <w:tab/>
          <w:t>r "\"Anytime you wanna bite me, baby, you just gotta ask.\""</w:t>
        </w:r>
      </w:ins>
    </w:p>
    <w:p w14:paraId="10B75EA0" w14:textId="77777777" w:rsidR="00674C8A" w:rsidRPr="00674C8A" w:rsidRDefault="00674C8A" w:rsidP="00674C8A">
      <w:pPr>
        <w:spacing w:line="600" w:lineRule="auto"/>
        <w:jc w:val="left"/>
        <w:rPr>
          <w:ins w:id="10783" w:author="UTENTE" w:date="2020-06-30T18:44:00Z"/>
          <w:rFonts w:ascii="Calibri" w:eastAsia="Calibri" w:hAnsi="Calibri" w:cs="Times New Roman"/>
          <w:lang w:val="en-US"/>
        </w:rPr>
      </w:pPr>
      <w:ins w:id="10784" w:author="UTENTE" w:date="2020-06-30T18:44:00Z">
        <w:r w:rsidRPr="00674C8A">
          <w:rPr>
            <w:rFonts w:ascii="Calibri" w:eastAsia="Calibri" w:hAnsi="Calibri" w:cs="Times New Roman"/>
            <w:lang w:val="en-US"/>
          </w:rPr>
          <w:t>648.</w:t>
        </w:r>
        <w:r w:rsidRPr="00674C8A">
          <w:rPr>
            <w:rFonts w:ascii="Calibri" w:eastAsia="Calibri" w:hAnsi="Calibri" w:cs="Times New Roman"/>
            <w:lang w:val="en-US"/>
          </w:rPr>
          <w:tab/>
          <w:t>r "\"Hell, you don't even  to ask. You get VIP treatment!\""</w:t>
        </w:r>
      </w:ins>
    </w:p>
    <w:p w14:paraId="65B5D027" w14:textId="77777777" w:rsidR="00674C8A" w:rsidRPr="00674C8A" w:rsidRDefault="00674C8A" w:rsidP="00674C8A">
      <w:pPr>
        <w:spacing w:line="600" w:lineRule="auto"/>
        <w:jc w:val="left"/>
        <w:rPr>
          <w:ins w:id="10785" w:author="UTENTE" w:date="2020-06-30T18:44:00Z"/>
          <w:rFonts w:ascii="Calibri" w:eastAsia="Calibri" w:hAnsi="Calibri" w:cs="Times New Roman"/>
          <w:lang w:val="en-US"/>
        </w:rPr>
      </w:pPr>
      <w:ins w:id="10786" w:author="UTENTE" w:date="2020-06-30T18:44:00Z">
        <w:r w:rsidRPr="00674C8A">
          <w:rPr>
            <w:rFonts w:ascii="Calibri" w:eastAsia="Calibri" w:hAnsi="Calibri" w:cs="Times New Roman"/>
            <w:lang w:val="en-US"/>
          </w:rPr>
          <w:t>649.</w:t>
        </w:r>
        <w:r w:rsidRPr="00674C8A">
          <w:rPr>
            <w:rFonts w:ascii="Calibri" w:eastAsia="Calibri" w:hAnsi="Calibri" w:cs="Times New Roman"/>
            <w:lang w:val="en-US"/>
          </w:rPr>
          <w:tab/>
          <w:t>mcp "\"…Man, you really play hard to get, don't you?\""</w:t>
        </w:r>
      </w:ins>
    </w:p>
    <w:p w14:paraId="0AFF5292" w14:textId="77777777" w:rsidR="00674C8A" w:rsidRPr="00674C8A" w:rsidRDefault="00674C8A" w:rsidP="00674C8A">
      <w:pPr>
        <w:spacing w:line="600" w:lineRule="auto"/>
        <w:jc w:val="left"/>
        <w:rPr>
          <w:ins w:id="10787" w:author="UTENTE" w:date="2020-06-30T18:44:00Z"/>
          <w:rFonts w:ascii="Calibri" w:eastAsia="Calibri" w:hAnsi="Calibri" w:cs="Times New Roman"/>
          <w:lang w:val="en-US"/>
        </w:rPr>
      </w:pPr>
      <w:ins w:id="10788" w:author="UTENTE" w:date="2020-06-30T18:44:00Z">
        <w:r w:rsidRPr="00674C8A">
          <w:rPr>
            <w:rFonts w:ascii="Calibri" w:eastAsia="Calibri" w:hAnsi="Calibri" w:cs="Times New Roman"/>
            <w:lang w:val="en-US"/>
          </w:rPr>
          <w:t>650.</w:t>
        </w:r>
        <w:r w:rsidRPr="00674C8A">
          <w:rPr>
            <w:rFonts w:ascii="Calibri" w:eastAsia="Calibri" w:hAnsi="Calibri" w:cs="Times New Roman"/>
            <w:lang w:val="en-US"/>
          </w:rPr>
          <w:tab/>
          <w:t>n "I roll my eyes at his eager reply, but it's hard to keep from smirking."</w:t>
        </w:r>
      </w:ins>
    </w:p>
    <w:p w14:paraId="000F5BD2" w14:textId="77777777" w:rsidR="00674C8A" w:rsidRPr="00674C8A" w:rsidRDefault="00674C8A" w:rsidP="00674C8A">
      <w:pPr>
        <w:spacing w:line="600" w:lineRule="auto"/>
        <w:jc w:val="left"/>
        <w:rPr>
          <w:ins w:id="10789" w:author="UTENTE" w:date="2020-06-30T18:44:00Z"/>
          <w:rFonts w:ascii="Calibri" w:eastAsia="Calibri" w:hAnsi="Calibri" w:cs="Times New Roman"/>
          <w:lang w:val="en-US"/>
        </w:rPr>
      </w:pPr>
      <w:ins w:id="10790" w:author="UTENTE" w:date="2020-06-30T18:44:00Z">
        <w:r w:rsidRPr="00674C8A">
          <w:rPr>
            <w:rFonts w:ascii="Calibri" w:eastAsia="Calibri" w:hAnsi="Calibri" w:cs="Times New Roman"/>
            <w:lang w:val="en-US"/>
          </w:rPr>
          <w:t>651.</w:t>
        </w:r>
        <w:r w:rsidRPr="00674C8A">
          <w:rPr>
            <w:rFonts w:ascii="Calibri" w:eastAsia="Calibri" w:hAnsi="Calibri" w:cs="Times New Roman"/>
            <w:lang w:val="en-US"/>
          </w:rPr>
          <w:tab/>
          <w:t>mcp "\"Anyway, more importantly – I forgive you.\""</w:t>
        </w:r>
      </w:ins>
    </w:p>
    <w:p w14:paraId="68424447" w14:textId="77777777" w:rsidR="00674C8A" w:rsidRPr="00674C8A" w:rsidRDefault="00674C8A" w:rsidP="00674C8A">
      <w:pPr>
        <w:spacing w:line="600" w:lineRule="auto"/>
        <w:jc w:val="left"/>
        <w:rPr>
          <w:ins w:id="10791" w:author="UTENTE" w:date="2020-06-30T18:44:00Z"/>
          <w:rFonts w:ascii="Calibri" w:eastAsia="Calibri" w:hAnsi="Calibri" w:cs="Times New Roman"/>
          <w:lang w:val="en-US"/>
        </w:rPr>
      </w:pPr>
      <w:ins w:id="10792" w:author="UTENTE" w:date="2020-06-30T18:44:00Z">
        <w:r w:rsidRPr="00674C8A">
          <w:rPr>
            <w:rFonts w:ascii="Calibri" w:eastAsia="Calibri" w:hAnsi="Calibri" w:cs="Times New Roman"/>
            <w:lang w:val="en-US"/>
          </w:rPr>
          <w:t>652.</w:t>
        </w:r>
        <w:r w:rsidRPr="00674C8A">
          <w:rPr>
            <w:rFonts w:ascii="Calibri" w:eastAsia="Calibri" w:hAnsi="Calibri" w:cs="Times New Roman"/>
            <w:lang w:val="en-US"/>
          </w:rPr>
          <w:tab/>
          <w:t>r "\"Huh? Really?\""</w:t>
        </w:r>
      </w:ins>
    </w:p>
    <w:p w14:paraId="51425274" w14:textId="77777777" w:rsidR="00674C8A" w:rsidRPr="00674C8A" w:rsidRDefault="00674C8A" w:rsidP="00674C8A">
      <w:pPr>
        <w:spacing w:line="600" w:lineRule="auto"/>
        <w:jc w:val="left"/>
        <w:rPr>
          <w:ins w:id="10793" w:author="UTENTE" w:date="2020-06-30T18:44:00Z"/>
          <w:rFonts w:ascii="Calibri" w:eastAsia="Calibri" w:hAnsi="Calibri" w:cs="Times New Roman"/>
          <w:lang w:val="en-US"/>
        </w:rPr>
      </w:pPr>
      <w:ins w:id="10794" w:author="UTENTE" w:date="2020-06-30T18:44:00Z">
        <w:r w:rsidRPr="00674C8A">
          <w:rPr>
            <w:rFonts w:ascii="Calibri" w:eastAsia="Calibri" w:hAnsi="Calibri" w:cs="Times New Roman"/>
            <w:lang w:val="en-US"/>
          </w:rPr>
          <w:t>653.</w:t>
        </w:r>
        <w:r w:rsidRPr="00674C8A">
          <w:rPr>
            <w:rFonts w:ascii="Calibri" w:eastAsia="Calibri" w:hAnsi="Calibri" w:cs="Times New Roman"/>
            <w:lang w:val="en-US"/>
          </w:rPr>
          <w:tab/>
          <w:t>mcp "\"Just this once. If you try to pull something like that again without warning me, I'm not gonna be happy.\""</w:t>
        </w:r>
      </w:ins>
    </w:p>
    <w:p w14:paraId="7861FA83" w14:textId="77777777" w:rsidR="00674C8A" w:rsidRPr="00674C8A" w:rsidRDefault="00674C8A" w:rsidP="00674C8A">
      <w:pPr>
        <w:spacing w:line="600" w:lineRule="auto"/>
        <w:jc w:val="left"/>
        <w:rPr>
          <w:ins w:id="10795" w:author="UTENTE" w:date="2020-06-30T18:44:00Z"/>
          <w:rFonts w:ascii="Calibri" w:eastAsia="Calibri" w:hAnsi="Calibri" w:cs="Times New Roman"/>
          <w:lang w:val="en-US"/>
        </w:rPr>
      </w:pPr>
      <w:ins w:id="10796" w:author="UTENTE" w:date="2020-06-30T18:44:00Z">
        <w:r w:rsidRPr="00674C8A">
          <w:rPr>
            <w:rFonts w:ascii="Calibri" w:eastAsia="Calibri" w:hAnsi="Calibri" w:cs="Times New Roman"/>
            <w:lang w:val="en-US"/>
          </w:rPr>
          <w:t>654.</w:t>
        </w:r>
        <w:r w:rsidRPr="00674C8A">
          <w:rPr>
            <w:rFonts w:ascii="Calibri" w:eastAsia="Calibri" w:hAnsi="Calibri" w:cs="Times New Roman"/>
            <w:lang w:val="en-US"/>
          </w:rPr>
          <w:tab/>
          <w:t>n "Rex, who seems thrilled that I'm not holding a grudge against him, eagerly nods his head."</w:t>
        </w:r>
      </w:ins>
    </w:p>
    <w:p w14:paraId="61D473A4" w14:textId="77777777" w:rsidR="00674C8A" w:rsidRPr="00674C8A" w:rsidRDefault="00674C8A" w:rsidP="00674C8A">
      <w:pPr>
        <w:spacing w:line="600" w:lineRule="auto"/>
        <w:jc w:val="left"/>
        <w:rPr>
          <w:ins w:id="10797" w:author="UTENTE" w:date="2020-06-30T18:44:00Z"/>
          <w:rFonts w:ascii="Calibri" w:eastAsia="Calibri" w:hAnsi="Calibri" w:cs="Times New Roman"/>
          <w:lang w:val="en-US"/>
        </w:rPr>
      </w:pPr>
      <w:ins w:id="10798" w:author="UTENTE" w:date="2020-06-30T18:44:00Z">
        <w:r w:rsidRPr="00674C8A">
          <w:rPr>
            <w:rFonts w:ascii="Calibri" w:eastAsia="Calibri" w:hAnsi="Calibri" w:cs="Times New Roman"/>
            <w:lang w:val="en-US"/>
          </w:rPr>
          <w:t>655.</w:t>
        </w:r>
        <w:r w:rsidRPr="00674C8A">
          <w:rPr>
            <w:rFonts w:ascii="Calibri" w:eastAsia="Calibri" w:hAnsi="Calibri" w:cs="Times New Roman"/>
            <w:lang w:val="en-US"/>
          </w:rPr>
          <w:tab/>
          <w:t>n "He does his best to mask his excitement by clearing his throat afterwards, but it's not hard to see through him."</w:t>
        </w:r>
      </w:ins>
    </w:p>
    <w:p w14:paraId="2E6544C1" w14:textId="77777777" w:rsidR="00674C8A" w:rsidRPr="00674C8A" w:rsidRDefault="00674C8A" w:rsidP="00674C8A">
      <w:pPr>
        <w:spacing w:line="600" w:lineRule="auto"/>
        <w:jc w:val="left"/>
        <w:rPr>
          <w:ins w:id="10799" w:author="UTENTE" w:date="2020-06-30T18:44:00Z"/>
          <w:rFonts w:ascii="Calibri" w:eastAsia="Calibri" w:hAnsi="Calibri" w:cs="Times New Roman"/>
          <w:lang w:val="en-US"/>
        </w:rPr>
      </w:pPr>
      <w:ins w:id="10800" w:author="UTENTE" w:date="2020-06-30T18:44:00Z">
        <w:r w:rsidRPr="00674C8A">
          <w:rPr>
            <w:rFonts w:ascii="Calibri" w:eastAsia="Calibri" w:hAnsi="Calibri" w:cs="Times New Roman"/>
            <w:lang w:val="en-US"/>
          </w:rPr>
          <w:t>656.</w:t>
        </w:r>
        <w:r w:rsidRPr="00674C8A">
          <w:rPr>
            <w:rFonts w:ascii="Calibri" w:eastAsia="Calibri" w:hAnsi="Calibri" w:cs="Times New Roman"/>
            <w:lang w:val="en-US"/>
          </w:rPr>
          <w:tab/>
          <w:t>r "\"Well, if you're gonna be fussy about it, I'll say somethin' first next time. So needy!\""</w:t>
        </w:r>
      </w:ins>
    </w:p>
    <w:p w14:paraId="7E0B6259" w14:textId="77777777" w:rsidR="00674C8A" w:rsidRPr="00674C8A" w:rsidRDefault="00674C8A" w:rsidP="00674C8A">
      <w:pPr>
        <w:spacing w:line="600" w:lineRule="auto"/>
        <w:jc w:val="left"/>
        <w:rPr>
          <w:ins w:id="10801" w:author="UTENTE" w:date="2020-06-30T18:44:00Z"/>
          <w:rFonts w:ascii="Calibri" w:eastAsia="Calibri" w:hAnsi="Calibri" w:cs="Times New Roman"/>
          <w:lang w:val="en-US"/>
        </w:rPr>
      </w:pPr>
      <w:ins w:id="10802" w:author="UTENTE" w:date="2020-06-30T18:44:00Z">
        <w:r w:rsidRPr="00674C8A">
          <w:rPr>
            <w:rFonts w:ascii="Calibri" w:eastAsia="Calibri" w:hAnsi="Calibri" w:cs="Times New Roman"/>
            <w:lang w:val="en-US"/>
          </w:rPr>
          <w:t>657.</w:t>
        </w:r>
        <w:r w:rsidRPr="00674C8A">
          <w:rPr>
            <w:rFonts w:ascii="Calibri" w:eastAsia="Calibri" w:hAnsi="Calibri" w:cs="Times New Roman"/>
            <w:lang w:val="en-US"/>
          </w:rPr>
          <w:tab/>
          <w:t>mcp "\"{i}I'm{/i} needy? Sorry, must've misheard you over the music.\""</w:t>
        </w:r>
        <w:r w:rsidRPr="00674C8A">
          <w:rPr>
            <w:rFonts w:ascii="Calibri" w:eastAsia="Calibri" w:hAnsi="Calibri" w:cs="Times New Roman"/>
            <w:lang w:val="en-US"/>
          </w:rPr>
          <w:br w:type="page"/>
        </w:r>
      </w:ins>
    </w:p>
    <w:p w14:paraId="15C8E00E" w14:textId="77777777" w:rsidR="00674C8A" w:rsidRPr="00674C8A" w:rsidRDefault="00674C8A" w:rsidP="00674C8A">
      <w:pPr>
        <w:spacing w:line="600" w:lineRule="auto"/>
        <w:jc w:val="left"/>
        <w:rPr>
          <w:ins w:id="10803" w:author="UTENTE" w:date="2020-06-30T18:44:00Z"/>
          <w:rFonts w:ascii="Calibri" w:eastAsia="Calibri" w:hAnsi="Calibri" w:cs="Times New Roman"/>
        </w:rPr>
      </w:pPr>
      <w:ins w:id="10804" w:author="UTENTE" w:date="2020-06-30T18:44:00Z">
        <w:r w:rsidRPr="00674C8A">
          <w:rPr>
            <w:rFonts w:ascii="Calibri" w:eastAsia="Calibri" w:hAnsi="Calibri" w:cs="Times New Roman"/>
          </w:rPr>
          <w:lastRenderedPageBreak/>
          <w:t>644.</w:t>
        </w:r>
        <w:r w:rsidRPr="00674C8A">
          <w:rPr>
            <w:rFonts w:ascii="Calibri" w:eastAsia="Calibri" w:hAnsi="Calibri" w:cs="Times New Roman"/>
          </w:rPr>
          <w:tab/>
          <w:t>n "Sgrana gli occhi, e mi guarda completamente in shock."</w:t>
        </w:r>
      </w:ins>
    </w:p>
    <w:p w14:paraId="564825F8" w14:textId="77777777" w:rsidR="00674C8A" w:rsidRPr="00674C8A" w:rsidRDefault="00674C8A" w:rsidP="00674C8A">
      <w:pPr>
        <w:spacing w:line="600" w:lineRule="auto"/>
        <w:jc w:val="left"/>
        <w:rPr>
          <w:ins w:id="10805" w:author="UTENTE" w:date="2020-06-30T18:44:00Z"/>
          <w:rFonts w:ascii="Calibri" w:eastAsia="Calibri" w:hAnsi="Calibri" w:cs="Times New Roman"/>
        </w:rPr>
      </w:pPr>
      <w:ins w:id="10806" w:author="UTENTE" w:date="2020-06-30T18:44:00Z">
        <w:r w:rsidRPr="00674C8A">
          <w:rPr>
            <w:rFonts w:ascii="Calibri" w:eastAsia="Calibri" w:hAnsi="Calibri" w:cs="Times New Roman"/>
          </w:rPr>
          <w:t>645.</w:t>
        </w:r>
        <w:r w:rsidRPr="00674C8A">
          <w:rPr>
            <w:rFonts w:ascii="Calibri" w:eastAsia="Calibri" w:hAnsi="Calibri" w:cs="Times New Roman"/>
          </w:rPr>
          <w:tab/>
          <w:t>n "Scommetto che {i}questa{/i} non se l'aspettava."</w:t>
        </w:r>
      </w:ins>
    </w:p>
    <w:p w14:paraId="28E56D5E" w14:textId="77777777" w:rsidR="00674C8A" w:rsidRPr="00674C8A" w:rsidRDefault="00674C8A" w:rsidP="00674C8A">
      <w:pPr>
        <w:spacing w:line="600" w:lineRule="auto"/>
        <w:jc w:val="left"/>
        <w:rPr>
          <w:ins w:id="10807" w:author="UTENTE" w:date="2020-06-30T18:44:00Z"/>
          <w:rFonts w:ascii="Calibri" w:eastAsia="Calibri" w:hAnsi="Calibri" w:cs="Times New Roman"/>
        </w:rPr>
      </w:pPr>
      <w:ins w:id="10808" w:author="UTENTE" w:date="2020-06-30T18:44:00Z">
        <w:r w:rsidRPr="00674C8A">
          <w:rPr>
            <w:rFonts w:ascii="Calibri" w:eastAsia="Calibri" w:hAnsi="Calibri" w:cs="Times New Roman"/>
          </w:rPr>
          <w:t>646.</w:t>
        </w:r>
        <w:r w:rsidRPr="00674C8A">
          <w:rPr>
            <w:rFonts w:ascii="Calibri" w:eastAsia="Calibri" w:hAnsi="Calibri" w:cs="Times New Roman"/>
          </w:rPr>
          <w:tab/>
          <w:t>r "\"W-wow, voglio dire, sì…\""</w:t>
        </w:r>
      </w:ins>
    </w:p>
    <w:p w14:paraId="04A17390" w14:textId="77777777" w:rsidR="00674C8A" w:rsidRPr="00674C8A" w:rsidRDefault="00674C8A" w:rsidP="00674C8A">
      <w:pPr>
        <w:spacing w:line="600" w:lineRule="auto"/>
        <w:jc w:val="left"/>
        <w:rPr>
          <w:ins w:id="10809" w:author="UTENTE" w:date="2020-06-30T18:44:00Z"/>
          <w:rFonts w:ascii="Calibri" w:eastAsia="Calibri" w:hAnsi="Calibri" w:cs="Times New Roman"/>
        </w:rPr>
      </w:pPr>
      <w:ins w:id="10810" w:author="UTENTE" w:date="2020-06-30T18:44:00Z">
        <w:r w:rsidRPr="00674C8A">
          <w:rPr>
            <w:rFonts w:ascii="Calibri" w:eastAsia="Calibri" w:hAnsi="Calibri" w:cs="Times New Roman"/>
          </w:rPr>
          <w:t>647.</w:t>
        </w:r>
        <w:r w:rsidRPr="00674C8A">
          <w:rPr>
            <w:rFonts w:ascii="Calibri" w:eastAsia="Calibri" w:hAnsi="Calibri" w:cs="Times New Roman"/>
          </w:rPr>
          <w:tab/>
          <w:t>r "\"Ogni volta che vorrai mordermi, baby, dovrai solo chiedere.\""</w:t>
        </w:r>
      </w:ins>
    </w:p>
    <w:p w14:paraId="40DB0892" w14:textId="77777777" w:rsidR="00674C8A" w:rsidRPr="00674C8A" w:rsidRDefault="00674C8A" w:rsidP="00674C8A">
      <w:pPr>
        <w:spacing w:line="600" w:lineRule="auto"/>
        <w:jc w:val="left"/>
        <w:rPr>
          <w:ins w:id="10811" w:author="UTENTE" w:date="2020-06-30T18:44:00Z"/>
          <w:rFonts w:ascii="Calibri" w:eastAsia="Calibri" w:hAnsi="Calibri" w:cs="Times New Roman"/>
        </w:rPr>
      </w:pPr>
      <w:ins w:id="10812" w:author="UTENTE" w:date="2020-06-30T18:44:00Z">
        <w:r w:rsidRPr="00674C8A">
          <w:rPr>
            <w:rFonts w:ascii="Calibri" w:eastAsia="Calibri" w:hAnsi="Calibri" w:cs="Times New Roman"/>
          </w:rPr>
          <w:t>648.</w:t>
        </w:r>
        <w:r w:rsidRPr="00674C8A">
          <w:rPr>
            <w:rFonts w:ascii="Calibri" w:eastAsia="Calibri" w:hAnsi="Calibri" w:cs="Times New Roman"/>
          </w:rPr>
          <w:tab/>
          <w:t>r "\"Ma che dico, non c'è nemmeno {i}bisogno{/i} di chiedere. Ti becchi il trattamento da VIP!\""</w:t>
        </w:r>
      </w:ins>
    </w:p>
    <w:p w14:paraId="2DE497CA" w14:textId="77777777" w:rsidR="00674C8A" w:rsidRPr="00674C8A" w:rsidRDefault="00674C8A" w:rsidP="00674C8A">
      <w:pPr>
        <w:spacing w:line="600" w:lineRule="auto"/>
        <w:jc w:val="left"/>
        <w:rPr>
          <w:ins w:id="10813" w:author="UTENTE" w:date="2020-06-30T18:44:00Z"/>
          <w:rFonts w:ascii="Calibri" w:eastAsia="Calibri" w:hAnsi="Calibri" w:cs="Times New Roman"/>
        </w:rPr>
      </w:pPr>
      <w:ins w:id="10814" w:author="UTENTE" w:date="2020-06-30T18:44:00Z">
        <w:r w:rsidRPr="00674C8A">
          <w:rPr>
            <w:rFonts w:ascii="Calibri" w:eastAsia="Calibri" w:hAnsi="Calibri" w:cs="Times New Roman"/>
          </w:rPr>
          <w:t>649.</w:t>
        </w:r>
        <w:r w:rsidRPr="00674C8A">
          <w:rPr>
            <w:rFonts w:ascii="Calibri" w:eastAsia="Calibri" w:hAnsi="Calibri" w:cs="Times New Roman"/>
          </w:rPr>
          <w:tab/>
          <w:t>mcp "\"…Wow, ti piace proprio fare il difficile, eh?\""</w:t>
        </w:r>
      </w:ins>
    </w:p>
    <w:p w14:paraId="359FF68D" w14:textId="77777777" w:rsidR="00674C8A" w:rsidRPr="00674C8A" w:rsidRDefault="00674C8A" w:rsidP="00674C8A">
      <w:pPr>
        <w:spacing w:line="600" w:lineRule="auto"/>
        <w:jc w:val="left"/>
        <w:rPr>
          <w:ins w:id="10815" w:author="UTENTE" w:date="2020-06-30T18:44:00Z"/>
          <w:rFonts w:ascii="Calibri" w:eastAsia="Calibri" w:hAnsi="Calibri" w:cs="Times New Roman"/>
        </w:rPr>
      </w:pPr>
      <w:ins w:id="10816" w:author="UTENTE" w:date="2020-06-30T18:44:00Z">
        <w:r w:rsidRPr="00674C8A">
          <w:rPr>
            <w:rFonts w:ascii="Calibri" w:eastAsia="Calibri" w:hAnsi="Calibri" w:cs="Times New Roman"/>
          </w:rPr>
          <w:t>650.</w:t>
        </w:r>
        <w:r w:rsidRPr="00674C8A">
          <w:rPr>
            <w:rFonts w:ascii="Calibri" w:eastAsia="Calibri" w:hAnsi="Calibri" w:cs="Times New Roman"/>
          </w:rPr>
          <w:tab/>
          <w:t>n "Alzo gli occhi al cielo alla sua risposta entusiasta, ma è difficile non sorridere."</w:t>
        </w:r>
      </w:ins>
    </w:p>
    <w:p w14:paraId="54C254B7" w14:textId="77777777" w:rsidR="00674C8A" w:rsidRPr="00674C8A" w:rsidRDefault="00674C8A" w:rsidP="00674C8A">
      <w:pPr>
        <w:spacing w:line="600" w:lineRule="auto"/>
        <w:jc w:val="left"/>
        <w:rPr>
          <w:ins w:id="10817" w:author="UTENTE" w:date="2020-06-30T18:44:00Z"/>
          <w:rFonts w:ascii="Calibri" w:eastAsia="Calibri" w:hAnsi="Calibri" w:cs="Times New Roman"/>
        </w:rPr>
      </w:pPr>
      <w:ins w:id="10818" w:author="UTENTE" w:date="2020-06-30T18:44:00Z">
        <w:r w:rsidRPr="00674C8A">
          <w:rPr>
            <w:rFonts w:ascii="Calibri" w:eastAsia="Calibri" w:hAnsi="Calibri" w:cs="Times New Roman"/>
          </w:rPr>
          <w:t>651.</w:t>
        </w:r>
        <w:r w:rsidRPr="00674C8A">
          <w:rPr>
            <w:rFonts w:ascii="Calibri" w:eastAsia="Calibri" w:hAnsi="Calibri" w:cs="Times New Roman"/>
          </w:rPr>
          <w:tab/>
          <w:t>mcp "\"E comunque, passando alle cose più importanti: ti perdono.\""</w:t>
        </w:r>
      </w:ins>
    </w:p>
    <w:p w14:paraId="3E38D3FC" w14:textId="77777777" w:rsidR="00674C8A" w:rsidRPr="00674C8A" w:rsidRDefault="00674C8A" w:rsidP="00674C8A">
      <w:pPr>
        <w:spacing w:line="600" w:lineRule="auto"/>
        <w:jc w:val="left"/>
        <w:rPr>
          <w:ins w:id="10819" w:author="UTENTE" w:date="2020-06-30T18:44:00Z"/>
          <w:rFonts w:ascii="Calibri" w:eastAsia="Calibri" w:hAnsi="Calibri" w:cs="Times New Roman"/>
        </w:rPr>
      </w:pPr>
      <w:ins w:id="10820" w:author="UTENTE" w:date="2020-06-30T18:44:00Z">
        <w:r w:rsidRPr="00674C8A">
          <w:rPr>
            <w:rFonts w:ascii="Calibri" w:eastAsia="Calibri" w:hAnsi="Calibri" w:cs="Times New Roman"/>
          </w:rPr>
          <w:t>652.</w:t>
        </w:r>
        <w:r w:rsidRPr="00674C8A">
          <w:rPr>
            <w:rFonts w:ascii="Calibri" w:eastAsia="Calibri" w:hAnsi="Calibri" w:cs="Times New Roman"/>
          </w:rPr>
          <w:tab/>
          <w:t>r "\"Huh? Davvero?\""</w:t>
        </w:r>
      </w:ins>
    </w:p>
    <w:p w14:paraId="25294CC8" w14:textId="77777777" w:rsidR="00674C8A" w:rsidRPr="00674C8A" w:rsidRDefault="00674C8A" w:rsidP="00674C8A">
      <w:pPr>
        <w:spacing w:line="600" w:lineRule="auto"/>
        <w:jc w:val="left"/>
        <w:rPr>
          <w:ins w:id="10821" w:author="UTENTE" w:date="2020-06-30T18:44:00Z"/>
          <w:rFonts w:ascii="Calibri" w:eastAsia="Calibri" w:hAnsi="Calibri" w:cs="Times New Roman"/>
        </w:rPr>
      </w:pPr>
      <w:ins w:id="10822" w:author="UTENTE" w:date="2020-06-30T18:44:00Z">
        <w:r w:rsidRPr="00674C8A">
          <w:rPr>
            <w:rFonts w:ascii="Calibri" w:eastAsia="Calibri" w:hAnsi="Calibri" w:cs="Times New Roman"/>
          </w:rPr>
          <w:t>653.</w:t>
        </w:r>
        <w:r w:rsidRPr="00674C8A">
          <w:rPr>
            <w:rFonts w:ascii="Calibri" w:eastAsia="Calibri" w:hAnsi="Calibri" w:cs="Times New Roman"/>
          </w:rPr>
          <w:tab/>
          <w:t>mcp "\"Solo questa volta. Se provi a fare di nuovo una cosa del genere senza avvisarmi, non sarò felice.\""</w:t>
        </w:r>
      </w:ins>
    </w:p>
    <w:p w14:paraId="3C734D27" w14:textId="77777777" w:rsidR="00674C8A" w:rsidRPr="00674C8A" w:rsidRDefault="00674C8A" w:rsidP="00674C8A">
      <w:pPr>
        <w:spacing w:line="600" w:lineRule="auto"/>
        <w:jc w:val="left"/>
        <w:rPr>
          <w:ins w:id="10823" w:author="UTENTE" w:date="2020-06-30T18:44:00Z"/>
          <w:rFonts w:ascii="Calibri" w:eastAsia="Calibri" w:hAnsi="Calibri" w:cs="Times New Roman"/>
        </w:rPr>
      </w:pPr>
      <w:ins w:id="10824" w:author="UTENTE" w:date="2020-06-30T18:44:00Z">
        <w:r w:rsidRPr="00674C8A">
          <w:rPr>
            <w:rFonts w:ascii="Calibri" w:eastAsia="Calibri" w:hAnsi="Calibri" w:cs="Times New Roman"/>
          </w:rPr>
          <w:t>654.</w:t>
        </w:r>
        <w:r w:rsidRPr="00674C8A">
          <w:rPr>
            <w:rFonts w:ascii="Calibri" w:eastAsia="Calibri" w:hAnsi="Calibri" w:cs="Times New Roman"/>
          </w:rPr>
          <w:tab/>
          <w:t>n "Rex, che sembra eccitato all'idea che io gli non tenga il muso, annuisce contento."</w:t>
        </w:r>
      </w:ins>
    </w:p>
    <w:p w14:paraId="2E63A95C" w14:textId="77777777" w:rsidR="00674C8A" w:rsidRPr="00674C8A" w:rsidRDefault="00674C8A" w:rsidP="00674C8A">
      <w:pPr>
        <w:spacing w:line="600" w:lineRule="auto"/>
        <w:jc w:val="left"/>
        <w:rPr>
          <w:ins w:id="10825" w:author="UTENTE" w:date="2020-06-30T18:44:00Z"/>
          <w:rFonts w:ascii="Calibri" w:eastAsia="Calibri" w:hAnsi="Calibri" w:cs="Times New Roman"/>
        </w:rPr>
      </w:pPr>
      <w:ins w:id="10826" w:author="UTENTE" w:date="2020-06-30T18:44:00Z">
        <w:r w:rsidRPr="00674C8A">
          <w:rPr>
            <w:rFonts w:ascii="Calibri" w:eastAsia="Calibri" w:hAnsi="Calibri" w:cs="Times New Roman"/>
          </w:rPr>
          <w:t>655.</w:t>
        </w:r>
        <w:r w:rsidRPr="00674C8A">
          <w:rPr>
            <w:rFonts w:ascii="Calibri" w:eastAsia="Calibri" w:hAnsi="Calibri" w:cs="Times New Roman"/>
          </w:rPr>
          <w:tab/>
          <w:t>n "Fa del suo meglio per nascondere il suo entusiasmo schiarendosi la gola subito dopo, ma è come un libro aperto."</w:t>
        </w:r>
      </w:ins>
    </w:p>
    <w:p w14:paraId="4065003E" w14:textId="77777777" w:rsidR="00674C8A" w:rsidRPr="00674C8A" w:rsidRDefault="00674C8A" w:rsidP="00674C8A">
      <w:pPr>
        <w:spacing w:line="600" w:lineRule="auto"/>
        <w:jc w:val="left"/>
        <w:rPr>
          <w:ins w:id="10827" w:author="UTENTE" w:date="2020-06-30T18:44:00Z"/>
          <w:rFonts w:ascii="Calibri" w:eastAsia="Calibri" w:hAnsi="Calibri" w:cs="Times New Roman"/>
        </w:rPr>
      </w:pPr>
      <w:ins w:id="10828" w:author="UTENTE" w:date="2020-06-30T18:44:00Z">
        <w:r w:rsidRPr="00674C8A">
          <w:rPr>
            <w:rFonts w:ascii="Calibri" w:eastAsia="Calibri" w:hAnsi="Calibri" w:cs="Times New Roman"/>
          </w:rPr>
          <w:t>656.</w:t>
        </w:r>
        <w:r w:rsidRPr="00674C8A">
          <w:rPr>
            <w:rFonts w:ascii="Calibri" w:eastAsia="Calibri" w:hAnsi="Calibri" w:cs="Times New Roman"/>
          </w:rPr>
          <w:tab/>
          <w:t>r "\"Beh, se proprio devi fare il difficile, dirò qualcosa prima la prossima volta. Che viziato!\""</w:t>
        </w:r>
      </w:ins>
    </w:p>
    <w:p w14:paraId="7DC731D9" w14:textId="77777777" w:rsidR="00674C8A" w:rsidRPr="00674C8A" w:rsidRDefault="00674C8A" w:rsidP="00674C8A">
      <w:pPr>
        <w:spacing w:line="600" w:lineRule="auto"/>
        <w:jc w:val="left"/>
        <w:rPr>
          <w:ins w:id="10829" w:author="UTENTE" w:date="2020-06-30T18:44:00Z"/>
          <w:rFonts w:ascii="Calibri" w:eastAsia="Calibri" w:hAnsi="Calibri" w:cs="Times New Roman"/>
        </w:rPr>
      </w:pPr>
      <w:ins w:id="10830" w:author="UTENTE" w:date="2020-06-30T18:44:00Z">
        <w:r w:rsidRPr="00674C8A">
          <w:rPr>
            <w:rFonts w:ascii="Calibri" w:eastAsia="Calibri" w:hAnsi="Calibri" w:cs="Times New Roman"/>
          </w:rPr>
          <w:t>657.</w:t>
        </w:r>
        <w:r w:rsidRPr="00674C8A">
          <w:rPr>
            <w:rFonts w:ascii="Calibri" w:eastAsia="Calibri" w:hAnsi="Calibri" w:cs="Times New Roman"/>
          </w:rPr>
          <w:tab/>
          <w:t>mcp "\"{i}Io{/i} sono viziato? Scusa, devo aver capito male, la musica è molto alta.\"" </w:t>
        </w:r>
        <w:r w:rsidRPr="00674C8A">
          <w:rPr>
            <w:rFonts w:ascii="Calibri" w:eastAsia="Calibri" w:hAnsi="Calibri" w:cs="Times New Roman"/>
          </w:rPr>
          <w:br w:type="page"/>
        </w:r>
      </w:ins>
    </w:p>
    <w:p w14:paraId="5DD03E2D" w14:textId="77777777" w:rsidR="00674C8A" w:rsidRPr="00674C8A" w:rsidRDefault="00674C8A" w:rsidP="00674C8A">
      <w:pPr>
        <w:spacing w:line="600" w:lineRule="auto"/>
        <w:jc w:val="left"/>
        <w:rPr>
          <w:ins w:id="10831" w:author="UTENTE" w:date="2020-06-30T18:44:00Z"/>
          <w:rFonts w:ascii="Calibri" w:eastAsia="Calibri" w:hAnsi="Calibri" w:cs="Times New Roman"/>
          <w:lang w:val="en-US"/>
        </w:rPr>
      </w:pPr>
      <w:ins w:id="10832" w:author="UTENTE" w:date="2020-06-30T18:44:00Z">
        <w:r w:rsidRPr="00674C8A">
          <w:rPr>
            <w:rFonts w:ascii="Calibri" w:eastAsia="Calibri" w:hAnsi="Calibri" w:cs="Times New Roman"/>
            <w:lang w:val="en-US"/>
          </w:rPr>
          <w:lastRenderedPageBreak/>
          <w:t>658.</w:t>
        </w:r>
        <w:r w:rsidRPr="00674C8A">
          <w:rPr>
            <w:rFonts w:ascii="Calibri" w:eastAsia="Calibri" w:hAnsi="Calibri" w:cs="Times New Roman"/>
            <w:lang w:val="en-US"/>
          </w:rPr>
          <w:tab/>
          <w:t>n "We exchange a few more playful insults and jabs, and I even indulge Rex by dancing with him for a little while."</w:t>
        </w:r>
      </w:ins>
    </w:p>
    <w:p w14:paraId="18EE375E" w14:textId="77777777" w:rsidR="00674C8A" w:rsidRPr="00674C8A" w:rsidRDefault="00674C8A" w:rsidP="00674C8A">
      <w:pPr>
        <w:spacing w:line="600" w:lineRule="auto"/>
        <w:jc w:val="left"/>
        <w:rPr>
          <w:ins w:id="10833" w:author="UTENTE" w:date="2020-06-30T18:44:00Z"/>
          <w:rFonts w:ascii="Calibri" w:eastAsia="Calibri" w:hAnsi="Calibri" w:cs="Times New Roman"/>
          <w:lang w:val="en-US"/>
        </w:rPr>
      </w:pPr>
      <w:ins w:id="10834" w:author="UTENTE" w:date="2020-06-30T18:44:00Z">
        <w:r w:rsidRPr="00674C8A">
          <w:rPr>
            <w:rFonts w:ascii="Calibri" w:eastAsia="Calibri" w:hAnsi="Calibri" w:cs="Times New Roman"/>
            <w:lang w:val="en-US"/>
          </w:rPr>
          <w:t>659.</w:t>
        </w:r>
        <w:r w:rsidRPr="00674C8A">
          <w:rPr>
            <w:rFonts w:ascii="Calibri" w:eastAsia="Calibri" w:hAnsi="Calibri" w:cs="Times New Roman"/>
            <w:lang w:val="en-US"/>
          </w:rPr>
          <w:tab/>
          <w:t>n "I catch glimpses of his fangs when he grins at me now and then – {w}and it makes me wonder how far away the vampiric beast inside him ever really is."</w:t>
        </w:r>
      </w:ins>
    </w:p>
    <w:p w14:paraId="05CEBDA9" w14:textId="77777777" w:rsidR="00674C8A" w:rsidRPr="00674C8A" w:rsidRDefault="00674C8A" w:rsidP="00674C8A">
      <w:pPr>
        <w:spacing w:line="600" w:lineRule="auto"/>
        <w:jc w:val="left"/>
        <w:rPr>
          <w:ins w:id="10835" w:author="UTENTE" w:date="2020-06-30T18:44:00Z"/>
          <w:rFonts w:ascii="Calibri" w:eastAsia="Calibri" w:hAnsi="Calibri" w:cs="Times New Roman"/>
          <w:lang w:val="en-US"/>
        </w:rPr>
      </w:pPr>
      <w:ins w:id="10836" w:author="UTENTE" w:date="2020-06-30T18:44:00Z">
        <w:r w:rsidRPr="00674C8A">
          <w:rPr>
            <w:rFonts w:ascii="Calibri" w:eastAsia="Calibri" w:hAnsi="Calibri" w:cs="Times New Roman"/>
            <w:lang w:val="en-US"/>
          </w:rPr>
          <w:t>660.</w:t>
        </w:r>
        <w:r w:rsidRPr="00674C8A">
          <w:rPr>
            <w:rFonts w:ascii="Calibri" w:eastAsia="Calibri" w:hAnsi="Calibri" w:cs="Times New Roman"/>
            <w:lang w:val="en-US"/>
          </w:rPr>
          <w:tab/>
          <w:t>n "But right now, it's so hard to see him as anything other than a crazy, energetic kid… he really only does have two modes, I guess."</w:t>
        </w:r>
      </w:ins>
    </w:p>
    <w:p w14:paraId="674EABD2" w14:textId="77777777" w:rsidR="00674C8A" w:rsidRPr="00674C8A" w:rsidRDefault="00674C8A" w:rsidP="00674C8A">
      <w:pPr>
        <w:spacing w:line="600" w:lineRule="auto"/>
        <w:jc w:val="left"/>
        <w:rPr>
          <w:ins w:id="10837" w:author="UTENTE" w:date="2020-06-30T18:44:00Z"/>
          <w:rFonts w:ascii="Calibri" w:eastAsia="Calibri" w:hAnsi="Calibri" w:cs="Times New Roman"/>
          <w:lang w:val="en-US"/>
        </w:rPr>
      </w:pPr>
      <w:ins w:id="10838" w:author="UTENTE" w:date="2020-06-30T18:44:00Z">
        <w:r w:rsidRPr="00674C8A">
          <w:rPr>
            <w:rFonts w:ascii="Calibri" w:eastAsia="Calibri" w:hAnsi="Calibri" w:cs="Times New Roman"/>
            <w:lang w:val="en-US"/>
          </w:rPr>
          <w:t>661.</w:t>
        </w:r>
        <w:r w:rsidRPr="00674C8A">
          <w:rPr>
            <w:rFonts w:ascii="Calibri" w:eastAsia="Calibri" w:hAnsi="Calibri" w:cs="Times New Roman"/>
            <w:lang w:val="en-US"/>
          </w:rPr>
          <w:tab/>
          <w:t>n "Finally, I hesitantly tell Rex that I should head home to catch some sleep."</w:t>
        </w:r>
      </w:ins>
    </w:p>
    <w:p w14:paraId="502296AB" w14:textId="77777777" w:rsidR="00674C8A" w:rsidRPr="00674C8A" w:rsidRDefault="00674C8A" w:rsidP="00674C8A">
      <w:pPr>
        <w:spacing w:line="600" w:lineRule="auto"/>
        <w:jc w:val="left"/>
        <w:rPr>
          <w:ins w:id="10839" w:author="UTENTE" w:date="2020-06-30T18:44:00Z"/>
          <w:rFonts w:ascii="Calibri" w:eastAsia="Calibri" w:hAnsi="Calibri" w:cs="Times New Roman"/>
          <w:lang w:val="en-US"/>
        </w:rPr>
      </w:pPr>
      <w:ins w:id="10840" w:author="UTENTE" w:date="2020-06-30T18:44:00Z">
        <w:r w:rsidRPr="00674C8A">
          <w:rPr>
            <w:rFonts w:ascii="Calibri" w:eastAsia="Calibri" w:hAnsi="Calibri" w:cs="Times New Roman"/>
            <w:lang w:val="en-US"/>
          </w:rPr>
          <w:t>662.</w:t>
        </w:r>
        <w:r w:rsidRPr="00674C8A">
          <w:rPr>
            <w:rFonts w:ascii="Calibri" w:eastAsia="Calibri" w:hAnsi="Calibri" w:cs="Times New Roman"/>
            <w:lang w:val="en-US"/>
          </w:rPr>
          <w:tab/>
          <w:t>n "He insists on walking me back, which I end up agreeing to despite my better judgment."</w:t>
        </w:r>
      </w:ins>
    </w:p>
    <w:p w14:paraId="59FAEFDE" w14:textId="77777777" w:rsidR="00674C8A" w:rsidRPr="00674C8A" w:rsidRDefault="00674C8A" w:rsidP="00674C8A">
      <w:pPr>
        <w:spacing w:line="600" w:lineRule="auto"/>
        <w:jc w:val="left"/>
        <w:rPr>
          <w:ins w:id="10841" w:author="UTENTE" w:date="2020-06-30T18:44:00Z"/>
          <w:rFonts w:ascii="Calibri" w:eastAsia="Calibri" w:hAnsi="Calibri" w:cs="Times New Roman"/>
          <w:lang w:val="en-US"/>
        </w:rPr>
      </w:pPr>
      <w:ins w:id="10842" w:author="UTENTE" w:date="2020-06-30T18:44:00Z">
        <w:r w:rsidRPr="00674C8A">
          <w:rPr>
            <w:rFonts w:ascii="Calibri" w:eastAsia="Calibri" w:hAnsi="Calibri" w:cs="Times New Roman"/>
            <w:lang w:val="en-US"/>
          </w:rPr>
          <w:t>663.</w:t>
        </w:r>
        <w:r w:rsidRPr="00674C8A">
          <w:rPr>
            <w:rFonts w:ascii="Calibri" w:eastAsia="Calibri" w:hAnsi="Calibri" w:cs="Times New Roman"/>
            <w:lang w:val="en-US"/>
          </w:rPr>
          <w:tab/>
          <w:t>rp "\"Hey…\""</w:t>
        </w:r>
      </w:ins>
    </w:p>
    <w:p w14:paraId="0AD0F803" w14:textId="77777777" w:rsidR="00674C8A" w:rsidRPr="00674C8A" w:rsidRDefault="00674C8A" w:rsidP="00674C8A">
      <w:pPr>
        <w:spacing w:line="600" w:lineRule="auto"/>
        <w:jc w:val="left"/>
        <w:rPr>
          <w:ins w:id="10843" w:author="UTENTE" w:date="2020-06-30T18:44:00Z"/>
          <w:rFonts w:ascii="Calibri" w:eastAsia="Calibri" w:hAnsi="Calibri" w:cs="Times New Roman"/>
          <w:lang w:val="en-US"/>
        </w:rPr>
      </w:pPr>
      <w:ins w:id="10844" w:author="UTENTE" w:date="2020-06-30T18:44:00Z">
        <w:r w:rsidRPr="00674C8A">
          <w:rPr>
            <w:rFonts w:ascii="Calibri" w:eastAsia="Calibri" w:hAnsi="Calibri" w:cs="Times New Roman"/>
            <w:lang w:val="en-US"/>
          </w:rPr>
          <w:t>664.</w:t>
        </w:r>
        <w:r w:rsidRPr="00674C8A">
          <w:rPr>
            <w:rFonts w:ascii="Calibri" w:eastAsia="Calibri" w:hAnsi="Calibri" w:cs="Times New Roman"/>
            <w:lang w:val="en-US"/>
          </w:rPr>
          <w:tab/>
          <w:t>n "When we get close to my apartment, Rex pipes up with a more serious voice, although he sounds a little uncertain."</w:t>
        </w:r>
      </w:ins>
    </w:p>
    <w:p w14:paraId="0DC72ED6" w14:textId="77777777" w:rsidR="00674C8A" w:rsidRPr="00674C8A" w:rsidRDefault="00674C8A" w:rsidP="00674C8A">
      <w:pPr>
        <w:spacing w:line="600" w:lineRule="auto"/>
        <w:jc w:val="left"/>
        <w:rPr>
          <w:ins w:id="10845" w:author="UTENTE" w:date="2020-06-30T18:44:00Z"/>
          <w:rFonts w:ascii="Calibri" w:eastAsia="Calibri" w:hAnsi="Calibri" w:cs="Times New Roman"/>
          <w:lang w:val="en-US"/>
        </w:rPr>
      </w:pPr>
      <w:ins w:id="10846" w:author="UTENTE" w:date="2020-06-30T18:44:00Z">
        <w:r w:rsidRPr="00674C8A">
          <w:rPr>
            <w:rFonts w:ascii="Calibri" w:eastAsia="Calibri" w:hAnsi="Calibri" w:cs="Times New Roman"/>
            <w:lang w:val="en-US"/>
          </w:rPr>
          <w:t>665.</w:t>
        </w:r>
        <w:r w:rsidRPr="00674C8A">
          <w:rPr>
            <w:rFonts w:ascii="Calibri" w:eastAsia="Calibri" w:hAnsi="Calibri" w:cs="Times New Roman"/>
            <w:lang w:val="en-US"/>
          </w:rPr>
          <w:tab/>
          <w:t>mcp "\"Yeah? What's up?\""</w:t>
        </w:r>
      </w:ins>
    </w:p>
    <w:p w14:paraId="2D5C6D82" w14:textId="77777777" w:rsidR="00674C8A" w:rsidRPr="00674C8A" w:rsidRDefault="00674C8A" w:rsidP="00674C8A">
      <w:pPr>
        <w:spacing w:line="600" w:lineRule="auto"/>
        <w:jc w:val="left"/>
        <w:rPr>
          <w:ins w:id="10847" w:author="UTENTE" w:date="2020-06-30T18:44:00Z"/>
          <w:rFonts w:ascii="Calibri" w:eastAsia="Calibri" w:hAnsi="Calibri" w:cs="Times New Roman"/>
          <w:lang w:val="en-US"/>
        </w:rPr>
      </w:pPr>
      <w:ins w:id="10848" w:author="UTENTE" w:date="2020-06-30T18:44:00Z">
        <w:r w:rsidRPr="00674C8A">
          <w:rPr>
            <w:rFonts w:ascii="Calibri" w:eastAsia="Calibri" w:hAnsi="Calibri" w:cs="Times New Roman"/>
            <w:lang w:val="en-US"/>
          </w:rPr>
          <w:t>666.</w:t>
        </w:r>
        <w:r w:rsidRPr="00674C8A">
          <w:rPr>
            <w:rFonts w:ascii="Calibri" w:eastAsia="Calibri" w:hAnsi="Calibri" w:cs="Times New Roman"/>
            <w:lang w:val="en-US"/>
          </w:rPr>
          <w:tab/>
          <w:t>n "I cast him a curious glance, raising one eyebrow."</w:t>
        </w:r>
      </w:ins>
    </w:p>
    <w:p w14:paraId="4DE1DCAF" w14:textId="77777777" w:rsidR="00674C8A" w:rsidRPr="00674C8A" w:rsidRDefault="00674C8A" w:rsidP="00674C8A">
      <w:pPr>
        <w:spacing w:line="600" w:lineRule="auto"/>
        <w:jc w:val="left"/>
        <w:rPr>
          <w:ins w:id="10849" w:author="UTENTE" w:date="2020-06-30T18:44:00Z"/>
          <w:rFonts w:ascii="Calibri" w:eastAsia="Calibri" w:hAnsi="Calibri" w:cs="Times New Roman"/>
          <w:lang w:val="en-US"/>
        </w:rPr>
      </w:pPr>
      <w:ins w:id="10850" w:author="UTENTE" w:date="2020-06-30T18:44:00Z">
        <w:r w:rsidRPr="00674C8A">
          <w:rPr>
            <w:rFonts w:ascii="Calibri" w:eastAsia="Calibri" w:hAnsi="Calibri" w:cs="Times New Roman"/>
            <w:lang w:val="en-US"/>
          </w:rPr>
          <w:t>667.</w:t>
        </w:r>
        <w:r w:rsidRPr="00674C8A">
          <w:rPr>
            <w:rFonts w:ascii="Calibri" w:eastAsia="Calibri" w:hAnsi="Calibri" w:cs="Times New Roman"/>
            <w:lang w:val="en-US"/>
          </w:rPr>
          <w:tab/>
          <w:t>r "\"You think maybe… we could trade off seein' each other now and then?\""</w:t>
        </w:r>
      </w:ins>
    </w:p>
    <w:p w14:paraId="6CDBF1D9" w14:textId="77777777" w:rsidR="00674C8A" w:rsidRPr="00674C8A" w:rsidRDefault="00674C8A" w:rsidP="00674C8A">
      <w:pPr>
        <w:spacing w:line="600" w:lineRule="auto"/>
        <w:jc w:val="left"/>
        <w:rPr>
          <w:ins w:id="10851" w:author="UTENTE" w:date="2020-06-30T18:44:00Z"/>
          <w:rFonts w:ascii="Calibri" w:eastAsia="Calibri" w:hAnsi="Calibri" w:cs="Times New Roman"/>
          <w:lang w:val="en-US"/>
        </w:rPr>
      </w:pPr>
      <w:ins w:id="10852" w:author="UTENTE" w:date="2020-06-30T18:44:00Z">
        <w:r w:rsidRPr="00674C8A">
          <w:rPr>
            <w:rFonts w:ascii="Calibri" w:eastAsia="Calibri" w:hAnsi="Calibri" w:cs="Times New Roman"/>
            <w:lang w:val="en-US"/>
          </w:rPr>
          <w:t>668.</w:t>
        </w:r>
        <w:r w:rsidRPr="00674C8A">
          <w:rPr>
            <w:rFonts w:ascii="Calibri" w:eastAsia="Calibri" w:hAnsi="Calibri" w:cs="Times New Roman"/>
            <w:lang w:val="en-US"/>
          </w:rPr>
          <w:tab/>
          <w:t>r "\"I mean, I could stop by the diner some days, you could come by the club on others…\""</w:t>
        </w:r>
      </w:ins>
    </w:p>
    <w:p w14:paraId="4CDA0E96" w14:textId="77777777" w:rsidR="00674C8A" w:rsidRPr="00674C8A" w:rsidRDefault="00674C8A" w:rsidP="00674C8A">
      <w:pPr>
        <w:spacing w:line="600" w:lineRule="auto"/>
        <w:jc w:val="left"/>
        <w:rPr>
          <w:ins w:id="10853" w:author="UTENTE" w:date="2020-06-30T18:44:00Z"/>
          <w:rFonts w:ascii="Calibri" w:eastAsia="Calibri" w:hAnsi="Calibri" w:cs="Times New Roman"/>
          <w:lang w:val="en-US"/>
        </w:rPr>
      </w:pPr>
      <w:ins w:id="10854" w:author="UTENTE" w:date="2020-06-30T18:44:00Z">
        <w:r w:rsidRPr="00674C8A">
          <w:rPr>
            <w:rFonts w:ascii="Calibri" w:eastAsia="Calibri" w:hAnsi="Calibri" w:cs="Times New Roman"/>
            <w:lang w:val="en-US"/>
          </w:rPr>
          <w:t>669.</w:t>
        </w:r>
        <w:r w:rsidRPr="00674C8A">
          <w:rPr>
            <w:rFonts w:ascii="Calibri" w:eastAsia="Calibri" w:hAnsi="Calibri" w:cs="Times New Roman"/>
            <w:lang w:val="en-US"/>
          </w:rPr>
          <w:tab/>
          <w:t>n "He scratches at the back of his neck a little awkwardly."</w:t>
        </w:r>
        <w:r w:rsidRPr="00674C8A">
          <w:rPr>
            <w:rFonts w:ascii="Calibri" w:eastAsia="Calibri" w:hAnsi="Calibri" w:cs="Times New Roman"/>
            <w:lang w:val="en-US"/>
          </w:rPr>
          <w:br w:type="page"/>
        </w:r>
      </w:ins>
    </w:p>
    <w:p w14:paraId="646E7AF7" w14:textId="77777777" w:rsidR="00674C8A" w:rsidRPr="00674C8A" w:rsidRDefault="00674C8A" w:rsidP="00674C8A">
      <w:pPr>
        <w:spacing w:line="600" w:lineRule="auto"/>
        <w:jc w:val="left"/>
        <w:rPr>
          <w:ins w:id="10855" w:author="UTENTE" w:date="2020-06-30T18:44:00Z"/>
          <w:rFonts w:ascii="Calibri" w:eastAsia="Calibri" w:hAnsi="Calibri" w:cs="Times New Roman"/>
        </w:rPr>
      </w:pPr>
      <w:ins w:id="10856" w:author="UTENTE" w:date="2020-06-30T18:44:00Z">
        <w:r w:rsidRPr="00674C8A">
          <w:rPr>
            <w:rFonts w:ascii="Calibri" w:eastAsia="Calibri" w:hAnsi="Calibri" w:cs="Times New Roman"/>
          </w:rPr>
          <w:lastRenderedPageBreak/>
          <w:t>658.</w:t>
        </w:r>
        <w:r w:rsidRPr="00674C8A">
          <w:rPr>
            <w:rFonts w:ascii="Calibri" w:eastAsia="Calibri" w:hAnsi="Calibri" w:cs="Times New Roman"/>
          </w:rPr>
          <w:tab/>
          <w:t>n "Ci scambiamo ancora qualche insulto e frecciatina giocosa, e gli concedo persino un ballo."</w:t>
        </w:r>
      </w:ins>
    </w:p>
    <w:p w14:paraId="7D7033D6" w14:textId="77777777" w:rsidR="00674C8A" w:rsidRPr="00674C8A" w:rsidRDefault="00674C8A" w:rsidP="00674C8A">
      <w:pPr>
        <w:spacing w:line="600" w:lineRule="auto"/>
        <w:jc w:val="left"/>
        <w:rPr>
          <w:ins w:id="10857" w:author="UTENTE" w:date="2020-06-30T18:44:00Z"/>
          <w:rFonts w:ascii="Calibri" w:eastAsia="Calibri" w:hAnsi="Calibri" w:cs="Times New Roman"/>
        </w:rPr>
      </w:pPr>
      <w:ins w:id="10858" w:author="UTENTE" w:date="2020-06-30T18:44:00Z">
        <w:r w:rsidRPr="00674C8A">
          <w:rPr>
            <w:rFonts w:ascii="Calibri" w:eastAsia="Calibri" w:hAnsi="Calibri" w:cs="Times New Roman"/>
          </w:rPr>
          <w:t>659.</w:t>
        </w:r>
        <w:r w:rsidRPr="00674C8A">
          <w:rPr>
            <w:rFonts w:ascii="Calibri" w:eastAsia="Calibri" w:hAnsi="Calibri" w:cs="Times New Roman"/>
          </w:rPr>
          <w:tab/>
          <w:t>n "Intravedo i suoi canini quando mi sorride di tanto in tanto, e mi chiedo quanto sia radicata in lui la bestia vampiresca. "</w:t>
        </w:r>
      </w:ins>
    </w:p>
    <w:p w14:paraId="54819E57" w14:textId="77777777" w:rsidR="00674C8A" w:rsidRPr="00674C8A" w:rsidRDefault="00674C8A" w:rsidP="00674C8A">
      <w:pPr>
        <w:spacing w:line="600" w:lineRule="auto"/>
        <w:jc w:val="left"/>
        <w:rPr>
          <w:ins w:id="10859" w:author="UTENTE" w:date="2020-06-30T18:44:00Z"/>
          <w:rFonts w:ascii="Calibri" w:eastAsia="Calibri" w:hAnsi="Calibri" w:cs="Times New Roman"/>
        </w:rPr>
      </w:pPr>
      <w:ins w:id="10860" w:author="UTENTE" w:date="2020-06-30T18:44:00Z">
        <w:r w:rsidRPr="00674C8A">
          <w:rPr>
            <w:rFonts w:ascii="Calibri" w:eastAsia="Calibri" w:hAnsi="Calibri" w:cs="Times New Roman"/>
          </w:rPr>
          <w:t>660.</w:t>
        </w:r>
        <w:r w:rsidRPr="00674C8A">
          <w:rPr>
            <w:rFonts w:ascii="Calibri" w:eastAsia="Calibri" w:hAnsi="Calibri" w:cs="Times New Roman"/>
          </w:rPr>
          <w:tab/>
          <w:t>n "Ma in questo momento, è impossibile vedere più di un ragazzino pazzo ed energetico… Ha davvero solo due modalità, mi sa."</w:t>
        </w:r>
      </w:ins>
    </w:p>
    <w:p w14:paraId="0BA4445A" w14:textId="77777777" w:rsidR="00674C8A" w:rsidRPr="00674C8A" w:rsidRDefault="00674C8A" w:rsidP="00674C8A">
      <w:pPr>
        <w:spacing w:line="600" w:lineRule="auto"/>
        <w:jc w:val="left"/>
        <w:rPr>
          <w:ins w:id="10861" w:author="UTENTE" w:date="2020-06-30T18:44:00Z"/>
          <w:rFonts w:ascii="Calibri" w:eastAsia="Calibri" w:hAnsi="Calibri" w:cs="Times New Roman"/>
        </w:rPr>
      </w:pPr>
      <w:ins w:id="10862" w:author="UTENTE" w:date="2020-06-30T18:44:00Z">
        <w:r w:rsidRPr="00674C8A">
          <w:rPr>
            <w:rFonts w:ascii="Calibri" w:eastAsia="Calibri" w:hAnsi="Calibri" w:cs="Times New Roman"/>
          </w:rPr>
          <w:t>661.</w:t>
        </w:r>
        <w:r w:rsidRPr="00674C8A">
          <w:rPr>
            <w:rFonts w:ascii="Calibri" w:eastAsia="Calibri" w:hAnsi="Calibri" w:cs="Times New Roman"/>
          </w:rPr>
          <w:tab/>
          <w:t>n "Alla fine, affermo esitante che è ora di tornare a casa e dormire un po'. "</w:t>
        </w:r>
      </w:ins>
    </w:p>
    <w:p w14:paraId="37DEF4E2" w14:textId="77777777" w:rsidR="00674C8A" w:rsidRPr="00674C8A" w:rsidRDefault="00674C8A" w:rsidP="00674C8A">
      <w:pPr>
        <w:spacing w:line="600" w:lineRule="auto"/>
        <w:jc w:val="left"/>
        <w:rPr>
          <w:ins w:id="10863" w:author="UTENTE" w:date="2020-06-30T18:44:00Z"/>
          <w:rFonts w:ascii="Calibri" w:eastAsia="Calibri" w:hAnsi="Calibri" w:cs="Times New Roman"/>
        </w:rPr>
      </w:pPr>
      <w:ins w:id="10864" w:author="UTENTE" w:date="2020-06-30T18:44:00Z">
        <w:r w:rsidRPr="00674C8A">
          <w:rPr>
            <w:rFonts w:ascii="Calibri" w:eastAsia="Calibri" w:hAnsi="Calibri" w:cs="Times New Roman"/>
          </w:rPr>
          <w:t>662.</w:t>
        </w:r>
        <w:r w:rsidRPr="00674C8A">
          <w:rPr>
            <w:rFonts w:ascii="Calibri" w:eastAsia="Calibri" w:hAnsi="Calibri" w:cs="Times New Roman"/>
          </w:rPr>
          <w:tab/>
          <w:t>n "Rex insiste per accompagnarmi e io finisco per accettare, andando contro il mio buonsenso."</w:t>
        </w:r>
      </w:ins>
    </w:p>
    <w:p w14:paraId="7F6540D0" w14:textId="77777777" w:rsidR="00674C8A" w:rsidRPr="00674C8A" w:rsidRDefault="00674C8A" w:rsidP="00674C8A">
      <w:pPr>
        <w:spacing w:line="600" w:lineRule="auto"/>
        <w:jc w:val="left"/>
        <w:rPr>
          <w:ins w:id="10865" w:author="UTENTE" w:date="2020-06-30T18:44:00Z"/>
          <w:rFonts w:ascii="Calibri" w:eastAsia="Calibri" w:hAnsi="Calibri" w:cs="Times New Roman"/>
        </w:rPr>
      </w:pPr>
      <w:ins w:id="10866" w:author="UTENTE" w:date="2020-06-30T18:44:00Z">
        <w:r w:rsidRPr="00674C8A">
          <w:rPr>
            <w:rFonts w:ascii="Calibri" w:eastAsia="Calibri" w:hAnsi="Calibri" w:cs="Times New Roman"/>
          </w:rPr>
          <w:t>663.</w:t>
        </w:r>
        <w:r w:rsidRPr="00674C8A">
          <w:rPr>
            <w:rFonts w:ascii="Calibri" w:eastAsia="Calibri" w:hAnsi="Calibri" w:cs="Times New Roman"/>
          </w:rPr>
          <w:tab/>
          <w:t>rp "\"Ehi…\""</w:t>
        </w:r>
      </w:ins>
    </w:p>
    <w:p w14:paraId="6A746D09" w14:textId="77777777" w:rsidR="00674C8A" w:rsidRPr="00674C8A" w:rsidRDefault="00674C8A" w:rsidP="00674C8A">
      <w:pPr>
        <w:spacing w:line="600" w:lineRule="auto"/>
        <w:jc w:val="left"/>
        <w:rPr>
          <w:ins w:id="10867" w:author="UTENTE" w:date="2020-06-30T18:44:00Z"/>
          <w:rFonts w:ascii="Calibri" w:eastAsia="Calibri" w:hAnsi="Calibri" w:cs="Times New Roman"/>
        </w:rPr>
      </w:pPr>
      <w:ins w:id="10868" w:author="UTENTE" w:date="2020-06-30T18:44:00Z">
        <w:r w:rsidRPr="00674C8A">
          <w:rPr>
            <w:rFonts w:ascii="Calibri" w:eastAsia="Calibri" w:hAnsi="Calibri" w:cs="Times New Roman"/>
          </w:rPr>
          <w:t>664.</w:t>
        </w:r>
        <w:r w:rsidRPr="00674C8A">
          <w:rPr>
            <w:rFonts w:ascii="Calibri" w:eastAsia="Calibri" w:hAnsi="Calibri" w:cs="Times New Roman"/>
          </w:rPr>
          <w:tab/>
          <w:t>n "Quando arriviamo vicino al mio appartamento, Rex richiama la mia attenzione con una voce seria, anche se un po' insicura."</w:t>
        </w:r>
      </w:ins>
    </w:p>
    <w:p w14:paraId="0F87EDAE" w14:textId="77777777" w:rsidR="00674C8A" w:rsidRPr="00674C8A" w:rsidRDefault="00674C8A" w:rsidP="00674C8A">
      <w:pPr>
        <w:spacing w:line="600" w:lineRule="auto"/>
        <w:jc w:val="left"/>
        <w:rPr>
          <w:ins w:id="10869" w:author="UTENTE" w:date="2020-06-30T18:44:00Z"/>
          <w:rFonts w:ascii="Calibri" w:eastAsia="Calibri" w:hAnsi="Calibri" w:cs="Times New Roman"/>
        </w:rPr>
      </w:pPr>
      <w:ins w:id="10870" w:author="UTENTE" w:date="2020-06-30T18:44:00Z">
        <w:r w:rsidRPr="00674C8A">
          <w:rPr>
            <w:rFonts w:ascii="Calibri" w:eastAsia="Calibri" w:hAnsi="Calibri" w:cs="Times New Roman"/>
          </w:rPr>
          <w:t>665.</w:t>
        </w:r>
        <w:r w:rsidRPr="00674C8A">
          <w:rPr>
            <w:rFonts w:ascii="Calibri" w:eastAsia="Calibri" w:hAnsi="Calibri" w:cs="Times New Roman"/>
          </w:rPr>
          <w:tab/>
          <w:t>mcp "\"Sì? Che succede?\""</w:t>
        </w:r>
      </w:ins>
    </w:p>
    <w:p w14:paraId="6CB5E5E7" w14:textId="77777777" w:rsidR="00674C8A" w:rsidRPr="00674C8A" w:rsidRDefault="00674C8A" w:rsidP="00674C8A">
      <w:pPr>
        <w:spacing w:line="600" w:lineRule="auto"/>
        <w:jc w:val="left"/>
        <w:rPr>
          <w:ins w:id="10871" w:author="UTENTE" w:date="2020-06-30T18:44:00Z"/>
          <w:rFonts w:ascii="Calibri" w:eastAsia="Calibri" w:hAnsi="Calibri" w:cs="Times New Roman"/>
        </w:rPr>
      </w:pPr>
      <w:ins w:id="10872" w:author="UTENTE" w:date="2020-06-30T18:44:00Z">
        <w:r w:rsidRPr="00674C8A">
          <w:rPr>
            <w:rFonts w:ascii="Calibri" w:eastAsia="Calibri" w:hAnsi="Calibri" w:cs="Times New Roman"/>
          </w:rPr>
          <w:t>666.</w:t>
        </w:r>
        <w:r w:rsidRPr="00674C8A">
          <w:rPr>
            <w:rFonts w:ascii="Calibri" w:eastAsia="Calibri" w:hAnsi="Calibri" w:cs="Times New Roman"/>
          </w:rPr>
          <w:tab/>
          <w:t>n "Gli lancio uno sguardo curioso, sollevando un sopracciglio."</w:t>
        </w:r>
      </w:ins>
    </w:p>
    <w:p w14:paraId="1941C9E1" w14:textId="77777777" w:rsidR="00674C8A" w:rsidRPr="00674C8A" w:rsidRDefault="00674C8A" w:rsidP="00674C8A">
      <w:pPr>
        <w:spacing w:line="600" w:lineRule="auto"/>
        <w:jc w:val="left"/>
        <w:rPr>
          <w:ins w:id="10873" w:author="UTENTE" w:date="2020-06-30T18:44:00Z"/>
          <w:rFonts w:ascii="Calibri" w:eastAsia="Calibri" w:hAnsi="Calibri" w:cs="Times New Roman"/>
        </w:rPr>
      </w:pPr>
      <w:ins w:id="10874" w:author="UTENTE" w:date="2020-06-30T18:44:00Z">
        <w:r w:rsidRPr="00674C8A">
          <w:rPr>
            <w:rFonts w:ascii="Calibri" w:eastAsia="Calibri" w:hAnsi="Calibri" w:cs="Times New Roman"/>
          </w:rPr>
          <w:t>667.</w:t>
        </w:r>
        <w:r w:rsidRPr="00674C8A">
          <w:rPr>
            <w:rFonts w:ascii="Calibri" w:eastAsia="Calibri" w:hAnsi="Calibri" w:cs="Times New Roman"/>
          </w:rPr>
          <w:tab/>
          <w:t>r "\"Pensi che magari… Potremmo trovare un compromesso per vederci qualche volta?\""</w:t>
        </w:r>
      </w:ins>
    </w:p>
    <w:p w14:paraId="0BEA7311" w14:textId="77777777" w:rsidR="00674C8A" w:rsidRPr="00674C8A" w:rsidRDefault="00674C8A" w:rsidP="00674C8A">
      <w:pPr>
        <w:spacing w:line="600" w:lineRule="auto"/>
        <w:jc w:val="left"/>
        <w:rPr>
          <w:ins w:id="10875" w:author="UTENTE" w:date="2020-06-30T18:44:00Z"/>
          <w:rFonts w:ascii="Calibri" w:eastAsia="Calibri" w:hAnsi="Calibri" w:cs="Times New Roman"/>
        </w:rPr>
      </w:pPr>
      <w:ins w:id="10876" w:author="UTENTE" w:date="2020-06-30T18:44:00Z">
        <w:r w:rsidRPr="00674C8A">
          <w:rPr>
            <w:rFonts w:ascii="Calibri" w:eastAsia="Calibri" w:hAnsi="Calibri" w:cs="Times New Roman"/>
          </w:rPr>
          <w:t>668.</w:t>
        </w:r>
        <w:r w:rsidRPr="00674C8A">
          <w:rPr>
            <w:rFonts w:ascii="Calibri" w:eastAsia="Calibri" w:hAnsi="Calibri" w:cs="Times New Roman"/>
          </w:rPr>
          <w:tab/>
          <w:t>r "\"Intendo, magari ogni tanto potrei venire alla tavola calda e tu potresti venire al locale…\""</w:t>
        </w:r>
      </w:ins>
    </w:p>
    <w:p w14:paraId="3C4CFABD" w14:textId="77777777" w:rsidR="00674C8A" w:rsidRPr="00674C8A" w:rsidRDefault="00674C8A" w:rsidP="00674C8A">
      <w:pPr>
        <w:spacing w:line="600" w:lineRule="auto"/>
        <w:jc w:val="left"/>
        <w:rPr>
          <w:ins w:id="10877" w:author="UTENTE" w:date="2020-06-30T18:44:00Z"/>
          <w:rFonts w:ascii="Calibri" w:eastAsia="Calibri" w:hAnsi="Calibri" w:cs="Times New Roman"/>
        </w:rPr>
      </w:pPr>
      <w:ins w:id="10878" w:author="UTENTE" w:date="2020-06-30T18:44:00Z">
        <w:r w:rsidRPr="00674C8A">
          <w:rPr>
            <w:rFonts w:ascii="Calibri" w:eastAsia="Calibri" w:hAnsi="Calibri" w:cs="Times New Roman"/>
          </w:rPr>
          <w:t>669.</w:t>
        </w:r>
        <w:r w:rsidRPr="00674C8A">
          <w:rPr>
            <w:rFonts w:ascii="Calibri" w:eastAsia="Calibri" w:hAnsi="Calibri" w:cs="Times New Roman"/>
          </w:rPr>
          <w:tab/>
          <w:t>n "Si accarezza la nuca imbarazzato."</w:t>
        </w:r>
        <w:r w:rsidRPr="00674C8A">
          <w:rPr>
            <w:rFonts w:ascii="Calibri" w:eastAsia="Calibri" w:hAnsi="Calibri" w:cs="Times New Roman"/>
          </w:rPr>
          <w:br w:type="page"/>
        </w:r>
      </w:ins>
    </w:p>
    <w:p w14:paraId="703BFAE6" w14:textId="77777777" w:rsidR="00674C8A" w:rsidRPr="00674C8A" w:rsidRDefault="00674C8A" w:rsidP="00674C8A">
      <w:pPr>
        <w:spacing w:line="600" w:lineRule="auto"/>
        <w:jc w:val="left"/>
        <w:rPr>
          <w:ins w:id="10879" w:author="UTENTE" w:date="2020-06-30T18:44:00Z"/>
          <w:rFonts w:ascii="Calibri" w:eastAsia="Calibri" w:hAnsi="Calibri" w:cs="Times New Roman"/>
          <w:lang w:val="en-US"/>
        </w:rPr>
      </w:pPr>
      <w:ins w:id="10880" w:author="UTENTE" w:date="2020-06-30T18:44:00Z">
        <w:r w:rsidRPr="00674C8A">
          <w:rPr>
            <w:rFonts w:ascii="Calibri" w:eastAsia="Calibri" w:hAnsi="Calibri" w:cs="Times New Roman"/>
            <w:lang w:val="en-US"/>
          </w:rPr>
          <w:lastRenderedPageBreak/>
          <w:t>670.</w:t>
        </w:r>
        <w:r w:rsidRPr="00674C8A">
          <w:rPr>
            <w:rFonts w:ascii="Calibri" w:eastAsia="Calibri" w:hAnsi="Calibri" w:cs="Times New Roman"/>
            <w:lang w:val="en-US"/>
          </w:rPr>
          <w:tab/>
          <w:t>mc "\"Well, I figured you'd show up at the diner whether I wanted you to or not.\""</w:t>
        </w:r>
      </w:ins>
    </w:p>
    <w:p w14:paraId="48154C61" w14:textId="77777777" w:rsidR="00674C8A" w:rsidRPr="00674C8A" w:rsidRDefault="00674C8A" w:rsidP="00674C8A">
      <w:pPr>
        <w:spacing w:line="600" w:lineRule="auto"/>
        <w:jc w:val="left"/>
        <w:rPr>
          <w:ins w:id="10881" w:author="UTENTE" w:date="2020-06-30T18:44:00Z"/>
          <w:rFonts w:ascii="Calibri" w:eastAsia="Calibri" w:hAnsi="Calibri" w:cs="Times New Roman"/>
          <w:lang w:val="en-US"/>
        </w:rPr>
      </w:pPr>
      <w:ins w:id="10882" w:author="UTENTE" w:date="2020-06-30T18:44:00Z">
        <w:r w:rsidRPr="00674C8A">
          <w:rPr>
            <w:rFonts w:ascii="Calibri" w:eastAsia="Calibri" w:hAnsi="Calibri" w:cs="Times New Roman"/>
            <w:lang w:val="en-US"/>
          </w:rPr>
          <w:t>671.</w:t>
        </w:r>
        <w:r w:rsidRPr="00674C8A">
          <w:rPr>
            <w:rFonts w:ascii="Calibri" w:eastAsia="Calibri" w:hAnsi="Calibri" w:cs="Times New Roman"/>
            <w:lang w:val="en-US"/>
          </w:rPr>
          <w:tab/>
          <w:t>mc "\"I guess I don't mind stopping by the club now and then. Especially if you give me free drinks.\""</w:t>
        </w:r>
      </w:ins>
    </w:p>
    <w:p w14:paraId="742004C5" w14:textId="77777777" w:rsidR="00674C8A" w:rsidRPr="00674C8A" w:rsidRDefault="00674C8A" w:rsidP="00674C8A">
      <w:pPr>
        <w:spacing w:line="600" w:lineRule="auto"/>
        <w:jc w:val="left"/>
        <w:rPr>
          <w:ins w:id="10883" w:author="UTENTE" w:date="2020-06-30T18:44:00Z"/>
          <w:rFonts w:ascii="Calibri" w:eastAsia="Calibri" w:hAnsi="Calibri" w:cs="Times New Roman"/>
          <w:lang w:val="en-US"/>
        </w:rPr>
      </w:pPr>
      <w:ins w:id="10884" w:author="UTENTE" w:date="2020-06-30T18:44:00Z">
        <w:r w:rsidRPr="00674C8A">
          <w:rPr>
            <w:rFonts w:ascii="Calibri" w:eastAsia="Calibri" w:hAnsi="Calibri" w:cs="Times New Roman"/>
            <w:lang w:val="en-US"/>
          </w:rPr>
          <w:t>672.</w:t>
        </w:r>
        <w:r w:rsidRPr="00674C8A">
          <w:rPr>
            <w:rFonts w:ascii="Calibri" w:eastAsia="Calibri" w:hAnsi="Calibri" w:cs="Times New Roman"/>
            <w:lang w:val="en-US"/>
          </w:rPr>
          <w:tab/>
          <w:t>n "Rex lights up like a Christmas tree, flashing me a joyful, fangy grin."</w:t>
        </w:r>
      </w:ins>
    </w:p>
    <w:p w14:paraId="0B63EA1D" w14:textId="77777777" w:rsidR="00674C8A" w:rsidRPr="00674C8A" w:rsidRDefault="00674C8A" w:rsidP="00674C8A">
      <w:pPr>
        <w:spacing w:line="600" w:lineRule="auto"/>
        <w:jc w:val="left"/>
        <w:rPr>
          <w:ins w:id="10885" w:author="UTENTE" w:date="2020-06-30T18:44:00Z"/>
          <w:rFonts w:ascii="Calibri" w:eastAsia="Calibri" w:hAnsi="Calibri" w:cs="Times New Roman"/>
          <w:lang w:val="en-US"/>
        </w:rPr>
      </w:pPr>
      <w:ins w:id="10886" w:author="UTENTE" w:date="2020-06-30T18:44:00Z">
        <w:r w:rsidRPr="00674C8A">
          <w:rPr>
            <w:rFonts w:ascii="Calibri" w:eastAsia="Calibri" w:hAnsi="Calibri" w:cs="Times New Roman"/>
            <w:lang w:val="en-US"/>
          </w:rPr>
          <w:t>673.</w:t>
        </w:r>
        <w:r w:rsidRPr="00674C8A">
          <w:rPr>
            <w:rFonts w:ascii="Calibri" w:eastAsia="Calibri" w:hAnsi="Calibri" w:cs="Times New Roman"/>
            <w:lang w:val="en-US"/>
          </w:rPr>
          <w:tab/>
          <w:t>r "\"Hell yeah! Free drinks for my favorite drink, anytime he wants!\""</w:t>
        </w:r>
      </w:ins>
    </w:p>
    <w:p w14:paraId="1319076C" w14:textId="77777777" w:rsidR="00674C8A" w:rsidRPr="00674C8A" w:rsidRDefault="00674C8A" w:rsidP="00674C8A">
      <w:pPr>
        <w:spacing w:line="600" w:lineRule="auto"/>
        <w:jc w:val="left"/>
        <w:rPr>
          <w:ins w:id="10887" w:author="UTENTE" w:date="2020-06-30T18:44:00Z"/>
          <w:rFonts w:ascii="Calibri" w:eastAsia="Calibri" w:hAnsi="Calibri" w:cs="Times New Roman"/>
          <w:lang w:val="en-US"/>
        </w:rPr>
      </w:pPr>
      <w:ins w:id="10888" w:author="UTENTE" w:date="2020-06-30T18:44:00Z">
        <w:r w:rsidRPr="00674C8A">
          <w:rPr>
            <w:rFonts w:ascii="Calibri" w:eastAsia="Calibri" w:hAnsi="Calibri" w:cs="Times New Roman"/>
            <w:lang w:val="en-US"/>
          </w:rPr>
          <w:t>674.</w:t>
        </w:r>
        <w:r w:rsidRPr="00674C8A">
          <w:rPr>
            <w:rFonts w:ascii="Calibri" w:eastAsia="Calibri" w:hAnsi="Calibri" w:cs="Times New Roman"/>
            <w:lang w:val="en-US"/>
          </w:rPr>
          <w:tab/>
          <w:t>n "He darts forward and pulls me into a crushing hug, which I return with a slight grunt."</w:t>
        </w:r>
      </w:ins>
    </w:p>
    <w:p w14:paraId="423E6624" w14:textId="77777777" w:rsidR="00674C8A" w:rsidRPr="00674C8A" w:rsidRDefault="00674C8A" w:rsidP="00674C8A">
      <w:pPr>
        <w:spacing w:line="600" w:lineRule="auto"/>
        <w:jc w:val="left"/>
        <w:rPr>
          <w:ins w:id="10889" w:author="UTENTE" w:date="2020-06-30T18:44:00Z"/>
          <w:rFonts w:ascii="Calibri" w:eastAsia="Calibri" w:hAnsi="Calibri" w:cs="Times New Roman"/>
          <w:lang w:val="en-US"/>
        </w:rPr>
      </w:pPr>
      <w:ins w:id="10890" w:author="UTENTE" w:date="2020-06-30T18:44:00Z">
        <w:r w:rsidRPr="00674C8A">
          <w:rPr>
            <w:rFonts w:ascii="Calibri" w:eastAsia="Calibri" w:hAnsi="Calibri" w:cs="Times New Roman"/>
            <w:lang w:val="en-US"/>
          </w:rPr>
          <w:t>675.</w:t>
        </w:r>
        <w:r w:rsidRPr="00674C8A">
          <w:rPr>
            <w:rFonts w:ascii="Calibri" w:eastAsia="Calibri" w:hAnsi="Calibri" w:cs="Times New Roman"/>
            <w:lang w:val="en-US"/>
          </w:rPr>
          <w:tab/>
          <w:t>mcp "\"Ngh… can't you come up with a nickname for me that isn't…\""</w:t>
        </w:r>
      </w:ins>
    </w:p>
    <w:p w14:paraId="6EE15DD9" w14:textId="77777777" w:rsidR="00674C8A" w:rsidRPr="00674C8A" w:rsidRDefault="00674C8A" w:rsidP="00674C8A">
      <w:pPr>
        <w:spacing w:line="600" w:lineRule="auto"/>
        <w:jc w:val="left"/>
        <w:rPr>
          <w:ins w:id="10891" w:author="UTENTE" w:date="2020-06-30T18:44:00Z"/>
          <w:rFonts w:ascii="Calibri" w:eastAsia="Calibri" w:hAnsi="Calibri" w:cs="Times New Roman"/>
          <w:lang w:val="en-US"/>
        </w:rPr>
      </w:pPr>
      <w:ins w:id="10892" w:author="UTENTE" w:date="2020-06-30T18:44:00Z">
        <w:r w:rsidRPr="00674C8A">
          <w:rPr>
            <w:rFonts w:ascii="Calibri" w:eastAsia="Calibri" w:hAnsi="Calibri" w:cs="Times New Roman"/>
            <w:lang w:val="en-US"/>
          </w:rPr>
          <w:t>676.</w:t>
        </w:r>
        <w:r w:rsidRPr="00674C8A">
          <w:rPr>
            <w:rFonts w:ascii="Calibri" w:eastAsia="Calibri" w:hAnsi="Calibri" w:cs="Times New Roman"/>
            <w:lang w:val="en-US"/>
          </w:rPr>
          <w:tab/>
          <w:t>mcp "\"…You know, never mind.\""</w:t>
        </w:r>
      </w:ins>
    </w:p>
    <w:p w14:paraId="56DA47D0" w14:textId="77777777" w:rsidR="00674C8A" w:rsidRPr="00674C8A" w:rsidRDefault="00674C8A" w:rsidP="00674C8A">
      <w:pPr>
        <w:spacing w:line="600" w:lineRule="auto"/>
        <w:jc w:val="left"/>
        <w:rPr>
          <w:ins w:id="10893" w:author="UTENTE" w:date="2020-06-30T18:44:00Z"/>
          <w:rFonts w:ascii="Calibri" w:eastAsia="Calibri" w:hAnsi="Calibri" w:cs="Times New Roman"/>
          <w:lang w:val="en-US"/>
        </w:rPr>
      </w:pPr>
      <w:ins w:id="10894" w:author="UTENTE" w:date="2020-06-30T18:44:00Z">
        <w:r w:rsidRPr="00674C8A">
          <w:rPr>
            <w:rFonts w:ascii="Calibri" w:eastAsia="Calibri" w:hAnsi="Calibri" w:cs="Times New Roman"/>
            <w:lang w:val="en-US"/>
          </w:rPr>
          <w:t>677.</w:t>
        </w:r>
        <w:r w:rsidRPr="00674C8A">
          <w:rPr>
            <w:rFonts w:ascii="Calibri" w:eastAsia="Calibri" w:hAnsi="Calibri" w:cs="Times New Roman"/>
            <w:lang w:val="en-US"/>
          </w:rPr>
          <w:tab/>
          <w:t>n "–And just like that, our strange relationship kicked off."</w:t>
        </w:r>
      </w:ins>
    </w:p>
    <w:p w14:paraId="0F01EBAE" w14:textId="77777777" w:rsidR="00674C8A" w:rsidRPr="00674C8A" w:rsidRDefault="00674C8A" w:rsidP="00674C8A">
      <w:pPr>
        <w:spacing w:line="600" w:lineRule="auto"/>
        <w:jc w:val="left"/>
        <w:rPr>
          <w:ins w:id="10895" w:author="UTENTE" w:date="2020-06-30T18:44:00Z"/>
          <w:rFonts w:ascii="Calibri" w:eastAsia="Calibri" w:hAnsi="Calibri" w:cs="Times New Roman"/>
          <w:lang w:val="en-US"/>
        </w:rPr>
      </w:pPr>
      <w:ins w:id="10896" w:author="UTENTE" w:date="2020-06-30T18:44:00Z">
        <w:r w:rsidRPr="00674C8A">
          <w:rPr>
            <w:rFonts w:ascii="Calibri" w:eastAsia="Calibri" w:hAnsi="Calibri" w:cs="Times New Roman"/>
            <w:lang w:val="en-US"/>
          </w:rPr>
          <w:t>678.</w:t>
        </w:r>
        <w:r w:rsidRPr="00674C8A">
          <w:rPr>
            <w:rFonts w:ascii="Calibri" w:eastAsia="Calibri" w:hAnsi="Calibri" w:cs="Times New Roman"/>
            <w:lang w:val="en-US"/>
          </w:rPr>
          <w:tab/>
          <w:t>n "Most nights, Rex would show up at the diner not long before I closed, and we'd chat about silly things almost until dawn."</w:t>
        </w:r>
      </w:ins>
    </w:p>
    <w:p w14:paraId="57BB2204" w14:textId="77777777" w:rsidR="00674C8A" w:rsidRPr="00674C8A" w:rsidRDefault="00674C8A" w:rsidP="00674C8A">
      <w:pPr>
        <w:spacing w:line="600" w:lineRule="auto"/>
        <w:jc w:val="left"/>
        <w:rPr>
          <w:ins w:id="10897" w:author="UTENTE" w:date="2020-06-30T18:44:00Z"/>
          <w:rFonts w:ascii="Calibri" w:eastAsia="Calibri" w:hAnsi="Calibri" w:cs="Times New Roman"/>
          <w:lang w:val="en-US"/>
        </w:rPr>
      </w:pPr>
      <w:ins w:id="10898" w:author="UTENTE" w:date="2020-06-30T18:44:00Z">
        <w:r w:rsidRPr="00674C8A">
          <w:rPr>
            <w:rFonts w:ascii="Calibri" w:eastAsia="Calibri" w:hAnsi="Calibri" w:cs="Times New Roman"/>
            <w:lang w:val="en-US"/>
          </w:rPr>
          <w:t>679.</w:t>
        </w:r>
        <w:r w:rsidRPr="00674C8A">
          <w:rPr>
            <w:rFonts w:ascii="Calibri" w:eastAsia="Calibri" w:hAnsi="Calibri" w:cs="Times New Roman"/>
            <w:lang w:val="en-US"/>
          </w:rPr>
          <w:tab/>
          <w:t>n "I came to visit him at Club Skyline pretty regularly, too, where he made good on his promise of free drinks."</w:t>
        </w:r>
      </w:ins>
    </w:p>
    <w:p w14:paraId="4114C8F2" w14:textId="77777777" w:rsidR="00674C8A" w:rsidRPr="00674C8A" w:rsidRDefault="00674C8A" w:rsidP="00674C8A">
      <w:pPr>
        <w:spacing w:line="600" w:lineRule="auto"/>
        <w:jc w:val="left"/>
        <w:rPr>
          <w:ins w:id="10899" w:author="UTENTE" w:date="2020-06-30T18:44:00Z"/>
          <w:rFonts w:ascii="Calibri" w:eastAsia="Calibri" w:hAnsi="Calibri" w:cs="Times New Roman"/>
          <w:lang w:val="en-US"/>
        </w:rPr>
      </w:pPr>
      <w:ins w:id="10900" w:author="UTENTE" w:date="2020-06-30T18:44:00Z">
        <w:r w:rsidRPr="00674C8A">
          <w:rPr>
            <w:rFonts w:ascii="Calibri" w:eastAsia="Calibri" w:hAnsi="Calibri" w:cs="Times New Roman"/>
            <w:lang w:val="en-US"/>
          </w:rPr>
          <w:t>680.</w:t>
        </w:r>
        <w:r w:rsidRPr="00674C8A">
          <w:rPr>
            <w:rFonts w:ascii="Calibri" w:eastAsia="Calibri" w:hAnsi="Calibri" w:cs="Times New Roman"/>
            <w:lang w:val="en-US"/>
          </w:rPr>
          <w:tab/>
          <w:t>n "…But to my surprise, Rex stopped asking me for blood after that."</w:t>
        </w:r>
        <w:r w:rsidRPr="00674C8A">
          <w:rPr>
            <w:rFonts w:ascii="Calibri" w:eastAsia="Calibri" w:hAnsi="Calibri" w:cs="Times New Roman"/>
            <w:lang w:val="en-US"/>
          </w:rPr>
          <w:br w:type="page"/>
        </w:r>
      </w:ins>
    </w:p>
    <w:p w14:paraId="556DCF6B" w14:textId="77777777" w:rsidR="00674C8A" w:rsidRPr="00674C8A" w:rsidRDefault="00674C8A" w:rsidP="00674C8A">
      <w:pPr>
        <w:spacing w:line="600" w:lineRule="auto"/>
        <w:jc w:val="left"/>
        <w:rPr>
          <w:ins w:id="10901" w:author="UTENTE" w:date="2020-06-30T18:44:00Z"/>
          <w:rFonts w:ascii="Calibri" w:eastAsia="Calibri" w:hAnsi="Calibri" w:cs="Times New Roman"/>
        </w:rPr>
      </w:pPr>
      <w:ins w:id="10902" w:author="UTENTE" w:date="2020-06-30T18:44:00Z">
        <w:r w:rsidRPr="00674C8A">
          <w:rPr>
            <w:rFonts w:ascii="Calibri" w:eastAsia="Calibri" w:hAnsi="Calibri" w:cs="Times New Roman"/>
          </w:rPr>
          <w:lastRenderedPageBreak/>
          <w:t>670.</w:t>
        </w:r>
        <w:r w:rsidRPr="00674C8A">
          <w:rPr>
            <w:rFonts w:ascii="Calibri" w:eastAsia="Calibri" w:hAnsi="Calibri" w:cs="Times New Roman"/>
          </w:rPr>
          <w:tab/>
          <w:t>mc "\"Beh, avevo già immaginato che saresti venuto alla tavola calda che io lo volessi o meno.\""</w:t>
        </w:r>
      </w:ins>
    </w:p>
    <w:p w14:paraId="70BB1E19" w14:textId="77777777" w:rsidR="00674C8A" w:rsidRPr="00674C8A" w:rsidRDefault="00674C8A" w:rsidP="00674C8A">
      <w:pPr>
        <w:spacing w:line="600" w:lineRule="auto"/>
        <w:jc w:val="left"/>
        <w:rPr>
          <w:ins w:id="10903" w:author="UTENTE" w:date="2020-06-30T18:44:00Z"/>
          <w:rFonts w:ascii="Calibri" w:eastAsia="Calibri" w:hAnsi="Calibri" w:cs="Times New Roman"/>
        </w:rPr>
      </w:pPr>
      <w:ins w:id="10904" w:author="UTENTE" w:date="2020-06-30T18:44:00Z">
        <w:r w:rsidRPr="00674C8A">
          <w:rPr>
            <w:rFonts w:ascii="Calibri" w:eastAsia="Calibri" w:hAnsi="Calibri" w:cs="Times New Roman"/>
          </w:rPr>
          <w:t>671.</w:t>
        </w:r>
        <w:r w:rsidRPr="00674C8A">
          <w:rPr>
            <w:rFonts w:ascii="Calibri" w:eastAsia="Calibri" w:hAnsi="Calibri" w:cs="Times New Roman"/>
          </w:rPr>
          <w:tab/>
          <w:t>mc "\"Immagino che non sarebbe così male passare al locale qualche volta. Specialmente se mi offri drink gratis.\""</w:t>
        </w:r>
      </w:ins>
    </w:p>
    <w:p w14:paraId="557EAA4E" w14:textId="77777777" w:rsidR="00674C8A" w:rsidRPr="00674C8A" w:rsidRDefault="00674C8A" w:rsidP="00674C8A">
      <w:pPr>
        <w:spacing w:line="600" w:lineRule="auto"/>
        <w:jc w:val="left"/>
        <w:rPr>
          <w:ins w:id="10905" w:author="UTENTE" w:date="2020-06-30T18:44:00Z"/>
          <w:rFonts w:ascii="Calibri" w:eastAsia="Calibri" w:hAnsi="Calibri" w:cs="Times New Roman"/>
        </w:rPr>
      </w:pPr>
      <w:ins w:id="10906" w:author="UTENTE" w:date="2020-06-30T18:44:00Z">
        <w:r w:rsidRPr="00674C8A">
          <w:rPr>
            <w:rFonts w:ascii="Calibri" w:eastAsia="Calibri" w:hAnsi="Calibri" w:cs="Times New Roman"/>
          </w:rPr>
          <w:t>672.</w:t>
        </w:r>
        <w:r w:rsidRPr="00674C8A">
          <w:rPr>
            <w:rFonts w:ascii="Calibri" w:eastAsia="Calibri" w:hAnsi="Calibri" w:cs="Times New Roman"/>
          </w:rPr>
          <w:tab/>
          <w:t>n "Rex si illumina come un albero di Natale, mostrandomi un gioioso sorriso appuntito."</w:t>
        </w:r>
      </w:ins>
    </w:p>
    <w:p w14:paraId="77584AAC" w14:textId="77777777" w:rsidR="00674C8A" w:rsidRPr="00674C8A" w:rsidRDefault="00674C8A" w:rsidP="00674C8A">
      <w:pPr>
        <w:spacing w:line="600" w:lineRule="auto"/>
        <w:jc w:val="left"/>
        <w:rPr>
          <w:ins w:id="10907" w:author="UTENTE" w:date="2020-06-30T18:44:00Z"/>
          <w:rFonts w:ascii="Calibri" w:eastAsia="Calibri" w:hAnsi="Calibri" w:cs="Times New Roman"/>
        </w:rPr>
      </w:pPr>
      <w:ins w:id="10908" w:author="UTENTE" w:date="2020-06-30T18:44:00Z">
        <w:r w:rsidRPr="00674C8A">
          <w:rPr>
            <w:rFonts w:ascii="Calibri" w:eastAsia="Calibri" w:hAnsi="Calibri" w:cs="Times New Roman"/>
          </w:rPr>
          <w:t>673.</w:t>
        </w:r>
        <w:r w:rsidRPr="00674C8A">
          <w:rPr>
            <w:rFonts w:ascii="Calibri" w:eastAsia="Calibri" w:hAnsi="Calibri" w:cs="Times New Roman"/>
          </w:rPr>
          <w:tab/>
          <w:t>r "\"Certo che sì! Bevande gratis per la mia bevanda preferita, ogni volta che vuole!\""</w:t>
        </w:r>
      </w:ins>
    </w:p>
    <w:p w14:paraId="1135AE9C" w14:textId="77777777" w:rsidR="00674C8A" w:rsidRPr="00674C8A" w:rsidRDefault="00674C8A" w:rsidP="00674C8A">
      <w:pPr>
        <w:spacing w:line="600" w:lineRule="auto"/>
        <w:jc w:val="left"/>
        <w:rPr>
          <w:ins w:id="10909" w:author="UTENTE" w:date="2020-06-30T18:44:00Z"/>
          <w:rFonts w:ascii="Calibri" w:eastAsia="Calibri" w:hAnsi="Calibri" w:cs="Times New Roman"/>
        </w:rPr>
      </w:pPr>
      <w:ins w:id="10910" w:author="UTENTE" w:date="2020-06-30T18:44:00Z">
        <w:r w:rsidRPr="00674C8A">
          <w:rPr>
            <w:rFonts w:ascii="Calibri" w:eastAsia="Calibri" w:hAnsi="Calibri" w:cs="Times New Roman"/>
          </w:rPr>
          <w:t>674.</w:t>
        </w:r>
        <w:r w:rsidRPr="00674C8A">
          <w:rPr>
            <w:rFonts w:ascii="Calibri" w:eastAsia="Calibri" w:hAnsi="Calibri" w:cs="Times New Roman"/>
          </w:rPr>
          <w:tab/>
          <w:t>n "Si lancia verso di me e mi tira in un abbraccio da spaccarmi le ossa, che restituisco con un leggero grugnito."</w:t>
        </w:r>
      </w:ins>
    </w:p>
    <w:p w14:paraId="53784F8B" w14:textId="77777777" w:rsidR="00674C8A" w:rsidRPr="00674C8A" w:rsidRDefault="00674C8A" w:rsidP="00674C8A">
      <w:pPr>
        <w:spacing w:line="600" w:lineRule="auto"/>
        <w:jc w:val="left"/>
        <w:rPr>
          <w:ins w:id="10911" w:author="UTENTE" w:date="2020-06-30T18:44:00Z"/>
          <w:rFonts w:ascii="Calibri" w:eastAsia="Calibri" w:hAnsi="Calibri" w:cs="Times New Roman"/>
        </w:rPr>
      </w:pPr>
      <w:ins w:id="10912" w:author="UTENTE" w:date="2020-06-30T18:44:00Z">
        <w:r w:rsidRPr="00674C8A">
          <w:rPr>
            <w:rFonts w:ascii="Calibri" w:eastAsia="Calibri" w:hAnsi="Calibri" w:cs="Times New Roman"/>
          </w:rPr>
          <w:t>675.</w:t>
        </w:r>
        <w:r w:rsidRPr="00674C8A">
          <w:rPr>
            <w:rFonts w:ascii="Calibri" w:eastAsia="Calibri" w:hAnsi="Calibri" w:cs="Times New Roman"/>
          </w:rPr>
          <w:tab/>
          <w:t>mcp "\"Ngh… non puoi trovarmi un nomignolo che non sia…\""</w:t>
        </w:r>
      </w:ins>
    </w:p>
    <w:p w14:paraId="49905C2A" w14:textId="77777777" w:rsidR="00674C8A" w:rsidRPr="00674C8A" w:rsidRDefault="00674C8A" w:rsidP="00674C8A">
      <w:pPr>
        <w:spacing w:line="600" w:lineRule="auto"/>
        <w:jc w:val="left"/>
        <w:rPr>
          <w:ins w:id="10913" w:author="UTENTE" w:date="2020-06-30T18:44:00Z"/>
          <w:rFonts w:ascii="Calibri" w:eastAsia="Calibri" w:hAnsi="Calibri" w:cs="Times New Roman"/>
        </w:rPr>
      </w:pPr>
      <w:ins w:id="10914" w:author="UTENTE" w:date="2020-06-30T18:44:00Z">
        <w:r w:rsidRPr="00674C8A">
          <w:rPr>
            <w:rFonts w:ascii="Calibri" w:eastAsia="Calibri" w:hAnsi="Calibri" w:cs="Times New Roman"/>
          </w:rPr>
          <w:t>676.</w:t>
        </w:r>
        <w:r w:rsidRPr="00674C8A">
          <w:rPr>
            <w:rFonts w:ascii="Calibri" w:eastAsia="Calibri" w:hAnsi="Calibri" w:cs="Times New Roman"/>
          </w:rPr>
          <w:tab/>
          <w:t>mcp "\"…Sai cosa, lascia stare.\""</w:t>
        </w:r>
      </w:ins>
    </w:p>
    <w:p w14:paraId="422C9AD6" w14:textId="77777777" w:rsidR="00674C8A" w:rsidRPr="00674C8A" w:rsidRDefault="00674C8A" w:rsidP="00674C8A">
      <w:pPr>
        <w:spacing w:line="600" w:lineRule="auto"/>
        <w:jc w:val="left"/>
        <w:rPr>
          <w:ins w:id="10915" w:author="UTENTE" w:date="2020-06-30T18:44:00Z"/>
          <w:rFonts w:ascii="Calibri" w:eastAsia="Calibri" w:hAnsi="Calibri" w:cs="Times New Roman"/>
        </w:rPr>
      </w:pPr>
      <w:ins w:id="10916" w:author="UTENTE" w:date="2020-06-30T18:44:00Z">
        <w:r w:rsidRPr="00674C8A">
          <w:rPr>
            <w:rFonts w:ascii="Calibri" w:eastAsia="Calibri" w:hAnsi="Calibri" w:cs="Times New Roman"/>
          </w:rPr>
          <w:t>677.</w:t>
        </w:r>
        <w:r w:rsidRPr="00674C8A">
          <w:rPr>
            <w:rFonts w:ascii="Calibri" w:eastAsia="Calibri" w:hAnsi="Calibri" w:cs="Times New Roman"/>
          </w:rPr>
          <w:tab/>
          <w:t>n "E in quel momento, la nostra strana amicizia è iniziata."</w:t>
        </w:r>
      </w:ins>
    </w:p>
    <w:p w14:paraId="443CECF1" w14:textId="77777777" w:rsidR="00674C8A" w:rsidRPr="00674C8A" w:rsidRDefault="00674C8A" w:rsidP="00674C8A">
      <w:pPr>
        <w:spacing w:line="600" w:lineRule="auto"/>
        <w:jc w:val="left"/>
        <w:rPr>
          <w:ins w:id="10917" w:author="UTENTE" w:date="2020-06-30T18:44:00Z"/>
          <w:rFonts w:ascii="Calibri" w:eastAsia="Calibri" w:hAnsi="Calibri" w:cs="Times New Roman"/>
        </w:rPr>
      </w:pPr>
      <w:ins w:id="10918" w:author="UTENTE" w:date="2020-06-30T18:44:00Z">
        <w:r w:rsidRPr="00674C8A">
          <w:rPr>
            <w:rFonts w:ascii="Calibri" w:eastAsia="Calibri" w:hAnsi="Calibri" w:cs="Times New Roman"/>
          </w:rPr>
          <w:t>678.</w:t>
        </w:r>
        <w:r w:rsidRPr="00674C8A">
          <w:rPr>
            <w:rFonts w:ascii="Calibri" w:eastAsia="Calibri" w:hAnsi="Calibri" w:cs="Times New Roman"/>
          </w:rPr>
          <w:tab/>
          <w:t>n "La maggior parte delle notti, Rex veniva alla tavola calda poco prima della chiusura e chiacchieravamo di cazzate quasi fino all'alba."</w:t>
        </w:r>
      </w:ins>
    </w:p>
    <w:p w14:paraId="705AB449" w14:textId="77777777" w:rsidR="00674C8A" w:rsidRPr="00674C8A" w:rsidRDefault="00674C8A" w:rsidP="00674C8A">
      <w:pPr>
        <w:spacing w:line="600" w:lineRule="auto"/>
        <w:jc w:val="left"/>
        <w:rPr>
          <w:ins w:id="10919" w:author="UTENTE" w:date="2020-06-30T18:44:00Z"/>
          <w:rFonts w:ascii="Calibri" w:eastAsia="Calibri" w:hAnsi="Calibri" w:cs="Times New Roman"/>
        </w:rPr>
      </w:pPr>
      <w:ins w:id="10920" w:author="UTENTE" w:date="2020-06-30T18:44:00Z">
        <w:r w:rsidRPr="00674C8A">
          <w:rPr>
            <w:rFonts w:ascii="Calibri" w:eastAsia="Calibri" w:hAnsi="Calibri" w:cs="Times New Roman"/>
          </w:rPr>
          <w:t>679.</w:t>
        </w:r>
        <w:r w:rsidRPr="00674C8A">
          <w:rPr>
            <w:rFonts w:ascii="Calibri" w:eastAsia="Calibri" w:hAnsi="Calibri" w:cs="Times New Roman"/>
          </w:rPr>
          <w:tab/>
          <w:t>n "Sono anche andato a trovarlo allo Skyline abbastanza regolarmente, dove manteneva la sua promessa di offrimi bevute gratuite."</w:t>
        </w:r>
      </w:ins>
    </w:p>
    <w:p w14:paraId="62C35372" w14:textId="77777777" w:rsidR="00674C8A" w:rsidRPr="00674C8A" w:rsidRDefault="00674C8A" w:rsidP="00674C8A">
      <w:pPr>
        <w:spacing w:line="600" w:lineRule="auto"/>
        <w:jc w:val="left"/>
        <w:rPr>
          <w:ins w:id="10921" w:author="UTENTE" w:date="2020-06-30T18:44:00Z"/>
          <w:rFonts w:ascii="Calibri" w:eastAsia="Calibri" w:hAnsi="Calibri" w:cs="Times New Roman"/>
        </w:rPr>
      </w:pPr>
      <w:ins w:id="10922" w:author="UTENTE" w:date="2020-06-30T18:44:00Z">
        <w:r w:rsidRPr="00674C8A">
          <w:rPr>
            <w:rFonts w:ascii="Calibri" w:eastAsia="Calibri" w:hAnsi="Calibri" w:cs="Times New Roman"/>
          </w:rPr>
          <w:t>680.</w:t>
        </w:r>
        <w:r w:rsidRPr="00674C8A">
          <w:rPr>
            <w:rFonts w:ascii="Calibri" w:eastAsia="Calibri" w:hAnsi="Calibri" w:cs="Times New Roman"/>
          </w:rPr>
          <w:tab/>
          <w:t>n "…Ma con mia grande sorpresa, Rex ha smesso di chiedermi di bere il mio sangue da quel momento in poi." </w:t>
        </w:r>
        <w:r w:rsidRPr="00674C8A">
          <w:rPr>
            <w:rFonts w:ascii="Calibri" w:eastAsia="Calibri" w:hAnsi="Calibri" w:cs="Times New Roman"/>
          </w:rPr>
          <w:br w:type="page"/>
        </w:r>
      </w:ins>
    </w:p>
    <w:p w14:paraId="7A653139" w14:textId="77777777" w:rsidR="00674C8A" w:rsidRPr="00674C8A" w:rsidRDefault="00674C8A" w:rsidP="00674C8A">
      <w:pPr>
        <w:spacing w:line="600" w:lineRule="auto"/>
        <w:jc w:val="left"/>
        <w:rPr>
          <w:ins w:id="10923" w:author="UTENTE" w:date="2020-06-30T18:44:00Z"/>
          <w:rFonts w:ascii="Calibri" w:eastAsia="Calibri" w:hAnsi="Calibri" w:cs="Times New Roman"/>
          <w:lang w:val="en-US"/>
        </w:rPr>
      </w:pPr>
      <w:ins w:id="10924" w:author="UTENTE" w:date="2020-06-30T18:44:00Z">
        <w:r w:rsidRPr="00674C8A">
          <w:rPr>
            <w:rFonts w:ascii="Calibri" w:eastAsia="Calibri" w:hAnsi="Calibri" w:cs="Times New Roman"/>
            <w:lang w:val="en-US"/>
          </w:rPr>
          <w:lastRenderedPageBreak/>
          <w:t>681.</w:t>
        </w:r>
        <w:r w:rsidRPr="00674C8A">
          <w:rPr>
            <w:rFonts w:ascii="Calibri" w:eastAsia="Calibri" w:hAnsi="Calibri" w:cs="Times New Roman"/>
            <w:lang w:val="en-US"/>
          </w:rPr>
          <w:tab/>
          <w:t>n "Whenever I questioned him about it, he brushed me off, acting like he didn't need to feed very often."</w:t>
        </w:r>
      </w:ins>
    </w:p>
    <w:p w14:paraId="171E5EBB" w14:textId="77777777" w:rsidR="00674C8A" w:rsidRPr="00674C8A" w:rsidRDefault="00674C8A" w:rsidP="00674C8A">
      <w:pPr>
        <w:spacing w:line="600" w:lineRule="auto"/>
        <w:jc w:val="left"/>
        <w:rPr>
          <w:ins w:id="10925" w:author="UTENTE" w:date="2020-06-30T18:44:00Z"/>
          <w:rFonts w:ascii="Calibri" w:eastAsia="Calibri" w:hAnsi="Calibri" w:cs="Times New Roman"/>
          <w:lang w:val="en-US"/>
        </w:rPr>
      </w:pPr>
      <w:ins w:id="10926" w:author="UTENTE" w:date="2020-06-30T18:44:00Z">
        <w:r w:rsidRPr="00674C8A">
          <w:rPr>
            <w:rFonts w:ascii="Calibri" w:eastAsia="Calibri" w:hAnsi="Calibri" w:cs="Times New Roman"/>
            <w:lang w:val="en-US"/>
          </w:rPr>
          <w:t>682.</w:t>
        </w:r>
        <w:r w:rsidRPr="00674C8A">
          <w:rPr>
            <w:rFonts w:ascii="Calibri" w:eastAsia="Calibri" w:hAnsi="Calibri" w:cs="Times New Roman"/>
            <w:lang w:val="en-US"/>
          </w:rPr>
          <w:tab/>
          <w:t>n "Maybe it's guilt, maybe it's embarrassment. {w}Or maybe he just wants us to be more like regular friends – I can't really tell."</w:t>
        </w:r>
      </w:ins>
    </w:p>
    <w:p w14:paraId="0324EBB4" w14:textId="77777777" w:rsidR="00674C8A" w:rsidRPr="00674C8A" w:rsidRDefault="00674C8A" w:rsidP="00674C8A">
      <w:pPr>
        <w:spacing w:line="600" w:lineRule="auto"/>
        <w:jc w:val="left"/>
        <w:rPr>
          <w:ins w:id="10927" w:author="UTENTE" w:date="2020-06-30T18:44:00Z"/>
          <w:rFonts w:ascii="Calibri" w:eastAsia="Calibri" w:hAnsi="Calibri" w:cs="Times New Roman"/>
          <w:lang w:val="en-US"/>
        </w:rPr>
      </w:pPr>
      <w:ins w:id="10928" w:author="UTENTE" w:date="2020-06-30T18:44:00Z">
        <w:r w:rsidRPr="00674C8A">
          <w:rPr>
            <w:rFonts w:ascii="Calibri" w:eastAsia="Calibri" w:hAnsi="Calibri" w:cs="Times New Roman"/>
            <w:lang w:val="en-US"/>
          </w:rPr>
          <w:t>683.</w:t>
        </w:r>
        <w:r w:rsidRPr="00674C8A">
          <w:rPr>
            <w:rFonts w:ascii="Calibri" w:eastAsia="Calibri" w:hAnsi="Calibri" w:cs="Times New Roman"/>
            <w:lang w:val="en-US"/>
          </w:rPr>
          <w:tab/>
          <w:t>n "He's started to look even paler than normal, though… {w}which worries me, but once Rex makes his mind up, it's impossible to change it."</w:t>
        </w:r>
      </w:ins>
    </w:p>
    <w:p w14:paraId="3A72FB9C" w14:textId="77777777" w:rsidR="00674C8A" w:rsidRPr="00674C8A" w:rsidRDefault="00674C8A" w:rsidP="00674C8A">
      <w:pPr>
        <w:spacing w:line="600" w:lineRule="auto"/>
        <w:jc w:val="left"/>
        <w:rPr>
          <w:ins w:id="10929" w:author="UTENTE" w:date="2020-06-30T18:44:00Z"/>
          <w:rFonts w:ascii="Calibri" w:eastAsia="Calibri" w:hAnsi="Calibri" w:cs="Times New Roman"/>
          <w:lang w:val="en-US"/>
        </w:rPr>
      </w:pPr>
      <w:ins w:id="10930" w:author="UTENTE" w:date="2020-06-30T18:44:00Z">
        <w:r w:rsidRPr="00674C8A">
          <w:rPr>
            <w:rFonts w:ascii="Calibri" w:eastAsia="Calibri" w:hAnsi="Calibri" w:cs="Times New Roman"/>
            <w:lang w:val="en-US"/>
          </w:rPr>
          <w:t>684.</w:t>
        </w:r>
        <w:r w:rsidRPr="00674C8A">
          <w:rPr>
            <w:rFonts w:ascii="Calibri" w:eastAsia="Calibri" w:hAnsi="Calibri" w:cs="Times New Roman"/>
            <w:lang w:val="en-US"/>
          </w:rPr>
          <w:tab/>
          <w:t>n "Our relationship itself didn't outright grow beyond \"friends,\" even though it was obvious Rex liked me."</w:t>
        </w:r>
      </w:ins>
    </w:p>
    <w:p w14:paraId="682B5162" w14:textId="77777777" w:rsidR="00674C8A" w:rsidRPr="00674C8A" w:rsidRDefault="00674C8A" w:rsidP="00674C8A">
      <w:pPr>
        <w:spacing w:line="600" w:lineRule="auto"/>
        <w:jc w:val="left"/>
        <w:rPr>
          <w:ins w:id="10931" w:author="UTENTE" w:date="2020-06-30T18:44:00Z"/>
          <w:rFonts w:ascii="Calibri" w:eastAsia="Calibri" w:hAnsi="Calibri" w:cs="Times New Roman"/>
          <w:lang w:val="en-US"/>
        </w:rPr>
      </w:pPr>
      <w:ins w:id="10932" w:author="UTENTE" w:date="2020-06-30T18:44:00Z">
        <w:r w:rsidRPr="00674C8A">
          <w:rPr>
            <w:rFonts w:ascii="Calibri" w:eastAsia="Calibri" w:hAnsi="Calibri" w:cs="Times New Roman"/>
            <w:lang w:val="en-US"/>
          </w:rPr>
          <w:t>685.</w:t>
        </w:r>
        <w:r w:rsidRPr="00674C8A">
          <w:rPr>
            <w:rFonts w:ascii="Calibri" w:eastAsia="Calibri" w:hAnsi="Calibri" w:cs="Times New Roman"/>
            <w:lang w:val="en-US"/>
          </w:rPr>
          <w:tab/>
          <w:t>n "I guess you could say I'm just too scared to actually date a vampire, especially since I get the feeling Rex's clanmates are still watching us."</w:t>
        </w:r>
      </w:ins>
    </w:p>
    <w:p w14:paraId="60DE18E8" w14:textId="77777777" w:rsidR="00674C8A" w:rsidRPr="00674C8A" w:rsidRDefault="00674C8A" w:rsidP="00674C8A">
      <w:pPr>
        <w:spacing w:line="600" w:lineRule="auto"/>
        <w:jc w:val="left"/>
        <w:rPr>
          <w:ins w:id="10933" w:author="UTENTE" w:date="2020-06-30T18:44:00Z"/>
          <w:rFonts w:ascii="Calibri" w:eastAsia="Calibri" w:hAnsi="Calibri" w:cs="Times New Roman"/>
          <w:lang w:val="en-US"/>
        </w:rPr>
      </w:pPr>
      <w:ins w:id="10934" w:author="UTENTE" w:date="2020-06-30T18:44:00Z">
        <w:r w:rsidRPr="00674C8A">
          <w:rPr>
            <w:rFonts w:ascii="Calibri" w:eastAsia="Calibri" w:hAnsi="Calibri" w:cs="Times New Roman"/>
            <w:lang w:val="en-US"/>
          </w:rPr>
          <w:t>686.</w:t>
        </w:r>
        <w:r w:rsidRPr="00674C8A">
          <w:rPr>
            <w:rFonts w:ascii="Calibri" w:eastAsia="Calibri" w:hAnsi="Calibri" w:cs="Times New Roman"/>
            <w:lang w:val="en-US"/>
          </w:rPr>
          <w:tab/>
          <w:t>n "Although he's just so stupidly adorable (or is it adorably stupid?) that, sometimes, I can hardly keep from pouncing on him."</w:t>
        </w:r>
      </w:ins>
    </w:p>
    <w:p w14:paraId="436E633C" w14:textId="77777777" w:rsidR="00674C8A" w:rsidRPr="00674C8A" w:rsidRDefault="00674C8A" w:rsidP="00674C8A">
      <w:pPr>
        <w:spacing w:line="600" w:lineRule="auto"/>
        <w:jc w:val="left"/>
        <w:rPr>
          <w:ins w:id="10935" w:author="UTENTE" w:date="2020-06-30T18:44:00Z"/>
          <w:rFonts w:ascii="Calibri" w:eastAsia="Calibri" w:hAnsi="Calibri" w:cs="Times New Roman"/>
          <w:lang w:val="en-US"/>
        </w:rPr>
      </w:pPr>
      <w:ins w:id="10936" w:author="UTENTE" w:date="2020-06-30T18:44:00Z">
        <w:r w:rsidRPr="00674C8A">
          <w:rPr>
            <w:rFonts w:ascii="Calibri" w:eastAsia="Calibri" w:hAnsi="Calibri" w:cs="Times New Roman"/>
            <w:lang w:val="en-US"/>
          </w:rPr>
          <w:t>687.</w:t>
        </w:r>
        <w:r w:rsidRPr="00674C8A">
          <w:rPr>
            <w:rFonts w:ascii="Calibri" w:eastAsia="Calibri" w:hAnsi="Calibri" w:cs="Times New Roman"/>
            <w:lang w:val="en-US"/>
          </w:rPr>
          <w:tab/>
          <w:t>mc "\"Ahh… closing time, finally.\""</w:t>
        </w:r>
      </w:ins>
    </w:p>
    <w:p w14:paraId="7CE1BE4C" w14:textId="77777777" w:rsidR="00674C8A" w:rsidRPr="00674C8A" w:rsidRDefault="00674C8A" w:rsidP="00674C8A">
      <w:pPr>
        <w:spacing w:line="600" w:lineRule="auto"/>
        <w:jc w:val="left"/>
        <w:rPr>
          <w:ins w:id="10937" w:author="UTENTE" w:date="2020-06-30T18:44:00Z"/>
          <w:rFonts w:ascii="Calibri" w:eastAsia="Calibri" w:hAnsi="Calibri" w:cs="Times New Roman"/>
          <w:lang w:val="en-US"/>
        </w:rPr>
      </w:pPr>
      <w:ins w:id="10938" w:author="UTENTE" w:date="2020-06-30T18:44:00Z">
        <w:r w:rsidRPr="00674C8A">
          <w:rPr>
            <w:rFonts w:ascii="Calibri" w:eastAsia="Calibri" w:hAnsi="Calibri" w:cs="Times New Roman"/>
            <w:lang w:val="en-US"/>
          </w:rPr>
          <w:t>688.</w:t>
        </w:r>
        <w:r w:rsidRPr="00674C8A">
          <w:rPr>
            <w:rFonts w:ascii="Calibri" w:eastAsia="Calibri" w:hAnsi="Calibri" w:cs="Times New Roman"/>
            <w:lang w:val="en-US"/>
          </w:rPr>
          <w:tab/>
          <w:t>n "I let out a sigh of relief."</w:t>
        </w:r>
      </w:ins>
    </w:p>
    <w:p w14:paraId="7B4E7114" w14:textId="77777777" w:rsidR="00674C8A" w:rsidRPr="00674C8A" w:rsidRDefault="00674C8A" w:rsidP="00674C8A">
      <w:pPr>
        <w:spacing w:line="600" w:lineRule="auto"/>
        <w:jc w:val="left"/>
        <w:rPr>
          <w:ins w:id="10939" w:author="UTENTE" w:date="2020-06-30T18:44:00Z"/>
          <w:rFonts w:ascii="Calibri" w:eastAsia="Calibri" w:hAnsi="Calibri" w:cs="Times New Roman"/>
          <w:lang w:val="en-US"/>
        </w:rPr>
      </w:pPr>
      <w:ins w:id="10940" w:author="UTENTE" w:date="2020-06-30T18:44:00Z">
        <w:r w:rsidRPr="00674C8A">
          <w:rPr>
            <w:rFonts w:ascii="Calibri" w:eastAsia="Calibri" w:hAnsi="Calibri" w:cs="Times New Roman"/>
            <w:lang w:val="en-US"/>
          </w:rPr>
          <w:t>689.</w:t>
        </w:r>
        <w:r w:rsidRPr="00674C8A">
          <w:rPr>
            <w:rFonts w:ascii="Calibri" w:eastAsia="Calibri" w:hAnsi="Calibri" w:cs="Times New Roman"/>
            <w:lang w:val="en-US"/>
          </w:rPr>
          <w:tab/>
          <w:t>n "It's been a long shift, but tonight, I get to see Rex at the club and grab some on-the-house beers… something I've started to look forward to a lot."</w:t>
        </w:r>
      </w:ins>
    </w:p>
    <w:p w14:paraId="0B54F5B1" w14:textId="77777777" w:rsidR="00674C8A" w:rsidRPr="00674C8A" w:rsidRDefault="00674C8A" w:rsidP="00674C8A">
      <w:pPr>
        <w:spacing w:line="600" w:lineRule="auto"/>
        <w:jc w:val="left"/>
        <w:rPr>
          <w:ins w:id="10941" w:author="UTENTE" w:date="2020-06-30T18:44:00Z"/>
          <w:rFonts w:ascii="Calibri" w:eastAsia="Calibri" w:hAnsi="Calibri" w:cs="Times New Roman"/>
          <w:lang w:val="en-US"/>
        </w:rPr>
      </w:pPr>
      <w:ins w:id="10942" w:author="UTENTE" w:date="2020-06-30T18:44:00Z">
        <w:r w:rsidRPr="00674C8A">
          <w:rPr>
            <w:rFonts w:ascii="Calibri" w:eastAsia="Calibri" w:hAnsi="Calibri" w:cs="Times New Roman"/>
            <w:lang w:val="en-US"/>
          </w:rPr>
          <w:t>690.</w:t>
        </w:r>
        <w:r w:rsidRPr="00674C8A">
          <w:rPr>
            <w:rFonts w:ascii="Calibri" w:eastAsia="Calibri" w:hAnsi="Calibri" w:cs="Times New Roman"/>
            <w:lang w:val="en-US"/>
          </w:rPr>
          <w:tab/>
          <w:t>n "I head over to the club while humming under my breath, enjoying the cool, refreshing night air."</w:t>
        </w:r>
      </w:ins>
    </w:p>
    <w:p w14:paraId="556250A8" w14:textId="77777777" w:rsidR="00674C8A" w:rsidRPr="00674C8A" w:rsidRDefault="00674C8A" w:rsidP="00674C8A">
      <w:pPr>
        <w:spacing w:line="600" w:lineRule="auto"/>
        <w:jc w:val="left"/>
        <w:rPr>
          <w:ins w:id="10943" w:author="UTENTE" w:date="2020-06-30T18:44:00Z"/>
          <w:rFonts w:ascii="Calibri" w:eastAsia="Calibri" w:hAnsi="Calibri" w:cs="Times New Roman"/>
          <w:lang w:val="en-US"/>
        </w:rPr>
      </w:pPr>
      <w:ins w:id="10944" w:author="UTENTE" w:date="2020-06-30T18:44:00Z">
        <w:r w:rsidRPr="00674C8A">
          <w:rPr>
            <w:rFonts w:ascii="Calibri" w:eastAsia="Calibri" w:hAnsi="Calibri" w:cs="Times New Roman"/>
            <w:lang w:val="en-US"/>
          </w:rPr>
          <w:t>691.</w:t>
        </w:r>
        <w:r w:rsidRPr="00674C8A">
          <w:rPr>
            <w:rFonts w:ascii="Calibri" w:eastAsia="Calibri" w:hAnsi="Calibri" w:cs="Times New Roman"/>
            <w:lang w:val="en-US"/>
          </w:rPr>
          <w:tab/>
          <w:t>n "Before stepping inside, I smooth out my jacket and hair just the tiniest bit."</w:t>
        </w:r>
        <w:r w:rsidRPr="00674C8A">
          <w:rPr>
            <w:rFonts w:ascii="Calibri" w:eastAsia="Calibri" w:hAnsi="Calibri" w:cs="Times New Roman"/>
            <w:lang w:val="en-US"/>
          </w:rPr>
          <w:br w:type="page"/>
        </w:r>
      </w:ins>
    </w:p>
    <w:p w14:paraId="37BD1034" w14:textId="77777777" w:rsidR="00674C8A" w:rsidRPr="00674C8A" w:rsidRDefault="00674C8A" w:rsidP="00674C8A">
      <w:pPr>
        <w:spacing w:line="600" w:lineRule="auto"/>
        <w:jc w:val="left"/>
        <w:rPr>
          <w:ins w:id="10945" w:author="UTENTE" w:date="2020-06-30T18:44:00Z"/>
          <w:rFonts w:ascii="Calibri" w:eastAsia="Calibri" w:hAnsi="Calibri" w:cs="Times New Roman"/>
        </w:rPr>
      </w:pPr>
      <w:ins w:id="10946" w:author="UTENTE" w:date="2020-06-30T18:44:00Z">
        <w:r w:rsidRPr="00674C8A">
          <w:rPr>
            <w:rFonts w:ascii="Calibri" w:eastAsia="Calibri" w:hAnsi="Calibri" w:cs="Times New Roman"/>
          </w:rPr>
          <w:lastRenderedPageBreak/>
          <w:t>681.</w:t>
        </w:r>
        <w:r w:rsidRPr="00674C8A">
          <w:rPr>
            <w:rFonts w:ascii="Calibri" w:eastAsia="Calibri" w:hAnsi="Calibri" w:cs="Times New Roman"/>
          </w:rPr>
          <w:tab/>
          <w:t>n "Ogni volta che cercavo di chiedergli perché, sviava la mia domanda, facendo finta di non aver bisogno di nutrirsi così spesso."</w:t>
        </w:r>
      </w:ins>
    </w:p>
    <w:p w14:paraId="6B236631" w14:textId="77777777" w:rsidR="00674C8A" w:rsidRPr="00674C8A" w:rsidRDefault="00674C8A" w:rsidP="00674C8A">
      <w:pPr>
        <w:spacing w:line="600" w:lineRule="auto"/>
        <w:jc w:val="left"/>
        <w:rPr>
          <w:ins w:id="10947" w:author="UTENTE" w:date="2020-06-30T18:44:00Z"/>
          <w:rFonts w:ascii="Calibri" w:eastAsia="Calibri" w:hAnsi="Calibri" w:cs="Times New Roman"/>
        </w:rPr>
      </w:pPr>
      <w:ins w:id="10948" w:author="UTENTE" w:date="2020-06-30T18:44:00Z">
        <w:r w:rsidRPr="00674C8A">
          <w:rPr>
            <w:rFonts w:ascii="Calibri" w:eastAsia="Calibri" w:hAnsi="Calibri" w:cs="Times New Roman"/>
          </w:rPr>
          <w:t>682.</w:t>
        </w:r>
        <w:r w:rsidRPr="00674C8A">
          <w:rPr>
            <w:rFonts w:ascii="Calibri" w:eastAsia="Calibri" w:hAnsi="Calibri" w:cs="Times New Roman"/>
          </w:rPr>
          <w:tab/>
          <w:t>n "Forse è senso di colpa, forse è imbarazzo. {w}O forse vuole essere più come degli amici normali - Non saprei."</w:t>
        </w:r>
      </w:ins>
    </w:p>
    <w:p w14:paraId="481454B2" w14:textId="77777777" w:rsidR="00674C8A" w:rsidRPr="00674C8A" w:rsidRDefault="00674C8A" w:rsidP="00674C8A">
      <w:pPr>
        <w:spacing w:line="600" w:lineRule="auto"/>
        <w:jc w:val="left"/>
        <w:rPr>
          <w:ins w:id="10949" w:author="UTENTE" w:date="2020-06-30T18:44:00Z"/>
          <w:rFonts w:ascii="Calibri" w:eastAsia="Calibri" w:hAnsi="Calibri" w:cs="Times New Roman"/>
        </w:rPr>
      </w:pPr>
      <w:ins w:id="10950" w:author="UTENTE" w:date="2020-06-30T18:44:00Z">
        <w:r w:rsidRPr="00674C8A">
          <w:rPr>
            <w:rFonts w:ascii="Calibri" w:eastAsia="Calibri" w:hAnsi="Calibri" w:cs="Times New Roman"/>
          </w:rPr>
          <w:t>683.</w:t>
        </w:r>
        <w:r w:rsidRPr="00674C8A">
          <w:rPr>
            <w:rFonts w:ascii="Calibri" w:eastAsia="Calibri" w:hAnsi="Calibri" w:cs="Times New Roman"/>
          </w:rPr>
          <w:tab/>
          <w:t>n "Ha iniziato ad apparire sempre più pallido però… {w}il che mi preoccupa, ma una volta presa la sua scelta, è impossibile che Rex cambi idea."</w:t>
        </w:r>
      </w:ins>
    </w:p>
    <w:p w14:paraId="4F0203E9" w14:textId="77777777" w:rsidR="00674C8A" w:rsidRPr="00674C8A" w:rsidRDefault="00674C8A" w:rsidP="00674C8A">
      <w:pPr>
        <w:spacing w:line="600" w:lineRule="auto"/>
        <w:jc w:val="left"/>
        <w:rPr>
          <w:ins w:id="10951" w:author="UTENTE" w:date="2020-06-30T18:44:00Z"/>
          <w:rFonts w:ascii="Calibri" w:eastAsia="Calibri" w:hAnsi="Calibri" w:cs="Times New Roman"/>
        </w:rPr>
      </w:pPr>
      <w:ins w:id="10952" w:author="UTENTE" w:date="2020-06-30T18:44:00Z">
        <w:r w:rsidRPr="00674C8A">
          <w:rPr>
            <w:rFonts w:ascii="Calibri" w:eastAsia="Calibri" w:hAnsi="Calibri" w:cs="Times New Roman"/>
          </w:rPr>
          <w:t>684.</w:t>
        </w:r>
        <w:r w:rsidRPr="00674C8A">
          <w:rPr>
            <w:rFonts w:ascii="Calibri" w:eastAsia="Calibri" w:hAnsi="Calibri" w:cs="Times New Roman"/>
          </w:rPr>
          <w:tab/>
          <w:t>n "La nostra relazione in sé non è mai andata oltre l'essere \"amici,\" anche se era chiaro che piacessi a Rex."</w:t>
        </w:r>
      </w:ins>
    </w:p>
    <w:p w14:paraId="1B5CD3EB" w14:textId="77777777" w:rsidR="00674C8A" w:rsidRPr="00674C8A" w:rsidRDefault="00674C8A" w:rsidP="00674C8A">
      <w:pPr>
        <w:spacing w:line="600" w:lineRule="auto"/>
        <w:jc w:val="left"/>
        <w:rPr>
          <w:ins w:id="10953" w:author="UTENTE" w:date="2020-06-30T18:44:00Z"/>
          <w:rFonts w:ascii="Calibri" w:eastAsia="Calibri" w:hAnsi="Calibri" w:cs="Times New Roman"/>
        </w:rPr>
      </w:pPr>
      <w:ins w:id="10954" w:author="UTENTE" w:date="2020-06-30T18:44:00Z">
        <w:r w:rsidRPr="00674C8A">
          <w:rPr>
            <w:rFonts w:ascii="Calibri" w:eastAsia="Calibri" w:hAnsi="Calibri" w:cs="Times New Roman"/>
          </w:rPr>
          <w:t>685.</w:t>
        </w:r>
        <w:r w:rsidRPr="00674C8A">
          <w:rPr>
            <w:rFonts w:ascii="Calibri" w:eastAsia="Calibri" w:hAnsi="Calibri" w:cs="Times New Roman"/>
          </w:rPr>
          <w:tab/>
          <w:t>n "Forse si potrebbe dire che ho troppa paura per uscire davvero con un vampiro, soprattutto visto che ho la sensazione che i compagni di Rex ci tengano ancora d'occhio."</w:t>
        </w:r>
      </w:ins>
    </w:p>
    <w:p w14:paraId="533AA2C8" w14:textId="77777777" w:rsidR="00674C8A" w:rsidRPr="00674C8A" w:rsidRDefault="00674C8A" w:rsidP="00674C8A">
      <w:pPr>
        <w:spacing w:line="600" w:lineRule="auto"/>
        <w:jc w:val="left"/>
        <w:rPr>
          <w:ins w:id="10955" w:author="UTENTE" w:date="2020-06-30T18:44:00Z"/>
          <w:rFonts w:ascii="Calibri" w:eastAsia="Calibri" w:hAnsi="Calibri" w:cs="Times New Roman"/>
        </w:rPr>
      </w:pPr>
      <w:ins w:id="10956" w:author="UTENTE" w:date="2020-06-30T18:44:00Z">
        <w:r w:rsidRPr="00674C8A">
          <w:rPr>
            <w:rFonts w:ascii="Calibri" w:eastAsia="Calibri" w:hAnsi="Calibri" w:cs="Times New Roman"/>
          </w:rPr>
          <w:t>686.</w:t>
        </w:r>
        <w:r w:rsidRPr="00674C8A">
          <w:rPr>
            <w:rFonts w:ascii="Calibri" w:eastAsia="Calibri" w:hAnsi="Calibri" w:cs="Times New Roman"/>
          </w:rPr>
          <w:tab/>
          <w:t>n "Anche se è così stupidamente adorabile (o adorabilmente stupido?) che, ogni tanto, riesco a malapena a trattenermi dal saltargli addosso."</w:t>
        </w:r>
      </w:ins>
    </w:p>
    <w:p w14:paraId="0B83A648" w14:textId="77777777" w:rsidR="00674C8A" w:rsidRPr="00674C8A" w:rsidRDefault="00674C8A" w:rsidP="00674C8A">
      <w:pPr>
        <w:spacing w:line="600" w:lineRule="auto"/>
        <w:jc w:val="left"/>
        <w:rPr>
          <w:ins w:id="10957" w:author="UTENTE" w:date="2020-06-30T18:44:00Z"/>
          <w:rFonts w:ascii="Calibri" w:eastAsia="Calibri" w:hAnsi="Calibri" w:cs="Times New Roman"/>
        </w:rPr>
      </w:pPr>
      <w:ins w:id="10958" w:author="UTENTE" w:date="2020-06-30T18:44:00Z">
        <w:r w:rsidRPr="00674C8A">
          <w:rPr>
            <w:rFonts w:ascii="Calibri" w:eastAsia="Calibri" w:hAnsi="Calibri" w:cs="Times New Roman"/>
          </w:rPr>
          <w:t>687.</w:t>
        </w:r>
        <w:r w:rsidRPr="00674C8A">
          <w:rPr>
            <w:rFonts w:ascii="Calibri" w:eastAsia="Calibri" w:hAnsi="Calibri" w:cs="Times New Roman"/>
          </w:rPr>
          <w:tab/>
          <w:t>mc "\"Ahh… ora di chiudere, finalmente.\""</w:t>
        </w:r>
      </w:ins>
    </w:p>
    <w:p w14:paraId="548EC08B" w14:textId="77777777" w:rsidR="00674C8A" w:rsidRPr="00674C8A" w:rsidRDefault="00674C8A" w:rsidP="00674C8A">
      <w:pPr>
        <w:spacing w:line="600" w:lineRule="auto"/>
        <w:jc w:val="left"/>
        <w:rPr>
          <w:ins w:id="10959" w:author="UTENTE" w:date="2020-06-30T18:44:00Z"/>
          <w:rFonts w:ascii="Calibri" w:eastAsia="Calibri" w:hAnsi="Calibri" w:cs="Times New Roman"/>
        </w:rPr>
      </w:pPr>
      <w:ins w:id="10960" w:author="UTENTE" w:date="2020-06-30T18:44:00Z">
        <w:r w:rsidRPr="00674C8A">
          <w:rPr>
            <w:rFonts w:ascii="Calibri" w:eastAsia="Calibri" w:hAnsi="Calibri" w:cs="Times New Roman"/>
          </w:rPr>
          <w:t>688.</w:t>
        </w:r>
        <w:r w:rsidRPr="00674C8A">
          <w:rPr>
            <w:rFonts w:ascii="Calibri" w:eastAsia="Calibri" w:hAnsi="Calibri" w:cs="Times New Roman"/>
          </w:rPr>
          <w:tab/>
          <w:t>n "Mi lascio andare ad un sospiro di sollievo."</w:t>
        </w:r>
      </w:ins>
    </w:p>
    <w:p w14:paraId="037D6AAB" w14:textId="77777777" w:rsidR="00674C8A" w:rsidRPr="00674C8A" w:rsidRDefault="00674C8A" w:rsidP="00674C8A">
      <w:pPr>
        <w:spacing w:line="600" w:lineRule="auto"/>
        <w:jc w:val="left"/>
        <w:rPr>
          <w:ins w:id="10961" w:author="UTENTE" w:date="2020-06-30T18:44:00Z"/>
          <w:rFonts w:ascii="Calibri" w:eastAsia="Calibri" w:hAnsi="Calibri" w:cs="Times New Roman"/>
        </w:rPr>
      </w:pPr>
      <w:ins w:id="10962" w:author="UTENTE" w:date="2020-06-30T18:44:00Z">
        <w:r w:rsidRPr="00674C8A">
          <w:rPr>
            <w:rFonts w:ascii="Calibri" w:eastAsia="Calibri" w:hAnsi="Calibri" w:cs="Times New Roman"/>
          </w:rPr>
          <w:t>689.</w:t>
        </w:r>
        <w:r w:rsidRPr="00674C8A">
          <w:rPr>
            <w:rFonts w:ascii="Calibri" w:eastAsia="Calibri" w:hAnsi="Calibri" w:cs="Times New Roman"/>
          </w:rPr>
          <w:tab/>
          <w:t>n "È stato un turno davvero lungo, ma stanotte, vado a trovare Rex al locale e mi bevo qualche birra offerta dalla casa… È da un po' che non vedo l'ora che arrivino queste serate."</w:t>
        </w:r>
      </w:ins>
    </w:p>
    <w:p w14:paraId="7D71D13F" w14:textId="77777777" w:rsidR="00674C8A" w:rsidRPr="00674C8A" w:rsidRDefault="00674C8A" w:rsidP="00674C8A">
      <w:pPr>
        <w:spacing w:line="600" w:lineRule="auto"/>
        <w:jc w:val="left"/>
        <w:rPr>
          <w:ins w:id="10963" w:author="UTENTE" w:date="2020-06-30T18:44:00Z"/>
          <w:rFonts w:ascii="Calibri" w:eastAsia="Calibri" w:hAnsi="Calibri" w:cs="Times New Roman"/>
        </w:rPr>
      </w:pPr>
      <w:ins w:id="10964" w:author="UTENTE" w:date="2020-06-30T18:44:00Z">
        <w:r w:rsidRPr="00674C8A">
          <w:rPr>
            <w:rFonts w:ascii="Calibri" w:eastAsia="Calibri" w:hAnsi="Calibri" w:cs="Times New Roman"/>
          </w:rPr>
          <w:t>690.</w:t>
        </w:r>
        <w:r w:rsidRPr="00674C8A">
          <w:rPr>
            <w:rFonts w:ascii="Calibri" w:eastAsia="Calibri" w:hAnsi="Calibri" w:cs="Times New Roman"/>
          </w:rPr>
          <w:tab/>
          <w:t>n "Mi dirigo al locale canticchiando fra me e me, godendomi la brezza rinfrescante della notte."</w:t>
        </w:r>
      </w:ins>
    </w:p>
    <w:p w14:paraId="127567C2" w14:textId="77777777" w:rsidR="00674C8A" w:rsidRPr="00674C8A" w:rsidRDefault="00674C8A" w:rsidP="00674C8A">
      <w:pPr>
        <w:spacing w:line="600" w:lineRule="auto"/>
        <w:jc w:val="left"/>
        <w:rPr>
          <w:ins w:id="10965" w:author="UTENTE" w:date="2020-06-30T18:44:00Z"/>
          <w:rFonts w:ascii="Calibri" w:eastAsia="Calibri" w:hAnsi="Calibri" w:cs="Times New Roman"/>
        </w:rPr>
      </w:pPr>
      <w:ins w:id="10966" w:author="UTENTE" w:date="2020-06-30T18:44:00Z">
        <w:r w:rsidRPr="00674C8A">
          <w:rPr>
            <w:rFonts w:ascii="Calibri" w:eastAsia="Calibri" w:hAnsi="Calibri" w:cs="Times New Roman"/>
          </w:rPr>
          <w:t>691.</w:t>
        </w:r>
        <w:r w:rsidRPr="00674C8A">
          <w:rPr>
            <w:rFonts w:ascii="Calibri" w:eastAsia="Calibri" w:hAnsi="Calibri" w:cs="Times New Roman"/>
          </w:rPr>
          <w:tab/>
          <w:t>n "Prima di entrare, mi aggiusto la giacca e i capelli solo un pochino."</w:t>
        </w:r>
        <w:r w:rsidRPr="00674C8A">
          <w:rPr>
            <w:rFonts w:ascii="Calibri" w:eastAsia="Calibri" w:hAnsi="Calibri" w:cs="Times New Roman"/>
          </w:rPr>
          <w:br w:type="page"/>
        </w:r>
      </w:ins>
    </w:p>
    <w:p w14:paraId="3D1A3958" w14:textId="77777777" w:rsidR="00674C8A" w:rsidRPr="00674C8A" w:rsidRDefault="00674C8A" w:rsidP="00674C8A">
      <w:pPr>
        <w:spacing w:line="600" w:lineRule="auto"/>
        <w:jc w:val="left"/>
        <w:rPr>
          <w:ins w:id="10967" w:author="UTENTE" w:date="2020-06-30T18:44:00Z"/>
          <w:rFonts w:ascii="Calibri" w:eastAsia="Calibri" w:hAnsi="Calibri" w:cs="Times New Roman"/>
          <w:lang w:val="en-US"/>
        </w:rPr>
      </w:pPr>
      <w:ins w:id="10968" w:author="UTENTE" w:date="2020-06-30T18:44:00Z">
        <w:r w:rsidRPr="00674C8A">
          <w:rPr>
            <w:rFonts w:ascii="Calibri" w:eastAsia="Calibri" w:hAnsi="Calibri" w:cs="Times New Roman"/>
            <w:lang w:val="en-US"/>
          </w:rPr>
          <w:lastRenderedPageBreak/>
          <w:t>692.</w:t>
        </w:r>
        <w:r w:rsidRPr="00674C8A">
          <w:rPr>
            <w:rFonts w:ascii="Calibri" w:eastAsia="Calibri" w:hAnsi="Calibri" w:cs="Times New Roman"/>
            <w:lang w:val="en-US"/>
          </w:rPr>
          <w:tab/>
          <w:t>n "Like usual, it's pretty packed, and I have to wade my way through the crowd to reach the bar."</w:t>
        </w:r>
      </w:ins>
    </w:p>
    <w:p w14:paraId="3216C3D4" w14:textId="77777777" w:rsidR="00674C8A" w:rsidRPr="00674C8A" w:rsidRDefault="00674C8A" w:rsidP="00674C8A">
      <w:pPr>
        <w:spacing w:line="600" w:lineRule="auto"/>
        <w:jc w:val="left"/>
        <w:rPr>
          <w:ins w:id="10969" w:author="UTENTE" w:date="2020-06-30T18:44:00Z"/>
          <w:rFonts w:ascii="Calibri" w:eastAsia="Calibri" w:hAnsi="Calibri" w:cs="Times New Roman"/>
          <w:lang w:val="en-US"/>
          <w:rPrChange w:id="10970" w:author="UTENTE" w:date="2020-06-30T18:44:00Z">
            <w:rPr>
              <w:ins w:id="10971" w:author="UTENTE" w:date="2020-06-30T18:44:00Z"/>
              <w:rFonts w:ascii="Calibri" w:eastAsia="Calibri" w:hAnsi="Calibri" w:cs="Times New Roman"/>
            </w:rPr>
          </w:rPrChange>
        </w:rPr>
      </w:pPr>
      <w:ins w:id="10972" w:author="UTENTE" w:date="2020-06-30T18:44:00Z">
        <w:r w:rsidRPr="00674C8A">
          <w:rPr>
            <w:rFonts w:ascii="Calibri" w:eastAsia="Calibri" w:hAnsi="Calibri" w:cs="Times New Roman"/>
            <w:lang w:val="en-US"/>
            <w:rPrChange w:id="10973" w:author="UTENTE" w:date="2020-06-30T18:44:00Z">
              <w:rPr>
                <w:rFonts w:ascii="Calibri" w:eastAsia="Calibri" w:hAnsi="Calibri" w:cs="Times New Roman"/>
              </w:rPr>
            </w:rPrChange>
          </w:rPr>
          <w:t>693.</w:t>
        </w:r>
        <w:r w:rsidRPr="00674C8A">
          <w:rPr>
            <w:rFonts w:ascii="Calibri" w:eastAsia="Calibri" w:hAnsi="Calibri" w:cs="Times New Roman"/>
            <w:lang w:val="en-US"/>
            <w:rPrChange w:id="10974" w:author="UTENTE" w:date="2020-06-30T18:44:00Z">
              <w:rPr>
                <w:rFonts w:ascii="Calibri" w:eastAsia="Calibri" w:hAnsi="Calibri" w:cs="Times New Roman"/>
              </w:rPr>
            </w:rPrChange>
          </w:rPr>
          <w:tab/>
          <w:t>mc "\"Rex!\""</w:t>
        </w:r>
      </w:ins>
    </w:p>
    <w:p w14:paraId="2E637435" w14:textId="77777777" w:rsidR="00674C8A" w:rsidRPr="00674C8A" w:rsidRDefault="00674C8A" w:rsidP="00674C8A">
      <w:pPr>
        <w:spacing w:line="600" w:lineRule="auto"/>
        <w:jc w:val="left"/>
        <w:rPr>
          <w:ins w:id="10975" w:author="UTENTE" w:date="2020-06-30T18:44:00Z"/>
          <w:rFonts w:ascii="Calibri" w:eastAsia="Calibri" w:hAnsi="Calibri" w:cs="Times New Roman"/>
          <w:lang w:val="en-US"/>
        </w:rPr>
      </w:pPr>
      <w:ins w:id="10976" w:author="UTENTE" w:date="2020-06-30T18:44:00Z">
        <w:r w:rsidRPr="00674C8A">
          <w:rPr>
            <w:rFonts w:ascii="Calibri" w:eastAsia="Calibri" w:hAnsi="Calibri" w:cs="Times New Roman"/>
            <w:lang w:val="en-US"/>
          </w:rPr>
          <w:t>694.</w:t>
        </w:r>
        <w:r w:rsidRPr="00674C8A">
          <w:rPr>
            <w:rFonts w:ascii="Calibri" w:eastAsia="Calibri" w:hAnsi="Calibri" w:cs="Times New Roman"/>
            <w:lang w:val="en-US"/>
          </w:rPr>
          <w:tab/>
          <w:t>mc "\"Rex, I could really use a dr–\""</w:t>
        </w:r>
      </w:ins>
    </w:p>
    <w:p w14:paraId="386DE714" w14:textId="77777777" w:rsidR="00674C8A" w:rsidRPr="00674C8A" w:rsidRDefault="00674C8A" w:rsidP="00674C8A">
      <w:pPr>
        <w:spacing w:line="600" w:lineRule="auto"/>
        <w:jc w:val="left"/>
        <w:rPr>
          <w:ins w:id="10977" w:author="UTENTE" w:date="2020-06-30T18:44:00Z"/>
          <w:rFonts w:ascii="Calibri" w:eastAsia="Calibri" w:hAnsi="Calibri" w:cs="Times New Roman"/>
          <w:lang w:val="en-US"/>
        </w:rPr>
      </w:pPr>
      <w:ins w:id="10978" w:author="UTENTE" w:date="2020-06-30T18:44:00Z">
        <w:r w:rsidRPr="00674C8A">
          <w:rPr>
            <w:rFonts w:ascii="Calibri" w:eastAsia="Calibri" w:hAnsi="Calibri" w:cs="Times New Roman"/>
            <w:lang w:val="en-US"/>
          </w:rPr>
          <w:t>695.</w:t>
        </w:r>
        <w:r w:rsidRPr="00674C8A">
          <w:rPr>
            <w:rFonts w:ascii="Calibri" w:eastAsia="Calibri" w:hAnsi="Calibri" w:cs="Times New Roman"/>
            <w:lang w:val="en-US"/>
          </w:rPr>
          <w:tab/>
          <w:t>mc "\"…?\""</w:t>
        </w:r>
      </w:ins>
    </w:p>
    <w:p w14:paraId="6B46AB3A" w14:textId="77777777" w:rsidR="00674C8A" w:rsidRPr="00674C8A" w:rsidRDefault="00674C8A" w:rsidP="00674C8A">
      <w:pPr>
        <w:spacing w:line="600" w:lineRule="auto"/>
        <w:jc w:val="left"/>
        <w:rPr>
          <w:ins w:id="10979" w:author="UTENTE" w:date="2020-06-30T18:44:00Z"/>
          <w:rFonts w:ascii="Calibri" w:eastAsia="Calibri" w:hAnsi="Calibri" w:cs="Times New Roman"/>
          <w:lang w:val="en-US"/>
        </w:rPr>
      </w:pPr>
      <w:ins w:id="10980" w:author="UTENTE" w:date="2020-06-30T18:44:00Z">
        <w:r w:rsidRPr="00674C8A">
          <w:rPr>
            <w:rFonts w:ascii="Calibri" w:eastAsia="Calibri" w:hAnsi="Calibri" w:cs="Times New Roman"/>
            <w:lang w:val="en-US"/>
          </w:rPr>
          <w:t>696.</w:t>
        </w:r>
        <w:r w:rsidRPr="00674C8A">
          <w:rPr>
            <w:rFonts w:ascii="Calibri" w:eastAsia="Calibri" w:hAnsi="Calibri" w:cs="Times New Roman"/>
            <w:lang w:val="en-US"/>
          </w:rPr>
          <w:tab/>
          <w:t>n "But when I get close, I realize Rex is standing beside the bar, surrounded by a few figures in punkish outfits."</w:t>
        </w:r>
      </w:ins>
    </w:p>
    <w:p w14:paraId="1123BC6B" w14:textId="77777777" w:rsidR="00674C8A" w:rsidRPr="00674C8A" w:rsidRDefault="00674C8A" w:rsidP="00674C8A">
      <w:pPr>
        <w:spacing w:line="600" w:lineRule="auto"/>
        <w:jc w:val="left"/>
        <w:rPr>
          <w:ins w:id="10981" w:author="UTENTE" w:date="2020-06-30T18:44:00Z"/>
          <w:rFonts w:ascii="Calibri" w:eastAsia="Calibri" w:hAnsi="Calibri" w:cs="Times New Roman"/>
          <w:lang w:val="en-US"/>
        </w:rPr>
      </w:pPr>
      <w:ins w:id="10982" w:author="UTENTE" w:date="2020-06-30T18:44:00Z">
        <w:r w:rsidRPr="00674C8A">
          <w:rPr>
            <w:rFonts w:ascii="Calibri" w:eastAsia="Calibri" w:hAnsi="Calibri" w:cs="Times New Roman"/>
            <w:lang w:val="en-US"/>
          </w:rPr>
          <w:t>697.</w:t>
        </w:r>
        <w:r w:rsidRPr="00674C8A">
          <w:rPr>
            <w:rFonts w:ascii="Calibri" w:eastAsia="Calibri" w:hAnsi="Calibri" w:cs="Times New Roman"/>
            <w:lang w:val="en-US"/>
          </w:rPr>
          <w:tab/>
          <w:t>n "I think I might recognize a couple of them from that night in the alley…\n{w}Are they his clanmates?"</w:t>
        </w:r>
      </w:ins>
    </w:p>
    <w:p w14:paraId="23002186" w14:textId="77777777" w:rsidR="00674C8A" w:rsidRPr="00674C8A" w:rsidRDefault="00674C8A" w:rsidP="00674C8A">
      <w:pPr>
        <w:spacing w:line="600" w:lineRule="auto"/>
        <w:jc w:val="left"/>
        <w:rPr>
          <w:ins w:id="10983" w:author="UTENTE" w:date="2020-06-30T18:44:00Z"/>
          <w:rFonts w:ascii="Calibri" w:eastAsia="Calibri" w:hAnsi="Calibri" w:cs="Times New Roman"/>
          <w:lang w:val="en-US"/>
        </w:rPr>
      </w:pPr>
      <w:ins w:id="10984" w:author="UTENTE" w:date="2020-06-30T18:44:00Z">
        <w:r w:rsidRPr="00674C8A">
          <w:rPr>
            <w:rFonts w:ascii="Calibri" w:eastAsia="Calibri" w:hAnsi="Calibri" w:cs="Times New Roman"/>
            <w:lang w:val="en-US"/>
          </w:rPr>
          <w:t>698.</w:t>
        </w:r>
        <w:r w:rsidRPr="00674C8A">
          <w:rPr>
            <w:rFonts w:ascii="Calibri" w:eastAsia="Calibri" w:hAnsi="Calibri" w:cs="Times New Roman"/>
            <w:lang w:val="en-US"/>
          </w:rPr>
          <w:tab/>
          <w:t>u "\"…So, Rex, what we're tryin'a say is…\""</w:t>
        </w:r>
      </w:ins>
    </w:p>
    <w:p w14:paraId="5712E48D" w14:textId="77777777" w:rsidR="00674C8A" w:rsidRPr="00674C8A" w:rsidRDefault="00674C8A" w:rsidP="00674C8A">
      <w:pPr>
        <w:spacing w:line="600" w:lineRule="auto"/>
        <w:jc w:val="left"/>
        <w:rPr>
          <w:ins w:id="10985" w:author="UTENTE" w:date="2020-06-30T18:44:00Z"/>
          <w:rFonts w:ascii="Calibri" w:eastAsia="Calibri" w:hAnsi="Calibri" w:cs="Times New Roman"/>
          <w:lang w:val="en-US"/>
        </w:rPr>
      </w:pPr>
      <w:ins w:id="10986" w:author="UTENTE" w:date="2020-06-30T18:44:00Z">
        <w:r w:rsidRPr="00674C8A">
          <w:rPr>
            <w:rFonts w:ascii="Calibri" w:eastAsia="Calibri" w:hAnsi="Calibri" w:cs="Times New Roman"/>
            <w:lang w:val="en-US"/>
          </w:rPr>
          <w:t>699.</w:t>
        </w:r>
        <w:r w:rsidRPr="00674C8A">
          <w:rPr>
            <w:rFonts w:ascii="Calibri" w:eastAsia="Calibri" w:hAnsi="Calibri" w:cs="Times New Roman"/>
            <w:lang w:val="en-US"/>
          </w:rPr>
          <w:tab/>
          <w:t>u "\"You're not part of the Helgen anymore.\""</w:t>
        </w:r>
      </w:ins>
    </w:p>
    <w:p w14:paraId="0AD6CB05" w14:textId="77777777" w:rsidR="00674C8A" w:rsidRPr="00674C8A" w:rsidRDefault="00674C8A" w:rsidP="00674C8A">
      <w:pPr>
        <w:spacing w:line="600" w:lineRule="auto"/>
        <w:jc w:val="left"/>
        <w:rPr>
          <w:ins w:id="10987" w:author="UTENTE" w:date="2020-06-30T18:44:00Z"/>
          <w:rFonts w:ascii="Calibri" w:eastAsia="Calibri" w:hAnsi="Calibri" w:cs="Times New Roman"/>
          <w:lang w:val="en-US"/>
        </w:rPr>
      </w:pPr>
      <w:ins w:id="10988" w:author="UTENTE" w:date="2020-06-30T18:44:00Z">
        <w:r w:rsidRPr="00674C8A">
          <w:rPr>
            <w:rFonts w:ascii="Calibri" w:eastAsia="Calibri" w:hAnsi="Calibri" w:cs="Times New Roman"/>
            <w:lang w:val="en-US"/>
          </w:rPr>
          <w:t>700.</w:t>
        </w:r>
        <w:r w:rsidRPr="00674C8A">
          <w:rPr>
            <w:rFonts w:ascii="Calibri" w:eastAsia="Calibri" w:hAnsi="Calibri" w:cs="Times New Roman"/>
            <w:lang w:val="en-US"/>
          </w:rPr>
          <w:tab/>
          <w:t>r "\"…\""</w:t>
        </w:r>
      </w:ins>
    </w:p>
    <w:p w14:paraId="6D373177" w14:textId="77777777" w:rsidR="00674C8A" w:rsidRPr="00674C8A" w:rsidRDefault="00674C8A" w:rsidP="00674C8A">
      <w:pPr>
        <w:spacing w:line="600" w:lineRule="auto"/>
        <w:jc w:val="left"/>
        <w:rPr>
          <w:ins w:id="10989" w:author="UTENTE" w:date="2020-06-30T18:44:00Z"/>
          <w:rFonts w:ascii="Calibri" w:eastAsia="Calibri" w:hAnsi="Calibri" w:cs="Times New Roman"/>
          <w:lang w:val="en-US"/>
        </w:rPr>
      </w:pPr>
      <w:ins w:id="10990" w:author="UTENTE" w:date="2020-06-30T18:44:00Z">
        <w:r w:rsidRPr="00674C8A">
          <w:rPr>
            <w:rFonts w:ascii="Calibri" w:eastAsia="Calibri" w:hAnsi="Calibri" w:cs="Times New Roman"/>
            <w:lang w:val="en-US"/>
          </w:rPr>
          <w:t>701.</w:t>
        </w:r>
        <w:r w:rsidRPr="00674C8A">
          <w:rPr>
            <w:rFonts w:ascii="Calibri" w:eastAsia="Calibri" w:hAnsi="Calibri" w:cs="Times New Roman"/>
            <w:lang w:val="en-US"/>
          </w:rPr>
          <w:tab/>
          <w:t>n "A look of shock and horror contorts Rex's face, frozen like a mask."</w:t>
        </w:r>
      </w:ins>
    </w:p>
    <w:p w14:paraId="79719A56" w14:textId="77777777" w:rsidR="00674C8A" w:rsidRPr="00674C8A" w:rsidRDefault="00674C8A" w:rsidP="00674C8A">
      <w:pPr>
        <w:spacing w:line="600" w:lineRule="auto"/>
        <w:jc w:val="left"/>
        <w:rPr>
          <w:ins w:id="10991" w:author="UTENTE" w:date="2020-06-30T18:44:00Z"/>
          <w:rFonts w:ascii="Calibri" w:eastAsia="Calibri" w:hAnsi="Calibri" w:cs="Times New Roman"/>
          <w:lang w:val="en-US"/>
        </w:rPr>
      </w:pPr>
      <w:ins w:id="10992" w:author="UTENTE" w:date="2020-06-30T18:44:00Z">
        <w:r w:rsidRPr="00674C8A">
          <w:rPr>
            <w:rFonts w:ascii="Calibri" w:eastAsia="Calibri" w:hAnsi="Calibri" w:cs="Times New Roman"/>
            <w:lang w:val="en-US"/>
          </w:rPr>
          <w:t>702.</w:t>
        </w:r>
        <w:r w:rsidRPr="00674C8A">
          <w:rPr>
            <w:rFonts w:ascii="Calibri" w:eastAsia="Calibri" w:hAnsi="Calibri" w:cs="Times New Roman"/>
            <w:lang w:val="en-US"/>
          </w:rPr>
          <w:tab/>
          <w:t>n "His eyes slowly drift between the men around him, as if trying to see whether they're joking or not – {w}hoping for it to be a prank."</w:t>
        </w:r>
      </w:ins>
    </w:p>
    <w:p w14:paraId="163ADC0B" w14:textId="77777777" w:rsidR="00674C8A" w:rsidRPr="00674C8A" w:rsidRDefault="00674C8A" w:rsidP="00674C8A">
      <w:pPr>
        <w:spacing w:line="600" w:lineRule="auto"/>
        <w:jc w:val="left"/>
        <w:rPr>
          <w:ins w:id="10993" w:author="UTENTE" w:date="2020-06-30T18:44:00Z"/>
          <w:rFonts w:ascii="Calibri" w:eastAsia="Calibri" w:hAnsi="Calibri" w:cs="Times New Roman"/>
          <w:lang w:val="en-US"/>
        </w:rPr>
      </w:pPr>
      <w:ins w:id="10994" w:author="UTENTE" w:date="2020-06-30T18:44:00Z">
        <w:r w:rsidRPr="00674C8A">
          <w:rPr>
            <w:rFonts w:ascii="Calibri" w:eastAsia="Calibri" w:hAnsi="Calibri" w:cs="Times New Roman"/>
            <w:lang w:val="en-US"/>
          </w:rPr>
          <w:t>703.</w:t>
        </w:r>
        <w:r w:rsidRPr="00674C8A">
          <w:rPr>
            <w:rFonts w:ascii="Calibri" w:eastAsia="Calibri" w:hAnsi="Calibri" w:cs="Times New Roman"/>
            <w:lang w:val="en-US"/>
          </w:rPr>
          <w:tab/>
          <w:t>u "\"Tough shit. You knew it was comin', didn't you?\""</w:t>
        </w:r>
      </w:ins>
    </w:p>
    <w:p w14:paraId="6B183CC7" w14:textId="77777777" w:rsidR="00674C8A" w:rsidRPr="00674C8A" w:rsidRDefault="00674C8A" w:rsidP="00674C8A">
      <w:pPr>
        <w:spacing w:line="600" w:lineRule="auto"/>
        <w:jc w:val="left"/>
        <w:rPr>
          <w:ins w:id="10995" w:author="UTENTE" w:date="2020-06-30T18:44:00Z"/>
          <w:rFonts w:ascii="Calibri" w:eastAsia="Calibri" w:hAnsi="Calibri" w:cs="Times New Roman"/>
          <w:lang w:val="en-US"/>
        </w:rPr>
      </w:pPr>
      <w:ins w:id="10996" w:author="UTENTE" w:date="2020-06-30T18:44:00Z">
        <w:r w:rsidRPr="00674C8A">
          <w:rPr>
            <w:rFonts w:ascii="Calibri" w:eastAsia="Calibri" w:hAnsi="Calibri" w:cs="Times New Roman"/>
            <w:lang w:val="en-US"/>
          </w:rPr>
          <w:t>704.</w:t>
        </w:r>
        <w:r w:rsidRPr="00674C8A">
          <w:rPr>
            <w:rFonts w:ascii="Calibri" w:eastAsia="Calibri" w:hAnsi="Calibri" w:cs="Times New Roman"/>
            <w:lang w:val="en-US"/>
          </w:rPr>
          <w:tab/>
          <w:t>u "\"Yeah, man. You can't just get all close with a fuckin' human like that.\""</w:t>
        </w:r>
      </w:ins>
    </w:p>
    <w:p w14:paraId="1BE093A2" w14:textId="77777777" w:rsidR="00674C8A" w:rsidRPr="00674C8A" w:rsidRDefault="00674C8A" w:rsidP="00674C8A">
      <w:pPr>
        <w:spacing w:line="600" w:lineRule="auto"/>
        <w:jc w:val="left"/>
        <w:rPr>
          <w:ins w:id="10997" w:author="UTENTE" w:date="2020-06-30T18:44:00Z"/>
          <w:rFonts w:ascii="Calibri" w:eastAsia="Calibri" w:hAnsi="Calibri" w:cs="Times New Roman"/>
          <w:lang w:val="en-US"/>
        </w:rPr>
      </w:pPr>
      <w:ins w:id="10998" w:author="UTENTE" w:date="2020-06-30T18:44:00Z">
        <w:r w:rsidRPr="00674C8A">
          <w:rPr>
            <w:rFonts w:ascii="Calibri" w:eastAsia="Calibri" w:hAnsi="Calibri" w:cs="Times New Roman"/>
            <w:lang w:val="en-US"/>
          </w:rPr>
          <w:t>705.</w:t>
        </w:r>
        <w:r w:rsidRPr="00674C8A">
          <w:rPr>
            <w:rFonts w:ascii="Calibri" w:eastAsia="Calibri" w:hAnsi="Calibri" w:cs="Times New Roman"/>
            <w:lang w:val="en-US"/>
          </w:rPr>
          <w:tab/>
          <w:t>u "\"Didn't we keep tellin' you? Jesus, you're even dumber than I thought you were.\"" </w:t>
        </w:r>
        <w:r w:rsidRPr="00674C8A">
          <w:rPr>
            <w:rFonts w:ascii="Calibri" w:eastAsia="Calibri" w:hAnsi="Calibri" w:cs="Times New Roman"/>
            <w:lang w:val="en-US"/>
          </w:rPr>
          <w:br w:type="page"/>
        </w:r>
      </w:ins>
    </w:p>
    <w:p w14:paraId="118C72B7" w14:textId="77777777" w:rsidR="00674C8A" w:rsidRPr="00674C8A" w:rsidRDefault="00674C8A" w:rsidP="00674C8A">
      <w:pPr>
        <w:spacing w:line="600" w:lineRule="auto"/>
        <w:jc w:val="left"/>
        <w:rPr>
          <w:ins w:id="10999" w:author="UTENTE" w:date="2020-06-30T18:44:00Z"/>
          <w:rFonts w:ascii="Calibri" w:eastAsia="Calibri" w:hAnsi="Calibri" w:cs="Times New Roman"/>
        </w:rPr>
      </w:pPr>
      <w:ins w:id="11000" w:author="UTENTE" w:date="2020-06-30T18:44:00Z">
        <w:r w:rsidRPr="00674C8A">
          <w:rPr>
            <w:rFonts w:ascii="Calibri" w:eastAsia="Calibri" w:hAnsi="Calibri" w:cs="Times New Roman"/>
          </w:rPr>
          <w:lastRenderedPageBreak/>
          <w:t>692.</w:t>
        </w:r>
        <w:r w:rsidRPr="00674C8A">
          <w:rPr>
            <w:rFonts w:ascii="Calibri" w:eastAsia="Calibri" w:hAnsi="Calibri" w:cs="Times New Roman"/>
          </w:rPr>
          <w:tab/>
          <w:t>n "Come sempre, il locale è piuttosto affollato e mi devo fare strada fra la gente per raggiungere il bar."</w:t>
        </w:r>
      </w:ins>
    </w:p>
    <w:p w14:paraId="5419872F" w14:textId="77777777" w:rsidR="00674C8A" w:rsidRPr="00674C8A" w:rsidRDefault="00674C8A" w:rsidP="00674C8A">
      <w:pPr>
        <w:spacing w:line="600" w:lineRule="auto"/>
        <w:jc w:val="left"/>
        <w:rPr>
          <w:ins w:id="11001" w:author="UTENTE" w:date="2020-06-30T18:44:00Z"/>
          <w:rFonts w:ascii="Calibri" w:eastAsia="Calibri" w:hAnsi="Calibri" w:cs="Times New Roman"/>
        </w:rPr>
      </w:pPr>
      <w:ins w:id="11002" w:author="UTENTE" w:date="2020-06-30T18:44:00Z">
        <w:r w:rsidRPr="00674C8A">
          <w:rPr>
            <w:rFonts w:ascii="Calibri" w:eastAsia="Calibri" w:hAnsi="Calibri" w:cs="Times New Roman"/>
          </w:rPr>
          <w:t>693.</w:t>
        </w:r>
        <w:r w:rsidRPr="00674C8A">
          <w:rPr>
            <w:rFonts w:ascii="Calibri" w:eastAsia="Calibri" w:hAnsi="Calibri" w:cs="Times New Roman"/>
          </w:rPr>
          <w:tab/>
          <w:t>mc "\"Rex!\""</w:t>
        </w:r>
      </w:ins>
    </w:p>
    <w:p w14:paraId="7263F275" w14:textId="77777777" w:rsidR="00674C8A" w:rsidRPr="00674C8A" w:rsidRDefault="00674C8A" w:rsidP="00674C8A">
      <w:pPr>
        <w:spacing w:line="600" w:lineRule="auto"/>
        <w:jc w:val="left"/>
        <w:rPr>
          <w:ins w:id="11003" w:author="UTENTE" w:date="2020-06-30T18:44:00Z"/>
          <w:rFonts w:ascii="Calibri" w:eastAsia="Calibri" w:hAnsi="Calibri" w:cs="Times New Roman"/>
        </w:rPr>
      </w:pPr>
      <w:ins w:id="11004" w:author="UTENTE" w:date="2020-06-30T18:44:00Z">
        <w:r w:rsidRPr="00674C8A">
          <w:rPr>
            <w:rFonts w:ascii="Calibri" w:eastAsia="Calibri" w:hAnsi="Calibri" w:cs="Times New Roman"/>
          </w:rPr>
          <w:t>694.</w:t>
        </w:r>
        <w:r w:rsidRPr="00674C8A">
          <w:rPr>
            <w:rFonts w:ascii="Calibri" w:eastAsia="Calibri" w:hAnsi="Calibri" w:cs="Times New Roman"/>
          </w:rPr>
          <w:tab/>
          <w:t>mc "\"Rex, mi farebbe proprio piacere un bel dr-\""</w:t>
        </w:r>
      </w:ins>
    </w:p>
    <w:p w14:paraId="7F597147" w14:textId="77777777" w:rsidR="00674C8A" w:rsidRPr="00674C8A" w:rsidRDefault="00674C8A" w:rsidP="00674C8A">
      <w:pPr>
        <w:spacing w:line="600" w:lineRule="auto"/>
        <w:jc w:val="left"/>
        <w:rPr>
          <w:ins w:id="11005" w:author="UTENTE" w:date="2020-06-30T18:44:00Z"/>
          <w:rFonts w:ascii="Calibri" w:eastAsia="Calibri" w:hAnsi="Calibri" w:cs="Times New Roman"/>
        </w:rPr>
      </w:pPr>
      <w:ins w:id="11006" w:author="UTENTE" w:date="2020-06-30T18:44:00Z">
        <w:r w:rsidRPr="00674C8A">
          <w:rPr>
            <w:rFonts w:ascii="Calibri" w:eastAsia="Calibri" w:hAnsi="Calibri" w:cs="Times New Roman"/>
          </w:rPr>
          <w:t>695.</w:t>
        </w:r>
        <w:r w:rsidRPr="00674C8A">
          <w:rPr>
            <w:rFonts w:ascii="Calibri" w:eastAsia="Calibri" w:hAnsi="Calibri" w:cs="Times New Roman"/>
          </w:rPr>
          <w:tab/>
          <w:t>mc "\"…?\""</w:t>
        </w:r>
      </w:ins>
    </w:p>
    <w:p w14:paraId="255BBDE3" w14:textId="77777777" w:rsidR="00674C8A" w:rsidRPr="00674C8A" w:rsidRDefault="00674C8A" w:rsidP="00674C8A">
      <w:pPr>
        <w:spacing w:line="600" w:lineRule="auto"/>
        <w:jc w:val="left"/>
        <w:rPr>
          <w:ins w:id="11007" w:author="UTENTE" w:date="2020-06-30T18:44:00Z"/>
          <w:rFonts w:ascii="Calibri" w:eastAsia="Calibri" w:hAnsi="Calibri" w:cs="Times New Roman"/>
        </w:rPr>
      </w:pPr>
      <w:ins w:id="11008" w:author="UTENTE" w:date="2020-06-30T18:44:00Z">
        <w:r w:rsidRPr="00674C8A">
          <w:rPr>
            <w:rFonts w:ascii="Calibri" w:eastAsia="Calibri" w:hAnsi="Calibri" w:cs="Times New Roman"/>
          </w:rPr>
          <w:t>696.</w:t>
        </w:r>
        <w:r w:rsidRPr="00674C8A">
          <w:rPr>
            <w:rFonts w:ascii="Calibri" w:eastAsia="Calibri" w:hAnsi="Calibri" w:cs="Times New Roman"/>
          </w:rPr>
          <w:tab/>
          <w:t>n "Ma quando mi avvicino, mi accorgo che Rex è in piedi accanto al bancone, circondato da figure in abiti punk."</w:t>
        </w:r>
      </w:ins>
    </w:p>
    <w:p w14:paraId="4B906224" w14:textId="77777777" w:rsidR="00674C8A" w:rsidRPr="00674C8A" w:rsidRDefault="00674C8A" w:rsidP="00674C8A">
      <w:pPr>
        <w:spacing w:line="600" w:lineRule="auto"/>
        <w:jc w:val="left"/>
        <w:rPr>
          <w:ins w:id="11009" w:author="UTENTE" w:date="2020-06-30T18:44:00Z"/>
          <w:rFonts w:ascii="Calibri" w:eastAsia="Calibri" w:hAnsi="Calibri" w:cs="Times New Roman"/>
        </w:rPr>
      </w:pPr>
      <w:ins w:id="11010" w:author="UTENTE" w:date="2020-06-30T18:44:00Z">
        <w:r w:rsidRPr="00674C8A">
          <w:rPr>
            <w:rFonts w:ascii="Calibri" w:eastAsia="Calibri" w:hAnsi="Calibri" w:cs="Times New Roman"/>
          </w:rPr>
          <w:t>697.</w:t>
        </w:r>
        <w:r w:rsidRPr="00674C8A">
          <w:rPr>
            <w:rFonts w:ascii="Calibri" w:eastAsia="Calibri" w:hAnsi="Calibri" w:cs="Times New Roman"/>
          </w:rPr>
          <w:tab/>
          <w:t>n "Penso di riconoscerne un paio da quella notte nel vicolo…\n{w} Sono i suoi compagni?"</w:t>
        </w:r>
      </w:ins>
    </w:p>
    <w:p w14:paraId="7D11CD26" w14:textId="77777777" w:rsidR="00674C8A" w:rsidRPr="00674C8A" w:rsidRDefault="00674C8A" w:rsidP="00674C8A">
      <w:pPr>
        <w:spacing w:line="600" w:lineRule="auto"/>
        <w:jc w:val="left"/>
        <w:rPr>
          <w:ins w:id="11011" w:author="UTENTE" w:date="2020-06-30T18:44:00Z"/>
          <w:rFonts w:ascii="Calibri" w:eastAsia="Calibri" w:hAnsi="Calibri" w:cs="Times New Roman"/>
        </w:rPr>
      </w:pPr>
      <w:ins w:id="11012" w:author="UTENTE" w:date="2020-06-30T18:44:00Z">
        <w:r w:rsidRPr="00674C8A">
          <w:rPr>
            <w:rFonts w:ascii="Calibri" w:eastAsia="Calibri" w:hAnsi="Calibri" w:cs="Times New Roman"/>
          </w:rPr>
          <w:t>698.</w:t>
        </w:r>
        <w:r w:rsidRPr="00674C8A">
          <w:rPr>
            <w:rFonts w:ascii="Calibri" w:eastAsia="Calibri" w:hAnsi="Calibri" w:cs="Times New Roman"/>
          </w:rPr>
          <w:tab/>
          <w:t>u "\"…Quindi, Rex, quello che stiamo cercando di dirti è…\""</w:t>
        </w:r>
      </w:ins>
    </w:p>
    <w:p w14:paraId="2EF83559" w14:textId="77777777" w:rsidR="00674C8A" w:rsidRPr="00674C8A" w:rsidRDefault="00674C8A" w:rsidP="00674C8A">
      <w:pPr>
        <w:spacing w:line="600" w:lineRule="auto"/>
        <w:jc w:val="left"/>
        <w:rPr>
          <w:ins w:id="11013" w:author="UTENTE" w:date="2020-06-30T18:44:00Z"/>
          <w:rFonts w:ascii="Calibri" w:eastAsia="Calibri" w:hAnsi="Calibri" w:cs="Times New Roman"/>
        </w:rPr>
      </w:pPr>
      <w:ins w:id="11014" w:author="UTENTE" w:date="2020-06-30T18:44:00Z">
        <w:r w:rsidRPr="00674C8A">
          <w:rPr>
            <w:rFonts w:ascii="Calibri" w:eastAsia="Calibri" w:hAnsi="Calibri" w:cs="Times New Roman"/>
          </w:rPr>
          <w:t>699.</w:t>
        </w:r>
        <w:r w:rsidRPr="00674C8A">
          <w:rPr>
            <w:rFonts w:ascii="Calibri" w:eastAsia="Calibri" w:hAnsi="Calibri" w:cs="Times New Roman"/>
          </w:rPr>
          <w:tab/>
          <w:t>u "\"Non fai più parte degli Helgen.\""</w:t>
        </w:r>
      </w:ins>
    </w:p>
    <w:p w14:paraId="03236BA1" w14:textId="77777777" w:rsidR="00674C8A" w:rsidRPr="00674C8A" w:rsidRDefault="00674C8A" w:rsidP="00674C8A">
      <w:pPr>
        <w:spacing w:line="600" w:lineRule="auto"/>
        <w:jc w:val="left"/>
        <w:rPr>
          <w:ins w:id="11015" w:author="UTENTE" w:date="2020-06-30T18:44:00Z"/>
          <w:rFonts w:ascii="Calibri" w:eastAsia="Calibri" w:hAnsi="Calibri" w:cs="Times New Roman"/>
        </w:rPr>
      </w:pPr>
      <w:ins w:id="11016" w:author="UTENTE" w:date="2020-06-30T18:44:00Z">
        <w:r w:rsidRPr="00674C8A">
          <w:rPr>
            <w:rFonts w:ascii="Calibri" w:eastAsia="Calibri" w:hAnsi="Calibri" w:cs="Times New Roman"/>
          </w:rPr>
          <w:t>700.</w:t>
        </w:r>
        <w:r w:rsidRPr="00674C8A">
          <w:rPr>
            <w:rFonts w:ascii="Calibri" w:eastAsia="Calibri" w:hAnsi="Calibri" w:cs="Times New Roman"/>
          </w:rPr>
          <w:tab/>
          <w:t>r "\"…\""</w:t>
        </w:r>
      </w:ins>
    </w:p>
    <w:p w14:paraId="00E4C03B" w14:textId="77777777" w:rsidR="00674C8A" w:rsidRPr="00674C8A" w:rsidRDefault="00674C8A" w:rsidP="00674C8A">
      <w:pPr>
        <w:spacing w:line="600" w:lineRule="auto"/>
        <w:jc w:val="left"/>
        <w:rPr>
          <w:ins w:id="11017" w:author="UTENTE" w:date="2020-06-30T18:44:00Z"/>
          <w:rFonts w:ascii="Calibri" w:eastAsia="Calibri" w:hAnsi="Calibri" w:cs="Times New Roman"/>
        </w:rPr>
      </w:pPr>
      <w:ins w:id="11018" w:author="UTENTE" w:date="2020-06-30T18:44:00Z">
        <w:r w:rsidRPr="00674C8A">
          <w:rPr>
            <w:rFonts w:ascii="Calibri" w:eastAsia="Calibri" w:hAnsi="Calibri" w:cs="Times New Roman"/>
          </w:rPr>
          <w:t>701.</w:t>
        </w:r>
        <w:r w:rsidRPr="00674C8A">
          <w:rPr>
            <w:rFonts w:ascii="Calibri" w:eastAsia="Calibri" w:hAnsi="Calibri" w:cs="Times New Roman"/>
          </w:rPr>
          <w:tab/>
          <w:t>n "Un'espressione shockata e terrorizzata contorce il viso di Rex, immobile come una maschera."</w:t>
        </w:r>
      </w:ins>
    </w:p>
    <w:p w14:paraId="62AF4883" w14:textId="77777777" w:rsidR="00674C8A" w:rsidRPr="00674C8A" w:rsidRDefault="00674C8A" w:rsidP="00674C8A">
      <w:pPr>
        <w:spacing w:line="600" w:lineRule="auto"/>
        <w:jc w:val="left"/>
        <w:rPr>
          <w:ins w:id="11019" w:author="UTENTE" w:date="2020-06-30T18:44:00Z"/>
          <w:rFonts w:ascii="Calibri" w:eastAsia="Calibri" w:hAnsi="Calibri" w:cs="Times New Roman"/>
        </w:rPr>
      </w:pPr>
      <w:ins w:id="11020" w:author="UTENTE" w:date="2020-06-30T18:44:00Z">
        <w:r w:rsidRPr="00674C8A">
          <w:rPr>
            <w:rFonts w:ascii="Calibri" w:eastAsia="Calibri" w:hAnsi="Calibri" w:cs="Times New Roman"/>
          </w:rPr>
          <w:t>702.</w:t>
        </w:r>
        <w:r w:rsidRPr="00674C8A">
          <w:rPr>
            <w:rFonts w:ascii="Calibri" w:eastAsia="Calibri" w:hAnsi="Calibri" w:cs="Times New Roman"/>
          </w:rPr>
          <w:tab/>
          <w:t>n "I suoi occhi si spostano piano sulle persone attorno a lui, come se cercare di capire se stanno scherzando o meno, sperando che sia tutto uno scherzo."</w:t>
        </w:r>
      </w:ins>
    </w:p>
    <w:p w14:paraId="797DB973" w14:textId="77777777" w:rsidR="00674C8A" w:rsidRPr="00674C8A" w:rsidRDefault="00674C8A" w:rsidP="00674C8A">
      <w:pPr>
        <w:spacing w:line="600" w:lineRule="auto"/>
        <w:jc w:val="left"/>
        <w:rPr>
          <w:ins w:id="11021" w:author="UTENTE" w:date="2020-06-30T18:44:00Z"/>
          <w:rFonts w:ascii="Calibri" w:eastAsia="Calibri" w:hAnsi="Calibri" w:cs="Times New Roman"/>
        </w:rPr>
      </w:pPr>
      <w:ins w:id="11022" w:author="UTENTE" w:date="2020-06-30T18:44:00Z">
        <w:r w:rsidRPr="00674C8A">
          <w:rPr>
            <w:rFonts w:ascii="Calibri" w:eastAsia="Calibri" w:hAnsi="Calibri" w:cs="Times New Roman"/>
          </w:rPr>
          <w:t>703.</w:t>
        </w:r>
        <w:r w:rsidRPr="00674C8A">
          <w:rPr>
            <w:rFonts w:ascii="Calibri" w:eastAsia="Calibri" w:hAnsi="Calibri" w:cs="Times New Roman"/>
          </w:rPr>
          <w:tab/>
          <w:t>u "\"Sono cazzi tuoi! Sapevi che sarebbe successo, no?\""</w:t>
        </w:r>
      </w:ins>
    </w:p>
    <w:p w14:paraId="67406524" w14:textId="77777777" w:rsidR="00674C8A" w:rsidRPr="00674C8A" w:rsidRDefault="00674C8A" w:rsidP="00674C8A">
      <w:pPr>
        <w:spacing w:line="600" w:lineRule="auto"/>
        <w:jc w:val="left"/>
        <w:rPr>
          <w:ins w:id="11023" w:author="UTENTE" w:date="2020-06-30T18:44:00Z"/>
          <w:rFonts w:ascii="Calibri" w:eastAsia="Calibri" w:hAnsi="Calibri" w:cs="Times New Roman"/>
        </w:rPr>
      </w:pPr>
      <w:ins w:id="11024" w:author="UTENTE" w:date="2020-06-30T18:44:00Z">
        <w:r w:rsidRPr="00674C8A">
          <w:rPr>
            <w:rFonts w:ascii="Calibri" w:eastAsia="Calibri" w:hAnsi="Calibri" w:cs="Times New Roman"/>
          </w:rPr>
          <w:t>704.</w:t>
        </w:r>
        <w:r w:rsidRPr="00674C8A">
          <w:rPr>
            <w:rFonts w:ascii="Calibri" w:eastAsia="Calibri" w:hAnsi="Calibri" w:cs="Times New Roman"/>
          </w:rPr>
          <w:tab/>
          <w:t>u "\"Infatti, amico. Non puoi avvicinarti così tanto ad un fottuto umano.\""</w:t>
        </w:r>
      </w:ins>
    </w:p>
    <w:p w14:paraId="2C74F35E" w14:textId="77777777" w:rsidR="00674C8A" w:rsidRPr="00674C8A" w:rsidRDefault="00674C8A" w:rsidP="00674C8A">
      <w:pPr>
        <w:spacing w:line="600" w:lineRule="auto"/>
        <w:jc w:val="left"/>
        <w:rPr>
          <w:ins w:id="11025" w:author="UTENTE" w:date="2020-06-30T18:44:00Z"/>
          <w:rFonts w:ascii="Calibri" w:eastAsia="Calibri" w:hAnsi="Calibri" w:cs="Times New Roman"/>
        </w:rPr>
      </w:pPr>
      <w:ins w:id="11026" w:author="UTENTE" w:date="2020-06-30T18:44:00Z">
        <w:r w:rsidRPr="00674C8A">
          <w:rPr>
            <w:rFonts w:ascii="Calibri" w:eastAsia="Calibri" w:hAnsi="Calibri" w:cs="Times New Roman"/>
          </w:rPr>
          <w:t>705.</w:t>
        </w:r>
        <w:r w:rsidRPr="00674C8A">
          <w:rPr>
            <w:rFonts w:ascii="Calibri" w:eastAsia="Calibri" w:hAnsi="Calibri" w:cs="Times New Roman"/>
          </w:rPr>
          <w:tab/>
          <w:t>u "\"Non te lo abbiamo ripetuto mille volte? Cristo, sei ancora più stupido di quello che pensassi.\"" </w:t>
        </w:r>
        <w:r w:rsidRPr="00674C8A">
          <w:rPr>
            <w:rFonts w:ascii="Calibri" w:eastAsia="Calibri" w:hAnsi="Calibri" w:cs="Times New Roman"/>
          </w:rPr>
          <w:br w:type="page"/>
        </w:r>
      </w:ins>
    </w:p>
    <w:p w14:paraId="1DA91619" w14:textId="77777777" w:rsidR="00674C8A" w:rsidRPr="00674C8A" w:rsidRDefault="00674C8A" w:rsidP="00674C8A">
      <w:pPr>
        <w:spacing w:line="600" w:lineRule="auto"/>
        <w:jc w:val="left"/>
        <w:rPr>
          <w:ins w:id="11027" w:author="UTENTE" w:date="2020-06-30T18:44:00Z"/>
          <w:rFonts w:ascii="Calibri" w:eastAsia="Calibri" w:hAnsi="Calibri" w:cs="Times New Roman"/>
          <w:lang w:val="en-US"/>
        </w:rPr>
      </w:pPr>
      <w:ins w:id="11028" w:author="UTENTE" w:date="2020-06-30T18:44:00Z">
        <w:r w:rsidRPr="00674C8A">
          <w:rPr>
            <w:rFonts w:ascii="Calibri" w:eastAsia="Calibri" w:hAnsi="Calibri" w:cs="Times New Roman"/>
            <w:lang w:val="en-US"/>
          </w:rPr>
          <w:lastRenderedPageBreak/>
          <w:t>706.</w:t>
        </w:r>
        <w:r w:rsidRPr="00674C8A">
          <w:rPr>
            <w:rFonts w:ascii="Calibri" w:eastAsia="Calibri" w:hAnsi="Calibri" w:cs="Times New Roman"/>
            <w:lang w:val="en-US"/>
          </w:rPr>
          <w:tab/>
          <w:t>n "Their voices are just barely audible over the pounding bass, but I can hear the scorn in what they say."</w:t>
        </w:r>
      </w:ins>
    </w:p>
    <w:p w14:paraId="7AC1725A" w14:textId="77777777" w:rsidR="00674C8A" w:rsidRPr="00674C8A" w:rsidRDefault="00674C8A" w:rsidP="00674C8A">
      <w:pPr>
        <w:spacing w:line="600" w:lineRule="auto"/>
        <w:jc w:val="left"/>
        <w:rPr>
          <w:ins w:id="11029" w:author="UTENTE" w:date="2020-06-30T18:44:00Z"/>
          <w:rFonts w:ascii="Calibri" w:eastAsia="Calibri" w:hAnsi="Calibri" w:cs="Times New Roman"/>
          <w:lang w:val="en-US"/>
        </w:rPr>
      </w:pPr>
      <w:ins w:id="11030" w:author="UTENTE" w:date="2020-06-30T18:44:00Z">
        <w:r w:rsidRPr="00674C8A">
          <w:rPr>
            <w:rFonts w:ascii="Calibri" w:eastAsia="Calibri" w:hAnsi="Calibri" w:cs="Times New Roman"/>
            <w:lang w:val="en-US"/>
          </w:rPr>
          <w:t>707.</w:t>
        </w:r>
        <w:r w:rsidRPr="00674C8A">
          <w:rPr>
            <w:rFonts w:ascii="Calibri" w:eastAsia="Calibri" w:hAnsi="Calibri" w:cs="Times New Roman"/>
            <w:lang w:val="en-US"/>
          </w:rPr>
          <w:tab/>
          <w:t>n "Rex has the face of someone stuck in a nightmare, and his silver eyes are glazed over in disbelief."</w:t>
        </w:r>
      </w:ins>
    </w:p>
    <w:p w14:paraId="6A4CEC84" w14:textId="77777777" w:rsidR="00674C8A" w:rsidRPr="00674C8A" w:rsidRDefault="00674C8A" w:rsidP="00674C8A">
      <w:pPr>
        <w:spacing w:line="600" w:lineRule="auto"/>
        <w:jc w:val="left"/>
        <w:rPr>
          <w:ins w:id="11031" w:author="UTENTE" w:date="2020-06-30T18:44:00Z"/>
          <w:rFonts w:ascii="Calibri" w:eastAsia="Calibri" w:hAnsi="Calibri" w:cs="Times New Roman"/>
          <w:lang w:val="en-US"/>
        </w:rPr>
      </w:pPr>
      <w:ins w:id="11032" w:author="UTENTE" w:date="2020-06-30T18:44:00Z">
        <w:r w:rsidRPr="00674C8A">
          <w:rPr>
            <w:rFonts w:ascii="Calibri" w:eastAsia="Calibri" w:hAnsi="Calibri" w:cs="Times New Roman"/>
            <w:lang w:val="en-US"/>
          </w:rPr>
          <w:t>708.</w:t>
        </w:r>
        <w:r w:rsidRPr="00674C8A">
          <w:rPr>
            <w:rFonts w:ascii="Calibri" w:eastAsia="Calibri" w:hAnsi="Calibri" w:cs="Times New Roman"/>
            <w:lang w:val="en-US"/>
          </w:rPr>
          <w:tab/>
          <w:t>u "\"Bishop ain't gonna be happy, either. You know what he does to guys who break the rules.\""</w:t>
        </w:r>
      </w:ins>
    </w:p>
    <w:p w14:paraId="241A6DAE" w14:textId="77777777" w:rsidR="00674C8A" w:rsidRPr="00674C8A" w:rsidRDefault="00674C8A" w:rsidP="00674C8A">
      <w:pPr>
        <w:spacing w:line="600" w:lineRule="auto"/>
        <w:jc w:val="left"/>
        <w:rPr>
          <w:ins w:id="11033" w:author="UTENTE" w:date="2020-06-30T18:44:00Z"/>
          <w:rFonts w:ascii="Calibri" w:eastAsia="Calibri" w:hAnsi="Calibri" w:cs="Times New Roman"/>
          <w:lang w:val="en-US"/>
        </w:rPr>
      </w:pPr>
      <w:ins w:id="11034" w:author="UTENTE" w:date="2020-06-30T18:44:00Z">
        <w:r w:rsidRPr="00674C8A">
          <w:rPr>
            <w:rFonts w:ascii="Calibri" w:eastAsia="Calibri" w:hAnsi="Calibri" w:cs="Times New Roman"/>
            <w:lang w:val="en-US"/>
          </w:rPr>
          <w:t>709.</w:t>
        </w:r>
        <w:r w:rsidRPr="00674C8A">
          <w:rPr>
            <w:rFonts w:ascii="Calibri" w:eastAsia="Calibri" w:hAnsi="Calibri" w:cs="Times New Roman"/>
            <w:lang w:val="en-US"/>
          </w:rPr>
          <w:tab/>
          <w:t>u "\"Go find some other shitty clan that'll let you play with your blood-bag boyfriend. Don't stay here.\""</w:t>
        </w:r>
      </w:ins>
    </w:p>
    <w:p w14:paraId="24EE6B01" w14:textId="77777777" w:rsidR="00674C8A" w:rsidRPr="00674C8A" w:rsidRDefault="00674C8A" w:rsidP="00674C8A">
      <w:pPr>
        <w:spacing w:line="600" w:lineRule="auto"/>
        <w:jc w:val="left"/>
        <w:rPr>
          <w:ins w:id="11035" w:author="UTENTE" w:date="2020-06-30T18:44:00Z"/>
          <w:rFonts w:ascii="Calibri" w:eastAsia="Calibri" w:hAnsi="Calibri" w:cs="Times New Roman"/>
          <w:lang w:val="en-US"/>
        </w:rPr>
      </w:pPr>
      <w:ins w:id="11036" w:author="UTENTE" w:date="2020-06-30T18:44:00Z">
        <w:r w:rsidRPr="00674C8A">
          <w:rPr>
            <w:rFonts w:ascii="Calibri" w:eastAsia="Calibri" w:hAnsi="Calibri" w:cs="Times New Roman"/>
            <w:lang w:val="en-US"/>
          </w:rPr>
          <w:t>710.</w:t>
        </w:r>
        <w:r w:rsidRPr="00674C8A">
          <w:rPr>
            <w:rFonts w:ascii="Calibri" w:eastAsia="Calibri" w:hAnsi="Calibri" w:cs="Times New Roman"/>
            <w:lang w:val="en-US"/>
          </w:rPr>
          <w:tab/>
          <w:t>u "\"Yeah, we don't want you here. Always thought you were a fuckin' weirdo, anyway.\""</w:t>
        </w:r>
      </w:ins>
    </w:p>
    <w:p w14:paraId="698BC114" w14:textId="77777777" w:rsidR="00674C8A" w:rsidRPr="00674C8A" w:rsidRDefault="00674C8A" w:rsidP="00674C8A">
      <w:pPr>
        <w:spacing w:line="600" w:lineRule="auto"/>
        <w:jc w:val="left"/>
        <w:rPr>
          <w:ins w:id="11037" w:author="UTENTE" w:date="2020-06-30T18:44:00Z"/>
          <w:rFonts w:ascii="Calibri" w:eastAsia="Calibri" w:hAnsi="Calibri" w:cs="Times New Roman"/>
          <w:lang w:val="en-US"/>
        </w:rPr>
      </w:pPr>
      <w:ins w:id="11038" w:author="UTENTE" w:date="2020-06-30T18:44:00Z">
        <w:r w:rsidRPr="00674C8A">
          <w:rPr>
            <w:rFonts w:ascii="Calibri" w:eastAsia="Calibri" w:hAnsi="Calibri" w:cs="Times New Roman"/>
            <w:lang w:val="en-US"/>
          </w:rPr>
          <w:t>711.</w:t>
        </w:r>
        <w:r w:rsidRPr="00674C8A">
          <w:rPr>
            <w:rFonts w:ascii="Calibri" w:eastAsia="Calibri" w:hAnsi="Calibri" w:cs="Times New Roman"/>
            <w:lang w:val="en-US"/>
          </w:rPr>
          <w:tab/>
          <w:t>n "Snickering to themselves, the shadowy group starts dispersing into the crowd, turning their backs on Rex."</w:t>
        </w:r>
      </w:ins>
    </w:p>
    <w:p w14:paraId="317B138D" w14:textId="77777777" w:rsidR="00674C8A" w:rsidRPr="00674C8A" w:rsidRDefault="00674C8A" w:rsidP="00674C8A">
      <w:pPr>
        <w:spacing w:line="600" w:lineRule="auto"/>
        <w:jc w:val="left"/>
        <w:rPr>
          <w:ins w:id="11039" w:author="UTENTE" w:date="2020-06-30T18:44:00Z"/>
          <w:rFonts w:ascii="Calibri" w:eastAsia="Calibri" w:hAnsi="Calibri" w:cs="Times New Roman"/>
          <w:lang w:val="en-US"/>
        </w:rPr>
      </w:pPr>
      <w:ins w:id="11040" w:author="UTENTE" w:date="2020-06-30T18:44:00Z">
        <w:r w:rsidRPr="00674C8A">
          <w:rPr>
            <w:rFonts w:ascii="Calibri" w:eastAsia="Calibri" w:hAnsi="Calibri" w:cs="Times New Roman"/>
            <w:lang w:val="en-US"/>
          </w:rPr>
          <w:t>712.</w:t>
        </w:r>
        <w:r w:rsidRPr="00674C8A">
          <w:rPr>
            <w:rFonts w:ascii="Calibri" w:eastAsia="Calibri" w:hAnsi="Calibri" w:cs="Times New Roman"/>
            <w:lang w:val="en-US"/>
          </w:rPr>
          <w:tab/>
          <w:t>n "They disappear one by one, until finally, Rex stands there alone…{w} still frozen in place."</w:t>
        </w:r>
      </w:ins>
    </w:p>
    <w:p w14:paraId="59A9E8A7" w14:textId="77777777" w:rsidR="00674C8A" w:rsidRPr="00674C8A" w:rsidRDefault="00674C8A" w:rsidP="00674C8A">
      <w:pPr>
        <w:spacing w:line="600" w:lineRule="auto"/>
        <w:jc w:val="left"/>
        <w:rPr>
          <w:ins w:id="11041" w:author="UTENTE" w:date="2020-06-30T18:44:00Z"/>
          <w:rFonts w:ascii="Calibri" w:eastAsia="Calibri" w:hAnsi="Calibri" w:cs="Times New Roman"/>
          <w:lang w:val="en-US"/>
        </w:rPr>
      </w:pPr>
      <w:ins w:id="11042" w:author="UTENTE" w:date="2020-06-30T18:44:00Z">
        <w:r w:rsidRPr="00674C8A">
          <w:rPr>
            <w:rFonts w:ascii="Calibri" w:eastAsia="Calibri" w:hAnsi="Calibri" w:cs="Times New Roman"/>
            <w:lang w:val="en-US"/>
          </w:rPr>
          <w:t>713.</w:t>
        </w:r>
        <w:r w:rsidRPr="00674C8A">
          <w:rPr>
            <w:rFonts w:ascii="Calibri" w:eastAsia="Calibri" w:hAnsi="Calibri" w:cs="Times New Roman"/>
            <w:lang w:val="en-US"/>
          </w:rPr>
          <w:tab/>
          <w:t>r "\"…\""</w:t>
        </w:r>
      </w:ins>
    </w:p>
    <w:p w14:paraId="664F461A" w14:textId="77777777" w:rsidR="00674C8A" w:rsidRPr="00674C8A" w:rsidRDefault="00674C8A" w:rsidP="00674C8A">
      <w:pPr>
        <w:spacing w:line="600" w:lineRule="auto"/>
        <w:jc w:val="left"/>
        <w:rPr>
          <w:ins w:id="11043" w:author="UTENTE" w:date="2020-06-30T18:44:00Z"/>
          <w:rFonts w:ascii="Calibri" w:eastAsia="Calibri" w:hAnsi="Calibri" w:cs="Times New Roman"/>
          <w:lang w:val="en-US"/>
        </w:rPr>
      </w:pPr>
      <w:ins w:id="11044" w:author="UTENTE" w:date="2020-06-30T18:44:00Z">
        <w:r w:rsidRPr="00674C8A">
          <w:rPr>
            <w:rFonts w:ascii="Calibri" w:eastAsia="Calibri" w:hAnsi="Calibri" w:cs="Times New Roman"/>
            <w:lang w:val="en-US"/>
          </w:rPr>
          <w:t>714.</w:t>
        </w:r>
        <w:r w:rsidRPr="00674C8A">
          <w:rPr>
            <w:rFonts w:ascii="Calibri" w:eastAsia="Calibri" w:hAnsi="Calibri" w:cs="Times New Roman"/>
            <w:lang w:val="en-US"/>
          </w:rPr>
          <w:tab/>
          <w:t>n "At last, he seems to notice me, and our eyes meet."</w:t>
        </w:r>
      </w:ins>
    </w:p>
    <w:p w14:paraId="0A4141D1" w14:textId="77777777" w:rsidR="00674C8A" w:rsidRPr="00674C8A" w:rsidRDefault="00674C8A" w:rsidP="00674C8A">
      <w:pPr>
        <w:spacing w:line="600" w:lineRule="auto"/>
        <w:jc w:val="left"/>
        <w:rPr>
          <w:ins w:id="11045" w:author="UTENTE" w:date="2020-06-30T18:44:00Z"/>
          <w:rFonts w:ascii="Calibri" w:eastAsia="Calibri" w:hAnsi="Calibri" w:cs="Times New Roman"/>
          <w:lang w:val="en-US"/>
        </w:rPr>
      </w:pPr>
      <w:ins w:id="11046" w:author="UTENTE" w:date="2020-06-30T18:44:00Z">
        <w:r w:rsidRPr="00674C8A">
          <w:rPr>
            <w:rFonts w:ascii="Calibri" w:eastAsia="Calibri" w:hAnsi="Calibri" w:cs="Times New Roman"/>
            <w:lang w:val="en-US"/>
          </w:rPr>
          <w:t>715.</w:t>
        </w:r>
        <w:r w:rsidRPr="00674C8A">
          <w:rPr>
            <w:rFonts w:ascii="Calibri" w:eastAsia="Calibri" w:hAnsi="Calibri" w:cs="Times New Roman"/>
            <w:lang w:val="en-US"/>
          </w:rPr>
          <w:tab/>
          <w:t>mcp "\"Rex…\""</w:t>
        </w:r>
      </w:ins>
    </w:p>
    <w:p w14:paraId="0486B7C3" w14:textId="77777777" w:rsidR="00674C8A" w:rsidRPr="00674C8A" w:rsidRDefault="00674C8A" w:rsidP="00674C8A">
      <w:pPr>
        <w:spacing w:line="600" w:lineRule="auto"/>
        <w:jc w:val="left"/>
        <w:rPr>
          <w:ins w:id="11047" w:author="UTENTE" w:date="2020-06-30T18:44:00Z"/>
          <w:rFonts w:ascii="Calibri" w:eastAsia="Calibri" w:hAnsi="Calibri" w:cs="Times New Roman"/>
          <w:lang w:val="en-US"/>
        </w:rPr>
      </w:pPr>
      <w:ins w:id="11048" w:author="UTENTE" w:date="2020-06-30T18:44:00Z">
        <w:r w:rsidRPr="00674C8A">
          <w:rPr>
            <w:rFonts w:ascii="Calibri" w:eastAsia="Calibri" w:hAnsi="Calibri" w:cs="Times New Roman"/>
            <w:lang w:val="en-US"/>
          </w:rPr>
          <w:t>716.</w:t>
        </w:r>
        <w:r w:rsidRPr="00674C8A">
          <w:rPr>
            <w:rFonts w:ascii="Calibri" w:eastAsia="Calibri" w:hAnsi="Calibri" w:cs="Times New Roman"/>
            <w:lang w:val="en-US"/>
          </w:rPr>
          <w:tab/>
          <w:t>n "I take a step towards him, biting my lip."</w:t>
        </w:r>
      </w:ins>
    </w:p>
    <w:p w14:paraId="3F44563B" w14:textId="77777777" w:rsidR="00674C8A" w:rsidRPr="00674C8A" w:rsidRDefault="00674C8A" w:rsidP="00674C8A">
      <w:pPr>
        <w:spacing w:line="600" w:lineRule="auto"/>
        <w:jc w:val="left"/>
        <w:rPr>
          <w:ins w:id="11049" w:author="UTENTE" w:date="2020-06-30T18:44:00Z"/>
          <w:rFonts w:ascii="Calibri" w:eastAsia="Calibri" w:hAnsi="Calibri" w:cs="Times New Roman"/>
        </w:rPr>
      </w:pPr>
      <w:ins w:id="11050" w:author="UTENTE" w:date="2020-06-30T18:44:00Z">
        <w:r w:rsidRPr="00674C8A">
          <w:rPr>
            <w:rFonts w:ascii="Calibri" w:eastAsia="Calibri" w:hAnsi="Calibri" w:cs="Times New Roman"/>
          </w:rPr>
          <w:t>717.</w:t>
        </w:r>
        <w:r w:rsidRPr="00674C8A">
          <w:rPr>
            <w:rFonts w:ascii="Calibri" w:eastAsia="Calibri" w:hAnsi="Calibri" w:cs="Times New Roman"/>
          </w:rPr>
          <w:tab/>
          <w:t>r "\"…Stay away!\""</w:t>
        </w:r>
      </w:ins>
    </w:p>
    <w:p w14:paraId="3BACFD96" w14:textId="77777777" w:rsidR="00674C8A" w:rsidRPr="00674C8A" w:rsidRDefault="00674C8A" w:rsidP="00674C8A">
      <w:pPr>
        <w:spacing w:line="600" w:lineRule="auto"/>
        <w:jc w:val="left"/>
        <w:rPr>
          <w:ins w:id="11051" w:author="UTENTE" w:date="2020-06-30T18:44:00Z"/>
          <w:rFonts w:ascii="Calibri" w:eastAsia="Calibri" w:hAnsi="Calibri" w:cs="Times New Roman"/>
        </w:rPr>
      </w:pPr>
      <w:ins w:id="11052" w:author="UTENTE" w:date="2020-06-30T18:44:00Z">
        <w:r w:rsidRPr="00674C8A">
          <w:rPr>
            <w:rFonts w:ascii="Calibri" w:eastAsia="Calibri" w:hAnsi="Calibri" w:cs="Times New Roman"/>
          </w:rPr>
          <w:t>718.</w:t>
        </w:r>
        <w:r w:rsidRPr="00674C8A">
          <w:rPr>
            <w:rFonts w:ascii="Calibri" w:eastAsia="Calibri" w:hAnsi="Calibri" w:cs="Times New Roman"/>
          </w:rPr>
          <w:tab/>
          <w:t>mc "\"…\"" </w:t>
        </w:r>
        <w:r w:rsidRPr="00674C8A">
          <w:rPr>
            <w:rFonts w:ascii="Calibri" w:eastAsia="Calibri" w:hAnsi="Calibri" w:cs="Times New Roman"/>
          </w:rPr>
          <w:br w:type="page"/>
        </w:r>
      </w:ins>
    </w:p>
    <w:p w14:paraId="76892966" w14:textId="77777777" w:rsidR="00674C8A" w:rsidRPr="00674C8A" w:rsidRDefault="00674C8A" w:rsidP="00674C8A">
      <w:pPr>
        <w:spacing w:line="600" w:lineRule="auto"/>
        <w:jc w:val="left"/>
        <w:rPr>
          <w:ins w:id="11053" w:author="UTENTE" w:date="2020-06-30T18:44:00Z"/>
          <w:rFonts w:ascii="Calibri" w:eastAsia="Calibri" w:hAnsi="Calibri" w:cs="Times New Roman"/>
        </w:rPr>
      </w:pPr>
      <w:ins w:id="11054" w:author="UTENTE" w:date="2020-06-30T18:44:00Z">
        <w:r w:rsidRPr="00674C8A">
          <w:rPr>
            <w:rFonts w:ascii="Calibri" w:eastAsia="Calibri" w:hAnsi="Calibri" w:cs="Times New Roman"/>
          </w:rPr>
          <w:lastRenderedPageBreak/>
          <w:t>706.</w:t>
        </w:r>
        <w:r w:rsidRPr="00674C8A">
          <w:rPr>
            <w:rFonts w:ascii="Calibri" w:eastAsia="Calibri" w:hAnsi="Calibri" w:cs="Times New Roman"/>
          </w:rPr>
          <w:tab/>
          <w:t>n "Le loro voci sono a malapena udibili sopra i bassi martellanti, ma riesco a sentire il disprezzo in quello che dicono."</w:t>
        </w:r>
      </w:ins>
    </w:p>
    <w:p w14:paraId="070619F5" w14:textId="77777777" w:rsidR="00674C8A" w:rsidRPr="00674C8A" w:rsidRDefault="00674C8A" w:rsidP="00674C8A">
      <w:pPr>
        <w:spacing w:line="600" w:lineRule="auto"/>
        <w:jc w:val="left"/>
        <w:rPr>
          <w:ins w:id="11055" w:author="UTENTE" w:date="2020-06-30T18:44:00Z"/>
          <w:rFonts w:ascii="Calibri" w:eastAsia="Calibri" w:hAnsi="Calibri" w:cs="Times New Roman"/>
        </w:rPr>
      </w:pPr>
      <w:ins w:id="11056" w:author="UTENTE" w:date="2020-06-30T18:44:00Z">
        <w:r w:rsidRPr="00674C8A">
          <w:rPr>
            <w:rFonts w:ascii="Calibri" w:eastAsia="Calibri" w:hAnsi="Calibri" w:cs="Times New Roman"/>
          </w:rPr>
          <w:t>707.</w:t>
        </w:r>
        <w:r w:rsidRPr="00674C8A">
          <w:rPr>
            <w:rFonts w:ascii="Calibri" w:eastAsia="Calibri" w:hAnsi="Calibri" w:cs="Times New Roman"/>
          </w:rPr>
          <w:tab/>
          <w:t>n "Rex ha la faccia di qualcuno bloccato in un incubo e i suoi occhi sono spalancati dall'incredulità."</w:t>
        </w:r>
      </w:ins>
    </w:p>
    <w:p w14:paraId="101E6EB3" w14:textId="77777777" w:rsidR="00674C8A" w:rsidRPr="00674C8A" w:rsidRDefault="00674C8A" w:rsidP="00674C8A">
      <w:pPr>
        <w:spacing w:line="600" w:lineRule="auto"/>
        <w:jc w:val="left"/>
        <w:rPr>
          <w:ins w:id="11057" w:author="UTENTE" w:date="2020-06-30T18:44:00Z"/>
          <w:rFonts w:ascii="Calibri" w:eastAsia="Calibri" w:hAnsi="Calibri" w:cs="Times New Roman"/>
        </w:rPr>
      </w:pPr>
      <w:ins w:id="11058" w:author="UTENTE" w:date="2020-06-30T18:44:00Z">
        <w:r w:rsidRPr="00674C8A">
          <w:rPr>
            <w:rFonts w:ascii="Calibri" w:eastAsia="Calibri" w:hAnsi="Calibri" w:cs="Times New Roman"/>
          </w:rPr>
          <w:t>708.</w:t>
        </w:r>
        <w:r w:rsidRPr="00674C8A">
          <w:rPr>
            <w:rFonts w:ascii="Calibri" w:eastAsia="Calibri" w:hAnsi="Calibri" w:cs="Times New Roman"/>
          </w:rPr>
          <w:tab/>
          <w:t>u "\"Bishop non sarà felice, fra l'altro. Sai cosa fa a quelli che infrangono le regole.\""</w:t>
        </w:r>
      </w:ins>
    </w:p>
    <w:p w14:paraId="7A898052" w14:textId="77777777" w:rsidR="00674C8A" w:rsidRPr="00674C8A" w:rsidRDefault="00674C8A" w:rsidP="00674C8A">
      <w:pPr>
        <w:spacing w:line="600" w:lineRule="auto"/>
        <w:jc w:val="left"/>
        <w:rPr>
          <w:ins w:id="11059" w:author="UTENTE" w:date="2020-06-30T18:44:00Z"/>
          <w:rFonts w:ascii="Calibri" w:eastAsia="Calibri" w:hAnsi="Calibri" w:cs="Times New Roman"/>
        </w:rPr>
      </w:pPr>
      <w:ins w:id="11060" w:author="UTENTE" w:date="2020-06-30T18:44:00Z">
        <w:r w:rsidRPr="00674C8A">
          <w:rPr>
            <w:rFonts w:ascii="Calibri" w:eastAsia="Calibri" w:hAnsi="Calibri" w:cs="Times New Roman"/>
          </w:rPr>
          <w:t>709.</w:t>
        </w:r>
        <w:r w:rsidRPr="00674C8A">
          <w:rPr>
            <w:rFonts w:ascii="Calibri" w:eastAsia="Calibri" w:hAnsi="Calibri" w:cs="Times New Roman"/>
          </w:rPr>
          <w:tab/>
          <w:t>u "\"Trovati un altro merdoso clan che ti faccia giocare con quella sacca di sangue del tuo ragazzo. Non rimanere qui.\""</w:t>
        </w:r>
      </w:ins>
    </w:p>
    <w:p w14:paraId="080CCBF1" w14:textId="77777777" w:rsidR="00674C8A" w:rsidRPr="00674C8A" w:rsidRDefault="00674C8A" w:rsidP="00674C8A">
      <w:pPr>
        <w:spacing w:line="600" w:lineRule="auto"/>
        <w:jc w:val="left"/>
        <w:rPr>
          <w:ins w:id="11061" w:author="UTENTE" w:date="2020-06-30T18:44:00Z"/>
          <w:rFonts w:ascii="Calibri" w:eastAsia="Calibri" w:hAnsi="Calibri" w:cs="Times New Roman"/>
        </w:rPr>
      </w:pPr>
      <w:ins w:id="11062" w:author="UTENTE" w:date="2020-06-30T18:44:00Z">
        <w:r w:rsidRPr="00674C8A">
          <w:rPr>
            <w:rFonts w:ascii="Calibri" w:eastAsia="Calibri" w:hAnsi="Calibri" w:cs="Times New Roman"/>
          </w:rPr>
          <w:t>710.</w:t>
        </w:r>
        <w:r w:rsidRPr="00674C8A">
          <w:rPr>
            <w:rFonts w:ascii="Calibri" w:eastAsia="Calibri" w:hAnsi="Calibri" w:cs="Times New Roman"/>
          </w:rPr>
          <w:tab/>
          <w:t>u "\"Sì, non ti vogliamo qui. Tanto, ho sempre pensato che fossi uno strambo del cazzo.\""</w:t>
        </w:r>
      </w:ins>
    </w:p>
    <w:p w14:paraId="6DF8A3A8" w14:textId="77777777" w:rsidR="00674C8A" w:rsidRPr="00674C8A" w:rsidRDefault="00674C8A" w:rsidP="00674C8A">
      <w:pPr>
        <w:spacing w:line="600" w:lineRule="auto"/>
        <w:jc w:val="left"/>
        <w:rPr>
          <w:ins w:id="11063" w:author="UTENTE" w:date="2020-06-30T18:44:00Z"/>
          <w:rFonts w:ascii="Calibri" w:eastAsia="Calibri" w:hAnsi="Calibri" w:cs="Times New Roman"/>
        </w:rPr>
      </w:pPr>
      <w:ins w:id="11064" w:author="UTENTE" w:date="2020-06-30T18:44:00Z">
        <w:r w:rsidRPr="00674C8A">
          <w:rPr>
            <w:rFonts w:ascii="Calibri" w:eastAsia="Calibri" w:hAnsi="Calibri" w:cs="Times New Roman"/>
          </w:rPr>
          <w:t>711.</w:t>
        </w:r>
        <w:r w:rsidRPr="00674C8A">
          <w:rPr>
            <w:rFonts w:ascii="Calibri" w:eastAsia="Calibri" w:hAnsi="Calibri" w:cs="Times New Roman"/>
          </w:rPr>
          <w:tab/>
          <w:t>n "Ridacchiando fra loro, l'enigmatico gruppo inizia a disperdersi fra la folla, voltando le spalle a Rex."</w:t>
        </w:r>
      </w:ins>
    </w:p>
    <w:p w14:paraId="76AB4C54" w14:textId="77777777" w:rsidR="00674C8A" w:rsidRPr="00674C8A" w:rsidRDefault="00674C8A" w:rsidP="00674C8A">
      <w:pPr>
        <w:spacing w:line="600" w:lineRule="auto"/>
        <w:jc w:val="left"/>
        <w:rPr>
          <w:ins w:id="11065" w:author="UTENTE" w:date="2020-06-30T18:44:00Z"/>
          <w:rFonts w:ascii="Calibri" w:eastAsia="Calibri" w:hAnsi="Calibri" w:cs="Times New Roman"/>
        </w:rPr>
      </w:pPr>
      <w:ins w:id="11066" w:author="UTENTE" w:date="2020-06-30T18:44:00Z">
        <w:r w:rsidRPr="00674C8A">
          <w:rPr>
            <w:rFonts w:ascii="Calibri" w:eastAsia="Calibri" w:hAnsi="Calibri" w:cs="Times New Roman"/>
          </w:rPr>
          <w:t>712.</w:t>
        </w:r>
        <w:r w:rsidRPr="00674C8A">
          <w:rPr>
            <w:rFonts w:ascii="Calibri" w:eastAsia="Calibri" w:hAnsi="Calibri" w:cs="Times New Roman"/>
          </w:rPr>
          <w:tab/>
          <w:t>n "Spariscono uno ad uno, finché alla fine, Rex rimane solo… {w}ancora completamente paralizzato."</w:t>
        </w:r>
      </w:ins>
    </w:p>
    <w:p w14:paraId="249C2CBA" w14:textId="77777777" w:rsidR="00674C8A" w:rsidRPr="00674C8A" w:rsidRDefault="00674C8A" w:rsidP="00674C8A">
      <w:pPr>
        <w:spacing w:line="600" w:lineRule="auto"/>
        <w:jc w:val="left"/>
        <w:rPr>
          <w:ins w:id="11067" w:author="UTENTE" w:date="2020-06-30T18:44:00Z"/>
          <w:rFonts w:ascii="Calibri" w:eastAsia="Calibri" w:hAnsi="Calibri" w:cs="Times New Roman"/>
        </w:rPr>
      </w:pPr>
      <w:ins w:id="11068" w:author="UTENTE" w:date="2020-06-30T18:44:00Z">
        <w:r w:rsidRPr="00674C8A">
          <w:rPr>
            <w:rFonts w:ascii="Calibri" w:eastAsia="Calibri" w:hAnsi="Calibri" w:cs="Times New Roman"/>
          </w:rPr>
          <w:t>713.</w:t>
        </w:r>
        <w:r w:rsidRPr="00674C8A">
          <w:rPr>
            <w:rFonts w:ascii="Calibri" w:eastAsia="Calibri" w:hAnsi="Calibri" w:cs="Times New Roman"/>
          </w:rPr>
          <w:tab/>
          <w:t>r "\"…\""</w:t>
        </w:r>
      </w:ins>
    </w:p>
    <w:p w14:paraId="166C98F0" w14:textId="77777777" w:rsidR="00674C8A" w:rsidRPr="00674C8A" w:rsidRDefault="00674C8A" w:rsidP="00674C8A">
      <w:pPr>
        <w:spacing w:line="600" w:lineRule="auto"/>
        <w:jc w:val="left"/>
        <w:rPr>
          <w:ins w:id="11069" w:author="UTENTE" w:date="2020-06-30T18:44:00Z"/>
          <w:rFonts w:ascii="Calibri" w:eastAsia="Calibri" w:hAnsi="Calibri" w:cs="Times New Roman"/>
        </w:rPr>
      </w:pPr>
      <w:ins w:id="11070" w:author="UTENTE" w:date="2020-06-30T18:44:00Z">
        <w:r w:rsidRPr="00674C8A">
          <w:rPr>
            <w:rFonts w:ascii="Calibri" w:eastAsia="Calibri" w:hAnsi="Calibri" w:cs="Times New Roman"/>
          </w:rPr>
          <w:t>714.</w:t>
        </w:r>
        <w:r w:rsidRPr="00674C8A">
          <w:rPr>
            <w:rFonts w:ascii="Calibri" w:eastAsia="Calibri" w:hAnsi="Calibri" w:cs="Times New Roman"/>
          </w:rPr>
          <w:tab/>
          <w:t>n "Alla fine, sembra notarmi e i nostri sguardi si incrociano."</w:t>
        </w:r>
      </w:ins>
    </w:p>
    <w:p w14:paraId="5F33FFF5" w14:textId="77777777" w:rsidR="00674C8A" w:rsidRPr="00674C8A" w:rsidRDefault="00674C8A" w:rsidP="00674C8A">
      <w:pPr>
        <w:spacing w:line="600" w:lineRule="auto"/>
        <w:jc w:val="left"/>
        <w:rPr>
          <w:ins w:id="11071" w:author="UTENTE" w:date="2020-06-30T18:44:00Z"/>
          <w:rFonts w:ascii="Calibri" w:eastAsia="Calibri" w:hAnsi="Calibri" w:cs="Times New Roman"/>
        </w:rPr>
      </w:pPr>
      <w:ins w:id="11072" w:author="UTENTE" w:date="2020-06-30T18:44:00Z">
        <w:r w:rsidRPr="00674C8A">
          <w:rPr>
            <w:rFonts w:ascii="Calibri" w:eastAsia="Calibri" w:hAnsi="Calibri" w:cs="Times New Roman"/>
          </w:rPr>
          <w:t>715.</w:t>
        </w:r>
        <w:r w:rsidRPr="00674C8A">
          <w:rPr>
            <w:rFonts w:ascii="Calibri" w:eastAsia="Calibri" w:hAnsi="Calibri" w:cs="Times New Roman"/>
          </w:rPr>
          <w:tab/>
          <w:t>mcp "\"Rex…\""</w:t>
        </w:r>
      </w:ins>
    </w:p>
    <w:p w14:paraId="68EF52DC" w14:textId="77777777" w:rsidR="00674C8A" w:rsidRPr="00674C8A" w:rsidRDefault="00674C8A" w:rsidP="00674C8A">
      <w:pPr>
        <w:spacing w:line="600" w:lineRule="auto"/>
        <w:jc w:val="left"/>
        <w:rPr>
          <w:ins w:id="11073" w:author="UTENTE" w:date="2020-06-30T18:44:00Z"/>
          <w:rFonts w:ascii="Calibri" w:eastAsia="Calibri" w:hAnsi="Calibri" w:cs="Times New Roman"/>
        </w:rPr>
      </w:pPr>
      <w:ins w:id="11074" w:author="UTENTE" w:date="2020-06-30T18:44:00Z">
        <w:r w:rsidRPr="00674C8A">
          <w:rPr>
            <w:rFonts w:ascii="Calibri" w:eastAsia="Calibri" w:hAnsi="Calibri" w:cs="Times New Roman"/>
          </w:rPr>
          <w:t>716.</w:t>
        </w:r>
        <w:r w:rsidRPr="00674C8A">
          <w:rPr>
            <w:rFonts w:ascii="Calibri" w:eastAsia="Calibri" w:hAnsi="Calibri" w:cs="Times New Roman"/>
          </w:rPr>
          <w:tab/>
          <w:t>n "…Faccio per avvicinarmi, mordendomi il labbro."</w:t>
        </w:r>
      </w:ins>
    </w:p>
    <w:p w14:paraId="404AC19A" w14:textId="77777777" w:rsidR="00674C8A" w:rsidRPr="00674C8A" w:rsidRDefault="00674C8A" w:rsidP="00674C8A">
      <w:pPr>
        <w:spacing w:line="600" w:lineRule="auto"/>
        <w:jc w:val="left"/>
        <w:rPr>
          <w:ins w:id="11075" w:author="UTENTE" w:date="2020-06-30T18:44:00Z"/>
          <w:rFonts w:ascii="Calibri" w:eastAsia="Calibri" w:hAnsi="Calibri" w:cs="Times New Roman"/>
          <w:lang w:val="en-US"/>
          <w:rPrChange w:id="11076" w:author="UTENTE" w:date="2020-06-30T18:44:00Z">
            <w:rPr>
              <w:ins w:id="11077" w:author="UTENTE" w:date="2020-06-30T18:44:00Z"/>
              <w:rFonts w:ascii="Calibri" w:eastAsia="Calibri" w:hAnsi="Calibri" w:cs="Times New Roman"/>
            </w:rPr>
          </w:rPrChange>
        </w:rPr>
      </w:pPr>
      <w:ins w:id="11078" w:author="UTENTE" w:date="2020-06-30T18:44:00Z">
        <w:r w:rsidRPr="00674C8A">
          <w:rPr>
            <w:rFonts w:ascii="Calibri" w:eastAsia="Calibri" w:hAnsi="Calibri" w:cs="Times New Roman"/>
            <w:lang w:val="en-US"/>
            <w:rPrChange w:id="11079" w:author="UTENTE" w:date="2020-06-30T18:44:00Z">
              <w:rPr>
                <w:rFonts w:ascii="Calibri" w:eastAsia="Calibri" w:hAnsi="Calibri" w:cs="Times New Roman"/>
              </w:rPr>
            </w:rPrChange>
          </w:rPr>
          <w:t>717.</w:t>
        </w:r>
        <w:r w:rsidRPr="00674C8A">
          <w:rPr>
            <w:rFonts w:ascii="Calibri" w:eastAsia="Calibri" w:hAnsi="Calibri" w:cs="Times New Roman"/>
            <w:lang w:val="en-US"/>
            <w:rPrChange w:id="11080" w:author="UTENTE" w:date="2020-06-30T18:44:00Z">
              <w:rPr>
                <w:rFonts w:ascii="Calibri" w:eastAsia="Calibri" w:hAnsi="Calibri" w:cs="Times New Roman"/>
              </w:rPr>
            </w:rPrChange>
          </w:rPr>
          <w:tab/>
          <w:t>r "\"…Stammi lontano!\""</w:t>
        </w:r>
      </w:ins>
    </w:p>
    <w:p w14:paraId="0EF1F835" w14:textId="77777777" w:rsidR="00674C8A" w:rsidRPr="00674C8A" w:rsidRDefault="00674C8A" w:rsidP="00674C8A">
      <w:pPr>
        <w:spacing w:line="600" w:lineRule="auto"/>
        <w:jc w:val="left"/>
        <w:rPr>
          <w:ins w:id="11081" w:author="UTENTE" w:date="2020-06-30T18:44:00Z"/>
          <w:rFonts w:ascii="Calibri" w:eastAsia="Calibri" w:hAnsi="Calibri" w:cs="Times New Roman"/>
          <w:lang w:val="en-US"/>
          <w:rPrChange w:id="11082" w:author="UTENTE" w:date="2020-06-30T18:44:00Z">
            <w:rPr>
              <w:ins w:id="11083" w:author="UTENTE" w:date="2020-06-30T18:44:00Z"/>
              <w:rFonts w:ascii="Calibri" w:eastAsia="Calibri" w:hAnsi="Calibri" w:cs="Times New Roman"/>
            </w:rPr>
          </w:rPrChange>
        </w:rPr>
      </w:pPr>
      <w:ins w:id="11084" w:author="UTENTE" w:date="2020-06-30T18:44:00Z">
        <w:r w:rsidRPr="00674C8A">
          <w:rPr>
            <w:rFonts w:ascii="Calibri" w:eastAsia="Calibri" w:hAnsi="Calibri" w:cs="Times New Roman"/>
            <w:lang w:val="en-US"/>
            <w:rPrChange w:id="11085" w:author="UTENTE" w:date="2020-06-30T18:44:00Z">
              <w:rPr>
                <w:rFonts w:ascii="Calibri" w:eastAsia="Calibri" w:hAnsi="Calibri" w:cs="Times New Roman"/>
              </w:rPr>
            </w:rPrChange>
          </w:rPr>
          <w:t>718.</w:t>
        </w:r>
        <w:r w:rsidRPr="00674C8A">
          <w:rPr>
            <w:rFonts w:ascii="Calibri" w:eastAsia="Calibri" w:hAnsi="Calibri" w:cs="Times New Roman"/>
            <w:lang w:val="en-US"/>
            <w:rPrChange w:id="11086" w:author="UTENTE" w:date="2020-06-30T18:44:00Z">
              <w:rPr>
                <w:rFonts w:ascii="Calibri" w:eastAsia="Calibri" w:hAnsi="Calibri" w:cs="Times New Roman"/>
              </w:rPr>
            </w:rPrChange>
          </w:rPr>
          <w:tab/>
          <w:t>mc "\"…\"" </w:t>
        </w:r>
        <w:r w:rsidRPr="00674C8A">
          <w:rPr>
            <w:rFonts w:ascii="Calibri" w:eastAsia="Calibri" w:hAnsi="Calibri" w:cs="Times New Roman"/>
            <w:lang w:val="en-US"/>
            <w:rPrChange w:id="11087" w:author="UTENTE" w:date="2020-06-30T18:44:00Z">
              <w:rPr>
                <w:rFonts w:ascii="Calibri" w:eastAsia="Calibri" w:hAnsi="Calibri" w:cs="Times New Roman"/>
              </w:rPr>
            </w:rPrChange>
          </w:rPr>
          <w:br w:type="page"/>
        </w:r>
      </w:ins>
    </w:p>
    <w:p w14:paraId="73CBB2C3" w14:textId="77777777" w:rsidR="00674C8A" w:rsidRPr="00674C8A" w:rsidRDefault="00674C8A" w:rsidP="00674C8A">
      <w:pPr>
        <w:spacing w:line="600" w:lineRule="auto"/>
        <w:jc w:val="left"/>
        <w:rPr>
          <w:ins w:id="11088" w:author="UTENTE" w:date="2020-06-30T18:44:00Z"/>
          <w:rFonts w:ascii="Calibri" w:eastAsia="Calibri" w:hAnsi="Calibri" w:cs="Times New Roman"/>
          <w:lang w:val="en-US"/>
        </w:rPr>
      </w:pPr>
      <w:ins w:id="11089" w:author="UTENTE" w:date="2020-06-30T18:44:00Z">
        <w:r w:rsidRPr="00674C8A">
          <w:rPr>
            <w:rFonts w:ascii="Calibri" w:eastAsia="Calibri" w:hAnsi="Calibri" w:cs="Times New Roman"/>
            <w:lang w:val="en-US"/>
          </w:rPr>
          <w:lastRenderedPageBreak/>
          <w:t>719.</w:t>
        </w:r>
        <w:r w:rsidRPr="00674C8A">
          <w:rPr>
            <w:rFonts w:ascii="Calibri" w:eastAsia="Calibri" w:hAnsi="Calibri" w:cs="Times New Roman"/>
            <w:lang w:val="en-US"/>
          </w:rPr>
          <w:tab/>
          <w:t>n "He growls at me suddenly, his eyes narrowing into a desperate glare."</w:t>
        </w:r>
      </w:ins>
    </w:p>
    <w:p w14:paraId="6895D4CE" w14:textId="77777777" w:rsidR="00674C8A" w:rsidRPr="00674C8A" w:rsidRDefault="00674C8A" w:rsidP="00674C8A">
      <w:pPr>
        <w:spacing w:line="600" w:lineRule="auto"/>
        <w:jc w:val="left"/>
        <w:rPr>
          <w:ins w:id="11090" w:author="UTENTE" w:date="2020-06-30T18:44:00Z"/>
          <w:rFonts w:ascii="Calibri" w:eastAsia="Calibri" w:hAnsi="Calibri" w:cs="Times New Roman"/>
          <w:lang w:val="en-US"/>
        </w:rPr>
      </w:pPr>
      <w:ins w:id="11091" w:author="UTENTE" w:date="2020-06-30T18:44:00Z">
        <w:r w:rsidRPr="00674C8A">
          <w:rPr>
            <w:rFonts w:ascii="Calibri" w:eastAsia="Calibri" w:hAnsi="Calibri" w:cs="Times New Roman"/>
            <w:lang w:val="en-US"/>
          </w:rPr>
          <w:t>720.</w:t>
        </w:r>
        <w:r w:rsidRPr="00674C8A">
          <w:rPr>
            <w:rFonts w:ascii="Calibri" w:eastAsia="Calibri" w:hAnsi="Calibri" w:cs="Times New Roman"/>
            <w:lang w:val="en-US"/>
          </w:rPr>
          <w:tab/>
          <w:t>mc "\"–Rex!\""</w:t>
        </w:r>
      </w:ins>
    </w:p>
    <w:p w14:paraId="5711C750" w14:textId="77777777" w:rsidR="00674C8A" w:rsidRPr="00674C8A" w:rsidRDefault="00674C8A" w:rsidP="00674C8A">
      <w:pPr>
        <w:spacing w:line="600" w:lineRule="auto"/>
        <w:jc w:val="left"/>
        <w:rPr>
          <w:ins w:id="11092" w:author="UTENTE" w:date="2020-06-30T18:44:00Z"/>
          <w:rFonts w:ascii="Calibri" w:eastAsia="Calibri" w:hAnsi="Calibri" w:cs="Times New Roman"/>
          <w:lang w:val="en-US"/>
        </w:rPr>
      </w:pPr>
      <w:ins w:id="11093" w:author="UTENTE" w:date="2020-06-30T18:44:00Z">
        <w:r w:rsidRPr="00674C8A">
          <w:rPr>
            <w:rFonts w:ascii="Calibri" w:eastAsia="Calibri" w:hAnsi="Calibri" w:cs="Times New Roman"/>
            <w:lang w:val="en-US"/>
          </w:rPr>
          <w:t>721.</w:t>
        </w:r>
        <w:r w:rsidRPr="00674C8A">
          <w:rPr>
            <w:rFonts w:ascii="Calibri" w:eastAsia="Calibri" w:hAnsi="Calibri" w:cs="Times New Roman"/>
            <w:lang w:val="en-US"/>
          </w:rPr>
          <w:tab/>
          <w:t>mc "\"Where are you going? Stop!\""</w:t>
        </w:r>
      </w:ins>
    </w:p>
    <w:p w14:paraId="60183827" w14:textId="77777777" w:rsidR="00674C8A" w:rsidRPr="00674C8A" w:rsidRDefault="00674C8A" w:rsidP="00674C8A">
      <w:pPr>
        <w:spacing w:line="600" w:lineRule="auto"/>
        <w:jc w:val="left"/>
        <w:rPr>
          <w:ins w:id="11094" w:author="UTENTE" w:date="2020-06-30T18:44:00Z"/>
          <w:rFonts w:ascii="Calibri" w:eastAsia="Calibri" w:hAnsi="Calibri" w:cs="Times New Roman"/>
          <w:lang w:val="en-US"/>
        </w:rPr>
      </w:pPr>
      <w:ins w:id="11095" w:author="UTENTE" w:date="2020-06-30T18:44:00Z">
        <w:r w:rsidRPr="00674C8A">
          <w:rPr>
            <w:rFonts w:ascii="Calibri" w:eastAsia="Calibri" w:hAnsi="Calibri" w:cs="Times New Roman"/>
            <w:lang w:val="en-US"/>
          </w:rPr>
          <w:t>722.</w:t>
        </w:r>
        <w:r w:rsidRPr="00674C8A">
          <w:rPr>
            <w:rFonts w:ascii="Calibri" w:eastAsia="Calibri" w:hAnsi="Calibri" w:cs="Times New Roman"/>
            <w:lang w:val="en-US"/>
          </w:rPr>
          <w:tab/>
          <w:t>n "Just like that, Rex turns on his heel and bolts off into the darkness."</w:t>
        </w:r>
      </w:ins>
    </w:p>
    <w:p w14:paraId="1C2F262F" w14:textId="77777777" w:rsidR="00674C8A" w:rsidRPr="00674C8A" w:rsidRDefault="00674C8A" w:rsidP="00674C8A">
      <w:pPr>
        <w:spacing w:line="600" w:lineRule="auto"/>
        <w:jc w:val="left"/>
        <w:rPr>
          <w:ins w:id="11096" w:author="UTENTE" w:date="2020-06-30T18:44:00Z"/>
          <w:rFonts w:ascii="Calibri" w:eastAsia="Calibri" w:hAnsi="Calibri" w:cs="Times New Roman"/>
          <w:lang w:val="en-US"/>
        </w:rPr>
      </w:pPr>
      <w:ins w:id="11097" w:author="UTENTE" w:date="2020-06-30T18:44:00Z">
        <w:r w:rsidRPr="00674C8A">
          <w:rPr>
            <w:rFonts w:ascii="Calibri" w:eastAsia="Calibri" w:hAnsi="Calibri" w:cs="Times New Roman"/>
            <w:lang w:val="en-US"/>
          </w:rPr>
          <w:t>723.</w:t>
        </w:r>
        <w:r w:rsidRPr="00674C8A">
          <w:rPr>
            <w:rFonts w:ascii="Calibri" w:eastAsia="Calibri" w:hAnsi="Calibri" w:cs="Times New Roman"/>
            <w:lang w:val="en-US"/>
          </w:rPr>
          <w:tab/>
          <w:t>n "He's obviously heading for the side exit, so I take off after him, running as fast as I can."</w:t>
        </w:r>
      </w:ins>
    </w:p>
    <w:p w14:paraId="57D88FC5" w14:textId="77777777" w:rsidR="00674C8A" w:rsidRPr="00674C8A" w:rsidRDefault="00674C8A" w:rsidP="00674C8A">
      <w:pPr>
        <w:spacing w:line="600" w:lineRule="auto"/>
        <w:jc w:val="left"/>
        <w:rPr>
          <w:ins w:id="11098" w:author="UTENTE" w:date="2020-06-30T18:44:00Z"/>
          <w:rFonts w:ascii="Calibri" w:eastAsia="Calibri" w:hAnsi="Calibri" w:cs="Times New Roman"/>
          <w:lang w:val="en-US"/>
        </w:rPr>
      </w:pPr>
      <w:ins w:id="11099" w:author="UTENTE" w:date="2020-06-30T18:44:00Z">
        <w:r w:rsidRPr="00674C8A">
          <w:rPr>
            <w:rFonts w:ascii="Calibri" w:eastAsia="Calibri" w:hAnsi="Calibri" w:cs="Times New Roman"/>
            <w:lang w:val="en-US"/>
          </w:rPr>
          <w:t>724.</w:t>
        </w:r>
        <w:r w:rsidRPr="00674C8A">
          <w:rPr>
            <w:rFonts w:ascii="Calibri" w:eastAsia="Calibri" w:hAnsi="Calibri" w:cs="Times New Roman"/>
            <w:lang w:val="en-US"/>
          </w:rPr>
          <w:tab/>
          <w:t>n "By the time I make it into the alleyway, Rex is already dashing to the end of the street."</w:t>
        </w:r>
      </w:ins>
    </w:p>
    <w:p w14:paraId="2A106956" w14:textId="77777777" w:rsidR="00674C8A" w:rsidRPr="00674C8A" w:rsidRDefault="00674C8A" w:rsidP="00674C8A">
      <w:pPr>
        <w:spacing w:line="600" w:lineRule="auto"/>
        <w:jc w:val="left"/>
        <w:rPr>
          <w:ins w:id="11100" w:author="UTENTE" w:date="2020-06-30T18:44:00Z"/>
          <w:rFonts w:ascii="Calibri" w:eastAsia="Calibri" w:hAnsi="Calibri" w:cs="Times New Roman"/>
          <w:lang w:val="en-US"/>
        </w:rPr>
      </w:pPr>
      <w:ins w:id="11101" w:author="UTENTE" w:date="2020-06-30T18:44:00Z">
        <w:r w:rsidRPr="00674C8A">
          <w:rPr>
            <w:rFonts w:ascii="Calibri" w:eastAsia="Calibri" w:hAnsi="Calibri" w:cs="Times New Roman"/>
            <w:lang w:val="en-US"/>
          </w:rPr>
          <w:t>725.</w:t>
        </w:r>
        <w:r w:rsidRPr="00674C8A">
          <w:rPr>
            <w:rFonts w:ascii="Calibri" w:eastAsia="Calibri" w:hAnsi="Calibri" w:cs="Times New Roman"/>
            <w:lang w:val="en-US"/>
          </w:rPr>
          <w:tab/>
          <w:t>mcp "\"Rex!\""</w:t>
        </w:r>
      </w:ins>
    </w:p>
    <w:p w14:paraId="52A5C9E1" w14:textId="77777777" w:rsidR="00674C8A" w:rsidRPr="00674C8A" w:rsidRDefault="00674C8A" w:rsidP="00674C8A">
      <w:pPr>
        <w:spacing w:line="600" w:lineRule="auto"/>
        <w:jc w:val="left"/>
        <w:rPr>
          <w:ins w:id="11102" w:author="UTENTE" w:date="2020-06-30T18:44:00Z"/>
          <w:rFonts w:ascii="Calibri" w:eastAsia="Calibri" w:hAnsi="Calibri" w:cs="Times New Roman"/>
          <w:lang w:val="en-US"/>
        </w:rPr>
      </w:pPr>
      <w:ins w:id="11103" w:author="UTENTE" w:date="2020-06-30T18:44:00Z">
        <w:r w:rsidRPr="00674C8A">
          <w:rPr>
            <w:rFonts w:ascii="Calibri" w:eastAsia="Calibri" w:hAnsi="Calibri" w:cs="Times New Roman"/>
            <w:lang w:val="en-US"/>
          </w:rPr>
          <w:t>726.</w:t>
        </w:r>
        <w:r w:rsidRPr="00674C8A">
          <w:rPr>
            <w:rFonts w:ascii="Calibri" w:eastAsia="Calibri" w:hAnsi="Calibri" w:cs="Times New Roman"/>
            <w:lang w:val="en-US"/>
          </w:rPr>
          <w:tab/>
          <w:t>mcp "\"Come back here, dumbass!\""</w:t>
        </w:r>
      </w:ins>
    </w:p>
    <w:p w14:paraId="3D3E9B13" w14:textId="77777777" w:rsidR="00674C8A" w:rsidRPr="00674C8A" w:rsidRDefault="00674C8A" w:rsidP="00674C8A">
      <w:pPr>
        <w:spacing w:line="600" w:lineRule="auto"/>
        <w:jc w:val="left"/>
        <w:rPr>
          <w:ins w:id="11104" w:author="UTENTE" w:date="2020-06-30T18:44:00Z"/>
          <w:rFonts w:ascii="Calibri" w:eastAsia="Calibri" w:hAnsi="Calibri" w:cs="Times New Roman"/>
          <w:lang w:val="en-US"/>
        </w:rPr>
      </w:pPr>
      <w:ins w:id="11105" w:author="UTENTE" w:date="2020-06-30T18:44:00Z">
        <w:r w:rsidRPr="00674C8A">
          <w:rPr>
            <w:rFonts w:ascii="Calibri" w:eastAsia="Calibri" w:hAnsi="Calibri" w:cs="Times New Roman"/>
            <w:lang w:val="en-US"/>
          </w:rPr>
          <w:t>727.</w:t>
        </w:r>
        <w:r w:rsidRPr="00674C8A">
          <w:rPr>
            <w:rFonts w:ascii="Calibri" w:eastAsia="Calibri" w:hAnsi="Calibri" w:cs="Times New Roman"/>
            <w:lang w:val="en-US"/>
          </w:rPr>
          <w:tab/>
          <w:t>n "Even if I sprint at top speed, I can only barely keep Rex in sight."</w:t>
        </w:r>
      </w:ins>
    </w:p>
    <w:p w14:paraId="25CFF5AE" w14:textId="77777777" w:rsidR="00674C8A" w:rsidRPr="00674C8A" w:rsidRDefault="00674C8A" w:rsidP="00674C8A">
      <w:pPr>
        <w:spacing w:line="600" w:lineRule="auto"/>
        <w:jc w:val="left"/>
        <w:rPr>
          <w:ins w:id="11106" w:author="UTENTE" w:date="2020-06-30T18:44:00Z"/>
          <w:rFonts w:ascii="Calibri" w:eastAsia="Calibri" w:hAnsi="Calibri" w:cs="Times New Roman"/>
          <w:lang w:val="en-US"/>
        </w:rPr>
      </w:pPr>
      <w:ins w:id="11107" w:author="UTENTE" w:date="2020-06-30T18:44:00Z">
        <w:r w:rsidRPr="00674C8A">
          <w:rPr>
            <w:rFonts w:ascii="Calibri" w:eastAsia="Calibri" w:hAnsi="Calibri" w:cs="Times New Roman"/>
            <w:lang w:val="en-US"/>
          </w:rPr>
          <w:t>728.</w:t>
        </w:r>
        <w:r w:rsidRPr="00674C8A">
          <w:rPr>
            <w:rFonts w:ascii="Calibri" w:eastAsia="Calibri" w:hAnsi="Calibri" w:cs="Times New Roman"/>
            <w:lang w:val="en-US"/>
          </w:rPr>
          <w:tab/>
          <w:t>n "He hurtles down the sidewalk, his figure growing smaller and smaller in the distance."</w:t>
        </w:r>
      </w:ins>
    </w:p>
    <w:p w14:paraId="3610DC85" w14:textId="77777777" w:rsidR="00674C8A" w:rsidRPr="00674C8A" w:rsidRDefault="00674C8A" w:rsidP="00674C8A">
      <w:pPr>
        <w:spacing w:line="600" w:lineRule="auto"/>
        <w:jc w:val="left"/>
        <w:rPr>
          <w:ins w:id="11108" w:author="UTENTE" w:date="2020-06-30T18:44:00Z"/>
          <w:rFonts w:ascii="Calibri" w:eastAsia="Calibri" w:hAnsi="Calibri" w:cs="Times New Roman"/>
          <w:lang w:val="en-US"/>
        </w:rPr>
      </w:pPr>
      <w:ins w:id="11109" w:author="UTENTE" w:date="2020-06-30T18:44:00Z">
        <w:r w:rsidRPr="00674C8A">
          <w:rPr>
            <w:rFonts w:ascii="Calibri" w:eastAsia="Calibri" w:hAnsi="Calibri" w:cs="Times New Roman"/>
            <w:lang w:val="en-US"/>
          </w:rPr>
          <w:t>729.</w:t>
        </w:r>
        <w:r w:rsidRPr="00674C8A">
          <w:rPr>
            <w:rFonts w:ascii="Calibri" w:eastAsia="Calibri" w:hAnsi="Calibri" w:cs="Times New Roman"/>
            <w:lang w:val="en-US"/>
          </w:rPr>
          <w:tab/>
          <w:t>mcp "\"Ngh…!\""</w:t>
        </w:r>
      </w:ins>
    </w:p>
    <w:p w14:paraId="3FE898A8" w14:textId="77777777" w:rsidR="00674C8A" w:rsidRPr="00674C8A" w:rsidRDefault="00674C8A" w:rsidP="00674C8A">
      <w:pPr>
        <w:spacing w:line="600" w:lineRule="auto"/>
        <w:jc w:val="left"/>
        <w:rPr>
          <w:ins w:id="11110" w:author="UTENTE" w:date="2020-06-30T18:44:00Z"/>
          <w:rFonts w:ascii="Calibri" w:eastAsia="Calibri" w:hAnsi="Calibri" w:cs="Times New Roman"/>
          <w:lang w:val="en-US"/>
        </w:rPr>
      </w:pPr>
      <w:ins w:id="11111" w:author="UTENTE" w:date="2020-06-30T18:44:00Z">
        <w:r w:rsidRPr="00674C8A">
          <w:rPr>
            <w:rFonts w:ascii="Calibri" w:eastAsia="Calibri" w:hAnsi="Calibri" w:cs="Times New Roman"/>
            <w:lang w:val="en-US"/>
          </w:rPr>
          <w:t>730.</w:t>
        </w:r>
        <w:r w:rsidRPr="00674C8A">
          <w:rPr>
            <w:rFonts w:ascii="Calibri" w:eastAsia="Calibri" w:hAnsi="Calibri" w:cs="Times New Roman"/>
            <w:lang w:val="en-US"/>
          </w:rPr>
          <w:tab/>
          <w:t>n "But as I chase after him, I realize where he's going."</w:t>
        </w:r>
      </w:ins>
    </w:p>
    <w:p w14:paraId="593543AA" w14:textId="77777777" w:rsidR="00674C8A" w:rsidRPr="00674C8A" w:rsidRDefault="00674C8A" w:rsidP="00674C8A">
      <w:pPr>
        <w:spacing w:line="600" w:lineRule="auto"/>
        <w:jc w:val="left"/>
        <w:rPr>
          <w:ins w:id="11112" w:author="UTENTE" w:date="2020-06-30T18:44:00Z"/>
          <w:rFonts w:ascii="Calibri" w:eastAsia="Calibri" w:hAnsi="Calibri" w:cs="Times New Roman"/>
          <w:lang w:val="en-US"/>
        </w:rPr>
      </w:pPr>
      <w:ins w:id="11113" w:author="UTENTE" w:date="2020-06-30T18:44:00Z">
        <w:r w:rsidRPr="00674C8A">
          <w:rPr>
            <w:rFonts w:ascii="Calibri" w:eastAsia="Calibri" w:hAnsi="Calibri" w:cs="Times New Roman"/>
            <w:lang w:val="en-US"/>
          </w:rPr>
          <w:t>731.</w:t>
        </w:r>
        <w:r w:rsidRPr="00674C8A">
          <w:rPr>
            <w:rFonts w:ascii="Calibri" w:eastAsia="Calibri" w:hAnsi="Calibri" w:cs="Times New Roman"/>
            <w:lang w:val="en-US"/>
          </w:rPr>
          <w:tab/>
          <w:t>n "The warehouse–!"</w:t>
        </w:r>
      </w:ins>
    </w:p>
    <w:p w14:paraId="6B71BA68" w14:textId="77777777" w:rsidR="00674C8A" w:rsidRPr="00674C8A" w:rsidRDefault="00674C8A" w:rsidP="00674C8A">
      <w:pPr>
        <w:spacing w:line="600" w:lineRule="auto"/>
        <w:jc w:val="left"/>
        <w:rPr>
          <w:ins w:id="11114" w:author="UTENTE" w:date="2020-06-30T18:44:00Z"/>
          <w:rFonts w:ascii="Calibri" w:eastAsia="Calibri" w:hAnsi="Calibri" w:cs="Times New Roman"/>
          <w:lang w:val="en-US"/>
        </w:rPr>
      </w:pPr>
      <w:ins w:id="11115" w:author="UTENTE" w:date="2020-06-30T18:44:00Z">
        <w:r w:rsidRPr="00674C8A">
          <w:rPr>
            <w:rFonts w:ascii="Calibri" w:eastAsia="Calibri" w:hAnsi="Calibri" w:cs="Times New Roman"/>
            <w:lang w:val="en-US"/>
          </w:rPr>
          <w:t>732.</w:t>
        </w:r>
        <w:r w:rsidRPr="00674C8A">
          <w:rPr>
            <w:rFonts w:ascii="Calibri" w:eastAsia="Calibri" w:hAnsi="Calibri" w:cs="Times New Roman"/>
            <w:lang w:val="en-US"/>
          </w:rPr>
          <w:tab/>
          <w:t>n "Sure enough, Rex disappears down a familiar alley, and I follow him quickly."</w:t>
        </w:r>
      </w:ins>
    </w:p>
    <w:p w14:paraId="050905F8" w14:textId="77777777" w:rsidR="00674C8A" w:rsidRPr="00674C8A" w:rsidRDefault="00674C8A" w:rsidP="00674C8A">
      <w:pPr>
        <w:spacing w:line="600" w:lineRule="auto"/>
        <w:jc w:val="left"/>
        <w:rPr>
          <w:ins w:id="11116" w:author="UTENTE" w:date="2020-06-30T18:44:00Z"/>
          <w:rFonts w:ascii="Calibri" w:eastAsia="Calibri" w:hAnsi="Calibri" w:cs="Times New Roman"/>
          <w:lang w:val="en-US"/>
        </w:rPr>
      </w:pPr>
      <w:ins w:id="11117" w:author="UTENTE" w:date="2020-06-30T18:44:00Z">
        <w:r w:rsidRPr="00674C8A">
          <w:rPr>
            <w:rFonts w:ascii="Calibri" w:eastAsia="Calibri" w:hAnsi="Calibri" w:cs="Times New Roman"/>
            <w:lang w:val="en-US"/>
          </w:rPr>
          <w:t>733.</w:t>
        </w:r>
        <w:r w:rsidRPr="00674C8A">
          <w:rPr>
            <w:rFonts w:ascii="Calibri" w:eastAsia="Calibri" w:hAnsi="Calibri" w:cs="Times New Roman"/>
            <w:lang w:val="en-US"/>
          </w:rPr>
          <w:tab/>
          <w:t>n "By the time I reach the narrow road, he's already ducked through the entrance."</w:t>
        </w:r>
      </w:ins>
    </w:p>
    <w:p w14:paraId="4636BB02" w14:textId="77777777" w:rsidR="00674C8A" w:rsidRPr="00674C8A" w:rsidRDefault="00674C8A" w:rsidP="00674C8A">
      <w:pPr>
        <w:spacing w:line="600" w:lineRule="auto"/>
        <w:jc w:val="left"/>
        <w:rPr>
          <w:ins w:id="11118" w:author="UTENTE" w:date="2020-06-30T18:44:00Z"/>
          <w:rFonts w:ascii="Calibri" w:eastAsia="Calibri" w:hAnsi="Calibri" w:cs="Times New Roman"/>
          <w:lang w:val="en-US"/>
        </w:rPr>
      </w:pPr>
      <w:ins w:id="11119" w:author="UTENTE" w:date="2020-06-30T18:44:00Z">
        <w:r w:rsidRPr="00674C8A">
          <w:rPr>
            <w:rFonts w:ascii="Calibri" w:eastAsia="Calibri" w:hAnsi="Calibri" w:cs="Times New Roman"/>
            <w:lang w:val="en-US"/>
          </w:rPr>
          <w:t>734.</w:t>
        </w:r>
        <w:r w:rsidRPr="00674C8A">
          <w:rPr>
            <w:rFonts w:ascii="Calibri" w:eastAsia="Calibri" w:hAnsi="Calibri" w:cs="Times New Roman"/>
            <w:lang w:val="en-US"/>
          </w:rPr>
          <w:tab/>
          <w:t>mcp "\"Good thing he didn't keep going down the street…"</w:t>
        </w:r>
        <w:r w:rsidRPr="00674C8A">
          <w:rPr>
            <w:rFonts w:ascii="Calibri" w:eastAsia="Calibri" w:hAnsi="Calibri" w:cs="Times New Roman"/>
            <w:lang w:val="en-US"/>
          </w:rPr>
          <w:br w:type="page"/>
        </w:r>
      </w:ins>
    </w:p>
    <w:p w14:paraId="3CB1133E" w14:textId="77777777" w:rsidR="00674C8A" w:rsidRPr="00674C8A" w:rsidRDefault="00674C8A" w:rsidP="00674C8A">
      <w:pPr>
        <w:spacing w:line="600" w:lineRule="auto"/>
        <w:jc w:val="left"/>
        <w:rPr>
          <w:ins w:id="11120" w:author="UTENTE" w:date="2020-06-30T18:44:00Z"/>
          <w:rFonts w:ascii="Calibri" w:eastAsia="Calibri" w:hAnsi="Calibri" w:cs="Times New Roman"/>
        </w:rPr>
      </w:pPr>
      <w:ins w:id="11121" w:author="UTENTE" w:date="2020-06-30T18:44:00Z">
        <w:r w:rsidRPr="00674C8A">
          <w:rPr>
            <w:rFonts w:ascii="Calibri" w:eastAsia="Calibri" w:hAnsi="Calibri" w:cs="Times New Roman"/>
          </w:rPr>
          <w:lastRenderedPageBreak/>
          <w:t>719.</w:t>
        </w:r>
        <w:r w:rsidRPr="00674C8A">
          <w:rPr>
            <w:rFonts w:ascii="Calibri" w:eastAsia="Calibri" w:hAnsi="Calibri" w:cs="Times New Roman"/>
          </w:rPr>
          <w:tab/>
          <w:t>n "Mi ringhia all'improvviso, i suoi occhi stretti in uno sguardo disperato."</w:t>
        </w:r>
      </w:ins>
    </w:p>
    <w:p w14:paraId="703C115B" w14:textId="77777777" w:rsidR="00674C8A" w:rsidRPr="00674C8A" w:rsidRDefault="00674C8A" w:rsidP="00674C8A">
      <w:pPr>
        <w:spacing w:line="600" w:lineRule="auto"/>
        <w:jc w:val="left"/>
        <w:rPr>
          <w:ins w:id="11122" w:author="UTENTE" w:date="2020-06-30T18:44:00Z"/>
          <w:rFonts w:ascii="Calibri" w:eastAsia="Calibri" w:hAnsi="Calibri" w:cs="Times New Roman"/>
        </w:rPr>
      </w:pPr>
      <w:ins w:id="11123" w:author="UTENTE" w:date="2020-06-30T18:44:00Z">
        <w:r w:rsidRPr="00674C8A">
          <w:rPr>
            <w:rFonts w:ascii="Calibri" w:eastAsia="Calibri" w:hAnsi="Calibri" w:cs="Times New Roman"/>
          </w:rPr>
          <w:t>720.</w:t>
        </w:r>
        <w:r w:rsidRPr="00674C8A">
          <w:rPr>
            <w:rFonts w:ascii="Calibri" w:eastAsia="Calibri" w:hAnsi="Calibri" w:cs="Times New Roman"/>
          </w:rPr>
          <w:tab/>
          <w:t>mc "\"-Rex!\""</w:t>
        </w:r>
      </w:ins>
    </w:p>
    <w:p w14:paraId="4B72B61C" w14:textId="77777777" w:rsidR="00674C8A" w:rsidRPr="00674C8A" w:rsidRDefault="00674C8A" w:rsidP="00674C8A">
      <w:pPr>
        <w:spacing w:line="600" w:lineRule="auto"/>
        <w:jc w:val="left"/>
        <w:rPr>
          <w:ins w:id="11124" w:author="UTENTE" w:date="2020-06-30T18:44:00Z"/>
          <w:rFonts w:ascii="Calibri" w:eastAsia="Calibri" w:hAnsi="Calibri" w:cs="Times New Roman"/>
        </w:rPr>
      </w:pPr>
      <w:ins w:id="11125" w:author="UTENTE" w:date="2020-06-30T18:44:00Z">
        <w:r w:rsidRPr="00674C8A">
          <w:rPr>
            <w:rFonts w:ascii="Calibri" w:eastAsia="Calibri" w:hAnsi="Calibri" w:cs="Times New Roman"/>
          </w:rPr>
          <w:t>721.</w:t>
        </w:r>
        <w:r w:rsidRPr="00674C8A">
          <w:rPr>
            <w:rFonts w:ascii="Calibri" w:eastAsia="Calibri" w:hAnsi="Calibri" w:cs="Times New Roman"/>
          </w:rPr>
          <w:tab/>
          <w:t>mc "\"Dove stai andando? Fermati!\""</w:t>
        </w:r>
      </w:ins>
    </w:p>
    <w:p w14:paraId="0AC1394D" w14:textId="77777777" w:rsidR="00674C8A" w:rsidRPr="00674C8A" w:rsidRDefault="00674C8A" w:rsidP="00674C8A">
      <w:pPr>
        <w:spacing w:line="600" w:lineRule="auto"/>
        <w:jc w:val="left"/>
        <w:rPr>
          <w:ins w:id="11126" w:author="UTENTE" w:date="2020-06-30T18:44:00Z"/>
          <w:rFonts w:ascii="Calibri" w:eastAsia="Calibri" w:hAnsi="Calibri" w:cs="Times New Roman"/>
        </w:rPr>
      </w:pPr>
      <w:ins w:id="11127" w:author="UTENTE" w:date="2020-06-30T18:44:00Z">
        <w:r w:rsidRPr="00674C8A">
          <w:rPr>
            <w:rFonts w:ascii="Calibri" w:eastAsia="Calibri" w:hAnsi="Calibri" w:cs="Times New Roman"/>
          </w:rPr>
          <w:t>722.</w:t>
        </w:r>
        <w:r w:rsidRPr="00674C8A">
          <w:rPr>
            <w:rFonts w:ascii="Calibri" w:eastAsia="Calibri" w:hAnsi="Calibri" w:cs="Times New Roman"/>
          </w:rPr>
          <w:tab/>
          <w:t>n "E così, Rex gira sui tacchi e si allontana correndo nell'oscurità."</w:t>
        </w:r>
      </w:ins>
    </w:p>
    <w:p w14:paraId="31BFEC61" w14:textId="77777777" w:rsidR="00674C8A" w:rsidRPr="00674C8A" w:rsidRDefault="00674C8A" w:rsidP="00674C8A">
      <w:pPr>
        <w:spacing w:line="600" w:lineRule="auto"/>
        <w:jc w:val="left"/>
        <w:rPr>
          <w:ins w:id="11128" w:author="UTENTE" w:date="2020-06-30T18:44:00Z"/>
          <w:rFonts w:ascii="Calibri" w:eastAsia="Calibri" w:hAnsi="Calibri" w:cs="Times New Roman"/>
        </w:rPr>
      </w:pPr>
      <w:ins w:id="11129" w:author="UTENTE" w:date="2020-06-30T18:44:00Z">
        <w:r w:rsidRPr="00674C8A">
          <w:rPr>
            <w:rFonts w:ascii="Calibri" w:eastAsia="Calibri" w:hAnsi="Calibri" w:cs="Times New Roman"/>
          </w:rPr>
          <w:t>723.</w:t>
        </w:r>
        <w:r w:rsidRPr="00674C8A">
          <w:rPr>
            <w:rFonts w:ascii="Calibri" w:eastAsia="Calibri" w:hAnsi="Calibri" w:cs="Times New Roman"/>
          </w:rPr>
          <w:tab/>
          <w:t>n "Si sta ovviamente dirigendo verso l'uscita laterale, quindi parto per rincorrerlo, correndo più veloce che posso."</w:t>
        </w:r>
      </w:ins>
    </w:p>
    <w:p w14:paraId="2ADC21ED" w14:textId="77777777" w:rsidR="00674C8A" w:rsidRPr="00674C8A" w:rsidRDefault="00674C8A" w:rsidP="00674C8A">
      <w:pPr>
        <w:spacing w:line="600" w:lineRule="auto"/>
        <w:jc w:val="left"/>
        <w:rPr>
          <w:ins w:id="11130" w:author="UTENTE" w:date="2020-06-30T18:44:00Z"/>
          <w:rFonts w:ascii="Calibri" w:eastAsia="Calibri" w:hAnsi="Calibri" w:cs="Times New Roman"/>
        </w:rPr>
      </w:pPr>
      <w:ins w:id="11131" w:author="UTENTE" w:date="2020-06-30T18:44:00Z">
        <w:r w:rsidRPr="00674C8A">
          <w:rPr>
            <w:rFonts w:ascii="Calibri" w:eastAsia="Calibri" w:hAnsi="Calibri" w:cs="Times New Roman"/>
          </w:rPr>
          <w:t>724.</w:t>
        </w:r>
        <w:r w:rsidRPr="00674C8A">
          <w:rPr>
            <w:rFonts w:ascii="Calibri" w:eastAsia="Calibri" w:hAnsi="Calibri" w:cs="Times New Roman"/>
          </w:rPr>
          <w:tab/>
          <w:t>n "Quando arrivo al vicolo, Rex è già arrivato alla fine della strada."</w:t>
        </w:r>
      </w:ins>
    </w:p>
    <w:p w14:paraId="5A0E4F06" w14:textId="77777777" w:rsidR="00674C8A" w:rsidRPr="00674C8A" w:rsidRDefault="00674C8A" w:rsidP="00674C8A">
      <w:pPr>
        <w:spacing w:line="600" w:lineRule="auto"/>
        <w:jc w:val="left"/>
        <w:rPr>
          <w:ins w:id="11132" w:author="UTENTE" w:date="2020-06-30T18:44:00Z"/>
          <w:rFonts w:ascii="Calibri" w:eastAsia="Calibri" w:hAnsi="Calibri" w:cs="Times New Roman"/>
        </w:rPr>
      </w:pPr>
      <w:ins w:id="11133" w:author="UTENTE" w:date="2020-06-30T18:44:00Z">
        <w:r w:rsidRPr="00674C8A">
          <w:rPr>
            <w:rFonts w:ascii="Calibri" w:eastAsia="Calibri" w:hAnsi="Calibri" w:cs="Times New Roman"/>
          </w:rPr>
          <w:t>725.</w:t>
        </w:r>
        <w:r w:rsidRPr="00674C8A">
          <w:rPr>
            <w:rFonts w:ascii="Calibri" w:eastAsia="Calibri" w:hAnsi="Calibri" w:cs="Times New Roman"/>
          </w:rPr>
          <w:tab/>
          <w:t>mcp "\"Rex!\""</w:t>
        </w:r>
      </w:ins>
    </w:p>
    <w:p w14:paraId="71FA6F6B" w14:textId="77777777" w:rsidR="00674C8A" w:rsidRPr="00674C8A" w:rsidRDefault="00674C8A" w:rsidP="00674C8A">
      <w:pPr>
        <w:spacing w:line="600" w:lineRule="auto"/>
        <w:jc w:val="left"/>
        <w:rPr>
          <w:ins w:id="11134" w:author="UTENTE" w:date="2020-06-30T18:44:00Z"/>
          <w:rFonts w:ascii="Calibri" w:eastAsia="Calibri" w:hAnsi="Calibri" w:cs="Times New Roman"/>
        </w:rPr>
      </w:pPr>
      <w:ins w:id="11135" w:author="UTENTE" w:date="2020-06-30T18:44:00Z">
        <w:r w:rsidRPr="00674C8A">
          <w:rPr>
            <w:rFonts w:ascii="Calibri" w:eastAsia="Calibri" w:hAnsi="Calibri" w:cs="Times New Roman"/>
          </w:rPr>
          <w:t>726.</w:t>
        </w:r>
        <w:r w:rsidRPr="00674C8A">
          <w:rPr>
            <w:rFonts w:ascii="Calibri" w:eastAsia="Calibri" w:hAnsi="Calibri" w:cs="Times New Roman"/>
          </w:rPr>
          <w:tab/>
          <w:t>mcp "\"Torna indietro, idiota!\""</w:t>
        </w:r>
      </w:ins>
    </w:p>
    <w:p w14:paraId="2F915EB2" w14:textId="77777777" w:rsidR="00674C8A" w:rsidRPr="00674C8A" w:rsidRDefault="00674C8A" w:rsidP="00674C8A">
      <w:pPr>
        <w:spacing w:line="600" w:lineRule="auto"/>
        <w:jc w:val="left"/>
        <w:rPr>
          <w:ins w:id="11136" w:author="UTENTE" w:date="2020-06-30T18:44:00Z"/>
          <w:rFonts w:ascii="Calibri" w:eastAsia="Calibri" w:hAnsi="Calibri" w:cs="Times New Roman"/>
        </w:rPr>
      </w:pPr>
      <w:ins w:id="11137" w:author="UTENTE" w:date="2020-06-30T18:44:00Z">
        <w:r w:rsidRPr="00674C8A">
          <w:rPr>
            <w:rFonts w:ascii="Calibri" w:eastAsia="Calibri" w:hAnsi="Calibri" w:cs="Times New Roman"/>
          </w:rPr>
          <w:t>727.</w:t>
        </w:r>
        <w:r w:rsidRPr="00674C8A">
          <w:rPr>
            <w:rFonts w:ascii="Calibri" w:eastAsia="Calibri" w:hAnsi="Calibri" w:cs="Times New Roman"/>
          </w:rPr>
          <w:tab/>
          <w:t>n "Anche se accelero al massimo della mia velocità, riesco a malapena a mantenere Rex nel mio campo visivo."</w:t>
        </w:r>
      </w:ins>
    </w:p>
    <w:p w14:paraId="76EAB232" w14:textId="77777777" w:rsidR="00674C8A" w:rsidRPr="00674C8A" w:rsidRDefault="00674C8A" w:rsidP="00674C8A">
      <w:pPr>
        <w:spacing w:line="600" w:lineRule="auto"/>
        <w:jc w:val="left"/>
        <w:rPr>
          <w:ins w:id="11138" w:author="UTENTE" w:date="2020-06-30T18:44:00Z"/>
          <w:rFonts w:ascii="Calibri" w:eastAsia="Calibri" w:hAnsi="Calibri" w:cs="Times New Roman"/>
        </w:rPr>
      </w:pPr>
      <w:ins w:id="11139" w:author="UTENTE" w:date="2020-06-30T18:44:00Z">
        <w:r w:rsidRPr="00674C8A">
          <w:rPr>
            <w:rFonts w:ascii="Calibri" w:eastAsia="Calibri" w:hAnsi="Calibri" w:cs="Times New Roman"/>
          </w:rPr>
          <w:t>728.</w:t>
        </w:r>
        <w:r w:rsidRPr="00674C8A">
          <w:rPr>
            <w:rFonts w:ascii="Calibri" w:eastAsia="Calibri" w:hAnsi="Calibri" w:cs="Times New Roman"/>
          </w:rPr>
          <w:tab/>
          <w:t>n "Sfreccia lungo il marciapiede, la sua sagoma diventa sempre più piccola in lontananza."</w:t>
        </w:r>
      </w:ins>
    </w:p>
    <w:p w14:paraId="24C318B5" w14:textId="77777777" w:rsidR="00674C8A" w:rsidRPr="00674C8A" w:rsidRDefault="00674C8A" w:rsidP="00674C8A">
      <w:pPr>
        <w:spacing w:line="600" w:lineRule="auto"/>
        <w:jc w:val="left"/>
        <w:rPr>
          <w:ins w:id="11140" w:author="UTENTE" w:date="2020-06-30T18:44:00Z"/>
          <w:rFonts w:ascii="Calibri" w:eastAsia="Calibri" w:hAnsi="Calibri" w:cs="Times New Roman"/>
        </w:rPr>
      </w:pPr>
      <w:ins w:id="11141" w:author="UTENTE" w:date="2020-06-30T18:44:00Z">
        <w:r w:rsidRPr="00674C8A">
          <w:rPr>
            <w:rFonts w:ascii="Calibri" w:eastAsia="Calibri" w:hAnsi="Calibri" w:cs="Times New Roman"/>
          </w:rPr>
          <w:t>729.</w:t>
        </w:r>
        <w:r w:rsidRPr="00674C8A">
          <w:rPr>
            <w:rFonts w:ascii="Calibri" w:eastAsia="Calibri" w:hAnsi="Calibri" w:cs="Times New Roman"/>
          </w:rPr>
          <w:tab/>
          <w:t>mcp "\"Ngh…!\""</w:t>
        </w:r>
      </w:ins>
    </w:p>
    <w:p w14:paraId="6B97AAFF" w14:textId="77777777" w:rsidR="00674C8A" w:rsidRPr="00674C8A" w:rsidRDefault="00674C8A" w:rsidP="00674C8A">
      <w:pPr>
        <w:spacing w:line="600" w:lineRule="auto"/>
        <w:jc w:val="left"/>
        <w:rPr>
          <w:ins w:id="11142" w:author="UTENTE" w:date="2020-06-30T18:44:00Z"/>
          <w:rFonts w:ascii="Calibri" w:eastAsia="Calibri" w:hAnsi="Calibri" w:cs="Times New Roman"/>
        </w:rPr>
      </w:pPr>
      <w:ins w:id="11143" w:author="UTENTE" w:date="2020-06-30T18:44:00Z">
        <w:r w:rsidRPr="00674C8A">
          <w:rPr>
            <w:rFonts w:ascii="Calibri" w:eastAsia="Calibri" w:hAnsi="Calibri" w:cs="Times New Roman"/>
          </w:rPr>
          <w:t>730.</w:t>
        </w:r>
        <w:r w:rsidRPr="00674C8A">
          <w:rPr>
            <w:rFonts w:ascii="Calibri" w:eastAsia="Calibri" w:hAnsi="Calibri" w:cs="Times New Roman"/>
          </w:rPr>
          <w:tab/>
          <w:t>n "Ma mentre lo rincorro, capisco dove stia andando."</w:t>
        </w:r>
      </w:ins>
    </w:p>
    <w:p w14:paraId="3487F146" w14:textId="77777777" w:rsidR="00674C8A" w:rsidRPr="00674C8A" w:rsidRDefault="00674C8A" w:rsidP="00674C8A">
      <w:pPr>
        <w:spacing w:line="600" w:lineRule="auto"/>
        <w:jc w:val="left"/>
        <w:rPr>
          <w:ins w:id="11144" w:author="UTENTE" w:date="2020-06-30T18:44:00Z"/>
          <w:rFonts w:ascii="Calibri" w:eastAsia="Calibri" w:hAnsi="Calibri" w:cs="Times New Roman"/>
        </w:rPr>
      </w:pPr>
      <w:ins w:id="11145" w:author="UTENTE" w:date="2020-06-30T18:44:00Z">
        <w:r w:rsidRPr="00674C8A">
          <w:rPr>
            <w:rFonts w:ascii="Calibri" w:eastAsia="Calibri" w:hAnsi="Calibri" w:cs="Times New Roman"/>
          </w:rPr>
          <w:t>731.</w:t>
        </w:r>
        <w:r w:rsidRPr="00674C8A">
          <w:rPr>
            <w:rFonts w:ascii="Calibri" w:eastAsia="Calibri" w:hAnsi="Calibri" w:cs="Times New Roman"/>
          </w:rPr>
          <w:tab/>
          <w:t>n "Il magazzino-!"</w:t>
        </w:r>
      </w:ins>
    </w:p>
    <w:p w14:paraId="5E3FCEFD" w14:textId="77777777" w:rsidR="00674C8A" w:rsidRPr="00674C8A" w:rsidRDefault="00674C8A" w:rsidP="00674C8A">
      <w:pPr>
        <w:spacing w:line="600" w:lineRule="auto"/>
        <w:jc w:val="left"/>
        <w:rPr>
          <w:ins w:id="11146" w:author="UTENTE" w:date="2020-06-30T18:44:00Z"/>
          <w:rFonts w:ascii="Calibri" w:eastAsia="Calibri" w:hAnsi="Calibri" w:cs="Times New Roman"/>
        </w:rPr>
      </w:pPr>
      <w:ins w:id="11147" w:author="UTENTE" w:date="2020-06-30T18:44:00Z">
        <w:r w:rsidRPr="00674C8A">
          <w:rPr>
            <w:rFonts w:ascii="Calibri" w:eastAsia="Calibri" w:hAnsi="Calibri" w:cs="Times New Roman"/>
          </w:rPr>
          <w:t>732.</w:t>
        </w:r>
        <w:r w:rsidRPr="00674C8A">
          <w:rPr>
            <w:rFonts w:ascii="Calibri" w:eastAsia="Calibri" w:hAnsi="Calibri" w:cs="Times New Roman"/>
          </w:rPr>
          <w:tab/>
          <w:t>n "E infatti, Rex sparisce in un vicolo familiare e lo seguo rapidamente."</w:t>
        </w:r>
      </w:ins>
    </w:p>
    <w:p w14:paraId="50F4A177" w14:textId="77777777" w:rsidR="00674C8A" w:rsidRPr="00674C8A" w:rsidRDefault="00674C8A" w:rsidP="00674C8A">
      <w:pPr>
        <w:spacing w:line="600" w:lineRule="auto"/>
        <w:jc w:val="left"/>
        <w:rPr>
          <w:ins w:id="11148" w:author="UTENTE" w:date="2020-06-30T18:44:00Z"/>
          <w:rFonts w:ascii="Calibri" w:eastAsia="Calibri" w:hAnsi="Calibri" w:cs="Times New Roman"/>
        </w:rPr>
      </w:pPr>
      <w:ins w:id="11149" w:author="UTENTE" w:date="2020-06-30T18:44:00Z">
        <w:r w:rsidRPr="00674C8A">
          <w:rPr>
            <w:rFonts w:ascii="Calibri" w:eastAsia="Calibri" w:hAnsi="Calibri" w:cs="Times New Roman"/>
          </w:rPr>
          <w:t>733.</w:t>
        </w:r>
        <w:r w:rsidRPr="00674C8A">
          <w:rPr>
            <w:rFonts w:ascii="Calibri" w:eastAsia="Calibri" w:hAnsi="Calibri" w:cs="Times New Roman"/>
          </w:rPr>
          <w:tab/>
          <w:t>n "Una volta raggiunta la stretta stradina, si è già accovacciato per entrare."</w:t>
        </w:r>
      </w:ins>
    </w:p>
    <w:p w14:paraId="53E33F1A" w14:textId="77777777" w:rsidR="00674C8A" w:rsidRPr="00674C8A" w:rsidRDefault="00674C8A" w:rsidP="00674C8A">
      <w:pPr>
        <w:spacing w:line="600" w:lineRule="auto"/>
        <w:jc w:val="left"/>
        <w:rPr>
          <w:ins w:id="11150" w:author="UTENTE" w:date="2020-06-30T18:44:00Z"/>
          <w:rFonts w:ascii="Calibri" w:eastAsia="Calibri" w:hAnsi="Calibri" w:cs="Times New Roman"/>
        </w:rPr>
      </w:pPr>
      <w:ins w:id="11151" w:author="UTENTE" w:date="2020-06-30T18:44:00Z">
        <w:r w:rsidRPr="00674C8A">
          <w:rPr>
            <w:rFonts w:ascii="Calibri" w:eastAsia="Calibri" w:hAnsi="Calibri" w:cs="Times New Roman"/>
          </w:rPr>
          <w:t>734.</w:t>
        </w:r>
        <w:r w:rsidRPr="00674C8A">
          <w:rPr>
            <w:rFonts w:ascii="Calibri" w:eastAsia="Calibri" w:hAnsi="Calibri" w:cs="Times New Roman"/>
          </w:rPr>
          <w:tab/>
          <w:t>mcp "\"Meno male che non ha continuato a correre lungo la strada…"</w:t>
        </w:r>
        <w:r w:rsidRPr="00674C8A">
          <w:rPr>
            <w:rFonts w:ascii="Calibri" w:eastAsia="Calibri" w:hAnsi="Calibri" w:cs="Times New Roman"/>
          </w:rPr>
          <w:br w:type="page"/>
        </w:r>
      </w:ins>
    </w:p>
    <w:p w14:paraId="1006813D" w14:textId="77777777" w:rsidR="00674C8A" w:rsidRPr="00674C8A" w:rsidRDefault="00674C8A" w:rsidP="00674C8A">
      <w:pPr>
        <w:spacing w:line="600" w:lineRule="auto"/>
        <w:jc w:val="left"/>
        <w:rPr>
          <w:ins w:id="11152" w:author="UTENTE" w:date="2020-06-30T18:44:00Z"/>
          <w:rFonts w:ascii="Calibri" w:eastAsia="Calibri" w:hAnsi="Calibri" w:cs="Times New Roman"/>
          <w:lang w:val="en-US"/>
        </w:rPr>
      </w:pPr>
      <w:ins w:id="11153" w:author="UTENTE" w:date="2020-06-30T18:44:00Z">
        <w:r w:rsidRPr="00674C8A">
          <w:rPr>
            <w:rFonts w:ascii="Calibri" w:eastAsia="Calibri" w:hAnsi="Calibri" w:cs="Times New Roman"/>
            <w:lang w:val="en-US"/>
          </w:rPr>
          <w:lastRenderedPageBreak/>
          <w:t>735.</w:t>
        </w:r>
        <w:r w:rsidRPr="00674C8A">
          <w:rPr>
            <w:rFonts w:ascii="Calibri" w:eastAsia="Calibri" w:hAnsi="Calibri" w:cs="Times New Roman"/>
            <w:lang w:val="en-US"/>
          </w:rPr>
          <w:tab/>
          <w:t>n "Muttering anxiously to myself, I hurry inside the abandoned building."</w:t>
        </w:r>
      </w:ins>
    </w:p>
    <w:p w14:paraId="6498BB74" w14:textId="77777777" w:rsidR="00674C8A" w:rsidRPr="00674C8A" w:rsidRDefault="00674C8A" w:rsidP="00674C8A">
      <w:pPr>
        <w:spacing w:line="600" w:lineRule="auto"/>
        <w:jc w:val="left"/>
        <w:rPr>
          <w:ins w:id="11154" w:author="UTENTE" w:date="2020-06-30T18:44:00Z"/>
          <w:rFonts w:ascii="Calibri" w:eastAsia="Calibri" w:hAnsi="Calibri" w:cs="Times New Roman"/>
          <w:lang w:val="en-US"/>
        </w:rPr>
      </w:pPr>
      <w:ins w:id="11155" w:author="UTENTE" w:date="2020-06-30T18:44:00Z">
        <w:r w:rsidRPr="00674C8A">
          <w:rPr>
            <w:rFonts w:ascii="Calibri" w:eastAsia="Calibri" w:hAnsi="Calibri" w:cs="Times New Roman"/>
            <w:lang w:val="en-US"/>
          </w:rPr>
          <w:t>736.</w:t>
        </w:r>
        <w:r w:rsidRPr="00674C8A">
          <w:rPr>
            <w:rFonts w:ascii="Calibri" w:eastAsia="Calibri" w:hAnsi="Calibri" w:cs="Times New Roman"/>
            <w:lang w:val="en-US"/>
          </w:rPr>
          <w:tab/>
          <w:t>n "But when I rush into the warehouse basement – {w}I realize Rex has stopped running."</w:t>
        </w:r>
      </w:ins>
    </w:p>
    <w:p w14:paraId="525C371E" w14:textId="77777777" w:rsidR="00674C8A" w:rsidRPr="00674C8A" w:rsidRDefault="00674C8A" w:rsidP="00674C8A">
      <w:pPr>
        <w:spacing w:line="600" w:lineRule="auto"/>
        <w:jc w:val="left"/>
        <w:rPr>
          <w:ins w:id="11156" w:author="UTENTE" w:date="2020-06-30T18:44:00Z"/>
          <w:rFonts w:ascii="Calibri" w:eastAsia="Calibri" w:hAnsi="Calibri" w:cs="Times New Roman"/>
          <w:lang w:val="en-US"/>
        </w:rPr>
      </w:pPr>
      <w:ins w:id="11157" w:author="UTENTE" w:date="2020-06-30T18:44:00Z">
        <w:r w:rsidRPr="00674C8A">
          <w:rPr>
            <w:rFonts w:ascii="Calibri" w:eastAsia="Calibri" w:hAnsi="Calibri" w:cs="Times New Roman"/>
            <w:lang w:val="en-US"/>
          </w:rPr>
          <w:t>737.</w:t>
        </w:r>
        <w:r w:rsidRPr="00674C8A">
          <w:rPr>
            <w:rFonts w:ascii="Calibri" w:eastAsia="Calibri" w:hAnsi="Calibri" w:cs="Times New Roman"/>
            <w:lang w:val="en-US"/>
          </w:rPr>
          <w:tab/>
          <w:t>n "Instead, he's slumped with his back to the wall, his face buried in his hands."</w:t>
        </w:r>
      </w:ins>
    </w:p>
    <w:p w14:paraId="36BB5BE8" w14:textId="77777777" w:rsidR="00674C8A" w:rsidRPr="00674C8A" w:rsidRDefault="00674C8A" w:rsidP="00674C8A">
      <w:pPr>
        <w:spacing w:line="600" w:lineRule="auto"/>
        <w:jc w:val="left"/>
        <w:rPr>
          <w:ins w:id="11158" w:author="UTENTE" w:date="2020-06-30T18:44:00Z"/>
          <w:rFonts w:ascii="Calibri" w:eastAsia="Calibri" w:hAnsi="Calibri" w:cs="Times New Roman"/>
          <w:lang w:val="en-US"/>
        </w:rPr>
      </w:pPr>
      <w:ins w:id="11159" w:author="UTENTE" w:date="2020-06-30T18:44:00Z">
        <w:r w:rsidRPr="00674C8A">
          <w:rPr>
            <w:rFonts w:ascii="Calibri" w:eastAsia="Calibri" w:hAnsi="Calibri" w:cs="Times New Roman"/>
            <w:lang w:val="en-US"/>
          </w:rPr>
          <w:t>738.</w:t>
        </w:r>
        <w:r w:rsidRPr="00674C8A">
          <w:rPr>
            <w:rFonts w:ascii="Calibri" w:eastAsia="Calibri" w:hAnsi="Calibri" w:cs="Times New Roman"/>
            <w:lang w:val="en-US"/>
          </w:rPr>
          <w:tab/>
          <w:t>n "His body jerks and trembles a little bit, and a muffled noise leaks from between his fingers."</w:t>
        </w:r>
      </w:ins>
    </w:p>
    <w:p w14:paraId="4CC19D3C" w14:textId="77777777" w:rsidR="00674C8A" w:rsidRPr="00674C8A" w:rsidRDefault="00674C8A" w:rsidP="00674C8A">
      <w:pPr>
        <w:spacing w:line="600" w:lineRule="auto"/>
        <w:jc w:val="left"/>
        <w:rPr>
          <w:ins w:id="11160" w:author="UTENTE" w:date="2020-06-30T18:44:00Z"/>
          <w:rFonts w:ascii="Calibri" w:eastAsia="Calibri" w:hAnsi="Calibri" w:cs="Times New Roman"/>
          <w:lang w:val="en-US"/>
        </w:rPr>
      </w:pPr>
      <w:ins w:id="11161" w:author="UTENTE" w:date="2020-06-30T18:44:00Z">
        <w:r w:rsidRPr="00674C8A">
          <w:rPr>
            <w:rFonts w:ascii="Calibri" w:eastAsia="Calibri" w:hAnsi="Calibri" w:cs="Times New Roman"/>
            <w:lang w:val="en-US"/>
          </w:rPr>
          <w:t>739.</w:t>
        </w:r>
        <w:r w:rsidRPr="00674C8A">
          <w:rPr>
            <w:rFonts w:ascii="Calibri" w:eastAsia="Calibri" w:hAnsi="Calibri" w:cs="Times New Roman"/>
            <w:lang w:val="en-US"/>
          </w:rPr>
          <w:tab/>
          <w:t>n "Is he…{w} crying?"</w:t>
        </w:r>
      </w:ins>
    </w:p>
    <w:p w14:paraId="3AB9EB5A" w14:textId="77777777" w:rsidR="00674C8A" w:rsidRPr="00674C8A" w:rsidRDefault="00674C8A" w:rsidP="00674C8A">
      <w:pPr>
        <w:spacing w:line="600" w:lineRule="auto"/>
        <w:jc w:val="left"/>
        <w:rPr>
          <w:ins w:id="11162" w:author="UTENTE" w:date="2020-06-30T18:44:00Z"/>
          <w:rFonts w:ascii="Calibri" w:eastAsia="Calibri" w:hAnsi="Calibri" w:cs="Times New Roman"/>
          <w:lang w:val="en-US"/>
        </w:rPr>
      </w:pPr>
      <w:ins w:id="11163" w:author="UTENTE" w:date="2020-06-30T18:44:00Z">
        <w:r w:rsidRPr="00674C8A">
          <w:rPr>
            <w:rFonts w:ascii="Calibri" w:eastAsia="Calibri" w:hAnsi="Calibri" w:cs="Times New Roman"/>
            <w:lang w:val="en-US"/>
          </w:rPr>
          <w:t>740.</w:t>
        </w:r>
        <w:r w:rsidRPr="00674C8A">
          <w:rPr>
            <w:rFonts w:ascii="Calibri" w:eastAsia="Calibri" w:hAnsi="Calibri" w:cs="Times New Roman"/>
            <w:lang w:val="en-US"/>
          </w:rPr>
          <w:tab/>
          <w:t>mcp "\"Rex…?\""</w:t>
        </w:r>
      </w:ins>
    </w:p>
    <w:p w14:paraId="0986AC66" w14:textId="77777777" w:rsidR="00674C8A" w:rsidRPr="00674C8A" w:rsidRDefault="00674C8A" w:rsidP="00674C8A">
      <w:pPr>
        <w:spacing w:line="600" w:lineRule="auto"/>
        <w:jc w:val="left"/>
        <w:rPr>
          <w:ins w:id="11164" w:author="UTENTE" w:date="2020-06-30T18:44:00Z"/>
          <w:rFonts w:ascii="Calibri" w:eastAsia="Calibri" w:hAnsi="Calibri" w:cs="Times New Roman"/>
          <w:lang w:val="en-US"/>
        </w:rPr>
      </w:pPr>
      <w:ins w:id="11165" w:author="UTENTE" w:date="2020-06-30T18:44:00Z">
        <w:r w:rsidRPr="00674C8A">
          <w:rPr>
            <w:rFonts w:ascii="Calibri" w:eastAsia="Calibri" w:hAnsi="Calibri" w:cs="Times New Roman"/>
            <w:lang w:val="en-US"/>
          </w:rPr>
          <w:t>741.</w:t>
        </w:r>
        <w:r w:rsidRPr="00674C8A">
          <w:rPr>
            <w:rFonts w:ascii="Calibri" w:eastAsia="Calibri" w:hAnsi="Calibri" w:cs="Times New Roman"/>
            <w:lang w:val="en-US"/>
          </w:rPr>
          <w:tab/>
          <w:t>n "I call out softly to him, but he doesn't lift his head to reply."</w:t>
        </w:r>
      </w:ins>
    </w:p>
    <w:p w14:paraId="0E906A39" w14:textId="77777777" w:rsidR="00674C8A" w:rsidRPr="00674C8A" w:rsidRDefault="00674C8A" w:rsidP="00674C8A">
      <w:pPr>
        <w:spacing w:line="600" w:lineRule="auto"/>
        <w:jc w:val="left"/>
        <w:rPr>
          <w:ins w:id="11166" w:author="UTENTE" w:date="2020-06-30T18:44:00Z"/>
          <w:rFonts w:ascii="Calibri" w:eastAsia="Calibri" w:hAnsi="Calibri" w:cs="Times New Roman"/>
          <w:lang w:val="en-US"/>
        </w:rPr>
      </w:pPr>
      <w:ins w:id="11167" w:author="UTENTE" w:date="2020-06-30T18:44:00Z">
        <w:r w:rsidRPr="00674C8A">
          <w:rPr>
            <w:rFonts w:ascii="Calibri" w:eastAsia="Calibri" w:hAnsi="Calibri" w:cs="Times New Roman"/>
            <w:lang w:val="en-US"/>
          </w:rPr>
          <w:t>742.</w:t>
        </w:r>
        <w:r w:rsidRPr="00674C8A">
          <w:rPr>
            <w:rFonts w:ascii="Calibri" w:eastAsia="Calibri" w:hAnsi="Calibri" w:cs="Times New Roman"/>
            <w:lang w:val="en-US"/>
          </w:rPr>
          <w:tab/>
          <w:t>n "…Well, I can't just leave him like this, can I?"</w:t>
        </w:r>
      </w:ins>
    </w:p>
    <w:p w14:paraId="5547C3C7" w14:textId="77777777" w:rsidR="00674C8A" w:rsidRPr="00674C8A" w:rsidRDefault="00674C8A" w:rsidP="00674C8A">
      <w:pPr>
        <w:spacing w:line="600" w:lineRule="auto"/>
        <w:jc w:val="left"/>
        <w:rPr>
          <w:ins w:id="11168" w:author="UTENTE" w:date="2020-06-30T18:44:00Z"/>
          <w:rFonts w:ascii="Calibri" w:eastAsia="Calibri" w:hAnsi="Calibri" w:cs="Times New Roman"/>
          <w:lang w:val="en-US"/>
        </w:rPr>
      </w:pPr>
      <w:ins w:id="11169" w:author="UTENTE" w:date="2020-06-30T18:44:00Z">
        <w:r w:rsidRPr="00674C8A">
          <w:rPr>
            <w:rFonts w:ascii="Calibri" w:eastAsia="Calibri" w:hAnsi="Calibri" w:cs="Times New Roman"/>
            <w:lang w:val="en-US"/>
          </w:rPr>
          <w:t>743.</w:t>
        </w:r>
        <w:r w:rsidRPr="00674C8A">
          <w:rPr>
            <w:rFonts w:ascii="Calibri" w:eastAsia="Calibri" w:hAnsi="Calibri" w:cs="Times New Roman"/>
            <w:lang w:val="en-US"/>
          </w:rPr>
          <w:tab/>
          <w:t>n "Somewhat hesitantly, I approach Rex from the side, half-expecting him to bolt away again."</w:t>
        </w:r>
      </w:ins>
    </w:p>
    <w:p w14:paraId="3D2E968A" w14:textId="77777777" w:rsidR="00674C8A" w:rsidRPr="00674C8A" w:rsidRDefault="00674C8A" w:rsidP="00674C8A">
      <w:pPr>
        <w:spacing w:line="600" w:lineRule="auto"/>
        <w:jc w:val="left"/>
        <w:rPr>
          <w:ins w:id="11170" w:author="UTENTE" w:date="2020-06-30T18:44:00Z"/>
          <w:rFonts w:ascii="Calibri" w:eastAsia="Calibri" w:hAnsi="Calibri" w:cs="Times New Roman"/>
          <w:lang w:val="en-US"/>
        </w:rPr>
      </w:pPr>
      <w:ins w:id="11171" w:author="UTENTE" w:date="2020-06-30T18:44:00Z">
        <w:r w:rsidRPr="00674C8A">
          <w:rPr>
            <w:rFonts w:ascii="Calibri" w:eastAsia="Calibri" w:hAnsi="Calibri" w:cs="Times New Roman"/>
            <w:lang w:val="en-US"/>
          </w:rPr>
          <w:t>744.</w:t>
        </w:r>
        <w:r w:rsidRPr="00674C8A">
          <w:rPr>
            <w:rFonts w:ascii="Calibri" w:eastAsia="Calibri" w:hAnsi="Calibri" w:cs="Times New Roman"/>
            <w:lang w:val="en-US"/>
          </w:rPr>
          <w:tab/>
          <w:t>n "But when I get close, the sound of his quiet, choked breaths fills my ears, and I feel an unexpected pang in my chest."</w:t>
        </w:r>
      </w:ins>
    </w:p>
    <w:p w14:paraId="3F51FF87" w14:textId="77777777" w:rsidR="00674C8A" w:rsidRPr="00674C8A" w:rsidRDefault="00674C8A" w:rsidP="00674C8A">
      <w:pPr>
        <w:spacing w:line="600" w:lineRule="auto"/>
        <w:jc w:val="left"/>
        <w:rPr>
          <w:ins w:id="11172" w:author="UTENTE" w:date="2020-06-30T18:44:00Z"/>
          <w:rFonts w:ascii="Calibri" w:eastAsia="Calibri" w:hAnsi="Calibri" w:cs="Times New Roman"/>
          <w:lang w:val="en-US"/>
        </w:rPr>
      </w:pPr>
      <w:ins w:id="11173" w:author="UTENTE" w:date="2020-06-30T18:44:00Z">
        <w:r w:rsidRPr="00674C8A">
          <w:rPr>
            <w:rFonts w:ascii="Calibri" w:eastAsia="Calibri" w:hAnsi="Calibri" w:cs="Times New Roman"/>
            <w:lang w:val="en-US"/>
          </w:rPr>
          <w:t>745.</w:t>
        </w:r>
        <w:r w:rsidRPr="00674C8A">
          <w:rPr>
            <w:rFonts w:ascii="Calibri" w:eastAsia="Calibri" w:hAnsi="Calibri" w:cs="Times New Roman"/>
            <w:lang w:val="en-US"/>
          </w:rPr>
          <w:tab/>
          <w:t>mcp "\"Rex, what's wrong?… Come on, you can tell me.\""</w:t>
        </w:r>
      </w:ins>
    </w:p>
    <w:p w14:paraId="47C4BE40" w14:textId="77777777" w:rsidR="00674C8A" w:rsidRPr="00674C8A" w:rsidRDefault="00674C8A" w:rsidP="00674C8A">
      <w:pPr>
        <w:spacing w:line="600" w:lineRule="auto"/>
        <w:jc w:val="left"/>
        <w:rPr>
          <w:ins w:id="11174" w:author="UTENTE" w:date="2020-06-30T18:44:00Z"/>
          <w:rFonts w:ascii="Calibri" w:eastAsia="Calibri" w:hAnsi="Calibri" w:cs="Times New Roman"/>
          <w:lang w:val="en-US"/>
        </w:rPr>
      </w:pPr>
      <w:ins w:id="11175" w:author="UTENTE" w:date="2020-06-30T18:44:00Z">
        <w:r w:rsidRPr="00674C8A">
          <w:rPr>
            <w:rFonts w:ascii="Calibri" w:eastAsia="Calibri" w:hAnsi="Calibri" w:cs="Times New Roman"/>
            <w:lang w:val="en-US"/>
          </w:rPr>
          <w:t>746.</w:t>
        </w:r>
        <w:r w:rsidRPr="00674C8A">
          <w:rPr>
            <w:rFonts w:ascii="Calibri" w:eastAsia="Calibri" w:hAnsi="Calibri" w:cs="Times New Roman"/>
            <w:lang w:val="en-US"/>
          </w:rPr>
          <w:tab/>
          <w:t>mcp "\"Did those guys' words really hit you that hard?\""</w:t>
        </w:r>
      </w:ins>
    </w:p>
    <w:p w14:paraId="61C37FC7" w14:textId="77777777" w:rsidR="00674C8A" w:rsidRPr="00674C8A" w:rsidRDefault="00674C8A" w:rsidP="00674C8A">
      <w:pPr>
        <w:spacing w:line="600" w:lineRule="auto"/>
        <w:jc w:val="left"/>
        <w:rPr>
          <w:ins w:id="11176" w:author="UTENTE" w:date="2020-06-30T18:44:00Z"/>
          <w:rFonts w:ascii="Calibri" w:eastAsia="Calibri" w:hAnsi="Calibri" w:cs="Times New Roman"/>
          <w:lang w:val="en-US"/>
          <w:rPrChange w:id="11177" w:author="UTENTE" w:date="2020-06-30T18:44:00Z">
            <w:rPr>
              <w:ins w:id="11178" w:author="UTENTE" w:date="2020-06-30T18:44:00Z"/>
              <w:rFonts w:ascii="Calibri" w:eastAsia="Calibri" w:hAnsi="Calibri" w:cs="Times New Roman"/>
            </w:rPr>
          </w:rPrChange>
        </w:rPr>
      </w:pPr>
      <w:ins w:id="11179" w:author="UTENTE" w:date="2020-06-30T18:44:00Z">
        <w:r w:rsidRPr="00674C8A">
          <w:rPr>
            <w:rFonts w:ascii="Calibri" w:eastAsia="Calibri" w:hAnsi="Calibri" w:cs="Times New Roman"/>
            <w:lang w:val="en-US"/>
            <w:rPrChange w:id="11180" w:author="UTENTE" w:date="2020-06-30T18:44:00Z">
              <w:rPr>
                <w:rFonts w:ascii="Calibri" w:eastAsia="Calibri" w:hAnsi="Calibri" w:cs="Times New Roman"/>
              </w:rPr>
            </w:rPrChange>
          </w:rPr>
          <w:t>747.</w:t>
        </w:r>
        <w:r w:rsidRPr="00674C8A">
          <w:rPr>
            <w:rFonts w:ascii="Calibri" w:eastAsia="Calibri" w:hAnsi="Calibri" w:cs="Times New Roman"/>
            <w:lang w:val="en-US"/>
            <w:rPrChange w:id="11181" w:author="UTENTE" w:date="2020-06-30T18:44:00Z">
              <w:rPr>
                <w:rFonts w:ascii="Calibri" w:eastAsia="Calibri" w:hAnsi="Calibri" w:cs="Times New Roman"/>
              </w:rPr>
            </w:rPrChange>
          </w:rPr>
          <w:tab/>
          <w:t>r "\"…\""</w:t>
        </w:r>
      </w:ins>
    </w:p>
    <w:p w14:paraId="2409F007" w14:textId="77777777" w:rsidR="00674C8A" w:rsidRPr="00674C8A" w:rsidRDefault="00674C8A" w:rsidP="00674C8A">
      <w:pPr>
        <w:spacing w:line="600" w:lineRule="auto"/>
        <w:jc w:val="left"/>
        <w:rPr>
          <w:ins w:id="11182" w:author="UTENTE" w:date="2020-06-30T18:44:00Z"/>
          <w:rFonts w:ascii="Calibri" w:eastAsia="Calibri" w:hAnsi="Calibri" w:cs="Times New Roman"/>
          <w:lang w:val="en-US"/>
        </w:rPr>
      </w:pPr>
      <w:ins w:id="11183" w:author="UTENTE" w:date="2020-06-30T18:44:00Z">
        <w:r w:rsidRPr="00674C8A">
          <w:rPr>
            <w:rFonts w:ascii="Calibri" w:eastAsia="Calibri" w:hAnsi="Calibri" w:cs="Times New Roman"/>
            <w:lang w:val="en-US"/>
          </w:rPr>
          <w:t>748.</w:t>
        </w:r>
        <w:r w:rsidRPr="00674C8A">
          <w:rPr>
            <w:rFonts w:ascii="Calibri" w:eastAsia="Calibri" w:hAnsi="Calibri" w:cs="Times New Roman"/>
            <w:lang w:val="en-US"/>
          </w:rPr>
          <w:tab/>
          <w:t>n "He looks up at me with an expression I've never seen him wear before –"</w:t>
        </w:r>
        <w:r w:rsidRPr="00674C8A">
          <w:rPr>
            <w:rFonts w:ascii="Calibri" w:eastAsia="Calibri" w:hAnsi="Calibri" w:cs="Times New Roman"/>
            <w:lang w:val="en-US"/>
          </w:rPr>
          <w:br w:type="page"/>
        </w:r>
      </w:ins>
    </w:p>
    <w:p w14:paraId="2C4A0440" w14:textId="77777777" w:rsidR="00674C8A" w:rsidRPr="00674C8A" w:rsidRDefault="00674C8A" w:rsidP="00674C8A">
      <w:pPr>
        <w:spacing w:line="600" w:lineRule="auto"/>
        <w:jc w:val="left"/>
        <w:rPr>
          <w:ins w:id="11184" w:author="UTENTE" w:date="2020-06-30T18:44:00Z"/>
          <w:rFonts w:ascii="Calibri" w:eastAsia="Calibri" w:hAnsi="Calibri" w:cs="Times New Roman"/>
        </w:rPr>
      </w:pPr>
      <w:ins w:id="11185" w:author="UTENTE" w:date="2020-06-30T18:44:00Z">
        <w:r w:rsidRPr="00674C8A">
          <w:rPr>
            <w:rFonts w:ascii="Calibri" w:eastAsia="Calibri" w:hAnsi="Calibri" w:cs="Times New Roman"/>
          </w:rPr>
          <w:lastRenderedPageBreak/>
          <w:t>735.</w:t>
        </w:r>
        <w:r w:rsidRPr="00674C8A">
          <w:rPr>
            <w:rFonts w:ascii="Calibri" w:eastAsia="Calibri" w:hAnsi="Calibri" w:cs="Times New Roman"/>
          </w:rPr>
          <w:tab/>
          <w:t>n "Borbottando con ansia, mi affretto ad entrare nell'edificio abbandonato."</w:t>
        </w:r>
      </w:ins>
    </w:p>
    <w:p w14:paraId="2E91DE92" w14:textId="77777777" w:rsidR="00674C8A" w:rsidRPr="00674C8A" w:rsidRDefault="00674C8A" w:rsidP="00674C8A">
      <w:pPr>
        <w:spacing w:line="600" w:lineRule="auto"/>
        <w:jc w:val="left"/>
        <w:rPr>
          <w:ins w:id="11186" w:author="UTENTE" w:date="2020-06-30T18:44:00Z"/>
          <w:rFonts w:ascii="Calibri" w:eastAsia="Calibri" w:hAnsi="Calibri" w:cs="Times New Roman"/>
        </w:rPr>
      </w:pPr>
      <w:ins w:id="11187" w:author="UTENTE" w:date="2020-06-30T18:44:00Z">
        <w:r w:rsidRPr="00674C8A">
          <w:rPr>
            <w:rFonts w:ascii="Calibri" w:eastAsia="Calibri" w:hAnsi="Calibri" w:cs="Times New Roman"/>
          </w:rPr>
          <w:t>736.</w:t>
        </w:r>
        <w:r w:rsidRPr="00674C8A">
          <w:rPr>
            <w:rFonts w:ascii="Calibri" w:eastAsia="Calibri" w:hAnsi="Calibri" w:cs="Times New Roman"/>
          </w:rPr>
          <w:tab/>
          <w:t>n "Ma quando corro nel seminterrato del magazzino - {w}Mi rendo conto che Rex ha smesso di scappare."</w:t>
        </w:r>
      </w:ins>
    </w:p>
    <w:p w14:paraId="2D146048" w14:textId="77777777" w:rsidR="00674C8A" w:rsidRPr="00674C8A" w:rsidRDefault="00674C8A" w:rsidP="00674C8A">
      <w:pPr>
        <w:spacing w:line="600" w:lineRule="auto"/>
        <w:jc w:val="left"/>
        <w:rPr>
          <w:ins w:id="11188" w:author="UTENTE" w:date="2020-06-30T18:44:00Z"/>
          <w:rFonts w:ascii="Calibri" w:eastAsia="Calibri" w:hAnsi="Calibri" w:cs="Times New Roman"/>
        </w:rPr>
      </w:pPr>
      <w:ins w:id="11189" w:author="UTENTE" w:date="2020-06-30T18:44:00Z">
        <w:r w:rsidRPr="00674C8A">
          <w:rPr>
            <w:rFonts w:ascii="Calibri" w:eastAsia="Calibri" w:hAnsi="Calibri" w:cs="Times New Roman"/>
          </w:rPr>
          <w:t>737.</w:t>
        </w:r>
        <w:r w:rsidRPr="00674C8A">
          <w:rPr>
            <w:rFonts w:ascii="Calibri" w:eastAsia="Calibri" w:hAnsi="Calibri" w:cs="Times New Roman"/>
          </w:rPr>
          <w:tab/>
          <w:t>n "Al contrario, è buttato a terra con la schiena appoggiata al muro, la faccia nascosta fra le mani."</w:t>
        </w:r>
      </w:ins>
    </w:p>
    <w:p w14:paraId="01BE6A73" w14:textId="77777777" w:rsidR="00674C8A" w:rsidRPr="00674C8A" w:rsidRDefault="00674C8A" w:rsidP="00674C8A">
      <w:pPr>
        <w:spacing w:line="600" w:lineRule="auto"/>
        <w:jc w:val="left"/>
        <w:rPr>
          <w:ins w:id="11190" w:author="UTENTE" w:date="2020-06-30T18:44:00Z"/>
          <w:rFonts w:ascii="Calibri" w:eastAsia="Calibri" w:hAnsi="Calibri" w:cs="Times New Roman"/>
        </w:rPr>
      </w:pPr>
      <w:ins w:id="11191" w:author="UTENTE" w:date="2020-06-30T18:44:00Z">
        <w:r w:rsidRPr="00674C8A">
          <w:rPr>
            <w:rFonts w:ascii="Calibri" w:eastAsia="Calibri" w:hAnsi="Calibri" w:cs="Times New Roman"/>
          </w:rPr>
          <w:t>738.</w:t>
        </w:r>
        <w:r w:rsidRPr="00674C8A">
          <w:rPr>
            <w:rFonts w:ascii="Calibri" w:eastAsia="Calibri" w:hAnsi="Calibri" w:cs="Times New Roman"/>
          </w:rPr>
          <w:tab/>
          <w:t>n "Il suo corpo trema e sobbalza leggermente, e un suono ovattato trapela dalle sue dita."</w:t>
        </w:r>
      </w:ins>
    </w:p>
    <w:p w14:paraId="01066B6A" w14:textId="77777777" w:rsidR="00674C8A" w:rsidRPr="00674C8A" w:rsidRDefault="00674C8A" w:rsidP="00674C8A">
      <w:pPr>
        <w:spacing w:line="600" w:lineRule="auto"/>
        <w:jc w:val="left"/>
        <w:rPr>
          <w:ins w:id="11192" w:author="UTENTE" w:date="2020-06-30T18:44:00Z"/>
          <w:rFonts w:ascii="Calibri" w:eastAsia="Calibri" w:hAnsi="Calibri" w:cs="Times New Roman"/>
        </w:rPr>
      </w:pPr>
      <w:ins w:id="11193" w:author="UTENTE" w:date="2020-06-30T18:44:00Z">
        <w:r w:rsidRPr="00674C8A">
          <w:rPr>
            <w:rFonts w:ascii="Calibri" w:eastAsia="Calibri" w:hAnsi="Calibri" w:cs="Times New Roman"/>
          </w:rPr>
          <w:t>739.</w:t>
        </w:r>
        <w:r w:rsidRPr="00674C8A">
          <w:rPr>
            <w:rFonts w:ascii="Calibri" w:eastAsia="Calibri" w:hAnsi="Calibri" w:cs="Times New Roman"/>
          </w:rPr>
          <w:tab/>
          <w:t>n "Sta…{w} piangendo?"</w:t>
        </w:r>
      </w:ins>
    </w:p>
    <w:p w14:paraId="6E53665F" w14:textId="77777777" w:rsidR="00674C8A" w:rsidRPr="00674C8A" w:rsidRDefault="00674C8A" w:rsidP="00674C8A">
      <w:pPr>
        <w:spacing w:line="600" w:lineRule="auto"/>
        <w:jc w:val="left"/>
        <w:rPr>
          <w:ins w:id="11194" w:author="UTENTE" w:date="2020-06-30T18:44:00Z"/>
          <w:rFonts w:ascii="Calibri" w:eastAsia="Calibri" w:hAnsi="Calibri" w:cs="Times New Roman"/>
        </w:rPr>
      </w:pPr>
      <w:ins w:id="11195" w:author="UTENTE" w:date="2020-06-30T18:44:00Z">
        <w:r w:rsidRPr="00674C8A">
          <w:rPr>
            <w:rFonts w:ascii="Calibri" w:eastAsia="Calibri" w:hAnsi="Calibri" w:cs="Times New Roman"/>
          </w:rPr>
          <w:t>740.</w:t>
        </w:r>
        <w:r w:rsidRPr="00674C8A">
          <w:rPr>
            <w:rFonts w:ascii="Calibri" w:eastAsia="Calibri" w:hAnsi="Calibri" w:cs="Times New Roman"/>
          </w:rPr>
          <w:tab/>
          <w:t>mcp "\"Rex…?\""</w:t>
        </w:r>
      </w:ins>
    </w:p>
    <w:p w14:paraId="108B4970" w14:textId="77777777" w:rsidR="00674C8A" w:rsidRPr="00674C8A" w:rsidRDefault="00674C8A" w:rsidP="00674C8A">
      <w:pPr>
        <w:spacing w:line="600" w:lineRule="auto"/>
        <w:jc w:val="left"/>
        <w:rPr>
          <w:ins w:id="11196" w:author="UTENTE" w:date="2020-06-30T18:44:00Z"/>
          <w:rFonts w:ascii="Calibri" w:eastAsia="Calibri" w:hAnsi="Calibri" w:cs="Times New Roman"/>
        </w:rPr>
      </w:pPr>
      <w:ins w:id="11197" w:author="UTENTE" w:date="2020-06-30T18:44:00Z">
        <w:r w:rsidRPr="00674C8A">
          <w:rPr>
            <w:rFonts w:ascii="Calibri" w:eastAsia="Calibri" w:hAnsi="Calibri" w:cs="Times New Roman"/>
          </w:rPr>
          <w:t>741.</w:t>
        </w:r>
        <w:r w:rsidRPr="00674C8A">
          <w:rPr>
            <w:rFonts w:ascii="Calibri" w:eastAsia="Calibri" w:hAnsi="Calibri" w:cs="Times New Roman"/>
          </w:rPr>
          <w:tab/>
          <w:t>n "Lo chiamo dolcemente, ma non alza la testa per rispondermi."</w:t>
        </w:r>
      </w:ins>
    </w:p>
    <w:p w14:paraId="4A8D08F5" w14:textId="77777777" w:rsidR="00674C8A" w:rsidRPr="00674C8A" w:rsidRDefault="00674C8A" w:rsidP="00674C8A">
      <w:pPr>
        <w:spacing w:line="600" w:lineRule="auto"/>
        <w:jc w:val="left"/>
        <w:rPr>
          <w:ins w:id="11198" w:author="UTENTE" w:date="2020-06-30T18:44:00Z"/>
          <w:rFonts w:ascii="Calibri" w:eastAsia="Calibri" w:hAnsi="Calibri" w:cs="Times New Roman"/>
        </w:rPr>
      </w:pPr>
      <w:ins w:id="11199" w:author="UTENTE" w:date="2020-06-30T18:44:00Z">
        <w:r w:rsidRPr="00674C8A">
          <w:rPr>
            <w:rFonts w:ascii="Calibri" w:eastAsia="Calibri" w:hAnsi="Calibri" w:cs="Times New Roman"/>
          </w:rPr>
          <w:t>742.</w:t>
        </w:r>
        <w:r w:rsidRPr="00674C8A">
          <w:rPr>
            <w:rFonts w:ascii="Calibri" w:eastAsia="Calibri" w:hAnsi="Calibri" w:cs="Times New Roman"/>
          </w:rPr>
          <w:tab/>
          <w:t>n "…Beh, non posso lasciarlo così, no?"</w:t>
        </w:r>
      </w:ins>
    </w:p>
    <w:p w14:paraId="1F9D6C7B" w14:textId="77777777" w:rsidR="00674C8A" w:rsidRPr="00674C8A" w:rsidRDefault="00674C8A" w:rsidP="00674C8A">
      <w:pPr>
        <w:spacing w:line="600" w:lineRule="auto"/>
        <w:jc w:val="left"/>
        <w:rPr>
          <w:ins w:id="11200" w:author="UTENTE" w:date="2020-06-30T18:44:00Z"/>
          <w:rFonts w:ascii="Calibri" w:eastAsia="Calibri" w:hAnsi="Calibri" w:cs="Times New Roman"/>
        </w:rPr>
      </w:pPr>
      <w:ins w:id="11201" w:author="UTENTE" w:date="2020-06-30T18:44:00Z">
        <w:r w:rsidRPr="00674C8A">
          <w:rPr>
            <w:rFonts w:ascii="Calibri" w:eastAsia="Calibri" w:hAnsi="Calibri" w:cs="Times New Roman"/>
          </w:rPr>
          <w:t>743.</w:t>
        </w:r>
        <w:r w:rsidRPr="00674C8A">
          <w:rPr>
            <w:rFonts w:ascii="Calibri" w:eastAsia="Calibri" w:hAnsi="Calibri" w:cs="Times New Roman"/>
          </w:rPr>
          <w:tab/>
          <w:t>n "Con un po' di esitazione, mi avvicino accanto a lui, aspettandomi per metà che ricominciasse a correre."</w:t>
        </w:r>
      </w:ins>
    </w:p>
    <w:p w14:paraId="75577D7A" w14:textId="77777777" w:rsidR="00674C8A" w:rsidRPr="00674C8A" w:rsidRDefault="00674C8A" w:rsidP="00674C8A">
      <w:pPr>
        <w:spacing w:line="600" w:lineRule="auto"/>
        <w:jc w:val="left"/>
        <w:rPr>
          <w:ins w:id="11202" w:author="UTENTE" w:date="2020-06-30T18:44:00Z"/>
          <w:rFonts w:ascii="Calibri" w:eastAsia="Calibri" w:hAnsi="Calibri" w:cs="Times New Roman"/>
        </w:rPr>
      </w:pPr>
      <w:ins w:id="11203" w:author="UTENTE" w:date="2020-06-30T18:44:00Z">
        <w:r w:rsidRPr="00674C8A">
          <w:rPr>
            <w:rFonts w:ascii="Calibri" w:eastAsia="Calibri" w:hAnsi="Calibri" w:cs="Times New Roman"/>
          </w:rPr>
          <w:t>744.</w:t>
        </w:r>
        <w:r w:rsidRPr="00674C8A">
          <w:rPr>
            <w:rFonts w:ascii="Calibri" w:eastAsia="Calibri" w:hAnsi="Calibri" w:cs="Times New Roman"/>
          </w:rPr>
          <w:tab/>
          <w:t>n "Ma quando mi avvicino, il leggero suono del suo respiro rotto mi riempie l'udito, e sento un'inaspettata fitta nel petto."</w:t>
        </w:r>
      </w:ins>
    </w:p>
    <w:p w14:paraId="3875A682" w14:textId="77777777" w:rsidR="00674C8A" w:rsidRPr="00674C8A" w:rsidRDefault="00674C8A" w:rsidP="00674C8A">
      <w:pPr>
        <w:spacing w:line="600" w:lineRule="auto"/>
        <w:jc w:val="left"/>
        <w:rPr>
          <w:ins w:id="11204" w:author="UTENTE" w:date="2020-06-30T18:44:00Z"/>
          <w:rFonts w:ascii="Calibri" w:eastAsia="Calibri" w:hAnsi="Calibri" w:cs="Times New Roman"/>
        </w:rPr>
      </w:pPr>
      <w:ins w:id="11205" w:author="UTENTE" w:date="2020-06-30T18:44:00Z">
        <w:r w:rsidRPr="00674C8A">
          <w:rPr>
            <w:rFonts w:ascii="Calibri" w:eastAsia="Calibri" w:hAnsi="Calibri" w:cs="Times New Roman"/>
          </w:rPr>
          <w:t>745.</w:t>
        </w:r>
        <w:r w:rsidRPr="00674C8A">
          <w:rPr>
            <w:rFonts w:ascii="Calibri" w:eastAsia="Calibri" w:hAnsi="Calibri" w:cs="Times New Roman"/>
          </w:rPr>
          <w:tab/>
          <w:t>mcp "\"Rex, che succede? … Dai, puoi dirmelo.\""</w:t>
        </w:r>
      </w:ins>
    </w:p>
    <w:p w14:paraId="1481A65E" w14:textId="77777777" w:rsidR="00674C8A" w:rsidRPr="00674C8A" w:rsidRDefault="00674C8A" w:rsidP="00674C8A">
      <w:pPr>
        <w:spacing w:line="600" w:lineRule="auto"/>
        <w:jc w:val="left"/>
        <w:rPr>
          <w:ins w:id="11206" w:author="UTENTE" w:date="2020-06-30T18:44:00Z"/>
          <w:rFonts w:ascii="Calibri" w:eastAsia="Calibri" w:hAnsi="Calibri" w:cs="Times New Roman"/>
        </w:rPr>
      </w:pPr>
      <w:ins w:id="11207" w:author="UTENTE" w:date="2020-06-30T18:44:00Z">
        <w:r w:rsidRPr="00674C8A">
          <w:rPr>
            <w:rFonts w:ascii="Calibri" w:eastAsia="Calibri" w:hAnsi="Calibri" w:cs="Times New Roman"/>
          </w:rPr>
          <w:t>746.</w:t>
        </w:r>
        <w:r w:rsidRPr="00674C8A">
          <w:rPr>
            <w:rFonts w:ascii="Calibri" w:eastAsia="Calibri" w:hAnsi="Calibri" w:cs="Times New Roman"/>
          </w:rPr>
          <w:tab/>
          <w:t>mcp "\"Le parole di quei tizi ti hanno davvero fatto così male?\""</w:t>
        </w:r>
      </w:ins>
    </w:p>
    <w:p w14:paraId="4CD80F28" w14:textId="77777777" w:rsidR="00674C8A" w:rsidRPr="00674C8A" w:rsidRDefault="00674C8A" w:rsidP="00674C8A">
      <w:pPr>
        <w:spacing w:line="600" w:lineRule="auto"/>
        <w:jc w:val="left"/>
        <w:rPr>
          <w:ins w:id="11208" w:author="UTENTE" w:date="2020-06-30T18:44:00Z"/>
          <w:rFonts w:ascii="Calibri" w:eastAsia="Calibri" w:hAnsi="Calibri" w:cs="Times New Roman"/>
        </w:rPr>
      </w:pPr>
      <w:ins w:id="11209" w:author="UTENTE" w:date="2020-06-30T18:44:00Z">
        <w:r w:rsidRPr="00674C8A">
          <w:rPr>
            <w:rFonts w:ascii="Calibri" w:eastAsia="Calibri" w:hAnsi="Calibri" w:cs="Times New Roman"/>
          </w:rPr>
          <w:t>747.</w:t>
        </w:r>
        <w:r w:rsidRPr="00674C8A">
          <w:rPr>
            <w:rFonts w:ascii="Calibri" w:eastAsia="Calibri" w:hAnsi="Calibri" w:cs="Times New Roman"/>
          </w:rPr>
          <w:tab/>
          <w:t>r "\"…\""</w:t>
        </w:r>
      </w:ins>
    </w:p>
    <w:p w14:paraId="17CA556A" w14:textId="55B5FDFE" w:rsidR="00674C8A" w:rsidRPr="00674C8A" w:rsidRDefault="00013AD3" w:rsidP="00674C8A">
      <w:pPr>
        <w:spacing w:line="600" w:lineRule="auto"/>
        <w:jc w:val="left"/>
        <w:rPr>
          <w:ins w:id="11210" w:author="UTENTE" w:date="2020-06-30T18:44:00Z"/>
          <w:rFonts w:ascii="Calibri" w:eastAsia="Calibri" w:hAnsi="Calibri" w:cs="Times New Roman"/>
        </w:rPr>
      </w:pPr>
      <w:ins w:id="11211" w:author="UTENTE" w:date="2020-06-30T18:44:00Z">
        <w:r>
          <w:rPr>
            <w:rFonts w:ascii="Calibri" w:eastAsia="Calibri" w:hAnsi="Calibri" w:cs="Times New Roman"/>
          </w:rPr>
          <w:t>748.</w:t>
        </w:r>
      </w:ins>
      <w:ins w:id="11212" w:author="UTENTE" w:date="2020-06-30T18:52:00Z">
        <w:r>
          <w:rPr>
            <w:rFonts w:ascii="Calibri" w:eastAsia="Calibri" w:hAnsi="Calibri" w:cs="Times New Roman"/>
          </w:rPr>
          <w:t xml:space="preserve">    </w:t>
        </w:r>
      </w:ins>
      <w:ins w:id="11213" w:author="UTENTE" w:date="2020-06-30T18:44:00Z">
        <w:r w:rsidR="00674C8A" w:rsidRPr="00674C8A">
          <w:rPr>
            <w:rFonts w:ascii="Calibri" w:eastAsia="Calibri" w:hAnsi="Calibri" w:cs="Times New Roman"/>
          </w:rPr>
          <w:t>n "Alza lo sguardo verso di me con un'espressione che non gli avevo mai visto in faccia -" </w:t>
        </w:r>
        <w:r w:rsidR="00674C8A" w:rsidRPr="00674C8A">
          <w:rPr>
            <w:rFonts w:ascii="Calibri" w:eastAsia="Calibri" w:hAnsi="Calibri" w:cs="Times New Roman"/>
          </w:rPr>
          <w:br w:type="page"/>
        </w:r>
      </w:ins>
    </w:p>
    <w:p w14:paraId="483B7BDB" w14:textId="77777777" w:rsidR="00674C8A" w:rsidRPr="00674C8A" w:rsidRDefault="00674C8A" w:rsidP="00674C8A">
      <w:pPr>
        <w:spacing w:line="600" w:lineRule="auto"/>
        <w:jc w:val="left"/>
        <w:rPr>
          <w:ins w:id="11214" w:author="UTENTE" w:date="2020-06-30T18:44:00Z"/>
          <w:rFonts w:ascii="Calibri" w:eastAsia="Calibri" w:hAnsi="Calibri" w:cs="Times New Roman"/>
          <w:lang w:val="en-US"/>
        </w:rPr>
      </w:pPr>
      <w:ins w:id="11215" w:author="UTENTE" w:date="2020-06-30T18:44:00Z">
        <w:r w:rsidRPr="00674C8A">
          <w:rPr>
            <w:rFonts w:ascii="Calibri" w:eastAsia="Calibri" w:hAnsi="Calibri" w:cs="Times New Roman"/>
            <w:lang w:val="en-US"/>
          </w:rPr>
          <w:lastRenderedPageBreak/>
          <w:t>749.</w:t>
        </w:r>
        <w:r w:rsidRPr="00674C8A">
          <w:rPr>
            <w:rFonts w:ascii="Calibri" w:eastAsia="Calibri" w:hAnsi="Calibri" w:cs="Times New Roman"/>
            <w:lang w:val="en-US"/>
          </w:rPr>
          <w:tab/>
          <w:t>extend " like an innocent child who can't understand why they've been hurt."</w:t>
        </w:r>
      </w:ins>
    </w:p>
    <w:p w14:paraId="2D0B4AD0" w14:textId="77777777" w:rsidR="00674C8A" w:rsidRPr="00674C8A" w:rsidRDefault="00674C8A" w:rsidP="00674C8A">
      <w:pPr>
        <w:spacing w:line="600" w:lineRule="auto"/>
        <w:jc w:val="left"/>
        <w:rPr>
          <w:ins w:id="11216" w:author="UTENTE" w:date="2020-06-30T18:44:00Z"/>
          <w:rFonts w:ascii="Calibri" w:eastAsia="Calibri" w:hAnsi="Calibri" w:cs="Times New Roman"/>
          <w:lang w:val="en-US"/>
        </w:rPr>
      </w:pPr>
      <w:ins w:id="11217" w:author="UTENTE" w:date="2020-06-30T18:44:00Z">
        <w:r w:rsidRPr="00674C8A">
          <w:rPr>
            <w:rFonts w:ascii="Calibri" w:eastAsia="Calibri" w:hAnsi="Calibri" w:cs="Times New Roman"/>
            <w:lang w:val="en-US"/>
          </w:rPr>
          <w:t>750.</w:t>
        </w:r>
        <w:r w:rsidRPr="00674C8A">
          <w:rPr>
            <w:rFonts w:ascii="Calibri" w:eastAsia="Calibri" w:hAnsi="Calibri" w:cs="Times New Roman"/>
            <w:lang w:val="en-US"/>
          </w:rPr>
          <w:tab/>
          <w:t>r "\"S-sorry…\""</w:t>
        </w:r>
      </w:ins>
    </w:p>
    <w:p w14:paraId="2541E7A1" w14:textId="77777777" w:rsidR="00674C8A" w:rsidRPr="00674C8A" w:rsidRDefault="00674C8A" w:rsidP="00674C8A">
      <w:pPr>
        <w:spacing w:line="600" w:lineRule="auto"/>
        <w:jc w:val="left"/>
        <w:rPr>
          <w:ins w:id="11218" w:author="UTENTE" w:date="2020-06-30T18:44:00Z"/>
          <w:rFonts w:ascii="Calibri" w:eastAsia="Calibri" w:hAnsi="Calibri" w:cs="Times New Roman"/>
          <w:lang w:val="en-US"/>
        </w:rPr>
      </w:pPr>
      <w:ins w:id="11219" w:author="UTENTE" w:date="2020-06-30T18:44:00Z">
        <w:r w:rsidRPr="00674C8A">
          <w:rPr>
            <w:rFonts w:ascii="Calibri" w:eastAsia="Calibri" w:hAnsi="Calibri" w:cs="Times New Roman"/>
            <w:lang w:val="en-US"/>
          </w:rPr>
          <w:t>751.</w:t>
        </w:r>
        <w:r w:rsidRPr="00674C8A">
          <w:rPr>
            <w:rFonts w:ascii="Calibri" w:eastAsia="Calibri" w:hAnsi="Calibri" w:cs="Times New Roman"/>
            <w:lang w:val="en-US"/>
          </w:rPr>
          <w:tab/>
          <w:t>r "\"You probably think I'm… pretty lame, huh.\""</w:t>
        </w:r>
      </w:ins>
    </w:p>
    <w:p w14:paraId="6C5FCBB3" w14:textId="77777777" w:rsidR="00674C8A" w:rsidRPr="00674C8A" w:rsidRDefault="00674C8A" w:rsidP="00674C8A">
      <w:pPr>
        <w:spacing w:line="600" w:lineRule="auto"/>
        <w:jc w:val="left"/>
        <w:rPr>
          <w:ins w:id="11220" w:author="UTENTE" w:date="2020-06-30T18:44:00Z"/>
          <w:rFonts w:ascii="Calibri" w:eastAsia="Calibri" w:hAnsi="Calibri" w:cs="Times New Roman"/>
          <w:lang w:val="en-US"/>
        </w:rPr>
      </w:pPr>
      <w:ins w:id="11221" w:author="UTENTE" w:date="2020-06-30T18:44:00Z">
        <w:r w:rsidRPr="00674C8A">
          <w:rPr>
            <w:rFonts w:ascii="Calibri" w:eastAsia="Calibri" w:hAnsi="Calibri" w:cs="Times New Roman"/>
            <w:lang w:val="en-US"/>
          </w:rPr>
          <w:t>752.</w:t>
        </w:r>
        <w:r w:rsidRPr="00674C8A">
          <w:rPr>
            <w:rFonts w:ascii="Calibri" w:eastAsia="Calibri" w:hAnsi="Calibri" w:cs="Times New Roman"/>
            <w:lang w:val="en-US"/>
          </w:rPr>
          <w:tab/>
          <w:t>n "With a tearful smile, he rubs at his eyes with the back of one hand, still shaking."</w:t>
        </w:r>
      </w:ins>
    </w:p>
    <w:p w14:paraId="3216856B" w14:textId="77777777" w:rsidR="00674C8A" w:rsidRPr="00674C8A" w:rsidRDefault="00674C8A" w:rsidP="00674C8A">
      <w:pPr>
        <w:spacing w:line="600" w:lineRule="auto"/>
        <w:jc w:val="left"/>
        <w:rPr>
          <w:ins w:id="11222" w:author="UTENTE" w:date="2020-06-30T18:44:00Z"/>
          <w:rFonts w:ascii="Calibri" w:eastAsia="Calibri" w:hAnsi="Calibri" w:cs="Times New Roman"/>
          <w:lang w:val="en-US"/>
        </w:rPr>
      </w:pPr>
      <w:ins w:id="11223" w:author="UTENTE" w:date="2020-06-30T18:44:00Z">
        <w:r w:rsidRPr="00674C8A">
          <w:rPr>
            <w:rFonts w:ascii="Calibri" w:eastAsia="Calibri" w:hAnsi="Calibri" w:cs="Times New Roman"/>
            <w:lang w:val="en-US"/>
          </w:rPr>
          <w:t>753.</w:t>
        </w:r>
        <w:r w:rsidRPr="00674C8A">
          <w:rPr>
            <w:rFonts w:ascii="Calibri" w:eastAsia="Calibri" w:hAnsi="Calibri" w:cs="Times New Roman"/>
            <w:lang w:val="en-US"/>
          </w:rPr>
          <w:tab/>
          <w:t>mcp "\"…Tch.\""</w:t>
        </w:r>
      </w:ins>
    </w:p>
    <w:p w14:paraId="25092939" w14:textId="77777777" w:rsidR="00674C8A" w:rsidRPr="00674C8A" w:rsidRDefault="00674C8A" w:rsidP="00674C8A">
      <w:pPr>
        <w:spacing w:line="600" w:lineRule="auto"/>
        <w:jc w:val="left"/>
        <w:rPr>
          <w:ins w:id="11224" w:author="UTENTE" w:date="2020-06-30T18:44:00Z"/>
          <w:rFonts w:ascii="Calibri" w:eastAsia="Calibri" w:hAnsi="Calibri" w:cs="Times New Roman"/>
          <w:lang w:val="en-US"/>
        </w:rPr>
      </w:pPr>
      <w:ins w:id="11225" w:author="UTENTE" w:date="2020-06-30T18:44:00Z">
        <w:r w:rsidRPr="00674C8A">
          <w:rPr>
            <w:rFonts w:ascii="Calibri" w:eastAsia="Calibri" w:hAnsi="Calibri" w:cs="Times New Roman"/>
            <w:lang w:val="en-US"/>
          </w:rPr>
          <w:t>754.</w:t>
        </w:r>
        <w:r w:rsidRPr="00674C8A">
          <w:rPr>
            <w:rFonts w:ascii="Calibri" w:eastAsia="Calibri" w:hAnsi="Calibri" w:cs="Times New Roman"/>
            <w:lang w:val="en-US"/>
          </w:rPr>
          <w:tab/>
          <w:t>mcp "\"I already thought you were lame a long time ago. Crying's not gonna change that.\""</w:t>
        </w:r>
      </w:ins>
    </w:p>
    <w:p w14:paraId="6B7F30E4" w14:textId="77777777" w:rsidR="00674C8A" w:rsidRPr="00674C8A" w:rsidRDefault="00674C8A" w:rsidP="00674C8A">
      <w:pPr>
        <w:spacing w:line="600" w:lineRule="auto"/>
        <w:jc w:val="left"/>
        <w:rPr>
          <w:ins w:id="11226" w:author="UTENTE" w:date="2020-06-30T18:44:00Z"/>
          <w:rFonts w:ascii="Calibri" w:eastAsia="Calibri" w:hAnsi="Calibri" w:cs="Times New Roman"/>
          <w:lang w:val="en-US"/>
        </w:rPr>
      </w:pPr>
      <w:ins w:id="11227" w:author="UTENTE" w:date="2020-06-30T18:44:00Z">
        <w:r w:rsidRPr="00674C8A">
          <w:rPr>
            <w:rFonts w:ascii="Calibri" w:eastAsia="Calibri" w:hAnsi="Calibri" w:cs="Times New Roman"/>
            <w:lang w:val="en-US"/>
          </w:rPr>
          <w:t>755.</w:t>
        </w:r>
        <w:r w:rsidRPr="00674C8A">
          <w:rPr>
            <w:rFonts w:ascii="Calibri" w:eastAsia="Calibri" w:hAnsi="Calibri" w:cs="Times New Roman"/>
            <w:lang w:val="en-US"/>
          </w:rPr>
          <w:tab/>
          <w:t>mcp "\"Just because of a few tears? Nah, don't be silly.\""</w:t>
        </w:r>
      </w:ins>
    </w:p>
    <w:p w14:paraId="09839C15" w14:textId="77777777" w:rsidR="00674C8A" w:rsidRPr="00674C8A" w:rsidRDefault="00674C8A" w:rsidP="00674C8A">
      <w:pPr>
        <w:spacing w:line="600" w:lineRule="auto"/>
        <w:jc w:val="left"/>
        <w:rPr>
          <w:ins w:id="11228" w:author="UTENTE" w:date="2020-06-30T18:44:00Z"/>
          <w:rFonts w:ascii="Calibri" w:eastAsia="Calibri" w:hAnsi="Calibri" w:cs="Times New Roman"/>
          <w:lang w:val="en-US"/>
        </w:rPr>
      </w:pPr>
      <w:ins w:id="11229" w:author="UTENTE" w:date="2020-06-30T18:44:00Z">
        <w:r w:rsidRPr="00674C8A">
          <w:rPr>
            <w:rFonts w:ascii="Calibri" w:eastAsia="Calibri" w:hAnsi="Calibri" w:cs="Times New Roman"/>
            <w:lang w:val="en-US"/>
          </w:rPr>
          <w:t>756.</w:t>
        </w:r>
        <w:r w:rsidRPr="00674C8A">
          <w:rPr>
            <w:rFonts w:ascii="Calibri" w:eastAsia="Calibri" w:hAnsi="Calibri" w:cs="Times New Roman"/>
            <w:lang w:val="en-US"/>
          </w:rPr>
          <w:tab/>
          <w:t>mcp "\"Even guys like us have to let it out sometimes.\""</w:t>
        </w:r>
      </w:ins>
    </w:p>
    <w:p w14:paraId="190791D8" w14:textId="77777777" w:rsidR="00674C8A" w:rsidRPr="00674C8A" w:rsidRDefault="00674C8A" w:rsidP="00674C8A">
      <w:pPr>
        <w:spacing w:line="600" w:lineRule="auto"/>
        <w:jc w:val="left"/>
        <w:rPr>
          <w:ins w:id="11230" w:author="UTENTE" w:date="2020-06-30T18:44:00Z"/>
          <w:rFonts w:ascii="Calibri" w:eastAsia="Calibri" w:hAnsi="Calibri" w:cs="Times New Roman"/>
          <w:lang w:val="en-US"/>
        </w:rPr>
      </w:pPr>
      <w:ins w:id="11231" w:author="UTENTE" w:date="2020-06-30T18:44:00Z">
        <w:r w:rsidRPr="00674C8A">
          <w:rPr>
            <w:rFonts w:ascii="Calibri" w:eastAsia="Calibri" w:hAnsi="Calibri" w:cs="Times New Roman"/>
            <w:lang w:val="en-US"/>
          </w:rPr>
          <w:t>757.</w:t>
        </w:r>
        <w:r w:rsidRPr="00674C8A">
          <w:rPr>
            <w:rFonts w:ascii="Calibri" w:eastAsia="Calibri" w:hAnsi="Calibri" w:cs="Times New Roman"/>
            <w:lang w:val="en-US"/>
          </w:rPr>
          <w:tab/>
          <w:t>n "Doing my best to sound playful, I reach out to gently squeeze his shoulder."</w:t>
        </w:r>
      </w:ins>
    </w:p>
    <w:p w14:paraId="5272D87F" w14:textId="77777777" w:rsidR="00674C8A" w:rsidRPr="00674C8A" w:rsidRDefault="00674C8A" w:rsidP="00674C8A">
      <w:pPr>
        <w:spacing w:line="600" w:lineRule="auto"/>
        <w:jc w:val="left"/>
        <w:rPr>
          <w:ins w:id="11232" w:author="UTENTE" w:date="2020-06-30T18:44:00Z"/>
          <w:rFonts w:ascii="Calibri" w:eastAsia="Calibri" w:hAnsi="Calibri" w:cs="Times New Roman"/>
          <w:lang w:val="en-US"/>
        </w:rPr>
      </w:pPr>
      <w:ins w:id="11233" w:author="UTENTE" w:date="2020-06-30T18:44:00Z">
        <w:r w:rsidRPr="00674C8A">
          <w:rPr>
            <w:rFonts w:ascii="Calibri" w:eastAsia="Calibri" w:hAnsi="Calibri" w:cs="Times New Roman"/>
            <w:lang w:val="en-US"/>
          </w:rPr>
          <w:t>758.</w:t>
        </w:r>
        <w:r w:rsidRPr="00674C8A">
          <w:rPr>
            <w:rFonts w:ascii="Calibri" w:eastAsia="Calibri" w:hAnsi="Calibri" w:cs="Times New Roman"/>
            <w:lang w:val="en-US"/>
          </w:rPr>
          <w:tab/>
          <w:t>n "For whatever reason, I can't stand the sight of him like this. Even his normal crazy self is much better."</w:t>
        </w:r>
      </w:ins>
    </w:p>
    <w:p w14:paraId="1AE84F7D" w14:textId="77777777" w:rsidR="00674C8A" w:rsidRPr="00674C8A" w:rsidRDefault="00674C8A" w:rsidP="00674C8A">
      <w:pPr>
        <w:spacing w:line="600" w:lineRule="auto"/>
        <w:jc w:val="left"/>
        <w:rPr>
          <w:ins w:id="11234" w:author="UTENTE" w:date="2020-06-30T18:44:00Z"/>
          <w:rFonts w:ascii="Calibri" w:eastAsia="Calibri" w:hAnsi="Calibri" w:cs="Times New Roman"/>
          <w:lang w:val="en-US"/>
        </w:rPr>
      </w:pPr>
      <w:ins w:id="11235" w:author="UTENTE" w:date="2020-06-30T18:44:00Z">
        <w:r w:rsidRPr="00674C8A">
          <w:rPr>
            <w:rFonts w:ascii="Calibri" w:eastAsia="Calibri" w:hAnsi="Calibri" w:cs="Times New Roman"/>
            <w:lang w:val="en-US"/>
          </w:rPr>
          <w:t>759.</w:t>
        </w:r>
        <w:r w:rsidRPr="00674C8A">
          <w:rPr>
            <w:rFonts w:ascii="Calibri" w:eastAsia="Calibri" w:hAnsi="Calibri" w:cs="Times New Roman"/>
            <w:lang w:val="en-US"/>
          </w:rPr>
          <w:tab/>
          <w:t>n "Sadness just doesn't suit Rex… {w}that thought lingers at the back of my mind."</w:t>
        </w:r>
      </w:ins>
    </w:p>
    <w:p w14:paraId="5D3E2F99" w14:textId="77777777" w:rsidR="00674C8A" w:rsidRPr="00674C8A" w:rsidRDefault="00674C8A" w:rsidP="00674C8A">
      <w:pPr>
        <w:spacing w:line="600" w:lineRule="auto"/>
        <w:jc w:val="left"/>
        <w:rPr>
          <w:ins w:id="11236" w:author="UTENTE" w:date="2020-06-30T18:44:00Z"/>
          <w:rFonts w:ascii="Calibri" w:eastAsia="Calibri" w:hAnsi="Calibri" w:cs="Times New Roman"/>
          <w:lang w:val="en-US"/>
          <w:rPrChange w:id="11237" w:author="UTENTE" w:date="2020-06-30T18:44:00Z">
            <w:rPr>
              <w:ins w:id="11238" w:author="UTENTE" w:date="2020-06-30T18:44:00Z"/>
              <w:rFonts w:ascii="Calibri" w:eastAsia="Calibri" w:hAnsi="Calibri" w:cs="Times New Roman"/>
            </w:rPr>
          </w:rPrChange>
        </w:rPr>
      </w:pPr>
      <w:ins w:id="11239" w:author="UTENTE" w:date="2020-06-30T18:44:00Z">
        <w:r w:rsidRPr="00674C8A">
          <w:rPr>
            <w:rFonts w:ascii="Calibri" w:eastAsia="Calibri" w:hAnsi="Calibri" w:cs="Times New Roman"/>
            <w:lang w:val="en-US"/>
            <w:rPrChange w:id="11240" w:author="UTENTE" w:date="2020-06-30T18:44:00Z">
              <w:rPr>
                <w:rFonts w:ascii="Calibri" w:eastAsia="Calibri" w:hAnsi="Calibri" w:cs="Times New Roman"/>
              </w:rPr>
            </w:rPrChange>
          </w:rPr>
          <w:t>760.</w:t>
        </w:r>
        <w:r w:rsidRPr="00674C8A">
          <w:rPr>
            <w:rFonts w:ascii="Calibri" w:eastAsia="Calibri" w:hAnsi="Calibri" w:cs="Times New Roman"/>
            <w:lang w:val="en-US"/>
            <w:rPrChange w:id="11241" w:author="UTENTE" w:date="2020-06-30T18:44:00Z">
              <w:rPr>
                <w:rFonts w:ascii="Calibri" w:eastAsia="Calibri" w:hAnsi="Calibri" w:cs="Times New Roman"/>
              </w:rPr>
            </w:rPrChange>
          </w:rPr>
          <w:tab/>
          <w:t>r "\"…\""</w:t>
        </w:r>
      </w:ins>
    </w:p>
    <w:p w14:paraId="35B4DB79" w14:textId="77777777" w:rsidR="00674C8A" w:rsidRPr="00674C8A" w:rsidRDefault="00674C8A" w:rsidP="00674C8A">
      <w:pPr>
        <w:spacing w:line="600" w:lineRule="auto"/>
        <w:jc w:val="left"/>
        <w:rPr>
          <w:ins w:id="11242" w:author="UTENTE" w:date="2020-06-30T18:44:00Z"/>
          <w:rFonts w:ascii="Calibri" w:eastAsia="Calibri" w:hAnsi="Calibri" w:cs="Times New Roman"/>
          <w:lang w:val="en-US"/>
          <w:rPrChange w:id="11243" w:author="UTENTE" w:date="2020-06-30T18:44:00Z">
            <w:rPr>
              <w:ins w:id="11244" w:author="UTENTE" w:date="2020-06-30T18:44:00Z"/>
              <w:rFonts w:ascii="Calibri" w:eastAsia="Calibri" w:hAnsi="Calibri" w:cs="Times New Roman"/>
            </w:rPr>
          </w:rPrChange>
        </w:rPr>
      </w:pPr>
      <w:ins w:id="11245" w:author="UTENTE" w:date="2020-06-30T18:44:00Z">
        <w:r w:rsidRPr="00674C8A">
          <w:rPr>
            <w:rFonts w:ascii="Calibri" w:eastAsia="Calibri" w:hAnsi="Calibri" w:cs="Times New Roman"/>
            <w:lang w:val="en-US"/>
            <w:rPrChange w:id="11246" w:author="UTENTE" w:date="2020-06-30T18:44:00Z">
              <w:rPr>
                <w:rFonts w:ascii="Calibri" w:eastAsia="Calibri" w:hAnsi="Calibri" w:cs="Times New Roman"/>
              </w:rPr>
            </w:rPrChange>
          </w:rPr>
          <w:t>761.</w:t>
        </w:r>
        <w:r w:rsidRPr="00674C8A">
          <w:rPr>
            <w:rFonts w:ascii="Calibri" w:eastAsia="Calibri" w:hAnsi="Calibri" w:cs="Times New Roman"/>
            <w:lang w:val="en-US"/>
            <w:rPrChange w:id="11247" w:author="UTENTE" w:date="2020-06-30T18:44:00Z">
              <w:rPr>
                <w:rFonts w:ascii="Calibri" w:eastAsia="Calibri" w:hAnsi="Calibri" w:cs="Times New Roman"/>
              </w:rPr>
            </w:rPrChange>
          </w:rPr>
          <w:tab/>
          <w:t>mc "\"–!\""</w:t>
        </w:r>
      </w:ins>
    </w:p>
    <w:p w14:paraId="76547118" w14:textId="77777777" w:rsidR="00674C8A" w:rsidRPr="00674C8A" w:rsidRDefault="00674C8A" w:rsidP="00674C8A">
      <w:pPr>
        <w:spacing w:line="600" w:lineRule="auto"/>
        <w:jc w:val="left"/>
        <w:rPr>
          <w:ins w:id="11248" w:author="UTENTE" w:date="2020-06-30T18:44:00Z"/>
          <w:rFonts w:ascii="Calibri" w:eastAsia="Calibri" w:hAnsi="Calibri" w:cs="Times New Roman"/>
          <w:lang w:val="en-US"/>
        </w:rPr>
      </w:pPr>
      <w:ins w:id="11249" w:author="UTENTE" w:date="2020-06-30T18:44:00Z">
        <w:r w:rsidRPr="00674C8A">
          <w:rPr>
            <w:rFonts w:ascii="Calibri" w:eastAsia="Calibri" w:hAnsi="Calibri" w:cs="Times New Roman"/>
            <w:lang w:val="en-US"/>
          </w:rPr>
          <w:t>762.</w:t>
        </w:r>
        <w:r w:rsidRPr="00674C8A">
          <w:rPr>
            <w:rFonts w:ascii="Calibri" w:eastAsia="Calibri" w:hAnsi="Calibri" w:cs="Times New Roman"/>
            <w:lang w:val="en-US"/>
          </w:rPr>
          <w:tab/>
          <w:t>n "–All of a sudden, Rex curls his arms around me, pulling my body up against his own." </w:t>
        </w:r>
        <w:r w:rsidRPr="00674C8A">
          <w:rPr>
            <w:rFonts w:ascii="Calibri" w:eastAsia="Calibri" w:hAnsi="Calibri" w:cs="Times New Roman"/>
            <w:lang w:val="en-US"/>
          </w:rPr>
          <w:br w:type="page"/>
        </w:r>
      </w:ins>
    </w:p>
    <w:p w14:paraId="20839224" w14:textId="77777777" w:rsidR="00674C8A" w:rsidRPr="00674C8A" w:rsidRDefault="00674C8A" w:rsidP="00674C8A">
      <w:pPr>
        <w:spacing w:line="600" w:lineRule="auto"/>
        <w:jc w:val="left"/>
        <w:rPr>
          <w:ins w:id="11250" w:author="UTENTE" w:date="2020-06-30T18:44:00Z"/>
          <w:rFonts w:ascii="Calibri" w:eastAsia="Calibri" w:hAnsi="Calibri" w:cs="Times New Roman"/>
        </w:rPr>
      </w:pPr>
      <w:ins w:id="11251" w:author="UTENTE" w:date="2020-06-30T18:44:00Z">
        <w:r w:rsidRPr="00674C8A">
          <w:rPr>
            <w:rFonts w:ascii="Calibri" w:eastAsia="Calibri" w:hAnsi="Calibri" w:cs="Times New Roman"/>
          </w:rPr>
          <w:lastRenderedPageBreak/>
          <w:t> </w:t>
        </w:r>
      </w:ins>
    </w:p>
    <w:p w14:paraId="728A429F" w14:textId="77777777" w:rsidR="00674C8A" w:rsidRPr="00674C8A" w:rsidRDefault="00674C8A" w:rsidP="00674C8A">
      <w:pPr>
        <w:spacing w:line="600" w:lineRule="auto"/>
        <w:jc w:val="left"/>
        <w:rPr>
          <w:ins w:id="11252" w:author="UTENTE" w:date="2020-06-30T18:44:00Z"/>
          <w:rFonts w:ascii="Calibri" w:eastAsia="Calibri" w:hAnsi="Calibri" w:cs="Times New Roman"/>
        </w:rPr>
      </w:pPr>
      <w:ins w:id="11253" w:author="UTENTE" w:date="2020-06-30T18:44:00Z">
        <w:r w:rsidRPr="00674C8A">
          <w:rPr>
            <w:rFonts w:ascii="Calibri" w:eastAsia="Calibri" w:hAnsi="Calibri" w:cs="Times New Roman"/>
          </w:rPr>
          <w:t>749.</w:t>
        </w:r>
        <w:r w:rsidRPr="00674C8A">
          <w:rPr>
            <w:rFonts w:ascii="Calibri" w:eastAsia="Calibri" w:hAnsi="Calibri" w:cs="Times New Roman"/>
          </w:rPr>
          <w:tab/>
          <w:t>extend "come un bambino innocente che non riesce a capire perché gli abbiano fatto del male."</w:t>
        </w:r>
      </w:ins>
    </w:p>
    <w:p w14:paraId="3D2ABBE8" w14:textId="77777777" w:rsidR="00674C8A" w:rsidRPr="00674C8A" w:rsidRDefault="00674C8A" w:rsidP="00674C8A">
      <w:pPr>
        <w:spacing w:line="600" w:lineRule="auto"/>
        <w:jc w:val="left"/>
        <w:rPr>
          <w:ins w:id="11254" w:author="UTENTE" w:date="2020-06-30T18:44:00Z"/>
          <w:rFonts w:ascii="Calibri" w:eastAsia="Calibri" w:hAnsi="Calibri" w:cs="Times New Roman"/>
        </w:rPr>
      </w:pPr>
      <w:ins w:id="11255" w:author="UTENTE" w:date="2020-06-30T18:44:00Z">
        <w:r w:rsidRPr="00674C8A">
          <w:rPr>
            <w:rFonts w:ascii="Calibri" w:eastAsia="Calibri" w:hAnsi="Calibri" w:cs="Times New Roman"/>
          </w:rPr>
          <w:t>750.</w:t>
        </w:r>
        <w:r w:rsidRPr="00674C8A">
          <w:rPr>
            <w:rFonts w:ascii="Calibri" w:eastAsia="Calibri" w:hAnsi="Calibri" w:cs="Times New Roman"/>
          </w:rPr>
          <w:tab/>
          <w:t>r "\"S-scusa…\""</w:t>
        </w:r>
      </w:ins>
    </w:p>
    <w:p w14:paraId="2B778DB9" w14:textId="77777777" w:rsidR="00674C8A" w:rsidRPr="00674C8A" w:rsidRDefault="00674C8A" w:rsidP="00674C8A">
      <w:pPr>
        <w:spacing w:line="600" w:lineRule="auto"/>
        <w:jc w:val="left"/>
        <w:rPr>
          <w:ins w:id="11256" w:author="UTENTE" w:date="2020-06-30T18:44:00Z"/>
          <w:rFonts w:ascii="Calibri" w:eastAsia="Calibri" w:hAnsi="Calibri" w:cs="Times New Roman"/>
        </w:rPr>
      </w:pPr>
      <w:ins w:id="11257" w:author="UTENTE" w:date="2020-06-30T18:44:00Z">
        <w:r w:rsidRPr="00674C8A">
          <w:rPr>
            <w:rFonts w:ascii="Calibri" w:eastAsia="Calibri" w:hAnsi="Calibri" w:cs="Times New Roman"/>
          </w:rPr>
          <w:t>751.</w:t>
        </w:r>
        <w:r w:rsidRPr="00674C8A">
          <w:rPr>
            <w:rFonts w:ascii="Calibri" w:eastAsia="Calibri" w:hAnsi="Calibri" w:cs="Times New Roman"/>
          </w:rPr>
          <w:tab/>
          <w:t>r "\"Probabilmente penserai che sono… un pappamolla, eh. "</w:t>
        </w:r>
      </w:ins>
    </w:p>
    <w:p w14:paraId="2484AEE7" w14:textId="77777777" w:rsidR="00674C8A" w:rsidRPr="00674C8A" w:rsidRDefault="00674C8A" w:rsidP="00674C8A">
      <w:pPr>
        <w:spacing w:line="600" w:lineRule="auto"/>
        <w:jc w:val="left"/>
        <w:rPr>
          <w:ins w:id="11258" w:author="UTENTE" w:date="2020-06-30T18:44:00Z"/>
          <w:rFonts w:ascii="Calibri" w:eastAsia="Calibri" w:hAnsi="Calibri" w:cs="Times New Roman"/>
        </w:rPr>
      </w:pPr>
      <w:ins w:id="11259" w:author="UTENTE" w:date="2020-06-30T18:44:00Z">
        <w:r w:rsidRPr="00674C8A">
          <w:rPr>
            <w:rFonts w:ascii="Calibri" w:eastAsia="Calibri" w:hAnsi="Calibri" w:cs="Times New Roman"/>
          </w:rPr>
          <w:t>752.</w:t>
        </w:r>
        <w:r w:rsidRPr="00674C8A">
          <w:rPr>
            <w:rFonts w:ascii="Calibri" w:eastAsia="Calibri" w:hAnsi="Calibri" w:cs="Times New Roman"/>
          </w:rPr>
          <w:tab/>
          <w:t>n "Con un sorriso addolorato, si asciuga gli occhi con il retro della mano, continuano a tremare."</w:t>
        </w:r>
      </w:ins>
    </w:p>
    <w:p w14:paraId="11368C58" w14:textId="77777777" w:rsidR="00674C8A" w:rsidRPr="00674C8A" w:rsidRDefault="00674C8A" w:rsidP="00674C8A">
      <w:pPr>
        <w:spacing w:line="600" w:lineRule="auto"/>
        <w:jc w:val="left"/>
        <w:rPr>
          <w:ins w:id="11260" w:author="UTENTE" w:date="2020-06-30T18:44:00Z"/>
          <w:rFonts w:ascii="Calibri" w:eastAsia="Calibri" w:hAnsi="Calibri" w:cs="Times New Roman"/>
        </w:rPr>
      </w:pPr>
      <w:ins w:id="11261" w:author="UTENTE" w:date="2020-06-30T18:44:00Z">
        <w:r w:rsidRPr="00674C8A">
          <w:rPr>
            <w:rFonts w:ascii="Calibri" w:eastAsia="Calibri" w:hAnsi="Calibri" w:cs="Times New Roman"/>
          </w:rPr>
          <w:t>753.</w:t>
        </w:r>
        <w:r w:rsidRPr="00674C8A">
          <w:rPr>
            <w:rFonts w:ascii="Calibri" w:eastAsia="Calibri" w:hAnsi="Calibri" w:cs="Times New Roman"/>
          </w:rPr>
          <w:tab/>
          <w:t>mcp "\"…Tzè.\""</w:t>
        </w:r>
      </w:ins>
    </w:p>
    <w:p w14:paraId="74B2B6D3" w14:textId="77777777" w:rsidR="00674C8A" w:rsidRPr="00674C8A" w:rsidRDefault="00674C8A" w:rsidP="00674C8A">
      <w:pPr>
        <w:spacing w:line="600" w:lineRule="auto"/>
        <w:jc w:val="left"/>
        <w:rPr>
          <w:ins w:id="11262" w:author="UTENTE" w:date="2020-06-30T18:44:00Z"/>
          <w:rFonts w:ascii="Calibri" w:eastAsia="Calibri" w:hAnsi="Calibri" w:cs="Times New Roman"/>
        </w:rPr>
      </w:pPr>
      <w:ins w:id="11263" w:author="UTENTE" w:date="2020-06-30T18:44:00Z">
        <w:r w:rsidRPr="00674C8A">
          <w:rPr>
            <w:rFonts w:ascii="Calibri" w:eastAsia="Calibri" w:hAnsi="Calibri" w:cs="Times New Roman"/>
          </w:rPr>
          <w:t>754.</w:t>
        </w:r>
        <w:r w:rsidRPr="00674C8A">
          <w:rPr>
            <w:rFonts w:ascii="Calibri" w:eastAsia="Calibri" w:hAnsi="Calibri" w:cs="Times New Roman"/>
          </w:rPr>
          <w:tab/>
          <w:t>mcp "\"Pensavo fossi deboluccio già da un po'. Piangere non cambierà le cose.\""</w:t>
        </w:r>
      </w:ins>
    </w:p>
    <w:p w14:paraId="071CB8F6" w14:textId="77777777" w:rsidR="00674C8A" w:rsidRPr="00674C8A" w:rsidRDefault="00674C8A" w:rsidP="00674C8A">
      <w:pPr>
        <w:spacing w:line="600" w:lineRule="auto"/>
        <w:jc w:val="left"/>
        <w:rPr>
          <w:ins w:id="11264" w:author="UTENTE" w:date="2020-06-30T18:44:00Z"/>
          <w:rFonts w:ascii="Calibri" w:eastAsia="Calibri" w:hAnsi="Calibri" w:cs="Times New Roman"/>
        </w:rPr>
      </w:pPr>
      <w:ins w:id="11265" w:author="UTENTE" w:date="2020-06-30T18:44:00Z">
        <w:r w:rsidRPr="00674C8A">
          <w:rPr>
            <w:rFonts w:ascii="Calibri" w:eastAsia="Calibri" w:hAnsi="Calibri" w:cs="Times New Roman"/>
          </w:rPr>
          <w:t>755.</w:t>
        </w:r>
        <w:r w:rsidRPr="00674C8A">
          <w:rPr>
            <w:rFonts w:ascii="Calibri" w:eastAsia="Calibri" w:hAnsi="Calibri" w:cs="Times New Roman"/>
          </w:rPr>
          <w:tab/>
          <w:t>mcp "\"Solo per qualche lacrima? Nah, non essere sciocco.\""</w:t>
        </w:r>
      </w:ins>
    </w:p>
    <w:p w14:paraId="73F07607" w14:textId="77777777" w:rsidR="00674C8A" w:rsidRPr="00674C8A" w:rsidRDefault="00674C8A" w:rsidP="00674C8A">
      <w:pPr>
        <w:spacing w:line="600" w:lineRule="auto"/>
        <w:jc w:val="left"/>
        <w:rPr>
          <w:ins w:id="11266" w:author="UTENTE" w:date="2020-06-30T18:44:00Z"/>
          <w:rFonts w:ascii="Calibri" w:eastAsia="Calibri" w:hAnsi="Calibri" w:cs="Times New Roman"/>
        </w:rPr>
      </w:pPr>
      <w:ins w:id="11267" w:author="UTENTE" w:date="2020-06-30T18:44:00Z">
        <w:r w:rsidRPr="00674C8A">
          <w:rPr>
            <w:rFonts w:ascii="Calibri" w:eastAsia="Calibri" w:hAnsi="Calibri" w:cs="Times New Roman"/>
          </w:rPr>
          <w:t>756.</w:t>
        </w:r>
        <w:r w:rsidRPr="00674C8A">
          <w:rPr>
            <w:rFonts w:ascii="Calibri" w:eastAsia="Calibri" w:hAnsi="Calibri" w:cs="Times New Roman"/>
          </w:rPr>
          <w:tab/>
          <w:t>mcp "Anche i ragazzi come noi devono sfogarsi ogni tanto.\""</w:t>
        </w:r>
      </w:ins>
    </w:p>
    <w:p w14:paraId="6AECE161" w14:textId="77777777" w:rsidR="00674C8A" w:rsidRPr="00674C8A" w:rsidRDefault="00674C8A" w:rsidP="00674C8A">
      <w:pPr>
        <w:spacing w:line="600" w:lineRule="auto"/>
        <w:jc w:val="left"/>
        <w:rPr>
          <w:ins w:id="11268" w:author="UTENTE" w:date="2020-06-30T18:44:00Z"/>
          <w:rFonts w:ascii="Calibri" w:eastAsia="Calibri" w:hAnsi="Calibri" w:cs="Times New Roman"/>
        </w:rPr>
      </w:pPr>
      <w:ins w:id="11269" w:author="UTENTE" w:date="2020-06-30T18:44:00Z">
        <w:r w:rsidRPr="00674C8A">
          <w:rPr>
            <w:rFonts w:ascii="Calibri" w:eastAsia="Calibri" w:hAnsi="Calibri" w:cs="Times New Roman"/>
          </w:rPr>
          <w:t>757.</w:t>
        </w:r>
        <w:r w:rsidRPr="00674C8A">
          <w:rPr>
            <w:rFonts w:ascii="Calibri" w:eastAsia="Calibri" w:hAnsi="Calibri" w:cs="Times New Roman"/>
          </w:rPr>
          <w:tab/>
          <w:t>n "Facendo del mio meglio per alleggerire la tensione, allungo la mano per stringergli dolcemente la spalla."</w:t>
        </w:r>
      </w:ins>
    </w:p>
    <w:p w14:paraId="1C8F2360" w14:textId="77777777" w:rsidR="00674C8A" w:rsidRPr="00674C8A" w:rsidRDefault="00674C8A" w:rsidP="00674C8A">
      <w:pPr>
        <w:spacing w:line="600" w:lineRule="auto"/>
        <w:jc w:val="left"/>
        <w:rPr>
          <w:ins w:id="11270" w:author="UTENTE" w:date="2020-06-30T18:44:00Z"/>
          <w:rFonts w:ascii="Calibri" w:eastAsia="Calibri" w:hAnsi="Calibri" w:cs="Times New Roman"/>
        </w:rPr>
      </w:pPr>
      <w:ins w:id="11271" w:author="UTENTE" w:date="2020-06-30T18:44:00Z">
        <w:r w:rsidRPr="00674C8A">
          <w:rPr>
            <w:rFonts w:ascii="Calibri" w:eastAsia="Calibri" w:hAnsi="Calibri" w:cs="Times New Roman"/>
          </w:rPr>
          <w:t>758.</w:t>
        </w:r>
        <w:r w:rsidRPr="00674C8A">
          <w:rPr>
            <w:rFonts w:ascii="Calibri" w:eastAsia="Calibri" w:hAnsi="Calibri" w:cs="Times New Roman"/>
          </w:rPr>
          <w:tab/>
          <w:t>n "Per qualche motivo, non sopporto di vederlo così. Persino la sua solita versione pazza è meglio di questo."</w:t>
        </w:r>
      </w:ins>
    </w:p>
    <w:p w14:paraId="3A4CEB53" w14:textId="77777777" w:rsidR="00674C8A" w:rsidRPr="00674C8A" w:rsidRDefault="00674C8A" w:rsidP="00674C8A">
      <w:pPr>
        <w:spacing w:line="600" w:lineRule="auto"/>
        <w:jc w:val="left"/>
        <w:rPr>
          <w:ins w:id="11272" w:author="UTENTE" w:date="2020-06-30T18:44:00Z"/>
          <w:rFonts w:ascii="Calibri" w:eastAsia="Calibri" w:hAnsi="Calibri" w:cs="Times New Roman"/>
        </w:rPr>
      </w:pPr>
      <w:ins w:id="11273" w:author="UTENTE" w:date="2020-06-30T18:44:00Z">
        <w:r w:rsidRPr="00674C8A">
          <w:rPr>
            <w:rFonts w:ascii="Calibri" w:eastAsia="Calibri" w:hAnsi="Calibri" w:cs="Times New Roman"/>
          </w:rPr>
          <w:t>759.</w:t>
        </w:r>
        <w:r w:rsidRPr="00674C8A">
          <w:rPr>
            <w:rFonts w:ascii="Calibri" w:eastAsia="Calibri" w:hAnsi="Calibri" w:cs="Times New Roman"/>
          </w:rPr>
          <w:tab/>
          <w:t>n "La tristezza non gli si addice… {w}quel pensiero indugia a lungo nella mia testa."</w:t>
        </w:r>
      </w:ins>
    </w:p>
    <w:p w14:paraId="33EC93A3" w14:textId="77777777" w:rsidR="00674C8A" w:rsidRPr="00674C8A" w:rsidRDefault="00674C8A" w:rsidP="00674C8A">
      <w:pPr>
        <w:spacing w:line="600" w:lineRule="auto"/>
        <w:jc w:val="left"/>
        <w:rPr>
          <w:ins w:id="11274" w:author="UTENTE" w:date="2020-06-30T18:44:00Z"/>
          <w:rFonts w:ascii="Calibri" w:eastAsia="Calibri" w:hAnsi="Calibri" w:cs="Times New Roman"/>
        </w:rPr>
      </w:pPr>
      <w:ins w:id="11275" w:author="UTENTE" w:date="2020-06-30T18:44:00Z">
        <w:r w:rsidRPr="00674C8A">
          <w:rPr>
            <w:rFonts w:ascii="Calibri" w:eastAsia="Calibri" w:hAnsi="Calibri" w:cs="Times New Roman"/>
          </w:rPr>
          <w:t>760.</w:t>
        </w:r>
        <w:r w:rsidRPr="00674C8A">
          <w:rPr>
            <w:rFonts w:ascii="Calibri" w:eastAsia="Calibri" w:hAnsi="Calibri" w:cs="Times New Roman"/>
          </w:rPr>
          <w:tab/>
          <w:t>r "\"…\""</w:t>
        </w:r>
      </w:ins>
    </w:p>
    <w:p w14:paraId="15E8AECE" w14:textId="77777777" w:rsidR="00674C8A" w:rsidRPr="00674C8A" w:rsidRDefault="00674C8A" w:rsidP="00674C8A">
      <w:pPr>
        <w:spacing w:line="600" w:lineRule="auto"/>
        <w:jc w:val="left"/>
        <w:rPr>
          <w:ins w:id="11276" w:author="UTENTE" w:date="2020-06-30T18:44:00Z"/>
          <w:rFonts w:ascii="Calibri" w:eastAsia="Calibri" w:hAnsi="Calibri" w:cs="Times New Roman"/>
        </w:rPr>
      </w:pPr>
      <w:ins w:id="11277" w:author="UTENTE" w:date="2020-06-30T18:44:00Z">
        <w:r w:rsidRPr="00674C8A">
          <w:rPr>
            <w:rFonts w:ascii="Calibri" w:eastAsia="Calibri" w:hAnsi="Calibri" w:cs="Times New Roman"/>
          </w:rPr>
          <w:t>761.</w:t>
        </w:r>
        <w:r w:rsidRPr="00674C8A">
          <w:rPr>
            <w:rFonts w:ascii="Calibri" w:eastAsia="Calibri" w:hAnsi="Calibri" w:cs="Times New Roman"/>
          </w:rPr>
          <w:tab/>
          <w:t>mc "\"-!\""</w:t>
        </w:r>
      </w:ins>
    </w:p>
    <w:p w14:paraId="1A86DF78" w14:textId="77777777" w:rsidR="00674C8A" w:rsidRPr="00674C8A" w:rsidRDefault="00674C8A" w:rsidP="00674C8A">
      <w:pPr>
        <w:spacing w:line="600" w:lineRule="auto"/>
        <w:jc w:val="left"/>
        <w:rPr>
          <w:ins w:id="11278" w:author="UTENTE" w:date="2020-06-30T18:44:00Z"/>
          <w:rFonts w:ascii="Calibri" w:eastAsia="Calibri" w:hAnsi="Calibri" w:cs="Times New Roman"/>
        </w:rPr>
      </w:pPr>
      <w:ins w:id="11279" w:author="UTENTE" w:date="2020-06-30T18:44:00Z">
        <w:r w:rsidRPr="00674C8A">
          <w:rPr>
            <w:rFonts w:ascii="Calibri" w:eastAsia="Calibri" w:hAnsi="Calibri" w:cs="Times New Roman"/>
          </w:rPr>
          <w:t>762.</w:t>
        </w:r>
        <w:r w:rsidRPr="00674C8A">
          <w:rPr>
            <w:rFonts w:ascii="Calibri" w:eastAsia="Calibri" w:hAnsi="Calibri" w:cs="Times New Roman"/>
          </w:rPr>
          <w:tab/>
          <w:t>n "Tutt'a un tratto, Rex mi circonda con le sue braccia, tirando il mio corpo contro il suo." </w:t>
        </w:r>
        <w:r w:rsidRPr="00674C8A">
          <w:rPr>
            <w:rFonts w:ascii="Calibri" w:eastAsia="Calibri" w:hAnsi="Calibri" w:cs="Times New Roman"/>
          </w:rPr>
          <w:br w:type="page"/>
        </w:r>
      </w:ins>
    </w:p>
    <w:p w14:paraId="4337AEC6" w14:textId="77777777" w:rsidR="00674C8A" w:rsidRPr="00674C8A" w:rsidRDefault="00674C8A" w:rsidP="00674C8A">
      <w:pPr>
        <w:spacing w:line="600" w:lineRule="auto"/>
        <w:jc w:val="left"/>
        <w:rPr>
          <w:ins w:id="11280" w:author="UTENTE" w:date="2020-06-30T18:44:00Z"/>
          <w:rFonts w:ascii="Calibri" w:eastAsia="Calibri" w:hAnsi="Calibri" w:cs="Times New Roman"/>
          <w:lang w:val="en-US"/>
        </w:rPr>
      </w:pPr>
      <w:ins w:id="11281" w:author="UTENTE" w:date="2020-06-30T18:44:00Z">
        <w:r w:rsidRPr="00674C8A">
          <w:rPr>
            <w:rFonts w:ascii="Calibri" w:eastAsia="Calibri" w:hAnsi="Calibri" w:cs="Times New Roman"/>
            <w:lang w:val="en-US"/>
          </w:rPr>
          <w:lastRenderedPageBreak/>
          <w:t>763.</w:t>
        </w:r>
        <w:r w:rsidRPr="00674C8A">
          <w:rPr>
            <w:rFonts w:ascii="Calibri" w:eastAsia="Calibri" w:hAnsi="Calibri" w:cs="Times New Roman"/>
            <w:lang w:val="en-US"/>
          </w:rPr>
          <w:tab/>
          <w:t>n "He squeezes me like I'm some kind of oversized teddy bear, burying his face against my neck."</w:t>
        </w:r>
      </w:ins>
    </w:p>
    <w:p w14:paraId="4A38B3E7" w14:textId="77777777" w:rsidR="00674C8A" w:rsidRPr="00674C8A" w:rsidRDefault="00674C8A" w:rsidP="00674C8A">
      <w:pPr>
        <w:spacing w:line="600" w:lineRule="auto"/>
        <w:jc w:val="left"/>
        <w:rPr>
          <w:ins w:id="11282" w:author="UTENTE" w:date="2020-06-30T18:44:00Z"/>
          <w:rFonts w:ascii="Calibri" w:eastAsia="Calibri" w:hAnsi="Calibri" w:cs="Times New Roman"/>
          <w:lang w:val="en-US"/>
        </w:rPr>
      </w:pPr>
      <w:ins w:id="11283" w:author="UTENTE" w:date="2020-06-30T18:44:00Z">
        <w:r w:rsidRPr="00674C8A">
          <w:rPr>
            <w:rFonts w:ascii="Calibri" w:eastAsia="Calibri" w:hAnsi="Calibri" w:cs="Times New Roman"/>
            <w:lang w:val="en-US"/>
          </w:rPr>
          <w:t>764.</w:t>
        </w:r>
        <w:r w:rsidRPr="00674C8A">
          <w:rPr>
            <w:rFonts w:ascii="Calibri" w:eastAsia="Calibri" w:hAnsi="Calibri" w:cs="Times New Roman"/>
            <w:lang w:val="en-US"/>
          </w:rPr>
          <w:tab/>
          <w:t>n "At this point, I'm used to him invading my personal space, but this feels very… different."</w:t>
        </w:r>
      </w:ins>
    </w:p>
    <w:p w14:paraId="7C5A73D0" w14:textId="77777777" w:rsidR="00674C8A" w:rsidRPr="00674C8A" w:rsidRDefault="00674C8A" w:rsidP="00674C8A">
      <w:pPr>
        <w:spacing w:line="600" w:lineRule="auto"/>
        <w:jc w:val="left"/>
        <w:rPr>
          <w:ins w:id="11284" w:author="UTENTE" w:date="2020-06-30T18:44:00Z"/>
          <w:rFonts w:ascii="Calibri" w:eastAsia="Calibri" w:hAnsi="Calibri" w:cs="Times New Roman"/>
          <w:lang w:val="en-US"/>
        </w:rPr>
      </w:pPr>
      <w:ins w:id="11285" w:author="UTENTE" w:date="2020-06-30T18:44:00Z">
        <w:r w:rsidRPr="00674C8A">
          <w:rPr>
            <w:rFonts w:ascii="Calibri" w:eastAsia="Calibri" w:hAnsi="Calibri" w:cs="Times New Roman"/>
            <w:lang w:val="en-US"/>
          </w:rPr>
          <w:t>765.</w:t>
        </w:r>
        <w:r w:rsidRPr="00674C8A">
          <w:rPr>
            <w:rFonts w:ascii="Calibri" w:eastAsia="Calibri" w:hAnsi="Calibri" w:cs="Times New Roman"/>
            <w:lang w:val="en-US"/>
          </w:rPr>
          <w:tab/>
          <w:t>r "\"They're all I had…\""</w:t>
        </w:r>
      </w:ins>
    </w:p>
    <w:p w14:paraId="3519FD08" w14:textId="77777777" w:rsidR="00674C8A" w:rsidRPr="00674C8A" w:rsidRDefault="00674C8A" w:rsidP="00674C8A">
      <w:pPr>
        <w:spacing w:line="600" w:lineRule="auto"/>
        <w:jc w:val="left"/>
        <w:rPr>
          <w:ins w:id="11286" w:author="UTENTE" w:date="2020-06-30T18:44:00Z"/>
          <w:rFonts w:ascii="Calibri" w:eastAsia="Calibri" w:hAnsi="Calibri" w:cs="Times New Roman"/>
          <w:lang w:val="en-US"/>
        </w:rPr>
      </w:pPr>
      <w:ins w:id="11287" w:author="UTENTE" w:date="2020-06-30T18:44:00Z">
        <w:r w:rsidRPr="00674C8A">
          <w:rPr>
            <w:rFonts w:ascii="Calibri" w:eastAsia="Calibri" w:hAnsi="Calibri" w:cs="Times New Roman"/>
            <w:lang w:val="en-US"/>
          </w:rPr>
          <w:t>766.</w:t>
        </w:r>
        <w:r w:rsidRPr="00674C8A">
          <w:rPr>
            <w:rFonts w:ascii="Calibri" w:eastAsia="Calibri" w:hAnsi="Calibri" w:cs="Times New Roman"/>
            <w:lang w:val="en-US"/>
          </w:rPr>
          <w:tab/>
          <w:t>n "Rex whispers bitterly, his breaths brushing lightly along my skin."</w:t>
        </w:r>
      </w:ins>
    </w:p>
    <w:p w14:paraId="410CE928" w14:textId="77777777" w:rsidR="00674C8A" w:rsidRPr="00674C8A" w:rsidRDefault="00674C8A" w:rsidP="00674C8A">
      <w:pPr>
        <w:spacing w:line="600" w:lineRule="auto"/>
        <w:jc w:val="left"/>
        <w:rPr>
          <w:ins w:id="11288" w:author="UTENTE" w:date="2020-06-30T18:44:00Z"/>
          <w:rFonts w:ascii="Calibri" w:eastAsia="Calibri" w:hAnsi="Calibri" w:cs="Times New Roman"/>
          <w:lang w:val="en-US"/>
        </w:rPr>
      </w:pPr>
      <w:ins w:id="11289" w:author="UTENTE" w:date="2020-06-30T18:44:00Z">
        <w:r w:rsidRPr="00674C8A">
          <w:rPr>
            <w:rFonts w:ascii="Calibri" w:eastAsia="Calibri" w:hAnsi="Calibri" w:cs="Times New Roman"/>
            <w:lang w:val="en-US"/>
          </w:rPr>
          <w:t>767.</w:t>
        </w:r>
        <w:r w:rsidRPr="00674C8A">
          <w:rPr>
            <w:rFonts w:ascii="Calibri" w:eastAsia="Calibri" w:hAnsi="Calibri" w:cs="Times New Roman"/>
            <w:lang w:val="en-US"/>
          </w:rPr>
          <w:tab/>
          <w:t>r "\"I thought they were my brothers – that I finally found a place I belonged.\""</w:t>
        </w:r>
      </w:ins>
    </w:p>
    <w:p w14:paraId="275987CA" w14:textId="77777777" w:rsidR="00674C8A" w:rsidRPr="00674C8A" w:rsidRDefault="00674C8A" w:rsidP="00674C8A">
      <w:pPr>
        <w:spacing w:line="600" w:lineRule="auto"/>
        <w:jc w:val="left"/>
        <w:rPr>
          <w:ins w:id="11290" w:author="UTENTE" w:date="2020-06-30T18:44:00Z"/>
          <w:rFonts w:ascii="Calibri" w:eastAsia="Calibri" w:hAnsi="Calibri" w:cs="Times New Roman"/>
          <w:lang w:val="en-US"/>
        </w:rPr>
      </w:pPr>
      <w:ins w:id="11291" w:author="UTENTE" w:date="2020-06-30T18:44:00Z">
        <w:r w:rsidRPr="00674C8A">
          <w:rPr>
            <w:rFonts w:ascii="Calibri" w:eastAsia="Calibri" w:hAnsi="Calibri" w:cs="Times New Roman"/>
            <w:lang w:val="en-US"/>
          </w:rPr>
          <w:t>768.</w:t>
        </w:r>
        <w:r w:rsidRPr="00674C8A">
          <w:rPr>
            <w:rFonts w:ascii="Calibri" w:eastAsia="Calibri" w:hAnsi="Calibri" w:cs="Times New Roman"/>
            <w:lang w:val="en-US"/>
          </w:rPr>
          <w:tab/>
          <w:t>r "\"But I never believed they'd… just kick me out.\""</w:t>
        </w:r>
      </w:ins>
    </w:p>
    <w:p w14:paraId="30BB0535" w14:textId="77777777" w:rsidR="00674C8A" w:rsidRPr="00674C8A" w:rsidRDefault="00674C8A" w:rsidP="00674C8A">
      <w:pPr>
        <w:spacing w:line="600" w:lineRule="auto"/>
        <w:jc w:val="left"/>
        <w:rPr>
          <w:ins w:id="11292" w:author="UTENTE" w:date="2020-06-30T18:44:00Z"/>
          <w:rFonts w:ascii="Calibri" w:eastAsia="Calibri" w:hAnsi="Calibri" w:cs="Times New Roman"/>
          <w:lang w:val="en-US"/>
        </w:rPr>
      </w:pPr>
      <w:ins w:id="11293" w:author="UTENTE" w:date="2020-06-30T18:44:00Z">
        <w:r w:rsidRPr="00674C8A">
          <w:rPr>
            <w:rFonts w:ascii="Calibri" w:eastAsia="Calibri" w:hAnsi="Calibri" w:cs="Times New Roman"/>
            <w:lang w:val="en-US"/>
          </w:rPr>
          <w:t>769.</w:t>
        </w:r>
        <w:r w:rsidRPr="00674C8A">
          <w:rPr>
            <w:rFonts w:ascii="Calibri" w:eastAsia="Calibri" w:hAnsi="Calibri" w:cs="Times New Roman"/>
            <w:lang w:val="en-US"/>
          </w:rPr>
          <w:tab/>
          <w:t>r "\"I guess I… I never meant anything to them from the start, huh?\""</w:t>
        </w:r>
      </w:ins>
    </w:p>
    <w:p w14:paraId="11C39E45" w14:textId="77777777" w:rsidR="00674C8A" w:rsidRPr="00674C8A" w:rsidRDefault="00674C8A" w:rsidP="00674C8A">
      <w:pPr>
        <w:spacing w:line="600" w:lineRule="auto"/>
        <w:jc w:val="left"/>
        <w:rPr>
          <w:ins w:id="11294" w:author="UTENTE" w:date="2020-06-30T18:44:00Z"/>
          <w:rFonts w:ascii="Calibri" w:eastAsia="Calibri" w:hAnsi="Calibri" w:cs="Times New Roman"/>
          <w:lang w:val="en-US"/>
        </w:rPr>
      </w:pPr>
      <w:ins w:id="11295" w:author="UTENTE" w:date="2020-06-30T18:44:00Z">
        <w:r w:rsidRPr="00674C8A">
          <w:rPr>
            <w:rFonts w:ascii="Calibri" w:eastAsia="Calibri" w:hAnsi="Calibri" w:cs="Times New Roman"/>
            <w:lang w:val="en-US"/>
          </w:rPr>
          <w:t>770.</w:t>
        </w:r>
        <w:r w:rsidRPr="00674C8A">
          <w:rPr>
            <w:rFonts w:ascii="Calibri" w:eastAsia="Calibri" w:hAnsi="Calibri" w:cs="Times New Roman"/>
            <w:lang w:val="en-US"/>
          </w:rPr>
          <w:tab/>
          <w:t>mc "\"…\""</w:t>
        </w:r>
      </w:ins>
    </w:p>
    <w:p w14:paraId="189B72A5" w14:textId="77777777" w:rsidR="00674C8A" w:rsidRPr="00674C8A" w:rsidRDefault="00674C8A" w:rsidP="00674C8A">
      <w:pPr>
        <w:spacing w:line="600" w:lineRule="auto"/>
        <w:jc w:val="left"/>
        <w:rPr>
          <w:ins w:id="11296" w:author="UTENTE" w:date="2020-06-30T18:44:00Z"/>
          <w:rFonts w:ascii="Calibri" w:eastAsia="Calibri" w:hAnsi="Calibri" w:cs="Times New Roman"/>
          <w:lang w:val="en-US"/>
        </w:rPr>
      </w:pPr>
      <w:ins w:id="11297" w:author="UTENTE" w:date="2020-06-30T18:44:00Z">
        <w:r w:rsidRPr="00674C8A">
          <w:rPr>
            <w:rFonts w:ascii="Calibri" w:eastAsia="Calibri" w:hAnsi="Calibri" w:cs="Times New Roman"/>
            <w:lang w:val="en-US"/>
          </w:rPr>
          <w:t>771.</w:t>
        </w:r>
        <w:r w:rsidRPr="00674C8A">
          <w:rPr>
            <w:rFonts w:ascii="Calibri" w:eastAsia="Calibri" w:hAnsi="Calibri" w:cs="Times New Roman"/>
            <w:lang w:val="en-US"/>
          </w:rPr>
          <w:tab/>
          <w:t>n "His fingers curl tightly into my jacket, clutching onto the fabric for dear life, like he's afraid I'll vanish before his eyes."</w:t>
        </w:r>
      </w:ins>
    </w:p>
    <w:p w14:paraId="1E89D28D" w14:textId="77777777" w:rsidR="00674C8A" w:rsidRPr="00674C8A" w:rsidRDefault="00674C8A" w:rsidP="00674C8A">
      <w:pPr>
        <w:spacing w:line="600" w:lineRule="auto"/>
        <w:jc w:val="left"/>
        <w:rPr>
          <w:ins w:id="11298" w:author="UTENTE" w:date="2020-06-30T18:44:00Z"/>
          <w:rFonts w:ascii="Calibri" w:eastAsia="Calibri" w:hAnsi="Calibri" w:cs="Times New Roman"/>
          <w:lang w:val="en-US"/>
        </w:rPr>
      </w:pPr>
      <w:ins w:id="11299" w:author="UTENTE" w:date="2020-06-30T18:44:00Z">
        <w:r w:rsidRPr="00674C8A">
          <w:rPr>
            <w:rFonts w:ascii="Calibri" w:eastAsia="Calibri" w:hAnsi="Calibri" w:cs="Times New Roman"/>
            <w:lang w:val="en-US"/>
          </w:rPr>
          <w:t>772.</w:t>
        </w:r>
        <w:r w:rsidRPr="00674C8A">
          <w:rPr>
            <w:rFonts w:ascii="Calibri" w:eastAsia="Calibri" w:hAnsi="Calibri" w:cs="Times New Roman"/>
            <w:lang w:val="en-US"/>
          </w:rPr>
          <w:tab/>
          <w:t>n "–I had no idea he loved his clanmates so deeply."</w:t>
        </w:r>
      </w:ins>
    </w:p>
    <w:p w14:paraId="285F1DF3" w14:textId="77777777" w:rsidR="00674C8A" w:rsidRPr="00674C8A" w:rsidRDefault="00674C8A" w:rsidP="00674C8A">
      <w:pPr>
        <w:spacing w:line="600" w:lineRule="auto"/>
        <w:jc w:val="left"/>
        <w:rPr>
          <w:ins w:id="11300" w:author="UTENTE" w:date="2020-06-30T18:44:00Z"/>
          <w:rFonts w:ascii="Calibri" w:eastAsia="Calibri" w:hAnsi="Calibri" w:cs="Times New Roman"/>
          <w:lang w:val="en-US"/>
        </w:rPr>
      </w:pPr>
      <w:ins w:id="11301" w:author="UTENTE" w:date="2020-06-30T18:44:00Z">
        <w:r w:rsidRPr="00674C8A">
          <w:rPr>
            <w:rFonts w:ascii="Calibri" w:eastAsia="Calibri" w:hAnsi="Calibri" w:cs="Times New Roman"/>
            <w:lang w:val="en-US"/>
          </w:rPr>
          <w:t>773.</w:t>
        </w:r>
        <w:r w:rsidRPr="00674C8A">
          <w:rPr>
            <w:rFonts w:ascii="Calibri" w:eastAsia="Calibri" w:hAnsi="Calibri" w:cs="Times New Roman"/>
            <w:lang w:val="en-US"/>
          </w:rPr>
          <w:tab/>
          <w:t>n "I guess a part of me always assumed he saw them as peers or friends, never anything more."</w:t>
        </w:r>
      </w:ins>
    </w:p>
    <w:p w14:paraId="640CCBFE" w14:textId="77777777" w:rsidR="00674C8A" w:rsidRPr="00674C8A" w:rsidRDefault="00674C8A" w:rsidP="00674C8A">
      <w:pPr>
        <w:spacing w:line="600" w:lineRule="auto"/>
        <w:jc w:val="left"/>
        <w:rPr>
          <w:ins w:id="11302" w:author="UTENTE" w:date="2020-06-30T18:44:00Z"/>
          <w:rFonts w:ascii="Calibri" w:eastAsia="Calibri" w:hAnsi="Calibri" w:cs="Times New Roman"/>
          <w:lang w:val="en-US"/>
        </w:rPr>
      </w:pPr>
      <w:ins w:id="11303" w:author="UTENTE" w:date="2020-06-30T18:44:00Z">
        <w:r w:rsidRPr="00674C8A">
          <w:rPr>
            <w:rFonts w:ascii="Calibri" w:eastAsia="Calibri" w:hAnsi="Calibri" w:cs="Times New Roman"/>
            <w:lang w:val="en-US"/>
          </w:rPr>
          <w:t>774.</w:t>
        </w:r>
        <w:r w:rsidRPr="00674C8A">
          <w:rPr>
            <w:rFonts w:ascii="Calibri" w:eastAsia="Calibri" w:hAnsi="Calibri" w:cs="Times New Roman"/>
            <w:lang w:val="en-US"/>
          </w:rPr>
          <w:tab/>
          <w:t>n "Yet, his broken voice belongs to someone who lost his flesh and blood, who saw his bond ripped in half." </w:t>
        </w:r>
        <w:r w:rsidRPr="00674C8A">
          <w:rPr>
            <w:rFonts w:ascii="Calibri" w:eastAsia="Calibri" w:hAnsi="Calibri" w:cs="Times New Roman"/>
            <w:lang w:val="en-US"/>
          </w:rPr>
          <w:br w:type="page"/>
        </w:r>
      </w:ins>
    </w:p>
    <w:p w14:paraId="59FAAB82" w14:textId="77777777" w:rsidR="00674C8A" w:rsidRPr="00674C8A" w:rsidRDefault="00674C8A" w:rsidP="00674C8A">
      <w:pPr>
        <w:spacing w:line="600" w:lineRule="auto"/>
        <w:jc w:val="left"/>
        <w:rPr>
          <w:ins w:id="11304" w:author="UTENTE" w:date="2020-06-30T18:44:00Z"/>
          <w:rFonts w:ascii="Calibri" w:eastAsia="Calibri" w:hAnsi="Calibri" w:cs="Times New Roman"/>
        </w:rPr>
      </w:pPr>
      <w:ins w:id="11305" w:author="UTENTE" w:date="2020-06-30T18:44:00Z">
        <w:r w:rsidRPr="00674C8A">
          <w:rPr>
            <w:rFonts w:ascii="Calibri" w:eastAsia="Calibri" w:hAnsi="Calibri" w:cs="Times New Roman"/>
          </w:rPr>
          <w:lastRenderedPageBreak/>
          <w:t>763.</w:t>
        </w:r>
        <w:r w:rsidRPr="00674C8A">
          <w:rPr>
            <w:rFonts w:ascii="Calibri" w:eastAsia="Calibri" w:hAnsi="Calibri" w:cs="Times New Roman"/>
          </w:rPr>
          <w:tab/>
          <w:t>n "Mi stringe come se fossi una specie di orsacchiotto gigante, nascondendo la faccia sul mio collo."</w:t>
        </w:r>
      </w:ins>
    </w:p>
    <w:p w14:paraId="00928B13" w14:textId="77777777" w:rsidR="00674C8A" w:rsidRPr="00674C8A" w:rsidRDefault="00674C8A" w:rsidP="00674C8A">
      <w:pPr>
        <w:spacing w:line="600" w:lineRule="auto"/>
        <w:jc w:val="left"/>
        <w:rPr>
          <w:ins w:id="11306" w:author="UTENTE" w:date="2020-06-30T18:44:00Z"/>
          <w:rFonts w:ascii="Calibri" w:eastAsia="Calibri" w:hAnsi="Calibri" w:cs="Times New Roman"/>
        </w:rPr>
      </w:pPr>
      <w:ins w:id="11307" w:author="UTENTE" w:date="2020-06-30T18:44:00Z">
        <w:r w:rsidRPr="00674C8A">
          <w:rPr>
            <w:rFonts w:ascii="Calibri" w:eastAsia="Calibri" w:hAnsi="Calibri" w:cs="Times New Roman"/>
          </w:rPr>
          <w:t>764.</w:t>
        </w:r>
        <w:r w:rsidRPr="00674C8A">
          <w:rPr>
            <w:rFonts w:ascii="Calibri" w:eastAsia="Calibri" w:hAnsi="Calibri" w:cs="Times New Roman"/>
          </w:rPr>
          <w:tab/>
          <w:t>n "A questo punto, sono abituato al fatto che invada il mio spazio personale, ma questa volta… è diverso."</w:t>
        </w:r>
      </w:ins>
    </w:p>
    <w:p w14:paraId="10EDFA26" w14:textId="77777777" w:rsidR="00674C8A" w:rsidRPr="00674C8A" w:rsidRDefault="00674C8A" w:rsidP="00674C8A">
      <w:pPr>
        <w:spacing w:line="600" w:lineRule="auto"/>
        <w:jc w:val="left"/>
        <w:rPr>
          <w:ins w:id="11308" w:author="UTENTE" w:date="2020-06-30T18:44:00Z"/>
          <w:rFonts w:ascii="Calibri" w:eastAsia="Calibri" w:hAnsi="Calibri" w:cs="Times New Roman"/>
        </w:rPr>
      </w:pPr>
      <w:ins w:id="11309" w:author="UTENTE" w:date="2020-06-30T18:44:00Z">
        <w:r w:rsidRPr="00674C8A">
          <w:rPr>
            <w:rFonts w:ascii="Calibri" w:eastAsia="Calibri" w:hAnsi="Calibri" w:cs="Times New Roman"/>
          </w:rPr>
          <w:t>765.</w:t>
        </w:r>
        <w:r w:rsidRPr="00674C8A">
          <w:rPr>
            <w:rFonts w:ascii="Calibri" w:eastAsia="Calibri" w:hAnsi="Calibri" w:cs="Times New Roman"/>
          </w:rPr>
          <w:tab/>
          <w:t>r "\"Sono tutto quello che avevo…\""</w:t>
        </w:r>
      </w:ins>
    </w:p>
    <w:p w14:paraId="14A237A9" w14:textId="77777777" w:rsidR="00674C8A" w:rsidRPr="00674C8A" w:rsidRDefault="00674C8A" w:rsidP="00674C8A">
      <w:pPr>
        <w:spacing w:line="600" w:lineRule="auto"/>
        <w:jc w:val="left"/>
        <w:rPr>
          <w:ins w:id="11310" w:author="UTENTE" w:date="2020-06-30T18:44:00Z"/>
          <w:rFonts w:ascii="Calibri" w:eastAsia="Calibri" w:hAnsi="Calibri" w:cs="Times New Roman"/>
        </w:rPr>
      </w:pPr>
      <w:ins w:id="11311" w:author="UTENTE" w:date="2020-06-30T18:44:00Z">
        <w:r w:rsidRPr="00674C8A">
          <w:rPr>
            <w:rFonts w:ascii="Calibri" w:eastAsia="Calibri" w:hAnsi="Calibri" w:cs="Times New Roman"/>
          </w:rPr>
          <w:t>766.</w:t>
        </w:r>
        <w:r w:rsidRPr="00674C8A">
          <w:rPr>
            <w:rFonts w:ascii="Calibri" w:eastAsia="Calibri" w:hAnsi="Calibri" w:cs="Times New Roman"/>
          </w:rPr>
          <w:tab/>
          <w:t>n "Rex sussurra amaramente, il suo respiro mi solletica la pelle."</w:t>
        </w:r>
      </w:ins>
    </w:p>
    <w:p w14:paraId="2E3E01AF" w14:textId="77777777" w:rsidR="00674C8A" w:rsidRPr="00674C8A" w:rsidRDefault="00674C8A" w:rsidP="00674C8A">
      <w:pPr>
        <w:spacing w:line="600" w:lineRule="auto"/>
        <w:jc w:val="left"/>
        <w:rPr>
          <w:ins w:id="11312" w:author="UTENTE" w:date="2020-06-30T18:44:00Z"/>
          <w:rFonts w:ascii="Calibri" w:eastAsia="Calibri" w:hAnsi="Calibri" w:cs="Times New Roman"/>
        </w:rPr>
      </w:pPr>
      <w:ins w:id="11313" w:author="UTENTE" w:date="2020-06-30T18:44:00Z">
        <w:r w:rsidRPr="00674C8A">
          <w:rPr>
            <w:rFonts w:ascii="Calibri" w:eastAsia="Calibri" w:hAnsi="Calibri" w:cs="Times New Roman"/>
          </w:rPr>
          <w:t>767.</w:t>
        </w:r>
        <w:r w:rsidRPr="00674C8A">
          <w:rPr>
            <w:rFonts w:ascii="Calibri" w:eastAsia="Calibri" w:hAnsi="Calibri" w:cs="Times New Roman"/>
          </w:rPr>
          <w:tab/>
          <w:t>r "\"Pensavo fossero i miei fratelli - che avessi finalmente trovato un posto a cui appartenere.\""</w:t>
        </w:r>
      </w:ins>
    </w:p>
    <w:p w14:paraId="1BD36A02" w14:textId="77777777" w:rsidR="00674C8A" w:rsidRPr="00674C8A" w:rsidRDefault="00674C8A" w:rsidP="00674C8A">
      <w:pPr>
        <w:spacing w:line="600" w:lineRule="auto"/>
        <w:jc w:val="left"/>
        <w:rPr>
          <w:ins w:id="11314" w:author="UTENTE" w:date="2020-06-30T18:44:00Z"/>
          <w:rFonts w:ascii="Calibri" w:eastAsia="Calibri" w:hAnsi="Calibri" w:cs="Times New Roman"/>
        </w:rPr>
      </w:pPr>
      <w:ins w:id="11315" w:author="UTENTE" w:date="2020-06-30T18:44:00Z">
        <w:r w:rsidRPr="00674C8A">
          <w:rPr>
            <w:rFonts w:ascii="Calibri" w:eastAsia="Calibri" w:hAnsi="Calibri" w:cs="Times New Roman"/>
          </w:rPr>
          <w:t>768.</w:t>
        </w:r>
        <w:r w:rsidRPr="00674C8A">
          <w:rPr>
            <w:rFonts w:ascii="Calibri" w:eastAsia="Calibri" w:hAnsi="Calibri" w:cs="Times New Roman"/>
          </w:rPr>
          <w:tab/>
          <w:t>r "\"Non pensavo che mi avrebbero semplicemente… buttato fuori.\""</w:t>
        </w:r>
      </w:ins>
    </w:p>
    <w:p w14:paraId="18969F3D" w14:textId="77777777" w:rsidR="00674C8A" w:rsidRPr="00674C8A" w:rsidRDefault="00674C8A" w:rsidP="00674C8A">
      <w:pPr>
        <w:spacing w:line="600" w:lineRule="auto"/>
        <w:jc w:val="left"/>
        <w:rPr>
          <w:ins w:id="11316" w:author="UTENTE" w:date="2020-06-30T18:44:00Z"/>
          <w:rFonts w:ascii="Calibri" w:eastAsia="Calibri" w:hAnsi="Calibri" w:cs="Times New Roman"/>
        </w:rPr>
      </w:pPr>
      <w:ins w:id="11317" w:author="UTENTE" w:date="2020-06-30T18:44:00Z">
        <w:r w:rsidRPr="00674C8A">
          <w:rPr>
            <w:rFonts w:ascii="Calibri" w:eastAsia="Calibri" w:hAnsi="Calibri" w:cs="Times New Roman"/>
          </w:rPr>
          <w:t>769.</w:t>
        </w:r>
        <w:r w:rsidRPr="00674C8A">
          <w:rPr>
            <w:rFonts w:ascii="Calibri" w:eastAsia="Calibri" w:hAnsi="Calibri" w:cs="Times New Roman"/>
          </w:rPr>
          <w:tab/>
          <w:t>r "\" Immagino che io… io non abbia mai significato niente per loro, dall'inizio, eh?\""</w:t>
        </w:r>
      </w:ins>
    </w:p>
    <w:p w14:paraId="6567B472" w14:textId="77777777" w:rsidR="00674C8A" w:rsidRPr="00674C8A" w:rsidRDefault="00674C8A" w:rsidP="00674C8A">
      <w:pPr>
        <w:spacing w:line="600" w:lineRule="auto"/>
        <w:jc w:val="left"/>
        <w:rPr>
          <w:ins w:id="11318" w:author="UTENTE" w:date="2020-06-30T18:44:00Z"/>
          <w:rFonts w:ascii="Calibri" w:eastAsia="Calibri" w:hAnsi="Calibri" w:cs="Times New Roman"/>
        </w:rPr>
      </w:pPr>
      <w:ins w:id="11319" w:author="UTENTE" w:date="2020-06-30T18:44:00Z">
        <w:r w:rsidRPr="00674C8A">
          <w:rPr>
            <w:rFonts w:ascii="Calibri" w:eastAsia="Calibri" w:hAnsi="Calibri" w:cs="Times New Roman"/>
          </w:rPr>
          <w:t>770.</w:t>
        </w:r>
        <w:r w:rsidRPr="00674C8A">
          <w:rPr>
            <w:rFonts w:ascii="Calibri" w:eastAsia="Calibri" w:hAnsi="Calibri" w:cs="Times New Roman"/>
          </w:rPr>
          <w:tab/>
          <w:t>mc "\"…\""</w:t>
        </w:r>
      </w:ins>
    </w:p>
    <w:p w14:paraId="56827455" w14:textId="77777777" w:rsidR="00674C8A" w:rsidRPr="00674C8A" w:rsidRDefault="00674C8A" w:rsidP="00674C8A">
      <w:pPr>
        <w:spacing w:line="600" w:lineRule="auto"/>
        <w:jc w:val="left"/>
        <w:rPr>
          <w:ins w:id="11320" w:author="UTENTE" w:date="2020-06-30T18:44:00Z"/>
          <w:rFonts w:ascii="Calibri" w:eastAsia="Calibri" w:hAnsi="Calibri" w:cs="Times New Roman"/>
        </w:rPr>
      </w:pPr>
      <w:ins w:id="11321" w:author="UTENTE" w:date="2020-06-30T18:44:00Z">
        <w:r w:rsidRPr="00674C8A">
          <w:rPr>
            <w:rFonts w:ascii="Calibri" w:eastAsia="Calibri" w:hAnsi="Calibri" w:cs="Times New Roman"/>
          </w:rPr>
          <w:t>771.</w:t>
        </w:r>
        <w:r w:rsidRPr="00674C8A">
          <w:rPr>
            <w:rFonts w:ascii="Calibri" w:eastAsia="Calibri" w:hAnsi="Calibri" w:cs="Times New Roman"/>
          </w:rPr>
          <w:tab/>
          <w:t>n "Le sue dita stringono la mia giacca, aggrappandosi al tessuto come se ne valesse della sua vita, come se fosse terrorizzato all'idea che io possa svanire davanti ai suoi occhi."</w:t>
        </w:r>
      </w:ins>
    </w:p>
    <w:p w14:paraId="65B5CD39" w14:textId="77777777" w:rsidR="00674C8A" w:rsidRPr="00674C8A" w:rsidRDefault="00674C8A" w:rsidP="00674C8A">
      <w:pPr>
        <w:spacing w:line="600" w:lineRule="auto"/>
        <w:jc w:val="left"/>
        <w:rPr>
          <w:ins w:id="11322" w:author="UTENTE" w:date="2020-06-30T18:44:00Z"/>
          <w:rFonts w:ascii="Calibri" w:eastAsia="Calibri" w:hAnsi="Calibri" w:cs="Times New Roman"/>
        </w:rPr>
      </w:pPr>
      <w:ins w:id="11323" w:author="UTENTE" w:date="2020-06-30T18:44:00Z">
        <w:r w:rsidRPr="00674C8A">
          <w:rPr>
            <w:rFonts w:ascii="Calibri" w:eastAsia="Calibri" w:hAnsi="Calibri" w:cs="Times New Roman"/>
          </w:rPr>
          <w:t>772.</w:t>
        </w:r>
        <w:r w:rsidRPr="00674C8A">
          <w:rPr>
            <w:rFonts w:ascii="Calibri" w:eastAsia="Calibri" w:hAnsi="Calibri" w:cs="Times New Roman"/>
          </w:rPr>
          <w:tab/>
          <w:t>n "Non pensavo amasse i suoi compagni così profondamente."</w:t>
        </w:r>
      </w:ins>
    </w:p>
    <w:p w14:paraId="0A8EF693" w14:textId="77777777" w:rsidR="00674C8A" w:rsidRPr="00674C8A" w:rsidRDefault="00674C8A" w:rsidP="00674C8A">
      <w:pPr>
        <w:spacing w:line="600" w:lineRule="auto"/>
        <w:jc w:val="left"/>
        <w:rPr>
          <w:ins w:id="11324" w:author="UTENTE" w:date="2020-06-30T18:44:00Z"/>
          <w:rFonts w:ascii="Calibri" w:eastAsia="Calibri" w:hAnsi="Calibri" w:cs="Times New Roman"/>
        </w:rPr>
      </w:pPr>
      <w:ins w:id="11325" w:author="UTENTE" w:date="2020-06-30T18:44:00Z">
        <w:r w:rsidRPr="00674C8A">
          <w:rPr>
            <w:rFonts w:ascii="Calibri" w:eastAsia="Calibri" w:hAnsi="Calibri" w:cs="Times New Roman"/>
          </w:rPr>
          <w:t>773.</w:t>
        </w:r>
        <w:r w:rsidRPr="00674C8A">
          <w:rPr>
            <w:rFonts w:ascii="Calibri" w:eastAsia="Calibri" w:hAnsi="Calibri" w:cs="Times New Roman"/>
          </w:rPr>
          <w:tab/>
          <w:t>n "Immagino che una parte di me abbia sempre presunto che li vedesse più come suoi pari o amici, niente di più."</w:t>
        </w:r>
      </w:ins>
    </w:p>
    <w:p w14:paraId="29962A57" w14:textId="77777777" w:rsidR="00674C8A" w:rsidRPr="00674C8A" w:rsidRDefault="00674C8A" w:rsidP="00674C8A">
      <w:pPr>
        <w:spacing w:line="600" w:lineRule="auto"/>
        <w:jc w:val="left"/>
        <w:rPr>
          <w:ins w:id="11326" w:author="UTENTE" w:date="2020-06-30T18:44:00Z"/>
          <w:rFonts w:ascii="Calibri" w:eastAsia="Calibri" w:hAnsi="Calibri" w:cs="Times New Roman"/>
        </w:rPr>
      </w:pPr>
      <w:ins w:id="11327" w:author="UTENTE" w:date="2020-06-30T18:44:00Z">
        <w:r w:rsidRPr="00674C8A">
          <w:rPr>
            <w:rFonts w:ascii="Calibri" w:eastAsia="Calibri" w:hAnsi="Calibri" w:cs="Times New Roman"/>
          </w:rPr>
          <w:t>774.</w:t>
        </w:r>
        <w:r w:rsidRPr="00674C8A">
          <w:rPr>
            <w:rFonts w:ascii="Calibri" w:eastAsia="Calibri" w:hAnsi="Calibri" w:cs="Times New Roman"/>
          </w:rPr>
          <w:tab/>
          <w:t>n "Eppure, la sua voce spezzata appartiene a qualcuno che ha perso il suo stesso sangue, che ha visto un legame con un suo caro spezzarsi."</w:t>
        </w:r>
        <w:r w:rsidRPr="00674C8A">
          <w:rPr>
            <w:rFonts w:ascii="Calibri" w:eastAsia="Calibri" w:hAnsi="Calibri" w:cs="Times New Roman"/>
          </w:rPr>
          <w:br w:type="page"/>
        </w:r>
      </w:ins>
    </w:p>
    <w:p w14:paraId="00E30348" w14:textId="77777777" w:rsidR="00674C8A" w:rsidRPr="00674C8A" w:rsidRDefault="00674C8A" w:rsidP="00674C8A">
      <w:pPr>
        <w:spacing w:line="600" w:lineRule="auto"/>
        <w:jc w:val="left"/>
        <w:rPr>
          <w:ins w:id="11328" w:author="UTENTE" w:date="2020-06-30T18:44:00Z"/>
          <w:rFonts w:ascii="Calibri" w:eastAsia="Calibri" w:hAnsi="Calibri" w:cs="Times New Roman"/>
          <w:lang w:val="en-US"/>
        </w:rPr>
      </w:pPr>
      <w:ins w:id="11329" w:author="UTENTE" w:date="2020-06-30T18:44:00Z">
        <w:r w:rsidRPr="00674C8A">
          <w:rPr>
            <w:rFonts w:ascii="Calibri" w:eastAsia="Calibri" w:hAnsi="Calibri" w:cs="Times New Roman"/>
            <w:lang w:val="en-US"/>
          </w:rPr>
          <w:lastRenderedPageBreak/>
          <w:t>775.</w:t>
        </w:r>
        <w:r w:rsidRPr="00674C8A">
          <w:rPr>
            <w:rFonts w:ascii="Calibri" w:eastAsia="Calibri" w:hAnsi="Calibri" w:cs="Times New Roman"/>
            <w:lang w:val="en-US"/>
          </w:rPr>
          <w:tab/>
          <w:t>rp "\"So much for friends… so much for family.\""</w:t>
        </w:r>
      </w:ins>
    </w:p>
    <w:p w14:paraId="20019310" w14:textId="77777777" w:rsidR="00674C8A" w:rsidRPr="00674C8A" w:rsidRDefault="00674C8A" w:rsidP="00674C8A">
      <w:pPr>
        <w:spacing w:line="600" w:lineRule="auto"/>
        <w:jc w:val="left"/>
        <w:rPr>
          <w:ins w:id="11330" w:author="UTENTE" w:date="2020-06-30T18:44:00Z"/>
          <w:rFonts w:ascii="Calibri" w:eastAsia="Calibri" w:hAnsi="Calibri" w:cs="Times New Roman"/>
          <w:lang w:val="en-US"/>
        </w:rPr>
      </w:pPr>
      <w:ins w:id="11331" w:author="UTENTE" w:date="2020-06-30T18:44:00Z">
        <w:r w:rsidRPr="00674C8A">
          <w:rPr>
            <w:rFonts w:ascii="Calibri" w:eastAsia="Calibri" w:hAnsi="Calibri" w:cs="Times New Roman"/>
            <w:lang w:val="en-US"/>
          </w:rPr>
          <w:t>776.</w:t>
        </w:r>
        <w:r w:rsidRPr="00674C8A">
          <w:rPr>
            <w:rFonts w:ascii="Calibri" w:eastAsia="Calibri" w:hAnsi="Calibri" w:cs="Times New Roman"/>
            <w:lang w:val="en-US"/>
          </w:rPr>
          <w:tab/>
          <w:t>n "Rex's eyes close painfully, forcing out tiny, clear drops that trail down his cheeks."</w:t>
        </w:r>
      </w:ins>
    </w:p>
    <w:p w14:paraId="77737F3D" w14:textId="77777777" w:rsidR="00674C8A" w:rsidRPr="00674C8A" w:rsidRDefault="00674C8A" w:rsidP="00674C8A">
      <w:pPr>
        <w:spacing w:line="600" w:lineRule="auto"/>
        <w:jc w:val="left"/>
        <w:rPr>
          <w:ins w:id="11332" w:author="UTENTE" w:date="2020-06-30T18:44:00Z"/>
          <w:rFonts w:ascii="Calibri" w:eastAsia="Calibri" w:hAnsi="Calibri" w:cs="Times New Roman"/>
          <w:lang w:val="en-US"/>
        </w:rPr>
      </w:pPr>
      <w:ins w:id="11333" w:author="UTENTE" w:date="2020-06-30T18:44:00Z">
        <w:r w:rsidRPr="00674C8A">
          <w:rPr>
            <w:rFonts w:ascii="Calibri" w:eastAsia="Calibri" w:hAnsi="Calibri" w:cs="Times New Roman"/>
            <w:lang w:val="en-US"/>
          </w:rPr>
          <w:t>777.</w:t>
        </w:r>
        <w:r w:rsidRPr="00674C8A">
          <w:rPr>
            <w:rFonts w:ascii="Calibri" w:eastAsia="Calibri" w:hAnsi="Calibri" w:cs="Times New Roman"/>
            <w:lang w:val="en-US"/>
          </w:rPr>
          <w:tab/>
          <w:t>rp "\"Now they're all gone… and I've got nothing left.\""</w:t>
        </w:r>
      </w:ins>
    </w:p>
    <w:p w14:paraId="24E535DE" w14:textId="77777777" w:rsidR="00674C8A" w:rsidRPr="00674C8A" w:rsidRDefault="00674C8A" w:rsidP="00674C8A">
      <w:pPr>
        <w:spacing w:line="600" w:lineRule="auto"/>
        <w:jc w:val="left"/>
        <w:rPr>
          <w:ins w:id="11334" w:author="UTENTE" w:date="2020-06-30T18:44:00Z"/>
          <w:rFonts w:ascii="Calibri" w:eastAsia="Calibri" w:hAnsi="Calibri" w:cs="Times New Roman"/>
          <w:lang w:val="en-US"/>
        </w:rPr>
      </w:pPr>
      <w:ins w:id="11335" w:author="UTENTE" w:date="2020-06-30T18:44:00Z">
        <w:r w:rsidRPr="00674C8A">
          <w:rPr>
            <w:rFonts w:ascii="Calibri" w:eastAsia="Calibri" w:hAnsi="Calibri" w:cs="Times New Roman"/>
            <w:lang w:val="en-US"/>
          </w:rPr>
          <w:t>778.</w:t>
        </w:r>
        <w:r w:rsidRPr="00674C8A">
          <w:rPr>
            <w:rFonts w:ascii="Calibri" w:eastAsia="Calibri" w:hAnsi="Calibri" w:cs="Times New Roman"/>
            <w:lang w:val="en-US"/>
          </w:rPr>
          <w:tab/>
          <w:t>n "His choked words are so quiet that they barely reach my ears."</w:t>
        </w:r>
      </w:ins>
    </w:p>
    <w:p w14:paraId="08505AB2" w14:textId="77777777" w:rsidR="00674C8A" w:rsidRPr="00674C8A" w:rsidRDefault="00674C8A" w:rsidP="00674C8A">
      <w:pPr>
        <w:spacing w:line="600" w:lineRule="auto"/>
        <w:jc w:val="left"/>
        <w:rPr>
          <w:ins w:id="11336" w:author="UTENTE" w:date="2020-06-30T18:44:00Z"/>
          <w:rFonts w:ascii="Calibri" w:eastAsia="Calibri" w:hAnsi="Calibri" w:cs="Times New Roman"/>
          <w:lang w:val="en-US"/>
        </w:rPr>
      </w:pPr>
      <w:ins w:id="11337" w:author="UTENTE" w:date="2020-06-30T18:44:00Z">
        <w:r w:rsidRPr="00674C8A">
          <w:rPr>
            <w:rFonts w:ascii="Calibri" w:eastAsia="Calibri" w:hAnsi="Calibri" w:cs="Times New Roman"/>
            <w:lang w:val="en-US"/>
          </w:rPr>
          <w:t>779.</w:t>
        </w:r>
        <w:r w:rsidRPr="00674C8A">
          <w:rPr>
            <w:rFonts w:ascii="Calibri" w:eastAsia="Calibri" w:hAnsi="Calibri" w:cs="Times New Roman"/>
            <w:lang w:val="en-US"/>
          </w:rPr>
          <w:tab/>
          <w:t>n "…But when I recognize what he's saying, a spark of anger immediately lights inside of me."</w:t>
        </w:r>
      </w:ins>
    </w:p>
    <w:p w14:paraId="0DB4185D" w14:textId="77777777" w:rsidR="00674C8A" w:rsidRPr="00674C8A" w:rsidRDefault="00674C8A" w:rsidP="00674C8A">
      <w:pPr>
        <w:spacing w:line="600" w:lineRule="auto"/>
        <w:jc w:val="left"/>
        <w:rPr>
          <w:ins w:id="11338" w:author="UTENTE" w:date="2020-06-30T18:44:00Z"/>
          <w:rFonts w:ascii="Calibri" w:eastAsia="Calibri" w:hAnsi="Calibri" w:cs="Times New Roman"/>
          <w:lang w:val="en-US"/>
        </w:rPr>
      </w:pPr>
      <w:ins w:id="11339" w:author="UTENTE" w:date="2020-06-30T18:44:00Z">
        <w:r w:rsidRPr="00674C8A">
          <w:rPr>
            <w:rFonts w:ascii="Calibri" w:eastAsia="Calibri" w:hAnsi="Calibri" w:cs="Times New Roman"/>
            <w:lang w:val="en-US"/>
          </w:rPr>
          <w:t>780.</w:t>
        </w:r>
        <w:r w:rsidRPr="00674C8A">
          <w:rPr>
            <w:rFonts w:ascii="Calibri" w:eastAsia="Calibri" w:hAnsi="Calibri" w:cs="Times New Roman"/>
            <w:lang w:val="en-US"/>
          </w:rPr>
          <w:tab/>
          <w:t>n "After all we've been through, Rex thinks he's all alone?\n{w}That I'm just going to drop him like everyone else?"</w:t>
        </w:r>
      </w:ins>
    </w:p>
    <w:p w14:paraId="51175604" w14:textId="77777777" w:rsidR="00674C8A" w:rsidRPr="00674C8A" w:rsidRDefault="00674C8A" w:rsidP="00674C8A">
      <w:pPr>
        <w:spacing w:line="600" w:lineRule="auto"/>
        <w:jc w:val="left"/>
        <w:rPr>
          <w:ins w:id="11340" w:author="UTENTE" w:date="2020-06-30T18:44:00Z"/>
          <w:rFonts w:ascii="Calibri" w:eastAsia="Calibri" w:hAnsi="Calibri" w:cs="Times New Roman"/>
          <w:lang w:val="en-US"/>
        </w:rPr>
      </w:pPr>
      <w:ins w:id="11341" w:author="UTENTE" w:date="2020-06-30T18:44:00Z">
        <w:r w:rsidRPr="00674C8A">
          <w:rPr>
            <w:rFonts w:ascii="Calibri" w:eastAsia="Calibri" w:hAnsi="Calibri" w:cs="Times New Roman"/>
            <w:lang w:val="en-US"/>
          </w:rPr>
          <w:t>781.</w:t>
        </w:r>
        <w:r w:rsidRPr="00674C8A">
          <w:rPr>
            <w:rFonts w:ascii="Calibri" w:eastAsia="Calibri" w:hAnsi="Calibri" w:cs="Times New Roman"/>
            <w:lang w:val="en-US"/>
          </w:rPr>
          <w:tab/>
          <w:t>mc "\"–Are you really that stupid?\""</w:t>
        </w:r>
      </w:ins>
    </w:p>
    <w:p w14:paraId="074BB411" w14:textId="77777777" w:rsidR="00674C8A" w:rsidRPr="00674C8A" w:rsidRDefault="00674C8A" w:rsidP="00674C8A">
      <w:pPr>
        <w:spacing w:line="600" w:lineRule="auto"/>
        <w:jc w:val="left"/>
        <w:rPr>
          <w:ins w:id="11342" w:author="UTENTE" w:date="2020-06-30T18:44:00Z"/>
          <w:rFonts w:ascii="Calibri" w:eastAsia="Calibri" w:hAnsi="Calibri" w:cs="Times New Roman"/>
          <w:lang w:val="en-US"/>
        </w:rPr>
      </w:pPr>
      <w:ins w:id="11343" w:author="UTENTE" w:date="2020-06-30T18:44:00Z">
        <w:r w:rsidRPr="00674C8A">
          <w:rPr>
            <w:rFonts w:ascii="Calibri" w:eastAsia="Calibri" w:hAnsi="Calibri" w:cs="Times New Roman"/>
            <w:lang w:val="en-US"/>
          </w:rPr>
          <w:t>782.</w:t>
        </w:r>
        <w:r w:rsidRPr="00674C8A">
          <w:rPr>
            <w:rFonts w:ascii="Calibri" w:eastAsia="Calibri" w:hAnsi="Calibri" w:cs="Times New Roman"/>
            <w:lang w:val="en-US"/>
          </w:rPr>
          <w:tab/>
          <w:t>r "\"…?\""</w:t>
        </w:r>
      </w:ins>
    </w:p>
    <w:p w14:paraId="7E47B721" w14:textId="77777777" w:rsidR="00674C8A" w:rsidRPr="00674C8A" w:rsidRDefault="00674C8A" w:rsidP="00674C8A">
      <w:pPr>
        <w:spacing w:line="600" w:lineRule="auto"/>
        <w:jc w:val="left"/>
        <w:rPr>
          <w:ins w:id="11344" w:author="UTENTE" w:date="2020-06-30T18:44:00Z"/>
          <w:rFonts w:ascii="Calibri" w:eastAsia="Calibri" w:hAnsi="Calibri" w:cs="Times New Roman"/>
          <w:lang w:val="en-US"/>
        </w:rPr>
      </w:pPr>
      <w:ins w:id="11345" w:author="UTENTE" w:date="2020-06-30T18:44:00Z">
        <w:r w:rsidRPr="00674C8A">
          <w:rPr>
            <w:rFonts w:ascii="Calibri" w:eastAsia="Calibri" w:hAnsi="Calibri" w:cs="Times New Roman"/>
            <w:lang w:val="en-US"/>
          </w:rPr>
          <w:t>783.</w:t>
        </w:r>
        <w:r w:rsidRPr="00674C8A">
          <w:rPr>
            <w:rFonts w:ascii="Calibri" w:eastAsia="Calibri" w:hAnsi="Calibri" w:cs="Times New Roman"/>
            <w:lang w:val="en-US"/>
          </w:rPr>
          <w:tab/>
          <w:t>n "I scold him quietly, curling my fingers in his bright, soft hair."</w:t>
        </w:r>
      </w:ins>
    </w:p>
    <w:p w14:paraId="20496DB8" w14:textId="77777777" w:rsidR="00674C8A" w:rsidRPr="00674C8A" w:rsidRDefault="00674C8A" w:rsidP="00674C8A">
      <w:pPr>
        <w:spacing w:line="600" w:lineRule="auto"/>
        <w:jc w:val="left"/>
        <w:rPr>
          <w:ins w:id="11346" w:author="UTENTE" w:date="2020-06-30T18:44:00Z"/>
          <w:rFonts w:ascii="Calibri" w:eastAsia="Calibri" w:hAnsi="Calibri" w:cs="Times New Roman"/>
          <w:lang w:val="en-US"/>
        </w:rPr>
      </w:pPr>
      <w:ins w:id="11347" w:author="UTENTE" w:date="2020-06-30T18:44:00Z">
        <w:r w:rsidRPr="00674C8A">
          <w:rPr>
            <w:rFonts w:ascii="Calibri" w:eastAsia="Calibri" w:hAnsi="Calibri" w:cs="Times New Roman"/>
            <w:lang w:val="en-US"/>
          </w:rPr>
          <w:t>784.</w:t>
        </w:r>
        <w:r w:rsidRPr="00674C8A">
          <w:rPr>
            <w:rFonts w:ascii="Calibri" w:eastAsia="Calibri" w:hAnsi="Calibri" w:cs="Times New Roman"/>
            <w:lang w:val="en-US"/>
          </w:rPr>
          <w:tab/>
          <w:t>mc "\"How can you say you've got nothing left?\""</w:t>
        </w:r>
      </w:ins>
    </w:p>
    <w:p w14:paraId="3C02E1B8" w14:textId="77777777" w:rsidR="00674C8A" w:rsidRPr="00674C8A" w:rsidRDefault="00674C8A" w:rsidP="00674C8A">
      <w:pPr>
        <w:spacing w:line="600" w:lineRule="auto"/>
        <w:jc w:val="left"/>
        <w:rPr>
          <w:ins w:id="11348" w:author="UTENTE" w:date="2020-06-30T18:44:00Z"/>
          <w:rFonts w:ascii="Calibri" w:eastAsia="Calibri" w:hAnsi="Calibri" w:cs="Times New Roman"/>
          <w:lang w:val="en-US"/>
        </w:rPr>
      </w:pPr>
      <w:ins w:id="11349" w:author="UTENTE" w:date="2020-06-30T18:44:00Z">
        <w:r w:rsidRPr="00674C8A">
          <w:rPr>
            <w:rFonts w:ascii="Calibri" w:eastAsia="Calibri" w:hAnsi="Calibri" w:cs="Times New Roman"/>
            <w:lang w:val="en-US"/>
          </w:rPr>
          <w:t>785.</w:t>
        </w:r>
        <w:r w:rsidRPr="00674C8A">
          <w:rPr>
            <w:rFonts w:ascii="Calibri" w:eastAsia="Calibri" w:hAnsi="Calibri" w:cs="Times New Roman"/>
            <w:lang w:val="en-US"/>
          </w:rPr>
          <w:tab/>
          <w:t>mc "\"Do you think I'm just gonna leave you here and walk away?\""</w:t>
        </w:r>
      </w:ins>
    </w:p>
    <w:p w14:paraId="559A1A52" w14:textId="77777777" w:rsidR="00674C8A" w:rsidRPr="00674C8A" w:rsidRDefault="00674C8A" w:rsidP="00674C8A">
      <w:pPr>
        <w:spacing w:line="600" w:lineRule="auto"/>
        <w:jc w:val="left"/>
        <w:rPr>
          <w:ins w:id="11350" w:author="UTENTE" w:date="2020-06-30T18:44:00Z"/>
          <w:rFonts w:ascii="Calibri" w:eastAsia="Calibri" w:hAnsi="Calibri" w:cs="Times New Roman"/>
          <w:lang w:val="en-US"/>
        </w:rPr>
      </w:pPr>
      <w:ins w:id="11351" w:author="UTENTE" w:date="2020-06-30T18:44:00Z">
        <w:r w:rsidRPr="00674C8A">
          <w:rPr>
            <w:rFonts w:ascii="Calibri" w:eastAsia="Calibri" w:hAnsi="Calibri" w:cs="Times New Roman"/>
            <w:lang w:val="en-US"/>
          </w:rPr>
          <w:t>786.</w:t>
        </w:r>
        <w:r w:rsidRPr="00674C8A">
          <w:rPr>
            <w:rFonts w:ascii="Calibri" w:eastAsia="Calibri" w:hAnsi="Calibri" w:cs="Times New Roman"/>
            <w:lang w:val="en-US"/>
          </w:rPr>
          <w:tab/>
          <w:t>mc "\"I'm hurt, you know.\""</w:t>
        </w:r>
      </w:ins>
    </w:p>
    <w:p w14:paraId="13F0AAC3" w14:textId="77777777" w:rsidR="00674C8A" w:rsidRPr="00674C8A" w:rsidRDefault="00674C8A" w:rsidP="00674C8A">
      <w:pPr>
        <w:spacing w:line="600" w:lineRule="auto"/>
        <w:jc w:val="left"/>
        <w:rPr>
          <w:ins w:id="11352" w:author="UTENTE" w:date="2020-06-30T18:44:00Z"/>
          <w:rFonts w:ascii="Calibri" w:eastAsia="Calibri" w:hAnsi="Calibri" w:cs="Times New Roman"/>
          <w:lang w:val="en-US"/>
        </w:rPr>
      </w:pPr>
      <w:ins w:id="11353" w:author="UTENTE" w:date="2020-06-30T18:44:00Z">
        <w:r w:rsidRPr="00674C8A">
          <w:rPr>
            <w:rFonts w:ascii="Calibri" w:eastAsia="Calibri" w:hAnsi="Calibri" w:cs="Times New Roman"/>
            <w:lang w:val="en-US"/>
          </w:rPr>
          <w:t>787.</w:t>
        </w:r>
        <w:r w:rsidRPr="00674C8A">
          <w:rPr>
            <w:rFonts w:ascii="Calibri" w:eastAsia="Calibri" w:hAnsi="Calibri" w:cs="Times New Roman"/>
            <w:lang w:val="en-US"/>
          </w:rPr>
          <w:tab/>
          <w:t>r "\"…\""</w:t>
        </w:r>
      </w:ins>
    </w:p>
    <w:p w14:paraId="12D3AEB1" w14:textId="77777777" w:rsidR="00674C8A" w:rsidRPr="00674C8A" w:rsidRDefault="00674C8A" w:rsidP="00674C8A">
      <w:pPr>
        <w:spacing w:line="600" w:lineRule="auto"/>
        <w:jc w:val="left"/>
        <w:rPr>
          <w:ins w:id="11354" w:author="UTENTE" w:date="2020-06-30T18:44:00Z"/>
          <w:rFonts w:ascii="Calibri" w:eastAsia="Calibri" w:hAnsi="Calibri" w:cs="Times New Roman"/>
          <w:lang w:val="en-US"/>
        </w:rPr>
      </w:pPr>
      <w:ins w:id="11355" w:author="UTENTE" w:date="2020-06-30T18:44:00Z">
        <w:r w:rsidRPr="00674C8A">
          <w:rPr>
            <w:rFonts w:ascii="Calibri" w:eastAsia="Calibri" w:hAnsi="Calibri" w:cs="Times New Roman"/>
            <w:lang w:val="en-US"/>
          </w:rPr>
          <w:t>788.</w:t>
        </w:r>
        <w:r w:rsidRPr="00674C8A">
          <w:rPr>
            <w:rFonts w:ascii="Calibri" w:eastAsia="Calibri" w:hAnsi="Calibri" w:cs="Times New Roman"/>
            <w:lang w:val="en-US"/>
          </w:rPr>
          <w:tab/>
          <w:t>mc "\"You're talking like I'm just gonna drop you and leave…\""</w:t>
        </w:r>
      </w:ins>
    </w:p>
    <w:p w14:paraId="5DE18A73" w14:textId="77777777" w:rsidR="00674C8A" w:rsidRPr="00674C8A" w:rsidRDefault="00674C8A" w:rsidP="00674C8A">
      <w:pPr>
        <w:spacing w:line="600" w:lineRule="auto"/>
        <w:jc w:val="left"/>
        <w:rPr>
          <w:ins w:id="11356" w:author="UTENTE" w:date="2020-06-30T18:44:00Z"/>
          <w:rFonts w:ascii="Calibri" w:eastAsia="Calibri" w:hAnsi="Calibri" w:cs="Times New Roman"/>
          <w:lang w:val="en-US"/>
        </w:rPr>
      </w:pPr>
      <w:ins w:id="11357" w:author="UTENTE" w:date="2020-06-30T18:44:00Z">
        <w:r w:rsidRPr="00674C8A">
          <w:rPr>
            <w:rFonts w:ascii="Calibri" w:eastAsia="Calibri" w:hAnsi="Calibri" w:cs="Times New Roman"/>
            <w:lang w:val="en-US"/>
          </w:rPr>
          <w:t>789.</w:t>
        </w:r>
        <w:r w:rsidRPr="00674C8A">
          <w:rPr>
            <w:rFonts w:ascii="Calibri" w:eastAsia="Calibri" w:hAnsi="Calibri" w:cs="Times New Roman"/>
            <w:lang w:val="en-US"/>
          </w:rPr>
          <w:tab/>
          <w:t>mc "\"…When it should be obvious that I like you way too much to ever do that.\"" </w:t>
        </w:r>
        <w:r w:rsidRPr="00674C8A">
          <w:rPr>
            <w:rFonts w:ascii="Calibri" w:eastAsia="Calibri" w:hAnsi="Calibri" w:cs="Times New Roman"/>
            <w:lang w:val="en-US"/>
          </w:rPr>
          <w:br w:type="page"/>
        </w:r>
      </w:ins>
    </w:p>
    <w:p w14:paraId="308948ED" w14:textId="77777777" w:rsidR="00674C8A" w:rsidRPr="00674C8A" w:rsidRDefault="00674C8A" w:rsidP="00674C8A">
      <w:pPr>
        <w:spacing w:line="600" w:lineRule="auto"/>
        <w:jc w:val="left"/>
        <w:rPr>
          <w:ins w:id="11358" w:author="UTENTE" w:date="2020-06-30T18:44:00Z"/>
          <w:rFonts w:ascii="Calibri" w:eastAsia="Calibri" w:hAnsi="Calibri" w:cs="Times New Roman"/>
        </w:rPr>
      </w:pPr>
      <w:ins w:id="11359" w:author="UTENTE" w:date="2020-06-30T18:44:00Z">
        <w:r w:rsidRPr="00674C8A">
          <w:rPr>
            <w:rFonts w:ascii="Calibri" w:eastAsia="Calibri" w:hAnsi="Calibri" w:cs="Times New Roman"/>
          </w:rPr>
          <w:lastRenderedPageBreak/>
          <w:t>775.</w:t>
        </w:r>
        <w:r w:rsidRPr="00674C8A">
          <w:rPr>
            <w:rFonts w:ascii="Calibri" w:eastAsia="Calibri" w:hAnsi="Calibri" w:cs="Times New Roman"/>
          </w:rPr>
          <w:tab/>
          <w:t>rp "\"Alla faccia dell'amicizia… alla faccia della famiglia.\""</w:t>
        </w:r>
      </w:ins>
    </w:p>
    <w:p w14:paraId="1DBF7C33" w14:textId="77777777" w:rsidR="00674C8A" w:rsidRPr="00674C8A" w:rsidRDefault="00674C8A" w:rsidP="00674C8A">
      <w:pPr>
        <w:spacing w:line="600" w:lineRule="auto"/>
        <w:jc w:val="left"/>
        <w:rPr>
          <w:ins w:id="11360" w:author="UTENTE" w:date="2020-06-30T18:44:00Z"/>
          <w:rFonts w:ascii="Calibri" w:eastAsia="Calibri" w:hAnsi="Calibri" w:cs="Times New Roman"/>
        </w:rPr>
      </w:pPr>
      <w:ins w:id="11361" w:author="UTENTE" w:date="2020-06-30T18:44:00Z">
        <w:r w:rsidRPr="00674C8A">
          <w:rPr>
            <w:rFonts w:ascii="Calibri" w:eastAsia="Calibri" w:hAnsi="Calibri" w:cs="Times New Roman"/>
          </w:rPr>
          <w:t>776.</w:t>
        </w:r>
        <w:r w:rsidRPr="00674C8A">
          <w:rPr>
            <w:rFonts w:ascii="Calibri" w:eastAsia="Calibri" w:hAnsi="Calibri" w:cs="Times New Roman"/>
          </w:rPr>
          <w:tab/>
          <w:t>n "Gli occhi di Rex si chiudono, colmi di dolore, facendo fuori uscire piccole gocce trasparenti che gli scorrono lungo le guance."</w:t>
        </w:r>
      </w:ins>
    </w:p>
    <w:p w14:paraId="560C6AAC" w14:textId="77777777" w:rsidR="00674C8A" w:rsidRPr="00674C8A" w:rsidRDefault="00674C8A" w:rsidP="00674C8A">
      <w:pPr>
        <w:spacing w:line="600" w:lineRule="auto"/>
        <w:jc w:val="left"/>
        <w:rPr>
          <w:ins w:id="11362" w:author="UTENTE" w:date="2020-06-30T18:44:00Z"/>
          <w:rFonts w:ascii="Calibri" w:eastAsia="Calibri" w:hAnsi="Calibri" w:cs="Times New Roman"/>
        </w:rPr>
      </w:pPr>
      <w:ins w:id="11363" w:author="UTENTE" w:date="2020-06-30T18:44:00Z">
        <w:r w:rsidRPr="00674C8A">
          <w:rPr>
            <w:rFonts w:ascii="Calibri" w:eastAsia="Calibri" w:hAnsi="Calibri" w:cs="Times New Roman"/>
          </w:rPr>
          <w:t>777.</w:t>
        </w:r>
        <w:r w:rsidRPr="00674C8A">
          <w:rPr>
            <w:rFonts w:ascii="Calibri" w:eastAsia="Calibri" w:hAnsi="Calibri" w:cs="Times New Roman"/>
          </w:rPr>
          <w:tab/>
          <w:t>rp "\"Ora se ne sono andati tutti… e non mi rimane più niente.\""</w:t>
        </w:r>
      </w:ins>
    </w:p>
    <w:p w14:paraId="35652087" w14:textId="77777777" w:rsidR="00674C8A" w:rsidRPr="00674C8A" w:rsidRDefault="00674C8A" w:rsidP="00674C8A">
      <w:pPr>
        <w:spacing w:line="600" w:lineRule="auto"/>
        <w:jc w:val="left"/>
        <w:rPr>
          <w:ins w:id="11364" w:author="UTENTE" w:date="2020-06-30T18:44:00Z"/>
          <w:rFonts w:ascii="Calibri" w:eastAsia="Calibri" w:hAnsi="Calibri" w:cs="Times New Roman"/>
        </w:rPr>
      </w:pPr>
      <w:ins w:id="11365" w:author="UTENTE" w:date="2020-06-30T18:44:00Z">
        <w:r w:rsidRPr="00674C8A">
          <w:rPr>
            <w:rFonts w:ascii="Calibri" w:eastAsia="Calibri" w:hAnsi="Calibri" w:cs="Times New Roman"/>
          </w:rPr>
          <w:t>778.</w:t>
        </w:r>
        <w:r w:rsidRPr="00674C8A">
          <w:rPr>
            <w:rFonts w:ascii="Calibri" w:eastAsia="Calibri" w:hAnsi="Calibri" w:cs="Times New Roman"/>
          </w:rPr>
          <w:tab/>
          <w:t>n "Le sue parole strozzate sono così fievoli che raggiungono a malapena le mie orecchie."</w:t>
        </w:r>
      </w:ins>
    </w:p>
    <w:p w14:paraId="039D9EEF" w14:textId="77777777" w:rsidR="00674C8A" w:rsidRPr="00674C8A" w:rsidRDefault="00674C8A" w:rsidP="00674C8A">
      <w:pPr>
        <w:spacing w:line="600" w:lineRule="auto"/>
        <w:jc w:val="left"/>
        <w:rPr>
          <w:ins w:id="11366" w:author="UTENTE" w:date="2020-06-30T18:44:00Z"/>
          <w:rFonts w:ascii="Calibri" w:eastAsia="Calibri" w:hAnsi="Calibri" w:cs="Times New Roman"/>
        </w:rPr>
      </w:pPr>
      <w:ins w:id="11367" w:author="UTENTE" w:date="2020-06-30T18:44:00Z">
        <w:r w:rsidRPr="00674C8A">
          <w:rPr>
            <w:rFonts w:ascii="Calibri" w:eastAsia="Calibri" w:hAnsi="Calibri" w:cs="Times New Roman"/>
          </w:rPr>
          <w:t>779.</w:t>
        </w:r>
        <w:r w:rsidRPr="00674C8A">
          <w:rPr>
            <w:rFonts w:ascii="Calibri" w:eastAsia="Calibri" w:hAnsi="Calibri" w:cs="Times New Roman"/>
          </w:rPr>
          <w:tab/>
          <w:t>n "…Ma quando capisco quello che sta dicendo, una scintilla di rabbia mi si accende dentro."</w:t>
        </w:r>
      </w:ins>
    </w:p>
    <w:p w14:paraId="50E6D9AA" w14:textId="77777777" w:rsidR="00674C8A" w:rsidRPr="00674C8A" w:rsidRDefault="00674C8A" w:rsidP="00674C8A">
      <w:pPr>
        <w:spacing w:line="600" w:lineRule="auto"/>
        <w:jc w:val="left"/>
        <w:rPr>
          <w:ins w:id="11368" w:author="UTENTE" w:date="2020-06-30T18:44:00Z"/>
          <w:rFonts w:ascii="Calibri" w:eastAsia="Calibri" w:hAnsi="Calibri" w:cs="Times New Roman"/>
        </w:rPr>
      </w:pPr>
      <w:ins w:id="11369" w:author="UTENTE" w:date="2020-06-30T18:44:00Z">
        <w:r w:rsidRPr="00674C8A">
          <w:rPr>
            <w:rFonts w:ascii="Calibri" w:eastAsia="Calibri" w:hAnsi="Calibri" w:cs="Times New Roman"/>
          </w:rPr>
          <w:t>780.</w:t>
        </w:r>
        <w:r w:rsidRPr="00674C8A">
          <w:rPr>
            <w:rFonts w:ascii="Calibri" w:eastAsia="Calibri" w:hAnsi="Calibri" w:cs="Times New Roman"/>
          </w:rPr>
          <w:tab/>
          <w:t>n "Dopo tutto quello che abbiamo passato, Rex pensa di essere completamente solo?\n{w}Che io possa scaricarlo come hanno fatto gli altri?"</w:t>
        </w:r>
      </w:ins>
    </w:p>
    <w:p w14:paraId="43393A5B" w14:textId="77777777" w:rsidR="00674C8A" w:rsidRPr="00674C8A" w:rsidRDefault="00674C8A" w:rsidP="00674C8A">
      <w:pPr>
        <w:spacing w:line="600" w:lineRule="auto"/>
        <w:jc w:val="left"/>
        <w:rPr>
          <w:ins w:id="11370" w:author="UTENTE" w:date="2020-06-30T18:44:00Z"/>
          <w:rFonts w:ascii="Calibri" w:eastAsia="Calibri" w:hAnsi="Calibri" w:cs="Times New Roman"/>
        </w:rPr>
      </w:pPr>
      <w:ins w:id="11371" w:author="UTENTE" w:date="2020-06-30T18:44:00Z">
        <w:r w:rsidRPr="00674C8A">
          <w:rPr>
            <w:rFonts w:ascii="Calibri" w:eastAsia="Calibri" w:hAnsi="Calibri" w:cs="Times New Roman"/>
          </w:rPr>
          <w:t>781.</w:t>
        </w:r>
        <w:r w:rsidRPr="00674C8A">
          <w:rPr>
            <w:rFonts w:ascii="Calibri" w:eastAsia="Calibri" w:hAnsi="Calibri" w:cs="Times New Roman"/>
          </w:rPr>
          <w:tab/>
          <w:t>mc "\"Sei davvero così stupido?\""</w:t>
        </w:r>
      </w:ins>
    </w:p>
    <w:p w14:paraId="0580889C" w14:textId="77777777" w:rsidR="00674C8A" w:rsidRPr="00674C8A" w:rsidRDefault="00674C8A" w:rsidP="00674C8A">
      <w:pPr>
        <w:spacing w:line="600" w:lineRule="auto"/>
        <w:jc w:val="left"/>
        <w:rPr>
          <w:ins w:id="11372" w:author="UTENTE" w:date="2020-06-30T18:44:00Z"/>
          <w:rFonts w:ascii="Calibri" w:eastAsia="Calibri" w:hAnsi="Calibri" w:cs="Times New Roman"/>
        </w:rPr>
      </w:pPr>
      <w:ins w:id="11373" w:author="UTENTE" w:date="2020-06-30T18:44:00Z">
        <w:r w:rsidRPr="00674C8A">
          <w:rPr>
            <w:rFonts w:ascii="Calibri" w:eastAsia="Calibri" w:hAnsi="Calibri" w:cs="Times New Roman"/>
          </w:rPr>
          <w:t>782.</w:t>
        </w:r>
        <w:r w:rsidRPr="00674C8A">
          <w:rPr>
            <w:rFonts w:ascii="Calibri" w:eastAsia="Calibri" w:hAnsi="Calibri" w:cs="Times New Roman"/>
          </w:rPr>
          <w:tab/>
          <w:t>r "\"…?\""</w:t>
        </w:r>
      </w:ins>
    </w:p>
    <w:p w14:paraId="2F056A17" w14:textId="77777777" w:rsidR="00674C8A" w:rsidRPr="00674C8A" w:rsidRDefault="00674C8A" w:rsidP="00674C8A">
      <w:pPr>
        <w:spacing w:line="600" w:lineRule="auto"/>
        <w:jc w:val="left"/>
        <w:rPr>
          <w:ins w:id="11374" w:author="UTENTE" w:date="2020-06-30T18:44:00Z"/>
          <w:rFonts w:ascii="Calibri" w:eastAsia="Calibri" w:hAnsi="Calibri" w:cs="Times New Roman"/>
        </w:rPr>
      </w:pPr>
      <w:ins w:id="11375" w:author="UTENTE" w:date="2020-06-30T18:44:00Z">
        <w:r w:rsidRPr="00674C8A">
          <w:rPr>
            <w:rFonts w:ascii="Calibri" w:eastAsia="Calibri" w:hAnsi="Calibri" w:cs="Times New Roman"/>
          </w:rPr>
          <w:t>783.</w:t>
        </w:r>
        <w:r w:rsidRPr="00674C8A">
          <w:rPr>
            <w:rFonts w:ascii="Calibri" w:eastAsia="Calibri" w:hAnsi="Calibri" w:cs="Times New Roman"/>
          </w:rPr>
          <w:tab/>
          <w:t>n "Lo rimprovero dolcemente, accarezzando i suoi soffici e vivaci capelli."</w:t>
        </w:r>
      </w:ins>
    </w:p>
    <w:p w14:paraId="7DC3CEA4" w14:textId="77777777" w:rsidR="00674C8A" w:rsidRPr="00674C8A" w:rsidRDefault="00674C8A" w:rsidP="00674C8A">
      <w:pPr>
        <w:spacing w:line="600" w:lineRule="auto"/>
        <w:jc w:val="left"/>
        <w:rPr>
          <w:ins w:id="11376" w:author="UTENTE" w:date="2020-06-30T18:44:00Z"/>
          <w:rFonts w:ascii="Calibri" w:eastAsia="Calibri" w:hAnsi="Calibri" w:cs="Times New Roman"/>
        </w:rPr>
      </w:pPr>
      <w:ins w:id="11377" w:author="UTENTE" w:date="2020-06-30T18:44:00Z">
        <w:r w:rsidRPr="00674C8A">
          <w:rPr>
            <w:rFonts w:ascii="Calibri" w:eastAsia="Calibri" w:hAnsi="Calibri" w:cs="Times New Roman"/>
          </w:rPr>
          <w:t>784.</w:t>
        </w:r>
        <w:r w:rsidRPr="00674C8A">
          <w:rPr>
            <w:rFonts w:ascii="Calibri" w:eastAsia="Calibri" w:hAnsi="Calibri" w:cs="Times New Roman"/>
          </w:rPr>
          <w:tab/>
          <w:t>mc "\"Come puoi dire che non ti rimane più niente?\""</w:t>
        </w:r>
      </w:ins>
    </w:p>
    <w:p w14:paraId="5BDB650F" w14:textId="77777777" w:rsidR="00674C8A" w:rsidRPr="00674C8A" w:rsidRDefault="00674C8A" w:rsidP="00674C8A">
      <w:pPr>
        <w:spacing w:line="600" w:lineRule="auto"/>
        <w:jc w:val="left"/>
        <w:rPr>
          <w:ins w:id="11378" w:author="UTENTE" w:date="2020-06-30T18:44:00Z"/>
          <w:rFonts w:ascii="Calibri" w:eastAsia="Calibri" w:hAnsi="Calibri" w:cs="Times New Roman"/>
        </w:rPr>
      </w:pPr>
      <w:ins w:id="11379" w:author="UTENTE" w:date="2020-06-30T18:44:00Z">
        <w:r w:rsidRPr="00674C8A">
          <w:rPr>
            <w:rFonts w:ascii="Calibri" w:eastAsia="Calibri" w:hAnsi="Calibri" w:cs="Times New Roman"/>
          </w:rPr>
          <w:t>785.</w:t>
        </w:r>
        <w:r w:rsidRPr="00674C8A">
          <w:rPr>
            <w:rFonts w:ascii="Calibri" w:eastAsia="Calibri" w:hAnsi="Calibri" w:cs="Times New Roman"/>
          </w:rPr>
          <w:tab/>
          <w:t>mc "\"Pensi davvero che ti lascerei qui da solo?\""</w:t>
        </w:r>
      </w:ins>
    </w:p>
    <w:p w14:paraId="0AC0D77B" w14:textId="77777777" w:rsidR="00674C8A" w:rsidRPr="00674C8A" w:rsidRDefault="00674C8A" w:rsidP="00674C8A">
      <w:pPr>
        <w:spacing w:line="600" w:lineRule="auto"/>
        <w:jc w:val="left"/>
        <w:rPr>
          <w:ins w:id="11380" w:author="UTENTE" w:date="2020-06-30T18:44:00Z"/>
          <w:rFonts w:ascii="Calibri" w:eastAsia="Calibri" w:hAnsi="Calibri" w:cs="Times New Roman"/>
        </w:rPr>
      </w:pPr>
      <w:ins w:id="11381" w:author="UTENTE" w:date="2020-06-30T18:44:00Z">
        <w:r w:rsidRPr="00674C8A">
          <w:rPr>
            <w:rFonts w:ascii="Calibri" w:eastAsia="Calibri" w:hAnsi="Calibri" w:cs="Times New Roman"/>
          </w:rPr>
          <w:t>786.</w:t>
        </w:r>
        <w:r w:rsidRPr="00674C8A">
          <w:rPr>
            <w:rFonts w:ascii="Calibri" w:eastAsia="Calibri" w:hAnsi="Calibri" w:cs="Times New Roman"/>
          </w:rPr>
          <w:tab/>
          <w:t>mc "\"Mi fa male tu possa pensarlo, sai.\""</w:t>
        </w:r>
      </w:ins>
    </w:p>
    <w:p w14:paraId="231733CC" w14:textId="77777777" w:rsidR="00674C8A" w:rsidRPr="00674C8A" w:rsidRDefault="00674C8A" w:rsidP="00674C8A">
      <w:pPr>
        <w:spacing w:line="600" w:lineRule="auto"/>
        <w:jc w:val="left"/>
        <w:rPr>
          <w:ins w:id="11382" w:author="UTENTE" w:date="2020-06-30T18:44:00Z"/>
          <w:rFonts w:ascii="Calibri" w:eastAsia="Calibri" w:hAnsi="Calibri" w:cs="Times New Roman"/>
        </w:rPr>
      </w:pPr>
      <w:ins w:id="11383" w:author="UTENTE" w:date="2020-06-30T18:44:00Z">
        <w:r w:rsidRPr="00674C8A">
          <w:rPr>
            <w:rFonts w:ascii="Calibri" w:eastAsia="Calibri" w:hAnsi="Calibri" w:cs="Times New Roman"/>
          </w:rPr>
          <w:t>787.</w:t>
        </w:r>
        <w:r w:rsidRPr="00674C8A">
          <w:rPr>
            <w:rFonts w:ascii="Calibri" w:eastAsia="Calibri" w:hAnsi="Calibri" w:cs="Times New Roman"/>
          </w:rPr>
          <w:tab/>
          <w:t>r "\"…\""</w:t>
        </w:r>
      </w:ins>
    </w:p>
    <w:p w14:paraId="4C2ACFBB" w14:textId="77777777" w:rsidR="00674C8A" w:rsidRPr="00674C8A" w:rsidRDefault="00674C8A" w:rsidP="00674C8A">
      <w:pPr>
        <w:spacing w:line="600" w:lineRule="auto"/>
        <w:jc w:val="left"/>
        <w:rPr>
          <w:ins w:id="11384" w:author="UTENTE" w:date="2020-06-30T18:44:00Z"/>
          <w:rFonts w:ascii="Calibri" w:eastAsia="Calibri" w:hAnsi="Calibri" w:cs="Times New Roman"/>
        </w:rPr>
      </w:pPr>
      <w:ins w:id="11385" w:author="UTENTE" w:date="2020-06-30T18:44:00Z">
        <w:r w:rsidRPr="00674C8A">
          <w:rPr>
            <w:rFonts w:ascii="Calibri" w:eastAsia="Calibri" w:hAnsi="Calibri" w:cs="Times New Roman"/>
          </w:rPr>
          <w:t>788.</w:t>
        </w:r>
        <w:r w:rsidRPr="00674C8A">
          <w:rPr>
            <w:rFonts w:ascii="Calibri" w:eastAsia="Calibri" w:hAnsi="Calibri" w:cs="Times New Roman"/>
          </w:rPr>
          <w:tab/>
          <w:t>mc "\"Parli come se ti stessi per scaricare e mollare qui…\""</w:t>
        </w:r>
      </w:ins>
    </w:p>
    <w:p w14:paraId="217022BC" w14:textId="77777777" w:rsidR="00674C8A" w:rsidRPr="00674C8A" w:rsidRDefault="00674C8A" w:rsidP="00674C8A">
      <w:pPr>
        <w:spacing w:line="600" w:lineRule="auto"/>
        <w:jc w:val="left"/>
        <w:rPr>
          <w:ins w:id="11386" w:author="UTENTE" w:date="2020-06-30T18:44:00Z"/>
          <w:rFonts w:ascii="Calibri" w:eastAsia="Calibri" w:hAnsi="Calibri" w:cs="Times New Roman"/>
        </w:rPr>
      </w:pPr>
      <w:ins w:id="11387" w:author="UTENTE" w:date="2020-06-30T18:44:00Z">
        <w:r w:rsidRPr="00674C8A">
          <w:rPr>
            <w:rFonts w:ascii="Calibri" w:eastAsia="Calibri" w:hAnsi="Calibri" w:cs="Times New Roman"/>
          </w:rPr>
          <w:t>789.</w:t>
        </w:r>
        <w:r w:rsidRPr="00674C8A">
          <w:rPr>
            <w:rFonts w:ascii="Calibri" w:eastAsia="Calibri" w:hAnsi="Calibri" w:cs="Times New Roman"/>
          </w:rPr>
          <w:tab/>
          <w:t>mc "\"…Quando dovrebbe essere chiaro che mi piaci troppo per fare una cosa del genere.\"" </w:t>
        </w:r>
        <w:r w:rsidRPr="00674C8A">
          <w:rPr>
            <w:rFonts w:ascii="Calibri" w:eastAsia="Calibri" w:hAnsi="Calibri" w:cs="Times New Roman"/>
          </w:rPr>
          <w:br w:type="page"/>
        </w:r>
      </w:ins>
    </w:p>
    <w:p w14:paraId="65F14C0E" w14:textId="77777777" w:rsidR="00674C8A" w:rsidRPr="00674C8A" w:rsidRDefault="00674C8A" w:rsidP="00674C8A">
      <w:pPr>
        <w:spacing w:line="600" w:lineRule="auto"/>
        <w:jc w:val="left"/>
        <w:rPr>
          <w:ins w:id="11388" w:author="UTENTE" w:date="2020-06-30T18:44:00Z"/>
          <w:rFonts w:ascii="Calibri" w:eastAsia="Calibri" w:hAnsi="Calibri" w:cs="Times New Roman"/>
          <w:lang w:val="en-US"/>
        </w:rPr>
      </w:pPr>
      <w:ins w:id="11389" w:author="UTENTE" w:date="2020-06-30T18:44:00Z">
        <w:r w:rsidRPr="00674C8A">
          <w:rPr>
            <w:rFonts w:ascii="Calibri" w:eastAsia="Calibri" w:hAnsi="Calibri" w:cs="Times New Roman"/>
            <w:lang w:val="en-US"/>
          </w:rPr>
          <w:lastRenderedPageBreak/>
          <w:t>790.</w:t>
        </w:r>
        <w:r w:rsidRPr="00674C8A">
          <w:rPr>
            <w:rFonts w:ascii="Calibri" w:eastAsia="Calibri" w:hAnsi="Calibri" w:cs="Times New Roman"/>
            <w:lang w:val="en-US"/>
          </w:rPr>
          <w:tab/>
          <w:t>mc "\"You're crazy, and impulsive, and you've got a horrible temper, and you seriously need to learn about personal boundaries…\""</w:t>
        </w:r>
      </w:ins>
    </w:p>
    <w:p w14:paraId="74FF930B" w14:textId="77777777" w:rsidR="00674C8A" w:rsidRPr="00674C8A" w:rsidRDefault="00674C8A" w:rsidP="00674C8A">
      <w:pPr>
        <w:spacing w:line="600" w:lineRule="auto"/>
        <w:jc w:val="left"/>
        <w:rPr>
          <w:ins w:id="11390" w:author="UTENTE" w:date="2020-06-30T18:44:00Z"/>
          <w:rFonts w:ascii="Calibri" w:eastAsia="Calibri" w:hAnsi="Calibri" w:cs="Times New Roman"/>
          <w:lang w:val="en-US"/>
        </w:rPr>
      </w:pPr>
      <w:ins w:id="11391" w:author="UTENTE" w:date="2020-06-30T18:44:00Z">
        <w:r w:rsidRPr="00674C8A">
          <w:rPr>
            <w:rFonts w:ascii="Calibri" w:eastAsia="Calibri" w:hAnsi="Calibri" w:cs="Times New Roman"/>
            <w:lang w:val="en-US"/>
          </w:rPr>
          <w:t>791.</w:t>
        </w:r>
        <w:r w:rsidRPr="00674C8A">
          <w:rPr>
            <w:rFonts w:ascii="Calibri" w:eastAsia="Calibri" w:hAnsi="Calibri" w:cs="Times New Roman"/>
            <w:lang w:val="en-US"/>
          </w:rPr>
          <w:tab/>
          <w:t>n "Pausing, I bite my lip for a moment."</w:t>
        </w:r>
      </w:ins>
    </w:p>
    <w:p w14:paraId="0BB904A9" w14:textId="77777777" w:rsidR="00674C8A" w:rsidRPr="00674C8A" w:rsidRDefault="00674C8A" w:rsidP="00674C8A">
      <w:pPr>
        <w:spacing w:line="600" w:lineRule="auto"/>
        <w:jc w:val="left"/>
        <w:rPr>
          <w:ins w:id="11392" w:author="UTENTE" w:date="2020-06-30T18:44:00Z"/>
          <w:rFonts w:ascii="Calibri" w:eastAsia="Calibri" w:hAnsi="Calibri" w:cs="Times New Roman"/>
          <w:lang w:val="en-US"/>
        </w:rPr>
      </w:pPr>
      <w:ins w:id="11393" w:author="UTENTE" w:date="2020-06-30T18:44:00Z">
        <w:r w:rsidRPr="00674C8A">
          <w:rPr>
            <w:rFonts w:ascii="Calibri" w:eastAsia="Calibri" w:hAnsi="Calibri" w:cs="Times New Roman"/>
            <w:lang w:val="en-US"/>
          </w:rPr>
          <w:t>792.</w:t>
        </w:r>
        <w:r w:rsidRPr="00674C8A">
          <w:rPr>
            <w:rFonts w:ascii="Calibri" w:eastAsia="Calibri" w:hAnsi="Calibri" w:cs="Times New Roman"/>
            <w:lang w:val="en-US"/>
          </w:rPr>
          <w:tab/>
          <w:t>n "His gaze is full of such pure, desperate hope, like a drowning man clinging onto a tattered raft."</w:t>
        </w:r>
      </w:ins>
    </w:p>
    <w:p w14:paraId="53F47E04" w14:textId="77777777" w:rsidR="00674C8A" w:rsidRPr="00674C8A" w:rsidRDefault="00674C8A" w:rsidP="00674C8A">
      <w:pPr>
        <w:spacing w:line="600" w:lineRule="auto"/>
        <w:jc w:val="left"/>
        <w:rPr>
          <w:ins w:id="11394" w:author="UTENTE" w:date="2020-06-30T18:44:00Z"/>
          <w:rFonts w:ascii="Calibri" w:eastAsia="Calibri" w:hAnsi="Calibri" w:cs="Times New Roman"/>
          <w:lang w:val="en-US"/>
        </w:rPr>
      </w:pPr>
      <w:ins w:id="11395" w:author="UTENTE" w:date="2020-06-30T18:44:00Z">
        <w:r w:rsidRPr="00674C8A">
          <w:rPr>
            <w:rFonts w:ascii="Calibri" w:eastAsia="Calibri" w:hAnsi="Calibri" w:cs="Times New Roman"/>
            <w:lang w:val="en-US"/>
          </w:rPr>
          <w:t>793.</w:t>
        </w:r>
        <w:r w:rsidRPr="00674C8A">
          <w:rPr>
            <w:rFonts w:ascii="Calibri" w:eastAsia="Calibri" w:hAnsi="Calibri" w:cs="Times New Roman"/>
            <w:lang w:val="en-US"/>
          </w:rPr>
          <w:tab/>
          <w:t>mc "\"…But you're a good kid, Rex. You… aren't the big bad guy you try to be.\""</w:t>
        </w:r>
      </w:ins>
    </w:p>
    <w:p w14:paraId="65934940" w14:textId="77777777" w:rsidR="00674C8A" w:rsidRPr="00674C8A" w:rsidRDefault="00674C8A" w:rsidP="00674C8A">
      <w:pPr>
        <w:spacing w:line="600" w:lineRule="auto"/>
        <w:jc w:val="left"/>
        <w:rPr>
          <w:ins w:id="11396" w:author="UTENTE" w:date="2020-06-30T18:44:00Z"/>
          <w:rFonts w:ascii="Calibri" w:eastAsia="Calibri" w:hAnsi="Calibri" w:cs="Times New Roman"/>
          <w:lang w:val="en-US"/>
        </w:rPr>
      </w:pPr>
      <w:ins w:id="11397" w:author="UTENTE" w:date="2020-06-30T18:44:00Z">
        <w:r w:rsidRPr="00674C8A">
          <w:rPr>
            <w:rFonts w:ascii="Calibri" w:eastAsia="Calibri" w:hAnsi="Calibri" w:cs="Times New Roman"/>
            <w:lang w:val="en-US"/>
          </w:rPr>
          <w:t>794.</w:t>
        </w:r>
        <w:r w:rsidRPr="00674C8A">
          <w:rPr>
            <w:rFonts w:ascii="Calibri" w:eastAsia="Calibri" w:hAnsi="Calibri" w:cs="Times New Roman"/>
            <w:lang w:val="en-US"/>
          </w:rPr>
          <w:tab/>
          <w:t>mc "\"I've already decided that I won't leave you alone.\""</w:t>
        </w:r>
      </w:ins>
    </w:p>
    <w:p w14:paraId="5E6E085F" w14:textId="77777777" w:rsidR="00674C8A" w:rsidRPr="00674C8A" w:rsidRDefault="00674C8A" w:rsidP="00674C8A">
      <w:pPr>
        <w:spacing w:line="600" w:lineRule="auto"/>
        <w:jc w:val="left"/>
        <w:rPr>
          <w:ins w:id="11398" w:author="UTENTE" w:date="2020-06-30T18:44:00Z"/>
          <w:rFonts w:ascii="Calibri" w:eastAsia="Calibri" w:hAnsi="Calibri" w:cs="Times New Roman"/>
          <w:lang w:val="en-US"/>
        </w:rPr>
      </w:pPr>
      <w:ins w:id="11399" w:author="UTENTE" w:date="2020-06-30T18:44:00Z">
        <w:r w:rsidRPr="00674C8A">
          <w:rPr>
            <w:rFonts w:ascii="Calibri" w:eastAsia="Calibri" w:hAnsi="Calibri" w:cs="Times New Roman"/>
            <w:lang w:val="en-US"/>
          </w:rPr>
          <w:t>795.</w:t>
        </w:r>
        <w:r w:rsidRPr="00674C8A">
          <w:rPr>
            <w:rFonts w:ascii="Calibri" w:eastAsia="Calibri" w:hAnsi="Calibri" w:cs="Times New Roman"/>
            <w:lang w:val="en-US"/>
          </w:rPr>
          <w:tab/>
          <w:t>mc "\"Besides… Who else would look out for you, if I wasn't here to keep you in line?\""</w:t>
        </w:r>
      </w:ins>
    </w:p>
    <w:p w14:paraId="3E440279" w14:textId="77777777" w:rsidR="00674C8A" w:rsidRPr="00674C8A" w:rsidRDefault="00674C8A" w:rsidP="00674C8A">
      <w:pPr>
        <w:spacing w:line="600" w:lineRule="auto"/>
        <w:jc w:val="left"/>
        <w:rPr>
          <w:ins w:id="11400" w:author="UTENTE" w:date="2020-06-30T18:44:00Z"/>
          <w:rFonts w:ascii="Calibri" w:eastAsia="Calibri" w:hAnsi="Calibri" w:cs="Times New Roman"/>
          <w:lang w:val="en-US"/>
        </w:rPr>
      </w:pPr>
      <w:ins w:id="11401" w:author="UTENTE" w:date="2020-06-30T18:44:00Z">
        <w:r w:rsidRPr="00674C8A">
          <w:rPr>
            <w:rFonts w:ascii="Calibri" w:eastAsia="Calibri" w:hAnsi="Calibri" w:cs="Times New Roman"/>
            <w:lang w:val="en-US"/>
          </w:rPr>
          <w:t>796.</w:t>
        </w:r>
        <w:r w:rsidRPr="00674C8A">
          <w:rPr>
            <w:rFonts w:ascii="Calibri" w:eastAsia="Calibri" w:hAnsi="Calibri" w:cs="Times New Roman"/>
            <w:lang w:val="en-US"/>
          </w:rPr>
          <w:tab/>
          <w:t>n "As I speak to him softly, Rex stares at me with pure awe, as if he can hardly believe what I'm saying."</w:t>
        </w:r>
      </w:ins>
    </w:p>
    <w:p w14:paraId="521FAD41" w14:textId="77777777" w:rsidR="00674C8A" w:rsidRPr="00674C8A" w:rsidRDefault="00674C8A" w:rsidP="00674C8A">
      <w:pPr>
        <w:spacing w:line="600" w:lineRule="auto"/>
        <w:jc w:val="left"/>
        <w:rPr>
          <w:ins w:id="11402" w:author="UTENTE" w:date="2020-06-30T18:44:00Z"/>
          <w:rFonts w:ascii="Calibri" w:eastAsia="Calibri" w:hAnsi="Calibri" w:cs="Times New Roman"/>
          <w:lang w:val="en-US"/>
        </w:rPr>
      </w:pPr>
      <w:ins w:id="11403" w:author="UTENTE" w:date="2020-06-30T18:44:00Z">
        <w:r w:rsidRPr="00674C8A">
          <w:rPr>
            <w:rFonts w:ascii="Calibri" w:eastAsia="Calibri" w:hAnsi="Calibri" w:cs="Times New Roman"/>
            <w:lang w:val="en-US"/>
          </w:rPr>
          <w:t>797.</w:t>
        </w:r>
        <w:r w:rsidRPr="00674C8A">
          <w:rPr>
            <w:rFonts w:ascii="Calibri" w:eastAsia="Calibri" w:hAnsi="Calibri" w:cs="Times New Roman"/>
            <w:lang w:val="en-US"/>
          </w:rPr>
          <w:tab/>
          <w:t>n "When his tear-filled eyes glimmer in the light, I can't help but think they look incredibly beautiful – {w}not the eyes of a monster, not one bit."</w:t>
        </w:r>
      </w:ins>
    </w:p>
    <w:p w14:paraId="24467387" w14:textId="77777777" w:rsidR="00674C8A" w:rsidRPr="00674C8A" w:rsidRDefault="00674C8A" w:rsidP="00674C8A">
      <w:pPr>
        <w:spacing w:line="600" w:lineRule="auto"/>
        <w:jc w:val="left"/>
        <w:rPr>
          <w:ins w:id="11404" w:author="UTENTE" w:date="2020-06-30T18:44:00Z"/>
          <w:rFonts w:ascii="Calibri" w:eastAsia="Calibri" w:hAnsi="Calibri" w:cs="Times New Roman"/>
          <w:lang w:val="en-US"/>
        </w:rPr>
      </w:pPr>
      <w:ins w:id="11405" w:author="UTENTE" w:date="2020-06-30T18:44:00Z">
        <w:r w:rsidRPr="00674C8A">
          <w:rPr>
            <w:rFonts w:ascii="Calibri" w:eastAsia="Calibri" w:hAnsi="Calibri" w:cs="Times New Roman"/>
            <w:lang w:val="en-US"/>
          </w:rPr>
          <w:t>798.</w:t>
        </w:r>
        <w:r w:rsidRPr="00674C8A">
          <w:rPr>
            <w:rFonts w:ascii="Calibri" w:eastAsia="Calibri" w:hAnsi="Calibri" w:cs="Times New Roman"/>
            <w:lang w:val="en-US"/>
          </w:rPr>
          <w:tab/>
          <w:t>r "\"–!\""</w:t>
        </w:r>
      </w:ins>
    </w:p>
    <w:p w14:paraId="3DCABE83" w14:textId="77777777" w:rsidR="00674C8A" w:rsidRPr="00674C8A" w:rsidRDefault="00674C8A" w:rsidP="00674C8A">
      <w:pPr>
        <w:spacing w:line="600" w:lineRule="auto"/>
        <w:jc w:val="left"/>
        <w:rPr>
          <w:ins w:id="11406" w:author="UTENTE" w:date="2020-06-30T18:44:00Z"/>
          <w:rFonts w:ascii="Calibri" w:eastAsia="Calibri" w:hAnsi="Calibri" w:cs="Times New Roman"/>
          <w:lang w:val="en-US"/>
        </w:rPr>
      </w:pPr>
      <w:ins w:id="11407" w:author="UTENTE" w:date="2020-06-30T18:44:00Z">
        <w:r w:rsidRPr="00674C8A">
          <w:rPr>
            <w:rFonts w:ascii="Calibri" w:eastAsia="Calibri" w:hAnsi="Calibri" w:cs="Times New Roman"/>
            <w:lang w:val="en-US"/>
          </w:rPr>
          <w:t>799.</w:t>
        </w:r>
        <w:r w:rsidRPr="00674C8A">
          <w:rPr>
            <w:rFonts w:ascii="Calibri" w:eastAsia="Calibri" w:hAnsi="Calibri" w:cs="Times New Roman"/>
            <w:lang w:val="en-US"/>
          </w:rPr>
          <w:tab/>
          <w:t>n "My body moves on its own, and a moment later, I pull Rex in for a kiss."</w:t>
        </w:r>
      </w:ins>
    </w:p>
    <w:p w14:paraId="25FB7179" w14:textId="77777777" w:rsidR="00674C8A" w:rsidRPr="00674C8A" w:rsidRDefault="00674C8A" w:rsidP="00674C8A">
      <w:pPr>
        <w:spacing w:line="600" w:lineRule="auto"/>
        <w:jc w:val="left"/>
        <w:rPr>
          <w:ins w:id="11408" w:author="UTENTE" w:date="2020-06-30T18:44:00Z"/>
          <w:rFonts w:ascii="Calibri" w:eastAsia="Calibri" w:hAnsi="Calibri" w:cs="Times New Roman"/>
          <w:lang w:val="en-US"/>
        </w:rPr>
      </w:pPr>
      <w:ins w:id="11409" w:author="UTENTE" w:date="2020-06-30T18:44:00Z">
        <w:r w:rsidRPr="00674C8A">
          <w:rPr>
            <w:rFonts w:ascii="Calibri" w:eastAsia="Calibri" w:hAnsi="Calibri" w:cs="Times New Roman"/>
            <w:lang w:val="en-US"/>
          </w:rPr>
          <w:t>800.</w:t>
        </w:r>
        <w:r w:rsidRPr="00674C8A">
          <w:rPr>
            <w:rFonts w:ascii="Calibri" w:eastAsia="Calibri" w:hAnsi="Calibri" w:cs="Times New Roman"/>
            <w:lang w:val="en-US"/>
          </w:rPr>
          <w:tab/>
          <w:t>n "His lips are cool and a little dry, and I trace my tongue along them gingerly, catching the salty drops of his tears." </w:t>
        </w:r>
        <w:r w:rsidRPr="00674C8A">
          <w:rPr>
            <w:rFonts w:ascii="Calibri" w:eastAsia="Calibri" w:hAnsi="Calibri" w:cs="Times New Roman"/>
            <w:lang w:val="en-US"/>
          </w:rPr>
          <w:br w:type="page"/>
        </w:r>
      </w:ins>
    </w:p>
    <w:p w14:paraId="3A3CE62E" w14:textId="77777777" w:rsidR="00674C8A" w:rsidRPr="00674C8A" w:rsidRDefault="00674C8A" w:rsidP="00674C8A">
      <w:pPr>
        <w:spacing w:line="600" w:lineRule="auto"/>
        <w:jc w:val="left"/>
        <w:rPr>
          <w:ins w:id="11410" w:author="UTENTE" w:date="2020-06-30T18:44:00Z"/>
          <w:rFonts w:ascii="Calibri" w:eastAsia="Calibri" w:hAnsi="Calibri" w:cs="Times New Roman"/>
        </w:rPr>
      </w:pPr>
      <w:ins w:id="11411" w:author="UTENTE" w:date="2020-06-30T18:44:00Z">
        <w:r w:rsidRPr="00674C8A">
          <w:rPr>
            <w:rFonts w:ascii="Calibri" w:eastAsia="Calibri" w:hAnsi="Calibri" w:cs="Times New Roman"/>
          </w:rPr>
          <w:lastRenderedPageBreak/>
          <w:t>790.</w:t>
        </w:r>
        <w:r w:rsidRPr="00674C8A">
          <w:rPr>
            <w:rFonts w:ascii="Calibri" w:eastAsia="Calibri" w:hAnsi="Calibri" w:cs="Times New Roman"/>
          </w:rPr>
          <w:tab/>
          <w:t>mc "\"Sei pazzo e impulsivo, e hai un pessimo carattere e devi seriamente imparare cosa significhi il concetto di confini personali…\" "</w:t>
        </w:r>
      </w:ins>
    </w:p>
    <w:p w14:paraId="4D574787" w14:textId="77777777" w:rsidR="00674C8A" w:rsidRPr="00674C8A" w:rsidRDefault="00674C8A" w:rsidP="00674C8A">
      <w:pPr>
        <w:spacing w:line="600" w:lineRule="auto"/>
        <w:jc w:val="left"/>
        <w:rPr>
          <w:ins w:id="11412" w:author="UTENTE" w:date="2020-06-30T18:44:00Z"/>
          <w:rFonts w:ascii="Calibri" w:eastAsia="Calibri" w:hAnsi="Calibri" w:cs="Times New Roman"/>
        </w:rPr>
      </w:pPr>
      <w:ins w:id="11413" w:author="UTENTE" w:date="2020-06-30T18:44:00Z">
        <w:r w:rsidRPr="00674C8A">
          <w:rPr>
            <w:rFonts w:ascii="Calibri" w:eastAsia="Calibri" w:hAnsi="Calibri" w:cs="Times New Roman"/>
          </w:rPr>
          <w:t>791.</w:t>
        </w:r>
        <w:r w:rsidRPr="00674C8A">
          <w:rPr>
            <w:rFonts w:ascii="Calibri" w:eastAsia="Calibri" w:hAnsi="Calibri" w:cs="Times New Roman"/>
          </w:rPr>
          <w:tab/>
          <w:t>n "Facendo una pausa, mi mordo il labbro per un momento."</w:t>
        </w:r>
      </w:ins>
    </w:p>
    <w:p w14:paraId="285FF790" w14:textId="77777777" w:rsidR="00674C8A" w:rsidRPr="00674C8A" w:rsidRDefault="00674C8A" w:rsidP="00674C8A">
      <w:pPr>
        <w:spacing w:line="600" w:lineRule="auto"/>
        <w:jc w:val="left"/>
        <w:rPr>
          <w:ins w:id="11414" w:author="UTENTE" w:date="2020-06-30T18:44:00Z"/>
          <w:rFonts w:ascii="Calibri" w:eastAsia="Calibri" w:hAnsi="Calibri" w:cs="Times New Roman"/>
        </w:rPr>
      </w:pPr>
      <w:ins w:id="11415" w:author="UTENTE" w:date="2020-06-30T18:44:00Z">
        <w:r w:rsidRPr="00674C8A">
          <w:rPr>
            <w:rFonts w:ascii="Calibri" w:eastAsia="Calibri" w:hAnsi="Calibri" w:cs="Times New Roman"/>
          </w:rPr>
          <w:t>792.</w:t>
        </w:r>
        <w:r w:rsidRPr="00674C8A">
          <w:rPr>
            <w:rFonts w:ascii="Calibri" w:eastAsia="Calibri" w:hAnsi="Calibri" w:cs="Times New Roman"/>
          </w:rPr>
          <w:tab/>
          <w:t>n "Il suo sguardo è pieno di così tanta speranza pura e disperata, come un uomo che affoga aggrappato a gommone bucato."</w:t>
        </w:r>
      </w:ins>
    </w:p>
    <w:p w14:paraId="04A909E9" w14:textId="77777777" w:rsidR="00674C8A" w:rsidRPr="00674C8A" w:rsidRDefault="00674C8A" w:rsidP="00674C8A">
      <w:pPr>
        <w:spacing w:line="600" w:lineRule="auto"/>
        <w:jc w:val="left"/>
        <w:rPr>
          <w:ins w:id="11416" w:author="UTENTE" w:date="2020-06-30T18:44:00Z"/>
          <w:rFonts w:ascii="Calibri" w:eastAsia="Calibri" w:hAnsi="Calibri" w:cs="Times New Roman"/>
        </w:rPr>
      </w:pPr>
      <w:ins w:id="11417" w:author="UTENTE" w:date="2020-06-30T18:44:00Z">
        <w:r w:rsidRPr="00674C8A">
          <w:rPr>
            <w:rFonts w:ascii="Calibri" w:eastAsia="Calibri" w:hAnsi="Calibri" w:cs="Times New Roman"/>
          </w:rPr>
          <w:t>793.</w:t>
        </w:r>
        <w:r w:rsidRPr="00674C8A">
          <w:rPr>
            <w:rFonts w:ascii="Calibri" w:eastAsia="Calibri" w:hAnsi="Calibri" w:cs="Times New Roman"/>
          </w:rPr>
          <w:tab/>
          <w:t>mc "\"…Ma sei un bravo ragazzo, Rex. Tu… non sei il grosso ragazzone cattivo che cerchi di essere.\""</w:t>
        </w:r>
      </w:ins>
    </w:p>
    <w:p w14:paraId="63EDE4C4" w14:textId="77777777" w:rsidR="00674C8A" w:rsidRPr="00674C8A" w:rsidRDefault="00674C8A" w:rsidP="00674C8A">
      <w:pPr>
        <w:spacing w:line="600" w:lineRule="auto"/>
        <w:jc w:val="left"/>
        <w:rPr>
          <w:ins w:id="11418" w:author="UTENTE" w:date="2020-06-30T18:44:00Z"/>
          <w:rFonts w:ascii="Calibri" w:eastAsia="Calibri" w:hAnsi="Calibri" w:cs="Times New Roman"/>
        </w:rPr>
      </w:pPr>
      <w:ins w:id="11419" w:author="UTENTE" w:date="2020-06-30T18:44:00Z">
        <w:r w:rsidRPr="00674C8A">
          <w:rPr>
            <w:rFonts w:ascii="Calibri" w:eastAsia="Calibri" w:hAnsi="Calibri" w:cs="Times New Roman"/>
          </w:rPr>
          <w:t>794.</w:t>
        </w:r>
        <w:r w:rsidRPr="00674C8A">
          <w:rPr>
            <w:rFonts w:ascii="Calibri" w:eastAsia="Calibri" w:hAnsi="Calibri" w:cs="Times New Roman"/>
          </w:rPr>
          <w:tab/>
          <w:t>mc "\"Ho già deciso che non ti lascerò solo.\""</w:t>
        </w:r>
      </w:ins>
    </w:p>
    <w:p w14:paraId="386E2B17" w14:textId="77777777" w:rsidR="00674C8A" w:rsidRPr="00674C8A" w:rsidRDefault="00674C8A" w:rsidP="00674C8A">
      <w:pPr>
        <w:spacing w:line="600" w:lineRule="auto"/>
        <w:jc w:val="left"/>
        <w:rPr>
          <w:ins w:id="11420" w:author="UTENTE" w:date="2020-06-30T18:44:00Z"/>
          <w:rFonts w:ascii="Calibri" w:eastAsia="Calibri" w:hAnsi="Calibri" w:cs="Times New Roman"/>
        </w:rPr>
      </w:pPr>
      <w:ins w:id="11421" w:author="UTENTE" w:date="2020-06-30T18:44:00Z">
        <w:r w:rsidRPr="00674C8A">
          <w:rPr>
            <w:rFonts w:ascii="Calibri" w:eastAsia="Calibri" w:hAnsi="Calibri" w:cs="Times New Roman"/>
          </w:rPr>
          <w:t>795.</w:t>
        </w:r>
        <w:r w:rsidRPr="00674C8A">
          <w:rPr>
            <w:rFonts w:ascii="Calibri" w:eastAsia="Calibri" w:hAnsi="Calibri" w:cs="Times New Roman"/>
          </w:rPr>
          <w:tab/>
          <w:t>mc "\"E poi… Chi altro si prenderà cura ti te, se non ci fossi qui io a tenerti in riga?\""</w:t>
        </w:r>
      </w:ins>
    </w:p>
    <w:p w14:paraId="7577DCCE" w14:textId="77777777" w:rsidR="00674C8A" w:rsidRPr="00674C8A" w:rsidRDefault="00674C8A" w:rsidP="00674C8A">
      <w:pPr>
        <w:spacing w:line="600" w:lineRule="auto"/>
        <w:jc w:val="left"/>
        <w:rPr>
          <w:ins w:id="11422" w:author="UTENTE" w:date="2020-06-30T18:44:00Z"/>
          <w:rFonts w:ascii="Calibri" w:eastAsia="Calibri" w:hAnsi="Calibri" w:cs="Times New Roman"/>
        </w:rPr>
      </w:pPr>
      <w:ins w:id="11423" w:author="UTENTE" w:date="2020-06-30T18:44:00Z">
        <w:r w:rsidRPr="00674C8A">
          <w:rPr>
            <w:rFonts w:ascii="Calibri" w:eastAsia="Calibri" w:hAnsi="Calibri" w:cs="Times New Roman"/>
          </w:rPr>
          <w:t>796.</w:t>
        </w:r>
        <w:r w:rsidRPr="00674C8A">
          <w:rPr>
            <w:rFonts w:ascii="Calibri" w:eastAsia="Calibri" w:hAnsi="Calibri" w:cs="Times New Roman"/>
          </w:rPr>
          <w:tab/>
          <w:t>n "Mentre gli parlo dolcemente, Rex mi fissa estasiato, come se potesse a malapena credere alle mie parole."</w:t>
        </w:r>
      </w:ins>
    </w:p>
    <w:p w14:paraId="125EC7AB" w14:textId="77777777" w:rsidR="00674C8A" w:rsidRPr="00674C8A" w:rsidRDefault="00674C8A" w:rsidP="00674C8A">
      <w:pPr>
        <w:spacing w:line="600" w:lineRule="auto"/>
        <w:jc w:val="left"/>
        <w:rPr>
          <w:ins w:id="11424" w:author="UTENTE" w:date="2020-06-30T18:44:00Z"/>
          <w:rFonts w:ascii="Calibri" w:eastAsia="Calibri" w:hAnsi="Calibri" w:cs="Times New Roman"/>
        </w:rPr>
      </w:pPr>
      <w:ins w:id="11425" w:author="UTENTE" w:date="2020-06-30T18:44:00Z">
        <w:r w:rsidRPr="00674C8A">
          <w:rPr>
            <w:rFonts w:ascii="Calibri" w:eastAsia="Calibri" w:hAnsi="Calibri" w:cs="Times New Roman"/>
          </w:rPr>
          <w:t>797.</w:t>
        </w:r>
        <w:r w:rsidRPr="00674C8A">
          <w:rPr>
            <w:rFonts w:ascii="Calibri" w:eastAsia="Calibri" w:hAnsi="Calibri" w:cs="Times New Roman"/>
          </w:rPr>
          <w:tab/>
          <w:t>n "Quando i suoi occhi colmi di lacrime scintillano alla luce, non posso evitare di pensare che siano incredibilmente belli -{w}non sono gli occhi di un mostro, neanche un po'."</w:t>
        </w:r>
      </w:ins>
    </w:p>
    <w:p w14:paraId="591EB646" w14:textId="77777777" w:rsidR="00674C8A" w:rsidRPr="00674C8A" w:rsidRDefault="00674C8A" w:rsidP="00674C8A">
      <w:pPr>
        <w:spacing w:line="600" w:lineRule="auto"/>
        <w:jc w:val="left"/>
        <w:rPr>
          <w:ins w:id="11426" w:author="UTENTE" w:date="2020-06-30T18:44:00Z"/>
          <w:rFonts w:ascii="Calibri" w:eastAsia="Calibri" w:hAnsi="Calibri" w:cs="Times New Roman"/>
        </w:rPr>
      </w:pPr>
      <w:ins w:id="11427" w:author="UTENTE" w:date="2020-06-30T18:44:00Z">
        <w:r w:rsidRPr="00674C8A">
          <w:rPr>
            <w:rFonts w:ascii="Calibri" w:eastAsia="Calibri" w:hAnsi="Calibri" w:cs="Times New Roman"/>
          </w:rPr>
          <w:t>798.</w:t>
        </w:r>
        <w:r w:rsidRPr="00674C8A">
          <w:rPr>
            <w:rFonts w:ascii="Calibri" w:eastAsia="Calibri" w:hAnsi="Calibri" w:cs="Times New Roman"/>
          </w:rPr>
          <w:tab/>
          <w:t>r "\"-!\""</w:t>
        </w:r>
      </w:ins>
    </w:p>
    <w:p w14:paraId="0A437C64" w14:textId="77777777" w:rsidR="00674C8A" w:rsidRPr="00674C8A" w:rsidRDefault="00674C8A" w:rsidP="00674C8A">
      <w:pPr>
        <w:spacing w:line="600" w:lineRule="auto"/>
        <w:jc w:val="left"/>
        <w:rPr>
          <w:ins w:id="11428" w:author="UTENTE" w:date="2020-06-30T18:44:00Z"/>
          <w:rFonts w:ascii="Calibri" w:eastAsia="Calibri" w:hAnsi="Calibri" w:cs="Times New Roman"/>
        </w:rPr>
      </w:pPr>
      <w:ins w:id="11429" w:author="UTENTE" w:date="2020-06-30T18:44:00Z">
        <w:r w:rsidRPr="00674C8A">
          <w:rPr>
            <w:rFonts w:ascii="Calibri" w:eastAsia="Calibri" w:hAnsi="Calibri" w:cs="Times New Roman"/>
          </w:rPr>
          <w:t>799.</w:t>
        </w:r>
        <w:r w:rsidRPr="00674C8A">
          <w:rPr>
            <w:rFonts w:ascii="Calibri" w:eastAsia="Calibri" w:hAnsi="Calibri" w:cs="Times New Roman"/>
          </w:rPr>
          <w:tab/>
          <w:t>n "Il mio corpo si muove da solo, e un secondo dopo, Rex mi tira in un bacio."</w:t>
        </w:r>
      </w:ins>
    </w:p>
    <w:p w14:paraId="5A07BD73" w14:textId="77777777" w:rsidR="00674C8A" w:rsidRPr="00674C8A" w:rsidRDefault="00674C8A" w:rsidP="00674C8A">
      <w:pPr>
        <w:spacing w:line="600" w:lineRule="auto"/>
        <w:jc w:val="left"/>
        <w:rPr>
          <w:ins w:id="11430" w:author="UTENTE" w:date="2020-06-30T18:44:00Z"/>
          <w:rFonts w:ascii="Calibri" w:eastAsia="Calibri" w:hAnsi="Calibri" w:cs="Times New Roman"/>
        </w:rPr>
      </w:pPr>
      <w:ins w:id="11431" w:author="UTENTE" w:date="2020-06-30T18:44:00Z">
        <w:r w:rsidRPr="00674C8A">
          <w:rPr>
            <w:rFonts w:ascii="Calibri" w:eastAsia="Calibri" w:hAnsi="Calibri" w:cs="Times New Roman"/>
          </w:rPr>
          <w:t>800.</w:t>
        </w:r>
        <w:r w:rsidRPr="00674C8A">
          <w:rPr>
            <w:rFonts w:ascii="Calibri" w:eastAsia="Calibri" w:hAnsi="Calibri" w:cs="Times New Roman"/>
          </w:rPr>
          <w:tab/>
          <w:t>n "Le sue labbra sono fredde e un po' secche, vi ci lascio correre la mia lingua con cautela, acchiappando le goccioline salate delle sue lacrime."</w:t>
        </w:r>
        <w:r w:rsidRPr="00674C8A">
          <w:rPr>
            <w:rFonts w:ascii="Calibri" w:eastAsia="Calibri" w:hAnsi="Calibri" w:cs="Times New Roman"/>
          </w:rPr>
          <w:br w:type="page"/>
        </w:r>
      </w:ins>
    </w:p>
    <w:p w14:paraId="75FBDCA9" w14:textId="77777777" w:rsidR="00674C8A" w:rsidRPr="00674C8A" w:rsidRDefault="00674C8A" w:rsidP="00674C8A">
      <w:pPr>
        <w:spacing w:line="600" w:lineRule="auto"/>
        <w:jc w:val="left"/>
        <w:rPr>
          <w:ins w:id="11432" w:author="UTENTE" w:date="2020-06-30T18:44:00Z"/>
          <w:rFonts w:ascii="Calibri" w:eastAsia="Calibri" w:hAnsi="Calibri" w:cs="Times New Roman"/>
          <w:lang w:val="en-US"/>
        </w:rPr>
      </w:pPr>
      <w:ins w:id="11433" w:author="UTENTE" w:date="2020-06-30T18:44:00Z">
        <w:r w:rsidRPr="00674C8A">
          <w:rPr>
            <w:rFonts w:ascii="Calibri" w:eastAsia="Calibri" w:hAnsi="Calibri" w:cs="Times New Roman"/>
            <w:lang w:val="en-US"/>
          </w:rPr>
          <w:lastRenderedPageBreak/>
          <w:t>801.</w:t>
        </w:r>
        <w:r w:rsidRPr="00674C8A">
          <w:rPr>
            <w:rFonts w:ascii="Calibri" w:eastAsia="Calibri" w:hAnsi="Calibri" w:cs="Times New Roman"/>
            <w:lang w:val="en-US"/>
          </w:rPr>
          <w:tab/>
          <w:t>n "He doesn't move an inch at first, but I keep lavishing his mouth with soft kisses, curling my arms around his neck."</w:t>
        </w:r>
      </w:ins>
    </w:p>
    <w:p w14:paraId="5A4D3136" w14:textId="77777777" w:rsidR="00674C8A" w:rsidRPr="00674C8A" w:rsidRDefault="00674C8A" w:rsidP="00674C8A">
      <w:pPr>
        <w:spacing w:line="600" w:lineRule="auto"/>
        <w:jc w:val="left"/>
        <w:rPr>
          <w:ins w:id="11434" w:author="UTENTE" w:date="2020-06-30T18:44:00Z"/>
          <w:rFonts w:ascii="Calibri" w:eastAsia="Calibri" w:hAnsi="Calibri" w:cs="Times New Roman"/>
          <w:lang w:val="en-US"/>
        </w:rPr>
      </w:pPr>
      <w:ins w:id="11435" w:author="UTENTE" w:date="2020-06-30T18:44:00Z">
        <w:r w:rsidRPr="00674C8A">
          <w:rPr>
            <w:rFonts w:ascii="Calibri" w:eastAsia="Calibri" w:hAnsi="Calibri" w:cs="Times New Roman"/>
            <w:lang w:val="en-US"/>
          </w:rPr>
          <w:t>802.</w:t>
        </w:r>
        <w:r w:rsidRPr="00674C8A">
          <w:rPr>
            <w:rFonts w:ascii="Calibri" w:eastAsia="Calibri" w:hAnsi="Calibri" w:cs="Times New Roman"/>
            <w:lang w:val="en-US"/>
          </w:rPr>
          <w:tab/>
          <w:t>n "–Finally, Rex starts to press back against me, his movements slightly hesitant."</w:t>
        </w:r>
      </w:ins>
    </w:p>
    <w:p w14:paraId="5E65BB28" w14:textId="77777777" w:rsidR="00674C8A" w:rsidRPr="00674C8A" w:rsidRDefault="00674C8A" w:rsidP="00674C8A">
      <w:pPr>
        <w:spacing w:line="600" w:lineRule="auto"/>
        <w:jc w:val="left"/>
        <w:rPr>
          <w:ins w:id="11436" w:author="UTENTE" w:date="2020-06-30T18:44:00Z"/>
          <w:rFonts w:ascii="Calibri" w:eastAsia="Calibri" w:hAnsi="Calibri" w:cs="Times New Roman"/>
          <w:lang w:val="en-US"/>
        </w:rPr>
      </w:pPr>
      <w:ins w:id="11437" w:author="UTENTE" w:date="2020-06-30T18:44:00Z">
        <w:r w:rsidRPr="00674C8A">
          <w:rPr>
            <w:rFonts w:ascii="Calibri" w:eastAsia="Calibri" w:hAnsi="Calibri" w:cs="Times New Roman"/>
            <w:lang w:val="en-US"/>
          </w:rPr>
          <w:t>803.</w:t>
        </w:r>
        <w:r w:rsidRPr="00674C8A">
          <w:rPr>
            <w:rFonts w:ascii="Calibri" w:eastAsia="Calibri" w:hAnsi="Calibri" w:cs="Times New Roman"/>
            <w:lang w:val="en-US"/>
          </w:rPr>
          <w:tab/>
          <w:t>n "Once he seems to realize I'm not tricking him, though, he returns my kisses with an even fiercer passion, arms encircling tightly around my waist."</w:t>
        </w:r>
      </w:ins>
    </w:p>
    <w:p w14:paraId="7FC9E5DD" w14:textId="77777777" w:rsidR="00674C8A" w:rsidRPr="00674C8A" w:rsidRDefault="00674C8A" w:rsidP="00674C8A">
      <w:pPr>
        <w:spacing w:line="600" w:lineRule="auto"/>
        <w:jc w:val="left"/>
        <w:rPr>
          <w:ins w:id="11438" w:author="UTENTE" w:date="2020-06-30T18:44:00Z"/>
          <w:rFonts w:ascii="Calibri" w:eastAsia="Calibri" w:hAnsi="Calibri" w:cs="Times New Roman"/>
          <w:lang w:val="en-US"/>
        </w:rPr>
      </w:pPr>
      <w:ins w:id="11439" w:author="UTENTE" w:date="2020-06-30T18:44:00Z">
        <w:r w:rsidRPr="00674C8A">
          <w:rPr>
            <w:rFonts w:ascii="Calibri" w:eastAsia="Calibri" w:hAnsi="Calibri" w:cs="Times New Roman"/>
            <w:lang w:val="en-US"/>
          </w:rPr>
          <w:t>804.</w:t>
        </w:r>
        <w:r w:rsidRPr="00674C8A">
          <w:rPr>
            <w:rFonts w:ascii="Calibri" w:eastAsia="Calibri" w:hAnsi="Calibri" w:cs="Times New Roman"/>
            <w:lang w:val="en-US"/>
          </w:rPr>
          <w:tab/>
          <w:t>n "My tongue slides along and dances with his, and I feel a strong heat rushing up to my cheeks."</w:t>
        </w:r>
      </w:ins>
    </w:p>
    <w:p w14:paraId="7F84448B" w14:textId="77777777" w:rsidR="00674C8A" w:rsidRPr="00674C8A" w:rsidRDefault="00674C8A" w:rsidP="00674C8A">
      <w:pPr>
        <w:spacing w:line="600" w:lineRule="auto"/>
        <w:jc w:val="left"/>
        <w:rPr>
          <w:ins w:id="11440" w:author="UTENTE" w:date="2020-06-30T18:44:00Z"/>
          <w:rFonts w:ascii="Calibri" w:eastAsia="Calibri" w:hAnsi="Calibri" w:cs="Times New Roman"/>
          <w:lang w:val="en-US"/>
        </w:rPr>
      </w:pPr>
      <w:ins w:id="11441" w:author="UTENTE" w:date="2020-06-30T18:44:00Z">
        <w:r w:rsidRPr="00674C8A">
          <w:rPr>
            <w:rFonts w:ascii="Calibri" w:eastAsia="Calibri" w:hAnsi="Calibri" w:cs="Times New Roman"/>
            <w:lang w:val="en-US"/>
          </w:rPr>
          <w:t>805.</w:t>
        </w:r>
        <w:r w:rsidRPr="00674C8A">
          <w:rPr>
            <w:rFonts w:ascii="Calibri" w:eastAsia="Calibri" w:hAnsi="Calibri" w:cs="Times New Roman"/>
            <w:lang w:val="en-US"/>
          </w:rPr>
          <w:tab/>
          <w:t>n "Our kisses grow messier and hotter, the wet sounds echoing around us, but no sense of embarrassment wells up inside of me."</w:t>
        </w:r>
      </w:ins>
    </w:p>
    <w:p w14:paraId="1046930B" w14:textId="77777777" w:rsidR="00674C8A" w:rsidRPr="00674C8A" w:rsidRDefault="00674C8A" w:rsidP="00674C8A">
      <w:pPr>
        <w:spacing w:line="600" w:lineRule="auto"/>
        <w:jc w:val="left"/>
        <w:rPr>
          <w:ins w:id="11442" w:author="UTENTE" w:date="2020-06-30T18:44:00Z"/>
          <w:rFonts w:ascii="Calibri" w:eastAsia="Calibri" w:hAnsi="Calibri" w:cs="Times New Roman"/>
          <w:lang w:val="en-US"/>
        </w:rPr>
      </w:pPr>
      <w:ins w:id="11443" w:author="UTENTE" w:date="2020-06-30T18:44:00Z">
        <w:r w:rsidRPr="00674C8A">
          <w:rPr>
            <w:rFonts w:ascii="Calibri" w:eastAsia="Calibri" w:hAnsi="Calibri" w:cs="Times New Roman"/>
            <w:lang w:val="en-US"/>
          </w:rPr>
          <w:t>806.</w:t>
        </w:r>
        <w:r w:rsidRPr="00674C8A">
          <w:rPr>
            <w:rFonts w:ascii="Calibri" w:eastAsia="Calibri" w:hAnsi="Calibri" w:cs="Times New Roman"/>
            <w:lang w:val="en-US"/>
          </w:rPr>
          <w:tab/>
          <w:t>n "Rex squeezes me in a painfully tight grip, but it warms my heart more than anything – I don't want him to let go."</w:t>
        </w:r>
      </w:ins>
    </w:p>
    <w:p w14:paraId="7E83BAEC" w14:textId="77777777" w:rsidR="00674C8A" w:rsidRPr="00674C8A" w:rsidRDefault="00674C8A" w:rsidP="00674C8A">
      <w:pPr>
        <w:spacing w:line="600" w:lineRule="auto"/>
        <w:jc w:val="left"/>
        <w:rPr>
          <w:ins w:id="11444" w:author="UTENTE" w:date="2020-06-30T18:44:00Z"/>
          <w:rFonts w:ascii="Calibri" w:eastAsia="Calibri" w:hAnsi="Calibri" w:cs="Times New Roman"/>
          <w:lang w:val="en-US"/>
        </w:rPr>
      </w:pPr>
      <w:ins w:id="11445" w:author="UTENTE" w:date="2020-06-30T18:44:00Z">
        <w:r w:rsidRPr="00674C8A">
          <w:rPr>
            <w:rFonts w:ascii="Calibri" w:eastAsia="Calibri" w:hAnsi="Calibri" w:cs="Times New Roman"/>
            <w:lang w:val="en-US"/>
          </w:rPr>
          <w:t>807.</w:t>
        </w:r>
        <w:r w:rsidRPr="00674C8A">
          <w:rPr>
            <w:rFonts w:ascii="Calibri" w:eastAsia="Calibri" w:hAnsi="Calibri" w:cs="Times New Roman"/>
            <w:lang w:val="en-US"/>
          </w:rPr>
          <w:tab/>
          <w:t>n "I can't believe I never realized it, but I really do care for this bastard… {w}a lot more than I'd like to admit."</w:t>
        </w:r>
      </w:ins>
    </w:p>
    <w:p w14:paraId="1EA6FD34" w14:textId="77777777" w:rsidR="00674C8A" w:rsidRPr="00674C8A" w:rsidRDefault="00674C8A" w:rsidP="00674C8A">
      <w:pPr>
        <w:spacing w:line="600" w:lineRule="auto"/>
        <w:jc w:val="left"/>
        <w:rPr>
          <w:ins w:id="11446" w:author="UTENTE" w:date="2020-06-30T18:44:00Z"/>
          <w:rFonts w:ascii="Calibri" w:eastAsia="Calibri" w:hAnsi="Calibri" w:cs="Times New Roman"/>
          <w:lang w:val="en-US"/>
        </w:rPr>
      </w:pPr>
      <w:ins w:id="11447" w:author="UTENTE" w:date="2020-06-30T18:44:00Z">
        <w:r w:rsidRPr="00674C8A">
          <w:rPr>
            <w:rFonts w:ascii="Calibri" w:eastAsia="Calibri" w:hAnsi="Calibri" w:cs="Times New Roman"/>
            <w:lang w:val="en-US"/>
          </w:rPr>
          <w:t>808.</w:t>
        </w:r>
        <w:r w:rsidRPr="00674C8A">
          <w:rPr>
            <w:rFonts w:ascii="Calibri" w:eastAsia="Calibri" w:hAnsi="Calibri" w:cs="Times New Roman"/>
            <w:lang w:val="en-US"/>
          </w:rPr>
          <w:tab/>
          <w:t>n "Vampire or no, he's still a kid who hasn't really grown up yet. He's not evil, and he's not cruel…"</w:t>
        </w:r>
      </w:ins>
    </w:p>
    <w:p w14:paraId="074C64F9" w14:textId="77777777" w:rsidR="00674C8A" w:rsidRPr="00674C8A" w:rsidRDefault="00674C8A" w:rsidP="00674C8A">
      <w:pPr>
        <w:spacing w:line="600" w:lineRule="auto"/>
        <w:jc w:val="left"/>
        <w:rPr>
          <w:ins w:id="11448" w:author="UTENTE" w:date="2020-06-30T18:44:00Z"/>
          <w:rFonts w:ascii="Calibri" w:eastAsia="Calibri" w:hAnsi="Calibri" w:cs="Times New Roman"/>
          <w:lang w:val="en-US"/>
        </w:rPr>
      </w:pPr>
      <w:ins w:id="11449" w:author="UTENTE" w:date="2020-06-30T18:44:00Z">
        <w:r w:rsidRPr="00674C8A">
          <w:rPr>
            <w:rFonts w:ascii="Calibri" w:eastAsia="Calibri" w:hAnsi="Calibri" w:cs="Times New Roman"/>
            <w:lang w:val="en-US"/>
          </w:rPr>
          <w:t>809.</w:t>
        </w:r>
        <w:r w:rsidRPr="00674C8A">
          <w:rPr>
            <w:rFonts w:ascii="Calibri" w:eastAsia="Calibri" w:hAnsi="Calibri" w:cs="Times New Roman"/>
            <w:lang w:val="en-US"/>
          </w:rPr>
          <w:tab/>
          <w:t>n "…He's just lost."</w:t>
        </w:r>
      </w:ins>
    </w:p>
    <w:p w14:paraId="18CA56F6" w14:textId="77777777" w:rsidR="00674C8A" w:rsidRPr="00674C8A" w:rsidRDefault="00674C8A" w:rsidP="00674C8A">
      <w:pPr>
        <w:spacing w:line="600" w:lineRule="auto"/>
        <w:jc w:val="left"/>
        <w:rPr>
          <w:ins w:id="11450" w:author="UTENTE" w:date="2020-06-30T18:44:00Z"/>
          <w:rFonts w:ascii="Calibri" w:eastAsia="Calibri" w:hAnsi="Calibri" w:cs="Times New Roman"/>
        </w:rPr>
      </w:pPr>
      <w:ins w:id="11451" w:author="UTENTE" w:date="2020-06-30T18:44:00Z">
        <w:r w:rsidRPr="00674C8A">
          <w:rPr>
            <w:rFonts w:ascii="Calibri" w:eastAsia="Calibri" w:hAnsi="Calibri" w:cs="Times New Roman"/>
          </w:rPr>
          <w:t>810.</w:t>
        </w:r>
        <w:r w:rsidRPr="00674C8A">
          <w:rPr>
            <w:rFonts w:ascii="Calibri" w:eastAsia="Calibri" w:hAnsi="Calibri" w:cs="Times New Roman"/>
          </w:rPr>
          <w:tab/>
          <w:t>mc "\"Nnh…\""</w:t>
        </w:r>
      </w:ins>
    </w:p>
    <w:p w14:paraId="2576DF2E" w14:textId="77777777" w:rsidR="00674C8A" w:rsidRPr="00674C8A" w:rsidRDefault="00674C8A" w:rsidP="00674C8A">
      <w:pPr>
        <w:spacing w:line="600" w:lineRule="auto"/>
        <w:jc w:val="left"/>
        <w:rPr>
          <w:ins w:id="11452" w:author="UTENTE" w:date="2020-06-30T18:44:00Z"/>
          <w:rFonts w:ascii="Calibri" w:eastAsia="Calibri" w:hAnsi="Calibri" w:cs="Times New Roman"/>
        </w:rPr>
      </w:pPr>
      <w:ins w:id="11453" w:author="UTENTE" w:date="2020-06-30T18:44:00Z">
        <w:r w:rsidRPr="00674C8A">
          <w:rPr>
            <w:rFonts w:ascii="Calibri" w:eastAsia="Calibri" w:hAnsi="Calibri" w:cs="Times New Roman"/>
          </w:rPr>
          <w:t>811.</w:t>
        </w:r>
        <w:r w:rsidRPr="00674C8A">
          <w:rPr>
            <w:rFonts w:ascii="Calibri" w:eastAsia="Calibri" w:hAnsi="Calibri" w:cs="Times New Roman"/>
          </w:rPr>
          <w:tab/>
          <w:t>r "\"…Mm… fu…\"" </w:t>
        </w:r>
        <w:r w:rsidRPr="00674C8A">
          <w:rPr>
            <w:rFonts w:ascii="Calibri" w:eastAsia="Calibri" w:hAnsi="Calibri" w:cs="Times New Roman"/>
          </w:rPr>
          <w:br w:type="page"/>
        </w:r>
      </w:ins>
    </w:p>
    <w:p w14:paraId="5C5CA9F2" w14:textId="77777777" w:rsidR="00674C8A" w:rsidRPr="00674C8A" w:rsidRDefault="00674C8A" w:rsidP="00674C8A">
      <w:pPr>
        <w:spacing w:line="600" w:lineRule="auto"/>
        <w:jc w:val="left"/>
        <w:rPr>
          <w:ins w:id="11454" w:author="UTENTE" w:date="2020-06-30T18:44:00Z"/>
          <w:rFonts w:ascii="Calibri" w:eastAsia="Calibri" w:hAnsi="Calibri" w:cs="Times New Roman"/>
        </w:rPr>
      </w:pPr>
      <w:ins w:id="11455" w:author="UTENTE" w:date="2020-06-30T18:44:00Z">
        <w:r w:rsidRPr="00674C8A">
          <w:rPr>
            <w:rFonts w:ascii="Calibri" w:eastAsia="Calibri" w:hAnsi="Calibri" w:cs="Times New Roman"/>
          </w:rPr>
          <w:lastRenderedPageBreak/>
          <w:t>801.</w:t>
        </w:r>
        <w:r w:rsidRPr="00674C8A">
          <w:rPr>
            <w:rFonts w:ascii="Calibri" w:eastAsia="Calibri" w:hAnsi="Calibri" w:cs="Times New Roman"/>
          </w:rPr>
          <w:tab/>
          <w:t>n "All'inizio non si muove neanche di un millimetro, ma continuo a bagnargli le labbra con baci dolci, stringendo le mie braccia attorno al suo collo."</w:t>
        </w:r>
      </w:ins>
    </w:p>
    <w:p w14:paraId="69F098A1" w14:textId="77777777" w:rsidR="00674C8A" w:rsidRPr="00674C8A" w:rsidRDefault="00674C8A" w:rsidP="00674C8A">
      <w:pPr>
        <w:spacing w:line="600" w:lineRule="auto"/>
        <w:jc w:val="left"/>
        <w:rPr>
          <w:ins w:id="11456" w:author="UTENTE" w:date="2020-06-30T18:44:00Z"/>
          <w:rFonts w:ascii="Calibri" w:eastAsia="Calibri" w:hAnsi="Calibri" w:cs="Times New Roman"/>
        </w:rPr>
      </w:pPr>
      <w:ins w:id="11457" w:author="UTENTE" w:date="2020-06-30T18:44:00Z">
        <w:r w:rsidRPr="00674C8A">
          <w:rPr>
            <w:rFonts w:ascii="Calibri" w:eastAsia="Calibri" w:hAnsi="Calibri" w:cs="Times New Roman"/>
          </w:rPr>
          <w:t>802.</w:t>
        </w:r>
        <w:r w:rsidRPr="00674C8A">
          <w:rPr>
            <w:rFonts w:ascii="Calibri" w:eastAsia="Calibri" w:hAnsi="Calibri" w:cs="Times New Roman"/>
          </w:rPr>
          <w:tab/>
          <w:t>n "-Finalmente, Rex inizia a premere contro di me, i suoi movimenti sono leggermente esitanti."</w:t>
        </w:r>
      </w:ins>
    </w:p>
    <w:p w14:paraId="4E1C5205" w14:textId="77777777" w:rsidR="00674C8A" w:rsidRPr="00674C8A" w:rsidRDefault="00674C8A" w:rsidP="00674C8A">
      <w:pPr>
        <w:spacing w:line="600" w:lineRule="auto"/>
        <w:jc w:val="left"/>
        <w:rPr>
          <w:ins w:id="11458" w:author="UTENTE" w:date="2020-06-30T18:44:00Z"/>
          <w:rFonts w:ascii="Calibri" w:eastAsia="Calibri" w:hAnsi="Calibri" w:cs="Times New Roman"/>
        </w:rPr>
      </w:pPr>
      <w:ins w:id="11459" w:author="UTENTE" w:date="2020-06-30T18:44:00Z">
        <w:r w:rsidRPr="00674C8A">
          <w:rPr>
            <w:rFonts w:ascii="Calibri" w:eastAsia="Calibri" w:hAnsi="Calibri" w:cs="Times New Roman"/>
          </w:rPr>
          <w:t>803.</w:t>
        </w:r>
        <w:r w:rsidRPr="00674C8A">
          <w:rPr>
            <w:rFonts w:ascii="Calibri" w:eastAsia="Calibri" w:hAnsi="Calibri" w:cs="Times New Roman"/>
          </w:rPr>
          <w:tab/>
          <w:t>n "Quando sembra rendersi conto che non lo sto prendendo in giro, però, restituisce i miei baci con una feroce passione, le sue braccia mi cingono strette la vita."</w:t>
        </w:r>
      </w:ins>
    </w:p>
    <w:p w14:paraId="2F837B7C" w14:textId="77777777" w:rsidR="00674C8A" w:rsidRPr="00674C8A" w:rsidRDefault="00674C8A" w:rsidP="00674C8A">
      <w:pPr>
        <w:spacing w:line="600" w:lineRule="auto"/>
        <w:jc w:val="left"/>
        <w:rPr>
          <w:ins w:id="11460" w:author="UTENTE" w:date="2020-06-30T18:44:00Z"/>
          <w:rFonts w:ascii="Calibri" w:eastAsia="Calibri" w:hAnsi="Calibri" w:cs="Times New Roman"/>
        </w:rPr>
      </w:pPr>
      <w:ins w:id="11461" w:author="UTENTE" w:date="2020-06-30T18:44:00Z">
        <w:r w:rsidRPr="00674C8A">
          <w:rPr>
            <w:rFonts w:ascii="Calibri" w:eastAsia="Calibri" w:hAnsi="Calibri" w:cs="Times New Roman"/>
          </w:rPr>
          <w:t>804.</w:t>
        </w:r>
        <w:r w:rsidRPr="00674C8A">
          <w:rPr>
            <w:rFonts w:ascii="Calibri" w:eastAsia="Calibri" w:hAnsi="Calibri" w:cs="Times New Roman"/>
          </w:rPr>
          <w:tab/>
          <w:t>n "La mia lingua scivola e danza con la sua, e sento un forte calore irradiarsi dalle mie guance."</w:t>
        </w:r>
      </w:ins>
    </w:p>
    <w:p w14:paraId="62250C93" w14:textId="77777777" w:rsidR="00674C8A" w:rsidRPr="00674C8A" w:rsidRDefault="00674C8A" w:rsidP="00674C8A">
      <w:pPr>
        <w:spacing w:line="600" w:lineRule="auto"/>
        <w:jc w:val="left"/>
        <w:rPr>
          <w:ins w:id="11462" w:author="UTENTE" w:date="2020-06-30T18:44:00Z"/>
          <w:rFonts w:ascii="Calibri" w:eastAsia="Calibri" w:hAnsi="Calibri" w:cs="Times New Roman"/>
        </w:rPr>
      </w:pPr>
      <w:ins w:id="11463" w:author="UTENTE" w:date="2020-06-30T18:44:00Z">
        <w:r w:rsidRPr="00674C8A">
          <w:rPr>
            <w:rFonts w:ascii="Calibri" w:eastAsia="Calibri" w:hAnsi="Calibri" w:cs="Times New Roman"/>
          </w:rPr>
          <w:t>805.</w:t>
        </w:r>
        <w:r w:rsidRPr="00674C8A">
          <w:rPr>
            <w:rFonts w:ascii="Calibri" w:eastAsia="Calibri" w:hAnsi="Calibri" w:cs="Times New Roman"/>
          </w:rPr>
          <w:tab/>
          <w:t>n "I nostri baci si fanno sempre più languidi e passionali, l'umido schioccare delle nostre lingue echeggia attorno a noi, ma non c'è alcun imbarazzo in noi."</w:t>
        </w:r>
      </w:ins>
    </w:p>
    <w:p w14:paraId="42605D03" w14:textId="77777777" w:rsidR="00674C8A" w:rsidRPr="00674C8A" w:rsidRDefault="00674C8A" w:rsidP="00674C8A">
      <w:pPr>
        <w:spacing w:line="600" w:lineRule="auto"/>
        <w:jc w:val="left"/>
        <w:rPr>
          <w:ins w:id="11464" w:author="UTENTE" w:date="2020-06-30T18:44:00Z"/>
          <w:rFonts w:ascii="Calibri" w:eastAsia="Calibri" w:hAnsi="Calibri" w:cs="Times New Roman"/>
        </w:rPr>
      </w:pPr>
      <w:ins w:id="11465" w:author="UTENTE" w:date="2020-06-30T18:44:00Z">
        <w:r w:rsidRPr="00674C8A">
          <w:rPr>
            <w:rFonts w:ascii="Calibri" w:eastAsia="Calibri" w:hAnsi="Calibri" w:cs="Times New Roman"/>
          </w:rPr>
          <w:t>806.</w:t>
        </w:r>
        <w:r w:rsidRPr="00674C8A">
          <w:rPr>
            <w:rFonts w:ascii="Calibri" w:eastAsia="Calibri" w:hAnsi="Calibri" w:cs="Times New Roman"/>
          </w:rPr>
          <w:tab/>
          <w:t>n "Rex mi stringe in una morsa stretta e dolorosa, ma che mi scalda il cuore - non voglio che mi lasci andare."</w:t>
        </w:r>
      </w:ins>
    </w:p>
    <w:p w14:paraId="05DD0E5D" w14:textId="77777777" w:rsidR="00674C8A" w:rsidRPr="00674C8A" w:rsidRDefault="00674C8A" w:rsidP="00674C8A">
      <w:pPr>
        <w:spacing w:line="600" w:lineRule="auto"/>
        <w:jc w:val="left"/>
        <w:rPr>
          <w:ins w:id="11466" w:author="UTENTE" w:date="2020-06-30T18:44:00Z"/>
          <w:rFonts w:ascii="Calibri" w:eastAsia="Calibri" w:hAnsi="Calibri" w:cs="Times New Roman"/>
        </w:rPr>
      </w:pPr>
      <w:ins w:id="11467" w:author="UTENTE" w:date="2020-06-30T18:44:00Z">
        <w:r w:rsidRPr="00674C8A">
          <w:rPr>
            <w:rFonts w:ascii="Calibri" w:eastAsia="Calibri" w:hAnsi="Calibri" w:cs="Times New Roman"/>
          </w:rPr>
          <w:t>807.</w:t>
        </w:r>
        <w:r w:rsidRPr="00674C8A">
          <w:rPr>
            <w:rFonts w:ascii="Calibri" w:eastAsia="Calibri" w:hAnsi="Calibri" w:cs="Times New Roman"/>
          </w:rPr>
          <w:tab/>
          <w:t>n "Non posso credere di non averlo mai capito, ma ci tengo davvero a questo bastardo… {w}molto di più di quanto non voglia ammettere."</w:t>
        </w:r>
      </w:ins>
    </w:p>
    <w:p w14:paraId="0C7CCA33" w14:textId="77777777" w:rsidR="00674C8A" w:rsidRPr="00674C8A" w:rsidRDefault="00674C8A" w:rsidP="00674C8A">
      <w:pPr>
        <w:spacing w:line="600" w:lineRule="auto"/>
        <w:jc w:val="left"/>
        <w:rPr>
          <w:ins w:id="11468" w:author="UTENTE" w:date="2020-06-30T18:44:00Z"/>
          <w:rFonts w:ascii="Calibri" w:eastAsia="Calibri" w:hAnsi="Calibri" w:cs="Times New Roman"/>
        </w:rPr>
      </w:pPr>
      <w:ins w:id="11469" w:author="UTENTE" w:date="2020-06-30T18:44:00Z">
        <w:r w:rsidRPr="00674C8A">
          <w:rPr>
            <w:rFonts w:ascii="Calibri" w:eastAsia="Calibri" w:hAnsi="Calibri" w:cs="Times New Roman"/>
          </w:rPr>
          <w:t>808.</w:t>
        </w:r>
        <w:r w:rsidRPr="00674C8A">
          <w:rPr>
            <w:rFonts w:ascii="Calibri" w:eastAsia="Calibri" w:hAnsi="Calibri" w:cs="Times New Roman"/>
          </w:rPr>
          <w:tab/>
          <w:t>n "Vampiro o no, è solo un bambino che non è ancora cresciuto. Non è cattivo, e non è crudele…"</w:t>
        </w:r>
      </w:ins>
    </w:p>
    <w:p w14:paraId="2A65B3C9" w14:textId="77777777" w:rsidR="00674C8A" w:rsidRPr="00674C8A" w:rsidRDefault="00674C8A" w:rsidP="00674C8A">
      <w:pPr>
        <w:spacing w:line="600" w:lineRule="auto"/>
        <w:jc w:val="left"/>
        <w:rPr>
          <w:ins w:id="11470" w:author="UTENTE" w:date="2020-06-30T18:44:00Z"/>
          <w:rFonts w:ascii="Calibri" w:eastAsia="Calibri" w:hAnsi="Calibri" w:cs="Times New Roman"/>
        </w:rPr>
      </w:pPr>
      <w:ins w:id="11471" w:author="UTENTE" w:date="2020-06-30T18:44:00Z">
        <w:r w:rsidRPr="00674C8A">
          <w:rPr>
            <w:rFonts w:ascii="Calibri" w:eastAsia="Calibri" w:hAnsi="Calibri" w:cs="Times New Roman"/>
          </w:rPr>
          <w:t>809.</w:t>
        </w:r>
        <w:r w:rsidRPr="00674C8A">
          <w:rPr>
            <w:rFonts w:ascii="Calibri" w:eastAsia="Calibri" w:hAnsi="Calibri" w:cs="Times New Roman"/>
          </w:rPr>
          <w:tab/>
          <w:t>n "…È solo perso."</w:t>
        </w:r>
      </w:ins>
    </w:p>
    <w:p w14:paraId="1AAEF4C6" w14:textId="77777777" w:rsidR="00674C8A" w:rsidRPr="00674C8A" w:rsidRDefault="00674C8A" w:rsidP="00674C8A">
      <w:pPr>
        <w:spacing w:line="600" w:lineRule="auto"/>
        <w:jc w:val="left"/>
        <w:rPr>
          <w:ins w:id="11472" w:author="UTENTE" w:date="2020-06-30T18:44:00Z"/>
          <w:rFonts w:ascii="Calibri" w:eastAsia="Calibri" w:hAnsi="Calibri" w:cs="Times New Roman"/>
          <w:lang w:val="en-US"/>
          <w:rPrChange w:id="11473" w:author="UTENTE" w:date="2020-06-30T18:44:00Z">
            <w:rPr>
              <w:ins w:id="11474" w:author="UTENTE" w:date="2020-06-30T18:44:00Z"/>
              <w:rFonts w:ascii="Calibri" w:eastAsia="Calibri" w:hAnsi="Calibri" w:cs="Times New Roman"/>
            </w:rPr>
          </w:rPrChange>
        </w:rPr>
      </w:pPr>
      <w:ins w:id="11475" w:author="UTENTE" w:date="2020-06-30T18:44:00Z">
        <w:r w:rsidRPr="00674C8A">
          <w:rPr>
            <w:rFonts w:ascii="Calibri" w:eastAsia="Calibri" w:hAnsi="Calibri" w:cs="Times New Roman"/>
            <w:lang w:val="en-US"/>
            <w:rPrChange w:id="11476" w:author="UTENTE" w:date="2020-06-30T18:44:00Z">
              <w:rPr>
                <w:rFonts w:ascii="Calibri" w:eastAsia="Calibri" w:hAnsi="Calibri" w:cs="Times New Roman"/>
              </w:rPr>
            </w:rPrChange>
          </w:rPr>
          <w:t>810.</w:t>
        </w:r>
        <w:r w:rsidRPr="00674C8A">
          <w:rPr>
            <w:rFonts w:ascii="Calibri" w:eastAsia="Calibri" w:hAnsi="Calibri" w:cs="Times New Roman"/>
            <w:lang w:val="en-US"/>
            <w:rPrChange w:id="11477" w:author="UTENTE" w:date="2020-06-30T18:44:00Z">
              <w:rPr>
                <w:rFonts w:ascii="Calibri" w:eastAsia="Calibri" w:hAnsi="Calibri" w:cs="Times New Roman"/>
              </w:rPr>
            </w:rPrChange>
          </w:rPr>
          <w:tab/>
          <w:t>mc "\"Nnh…\""</w:t>
        </w:r>
      </w:ins>
    </w:p>
    <w:p w14:paraId="44F0FFBC" w14:textId="77777777" w:rsidR="00674C8A" w:rsidRPr="00674C8A" w:rsidRDefault="00674C8A" w:rsidP="00674C8A">
      <w:pPr>
        <w:spacing w:line="600" w:lineRule="auto"/>
        <w:jc w:val="left"/>
        <w:rPr>
          <w:ins w:id="11478" w:author="UTENTE" w:date="2020-06-30T18:44:00Z"/>
          <w:rFonts w:ascii="Calibri" w:eastAsia="Calibri" w:hAnsi="Calibri" w:cs="Times New Roman"/>
          <w:lang w:val="en-US"/>
          <w:rPrChange w:id="11479" w:author="UTENTE" w:date="2020-06-30T18:44:00Z">
            <w:rPr>
              <w:ins w:id="11480" w:author="UTENTE" w:date="2020-06-30T18:44:00Z"/>
              <w:rFonts w:ascii="Calibri" w:eastAsia="Calibri" w:hAnsi="Calibri" w:cs="Times New Roman"/>
            </w:rPr>
          </w:rPrChange>
        </w:rPr>
      </w:pPr>
      <w:ins w:id="11481" w:author="UTENTE" w:date="2020-06-30T18:44:00Z">
        <w:r w:rsidRPr="00674C8A">
          <w:rPr>
            <w:rFonts w:ascii="Calibri" w:eastAsia="Calibri" w:hAnsi="Calibri" w:cs="Times New Roman"/>
            <w:lang w:val="en-US"/>
            <w:rPrChange w:id="11482" w:author="UTENTE" w:date="2020-06-30T18:44:00Z">
              <w:rPr>
                <w:rFonts w:ascii="Calibri" w:eastAsia="Calibri" w:hAnsi="Calibri" w:cs="Times New Roman"/>
              </w:rPr>
            </w:rPrChange>
          </w:rPr>
          <w:t>811.</w:t>
        </w:r>
        <w:r w:rsidRPr="00674C8A">
          <w:rPr>
            <w:rFonts w:ascii="Calibri" w:eastAsia="Calibri" w:hAnsi="Calibri" w:cs="Times New Roman"/>
            <w:lang w:val="en-US"/>
            <w:rPrChange w:id="11483" w:author="UTENTE" w:date="2020-06-30T18:44:00Z">
              <w:rPr>
                <w:rFonts w:ascii="Calibri" w:eastAsia="Calibri" w:hAnsi="Calibri" w:cs="Times New Roman"/>
              </w:rPr>
            </w:rPrChange>
          </w:rPr>
          <w:tab/>
          <w:t>r "\"…Mm… caz…\"" </w:t>
        </w:r>
        <w:r w:rsidRPr="00674C8A">
          <w:rPr>
            <w:rFonts w:ascii="Calibri" w:eastAsia="Calibri" w:hAnsi="Calibri" w:cs="Times New Roman"/>
            <w:lang w:val="en-US"/>
            <w:rPrChange w:id="11484" w:author="UTENTE" w:date="2020-06-30T18:44:00Z">
              <w:rPr>
                <w:rFonts w:ascii="Calibri" w:eastAsia="Calibri" w:hAnsi="Calibri" w:cs="Times New Roman"/>
              </w:rPr>
            </w:rPrChange>
          </w:rPr>
          <w:br w:type="page"/>
        </w:r>
      </w:ins>
    </w:p>
    <w:p w14:paraId="6C8FA4CA" w14:textId="77777777" w:rsidR="00674C8A" w:rsidRPr="00674C8A" w:rsidRDefault="00674C8A" w:rsidP="00674C8A">
      <w:pPr>
        <w:spacing w:line="600" w:lineRule="auto"/>
        <w:jc w:val="left"/>
        <w:rPr>
          <w:ins w:id="11485" w:author="UTENTE" w:date="2020-06-30T18:44:00Z"/>
          <w:rFonts w:ascii="Calibri" w:eastAsia="Calibri" w:hAnsi="Calibri" w:cs="Times New Roman"/>
          <w:lang w:val="en-US"/>
        </w:rPr>
      </w:pPr>
      <w:ins w:id="11486" w:author="UTENTE" w:date="2020-06-30T18:44:00Z">
        <w:r w:rsidRPr="00674C8A">
          <w:rPr>
            <w:rFonts w:ascii="Calibri" w:eastAsia="Calibri" w:hAnsi="Calibri" w:cs="Times New Roman"/>
            <w:lang w:val="en-US"/>
          </w:rPr>
          <w:lastRenderedPageBreak/>
          <w:t>812.</w:t>
        </w:r>
        <w:r w:rsidRPr="00674C8A">
          <w:rPr>
            <w:rFonts w:ascii="Calibri" w:eastAsia="Calibri" w:hAnsi="Calibri" w:cs="Times New Roman"/>
            <w:lang w:val="en-US"/>
          </w:rPr>
          <w:tab/>
          <w:t>n "Rex teases my lower lip with his fangs, then laps at the corners of my mouth, letting his tongue coax its way forward."</w:t>
        </w:r>
      </w:ins>
    </w:p>
    <w:p w14:paraId="5DB1BCE3" w14:textId="77777777" w:rsidR="00674C8A" w:rsidRPr="00674C8A" w:rsidRDefault="00674C8A" w:rsidP="00674C8A">
      <w:pPr>
        <w:spacing w:line="600" w:lineRule="auto"/>
        <w:jc w:val="left"/>
        <w:rPr>
          <w:ins w:id="11487" w:author="UTENTE" w:date="2020-06-30T18:44:00Z"/>
          <w:rFonts w:ascii="Calibri" w:eastAsia="Calibri" w:hAnsi="Calibri" w:cs="Times New Roman"/>
          <w:lang w:val="en-US"/>
        </w:rPr>
      </w:pPr>
      <w:ins w:id="11488" w:author="UTENTE" w:date="2020-06-30T18:44:00Z">
        <w:r w:rsidRPr="00674C8A">
          <w:rPr>
            <w:rFonts w:ascii="Calibri" w:eastAsia="Calibri" w:hAnsi="Calibri" w:cs="Times New Roman"/>
            <w:lang w:val="en-US"/>
          </w:rPr>
          <w:t>813.</w:t>
        </w:r>
        <w:r w:rsidRPr="00674C8A">
          <w:rPr>
            <w:rFonts w:ascii="Calibri" w:eastAsia="Calibri" w:hAnsi="Calibri" w:cs="Times New Roman"/>
            <w:lang w:val="en-US"/>
          </w:rPr>
          <w:tab/>
          <w:t>n "Even though his body doesn't give off warmth, the eagerness with which he holds me makes up for it, each kiss growing more and more heated."</w:t>
        </w:r>
      </w:ins>
    </w:p>
    <w:p w14:paraId="06A832B3" w14:textId="77777777" w:rsidR="00674C8A" w:rsidRPr="00674C8A" w:rsidRDefault="00674C8A" w:rsidP="00674C8A">
      <w:pPr>
        <w:spacing w:line="600" w:lineRule="auto"/>
        <w:jc w:val="left"/>
        <w:rPr>
          <w:ins w:id="11489" w:author="UTENTE" w:date="2020-06-30T18:44:00Z"/>
          <w:rFonts w:ascii="Calibri" w:eastAsia="Calibri" w:hAnsi="Calibri" w:cs="Times New Roman"/>
          <w:lang w:val="en-US"/>
        </w:rPr>
      </w:pPr>
      <w:ins w:id="11490" w:author="UTENTE" w:date="2020-06-30T18:44:00Z">
        <w:r w:rsidRPr="00674C8A">
          <w:rPr>
            <w:rFonts w:ascii="Calibri" w:eastAsia="Calibri" w:hAnsi="Calibri" w:cs="Times New Roman"/>
            <w:lang w:val="en-US"/>
          </w:rPr>
          <w:t>814.</w:t>
        </w:r>
        <w:r w:rsidRPr="00674C8A">
          <w:rPr>
            <w:rFonts w:ascii="Calibri" w:eastAsia="Calibri" w:hAnsi="Calibri" w:cs="Times New Roman"/>
            <w:lang w:val="en-US"/>
          </w:rPr>
          <w:tab/>
          <w:t>mc "\"Rex…\""</w:t>
        </w:r>
      </w:ins>
    </w:p>
    <w:p w14:paraId="7DADB585" w14:textId="77777777" w:rsidR="00674C8A" w:rsidRPr="00674C8A" w:rsidRDefault="00674C8A" w:rsidP="00674C8A">
      <w:pPr>
        <w:spacing w:line="600" w:lineRule="auto"/>
        <w:jc w:val="left"/>
        <w:rPr>
          <w:ins w:id="11491" w:author="UTENTE" w:date="2020-06-30T18:44:00Z"/>
          <w:rFonts w:ascii="Calibri" w:eastAsia="Calibri" w:hAnsi="Calibri" w:cs="Times New Roman"/>
          <w:lang w:val="en-US"/>
        </w:rPr>
      </w:pPr>
      <w:ins w:id="11492" w:author="UTENTE" w:date="2020-06-30T18:44:00Z">
        <w:r w:rsidRPr="00674C8A">
          <w:rPr>
            <w:rFonts w:ascii="Calibri" w:eastAsia="Calibri" w:hAnsi="Calibri" w:cs="Times New Roman"/>
            <w:lang w:val="en-US"/>
          </w:rPr>
          <w:t>815.</w:t>
        </w:r>
        <w:r w:rsidRPr="00674C8A">
          <w:rPr>
            <w:rFonts w:ascii="Calibri" w:eastAsia="Calibri" w:hAnsi="Calibri" w:cs="Times New Roman"/>
            <w:lang w:val="en-US"/>
          </w:rPr>
          <w:tab/>
          <w:t>n "When I pause for breath, panting, Rex gazes back at me with an astonishingly gentle smile."</w:t>
        </w:r>
      </w:ins>
    </w:p>
    <w:p w14:paraId="0C19ADE0" w14:textId="77777777" w:rsidR="00674C8A" w:rsidRPr="00674C8A" w:rsidRDefault="00674C8A" w:rsidP="00674C8A">
      <w:pPr>
        <w:spacing w:line="600" w:lineRule="auto"/>
        <w:jc w:val="left"/>
        <w:rPr>
          <w:ins w:id="11493" w:author="UTENTE" w:date="2020-06-30T18:44:00Z"/>
          <w:rFonts w:ascii="Calibri" w:eastAsia="Calibri" w:hAnsi="Calibri" w:cs="Times New Roman"/>
          <w:lang w:val="en-US"/>
        </w:rPr>
      </w:pPr>
      <w:ins w:id="11494" w:author="UTENTE" w:date="2020-06-30T18:44:00Z">
        <w:r w:rsidRPr="00674C8A">
          <w:rPr>
            <w:rFonts w:ascii="Calibri" w:eastAsia="Calibri" w:hAnsi="Calibri" w:cs="Times New Roman"/>
            <w:lang w:val="en-US"/>
          </w:rPr>
          <w:t>816.</w:t>
        </w:r>
        <w:r w:rsidRPr="00674C8A">
          <w:rPr>
            <w:rFonts w:ascii="Calibri" w:eastAsia="Calibri" w:hAnsi="Calibri" w:cs="Times New Roman"/>
            <w:lang w:val="en-US"/>
          </w:rPr>
          <w:tab/>
          <w:t>n "There's still a lingering sadness in his eyes, but now, they look a little brighter – {w}and so full of adoration that my heart aches."</w:t>
        </w:r>
      </w:ins>
    </w:p>
    <w:p w14:paraId="503015E8" w14:textId="77777777" w:rsidR="00674C8A" w:rsidRPr="00674C8A" w:rsidRDefault="00674C8A" w:rsidP="00674C8A">
      <w:pPr>
        <w:spacing w:line="600" w:lineRule="auto"/>
        <w:jc w:val="left"/>
        <w:rPr>
          <w:ins w:id="11495" w:author="UTENTE" w:date="2020-06-30T18:44:00Z"/>
          <w:rFonts w:ascii="Calibri" w:eastAsia="Calibri" w:hAnsi="Calibri" w:cs="Times New Roman"/>
          <w:lang w:val="en-US"/>
        </w:rPr>
      </w:pPr>
      <w:ins w:id="11496" w:author="UTENTE" w:date="2020-06-30T18:44:00Z">
        <w:r w:rsidRPr="00674C8A">
          <w:rPr>
            <w:rFonts w:ascii="Calibri" w:eastAsia="Calibri" w:hAnsi="Calibri" w:cs="Times New Roman"/>
            <w:lang w:val="en-US"/>
          </w:rPr>
          <w:t>817.</w:t>
        </w:r>
        <w:r w:rsidRPr="00674C8A">
          <w:rPr>
            <w:rFonts w:ascii="Calibri" w:eastAsia="Calibri" w:hAnsi="Calibri" w:cs="Times New Roman"/>
            <w:lang w:val="en-US"/>
          </w:rPr>
          <w:tab/>
          <w:t>r "\"You're callin' me crazy…\""</w:t>
        </w:r>
      </w:ins>
    </w:p>
    <w:p w14:paraId="5FC55393" w14:textId="77777777" w:rsidR="00674C8A" w:rsidRPr="00674C8A" w:rsidRDefault="00674C8A" w:rsidP="00674C8A">
      <w:pPr>
        <w:spacing w:line="600" w:lineRule="auto"/>
        <w:jc w:val="left"/>
        <w:rPr>
          <w:ins w:id="11497" w:author="UTENTE" w:date="2020-06-30T18:44:00Z"/>
          <w:rFonts w:ascii="Calibri" w:eastAsia="Calibri" w:hAnsi="Calibri" w:cs="Times New Roman"/>
          <w:lang w:val="en-US"/>
        </w:rPr>
      </w:pPr>
      <w:ins w:id="11498" w:author="UTENTE" w:date="2020-06-30T18:44:00Z">
        <w:r w:rsidRPr="00674C8A">
          <w:rPr>
            <w:rFonts w:ascii="Calibri" w:eastAsia="Calibri" w:hAnsi="Calibri" w:cs="Times New Roman"/>
            <w:lang w:val="en-US"/>
          </w:rPr>
          <w:t>818.</w:t>
        </w:r>
        <w:r w:rsidRPr="00674C8A">
          <w:rPr>
            <w:rFonts w:ascii="Calibri" w:eastAsia="Calibri" w:hAnsi="Calibri" w:cs="Times New Roman"/>
            <w:lang w:val="en-US"/>
          </w:rPr>
          <w:tab/>
          <w:t>r "\"But you've gotta be pretty crazy, too, if you're stickin' around.\""</w:t>
        </w:r>
      </w:ins>
    </w:p>
    <w:p w14:paraId="302416A1" w14:textId="77777777" w:rsidR="00674C8A" w:rsidRPr="00674C8A" w:rsidRDefault="00674C8A" w:rsidP="00674C8A">
      <w:pPr>
        <w:spacing w:line="600" w:lineRule="auto"/>
        <w:jc w:val="left"/>
        <w:rPr>
          <w:ins w:id="11499" w:author="UTENTE" w:date="2020-06-30T18:44:00Z"/>
          <w:rFonts w:ascii="Calibri" w:eastAsia="Calibri" w:hAnsi="Calibri" w:cs="Times New Roman"/>
          <w:lang w:val="en-US"/>
        </w:rPr>
      </w:pPr>
      <w:ins w:id="11500" w:author="UTENTE" w:date="2020-06-30T18:44:00Z">
        <w:r w:rsidRPr="00674C8A">
          <w:rPr>
            <w:rFonts w:ascii="Calibri" w:eastAsia="Calibri" w:hAnsi="Calibri" w:cs="Times New Roman"/>
            <w:lang w:val="en-US"/>
          </w:rPr>
          <w:t>819.</w:t>
        </w:r>
        <w:r w:rsidRPr="00674C8A">
          <w:rPr>
            <w:rFonts w:ascii="Calibri" w:eastAsia="Calibri" w:hAnsi="Calibri" w:cs="Times New Roman"/>
            <w:lang w:val="en-US"/>
          </w:rPr>
          <w:tab/>
          <w:t>n "Before I can offer any complaints, he pulls me back into another kiss, swirling his tongue against mine."</w:t>
        </w:r>
      </w:ins>
    </w:p>
    <w:p w14:paraId="7384EB5D" w14:textId="77777777" w:rsidR="00674C8A" w:rsidRPr="00674C8A" w:rsidRDefault="00674C8A" w:rsidP="00674C8A">
      <w:pPr>
        <w:spacing w:line="600" w:lineRule="auto"/>
        <w:jc w:val="left"/>
        <w:rPr>
          <w:ins w:id="11501" w:author="UTENTE" w:date="2020-06-30T18:44:00Z"/>
          <w:rFonts w:ascii="Calibri" w:eastAsia="Calibri" w:hAnsi="Calibri" w:cs="Times New Roman"/>
          <w:lang w:val="en-US"/>
        </w:rPr>
      </w:pPr>
      <w:ins w:id="11502" w:author="UTENTE" w:date="2020-06-30T18:44:00Z">
        <w:r w:rsidRPr="00674C8A">
          <w:rPr>
            <w:rFonts w:ascii="Calibri" w:eastAsia="Calibri" w:hAnsi="Calibri" w:cs="Times New Roman"/>
            <w:lang w:val="en-US"/>
          </w:rPr>
          <w:t>820.</w:t>
        </w:r>
        <w:r w:rsidRPr="00674C8A">
          <w:rPr>
            <w:rFonts w:ascii="Calibri" w:eastAsia="Calibri" w:hAnsi="Calibri" w:cs="Times New Roman"/>
            <w:lang w:val="en-US"/>
          </w:rPr>
          <w:tab/>
          <w:t>n "We share the moment for a while longer, savoring every warm second – until finally, Rex loosens his grip on me a little."</w:t>
        </w:r>
      </w:ins>
    </w:p>
    <w:p w14:paraId="4D46368F" w14:textId="77777777" w:rsidR="00674C8A" w:rsidRPr="00674C8A" w:rsidRDefault="00674C8A" w:rsidP="00674C8A">
      <w:pPr>
        <w:spacing w:line="600" w:lineRule="auto"/>
        <w:jc w:val="left"/>
        <w:rPr>
          <w:ins w:id="11503" w:author="UTENTE" w:date="2020-06-30T18:44:00Z"/>
          <w:rFonts w:ascii="Calibri" w:eastAsia="Calibri" w:hAnsi="Calibri" w:cs="Times New Roman"/>
          <w:lang w:val="en-US"/>
        </w:rPr>
      </w:pPr>
      <w:ins w:id="11504" w:author="UTENTE" w:date="2020-06-30T18:44:00Z">
        <w:r w:rsidRPr="00674C8A">
          <w:rPr>
            <w:rFonts w:ascii="Calibri" w:eastAsia="Calibri" w:hAnsi="Calibri" w:cs="Times New Roman"/>
            <w:lang w:val="en-US"/>
          </w:rPr>
          <w:t>821.</w:t>
        </w:r>
        <w:r w:rsidRPr="00674C8A">
          <w:rPr>
            <w:rFonts w:ascii="Calibri" w:eastAsia="Calibri" w:hAnsi="Calibri" w:cs="Times New Roman"/>
            <w:lang w:val="en-US"/>
          </w:rPr>
          <w:tab/>
          <w:t>r "\"…We gotta get out of San Fran.\""</w:t>
        </w:r>
      </w:ins>
    </w:p>
    <w:p w14:paraId="19A7FBD2" w14:textId="77777777" w:rsidR="00674C8A" w:rsidRPr="00674C8A" w:rsidRDefault="00674C8A" w:rsidP="00674C8A">
      <w:pPr>
        <w:spacing w:line="600" w:lineRule="auto"/>
        <w:jc w:val="left"/>
        <w:rPr>
          <w:ins w:id="11505" w:author="UTENTE" w:date="2020-06-30T18:44:00Z"/>
          <w:rFonts w:ascii="Calibri" w:eastAsia="Calibri" w:hAnsi="Calibri" w:cs="Times New Roman"/>
          <w:lang w:val="en-US"/>
        </w:rPr>
      </w:pPr>
      <w:ins w:id="11506" w:author="UTENTE" w:date="2020-06-30T18:44:00Z">
        <w:r w:rsidRPr="00674C8A">
          <w:rPr>
            <w:rFonts w:ascii="Calibri" w:eastAsia="Calibri" w:hAnsi="Calibri" w:cs="Times New Roman"/>
            <w:lang w:val="en-US"/>
          </w:rPr>
          <w:t>822.</w:t>
        </w:r>
        <w:r w:rsidRPr="00674C8A">
          <w:rPr>
            <w:rFonts w:ascii="Calibri" w:eastAsia="Calibri" w:hAnsi="Calibri" w:cs="Times New Roman"/>
            <w:lang w:val="en-US"/>
          </w:rPr>
          <w:tab/>
          <w:t>mcp "\"…?\""</w:t>
        </w:r>
      </w:ins>
    </w:p>
    <w:p w14:paraId="5C746208" w14:textId="77777777" w:rsidR="00674C8A" w:rsidRPr="00674C8A" w:rsidRDefault="00674C8A" w:rsidP="00674C8A">
      <w:pPr>
        <w:spacing w:line="600" w:lineRule="auto"/>
        <w:jc w:val="left"/>
        <w:rPr>
          <w:ins w:id="11507" w:author="UTENTE" w:date="2020-06-30T18:44:00Z"/>
          <w:rFonts w:ascii="Calibri" w:eastAsia="Calibri" w:hAnsi="Calibri" w:cs="Times New Roman"/>
          <w:lang w:val="en-US"/>
        </w:rPr>
      </w:pPr>
      <w:ins w:id="11508" w:author="UTENTE" w:date="2020-06-30T18:44:00Z">
        <w:r w:rsidRPr="00674C8A">
          <w:rPr>
            <w:rFonts w:ascii="Calibri" w:eastAsia="Calibri" w:hAnsi="Calibri" w:cs="Times New Roman"/>
            <w:lang w:val="en-US"/>
          </w:rPr>
          <w:t>823.</w:t>
        </w:r>
        <w:r w:rsidRPr="00674C8A">
          <w:rPr>
            <w:rFonts w:ascii="Calibri" w:eastAsia="Calibri" w:hAnsi="Calibri" w:cs="Times New Roman"/>
            <w:lang w:val="en-US"/>
          </w:rPr>
          <w:tab/>
          <w:t>n "Rex murmurs against my lips with a rare, serious look in his eyes."</w:t>
        </w:r>
      </w:ins>
    </w:p>
    <w:p w14:paraId="77E1B654" w14:textId="77777777" w:rsidR="00674C8A" w:rsidRPr="00674C8A" w:rsidRDefault="00674C8A" w:rsidP="00674C8A">
      <w:pPr>
        <w:spacing w:line="600" w:lineRule="auto"/>
        <w:jc w:val="left"/>
        <w:rPr>
          <w:ins w:id="11509" w:author="UTENTE" w:date="2020-06-30T18:44:00Z"/>
          <w:rFonts w:ascii="Calibri" w:eastAsia="Calibri" w:hAnsi="Calibri" w:cs="Times New Roman"/>
          <w:lang w:val="en-US"/>
        </w:rPr>
      </w:pPr>
      <w:ins w:id="11510" w:author="UTENTE" w:date="2020-06-30T18:44:00Z">
        <w:r w:rsidRPr="00674C8A">
          <w:rPr>
            <w:rFonts w:ascii="Calibri" w:eastAsia="Calibri" w:hAnsi="Calibri" w:cs="Times New Roman"/>
            <w:lang w:val="en-US"/>
          </w:rPr>
          <w:t>824.</w:t>
        </w:r>
        <w:r w:rsidRPr="00674C8A">
          <w:rPr>
            <w:rFonts w:ascii="Calibri" w:eastAsia="Calibri" w:hAnsi="Calibri" w:cs="Times New Roman"/>
            <w:lang w:val="en-US"/>
          </w:rPr>
          <w:tab/>
          <w:t>r "\"Bishop's gonna come after me – no, {i}us{/i}, as soon as he hears what happened.\"" </w:t>
        </w:r>
        <w:r w:rsidRPr="00674C8A">
          <w:rPr>
            <w:rFonts w:ascii="Calibri" w:eastAsia="Calibri" w:hAnsi="Calibri" w:cs="Times New Roman"/>
            <w:lang w:val="en-US"/>
          </w:rPr>
          <w:br w:type="page"/>
        </w:r>
      </w:ins>
    </w:p>
    <w:p w14:paraId="291CA429" w14:textId="77777777" w:rsidR="00674C8A" w:rsidRPr="00674C8A" w:rsidRDefault="00674C8A" w:rsidP="00674C8A">
      <w:pPr>
        <w:spacing w:line="600" w:lineRule="auto"/>
        <w:jc w:val="left"/>
        <w:rPr>
          <w:ins w:id="11511" w:author="UTENTE" w:date="2020-06-30T18:44:00Z"/>
          <w:rFonts w:ascii="Calibri" w:eastAsia="Calibri" w:hAnsi="Calibri" w:cs="Times New Roman"/>
        </w:rPr>
      </w:pPr>
      <w:ins w:id="11512" w:author="UTENTE" w:date="2020-06-30T18:44:00Z">
        <w:r w:rsidRPr="00674C8A">
          <w:rPr>
            <w:rFonts w:ascii="Calibri" w:eastAsia="Calibri" w:hAnsi="Calibri" w:cs="Times New Roman"/>
          </w:rPr>
          <w:lastRenderedPageBreak/>
          <w:t>812.</w:t>
        </w:r>
        <w:r w:rsidRPr="00674C8A">
          <w:rPr>
            <w:rFonts w:ascii="Calibri" w:eastAsia="Calibri" w:hAnsi="Calibri" w:cs="Times New Roman"/>
          </w:rPr>
          <w:tab/>
          <w:t>n "Rex mi solletica le labbra coi suoi canini, poi scorre la sua lingua fino all'angolo della mia bocca, lasciando entrare la sua lingua."</w:t>
        </w:r>
      </w:ins>
    </w:p>
    <w:p w14:paraId="4AD2853F" w14:textId="77777777" w:rsidR="00674C8A" w:rsidRPr="00674C8A" w:rsidRDefault="00674C8A" w:rsidP="00674C8A">
      <w:pPr>
        <w:spacing w:line="600" w:lineRule="auto"/>
        <w:jc w:val="left"/>
        <w:rPr>
          <w:ins w:id="11513" w:author="UTENTE" w:date="2020-06-30T18:44:00Z"/>
          <w:rFonts w:ascii="Calibri" w:eastAsia="Calibri" w:hAnsi="Calibri" w:cs="Times New Roman"/>
        </w:rPr>
      </w:pPr>
      <w:ins w:id="11514" w:author="UTENTE" w:date="2020-06-30T18:44:00Z">
        <w:r w:rsidRPr="00674C8A">
          <w:rPr>
            <w:rFonts w:ascii="Calibri" w:eastAsia="Calibri" w:hAnsi="Calibri" w:cs="Times New Roman"/>
          </w:rPr>
          <w:t>813.</w:t>
        </w:r>
        <w:r w:rsidRPr="00674C8A">
          <w:rPr>
            <w:rFonts w:ascii="Calibri" w:eastAsia="Calibri" w:hAnsi="Calibri" w:cs="Times New Roman"/>
          </w:rPr>
          <w:tab/>
          <w:t>n "Anche se il suo corpo non rilascia calore, la bramosia con cui mi stringe a sé lo compensa, ogni bacio diventa sempre più focoso."</w:t>
        </w:r>
      </w:ins>
    </w:p>
    <w:p w14:paraId="094E9F40" w14:textId="77777777" w:rsidR="00674C8A" w:rsidRPr="00674C8A" w:rsidRDefault="00674C8A" w:rsidP="00674C8A">
      <w:pPr>
        <w:spacing w:line="600" w:lineRule="auto"/>
        <w:jc w:val="left"/>
        <w:rPr>
          <w:ins w:id="11515" w:author="UTENTE" w:date="2020-06-30T18:44:00Z"/>
          <w:rFonts w:ascii="Calibri" w:eastAsia="Calibri" w:hAnsi="Calibri" w:cs="Times New Roman"/>
        </w:rPr>
      </w:pPr>
      <w:ins w:id="11516" w:author="UTENTE" w:date="2020-06-30T18:44:00Z">
        <w:r w:rsidRPr="00674C8A">
          <w:rPr>
            <w:rFonts w:ascii="Calibri" w:eastAsia="Calibri" w:hAnsi="Calibri" w:cs="Times New Roman"/>
          </w:rPr>
          <w:t>814.</w:t>
        </w:r>
        <w:r w:rsidRPr="00674C8A">
          <w:rPr>
            <w:rFonts w:ascii="Calibri" w:eastAsia="Calibri" w:hAnsi="Calibri" w:cs="Times New Roman"/>
          </w:rPr>
          <w:tab/>
          <w:t>mc "\"Rex…\""</w:t>
        </w:r>
      </w:ins>
    </w:p>
    <w:p w14:paraId="28401A2A" w14:textId="77777777" w:rsidR="00674C8A" w:rsidRPr="00674C8A" w:rsidRDefault="00674C8A" w:rsidP="00674C8A">
      <w:pPr>
        <w:spacing w:line="600" w:lineRule="auto"/>
        <w:jc w:val="left"/>
        <w:rPr>
          <w:ins w:id="11517" w:author="UTENTE" w:date="2020-06-30T18:44:00Z"/>
          <w:rFonts w:ascii="Calibri" w:eastAsia="Calibri" w:hAnsi="Calibri" w:cs="Times New Roman"/>
        </w:rPr>
      </w:pPr>
      <w:ins w:id="11518" w:author="UTENTE" w:date="2020-06-30T18:44:00Z">
        <w:r w:rsidRPr="00674C8A">
          <w:rPr>
            <w:rFonts w:ascii="Calibri" w:eastAsia="Calibri" w:hAnsi="Calibri" w:cs="Times New Roman"/>
          </w:rPr>
          <w:t>815.</w:t>
        </w:r>
        <w:r w:rsidRPr="00674C8A">
          <w:rPr>
            <w:rFonts w:ascii="Calibri" w:eastAsia="Calibri" w:hAnsi="Calibri" w:cs="Times New Roman"/>
          </w:rPr>
          <w:tab/>
          <w:t>n "Quando mi fermo per riprendere fiato, ansimando, Rex mi guarda con uno sguardo incredibilmente dolce."</w:t>
        </w:r>
      </w:ins>
    </w:p>
    <w:p w14:paraId="3E3894C6" w14:textId="77777777" w:rsidR="00674C8A" w:rsidRPr="00674C8A" w:rsidRDefault="00674C8A" w:rsidP="00674C8A">
      <w:pPr>
        <w:spacing w:line="600" w:lineRule="auto"/>
        <w:jc w:val="left"/>
        <w:rPr>
          <w:ins w:id="11519" w:author="UTENTE" w:date="2020-06-30T18:44:00Z"/>
          <w:rFonts w:ascii="Calibri" w:eastAsia="Calibri" w:hAnsi="Calibri" w:cs="Times New Roman"/>
        </w:rPr>
      </w:pPr>
      <w:ins w:id="11520" w:author="UTENTE" w:date="2020-06-30T18:44:00Z">
        <w:r w:rsidRPr="00674C8A">
          <w:rPr>
            <w:rFonts w:ascii="Calibri" w:eastAsia="Calibri" w:hAnsi="Calibri" w:cs="Times New Roman"/>
          </w:rPr>
          <w:t>816.</w:t>
        </w:r>
        <w:r w:rsidRPr="00674C8A">
          <w:rPr>
            <w:rFonts w:ascii="Calibri" w:eastAsia="Calibri" w:hAnsi="Calibri" w:cs="Times New Roman"/>
          </w:rPr>
          <w:tab/>
          <w:t>n "C'è ancora una goccia di tristezza residua nei suoi occhi, ma ora, sono un po' più luminosi -{w}e così pieni di adorazione che quasi mi fa male al cuore."</w:t>
        </w:r>
      </w:ins>
    </w:p>
    <w:p w14:paraId="1BB04FC4" w14:textId="77777777" w:rsidR="00674C8A" w:rsidRPr="00674C8A" w:rsidRDefault="00674C8A" w:rsidP="00674C8A">
      <w:pPr>
        <w:spacing w:line="600" w:lineRule="auto"/>
        <w:jc w:val="left"/>
        <w:rPr>
          <w:ins w:id="11521" w:author="UTENTE" w:date="2020-06-30T18:44:00Z"/>
          <w:rFonts w:ascii="Calibri" w:eastAsia="Calibri" w:hAnsi="Calibri" w:cs="Times New Roman"/>
        </w:rPr>
      </w:pPr>
      <w:ins w:id="11522" w:author="UTENTE" w:date="2020-06-30T18:44:00Z">
        <w:r w:rsidRPr="00674C8A">
          <w:rPr>
            <w:rFonts w:ascii="Calibri" w:eastAsia="Calibri" w:hAnsi="Calibri" w:cs="Times New Roman"/>
          </w:rPr>
          <w:t>817.</w:t>
        </w:r>
        <w:r w:rsidRPr="00674C8A">
          <w:rPr>
            <w:rFonts w:ascii="Calibri" w:eastAsia="Calibri" w:hAnsi="Calibri" w:cs="Times New Roman"/>
          </w:rPr>
          <w:tab/>
          <w:t>r "\"Tu dai a me del pazzo…\""</w:t>
        </w:r>
      </w:ins>
    </w:p>
    <w:p w14:paraId="55F0D1E4" w14:textId="77777777" w:rsidR="00674C8A" w:rsidRPr="00674C8A" w:rsidRDefault="00674C8A" w:rsidP="00674C8A">
      <w:pPr>
        <w:spacing w:line="600" w:lineRule="auto"/>
        <w:jc w:val="left"/>
        <w:rPr>
          <w:ins w:id="11523" w:author="UTENTE" w:date="2020-06-30T18:44:00Z"/>
          <w:rFonts w:ascii="Calibri" w:eastAsia="Calibri" w:hAnsi="Calibri" w:cs="Times New Roman"/>
        </w:rPr>
      </w:pPr>
      <w:ins w:id="11524" w:author="UTENTE" w:date="2020-06-30T18:44:00Z">
        <w:r w:rsidRPr="00674C8A">
          <w:rPr>
            <w:rFonts w:ascii="Calibri" w:eastAsia="Calibri" w:hAnsi="Calibri" w:cs="Times New Roman"/>
          </w:rPr>
          <w:t>818.</w:t>
        </w:r>
        <w:r w:rsidRPr="00674C8A">
          <w:rPr>
            <w:rFonts w:ascii="Calibri" w:eastAsia="Calibri" w:hAnsi="Calibri" w:cs="Times New Roman"/>
          </w:rPr>
          <w:tab/>
          <w:t>r "\"Ma anche tu non sei da meno, se continui a rimanere.\""</w:t>
        </w:r>
      </w:ins>
    </w:p>
    <w:p w14:paraId="12B100CE" w14:textId="77777777" w:rsidR="00674C8A" w:rsidRPr="00674C8A" w:rsidRDefault="00674C8A" w:rsidP="00674C8A">
      <w:pPr>
        <w:spacing w:line="600" w:lineRule="auto"/>
        <w:jc w:val="left"/>
        <w:rPr>
          <w:ins w:id="11525" w:author="UTENTE" w:date="2020-06-30T18:44:00Z"/>
          <w:rFonts w:ascii="Calibri" w:eastAsia="Calibri" w:hAnsi="Calibri" w:cs="Times New Roman"/>
        </w:rPr>
      </w:pPr>
      <w:ins w:id="11526" w:author="UTENTE" w:date="2020-06-30T18:44:00Z">
        <w:r w:rsidRPr="00674C8A">
          <w:rPr>
            <w:rFonts w:ascii="Calibri" w:eastAsia="Calibri" w:hAnsi="Calibri" w:cs="Times New Roman"/>
          </w:rPr>
          <w:t>819.</w:t>
        </w:r>
        <w:r w:rsidRPr="00674C8A">
          <w:rPr>
            <w:rFonts w:ascii="Calibri" w:eastAsia="Calibri" w:hAnsi="Calibri" w:cs="Times New Roman"/>
          </w:rPr>
          <w:tab/>
          <w:t>n "Prima che possa lamentarmi, mi tira di nuovo a sé per un altro bacio, facendo vorticare le nostre lingue."</w:t>
        </w:r>
      </w:ins>
    </w:p>
    <w:p w14:paraId="2B78A4AC" w14:textId="77777777" w:rsidR="00674C8A" w:rsidRPr="00674C8A" w:rsidRDefault="00674C8A" w:rsidP="00674C8A">
      <w:pPr>
        <w:spacing w:line="600" w:lineRule="auto"/>
        <w:jc w:val="left"/>
        <w:rPr>
          <w:ins w:id="11527" w:author="UTENTE" w:date="2020-06-30T18:44:00Z"/>
          <w:rFonts w:ascii="Calibri" w:eastAsia="Calibri" w:hAnsi="Calibri" w:cs="Times New Roman"/>
        </w:rPr>
      </w:pPr>
      <w:ins w:id="11528" w:author="UTENTE" w:date="2020-06-30T18:44:00Z">
        <w:r w:rsidRPr="00674C8A">
          <w:rPr>
            <w:rFonts w:ascii="Calibri" w:eastAsia="Calibri" w:hAnsi="Calibri" w:cs="Times New Roman"/>
          </w:rPr>
          <w:t>820.</w:t>
        </w:r>
        <w:r w:rsidRPr="00674C8A">
          <w:rPr>
            <w:rFonts w:ascii="Calibri" w:eastAsia="Calibri" w:hAnsi="Calibri" w:cs="Times New Roman"/>
          </w:rPr>
          <w:tab/>
          <w:t>n "Condividiamo quel momento ancora per qualche minuto, assaporando ogni confortevole secondo -finché finalmente, Rex allenta leggermente la presa."</w:t>
        </w:r>
      </w:ins>
    </w:p>
    <w:p w14:paraId="4E52190D" w14:textId="77777777" w:rsidR="00674C8A" w:rsidRPr="00674C8A" w:rsidRDefault="00674C8A" w:rsidP="00674C8A">
      <w:pPr>
        <w:spacing w:line="600" w:lineRule="auto"/>
        <w:jc w:val="left"/>
        <w:rPr>
          <w:ins w:id="11529" w:author="UTENTE" w:date="2020-06-30T18:44:00Z"/>
          <w:rFonts w:ascii="Calibri" w:eastAsia="Calibri" w:hAnsi="Calibri" w:cs="Times New Roman"/>
        </w:rPr>
      </w:pPr>
      <w:ins w:id="11530" w:author="UTENTE" w:date="2020-06-30T18:44:00Z">
        <w:r w:rsidRPr="00674C8A">
          <w:rPr>
            <w:rFonts w:ascii="Calibri" w:eastAsia="Calibri" w:hAnsi="Calibri" w:cs="Times New Roman"/>
          </w:rPr>
          <w:t>821.</w:t>
        </w:r>
        <w:r w:rsidRPr="00674C8A">
          <w:rPr>
            <w:rFonts w:ascii="Calibri" w:eastAsia="Calibri" w:hAnsi="Calibri" w:cs="Times New Roman"/>
          </w:rPr>
          <w:tab/>
          <w:t>r "\"…Dobbiamo andarcene da San Fran.\""</w:t>
        </w:r>
      </w:ins>
    </w:p>
    <w:p w14:paraId="3E97D4E6" w14:textId="77777777" w:rsidR="00674C8A" w:rsidRPr="00674C8A" w:rsidRDefault="00674C8A" w:rsidP="00674C8A">
      <w:pPr>
        <w:spacing w:line="600" w:lineRule="auto"/>
        <w:jc w:val="left"/>
        <w:rPr>
          <w:ins w:id="11531" w:author="UTENTE" w:date="2020-06-30T18:44:00Z"/>
          <w:rFonts w:ascii="Calibri" w:eastAsia="Calibri" w:hAnsi="Calibri" w:cs="Times New Roman"/>
        </w:rPr>
      </w:pPr>
      <w:ins w:id="11532" w:author="UTENTE" w:date="2020-06-30T18:44:00Z">
        <w:r w:rsidRPr="00674C8A">
          <w:rPr>
            <w:rFonts w:ascii="Calibri" w:eastAsia="Calibri" w:hAnsi="Calibri" w:cs="Times New Roman"/>
          </w:rPr>
          <w:t>822.</w:t>
        </w:r>
        <w:r w:rsidRPr="00674C8A">
          <w:rPr>
            <w:rFonts w:ascii="Calibri" w:eastAsia="Calibri" w:hAnsi="Calibri" w:cs="Times New Roman"/>
          </w:rPr>
          <w:tab/>
          <w:t>mcp "\"…?\""</w:t>
        </w:r>
      </w:ins>
    </w:p>
    <w:p w14:paraId="61CF58D7" w14:textId="77777777" w:rsidR="00674C8A" w:rsidRPr="00674C8A" w:rsidRDefault="00674C8A" w:rsidP="00674C8A">
      <w:pPr>
        <w:spacing w:line="600" w:lineRule="auto"/>
        <w:jc w:val="left"/>
        <w:rPr>
          <w:ins w:id="11533" w:author="UTENTE" w:date="2020-06-30T18:44:00Z"/>
          <w:rFonts w:ascii="Calibri" w:eastAsia="Calibri" w:hAnsi="Calibri" w:cs="Times New Roman"/>
        </w:rPr>
      </w:pPr>
      <w:ins w:id="11534" w:author="UTENTE" w:date="2020-06-30T18:44:00Z">
        <w:r w:rsidRPr="00674C8A">
          <w:rPr>
            <w:rFonts w:ascii="Calibri" w:eastAsia="Calibri" w:hAnsi="Calibri" w:cs="Times New Roman"/>
          </w:rPr>
          <w:t>823.</w:t>
        </w:r>
        <w:r w:rsidRPr="00674C8A">
          <w:rPr>
            <w:rFonts w:ascii="Calibri" w:eastAsia="Calibri" w:hAnsi="Calibri" w:cs="Times New Roman"/>
          </w:rPr>
          <w:tab/>
          <w:t>n "Rex sussurra sulle mie labbra con uno strano sguardo serio negli occhi."</w:t>
        </w:r>
      </w:ins>
    </w:p>
    <w:p w14:paraId="6A900F69" w14:textId="77777777" w:rsidR="00674C8A" w:rsidRPr="00674C8A" w:rsidRDefault="00674C8A" w:rsidP="00674C8A">
      <w:pPr>
        <w:spacing w:line="600" w:lineRule="auto"/>
        <w:jc w:val="left"/>
        <w:rPr>
          <w:ins w:id="11535" w:author="UTENTE" w:date="2020-06-30T18:44:00Z"/>
          <w:rFonts w:ascii="Calibri" w:eastAsia="Calibri" w:hAnsi="Calibri" w:cs="Times New Roman"/>
        </w:rPr>
      </w:pPr>
      <w:ins w:id="11536" w:author="UTENTE" w:date="2020-06-30T18:44:00Z">
        <w:r w:rsidRPr="00674C8A">
          <w:rPr>
            <w:rFonts w:ascii="Calibri" w:eastAsia="Calibri" w:hAnsi="Calibri" w:cs="Times New Roman"/>
          </w:rPr>
          <w:t>824.</w:t>
        </w:r>
        <w:r w:rsidRPr="00674C8A">
          <w:rPr>
            <w:rFonts w:ascii="Calibri" w:eastAsia="Calibri" w:hAnsi="Calibri" w:cs="Times New Roman"/>
          </w:rPr>
          <w:tab/>
          <w:t>r "\"Bishop mi verrà a cercare - no, {i}ci{/i}, appena scopre quello che è successo.\"" </w:t>
        </w:r>
        <w:r w:rsidRPr="00674C8A">
          <w:rPr>
            <w:rFonts w:ascii="Calibri" w:eastAsia="Calibri" w:hAnsi="Calibri" w:cs="Times New Roman"/>
          </w:rPr>
          <w:br w:type="page"/>
        </w:r>
      </w:ins>
    </w:p>
    <w:p w14:paraId="33AC3125" w14:textId="77777777" w:rsidR="00674C8A" w:rsidRPr="00674C8A" w:rsidRDefault="00674C8A" w:rsidP="00674C8A">
      <w:pPr>
        <w:spacing w:line="600" w:lineRule="auto"/>
        <w:jc w:val="left"/>
        <w:rPr>
          <w:ins w:id="11537" w:author="UTENTE" w:date="2020-06-30T18:44:00Z"/>
          <w:rFonts w:ascii="Calibri" w:eastAsia="Calibri" w:hAnsi="Calibri" w:cs="Times New Roman"/>
          <w:lang w:val="en-US"/>
        </w:rPr>
      </w:pPr>
      <w:ins w:id="11538" w:author="UTENTE" w:date="2020-06-30T18:44:00Z">
        <w:r w:rsidRPr="00674C8A">
          <w:rPr>
            <w:rFonts w:ascii="Calibri" w:eastAsia="Calibri" w:hAnsi="Calibri" w:cs="Times New Roman"/>
            <w:lang w:val="en-US"/>
          </w:rPr>
          <w:lastRenderedPageBreak/>
          <w:t>825.</w:t>
        </w:r>
        <w:r w:rsidRPr="00674C8A">
          <w:rPr>
            <w:rFonts w:ascii="Calibri" w:eastAsia="Calibri" w:hAnsi="Calibri" w:cs="Times New Roman"/>
            <w:lang w:val="en-US"/>
          </w:rPr>
          <w:tab/>
          <w:t>r "\"He's the big boss, and he doesn't let his coven get… friendly with humans.\""</w:t>
        </w:r>
      </w:ins>
    </w:p>
    <w:p w14:paraId="6FE637E6" w14:textId="77777777" w:rsidR="00674C8A" w:rsidRPr="00674C8A" w:rsidRDefault="00674C8A" w:rsidP="00674C8A">
      <w:pPr>
        <w:spacing w:line="600" w:lineRule="auto"/>
        <w:jc w:val="left"/>
        <w:rPr>
          <w:ins w:id="11539" w:author="UTENTE" w:date="2020-06-30T18:44:00Z"/>
          <w:rFonts w:ascii="Calibri" w:eastAsia="Calibri" w:hAnsi="Calibri" w:cs="Times New Roman"/>
          <w:lang w:val="en-US"/>
        </w:rPr>
      </w:pPr>
      <w:ins w:id="11540" w:author="UTENTE" w:date="2020-06-30T18:44:00Z">
        <w:r w:rsidRPr="00674C8A">
          <w:rPr>
            <w:rFonts w:ascii="Calibri" w:eastAsia="Calibri" w:hAnsi="Calibri" w:cs="Times New Roman"/>
            <w:lang w:val="en-US"/>
          </w:rPr>
          <w:t>826.</w:t>
        </w:r>
        <w:r w:rsidRPr="00674C8A">
          <w:rPr>
            <w:rFonts w:ascii="Calibri" w:eastAsia="Calibri" w:hAnsi="Calibri" w:cs="Times New Roman"/>
            <w:lang w:val="en-US"/>
          </w:rPr>
          <w:tab/>
          <w:t>n "He bites his lower lip, his fangs sinking into the pale flesh almost hard enough to pierce it."</w:t>
        </w:r>
      </w:ins>
    </w:p>
    <w:p w14:paraId="6DFB5C20" w14:textId="77777777" w:rsidR="00674C8A" w:rsidRPr="00674C8A" w:rsidRDefault="00674C8A" w:rsidP="00674C8A">
      <w:pPr>
        <w:spacing w:line="600" w:lineRule="auto"/>
        <w:jc w:val="left"/>
        <w:rPr>
          <w:ins w:id="11541" w:author="UTENTE" w:date="2020-06-30T18:44:00Z"/>
          <w:rFonts w:ascii="Calibri" w:eastAsia="Calibri" w:hAnsi="Calibri" w:cs="Times New Roman"/>
          <w:lang w:val="en-US"/>
        </w:rPr>
      </w:pPr>
      <w:ins w:id="11542" w:author="UTENTE" w:date="2020-06-30T18:44:00Z">
        <w:r w:rsidRPr="00674C8A">
          <w:rPr>
            <w:rFonts w:ascii="Calibri" w:eastAsia="Calibri" w:hAnsi="Calibri" w:cs="Times New Roman"/>
            <w:lang w:val="en-US"/>
          </w:rPr>
          <w:t>827.</w:t>
        </w:r>
        <w:r w:rsidRPr="00674C8A">
          <w:rPr>
            <w:rFonts w:ascii="Calibri" w:eastAsia="Calibri" w:hAnsi="Calibri" w:cs="Times New Roman"/>
            <w:lang w:val="en-US"/>
          </w:rPr>
          <w:tab/>
          <w:t>r "\"Some bad shit will happen if we stick around. We gotta leave by tomorrow night.\""</w:t>
        </w:r>
      </w:ins>
    </w:p>
    <w:p w14:paraId="5F0A3547" w14:textId="77777777" w:rsidR="00674C8A" w:rsidRPr="00674C8A" w:rsidRDefault="00674C8A" w:rsidP="00674C8A">
      <w:pPr>
        <w:spacing w:line="600" w:lineRule="auto"/>
        <w:jc w:val="left"/>
        <w:rPr>
          <w:ins w:id="11543" w:author="UTENTE" w:date="2020-06-30T18:44:00Z"/>
          <w:rFonts w:ascii="Calibri" w:eastAsia="Calibri" w:hAnsi="Calibri" w:cs="Times New Roman"/>
          <w:lang w:val="en-US"/>
        </w:rPr>
      </w:pPr>
      <w:ins w:id="11544" w:author="UTENTE" w:date="2020-06-30T18:44:00Z">
        <w:r w:rsidRPr="00674C8A">
          <w:rPr>
            <w:rFonts w:ascii="Calibri" w:eastAsia="Calibri" w:hAnsi="Calibri" w:cs="Times New Roman"/>
            <w:lang w:val="en-US"/>
          </w:rPr>
          <w:t>828.</w:t>
        </w:r>
        <w:r w:rsidRPr="00674C8A">
          <w:rPr>
            <w:rFonts w:ascii="Calibri" w:eastAsia="Calibri" w:hAnsi="Calibri" w:cs="Times New Roman"/>
            <w:lang w:val="en-US"/>
          </w:rPr>
          <w:tab/>
          <w:t>mcp "\"–! By tomorrow?\""</w:t>
        </w:r>
      </w:ins>
    </w:p>
    <w:p w14:paraId="25AAD629" w14:textId="77777777" w:rsidR="00674C8A" w:rsidRPr="00674C8A" w:rsidRDefault="00674C8A" w:rsidP="00674C8A">
      <w:pPr>
        <w:spacing w:line="600" w:lineRule="auto"/>
        <w:jc w:val="left"/>
        <w:rPr>
          <w:ins w:id="11545" w:author="UTENTE" w:date="2020-06-30T18:44:00Z"/>
          <w:rFonts w:ascii="Calibri" w:eastAsia="Calibri" w:hAnsi="Calibri" w:cs="Times New Roman"/>
          <w:lang w:val="en-US"/>
        </w:rPr>
      </w:pPr>
      <w:ins w:id="11546" w:author="UTENTE" w:date="2020-06-30T18:44:00Z">
        <w:r w:rsidRPr="00674C8A">
          <w:rPr>
            <w:rFonts w:ascii="Calibri" w:eastAsia="Calibri" w:hAnsi="Calibri" w:cs="Times New Roman"/>
            <w:lang w:val="en-US"/>
          </w:rPr>
          <w:t>829.</w:t>
        </w:r>
        <w:r w:rsidRPr="00674C8A">
          <w:rPr>
            <w:rFonts w:ascii="Calibri" w:eastAsia="Calibri" w:hAnsi="Calibri" w:cs="Times New Roman"/>
            <w:lang w:val="en-US"/>
          </w:rPr>
          <w:tab/>
          <w:t>n "Rex doesn't seem like he's joking, so I suck in a sharp breath."</w:t>
        </w:r>
      </w:ins>
    </w:p>
    <w:p w14:paraId="25E6B5EB" w14:textId="77777777" w:rsidR="00674C8A" w:rsidRPr="00674C8A" w:rsidRDefault="00674C8A" w:rsidP="00674C8A">
      <w:pPr>
        <w:spacing w:line="600" w:lineRule="auto"/>
        <w:jc w:val="left"/>
        <w:rPr>
          <w:ins w:id="11547" w:author="UTENTE" w:date="2020-06-30T18:44:00Z"/>
          <w:rFonts w:ascii="Calibri" w:eastAsia="Calibri" w:hAnsi="Calibri" w:cs="Times New Roman"/>
          <w:lang w:val="en-US"/>
        </w:rPr>
      </w:pPr>
      <w:ins w:id="11548" w:author="UTENTE" w:date="2020-06-30T18:44:00Z">
        <w:r w:rsidRPr="00674C8A">
          <w:rPr>
            <w:rFonts w:ascii="Calibri" w:eastAsia="Calibri" w:hAnsi="Calibri" w:cs="Times New Roman"/>
            <w:lang w:val="en-US"/>
          </w:rPr>
          <w:t>830.</w:t>
        </w:r>
        <w:r w:rsidRPr="00674C8A">
          <w:rPr>
            <w:rFonts w:ascii="Calibri" w:eastAsia="Calibri" w:hAnsi="Calibri" w:cs="Times New Roman"/>
            <w:lang w:val="en-US"/>
          </w:rPr>
          <w:tab/>
          <w:t>n "Troy'll be pretty pissed if I skip out on him like this, but… {w}is there anything else I can do?"</w:t>
        </w:r>
      </w:ins>
    </w:p>
    <w:p w14:paraId="1EDDB5BD" w14:textId="77777777" w:rsidR="00674C8A" w:rsidRPr="00674C8A" w:rsidRDefault="00674C8A" w:rsidP="00674C8A">
      <w:pPr>
        <w:spacing w:line="600" w:lineRule="auto"/>
        <w:jc w:val="left"/>
        <w:rPr>
          <w:ins w:id="11549" w:author="UTENTE" w:date="2020-06-30T18:44:00Z"/>
          <w:rFonts w:ascii="Calibri" w:eastAsia="Calibri" w:hAnsi="Calibri" w:cs="Times New Roman"/>
          <w:lang w:val="en-US"/>
        </w:rPr>
      </w:pPr>
      <w:ins w:id="11550" w:author="UTENTE" w:date="2020-06-30T18:44:00Z">
        <w:r w:rsidRPr="00674C8A">
          <w:rPr>
            <w:rFonts w:ascii="Calibri" w:eastAsia="Calibri" w:hAnsi="Calibri" w:cs="Times New Roman"/>
            <w:lang w:val="en-US"/>
          </w:rPr>
          <w:t>831.</w:t>
        </w:r>
        <w:r w:rsidRPr="00674C8A">
          <w:rPr>
            <w:rFonts w:ascii="Calibri" w:eastAsia="Calibri" w:hAnsi="Calibri" w:cs="Times New Roman"/>
            <w:lang w:val="en-US"/>
          </w:rPr>
          <w:tab/>
          <w:t>mcp "\"Good thing I don't have any important crap in my apartment, damn.\""</w:t>
        </w:r>
      </w:ins>
    </w:p>
    <w:p w14:paraId="3A91E46F" w14:textId="77777777" w:rsidR="00674C8A" w:rsidRPr="00674C8A" w:rsidRDefault="00674C8A" w:rsidP="00674C8A">
      <w:pPr>
        <w:spacing w:line="600" w:lineRule="auto"/>
        <w:jc w:val="left"/>
        <w:rPr>
          <w:ins w:id="11551" w:author="UTENTE" w:date="2020-06-30T18:44:00Z"/>
          <w:rFonts w:ascii="Calibri" w:eastAsia="Calibri" w:hAnsi="Calibri" w:cs="Times New Roman"/>
          <w:lang w:val="en-US"/>
        </w:rPr>
      </w:pPr>
      <w:ins w:id="11552" w:author="UTENTE" w:date="2020-06-30T18:44:00Z">
        <w:r w:rsidRPr="00674C8A">
          <w:rPr>
            <w:rFonts w:ascii="Calibri" w:eastAsia="Calibri" w:hAnsi="Calibri" w:cs="Times New Roman"/>
            <w:lang w:val="en-US"/>
          </w:rPr>
          <w:t>832.</w:t>
        </w:r>
        <w:r w:rsidRPr="00674C8A">
          <w:rPr>
            <w:rFonts w:ascii="Calibri" w:eastAsia="Calibri" w:hAnsi="Calibri" w:cs="Times New Roman"/>
            <w:lang w:val="en-US"/>
          </w:rPr>
          <w:tab/>
          <w:t>mcp "\"I'll be ready to go tomorrow night, if you are.\""</w:t>
        </w:r>
      </w:ins>
    </w:p>
    <w:p w14:paraId="09F548D3" w14:textId="77777777" w:rsidR="00674C8A" w:rsidRPr="00674C8A" w:rsidRDefault="00674C8A" w:rsidP="00674C8A">
      <w:pPr>
        <w:spacing w:line="600" w:lineRule="auto"/>
        <w:jc w:val="left"/>
        <w:rPr>
          <w:ins w:id="11553" w:author="UTENTE" w:date="2020-06-30T18:44:00Z"/>
          <w:rFonts w:ascii="Calibri" w:eastAsia="Calibri" w:hAnsi="Calibri" w:cs="Times New Roman"/>
          <w:lang w:val="en-US"/>
        </w:rPr>
      </w:pPr>
      <w:ins w:id="11554" w:author="UTENTE" w:date="2020-06-30T18:44:00Z">
        <w:r w:rsidRPr="00674C8A">
          <w:rPr>
            <w:rFonts w:ascii="Calibri" w:eastAsia="Calibri" w:hAnsi="Calibri" w:cs="Times New Roman"/>
            <w:lang w:val="en-US"/>
          </w:rPr>
          <w:t>833.</w:t>
        </w:r>
        <w:r w:rsidRPr="00674C8A">
          <w:rPr>
            <w:rFonts w:ascii="Calibri" w:eastAsia="Calibri" w:hAnsi="Calibri" w:cs="Times New Roman"/>
            <w:lang w:val="en-US"/>
          </w:rPr>
          <w:tab/>
          <w:t>n "My grimly confident reply makes Rex let out a relieved sigh, and he nods his head."</w:t>
        </w:r>
      </w:ins>
    </w:p>
    <w:p w14:paraId="21F7799B" w14:textId="77777777" w:rsidR="00674C8A" w:rsidRPr="00674C8A" w:rsidRDefault="00674C8A" w:rsidP="00674C8A">
      <w:pPr>
        <w:spacing w:line="600" w:lineRule="auto"/>
        <w:jc w:val="left"/>
        <w:rPr>
          <w:ins w:id="11555" w:author="UTENTE" w:date="2020-06-30T18:44:00Z"/>
          <w:rFonts w:ascii="Calibri" w:eastAsia="Calibri" w:hAnsi="Calibri" w:cs="Times New Roman"/>
          <w:lang w:val="en-US"/>
        </w:rPr>
      </w:pPr>
      <w:ins w:id="11556" w:author="UTENTE" w:date="2020-06-30T18:44:00Z">
        <w:r w:rsidRPr="00674C8A">
          <w:rPr>
            <w:rFonts w:ascii="Calibri" w:eastAsia="Calibri" w:hAnsi="Calibri" w:cs="Times New Roman"/>
            <w:lang w:val="en-US"/>
          </w:rPr>
          <w:t>834.</w:t>
        </w:r>
        <w:r w:rsidRPr="00674C8A">
          <w:rPr>
            <w:rFonts w:ascii="Calibri" w:eastAsia="Calibri" w:hAnsi="Calibri" w:cs="Times New Roman"/>
            <w:lang w:val="en-US"/>
          </w:rPr>
          <w:tab/>
          <w:t>r "\"Hey, I'm…\""</w:t>
        </w:r>
      </w:ins>
    </w:p>
    <w:p w14:paraId="2E00F691" w14:textId="77777777" w:rsidR="00674C8A" w:rsidRPr="00674C8A" w:rsidRDefault="00674C8A" w:rsidP="00674C8A">
      <w:pPr>
        <w:spacing w:line="600" w:lineRule="auto"/>
        <w:jc w:val="left"/>
        <w:rPr>
          <w:ins w:id="11557" w:author="UTENTE" w:date="2020-06-30T18:44:00Z"/>
          <w:rFonts w:ascii="Calibri" w:eastAsia="Calibri" w:hAnsi="Calibri" w:cs="Times New Roman"/>
          <w:lang w:val="en-US"/>
        </w:rPr>
      </w:pPr>
      <w:ins w:id="11558" w:author="UTENTE" w:date="2020-06-30T18:44:00Z">
        <w:r w:rsidRPr="00674C8A">
          <w:rPr>
            <w:rFonts w:ascii="Calibri" w:eastAsia="Calibri" w:hAnsi="Calibri" w:cs="Times New Roman"/>
            <w:lang w:val="en-US"/>
          </w:rPr>
          <w:t>835.</w:t>
        </w:r>
        <w:r w:rsidRPr="00674C8A">
          <w:rPr>
            <w:rFonts w:ascii="Calibri" w:eastAsia="Calibri" w:hAnsi="Calibri" w:cs="Times New Roman"/>
            <w:lang w:val="en-US"/>
          </w:rPr>
          <w:tab/>
          <w:t>r "\"I'm sorry I dragged you into this.\""</w:t>
        </w:r>
      </w:ins>
    </w:p>
    <w:p w14:paraId="75FFE88C" w14:textId="77777777" w:rsidR="00674C8A" w:rsidRPr="00674C8A" w:rsidRDefault="00674C8A" w:rsidP="00674C8A">
      <w:pPr>
        <w:spacing w:line="600" w:lineRule="auto"/>
        <w:jc w:val="left"/>
        <w:rPr>
          <w:ins w:id="11559" w:author="UTENTE" w:date="2020-06-30T18:44:00Z"/>
          <w:rFonts w:ascii="Calibri" w:eastAsia="Calibri" w:hAnsi="Calibri" w:cs="Times New Roman"/>
          <w:lang w:val="en-US"/>
        </w:rPr>
      </w:pPr>
      <w:ins w:id="11560" w:author="UTENTE" w:date="2020-06-30T18:44:00Z">
        <w:r w:rsidRPr="00674C8A">
          <w:rPr>
            <w:rFonts w:ascii="Calibri" w:eastAsia="Calibri" w:hAnsi="Calibri" w:cs="Times New Roman"/>
            <w:lang w:val="en-US"/>
          </w:rPr>
          <w:t>836.</w:t>
        </w:r>
        <w:r w:rsidRPr="00674C8A">
          <w:rPr>
            <w:rFonts w:ascii="Calibri" w:eastAsia="Calibri" w:hAnsi="Calibri" w:cs="Times New Roman"/>
            <w:lang w:val="en-US"/>
          </w:rPr>
          <w:tab/>
          <w:t>r "\"I didn't know things were gonna turn out so… so…\""</w:t>
        </w:r>
      </w:ins>
    </w:p>
    <w:p w14:paraId="758934D3" w14:textId="77777777" w:rsidR="00674C8A" w:rsidRPr="00674C8A" w:rsidRDefault="00674C8A" w:rsidP="00674C8A">
      <w:pPr>
        <w:spacing w:line="600" w:lineRule="auto"/>
        <w:jc w:val="left"/>
        <w:rPr>
          <w:ins w:id="11561" w:author="UTENTE" w:date="2020-06-30T18:44:00Z"/>
          <w:rFonts w:ascii="Calibri" w:eastAsia="Calibri" w:hAnsi="Calibri" w:cs="Times New Roman"/>
          <w:lang w:val="en-US"/>
        </w:rPr>
      </w:pPr>
      <w:ins w:id="11562" w:author="UTENTE" w:date="2020-06-30T18:44:00Z">
        <w:r w:rsidRPr="00674C8A">
          <w:rPr>
            <w:rFonts w:ascii="Calibri" w:eastAsia="Calibri" w:hAnsi="Calibri" w:cs="Times New Roman"/>
            <w:lang w:val="en-US"/>
          </w:rPr>
          <w:t>837.</w:t>
        </w:r>
        <w:r w:rsidRPr="00674C8A">
          <w:rPr>
            <w:rFonts w:ascii="Calibri" w:eastAsia="Calibri" w:hAnsi="Calibri" w:cs="Times New Roman"/>
            <w:lang w:val="en-US"/>
          </w:rPr>
          <w:tab/>
          <w:t>n "He still looks troubled, probably due to his clanmates' words from earlier."</w:t>
        </w:r>
        <w:r w:rsidRPr="00674C8A">
          <w:rPr>
            <w:rFonts w:ascii="Calibri" w:eastAsia="Calibri" w:hAnsi="Calibri" w:cs="Times New Roman"/>
            <w:lang w:val="en-US"/>
          </w:rPr>
          <w:br w:type="page"/>
        </w:r>
      </w:ins>
    </w:p>
    <w:p w14:paraId="2BBC6722" w14:textId="77777777" w:rsidR="00674C8A" w:rsidRPr="00674C8A" w:rsidRDefault="00674C8A" w:rsidP="00674C8A">
      <w:pPr>
        <w:spacing w:line="600" w:lineRule="auto"/>
        <w:jc w:val="left"/>
        <w:rPr>
          <w:ins w:id="11563" w:author="UTENTE" w:date="2020-06-30T18:44:00Z"/>
          <w:rFonts w:ascii="Calibri" w:eastAsia="Calibri" w:hAnsi="Calibri" w:cs="Times New Roman"/>
        </w:rPr>
      </w:pPr>
      <w:ins w:id="11564" w:author="UTENTE" w:date="2020-06-30T18:44:00Z">
        <w:r w:rsidRPr="00674C8A">
          <w:rPr>
            <w:rFonts w:ascii="Calibri" w:eastAsia="Calibri" w:hAnsi="Calibri" w:cs="Times New Roman"/>
          </w:rPr>
          <w:lastRenderedPageBreak/>
          <w:t>825.</w:t>
        </w:r>
        <w:r w:rsidRPr="00674C8A">
          <w:rPr>
            <w:rFonts w:ascii="Calibri" w:eastAsia="Calibri" w:hAnsi="Calibri" w:cs="Times New Roman"/>
          </w:rPr>
          <w:tab/>
          <w:t>r "\"Lui è il grande capo, e non lascia che il suo coven sia… amichevole con gli umani.\""</w:t>
        </w:r>
      </w:ins>
    </w:p>
    <w:p w14:paraId="75CD4D27" w14:textId="77777777" w:rsidR="00674C8A" w:rsidRPr="00674C8A" w:rsidRDefault="00674C8A" w:rsidP="00674C8A">
      <w:pPr>
        <w:spacing w:line="600" w:lineRule="auto"/>
        <w:jc w:val="left"/>
        <w:rPr>
          <w:ins w:id="11565" w:author="UTENTE" w:date="2020-06-30T18:44:00Z"/>
          <w:rFonts w:ascii="Calibri" w:eastAsia="Calibri" w:hAnsi="Calibri" w:cs="Times New Roman"/>
        </w:rPr>
      </w:pPr>
      <w:ins w:id="11566" w:author="UTENTE" w:date="2020-06-30T18:44:00Z">
        <w:r w:rsidRPr="00674C8A">
          <w:rPr>
            <w:rFonts w:ascii="Calibri" w:eastAsia="Calibri" w:hAnsi="Calibri" w:cs="Times New Roman"/>
          </w:rPr>
          <w:t>826.</w:t>
        </w:r>
        <w:r w:rsidRPr="00674C8A">
          <w:rPr>
            <w:rFonts w:ascii="Calibri" w:eastAsia="Calibri" w:hAnsi="Calibri" w:cs="Times New Roman"/>
          </w:rPr>
          <w:tab/>
          <w:t>n "Si mordicchia il labbro inferiore, i suoi canini affondano nella sua carne pallida quasi fino a lacerarla."</w:t>
        </w:r>
      </w:ins>
    </w:p>
    <w:p w14:paraId="6015CE26" w14:textId="77777777" w:rsidR="00674C8A" w:rsidRPr="00674C8A" w:rsidRDefault="00674C8A" w:rsidP="00674C8A">
      <w:pPr>
        <w:spacing w:line="600" w:lineRule="auto"/>
        <w:jc w:val="left"/>
        <w:rPr>
          <w:ins w:id="11567" w:author="UTENTE" w:date="2020-06-30T18:44:00Z"/>
          <w:rFonts w:ascii="Calibri" w:eastAsia="Calibri" w:hAnsi="Calibri" w:cs="Times New Roman"/>
        </w:rPr>
      </w:pPr>
      <w:ins w:id="11568" w:author="UTENTE" w:date="2020-06-30T18:44:00Z">
        <w:r w:rsidRPr="00674C8A">
          <w:rPr>
            <w:rFonts w:ascii="Calibri" w:eastAsia="Calibri" w:hAnsi="Calibri" w:cs="Times New Roman"/>
          </w:rPr>
          <w:t>827.</w:t>
        </w:r>
        <w:r w:rsidRPr="00674C8A">
          <w:rPr>
            <w:rFonts w:ascii="Calibri" w:eastAsia="Calibri" w:hAnsi="Calibri" w:cs="Times New Roman"/>
          </w:rPr>
          <w:tab/>
          <w:t>r "\"Se rimaniamo, ci succederanno delle cose di merda. Dobbiamo andarcene prima di domani notte.\""</w:t>
        </w:r>
      </w:ins>
    </w:p>
    <w:p w14:paraId="3F9260BF" w14:textId="77777777" w:rsidR="00674C8A" w:rsidRPr="00674C8A" w:rsidRDefault="00674C8A" w:rsidP="00674C8A">
      <w:pPr>
        <w:spacing w:line="600" w:lineRule="auto"/>
        <w:jc w:val="left"/>
        <w:rPr>
          <w:ins w:id="11569" w:author="UTENTE" w:date="2020-06-30T18:44:00Z"/>
          <w:rFonts w:ascii="Calibri" w:eastAsia="Calibri" w:hAnsi="Calibri" w:cs="Times New Roman"/>
        </w:rPr>
      </w:pPr>
      <w:ins w:id="11570" w:author="UTENTE" w:date="2020-06-30T18:44:00Z">
        <w:r w:rsidRPr="00674C8A">
          <w:rPr>
            <w:rFonts w:ascii="Calibri" w:eastAsia="Calibri" w:hAnsi="Calibri" w:cs="Times New Roman"/>
          </w:rPr>
          <w:t>828.</w:t>
        </w:r>
        <w:r w:rsidRPr="00674C8A">
          <w:rPr>
            <w:rFonts w:ascii="Calibri" w:eastAsia="Calibri" w:hAnsi="Calibri" w:cs="Times New Roman"/>
          </w:rPr>
          <w:tab/>
          <w:t>mcp "\"-! Domani notte?\""</w:t>
        </w:r>
      </w:ins>
    </w:p>
    <w:p w14:paraId="6D964A2A" w14:textId="77777777" w:rsidR="00674C8A" w:rsidRPr="00674C8A" w:rsidRDefault="00674C8A" w:rsidP="00674C8A">
      <w:pPr>
        <w:spacing w:line="600" w:lineRule="auto"/>
        <w:jc w:val="left"/>
        <w:rPr>
          <w:ins w:id="11571" w:author="UTENTE" w:date="2020-06-30T18:44:00Z"/>
          <w:rFonts w:ascii="Calibri" w:eastAsia="Calibri" w:hAnsi="Calibri" w:cs="Times New Roman"/>
        </w:rPr>
      </w:pPr>
      <w:ins w:id="11572" w:author="UTENTE" w:date="2020-06-30T18:44:00Z">
        <w:r w:rsidRPr="00674C8A">
          <w:rPr>
            <w:rFonts w:ascii="Calibri" w:eastAsia="Calibri" w:hAnsi="Calibri" w:cs="Times New Roman"/>
          </w:rPr>
          <w:t>829.</w:t>
        </w:r>
        <w:r w:rsidRPr="00674C8A">
          <w:rPr>
            <w:rFonts w:ascii="Calibri" w:eastAsia="Calibri" w:hAnsi="Calibri" w:cs="Times New Roman"/>
          </w:rPr>
          <w:tab/>
          <w:t>n "Rex non sembra scherzare, quindi prendo un profondo e tagliente respiro."</w:t>
        </w:r>
      </w:ins>
    </w:p>
    <w:p w14:paraId="39A811BD" w14:textId="77777777" w:rsidR="00674C8A" w:rsidRPr="00674C8A" w:rsidRDefault="00674C8A" w:rsidP="00674C8A">
      <w:pPr>
        <w:spacing w:line="600" w:lineRule="auto"/>
        <w:jc w:val="left"/>
        <w:rPr>
          <w:ins w:id="11573" w:author="UTENTE" w:date="2020-06-30T18:44:00Z"/>
          <w:rFonts w:ascii="Calibri" w:eastAsia="Calibri" w:hAnsi="Calibri" w:cs="Times New Roman"/>
        </w:rPr>
      </w:pPr>
      <w:ins w:id="11574" w:author="UTENTE" w:date="2020-06-30T18:44:00Z">
        <w:r w:rsidRPr="00674C8A">
          <w:rPr>
            <w:rFonts w:ascii="Calibri" w:eastAsia="Calibri" w:hAnsi="Calibri" w:cs="Times New Roman"/>
          </w:rPr>
          <w:t>830.</w:t>
        </w:r>
        <w:r w:rsidRPr="00674C8A">
          <w:rPr>
            <w:rFonts w:ascii="Calibri" w:eastAsia="Calibri" w:hAnsi="Calibri" w:cs="Times New Roman"/>
          </w:rPr>
          <w:tab/>
          <w:t>n "Troy si incazzerà abbastanza se me la svigno così, ma… {w}ho altra scelta?"</w:t>
        </w:r>
      </w:ins>
    </w:p>
    <w:p w14:paraId="7FBD4976" w14:textId="77777777" w:rsidR="00674C8A" w:rsidRPr="00674C8A" w:rsidRDefault="00674C8A" w:rsidP="00674C8A">
      <w:pPr>
        <w:spacing w:line="600" w:lineRule="auto"/>
        <w:jc w:val="left"/>
        <w:rPr>
          <w:ins w:id="11575" w:author="UTENTE" w:date="2020-06-30T18:44:00Z"/>
          <w:rFonts w:ascii="Calibri" w:eastAsia="Calibri" w:hAnsi="Calibri" w:cs="Times New Roman"/>
        </w:rPr>
      </w:pPr>
      <w:ins w:id="11576" w:author="UTENTE" w:date="2020-06-30T18:44:00Z">
        <w:r w:rsidRPr="00674C8A">
          <w:rPr>
            <w:rFonts w:ascii="Calibri" w:eastAsia="Calibri" w:hAnsi="Calibri" w:cs="Times New Roman"/>
          </w:rPr>
          <w:t>831.</w:t>
        </w:r>
        <w:r w:rsidRPr="00674C8A">
          <w:rPr>
            <w:rFonts w:ascii="Calibri" w:eastAsia="Calibri" w:hAnsi="Calibri" w:cs="Times New Roman"/>
          </w:rPr>
          <w:tab/>
          <w:t>mcp "\"Meno male che non ho niente di importante nel mio appartamento, cazzo.\""</w:t>
        </w:r>
      </w:ins>
    </w:p>
    <w:p w14:paraId="1BB830DA" w14:textId="77777777" w:rsidR="00674C8A" w:rsidRPr="00674C8A" w:rsidRDefault="00674C8A" w:rsidP="00674C8A">
      <w:pPr>
        <w:spacing w:line="600" w:lineRule="auto"/>
        <w:jc w:val="left"/>
        <w:rPr>
          <w:ins w:id="11577" w:author="UTENTE" w:date="2020-06-30T18:44:00Z"/>
          <w:rFonts w:ascii="Calibri" w:eastAsia="Calibri" w:hAnsi="Calibri" w:cs="Times New Roman"/>
        </w:rPr>
      </w:pPr>
      <w:ins w:id="11578" w:author="UTENTE" w:date="2020-06-30T18:44:00Z">
        <w:r w:rsidRPr="00674C8A">
          <w:rPr>
            <w:rFonts w:ascii="Calibri" w:eastAsia="Calibri" w:hAnsi="Calibri" w:cs="Times New Roman"/>
          </w:rPr>
          <w:t>832.</w:t>
        </w:r>
        <w:r w:rsidRPr="00674C8A">
          <w:rPr>
            <w:rFonts w:ascii="Calibri" w:eastAsia="Calibri" w:hAnsi="Calibri" w:cs="Times New Roman"/>
          </w:rPr>
          <w:tab/>
          <w:t>mcp "\"Sono pronto ad andarmene domani notte, se lo sei anche tu.\""</w:t>
        </w:r>
      </w:ins>
    </w:p>
    <w:p w14:paraId="0436CDC7" w14:textId="77777777" w:rsidR="00674C8A" w:rsidRPr="00674C8A" w:rsidRDefault="00674C8A" w:rsidP="00674C8A">
      <w:pPr>
        <w:spacing w:line="600" w:lineRule="auto"/>
        <w:jc w:val="left"/>
        <w:rPr>
          <w:ins w:id="11579" w:author="UTENTE" w:date="2020-06-30T18:44:00Z"/>
          <w:rFonts w:ascii="Calibri" w:eastAsia="Calibri" w:hAnsi="Calibri" w:cs="Times New Roman"/>
        </w:rPr>
      </w:pPr>
      <w:ins w:id="11580" w:author="UTENTE" w:date="2020-06-30T18:44:00Z">
        <w:r w:rsidRPr="00674C8A">
          <w:rPr>
            <w:rFonts w:ascii="Calibri" w:eastAsia="Calibri" w:hAnsi="Calibri" w:cs="Times New Roman"/>
          </w:rPr>
          <w:t>833.</w:t>
        </w:r>
        <w:r w:rsidRPr="00674C8A">
          <w:rPr>
            <w:rFonts w:ascii="Calibri" w:eastAsia="Calibri" w:hAnsi="Calibri" w:cs="Times New Roman"/>
          </w:rPr>
          <w:tab/>
          <w:t>n "La mia triste e sicura risposta fa emettere a Rex un sospiro di sollievo, e annuisce."</w:t>
        </w:r>
      </w:ins>
    </w:p>
    <w:p w14:paraId="4580EFB5" w14:textId="77777777" w:rsidR="00674C8A" w:rsidRPr="00674C8A" w:rsidRDefault="00674C8A" w:rsidP="00674C8A">
      <w:pPr>
        <w:spacing w:line="600" w:lineRule="auto"/>
        <w:jc w:val="left"/>
        <w:rPr>
          <w:ins w:id="11581" w:author="UTENTE" w:date="2020-06-30T18:44:00Z"/>
          <w:rFonts w:ascii="Calibri" w:eastAsia="Calibri" w:hAnsi="Calibri" w:cs="Times New Roman"/>
        </w:rPr>
      </w:pPr>
      <w:ins w:id="11582" w:author="UTENTE" w:date="2020-06-30T18:44:00Z">
        <w:r w:rsidRPr="00674C8A">
          <w:rPr>
            <w:rFonts w:ascii="Calibri" w:eastAsia="Calibri" w:hAnsi="Calibri" w:cs="Times New Roman"/>
          </w:rPr>
          <w:t>834.</w:t>
        </w:r>
        <w:r w:rsidRPr="00674C8A">
          <w:rPr>
            <w:rFonts w:ascii="Calibri" w:eastAsia="Calibri" w:hAnsi="Calibri" w:cs="Times New Roman"/>
          </w:rPr>
          <w:tab/>
          <w:t>r "\"Ehi, mi…\""</w:t>
        </w:r>
      </w:ins>
    </w:p>
    <w:p w14:paraId="7E78D73B" w14:textId="77777777" w:rsidR="00674C8A" w:rsidRPr="00674C8A" w:rsidRDefault="00674C8A" w:rsidP="00674C8A">
      <w:pPr>
        <w:spacing w:line="600" w:lineRule="auto"/>
        <w:jc w:val="left"/>
        <w:rPr>
          <w:ins w:id="11583" w:author="UTENTE" w:date="2020-06-30T18:44:00Z"/>
          <w:rFonts w:ascii="Calibri" w:eastAsia="Calibri" w:hAnsi="Calibri" w:cs="Times New Roman"/>
        </w:rPr>
      </w:pPr>
      <w:ins w:id="11584" w:author="UTENTE" w:date="2020-06-30T18:44:00Z">
        <w:r w:rsidRPr="00674C8A">
          <w:rPr>
            <w:rFonts w:ascii="Calibri" w:eastAsia="Calibri" w:hAnsi="Calibri" w:cs="Times New Roman"/>
          </w:rPr>
          <w:t>835.</w:t>
        </w:r>
        <w:r w:rsidRPr="00674C8A">
          <w:rPr>
            <w:rFonts w:ascii="Calibri" w:eastAsia="Calibri" w:hAnsi="Calibri" w:cs="Times New Roman"/>
          </w:rPr>
          <w:tab/>
          <w:t>r "\"Mi dispiace di averti trascinato in questa cosa.\""</w:t>
        </w:r>
      </w:ins>
    </w:p>
    <w:p w14:paraId="7CE5E286" w14:textId="77777777" w:rsidR="00674C8A" w:rsidRPr="00674C8A" w:rsidRDefault="00674C8A" w:rsidP="00674C8A">
      <w:pPr>
        <w:spacing w:line="600" w:lineRule="auto"/>
        <w:jc w:val="left"/>
        <w:rPr>
          <w:ins w:id="11585" w:author="UTENTE" w:date="2020-06-30T18:44:00Z"/>
          <w:rFonts w:ascii="Calibri" w:eastAsia="Calibri" w:hAnsi="Calibri" w:cs="Times New Roman"/>
        </w:rPr>
      </w:pPr>
      <w:ins w:id="11586" w:author="UTENTE" w:date="2020-06-30T18:44:00Z">
        <w:r w:rsidRPr="00674C8A">
          <w:rPr>
            <w:rFonts w:ascii="Calibri" w:eastAsia="Calibri" w:hAnsi="Calibri" w:cs="Times New Roman"/>
          </w:rPr>
          <w:t>836.</w:t>
        </w:r>
        <w:r w:rsidRPr="00674C8A">
          <w:rPr>
            <w:rFonts w:ascii="Calibri" w:eastAsia="Calibri" w:hAnsi="Calibri" w:cs="Times New Roman"/>
          </w:rPr>
          <w:tab/>
          <w:t>r "\"Non pensavo le cose sarebbero diventate così… così…\""</w:t>
        </w:r>
      </w:ins>
    </w:p>
    <w:p w14:paraId="1A3024B2" w14:textId="77777777" w:rsidR="00674C8A" w:rsidRPr="00674C8A" w:rsidRDefault="00674C8A" w:rsidP="00674C8A">
      <w:pPr>
        <w:spacing w:line="600" w:lineRule="auto"/>
        <w:jc w:val="left"/>
        <w:rPr>
          <w:ins w:id="11587" w:author="UTENTE" w:date="2020-06-30T18:44:00Z"/>
          <w:rFonts w:ascii="Calibri" w:eastAsia="Calibri" w:hAnsi="Calibri" w:cs="Times New Roman"/>
        </w:rPr>
      </w:pPr>
      <w:ins w:id="11588" w:author="UTENTE" w:date="2020-06-30T18:44:00Z">
        <w:r w:rsidRPr="00674C8A">
          <w:rPr>
            <w:rFonts w:ascii="Calibri" w:eastAsia="Calibri" w:hAnsi="Calibri" w:cs="Times New Roman"/>
          </w:rPr>
          <w:t>837.</w:t>
        </w:r>
        <w:r w:rsidRPr="00674C8A">
          <w:rPr>
            <w:rFonts w:ascii="Calibri" w:eastAsia="Calibri" w:hAnsi="Calibri" w:cs="Times New Roman"/>
          </w:rPr>
          <w:tab/>
          <w:t>n "Sembra ancora affranto, probabilmente a causa delle parole dei suoi compagni." </w:t>
        </w:r>
        <w:r w:rsidRPr="00674C8A">
          <w:rPr>
            <w:rFonts w:ascii="Calibri" w:eastAsia="Calibri" w:hAnsi="Calibri" w:cs="Times New Roman"/>
          </w:rPr>
          <w:br w:type="page"/>
        </w:r>
      </w:ins>
    </w:p>
    <w:p w14:paraId="43FC7770" w14:textId="77777777" w:rsidR="00674C8A" w:rsidRPr="00674C8A" w:rsidRDefault="00674C8A" w:rsidP="00674C8A">
      <w:pPr>
        <w:spacing w:line="600" w:lineRule="auto"/>
        <w:jc w:val="left"/>
        <w:rPr>
          <w:ins w:id="11589" w:author="UTENTE" w:date="2020-06-30T18:44:00Z"/>
          <w:rFonts w:ascii="Calibri" w:eastAsia="Calibri" w:hAnsi="Calibri" w:cs="Times New Roman"/>
          <w:lang w:val="en-US"/>
        </w:rPr>
      </w:pPr>
      <w:ins w:id="11590" w:author="UTENTE" w:date="2020-06-30T18:44:00Z">
        <w:r w:rsidRPr="00674C8A">
          <w:rPr>
            <w:rFonts w:ascii="Calibri" w:eastAsia="Calibri" w:hAnsi="Calibri" w:cs="Times New Roman"/>
            <w:lang w:val="en-US"/>
          </w:rPr>
          <w:lastRenderedPageBreak/>
          <w:t>838.</w:t>
        </w:r>
        <w:r w:rsidRPr="00674C8A">
          <w:rPr>
            <w:rFonts w:ascii="Calibri" w:eastAsia="Calibri" w:hAnsi="Calibri" w:cs="Times New Roman"/>
            <w:lang w:val="en-US"/>
          </w:rPr>
          <w:tab/>
          <w:t>n "I pull him back into a rough hug, squeezing his slightly larger form with every ounce of strength I have."</w:t>
        </w:r>
      </w:ins>
    </w:p>
    <w:p w14:paraId="477ED50F" w14:textId="77777777" w:rsidR="00674C8A" w:rsidRPr="00674C8A" w:rsidRDefault="00674C8A" w:rsidP="00674C8A">
      <w:pPr>
        <w:spacing w:line="600" w:lineRule="auto"/>
        <w:jc w:val="left"/>
        <w:rPr>
          <w:ins w:id="11591" w:author="UTENTE" w:date="2020-06-30T18:44:00Z"/>
          <w:rFonts w:ascii="Calibri" w:eastAsia="Calibri" w:hAnsi="Calibri" w:cs="Times New Roman"/>
          <w:lang w:val="en-US"/>
        </w:rPr>
      </w:pPr>
      <w:ins w:id="11592" w:author="UTENTE" w:date="2020-06-30T18:44:00Z">
        <w:r w:rsidRPr="00674C8A">
          <w:rPr>
            <w:rFonts w:ascii="Calibri" w:eastAsia="Calibri" w:hAnsi="Calibri" w:cs="Times New Roman"/>
            <w:lang w:val="en-US"/>
          </w:rPr>
          <w:t>839.</w:t>
        </w:r>
        <w:r w:rsidRPr="00674C8A">
          <w:rPr>
            <w:rFonts w:ascii="Calibri" w:eastAsia="Calibri" w:hAnsi="Calibri" w:cs="Times New Roman"/>
            <w:lang w:val="en-US"/>
          </w:rPr>
          <w:tab/>
          <w:t>mcp "\"Don't apologize. It's as much my fault as yours.\""</w:t>
        </w:r>
      </w:ins>
    </w:p>
    <w:p w14:paraId="67C08454" w14:textId="77777777" w:rsidR="00674C8A" w:rsidRPr="00674C8A" w:rsidRDefault="00674C8A" w:rsidP="00674C8A">
      <w:pPr>
        <w:spacing w:line="600" w:lineRule="auto"/>
        <w:jc w:val="left"/>
        <w:rPr>
          <w:ins w:id="11593" w:author="UTENTE" w:date="2020-06-30T18:44:00Z"/>
          <w:rFonts w:ascii="Calibri" w:eastAsia="Calibri" w:hAnsi="Calibri" w:cs="Times New Roman"/>
          <w:lang w:val="en-US"/>
        </w:rPr>
      </w:pPr>
      <w:ins w:id="11594" w:author="UTENTE" w:date="2020-06-30T18:44:00Z">
        <w:r w:rsidRPr="00674C8A">
          <w:rPr>
            <w:rFonts w:ascii="Calibri" w:eastAsia="Calibri" w:hAnsi="Calibri" w:cs="Times New Roman"/>
            <w:lang w:val="en-US"/>
          </w:rPr>
          <w:t>840.</w:t>
        </w:r>
        <w:r w:rsidRPr="00674C8A">
          <w:rPr>
            <w:rFonts w:ascii="Calibri" w:eastAsia="Calibri" w:hAnsi="Calibri" w:cs="Times New Roman"/>
            <w:lang w:val="en-US"/>
          </w:rPr>
          <w:tab/>
          <w:t>rp "\"Yeah, it's your fault for lurin' a guy like me in, with your pretty face and attitude and –\""</w:t>
        </w:r>
      </w:ins>
    </w:p>
    <w:p w14:paraId="5FA16939" w14:textId="77777777" w:rsidR="00674C8A" w:rsidRPr="00674C8A" w:rsidRDefault="00674C8A" w:rsidP="00674C8A">
      <w:pPr>
        <w:spacing w:line="600" w:lineRule="auto"/>
        <w:jc w:val="left"/>
        <w:rPr>
          <w:ins w:id="11595" w:author="UTENTE" w:date="2020-06-30T18:44:00Z"/>
          <w:rFonts w:ascii="Calibri" w:eastAsia="Calibri" w:hAnsi="Calibri" w:cs="Times New Roman"/>
          <w:lang w:val="en-US"/>
        </w:rPr>
      </w:pPr>
      <w:ins w:id="11596" w:author="UTENTE" w:date="2020-06-30T18:44:00Z">
        <w:r w:rsidRPr="00674C8A">
          <w:rPr>
            <w:rFonts w:ascii="Calibri" w:eastAsia="Calibri" w:hAnsi="Calibri" w:cs="Times New Roman"/>
            <w:lang w:val="en-US"/>
          </w:rPr>
          <w:t>841.</w:t>
        </w:r>
        <w:r w:rsidRPr="00674C8A">
          <w:rPr>
            <w:rFonts w:ascii="Calibri" w:eastAsia="Calibri" w:hAnsi="Calibri" w:cs="Times New Roman"/>
            <w:lang w:val="en-US"/>
          </w:rPr>
          <w:tab/>
          <w:t>mcp "\"Hang on, you didn't list 'smell' at the top of that list? Man, things must be getting really serious between us, huh?\""</w:t>
        </w:r>
      </w:ins>
    </w:p>
    <w:p w14:paraId="4E4EA053" w14:textId="77777777" w:rsidR="00674C8A" w:rsidRPr="00674C8A" w:rsidRDefault="00674C8A" w:rsidP="00674C8A">
      <w:pPr>
        <w:spacing w:line="600" w:lineRule="auto"/>
        <w:jc w:val="left"/>
        <w:rPr>
          <w:ins w:id="11597" w:author="UTENTE" w:date="2020-06-30T18:44:00Z"/>
          <w:rFonts w:ascii="Calibri" w:eastAsia="Calibri" w:hAnsi="Calibri" w:cs="Times New Roman"/>
          <w:lang w:val="en-US"/>
        </w:rPr>
      </w:pPr>
      <w:ins w:id="11598" w:author="UTENTE" w:date="2020-06-30T18:44:00Z">
        <w:r w:rsidRPr="00674C8A">
          <w:rPr>
            <w:rFonts w:ascii="Calibri" w:eastAsia="Calibri" w:hAnsi="Calibri" w:cs="Times New Roman"/>
            <w:lang w:val="en-US"/>
          </w:rPr>
          <w:t>842.</w:t>
        </w:r>
        <w:r w:rsidRPr="00674C8A">
          <w:rPr>
            <w:rFonts w:ascii="Calibri" w:eastAsia="Calibri" w:hAnsi="Calibri" w:cs="Times New Roman"/>
            <w:lang w:val="en-US"/>
          </w:rPr>
          <w:tab/>
          <w:t>rp "\"Hey, you're the one who whines if I ever say it! Stop sendin' me mixed messages, man!\""</w:t>
        </w:r>
      </w:ins>
    </w:p>
    <w:p w14:paraId="39696A38" w14:textId="77777777" w:rsidR="00674C8A" w:rsidRPr="00674C8A" w:rsidRDefault="00674C8A" w:rsidP="00674C8A">
      <w:pPr>
        <w:spacing w:line="600" w:lineRule="auto"/>
        <w:jc w:val="left"/>
        <w:rPr>
          <w:ins w:id="11599" w:author="UTENTE" w:date="2020-06-30T18:44:00Z"/>
          <w:rFonts w:ascii="Calibri" w:eastAsia="Calibri" w:hAnsi="Calibri" w:cs="Times New Roman"/>
          <w:lang w:val="en-US"/>
        </w:rPr>
      </w:pPr>
      <w:ins w:id="11600" w:author="UTENTE" w:date="2020-06-30T18:44:00Z">
        <w:r w:rsidRPr="00674C8A">
          <w:rPr>
            <w:rFonts w:ascii="Calibri" w:eastAsia="Calibri" w:hAnsi="Calibri" w:cs="Times New Roman"/>
            <w:lang w:val="en-US"/>
          </w:rPr>
          <w:t>843.</w:t>
        </w:r>
        <w:r w:rsidRPr="00674C8A">
          <w:rPr>
            <w:rFonts w:ascii="Calibri" w:eastAsia="Calibri" w:hAnsi="Calibri" w:cs="Times New Roman"/>
            <w:lang w:val="en-US"/>
          </w:rPr>
          <w:tab/>
          <w:t>n "When some of Rex's feistiness returns, a smile grows on my face."</w:t>
        </w:r>
      </w:ins>
    </w:p>
    <w:p w14:paraId="1C1CA68F" w14:textId="77777777" w:rsidR="00674C8A" w:rsidRPr="00674C8A" w:rsidRDefault="00674C8A" w:rsidP="00674C8A">
      <w:pPr>
        <w:spacing w:line="600" w:lineRule="auto"/>
        <w:jc w:val="left"/>
        <w:rPr>
          <w:ins w:id="11601" w:author="UTENTE" w:date="2020-06-30T18:44:00Z"/>
          <w:rFonts w:ascii="Calibri" w:eastAsia="Calibri" w:hAnsi="Calibri" w:cs="Times New Roman"/>
          <w:lang w:val="en-US"/>
        </w:rPr>
      </w:pPr>
      <w:ins w:id="11602" w:author="UTENTE" w:date="2020-06-30T18:44:00Z">
        <w:r w:rsidRPr="00674C8A">
          <w:rPr>
            <w:rFonts w:ascii="Calibri" w:eastAsia="Calibri" w:hAnsi="Calibri" w:cs="Times New Roman"/>
            <w:lang w:val="en-US"/>
          </w:rPr>
          <w:t>844.</w:t>
        </w:r>
        <w:r w:rsidRPr="00674C8A">
          <w:rPr>
            <w:rFonts w:ascii="Calibri" w:eastAsia="Calibri" w:hAnsi="Calibri" w:cs="Times New Roman"/>
            <w:lang w:val="en-US"/>
          </w:rPr>
          <w:tab/>
          <w:t>n "I guess when you really care about a person, all that matters is seeing them happy…\n{w}What a funny thing."</w:t>
        </w:r>
      </w:ins>
    </w:p>
    <w:p w14:paraId="122E88FB" w14:textId="77777777" w:rsidR="00674C8A" w:rsidRPr="00674C8A" w:rsidRDefault="00674C8A" w:rsidP="00674C8A">
      <w:pPr>
        <w:spacing w:line="600" w:lineRule="auto"/>
        <w:jc w:val="left"/>
        <w:rPr>
          <w:ins w:id="11603" w:author="UTENTE" w:date="2020-06-30T18:44:00Z"/>
          <w:rFonts w:ascii="Calibri" w:eastAsia="Calibri" w:hAnsi="Calibri" w:cs="Times New Roman"/>
          <w:lang w:val="en-US"/>
        </w:rPr>
      </w:pPr>
      <w:ins w:id="11604" w:author="UTENTE" w:date="2020-06-30T18:44:00Z">
        <w:r w:rsidRPr="00674C8A">
          <w:rPr>
            <w:rFonts w:ascii="Calibri" w:eastAsia="Calibri" w:hAnsi="Calibri" w:cs="Times New Roman"/>
            <w:lang w:val="en-US"/>
          </w:rPr>
          <w:t>845.</w:t>
        </w:r>
        <w:r w:rsidRPr="00674C8A">
          <w:rPr>
            <w:rFonts w:ascii="Calibri" w:eastAsia="Calibri" w:hAnsi="Calibri" w:cs="Times New Roman"/>
            <w:lang w:val="en-US"/>
          </w:rPr>
          <w:tab/>
          <w:t>n "Rex walks me home, but with sunrise not far off, he has to hurry back."</w:t>
        </w:r>
      </w:ins>
    </w:p>
    <w:p w14:paraId="1E49AE2C" w14:textId="77777777" w:rsidR="00674C8A" w:rsidRPr="00674C8A" w:rsidRDefault="00674C8A" w:rsidP="00674C8A">
      <w:pPr>
        <w:spacing w:line="600" w:lineRule="auto"/>
        <w:jc w:val="left"/>
        <w:rPr>
          <w:ins w:id="11605" w:author="UTENTE" w:date="2020-06-30T18:44:00Z"/>
          <w:rFonts w:ascii="Calibri" w:eastAsia="Calibri" w:hAnsi="Calibri" w:cs="Times New Roman"/>
          <w:lang w:val="en-US"/>
        </w:rPr>
      </w:pPr>
      <w:ins w:id="11606" w:author="UTENTE" w:date="2020-06-30T18:44:00Z">
        <w:r w:rsidRPr="00674C8A">
          <w:rPr>
            <w:rFonts w:ascii="Calibri" w:eastAsia="Calibri" w:hAnsi="Calibri" w:cs="Times New Roman"/>
            <w:lang w:val="en-US"/>
          </w:rPr>
          <w:t>846.</w:t>
        </w:r>
        <w:r w:rsidRPr="00674C8A">
          <w:rPr>
            <w:rFonts w:ascii="Calibri" w:eastAsia="Calibri" w:hAnsi="Calibri" w:cs="Times New Roman"/>
            <w:lang w:val="en-US"/>
          </w:rPr>
          <w:tab/>
          <w:t>n "It's oddly nostalgic to see his figure disappear into the thick of night.{w} It wasn't long ago that we first met, yet somehow, it still seems like a distant memory."</w:t>
        </w:r>
      </w:ins>
    </w:p>
    <w:p w14:paraId="0BAB8F2D" w14:textId="77777777" w:rsidR="00674C8A" w:rsidRPr="00674C8A" w:rsidRDefault="00674C8A" w:rsidP="00674C8A">
      <w:pPr>
        <w:spacing w:line="600" w:lineRule="auto"/>
        <w:jc w:val="left"/>
        <w:rPr>
          <w:ins w:id="11607" w:author="UTENTE" w:date="2020-06-30T18:44:00Z"/>
          <w:rFonts w:ascii="Calibri" w:eastAsia="Calibri" w:hAnsi="Calibri" w:cs="Times New Roman"/>
          <w:lang w:val="en-US"/>
          <w:rPrChange w:id="11608" w:author="UTENTE" w:date="2020-06-30T18:44:00Z">
            <w:rPr>
              <w:ins w:id="11609" w:author="UTENTE" w:date="2020-06-30T18:44:00Z"/>
              <w:rFonts w:ascii="Calibri" w:eastAsia="Calibri" w:hAnsi="Calibri" w:cs="Times New Roman"/>
            </w:rPr>
          </w:rPrChange>
        </w:rPr>
      </w:pPr>
      <w:ins w:id="11610" w:author="UTENTE" w:date="2020-06-30T18:44:00Z">
        <w:r w:rsidRPr="00674C8A">
          <w:rPr>
            <w:rFonts w:ascii="Calibri" w:eastAsia="Calibri" w:hAnsi="Calibri" w:cs="Times New Roman"/>
            <w:lang w:val="en-US"/>
            <w:rPrChange w:id="11611" w:author="UTENTE" w:date="2020-06-30T18:44:00Z">
              <w:rPr>
                <w:rFonts w:ascii="Calibri" w:eastAsia="Calibri" w:hAnsi="Calibri" w:cs="Times New Roman"/>
              </w:rPr>
            </w:rPrChange>
          </w:rPr>
          <w:t>847.</w:t>
        </w:r>
        <w:r w:rsidRPr="00674C8A">
          <w:rPr>
            <w:rFonts w:ascii="Calibri" w:eastAsia="Calibri" w:hAnsi="Calibri" w:cs="Times New Roman"/>
            <w:lang w:val="en-US"/>
            <w:rPrChange w:id="11612" w:author="UTENTE" w:date="2020-06-30T18:44:00Z">
              <w:rPr>
                <w:rFonts w:ascii="Calibri" w:eastAsia="Calibri" w:hAnsi="Calibri" w:cs="Times New Roman"/>
              </w:rPr>
            </w:rPrChange>
          </w:rPr>
          <w:tab/>
          <w:t>mc "\"…\""</w:t>
        </w:r>
      </w:ins>
    </w:p>
    <w:p w14:paraId="4FA065DF" w14:textId="77777777" w:rsidR="00674C8A" w:rsidRPr="00674C8A" w:rsidRDefault="00674C8A" w:rsidP="00674C8A">
      <w:pPr>
        <w:spacing w:line="600" w:lineRule="auto"/>
        <w:jc w:val="left"/>
        <w:rPr>
          <w:ins w:id="11613" w:author="UTENTE" w:date="2020-06-30T18:44:00Z"/>
          <w:rFonts w:ascii="Calibri" w:eastAsia="Calibri" w:hAnsi="Calibri" w:cs="Times New Roman"/>
          <w:lang w:val="en-US"/>
        </w:rPr>
      </w:pPr>
      <w:ins w:id="11614" w:author="UTENTE" w:date="2020-06-30T18:44:00Z">
        <w:r w:rsidRPr="00674C8A">
          <w:rPr>
            <w:rFonts w:ascii="Calibri" w:eastAsia="Calibri" w:hAnsi="Calibri" w:cs="Times New Roman"/>
            <w:lang w:val="en-US"/>
          </w:rPr>
          <w:t>848.</w:t>
        </w:r>
        <w:r w:rsidRPr="00674C8A">
          <w:rPr>
            <w:rFonts w:ascii="Calibri" w:eastAsia="Calibri" w:hAnsi="Calibri" w:cs="Times New Roman"/>
            <w:lang w:val="en-US"/>
          </w:rPr>
          <w:tab/>
          <w:t>n "I head upstairs with mixed feelings swirling in my chest."</w:t>
        </w:r>
        <w:r w:rsidRPr="00674C8A">
          <w:rPr>
            <w:rFonts w:ascii="Calibri" w:eastAsia="Calibri" w:hAnsi="Calibri" w:cs="Times New Roman"/>
            <w:lang w:val="en-US"/>
          </w:rPr>
          <w:br w:type="page"/>
        </w:r>
      </w:ins>
    </w:p>
    <w:p w14:paraId="57710283" w14:textId="77777777" w:rsidR="00674C8A" w:rsidRPr="00674C8A" w:rsidRDefault="00674C8A" w:rsidP="00674C8A">
      <w:pPr>
        <w:spacing w:line="600" w:lineRule="auto"/>
        <w:jc w:val="left"/>
        <w:rPr>
          <w:ins w:id="11615" w:author="UTENTE" w:date="2020-06-30T18:44:00Z"/>
          <w:rFonts w:ascii="Calibri" w:eastAsia="Calibri" w:hAnsi="Calibri" w:cs="Times New Roman"/>
        </w:rPr>
      </w:pPr>
      <w:ins w:id="11616" w:author="UTENTE" w:date="2020-06-30T18:44:00Z">
        <w:r w:rsidRPr="00674C8A">
          <w:rPr>
            <w:rFonts w:ascii="Calibri" w:eastAsia="Calibri" w:hAnsi="Calibri" w:cs="Times New Roman"/>
          </w:rPr>
          <w:lastRenderedPageBreak/>
          <w:t>838.</w:t>
        </w:r>
        <w:r w:rsidRPr="00674C8A">
          <w:rPr>
            <w:rFonts w:ascii="Calibri" w:eastAsia="Calibri" w:hAnsi="Calibri" w:cs="Times New Roman"/>
          </w:rPr>
          <w:tab/>
          <w:t>n "Lo tiro di nuovo a me per stringerlo in un forte abbraccio, strizzando la sua figura leggermente più grande con tutte le mie forze."</w:t>
        </w:r>
      </w:ins>
    </w:p>
    <w:p w14:paraId="257A4803" w14:textId="77777777" w:rsidR="00674C8A" w:rsidRPr="00674C8A" w:rsidRDefault="00674C8A" w:rsidP="00674C8A">
      <w:pPr>
        <w:spacing w:line="600" w:lineRule="auto"/>
        <w:jc w:val="left"/>
        <w:rPr>
          <w:ins w:id="11617" w:author="UTENTE" w:date="2020-06-30T18:44:00Z"/>
          <w:rFonts w:ascii="Calibri" w:eastAsia="Calibri" w:hAnsi="Calibri" w:cs="Times New Roman"/>
        </w:rPr>
      </w:pPr>
      <w:ins w:id="11618" w:author="UTENTE" w:date="2020-06-30T18:44:00Z">
        <w:r w:rsidRPr="00674C8A">
          <w:rPr>
            <w:rFonts w:ascii="Calibri" w:eastAsia="Calibri" w:hAnsi="Calibri" w:cs="Times New Roman"/>
          </w:rPr>
          <w:t>839.</w:t>
        </w:r>
        <w:r w:rsidRPr="00674C8A">
          <w:rPr>
            <w:rFonts w:ascii="Calibri" w:eastAsia="Calibri" w:hAnsi="Calibri" w:cs="Times New Roman"/>
          </w:rPr>
          <w:tab/>
          <w:t>mcp "\"Non scusarti. È colpa mia tanto quanto tua.\""</w:t>
        </w:r>
      </w:ins>
    </w:p>
    <w:p w14:paraId="5F296E8F" w14:textId="77777777" w:rsidR="00674C8A" w:rsidRPr="00674C8A" w:rsidRDefault="00674C8A" w:rsidP="00674C8A">
      <w:pPr>
        <w:spacing w:line="600" w:lineRule="auto"/>
        <w:jc w:val="left"/>
        <w:rPr>
          <w:ins w:id="11619" w:author="UTENTE" w:date="2020-06-30T18:44:00Z"/>
          <w:rFonts w:ascii="Calibri" w:eastAsia="Calibri" w:hAnsi="Calibri" w:cs="Times New Roman"/>
        </w:rPr>
      </w:pPr>
      <w:ins w:id="11620" w:author="UTENTE" w:date="2020-06-30T18:44:00Z">
        <w:r w:rsidRPr="00674C8A">
          <w:rPr>
            <w:rFonts w:ascii="Calibri" w:eastAsia="Calibri" w:hAnsi="Calibri" w:cs="Times New Roman"/>
          </w:rPr>
          <w:t>840.</w:t>
        </w:r>
        <w:r w:rsidRPr="00674C8A">
          <w:rPr>
            <w:rFonts w:ascii="Calibri" w:eastAsia="Calibri" w:hAnsi="Calibri" w:cs="Times New Roman"/>
          </w:rPr>
          <w:tab/>
          <w:t>rp "\"Sì, è colpa tua che hai attirato a te uno come me, con il tuo bel visino e il tuo atteggiamento e -\""</w:t>
        </w:r>
      </w:ins>
    </w:p>
    <w:p w14:paraId="53834B20" w14:textId="77777777" w:rsidR="00674C8A" w:rsidRPr="00674C8A" w:rsidRDefault="00674C8A" w:rsidP="00674C8A">
      <w:pPr>
        <w:spacing w:line="600" w:lineRule="auto"/>
        <w:jc w:val="left"/>
        <w:rPr>
          <w:ins w:id="11621" w:author="UTENTE" w:date="2020-06-30T18:44:00Z"/>
          <w:rFonts w:ascii="Calibri" w:eastAsia="Calibri" w:hAnsi="Calibri" w:cs="Times New Roman"/>
        </w:rPr>
      </w:pPr>
      <w:ins w:id="11622" w:author="UTENTE" w:date="2020-06-30T18:44:00Z">
        <w:r w:rsidRPr="00674C8A">
          <w:rPr>
            <w:rFonts w:ascii="Calibri" w:eastAsia="Calibri" w:hAnsi="Calibri" w:cs="Times New Roman"/>
          </w:rPr>
          <w:t>841.</w:t>
        </w:r>
        <w:r w:rsidRPr="00674C8A">
          <w:rPr>
            <w:rFonts w:ascii="Calibri" w:eastAsia="Calibri" w:hAnsi="Calibri" w:cs="Times New Roman"/>
          </w:rPr>
          <w:tab/>
          <w:t>mcp "\"Aspetta un attimo, non hai messo 'profumo' come primo della lista? Wow, le cose stanno diventando serie fra noi, eh?\""</w:t>
        </w:r>
      </w:ins>
    </w:p>
    <w:p w14:paraId="6EE5E908" w14:textId="77777777" w:rsidR="00674C8A" w:rsidRPr="00674C8A" w:rsidRDefault="00674C8A" w:rsidP="00674C8A">
      <w:pPr>
        <w:spacing w:line="600" w:lineRule="auto"/>
        <w:jc w:val="left"/>
        <w:rPr>
          <w:ins w:id="11623" w:author="UTENTE" w:date="2020-06-30T18:44:00Z"/>
          <w:rFonts w:ascii="Calibri" w:eastAsia="Calibri" w:hAnsi="Calibri" w:cs="Times New Roman"/>
        </w:rPr>
      </w:pPr>
      <w:ins w:id="11624" w:author="UTENTE" w:date="2020-06-30T18:44:00Z">
        <w:r w:rsidRPr="00674C8A">
          <w:rPr>
            <w:rFonts w:ascii="Calibri" w:eastAsia="Calibri" w:hAnsi="Calibri" w:cs="Times New Roman"/>
          </w:rPr>
          <w:t>842.</w:t>
        </w:r>
        <w:r w:rsidRPr="00674C8A">
          <w:rPr>
            <w:rFonts w:ascii="Calibri" w:eastAsia="Calibri" w:hAnsi="Calibri" w:cs="Times New Roman"/>
          </w:rPr>
          <w:tab/>
          <w:t>rp "\"Ehi, sei tu quello che piagnucola ogni volta che dico qualcosa! Smettila di mandarmi messaggi confusi, amico!\""</w:t>
        </w:r>
      </w:ins>
    </w:p>
    <w:p w14:paraId="0529D304" w14:textId="77777777" w:rsidR="00674C8A" w:rsidRPr="00674C8A" w:rsidRDefault="00674C8A" w:rsidP="00674C8A">
      <w:pPr>
        <w:spacing w:line="600" w:lineRule="auto"/>
        <w:jc w:val="left"/>
        <w:rPr>
          <w:ins w:id="11625" w:author="UTENTE" w:date="2020-06-30T18:44:00Z"/>
          <w:rFonts w:ascii="Calibri" w:eastAsia="Calibri" w:hAnsi="Calibri" w:cs="Times New Roman"/>
        </w:rPr>
      </w:pPr>
      <w:ins w:id="11626" w:author="UTENTE" w:date="2020-06-30T18:44:00Z">
        <w:r w:rsidRPr="00674C8A">
          <w:rPr>
            <w:rFonts w:ascii="Calibri" w:eastAsia="Calibri" w:hAnsi="Calibri" w:cs="Times New Roman"/>
          </w:rPr>
          <w:t>843.</w:t>
        </w:r>
        <w:r w:rsidRPr="00674C8A">
          <w:rPr>
            <w:rFonts w:ascii="Calibri" w:eastAsia="Calibri" w:hAnsi="Calibri" w:cs="Times New Roman"/>
          </w:rPr>
          <w:tab/>
          <w:t>n "Quando un po' dell'esuberanza di Rex torna, un sorriso mi si dipinge in viso."</w:t>
        </w:r>
      </w:ins>
    </w:p>
    <w:p w14:paraId="309104B7" w14:textId="77777777" w:rsidR="00674C8A" w:rsidRPr="00674C8A" w:rsidRDefault="00674C8A" w:rsidP="00674C8A">
      <w:pPr>
        <w:spacing w:line="600" w:lineRule="auto"/>
        <w:jc w:val="left"/>
        <w:rPr>
          <w:ins w:id="11627" w:author="UTENTE" w:date="2020-06-30T18:44:00Z"/>
          <w:rFonts w:ascii="Calibri" w:eastAsia="Calibri" w:hAnsi="Calibri" w:cs="Times New Roman"/>
        </w:rPr>
      </w:pPr>
      <w:ins w:id="11628" w:author="UTENTE" w:date="2020-06-30T18:44:00Z">
        <w:r w:rsidRPr="00674C8A">
          <w:rPr>
            <w:rFonts w:ascii="Calibri" w:eastAsia="Calibri" w:hAnsi="Calibri" w:cs="Times New Roman"/>
          </w:rPr>
          <w:t>844.</w:t>
        </w:r>
        <w:r w:rsidRPr="00674C8A">
          <w:rPr>
            <w:rFonts w:ascii="Calibri" w:eastAsia="Calibri" w:hAnsi="Calibri" w:cs="Times New Roman"/>
          </w:rPr>
          <w:tab/>
          <w:t>n "Immagino che quando tieni davvero a una persona, l'unica cosa che conta è vederla felice…\n{w}Che cosa strana."</w:t>
        </w:r>
      </w:ins>
    </w:p>
    <w:p w14:paraId="466EA62A" w14:textId="77777777" w:rsidR="00674C8A" w:rsidRPr="00674C8A" w:rsidRDefault="00674C8A" w:rsidP="00674C8A">
      <w:pPr>
        <w:spacing w:line="600" w:lineRule="auto"/>
        <w:jc w:val="left"/>
        <w:rPr>
          <w:ins w:id="11629" w:author="UTENTE" w:date="2020-06-30T18:44:00Z"/>
          <w:rFonts w:ascii="Calibri" w:eastAsia="Calibri" w:hAnsi="Calibri" w:cs="Times New Roman"/>
        </w:rPr>
      </w:pPr>
      <w:ins w:id="11630" w:author="UTENTE" w:date="2020-06-30T18:44:00Z">
        <w:r w:rsidRPr="00674C8A">
          <w:rPr>
            <w:rFonts w:ascii="Calibri" w:eastAsia="Calibri" w:hAnsi="Calibri" w:cs="Times New Roman"/>
          </w:rPr>
          <w:t>845.</w:t>
        </w:r>
        <w:r w:rsidRPr="00674C8A">
          <w:rPr>
            <w:rFonts w:ascii="Calibri" w:eastAsia="Calibri" w:hAnsi="Calibri" w:cs="Times New Roman"/>
          </w:rPr>
          <w:tab/>
          <w:t>n "Rex mi accompagna a casa, ma dato che l'alba non è lontana, deve affrettarsi a tornare indietro."</w:t>
        </w:r>
      </w:ins>
    </w:p>
    <w:p w14:paraId="1DE97041" w14:textId="77777777" w:rsidR="00674C8A" w:rsidRPr="00674C8A" w:rsidRDefault="00674C8A" w:rsidP="00674C8A">
      <w:pPr>
        <w:spacing w:line="600" w:lineRule="auto"/>
        <w:jc w:val="left"/>
        <w:rPr>
          <w:ins w:id="11631" w:author="UTENTE" w:date="2020-06-30T18:44:00Z"/>
          <w:rFonts w:ascii="Calibri" w:eastAsia="Calibri" w:hAnsi="Calibri" w:cs="Times New Roman"/>
        </w:rPr>
      </w:pPr>
      <w:ins w:id="11632" w:author="UTENTE" w:date="2020-06-30T18:44:00Z">
        <w:r w:rsidRPr="00674C8A">
          <w:rPr>
            <w:rFonts w:ascii="Calibri" w:eastAsia="Calibri" w:hAnsi="Calibri" w:cs="Times New Roman"/>
          </w:rPr>
          <w:t>846.</w:t>
        </w:r>
        <w:r w:rsidRPr="00674C8A">
          <w:rPr>
            <w:rFonts w:ascii="Calibri" w:eastAsia="Calibri" w:hAnsi="Calibri" w:cs="Times New Roman"/>
          </w:rPr>
          <w:tab/>
          <w:t>n "È stranamente nostalgico vedere la sua sagoma sparire nella notte. {w}Non è passato molto da quando ci siamo incontrati per la prima volta, eppure, in qualche modo, sembra un ricordo lontano."</w:t>
        </w:r>
      </w:ins>
    </w:p>
    <w:p w14:paraId="1F841CAC" w14:textId="77777777" w:rsidR="00674C8A" w:rsidRPr="00674C8A" w:rsidRDefault="00674C8A" w:rsidP="00674C8A">
      <w:pPr>
        <w:spacing w:line="600" w:lineRule="auto"/>
        <w:jc w:val="left"/>
        <w:rPr>
          <w:ins w:id="11633" w:author="UTENTE" w:date="2020-06-30T18:44:00Z"/>
          <w:rFonts w:ascii="Calibri" w:eastAsia="Calibri" w:hAnsi="Calibri" w:cs="Times New Roman"/>
        </w:rPr>
      </w:pPr>
      <w:ins w:id="11634" w:author="UTENTE" w:date="2020-06-30T18:44:00Z">
        <w:r w:rsidRPr="00674C8A">
          <w:rPr>
            <w:rFonts w:ascii="Calibri" w:eastAsia="Calibri" w:hAnsi="Calibri" w:cs="Times New Roman"/>
          </w:rPr>
          <w:t>847.</w:t>
        </w:r>
        <w:r w:rsidRPr="00674C8A">
          <w:rPr>
            <w:rFonts w:ascii="Calibri" w:eastAsia="Calibri" w:hAnsi="Calibri" w:cs="Times New Roman"/>
          </w:rPr>
          <w:tab/>
          <w:t>mc "\"…\""</w:t>
        </w:r>
      </w:ins>
    </w:p>
    <w:p w14:paraId="2A4CA8A9" w14:textId="77777777" w:rsidR="00674C8A" w:rsidRPr="00674C8A" w:rsidRDefault="00674C8A" w:rsidP="00674C8A">
      <w:pPr>
        <w:spacing w:line="600" w:lineRule="auto"/>
        <w:jc w:val="left"/>
        <w:rPr>
          <w:ins w:id="11635" w:author="UTENTE" w:date="2020-06-30T18:44:00Z"/>
          <w:rFonts w:ascii="Calibri" w:eastAsia="Calibri" w:hAnsi="Calibri" w:cs="Times New Roman"/>
        </w:rPr>
      </w:pPr>
      <w:ins w:id="11636" w:author="UTENTE" w:date="2020-06-30T18:44:00Z">
        <w:r w:rsidRPr="00674C8A">
          <w:rPr>
            <w:rFonts w:ascii="Calibri" w:eastAsia="Calibri" w:hAnsi="Calibri" w:cs="Times New Roman"/>
          </w:rPr>
          <w:t>848.</w:t>
        </w:r>
        <w:r w:rsidRPr="00674C8A">
          <w:rPr>
            <w:rFonts w:ascii="Calibri" w:eastAsia="Calibri" w:hAnsi="Calibri" w:cs="Times New Roman"/>
          </w:rPr>
          <w:tab/>
          <w:t>n "Salgo le scale con un mix di emozioni che mi vorticano nel petto." </w:t>
        </w:r>
        <w:r w:rsidRPr="00674C8A">
          <w:rPr>
            <w:rFonts w:ascii="Calibri" w:eastAsia="Calibri" w:hAnsi="Calibri" w:cs="Times New Roman"/>
          </w:rPr>
          <w:br w:type="page"/>
        </w:r>
      </w:ins>
    </w:p>
    <w:p w14:paraId="59EF1B62" w14:textId="77777777" w:rsidR="00674C8A" w:rsidRPr="00674C8A" w:rsidRDefault="00674C8A" w:rsidP="00674C8A">
      <w:pPr>
        <w:spacing w:line="600" w:lineRule="auto"/>
        <w:jc w:val="left"/>
        <w:rPr>
          <w:ins w:id="11637" w:author="UTENTE" w:date="2020-06-30T18:44:00Z"/>
          <w:rFonts w:ascii="Calibri" w:eastAsia="Calibri" w:hAnsi="Calibri" w:cs="Times New Roman"/>
          <w:lang w:val="en-US"/>
        </w:rPr>
      </w:pPr>
      <w:ins w:id="11638" w:author="UTENTE" w:date="2020-06-30T18:44:00Z">
        <w:r w:rsidRPr="00674C8A">
          <w:rPr>
            <w:rFonts w:ascii="Calibri" w:eastAsia="Calibri" w:hAnsi="Calibri" w:cs="Times New Roman"/>
            <w:lang w:val="en-US"/>
          </w:rPr>
          <w:lastRenderedPageBreak/>
          <w:t>849.</w:t>
        </w:r>
        <w:r w:rsidRPr="00674C8A">
          <w:rPr>
            <w:rFonts w:ascii="Calibri" w:eastAsia="Calibri" w:hAnsi="Calibri" w:cs="Times New Roman"/>
            <w:lang w:val="en-US"/>
          </w:rPr>
          <w:tab/>
          <w:t>n "If I go through with Rex's plan, then tonight's is my last night in this apartment… and in San Fran, at least for awhile."</w:t>
        </w:r>
      </w:ins>
    </w:p>
    <w:p w14:paraId="44FA5D16" w14:textId="77777777" w:rsidR="00674C8A" w:rsidRPr="00674C8A" w:rsidRDefault="00674C8A" w:rsidP="00674C8A">
      <w:pPr>
        <w:spacing w:line="600" w:lineRule="auto"/>
        <w:jc w:val="left"/>
        <w:rPr>
          <w:ins w:id="11639" w:author="UTENTE" w:date="2020-06-30T18:44:00Z"/>
          <w:rFonts w:ascii="Calibri" w:eastAsia="Calibri" w:hAnsi="Calibri" w:cs="Times New Roman"/>
          <w:lang w:val="en-US"/>
        </w:rPr>
      </w:pPr>
      <w:ins w:id="11640" w:author="UTENTE" w:date="2020-06-30T18:44:00Z">
        <w:r w:rsidRPr="00674C8A">
          <w:rPr>
            <w:rFonts w:ascii="Calibri" w:eastAsia="Calibri" w:hAnsi="Calibri" w:cs="Times New Roman"/>
            <w:lang w:val="en-US"/>
          </w:rPr>
          <w:t>850.</w:t>
        </w:r>
        <w:r w:rsidRPr="00674C8A">
          <w:rPr>
            <w:rFonts w:ascii="Calibri" w:eastAsia="Calibri" w:hAnsi="Calibri" w:cs="Times New Roman"/>
            <w:lang w:val="en-US"/>
          </w:rPr>
          <w:tab/>
          <w:t>n "It may seem crazy, and it probably is. {w}Leaving my steady job and normal life behind, all just to be with a guy I've only known for a few weeks…"</w:t>
        </w:r>
      </w:ins>
    </w:p>
    <w:p w14:paraId="53D1F0B4" w14:textId="77777777" w:rsidR="00674C8A" w:rsidRPr="00674C8A" w:rsidRDefault="00674C8A" w:rsidP="00674C8A">
      <w:pPr>
        <w:spacing w:line="600" w:lineRule="auto"/>
        <w:jc w:val="left"/>
        <w:rPr>
          <w:ins w:id="11641" w:author="UTENTE" w:date="2020-06-30T18:44:00Z"/>
          <w:rFonts w:ascii="Calibri" w:eastAsia="Calibri" w:hAnsi="Calibri" w:cs="Times New Roman"/>
          <w:lang w:val="en-US"/>
        </w:rPr>
      </w:pPr>
      <w:ins w:id="11642" w:author="UTENTE" w:date="2020-06-30T18:44:00Z">
        <w:r w:rsidRPr="00674C8A">
          <w:rPr>
            <w:rFonts w:ascii="Calibri" w:eastAsia="Calibri" w:hAnsi="Calibri" w:cs="Times New Roman"/>
            <w:lang w:val="en-US"/>
          </w:rPr>
          <w:t>851.</w:t>
        </w:r>
        <w:r w:rsidRPr="00674C8A">
          <w:rPr>
            <w:rFonts w:ascii="Calibri" w:eastAsia="Calibri" w:hAnsi="Calibri" w:cs="Times New Roman"/>
            <w:lang w:val="en-US"/>
          </w:rPr>
          <w:tab/>
          <w:t>n "But in a way, I think it's time for me to go. {w}I was stuck in this place for years, and I never had anything or anyone to really be passionate about."</w:t>
        </w:r>
      </w:ins>
    </w:p>
    <w:p w14:paraId="380C0FD2" w14:textId="77777777" w:rsidR="00674C8A" w:rsidRPr="00674C8A" w:rsidRDefault="00674C8A" w:rsidP="00674C8A">
      <w:pPr>
        <w:spacing w:line="600" w:lineRule="auto"/>
        <w:jc w:val="left"/>
        <w:rPr>
          <w:ins w:id="11643" w:author="UTENTE" w:date="2020-06-30T18:44:00Z"/>
          <w:rFonts w:ascii="Calibri" w:eastAsia="Calibri" w:hAnsi="Calibri" w:cs="Times New Roman"/>
          <w:lang w:val="en-US"/>
        </w:rPr>
      </w:pPr>
      <w:ins w:id="11644" w:author="UTENTE" w:date="2020-06-30T18:44:00Z">
        <w:r w:rsidRPr="00674C8A">
          <w:rPr>
            <w:rFonts w:ascii="Calibri" w:eastAsia="Calibri" w:hAnsi="Calibri" w:cs="Times New Roman"/>
            <w:lang w:val="en-US"/>
          </w:rPr>
          <w:t>852.</w:t>
        </w:r>
        <w:r w:rsidRPr="00674C8A">
          <w:rPr>
            <w:rFonts w:ascii="Calibri" w:eastAsia="Calibri" w:hAnsi="Calibri" w:cs="Times New Roman"/>
            <w:lang w:val="en-US"/>
          </w:rPr>
          <w:tab/>
          <w:t>n "Now, at least, there's someone I want to protect – someone who makes all these dull days feel a little less colorless."</w:t>
        </w:r>
      </w:ins>
    </w:p>
    <w:p w14:paraId="41C7AA61" w14:textId="77777777" w:rsidR="00674C8A" w:rsidRPr="00674C8A" w:rsidRDefault="00674C8A" w:rsidP="00674C8A">
      <w:pPr>
        <w:spacing w:line="600" w:lineRule="auto"/>
        <w:jc w:val="left"/>
        <w:rPr>
          <w:ins w:id="11645" w:author="UTENTE" w:date="2020-06-30T18:44:00Z"/>
          <w:rFonts w:ascii="Calibri" w:eastAsia="Calibri" w:hAnsi="Calibri" w:cs="Times New Roman"/>
          <w:lang w:val="en-US"/>
        </w:rPr>
      </w:pPr>
      <w:ins w:id="11646" w:author="UTENTE" w:date="2020-06-30T18:44:00Z">
        <w:r w:rsidRPr="00674C8A">
          <w:rPr>
            <w:rFonts w:ascii="Calibri" w:eastAsia="Calibri" w:hAnsi="Calibri" w:cs="Times New Roman"/>
            <w:lang w:val="en-US"/>
          </w:rPr>
          <w:t>853.</w:t>
        </w:r>
        <w:r w:rsidRPr="00674C8A">
          <w:rPr>
            <w:rFonts w:ascii="Calibri" w:eastAsia="Calibri" w:hAnsi="Calibri" w:cs="Times New Roman"/>
            <w:lang w:val="en-US"/>
          </w:rPr>
          <w:tab/>
          <w:t>mcp "\"Landlord's gonna be pretty pissed… poor guy.\""</w:t>
        </w:r>
      </w:ins>
    </w:p>
    <w:p w14:paraId="23E022D5" w14:textId="77777777" w:rsidR="00674C8A" w:rsidRPr="00674C8A" w:rsidRDefault="00674C8A" w:rsidP="00674C8A">
      <w:pPr>
        <w:spacing w:line="600" w:lineRule="auto"/>
        <w:jc w:val="left"/>
        <w:rPr>
          <w:ins w:id="11647" w:author="UTENTE" w:date="2020-06-30T18:44:00Z"/>
          <w:rFonts w:ascii="Calibri" w:eastAsia="Calibri" w:hAnsi="Calibri" w:cs="Times New Roman"/>
          <w:lang w:val="en-US"/>
        </w:rPr>
      </w:pPr>
      <w:ins w:id="11648" w:author="UTENTE" w:date="2020-06-30T18:44:00Z">
        <w:r w:rsidRPr="00674C8A">
          <w:rPr>
            <w:rFonts w:ascii="Calibri" w:eastAsia="Calibri" w:hAnsi="Calibri" w:cs="Times New Roman"/>
            <w:lang w:val="en-US"/>
          </w:rPr>
          <w:t>854.</w:t>
        </w:r>
        <w:r w:rsidRPr="00674C8A">
          <w:rPr>
            <w:rFonts w:ascii="Calibri" w:eastAsia="Calibri" w:hAnsi="Calibri" w:cs="Times New Roman"/>
            <w:lang w:val="en-US"/>
          </w:rPr>
          <w:tab/>
          <w:t>n "I flop onto my bed, still a little giddy from the kiss we had earlier, but dog-tired."</w:t>
        </w:r>
      </w:ins>
    </w:p>
    <w:p w14:paraId="68A505D1" w14:textId="77777777" w:rsidR="00674C8A" w:rsidRPr="00674C8A" w:rsidRDefault="00674C8A" w:rsidP="00674C8A">
      <w:pPr>
        <w:spacing w:line="600" w:lineRule="auto"/>
        <w:jc w:val="left"/>
        <w:rPr>
          <w:ins w:id="11649" w:author="UTENTE" w:date="2020-06-30T18:44:00Z"/>
          <w:rFonts w:ascii="Calibri" w:eastAsia="Calibri" w:hAnsi="Calibri" w:cs="Times New Roman"/>
          <w:lang w:val="en-US"/>
        </w:rPr>
      </w:pPr>
      <w:ins w:id="11650" w:author="UTENTE" w:date="2020-06-30T18:44:00Z">
        <w:r w:rsidRPr="00674C8A">
          <w:rPr>
            <w:rFonts w:ascii="Calibri" w:eastAsia="Calibri" w:hAnsi="Calibri" w:cs="Times New Roman"/>
            <w:lang w:val="en-US"/>
          </w:rPr>
          <w:t>855.</w:t>
        </w:r>
        <w:r w:rsidRPr="00674C8A">
          <w:rPr>
            <w:rFonts w:ascii="Calibri" w:eastAsia="Calibri" w:hAnsi="Calibri" w:cs="Times New Roman"/>
            <w:lang w:val="en-US"/>
          </w:rPr>
          <w:tab/>
          <w:t>n "Before long, I drift off to sleep, submerged in the happy image of Rex's fanged grin."</w:t>
        </w:r>
      </w:ins>
    </w:p>
    <w:p w14:paraId="1DDD04DC" w14:textId="77777777" w:rsidR="00674C8A" w:rsidRPr="00674C8A" w:rsidRDefault="00674C8A" w:rsidP="00674C8A">
      <w:pPr>
        <w:spacing w:line="600" w:lineRule="auto"/>
        <w:jc w:val="left"/>
        <w:rPr>
          <w:ins w:id="11651" w:author="UTENTE" w:date="2020-06-30T18:44:00Z"/>
          <w:rFonts w:ascii="Calibri" w:eastAsia="Calibri" w:hAnsi="Calibri" w:cs="Times New Roman"/>
          <w:lang w:val="en-US"/>
        </w:rPr>
      </w:pPr>
      <w:ins w:id="11652" w:author="UTENTE" w:date="2020-06-30T18:44:00Z">
        <w:r w:rsidRPr="00674C8A">
          <w:rPr>
            <w:rFonts w:ascii="Calibri" w:eastAsia="Calibri" w:hAnsi="Calibri" w:cs="Times New Roman"/>
            <w:lang w:val="en-US"/>
          </w:rPr>
          <w:t>856.</w:t>
        </w:r>
        <w:r w:rsidRPr="00674C8A">
          <w:rPr>
            <w:rFonts w:ascii="Calibri" w:eastAsia="Calibri" w:hAnsi="Calibri" w:cs="Times New Roman"/>
            <w:lang w:val="en-US"/>
          </w:rPr>
          <w:tab/>
          <w:t>n "The next day, I scurry around my little apartment, stuffing everything I might need into my backpack."</w:t>
        </w:r>
      </w:ins>
    </w:p>
    <w:p w14:paraId="43102EE8" w14:textId="77777777" w:rsidR="00674C8A" w:rsidRPr="00674C8A" w:rsidRDefault="00674C8A" w:rsidP="00674C8A">
      <w:pPr>
        <w:spacing w:line="600" w:lineRule="auto"/>
        <w:jc w:val="left"/>
        <w:rPr>
          <w:ins w:id="11653" w:author="UTENTE" w:date="2020-06-30T18:44:00Z"/>
          <w:rFonts w:ascii="Calibri" w:eastAsia="Calibri" w:hAnsi="Calibri" w:cs="Times New Roman"/>
          <w:lang w:val="en-US"/>
        </w:rPr>
      </w:pPr>
      <w:ins w:id="11654" w:author="UTENTE" w:date="2020-06-30T18:44:00Z">
        <w:r w:rsidRPr="00674C8A">
          <w:rPr>
            <w:rFonts w:ascii="Calibri" w:eastAsia="Calibri" w:hAnsi="Calibri" w:cs="Times New Roman"/>
            <w:lang w:val="en-US"/>
          </w:rPr>
          <w:t>857.</w:t>
        </w:r>
        <w:r w:rsidRPr="00674C8A">
          <w:rPr>
            <w:rFonts w:ascii="Calibri" w:eastAsia="Calibri" w:hAnsi="Calibri" w:cs="Times New Roman"/>
            <w:lang w:val="en-US"/>
          </w:rPr>
          <w:tab/>
          <w:t>n "I call up Troy, too, and leave a hasty message on his answering machine, letting him know I'll be taking off work – indefinitely."</w:t>
        </w:r>
      </w:ins>
    </w:p>
    <w:p w14:paraId="5EE462F4" w14:textId="77777777" w:rsidR="00674C8A" w:rsidRPr="00674C8A" w:rsidRDefault="00674C8A" w:rsidP="00674C8A">
      <w:pPr>
        <w:spacing w:line="600" w:lineRule="auto"/>
        <w:jc w:val="left"/>
        <w:rPr>
          <w:ins w:id="11655" w:author="UTENTE" w:date="2020-06-30T18:44:00Z"/>
          <w:rFonts w:ascii="Calibri" w:eastAsia="Calibri" w:hAnsi="Calibri" w:cs="Times New Roman"/>
          <w:lang w:val="en-US"/>
        </w:rPr>
      </w:pPr>
      <w:ins w:id="11656" w:author="UTENTE" w:date="2020-06-30T18:44:00Z">
        <w:r w:rsidRPr="00674C8A">
          <w:rPr>
            <w:rFonts w:ascii="Calibri" w:eastAsia="Calibri" w:hAnsi="Calibri" w:cs="Times New Roman"/>
            <w:lang w:val="en-US"/>
          </w:rPr>
          <w:t>858.</w:t>
        </w:r>
        <w:r w:rsidRPr="00674C8A">
          <w:rPr>
            <w:rFonts w:ascii="Calibri" w:eastAsia="Calibri" w:hAnsi="Calibri" w:cs="Times New Roman"/>
            <w:lang w:val="en-US"/>
          </w:rPr>
          <w:tab/>
          <w:t>mcp "\"He'll find someone else to cover the night shift.\""</w:t>
        </w:r>
        <w:r w:rsidRPr="00674C8A">
          <w:rPr>
            <w:rFonts w:ascii="Calibri" w:eastAsia="Calibri" w:hAnsi="Calibri" w:cs="Times New Roman"/>
            <w:lang w:val="en-US"/>
          </w:rPr>
          <w:br w:type="page"/>
        </w:r>
      </w:ins>
    </w:p>
    <w:p w14:paraId="7AB52153" w14:textId="77777777" w:rsidR="00674C8A" w:rsidRPr="00674C8A" w:rsidRDefault="00674C8A" w:rsidP="00674C8A">
      <w:pPr>
        <w:spacing w:line="600" w:lineRule="auto"/>
        <w:jc w:val="left"/>
        <w:rPr>
          <w:ins w:id="11657" w:author="UTENTE" w:date="2020-06-30T18:44:00Z"/>
          <w:rFonts w:ascii="Calibri" w:eastAsia="Calibri" w:hAnsi="Calibri" w:cs="Times New Roman"/>
        </w:rPr>
      </w:pPr>
      <w:ins w:id="11658" w:author="UTENTE" w:date="2020-06-30T18:44:00Z">
        <w:r w:rsidRPr="00674C8A">
          <w:rPr>
            <w:rFonts w:ascii="Calibri" w:eastAsia="Calibri" w:hAnsi="Calibri" w:cs="Times New Roman"/>
          </w:rPr>
          <w:lastRenderedPageBreak/>
          <w:t>849.</w:t>
        </w:r>
        <w:r w:rsidRPr="00674C8A">
          <w:rPr>
            <w:rFonts w:ascii="Calibri" w:eastAsia="Calibri" w:hAnsi="Calibri" w:cs="Times New Roman"/>
          </w:rPr>
          <w:tab/>
          <w:t>n "Se vado avanti col piano di Rex, allora oggi è la mia ultima notte in questo appartamento… e a San Fran, almeno per un po'."</w:t>
        </w:r>
      </w:ins>
    </w:p>
    <w:p w14:paraId="11CC6291" w14:textId="77777777" w:rsidR="00674C8A" w:rsidRPr="00674C8A" w:rsidRDefault="00674C8A" w:rsidP="00674C8A">
      <w:pPr>
        <w:spacing w:line="600" w:lineRule="auto"/>
        <w:jc w:val="left"/>
        <w:rPr>
          <w:ins w:id="11659" w:author="UTENTE" w:date="2020-06-30T18:44:00Z"/>
          <w:rFonts w:ascii="Calibri" w:eastAsia="Calibri" w:hAnsi="Calibri" w:cs="Times New Roman"/>
        </w:rPr>
      </w:pPr>
      <w:ins w:id="11660" w:author="UTENTE" w:date="2020-06-30T18:44:00Z">
        <w:r w:rsidRPr="00674C8A">
          <w:rPr>
            <w:rFonts w:ascii="Calibri" w:eastAsia="Calibri" w:hAnsi="Calibri" w:cs="Times New Roman"/>
          </w:rPr>
          <w:t>850.</w:t>
        </w:r>
        <w:r w:rsidRPr="00674C8A">
          <w:rPr>
            <w:rFonts w:ascii="Calibri" w:eastAsia="Calibri" w:hAnsi="Calibri" w:cs="Times New Roman"/>
          </w:rPr>
          <w:tab/>
          <w:t>n "Potrebbe sembrare assurdo, e probabilmente lo è. {w}Lasciare il mio lavoro sicuro e la mia vita normale, tutto per stare con un ragazzo che conosco da qualche settimana…"</w:t>
        </w:r>
      </w:ins>
    </w:p>
    <w:p w14:paraId="68EE206D" w14:textId="77777777" w:rsidR="00674C8A" w:rsidRPr="00674C8A" w:rsidRDefault="00674C8A" w:rsidP="00674C8A">
      <w:pPr>
        <w:spacing w:line="600" w:lineRule="auto"/>
        <w:jc w:val="left"/>
        <w:rPr>
          <w:ins w:id="11661" w:author="UTENTE" w:date="2020-06-30T18:44:00Z"/>
          <w:rFonts w:ascii="Calibri" w:eastAsia="Calibri" w:hAnsi="Calibri" w:cs="Times New Roman"/>
        </w:rPr>
      </w:pPr>
      <w:ins w:id="11662" w:author="UTENTE" w:date="2020-06-30T18:44:00Z">
        <w:r w:rsidRPr="00674C8A">
          <w:rPr>
            <w:rFonts w:ascii="Calibri" w:eastAsia="Calibri" w:hAnsi="Calibri" w:cs="Times New Roman"/>
          </w:rPr>
          <w:t>851.</w:t>
        </w:r>
        <w:r w:rsidRPr="00674C8A">
          <w:rPr>
            <w:rFonts w:ascii="Calibri" w:eastAsia="Calibri" w:hAnsi="Calibri" w:cs="Times New Roman"/>
          </w:rPr>
          <w:tab/>
          <w:t>n "Ma in un certo senso, penso che sia ora che me ne vada. {w}Sono rimasto bloccato in questo posto per anni, e non ho mai avuto niente o nessuno per cui provare una vera passione."</w:t>
        </w:r>
      </w:ins>
    </w:p>
    <w:p w14:paraId="125EE7F1" w14:textId="77777777" w:rsidR="00674C8A" w:rsidRPr="00674C8A" w:rsidRDefault="00674C8A" w:rsidP="00674C8A">
      <w:pPr>
        <w:spacing w:line="600" w:lineRule="auto"/>
        <w:jc w:val="left"/>
        <w:rPr>
          <w:ins w:id="11663" w:author="UTENTE" w:date="2020-06-30T18:44:00Z"/>
          <w:rFonts w:ascii="Calibri" w:eastAsia="Calibri" w:hAnsi="Calibri" w:cs="Times New Roman"/>
        </w:rPr>
      </w:pPr>
      <w:ins w:id="11664" w:author="UTENTE" w:date="2020-06-30T18:44:00Z">
        <w:r w:rsidRPr="00674C8A">
          <w:rPr>
            <w:rFonts w:ascii="Calibri" w:eastAsia="Calibri" w:hAnsi="Calibri" w:cs="Times New Roman"/>
          </w:rPr>
          <w:t>852.</w:t>
        </w:r>
        <w:r w:rsidRPr="00674C8A">
          <w:rPr>
            <w:rFonts w:ascii="Calibri" w:eastAsia="Calibri" w:hAnsi="Calibri" w:cs="Times New Roman"/>
          </w:rPr>
          <w:tab/>
          <w:t>n "Ora, almeno, c'è qualcuno che voglio proteggere - qualcuno che renda tutti quei giorni monotoni un po' meno grigi."</w:t>
        </w:r>
      </w:ins>
    </w:p>
    <w:p w14:paraId="5DF4C311" w14:textId="77777777" w:rsidR="00674C8A" w:rsidRPr="00674C8A" w:rsidRDefault="00674C8A" w:rsidP="00674C8A">
      <w:pPr>
        <w:spacing w:line="600" w:lineRule="auto"/>
        <w:jc w:val="left"/>
        <w:rPr>
          <w:ins w:id="11665" w:author="UTENTE" w:date="2020-06-30T18:44:00Z"/>
          <w:rFonts w:ascii="Calibri" w:eastAsia="Calibri" w:hAnsi="Calibri" w:cs="Times New Roman"/>
        </w:rPr>
      </w:pPr>
      <w:ins w:id="11666" w:author="UTENTE" w:date="2020-06-30T18:44:00Z">
        <w:r w:rsidRPr="00674C8A">
          <w:rPr>
            <w:rFonts w:ascii="Calibri" w:eastAsia="Calibri" w:hAnsi="Calibri" w:cs="Times New Roman"/>
          </w:rPr>
          <w:t>853.</w:t>
        </w:r>
        <w:r w:rsidRPr="00674C8A">
          <w:rPr>
            <w:rFonts w:ascii="Calibri" w:eastAsia="Calibri" w:hAnsi="Calibri" w:cs="Times New Roman"/>
          </w:rPr>
          <w:tab/>
          <w:t>mcp "\"Il proprietario di casa sarà piuttosto incazzato… poveretto.\""</w:t>
        </w:r>
      </w:ins>
    </w:p>
    <w:p w14:paraId="11EC5E10" w14:textId="77777777" w:rsidR="00674C8A" w:rsidRPr="00674C8A" w:rsidRDefault="00674C8A" w:rsidP="00674C8A">
      <w:pPr>
        <w:spacing w:line="600" w:lineRule="auto"/>
        <w:jc w:val="left"/>
        <w:rPr>
          <w:ins w:id="11667" w:author="UTENTE" w:date="2020-06-30T18:44:00Z"/>
          <w:rFonts w:ascii="Calibri" w:eastAsia="Calibri" w:hAnsi="Calibri" w:cs="Times New Roman"/>
        </w:rPr>
      </w:pPr>
      <w:ins w:id="11668" w:author="UTENTE" w:date="2020-06-30T18:44:00Z">
        <w:r w:rsidRPr="00674C8A">
          <w:rPr>
            <w:rFonts w:ascii="Calibri" w:eastAsia="Calibri" w:hAnsi="Calibri" w:cs="Times New Roman"/>
          </w:rPr>
          <w:t>854.</w:t>
        </w:r>
        <w:r w:rsidRPr="00674C8A">
          <w:rPr>
            <w:rFonts w:ascii="Calibri" w:eastAsia="Calibri" w:hAnsi="Calibri" w:cs="Times New Roman"/>
          </w:rPr>
          <w:tab/>
          <w:t>n "Mi butto nel letto, ancora un po' frastornato dal bacio di prima, ma stanco morto."</w:t>
        </w:r>
      </w:ins>
    </w:p>
    <w:p w14:paraId="33E13B18" w14:textId="77777777" w:rsidR="00674C8A" w:rsidRPr="00674C8A" w:rsidRDefault="00674C8A" w:rsidP="00674C8A">
      <w:pPr>
        <w:spacing w:line="600" w:lineRule="auto"/>
        <w:jc w:val="left"/>
        <w:rPr>
          <w:ins w:id="11669" w:author="UTENTE" w:date="2020-06-30T18:44:00Z"/>
          <w:rFonts w:ascii="Calibri" w:eastAsia="Calibri" w:hAnsi="Calibri" w:cs="Times New Roman"/>
        </w:rPr>
      </w:pPr>
      <w:ins w:id="11670" w:author="UTENTE" w:date="2020-06-30T18:44:00Z">
        <w:r w:rsidRPr="00674C8A">
          <w:rPr>
            <w:rFonts w:ascii="Calibri" w:eastAsia="Calibri" w:hAnsi="Calibri" w:cs="Times New Roman"/>
          </w:rPr>
          <w:t>855.</w:t>
        </w:r>
        <w:r w:rsidRPr="00674C8A">
          <w:rPr>
            <w:rFonts w:ascii="Calibri" w:eastAsia="Calibri" w:hAnsi="Calibri" w:cs="Times New Roman"/>
          </w:rPr>
          <w:tab/>
          <w:t>n "Dopo poco tempo, mi addormento, immerso nella gioiosa immagine del sorriso appuntito di Rex."</w:t>
        </w:r>
      </w:ins>
    </w:p>
    <w:p w14:paraId="62A4D2CC" w14:textId="77777777" w:rsidR="00674C8A" w:rsidRPr="00674C8A" w:rsidRDefault="00674C8A" w:rsidP="00674C8A">
      <w:pPr>
        <w:spacing w:line="600" w:lineRule="auto"/>
        <w:jc w:val="left"/>
        <w:rPr>
          <w:ins w:id="11671" w:author="UTENTE" w:date="2020-06-30T18:44:00Z"/>
          <w:rFonts w:ascii="Calibri" w:eastAsia="Calibri" w:hAnsi="Calibri" w:cs="Times New Roman"/>
        </w:rPr>
      </w:pPr>
      <w:ins w:id="11672" w:author="UTENTE" w:date="2020-06-30T18:44:00Z">
        <w:r w:rsidRPr="00674C8A">
          <w:rPr>
            <w:rFonts w:ascii="Calibri" w:eastAsia="Calibri" w:hAnsi="Calibri" w:cs="Times New Roman"/>
          </w:rPr>
          <w:t>856.</w:t>
        </w:r>
        <w:r w:rsidRPr="00674C8A">
          <w:rPr>
            <w:rFonts w:ascii="Calibri" w:eastAsia="Calibri" w:hAnsi="Calibri" w:cs="Times New Roman"/>
          </w:rPr>
          <w:tab/>
          <w:t>n "Il giorno dopo, giro freneticamente per il mio appartamento, ficcando tutto quello che può servirmi nello zaino."</w:t>
        </w:r>
      </w:ins>
    </w:p>
    <w:p w14:paraId="6837B619" w14:textId="77777777" w:rsidR="00674C8A" w:rsidRPr="00674C8A" w:rsidRDefault="00674C8A" w:rsidP="00674C8A">
      <w:pPr>
        <w:spacing w:line="600" w:lineRule="auto"/>
        <w:jc w:val="left"/>
        <w:rPr>
          <w:ins w:id="11673" w:author="UTENTE" w:date="2020-06-30T18:44:00Z"/>
          <w:rFonts w:ascii="Calibri" w:eastAsia="Calibri" w:hAnsi="Calibri" w:cs="Times New Roman"/>
        </w:rPr>
      </w:pPr>
      <w:ins w:id="11674" w:author="UTENTE" w:date="2020-06-30T18:44:00Z">
        <w:r w:rsidRPr="00674C8A">
          <w:rPr>
            <w:rFonts w:ascii="Calibri" w:eastAsia="Calibri" w:hAnsi="Calibri" w:cs="Times New Roman"/>
          </w:rPr>
          <w:t>857.</w:t>
        </w:r>
        <w:r w:rsidRPr="00674C8A">
          <w:rPr>
            <w:rFonts w:ascii="Calibri" w:eastAsia="Calibri" w:hAnsi="Calibri" w:cs="Times New Roman"/>
          </w:rPr>
          <w:tab/>
          <w:t xml:space="preserve">n "Chiamo anche Troy e lascio un veloce messaggio alla sua segreteria telefonica, facendogli sapere che lascio il lavoro - a tempo indeterminato." </w:t>
        </w:r>
      </w:ins>
    </w:p>
    <w:p w14:paraId="3C51BCB1" w14:textId="77777777" w:rsidR="00674C8A" w:rsidRPr="00674C8A" w:rsidRDefault="00674C8A" w:rsidP="00674C8A">
      <w:pPr>
        <w:spacing w:line="600" w:lineRule="auto"/>
        <w:jc w:val="left"/>
        <w:rPr>
          <w:ins w:id="11675" w:author="UTENTE" w:date="2020-06-30T18:44:00Z"/>
          <w:rFonts w:ascii="Calibri" w:eastAsia="Calibri" w:hAnsi="Calibri" w:cs="Times New Roman"/>
        </w:rPr>
      </w:pPr>
      <w:ins w:id="11676" w:author="UTENTE" w:date="2020-06-30T18:44:00Z">
        <w:r w:rsidRPr="00674C8A">
          <w:rPr>
            <w:rFonts w:ascii="Calibri" w:eastAsia="Calibri" w:hAnsi="Calibri" w:cs="Times New Roman"/>
          </w:rPr>
          <w:t>858.</w:t>
        </w:r>
        <w:r w:rsidRPr="00674C8A">
          <w:rPr>
            <w:rFonts w:ascii="Calibri" w:eastAsia="Calibri" w:hAnsi="Calibri" w:cs="Times New Roman"/>
          </w:rPr>
          <w:tab/>
          <w:t>mcp "\"Troverà qualcun altro per coprire il turno di notte.\""</w:t>
        </w:r>
        <w:r w:rsidRPr="00674C8A">
          <w:rPr>
            <w:rFonts w:ascii="Calibri" w:eastAsia="Calibri" w:hAnsi="Calibri" w:cs="Times New Roman"/>
          </w:rPr>
          <w:br w:type="page"/>
        </w:r>
      </w:ins>
    </w:p>
    <w:p w14:paraId="26C0A373" w14:textId="77777777" w:rsidR="00674C8A" w:rsidRPr="00674C8A" w:rsidRDefault="00674C8A" w:rsidP="00674C8A">
      <w:pPr>
        <w:spacing w:line="600" w:lineRule="auto"/>
        <w:jc w:val="left"/>
        <w:rPr>
          <w:ins w:id="11677" w:author="UTENTE" w:date="2020-06-30T18:44:00Z"/>
          <w:rFonts w:ascii="Calibri" w:eastAsia="Calibri" w:hAnsi="Calibri" w:cs="Times New Roman"/>
          <w:lang w:val="en-US"/>
        </w:rPr>
      </w:pPr>
      <w:ins w:id="11678" w:author="UTENTE" w:date="2020-06-30T18:44:00Z">
        <w:r w:rsidRPr="00674C8A">
          <w:rPr>
            <w:rFonts w:ascii="Calibri" w:eastAsia="Calibri" w:hAnsi="Calibri" w:cs="Times New Roman"/>
            <w:lang w:val="en-US"/>
          </w:rPr>
          <w:lastRenderedPageBreak/>
          <w:t>859.</w:t>
        </w:r>
        <w:r w:rsidRPr="00674C8A">
          <w:rPr>
            <w:rFonts w:ascii="Calibri" w:eastAsia="Calibri" w:hAnsi="Calibri" w:cs="Times New Roman"/>
            <w:lang w:val="en-US"/>
          </w:rPr>
          <w:tab/>
          <w:t>mcp "\"Probably.\""</w:t>
        </w:r>
      </w:ins>
    </w:p>
    <w:p w14:paraId="474B41C0" w14:textId="77777777" w:rsidR="00674C8A" w:rsidRPr="00674C8A" w:rsidRDefault="00674C8A" w:rsidP="00674C8A">
      <w:pPr>
        <w:spacing w:line="600" w:lineRule="auto"/>
        <w:jc w:val="left"/>
        <w:rPr>
          <w:ins w:id="11679" w:author="UTENTE" w:date="2020-06-30T18:44:00Z"/>
          <w:rFonts w:ascii="Calibri" w:eastAsia="Calibri" w:hAnsi="Calibri" w:cs="Times New Roman"/>
          <w:lang w:val="en-US"/>
        </w:rPr>
      </w:pPr>
      <w:ins w:id="11680" w:author="UTENTE" w:date="2020-06-30T18:44:00Z">
        <w:r w:rsidRPr="00674C8A">
          <w:rPr>
            <w:rFonts w:ascii="Calibri" w:eastAsia="Calibri" w:hAnsi="Calibri" w:cs="Times New Roman"/>
            <w:lang w:val="en-US"/>
          </w:rPr>
          <w:t>860.</w:t>
        </w:r>
        <w:r w:rsidRPr="00674C8A">
          <w:rPr>
            <w:rFonts w:ascii="Calibri" w:eastAsia="Calibri" w:hAnsi="Calibri" w:cs="Times New Roman"/>
            <w:lang w:val="en-US"/>
          </w:rPr>
          <w:tab/>
          <w:t>n "The sky grows dark a lot sooner than I'd like, and before long, I get the sense that it's time to go."</w:t>
        </w:r>
      </w:ins>
    </w:p>
    <w:p w14:paraId="2D264DD3" w14:textId="77777777" w:rsidR="00674C8A" w:rsidRPr="00674C8A" w:rsidRDefault="00674C8A" w:rsidP="00674C8A">
      <w:pPr>
        <w:spacing w:line="600" w:lineRule="auto"/>
        <w:jc w:val="left"/>
        <w:rPr>
          <w:ins w:id="11681" w:author="UTENTE" w:date="2020-06-30T18:44:00Z"/>
          <w:rFonts w:ascii="Calibri" w:eastAsia="Calibri" w:hAnsi="Calibri" w:cs="Times New Roman"/>
          <w:lang w:val="en-US"/>
        </w:rPr>
      </w:pPr>
      <w:ins w:id="11682" w:author="UTENTE" w:date="2020-06-30T18:44:00Z">
        <w:r w:rsidRPr="00674C8A">
          <w:rPr>
            <w:rFonts w:ascii="Calibri" w:eastAsia="Calibri" w:hAnsi="Calibri" w:cs="Times New Roman"/>
            <w:lang w:val="en-US"/>
          </w:rPr>
          <w:t>861.</w:t>
        </w:r>
        <w:r w:rsidRPr="00674C8A">
          <w:rPr>
            <w:rFonts w:ascii="Calibri" w:eastAsia="Calibri" w:hAnsi="Calibri" w:cs="Times New Roman"/>
            <w:lang w:val="en-US"/>
          </w:rPr>
          <w:tab/>
          <w:t>n "I pick up my bag of things and head to the door, giving a last, wistful glance around my apartment."</w:t>
        </w:r>
      </w:ins>
    </w:p>
    <w:p w14:paraId="318460C9" w14:textId="77777777" w:rsidR="00674C8A" w:rsidRPr="00674C8A" w:rsidRDefault="00674C8A" w:rsidP="00674C8A">
      <w:pPr>
        <w:spacing w:line="600" w:lineRule="auto"/>
        <w:jc w:val="left"/>
        <w:rPr>
          <w:ins w:id="11683" w:author="UTENTE" w:date="2020-06-30T18:44:00Z"/>
          <w:rFonts w:ascii="Calibri" w:eastAsia="Calibri" w:hAnsi="Calibri" w:cs="Times New Roman"/>
          <w:lang w:val="en-US"/>
        </w:rPr>
      </w:pPr>
      <w:ins w:id="11684" w:author="UTENTE" w:date="2020-06-30T18:44:00Z">
        <w:r w:rsidRPr="00674C8A">
          <w:rPr>
            <w:rFonts w:ascii="Calibri" w:eastAsia="Calibri" w:hAnsi="Calibri" w:cs="Times New Roman"/>
            <w:lang w:val="en-US"/>
          </w:rPr>
          <w:t>862.</w:t>
        </w:r>
        <w:r w:rsidRPr="00674C8A">
          <w:rPr>
            <w:rFonts w:ascii="Calibri" w:eastAsia="Calibri" w:hAnsi="Calibri" w:cs="Times New Roman"/>
            <w:lang w:val="en-US"/>
          </w:rPr>
          <w:tab/>
          <w:t>mc "\"One day, I'll come back here and get wasted while crying over Frank Sinatra albums… one day.\""</w:t>
        </w:r>
      </w:ins>
    </w:p>
    <w:p w14:paraId="3E81BD49" w14:textId="77777777" w:rsidR="00674C8A" w:rsidRPr="00674C8A" w:rsidRDefault="00674C8A" w:rsidP="00674C8A">
      <w:pPr>
        <w:spacing w:line="600" w:lineRule="auto"/>
        <w:jc w:val="left"/>
        <w:rPr>
          <w:ins w:id="11685" w:author="UTENTE" w:date="2020-06-30T18:44:00Z"/>
          <w:rFonts w:ascii="Calibri" w:eastAsia="Calibri" w:hAnsi="Calibri" w:cs="Times New Roman"/>
          <w:lang w:val="en-US"/>
        </w:rPr>
      </w:pPr>
      <w:ins w:id="11686" w:author="UTENTE" w:date="2020-06-30T18:44:00Z">
        <w:r w:rsidRPr="00674C8A">
          <w:rPr>
            <w:rFonts w:ascii="Calibri" w:eastAsia="Calibri" w:hAnsi="Calibri" w:cs="Times New Roman"/>
            <w:lang w:val="en-US"/>
          </w:rPr>
          <w:t>863.</w:t>
        </w:r>
        <w:r w:rsidRPr="00674C8A">
          <w:rPr>
            <w:rFonts w:ascii="Calibri" w:eastAsia="Calibri" w:hAnsi="Calibri" w:cs="Times New Roman"/>
            <w:lang w:val="en-US"/>
          </w:rPr>
          <w:tab/>
          <w:t>n "Outside, there are a few people wandering around the streets, but I don't see Rex."</w:t>
        </w:r>
      </w:ins>
    </w:p>
    <w:p w14:paraId="12477130" w14:textId="77777777" w:rsidR="00674C8A" w:rsidRPr="00674C8A" w:rsidRDefault="00674C8A" w:rsidP="00674C8A">
      <w:pPr>
        <w:spacing w:line="600" w:lineRule="auto"/>
        <w:jc w:val="left"/>
        <w:rPr>
          <w:ins w:id="11687" w:author="UTENTE" w:date="2020-06-30T18:44:00Z"/>
          <w:rFonts w:ascii="Calibri" w:eastAsia="Calibri" w:hAnsi="Calibri" w:cs="Times New Roman"/>
          <w:lang w:val="en-US"/>
        </w:rPr>
      </w:pPr>
      <w:ins w:id="11688" w:author="UTENTE" w:date="2020-06-30T18:44:00Z">
        <w:r w:rsidRPr="00674C8A">
          <w:rPr>
            <w:rFonts w:ascii="Calibri" w:eastAsia="Calibri" w:hAnsi="Calibri" w:cs="Times New Roman"/>
            <w:lang w:val="en-US"/>
          </w:rPr>
          <w:t>864.</w:t>
        </w:r>
        <w:r w:rsidRPr="00674C8A">
          <w:rPr>
            <w:rFonts w:ascii="Calibri" w:eastAsia="Calibri" w:hAnsi="Calibri" w:cs="Times New Roman"/>
            <w:lang w:val="en-US"/>
          </w:rPr>
          <w:tab/>
          <w:t>n "…My mind instantly starts to race through a hundred awful possibilities."</w:t>
        </w:r>
      </w:ins>
    </w:p>
    <w:p w14:paraId="59CE05D8" w14:textId="77777777" w:rsidR="00674C8A" w:rsidRPr="00674C8A" w:rsidRDefault="00674C8A" w:rsidP="00674C8A">
      <w:pPr>
        <w:spacing w:line="600" w:lineRule="auto"/>
        <w:jc w:val="left"/>
        <w:rPr>
          <w:ins w:id="11689" w:author="UTENTE" w:date="2020-06-30T18:44:00Z"/>
          <w:rFonts w:ascii="Calibri" w:eastAsia="Calibri" w:hAnsi="Calibri" w:cs="Times New Roman"/>
          <w:lang w:val="en-US"/>
        </w:rPr>
      </w:pPr>
      <w:ins w:id="11690" w:author="UTENTE" w:date="2020-06-30T18:44:00Z">
        <w:r w:rsidRPr="00674C8A">
          <w:rPr>
            <w:rFonts w:ascii="Calibri" w:eastAsia="Calibri" w:hAnsi="Calibri" w:cs="Times New Roman"/>
            <w:lang w:val="en-US"/>
          </w:rPr>
          <w:t>865.</w:t>
        </w:r>
        <w:r w:rsidRPr="00674C8A">
          <w:rPr>
            <w:rFonts w:ascii="Calibri" w:eastAsia="Calibri" w:hAnsi="Calibri" w:cs="Times New Roman"/>
            <w:lang w:val="en-US"/>
          </w:rPr>
          <w:tab/>
          <w:t>n "Did he get ambushed?{w} Captured?{w} Killed?"</w:t>
        </w:r>
      </w:ins>
    </w:p>
    <w:p w14:paraId="4FC30D47" w14:textId="77777777" w:rsidR="00674C8A" w:rsidRPr="00674C8A" w:rsidRDefault="00674C8A" w:rsidP="00674C8A">
      <w:pPr>
        <w:spacing w:line="600" w:lineRule="auto"/>
        <w:jc w:val="left"/>
        <w:rPr>
          <w:ins w:id="11691" w:author="UTENTE" w:date="2020-06-30T18:44:00Z"/>
          <w:rFonts w:ascii="Calibri" w:eastAsia="Calibri" w:hAnsi="Calibri" w:cs="Times New Roman"/>
          <w:lang w:val="en-US"/>
        </w:rPr>
      </w:pPr>
      <w:ins w:id="11692" w:author="UTENTE" w:date="2020-06-30T18:44:00Z">
        <w:r w:rsidRPr="00674C8A">
          <w:rPr>
            <w:rFonts w:ascii="Calibri" w:eastAsia="Calibri" w:hAnsi="Calibri" w:cs="Times New Roman"/>
            <w:lang w:val="en-US"/>
          </w:rPr>
          <w:t>866.</w:t>
        </w:r>
        <w:r w:rsidRPr="00674C8A">
          <w:rPr>
            <w:rFonts w:ascii="Calibri" w:eastAsia="Calibri" w:hAnsi="Calibri" w:cs="Times New Roman"/>
            <w:lang w:val="en-US"/>
          </w:rPr>
          <w:tab/>
          <w:t>n "Should I go look for him? I can't just stand around here, or else…"</w:t>
        </w:r>
      </w:ins>
    </w:p>
    <w:p w14:paraId="08E14685" w14:textId="77777777" w:rsidR="00674C8A" w:rsidRPr="00674C8A" w:rsidRDefault="00674C8A" w:rsidP="00674C8A">
      <w:pPr>
        <w:spacing w:line="600" w:lineRule="auto"/>
        <w:jc w:val="left"/>
        <w:rPr>
          <w:ins w:id="11693" w:author="UTENTE" w:date="2020-06-30T18:44:00Z"/>
          <w:rFonts w:ascii="Calibri" w:eastAsia="Calibri" w:hAnsi="Calibri" w:cs="Times New Roman"/>
          <w:lang w:val="en-US"/>
        </w:rPr>
      </w:pPr>
      <w:ins w:id="11694" w:author="UTENTE" w:date="2020-06-30T18:44:00Z">
        <w:r w:rsidRPr="00674C8A">
          <w:rPr>
            <w:rFonts w:ascii="Calibri" w:eastAsia="Calibri" w:hAnsi="Calibri" w:cs="Times New Roman"/>
            <w:lang w:val="en-US"/>
          </w:rPr>
          <w:t>867.</w:t>
        </w:r>
        <w:r w:rsidRPr="00674C8A">
          <w:rPr>
            <w:rFonts w:ascii="Calibri" w:eastAsia="Calibri" w:hAnsi="Calibri" w:cs="Times New Roman"/>
            <w:lang w:val="en-US"/>
          </w:rPr>
          <w:tab/>
          <w:t>rp "\"Hey, baby! You're early.\""</w:t>
        </w:r>
      </w:ins>
    </w:p>
    <w:p w14:paraId="455B1B1B" w14:textId="77777777" w:rsidR="00674C8A" w:rsidRPr="00674C8A" w:rsidRDefault="00674C8A" w:rsidP="00674C8A">
      <w:pPr>
        <w:spacing w:line="600" w:lineRule="auto"/>
        <w:jc w:val="left"/>
        <w:rPr>
          <w:ins w:id="11695" w:author="UTENTE" w:date="2020-06-30T18:44:00Z"/>
          <w:rFonts w:ascii="Calibri" w:eastAsia="Calibri" w:hAnsi="Calibri" w:cs="Times New Roman"/>
          <w:lang w:val="en-US"/>
        </w:rPr>
      </w:pPr>
      <w:ins w:id="11696" w:author="UTENTE" w:date="2020-06-30T18:44:00Z">
        <w:r w:rsidRPr="00674C8A">
          <w:rPr>
            <w:rFonts w:ascii="Calibri" w:eastAsia="Calibri" w:hAnsi="Calibri" w:cs="Times New Roman"/>
            <w:lang w:val="en-US"/>
          </w:rPr>
          <w:t>868.</w:t>
        </w:r>
        <w:r w:rsidRPr="00674C8A">
          <w:rPr>
            <w:rFonts w:ascii="Calibri" w:eastAsia="Calibri" w:hAnsi="Calibri" w:cs="Times New Roman"/>
            <w:lang w:val="en-US"/>
          </w:rPr>
          <w:tab/>
          <w:t>mcp "\"…\""</w:t>
        </w:r>
      </w:ins>
    </w:p>
    <w:p w14:paraId="532BBCE4" w14:textId="77777777" w:rsidR="00674C8A" w:rsidRPr="00674C8A" w:rsidRDefault="00674C8A" w:rsidP="00674C8A">
      <w:pPr>
        <w:spacing w:line="600" w:lineRule="auto"/>
        <w:jc w:val="left"/>
        <w:rPr>
          <w:ins w:id="11697" w:author="UTENTE" w:date="2020-06-30T18:44:00Z"/>
          <w:rFonts w:ascii="Calibri" w:eastAsia="Calibri" w:hAnsi="Calibri" w:cs="Times New Roman"/>
          <w:lang w:val="en-US"/>
        </w:rPr>
      </w:pPr>
      <w:ins w:id="11698" w:author="UTENTE" w:date="2020-06-30T18:44:00Z">
        <w:r w:rsidRPr="00674C8A">
          <w:rPr>
            <w:rFonts w:ascii="Calibri" w:eastAsia="Calibri" w:hAnsi="Calibri" w:cs="Times New Roman"/>
            <w:lang w:val="en-US"/>
          </w:rPr>
          <w:t>869.</w:t>
        </w:r>
        <w:r w:rsidRPr="00674C8A">
          <w:rPr>
            <w:rFonts w:ascii="Calibri" w:eastAsia="Calibri" w:hAnsi="Calibri" w:cs="Times New Roman"/>
            <w:lang w:val="en-US"/>
          </w:rPr>
          <w:tab/>
          <w:t>n "An eager voice behind me interrupts my thoughts."</w:t>
        </w:r>
      </w:ins>
    </w:p>
    <w:p w14:paraId="4FFA47C0" w14:textId="77777777" w:rsidR="00674C8A" w:rsidRPr="00674C8A" w:rsidRDefault="00674C8A" w:rsidP="00674C8A">
      <w:pPr>
        <w:spacing w:line="600" w:lineRule="auto"/>
        <w:jc w:val="left"/>
        <w:rPr>
          <w:ins w:id="11699" w:author="UTENTE" w:date="2020-06-30T18:44:00Z"/>
          <w:rFonts w:ascii="Calibri" w:eastAsia="Calibri" w:hAnsi="Calibri" w:cs="Times New Roman"/>
          <w:lang w:val="en-US"/>
        </w:rPr>
      </w:pPr>
      <w:ins w:id="11700" w:author="UTENTE" w:date="2020-06-30T18:44:00Z">
        <w:r w:rsidRPr="00674C8A">
          <w:rPr>
            <w:rFonts w:ascii="Calibri" w:eastAsia="Calibri" w:hAnsi="Calibri" w:cs="Times New Roman"/>
            <w:lang w:val="en-US"/>
          </w:rPr>
          <w:t>870.</w:t>
        </w:r>
        <w:r w:rsidRPr="00674C8A">
          <w:rPr>
            <w:rFonts w:ascii="Calibri" w:eastAsia="Calibri" w:hAnsi="Calibri" w:cs="Times New Roman"/>
            <w:lang w:val="en-US"/>
          </w:rPr>
          <w:tab/>
          <w:t>n "To my relief, Rex hurries up unscathed, looking as happy to see me as I am to see him."</w:t>
        </w:r>
      </w:ins>
    </w:p>
    <w:p w14:paraId="4F9F712F" w14:textId="77777777" w:rsidR="00674C8A" w:rsidRPr="00674C8A" w:rsidRDefault="00674C8A" w:rsidP="00674C8A">
      <w:pPr>
        <w:spacing w:line="600" w:lineRule="auto"/>
        <w:jc w:val="left"/>
        <w:rPr>
          <w:ins w:id="11701" w:author="UTENTE" w:date="2020-06-30T18:44:00Z"/>
          <w:rFonts w:ascii="Calibri" w:eastAsia="Calibri" w:hAnsi="Calibri" w:cs="Times New Roman"/>
          <w:lang w:val="en-US"/>
          <w:rPrChange w:id="11702" w:author="UTENTE" w:date="2020-06-30T18:44:00Z">
            <w:rPr>
              <w:ins w:id="11703" w:author="UTENTE" w:date="2020-06-30T18:44:00Z"/>
              <w:rFonts w:ascii="Calibri" w:eastAsia="Calibri" w:hAnsi="Calibri" w:cs="Times New Roman"/>
            </w:rPr>
          </w:rPrChange>
        </w:rPr>
      </w:pPr>
      <w:ins w:id="11704" w:author="UTENTE" w:date="2020-06-30T18:44:00Z">
        <w:r w:rsidRPr="00674C8A">
          <w:rPr>
            <w:rFonts w:ascii="Calibri" w:eastAsia="Calibri" w:hAnsi="Calibri" w:cs="Times New Roman"/>
            <w:lang w:val="en-US"/>
          </w:rPr>
          <w:t>871.</w:t>
        </w:r>
        <w:r w:rsidRPr="00674C8A">
          <w:rPr>
            <w:rFonts w:ascii="Calibri" w:eastAsia="Calibri" w:hAnsi="Calibri" w:cs="Times New Roman"/>
            <w:lang w:val="en-US"/>
          </w:rPr>
          <w:tab/>
          <w:t xml:space="preserve">mc "\"Glad you decided to show up. </w:t>
        </w:r>
        <w:r w:rsidRPr="00674C8A">
          <w:rPr>
            <w:rFonts w:ascii="Calibri" w:eastAsia="Calibri" w:hAnsi="Calibri" w:cs="Times New Roman"/>
            <w:lang w:val="en-US"/>
            <w:rPrChange w:id="11705" w:author="UTENTE" w:date="2020-06-30T18:44:00Z">
              <w:rPr>
                <w:rFonts w:ascii="Calibri" w:eastAsia="Calibri" w:hAnsi="Calibri" w:cs="Times New Roman"/>
              </w:rPr>
            </w:rPrChange>
          </w:rPr>
          <w:t>I'd almost started worrying.\""</w:t>
        </w:r>
      </w:ins>
    </w:p>
    <w:p w14:paraId="32C5E926" w14:textId="77777777" w:rsidR="00674C8A" w:rsidRPr="00674C8A" w:rsidRDefault="00674C8A" w:rsidP="00674C8A">
      <w:pPr>
        <w:spacing w:line="600" w:lineRule="auto"/>
        <w:jc w:val="left"/>
        <w:rPr>
          <w:ins w:id="11706" w:author="UTENTE" w:date="2020-06-30T18:44:00Z"/>
          <w:rFonts w:ascii="Calibri" w:eastAsia="Calibri" w:hAnsi="Calibri" w:cs="Times New Roman"/>
          <w:lang w:val="en-US"/>
          <w:rPrChange w:id="11707" w:author="UTENTE" w:date="2020-06-30T18:44:00Z">
            <w:rPr>
              <w:ins w:id="11708" w:author="UTENTE" w:date="2020-06-30T18:44:00Z"/>
              <w:rFonts w:ascii="Calibri" w:eastAsia="Calibri" w:hAnsi="Calibri" w:cs="Times New Roman"/>
            </w:rPr>
          </w:rPrChange>
        </w:rPr>
      </w:pPr>
      <w:ins w:id="11709" w:author="UTENTE" w:date="2020-06-30T18:44:00Z">
        <w:r w:rsidRPr="00674C8A">
          <w:rPr>
            <w:rFonts w:ascii="Calibri" w:eastAsia="Calibri" w:hAnsi="Calibri" w:cs="Times New Roman"/>
            <w:lang w:val="en-US"/>
            <w:rPrChange w:id="11710" w:author="UTENTE" w:date="2020-06-30T18:44:00Z">
              <w:rPr>
                <w:rFonts w:ascii="Calibri" w:eastAsia="Calibri" w:hAnsi="Calibri" w:cs="Times New Roman"/>
              </w:rPr>
            </w:rPrChange>
          </w:rPr>
          <w:t>872.</w:t>
        </w:r>
        <w:r w:rsidRPr="00674C8A">
          <w:rPr>
            <w:rFonts w:ascii="Calibri" w:eastAsia="Calibri" w:hAnsi="Calibri" w:cs="Times New Roman"/>
            <w:lang w:val="en-US"/>
            <w:rPrChange w:id="11711" w:author="UTENTE" w:date="2020-06-30T18:44:00Z">
              <w:rPr>
                <w:rFonts w:ascii="Calibri" w:eastAsia="Calibri" w:hAnsi="Calibri" w:cs="Times New Roman"/>
              </w:rPr>
            </w:rPrChange>
          </w:rPr>
          <w:tab/>
          <w:t>mc "\"…\"" </w:t>
        </w:r>
        <w:r w:rsidRPr="00674C8A">
          <w:rPr>
            <w:rFonts w:ascii="Calibri" w:eastAsia="Calibri" w:hAnsi="Calibri" w:cs="Times New Roman"/>
            <w:lang w:val="en-US"/>
            <w:rPrChange w:id="11712" w:author="UTENTE" w:date="2020-06-30T18:44:00Z">
              <w:rPr>
                <w:rFonts w:ascii="Calibri" w:eastAsia="Calibri" w:hAnsi="Calibri" w:cs="Times New Roman"/>
              </w:rPr>
            </w:rPrChange>
          </w:rPr>
          <w:br w:type="page"/>
        </w:r>
      </w:ins>
    </w:p>
    <w:p w14:paraId="6D8E1ECF" w14:textId="77777777" w:rsidR="00674C8A" w:rsidRPr="00674C8A" w:rsidRDefault="00674C8A" w:rsidP="00674C8A">
      <w:pPr>
        <w:spacing w:line="600" w:lineRule="auto"/>
        <w:jc w:val="left"/>
        <w:rPr>
          <w:ins w:id="11713" w:author="UTENTE" w:date="2020-06-30T18:44:00Z"/>
          <w:rFonts w:ascii="Calibri" w:eastAsia="Calibri" w:hAnsi="Calibri" w:cs="Times New Roman"/>
        </w:rPr>
      </w:pPr>
      <w:ins w:id="11714" w:author="UTENTE" w:date="2020-06-30T18:44:00Z">
        <w:r w:rsidRPr="00674C8A">
          <w:rPr>
            <w:rFonts w:ascii="Calibri" w:eastAsia="Calibri" w:hAnsi="Calibri" w:cs="Times New Roman"/>
          </w:rPr>
          <w:lastRenderedPageBreak/>
          <w:t>859.</w:t>
        </w:r>
        <w:r w:rsidRPr="00674C8A">
          <w:rPr>
            <w:rFonts w:ascii="Calibri" w:eastAsia="Calibri" w:hAnsi="Calibri" w:cs="Times New Roman"/>
          </w:rPr>
          <w:tab/>
          <w:t>mcp "\"Probabilmente.\""</w:t>
        </w:r>
      </w:ins>
    </w:p>
    <w:p w14:paraId="0040DA66" w14:textId="77777777" w:rsidR="00674C8A" w:rsidRPr="00674C8A" w:rsidRDefault="00674C8A" w:rsidP="00674C8A">
      <w:pPr>
        <w:spacing w:line="600" w:lineRule="auto"/>
        <w:jc w:val="left"/>
        <w:rPr>
          <w:ins w:id="11715" w:author="UTENTE" w:date="2020-06-30T18:44:00Z"/>
          <w:rFonts w:ascii="Calibri" w:eastAsia="Calibri" w:hAnsi="Calibri" w:cs="Times New Roman"/>
        </w:rPr>
      </w:pPr>
      <w:ins w:id="11716" w:author="UTENTE" w:date="2020-06-30T18:44:00Z">
        <w:r w:rsidRPr="00674C8A">
          <w:rPr>
            <w:rFonts w:ascii="Calibri" w:eastAsia="Calibri" w:hAnsi="Calibri" w:cs="Times New Roman"/>
          </w:rPr>
          <w:t>860.</w:t>
        </w:r>
        <w:r w:rsidRPr="00674C8A">
          <w:rPr>
            <w:rFonts w:ascii="Calibri" w:eastAsia="Calibri" w:hAnsi="Calibri" w:cs="Times New Roman"/>
          </w:rPr>
          <w:tab/>
          <w:t>n "L'imbrunire arriva molto prima del previsto, e in quel momento, ho la sensazione che sia arrivato il momento di andare."</w:t>
        </w:r>
      </w:ins>
    </w:p>
    <w:p w14:paraId="53071D72" w14:textId="77777777" w:rsidR="00674C8A" w:rsidRPr="00674C8A" w:rsidRDefault="00674C8A" w:rsidP="00674C8A">
      <w:pPr>
        <w:spacing w:line="600" w:lineRule="auto"/>
        <w:jc w:val="left"/>
        <w:rPr>
          <w:ins w:id="11717" w:author="UTENTE" w:date="2020-06-30T18:44:00Z"/>
          <w:rFonts w:ascii="Calibri" w:eastAsia="Calibri" w:hAnsi="Calibri" w:cs="Times New Roman"/>
        </w:rPr>
      </w:pPr>
      <w:ins w:id="11718" w:author="UTENTE" w:date="2020-06-30T18:44:00Z">
        <w:r w:rsidRPr="00674C8A">
          <w:rPr>
            <w:rFonts w:ascii="Calibri" w:eastAsia="Calibri" w:hAnsi="Calibri" w:cs="Times New Roman"/>
          </w:rPr>
          <w:t>861.</w:t>
        </w:r>
        <w:r w:rsidRPr="00674C8A">
          <w:rPr>
            <w:rFonts w:ascii="Calibri" w:eastAsia="Calibri" w:hAnsi="Calibri" w:cs="Times New Roman"/>
          </w:rPr>
          <w:tab/>
          <w:t>n "Afferro quell'unica borsa che contiene tutte le mie cose e mi avvicino alla porta. Con un ultimo sguardo pieno di rammarico, osservo il mio appartamento."</w:t>
        </w:r>
      </w:ins>
    </w:p>
    <w:p w14:paraId="53018691" w14:textId="77777777" w:rsidR="00674C8A" w:rsidRPr="00674C8A" w:rsidRDefault="00674C8A" w:rsidP="00674C8A">
      <w:pPr>
        <w:spacing w:line="600" w:lineRule="auto"/>
        <w:jc w:val="left"/>
        <w:rPr>
          <w:ins w:id="11719" w:author="UTENTE" w:date="2020-06-30T18:44:00Z"/>
          <w:rFonts w:ascii="Calibri" w:eastAsia="Calibri" w:hAnsi="Calibri" w:cs="Times New Roman"/>
        </w:rPr>
      </w:pPr>
      <w:ins w:id="11720" w:author="UTENTE" w:date="2020-06-30T18:44:00Z">
        <w:r w:rsidRPr="00674C8A">
          <w:rPr>
            <w:rFonts w:ascii="Calibri" w:eastAsia="Calibri" w:hAnsi="Calibri" w:cs="Times New Roman"/>
          </w:rPr>
          <w:t>862.</w:t>
        </w:r>
        <w:r w:rsidRPr="00674C8A">
          <w:rPr>
            <w:rFonts w:ascii="Calibri" w:eastAsia="Calibri" w:hAnsi="Calibri" w:cs="Times New Roman"/>
          </w:rPr>
          <w:tab/>
          <w:t>mc "\"Un giorno, tornerò qui e, ubriaco fradicio, piangerò ascoltando gli album di Frank Sinatra… un giorno.\""</w:t>
        </w:r>
      </w:ins>
    </w:p>
    <w:p w14:paraId="7C943CF7" w14:textId="77777777" w:rsidR="00674C8A" w:rsidRPr="00674C8A" w:rsidRDefault="00674C8A" w:rsidP="00674C8A">
      <w:pPr>
        <w:spacing w:line="600" w:lineRule="auto"/>
        <w:jc w:val="left"/>
        <w:rPr>
          <w:ins w:id="11721" w:author="UTENTE" w:date="2020-06-30T18:44:00Z"/>
          <w:rFonts w:ascii="Calibri" w:eastAsia="Calibri" w:hAnsi="Calibri" w:cs="Times New Roman"/>
        </w:rPr>
      </w:pPr>
      <w:ins w:id="11722" w:author="UTENTE" w:date="2020-06-30T18:44:00Z">
        <w:r w:rsidRPr="00674C8A">
          <w:rPr>
            <w:rFonts w:ascii="Calibri" w:eastAsia="Calibri" w:hAnsi="Calibri" w:cs="Times New Roman"/>
          </w:rPr>
          <w:t>863.</w:t>
        </w:r>
        <w:r w:rsidRPr="00674C8A">
          <w:rPr>
            <w:rFonts w:ascii="Calibri" w:eastAsia="Calibri" w:hAnsi="Calibri" w:cs="Times New Roman"/>
          </w:rPr>
          <w:tab/>
          <w:t>n "Fuori, ci sono alcune persone che passeggiano per la strada, ma non vedo Rex."</w:t>
        </w:r>
      </w:ins>
    </w:p>
    <w:p w14:paraId="5DF3DD32" w14:textId="77777777" w:rsidR="00674C8A" w:rsidRPr="00674C8A" w:rsidRDefault="00674C8A" w:rsidP="00674C8A">
      <w:pPr>
        <w:spacing w:line="600" w:lineRule="auto"/>
        <w:jc w:val="left"/>
        <w:rPr>
          <w:ins w:id="11723" w:author="UTENTE" w:date="2020-06-30T18:44:00Z"/>
          <w:rFonts w:ascii="Calibri" w:eastAsia="Calibri" w:hAnsi="Calibri" w:cs="Times New Roman"/>
        </w:rPr>
      </w:pPr>
      <w:ins w:id="11724" w:author="UTENTE" w:date="2020-06-30T18:44:00Z">
        <w:r w:rsidRPr="00674C8A">
          <w:rPr>
            <w:rFonts w:ascii="Calibri" w:eastAsia="Calibri" w:hAnsi="Calibri" w:cs="Times New Roman"/>
          </w:rPr>
          <w:t>864.</w:t>
        </w:r>
        <w:r w:rsidRPr="00674C8A">
          <w:rPr>
            <w:rFonts w:ascii="Calibri" w:eastAsia="Calibri" w:hAnsi="Calibri" w:cs="Times New Roman"/>
          </w:rPr>
          <w:tab/>
          <w:t>n "…La mia mente inizia immediatamente a immaginarsi centinaia di possibili orribili scenari."</w:t>
        </w:r>
      </w:ins>
    </w:p>
    <w:p w14:paraId="6F799E9A" w14:textId="77777777" w:rsidR="00674C8A" w:rsidRPr="00674C8A" w:rsidRDefault="00674C8A" w:rsidP="00674C8A">
      <w:pPr>
        <w:spacing w:line="600" w:lineRule="auto"/>
        <w:jc w:val="left"/>
        <w:rPr>
          <w:ins w:id="11725" w:author="UTENTE" w:date="2020-06-30T18:44:00Z"/>
          <w:rFonts w:ascii="Calibri" w:eastAsia="Calibri" w:hAnsi="Calibri" w:cs="Times New Roman"/>
        </w:rPr>
      </w:pPr>
      <w:ins w:id="11726" w:author="UTENTE" w:date="2020-06-30T18:44:00Z">
        <w:r w:rsidRPr="00674C8A">
          <w:rPr>
            <w:rFonts w:ascii="Calibri" w:eastAsia="Calibri" w:hAnsi="Calibri" w:cs="Times New Roman"/>
          </w:rPr>
          <w:t>865.</w:t>
        </w:r>
        <w:r w:rsidRPr="00674C8A">
          <w:rPr>
            <w:rFonts w:ascii="Calibri" w:eastAsia="Calibri" w:hAnsi="Calibri" w:cs="Times New Roman"/>
          </w:rPr>
          <w:tab/>
          <w:t>n "E se gli avessero teso un'imboscata?{w} Se l'avessero catturato?{w} Ucciso?"</w:t>
        </w:r>
      </w:ins>
    </w:p>
    <w:p w14:paraId="27C6792D" w14:textId="77777777" w:rsidR="00674C8A" w:rsidRPr="00674C8A" w:rsidRDefault="00674C8A" w:rsidP="00674C8A">
      <w:pPr>
        <w:spacing w:line="600" w:lineRule="auto"/>
        <w:jc w:val="left"/>
        <w:rPr>
          <w:ins w:id="11727" w:author="UTENTE" w:date="2020-06-30T18:44:00Z"/>
          <w:rFonts w:ascii="Calibri" w:eastAsia="Calibri" w:hAnsi="Calibri" w:cs="Times New Roman"/>
        </w:rPr>
      </w:pPr>
      <w:ins w:id="11728" w:author="UTENTE" w:date="2020-06-30T18:44:00Z">
        <w:r w:rsidRPr="00674C8A">
          <w:rPr>
            <w:rFonts w:ascii="Calibri" w:eastAsia="Calibri" w:hAnsi="Calibri" w:cs="Times New Roman"/>
          </w:rPr>
          <w:t>866.</w:t>
        </w:r>
        <w:r w:rsidRPr="00674C8A">
          <w:rPr>
            <w:rFonts w:ascii="Calibri" w:eastAsia="Calibri" w:hAnsi="Calibri" w:cs="Times New Roman"/>
          </w:rPr>
          <w:tab/>
          <w:t>n "Dovrei andare a cercarlo? Non posso stare qui ad aspettare, o…"</w:t>
        </w:r>
      </w:ins>
    </w:p>
    <w:p w14:paraId="04237750" w14:textId="77777777" w:rsidR="00674C8A" w:rsidRPr="00674C8A" w:rsidRDefault="00674C8A" w:rsidP="00674C8A">
      <w:pPr>
        <w:spacing w:line="600" w:lineRule="auto"/>
        <w:jc w:val="left"/>
        <w:rPr>
          <w:ins w:id="11729" w:author="UTENTE" w:date="2020-06-30T18:44:00Z"/>
          <w:rFonts w:ascii="Calibri" w:eastAsia="Calibri" w:hAnsi="Calibri" w:cs="Times New Roman"/>
        </w:rPr>
      </w:pPr>
      <w:ins w:id="11730" w:author="UTENTE" w:date="2020-06-30T18:44:00Z">
        <w:r w:rsidRPr="00674C8A">
          <w:rPr>
            <w:rFonts w:ascii="Calibri" w:eastAsia="Calibri" w:hAnsi="Calibri" w:cs="Times New Roman"/>
          </w:rPr>
          <w:t>867.</w:t>
        </w:r>
        <w:r w:rsidRPr="00674C8A">
          <w:rPr>
            <w:rFonts w:ascii="Calibri" w:eastAsia="Calibri" w:hAnsi="Calibri" w:cs="Times New Roman"/>
          </w:rPr>
          <w:tab/>
          <w:t>rp "\"Ehi, baby! Sei in anticipo.\""</w:t>
        </w:r>
      </w:ins>
    </w:p>
    <w:p w14:paraId="5FA4E1DF" w14:textId="77777777" w:rsidR="00674C8A" w:rsidRPr="00674C8A" w:rsidRDefault="00674C8A" w:rsidP="00674C8A">
      <w:pPr>
        <w:spacing w:line="600" w:lineRule="auto"/>
        <w:jc w:val="left"/>
        <w:rPr>
          <w:ins w:id="11731" w:author="UTENTE" w:date="2020-06-30T18:44:00Z"/>
          <w:rFonts w:ascii="Calibri" w:eastAsia="Calibri" w:hAnsi="Calibri" w:cs="Times New Roman"/>
        </w:rPr>
      </w:pPr>
      <w:ins w:id="11732" w:author="UTENTE" w:date="2020-06-30T18:44:00Z">
        <w:r w:rsidRPr="00674C8A">
          <w:rPr>
            <w:rFonts w:ascii="Calibri" w:eastAsia="Calibri" w:hAnsi="Calibri" w:cs="Times New Roman"/>
          </w:rPr>
          <w:t>868.</w:t>
        </w:r>
        <w:r w:rsidRPr="00674C8A">
          <w:rPr>
            <w:rFonts w:ascii="Calibri" w:eastAsia="Calibri" w:hAnsi="Calibri" w:cs="Times New Roman"/>
          </w:rPr>
          <w:tab/>
          <w:t>mcp "\"…\""</w:t>
        </w:r>
      </w:ins>
    </w:p>
    <w:p w14:paraId="537A0F7D" w14:textId="77777777" w:rsidR="00674C8A" w:rsidRPr="00674C8A" w:rsidRDefault="00674C8A" w:rsidP="00674C8A">
      <w:pPr>
        <w:spacing w:line="600" w:lineRule="auto"/>
        <w:jc w:val="left"/>
        <w:rPr>
          <w:ins w:id="11733" w:author="UTENTE" w:date="2020-06-30T18:44:00Z"/>
          <w:rFonts w:ascii="Calibri" w:eastAsia="Calibri" w:hAnsi="Calibri" w:cs="Times New Roman"/>
        </w:rPr>
      </w:pPr>
      <w:ins w:id="11734" w:author="UTENTE" w:date="2020-06-30T18:44:00Z">
        <w:r w:rsidRPr="00674C8A">
          <w:rPr>
            <w:rFonts w:ascii="Calibri" w:eastAsia="Calibri" w:hAnsi="Calibri" w:cs="Times New Roman"/>
          </w:rPr>
          <w:t>869.</w:t>
        </w:r>
        <w:r w:rsidRPr="00674C8A">
          <w:rPr>
            <w:rFonts w:ascii="Calibri" w:eastAsia="Calibri" w:hAnsi="Calibri" w:cs="Times New Roman"/>
          </w:rPr>
          <w:tab/>
          <w:t>n "Una voce entusiasta dietro di me interrompe i miei pensieri."</w:t>
        </w:r>
      </w:ins>
    </w:p>
    <w:p w14:paraId="0CB10255" w14:textId="77777777" w:rsidR="00674C8A" w:rsidRPr="00674C8A" w:rsidRDefault="00674C8A" w:rsidP="00674C8A">
      <w:pPr>
        <w:spacing w:line="600" w:lineRule="auto"/>
        <w:jc w:val="left"/>
        <w:rPr>
          <w:ins w:id="11735" w:author="UTENTE" w:date="2020-06-30T18:44:00Z"/>
          <w:rFonts w:ascii="Calibri" w:eastAsia="Calibri" w:hAnsi="Calibri" w:cs="Times New Roman"/>
        </w:rPr>
      </w:pPr>
      <w:ins w:id="11736" w:author="UTENTE" w:date="2020-06-30T18:44:00Z">
        <w:r w:rsidRPr="00674C8A">
          <w:rPr>
            <w:rFonts w:ascii="Calibri" w:eastAsia="Calibri" w:hAnsi="Calibri" w:cs="Times New Roman"/>
          </w:rPr>
          <w:t>870.</w:t>
        </w:r>
        <w:r w:rsidRPr="00674C8A">
          <w:rPr>
            <w:rFonts w:ascii="Calibri" w:eastAsia="Calibri" w:hAnsi="Calibri" w:cs="Times New Roman"/>
          </w:rPr>
          <w:tab/>
          <w:t>n "Con mio grande sollievo, Rex si avvicina illeso, contento di vedermi quanto io lo sono di vedere lui."</w:t>
        </w:r>
      </w:ins>
    </w:p>
    <w:p w14:paraId="7DB33B23" w14:textId="77777777" w:rsidR="00674C8A" w:rsidRPr="00674C8A" w:rsidRDefault="00674C8A" w:rsidP="00674C8A">
      <w:pPr>
        <w:spacing w:line="600" w:lineRule="auto"/>
        <w:jc w:val="left"/>
        <w:rPr>
          <w:ins w:id="11737" w:author="UTENTE" w:date="2020-06-30T18:44:00Z"/>
          <w:rFonts w:ascii="Calibri" w:eastAsia="Calibri" w:hAnsi="Calibri" w:cs="Times New Roman"/>
        </w:rPr>
      </w:pPr>
      <w:ins w:id="11738" w:author="UTENTE" w:date="2020-06-30T18:44:00Z">
        <w:r w:rsidRPr="00674C8A">
          <w:rPr>
            <w:rFonts w:ascii="Calibri" w:eastAsia="Calibri" w:hAnsi="Calibri" w:cs="Times New Roman"/>
          </w:rPr>
          <w:t>871.</w:t>
        </w:r>
        <w:r w:rsidRPr="00674C8A">
          <w:rPr>
            <w:rFonts w:ascii="Calibri" w:eastAsia="Calibri" w:hAnsi="Calibri" w:cs="Times New Roman"/>
          </w:rPr>
          <w:tab/>
          <w:t>mc "\"Sono contento che hai deciso di farti vivo, stavo quasi per iniziare a preoccuparmi." </w:t>
        </w:r>
      </w:ins>
    </w:p>
    <w:p w14:paraId="5FF099C3" w14:textId="77777777" w:rsidR="00674C8A" w:rsidRPr="00674C8A" w:rsidRDefault="00674C8A" w:rsidP="00674C8A">
      <w:pPr>
        <w:spacing w:line="600" w:lineRule="auto"/>
        <w:jc w:val="left"/>
        <w:rPr>
          <w:ins w:id="11739" w:author="UTENTE" w:date="2020-06-30T18:44:00Z"/>
          <w:rFonts w:ascii="Calibri" w:eastAsia="Calibri" w:hAnsi="Calibri" w:cs="Times New Roman"/>
          <w:lang w:val="en-US"/>
          <w:rPrChange w:id="11740" w:author="UTENTE" w:date="2020-06-30T18:44:00Z">
            <w:rPr>
              <w:ins w:id="11741" w:author="UTENTE" w:date="2020-06-30T18:44:00Z"/>
              <w:rFonts w:ascii="Calibri" w:eastAsia="Calibri" w:hAnsi="Calibri" w:cs="Times New Roman"/>
            </w:rPr>
          </w:rPrChange>
        </w:rPr>
      </w:pPr>
      <w:ins w:id="11742" w:author="UTENTE" w:date="2020-06-30T18:44:00Z">
        <w:r w:rsidRPr="00674C8A">
          <w:rPr>
            <w:rFonts w:ascii="Calibri" w:eastAsia="Calibri" w:hAnsi="Calibri" w:cs="Times New Roman"/>
            <w:lang w:val="en-US"/>
            <w:rPrChange w:id="11743" w:author="UTENTE" w:date="2020-06-30T18:44:00Z">
              <w:rPr>
                <w:rFonts w:ascii="Calibri" w:eastAsia="Calibri" w:hAnsi="Calibri" w:cs="Times New Roman"/>
              </w:rPr>
            </w:rPrChange>
          </w:rPr>
          <w:t>872.</w:t>
        </w:r>
        <w:r w:rsidRPr="00674C8A">
          <w:rPr>
            <w:rFonts w:ascii="Calibri" w:eastAsia="Calibri" w:hAnsi="Calibri" w:cs="Times New Roman"/>
            <w:lang w:val="en-US"/>
            <w:rPrChange w:id="11744" w:author="UTENTE" w:date="2020-06-30T18:44:00Z">
              <w:rPr>
                <w:rFonts w:ascii="Calibri" w:eastAsia="Calibri" w:hAnsi="Calibri" w:cs="Times New Roman"/>
              </w:rPr>
            </w:rPrChange>
          </w:rPr>
          <w:tab/>
          <w:t>mc "\"…\""</w:t>
        </w:r>
        <w:r w:rsidRPr="00674C8A">
          <w:rPr>
            <w:rFonts w:ascii="Calibri" w:eastAsia="Calibri" w:hAnsi="Calibri" w:cs="Times New Roman"/>
            <w:lang w:val="en-US"/>
            <w:rPrChange w:id="11745" w:author="UTENTE" w:date="2020-06-30T18:44:00Z">
              <w:rPr>
                <w:rFonts w:ascii="Calibri" w:eastAsia="Calibri" w:hAnsi="Calibri" w:cs="Times New Roman"/>
              </w:rPr>
            </w:rPrChange>
          </w:rPr>
          <w:br w:type="page"/>
        </w:r>
      </w:ins>
    </w:p>
    <w:p w14:paraId="2C47A4FC" w14:textId="77777777" w:rsidR="00674C8A" w:rsidRPr="00674C8A" w:rsidRDefault="00674C8A" w:rsidP="00674C8A">
      <w:pPr>
        <w:spacing w:line="600" w:lineRule="auto"/>
        <w:jc w:val="left"/>
        <w:rPr>
          <w:ins w:id="11746" w:author="UTENTE" w:date="2020-06-30T18:44:00Z"/>
          <w:rFonts w:ascii="Calibri" w:eastAsia="Calibri" w:hAnsi="Calibri" w:cs="Times New Roman"/>
          <w:lang w:val="en-US"/>
        </w:rPr>
      </w:pPr>
      <w:ins w:id="11747" w:author="UTENTE" w:date="2020-06-30T18:44:00Z">
        <w:r w:rsidRPr="00674C8A">
          <w:rPr>
            <w:rFonts w:ascii="Calibri" w:eastAsia="Calibri" w:hAnsi="Calibri" w:cs="Times New Roman"/>
            <w:lang w:val="en-US"/>
          </w:rPr>
          <w:lastRenderedPageBreak/>
          <w:t>873.</w:t>
        </w:r>
        <w:r w:rsidRPr="00674C8A">
          <w:rPr>
            <w:rFonts w:ascii="Calibri" w:eastAsia="Calibri" w:hAnsi="Calibri" w:cs="Times New Roman"/>
            <w:lang w:val="en-US"/>
          </w:rPr>
          <w:tab/>
          <w:t>n "I pause, studying Rex's face for a moment."</w:t>
        </w:r>
      </w:ins>
    </w:p>
    <w:p w14:paraId="5391148A" w14:textId="77777777" w:rsidR="00674C8A" w:rsidRPr="00674C8A" w:rsidRDefault="00674C8A" w:rsidP="00674C8A">
      <w:pPr>
        <w:spacing w:line="600" w:lineRule="auto"/>
        <w:jc w:val="left"/>
        <w:rPr>
          <w:ins w:id="11748" w:author="UTENTE" w:date="2020-06-30T18:44:00Z"/>
          <w:rFonts w:ascii="Calibri" w:eastAsia="Calibri" w:hAnsi="Calibri" w:cs="Times New Roman"/>
          <w:lang w:val="en-US"/>
        </w:rPr>
      </w:pPr>
      <w:ins w:id="11749" w:author="UTENTE" w:date="2020-06-30T18:44:00Z">
        <w:r w:rsidRPr="00674C8A">
          <w:rPr>
            <w:rFonts w:ascii="Calibri" w:eastAsia="Calibri" w:hAnsi="Calibri" w:cs="Times New Roman"/>
            <w:lang w:val="en-US"/>
          </w:rPr>
          <w:t>874.</w:t>
        </w:r>
        <w:r w:rsidRPr="00674C8A">
          <w:rPr>
            <w:rFonts w:ascii="Calibri" w:eastAsia="Calibri" w:hAnsi="Calibri" w:cs="Times New Roman"/>
            <w:lang w:val="en-US"/>
          </w:rPr>
          <w:tab/>
          <w:t>n "Is it just me, or does he look a little… {w}sickly?"</w:t>
        </w:r>
      </w:ins>
    </w:p>
    <w:p w14:paraId="7FCDC66C" w14:textId="77777777" w:rsidR="00674C8A" w:rsidRPr="00674C8A" w:rsidRDefault="00674C8A" w:rsidP="00674C8A">
      <w:pPr>
        <w:spacing w:line="600" w:lineRule="auto"/>
        <w:jc w:val="left"/>
        <w:rPr>
          <w:ins w:id="11750" w:author="UTENTE" w:date="2020-06-30T18:44:00Z"/>
          <w:rFonts w:ascii="Calibri" w:eastAsia="Calibri" w:hAnsi="Calibri" w:cs="Times New Roman"/>
          <w:lang w:val="en-US"/>
        </w:rPr>
      </w:pPr>
      <w:ins w:id="11751" w:author="UTENTE" w:date="2020-06-30T18:44:00Z">
        <w:r w:rsidRPr="00674C8A">
          <w:rPr>
            <w:rFonts w:ascii="Calibri" w:eastAsia="Calibri" w:hAnsi="Calibri" w:cs="Times New Roman"/>
            <w:lang w:val="en-US"/>
          </w:rPr>
          <w:t>875.</w:t>
        </w:r>
        <w:r w:rsidRPr="00674C8A">
          <w:rPr>
            <w:rFonts w:ascii="Calibri" w:eastAsia="Calibri" w:hAnsi="Calibri" w:cs="Times New Roman"/>
            <w:lang w:val="en-US"/>
          </w:rPr>
          <w:tab/>
          <w:t>n "Oh, that's right…"</w:t>
        </w:r>
      </w:ins>
    </w:p>
    <w:p w14:paraId="14422AB4" w14:textId="77777777" w:rsidR="00674C8A" w:rsidRPr="00674C8A" w:rsidRDefault="00674C8A" w:rsidP="00674C8A">
      <w:pPr>
        <w:spacing w:line="600" w:lineRule="auto"/>
        <w:jc w:val="left"/>
        <w:rPr>
          <w:ins w:id="11752" w:author="UTENTE" w:date="2020-06-30T18:44:00Z"/>
          <w:rFonts w:ascii="Calibri" w:eastAsia="Calibri" w:hAnsi="Calibri" w:cs="Times New Roman"/>
          <w:lang w:val="en-US"/>
        </w:rPr>
      </w:pPr>
      <w:ins w:id="11753" w:author="UTENTE" w:date="2020-06-30T18:44:00Z">
        <w:r w:rsidRPr="00674C8A">
          <w:rPr>
            <w:rFonts w:ascii="Calibri" w:eastAsia="Calibri" w:hAnsi="Calibri" w:cs="Times New Roman"/>
            <w:lang w:val="en-US"/>
          </w:rPr>
          <w:t>876.</w:t>
        </w:r>
        <w:r w:rsidRPr="00674C8A">
          <w:rPr>
            <w:rFonts w:ascii="Calibri" w:eastAsia="Calibri" w:hAnsi="Calibri" w:cs="Times New Roman"/>
            <w:lang w:val="en-US"/>
          </w:rPr>
          <w:tab/>
          <w:t>mc "\"You haven't fed off me for awhile, have you? You must be starving.\""</w:t>
        </w:r>
      </w:ins>
    </w:p>
    <w:p w14:paraId="496CEC78" w14:textId="77777777" w:rsidR="00674C8A" w:rsidRPr="00674C8A" w:rsidRDefault="00674C8A" w:rsidP="00674C8A">
      <w:pPr>
        <w:spacing w:line="600" w:lineRule="auto"/>
        <w:jc w:val="left"/>
        <w:rPr>
          <w:ins w:id="11754" w:author="UTENTE" w:date="2020-06-30T18:44:00Z"/>
          <w:rFonts w:ascii="Calibri" w:eastAsia="Calibri" w:hAnsi="Calibri" w:cs="Times New Roman"/>
          <w:lang w:val="en-US"/>
        </w:rPr>
      </w:pPr>
      <w:ins w:id="11755" w:author="UTENTE" w:date="2020-06-30T18:44:00Z">
        <w:r w:rsidRPr="00674C8A">
          <w:rPr>
            <w:rFonts w:ascii="Calibri" w:eastAsia="Calibri" w:hAnsi="Calibri" w:cs="Times New Roman"/>
            <w:lang w:val="en-US"/>
          </w:rPr>
          <w:t>877.</w:t>
        </w:r>
        <w:r w:rsidRPr="00674C8A">
          <w:rPr>
            <w:rFonts w:ascii="Calibri" w:eastAsia="Calibri" w:hAnsi="Calibri" w:cs="Times New Roman"/>
            <w:lang w:val="en-US"/>
          </w:rPr>
          <w:tab/>
          <w:t>mc "\"I can let you take a little before we leave, if you want.\""</w:t>
        </w:r>
      </w:ins>
    </w:p>
    <w:p w14:paraId="72B89075" w14:textId="77777777" w:rsidR="00674C8A" w:rsidRPr="00674C8A" w:rsidRDefault="00674C8A" w:rsidP="00674C8A">
      <w:pPr>
        <w:spacing w:line="600" w:lineRule="auto"/>
        <w:jc w:val="left"/>
        <w:rPr>
          <w:ins w:id="11756" w:author="UTENTE" w:date="2020-06-30T18:44:00Z"/>
          <w:rFonts w:ascii="Calibri" w:eastAsia="Calibri" w:hAnsi="Calibri" w:cs="Times New Roman"/>
          <w:lang w:val="en-US"/>
        </w:rPr>
      </w:pPr>
      <w:ins w:id="11757" w:author="UTENTE" w:date="2020-06-30T18:44:00Z">
        <w:r w:rsidRPr="00674C8A">
          <w:rPr>
            <w:rFonts w:ascii="Calibri" w:eastAsia="Calibri" w:hAnsi="Calibri" w:cs="Times New Roman"/>
            <w:lang w:val="en-US"/>
          </w:rPr>
          <w:t>878.</w:t>
        </w:r>
        <w:r w:rsidRPr="00674C8A">
          <w:rPr>
            <w:rFonts w:ascii="Calibri" w:eastAsia="Calibri" w:hAnsi="Calibri" w:cs="Times New Roman"/>
            <w:lang w:val="en-US"/>
          </w:rPr>
          <w:tab/>
          <w:t>r "\"Nah, don't worry about me. I can wait until after we're outta here.\""</w:t>
        </w:r>
      </w:ins>
    </w:p>
    <w:p w14:paraId="2D8AC2AE" w14:textId="77777777" w:rsidR="00674C8A" w:rsidRPr="00674C8A" w:rsidRDefault="00674C8A" w:rsidP="00674C8A">
      <w:pPr>
        <w:spacing w:line="600" w:lineRule="auto"/>
        <w:jc w:val="left"/>
        <w:rPr>
          <w:ins w:id="11758" w:author="UTENTE" w:date="2020-06-30T18:44:00Z"/>
          <w:rFonts w:ascii="Calibri" w:eastAsia="Calibri" w:hAnsi="Calibri" w:cs="Times New Roman"/>
          <w:lang w:val="en-US"/>
        </w:rPr>
      </w:pPr>
      <w:ins w:id="11759" w:author="UTENTE" w:date="2020-06-30T18:44:00Z">
        <w:r w:rsidRPr="00674C8A">
          <w:rPr>
            <w:rFonts w:ascii="Calibri" w:eastAsia="Calibri" w:hAnsi="Calibri" w:cs="Times New Roman"/>
            <w:lang w:val="en-US"/>
          </w:rPr>
          <w:t>879.</w:t>
        </w:r>
        <w:r w:rsidRPr="00674C8A">
          <w:rPr>
            <w:rFonts w:ascii="Calibri" w:eastAsia="Calibri" w:hAnsi="Calibri" w:cs="Times New Roman"/>
            <w:lang w:val="en-US"/>
          </w:rPr>
          <w:tab/>
          <w:t>r "\"Wouldn't wanna drink from you without being able to enjoy every drop, yeah?\""</w:t>
        </w:r>
      </w:ins>
    </w:p>
    <w:p w14:paraId="3F5B4F86" w14:textId="77777777" w:rsidR="00674C8A" w:rsidRPr="00674C8A" w:rsidRDefault="00674C8A" w:rsidP="00674C8A">
      <w:pPr>
        <w:spacing w:line="600" w:lineRule="auto"/>
        <w:jc w:val="left"/>
        <w:rPr>
          <w:ins w:id="11760" w:author="UTENTE" w:date="2020-06-30T18:44:00Z"/>
          <w:rFonts w:ascii="Calibri" w:eastAsia="Calibri" w:hAnsi="Calibri" w:cs="Times New Roman"/>
          <w:lang w:val="en-US"/>
        </w:rPr>
      </w:pPr>
      <w:ins w:id="11761" w:author="UTENTE" w:date="2020-06-30T18:44:00Z">
        <w:r w:rsidRPr="00674C8A">
          <w:rPr>
            <w:rFonts w:ascii="Calibri" w:eastAsia="Calibri" w:hAnsi="Calibri" w:cs="Times New Roman"/>
            <w:lang w:val="en-US"/>
          </w:rPr>
          <w:t>880.</w:t>
        </w:r>
        <w:r w:rsidRPr="00674C8A">
          <w:rPr>
            <w:rFonts w:ascii="Calibri" w:eastAsia="Calibri" w:hAnsi="Calibri" w:cs="Times New Roman"/>
            <w:lang w:val="en-US"/>
          </w:rPr>
          <w:tab/>
          <w:t>mc "\"That's the sweetest thing anyone's ever said to me.\""</w:t>
        </w:r>
      </w:ins>
    </w:p>
    <w:p w14:paraId="2D069801" w14:textId="77777777" w:rsidR="00674C8A" w:rsidRPr="00674C8A" w:rsidRDefault="00674C8A" w:rsidP="00674C8A">
      <w:pPr>
        <w:spacing w:line="600" w:lineRule="auto"/>
        <w:jc w:val="left"/>
        <w:rPr>
          <w:ins w:id="11762" w:author="UTENTE" w:date="2020-06-30T18:44:00Z"/>
          <w:rFonts w:ascii="Calibri" w:eastAsia="Calibri" w:hAnsi="Calibri" w:cs="Times New Roman"/>
          <w:lang w:val="en-US"/>
        </w:rPr>
      </w:pPr>
      <w:ins w:id="11763" w:author="UTENTE" w:date="2020-06-30T18:44:00Z">
        <w:r w:rsidRPr="00674C8A">
          <w:rPr>
            <w:rFonts w:ascii="Calibri" w:eastAsia="Calibri" w:hAnsi="Calibri" w:cs="Times New Roman"/>
            <w:lang w:val="en-US"/>
          </w:rPr>
          <w:t>881.</w:t>
        </w:r>
        <w:r w:rsidRPr="00674C8A">
          <w:rPr>
            <w:rFonts w:ascii="Calibri" w:eastAsia="Calibri" w:hAnsi="Calibri" w:cs="Times New Roman"/>
            <w:lang w:val="en-US"/>
          </w:rPr>
          <w:tab/>
          <w:t>n "Despite his playful reply, I can't help but be a little concerned.{w} There's a feverish look in his eyes, like he's trying to bite back pain."</w:t>
        </w:r>
      </w:ins>
    </w:p>
    <w:p w14:paraId="71022D69" w14:textId="77777777" w:rsidR="00674C8A" w:rsidRPr="00674C8A" w:rsidRDefault="00674C8A" w:rsidP="00674C8A">
      <w:pPr>
        <w:spacing w:line="600" w:lineRule="auto"/>
        <w:jc w:val="left"/>
        <w:rPr>
          <w:ins w:id="11764" w:author="UTENTE" w:date="2020-06-30T18:44:00Z"/>
          <w:rFonts w:ascii="Calibri" w:eastAsia="Calibri" w:hAnsi="Calibri" w:cs="Times New Roman"/>
          <w:lang w:val="en-US"/>
        </w:rPr>
      </w:pPr>
      <w:ins w:id="11765" w:author="UTENTE" w:date="2020-06-30T18:44:00Z">
        <w:r w:rsidRPr="00674C8A">
          <w:rPr>
            <w:rFonts w:ascii="Calibri" w:eastAsia="Calibri" w:hAnsi="Calibri" w:cs="Times New Roman"/>
            <w:lang w:val="en-US"/>
          </w:rPr>
          <w:t>882.</w:t>
        </w:r>
        <w:r w:rsidRPr="00674C8A">
          <w:rPr>
            <w:rFonts w:ascii="Calibri" w:eastAsia="Calibri" w:hAnsi="Calibri" w:cs="Times New Roman"/>
            <w:lang w:val="en-US"/>
          </w:rPr>
          <w:tab/>
          <w:t>r "\"Let's go. Waitin' here's making me all antsy.\""</w:t>
        </w:r>
      </w:ins>
    </w:p>
    <w:p w14:paraId="7B95072F" w14:textId="77777777" w:rsidR="00674C8A" w:rsidRPr="00674C8A" w:rsidRDefault="00674C8A" w:rsidP="00674C8A">
      <w:pPr>
        <w:spacing w:line="600" w:lineRule="auto"/>
        <w:jc w:val="left"/>
        <w:rPr>
          <w:ins w:id="11766" w:author="UTENTE" w:date="2020-06-30T18:44:00Z"/>
          <w:rFonts w:ascii="Calibri" w:eastAsia="Calibri" w:hAnsi="Calibri" w:cs="Times New Roman"/>
          <w:lang w:val="en-US"/>
        </w:rPr>
      </w:pPr>
      <w:ins w:id="11767" w:author="UTENTE" w:date="2020-06-30T18:44:00Z">
        <w:r w:rsidRPr="00674C8A">
          <w:rPr>
            <w:rFonts w:ascii="Calibri" w:eastAsia="Calibri" w:hAnsi="Calibri" w:cs="Times New Roman"/>
            <w:lang w:val="en-US"/>
          </w:rPr>
          <w:t>883.</w:t>
        </w:r>
        <w:r w:rsidRPr="00674C8A">
          <w:rPr>
            <w:rFonts w:ascii="Calibri" w:eastAsia="Calibri" w:hAnsi="Calibri" w:cs="Times New Roman"/>
            <w:lang w:val="en-US"/>
          </w:rPr>
          <w:tab/>
          <w:t>mc "\"Right…\""</w:t>
        </w:r>
      </w:ins>
    </w:p>
    <w:p w14:paraId="1F418199" w14:textId="77777777" w:rsidR="00674C8A" w:rsidRPr="00674C8A" w:rsidRDefault="00674C8A" w:rsidP="00674C8A">
      <w:pPr>
        <w:spacing w:line="600" w:lineRule="auto"/>
        <w:jc w:val="left"/>
        <w:rPr>
          <w:ins w:id="11768" w:author="UTENTE" w:date="2020-06-30T18:44:00Z"/>
          <w:rFonts w:ascii="Calibri" w:eastAsia="Calibri" w:hAnsi="Calibri" w:cs="Times New Roman"/>
          <w:lang w:val="en-US"/>
        </w:rPr>
      </w:pPr>
      <w:ins w:id="11769" w:author="UTENTE" w:date="2020-06-30T18:44:00Z">
        <w:r w:rsidRPr="00674C8A">
          <w:rPr>
            <w:rFonts w:ascii="Calibri" w:eastAsia="Calibri" w:hAnsi="Calibri" w:cs="Times New Roman"/>
            <w:lang w:val="en-US"/>
          </w:rPr>
          <w:t>884.</w:t>
        </w:r>
        <w:r w:rsidRPr="00674C8A">
          <w:rPr>
            <w:rFonts w:ascii="Calibri" w:eastAsia="Calibri" w:hAnsi="Calibri" w:cs="Times New Roman"/>
            <w:lang w:val="en-US"/>
          </w:rPr>
          <w:tab/>
          <w:t>n "Without wasting any more time, we set off down the street, heading towards the nearest bus station that'll take us far, far away."</w:t>
        </w:r>
      </w:ins>
    </w:p>
    <w:p w14:paraId="2F15973C" w14:textId="77777777" w:rsidR="00674C8A" w:rsidRPr="00674C8A" w:rsidRDefault="00674C8A" w:rsidP="00674C8A">
      <w:pPr>
        <w:spacing w:line="600" w:lineRule="auto"/>
        <w:jc w:val="left"/>
        <w:rPr>
          <w:ins w:id="11770" w:author="UTENTE" w:date="2020-06-30T18:44:00Z"/>
          <w:rFonts w:ascii="Calibri" w:eastAsia="Calibri" w:hAnsi="Calibri" w:cs="Times New Roman"/>
          <w:lang w:val="en-US"/>
        </w:rPr>
      </w:pPr>
      <w:ins w:id="11771" w:author="UTENTE" w:date="2020-06-30T18:44:00Z">
        <w:r w:rsidRPr="00674C8A">
          <w:rPr>
            <w:rFonts w:ascii="Calibri" w:eastAsia="Calibri" w:hAnsi="Calibri" w:cs="Times New Roman"/>
            <w:lang w:val="en-US"/>
          </w:rPr>
          <w:t>885.</w:t>
        </w:r>
        <w:r w:rsidRPr="00674C8A">
          <w:rPr>
            <w:rFonts w:ascii="Calibri" w:eastAsia="Calibri" w:hAnsi="Calibri" w:cs="Times New Roman"/>
            <w:lang w:val="en-US"/>
          </w:rPr>
          <w:tab/>
          <w:t>n "I follow Rex closely, trying to reassure myself that we'll be fine.{w} He seems on edge, too, eyes darting from side to side as we walk along."</w:t>
        </w:r>
        <w:r w:rsidRPr="00674C8A">
          <w:rPr>
            <w:rFonts w:ascii="Calibri" w:eastAsia="Calibri" w:hAnsi="Calibri" w:cs="Times New Roman"/>
            <w:lang w:val="en-US"/>
          </w:rPr>
          <w:br w:type="page"/>
        </w:r>
      </w:ins>
    </w:p>
    <w:p w14:paraId="6A57ABAA" w14:textId="77777777" w:rsidR="00674C8A" w:rsidRPr="00674C8A" w:rsidRDefault="00674C8A" w:rsidP="00674C8A">
      <w:pPr>
        <w:spacing w:line="600" w:lineRule="auto"/>
        <w:jc w:val="left"/>
        <w:rPr>
          <w:ins w:id="11772" w:author="UTENTE" w:date="2020-06-30T18:44:00Z"/>
          <w:rFonts w:ascii="Calibri" w:eastAsia="Calibri" w:hAnsi="Calibri" w:cs="Times New Roman"/>
        </w:rPr>
      </w:pPr>
      <w:ins w:id="11773" w:author="UTENTE" w:date="2020-06-30T18:44:00Z">
        <w:r w:rsidRPr="00674C8A">
          <w:rPr>
            <w:rFonts w:ascii="Calibri" w:eastAsia="Calibri" w:hAnsi="Calibri" w:cs="Times New Roman"/>
          </w:rPr>
          <w:lastRenderedPageBreak/>
          <w:t>873.</w:t>
        </w:r>
        <w:r w:rsidRPr="00674C8A">
          <w:rPr>
            <w:rFonts w:ascii="Calibri" w:eastAsia="Calibri" w:hAnsi="Calibri" w:cs="Times New Roman"/>
          </w:rPr>
          <w:tab/>
          <w:t>n "Mi zittisco, studiando la faccia di Rex per qualche istante."</w:t>
        </w:r>
      </w:ins>
    </w:p>
    <w:p w14:paraId="406194EA" w14:textId="77777777" w:rsidR="00674C8A" w:rsidRPr="00674C8A" w:rsidRDefault="00674C8A" w:rsidP="00674C8A">
      <w:pPr>
        <w:spacing w:line="600" w:lineRule="auto"/>
        <w:jc w:val="left"/>
        <w:rPr>
          <w:ins w:id="11774" w:author="UTENTE" w:date="2020-06-30T18:44:00Z"/>
          <w:rFonts w:ascii="Calibri" w:eastAsia="Calibri" w:hAnsi="Calibri" w:cs="Times New Roman"/>
        </w:rPr>
      </w:pPr>
      <w:ins w:id="11775" w:author="UTENTE" w:date="2020-06-30T18:44:00Z">
        <w:r w:rsidRPr="00674C8A">
          <w:rPr>
            <w:rFonts w:ascii="Calibri" w:eastAsia="Calibri" w:hAnsi="Calibri" w:cs="Times New Roman"/>
          </w:rPr>
          <w:t>874.</w:t>
        </w:r>
        <w:r w:rsidRPr="00674C8A">
          <w:rPr>
            <w:rFonts w:ascii="Calibri" w:eastAsia="Calibri" w:hAnsi="Calibri" w:cs="Times New Roman"/>
          </w:rPr>
          <w:tab/>
          <w:t>n "Solo a me sembra sia un po'…{w} malaticcio?"</w:t>
        </w:r>
      </w:ins>
    </w:p>
    <w:p w14:paraId="7A9AAE05" w14:textId="77777777" w:rsidR="00674C8A" w:rsidRPr="00674C8A" w:rsidRDefault="00674C8A" w:rsidP="00674C8A">
      <w:pPr>
        <w:spacing w:line="600" w:lineRule="auto"/>
        <w:jc w:val="left"/>
        <w:rPr>
          <w:ins w:id="11776" w:author="UTENTE" w:date="2020-06-30T18:44:00Z"/>
          <w:rFonts w:ascii="Calibri" w:eastAsia="Calibri" w:hAnsi="Calibri" w:cs="Times New Roman"/>
        </w:rPr>
      </w:pPr>
      <w:ins w:id="11777" w:author="UTENTE" w:date="2020-06-30T18:44:00Z">
        <w:r w:rsidRPr="00674C8A">
          <w:rPr>
            <w:rFonts w:ascii="Calibri" w:eastAsia="Calibri" w:hAnsi="Calibri" w:cs="Times New Roman"/>
          </w:rPr>
          <w:t>875.</w:t>
        </w:r>
        <w:r w:rsidRPr="00674C8A">
          <w:rPr>
            <w:rFonts w:ascii="Calibri" w:eastAsia="Calibri" w:hAnsi="Calibri" w:cs="Times New Roman"/>
          </w:rPr>
          <w:tab/>
          <w:t>n "Oh, giusto…"</w:t>
        </w:r>
      </w:ins>
    </w:p>
    <w:p w14:paraId="1B12EDEE" w14:textId="77777777" w:rsidR="00674C8A" w:rsidRPr="00674C8A" w:rsidRDefault="00674C8A" w:rsidP="00674C8A">
      <w:pPr>
        <w:spacing w:line="600" w:lineRule="auto"/>
        <w:jc w:val="left"/>
        <w:rPr>
          <w:ins w:id="11778" w:author="UTENTE" w:date="2020-06-30T18:44:00Z"/>
          <w:rFonts w:ascii="Calibri" w:eastAsia="Calibri" w:hAnsi="Calibri" w:cs="Times New Roman"/>
        </w:rPr>
      </w:pPr>
      <w:ins w:id="11779" w:author="UTENTE" w:date="2020-06-30T18:44:00Z">
        <w:r w:rsidRPr="00674C8A">
          <w:rPr>
            <w:rFonts w:ascii="Calibri" w:eastAsia="Calibri" w:hAnsi="Calibri" w:cs="Times New Roman"/>
          </w:rPr>
          <w:t>876.</w:t>
        </w:r>
        <w:r w:rsidRPr="00674C8A">
          <w:rPr>
            <w:rFonts w:ascii="Calibri" w:eastAsia="Calibri" w:hAnsi="Calibri" w:cs="Times New Roman"/>
          </w:rPr>
          <w:tab/>
          <w:t>mc "\È da un po' che non ti nutri di me, vero? Devi essere davvero affamato.\""</w:t>
        </w:r>
      </w:ins>
    </w:p>
    <w:p w14:paraId="403E7D88" w14:textId="77777777" w:rsidR="00674C8A" w:rsidRPr="00674C8A" w:rsidRDefault="00674C8A" w:rsidP="00674C8A">
      <w:pPr>
        <w:spacing w:line="600" w:lineRule="auto"/>
        <w:jc w:val="left"/>
        <w:rPr>
          <w:ins w:id="11780" w:author="UTENTE" w:date="2020-06-30T18:44:00Z"/>
          <w:rFonts w:ascii="Calibri" w:eastAsia="Calibri" w:hAnsi="Calibri" w:cs="Times New Roman"/>
        </w:rPr>
      </w:pPr>
      <w:ins w:id="11781" w:author="UTENTE" w:date="2020-06-30T18:44:00Z">
        <w:r w:rsidRPr="00674C8A">
          <w:rPr>
            <w:rFonts w:ascii="Calibri" w:eastAsia="Calibri" w:hAnsi="Calibri" w:cs="Times New Roman"/>
          </w:rPr>
          <w:t>877.</w:t>
        </w:r>
        <w:r w:rsidRPr="00674C8A">
          <w:rPr>
            <w:rFonts w:ascii="Calibri" w:eastAsia="Calibri" w:hAnsi="Calibri" w:cs="Times New Roman"/>
          </w:rPr>
          <w:tab/>
          <w:t>mc "\"Potrei fartene prendere un po' prima di andarcene, se vuoi.\""</w:t>
        </w:r>
      </w:ins>
    </w:p>
    <w:p w14:paraId="38629B7B" w14:textId="77777777" w:rsidR="00674C8A" w:rsidRPr="00674C8A" w:rsidRDefault="00674C8A" w:rsidP="00674C8A">
      <w:pPr>
        <w:spacing w:line="600" w:lineRule="auto"/>
        <w:jc w:val="left"/>
        <w:rPr>
          <w:ins w:id="11782" w:author="UTENTE" w:date="2020-06-30T18:44:00Z"/>
          <w:rFonts w:ascii="Calibri" w:eastAsia="Calibri" w:hAnsi="Calibri" w:cs="Times New Roman"/>
        </w:rPr>
      </w:pPr>
      <w:ins w:id="11783" w:author="UTENTE" w:date="2020-06-30T18:44:00Z">
        <w:r w:rsidRPr="00674C8A">
          <w:rPr>
            <w:rFonts w:ascii="Calibri" w:eastAsia="Calibri" w:hAnsi="Calibri" w:cs="Times New Roman"/>
          </w:rPr>
          <w:t>878.</w:t>
        </w:r>
        <w:r w:rsidRPr="00674C8A">
          <w:rPr>
            <w:rFonts w:ascii="Calibri" w:eastAsia="Calibri" w:hAnsi="Calibri" w:cs="Times New Roman"/>
          </w:rPr>
          <w:tab/>
          <w:t>r "\"Nah, non preoccuparti per me. Posso aspettare finché non siamo lontani da qui.\""</w:t>
        </w:r>
      </w:ins>
    </w:p>
    <w:p w14:paraId="39F385B1" w14:textId="77777777" w:rsidR="00674C8A" w:rsidRPr="00674C8A" w:rsidRDefault="00674C8A" w:rsidP="00674C8A">
      <w:pPr>
        <w:spacing w:line="600" w:lineRule="auto"/>
        <w:jc w:val="left"/>
        <w:rPr>
          <w:ins w:id="11784" w:author="UTENTE" w:date="2020-06-30T18:44:00Z"/>
          <w:rFonts w:ascii="Calibri" w:eastAsia="Calibri" w:hAnsi="Calibri" w:cs="Times New Roman"/>
        </w:rPr>
      </w:pPr>
      <w:ins w:id="11785" w:author="UTENTE" w:date="2020-06-30T18:44:00Z">
        <w:r w:rsidRPr="00674C8A">
          <w:rPr>
            <w:rFonts w:ascii="Calibri" w:eastAsia="Calibri" w:hAnsi="Calibri" w:cs="Times New Roman"/>
          </w:rPr>
          <w:t>879.</w:t>
        </w:r>
        <w:r w:rsidRPr="00674C8A">
          <w:rPr>
            <w:rFonts w:ascii="Calibri" w:eastAsia="Calibri" w:hAnsi="Calibri" w:cs="Times New Roman"/>
          </w:rPr>
          <w:tab/>
          <w:t>r "\"Non vorrei mai bere da te senza potermi godere ogni singola goccia, sai?\""</w:t>
        </w:r>
      </w:ins>
    </w:p>
    <w:p w14:paraId="4E5CA021" w14:textId="77777777" w:rsidR="00674C8A" w:rsidRPr="00674C8A" w:rsidRDefault="00674C8A" w:rsidP="00674C8A">
      <w:pPr>
        <w:spacing w:line="600" w:lineRule="auto"/>
        <w:jc w:val="left"/>
        <w:rPr>
          <w:ins w:id="11786" w:author="UTENTE" w:date="2020-06-30T18:44:00Z"/>
          <w:rFonts w:ascii="Calibri" w:eastAsia="Calibri" w:hAnsi="Calibri" w:cs="Times New Roman"/>
        </w:rPr>
      </w:pPr>
      <w:ins w:id="11787" w:author="UTENTE" w:date="2020-06-30T18:44:00Z">
        <w:r w:rsidRPr="00674C8A">
          <w:rPr>
            <w:rFonts w:ascii="Calibri" w:eastAsia="Calibri" w:hAnsi="Calibri" w:cs="Times New Roman"/>
          </w:rPr>
          <w:t>880.</w:t>
        </w:r>
        <w:r w:rsidRPr="00674C8A">
          <w:rPr>
            <w:rFonts w:ascii="Calibri" w:eastAsia="Calibri" w:hAnsi="Calibri" w:cs="Times New Roman"/>
          </w:rPr>
          <w:tab/>
          <w:t>mc "\"È la cosa più dolce che mi abbiano mai detto.\""</w:t>
        </w:r>
      </w:ins>
    </w:p>
    <w:p w14:paraId="5278011B" w14:textId="77777777" w:rsidR="00674C8A" w:rsidRPr="00674C8A" w:rsidRDefault="00674C8A" w:rsidP="00674C8A">
      <w:pPr>
        <w:spacing w:line="600" w:lineRule="auto"/>
        <w:jc w:val="left"/>
        <w:rPr>
          <w:ins w:id="11788" w:author="UTENTE" w:date="2020-06-30T18:44:00Z"/>
          <w:rFonts w:ascii="Calibri" w:eastAsia="Calibri" w:hAnsi="Calibri" w:cs="Times New Roman"/>
        </w:rPr>
      </w:pPr>
      <w:ins w:id="11789" w:author="UTENTE" w:date="2020-06-30T18:44:00Z">
        <w:r w:rsidRPr="00674C8A">
          <w:rPr>
            <w:rFonts w:ascii="Calibri" w:eastAsia="Calibri" w:hAnsi="Calibri" w:cs="Times New Roman"/>
          </w:rPr>
          <w:t>881.</w:t>
        </w:r>
        <w:r w:rsidRPr="00674C8A">
          <w:rPr>
            <w:rFonts w:ascii="Calibri" w:eastAsia="Calibri" w:hAnsi="Calibri" w:cs="Times New Roman"/>
          </w:rPr>
          <w:tab/>
          <w:t>n "Nonostante la sua risposta giocosa, non posso evitare di preoccuparmi. {w}C'è uno sguardo febbricitante nei suoi occhi, come se stesse cercando di resistere al dolore."</w:t>
        </w:r>
      </w:ins>
    </w:p>
    <w:p w14:paraId="60CF50F5" w14:textId="77777777" w:rsidR="00674C8A" w:rsidRPr="00674C8A" w:rsidRDefault="00674C8A" w:rsidP="00674C8A">
      <w:pPr>
        <w:spacing w:line="600" w:lineRule="auto"/>
        <w:jc w:val="left"/>
        <w:rPr>
          <w:ins w:id="11790" w:author="UTENTE" w:date="2020-06-30T18:44:00Z"/>
          <w:rFonts w:ascii="Calibri" w:eastAsia="Calibri" w:hAnsi="Calibri" w:cs="Times New Roman"/>
        </w:rPr>
      </w:pPr>
      <w:ins w:id="11791" w:author="UTENTE" w:date="2020-06-30T18:44:00Z">
        <w:r w:rsidRPr="00674C8A">
          <w:rPr>
            <w:rFonts w:ascii="Calibri" w:eastAsia="Calibri" w:hAnsi="Calibri" w:cs="Times New Roman"/>
          </w:rPr>
          <w:t>882.</w:t>
        </w:r>
        <w:r w:rsidRPr="00674C8A">
          <w:rPr>
            <w:rFonts w:ascii="Calibri" w:eastAsia="Calibri" w:hAnsi="Calibri" w:cs="Times New Roman"/>
          </w:rPr>
          <w:tab/>
          <w:t>r "\"Andiamo, dai. Aspettare qui mi mette l'ansia.\""</w:t>
        </w:r>
      </w:ins>
    </w:p>
    <w:p w14:paraId="0C61B347" w14:textId="77777777" w:rsidR="00674C8A" w:rsidRPr="00674C8A" w:rsidRDefault="00674C8A" w:rsidP="00674C8A">
      <w:pPr>
        <w:spacing w:line="600" w:lineRule="auto"/>
        <w:jc w:val="left"/>
        <w:rPr>
          <w:ins w:id="11792" w:author="UTENTE" w:date="2020-06-30T18:44:00Z"/>
          <w:rFonts w:ascii="Calibri" w:eastAsia="Calibri" w:hAnsi="Calibri" w:cs="Times New Roman"/>
        </w:rPr>
      </w:pPr>
      <w:ins w:id="11793" w:author="UTENTE" w:date="2020-06-30T18:44:00Z">
        <w:r w:rsidRPr="00674C8A">
          <w:rPr>
            <w:rFonts w:ascii="Calibri" w:eastAsia="Calibri" w:hAnsi="Calibri" w:cs="Times New Roman"/>
          </w:rPr>
          <w:t>883.</w:t>
        </w:r>
        <w:r w:rsidRPr="00674C8A">
          <w:rPr>
            <w:rFonts w:ascii="Calibri" w:eastAsia="Calibri" w:hAnsi="Calibri" w:cs="Times New Roman"/>
          </w:rPr>
          <w:tab/>
          <w:t>mc "\"Certo…\""</w:t>
        </w:r>
      </w:ins>
    </w:p>
    <w:p w14:paraId="1B277054" w14:textId="77777777" w:rsidR="00674C8A" w:rsidRPr="00674C8A" w:rsidRDefault="00674C8A" w:rsidP="00674C8A">
      <w:pPr>
        <w:spacing w:line="600" w:lineRule="auto"/>
        <w:jc w:val="left"/>
        <w:rPr>
          <w:ins w:id="11794" w:author="UTENTE" w:date="2020-06-30T18:44:00Z"/>
          <w:rFonts w:ascii="Calibri" w:eastAsia="Calibri" w:hAnsi="Calibri" w:cs="Times New Roman"/>
        </w:rPr>
      </w:pPr>
      <w:ins w:id="11795" w:author="UTENTE" w:date="2020-06-30T18:44:00Z">
        <w:r w:rsidRPr="00674C8A">
          <w:rPr>
            <w:rFonts w:ascii="Calibri" w:eastAsia="Calibri" w:hAnsi="Calibri" w:cs="Times New Roman"/>
          </w:rPr>
          <w:t>884.</w:t>
        </w:r>
        <w:r w:rsidRPr="00674C8A">
          <w:rPr>
            <w:rFonts w:ascii="Calibri" w:eastAsia="Calibri" w:hAnsi="Calibri" w:cs="Times New Roman"/>
          </w:rPr>
          <w:tab/>
          <w:t>n "Senza perdere altro tempo, ci muoviamo lungo la strada, dirigendoci verso la stazione degli autobus più vicina che ci porterà molto molto lontano."</w:t>
        </w:r>
      </w:ins>
    </w:p>
    <w:p w14:paraId="530D0F92" w14:textId="77777777" w:rsidR="00674C8A" w:rsidRPr="00674C8A" w:rsidRDefault="00674C8A" w:rsidP="00674C8A">
      <w:pPr>
        <w:spacing w:line="600" w:lineRule="auto"/>
        <w:jc w:val="left"/>
        <w:rPr>
          <w:ins w:id="11796" w:author="UTENTE" w:date="2020-06-30T18:44:00Z"/>
          <w:rFonts w:ascii="Calibri" w:eastAsia="Calibri" w:hAnsi="Calibri" w:cs="Times New Roman"/>
        </w:rPr>
      </w:pPr>
      <w:ins w:id="11797" w:author="UTENTE" w:date="2020-06-30T18:44:00Z">
        <w:r w:rsidRPr="00674C8A">
          <w:rPr>
            <w:rFonts w:ascii="Calibri" w:eastAsia="Calibri" w:hAnsi="Calibri" w:cs="Times New Roman"/>
          </w:rPr>
          <w:t>885.</w:t>
        </w:r>
        <w:r w:rsidRPr="00674C8A">
          <w:rPr>
            <w:rFonts w:ascii="Calibri" w:eastAsia="Calibri" w:hAnsi="Calibri" w:cs="Times New Roman"/>
          </w:rPr>
          <w:tab/>
          <w:t>n "Seguo Rex, quasi lo tallono, cercando di rassicurami e dire a me stesso che andrà tutto bene.{w} Anche lui sembra abbastanza sull'orlo di impazzire, i suoi occhi continuano a sfrecciare da una parte a l'altra mentre camminiamo."</w:t>
        </w:r>
        <w:r w:rsidRPr="00674C8A">
          <w:rPr>
            <w:rFonts w:ascii="Calibri" w:eastAsia="Calibri" w:hAnsi="Calibri" w:cs="Times New Roman"/>
          </w:rPr>
          <w:br w:type="page"/>
        </w:r>
      </w:ins>
    </w:p>
    <w:p w14:paraId="371B31B3" w14:textId="77777777" w:rsidR="00674C8A" w:rsidRPr="00674C8A" w:rsidRDefault="00674C8A" w:rsidP="00674C8A">
      <w:pPr>
        <w:spacing w:line="600" w:lineRule="auto"/>
        <w:jc w:val="left"/>
        <w:rPr>
          <w:ins w:id="11798" w:author="UTENTE" w:date="2020-06-30T18:44:00Z"/>
          <w:rFonts w:ascii="Calibri" w:eastAsia="Calibri" w:hAnsi="Calibri" w:cs="Times New Roman"/>
          <w:lang w:val="en-US"/>
        </w:rPr>
      </w:pPr>
      <w:ins w:id="11799" w:author="UTENTE" w:date="2020-06-30T18:44:00Z">
        <w:r w:rsidRPr="00674C8A">
          <w:rPr>
            <w:rFonts w:ascii="Calibri" w:eastAsia="Calibri" w:hAnsi="Calibri" w:cs="Times New Roman"/>
            <w:lang w:val="en-US"/>
          </w:rPr>
          <w:lastRenderedPageBreak/>
          <w:t>886.</w:t>
        </w:r>
        <w:r w:rsidRPr="00674C8A">
          <w:rPr>
            <w:rFonts w:ascii="Calibri" w:eastAsia="Calibri" w:hAnsi="Calibri" w:cs="Times New Roman"/>
            <w:lang w:val="en-US"/>
          </w:rPr>
          <w:tab/>
          <w:t>n "The side roads we take feel eerily quiet, even though that's typical for this time of night."</w:t>
        </w:r>
      </w:ins>
    </w:p>
    <w:p w14:paraId="294E7BD1" w14:textId="77777777" w:rsidR="00674C8A" w:rsidRPr="00674C8A" w:rsidRDefault="00674C8A" w:rsidP="00674C8A">
      <w:pPr>
        <w:spacing w:line="600" w:lineRule="auto"/>
        <w:jc w:val="left"/>
        <w:rPr>
          <w:ins w:id="11800" w:author="UTENTE" w:date="2020-06-30T18:44:00Z"/>
          <w:rFonts w:ascii="Calibri" w:eastAsia="Calibri" w:hAnsi="Calibri" w:cs="Times New Roman"/>
          <w:lang w:val="en-US"/>
        </w:rPr>
      </w:pPr>
      <w:ins w:id="11801" w:author="UTENTE" w:date="2020-06-30T18:44:00Z">
        <w:r w:rsidRPr="00674C8A">
          <w:rPr>
            <w:rFonts w:ascii="Calibri" w:eastAsia="Calibri" w:hAnsi="Calibri" w:cs="Times New Roman"/>
            <w:lang w:val="en-US"/>
          </w:rPr>
          <w:t>887.</w:t>
        </w:r>
        <w:r w:rsidRPr="00674C8A">
          <w:rPr>
            <w:rFonts w:ascii="Calibri" w:eastAsia="Calibri" w:hAnsi="Calibri" w:cs="Times New Roman"/>
            <w:lang w:val="en-US"/>
          </w:rPr>
          <w:tab/>
          <w:t>rp "\"Just a little farther. Don't worry.\""</w:t>
        </w:r>
      </w:ins>
    </w:p>
    <w:p w14:paraId="42F0C7F5" w14:textId="77777777" w:rsidR="00674C8A" w:rsidRPr="00674C8A" w:rsidRDefault="00674C8A" w:rsidP="00674C8A">
      <w:pPr>
        <w:spacing w:line="600" w:lineRule="auto"/>
        <w:jc w:val="left"/>
        <w:rPr>
          <w:ins w:id="11802" w:author="UTENTE" w:date="2020-06-30T18:44:00Z"/>
          <w:rFonts w:ascii="Calibri" w:eastAsia="Calibri" w:hAnsi="Calibri" w:cs="Times New Roman"/>
          <w:lang w:val="en-US"/>
        </w:rPr>
      </w:pPr>
      <w:ins w:id="11803" w:author="UTENTE" w:date="2020-06-30T18:44:00Z">
        <w:r w:rsidRPr="00674C8A">
          <w:rPr>
            <w:rFonts w:ascii="Calibri" w:eastAsia="Calibri" w:hAnsi="Calibri" w:cs="Times New Roman"/>
            <w:lang w:val="en-US"/>
          </w:rPr>
          <w:t>888.</w:t>
        </w:r>
        <w:r w:rsidRPr="00674C8A">
          <w:rPr>
            <w:rFonts w:ascii="Calibri" w:eastAsia="Calibri" w:hAnsi="Calibri" w:cs="Times New Roman"/>
            <w:lang w:val="en-US"/>
          </w:rPr>
          <w:tab/>
          <w:t>n "Rex squeezes my hand reassuringly, but I feel like it's more to soothe his own nerves than mine."</w:t>
        </w:r>
      </w:ins>
    </w:p>
    <w:p w14:paraId="2A33E356" w14:textId="77777777" w:rsidR="00674C8A" w:rsidRPr="00674C8A" w:rsidRDefault="00674C8A" w:rsidP="00674C8A">
      <w:pPr>
        <w:spacing w:line="600" w:lineRule="auto"/>
        <w:jc w:val="left"/>
        <w:rPr>
          <w:ins w:id="11804" w:author="UTENTE" w:date="2020-06-30T18:44:00Z"/>
          <w:rFonts w:ascii="Calibri" w:eastAsia="Calibri" w:hAnsi="Calibri" w:cs="Times New Roman"/>
          <w:lang w:val="en-US"/>
        </w:rPr>
      </w:pPr>
      <w:ins w:id="11805" w:author="UTENTE" w:date="2020-06-30T18:44:00Z">
        <w:r w:rsidRPr="00674C8A">
          <w:rPr>
            <w:rFonts w:ascii="Calibri" w:eastAsia="Calibri" w:hAnsi="Calibri" w:cs="Times New Roman"/>
            <w:lang w:val="en-US"/>
          </w:rPr>
          <w:t>889.</w:t>
        </w:r>
        <w:r w:rsidRPr="00674C8A">
          <w:rPr>
            <w:rFonts w:ascii="Calibri" w:eastAsia="Calibri" w:hAnsi="Calibri" w:cs="Times New Roman"/>
            <w:lang w:val="en-US"/>
          </w:rPr>
          <w:tab/>
          <w:t>n "His hand's trembling a little bit… I wonder if it's because he hasn't fed for awhile."</w:t>
        </w:r>
      </w:ins>
    </w:p>
    <w:p w14:paraId="23A53236" w14:textId="77777777" w:rsidR="00674C8A" w:rsidRPr="00674C8A" w:rsidRDefault="00674C8A" w:rsidP="00674C8A">
      <w:pPr>
        <w:spacing w:line="600" w:lineRule="auto"/>
        <w:jc w:val="left"/>
        <w:rPr>
          <w:ins w:id="11806" w:author="UTENTE" w:date="2020-06-30T18:44:00Z"/>
          <w:rFonts w:ascii="Calibri" w:eastAsia="Calibri" w:hAnsi="Calibri" w:cs="Times New Roman"/>
          <w:lang w:val="en-US"/>
        </w:rPr>
      </w:pPr>
      <w:ins w:id="11807" w:author="UTENTE" w:date="2020-06-30T18:44:00Z">
        <w:r w:rsidRPr="00674C8A">
          <w:rPr>
            <w:rFonts w:ascii="Calibri" w:eastAsia="Calibri" w:hAnsi="Calibri" w:cs="Times New Roman"/>
            <w:lang w:val="en-US"/>
          </w:rPr>
          <w:t>890.</w:t>
        </w:r>
        <w:r w:rsidRPr="00674C8A">
          <w:rPr>
            <w:rFonts w:ascii="Calibri" w:eastAsia="Calibri" w:hAnsi="Calibri" w:cs="Times New Roman"/>
            <w:lang w:val="en-US"/>
          </w:rPr>
          <w:tab/>
          <w:t>n "Damn it, why didn't he just drink from me earlier…?"</w:t>
        </w:r>
      </w:ins>
    </w:p>
    <w:p w14:paraId="1383FE89" w14:textId="77777777" w:rsidR="00674C8A" w:rsidRPr="00674C8A" w:rsidRDefault="00674C8A" w:rsidP="00674C8A">
      <w:pPr>
        <w:spacing w:line="600" w:lineRule="auto"/>
        <w:jc w:val="left"/>
        <w:rPr>
          <w:ins w:id="11808" w:author="UTENTE" w:date="2020-06-30T18:44:00Z"/>
          <w:rFonts w:ascii="Calibri" w:eastAsia="Calibri" w:hAnsi="Calibri" w:cs="Times New Roman"/>
          <w:lang w:val="en-US"/>
        </w:rPr>
      </w:pPr>
      <w:ins w:id="11809" w:author="UTENTE" w:date="2020-06-30T18:44:00Z">
        <w:r w:rsidRPr="00674C8A">
          <w:rPr>
            <w:rFonts w:ascii="Calibri" w:eastAsia="Calibri" w:hAnsi="Calibri" w:cs="Times New Roman"/>
            <w:lang w:val="en-US"/>
          </w:rPr>
          <w:t>891.</w:t>
        </w:r>
        <w:r w:rsidRPr="00674C8A">
          <w:rPr>
            <w:rFonts w:ascii="Calibri" w:eastAsia="Calibri" w:hAnsi="Calibri" w:cs="Times New Roman"/>
            <w:lang w:val="en-US"/>
          </w:rPr>
          <w:tab/>
          <w:t>mcp "\"…\""</w:t>
        </w:r>
      </w:ins>
    </w:p>
    <w:p w14:paraId="49C89B18" w14:textId="77777777" w:rsidR="00674C8A" w:rsidRPr="00674C8A" w:rsidRDefault="00674C8A" w:rsidP="00674C8A">
      <w:pPr>
        <w:spacing w:line="600" w:lineRule="auto"/>
        <w:jc w:val="left"/>
        <w:rPr>
          <w:ins w:id="11810" w:author="UTENTE" w:date="2020-06-30T18:44:00Z"/>
          <w:rFonts w:ascii="Calibri" w:eastAsia="Calibri" w:hAnsi="Calibri" w:cs="Times New Roman"/>
          <w:lang w:val="en-US"/>
        </w:rPr>
      </w:pPr>
      <w:ins w:id="11811" w:author="UTENTE" w:date="2020-06-30T18:44:00Z">
        <w:r w:rsidRPr="00674C8A">
          <w:rPr>
            <w:rFonts w:ascii="Calibri" w:eastAsia="Calibri" w:hAnsi="Calibri" w:cs="Times New Roman"/>
            <w:lang w:val="en-US"/>
          </w:rPr>
          <w:t>892.</w:t>
        </w:r>
        <w:r w:rsidRPr="00674C8A">
          <w:rPr>
            <w:rFonts w:ascii="Calibri" w:eastAsia="Calibri" w:hAnsi="Calibri" w:cs="Times New Roman"/>
            <w:lang w:val="en-US"/>
          </w:rPr>
          <w:tab/>
          <w:t>n "Just as I start to believe that we'll make it out unscathed –"</w:t>
        </w:r>
      </w:ins>
    </w:p>
    <w:p w14:paraId="2FF2D2F1" w14:textId="77777777" w:rsidR="00674C8A" w:rsidRPr="00674C8A" w:rsidRDefault="00674C8A" w:rsidP="00674C8A">
      <w:pPr>
        <w:spacing w:line="600" w:lineRule="auto"/>
        <w:jc w:val="left"/>
        <w:rPr>
          <w:ins w:id="11812" w:author="UTENTE" w:date="2020-06-30T18:44:00Z"/>
          <w:rFonts w:ascii="Calibri" w:eastAsia="Calibri" w:hAnsi="Calibri" w:cs="Times New Roman"/>
          <w:lang w:val="en-US"/>
        </w:rPr>
      </w:pPr>
      <w:ins w:id="11813" w:author="UTENTE" w:date="2020-06-30T18:44:00Z">
        <w:r w:rsidRPr="00674C8A">
          <w:rPr>
            <w:rFonts w:ascii="Calibri" w:eastAsia="Calibri" w:hAnsi="Calibri" w:cs="Times New Roman"/>
            <w:lang w:val="en-US"/>
          </w:rPr>
          <w:t>893.</w:t>
        </w:r>
        <w:r w:rsidRPr="00674C8A">
          <w:rPr>
            <w:rFonts w:ascii="Calibri" w:eastAsia="Calibri" w:hAnsi="Calibri" w:cs="Times New Roman"/>
            <w:lang w:val="en-US"/>
          </w:rPr>
          <w:tab/>
          <w:t>n "Footsteps start to approach us, and a shadow looms over me from behind."</w:t>
        </w:r>
      </w:ins>
    </w:p>
    <w:p w14:paraId="11933E9F" w14:textId="77777777" w:rsidR="00674C8A" w:rsidRPr="00674C8A" w:rsidRDefault="00674C8A" w:rsidP="00674C8A">
      <w:pPr>
        <w:spacing w:line="600" w:lineRule="auto"/>
        <w:jc w:val="left"/>
        <w:rPr>
          <w:ins w:id="11814" w:author="UTENTE" w:date="2020-06-30T18:44:00Z"/>
          <w:rFonts w:ascii="Calibri" w:eastAsia="Calibri" w:hAnsi="Calibri" w:cs="Times New Roman"/>
          <w:lang w:val="en-US"/>
        </w:rPr>
      </w:pPr>
      <w:ins w:id="11815" w:author="UTENTE" w:date="2020-06-30T18:44:00Z">
        <w:r w:rsidRPr="00674C8A">
          <w:rPr>
            <w:rFonts w:ascii="Calibri" w:eastAsia="Calibri" w:hAnsi="Calibri" w:cs="Times New Roman"/>
            <w:lang w:val="en-US"/>
          </w:rPr>
          <w:t>894.</w:t>
        </w:r>
        <w:r w:rsidRPr="00674C8A">
          <w:rPr>
            <w:rFonts w:ascii="Calibri" w:eastAsia="Calibri" w:hAnsi="Calibri" w:cs="Times New Roman"/>
            <w:lang w:val="en-US"/>
          </w:rPr>
          <w:tab/>
          <w:t>n "…I should've known it wouldn't be so easy."</w:t>
        </w:r>
      </w:ins>
    </w:p>
    <w:p w14:paraId="58D60FC9" w14:textId="77777777" w:rsidR="00674C8A" w:rsidRPr="00674C8A" w:rsidRDefault="00674C8A" w:rsidP="00674C8A">
      <w:pPr>
        <w:spacing w:line="600" w:lineRule="auto"/>
        <w:jc w:val="left"/>
        <w:rPr>
          <w:ins w:id="11816" w:author="UTENTE" w:date="2020-06-30T18:44:00Z"/>
          <w:rFonts w:ascii="Calibri" w:eastAsia="Calibri" w:hAnsi="Calibri" w:cs="Times New Roman"/>
          <w:lang w:val="en-US"/>
        </w:rPr>
      </w:pPr>
      <w:ins w:id="11817" w:author="UTENTE" w:date="2020-06-30T18:44:00Z">
        <w:r w:rsidRPr="00674C8A">
          <w:rPr>
            <w:rFonts w:ascii="Calibri" w:eastAsia="Calibri" w:hAnsi="Calibri" w:cs="Times New Roman"/>
            <w:lang w:val="en-US"/>
          </w:rPr>
          <w:t>895.</w:t>
        </w:r>
        <w:r w:rsidRPr="00674C8A">
          <w:rPr>
            <w:rFonts w:ascii="Calibri" w:eastAsia="Calibri" w:hAnsi="Calibri" w:cs="Times New Roman"/>
            <w:lang w:val="en-US"/>
          </w:rPr>
          <w:tab/>
          <w:t>n "I turn to see a pair of towering figures leering down at us."</w:t>
        </w:r>
      </w:ins>
    </w:p>
    <w:p w14:paraId="27286A70" w14:textId="77777777" w:rsidR="00674C8A" w:rsidRPr="00674C8A" w:rsidRDefault="00674C8A" w:rsidP="00674C8A">
      <w:pPr>
        <w:spacing w:line="600" w:lineRule="auto"/>
        <w:jc w:val="left"/>
        <w:rPr>
          <w:ins w:id="11818" w:author="UTENTE" w:date="2020-06-30T18:44:00Z"/>
          <w:rFonts w:ascii="Calibri" w:eastAsia="Calibri" w:hAnsi="Calibri" w:cs="Times New Roman"/>
          <w:lang w:val="en-US"/>
        </w:rPr>
      </w:pPr>
      <w:ins w:id="11819" w:author="UTENTE" w:date="2020-06-30T18:44:00Z">
        <w:r w:rsidRPr="00674C8A">
          <w:rPr>
            <w:rFonts w:ascii="Calibri" w:eastAsia="Calibri" w:hAnsi="Calibri" w:cs="Times New Roman"/>
            <w:lang w:val="en-US"/>
          </w:rPr>
          <w:t>896.</w:t>
        </w:r>
        <w:r w:rsidRPr="00674C8A">
          <w:rPr>
            <w:rFonts w:ascii="Calibri" w:eastAsia="Calibri" w:hAnsi="Calibri" w:cs="Times New Roman"/>
            <w:lang w:val="en-US"/>
          </w:rPr>
          <w:tab/>
          <w:t>n "I recognize them from last night – those two were taunting Rex the loudest."</w:t>
        </w:r>
      </w:ins>
    </w:p>
    <w:p w14:paraId="54880B0D" w14:textId="77777777" w:rsidR="00674C8A" w:rsidRPr="00674C8A" w:rsidRDefault="00674C8A" w:rsidP="00674C8A">
      <w:pPr>
        <w:spacing w:line="600" w:lineRule="auto"/>
        <w:jc w:val="left"/>
        <w:rPr>
          <w:ins w:id="11820" w:author="UTENTE" w:date="2020-06-30T18:44:00Z"/>
          <w:rFonts w:ascii="Calibri" w:eastAsia="Calibri" w:hAnsi="Calibri" w:cs="Times New Roman"/>
          <w:lang w:val="en-US"/>
        </w:rPr>
      </w:pPr>
      <w:ins w:id="11821" w:author="UTENTE" w:date="2020-06-30T18:44:00Z">
        <w:r w:rsidRPr="00674C8A">
          <w:rPr>
            <w:rFonts w:ascii="Calibri" w:eastAsia="Calibri" w:hAnsi="Calibri" w:cs="Times New Roman"/>
            <w:lang w:val="en-US"/>
          </w:rPr>
          <w:t>897.</w:t>
        </w:r>
        <w:r w:rsidRPr="00674C8A">
          <w:rPr>
            <w:rFonts w:ascii="Calibri" w:eastAsia="Calibri" w:hAnsi="Calibri" w:cs="Times New Roman"/>
            <w:lang w:val="en-US"/>
          </w:rPr>
          <w:tab/>
          <w:t>u "\"Well, well, looks like we found the little traitor and his human buddy.\""</w:t>
        </w:r>
      </w:ins>
    </w:p>
    <w:p w14:paraId="021CCCB1" w14:textId="77777777" w:rsidR="00674C8A" w:rsidRPr="00674C8A" w:rsidRDefault="00674C8A" w:rsidP="00674C8A">
      <w:pPr>
        <w:spacing w:line="600" w:lineRule="auto"/>
        <w:jc w:val="left"/>
        <w:rPr>
          <w:ins w:id="11822" w:author="UTENTE" w:date="2020-06-30T18:44:00Z"/>
          <w:rFonts w:ascii="Calibri" w:eastAsia="Calibri" w:hAnsi="Calibri" w:cs="Times New Roman"/>
          <w:lang w:val="en-US"/>
          <w:rPrChange w:id="11823" w:author="UTENTE" w:date="2020-06-30T18:44:00Z">
            <w:rPr>
              <w:ins w:id="11824" w:author="UTENTE" w:date="2020-06-30T18:44:00Z"/>
              <w:rFonts w:ascii="Calibri" w:eastAsia="Calibri" w:hAnsi="Calibri" w:cs="Times New Roman"/>
            </w:rPr>
          </w:rPrChange>
        </w:rPr>
      </w:pPr>
      <w:ins w:id="11825" w:author="UTENTE" w:date="2020-06-30T18:44:00Z">
        <w:r w:rsidRPr="00674C8A">
          <w:rPr>
            <w:rFonts w:ascii="Calibri" w:eastAsia="Calibri" w:hAnsi="Calibri" w:cs="Times New Roman"/>
            <w:lang w:val="en-US"/>
            <w:rPrChange w:id="11826" w:author="UTENTE" w:date="2020-06-30T18:44:00Z">
              <w:rPr>
                <w:rFonts w:ascii="Calibri" w:eastAsia="Calibri" w:hAnsi="Calibri" w:cs="Times New Roman"/>
              </w:rPr>
            </w:rPrChange>
          </w:rPr>
          <w:t>898.</w:t>
        </w:r>
        <w:r w:rsidRPr="00674C8A">
          <w:rPr>
            <w:rFonts w:ascii="Calibri" w:eastAsia="Calibri" w:hAnsi="Calibri" w:cs="Times New Roman"/>
            <w:lang w:val="en-US"/>
            <w:rPrChange w:id="11827" w:author="UTENTE" w:date="2020-06-30T18:44:00Z">
              <w:rPr>
                <w:rFonts w:ascii="Calibri" w:eastAsia="Calibri" w:hAnsi="Calibri" w:cs="Times New Roman"/>
              </w:rPr>
            </w:rPrChange>
          </w:rPr>
          <w:tab/>
          <w:t>rp "\"…\""</w:t>
        </w:r>
      </w:ins>
    </w:p>
    <w:p w14:paraId="25E5430C" w14:textId="77777777" w:rsidR="00674C8A" w:rsidRPr="00674C8A" w:rsidRDefault="00674C8A" w:rsidP="00674C8A">
      <w:pPr>
        <w:spacing w:line="600" w:lineRule="auto"/>
        <w:jc w:val="left"/>
        <w:rPr>
          <w:ins w:id="11828" w:author="UTENTE" w:date="2020-06-30T18:44:00Z"/>
          <w:rFonts w:ascii="Calibri" w:eastAsia="Calibri" w:hAnsi="Calibri" w:cs="Times New Roman"/>
          <w:lang w:val="en-US"/>
        </w:rPr>
      </w:pPr>
      <w:ins w:id="11829" w:author="UTENTE" w:date="2020-06-30T18:44:00Z">
        <w:r w:rsidRPr="00674C8A">
          <w:rPr>
            <w:rFonts w:ascii="Calibri" w:eastAsia="Calibri" w:hAnsi="Calibri" w:cs="Times New Roman"/>
            <w:lang w:val="en-US"/>
          </w:rPr>
          <w:t>899.</w:t>
        </w:r>
        <w:r w:rsidRPr="00674C8A">
          <w:rPr>
            <w:rFonts w:ascii="Calibri" w:eastAsia="Calibri" w:hAnsi="Calibri" w:cs="Times New Roman"/>
            <w:lang w:val="en-US"/>
          </w:rPr>
          <w:tab/>
          <w:t>n "Rex tenses beside me, grinding his teeth."</w:t>
        </w:r>
        <w:r w:rsidRPr="00674C8A">
          <w:rPr>
            <w:rFonts w:ascii="Calibri" w:eastAsia="Calibri" w:hAnsi="Calibri" w:cs="Times New Roman"/>
            <w:lang w:val="en-US"/>
          </w:rPr>
          <w:br w:type="page"/>
        </w:r>
      </w:ins>
    </w:p>
    <w:p w14:paraId="6749E54C" w14:textId="77777777" w:rsidR="00674C8A" w:rsidRPr="00674C8A" w:rsidRDefault="00674C8A" w:rsidP="00674C8A">
      <w:pPr>
        <w:spacing w:line="600" w:lineRule="auto"/>
        <w:jc w:val="left"/>
        <w:rPr>
          <w:ins w:id="11830" w:author="UTENTE" w:date="2020-06-30T18:44:00Z"/>
          <w:rFonts w:ascii="Calibri" w:eastAsia="Calibri" w:hAnsi="Calibri" w:cs="Times New Roman"/>
        </w:rPr>
      </w:pPr>
      <w:ins w:id="11831" w:author="UTENTE" w:date="2020-06-30T18:44:00Z">
        <w:r w:rsidRPr="00674C8A">
          <w:rPr>
            <w:rFonts w:ascii="Calibri" w:eastAsia="Calibri" w:hAnsi="Calibri" w:cs="Times New Roman"/>
          </w:rPr>
          <w:lastRenderedPageBreak/>
          <w:t>886.</w:t>
        </w:r>
        <w:r w:rsidRPr="00674C8A">
          <w:rPr>
            <w:rFonts w:ascii="Calibri" w:eastAsia="Calibri" w:hAnsi="Calibri" w:cs="Times New Roman"/>
          </w:rPr>
          <w:tab/>
          <w:t>n "Le stradine secondarie che prendiamo sono sinistramente silenziose, anche se è normale a quest'ora della notte."</w:t>
        </w:r>
      </w:ins>
    </w:p>
    <w:p w14:paraId="18EE7F76" w14:textId="77777777" w:rsidR="00674C8A" w:rsidRPr="00674C8A" w:rsidRDefault="00674C8A" w:rsidP="00674C8A">
      <w:pPr>
        <w:spacing w:line="600" w:lineRule="auto"/>
        <w:jc w:val="left"/>
        <w:rPr>
          <w:ins w:id="11832" w:author="UTENTE" w:date="2020-06-30T18:44:00Z"/>
          <w:rFonts w:ascii="Calibri" w:eastAsia="Calibri" w:hAnsi="Calibri" w:cs="Times New Roman"/>
        </w:rPr>
      </w:pPr>
      <w:ins w:id="11833" w:author="UTENTE" w:date="2020-06-30T18:44:00Z">
        <w:r w:rsidRPr="00674C8A">
          <w:rPr>
            <w:rFonts w:ascii="Calibri" w:eastAsia="Calibri" w:hAnsi="Calibri" w:cs="Times New Roman"/>
          </w:rPr>
          <w:t>887.</w:t>
        </w:r>
        <w:r w:rsidRPr="00674C8A">
          <w:rPr>
            <w:rFonts w:ascii="Calibri" w:eastAsia="Calibri" w:hAnsi="Calibri" w:cs="Times New Roman"/>
          </w:rPr>
          <w:tab/>
          <w:t>rp "\"Manca poco. Tranquillo.\""</w:t>
        </w:r>
      </w:ins>
    </w:p>
    <w:p w14:paraId="109C8618" w14:textId="77777777" w:rsidR="00674C8A" w:rsidRPr="00674C8A" w:rsidRDefault="00674C8A" w:rsidP="00674C8A">
      <w:pPr>
        <w:spacing w:line="600" w:lineRule="auto"/>
        <w:jc w:val="left"/>
        <w:rPr>
          <w:ins w:id="11834" w:author="UTENTE" w:date="2020-06-30T18:44:00Z"/>
          <w:rFonts w:ascii="Calibri" w:eastAsia="Calibri" w:hAnsi="Calibri" w:cs="Times New Roman"/>
        </w:rPr>
      </w:pPr>
      <w:ins w:id="11835" w:author="UTENTE" w:date="2020-06-30T18:44:00Z">
        <w:r w:rsidRPr="00674C8A">
          <w:rPr>
            <w:rFonts w:ascii="Calibri" w:eastAsia="Calibri" w:hAnsi="Calibri" w:cs="Times New Roman"/>
          </w:rPr>
          <w:t>888.</w:t>
        </w:r>
        <w:r w:rsidRPr="00674C8A">
          <w:rPr>
            <w:rFonts w:ascii="Calibri" w:eastAsia="Calibri" w:hAnsi="Calibri" w:cs="Times New Roman"/>
          </w:rPr>
          <w:tab/>
          <w:t>n "Rex mi stringe la mano per rassicurarmi, ma mi dà l'impressione che sia più per calmare i suoi nervi, invece dei miei."</w:t>
        </w:r>
      </w:ins>
    </w:p>
    <w:p w14:paraId="5FD11159" w14:textId="77777777" w:rsidR="00674C8A" w:rsidRPr="00674C8A" w:rsidRDefault="00674C8A" w:rsidP="00674C8A">
      <w:pPr>
        <w:spacing w:line="600" w:lineRule="auto"/>
        <w:jc w:val="left"/>
        <w:rPr>
          <w:ins w:id="11836" w:author="UTENTE" w:date="2020-06-30T18:44:00Z"/>
          <w:rFonts w:ascii="Calibri" w:eastAsia="Calibri" w:hAnsi="Calibri" w:cs="Times New Roman"/>
        </w:rPr>
      </w:pPr>
      <w:ins w:id="11837" w:author="UTENTE" w:date="2020-06-30T18:44:00Z">
        <w:r w:rsidRPr="00674C8A">
          <w:rPr>
            <w:rFonts w:ascii="Calibri" w:eastAsia="Calibri" w:hAnsi="Calibri" w:cs="Times New Roman"/>
          </w:rPr>
          <w:t>889.</w:t>
        </w:r>
        <w:r w:rsidRPr="00674C8A">
          <w:rPr>
            <w:rFonts w:ascii="Calibri" w:eastAsia="Calibri" w:hAnsi="Calibri" w:cs="Times New Roman"/>
          </w:rPr>
          <w:tab/>
          <w:t>n "La sua mano trema leggermente… Mi chiedo se sia perché non mangia da un po'…"</w:t>
        </w:r>
      </w:ins>
    </w:p>
    <w:p w14:paraId="729359DF" w14:textId="77777777" w:rsidR="00674C8A" w:rsidRPr="00674C8A" w:rsidRDefault="00674C8A" w:rsidP="00674C8A">
      <w:pPr>
        <w:spacing w:line="600" w:lineRule="auto"/>
        <w:jc w:val="left"/>
        <w:rPr>
          <w:ins w:id="11838" w:author="UTENTE" w:date="2020-06-30T18:44:00Z"/>
          <w:rFonts w:ascii="Calibri" w:eastAsia="Calibri" w:hAnsi="Calibri" w:cs="Times New Roman"/>
        </w:rPr>
      </w:pPr>
      <w:ins w:id="11839" w:author="UTENTE" w:date="2020-06-30T18:44:00Z">
        <w:r w:rsidRPr="00674C8A">
          <w:rPr>
            <w:rFonts w:ascii="Calibri" w:eastAsia="Calibri" w:hAnsi="Calibri" w:cs="Times New Roman"/>
          </w:rPr>
          <w:t>890.</w:t>
        </w:r>
        <w:r w:rsidRPr="00674C8A">
          <w:rPr>
            <w:rFonts w:ascii="Calibri" w:eastAsia="Calibri" w:hAnsi="Calibri" w:cs="Times New Roman"/>
          </w:rPr>
          <w:tab/>
          <w:t>n "Cavolo, perché non ha voluto semplicemente bere da me prima…?"</w:t>
        </w:r>
      </w:ins>
    </w:p>
    <w:p w14:paraId="19EBB859" w14:textId="77777777" w:rsidR="00674C8A" w:rsidRPr="00674C8A" w:rsidRDefault="00674C8A" w:rsidP="00674C8A">
      <w:pPr>
        <w:spacing w:line="600" w:lineRule="auto"/>
        <w:jc w:val="left"/>
        <w:rPr>
          <w:ins w:id="11840" w:author="UTENTE" w:date="2020-06-30T18:44:00Z"/>
          <w:rFonts w:ascii="Calibri" w:eastAsia="Calibri" w:hAnsi="Calibri" w:cs="Times New Roman"/>
        </w:rPr>
      </w:pPr>
      <w:ins w:id="11841" w:author="UTENTE" w:date="2020-06-30T18:44:00Z">
        <w:r w:rsidRPr="00674C8A">
          <w:rPr>
            <w:rFonts w:ascii="Calibri" w:eastAsia="Calibri" w:hAnsi="Calibri" w:cs="Times New Roman"/>
          </w:rPr>
          <w:t>891.</w:t>
        </w:r>
        <w:r w:rsidRPr="00674C8A">
          <w:rPr>
            <w:rFonts w:ascii="Calibri" w:eastAsia="Calibri" w:hAnsi="Calibri" w:cs="Times New Roman"/>
          </w:rPr>
          <w:tab/>
          <w:t>mcp "\"…\""</w:t>
        </w:r>
      </w:ins>
    </w:p>
    <w:p w14:paraId="030BFD63" w14:textId="77777777" w:rsidR="00674C8A" w:rsidRPr="00674C8A" w:rsidRDefault="00674C8A" w:rsidP="00674C8A">
      <w:pPr>
        <w:spacing w:line="600" w:lineRule="auto"/>
        <w:jc w:val="left"/>
        <w:rPr>
          <w:ins w:id="11842" w:author="UTENTE" w:date="2020-06-30T18:44:00Z"/>
          <w:rFonts w:ascii="Calibri" w:eastAsia="Calibri" w:hAnsi="Calibri" w:cs="Times New Roman"/>
        </w:rPr>
      </w:pPr>
      <w:ins w:id="11843" w:author="UTENTE" w:date="2020-06-30T18:44:00Z">
        <w:r w:rsidRPr="00674C8A">
          <w:rPr>
            <w:rFonts w:ascii="Calibri" w:eastAsia="Calibri" w:hAnsi="Calibri" w:cs="Times New Roman"/>
          </w:rPr>
          <w:t>892.</w:t>
        </w:r>
        <w:r w:rsidRPr="00674C8A">
          <w:rPr>
            <w:rFonts w:ascii="Calibri" w:eastAsia="Calibri" w:hAnsi="Calibri" w:cs="Times New Roman"/>
          </w:rPr>
          <w:tab/>
          <w:t>n "Appena inizio a credere che ne saremmo usciti illesi - "</w:t>
        </w:r>
      </w:ins>
    </w:p>
    <w:p w14:paraId="7E046447" w14:textId="77777777" w:rsidR="00674C8A" w:rsidRPr="00674C8A" w:rsidRDefault="00674C8A" w:rsidP="00674C8A">
      <w:pPr>
        <w:spacing w:line="600" w:lineRule="auto"/>
        <w:jc w:val="left"/>
        <w:rPr>
          <w:ins w:id="11844" w:author="UTENTE" w:date="2020-06-30T18:44:00Z"/>
          <w:rFonts w:ascii="Calibri" w:eastAsia="Calibri" w:hAnsi="Calibri" w:cs="Times New Roman"/>
        </w:rPr>
      </w:pPr>
      <w:ins w:id="11845" w:author="UTENTE" w:date="2020-06-30T18:44:00Z">
        <w:r w:rsidRPr="00674C8A">
          <w:rPr>
            <w:rFonts w:ascii="Calibri" w:eastAsia="Calibri" w:hAnsi="Calibri" w:cs="Times New Roman"/>
          </w:rPr>
          <w:t>893.</w:t>
        </w:r>
        <w:r w:rsidRPr="00674C8A">
          <w:rPr>
            <w:rFonts w:ascii="Calibri" w:eastAsia="Calibri" w:hAnsi="Calibri" w:cs="Times New Roman"/>
          </w:rPr>
          <w:tab/>
          <w:t>n "Dei passi si avvicinano a noi, e da dietro, un'ombra incombe minacciosamente su di me."</w:t>
        </w:r>
      </w:ins>
    </w:p>
    <w:p w14:paraId="0987E32C" w14:textId="77777777" w:rsidR="00674C8A" w:rsidRPr="00674C8A" w:rsidRDefault="00674C8A" w:rsidP="00674C8A">
      <w:pPr>
        <w:spacing w:line="600" w:lineRule="auto"/>
        <w:jc w:val="left"/>
        <w:rPr>
          <w:ins w:id="11846" w:author="UTENTE" w:date="2020-06-30T18:44:00Z"/>
          <w:rFonts w:ascii="Calibri" w:eastAsia="Calibri" w:hAnsi="Calibri" w:cs="Times New Roman"/>
        </w:rPr>
      </w:pPr>
      <w:ins w:id="11847" w:author="UTENTE" w:date="2020-06-30T18:44:00Z">
        <w:r w:rsidRPr="00674C8A">
          <w:rPr>
            <w:rFonts w:ascii="Calibri" w:eastAsia="Calibri" w:hAnsi="Calibri" w:cs="Times New Roman"/>
          </w:rPr>
          <w:t>894.</w:t>
        </w:r>
        <w:r w:rsidRPr="00674C8A">
          <w:rPr>
            <w:rFonts w:ascii="Calibri" w:eastAsia="Calibri" w:hAnsi="Calibri" w:cs="Times New Roman"/>
          </w:rPr>
          <w:tab/>
          <w:t>n "…Dovevo immaginarmelo che non poteva essere così facile."</w:t>
        </w:r>
      </w:ins>
    </w:p>
    <w:p w14:paraId="3D22BE44" w14:textId="77777777" w:rsidR="00674C8A" w:rsidRPr="00674C8A" w:rsidRDefault="00674C8A" w:rsidP="00674C8A">
      <w:pPr>
        <w:spacing w:line="600" w:lineRule="auto"/>
        <w:jc w:val="left"/>
        <w:rPr>
          <w:ins w:id="11848" w:author="UTENTE" w:date="2020-06-30T18:44:00Z"/>
          <w:rFonts w:ascii="Calibri" w:eastAsia="Calibri" w:hAnsi="Calibri" w:cs="Times New Roman"/>
        </w:rPr>
      </w:pPr>
      <w:ins w:id="11849" w:author="UTENTE" w:date="2020-06-30T18:44:00Z">
        <w:r w:rsidRPr="00674C8A">
          <w:rPr>
            <w:rFonts w:ascii="Calibri" w:eastAsia="Calibri" w:hAnsi="Calibri" w:cs="Times New Roman"/>
          </w:rPr>
          <w:t>895.</w:t>
        </w:r>
        <w:r w:rsidRPr="00674C8A">
          <w:rPr>
            <w:rFonts w:ascii="Calibri" w:eastAsia="Calibri" w:hAnsi="Calibri" w:cs="Times New Roman"/>
          </w:rPr>
          <w:tab/>
          <w:t>n "Mi volto e vedo due figure torreggianti che ci squadrano."</w:t>
        </w:r>
      </w:ins>
    </w:p>
    <w:p w14:paraId="78EA01C7" w14:textId="77777777" w:rsidR="00674C8A" w:rsidRPr="00674C8A" w:rsidRDefault="00674C8A" w:rsidP="00674C8A">
      <w:pPr>
        <w:spacing w:line="600" w:lineRule="auto"/>
        <w:jc w:val="left"/>
        <w:rPr>
          <w:ins w:id="11850" w:author="UTENTE" w:date="2020-06-30T18:44:00Z"/>
          <w:rFonts w:ascii="Calibri" w:eastAsia="Calibri" w:hAnsi="Calibri" w:cs="Times New Roman"/>
        </w:rPr>
      </w:pPr>
      <w:ins w:id="11851" w:author="UTENTE" w:date="2020-06-30T18:44:00Z">
        <w:r w:rsidRPr="00674C8A">
          <w:rPr>
            <w:rFonts w:ascii="Calibri" w:eastAsia="Calibri" w:hAnsi="Calibri" w:cs="Times New Roman"/>
          </w:rPr>
          <w:t>896.</w:t>
        </w:r>
        <w:r w:rsidRPr="00674C8A">
          <w:rPr>
            <w:rFonts w:ascii="Calibri" w:eastAsia="Calibri" w:hAnsi="Calibri" w:cs="Times New Roman"/>
          </w:rPr>
          <w:tab/>
          <w:t>n "Li riconosco dalla scorsa notte - sono i due tizi che più sfottevano Rex."</w:t>
        </w:r>
      </w:ins>
    </w:p>
    <w:p w14:paraId="44532FA5" w14:textId="77777777" w:rsidR="00674C8A" w:rsidRPr="00674C8A" w:rsidRDefault="00674C8A" w:rsidP="00674C8A">
      <w:pPr>
        <w:spacing w:line="600" w:lineRule="auto"/>
        <w:jc w:val="left"/>
        <w:rPr>
          <w:ins w:id="11852" w:author="UTENTE" w:date="2020-06-30T18:44:00Z"/>
          <w:rFonts w:ascii="Calibri" w:eastAsia="Calibri" w:hAnsi="Calibri" w:cs="Times New Roman"/>
        </w:rPr>
      </w:pPr>
      <w:ins w:id="11853" w:author="UTENTE" w:date="2020-06-30T18:44:00Z">
        <w:r w:rsidRPr="00674C8A">
          <w:rPr>
            <w:rFonts w:ascii="Calibri" w:eastAsia="Calibri" w:hAnsi="Calibri" w:cs="Times New Roman"/>
          </w:rPr>
          <w:t>897.</w:t>
        </w:r>
        <w:r w:rsidRPr="00674C8A">
          <w:rPr>
            <w:rFonts w:ascii="Calibri" w:eastAsia="Calibri" w:hAnsi="Calibri" w:cs="Times New Roman"/>
          </w:rPr>
          <w:tab/>
          <w:t>u "\"Bene, bene, guarda qui chi abbiamo: il piccolo traditore e il suo amichetto umano.\""</w:t>
        </w:r>
      </w:ins>
    </w:p>
    <w:p w14:paraId="4657ACA0" w14:textId="77777777" w:rsidR="00674C8A" w:rsidRPr="00674C8A" w:rsidRDefault="00674C8A" w:rsidP="00674C8A">
      <w:pPr>
        <w:spacing w:line="600" w:lineRule="auto"/>
        <w:jc w:val="left"/>
        <w:rPr>
          <w:ins w:id="11854" w:author="UTENTE" w:date="2020-06-30T18:44:00Z"/>
          <w:rFonts w:ascii="Calibri" w:eastAsia="Calibri" w:hAnsi="Calibri" w:cs="Times New Roman"/>
          <w:rPrChange w:id="11855" w:author="UTENTE" w:date="2020-06-30T18:44:00Z">
            <w:rPr>
              <w:ins w:id="11856" w:author="UTENTE" w:date="2020-06-30T18:44:00Z"/>
              <w:rFonts w:ascii="Calibri" w:eastAsia="Calibri" w:hAnsi="Calibri" w:cs="Times New Roman"/>
              <w:lang w:val="en-US"/>
            </w:rPr>
          </w:rPrChange>
        </w:rPr>
      </w:pPr>
      <w:ins w:id="11857" w:author="UTENTE" w:date="2020-06-30T18:44:00Z">
        <w:r w:rsidRPr="00674C8A">
          <w:rPr>
            <w:rFonts w:ascii="Calibri" w:eastAsia="Calibri" w:hAnsi="Calibri" w:cs="Times New Roman"/>
            <w:rPrChange w:id="11858" w:author="UTENTE" w:date="2020-06-30T18:44:00Z">
              <w:rPr>
                <w:rFonts w:ascii="Calibri" w:eastAsia="Calibri" w:hAnsi="Calibri" w:cs="Times New Roman"/>
                <w:lang w:val="en-US"/>
              </w:rPr>
            </w:rPrChange>
          </w:rPr>
          <w:t>898.</w:t>
        </w:r>
        <w:r w:rsidRPr="00674C8A">
          <w:rPr>
            <w:rFonts w:ascii="Calibri" w:eastAsia="Calibri" w:hAnsi="Calibri" w:cs="Times New Roman"/>
            <w:rPrChange w:id="11859" w:author="UTENTE" w:date="2020-06-30T18:44:00Z">
              <w:rPr>
                <w:rFonts w:ascii="Calibri" w:eastAsia="Calibri" w:hAnsi="Calibri" w:cs="Times New Roman"/>
                <w:lang w:val="en-US"/>
              </w:rPr>
            </w:rPrChange>
          </w:rPr>
          <w:tab/>
          <w:t>rp "\"…\""</w:t>
        </w:r>
      </w:ins>
    </w:p>
    <w:p w14:paraId="2C864E3E" w14:textId="77777777" w:rsidR="00674C8A" w:rsidRPr="00674C8A" w:rsidRDefault="00674C8A" w:rsidP="00674C8A">
      <w:pPr>
        <w:spacing w:line="600" w:lineRule="auto"/>
        <w:jc w:val="left"/>
        <w:rPr>
          <w:ins w:id="11860" w:author="UTENTE" w:date="2020-06-30T18:44:00Z"/>
          <w:rFonts w:ascii="Calibri" w:eastAsia="Calibri" w:hAnsi="Calibri" w:cs="Times New Roman"/>
        </w:rPr>
      </w:pPr>
      <w:ins w:id="11861" w:author="UTENTE" w:date="2020-06-30T18:44:00Z">
        <w:r w:rsidRPr="00674C8A">
          <w:rPr>
            <w:rFonts w:ascii="Calibri" w:eastAsia="Calibri" w:hAnsi="Calibri" w:cs="Times New Roman"/>
          </w:rPr>
          <w:t>899.</w:t>
        </w:r>
        <w:r w:rsidRPr="00674C8A">
          <w:rPr>
            <w:rFonts w:ascii="Calibri" w:eastAsia="Calibri" w:hAnsi="Calibri" w:cs="Times New Roman"/>
          </w:rPr>
          <w:tab/>
          <w:t>n "Rex si irrigidisce al mio fianco, digrignando i denti."</w:t>
        </w:r>
        <w:r w:rsidRPr="00674C8A">
          <w:rPr>
            <w:rFonts w:ascii="Calibri" w:eastAsia="Calibri" w:hAnsi="Calibri" w:cs="Times New Roman"/>
          </w:rPr>
          <w:br w:type="page"/>
        </w:r>
      </w:ins>
    </w:p>
    <w:p w14:paraId="37746B61" w14:textId="77777777" w:rsidR="00674C8A" w:rsidRPr="00674C8A" w:rsidRDefault="00674C8A" w:rsidP="00674C8A">
      <w:pPr>
        <w:spacing w:line="600" w:lineRule="auto"/>
        <w:jc w:val="left"/>
        <w:rPr>
          <w:ins w:id="11862" w:author="UTENTE" w:date="2020-06-30T18:44:00Z"/>
          <w:rFonts w:ascii="Calibri" w:eastAsia="Calibri" w:hAnsi="Calibri" w:cs="Times New Roman"/>
          <w:lang w:val="en-US"/>
        </w:rPr>
      </w:pPr>
      <w:ins w:id="11863" w:author="UTENTE" w:date="2020-06-30T18:44:00Z">
        <w:r w:rsidRPr="00674C8A">
          <w:rPr>
            <w:rFonts w:ascii="Calibri" w:eastAsia="Calibri" w:hAnsi="Calibri" w:cs="Times New Roman"/>
            <w:lang w:val="en-US"/>
          </w:rPr>
          <w:lastRenderedPageBreak/>
          <w:t>900.</w:t>
        </w:r>
        <w:r w:rsidRPr="00674C8A">
          <w:rPr>
            <w:rFonts w:ascii="Calibri" w:eastAsia="Calibri" w:hAnsi="Calibri" w:cs="Times New Roman"/>
            <w:lang w:val="en-US"/>
          </w:rPr>
          <w:tab/>
          <w:t>n "Unlike last time, he glares at his former clanmates, eyes narrowing to slits."</w:t>
        </w:r>
      </w:ins>
    </w:p>
    <w:p w14:paraId="08482D53" w14:textId="77777777" w:rsidR="00674C8A" w:rsidRPr="00674C8A" w:rsidRDefault="00674C8A" w:rsidP="00674C8A">
      <w:pPr>
        <w:spacing w:line="600" w:lineRule="auto"/>
        <w:jc w:val="left"/>
        <w:rPr>
          <w:ins w:id="11864" w:author="UTENTE" w:date="2020-06-30T18:44:00Z"/>
          <w:rFonts w:ascii="Calibri" w:eastAsia="Calibri" w:hAnsi="Calibri" w:cs="Times New Roman"/>
          <w:lang w:val="en-US"/>
        </w:rPr>
      </w:pPr>
      <w:ins w:id="11865" w:author="UTENTE" w:date="2020-06-30T18:44:00Z">
        <w:r w:rsidRPr="00674C8A">
          <w:rPr>
            <w:rFonts w:ascii="Calibri" w:eastAsia="Calibri" w:hAnsi="Calibri" w:cs="Times New Roman"/>
            <w:lang w:val="en-US"/>
          </w:rPr>
          <w:t>901.</w:t>
        </w:r>
        <w:r w:rsidRPr="00674C8A">
          <w:rPr>
            <w:rFonts w:ascii="Calibri" w:eastAsia="Calibri" w:hAnsi="Calibri" w:cs="Times New Roman"/>
            <w:lang w:val="en-US"/>
          </w:rPr>
          <w:tab/>
          <w:t>u "\"Thought we'd carry out some vigilante justice… Bishop might even give us a reward!\""</w:t>
        </w:r>
      </w:ins>
    </w:p>
    <w:p w14:paraId="53FF8EC3" w14:textId="77777777" w:rsidR="00674C8A" w:rsidRPr="00674C8A" w:rsidRDefault="00674C8A" w:rsidP="00674C8A">
      <w:pPr>
        <w:spacing w:line="600" w:lineRule="auto"/>
        <w:jc w:val="left"/>
        <w:rPr>
          <w:ins w:id="11866" w:author="UTENTE" w:date="2020-06-30T18:44:00Z"/>
          <w:rFonts w:ascii="Calibri" w:eastAsia="Calibri" w:hAnsi="Calibri" w:cs="Times New Roman"/>
          <w:lang w:val="en-US"/>
        </w:rPr>
      </w:pPr>
      <w:ins w:id="11867" w:author="UTENTE" w:date="2020-06-30T18:44:00Z">
        <w:r w:rsidRPr="00674C8A">
          <w:rPr>
            <w:rFonts w:ascii="Calibri" w:eastAsia="Calibri" w:hAnsi="Calibri" w:cs="Times New Roman"/>
            <w:lang w:val="en-US"/>
          </w:rPr>
          <w:t>902.</w:t>
        </w:r>
        <w:r w:rsidRPr="00674C8A">
          <w:rPr>
            <w:rFonts w:ascii="Calibri" w:eastAsia="Calibri" w:hAnsi="Calibri" w:cs="Times New Roman"/>
            <w:lang w:val="en-US"/>
          </w:rPr>
          <w:tab/>
          <w:t>u "\"Yeah. Your ass is worth more dead than alive to him, Rex.\""</w:t>
        </w:r>
      </w:ins>
    </w:p>
    <w:p w14:paraId="0E149EDE" w14:textId="77777777" w:rsidR="00674C8A" w:rsidRPr="00674C8A" w:rsidRDefault="00674C8A" w:rsidP="00674C8A">
      <w:pPr>
        <w:spacing w:line="600" w:lineRule="auto"/>
        <w:jc w:val="left"/>
        <w:rPr>
          <w:ins w:id="11868" w:author="UTENTE" w:date="2020-06-30T18:44:00Z"/>
          <w:rFonts w:ascii="Calibri" w:eastAsia="Calibri" w:hAnsi="Calibri" w:cs="Times New Roman"/>
          <w:lang w:val="en-US"/>
        </w:rPr>
      </w:pPr>
      <w:ins w:id="11869" w:author="UTENTE" w:date="2020-06-30T18:44:00Z">
        <w:r w:rsidRPr="00674C8A">
          <w:rPr>
            <w:rFonts w:ascii="Calibri" w:eastAsia="Calibri" w:hAnsi="Calibri" w:cs="Times New Roman"/>
            <w:lang w:val="en-US"/>
          </w:rPr>
          <w:t>903.</w:t>
        </w:r>
        <w:r w:rsidRPr="00674C8A">
          <w:rPr>
            <w:rFonts w:ascii="Calibri" w:eastAsia="Calibri" w:hAnsi="Calibri" w:cs="Times New Roman"/>
            <w:lang w:val="en-US"/>
          </w:rPr>
          <w:tab/>
          <w:t>rp "\"That right? I figured you bastards would show up sooner or later.\""</w:t>
        </w:r>
      </w:ins>
    </w:p>
    <w:p w14:paraId="481F5DD3" w14:textId="77777777" w:rsidR="00674C8A" w:rsidRPr="00674C8A" w:rsidRDefault="00674C8A" w:rsidP="00674C8A">
      <w:pPr>
        <w:spacing w:line="600" w:lineRule="auto"/>
        <w:jc w:val="left"/>
        <w:rPr>
          <w:ins w:id="11870" w:author="UTENTE" w:date="2020-06-30T18:44:00Z"/>
          <w:rFonts w:ascii="Calibri" w:eastAsia="Calibri" w:hAnsi="Calibri" w:cs="Times New Roman"/>
          <w:lang w:val="en-US"/>
        </w:rPr>
      </w:pPr>
      <w:ins w:id="11871" w:author="UTENTE" w:date="2020-06-30T18:44:00Z">
        <w:r w:rsidRPr="00674C8A">
          <w:rPr>
            <w:rFonts w:ascii="Calibri" w:eastAsia="Calibri" w:hAnsi="Calibri" w:cs="Times New Roman"/>
            <w:lang w:val="en-US"/>
          </w:rPr>
          <w:t>904.</w:t>
        </w:r>
        <w:r w:rsidRPr="00674C8A">
          <w:rPr>
            <w:rFonts w:ascii="Calibri" w:eastAsia="Calibri" w:hAnsi="Calibri" w:cs="Times New Roman"/>
            <w:lang w:val="en-US"/>
          </w:rPr>
          <w:tab/>
          <w:t>rp "\"You're always runnin' around trying to kiss Bishop's ass.\""</w:t>
        </w:r>
      </w:ins>
    </w:p>
    <w:p w14:paraId="765F43D0" w14:textId="77777777" w:rsidR="00674C8A" w:rsidRPr="00674C8A" w:rsidRDefault="00674C8A" w:rsidP="00674C8A">
      <w:pPr>
        <w:spacing w:line="600" w:lineRule="auto"/>
        <w:jc w:val="left"/>
        <w:rPr>
          <w:ins w:id="11872" w:author="UTENTE" w:date="2020-06-30T18:44:00Z"/>
          <w:rFonts w:ascii="Calibri" w:eastAsia="Calibri" w:hAnsi="Calibri" w:cs="Times New Roman"/>
          <w:lang w:val="en-US"/>
        </w:rPr>
      </w:pPr>
      <w:ins w:id="11873" w:author="UTENTE" w:date="2020-06-30T18:44:00Z">
        <w:r w:rsidRPr="00674C8A">
          <w:rPr>
            <w:rFonts w:ascii="Calibri" w:eastAsia="Calibri" w:hAnsi="Calibri" w:cs="Times New Roman"/>
            <w:lang w:val="en-US"/>
          </w:rPr>
          <w:t>905.</w:t>
        </w:r>
        <w:r w:rsidRPr="00674C8A">
          <w:rPr>
            <w:rFonts w:ascii="Calibri" w:eastAsia="Calibri" w:hAnsi="Calibri" w:cs="Times New Roman"/>
            <w:lang w:val="en-US"/>
          </w:rPr>
          <w:tab/>
          <w:t>u "\"Well, we're not about to let you waltz outta San Fran just like that, now are we?\""</w:t>
        </w:r>
      </w:ins>
    </w:p>
    <w:p w14:paraId="3FB96C70" w14:textId="77777777" w:rsidR="00674C8A" w:rsidRPr="00674C8A" w:rsidRDefault="00674C8A" w:rsidP="00674C8A">
      <w:pPr>
        <w:spacing w:line="600" w:lineRule="auto"/>
        <w:jc w:val="left"/>
        <w:rPr>
          <w:ins w:id="11874" w:author="UTENTE" w:date="2020-06-30T18:44:00Z"/>
          <w:rFonts w:ascii="Calibri" w:eastAsia="Calibri" w:hAnsi="Calibri" w:cs="Times New Roman"/>
          <w:lang w:val="en-US"/>
        </w:rPr>
      </w:pPr>
      <w:ins w:id="11875" w:author="UTENTE" w:date="2020-06-30T18:44:00Z">
        <w:r w:rsidRPr="00674C8A">
          <w:rPr>
            <w:rFonts w:ascii="Calibri" w:eastAsia="Calibri" w:hAnsi="Calibri" w:cs="Times New Roman"/>
            <w:lang w:val="en-US"/>
          </w:rPr>
          <w:t>906.</w:t>
        </w:r>
        <w:r w:rsidRPr="00674C8A">
          <w:rPr>
            <w:rFonts w:ascii="Calibri" w:eastAsia="Calibri" w:hAnsi="Calibri" w:cs="Times New Roman"/>
            <w:lang w:val="en-US"/>
          </w:rPr>
          <w:tab/>
          <w:t>u "\"Bishop really doesn't like traitors… but you knew that goin' in, right?\""</w:t>
        </w:r>
      </w:ins>
    </w:p>
    <w:p w14:paraId="4781D17D" w14:textId="77777777" w:rsidR="00674C8A" w:rsidRPr="00674C8A" w:rsidRDefault="00674C8A" w:rsidP="00674C8A">
      <w:pPr>
        <w:spacing w:line="600" w:lineRule="auto"/>
        <w:jc w:val="left"/>
        <w:rPr>
          <w:ins w:id="11876" w:author="UTENTE" w:date="2020-06-30T18:44:00Z"/>
          <w:rFonts w:ascii="Calibri" w:eastAsia="Calibri" w:hAnsi="Calibri" w:cs="Times New Roman"/>
          <w:lang w:val="en-US"/>
        </w:rPr>
      </w:pPr>
      <w:ins w:id="11877" w:author="UTENTE" w:date="2020-06-30T18:44:00Z">
        <w:r w:rsidRPr="00674C8A">
          <w:rPr>
            <w:rFonts w:ascii="Calibri" w:eastAsia="Calibri" w:hAnsi="Calibri" w:cs="Times New Roman"/>
            <w:lang w:val="en-US"/>
          </w:rPr>
          <w:t>907.</w:t>
        </w:r>
        <w:r w:rsidRPr="00674C8A">
          <w:rPr>
            <w:rFonts w:ascii="Calibri" w:eastAsia="Calibri" w:hAnsi="Calibri" w:cs="Times New Roman"/>
            <w:lang w:val="en-US"/>
          </w:rPr>
          <w:tab/>
          <w:t>u "\"I'm gettin' pretty tired of lookin' at his dumb face, you know…\""</w:t>
        </w:r>
      </w:ins>
    </w:p>
    <w:p w14:paraId="5A4E8937" w14:textId="77777777" w:rsidR="00674C8A" w:rsidRPr="00674C8A" w:rsidRDefault="00674C8A" w:rsidP="00674C8A">
      <w:pPr>
        <w:spacing w:line="600" w:lineRule="auto"/>
        <w:jc w:val="left"/>
        <w:rPr>
          <w:ins w:id="11878" w:author="UTENTE" w:date="2020-06-30T18:44:00Z"/>
          <w:rFonts w:ascii="Calibri" w:eastAsia="Calibri" w:hAnsi="Calibri" w:cs="Times New Roman"/>
          <w:lang w:val="en-US"/>
        </w:rPr>
      </w:pPr>
      <w:ins w:id="11879" w:author="UTENTE" w:date="2020-06-30T18:44:00Z">
        <w:r w:rsidRPr="00674C8A">
          <w:rPr>
            <w:rFonts w:ascii="Calibri" w:eastAsia="Calibri" w:hAnsi="Calibri" w:cs="Times New Roman"/>
            <w:lang w:val="en-US"/>
          </w:rPr>
          <w:t>908.</w:t>
        </w:r>
        <w:r w:rsidRPr="00674C8A">
          <w:rPr>
            <w:rFonts w:ascii="Calibri" w:eastAsia="Calibri" w:hAnsi="Calibri" w:cs="Times New Roman"/>
            <w:lang w:val="en-US"/>
          </w:rPr>
          <w:tab/>
          <w:t>u "\"So let's get to business–! Ahahaha!\""</w:t>
        </w:r>
      </w:ins>
    </w:p>
    <w:p w14:paraId="11F2F6E6" w14:textId="77777777" w:rsidR="00674C8A" w:rsidRPr="00674C8A" w:rsidRDefault="00674C8A" w:rsidP="00674C8A">
      <w:pPr>
        <w:spacing w:line="600" w:lineRule="auto"/>
        <w:jc w:val="left"/>
        <w:rPr>
          <w:ins w:id="11880" w:author="UTENTE" w:date="2020-06-30T18:44:00Z"/>
          <w:rFonts w:ascii="Calibri" w:eastAsia="Calibri" w:hAnsi="Calibri" w:cs="Times New Roman"/>
          <w:lang w:val="en-US"/>
        </w:rPr>
      </w:pPr>
      <w:ins w:id="11881" w:author="UTENTE" w:date="2020-06-30T18:44:00Z">
        <w:r w:rsidRPr="00674C8A">
          <w:rPr>
            <w:rFonts w:ascii="Calibri" w:eastAsia="Calibri" w:hAnsi="Calibri" w:cs="Times New Roman"/>
            <w:lang w:val="en-US"/>
          </w:rPr>
          <w:t>909.</w:t>
        </w:r>
        <w:r w:rsidRPr="00674C8A">
          <w:rPr>
            <w:rFonts w:ascii="Calibri" w:eastAsia="Calibri" w:hAnsi="Calibri" w:cs="Times New Roman"/>
            <w:lang w:val="en-US"/>
          </w:rPr>
          <w:tab/>
          <w:t>rp "\"Ngh–!\""</w:t>
        </w:r>
      </w:ins>
    </w:p>
    <w:p w14:paraId="30F688F5" w14:textId="77777777" w:rsidR="00674C8A" w:rsidRPr="00674C8A" w:rsidRDefault="00674C8A" w:rsidP="00674C8A">
      <w:pPr>
        <w:spacing w:line="600" w:lineRule="auto"/>
        <w:jc w:val="left"/>
        <w:rPr>
          <w:ins w:id="11882" w:author="UTENTE" w:date="2020-06-30T18:44:00Z"/>
          <w:rFonts w:ascii="Calibri" w:eastAsia="Calibri" w:hAnsi="Calibri" w:cs="Times New Roman"/>
          <w:lang w:val="en-US"/>
        </w:rPr>
      </w:pPr>
      <w:ins w:id="11883" w:author="UTENTE" w:date="2020-06-30T18:44:00Z">
        <w:r w:rsidRPr="00674C8A">
          <w:rPr>
            <w:rFonts w:ascii="Calibri" w:eastAsia="Calibri" w:hAnsi="Calibri" w:cs="Times New Roman"/>
            <w:lang w:val="en-US"/>
          </w:rPr>
          <w:t>910.</w:t>
        </w:r>
        <w:r w:rsidRPr="00674C8A">
          <w:rPr>
            <w:rFonts w:ascii="Calibri" w:eastAsia="Calibri" w:hAnsi="Calibri" w:cs="Times New Roman"/>
            <w:lang w:val="en-US"/>
          </w:rPr>
          <w:tab/>
          <w:t>n "One of the two vampires leaps at Rex, trying to shred his flesh with sharp claws."</w:t>
        </w:r>
      </w:ins>
    </w:p>
    <w:p w14:paraId="7CF0E9B4" w14:textId="77777777" w:rsidR="00674C8A" w:rsidRPr="00674C8A" w:rsidRDefault="00674C8A" w:rsidP="00674C8A">
      <w:pPr>
        <w:spacing w:line="600" w:lineRule="auto"/>
        <w:jc w:val="left"/>
        <w:rPr>
          <w:ins w:id="11884" w:author="UTENTE" w:date="2020-06-30T18:44:00Z"/>
          <w:rFonts w:ascii="Calibri" w:eastAsia="Calibri" w:hAnsi="Calibri" w:cs="Times New Roman"/>
          <w:lang w:val="en-US"/>
        </w:rPr>
      </w:pPr>
      <w:ins w:id="11885" w:author="UTENTE" w:date="2020-06-30T18:44:00Z">
        <w:r w:rsidRPr="00674C8A">
          <w:rPr>
            <w:rFonts w:ascii="Calibri" w:eastAsia="Calibri" w:hAnsi="Calibri" w:cs="Times New Roman"/>
            <w:lang w:val="en-US"/>
          </w:rPr>
          <w:t>911.</w:t>
        </w:r>
        <w:r w:rsidRPr="00674C8A">
          <w:rPr>
            <w:rFonts w:ascii="Calibri" w:eastAsia="Calibri" w:hAnsi="Calibri" w:cs="Times New Roman"/>
            <w:lang w:val="en-US"/>
          </w:rPr>
          <w:tab/>
          <w:t>mc "\"Rex…!\""</w:t>
        </w:r>
      </w:ins>
    </w:p>
    <w:p w14:paraId="4142A244" w14:textId="77777777" w:rsidR="00674C8A" w:rsidRPr="00674C8A" w:rsidRDefault="00674C8A" w:rsidP="00674C8A">
      <w:pPr>
        <w:spacing w:line="600" w:lineRule="auto"/>
        <w:jc w:val="left"/>
        <w:rPr>
          <w:ins w:id="11886" w:author="UTENTE" w:date="2020-06-30T18:44:00Z"/>
          <w:rFonts w:ascii="Calibri" w:eastAsia="Calibri" w:hAnsi="Calibri" w:cs="Times New Roman"/>
          <w:lang w:val="en-US"/>
        </w:rPr>
      </w:pPr>
      <w:ins w:id="11887" w:author="UTENTE" w:date="2020-06-30T18:44:00Z">
        <w:r w:rsidRPr="00674C8A">
          <w:rPr>
            <w:rFonts w:ascii="Calibri" w:eastAsia="Calibri" w:hAnsi="Calibri" w:cs="Times New Roman"/>
            <w:lang w:val="en-US"/>
          </w:rPr>
          <w:t>912.</w:t>
        </w:r>
        <w:r w:rsidRPr="00674C8A">
          <w:rPr>
            <w:rFonts w:ascii="Calibri" w:eastAsia="Calibri" w:hAnsi="Calibri" w:cs="Times New Roman"/>
            <w:lang w:val="en-US"/>
          </w:rPr>
          <w:tab/>
          <w:t>u "\"And your 'friend' over here…\""</w:t>
        </w:r>
      </w:ins>
    </w:p>
    <w:p w14:paraId="3457D88E" w14:textId="77777777" w:rsidR="00674C8A" w:rsidRPr="00674C8A" w:rsidRDefault="00674C8A" w:rsidP="00674C8A">
      <w:pPr>
        <w:spacing w:line="600" w:lineRule="auto"/>
        <w:jc w:val="left"/>
        <w:rPr>
          <w:ins w:id="11888" w:author="UTENTE" w:date="2020-06-30T18:44:00Z"/>
          <w:rFonts w:ascii="Calibri" w:eastAsia="Calibri" w:hAnsi="Calibri" w:cs="Times New Roman"/>
          <w:lang w:val="en-US"/>
        </w:rPr>
      </w:pPr>
      <w:ins w:id="11889" w:author="UTENTE" w:date="2020-06-30T18:44:00Z">
        <w:r w:rsidRPr="00674C8A">
          <w:rPr>
            <w:rFonts w:ascii="Calibri" w:eastAsia="Calibri" w:hAnsi="Calibri" w:cs="Times New Roman"/>
            <w:lang w:val="en-US"/>
          </w:rPr>
          <w:t>913.</w:t>
        </w:r>
        <w:r w:rsidRPr="00674C8A">
          <w:rPr>
            <w:rFonts w:ascii="Calibri" w:eastAsia="Calibri" w:hAnsi="Calibri" w:cs="Times New Roman"/>
            <w:lang w:val="en-US"/>
          </w:rPr>
          <w:tab/>
          <w:t>n "Before I can dash over to help Rex, the second vampire steps forward to block my path, dragging his tongue across his gleaming fangs."</w:t>
        </w:r>
      </w:ins>
    </w:p>
    <w:p w14:paraId="291B8EDD" w14:textId="77777777" w:rsidR="00674C8A" w:rsidRPr="00674C8A" w:rsidRDefault="00674C8A" w:rsidP="00674C8A">
      <w:pPr>
        <w:spacing w:line="600" w:lineRule="auto"/>
        <w:jc w:val="left"/>
        <w:rPr>
          <w:ins w:id="11890" w:author="UTENTE" w:date="2020-06-30T18:44:00Z"/>
          <w:rFonts w:ascii="Calibri" w:eastAsia="Calibri" w:hAnsi="Calibri" w:cs="Times New Roman"/>
          <w:lang w:val="en-US"/>
        </w:rPr>
      </w:pPr>
      <w:ins w:id="11891" w:author="UTENTE" w:date="2020-06-30T18:44:00Z">
        <w:r w:rsidRPr="00674C8A">
          <w:rPr>
            <w:rFonts w:ascii="Calibri" w:eastAsia="Calibri" w:hAnsi="Calibri" w:cs="Times New Roman"/>
            <w:lang w:val="en-US"/>
          </w:rPr>
          <w:t>914.</w:t>
        </w:r>
        <w:r w:rsidRPr="00674C8A">
          <w:rPr>
            <w:rFonts w:ascii="Calibri" w:eastAsia="Calibri" w:hAnsi="Calibri" w:cs="Times New Roman"/>
            <w:lang w:val="en-US"/>
          </w:rPr>
          <w:tab/>
          <w:t>u "\"Won't hurt to rough you up a little first… show you what it means to fuck around in places you don't belong…\"" </w:t>
        </w:r>
        <w:r w:rsidRPr="00674C8A">
          <w:rPr>
            <w:rFonts w:ascii="Calibri" w:eastAsia="Calibri" w:hAnsi="Calibri" w:cs="Times New Roman"/>
            <w:lang w:val="en-US"/>
          </w:rPr>
          <w:br w:type="page"/>
        </w:r>
      </w:ins>
    </w:p>
    <w:p w14:paraId="21446E82" w14:textId="77777777" w:rsidR="00674C8A" w:rsidRPr="00674C8A" w:rsidRDefault="00674C8A" w:rsidP="00674C8A">
      <w:pPr>
        <w:spacing w:line="600" w:lineRule="auto"/>
        <w:jc w:val="left"/>
        <w:rPr>
          <w:ins w:id="11892" w:author="UTENTE" w:date="2020-06-30T18:44:00Z"/>
          <w:rFonts w:ascii="Calibri" w:eastAsia="Calibri" w:hAnsi="Calibri" w:cs="Times New Roman"/>
        </w:rPr>
      </w:pPr>
      <w:ins w:id="11893" w:author="UTENTE" w:date="2020-06-30T18:44:00Z">
        <w:r w:rsidRPr="00674C8A">
          <w:rPr>
            <w:rFonts w:ascii="Calibri" w:eastAsia="Calibri" w:hAnsi="Calibri" w:cs="Times New Roman"/>
          </w:rPr>
          <w:lastRenderedPageBreak/>
          <w:t>900.</w:t>
        </w:r>
        <w:r w:rsidRPr="00674C8A">
          <w:rPr>
            <w:rFonts w:ascii="Calibri" w:eastAsia="Calibri" w:hAnsi="Calibri" w:cs="Times New Roman"/>
          </w:rPr>
          <w:tab/>
          <w:t>n "Al contrario dell'ultima volta, tiene lo sguardo fisso sui suoi vecchi compagni, i suoi occhi come due fessure."</w:t>
        </w:r>
      </w:ins>
    </w:p>
    <w:p w14:paraId="595029DF" w14:textId="77777777" w:rsidR="00674C8A" w:rsidRPr="00674C8A" w:rsidRDefault="00674C8A" w:rsidP="00674C8A">
      <w:pPr>
        <w:spacing w:line="600" w:lineRule="auto"/>
        <w:jc w:val="left"/>
        <w:rPr>
          <w:ins w:id="11894" w:author="UTENTE" w:date="2020-06-30T18:44:00Z"/>
          <w:rFonts w:ascii="Calibri" w:eastAsia="Calibri" w:hAnsi="Calibri" w:cs="Times New Roman"/>
        </w:rPr>
      </w:pPr>
      <w:ins w:id="11895" w:author="UTENTE" w:date="2020-06-30T18:44:00Z">
        <w:r w:rsidRPr="00674C8A">
          <w:rPr>
            <w:rFonts w:ascii="Calibri" w:eastAsia="Calibri" w:hAnsi="Calibri" w:cs="Times New Roman"/>
          </w:rPr>
          <w:t>901.</w:t>
        </w:r>
        <w:r w:rsidRPr="00674C8A">
          <w:rPr>
            <w:rFonts w:ascii="Calibri" w:eastAsia="Calibri" w:hAnsi="Calibri" w:cs="Times New Roman"/>
          </w:rPr>
          <w:tab/>
          <w:t>u "\"Abbiamo pensato di prendere la giustizia nelle nostre mani… Bishop potrebbe anche darci una ricompensa!\""</w:t>
        </w:r>
      </w:ins>
    </w:p>
    <w:p w14:paraId="73633623" w14:textId="77777777" w:rsidR="00674C8A" w:rsidRPr="00674C8A" w:rsidRDefault="00674C8A" w:rsidP="00674C8A">
      <w:pPr>
        <w:spacing w:line="600" w:lineRule="auto"/>
        <w:jc w:val="left"/>
        <w:rPr>
          <w:ins w:id="11896" w:author="UTENTE" w:date="2020-06-30T18:44:00Z"/>
          <w:rFonts w:ascii="Calibri" w:eastAsia="Calibri" w:hAnsi="Calibri" w:cs="Times New Roman"/>
        </w:rPr>
      </w:pPr>
      <w:ins w:id="11897" w:author="UTENTE" w:date="2020-06-30T18:44:00Z">
        <w:r w:rsidRPr="00674C8A">
          <w:rPr>
            <w:rFonts w:ascii="Calibri" w:eastAsia="Calibri" w:hAnsi="Calibri" w:cs="Times New Roman"/>
          </w:rPr>
          <w:t>902.</w:t>
        </w:r>
        <w:r w:rsidRPr="00674C8A">
          <w:rPr>
            <w:rFonts w:ascii="Calibri" w:eastAsia="Calibri" w:hAnsi="Calibri" w:cs="Times New Roman"/>
          </w:rPr>
          <w:tab/>
          <w:t>u "\"Già. Il tuo culo vale di più da morto che da vivo per lui, Rex.\""</w:t>
        </w:r>
      </w:ins>
    </w:p>
    <w:p w14:paraId="4020CCA8" w14:textId="77777777" w:rsidR="00674C8A" w:rsidRPr="00674C8A" w:rsidRDefault="00674C8A" w:rsidP="00674C8A">
      <w:pPr>
        <w:spacing w:line="600" w:lineRule="auto"/>
        <w:jc w:val="left"/>
        <w:rPr>
          <w:ins w:id="11898" w:author="UTENTE" w:date="2020-06-30T18:44:00Z"/>
          <w:rFonts w:ascii="Calibri" w:eastAsia="Calibri" w:hAnsi="Calibri" w:cs="Times New Roman"/>
        </w:rPr>
      </w:pPr>
      <w:ins w:id="11899" w:author="UTENTE" w:date="2020-06-30T18:44:00Z">
        <w:r w:rsidRPr="00674C8A">
          <w:rPr>
            <w:rFonts w:ascii="Calibri" w:eastAsia="Calibri" w:hAnsi="Calibri" w:cs="Times New Roman"/>
          </w:rPr>
          <w:t>903.</w:t>
        </w:r>
        <w:r w:rsidRPr="00674C8A">
          <w:rPr>
            <w:rFonts w:ascii="Calibri" w:eastAsia="Calibri" w:hAnsi="Calibri" w:cs="Times New Roman"/>
          </w:rPr>
          <w:tab/>
          <w:t>rp "\"Davvero? Immaginavo vi sareste fatti vivi, prima o poi.\""</w:t>
        </w:r>
      </w:ins>
    </w:p>
    <w:p w14:paraId="45583142" w14:textId="77777777" w:rsidR="00674C8A" w:rsidRPr="00674C8A" w:rsidRDefault="00674C8A" w:rsidP="00674C8A">
      <w:pPr>
        <w:spacing w:line="600" w:lineRule="auto"/>
        <w:jc w:val="left"/>
        <w:rPr>
          <w:ins w:id="11900" w:author="UTENTE" w:date="2020-06-30T18:44:00Z"/>
          <w:rFonts w:ascii="Calibri" w:eastAsia="Calibri" w:hAnsi="Calibri" w:cs="Times New Roman"/>
        </w:rPr>
      </w:pPr>
      <w:ins w:id="11901" w:author="UTENTE" w:date="2020-06-30T18:44:00Z">
        <w:r w:rsidRPr="00674C8A">
          <w:rPr>
            <w:rFonts w:ascii="Calibri" w:eastAsia="Calibri" w:hAnsi="Calibri" w:cs="Times New Roman"/>
          </w:rPr>
          <w:t>904.</w:t>
        </w:r>
        <w:r w:rsidRPr="00674C8A">
          <w:rPr>
            <w:rFonts w:ascii="Calibri" w:eastAsia="Calibri" w:hAnsi="Calibri" w:cs="Times New Roman"/>
          </w:rPr>
          <w:tab/>
          <w:t>rp "\"Siete sempre alla ricerca di un modo per leccare il culo a Bishop.\""</w:t>
        </w:r>
      </w:ins>
    </w:p>
    <w:p w14:paraId="63667DDA" w14:textId="77777777" w:rsidR="00674C8A" w:rsidRPr="00674C8A" w:rsidRDefault="00674C8A" w:rsidP="00674C8A">
      <w:pPr>
        <w:spacing w:line="600" w:lineRule="auto"/>
        <w:jc w:val="left"/>
        <w:rPr>
          <w:ins w:id="11902" w:author="UTENTE" w:date="2020-06-30T18:44:00Z"/>
          <w:rFonts w:ascii="Calibri" w:eastAsia="Calibri" w:hAnsi="Calibri" w:cs="Times New Roman"/>
        </w:rPr>
      </w:pPr>
      <w:ins w:id="11903" w:author="UTENTE" w:date="2020-06-30T18:44:00Z">
        <w:r w:rsidRPr="00674C8A">
          <w:rPr>
            <w:rFonts w:ascii="Calibri" w:eastAsia="Calibri" w:hAnsi="Calibri" w:cs="Times New Roman"/>
          </w:rPr>
          <w:t>905.</w:t>
        </w:r>
        <w:r w:rsidRPr="00674C8A">
          <w:rPr>
            <w:rFonts w:ascii="Calibri" w:eastAsia="Calibri" w:hAnsi="Calibri" w:cs="Times New Roman"/>
          </w:rPr>
          <w:tab/>
          <w:t>u "\"Beh, sicuro non ti facciamo lasciare San Fran così facilmente, no?\""</w:t>
        </w:r>
      </w:ins>
    </w:p>
    <w:p w14:paraId="6DF6FBF8" w14:textId="77777777" w:rsidR="00674C8A" w:rsidRPr="00674C8A" w:rsidRDefault="00674C8A" w:rsidP="00674C8A">
      <w:pPr>
        <w:spacing w:line="600" w:lineRule="auto"/>
        <w:jc w:val="left"/>
        <w:rPr>
          <w:ins w:id="11904" w:author="UTENTE" w:date="2020-06-30T18:44:00Z"/>
          <w:rFonts w:ascii="Calibri" w:eastAsia="Calibri" w:hAnsi="Calibri" w:cs="Times New Roman"/>
        </w:rPr>
      </w:pPr>
      <w:ins w:id="11905" w:author="UTENTE" w:date="2020-06-30T18:44:00Z">
        <w:r w:rsidRPr="00674C8A">
          <w:rPr>
            <w:rFonts w:ascii="Calibri" w:eastAsia="Calibri" w:hAnsi="Calibri" w:cs="Times New Roman"/>
          </w:rPr>
          <w:t>906.</w:t>
        </w:r>
        <w:r w:rsidRPr="00674C8A">
          <w:rPr>
            <w:rFonts w:ascii="Calibri" w:eastAsia="Calibri" w:hAnsi="Calibri" w:cs="Times New Roman"/>
          </w:rPr>
          <w:tab/>
          <w:t>u "\"A Bishop non piacciono proprio i traditori… ma lo sapevi dall'inizio, giusto?\""</w:t>
        </w:r>
      </w:ins>
    </w:p>
    <w:p w14:paraId="372D48E3" w14:textId="77777777" w:rsidR="00674C8A" w:rsidRPr="00674C8A" w:rsidRDefault="00674C8A" w:rsidP="00674C8A">
      <w:pPr>
        <w:spacing w:line="600" w:lineRule="auto"/>
        <w:jc w:val="left"/>
        <w:rPr>
          <w:ins w:id="11906" w:author="UTENTE" w:date="2020-06-30T18:44:00Z"/>
          <w:rFonts w:ascii="Calibri" w:eastAsia="Calibri" w:hAnsi="Calibri" w:cs="Times New Roman"/>
        </w:rPr>
      </w:pPr>
      <w:ins w:id="11907" w:author="UTENTE" w:date="2020-06-30T18:44:00Z">
        <w:r w:rsidRPr="00674C8A">
          <w:rPr>
            <w:rFonts w:ascii="Calibri" w:eastAsia="Calibri" w:hAnsi="Calibri" w:cs="Times New Roman"/>
          </w:rPr>
          <w:t>907.</w:t>
        </w:r>
        <w:r w:rsidRPr="00674C8A">
          <w:rPr>
            <w:rFonts w:ascii="Calibri" w:eastAsia="Calibri" w:hAnsi="Calibri" w:cs="Times New Roman"/>
          </w:rPr>
          <w:tab/>
          <w:t>u "\"Mi sto rompendo le scatole di guardare la sua stupida faccia, sai…\""</w:t>
        </w:r>
      </w:ins>
    </w:p>
    <w:p w14:paraId="5F52069A" w14:textId="77777777" w:rsidR="00674C8A" w:rsidRPr="00674C8A" w:rsidRDefault="00674C8A" w:rsidP="00674C8A">
      <w:pPr>
        <w:spacing w:line="600" w:lineRule="auto"/>
        <w:jc w:val="left"/>
        <w:rPr>
          <w:ins w:id="11908" w:author="UTENTE" w:date="2020-06-30T18:44:00Z"/>
          <w:rFonts w:ascii="Calibri" w:eastAsia="Calibri" w:hAnsi="Calibri" w:cs="Times New Roman"/>
        </w:rPr>
      </w:pPr>
      <w:ins w:id="11909" w:author="UTENTE" w:date="2020-06-30T18:44:00Z">
        <w:r w:rsidRPr="00674C8A">
          <w:rPr>
            <w:rFonts w:ascii="Calibri" w:eastAsia="Calibri" w:hAnsi="Calibri" w:cs="Times New Roman"/>
          </w:rPr>
          <w:t>908.</w:t>
        </w:r>
        <w:r w:rsidRPr="00674C8A">
          <w:rPr>
            <w:rFonts w:ascii="Calibri" w:eastAsia="Calibri" w:hAnsi="Calibri" w:cs="Times New Roman"/>
          </w:rPr>
          <w:tab/>
          <w:t>u "\"È ora di passare al sodo! Ahahaha!\""</w:t>
        </w:r>
      </w:ins>
    </w:p>
    <w:p w14:paraId="68D42F7D" w14:textId="77777777" w:rsidR="00674C8A" w:rsidRPr="00674C8A" w:rsidRDefault="00674C8A" w:rsidP="00674C8A">
      <w:pPr>
        <w:spacing w:line="600" w:lineRule="auto"/>
        <w:jc w:val="left"/>
        <w:rPr>
          <w:ins w:id="11910" w:author="UTENTE" w:date="2020-06-30T18:44:00Z"/>
          <w:rFonts w:ascii="Calibri" w:eastAsia="Calibri" w:hAnsi="Calibri" w:cs="Times New Roman"/>
        </w:rPr>
      </w:pPr>
      <w:ins w:id="11911" w:author="UTENTE" w:date="2020-06-30T18:44:00Z">
        <w:r w:rsidRPr="00674C8A">
          <w:rPr>
            <w:rFonts w:ascii="Calibri" w:eastAsia="Calibri" w:hAnsi="Calibri" w:cs="Times New Roman"/>
          </w:rPr>
          <w:t>909.</w:t>
        </w:r>
        <w:r w:rsidRPr="00674C8A">
          <w:rPr>
            <w:rFonts w:ascii="Calibri" w:eastAsia="Calibri" w:hAnsi="Calibri" w:cs="Times New Roman"/>
          </w:rPr>
          <w:tab/>
          <w:t>rp "\"Ngh-!\""</w:t>
        </w:r>
      </w:ins>
    </w:p>
    <w:p w14:paraId="2F2EBDAE" w14:textId="77777777" w:rsidR="00674C8A" w:rsidRPr="00674C8A" w:rsidRDefault="00674C8A" w:rsidP="00674C8A">
      <w:pPr>
        <w:spacing w:line="600" w:lineRule="auto"/>
        <w:jc w:val="left"/>
        <w:rPr>
          <w:ins w:id="11912" w:author="UTENTE" w:date="2020-06-30T18:44:00Z"/>
          <w:rFonts w:ascii="Calibri" w:eastAsia="Calibri" w:hAnsi="Calibri" w:cs="Times New Roman"/>
        </w:rPr>
      </w:pPr>
      <w:ins w:id="11913" w:author="UTENTE" w:date="2020-06-30T18:44:00Z">
        <w:r w:rsidRPr="00674C8A">
          <w:rPr>
            <w:rFonts w:ascii="Calibri" w:eastAsia="Calibri" w:hAnsi="Calibri" w:cs="Times New Roman"/>
          </w:rPr>
          <w:t>910.</w:t>
        </w:r>
        <w:r w:rsidRPr="00674C8A">
          <w:rPr>
            <w:rFonts w:ascii="Calibri" w:eastAsia="Calibri" w:hAnsi="Calibri" w:cs="Times New Roman"/>
          </w:rPr>
          <w:tab/>
          <w:t>n "Uno dei vampiri si lancia verso Rex, cercando di ridurlo in brandelli con i suoi affilati artigli."</w:t>
        </w:r>
      </w:ins>
    </w:p>
    <w:p w14:paraId="2F2F8BF0" w14:textId="77777777" w:rsidR="00674C8A" w:rsidRPr="00674C8A" w:rsidRDefault="00674C8A" w:rsidP="00674C8A">
      <w:pPr>
        <w:spacing w:line="600" w:lineRule="auto"/>
        <w:jc w:val="left"/>
        <w:rPr>
          <w:ins w:id="11914" w:author="UTENTE" w:date="2020-06-30T18:44:00Z"/>
          <w:rFonts w:ascii="Calibri" w:eastAsia="Calibri" w:hAnsi="Calibri" w:cs="Times New Roman"/>
        </w:rPr>
      </w:pPr>
      <w:ins w:id="11915" w:author="UTENTE" w:date="2020-06-30T18:44:00Z">
        <w:r w:rsidRPr="00674C8A">
          <w:rPr>
            <w:rFonts w:ascii="Calibri" w:eastAsia="Calibri" w:hAnsi="Calibri" w:cs="Times New Roman"/>
          </w:rPr>
          <w:t>911.</w:t>
        </w:r>
        <w:r w:rsidRPr="00674C8A">
          <w:rPr>
            <w:rFonts w:ascii="Calibri" w:eastAsia="Calibri" w:hAnsi="Calibri" w:cs="Times New Roman"/>
          </w:rPr>
          <w:tab/>
          <w:t>mc "\"Rex…!\""</w:t>
        </w:r>
      </w:ins>
    </w:p>
    <w:p w14:paraId="4E1833DA" w14:textId="77777777" w:rsidR="00674C8A" w:rsidRPr="00674C8A" w:rsidRDefault="00674C8A" w:rsidP="00674C8A">
      <w:pPr>
        <w:spacing w:line="600" w:lineRule="auto"/>
        <w:jc w:val="left"/>
        <w:rPr>
          <w:ins w:id="11916" w:author="UTENTE" w:date="2020-06-30T18:44:00Z"/>
          <w:rFonts w:ascii="Calibri" w:eastAsia="Calibri" w:hAnsi="Calibri" w:cs="Times New Roman"/>
        </w:rPr>
      </w:pPr>
      <w:ins w:id="11917" w:author="UTENTE" w:date="2020-06-30T18:44:00Z">
        <w:r w:rsidRPr="00674C8A">
          <w:rPr>
            <w:rFonts w:ascii="Calibri" w:eastAsia="Calibri" w:hAnsi="Calibri" w:cs="Times New Roman"/>
          </w:rPr>
          <w:t>912.</w:t>
        </w:r>
        <w:r w:rsidRPr="00674C8A">
          <w:rPr>
            <w:rFonts w:ascii="Calibri" w:eastAsia="Calibri" w:hAnsi="Calibri" w:cs="Times New Roman"/>
          </w:rPr>
          <w:tab/>
          <w:t>u "\"E il tuo 'amico' qui…\""</w:t>
        </w:r>
      </w:ins>
    </w:p>
    <w:p w14:paraId="118A1ED8" w14:textId="77777777" w:rsidR="00674C8A" w:rsidRPr="00674C8A" w:rsidRDefault="00674C8A" w:rsidP="00674C8A">
      <w:pPr>
        <w:spacing w:line="600" w:lineRule="auto"/>
        <w:jc w:val="left"/>
        <w:rPr>
          <w:ins w:id="11918" w:author="UTENTE" w:date="2020-06-30T18:44:00Z"/>
          <w:rFonts w:ascii="Calibri" w:eastAsia="Calibri" w:hAnsi="Calibri" w:cs="Times New Roman"/>
        </w:rPr>
      </w:pPr>
      <w:ins w:id="11919" w:author="UTENTE" w:date="2020-06-30T18:44:00Z">
        <w:r w:rsidRPr="00674C8A">
          <w:rPr>
            <w:rFonts w:ascii="Calibri" w:eastAsia="Calibri" w:hAnsi="Calibri" w:cs="Times New Roman"/>
          </w:rPr>
          <w:t>913.</w:t>
        </w:r>
        <w:r w:rsidRPr="00674C8A">
          <w:rPr>
            <w:rFonts w:ascii="Calibri" w:eastAsia="Calibri" w:hAnsi="Calibri" w:cs="Times New Roman"/>
          </w:rPr>
          <w:tab/>
          <w:t>n "Prima che io possa correre ad aiutar Rex, il secondo vampiro mi blocca la strada, passandosi la lingua sui scintillanti canini."</w:t>
        </w:r>
      </w:ins>
    </w:p>
    <w:p w14:paraId="7ACE067A" w14:textId="77777777" w:rsidR="00674C8A" w:rsidRPr="00674C8A" w:rsidRDefault="00674C8A" w:rsidP="00674C8A">
      <w:pPr>
        <w:spacing w:line="600" w:lineRule="auto"/>
        <w:jc w:val="left"/>
        <w:rPr>
          <w:ins w:id="11920" w:author="UTENTE" w:date="2020-06-30T18:44:00Z"/>
          <w:rFonts w:ascii="Calibri" w:eastAsia="Calibri" w:hAnsi="Calibri" w:cs="Times New Roman"/>
        </w:rPr>
      </w:pPr>
      <w:ins w:id="11921" w:author="UTENTE" w:date="2020-06-30T18:44:00Z">
        <w:r w:rsidRPr="00674C8A">
          <w:rPr>
            <w:rFonts w:ascii="Calibri" w:eastAsia="Calibri" w:hAnsi="Calibri" w:cs="Times New Roman"/>
          </w:rPr>
          <w:t>914.</w:t>
        </w:r>
        <w:r w:rsidRPr="00674C8A">
          <w:rPr>
            <w:rFonts w:ascii="Calibri" w:eastAsia="Calibri" w:hAnsi="Calibri" w:cs="Times New Roman"/>
          </w:rPr>
          <w:tab/>
          <w:t>u "\"Non sarebbe male pestarti un po' prima… Farti vedere cosa significa ficcare il naso dove non devi…\""</w:t>
        </w:r>
        <w:r w:rsidRPr="00674C8A">
          <w:rPr>
            <w:rFonts w:ascii="Calibri" w:eastAsia="Calibri" w:hAnsi="Calibri" w:cs="Times New Roman"/>
          </w:rPr>
          <w:br w:type="page"/>
        </w:r>
      </w:ins>
    </w:p>
    <w:p w14:paraId="4CDB777F" w14:textId="77777777" w:rsidR="00674C8A" w:rsidRPr="00674C8A" w:rsidRDefault="00674C8A" w:rsidP="00674C8A">
      <w:pPr>
        <w:spacing w:line="600" w:lineRule="auto"/>
        <w:jc w:val="left"/>
        <w:rPr>
          <w:ins w:id="11922" w:author="UTENTE" w:date="2020-06-30T18:44:00Z"/>
          <w:rFonts w:ascii="Calibri" w:eastAsia="Calibri" w:hAnsi="Calibri" w:cs="Times New Roman"/>
          <w:lang w:val="en-US"/>
        </w:rPr>
      </w:pPr>
      <w:ins w:id="11923" w:author="UTENTE" w:date="2020-06-30T18:44:00Z">
        <w:r w:rsidRPr="00674C8A">
          <w:rPr>
            <w:rFonts w:ascii="Calibri" w:eastAsia="Calibri" w:hAnsi="Calibri" w:cs="Times New Roman"/>
            <w:lang w:val="en-US"/>
          </w:rPr>
          <w:lastRenderedPageBreak/>
          <w:t>915.</w:t>
        </w:r>
        <w:r w:rsidRPr="00674C8A">
          <w:rPr>
            <w:rFonts w:ascii="Calibri" w:eastAsia="Calibri" w:hAnsi="Calibri" w:cs="Times New Roman"/>
            <w:lang w:val="en-US"/>
          </w:rPr>
          <w:tab/>
          <w:t>mc "\"…!\""</w:t>
        </w:r>
      </w:ins>
    </w:p>
    <w:p w14:paraId="1A8422AC" w14:textId="77777777" w:rsidR="00674C8A" w:rsidRPr="00674C8A" w:rsidRDefault="00674C8A" w:rsidP="00674C8A">
      <w:pPr>
        <w:spacing w:line="600" w:lineRule="auto"/>
        <w:jc w:val="left"/>
        <w:rPr>
          <w:ins w:id="11924" w:author="UTENTE" w:date="2020-06-30T18:44:00Z"/>
          <w:rFonts w:ascii="Calibri" w:eastAsia="Calibri" w:hAnsi="Calibri" w:cs="Times New Roman"/>
          <w:lang w:val="en-US"/>
        </w:rPr>
      </w:pPr>
      <w:ins w:id="11925" w:author="UTENTE" w:date="2020-06-30T18:44:00Z">
        <w:r w:rsidRPr="00674C8A">
          <w:rPr>
            <w:rFonts w:ascii="Calibri" w:eastAsia="Calibri" w:hAnsi="Calibri" w:cs="Times New Roman"/>
            <w:lang w:val="en-US"/>
          </w:rPr>
          <w:t>916.</w:t>
        </w:r>
        <w:r w:rsidRPr="00674C8A">
          <w:rPr>
            <w:rFonts w:ascii="Calibri" w:eastAsia="Calibri" w:hAnsi="Calibri" w:cs="Times New Roman"/>
            <w:lang w:val="en-US"/>
          </w:rPr>
          <w:tab/>
          <w:t>n "Shit –{w} how am I supposed to defend myself against a guy his size?!"</w:t>
        </w:r>
      </w:ins>
    </w:p>
    <w:p w14:paraId="5A32EAAA" w14:textId="77777777" w:rsidR="00674C8A" w:rsidRPr="00674C8A" w:rsidRDefault="00674C8A" w:rsidP="00674C8A">
      <w:pPr>
        <w:spacing w:line="600" w:lineRule="auto"/>
        <w:jc w:val="left"/>
        <w:rPr>
          <w:ins w:id="11926" w:author="UTENTE" w:date="2020-06-30T18:44:00Z"/>
          <w:rFonts w:ascii="Calibri" w:eastAsia="Calibri" w:hAnsi="Calibri" w:cs="Times New Roman"/>
          <w:lang w:val="en-US"/>
        </w:rPr>
      </w:pPr>
      <w:ins w:id="11927" w:author="UTENTE" w:date="2020-06-30T18:44:00Z">
        <w:r w:rsidRPr="00674C8A">
          <w:rPr>
            <w:rFonts w:ascii="Calibri" w:eastAsia="Calibri" w:hAnsi="Calibri" w:cs="Times New Roman"/>
            <w:lang w:val="en-US"/>
          </w:rPr>
          <w:t>917.</w:t>
        </w:r>
        <w:r w:rsidRPr="00674C8A">
          <w:rPr>
            <w:rFonts w:ascii="Calibri" w:eastAsia="Calibri" w:hAnsi="Calibri" w:cs="Times New Roman"/>
            <w:lang w:val="en-US"/>
          </w:rPr>
          <w:tab/>
          <w:t>rp "\"You– Get the fuck away from him!\""</w:t>
        </w:r>
      </w:ins>
    </w:p>
    <w:p w14:paraId="6E614EDA" w14:textId="77777777" w:rsidR="00674C8A" w:rsidRPr="00674C8A" w:rsidRDefault="00674C8A" w:rsidP="00674C8A">
      <w:pPr>
        <w:spacing w:line="600" w:lineRule="auto"/>
        <w:jc w:val="left"/>
        <w:rPr>
          <w:ins w:id="11928" w:author="UTENTE" w:date="2020-06-30T18:44:00Z"/>
          <w:rFonts w:ascii="Calibri" w:eastAsia="Calibri" w:hAnsi="Calibri" w:cs="Times New Roman"/>
          <w:lang w:val="en-US"/>
        </w:rPr>
      </w:pPr>
      <w:ins w:id="11929" w:author="UTENTE" w:date="2020-06-30T18:44:00Z">
        <w:r w:rsidRPr="00674C8A">
          <w:rPr>
            <w:rFonts w:ascii="Calibri" w:eastAsia="Calibri" w:hAnsi="Calibri" w:cs="Times New Roman"/>
            <w:lang w:val="en-US"/>
          </w:rPr>
          <w:t>918.</w:t>
        </w:r>
        <w:r w:rsidRPr="00674C8A">
          <w:rPr>
            <w:rFonts w:ascii="Calibri" w:eastAsia="Calibri" w:hAnsi="Calibri" w:cs="Times New Roman"/>
            <w:lang w:val="en-US"/>
          </w:rPr>
          <w:tab/>
          <w:t>n "Rex shouts desperately towards us, but he's locked in a struggle with the second vampire, both of them grappling each other like animals."</w:t>
        </w:r>
      </w:ins>
    </w:p>
    <w:p w14:paraId="261AEBE5" w14:textId="77777777" w:rsidR="00674C8A" w:rsidRPr="00674C8A" w:rsidRDefault="00674C8A" w:rsidP="00674C8A">
      <w:pPr>
        <w:spacing w:line="600" w:lineRule="auto"/>
        <w:jc w:val="left"/>
        <w:rPr>
          <w:ins w:id="11930" w:author="UTENTE" w:date="2020-06-30T18:44:00Z"/>
          <w:rFonts w:ascii="Calibri" w:eastAsia="Calibri" w:hAnsi="Calibri" w:cs="Times New Roman"/>
          <w:lang w:val="en-US"/>
        </w:rPr>
      </w:pPr>
      <w:ins w:id="11931" w:author="UTENTE" w:date="2020-06-30T18:44:00Z">
        <w:r w:rsidRPr="00674C8A">
          <w:rPr>
            <w:rFonts w:ascii="Calibri" w:eastAsia="Calibri" w:hAnsi="Calibri" w:cs="Times New Roman"/>
            <w:lang w:val="en-US"/>
          </w:rPr>
          <w:t>919.</w:t>
        </w:r>
        <w:r w:rsidRPr="00674C8A">
          <w:rPr>
            <w:rFonts w:ascii="Calibri" w:eastAsia="Calibri" w:hAnsi="Calibri" w:cs="Times New Roman"/>
            <w:lang w:val="en-US"/>
          </w:rPr>
          <w:tab/>
          <w:t>n "There's no way he can reach me in time.{w} I have to–"</w:t>
        </w:r>
      </w:ins>
    </w:p>
    <w:p w14:paraId="71D87CD7" w14:textId="77777777" w:rsidR="00674C8A" w:rsidRPr="00674C8A" w:rsidRDefault="00674C8A" w:rsidP="00674C8A">
      <w:pPr>
        <w:spacing w:line="600" w:lineRule="auto"/>
        <w:jc w:val="left"/>
        <w:rPr>
          <w:ins w:id="11932" w:author="UTENTE" w:date="2020-06-30T18:44:00Z"/>
          <w:rFonts w:ascii="Calibri" w:eastAsia="Calibri" w:hAnsi="Calibri" w:cs="Times New Roman"/>
          <w:lang w:val="en-US"/>
        </w:rPr>
      </w:pPr>
      <w:ins w:id="11933" w:author="UTENTE" w:date="2020-06-30T18:44:00Z">
        <w:r w:rsidRPr="00674C8A">
          <w:rPr>
            <w:rFonts w:ascii="Calibri" w:eastAsia="Calibri" w:hAnsi="Calibri" w:cs="Times New Roman"/>
            <w:lang w:val="en-US"/>
          </w:rPr>
          <w:t>920.</w:t>
        </w:r>
        <w:r w:rsidRPr="00674C8A">
          <w:rPr>
            <w:rFonts w:ascii="Calibri" w:eastAsia="Calibri" w:hAnsi="Calibri" w:cs="Times New Roman"/>
            <w:lang w:val="en-US"/>
          </w:rPr>
          <w:tab/>
          <w:t>u "\"C'mere, you little…!\""</w:t>
        </w:r>
      </w:ins>
    </w:p>
    <w:p w14:paraId="193A3D58" w14:textId="77777777" w:rsidR="00674C8A" w:rsidRPr="00674C8A" w:rsidRDefault="00674C8A" w:rsidP="00674C8A">
      <w:pPr>
        <w:spacing w:line="600" w:lineRule="auto"/>
        <w:jc w:val="left"/>
        <w:rPr>
          <w:ins w:id="11934" w:author="UTENTE" w:date="2020-06-30T18:44:00Z"/>
          <w:rFonts w:ascii="Calibri" w:eastAsia="Calibri" w:hAnsi="Calibri" w:cs="Times New Roman"/>
          <w:lang w:val="en-US"/>
        </w:rPr>
      </w:pPr>
      <w:ins w:id="11935" w:author="UTENTE" w:date="2020-06-30T18:44:00Z">
        <w:r w:rsidRPr="00674C8A">
          <w:rPr>
            <w:rFonts w:ascii="Calibri" w:eastAsia="Calibri" w:hAnsi="Calibri" w:cs="Times New Roman"/>
            <w:lang w:val="en-US"/>
          </w:rPr>
          <w:t>921.</w:t>
        </w:r>
        <w:r w:rsidRPr="00674C8A">
          <w:rPr>
            <w:rFonts w:ascii="Calibri" w:eastAsia="Calibri" w:hAnsi="Calibri" w:cs="Times New Roman"/>
            <w:lang w:val="en-US"/>
          </w:rPr>
          <w:tab/>
          <w:t>mc "\"Ngh–!\""</w:t>
        </w:r>
      </w:ins>
    </w:p>
    <w:p w14:paraId="6A50088C" w14:textId="77777777" w:rsidR="00674C8A" w:rsidRPr="00674C8A" w:rsidRDefault="00674C8A" w:rsidP="00674C8A">
      <w:pPr>
        <w:spacing w:line="600" w:lineRule="auto"/>
        <w:jc w:val="left"/>
        <w:rPr>
          <w:ins w:id="11936" w:author="UTENTE" w:date="2020-06-30T18:44:00Z"/>
          <w:rFonts w:ascii="Calibri" w:eastAsia="Calibri" w:hAnsi="Calibri" w:cs="Times New Roman"/>
          <w:lang w:val="en-US"/>
        </w:rPr>
      </w:pPr>
      <w:ins w:id="11937" w:author="UTENTE" w:date="2020-06-30T18:44:00Z">
        <w:r w:rsidRPr="00674C8A">
          <w:rPr>
            <w:rFonts w:ascii="Calibri" w:eastAsia="Calibri" w:hAnsi="Calibri" w:cs="Times New Roman"/>
            <w:lang w:val="en-US"/>
          </w:rPr>
          <w:t>922.</w:t>
        </w:r>
        <w:r w:rsidRPr="00674C8A">
          <w:rPr>
            <w:rFonts w:ascii="Calibri" w:eastAsia="Calibri" w:hAnsi="Calibri" w:cs="Times New Roman"/>
            <w:lang w:val="en-US"/>
          </w:rPr>
          <w:tab/>
          <w:t>n "Something sharp rakes across my shoulder, tearing through my jacket, and a searing pain wells up around the spot."</w:t>
        </w:r>
      </w:ins>
    </w:p>
    <w:p w14:paraId="1B64C9D0" w14:textId="77777777" w:rsidR="00674C8A" w:rsidRPr="00674C8A" w:rsidRDefault="00674C8A" w:rsidP="00674C8A">
      <w:pPr>
        <w:spacing w:line="600" w:lineRule="auto"/>
        <w:jc w:val="left"/>
        <w:rPr>
          <w:ins w:id="11938" w:author="UTENTE" w:date="2020-06-30T18:44:00Z"/>
          <w:rFonts w:ascii="Calibri" w:eastAsia="Calibri" w:hAnsi="Calibri" w:cs="Times New Roman"/>
          <w:lang w:val="en-US"/>
        </w:rPr>
      </w:pPr>
      <w:ins w:id="11939" w:author="UTENTE" w:date="2020-06-30T18:44:00Z">
        <w:r w:rsidRPr="00674C8A">
          <w:rPr>
            <w:rFonts w:ascii="Calibri" w:eastAsia="Calibri" w:hAnsi="Calibri" w:cs="Times New Roman"/>
            <w:lang w:val="en-US"/>
          </w:rPr>
          <w:t>923.</w:t>
        </w:r>
        <w:r w:rsidRPr="00674C8A">
          <w:rPr>
            <w:rFonts w:ascii="Calibri" w:eastAsia="Calibri" w:hAnsi="Calibri" w:cs="Times New Roman"/>
            <w:lang w:val="en-US"/>
          </w:rPr>
          <w:tab/>
          <w:t>n "Hot blood starts to spill down my arm – the metallic scent reaching my nose a second later."</w:t>
        </w:r>
      </w:ins>
    </w:p>
    <w:p w14:paraId="049EFA12" w14:textId="77777777" w:rsidR="00674C8A" w:rsidRPr="00674C8A" w:rsidRDefault="00674C8A" w:rsidP="00674C8A">
      <w:pPr>
        <w:spacing w:line="600" w:lineRule="auto"/>
        <w:jc w:val="left"/>
        <w:rPr>
          <w:ins w:id="11940" w:author="UTENTE" w:date="2020-06-30T18:44:00Z"/>
          <w:rFonts w:ascii="Calibri" w:eastAsia="Calibri" w:hAnsi="Calibri" w:cs="Times New Roman"/>
          <w:lang w:val="en-US"/>
        </w:rPr>
      </w:pPr>
      <w:ins w:id="11941" w:author="UTENTE" w:date="2020-06-30T18:44:00Z">
        <w:r w:rsidRPr="00674C8A">
          <w:rPr>
            <w:rFonts w:ascii="Calibri" w:eastAsia="Calibri" w:hAnsi="Calibri" w:cs="Times New Roman"/>
            <w:lang w:val="en-US"/>
          </w:rPr>
          <w:t>924.</w:t>
        </w:r>
        <w:r w:rsidRPr="00674C8A">
          <w:rPr>
            <w:rFonts w:ascii="Calibri" w:eastAsia="Calibri" w:hAnsi="Calibri" w:cs="Times New Roman"/>
            <w:lang w:val="en-US"/>
          </w:rPr>
          <w:tab/>
          <w:t>rp "\"…\""</w:t>
        </w:r>
      </w:ins>
    </w:p>
    <w:p w14:paraId="61EC3F48" w14:textId="77777777" w:rsidR="00674C8A" w:rsidRPr="00674C8A" w:rsidRDefault="00674C8A" w:rsidP="00674C8A">
      <w:pPr>
        <w:spacing w:line="600" w:lineRule="auto"/>
        <w:jc w:val="left"/>
        <w:rPr>
          <w:ins w:id="11942" w:author="UTENTE" w:date="2020-06-30T18:44:00Z"/>
          <w:rFonts w:ascii="Calibri" w:eastAsia="Calibri" w:hAnsi="Calibri" w:cs="Times New Roman"/>
          <w:lang w:val="en-US"/>
        </w:rPr>
      </w:pPr>
      <w:ins w:id="11943" w:author="UTENTE" w:date="2020-06-30T18:44:00Z">
        <w:r w:rsidRPr="00674C8A">
          <w:rPr>
            <w:rFonts w:ascii="Calibri" w:eastAsia="Calibri" w:hAnsi="Calibri" w:cs="Times New Roman"/>
            <w:lang w:val="en-US"/>
          </w:rPr>
          <w:t>925.</w:t>
        </w:r>
        <w:r w:rsidRPr="00674C8A">
          <w:rPr>
            <w:rFonts w:ascii="Calibri" w:eastAsia="Calibri" w:hAnsi="Calibri" w:cs="Times New Roman"/>
            <w:lang w:val="en-US"/>
          </w:rPr>
          <w:tab/>
          <w:t>n "As I stumble back, clutching a hand to my injury, Rex abruptly freezes."</w:t>
        </w:r>
      </w:ins>
    </w:p>
    <w:p w14:paraId="3F449695" w14:textId="77777777" w:rsidR="00674C8A" w:rsidRPr="00674C8A" w:rsidRDefault="00674C8A" w:rsidP="00674C8A">
      <w:pPr>
        <w:spacing w:line="600" w:lineRule="auto"/>
        <w:jc w:val="left"/>
        <w:rPr>
          <w:ins w:id="11944" w:author="UTENTE" w:date="2020-06-30T18:44:00Z"/>
          <w:rFonts w:ascii="Calibri" w:eastAsia="Calibri" w:hAnsi="Calibri" w:cs="Times New Roman"/>
          <w:lang w:val="en-US"/>
        </w:rPr>
      </w:pPr>
      <w:ins w:id="11945" w:author="UTENTE" w:date="2020-06-30T18:44:00Z">
        <w:r w:rsidRPr="00674C8A">
          <w:rPr>
            <w:rFonts w:ascii="Calibri" w:eastAsia="Calibri" w:hAnsi="Calibri" w:cs="Times New Roman"/>
            <w:lang w:val="en-US"/>
          </w:rPr>
          <w:t>926.</w:t>
        </w:r>
        <w:r w:rsidRPr="00674C8A">
          <w:rPr>
            <w:rFonts w:ascii="Calibri" w:eastAsia="Calibri" w:hAnsi="Calibri" w:cs="Times New Roman"/>
            <w:lang w:val="en-US"/>
          </w:rPr>
          <w:tab/>
          <w:t>n "His fingers tremble as they clench the other vampire's collar, knuckles turning white."</w:t>
        </w:r>
      </w:ins>
    </w:p>
    <w:p w14:paraId="45519B69" w14:textId="77777777" w:rsidR="00674C8A" w:rsidRPr="00674C8A" w:rsidRDefault="00674C8A" w:rsidP="00674C8A">
      <w:pPr>
        <w:spacing w:line="600" w:lineRule="auto"/>
        <w:jc w:val="left"/>
        <w:rPr>
          <w:ins w:id="11946" w:author="UTENTE" w:date="2020-06-30T18:44:00Z"/>
          <w:rFonts w:ascii="Calibri" w:eastAsia="Calibri" w:hAnsi="Calibri" w:cs="Times New Roman"/>
          <w:lang w:val="en-US"/>
        </w:rPr>
      </w:pPr>
      <w:ins w:id="11947" w:author="UTENTE" w:date="2020-06-30T18:44:00Z">
        <w:r w:rsidRPr="00674C8A">
          <w:rPr>
            <w:rFonts w:ascii="Calibri" w:eastAsia="Calibri" w:hAnsi="Calibri" w:cs="Times New Roman"/>
            <w:lang w:val="en-US"/>
          </w:rPr>
          <w:t>927.</w:t>
        </w:r>
        <w:r w:rsidRPr="00674C8A">
          <w:rPr>
            <w:rFonts w:ascii="Calibri" w:eastAsia="Calibri" w:hAnsi="Calibri" w:cs="Times New Roman"/>
            <w:lang w:val="en-US"/>
          </w:rPr>
          <w:tab/>
          <w:t>n "And his eyes…{w} They stare at me, unfocused, gleaming in a strange way."</w:t>
        </w:r>
      </w:ins>
    </w:p>
    <w:p w14:paraId="66C3D758" w14:textId="77777777" w:rsidR="00674C8A" w:rsidRPr="00674C8A" w:rsidRDefault="00674C8A" w:rsidP="00674C8A">
      <w:pPr>
        <w:spacing w:line="600" w:lineRule="auto"/>
        <w:jc w:val="left"/>
        <w:rPr>
          <w:ins w:id="11948" w:author="UTENTE" w:date="2020-06-30T18:44:00Z"/>
          <w:rFonts w:ascii="Calibri" w:eastAsia="Calibri" w:hAnsi="Calibri" w:cs="Times New Roman"/>
          <w:lang w:val="en-US"/>
        </w:rPr>
      </w:pPr>
      <w:ins w:id="11949" w:author="UTENTE" w:date="2020-06-30T18:44:00Z">
        <w:r w:rsidRPr="00674C8A">
          <w:rPr>
            <w:rFonts w:ascii="Calibri" w:eastAsia="Calibri" w:hAnsi="Calibri" w:cs="Times New Roman"/>
            <w:lang w:val="en-US"/>
          </w:rPr>
          <w:t>928.</w:t>
        </w:r>
        <w:r w:rsidRPr="00674C8A">
          <w:rPr>
            <w:rFonts w:ascii="Calibri" w:eastAsia="Calibri" w:hAnsi="Calibri" w:cs="Times New Roman"/>
            <w:lang w:val="en-US"/>
          </w:rPr>
          <w:tab/>
          <w:t>mcp "\"R-Rex?\""</w:t>
        </w:r>
      </w:ins>
    </w:p>
    <w:p w14:paraId="022940C3" w14:textId="77777777" w:rsidR="00674C8A" w:rsidRPr="00674C8A" w:rsidRDefault="00674C8A" w:rsidP="00674C8A">
      <w:pPr>
        <w:spacing w:line="600" w:lineRule="auto"/>
        <w:jc w:val="left"/>
        <w:rPr>
          <w:ins w:id="11950" w:author="UTENTE" w:date="2020-06-30T18:44:00Z"/>
          <w:rFonts w:ascii="Calibri" w:eastAsia="Calibri" w:hAnsi="Calibri" w:cs="Times New Roman"/>
          <w:lang w:val="en-US"/>
        </w:rPr>
      </w:pPr>
      <w:ins w:id="11951" w:author="UTENTE" w:date="2020-06-30T18:44:00Z">
        <w:r w:rsidRPr="00674C8A">
          <w:rPr>
            <w:rFonts w:ascii="Calibri" w:eastAsia="Calibri" w:hAnsi="Calibri" w:cs="Times New Roman"/>
            <w:lang w:val="en-US"/>
          </w:rPr>
          <w:t>929.</w:t>
        </w:r>
        <w:r w:rsidRPr="00674C8A">
          <w:rPr>
            <w:rFonts w:ascii="Calibri" w:eastAsia="Calibri" w:hAnsi="Calibri" w:cs="Times New Roman"/>
            <w:lang w:val="en-US"/>
          </w:rPr>
          <w:tab/>
          <w:t>mcp "\"Rex, what are you…\"" </w:t>
        </w:r>
        <w:r w:rsidRPr="00674C8A">
          <w:rPr>
            <w:rFonts w:ascii="Calibri" w:eastAsia="Calibri" w:hAnsi="Calibri" w:cs="Times New Roman"/>
            <w:lang w:val="en-US"/>
          </w:rPr>
          <w:br w:type="page"/>
        </w:r>
      </w:ins>
    </w:p>
    <w:p w14:paraId="03A61AA3" w14:textId="77777777" w:rsidR="00674C8A" w:rsidRPr="00674C8A" w:rsidRDefault="00674C8A" w:rsidP="00674C8A">
      <w:pPr>
        <w:spacing w:line="600" w:lineRule="auto"/>
        <w:jc w:val="left"/>
        <w:rPr>
          <w:ins w:id="11952" w:author="UTENTE" w:date="2020-06-30T18:44:00Z"/>
          <w:rFonts w:ascii="Calibri" w:eastAsia="Calibri" w:hAnsi="Calibri" w:cs="Times New Roman"/>
        </w:rPr>
      </w:pPr>
      <w:ins w:id="11953" w:author="UTENTE" w:date="2020-06-30T18:44:00Z">
        <w:r w:rsidRPr="00674C8A">
          <w:rPr>
            <w:rFonts w:ascii="Calibri" w:eastAsia="Calibri" w:hAnsi="Calibri" w:cs="Times New Roman"/>
          </w:rPr>
          <w:lastRenderedPageBreak/>
          <w:t>915.</w:t>
        </w:r>
        <w:r w:rsidRPr="00674C8A">
          <w:rPr>
            <w:rFonts w:ascii="Calibri" w:eastAsia="Calibri" w:hAnsi="Calibri" w:cs="Times New Roman"/>
          </w:rPr>
          <w:tab/>
          <w:t>mc "\"…!\""</w:t>
        </w:r>
      </w:ins>
    </w:p>
    <w:p w14:paraId="16588FA0" w14:textId="77777777" w:rsidR="00674C8A" w:rsidRPr="00674C8A" w:rsidRDefault="00674C8A" w:rsidP="00674C8A">
      <w:pPr>
        <w:spacing w:line="600" w:lineRule="auto"/>
        <w:jc w:val="left"/>
        <w:rPr>
          <w:ins w:id="11954" w:author="UTENTE" w:date="2020-06-30T18:44:00Z"/>
          <w:rFonts w:ascii="Calibri" w:eastAsia="Calibri" w:hAnsi="Calibri" w:cs="Times New Roman"/>
        </w:rPr>
      </w:pPr>
      <w:ins w:id="11955" w:author="UTENTE" w:date="2020-06-30T18:44:00Z">
        <w:r w:rsidRPr="00674C8A">
          <w:rPr>
            <w:rFonts w:ascii="Calibri" w:eastAsia="Calibri" w:hAnsi="Calibri" w:cs="Times New Roman"/>
          </w:rPr>
          <w:t>916.</w:t>
        </w:r>
        <w:r w:rsidRPr="00674C8A">
          <w:rPr>
            <w:rFonts w:ascii="Calibri" w:eastAsia="Calibri" w:hAnsi="Calibri" w:cs="Times New Roman"/>
          </w:rPr>
          <w:tab/>
          <w:t>n "Cazzo -{w} come dovrei difendermi da uno della sua taglia?!"</w:t>
        </w:r>
      </w:ins>
    </w:p>
    <w:p w14:paraId="5E8A9E44" w14:textId="77777777" w:rsidR="00674C8A" w:rsidRPr="00674C8A" w:rsidRDefault="00674C8A" w:rsidP="00674C8A">
      <w:pPr>
        <w:spacing w:line="600" w:lineRule="auto"/>
        <w:jc w:val="left"/>
        <w:rPr>
          <w:ins w:id="11956" w:author="UTENTE" w:date="2020-06-30T18:44:00Z"/>
          <w:rFonts w:ascii="Calibri" w:eastAsia="Calibri" w:hAnsi="Calibri" w:cs="Times New Roman"/>
        </w:rPr>
      </w:pPr>
      <w:ins w:id="11957" w:author="UTENTE" w:date="2020-06-30T18:44:00Z">
        <w:r w:rsidRPr="00674C8A">
          <w:rPr>
            <w:rFonts w:ascii="Calibri" w:eastAsia="Calibri" w:hAnsi="Calibri" w:cs="Times New Roman"/>
          </w:rPr>
          <w:t>917.</w:t>
        </w:r>
        <w:r w:rsidRPr="00674C8A">
          <w:rPr>
            <w:rFonts w:ascii="Calibri" w:eastAsia="Calibri" w:hAnsi="Calibri" w:cs="Times New Roman"/>
          </w:rPr>
          <w:tab/>
          <w:t>rp "\"Tu- Allontanati da lui, porca puttana!\""</w:t>
        </w:r>
      </w:ins>
    </w:p>
    <w:p w14:paraId="06E68DA8" w14:textId="77777777" w:rsidR="00674C8A" w:rsidRPr="00674C8A" w:rsidRDefault="00674C8A" w:rsidP="00674C8A">
      <w:pPr>
        <w:spacing w:line="600" w:lineRule="auto"/>
        <w:jc w:val="left"/>
        <w:rPr>
          <w:ins w:id="11958" w:author="UTENTE" w:date="2020-06-30T18:44:00Z"/>
          <w:rFonts w:ascii="Calibri" w:eastAsia="Calibri" w:hAnsi="Calibri" w:cs="Times New Roman"/>
        </w:rPr>
      </w:pPr>
      <w:ins w:id="11959" w:author="UTENTE" w:date="2020-06-30T18:44:00Z">
        <w:r w:rsidRPr="00674C8A">
          <w:rPr>
            <w:rFonts w:ascii="Calibri" w:eastAsia="Calibri" w:hAnsi="Calibri" w:cs="Times New Roman"/>
          </w:rPr>
          <w:t>918.</w:t>
        </w:r>
        <w:r w:rsidRPr="00674C8A">
          <w:rPr>
            <w:rFonts w:ascii="Calibri" w:eastAsia="Calibri" w:hAnsi="Calibri" w:cs="Times New Roman"/>
          </w:rPr>
          <w:tab/>
          <w:t>n "Rex urla disperatamente nella nostra direzione, ma è bloccato in uno scontro con l'altro vampiro, entrambi cercano di scannarsi come animali."</w:t>
        </w:r>
      </w:ins>
    </w:p>
    <w:p w14:paraId="55D513E3" w14:textId="77777777" w:rsidR="00674C8A" w:rsidRPr="00674C8A" w:rsidRDefault="00674C8A" w:rsidP="00674C8A">
      <w:pPr>
        <w:spacing w:line="600" w:lineRule="auto"/>
        <w:jc w:val="left"/>
        <w:rPr>
          <w:ins w:id="11960" w:author="UTENTE" w:date="2020-06-30T18:44:00Z"/>
          <w:rFonts w:ascii="Calibri" w:eastAsia="Calibri" w:hAnsi="Calibri" w:cs="Times New Roman"/>
        </w:rPr>
      </w:pPr>
      <w:ins w:id="11961" w:author="UTENTE" w:date="2020-06-30T18:44:00Z">
        <w:r w:rsidRPr="00674C8A">
          <w:rPr>
            <w:rFonts w:ascii="Calibri" w:eastAsia="Calibri" w:hAnsi="Calibri" w:cs="Times New Roman"/>
          </w:rPr>
          <w:t>919.</w:t>
        </w:r>
        <w:r w:rsidRPr="00674C8A">
          <w:rPr>
            <w:rFonts w:ascii="Calibri" w:eastAsia="Calibri" w:hAnsi="Calibri" w:cs="Times New Roman"/>
          </w:rPr>
          <w:tab/>
          <w:t>n "È impossibile che riesca a raggiungermi in tempo.{w} Devo -"</w:t>
        </w:r>
      </w:ins>
    </w:p>
    <w:p w14:paraId="6A68CB98" w14:textId="77777777" w:rsidR="00674C8A" w:rsidRPr="00674C8A" w:rsidRDefault="00674C8A" w:rsidP="00674C8A">
      <w:pPr>
        <w:spacing w:line="600" w:lineRule="auto"/>
        <w:jc w:val="left"/>
        <w:rPr>
          <w:ins w:id="11962" w:author="UTENTE" w:date="2020-06-30T18:44:00Z"/>
          <w:rFonts w:ascii="Calibri" w:eastAsia="Calibri" w:hAnsi="Calibri" w:cs="Times New Roman"/>
        </w:rPr>
      </w:pPr>
      <w:ins w:id="11963" w:author="UTENTE" w:date="2020-06-30T18:44:00Z">
        <w:r w:rsidRPr="00674C8A">
          <w:rPr>
            <w:rFonts w:ascii="Calibri" w:eastAsia="Calibri" w:hAnsi="Calibri" w:cs="Times New Roman"/>
          </w:rPr>
          <w:t>920.</w:t>
        </w:r>
        <w:r w:rsidRPr="00674C8A">
          <w:rPr>
            <w:rFonts w:ascii="Calibri" w:eastAsia="Calibri" w:hAnsi="Calibri" w:cs="Times New Roman"/>
          </w:rPr>
          <w:tab/>
          <w:t>u "\"Vieni qui, piccolo bast…!\""</w:t>
        </w:r>
      </w:ins>
    </w:p>
    <w:p w14:paraId="51578825" w14:textId="77777777" w:rsidR="00674C8A" w:rsidRPr="00674C8A" w:rsidRDefault="00674C8A" w:rsidP="00674C8A">
      <w:pPr>
        <w:spacing w:line="600" w:lineRule="auto"/>
        <w:jc w:val="left"/>
        <w:rPr>
          <w:ins w:id="11964" w:author="UTENTE" w:date="2020-06-30T18:44:00Z"/>
          <w:rFonts w:ascii="Calibri" w:eastAsia="Calibri" w:hAnsi="Calibri" w:cs="Times New Roman"/>
        </w:rPr>
      </w:pPr>
      <w:ins w:id="11965" w:author="UTENTE" w:date="2020-06-30T18:44:00Z">
        <w:r w:rsidRPr="00674C8A">
          <w:rPr>
            <w:rFonts w:ascii="Calibri" w:eastAsia="Calibri" w:hAnsi="Calibri" w:cs="Times New Roman"/>
          </w:rPr>
          <w:t>921.</w:t>
        </w:r>
        <w:r w:rsidRPr="00674C8A">
          <w:rPr>
            <w:rFonts w:ascii="Calibri" w:eastAsia="Calibri" w:hAnsi="Calibri" w:cs="Times New Roman"/>
          </w:rPr>
          <w:tab/>
          <w:t>mc "\"Ngh-!\""</w:t>
        </w:r>
      </w:ins>
    </w:p>
    <w:p w14:paraId="260ECBEF" w14:textId="77777777" w:rsidR="00674C8A" w:rsidRPr="00674C8A" w:rsidRDefault="00674C8A" w:rsidP="00674C8A">
      <w:pPr>
        <w:spacing w:line="600" w:lineRule="auto"/>
        <w:jc w:val="left"/>
        <w:rPr>
          <w:ins w:id="11966" w:author="UTENTE" w:date="2020-06-30T18:44:00Z"/>
          <w:rFonts w:ascii="Calibri" w:eastAsia="Calibri" w:hAnsi="Calibri" w:cs="Times New Roman"/>
        </w:rPr>
      </w:pPr>
      <w:ins w:id="11967" w:author="UTENTE" w:date="2020-06-30T18:44:00Z">
        <w:r w:rsidRPr="00674C8A">
          <w:rPr>
            <w:rFonts w:ascii="Calibri" w:eastAsia="Calibri" w:hAnsi="Calibri" w:cs="Times New Roman"/>
          </w:rPr>
          <w:t>922.</w:t>
        </w:r>
        <w:r w:rsidRPr="00674C8A">
          <w:rPr>
            <w:rFonts w:ascii="Calibri" w:eastAsia="Calibri" w:hAnsi="Calibri" w:cs="Times New Roman"/>
          </w:rPr>
          <w:tab/>
          <w:t>n "Qualcosa di affilato mi si conficca nella spalla, strappandomi la giacca, e un dolore lancinante mi attanaglia. "</w:t>
        </w:r>
      </w:ins>
    </w:p>
    <w:p w14:paraId="20B25728" w14:textId="77777777" w:rsidR="00674C8A" w:rsidRPr="00674C8A" w:rsidRDefault="00674C8A" w:rsidP="00674C8A">
      <w:pPr>
        <w:spacing w:line="600" w:lineRule="auto"/>
        <w:jc w:val="left"/>
        <w:rPr>
          <w:ins w:id="11968" w:author="UTENTE" w:date="2020-06-30T18:44:00Z"/>
          <w:rFonts w:ascii="Calibri" w:eastAsia="Calibri" w:hAnsi="Calibri" w:cs="Times New Roman"/>
        </w:rPr>
      </w:pPr>
      <w:ins w:id="11969" w:author="UTENTE" w:date="2020-06-30T18:44:00Z">
        <w:r w:rsidRPr="00674C8A">
          <w:rPr>
            <w:rFonts w:ascii="Calibri" w:eastAsia="Calibri" w:hAnsi="Calibri" w:cs="Times New Roman"/>
          </w:rPr>
          <w:t>923.</w:t>
        </w:r>
        <w:r w:rsidRPr="00674C8A">
          <w:rPr>
            <w:rFonts w:ascii="Calibri" w:eastAsia="Calibri" w:hAnsi="Calibri" w:cs="Times New Roman"/>
          </w:rPr>
          <w:tab/>
          <w:t>n "Sangue caldo inizia a scorrermi lungo il braccio - l'odore ferroso mi raggiunge il naso pochi istanti dopo."</w:t>
        </w:r>
      </w:ins>
    </w:p>
    <w:p w14:paraId="74C6705F" w14:textId="77777777" w:rsidR="00674C8A" w:rsidRPr="00674C8A" w:rsidRDefault="00674C8A" w:rsidP="00674C8A">
      <w:pPr>
        <w:spacing w:line="600" w:lineRule="auto"/>
        <w:jc w:val="left"/>
        <w:rPr>
          <w:ins w:id="11970" w:author="UTENTE" w:date="2020-06-30T18:44:00Z"/>
          <w:rFonts w:ascii="Calibri" w:eastAsia="Calibri" w:hAnsi="Calibri" w:cs="Times New Roman"/>
        </w:rPr>
      </w:pPr>
      <w:ins w:id="11971" w:author="UTENTE" w:date="2020-06-30T18:44:00Z">
        <w:r w:rsidRPr="00674C8A">
          <w:rPr>
            <w:rFonts w:ascii="Calibri" w:eastAsia="Calibri" w:hAnsi="Calibri" w:cs="Times New Roman"/>
          </w:rPr>
          <w:t>924.</w:t>
        </w:r>
        <w:r w:rsidRPr="00674C8A">
          <w:rPr>
            <w:rFonts w:ascii="Calibri" w:eastAsia="Calibri" w:hAnsi="Calibri" w:cs="Times New Roman"/>
          </w:rPr>
          <w:tab/>
          <w:t>rp "\"…\""</w:t>
        </w:r>
      </w:ins>
    </w:p>
    <w:p w14:paraId="7BD1DA5A" w14:textId="77777777" w:rsidR="00674C8A" w:rsidRPr="00674C8A" w:rsidRDefault="00674C8A" w:rsidP="00674C8A">
      <w:pPr>
        <w:spacing w:line="600" w:lineRule="auto"/>
        <w:jc w:val="left"/>
        <w:rPr>
          <w:ins w:id="11972" w:author="UTENTE" w:date="2020-06-30T18:44:00Z"/>
          <w:rFonts w:ascii="Calibri" w:eastAsia="Calibri" w:hAnsi="Calibri" w:cs="Times New Roman"/>
        </w:rPr>
      </w:pPr>
      <w:ins w:id="11973" w:author="UTENTE" w:date="2020-06-30T18:44:00Z">
        <w:r w:rsidRPr="00674C8A">
          <w:rPr>
            <w:rFonts w:ascii="Calibri" w:eastAsia="Calibri" w:hAnsi="Calibri" w:cs="Times New Roman"/>
          </w:rPr>
          <w:t>925.</w:t>
        </w:r>
        <w:r w:rsidRPr="00674C8A">
          <w:rPr>
            <w:rFonts w:ascii="Calibri" w:eastAsia="Calibri" w:hAnsi="Calibri" w:cs="Times New Roman"/>
          </w:rPr>
          <w:tab/>
          <w:t>n "Mentre indietreggio barcollante, stringendomi la ferita con una mano, Rex si paralizza."</w:t>
        </w:r>
      </w:ins>
    </w:p>
    <w:p w14:paraId="3CB2B9FD" w14:textId="77777777" w:rsidR="00674C8A" w:rsidRPr="00674C8A" w:rsidRDefault="00674C8A" w:rsidP="00674C8A">
      <w:pPr>
        <w:spacing w:line="600" w:lineRule="auto"/>
        <w:jc w:val="left"/>
        <w:rPr>
          <w:ins w:id="11974" w:author="UTENTE" w:date="2020-06-30T18:44:00Z"/>
          <w:rFonts w:ascii="Calibri" w:eastAsia="Calibri" w:hAnsi="Calibri" w:cs="Times New Roman"/>
        </w:rPr>
      </w:pPr>
      <w:ins w:id="11975" w:author="UTENTE" w:date="2020-06-30T18:44:00Z">
        <w:r w:rsidRPr="00674C8A">
          <w:rPr>
            <w:rFonts w:ascii="Calibri" w:eastAsia="Calibri" w:hAnsi="Calibri" w:cs="Times New Roman"/>
          </w:rPr>
          <w:t>926.</w:t>
        </w:r>
        <w:r w:rsidRPr="00674C8A">
          <w:rPr>
            <w:rFonts w:ascii="Calibri" w:eastAsia="Calibri" w:hAnsi="Calibri" w:cs="Times New Roman"/>
          </w:rPr>
          <w:tab/>
          <w:t>n "Le sue dita tremano mentre si serrano sul colletto del vampiro, le nocche diventano bianche."</w:t>
        </w:r>
      </w:ins>
    </w:p>
    <w:p w14:paraId="2F95EC2A" w14:textId="77777777" w:rsidR="00674C8A" w:rsidRPr="00674C8A" w:rsidRDefault="00674C8A" w:rsidP="00674C8A">
      <w:pPr>
        <w:spacing w:line="600" w:lineRule="auto"/>
        <w:jc w:val="left"/>
        <w:rPr>
          <w:ins w:id="11976" w:author="UTENTE" w:date="2020-06-30T18:44:00Z"/>
          <w:rFonts w:ascii="Calibri" w:eastAsia="Calibri" w:hAnsi="Calibri" w:cs="Times New Roman"/>
        </w:rPr>
      </w:pPr>
      <w:ins w:id="11977" w:author="UTENTE" w:date="2020-06-30T18:44:00Z">
        <w:r w:rsidRPr="00674C8A">
          <w:rPr>
            <w:rFonts w:ascii="Calibri" w:eastAsia="Calibri" w:hAnsi="Calibri" w:cs="Times New Roman"/>
          </w:rPr>
          <w:t>927.</w:t>
        </w:r>
        <w:r w:rsidRPr="00674C8A">
          <w:rPr>
            <w:rFonts w:ascii="Calibri" w:eastAsia="Calibri" w:hAnsi="Calibri" w:cs="Times New Roman"/>
          </w:rPr>
          <w:tab/>
          <w:t>n "E i suoi occhi…{w} Mi osservano, non focalizzati, con uno strano bagliore."</w:t>
        </w:r>
      </w:ins>
    </w:p>
    <w:p w14:paraId="2591C527" w14:textId="77777777" w:rsidR="00674C8A" w:rsidRPr="00674C8A" w:rsidRDefault="00674C8A" w:rsidP="00674C8A">
      <w:pPr>
        <w:spacing w:line="600" w:lineRule="auto"/>
        <w:jc w:val="left"/>
        <w:rPr>
          <w:ins w:id="11978" w:author="UTENTE" w:date="2020-06-30T18:44:00Z"/>
          <w:rFonts w:ascii="Calibri" w:eastAsia="Calibri" w:hAnsi="Calibri" w:cs="Times New Roman"/>
          <w:rPrChange w:id="11979" w:author="UTENTE" w:date="2020-06-30T18:44:00Z">
            <w:rPr>
              <w:ins w:id="11980" w:author="UTENTE" w:date="2020-06-30T18:44:00Z"/>
              <w:rFonts w:ascii="Calibri" w:eastAsia="Calibri" w:hAnsi="Calibri" w:cs="Times New Roman"/>
              <w:lang w:val="en-US"/>
            </w:rPr>
          </w:rPrChange>
        </w:rPr>
      </w:pPr>
      <w:ins w:id="11981" w:author="UTENTE" w:date="2020-06-30T18:44:00Z">
        <w:r w:rsidRPr="00674C8A">
          <w:rPr>
            <w:rFonts w:ascii="Calibri" w:eastAsia="Calibri" w:hAnsi="Calibri" w:cs="Times New Roman"/>
            <w:rPrChange w:id="11982" w:author="UTENTE" w:date="2020-06-30T18:44:00Z">
              <w:rPr>
                <w:rFonts w:ascii="Calibri" w:eastAsia="Calibri" w:hAnsi="Calibri" w:cs="Times New Roman"/>
                <w:lang w:val="en-US"/>
              </w:rPr>
            </w:rPrChange>
          </w:rPr>
          <w:t>928.</w:t>
        </w:r>
        <w:r w:rsidRPr="00674C8A">
          <w:rPr>
            <w:rFonts w:ascii="Calibri" w:eastAsia="Calibri" w:hAnsi="Calibri" w:cs="Times New Roman"/>
            <w:rPrChange w:id="11983" w:author="UTENTE" w:date="2020-06-30T18:44:00Z">
              <w:rPr>
                <w:rFonts w:ascii="Calibri" w:eastAsia="Calibri" w:hAnsi="Calibri" w:cs="Times New Roman"/>
                <w:lang w:val="en-US"/>
              </w:rPr>
            </w:rPrChange>
          </w:rPr>
          <w:tab/>
          <w:t>mcp "\"R-Rex?\""</w:t>
        </w:r>
      </w:ins>
    </w:p>
    <w:p w14:paraId="64451DFE" w14:textId="77777777" w:rsidR="00674C8A" w:rsidRPr="00674C8A" w:rsidRDefault="00674C8A" w:rsidP="00674C8A">
      <w:pPr>
        <w:spacing w:line="600" w:lineRule="auto"/>
        <w:jc w:val="left"/>
        <w:rPr>
          <w:ins w:id="11984" w:author="UTENTE" w:date="2020-06-30T18:44:00Z"/>
          <w:rFonts w:ascii="Calibri" w:eastAsia="Calibri" w:hAnsi="Calibri" w:cs="Times New Roman"/>
          <w:rPrChange w:id="11985" w:author="UTENTE" w:date="2020-06-30T18:44:00Z">
            <w:rPr>
              <w:ins w:id="11986" w:author="UTENTE" w:date="2020-06-30T18:44:00Z"/>
              <w:rFonts w:ascii="Calibri" w:eastAsia="Calibri" w:hAnsi="Calibri" w:cs="Times New Roman"/>
              <w:lang w:val="en-US"/>
            </w:rPr>
          </w:rPrChange>
        </w:rPr>
      </w:pPr>
      <w:ins w:id="11987" w:author="UTENTE" w:date="2020-06-30T18:44:00Z">
        <w:r w:rsidRPr="00674C8A">
          <w:rPr>
            <w:rFonts w:ascii="Calibri" w:eastAsia="Calibri" w:hAnsi="Calibri" w:cs="Times New Roman"/>
            <w:rPrChange w:id="11988" w:author="UTENTE" w:date="2020-06-30T18:44:00Z">
              <w:rPr>
                <w:rFonts w:ascii="Calibri" w:eastAsia="Calibri" w:hAnsi="Calibri" w:cs="Times New Roman"/>
                <w:lang w:val="en-US"/>
              </w:rPr>
            </w:rPrChange>
          </w:rPr>
          <w:t>929.</w:t>
        </w:r>
        <w:r w:rsidRPr="00674C8A">
          <w:rPr>
            <w:rFonts w:ascii="Calibri" w:eastAsia="Calibri" w:hAnsi="Calibri" w:cs="Times New Roman"/>
            <w:rPrChange w:id="11989" w:author="UTENTE" w:date="2020-06-30T18:44:00Z">
              <w:rPr>
                <w:rFonts w:ascii="Calibri" w:eastAsia="Calibri" w:hAnsi="Calibri" w:cs="Times New Roman"/>
                <w:lang w:val="en-US"/>
              </w:rPr>
            </w:rPrChange>
          </w:rPr>
          <w:tab/>
          <w:t>mcp "\"Rex che stai…\""</w:t>
        </w:r>
        <w:r w:rsidRPr="00674C8A">
          <w:rPr>
            <w:rFonts w:ascii="Calibri" w:eastAsia="Calibri" w:hAnsi="Calibri" w:cs="Times New Roman"/>
            <w:rPrChange w:id="11990" w:author="UTENTE" w:date="2020-06-30T18:44:00Z">
              <w:rPr>
                <w:rFonts w:ascii="Calibri" w:eastAsia="Calibri" w:hAnsi="Calibri" w:cs="Times New Roman"/>
                <w:lang w:val="en-US"/>
              </w:rPr>
            </w:rPrChange>
          </w:rPr>
          <w:br w:type="page"/>
        </w:r>
      </w:ins>
    </w:p>
    <w:p w14:paraId="4A9C7549" w14:textId="77777777" w:rsidR="00674C8A" w:rsidRPr="00674C8A" w:rsidRDefault="00674C8A" w:rsidP="00674C8A">
      <w:pPr>
        <w:spacing w:line="600" w:lineRule="auto"/>
        <w:jc w:val="left"/>
        <w:rPr>
          <w:ins w:id="11991" w:author="UTENTE" w:date="2020-06-30T18:44:00Z"/>
          <w:rFonts w:ascii="Calibri" w:eastAsia="Calibri" w:hAnsi="Calibri" w:cs="Times New Roman"/>
          <w:lang w:val="en-US"/>
        </w:rPr>
      </w:pPr>
      <w:ins w:id="11992" w:author="UTENTE" w:date="2020-06-30T18:44:00Z">
        <w:r w:rsidRPr="00674C8A">
          <w:rPr>
            <w:rFonts w:ascii="Calibri" w:eastAsia="Calibri" w:hAnsi="Calibri" w:cs="Times New Roman"/>
            <w:lang w:val="en-US"/>
          </w:rPr>
          <w:lastRenderedPageBreak/>
          <w:t>930.</w:t>
        </w:r>
        <w:r w:rsidRPr="00674C8A">
          <w:rPr>
            <w:rFonts w:ascii="Calibri" w:eastAsia="Calibri" w:hAnsi="Calibri" w:cs="Times New Roman"/>
            <w:lang w:val="en-US"/>
          </w:rPr>
          <w:tab/>
          <w:t>r "\"…\""</w:t>
        </w:r>
      </w:ins>
    </w:p>
    <w:p w14:paraId="6F4C4D74" w14:textId="77777777" w:rsidR="00674C8A" w:rsidRPr="00674C8A" w:rsidRDefault="00674C8A" w:rsidP="00674C8A">
      <w:pPr>
        <w:spacing w:line="600" w:lineRule="auto"/>
        <w:jc w:val="left"/>
        <w:rPr>
          <w:ins w:id="11993" w:author="UTENTE" w:date="2020-06-30T18:44:00Z"/>
          <w:rFonts w:ascii="Calibri" w:eastAsia="Calibri" w:hAnsi="Calibri" w:cs="Times New Roman"/>
          <w:lang w:val="en-US"/>
        </w:rPr>
      </w:pPr>
      <w:ins w:id="11994" w:author="UTENTE" w:date="2020-06-30T18:44:00Z">
        <w:r w:rsidRPr="00674C8A">
          <w:rPr>
            <w:rFonts w:ascii="Calibri" w:eastAsia="Calibri" w:hAnsi="Calibri" w:cs="Times New Roman"/>
            <w:lang w:val="en-US"/>
          </w:rPr>
          <w:t>931.</w:t>
        </w:r>
        <w:r w:rsidRPr="00674C8A">
          <w:rPr>
            <w:rFonts w:ascii="Calibri" w:eastAsia="Calibri" w:hAnsi="Calibri" w:cs="Times New Roman"/>
            <w:lang w:val="en-US"/>
          </w:rPr>
          <w:tab/>
          <w:t>n "As he takes a slow step towards me, I realize…{w} Rex isn't his normal self."</w:t>
        </w:r>
      </w:ins>
    </w:p>
    <w:p w14:paraId="5D445679" w14:textId="77777777" w:rsidR="00674C8A" w:rsidRPr="00674C8A" w:rsidRDefault="00674C8A" w:rsidP="00674C8A">
      <w:pPr>
        <w:spacing w:line="600" w:lineRule="auto"/>
        <w:jc w:val="left"/>
        <w:rPr>
          <w:ins w:id="11995" w:author="UTENTE" w:date="2020-06-30T18:44:00Z"/>
          <w:rFonts w:ascii="Calibri" w:eastAsia="Calibri" w:hAnsi="Calibri" w:cs="Times New Roman"/>
          <w:lang w:val="en-US"/>
        </w:rPr>
      </w:pPr>
      <w:ins w:id="11996" w:author="UTENTE" w:date="2020-06-30T18:44:00Z">
        <w:r w:rsidRPr="00674C8A">
          <w:rPr>
            <w:rFonts w:ascii="Calibri" w:eastAsia="Calibri" w:hAnsi="Calibri" w:cs="Times New Roman"/>
            <w:lang w:val="en-US"/>
          </w:rPr>
          <w:t>932.</w:t>
        </w:r>
        <w:r w:rsidRPr="00674C8A">
          <w:rPr>
            <w:rFonts w:ascii="Calibri" w:eastAsia="Calibri" w:hAnsi="Calibri" w:cs="Times New Roman"/>
            <w:lang w:val="en-US"/>
          </w:rPr>
          <w:tab/>
          <w:t>n "He looks exactly like an animal.{w} Like some sort of hunting dog going crazy with bloodlust."</w:t>
        </w:r>
      </w:ins>
    </w:p>
    <w:p w14:paraId="21B63933" w14:textId="77777777" w:rsidR="00674C8A" w:rsidRPr="00674C8A" w:rsidRDefault="00674C8A" w:rsidP="00674C8A">
      <w:pPr>
        <w:spacing w:line="600" w:lineRule="auto"/>
        <w:jc w:val="left"/>
        <w:rPr>
          <w:ins w:id="11997" w:author="UTENTE" w:date="2020-06-30T18:44:00Z"/>
          <w:rFonts w:ascii="Calibri" w:eastAsia="Calibri" w:hAnsi="Calibri" w:cs="Times New Roman"/>
          <w:lang w:val="en-US"/>
        </w:rPr>
      </w:pPr>
      <w:ins w:id="11998" w:author="UTENTE" w:date="2020-06-30T18:44:00Z">
        <w:r w:rsidRPr="00674C8A">
          <w:rPr>
            <w:rFonts w:ascii="Calibri" w:eastAsia="Calibri" w:hAnsi="Calibri" w:cs="Times New Roman"/>
            <w:lang w:val="en-US"/>
          </w:rPr>
          <w:t>933.</w:t>
        </w:r>
        <w:r w:rsidRPr="00674C8A">
          <w:rPr>
            <w:rFonts w:ascii="Calibri" w:eastAsia="Calibri" w:hAnsi="Calibri" w:cs="Times New Roman"/>
            <w:lang w:val="en-US"/>
          </w:rPr>
          <w:tab/>
          <w:t>u "\"Ahaha, someone hasn't been feeding!\""</w:t>
        </w:r>
      </w:ins>
    </w:p>
    <w:p w14:paraId="66BD19D0" w14:textId="77777777" w:rsidR="00674C8A" w:rsidRPr="00674C8A" w:rsidRDefault="00674C8A" w:rsidP="00674C8A">
      <w:pPr>
        <w:spacing w:line="600" w:lineRule="auto"/>
        <w:jc w:val="left"/>
        <w:rPr>
          <w:ins w:id="11999" w:author="UTENTE" w:date="2020-06-30T18:44:00Z"/>
          <w:rFonts w:ascii="Calibri" w:eastAsia="Calibri" w:hAnsi="Calibri" w:cs="Times New Roman"/>
          <w:lang w:val="en-US"/>
        </w:rPr>
      </w:pPr>
      <w:ins w:id="12000" w:author="UTENTE" w:date="2020-06-30T18:44:00Z">
        <w:r w:rsidRPr="00674C8A">
          <w:rPr>
            <w:rFonts w:ascii="Calibri" w:eastAsia="Calibri" w:hAnsi="Calibri" w:cs="Times New Roman"/>
            <w:lang w:val="en-US"/>
          </w:rPr>
          <w:t>934.</w:t>
        </w:r>
        <w:r w:rsidRPr="00674C8A">
          <w:rPr>
            <w:rFonts w:ascii="Calibri" w:eastAsia="Calibri" w:hAnsi="Calibri" w:cs="Times New Roman"/>
            <w:lang w:val="en-US"/>
          </w:rPr>
          <w:tab/>
          <w:t>u "\"He's no better than us. Still just a beast inside.\""</w:t>
        </w:r>
      </w:ins>
    </w:p>
    <w:p w14:paraId="7F943AEB" w14:textId="77777777" w:rsidR="00674C8A" w:rsidRPr="00674C8A" w:rsidRDefault="00674C8A" w:rsidP="00674C8A">
      <w:pPr>
        <w:spacing w:line="600" w:lineRule="auto"/>
        <w:jc w:val="left"/>
        <w:rPr>
          <w:ins w:id="12001" w:author="UTENTE" w:date="2020-06-30T18:44:00Z"/>
          <w:rFonts w:ascii="Calibri" w:eastAsia="Calibri" w:hAnsi="Calibri" w:cs="Times New Roman"/>
          <w:lang w:val="en-US"/>
        </w:rPr>
      </w:pPr>
      <w:ins w:id="12002" w:author="UTENTE" w:date="2020-06-30T18:44:00Z">
        <w:r w:rsidRPr="00674C8A">
          <w:rPr>
            <w:rFonts w:ascii="Calibri" w:eastAsia="Calibri" w:hAnsi="Calibri" w:cs="Times New Roman"/>
            <w:lang w:val="en-US"/>
          </w:rPr>
          <w:t>935.</w:t>
        </w:r>
        <w:r w:rsidRPr="00674C8A">
          <w:rPr>
            <w:rFonts w:ascii="Calibri" w:eastAsia="Calibri" w:hAnsi="Calibri" w:cs="Times New Roman"/>
            <w:lang w:val="en-US"/>
          </w:rPr>
          <w:tab/>
          <w:t>n "The vampires' jeering voices echo around us, but I can't tear my eyes off of Rex."</w:t>
        </w:r>
      </w:ins>
    </w:p>
    <w:p w14:paraId="74A53AF6" w14:textId="77777777" w:rsidR="00674C8A" w:rsidRPr="00674C8A" w:rsidRDefault="00674C8A" w:rsidP="00674C8A">
      <w:pPr>
        <w:spacing w:line="600" w:lineRule="auto"/>
        <w:jc w:val="left"/>
        <w:rPr>
          <w:ins w:id="12003" w:author="UTENTE" w:date="2020-06-30T18:44:00Z"/>
          <w:rFonts w:ascii="Calibri" w:eastAsia="Calibri" w:hAnsi="Calibri" w:cs="Times New Roman"/>
          <w:lang w:val="en-US"/>
        </w:rPr>
      </w:pPr>
      <w:ins w:id="12004" w:author="UTENTE" w:date="2020-06-30T18:44:00Z">
        <w:r w:rsidRPr="00674C8A">
          <w:rPr>
            <w:rFonts w:ascii="Calibri" w:eastAsia="Calibri" w:hAnsi="Calibri" w:cs="Times New Roman"/>
            <w:lang w:val="en-US"/>
          </w:rPr>
          <w:t>936.</w:t>
        </w:r>
        <w:r w:rsidRPr="00674C8A">
          <w:rPr>
            <w:rFonts w:ascii="Calibri" w:eastAsia="Calibri" w:hAnsi="Calibri" w:cs="Times New Roman"/>
            <w:lang w:val="en-US"/>
          </w:rPr>
          <w:tab/>
          <w:t>u "\"Hey, Rex…\""</w:t>
        </w:r>
      </w:ins>
    </w:p>
    <w:p w14:paraId="01D3D74C" w14:textId="77777777" w:rsidR="00674C8A" w:rsidRPr="00674C8A" w:rsidRDefault="00674C8A" w:rsidP="00674C8A">
      <w:pPr>
        <w:spacing w:line="600" w:lineRule="auto"/>
        <w:jc w:val="left"/>
        <w:rPr>
          <w:ins w:id="12005" w:author="UTENTE" w:date="2020-06-30T18:44:00Z"/>
          <w:rFonts w:ascii="Calibri" w:eastAsia="Calibri" w:hAnsi="Calibri" w:cs="Times New Roman"/>
          <w:lang w:val="en-US"/>
        </w:rPr>
      </w:pPr>
      <w:ins w:id="12006" w:author="UTENTE" w:date="2020-06-30T18:44:00Z">
        <w:r w:rsidRPr="00674C8A">
          <w:rPr>
            <w:rFonts w:ascii="Calibri" w:eastAsia="Calibri" w:hAnsi="Calibri" w:cs="Times New Roman"/>
            <w:lang w:val="en-US"/>
          </w:rPr>
          <w:t>937.</w:t>
        </w:r>
        <w:r w:rsidRPr="00674C8A">
          <w:rPr>
            <w:rFonts w:ascii="Calibri" w:eastAsia="Calibri" w:hAnsi="Calibri" w:cs="Times New Roman"/>
            <w:lang w:val="en-US"/>
          </w:rPr>
          <w:tab/>
          <w:t>u "\"If you jump on that kid and drain him dry, we'll let you back into the clan.\""</w:t>
        </w:r>
      </w:ins>
    </w:p>
    <w:p w14:paraId="36F72FB0" w14:textId="77777777" w:rsidR="00674C8A" w:rsidRPr="00674C8A" w:rsidRDefault="00674C8A" w:rsidP="00674C8A">
      <w:pPr>
        <w:spacing w:line="600" w:lineRule="auto"/>
        <w:jc w:val="left"/>
        <w:rPr>
          <w:ins w:id="12007" w:author="UTENTE" w:date="2020-06-30T18:44:00Z"/>
          <w:rFonts w:ascii="Calibri" w:eastAsia="Calibri" w:hAnsi="Calibri" w:cs="Times New Roman"/>
          <w:lang w:val="en-US"/>
        </w:rPr>
      </w:pPr>
      <w:ins w:id="12008" w:author="UTENTE" w:date="2020-06-30T18:44:00Z">
        <w:r w:rsidRPr="00674C8A">
          <w:rPr>
            <w:rFonts w:ascii="Calibri" w:eastAsia="Calibri" w:hAnsi="Calibri" w:cs="Times New Roman"/>
            <w:lang w:val="en-US"/>
          </w:rPr>
          <w:t>938.</w:t>
        </w:r>
        <w:r w:rsidRPr="00674C8A">
          <w:rPr>
            <w:rFonts w:ascii="Calibri" w:eastAsia="Calibri" w:hAnsi="Calibri" w:cs="Times New Roman"/>
            <w:lang w:val="en-US"/>
          </w:rPr>
          <w:tab/>
          <w:t>r "\"…\""</w:t>
        </w:r>
      </w:ins>
    </w:p>
    <w:p w14:paraId="43ED4BCE" w14:textId="77777777" w:rsidR="00674C8A" w:rsidRPr="00674C8A" w:rsidRDefault="00674C8A" w:rsidP="00674C8A">
      <w:pPr>
        <w:spacing w:line="600" w:lineRule="auto"/>
        <w:jc w:val="left"/>
        <w:rPr>
          <w:ins w:id="12009" w:author="UTENTE" w:date="2020-06-30T18:44:00Z"/>
          <w:rFonts w:ascii="Calibri" w:eastAsia="Calibri" w:hAnsi="Calibri" w:cs="Times New Roman"/>
          <w:lang w:val="en-US"/>
        </w:rPr>
      </w:pPr>
      <w:ins w:id="12010" w:author="UTENTE" w:date="2020-06-30T18:44:00Z">
        <w:r w:rsidRPr="00674C8A">
          <w:rPr>
            <w:rFonts w:ascii="Calibri" w:eastAsia="Calibri" w:hAnsi="Calibri" w:cs="Times New Roman"/>
            <w:lang w:val="en-US"/>
          </w:rPr>
          <w:t>939.</w:t>
        </w:r>
        <w:r w:rsidRPr="00674C8A">
          <w:rPr>
            <w:rFonts w:ascii="Calibri" w:eastAsia="Calibri" w:hAnsi="Calibri" w:cs="Times New Roman"/>
            <w:lang w:val="en-US"/>
          </w:rPr>
          <w:tab/>
          <w:t>n "He gasps sharply at one of the vampire's remarks."</w:t>
        </w:r>
      </w:ins>
    </w:p>
    <w:p w14:paraId="0181F8A7" w14:textId="77777777" w:rsidR="00674C8A" w:rsidRPr="00674C8A" w:rsidRDefault="00674C8A" w:rsidP="00674C8A">
      <w:pPr>
        <w:spacing w:line="600" w:lineRule="auto"/>
        <w:jc w:val="left"/>
        <w:rPr>
          <w:ins w:id="12011" w:author="UTENTE" w:date="2020-06-30T18:44:00Z"/>
          <w:rFonts w:ascii="Calibri" w:eastAsia="Calibri" w:hAnsi="Calibri" w:cs="Times New Roman"/>
          <w:lang w:val="en-US"/>
        </w:rPr>
      </w:pPr>
      <w:ins w:id="12012" w:author="UTENTE" w:date="2020-06-30T18:44:00Z">
        <w:r w:rsidRPr="00674C8A">
          <w:rPr>
            <w:rFonts w:ascii="Calibri" w:eastAsia="Calibri" w:hAnsi="Calibri" w:cs="Times New Roman"/>
            <w:lang w:val="en-US"/>
          </w:rPr>
          <w:t>940.</w:t>
        </w:r>
        <w:r w:rsidRPr="00674C8A">
          <w:rPr>
            <w:rFonts w:ascii="Calibri" w:eastAsia="Calibri" w:hAnsi="Calibri" w:cs="Times New Roman"/>
            <w:lang w:val="en-US"/>
          </w:rPr>
          <w:tab/>
          <w:t>n "He understood them – does that mean he'd understand me if I called out to him?"</w:t>
        </w:r>
      </w:ins>
    </w:p>
    <w:p w14:paraId="722CD7D6" w14:textId="77777777" w:rsidR="00674C8A" w:rsidRPr="00674C8A" w:rsidRDefault="00674C8A" w:rsidP="00674C8A">
      <w:pPr>
        <w:spacing w:line="600" w:lineRule="auto"/>
        <w:jc w:val="left"/>
        <w:rPr>
          <w:ins w:id="12013" w:author="UTENTE" w:date="2020-06-30T18:44:00Z"/>
          <w:rFonts w:ascii="Calibri" w:eastAsia="Calibri" w:hAnsi="Calibri" w:cs="Times New Roman"/>
          <w:lang w:val="en-US"/>
        </w:rPr>
      </w:pPr>
      <w:ins w:id="12014" w:author="UTENTE" w:date="2020-06-30T18:44:00Z">
        <w:r w:rsidRPr="00674C8A">
          <w:rPr>
            <w:rFonts w:ascii="Calibri" w:eastAsia="Calibri" w:hAnsi="Calibri" w:cs="Times New Roman"/>
            <w:lang w:val="en-US"/>
          </w:rPr>
          <w:t>941.</w:t>
        </w:r>
        <w:r w:rsidRPr="00674C8A">
          <w:rPr>
            <w:rFonts w:ascii="Calibri" w:eastAsia="Calibri" w:hAnsi="Calibri" w:cs="Times New Roman"/>
            <w:lang w:val="en-US"/>
          </w:rPr>
          <w:tab/>
          <w:t>u "\"Yeah! Prove you're not some pathetic guy who goes around playin' with humans all day!\""</w:t>
        </w:r>
      </w:ins>
    </w:p>
    <w:p w14:paraId="3D611D49" w14:textId="77777777" w:rsidR="00674C8A" w:rsidRPr="00674C8A" w:rsidRDefault="00674C8A" w:rsidP="00674C8A">
      <w:pPr>
        <w:spacing w:line="600" w:lineRule="auto"/>
        <w:jc w:val="left"/>
        <w:rPr>
          <w:ins w:id="12015" w:author="UTENTE" w:date="2020-06-30T18:44:00Z"/>
          <w:rFonts w:ascii="Calibri" w:eastAsia="Calibri" w:hAnsi="Calibri" w:cs="Times New Roman"/>
          <w:lang w:val="en-US"/>
        </w:rPr>
      </w:pPr>
      <w:ins w:id="12016" w:author="UTENTE" w:date="2020-06-30T18:44:00Z">
        <w:r w:rsidRPr="00674C8A">
          <w:rPr>
            <w:rFonts w:ascii="Calibri" w:eastAsia="Calibri" w:hAnsi="Calibri" w:cs="Times New Roman"/>
            <w:lang w:val="en-US"/>
          </w:rPr>
          <w:t>942.</w:t>
        </w:r>
        <w:r w:rsidRPr="00674C8A">
          <w:rPr>
            <w:rFonts w:ascii="Calibri" w:eastAsia="Calibri" w:hAnsi="Calibri" w:cs="Times New Roman"/>
            <w:lang w:val="en-US"/>
          </w:rPr>
          <w:tab/>
          <w:t>u "\"Do it, Rex! You used to love showing off!\""</w:t>
        </w:r>
        <w:r w:rsidRPr="00674C8A">
          <w:rPr>
            <w:rFonts w:ascii="Calibri" w:eastAsia="Calibri" w:hAnsi="Calibri" w:cs="Times New Roman"/>
            <w:lang w:val="en-US"/>
          </w:rPr>
          <w:br w:type="page"/>
        </w:r>
      </w:ins>
    </w:p>
    <w:p w14:paraId="51AD5827" w14:textId="77777777" w:rsidR="00674C8A" w:rsidRPr="00674C8A" w:rsidRDefault="00674C8A" w:rsidP="00674C8A">
      <w:pPr>
        <w:spacing w:line="600" w:lineRule="auto"/>
        <w:jc w:val="left"/>
        <w:rPr>
          <w:ins w:id="12017" w:author="UTENTE" w:date="2020-06-30T18:44:00Z"/>
          <w:rFonts w:ascii="Calibri" w:eastAsia="Calibri" w:hAnsi="Calibri" w:cs="Times New Roman"/>
        </w:rPr>
      </w:pPr>
      <w:ins w:id="12018" w:author="UTENTE" w:date="2020-06-30T18:44:00Z">
        <w:r w:rsidRPr="00674C8A">
          <w:rPr>
            <w:rFonts w:ascii="Calibri" w:eastAsia="Calibri" w:hAnsi="Calibri" w:cs="Times New Roman"/>
          </w:rPr>
          <w:lastRenderedPageBreak/>
          <w:t>930.</w:t>
        </w:r>
        <w:r w:rsidRPr="00674C8A">
          <w:rPr>
            <w:rFonts w:ascii="Calibri" w:eastAsia="Calibri" w:hAnsi="Calibri" w:cs="Times New Roman"/>
          </w:rPr>
          <w:tab/>
          <w:t>r "\"…\""</w:t>
        </w:r>
      </w:ins>
    </w:p>
    <w:p w14:paraId="021BB9D2" w14:textId="77777777" w:rsidR="00674C8A" w:rsidRPr="00674C8A" w:rsidRDefault="00674C8A" w:rsidP="00674C8A">
      <w:pPr>
        <w:spacing w:line="600" w:lineRule="auto"/>
        <w:jc w:val="left"/>
        <w:rPr>
          <w:ins w:id="12019" w:author="UTENTE" w:date="2020-06-30T18:44:00Z"/>
          <w:rFonts w:ascii="Calibri" w:eastAsia="Calibri" w:hAnsi="Calibri" w:cs="Times New Roman"/>
          <w:rPrChange w:id="12020" w:author="UTENTE" w:date="2020-06-30T18:44:00Z">
            <w:rPr>
              <w:ins w:id="12021" w:author="UTENTE" w:date="2020-06-30T18:44:00Z"/>
              <w:rFonts w:ascii="Calibri" w:eastAsia="Calibri" w:hAnsi="Calibri" w:cs="Times New Roman"/>
              <w:lang w:val="en-US"/>
            </w:rPr>
          </w:rPrChange>
        </w:rPr>
      </w:pPr>
      <w:ins w:id="12022" w:author="UTENTE" w:date="2020-06-30T18:44:00Z">
        <w:r w:rsidRPr="00674C8A">
          <w:rPr>
            <w:rFonts w:ascii="Calibri" w:eastAsia="Calibri" w:hAnsi="Calibri" w:cs="Times New Roman"/>
          </w:rPr>
          <w:t>931.</w:t>
        </w:r>
        <w:r w:rsidRPr="00674C8A">
          <w:rPr>
            <w:rFonts w:ascii="Calibri" w:eastAsia="Calibri" w:hAnsi="Calibri" w:cs="Times New Roman"/>
          </w:rPr>
          <w:tab/>
          <w:t xml:space="preserve">n "Mentre si avvicina piano verso di me, mi rendo conto che… </w:t>
        </w:r>
        <w:r w:rsidRPr="00674C8A">
          <w:rPr>
            <w:rFonts w:ascii="Calibri" w:eastAsia="Calibri" w:hAnsi="Calibri" w:cs="Times New Roman"/>
            <w:rPrChange w:id="12023" w:author="UTENTE" w:date="2020-06-30T18:44:00Z">
              <w:rPr>
                <w:rFonts w:ascii="Calibri" w:eastAsia="Calibri" w:hAnsi="Calibri" w:cs="Times New Roman"/>
                <w:lang w:val="en-US"/>
              </w:rPr>
            </w:rPrChange>
          </w:rPr>
          <w:t>{w}Rex non è in sé. "</w:t>
        </w:r>
      </w:ins>
    </w:p>
    <w:p w14:paraId="7CB4651B" w14:textId="77777777" w:rsidR="00674C8A" w:rsidRPr="00674C8A" w:rsidRDefault="00674C8A" w:rsidP="00674C8A">
      <w:pPr>
        <w:spacing w:line="600" w:lineRule="auto"/>
        <w:jc w:val="left"/>
        <w:rPr>
          <w:ins w:id="12024" w:author="UTENTE" w:date="2020-06-30T18:44:00Z"/>
          <w:rFonts w:ascii="Calibri" w:eastAsia="Calibri" w:hAnsi="Calibri" w:cs="Times New Roman"/>
        </w:rPr>
      </w:pPr>
      <w:ins w:id="12025" w:author="UTENTE" w:date="2020-06-30T18:44:00Z">
        <w:r w:rsidRPr="00674C8A">
          <w:rPr>
            <w:rFonts w:ascii="Calibri" w:eastAsia="Calibri" w:hAnsi="Calibri" w:cs="Times New Roman"/>
          </w:rPr>
          <w:t>932.</w:t>
        </w:r>
        <w:r w:rsidRPr="00674C8A">
          <w:rPr>
            <w:rFonts w:ascii="Calibri" w:eastAsia="Calibri" w:hAnsi="Calibri" w:cs="Times New Roman"/>
          </w:rPr>
          <w:tab/>
          <w:t>n "Sembra proprio un animale.{w} Come una sorta di cane da caccia accecato dalla sete di sangue."</w:t>
        </w:r>
      </w:ins>
    </w:p>
    <w:p w14:paraId="2F97C961" w14:textId="77777777" w:rsidR="00674C8A" w:rsidRPr="00674C8A" w:rsidRDefault="00674C8A" w:rsidP="00674C8A">
      <w:pPr>
        <w:spacing w:line="600" w:lineRule="auto"/>
        <w:jc w:val="left"/>
        <w:rPr>
          <w:ins w:id="12026" w:author="UTENTE" w:date="2020-06-30T18:44:00Z"/>
          <w:rFonts w:ascii="Calibri" w:eastAsia="Calibri" w:hAnsi="Calibri" w:cs="Times New Roman"/>
        </w:rPr>
      </w:pPr>
      <w:ins w:id="12027" w:author="UTENTE" w:date="2020-06-30T18:44:00Z">
        <w:r w:rsidRPr="00674C8A">
          <w:rPr>
            <w:rFonts w:ascii="Calibri" w:eastAsia="Calibri" w:hAnsi="Calibri" w:cs="Times New Roman"/>
          </w:rPr>
          <w:t>933.</w:t>
        </w:r>
        <w:r w:rsidRPr="00674C8A">
          <w:rPr>
            <w:rFonts w:ascii="Calibri" w:eastAsia="Calibri" w:hAnsi="Calibri" w:cs="Times New Roman"/>
          </w:rPr>
          <w:tab/>
          <w:t>u "\"Qualcuno non si nutre da un po’!\""</w:t>
        </w:r>
      </w:ins>
    </w:p>
    <w:p w14:paraId="6D154F80" w14:textId="77777777" w:rsidR="00674C8A" w:rsidRPr="00674C8A" w:rsidRDefault="00674C8A" w:rsidP="00674C8A">
      <w:pPr>
        <w:spacing w:line="600" w:lineRule="auto"/>
        <w:jc w:val="left"/>
        <w:rPr>
          <w:ins w:id="12028" w:author="UTENTE" w:date="2020-06-30T18:44:00Z"/>
          <w:rFonts w:ascii="Calibri" w:eastAsia="Calibri" w:hAnsi="Calibri" w:cs="Times New Roman"/>
        </w:rPr>
      </w:pPr>
      <w:ins w:id="12029" w:author="UTENTE" w:date="2020-06-30T18:44:00Z">
        <w:r w:rsidRPr="00674C8A">
          <w:rPr>
            <w:rFonts w:ascii="Calibri" w:eastAsia="Calibri" w:hAnsi="Calibri" w:cs="Times New Roman"/>
          </w:rPr>
          <w:t>934.</w:t>
        </w:r>
        <w:r w:rsidRPr="00674C8A">
          <w:rPr>
            <w:rFonts w:ascii="Calibri" w:eastAsia="Calibri" w:hAnsi="Calibri" w:cs="Times New Roman"/>
          </w:rPr>
          <w:tab/>
          <w:t>u "\"Non è migliore di noi. In fondo, è ancora solo una bestia.\""</w:t>
        </w:r>
      </w:ins>
    </w:p>
    <w:p w14:paraId="6597C35B" w14:textId="77777777" w:rsidR="00674C8A" w:rsidRPr="00674C8A" w:rsidRDefault="00674C8A" w:rsidP="00674C8A">
      <w:pPr>
        <w:spacing w:line="600" w:lineRule="auto"/>
        <w:jc w:val="left"/>
        <w:rPr>
          <w:ins w:id="12030" w:author="UTENTE" w:date="2020-06-30T18:44:00Z"/>
          <w:rFonts w:ascii="Calibri" w:eastAsia="Calibri" w:hAnsi="Calibri" w:cs="Times New Roman"/>
        </w:rPr>
      </w:pPr>
      <w:ins w:id="12031" w:author="UTENTE" w:date="2020-06-30T18:44:00Z">
        <w:r w:rsidRPr="00674C8A">
          <w:rPr>
            <w:rFonts w:ascii="Calibri" w:eastAsia="Calibri" w:hAnsi="Calibri" w:cs="Times New Roman"/>
          </w:rPr>
          <w:t>935.</w:t>
        </w:r>
        <w:r w:rsidRPr="00674C8A">
          <w:rPr>
            <w:rFonts w:ascii="Calibri" w:eastAsia="Calibri" w:hAnsi="Calibri" w:cs="Times New Roman"/>
          </w:rPr>
          <w:tab/>
          <w:t>n "Il suono delle voci dei vampiri che ci scherniscono echeggia attorno a noi, ma non riesco a staccare gli occhi da Rex."</w:t>
        </w:r>
      </w:ins>
    </w:p>
    <w:p w14:paraId="0A2E5C98" w14:textId="77777777" w:rsidR="00674C8A" w:rsidRPr="00674C8A" w:rsidRDefault="00674C8A" w:rsidP="00674C8A">
      <w:pPr>
        <w:spacing w:line="600" w:lineRule="auto"/>
        <w:jc w:val="left"/>
        <w:rPr>
          <w:ins w:id="12032" w:author="UTENTE" w:date="2020-06-30T18:44:00Z"/>
          <w:rFonts w:ascii="Calibri" w:eastAsia="Calibri" w:hAnsi="Calibri" w:cs="Times New Roman"/>
        </w:rPr>
      </w:pPr>
      <w:ins w:id="12033" w:author="UTENTE" w:date="2020-06-30T18:44:00Z">
        <w:r w:rsidRPr="00674C8A">
          <w:rPr>
            <w:rFonts w:ascii="Calibri" w:eastAsia="Calibri" w:hAnsi="Calibri" w:cs="Times New Roman"/>
          </w:rPr>
          <w:t>936.</w:t>
        </w:r>
        <w:r w:rsidRPr="00674C8A">
          <w:rPr>
            <w:rFonts w:ascii="Calibri" w:eastAsia="Calibri" w:hAnsi="Calibri" w:cs="Times New Roman"/>
          </w:rPr>
          <w:tab/>
          <w:t>u "\"Ehi, Rex…\""</w:t>
        </w:r>
      </w:ins>
    </w:p>
    <w:p w14:paraId="2FA2E13A" w14:textId="77777777" w:rsidR="00674C8A" w:rsidRPr="00674C8A" w:rsidRDefault="00674C8A" w:rsidP="00674C8A">
      <w:pPr>
        <w:spacing w:line="600" w:lineRule="auto"/>
        <w:jc w:val="left"/>
        <w:rPr>
          <w:ins w:id="12034" w:author="UTENTE" w:date="2020-06-30T18:44:00Z"/>
          <w:rFonts w:ascii="Calibri" w:eastAsia="Calibri" w:hAnsi="Calibri" w:cs="Times New Roman"/>
        </w:rPr>
      </w:pPr>
      <w:ins w:id="12035" w:author="UTENTE" w:date="2020-06-30T18:44:00Z">
        <w:r w:rsidRPr="00674C8A">
          <w:rPr>
            <w:rFonts w:ascii="Calibri" w:eastAsia="Calibri" w:hAnsi="Calibri" w:cs="Times New Roman"/>
          </w:rPr>
          <w:t>937.</w:t>
        </w:r>
        <w:r w:rsidRPr="00674C8A">
          <w:rPr>
            <w:rFonts w:ascii="Calibri" w:eastAsia="Calibri" w:hAnsi="Calibri" w:cs="Times New Roman"/>
          </w:rPr>
          <w:tab/>
          <w:t>u "\"Se salti addosso a quel ragazzino e lo prosciughi, ti facciamo rientrare nel clan.\""</w:t>
        </w:r>
      </w:ins>
    </w:p>
    <w:p w14:paraId="16A735C8" w14:textId="77777777" w:rsidR="00674C8A" w:rsidRPr="00674C8A" w:rsidRDefault="00674C8A" w:rsidP="00674C8A">
      <w:pPr>
        <w:spacing w:line="600" w:lineRule="auto"/>
        <w:jc w:val="left"/>
        <w:rPr>
          <w:ins w:id="12036" w:author="UTENTE" w:date="2020-06-30T18:44:00Z"/>
          <w:rFonts w:ascii="Calibri" w:eastAsia="Calibri" w:hAnsi="Calibri" w:cs="Times New Roman"/>
        </w:rPr>
      </w:pPr>
      <w:ins w:id="12037" w:author="UTENTE" w:date="2020-06-30T18:44:00Z">
        <w:r w:rsidRPr="00674C8A">
          <w:rPr>
            <w:rFonts w:ascii="Calibri" w:eastAsia="Calibri" w:hAnsi="Calibri" w:cs="Times New Roman"/>
          </w:rPr>
          <w:t>938.</w:t>
        </w:r>
        <w:r w:rsidRPr="00674C8A">
          <w:rPr>
            <w:rFonts w:ascii="Calibri" w:eastAsia="Calibri" w:hAnsi="Calibri" w:cs="Times New Roman"/>
          </w:rPr>
          <w:tab/>
          <w:t>r "\"…\""</w:t>
        </w:r>
      </w:ins>
    </w:p>
    <w:p w14:paraId="27C6E69D" w14:textId="77777777" w:rsidR="00674C8A" w:rsidRPr="00674C8A" w:rsidRDefault="00674C8A" w:rsidP="00674C8A">
      <w:pPr>
        <w:spacing w:line="600" w:lineRule="auto"/>
        <w:jc w:val="left"/>
        <w:rPr>
          <w:ins w:id="12038" w:author="UTENTE" w:date="2020-06-30T18:44:00Z"/>
          <w:rFonts w:ascii="Calibri" w:eastAsia="Calibri" w:hAnsi="Calibri" w:cs="Times New Roman"/>
        </w:rPr>
      </w:pPr>
      <w:ins w:id="12039" w:author="UTENTE" w:date="2020-06-30T18:44:00Z">
        <w:r w:rsidRPr="00674C8A">
          <w:rPr>
            <w:rFonts w:ascii="Calibri" w:eastAsia="Calibri" w:hAnsi="Calibri" w:cs="Times New Roman"/>
          </w:rPr>
          <w:t>939.</w:t>
        </w:r>
        <w:r w:rsidRPr="00674C8A">
          <w:rPr>
            <w:rFonts w:ascii="Calibri" w:eastAsia="Calibri" w:hAnsi="Calibri" w:cs="Times New Roman"/>
          </w:rPr>
          <w:tab/>
          <w:t>n "Sussulta all'osservazione dell'altro vampiro."</w:t>
        </w:r>
      </w:ins>
    </w:p>
    <w:p w14:paraId="1489EE47" w14:textId="77777777" w:rsidR="00674C8A" w:rsidRPr="00674C8A" w:rsidRDefault="00674C8A" w:rsidP="00674C8A">
      <w:pPr>
        <w:spacing w:line="600" w:lineRule="auto"/>
        <w:jc w:val="left"/>
        <w:rPr>
          <w:ins w:id="12040" w:author="UTENTE" w:date="2020-06-30T18:44:00Z"/>
          <w:rFonts w:ascii="Calibri" w:eastAsia="Calibri" w:hAnsi="Calibri" w:cs="Times New Roman"/>
        </w:rPr>
      </w:pPr>
      <w:ins w:id="12041" w:author="UTENTE" w:date="2020-06-30T18:44:00Z">
        <w:r w:rsidRPr="00674C8A">
          <w:rPr>
            <w:rFonts w:ascii="Calibri" w:eastAsia="Calibri" w:hAnsi="Calibri" w:cs="Times New Roman"/>
          </w:rPr>
          <w:t>940.</w:t>
        </w:r>
        <w:r w:rsidRPr="00674C8A">
          <w:rPr>
            <w:rFonts w:ascii="Calibri" w:eastAsia="Calibri" w:hAnsi="Calibri" w:cs="Times New Roman"/>
          </w:rPr>
          <w:tab/>
          <w:t>n "Ha capito loro - vuol dire che potrebbe capire anche me, se cercassi di farlo rinsanire?"</w:t>
        </w:r>
      </w:ins>
    </w:p>
    <w:p w14:paraId="0A86DA16" w14:textId="77777777" w:rsidR="00674C8A" w:rsidRPr="00674C8A" w:rsidRDefault="00674C8A" w:rsidP="00674C8A">
      <w:pPr>
        <w:spacing w:line="600" w:lineRule="auto"/>
        <w:jc w:val="left"/>
        <w:rPr>
          <w:ins w:id="12042" w:author="UTENTE" w:date="2020-06-30T18:44:00Z"/>
          <w:rFonts w:ascii="Calibri" w:eastAsia="Calibri" w:hAnsi="Calibri" w:cs="Times New Roman"/>
        </w:rPr>
      </w:pPr>
      <w:ins w:id="12043" w:author="UTENTE" w:date="2020-06-30T18:44:00Z">
        <w:r w:rsidRPr="00674C8A">
          <w:rPr>
            <w:rFonts w:ascii="Calibri" w:eastAsia="Calibri" w:hAnsi="Calibri" w:cs="Times New Roman"/>
          </w:rPr>
          <w:t>941.</w:t>
        </w:r>
        <w:r w:rsidRPr="00674C8A">
          <w:rPr>
            <w:rFonts w:ascii="Calibri" w:eastAsia="Calibri" w:hAnsi="Calibri" w:cs="Times New Roman"/>
          </w:rPr>
          <w:tab/>
          <w:t>u "\"Sì! Provaci che non sei un tizio patetico che se ne va in giro a giocare con gli umani tutto il giorno!\"" </w:t>
        </w:r>
      </w:ins>
    </w:p>
    <w:p w14:paraId="72692B9F" w14:textId="77777777" w:rsidR="00674C8A" w:rsidRPr="00674C8A" w:rsidRDefault="00674C8A" w:rsidP="00674C8A">
      <w:pPr>
        <w:spacing w:line="600" w:lineRule="auto"/>
        <w:jc w:val="left"/>
        <w:rPr>
          <w:ins w:id="12044" w:author="UTENTE" w:date="2020-06-30T18:44:00Z"/>
          <w:rFonts w:ascii="Calibri" w:eastAsia="Calibri" w:hAnsi="Calibri" w:cs="Times New Roman"/>
        </w:rPr>
      </w:pPr>
      <w:ins w:id="12045" w:author="UTENTE" w:date="2020-06-30T18:44:00Z">
        <w:r w:rsidRPr="00674C8A">
          <w:rPr>
            <w:rFonts w:ascii="Calibri" w:eastAsia="Calibri" w:hAnsi="Calibri" w:cs="Times New Roman"/>
          </w:rPr>
          <w:t>942.</w:t>
        </w:r>
        <w:r w:rsidRPr="00674C8A">
          <w:rPr>
            <w:rFonts w:ascii="Calibri" w:eastAsia="Calibri" w:hAnsi="Calibri" w:cs="Times New Roman"/>
          </w:rPr>
          <w:tab/>
          <w:t>u "\"Fallo, Rex! Una volta, amavi dare spettacolo!\""</w:t>
        </w:r>
        <w:r w:rsidRPr="00674C8A">
          <w:rPr>
            <w:rFonts w:ascii="Calibri" w:eastAsia="Calibri" w:hAnsi="Calibri" w:cs="Times New Roman"/>
          </w:rPr>
          <w:br w:type="page"/>
        </w:r>
      </w:ins>
    </w:p>
    <w:p w14:paraId="47BB645A" w14:textId="77777777" w:rsidR="00674C8A" w:rsidRPr="00674C8A" w:rsidRDefault="00674C8A" w:rsidP="00674C8A">
      <w:pPr>
        <w:spacing w:line="600" w:lineRule="auto"/>
        <w:jc w:val="left"/>
        <w:rPr>
          <w:ins w:id="12046" w:author="UTENTE" w:date="2020-06-30T18:44:00Z"/>
          <w:rFonts w:ascii="Calibri" w:eastAsia="Calibri" w:hAnsi="Calibri" w:cs="Times New Roman"/>
          <w:lang w:val="en-US"/>
        </w:rPr>
      </w:pPr>
      <w:ins w:id="12047" w:author="UTENTE" w:date="2020-06-30T18:44:00Z">
        <w:r w:rsidRPr="00674C8A">
          <w:rPr>
            <w:rFonts w:ascii="Calibri" w:eastAsia="Calibri" w:hAnsi="Calibri" w:cs="Times New Roman"/>
            <w:lang w:val="en-US"/>
          </w:rPr>
          <w:lastRenderedPageBreak/>
          <w:t>943.</w:t>
        </w:r>
        <w:r w:rsidRPr="00674C8A">
          <w:rPr>
            <w:rFonts w:ascii="Calibri" w:eastAsia="Calibri" w:hAnsi="Calibri" w:cs="Times New Roman"/>
            <w:lang w:val="en-US"/>
          </w:rPr>
          <w:tab/>
          <w:t>n "…I have to say something.{w} This isn't like before… Rex doesn't know what he's doing."</w:t>
        </w:r>
      </w:ins>
    </w:p>
    <w:p w14:paraId="7B05B89E" w14:textId="77777777" w:rsidR="00674C8A" w:rsidRPr="00674C8A" w:rsidRDefault="00674C8A" w:rsidP="00674C8A">
      <w:pPr>
        <w:spacing w:line="600" w:lineRule="auto"/>
        <w:jc w:val="left"/>
        <w:rPr>
          <w:ins w:id="12048" w:author="UTENTE" w:date="2020-06-30T18:44:00Z"/>
          <w:rFonts w:ascii="Calibri" w:eastAsia="Calibri" w:hAnsi="Calibri" w:cs="Times New Roman"/>
          <w:lang w:val="en-US"/>
        </w:rPr>
      </w:pPr>
      <w:ins w:id="12049" w:author="UTENTE" w:date="2020-06-30T18:44:00Z">
        <w:r w:rsidRPr="00674C8A">
          <w:rPr>
            <w:rFonts w:ascii="Calibri" w:eastAsia="Calibri" w:hAnsi="Calibri" w:cs="Times New Roman"/>
            <w:lang w:val="en-US"/>
          </w:rPr>
          <w:t>944.</w:t>
        </w:r>
        <w:r w:rsidRPr="00674C8A">
          <w:rPr>
            <w:rFonts w:ascii="Calibri" w:eastAsia="Calibri" w:hAnsi="Calibri" w:cs="Times New Roman"/>
            <w:lang w:val="en-US"/>
          </w:rPr>
          <w:tab/>
          <w:t>n "He wants to drain me.{w} I can see it in his eyes, a terrifying hunger."</w:t>
        </w:r>
      </w:ins>
    </w:p>
    <w:p w14:paraId="25888321" w14:textId="77777777" w:rsidR="00674C8A" w:rsidRPr="00674C8A" w:rsidRDefault="00674C8A" w:rsidP="00674C8A">
      <w:pPr>
        <w:spacing w:line="600" w:lineRule="auto"/>
        <w:jc w:val="left"/>
        <w:rPr>
          <w:ins w:id="12050" w:author="UTENTE" w:date="2020-06-30T18:44:00Z"/>
          <w:rFonts w:ascii="Calibri" w:eastAsia="Calibri" w:hAnsi="Calibri" w:cs="Times New Roman"/>
          <w:lang w:val="en-US"/>
        </w:rPr>
      </w:pPr>
      <w:ins w:id="12051" w:author="UTENTE" w:date="2020-06-30T18:44:00Z">
        <w:r w:rsidRPr="00674C8A">
          <w:rPr>
            <w:rFonts w:ascii="Calibri" w:eastAsia="Calibri" w:hAnsi="Calibri" w:cs="Times New Roman"/>
            <w:lang w:val="en-US"/>
          </w:rPr>
          <w:t>945.</w:t>
        </w:r>
        <w:r w:rsidRPr="00674C8A">
          <w:rPr>
            <w:rFonts w:ascii="Calibri" w:eastAsia="Calibri" w:hAnsi="Calibri" w:cs="Times New Roman"/>
            <w:lang w:val="en-US"/>
          </w:rPr>
          <w:tab/>
          <w:t>mcp "\"Rex… Rex, don't listen to them!\""</w:t>
        </w:r>
      </w:ins>
    </w:p>
    <w:p w14:paraId="011B5B0A" w14:textId="77777777" w:rsidR="00674C8A" w:rsidRPr="00674C8A" w:rsidRDefault="00674C8A" w:rsidP="00674C8A">
      <w:pPr>
        <w:spacing w:line="600" w:lineRule="auto"/>
        <w:jc w:val="left"/>
        <w:rPr>
          <w:ins w:id="12052" w:author="UTENTE" w:date="2020-06-30T18:44:00Z"/>
          <w:rFonts w:ascii="Calibri" w:eastAsia="Calibri" w:hAnsi="Calibri" w:cs="Times New Roman"/>
          <w:lang w:val="en-US"/>
        </w:rPr>
      </w:pPr>
      <w:ins w:id="12053" w:author="UTENTE" w:date="2020-06-30T18:44:00Z">
        <w:r w:rsidRPr="00674C8A">
          <w:rPr>
            <w:rFonts w:ascii="Calibri" w:eastAsia="Calibri" w:hAnsi="Calibri" w:cs="Times New Roman"/>
            <w:lang w:val="en-US"/>
          </w:rPr>
          <w:t>946.</w:t>
        </w:r>
        <w:r w:rsidRPr="00674C8A">
          <w:rPr>
            <w:rFonts w:ascii="Calibri" w:eastAsia="Calibri" w:hAnsi="Calibri" w:cs="Times New Roman"/>
            <w:lang w:val="en-US"/>
          </w:rPr>
          <w:tab/>
          <w:t>mcp "\"They… I…\""</w:t>
        </w:r>
      </w:ins>
    </w:p>
    <w:p w14:paraId="11803E24" w14:textId="77777777" w:rsidR="00674C8A" w:rsidRPr="00674C8A" w:rsidRDefault="00674C8A" w:rsidP="00674C8A">
      <w:pPr>
        <w:spacing w:line="600" w:lineRule="auto"/>
        <w:jc w:val="left"/>
        <w:rPr>
          <w:ins w:id="12054" w:author="UTENTE" w:date="2020-06-30T18:44:00Z"/>
          <w:rFonts w:ascii="Calibri" w:eastAsia="Calibri" w:hAnsi="Calibri" w:cs="Times New Roman"/>
          <w:lang w:val="en-US"/>
        </w:rPr>
      </w:pPr>
      <w:ins w:id="12055" w:author="UTENTE" w:date="2020-06-30T18:44:00Z">
        <w:r w:rsidRPr="00674C8A">
          <w:rPr>
            <w:rFonts w:ascii="Calibri" w:eastAsia="Calibri" w:hAnsi="Calibri" w:cs="Times New Roman"/>
            <w:lang w:val="en-US"/>
          </w:rPr>
          <w:t>947.</w:t>
        </w:r>
        <w:r w:rsidRPr="00674C8A">
          <w:rPr>
            <w:rFonts w:ascii="Calibri" w:eastAsia="Calibri" w:hAnsi="Calibri" w:cs="Times New Roman"/>
            <w:lang w:val="en-US"/>
          </w:rPr>
          <w:tab/>
          <w:t>old "They don't care about you"</w:t>
        </w:r>
      </w:ins>
    </w:p>
    <w:p w14:paraId="7FDCA4B2" w14:textId="77777777" w:rsidR="00674C8A" w:rsidRPr="00674C8A" w:rsidRDefault="00674C8A" w:rsidP="00674C8A">
      <w:pPr>
        <w:spacing w:line="600" w:lineRule="auto"/>
        <w:jc w:val="left"/>
        <w:rPr>
          <w:ins w:id="12056" w:author="UTENTE" w:date="2020-06-30T18:44:00Z"/>
          <w:rFonts w:ascii="Calibri" w:eastAsia="Calibri" w:hAnsi="Calibri" w:cs="Times New Roman"/>
          <w:lang w:val="en-US"/>
        </w:rPr>
      </w:pPr>
      <w:ins w:id="12057" w:author="UTENTE" w:date="2020-06-30T18:44:00Z">
        <w:r w:rsidRPr="00674C8A">
          <w:rPr>
            <w:rFonts w:ascii="Calibri" w:eastAsia="Calibri" w:hAnsi="Calibri" w:cs="Times New Roman"/>
            <w:lang w:val="en-US"/>
          </w:rPr>
          <w:t>948.</w:t>
        </w:r>
        <w:r w:rsidRPr="00674C8A">
          <w:rPr>
            <w:rFonts w:ascii="Calibri" w:eastAsia="Calibri" w:hAnsi="Calibri" w:cs="Times New Roman"/>
            <w:lang w:val="en-US"/>
          </w:rPr>
          <w:tab/>
          <w:t>old "We promised"</w:t>
        </w:r>
      </w:ins>
    </w:p>
    <w:p w14:paraId="4EA74027" w14:textId="77777777" w:rsidR="00674C8A" w:rsidRPr="00674C8A" w:rsidRDefault="00674C8A" w:rsidP="00674C8A">
      <w:pPr>
        <w:spacing w:line="600" w:lineRule="auto"/>
        <w:jc w:val="left"/>
        <w:rPr>
          <w:ins w:id="12058" w:author="UTENTE" w:date="2020-06-30T18:44:00Z"/>
          <w:rFonts w:ascii="Calibri" w:eastAsia="Calibri" w:hAnsi="Calibri" w:cs="Times New Roman"/>
          <w:lang w:val="en-US"/>
        </w:rPr>
      </w:pPr>
      <w:ins w:id="12059" w:author="UTENTE" w:date="2020-06-30T18:44:00Z">
        <w:r w:rsidRPr="00674C8A">
          <w:rPr>
            <w:rFonts w:ascii="Calibri" w:eastAsia="Calibri" w:hAnsi="Calibri" w:cs="Times New Roman"/>
            <w:lang w:val="en-US"/>
          </w:rPr>
          <w:t>949.</w:t>
        </w:r>
        <w:r w:rsidRPr="00674C8A">
          <w:rPr>
            <w:rFonts w:ascii="Calibri" w:eastAsia="Calibri" w:hAnsi="Calibri" w:cs="Times New Roman"/>
            <w:lang w:val="en-US"/>
          </w:rPr>
          <w:tab/>
          <w:t>old "I won't run away (disabled)"</w:t>
        </w:r>
      </w:ins>
    </w:p>
    <w:p w14:paraId="01550797" w14:textId="77777777" w:rsidR="00674C8A" w:rsidRPr="00674C8A" w:rsidRDefault="00674C8A" w:rsidP="00674C8A">
      <w:pPr>
        <w:spacing w:line="600" w:lineRule="auto"/>
        <w:jc w:val="left"/>
        <w:rPr>
          <w:ins w:id="12060" w:author="UTENTE" w:date="2020-06-30T18:44:00Z"/>
          <w:rFonts w:ascii="Calibri" w:eastAsia="Calibri" w:hAnsi="Calibri" w:cs="Times New Roman"/>
          <w:lang w:val="en-US"/>
        </w:rPr>
      </w:pPr>
      <w:ins w:id="12061" w:author="UTENTE" w:date="2020-06-30T18:44:00Z">
        <w:r w:rsidRPr="00674C8A">
          <w:rPr>
            <w:rFonts w:ascii="Calibri" w:eastAsia="Calibri" w:hAnsi="Calibri" w:cs="Times New Roman"/>
            <w:lang w:val="en-US"/>
          </w:rPr>
          <w:t>950.</w:t>
        </w:r>
        <w:r w:rsidRPr="00674C8A">
          <w:rPr>
            <w:rFonts w:ascii="Calibri" w:eastAsia="Calibri" w:hAnsi="Calibri" w:cs="Times New Roman"/>
            <w:lang w:val="en-US"/>
          </w:rPr>
          <w:tab/>
          <w:t>old "I won't run away"</w:t>
        </w:r>
      </w:ins>
    </w:p>
    <w:p w14:paraId="3610E327" w14:textId="77777777" w:rsidR="00674C8A" w:rsidRPr="00674C8A" w:rsidRDefault="00674C8A" w:rsidP="00674C8A">
      <w:pPr>
        <w:spacing w:line="600" w:lineRule="auto"/>
        <w:jc w:val="left"/>
        <w:rPr>
          <w:ins w:id="12062" w:author="UTENTE" w:date="2020-06-30T18:44:00Z"/>
          <w:rFonts w:ascii="Calibri" w:eastAsia="Calibri" w:hAnsi="Calibri" w:cs="Times New Roman"/>
          <w:lang w:val="en-US"/>
        </w:rPr>
      </w:pPr>
      <w:ins w:id="12063" w:author="UTENTE" w:date="2020-06-30T18:44:00Z">
        <w:r w:rsidRPr="00674C8A">
          <w:rPr>
            <w:rFonts w:ascii="Calibri" w:eastAsia="Calibri" w:hAnsi="Calibri" w:cs="Times New Roman"/>
            <w:lang w:val="en-US"/>
          </w:rPr>
          <w:t>951.</w:t>
        </w:r>
        <w:r w:rsidRPr="00674C8A">
          <w:rPr>
            <w:rFonts w:ascii="Calibri" w:eastAsia="Calibri" w:hAnsi="Calibri" w:cs="Times New Roman"/>
            <w:lang w:val="en-US"/>
          </w:rPr>
          <w:tab/>
          <w:t>old "You're just another beast (disabled)"</w:t>
        </w:r>
      </w:ins>
    </w:p>
    <w:p w14:paraId="40E72AF5" w14:textId="77777777" w:rsidR="00674C8A" w:rsidRPr="00674C8A" w:rsidRDefault="00674C8A" w:rsidP="00674C8A">
      <w:pPr>
        <w:spacing w:line="600" w:lineRule="auto"/>
        <w:jc w:val="left"/>
        <w:rPr>
          <w:ins w:id="12064" w:author="UTENTE" w:date="2020-06-30T18:44:00Z"/>
          <w:rFonts w:ascii="Calibri" w:eastAsia="Calibri" w:hAnsi="Calibri" w:cs="Times New Roman"/>
          <w:lang w:val="en-US"/>
        </w:rPr>
      </w:pPr>
      <w:ins w:id="12065" w:author="UTENTE" w:date="2020-06-30T18:44:00Z">
        <w:r w:rsidRPr="00674C8A">
          <w:rPr>
            <w:rFonts w:ascii="Calibri" w:eastAsia="Calibri" w:hAnsi="Calibri" w:cs="Times New Roman"/>
            <w:lang w:val="en-US"/>
          </w:rPr>
          <w:t>952.</w:t>
        </w:r>
        <w:r w:rsidRPr="00674C8A">
          <w:rPr>
            <w:rFonts w:ascii="Calibri" w:eastAsia="Calibri" w:hAnsi="Calibri" w:cs="Times New Roman"/>
            <w:lang w:val="en-US"/>
          </w:rPr>
          <w:tab/>
          <w:t>old "You're just another beast"</w:t>
        </w:r>
      </w:ins>
    </w:p>
    <w:p w14:paraId="7F67CB7F" w14:textId="77777777" w:rsidR="00674C8A" w:rsidRPr="00674C8A" w:rsidRDefault="00674C8A" w:rsidP="00674C8A">
      <w:pPr>
        <w:spacing w:line="600" w:lineRule="auto"/>
        <w:jc w:val="left"/>
        <w:rPr>
          <w:ins w:id="12066" w:author="UTENTE" w:date="2020-06-30T18:44:00Z"/>
          <w:rFonts w:ascii="Calibri" w:eastAsia="Calibri" w:hAnsi="Calibri" w:cs="Times New Roman"/>
          <w:lang w:val="en-US"/>
        </w:rPr>
      </w:pPr>
      <w:ins w:id="12067" w:author="UTENTE" w:date="2020-06-30T18:44:00Z">
        <w:r w:rsidRPr="00674C8A">
          <w:rPr>
            <w:rFonts w:ascii="Calibri" w:eastAsia="Calibri" w:hAnsi="Calibri" w:cs="Times New Roman"/>
            <w:lang w:val="en-US"/>
          </w:rPr>
          <w:t>953.</w:t>
        </w:r>
        <w:r w:rsidRPr="00674C8A">
          <w:rPr>
            <w:rFonts w:ascii="Calibri" w:eastAsia="Calibri" w:hAnsi="Calibri" w:cs="Times New Roman"/>
            <w:lang w:val="en-US"/>
          </w:rPr>
          <w:tab/>
          <w:t>n "I swallow the burning sensation in my throat, taking a deep breath."</w:t>
        </w:r>
      </w:ins>
    </w:p>
    <w:p w14:paraId="4BF6C6D0" w14:textId="77777777" w:rsidR="00674C8A" w:rsidRPr="00674C8A" w:rsidRDefault="00674C8A" w:rsidP="00674C8A">
      <w:pPr>
        <w:spacing w:line="600" w:lineRule="auto"/>
        <w:jc w:val="left"/>
        <w:rPr>
          <w:ins w:id="12068" w:author="UTENTE" w:date="2020-06-30T18:44:00Z"/>
          <w:rFonts w:ascii="Calibri" w:eastAsia="Calibri" w:hAnsi="Calibri" w:cs="Times New Roman"/>
          <w:lang w:val="en-US"/>
        </w:rPr>
      </w:pPr>
      <w:ins w:id="12069" w:author="UTENTE" w:date="2020-06-30T18:44:00Z">
        <w:r w:rsidRPr="00674C8A">
          <w:rPr>
            <w:rFonts w:ascii="Calibri" w:eastAsia="Calibri" w:hAnsi="Calibri" w:cs="Times New Roman"/>
            <w:lang w:val="en-US"/>
          </w:rPr>
          <w:t>954.</w:t>
        </w:r>
        <w:r w:rsidRPr="00674C8A">
          <w:rPr>
            <w:rFonts w:ascii="Calibri" w:eastAsia="Calibri" w:hAnsi="Calibri" w:cs="Times New Roman"/>
            <w:lang w:val="en-US"/>
          </w:rPr>
          <w:tab/>
          <w:t>mcp "\"They don't care about you, Rex.\""</w:t>
        </w:r>
      </w:ins>
    </w:p>
    <w:p w14:paraId="5536072E" w14:textId="77777777" w:rsidR="00674C8A" w:rsidRPr="00674C8A" w:rsidRDefault="00674C8A" w:rsidP="00674C8A">
      <w:pPr>
        <w:spacing w:line="600" w:lineRule="auto"/>
        <w:jc w:val="left"/>
        <w:rPr>
          <w:ins w:id="12070" w:author="UTENTE" w:date="2020-06-30T18:44:00Z"/>
          <w:rFonts w:ascii="Calibri" w:eastAsia="Calibri" w:hAnsi="Calibri" w:cs="Times New Roman"/>
          <w:lang w:val="en-US"/>
        </w:rPr>
      </w:pPr>
      <w:ins w:id="12071" w:author="UTENTE" w:date="2020-06-30T18:44:00Z">
        <w:r w:rsidRPr="00674C8A">
          <w:rPr>
            <w:rFonts w:ascii="Calibri" w:eastAsia="Calibri" w:hAnsi="Calibri" w:cs="Times New Roman"/>
            <w:lang w:val="en-US"/>
          </w:rPr>
          <w:t>955.</w:t>
        </w:r>
        <w:r w:rsidRPr="00674C8A">
          <w:rPr>
            <w:rFonts w:ascii="Calibri" w:eastAsia="Calibri" w:hAnsi="Calibri" w:cs="Times New Roman"/>
            <w:lang w:val="en-US"/>
          </w:rPr>
          <w:tab/>
          <w:t>mcp "\"Your clan isn't the family you thought they were. They just want to use you.\""</w:t>
        </w:r>
      </w:ins>
    </w:p>
    <w:p w14:paraId="14BE65F3" w14:textId="77777777" w:rsidR="00674C8A" w:rsidRPr="00674C8A" w:rsidRDefault="00674C8A" w:rsidP="00674C8A">
      <w:pPr>
        <w:spacing w:line="600" w:lineRule="auto"/>
        <w:jc w:val="left"/>
        <w:rPr>
          <w:ins w:id="12072" w:author="UTENTE" w:date="2020-06-30T18:44:00Z"/>
          <w:rFonts w:ascii="Calibri" w:eastAsia="Calibri" w:hAnsi="Calibri" w:cs="Times New Roman"/>
          <w:lang w:val="en-US"/>
        </w:rPr>
      </w:pPr>
      <w:ins w:id="12073" w:author="UTENTE" w:date="2020-06-30T18:44:00Z">
        <w:r w:rsidRPr="00674C8A">
          <w:rPr>
            <w:rFonts w:ascii="Calibri" w:eastAsia="Calibri" w:hAnsi="Calibri" w:cs="Times New Roman"/>
            <w:lang w:val="en-US"/>
          </w:rPr>
          <w:t>956.</w:t>
        </w:r>
        <w:r w:rsidRPr="00674C8A">
          <w:rPr>
            <w:rFonts w:ascii="Calibri" w:eastAsia="Calibri" w:hAnsi="Calibri" w:cs="Times New Roman"/>
            <w:lang w:val="en-US"/>
          </w:rPr>
          <w:tab/>
          <w:t>r "\"…\""</w:t>
        </w:r>
      </w:ins>
    </w:p>
    <w:p w14:paraId="6759E6E1" w14:textId="77777777" w:rsidR="00674C8A" w:rsidRPr="00674C8A" w:rsidRDefault="00674C8A" w:rsidP="00674C8A">
      <w:pPr>
        <w:spacing w:line="600" w:lineRule="auto"/>
        <w:jc w:val="left"/>
        <w:rPr>
          <w:ins w:id="12074" w:author="UTENTE" w:date="2020-06-30T18:44:00Z"/>
          <w:rFonts w:ascii="Calibri" w:eastAsia="Calibri" w:hAnsi="Calibri" w:cs="Times New Roman"/>
          <w:lang w:val="en-US"/>
        </w:rPr>
      </w:pPr>
      <w:ins w:id="12075" w:author="UTENTE" w:date="2020-06-30T18:44:00Z">
        <w:r w:rsidRPr="00674C8A">
          <w:rPr>
            <w:rFonts w:ascii="Calibri" w:eastAsia="Calibri" w:hAnsi="Calibri" w:cs="Times New Roman"/>
            <w:lang w:val="en-US"/>
          </w:rPr>
          <w:t>957.</w:t>
        </w:r>
        <w:r w:rsidRPr="00674C8A">
          <w:rPr>
            <w:rFonts w:ascii="Calibri" w:eastAsia="Calibri" w:hAnsi="Calibri" w:cs="Times New Roman"/>
            <w:lang w:val="en-US"/>
          </w:rPr>
          <w:tab/>
          <w:t>n "His ragged breathing grows louder, and a look of pain grips his features."</w:t>
        </w:r>
      </w:ins>
    </w:p>
    <w:p w14:paraId="7EFB2A24" w14:textId="77777777" w:rsidR="00674C8A" w:rsidRPr="00674C8A" w:rsidRDefault="00674C8A" w:rsidP="00674C8A">
      <w:pPr>
        <w:spacing w:line="600" w:lineRule="auto"/>
        <w:jc w:val="left"/>
        <w:rPr>
          <w:ins w:id="12076" w:author="UTENTE" w:date="2020-06-30T18:44:00Z"/>
          <w:rFonts w:ascii="Calibri" w:eastAsia="Calibri" w:hAnsi="Calibri" w:cs="Times New Roman"/>
          <w:lang w:val="en-US"/>
        </w:rPr>
      </w:pPr>
      <w:ins w:id="12077" w:author="UTENTE" w:date="2020-06-30T18:44:00Z">
        <w:r w:rsidRPr="00674C8A">
          <w:rPr>
            <w:rFonts w:ascii="Calibri" w:eastAsia="Calibri" w:hAnsi="Calibri" w:cs="Times New Roman"/>
            <w:lang w:val="en-US"/>
          </w:rPr>
          <w:t>958.</w:t>
        </w:r>
        <w:r w:rsidRPr="00674C8A">
          <w:rPr>
            <w:rFonts w:ascii="Calibri" w:eastAsia="Calibri" w:hAnsi="Calibri" w:cs="Times New Roman"/>
            <w:lang w:val="en-US"/>
          </w:rPr>
          <w:tab/>
          <w:t>mcp "\"Please, Rex… don't believe what they say.\""</w:t>
        </w:r>
        <w:r w:rsidRPr="00674C8A">
          <w:rPr>
            <w:rFonts w:ascii="Calibri" w:eastAsia="Calibri" w:hAnsi="Calibri" w:cs="Times New Roman"/>
            <w:lang w:val="en-US"/>
          </w:rPr>
          <w:br w:type="page"/>
        </w:r>
      </w:ins>
    </w:p>
    <w:p w14:paraId="048C9035" w14:textId="77777777" w:rsidR="00674C8A" w:rsidRPr="00674C8A" w:rsidRDefault="00674C8A" w:rsidP="00674C8A">
      <w:pPr>
        <w:spacing w:line="600" w:lineRule="auto"/>
        <w:jc w:val="left"/>
        <w:rPr>
          <w:ins w:id="12078" w:author="UTENTE" w:date="2020-06-30T18:44:00Z"/>
          <w:rFonts w:ascii="Calibri" w:eastAsia="Calibri" w:hAnsi="Calibri" w:cs="Times New Roman"/>
        </w:rPr>
      </w:pPr>
      <w:ins w:id="12079" w:author="UTENTE" w:date="2020-06-30T18:44:00Z">
        <w:r w:rsidRPr="00674C8A">
          <w:rPr>
            <w:rFonts w:ascii="Calibri" w:eastAsia="Calibri" w:hAnsi="Calibri" w:cs="Times New Roman"/>
          </w:rPr>
          <w:lastRenderedPageBreak/>
          <w:t>943.</w:t>
        </w:r>
        <w:r w:rsidRPr="00674C8A">
          <w:rPr>
            <w:rFonts w:ascii="Calibri" w:eastAsia="Calibri" w:hAnsi="Calibri" w:cs="Times New Roman"/>
          </w:rPr>
          <w:tab/>
          <w:t>n "…Devo dire qualcosa.{w} Non è come le altre volte… Rex non sa cosa sta facendo."</w:t>
        </w:r>
      </w:ins>
    </w:p>
    <w:p w14:paraId="1F84EEBD" w14:textId="77777777" w:rsidR="00674C8A" w:rsidRPr="00674C8A" w:rsidRDefault="00674C8A" w:rsidP="00674C8A">
      <w:pPr>
        <w:spacing w:line="600" w:lineRule="auto"/>
        <w:jc w:val="left"/>
        <w:rPr>
          <w:ins w:id="12080" w:author="UTENTE" w:date="2020-06-30T18:44:00Z"/>
          <w:rFonts w:ascii="Calibri" w:eastAsia="Calibri" w:hAnsi="Calibri" w:cs="Times New Roman"/>
        </w:rPr>
      </w:pPr>
      <w:ins w:id="12081" w:author="UTENTE" w:date="2020-06-30T18:44:00Z">
        <w:r w:rsidRPr="00674C8A">
          <w:rPr>
            <w:rFonts w:ascii="Calibri" w:eastAsia="Calibri" w:hAnsi="Calibri" w:cs="Times New Roman"/>
          </w:rPr>
          <w:t>944.</w:t>
        </w:r>
        <w:r w:rsidRPr="00674C8A">
          <w:rPr>
            <w:rFonts w:ascii="Calibri" w:eastAsia="Calibri" w:hAnsi="Calibri" w:cs="Times New Roman"/>
          </w:rPr>
          <w:tab/>
          <w:t>n "Vuole prosciugarmi.{w} Gliela vedo negli occhi, una fame terrificante."</w:t>
        </w:r>
      </w:ins>
    </w:p>
    <w:p w14:paraId="49C785F4" w14:textId="77777777" w:rsidR="00674C8A" w:rsidRPr="00674C8A" w:rsidRDefault="00674C8A" w:rsidP="00674C8A">
      <w:pPr>
        <w:spacing w:line="600" w:lineRule="auto"/>
        <w:jc w:val="left"/>
        <w:rPr>
          <w:ins w:id="12082" w:author="UTENTE" w:date="2020-06-30T18:44:00Z"/>
          <w:rFonts w:ascii="Calibri" w:eastAsia="Calibri" w:hAnsi="Calibri" w:cs="Times New Roman"/>
        </w:rPr>
      </w:pPr>
      <w:ins w:id="12083" w:author="UTENTE" w:date="2020-06-30T18:44:00Z">
        <w:r w:rsidRPr="00674C8A">
          <w:rPr>
            <w:rFonts w:ascii="Calibri" w:eastAsia="Calibri" w:hAnsi="Calibri" w:cs="Times New Roman"/>
          </w:rPr>
          <w:t>945.</w:t>
        </w:r>
        <w:r w:rsidRPr="00674C8A">
          <w:rPr>
            <w:rFonts w:ascii="Calibri" w:eastAsia="Calibri" w:hAnsi="Calibri" w:cs="Times New Roman"/>
          </w:rPr>
          <w:tab/>
          <w:t>mcp "\"Rex…Rex, non starli ad ascoltare!\""</w:t>
        </w:r>
      </w:ins>
    </w:p>
    <w:p w14:paraId="066AAB73" w14:textId="77777777" w:rsidR="00674C8A" w:rsidRPr="00674C8A" w:rsidRDefault="00674C8A" w:rsidP="00674C8A">
      <w:pPr>
        <w:spacing w:line="600" w:lineRule="auto"/>
        <w:jc w:val="left"/>
        <w:rPr>
          <w:ins w:id="12084" w:author="UTENTE" w:date="2020-06-30T18:44:00Z"/>
          <w:rFonts w:ascii="Calibri" w:eastAsia="Calibri" w:hAnsi="Calibri" w:cs="Times New Roman"/>
        </w:rPr>
      </w:pPr>
      <w:ins w:id="12085" w:author="UTENTE" w:date="2020-06-30T18:44:00Z">
        <w:r w:rsidRPr="00674C8A">
          <w:rPr>
            <w:rFonts w:ascii="Calibri" w:eastAsia="Calibri" w:hAnsi="Calibri" w:cs="Times New Roman"/>
          </w:rPr>
          <w:t>946.</w:t>
        </w:r>
        <w:r w:rsidRPr="00674C8A">
          <w:rPr>
            <w:rFonts w:ascii="Calibri" w:eastAsia="Calibri" w:hAnsi="Calibri" w:cs="Times New Roman"/>
          </w:rPr>
          <w:tab/>
          <w:t>mcp "\"Loro… Io…\""</w:t>
        </w:r>
      </w:ins>
    </w:p>
    <w:p w14:paraId="45400B08" w14:textId="77777777" w:rsidR="00674C8A" w:rsidRPr="00674C8A" w:rsidRDefault="00674C8A" w:rsidP="00674C8A">
      <w:pPr>
        <w:spacing w:line="600" w:lineRule="auto"/>
        <w:jc w:val="left"/>
        <w:rPr>
          <w:ins w:id="12086" w:author="UTENTE" w:date="2020-06-30T18:44:00Z"/>
          <w:rFonts w:ascii="Calibri" w:eastAsia="Calibri" w:hAnsi="Calibri" w:cs="Times New Roman"/>
        </w:rPr>
      </w:pPr>
      <w:ins w:id="12087" w:author="UTENTE" w:date="2020-06-30T18:44:00Z">
        <w:r w:rsidRPr="00674C8A">
          <w:rPr>
            <w:rFonts w:ascii="Calibri" w:eastAsia="Calibri" w:hAnsi="Calibri" w:cs="Times New Roman"/>
          </w:rPr>
          <w:t>947.</w:t>
        </w:r>
        <w:r w:rsidRPr="00674C8A">
          <w:rPr>
            <w:rFonts w:ascii="Calibri" w:eastAsia="Calibri" w:hAnsi="Calibri" w:cs="Times New Roman"/>
          </w:rPr>
          <w:tab/>
          <w:t>new "Non gliene frega nulla di te"</w:t>
        </w:r>
      </w:ins>
    </w:p>
    <w:p w14:paraId="44F40AD9" w14:textId="77777777" w:rsidR="00674C8A" w:rsidRPr="00674C8A" w:rsidRDefault="00674C8A" w:rsidP="00674C8A">
      <w:pPr>
        <w:spacing w:line="600" w:lineRule="auto"/>
        <w:jc w:val="left"/>
        <w:rPr>
          <w:ins w:id="12088" w:author="UTENTE" w:date="2020-06-30T18:44:00Z"/>
          <w:rFonts w:ascii="Calibri" w:eastAsia="Calibri" w:hAnsi="Calibri" w:cs="Times New Roman"/>
        </w:rPr>
      </w:pPr>
      <w:ins w:id="12089" w:author="UTENTE" w:date="2020-06-30T18:44:00Z">
        <w:r w:rsidRPr="00674C8A">
          <w:rPr>
            <w:rFonts w:ascii="Calibri" w:eastAsia="Calibri" w:hAnsi="Calibri" w:cs="Times New Roman"/>
          </w:rPr>
          <w:t>948.</w:t>
        </w:r>
        <w:r w:rsidRPr="00674C8A">
          <w:rPr>
            <w:rFonts w:ascii="Calibri" w:eastAsia="Calibri" w:hAnsi="Calibri" w:cs="Times New Roman"/>
          </w:rPr>
          <w:tab/>
          <w:t>new "Me l'avevi promesso"</w:t>
        </w:r>
      </w:ins>
    </w:p>
    <w:p w14:paraId="6150F19C" w14:textId="77777777" w:rsidR="00674C8A" w:rsidRPr="00674C8A" w:rsidRDefault="00674C8A" w:rsidP="00674C8A">
      <w:pPr>
        <w:spacing w:line="600" w:lineRule="auto"/>
        <w:jc w:val="left"/>
        <w:rPr>
          <w:ins w:id="12090" w:author="UTENTE" w:date="2020-06-30T18:44:00Z"/>
          <w:rFonts w:ascii="Calibri" w:eastAsia="Calibri" w:hAnsi="Calibri" w:cs="Times New Roman"/>
        </w:rPr>
      </w:pPr>
      <w:ins w:id="12091" w:author="UTENTE" w:date="2020-06-30T18:44:00Z">
        <w:r w:rsidRPr="00674C8A">
          <w:rPr>
            <w:rFonts w:ascii="Calibri" w:eastAsia="Calibri" w:hAnsi="Calibri" w:cs="Times New Roman"/>
          </w:rPr>
          <w:t>949.</w:t>
        </w:r>
        <w:r w:rsidRPr="00674C8A">
          <w:rPr>
            <w:rFonts w:ascii="Calibri" w:eastAsia="Calibri" w:hAnsi="Calibri" w:cs="Times New Roman"/>
          </w:rPr>
          <w:tab/>
          <w:t>new "Non scapperò (bloccato)"</w:t>
        </w:r>
      </w:ins>
    </w:p>
    <w:p w14:paraId="7951D226" w14:textId="77777777" w:rsidR="00674C8A" w:rsidRPr="00674C8A" w:rsidRDefault="00674C8A" w:rsidP="00674C8A">
      <w:pPr>
        <w:spacing w:line="600" w:lineRule="auto"/>
        <w:jc w:val="left"/>
        <w:rPr>
          <w:ins w:id="12092" w:author="UTENTE" w:date="2020-06-30T18:44:00Z"/>
          <w:rFonts w:ascii="Calibri" w:eastAsia="Calibri" w:hAnsi="Calibri" w:cs="Times New Roman"/>
        </w:rPr>
      </w:pPr>
      <w:ins w:id="12093" w:author="UTENTE" w:date="2020-06-30T18:44:00Z">
        <w:r w:rsidRPr="00674C8A">
          <w:rPr>
            <w:rFonts w:ascii="Calibri" w:eastAsia="Calibri" w:hAnsi="Calibri" w:cs="Times New Roman"/>
          </w:rPr>
          <w:t>950.</w:t>
        </w:r>
        <w:r w:rsidRPr="00674C8A">
          <w:rPr>
            <w:rFonts w:ascii="Calibri" w:eastAsia="Calibri" w:hAnsi="Calibri" w:cs="Times New Roman"/>
          </w:rPr>
          <w:tab/>
          <w:t>new "Non scapperò"</w:t>
        </w:r>
      </w:ins>
    </w:p>
    <w:p w14:paraId="52F7EBE6" w14:textId="77777777" w:rsidR="00674C8A" w:rsidRPr="00674C8A" w:rsidRDefault="00674C8A" w:rsidP="00674C8A">
      <w:pPr>
        <w:spacing w:line="600" w:lineRule="auto"/>
        <w:jc w:val="left"/>
        <w:rPr>
          <w:ins w:id="12094" w:author="UTENTE" w:date="2020-06-30T18:44:00Z"/>
          <w:rFonts w:ascii="Calibri" w:eastAsia="Calibri" w:hAnsi="Calibri" w:cs="Times New Roman"/>
        </w:rPr>
      </w:pPr>
      <w:ins w:id="12095" w:author="UTENTE" w:date="2020-06-30T18:44:00Z">
        <w:r w:rsidRPr="00674C8A">
          <w:rPr>
            <w:rFonts w:ascii="Calibri" w:eastAsia="Calibri" w:hAnsi="Calibri" w:cs="Times New Roman"/>
          </w:rPr>
          <w:t>951.</w:t>
        </w:r>
        <w:r w:rsidRPr="00674C8A">
          <w:rPr>
            <w:rFonts w:ascii="Calibri" w:eastAsia="Calibri" w:hAnsi="Calibri" w:cs="Times New Roman"/>
          </w:rPr>
          <w:tab/>
          <w:t>new "Sei solo una bestia come loro (bloccato)"</w:t>
        </w:r>
      </w:ins>
    </w:p>
    <w:p w14:paraId="0C21A635" w14:textId="77777777" w:rsidR="00674C8A" w:rsidRPr="00674C8A" w:rsidRDefault="00674C8A" w:rsidP="00674C8A">
      <w:pPr>
        <w:spacing w:line="600" w:lineRule="auto"/>
        <w:jc w:val="left"/>
        <w:rPr>
          <w:ins w:id="12096" w:author="UTENTE" w:date="2020-06-30T18:44:00Z"/>
          <w:rFonts w:ascii="Calibri" w:eastAsia="Calibri" w:hAnsi="Calibri" w:cs="Times New Roman"/>
        </w:rPr>
      </w:pPr>
      <w:ins w:id="12097" w:author="UTENTE" w:date="2020-06-30T18:44:00Z">
        <w:r w:rsidRPr="00674C8A">
          <w:rPr>
            <w:rFonts w:ascii="Calibri" w:eastAsia="Calibri" w:hAnsi="Calibri" w:cs="Times New Roman"/>
          </w:rPr>
          <w:t>952.</w:t>
        </w:r>
        <w:r w:rsidRPr="00674C8A">
          <w:rPr>
            <w:rFonts w:ascii="Calibri" w:eastAsia="Calibri" w:hAnsi="Calibri" w:cs="Times New Roman"/>
          </w:rPr>
          <w:tab/>
          <w:t>new "Sei solo una bestia come loro"</w:t>
        </w:r>
      </w:ins>
    </w:p>
    <w:p w14:paraId="01F1F5F5" w14:textId="77777777" w:rsidR="00674C8A" w:rsidRPr="00674C8A" w:rsidRDefault="00674C8A" w:rsidP="00674C8A">
      <w:pPr>
        <w:spacing w:line="600" w:lineRule="auto"/>
        <w:jc w:val="left"/>
        <w:rPr>
          <w:ins w:id="12098" w:author="UTENTE" w:date="2020-06-30T18:44:00Z"/>
          <w:rFonts w:ascii="Calibri" w:eastAsia="Calibri" w:hAnsi="Calibri" w:cs="Times New Roman"/>
        </w:rPr>
      </w:pPr>
      <w:ins w:id="12099" w:author="UTENTE" w:date="2020-06-30T18:44:00Z">
        <w:r w:rsidRPr="00674C8A">
          <w:rPr>
            <w:rFonts w:ascii="Calibri" w:eastAsia="Calibri" w:hAnsi="Calibri" w:cs="Times New Roman"/>
          </w:rPr>
          <w:t>953.</w:t>
        </w:r>
        <w:r w:rsidRPr="00674C8A">
          <w:rPr>
            <w:rFonts w:ascii="Calibri" w:eastAsia="Calibri" w:hAnsi="Calibri" w:cs="Times New Roman"/>
          </w:rPr>
          <w:tab/>
          <w:t>n "Butto giù la sensazione di bruciore che mi si irradia nella gola, facendo un respiro profondo."</w:t>
        </w:r>
      </w:ins>
    </w:p>
    <w:p w14:paraId="3A755C0C" w14:textId="77777777" w:rsidR="00674C8A" w:rsidRPr="00674C8A" w:rsidRDefault="00674C8A" w:rsidP="00674C8A">
      <w:pPr>
        <w:spacing w:line="600" w:lineRule="auto"/>
        <w:jc w:val="left"/>
        <w:rPr>
          <w:ins w:id="12100" w:author="UTENTE" w:date="2020-06-30T18:44:00Z"/>
          <w:rFonts w:ascii="Calibri" w:eastAsia="Calibri" w:hAnsi="Calibri" w:cs="Times New Roman"/>
        </w:rPr>
      </w:pPr>
      <w:ins w:id="12101" w:author="UTENTE" w:date="2020-06-30T18:44:00Z">
        <w:r w:rsidRPr="00674C8A">
          <w:rPr>
            <w:rFonts w:ascii="Calibri" w:eastAsia="Calibri" w:hAnsi="Calibri" w:cs="Times New Roman"/>
          </w:rPr>
          <w:t>954.</w:t>
        </w:r>
        <w:r w:rsidRPr="00674C8A">
          <w:rPr>
            <w:rFonts w:ascii="Calibri" w:eastAsia="Calibri" w:hAnsi="Calibri" w:cs="Times New Roman"/>
          </w:rPr>
          <w:tab/>
          <w:t>mcp "\"Non gliene frega nulla di te, Rex.\" "</w:t>
        </w:r>
      </w:ins>
    </w:p>
    <w:p w14:paraId="4358FA00" w14:textId="77777777" w:rsidR="00674C8A" w:rsidRPr="00674C8A" w:rsidRDefault="00674C8A" w:rsidP="00674C8A">
      <w:pPr>
        <w:spacing w:line="600" w:lineRule="auto"/>
        <w:jc w:val="left"/>
        <w:rPr>
          <w:ins w:id="12102" w:author="UTENTE" w:date="2020-06-30T18:44:00Z"/>
          <w:rFonts w:ascii="Calibri" w:eastAsia="Calibri" w:hAnsi="Calibri" w:cs="Times New Roman"/>
        </w:rPr>
      </w:pPr>
      <w:ins w:id="12103" w:author="UTENTE" w:date="2020-06-30T18:44:00Z">
        <w:r w:rsidRPr="00674C8A">
          <w:rPr>
            <w:rFonts w:ascii="Calibri" w:eastAsia="Calibri" w:hAnsi="Calibri" w:cs="Times New Roman"/>
          </w:rPr>
          <w:t>955.</w:t>
        </w:r>
        <w:r w:rsidRPr="00674C8A">
          <w:rPr>
            <w:rFonts w:ascii="Calibri" w:eastAsia="Calibri" w:hAnsi="Calibri" w:cs="Times New Roman"/>
          </w:rPr>
          <w:tab/>
          <w:t>mcp "\"Il tuo clan non è la famiglia che pensavi che fosse. Vogliono solo usarti.\""</w:t>
        </w:r>
      </w:ins>
    </w:p>
    <w:p w14:paraId="477BA0F9" w14:textId="77777777" w:rsidR="00674C8A" w:rsidRPr="00674C8A" w:rsidRDefault="00674C8A" w:rsidP="00674C8A">
      <w:pPr>
        <w:spacing w:line="600" w:lineRule="auto"/>
        <w:jc w:val="left"/>
        <w:rPr>
          <w:ins w:id="12104" w:author="UTENTE" w:date="2020-06-30T18:44:00Z"/>
          <w:rFonts w:ascii="Calibri" w:eastAsia="Calibri" w:hAnsi="Calibri" w:cs="Times New Roman"/>
        </w:rPr>
      </w:pPr>
      <w:ins w:id="12105" w:author="UTENTE" w:date="2020-06-30T18:44:00Z">
        <w:r w:rsidRPr="00674C8A">
          <w:rPr>
            <w:rFonts w:ascii="Calibri" w:eastAsia="Calibri" w:hAnsi="Calibri" w:cs="Times New Roman"/>
          </w:rPr>
          <w:t>956.</w:t>
        </w:r>
        <w:r w:rsidRPr="00674C8A">
          <w:rPr>
            <w:rFonts w:ascii="Calibri" w:eastAsia="Calibri" w:hAnsi="Calibri" w:cs="Times New Roman"/>
          </w:rPr>
          <w:tab/>
          <w:t>r "\"…\""</w:t>
        </w:r>
      </w:ins>
    </w:p>
    <w:p w14:paraId="6CDB5B87" w14:textId="77777777" w:rsidR="00674C8A" w:rsidRPr="00674C8A" w:rsidRDefault="00674C8A" w:rsidP="00674C8A">
      <w:pPr>
        <w:spacing w:line="600" w:lineRule="auto"/>
        <w:jc w:val="left"/>
        <w:rPr>
          <w:ins w:id="12106" w:author="UTENTE" w:date="2020-06-30T18:44:00Z"/>
          <w:rFonts w:ascii="Calibri" w:eastAsia="Calibri" w:hAnsi="Calibri" w:cs="Times New Roman"/>
        </w:rPr>
      </w:pPr>
      <w:ins w:id="12107" w:author="UTENTE" w:date="2020-06-30T18:44:00Z">
        <w:r w:rsidRPr="00674C8A">
          <w:rPr>
            <w:rFonts w:ascii="Calibri" w:eastAsia="Calibri" w:hAnsi="Calibri" w:cs="Times New Roman"/>
          </w:rPr>
          <w:t>957.</w:t>
        </w:r>
        <w:r w:rsidRPr="00674C8A">
          <w:rPr>
            <w:rFonts w:ascii="Calibri" w:eastAsia="Calibri" w:hAnsi="Calibri" w:cs="Times New Roman"/>
          </w:rPr>
          <w:tab/>
          <w:t>n "Il suo respiro affannato si fa più forte, e un'espressione di dolore gli deforma i tratti del viso."</w:t>
        </w:r>
      </w:ins>
    </w:p>
    <w:p w14:paraId="3653398A" w14:textId="77777777" w:rsidR="00674C8A" w:rsidRPr="00674C8A" w:rsidRDefault="00674C8A" w:rsidP="00674C8A">
      <w:pPr>
        <w:spacing w:line="600" w:lineRule="auto"/>
        <w:jc w:val="left"/>
        <w:rPr>
          <w:ins w:id="12108" w:author="UTENTE" w:date="2020-06-30T18:44:00Z"/>
          <w:rFonts w:ascii="Calibri" w:eastAsia="Calibri" w:hAnsi="Calibri" w:cs="Times New Roman"/>
        </w:rPr>
      </w:pPr>
      <w:ins w:id="12109" w:author="UTENTE" w:date="2020-06-30T18:44:00Z">
        <w:r w:rsidRPr="00674C8A">
          <w:rPr>
            <w:rFonts w:ascii="Calibri" w:eastAsia="Calibri" w:hAnsi="Calibri" w:cs="Times New Roman"/>
          </w:rPr>
          <w:t>958.</w:t>
        </w:r>
        <w:r w:rsidRPr="00674C8A">
          <w:rPr>
            <w:rFonts w:ascii="Calibri" w:eastAsia="Calibri" w:hAnsi="Calibri" w:cs="Times New Roman"/>
          </w:rPr>
          <w:tab/>
          <w:t>mcp "\"Ti prego, Rex… non credere a quello che dicono.\""</w:t>
        </w:r>
        <w:r w:rsidRPr="00674C8A">
          <w:rPr>
            <w:rFonts w:ascii="Calibri" w:eastAsia="Calibri" w:hAnsi="Calibri" w:cs="Times New Roman"/>
          </w:rPr>
          <w:br w:type="page"/>
        </w:r>
      </w:ins>
    </w:p>
    <w:p w14:paraId="31D32166" w14:textId="77777777" w:rsidR="00674C8A" w:rsidRPr="00674C8A" w:rsidRDefault="00674C8A" w:rsidP="00674C8A">
      <w:pPr>
        <w:spacing w:line="600" w:lineRule="auto"/>
        <w:jc w:val="left"/>
        <w:rPr>
          <w:ins w:id="12110" w:author="UTENTE" w:date="2020-06-30T18:44:00Z"/>
          <w:rFonts w:ascii="Calibri" w:eastAsia="Calibri" w:hAnsi="Calibri" w:cs="Times New Roman"/>
          <w:lang w:val="en-US"/>
        </w:rPr>
      </w:pPr>
      <w:ins w:id="12111" w:author="UTENTE" w:date="2020-06-30T18:44:00Z">
        <w:r w:rsidRPr="00674C8A">
          <w:rPr>
            <w:rFonts w:ascii="Calibri" w:eastAsia="Calibri" w:hAnsi="Calibri" w:cs="Times New Roman"/>
            <w:lang w:val="en-US"/>
          </w:rPr>
          <w:lastRenderedPageBreak/>
          <w:t>959.</w:t>
        </w:r>
        <w:r w:rsidRPr="00674C8A">
          <w:rPr>
            <w:rFonts w:ascii="Calibri" w:eastAsia="Calibri" w:hAnsi="Calibri" w:cs="Times New Roman"/>
            <w:lang w:val="en-US"/>
          </w:rPr>
          <w:tab/>
          <w:t>mcp "\"You're better than them. No matter what happens…\""</w:t>
        </w:r>
      </w:ins>
    </w:p>
    <w:p w14:paraId="0BB51DB9" w14:textId="77777777" w:rsidR="00674C8A" w:rsidRPr="00674C8A" w:rsidRDefault="00674C8A" w:rsidP="00674C8A">
      <w:pPr>
        <w:spacing w:line="600" w:lineRule="auto"/>
        <w:jc w:val="left"/>
        <w:rPr>
          <w:ins w:id="12112" w:author="UTENTE" w:date="2020-06-30T18:44:00Z"/>
          <w:rFonts w:ascii="Calibri" w:eastAsia="Calibri" w:hAnsi="Calibri" w:cs="Times New Roman"/>
          <w:lang w:val="en-US"/>
        </w:rPr>
      </w:pPr>
      <w:ins w:id="12113" w:author="UTENTE" w:date="2020-06-30T18:44:00Z">
        <w:r w:rsidRPr="00674C8A">
          <w:rPr>
            <w:rFonts w:ascii="Calibri" w:eastAsia="Calibri" w:hAnsi="Calibri" w:cs="Times New Roman"/>
            <w:lang w:val="en-US"/>
          </w:rPr>
          <w:t>960.</w:t>
        </w:r>
        <w:r w:rsidRPr="00674C8A">
          <w:rPr>
            <w:rFonts w:ascii="Calibri" w:eastAsia="Calibri" w:hAnsi="Calibri" w:cs="Times New Roman"/>
            <w:lang w:val="en-US"/>
          </w:rPr>
          <w:tab/>
          <w:t>mcp "\"…I have faith in you.\""</w:t>
        </w:r>
      </w:ins>
    </w:p>
    <w:p w14:paraId="3E42099D" w14:textId="77777777" w:rsidR="00674C8A" w:rsidRPr="00674C8A" w:rsidRDefault="00674C8A" w:rsidP="00674C8A">
      <w:pPr>
        <w:spacing w:line="600" w:lineRule="auto"/>
        <w:jc w:val="left"/>
        <w:rPr>
          <w:ins w:id="12114" w:author="UTENTE" w:date="2020-06-30T18:44:00Z"/>
          <w:rFonts w:ascii="Calibri" w:eastAsia="Calibri" w:hAnsi="Calibri" w:cs="Times New Roman"/>
          <w:lang w:val="en-US"/>
        </w:rPr>
      </w:pPr>
      <w:ins w:id="12115" w:author="UTENTE" w:date="2020-06-30T18:44:00Z">
        <w:r w:rsidRPr="00674C8A">
          <w:rPr>
            <w:rFonts w:ascii="Calibri" w:eastAsia="Calibri" w:hAnsi="Calibri" w:cs="Times New Roman"/>
            <w:lang w:val="en-US"/>
          </w:rPr>
          <w:t>961.</w:t>
        </w:r>
        <w:r w:rsidRPr="00674C8A">
          <w:rPr>
            <w:rFonts w:ascii="Calibri" w:eastAsia="Calibri" w:hAnsi="Calibri" w:cs="Times New Roman"/>
            <w:lang w:val="en-US"/>
          </w:rPr>
          <w:tab/>
          <w:t>n "I swallow the burning sensation in my throat, taking a deep breath."</w:t>
        </w:r>
      </w:ins>
    </w:p>
    <w:p w14:paraId="0677A9D9" w14:textId="77777777" w:rsidR="00674C8A" w:rsidRPr="00674C8A" w:rsidRDefault="00674C8A" w:rsidP="00674C8A">
      <w:pPr>
        <w:spacing w:line="600" w:lineRule="auto"/>
        <w:jc w:val="left"/>
        <w:rPr>
          <w:ins w:id="12116" w:author="UTENTE" w:date="2020-06-30T18:44:00Z"/>
          <w:rFonts w:ascii="Calibri" w:eastAsia="Calibri" w:hAnsi="Calibri" w:cs="Times New Roman"/>
          <w:lang w:val="en-US"/>
        </w:rPr>
      </w:pPr>
      <w:ins w:id="12117" w:author="UTENTE" w:date="2020-06-30T18:44:00Z">
        <w:r w:rsidRPr="00674C8A">
          <w:rPr>
            <w:rFonts w:ascii="Calibri" w:eastAsia="Calibri" w:hAnsi="Calibri" w:cs="Times New Roman"/>
            <w:lang w:val="en-US"/>
          </w:rPr>
          <w:t>962.</w:t>
        </w:r>
        <w:r w:rsidRPr="00674C8A">
          <w:rPr>
            <w:rFonts w:ascii="Calibri" w:eastAsia="Calibri" w:hAnsi="Calibri" w:cs="Times New Roman"/>
            <w:lang w:val="en-US"/>
          </w:rPr>
          <w:tab/>
          <w:t>mcp "\"We promised, Rex…\""</w:t>
        </w:r>
      </w:ins>
    </w:p>
    <w:p w14:paraId="37BBAD32" w14:textId="77777777" w:rsidR="00674C8A" w:rsidRPr="00674C8A" w:rsidRDefault="00674C8A" w:rsidP="00674C8A">
      <w:pPr>
        <w:spacing w:line="600" w:lineRule="auto"/>
        <w:jc w:val="left"/>
        <w:rPr>
          <w:ins w:id="12118" w:author="UTENTE" w:date="2020-06-30T18:44:00Z"/>
          <w:rFonts w:ascii="Calibri" w:eastAsia="Calibri" w:hAnsi="Calibri" w:cs="Times New Roman"/>
          <w:lang w:val="en-US"/>
        </w:rPr>
      </w:pPr>
      <w:ins w:id="12119" w:author="UTENTE" w:date="2020-06-30T18:44:00Z">
        <w:r w:rsidRPr="00674C8A">
          <w:rPr>
            <w:rFonts w:ascii="Calibri" w:eastAsia="Calibri" w:hAnsi="Calibri" w:cs="Times New Roman"/>
            <w:lang w:val="en-US"/>
          </w:rPr>
          <w:t>963.</w:t>
        </w:r>
        <w:r w:rsidRPr="00674C8A">
          <w:rPr>
            <w:rFonts w:ascii="Calibri" w:eastAsia="Calibri" w:hAnsi="Calibri" w:cs="Times New Roman"/>
            <w:lang w:val="en-US"/>
          </w:rPr>
          <w:tab/>
          <w:t>mcp "\"We promised that we'd run away from all of this… together.\""</w:t>
        </w:r>
      </w:ins>
    </w:p>
    <w:p w14:paraId="35F015F4" w14:textId="77777777" w:rsidR="00674C8A" w:rsidRPr="00674C8A" w:rsidRDefault="00674C8A" w:rsidP="00674C8A">
      <w:pPr>
        <w:spacing w:line="600" w:lineRule="auto"/>
        <w:jc w:val="left"/>
        <w:rPr>
          <w:ins w:id="12120" w:author="UTENTE" w:date="2020-06-30T18:44:00Z"/>
          <w:rFonts w:ascii="Calibri" w:eastAsia="Calibri" w:hAnsi="Calibri" w:cs="Times New Roman"/>
          <w:lang w:val="en-US"/>
        </w:rPr>
      </w:pPr>
      <w:ins w:id="12121" w:author="UTENTE" w:date="2020-06-30T18:44:00Z">
        <w:r w:rsidRPr="00674C8A">
          <w:rPr>
            <w:rFonts w:ascii="Calibri" w:eastAsia="Calibri" w:hAnsi="Calibri" w:cs="Times New Roman"/>
            <w:lang w:val="en-US"/>
          </w:rPr>
          <w:t>964.</w:t>
        </w:r>
        <w:r w:rsidRPr="00674C8A">
          <w:rPr>
            <w:rFonts w:ascii="Calibri" w:eastAsia="Calibri" w:hAnsi="Calibri" w:cs="Times New Roman"/>
            <w:lang w:val="en-US"/>
          </w:rPr>
          <w:tab/>
          <w:t>r "\"…\""</w:t>
        </w:r>
      </w:ins>
    </w:p>
    <w:p w14:paraId="568713B9" w14:textId="77777777" w:rsidR="00674C8A" w:rsidRPr="00674C8A" w:rsidRDefault="00674C8A" w:rsidP="00674C8A">
      <w:pPr>
        <w:spacing w:line="600" w:lineRule="auto"/>
        <w:jc w:val="left"/>
        <w:rPr>
          <w:ins w:id="12122" w:author="UTENTE" w:date="2020-06-30T18:44:00Z"/>
          <w:rFonts w:ascii="Calibri" w:eastAsia="Calibri" w:hAnsi="Calibri" w:cs="Times New Roman"/>
          <w:lang w:val="en-US"/>
        </w:rPr>
      </w:pPr>
      <w:ins w:id="12123" w:author="UTENTE" w:date="2020-06-30T18:44:00Z">
        <w:r w:rsidRPr="00674C8A">
          <w:rPr>
            <w:rFonts w:ascii="Calibri" w:eastAsia="Calibri" w:hAnsi="Calibri" w:cs="Times New Roman"/>
            <w:lang w:val="en-US"/>
          </w:rPr>
          <w:t>965.</w:t>
        </w:r>
        <w:r w:rsidRPr="00674C8A">
          <w:rPr>
            <w:rFonts w:ascii="Calibri" w:eastAsia="Calibri" w:hAnsi="Calibri" w:cs="Times New Roman"/>
            <w:lang w:val="en-US"/>
          </w:rPr>
          <w:tab/>
          <w:t>n "His wide, glassy stare burns into my face, unblinking."</w:t>
        </w:r>
      </w:ins>
    </w:p>
    <w:p w14:paraId="170C7122" w14:textId="77777777" w:rsidR="00674C8A" w:rsidRPr="00674C8A" w:rsidRDefault="00674C8A" w:rsidP="00674C8A">
      <w:pPr>
        <w:spacing w:line="600" w:lineRule="auto"/>
        <w:jc w:val="left"/>
        <w:rPr>
          <w:ins w:id="12124" w:author="UTENTE" w:date="2020-06-30T18:44:00Z"/>
          <w:rFonts w:ascii="Calibri" w:eastAsia="Calibri" w:hAnsi="Calibri" w:cs="Times New Roman"/>
          <w:lang w:val="en-US"/>
        </w:rPr>
      </w:pPr>
      <w:ins w:id="12125" w:author="UTENTE" w:date="2020-06-30T18:44:00Z">
        <w:r w:rsidRPr="00674C8A">
          <w:rPr>
            <w:rFonts w:ascii="Calibri" w:eastAsia="Calibri" w:hAnsi="Calibri" w:cs="Times New Roman"/>
            <w:lang w:val="en-US"/>
          </w:rPr>
          <w:t>966.</w:t>
        </w:r>
        <w:r w:rsidRPr="00674C8A">
          <w:rPr>
            <w:rFonts w:ascii="Calibri" w:eastAsia="Calibri" w:hAnsi="Calibri" w:cs="Times New Roman"/>
            <w:lang w:val="en-US"/>
          </w:rPr>
          <w:tab/>
          <w:t>n "Are my words even getting through to him…?{w} No, I have to keep going – I have to pray that he can hear me."</w:t>
        </w:r>
      </w:ins>
    </w:p>
    <w:p w14:paraId="535CDF6C" w14:textId="77777777" w:rsidR="00674C8A" w:rsidRPr="00674C8A" w:rsidRDefault="00674C8A" w:rsidP="00674C8A">
      <w:pPr>
        <w:spacing w:line="600" w:lineRule="auto"/>
        <w:jc w:val="left"/>
        <w:rPr>
          <w:ins w:id="12126" w:author="UTENTE" w:date="2020-06-30T18:44:00Z"/>
          <w:rFonts w:ascii="Calibri" w:eastAsia="Calibri" w:hAnsi="Calibri" w:cs="Times New Roman"/>
          <w:lang w:val="en-US"/>
        </w:rPr>
      </w:pPr>
      <w:ins w:id="12127" w:author="UTENTE" w:date="2020-06-30T18:44:00Z">
        <w:r w:rsidRPr="00674C8A">
          <w:rPr>
            <w:rFonts w:ascii="Calibri" w:eastAsia="Calibri" w:hAnsi="Calibri" w:cs="Times New Roman"/>
            <w:lang w:val="en-US"/>
          </w:rPr>
          <w:t>967.</w:t>
        </w:r>
        <w:r w:rsidRPr="00674C8A">
          <w:rPr>
            <w:rFonts w:ascii="Calibri" w:eastAsia="Calibri" w:hAnsi="Calibri" w:cs="Times New Roman"/>
            <w:lang w:val="en-US"/>
          </w:rPr>
          <w:tab/>
          <w:t>mcp "\"I decided back there that I wouldn't let you go… that I wouldn't give up on you.\""</w:t>
        </w:r>
      </w:ins>
    </w:p>
    <w:p w14:paraId="2CF4034F" w14:textId="77777777" w:rsidR="00674C8A" w:rsidRPr="00674C8A" w:rsidRDefault="00674C8A" w:rsidP="00674C8A">
      <w:pPr>
        <w:spacing w:line="600" w:lineRule="auto"/>
        <w:jc w:val="left"/>
        <w:rPr>
          <w:ins w:id="12128" w:author="UTENTE" w:date="2020-06-30T18:44:00Z"/>
          <w:rFonts w:ascii="Calibri" w:eastAsia="Calibri" w:hAnsi="Calibri" w:cs="Times New Roman"/>
          <w:lang w:val="en-US"/>
        </w:rPr>
      </w:pPr>
      <w:ins w:id="12129" w:author="UTENTE" w:date="2020-06-30T18:44:00Z">
        <w:r w:rsidRPr="00674C8A">
          <w:rPr>
            <w:rFonts w:ascii="Calibri" w:eastAsia="Calibri" w:hAnsi="Calibri" w:cs="Times New Roman"/>
            <w:lang w:val="en-US"/>
          </w:rPr>
          <w:t>968.</w:t>
        </w:r>
        <w:r w:rsidRPr="00674C8A">
          <w:rPr>
            <w:rFonts w:ascii="Calibri" w:eastAsia="Calibri" w:hAnsi="Calibri" w:cs="Times New Roman"/>
            <w:lang w:val="en-US"/>
          </w:rPr>
          <w:tab/>
          <w:t>mcp "\"So… so don't give up on me… please…!\""</w:t>
        </w:r>
      </w:ins>
    </w:p>
    <w:p w14:paraId="282FB5B5" w14:textId="77777777" w:rsidR="00674C8A" w:rsidRPr="00674C8A" w:rsidRDefault="00674C8A" w:rsidP="00674C8A">
      <w:pPr>
        <w:spacing w:line="600" w:lineRule="auto"/>
        <w:jc w:val="left"/>
        <w:rPr>
          <w:ins w:id="12130" w:author="UTENTE" w:date="2020-06-30T18:44:00Z"/>
          <w:rFonts w:ascii="Calibri" w:eastAsia="Calibri" w:hAnsi="Calibri" w:cs="Times New Roman"/>
          <w:lang w:val="en-US"/>
        </w:rPr>
      </w:pPr>
      <w:ins w:id="12131" w:author="UTENTE" w:date="2020-06-30T18:44:00Z">
        <w:r w:rsidRPr="00674C8A">
          <w:rPr>
            <w:rFonts w:ascii="Calibri" w:eastAsia="Calibri" w:hAnsi="Calibri" w:cs="Times New Roman"/>
            <w:lang w:val="en-US"/>
          </w:rPr>
          <w:t>969.</w:t>
        </w:r>
        <w:r w:rsidRPr="00674C8A">
          <w:rPr>
            <w:rFonts w:ascii="Calibri" w:eastAsia="Calibri" w:hAnsi="Calibri" w:cs="Times New Roman"/>
            <w:lang w:val="en-US"/>
          </w:rPr>
          <w:tab/>
          <w:t>n "I swallow the burning sensation in my throat, taking a deep breath."</w:t>
        </w:r>
      </w:ins>
    </w:p>
    <w:p w14:paraId="495AA995" w14:textId="77777777" w:rsidR="00674C8A" w:rsidRPr="00674C8A" w:rsidRDefault="00674C8A" w:rsidP="00674C8A">
      <w:pPr>
        <w:spacing w:line="600" w:lineRule="auto"/>
        <w:jc w:val="left"/>
        <w:rPr>
          <w:ins w:id="12132" w:author="UTENTE" w:date="2020-06-30T18:44:00Z"/>
          <w:rFonts w:ascii="Calibri" w:eastAsia="Calibri" w:hAnsi="Calibri" w:cs="Times New Roman"/>
          <w:lang w:val="en-US"/>
        </w:rPr>
      </w:pPr>
      <w:ins w:id="12133" w:author="UTENTE" w:date="2020-06-30T18:44:00Z">
        <w:r w:rsidRPr="00674C8A">
          <w:rPr>
            <w:rFonts w:ascii="Calibri" w:eastAsia="Calibri" w:hAnsi="Calibri" w:cs="Times New Roman"/>
            <w:lang w:val="en-US"/>
          </w:rPr>
          <w:t>970.</w:t>
        </w:r>
        <w:r w:rsidRPr="00674C8A">
          <w:rPr>
            <w:rFonts w:ascii="Calibri" w:eastAsia="Calibri" w:hAnsi="Calibri" w:cs="Times New Roman"/>
            <w:lang w:val="en-US"/>
          </w:rPr>
          <w:tab/>
          <w:t>mcp "\"I won't run away from you, Rex.\""</w:t>
        </w:r>
      </w:ins>
    </w:p>
    <w:p w14:paraId="3628A840" w14:textId="77777777" w:rsidR="00674C8A" w:rsidRPr="00674C8A" w:rsidRDefault="00674C8A" w:rsidP="00674C8A">
      <w:pPr>
        <w:spacing w:line="600" w:lineRule="auto"/>
        <w:jc w:val="left"/>
        <w:rPr>
          <w:ins w:id="12134" w:author="UTENTE" w:date="2020-06-30T18:44:00Z"/>
          <w:rFonts w:ascii="Calibri" w:eastAsia="Calibri" w:hAnsi="Calibri" w:cs="Times New Roman"/>
          <w:lang w:val="en-US"/>
        </w:rPr>
      </w:pPr>
      <w:ins w:id="12135" w:author="UTENTE" w:date="2020-06-30T18:44:00Z">
        <w:r w:rsidRPr="00674C8A">
          <w:rPr>
            <w:rFonts w:ascii="Calibri" w:eastAsia="Calibri" w:hAnsi="Calibri" w:cs="Times New Roman"/>
            <w:lang w:val="en-US"/>
          </w:rPr>
          <w:t>971.</w:t>
        </w:r>
        <w:r w:rsidRPr="00674C8A">
          <w:rPr>
            <w:rFonts w:ascii="Calibri" w:eastAsia="Calibri" w:hAnsi="Calibri" w:cs="Times New Roman"/>
            <w:lang w:val="en-US"/>
          </w:rPr>
          <w:tab/>
          <w:t>mcp "\"If this is what you want, and you've given up on everything else…\""</w:t>
        </w:r>
      </w:ins>
    </w:p>
    <w:p w14:paraId="50CB6109" w14:textId="77777777" w:rsidR="00674C8A" w:rsidRPr="00674C8A" w:rsidRDefault="00674C8A" w:rsidP="00674C8A">
      <w:pPr>
        <w:spacing w:line="600" w:lineRule="auto"/>
        <w:jc w:val="left"/>
        <w:rPr>
          <w:ins w:id="12136" w:author="UTENTE" w:date="2020-06-30T18:44:00Z"/>
          <w:rFonts w:ascii="Calibri" w:eastAsia="Calibri" w:hAnsi="Calibri" w:cs="Times New Roman"/>
          <w:lang w:val="en-US"/>
          <w:rPrChange w:id="12137" w:author="UTENTE" w:date="2020-06-30T18:44:00Z">
            <w:rPr>
              <w:ins w:id="12138" w:author="UTENTE" w:date="2020-06-30T18:44:00Z"/>
              <w:rFonts w:ascii="Calibri" w:eastAsia="Calibri" w:hAnsi="Calibri" w:cs="Times New Roman"/>
            </w:rPr>
          </w:rPrChange>
        </w:rPr>
      </w:pPr>
      <w:ins w:id="12139" w:author="UTENTE" w:date="2020-06-30T18:44:00Z">
        <w:r w:rsidRPr="00674C8A">
          <w:rPr>
            <w:rFonts w:ascii="Calibri" w:eastAsia="Calibri" w:hAnsi="Calibri" w:cs="Times New Roman"/>
            <w:lang w:val="en-US"/>
            <w:rPrChange w:id="12140" w:author="UTENTE" w:date="2020-06-30T18:44:00Z">
              <w:rPr>
                <w:rFonts w:ascii="Calibri" w:eastAsia="Calibri" w:hAnsi="Calibri" w:cs="Times New Roman"/>
              </w:rPr>
            </w:rPrChange>
          </w:rPr>
          <w:t>972.</w:t>
        </w:r>
        <w:r w:rsidRPr="00674C8A">
          <w:rPr>
            <w:rFonts w:ascii="Calibri" w:eastAsia="Calibri" w:hAnsi="Calibri" w:cs="Times New Roman"/>
            <w:lang w:val="en-US"/>
            <w:rPrChange w:id="12141" w:author="UTENTE" w:date="2020-06-30T18:44:00Z">
              <w:rPr>
                <w:rFonts w:ascii="Calibri" w:eastAsia="Calibri" w:hAnsi="Calibri" w:cs="Times New Roman"/>
              </w:rPr>
            </w:rPrChange>
          </w:rPr>
          <w:tab/>
          <w:t>mcp "\"Then drain me.\""</w:t>
        </w:r>
      </w:ins>
    </w:p>
    <w:p w14:paraId="2556828B" w14:textId="77777777" w:rsidR="00674C8A" w:rsidRPr="00674C8A" w:rsidRDefault="00674C8A" w:rsidP="00674C8A">
      <w:pPr>
        <w:spacing w:line="600" w:lineRule="auto"/>
        <w:jc w:val="left"/>
        <w:rPr>
          <w:ins w:id="12142" w:author="UTENTE" w:date="2020-06-30T18:44:00Z"/>
          <w:rFonts w:ascii="Calibri" w:eastAsia="Calibri" w:hAnsi="Calibri" w:cs="Times New Roman"/>
          <w:lang w:val="en-US"/>
          <w:rPrChange w:id="12143" w:author="UTENTE" w:date="2020-06-30T18:44:00Z">
            <w:rPr>
              <w:ins w:id="12144" w:author="UTENTE" w:date="2020-06-30T18:44:00Z"/>
              <w:rFonts w:ascii="Calibri" w:eastAsia="Calibri" w:hAnsi="Calibri" w:cs="Times New Roman"/>
            </w:rPr>
          </w:rPrChange>
        </w:rPr>
      </w:pPr>
      <w:ins w:id="12145" w:author="UTENTE" w:date="2020-06-30T18:44:00Z">
        <w:r w:rsidRPr="00674C8A">
          <w:rPr>
            <w:rFonts w:ascii="Calibri" w:eastAsia="Calibri" w:hAnsi="Calibri" w:cs="Times New Roman"/>
            <w:lang w:val="en-US"/>
            <w:rPrChange w:id="12146" w:author="UTENTE" w:date="2020-06-30T18:44:00Z">
              <w:rPr>
                <w:rFonts w:ascii="Calibri" w:eastAsia="Calibri" w:hAnsi="Calibri" w:cs="Times New Roman"/>
              </w:rPr>
            </w:rPrChange>
          </w:rPr>
          <w:t>973.</w:t>
        </w:r>
        <w:r w:rsidRPr="00674C8A">
          <w:rPr>
            <w:rFonts w:ascii="Calibri" w:eastAsia="Calibri" w:hAnsi="Calibri" w:cs="Times New Roman"/>
            <w:lang w:val="en-US"/>
            <w:rPrChange w:id="12147" w:author="UTENTE" w:date="2020-06-30T18:44:00Z">
              <w:rPr>
                <w:rFonts w:ascii="Calibri" w:eastAsia="Calibri" w:hAnsi="Calibri" w:cs="Times New Roman"/>
              </w:rPr>
            </w:rPrChange>
          </w:rPr>
          <w:tab/>
          <w:t>r "\"…\"" </w:t>
        </w:r>
        <w:r w:rsidRPr="00674C8A">
          <w:rPr>
            <w:rFonts w:ascii="Calibri" w:eastAsia="Calibri" w:hAnsi="Calibri" w:cs="Times New Roman"/>
            <w:lang w:val="en-US"/>
            <w:rPrChange w:id="12148" w:author="UTENTE" w:date="2020-06-30T18:44:00Z">
              <w:rPr>
                <w:rFonts w:ascii="Calibri" w:eastAsia="Calibri" w:hAnsi="Calibri" w:cs="Times New Roman"/>
              </w:rPr>
            </w:rPrChange>
          </w:rPr>
          <w:br w:type="page"/>
        </w:r>
      </w:ins>
    </w:p>
    <w:p w14:paraId="02DAD409" w14:textId="77777777" w:rsidR="00674C8A" w:rsidRPr="00674C8A" w:rsidRDefault="00674C8A" w:rsidP="00674C8A">
      <w:pPr>
        <w:spacing w:line="600" w:lineRule="auto"/>
        <w:jc w:val="left"/>
        <w:rPr>
          <w:ins w:id="12149" w:author="UTENTE" w:date="2020-06-30T18:44:00Z"/>
          <w:rFonts w:ascii="Calibri" w:eastAsia="Calibri" w:hAnsi="Calibri" w:cs="Times New Roman"/>
        </w:rPr>
      </w:pPr>
      <w:ins w:id="12150" w:author="UTENTE" w:date="2020-06-30T18:44:00Z">
        <w:r w:rsidRPr="00674C8A">
          <w:rPr>
            <w:rFonts w:ascii="Calibri" w:eastAsia="Calibri" w:hAnsi="Calibri" w:cs="Times New Roman"/>
          </w:rPr>
          <w:lastRenderedPageBreak/>
          <w:t>959.</w:t>
        </w:r>
        <w:r w:rsidRPr="00674C8A">
          <w:rPr>
            <w:rFonts w:ascii="Calibri" w:eastAsia="Calibri" w:hAnsi="Calibri" w:cs="Times New Roman"/>
          </w:rPr>
          <w:tab/>
          <w:t>mcp "\"Sei migliore di loro. Qualunque cosa accada…"</w:t>
        </w:r>
      </w:ins>
    </w:p>
    <w:p w14:paraId="2004FFF7" w14:textId="77777777" w:rsidR="00674C8A" w:rsidRPr="00674C8A" w:rsidRDefault="00674C8A" w:rsidP="00674C8A">
      <w:pPr>
        <w:spacing w:line="600" w:lineRule="auto"/>
        <w:jc w:val="left"/>
        <w:rPr>
          <w:ins w:id="12151" w:author="UTENTE" w:date="2020-06-30T18:44:00Z"/>
          <w:rFonts w:ascii="Calibri" w:eastAsia="Calibri" w:hAnsi="Calibri" w:cs="Times New Roman"/>
        </w:rPr>
      </w:pPr>
      <w:ins w:id="12152" w:author="UTENTE" w:date="2020-06-30T18:44:00Z">
        <w:r w:rsidRPr="00674C8A">
          <w:rPr>
            <w:rFonts w:ascii="Calibri" w:eastAsia="Calibri" w:hAnsi="Calibri" w:cs="Times New Roman"/>
          </w:rPr>
          <w:t>960.</w:t>
        </w:r>
        <w:r w:rsidRPr="00674C8A">
          <w:rPr>
            <w:rFonts w:ascii="Calibri" w:eastAsia="Calibri" w:hAnsi="Calibri" w:cs="Times New Roman"/>
          </w:rPr>
          <w:tab/>
          <w:t>mcp "\"…Io ho fiducia in te.\""</w:t>
        </w:r>
      </w:ins>
    </w:p>
    <w:p w14:paraId="7ADC5E07" w14:textId="77777777" w:rsidR="00674C8A" w:rsidRPr="00674C8A" w:rsidRDefault="00674C8A" w:rsidP="00674C8A">
      <w:pPr>
        <w:spacing w:line="600" w:lineRule="auto"/>
        <w:jc w:val="left"/>
        <w:rPr>
          <w:ins w:id="12153" w:author="UTENTE" w:date="2020-06-30T18:44:00Z"/>
          <w:rFonts w:ascii="Calibri" w:eastAsia="Calibri" w:hAnsi="Calibri" w:cs="Times New Roman"/>
        </w:rPr>
      </w:pPr>
      <w:ins w:id="12154" w:author="UTENTE" w:date="2020-06-30T18:44:00Z">
        <w:r w:rsidRPr="00674C8A">
          <w:rPr>
            <w:rFonts w:ascii="Calibri" w:eastAsia="Calibri" w:hAnsi="Calibri" w:cs="Times New Roman"/>
          </w:rPr>
          <w:t>961.</w:t>
        </w:r>
        <w:r w:rsidRPr="00674C8A">
          <w:rPr>
            <w:rFonts w:ascii="Calibri" w:eastAsia="Calibri" w:hAnsi="Calibri" w:cs="Times New Roman"/>
          </w:rPr>
          <w:tab/>
          <w:t>n "Butto giù la sensazione di bruciore che mi si irradia nella gola, facendo un respiro profondo."</w:t>
        </w:r>
      </w:ins>
    </w:p>
    <w:p w14:paraId="73102555" w14:textId="77777777" w:rsidR="00674C8A" w:rsidRPr="00674C8A" w:rsidRDefault="00674C8A" w:rsidP="00674C8A">
      <w:pPr>
        <w:spacing w:line="600" w:lineRule="auto"/>
        <w:jc w:val="left"/>
        <w:rPr>
          <w:ins w:id="12155" w:author="UTENTE" w:date="2020-06-30T18:44:00Z"/>
          <w:rFonts w:ascii="Calibri" w:eastAsia="Calibri" w:hAnsi="Calibri" w:cs="Times New Roman"/>
        </w:rPr>
      </w:pPr>
      <w:ins w:id="12156" w:author="UTENTE" w:date="2020-06-30T18:44:00Z">
        <w:r w:rsidRPr="00674C8A">
          <w:rPr>
            <w:rFonts w:ascii="Calibri" w:eastAsia="Calibri" w:hAnsi="Calibri" w:cs="Times New Roman"/>
          </w:rPr>
          <w:t>962.</w:t>
        </w:r>
        <w:r w:rsidRPr="00674C8A">
          <w:rPr>
            <w:rFonts w:ascii="Calibri" w:eastAsia="Calibri" w:hAnsi="Calibri" w:cs="Times New Roman"/>
          </w:rPr>
          <w:tab/>
          <w:t>mcp "\"Me l'avevi promesso, Rex…\""</w:t>
        </w:r>
      </w:ins>
    </w:p>
    <w:p w14:paraId="4D751235" w14:textId="77777777" w:rsidR="00674C8A" w:rsidRPr="00674C8A" w:rsidRDefault="00674C8A" w:rsidP="00674C8A">
      <w:pPr>
        <w:spacing w:line="600" w:lineRule="auto"/>
        <w:jc w:val="left"/>
        <w:rPr>
          <w:ins w:id="12157" w:author="UTENTE" w:date="2020-06-30T18:44:00Z"/>
          <w:rFonts w:ascii="Calibri" w:eastAsia="Calibri" w:hAnsi="Calibri" w:cs="Times New Roman"/>
        </w:rPr>
      </w:pPr>
      <w:ins w:id="12158" w:author="UTENTE" w:date="2020-06-30T18:44:00Z">
        <w:r w:rsidRPr="00674C8A">
          <w:rPr>
            <w:rFonts w:ascii="Calibri" w:eastAsia="Calibri" w:hAnsi="Calibri" w:cs="Times New Roman"/>
          </w:rPr>
          <w:t>963.</w:t>
        </w:r>
        <w:r w:rsidRPr="00674C8A">
          <w:rPr>
            <w:rFonts w:ascii="Calibri" w:eastAsia="Calibri" w:hAnsi="Calibri" w:cs="Times New Roman"/>
          </w:rPr>
          <w:tab/>
          <w:t>mcp "\"Mi avevi promesso che saremmo scappati… insieme.\""</w:t>
        </w:r>
      </w:ins>
    </w:p>
    <w:p w14:paraId="1F485D7D" w14:textId="77777777" w:rsidR="00674C8A" w:rsidRPr="00674C8A" w:rsidRDefault="00674C8A" w:rsidP="00674C8A">
      <w:pPr>
        <w:spacing w:line="600" w:lineRule="auto"/>
        <w:jc w:val="left"/>
        <w:rPr>
          <w:ins w:id="12159" w:author="UTENTE" w:date="2020-06-30T18:44:00Z"/>
          <w:rFonts w:ascii="Calibri" w:eastAsia="Calibri" w:hAnsi="Calibri" w:cs="Times New Roman"/>
        </w:rPr>
      </w:pPr>
      <w:ins w:id="12160" w:author="UTENTE" w:date="2020-06-30T18:44:00Z">
        <w:r w:rsidRPr="00674C8A">
          <w:rPr>
            <w:rFonts w:ascii="Calibri" w:eastAsia="Calibri" w:hAnsi="Calibri" w:cs="Times New Roman"/>
          </w:rPr>
          <w:t>964.</w:t>
        </w:r>
        <w:r w:rsidRPr="00674C8A">
          <w:rPr>
            <w:rFonts w:ascii="Calibri" w:eastAsia="Calibri" w:hAnsi="Calibri" w:cs="Times New Roman"/>
          </w:rPr>
          <w:tab/>
          <w:t>r "\"…\""</w:t>
        </w:r>
      </w:ins>
    </w:p>
    <w:p w14:paraId="36373CE8" w14:textId="77777777" w:rsidR="00674C8A" w:rsidRPr="00674C8A" w:rsidRDefault="00674C8A" w:rsidP="00674C8A">
      <w:pPr>
        <w:spacing w:line="600" w:lineRule="auto"/>
        <w:jc w:val="left"/>
        <w:rPr>
          <w:ins w:id="12161" w:author="UTENTE" w:date="2020-06-30T18:44:00Z"/>
          <w:rFonts w:ascii="Calibri" w:eastAsia="Calibri" w:hAnsi="Calibri" w:cs="Times New Roman"/>
        </w:rPr>
      </w:pPr>
      <w:ins w:id="12162" w:author="UTENTE" w:date="2020-06-30T18:44:00Z">
        <w:r w:rsidRPr="00674C8A">
          <w:rPr>
            <w:rFonts w:ascii="Calibri" w:eastAsia="Calibri" w:hAnsi="Calibri" w:cs="Times New Roman"/>
          </w:rPr>
          <w:t>965.</w:t>
        </w:r>
        <w:r w:rsidRPr="00674C8A">
          <w:rPr>
            <w:rFonts w:ascii="Calibri" w:eastAsia="Calibri" w:hAnsi="Calibri" w:cs="Times New Roman"/>
          </w:rPr>
          <w:tab/>
          <w:t>n "I suoi grandi occhi vitrei mi lacerano il viso, senza sbattere mai le ciglia."</w:t>
        </w:r>
      </w:ins>
    </w:p>
    <w:p w14:paraId="0028687A" w14:textId="77777777" w:rsidR="00674C8A" w:rsidRPr="00674C8A" w:rsidRDefault="00674C8A" w:rsidP="00674C8A">
      <w:pPr>
        <w:spacing w:line="600" w:lineRule="auto"/>
        <w:jc w:val="left"/>
        <w:rPr>
          <w:ins w:id="12163" w:author="UTENTE" w:date="2020-06-30T18:44:00Z"/>
          <w:rFonts w:ascii="Calibri" w:eastAsia="Calibri" w:hAnsi="Calibri" w:cs="Times New Roman"/>
        </w:rPr>
      </w:pPr>
      <w:ins w:id="12164" w:author="UTENTE" w:date="2020-06-30T18:44:00Z">
        <w:r w:rsidRPr="00674C8A">
          <w:rPr>
            <w:rFonts w:ascii="Calibri" w:eastAsia="Calibri" w:hAnsi="Calibri" w:cs="Times New Roman"/>
          </w:rPr>
          <w:t>966.</w:t>
        </w:r>
        <w:r w:rsidRPr="00674C8A">
          <w:rPr>
            <w:rFonts w:ascii="Calibri" w:eastAsia="Calibri" w:hAnsi="Calibri" w:cs="Times New Roman"/>
          </w:rPr>
          <w:tab/>
          <w:t>n "Le mie parole, stanno funzionando…? No, devo continuare - Devo pregare affinché mi ascolti."</w:t>
        </w:r>
      </w:ins>
    </w:p>
    <w:p w14:paraId="293CBBC8" w14:textId="77777777" w:rsidR="00674C8A" w:rsidRPr="00674C8A" w:rsidRDefault="00674C8A" w:rsidP="00674C8A">
      <w:pPr>
        <w:spacing w:line="600" w:lineRule="auto"/>
        <w:jc w:val="left"/>
        <w:rPr>
          <w:ins w:id="12165" w:author="UTENTE" w:date="2020-06-30T18:44:00Z"/>
          <w:rFonts w:ascii="Calibri" w:eastAsia="Calibri" w:hAnsi="Calibri" w:cs="Times New Roman"/>
        </w:rPr>
      </w:pPr>
      <w:ins w:id="12166" w:author="UTENTE" w:date="2020-06-30T18:44:00Z">
        <w:r w:rsidRPr="00674C8A">
          <w:rPr>
            <w:rFonts w:ascii="Calibri" w:eastAsia="Calibri" w:hAnsi="Calibri" w:cs="Times New Roman"/>
          </w:rPr>
          <w:t>967.</w:t>
        </w:r>
        <w:r w:rsidRPr="00674C8A">
          <w:rPr>
            <w:rFonts w:ascii="Calibri" w:eastAsia="Calibri" w:hAnsi="Calibri" w:cs="Times New Roman"/>
          </w:rPr>
          <w:tab/>
          <w:t>mcp "\"Ho deciso, prima, in quel magazzino, che non ti avrei lasciato andare… Che non avrei rinunciato a te.\""</w:t>
        </w:r>
      </w:ins>
    </w:p>
    <w:p w14:paraId="19FCA8A0" w14:textId="77777777" w:rsidR="00674C8A" w:rsidRPr="00674C8A" w:rsidRDefault="00674C8A" w:rsidP="00674C8A">
      <w:pPr>
        <w:spacing w:line="600" w:lineRule="auto"/>
        <w:jc w:val="left"/>
        <w:rPr>
          <w:ins w:id="12167" w:author="UTENTE" w:date="2020-06-30T18:44:00Z"/>
          <w:rFonts w:ascii="Calibri" w:eastAsia="Calibri" w:hAnsi="Calibri" w:cs="Times New Roman"/>
        </w:rPr>
      </w:pPr>
      <w:ins w:id="12168" w:author="UTENTE" w:date="2020-06-30T18:44:00Z">
        <w:r w:rsidRPr="00674C8A">
          <w:rPr>
            <w:rFonts w:ascii="Calibri" w:eastAsia="Calibri" w:hAnsi="Calibri" w:cs="Times New Roman"/>
          </w:rPr>
          <w:t>968.</w:t>
        </w:r>
        <w:r w:rsidRPr="00674C8A">
          <w:rPr>
            <w:rFonts w:ascii="Calibri" w:eastAsia="Calibri" w:hAnsi="Calibri" w:cs="Times New Roman"/>
          </w:rPr>
          <w:tab/>
          <w:t>mcp "\"Quindi… Non rinunciare a me… ti prego…!\""</w:t>
        </w:r>
      </w:ins>
    </w:p>
    <w:p w14:paraId="0CDDB022" w14:textId="77777777" w:rsidR="00674C8A" w:rsidRPr="00674C8A" w:rsidRDefault="00674C8A" w:rsidP="00674C8A">
      <w:pPr>
        <w:spacing w:line="600" w:lineRule="auto"/>
        <w:jc w:val="left"/>
        <w:rPr>
          <w:ins w:id="12169" w:author="UTENTE" w:date="2020-06-30T18:44:00Z"/>
          <w:rFonts w:ascii="Calibri" w:eastAsia="Calibri" w:hAnsi="Calibri" w:cs="Times New Roman"/>
        </w:rPr>
      </w:pPr>
      <w:ins w:id="12170" w:author="UTENTE" w:date="2020-06-30T18:44:00Z">
        <w:r w:rsidRPr="00674C8A">
          <w:rPr>
            <w:rFonts w:ascii="Calibri" w:eastAsia="Calibri" w:hAnsi="Calibri" w:cs="Times New Roman"/>
          </w:rPr>
          <w:t>969.</w:t>
        </w:r>
        <w:r w:rsidRPr="00674C8A">
          <w:rPr>
            <w:rFonts w:ascii="Calibri" w:eastAsia="Calibri" w:hAnsi="Calibri" w:cs="Times New Roman"/>
          </w:rPr>
          <w:tab/>
          <w:t>n "Butto giù la sensazione di bruciore che mi si irradia nella gola, facendo un respiro profondo."</w:t>
        </w:r>
      </w:ins>
    </w:p>
    <w:p w14:paraId="2FBAD00F" w14:textId="77777777" w:rsidR="00674C8A" w:rsidRPr="00674C8A" w:rsidRDefault="00674C8A" w:rsidP="00674C8A">
      <w:pPr>
        <w:spacing w:line="600" w:lineRule="auto"/>
        <w:jc w:val="left"/>
        <w:rPr>
          <w:ins w:id="12171" w:author="UTENTE" w:date="2020-06-30T18:44:00Z"/>
          <w:rFonts w:ascii="Calibri" w:eastAsia="Calibri" w:hAnsi="Calibri" w:cs="Times New Roman"/>
        </w:rPr>
      </w:pPr>
      <w:ins w:id="12172" w:author="UTENTE" w:date="2020-06-30T18:44:00Z">
        <w:r w:rsidRPr="00674C8A">
          <w:rPr>
            <w:rFonts w:ascii="Calibri" w:eastAsia="Calibri" w:hAnsi="Calibri" w:cs="Times New Roman"/>
          </w:rPr>
          <w:t>970.</w:t>
        </w:r>
        <w:r w:rsidRPr="00674C8A">
          <w:rPr>
            <w:rFonts w:ascii="Calibri" w:eastAsia="Calibri" w:hAnsi="Calibri" w:cs="Times New Roman"/>
          </w:rPr>
          <w:tab/>
          <w:t>mcp "\"Non scapperò da te, Rex.\""</w:t>
        </w:r>
      </w:ins>
    </w:p>
    <w:p w14:paraId="2CCCA2C5" w14:textId="77777777" w:rsidR="00674C8A" w:rsidRPr="00674C8A" w:rsidRDefault="00674C8A" w:rsidP="00674C8A">
      <w:pPr>
        <w:spacing w:line="600" w:lineRule="auto"/>
        <w:jc w:val="left"/>
        <w:rPr>
          <w:ins w:id="12173" w:author="UTENTE" w:date="2020-06-30T18:44:00Z"/>
          <w:rFonts w:ascii="Calibri" w:eastAsia="Calibri" w:hAnsi="Calibri" w:cs="Times New Roman"/>
        </w:rPr>
      </w:pPr>
      <w:ins w:id="12174" w:author="UTENTE" w:date="2020-06-30T18:44:00Z">
        <w:r w:rsidRPr="00674C8A">
          <w:rPr>
            <w:rFonts w:ascii="Calibri" w:eastAsia="Calibri" w:hAnsi="Calibri" w:cs="Times New Roman"/>
          </w:rPr>
          <w:t>971.</w:t>
        </w:r>
        <w:r w:rsidRPr="00674C8A">
          <w:rPr>
            <w:rFonts w:ascii="Calibri" w:eastAsia="Calibri" w:hAnsi="Calibri" w:cs="Times New Roman"/>
          </w:rPr>
          <w:tab/>
          <w:t>mcp "\"Se è questo quello che vuoi, rinunciando a tutto il resto…\""</w:t>
        </w:r>
      </w:ins>
    </w:p>
    <w:p w14:paraId="418D38CE" w14:textId="77777777" w:rsidR="00674C8A" w:rsidRPr="00674C8A" w:rsidRDefault="00674C8A" w:rsidP="00674C8A">
      <w:pPr>
        <w:spacing w:line="600" w:lineRule="auto"/>
        <w:jc w:val="left"/>
        <w:rPr>
          <w:ins w:id="12175" w:author="UTENTE" w:date="2020-06-30T18:44:00Z"/>
          <w:rFonts w:ascii="Calibri" w:eastAsia="Calibri" w:hAnsi="Calibri" w:cs="Times New Roman"/>
        </w:rPr>
      </w:pPr>
      <w:ins w:id="12176" w:author="UTENTE" w:date="2020-06-30T18:44:00Z">
        <w:r w:rsidRPr="00674C8A">
          <w:rPr>
            <w:rFonts w:ascii="Calibri" w:eastAsia="Calibri" w:hAnsi="Calibri" w:cs="Times New Roman"/>
          </w:rPr>
          <w:t>972.</w:t>
        </w:r>
        <w:r w:rsidRPr="00674C8A">
          <w:rPr>
            <w:rFonts w:ascii="Calibri" w:eastAsia="Calibri" w:hAnsi="Calibri" w:cs="Times New Roman"/>
          </w:rPr>
          <w:tab/>
          <w:t>mcp "\"Allora nutriti di me.\""</w:t>
        </w:r>
      </w:ins>
    </w:p>
    <w:p w14:paraId="61C91D7C" w14:textId="77777777" w:rsidR="00674C8A" w:rsidRPr="00674C8A" w:rsidRDefault="00674C8A" w:rsidP="00674C8A">
      <w:pPr>
        <w:spacing w:line="600" w:lineRule="auto"/>
        <w:jc w:val="left"/>
        <w:rPr>
          <w:ins w:id="12177" w:author="UTENTE" w:date="2020-06-30T18:44:00Z"/>
          <w:rFonts w:ascii="Calibri" w:eastAsia="Calibri" w:hAnsi="Calibri" w:cs="Times New Roman"/>
          <w:lang w:val="en-US"/>
          <w:rPrChange w:id="12178" w:author="UTENTE" w:date="2020-06-30T18:44:00Z">
            <w:rPr>
              <w:ins w:id="12179" w:author="UTENTE" w:date="2020-06-30T18:44:00Z"/>
              <w:rFonts w:ascii="Calibri" w:eastAsia="Calibri" w:hAnsi="Calibri" w:cs="Times New Roman"/>
            </w:rPr>
          </w:rPrChange>
        </w:rPr>
      </w:pPr>
      <w:ins w:id="12180" w:author="UTENTE" w:date="2020-06-30T18:44:00Z">
        <w:r w:rsidRPr="00674C8A">
          <w:rPr>
            <w:rFonts w:ascii="Calibri" w:eastAsia="Calibri" w:hAnsi="Calibri" w:cs="Times New Roman"/>
            <w:lang w:val="en-US"/>
            <w:rPrChange w:id="12181" w:author="UTENTE" w:date="2020-06-30T18:44:00Z">
              <w:rPr>
                <w:rFonts w:ascii="Calibri" w:eastAsia="Calibri" w:hAnsi="Calibri" w:cs="Times New Roman"/>
              </w:rPr>
            </w:rPrChange>
          </w:rPr>
          <w:t>973.</w:t>
        </w:r>
        <w:r w:rsidRPr="00674C8A">
          <w:rPr>
            <w:rFonts w:ascii="Calibri" w:eastAsia="Calibri" w:hAnsi="Calibri" w:cs="Times New Roman"/>
            <w:lang w:val="en-US"/>
            <w:rPrChange w:id="12182" w:author="UTENTE" w:date="2020-06-30T18:44:00Z">
              <w:rPr>
                <w:rFonts w:ascii="Calibri" w:eastAsia="Calibri" w:hAnsi="Calibri" w:cs="Times New Roman"/>
              </w:rPr>
            </w:rPrChange>
          </w:rPr>
          <w:tab/>
          <w:t>r "\"…\""</w:t>
        </w:r>
        <w:r w:rsidRPr="00674C8A">
          <w:rPr>
            <w:rFonts w:ascii="Calibri" w:eastAsia="Calibri" w:hAnsi="Calibri" w:cs="Times New Roman"/>
            <w:lang w:val="en-US"/>
            <w:rPrChange w:id="12183" w:author="UTENTE" w:date="2020-06-30T18:44:00Z">
              <w:rPr>
                <w:rFonts w:ascii="Calibri" w:eastAsia="Calibri" w:hAnsi="Calibri" w:cs="Times New Roman"/>
              </w:rPr>
            </w:rPrChange>
          </w:rPr>
          <w:br w:type="page"/>
        </w:r>
      </w:ins>
    </w:p>
    <w:p w14:paraId="7B7D1867" w14:textId="77777777" w:rsidR="00674C8A" w:rsidRPr="00674C8A" w:rsidRDefault="00674C8A" w:rsidP="00674C8A">
      <w:pPr>
        <w:spacing w:line="600" w:lineRule="auto"/>
        <w:jc w:val="left"/>
        <w:rPr>
          <w:ins w:id="12184" w:author="UTENTE" w:date="2020-06-30T18:44:00Z"/>
          <w:rFonts w:ascii="Calibri" w:eastAsia="Calibri" w:hAnsi="Calibri" w:cs="Times New Roman"/>
          <w:lang w:val="en-US"/>
        </w:rPr>
      </w:pPr>
      <w:ins w:id="12185" w:author="UTENTE" w:date="2020-06-30T18:44:00Z">
        <w:r w:rsidRPr="00674C8A">
          <w:rPr>
            <w:rFonts w:ascii="Calibri" w:eastAsia="Calibri" w:hAnsi="Calibri" w:cs="Times New Roman"/>
            <w:lang w:val="en-US"/>
          </w:rPr>
          <w:lastRenderedPageBreak/>
          <w:t>974.</w:t>
        </w:r>
        <w:r w:rsidRPr="00674C8A">
          <w:rPr>
            <w:rFonts w:ascii="Calibri" w:eastAsia="Calibri" w:hAnsi="Calibri" w:cs="Times New Roman"/>
            <w:lang w:val="en-US"/>
          </w:rPr>
          <w:tab/>
          <w:t>n "He stares at me wordlessly, and the only thing that breaks the silence is his heavy, labored breathing."</w:t>
        </w:r>
      </w:ins>
    </w:p>
    <w:p w14:paraId="091E1903" w14:textId="77777777" w:rsidR="00674C8A" w:rsidRPr="00674C8A" w:rsidRDefault="00674C8A" w:rsidP="00674C8A">
      <w:pPr>
        <w:spacing w:line="600" w:lineRule="auto"/>
        <w:jc w:val="left"/>
        <w:rPr>
          <w:ins w:id="12186" w:author="UTENTE" w:date="2020-06-30T18:44:00Z"/>
          <w:rFonts w:ascii="Calibri" w:eastAsia="Calibri" w:hAnsi="Calibri" w:cs="Times New Roman"/>
          <w:lang w:val="en-US"/>
        </w:rPr>
      </w:pPr>
      <w:ins w:id="12187" w:author="UTENTE" w:date="2020-06-30T18:44:00Z">
        <w:r w:rsidRPr="00674C8A">
          <w:rPr>
            <w:rFonts w:ascii="Calibri" w:eastAsia="Calibri" w:hAnsi="Calibri" w:cs="Times New Roman"/>
            <w:lang w:val="en-US"/>
          </w:rPr>
          <w:t>975.</w:t>
        </w:r>
        <w:r w:rsidRPr="00674C8A">
          <w:rPr>
            <w:rFonts w:ascii="Calibri" w:eastAsia="Calibri" w:hAnsi="Calibri" w:cs="Times New Roman"/>
            <w:lang w:val="en-US"/>
          </w:rPr>
          <w:tab/>
          <w:t>mcp "\"I already decided that I wouldn't give up on you, no matter what.\""</w:t>
        </w:r>
      </w:ins>
    </w:p>
    <w:p w14:paraId="62B249A6" w14:textId="77777777" w:rsidR="00674C8A" w:rsidRPr="00674C8A" w:rsidRDefault="00674C8A" w:rsidP="00674C8A">
      <w:pPr>
        <w:spacing w:line="600" w:lineRule="auto"/>
        <w:jc w:val="left"/>
        <w:rPr>
          <w:ins w:id="12188" w:author="UTENTE" w:date="2020-06-30T18:44:00Z"/>
          <w:rFonts w:ascii="Calibri" w:eastAsia="Calibri" w:hAnsi="Calibri" w:cs="Times New Roman"/>
          <w:lang w:val="en-US"/>
        </w:rPr>
      </w:pPr>
      <w:ins w:id="12189" w:author="UTENTE" w:date="2020-06-30T18:44:00Z">
        <w:r w:rsidRPr="00674C8A">
          <w:rPr>
            <w:rFonts w:ascii="Calibri" w:eastAsia="Calibri" w:hAnsi="Calibri" w:cs="Times New Roman"/>
            <w:lang w:val="en-US"/>
          </w:rPr>
          <w:t>976.</w:t>
        </w:r>
        <w:r w:rsidRPr="00674C8A">
          <w:rPr>
            <w:rFonts w:ascii="Calibri" w:eastAsia="Calibri" w:hAnsi="Calibri" w:cs="Times New Roman"/>
            <w:lang w:val="en-US"/>
          </w:rPr>
          <w:tab/>
          <w:t>mcp "\"So I won't turn my back on you, Rex… even if you turn away from me.\""</w:t>
        </w:r>
      </w:ins>
    </w:p>
    <w:p w14:paraId="6CC06308" w14:textId="77777777" w:rsidR="00674C8A" w:rsidRPr="00674C8A" w:rsidRDefault="00674C8A" w:rsidP="00674C8A">
      <w:pPr>
        <w:spacing w:line="600" w:lineRule="auto"/>
        <w:jc w:val="left"/>
        <w:rPr>
          <w:ins w:id="12190" w:author="UTENTE" w:date="2020-06-30T18:44:00Z"/>
          <w:rFonts w:ascii="Calibri" w:eastAsia="Calibri" w:hAnsi="Calibri" w:cs="Times New Roman"/>
          <w:lang w:val="en-US"/>
        </w:rPr>
      </w:pPr>
      <w:ins w:id="12191" w:author="UTENTE" w:date="2020-06-30T18:44:00Z">
        <w:r w:rsidRPr="00674C8A">
          <w:rPr>
            <w:rFonts w:ascii="Calibri" w:eastAsia="Calibri" w:hAnsi="Calibri" w:cs="Times New Roman"/>
            <w:lang w:val="en-US"/>
          </w:rPr>
          <w:t>977.</w:t>
        </w:r>
        <w:r w:rsidRPr="00674C8A">
          <w:rPr>
            <w:rFonts w:ascii="Calibri" w:eastAsia="Calibri" w:hAnsi="Calibri" w:cs="Times New Roman"/>
            <w:lang w:val="en-US"/>
          </w:rPr>
          <w:tab/>
          <w:t>n "I swallow the burning sensation in my throat, taking a deep breath."</w:t>
        </w:r>
      </w:ins>
    </w:p>
    <w:p w14:paraId="2BA4222B" w14:textId="77777777" w:rsidR="00674C8A" w:rsidRPr="00674C8A" w:rsidRDefault="00674C8A" w:rsidP="00674C8A">
      <w:pPr>
        <w:spacing w:line="600" w:lineRule="auto"/>
        <w:jc w:val="left"/>
        <w:rPr>
          <w:ins w:id="12192" w:author="UTENTE" w:date="2020-06-30T18:44:00Z"/>
          <w:rFonts w:ascii="Calibri" w:eastAsia="Calibri" w:hAnsi="Calibri" w:cs="Times New Roman"/>
          <w:lang w:val="en-US"/>
        </w:rPr>
      </w:pPr>
      <w:ins w:id="12193" w:author="UTENTE" w:date="2020-06-30T18:44:00Z">
        <w:r w:rsidRPr="00674C8A">
          <w:rPr>
            <w:rFonts w:ascii="Calibri" w:eastAsia="Calibri" w:hAnsi="Calibri" w:cs="Times New Roman"/>
            <w:lang w:val="en-US"/>
          </w:rPr>
          <w:t>978.</w:t>
        </w:r>
        <w:r w:rsidRPr="00674C8A">
          <w:rPr>
            <w:rFonts w:ascii="Calibri" w:eastAsia="Calibri" w:hAnsi="Calibri" w:cs="Times New Roman"/>
            <w:lang w:val="en-US"/>
          </w:rPr>
          <w:tab/>
          <w:t>mcp "\"I can't believe it…\""</w:t>
        </w:r>
      </w:ins>
    </w:p>
    <w:p w14:paraId="52BF93A0" w14:textId="77777777" w:rsidR="00674C8A" w:rsidRPr="00674C8A" w:rsidRDefault="00674C8A" w:rsidP="00674C8A">
      <w:pPr>
        <w:spacing w:line="600" w:lineRule="auto"/>
        <w:jc w:val="left"/>
        <w:rPr>
          <w:ins w:id="12194" w:author="UTENTE" w:date="2020-06-30T18:44:00Z"/>
          <w:rFonts w:ascii="Calibri" w:eastAsia="Calibri" w:hAnsi="Calibri" w:cs="Times New Roman"/>
          <w:lang w:val="en-US"/>
        </w:rPr>
      </w:pPr>
      <w:ins w:id="12195" w:author="UTENTE" w:date="2020-06-30T18:44:00Z">
        <w:r w:rsidRPr="00674C8A">
          <w:rPr>
            <w:rFonts w:ascii="Calibri" w:eastAsia="Calibri" w:hAnsi="Calibri" w:cs="Times New Roman"/>
            <w:lang w:val="en-US"/>
          </w:rPr>
          <w:t>979.</w:t>
        </w:r>
        <w:r w:rsidRPr="00674C8A">
          <w:rPr>
            <w:rFonts w:ascii="Calibri" w:eastAsia="Calibri" w:hAnsi="Calibri" w:cs="Times New Roman"/>
            <w:lang w:val="en-US"/>
          </w:rPr>
          <w:tab/>
          <w:t>mcp "\"I thought you were better than them, Rex!\""</w:t>
        </w:r>
      </w:ins>
    </w:p>
    <w:p w14:paraId="1A8F5052" w14:textId="77777777" w:rsidR="00674C8A" w:rsidRPr="00674C8A" w:rsidRDefault="00674C8A" w:rsidP="00674C8A">
      <w:pPr>
        <w:spacing w:line="600" w:lineRule="auto"/>
        <w:jc w:val="left"/>
        <w:rPr>
          <w:ins w:id="12196" w:author="UTENTE" w:date="2020-06-30T18:44:00Z"/>
          <w:rFonts w:ascii="Calibri" w:eastAsia="Calibri" w:hAnsi="Calibri" w:cs="Times New Roman"/>
          <w:lang w:val="en-US"/>
        </w:rPr>
      </w:pPr>
      <w:ins w:id="12197" w:author="UTENTE" w:date="2020-06-30T18:44:00Z">
        <w:r w:rsidRPr="00674C8A">
          <w:rPr>
            <w:rFonts w:ascii="Calibri" w:eastAsia="Calibri" w:hAnsi="Calibri" w:cs="Times New Roman"/>
            <w:lang w:val="en-US"/>
          </w:rPr>
          <w:t>980.</w:t>
        </w:r>
        <w:r w:rsidRPr="00674C8A">
          <w:rPr>
            <w:rFonts w:ascii="Calibri" w:eastAsia="Calibri" w:hAnsi="Calibri" w:cs="Times New Roman"/>
            <w:lang w:val="en-US"/>
          </w:rPr>
          <w:tab/>
          <w:t>r "\"…\""</w:t>
        </w:r>
      </w:ins>
    </w:p>
    <w:p w14:paraId="0709228C" w14:textId="77777777" w:rsidR="00674C8A" w:rsidRPr="00674C8A" w:rsidRDefault="00674C8A" w:rsidP="00674C8A">
      <w:pPr>
        <w:spacing w:line="600" w:lineRule="auto"/>
        <w:jc w:val="left"/>
        <w:rPr>
          <w:ins w:id="12198" w:author="UTENTE" w:date="2020-06-30T18:44:00Z"/>
          <w:rFonts w:ascii="Calibri" w:eastAsia="Calibri" w:hAnsi="Calibri" w:cs="Times New Roman"/>
          <w:lang w:val="en-US"/>
        </w:rPr>
      </w:pPr>
      <w:ins w:id="12199" w:author="UTENTE" w:date="2020-06-30T18:44:00Z">
        <w:r w:rsidRPr="00674C8A">
          <w:rPr>
            <w:rFonts w:ascii="Calibri" w:eastAsia="Calibri" w:hAnsi="Calibri" w:cs="Times New Roman"/>
            <w:lang w:val="en-US"/>
          </w:rPr>
          <w:t>981.</w:t>
        </w:r>
        <w:r w:rsidRPr="00674C8A">
          <w:rPr>
            <w:rFonts w:ascii="Calibri" w:eastAsia="Calibri" w:hAnsi="Calibri" w:cs="Times New Roman"/>
            <w:lang w:val="en-US"/>
          </w:rPr>
          <w:tab/>
          <w:t>n "He freezes, watching me with a strange, dazed look."</w:t>
        </w:r>
      </w:ins>
    </w:p>
    <w:p w14:paraId="047F16A6" w14:textId="77777777" w:rsidR="00674C8A" w:rsidRPr="00674C8A" w:rsidRDefault="00674C8A" w:rsidP="00674C8A">
      <w:pPr>
        <w:spacing w:line="600" w:lineRule="auto"/>
        <w:jc w:val="left"/>
        <w:rPr>
          <w:ins w:id="12200" w:author="UTENTE" w:date="2020-06-30T18:44:00Z"/>
          <w:rFonts w:ascii="Calibri" w:eastAsia="Calibri" w:hAnsi="Calibri" w:cs="Times New Roman"/>
          <w:lang w:val="en-US"/>
        </w:rPr>
      </w:pPr>
      <w:ins w:id="12201" w:author="UTENTE" w:date="2020-06-30T18:44:00Z">
        <w:r w:rsidRPr="00674C8A">
          <w:rPr>
            <w:rFonts w:ascii="Calibri" w:eastAsia="Calibri" w:hAnsi="Calibri" w:cs="Times New Roman"/>
            <w:lang w:val="en-US"/>
          </w:rPr>
          <w:t>982.</w:t>
        </w:r>
        <w:r w:rsidRPr="00674C8A">
          <w:rPr>
            <w:rFonts w:ascii="Calibri" w:eastAsia="Calibri" w:hAnsi="Calibri" w:cs="Times New Roman"/>
            <w:lang w:val="en-US"/>
          </w:rPr>
          <w:tab/>
          <w:t>mcp "\"You were stronger, kinder, more human – that's what I wanted to think.\""</w:t>
        </w:r>
      </w:ins>
    </w:p>
    <w:p w14:paraId="1A94A437" w14:textId="77777777" w:rsidR="00674C8A" w:rsidRPr="00674C8A" w:rsidRDefault="00674C8A" w:rsidP="00674C8A">
      <w:pPr>
        <w:spacing w:line="600" w:lineRule="auto"/>
        <w:jc w:val="left"/>
        <w:rPr>
          <w:ins w:id="12202" w:author="UTENTE" w:date="2020-06-30T18:44:00Z"/>
          <w:rFonts w:ascii="Calibri" w:eastAsia="Calibri" w:hAnsi="Calibri" w:cs="Times New Roman"/>
          <w:lang w:val="en-US"/>
        </w:rPr>
      </w:pPr>
      <w:ins w:id="12203" w:author="UTENTE" w:date="2020-06-30T18:44:00Z">
        <w:r w:rsidRPr="00674C8A">
          <w:rPr>
            <w:rFonts w:ascii="Calibri" w:eastAsia="Calibri" w:hAnsi="Calibri" w:cs="Times New Roman"/>
            <w:lang w:val="en-US"/>
          </w:rPr>
          <w:t>983.</w:t>
        </w:r>
        <w:r w:rsidRPr="00674C8A">
          <w:rPr>
            <w:rFonts w:ascii="Calibri" w:eastAsia="Calibri" w:hAnsi="Calibri" w:cs="Times New Roman"/>
            <w:lang w:val="en-US"/>
          </w:rPr>
          <w:tab/>
          <w:t>mcp "\"But like this, you're just another beast out for blood… not the Rex I know.\""</w:t>
        </w:r>
      </w:ins>
    </w:p>
    <w:p w14:paraId="536C9783" w14:textId="77777777" w:rsidR="00674C8A" w:rsidRPr="00674C8A" w:rsidRDefault="00674C8A" w:rsidP="00674C8A">
      <w:pPr>
        <w:spacing w:line="600" w:lineRule="auto"/>
        <w:jc w:val="left"/>
        <w:rPr>
          <w:ins w:id="12204" w:author="UTENTE" w:date="2020-06-30T18:44:00Z"/>
          <w:rFonts w:ascii="Calibri" w:eastAsia="Calibri" w:hAnsi="Calibri" w:cs="Times New Roman"/>
          <w:lang w:val="en-US"/>
        </w:rPr>
      </w:pPr>
      <w:ins w:id="12205" w:author="UTENTE" w:date="2020-06-30T18:44:00Z">
        <w:r w:rsidRPr="00674C8A">
          <w:rPr>
            <w:rFonts w:ascii="Calibri" w:eastAsia="Calibri" w:hAnsi="Calibri" w:cs="Times New Roman"/>
            <w:lang w:val="en-US"/>
          </w:rPr>
          <w:t>984.</w:t>
        </w:r>
        <w:r w:rsidRPr="00674C8A">
          <w:rPr>
            <w:rFonts w:ascii="Calibri" w:eastAsia="Calibri" w:hAnsi="Calibri" w:cs="Times New Roman"/>
            <w:lang w:val="en-US"/>
          </w:rPr>
          <w:tab/>
          <w:t>mcp "\"Maybe that's who you were all along… and I just couldn't see it.\""</w:t>
        </w:r>
      </w:ins>
    </w:p>
    <w:p w14:paraId="07FD6C03" w14:textId="77777777" w:rsidR="00674C8A" w:rsidRPr="00674C8A" w:rsidRDefault="00674C8A" w:rsidP="00674C8A">
      <w:pPr>
        <w:spacing w:line="600" w:lineRule="auto"/>
        <w:jc w:val="left"/>
        <w:rPr>
          <w:ins w:id="12206" w:author="UTENTE" w:date="2020-06-30T18:44:00Z"/>
          <w:rFonts w:ascii="Calibri" w:eastAsia="Calibri" w:hAnsi="Calibri" w:cs="Times New Roman"/>
          <w:lang w:val="en-US"/>
        </w:rPr>
      </w:pPr>
      <w:ins w:id="12207" w:author="UTENTE" w:date="2020-06-30T18:44:00Z">
        <w:r w:rsidRPr="00674C8A">
          <w:rPr>
            <w:rFonts w:ascii="Calibri" w:eastAsia="Calibri" w:hAnsi="Calibri" w:cs="Times New Roman"/>
            <w:lang w:val="en-US"/>
          </w:rPr>
          <w:t>985.</w:t>
        </w:r>
        <w:r w:rsidRPr="00674C8A">
          <w:rPr>
            <w:rFonts w:ascii="Calibri" w:eastAsia="Calibri" w:hAnsi="Calibri" w:cs="Times New Roman"/>
            <w:lang w:val="en-US"/>
          </w:rPr>
          <w:tab/>
          <w:t>n "…The alley goes deafeningly quiet."</w:t>
        </w:r>
      </w:ins>
    </w:p>
    <w:p w14:paraId="20256664" w14:textId="77777777" w:rsidR="00674C8A" w:rsidRPr="00674C8A" w:rsidRDefault="00674C8A" w:rsidP="00674C8A">
      <w:pPr>
        <w:spacing w:line="600" w:lineRule="auto"/>
        <w:jc w:val="left"/>
        <w:rPr>
          <w:ins w:id="12208" w:author="UTENTE" w:date="2020-06-30T18:44:00Z"/>
          <w:rFonts w:ascii="Calibri" w:eastAsia="Calibri" w:hAnsi="Calibri" w:cs="Times New Roman"/>
          <w:lang w:val="en-US"/>
        </w:rPr>
      </w:pPr>
      <w:ins w:id="12209" w:author="UTENTE" w:date="2020-06-30T18:44:00Z">
        <w:r w:rsidRPr="00674C8A">
          <w:rPr>
            <w:rFonts w:ascii="Calibri" w:eastAsia="Calibri" w:hAnsi="Calibri" w:cs="Times New Roman"/>
            <w:lang w:val="en-US"/>
          </w:rPr>
          <w:t>986.</w:t>
        </w:r>
        <w:r w:rsidRPr="00674C8A">
          <w:rPr>
            <w:rFonts w:ascii="Calibri" w:eastAsia="Calibri" w:hAnsi="Calibri" w:cs="Times New Roman"/>
            <w:lang w:val="en-US"/>
          </w:rPr>
          <w:tab/>
          <w:t>n "Everyone stares at Rex, who gazes only at me – his lips trembling helplessly."</w:t>
        </w:r>
      </w:ins>
    </w:p>
    <w:p w14:paraId="55D5BFC0" w14:textId="77777777" w:rsidR="00674C8A" w:rsidRPr="00674C8A" w:rsidRDefault="00674C8A" w:rsidP="00674C8A">
      <w:pPr>
        <w:spacing w:line="600" w:lineRule="auto"/>
        <w:jc w:val="left"/>
        <w:rPr>
          <w:ins w:id="12210" w:author="UTENTE" w:date="2020-06-30T18:44:00Z"/>
          <w:rFonts w:ascii="Calibri" w:eastAsia="Calibri" w:hAnsi="Calibri" w:cs="Times New Roman"/>
          <w:lang w:val="en-US"/>
        </w:rPr>
      </w:pPr>
      <w:ins w:id="12211" w:author="UTENTE" w:date="2020-06-30T18:44:00Z">
        <w:r w:rsidRPr="00674C8A">
          <w:rPr>
            <w:rFonts w:ascii="Calibri" w:eastAsia="Calibri" w:hAnsi="Calibri" w:cs="Times New Roman"/>
            <w:lang w:val="en-US"/>
          </w:rPr>
          <w:t>987.</w:t>
        </w:r>
        <w:r w:rsidRPr="00674C8A">
          <w:rPr>
            <w:rFonts w:ascii="Calibri" w:eastAsia="Calibri" w:hAnsi="Calibri" w:cs="Times New Roman"/>
            <w:lang w:val="en-US"/>
          </w:rPr>
          <w:tab/>
          <w:t>n "For a moment, he looks almost like his old self again.{w} Is it possible?{w} Did I get through to him?" </w:t>
        </w:r>
        <w:r w:rsidRPr="00674C8A">
          <w:rPr>
            <w:rFonts w:ascii="Calibri" w:eastAsia="Calibri" w:hAnsi="Calibri" w:cs="Times New Roman"/>
            <w:lang w:val="en-US"/>
          </w:rPr>
          <w:br w:type="page"/>
        </w:r>
      </w:ins>
    </w:p>
    <w:p w14:paraId="042A1626" w14:textId="77777777" w:rsidR="00674C8A" w:rsidRPr="00674C8A" w:rsidRDefault="00674C8A" w:rsidP="00674C8A">
      <w:pPr>
        <w:spacing w:line="600" w:lineRule="auto"/>
        <w:jc w:val="left"/>
        <w:rPr>
          <w:ins w:id="12212" w:author="UTENTE" w:date="2020-06-30T18:44:00Z"/>
          <w:rFonts w:ascii="Calibri" w:eastAsia="Calibri" w:hAnsi="Calibri" w:cs="Times New Roman"/>
        </w:rPr>
      </w:pPr>
      <w:ins w:id="12213" w:author="UTENTE" w:date="2020-06-30T18:44:00Z">
        <w:r w:rsidRPr="00674C8A">
          <w:rPr>
            <w:rFonts w:ascii="Calibri" w:eastAsia="Calibri" w:hAnsi="Calibri" w:cs="Times New Roman"/>
          </w:rPr>
          <w:lastRenderedPageBreak/>
          <w:t>974.</w:t>
        </w:r>
        <w:r w:rsidRPr="00674C8A">
          <w:rPr>
            <w:rFonts w:ascii="Calibri" w:eastAsia="Calibri" w:hAnsi="Calibri" w:cs="Times New Roman"/>
          </w:rPr>
          <w:tab/>
          <w:t>n "Mi fissa senza proferire parola, l'unica cosa che rompe il silenzio è il suo respiro pesante e affaticato."</w:t>
        </w:r>
      </w:ins>
    </w:p>
    <w:p w14:paraId="5DA06AC6" w14:textId="77777777" w:rsidR="00674C8A" w:rsidRPr="00674C8A" w:rsidRDefault="00674C8A" w:rsidP="00674C8A">
      <w:pPr>
        <w:spacing w:line="600" w:lineRule="auto"/>
        <w:jc w:val="left"/>
        <w:rPr>
          <w:ins w:id="12214" w:author="UTENTE" w:date="2020-06-30T18:44:00Z"/>
          <w:rFonts w:ascii="Calibri" w:eastAsia="Calibri" w:hAnsi="Calibri" w:cs="Times New Roman"/>
        </w:rPr>
      </w:pPr>
      <w:ins w:id="12215" w:author="UTENTE" w:date="2020-06-30T18:44:00Z">
        <w:r w:rsidRPr="00674C8A">
          <w:rPr>
            <w:rFonts w:ascii="Calibri" w:eastAsia="Calibri" w:hAnsi="Calibri" w:cs="Times New Roman"/>
          </w:rPr>
          <w:t>975.</w:t>
        </w:r>
        <w:r w:rsidRPr="00674C8A">
          <w:rPr>
            <w:rFonts w:ascii="Calibri" w:eastAsia="Calibri" w:hAnsi="Calibri" w:cs="Times New Roman"/>
          </w:rPr>
          <w:tab/>
          <w:t>mcp "\"Avevo già deciso che non avrei rinunciato a te, a qualunque costo.\""</w:t>
        </w:r>
      </w:ins>
    </w:p>
    <w:p w14:paraId="6E2D05E5" w14:textId="77777777" w:rsidR="00674C8A" w:rsidRPr="00674C8A" w:rsidRDefault="00674C8A" w:rsidP="00674C8A">
      <w:pPr>
        <w:spacing w:line="600" w:lineRule="auto"/>
        <w:jc w:val="left"/>
        <w:rPr>
          <w:ins w:id="12216" w:author="UTENTE" w:date="2020-06-30T18:44:00Z"/>
          <w:rFonts w:ascii="Calibri" w:eastAsia="Calibri" w:hAnsi="Calibri" w:cs="Times New Roman"/>
        </w:rPr>
      </w:pPr>
      <w:ins w:id="12217" w:author="UTENTE" w:date="2020-06-30T18:44:00Z">
        <w:r w:rsidRPr="00674C8A">
          <w:rPr>
            <w:rFonts w:ascii="Calibri" w:eastAsia="Calibri" w:hAnsi="Calibri" w:cs="Times New Roman"/>
          </w:rPr>
          <w:t>976.</w:t>
        </w:r>
        <w:r w:rsidRPr="00674C8A">
          <w:rPr>
            <w:rFonts w:ascii="Calibri" w:eastAsia="Calibri" w:hAnsi="Calibri" w:cs="Times New Roman"/>
          </w:rPr>
          <w:tab/>
          <w:t>mcp "\"Quindi non ti volterò le spalle, Rex… anche se tu dovessi farlo.\""</w:t>
        </w:r>
      </w:ins>
    </w:p>
    <w:p w14:paraId="50480579" w14:textId="77777777" w:rsidR="00674C8A" w:rsidRPr="00674C8A" w:rsidRDefault="00674C8A" w:rsidP="00674C8A">
      <w:pPr>
        <w:spacing w:line="600" w:lineRule="auto"/>
        <w:jc w:val="left"/>
        <w:rPr>
          <w:ins w:id="12218" w:author="UTENTE" w:date="2020-06-30T18:44:00Z"/>
          <w:rFonts w:ascii="Calibri" w:eastAsia="Calibri" w:hAnsi="Calibri" w:cs="Times New Roman"/>
        </w:rPr>
      </w:pPr>
      <w:ins w:id="12219" w:author="UTENTE" w:date="2020-06-30T18:44:00Z">
        <w:r w:rsidRPr="00674C8A">
          <w:rPr>
            <w:rFonts w:ascii="Calibri" w:eastAsia="Calibri" w:hAnsi="Calibri" w:cs="Times New Roman"/>
          </w:rPr>
          <w:t>977.</w:t>
        </w:r>
        <w:r w:rsidRPr="00674C8A">
          <w:rPr>
            <w:rFonts w:ascii="Calibri" w:eastAsia="Calibri" w:hAnsi="Calibri" w:cs="Times New Roman"/>
          </w:rPr>
          <w:tab/>
          <w:t>n "Butto giù la sensazione di bruciore che mi si irradia nella gola, facendo un respiro profondo."</w:t>
        </w:r>
      </w:ins>
    </w:p>
    <w:p w14:paraId="7606C05B" w14:textId="77777777" w:rsidR="00674C8A" w:rsidRPr="00674C8A" w:rsidRDefault="00674C8A" w:rsidP="00674C8A">
      <w:pPr>
        <w:spacing w:line="600" w:lineRule="auto"/>
        <w:jc w:val="left"/>
        <w:rPr>
          <w:ins w:id="12220" w:author="UTENTE" w:date="2020-06-30T18:44:00Z"/>
          <w:rFonts w:ascii="Calibri" w:eastAsia="Calibri" w:hAnsi="Calibri" w:cs="Times New Roman"/>
        </w:rPr>
      </w:pPr>
      <w:ins w:id="12221" w:author="UTENTE" w:date="2020-06-30T18:44:00Z">
        <w:r w:rsidRPr="00674C8A">
          <w:rPr>
            <w:rFonts w:ascii="Calibri" w:eastAsia="Calibri" w:hAnsi="Calibri" w:cs="Times New Roman"/>
          </w:rPr>
          <w:t>978.</w:t>
        </w:r>
        <w:r w:rsidRPr="00674C8A">
          <w:rPr>
            <w:rFonts w:ascii="Calibri" w:eastAsia="Calibri" w:hAnsi="Calibri" w:cs="Times New Roman"/>
          </w:rPr>
          <w:tab/>
          <w:t>mcp "\"Non posso crederci…\""</w:t>
        </w:r>
      </w:ins>
    </w:p>
    <w:p w14:paraId="7C0E553F" w14:textId="77777777" w:rsidR="00674C8A" w:rsidRPr="00674C8A" w:rsidRDefault="00674C8A" w:rsidP="00674C8A">
      <w:pPr>
        <w:spacing w:line="600" w:lineRule="auto"/>
        <w:jc w:val="left"/>
        <w:rPr>
          <w:ins w:id="12222" w:author="UTENTE" w:date="2020-06-30T18:44:00Z"/>
          <w:rFonts w:ascii="Calibri" w:eastAsia="Calibri" w:hAnsi="Calibri" w:cs="Times New Roman"/>
        </w:rPr>
      </w:pPr>
      <w:ins w:id="12223" w:author="UTENTE" w:date="2020-06-30T18:44:00Z">
        <w:r w:rsidRPr="00674C8A">
          <w:rPr>
            <w:rFonts w:ascii="Calibri" w:eastAsia="Calibri" w:hAnsi="Calibri" w:cs="Times New Roman"/>
          </w:rPr>
          <w:t>979.</w:t>
        </w:r>
        <w:r w:rsidRPr="00674C8A">
          <w:rPr>
            <w:rFonts w:ascii="Calibri" w:eastAsia="Calibri" w:hAnsi="Calibri" w:cs="Times New Roman"/>
          </w:rPr>
          <w:tab/>
          <w:t>mcp "\"Pensavo fossi migliore di loro, Rex!\""</w:t>
        </w:r>
      </w:ins>
    </w:p>
    <w:p w14:paraId="4CE94B32" w14:textId="77777777" w:rsidR="00674C8A" w:rsidRPr="00674C8A" w:rsidRDefault="00674C8A" w:rsidP="00674C8A">
      <w:pPr>
        <w:spacing w:line="600" w:lineRule="auto"/>
        <w:jc w:val="left"/>
        <w:rPr>
          <w:ins w:id="12224" w:author="UTENTE" w:date="2020-06-30T18:44:00Z"/>
          <w:rFonts w:ascii="Calibri" w:eastAsia="Calibri" w:hAnsi="Calibri" w:cs="Times New Roman"/>
        </w:rPr>
      </w:pPr>
      <w:ins w:id="12225" w:author="UTENTE" w:date="2020-06-30T18:44:00Z">
        <w:r w:rsidRPr="00674C8A">
          <w:rPr>
            <w:rFonts w:ascii="Calibri" w:eastAsia="Calibri" w:hAnsi="Calibri" w:cs="Times New Roman"/>
          </w:rPr>
          <w:t>980.</w:t>
        </w:r>
        <w:r w:rsidRPr="00674C8A">
          <w:rPr>
            <w:rFonts w:ascii="Calibri" w:eastAsia="Calibri" w:hAnsi="Calibri" w:cs="Times New Roman"/>
          </w:rPr>
          <w:tab/>
          <w:t>r "\"…\""</w:t>
        </w:r>
      </w:ins>
    </w:p>
    <w:p w14:paraId="2CF69A00" w14:textId="77777777" w:rsidR="00674C8A" w:rsidRPr="00674C8A" w:rsidRDefault="00674C8A" w:rsidP="00674C8A">
      <w:pPr>
        <w:spacing w:line="600" w:lineRule="auto"/>
        <w:jc w:val="left"/>
        <w:rPr>
          <w:ins w:id="12226" w:author="UTENTE" w:date="2020-06-30T18:44:00Z"/>
          <w:rFonts w:ascii="Calibri" w:eastAsia="Calibri" w:hAnsi="Calibri" w:cs="Times New Roman"/>
        </w:rPr>
      </w:pPr>
      <w:ins w:id="12227" w:author="UTENTE" w:date="2020-06-30T18:44:00Z">
        <w:r w:rsidRPr="00674C8A">
          <w:rPr>
            <w:rFonts w:ascii="Calibri" w:eastAsia="Calibri" w:hAnsi="Calibri" w:cs="Times New Roman"/>
          </w:rPr>
          <w:t>981.</w:t>
        </w:r>
        <w:r w:rsidRPr="00674C8A">
          <w:rPr>
            <w:rFonts w:ascii="Calibri" w:eastAsia="Calibri" w:hAnsi="Calibri" w:cs="Times New Roman"/>
          </w:rPr>
          <w:tab/>
          <w:t>n "Si blocca, guardandomi con uno strano sguardo confuso."</w:t>
        </w:r>
      </w:ins>
    </w:p>
    <w:p w14:paraId="0B7ECDDE" w14:textId="77777777" w:rsidR="00674C8A" w:rsidRPr="00674C8A" w:rsidRDefault="00674C8A" w:rsidP="00674C8A">
      <w:pPr>
        <w:spacing w:line="600" w:lineRule="auto"/>
        <w:jc w:val="left"/>
        <w:rPr>
          <w:ins w:id="12228" w:author="UTENTE" w:date="2020-06-30T18:44:00Z"/>
          <w:rFonts w:ascii="Calibri" w:eastAsia="Calibri" w:hAnsi="Calibri" w:cs="Times New Roman"/>
        </w:rPr>
      </w:pPr>
      <w:ins w:id="12229" w:author="UTENTE" w:date="2020-06-30T18:44:00Z">
        <w:r w:rsidRPr="00674C8A">
          <w:rPr>
            <w:rFonts w:ascii="Calibri" w:eastAsia="Calibri" w:hAnsi="Calibri" w:cs="Times New Roman"/>
          </w:rPr>
          <w:t>982.</w:t>
        </w:r>
        <w:r w:rsidRPr="00674C8A">
          <w:rPr>
            <w:rFonts w:ascii="Calibri" w:eastAsia="Calibri" w:hAnsi="Calibri" w:cs="Times New Roman"/>
          </w:rPr>
          <w:tab/>
          <w:t>mcp "\"Eri più forte, gentile, umano. O almeno questo è quello che volevo credere.\""</w:t>
        </w:r>
      </w:ins>
    </w:p>
    <w:p w14:paraId="1AAC654A" w14:textId="77777777" w:rsidR="00674C8A" w:rsidRPr="00674C8A" w:rsidRDefault="00674C8A" w:rsidP="00674C8A">
      <w:pPr>
        <w:spacing w:line="600" w:lineRule="auto"/>
        <w:jc w:val="left"/>
        <w:rPr>
          <w:ins w:id="12230" w:author="UTENTE" w:date="2020-06-30T18:44:00Z"/>
          <w:rFonts w:ascii="Calibri" w:eastAsia="Calibri" w:hAnsi="Calibri" w:cs="Times New Roman"/>
        </w:rPr>
      </w:pPr>
      <w:ins w:id="12231" w:author="UTENTE" w:date="2020-06-30T18:44:00Z">
        <w:r w:rsidRPr="00674C8A">
          <w:rPr>
            <w:rFonts w:ascii="Calibri" w:eastAsia="Calibri" w:hAnsi="Calibri" w:cs="Times New Roman"/>
          </w:rPr>
          <w:t>983.</w:t>
        </w:r>
        <w:r w:rsidRPr="00674C8A">
          <w:rPr>
            <w:rFonts w:ascii="Calibri" w:eastAsia="Calibri" w:hAnsi="Calibri" w:cs="Times New Roman"/>
          </w:rPr>
          <w:tab/>
          <w:t>mcp "\"Ma così, sei solo un'altra bestia assetata di sangue… Non il Rex che conosco io.\""</w:t>
        </w:r>
      </w:ins>
    </w:p>
    <w:p w14:paraId="62B67EBB" w14:textId="77777777" w:rsidR="00674C8A" w:rsidRPr="00674C8A" w:rsidRDefault="00674C8A" w:rsidP="00674C8A">
      <w:pPr>
        <w:spacing w:line="600" w:lineRule="auto"/>
        <w:jc w:val="left"/>
        <w:rPr>
          <w:ins w:id="12232" w:author="UTENTE" w:date="2020-06-30T18:44:00Z"/>
          <w:rFonts w:ascii="Calibri" w:eastAsia="Calibri" w:hAnsi="Calibri" w:cs="Times New Roman"/>
        </w:rPr>
      </w:pPr>
      <w:ins w:id="12233" w:author="UTENTE" w:date="2020-06-30T18:44:00Z">
        <w:r w:rsidRPr="00674C8A">
          <w:rPr>
            <w:rFonts w:ascii="Calibri" w:eastAsia="Calibri" w:hAnsi="Calibri" w:cs="Times New Roman"/>
          </w:rPr>
          <w:t>984.</w:t>
        </w:r>
        <w:r w:rsidRPr="00674C8A">
          <w:rPr>
            <w:rFonts w:ascii="Calibri" w:eastAsia="Calibri" w:hAnsi="Calibri" w:cs="Times New Roman"/>
          </w:rPr>
          <w:tab/>
          <w:t>mcp "\"Forse è quello che sei sempre stato… Ma io non riuscivo a vederlo.\""</w:t>
        </w:r>
      </w:ins>
    </w:p>
    <w:p w14:paraId="0E28A447" w14:textId="77777777" w:rsidR="00674C8A" w:rsidRPr="00674C8A" w:rsidRDefault="00674C8A" w:rsidP="00674C8A">
      <w:pPr>
        <w:spacing w:line="600" w:lineRule="auto"/>
        <w:jc w:val="left"/>
        <w:rPr>
          <w:ins w:id="12234" w:author="UTENTE" w:date="2020-06-30T18:44:00Z"/>
          <w:rFonts w:ascii="Calibri" w:eastAsia="Calibri" w:hAnsi="Calibri" w:cs="Times New Roman"/>
        </w:rPr>
      </w:pPr>
      <w:ins w:id="12235" w:author="UTENTE" w:date="2020-06-30T18:44:00Z">
        <w:r w:rsidRPr="00674C8A">
          <w:rPr>
            <w:rFonts w:ascii="Calibri" w:eastAsia="Calibri" w:hAnsi="Calibri" w:cs="Times New Roman"/>
          </w:rPr>
          <w:t>985.</w:t>
        </w:r>
        <w:r w:rsidRPr="00674C8A">
          <w:rPr>
            <w:rFonts w:ascii="Calibri" w:eastAsia="Calibri" w:hAnsi="Calibri" w:cs="Times New Roman"/>
          </w:rPr>
          <w:tab/>
          <w:t>n "…Il vicolo si riempie di un assordante silenzio."</w:t>
        </w:r>
      </w:ins>
    </w:p>
    <w:p w14:paraId="4832F130" w14:textId="77777777" w:rsidR="00674C8A" w:rsidRPr="00674C8A" w:rsidRDefault="00674C8A" w:rsidP="00674C8A">
      <w:pPr>
        <w:spacing w:line="600" w:lineRule="auto"/>
        <w:jc w:val="left"/>
        <w:rPr>
          <w:ins w:id="12236" w:author="UTENTE" w:date="2020-06-30T18:44:00Z"/>
          <w:rFonts w:ascii="Calibri" w:eastAsia="Calibri" w:hAnsi="Calibri" w:cs="Times New Roman"/>
        </w:rPr>
      </w:pPr>
      <w:ins w:id="12237" w:author="UTENTE" w:date="2020-06-30T18:44:00Z">
        <w:r w:rsidRPr="00674C8A">
          <w:rPr>
            <w:rFonts w:ascii="Calibri" w:eastAsia="Calibri" w:hAnsi="Calibri" w:cs="Times New Roman"/>
          </w:rPr>
          <w:t>986.</w:t>
        </w:r>
        <w:r w:rsidRPr="00674C8A">
          <w:rPr>
            <w:rFonts w:ascii="Calibri" w:eastAsia="Calibri" w:hAnsi="Calibri" w:cs="Times New Roman"/>
          </w:rPr>
          <w:tab/>
          <w:t>n "Tutti stanno fissando Rex, che guarda solo me, le sue labbra tremano incessantemente."</w:t>
        </w:r>
      </w:ins>
    </w:p>
    <w:p w14:paraId="655B9D85" w14:textId="77777777" w:rsidR="00674C8A" w:rsidRPr="00674C8A" w:rsidRDefault="00674C8A" w:rsidP="00674C8A">
      <w:pPr>
        <w:spacing w:line="600" w:lineRule="auto"/>
        <w:jc w:val="left"/>
        <w:rPr>
          <w:ins w:id="12238" w:author="UTENTE" w:date="2020-06-30T18:44:00Z"/>
          <w:rFonts w:ascii="Calibri" w:eastAsia="Calibri" w:hAnsi="Calibri" w:cs="Times New Roman"/>
        </w:rPr>
      </w:pPr>
      <w:ins w:id="12239" w:author="UTENTE" w:date="2020-06-30T18:44:00Z">
        <w:r w:rsidRPr="00674C8A">
          <w:rPr>
            <w:rFonts w:ascii="Calibri" w:eastAsia="Calibri" w:hAnsi="Calibri" w:cs="Times New Roman"/>
          </w:rPr>
          <w:t>987.</w:t>
        </w:r>
        <w:r w:rsidRPr="00674C8A">
          <w:rPr>
            <w:rFonts w:ascii="Calibri" w:eastAsia="Calibri" w:hAnsi="Calibri" w:cs="Times New Roman"/>
          </w:rPr>
          <w:tab/>
          <w:t>n "Per un secondo, sembra quasi essere tornato in sé.{w} È possibile?{w} Sono riuscito a farlo rinsanire?"</w:t>
        </w:r>
        <w:r w:rsidRPr="00674C8A">
          <w:rPr>
            <w:rFonts w:ascii="Calibri" w:eastAsia="Calibri" w:hAnsi="Calibri" w:cs="Times New Roman"/>
          </w:rPr>
          <w:br w:type="page"/>
        </w:r>
      </w:ins>
    </w:p>
    <w:p w14:paraId="06B6E46A" w14:textId="77777777" w:rsidR="00674C8A" w:rsidRPr="00674C8A" w:rsidRDefault="00674C8A" w:rsidP="00674C8A">
      <w:pPr>
        <w:spacing w:line="600" w:lineRule="auto"/>
        <w:jc w:val="left"/>
        <w:rPr>
          <w:ins w:id="12240" w:author="UTENTE" w:date="2020-06-30T18:44:00Z"/>
          <w:rFonts w:ascii="Calibri" w:eastAsia="Calibri" w:hAnsi="Calibri" w:cs="Times New Roman"/>
          <w:lang w:val="en-US"/>
        </w:rPr>
      </w:pPr>
      <w:ins w:id="12241" w:author="UTENTE" w:date="2020-06-30T18:44:00Z">
        <w:r w:rsidRPr="00674C8A">
          <w:rPr>
            <w:rFonts w:ascii="Calibri" w:eastAsia="Calibri" w:hAnsi="Calibri" w:cs="Times New Roman"/>
            <w:lang w:val="en-US"/>
          </w:rPr>
          <w:lastRenderedPageBreak/>
          <w:t>988.</w:t>
        </w:r>
        <w:r w:rsidRPr="00674C8A">
          <w:rPr>
            <w:rFonts w:ascii="Calibri" w:eastAsia="Calibri" w:hAnsi="Calibri" w:cs="Times New Roman"/>
            <w:lang w:val="en-US"/>
          </w:rPr>
          <w:tab/>
          <w:t>mcp "\"…\""</w:t>
        </w:r>
      </w:ins>
    </w:p>
    <w:p w14:paraId="31657BF8" w14:textId="77777777" w:rsidR="00674C8A" w:rsidRPr="00674C8A" w:rsidRDefault="00674C8A" w:rsidP="00674C8A">
      <w:pPr>
        <w:spacing w:line="600" w:lineRule="auto"/>
        <w:jc w:val="left"/>
        <w:rPr>
          <w:ins w:id="12242" w:author="UTENTE" w:date="2020-06-30T18:44:00Z"/>
          <w:rFonts w:ascii="Calibri" w:eastAsia="Calibri" w:hAnsi="Calibri" w:cs="Times New Roman"/>
          <w:lang w:val="en-US"/>
        </w:rPr>
      </w:pPr>
      <w:ins w:id="12243" w:author="UTENTE" w:date="2020-06-30T18:44:00Z">
        <w:r w:rsidRPr="00674C8A">
          <w:rPr>
            <w:rFonts w:ascii="Calibri" w:eastAsia="Calibri" w:hAnsi="Calibri" w:cs="Times New Roman"/>
            <w:lang w:val="en-US"/>
          </w:rPr>
          <w:t>989.</w:t>
        </w:r>
        <w:r w:rsidRPr="00674C8A">
          <w:rPr>
            <w:rFonts w:ascii="Calibri" w:eastAsia="Calibri" w:hAnsi="Calibri" w:cs="Times New Roman"/>
            <w:lang w:val="en-US"/>
          </w:rPr>
          <w:tab/>
          <w:t>n "But when I see his eyes fill with desperation, with hunger, with confusion…"</w:t>
        </w:r>
      </w:ins>
    </w:p>
    <w:p w14:paraId="1D519B2F" w14:textId="77777777" w:rsidR="00674C8A" w:rsidRPr="00674C8A" w:rsidRDefault="00674C8A" w:rsidP="00674C8A">
      <w:pPr>
        <w:spacing w:line="600" w:lineRule="auto"/>
        <w:jc w:val="left"/>
        <w:rPr>
          <w:ins w:id="12244" w:author="UTENTE" w:date="2020-06-30T18:44:00Z"/>
          <w:rFonts w:ascii="Calibri" w:eastAsia="Calibri" w:hAnsi="Calibri" w:cs="Times New Roman"/>
          <w:lang w:val="en-US"/>
        </w:rPr>
      </w:pPr>
      <w:ins w:id="12245" w:author="UTENTE" w:date="2020-06-30T18:44:00Z">
        <w:r w:rsidRPr="00674C8A">
          <w:rPr>
            <w:rFonts w:ascii="Calibri" w:eastAsia="Calibri" w:hAnsi="Calibri" w:cs="Times New Roman"/>
            <w:lang w:val="en-US"/>
          </w:rPr>
          <w:t>990.</w:t>
        </w:r>
        <w:r w:rsidRPr="00674C8A">
          <w:rPr>
            <w:rFonts w:ascii="Calibri" w:eastAsia="Calibri" w:hAnsi="Calibri" w:cs="Times New Roman"/>
            <w:lang w:val="en-US"/>
          </w:rPr>
          <w:tab/>
          <w:t>n "I realize he's too far gone."</w:t>
        </w:r>
      </w:ins>
    </w:p>
    <w:p w14:paraId="5EBB157E" w14:textId="77777777" w:rsidR="00674C8A" w:rsidRPr="00674C8A" w:rsidRDefault="00674C8A" w:rsidP="00674C8A">
      <w:pPr>
        <w:spacing w:line="600" w:lineRule="auto"/>
        <w:jc w:val="left"/>
        <w:rPr>
          <w:ins w:id="12246" w:author="UTENTE" w:date="2020-06-30T18:44:00Z"/>
          <w:rFonts w:ascii="Calibri" w:eastAsia="Calibri" w:hAnsi="Calibri" w:cs="Times New Roman"/>
          <w:lang w:val="en-US"/>
        </w:rPr>
      </w:pPr>
      <w:ins w:id="12247" w:author="UTENTE" w:date="2020-06-30T18:44:00Z">
        <w:r w:rsidRPr="00674C8A">
          <w:rPr>
            <w:rFonts w:ascii="Calibri" w:eastAsia="Calibri" w:hAnsi="Calibri" w:cs="Times New Roman"/>
            <w:lang w:val="en-US"/>
          </w:rPr>
          <w:t>991.</w:t>
        </w:r>
        <w:r w:rsidRPr="00674C8A">
          <w:rPr>
            <w:rFonts w:ascii="Calibri" w:eastAsia="Calibri" w:hAnsi="Calibri" w:cs="Times New Roman"/>
            <w:lang w:val="en-US"/>
          </w:rPr>
          <w:tab/>
          <w:t>rp "\"…\""</w:t>
        </w:r>
      </w:ins>
    </w:p>
    <w:p w14:paraId="4A345E30" w14:textId="77777777" w:rsidR="00674C8A" w:rsidRPr="00674C8A" w:rsidRDefault="00674C8A" w:rsidP="00674C8A">
      <w:pPr>
        <w:spacing w:line="600" w:lineRule="auto"/>
        <w:jc w:val="left"/>
        <w:rPr>
          <w:ins w:id="12248" w:author="UTENTE" w:date="2020-06-30T18:44:00Z"/>
          <w:rFonts w:ascii="Calibri" w:eastAsia="Calibri" w:hAnsi="Calibri" w:cs="Times New Roman"/>
          <w:lang w:val="en-US"/>
        </w:rPr>
      </w:pPr>
      <w:ins w:id="12249" w:author="UTENTE" w:date="2020-06-30T18:44:00Z">
        <w:r w:rsidRPr="00674C8A">
          <w:rPr>
            <w:rFonts w:ascii="Calibri" w:eastAsia="Calibri" w:hAnsi="Calibri" w:cs="Times New Roman"/>
            <w:lang w:val="en-US"/>
          </w:rPr>
          <w:t>992.</w:t>
        </w:r>
        <w:r w:rsidRPr="00674C8A">
          <w:rPr>
            <w:rFonts w:ascii="Calibri" w:eastAsia="Calibri" w:hAnsi="Calibri" w:cs="Times New Roman"/>
            <w:lang w:val="en-US"/>
          </w:rPr>
          <w:tab/>
          <w:t>n "Rex rushes forward, his eyes fixated on my bleeding shoulder."</w:t>
        </w:r>
      </w:ins>
    </w:p>
    <w:p w14:paraId="560E21FD" w14:textId="77777777" w:rsidR="00674C8A" w:rsidRPr="00674C8A" w:rsidRDefault="00674C8A" w:rsidP="00674C8A">
      <w:pPr>
        <w:spacing w:line="600" w:lineRule="auto"/>
        <w:jc w:val="left"/>
        <w:rPr>
          <w:ins w:id="12250" w:author="UTENTE" w:date="2020-06-30T18:44:00Z"/>
          <w:rFonts w:ascii="Calibri" w:eastAsia="Calibri" w:hAnsi="Calibri" w:cs="Times New Roman"/>
          <w:lang w:val="en-US"/>
        </w:rPr>
      </w:pPr>
      <w:ins w:id="12251" w:author="UTENTE" w:date="2020-06-30T18:44:00Z">
        <w:r w:rsidRPr="00674C8A">
          <w:rPr>
            <w:rFonts w:ascii="Calibri" w:eastAsia="Calibri" w:hAnsi="Calibri" w:cs="Times New Roman"/>
            <w:lang w:val="en-US"/>
          </w:rPr>
          <w:t>993.</w:t>
        </w:r>
        <w:r w:rsidRPr="00674C8A">
          <w:rPr>
            <w:rFonts w:ascii="Calibri" w:eastAsia="Calibri" w:hAnsi="Calibri" w:cs="Times New Roman"/>
            <w:lang w:val="en-US"/>
          </w:rPr>
          <w:tab/>
          <w:t>n "His arms lock around me in an iron grip, and I know I won't be able to escape."</w:t>
        </w:r>
      </w:ins>
    </w:p>
    <w:p w14:paraId="773ADCD8" w14:textId="77777777" w:rsidR="00674C8A" w:rsidRPr="00674C8A" w:rsidRDefault="00674C8A" w:rsidP="00674C8A">
      <w:pPr>
        <w:spacing w:line="600" w:lineRule="auto"/>
        <w:jc w:val="left"/>
        <w:rPr>
          <w:ins w:id="12252" w:author="UTENTE" w:date="2020-06-30T18:44:00Z"/>
          <w:rFonts w:ascii="Calibri" w:eastAsia="Calibri" w:hAnsi="Calibri" w:cs="Times New Roman"/>
          <w:lang w:val="en-US"/>
        </w:rPr>
      </w:pPr>
      <w:ins w:id="12253" w:author="UTENTE" w:date="2020-06-30T18:44:00Z">
        <w:r w:rsidRPr="00674C8A">
          <w:rPr>
            <w:rFonts w:ascii="Calibri" w:eastAsia="Calibri" w:hAnsi="Calibri" w:cs="Times New Roman"/>
            <w:lang w:val="en-US"/>
          </w:rPr>
          <w:t>994.</w:t>
        </w:r>
        <w:r w:rsidRPr="00674C8A">
          <w:rPr>
            <w:rFonts w:ascii="Calibri" w:eastAsia="Calibri" w:hAnsi="Calibri" w:cs="Times New Roman"/>
            <w:lang w:val="en-US"/>
          </w:rPr>
          <w:tab/>
          <w:t>n "But there's no one else to blame but myself, is there?"</w:t>
        </w:r>
      </w:ins>
    </w:p>
    <w:p w14:paraId="283746ED" w14:textId="77777777" w:rsidR="00674C8A" w:rsidRPr="00674C8A" w:rsidRDefault="00674C8A" w:rsidP="00674C8A">
      <w:pPr>
        <w:spacing w:line="600" w:lineRule="auto"/>
        <w:jc w:val="left"/>
        <w:rPr>
          <w:ins w:id="12254" w:author="UTENTE" w:date="2020-06-30T18:44:00Z"/>
          <w:rFonts w:ascii="Calibri" w:eastAsia="Calibri" w:hAnsi="Calibri" w:cs="Times New Roman"/>
          <w:lang w:val="en-US"/>
        </w:rPr>
      </w:pPr>
      <w:ins w:id="12255" w:author="UTENTE" w:date="2020-06-30T18:44:00Z">
        <w:r w:rsidRPr="00674C8A">
          <w:rPr>
            <w:rFonts w:ascii="Calibri" w:eastAsia="Calibri" w:hAnsi="Calibri" w:cs="Times New Roman"/>
            <w:lang w:val="en-US"/>
          </w:rPr>
          <w:t>995.</w:t>
        </w:r>
        <w:r w:rsidRPr="00674C8A">
          <w:rPr>
            <w:rFonts w:ascii="Calibri" w:eastAsia="Calibri" w:hAnsi="Calibri" w:cs="Times New Roman"/>
            <w:lang w:val="en-US"/>
          </w:rPr>
          <w:tab/>
          <w:t>mc "\"Ngh–!\""</w:t>
        </w:r>
      </w:ins>
    </w:p>
    <w:p w14:paraId="6BA8C0B2" w14:textId="77777777" w:rsidR="00674C8A" w:rsidRPr="00674C8A" w:rsidRDefault="00674C8A" w:rsidP="00674C8A">
      <w:pPr>
        <w:spacing w:line="600" w:lineRule="auto"/>
        <w:jc w:val="left"/>
        <w:rPr>
          <w:ins w:id="12256" w:author="UTENTE" w:date="2020-06-30T18:44:00Z"/>
          <w:rFonts w:ascii="Calibri" w:eastAsia="Calibri" w:hAnsi="Calibri" w:cs="Times New Roman"/>
          <w:lang w:val="en-US"/>
        </w:rPr>
      </w:pPr>
      <w:ins w:id="12257" w:author="UTENTE" w:date="2020-06-30T18:44:00Z">
        <w:r w:rsidRPr="00674C8A">
          <w:rPr>
            <w:rFonts w:ascii="Calibri" w:eastAsia="Calibri" w:hAnsi="Calibri" w:cs="Times New Roman"/>
            <w:lang w:val="en-US"/>
          </w:rPr>
          <w:t>996.</w:t>
        </w:r>
        <w:r w:rsidRPr="00674C8A">
          <w:rPr>
            <w:rFonts w:ascii="Calibri" w:eastAsia="Calibri" w:hAnsi="Calibri" w:cs="Times New Roman"/>
            <w:lang w:val="en-US"/>
          </w:rPr>
          <w:tab/>
          <w:t>n "I feel his fangs messily cut into my throat, almost tearing it up, causing fresh blood to stream free."</w:t>
        </w:r>
      </w:ins>
    </w:p>
    <w:p w14:paraId="43F55B42" w14:textId="77777777" w:rsidR="00674C8A" w:rsidRPr="00674C8A" w:rsidRDefault="00674C8A" w:rsidP="00674C8A">
      <w:pPr>
        <w:spacing w:line="600" w:lineRule="auto"/>
        <w:jc w:val="left"/>
        <w:rPr>
          <w:ins w:id="12258" w:author="UTENTE" w:date="2020-06-30T18:44:00Z"/>
          <w:rFonts w:ascii="Calibri" w:eastAsia="Calibri" w:hAnsi="Calibri" w:cs="Times New Roman"/>
          <w:lang w:val="en-US"/>
        </w:rPr>
      </w:pPr>
      <w:ins w:id="12259" w:author="UTENTE" w:date="2020-06-30T18:44:00Z">
        <w:r w:rsidRPr="00674C8A">
          <w:rPr>
            <w:rFonts w:ascii="Calibri" w:eastAsia="Calibri" w:hAnsi="Calibri" w:cs="Times New Roman"/>
            <w:lang w:val="en-US"/>
          </w:rPr>
          <w:t>997.</w:t>
        </w:r>
        <w:r w:rsidRPr="00674C8A">
          <w:rPr>
            <w:rFonts w:ascii="Calibri" w:eastAsia="Calibri" w:hAnsi="Calibri" w:cs="Times New Roman"/>
            <w:lang w:val="en-US"/>
          </w:rPr>
          <w:tab/>
          <w:t>n "It hurts. {w}It hurts so much."</w:t>
        </w:r>
      </w:ins>
    </w:p>
    <w:p w14:paraId="36BAD0B6" w14:textId="77777777" w:rsidR="00674C8A" w:rsidRPr="00674C8A" w:rsidRDefault="00674C8A" w:rsidP="00674C8A">
      <w:pPr>
        <w:spacing w:line="600" w:lineRule="auto"/>
        <w:jc w:val="left"/>
        <w:rPr>
          <w:ins w:id="12260" w:author="UTENTE" w:date="2020-06-30T18:44:00Z"/>
          <w:rFonts w:ascii="Calibri" w:eastAsia="Calibri" w:hAnsi="Calibri" w:cs="Times New Roman"/>
          <w:lang w:val="en-US"/>
        </w:rPr>
      </w:pPr>
      <w:ins w:id="12261" w:author="UTENTE" w:date="2020-06-30T18:44:00Z">
        <w:r w:rsidRPr="00674C8A">
          <w:rPr>
            <w:rFonts w:ascii="Calibri" w:eastAsia="Calibri" w:hAnsi="Calibri" w:cs="Times New Roman"/>
            <w:lang w:val="en-US"/>
          </w:rPr>
          <w:t>998.</w:t>
        </w:r>
        <w:r w:rsidRPr="00674C8A">
          <w:rPr>
            <w:rFonts w:ascii="Calibri" w:eastAsia="Calibri" w:hAnsi="Calibri" w:cs="Times New Roman"/>
            <w:lang w:val="en-US"/>
          </w:rPr>
          <w:tab/>
          <w:t>n "But I don't have the will to struggle as Rex starts to drink, eagerly panting and lapping at the wound."</w:t>
        </w:r>
      </w:ins>
    </w:p>
    <w:p w14:paraId="37E5B8E0" w14:textId="77777777" w:rsidR="00674C8A" w:rsidRPr="00674C8A" w:rsidRDefault="00674C8A" w:rsidP="00674C8A">
      <w:pPr>
        <w:spacing w:line="600" w:lineRule="auto"/>
        <w:jc w:val="left"/>
        <w:rPr>
          <w:ins w:id="12262" w:author="UTENTE" w:date="2020-06-30T18:44:00Z"/>
          <w:rFonts w:ascii="Calibri" w:eastAsia="Calibri" w:hAnsi="Calibri" w:cs="Times New Roman"/>
          <w:lang w:val="en-US"/>
        </w:rPr>
      </w:pPr>
      <w:ins w:id="12263" w:author="UTENTE" w:date="2020-06-30T18:44:00Z">
        <w:r w:rsidRPr="00674C8A">
          <w:rPr>
            <w:rFonts w:ascii="Calibri" w:eastAsia="Calibri" w:hAnsi="Calibri" w:cs="Times New Roman"/>
            <w:lang w:val="en-US"/>
          </w:rPr>
          <w:t>999.</w:t>
        </w:r>
        <w:r w:rsidRPr="00674C8A">
          <w:rPr>
            <w:rFonts w:ascii="Calibri" w:eastAsia="Calibri" w:hAnsi="Calibri" w:cs="Times New Roman"/>
            <w:lang w:val="en-US"/>
          </w:rPr>
          <w:tab/>
          <w:t>n "The world starts to get blurry, and the jeering and laughter of Rex's clanmates sounds muted, distant."</w:t>
        </w:r>
      </w:ins>
    </w:p>
    <w:p w14:paraId="02F22C4A" w14:textId="77777777" w:rsidR="00674C8A" w:rsidRPr="00674C8A" w:rsidRDefault="00674C8A" w:rsidP="00674C8A">
      <w:pPr>
        <w:spacing w:line="600" w:lineRule="auto"/>
        <w:jc w:val="left"/>
        <w:rPr>
          <w:ins w:id="12264" w:author="UTENTE" w:date="2020-06-30T18:44:00Z"/>
          <w:rFonts w:ascii="Calibri" w:eastAsia="Calibri" w:hAnsi="Calibri" w:cs="Times New Roman"/>
          <w:lang w:val="en-US"/>
        </w:rPr>
      </w:pPr>
      <w:ins w:id="12265" w:author="UTENTE" w:date="2020-06-30T18:44:00Z">
        <w:r w:rsidRPr="00674C8A">
          <w:rPr>
            <w:rFonts w:ascii="Calibri" w:eastAsia="Calibri" w:hAnsi="Calibri" w:cs="Times New Roman"/>
            <w:lang w:val="en-US"/>
          </w:rPr>
          <w:t>1000.</w:t>
        </w:r>
        <w:r w:rsidRPr="00674C8A">
          <w:rPr>
            <w:rFonts w:ascii="Calibri" w:eastAsia="Calibri" w:hAnsi="Calibri" w:cs="Times New Roman"/>
            <w:lang w:val="en-US"/>
          </w:rPr>
          <w:tab/>
          <w:t>r "\"Haah… mmh…\""</w:t>
        </w:r>
      </w:ins>
    </w:p>
    <w:p w14:paraId="1F99CE3A" w14:textId="77777777" w:rsidR="00674C8A" w:rsidRPr="00674C8A" w:rsidRDefault="00674C8A" w:rsidP="00674C8A">
      <w:pPr>
        <w:spacing w:line="600" w:lineRule="auto"/>
        <w:jc w:val="left"/>
        <w:rPr>
          <w:ins w:id="12266" w:author="UTENTE" w:date="2020-06-30T18:44:00Z"/>
          <w:rFonts w:ascii="Calibri" w:eastAsia="Calibri" w:hAnsi="Calibri" w:cs="Times New Roman"/>
          <w:lang w:val="en-US"/>
        </w:rPr>
      </w:pPr>
      <w:ins w:id="12267" w:author="UTENTE" w:date="2020-06-30T18:44:00Z">
        <w:r w:rsidRPr="00674C8A">
          <w:rPr>
            <w:rFonts w:ascii="Calibri" w:eastAsia="Calibri" w:hAnsi="Calibri" w:cs="Times New Roman"/>
            <w:lang w:val="en-US"/>
          </w:rPr>
          <w:t>1001.</w:t>
        </w:r>
        <w:r w:rsidRPr="00674C8A">
          <w:rPr>
            <w:rFonts w:ascii="Calibri" w:eastAsia="Calibri" w:hAnsi="Calibri" w:cs="Times New Roman"/>
            <w:lang w:val="en-US"/>
          </w:rPr>
          <w:tab/>
          <w:t>n "I hear Rex's strained voice, too, somewhere in between agony and delight."</w:t>
        </w:r>
      </w:ins>
    </w:p>
    <w:p w14:paraId="6A895B84" w14:textId="77777777" w:rsidR="00674C8A" w:rsidRPr="00674C8A" w:rsidRDefault="00674C8A" w:rsidP="00674C8A">
      <w:pPr>
        <w:spacing w:line="600" w:lineRule="auto"/>
        <w:jc w:val="left"/>
        <w:rPr>
          <w:ins w:id="12268" w:author="UTENTE" w:date="2020-06-30T18:44:00Z"/>
          <w:rFonts w:ascii="Calibri" w:eastAsia="Calibri" w:hAnsi="Calibri" w:cs="Times New Roman"/>
          <w:lang w:val="en-US"/>
        </w:rPr>
      </w:pPr>
      <w:ins w:id="12269" w:author="UTENTE" w:date="2020-06-30T18:44:00Z">
        <w:r w:rsidRPr="00674C8A">
          <w:rPr>
            <w:rFonts w:ascii="Calibri" w:eastAsia="Calibri" w:hAnsi="Calibri" w:cs="Times New Roman"/>
            <w:lang w:val="en-US"/>
          </w:rPr>
          <w:t>1002.</w:t>
        </w:r>
        <w:r w:rsidRPr="00674C8A">
          <w:rPr>
            <w:rFonts w:ascii="Calibri" w:eastAsia="Calibri" w:hAnsi="Calibri" w:cs="Times New Roman"/>
            <w:lang w:val="en-US"/>
          </w:rPr>
          <w:tab/>
          <w:t>n "He sounds so different… {w}So different from his normal laughter."</w:t>
        </w:r>
      </w:ins>
    </w:p>
    <w:p w14:paraId="3288BCA2" w14:textId="77777777" w:rsidR="00674C8A" w:rsidRPr="00674C8A" w:rsidRDefault="00674C8A" w:rsidP="00674C8A">
      <w:pPr>
        <w:spacing w:line="600" w:lineRule="auto"/>
        <w:jc w:val="left"/>
        <w:rPr>
          <w:ins w:id="12270" w:author="UTENTE" w:date="2020-06-30T18:44:00Z"/>
          <w:rFonts w:ascii="Calibri" w:eastAsia="Calibri" w:hAnsi="Calibri" w:cs="Times New Roman"/>
          <w:lang w:val="en-US"/>
        </w:rPr>
      </w:pPr>
      <w:ins w:id="12271" w:author="UTENTE" w:date="2020-06-30T18:44:00Z">
        <w:r w:rsidRPr="00674C8A">
          <w:rPr>
            <w:rFonts w:ascii="Calibri" w:eastAsia="Calibri" w:hAnsi="Calibri" w:cs="Times New Roman"/>
            <w:lang w:val="en-US"/>
          </w:rPr>
          <w:t>1003.</w:t>
        </w:r>
        <w:r w:rsidRPr="00674C8A">
          <w:rPr>
            <w:rFonts w:ascii="Calibri" w:eastAsia="Calibri" w:hAnsi="Calibri" w:cs="Times New Roman"/>
            <w:lang w:val="en-US"/>
          </w:rPr>
          <w:tab/>
          <w:t>n "Before long, my vision goes dark."</w:t>
        </w:r>
        <w:r w:rsidRPr="00674C8A">
          <w:rPr>
            <w:rFonts w:ascii="Calibri" w:eastAsia="Calibri" w:hAnsi="Calibri" w:cs="Times New Roman"/>
            <w:lang w:val="en-US"/>
          </w:rPr>
          <w:br w:type="page"/>
        </w:r>
      </w:ins>
    </w:p>
    <w:p w14:paraId="42B958FC" w14:textId="77777777" w:rsidR="00674C8A" w:rsidRPr="00674C8A" w:rsidRDefault="00674C8A" w:rsidP="00674C8A">
      <w:pPr>
        <w:spacing w:line="600" w:lineRule="auto"/>
        <w:jc w:val="left"/>
        <w:rPr>
          <w:ins w:id="12272" w:author="UTENTE" w:date="2020-06-30T18:44:00Z"/>
          <w:rFonts w:ascii="Calibri" w:eastAsia="Calibri" w:hAnsi="Calibri" w:cs="Times New Roman"/>
        </w:rPr>
      </w:pPr>
      <w:ins w:id="12273" w:author="UTENTE" w:date="2020-06-30T18:44:00Z">
        <w:r w:rsidRPr="00674C8A">
          <w:rPr>
            <w:rFonts w:ascii="Calibri" w:eastAsia="Calibri" w:hAnsi="Calibri" w:cs="Times New Roman"/>
          </w:rPr>
          <w:lastRenderedPageBreak/>
          <w:t>988.</w:t>
        </w:r>
        <w:r w:rsidRPr="00674C8A">
          <w:rPr>
            <w:rFonts w:ascii="Calibri" w:eastAsia="Calibri" w:hAnsi="Calibri" w:cs="Times New Roman"/>
          </w:rPr>
          <w:tab/>
          <w:t>mcp "\"…\""</w:t>
        </w:r>
      </w:ins>
    </w:p>
    <w:p w14:paraId="5B9795FC" w14:textId="77777777" w:rsidR="00674C8A" w:rsidRPr="00674C8A" w:rsidRDefault="00674C8A" w:rsidP="00674C8A">
      <w:pPr>
        <w:spacing w:line="600" w:lineRule="auto"/>
        <w:jc w:val="left"/>
        <w:rPr>
          <w:ins w:id="12274" w:author="UTENTE" w:date="2020-06-30T18:44:00Z"/>
          <w:rFonts w:ascii="Calibri" w:eastAsia="Calibri" w:hAnsi="Calibri" w:cs="Times New Roman"/>
        </w:rPr>
      </w:pPr>
      <w:ins w:id="12275" w:author="UTENTE" w:date="2020-06-30T18:44:00Z">
        <w:r w:rsidRPr="00674C8A">
          <w:rPr>
            <w:rFonts w:ascii="Calibri" w:eastAsia="Calibri" w:hAnsi="Calibri" w:cs="Times New Roman"/>
          </w:rPr>
          <w:t>989.</w:t>
        </w:r>
        <w:r w:rsidRPr="00674C8A">
          <w:rPr>
            <w:rFonts w:ascii="Calibri" w:eastAsia="Calibri" w:hAnsi="Calibri" w:cs="Times New Roman"/>
          </w:rPr>
          <w:tab/>
          <w:t>n "Ma quando vedo i suoi occhi colmi di disperazione, fame, confusione…"</w:t>
        </w:r>
      </w:ins>
    </w:p>
    <w:p w14:paraId="6161C79A" w14:textId="77777777" w:rsidR="00674C8A" w:rsidRPr="00674C8A" w:rsidRDefault="00674C8A" w:rsidP="00674C8A">
      <w:pPr>
        <w:spacing w:line="600" w:lineRule="auto"/>
        <w:jc w:val="left"/>
        <w:rPr>
          <w:ins w:id="12276" w:author="UTENTE" w:date="2020-06-30T18:44:00Z"/>
          <w:rFonts w:ascii="Calibri" w:eastAsia="Calibri" w:hAnsi="Calibri" w:cs="Times New Roman"/>
        </w:rPr>
      </w:pPr>
      <w:ins w:id="12277" w:author="UTENTE" w:date="2020-06-30T18:44:00Z">
        <w:r w:rsidRPr="00674C8A">
          <w:rPr>
            <w:rFonts w:ascii="Calibri" w:eastAsia="Calibri" w:hAnsi="Calibri" w:cs="Times New Roman"/>
          </w:rPr>
          <w:t>990.</w:t>
        </w:r>
        <w:r w:rsidRPr="00674C8A">
          <w:rPr>
            <w:rFonts w:ascii="Calibri" w:eastAsia="Calibri" w:hAnsi="Calibri" w:cs="Times New Roman"/>
          </w:rPr>
          <w:tab/>
          <w:t>n "Mi rendo conto che ormai è troppo tardi."</w:t>
        </w:r>
      </w:ins>
    </w:p>
    <w:p w14:paraId="7F333DBA" w14:textId="77777777" w:rsidR="00674C8A" w:rsidRPr="00674C8A" w:rsidRDefault="00674C8A" w:rsidP="00674C8A">
      <w:pPr>
        <w:spacing w:line="600" w:lineRule="auto"/>
        <w:jc w:val="left"/>
        <w:rPr>
          <w:ins w:id="12278" w:author="UTENTE" w:date="2020-06-30T18:44:00Z"/>
          <w:rFonts w:ascii="Calibri" w:eastAsia="Calibri" w:hAnsi="Calibri" w:cs="Times New Roman"/>
        </w:rPr>
      </w:pPr>
      <w:ins w:id="12279" w:author="UTENTE" w:date="2020-06-30T18:44:00Z">
        <w:r w:rsidRPr="00674C8A">
          <w:rPr>
            <w:rFonts w:ascii="Calibri" w:eastAsia="Calibri" w:hAnsi="Calibri" w:cs="Times New Roman"/>
          </w:rPr>
          <w:t>991.</w:t>
        </w:r>
        <w:r w:rsidRPr="00674C8A">
          <w:rPr>
            <w:rFonts w:ascii="Calibri" w:eastAsia="Calibri" w:hAnsi="Calibri" w:cs="Times New Roman"/>
          </w:rPr>
          <w:tab/>
          <w:t>rp "\"…\""</w:t>
        </w:r>
      </w:ins>
    </w:p>
    <w:p w14:paraId="6BD40027" w14:textId="77777777" w:rsidR="00674C8A" w:rsidRPr="00674C8A" w:rsidRDefault="00674C8A" w:rsidP="00674C8A">
      <w:pPr>
        <w:spacing w:line="600" w:lineRule="auto"/>
        <w:jc w:val="left"/>
        <w:rPr>
          <w:ins w:id="12280" w:author="UTENTE" w:date="2020-06-30T18:44:00Z"/>
          <w:rFonts w:ascii="Calibri" w:eastAsia="Calibri" w:hAnsi="Calibri" w:cs="Times New Roman"/>
        </w:rPr>
      </w:pPr>
      <w:ins w:id="12281" w:author="UTENTE" w:date="2020-06-30T18:44:00Z">
        <w:r w:rsidRPr="00674C8A">
          <w:rPr>
            <w:rFonts w:ascii="Calibri" w:eastAsia="Calibri" w:hAnsi="Calibri" w:cs="Times New Roman"/>
          </w:rPr>
          <w:t>992.</w:t>
        </w:r>
        <w:r w:rsidRPr="00674C8A">
          <w:rPr>
            <w:rFonts w:ascii="Calibri" w:eastAsia="Calibri" w:hAnsi="Calibri" w:cs="Times New Roman"/>
          </w:rPr>
          <w:tab/>
          <w:t>n "Rex corre verso di me, i suoi occhi fissi sulla mia spalla sanguinante."</w:t>
        </w:r>
      </w:ins>
    </w:p>
    <w:p w14:paraId="3F16D479" w14:textId="77777777" w:rsidR="00674C8A" w:rsidRPr="00674C8A" w:rsidRDefault="00674C8A" w:rsidP="00674C8A">
      <w:pPr>
        <w:spacing w:line="600" w:lineRule="auto"/>
        <w:jc w:val="left"/>
        <w:rPr>
          <w:ins w:id="12282" w:author="UTENTE" w:date="2020-06-30T18:44:00Z"/>
          <w:rFonts w:ascii="Calibri" w:eastAsia="Calibri" w:hAnsi="Calibri" w:cs="Times New Roman"/>
        </w:rPr>
      </w:pPr>
      <w:ins w:id="12283" w:author="UTENTE" w:date="2020-06-30T18:44:00Z">
        <w:r w:rsidRPr="00674C8A">
          <w:rPr>
            <w:rFonts w:ascii="Calibri" w:eastAsia="Calibri" w:hAnsi="Calibri" w:cs="Times New Roman"/>
          </w:rPr>
          <w:t>993.</w:t>
        </w:r>
        <w:r w:rsidRPr="00674C8A">
          <w:rPr>
            <w:rFonts w:ascii="Calibri" w:eastAsia="Calibri" w:hAnsi="Calibri" w:cs="Times New Roman"/>
          </w:rPr>
          <w:tab/>
          <w:t>n "Le sue braccia mi circondano in una stretta di ferro, e so che non sarò mai in grado di fuggire."</w:t>
        </w:r>
      </w:ins>
    </w:p>
    <w:p w14:paraId="69E20CFB" w14:textId="77777777" w:rsidR="00674C8A" w:rsidRPr="00674C8A" w:rsidRDefault="00674C8A" w:rsidP="00674C8A">
      <w:pPr>
        <w:spacing w:line="600" w:lineRule="auto"/>
        <w:jc w:val="left"/>
        <w:rPr>
          <w:ins w:id="12284" w:author="UTENTE" w:date="2020-06-30T18:44:00Z"/>
          <w:rFonts w:ascii="Calibri" w:eastAsia="Calibri" w:hAnsi="Calibri" w:cs="Times New Roman"/>
        </w:rPr>
      </w:pPr>
      <w:ins w:id="12285" w:author="UTENTE" w:date="2020-06-30T18:44:00Z">
        <w:r w:rsidRPr="00674C8A">
          <w:rPr>
            <w:rFonts w:ascii="Calibri" w:eastAsia="Calibri" w:hAnsi="Calibri" w:cs="Times New Roman"/>
          </w:rPr>
          <w:t>994.</w:t>
        </w:r>
        <w:r w:rsidRPr="00674C8A">
          <w:rPr>
            <w:rFonts w:ascii="Calibri" w:eastAsia="Calibri" w:hAnsi="Calibri" w:cs="Times New Roman"/>
          </w:rPr>
          <w:tab/>
          <w:t>n "Ma la colpa è solo mia, giusto?"</w:t>
        </w:r>
      </w:ins>
    </w:p>
    <w:p w14:paraId="2018F006" w14:textId="77777777" w:rsidR="00674C8A" w:rsidRPr="00674C8A" w:rsidRDefault="00674C8A" w:rsidP="00674C8A">
      <w:pPr>
        <w:spacing w:line="600" w:lineRule="auto"/>
        <w:jc w:val="left"/>
        <w:rPr>
          <w:ins w:id="12286" w:author="UTENTE" w:date="2020-06-30T18:44:00Z"/>
          <w:rFonts w:ascii="Calibri" w:eastAsia="Calibri" w:hAnsi="Calibri" w:cs="Times New Roman"/>
        </w:rPr>
      </w:pPr>
      <w:ins w:id="12287" w:author="UTENTE" w:date="2020-06-30T18:44:00Z">
        <w:r w:rsidRPr="00674C8A">
          <w:rPr>
            <w:rFonts w:ascii="Calibri" w:eastAsia="Calibri" w:hAnsi="Calibri" w:cs="Times New Roman"/>
          </w:rPr>
          <w:t>995.</w:t>
        </w:r>
        <w:r w:rsidRPr="00674C8A">
          <w:rPr>
            <w:rFonts w:ascii="Calibri" w:eastAsia="Calibri" w:hAnsi="Calibri" w:cs="Times New Roman"/>
          </w:rPr>
          <w:tab/>
          <w:t>mc "\"Ngh–!\""</w:t>
        </w:r>
      </w:ins>
    </w:p>
    <w:p w14:paraId="77BCCCCD" w14:textId="77777777" w:rsidR="00674C8A" w:rsidRPr="00674C8A" w:rsidRDefault="00674C8A" w:rsidP="00674C8A">
      <w:pPr>
        <w:spacing w:line="600" w:lineRule="auto"/>
        <w:jc w:val="left"/>
        <w:rPr>
          <w:ins w:id="12288" w:author="UTENTE" w:date="2020-06-30T18:44:00Z"/>
          <w:rFonts w:ascii="Calibri" w:eastAsia="Calibri" w:hAnsi="Calibri" w:cs="Times New Roman"/>
        </w:rPr>
      </w:pPr>
      <w:ins w:id="12289" w:author="UTENTE" w:date="2020-06-30T18:44:00Z">
        <w:r w:rsidRPr="00674C8A">
          <w:rPr>
            <w:rFonts w:ascii="Calibri" w:eastAsia="Calibri" w:hAnsi="Calibri" w:cs="Times New Roman"/>
          </w:rPr>
          <w:t>996.</w:t>
        </w:r>
        <w:r w:rsidRPr="00674C8A">
          <w:rPr>
            <w:rFonts w:ascii="Calibri" w:eastAsia="Calibri" w:hAnsi="Calibri" w:cs="Times New Roman"/>
          </w:rPr>
          <w:tab/>
          <w:t>n "Sento i suoi canini affondare nella mia gola, quasi squarciandola, causando una fuoriuscita di sangue fresco."</w:t>
        </w:r>
      </w:ins>
    </w:p>
    <w:p w14:paraId="2109BE46" w14:textId="77777777" w:rsidR="00674C8A" w:rsidRPr="00674C8A" w:rsidRDefault="00674C8A" w:rsidP="00674C8A">
      <w:pPr>
        <w:spacing w:line="600" w:lineRule="auto"/>
        <w:jc w:val="left"/>
        <w:rPr>
          <w:ins w:id="12290" w:author="UTENTE" w:date="2020-06-30T18:44:00Z"/>
          <w:rFonts w:ascii="Calibri" w:eastAsia="Calibri" w:hAnsi="Calibri" w:cs="Times New Roman"/>
        </w:rPr>
      </w:pPr>
      <w:ins w:id="12291" w:author="UTENTE" w:date="2020-06-30T18:44:00Z">
        <w:r w:rsidRPr="00674C8A">
          <w:rPr>
            <w:rFonts w:ascii="Calibri" w:eastAsia="Calibri" w:hAnsi="Calibri" w:cs="Times New Roman"/>
          </w:rPr>
          <w:t>997.</w:t>
        </w:r>
        <w:r w:rsidRPr="00674C8A">
          <w:rPr>
            <w:rFonts w:ascii="Calibri" w:eastAsia="Calibri" w:hAnsi="Calibri" w:cs="Times New Roman"/>
          </w:rPr>
          <w:tab/>
          <w:t>n "Fa male. {w}Fa così tanto male."</w:t>
        </w:r>
      </w:ins>
    </w:p>
    <w:p w14:paraId="0DD54931" w14:textId="77777777" w:rsidR="00674C8A" w:rsidRPr="00674C8A" w:rsidRDefault="00674C8A" w:rsidP="00674C8A">
      <w:pPr>
        <w:spacing w:line="600" w:lineRule="auto"/>
        <w:jc w:val="left"/>
        <w:rPr>
          <w:ins w:id="12292" w:author="UTENTE" w:date="2020-06-30T18:44:00Z"/>
          <w:rFonts w:ascii="Calibri" w:eastAsia="Calibri" w:hAnsi="Calibri" w:cs="Times New Roman"/>
        </w:rPr>
      </w:pPr>
      <w:ins w:id="12293" w:author="UTENTE" w:date="2020-06-30T18:44:00Z">
        <w:r w:rsidRPr="00674C8A">
          <w:rPr>
            <w:rFonts w:ascii="Calibri" w:eastAsia="Calibri" w:hAnsi="Calibri" w:cs="Times New Roman"/>
          </w:rPr>
          <w:t>998.</w:t>
        </w:r>
        <w:r w:rsidRPr="00674C8A">
          <w:rPr>
            <w:rFonts w:ascii="Calibri" w:eastAsia="Calibri" w:hAnsi="Calibri" w:cs="Times New Roman"/>
          </w:rPr>
          <w:tab/>
          <w:t>n "Ma non ho le forze per combattere e Rex inizia a bere da me, affannando bramoso e lambendo la ferita."</w:t>
        </w:r>
      </w:ins>
    </w:p>
    <w:p w14:paraId="4A659466" w14:textId="77777777" w:rsidR="00674C8A" w:rsidRPr="00674C8A" w:rsidRDefault="00674C8A" w:rsidP="00674C8A">
      <w:pPr>
        <w:spacing w:line="600" w:lineRule="auto"/>
        <w:jc w:val="left"/>
        <w:rPr>
          <w:ins w:id="12294" w:author="UTENTE" w:date="2020-06-30T18:44:00Z"/>
          <w:rFonts w:ascii="Calibri" w:eastAsia="Calibri" w:hAnsi="Calibri" w:cs="Times New Roman"/>
        </w:rPr>
      </w:pPr>
      <w:ins w:id="12295" w:author="UTENTE" w:date="2020-06-30T18:44:00Z">
        <w:r w:rsidRPr="00674C8A">
          <w:rPr>
            <w:rFonts w:ascii="Calibri" w:eastAsia="Calibri" w:hAnsi="Calibri" w:cs="Times New Roman"/>
          </w:rPr>
          <w:t>999.</w:t>
        </w:r>
        <w:r w:rsidRPr="00674C8A">
          <w:rPr>
            <w:rFonts w:ascii="Calibri" w:eastAsia="Calibri" w:hAnsi="Calibri" w:cs="Times New Roman"/>
          </w:rPr>
          <w:tab/>
          <w:t>n "Il mondo inizia a farsi sfocato, e le risate di scherno dei compagni di Rex si affievoliscono, distanti."</w:t>
        </w:r>
      </w:ins>
    </w:p>
    <w:p w14:paraId="35FADE5A" w14:textId="77777777" w:rsidR="00674C8A" w:rsidRPr="00674C8A" w:rsidRDefault="00674C8A" w:rsidP="00674C8A">
      <w:pPr>
        <w:spacing w:line="600" w:lineRule="auto"/>
        <w:jc w:val="left"/>
        <w:rPr>
          <w:ins w:id="12296" w:author="UTENTE" w:date="2020-06-30T18:44:00Z"/>
          <w:rFonts w:ascii="Calibri" w:eastAsia="Calibri" w:hAnsi="Calibri" w:cs="Times New Roman"/>
        </w:rPr>
      </w:pPr>
      <w:ins w:id="12297" w:author="UTENTE" w:date="2020-06-30T18:44:00Z">
        <w:r w:rsidRPr="00674C8A">
          <w:rPr>
            <w:rFonts w:ascii="Calibri" w:eastAsia="Calibri" w:hAnsi="Calibri" w:cs="Times New Roman"/>
          </w:rPr>
          <w:t>1000.</w:t>
        </w:r>
        <w:r w:rsidRPr="00674C8A">
          <w:rPr>
            <w:rFonts w:ascii="Calibri" w:eastAsia="Calibri" w:hAnsi="Calibri" w:cs="Times New Roman"/>
          </w:rPr>
          <w:tab/>
          <w:t>r "\"Haah… mmh…\""</w:t>
        </w:r>
      </w:ins>
    </w:p>
    <w:p w14:paraId="7430FF9B" w14:textId="77777777" w:rsidR="00674C8A" w:rsidRPr="00674C8A" w:rsidRDefault="00674C8A" w:rsidP="00674C8A">
      <w:pPr>
        <w:spacing w:line="600" w:lineRule="auto"/>
        <w:jc w:val="left"/>
        <w:rPr>
          <w:ins w:id="12298" w:author="UTENTE" w:date="2020-06-30T18:44:00Z"/>
          <w:rFonts w:ascii="Calibri" w:eastAsia="Calibri" w:hAnsi="Calibri" w:cs="Times New Roman"/>
        </w:rPr>
      </w:pPr>
      <w:ins w:id="12299" w:author="UTENTE" w:date="2020-06-30T18:44:00Z">
        <w:r w:rsidRPr="00674C8A">
          <w:rPr>
            <w:rFonts w:ascii="Calibri" w:eastAsia="Calibri" w:hAnsi="Calibri" w:cs="Times New Roman"/>
          </w:rPr>
          <w:t>1001.</w:t>
        </w:r>
        <w:r w:rsidRPr="00674C8A">
          <w:rPr>
            <w:rFonts w:ascii="Calibri" w:eastAsia="Calibri" w:hAnsi="Calibri" w:cs="Times New Roman"/>
          </w:rPr>
          <w:tab/>
          <w:t>n "Sento anche la voce spezzata di Rex, è qualcosa fra l'agonia e il piacere."</w:t>
        </w:r>
      </w:ins>
    </w:p>
    <w:p w14:paraId="16CAC024" w14:textId="77777777" w:rsidR="00674C8A" w:rsidRPr="00674C8A" w:rsidRDefault="00674C8A" w:rsidP="00674C8A">
      <w:pPr>
        <w:spacing w:line="600" w:lineRule="auto"/>
        <w:jc w:val="left"/>
        <w:rPr>
          <w:ins w:id="12300" w:author="UTENTE" w:date="2020-06-30T18:44:00Z"/>
          <w:rFonts w:ascii="Calibri" w:eastAsia="Calibri" w:hAnsi="Calibri" w:cs="Times New Roman"/>
        </w:rPr>
      </w:pPr>
      <w:ins w:id="12301" w:author="UTENTE" w:date="2020-06-30T18:44:00Z">
        <w:r w:rsidRPr="00674C8A">
          <w:rPr>
            <w:rFonts w:ascii="Calibri" w:eastAsia="Calibri" w:hAnsi="Calibri" w:cs="Times New Roman"/>
          </w:rPr>
          <w:t>1002.</w:t>
        </w:r>
        <w:r w:rsidRPr="00674C8A">
          <w:rPr>
            <w:rFonts w:ascii="Calibri" w:eastAsia="Calibri" w:hAnsi="Calibri" w:cs="Times New Roman"/>
          </w:rPr>
          <w:tab/>
          <w:t>n "Sembra così diverso…{w}Così diverso dalla sua solita risata."</w:t>
        </w:r>
      </w:ins>
    </w:p>
    <w:p w14:paraId="7B39EF07" w14:textId="77777777" w:rsidR="00674C8A" w:rsidRPr="00674C8A" w:rsidRDefault="00674C8A" w:rsidP="00674C8A">
      <w:pPr>
        <w:spacing w:line="600" w:lineRule="auto"/>
        <w:jc w:val="left"/>
        <w:rPr>
          <w:ins w:id="12302" w:author="UTENTE" w:date="2020-06-30T18:44:00Z"/>
          <w:rFonts w:ascii="Calibri" w:eastAsia="Calibri" w:hAnsi="Calibri" w:cs="Times New Roman"/>
        </w:rPr>
      </w:pPr>
      <w:ins w:id="12303" w:author="UTENTE" w:date="2020-06-30T18:44:00Z">
        <w:r w:rsidRPr="00674C8A">
          <w:rPr>
            <w:rFonts w:ascii="Calibri" w:eastAsia="Calibri" w:hAnsi="Calibri" w:cs="Times New Roman"/>
          </w:rPr>
          <w:t>1003.</w:t>
        </w:r>
        <w:r w:rsidRPr="00674C8A">
          <w:rPr>
            <w:rFonts w:ascii="Calibri" w:eastAsia="Calibri" w:hAnsi="Calibri" w:cs="Times New Roman"/>
          </w:rPr>
          <w:tab/>
          <w:t>n "In poco tempo, la vista mi si oscura."</w:t>
        </w:r>
        <w:r w:rsidRPr="00674C8A">
          <w:rPr>
            <w:rFonts w:ascii="Calibri" w:eastAsia="Calibri" w:hAnsi="Calibri" w:cs="Times New Roman"/>
          </w:rPr>
          <w:br w:type="page"/>
        </w:r>
      </w:ins>
    </w:p>
    <w:p w14:paraId="7893EA75" w14:textId="77777777" w:rsidR="00674C8A" w:rsidRPr="00674C8A" w:rsidRDefault="00674C8A" w:rsidP="00674C8A">
      <w:pPr>
        <w:spacing w:line="600" w:lineRule="auto"/>
        <w:jc w:val="left"/>
        <w:rPr>
          <w:ins w:id="12304" w:author="UTENTE" w:date="2020-06-30T18:44:00Z"/>
          <w:rFonts w:ascii="Calibri" w:eastAsia="Calibri" w:hAnsi="Calibri" w:cs="Times New Roman"/>
          <w:lang w:val="en-US"/>
        </w:rPr>
      </w:pPr>
      <w:ins w:id="12305" w:author="UTENTE" w:date="2020-06-30T18:44:00Z">
        <w:r w:rsidRPr="00674C8A">
          <w:rPr>
            <w:rFonts w:ascii="Calibri" w:eastAsia="Calibri" w:hAnsi="Calibri" w:cs="Times New Roman"/>
            <w:lang w:val="en-US"/>
          </w:rPr>
          <w:lastRenderedPageBreak/>
          <w:t>1004.</w:t>
        </w:r>
        <w:r w:rsidRPr="00674C8A">
          <w:rPr>
            <w:rFonts w:ascii="Calibri" w:eastAsia="Calibri" w:hAnsi="Calibri" w:cs="Times New Roman"/>
            <w:lang w:val="en-US"/>
          </w:rPr>
          <w:tab/>
          <w:t>n "Unlike the first time he fed from me, it feels peaceful… like I'm floating away."</w:t>
        </w:r>
      </w:ins>
    </w:p>
    <w:p w14:paraId="5D9681B7" w14:textId="77777777" w:rsidR="00674C8A" w:rsidRPr="00674C8A" w:rsidRDefault="00674C8A" w:rsidP="00674C8A">
      <w:pPr>
        <w:spacing w:line="600" w:lineRule="auto"/>
        <w:jc w:val="left"/>
        <w:rPr>
          <w:ins w:id="12306" w:author="UTENTE" w:date="2020-06-30T18:44:00Z"/>
          <w:rFonts w:ascii="Calibri" w:eastAsia="Calibri" w:hAnsi="Calibri" w:cs="Times New Roman"/>
          <w:lang w:val="en-US"/>
        </w:rPr>
      </w:pPr>
      <w:ins w:id="12307" w:author="UTENTE" w:date="2020-06-30T18:44:00Z">
        <w:r w:rsidRPr="00674C8A">
          <w:rPr>
            <w:rFonts w:ascii="Calibri" w:eastAsia="Calibri" w:hAnsi="Calibri" w:cs="Times New Roman"/>
            <w:lang w:val="en-US"/>
          </w:rPr>
          <w:t>1005.</w:t>
        </w:r>
        <w:r w:rsidRPr="00674C8A">
          <w:rPr>
            <w:rFonts w:ascii="Calibri" w:eastAsia="Calibri" w:hAnsi="Calibri" w:cs="Times New Roman"/>
            <w:lang w:val="en-US"/>
          </w:rPr>
          <w:tab/>
          <w:t>n "No pleasure, no pain. {w}Just darkness."</w:t>
        </w:r>
      </w:ins>
    </w:p>
    <w:p w14:paraId="71FB2304" w14:textId="77777777" w:rsidR="00674C8A" w:rsidRPr="00674C8A" w:rsidRDefault="00674C8A" w:rsidP="00674C8A">
      <w:pPr>
        <w:spacing w:line="600" w:lineRule="auto"/>
        <w:jc w:val="left"/>
        <w:rPr>
          <w:ins w:id="12308" w:author="UTENTE" w:date="2020-06-30T18:44:00Z"/>
          <w:rFonts w:ascii="Calibri" w:eastAsia="Calibri" w:hAnsi="Calibri" w:cs="Times New Roman"/>
          <w:lang w:val="en-US"/>
        </w:rPr>
      </w:pPr>
      <w:ins w:id="12309" w:author="UTENTE" w:date="2020-06-30T18:44:00Z">
        <w:r w:rsidRPr="00674C8A">
          <w:rPr>
            <w:rFonts w:ascii="Calibri" w:eastAsia="Calibri" w:hAnsi="Calibri" w:cs="Times New Roman"/>
            <w:lang w:val="en-US"/>
          </w:rPr>
          <w:t>1006.</w:t>
        </w:r>
        <w:r w:rsidRPr="00674C8A">
          <w:rPr>
            <w:rFonts w:ascii="Calibri" w:eastAsia="Calibri" w:hAnsi="Calibri" w:cs="Times New Roman"/>
            <w:lang w:val="en-US"/>
          </w:rPr>
          <w:tab/>
          <w:t>n "Finally, only a single thought remains in my mind…"</w:t>
        </w:r>
      </w:ins>
    </w:p>
    <w:p w14:paraId="4A7B52FA" w14:textId="77777777" w:rsidR="00674C8A" w:rsidRPr="00674C8A" w:rsidRDefault="00674C8A" w:rsidP="00674C8A">
      <w:pPr>
        <w:spacing w:line="600" w:lineRule="auto"/>
        <w:jc w:val="left"/>
        <w:rPr>
          <w:ins w:id="12310" w:author="UTENTE" w:date="2020-06-30T18:44:00Z"/>
          <w:rFonts w:ascii="Calibri" w:eastAsia="Calibri" w:hAnsi="Calibri" w:cs="Times New Roman"/>
          <w:lang w:val="en-US"/>
        </w:rPr>
      </w:pPr>
      <w:ins w:id="12311" w:author="UTENTE" w:date="2020-06-30T18:44:00Z">
        <w:r w:rsidRPr="00674C8A">
          <w:rPr>
            <w:rFonts w:ascii="Calibri" w:eastAsia="Calibri" w:hAnsi="Calibri" w:cs="Times New Roman"/>
            <w:lang w:val="en-US"/>
          </w:rPr>
          <w:t>1007.</w:t>
        </w:r>
        <w:r w:rsidRPr="00674C8A">
          <w:rPr>
            <w:rFonts w:ascii="Calibri" w:eastAsia="Calibri" w:hAnsi="Calibri" w:cs="Times New Roman"/>
            <w:lang w:val="en-US"/>
          </w:rPr>
          <w:tab/>
          <w:t>n "This one last moment –{w} at least we can spend it together."</w:t>
        </w:r>
      </w:ins>
    </w:p>
    <w:p w14:paraId="782B2AD7" w14:textId="77777777" w:rsidR="00674C8A" w:rsidRPr="00674C8A" w:rsidRDefault="00674C8A" w:rsidP="00674C8A">
      <w:pPr>
        <w:spacing w:line="600" w:lineRule="auto"/>
        <w:jc w:val="left"/>
        <w:rPr>
          <w:ins w:id="12312" w:author="UTENTE" w:date="2020-06-30T18:44:00Z"/>
          <w:rFonts w:ascii="Calibri" w:eastAsia="Calibri" w:hAnsi="Calibri" w:cs="Times New Roman"/>
          <w:lang w:val="en-US"/>
        </w:rPr>
      </w:pPr>
      <w:ins w:id="12313" w:author="UTENTE" w:date="2020-06-30T18:44:00Z">
        <w:r w:rsidRPr="00674C8A">
          <w:rPr>
            <w:rFonts w:ascii="Calibri" w:eastAsia="Calibri" w:hAnsi="Calibri" w:cs="Times New Roman"/>
            <w:lang w:val="en-US"/>
          </w:rPr>
          <w:t>1008.</w:t>
        </w:r>
        <w:r w:rsidRPr="00674C8A">
          <w:rPr>
            <w:rFonts w:ascii="Calibri" w:eastAsia="Calibri" w:hAnsi="Calibri" w:cs="Times New Roman"/>
            <w:lang w:val="en-US"/>
          </w:rPr>
          <w:tab/>
          <w:t>n "…The alley goes deafeningly quiet."</w:t>
        </w:r>
      </w:ins>
    </w:p>
    <w:p w14:paraId="2B177B22" w14:textId="77777777" w:rsidR="00674C8A" w:rsidRPr="00674C8A" w:rsidRDefault="00674C8A" w:rsidP="00674C8A">
      <w:pPr>
        <w:spacing w:line="600" w:lineRule="auto"/>
        <w:jc w:val="left"/>
        <w:rPr>
          <w:ins w:id="12314" w:author="UTENTE" w:date="2020-06-30T18:44:00Z"/>
          <w:rFonts w:ascii="Calibri" w:eastAsia="Calibri" w:hAnsi="Calibri" w:cs="Times New Roman"/>
          <w:lang w:val="en-US"/>
        </w:rPr>
      </w:pPr>
      <w:ins w:id="12315" w:author="UTENTE" w:date="2020-06-30T18:44:00Z">
        <w:r w:rsidRPr="00674C8A">
          <w:rPr>
            <w:rFonts w:ascii="Calibri" w:eastAsia="Calibri" w:hAnsi="Calibri" w:cs="Times New Roman"/>
            <w:lang w:val="en-US"/>
          </w:rPr>
          <w:t>1009.</w:t>
        </w:r>
        <w:r w:rsidRPr="00674C8A">
          <w:rPr>
            <w:rFonts w:ascii="Calibri" w:eastAsia="Calibri" w:hAnsi="Calibri" w:cs="Times New Roman"/>
            <w:lang w:val="en-US"/>
          </w:rPr>
          <w:tab/>
          <w:t>n "Everyone stares at Rex, who gazes only at me – his lips trembling helplessly."</w:t>
        </w:r>
      </w:ins>
    </w:p>
    <w:p w14:paraId="3EDB9919" w14:textId="77777777" w:rsidR="00674C8A" w:rsidRPr="00674C8A" w:rsidRDefault="00674C8A" w:rsidP="00674C8A">
      <w:pPr>
        <w:spacing w:line="600" w:lineRule="auto"/>
        <w:jc w:val="left"/>
        <w:rPr>
          <w:ins w:id="12316" w:author="UTENTE" w:date="2020-06-30T18:44:00Z"/>
          <w:rFonts w:ascii="Calibri" w:eastAsia="Calibri" w:hAnsi="Calibri" w:cs="Times New Roman"/>
          <w:lang w:val="en-US"/>
        </w:rPr>
      </w:pPr>
      <w:ins w:id="12317" w:author="UTENTE" w:date="2020-06-30T18:44:00Z">
        <w:r w:rsidRPr="00674C8A">
          <w:rPr>
            <w:rFonts w:ascii="Calibri" w:eastAsia="Calibri" w:hAnsi="Calibri" w:cs="Times New Roman"/>
            <w:lang w:val="en-US"/>
          </w:rPr>
          <w:t>1010.</w:t>
        </w:r>
        <w:r w:rsidRPr="00674C8A">
          <w:rPr>
            <w:rFonts w:ascii="Calibri" w:eastAsia="Calibri" w:hAnsi="Calibri" w:cs="Times New Roman"/>
            <w:lang w:val="en-US"/>
          </w:rPr>
          <w:tab/>
          <w:t>rp "\"…\""</w:t>
        </w:r>
      </w:ins>
    </w:p>
    <w:p w14:paraId="098D3472" w14:textId="77777777" w:rsidR="00674C8A" w:rsidRPr="00674C8A" w:rsidRDefault="00674C8A" w:rsidP="00674C8A">
      <w:pPr>
        <w:spacing w:line="600" w:lineRule="auto"/>
        <w:jc w:val="left"/>
        <w:rPr>
          <w:ins w:id="12318" w:author="UTENTE" w:date="2020-06-30T18:44:00Z"/>
          <w:rFonts w:ascii="Calibri" w:eastAsia="Calibri" w:hAnsi="Calibri" w:cs="Times New Roman"/>
          <w:lang w:val="en-US"/>
        </w:rPr>
      </w:pPr>
      <w:ins w:id="12319" w:author="UTENTE" w:date="2020-06-30T18:44:00Z">
        <w:r w:rsidRPr="00674C8A">
          <w:rPr>
            <w:rFonts w:ascii="Calibri" w:eastAsia="Calibri" w:hAnsi="Calibri" w:cs="Times New Roman"/>
            <w:lang w:val="en-US"/>
          </w:rPr>
          <w:t>1011.</w:t>
        </w:r>
        <w:r w:rsidRPr="00674C8A">
          <w:rPr>
            <w:rFonts w:ascii="Calibri" w:eastAsia="Calibri" w:hAnsi="Calibri" w:cs="Times New Roman"/>
            <w:lang w:val="en-US"/>
          </w:rPr>
          <w:tab/>
          <w:t>n "Slowly, the beastly light in his eyes starts fading away."</w:t>
        </w:r>
      </w:ins>
    </w:p>
    <w:p w14:paraId="09219D29" w14:textId="77777777" w:rsidR="00674C8A" w:rsidRPr="00674C8A" w:rsidRDefault="00674C8A" w:rsidP="00674C8A">
      <w:pPr>
        <w:spacing w:line="600" w:lineRule="auto"/>
        <w:jc w:val="left"/>
        <w:rPr>
          <w:ins w:id="12320" w:author="UTENTE" w:date="2020-06-30T18:44:00Z"/>
          <w:rFonts w:ascii="Calibri" w:eastAsia="Calibri" w:hAnsi="Calibri" w:cs="Times New Roman"/>
          <w:lang w:val="en-US"/>
        </w:rPr>
      </w:pPr>
      <w:ins w:id="12321" w:author="UTENTE" w:date="2020-06-30T18:44:00Z">
        <w:r w:rsidRPr="00674C8A">
          <w:rPr>
            <w:rFonts w:ascii="Calibri" w:eastAsia="Calibri" w:hAnsi="Calibri" w:cs="Times New Roman"/>
            <w:lang w:val="en-US"/>
          </w:rPr>
          <w:t>1012.</w:t>
        </w:r>
        <w:r w:rsidRPr="00674C8A">
          <w:rPr>
            <w:rFonts w:ascii="Calibri" w:eastAsia="Calibri" w:hAnsi="Calibri" w:cs="Times New Roman"/>
            <w:lang w:val="en-US"/>
          </w:rPr>
          <w:tab/>
          <w:t>n "Before long, I can recognize his normal self flickering back, but –"</w:t>
        </w:r>
      </w:ins>
    </w:p>
    <w:p w14:paraId="6996D3A8" w14:textId="77777777" w:rsidR="00674C8A" w:rsidRPr="00674C8A" w:rsidRDefault="00674C8A" w:rsidP="00674C8A">
      <w:pPr>
        <w:spacing w:line="600" w:lineRule="auto"/>
        <w:jc w:val="left"/>
        <w:rPr>
          <w:ins w:id="12322" w:author="UTENTE" w:date="2020-06-30T18:44:00Z"/>
          <w:rFonts w:ascii="Calibri" w:eastAsia="Calibri" w:hAnsi="Calibri" w:cs="Times New Roman"/>
          <w:lang w:val="en-US"/>
        </w:rPr>
      </w:pPr>
      <w:ins w:id="12323" w:author="UTENTE" w:date="2020-06-30T18:44:00Z">
        <w:r w:rsidRPr="00674C8A">
          <w:rPr>
            <w:rFonts w:ascii="Calibri" w:eastAsia="Calibri" w:hAnsi="Calibri" w:cs="Times New Roman"/>
            <w:lang w:val="en-US"/>
          </w:rPr>
          <w:t>1013.</w:t>
        </w:r>
        <w:r w:rsidRPr="00674C8A">
          <w:rPr>
            <w:rFonts w:ascii="Calibri" w:eastAsia="Calibri" w:hAnsi="Calibri" w:cs="Times New Roman"/>
            <w:lang w:val="en-US"/>
          </w:rPr>
          <w:tab/>
          <w:t>mcp "\"…\""</w:t>
        </w:r>
      </w:ins>
    </w:p>
    <w:p w14:paraId="5A42C2D9" w14:textId="77777777" w:rsidR="00674C8A" w:rsidRPr="00674C8A" w:rsidRDefault="00674C8A" w:rsidP="00674C8A">
      <w:pPr>
        <w:spacing w:line="600" w:lineRule="auto"/>
        <w:jc w:val="left"/>
        <w:rPr>
          <w:ins w:id="12324" w:author="UTENTE" w:date="2020-06-30T18:44:00Z"/>
          <w:rFonts w:ascii="Calibri" w:eastAsia="Calibri" w:hAnsi="Calibri" w:cs="Times New Roman"/>
          <w:lang w:val="en-US"/>
        </w:rPr>
      </w:pPr>
      <w:ins w:id="12325" w:author="UTENTE" w:date="2020-06-30T18:44:00Z">
        <w:r w:rsidRPr="00674C8A">
          <w:rPr>
            <w:rFonts w:ascii="Calibri" w:eastAsia="Calibri" w:hAnsi="Calibri" w:cs="Times New Roman"/>
            <w:lang w:val="en-US"/>
          </w:rPr>
          <w:t>1014.</w:t>
        </w:r>
        <w:r w:rsidRPr="00674C8A">
          <w:rPr>
            <w:rFonts w:ascii="Calibri" w:eastAsia="Calibri" w:hAnsi="Calibri" w:cs="Times New Roman"/>
            <w:lang w:val="en-US"/>
          </w:rPr>
          <w:tab/>
          <w:t>n "…Rex starts to move towards me, causing his clanmates to growl encouragingly."</w:t>
        </w:r>
      </w:ins>
    </w:p>
    <w:p w14:paraId="4E39F179" w14:textId="77777777" w:rsidR="00674C8A" w:rsidRPr="00674C8A" w:rsidRDefault="00674C8A" w:rsidP="00674C8A">
      <w:pPr>
        <w:spacing w:line="600" w:lineRule="auto"/>
        <w:jc w:val="left"/>
        <w:rPr>
          <w:ins w:id="12326" w:author="UTENTE" w:date="2020-06-30T18:44:00Z"/>
          <w:rFonts w:ascii="Calibri" w:eastAsia="Calibri" w:hAnsi="Calibri" w:cs="Times New Roman"/>
          <w:lang w:val="en-US"/>
        </w:rPr>
      </w:pPr>
      <w:ins w:id="12327" w:author="UTENTE" w:date="2020-06-30T18:44:00Z">
        <w:r w:rsidRPr="00674C8A">
          <w:rPr>
            <w:rFonts w:ascii="Calibri" w:eastAsia="Calibri" w:hAnsi="Calibri" w:cs="Times New Roman"/>
            <w:lang w:val="en-US"/>
          </w:rPr>
          <w:t>1015.</w:t>
        </w:r>
        <w:r w:rsidRPr="00674C8A">
          <w:rPr>
            <w:rFonts w:ascii="Calibri" w:eastAsia="Calibri" w:hAnsi="Calibri" w:cs="Times New Roman"/>
            <w:lang w:val="en-US"/>
          </w:rPr>
          <w:tab/>
          <w:t>n "Is he…{w} Is he still going to go through with it?"</w:t>
        </w:r>
      </w:ins>
    </w:p>
    <w:p w14:paraId="1FF1855A" w14:textId="77777777" w:rsidR="00674C8A" w:rsidRPr="00674C8A" w:rsidRDefault="00674C8A" w:rsidP="00674C8A">
      <w:pPr>
        <w:spacing w:line="600" w:lineRule="auto"/>
        <w:jc w:val="left"/>
        <w:rPr>
          <w:ins w:id="12328" w:author="UTENTE" w:date="2020-06-30T18:44:00Z"/>
          <w:rFonts w:ascii="Calibri" w:eastAsia="Calibri" w:hAnsi="Calibri" w:cs="Times New Roman"/>
          <w:lang w:val="en-US"/>
        </w:rPr>
      </w:pPr>
      <w:ins w:id="12329" w:author="UTENTE" w:date="2020-06-30T18:44:00Z">
        <w:r w:rsidRPr="00674C8A">
          <w:rPr>
            <w:rFonts w:ascii="Calibri" w:eastAsia="Calibri" w:hAnsi="Calibri" w:cs="Times New Roman"/>
            <w:lang w:val="en-US"/>
          </w:rPr>
          <w:t>1016.</w:t>
        </w:r>
        <w:r w:rsidRPr="00674C8A">
          <w:rPr>
            <w:rFonts w:ascii="Calibri" w:eastAsia="Calibri" w:hAnsi="Calibri" w:cs="Times New Roman"/>
            <w:lang w:val="en-US"/>
          </w:rPr>
          <w:tab/>
          <w:t>n "My feet feel frozen in place, and even when Rex steps before me, curling his arms tightly around my waist… I'm unable to move away."</w:t>
        </w:r>
      </w:ins>
    </w:p>
    <w:p w14:paraId="0F9591BC" w14:textId="77777777" w:rsidR="00674C8A" w:rsidRPr="00674C8A" w:rsidRDefault="00674C8A" w:rsidP="00674C8A">
      <w:pPr>
        <w:spacing w:line="600" w:lineRule="auto"/>
        <w:jc w:val="left"/>
        <w:rPr>
          <w:ins w:id="12330" w:author="UTENTE" w:date="2020-06-30T18:44:00Z"/>
          <w:rFonts w:ascii="Calibri" w:eastAsia="Calibri" w:hAnsi="Calibri" w:cs="Times New Roman"/>
          <w:lang w:val="en-US"/>
        </w:rPr>
      </w:pPr>
      <w:ins w:id="12331" w:author="UTENTE" w:date="2020-06-30T18:44:00Z">
        <w:r w:rsidRPr="00674C8A">
          <w:rPr>
            <w:rFonts w:ascii="Calibri" w:eastAsia="Calibri" w:hAnsi="Calibri" w:cs="Times New Roman"/>
            <w:lang w:val="en-US"/>
          </w:rPr>
          <w:t>1017.</w:t>
        </w:r>
        <w:r w:rsidRPr="00674C8A">
          <w:rPr>
            <w:rFonts w:ascii="Calibri" w:eastAsia="Calibri" w:hAnsi="Calibri" w:cs="Times New Roman"/>
            <w:lang w:val="en-US"/>
          </w:rPr>
          <w:tab/>
          <w:t>n "I close my eyes, taking in a deep breath."</w:t>
        </w:r>
      </w:ins>
    </w:p>
    <w:p w14:paraId="78048A12" w14:textId="77777777" w:rsidR="00674C8A" w:rsidRPr="00674C8A" w:rsidRDefault="00674C8A" w:rsidP="00674C8A">
      <w:pPr>
        <w:spacing w:line="600" w:lineRule="auto"/>
        <w:jc w:val="left"/>
        <w:rPr>
          <w:ins w:id="12332" w:author="UTENTE" w:date="2020-06-30T18:44:00Z"/>
          <w:rFonts w:ascii="Calibri" w:eastAsia="Calibri" w:hAnsi="Calibri" w:cs="Times New Roman"/>
          <w:lang w:val="en-US"/>
        </w:rPr>
      </w:pPr>
      <w:ins w:id="12333" w:author="UTENTE" w:date="2020-06-30T18:44:00Z">
        <w:r w:rsidRPr="00674C8A">
          <w:rPr>
            <w:rFonts w:ascii="Calibri" w:eastAsia="Calibri" w:hAnsi="Calibri" w:cs="Times New Roman"/>
            <w:lang w:val="en-US"/>
          </w:rPr>
          <w:t>1018.</w:t>
        </w:r>
        <w:r w:rsidRPr="00674C8A">
          <w:rPr>
            <w:rFonts w:ascii="Calibri" w:eastAsia="Calibri" w:hAnsi="Calibri" w:cs="Times New Roman"/>
            <w:lang w:val="en-US"/>
          </w:rPr>
          <w:tab/>
          <w:t>n "I must've said something wrong.{w} I made a mistake, didn't I?"</w:t>
        </w:r>
      </w:ins>
    </w:p>
    <w:p w14:paraId="6131DE41" w14:textId="77777777" w:rsidR="00674C8A" w:rsidRPr="00674C8A" w:rsidRDefault="00674C8A" w:rsidP="00674C8A">
      <w:pPr>
        <w:spacing w:line="600" w:lineRule="auto"/>
        <w:jc w:val="left"/>
        <w:rPr>
          <w:ins w:id="12334" w:author="UTENTE" w:date="2020-06-30T18:44:00Z"/>
          <w:rFonts w:ascii="Calibri" w:eastAsia="Calibri" w:hAnsi="Calibri" w:cs="Times New Roman"/>
        </w:rPr>
      </w:pPr>
      <w:ins w:id="12335" w:author="UTENTE" w:date="2020-06-30T18:44:00Z">
        <w:r w:rsidRPr="00674C8A">
          <w:rPr>
            <w:rFonts w:ascii="Calibri" w:eastAsia="Calibri" w:hAnsi="Calibri" w:cs="Times New Roman"/>
          </w:rPr>
          <w:t>1019.</w:t>
        </w:r>
        <w:r w:rsidRPr="00674C8A">
          <w:rPr>
            <w:rFonts w:ascii="Calibri" w:eastAsia="Calibri" w:hAnsi="Calibri" w:cs="Times New Roman"/>
          </w:rPr>
          <w:tab/>
          <w:t>r "\"I can't…\"" </w:t>
        </w:r>
        <w:r w:rsidRPr="00674C8A">
          <w:rPr>
            <w:rFonts w:ascii="Calibri" w:eastAsia="Calibri" w:hAnsi="Calibri" w:cs="Times New Roman"/>
          </w:rPr>
          <w:br w:type="page"/>
        </w:r>
      </w:ins>
    </w:p>
    <w:p w14:paraId="51285E6C" w14:textId="77777777" w:rsidR="00674C8A" w:rsidRPr="00674C8A" w:rsidRDefault="00674C8A" w:rsidP="00674C8A">
      <w:pPr>
        <w:spacing w:line="600" w:lineRule="auto"/>
        <w:jc w:val="left"/>
        <w:rPr>
          <w:ins w:id="12336" w:author="UTENTE" w:date="2020-06-30T18:44:00Z"/>
          <w:rFonts w:ascii="Calibri" w:eastAsia="Calibri" w:hAnsi="Calibri" w:cs="Times New Roman"/>
        </w:rPr>
      </w:pPr>
      <w:ins w:id="12337" w:author="UTENTE" w:date="2020-06-30T18:44:00Z">
        <w:r w:rsidRPr="00674C8A">
          <w:rPr>
            <w:rFonts w:ascii="Calibri" w:eastAsia="Calibri" w:hAnsi="Calibri" w:cs="Times New Roman"/>
          </w:rPr>
          <w:lastRenderedPageBreak/>
          <w:t>1004.</w:t>
        </w:r>
        <w:r w:rsidRPr="00674C8A">
          <w:rPr>
            <w:rFonts w:ascii="Calibri" w:eastAsia="Calibri" w:hAnsi="Calibri" w:cs="Times New Roman"/>
          </w:rPr>
          <w:tab/>
          <w:t>n "Al contrario della prima volta in cui Rex si è nutrito di me, percepisco una sensazione di pace… come se stessi galleggiando."</w:t>
        </w:r>
      </w:ins>
    </w:p>
    <w:p w14:paraId="14BB23E9" w14:textId="77777777" w:rsidR="00674C8A" w:rsidRPr="00674C8A" w:rsidRDefault="00674C8A" w:rsidP="00674C8A">
      <w:pPr>
        <w:spacing w:line="600" w:lineRule="auto"/>
        <w:jc w:val="left"/>
        <w:rPr>
          <w:ins w:id="12338" w:author="UTENTE" w:date="2020-06-30T18:44:00Z"/>
          <w:rFonts w:ascii="Calibri" w:eastAsia="Calibri" w:hAnsi="Calibri" w:cs="Times New Roman"/>
        </w:rPr>
      </w:pPr>
      <w:ins w:id="12339" w:author="UTENTE" w:date="2020-06-30T18:44:00Z">
        <w:r w:rsidRPr="00674C8A">
          <w:rPr>
            <w:rFonts w:ascii="Calibri" w:eastAsia="Calibri" w:hAnsi="Calibri" w:cs="Times New Roman"/>
          </w:rPr>
          <w:t>1005.</w:t>
        </w:r>
        <w:r w:rsidRPr="00674C8A">
          <w:rPr>
            <w:rFonts w:ascii="Calibri" w:eastAsia="Calibri" w:hAnsi="Calibri" w:cs="Times New Roman"/>
          </w:rPr>
          <w:tab/>
          <w:t>n "Nessun piacere, nessun dolore. {w}Solo oscurità."</w:t>
        </w:r>
      </w:ins>
    </w:p>
    <w:p w14:paraId="6A5D70D7" w14:textId="77777777" w:rsidR="00674C8A" w:rsidRPr="00674C8A" w:rsidRDefault="00674C8A" w:rsidP="00674C8A">
      <w:pPr>
        <w:spacing w:line="600" w:lineRule="auto"/>
        <w:jc w:val="left"/>
        <w:rPr>
          <w:ins w:id="12340" w:author="UTENTE" w:date="2020-06-30T18:44:00Z"/>
          <w:rFonts w:ascii="Calibri" w:eastAsia="Calibri" w:hAnsi="Calibri" w:cs="Times New Roman"/>
        </w:rPr>
      </w:pPr>
      <w:ins w:id="12341" w:author="UTENTE" w:date="2020-06-30T18:44:00Z">
        <w:r w:rsidRPr="00674C8A">
          <w:rPr>
            <w:rFonts w:ascii="Calibri" w:eastAsia="Calibri" w:hAnsi="Calibri" w:cs="Times New Roman"/>
          </w:rPr>
          <w:t>1006.</w:t>
        </w:r>
        <w:r w:rsidRPr="00674C8A">
          <w:rPr>
            <w:rFonts w:ascii="Calibri" w:eastAsia="Calibri" w:hAnsi="Calibri" w:cs="Times New Roman"/>
          </w:rPr>
          <w:tab/>
          <w:t>n "Alla fine, solo un ultimo pensiero mi rimane in mente…"</w:t>
        </w:r>
      </w:ins>
    </w:p>
    <w:p w14:paraId="1DBEE816" w14:textId="77777777" w:rsidR="00674C8A" w:rsidRPr="00674C8A" w:rsidRDefault="00674C8A" w:rsidP="00674C8A">
      <w:pPr>
        <w:spacing w:line="600" w:lineRule="auto"/>
        <w:jc w:val="left"/>
        <w:rPr>
          <w:ins w:id="12342" w:author="UTENTE" w:date="2020-06-30T18:44:00Z"/>
          <w:rFonts w:ascii="Calibri" w:eastAsia="Calibri" w:hAnsi="Calibri" w:cs="Times New Roman"/>
        </w:rPr>
      </w:pPr>
      <w:ins w:id="12343" w:author="UTENTE" w:date="2020-06-30T18:44:00Z">
        <w:r w:rsidRPr="00674C8A">
          <w:rPr>
            <w:rFonts w:ascii="Calibri" w:eastAsia="Calibri" w:hAnsi="Calibri" w:cs="Times New Roman"/>
          </w:rPr>
          <w:t>1007.</w:t>
        </w:r>
        <w:r w:rsidRPr="00674C8A">
          <w:rPr>
            <w:rFonts w:ascii="Calibri" w:eastAsia="Calibri" w:hAnsi="Calibri" w:cs="Times New Roman"/>
          </w:rPr>
          <w:tab/>
          <w:t>n "Quest'ultimo momento –{w} almeno lo stiamo passando assieme."</w:t>
        </w:r>
      </w:ins>
    </w:p>
    <w:p w14:paraId="3FDA50C2" w14:textId="77777777" w:rsidR="00674C8A" w:rsidRPr="00674C8A" w:rsidRDefault="00674C8A" w:rsidP="00674C8A">
      <w:pPr>
        <w:spacing w:line="600" w:lineRule="auto"/>
        <w:jc w:val="left"/>
        <w:rPr>
          <w:ins w:id="12344" w:author="UTENTE" w:date="2020-06-30T18:44:00Z"/>
          <w:rFonts w:ascii="Calibri" w:eastAsia="Calibri" w:hAnsi="Calibri" w:cs="Times New Roman"/>
        </w:rPr>
      </w:pPr>
      <w:ins w:id="12345" w:author="UTENTE" w:date="2020-06-30T18:44:00Z">
        <w:r w:rsidRPr="00674C8A">
          <w:rPr>
            <w:rFonts w:ascii="Calibri" w:eastAsia="Calibri" w:hAnsi="Calibri" w:cs="Times New Roman"/>
          </w:rPr>
          <w:t>1008.</w:t>
        </w:r>
        <w:r w:rsidRPr="00674C8A">
          <w:rPr>
            <w:rFonts w:ascii="Calibri" w:eastAsia="Calibri" w:hAnsi="Calibri" w:cs="Times New Roman"/>
          </w:rPr>
          <w:tab/>
          <w:t>n "…Il vicolo si riempie di un assordante silenzio."</w:t>
        </w:r>
      </w:ins>
    </w:p>
    <w:p w14:paraId="3559083B" w14:textId="77777777" w:rsidR="00674C8A" w:rsidRPr="00674C8A" w:rsidRDefault="00674C8A" w:rsidP="00674C8A">
      <w:pPr>
        <w:spacing w:line="600" w:lineRule="auto"/>
        <w:jc w:val="left"/>
        <w:rPr>
          <w:ins w:id="12346" w:author="UTENTE" w:date="2020-06-30T18:44:00Z"/>
          <w:rFonts w:ascii="Calibri" w:eastAsia="Calibri" w:hAnsi="Calibri" w:cs="Times New Roman"/>
        </w:rPr>
      </w:pPr>
      <w:ins w:id="12347" w:author="UTENTE" w:date="2020-06-30T18:44:00Z">
        <w:r w:rsidRPr="00674C8A">
          <w:rPr>
            <w:rFonts w:ascii="Calibri" w:eastAsia="Calibri" w:hAnsi="Calibri" w:cs="Times New Roman"/>
          </w:rPr>
          <w:t>1009.</w:t>
        </w:r>
        <w:r w:rsidRPr="00674C8A">
          <w:rPr>
            <w:rFonts w:ascii="Calibri" w:eastAsia="Calibri" w:hAnsi="Calibri" w:cs="Times New Roman"/>
          </w:rPr>
          <w:tab/>
          <w:t>n "Tutti stanno fissando Rex, che guarda solo me, le sue labbra tremano incessantemente."</w:t>
        </w:r>
      </w:ins>
    </w:p>
    <w:p w14:paraId="339D8C89" w14:textId="77777777" w:rsidR="00674C8A" w:rsidRPr="00674C8A" w:rsidRDefault="00674C8A" w:rsidP="00674C8A">
      <w:pPr>
        <w:spacing w:line="600" w:lineRule="auto"/>
        <w:jc w:val="left"/>
        <w:rPr>
          <w:ins w:id="12348" w:author="UTENTE" w:date="2020-06-30T18:44:00Z"/>
          <w:rFonts w:ascii="Calibri" w:eastAsia="Calibri" w:hAnsi="Calibri" w:cs="Times New Roman"/>
        </w:rPr>
      </w:pPr>
      <w:ins w:id="12349" w:author="UTENTE" w:date="2020-06-30T18:44:00Z">
        <w:r w:rsidRPr="00674C8A">
          <w:rPr>
            <w:rFonts w:ascii="Calibri" w:eastAsia="Calibri" w:hAnsi="Calibri" w:cs="Times New Roman"/>
          </w:rPr>
          <w:t>1010.</w:t>
        </w:r>
        <w:r w:rsidRPr="00674C8A">
          <w:rPr>
            <w:rFonts w:ascii="Calibri" w:eastAsia="Calibri" w:hAnsi="Calibri" w:cs="Times New Roman"/>
          </w:rPr>
          <w:tab/>
          <w:t>rp "\"…\""</w:t>
        </w:r>
      </w:ins>
    </w:p>
    <w:p w14:paraId="3E253A16" w14:textId="77777777" w:rsidR="00674C8A" w:rsidRPr="00674C8A" w:rsidRDefault="00674C8A" w:rsidP="00674C8A">
      <w:pPr>
        <w:spacing w:line="600" w:lineRule="auto"/>
        <w:jc w:val="left"/>
        <w:rPr>
          <w:ins w:id="12350" w:author="UTENTE" w:date="2020-06-30T18:44:00Z"/>
          <w:rFonts w:ascii="Calibri" w:eastAsia="Calibri" w:hAnsi="Calibri" w:cs="Times New Roman"/>
        </w:rPr>
      </w:pPr>
      <w:ins w:id="12351" w:author="UTENTE" w:date="2020-06-30T18:44:00Z">
        <w:r w:rsidRPr="00674C8A">
          <w:rPr>
            <w:rFonts w:ascii="Calibri" w:eastAsia="Calibri" w:hAnsi="Calibri" w:cs="Times New Roman"/>
          </w:rPr>
          <w:t>1011.</w:t>
        </w:r>
        <w:r w:rsidRPr="00674C8A">
          <w:rPr>
            <w:rFonts w:ascii="Calibri" w:eastAsia="Calibri" w:hAnsi="Calibri" w:cs="Times New Roman"/>
          </w:rPr>
          <w:tab/>
          <w:t>n "Lentamente, la luce feroce nei suoi occhi inizia a svanire."</w:t>
        </w:r>
      </w:ins>
    </w:p>
    <w:p w14:paraId="3532416C" w14:textId="77777777" w:rsidR="00674C8A" w:rsidRPr="00674C8A" w:rsidRDefault="00674C8A" w:rsidP="00674C8A">
      <w:pPr>
        <w:spacing w:line="600" w:lineRule="auto"/>
        <w:jc w:val="left"/>
        <w:rPr>
          <w:ins w:id="12352" w:author="UTENTE" w:date="2020-06-30T18:44:00Z"/>
          <w:rFonts w:ascii="Calibri" w:eastAsia="Calibri" w:hAnsi="Calibri" w:cs="Times New Roman"/>
        </w:rPr>
      </w:pPr>
      <w:ins w:id="12353" w:author="UTENTE" w:date="2020-06-30T18:44:00Z">
        <w:r w:rsidRPr="00674C8A">
          <w:rPr>
            <w:rFonts w:ascii="Calibri" w:eastAsia="Calibri" w:hAnsi="Calibri" w:cs="Times New Roman"/>
          </w:rPr>
          <w:t>1012.</w:t>
        </w:r>
        <w:r w:rsidRPr="00674C8A">
          <w:rPr>
            <w:rFonts w:ascii="Calibri" w:eastAsia="Calibri" w:hAnsi="Calibri" w:cs="Times New Roman"/>
          </w:rPr>
          <w:tab/>
          <w:t>n "Dopo qualche secondo, mi accorgo che è improvvisamente tornato in sé, ma -"</w:t>
        </w:r>
      </w:ins>
    </w:p>
    <w:p w14:paraId="6404A77F" w14:textId="77777777" w:rsidR="00674C8A" w:rsidRPr="00674C8A" w:rsidRDefault="00674C8A" w:rsidP="00674C8A">
      <w:pPr>
        <w:spacing w:line="600" w:lineRule="auto"/>
        <w:jc w:val="left"/>
        <w:rPr>
          <w:ins w:id="12354" w:author="UTENTE" w:date="2020-06-30T18:44:00Z"/>
          <w:rFonts w:ascii="Calibri" w:eastAsia="Calibri" w:hAnsi="Calibri" w:cs="Times New Roman"/>
        </w:rPr>
      </w:pPr>
      <w:ins w:id="12355" w:author="UTENTE" w:date="2020-06-30T18:44:00Z">
        <w:r w:rsidRPr="00674C8A">
          <w:rPr>
            <w:rFonts w:ascii="Calibri" w:eastAsia="Calibri" w:hAnsi="Calibri" w:cs="Times New Roman"/>
          </w:rPr>
          <w:t>1013.</w:t>
        </w:r>
        <w:r w:rsidRPr="00674C8A">
          <w:rPr>
            <w:rFonts w:ascii="Calibri" w:eastAsia="Calibri" w:hAnsi="Calibri" w:cs="Times New Roman"/>
          </w:rPr>
          <w:tab/>
          <w:t>mcp "\"…\""</w:t>
        </w:r>
      </w:ins>
    </w:p>
    <w:p w14:paraId="219A961F" w14:textId="77777777" w:rsidR="00674C8A" w:rsidRPr="00674C8A" w:rsidRDefault="00674C8A" w:rsidP="00674C8A">
      <w:pPr>
        <w:spacing w:line="600" w:lineRule="auto"/>
        <w:jc w:val="left"/>
        <w:rPr>
          <w:ins w:id="12356" w:author="UTENTE" w:date="2020-06-30T18:44:00Z"/>
          <w:rFonts w:ascii="Calibri" w:eastAsia="Calibri" w:hAnsi="Calibri" w:cs="Times New Roman"/>
        </w:rPr>
      </w:pPr>
      <w:ins w:id="12357" w:author="UTENTE" w:date="2020-06-30T18:44:00Z">
        <w:r w:rsidRPr="00674C8A">
          <w:rPr>
            <w:rFonts w:ascii="Calibri" w:eastAsia="Calibri" w:hAnsi="Calibri" w:cs="Times New Roman"/>
          </w:rPr>
          <w:t>1014.</w:t>
        </w:r>
        <w:r w:rsidRPr="00674C8A">
          <w:rPr>
            <w:rFonts w:ascii="Calibri" w:eastAsia="Calibri" w:hAnsi="Calibri" w:cs="Times New Roman"/>
          </w:rPr>
          <w:tab/>
          <w:t>n "…Rex inizia a camminare verso di me, facendo ringhiare i compagni in segno di incoraggiamento."</w:t>
        </w:r>
      </w:ins>
    </w:p>
    <w:p w14:paraId="427DD4B7" w14:textId="77777777" w:rsidR="00674C8A" w:rsidRPr="00674C8A" w:rsidRDefault="00674C8A" w:rsidP="00674C8A">
      <w:pPr>
        <w:spacing w:line="600" w:lineRule="auto"/>
        <w:jc w:val="left"/>
        <w:rPr>
          <w:ins w:id="12358" w:author="UTENTE" w:date="2020-06-30T18:44:00Z"/>
          <w:rFonts w:ascii="Calibri" w:eastAsia="Calibri" w:hAnsi="Calibri" w:cs="Times New Roman"/>
        </w:rPr>
      </w:pPr>
      <w:ins w:id="12359" w:author="UTENTE" w:date="2020-06-30T18:44:00Z">
        <w:r w:rsidRPr="00674C8A">
          <w:rPr>
            <w:rFonts w:ascii="Calibri" w:eastAsia="Calibri" w:hAnsi="Calibri" w:cs="Times New Roman"/>
          </w:rPr>
          <w:t>1015.</w:t>
        </w:r>
        <w:r w:rsidRPr="00674C8A">
          <w:rPr>
            <w:rFonts w:ascii="Calibri" w:eastAsia="Calibri" w:hAnsi="Calibri" w:cs="Times New Roman"/>
          </w:rPr>
          <w:tab/>
          <w:t>n "Vuole… {w}vuole ancora farlo?"</w:t>
        </w:r>
      </w:ins>
    </w:p>
    <w:p w14:paraId="705645D2" w14:textId="77777777" w:rsidR="00674C8A" w:rsidRPr="00674C8A" w:rsidRDefault="00674C8A" w:rsidP="00674C8A">
      <w:pPr>
        <w:spacing w:line="600" w:lineRule="auto"/>
        <w:jc w:val="left"/>
        <w:rPr>
          <w:ins w:id="12360" w:author="UTENTE" w:date="2020-06-30T18:44:00Z"/>
          <w:rFonts w:ascii="Calibri" w:eastAsia="Calibri" w:hAnsi="Calibri" w:cs="Times New Roman"/>
        </w:rPr>
      </w:pPr>
      <w:ins w:id="12361" w:author="UTENTE" w:date="2020-06-30T18:44:00Z">
        <w:r w:rsidRPr="00674C8A">
          <w:rPr>
            <w:rFonts w:ascii="Calibri" w:eastAsia="Calibri" w:hAnsi="Calibri" w:cs="Times New Roman"/>
          </w:rPr>
          <w:t>1016.</w:t>
        </w:r>
        <w:r w:rsidRPr="00674C8A">
          <w:rPr>
            <w:rFonts w:ascii="Calibri" w:eastAsia="Calibri" w:hAnsi="Calibri" w:cs="Times New Roman"/>
          </w:rPr>
          <w:tab/>
          <w:t>n "Le mie gambe si paralizzano, e anche una volta che Rex si è fermato davanti a me, stringendomi le braccia attorno alla vita… Sono incapace di muovermi."</w:t>
        </w:r>
      </w:ins>
    </w:p>
    <w:p w14:paraId="38C18539" w14:textId="77777777" w:rsidR="00674C8A" w:rsidRPr="00674C8A" w:rsidRDefault="00674C8A" w:rsidP="00674C8A">
      <w:pPr>
        <w:spacing w:line="600" w:lineRule="auto"/>
        <w:jc w:val="left"/>
        <w:rPr>
          <w:ins w:id="12362" w:author="UTENTE" w:date="2020-06-30T18:44:00Z"/>
          <w:rFonts w:ascii="Calibri" w:eastAsia="Calibri" w:hAnsi="Calibri" w:cs="Times New Roman"/>
        </w:rPr>
      </w:pPr>
      <w:ins w:id="12363" w:author="UTENTE" w:date="2020-06-30T18:44:00Z">
        <w:r w:rsidRPr="00674C8A">
          <w:rPr>
            <w:rFonts w:ascii="Calibri" w:eastAsia="Calibri" w:hAnsi="Calibri" w:cs="Times New Roman"/>
          </w:rPr>
          <w:t>1017.</w:t>
        </w:r>
        <w:r w:rsidRPr="00674C8A">
          <w:rPr>
            <w:rFonts w:ascii="Calibri" w:eastAsia="Calibri" w:hAnsi="Calibri" w:cs="Times New Roman"/>
          </w:rPr>
          <w:tab/>
          <w:t>n "Chiudo gli occhi, prendendo un respiro profondo."</w:t>
        </w:r>
      </w:ins>
    </w:p>
    <w:p w14:paraId="73209FF7" w14:textId="77777777" w:rsidR="00674C8A" w:rsidRPr="00674C8A" w:rsidRDefault="00674C8A" w:rsidP="00674C8A">
      <w:pPr>
        <w:spacing w:line="600" w:lineRule="auto"/>
        <w:jc w:val="left"/>
        <w:rPr>
          <w:ins w:id="12364" w:author="UTENTE" w:date="2020-06-30T18:44:00Z"/>
          <w:rFonts w:ascii="Calibri" w:eastAsia="Calibri" w:hAnsi="Calibri" w:cs="Times New Roman"/>
        </w:rPr>
      </w:pPr>
      <w:ins w:id="12365" w:author="UTENTE" w:date="2020-06-30T18:44:00Z">
        <w:r w:rsidRPr="00674C8A">
          <w:rPr>
            <w:rFonts w:ascii="Calibri" w:eastAsia="Calibri" w:hAnsi="Calibri" w:cs="Times New Roman"/>
          </w:rPr>
          <w:t>1018.</w:t>
        </w:r>
        <w:r w:rsidRPr="00674C8A">
          <w:rPr>
            <w:rFonts w:ascii="Calibri" w:eastAsia="Calibri" w:hAnsi="Calibri" w:cs="Times New Roman"/>
          </w:rPr>
          <w:tab/>
          <w:t>n "Devo avere detto qualcosa di sbagliato. {w}Ho fatto un errore, vero?"</w:t>
        </w:r>
      </w:ins>
    </w:p>
    <w:p w14:paraId="45A5B2C7" w14:textId="77777777" w:rsidR="00674C8A" w:rsidRPr="00674C8A" w:rsidRDefault="00674C8A" w:rsidP="00674C8A">
      <w:pPr>
        <w:spacing w:line="600" w:lineRule="auto"/>
        <w:jc w:val="left"/>
        <w:rPr>
          <w:ins w:id="12366" w:author="UTENTE" w:date="2020-06-30T18:44:00Z"/>
          <w:rFonts w:ascii="Calibri" w:eastAsia="Calibri" w:hAnsi="Calibri" w:cs="Times New Roman"/>
          <w:lang w:val="en-US"/>
          <w:rPrChange w:id="12367" w:author="UTENTE" w:date="2020-06-30T18:44:00Z">
            <w:rPr>
              <w:ins w:id="12368" w:author="UTENTE" w:date="2020-06-30T18:44:00Z"/>
              <w:rFonts w:ascii="Calibri" w:eastAsia="Calibri" w:hAnsi="Calibri" w:cs="Times New Roman"/>
            </w:rPr>
          </w:rPrChange>
        </w:rPr>
      </w:pPr>
      <w:ins w:id="12369" w:author="UTENTE" w:date="2020-06-30T18:44:00Z">
        <w:r w:rsidRPr="00674C8A">
          <w:rPr>
            <w:rFonts w:ascii="Calibri" w:eastAsia="Calibri" w:hAnsi="Calibri" w:cs="Times New Roman"/>
            <w:lang w:val="en-US"/>
            <w:rPrChange w:id="12370" w:author="UTENTE" w:date="2020-06-30T18:44:00Z">
              <w:rPr>
                <w:rFonts w:ascii="Calibri" w:eastAsia="Calibri" w:hAnsi="Calibri" w:cs="Times New Roman"/>
              </w:rPr>
            </w:rPrChange>
          </w:rPr>
          <w:t>1019.</w:t>
        </w:r>
        <w:r w:rsidRPr="00674C8A">
          <w:rPr>
            <w:rFonts w:ascii="Calibri" w:eastAsia="Calibri" w:hAnsi="Calibri" w:cs="Times New Roman"/>
            <w:lang w:val="en-US"/>
            <w:rPrChange w:id="12371" w:author="UTENTE" w:date="2020-06-30T18:44:00Z">
              <w:rPr>
                <w:rFonts w:ascii="Calibri" w:eastAsia="Calibri" w:hAnsi="Calibri" w:cs="Times New Roman"/>
              </w:rPr>
            </w:rPrChange>
          </w:rPr>
          <w:tab/>
          <w:t>r "\"Non posso…\"" </w:t>
        </w:r>
        <w:r w:rsidRPr="00674C8A">
          <w:rPr>
            <w:rFonts w:ascii="Calibri" w:eastAsia="Calibri" w:hAnsi="Calibri" w:cs="Times New Roman"/>
            <w:lang w:val="en-US"/>
            <w:rPrChange w:id="12372" w:author="UTENTE" w:date="2020-06-30T18:44:00Z">
              <w:rPr>
                <w:rFonts w:ascii="Calibri" w:eastAsia="Calibri" w:hAnsi="Calibri" w:cs="Times New Roman"/>
              </w:rPr>
            </w:rPrChange>
          </w:rPr>
          <w:br w:type="page"/>
        </w:r>
      </w:ins>
    </w:p>
    <w:p w14:paraId="00C85370" w14:textId="77777777" w:rsidR="00674C8A" w:rsidRPr="00674C8A" w:rsidRDefault="00674C8A" w:rsidP="00674C8A">
      <w:pPr>
        <w:spacing w:line="600" w:lineRule="auto"/>
        <w:jc w:val="left"/>
        <w:rPr>
          <w:ins w:id="12373" w:author="UTENTE" w:date="2020-06-30T18:44:00Z"/>
          <w:rFonts w:ascii="Calibri" w:eastAsia="Calibri" w:hAnsi="Calibri" w:cs="Times New Roman"/>
          <w:lang w:val="en-US"/>
        </w:rPr>
      </w:pPr>
      <w:ins w:id="12374" w:author="UTENTE" w:date="2020-06-30T18:44:00Z">
        <w:r w:rsidRPr="00674C8A">
          <w:rPr>
            <w:rFonts w:ascii="Calibri" w:eastAsia="Calibri" w:hAnsi="Calibri" w:cs="Times New Roman"/>
            <w:lang w:val="en-US"/>
          </w:rPr>
          <w:lastRenderedPageBreak/>
          <w:t>1020.</w:t>
        </w:r>
        <w:r w:rsidRPr="00674C8A">
          <w:rPr>
            <w:rFonts w:ascii="Calibri" w:eastAsia="Calibri" w:hAnsi="Calibri" w:cs="Times New Roman"/>
            <w:lang w:val="en-US"/>
          </w:rPr>
          <w:tab/>
          <w:t>r "\"I can't hurt you, [mc]… damn it.\""</w:t>
        </w:r>
      </w:ins>
    </w:p>
    <w:p w14:paraId="2035ACAE" w14:textId="77777777" w:rsidR="00674C8A" w:rsidRPr="00674C8A" w:rsidRDefault="00674C8A" w:rsidP="00674C8A">
      <w:pPr>
        <w:spacing w:line="600" w:lineRule="auto"/>
        <w:jc w:val="left"/>
        <w:rPr>
          <w:ins w:id="12375" w:author="UTENTE" w:date="2020-06-30T18:44:00Z"/>
          <w:rFonts w:ascii="Calibri" w:eastAsia="Calibri" w:hAnsi="Calibri" w:cs="Times New Roman"/>
          <w:lang w:val="en-US"/>
        </w:rPr>
      </w:pPr>
      <w:ins w:id="12376" w:author="UTENTE" w:date="2020-06-30T18:44:00Z">
        <w:r w:rsidRPr="00674C8A">
          <w:rPr>
            <w:rFonts w:ascii="Calibri" w:eastAsia="Calibri" w:hAnsi="Calibri" w:cs="Times New Roman"/>
            <w:lang w:val="en-US"/>
          </w:rPr>
          <w:t>1021.</w:t>
        </w:r>
        <w:r w:rsidRPr="00674C8A">
          <w:rPr>
            <w:rFonts w:ascii="Calibri" w:eastAsia="Calibri" w:hAnsi="Calibri" w:cs="Times New Roman"/>
            <w:lang w:val="en-US"/>
          </w:rPr>
          <w:tab/>
          <w:t>mc "\"…\""</w:t>
        </w:r>
      </w:ins>
    </w:p>
    <w:p w14:paraId="462E6382" w14:textId="77777777" w:rsidR="00674C8A" w:rsidRPr="00674C8A" w:rsidRDefault="00674C8A" w:rsidP="00674C8A">
      <w:pPr>
        <w:spacing w:line="600" w:lineRule="auto"/>
        <w:jc w:val="left"/>
        <w:rPr>
          <w:ins w:id="12377" w:author="UTENTE" w:date="2020-06-30T18:44:00Z"/>
          <w:rFonts w:ascii="Calibri" w:eastAsia="Calibri" w:hAnsi="Calibri" w:cs="Times New Roman"/>
          <w:lang w:val="en-US"/>
        </w:rPr>
      </w:pPr>
      <w:ins w:id="12378" w:author="UTENTE" w:date="2020-06-30T18:44:00Z">
        <w:r w:rsidRPr="00674C8A">
          <w:rPr>
            <w:rFonts w:ascii="Calibri" w:eastAsia="Calibri" w:hAnsi="Calibri" w:cs="Times New Roman"/>
            <w:lang w:val="en-US"/>
          </w:rPr>
          <w:t>1022.</w:t>
        </w:r>
        <w:r w:rsidRPr="00674C8A">
          <w:rPr>
            <w:rFonts w:ascii="Calibri" w:eastAsia="Calibri" w:hAnsi="Calibri" w:cs="Times New Roman"/>
            <w:lang w:val="en-US"/>
          </w:rPr>
          <w:tab/>
          <w:t>n "His soft, guilty voice makes my eyes fly back open."</w:t>
        </w:r>
      </w:ins>
    </w:p>
    <w:p w14:paraId="7CAC3E76" w14:textId="77777777" w:rsidR="00674C8A" w:rsidRPr="00674C8A" w:rsidRDefault="00674C8A" w:rsidP="00674C8A">
      <w:pPr>
        <w:spacing w:line="600" w:lineRule="auto"/>
        <w:jc w:val="left"/>
        <w:rPr>
          <w:ins w:id="12379" w:author="UTENTE" w:date="2020-06-30T18:44:00Z"/>
          <w:rFonts w:ascii="Calibri" w:eastAsia="Calibri" w:hAnsi="Calibri" w:cs="Times New Roman"/>
          <w:lang w:val="en-US"/>
        </w:rPr>
      </w:pPr>
      <w:ins w:id="12380" w:author="UTENTE" w:date="2020-06-30T18:44:00Z">
        <w:r w:rsidRPr="00674C8A">
          <w:rPr>
            <w:rFonts w:ascii="Calibri" w:eastAsia="Calibri" w:hAnsi="Calibri" w:cs="Times New Roman"/>
            <w:lang w:val="en-US"/>
          </w:rPr>
          <w:t>1023.</w:t>
        </w:r>
        <w:r w:rsidRPr="00674C8A">
          <w:rPr>
            <w:rFonts w:ascii="Calibri" w:eastAsia="Calibri" w:hAnsi="Calibri" w:cs="Times New Roman"/>
            <w:lang w:val="en-US"/>
          </w:rPr>
          <w:tab/>
          <w:t>n "Did I hear him right?"</w:t>
        </w:r>
      </w:ins>
    </w:p>
    <w:p w14:paraId="76E54148" w14:textId="77777777" w:rsidR="00674C8A" w:rsidRPr="00674C8A" w:rsidRDefault="00674C8A" w:rsidP="00674C8A">
      <w:pPr>
        <w:spacing w:line="600" w:lineRule="auto"/>
        <w:jc w:val="left"/>
        <w:rPr>
          <w:ins w:id="12381" w:author="UTENTE" w:date="2020-06-30T18:44:00Z"/>
          <w:rFonts w:ascii="Calibri" w:eastAsia="Calibri" w:hAnsi="Calibri" w:cs="Times New Roman"/>
          <w:lang w:val="en-US"/>
        </w:rPr>
      </w:pPr>
      <w:ins w:id="12382" w:author="UTENTE" w:date="2020-06-30T18:44:00Z">
        <w:r w:rsidRPr="00674C8A">
          <w:rPr>
            <w:rFonts w:ascii="Calibri" w:eastAsia="Calibri" w:hAnsi="Calibri" w:cs="Times New Roman"/>
            <w:lang w:val="en-US"/>
          </w:rPr>
          <w:t>1024.</w:t>
        </w:r>
        <w:r w:rsidRPr="00674C8A">
          <w:rPr>
            <w:rFonts w:ascii="Calibri" w:eastAsia="Calibri" w:hAnsi="Calibri" w:cs="Times New Roman"/>
            <w:lang w:val="en-US"/>
          </w:rPr>
          <w:tab/>
          <w:t>mcp "\"Rex…?\""</w:t>
        </w:r>
      </w:ins>
    </w:p>
    <w:p w14:paraId="54065048" w14:textId="77777777" w:rsidR="00674C8A" w:rsidRPr="00674C8A" w:rsidRDefault="00674C8A" w:rsidP="00674C8A">
      <w:pPr>
        <w:spacing w:line="600" w:lineRule="auto"/>
        <w:jc w:val="left"/>
        <w:rPr>
          <w:ins w:id="12383" w:author="UTENTE" w:date="2020-06-30T18:44:00Z"/>
          <w:rFonts w:ascii="Calibri" w:eastAsia="Calibri" w:hAnsi="Calibri" w:cs="Times New Roman"/>
          <w:lang w:val="en-US"/>
        </w:rPr>
      </w:pPr>
      <w:ins w:id="12384" w:author="UTENTE" w:date="2020-06-30T18:44:00Z">
        <w:r w:rsidRPr="00674C8A">
          <w:rPr>
            <w:rFonts w:ascii="Calibri" w:eastAsia="Calibri" w:hAnsi="Calibri" w:cs="Times New Roman"/>
            <w:lang w:val="en-US"/>
          </w:rPr>
          <w:t>1025.</w:t>
        </w:r>
        <w:r w:rsidRPr="00674C8A">
          <w:rPr>
            <w:rFonts w:ascii="Calibri" w:eastAsia="Calibri" w:hAnsi="Calibri" w:cs="Times New Roman"/>
            <w:lang w:val="en-US"/>
          </w:rPr>
          <w:tab/>
          <w:t>n "He buries his face against my neck, drawing in a shuddering breath."</w:t>
        </w:r>
      </w:ins>
    </w:p>
    <w:p w14:paraId="1142AE01" w14:textId="77777777" w:rsidR="00674C8A" w:rsidRPr="00674C8A" w:rsidRDefault="00674C8A" w:rsidP="00674C8A">
      <w:pPr>
        <w:spacing w:line="600" w:lineRule="auto"/>
        <w:jc w:val="left"/>
        <w:rPr>
          <w:ins w:id="12385" w:author="UTENTE" w:date="2020-06-30T18:44:00Z"/>
          <w:rFonts w:ascii="Calibri" w:eastAsia="Calibri" w:hAnsi="Calibri" w:cs="Times New Roman"/>
          <w:lang w:val="en-US"/>
        </w:rPr>
      </w:pPr>
      <w:ins w:id="12386" w:author="UTENTE" w:date="2020-06-30T18:44:00Z">
        <w:r w:rsidRPr="00674C8A">
          <w:rPr>
            <w:rFonts w:ascii="Calibri" w:eastAsia="Calibri" w:hAnsi="Calibri" w:cs="Times New Roman"/>
            <w:lang w:val="en-US"/>
          </w:rPr>
          <w:t>1026.</w:t>
        </w:r>
        <w:r w:rsidRPr="00674C8A">
          <w:rPr>
            <w:rFonts w:ascii="Calibri" w:eastAsia="Calibri" w:hAnsi="Calibri" w:cs="Times New Roman"/>
            <w:lang w:val="en-US"/>
          </w:rPr>
          <w:tab/>
          <w:t>r "\"I won't d-drain you, even if it means we –\""</w:t>
        </w:r>
      </w:ins>
    </w:p>
    <w:p w14:paraId="461A19A8" w14:textId="77777777" w:rsidR="00674C8A" w:rsidRPr="00674C8A" w:rsidRDefault="00674C8A" w:rsidP="00674C8A">
      <w:pPr>
        <w:spacing w:line="600" w:lineRule="auto"/>
        <w:jc w:val="left"/>
        <w:rPr>
          <w:ins w:id="12387" w:author="UTENTE" w:date="2020-06-30T18:44:00Z"/>
          <w:rFonts w:ascii="Calibri" w:eastAsia="Calibri" w:hAnsi="Calibri" w:cs="Times New Roman"/>
          <w:lang w:val="en-US"/>
        </w:rPr>
      </w:pPr>
      <w:ins w:id="12388" w:author="UTENTE" w:date="2020-06-30T18:44:00Z">
        <w:r w:rsidRPr="00674C8A">
          <w:rPr>
            <w:rFonts w:ascii="Calibri" w:eastAsia="Calibri" w:hAnsi="Calibri" w:cs="Times New Roman"/>
            <w:lang w:val="en-US"/>
          </w:rPr>
          <w:t>1027.</w:t>
        </w:r>
        <w:r w:rsidRPr="00674C8A">
          <w:rPr>
            <w:rFonts w:ascii="Calibri" w:eastAsia="Calibri" w:hAnsi="Calibri" w:cs="Times New Roman"/>
            <w:lang w:val="en-US"/>
          </w:rPr>
          <w:tab/>
          <w:t>mcp "\"…\""</w:t>
        </w:r>
      </w:ins>
    </w:p>
    <w:p w14:paraId="72570BD5" w14:textId="77777777" w:rsidR="00674C8A" w:rsidRPr="00674C8A" w:rsidRDefault="00674C8A" w:rsidP="00674C8A">
      <w:pPr>
        <w:spacing w:line="600" w:lineRule="auto"/>
        <w:jc w:val="left"/>
        <w:rPr>
          <w:ins w:id="12389" w:author="UTENTE" w:date="2020-06-30T18:44:00Z"/>
          <w:rFonts w:ascii="Calibri" w:eastAsia="Calibri" w:hAnsi="Calibri" w:cs="Times New Roman"/>
          <w:lang w:val="en-US"/>
        </w:rPr>
      </w:pPr>
      <w:ins w:id="12390" w:author="UTENTE" w:date="2020-06-30T18:44:00Z">
        <w:r w:rsidRPr="00674C8A">
          <w:rPr>
            <w:rFonts w:ascii="Calibri" w:eastAsia="Calibri" w:hAnsi="Calibri" w:cs="Times New Roman"/>
            <w:lang w:val="en-US"/>
          </w:rPr>
          <w:t>1028.</w:t>
        </w:r>
        <w:r w:rsidRPr="00674C8A">
          <w:rPr>
            <w:rFonts w:ascii="Calibri" w:eastAsia="Calibri" w:hAnsi="Calibri" w:cs="Times New Roman"/>
            <w:lang w:val="en-US"/>
          </w:rPr>
          <w:tab/>
          <w:t>n "The sudden sound of footsteps forces my attention away for a moment."</w:t>
        </w:r>
      </w:ins>
    </w:p>
    <w:p w14:paraId="106DE75D" w14:textId="77777777" w:rsidR="00674C8A" w:rsidRPr="00674C8A" w:rsidRDefault="00674C8A" w:rsidP="00674C8A">
      <w:pPr>
        <w:spacing w:line="600" w:lineRule="auto"/>
        <w:jc w:val="left"/>
        <w:rPr>
          <w:ins w:id="12391" w:author="UTENTE" w:date="2020-06-30T18:44:00Z"/>
          <w:rFonts w:ascii="Calibri" w:eastAsia="Calibri" w:hAnsi="Calibri" w:cs="Times New Roman"/>
          <w:lang w:val="en-US"/>
        </w:rPr>
      </w:pPr>
      <w:ins w:id="12392" w:author="UTENTE" w:date="2020-06-30T18:44:00Z">
        <w:r w:rsidRPr="00674C8A">
          <w:rPr>
            <w:rFonts w:ascii="Calibri" w:eastAsia="Calibri" w:hAnsi="Calibri" w:cs="Times New Roman"/>
            <w:lang w:val="en-US"/>
          </w:rPr>
          <w:t>1029.</w:t>
        </w:r>
        <w:r w:rsidRPr="00674C8A">
          <w:rPr>
            <w:rFonts w:ascii="Calibri" w:eastAsia="Calibri" w:hAnsi="Calibri" w:cs="Times New Roman"/>
            <w:lang w:val="en-US"/>
          </w:rPr>
          <w:tab/>
          <w:t>n "A decent-sized group passes by on the street, and I can see their silhouettes moving at the end of the alley."</w:t>
        </w:r>
      </w:ins>
    </w:p>
    <w:p w14:paraId="63518D5C" w14:textId="77777777" w:rsidR="00674C8A" w:rsidRPr="00674C8A" w:rsidRDefault="00674C8A" w:rsidP="00674C8A">
      <w:pPr>
        <w:spacing w:line="600" w:lineRule="auto"/>
        <w:jc w:val="left"/>
        <w:rPr>
          <w:ins w:id="12393" w:author="UTENTE" w:date="2020-06-30T18:44:00Z"/>
          <w:rFonts w:ascii="Calibri" w:eastAsia="Calibri" w:hAnsi="Calibri" w:cs="Times New Roman"/>
          <w:lang w:val="en-US"/>
        </w:rPr>
      </w:pPr>
      <w:ins w:id="12394" w:author="UTENTE" w:date="2020-06-30T18:44:00Z">
        <w:r w:rsidRPr="00674C8A">
          <w:rPr>
            <w:rFonts w:ascii="Calibri" w:eastAsia="Calibri" w:hAnsi="Calibri" w:cs="Times New Roman"/>
            <w:lang w:val="en-US"/>
          </w:rPr>
          <w:t>1030.</w:t>
        </w:r>
        <w:r w:rsidRPr="00674C8A">
          <w:rPr>
            <w:rFonts w:ascii="Calibri" w:eastAsia="Calibri" w:hAnsi="Calibri" w:cs="Times New Roman"/>
            <w:lang w:val="en-US"/>
          </w:rPr>
          <w:tab/>
          <w:t>u "\"…\""</w:t>
        </w:r>
      </w:ins>
    </w:p>
    <w:p w14:paraId="4AA8F390" w14:textId="77777777" w:rsidR="00674C8A" w:rsidRPr="00674C8A" w:rsidRDefault="00674C8A" w:rsidP="00674C8A">
      <w:pPr>
        <w:spacing w:line="600" w:lineRule="auto"/>
        <w:jc w:val="left"/>
        <w:rPr>
          <w:ins w:id="12395" w:author="UTENTE" w:date="2020-06-30T18:44:00Z"/>
          <w:rFonts w:ascii="Calibri" w:eastAsia="Calibri" w:hAnsi="Calibri" w:cs="Times New Roman"/>
          <w:lang w:val="en-US"/>
        </w:rPr>
      </w:pPr>
      <w:ins w:id="12396" w:author="UTENTE" w:date="2020-06-30T18:44:00Z">
        <w:r w:rsidRPr="00674C8A">
          <w:rPr>
            <w:rFonts w:ascii="Calibri" w:eastAsia="Calibri" w:hAnsi="Calibri" w:cs="Times New Roman"/>
            <w:lang w:val="en-US"/>
          </w:rPr>
          <w:t>1031.</w:t>
        </w:r>
        <w:r w:rsidRPr="00674C8A">
          <w:rPr>
            <w:rFonts w:ascii="Calibri" w:eastAsia="Calibri" w:hAnsi="Calibri" w:cs="Times New Roman"/>
            <w:lang w:val="en-US"/>
          </w:rPr>
          <w:tab/>
          <w:t>u "\"Hey, isn't…\""</w:t>
        </w:r>
      </w:ins>
    </w:p>
    <w:p w14:paraId="4E94BFCA" w14:textId="77777777" w:rsidR="00674C8A" w:rsidRPr="00674C8A" w:rsidRDefault="00674C8A" w:rsidP="00674C8A">
      <w:pPr>
        <w:spacing w:line="600" w:lineRule="auto"/>
        <w:jc w:val="left"/>
        <w:rPr>
          <w:ins w:id="12397" w:author="UTENTE" w:date="2020-06-30T18:44:00Z"/>
          <w:rFonts w:ascii="Calibri" w:eastAsia="Calibri" w:hAnsi="Calibri" w:cs="Times New Roman"/>
          <w:lang w:val="en-US"/>
        </w:rPr>
      </w:pPr>
      <w:ins w:id="12398" w:author="UTENTE" w:date="2020-06-30T18:44:00Z">
        <w:r w:rsidRPr="00674C8A">
          <w:rPr>
            <w:rFonts w:ascii="Calibri" w:eastAsia="Calibri" w:hAnsi="Calibri" w:cs="Times New Roman"/>
            <w:lang w:val="en-US"/>
          </w:rPr>
          <w:t>1032.</w:t>
        </w:r>
        <w:r w:rsidRPr="00674C8A">
          <w:rPr>
            <w:rFonts w:ascii="Calibri" w:eastAsia="Calibri" w:hAnsi="Calibri" w:cs="Times New Roman"/>
            <w:lang w:val="en-US"/>
          </w:rPr>
          <w:tab/>
          <w:t>n "…The two Helgen vampires suddenly start to shift uneasily, staring past us."</w:t>
        </w:r>
      </w:ins>
    </w:p>
    <w:p w14:paraId="3B8E987A" w14:textId="77777777" w:rsidR="00674C8A" w:rsidRPr="00674C8A" w:rsidRDefault="00674C8A" w:rsidP="00674C8A">
      <w:pPr>
        <w:spacing w:line="600" w:lineRule="auto"/>
        <w:jc w:val="left"/>
        <w:rPr>
          <w:ins w:id="12399" w:author="UTENTE" w:date="2020-06-30T18:44:00Z"/>
          <w:rFonts w:ascii="Calibri" w:eastAsia="Calibri" w:hAnsi="Calibri" w:cs="Times New Roman"/>
          <w:lang w:val="en-US"/>
        </w:rPr>
      </w:pPr>
      <w:ins w:id="12400" w:author="UTENTE" w:date="2020-06-30T18:44:00Z">
        <w:r w:rsidRPr="00674C8A">
          <w:rPr>
            <w:rFonts w:ascii="Calibri" w:eastAsia="Calibri" w:hAnsi="Calibri" w:cs="Times New Roman"/>
            <w:lang w:val="en-US"/>
          </w:rPr>
          <w:t>1033.</w:t>
        </w:r>
        <w:r w:rsidRPr="00674C8A">
          <w:rPr>
            <w:rFonts w:ascii="Calibri" w:eastAsia="Calibri" w:hAnsi="Calibri" w:cs="Times New Roman"/>
            <w:lang w:val="en-US"/>
          </w:rPr>
          <w:tab/>
          <w:t>n "I can't understand why at first, but then, I realize the group up ahead has stopped."</w:t>
        </w:r>
      </w:ins>
    </w:p>
    <w:p w14:paraId="687C4FF8" w14:textId="77777777" w:rsidR="00674C8A" w:rsidRPr="00674C8A" w:rsidRDefault="00674C8A" w:rsidP="00674C8A">
      <w:pPr>
        <w:spacing w:line="600" w:lineRule="auto"/>
        <w:jc w:val="left"/>
        <w:rPr>
          <w:ins w:id="12401" w:author="UTENTE" w:date="2020-06-30T18:44:00Z"/>
          <w:rFonts w:ascii="Calibri" w:eastAsia="Calibri" w:hAnsi="Calibri" w:cs="Times New Roman"/>
          <w:lang w:val="en-US"/>
        </w:rPr>
      </w:pPr>
      <w:ins w:id="12402" w:author="UTENTE" w:date="2020-06-30T18:44:00Z">
        <w:r w:rsidRPr="00674C8A">
          <w:rPr>
            <w:rFonts w:ascii="Calibri" w:eastAsia="Calibri" w:hAnsi="Calibri" w:cs="Times New Roman"/>
            <w:lang w:val="en-US"/>
          </w:rPr>
          <w:t>1034.</w:t>
        </w:r>
        <w:r w:rsidRPr="00674C8A">
          <w:rPr>
            <w:rFonts w:ascii="Calibri" w:eastAsia="Calibri" w:hAnsi="Calibri" w:cs="Times New Roman"/>
            <w:lang w:val="en-US"/>
          </w:rPr>
          <w:tab/>
          <w:t>n "No, not stopped.{w} They're coming towards us."</w:t>
        </w:r>
      </w:ins>
    </w:p>
    <w:p w14:paraId="0414BA29" w14:textId="77777777" w:rsidR="00674C8A" w:rsidRPr="00674C8A" w:rsidRDefault="00674C8A" w:rsidP="00674C8A">
      <w:pPr>
        <w:spacing w:line="600" w:lineRule="auto"/>
        <w:jc w:val="left"/>
        <w:rPr>
          <w:ins w:id="12403" w:author="UTENTE" w:date="2020-06-30T18:44:00Z"/>
          <w:rFonts w:ascii="Calibri" w:eastAsia="Calibri" w:hAnsi="Calibri" w:cs="Times New Roman"/>
          <w:lang w:val="en-US"/>
        </w:rPr>
      </w:pPr>
      <w:ins w:id="12404" w:author="UTENTE" w:date="2020-06-30T18:44:00Z">
        <w:r w:rsidRPr="00674C8A">
          <w:rPr>
            <w:rFonts w:ascii="Calibri" w:eastAsia="Calibri" w:hAnsi="Calibri" w:cs="Times New Roman"/>
            <w:lang w:val="en-US"/>
          </w:rPr>
          <w:t>1035.</w:t>
        </w:r>
        <w:r w:rsidRPr="00674C8A">
          <w:rPr>
            <w:rFonts w:ascii="Calibri" w:eastAsia="Calibri" w:hAnsi="Calibri" w:cs="Times New Roman"/>
            <w:lang w:val="en-US"/>
          </w:rPr>
          <w:tab/>
          <w:t>n "Just as I'm about to hiss to Rex that we should try and bolt, the man at the front of the group steps into view." </w:t>
        </w:r>
        <w:r w:rsidRPr="00674C8A">
          <w:rPr>
            <w:rFonts w:ascii="Calibri" w:eastAsia="Calibri" w:hAnsi="Calibri" w:cs="Times New Roman"/>
            <w:lang w:val="en-US"/>
          </w:rPr>
          <w:br w:type="page"/>
        </w:r>
      </w:ins>
    </w:p>
    <w:p w14:paraId="2A365AF0" w14:textId="77777777" w:rsidR="00674C8A" w:rsidRPr="00674C8A" w:rsidRDefault="00674C8A" w:rsidP="00674C8A">
      <w:pPr>
        <w:spacing w:line="600" w:lineRule="auto"/>
        <w:jc w:val="left"/>
        <w:rPr>
          <w:ins w:id="12405" w:author="UTENTE" w:date="2020-06-30T18:44:00Z"/>
          <w:rFonts w:ascii="Calibri" w:eastAsia="Calibri" w:hAnsi="Calibri" w:cs="Times New Roman"/>
        </w:rPr>
      </w:pPr>
      <w:ins w:id="12406" w:author="UTENTE" w:date="2020-06-30T18:44:00Z">
        <w:r w:rsidRPr="00674C8A">
          <w:rPr>
            <w:rFonts w:ascii="Calibri" w:eastAsia="Calibri" w:hAnsi="Calibri" w:cs="Times New Roman"/>
          </w:rPr>
          <w:lastRenderedPageBreak/>
          <w:t>1020.</w:t>
        </w:r>
        <w:r w:rsidRPr="00674C8A">
          <w:rPr>
            <w:rFonts w:ascii="Calibri" w:eastAsia="Calibri" w:hAnsi="Calibri" w:cs="Times New Roman"/>
          </w:rPr>
          <w:tab/>
          <w:t>r "\"Non posso farti del male,[mc]… cazzo.\""</w:t>
        </w:r>
      </w:ins>
    </w:p>
    <w:p w14:paraId="024B6AD4" w14:textId="77777777" w:rsidR="00674C8A" w:rsidRPr="00674C8A" w:rsidRDefault="00674C8A" w:rsidP="00674C8A">
      <w:pPr>
        <w:spacing w:line="600" w:lineRule="auto"/>
        <w:jc w:val="left"/>
        <w:rPr>
          <w:ins w:id="12407" w:author="UTENTE" w:date="2020-06-30T18:44:00Z"/>
          <w:rFonts w:ascii="Calibri" w:eastAsia="Calibri" w:hAnsi="Calibri" w:cs="Times New Roman"/>
        </w:rPr>
      </w:pPr>
      <w:ins w:id="12408" w:author="UTENTE" w:date="2020-06-30T18:44:00Z">
        <w:r w:rsidRPr="00674C8A">
          <w:rPr>
            <w:rFonts w:ascii="Calibri" w:eastAsia="Calibri" w:hAnsi="Calibri" w:cs="Times New Roman"/>
          </w:rPr>
          <w:t>1021.</w:t>
        </w:r>
        <w:r w:rsidRPr="00674C8A">
          <w:rPr>
            <w:rFonts w:ascii="Calibri" w:eastAsia="Calibri" w:hAnsi="Calibri" w:cs="Times New Roman"/>
          </w:rPr>
          <w:tab/>
          <w:t>mc "\"…\""</w:t>
        </w:r>
      </w:ins>
    </w:p>
    <w:p w14:paraId="224DFEFD" w14:textId="77777777" w:rsidR="00674C8A" w:rsidRPr="00674C8A" w:rsidRDefault="00674C8A" w:rsidP="00674C8A">
      <w:pPr>
        <w:spacing w:line="600" w:lineRule="auto"/>
        <w:jc w:val="left"/>
        <w:rPr>
          <w:ins w:id="12409" w:author="UTENTE" w:date="2020-06-30T18:44:00Z"/>
          <w:rFonts w:ascii="Calibri" w:eastAsia="Calibri" w:hAnsi="Calibri" w:cs="Times New Roman"/>
        </w:rPr>
      </w:pPr>
      <w:ins w:id="12410" w:author="UTENTE" w:date="2020-06-30T18:44:00Z">
        <w:r w:rsidRPr="00674C8A">
          <w:rPr>
            <w:rFonts w:ascii="Calibri" w:eastAsia="Calibri" w:hAnsi="Calibri" w:cs="Times New Roman"/>
          </w:rPr>
          <w:t>1022.</w:t>
        </w:r>
        <w:r w:rsidRPr="00674C8A">
          <w:rPr>
            <w:rFonts w:ascii="Calibri" w:eastAsia="Calibri" w:hAnsi="Calibri" w:cs="Times New Roman"/>
          </w:rPr>
          <w:tab/>
          <w:t>n "La sua voce dolce, piena di sensi di colpa, mi fa spalancare gli occhi."</w:t>
        </w:r>
      </w:ins>
    </w:p>
    <w:p w14:paraId="253BFDB1" w14:textId="77777777" w:rsidR="00674C8A" w:rsidRPr="00674C8A" w:rsidRDefault="00674C8A" w:rsidP="00674C8A">
      <w:pPr>
        <w:spacing w:line="600" w:lineRule="auto"/>
        <w:jc w:val="left"/>
        <w:rPr>
          <w:ins w:id="12411" w:author="UTENTE" w:date="2020-06-30T18:44:00Z"/>
          <w:rFonts w:ascii="Calibri" w:eastAsia="Calibri" w:hAnsi="Calibri" w:cs="Times New Roman"/>
        </w:rPr>
      </w:pPr>
      <w:ins w:id="12412" w:author="UTENTE" w:date="2020-06-30T18:44:00Z">
        <w:r w:rsidRPr="00674C8A">
          <w:rPr>
            <w:rFonts w:ascii="Calibri" w:eastAsia="Calibri" w:hAnsi="Calibri" w:cs="Times New Roman"/>
          </w:rPr>
          <w:t>1023.</w:t>
        </w:r>
        <w:r w:rsidRPr="00674C8A">
          <w:rPr>
            <w:rFonts w:ascii="Calibri" w:eastAsia="Calibri" w:hAnsi="Calibri" w:cs="Times New Roman"/>
          </w:rPr>
          <w:tab/>
          <w:t>n "Ho sentito bene?"</w:t>
        </w:r>
      </w:ins>
    </w:p>
    <w:p w14:paraId="09802840" w14:textId="77777777" w:rsidR="00674C8A" w:rsidRPr="00674C8A" w:rsidRDefault="00674C8A" w:rsidP="00674C8A">
      <w:pPr>
        <w:spacing w:line="600" w:lineRule="auto"/>
        <w:jc w:val="left"/>
        <w:rPr>
          <w:ins w:id="12413" w:author="UTENTE" w:date="2020-06-30T18:44:00Z"/>
          <w:rFonts w:ascii="Calibri" w:eastAsia="Calibri" w:hAnsi="Calibri" w:cs="Times New Roman"/>
        </w:rPr>
      </w:pPr>
      <w:ins w:id="12414" w:author="UTENTE" w:date="2020-06-30T18:44:00Z">
        <w:r w:rsidRPr="00674C8A">
          <w:rPr>
            <w:rFonts w:ascii="Calibri" w:eastAsia="Calibri" w:hAnsi="Calibri" w:cs="Times New Roman"/>
          </w:rPr>
          <w:t>1024.</w:t>
        </w:r>
        <w:r w:rsidRPr="00674C8A">
          <w:rPr>
            <w:rFonts w:ascii="Calibri" w:eastAsia="Calibri" w:hAnsi="Calibri" w:cs="Times New Roman"/>
          </w:rPr>
          <w:tab/>
          <w:t>mcp "\"Rex…?\""</w:t>
        </w:r>
      </w:ins>
    </w:p>
    <w:p w14:paraId="1494D487" w14:textId="77777777" w:rsidR="00674C8A" w:rsidRPr="00674C8A" w:rsidRDefault="00674C8A" w:rsidP="00674C8A">
      <w:pPr>
        <w:spacing w:line="600" w:lineRule="auto"/>
        <w:jc w:val="left"/>
        <w:rPr>
          <w:ins w:id="12415" w:author="UTENTE" w:date="2020-06-30T18:44:00Z"/>
          <w:rFonts w:ascii="Calibri" w:eastAsia="Calibri" w:hAnsi="Calibri" w:cs="Times New Roman"/>
        </w:rPr>
      </w:pPr>
      <w:ins w:id="12416" w:author="UTENTE" w:date="2020-06-30T18:44:00Z">
        <w:r w:rsidRPr="00674C8A">
          <w:rPr>
            <w:rFonts w:ascii="Calibri" w:eastAsia="Calibri" w:hAnsi="Calibri" w:cs="Times New Roman"/>
          </w:rPr>
          <w:t>1025.</w:t>
        </w:r>
        <w:r w:rsidRPr="00674C8A">
          <w:rPr>
            <w:rFonts w:ascii="Calibri" w:eastAsia="Calibri" w:hAnsi="Calibri" w:cs="Times New Roman"/>
          </w:rPr>
          <w:tab/>
          <w:t>n "Nasconde la mia faccia contro il mio collo, respirando irregolarmente."</w:t>
        </w:r>
      </w:ins>
    </w:p>
    <w:p w14:paraId="2CA9F824" w14:textId="77777777" w:rsidR="00674C8A" w:rsidRPr="00674C8A" w:rsidRDefault="00674C8A" w:rsidP="00674C8A">
      <w:pPr>
        <w:spacing w:line="600" w:lineRule="auto"/>
        <w:jc w:val="left"/>
        <w:rPr>
          <w:ins w:id="12417" w:author="UTENTE" w:date="2020-06-30T18:44:00Z"/>
          <w:rFonts w:ascii="Calibri" w:eastAsia="Calibri" w:hAnsi="Calibri" w:cs="Times New Roman"/>
        </w:rPr>
      </w:pPr>
      <w:ins w:id="12418" w:author="UTENTE" w:date="2020-06-30T18:44:00Z">
        <w:r w:rsidRPr="00674C8A">
          <w:rPr>
            <w:rFonts w:ascii="Calibri" w:eastAsia="Calibri" w:hAnsi="Calibri" w:cs="Times New Roman"/>
          </w:rPr>
          <w:t>1026.</w:t>
        </w:r>
        <w:r w:rsidRPr="00674C8A">
          <w:rPr>
            <w:rFonts w:ascii="Calibri" w:eastAsia="Calibri" w:hAnsi="Calibri" w:cs="Times New Roman"/>
          </w:rPr>
          <w:tab/>
          <w:t>r "\"Non ti prosciugherò, anche se significa che noi -\""</w:t>
        </w:r>
      </w:ins>
    </w:p>
    <w:p w14:paraId="0FA1404B" w14:textId="77777777" w:rsidR="00674C8A" w:rsidRPr="00674C8A" w:rsidRDefault="00674C8A" w:rsidP="00674C8A">
      <w:pPr>
        <w:spacing w:line="600" w:lineRule="auto"/>
        <w:jc w:val="left"/>
        <w:rPr>
          <w:ins w:id="12419" w:author="UTENTE" w:date="2020-06-30T18:44:00Z"/>
          <w:rFonts w:ascii="Calibri" w:eastAsia="Calibri" w:hAnsi="Calibri" w:cs="Times New Roman"/>
        </w:rPr>
      </w:pPr>
      <w:ins w:id="12420" w:author="UTENTE" w:date="2020-06-30T18:44:00Z">
        <w:r w:rsidRPr="00674C8A">
          <w:rPr>
            <w:rFonts w:ascii="Calibri" w:eastAsia="Calibri" w:hAnsi="Calibri" w:cs="Times New Roman"/>
          </w:rPr>
          <w:t>1027.</w:t>
        </w:r>
        <w:r w:rsidRPr="00674C8A">
          <w:rPr>
            <w:rFonts w:ascii="Calibri" w:eastAsia="Calibri" w:hAnsi="Calibri" w:cs="Times New Roman"/>
          </w:rPr>
          <w:tab/>
          <w:t>mcp "\"…\""</w:t>
        </w:r>
      </w:ins>
    </w:p>
    <w:p w14:paraId="382C2E1A" w14:textId="77777777" w:rsidR="00674C8A" w:rsidRPr="00674C8A" w:rsidRDefault="00674C8A" w:rsidP="00674C8A">
      <w:pPr>
        <w:spacing w:line="600" w:lineRule="auto"/>
        <w:jc w:val="left"/>
        <w:rPr>
          <w:ins w:id="12421" w:author="UTENTE" w:date="2020-06-30T18:44:00Z"/>
          <w:rFonts w:ascii="Calibri" w:eastAsia="Calibri" w:hAnsi="Calibri" w:cs="Times New Roman"/>
        </w:rPr>
      </w:pPr>
      <w:ins w:id="12422" w:author="UTENTE" w:date="2020-06-30T18:44:00Z">
        <w:r w:rsidRPr="00674C8A">
          <w:rPr>
            <w:rFonts w:ascii="Calibri" w:eastAsia="Calibri" w:hAnsi="Calibri" w:cs="Times New Roman"/>
          </w:rPr>
          <w:t>1028.</w:t>
        </w:r>
        <w:r w:rsidRPr="00674C8A">
          <w:rPr>
            <w:rFonts w:ascii="Calibri" w:eastAsia="Calibri" w:hAnsi="Calibri" w:cs="Times New Roman"/>
          </w:rPr>
          <w:tab/>
          <w:t>n "L'improvviso suono di passi distoglie la mia attenzione da lui per un istante."</w:t>
        </w:r>
      </w:ins>
    </w:p>
    <w:p w14:paraId="11F15F69" w14:textId="77777777" w:rsidR="00674C8A" w:rsidRPr="00674C8A" w:rsidRDefault="00674C8A" w:rsidP="00674C8A">
      <w:pPr>
        <w:spacing w:line="600" w:lineRule="auto"/>
        <w:jc w:val="left"/>
        <w:rPr>
          <w:ins w:id="12423" w:author="UTENTE" w:date="2020-06-30T18:44:00Z"/>
          <w:rFonts w:ascii="Calibri" w:eastAsia="Calibri" w:hAnsi="Calibri" w:cs="Times New Roman"/>
        </w:rPr>
      </w:pPr>
      <w:ins w:id="12424" w:author="UTENTE" w:date="2020-06-30T18:44:00Z">
        <w:r w:rsidRPr="00674C8A">
          <w:rPr>
            <w:rFonts w:ascii="Calibri" w:eastAsia="Calibri" w:hAnsi="Calibri" w:cs="Times New Roman"/>
          </w:rPr>
          <w:t>1029.</w:t>
        </w:r>
        <w:r w:rsidRPr="00674C8A">
          <w:rPr>
            <w:rFonts w:ascii="Calibri" w:eastAsia="Calibri" w:hAnsi="Calibri" w:cs="Times New Roman"/>
          </w:rPr>
          <w:tab/>
          <w:t>n "Un gruppo abbastanza numeroso di persone passa per la strada, e riesco a vedere le loro silhouette alla fine del vicolo."</w:t>
        </w:r>
      </w:ins>
    </w:p>
    <w:p w14:paraId="73E5E8F4" w14:textId="77777777" w:rsidR="00674C8A" w:rsidRPr="00674C8A" w:rsidRDefault="00674C8A" w:rsidP="00674C8A">
      <w:pPr>
        <w:spacing w:line="600" w:lineRule="auto"/>
        <w:jc w:val="left"/>
        <w:rPr>
          <w:ins w:id="12425" w:author="UTENTE" w:date="2020-06-30T18:44:00Z"/>
          <w:rFonts w:ascii="Calibri" w:eastAsia="Calibri" w:hAnsi="Calibri" w:cs="Times New Roman"/>
        </w:rPr>
      </w:pPr>
      <w:ins w:id="12426" w:author="UTENTE" w:date="2020-06-30T18:44:00Z">
        <w:r w:rsidRPr="00674C8A">
          <w:rPr>
            <w:rFonts w:ascii="Calibri" w:eastAsia="Calibri" w:hAnsi="Calibri" w:cs="Times New Roman"/>
          </w:rPr>
          <w:t>1030.</w:t>
        </w:r>
        <w:r w:rsidRPr="00674C8A">
          <w:rPr>
            <w:rFonts w:ascii="Calibri" w:eastAsia="Calibri" w:hAnsi="Calibri" w:cs="Times New Roman"/>
          </w:rPr>
          <w:tab/>
          <w:t>u "\"…\""</w:t>
        </w:r>
      </w:ins>
    </w:p>
    <w:p w14:paraId="5626C01E" w14:textId="77777777" w:rsidR="00674C8A" w:rsidRPr="00674C8A" w:rsidRDefault="00674C8A" w:rsidP="00674C8A">
      <w:pPr>
        <w:spacing w:line="600" w:lineRule="auto"/>
        <w:jc w:val="left"/>
        <w:rPr>
          <w:ins w:id="12427" w:author="UTENTE" w:date="2020-06-30T18:44:00Z"/>
          <w:rFonts w:ascii="Calibri" w:eastAsia="Calibri" w:hAnsi="Calibri" w:cs="Times New Roman"/>
        </w:rPr>
      </w:pPr>
      <w:ins w:id="12428" w:author="UTENTE" w:date="2020-06-30T18:44:00Z">
        <w:r w:rsidRPr="00674C8A">
          <w:rPr>
            <w:rFonts w:ascii="Calibri" w:eastAsia="Calibri" w:hAnsi="Calibri" w:cs="Times New Roman"/>
          </w:rPr>
          <w:t>1031.</w:t>
        </w:r>
        <w:r w:rsidRPr="00674C8A">
          <w:rPr>
            <w:rFonts w:ascii="Calibri" w:eastAsia="Calibri" w:hAnsi="Calibri" w:cs="Times New Roman"/>
          </w:rPr>
          <w:tab/>
          <w:t>u "\"Ehi, non è…\""</w:t>
        </w:r>
      </w:ins>
    </w:p>
    <w:p w14:paraId="27A512E5" w14:textId="77777777" w:rsidR="00674C8A" w:rsidRPr="00674C8A" w:rsidRDefault="00674C8A" w:rsidP="00674C8A">
      <w:pPr>
        <w:spacing w:line="600" w:lineRule="auto"/>
        <w:jc w:val="left"/>
        <w:rPr>
          <w:ins w:id="12429" w:author="UTENTE" w:date="2020-06-30T18:44:00Z"/>
          <w:rFonts w:ascii="Calibri" w:eastAsia="Calibri" w:hAnsi="Calibri" w:cs="Times New Roman"/>
        </w:rPr>
      </w:pPr>
      <w:ins w:id="12430" w:author="UTENTE" w:date="2020-06-30T18:44:00Z">
        <w:r w:rsidRPr="00674C8A">
          <w:rPr>
            <w:rFonts w:ascii="Calibri" w:eastAsia="Calibri" w:hAnsi="Calibri" w:cs="Times New Roman"/>
          </w:rPr>
          <w:t>1032.</w:t>
        </w:r>
        <w:r w:rsidRPr="00674C8A">
          <w:rPr>
            <w:rFonts w:ascii="Calibri" w:eastAsia="Calibri" w:hAnsi="Calibri" w:cs="Times New Roman"/>
          </w:rPr>
          <w:tab/>
          <w:t>n "…I due Helgen iniziano improvvisamente a muoversi nervosamente, guardando dietro di noi."</w:t>
        </w:r>
      </w:ins>
    </w:p>
    <w:p w14:paraId="02D2A66C" w14:textId="77777777" w:rsidR="00674C8A" w:rsidRPr="00674C8A" w:rsidRDefault="00674C8A" w:rsidP="00674C8A">
      <w:pPr>
        <w:spacing w:line="600" w:lineRule="auto"/>
        <w:jc w:val="left"/>
        <w:rPr>
          <w:ins w:id="12431" w:author="UTENTE" w:date="2020-06-30T18:44:00Z"/>
          <w:rFonts w:ascii="Calibri" w:eastAsia="Calibri" w:hAnsi="Calibri" w:cs="Times New Roman"/>
        </w:rPr>
      </w:pPr>
      <w:ins w:id="12432" w:author="UTENTE" w:date="2020-06-30T18:44:00Z">
        <w:r w:rsidRPr="00674C8A">
          <w:rPr>
            <w:rFonts w:ascii="Calibri" w:eastAsia="Calibri" w:hAnsi="Calibri" w:cs="Times New Roman"/>
          </w:rPr>
          <w:t>1033.</w:t>
        </w:r>
        <w:r w:rsidRPr="00674C8A">
          <w:rPr>
            <w:rFonts w:ascii="Calibri" w:eastAsia="Calibri" w:hAnsi="Calibri" w:cs="Times New Roman"/>
          </w:rPr>
          <w:tab/>
          <w:t>n "All'inizio, non capisco perché, ma poi, mi rendo conto che il gruppo si è fermato."</w:t>
        </w:r>
      </w:ins>
    </w:p>
    <w:p w14:paraId="66473ECB" w14:textId="77777777" w:rsidR="00674C8A" w:rsidRPr="00674C8A" w:rsidRDefault="00674C8A" w:rsidP="00674C8A">
      <w:pPr>
        <w:spacing w:line="600" w:lineRule="auto"/>
        <w:jc w:val="left"/>
        <w:rPr>
          <w:ins w:id="12433" w:author="UTENTE" w:date="2020-06-30T18:44:00Z"/>
          <w:rFonts w:ascii="Calibri" w:eastAsia="Calibri" w:hAnsi="Calibri" w:cs="Times New Roman"/>
          <w:rPrChange w:id="12434" w:author="UTENTE" w:date="2020-06-30T18:44:00Z">
            <w:rPr>
              <w:ins w:id="12435" w:author="UTENTE" w:date="2020-06-30T18:44:00Z"/>
              <w:rFonts w:ascii="Calibri" w:eastAsia="Calibri" w:hAnsi="Calibri" w:cs="Times New Roman"/>
              <w:lang w:val="en-US"/>
            </w:rPr>
          </w:rPrChange>
        </w:rPr>
      </w:pPr>
      <w:ins w:id="12436" w:author="UTENTE" w:date="2020-06-30T18:44:00Z">
        <w:r w:rsidRPr="00674C8A">
          <w:rPr>
            <w:rFonts w:ascii="Calibri" w:eastAsia="Calibri" w:hAnsi="Calibri" w:cs="Times New Roman"/>
          </w:rPr>
          <w:t>1034.</w:t>
        </w:r>
        <w:r w:rsidRPr="00674C8A">
          <w:rPr>
            <w:rFonts w:ascii="Calibri" w:eastAsia="Calibri" w:hAnsi="Calibri" w:cs="Times New Roman"/>
          </w:rPr>
          <w:tab/>
          <w:t xml:space="preserve">n "No, non fermato. {w} Vengono verso di noi. </w:t>
        </w:r>
        <w:r w:rsidRPr="00674C8A">
          <w:rPr>
            <w:rFonts w:ascii="Calibri" w:eastAsia="Calibri" w:hAnsi="Calibri" w:cs="Times New Roman"/>
            <w:rPrChange w:id="12437" w:author="UTENTE" w:date="2020-06-30T18:44:00Z">
              <w:rPr>
                <w:rFonts w:ascii="Calibri" w:eastAsia="Calibri" w:hAnsi="Calibri" w:cs="Times New Roman"/>
                <w:lang w:val="en-US"/>
              </w:rPr>
            </w:rPrChange>
          </w:rPr>
          <w:t>"</w:t>
        </w:r>
      </w:ins>
    </w:p>
    <w:p w14:paraId="5640EF7A" w14:textId="77777777" w:rsidR="00674C8A" w:rsidRPr="00674C8A" w:rsidRDefault="00674C8A" w:rsidP="00674C8A">
      <w:pPr>
        <w:spacing w:line="600" w:lineRule="auto"/>
        <w:jc w:val="left"/>
        <w:rPr>
          <w:ins w:id="12438" w:author="UTENTE" w:date="2020-06-30T18:44:00Z"/>
          <w:rFonts w:ascii="Calibri" w:eastAsia="Calibri" w:hAnsi="Calibri" w:cs="Times New Roman"/>
        </w:rPr>
      </w:pPr>
      <w:ins w:id="12439" w:author="UTENTE" w:date="2020-06-30T18:44:00Z">
        <w:r w:rsidRPr="00674C8A">
          <w:rPr>
            <w:rFonts w:ascii="Calibri" w:eastAsia="Calibri" w:hAnsi="Calibri" w:cs="Times New Roman"/>
          </w:rPr>
          <w:t>1035.</w:t>
        </w:r>
        <w:r w:rsidRPr="00674C8A">
          <w:rPr>
            <w:rFonts w:ascii="Calibri" w:eastAsia="Calibri" w:hAnsi="Calibri" w:cs="Times New Roman"/>
          </w:rPr>
          <w:tab/>
          <w:t>n "Proprio nel momento in cui sto per dire a Rex che dovremmo cercare di fuggire, l'uomo al fronte del gruppo esce dall'oscurità."</w:t>
        </w:r>
        <w:r w:rsidRPr="00674C8A">
          <w:rPr>
            <w:rFonts w:ascii="Calibri" w:eastAsia="Calibri" w:hAnsi="Calibri" w:cs="Times New Roman"/>
          </w:rPr>
          <w:br w:type="page"/>
        </w:r>
      </w:ins>
    </w:p>
    <w:p w14:paraId="14300439" w14:textId="77777777" w:rsidR="00674C8A" w:rsidRPr="00674C8A" w:rsidRDefault="00674C8A" w:rsidP="00674C8A">
      <w:pPr>
        <w:spacing w:line="600" w:lineRule="auto"/>
        <w:jc w:val="left"/>
        <w:rPr>
          <w:ins w:id="12440" w:author="UTENTE" w:date="2020-06-30T18:44:00Z"/>
          <w:rFonts w:ascii="Calibri" w:eastAsia="Calibri" w:hAnsi="Calibri" w:cs="Times New Roman"/>
          <w:lang w:val="en-US"/>
        </w:rPr>
      </w:pPr>
      <w:ins w:id="12441" w:author="UTENTE" w:date="2020-06-30T18:44:00Z">
        <w:r w:rsidRPr="00674C8A">
          <w:rPr>
            <w:rFonts w:ascii="Calibri" w:eastAsia="Calibri" w:hAnsi="Calibri" w:cs="Times New Roman"/>
            <w:lang w:val="en-US"/>
          </w:rPr>
          <w:lastRenderedPageBreak/>
          <w:t>of the group steps into view." </w:t>
        </w:r>
      </w:ins>
    </w:p>
    <w:p w14:paraId="111EBD93" w14:textId="77777777" w:rsidR="00674C8A" w:rsidRPr="00674C8A" w:rsidRDefault="00674C8A" w:rsidP="00674C8A">
      <w:pPr>
        <w:spacing w:line="600" w:lineRule="auto"/>
        <w:jc w:val="left"/>
        <w:rPr>
          <w:ins w:id="12442" w:author="UTENTE" w:date="2020-06-30T18:44:00Z"/>
          <w:rFonts w:ascii="Calibri" w:eastAsia="Calibri" w:hAnsi="Calibri" w:cs="Times New Roman"/>
          <w:lang w:val="en-US"/>
        </w:rPr>
      </w:pPr>
      <w:ins w:id="12443" w:author="UTENTE" w:date="2020-06-30T18:44:00Z">
        <w:r w:rsidRPr="00674C8A">
          <w:rPr>
            <w:rFonts w:ascii="Calibri" w:eastAsia="Calibri" w:hAnsi="Calibri" w:cs="Times New Roman"/>
            <w:lang w:val="en-US"/>
          </w:rPr>
          <w:t>1036.</w:t>
        </w:r>
        <w:r w:rsidRPr="00674C8A">
          <w:rPr>
            <w:rFonts w:ascii="Calibri" w:eastAsia="Calibri" w:hAnsi="Calibri" w:cs="Times New Roman"/>
            <w:lang w:val="en-US"/>
          </w:rPr>
          <w:tab/>
          <w:t>n "–It's Isaac, surrounded by an entourage of intimidating figures in dark clothing…"</w:t>
        </w:r>
      </w:ins>
    </w:p>
    <w:p w14:paraId="635B7316" w14:textId="77777777" w:rsidR="00674C8A" w:rsidRPr="00674C8A" w:rsidRDefault="00674C8A" w:rsidP="00674C8A">
      <w:pPr>
        <w:spacing w:line="600" w:lineRule="auto"/>
        <w:jc w:val="left"/>
        <w:rPr>
          <w:ins w:id="12444" w:author="UTENTE" w:date="2020-06-30T18:44:00Z"/>
          <w:rFonts w:ascii="Calibri" w:eastAsia="Calibri" w:hAnsi="Calibri" w:cs="Times New Roman"/>
          <w:lang w:val="en-US"/>
        </w:rPr>
      </w:pPr>
      <w:ins w:id="12445" w:author="UTENTE" w:date="2020-06-30T18:44:00Z">
        <w:r w:rsidRPr="00674C8A">
          <w:rPr>
            <w:rFonts w:ascii="Calibri" w:eastAsia="Calibri" w:hAnsi="Calibri" w:cs="Times New Roman"/>
            <w:lang w:val="en-US"/>
          </w:rPr>
          <w:t>1037.</w:t>
        </w:r>
        <w:r w:rsidRPr="00674C8A">
          <w:rPr>
            <w:rFonts w:ascii="Calibri" w:eastAsia="Calibri" w:hAnsi="Calibri" w:cs="Times New Roman"/>
            <w:lang w:val="en-US"/>
          </w:rPr>
          <w:tab/>
          <w:t>n "Including Dominic."</w:t>
        </w:r>
      </w:ins>
    </w:p>
    <w:p w14:paraId="465B0628" w14:textId="77777777" w:rsidR="00674C8A" w:rsidRPr="00674C8A" w:rsidRDefault="00674C8A" w:rsidP="00674C8A">
      <w:pPr>
        <w:spacing w:line="600" w:lineRule="auto"/>
        <w:jc w:val="left"/>
        <w:rPr>
          <w:ins w:id="12446" w:author="UTENTE" w:date="2020-06-30T18:44:00Z"/>
          <w:rFonts w:ascii="Calibri" w:eastAsia="Calibri" w:hAnsi="Calibri" w:cs="Times New Roman"/>
          <w:lang w:val="en-US"/>
        </w:rPr>
      </w:pPr>
      <w:ins w:id="12447" w:author="UTENTE" w:date="2020-06-30T18:44:00Z">
        <w:r w:rsidRPr="00674C8A">
          <w:rPr>
            <w:rFonts w:ascii="Calibri" w:eastAsia="Calibri" w:hAnsi="Calibri" w:cs="Times New Roman"/>
            <w:lang w:val="en-US"/>
          </w:rPr>
          <w:t>1038.</w:t>
        </w:r>
        <w:r w:rsidRPr="00674C8A">
          <w:rPr>
            <w:rFonts w:ascii="Calibri" w:eastAsia="Calibri" w:hAnsi="Calibri" w:cs="Times New Roman"/>
            <w:lang w:val="en-US"/>
          </w:rPr>
          <w:tab/>
          <w:t>mcp "\"…!\""</w:t>
        </w:r>
      </w:ins>
    </w:p>
    <w:p w14:paraId="2D080D57" w14:textId="77777777" w:rsidR="00674C8A" w:rsidRPr="00674C8A" w:rsidRDefault="00674C8A" w:rsidP="00674C8A">
      <w:pPr>
        <w:spacing w:line="600" w:lineRule="auto"/>
        <w:jc w:val="left"/>
        <w:rPr>
          <w:ins w:id="12448" w:author="UTENTE" w:date="2020-06-30T18:44:00Z"/>
          <w:rFonts w:ascii="Calibri" w:eastAsia="Calibri" w:hAnsi="Calibri" w:cs="Times New Roman"/>
          <w:lang w:val="en-US"/>
        </w:rPr>
      </w:pPr>
      <w:ins w:id="12449" w:author="UTENTE" w:date="2020-06-30T18:44:00Z">
        <w:r w:rsidRPr="00674C8A">
          <w:rPr>
            <w:rFonts w:ascii="Calibri" w:eastAsia="Calibri" w:hAnsi="Calibri" w:cs="Times New Roman"/>
            <w:lang w:val="en-US"/>
          </w:rPr>
          <w:t>1039.</w:t>
        </w:r>
        <w:r w:rsidRPr="00674C8A">
          <w:rPr>
            <w:rFonts w:ascii="Calibri" w:eastAsia="Calibri" w:hAnsi="Calibri" w:cs="Times New Roman"/>
            <w:lang w:val="en-US"/>
          </w:rPr>
          <w:tab/>
          <w:t>n "What the… Are those Dominic's clanmates?"</w:t>
        </w:r>
      </w:ins>
    </w:p>
    <w:p w14:paraId="28F49028" w14:textId="77777777" w:rsidR="00674C8A" w:rsidRPr="00674C8A" w:rsidRDefault="00674C8A" w:rsidP="00674C8A">
      <w:pPr>
        <w:spacing w:line="600" w:lineRule="auto"/>
        <w:jc w:val="left"/>
        <w:rPr>
          <w:ins w:id="12450" w:author="UTENTE" w:date="2020-06-30T18:44:00Z"/>
          <w:rFonts w:ascii="Calibri" w:eastAsia="Calibri" w:hAnsi="Calibri" w:cs="Times New Roman"/>
          <w:lang w:val="en-US"/>
        </w:rPr>
      </w:pPr>
      <w:ins w:id="12451" w:author="UTENTE" w:date="2020-06-30T18:44:00Z">
        <w:r w:rsidRPr="00674C8A">
          <w:rPr>
            <w:rFonts w:ascii="Calibri" w:eastAsia="Calibri" w:hAnsi="Calibri" w:cs="Times New Roman"/>
            <w:lang w:val="en-US"/>
          </w:rPr>
          <w:t>1040.</w:t>
        </w:r>
        <w:r w:rsidRPr="00674C8A">
          <w:rPr>
            <w:rFonts w:ascii="Calibri" w:eastAsia="Calibri" w:hAnsi="Calibri" w:cs="Times New Roman"/>
            <w:lang w:val="en-US"/>
          </w:rPr>
          <w:tab/>
          <w:t>i "\"Please excuse us! We were just on our way to some business negotiations.\""</w:t>
        </w:r>
      </w:ins>
    </w:p>
    <w:p w14:paraId="494B284C" w14:textId="77777777" w:rsidR="00674C8A" w:rsidRPr="00674C8A" w:rsidRDefault="00674C8A" w:rsidP="00674C8A">
      <w:pPr>
        <w:spacing w:line="600" w:lineRule="auto"/>
        <w:jc w:val="left"/>
        <w:rPr>
          <w:ins w:id="12452" w:author="UTENTE" w:date="2020-06-30T18:44:00Z"/>
          <w:rFonts w:ascii="Calibri" w:eastAsia="Calibri" w:hAnsi="Calibri" w:cs="Times New Roman"/>
          <w:lang w:val="en-US"/>
        </w:rPr>
      </w:pPr>
      <w:ins w:id="12453" w:author="UTENTE" w:date="2020-06-30T18:44:00Z">
        <w:r w:rsidRPr="00674C8A">
          <w:rPr>
            <w:rFonts w:ascii="Calibri" w:eastAsia="Calibri" w:hAnsi="Calibri" w:cs="Times New Roman"/>
            <w:lang w:val="en-US"/>
          </w:rPr>
          <w:t>1041.</w:t>
        </w:r>
        <w:r w:rsidRPr="00674C8A">
          <w:rPr>
            <w:rFonts w:ascii="Calibri" w:eastAsia="Calibri" w:hAnsi="Calibri" w:cs="Times New Roman"/>
            <w:lang w:val="en-US"/>
          </w:rPr>
          <w:tab/>
          <w:t>i "\"…Oh, dear. We've interrupted something, haven't we?\""</w:t>
        </w:r>
      </w:ins>
    </w:p>
    <w:p w14:paraId="6355B650" w14:textId="77777777" w:rsidR="00674C8A" w:rsidRPr="00674C8A" w:rsidRDefault="00674C8A" w:rsidP="00674C8A">
      <w:pPr>
        <w:spacing w:line="600" w:lineRule="auto"/>
        <w:jc w:val="left"/>
        <w:rPr>
          <w:ins w:id="12454" w:author="UTENTE" w:date="2020-06-30T18:44:00Z"/>
          <w:rFonts w:ascii="Calibri" w:eastAsia="Calibri" w:hAnsi="Calibri" w:cs="Times New Roman"/>
          <w:lang w:val="en-US"/>
        </w:rPr>
      </w:pPr>
      <w:ins w:id="12455" w:author="UTENTE" w:date="2020-06-30T18:44:00Z">
        <w:r w:rsidRPr="00674C8A">
          <w:rPr>
            <w:rFonts w:ascii="Calibri" w:eastAsia="Calibri" w:hAnsi="Calibri" w:cs="Times New Roman"/>
            <w:lang w:val="en-US"/>
          </w:rPr>
          <w:t>1042.</w:t>
        </w:r>
        <w:r w:rsidRPr="00674C8A">
          <w:rPr>
            <w:rFonts w:ascii="Calibri" w:eastAsia="Calibri" w:hAnsi="Calibri" w:cs="Times New Roman"/>
            <w:lang w:val="en-US"/>
          </w:rPr>
          <w:tab/>
          <w:t>n "Isaac blinks at me, then Rex, and finally the two vampires beside us."</w:t>
        </w:r>
      </w:ins>
    </w:p>
    <w:p w14:paraId="6A3FF892" w14:textId="77777777" w:rsidR="00674C8A" w:rsidRPr="00674C8A" w:rsidRDefault="00674C8A" w:rsidP="00674C8A">
      <w:pPr>
        <w:spacing w:line="600" w:lineRule="auto"/>
        <w:jc w:val="left"/>
        <w:rPr>
          <w:ins w:id="12456" w:author="UTENTE" w:date="2020-06-30T18:44:00Z"/>
          <w:rFonts w:ascii="Calibri" w:eastAsia="Calibri" w:hAnsi="Calibri" w:cs="Times New Roman"/>
          <w:lang w:val="en-US"/>
        </w:rPr>
      </w:pPr>
      <w:ins w:id="12457" w:author="UTENTE" w:date="2020-06-30T18:44:00Z">
        <w:r w:rsidRPr="00674C8A">
          <w:rPr>
            <w:rFonts w:ascii="Calibri" w:eastAsia="Calibri" w:hAnsi="Calibri" w:cs="Times New Roman"/>
            <w:lang w:val="en-US"/>
          </w:rPr>
          <w:t>1043.</w:t>
        </w:r>
        <w:r w:rsidRPr="00674C8A">
          <w:rPr>
            <w:rFonts w:ascii="Calibri" w:eastAsia="Calibri" w:hAnsi="Calibri" w:cs="Times New Roman"/>
            <w:lang w:val="en-US"/>
          </w:rPr>
          <w:tab/>
          <w:t>n "…A moment later, though, a wickedly amused smile crosses his lips."</w:t>
        </w:r>
      </w:ins>
    </w:p>
    <w:p w14:paraId="332FED41" w14:textId="77777777" w:rsidR="00674C8A" w:rsidRPr="00674C8A" w:rsidRDefault="00674C8A" w:rsidP="00674C8A">
      <w:pPr>
        <w:spacing w:line="600" w:lineRule="auto"/>
        <w:jc w:val="left"/>
        <w:rPr>
          <w:ins w:id="12458" w:author="UTENTE" w:date="2020-06-30T18:44:00Z"/>
          <w:rFonts w:ascii="Calibri" w:eastAsia="Calibri" w:hAnsi="Calibri" w:cs="Times New Roman"/>
          <w:lang w:val="en-US"/>
        </w:rPr>
      </w:pPr>
      <w:ins w:id="12459" w:author="UTENTE" w:date="2020-06-30T18:44:00Z">
        <w:r w:rsidRPr="00674C8A">
          <w:rPr>
            <w:rFonts w:ascii="Calibri" w:eastAsia="Calibri" w:hAnsi="Calibri" w:cs="Times New Roman"/>
            <w:lang w:val="en-US"/>
          </w:rPr>
          <w:t>1044.</w:t>
        </w:r>
        <w:r w:rsidRPr="00674C8A">
          <w:rPr>
            <w:rFonts w:ascii="Calibri" w:eastAsia="Calibri" w:hAnsi="Calibri" w:cs="Times New Roman"/>
            <w:lang w:val="en-US"/>
          </w:rPr>
          <w:tab/>
          <w:t>u "\"It's – it's the Helgen!\""</w:t>
        </w:r>
      </w:ins>
    </w:p>
    <w:p w14:paraId="50ADA5E3" w14:textId="77777777" w:rsidR="00674C8A" w:rsidRPr="00674C8A" w:rsidRDefault="00674C8A" w:rsidP="00674C8A">
      <w:pPr>
        <w:spacing w:line="600" w:lineRule="auto"/>
        <w:jc w:val="left"/>
        <w:rPr>
          <w:ins w:id="12460" w:author="UTENTE" w:date="2020-06-30T18:44:00Z"/>
          <w:rFonts w:ascii="Calibri" w:eastAsia="Calibri" w:hAnsi="Calibri" w:cs="Times New Roman"/>
          <w:lang w:val="en-US"/>
        </w:rPr>
      </w:pPr>
      <w:ins w:id="12461" w:author="UTENTE" w:date="2020-06-30T18:44:00Z">
        <w:r w:rsidRPr="00674C8A">
          <w:rPr>
            <w:rFonts w:ascii="Calibri" w:eastAsia="Calibri" w:hAnsi="Calibri" w:cs="Times New Roman"/>
            <w:lang w:val="en-US"/>
          </w:rPr>
          <w:t>1045.</w:t>
        </w:r>
        <w:r w:rsidRPr="00674C8A">
          <w:rPr>
            <w:rFonts w:ascii="Calibri" w:eastAsia="Calibri" w:hAnsi="Calibri" w:cs="Times New Roman"/>
            <w:lang w:val="en-US"/>
          </w:rPr>
          <w:tab/>
          <w:t>u "\"Only a couple of them, too… let's rip them up!\""</w:t>
        </w:r>
      </w:ins>
    </w:p>
    <w:p w14:paraId="30C1D60C" w14:textId="77777777" w:rsidR="00674C8A" w:rsidRPr="00674C8A" w:rsidRDefault="00674C8A" w:rsidP="00674C8A">
      <w:pPr>
        <w:spacing w:line="600" w:lineRule="auto"/>
        <w:jc w:val="left"/>
        <w:rPr>
          <w:ins w:id="12462" w:author="UTENTE" w:date="2020-06-30T18:44:00Z"/>
          <w:rFonts w:ascii="Calibri" w:eastAsia="Calibri" w:hAnsi="Calibri" w:cs="Times New Roman"/>
          <w:lang w:val="en-US"/>
        </w:rPr>
      </w:pPr>
      <w:ins w:id="12463" w:author="UTENTE" w:date="2020-06-30T18:44:00Z">
        <w:r w:rsidRPr="00674C8A">
          <w:rPr>
            <w:rFonts w:ascii="Calibri" w:eastAsia="Calibri" w:hAnsi="Calibri" w:cs="Times New Roman"/>
            <w:lang w:val="en-US"/>
          </w:rPr>
          <w:t>1046.</w:t>
        </w:r>
        <w:r w:rsidRPr="00674C8A">
          <w:rPr>
            <w:rFonts w:ascii="Calibri" w:eastAsia="Calibri" w:hAnsi="Calibri" w:cs="Times New Roman"/>
            <w:lang w:val="en-US"/>
          </w:rPr>
          <w:tab/>
          <w:t>i "\"Hold on, hold on, gentlemen, you can't just –\""</w:t>
        </w:r>
      </w:ins>
    </w:p>
    <w:p w14:paraId="173D695F" w14:textId="77777777" w:rsidR="00674C8A" w:rsidRPr="00674C8A" w:rsidRDefault="00674C8A" w:rsidP="00674C8A">
      <w:pPr>
        <w:spacing w:line="600" w:lineRule="auto"/>
        <w:jc w:val="left"/>
        <w:rPr>
          <w:ins w:id="12464" w:author="UTENTE" w:date="2020-06-30T18:44:00Z"/>
          <w:rFonts w:ascii="Calibri" w:eastAsia="Calibri" w:hAnsi="Calibri" w:cs="Times New Roman"/>
          <w:lang w:val="en-US"/>
        </w:rPr>
      </w:pPr>
      <w:ins w:id="12465" w:author="UTENTE" w:date="2020-06-30T18:44:00Z">
        <w:r w:rsidRPr="00674C8A">
          <w:rPr>
            <w:rFonts w:ascii="Calibri" w:eastAsia="Calibri" w:hAnsi="Calibri" w:cs="Times New Roman"/>
            <w:lang w:val="en-US"/>
          </w:rPr>
          <w:t>1047.</w:t>
        </w:r>
        <w:r w:rsidRPr="00674C8A">
          <w:rPr>
            <w:rFonts w:ascii="Calibri" w:eastAsia="Calibri" w:hAnsi="Calibri" w:cs="Times New Roman"/>
            <w:lang w:val="en-US"/>
          </w:rPr>
          <w:tab/>
          <w:t>n "Like hounds breaking off their leashes, the group charges away from Isaac – {w}straight towards us."</w:t>
        </w:r>
      </w:ins>
    </w:p>
    <w:p w14:paraId="2A002147" w14:textId="77777777" w:rsidR="00674C8A" w:rsidRPr="00674C8A" w:rsidRDefault="00674C8A" w:rsidP="00674C8A">
      <w:pPr>
        <w:spacing w:line="600" w:lineRule="auto"/>
        <w:jc w:val="left"/>
        <w:rPr>
          <w:ins w:id="12466" w:author="UTENTE" w:date="2020-06-30T18:44:00Z"/>
          <w:rFonts w:ascii="Calibri" w:eastAsia="Calibri" w:hAnsi="Calibri" w:cs="Times New Roman"/>
          <w:lang w:val="en-US"/>
        </w:rPr>
      </w:pPr>
      <w:ins w:id="12467" w:author="UTENTE" w:date="2020-06-30T18:44:00Z">
        <w:r w:rsidRPr="00674C8A">
          <w:rPr>
            <w:rFonts w:ascii="Calibri" w:eastAsia="Calibri" w:hAnsi="Calibri" w:cs="Times New Roman"/>
            <w:lang w:val="en-US"/>
          </w:rPr>
          <w:t>1048.</w:t>
        </w:r>
        <w:r w:rsidRPr="00674C8A">
          <w:rPr>
            <w:rFonts w:ascii="Calibri" w:eastAsia="Calibri" w:hAnsi="Calibri" w:cs="Times New Roman"/>
            <w:lang w:val="en-US"/>
          </w:rPr>
          <w:tab/>
          <w:t>rp "\"Ngh! [mc]!\""</w:t>
        </w:r>
      </w:ins>
    </w:p>
    <w:p w14:paraId="62096A5F" w14:textId="77777777" w:rsidR="00674C8A" w:rsidRPr="00674C8A" w:rsidRDefault="00674C8A" w:rsidP="00674C8A">
      <w:pPr>
        <w:spacing w:line="600" w:lineRule="auto"/>
        <w:jc w:val="left"/>
        <w:rPr>
          <w:ins w:id="12468" w:author="UTENTE" w:date="2020-06-30T18:44:00Z"/>
          <w:rFonts w:ascii="Calibri" w:eastAsia="Calibri" w:hAnsi="Calibri" w:cs="Times New Roman"/>
          <w:lang w:val="en-US"/>
        </w:rPr>
      </w:pPr>
      <w:ins w:id="12469" w:author="UTENTE" w:date="2020-06-30T18:44:00Z">
        <w:r w:rsidRPr="00674C8A">
          <w:rPr>
            <w:rFonts w:ascii="Calibri" w:eastAsia="Calibri" w:hAnsi="Calibri" w:cs="Times New Roman"/>
            <w:lang w:val="en-US"/>
          </w:rPr>
          <w:t>1049.</w:t>
        </w:r>
        <w:r w:rsidRPr="00674C8A">
          <w:rPr>
            <w:rFonts w:ascii="Calibri" w:eastAsia="Calibri" w:hAnsi="Calibri" w:cs="Times New Roman"/>
            <w:lang w:val="en-US"/>
          </w:rPr>
          <w:tab/>
          <w:t>n "Rex grabs me, pulling me away from the oncoming vampires."</w:t>
        </w:r>
      </w:ins>
    </w:p>
    <w:p w14:paraId="1E42A697" w14:textId="77777777" w:rsidR="00674C8A" w:rsidRPr="00674C8A" w:rsidRDefault="00674C8A" w:rsidP="00674C8A">
      <w:pPr>
        <w:spacing w:line="600" w:lineRule="auto"/>
        <w:jc w:val="left"/>
        <w:rPr>
          <w:ins w:id="12470" w:author="UTENTE" w:date="2020-06-30T18:44:00Z"/>
          <w:rFonts w:ascii="Calibri" w:eastAsia="Calibri" w:hAnsi="Calibri" w:cs="Times New Roman"/>
          <w:lang w:val="en-US"/>
        </w:rPr>
      </w:pPr>
      <w:ins w:id="12471" w:author="UTENTE" w:date="2020-06-30T18:44:00Z">
        <w:r w:rsidRPr="00674C8A">
          <w:rPr>
            <w:rFonts w:ascii="Calibri" w:eastAsia="Calibri" w:hAnsi="Calibri" w:cs="Times New Roman"/>
            <w:lang w:val="en-US"/>
          </w:rPr>
          <w:t>1050.</w:t>
        </w:r>
        <w:r w:rsidRPr="00674C8A">
          <w:rPr>
            <w:rFonts w:ascii="Calibri" w:eastAsia="Calibri" w:hAnsi="Calibri" w:cs="Times New Roman"/>
            <w:lang w:val="en-US"/>
          </w:rPr>
          <w:tab/>
          <w:t>n "Luckily, we don't seem to be their targets… unlike Rex's clanmates."</w:t>
        </w:r>
      </w:ins>
    </w:p>
    <w:p w14:paraId="7DFDADCB" w14:textId="77777777" w:rsidR="00674C8A" w:rsidRPr="00674C8A" w:rsidRDefault="00674C8A" w:rsidP="00674C8A">
      <w:pPr>
        <w:spacing w:line="600" w:lineRule="auto"/>
        <w:jc w:val="left"/>
        <w:rPr>
          <w:ins w:id="12472" w:author="UTENTE" w:date="2020-06-30T18:44:00Z"/>
          <w:rFonts w:ascii="Calibri" w:eastAsia="Calibri" w:hAnsi="Calibri" w:cs="Times New Roman"/>
          <w:lang w:val="en-US"/>
          <w:rPrChange w:id="12473" w:author="UTENTE" w:date="2020-06-30T18:44:00Z">
            <w:rPr>
              <w:ins w:id="12474" w:author="UTENTE" w:date="2020-06-30T18:44:00Z"/>
              <w:rFonts w:ascii="Calibri" w:eastAsia="Calibri" w:hAnsi="Calibri" w:cs="Times New Roman"/>
            </w:rPr>
          </w:rPrChange>
        </w:rPr>
      </w:pPr>
      <w:ins w:id="12475" w:author="UTENTE" w:date="2020-06-30T18:44:00Z">
        <w:r w:rsidRPr="00674C8A">
          <w:rPr>
            <w:rFonts w:ascii="Calibri" w:eastAsia="Calibri" w:hAnsi="Calibri" w:cs="Times New Roman"/>
            <w:lang w:val="en-US"/>
            <w:rPrChange w:id="12476" w:author="UTENTE" w:date="2020-06-30T18:44:00Z">
              <w:rPr>
                <w:rFonts w:ascii="Calibri" w:eastAsia="Calibri" w:hAnsi="Calibri" w:cs="Times New Roman"/>
              </w:rPr>
            </w:rPrChange>
          </w:rPr>
          <w:t>1051.</w:t>
        </w:r>
        <w:r w:rsidRPr="00674C8A">
          <w:rPr>
            <w:rFonts w:ascii="Calibri" w:eastAsia="Calibri" w:hAnsi="Calibri" w:cs="Times New Roman"/>
            <w:lang w:val="en-US"/>
            <w:rPrChange w:id="12477" w:author="UTENTE" w:date="2020-06-30T18:44:00Z">
              <w:rPr>
                <w:rFonts w:ascii="Calibri" w:eastAsia="Calibri" w:hAnsi="Calibri" w:cs="Times New Roman"/>
              </w:rPr>
            </w:rPrChange>
          </w:rPr>
          <w:tab/>
          <w:t>u "\"Grrk–!\""</w:t>
        </w:r>
      </w:ins>
    </w:p>
    <w:p w14:paraId="080134C5" w14:textId="77777777" w:rsidR="00674C8A" w:rsidRPr="00674C8A" w:rsidRDefault="00674C8A" w:rsidP="00674C8A">
      <w:pPr>
        <w:spacing w:line="600" w:lineRule="auto"/>
        <w:jc w:val="left"/>
        <w:rPr>
          <w:ins w:id="12478" w:author="UTENTE" w:date="2020-06-30T18:44:00Z"/>
          <w:rFonts w:ascii="Calibri" w:eastAsia="Calibri" w:hAnsi="Calibri" w:cs="Times New Roman"/>
          <w:lang w:val="en-US"/>
        </w:rPr>
      </w:pPr>
      <w:ins w:id="12479" w:author="UTENTE" w:date="2020-06-30T18:44:00Z">
        <w:r w:rsidRPr="00674C8A">
          <w:rPr>
            <w:rFonts w:ascii="Calibri" w:eastAsia="Calibri" w:hAnsi="Calibri" w:cs="Times New Roman"/>
            <w:lang w:val="en-US"/>
          </w:rPr>
          <w:t>1052.</w:t>
        </w:r>
        <w:r w:rsidRPr="00674C8A">
          <w:rPr>
            <w:rFonts w:ascii="Calibri" w:eastAsia="Calibri" w:hAnsi="Calibri" w:cs="Times New Roman"/>
            <w:lang w:val="en-US"/>
          </w:rPr>
          <w:tab/>
          <w:t>u "\"Get off me, you…!\"" </w:t>
        </w:r>
        <w:r w:rsidRPr="00674C8A">
          <w:rPr>
            <w:rFonts w:ascii="Calibri" w:eastAsia="Calibri" w:hAnsi="Calibri" w:cs="Times New Roman"/>
            <w:lang w:val="en-US"/>
          </w:rPr>
          <w:br w:type="page"/>
        </w:r>
      </w:ins>
    </w:p>
    <w:p w14:paraId="31520BF6" w14:textId="77777777" w:rsidR="00674C8A" w:rsidRPr="00674C8A" w:rsidRDefault="00674C8A" w:rsidP="00674C8A">
      <w:pPr>
        <w:spacing w:line="600" w:lineRule="auto"/>
        <w:jc w:val="left"/>
        <w:rPr>
          <w:ins w:id="12480" w:author="UTENTE" w:date="2020-06-30T18:44:00Z"/>
          <w:rFonts w:ascii="Calibri" w:eastAsia="Calibri" w:hAnsi="Calibri" w:cs="Times New Roman"/>
          <w:rPrChange w:id="12481" w:author="UTENTE" w:date="2020-06-30T18:44:00Z">
            <w:rPr>
              <w:ins w:id="12482" w:author="UTENTE" w:date="2020-06-30T18:44:00Z"/>
              <w:rFonts w:ascii="Calibri" w:eastAsia="Calibri" w:hAnsi="Calibri" w:cs="Times New Roman"/>
              <w:lang w:val="en-US"/>
            </w:rPr>
          </w:rPrChange>
        </w:rPr>
      </w:pPr>
      <w:ins w:id="12483" w:author="UTENTE" w:date="2020-06-30T18:44:00Z">
        <w:r w:rsidRPr="00674C8A">
          <w:rPr>
            <w:rFonts w:ascii="Calibri" w:eastAsia="Calibri" w:hAnsi="Calibri" w:cs="Times New Roman"/>
          </w:rPr>
          <w:lastRenderedPageBreak/>
          <w:t>1036.</w:t>
        </w:r>
        <w:r w:rsidRPr="00674C8A">
          <w:rPr>
            <w:rFonts w:ascii="Calibri" w:eastAsia="Calibri" w:hAnsi="Calibri" w:cs="Times New Roman"/>
          </w:rPr>
          <w:tab/>
          <w:t xml:space="preserve">n "-È Isaac, circondato da un entourage di figure minacciose in abiti scuri… </w:t>
        </w:r>
        <w:r w:rsidRPr="00674C8A">
          <w:rPr>
            <w:rFonts w:ascii="Calibri" w:eastAsia="Calibri" w:hAnsi="Calibri" w:cs="Times New Roman"/>
            <w:rPrChange w:id="12484" w:author="UTENTE" w:date="2020-06-30T18:44:00Z">
              <w:rPr>
                <w:rFonts w:ascii="Calibri" w:eastAsia="Calibri" w:hAnsi="Calibri" w:cs="Times New Roman"/>
                <w:lang w:val="en-US"/>
              </w:rPr>
            </w:rPrChange>
          </w:rPr>
          <w:t>"</w:t>
        </w:r>
      </w:ins>
    </w:p>
    <w:p w14:paraId="33A19E28" w14:textId="77777777" w:rsidR="00674C8A" w:rsidRPr="00674C8A" w:rsidRDefault="00674C8A" w:rsidP="00674C8A">
      <w:pPr>
        <w:spacing w:line="600" w:lineRule="auto"/>
        <w:jc w:val="left"/>
        <w:rPr>
          <w:ins w:id="12485" w:author="UTENTE" w:date="2020-06-30T18:44:00Z"/>
          <w:rFonts w:ascii="Calibri" w:eastAsia="Calibri" w:hAnsi="Calibri" w:cs="Times New Roman"/>
          <w:rPrChange w:id="12486" w:author="UTENTE" w:date="2020-06-30T18:44:00Z">
            <w:rPr>
              <w:ins w:id="12487" w:author="UTENTE" w:date="2020-06-30T18:44:00Z"/>
              <w:rFonts w:ascii="Calibri" w:eastAsia="Calibri" w:hAnsi="Calibri" w:cs="Times New Roman"/>
              <w:lang w:val="en-US"/>
            </w:rPr>
          </w:rPrChange>
        </w:rPr>
      </w:pPr>
      <w:ins w:id="12488" w:author="UTENTE" w:date="2020-06-30T18:44:00Z">
        <w:r w:rsidRPr="00674C8A">
          <w:rPr>
            <w:rFonts w:ascii="Calibri" w:eastAsia="Calibri" w:hAnsi="Calibri" w:cs="Times New Roman"/>
            <w:rPrChange w:id="12489" w:author="UTENTE" w:date="2020-06-30T18:44:00Z">
              <w:rPr>
                <w:rFonts w:ascii="Calibri" w:eastAsia="Calibri" w:hAnsi="Calibri" w:cs="Times New Roman"/>
                <w:lang w:val="en-US"/>
              </w:rPr>
            </w:rPrChange>
          </w:rPr>
          <w:t>1037.</w:t>
        </w:r>
        <w:r w:rsidRPr="00674C8A">
          <w:rPr>
            <w:rFonts w:ascii="Calibri" w:eastAsia="Calibri" w:hAnsi="Calibri" w:cs="Times New Roman"/>
            <w:rPrChange w:id="12490" w:author="UTENTE" w:date="2020-06-30T18:44:00Z">
              <w:rPr>
                <w:rFonts w:ascii="Calibri" w:eastAsia="Calibri" w:hAnsi="Calibri" w:cs="Times New Roman"/>
                <w:lang w:val="en-US"/>
              </w:rPr>
            </w:rPrChange>
          </w:rPr>
          <w:tab/>
          <w:t>n "Fra cui c'è anche Dominic."</w:t>
        </w:r>
      </w:ins>
    </w:p>
    <w:p w14:paraId="5A3D2A70" w14:textId="77777777" w:rsidR="00674C8A" w:rsidRPr="00674C8A" w:rsidRDefault="00674C8A" w:rsidP="00674C8A">
      <w:pPr>
        <w:spacing w:line="600" w:lineRule="auto"/>
        <w:jc w:val="left"/>
        <w:rPr>
          <w:ins w:id="12491" w:author="UTENTE" w:date="2020-06-30T18:44:00Z"/>
          <w:rFonts w:ascii="Calibri" w:eastAsia="Calibri" w:hAnsi="Calibri" w:cs="Times New Roman"/>
          <w:rPrChange w:id="12492" w:author="UTENTE" w:date="2020-06-30T18:44:00Z">
            <w:rPr>
              <w:ins w:id="12493" w:author="UTENTE" w:date="2020-06-30T18:44:00Z"/>
              <w:rFonts w:ascii="Calibri" w:eastAsia="Calibri" w:hAnsi="Calibri" w:cs="Times New Roman"/>
              <w:lang w:val="en-US"/>
            </w:rPr>
          </w:rPrChange>
        </w:rPr>
      </w:pPr>
      <w:ins w:id="12494" w:author="UTENTE" w:date="2020-06-30T18:44:00Z">
        <w:r w:rsidRPr="00674C8A">
          <w:rPr>
            <w:rFonts w:ascii="Calibri" w:eastAsia="Calibri" w:hAnsi="Calibri" w:cs="Times New Roman"/>
            <w:rPrChange w:id="12495" w:author="UTENTE" w:date="2020-06-30T18:44:00Z">
              <w:rPr>
                <w:rFonts w:ascii="Calibri" w:eastAsia="Calibri" w:hAnsi="Calibri" w:cs="Times New Roman"/>
                <w:lang w:val="en-US"/>
              </w:rPr>
            </w:rPrChange>
          </w:rPr>
          <w:t>1038.</w:t>
        </w:r>
        <w:r w:rsidRPr="00674C8A">
          <w:rPr>
            <w:rFonts w:ascii="Calibri" w:eastAsia="Calibri" w:hAnsi="Calibri" w:cs="Times New Roman"/>
            <w:rPrChange w:id="12496" w:author="UTENTE" w:date="2020-06-30T18:44:00Z">
              <w:rPr>
                <w:rFonts w:ascii="Calibri" w:eastAsia="Calibri" w:hAnsi="Calibri" w:cs="Times New Roman"/>
                <w:lang w:val="en-US"/>
              </w:rPr>
            </w:rPrChange>
          </w:rPr>
          <w:tab/>
          <w:t>mcp "\"…!\""</w:t>
        </w:r>
      </w:ins>
    </w:p>
    <w:p w14:paraId="7791F695" w14:textId="77777777" w:rsidR="00674C8A" w:rsidRPr="00674C8A" w:rsidRDefault="00674C8A" w:rsidP="00674C8A">
      <w:pPr>
        <w:spacing w:line="600" w:lineRule="auto"/>
        <w:jc w:val="left"/>
        <w:rPr>
          <w:ins w:id="12497" w:author="UTENTE" w:date="2020-06-30T18:44:00Z"/>
          <w:rFonts w:ascii="Calibri" w:eastAsia="Calibri" w:hAnsi="Calibri" w:cs="Times New Roman"/>
        </w:rPr>
      </w:pPr>
      <w:ins w:id="12498" w:author="UTENTE" w:date="2020-06-30T18:44:00Z">
        <w:r w:rsidRPr="00674C8A">
          <w:rPr>
            <w:rFonts w:ascii="Calibri" w:eastAsia="Calibri" w:hAnsi="Calibri" w:cs="Times New Roman"/>
          </w:rPr>
          <w:t>1039.</w:t>
        </w:r>
        <w:r w:rsidRPr="00674C8A">
          <w:rPr>
            <w:rFonts w:ascii="Calibri" w:eastAsia="Calibri" w:hAnsi="Calibri" w:cs="Times New Roman"/>
          </w:rPr>
          <w:tab/>
          <w:t>n "Ma che… Quelli sono i compagni di Dominic?"</w:t>
        </w:r>
      </w:ins>
    </w:p>
    <w:p w14:paraId="35ADA18C" w14:textId="77777777" w:rsidR="00674C8A" w:rsidRPr="00674C8A" w:rsidRDefault="00674C8A" w:rsidP="00674C8A">
      <w:pPr>
        <w:spacing w:line="600" w:lineRule="auto"/>
        <w:jc w:val="left"/>
        <w:rPr>
          <w:ins w:id="12499" w:author="UTENTE" w:date="2020-06-30T18:44:00Z"/>
          <w:rFonts w:ascii="Calibri" w:eastAsia="Calibri" w:hAnsi="Calibri" w:cs="Times New Roman"/>
        </w:rPr>
      </w:pPr>
      <w:ins w:id="12500" w:author="UTENTE" w:date="2020-06-30T18:44:00Z">
        <w:r w:rsidRPr="00674C8A">
          <w:rPr>
            <w:rFonts w:ascii="Calibri" w:eastAsia="Calibri" w:hAnsi="Calibri" w:cs="Times New Roman"/>
          </w:rPr>
          <w:t>1040.</w:t>
        </w:r>
        <w:r w:rsidRPr="00674C8A">
          <w:rPr>
            <w:rFonts w:ascii="Calibri" w:eastAsia="Calibri" w:hAnsi="Calibri" w:cs="Times New Roman"/>
          </w:rPr>
          <w:tab/>
          <w:t>i "\"Vi prego di scusarci! Stavamo andando ad un incontro d'affari.\""</w:t>
        </w:r>
      </w:ins>
    </w:p>
    <w:p w14:paraId="611B5598" w14:textId="77777777" w:rsidR="00674C8A" w:rsidRPr="00674C8A" w:rsidRDefault="00674C8A" w:rsidP="00674C8A">
      <w:pPr>
        <w:spacing w:line="600" w:lineRule="auto"/>
        <w:jc w:val="left"/>
        <w:rPr>
          <w:ins w:id="12501" w:author="UTENTE" w:date="2020-06-30T18:44:00Z"/>
          <w:rFonts w:ascii="Calibri" w:eastAsia="Calibri" w:hAnsi="Calibri" w:cs="Times New Roman"/>
        </w:rPr>
      </w:pPr>
      <w:ins w:id="12502" w:author="UTENTE" w:date="2020-06-30T18:44:00Z">
        <w:r w:rsidRPr="00674C8A">
          <w:rPr>
            <w:rFonts w:ascii="Calibri" w:eastAsia="Calibri" w:hAnsi="Calibri" w:cs="Times New Roman"/>
          </w:rPr>
          <w:t>1041.</w:t>
        </w:r>
        <w:r w:rsidRPr="00674C8A">
          <w:rPr>
            <w:rFonts w:ascii="Calibri" w:eastAsia="Calibri" w:hAnsi="Calibri" w:cs="Times New Roman"/>
          </w:rPr>
          <w:tab/>
          <w:t>i "\"…Oh, accidenti. Abbiamo interrotto qualcosa?\""</w:t>
        </w:r>
      </w:ins>
    </w:p>
    <w:p w14:paraId="70AF8AF9" w14:textId="77777777" w:rsidR="00674C8A" w:rsidRPr="00674C8A" w:rsidRDefault="00674C8A" w:rsidP="00674C8A">
      <w:pPr>
        <w:spacing w:line="600" w:lineRule="auto"/>
        <w:jc w:val="left"/>
        <w:rPr>
          <w:ins w:id="12503" w:author="UTENTE" w:date="2020-06-30T18:44:00Z"/>
          <w:rFonts w:ascii="Calibri" w:eastAsia="Calibri" w:hAnsi="Calibri" w:cs="Times New Roman"/>
        </w:rPr>
      </w:pPr>
      <w:ins w:id="12504" w:author="UTENTE" w:date="2020-06-30T18:44:00Z">
        <w:r w:rsidRPr="00674C8A">
          <w:rPr>
            <w:rFonts w:ascii="Calibri" w:eastAsia="Calibri" w:hAnsi="Calibri" w:cs="Times New Roman"/>
          </w:rPr>
          <w:t>1042.</w:t>
        </w:r>
        <w:r w:rsidRPr="00674C8A">
          <w:rPr>
            <w:rFonts w:ascii="Calibri" w:eastAsia="Calibri" w:hAnsi="Calibri" w:cs="Times New Roman"/>
          </w:rPr>
          <w:tab/>
          <w:t>n "Isaac sposta lo sguardo prima su di me, poi su Rex e alla fine sui due vampiri accanto a noi. "</w:t>
        </w:r>
      </w:ins>
    </w:p>
    <w:p w14:paraId="19735BBC" w14:textId="77777777" w:rsidR="00674C8A" w:rsidRPr="00674C8A" w:rsidRDefault="00674C8A" w:rsidP="00674C8A">
      <w:pPr>
        <w:spacing w:line="600" w:lineRule="auto"/>
        <w:jc w:val="left"/>
        <w:rPr>
          <w:ins w:id="12505" w:author="UTENTE" w:date="2020-06-30T18:44:00Z"/>
          <w:rFonts w:ascii="Calibri" w:eastAsia="Calibri" w:hAnsi="Calibri" w:cs="Times New Roman"/>
        </w:rPr>
      </w:pPr>
      <w:ins w:id="12506" w:author="UTENTE" w:date="2020-06-30T18:44:00Z">
        <w:r w:rsidRPr="00674C8A">
          <w:rPr>
            <w:rFonts w:ascii="Calibri" w:eastAsia="Calibri" w:hAnsi="Calibri" w:cs="Times New Roman"/>
          </w:rPr>
          <w:t>1043.</w:t>
        </w:r>
        <w:r w:rsidRPr="00674C8A">
          <w:rPr>
            <w:rFonts w:ascii="Calibri" w:eastAsia="Calibri" w:hAnsi="Calibri" w:cs="Times New Roman"/>
          </w:rPr>
          <w:tab/>
          <w:t>n "…Un momento dopo, però, un sorrisetto malvagio e divertito gli si dipinge sulle labbra."</w:t>
        </w:r>
      </w:ins>
    </w:p>
    <w:p w14:paraId="7992F6B6" w14:textId="77777777" w:rsidR="00674C8A" w:rsidRPr="00674C8A" w:rsidRDefault="00674C8A" w:rsidP="00674C8A">
      <w:pPr>
        <w:spacing w:line="600" w:lineRule="auto"/>
        <w:jc w:val="left"/>
        <w:rPr>
          <w:ins w:id="12507" w:author="UTENTE" w:date="2020-06-30T18:44:00Z"/>
          <w:rFonts w:ascii="Calibri" w:eastAsia="Calibri" w:hAnsi="Calibri" w:cs="Times New Roman"/>
        </w:rPr>
      </w:pPr>
      <w:ins w:id="12508" w:author="UTENTE" w:date="2020-06-30T18:44:00Z">
        <w:r w:rsidRPr="00674C8A">
          <w:rPr>
            <w:rFonts w:ascii="Calibri" w:eastAsia="Calibri" w:hAnsi="Calibri" w:cs="Times New Roman"/>
          </w:rPr>
          <w:t>1044.</w:t>
        </w:r>
        <w:r w:rsidRPr="00674C8A">
          <w:rPr>
            <w:rFonts w:ascii="Calibri" w:eastAsia="Calibri" w:hAnsi="Calibri" w:cs="Times New Roman"/>
          </w:rPr>
          <w:tab/>
          <w:t>u "\"Sono- sono gli Helgen!\""</w:t>
        </w:r>
      </w:ins>
    </w:p>
    <w:p w14:paraId="160FA5E5" w14:textId="77777777" w:rsidR="00674C8A" w:rsidRPr="00674C8A" w:rsidRDefault="00674C8A" w:rsidP="00674C8A">
      <w:pPr>
        <w:spacing w:line="600" w:lineRule="auto"/>
        <w:jc w:val="left"/>
        <w:rPr>
          <w:ins w:id="12509" w:author="UTENTE" w:date="2020-06-30T18:44:00Z"/>
          <w:rFonts w:ascii="Calibri" w:eastAsia="Calibri" w:hAnsi="Calibri" w:cs="Times New Roman"/>
        </w:rPr>
      </w:pPr>
      <w:ins w:id="12510" w:author="UTENTE" w:date="2020-06-30T18:44:00Z">
        <w:r w:rsidRPr="00674C8A">
          <w:rPr>
            <w:rFonts w:ascii="Calibri" w:eastAsia="Calibri" w:hAnsi="Calibri" w:cs="Times New Roman"/>
          </w:rPr>
          <w:t>1045.</w:t>
        </w:r>
        <w:r w:rsidRPr="00674C8A">
          <w:rPr>
            <w:rFonts w:ascii="Calibri" w:eastAsia="Calibri" w:hAnsi="Calibri" w:cs="Times New Roman"/>
          </w:rPr>
          <w:tab/>
          <w:t>u "\"Solo un paio di loro, fra l'altro… Facciamoli a pezzi!\""</w:t>
        </w:r>
      </w:ins>
    </w:p>
    <w:p w14:paraId="715C0CBE" w14:textId="77777777" w:rsidR="00674C8A" w:rsidRPr="00674C8A" w:rsidRDefault="00674C8A" w:rsidP="00674C8A">
      <w:pPr>
        <w:spacing w:line="600" w:lineRule="auto"/>
        <w:jc w:val="left"/>
        <w:rPr>
          <w:ins w:id="12511" w:author="UTENTE" w:date="2020-06-30T18:44:00Z"/>
          <w:rFonts w:ascii="Calibri" w:eastAsia="Calibri" w:hAnsi="Calibri" w:cs="Times New Roman"/>
        </w:rPr>
      </w:pPr>
      <w:ins w:id="12512" w:author="UTENTE" w:date="2020-06-30T18:44:00Z">
        <w:r w:rsidRPr="00674C8A">
          <w:rPr>
            <w:rFonts w:ascii="Calibri" w:eastAsia="Calibri" w:hAnsi="Calibri" w:cs="Times New Roman"/>
          </w:rPr>
          <w:t>1046.</w:t>
        </w:r>
        <w:r w:rsidRPr="00674C8A">
          <w:rPr>
            <w:rFonts w:ascii="Calibri" w:eastAsia="Calibri" w:hAnsi="Calibri" w:cs="Times New Roman"/>
          </w:rPr>
          <w:tab/>
          <w:t>i "\"Calmi, calmi, signori, non potete semplicemente -\""</w:t>
        </w:r>
      </w:ins>
    </w:p>
    <w:p w14:paraId="7361CAF5" w14:textId="77777777" w:rsidR="00674C8A" w:rsidRPr="00674C8A" w:rsidRDefault="00674C8A" w:rsidP="00674C8A">
      <w:pPr>
        <w:spacing w:line="600" w:lineRule="auto"/>
        <w:jc w:val="left"/>
        <w:rPr>
          <w:ins w:id="12513" w:author="UTENTE" w:date="2020-06-30T18:44:00Z"/>
          <w:rFonts w:ascii="Calibri" w:eastAsia="Calibri" w:hAnsi="Calibri" w:cs="Times New Roman"/>
        </w:rPr>
      </w:pPr>
      <w:ins w:id="12514" w:author="UTENTE" w:date="2020-06-30T18:44:00Z">
        <w:r w:rsidRPr="00674C8A">
          <w:rPr>
            <w:rFonts w:ascii="Calibri" w:eastAsia="Calibri" w:hAnsi="Calibri" w:cs="Times New Roman"/>
          </w:rPr>
          <w:t>1047.</w:t>
        </w:r>
        <w:r w:rsidRPr="00674C8A">
          <w:rPr>
            <w:rFonts w:ascii="Calibri" w:eastAsia="Calibri" w:hAnsi="Calibri" w:cs="Times New Roman"/>
          </w:rPr>
          <w:tab/>
          <w:t>n "Come segugi sguinzagliati, il gruppo carica - {w}dritto verso di noi."</w:t>
        </w:r>
      </w:ins>
    </w:p>
    <w:p w14:paraId="09B4159D" w14:textId="77777777" w:rsidR="00674C8A" w:rsidRPr="00674C8A" w:rsidRDefault="00674C8A" w:rsidP="00674C8A">
      <w:pPr>
        <w:spacing w:line="600" w:lineRule="auto"/>
        <w:jc w:val="left"/>
        <w:rPr>
          <w:ins w:id="12515" w:author="UTENTE" w:date="2020-06-30T18:44:00Z"/>
          <w:rFonts w:ascii="Calibri" w:eastAsia="Calibri" w:hAnsi="Calibri" w:cs="Times New Roman"/>
        </w:rPr>
      </w:pPr>
      <w:ins w:id="12516" w:author="UTENTE" w:date="2020-06-30T18:44:00Z">
        <w:r w:rsidRPr="00674C8A">
          <w:rPr>
            <w:rFonts w:ascii="Calibri" w:eastAsia="Calibri" w:hAnsi="Calibri" w:cs="Times New Roman"/>
          </w:rPr>
          <w:t>1048.</w:t>
        </w:r>
        <w:r w:rsidRPr="00674C8A">
          <w:rPr>
            <w:rFonts w:ascii="Calibri" w:eastAsia="Calibri" w:hAnsi="Calibri" w:cs="Times New Roman"/>
          </w:rPr>
          <w:tab/>
          <w:t>rp "\"Ngh! [mc]!\""</w:t>
        </w:r>
      </w:ins>
    </w:p>
    <w:p w14:paraId="5CADDE35" w14:textId="77777777" w:rsidR="00674C8A" w:rsidRPr="00674C8A" w:rsidRDefault="00674C8A" w:rsidP="00674C8A">
      <w:pPr>
        <w:spacing w:line="600" w:lineRule="auto"/>
        <w:jc w:val="left"/>
        <w:rPr>
          <w:ins w:id="12517" w:author="UTENTE" w:date="2020-06-30T18:44:00Z"/>
          <w:rFonts w:ascii="Calibri" w:eastAsia="Calibri" w:hAnsi="Calibri" w:cs="Times New Roman"/>
        </w:rPr>
      </w:pPr>
      <w:ins w:id="12518" w:author="UTENTE" w:date="2020-06-30T18:44:00Z">
        <w:r w:rsidRPr="00674C8A">
          <w:rPr>
            <w:rFonts w:ascii="Calibri" w:eastAsia="Calibri" w:hAnsi="Calibri" w:cs="Times New Roman"/>
          </w:rPr>
          <w:t>1049.</w:t>
        </w:r>
        <w:r w:rsidRPr="00674C8A">
          <w:rPr>
            <w:rFonts w:ascii="Calibri" w:eastAsia="Calibri" w:hAnsi="Calibri" w:cs="Times New Roman"/>
          </w:rPr>
          <w:tab/>
          <w:t>n "Rex mi afferra, tirandomi via dalla traiettoria dei vampiri."</w:t>
        </w:r>
      </w:ins>
    </w:p>
    <w:p w14:paraId="15327D9C" w14:textId="77777777" w:rsidR="00674C8A" w:rsidRPr="00674C8A" w:rsidRDefault="00674C8A" w:rsidP="00674C8A">
      <w:pPr>
        <w:spacing w:line="600" w:lineRule="auto"/>
        <w:jc w:val="left"/>
        <w:rPr>
          <w:ins w:id="12519" w:author="UTENTE" w:date="2020-06-30T18:44:00Z"/>
          <w:rFonts w:ascii="Calibri" w:eastAsia="Calibri" w:hAnsi="Calibri" w:cs="Times New Roman"/>
        </w:rPr>
      </w:pPr>
      <w:ins w:id="12520" w:author="UTENTE" w:date="2020-06-30T18:44:00Z">
        <w:r w:rsidRPr="00674C8A">
          <w:rPr>
            <w:rFonts w:ascii="Calibri" w:eastAsia="Calibri" w:hAnsi="Calibri" w:cs="Times New Roman"/>
          </w:rPr>
          <w:t>1050.</w:t>
        </w:r>
        <w:r w:rsidRPr="00674C8A">
          <w:rPr>
            <w:rFonts w:ascii="Calibri" w:eastAsia="Calibri" w:hAnsi="Calibri" w:cs="Times New Roman"/>
          </w:rPr>
          <w:tab/>
          <w:t>n "Per fortuna, non sembriamo essere il loro obbiettivo… al contrario dei compagni di Rex."</w:t>
        </w:r>
      </w:ins>
    </w:p>
    <w:p w14:paraId="4D0981CB" w14:textId="77777777" w:rsidR="00674C8A" w:rsidRPr="00674C8A" w:rsidRDefault="00674C8A" w:rsidP="00674C8A">
      <w:pPr>
        <w:spacing w:line="600" w:lineRule="auto"/>
        <w:jc w:val="left"/>
        <w:rPr>
          <w:ins w:id="12521" w:author="UTENTE" w:date="2020-06-30T18:44:00Z"/>
          <w:rFonts w:ascii="Calibri" w:eastAsia="Calibri" w:hAnsi="Calibri" w:cs="Times New Roman"/>
          <w:rPrChange w:id="12522" w:author="UTENTE" w:date="2020-06-30T18:44:00Z">
            <w:rPr>
              <w:ins w:id="12523" w:author="UTENTE" w:date="2020-06-30T18:44:00Z"/>
              <w:rFonts w:ascii="Calibri" w:eastAsia="Calibri" w:hAnsi="Calibri" w:cs="Times New Roman"/>
              <w:lang w:val="en-US"/>
            </w:rPr>
          </w:rPrChange>
        </w:rPr>
      </w:pPr>
      <w:ins w:id="12524" w:author="UTENTE" w:date="2020-06-30T18:44:00Z">
        <w:r w:rsidRPr="00674C8A">
          <w:rPr>
            <w:rFonts w:ascii="Calibri" w:eastAsia="Calibri" w:hAnsi="Calibri" w:cs="Times New Roman"/>
            <w:rPrChange w:id="12525" w:author="UTENTE" w:date="2020-06-30T18:44:00Z">
              <w:rPr>
                <w:rFonts w:ascii="Calibri" w:eastAsia="Calibri" w:hAnsi="Calibri" w:cs="Times New Roman"/>
                <w:lang w:val="en-US"/>
              </w:rPr>
            </w:rPrChange>
          </w:rPr>
          <w:t>1051.</w:t>
        </w:r>
        <w:r w:rsidRPr="00674C8A">
          <w:rPr>
            <w:rFonts w:ascii="Calibri" w:eastAsia="Calibri" w:hAnsi="Calibri" w:cs="Times New Roman"/>
            <w:rPrChange w:id="12526" w:author="UTENTE" w:date="2020-06-30T18:44:00Z">
              <w:rPr>
                <w:rFonts w:ascii="Calibri" w:eastAsia="Calibri" w:hAnsi="Calibri" w:cs="Times New Roman"/>
                <w:lang w:val="en-US"/>
              </w:rPr>
            </w:rPrChange>
          </w:rPr>
          <w:tab/>
          <w:t>u "\"Grrk–!\""</w:t>
        </w:r>
      </w:ins>
    </w:p>
    <w:p w14:paraId="00C52476" w14:textId="77777777" w:rsidR="00674C8A" w:rsidRPr="00674C8A" w:rsidRDefault="00674C8A" w:rsidP="00674C8A">
      <w:pPr>
        <w:spacing w:line="600" w:lineRule="auto"/>
        <w:jc w:val="left"/>
        <w:rPr>
          <w:ins w:id="12527" w:author="UTENTE" w:date="2020-06-30T18:44:00Z"/>
          <w:rFonts w:ascii="Calibri" w:eastAsia="Calibri" w:hAnsi="Calibri" w:cs="Times New Roman"/>
          <w:rPrChange w:id="12528" w:author="UTENTE" w:date="2020-06-30T18:44:00Z">
            <w:rPr>
              <w:ins w:id="12529" w:author="UTENTE" w:date="2020-06-30T18:44:00Z"/>
              <w:rFonts w:ascii="Calibri" w:eastAsia="Calibri" w:hAnsi="Calibri" w:cs="Times New Roman"/>
              <w:lang w:val="en-US"/>
            </w:rPr>
          </w:rPrChange>
        </w:rPr>
      </w:pPr>
      <w:ins w:id="12530" w:author="UTENTE" w:date="2020-06-30T18:44:00Z">
        <w:r w:rsidRPr="00674C8A">
          <w:rPr>
            <w:rFonts w:ascii="Calibri" w:eastAsia="Calibri" w:hAnsi="Calibri" w:cs="Times New Roman"/>
            <w:rPrChange w:id="12531" w:author="UTENTE" w:date="2020-06-30T18:44:00Z">
              <w:rPr>
                <w:rFonts w:ascii="Calibri" w:eastAsia="Calibri" w:hAnsi="Calibri" w:cs="Times New Roman"/>
                <w:lang w:val="en-US"/>
              </w:rPr>
            </w:rPrChange>
          </w:rPr>
          <w:t>1052.</w:t>
        </w:r>
        <w:r w:rsidRPr="00674C8A">
          <w:rPr>
            <w:rFonts w:ascii="Calibri" w:eastAsia="Calibri" w:hAnsi="Calibri" w:cs="Times New Roman"/>
            <w:rPrChange w:id="12532" w:author="UTENTE" w:date="2020-06-30T18:44:00Z">
              <w:rPr>
                <w:rFonts w:ascii="Calibri" w:eastAsia="Calibri" w:hAnsi="Calibri" w:cs="Times New Roman"/>
                <w:lang w:val="en-US"/>
              </w:rPr>
            </w:rPrChange>
          </w:rPr>
          <w:tab/>
          <w:t>u "\"Lasciami, stronz-!\"" </w:t>
        </w:r>
        <w:r w:rsidRPr="00674C8A">
          <w:rPr>
            <w:rFonts w:ascii="Calibri" w:eastAsia="Calibri" w:hAnsi="Calibri" w:cs="Times New Roman"/>
            <w:rPrChange w:id="12533" w:author="UTENTE" w:date="2020-06-30T18:44:00Z">
              <w:rPr>
                <w:rFonts w:ascii="Calibri" w:eastAsia="Calibri" w:hAnsi="Calibri" w:cs="Times New Roman"/>
                <w:lang w:val="en-US"/>
              </w:rPr>
            </w:rPrChange>
          </w:rPr>
          <w:br w:type="page"/>
        </w:r>
      </w:ins>
    </w:p>
    <w:p w14:paraId="261482EF" w14:textId="77777777" w:rsidR="00674C8A" w:rsidRPr="00674C8A" w:rsidRDefault="00674C8A" w:rsidP="00674C8A">
      <w:pPr>
        <w:spacing w:line="600" w:lineRule="auto"/>
        <w:jc w:val="left"/>
        <w:rPr>
          <w:ins w:id="12534" w:author="UTENTE" w:date="2020-06-30T18:44:00Z"/>
          <w:rFonts w:ascii="Calibri" w:eastAsia="Calibri" w:hAnsi="Calibri" w:cs="Times New Roman"/>
          <w:lang w:val="en-US"/>
        </w:rPr>
      </w:pPr>
      <w:ins w:id="12535" w:author="UTENTE" w:date="2020-06-30T18:44:00Z">
        <w:r w:rsidRPr="00674C8A">
          <w:rPr>
            <w:rFonts w:ascii="Calibri" w:eastAsia="Calibri" w:hAnsi="Calibri" w:cs="Times New Roman"/>
            <w:lang w:val="en-US"/>
          </w:rPr>
          <w:lastRenderedPageBreak/>
          <w:t>1053.</w:t>
        </w:r>
        <w:r w:rsidRPr="00674C8A">
          <w:rPr>
            <w:rFonts w:ascii="Calibri" w:eastAsia="Calibri" w:hAnsi="Calibri" w:cs="Times New Roman"/>
            <w:lang w:val="en-US"/>
          </w:rPr>
          <w:tab/>
          <w:t>n "The alley turns into complete chaos, blood splattering against the walls and coating the ground."</w:t>
        </w:r>
      </w:ins>
    </w:p>
    <w:p w14:paraId="7BEFC9E9" w14:textId="77777777" w:rsidR="00674C8A" w:rsidRPr="00674C8A" w:rsidRDefault="00674C8A" w:rsidP="00674C8A">
      <w:pPr>
        <w:spacing w:line="600" w:lineRule="auto"/>
        <w:jc w:val="left"/>
        <w:rPr>
          <w:ins w:id="12536" w:author="UTENTE" w:date="2020-06-30T18:44:00Z"/>
          <w:rFonts w:ascii="Calibri" w:eastAsia="Calibri" w:hAnsi="Calibri" w:cs="Times New Roman"/>
          <w:lang w:val="en-US"/>
        </w:rPr>
      </w:pPr>
      <w:ins w:id="12537" w:author="UTENTE" w:date="2020-06-30T18:44:00Z">
        <w:r w:rsidRPr="00674C8A">
          <w:rPr>
            <w:rFonts w:ascii="Calibri" w:eastAsia="Calibri" w:hAnsi="Calibri" w:cs="Times New Roman"/>
            <w:lang w:val="en-US"/>
          </w:rPr>
          <w:t>1054.</w:t>
        </w:r>
        <w:r w:rsidRPr="00674C8A">
          <w:rPr>
            <w:rFonts w:ascii="Calibri" w:eastAsia="Calibri" w:hAnsi="Calibri" w:cs="Times New Roman"/>
            <w:lang w:val="en-US"/>
          </w:rPr>
          <w:tab/>
          <w:t>n "We're surrounded by vicious brawling, but if we try to move, I know we'll get jumped on by one of these crazy monsters."</w:t>
        </w:r>
      </w:ins>
    </w:p>
    <w:p w14:paraId="3921F91A" w14:textId="77777777" w:rsidR="00674C8A" w:rsidRPr="00674C8A" w:rsidRDefault="00674C8A" w:rsidP="00674C8A">
      <w:pPr>
        <w:spacing w:line="600" w:lineRule="auto"/>
        <w:jc w:val="left"/>
        <w:rPr>
          <w:ins w:id="12538" w:author="UTENTE" w:date="2020-06-30T18:44:00Z"/>
          <w:rFonts w:ascii="Calibri" w:eastAsia="Calibri" w:hAnsi="Calibri" w:cs="Times New Roman"/>
          <w:lang w:val="en-US"/>
        </w:rPr>
      </w:pPr>
      <w:ins w:id="12539" w:author="UTENTE" w:date="2020-06-30T18:44:00Z">
        <w:r w:rsidRPr="00674C8A">
          <w:rPr>
            <w:rFonts w:ascii="Calibri" w:eastAsia="Calibri" w:hAnsi="Calibri" w:cs="Times New Roman"/>
            <w:lang w:val="en-US"/>
          </w:rPr>
          <w:t>1055.</w:t>
        </w:r>
        <w:r w:rsidRPr="00674C8A">
          <w:rPr>
            <w:rFonts w:ascii="Calibri" w:eastAsia="Calibri" w:hAnsi="Calibri" w:cs="Times New Roman"/>
            <w:lang w:val="en-US"/>
          </w:rPr>
          <w:tab/>
          <w:t>n "Shit, shit, how can we find a way out of this…?!"</w:t>
        </w:r>
      </w:ins>
    </w:p>
    <w:p w14:paraId="675E29A4" w14:textId="77777777" w:rsidR="00674C8A" w:rsidRPr="00674C8A" w:rsidRDefault="00674C8A" w:rsidP="00674C8A">
      <w:pPr>
        <w:spacing w:line="600" w:lineRule="auto"/>
        <w:jc w:val="left"/>
        <w:rPr>
          <w:ins w:id="12540" w:author="UTENTE" w:date="2020-06-30T18:44:00Z"/>
          <w:rFonts w:ascii="Calibri" w:eastAsia="Calibri" w:hAnsi="Calibri" w:cs="Times New Roman"/>
          <w:lang w:val="en-US"/>
        </w:rPr>
      </w:pPr>
      <w:ins w:id="12541" w:author="UTENTE" w:date="2020-06-30T18:44:00Z">
        <w:r w:rsidRPr="00674C8A">
          <w:rPr>
            <w:rFonts w:ascii="Calibri" w:eastAsia="Calibri" w:hAnsi="Calibri" w:cs="Times New Roman"/>
            <w:lang w:val="en-US"/>
          </w:rPr>
          <w:t>1056.</w:t>
        </w:r>
        <w:r w:rsidRPr="00674C8A">
          <w:rPr>
            <w:rFonts w:ascii="Calibri" w:eastAsia="Calibri" w:hAnsi="Calibri" w:cs="Times New Roman"/>
            <w:lang w:val="en-US"/>
          </w:rPr>
          <w:tab/>
          <w:t>d "\"Get going.\""</w:t>
        </w:r>
      </w:ins>
    </w:p>
    <w:p w14:paraId="2270788F" w14:textId="77777777" w:rsidR="00674C8A" w:rsidRPr="00674C8A" w:rsidRDefault="00674C8A" w:rsidP="00674C8A">
      <w:pPr>
        <w:spacing w:line="600" w:lineRule="auto"/>
        <w:jc w:val="left"/>
        <w:rPr>
          <w:ins w:id="12542" w:author="UTENTE" w:date="2020-06-30T18:44:00Z"/>
          <w:rFonts w:ascii="Calibri" w:eastAsia="Calibri" w:hAnsi="Calibri" w:cs="Times New Roman"/>
          <w:lang w:val="en-US"/>
        </w:rPr>
      </w:pPr>
      <w:ins w:id="12543" w:author="UTENTE" w:date="2020-06-30T18:44:00Z">
        <w:r w:rsidRPr="00674C8A">
          <w:rPr>
            <w:rFonts w:ascii="Calibri" w:eastAsia="Calibri" w:hAnsi="Calibri" w:cs="Times New Roman"/>
            <w:lang w:val="en-US"/>
          </w:rPr>
          <w:t>1057.</w:t>
        </w:r>
        <w:r w:rsidRPr="00674C8A">
          <w:rPr>
            <w:rFonts w:ascii="Calibri" w:eastAsia="Calibri" w:hAnsi="Calibri" w:cs="Times New Roman"/>
            <w:lang w:val="en-US"/>
          </w:rPr>
          <w:tab/>
          <w:t>mcp "\"…!\""</w:t>
        </w:r>
      </w:ins>
    </w:p>
    <w:p w14:paraId="4FCDC2B7" w14:textId="77777777" w:rsidR="00674C8A" w:rsidRPr="00674C8A" w:rsidRDefault="00674C8A" w:rsidP="00674C8A">
      <w:pPr>
        <w:spacing w:line="600" w:lineRule="auto"/>
        <w:jc w:val="left"/>
        <w:rPr>
          <w:ins w:id="12544" w:author="UTENTE" w:date="2020-06-30T18:44:00Z"/>
          <w:rFonts w:ascii="Calibri" w:eastAsia="Calibri" w:hAnsi="Calibri" w:cs="Times New Roman"/>
          <w:lang w:val="en-US"/>
        </w:rPr>
      </w:pPr>
      <w:ins w:id="12545" w:author="UTENTE" w:date="2020-06-30T18:44:00Z">
        <w:r w:rsidRPr="00674C8A">
          <w:rPr>
            <w:rFonts w:ascii="Calibri" w:eastAsia="Calibri" w:hAnsi="Calibri" w:cs="Times New Roman"/>
            <w:lang w:val="en-US"/>
          </w:rPr>
          <w:t>1058.</w:t>
        </w:r>
        <w:r w:rsidRPr="00674C8A">
          <w:rPr>
            <w:rFonts w:ascii="Calibri" w:eastAsia="Calibri" w:hAnsi="Calibri" w:cs="Times New Roman"/>
            <w:lang w:val="en-US"/>
          </w:rPr>
          <w:tab/>
          <w:t>mcp "\"Dominic…?\""</w:t>
        </w:r>
      </w:ins>
    </w:p>
    <w:p w14:paraId="23B3CC3C" w14:textId="77777777" w:rsidR="00674C8A" w:rsidRPr="00674C8A" w:rsidRDefault="00674C8A" w:rsidP="00674C8A">
      <w:pPr>
        <w:spacing w:line="600" w:lineRule="auto"/>
        <w:jc w:val="left"/>
        <w:rPr>
          <w:ins w:id="12546" w:author="UTENTE" w:date="2020-06-30T18:44:00Z"/>
          <w:rFonts w:ascii="Calibri" w:eastAsia="Calibri" w:hAnsi="Calibri" w:cs="Times New Roman"/>
          <w:lang w:val="en-US"/>
        </w:rPr>
      </w:pPr>
      <w:ins w:id="12547" w:author="UTENTE" w:date="2020-06-30T18:44:00Z">
        <w:r w:rsidRPr="00674C8A">
          <w:rPr>
            <w:rFonts w:ascii="Calibri" w:eastAsia="Calibri" w:hAnsi="Calibri" w:cs="Times New Roman"/>
            <w:lang w:val="en-US"/>
          </w:rPr>
          <w:t>1059.</w:t>
        </w:r>
        <w:r w:rsidRPr="00674C8A">
          <w:rPr>
            <w:rFonts w:ascii="Calibri" w:eastAsia="Calibri" w:hAnsi="Calibri" w:cs="Times New Roman"/>
            <w:lang w:val="en-US"/>
          </w:rPr>
          <w:tab/>
          <w:t>n "To my surprise, a tall figure steps out of the fight, offering a quiet mutter to me and Rex."</w:t>
        </w:r>
      </w:ins>
    </w:p>
    <w:p w14:paraId="43AEE6E6" w14:textId="77777777" w:rsidR="00674C8A" w:rsidRPr="00674C8A" w:rsidRDefault="00674C8A" w:rsidP="00674C8A">
      <w:pPr>
        <w:spacing w:line="600" w:lineRule="auto"/>
        <w:jc w:val="left"/>
        <w:rPr>
          <w:ins w:id="12548" w:author="UTENTE" w:date="2020-06-30T18:44:00Z"/>
          <w:rFonts w:ascii="Calibri" w:eastAsia="Calibri" w:hAnsi="Calibri" w:cs="Times New Roman"/>
          <w:lang w:val="en-US"/>
        </w:rPr>
      </w:pPr>
      <w:ins w:id="12549" w:author="UTENTE" w:date="2020-06-30T18:44:00Z">
        <w:r w:rsidRPr="00674C8A">
          <w:rPr>
            <w:rFonts w:ascii="Calibri" w:eastAsia="Calibri" w:hAnsi="Calibri" w:cs="Times New Roman"/>
            <w:lang w:val="en-US"/>
          </w:rPr>
          <w:t>1060.</w:t>
        </w:r>
        <w:r w:rsidRPr="00674C8A">
          <w:rPr>
            <w:rFonts w:ascii="Calibri" w:eastAsia="Calibri" w:hAnsi="Calibri" w:cs="Times New Roman"/>
            <w:lang w:val="en-US"/>
          </w:rPr>
          <w:tab/>
          <w:t>n "Is he… telling us to escape?"</w:t>
        </w:r>
      </w:ins>
    </w:p>
    <w:p w14:paraId="27DCDBE0" w14:textId="77777777" w:rsidR="00674C8A" w:rsidRPr="00674C8A" w:rsidRDefault="00674C8A" w:rsidP="00674C8A">
      <w:pPr>
        <w:spacing w:line="600" w:lineRule="auto"/>
        <w:jc w:val="left"/>
        <w:rPr>
          <w:ins w:id="12550" w:author="UTENTE" w:date="2020-06-30T18:44:00Z"/>
          <w:rFonts w:ascii="Calibri" w:eastAsia="Calibri" w:hAnsi="Calibri" w:cs="Times New Roman"/>
          <w:lang w:val="en-US"/>
        </w:rPr>
      </w:pPr>
      <w:ins w:id="12551" w:author="UTENTE" w:date="2020-06-30T18:44:00Z">
        <w:r w:rsidRPr="00674C8A">
          <w:rPr>
            <w:rFonts w:ascii="Calibri" w:eastAsia="Calibri" w:hAnsi="Calibri" w:cs="Times New Roman"/>
            <w:lang w:val="en-US"/>
          </w:rPr>
          <w:t>1061.</w:t>
        </w:r>
        <w:r w:rsidRPr="00674C8A">
          <w:rPr>
            <w:rFonts w:ascii="Calibri" w:eastAsia="Calibri" w:hAnsi="Calibri" w:cs="Times New Roman"/>
            <w:lang w:val="en-US"/>
          </w:rPr>
          <w:tab/>
          <w:t>r "\"Y-you… I don't…\""</w:t>
        </w:r>
      </w:ins>
    </w:p>
    <w:p w14:paraId="5EEBDD71" w14:textId="77777777" w:rsidR="00674C8A" w:rsidRPr="00674C8A" w:rsidRDefault="00674C8A" w:rsidP="00674C8A">
      <w:pPr>
        <w:spacing w:line="600" w:lineRule="auto"/>
        <w:jc w:val="left"/>
        <w:rPr>
          <w:ins w:id="12552" w:author="UTENTE" w:date="2020-06-30T18:44:00Z"/>
          <w:rFonts w:ascii="Calibri" w:eastAsia="Calibri" w:hAnsi="Calibri" w:cs="Times New Roman"/>
          <w:lang w:val="en-US"/>
        </w:rPr>
      </w:pPr>
      <w:ins w:id="12553" w:author="UTENTE" w:date="2020-06-30T18:44:00Z">
        <w:r w:rsidRPr="00674C8A">
          <w:rPr>
            <w:rFonts w:ascii="Calibri" w:eastAsia="Calibri" w:hAnsi="Calibri" w:cs="Times New Roman"/>
            <w:lang w:val="en-US"/>
          </w:rPr>
          <w:t>1062.</w:t>
        </w:r>
        <w:r w:rsidRPr="00674C8A">
          <w:rPr>
            <w:rFonts w:ascii="Calibri" w:eastAsia="Calibri" w:hAnsi="Calibri" w:cs="Times New Roman"/>
            <w:lang w:val="en-US"/>
          </w:rPr>
          <w:tab/>
          <w:t>n "Rex seems even more shocked than me, and he blinks at Dominic in disbelief."</w:t>
        </w:r>
      </w:ins>
    </w:p>
    <w:p w14:paraId="199B1351" w14:textId="77777777" w:rsidR="00674C8A" w:rsidRPr="00674C8A" w:rsidRDefault="00674C8A" w:rsidP="00674C8A">
      <w:pPr>
        <w:spacing w:line="600" w:lineRule="auto"/>
        <w:jc w:val="left"/>
        <w:rPr>
          <w:ins w:id="12554" w:author="UTENTE" w:date="2020-06-30T18:44:00Z"/>
          <w:rFonts w:ascii="Calibri" w:eastAsia="Calibri" w:hAnsi="Calibri" w:cs="Times New Roman"/>
          <w:lang w:val="en-US"/>
        </w:rPr>
      </w:pPr>
      <w:ins w:id="12555" w:author="UTENTE" w:date="2020-06-30T18:44:00Z">
        <w:r w:rsidRPr="00674C8A">
          <w:rPr>
            <w:rFonts w:ascii="Calibri" w:eastAsia="Calibri" w:hAnsi="Calibri" w:cs="Times New Roman"/>
            <w:lang w:val="en-US"/>
          </w:rPr>
          <w:t>1063.</w:t>
        </w:r>
        <w:r w:rsidRPr="00674C8A">
          <w:rPr>
            <w:rFonts w:ascii="Calibri" w:eastAsia="Calibri" w:hAnsi="Calibri" w:cs="Times New Roman"/>
            <w:lang w:val="en-US"/>
          </w:rPr>
          <w:tab/>
          <w:t>d "\"Go. I'll make sure no one chases you.\""</w:t>
        </w:r>
      </w:ins>
    </w:p>
    <w:p w14:paraId="6D40C70A" w14:textId="77777777" w:rsidR="00674C8A" w:rsidRPr="00674C8A" w:rsidRDefault="00674C8A" w:rsidP="00674C8A">
      <w:pPr>
        <w:spacing w:line="600" w:lineRule="auto"/>
        <w:jc w:val="left"/>
        <w:rPr>
          <w:ins w:id="12556" w:author="UTENTE" w:date="2020-06-30T18:44:00Z"/>
          <w:rFonts w:ascii="Calibri" w:eastAsia="Calibri" w:hAnsi="Calibri" w:cs="Times New Roman"/>
          <w:lang w:val="en-US"/>
        </w:rPr>
      </w:pPr>
      <w:ins w:id="12557" w:author="UTENTE" w:date="2020-06-30T18:44:00Z">
        <w:r w:rsidRPr="00674C8A">
          <w:rPr>
            <w:rFonts w:ascii="Calibri" w:eastAsia="Calibri" w:hAnsi="Calibri" w:cs="Times New Roman"/>
            <w:lang w:val="en-US"/>
          </w:rPr>
          <w:t>1064.</w:t>
        </w:r>
        <w:r w:rsidRPr="00674C8A">
          <w:rPr>
            <w:rFonts w:ascii="Calibri" w:eastAsia="Calibri" w:hAnsi="Calibri" w:cs="Times New Roman"/>
            <w:lang w:val="en-US"/>
          </w:rPr>
          <w:tab/>
          <w:t>d "\"…Don't come back.\""</w:t>
        </w:r>
      </w:ins>
    </w:p>
    <w:p w14:paraId="6920C8CF" w14:textId="77777777" w:rsidR="00674C8A" w:rsidRPr="00674C8A" w:rsidRDefault="00674C8A" w:rsidP="00674C8A">
      <w:pPr>
        <w:spacing w:line="600" w:lineRule="auto"/>
        <w:jc w:val="left"/>
        <w:rPr>
          <w:ins w:id="12558" w:author="UTENTE" w:date="2020-06-30T18:44:00Z"/>
          <w:rFonts w:ascii="Calibri" w:eastAsia="Calibri" w:hAnsi="Calibri" w:cs="Times New Roman"/>
          <w:lang w:val="en-US"/>
        </w:rPr>
      </w:pPr>
      <w:ins w:id="12559" w:author="UTENTE" w:date="2020-06-30T18:44:00Z">
        <w:r w:rsidRPr="00674C8A">
          <w:rPr>
            <w:rFonts w:ascii="Calibri" w:eastAsia="Calibri" w:hAnsi="Calibri" w:cs="Times New Roman"/>
            <w:lang w:val="en-US"/>
          </w:rPr>
          <w:t>1065.</w:t>
        </w:r>
        <w:r w:rsidRPr="00674C8A">
          <w:rPr>
            <w:rFonts w:ascii="Calibri" w:eastAsia="Calibri" w:hAnsi="Calibri" w:cs="Times New Roman"/>
            <w:lang w:val="en-US"/>
          </w:rPr>
          <w:tab/>
          <w:t>n "His voice dropping to a barely audible whisper, Dominic turns away from us –{w} though I catch a brief, wistful look in his eyes."</w:t>
        </w:r>
      </w:ins>
    </w:p>
    <w:p w14:paraId="29C4A8E8" w14:textId="77777777" w:rsidR="00674C8A" w:rsidRPr="00674C8A" w:rsidRDefault="00674C8A" w:rsidP="00674C8A">
      <w:pPr>
        <w:spacing w:line="600" w:lineRule="auto"/>
        <w:jc w:val="left"/>
        <w:rPr>
          <w:ins w:id="12560" w:author="UTENTE" w:date="2020-06-30T18:44:00Z"/>
          <w:rFonts w:ascii="Calibri" w:eastAsia="Calibri" w:hAnsi="Calibri" w:cs="Times New Roman"/>
          <w:lang w:val="en-US"/>
        </w:rPr>
      </w:pPr>
      <w:ins w:id="12561" w:author="UTENTE" w:date="2020-06-30T18:44:00Z">
        <w:r w:rsidRPr="00674C8A">
          <w:rPr>
            <w:rFonts w:ascii="Calibri" w:eastAsia="Calibri" w:hAnsi="Calibri" w:cs="Times New Roman"/>
            <w:lang w:val="en-US"/>
          </w:rPr>
          <w:t>1066.</w:t>
        </w:r>
        <w:r w:rsidRPr="00674C8A">
          <w:rPr>
            <w:rFonts w:ascii="Calibri" w:eastAsia="Calibri" w:hAnsi="Calibri" w:cs="Times New Roman"/>
            <w:lang w:val="en-US"/>
          </w:rPr>
          <w:tab/>
          <w:t>r "\"…!\""</w:t>
        </w:r>
      </w:ins>
    </w:p>
    <w:p w14:paraId="7890A1D9" w14:textId="77777777" w:rsidR="00674C8A" w:rsidRPr="00674C8A" w:rsidRDefault="00674C8A" w:rsidP="00674C8A">
      <w:pPr>
        <w:spacing w:line="600" w:lineRule="auto"/>
        <w:jc w:val="left"/>
        <w:rPr>
          <w:ins w:id="12562" w:author="UTENTE" w:date="2020-06-30T18:44:00Z"/>
          <w:rFonts w:ascii="Calibri" w:eastAsia="Calibri" w:hAnsi="Calibri" w:cs="Times New Roman"/>
          <w:lang w:val="en-US"/>
        </w:rPr>
      </w:pPr>
      <w:ins w:id="12563" w:author="UTENTE" w:date="2020-06-30T18:44:00Z">
        <w:r w:rsidRPr="00674C8A">
          <w:rPr>
            <w:rFonts w:ascii="Calibri" w:eastAsia="Calibri" w:hAnsi="Calibri" w:cs="Times New Roman"/>
            <w:lang w:val="en-US"/>
          </w:rPr>
          <w:t>1067.</w:t>
        </w:r>
        <w:r w:rsidRPr="00674C8A">
          <w:rPr>
            <w:rFonts w:ascii="Calibri" w:eastAsia="Calibri" w:hAnsi="Calibri" w:cs="Times New Roman"/>
            <w:lang w:val="en-US"/>
          </w:rPr>
          <w:tab/>
          <w:t>n "Without wasting another second, Rex grabs my hand, and we dash down the alley together." </w:t>
        </w:r>
        <w:r w:rsidRPr="00674C8A">
          <w:rPr>
            <w:rFonts w:ascii="Calibri" w:eastAsia="Calibri" w:hAnsi="Calibri" w:cs="Times New Roman"/>
            <w:lang w:val="en-US"/>
          </w:rPr>
          <w:br w:type="page"/>
        </w:r>
      </w:ins>
    </w:p>
    <w:p w14:paraId="5F9DEC4E" w14:textId="77777777" w:rsidR="00674C8A" w:rsidRPr="00674C8A" w:rsidRDefault="00674C8A" w:rsidP="00674C8A">
      <w:pPr>
        <w:spacing w:line="600" w:lineRule="auto"/>
        <w:jc w:val="left"/>
        <w:rPr>
          <w:ins w:id="12564" w:author="UTENTE" w:date="2020-06-30T18:44:00Z"/>
          <w:rFonts w:ascii="Calibri" w:eastAsia="Calibri" w:hAnsi="Calibri" w:cs="Times New Roman"/>
        </w:rPr>
      </w:pPr>
      <w:ins w:id="12565" w:author="UTENTE" w:date="2020-06-30T18:44:00Z">
        <w:r w:rsidRPr="00674C8A">
          <w:rPr>
            <w:rFonts w:ascii="Calibri" w:eastAsia="Calibri" w:hAnsi="Calibri" w:cs="Times New Roman"/>
          </w:rPr>
          <w:lastRenderedPageBreak/>
          <w:t>1053.</w:t>
        </w:r>
        <w:r w:rsidRPr="00674C8A">
          <w:rPr>
            <w:rFonts w:ascii="Calibri" w:eastAsia="Calibri" w:hAnsi="Calibri" w:cs="Times New Roman"/>
          </w:rPr>
          <w:tab/>
          <w:t>n "Il vicolo si trasforma in un completo caos, il sangue schizza sulle pareti e riveste l'asfalto."</w:t>
        </w:r>
      </w:ins>
    </w:p>
    <w:p w14:paraId="487F4A85" w14:textId="77777777" w:rsidR="00674C8A" w:rsidRPr="00674C8A" w:rsidRDefault="00674C8A" w:rsidP="00674C8A">
      <w:pPr>
        <w:spacing w:line="600" w:lineRule="auto"/>
        <w:jc w:val="left"/>
        <w:rPr>
          <w:ins w:id="12566" w:author="UTENTE" w:date="2020-06-30T18:44:00Z"/>
          <w:rFonts w:ascii="Calibri" w:eastAsia="Calibri" w:hAnsi="Calibri" w:cs="Times New Roman"/>
        </w:rPr>
      </w:pPr>
      <w:ins w:id="12567" w:author="UTENTE" w:date="2020-06-30T18:44:00Z">
        <w:r w:rsidRPr="00674C8A">
          <w:rPr>
            <w:rFonts w:ascii="Calibri" w:eastAsia="Calibri" w:hAnsi="Calibri" w:cs="Times New Roman"/>
          </w:rPr>
          <w:t>1054.</w:t>
        </w:r>
        <w:r w:rsidRPr="00674C8A">
          <w:rPr>
            <w:rFonts w:ascii="Calibri" w:eastAsia="Calibri" w:hAnsi="Calibri" w:cs="Times New Roman"/>
          </w:rPr>
          <w:tab/>
          <w:t>n "Siamo nel mezzo di una ferocissima rissa, ma se cerchiamo di muoverci, so che saremmo assaliti da uno di quei fottuti mostri."</w:t>
        </w:r>
      </w:ins>
    </w:p>
    <w:p w14:paraId="565AB684" w14:textId="77777777" w:rsidR="00674C8A" w:rsidRPr="00674C8A" w:rsidRDefault="00674C8A" w:rsidP="00674C8A">
      <w:pPr>
        <w:spacing w:line="600" w:lineRule="auto"/>
        <w:jc w:val="left"/>
        <w:rPr>
          <w:ins w:id="12568" w:author="UTENTE" w:date="2020-06-30T18:44:00Z"/>
          <w:rFonts w:ascii="Calibri" w:eastAsia="Calibri" w:hAnsi="Calibri" w:cs="Times New Roman"/>
        </w:rPr>
      </w:pPr>
      <w:ins w:id="12569" w:author="UTENTE" w:date="2020-06-30T18:44:00Z">
        <w:r w:rsidRPr="00674C8A">
          <w:rPr>
            <w:rFonts w:ascii="Calibri" w:eastAsia="Calibri" w:hAnsi="Calibri" w:cs="Times New Roman"/>
          </w:rPr>
          <w:t>1055.</w:t>
        </w:r>
        <w:r w:rsidRPr="00674C8A">
          <w:rPr>
            <w:rFonts w:ascii="Calibri" w:eastAsia="Calibri" w:hAnsi="Calibri" w:cs="Times New Roman"/>
          </w:rPr>
          <w:tab/>
          <w:t>n "Cazzo, cazzo, come ne usciamo…?!"</w:t>
        </w:r>
      </w:ins>
    </w:p>
    <w:p w14:paraId="7118DCDD" w14:textId="77777777" w:rsidR="00674C8A" w:rsidRPr="00674C8A" w:rsidRDefault="00674C8A" w:rsidP="00674C8A">
      <w:pPr>
        <w:spacing w:line="600" w:lineRule="auto"/>
        <w:jc w:val="left"/>
        <w:rPr>
          <w:ins w:id="12570" w:author="UTENTE" w:date="2020-06-30T18:44:00Z"/>
          <w:rFonts w:ascii="Calibri" w:eastAsia="Calibri" w:hAnsi="Calibri" w:cs="Times New Roman"/>
        </w:rPr>
      </w:pPr>
      <w:ins w:id="12571" w:author="UTENTE" w:date="2020-06-30T18:44:00Z">
        <w:r w:rsidRPr="00674C8A">
          <w:rPr>
            <w:rFonts w:ascii="Calibri" w:eastAsia="Calibri" w:hAnsi="Calibri" w:cs="Times New Roman"/>
          </w:rPr>
          <w:t>1056.</w:t>
        </w:r>
        <w:r w:rsidRPr="00674C8A">
          <w:rPr>
            <w:rFonts w:ascii="Calibri" w:eastAsia="Calibri" w:hAnsi="Calibri" w:cs="Times New Roman"/>
          </w:rPr>
          <w:tab/>
          <w:t>d "\"Andatevene.\""</w:t>
        </w:r>
      </w:ins>
    </w:p>
    <w:p w14:paraId="61DDEE3D" w14:textId="77777777" w:rsidR="00674C8A" w:rsidRPr="00674C8A" w:rsidRDefault="00674C8A" w:rsidP="00674C8A">
      <w:pPr>
        <w:spacing w:line="600" w:lineRule="auto"/>
        <w:jc w:val="left"/>
        <w:rPr>
          <w:ins w:id="12572" w:author="UTENTE" w:date="2020-06-30T18:44:00Z"/>
          <w:rFonts w:ascii="Calibri" w:eastAsia="Calibri" w:hAnsi="Calibri" w:cs="Times New Roman"/>
        </w:rPr>
      </w:pPr>
      <w:ins w:id="12573" w:author="UTENTE" w:date="2020-06-30T18:44:00Z">
        <w:r w:rsidRPr="00674C8A">
          <w:rPr>
            <w:rFonts w:ascii="Calibri" w:eastAsia="Calibri" w:hAnsi="Calibri" w:cs="Times New Roman"/>
          </w:rPr>
          <w:t>1057.</w:t>
        </w:r>
        <w:r w:rsidRPr="00674C8A">
          <w:rPr>
            <w:rFonts w:ascii="Calibri" w:eastAsia="Calibri" w:hAnsi="Calibri" w:cs="Times New Roman"/>
          </w:rPr>
          <w:tab/>
          <w:t>mcp "\"…\""</w:t>
        </w:r>
      </w:ins>
    </w:p>
    <w:p w14:paraId="1A097FFE" w14:textId="77777777" w:rsidR="00674C8A" w:rsidRPr="00674C8A" w:rsidRDefault="00674C8A" w:rsidP="00674C8A">
      <w:pPr>
        <w:spacing w:line="600" w:lineRule="auto"/>
        <w:jc w:val="left"/>
        <w:rPr>
          <w:ins w:id="12574" w:author="UTENTE" w:date="2020-06-30T18:44:00Z"/>
          <w:rFonts w:ascii="Calibri" w:eastAsia="Calibri" w:hAnsi="Calibri" w:cs="Times New Roman"/>
        </w:rPr>
      </w:pPr>
      <w:ins w:id="12575" w:author="UTENTE" w:date="2020-06-30T18:44:00Z">
        <w:r w:rsidRPr="00674C8A">
          <w:rPr>
            <w:rFonts w:ascii="Calibri" w:eastAsia="Calibri" w:hAnsi="Calibri" w:cs="Times New Roman"/>
          </w:rPr>
          <w:t>1058.</w:t>
        </w:r>
        <w:r w:rsidRPr="00674C8A">
          <w:rPr>
            <w:rFonts w:ascii="Calibri" w:eastAsia="Calibri" w:hAnsi="Calibri" w:cs="Times New Roman"/>
          </w:rPr>
          <w:tab/>
          <w:t>mcp "\"Dominic…?\""</w:t>
        </w:r>
      </w:ins>
    </w:p>
    <w:p w14:paraId="797FE0FA" w14:textId="77777777" w:rsidR="00674C8A" w:rsidRPr="00674C8A" w:rsidRDefault="00674C8A" w:rsidP="00674C8A">
      <w:pPr>
        <w:spacing w:line="600" w:lineRule="auto"/>
        <w:jc w:val="left"/>
        <w:rPr>
          <w:ins w:id="12576" w:author="UTENTE" w:date="2020-06-30T18:44:00Z"/>
          <w:rFonts w:ascii="Calibri" w:eastAsia="Calibri" w:hAnsi="Calibri" w:cs="Times New Roman"/>
        </w:rPr>
      </w:pPr>
      <w:ins w:id="12577" w:author="UTENTE" w:date="2020-06-30T18:44:00Z">
        <w:r w:rsidRPr="00674C8A">
          <w:rPr>
            <w:rFonts w:ascii="Calibri" w:eastAsia="Calibri" w:hAnsi="Calibri" w:cs="Times New Roman"/>
          </w:rPr>
          <w:t>1059.</w:t>
        </w:r>
        <w:r w:rsidRPr="00674C8A">
          <w:rPr>
            <w:rFonts w:ascii="Calibri" w:eastAsia="Calibri" w:hAnsi="Calibri" w:cs="Times New Roman"/>
          </w:rPr>
          <w:tab/>
          <w:t>n "Con mia grande sorpresa, una figura slanciata si allontana dallo scontro, rivolgendo a me e Rex un fioco mormorio."</w:t>
        </w:r>
      </w:ins>
    </w:p>
    <w:p w14:paraId="39E6CF61" w14:textId="77777777" w:rsidR="00674C8A" w:rsidRPr="00674C8A" w:rsidRDefault="00674C8A" w:rsidP="00674C8A">
      <w:pPr>
        <w:spacing w:line="600" w:lineRule="auto"/>
        <w:jc w:val="left"/>
        <w:rPr>
          <w:ins w:id="12578" w:author="UTENTE" w:date="2020-06-30T18:44:00Z"/>
          <w:rFonts w:ascii="Calibri" w:eastAsia="Calibri" w:hAnsi="Calibri" w:cs="Times New Roman"/>
        </w:rPr>
      </w:pPr>
      <w:ins w:id="12579" w:author="UTENTE" w:date="2020-06-30T18:44:00Z">
        <w:r w:rsidRPr="00674C8A">
          <w:rPr>
            <w:rFonts w:ascii="Calibri" w:eastAsia="Calibri" w:hAnsi="Calibri" w:cs="Times New Roman"/>
          </w:rPr>
          <w:t>1060.</w:t>
        </w:r>
        <w:r w:rsidRPr="00674C8A">
          <w:rPr>
            <w:rFonts w:ascii="Calibri" w:eastAsia="Calibri" w:hAnsi="Calibri" w:cs="Times New Roman"/>
          </w:rPr>
          <w:tab/>
          <w:t>n "Ci… ci sta dicendo di scappare?"</w:t>
        </w:r>
      </w:ins>
    </w:p>
    <w:p w14:paraId="66AEA01E" w14:textId="77777777" w:rsidR="00674C8A" w:rsidRPr="00674C8A" w:rsidRDefault="00674C8A" w:rsidP="00674C8A">
      <w:pPr>
        <w:spacing w:line="600" w:lineRule="auto"/>
        <w:jc w:val="left"/>
        <w:rPr>
          <w:ins w:id="12580" w:author="UTENTE" w:date="2020-06-30T18:44:00Z"/>
          <w:rFonts w:ascii="Calibri" w:eastAsia="Calibri" w:hAnsi="Calibri" w:cs="Times New Roman"/>
        </w:rPr>
      </w:pPr>
      <w:ins w:id="12581" w:author="UTENTE" w:date="2020-06-30T18:44:00Z">
        <w:r w:rsidRPr="00674C8A">
          <w:rPr>
            <w:rFonts w:ascii="Calibri" w:eastAsia="Calibri" w:hAnsi="Calibri" w:cs="Times New Roman"/>
          </w:rPr>
          <w:t>1061.</w:t>
        </w:r>
        <w:r w:rsidRPr="00674C8A">
          <w:rPr>
            <w:rFonts w:ascii="Calibri" w:eastAsia="Calibri" w:hAnsi="Calibri" w:cs="Times New Roman"/>
          </w:rPr>
          <w:tab/>
          <w:t>r "\"T-tu…Io non…\""</w:t>
        </w:r>
      </w:ins>
    </w:p>
    <w:p w14:paraId="54417D9B" w14:textId="77777777" w:rsidR="00674C8A" w:rsidRPr="00674C8A" w:rsidRDefault="00674C8A" w:rsidP="00674C8A">
      <w:pPr>
        <w:spacing w:line="600" w:lineRule="auto"/>
        <w:jc w:val="left"/>
        <w:rPr>
          <w:ins w:id="12582" w:author="UTENTE" w:date="2020-06-30T18:44:00Z"/>
          <w:rFonts w:ascii="Calibri" w:eastAsia="Calibri" w:hAnsi="Calibri" w:cs="Times New Roman"/>
        </w:rPr>
      </w:pPr>
      <w:ins w:id="12583" w:author="UTENTE" w:date="2020-06-30T18:44:00Z">
        <w:r w:rsidRPr="00674C8A">
          <w:rPr>
            <w:rFonts w:ascii="Calibri" w:eastAsia="Calibri" w:hAnsi="Calibri" w:cs="Times New Roman"/>
          </w:rPr>
          <w:t>1062.</w:t>
        </w:r>
        <w:r w:rsidRPr="00674C8A">
          <w:rPr>
            <w:rFonts w:ascii="Calibri" w:eastAsia="Calibri" w:hAnsi="Calibri" w:cs="Times New Roman"/>
          </w:rPr>
          <w:tab/>
          <w:t>n "Rex sembra ancora più sbalordito di me, e fissa Dominic incredulo."</w:t>
        </w:r>
      </w:ins>
    </w:p>
    <w:p w14:paraId="6F7C93EC" w14:textId="77777777" w:rsidR="00674C8A" w:rsidRPr="00674C8A" w:rsidRDefault="00674C8A" w:rsidP="00674C8A">
      <w:pPr>
        <w:spacing w:line="600" w:lineRule="auto"/>
        <w:jc w:val="left"/>
        <w:rPr>
          <w:ins w:id="12584" w:author="UTENTE" w:date="2020-06-30T18:44:00Z"/>
          <w:rFonts w:ascii="Calibri" w:eastAsia="Calibri" w:hAnsi="Calibri" w:cs="Times New Roman"/>
        </w:rPr>
      </w:pPr>
      <w:ins w:id="12585" w:author="UTENTE" w:date="2020-06-30T18:44:00Z">
        <w:r w:rsidRPr="00674C8A">
          <w:rPr>
            <w:rFonts w:ascii="Calibri" w:eastAsia="Calibri" w:hAnsi="Calibri" w:cs="Times New Roman"/>
          </w:rPr>
          <w:t>1063.</w:t>
        </w:r>
        <w:r w:rsidRPr="00674C8A">
          <w:rPr>
            <w:rFonts w:ascii="Calibri" w:eastAsia="Calibri" w:hAnsi="Calibri" w:cs="Times New Roman"/>
          </w:rPr>
          <w:tab/>
          <w:t>d "\"Andate. Mi assicurerò che nessuno vi segua.\""</w:t>
        </w:r>
      </w:ins>
    </w:p>
    <w:p w14:paraId="1943C52A" w14:textId="77777777" w:rsidR="00674C8A" w:rsidRPr="00674C8A" w:rsidRDefault="00674C8A" w:rsidP="00674C8A">
      <w:pPr>
        <w:spacing w:line="600" w:lineRule="auto"/>
        <w:jc w:val="left"/>
        <w:rPr>
          <w:ins w:id="12586" w:author="UTENTE" w:date="2020-06-30T18:44:00Z"/>
          <w:rFonts w:ascii="Calibri" w:eastAsia="Calibri" w:hAnsi="Calibri" w:cs="Times New Roman"/>
        </w:rPr>
      </w:pPr>
      <w:ins w:id="12587" w:author="UTENTE" w:date="2020-06-30T18:44:00Z">
        <w:r w:rsidRPr="00674C8A">
          <w:rPr>
            <w:rFonts w:ascii="Calibri" w:eastAsia="Calibri" w:hAnsi="Calibri" w:cs="Times New Roman"/>
          </w:rPr>
          <w:t>1064.</w:t>
        </w:r>
        <w:r w:rsidRPr="00674C8A">
          <w:rPr>
            <w:rFonts w:ascii="Calibri" w:eastAsia="Calibri" w:hAnsi="Calibri" w:cs="Times New Roman"/>
          </w:rPr>
          <w:tab/>
          <w:t>d "\"…Non tornate.\""</w:t>
        </w:r>
      </w:ins>
    </w:p>
    <w:p w14:paraId="57EF9C9F" w14:textId="77777777" w:rsidR="00674C8A" w:rsidRPr="00674C8A" w:rsidRDefault="00674C8A" w:rsidP="00674C8A">
      <w:pPr>
        <w:spacing w:line="600" w:lineRule="auto"/>
        <w:jc w:val="left"/>
        <w:rPr>
          <w:ins w:id="12588" w:author="UTENTE" w:date="2020-06-30T18:44:00Z"/>
          <w:rFonts w:ascii="Calibri" w:eastAsia="Calibri" w:hAnsi="Calibri" w:cs="Times New Roman"/>
        </w:rPr>
      </w:pPr>
      <w:ins w:id="12589" w:author="UTENTE" w:date="2020-06-30T18:44:00Z">
        <w:r w:rsidRPr="00674C8A">
          <w:rPr>
            <w:rFonts w:ascii="Calibri" w:eastAsia="Calibri" w:hAnsi="Calibri" w:cs="Times New Roman"/>
          </w:rPr>
          <w:t>1065.</w:t>
        </w:r>
        <w:r w:rsidRPr="00674C8A">
          <w:rPr>
            <w:rFonts w:ascii="Calibri" w:eastAsia="Calibri" w:hAnsi="Calibri" w:cs="Times New Roman"/>
          </w:rPr>
          <w:tab/>
          <w:t>n "La sua voce si fa un sussurro quasi impercettibile, Dominic si volta -{w} anche se riesco a cogliere un lampo di malinconia nel suo sguardo."</w:t>
        </w:r>
      </w:ins>
    </w:p>
    <w:p w14:paraId="1E585ABA" w14:textId="77777777" w:rsidR="00674C8A" w:rsidRPr="00674C8A" w:rsidRDefault="00674C8A" w:rsidP="00674C8A">
      <w:pPr>
        <w:spacing w:line="600" w:lineRule="auto"/>
        <w:jc w:val="left"/>
        <w:rPr>
          <w:ins w:id="12590" w:author="UTENTE" w:date="2020-06-30T18:44:00Z"/>
          <w:rFonts w:ascii="Calibri" w:eastAsia="Calibri" w:hAnsi="Calibri" w:cs="Times New Roman"/>
          <w:rPrChange w:id="12591" w:author="UTENTE" w:date="2020-06-30T18:44:00Z">
            <w:rPr>
              <w:ins w:id="12592" w:author="UTENTE" w:date="2020-06-30T18:44:00Z"/>
              <w:rFonts w:ascii="Calibri" w:eastAsia="Calibri" w:hAnsi="Calibri" w:cs="Times New Roman"/>
              <w:lang w:val="en-US"/>
            </w:rPr>
          </w:rPrChange>
        </w:rPr>
      </w:pPr>
      <w:ins w:id="12593" w:author="UTENTE" w:date="2020-06-30T18:44:00Z">
        <w:r w:rsidRPr="00674C8A">
          <w:rPr>
            <w:rFonts w:ascii="Calibri" w:eastAsia="Calibri" w:hAnsi="Calibri" w:cs="Times New Roman"/>
            <w:rPrChange w:id="12594" w:author="UTENTE" w:date="2020-06-30T18:44:00Z">
              <w:rPr>
                <w:rFonts w:ascii="Calibri" w:eastAsia="Calibri" w:hAnsi="Calibri" w:cs="Times New Roman"/>
                <w:lang w:val="en-US"/>
              </w:rPr>
            </w:rPrChange>
          </w:rPr>
          <w:t>1066.</w:t>
        </w:r>
        <w:r w:rsidRPr="00674C8A">
          <w:rPr>
            <w:rFonts w:ascii="Calibri" w:eastAsia="Calibri" w:hAnsi="Calibri" w:cs="Times New Roman"/>
            <w:rPrChange w:id="12595" w:author="UTENTE" w:date="2020-06-30T18:44:00Z">
              <w:rPr>
                <w:rFonts w:ascii="Calibri" w:eastAsia="Calibri" w:hAnsi="Calibri" w:cs="Times New Roman"/>
                <w:lang w:val="en-US"/>
              </w:rPr>
            </w:rPrChange>
          </w:rPr>
          <w:tab/>
          <w:t>r "\"…!\""</w:t>
        </w:r>
      </w:ins>
    </w:p>
    <w:p w14:paraId="3E9D58AD" w14:textId="77777777" w:rsidR="00674C8A" w:rsidRPr="00674C8A" w:rsidRDefault="00674C8A" w:rsidP="00674C8A">
      <w:pPr>
        <w:spacing w:line="600" w:lineRule="auto"/>
        <w:jc w:val="left"/>
        <w:rPr>
          <w:ins w:id="12596" w:author="UTENTE" w:date="2020-06-30T18:44:00Z"/>
          <w:rFonts w:ascii="Calibri" w:eastAsia="Calibri" w:hAnsi="Calibri" w:cs="Times New Roman"/>
        </w:rPr>
      </w:pPr>
      <w:ins w:id="12597" w:author="UTENTE" w:date="2020-06-30T18:44:00Z">
        <w:r w:rsidRPr="00674C8A">
          <w:rPr>
            <w:rFonts w:ascii="Calibri" w:eastAsia="Calibri" w:hAnsi="Calibri" w:cs="Times New Roman"/>
          </w:rPr>
          <w:t>1067.</w:t>
        </w:r>
        <w:r w:rsidRPr="00674C8A">
          <w:rPr>
            <w:rFonts w:ascii="Calibri" w:eastAsia="Calibri" w:hAnsi="Calibri" w:cs="Times New Roman"/>
          </w:rPr>
          <w:tab/>
          <w:t>n "Senza perdere neanche un altro secondo, Rex afferra la mia mano, e corriamo lungo il vicolo assieme." </w:t>
        </w:r>
        <w:r w:rsidRPr="00674C8A">
          <w:rPr>
            <w:rFonts w:ascii="Calibri" w:eastAsia="Calibri" w:hAnsi="Calibri" w:cs="Times New Roman"/>
          </w:rPr>
          <w:br w:type="page"/>
        </w:r>
      </w:ins>
    </w:p>
    <w:p w14:paraId="355FCD26" w14:textId="77777777" w:rsidR="00674C8A" w:rsidRPr="00674C8A" w:rsidRDefault="00674C8A" w:rsidP="00674C8A">
      <w:pPr>
        <w:spacing w:line="600" w:lineRule="auto"/>
        <w:jc w:val="left"/>
        <w:rPr>
          <w:ins w:id="12598" w:author="UTENTE" w:date="2020-06-30T18:44:00Z"/>
          <w:rFonts w:ascii="Calibri" w:eastAsia="Calibri" w:hAnsi="Calibri" w:cs="Times New Roman"/>
          <w:lang w:val="en-US"/>
        </w:rPr>
      </w:pPr>
      <w:ins w:id="12599" w:author="UTENTE" w:date="2020-06-30T18:44:00Z">
        <w:r w:rsidRPr="00674C8A">
          <w:rPr>
            <w:rFonts w:ascii="Calibri" w:eastAsia="Calibri" w:hAnsi="Calibri" w:cs="Times New Roman"/>
            <w:lang w:val="en-US"/>
          </w:rPr>
          <w:lastRenderedPageBreak/>
          <w:t>1068.</w:t>
        </w:r>
        <w:r w:rsidRPr="00674C8A">
          <w:rPr>
            <w:rFonts w:ascii="Calibri" w:eastAsia="Calibri" w:hAnsi="Calibri" w:cs="Times New Roman"/>
            <w:lang w:val="en-US"/>
          </w:rPr>
          <w:tab/>
          <w:t>n "I can't think of anything except getting away from the bloodbath, away from all these horrors."</w:t>
        </w:r>
      </w:ins>
    </w:p>
    <w:p w14:paraId="374DFEA6" w14:textId="77777777" w:rsidR="00674C8A" w:rsidRPr="00674C8A" w:rsidRDefault="00674C8A" w:rsidP="00674C8A">
      <w:pPr>
        <w:spacing w:line="600" w:lineRule="auto"/>
        <w:jc w:val="left"/>
        <w:rPr>
          <w:ins w:id="12600" w:author="UTENTE" w:date="2020-06-30T18:44:00Z"/>
          <w:rFonts w:ascii="Calibri" w:eastAsia="Calibri" w:hAnsi="Calibri" w:cs="Times New Roman"/>
          <w:lang w:val="en-US"/>
        </w:rPr>
      </w:pPr>
      <w:ins w:id="12601" w:author="UTENTE" w:date="2020-06-30T18:44:00Z">
        <w:r w:rsidRPr="00674C8A">
          <w:rPr>
            <w:rFonts w:ascii="Calibri" w:eastAsia="Calibri" w:hAnsi="Calibri" w:cs="Times New Roman"/>
            <w:lang w:val="en-US"/>
          </w:rPr>
          <w:t>1069.</w:t>
        </w:r>
        <w:r w:rsidRPr="00674C8A">
          <w:rPr>
            <w:rFonts w:ascii="Calibri" w:eastAsia="Calibri" w:hAnsi="Calibri" w:cs="Times New Roman"/>
            <w:lang w:val="en-US"/>
          </w:rPr>
          <w:tab/>
          <w:t>n "Before long, the screams and shouts start to grow distant, and eventually, I can only hear our frantic footsteps as we escape."</w:t>
        </w:r>
      </w:ins>
    </w:p>
    <w:p w14:paraId="462F09F6" w14:textId="77777777" w:rsidR="00674C8A" w:rsidRPr="00674C8A" w:rsidRDefault="00674C8A" w:rsidP="00674C8A">
      <w:pPr>
        <w:spacing w:line="600" w:lineRule="auto"/>
        <w:jc w:val="left"/>
        <w:rPr>
          <w:ins w:id="12602" w:author="UTENTE" w:date="2020-06-30T18:44:00Z"/>
          <w:rFonts w:ascii="Calibri" w:eastAsia="Calibri" w:hAnsi="Calibri" w:cs="Times New Roman"/>
          <w:lang w:val="en-US"/>
        </w:rPr>
      </w:pPr>
      <w:ins w:id="12603" w:author="UTENTE" w:date="2020-06-30T18:44:00Z">
        <w:r w:rsidRPr="00674C8A">
          <w:rPr>
            <w:rFonts w:ascii="Calibri" w:eastAsia="Calibri" w:hAnsi="Calibri" w:cs="Times New Roman"/>
            <w:lang w:val="en-US"/>
          </w:rPr>
          <w:t>1070.</w:t>
        </w:r>
        <w:r w:rsidRPr="00674C8A">
          <w:rPr>
            <w:rFonts w:ascii="Calibri" w:eastAsia="Calibri" w:hAnsi="Calibri" w:cs="Times New Roman"/>
            <w:lang w:val="en-US"/>
          </w:rPr>
          <w:tab/>
          <w:t>n "Neither of us says a word."</w:t>
        </w:r>
      </w:ins>
    </w:p>
    <w:p w14:paraId="159DEC2D" w14:textId="77777777" w:rsidR="00674C8A" w:rsidRPr="00674C8A" w:rsidRDefault="00674C8A" w:rsidP="00674C8A">
      <w:pPr>
        <w:spacing w:line="600" w:lineRule="auto"/>
        <w:jc w:val="left"/>
        <w:rPr>
          <w:ins w:id="12604" w:author="UTENTE" w:date="2020-06-30T18:44:00Z"/>
          <w:rFonts w:ascii="Calibri" w:eastAsia="Calibri" w:hAnsi="Calibri" w:cs="Times New Roman"/>
          <w:lang w:val="en-US"/>
        </w:rPr>
      </w:pPr>
      <w:ins w:id="12605" w:author="UTENTE" w:date="2020-06-30T18:44:00Z">
        <w:r w:rsidRPr="00674C8A">
          <w:rPr>
            <w:rFonts w:ascii="Calibri" w:eastAsia="Calibri" w:hAnsi="Calibri" w:cs="Times New Roman"/>
            <w:lang w:val="en-US"/>
          </w:rPr>
          <w:t>1071.</w:t>
        </w:r>
        <w:r w:rsidRPr="00674C8A">
          <w:rPr>
            <w:rFonts w:ascii="Calibri" w:eastAsia="Calibri" w:hAnsi="Calibri" w:cs="Times New Roman"/>
            <w:lang w:val="en-US"/>
          </w:rPr>
          <w:tab/>
          <w:t>n "But as we run, Rex squeezes my hand almost tight enough to hurt –"</w:t>
        </w:r>
      </w:ins>
    </w:p>
    <w:p w14:paraId="667A2A99" w14:textId="77777777" w:rsidR="00674C8A" w:rsidRPr="00674C8A" w:rsidRDefault="00674C8A" w:rsidP="00674C8A">
      <w:pPr>
        <w:spacing w:line="600" w:lineRule="auto"/>
        <w:jc w:val="left"/>
        <w:rPr>
          <w:ins w:id="12606" w:author="UTENTE" w:date="2020-06-30T18:44:00Z"/>
          <w:rFonts w:ascii="Calibri" w:eastAsia="Calibri" w:hAnsi="Calibri" w:cs="Times New Roman"/>
          <w:lang w:val="en-US"/>
        </w:rPr>
      </w:pPr>
      <w:ins w:id="12607" w:author="UTENTE" w:date="2020-06-30T18:44:00Z">
        <w:r w:rsidRPr="00674C8A">
          <w:rPr>
            <w:rFonts w:ascii="Calibri" w:eastAsia="Calibri" w:hAnsi="Calibri" w:cs="Times New Roman"/>
            <w:lang w:val="en-US"/>
          </w:rPr>
          <w:t>1072.</w:t>
        </w:r>
        <w:r w:rsidRPr="00674C8A">
          <w:rPr>
            <w:rFonts w:ascii="Calibri" w:eastAsia="Calibri" w:hAnsi="Calibri" w:cs="Times New Roman"/>
            <w:lang w:val="en-US"/>
          </w:rPr>
          <w:tab/>
          <w:t>n "–Like he'd sooner die than let go."</w:t>
        </w:r>
      </w:ins>
    </w:p>
    <w:p w14:paraId="77C12EE2" w14:textId="77777777" w:rsidR="00674C8A" w:rsidRPr="00674C8A" w:rsidRDefault="00674C8A" w:rsidP="00674C8A">
      <w:pPr>
        <w:spacing w:line="600" w:lineRule="auto"/>
        <w:jc w:val="left"/>
        <w:rPr>
          <w:ins w:id="12608" w:author="UTENTE" w:date="2020-06-30T18:44:00Z"/>
          <w:rFonts w:ascii="Calibri" w:eastAsia="Calibri" w:hAnsi="Calibri" w:cs="Times New Roman"/>
          <w:lang w:val="en-US"/>
        </w:rPr>
      </w:pPr>
      <w:ins w:id="12609" w:author="UTENTE" w:date="2020-06-30T18:44:00Z">
        <w:r w:rsidRPr="00674C8A">
          <w:rPr>
            <w:rFonts w:ascii="Calibri" w:eastAsia="Calibri" w:hAnsi="Calibri" w:cs="Times New Roman"/>
            <w:lang w:val="en-US"/>
          </w:rPr>
          <w:t>1073.</w:t>
        </w:r>
        <w:r w:rsidRPr="00674C8A">
          <w:rPr>
            <w:rFonts w:ascii="Calibri" w:eastAsia="Calibri" w:hAnsi="Calibri" w:cs="Times New Roman"/>
            <w:lang w:val="en-US"/>
          </w:rPr>
          <w:tab/>
          <w:t>n "The cool ocean breeze drifts through my hair."</w:t>
        </w:r>
      </w:ins>
    </w:p>
    <w:p w14:paraId="4930853E" w14:textId="77777777" w:rsidR="00674C8A" w:rsidRPr="00674C8A" w:rsidRDefault="00674C8A" w:rsidP="00674C8A">
      <w:pPr>
        <w:spacing w:line="600" w:lineRule="auto"/>
        <w:jc w:val="left"/>
        <w:rPr>
          <w:ins w:id="12610" w:author="UTENTE" w:date="2020-06-30T18:44:00Z"/>
          <w:rFonts w:ascii="Calibri" w:eastAsia="Calibri" w:hAnsi="Calibri" w:cs="Times New Roman"/>
          <w:lang w:val="en-US"/>
        </w:rPr>
      </w:pPr>
      <w:ins w:id="12611" w:author="UTENTE" w:date="2020-06-30T18:44:00Z">
        <w:r w:rsidRPr="00674C8A">
          <w:rPr>
            <w:rFonts w:ascii="Calibri" w:eastAsia="Calibri" w:hAnsi="Calibri" w:cs="Times New Roman"/>
            <w:lang w:val="en-US"/>
          </w:rPr>
          <w:t>1074.</w:t>
        </w:r>
        <w:r w:rsidRPr="00674C8A">
          <w:rPr>
            <w:rFonts w:ascii="Calibri" w:eastAsia="Calibri" w:hAnsi="Calibri" w:cs="Times New Roman"/>
            <w:lang w:val="en-US"/>
          </w:rPr>
          <w:tab/>
          <w:t>n "It's hard to find something prettier than the beach at night. {w}So peaceful and calm, even right next to a big city."</w:t>
        </w:r>
      </w:ins>
    </w:p>
    <w:p w14:paraId="65748026" w14:textId="77777777" w:rsidR="00674C8A" w:rsidRPr="00674C8A" w:rsidRDefault="00674C8A" w:rsidP="00674C8A">
      <w:pPr>
        <w:spacing w:line="600" w:lineRule="auto"/>
        <w:jc w:val="left"/>
        <w:rPr>
          <w:ins w:id="12612" w:author="UTENTE" w:date="2020-06-30T18:44:00Z"/>
          <w:rFonts w:ascii="Calibri" w:eastAsia="Calibri" w:hAnsi="Calibri" w:cs="Times New Roman"/>
          <w:lang w:val="en-US"/>
        </w:rPr>
      </w:pPr>
      <w:ins w:id="12613" w:author="UTENTE" w:date="2020-06-30T18:44:00Z">
        <w:r w:rsidRPr="00674C8A">
          <w:rPr>
            <w:rFonts w:ascii="Calibri" w:eastAsia="Calibri" w:hAnsi="Calibri" w:cs="Times New Roman"/>
            <w:lang w:val="en-US"/>
          </w:rPr>
          <w:t>1075.</w:t>
        </w:r>
        <w:r w:rsidRPr="00674C8A">
          <w:rPr>
            <w:rFonts w:ascii="Calibri" w:eastAsia="Calibri" w:hAnsi="Calibri" w:cs="Times New Roman"/>
            <w:lang w:val="en-US"/>
          </w:rPr>
          <w:tab/>
          <w:t>n "The ebb and flow of the tide is so rhythmic that it's almost hypnotizing to watch…"</w:t>
        </w:r>
      </w:ins>
    </w:p>
    <w:p w14:paraId="41652FD6" w14:textId="77777777" w:rsidR="00674C8A" w:rsidRPr="00674C8A" w:rsidRDefault="00674C8A" w:rsidP="00674C8A">
      <w:pPr>
        <w:spacing w:line="600" w:lineRule="auto"/>
        <w:jc w:val="left"/>
        <w:rPr>
          <w:ins w:id="12614" w:author="UTENTE" w:date="2020-06-30T18:44:00Z"/>
          <w:rFonts w:ascii="Calibri" w:eastAsia="Calibri" w:hAnsi="Calibri" w:cs="Times New Roman"/>
          <w:lang w:val="en-US"/>
        </w:rPr>
      </w:pPr>
      <w:ins w:id="12615" w:author="UTENTE" w:date="2020-06-30T18:44:00Z">
        <w:r w:rsidRPr="00674C8A">
          <w:rPr>
            <w:rFonts w:ascii="Calibri" w:eastAsia="Calibri" w:hAnsi="Calibri" w:cs="Times New Roman"/>
            <w:lang w:val="en-US"/>
          </w:rPr>
          <w:t>1076.</w:t>
        </w:r>
        <w:r w:rsidRPr="00674C8A">
          <w:rPr>
            <w:rFonts w:ascii="Calibri" w:eastAsia="Calibri" w:hAnsi="Calibri" w:cs="Times New Roman"/>
            <w:lang w:val="en-US"/>
          </w:rPr>
          <w:tab/>
          <w:t>u "\"Hey, stop starin' at the water like that! You're gonna make me jealous.\""</w:t>
        </w:r>
      </w:ins>
    </w:p>
    <w:p w14:paraId="61E8EC26" w14:textId="77777777" w:rsidR="00674C8A" w:rsidRPr="00674C8A" w:rsidRDefault="00674C8A" w:rsidP="00674C8A">
      <w:pPr>
        <w:spacing w:line="600" w:lineRule="auto"/>
        <w:jc w:val="left"/>
        <w:rPr>
          <w:ins w:id="12616" w:author="UTENTE" w:date="2020-06-30T18:44:00Z"/>
          <w:rFonts w:ascii="Calibri" w:eastAsia="Calibri" w:hAnsi="Calibri" w:cs="Times New Roman"/>
          <w:lang w:val="en-US"/>
        </w:rPr>
      </w:pPr>
      <w:ins w:id="12617" w:author="UTENTE" w:date="2020-06-30T18:44:00Z">
        <w:r w:rsidRPr="00674C8A">
          <w:rPr>
            <w:rFonts w:ascii="Calibri" w:eastAsia="Calibri" w:hAnsi="Calibri" w:cs="Times New Roman"/>
            <w:lang w:val="en-US"/>
          </w:rPr>
          <w:t>1077.</w:t>
        </w:r>
        <w:r w:rsidRPr="00674C8A">
          <w:rPr>
            <w:rFonts w:ascii="Calibri" w:eastAsia="Calibri" w:hAnsi="Calibri" w:cs="Times New Roman"/>
            <w:lang w:val="en-US"/>
          </w:rPr>
          <w:tab/>
          <w:t>n "A sulky whine comes from beside me."</w:t>
        </w:r>
      </w:ins>
    </w:p>
    <w:p w14:paraId="3FB84B9E" w14:textId="77777777" w:rsidR="00674C8A" w:rsidRPr="00674C8A" w:rsidRDefault="00674C8A" w:rsidP="00674C8A">
      <w:pPr>
        <w:spacing w:line="600" w:lineRule="auto"/>
        <w:jc w:val="left"/>
        <w:rPr>
          <w:ins w:id="12618" w:author="UTENTE" w:date="2020-06-30T18:44:00Z"/>
          <w:rFonts w:ascii="Calibri" w:eastAsia="Calibri" w:hAnsi="Calibri" w:cs="Times New Roman"/>
          <w:lang w:val="en-US"/>
        </w:rPr>
      </w:pPr>
      <w:ins w:id="12619" w:author="UTENTE" w:date="2020-06-30T18:44:00Z">
        <w:r w:rsidRPr="00674C8A">
          <w:rPr>
            <w:rFonts w:ascii="Calibri" w:eastAsia="Calibri" w:hAnsi="Calibri" w:cs="Times New Roman"/>
            <w:lang w:val="en-US"/>
          </w:rPr>
          <w:t>1078.</w:t>
        </w:r>
        <w:r w:rsidRPr="00674C8A">
          <w:rPr>
            <w:rFonts w:ascii="Calibri" w:eastAsia="Calibri" w:hAnsi="Calibri" w:cs="Times New Roman"/>
            <w:lang w:val="en-US"/>
          </w:rPr>
          <w:tab/>
          <w:t>n "The moment I glance over, an arm drapes itself around my shoulders and pulls me in close."</w:t>
        </w:r>
      </w:ins>
    </w:p>
    <w:p w14:paraId="1C39AFC3" w14:textId="77777777" w:rsidR="00674C8A" w:rsidRPr="00674C8A" w:rsidRDefault="00674C8A" w:rsidP="00674C8A">
      <w:pPr>
        <w:spacing w:line="600" w:lineRule="auto"/>
        <w:jc w:val="left"/>
        <w:rPr>
          <w:ins w:id="12620" w:author="UTENTE" w:date="2020-06-30T18:44:00Z"/>
          <w:rFonts w:ascii="Calibri" w:eastAsia="Calibri" w:hAnsi="Calibri" w:cs="Times New Roman"/>
          <w:lang w:val="en-US"/>
        </w:rPr>
      </w:pPr>
      <w:ins w:id="12621" w:author="UTENTE" w:date="2020-06-30T18:44:00Z">
        <w:r w:rsidRPr="00674C8A">
          <w:rPr>
            <w:rFonts w:ascii="Calibri" w:eastAsia="Calibri" w:hAnsi="Calibri" w:cs="Times New Roman"/>
            <w:lang w:val="en-US"/>
          </w:rPr>
          <w:t>1079.</w:t>
        </w:r>
        <w:r w:rsidRPr="00674C8A">
          <w:rPr>
            <w:rFonts w:ascii="Calibri" w:eastAsia="Calibri" w:hAnsi="Calibri" w:cs="Times New Roman"/>
            <w:lang w:val="en-US"/>
          </w:rPr>
          <w:tab/>
          <w:t>mc "\"Really, Rex? Jealous of the {i}ocean{/i}?\""</w:t>
        </w:r>
      </w:ins>
    </w:p>
    <w:p w14:paraId="6C188AA1" w14:textId="77777777" w:rsidR="00674C8A" w:rsidRPr="00674C8A" w:rsidRDefault="00674C8A" w:rsidP="00674C8A">
      <w:pPr>
        <w:spacing w:line="600" w:lineRule="auto"/>
        <w:jc w:val="left"/>
        <w:rPr>
          <w:ins w:id="12622" w:author="UTENTE" w:date="2020-06-30T18:44:00Z"/>
          <w:rFonts w:ascii="Calibri" w:eastAsia="Calibri" w:hAnsi="Calibri" w:cs="Times New Roman"/>
          <w:lang w:val="en-US"/>
        </w:rPr>
      </w:pPr>
      <w:ins w:id="12623" w:author="UTENTE" w:date="2020-06-30T18:44:00Z">
        <w:r w:rsidRPr="00674C8A">
          <w:rPr>
            <w:rFonts w:ascii="Calibri" w:eastAsia="Calibri" w:hAnsi="Calibri" w:cs="Times New Roman"/>
            <w:lang w:val="en-US"/>
          </w:rPr>
          <w:t>1080.</w:t>
        </w:r>
        <w:r w:rsidRPr="00674C8A">
          <w:rPr>
            <w:rFonts w:ascii="Calibri" w:eastAsia="Calibri" w:hAnsi="Calibri" w:cs="Times New Roman"/>
            <w:lang w:val="en-US"/>
          </w:rPr>
          <w:tab/>
          <w:t>mc "\"God forbid I looked at an actual human. You might go into cardiac arrest.\""</w:t>
        </w:r>
      </w:ins>
    </w:p>
    <w:p w14:paraId="048B2493" w14:textId="77777777" w:rsidR="00674C8A" w:rsidRPr="00674C8A" w:rsidRDefault="00674C8A" w:rsidP="00674C8A">
      <w:pPr>
        <w:spacing w:line="600" w:lineRule="auto"/>
        <w:jc w:val="left"/>
        <w:rPr>
          <w:ins w:id="12624" w:author="UTENTE" w:date="2020-06-30T18:44:00Z"/>
          <w:rFonts w:ascii="Calibri" w:eastAsia="Calibri" w:hAnsi="Calibri" w:cs="Times New Roman"/>
          <w:lang w:val="en-US"/>
        </w:rPr>
      </w:pPr>
      <w:ins w:id="12625" w:author="UTENTE" w:date="2020-06-30T18:44:00Z">
        <w:r w:rsidRPr="00674C8A">
          <w:rPr>
            <w:rFonts w:ascii="Calibri" w:eastAsia="Calibri" w:hAnsi="Calibri" w:cs="Times New Roman"/>
            <w:lang w:val="en-US"/>
          </w:rPr>
          <w:t>1081.</w:t>
        </w:r>
        <w:r w:rsidRPr="00674C8A">
          <w:rPr>
            <w:rFonts w:ascii="Calibri" w:eastAsia="Calibri" w:hAnsi="Calibri" w:cs="Times New Roman"/>
            <w:lang w:val="en-US"/>
          </w:rPr>
          <w:tab/>
          <w:t>r "\"Don't rile me up, baby. You know how I get when I'm riled up.\""</w:t>
        </w:r>
        <w:r w:rsidRPr="00674C8A">
          <w:rPr>
            <w:rFonts w:ascii="Calibri" w:eastAsia="Calibri" w:hAnsi="Calibri" w:cs="Times New Roman"/>
            <w:lang w:val="en-US"/>
          </w:rPr>
          <w:br w:type="page"/>
        </w:r>
      </w:ins>
    </w:p>
    <w:p w14:paraId="6906C609" w14:textId="77777777" w:rsidR="00674C8A" w:rsidRPr="00674C8A" w:rsidRDefault="00674C8A" w:rsidP="00674C8A">
      <w:pPr>
        <w:spacing w:line="600" w:lineRule="auto"/>
        <w:jc w:val="left"/>
        <w:rPr>
          <w:ins w:id="12626" w:author="UTENTE" w:date="2020-06-30T18:44:00Z"/>
          <w:rFonts w:ascii="Calibri" w:eastAsia="Calibri" w:hAnsi="Calibri" w:cs="Times New Roman"/>
        </w:rPr>
      </w:pPr>
      <w:ins w:id="12627" w:author="UTENTE" w:date="2020-06-30T18:44:00Z">
        <w:r w:rsidRPr="00674C8A">
          <w:rPr>
            <w:rFonts w:ascii="Calibri" w:eastAsia="Calibri" w:hAnsi="Calibri" w:cs="Times New Roman"/>
          </w:rPr>
          <w:lastRenderedPageBreak/>
          <w:t>1068.</w:t>
        </w:r>
        <w:r w:rsidRPr="00674C8A">
          <w:rPr>
            <w:rFonts w:ascii="Calibri" w:eastAsia="Calibri" w:hAnsi="Calibri" w:cs="Times New Roman"/>
          </w:rPr>
          <w:tab/>
          <w:t>n "Non riesco a pensare a nient'altro che a scappare de quel bagno di sangue, lontano da quelle cose orribili."</w:t>
        </w:r>
      </w:ins>
    </w:p>
    <w:p w14:paraId="43E82EAC" w14:textId="77777777" w:rsidR="00674C8A" w:rsidRPr="00674C8A" w:rsidRDefault="00674C8A" w:rsidP="00674C8A">
      <w:pPr>
        <w:spacing w:line="600" w:lineRule="auto"/>
        <w:jc w:val="left"/>
        <w:rPr>
          <w:ins w:id="12628" w:author="UTENTE" w:date="2020-06-30T18:44:00Z"/>
          <w:rFonts w:ascii="Calibri" w:eastAsia="Calibri" w:hAnsi="Calibri" w:cs="Times New Roman"/>
        </w:rPr>
      </w:pPr>
      <w:ins w:id="12629" w:author="UTENTE" w:date="2020-06-30T18:44:00Z">
        <w:r w:rsidRPr="00674C8A">
          <w:rPr>
            <w:rFonts w:ascii="Calibri" w:eastAsia="Calibri" w:hAnsi="Calibri" w:cs="Times New Roman"/>
          </w:rPr>
          <w:t>1069.</w:t>
        </w:r>
        <w:r w:rsidRPr="00674C8A">
          <w:rPr>
            <w:rFonts w:ascii="Calibri" w:eastAsia="Calibri" w:hAnsi="Calibri" w:cs="Times New Roman"/>
          </w:rPr>
          <w:tab/>
          <w:t>n "A breve, le urla e gli strilli iniziano a essere sempre più distanti, finché, alla fine, riesco a sentire solo i nostri frenetici passi mentre fuggiamo."</w:t>
        </w:r>
      </w:ins>
    </w:p>
    <w:p w14:paraId="3D534970" w14:textId="77777777" w:rsidR="00674C8A" w:rsidRPr="00674C8A" w:rsidRDefault="00674C8A" w:rsidP="00674C8A">
      <w:pPr>
        <w:spacing w:line="600" w:lineRule="auto"/>
        <w:jc w:val="left"/>
        <w:rPr>
          <w:ins w:id="12630" w:author="UTENTE" w:date="2020-06-30T18:44:00Z"/>
          <w:rFonts w:ascii="Calibri" w:eastAsia="Calibri" w:hAnsi="Calibri" w:cs="Times New Roman"/>
        </w:rPr>
      </w:pPr>
      <w:ins w:id="12631" w:author="UTENTE" w:date="2020-06-30T18:44:00Z">
        <w:r w:rsidRPr="00674C8A">
          <w:rPr>
            <w:rFonts w:ascii="Calibri" w:eastAsia="Calibri" w:hAnsi="Calibri" w:cs="Times New Roman"/>
          </w:rPr>
          <w:t>1070.</w:t>
        </w:r>
        <w:r w:rsidRPr="00674C8A">
          <w:rPr>
            <w:rFonts w:ascii="Calibri" w:eastAsia="Calibri" w:hAnsi="Calibri" w:cs="Times New Roman"/>
          </w:rPr>
          <w:tab/>
          <w:t>n "Nessuno di noi due dice una sola parola."</w:t>
        </w:r>
      </w:ins>
    </w:p>
    <w:p w14:paraId="3F351612" w14:textId="77777777" w:rsidR="00674C8A" w:rsidRPr="00674C8A" w:rsidRDefault="00674C8A" w:rsidP="00674C8A">
      <w:pPr>
        <w:spacing w:line="600" w:lineRule="auto"/>
        <w:jc w:val="left"/>
        <w:rPr>
          <w:ins w:id="12632" w:author="UTENTE" w:date="2020-06-30T18:44:00Z"/>
          <w:rFonts w:ascii="Calibri" w:eastAsia="Calibri" w:hAnsi="Calibri" w:cs="Times New Roman"/>
        </w:rPr>
      </w:pPr>
      <w:ins w:id="12633" w:author="UTENTE" w:date="2020-06-30T18:44:00Z">
        <w:r w:rsidRPr="00674C8A">
          <w:rPr>
            <w:rFonts w:ascii="Calibri" w:eastAsia="Calibri" w:hAnsi="Calibri" w:cs="Times New Roman"/>
          </w:rPr>
          <w:t>1071.</w:t>
        </w:r>
        <w:r w:rsidRPr="00674C8A">
          <w:rPr>
            <w:rFonts w:ascii="Calibri" w:eastAsia="Calibri" w:hAnsi="Calibri" w:cs="Times New Roman"/>
          </w:rPr>
          <w:tab/>
          <w:t>n "Ma mentre corriamo, Rex mi stringe la mano così tanto da farmi quasi male -"</w:t>
        </w:r>
      </w:ins>
    </w:p>
    <w:p w14:paraId="729C75D8" w14:textId="77777777" w:rsidR="00674C8A" w:rsidRPr="00674C8A" w:rsidRDefault="00674C8A" w:rsidP="00674C8A">
      <w:pPr>
        <w:spacing w:line="600" w:lineRule="auto"/>
        <w:jc w:val="left"/>
        <w:rPr>
          <w:ins w:id="12634" w:author="UTENTE" w:date="2020-06-30T18:44:00Z"/>
          <w:rFonts w:ascii="Calibri" w:eastAsia="Calibri" w:hAnsi="Calibri" w:cs="Times New Roman"/>
        </w:rPr>
      </w:pPr>
      <w:ins w:id="12635" w:author="UTENTE" w:date="2020-06-30T18:44:00Z">
        <w:r w:rsidRPr="00674C8A">
          <w:rPr>
            <w:rFonts w:ascii="Calibri" w:eastAsia="Calibri" w:hAnsi="Calibri" w:cs="Times New Roman"/>
          </w:rPr>
          <w:t>1072.</w:t>
        </w:r>
        <w:r w:rsidRPr="00674C8A">
          <w:rPr>
            <w:rFonts w:ascii="Calibri" w:eastAsia="Calibri" w:hAnsi="Calibri" w:cs="Times New Roman"/>
          </w:rPr>
          <w:tab/>
          <w:t>n "-Come se preferisse morire pur di non lasciarla andare"</w:t>
        </w:r>
      </w:ins>
    </w:p>
    <w:p w14:paraId="7761E058" w14:textId="77777777" w:rsidR="00674C8A" w:rsidRPr="00674C8A" w:rsidRDefault="00674C8A" w:rsidP="00674C8A">
      <w:pPr>
        <w:spacing w:line="600" w:lineRule="auto"/>
        <w:jc w:val="left"/>
        <w:rPr>
          <w:ins w:id="12636" w:author="UTENTE" w:date="2020-06-30T18:44:00Z"/>
          <w:rFonts w:ascii="Calibri" w:eastAsia="Calibri" w:hAnsi="Calibri" w:cs="Times New Roman"/>
        </w:rPr>
      </w:pPr>
      <w:ins w:id="12637" w:author="UTENTE" w:date="2020-06-30T18:44:00Z">
        <w:r w:rsidRPr="00674C8A">
          <w:rPr>
            <w:rFonts w:ascii="Calibri" w:eastAsia="Calibri" w:hAnsi="Calibri" w:cs="Times New Roman"/>
          </w:rPr>
          <w:t>1073.</w:t>
        </w:r>
        <w:r w:rsidRPr="00674C8A">
          <w:rPr>
            <w:rFonts w:ascii="Calibri" w:eastAsia="Calibri" w:hAnsi="Calibri" w:cs="Times New Roman"/>
          </w:rPr>
          <w:tab/>
          <w:t>n "La fresca brezza marina mi accarezza i capelli."</w:t>
        </w:r>
      </w:ins>
    </w:p>
    <w:p w14:paraId="00E879FF" w14:textId="77777777" w:rsidR="00674C8A" w:rsidRPr="00674C8A" w:rsidRDefault="00674C8A" w:rsidP="00674C8A">
      <w:pPr>
        <w:spacing w:line="600" w:lineRule="auto"/>
        <w:jc w:val="left"/>
        <w:rPr>
          <w:ins w:id="12638" w:author="UTENTE" w:date="2020-06-30T18:44:00Z"/>
          <w:rFonts w:ascii="Calibri" w:eastAsia="Calibri" w:hAnsi="Calibri" w:cs="Times New Roman"/>
        </w:rPr>
      </w:pPr>
      <w:ins w:id="12639" w:author="UTENTE" w:date="2020-06-30T18:44:00Z">
        <w:r w:rsidRPr="00674C8A">
          <w:rPr>
            <w:rFonts w:ascii="Calibri" w:eastAsia="Calibri" w:hAnsi="Calibri" w:cs="Times New Roman"/>
          </w:rPr>
          <w:t>1074.</w:t>
        </w:r>
        <w:r w:rsidRPr="00674C8A">
          <w:rPr>
            <w:rFonts w:ascii="Calibri" w:eastAsia="Calibri" w:hAnsi="Calibri" w:cs="Times New Roman"/>
          </w:rPr>
          <w:tab/>
          <w:t>n "È difficile trovare qualcosa di più bello del mare la notte. {w}Così tranquillo e calmo, persino se vicino alla città."</w:t>
        </w:r>
      </w:ins>
    </w:p>
    <w:p w14:paraId="719CE002" w14:textId="77777777" w:rsidR="00674C8A" w:rsidRPr="00674C8A" w:rsidRDefault="00674C8A" w:rsidP="00674C8A">
      <w:pPr>
        <w:spacing w:line="600" w:lineRule="auto"/>
        <w:jc w:val="left"/>
        <w:rPr>
          <w:ins w:id="12640" w:author="UTENTE" w:date="2020-06-30T18:44:00Z"/>
          <w:rFonts w:ascii="Calibri" w:eastAsia="Calibri" w:hAnsi="Calibri" w:cs="Times New Roman"/>
        </w:rPr>
      </w:pPr>
      <w:ins w:id="12641" w:author="UTENTE" w:date="2020-06-30T18:44:00Z">
        <w:r w:rsidRPr="00674C8A">
          <w:rPr>
            <w:rFonts w:ascii="Calibri" w:eastAsia="Calibri" w:hAnsi="Calibri" w:cs="Times New Roman"/>
          </w:rPr>
          <w:t>1075.</w:t>
        </w:r>
        <w:r w:rsidRPr="00674C8A">
          <w:rPr>
            <w:rFonts w:ascii="Calibri" w:eastAsia="Calibri" w:hAnsi="Calibri" w:cs="Times New Roman"/>
          </w:rPr>
          <w:tab/>
          <w:t>n "Le onde e la marea si alternano ritmicamente, ipnotizzanti…"</w:t>
        </w:r>
      </w:ins>
    </w:p>
    <w:p w14:paraId="2A4AABA8" w14:textId="77777777" w:rsidR="00674C8A" w:rsidRPr="00674C8A" w:rsidRDefault="00674C8A" w:rsidP="00674C8A">
      <w:pPr>
        <w:spacing w:line="600" w:lineRule="auto"/>
        <w:jc w:val="left"/>
        <w:rPr>
          <w:ins w:id="12642" w:author="UTENTE" w:date="2020-06-30T18:44:00Z"/>
          <w:rFonts w:ascii="Calibri" w:eastAsia="Calibri" w:hAnsi="Calibri" w:cs="Times New Roman"/>
        </w:rPr>
      </w:pPr>
      <w:ins w:id="12643" w:author="UTENTE" w:date="2020-06-30T18:44:00Z">
        <w:r w:rsidRPr="00674C8A">
          <w:rPr>
            <w:rFonts w:ascii="Calibri" w:eastAsia="Calibri" w:hAnsi="Calibri" w:cs="Times New Roman"/>
          </w:rPr>
          <w:t>1076.</w:t>
        </w:r>
        <w:r w:rsidRPr="00674C8A">
          <w:rPr>
            <w:rFonts w:ascii="Calibri" w:eastAsia="Calibri" w:hAnsi="Calibri" w:cs="Times New Roman"/>
          </w:rPr>
          <w:tab/>
          <w:t>u "\"Ehi, smettila di fissare l'acqua in quel modo! Mi farai ingelosire.\""</w:t>
        </w:r>
      </w:ins>
    </w:p>
    <w:p w14:paraId="0DA825E0" w14:textId="77777777" w:rsidR="00674C8A" w:rsidRPr="00674C8A" w:rsidRDefault="00674C8A" w:rsidP="00674C8A">
      <w:pPr>
        <w:spacing w:line="600" w:lineRule="auto"/>
        <w:jc w:val="left"/>
        <w:rPr>
          <w:ins w:id="12644" w:author="UTENTE" w:date="2020-06-30T18:44:00Z"/>
          <w:rFonts w:ascii="Calibri" w:eastAsia="Calibri" w:hAnsi="Calibri" w:cs="Times New Roman"/>
        </w:rPr>
      </w:pPr>
      <w:ins w:id="12645" w:author="UTENTE" w:date="2020-06-30T18:44:00Z">
        <w:r w:rsidRPr="00674C8A">
          <w:rPr>
            <w:rFonts w:ascii="Calibri" w:eastAsia="Calibri" w:hAnsi="Calibri" w:cs="Times New Roman"/>
          </w:rPr>
          <w:t>1077.</w:t>
        </w:r>
        <w:r w:rsidRPr="00674C8A">
          <w:rPr>
            <w:rFonts w:ascii="Calibri" w:eastAsia="Calibri" w:hAnsi="Calibri" w:cs="Times New Roman"/>
          </w:rPr>
          <w:tab/>
          <w:t>n "Un dolce piagnucolio mi arriva alle orecchie da un lato."</w:t>
        </w:r>
      </w:ins>
    </w:p>
    <w:p w14:paraId="06C1ADB0" w14:textId="77777777" w:rsidR="00674C8A" w:rsidRPr="00674C8A" w:rsidRDefault="00674C8A" w:rsidP="00674C8A">
      <w:pPr>
        <w:spacing w:line="600" w:lineRule="auto"/>
        <w:jc w:val="left"/>
        <w:rPr>
          <w:ins w:id="12646" w:author="UTENTE" w:date="2020-06-30T18:44:00Z"/>
          <w:rFonts w:ascii="Calibri" w:eastAsia="Calibri" w:hAnsi="Calibri" w:cs="Times New Roman"/>
        </w:rPr>
      </w:pPr>
      <w:ins w:id="12647" w:author="UTENTE" w:date="2020-06-30T18:44:00Z">
        <w:r w:rsidRPr="00674C8A">
          <w:rPr>
            <w:rFonts w:ascii="Calibri" w:eastAsia="Calibri" w:hAnsi="Calibri" w:cs="Times New Roman"/>
          </w:rPr>
          <w:t>1078.</w:t>
        </w:r>
        <w:r w:rsidRPr="00674C8A">
          <w:rPr>
            <w:rFonts w:ascii="Calibri" w:eastAsia="Calibri" w:hAnsi="Calibri" w:cs="Times New Roman"/>
          </w:rPr>
          <w:tab/>
          <w:t>n "Nel momento in cui mi volto, un braccio mi avvolge le spalle e mi tira più vicino."</w:t>
        </w:r>
      </w:ins>
    </w:p>
    <w:p w14:paraId="4F30EBF7" w14:textId="77777777" w:rsidR="00674C8A" w:rsidRPr="00674C8A" w:rsidRDefault="00674C8A" w:rsidP="00674C8A">
      <w:pPr>
        <w:spacing w:line="600" w:lineRule="auto"/>
        <w:jc w:val="left"/>
        <w:rPr>
          <w:ins w:id="12648" w:author="UTENTE" w:date="2020-06-30T18:44:00Z"/>
          <w:rFonts w:ascii="Calibri" w:eastAsia="Calibri" w:hAnsi="Calibri" w:cs="Times New Roman"/>
        </w:rPr>
      </w:pPr>
      <w:ins w:id="12649" w:author="UTENTE" w:date="2020-06-30T18:44:00Z">
        <w:r w:rsidRPr="00674C8A">
          <w:rPr>
            <w:rFonts w:ascii="Calibri" w:eastAsia="Calibri" w:hAnsi="Calibri" w:cs="Times New Roman"/>
          </w:rPr>
          <w:t>1079.</w:t>
        </w:r>
        <w:r w:rsidRPr="00674C8A">
          <w:rPr>
            <w:rFonts w:ascii="Calibri" w:eastAsia="Calibri" w:hAnsi="Calibri" w:cs="Times New Roman"/>
          </w:rPr>
          <w:tab/>
          <w:t>mc "\"Davvero, Rex? Geloso dell'{i}oceano{/i}?\""</w:t>
        </w:r>
      </w:ins>
    </w:p>
    <w:p w14:paraId="22D930F5" w14:textId="77777777" w:rsidR="00674C8A" w:rsidRPr="00674C8A" w:rsidRDefault="00674C8A" w:rsidP="00674C8A">
      <w:pPr>
        <w:spacing w:line="600" w:lineRule="auto"/>
        <w:jc w:val="left"/>
        <w:rPr>
          <w:ins w:id="12650" w:author="UTENTE" w:date="2020-06-30T18:44:00Z"/>
          <w:rFonts w:ascii="Calibri" w:eastAsia="Calibri" w:hAnsi="Calibri" w:cs="Times New Roman"/>
          <w:rPrChange w:id="12651" w:author="UTENTE" w:date="2020-06-30T18:44:00Z">
            <w:rPr>
              <w:ins w:id="12652" w:author="UTENTE" w:date="2020-06-30T18:44:00Z"/>
              <w:rFonts w:ascii="Calibri" w:eastAsia="Calibri" w:hAnsi="Calibri" w:cs="Times New Roman"/>
              <w:lang w:val="en-US"/>
            </w:rPr>
          </w:rPrChange>
        </w:rPr>
      </w:pPr>
      <w:ins w:id="12653" w:author="UTENTE" w:date="2020-06-30T18:44:00Z">
        <w:r w:rsidRPr="00674C8A">
          <w:rPr>
            <w:rFonts w:ascii="Calibri" w:eastAsia="Calibri" w:hAnsi="Calibri" w:cs="Times New Roman"/>
          </w:rPr>
          <w:t>1080.</w:t>
        </w:r>
        <w:r w:rsidRPr="00674C8A">
          <w:rPr>
            <w:rFonts w:ascii="Calibri" w:eastAsia="Calibri" w:hAnsi="Calibri" w:cs="Times New Roman"/>
          </w:rPr>
          <w:tab/>
          <w:t xml:space="preserve">mc "\"Preghiamo iddio che non guardi mai un essere umano. </w:t>
        </w:r>
        <w:r w:rsidRPr="00674C8A">
          <w:rPr>
            <w:rFonts w:ascii="Calibri" w:eastAsia="Calibri" w:hAnsi="Calibri" w:cs="Times New Roman"/>
            <w:rPrChange w:id="12654" w:author="UTENTE" w:date="2020-06-30T18:44:00Z">
              <w:rPr>
                <w:rFonts w:ascii="Calibri" w:eastAsia="Calibri" w:hAnsi="Calibri" w:cs="Times New Roman"/>
                <w:lang w:val="en-US"/>
              </w:rPr>
            </w:rPrChange>
          </w:rPr>
          <w:t>Potresti avere un infarto.\""</w:t>
        </w:r>
      </w:ins>
    </w:p>
    <w:p w14:paraId="0137F2C3" w14:textId="77777777" w:rsidR="00674C8A" w:rsidRPr="00674C8A" w:rsidRDefault="00674C8A" w:rsidP="00674C8A">
      <w:pPr>
        <w:spacing w:line="600" w:lineRule="auto"/>
        <w:jc w:val="left"/>
        <w:rPr>
          <w:ins w:id="12655" w:author="UTENTE" w:date="2020-06-30T18:44:00Z"/>
          <w:rFonts w:ascii="Calibri" w:eastAsia="Calibri" w:hAnsi="Calibri" w:cs="Times New Roman"/>
        </w:rPr>
      </w:pPr>
      <w:ins w:id="12656" w:author="UTENTE" w:date="2020-06-30T18:44:00Z">
        <w:r w:rsidRPr="00674C8A">
          <w:rPr>
            <w:rFonts w:ascii="Calibri" w:eastAsia="Calibri" w:hAnsi="Calibri" w:cs="Times New Roman"/>
          </w:rPr>
          <w:t>1081.</w:t>
        </w:r>
        <w:r w:rsidRPr="00674C8A">
          <w:rPr>
            <w:rFonts w:ascii="Calibri" w:eastAsia="Calibri" w:hAnsi="Calibri" w:cs="Times New Roman"/>
          </w:rPr>
          <w:tab/>
          <w:t>r "\"Non farmi arrabbiare, baby. Lo sai come divento quando mi arrabbio.\""</w:t>
        </w:r>
        <w:r w:rsidRPr="00674C8A">
          <w:rPr>
            <w:rFonts w:ascii="Calibri" w:eastAsia="Calibri" w:hAnsi="Calibri" w:cs="Times New Roman"/>
          </w:rPr>
          <w:br w:type="page"/>
        </w:r>
      </w:ins>
    </w:p>
    <w:p w14:paraId="5A68C874" w14:textId="77777777" w:rsidR="00674C8A" w:rsidRPr="00674C8A" w:rsidRDefault="00674C8A" w:rsidP="00674C8A">
      <w:pPr>
        <w:spacing w:line="600" w:lineRule="auto"/>
        <w:jc w:val="left"/>
        <w:rPr>
          <w:ins w:id="12657" w:author="UTENTE" w:date="2020-06-30T18:44:00Z"/>
          <w:rFonts w:ascii="Calibri" w:eastAsia="Calibri" w:hAnsi="Calibri" w:cs="Times New Roman"/>
          <w:lang w:val="en-US"/>
        </w:rPr>
      </w:pPr>
      <w:ins w:id="12658" w:author="UTENTE" w:date="2020-06-30T18:44:00Z">
        <w:r w:rsidRPr="00674C8A">
          <w:rPr>
            <w:rFonts w:ascii="Calibri" w:eastAsia="Calibri" w:hAnsi="Calibri" w:cs="Times New Roman"/>
            <w:lang w:val="en-US"/>
          </w:rPr>
          <w:lastRenderedPageBreak/>
          <w:t>1082.</w:t>
        </w:r>
        <w:r w:rsidRPr="00674C8A">
          <w:rPr>
            <w:rFonts w:ascii="Calibri" w:eastAsia="Calibri" w:hAnsi="Calibri" w:cs="Times New Roman"/>
            <w:lang w:val="en-US"/>
          </w:rPr>
          <w:tab/>
          <w:t>n "Snickering, I hug my arm over Rex's own shoulders as we walk along the beach, side by side."</w:t>
        </w:r>
      </w:ins>
    </w:p>
    <w:p w14:paraId="00DEEB07" w14:textId="77777777" w:rsidR="00674C8A" w:rsidRPr="00674C8A" w:rsidRDefault="00674C8A" w:rsidP="00674C8A">
      <w:pPr>
        <w:spacing w:line="600" w:lineRule="auto"/>
        <w:jc w:val="left"/>
        <w:rPr>
          <w:ins w:id="12659" w:author="UTENTE" w:date="2020-06-30T18:44:00Z"/>
          <w:rFonts w:ascii="Calibri" w:eastAsia="Calibri" w:hAnsi="Calibri" w:cs="Times New Roman"/>
          <w:lang w:val="en-US"/>
        </w:rPr>
      </w:pPr>
      <w:ins w:id="12660" w:author="UTENTE" w:date="2020-06-30T18:44:00Z">
        <w:r w:rsidRPr="00674C8A">
          <w:rPr>
            <w:rFonts w:ascii="Calibri" w:eastAsia="Calibri" w:hAnsi="Calibri" w:cs="Times New Roman"/>
            <w:lang w:val="en-US"/>
          </w:rPr>
          <w:t>1083.</w:t>
        </w:r>
        <w:r w:rsidRPr="00674C8A">
          <w:rPr>
            <w:rFonts w:ascii="Calibri" w:eastAsia="Calibri" w:hAnsi="Calibri" w:cs="Times New Roman"/>
            <w:lang w:val="en-US"/>
          </w:rPr>
          <w:tab/>
          <w:t>n "This guy just doesn't change…{w} not that I'd ever want him to, of course."</w:t>
        </w:r>
      </w:ins>
    </w:p>
    <w:p w14:paraId="02EB252B" w14:textId="77777777" w:rsidR="00674C8A" w:rsidRPr="00674C8A" w:rsidRDefault="00674C8A" w:rsidP="00674C8A">
      <w:pPr>
        <w:spacing w:line="600" w:lineRule="auto"/>
        <w:jc w:val="left"/>
        <w:rPr>
          <w:ins w:id="12661" w:author="UTENTE" w:date="2020-06-30T18:44:00Z"/>
          <w:rFonts w:ascii="Calibri" w:eastAsia="Calibri" w:hAnsi="Calibri" w:cs="Times New Roman"/>
          <w:lang w:val="en-US"/>
        </w:rPr>
      </w:pPr>
      <w:ins w:id="12662" w:author="UTENTE" w:date="2020-06-30T18:44:00Z">
        <w:r w:rsidRPr="00674C8A">
          <w:rPr>
            <w:rFonts w:ascii="Calibri" w:eastAsia="Calibri" w:hAnsi="Calibri" w:cs="Times New Roman"/>
            <w:lang w:val="en-US"/>
          </w:rPr>
          <w:t>1084.</w:t>
        </w:r>
        <w:r w:rsidRPr="00674C8A">
          <w:rPr>
            <w:rFonts w:ascii="Calibri" w:eastAsia="Calibri" w:hAnsi="Calibri" w:cs="Times New Roman"/>
            <w:lang w:val="en-US"/>
          </w:rPr>
          <w:tab/>
          <w:t>n "After we fled San Francisco – on the last bus available that gory night – there was one place Rex insisted we visit first."</w:t>
        </w:r>
      </w:ins>
    </w:p>
    <w:p w14:paraId="11FD89E3" w14:textId="77777777" w:rsidR="00674C8A" w:rsidRPr="00674C8A" w:rsidRDefault="00674C8A" w:rsidP="00674C8A">
      <w:pPr>
        <w:spacing w:line="600" w:lineRule="auto"/>
        <w:jc w:val="left"/>
        <w:rPr>
          <w:ins w:id="12663" w:author="UTENTE" w:date="2020-06-30T18:44:00Z"/>
          <w:rFonts w:ascii="Calibri" w:eastAsia="Calibri" w:hAnsi="Calibri" w:cs="Times New Roman"/>
          <w:lang w:val="en-US"/>
        </w:rPr>
      </w:pPr>
      <w:ins w:id="12664" w:author="UTENTE" w:date="2020-06-30T18:44:00Z">
        <w:r w:rsidRPr="00674C8A">
          <w:rPr>
            <w:rFonts w:ascii="Calibri" w:eastAsia="Calibri" w:hAnsi="Calibri" w:cs="Times New Roman"/>
            <w:lang w:val="en-US"/>
          </w:rPr>
          <w:t>1085.</w:t>
        </w:r>
        <w:r w:rsidRPr="00674C8A">
          <w:rPr>
            <w:rFonts w:ascii="Calibri" w:eastAsia="Calibri" w:hAnsi="Calibri" w:cs="Times New Roman"/>
            <w:lang w:val="en-US"/>
          </w:rPr>
          <w:tab/>
          <w:t>n "Phoenix, Arizona…"</w:t>
        </w:r>
      </w:ins>
    </w:p>
    <w:p w14:paraId="469F8F55" w14:textId="77777777" w:rsidR="00674C8A" w:rsidRPr="00674C8A" w:rsidRDefault="00674C8A" w:rsidP="00674C8A">
      <w:pPr>
        <w:spacing w:line="600" w:lineRule="auto"/>
        <w:jc w:val="left"/>
        <w:rPr>
          <w:ins w:id="12665" w:author="UTENTE" w:date="2020-06-30T18:44:00Z"/>
          <w:rFonts w:ascii="Calibri" w:eastAsia="Calibri" w:hAnsi="Calibri" w:cs="Times New Roman"/>
          <w:lang w:val="en-US"/>
        </w:rPr>
      </w:pPr>
      <w:ins w:id="12666" w:author="UTENTE" w:date="2020-06-30T18:44:00Z">
        <w:r w:rsidRPr="00674C8A">
          <w:rPr>
            <w:rFonts w:ascii="Calibri" w:eastAsia="Calibri" w:hAnsi="Calibri" w:cs="Times New Roman"/>
            <w:lang w:val="en-US"/>
          </w:rPr>
          <w:t>1086.</w:t>
        </w:r>
        <w:r w:rsidRPr="00674C8A">
          <w:rPr>
            <w:rFonts w:ascii="Calibri" w:eastAsia="Calibri" w:hAnsi="Calibri" w:cs="Times New Roman"/>
            <w:lang w:val="en-US"/>
          </w:rPr>
          <w:tab/>
          <w:t>extend " so he could apologize to his old friends for leaving them behind."</w:t>
        </w:r>
      </w:ins>
    </w:p>
    <w:p w14:paraId="724A9478" w14:textId="77777777" w:rsidR="00674C8A" w:rsidRPr="00674C8A" w:rsidRDefault="00674C8A" w:rsidP="00674C8A">
      <w:pPr>
        <w:spacing w:line="600" w:lineRule="auto"/>
        <w:jc w:val="left"/>
        <w:rPr>
          <w:ins w:id="12667" w:author="UTENTE" w:date="2020-06-30T18:44:00Z"/>
          <w:rFonts w:ascii="Calibri" w:eastAsia="Calibri" w:hAnsi="Calibri" w:cs="Times New Roman"/>
          <w:lang w:val="en-US"/>
        </w:rPr>
      </w:pPr>
      <w:ins w:id="12668" w:author="UTENTE" w:date="2020-06-30T18:44:00Z">
        <w:r w:rsidRPr="00674C8A">
          <w:rPr>
            <w:rFonts w:ascii="Calibri" w:eastAsia="Calibri" w:hAnsi="Calibri" w:cs="Times New Roman"/>
            <w:lang w:val="en-US"/>
          </w:rPr>
          <w:t>1087.</w:t>
        </w:r>
        <w:r w:rsidRPr="00674C8A">
          <w:rPr>
            <w:rFonts w:ascii="Calibri" w:eastAsia="Calibri" w:hAnsi="Calibri" w:cs="Times New Roman"/>
            <w:lang w:val="en-US"/>
          </w:rPr>
          <w:tab/>
          <w:t>n "It turns out his old gang had split up, but Rex still managed to track them down. {w}He couldn't fully explain what happened, of course, but they seemed to understand."</w:t>
        </w:r>
      </w:ins>
    </w:p>
    <w:p w14:paraId="322EA6FF" w14:textId="77777777" w:rsidR="00674C8A" w:rsidRPr="00674C8A" w:rsidRDefault="00674C8A" w:rsidP="00674C8A">
      <w:pPr>
        <w:spacing w:line="600" w:lineRule="auto"/>
        <w:jc w:val="left"/>
        <w:rPr>
          <w:ins w:id="12669" w:author="UTENTE" w:date="2020-06-30T18:44:00Z"/>
          <w:rFonts w:ascii="Calibri" w:eastAsia="Calibri" w:hAnsi="Calibri" w:cs="Times New Roman"/>
          <w:lang w:val="en-US"/>
        </w:rPr>
      </w:pPr>
      <w:ins w:id="12670" w:author="UTENTE" w:date="2020-06-30T18:44:00Z">
        <w:r w:rsidRPr="00674C8A">
          <w:rPr>
            <w:rFonts w:ascii="Calibri" w:eastAsia="Calibri" w:hAnsi="Calibri" w:cs="Times New Roman"/>
            <w:lang w:val="en-US"/>
          </w:rPr>
          <w:t>1088.</w:t>
        </w:r>
        <w:r w:rsidRPr="00674C8A">
          <w:rPr>
            <w:rFonts w:ascii="Calibri" w:eastAsia="Calibri" w:hAnsi="Calibri" w:cs="Times New Roman"/>
            <w:lang w:val="en-US"/>
          </w:rPr>
          <w:tab/>
          <w:t>n "Even if Rex can't get that \"family\" back, at least he made amends, and he's found some peace in that."</w:t>
        </w:r>
      </w:ins>
    </w:p>
    <w:p w14:paraId="42C95197" w14:textId="77777777" w:rsidR="00674C8A" w:rsidRPr="00674C8A" w:rsidRDefault="00674C8A" w:rsidP="00674C8A">
      <w:pPr>
        <w:spacing w:line="600" w:lineRule="auto"/>
        <w:jc w:val="left"/>
        <w:rPr>
          <w:ins w:id="12671" w:author="UTENTE" w:date="2020-06-30T18:44:00Z"/>
          <w:rFonts w:ascii="Calibri" w:eastAsia="Calibri" w:hAnsi="Calibri" w:cs="Times New Roman"/>
          <w:lang w:val="en-US"/>
        </w:rPr>
      </w:pPr>
      <w:ins w:id="12672" w:author="UTENTE" w:date="2020-06-30T18:44:00Z">
        <w:r w:rsidRPr="00674C8A">
          <w:rPr>
            <w:rFonts w:ascii="Calibri" w:eastAsia="Calibri" w:hAnsi="Calibri" w:cs="Times New Roman"/>
            <w:lang w:val="en-US"/>
          </w:rPr>
          <w:t>1089.</w:t>
        </w:r>
        <w:r w:rsidRPr="00674C8A">
          <w:rPr>
            <w:rFonts w:ascii="Calibri" w:eastAsia="Calibri" w:hAnsi="Calibri" w:cs="Times New Roman"/>
            <w:lang w:val="en-US"/>
          </w:rPr>
          <w:tab/>
          <w:t>n "Now we've gone down to southern Cali, and here in San Diego, we've found a little place cheap enough for us to stay."</w:t>
        </w:r>
      </w:ins>
    </w:p>
    <w:p w14:paraId="404BD63D" w14:textId="77777777" w:rsidR="00674C8A" w:rsidRPr="00674C8A" w:rsidRDefault="00674C8A" w:rsidP="00674C8A">
      <w:pPr>
        <w:spacing w:line="600" w:lineRule="auto"/>
        <w:jc w:val="left"/>
        <w:rPr>
          <w:ins w:id="12673" w:author="UTENTE" w:date="2020-06-30T18:44:00Z"/>
          <w:rFonts w:ascii="Calibri" w:eastAsia="Calibri" w:hAnsi="Calibri" w:cs="Times New Roman"/>
          <w:lang w:val="en-US"/>
        </w:rPr>
      </w:pPr>
      <w:ins w:id="12674" w:author="UTENTE" w:date="2020-06-30T18:44:00Z">
        <w:r w:rsidRPr="00674C8A">
          <w:rPr>
            <w:rFonts w:ascii="Calibri" w:eastAsia="Calibri" w:hAnsi="Calibri" w:cs="Times New Roman"/>
            <w:lang w:val="en-US"/>
          </w:rPr>
          <w:t>1090.</w:t>
        </w:r>
        <w:r w:rsidRPr="00674C8A">
          <w:rPr>
            <w:rFonts w:ascii="Calibri" w:eastAsia="Calibri" w:hAnsi="Calibri" w:cs="Times New Roman"/>
            <w:lang w:val="en-US"/>
          </w:rPr>
          <w:tab/>
          <w:t>n "My freelancing's kicked off, somehow, and I'm making a decent wage between actual stories and the occasional sell-out erotic novel."</w:t>
        </w:r>
      </w:ins>
    </w:p>
    <w:p w14:paraId="3866A778" w14:textId="77777777" w:rsidR="00674C8A" w:rsidRPr="00674C8A" w:rsidRDefault="00674C8A" w:rsidP="00674C8A">
      <w:pPr>
        <w:spacing w:line="600" w:lineRule="auto"/>
        <w:jc w:val="left"/>
        <w:rPr>
          <w:ins w:id="12675" w:author="UTENTE" w:date="2020-06-30T18:44:00Z"/>
          <w:rFonts w:ascii="Calibri" w:eastAsia="Calibri" w:hAnsi="Calibri" w:cs="Times New Roman"/>
          <w:lang w:val="en-US"/>
        </w:rPr>
      </w:pPr>
      <w:ins w:id="12676" w:author="UTENTE" w:date="2020-06-30T18:44:00Z">
        <w:r w:rsidRPr="00674C8A">
          <w:rPr>
            <w:rFonts w:ascii="Calibri" w:eastAsia="Calibri" w:hAnsi="Calibri" w:cs="Times New Roman"/>
            <w:lang w:val="en-US"/>
          </w:rPr>
          <w:t>1091.</w:t>
        </w:r>
        <w:r w:rsidRPr="00674C8A">
          <w:rPr>
            <w:rFonts w:ascii="Calibri" w:eastAsia="Calibri" w:hAnsi="Calibri" w:cs="Times New Roman"/>
            <w:lang w:val="en-US"/>
          </w:rPr>
          <w:tab/>
          <w:t>n "My freelancing's kicked off, somehow, and I'm making a decent wage from writing scores for games and indie films." </w:t>
        </w:r>
        <w:r w:rsidRPr="00674C8A">
          <w:rPr>
            <w:rFonts w:ascii="Calibri" w:eastAsia="Calibri" w:hAnsi="Calibri" w:cs="Times New Roman"/>
            <w:lang w:val="en-US"/>
          </w:rPr>
          <w:br w:type="page"/>
        </w:r>
      </w:ins>
    </w:p>
    <w:p w14:paraId="5533811B" w14:textId="77777777" w:rsidR="00674C8A" w:rsidRPr="00674C8A" w:rsidRDefault="00674C8A" w:rsidP="00674C8A">
      <w:pPr>
        <w:spacing w:line="600" w:lineRule="auto"/>
        <w:jc w:val="left"/>
        <w:rPr>
          <w:ins w:id="12677" w:author="UTENTE" w:date="2020-06-30T18:44:00Z"/>
          <w:rFonts w:ascii="Calibri" w:eastAsia="Calibri" w:hAnsi="Calibri" w:cs="Times New Roman"/>
        </w:rPr>
      </w:pPr>
      <w:ins w:id="12678" w:author="UTENTE" w:date="2020-06-30T18:44:00Z">
        <w:r w:rsidRPr="00674C8A">
          <w:rPr>
            <w:rFonts w:ascii="Calibri" w:eastAsia="Calibri" w:hAnsi="Calibri" w:cs="Times New Roman"/>
          </w:rPr>
          <w:lastRenderedPageBreak/>
          <w:t>1082.</w:t>
        </w:r>
        <w:r w:rsidRPr="00674C8A">
          <w:rPr>
            <w:rFonts w:ascii="Calibri" w:eastAsia="Calibri" w:hAnsi="Calibri" w:cs="Times New Roman"/>
          </w:rPr>
          <w:tab/>
          <w:t>n "Ridacchiando, avvolgo Rex in un abbraccio mentre camminiamo sulla spiaggia, fianco a fianco."</w:t>
        </w:r>
      </w:ins>
    </w:p>
    <w:p w14:paraId="33ECD2D5" w14:textId="77777777" w:rsidR="00674C8A" w:rsidRPr="00674C8A" w:rsidRDefault="00674C8A" w:rsidP="00674C8A">
      <w:pPr>
        <w:spacing w:line="600" w:lineRule="auto"/>
        <w:jc w:val="left"/>
        <w:rPr>
          <w:ins w:id="12679" w:author="UTENTE" w:date="2020-06-30T18:44:00Z"/>
          <w:rFonts w:ascii="Calibri" w:eastAsia="Calibri" w:hAnsi="Calibri" w:cs="Times New Roman"/>
        </w:rPr>
      </w:pPr>
      <w:ins w:id="12680" w:author="UTENTE" w:date="2020-06-30T18:44:00Z">
        <w:r w:rsidRPr="00674C8A">
          <w:rPr>
            <w:rFonts w:ascii="Calibri" w:eastAsia="Calibri" w:hAnsi="Calibri" w:cs="Times New Roman"/>
          </w:rPr>
          <w:t>1083.</w:t>
        </w:r>
        <w:r w:rsidRPr="00674C8A">
          <w:rPr>
            <w:rFonts w:ascii="Calibri" w:eastAsia="Calibri" w:hAnsi="Calibri" w:cs="Times New Roman"/>
          </w:rPr>
          <w:tab/>
          <w:t>n "Questo ragazzo non cambia mai…{w} non che io voglia, ovviamente."</w:t>
        </w:r>
      </w:ins>
    </w:p>
    <w:p w14:paraId="1F61100B" w14:textId="77777777" w:rsidR="00674C8A" w:rsidRPr="00674C8A" w:rsidRDefault="00674C8A" w:rsidP="00674C8A">
      <w:pPr>
        <w:spacing w:line="600" w:lineRule="auto"/>
        <w:jc w:val="left"/>
        <w:rPr>
          <w:ins w:id="12681" w:author="UTENTE" w:date="2020-06-30T18:44:00Z"/>
          <w:rFonts w:ascii="Calibri" w:eastAsia="Calibri" w:hAnsi="Calibri" w:cs="Times New Roman"/>
        </w:rPr>
      </w:pPr>
      <w:ins w:id="12682" w:author="UTENTE" w:date="2020-06-30T18:44:00Z">
        <w:r w:rsidRPr="00674C8A">
          <w:rPr>
            <w:rFonts w:ascii="Calibri" w:eastAsia="Calibri" w:hAnsi="Calibri" w:cs="Times New Roman"/>
          </w:rPr>
          <w:t>1084.</w:t>
        </w:r>
        <w:r w:rsidRPr="00674C8A">
          <w:rPr>
            <w:rFonts w:ascii="Calibri" w:eastAsia="Calibri" w:hAnsi="Calibri" w:cs="Times New Roman"/>
          </w:rPr>
          <w:tab/>
          <w:t>n "Dopo aver lasciato San Francisco, sull'ultimo autobus disponibile in quella notte raccapricciante, Rex ha insistito per visitare un posto prima di tutto."</w:t>
        </w:r>
      </w:ins>
    </w:p>
    <w:p w14:paraId="69B14797" w14:textId="77777777" w:rsidR="00674C8A" w:rsidRPr="00674C8A" w:rsidRDefault="00674C8A" w:rsidP="00674C8A">
      <w:pPr>
        <w:spacing w:line="600" w:lineRule="auto"/>
        <w:jc w:val="left"/>
        <w:rPr>
          <w:ins w:id="12683" w:author="UTENTE" w:date="2020-06-30T18:44:00Z"/>
          <w:rFonts w:ascii="Calibri" w:eastAsia="Calibri" w:hAnsi="Calibri" w:cs="Times New Roman"/>
        </w:rPr>
      </w:pPr>
      <w:ins w:id="12684" w:author="UTENTE" w:date="2020-06-30T18:44:00Z">
        <w:r w:rsidRPr="00674C8A">
          <w:rPr>
            <w:rFonts w:ascii="Calibri" w:eastAsia="Calibri" w:hAnsi="Calibri" w:cs="Times New Roman"/>
          </w:rPr>
          <w:t>1085.</w:t>
        </w:r>
        <w:r w:rsidRPr="00674C8A">
          <w:rPr>
            <w:rFonts w:ascii="Calibri" w:eastAsia="Calibri" w:hAnsi="Calibri" w:cs="Times New Roman"/>
          </w:rPr>
          <w:tab/>
          <w:t>n "Phoenix, Arizona…"</w:t>
        </w:r>
      </w:ins>
    </w:p>
    <w:p w14:paraId="511464A4" w14:textId="77777777" w:rsidR="00674C8A" w:rsidRPr="00674C8A" w:rsidRDefault="00674C8A" w:rsidP="00674C8A">
      <w:pPr>
        <w:spacing w:line="600" w:lineRule="auto"/>
        <w:jc w:val="left"/>
        <w:rPr>
          <w:ins w:id="12685" w:author="UTENTE" w:date="2020-06-30T18:44:00Z"/>
          <w:rFonts w:ascii="Calibri" w:eastAsia="Calibri" w:hAnsi="Calibri" w:cs="Times New Roman"/>
        </w:rPr>
      </w:pPr>
      <w:ins w:id="12686" w:author="UTENTE" w:date="2020-06-30T18:44:00Z">
        <w:r w:rsidRPr="00674C8A">
          <w:rPr>
            <w:rFonts w:ascii="Calibri" w:eastAsia="Calibri" w:hAnsi="Calibri" w:cs="Times New Roman"/>
          </w:rPr>
          <w:t>1086.</w:t>
        </w:r>
        <w:r w:rsidRPr="00674C8A">
          <w:rPr>
            <w:rFonts w:ascii="Calibri" w:eastAsia="Calibri" w:hAnsi="Calibri" w:cs="Times New Roman"/>
          </w:rPr>
          <w:tab/>
          <w:t>extend " così da potersi scusare con i suoi vecchi amici per averli abbandonati."</w:t>
        </w:r>
      </w:ins>
    </w:p>
    <w:p w14:paraId="1665B9ED" w14:textId="77777777" w:rsidR="00674C8A" w:rsidRPr="00674C8A" w:rsidRDefault="00674C8A" w:rsidP="00674C8A">
      <w:pPr>
        <w:spacing w:line="600" w:lineRule="auto"/>
        <w:jc w:val="left"/>
        <w:rPr>
          <w:ins w:id="12687" w:author="UTENTE" w:date="2020-06-30T18:44:00Z"/>
          <w:rFonts w:ascii="Calibri" w:eastAsia="Calibri" w:hAnsi="Calibri" w:cs="Times New Roman"/>
        </w:rPr>
      </w:pPr>
      <w:ins w:id="12688" w:author="UTENTE" w:date="2020-06-30T18:44:00Z">
        <w:r w:rsidRPr="00674C8A">
          <w:rPr>
            <w:rFonts w:ascii="Calibri" w:eastAsia="Calibri" w:hAnsi="Calibri" w:cs="Times New Roman"/>
          </w:rPr>
          <w:t>1087.</w:t>
        </w:r>
        <w:r w:rsidRPr="00674C8A">
          <w:rPr>
            <w:rFonts w:ascii="Calibri" w:eastAsia="Calibri" w:hAnsi="Calibri" w:cs="Times New Roman"/>
          </w:rPr>
          <w:tab/>
          <w:t>n "A quanto pare la sua vecchia gang si era sciolta, ma Rex è riuscito comunque a rintracciarli. {w}Ovviamente, non ha potuto spiegare quello che è successo davvero, ma sembra che abbiano capito. "</w:t>
        </w:r>
      </w:ins>
    </w:p>
    <w:p w14:paraId="579A8479" w14:textId="77777777" w:rsidR="00674C8A" w:rsidRPr="00674C8A" w:rsidRDefault="00674C8A" w:rsidP="00674C8A">
      <w:pPr>
        <w:spacing w:line="600" w:lineRule="auto"/>
        <w:jc w:val="left"/>
        <w:rPr>
          <w:ins w:id="12689" w:author="UTENTE" w:date="2020-06-30T18:44:00Z"/>
          <w:rFonts w:ascii="Calibri" w:eastAsia="Calibri" w:hAnsi="Calibri" w:cs="Times New Roman"/>
        </w:rPr>
      </w:pPr>
      <w:ins w:id="12690" w:author="UTENTE" w:date="2020-06-30T18:44:00Z">
        <w:r w:rsidRPr="00674C8A">
          <w:rPr>
            <w:rFonts w:ascii="Calibri" w:eastAsia="Calibri" w:hAnsi="Calibri" w:cs="Times New Roman"/>
          </w:rPr>
          <w:t>1088.</w:t>
        </w:r>
        <w:r w:rsidRPr="00674C8A">
          <w:rPr>
            <w:rFonts w:ascii="Calibri" w:eastAsia="Calibri" w:hAnsi="Calibri" w:cs="Times New Roman"/>
          </w:rPr>
          <w:tab/>
          <w:t>n "Anche se Rex non può riavere quella \"famiglia\", almeno si è fatto perdonare e ha ritrovato un po’ di pace nel farlo."</w:t>
        </w:r>
      </w:ins>
    </w:p>
    <w:p w14:paraId="5DD90BD1" w14:textId="77777777" w:rsidR="00674C8A" w:rsidRPr="00674C8A" w:rsidRDefault="00674C8A" w:rsidP="00674C8A">
      <w:pPr>
        <w:spacing w:line="600" w:lineRule="auto"/>
        <w:jc w:val="left"/>
        <w:rPr>
          <w:ins w:id="12691" w:author="UTENTE" w:date="2020-06-30T18:44:00Z"/>
          <w:rFonts w:ascii="Calibri" w:eastAsia="Calibri" w:hAnsi="Calibri" w:cs="Times New Roman"/>
        </w:rPr>
      </w:pPr>
      <w:ins w:id="12692" w:author="UTENTE" w:date="2020-06-30T18:44:00Z">
        <w:r w:rsidRPr="00674C8A">
          <w:rPr>
            <w:rFonts w:ascii="Calibri" w:eastAsia="Calibri" w:hAnsi="Calibri" w:cs="Times New Roman"/>
          </w:rPr>
          <w:t>1089.</w:t>
        </w:r>
        <w:r w:rsidRPr="00674C8A">
          <w:rPr>
            <w:rFonts w:ascii="Calibri" w:eastAsia="Calibri" w:hAnsi="Calibri" w:cs="Times New Roman"/>
          </w:rPr>
          <w:tab/>
          <w:t>n "Ora ci troviamo nel sud della California, a San Diego, abbiamo trovato un posticino abbastanza economico dove stare."</w:t>
        </w:r>
      </w:ins>
    </w:p>
    <w:p w14:paraId="6AA74669" w14:textId="77777777" w:rsidR="00674C8A" w:rsidRPr="00674C8A" w:rsidRDefault="00674C8A" w:rsidP="00674C8A">
      <w:pPr>
        <w:spacing w:line="600" w:lineRule="auto"/>
        <w:jc w:val="left"/>
        <w:rPr>
          <w:ins w:id="12693" w:author="UTENTE" w:date="2020-06-30T18:44:00Z"/>
          <w:rFonts w:ascii="Calibri" w:eastAsia="Calibri" w:hAnsi="Calibri" w:cs="Times New Roman"/>
        </w:rPr>
      </w:pPr>
      <w:ins w:id="12694" w:author="UTENTE" w:date="2020-06-30T18:44:00Z">
        <w:r w:rsidRPr="00674C8A">
          <w:rPr>
            <w:rFonts w:ascii="Calibri" w:eastAsia="Calibri" w:hAnsi="Calibri" w:cs="Times New Roman"/>
          </w:rPr>
          <w:t>1090.</w:t>
        </w:r>
        <w:r w:rsidRPr="00674C8A">
          <w:rPr>
            <w:rFonts w:ascii="Calibri" w:eastAsia="Calibri" w:hAnsi="Calibri" w:cs="Times New Roman"/>
          </w:rPr>
          <w:tab/>
          <w:t>n "La mia carriera da freelancer ha preso il volo, in qualche modo, e sto racimolando qualche soldo fra veri e propri racconti e i soliti romanzi erotici che fanno il tutto esaurito."</w:t>
        </w:r>
      </w:ins>
    </w:p>
    <w:p w14:paraId="2E452328" w14:textId="77777777" w:rsidR="00674C8A" w:rsidRPr="00674C8A" w:rsidRDefault="00674C8A" w:rsidP="00674C8A">
      <w:pPr>
        <w:spacing w:line="600" w:lineRule="auto"/>
        <w:jc w:val="left"/>
        <w:rPr>
          <w:ins w:id="12695" w:author="UTENTE" w:date="2020-06-30T18:44:00Z"/>
          <w:rFonts w:ascii="Calibri" w:eastAsia="Calibri" w:hAnsi="Calibri" w:cs="Times New Roman"/>
        </w:rPr>
      </w:pPr>
      <w:ins w:id="12696" w:author="UTENTE" w:date="2020-06-30T18:44:00Z">
        <w:r w:rsidRPr="00674C8A">
          <w:rPr>
            <w:rFonts w:ascii="Calibri" w:eastAsia="Calibri" w:hAnsi="Calibri" w:cs="Times New Roman"/>
          </w:rPr>
          <w:t>1091.</w:t>
        </w:r>
        <w:r w:rsidRPr="00674C8A">
          <w:rPr>
            <w:rFonts w:ascii="Calibri" w:eastAsia="Calibri" w:hAnsi="Calibri" w:cs="Times New Roman"/>
          </w:rPr>
          <w:tab/>
          <w:t>n "La mia carriera da freelancer ha preso il volo, in qualche modo, e sto racimolando qualche soldo scrivendo musiche per videogiochi e film indipendenti."</w:t>
        </w:r>
        <w:r w:rsidRPr="00674C8A">
          <w:rPr>
            <w:rFonts w:ascii="Calibri" w:eastAsia="Calibri" w:hAnsi="Calibri" w:cs="Times New Roman"/>
          </w:rPr>
          <w:br w:type="page"/>
        </w:r>
      </w:ins>
    </w:p>
    <w:p w14:paraId="2D62766C" w14:textId="77777777" w:rsidR="00674C8A" w:rsidRPr="00674C8A" w:rsidRDefault="00674C8A" w:rsidP="00674C8A">
      <w:pPr>
        <w:spacing w:line="600" w:lineRule="auto"/>
        <w:jc w:val="left"/>
        <w:rPr>
          <w:ins w:id="12697" w:author="UTENTE" w:date="2020-06-30T18:44:00Z"/>
          <w:rFonts w:ascii="Calibri" w:eastAsia="Calibri" w:hAnsi="Calibri" w:cs="Times New Roman"/>
          <w:lang w:val="en-US"/>
        </w:rPr>
      </w:pPr>
      <w:ins w:id="12698" w:author="UTENTE" w:date="2020-06-30T18:44:00Z">
        <w:r w:rsidRPr="00674C8A">
          <w:rPr>
            <w:rFonts w:ascii="Calibri" w:eastAsia="Calibri" w:hAnsi="Calibri" w:cs="Times New Roman"/>
            <w:lang w:val="en-US"/>
          </w:rPr>
          <w:lastRenderedPageBreak/>
          <w:t>1092.</w:t>
        </w:r>
        <w:r w:rsidRPr="00674C8A">
          <w:rPr>
            <w:rFonts w:ascii="Calibri" w:eastAsia="Calibri" w:hAnsi="Calibri" w:cs="Times New Roman"/>
            <w:lang w:val="en-US"/>
          </w:rPr>
          <w:tab/>
          <w:t>n "My freelancing's kicked off, somehow, and I'm making a decent wage from private commissions and bigger stuff, like book covers and game art."</w:t>
        </w:r>
      </w:ins>
    </w:p>
    <w:p w14:paraId="3565CC40" w14:textId="77777777" w:rsidR="00674C8A" w:rsidRPr="00674C8A" w:rsidRDefault="00674C8A" w:rsidP="00674C8A">
      <w:pPr>
        <w:spacing w:line="600" w:lineRule="auto"/>
        <w:jc w:val="left"/>
        <w:rPr>
          <w:ins w:id="12699" w:author="UTENTE" w:date="2020-06-30T18:44:00Z"/>
          <w:rFonts w:ascii="Calibri" w:eastAsia="Calibri" w:hAnsi="Calibri" w:cs="Times New Roman"/>
          <w:lang w:val="en-US"/>
        </w:rPr>
      </w:pPr>
      <w:ins w:id="12700" w:author="UTENTE" w:date="2020-06-30T18:44:00Z">
        <w:r w:rsidRPr="00674C8A">
          <w:rPr>
            <w:rFonts w:ascii="Calibri" w:eastAsia="Calibri" w:hAnsi="Calibri" w:cs="Times New Roman"/>
            <w:lang w:val="en-US"/>
          </w:rPr>
          <w:t>1093.</w:t>
        </w:r>
        <w:r w:rsidRPr="00674C8A">
          <w:rPr>
            <w:rFonts w:ascii="Calibri" w:eastAsia="Calibri" w:hAnsi="Calibri" w:cs="Times New Roman"/>
            <w:lang w:val="en-US"/>
          </w:rPr>
          <w:tab/>
          <w:t>n "Rex, on the other hand, is still working the night shift. He's a bartender at another club – pretty seedy place, though he seems perfectly happy."</w:t>
        </w:r>
      </w:ins>
    </w:p>
    <w:p w14:paraId="1D5983E0" w14:textId="77777777" w:rsidR="00674C8A" w:rsidRPr="00674C8A" w:rsidRDefault="00674C8A" w:rsidP="00674C8A">
      <w:pPr>
        <w:spacing w:line="600" w:lineRule="auto"/>
        <w:jc w:val="left"/>
        <w:rPr>
          <w:ins w:id="12701" w:author="UTENTE" w:date="2020-06-30T18:44:00Z"/>
          <w:rFonts w:ascii="Calibri" w:eastAsia="Calibri" w:hAnsi="Calibri" w:cs="Times New Roman"/>
          <w:lang w:val="en-US"/>
        </w:rPr>
      </w:pPr>
      <w:ins w:id="12702" w:author="UTENTE" w:date="2020-06-30T18:44:00Z">
        <w:r w:rsidRPr="00674C8A">
          <w:rPr>
            <w:rFonts w:ascii="Calibri" w:eastAsia="Calibri" w:hAnsi="Calibri" w:cs="Times New Roman"/>
            <w:lang w:val="en-US"/>
          </w:rPr>
          <w:t>1094.</w:t>
        </w:r>
        <w:r w:rsidRPr="00674C8A">
          <w:rPr>
            <w:rFonts w:ascii="Calibri" w:eastAsia="Calibri" w:hAnsi="Calibri" w:cs="Times New Roman"/>
            <w:lang w:val="en-US"/>
          </w:rPr>
          <w:tab/>
          <w:t>n "We're almost like a normal couple… {w}yet there'll always be something that separates us from the normal world."</w:t>
        </w:r>
      </w:ins>
    </w:p>
    <w:p w14:paraId="0E24ECF0" w14:textId="77777777" w:rsidR="00674C8A" w:rsidRPr="00674C8A" w:rsidRDefault="00674C8A" w:rsidP="00674C8A">
      <w:pPr>
        <w:spacing w:line="600" w:lineRule="auto"/>
        <w:jc w:val="left"/>
        <w:rPr>
          <w:ins w:id="12703" w:author="UTENTE" w:date="2020-06-30T18:44:00Z"/>
          <w:rFonts w:ascii="Calibri" w:eastAsia="Calibri" w:hAnsi="Calibri" w:cs="Times New Roman"/>
          <w:lang w:val="en-US"/>
        </w:rPr>
      </w:pPr>
      <w:ins w:id="12704" w:author="UTENTE" w:date="2020-06-30T18:44:00Z">
        <w:r w:rsidRPr="00674C8A">
          <w:rPr>
            <w:rFonts w:ascii="Calibri" w:eastAsia="Calibri" w:hAnsi="Calibri" w:cs="Times New Roman"/>
            <w:lang w:val="en-US"/>
          </w:rPr>
          <w:t>1095.</w:t>
        </w:r>
        <w:r w:rsidRPr="00674C8A">
          <w:rPr>
            <w:rFonts w:ascii="Calibri" w:eastAsia="Calibri" w:hAnsi="Calibri" w:cs="Times New Roman"/>
            <w:lang w:val="en-US"/>
          </w:rPr>
          <w:tab/>
          <w:t>n "The threat that Rex might give into his inner beast again if he doesn't feed from me each night…"</w:t>
        </w:r>
      </w:ins>
    </w:p>
    <w:p w14:paraId="39A26E62" w14:textId="77777777" w:rsidR="00674C8A" w:rsidRPr="00674C8A" w:rsidRDefault="00674C8A" w:rsidP="00674C8A">
      <w:pPr>
        <w:spacing w:line="600" w:lineRule="auto"/>
        <w:jc w:val="left"/>
        <w:rPr>
          <w:ins w:id="12705" w:author="UTENTE" w:date="2020-06-30T18:44:00Z"/>
          <w:rFonts w:ascii="Calibri" w:eastAsia="Calibri" w:hAnsi="Calibri" w:cs="Times New Roman"/>
          <w:lang w:val="en-US"/>
        </w:rPr>
      </w:pPr>
      <w:ins w:id="12706" w:author="UTENTE" w:date="2020-06-30T18:44:00Z">
        <w:r w:rsidRPr="00674C8A">
          <w:rPr>
            <w:rFonts w:ascii="Calibri" w:eastAsia="Calibri" w:hAnsi="Calibri" w:cs="Times New Roman"/>
            <w:lang w:val="en-US"/>
          </w:rPr>
          <w:t>1096.</w:t>
        </w:r>
        <w:r w:rsidRPr="00674C8A">
          <w:rPr>
            <w:rFonts w:ascii="Calibri" w:eastAsia="Calibri" w:hAnsi="Calibri" w:cs="Times New Roman"/>
            <w:lang w:val="en-US"/>
          </w:rPr>
          <w:tab/>
          <w:t>n "It's scary, I can't deny that.{w} The frenzied look I saw in his eyes back in San Fran still haunts me to this day."</w:t>
        </w:r>
      </w:ins>
    </w:p>
    <w:p w14:paraId="27716C1C" w14:textId="77777777" w:rsidR="00674C8A" w:rsidRPr="00674C8A" w:rsidRDefault="00674C8A" w:rsidP="00674C8A">
      <w:pPr>
        <w:spacing w:line="600" w:lineRule="auto"/>
        <w:jc w:val="left"/>
        <w:rPr>
          <w:ins w:id="12707" w:author="UTENTE" w:date="2020-06-30T18:44:00Z"/>
          <w:rFonts w:ascii="Calibri" w:eastAsia="Calibri" w:hAnsi="Calibri" w:cs="Times New Roman"/>
          <w:lang w:val="en-US"/>
        </w:rPr>
      </w:pPr>
      <w:ins w:id="12708" w:author="UTENTE" w:date="2020-06-30T18:44:00Z">
        <w:r w:rsidRPr="00674C8A">
          <w:rPr>
            <w:rFonts w:ascii="Calibri" w:eastAsia="Calibri" w:hAnsi="Calibri" w:cs="Times New Roman"/>
            <w:lang w:val="en-US"/>
          </w:rPr>
          <w:t>1097.</w:t>
        </w:r>
        <w:r w:rsidRPr="00674C8A">
          <w:rPr>
            <w:rFonts w:ascii="Calibri" w:eastAsia="Calibri" w:hAnsi="Calibri" w:cs="Times New Roman"/>
            <w:lang w:val="en-US"/>
          </w:rPr>
          <w:tab/>
          <w:t>n "But I'm determined to take care of Rex, no matter what. I'll share his burden with him, even if it means danger is only ever a few steps away."</w:t>
        </w:r>
      </w:ins>
    </w:p>
    <w:p w14:paraId="454D4517" w14:textId="77777777" w:rsidR="00674C8A" w:rsidRPr="00674C8A" w:rsidRDefault="00674C8A" w:rsidP="00674C8A">
      <w:pPr>
        <w:spacing w:line="600" w:lineRule="auto"/>
        <w:jc w:val="left"/>
        <w:rPr>
          <w:ins w:id="12709" w:author="UTENTE" w:date="2020-06-30T18:44:00Z"/>
          <w:rFonts w:ascii="Calibri" w:eastAsia="Calibri" w:hAnsi="Calibri" w:cs="Times New Roman"/>
          <w:lang w:val="en-US"/>
        </w:rPr>
      </w:pPr>
      <w:ins w:id="12710" w:author="UTENTE" w:date="2020-06-30T18:44:00Z">
        <w:r w:rsidRPr="00674C8A">
          <w:rPr>
            <w:rFonts w:ascii="Calibri" w:eastAsia="Calibri" w:hAnsi="Calibri" w:cs="Times New Roman"/>
            <w:lang w:val="en-US"/>
          </w:rPr>
          <w:t>1098.</w:t>
        </w:r>
        <w:r w:rsidRPr="00674C8A">
          <w:rPr>
            <w:rFonts w:ascii="Calibri" w:eastAsia="Calibri" w:hAnsi="Calibri" w:cs="Times New Roman"/>
            <w:lang w:val="en-US"/>
          </w:rPr>
          <w:tab/>
          <w:t>n "…Saying that kind of cheesy stuff to yourself is how you know you're in love, I guess."</w:t>
        </w:r>
      </w:ins>
    </w:p>
    <w:p w14:paraId="406051CE" w14:textId="77777777" w:rsidR="00674C8A" w:rsidRPr="00674C8A" w:rsidRDefault="00674C8A" w:rsidP="00674C8A">
      <w:pPr>
        <w:spacing w:line="600" w:lineRule="auto"/>
        <w:jc w:val="left"/>
        <w:rPr>
          <w:ins w:id="12711" w:author="UTENTE" w:date="2020-06-30T18:44:00Z"/>
          <w:rFonts w:ascii="Calibri" w:eastAsia="Calibri" w:hAnsi="Calibri" w:cs="Times New Roman"/>
          <w:lang w:val="en-US"/>
        </w:rPr>
      </w:pPr>
      <w:ins w:id="12712" w:author="UTENTE" w:date="2020-06-30T18:44:00Z">
        <w:r w:rsidRPr="00674C8A">
          <w:rPr>
            <w:rFonts w:ascii="Calibri" w:eastAsia="Calibri" w:hAnsi="Calibri" w:cs="Times New Roman"/>
            <w:lang w:val="en-US"/>
          </w:rPr>
          <w:t>1099.</w:t>
        </w:r>
        <w:r w:rsidRPr="00674C8A">
          <w:rPr>
            <w:rFonts w:ascii="Calibri" w:eastAsia="Calibri" w:hAnsi="Calibri" w:cs="Times New Roman"/>
            <w:lang w:val="en-US"/>
          </w:rPr>
          <w:tab/>
          <w:t>r "\"Guess what, [mc]? I made ya somethin' for when we get back.\""</w:t>
        </w:r>
      </w:ins>
    </w:p>
    <w:p w14:paraId="4A2F2C7E" w14:textId="77777777" w:rsidR="00674C8A" w:rsidRPr="00674C8A" w:rsidRDefault="00674C8A" w:rsidP="00674C8A">
      <w:pPr>
        <w:spacing w:line="600" w:lineRule="auto"/>
        <w:jc w:val="left"/>
        <w:rPr>
          <w:ins w:id="12713" w:author="UTENTE" w:date="2020-06-30T18:44:00Z"/>
          <w:rFonts w:ascii="Calibri" w:eastAsia="Calibri" w:hAnsi="Calibri" w:cs="Times New Roman"/>
          <w:lang w:val="en-US"/>
        </w:rPr>
      </w:pPr>
      <w:ins w:id="12714" w:author="UTENTE" w:date="2020-06-30T18:44:00Z">
        <w:r w:rsidRPr="00674C8A">
          <w:rPr>
            <w:rFonts w:ascii="Calibri" w:eastAsia="Calibri" w:hAnsi="Calibri" w:cs="Times New Roman"/>
            <w:lang w:val="en-US"/>
          </w:rPr>
          <w:t>1100.</w:t>
        </w:r>
        <w:r w:rsidRPr="00674C8A">
          <w:rPr>
            <w:rFonts w:ascii="Calibri" w:eastAsia="Calibri" w:hAnsi="Calibri" w:cs="Times New Roman"/>
            <w:lang w:val="en-US"/>
          </w:rPr>
          <w:tab/>
          <w:t>mc "\"…You tried to cook dinner again, didn't you?\""</w:t>
        </w:r>
        <w:r w:rsidRPr="00674C8A">
          <w:rPr>
            <w:rFonts w:ascii="Calibri" w:eastAsia="Calibri" w:hAnsi="Calibri" w:cs="Times New Roman"/>
            <w:lang w:val="en-US"/>
          </w:rPr>
          <w:br w:type="page"/>
        </w:r>
      </w:ins>
    </w:p>
    <w:p w14:paraId="0ECAC3C1" w14:textId="77777777" w:rsidR="00674C8A" w:rsidRPr="00674C8A" w:rsidRDefault="00674C8A" w:rsidP="00674C8A">
      <w:pPr>
        <w:spacing w:line="600" w:lineRule="auto"/>
        <w:jc w:val="left"/>
        <w:rPr>
          <w:ins w:id="12715" w:author="UTENTE" w:date="2020-06-30T18:44:00Z"/>
          <w:rFonts w:ascii="Calibri" w:eastAsia="Calibri" w:hAnsi="Calibri" w:cs="Times New Roman"/>
        </w:rPr>
      </w:pPr>
      <w:ins w:id="12716" w:author="UTENTE" w:date="2020-06-30T18:44:00Z">
        <w:r w:rsidRPr="00674C8A">
          <w:rPr>
            <w:rFonts w:ascii="Calibri" w:eastAsia="Calibri" w:hAnsi="Calibri" w:cs="Times New Roman"/>
          </w:rPr>
          <w:lastRenderedPageBreak/>
          <w:t>1092.</w:t>
        </w:r>
        <w:r w:rsidRPr="00674C8A">
          <w:rPr>
            <w:rFonts w:ascii="Calibri" w:eastAsia="Calibri" w:hAnsi="Calibri" w:cs="Times New Roman"/>
          </w:rPr>
          <w:tab/>
          <w:t>n "La mia carriera da freelancer ha preso il volo, in qualche modo, e sto racimolando qualche soldo grazie a progetti su commissione per privati e cose un po' più grandi, come copertine di libri e artwork per videogiochi."</w:t>
        </w:r>
      </w:ins>
    </w:p>
    <w:p w14:paraId="13C47EC2" w14:textId="77777777" w:rsidR="00674C8A" w:rsidRPr="00674C8A" w:rsidRDefault="00674C8A" w:rsidP="00674C8A">
      <w:pPr>
        <w:spacing w:line="600" w:lineRule="auto"/>
        <w:jc w:val="left"/>
        <w:rPr>
          <w:ins w:id="12717" w:author="UTENTE" w:date="2020-06-30T18:44:00Z"/>
          <w:rFonts w:ascii="Calibri" w:eastAsia="Calibri" w:hAnsi="Calibri" w:cs="Times New Roman"/>
        </w:rPr>
      </w:pPr>
      <w:ins w:id="12718" w:author="UTENTE" w:date="2020-06-30T18:44:00Z">
        <w:r w:rsidRPr="00674C8A">
          <w:rPr>
            <w:rFonts w:ascii="Calibri" w:eastAsia="Calibri" w:hAnsi="Calibri" w:cs="Times New Roman"/>
          </w:rPr>
          <w:t>1093.</w:t>
        </w:r>
        <w:r w:rsidRPr="00674C8A">
          <w:rPr>
            <w:rFonts w:ascii="Calibri" w:eastAsia="Calibri" w:hAnsi="Calibri" w:cs="Times New Roman"/>
          </w:rPr>
          <w:tab/>
          <w:t>n "Rex, d'altro canto, continua a fare il turno di notte. Fa il barista in un altro locale, un posto piuttosto squallido, anche se sembra perfettamente felice così."</w:t>
        </w:r>
      </w:ins>
    </w:p>
    <w:p w14:paraId="743FA26E" w14:textId="77777777" w:rsidR="00674C8A" w:rsidRPr="00674C8A" w:rsidRDefault="00674C8A" w:rsidP="00674C8A">
      <w:pPr>
        <w:spacing w:line="600" w:lineRule="auto"/>
        <w:jc w:val="left"/>
        <w:rPr>
          <w:ins w:id="12719" w:author="UTENTE" w:date="2020-06-30T18:44:00Z"/>
          <w:rFonts w:ascii="Calibri" w:eastAsia="Calibri" w:hAnsi="Calibri" w:cs="Times New Roman"/>
        </w:rPr>
      </w:pPr>
      <w:ins w:id="12720" w:author="UTENTE" w:date="2020-06-30T18:44:00Z">
        <w:r w:rsidRPr="00674C8A">
          <w:rPr>
            <w:rFonts w:ascii="Calibri" w:eastAsia="Calibri" w:hAnsi="Calibri" w:cs="Times New Roman"/>
          </w:rPr>
          <w:t>1094.</w:t>
        </w:r>
        <w:r w:rsidRPr="00674C8A">
          <w:rPr>
            <w:rFonts w:ascii="Calibri" w:eastAsia="Calibri" w:hAnsi="Calibri" w:cs="Times New Roman"/>
          </w:rPr>
          <w:tab/>
          <w:t>n "Siamo quasi una coppia normale… {w}anche se ci sarà sempre quel qualcosa che ci separa dal resto del mondo."</w:t>
        </w:r>
      </w:ins>
    </w:p>
    <w:p w14:paraId="48473A84" w14:textId="77777777" w:rsidR="00674C8A" w:rsidRPr="00674C8A" w:rsidRDefault="00674C8A" w:rsidP="00674C8A">
      <w:pPr>
        <w:spacing w:line="600" w:lineRule="auto"/>
        <w:jc w:val="left"/>
        <w:rPr>
          <w:ins w:id="12721" w:author="UTENTE" w:date="2020-06-30T18:44:00Z"/>
          <w:rFonts w:ascii="Calibri" w:eastAsia="Calibri" w:hAnsi="Calibri" w:cs="Times New Roman"/>
        </w:rPr>
      </w:pPr>
      <w:ins w:id="12722" w:author="UTENTE" w:date="2020-06-30T18:44:00Z">
        <w:r w:rsidRPr="00674C8A">
          <w:rPr>
            <w:rFonts w:ascii="Calibri" w:eastAsia="Calibri" w:hAnsi="Calibri" w:cs="Times New Roman"/>
          </w:rPr>
          <w:t>1095.</w:t>
        </w:r>
        <w:r w:rsidRPr="00674C8A">
          <w:rPr>
            <w:rFonts w:ascii="Calibri" w:eastAsia="Calibri" w:hAnsi="Calibri" w:cs="Times New Roman"/>
          </w:rPr>
          <w:tab/>
          <w:t>n "La minaccia che Rex possa di nuovo cedere alla sua bestia interiore se non si nutre di me ogni notte…"</w:t>
        </w:r>
      </w:ins>
    </w:p>
    <w:p w14:paraId="6F9CAACC" w14:textId="77777777" w:rsidR="00674C8A" w:rsidRPr="00674C8A" w:rsidRDefault="00674C8A" w:rsidP="00674C8A">
      <w:pPr>
        <w:spacing w:line="600" w:lineRule="auto"/>
        <w:jc w:val="left"/>
        <w:rPr>
          <w:ins w:id="12723" w:author="UTENTE" w:date="2020-06-30T18:44:00Z"/>
          <w:rFonts w:ascii="Calibri" w:eastAsia="Calibri" w:hAnsi="Calibri" w:cs="Times New Roman"/>
        </w:rPr>
      </w:pPr>
      <w:ins w:id="12724" w:author="UTENTE" w:date="2020-06-30T18:44:00Z">
        <w:r w:rsidRPr="00674C8A">
          <w:rPr>
            <w:rFonts w:ascii="Calibri" w:eastAsia="Calibri" w:hAnsi="Calibri" w:cs="Times New Roman"/>
          </w:rPr>
          <w:t>1096.</w:t>
        </w:r>
        <w:r w:rsidRPr="00674C8A">
          <w:rPr>
            <w:rFonts w:ascii="Calibri" w:eastAsia="Calibri" w:hAnsi="Calibri" w:cs="Times New Roman"/>
          </w:rPr>
          <w:tab/>
          <w:t>n "Fa paura, non posso negarlo. {w}Lo sguardo delirante che ho visto nei suoi occhi quella notte a San Fran mi perseguita ancora oggi."</w:t>
        </w:r>
      </w:ins>
    </w:p>
    <w:p w14:paraId="685153EF" w14:textId="77777777" w:rsidR="00674C8A" w:rsidRPr="00674C8A" w:rsidRDefault="00674C8A" w:rsidP="00674C8A">
      <w:pPr>
        <w:spacing w:line="600" w:lineRule="auto"/>
        <w:jc w:val="left"/>
        <w:rPr>
          <w:ins w:id="12725" w:author="UTENTE" w:date="2020-06-30T18:44:00Z"/>
          <w:rFonts w:ascii="Calibri" w:eastAsia="Calibri" w:hAnsi="Calibri" w:cs="Times New Roman"/>
        </w:rPr>
      </w:pPr>
      <w:ins w:id="12726" w:author="UTENTE" w:date="2020-06-30T18:44:00Z">
        <w:r w:rsidRPr="00674C8A">
          <w:rPr>
            <w:rFonts w:ascii="Calibri" w:eastAsia="Calibri" w:hAnsi="Calibri" w:cs="Times New Roman"/>
          </w:rPr>
          <w:t>1097.</w:t>
        </w:r>
        <w:r w:rsidRPr="00674C8A">
          <w:rPr>
            <w:rFonts w:ascii="Calibri" w:eastAsia="Calibri" w:hAnsi="Calibri" w:cs="Times New Roman"/>
          </w:rPr>
          <w:tab/>
          <w:t>n "Ma sono determinato a prendermi cura di Rex, succeda quel che succeda. Condividerò con lui il suo fardello, anche se significa che il pericolo è solo a qualche passo da me."</w:t>
        </w:r>
      </w:ins>
    </w:p>
    <w:p w14:paraId="130DF389" w14:textId="77777777" w:rsidR="00674C8A" w:rsidRPr="00674C8A" w:rsidRDefault="00674C8A" w:rsidP="00674C8A">
      <w:pPr>
        <w:spacing w:line="600" w:lineRule="auto"/>
        <w:jc w:val="left"/>
        <w:rPr>
          <w:ins w:id="12727" w:author="UTENTE" w:date="2020-06-30T18:44:00Z"/>
          <w:rFonts w:ascii="Calibri" w:eastAsia="Calibri" w:hAnsi="Calibri" w:cs="Times New Roman"/>
        </w:rPr>
      </w:pPr>
      <w:ins w:id="12728" w:author="UTENTE" w:date="2020-06-30T18:44:00Z">
        <w:r w:rsidRPr="00674C8A">
          <w:rPr>
            <w:rFonts w:ascii="Calibri" w:eastAsia="Calibri" w:hAnsi="Calibri" w:cs="Times New Roman"/>
          </w:rPr>
          <w:t>1098.</w:t>
        </w:r>
        <w:r w:rsidRPr="00674C8A">
          <w:rPr>
            <w:rFonts w:ascii="Calibri" w:eastAsia="Calibri" w:hAnsi="Calibri" w:cs="Times New Roman"/>
          </w:rPr>
          <w:tab/>
          <w:t>n "…Dire a te stesso queste robe mielose vuol dire che sei innamorato, immagino."</w:t>
        </w:r>
      </w:ins>
    </w:p>
    <w:p w14:paraId="19447DFA" w14:textId="77777777" w:rsidR="00674C8A" w:rsidRPr="00674C8A" w:rsidRDefault="00674C8A" w:rsidP="00674C8A">
      <w:pPr>
        <w:spacing w:line="600" w:lineRule="auto"/>
        <w:jc w:val="left"/>
        <w:rPr>
          <w:ins w:id="12729" w:author="UTENTE" w:date="2020-06-30T18:44:00Z"/>
          <w:rFonts w:ascii="Calibri" w:eastAsia="Calibri" w:hAnsi="Calibri" w:cs="Times New Roman"/>
        </w:rPr>
      </w:pPr>
      <w:ins w:id="12730" w:author="UTENTE" w:date="2020-06-30T18:44:00Z">
        <w:r w:rsidRPr="00674C8A">
          <w:rPr>
            <w:rFonts w:ascii="Calibri" w:eastAsia="Calibri" w:hAnsi="Calibri" w:cs="Times New Roman"/>
          </w:rPr>
          <w:t>1099.</w:t>
        </w:r>
        <w:r w:rsidRPr="00674C8A">
          <w:rPr>
            <w:rFonts w:ascii="Calibri" w:eastAsia="Calibri" w:hAnsi="Calibri" w:cs="Times New Roman"/>
          </w:rPr>
          <w:tab/>
          <w:t>r "\"Indovina un po’,[mc]?Ti ho fatto una cosa per quando rientriamo.\""</w:t>
        </w:r>
      </w:ins>
    </w:p>
    <w:p w14:paraId="73A1A3ED" w14:textId="77777777" w:rsidR="00674C8A" w:rsidRPr="00674C8A" w:rsidRDefault="00674C8A" w:rsidP="00674C8A">
      <w:pPr>
        <w:spacing w:line="600" w:lineRule="auto"/>
        <w:jc w:val="left"/>
        <w:rPr>
          <w:ins w:id="12731" w:author="UTENTE" w:date="2020-06-30T18:44:00Z"/>
          <w:rFonts w:ascii="Calibri" w:eastAsia="Calibri" w:hAnsi="Calibri" w:cs="Times New Roman"/>
        </w:rPr>
      </w:pPr>
      <w:ins w:id="12732" w:author="UTENTE" w:date="2020-06-30T18:44:00Z">
        <w:r w:rsidRPr="00674C8A">
          <w:rPr>
            <w:rFonts w:ascii="Calibri" w:eastAsia="Calibri" w:hAnsi="Calibri" w:cs="Times New Roman"/>
          </w:rPr>
          <w:t>1100.</w:t>
        </w:r>
        <w:r w:rsidRPr="00674C8A">
          <w:rPr>
            <w:rFonts w:ascii="Calibri" w:eastAsia="Calibri" w:hAnsi="Calibri" w:cs="Times New Roman"/>
          </w:rPr>
          <w:tab/>
          <w:t>mc "\"…Hai provato a cucinare di nuovo, vero?\""</w:t>
        </w:r>
        <w:r w:rsidRPr="00674C8A">
          <w:rPr>
            <w:rFonts w:ascii="Calibri" w:eastAsia="Calibri" w:hAnsi="Calibri" w:cs="Times New Roman"/>
          </w:rPr>
          <w:br w:type="page"/>
        </w:r>
      </w:ins>
    </w:p>
    <w:p w14:paraId="1B1ABF93" w14:textId="77777777" w:rsidR="00674C8A" w:rsidRPr="00674C8A" w:rsidRDefault="00674C8A" w:rsidP="00674C8A">
      <w:pPr>
        <w:spacing w:line="600" w:lineRule="auto"/>
        <w:jc w:val="left"/>
        <w:rPr>
          <w:ins w:id="12733" w:author="UTENTE" w:date="2020-06-30T18:44:00Z"/>
          <w:rFonts w:ascii="Calibri" w:eastAsia="Calibri" w:hAnsi="Calibri" w:cs="Times New Roman"/>
          <w:lang w:val="en-US"/>
        </w:rPr>
      </w:pPr>
      <w:ins w:id="12734" w:author="UTENTE" w:date="2020-06-30T18:44:00Z">
        <w:r w:rsidRPr="00674C8A">
          <w:rPr>
            <w:rFonts w:ascii="Calibri" w:eastAsia="Calibri" w:hAnsi="Calibri" w:cs="Times New Roman"/>
            <w:lang w:val="en-US"/>
          </w:rPr>
          <w:lastRenderedPageBreak/>
          <w:t>1101.</w:t>
        </w:r>
        <w:r w:rsidRPr="00674C8A">
          <w:rPr>
            <w:rFonts w:ascii="Calibri" w:eastAsia="Calibri" w:hAnsi="Calibri" w:cs="Times New Roman"/>
            <w:lang w:val="en-US"/>
          </w:rPr>
          <w:tab/>
          <w:t>n "He's picked up this habit of trying to make me food, which was really doomed from the start, considering he can't eat normal meals – apparently it's impossible for vampires to digest them."</w:t>
        </w:r>
      </w:ins>
    </w:p>
    <w:p w14:paraId="6C342345" w14:textId="77777777" w:rsidR="00674C8A" w:rsidRPr="00674C8A" w:rsidRDefault="00674C8A" w:rsidP="00674C8A">
      <w:pPr>
        <w:spacing w:line="600" w:lineRule="auto"/>
        <w:jc w:val="left"/>
        <w:rPr>
          <w:ins w:id="12735" w:author="UTENTE" w:date="2020-06-30T18:44:00Z"/>
          <w:rFonts w:ascii="Calibri" w:eastAsia="Calibri" w:hAnsi="Calibri" w:cs="Times New Roman"/>
          <w:lang w:val="en-US"/>
        </w:rPr>
      </w:pPr>
      <w:ins w:id="12736" w:author="UTENTE" w:date="2020-06-30T18:44:00Z">
        <w:r w:rsidRPr="00674C8A">
          <w:rPr>
            <w:rFonts w:ascii="Calibri" w:eastAsia="Calibri" w:hAnsi="Calibri" w:cs="Times New Roman"/>
            <w:lang w:val="en-US"/>
          </w:rPr>
          <w:t>1102.</w:t>
        </w:r>
        <w:r w:rsidRPr="00674C8A">
          <w:rPr>
            <w:rFonts w:ascii="Calibri" w:eastAsia="Calibri" w:hAnsi="Calibri" w:cs="Times New Roman"/>
            <w:lang w:val="en-US"/>
          </w:rPr>
          <w:tab/>
          <w:t>n "Still, I try to choke down at least a little of whatever he cooks, since the happy grin on his face always makes it worth the indigestion later."</w:t>
        </w:r>
      </w:ins>
    </w:p>
    <w:p w14:paraId="273A091A" w14:textId="77777777" w:rsidR="00674C8A" w:rsidRPr="00674C8A" w:rsidRDefault="00674C8A" w:rsidP="00674C8A">
      <w:pPr>
        <w:spacing w:line="600" w:lineRule="auto"/>
        <w:jc w:val="left"/>
        <w:rPr>
          <w:ins w:id="12737" w:author="UTENTE" w:date="2020-06-30T18:44:00Z"/>
          <w:rFonts w:ascii="Calibri" w:eastAsia="Calibri" w:hAnsi="Calibri" w:cs="Times New Roman"/>
          <w:lang w:val="en-US"/>
        </w:rPr>
      </w:pPr>
      <w:ins w:id="12738" w:author="UTENTE" w:date="2020-06-30T18:44:00Z">
        <w:r w:rsidRPr="00674C8A">
          <w:rPr>
            <w:rFonts w:ascii="Calibri" w:eastAsia="Calibri" w:hAnsi="Calibri" w:cs="Times New Roman"/>
            <w:lang w:val="en-US"/>
          </w:rPr>
          <w:t>1103.</w:t>
        </w:r>
        <w:r w:rsidRPr="00674C8A">
          <w:rPr>
            <w:rFonts w:ascii="Calibri" w:eastAsia="Calibri" w:hAnsi="Calibri" w:cs="Times New Roman"/>
            <w:lang w:val="en-US"/>
          </w:rPr>
          <w:tab/>
          <w:t>r "\"Shit, yeah! How'd you know?!\""</w:t>
        </w:r>
      </w:ins>
    </w:p>
    <w:p w14:paraId="787BE7CF" w14:textId="77777777" w:rsidR="00674C8A" w:rsidRPr="00674C8A" w:rsidRDefault="00674C8A" w:rsidP="00674C8A">
      <w:pPr>
        <w:spacing w:line="600" w:lineRule="auto"/>
        <w:jc w:val="left"/>
        <w:rPr>
          <w:ins w:id="12739" w:author="UTENTE" w:date="2020-06-30T18:44:00Z"/>
          <w:rFonts w:ascii="Calibri" w:eastAsia="Calibri" w:hAnsi="Calibri" w:cs="Times New Roman"/>
          <w:lang w:val="en-US"/>
        </w:rPr>
      </w:pPr>
      <w:ins w:id="12740" w:author="UTENTE" w:date="2020-06-30T18:44:00Z">
        <w:r w:rsidRPr="00674C8A">
          <w:rPr>
            <w:rFonts w:ascii="Calibri" w:eastAsia="Calibri" w:hAnsi="Calibri" w:cs="Times New Roman"/>
            <w:lang w:val="en-US"/>
          </w:rPr>
          <w:t>1104.</w:t>
        </w:r>
        <w:r w:rsidRPr="00674C8A">
          <w:rPr>
            <w:rFonts w:ascii="Calibri" w:eastAsia="Calibri" w:hAnsi="Calibri" w:cs="Times New Roman"/>
            <w:lang w:val="en-US"/>
          </w:rPr>
          <w:tab/>
          <w:t>mc "\"The apartment smelled like someone tried to burn it down, that's how.\""</w:t>
        </w:r>
      </w:ins>
    </w:p>
    <w:p w14:paraId="4478E756" w14:textId="77777777" w:rsidR="00674C8A" w:rsidRPr="00674C8A" w:rsidRDefault="00674C8A" w:rsidP="00674C8A">
      <w:pPr>
        <w:spacing w:line="600" w:lineRule="auto"/>
        <w:jc w:val="left"/>
        <w:rPr>
          <w:ins w:id="12741" w:author="UTENTE" w:date="2020-06-30T18:44:00Z"/>
          <w:rFonts w:ascii="Calibri" w:eastAsia="Calibri" w:hAnsi="Calibri" w:cs="Times New Roman"/>
          <w:lang w:val="en-US"/>
        </w:rPr>
      </w:pPr>
      <w:ins w:id="12742" w:author="UTENTE" w:date="2020-06-30T18:44:00Z">
        <w:r w:rsidRPr="00674C8A">
          <w:rPr>
            <w:rFonts w:ascii="Calibri" w:eastAsia="Calibri" w:hAnsi="Calibri" w:cs="Times New Roman"/>
            <w:lang w:val="en-US"/>
          </w:rPr>
          <w:t>1105.</w:t>
        </w:r>
        <w:r w:rsidRPr="00674C8A">
          <w:rPr>
            <w:rFonts w:ascii="Calibri" w:eastAsia="Calibri" w:hAnsi="Calibri" w:cs="Times New Roman"/>
            <w:lang w:val="en-US"/>
          </w:rPr>
          <w:tab/>
          <w:t>r "\"Aw, man, I wanted it to be a surprise. Can't you just let a guy treat you for once?\""</w:t>
        </w:r>
      </w:ins>
    </w:p>
    <w:p w14:paraId="6D4FA0E3" w14:textId="77777777" w:rsidR="00674C8A" w:rsidRPr="00674C8A" w:rsidRDefault="00674C8A" w:rsidP="00674C8A">
      <w:pPr>
        <w:spacing w:line="600" w:lineRule="auto"/>
        <w:jc w:val="left"/>
        <w:rPr>
          <w:ins w:id="12743" w:author="UTENTE" w:date="2020-06-30T18:44:00Z"/>
          <w:rFonts w:ascii="Calibri" w:eastAsia="Calibri" w:hAnsi="Calibri" w:cs="Times New Roman"/>
          <w:lang w:val="en-US"/>
        </w:rPr>
      </w:pPr>
      <w:ins w:id="12744" w:author="UTENTE" w:date="2020-06-30T18:44:00Z">
        <w:r w:rsidRPr="00674C8A">
          <w:rPr>
            <w:rFonts w:ascii="Calibri" w:eastAsia="Calibri" w:hAnsi="Calibri" w:cs="Times New Roman"/>
            <w:lang w:val="en-US"/>
          </w:rPr>
          <w:t>1106.</w:t>
        </w:r>
        <w:r w:rsidRPr="00674C8A">
          <w:rPr>
            <w:rFonts w:ascii="Calibri" w:eastAsia="Calibri" w:hAnsi="Calibri" w:cs="Times New Roman"/>
            <w:lang w:val="en-US"/>
          </w:rPr>
          <w:tab/>
          <w:t>mc "\"Uh-huh… How about you mix up a drink next time, instead? You're pretty good at that.\""</w:t>
        </w:r>
      </w:ins>
    </w:p>
    <w:p w14:paraId="22DC0BB8" w14:textId="77777777" w:rsidR="00674C8A" w:rsidRPr="00674C8A" w:rsidRDefault="00674C8A" w:rsidP="00674C8A">
      <w:pPr>
        <w:spacing w:line="600" w:lineRule="auto"/>
        <w:jc w:val="left"/>
        <w:rPr>
          <w:ins w:id="12745" w:author="UTENTE" w:date="2020-06-30T18:44:00Z"/>
          <w:rFonts w:ascii="Calibri" w:eastAsia="Calibri" w:hAnsi="Calibri" w:cs="Times New Roman"/>
          <w:lang w:val="en-US"/>
        </w:rPr>
      </w:pPr>
      <w:ins w:id="12746" w:author="UTENTE" w:date="2020-06-30T18:44:00Z">
        <w:r w:rsidRPr="00674C8A">
          <w:rPr>
            <w:rFonts w:ascii="Calibri" w:eastAsia="Calibri" w:hAnsi="Calibri" w:cs="Times New Roman"/>
            <w:lang w:val="en-US"/>
          </w:rPr>
          <w:t>1107.</w:t>
        </w:r>
        <w:r w:rsidRPr="00674C8A">
          <w:rPr>
            <w:rFonts w:ascii="Calibri" w:eastAsia="Calibri" w:hAnsi="Calibri" w:cs="Times New Roman"/>
            <w:lang w:val="en-US"/>
          </w:rPr>
          <w:tab/>
          <w:t>r "\"Yeah? You want a Bloody Mary so you can pretend you're cool like me?\""</w:t>
        </w:r>
      </w:ins>
    </w:p>
    <w:p w14:paraId="6EBA5101" w14:textId="77777777" w:rsidR="00674C8A" w:rsidRPr="00674C8A" w:rsidRDefault="00674C8A" w:rsidP="00674C8A">
      <w:pPr>
        <w:spacing w:line="600" w:lineRule="auto"/>
        <w:jc w:val="left"/>
        <w:rPr>
          <w:ins w:id="12747" w:author="UTENTE" w:date="2020-06-30T18:44:00Z"/>
          <w:rFonts w:ascii="Calibri" w:eastAsia="Calibri" w:hAnsi="Calibri" w:cs="Times New Roman"/>
          <w:lang w:val="en-US"/>
        </w:rPr>
      </w:pPr>
      <w:ins w:id="12748" w:author="UTENTE" w:date="2020-06-30T18:44:00Z">
        <w:r w:rsidRPr="00674C8A">
          <w:rPr>
            <w:rFonts w:ascii="Calibri" w:eastAsia="Calibri" w:hAnsi="Calibri" w:cs="Times New Roman"/>
            <w:lang w:val="en-US"/>
          </w:rPr>
          <w:t>1108.</w:t>
        </w:r>
        <w:r w:rsidRPr="00674C8A">
          <w:rPr>
            <w:rFonts w:ascii="Calibri" w:eastAsia="Calibri" w:hAnsi="Calibri" w:cs="Times New Roman"/>
            <w:lang w:val="en-US"/>
          </w:rPr>
          <w:tab/>
          <w:t>mc "\"Wow, how'd you know?!\""</w:t>
        </w:r>
      </w:ins>
    </w:p>
    <w:p w14:paraId="7CC29848" w14:textId="77777777" w:rsidR="00674C8A" w:rsidRPr="00674C8A" w:rsidRDefault="00674C8A" w:rsidP="00674C8A">
      <w:pPr>
        <w:spacing w:line="600" w:lineRule="auto"/>
        <w:jc w:val="left"/>
        <w:rPr>
          <w:ins w:id="12749" w:author="UTENTE" w:date="2020-06-30T18:44:00Z"/>
          <w:rFonts w:ascii="Calibri" w:eastAsia="Calibri" w:hAnsi="Calibri" w:cs="Times New Roman"/>
          <w:lang w:val="en-US"/>
        </w:rPr>
      </w:pPr>
      <w:ins w:id="12750" w:author="UTENTE" w:date="2020-06-30T18:44:00Z">
        <w:r w:rsidRPr="00674C8A">
          <w:rPr>
            <w:rFonts w:ascii="Calibri" w:eastAsia="Calibri" w:hAnsi="Calibri" w:cs="Times New Roman"/>
            <w:lang w:val="en-US"/>
          </w:rPr>
          <w:t>1109.</w:t>
        </w:r>
        <w:r w:rsidRPr="00674C8A">
          <w:rPr>
            <w:rFonts w:ascii="Calibri" w:eastAsia="Calibri" w:hAnsi="Calibri" w:cs="Times New Roman"/>
            <w:lang w:val="en-US"/>
          </w:rPr>
          <w:tab/>
          <w:t>r "\"Ahahaha!\""</w:t>
        </w:r>
      </w:ins>
    </w:p>
    <w:p w14:paraId="50590B59" w14:textId="77777777" w:rsidR="00674C8A" w:rsidRPr="00674C8A" w:rsidRDefault="00674C8A" w:rsidP="00674C8A">
      <w:pPr>
        <w:spacing w:line="600" w:lineRule="auto"/>
        <w:jc w:val="left"/>
        <w:rPr>
          <w:ins w:id="12751" w:author="UTENTE" w:date="2020-06-30T18:44:00Z"/>
          <w:rFonts w:ascii="Calibri" w:eastAsia="Calibri" w:hAnsi="Calibri" w:cs="Times New Roman"/>
          <w:lang w:val="en-US"/>
        </w:rPr>
      </w:pPr>
      <w:ins w:id="12752" w:author="UTENTE" w:date="2020-06-30T18:44:00Z">
        <w:r w:rsidRPr="00674C8A">
          <w:rPr>
            <w:rFonts w:ascii="Calibri" w:eastAsia="Calibri" w:hAnsi="Calibri" w:cs="Times New Roman"/>
            <w:lang w:val="en-US"/>
          </w:rPr>
          <w:t>1110.</w:t>
        </w:r>
        <w:r w:rsidRPr="00674C8A">
          <w:rPr>
            <w:rFonts w:ascii="Calibri" w:eastAsia="Calibri" w:hAnsi="Calibri" w:cs="Times New Roman"/>
            <w:lang w:val="en-US"/>
          </w:rPr>
          <w:tab/>
          <w:t>n "Rex's delighted laughter melds with the sound of the peaceful waves."</w:t>
        </w:r>
      </w:ins>
    </w:p>
    <w:p w14:paraId="031545A7" w14:textId="77777777" w:rsidR="00674C8A" w:rsidRPr="00674C8A" w:rsidRDefault="00674C8A" w:rsidP="00674C8A">
      <w:pPr>
        <w:spacing w:line="600" w:lineRule="auto"/>
        <w:jc w:val="left"/>
        <w:rPr>
          <w:ins w:id="12753" w:author="UTENTE" w:date="2020-06-30T18:44:00Z"/>
          <w:rFonts w:ascii="Calibri" w:eastAsia="Calibri" w:hAnsi="Calibri" w:cs="Times New Roman"/>
          <w:lang w:val="en-US"/>
        </w:rPr>
      </w:pPr>
      <w:ins w:id="12754" w:author="UTENTE" w:date="2020-06-30T18:44:00Z">
        <w:r w:rsidRPr="00674C8A">
          <w:rPr>
            <w:rFonts w:ascii="Calibri" w:eastAsia="Calibri" w:hAnsi="Calibri" w:cs="Times New Roman"/>
            <w:lang w:val="en-US"/>
          </w:rPr>
          <w:t>1111.</w:t>
        </w:r>
        <w:r w:rsidRPr="00674C8A">
          <w:rPr>
            <w:rFonts w:ascii="Calibri" w:eastAsia="Calibri" w:hAnsi="Calibri" w:cs="Times New Roman"/>
            <w:lang w:val="en-US"/>
          </w:rPr>
          <w:tab/>
          <w:t>n "No matter how much I hear it, I can never get enough of his voice – always joyful, even in dark times."</w:t>
        </w:r>
      </w:ins>
    </w:p>
    <w:p w14:paraId="621DD5DB" w14:textId="77777777" w:rsidR="00674C8A" w:rsidRPr="00674C8A" w:rsidRDefault="00674C8A" w:rsidP="00674C8A">
      <w:pPr>
        <w:spacing w:line="600" w:lineRule="auto"/>
        <w:jc w:val="left"/>
        <w:rPr>
          <w:ins w:id="12755" w:author="UTENTE" w:date="2020-06-30T18:44:00Z"/>
          <w:rFonts w:ascii="Calibri" w:eastAsia="Calibri" w:hAnsi="Calibri" w:cs="Times New Roman"/>
          <w:lang w:val="en-US"/>
        </w:rPr>
      </w:pPr>
      <w:ins w:id="12756" w:author="UTENTE" w:date="2020-06-30T18:44:00Z">
        <w:r w:rsidRPr="00674C8A">
          <w:rPr>
            <w:rFonts w:ascii="Calibri" w:eastAsia="Calibri" w:hAnsi="Calibri" w:cs="Times New Roman"/>
            <w:lang w:val="en-US"/>
          </w:rPr>
          <w:t>1112.</w:t>
        </w:r>
        <w:r w:rsidRPr="00674C8A">
          <w:rPr>
            <w:rFonts w:ascii="Calibri" w:eastAsia="Calibri" w:hAnsi="Calibri" w:cs="Times New Roman"/>
            <w:lang w:val="en-US"/>
          </w:rPr>
          <w:tab/>
          <w:t>n "And, even if it means that I end up joining him in his curse one day…"</w:t>
        </w:r>
      </w:ins>
    </w:p>
    <w:p w14:paraId="2DA229A0" w14:textId="77777777" w:rsidR="00674C8A" w:rsidRPr="00674C8A" w:rsidRDefault="00674C8A" w:rsidP="00674C8A">
      <w:pPr>
        <w:spacing w:line="600" w:lineRule="auto"/>
        <w:jc w:val="left"/>
        <w:rPr>
          <w:ins w:id="12757" w:author="UTENTE" w:date="2020-06-30T18:44:00Z"/>
          <w:rFonts w:ascii="Calibri" w:eastAsia="Calibri" w:hAnsi="Calibri" w:cs="Times New Roman"/>
          <w:lang w:val="en-US"/>
        </w:rPr>
      </w:pPr>
      <w:ins w:id="12758" w:author="UTENTE" w:date="2020-06-30T18:44:00Z">
        <w:r w:rsidRPr="00674C8A">
          <w:rPr>
            <w:rFonts w:ascii="Calibri" w:eastAsia="Calibri" w:hAnsi="Calibri" w:cs="Times New Roman"/>
            <w:lang w:val="en-US"/>
          </w:rPr>
          <w:br w:type="page"/>
        </w:r>
      </w:ins>
    </w:p>
    <w:p w14:paraId="41239B4B" w14:textId="77777777" w:rsidR="00674C8A" w:rsidRPr="00674C8A" w:rsidRDefault="00674C8A" w:rsidP="00674C8A">
      <w:pPr>
        <w:spacing w:line="600" w:lineRule="auto"/>
        <w:jc w:val="left"/>
        <w:rPr>
          <w:ins w:id="12759" w:author="UTENTE" w:date="2020-06-30T18:44:00Z"/>
          <w:rFonts w:ascii="Calibri" w:eastAsia="Calibri" w:hAnsi="Calibri" w:cs="Times New Roman"/>
        </w:rPr>
      </w:pPr>
      <w:ins w:id="12760" w:author="UTENTE" w:date="2020-06-30T18:44:00Z">
        <w:r w:rsidRPr="00674C8A">
          <w:rPr>
            <w:rFonts w:ascii="Calibri" w:eastAsia="Calibri" w:hAnsi="Calibri" w:cs="Times New Roman"/>
          </w:rPr>
          <w:lastRenderedPageBreak/>
          <w:t>1101.</w:t>
        </w:r>
        <w:r w:rsidRPr="00674C8A">
          <w:rPr>
            <w:rFonts w:ascii="Calibri" w:eastAsia="Calibri" w:hAnsi="Calibri" w:cs="Times New Roman"/>
          </w:rPr>
          <w:tab/>
          <w:t>n "Si è preso questa cosa di cercare di prepararmi da mangiare, che non era cominciata nel migliore dei modi, visto che non può mangiare cibo normale: a quanto pare è impossibile da digerire per lo stomaco dei vampiri."</w:t>
        </w:r>
      </w:ins>
    </w:p>
    <w:p w14:paraId="0E09609E" w14:textId="77777777" w:rsidR="00674C8A" w:rsidRPr="00674C8A" w:rsidRDefault="00674C8A" w:rsidP="00674C8A">
      <w:pPr>
        <w:spacing w:line="600" w:lineRule="auto"/>
        <w:jc w:val="left"/>
        <w:rPr>
          <w:ins w:id="12761" w:author="UTENTE" w:date="2020-06-30T18:44:00Z"/>
          <w:rFonts w:ascii="Calibri" w:eastAsia="Calibri" w:hAnsi="Calibri" w:cs="Times New Roman"/>
        </w:rPr>
      </w:pPr>
      <w:ins w:id="12762" w:author="UTENTE" w:date="2020-06-30T18:44:00Z">
        <w:r w:rsidRPr="00674C8A">
          <w:rPr>
            <w:rFonts w:ascii="Calibri" w:eastAsia="Calibri" w:hAnsi="Calibri" w:cs="Times New Roman"/>
          </w:rPr>
          <w:t>1102.</w:t>
        </w:r>
        <w:r w:rsidRPr="00674C8A">
          <w:rPr>
            <w:rFonts w:ascii="Calibri" w:eastAsia="Calibri" w:hAnsi="Calibri" w:cs="Times New Roman"/>
          </w:rPr>
          <w:tab/>
          <w:t>n "Ma comunque, cerco di buttare giù almeno qualche boccone di qualunque cosa cucini, dato che il sorriso felice sulla sua faccia vale la pena della terribile indigestione successiva."</w:t>
        </w:r>
      </w:ins>
    </w:p>
    <w:p w14:paraId="18CC551C" w14:textId="77777777" w:rsidR="00674C8A" w:rsidRPr="00674C8A" w:rsidRDefault="00674C8A" w:rsidP="00674C8A">
      <w:pPr>
        <w:spacing w:line="600" w:lineRule="auto"/>
        <w:jc w:val="left"/>
        <w:rPr>
          <w:ins w:id="12763" w:author="UTENTE" w:date="2020-06-30T18:44:00Z"/>
          <w:rFonts w:ascii="Calibri" w:eastAsia="Calibri" w:hAnsi="Calibri" w:cs="Times New Roman"/>
        </w:rPr>
      </w:pPr>
      <w:ins w:id="12764" w:author="UTENTE" w:date="2020-06-30T18:44:00Z">
        <w:r w:rsidRPr="00674C8A">
          <w:rPr>
            <w:rFonts w:ascii="Calibri" w:eastAsia="Calibri" w:hAnsi="Calibri" w:cs="Times New Roman"/>
          </w:rPr>
          <w:t>1103.</w:t>
        </w:r>
        <w:r w:rsidRPr="00674C8A">
          <w:rPr>
            <w:rFonts w:ascii="Calibri" w:eastAsia="Calibri" w:hAnsi="Calibri" w:cs="Times New Roman"/>
          </w:rPr>
          <w:tab/>
          <w:t>r "\"Cazzo, sì! Come hai fatto?!\""</w:t>
        </w:r>
      </w:ins>
    </w:p>
    <w:p w14:paraId="71E9C020" w14:textId="77777777" w:rsidR="00674C8A" w:rsidRPr="00674C8A" w:rsidRDefault="00674C8A" w:rsidP="00674C8A">
      <w:pPr>
        <w:spacing w:line="600" w:lineRule="auto"/>
        <w:jc w:val="left"/>
        <w:rPr>
          <w:ins w:id="12765" w:author="UTENTE" w:date="2020-06-30T18:44:00Z"/>
          <w:rFonts w:ascii="Calibri" w:eastAsia="Calibri" w:hAnsi="Calibri" w:cs="Times New Roman"/>
        </w:rPr>
      </w:pPr>
      <w:ins w:id="12766" w:author="UTENTE" w:date="2020-06-30T18:44:00Z">
        <w:r w:rsidRPr="00674C8A">
          <w:rPr>
            <w:rFonts w:ascii="Calibri" w:eastAsia="Calibri" w:hAnsi="Calibri" w:cs="Times New Roman"/>
          </w:rPr>
          <w:t>1104.</w:t>
        </w:r>
        <w:r w:rsidRPr="00674C8A">
          <w:rPr>
            <w:rFonts w:ascii="Calibri" w:eastAsia="Calibri" w:hAnsi="Calibri" w:cs="Times New Roman"/>
          </w:rPr>
          <w:tab/>
          <w:t>mc "\"L'appartamento puzzava di bruciato, come se qualcuno avesse deciso di dargli fuoco. Ecco come.\""</w:t>
        </w:r>
      </w:ins>
    </w:p>
    <w:p w14:paraId="2F7C8B3B" w14:textId="77777777" w:rsidR="00674C8A" w:rsidRPr="00674C8A" w:rsidRDefault="00674C8A" w:rsidP="00674C8A">
      <w:pPr>
        <w:spacing w:line="600" w:lineRule="auto"/>
        <w:jc w:val="left"/>
        <w:rPr>
          <w:ins w:id="12767" w:author="UTENTE" w:date="2020-06-30T18:44:00Z"/>
          <w:rFonts w:ascii="Calibri" w:eastAsia="Calibri" w:hAnsi="Calibri" w:cs="Times New Roman"/>
        </w:rPr>
      </w:pPr>
      <w:ins w:id="12768" w:author="UTENTE" w:date="2020-06-30T18:44:00Z">
        <w:r w:rsidRPr="00674C8A">
          <w:rPr>
            <w:rFonts w:ascii="Calibri" w:eastAsia="Calibri" w:hAnsi="Calibri" w:cs="Times New Roman"/>
          </w:rPr>
          <w:t>1105.</w:t>
        </w:r>
        <w:r w:rsidRPr="00674C8A">
          <w:rPr>
            <w:rFonts w:ascii="Calibri" w:eastAsia="Calibri" w:hAnsi="Calibri" w:cs="Times New Roman"/>
          </w:rPr>
          <w:tab/>
          <w:t>r "\"Aw, cavolo, volevo che fosse una sorpresa. Non puoi farti viziare una volta?\""</w:t>
        </w:r>
      </w:ins>
    </w:p>
    <w:p w14:paraId="57F616CC" w14:textId="77777777" w:rsidR="00674C8A" w:rsidRPr="00674C8A" w:rsidRDefault="00674C8A" w:rsidP="00674C8A">
      <w:pPr>
        <w:spacing w:line="600" w:lineRule="auto"/>
        <w:jc w:val="left"/>
        <w:rPr>
          <w:ins w:id="12769" w:author="UTENTE" w:date="2020-06-30T18:44:00Z"/>
          <w:rFonts w:ascii="Calibri" w:eastAsia="Calibri" w:hAnsi="Calibri" w:cs="Times New Roman"/>
        </w:rPr>
      </w:pPr>
      <w:ins w:id="12770" w:author="UTENTE" w:date="2020-06-30T18:44:00Z">
        <w:r w:rsidRPr="00674C8A">
          <w:rPr>
            <w:rFonts w:ascii="Calibri" w:eastAsia="Calibri" w:hAnsi="Calibri" w:cs="Times New Roman"/>
          </w:rPr>
          <w:t>1106.</w:t>
        </w:r>
        <w:r w:rsidRPr="00674C8A">
          <w:rPr>
            <w:rFonts w:ascii="Calibri" w:eastAsia="Calibri" w:hAnsi="Calibri" w:cs="Times New Roman"/>
          </w:rPr>
          <w:tab/>
          <w:t>mc "\"Ah-ahn… Perché non prepari qualche drink la prossima volta, invece? Sei parecchio bravo in quello.\""</w:t>
        </w:r>
      </w:ins>
    </w:p>
    <w:p w14:paraId="16D56B13" w14:textId="77777777" w:rsidR="00674C8A" w:rsidRPr="00674C8A" w:rsidRDefault="00674C8A" w:rsidP="00674C8A">
      <w:pPr>
        <w:spacing w:line="600" w:lineRule="auto"/>
        <w:jc w:val="left"/>
        <w:rPr>
          <w:ins w:id="12771" w:author="UTENTE" w:date="2020-06-30T18:44:00Z"/>
          <w:rFonts w:ascii="Calibri" w:eastAsia="Calibri" w:hAnsi="Calibri" w:cs="Times New Roman"/>
        </w:rPr>
      </w:pPr>
      <w:ins w:id="12772" w:author="UTENTE" w:date="2020-06-30T18:44:00Z">
        <w:r w:rsidRPr="00674C8A">
          <w:rPr>
            <w:rFonts w:ascii="Calibri" w:eastAsia="Calibri" w:hAnsi="Calibri" w:cs="Times New Roman"/>
          </w:rPr>
          <w:t>1107.</w:t>
        </w:r>
        <w:r w:rsidRPr="00674C8A">
          <w:rPr>
            <w:rFonts w:ascii="Calibri" w:eastAsia="Calibri" w:hAnsi="Calibri" w:cs="Times New Roman"/>
          </w:rPr>
          <w:tab/>
          <w:t>r "\"Ah sì? Vuoi un Bloody Mary così puoi fare finta di essere figo quanto me?\""</w:t>
        </w:r>
      </w:ins>
    </w:p>
    <w:p w14:paraId="14797F03" w14:textId="77777777" w:rsidR="00674C8A" w:rsidRPr="00674C8A" w:rsidRDefault="00674C8A" w:rsidP="00674C8A">
      <w:pPr>
        <w:spacing w:line="600" w:lineRule="auto"/>
        <w:jc w:val="left"/>
        <w:rPr>
          <w:ins w:id="12773" w:author="UTENTE" w:date="2020-06-30T18:44:00Z"/>
          <w:rFonts w:ascii="Calibri" w:eastAsia="Calibri" w:hAnsi="Calibri" w:cs="Times New Roman"/>
        </w:rPr>
      </w:pPr>
      <w:ins w:id="12774" w:author="UTENTE" w:date="2020-06-30T18:44:00Z">
        <w:r w:rsidRPr="00674C8A">
          <w:rPr>
            <w:rFonts w:ascii="Calibri" w:eastAsia="Calibri" w:hAnsi="Calibri" w:cs="Times New Roman"/>
          </w:rPr>
          <w:t>1108.</w:t>
        </w:r>
        <w:r w:rsidRPr="00674C8A">
          <w:rPr>
            <w:rFonts w:ascii="Calibri" w:eastAsia="Calibri" w:hAnsi="Calibri" w:cs="Times New Roman"/>
          </w:rPr>
          <w:tab/>
          <w:t>mc "\"Wow, come facevi a saperlo?!\""</w:t>
        </w:r>
      </w:ins>
    </w:p>
    <w:p w14:paraId="140A5808" w14:textId="77777777" w:rsidR="00674C8A" w:rsidRPr="00674C8A" w:rsidRDefault="00674C8A" w:rsidP="00674C8A">
      <w:pPr>
        <w:spacing w:line="600" w:lineRule="auto"/>
        <w:jc w:val="left"/>
        <w:rPr>
          <w:ins w:id="12775" w:author="UTENTE" w:date="2020-06-30T18:44:00Z"/>
          <w:rFonts w:ascii="Calibri" w:eastAsia="Calibri" w:hAnsi="Calibri" w:cs="Times New Roman"/>
        </w:rPr>
      </w:pPr>
      <w:ins w:id="12776" w:author="UTENTE" w:date="2020-06-30T18:44:00Z">
        <w:r w:rsidRPr="00674C8A">
          <w:rPr>
            <w:rFonts w:ascii="Calibri" w:eastAsia="Calibri" w:hAnsi="Calibri" w:cs="Times New Roman"/>
          </w:rPr>
          <w:t>1109.</w:t>
        </w:r>
        <w:r w:rsidRPr="00674C8A">
          <w:rPr>
            <w:rFonts w:ascii="Calibri" w:eastAsia="Calibri" w:hAnsi="Calibri" w:cs="Times New Roman"/>
          </w:rPr>
          <w:tab/>
          <w:t>r "\"Ahahaha!\""</w:t>
        </w:r>
      </w:ins>
    </w:p>
    <w:p w14:paraId="6BDFD863" w14:textId="77777777" w:rsidR="00674C8A" w:rsidRPr="00674C8A" w:rsidRDefault="00674C8A" w:rsidP="00674C8A">
      <w:pPr>
        <w:spacing w:line="600" w:lineRule="auto"/>
        <w:jc w:val="left"/>
        <w:rPr>
          <w:ins w:id="12777" w:author="UTENTE" w:date="2020-06-30T18:44:00Z"/>
          <w:rFonts w:ascii="Calibri" w:eastAsia="Calibri" w:hAnsi="Calibri" w:cs="Times New Roman"/>
        </w:rPr>
      </w:pPr>
      <w:ins w:id="12778" w:author="UTENTE" w:date="2020-06-30T18:44:00Z">
        <w:r w:rsidRPr="00674C8A">
          <w:rPr>
            <w:rFonts w:ascii="Calibri" w:eastAsia="Calibri" w:hAnsi="Calibri" w:cs="Times New Roman"/>
          </w:rPr>
          <w:t>1110.</w:t>
        </w:r>
        <w:r w:rsidRPr="00674C8A">
          <w:rPr>
            <w:rFonts w:ascii="Calibri" w:eastAsia="Calibri" w:hAnsi="Calibri" w:cs="Times New Roman"/>
          </w:rPr>
          <w:tab/>
          <w:t>n "La risata compiaciuta di Rex si fonde con il rilassante rumore delle onde."</w:t>
        </w:r>
      </w:ins>
    </w:p>
    <w:p w14:paraId="057D31A0" w14:textId="77777777" w:rsidR="00674C8A" w:rsidRPr="00674C8A" w:rsidRDefault="00674C8A" w:rsidP="00674C8A">
      <w:pPr>
        <w:spacing w:line="600" w:lineRule="auto"/>
        <w:jc w:val="left"/>
        <w:rPr>
          <w:ins w:id="12779" w:author="UTENTE" w:date="2020-06-30T18:44:00Z"/>
          <w:rFonts w:ascii="Calibri" w:eastAsia="Calibri" w:hAnsi="Calibri" w:cs="Times New Roman"/>
        </w:rPr>
      </w:pPr>
      <w:ins w:id="12780" w:author="UTENTE" w:date="2020-06-30T18:44:00Z">
        <w:r w:rsidRPr="00674C8A">
          <w:rPr>
            <w:rFonts w:ascii="Calibri" w:eastAsia="Calibri" w:hAnsi="Calibri" w:cs="Times New Roman"/>
          </w:rPr>
          <w:t>1111.</w:t>
        </w:r>
        <w:r w:rsidRPr="00674C8A">
          <w:rPr>
            <w:rFonts w:ascii="Calibri" w:eastAsia="Calibri" w:hAnsi="Calibri" w:cs="Times New Roman"/>
          </w:rPr>
          <w:tab/>
          <w:t>n "Non importa quante volte la senta, non mi stanco mai della sua voce, sempre così gioiosa, anche nei momenti più bui."</w:t>
        </w:r>
      </w:ins>
    </w:p>
    <w:p w14:paraId="2F883F77" w14:textId="77777777" w:rsidR="009B6F17" w:rsidRDefault="00674C8A" w:rsidP="00674C8A">
      <w:pPr>
        <w:spacing w:line="600" w:lineRule="auto"/>
        <w:jc w:val="left"/>
        <w:rPr>
          <w:ins w:id="12781" w:author="UTENTE" w:date="2020-06-30T20:06:00Z"/>
          <w:rFonts w:ascii="Calibri" w:eastAsia="Calibri" w:hAnsi="Calibri" w:cs="Times New Roman"/>
        </w:rPr>
      </w:pPr>
      <w:ins w:id="12782" w:author="UTENTE" w:date="2020-06-30T18:44:00Z">
        <w:r w:rsidRPr="00674C8A">
          <w:rPr>
            <w:rFonts w:ascii="Calibri" w:eastAsia="Calibri" w:hAnsi="Calibri" w:cs="Times New Roman"/>
          </w:rPr>
          <w:t>1112.</w:t>
        </w:r>
        <w:r w:rsidRPr="00674C8A">
          <w:rPr>
            <w:rFonts w:ascii="Calibri" w:eastAsia="Calibri" w:hAnsi="Calibri" w:cs="Times New Roman"/>
          </w:rPr>
          <w:tab/>
          <w:t>n "E, anche se significa unirmi a lui nella sua maledizione un giorno…"</w:t>
        </w:r>
      </w:ins>
    </w:p>
    <w:p w14:paraId="3306077A" w14:textId="77777777" w:rsidR="00ED56F0" w:rsidRDefault="00ED56F0" w:rsidP="00674C8A">
      <w:pPr>
        <w:spacing w:line="600" w:lineRule="auto"/>
        <w:jc w:val="left"/>
        <w:rPr>
          <w:ins w:id="12783" w:author="UTENTE" w:date="2020-06-30T19:55:00Z"/>
          <w:rFonts w:ascii="Calibri" w:eastAsia="Calibri" w:hAnsi="Calibri" w:cs="Times New Roman"/>
        </w:rPr>
      </w:pPr>
    </w:p>
    <w:p w14:paraId="6F77B59E" w14:textId="77777777" w:rsidR="009B6F17" w:rsidRDefault="009B6F17">
      <w:pPr>
        <w:spacing w:line="240" w:lineRule="auto"/>
        <w:jc w:val="left"/>
        <w:rPr>
          <w:ins w:id="12784" w:author="UTENTE" w:date="2020-06-30T19:55:00Z"/>
          <w:rFonts w:ascii="Calibri" w:eastAsia="Calibri" w:hAnsi="Calibri" w:cs="Times New Roman"/>
        </w:rPr>
      </w:pPr>
      <w:ins w:id="12785" w:author="UTENTE" w:date="2020-06-30T19:55:00Z">
        <w:r>
          <w:rPr>
            <w:rFonts w:ascii="Calibri" w:eastAsia="Calibri" w:hAnsi="Calibri" w:cs="Times New Roman"/>
          </w:rPr>
          <w:lastRenderedPageBreak/>
          <w:br w:type="page"/>
        </w:r>
      </w:ins>
    </w:p>
    <w:p w14:paraId="2FE0A526" w14:textId="77777777" w:rsidR="002709E2" w:rsidRPr="005F11D0" w:rsidRDefault="002709E2" w:rsidP="005F11D0">
      <w:pPr>
        <w:pStyle w:val="Titolo1"/>
        <w:jc w:val="center"/>
        <w:rPr>
          <w:ins w:id="12786" w:author="UTENTE" w:date="2020-06-30T18:54:00Z"/>
          <w:rFonts w:ascii="Times New Roman" w:hAnsi="Times New Roman" w:cs="Times New Roman"/>
          <w:color w:val="auto"/>
          <w:sz w:val="96"/>
          <w:szCs w:val="96"/>
          <w:lang w:val="en-US"/>
          <w:rPrChange w:id="12787" w:author="UTENTE" w:date="2020-06-30T19:42:00Z">
            <w:rPr>
              <w:ins w:id="12788" w:author="UTENTE" w:date="2020-06-30T18:54:00Z"/>
              <w:lang w:val="en-US"/>
            </w:rPr>
          </w:rPrChange>
        </w:rPr>
        <w:pPrChange w:id="12789" w:author="UTENTE" w:date="2020-06-30T19:42:00Z">
          <w:pPr>
            <w:spacing w:line="240" w:lineRule="auto"/>
            <w:contextualSpacing/>
            <w:jc w:val="center"/>
          </w:pPr>
        </w:pPrChange>
      </w:pPr>
      <w:bookmarkStart w:id="12790" w:name="_Toc44438775"/>
      <w:ins w:id="12791" w:author="UTENTE" w:date="2020-06-30T18:54:00Z">
        <w:r w:rsidRPr="005F11D0">
          <w:rPr>
            <w:rFonts w:ascii="Times New Roman" w:hAnsi="Times New Roman" w:cs="Times New Roman"/>
            <w:color w:val="auto"/>
            <w:sz w:val="96"/>
            <w:szCs w:val="96"/>
            <w:lang w:val="en-US"/>
            <w:rPrChange w:id="12792" w:author="UTENTE" w:date="2020-06-30T19:42:00Z">
              <w:rPr>
                <w:lang w:val="en-US"/>
              </w:rPr>
            </w:rPrChange>
          </w:rPr>
          <w:lastRenderedPageBreak/>
          <w:t>3. Dominic</w:t>
        </w:r>
        <w:bookmarkEnd w:id="12790"/>
      </w:ins>
    </w:p>
    <w:p w14:paraId="582C64AA" w14:textId="77777777" w:rsidR="002709E2" w:rsidRPr="002709E2" w:rsidRDefault="002709E2" w:rsidP="002709E2">
      <w:pPr>
        <w:spacing w:line="240" w:lineRule="auto"/>
        <w:jc w:val="left"/>
        <w:rPr>
          <w:ins w:id="12793" w:author="UTENTE" w:date="2020-06-30T18:54:00Z"/>
          <w:rFonts w:ascii="Calibri" w:eastAsia="Calibri" w:hAnsi="Calibri" w:cs="Times New Roman"/>
          <w:lang w:val="en-US"/>
        </w:rPr>
      </w:pPr>
    </w:p>
    <w:p w14:paraId="3A1EC100" w14:textId="77777777" w:rsidR="002709E2" w:rsidRPr="002709E2" w:rsidRDefault="002709E2" w:rsidP="002709E2">
      <w:pPr>
        <w:spacing w:line="240" w:lineRule="auto"/>
        <w:jc w:val="left"/>
        <w:rPr>
          <w:ins w:id="12794" w:author="UTENTE" w:date="2020-06-30T18:54:00Z"/>
          <w:rFonts w:ascii="Calibri" w:eastAsia="Calibri" w:hAnsi="Calibri" w:cs="Times New Roman"/>
          <w:lang w:val="en-US"/>
        </w:rPr>
      </w:pPr>
    </w:p>
    <w:p w14:paraId="48DEDE6A" w14:textId="77777777" w:rsidR="002709E2" w:rsidRPr="002709E2" w:rsidRDefault="002709E2" w:rsidP="002709E2">
      <w:pPr>
        <w:spacing w:line="240" w:lineRule="auto"/>
        <w:jc w:val="center"/>
        <w:rPr>
          <w:ins w:id="12795" w:author="UTENTE" w:date="2020-06-30T18:54:00Z"/>
          <w:rFonts w:ascii="Calibri" w:eastAsia="Calibri" w:hAnsi="Calibri" w:cs="Times New Roman"/>
          <w:lang w:val="es-ES"/>
        </w:rPr>
      </w:pPr>
      <w:ins w:id="12796" w:author="UTENTE" w:date="2020-06-30T18:54:00Z">
        <w:r w:rsidRPr="002709E2">
          <w:rPr>
            <w:rFonts w:ascii="Calibri" w:eastAsia="Calibri" w:hAnsi="Calibri" w:cs="Times New Roman"/>
            <w:noProof/>
            <w:lang w:eastAsia="it-IT"/>
          </w:rPr>
          <w:drawing>
            <wp:inline distT="0" distB="0" distL="0" distR="0" wp14:anchorId="4BD0A9A4" wp14:editId="1F08CE00">
              <wp:extent cx="4149246" cy="549412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inic.png"/>
                      <pic:cNvPicPr/>
                    </pic:nvPicPr>
                    <pic:blipFill>
                      <a:blip r:embed="rId16">
                        <a:extLst>
                          <a:ext uri="{28A0092B-C50C-407E-A947-70E740481C1C}">
                            <a14:useLocalDpi xmlns:a14="http://schemas.microsoft.com/office/drawing/2010/main" val="0"/>
                          </a:ext>
                        </a:extLst>
                      </a:blip>
                      <a:stretch>
                        <a:fillRect/>
                      </a:stretch>
                    </pic:blipFill>
                    <pic:spPr>
                      <a:xfrm>
                        <a:off x="0" y="0"/>
                        <a:ext cx="4157963" cy="5505663"/>
                      </a:xfrm>
                      <a:prstGeom prst="rect">
                        <a:avLst/>
                      </a:prstGeom>
                    </pic:spPr>
                  </pic:pic>
                </a:graphicData>
              </a:graphic>
            </wp:inline>
          </w:drawing>
        </w:r>
        <w:r w:rsidRPr="002709E2">
          <w:rPr>
            <w:rFonts w:ascii="Calibri" w:eastAsia="Calibri" w:hAnsi="Calibri" w:cs="Times New Roman"/>
            <w:lang w:val="es-ES"/>
          </w:rPr>
          <w:br w:type="page"/>
        </w:r>
      </w:ins>
    </w:p>
    <w:p w14:paraId="290751F0" w14:textId="77777777" w:rsidR="002709E2" w:rsidRPr="002709E2" w:rsidRDefault="002709E2" w:rsidP="002709E2">
      <w:pPr>
        <w:numPr>
          <w:ilvl w:val="0"/>
          <w:numId w:val="58"/>
        </w:numPr>
        <w:spacing w:line="600" w:lineRule="auto"/>
        <w:contextualSpacing/>
        <w:jc w:val="left"/>
        <w:rPr>
          <w:ins w:id="12797" w:author="UTENTE" w:date="2020-06-30T18:54:00Z"/>
          <w:rFonts w:ascii="Calibri" w:eastAsia="Calibri" w:hAnsi="Calibri" w:cs="Times New Roman"/>
          <w:lang w:val="en-US"/>
        </w:rPr>
      </w:pPr>
      <w:ins w:id="12798" w:author="UTENTE" w:date="2020-06-30T18:54:00Z">
        <w:r w:rsidRPr="002709E2">
          <w:rPr>
            <w:rFonts w:ascii="Calibri" w:eastAsia="Calibri" w:hAnsi="Calibri" w:cs="Times New Roman"/>
            <w:lang w:val="en-US"/>
          </w:rPr>
          <w:lastRenderedPageBreak/>
          <w:t>n "…Dominic doesn't seem to be sticking around, and to be honest, I don't want to either."</w:t>
        </w:r>
      </w:ins>
    </w:p>
    <w:p w14:paraId="18DF3E54" w14:textId="77777777" w:rsidR="002709E2" w:rsidRPr="002709E2" w:rsidRDefault="002709E2" w:rsidP="002709E2">
      <w:pPr>
        <w:numPr>
          <w:ilvl w:val="0"/>
          <w:numId w:val="58"/>
        </w:numPr>
        <w:spacing w:line="600" w:lineRule="auto"/>
        <w:contextualSpacing/>
        <w:jc w:val="left"/>
        <w:rPr>
          <w:ins w:id="12799" w:author="UTENTE" w:date="2020-06-30T18:54:00Z"/>
          <w:rFonts w:ascii="Calibri" w:eastAsia="Calibri" w:hAnsi="Calibri" w:cs="Times New Roman"/>
          <w:lang w:val="en-US"/>
        </w:rPr>
      </w:pPr>
      <w:ins w:id="12800" w:author="UTENTE" w:date="2020-06-30T18:54:00Z">
        <w:r w:rsidRPr="002709E2">
          <w:rPr>
            <w:rFonts w:ascii="Calibri" w:eastAsia="Calibri" w:hAnsi="Calibri" w:cs="Times New Roman"/>
            <w:lang w:val="en-US"/>
          </w:rPr>
          <w:t>n "But he's already close to rounding the corner, so I have to hurry if I want to catch him–!"</w:t>
        </w:r>
      </w:ins>
    </w:p>
    <w:p w14:paraId="4766E3B3" w14:textId="77777777" w:rsidR="002709E2" w:rsidRPr="002709E2" w:rsidRDefault="002709E2" w:rsidP="002709E2">
      <w:pPr>
        <w:numPr>
          <w:ilvl w:val="0"/>
          <w:numId w:val="58"/>
        </w:numPr>
        <w:spacing w:line="600" w:lineRule="auto"/>
        <w:contextualSpacing/>
        <w:jc w:val="left"/>
        <w:rPr>
          <w:ins w:id="12801" w:author="UTENTE" w:date="2020-06-30T18:54:00Z"/>
          <w:rFonts w:ascii="Calibri" w:eastAsia="Calibri" w:hAnsi="Calibri" w:cs="Times New Roman"/>
          <w:lang w:val="en-US"/>
        </w:rPr>
      </w:pPr>
      <w:ins w:id="12802" w:author="UTENTE" w:date="2020-06-30T18:54:00Z">
        <w:r w:rsidRPr="002709E2">
          <w:rPr>
            <w:rFonts w:ascii="Calibri" w:eastAsia="Calibri" w:hAnsi="Calibri" w:cs="Times New Roman"/>
            <w:lang w:val="en-US"/>
          </w:rPr>
          <w:t>mcp "\"Some other time, maybe! Bye-bye!\""</w:t>
        </w:r>
      </w:ins>
    </w:p>
    <w:p w14:paraId="513A12EF" w14:textId="77777777" w:rsidR="002709E2" w:rsidRPr="002709E2" w:rsidRDefault="002709E2" w:rsidP="002709E2">
      <w:pPr>
        <w:numPr>
          <w:ilvl w:val="0"/>
          <w:numId w:val="58"/>
        </w:numPr>
        <w:spacing w:line="600" w:lineRule="auto"/>
        <w:contextualSpacing/>
        <w:jc w:val="left"/>
        <w:rPr>
          <w:ins w:id="12803" w:author="UTENTE" w:date="2020-06-30T18:54:00Z"/>
          <w:rFonts w:ascii="Calibri" w:eastAsia="Calibri" w:hAnsi="Calibri" w:cs="Times New Roman"/>
          <w:lang w:val="en-US"/>
        </w:rPr>
      </w:pPr>
      <w:ins w:id="12804" w:author="UTENTE" w:date="2020-06-30T18:54:00Z">
        <w:r w:rsidRPr="002709E2">
          <w:rPr>
            <w:rFonts w:ascii="Calibri" w:eastAsia="Calibri" w:hAnsi="Calibri" w:cs="Times New Roman"/>
            <w:lang w:val="en-US"/>
          </w:rPr>
          <w:t>n "Calling out nervously to the approaching Rex, I turn to dash after Dominic's disappearing figure."</w:t>
        </w:r>
      </w:ins>
    </w:p>
    <w:p w14:paraId="3BF52A8C" w14:textId="77777777" w:rsidR="002709E2" w:rsidRPr="002709E2" w:rsidRDefault="002709E2" w:rsidP="002709E2">
      <w:pPr>
        <w:numPr>
          <w:ilvl w:val="0"/>
          <w:numId w:val="58"/>
        </w:numPr>
        <w:spacing w:line="600" w:lineRule="auto"/>
        <w:contextualSpacing/>
        <w:jc w:val="left"/>
        <w:rPr>
          <w:ins w:id="12805" w:author="UTENTE" w:date="2020-06-30T18:54:00Z"/>
          <w:rFonts w:ascii="Calibri" w:eastAsia="Calibri" w:hAnsi="Calibri" w:cs="Times New Roman"/>
          <w:lang w:val="en-US"/>
        </w:rPr>
      </w:pPr>
      <w:ins w:id="12806" w:author="UTENTE" w:date="2020-06-30T18:54:00Z">
        <w:r w:rsidRPr="002709E2">
          <w:rPr>
            <w:rFonts w:ascii="Calibri" w:eastAsia="Calibri" w:hAnsi="Calibri" w:cs="Times New Roman"/>
            <w:lang w:val="en-US"/>
          </w:rPr>
          <w:t>n "By the time I make it out of the alleyway, he's already heading down the sidewalk."</w:t>
        </w:r>
      </w:ins>
    </w:p>
    <w:p w14:paraId="476E20E3" w14:textId="77777777" w:rsidR="002709E2" w:rsidRPr="002709E2" w:rsidRDefault="002709E2" w:rsidP="002709E2">
      <w:pPr>
        <w:numPr>
          <w:ilvl w:val="0"/>
          <w:numId w:val="58"/>
        </w:numPr>
        <w:spacing w:line="600" w:lineRule="auto"/>
        <w:contextualSpacing/>
        <w:jc w:val="left"/>
        <w:rPr>
          <w:ins w:id="12807" w:author="UTENTE" w:date="2020-06-30T18:54:00Z"/>
          <w:rFonts w:ascii="Calibri" w:eastAsia="Calibri" w:hAnsi="Calibri" w:cs="Times New Roman"/>
          <w:lang w:val="en-US"/>
        </w:rPr>
      </w:pPr>
      <w:ins w:id="12808" w:author="UTENTE" w:date="2020-06-30T18:54:00Z">
        <w:r w:rsidRPr="002709E2">
          <w:rPr>
            <w:rFonts w:ascii="Calibri" w:eastAsia="Calibri" w:hAnsi="Calibri" w:cs="Times New Roman"/>
            <w:lang w:val="en-US"/>
          </w:rPr>
          <w:t>n "When I jog up to his side, Dominic casts me a curious, skeptical glance."</w:t>
        </w:r>
      </w:ins>
    </w:p>
    <w:p w14:paraId="66F0911C" w14:textId="77777777" w:rsidR="002709E2" w:rsidRPr="002709E2" w:rsidRDefault="002709E2" w:rsidP="002709E2">
      <w:pPr>
        <w:numPr>
          <w:ilvl w:val="0"/>
          <w:numId w:val="58"/>
        </w:numPr>
        <w:spacing w:line="600" w:lineRule="auto"/>
        <w:contextualSpacing/>
        <w:jc w:val="left"/>
        <w:rPr>
          <w:ins w:id="12809" w:author="UTENTE" w:date="2020-06-30T18:54:00Z"/>
          <w:rFonts w:ascii="Calibri" w:eastAsia="Calibri" w:hAnsi="Calibri" w:cs="Times New Roman"/>
          <w:lang w:val="en-US"/>
        </w:rPr>
      </w:pPr>
      <w:ins w:id="12810" w:author="UTENTE" w:date="2020-06-30T18:54:00Z">
        <w:r w:rsidRPr="002709E2">
          <w:rPr>
            <w:rFonts w:ascii="Calibri" w:eastAsia="Calibri" w:hAnsi="Calibri" w:cs="Times New Roman"/>
            <w:lang w:val="en-US"/>
          </w:rPr>
          <w:t>mcp "\"Phew…\""</w:t>
        </w:r>
      </w:ins>
    </w:p>
    <w:p w14:paraId="35FBC78C" w14:textId="77777777" w:rsidR="002709E2" w:rsidRPr="002709E2" w:rsidRDefault="002709E2" w:rsidP="002709E2">
      <w:pPr>
        <w:numPr>
          <w:ilvl w:val="0"/>
          <w:numId w:val="58"/>
        </w:numPr>
        <w:spacing w:line="600" w:lineRule="auto"/>
        <w:contextualSpacing/>
        <w:jc w:val="left"/>
        <w:rPr>
          <w:ins w:id="12811" w:author="UTENTE" w:date="2020-06-30T18:54:00Z"/>
          <w:rFonts w:ascii="Calibri" w:eastAsia="Calibri" w:hAnsi="Calibri" w:cs="Times New Roman"/>
          <w:lang w:val="en-US"/>
        </w:rPr>
      </w:pPr>
      <w:ins w:id="12812" w:author="UTENTE" w:date="2020-06-30T18:54:00Z">
        <w:r w:rsidRPr="002709E2">
          <w:rPr>
            <w:rFonts w:ascii="Calibri" w:eastAsia="Calibri" w:hAnsi="Calibri" w:cs="Times New Roman"/>
            <w:lang w:val="en-US"/>
          </w:rPr>
          <w:t>mcp "\"Hey. Dominic, right?\""</w:t>
        </w:r>
      </w:ins>
    </w:p>
    <w:p w14:paraId="172320AD" w14:textId="77777777" w:rsidR="002709E2" w:rsidRPr="002709E2" w:rsidRDefault="002709E2" w:rsidP="002709E2">
      <w:pPr>
        <w:numPr>
          <w:ilvl w:val="0"/>
          <w:numId w:val="58"/>
        </w:numPr>
        <w:spacing w:line="600" w:lineRule="auto"/>
        <w:contextualSpacing/>
        <w:jc w:val="left"/>
        <w:rPr>
          <w:ins w:id="12813" w:author="UTENTE" w:date="2020-06-30T18:54:00Z"/>
          <w:rFonts w:ascii="Calibri" w:eastAsia="Calibri" w:hAnsi="Calibri" w:cs="Times New Roman"/>
          <w:lang w:val="en-US"/>
        </w:rPr>
      </w:pPr>
      <w:ins w:id="12814" w:author="UTENTE" w:date="2020-06-30T18:54:00Z">
        <w:r w:rsidRPr="002709E2">
          <w:rPr>
            <w:rFonts w:ascii="Calibri" w:eastAsia="Calibri" w:hAnsi="Calibri" w:cs="Times New Roman"/>
            <w:lang w:val="en-US"/>
          </w:rPr>
          <w:t>mcp "\"I'm [mc], in case you didn't hear my name earlier.\""</w:t>
        </w:r>
      </w:ins>
    </w:p>
    <w:p w14:paraId="39A94605" w14:textId="77777777" w:rsidR="002709E2" w:rsidRPr="002709E2" w:rsidRDefault="002709E2" w:rsidP="002709E2">
      <w:pPr>
        <w:numPr>
          <w:ilvl w:val="0"/>
          <w:numId w:val="58"/>
        </w:numPr>
        <w:spacing w:line="600" w:lineRule="auto"/>
        <w:contextualSpacing/>
        <w:jc w:val="left"/>
        <w:rPr>
          <w:ins w:id="12815" w:author="UTENTE" w:date="2020-06-30T18:54:00Z"/>
          <w:rFonts w:ascii="Calibri" w:eastAsia="Calibri" w:hAnsi="Calibri" w:cs="Times New Roman"/>
          <w:lang w:val="en-US"/>
        </w:rPr>
      </w:pPr>
      <w:ins w:id="12816" w:author="UTENTE" w:date="2020-06-30T18:54:00Z">
        <w:r w:rsidRPr="002709E2">
          <w:rPr>
            <w:rFonts w:ascii="Calibri" w:eastAsia="Calibri" w:hAnsi="Calibri" w:cs="Times New Roman"/>
            <w:lang w:val="en-US"/>
          </w:rPr>
          <w:t>n "I attempt to start a conversation as I walk beside him, but Dominic gives no reply."</w:t>
        </w:r>
      </w:ins>
    </w:p>
    <w:p w14:paraId="2DEFF7FF" w14:textId="77777777" w:rsidR="002709E2" w:rsidRPr="002709E2" w:rsidRDefault="002709E2" w:rsidP="002709E2">
      <w:pPr>
        <w:numPr>
          <w:ilvl w:val="0"/>
          <w:numId w:val="58"/>
        </w:numPr>
        <w:spacing w:line="600" w:lineRule="auto"/>
        <w:contextualSpacing/>
        <w:jc w:val="left"/>
        <w:rPr>
          <w:ins w:id="12817" w:author="UTENTE" w:date="2020-06-30T18:54:00Z"/>
          <w:rFonts w:ascii="Calibri" w:eastAsia="Calibri" w:hAnsi="Calibri" w:cs="Times New Roman"/>
          <w:lang w:val="en-US"/>
        </w:rPr>
      </w:pPr>
      <w:ins w:id="12818" w:author="UTENTE" w:date="2020-06-30T18:54:00Z">
        <w:r w:rsidRPr="002709E2">
          <w:rPr>
            <w:rFonts w:ascii="Calibri" w:eastAsia="Calibri" w:hAnsi="Calibri" w:cs="Times New Roman"/>
            <w:lang w:val="en-US"/>
          </w:rPr>
          <w:t>mcp "\"…Where are you heading off to? It was pretty obvious you didn't want to get involved back there.\""</w:t>
        </w:r>
      </w:ins>
    </w:p>
    <w:p w14:paraId="6A09C4BB" w14:textId="77777777" w:rsidR="002709E2" w:rsidRPr="002709E2" w:rsidRDefault="002709E2" w:rsidP="002709E2">
      <w:pPr>
        <w:numPr>
          <w:ilvl w:val="0"/>
          <w:numId w:val="58"/>
        </w:numPr>
        <w:spacing w:line="600" w:lineRule="auto"/>
        <w:contextualSpacing/>
        <w:jc w:val="left"/>
        <w:rPr>
          <w:ins w:id="12819" w:author="UTENTE" w:date="2020-06-30T18:54:00Z"/>
          <w:rFonts w:ascii="Calibri" w:eastAsia="Calibri" w:hAnsi="Calibri" w:cs="Times New Roman"/>
          <w:lang w:val="en-US"/>
        </w:rPr>
      </w:pPr>
      <w:ins w:id="12820" w:author="UTENTE" w:date="2020-06-30T18:54:00Z">
        <w:r w:rsidRPr="002709E2">
          <w:rPr>
            <w:rFonts w:ascii="Calibri" w:eastAsia="Calibri" w:hAnsi="Calibri" w:cs="Times New Roman"/>
            <w:lang w:val="en-US"/>
          </w:rPr>
          <w:t>dp "\"…\""</w:t>
        </w:r>
      </w:ins>
    </w:p>
    <w:p w14:paraId="13CD24A2" w14:textId="77777777" w:rsidR="002709E2" w:rsidRPr="002709E2" w:rsidRDefault="002709E2" w:rsidP="002709E2">
      <w:pPr>
        <w:numPr>
          <w:ilvl w:val="0"/>
          <w:numId w:val="58"/>
        </w:numPr>
        <w:spacing w:line="600" w:lineRule="auto"/>
        <w:contextualSpacing/>
        <w:jc w:val="left"/>
        <w:rPr>
          <w:ins w:id="12821" w:author="UTENTE" w:date="2020-06-30T18:54:00Z"/>
          <w:rFonts w:ascii="Calibri" w:eastAsia="Calibri" w:hAnsi="Calibri" w:cs="Times New Roman"/>
          <w:lang w:val="en-US"/>
        </w:rPr>
      </w:pPr>
      <w:ins w:id="12822" w:author="UTENTE" w:date="2020-06-30T18:54:00Z">
        <w:r w:rsidRPr="002709E2">
          <w:rPr>
            <w:rFonts w:ascii="Calibri" w:eastAsia="Calibri" w:hAnsi="Calibri" w:cs="Times New Roman"/>
            <w:lang w:val="en-US"/>
          </w:rPr>
          <w:t>n "With his hands stuffed in his pockets, Dominic hesitates briefly."</w:t>
        </w:r>
      </w:ins>
    </w:p>
    <w:p w14:paraId="40032781" w14:textId="77777777" w:rsidR="002709E2" w:rsidRPr="002709E2" w:rsidRDefault="002709E2" w:rsidP="002709E2">
      <w:pPr>
        <w:numPr>
          <w:ilvl w:val="0"/>
          <w:numId w:val="58"/>
        </w:numPr>
        <w:spacing w:line="600" w:lineRule="auto"/>
        <w:contextualSpacing/>
        <w:jc w:val="left"/>
        <w:rPr>
          <w:ins w:id="12823" w:author="UTENTE" w:date="2020-06-30T18:54:00Z"/>
          <w:rFonts w:ascii="Calibri" w:eastAsia="Calibri" w:hAnsi="Calibri" w:cs="Times New Roman"/>
          <w:lang w:val="en-US"/>
        </w:rPr>
      </w:pPr>
      <w:ins w:id="12824" w:author="UTENTE" w:date="2020-06-30T18:54:00Z">
        <w:r w:rsidRPr="002709E2">
          <w:rPr>
            <w:rFonts w:ascii="Calibri" w:eastAsia="Calibri" w:hAnsi="Calibri" w:cs="Times New Roman"/>
            <w:lang w:val="en-US"/>
          </w:rPr>
          <w:t>dp "\"…I'm going to have a smoke.\""</w:t>
        </w:r>
      </w:ins>
    </w:p>
    <w:p w14:paraId="540F52BC" w14:textId="77777777" w:rsidR="002709E2" w:rsidRPr="002709E2" w:rsidRDefault="002709E2" w:rsidP="002709E2">
      <w:pPr>
        <w:numPr>
          <w:ilvl w:val="0"/>
          <w:numId w:val="58"/>
        </w:numPr>
        <w:spacing w:line="600" w:lineRule="auto"/>
        <w:contextualSpacing/>
        <w:jc w:val="left"/>
        <w:rPr>
          <w:ins w:id="12825" w:author="UTENTE" w:date="2020-06-30T18:54:00Z"/>
          <w:rFonts w:ascii="Calibri" w:eastAsia="Calibri" w:hAnsi="Calibri" w:cs="Times New Roman"/>
          <w:lang w:val="en-US"/>
        </w:rPr>
      </w:pPr>
      <w:ins w:id="12826" w:author="UTENTE" w:date="2020-06-30T18:54:00Z">
        <w:r w:rsidRPr="002709E2">
          <w:rPr>
            <w:rFonts w:ascii="Calibri" w:eastAsia="Calibri" w:hAnsi="Calibri" w:cs="Times New Roman"/>
            <w:lang w:val="en-US"/>
          </w:rPr>
          <w:t>mcp "\"…\""</w:t>
        </w:r>
      </w:ins>
    </w:p>
    <w:p w14:paraId="6AE5CC16" w14:textId="77777777" w:rsidR="002709E2" w:rsidRPr="002709E2" w:rsidRDefault="002709E2" w:rsidP="002709E2">
      <w:pPr>
        <w:numPr>
          <w:ilvl w:val="0"/>
          <w:numId w:val="58"/>
        </w:numPr>
        <w:spacing w:line="600" w:lineRule="auto"/>
        <w:contextualSpacing/>
        <w:jc w:val="left"/>
        <w:rPr>
          <w:ins w:id="12827" w:author="UTENTE" w:date="2020-06-30T18:54:00Z"/>
          <w:rFonts w:ascii="Calibri" w:eastAsia="Calibri" w:hAnsi="Calibri" w:cs="Times New Roman"/>
          <w:lang w:val="en-US"/>
        </w:rPr>
      </w:pPr>
      <w:ins w:id="12828" w:author="UTENTE" w:date="2020-06-30T18:54:00Z">
        <w:r w:rsidRPr="002709E2">
          <w:rPr>
            <w:rFonts w:ascii="Calibri" w:eastAsia="Calibri" w:hAnsi="Calibri" w:cs="Times New Roman"/>
            <w:lang w:val="en-US"/>
          </w:rPr>
          <w:t>n "His blunt reply catches me off guard."</w:t>
        </w:r>
        <w:r w:rsidRPr="002709E2">
          <w:rPr>
            <w:rFonts w:ascii="Calibri" w:eastAsia="Calibri" w:hAnsi="Calibri" w:cs="Times New Roman"/>
            <w:lang w:val="en-US"/>
          </w:rPr>
          <w:br w:type="page"/>
        </w:r>
      </w:ins>
    </w:p>
    <w:p w14:paraId="0CD36760" w14:textId="77777777" w:rsidR="002709E2" w:rsidRPr="002709E2" w:rsidRDefault="002709E2" w:rsidP="002709E2">
      <w:pPr>
        <w:numPr>
          <w:ilvl w:val="0"/>
          <w:numId w:val="59"/>
        </w:numPr>
        <w:spacing w:line="600" w:lineRule="auto"/>
        <w:ind w:left="567"/>
        <w:contextualSpacing/>
        <w:jc w:val="left"/>
        <w:rPr>
          <w:ins w:id="12829" w:author="UTENTE" w:date="2020-06-30T18:54:00Z"/>
          <w:rFonts w:ascii="Calibri" w:eastAsia="Calibri" w:hAnsi="Calibri" w:cs="Times New Roman"/>
        </w:rPr>
      </w:pPr>
      <w:ins w:id="12830" w:author="UTENTE" w:date="2020-06-30T18:54:00Z">
        <w:r w:rsidRPr="002709E2">
          <w:rPr>
            <w:rFonts w:ascii="Calibri" w:eastAsia="Calibri" w:hAnsi="Calibri" w:cs="Times New Roman"/>
          </w:rPr>
          <w:lastRenderedPageBreak/>
          <w:t>n "Dominic non sembra voler restare in zona e, sinceramente, nemmeno io. "</w:t>
        </w:r>
      </w:ins>
    </w:p>
    <w:p w14:paraId="25317943" w14:textId="77777777" w:rsidR="002709E2" w:rsidRPr="002709E2" w:rsidRDefault="002709E2" w:rsidP="002709E2">
      <w:pPr>
        <w:numPr>
          <w:ilvl w:val="0"/>
          <w:numId w:val="59"/>
        </w:numPr>
        <w:spacing w:line="600" w:lineRule="auto"/>
        <w:ind w:left="567"/>
        <w:contextualSpacing/>
        <w:jc w:val="left"/>
        <w:rPr>
          <w:ins w:id="12831" w:author="UTENTE" w:date="2020-06-30T18:54:00Z"/>
          <w:rFonts w:ascii="Calibri" w:eastAsia="Calibri" w:hAnsi="Calibri" w:cs="Times New Roman"/>
        </w:rPr>
      </w:pPr>
      <w:ins w:id="12832" w:author="UTENTE" w:date="2020-06-30T18:54:00Z">
        <w:r w:rsidRPr="002709E2">
          <w:rPr>
            <w:rFonts w:ascii="Calibri" w:eastAsia="Calibri" w:hAnsi="Calibri" w:cs="Times New Roman"/>
          </w:rPr>
          <w:t>n "Ma sta già quasi per girare l'angolo, quindi mi devo affrettare se voglio raggiungerlo!"</w:t>
        </w:r>
      </w:ins>
    </w:p>
    <w:p w14:paraId="7605B955" w14:textId="77777777" w:rsidR="002709E2" w:rsidRPr="002709E2" w:rsidRDefault="002709E2" w:rsidP="002709E2">
      <w:pPr>
        <w:numPr>
          <w:ilvl w:val="0"/>
          <w:numId w:val="59"/>
        </w:numPr>
        <w:spacing w:line="600" w:lineRule="auto"/>
        <w:ind w:left="567"/>
        <w:contextualSpacing/>
        <w:jc w:val="left"/>
        <w:rPr>
          <w:ins w:id="12833" w:author="UTENTE" w:date="2020-06-30T18:54:00Z"/>
          <w:rFonts w:ascii="Calibri" w:eastAsia="Calibri" w:hAnsi="Calibri" w:cs="Times New Roman"/>
          <w:lang w:val="en-US"/>
        </w:rPr>
      </w:pPr>
      <w:ins w:id="12834" w:author="UTENTE" w:date="2020-06-30T18:54:00Z">
        <w:r w:rsidRPr="002709E2">
          <w:rPr>
            <w:rFonts w:ascii="Calibri" w:eastAsia="Calibri" w:hAnsi="Calibri" w:cs="Times New Roman"/>
          </w:rPr>
          <w:t xml:space="preserve">mcp "\"Sarà per un'altra volta, magari! </w:t>
        </w:r>
        <w:r w:rsidRPr="002709E2">
          <w:rPr>
            <w:rFonts w:ascii="Calibri" w:eastAsia="Calibri" w:hAnsi="Calibri" w:cs="Times New Roman"/>
            <w:lang w:val="en-US"/>
          </w:rPr>
          <w:t>Ciao!\""</w:t>
        </w:r>
      </w:ins>
    </w:p>
    <w:p w14:paraId="54A3E258" w14:textId="77777777" w:rsidR="002709E2" w:rsidRPr="002709E2" w:rsidRDefault="002709E2" w:rsidP="002709E2">
      <w:pPr>
        <w:numPr>
          <w:ilvl w:val="0"/>
          <w:numId w:val="59"/>
        </w:numPr>
        <w:spacing w:line="600" w:lineRule="auto"/>
        <w:ind w:left="567"/>
        <w:contextualSpacing/>
        <w:jc w:val="left"/>
        <w:rPr>
          <w:ins w:id="12835" w:author="UTENTE" w:date="2020-06-30T18:54:00Z"/>
          <w:rFonts w:ascii="Calibri" w:eastAsia="Calibri" w:hAnsi="Calibri" w:cs="Times New Roman"/>
        </w:rPr>
      </w:pPr>
      <w:ins w:id="12836" w:author="UTENTE" w:date="2020-06-30T18:54:00Z">
        <w:r w:rsidRPr="002709E2">
          <w:rPr>
            <w:rFonts w:ascii="Calibri" w:eastAsia="Calibri" w:hAnsi="Calibri" w:cs="Times New Roman"/>
          </w:rPr>
          <w:t>n "Salutando nervosamente Rex, che intanto si stava avvicinando, mi volto per iniziare a rincorrere la figura di Dominic, ormai lontana."</w:t>
        </w:r>
      </w:ins>
    </w:p>
    <w:p w14:paraId="2E2F3C89" w14:textId="77777777" w:rsidR="002709E2" w:rsidRPr="002709E2" w:rsidRDefault="002709E2" w:rsidP="002709E2">
      <w:pPr>
        <w:numPr>
          <w:ilvl w:val="0"/>
          <w:numId w:val="59"/>
        </w:numPr>
        <w:spacing w:line="600" w:lineRule="auto"/>
        <w:ind w:left="567"/>
        <w:contextualSpacing/>
        <w:jc w:val="left"/>
        <w:rPr>
          <w:ins w:id="12837" w:author="UTENTE" w:date="2020-06-30T18:54:00Z"/>
          <w:rFonts w:ascii="Calibri" w:eastAsia="Calibri" w:hAnsi="Calibri" w:cs="Times New Roman"/>
        </w:rPr>
      </w:pPr>
      <w:ins w:id="12838" w:author="UTENTE" w:date="2020-06-30T18:54:00Z">
        <w:r w:rsidRPr="002709E2">
          <w:rPr>
            <w:rFonts w:ascii="Calibri" w:eastAsia="Calibri" w:hAnsi="Calibri" w:cs="Times New Roman"/>
          </w:rPr>
          <w:t>n "Una volta che riesco a uscire dal vicolo, lui è già quasi in fondo alla strada principale."</w:t>
        </w:r>
      </w:ins>
    </w:p>
    <w:p w14:paraId="65322331" w14:textId="77777777" w:rsidR="002709E2" w:rsidRPr="002709E2" w:rsidRDefault="002709E2" w:rsidP="002709E2">
      <w:pPr>
        <w:numPr>
          <w:ilvl w:val="0"/>
          <w:numId w:val="59"/>
        </w:numPr>
        <w:spacing w:line="600" w:lineRule="auto"/>
        <w:ind w:left="567"/>
        <w:contextualSpacing/>
        <w:jc w:val="left"/>
        <w:rPr>
          <w:ins w:id="12839" w:author="UTENTE" w:date="2020-06-30T18:54:00Z"/>
          <w:rFonts w:ascii="Calibri" w:eastAsia="Calibri" w:hAnsi="Calibri" w:cs="Times New Roman"/>
        </w:rPr>
      </w:pPr>
      <w:ins w:id="12840" w:author="UTENTE" w:date="2020-06-30T18:54:00Z">
        <w:r w:rsidRPr="002709E2">
          <w:rPr>
            <w:rFonts w:ascii="Calibri" w:eastAsia="Calibri" w:hAnsi="Calibri" w:cs="Times New Roman"/>
          </w:rPr>
          <w:t>n "Quando gli corro accanto, Dominic mi lancia uno sguardo curioso e scettico."</w:t>
        </w:r>
      </w:ins>
    </w:p>
    <w:p w14:paraId="4F7CFD52" w14:textId="77777777" w:rsidR="002709E2" w:rsidRPr="002709E2" w:rsidRDefault="002709E2" w:rsidP="002709E2">
      <w:pPr>
        <w:numPr>
          <w:ilvl w:val="0"/>
          <w:numId w:val="59"/>
        </w:numPr>
        <w:spacing w:line="600" w:lineRule="auto"/>
        <w:ind w:left="567"/>
        <w:contextualSpacing/>
        <w:jc w:val="left"/>
        <w:rPr>
          <w:ins w:id="12841" w:author="UTENTE" w:date="2020-06-30T18:54:00Z"/>
          <w:rFonts w:ascii="Calibri" w:eastAsia="Calibri" w:hAnsi="Calibri" w:cs="Times New Roman"/>
          <w:lang w:val="en-US"/>
        </w:rPr>
      </w:pPr>
      <w:ins w:id="12842" w:author="UTENTE" w:date="2020-06-30T18:54:00Z">
        <w:r w:rsidRPr="002709E2">
          <w:rPr>
            <w:rFonts w:ascii="Calibri" w:eastAsia="Calibri" w:hAnsi="Calibri" w:cs="Times New Roman"/>
            <w:lang w:val="en-US"/>
          </w:rPr>
          <w:t>mcp "\"Fiù…\""</w:t>
        </w:r>
      </w:ins>
    </w:p>
    <w:p w14:paraId="090F098F" w14:textId="77777777" w:rsidR="002709E2" w:rsidRPr="002709E2" w:rsidRDefault="002709E2" w:rsidP="002709E2">
      <w:pPr>
        <w:numPr>
          <w:ilvl w:val="0"/>
          <w:numId w:val="59"/>
        </w:numPr>
        <w:spacing w:line="600" w:lineRule="auto"/>
        <w:ind w:left="567"/>
        <w:contextualSpacing/>
        <w:jc w:val="left"/>
        <w:rPr>
          <w:ins w:id="12843" w:author="UTENTE" w:date="2020-06-30T18:54:00Z"/>
          <w:rFonts w:ascii="Calibri" w:eastAsia="Calibri" w:hAnsi="Calibri" w:cs="Times New Roman"/>
          <w:lang w:val="en-US"/>
        </w:rPr>
      </w:pPr>
      <w:ins w:id="12844" w:author="UTENTE" w:date="2020-06-30T18:54:00Z">
        <w:r w:rsidRPr="002709E2">
          <w:rPr>
            <w:rFonts w:ascii="Calibri" w:eastAsia="Calibri" w:hAnsi="Calibri" w:cs="Times New Roman"/>
            <w:lang w:val="en-US"/>
          </w:rPr>
          <w:t>mcp "\"Ehi, Dominic, giusto?\""</w:t>
        </w:r>
      </w:ins>
    </w:p>
    <w:p w14:paraId="20EE7377" w14:textId="77777777" w:rsidR="002709E2" w:rsidRPr="002709E2" w:rsidRDefault="002709E2" w:rsidP="002709E2">
      <w:pPr>
        <w:numPr>
          <w:ilvl w:val="0"/>
          <w:numId w:val="59"/>
        </w:numPr>
        <w:spacing w:line="600" w:lineRule="auto"/>
        <w:ind w:left="567"/>
        <w:contextualSpacing/>
        <w:jc w:val="left"/>
        <w:rPr>
          <w:ins w:id="12845" w:author="UTENTE" w:date="2020-06-30T18:54:00Z"/>
          <w:rFonts w:ascii="Calibri" w:eastAsia="Calibri" w:hAnsi="Calibri" w:cs="Times New Roman"/>
        </w:rPr>
      </w:pPr>
      <w:ins w:id="12846" w:author="UTENTE" w:date="2020-06-30T18:54:00Z">
        <w:r w:rsidRPr="002709E2">
          <w:rPr>
            <w:rFonts w:ascii="Calibri" w:eastAsia="Calibri" w:hAnsi="Calibri" w:cs="Times New Roman"/>
          </w:rPr>
          <w:t>mcp "\"Io sono [mc], in caso non avessi sentito il mio nome prima.\""</w:t>
        </w:r>
      </w:ins>
    </w:p>
    <w:p w14:paraId="76D05EC4" w14:textId="77777777" w:rsidR="002709E2" w:rsidRPr="002709E2" w:rsidRDefault="002709E2" w:rsidP="002709E2">
      <w:pPr>
        <w:numPr>
          <w:ilvl w:val="0"/>
          <w:numId w:val="59"/>
        </w:numPr>
        <w:spacing w:line="600" w:lineRule="auto"/>
        <w:ind w:left="567"/>
        <w:contextualSpacing/>
        <w:jc w:val="left"/>
        <w:rPr>
          <w:ins w:id="12847" w:author="UTENTE" w:date="2020-06-30T18:54:00Z"/>
          <w:rFonts w:ascii="Calibri" w:eastAsia="Calibri" w:hAnsi="Calibri" w:cs="Times New Roman"/>
        </w:rPr>
      </w:pPr>
      <w:ins w:id="12848" w:author="UTENTE" w:date="2020-06-30T18:54:00Z">
        <w:r w:rsidRPr="002709E2">
          <w:rPr>
            <w:rFonts w:ascii="Calibri" w:eastAsia="Calibri" w:hAnsi="Calibri" w:cs="Times New Roman"/>
          </w:rPr>
          <w:t>n "Cerco di iniziare una conversazione, mentre cammino accanto a lui, ma Dominic non risponde."</w:t>
        </w:r>
      </w:ins>
    </w:p>
    <w:p w14:paraId="32D06A6F" w14:textId="77777777" w:rsidR="002709E2" w:rsidRPr="002709E2" w:rsidRDefault="002709E2" w:rsidP="002709E2">
      <w:pPr>
        <w:numPr>
          <w:ilvl w:val="0"/>
          <w:numId w:val="59"/>
        </w:numPr>
        <w:spacing w:line="600" w:lineRule="auto"/>
        <w:ind w:left="567"/>
        <w:contextualSpacing/>
        <w:jc w:val="left"/>
        <w:rPr>
          <w:ins w:id="12849" w:author="UTENTE" w:date="2020-06-30T18:54:00Z"/>
          <w:rFonts w:ascii="Calibri" w:eastAsia="Calibri" w:hAnsi="Calibri" w:cs="Times New Roman"/>
        </w:rPr>
      </w:pPr>
      <w:ins w:id="12850" w:author="UTENTE" w:date="2020-06-30T18:54:00Z">
        <w:r w:rsidRPr="002709E2">
          <w:rPr>
            <w:rFonts w:ascii="Calibri" w:eastAsia="Calibri" w:hAnsi="Calibri" w:cs="Times New Roman"/>
          </w:rPr>
          <w:t>mcp "\"…Te ne stavi andando? Era piuttosto chiaro che non volessi invischiarti in quella roba."</w:t>
        </w:r>
      </w:ins>
    </w:p>
    <w:p w14:paraId="008FE717" w14:textId="77777777" w:rsidR="002709E2" w:rsidRPr="002709E2" w:rsidRDefault="002709E2" w:rsidP="002709E2">
      <w:pPr>
        <w:numPr>
          <w:ilvl w:val="0"/>
          <w:numId w:val="59"/>
        </w:numPr>
        <w:spacing w:line="600" w:lineRule="auto"/>
        <w:ind w:left="567"/>
        <w:contextualSpacing/>
        <w:jc w:val="left"/>
        <w:rPr>
          <w:ins w:id="12851" w:author="UTENTE" w:date="2020-06-30T18:54:00Z"/>
          <w:rFonts w:ascii="Calibri" w:eastAsia="Calibri" w:hAnsi="Calibri" w:cs="Times New Roman"/>
          <w:lang w:val="en-US"/>
        </w:rPr>
      </w:pPr>
      <w:ins w:id="12852" w:author="UTENTE" w:date="2020-06-30T18:54:00Z">
        <w:r w:rsidRPr="002709E2">
          <w:rPr>
            <w:rFonts w:ascii="Calibri" w:eastAsia="Calibri" w:hAnsi="Calibri" w:cs="Times New Roman"/>
            <w:lang w:val="en-US"/>
          </w:rPr>
          <w:t>dp "\"…\""</w:t>
        </w:r>
      </w:ins>
    </w:p>
    <w:p w14:paraId="2BA10AC3" w14:textId="77777777" w:rsidR="002709E2" w:rsidRPr="002709E2" w:rsidRDefault="002709E2" w:rsidP="002709E2">
      <w:pPr>
        <w:numPr>
          <w:ilvl w:val="0"/>
          <w:numId w:val="59"/>
        </w:numPr>
        <w:spacing w:line="600" w:lineRule="auto"/>
        <w:ind w:left="567"/>
        <w:contextualSpacing/>
        <w:jc w:val="left"/>
        <w:rPr>
          <w:ins w:id="12853" w:author="UTENTE" w:date="2020-06-30T18:54:00Z"/>
          <w:rFonts w:ascii="Calibri" w:eastAsia="Calibri" w:hAnsi="Calibri" w:cs="Times New Roman"/>
        </w:rPr>
      </w:pPr>
      <w:ins w:id="12854" w:author="UTENTE" w:date="2020-06-30T18:54:00Z">
        <w:r w:rsidRPr="002709E2">
          <w:rPr>
            <w:rFonts w:ascii="Calibri" w:eastAsia="Calibri" w:hAnsi="Calibri" w:cs="Times New Roman"/>
          </w:rPr>
          <w:t>n "Con le mani ficcate in tasca, Dominic esita brevemente."</w:t>
        </w:r>
      </w:ins>
    </w:p>
    <w:p w14:paraId="5C26B787" w14:textId="77777777" w:rsidR="002709E2" w:rsidRPr="002709E2" w:rsidRDefault="002709E2" w:rsidP="002709E2">
      <w:pPr>
        <w:numPr>
          <w:ilvl w:val="0"/>
          <w:numId w:val="59"/>
        </w:numPr>
        <w:spacing w:line="600" w:lineRule="auto"/>
        <w:ind w:left="567"/>
        <w:contextualSpacing/>
        <w:jc w:val="left"/>
        <w:rPr>
          <w:ins w:id="12855" w:author="UTENTE" w:date="2020-06-30T18:54:00Z"/>
          <w:rFonts w:ascii="Calibri" w:eastAsia="Calibri" w:hAnsi="Calibri" w:cs="Times New Roman"/>
        </w:rPr>
      </w:pPr>
      <w:ins w:id="12856" w:author="UTENTE" w:date="2020-06-30T18:54:00Z">
        <w:r w:rsidRPr="002709E2">
          <w:rPr>
            <w:rFonts w:ascii="Calibri" w:eastAsia="Calibri" w:hAnsi="Calibri" w:cs="Times New Roman"/>
          </w:rPr>
          <w:t>dp "\"…Sto andando a fumare.\""</w:t>
        </w:r>
      </w:ins>
    </w:p>
    <w:p w14:paraId="545B8F78" w14:textId="77777777" w:rsidR="002709E2" w:rsidRPr="002709E2" w:rsidRDefault="002709E2" w:rsidP="002709E2">
      <w:pPr>
        <w:numPr>
          <w:ilvl w:val="0"/>
          <w:numId w:val="59"/>
        </w:numPr>
        <w:spacing w:line="600" w:lineRule="auto"/>
        <w:ind w:left="567"/>
        <w:contextualSpacing/>
        <w:jc w:val="left"/>
        <w:rPr>
          <w:ins w:id="12857" w:author="UTENTE" w:date="2020-06-30T18:54:00Z"/>
          <w:rFonts w:ascii="Calibri" w:eastAsia="Calibri" w:hAnsi="Calibri" w:cs="Times New Roman"/>
          <w:lang w:val="en-US"/>
        </w:rPr>
      </w:pPr>
      <w:ins w:id="12858" w:author="UTENTE" w:date="2020-06-30T18:54:00Z">
        <w:r w:rsidRPr="002709E2">
          <w:rPr>
            <w:rFonts w:ascii="Calibri" w:eastAsia="Calibri" w:hAnsi="Calibri" w:cs="Times New Roman"/>
            <w:lang w:val="en-US"/>
          </w:rPr>
          <w:t>mcp "\"…\""</w:t>
        </w:r>
      </w:ins>
    </w:p>
    <w:p w14:paraId="579BD372" w14:textId="77777777" w:rsidR="002709E2" w:rsidRPr="002709E2" w:rsidRDefault="002709E2" w:rsidP="002709E2">
      <w:pPr>
        <w:numPr>
          <w:ilvl w:val="0"/>
          <w:numId w:val="59"/>
        </w:numPr>
        <w:spacing w:line="600" w:lineRule="auto"/>
        <w:ind w:left="567"/>
        <w:contextualSpacing/>
        <w:jc w:val="left"/>
        <w:rPr>
          <w:ins w:id="12859" w:author="UTENTE" w:date="2020-06-30T18:54:00Z"/>
          <w:rFonts w:ascii="Calibri" w:eastAsia="Calibri" w:hAnsi="Calibri" w:cs="Times New Roman"/>
        </w:rPr>
      </w:pPr>
      <w:ins w:id="12860" w:author="UTENTE" w:date="2020-06-30T18:54:00Z">
        <w:r w:rsidRPr="002709E2">
          <w:rPr>
            <w:rFonts w:ascii="Calibri" w:eastAsia="Calibri" w:hAnsi="Calibri" w:cs="Times New Roman"/>
          </w:rPr>
          <w:t>n "La sua brusca risposta mi prende alla sprovvista."</w:t>
        </w:r>
        <w:r w:rsidRPr="002709E2">
          <w:rPr>
            <w:rFonts w:ascii="Calibri" w:eastAsia="Calibri" w:hAnsi="Calibri" w:cs="Times New Roman"/>
          </w:rPr>
          <w:br w:type="page"/>
        </w:r>
      </w:ins>
    </w:p>
    <w:p w14:paraId="100BA8FD" w14:textId="77777777" w:rsidR="002709E2" w:rsidRPr="002709E2" w:rsidRDefault="002709E2" w:rsidP="002709E2">
      <w:pPr>
        <w:numPr>
          <w:ilvl w:val="0"/>
          <w:numId w:val="59"/>
        </w:numPr>
        <w:spacing w:line="600" w:lineRule="auto"/>
        <w:contextualSpacing/>
        <w:jc w:val="left"/>
        <w:rPr>
          <w:ins w:id="12861" w:author="UTENTE" w:date="2020-06-30T18:54:00Z"/>
          <w:rFonts w:ascii="Calibri" w:eastAsia="Calibri" w:hAnsi="Calibri" w:cs="Times New Roman"/>
          <w:lang w:val="en-US"/>
        </w:rPr>
      </w:pPr>
      <w:ins w:id="12862" w:author="UTENTE" w:date="2020-06-30T18:54:00Z">
        <w:r w:rsidRPr="002709E2">
          <w:rPr>
            <w:rFonts w:ascii="Calibri" w:eastAsia="Calibri" w:hAnsi="Calibri" w:cs="Times New Roman"/>
            <w:lang w:val="en-US"/>
          </w:rPr>
          <w:lastRenderedPageBreak/>
          <w:t>n "He sounds completely apathetic, like he doesn't care one bit about the other vampires or Isaac and Luka…"</w:t>
        </w:r>
      </w:ins>
    </w:p>
    <w:p w14:paraId="2A5EACF5" w14:textId="77777777" w:rsidR="002709E2" w:rsidRPr="002709E2" w:rsidRDefault="002709E2" w:rsidP="002709E2">
      <w:pPr>
        <w:numPr>
          <w:ilvl w:val="0"/>
          <w:numId w:val="59"/>
        </w:numPr>
        <w:spacing w:line="600" w:lineRule="auto"/>
        <w:contextualSpacing/>
        <w:jc w:val="left"/>
        <w:rPr>
          <w:ins w:id="12863" w:author="UTENTE" w:date="2020-06-30T18:54:00Z"/>
          <w:rFonts w:ascii="Calibri" w:eastAsia="Calibri" w:hAnsi="Calibri" w:cs="Times New Roman"/>
          <w:lang w:val="en-US"/>
        </w:rPr>
      </w:pPr>
      <w:ins w:id="12864" w:author="UTENTE" w:date="2020-06-30T18:54:00Z">
        <w:r w:rsidRPr="002709E2">
          <w:rPr>
            <w:rFonts w:ascii="Calibri" w:eastAsia="Calibri" w:hAnsi="Calibri" w:cs="Times New Roman"/>
            <w:lang w:val="en-US"/>
          </w:rPr>
          <w:t>mc "\"Ah, right. Could I come with you, then?\""</w:t>
        </w:r>
      </w:ins>
    </w:p>
    <w:p w14:paraId="0D1DEB94" w14:textId="77777777" w:rsidR="002709E2" w:rsidRPr="002709E2" w:rsidRDefault="002709E2" w:rsidP="002709E2">
      <w:pPr>
        <w:numPr>
          <w:ilvl w:val="0"/>
          <w:numId w:val="59"/>
        </w:numPr>
        <w:spacing w:line="600" w:lineRule="auto"/>
        <w:contextualSpacing/>
        <w:jc w:val="left"/>
        <w:rPr>
          <w:ins w:id="12865" w:author="UTENTE" w:date="2020-06-30T18:54:00Z"/>
          <w:rFonts w:ascii="Calibri" w:eastAsia="Calibri" w:hAnsi="Calibri" w:cs="Times New Roman"/>
          <w:lang w:val="en-US"/>
        </w:rPr>
      </w:pPr>
      <w:ins w:id="12866" w:author="UTENTE" w:date="2020-06-30T18:54:00Z">
        <w:r w:rsidRPr="002709E2">
          <w:rPr>
            <w:rFonts w:ascii="Calibri" w:eastAsia="Calibri" w:hAnsi="Calibri" w:cs="Times New Roman"/>
            <w:lang w:val="en-US"/>
          </w:rPr>
          <w:t>mc "\"I have a lot of questions about all this, and I trust you the most out of all the guys I've met so far.\""</w:t>
        </w:r>
      </w:ins>
    </w:p>
    <w:p w14:paraId="4FE34590" w14:textId="77777777" w:rsidR="002709E2" w:rsidRPr="002709E2" w:rsidRDefault="002709E2" w:rsidP="002709E2">
      <w:pPr>
        <w:numPr>
          <w:ilvl w:val="0"/>
          <w:numId w:val="59"/>
        </w:numPr>
        <w:spacing w:line="600" w:lineRule="auto"/>
        <w:contextualSpacing/>
        <w:jc w:val="left"/>
        <w:rPr>
          <w:ins w:id="12867" w:author="UTENTE" w:date="2020-06-30T18:54:00Z"/>
          <w:rFonts w:ascii="Calibri" w:eastAsia="Calibri" w:hAnsi="Calibri" w:cs="Times New Roman"/>
          <w:lang w:val="en-US"/>
        </w:rPr>
      </w:pPr>
      <w:ins w:id="12868" w:author="UTENTE" w:date="2020-06-30T18:54:00Z">
        <w:r w:rsidRPr="002709E2">
          <w:rPr>
            <w:rFonts w:ascii="Calibri" w:eastAsia="Calibri" w:hAnsi="Calibri" w:cs="Times New Roman"/>
            <w:lang w:val="en-US"/>
          </w:rPr>
          <w:t>mc "\"Right… Well, do you mind if I tag along?\""</w:t>
        </w:r>
      </w:ins>
    </w:p>
    <w:p w14:paraId="5CF07303" w14:textId="77777777" w:rsidR="002709E2" w:rsidRPr="002709E2" w:rsidRDefault="002709E2" w:rsidP="002709E2">
      <w:pPr>
        <w:numPr>
          <w:ilvl w:val="0"/>
          <w:numId w:val="59"/>
        </w:numPr>
        <w:spacing w:line="600" w:lineRule="auto"/>
        <w:contextualSpacing/>
        <w:jc w:val="left"/>
        <w:rPr>
          <w:ins w:id="12869" w:author="UTENTE" w:date="2020-06-30T18:54:00Z"/>
          <w:rFonts w:ascii="Calibri" w:eastAsia="Calibri" w:hAnsi="Calibri" w:cs="Times New Roman"/>
          <w:lang w:val="en-US"/>
        </w:rPr>
      </w:pPr>
      <w:ins w:id="12870" w:author="UTENTE" w:date="2020-06-30T18:54:00Z">
        <w:r w:rsidRPr="002709E2">
          <w:rPr>
            <w:rFonts w:ascii="Calibri" w:eastAsia="Calibri" w:hAnsi="Calibri" w:cs="Times New Roman"/>
            <w:lang w:val="en-US"/>
          </w:rPr>
          <w:t>mc "\"There's a few questions I'd really like to ask, and you seem to be the only one sane enough to answer them.\""</w:t>
        </w:r>
      </w:ins>
    </w:p>
    <w:p w14:paraId="0F7921CB" w14:textId="77777777" w:rsidR="002709E2" w:rsidRPr="002709E2" w:rsidRDefault="002709E2" w:rsidP="002709E2">
      <w:pPr>
        <w:numPr>
          <w:ilvl w:val="0"/>
          <w:numId w:val="59"/>
        </w:numPr>
        <w:spacing w:line="600" w:lineRule="auto"/>
        <w:contextualSpacing/>
        <w:jc w:val="left"/>
        <w:rPr>
          <w:ins w:id="12871" w:author="UTENTE" w:date="2020-06-30T18:54:00Z"/>
          <w:rFonts w:ascii="Calibri" w:eastAsia="Calibri" w:hAnsi="Calibri" w:cs="Times New Roman"/>
          <w:lang w:val="en-US"/>
        </w:rPr>
      </w:pPr>
      <w:ins w:id="12872" w:author="UTENTE" w:date="2020-06-30T18:54:00Z">
        <w:r w:rsidRPr="002709E2">
          <w:rPr>
            <w:rFonts w:ascii="Calibri" w:eastAsia="Calibri" w:hAnsi="Calibri" w:cs="Times New Roman"/>
            <w:lang w:val="en-US"/>
          </w:rPr>
          <w:t>n "After my tentative words, Dominic slows his pace and comes to a halt."</w:t>
        </w:r>
      </w:ins>
    </w:p>
    <w:p w14:paraId="35122B35" w14:textId="77777777" w:rsidR="002709E2" w:rsidRPr="002709E2" w:rsidRDefault="002709E2" w:rsidP="002709E2">
      <w:pPr>
        <w:numPr>
          <w:ilvl w:val="0"/>
          <w:numId w:val="59"/>
        </w:numPr>
        <w:spacing w:line="600" w:lineRule="auto"/>
        <w:contextualSpacing/>
        <w:jc w:val="left"/>
        <w:rPr>
          <w:ins w:id="12873" w:author="UTENTE" w:date="2020-06-30T18:54:00Z"/>
          <w:rFonts w:ascii="Calibri" w:eastAsia="Calibri" w:hAnsi="Calibri" w:cs="Times New Roman"/>
          <w:lang w:val="en-US"/>
        </w:rPr>
      </w:pPr>
      <w:ins w:id="12874" w:author="UTENTE" w:date="2020-06-30T18:54:00Z">
        <w:r w:rsidRPr="002709E2">
          <w:rPr>
            <w:rFonts w:ascii="Calibri" w:eastAsia="Calibri" w:hAnsi="Calibri" w:cs="Times New Roman"/>
            <w:lang w:val="en-US"/>
          </w:rPr>
          <w:t>n "He turns to look at me, his eyes widening a little."</w:t>
        </w:r>
      </w:ins>
    </w:p>
    <w:p w14:paraId="15106E84" w14:textId="77777777" w:rsidR="002709E2" w:rsidRPr="002709E2" w:rsidRDefault="002709E2" w:rsidP="002709E2">
      <w:pPr>
        <w:numPr>
          <w:ilvl w:val="0"/>
          <w:numId w:val="59"/>
        </w:numPr>
        <w:spacing w:line="600" w:lineRule="auto"/>
        <w:contextualSpacing/>
        <w:jc w:val="left"/>
        <w:rPr>
          <w:ins w:id="12875" w:author="UTENTE" w:date="2020-06-30T18:54:00Z"/>
          <w:rFonts w:ascii="Calibri" w:eastAsia="Calibri" w:hAnsi="Calibri" w:cs="Times New Roman"/>
          <w:lang w:val="en-US"/>
        </w:rPr>
      </w:pPr>
      <w:ins w:id="12876" w:author="UTENTE" w:date="2020-06-30T18:54:00Z">
        <w:r w:rsidRPr="002709E2">
          <w:rPr>
            <w:rFonts w:ascii="Calibri" w:eastAsia="Calibri" w:hAnsi="Calibri" w:cs="Times New Roman"/>
            <w:lang w:val="en-US"/>
          </w:rPr>
          <w:t>n "–I didn't say anything weird, did I? {w}For whatever reason, he seems surprised."</w:t>
        </w:r>
      </w:ins>
    </w:p>
    <w:p w14:paraId="326C84C3" w14:textId="77777777" w:rsidR="002709E2" w:rsidRPr="002709E2" w:rsidRDefault="002709E2" w:rsidP="002709E2">
      <w:pPr>
        <w:numPr>
          <w:ilvl w:val="0"/>
          <w:numId w:val="59"/>
        </w:numPr>
        <w:spacing w:line="600" w:lineRule="auto"/>
        <w:contextualSpacing/>
        <w:jc w:val="left"/>
        <w:rPr>
          <w:ins w:id="12877" w:author="UTENTE" w:date="2020-06-30T18:54:00Z"/>
          <w:rFonts w:ascii="Calibri" w:eastAsia="Calibri" w:hAnsi="Calibri" w:cs="Times New Roman"/>
        </w:rPr>
      </w:pPr>
      <w:ins w:id="12878" w:author="UTENTE" w:date="2020-06-30T18:54:00Z">
        <w:r w:rsidRPr="002709E2">
          <w:rPr>
            <w:rFonts w:ascii="Calibri" w:eastAsia="Calibri" w:hAnsi="Calibri" w:cs="Times New Roman"/>
          </w:rPr>
          <w:t>d "\"…\""</w:t>
        </w:r>
      </w:ins>
    </w:p>
    <w:p w14:paraId="082DF945" w14:textId="77777777" w:rsidR="002709E2" w:rsidRPr="002709E2" w:rsidRDefault="002709E2" w:rsidP="002709E2">
      <w:pPr>
        <w:numPr>
          <w:ilvl w:val="0"/>
          <w:numId w:val="59"/>
        </w:numPr>
        <w:spacing w:line="600" w:lineRule="auto"/>
        <w:contextualSpacing/>
        <w:jc w:val="left"/>
        <w:rPr>
          <w:ins w:id="12879" w:author="UTENTE" w:date="2020-06-30T18:54:00Z"/>
          <w:rFonts w:ascii="Calibri" w:eastAsia="Calibri" w:hAnsi="Calibri" w:cs="Times New Roman"/>
          <w:lang w:val="en-US"/>
        </w:rPr>
      </w:pPr>
      <w:ins w:id="12880" w:author="UTENTE" w:date="2020-06-30T18:54:00Z">
        <w:r w:rsidRPr="002709E2">
          <w:rPr>
            <w:rFonts w:ascii="Calibri" w:eastAsia="Calibri" w:hAnsi="Calibri" w:cs="Times New Roman"/>
            <w:lang w:val="en-US"/>
          </w:rPr>
          <w:t>n "Finally, he just shrugs his broad shoulders and starts walking down the street again."</w:t>
        </w:r>
      </w:ins>
    </w:p>
    <w:p w14:paraId="66C08A08" w14:textId="77777777" w:rsidR="002709E2" w:rsidRPr="002709E2" w:rsidRDefault="002709E2" w:rsidP="002709E2">
      <w:pPr>
        <w:numPr>
          <w:ilvl w:val="0"/>
          <w:numId w:val="59"/>
        </w:numPr>
        <w:spacing w:line="600" w:lineRule="auto"/>
        <w:contextualSpacing/>
        <w:jc w:val="left"/>
        <w:rPr>
          <w:ins w:id="12881" w:author="UTENTE" w:date="2020-06-30T18:54:00Z"/>
          <w:rFonts w:ascii="Calibri" w:eastAsia="Calibri" w:hAnsi="Calibri" w:cs="Times New Roman"/>
          <w:lang w:val="en-US"/>
        </w:rPr>
      </w:pPr>
      <w:ins w:id="12882" w:author="UTENTE" w:date="2020-06-30T18:54:00Z">
        <w:r w:rsidRPr="002709E2">
          <w:rPr>
            <w:rFonts w:ascii="Calibri" w:eastAsia="Calibri" w:hAnsi="Calibri" w:cs="Times New Roman"/>
            <w:lang w:val="en-US"/>
          </w:rPr>
          <w:t>n "…I'll choose to interpret that as \"sure, whatever\" and not \"go away.\""</w:t>
        </w:r>
      </w:ins>
    </w:p>
    <w:p w14:paraId="037C3711" w14:textId="77777777" w:rsidR="002709E2" w:rsidRPr="002709E2" w:rsidRDefault="002709E2" w:rsidP="002709E2">
      <w:pPr>
        <w:numPr>
          <w:ilvl w:val="0"/>
          <w:numId w:val="59"/>
        </w:numPr>
        <w:spacing w:line="600" w:lineRule="auto"/>
        <w:contextualSpacing/>
        <w:jc w:val="left"/>
        <w:rPr>
          <w:ins w:id="12883" w:author="UTENTE" w:date="2020-06-30T18:54:00Z"/>
          <w:rFonts w:ascii="Calibri" w:eastAsia="Calibri" w:hAnsi="Calibri" w:cs="Times New Roman"/>
          <w:lang w:val="en-US"/>
        </w:rPr>
      </w:pPr>
      <w:ins w:id="12884" w:author="UTENTE" w:date="2020-06-30T18:54:00Z">
        <w:r w:rsidRPr="002709E2">
          <w:rPr>
            <w:rFonts w:ascii="Calibri" w:eastAsia="Calibri" w:hAnsi="Calibri" w:cs="Times New Roman"/>
            <w:lang w:val="en-US"/>
          </w:rPr>
          <w:t>n "Without any further attempts at conversation, I follow Dominic along a few different roads, heading towards an older part of the city."</w:t>
        </w:r>
      </w:ins>
    </w:p>
    <w:p w14:paraId="4F5938B4" w14:textId="77777777" w:rsidR="002709E2" w:rsidRPr="002709E2" w:rsidRDefault="002709E2" w:rsidP="002709E2">
      <w:pPr>
        <w:numPr>
          <w:ilvl w:val="0"/>
          <w:numId w:val="59"/>
        </w:numPr>
        <w:spacing w:line="600" w:lineRule="auto"/>
        <w:contextualSpacing/>
        <w:jc w:val="left"/>
        <w:rPr>
          <w:ins w:id="12885" w:author="UTENTE" w:date="2020-06-30T18:54:00Z"/>
          <w:rFonts w:ascii="Calibri" w:eastAsia="Calibri" w:hAnsi="Calibri" w:cs="Times New Roman"/>
          <w:lang w:val="en-US"/>
        </w:rPr>
      </w:pPr>
      <w:ins w:id="12886" w:author="UTENTE" w:date="2020-06-30T18:54:00Z">
        <w:r w:rsidRPr="002709E2">
          <w:rPr>
            <w:rFonts w:ascii="Calibri" w:eastAsia="Calibri" w:hAnsi="Calibri" w:cs="Times New Roman"/>
            <w:lang w:val="en-US"/>
          </w:rPr>
          <w:t>n "Around fifteen minutes later, we come to an old warehouse.{w}Its peeling paint and decaying exterior make it look like it's been abandoned for some time."</w:t>
        </w:r>
        <w:r w:rsidRPr="002709E2">
          <w:rPr>
            <w:rFonts w:ascii="Calibri" w:eastAsia="Calibri" w:hAnsi="Calibri" w:cs="Times New Roman"/>
            <w:lang w:val="en-US"/>
          </w:rPr>
          <w:br w:type="page"/>
        </w:r>
      </w:ins>
    </w:p>
    <w:p w14:paraId="2CE12DB4" w14:textId="77777777" w:rsidR="002709E2" w:rsidRPr="002709E2" w:rsidRDefault="002709E2" w:rsidP="002709E2">
      <w:pPr>
        <w:numPr>
          <w:ilvl w:val="0"/>
          <w:numId w:val="58"/>
        </w:numPr>
        <w:spacing w:line="600" w:lineRule="auto"/>
        <w:contextualSpacing/>
        <w:jc w:val="left"/>
        <w:rPr>
          <w:ins w:id="12887" w:author="UTENTE" w:date="2020-06-30T18:54:00Z"/>
          <w:rFonts w:ascii="Calibri" w:eastAsia="Calibri" w:hAnsi="Calibri" w:cs="Times New Roman"/>
        </w:rPr>
      </w:pPr>
      <w:ins w:id="12888" w:author="UTENTE" w:date="2020-06-30T18:54:00Z">
        <w:r w:rsidRPr="002709E2">
          <w:rPr>
            <w:rFonts w:ascii="Calibri" w:eastAsia="Calibri" w:hAnsi="Calibri" w:cs="Times New Roman"/>
          </w:rPr>
          <w:lastRenderedPageBreak/>
          <w:t>n "Sembra completamente apatico, come se non gliene fregasse niente degli altri vampiri o di Isaac o di Luka…"</w:t>
        </w:r>
      </w:ins>
    </w:p>
    <w:p w14:paraId="55A323D6" w14:textId="77777777" w:rsidR="002709E2" w:rsidRPr="002709E2" w:rsidRDefault="002709E2" w:rsidP="002709E2">
      <w:pPr>
        <w:numPr>
          <w:ilvl w:val="0"/>
          <w:numId w:val="58"/>
        </w:numPr>
        <w:spacing w:line="600" w:lineRule="auto"/>
        <w:contextualSpacing/>
        <w:jc w:val="left"/>
        <w:rPr>
          <w:ins w:id="12889" w:author="UTENTE" w:date="2020-06-30T18:54:00Z"/>
          <w:rFonts w:ascii="Calibri" w:eastAsia="Calibri" w:hAnsi="Calibri" w:cs="Times New Roman"/>
        </w:rPr>
      </w:pPr>
      <w:ins w:id="12890" w:author="UTENTE" w:date="2020-06-30T18:54:00Z">
        <w:r w:rsidRPr="002709E2">
          <w:rPr>
            <w:rFonts w:ascii="Calibri" w:eastAsia="Calibri" w:hAnsi="Calibri" w:cs="Times New Roman"/>
          </w:rPr>
          <w:t>mc "\"Ah, ok. Posso venire con te, allora?\""</w:t>
        </w:r>
      </w:ins>
    </w:p>
    <w:p w14:paraId="6EA2B396" w14:textId="77777777" w:rsidR="002709E2" w:rsidRPr="002709E2" w:rsidRDefault="002709E2" w:rsidP="002709E2">
      <w:pPr>
        <w:numPr>
          <w:ilvl w:val="0"/>
          <w:numId w:val="58"/>
        </w:numPr>
        <w:spacing w:line="600" w:lineRule="auto"/>
        <w:contextualSpacing/>
        <w:jc w:val="left"/>
        <w:rPr>
          <w:ins w:id="12891" w:author="UTENTE" w:date="2020-06-30T18:54:00Z"/>
          <w:rFonts w:ascii="Calibri" w:eastAsia="Calibri" w:hAnsi="Calibri" w:cs="Times New Roman"/>
        </w:rPr>
      </w:pPr>
      <w:ins w:id="12892" w:author="UTENTE" w:date="2020-06-30T18:54:00Z">
        <w:r w:rsidRPr="002709E2">
          <w:rPr>
            <w:rFonts w:ascii="Calibri" w:eastAsia="Calibri" w:hAnsi="Calibri" w:cs="Times New Roman"/>
          </w:rPr>
          <w:t>mc "\"Ho un sacco di domande su quello che è successo e mi fido di te più di tutti gli altri che ho conosciuto nel vicolo finora.\""</w:t>
        </w:r>
      </w:ins>
    </w:p>
    <w:p w14:paraId="72D08271" w14:textId="77777777" w:rsidR="002709E2" w:rsidRPr="002709E2" w:rsidRDefault="002709E2" w:rsidP="002709E2">
      <w:pPr>
        <w:numPr>
          <w:ilvl w:val="0"/>
          <w:numId w:val="58"/>
        </w:numPr>
        <w:spacing w:line="600" w:lineRule="auto"/>
        <w:contextualSpacing/>
        <w:jc w:val="left"/>
        <w:rPr>
          <w:ins w:id="12893" w:author="UTENTE" w:date="2020-06-30T18:54:00Z"/>
          <w:rFonts w:ascii="Calibri" w:eastAsia="Calibri" w:hAnsi="Calibri" w:cs="Times New Roman"/>
        </w:rPr>
      </w:pPr>
      <w:ins w:id="12894" w:author="UTENTE" w:date="2020-06-30T18:54:00Z">
        <w:r w:rsidRPr="002709E2">
          <w:rPr>
            <w:rFonts w:ascii="Calibri" w:eastAsia="Calibri" w:hAnsi="Calibri" w:cs="Times New Roman"/>
          </w:rPr>
          <w:t>mc "\"Certo… Beh, ti dispiace se mi unisco?\""</w:t>
        </w:r>
      </w:ins>
    </w:p>
    <w:p w14:paraId="44291A1E" w14:textId="77777777" w:rsidR="002709E2" w:rsidRPr="002709E2" w:rsidRDefault="002709E2" w:rsidP="002709E2">
      <w:pPr>
        <w:numPr>
          <w:ilvl w:val="0"/>
          <w:numId w:val="58"/>
        </w:numPr>
        <w:spacing w:line="600" w:lineRule="auto"/>
        <w:contextualSpacing/>
        <w:jc w:val="left"/>
        <w:rPr>
          <w:ins w:id="12895" w:author="UTENTE" w:date="2020-06-30T18:54:00Z"/>
          <w:rFonts w:ascii="Calibri" w:eastAsia="Calibri" w:hAnsi="Calibri" w:cs="Times New Roman"/>
        </w:rPr>
      </w:pPr>
      <w:ins w:id="12896" w:author="UTENTE" w:date="2020-06-30T18:54:00Z">
        <w:r w:rsidRPr="002709E2">
          <w:rPr>
            <w:rFonts w:ascii="Calibri" w:eastAsia="Calibri" w:hAnsi="Calibri" w:cs="Times New Roman"/>
          </w:rPr>
          <w:t>mc "\"Ci sono alcune domande a cui vorrei dare una risposta, e tu sembri l'unico abbastanza sano da potermi aiutare.\""</w:t>
        </w:r>
      </w:ins>
    </w:p>
    <w:p w14:paraId="77DBCE7B" w14:textId="77777777" w:rsidR="002709E2" w:rsidRPr="002709E2" w:rsidRDefault="002709E2" w:rsidP="002709E2">
      <w:pPr>
        <w:numPr>
          <w:ilvl w:val="0"/>
          <w:numId w:val="58"/>
        </w:numPr>
        <w:spacing w:line="600" w:lineRule="auto"/>
        <w:contextualSpacing/>
        <w:jc w:val="left"/>
        <w:rPr>
          <w:ins w:id="12897" w:author="UTENTE" w:date="2020-06-30T18:54:00Z"/>
          <w:rFonts w:ascii="Calibri" w:eastAsia="Calibri" w:hAnsi="Calibri" w:cs="Times New Roman"/>
        </w:rPr>
      </w:pPr>
      <w:ins w:id="12898" w:author="UTENTE" w:date="2020-06-30T18:54:00Z">
        <w:r w:rsidRPr="002709E2">
          <w:rPr>
            <w:rFonts w:ascii="Calibri" w:eastAsia="Calibri" w:hAnsi="Calibri" w:cs="Times New Roman"/>
          </w:rPr>
          <w:t>n "Dopo le mie parole tentennanti, Dominic rallenta e si ferma."</w:t>
        </w:r>
      </w:ins>
    </w:p>
    <w:p w14:paraId="468D3FDE" w14:textId="77777777" w:rsidR="002709E2" w:rsidRPr="002709E2" w:rsidRDefault="002709E2" w:rsidP="002709E2">
      <w:pPr>
        <w:numPr>
          <w:ilvl w:val="0"/>
          <w:numId w:val="58"/>
        </w:numPr>
        <w:spacing w:line="600" w:lineRule="auto"/>
        <w:contextualSpacing/>
        <w:jc w:val="left"/>
        <w:rPr>
          <w:ins w:id="12899" w:author="UTENTE" w:date="2020-06-30T18:54:00Z"/>
          <w:rFonts w:ascii="Calibri" w:eastAsia="Calibri" w:hAnsi="Calibri" w:cs="Times New Roman"/>
        </w:rPr>
      </w:pPr>
      <w:ins w:id="12900" w:author="UTENTE" w:date="2020-06-30T18:54:00Z">
        <w:r w:rsidRPr="002709E2">
          <w:rPr>
            <w:rFonts w:ascii="Calibri" w:eastAsia="Calibri" w:hAnsi="Calibri" w:cs="Times New Roman"/>
          </w:rPr>
          <w:t>n "Si volta per guardarmi, i suoi occhi leggermente più aperti."</w:t>
        </w:r>
      </w:ins>
    </w:p>
    <w:p w14:paraId="33D7F2CD" w14:textId="77777777" w:rsidR="002709E2" w:rsidRPr="002709E2" w:rsidRDefault="002709E2" w:rsidP="002709E2">
      <w:pPr>
        <w:numPr>
          <w:ilvl w:val="0"/>
          <w:numId w:val="58"/>
        </w:numPr>
        <w:spacing w:line="600" w:lineRule="auto"/>
        <w:contextualSpacing/>
        <w:jc w:val="left"/>
        <w:rPr>
          <w:ins w:id="12901" w:author="UTENTE" w:date="2020-06-30T18:54:00Z"/>
          <w:rFonts w:ascii="Calibri" w:eastAsia="Calibri" w:hAnsi="Calibri" w:cs="Times New Roman"/>
        </w:rPr>
      </w:pPr>
      <w:ins w:id="12902" w:author="UTENTE" w:date="2020-06-30T18:54:00Z">
        <w:r w:rsidRPr="002709E2">
          <w:rPr>
            <w:rFonts w:ascii="Calibri" w:eastAsia="Calibri" w:hAnsi="Calibri" w:cs="Times New Roman"/>
          </w:rPr>
          <w:t>n "Non ho detto nulla di strano, vero? {w}Per qualche motivo, sembra sorpreso."</w:t>
        </w:r>
      </w:ins>
    </w:p>
    <w:p w14:paraId="7E8A836D" w14:textId="77777777" w:rsidR="002709E2" w:rsidRPr="002709E2" w:rsidRDefault="002709E2" w:rsidP="002709E2">
      <w:pPr>
        <w:numPr>
          <w:ilvl w:val="0"/>
          <w:numId w:val="58"/>
        </w:numPr>
        <w:spacing w:line="600" w:lineRule="auto"/>
        <w:contextualSpacing/>
        <w:jc w:val="left"/>
        <w:rPr>
          <w:ins w:id="12903" w:author="UTENTE" w:date="2020-06-30T18:54:00Z"/>
          <w:rFonts w:ascii="Calibri" w:eastAsia="Calibri" w:hAnsi="Calibri" w:cs="Times New Roman"/>
          <w:lang w:val="en-US"/>
        </w:rPr>
      </w:pPr>
      <w:ins w:id="12904" w:author="UTENTE" w:date="2020-06-30T18:54:00Z">
        <w:r w:rsidRPr="002709E2">
          <w:rPr>
            <w:rFonts w:ascii="Calibri" w:eastAsia="Calibri" w:hAnsi="Calibri" w:cs="Times New Roman"/>
            <w:lang w:val="en-US"/>
          </w:rPr>
          <w:t>d "\"…\""</w:t>
        </w:r>
      </w:ins>
    </w:p>
    <w:p w14:paraId="22E0EE73" w14:textId="77777777" w:rsidR="002709E2" w:rsidRPr="002709E2" w:rsidRDefault="002709E2" w:rsidP="002709E2">
      <w:pPr>
        <w:numPr>
          <w:ilvl w:val="0"/>
          <w:numId w:val="58"/>
        </w:numPr>
        <w:spacing w:line="600" w:lineRule="auto"/>
        <w:contextualSpacing/>
        <w:jc w:val="left"/>
        <w:rPr>
          <w:ins w:id="12905" w:author="UTENTE" w:date="2020-06-30T18:54:00Z"/>
          <w:rFonts w:ascii="Calibri" w:eastAsia="Calibri" w:hAnsi="Calibri" w:cs="Times New Roman"/>
        </w:rPr>
      </w:pPr>
      <w:ins w:id="12906" w:author="UTENTE" w:date="2020-06-30T18:54:00Z">
        <w:r w:rsidRPr="002709E2">
          <w:rPr>
            <w:rFonts w:ascii="Calibri" w:eastAsia="Calibri" w:hAnsi="Calibri" w:cs="Times New Roman"/>
          </w:rPr>
          <w:t>n "Alla fine, scrolla le sue larghe spalle e ricomincia a camminare lungo il marciapiede."</w:t>
        </w:r>
      </w:ins>
    </w:p>
    <w:p w14:paraId="2A288360" w14:textId="77777777" w:rsidR="002709E2" w:rsidRPr="002709E2" w:rsidRDefault="002709E2" w:rsidP="002709E2">
      <w:pPr>
        <w:numPr>
          <w:ilvl w:val="0"/>
          <w:numId w:val="58"/>
        </w:numPr>
        <w:spacing w:line="600" w:lineRule="auto"/>
        <w:contextualSpacing/>
        <w:jc w:val="left"/>
        <w:rPr>
          <w:ins w:id="12907" w:author="UTENTE" w:date="2020-06-30T18:54:00Z"/>
          <w:rFonts w:ascii="Calibri" w:eastAsia="Calibri" w:hAnsi="Calibri" w:cs="Times New Roman"/>
        </w:rPr>
      </w:pPr>
      <w:ins w:id="12908" w:author="UTENTE" w:date="2020-06-30T18:54:00Z">
        <w:r w:rsidRPr="002709E2">
          <w:rPr>
            <w:rFonts w:ascii="Calibri" w:eastAsia="Calibri" w:hAnsi="Calibri" w:cs="Times New Roman"/>
          </w:rPr>
          <w:t>n "…Scelgo di interpretare il gesto come un \"ok, come vuoi\" e non come uno \"sparisci\"."</w:t>
        </w:r>
      </w:ins>
    </w:p>
    <w:p w14:paraId="6F44CC4B" w14:textId="77777777" w:rsidR="002709E2" w:rsidRPr="002709E2" w:rsidRDefault="002709E2" w:rsidP="002709E2">
      <w:pPr>
        <w:numPr>
          <w:ilvl w:val="0"/>
          <w:numId w:val="58"/>
        </w:numPr>
        <w:spacing w:line="600" w:lineRule="auto"/>
        <w:contextualSpacing/>
        <w:jc w:val="left"/>
        <w:rPr>
          <w:ins w:id="12909" w:author="UTENTE" w:date="2020-06-30T18:54:00Z"/>
          <w:rFonts w:ascii="Calibri" w:eastAsia="Calibri" w:hAnsi="Calibri" w:cs="Times New Roman"/>
        </w:rPr>
      </w:pPr>
      <w:ins w:id="12910" w:author="UTENTE" w:date="2020-06-30T18:54:00Z">
        <w:r w:rsidRPr="002709E2">
          <w:rPr>
            <w:rFonts w:ascii="Calibri" w:eastAsia="Calibri" w:hAnsi="Calibri" w:cs="Times New Roman"/>
          </w:rPr>
          <w:t>n "Senza tentare di nuovo di iniziare una conversazione, seguo Dominic per varie strade che portano alla parte più antica della città."</w:t>
        </w:r>
      </w:ins>
    </w:p>
    <w:p w14:paraId="3D5E51F5" w14:textId="77777777" w:rsidR="002709E2" w:rsidRPr="002709E2" w:rsidRDefault="002709E2" w:rsidP="002709E2">
      <w:pPr>
        <w:numPr>
          <w:ilvl w:val="0"/>
          <w:numId w:val="58"/>
        </w:numPr>
        <w:spacing w:line="600" w:lineRule="auto"/>
        <w:contextualSpacing/>
        <w:jc w:val="left"/>
        <w:rPr>
          <w:ins w:id="12911" w:author="UTENTE" w:date="2020-06-30T18:54:00Z"/>
          <w:rFonts w:ascii="Calibri" w:eastAsia="Calibri" w:hAnsi="Calibri" w:cs="Times New Roman"/>
        </w:rPr>
      </w:pPr>
      <w:ins w:id="12912" w:author="UTENTE" w:date="2020-06-30T18:54:00Z">
        <w:r w:rsidRPr="002709E2">
          <w:rPr>
            <w:rFonts w:ascii="Calibri" w:eastAsia="Calibri" w:hAnsi="Calibri" w:cs="Times New Roman"/>
          </w:rPr>
          <w:t>n "Dopo circa 15 minuti, arriviamo a un vecchio magazzino.{w}La vernice scrostata e l'esterno decadente danno l'idea che sia stato abbandonato da tempo."</w:t>
        </w:r>
        <w:r w:rsidRPr="002709E2">
          <w:rPr>
            <w:rFonts w:ascii="Calibri" w:eastAsia="Calibri" w:hAnsi="Calibri" w:cs="Times New Roman"/>
          </w:rPr>
          <w:br w:type="page"/>
        </w:r>
      </w:ins>
    </w:p>
    <w:p w14:paraId="667AEF74" w14:textId="77777777" w:rsidR="002709E2" w:rsidRPr="002709E2" w:rsidRDefault="002709E2" w:rsidP="002709E2">
      <w:pPr>
        <w:numPr>
          <w:ilvl w:val="0"/>
          <w:numId w:val="58"/>
        </w:numPr>
        <w:spacing w:line="600" w:lineRule="auto"/>
        <w:contextualSpacing/>
        <w:jc w:val="left"/>
        <w:rPr>
          <w:ins w:id="12913" w:author="UTENTE" w:date="2020-06-30T18:54:00Z"/>
          <w:rFonts w:ascii="Calibri" w:eastAsia="Calibri" w:hAnsi="Calibri" w:cs="Times New Roman"/>
          <w:lang w:val="en-US"/>
        </w:rPr>
      </w:pPr>
      <w:ins w:id="12914" w:author="UTENTE" w:date="2020-06-30T18:54:00Z">
        <w:r w:rsidRPr="002709E2">
          <w:rPr>
            <w:rFonts w:ascii="Calibri" w:eastAsia="Calibri" w:hAnsi="Calibri" w:cs="Times New Roman"/>
            <w:lang w:val="en-US"/>
          </w:rPr>
          <w:lastRenderedPageBreak/>
          <w:t>n "Dominic ducks under a piece of rotting paneling, disappearing into the dark interior, and I quickly head after him."</w:t>
        </w:r>
      </w:ins>
    </w:p>
    <w:p w14:paraId="154131F9" w14:textId="77777777" w:rsidR="002709E2" w:rsidRPr="002709E2" w:rsidRDefault="002709E2" w:rsidP="002709E2">
      <w:pPr>
        <w:numPr>
          <w:ilvl w:val="0"/>
          <w:numId w:val="58"/>
        </w:numPr>
        <w:spacing w:line="600" w:lineRule="auto"/>
        <w:contextualSpacing/>
        <w:jc w:val="left"/>
        <w:rPr>
          <w:ins w:id="12915" w:author="UTENTE" w:date="2020-06-30T18:54:00Z"/>
          <w:rFonts w:ascii="Calibri" w:eastAsia="Calibri" w:hAnsi="Calibri" w:cs="Times New Roman"/>
          <w:lang w:val="en-US"/>
        </w:rPr>
      </w:pPr>
      <w:ins w:id="12916" w:author="UTENTE" w:date="2020-06-30T18:54:00Z">
        <w:r w:rsidRPr="002709E2">
          <w:rPr>
            <w:rFonts w:ascii="Calibri" w:eastAsia="Calibri" w:hAnsi="Calibri" w:cs="Times New Roman"/>
            <w:lang w:val="en-US"/>
          </w:rPr>
          <w:t>n "–At last, after going down a few flights of stairs, we emerge into an open space that's dimly lit by fluorescent lights."</w:t>
        </w:r>
      </w:ins>
    </w:p>
    <w:p w14:paraId="0126E877" w14:textId="77777777" w:rsidR="002709E2" w:rsidRPr="002709E2" w:rsidRDefault="002709E2" w:rsidP="002709E2">
      <w:pPr>
        <w:numPr>
          <w:ilvl w:val="0"/>
          <w:numId w:val="58"/>
        </w:numPr>
        <w:spacing w:line="600" w:lineRule="auto"/>
        <w:contextualSpacing/>
        <w:jc w:val="left"/>
        <w:rPr>
          <w:ins w:id="12917" w:author="UTENTE" w:date="2020-06-30T18:54:00Z"/>
          <w:rFonts w:ascii="Calibri" w:eastAsia="Calibri" w:hAnsi="Calibri" w:cs="Times New Roman"/>
          <w:lang w:val="en-US"/>
        </w:rPr>
      </w:pPr>
      <w:ins w:id="12918" w:author="UTENTE" w:date="2020-06-30T18:54:00Z">
        <w:r w:rsidRPr="002709E2">
          <w:rPr>
            <w:rFonts w:ascii="Calibri" w:eastAsia="Calibri" w:hAnsi="Calibri" w:cs="Times New Roman"/>
            <w:lang w:val="en-US"/>
          </w:rPr>
          <w:t>mcp "\"The electricity's on… Wow, do people actually still use this place?\""</w:t>
        </w:r>
      </w:ins>
    </w:p>
    <w:p w14:paraId="4CB0C9E3" w14:textId="77777777" w:rsidR="002709E2" w:rsidRPr="002709E2" w:rsidRDefault="002709E2" w:rsidP="002709E2">
      <w:pPr>
        <w:numPr>
          <w:ilvl w:val="0"/>
          <w:numId w:val="58"/>
        </w:numPr>
        <w:spacing w:line="600" w:lineRule="auto"/>
        <w:contextualSpacing/>
        <w:jc w:val="left"/>
        <w:rPr>
          <w:ins w:id="12919" w:author="UTENTE" w:date="2020-06-30T18:54:00Z"/>
          <w:rFonts w:ascii="Calibri" w:eastAsia="Calibri" w:hAnsi="Calibri" w:cs="Times New Roman"/>
          <w:lang w:val="en-US"/>
        </w:rPr>
      </w:pPr>
      <w:ins w:id="12920" w:author="UTENTE" w:date="2020-06-30T18:54:00Z">
        <w:r w:rsidRPr="002709E2">
          <w:rPr>
            <w:rFonts w:ascii="Calibri" w:eastAsia="Calibri" w:hAnsi="Calibri" w:cs="Times New Roman"/>
            <w:lang w:val="en-US"/>
          </w:rPr>
          <w:t>dp "\"…Seems like it.\""</w:t>
        </w:r>
      </w:ins>
    </w:p>
    <w:p w14:paraId="353DED32" w14:textId="77777777" w:rsidR="002709E2" w:rsidRPr="002709E2" w:rsidRDefault="002709E2" w:rsidP="002709E2">
      <w:pPr>
        <w:numPr>
          <w:ilvl w:val="0"/>
          <w:numId w:val="58"/>
        </w:numPr>
        <w:spacing w:line="600" w:lineRule="auto"/>
        <w:contextualSpacing/>
        <w:jc w:val="left"/>
        <w:rPr>
          <w:ins w:id="12921" w:author="UTENTE" w:date="2020-06-30T18:54:00Z"/>
          <w:rFonts w:ascii="Calibri" w:eastAsia="Calibri" w:hAnsi="Calibri" w:cs="Times New Roman"/>
          <w:lang w:val="en-US"/>
        </w:rPr>
      </w:pPr>
      <w:ins w:id="12922" w:author="UTENTE" w:date="2020-06-30T18:54:00Z">
        <w:r w:rsidRPr="002709E2">
          <w:rPr>
            <w:rFonts w:ascii="Calibri" w:eastAsia="Calibri" w:hAnsi="Calibri" w:cs="Times New Roman"/>
            <w:lang w:val="en-US"/>
          </w:rPr>
          <w:t>n "Offering that insightful remark, Dominic leans back against the wall and slides down onto the floor."</w:t>
        </w:r>
      </w:ins>
    </w:p>
    <w:p w14:paraId="23C17367" w14:textId="77777777" w:rsidR="002709E2" w:rsidRPr="002709E2" w:rsidRDefault="002709E2" w:rsidP="002709E2">
      <w:pPr>
        <w:numPr>
          <w:ilvl w:val="0"/>
          <w:numId w:val="58"/>
        </w:numPr>
        <w:spacing w:line="600" w:lineRule="auto"/>
        <w:contextualSpacing/>
        <w:jc w:val="left"/>
        <w:rPr>
          <w:ins w:id="12923" w:author="UTENTE" w:date="2020-06-30T18:54:00Z"/>
          <w:rFonts w:ascii="Calibri" w:eastAsia="Calibri" w:hAnsi="Calibri" w:cs="Times New Roman"/>
          <w:lang w:val="en-US"/>
        </w:rPr>
      </w:pPr>
      <w:ins w:id="12924" w:author="UTENTE" w:date="2020-06-30T18:54:00Z">
        <w:r w:rsidRPr="002709E2">
          <w:rPr>
            <w:rFonts w:ascii="Calibri" w:eastAsia="Calibri" w:hAnsi="Calibri" w:cs="Times New Roman"/>
            <w:lang w:val="en-US"/>
          </w:rPr>
          <w:t>n "He pulls a pack of cigarettes and a lighter out of his pocket, flicking the latter until a tiny flame sparks up."</w:t>
        </w:r>
      </w:ins>
    </w:p>
    <w:p w14:paraId="4F7500E5" w14:textId="77777777" w:rsidR="002709E2" w:rsidRPr="002709E2" w:rsidRDefault="002709E2" w:rsidP="002709E2">
      <w:pPr>
        <w:numPr>
          <w:ilvl w:val="0"/>
          <w:numId w:val="58"/>
        </w:numPr>
        <w:spacing w:line="600" w:lineRule="auto"/>
        <w:contextualSpacing/>
        <w:jc w:val="left"/>
        <w:rPr>
          <w:ins w:id="12925" w:author="UTENTE" w:date="2020-06-30T18:54:00Z"/>
          <w:rFonts w:ascii="Calibri" w:eastAsia="Calibri" w:hAnsi="Calibri" w:cs="Times New Roman"/>
          <w:lang w:val="en-US"/>
        </w:rPr>
      </w:pPr>
      <w:ins w:id="12926" w:author="UTENTE" w:date="2020-06-30T18:54:00Z">
        <w:r w:rsidRPr="002709E2">
          <w:rPr>
            <w:rFonts w:ascii="Calibri" w:eastAsia="Calibri" w:hAnsi="Calibri" w:cs="Times New Roman"/>
            <w:lang w:val="en-US"/>
          </w:rPr>
          <w:t>n "After lighting his smoke, he takes a long pull from it, then blows out a thin gray cloud."</w:t>
        </w:r>
      </w:ins>
    </w:p>
    <w:p w14:paraId="56B04029" w14:textId="77777777" w:rsidR="002709E2" w:rsidRPr="002709E2" w:rsidRDefault="002709E2" w:rsidP="002709E2">
      <w:pPr>
        <w:numPr>
          <w:ilvl w:val="0"/>
          <w:numId w:val="58"/>
        </w:numPr>
        <w:spacing w:line="600" w:lineRule="auto"/>
        <w:contextualSpacing/>
        <w:jc w:val="left"/>
        <w:rPr>
          <w:ins w:id="12927" w:author="UTENTE" w:date="2020-06-30T18:54:00Z"/>
          <w:rFonts w:ascii="Calibri" w:eastAsia="Calibri" w:hAnsi="Calibri" w:cs="Times New Roman"/>
          <w:lang w:val="en-US"/>
        </w:rPr>
      </w:pPr>
      <w:ins w:id="12928" w:author="UTENTE" w:date="2020-06-30T18:54:00Z">
        <w:r w:rsidRPr="002709E2">
          <w:rPr>
            <w:rFonts w:ascii="Calibri" w:eastAsia="Calibri" w:hAnsi="Calibri" w:cs="Times New Roman"/>
            <w:lang w:val="en-US"/>
          </w:rPr>
          <w:t>dp "\"…Are you gonna sit down?\""</w:t>
        </w:r>
      </w:ins>
    </w:p>
    <w:p w14:paraId="429A3F1C" w14:textId="77777777" w:rsidR="002709E2" w:rsidRPr="002709E2" w:rsidRDefault="002709E2" w:rsidP="002709E2">
      <w:pPr>
        <w:numPr>
          <w:ilvl w:val="0"/>
          <w:numId w:val="58"/>
        </w:numPr>
        <w:spacing w:line="600" w:lineRule="auto"/>
        <w:contextualSpacing/>
        <w:jc w:val="left"/>
        <w:rPr>
          <w:ins w:id="12929" w:author="UTENTE" w:date="2020-06-30T18:54:00Z"/>
          <w:rFonts w:ascii="Calibri" w:eastAsia="Calibri" w:hAnsi="Calibri" w:cs="Times New Roman"/>
          <w:lang w:val="en-US"/>
        </w:rPr>
      </w:pPr>
      <w:ins w:id="12930" w:author="UTENTE" w:date="2020-06-30T18:54:00Z">
        <w:r w:rsidRPr="002709E2">
          <w:rPr>
            <w:rFonts w:ascii="Calibri" w:eastAsia="Calibri" w:hAnsi="Calibri" w:cs="Times New Roman"/>
            <w:lang w:val="en-US"/>
          </w:rPr>
          <w:t>n "Dominic raises an eyebrow at me, jerking his chin towards the floor."</w:t>
        </w:r>
      </w:ins>
    </w:p>
    <w:p w14:paraId="3273E353" w14:textId="77777777" w:rsidR="002709E2" w:rsidRPr="002709E2" w:rsidRDefault="002709E2" w:rsidP="002709E2">
      <w:pPr>
        <w:numPr>
          <w:ilvl w:val="0"/>
          <w:numId w:val="58"/>
        </w:numPr>
        <w:spacing w:line="600" w:lineRule="auto"/>
        <w:contextualSpacing/>
        <w:jc w:val="left"/>
        <w:rPr>
          <w:ins w:id="12931" w:author="UTENTE" w:date="2020-06-30T18:54:00Z"/>
          <w:rFonts w:ascii="Calibri" w:eastAsia="Calibri" w:hAnsi="Calibri" w:cs="Times New Roman"/>
          <w:lang w:val="en-US"/>
        </w:rPr>
      </w:pPr>
      <w:ins w:id="12932" w:author="UTENTE" w:date="2020-06-30T18:54:00Z">
        <w:r w:rsidRPr="002709E2">
          <w:rPr>
            <w:rFonts w:ascii="Calibri" w:eastAsia="Calibri" w:hAnsi="Calibri" w:cs="Times New Roman"/>
            <w:lang w:val="en-US"/>
          </w:rPr>
          <w:t>mcp "\"O-oh, yeah. Sorry.\""</w:t>
        </w:r>
      </w:ins>
    </w:p>
    <w:p w14:paraId="22E4ABF0" w14:textId="77777777" w:rsidR="002709E2" w:rsidRPr="002709E2" w:rsidRDefault="002709E2" w:rsidP="002709E2">
      <w:pPr>
        <w:numPr>
          <w:ilvl w:val="0"/>
          <w:numId w:val="58"/>
        </w:numPr>
        <w:spacing w:line="600" w:lineRule="auto"/>
        <w:contextualSpacing/>
        <w:jc w:val="left"/>
        <w:rPr>
          <w:ins w:id="12933" w:author="UTENTE" w:date="2020-06-30T18:54:00Z"/>
          <w:rFonts w:ascii="Calibri" w:eastAsia="Calibri" w:hAnsi="Calibri" w:cs="Times New Roman"/>
          <w:lang w:val="en-US"/>
        </w:rPr>
      </w:pPr>
      <w:ins w:id="12934" w:author="UTENTE" w:date="2020-06-30T18:54:00Z">
        <w:r w:rsidRPr="002709E2">
          <w:rPr>
            <w:rFonts w:ascii="Calibri" w:eastAsia="Calibri" w:hAnsi="Calibri" w:cs="Times New Roman"/>
            <w:lang w:val="en-US"/>
          </w:rPr>
          <w:t>n "I hesitantly lower myself down beside him, pulling my knees up to my chest."</w:t>
        </w:r>
      </w:ins>
    </w:p>
    <w:p w14:paraId="39A4E649" w14:textId="77777777" w:rsidR="002709E2" w:rsidRPr="002709E2" w:rsidRDefault="002709E2" w:rsidP="002709E2">
      <w:pPr>
        <w:numPr>
          <w:ilvl w:val="0"/>
          <w:numId w:val="58"/>
        </w:numPr>
        <w:spacing w:line="600" w:lineRule="auto"/>
        <w:contextualSpacing/>
        <w:jc w:val="left"/>
        <w:rPr>
          <w:ins w:id="12935" w:author="UTENTE" w:date="2020-06-30T18:54:00Z"/>
          <w:rFonts w:ascii="Calibri" w:eastAsia="Calibri" w:hAnsi="Calibri" w:cs="Times New Roman"/>
          <w:lang w:val="en-US"/>
        </w:rPr>
      </w:pPr>
      <w:ins w:id="12936" w:author="UTENTE" w:date="2020-06-30T18:54:00Z">
        <w:r w:rsidRPr="002709E2">
          <w:rPr>
            <w:rFonts w:ascii="Calibri" w:eastAsia="Calibri" w:hAnsi="Calibri" w:cs="Times New Roman"/>
            <w:lang w:val="en-US"/>
          </w:rPr>
          <w:t>mcp "\"Don't mind if I do.\""</w:t>
        </w:r>
      </w:ins>
    </w:p>
    <w:p w14:paraId="06235F08" w14:textId="77777777" w:rsidR="002709E2" w:rsidRPr="002709E2" w:rsidRDefault="002709E2" w:rsidP="002709E2">
      <w:pPr>
        <w:numPr>
          <w:ilvl w:val="0"/>
          <w:numId w:val="58"/>
        </w:numPr>
        <w:spacing w:line="600" w:lineRule="auto"/>
        <w:contextualSpacing/>
        <w:jc w:val="left"/>
        <w:rPr>
          <w:ins w:id="12937" w:author="UTENTE" w:date="2020-06-30T18:54:00Z"/>
          <w:rFonts w:ascii="Calibri" w:eastAsia="Calibri" w:hAnsi="Calibri" w:cs="Times New Roman"/>
          <w:lang w:val="en-US"/>
        </w:rPr>
      </w:pPr>
      <w:ins w:id="12938" w:author="UTENTE" w:date="2020-06-30T18:54:00Z">
        <w:r w:rsidRPr="002709E2">
          <w:rPr>
            <w:rFonts w:ascii="Calibri" w:eastAsia="Calibri" w:hAnsi="Calibri" w:cs="Times New Roman"/>
            <w:lang w:val="en-US"/>
          </w:rPr>
          <w:t>n "With a slightly nervous chuckle, I lower myself down beside him, crossing my legs."</w:t>
        </w:r>
        <w:r w:rsidRPr="002709E2">
          <w:rPr>
            <w:rFonts w:ascii="Calibri" w:eastAsia="Calibri" w:hAnsi="Calibri" w:cs="Times New Roman"/>
            <w:lang w:val="en-US"/>
          </w:rPr>
          <w:br w:type="page"/>
        </w:r>
      </w:ins>
    </w:p>
    <w:p w14:paraId="16016796" w14:textId="77777777" w:rsidR="002709E2" w:rsidRPr="002709E2" w:rsidRDefault="002709E2" w:rsidP="002709E2">
      <w:pPr>
        <w:numPr>
          <w:ilvl w:val="0"/>
          <w:numId w:val="59"/>
        </w:numPr>
        <w:spacing w:line="600" w:lineRule="auto"/>
        <w:contextualSpacing/>
        <w:jc w:val="left"/>
        <w:rPr>
          <w:ins w:id="12939" w:author="UTENTE" w:date="2020-06-30T18:54:00Z"/>
          <w:rFonts w:ascii="Calibri" w:eastAsia="Calibri" w:hAnsi="Calibri" w:cs="Times New Roman"/>
        </w:rPr>
      </w:pPr>
      <w:ins w:id="12940" w:author="UTENTE" w:date="2020-06-30T18:54:00Z">
        <w:r w:rsidRPr="002709E2">
          <w:rPr>
            <w:rFonts w:ascii="Calibri" w:eastAsia="Calibri" w:hAnsi="Calibri" w:cs="Times New Roman"/>
          </w:rPr>
          <w:lastRenderedPageBreak/>
          <w:t>n "Dominic si accovaccia per passare sotto un pezzo di pannello marcio, svanendo nel buio e io lo seguo subito dopo."</w:t>
        </w:r>
      </w:ins>
    </w:p>
    <w:p w14:paraId="4EEFA960" w14:textId="77777777" w:rsidR="002709E2" w:rsidRPr="002709E2" w:rsidRDefault="002709E2" w:rsidP="002709E2">
      <w:pPr>
        <w:numPr>
          <w:ilvl w:val="0"/>
          <w:numId w:val="59"/>
        </w:numPr>
        <w:spacing w:line="600" w:lineRule="auto"/>
        <w:contextualSpacing/>
        <w:jc w:val="left"/>
        <w:rPr>
          <w:ins w:id="12941" w:author="UTENTE" w:date="2020-06-30T18:54:00Z"/>
          <w:rFonts w:ascii="Calibri" w:eastAsia="Calibri" w:hAnsi="Calibri" w:cs="Times New Roman"/>
        </w:rPr>
      </w:pPr>
      <w:ins w:id="12942" w:author="UTENTE" w:date="2020-06-30T18:54:00Z">
        <w:r w:rsidRPr="002709E2">
          <w:rPr>
            <w:rFonts w:ascii="Calibri" w:eastAsia="Calibri" w:hAnsi="Calibri" w:cs="Times New Roman"/>
          </w:rPr>
          <w:t>n "Finalmente, dopo aver sceso qualche rampa di scale, emergiamo in un ampio spazio aperto soffusamente illuminato da delle lampade a neon. "</w:t>
        </w:r>
      </w:ins>
    </w:p>
    <w:p w14:paraId="5B41B771" w14:textId="77777777" w:rsidR="002709E2" w:rsidRPr="002709E2" w:rsidRDefault="002709E2" w:rsidP="002709E2">
      <w:pPr>
        <w:numPr>
          <w:ilvl w:val="0"/>
          <w:numId w:val="59"/>
        </w:numPr>
        <w:spacing w:line="600" w:lineRule="auto"/>
        <w:contextualSpacing/>
        <w:jc w:val="left"/>
        <w:rPr>
          <w:ins w:id="12943" w:author="UTENTE" w:date="2020-06-30T18:54:00Z"/>
          <w:rFonts w:ascii="Calibri" w:eastAsia="Calibri" w:hAnsi="Calibri" w:cs="Times New Roman"/>
        </w:rPr>
      </w:pPr>
      <w:ins w:id="12944" w:author="UTENTE" w:date="2020-06-30T18:54:00Z">
        <w:r w:rsidRPr="002709E2">
          <w:rPr>
            <w:rFonts w:ascii="Calibri" w:eastAsia="Calibri" w:hAnsi="Calibri" w:cs="Times New Roman"/>
          </w:rPr>
          <w:t>mcp "\"C'è elettricità… Wow, vuol dire che davvero le persone usano ancora questo posto?\""</w:t>
        </w:r>
      </w:ins>
    </w:p>
    <w:p w14:paraId="032755A7" w14:textId="77777777" w:rsidR="002709E2" w:rsidRPr="002709E2" w:rsidRDefault="002709E2" w:rsidP="002709E2">
      <w:pPr>
        <w:numPr>
          <w:ilvl w:val="0"/>
          <w:numId w:val="59"/>
        </w:numPr>
        <w:spacing w:line="600" w:lineRule="auto"/>
        <w:contextualSpacing/>
        <w:jc w:val="left"/>
        <w:rPr>
          <w:ins w:id="12945" w:author="UTENTE" w:date="2020-06-30T18:54:00Z"/>
          <w:rFonts w:ascii="Calibri" w:eastAsia="Calibri" w:hAnsi="Calibri" w:cs="Times New Roman"/>
        </w:rPr>
      </w:pPr>
      <w:ins w:id="12946" w:author="UTENTE" w:date="2020-06-30T18:54:00Z">
        <w:r w:rsidRPr="002709E2">
          <w:rPr>
            <w:rFonts w:ascii="Calibri" w:eastAsia="Calibri" w:hAnsi="Calibri" w:cs="Times New Roman"/>
          </w:rPr>
          <w:t>dp "\"…A quanto pare.\""</w:t>
        </w:r>
      </w:ins>
    </w:p>
    <w:p w14:paraId="170D94DA" w14:textId="77777777" w:rsidR="002709E2" w:rsidRPr="002709E2" w:rsidRDefault="002709E2" w:rsidP="002709E2">
      <w:pPr>
        <w:numPr>
          <w:ilvl w:val="0"/>
          <w:numId w:val="59"/>
        </w:numPr>
        <w:spacing w:line="600" w:lineRule="auto"/>
        <w:contextualSpacing/>
        <w:jc w:val="left"/>
        <w:rPr>
          <w:ins w:id="12947" w:author="UTENTE" w:date="2020-06-30T18:54:00Z"/>
          <w:rFonts w:ascii="Calibri" w:eastAsia="Calibri" w:hAnsi="Calibri" w:cs="Times New Roman"/>
        </w:rPr>
      </w:pPr>
      <w:ins w:id="12948" w:author="UTENTE" w:date="2020-06-30T18:54:00Z">
        <w:r w:rsidRPr="002709E2">
          <w:rPr>
            <w:rFonts w:ascii="Calibri" w:eastAsia="Calibri" w:hAnsi="Calibri" w:cs="Times New Roman"/>
          </w:rPr>
          <w:t>n "Offrendo questa acuta osservazione, Dominic si appoggia con la schiena al muro e scivola fino a sedersi sul pavimento."</w:t>
        </w:r>
      </w:ins>
    </w:p>
    <w:p w14:paraId="7F1436FA" w14:textId="77777777" w:rsidR="002709E2" w:rsidRPr="002709E2" w:rsidRDefault="002709E2" w:rsidP="002709E2">
      <w:pPr>
        <w:numPr>
          <w:ilvl w:val="0"/>
          <w:numId w:val="59"/>
        </w:numPr>
        <w:spacing w:line="600" w:lineRule="auto"/>
        <w:contextualSpacing/>
        <w:jc w:val="left"/>
        <w:rPr>
          <w:ins w:id="12949" w:author="UTENTE" w:date="2020-06-30T18:54:00Z"/>
          <w:rFonts w:ascii="Calibri" w:eastAsia="Calibri" w:hAnsi="Calibri" w:cs="Times New Roman"/>
        </w:rPr>
      </w:pPr>
      <w:ins w:id="12950" w:author="UTENTE" w:date="2020-06-30T18:54:00Z">
        <w:r w:rsidRPr="002709E2">
          <w:rPr>
            <w:rFonts w:ascii="Calibri" w:eastAsia="Calibri" w:hAnsi="Calibri" w:cs="Times New Roman"/>
          </w:rPr>
          <w:t>n "Tira fuori dalla tasca un pacchetto di sigarette e un accendino, maneggiando quest'ultimo fino a far fuoriuscire una piccola fiamma."</w:t>
        </w:r>
      </w:ins>
    </w:p>
    <w:p w14:paraId="458E061D" w14:textId="77777777" w:rsidR="002709E2" w:rsidRPr="002709E2" w:rsidRDefault="002709E2" w:rsidP="002709E2">
      <w:pPr>
        <w:numPr>
          <w:ilvl w:val="0"/>
          <w:numId w:val="59"/>
        </w:numPr>
        <w:spacing w:line="600" w:lineRule="auto"/>
        <w:contextualSpacing/>
        <w:jc w:val="left"/>
        <w:rPr>
          <w:ins w:id="12951" w:author="UTENTE" w:date="2020-06-30T18:54:00Z"/>
          <w:rFonts w:ascii="Calibri" w:eastAsia="Calibri" w:hAnsi="Calibri" w:cs="Times New Roman"/>
        </w:rPr>
      </w:pPr>
      <w:ins w:id="12952" w:author="UTENTE" w:date="2020-06-30T18:54:00Z">
        <w:r w:rsidRPr="002709E2">
          <w:rPr>
            <w:rFonts w:ascii="Calibri" w:eastAsia="Calibri" w:hAnsi="Calibri" w:cs="Times New Roman"/>
          </w:rPr>
          <w:t>n "Dopo essersi accesso la sua sigaretta, fa un lungo tiro e butta fuori una sottile nuvola grigia."</w:t>
        </w:r>
      </w:ins>
    </w:p>
    <w:p w14:paraId="748D5296" w14:textId="77777777" w:rsidR="002709E2" w:rsidRPr="002709E2" w:rsidRDefault="002709E2" w:rsidP="002709E2">
      <w:pPr>
        <w:numPr>
          <w:ilvl w:val="0"/>
          <w:numId w:val="59"/>
        </w:numPr>
        <w:spacing w:line="600" w:lineRule="auto"/>
        <w:contextualSpacing/>
        <w:jc w:val="left"/>
        <w:rPr>
          <w:ins w:id="12953" w:author="UTENTE" w:date="2020-06-30T18:54:00Z"/>
          <w:rFonts w:ascii="Calibri" w:eastAsia="Calibri" w:hAnsi="Calibri" w:cs="Times New Roman"/>
        </w:rPr>
      </w:pPr>
      <w:ins w:id="12954" w:author="UTENTE" w:date="2020-06-30T18:54:00Z">
        <w:r w:rsidRPr="002709E2">
          <w:rPr>
            <w:rFonts w:ascii="Calibri" w:eastAsia="Calibri" w:hAnsi="Calibri" w:cs="Times New Roman"/>
          </w:rPr>
          <w:t>dp "\"…Hai intenzione di sederti?\""</w:t>
        </w:r>
      </w:ins>
    </w:p>
    <w:p w14:paraId="6CA62C57" w14:textId="77777777" w:rsidR="002709E2" w:rsidRPr="002709E2" w:rsidRDefault="002709E2" w:rsidP="002709E2">
      <w:pPr>
        <w:numPr>
          <w:ilvl w:val="0"/>
          <w:numId w:val="59"/>
        </w:numPr>
        <w:spacing w:line="600" w:lineRule="auto"/>
        <w:contextualSpacing/>
        <w:jc w:val="left"/>
        <w:rPr>
          <w:ins w:id="12955" w:author="UTENTE" w:date="2020-06-30T18:54:00Z"/>
          <w:rFonts w:ascii="Calibri" w:eastAsia="Calibri" w:hAnsi="Calibri" w:cs="Times New Roman"/>
        </w:rPr>
      </w:pPr>
      <w:ins w:id="12956" w:author="UTENTE" w:date="2020-06-30T18:54:00Z">
        <w:r w:rsidRPr="002709E2">
          <w:rPr>
            <w:rFonts w:ascii="Calibri" w:eastAsia="Calibri" w:hAnsi="Calibri" w:cs="Times New Roman"/>
          </w:rPr>
          <w:t>n "Dominic alza un sopracciglio nella mia direzione, indicando il pavimento con il mento."</w:t>
        </w:r>
      </w:ins>
    </w:p>
    <w:p w14:paraId="3DFFFC84" w14:textId="77777777" w:rsidR="002709E2" w:rsidRPr="002709E2" w:rsidRDefault="002709E2" w:rsidP="002709E2">
      <w:pPr>
        <w:numPr>
          <w:ilvl w:val="0"/>
          <w:numId w:val="59"/>
        </w:numPr>
        <w:spacing w:line="600" w:lineRule="auto"/>
        <w:contextualSpacing/>
        <w:jc w:val="left"/>
        <w:rPr>
          <w:ins w:id="12957" w:author="UTENTE" w:date="2020-06-30T18:54:00Z"/>
          <w:rFonts w:ascii="Calibri" w:eastAsia="Calibri" w:hAnsi="Calibri" w:cs="Times New Roman"/>
        </w:rPr>
      </w:pPr>
      <w:ins w:id="12958" w:author="UTENTE" w:date="2020-06-30T18:54:00Z">
        <w:r w:rsidRPr="002709E2">
          <w:rPr>
            <w:rFonts w:ascii="Calibri" w:eastAsia="Calibri" w:hAnsi="Calibri" w:cs="Times New Roman"/>
          </w:rPr>
          <w:t>mcp "\"O-oh, sì. Scusa.\""</w:t>
        </w:r>
      </w:ins>
    </w:p>
    <w:p w14:paraId="208737FC" w14:textId="77777777" w:rsidR="002709E2" w:rsidRPr="002709E2" w:rsidRDefault="002709E2" w:rsidP="002709E2">
      <w:pPr>
        <w:numPr>
          <w:ilvl w:val="0"/>
          <w:numId w:val="59"/>
        </w:numPr>
        <w:spacing w:line="600" w:lineRule="auto"/>
        <w:contextualSpacing/>
        <w:jc w:val="left"/>
        <w:rPr>
          <w:ins w:id="12959" w:author="UTENTE" w:date="2020-06-30T18:54:00Z"/>
          <w:rFonts w:ascii="Calibri" w:eastAsia="Calibri" w:hAnsi="Calibri" w:cs="Times New Roman"/>
        </w:rPr>
      </w:pPr>
      <w:ins w:id="12960" w:author="UTENTE" w:date="2020-06-30T18:54:00Z">
        <w:r w:rsidRPr="002709E2">
          <w:rPr>
            <w:rFonts w:ascii="Calibri" w:eastAsia="Calibri" w:hAnsi="Calibri" w:cs="Times New Roman"/>
          </w:rPr>
          <w:t>n "Mi siedo esitante accanto a lui, portando le ginocchia al petto."</w:t>
        </w:r>
      </w:ins>
    </w:p>
    <w:p w14:paraId="7E7B84D3" w14:textId="77777777" w:rsidR="002709E2" w:rsidRPr="002709E2" w:rsidRDefault="002709E2" w:rsidP="002709E2">
      <w:pPr>
        <w:numPr>
          <w:ilvl w:val="0"/>
          <w:numId w:val="59"/>
        </w:numPr>
        <w:spacing w:line="600" w:lineRule="auto"/>
        <w:contextualSpacing/>
        <w:jc w:val="left"/>
        <w:rPr>
          <w:ins w:id="12961" w:author="UTENTE" w:date="2020-06-30T18:54:00Z"/>
          <w:rFonts w:ascii="Calibri" w:eastAsia="Calibri" w:hAnsi="Calibri" w:cs="Times New Roman"/>
        </w:rPr>
      </w:pPr>
      <w:ins w:id="12962" w:author="UTENTE" w:date="2020-06-30T18:54:00Z">
        <w:r w:rsidRPr="002709E2">
          <w:rPr>
            <w:rFonts w:ascii="Calibri" w:eastAsia="Calibri" w:hAnsi="Calibri" w:cs="Times New Roman"/>
          </w:rPr>
          <w:t>mcp "\"Spero non ti dispiaccia.\""</w:t>
        </w:r>
      </w:ins>
    </w:p>
    <w:p w14:paraId="63A3A164" w14:textId="77777777" w:rsidR="002709E2" w:rsidRPr="002709E2" w:rsidRDefault="002709E2" w:rsidP="002709E2">
      <w:pPr>
        <w:numPr>
          <w:ilvl w:val="0"/>
          <w:numId w:val="59"/>
        </w:numPr>
        <w:spacing w:line="600" w:lineRule="auto"/>
        <w:contextualSpacing/>
        <w:jc w:val="left"/>
        <w:rPr>
          <w:ins w:id="12963" w:author="UTENTE" w:date="2020-06-30T18:54:00Z"/>
          <w:rFonts w:ascii="Calibri" w:eastAsia="Calibri" w:hAnsi="Calibri" w:cs="Times New Roman"/>
        </w:rPr>
      </w:pPr>
      <w:ins w:id="12964" w:author="UTENTE" w:date="2020-06-30T18:54:00Z">
        <w:r w:rsidRPr="002709E2">
          <w:rPr>
            <w:rFonts w:ascii="Calibri" w:eastAsia="Calibri" w:hAnsi="Calibri" w:cs="Times New Roman"/>
          </w:rPr>
          <w:t>n "Con una risatina nervosa, mi siedo accanto a lui, incrociando le gambe." </w:t>
        </w:r>
        <w:r w:rsidRPr="002709E2">
          <w:rPr>
            <w:rFonts w:ascii="Calibri" w:eastAsia="Calibri" w:hAnsi="Calibri" w:cs="Times New Roman"/>
          </w:rPr>
          <w:br w:type="page"/>
        </w:r>
      </w:ins>
    </w:p>
    <w:p w14:paraId="17735438" w14:textId="77777777" w:rsidR="002709E2" w:rsidRPr="002709E2" w:rsidRDefault="002709E2" w:rsidP="002709E2">
      <w:pPr>
        <w:numPr>
          <w:ilvl w:val="0"/>
          <w:numId w:val="59"/>
        </w:numPr>
        <w:spacing w:line="600" w:lineRule="auto"/>
        <w:contextualSpacing/>
        <w:jc w:val="left"/>
        <w:rPr>
          <w:ins w:id="12965" w:author="UTENTE" w:date="2020-06-30T18:54:00Z"/>
          <w:rFonts w:ascii="Calibri" w:eastAsia="Calibri" w:hAnsi="Calibri" w:cs="Times New Roman"/>
          <w:lang w:val="en-US"/>
        </w:rPr>
      </w:pPr>
      <w:ins w:id="12966" w:author="UTENTE" w:date="2020-06-30T18:54:00Z">
        <w:r w:rsidRPr="002709E2">
          <w:rPr>
            <w:rFonts w:ascii="Calibri" w:eastAsia="Calibri" w:hAnsi="Calibri" w:cs="Times New Roman"/>
            <w:lang w:val="en-US"/>
          </w:rPr>
          <w:lastRenderedPageBreak/>
          <w:t>n "This feels so awkward – {w}and I have absolutely no clue what's going through Dominic's head right now."</w:t>
        </w:r>
      </w:ins>
    </w:p>
    <w:p w14:paraId="3E72A87C" w14:textId="77777777" w:rsidR="002709E2" w:rsidRPr="002709E2" w:rsidRDefault="002709E2" w:rsidP="002709E2">
      <w:pPr>
        <w:numPr>
          <w:ilvl w:val="0"/>
          <w:numId w:val="59"/>
        </w:numPr>
        <w:spacing w:line="600" w:lineRule="auto"/>
        <w:contextualSpacing/>
        <w:jc w:val="left"/>
        <w:rPr>
          <w:ins w:id="12967" w:author="UTENTE" w:date="2020-06-30T18:54:00Z"/>
          <w:rFonts w:ascii="Calibri" w:eastAsia="Calibri" w:hAnsi="Calibri" w:cs="Times New Roman"/>
          <w:lang w:val="en-US"/>
        </w:rPr>
      </w:pPr>
      <w:ins w:id="12968" w:author="UTENTE" w:date="2020-06-30T18:54:00Z">
        <w:r w:rsidRPr="002709E2">
          <w:rPr>
            <w:rFonts w:ascii="Calibri" w:eastAsia="Calibri" w:hAnsi="Calibri" w:cs="Times New Roman"/>
            <w:lang w:val="en-US"/>
          </w:rPr>
          <w:t>n "Well, I'll just get to the point. I don't think there's any use in making small talk with this guy."</w:t>
        </w:r>
      </w:ins>
    </w:p>
    <w:p w14:paraId="4FB6631B" w14:textId="77777777" w:rsidR="002709E2" w:rsidRPr="002709E2" w:rsidRDefault="002709E2" w:rsidP="002709E2">
      <w:pPr>
        <w:numPr>
          <w:ilvl w:val="0"/>
          <w:numId w:val="59"/>
        </w:numPr>
        <w:spacing w:line="600" w:lineRule="auto"/>
        <w:contextualSpacing/>
        <w:jc w:val="left"/>
        <w:rPr>
          <w:ins w:id="12969" w:author="UTENTE" w:date="2020-06-30T18:54:00Z"/>
          <w:rFonts w:ascii="Calibri" w:eastAsia="Calibri" w:hAnsi="Calibri" w:cs="Times New Roman"/>
          <w:lang w:val="en-US"/>
        </w:rPr>
      </w:pPr>
      <w:ins w:id="12970" w:author="UTENTE" w:date="2020-06-30T18:54:00Z">
        <w:r w:rsidRPr="002709E2">
          <w:rPr>
            <w:rFonts w:ascii="Calibri" w:eastAsia="Calibri" w:hAnsi="Calibri" w:cs="Times New Roman"/>
            <w:lang w:val="en-US"/>
          </w:rPr>
          <w:t>mcp "\"So… If I'm not crazy, and everything that happened tonight was actually real, then…\""</w:t>
        </w:r>
      </w:ins>
    </w:p>
    <w:p w14:paraId="2304D648" w14:textId="77777777" w:rsidR="002709E2" w:rsidRPr="002709E2" w:rsidRDefault="002709E2" w:rsidP="002709E2">
      <w:pPr>
        <w:numPr>
          <w:ilvl w:val="0"/>
          <w:numId w:val="59"/>
        </w:numPr>
        <w:spacing w:line="600" w:lineRule="auto"/>
        <w:contextualSpacing/>
        <w:jc w:val="left"/>
        <w:rPr>
          <w:ins w:id="12971" w:author="UTENTE" w:date="2020-06-30T18:54:00Z"/>
          <w:rFonts w:ascii="Calibri" w:eastAsia="Calibri" w:hAnsi="Calibri" w:cs="Times New Roman"/>
        </w:rPr>
      </w:pPr>
      <w:ins w:id="12972" w:author="UTENTE" w:date="2020-06-30T18:54:00Z">
        <w:r w:rsidRPr="002709E2">
          <w:rPr>
            <w:rFonts w:ascii="Calibri" w:eastAsia="Calibri" w:hAnsi="Calibri" w:cs="Times New Roman"/>
          </w:rPr>
          <w:t>mcp "\"…You're a vampire?\""</w:t>
        </w:r>
      </w:ins>
    </w:p>
    <w:p w14:paraId="0B9D48F9" w14:textId="77777777" w:rsidR="002709E2" w:rsidRPr="002709E2" w:rsidRDefault="002709E2" w:rsidP="002709E2">
      <w:pPr>
        <w:numPr>
          <w:ilvl w:val="0"/>
          <w:numId w:val="59"/>
        </w:numPr>
        <w:spacing w:line="600" w:lineRule="auto"/>
        <w:contextualSpacing/>
        <w:jc w:val="left"/>
        <w:rPr>
          <w:ins w:id="12973" w:author="UTENTE" w:date="2020-06-30T18:54:00Z"/>
          <w:rFonts w:ascii="Calibri" w:eastAsia="Calibri" w:hAnsi="Calibri" w:cs="Times New Roman"/>
        </w:rPr>
      </w:pPr>
      <w:ins w:id="12974" w:author="UTENTE" w:date="2020-06-30T18:54:00Z">
        <w:r w:rsidRPr="002709E2">
          <w:rPr>
            <w:rFonts w:ascii="Calibri" w:eastAsia="Calibri" w:hAnsi="Calibri" w:cs="Times New Roman"/>
          </w:rPr>
          <w:t>d "\"…\""</w:t>
        </w:r>
      </w:ins>
    </w:p>
    <w:p w14:paraId="2C053081" w14:textId="77777777" w:rsidR="002709E2" w:rsidRPr="002709E2" w:rsidRDefault="002709E2" w:rsidP="002709E2">
      <w:pPr>
        <w:numPr>
          <w:ilvl w:val="0"/>
          <w:numId w:val="59"/>
        </w:numPr>
        <w:spacing w:line="600" w:lineRule="auto"/>
        <w:contextualSpacing/>
        <w:jc w:val="left"/>
        <w:rPr>
          <w:ins w:id="12975" w:author="UTENTE" w:date="2020-06-30T18:54:00Z"/>
          <w:rFonts w:ascii="Calibri" w:eastAsia="Calibri" w:hAnsi="Calibri" w:cs="Times New Roman"/>
        </w:rPr>
      </w:pPr>
      <w:ins w:id="12976" w:author="UTENTE" w:date="2020-06-30T18:54:00Z">
        <w:r w:rsidRPr="002709E2">
          <w:rPr>
            <w:rFonts w:ascii="Calibri" w:eastAsia="Calibri" w:hAnsi="Calibri" w:cs="Times New Roman"/>
          </w:rPr>
          <w:t>n "Dominic stiffly nods."</w:t>
        </w:r>
      </w:ins>
    </w:p>
    <w:p w14:paraId="5E22999B" w14:textId="77777777" w:rsidR="002709E2" w:rsidRPr="002709E2" w:rsidRDefault="002709E2" w:rsidP="002709E2">
      <w:pPr>
        <w:numPr>
          <w:ilvl w:val="0"/>
          <w:numId w:val="59"/>
        </w:numPr>
        <w:spacing w:line="600" w:lineRule="auto"/>
        <w:contextualSpacing/>
        <w:jc w:val="left"/>
        <w:rPr>
          <w:ins w:id="12977" w:author="UTENTE" w:date="2020-06-30T18:54:00Z"/>
          <w:rFonts w:ascii="Calibri" w:eastAsia="Calibri" w:hAnsi="Calibri" w:cs="Times New Roman"/>
          <w:lang w:val="en-US"/>
        </w:rPr>
      </w:pPr>
      <w:ins w:id="12978" w:author="UTENTE" w:date="2020-06-30T18:54:00Z">
        <w:r w:rsidRPr="002709E2">
          <w:rPr>
            <w:rFonts w:ascii="Calibri" w:eastAsia="Calibri" w:hAnsi="Calibri" w:cs="Times New Roman"/>
            <w:lang w:val="en-US"/>
          </w:rPr>
          <w:t>mcp "\"There are… more of them, then?\""</w:t>
        </w:r>
      </w:ins>
    </w:p>
    <w:p w14:paraId="706BB9DB" w14:textId="77777777" w:rsidR="002709E2" w:rsidRPr="002709E2" w:rsidRDefault="002709E2" w:rsidP="002709E2">
      <w:pPr>
        <w:numPr>
          <w:ilvl w:val="0"/>
          <w:numId w:val="59"/>
        </w:numPr>
        <w:spacing w:line="600" w:lineRule="auto"/>
        <w:contextualSpacing/>
        <w:jc w:val="left"/>
        <w:rPr>
          <w:ins w:id="12979" w:author="UTENTE" w:date="2020-06-30T18:54:00Z"/>
          <w:rFonts w:ascii="Calibri" w:eastAsia="Calibri" w:hAnsi="Calibri" w:cs="Times New Roman"/>
        </w:rPr>
      </w:pPr>
      <w:ins w:id="12980" w:author="UTENTE" w:date="2020-06-30T18:54:00Z">
        <w:r w:rsidRPr="002709E2">
          <w:rPr>
            <w:rFonts w:ascii="Calibri" w:eastAsia="Calibri" w:hAnsi="Calibri" w:cs="Times New Roman"/>
          </w:rPr>
          <w:t>mcp "\"Vampires? In San Fran?\""</w:t>
        </w:r>
      </w:ins>
    </w:p>
    <w:p w14:paraId="6FC5EBA2" w14:textId="77777777" w:rsidR="002709E2" w:rsidRPr="002709E2" w:rsidRDefault="002709E2" w:rsidP="002709E2">
      <w:pPr>
        <w:numPr>
          <w:ilvl w:val="0"/>
          <w:numId w:val="59"/>
        </w:numPr>
        <w:spacing w:line="600" w:lineRule="auto"/>
        <w:contextualSpacing/>
        <w:jc w:val="left"/>
        <w:rPr>
          <w:ins w:id="12981" w:author="UTENTE" w:date="2020-06-30T18:54:00Z"/>
          <w:rFonts w:ascii="Calibri" w:eastAsia="Calibri" w:hAnsi="Calibri" w:cs="Times New Roman"/>
          <w:lang w:val="en-US"/>
        </w:rPr>
      </w:pPr>
      <w:ins w:id="12982" w:author="UTENTE" w:date="2020-06-30T18:54:00Z">
        <w:r w:rsidRPr="002709E2">
          <w:rPr>
            <w:rFonts w:ascii="Calibri" w:eastAsia="Calibri" w:hAnsi="Calibri" w:cs="Times New Roman"/>
            <w:lang w:val="en-US"/>
          </w:rPr>
          <w:t>n "He nods again, exhaling another small stream of smoke."</w:t>
        </w:r>
      </w:ins>
    </w:p>
    <w:p w14:paraId="16EDA768" w14:textId="77777777" w:rsidR="002709E2" w:rsidRPr="002709E2" w:rsidRDefault="002709E2" w:rsidP="002709E2">
      <w:pPr>
        <w:numPr>
          <w:ilvl w:val="0"/>
          <w:numId w:val="59"/>
        </w:numPr>
        <w:spacing w:line="600" w:lineRule="auto"/>
        <w:contextualSpacing/>
        <w:jc w:val="left"/>
        <w:rPr>
          <w:ins w:id="12983" w:author="UTENTE" w:date="2020-06-30T18:54:00Z"/>
          <w:rFonts w:ascii="Calibri" w:eastAsia="Calibri" w:hAnsi="Calibri" w:cs="Times New Roman"/>
          <w:lang w:val="en-US"/>
        </w:rPr>
      </w:pPr>
      <w:ins w:id="12984" w:author="UTENTE" w:date="2020-06-30T18:54:00Z">
        <w:r w:rsidRPr="002709E2">
          <w:rPr>
            <w:rFonts w:ascii="Calibri" w:eastAsia="Calibri" w:hAnsi="Calibri" w:cs="Times New Roman"/>
            <w:lang w:val="en-US"/>
          </w:rPr>
          <w:t>n "There's no change in his expression, and he just watches me with a look of mild curiosity."</w:t>
        </w:r>
      </w:ins>
    </w:p>
    <w:p w14:paraId="363BF681" w14:textId="77777777" w:rsidR="002709E2" w:rsidRPr="002709E2" w:rsidRDefault="002709E2" w:rsidP="002709E2">
      <w:pPr>
        <w:numPr>
          <w:ilvl w:val="0"/>
          <w:numId w:val="59"/>
        </w:numPr>
        <w:spacing w:line="600" w:lineRule="auto"/>
        <w:contextualSpacing/>
        <w:jc w:val="left"/>
        <w:rPr>
          <w:ins w:id="12985" w:author="UTENTE" w:date="2020-06-30T18:54:00Z"/>
          <w:rFonts w:ascii="Calibri" w:eastAsia="Calibri" w:hAnsi="Calibri" w:cs="Times New Roman"/>
        </w:rPr>
      </w:pPr>
      <w:ins w:id="12986" w:author="UTENTE" w:date="2020-06-30T18:54:00Z">
        <w:r w:rsidRPr="002709E2">
          <w:rPr>
            <w:rFonts w:ascii="Calibri" w:eastAsia="Calibri" w:hAnsi="Calibri" w:cs="Times New Roman"/>
          </w:rPr>
          <w:t>mcp "\"…\""</w:t>
        </w:r>
      </w:ins>
    </w:p>
    <w:p w14:paraId="356C95C5" w14:textId="77777777" w:rsidR="002709E2" w:rsidRPr="002709E2" w:rsidRDefault="002709E2" w:rsidP="002709E2">
      <w:pPr>
        <w:numPr>
          <w:ilvl w:val="0"/>
          <w:numId w:val="59"/>
        </w:numPr>
        <w:spacing w:line="600" w:lineRule="auto"/>
        <w:contextualSpacing/>
        <w:jc w:val="left"/>
        <w:rPr>
          <w:ins w:id="12987" w:author="UTENTE" w:date="2020-06-30T18:54:00Z"/>
          <w:rFonts w:ascii="Calibri" w:eastAsia="Calibri" w:hAnsi="Calibri" w:cs="Times New Roman"/>
          <w:lang w:val="en-US"/>
        </w:rPr>
      </w:pPr>
      <w:ins w:id="12988" w:author="UTENTE" w:date="2020-06-30T18:54:00Z">
        <w:r w:rsidRPr="002709E2">
          <w:rPr>
            <w:rFonts w:ascii="Calibri" w:eastAsia="Calibri" w:hAnsi="Calibri" w:cs="Times New Roman"/>
            <w:lang w:val="en-US"/>
          </w:rPr>
          <w:t>n "…I pause and bite my lower lip, at a loss for what to make of all this."</w:t>
        </w:r>
      </w:ins>
    </w:p>
    <w:p w14:paraId="21BA776B" w14:textId="77777777" w:rsidR="002709E2" w:rsidRPr="002709E2" w:rsidRDefault="002709E2" w:rsidP="002709E2">
      <w:pPr>
        <w:numPr>
          <w:ilvl w:val="0"/>
          <w:numId w:val="59"/>
        </w:numPr>
        <w:spacing w:line="600" w:lineRule="auto"/>
        <w:contextualSpacing/>
        <w:jc w:val="left"/>
        <w:rPr>
          <w:ins w:id="12989" w:author="UTENTE" w:date="2020-06-30T18:54:00Z"/>
          <w:rFonts w:ascii="Calibri" w:eastAsia="Calibri" w:hAnsi="Calibri" w:cs="Times New Roman"/>
          <w:lang w:val="en-US"/>
        </w:rPr>
      </w:pPr>
      <w:ins w:id="12990" w:author="UTENTE" w:date="2020-06-30T18:54:00Z">
        <w:r w:rsidRPr="002709E2">
          <w:rPr>
            <w:rFonts w:ascii="Calibri" w:eastAsia="Calibri" w:hAnsi="Calibri" w:cs="Times New Roman"/>
            <w:lang w:val="en-US"/>
          </w:rPr>
          <w:t>n "It feels like a dream, but there's no sign I'm going to wake up soon…{w} and after what I saw tonight, I'm forced to believe something supernatural is going on."</w:t>
        </w:r>
      </w:ins>
    </w:p>
    <w:p w14:paraId="0983F6FA" w14:textId="77777777" w:rsidR="002709E2" w:rsidRPr="002709E2" w:rsidRDefault="002709E2" w:rsidP="002709E2">
      <w:pPr>
        <w:numPr>
          <w:ilvl w:val="0"/>
          <w:numId w:val="59"/>
        </w:numPr>
        <w:spacing w:line="600" w:lineRule="auto"/>
        <w:contextualSpacing/>
        <w:jc w:val="left"/>
        <w:rPr>
          <w:ins w:id="12991" w:author="UTENTE" w:date="2020-06-30T18:54:00Z"/>
          <w:rFonts w:ascii="Calibri" w:eastAsia="Calibri" w:hAnsi="Calibri" w:cs="Times New Roman"/>
          <w:lang w:val="en-US"/>
        </w:rPr>
      </w:pPr>
      <w:ins w:id="12992" w:author="UTENTE" w:date="2020-06-30T18:54:00Z">
        <w:r w:rsidRPr="002709E2">
          <w:rPr>
            <w:rFonts w:ascii="Calibri" w:eastAsia="Calibri" w:hAnsi="Calibri" w:cs="Times New Roman"/>
            <w:lang w:val="en-US"/>
          </w:rPr>
          <w:t>n "–Damn it, I really shouldn't have gotten out of bed this morning."</w:t>
        </w:r>
      </w:ins>
    </w:p>
    <w:p w14:paraId="26A683A7" w14:textId="77777777" w:rsidR="002709E2" w:rsidRPr="002709E2" w:rsidRDefault="002709E2" w:rsidP="002709E2">
      <w:pPr>
        <w:numPr>
          <w:ilvl w:val="0"/>
          <w:numId w:val="59"/>
        </w:numPr>
        <w:spacing w:line="600" w:lineRule="auto"/>
        <w:contextualSpacing/>
        <w:jc w:val="left"/>
        <w:rPr>
          <w:ins w:id="12993" w:author="UTENTE" w:date="2020-06-30T18:54:00Z"/>
          <w:rFonts w:ascii="Calibri" w:eastAsia="Calibri" w:hAnsi="Calibri" w:cs="Times New Roman"/>
          <w:lang w:val="en-US"/>
        </w:rPr>
      </w:pPr>
      <w:ins w:id="12994" w:author="UTENTE" w:date="2020-06-30T18:54:00Z">
        <w:r w:rsidRPr="002709E2">
          <w:rPr>
            <w:rFonts w:ascii="Calibri" w:eastAsia="Calibri" w:hAnsi="Calibri" w:cs="Times New Roman"/>
            <w:lang w:val="en-US"/>
          </w:rPr>
          <w:t>mcp "\"That guy Rex was a vampire too, right? Why does he hate you so much?\""</w:t>
        </w:r>
        <w:r w:rsidRPr="002709E2">
          <w:rPr>
            <w:rFonts w:ascii="Calibri" w:eastAsia="Calibri" w:hAnsi="Calibri" w:cs="Times New Roman"/>
            <w:lang w:val="en-US"/>
          </w:rPr>
          <w:br w:type="page"/>
        </w:r>
      </w:ins>
    </w:p>
    <w:p w14:paraId="5D15654C" w14:textId="77777777" w:rsidR="002709E2" w:rsidRPr="002709E2" w:rsidRDefault="002709E2" w:rsidP="002709E2">
      <w:pPr>
        <w:spacing w:line="600" w:lineRule="auto"/>
        <w:jc w:val="left"/>
        <w:rPr>
          <w:ins w:id="12995" w:author="UTENTE" w:date="2020-06-30T18:54:00Z"/>
          <w:rFonts w:ascii="Calibri" w:eastAsia="Calibri" w:hAnsi="Calibri" w:cs="Times New Roman"/>
        </w:rPr>
      </w:pPr>
      <w:ins w:id="12996" w:author="UTENTE" w:date="2020-06-30T18:54:00Z">
        <w:r w:rsidRPr="002709E2">
          <w:rPr>
            <w:rFonts w:ascii="Calibri" w:eastAsia="Calibri" w:hAnsi="Calibri" w:cs="Times New Roman"/>
          </w:rPr>
          <w:lastRenderedPageBreak/>
          <w:t>43.</w:t>
        </w:r>
        <w:r w:rsidRPr="002709E2">
          <w:rPr>
            <w:rFonts w:ascii="Calibri" w:eastAsia="Calibri" w:hAnsi="Calibri" w:cs="Times New Roman"/>
          </w:rPr>
          <w:tab/>
          <w:t>n "È così imbarazzante -{w}e non ho la minima idea di cosa stia passando per la testa di Dominic in questo momento."</w:t>
        </w:r>
      </w:ins>
    </w:p>
    <w:p w14:paraId="18DC0754" w14:textId="61B55A56" w:rsidR="002709E2" w:rsidRPr="002709E2" w:rsidRDefault="002709E2" w:rsidP="002709E2">
      <w:pPr>
        <w:tabs>
          <w:tab w:val="left" w:pos="426"/>
        </w:tabs>
        <w:spacing w:line="600" w:lineRule="auto"/>
        <w:jc w:val="left"/>
        <w:rPr>
          <w:ins w:id="12997" w:author="UTENTE" w:date="2020-06-30T18:54:00Z"/>
          <w:rFonts w:ascii="Calibri" w:eastAsia="Calibri" w:hAnsi="Calibri" w:cs="Times New Roman"/>
        </w:rPr>
        <w:pPrChange w:id="12998" w:author="UTENTE" w:date="2020-06-30T18:55:00Z">
          <w:pPr>
            <w:spacing w:line="600" w:lineRule="auto"/>
            <w:jc w:val="left"/>
          </w:pPr>
        </w:pPrChange>
      </w:pPr>
      <w:ins w:id="12999" w:author="UTENTE" w:date="2020-06-30T18:54:00Z">
        <w:r w:rsidRPr="002709E2">
          <w:rPr>
            <w:rFonts w:ascii="Calibri" w:eastAsia="Calibri" w:hAnsi="Calibri" w:cs="Times New Roman"/>
          </w:rPr>
          <w:t>44.</w:t>
        </w:r>
        <w:r w:rsidRPr="002709E2">
          <w:rPr>
            <w:rFonts w:ascii="Calibri" w:eastAsia="Calibri" w:hAnsi="Calibri" w:cs="Times New Roman"/>
          </w:rPr>
          <w:tab/>
        </w:r>
      </w:ins>
      <w:ins w:id="13000" w:author="UTENTE" w:date="2020-06-30T18:55:00Z">
        <w:r>
          <w:rPr>
            <w:rFonts w:ascii="Calibri" w:eastAsia="Calibri" w:hAnsi="Calibri" w:cs="Times New Roman"/>
          </w:rPr>
          <w:t xml:space="preserve">  </w:t>
        </w:r>
      </w:ins>
      <w:ins w:id="13001" w:author="UTENTE" w:date="2020-06-30T18:54:00Z">
        <w:r w:rsidRPr="002709E2">
          <w:rPr>
            <w:rFonts w:ascii="Calibri" w:eastAsia="Calibri" w:hAnsi="Calibri" w:cs="Times New Roman"/>
          </w:rPr>
          <w:t>n "Beh, arriverò al sodo. Non penso ci sia alcuna utilità nel cercare di chiacchierare con questo tizio. "</w:t>
        </w:r>
      </w:ins>
    </w:p>
    <w:p w14:paraId="4C11D883" w14:textId="2FD38C2D" w:rsidR="002709E2" w:rsidRPr="002709E2" w:rsidRDefault="002709E2" w:rsidP="002709E2">
      <w:pPr>
        <w:tabs>
          <w:tab w:val="left" w:pos="426"/>
        </w:tabs>
        <w:spacing w:line="600" w:lineRule="auto"/>
        <w:jc w:val="left"/>
        <w:rPr>
          <w:ins w:id="13002" w:author="UTENTE" w:date="2020-06-30T18:54:00Z"/>
          <w:rFonts w:ascii="Calibri" w:eastAsia="Calibri" w:hAnsi="Calibri" w:cs="Times New Roman"/>
        </w:rPr>
        <w:pPrChange w:id="13003" w:author="UTENTE" w:date="2020-06-30T18:55:00Z">
          <w:pPr>
            <w:spacing w:line="600" w:lineRule="auto"/>
            <w:jc w:val="left"/>
          </w:pPr>
        </w:pPrChange>
      </w:pPr>
      <w:ins w:id="13004" w:author="UTENTE" w:date="2020-06-30T18:54:00Z">
        <w:r w:rsidRPr="002709E2">
          <w:rPr>
            <w:rFonts w:ascii="Calibri" w:eastAsia="Calibri" w:hAnsi="Calibri" w:cs="Times New Roman"/>
          </w:rPr>
          <w:t>45.</w:t>
        </w:r>
        <w:r w:rsidRPr="002709E2">
          <w:rPr>
            <w:rFonts w:ascii="Calibri" w:eastAsia="Calibri" w:hAnsi="Calibri" w:cs="Times New Roman"/>
          </w:rPr>
          <w:tab/>
        </w:r>
      </w:ins>
      <w:ins w:id="13005" w:author="UTENTE" w:date="2020-06-30T18:55:00Z">
        <w:r>
          <w:rPr>
            <w:rFonts w:ascii="Calibri" w:eastAsia="Calibri" w:hAnsi="Calibri" w:cs="Times New Roman"/>
          </w:rPr>
          <w:t xml:space="preserve"> </w:t>
        </w:r>
      </w:ins>
      <w:ins w:id="13006" w:author="UTENTE" w:date="2020-06-30T18:54:00Z">
        <w:r w:rsidRPr="002709E2">
          <w:rPr>
            <w:rFonts w:ascii="Calibri" w:eastAsia="Calibri" w:hAnsi="Calibri" w:cs="Times New Roman"/>
          </w:rPr>
          <w:t>mcp "\"Quindi… se non sono pazzo e tutto quello che è successo stanotte è vero, allora…"</w:t>
        </w:r>
      </w:ins>
    </w:p>
    <w:p w14:paraId="63ABFFDD" w14:textId="77777777" w:rsidR="002709E2" w:rsidRPr="002709E2" w:rsidRDefault="002709E2" w:rsidP="002709E2">
      <w:pPr>
        <w:spacing w:line="600" w:lineRule="auto"/>
        <w:jc w:val="left"/>
        <w:rPr>
          <w:ins w:id="13007" w:author="UTENTE" w:date="2020-06-30T18:54:00Z"/>
          <w:rFonts w:ascii="Calibri" w:eastAsia="Calibri" w:hAnsi="Calibri" w:cs="Times New Roman"/>
        </w:rPr>
      </w:pPr>
      <w:ins w:id="13008" w:author="UTENTE" w:date="2020-06-30T18:54:00Z">
        <w:r w:rsidRPr="002709E2">
          <w:rPr>
            <w:rFonts w:ascii="Calibri" w:eastAsia="Calibri" w:hAnsi="Calibri" w:cs="Times New Roman"/>
          </w:rPr>
          <w:t>46.</w:t>
        </w:r>
        <w:r w:rsidRPr="002709E2">
          <w:rPr>
            <w:rFonts w:ascii="Calibri" w:eastAsia="Calibri" w:hAnsi="Calibri" w:cs="Times New Roman"/>
          </w:rPr>
          <w:tab/>
          <w:t>mcp "\"…Tu sei un vampiro?\""</w:t>
        </w:r>
      </w:ins>
    </w:p>
    <w:p w14:paraId="5883BF2A" w14:textId="77777777" w:rsidR="002709E2" w:rsidRPr="002709E2" w:rsidRDefault="002709E2" w:rsidP="002709E2">
      <w:pPr>
        <w:spacing w:line="600" w:lineRule="auto"/>
        <w:jc w:val="left"/>
        <w:rPr>
          <w:ins w:id="13009" w:author="UTENTE" w:date="2020-06-30T18:54:00Z"/>
          <w:rFonts w:ascii="Calibri" w:eastAsia="Calibri" w:hAnsi="Calibri" w:cs="Times New Roman"/>
        </w:rPr>
      </w:pPr>
      <w:ins w:id="13010" w:author="UTENTE" w:date="2020-06-30T18:54:00Z">
        <w:r w:rsidRPr="002709E2">
          <w:rPr>
            <w:rFonts w:ascii="Calibri" w:eastAsia="Calibri" w:hAnsi="Calibri" w:cs="Times New Roman"/>
          </w:rPr>
          <w:t>47.</w:t>
        </w:r>
        <w:r w:rsidRPr="002709E2">
          <w:rPr>
            <w:rFonts w:ascii="Calibri" w:eastAsia="Calibri" w:hAnsi="Calibri" w:cs="Times New Roman"/>
          </w:rPr>
          <w:tab/>
          <w:t>d "\"…\""</w:t>
        </w:r>
      </w:ins>
    </w:p>
    <w:p w14:paraId="51498E17" w14:textId="77777777" w:rsidR="002709E2" w:rsidRPr="002709E2" w:rsidRDefault="002709E2" w:rsidP="002709E2">
      <w:pPr>
        <w:spacing w:line="600" w:lineRule="auto"/>
        <w:jc w:val="left"/>
        <w:rPr>
          <w:ins w:id="13011" w:author="UTENTE" w:date="2020-06-30T18:54:00Z"/>
          <w:rFonts w:ascii="Calibri" w:eastAsia="Calibri" w:hAnsi="Calibri" w:cs="Times New Roman"/>
        </w:rPr>
      </w:pPr>
      <w:ins w:id="13012" w:author="UTENTE" w:date="2020-06-30T18:54:00Z">
        <w:r w:rsidRPr="002709E2">
          <w:rPr>
            <w:rFonts w:ascii="Calibri" w:eastAsia="Calibri" w:hAnsi="Calibri" w:cs="Times New Roman"/>
          </w:rPr>
          <w:t>48.</w:t>
        </w:r>
        <w:r w:rsidRPr="002709E2">
          <w:rPr>
            <w:rFonts w:ascii="Calibri" w:eastAsia="Calibri" w:hAnsi="Calibri" w:cs="Times New Roman"/>
          </w:rPr>
          <w:tab/>
          <w:t>n "Dominic annuisce rigidamente."</w:t>
        </w:r>
      </w:ins>
    </w:p>
    <w:p w14:paraId="0DDCEE69" w14:textId="77777777" w:rsidR="002709E2" w:rsidRPr="002709E2" w:rsidRDefault="002709E2" w:rsidP="002709E2">
      <w:pPr>
        <w:spacing w:line="600" w:lineRule="auto"/>
        <w:jc w:val="left"/>
        <w:rPr>
          <w:ins w:id="13013" w:author="UTENTE" w:date="2020-06-30T18:54:00Z"/>
          <w:rFonts w:ascii="Calibri" w:eastAsia="Calibri" w:hAnsi="Calibri" w:cs="Times New Roman"/>
        </w:rPr>
      </w:pPr>
      <w:ins w:id="13014" w:author="UTENTE" w:date="2020-06-30T18:54:00Z">
        <w:r w:rsidRPr="002709E2">
          <w:rPr>
            <w:rFonts w:ascii="Calibri" w:eastAsia="Calibri" w:hAnsi="Calibri" w:cs="Times New Roman"/>
          </w:rPr>
          <w:t>49.</w:t>
        </w:r>
        <w:r w:rsidRPr="002709E2">
          <w:rPr>
            <w:rFonts w:ascii="Calibri" w:eastAsia="Calibri" w:hAnsi="Calibri" w:cs="Times New Roman"/>
          </w:rPr>
          <w:tab/>
          <w:t>mcp "\"Ce ne sono… altri, quindi?\""</w:t>
        </w:r>
      </w:ins>
    </w:p>
    <w:p w14:paraId="6FB2F4C1" w14:textId="77777777" w:rsidR="002709E2" w:rsidRPr="002709E2" w:rsidRDefault="002709E2" w:rsidP="002709E2">
      <w:pPr>
        <w:spacing w:line="600" w:lineRule="auto"/>
        <w:jc w:val="left"/>
        <w:rPr>
          <w:ins w:id="13015" w:author="UTENTE" w:date="2020-06-30T18:54:00Z"/>
          <w:rFonts w:ascii="Calibri" w:eastAsia="Calibri" w:hAnsi="Calibri" w:cs="Times New Roman"/>
        </w:rPr>
      </w:pPr>
      <w:ins w:id="13016" w:author="UTENTE" w:date="2020-06-30T18:54:00Z">
        <w:r w:rsidRPr="002709E2">
          <w:rPr>
            <w:rFonts w:ascii="Calibri" w:eastAsia="Calibri" w:hAnsi="Calibri" w:cs="Times New Roman"/>
          </w:rPr>
          <w:t>50.</w:t>
        </w:r>
        <w:r w:rsidRPr="002709E2">
          <w:rPr>
            <w:rFonts w:ascii="Calibri" w:eastAsia="Calibri" w:hAnsi="Calibri" w:cs="Times New Roman"/>
          </w:rPr>
          <w:tab/>
          <w:t>mcp "\"Vampiri? A San Fran?\""</w:t>
        </w:r>
      </w:ins>
    </w:p>
    <w:p w14:paraId="3F647C4F" w14:textId="77777777" w:rsidR="002709E2" w:rsidRPr="002709E2" w:rsidRDefault="002709E2" w:rsidP="002709E2">
      <w:pPr>
        <w:spacing w:line="600" w:lineRule="auto"/>
        <w:jc w:val="left"/>
        <w:rPr>
          <w:ins w:id="13017" w:author="UTENTE" w:date="2020-06-30T18:54:00Z"/>
          <w:rFonts w:ascii="Calibri" w:eastAsia="Calibri" w:hAnsi="Calibri" w:cs="Times New Roman"/>
        </w:rPr>
      </w:pPr>
      <w:ins w:id="13018" w:author="UTENTE" w:date="2020-06-30T18:54:00Z">
        <w:r w:rsidRPr="002709E2">
          <w:rPr>
            <w:rFonts w:ascii="Calibri" w:eastAsia="Calibri" w:hAnsi="Calibri" w:cs="Times New Roman"/>
          </w:rPr>
          <w:t>51.</w:t>
        </w:r>
        <w:r w:rsidRPr="002709E2">
          <w:rPr>
            <w:rFonts w:ascii="Calibri" w:eastAsia="Calibri" w:hAnsi="Calibri" w:cs="Times New Roman"/>
          </w:rPr>
          <w:tab/>
          <w:t>n "Annuisce di nuovo, esalando un altro rivolo di fumo."</w:t>
        </w:r>
      </w:ins>
    </w:p>
    <w:p w14:paraId="0D01C7A2" w14:textId="77777777" w:rsidR="002709E2" w:rsidRPr="002709E2" w:rsidRDefault="002709E2" w:rsidP="002709E2">
      <w:pPr>
        <w:spacing w:line="600" w:lineRule="auto"/>
        <w:jc w:val="left"/>
        <w:rPr>
          <w:ins w:id="13019" w:author="UTENTE" w:date="2020-06-30T18:54:00Z"/>
          <w:rFonts w:ascii="Calibri" w:eastAsia="Calibri" w:hAnsi="Calibri" w:cs="Times New Roman"/>
        </w:rPr>
      </w:pPr>
      <w:ins w:id="13020" w:author="UTENTE" w:date="2020-06-30T18:54:00Z">
        <w:r w:rsidRPr="002709E2">
          <w:rPr>
            <w:rFonts w:ascii="Calibri" w:eastAsia="Calibri" w:hAnsi="Calibri" w:cs="Times New Roman"/>
          </w:rPr>
          <w:t>52.</w:t>
        </w:r>
        <w:r w:rsidRPr="002709E2">
          <w:rPr>
            <w:rFonts w:ascii="Calibri" w:eastAsia="Calibri" w:hAnsi="Calibri" w:cs="Times New Roman"/>
          </w:rPr>
          <w:tab/>
          <w:t>n "La sua espressione non cambia, mi guarda semplicemente con un’aria lievemente curiosità."</w:t>
        </w:r>
      </w:ins>
    </w:p>
    <w:p w14:paraId="185438AB" w14:textId="77777777" w:rsidR="002709E2" w:rsidRPr="002709E2" w:rsidRDefault="002709E2" w:rsidP="002709E2">
      <w:pPr>
        <w:spacing w:line="600" w:lineRule="auto"/>
        <w:jc w:val="left"/>
        <w:rPr>
          <w:ins w:id="13021" w:author="UTENTE" w:date="2020-06-30T18:54:00Z"/>
          <w:rFonts w:ascii="Calibri" w:eastAsia="Calibri" w:hAnsi="Calibri" w:cs="Times New Roman"/>
        </w:rPr>
      </w:pPr>
      <w:ins w:id="13022" w:author="UTENTE" w:date="2020-06-30T18:54:00Z">
        <w:r w:rsidRPr="002709E2">
          <w:rPr>
            <w:rFonts w:ascii="Calibri" w:eastAsia="Calibri" w:hAnsi="Calibri" w:cs="Times New Roman"/>
          </w:rPr>
          <w:t>53.</w:t>
        </w:r>
        <w:r w:rsidRPr="002709E2">
          <w:rPr>
            <w:rFonts w:ascii="Calibri" w:eastAsia="Calibri" w:hAnsi="Calibri" w:cs="Times New Roman"/>
          </w:rPr>
          <w:tab/>
          <w:t>mcp "\"…\""</w:t>
        </w:r>
      </w:ins>
    </w:p>
    <w:p w14:paraId="720EAF0A" w14:textId="77777777" w:rsidR="002709E2" w:rsidRPr="002709E2" w:rsidRDefault="002709E2" w:rsidP="002709E2">
      <w:pPr>
        <w:spacing w:line="600" w:lineRule="auto"/>
        <w:jc w:val="left"/>
        <w:rPr>
          <w:ins w:id="13023" w:author="UTENTE" w:date="2020-06-30T18:54:00Z"/>
          <w:rFonts w:ascii="Calibri" w:eastAsia="Calibri" w:hAnsi="Calibri" w:cs="Times New Roman"/>
        </w:rPr>
      </w:pPr>
      <w:ins w:id="13024" w:author="UTENTE" w:date="2020-06-30T18:54:00Z">
        <w:r w:rsidRPr="002709E2">
          <w:rPr>
            <w:rFonts w:ascii="Calibri" w:eastAsia="Calibri" w:hAnsi="Calibri" w:cs="Times New Roman"/>
          </w:rPr>
          <w:t>54.</w:t>
        </w:r>
        <w:r w:rsidRPr="002709E2">
          <w:rPr>
            <w:rFonts w:ascii="Calibri" w:eastAsia="Calibri" w:hAnsi="Calibri" w:cs="Times New Roman"/>
          </w:rPr>
          <w:tab/>
          <w:t>n "…Faccio una pausa e mi mordicchio il labbro inferiore, non sapendo che cosa fare."</w:t>
        </w:r>
      </w:ins>
    </w:p>
    <w:p w14:paraId="385E184E" w14:textId="77777777" w:rsidR="002709E2" w:rsidRPr="002709E2" w:rsidRDefault="002709E2" w:rsidP="002709E2">
      <w:pPr>
        <w:spacing w:line="600" w:lineRule="auto"/>
        <w:jc w:val="left"/>
        <w:rPr>
          <w:ins w:id="13025" w:author="UTENTE" w:date="2020-06-30T18:54:00Z"/>
          <w:rFonts w:ascii="Calibri" w:eastAsia="Calibri" w:hAnsi="Calibri" w:cs="Times New Roman"/>
        </w:rPr>
      </w:pPr>
      <w:ins w:id="13026" w:author="UTENTE" w:date="2020-06-30T18:54:00Z">
        <w:r w:rsidRPr="002709E2">
          <w:rPr>
            <w:rFonts w:ascii="Calibri" w:eastAsia="Calibri" w:hAnsi="Calibri" w:cs="Times New Roman"/>
          </w:rPr>
          <w:t>55.</w:t>
        </w:r>
        <w:r w:rsidRPr="002709E2">
          <w:rPr>
            <w:rFonts w:ascii="Calibri" w:eastAsia="Calibri" w:hAnsi="Calibri" w:cs="Times New Roman"/>
          </w:rPr>
          <w:tab/>
          <w:t>n "Mi sembra di essere in un sogno, ma qualcosa mi dice che non mi sveglierò presto… {w}e dopo quello che ho visto stanotte, sono costretto a credere che stia accadendo qualcosa di sovrannaturale."</w:t>
        </w:r>
      </w:ins>
    </w:p>
    <w:p w14:paraId="0CD743FA" w14:textId="77777777" w:rsidR="002709E2" w:rsidRPr="002709E2" w:rsidRDefault="002709E2" w:rsidP="002709E2">
      <w:pPr>
        <w:spacing w:line="600" w:lineRule="auto"/>
        <w:jc w:val="left"/>
        <w:rPr>
          <w:ins w:id="13027" w:author="UTENTE" w:date="2020-06-30T18:54:00Z"/>
          <w:rFonts w:ascii="Calibri" w:eastAsia="Calibri" w:hAnsi="Calibri" w:cs="Times New Roman"/>
        </w:rPr>
      </w:pPr>
      <w:ins w:id="13028" w:author="UTENTE" w:date="2020-06-30T18:54:00Z">
        <w:r w:rsidRPr="002709E2">
          <w:rPr>
            <w:rFonts w:ascii="Calibri" w:eastAsia="Calibri" w:hAnsi="Calibri" w:cs="Times New Roman"/>
          </w:rPr>
          <w:t>56.</w:t>
        </w:r>
        <w:r w:rsidRPr="002709E2">
          <w:rPr>
            <w:rFonts w:ascii="Calibri" w:eastAsia="Calibri" w:hAnsi="Calibri" w:cs="Times New Roman"/>
          </w:rPr>
          <w:tab/>
          <w:t>n "Cazzo, non mi sarei dovuto alzare dal letto stamattina."</w:t>
        </w:r>
      </w:ins>
    </w:p>
    <w:p w14:paraId="395786EB" w14:textId="77777777" w:rsidR="002709E2" w:rsidRPr="002709E2" w:rsidRDefault="002709E2" w:rsidP="002709E2">
      <w:pPr>
        <w:spacing w:line="600" w:lineRule="auto"/>
        <w:jc w:val="left"/>
        <w:rPr>
          <w:ins w:id="13029" w:author="UTENTE" w:date="2020-06-30T18:54:00Z"/>
          <w:rFonts w:ascii="Calibri" w:eastAsia="Calibri" w:hAnsi="Calibri" w:cs="Times New Roman"/>
        </w:rPr>
      </w:pPr>
      <w:ins w:id="13030" w:author="UTENTE" w:date="2020-06-30T18:54:00Z">
        <w:r w:rsidRPr="002709E2">
          <w:rPr>
            <w:rFonts w:ascii="Calibri" w:eastAsia="Calibri" w:hAnsi="Calibri" w:cs="Times New Roman"/>
          </w:rPr>
          <w:t>57.</w:t>
        </w:r>
        <w:r w:rsidRPr="002709E2">
          <w:rPr>
            <w:rFonts w:ascii="Calibri" w:eastAsia="Calibri" w:hAnsi="Calibri" w:cs="Times New Roman"/>
          </w:rPr>
          <w:tab/>
          <w:t>mcp "\"Anche quel Rex è un vampiro, vero? Perché ti odia così tanto?\""</w:t>
        </w:r>
        <w:r w:rsidRPr="002709E2">
          <w:rPr>
            <w:rFonts w:ascii="Calibri" w:eastAsia="Calibri" w:hAnsi="Calibri" w:cs="Times New Roman"/>
          </w:rPr>
          <w:br w:type="page"/>
        </w:r>
      </w:ins>
    </w:p>
    <w:p w14:paraId="6DDFA894" w14:textId="77777777" w:rsidR="002709E2" w:rsidRPr="002709E2" w:rsidRDefault="002709E2" w:rsidP="002709E2">
      <w:pPr>
        <w:spacing w:line="600" w:lineRule="auto"/>
        <w:jc w:val="left"/>
        <w:rPr>
          <w:ins w:id="13031" w:author="UTENTE" w:date="2020-06-30T18:54:00Z"/>
          <w:rFonts w:ascii="Calibri" w:eastAsia="Calibri" w:hAnsi="Calibri" w:cs="Times New Roman"/>
          <w:lang w:val="en-US"/>
        </w:rPr>
      </w:pPr>
      <w:ins w:id="13032" w:author="UTENTE" w:date="2020-06-30T18:54:00Z">
        <w:r w:rsidRPr="002709E2">
          <w:rPr>
            <w:rFonts w:ascii="Calibri" w:eastAsia="Calibri" w:hAnsi="Calibri" w:cs="Times New Roman"/>
            <w:lang w:val="en-US"/>
          </w:rPr>
          <w:lastRenderedPageBreak/>
          <w:t>58.</w:t>
        </w:r>
        <w:r w:rsidRPr="002709E2">
          <w:rPr>
            <w:rFonts w:ascii="Calibri" w:eastAsia="Calibri" w:hAnsi="Calibri" w:cs="Times New Roman"/>
            <w:lang w:val="en-US"/>
          </w:rPr>
          <w:tab/>
          <w:t>d "\"…\""</w:t>
        </w:r>
      </w:ins>
    </w:p>
    <w:p w14:paraId="38533359" w14:textId="77777777" w:rsidR="002709E2" w:rsidRPr="002709E2" w:rsidRDefault="002709E2" w:rsidP="002709E2">
      <w:pPr>
        <w:spacing w:line="600" w:lineRule="auto"/>
        <w:jc w:val="left"/>
        <w:rPr>
          <w:ins w:id="13033" w:author="UTENTE" w:date="2020-06-30T18:54:00Z"/>
          <w:rFonts w:ascii="Calibri" w:eastAsia="Calibri" w:hAnsi="Calibri" w:cs="Times New Roman"/>
          <w:lang w:val="en-US"/>
        </w:rPr>
      </w:pPr>
      <w:ins w:id="13034" w:author="UTENTE" w:date="2020-06-30T18:54:00Z">
        <w:r w:rsidRPr="002709E2">
          <w:rPr>
            <w:rFonts w:ascii="Calibri" w:eastAsia="Calibri" w:hAnsi="Calibri" w:cs="Times New Roman"/>
            <w:lang w:val="en-US"/>
          </w:rPr>
          <w:t>59.</w:t>
        </w:r>
        <w:r w:rsidRPr="002709E2">
          <w:rPr>
            <w:rFonts w:ascii="Calibri" w:eastAsia="Calibri" w:hAnsi="Calibri" w:cs="Times New Roman"/>
            <w:lang w:val="en-US"/>
          </w:rPr>
          <w:tab/>
          <w:t>n "At that, Dominic averts his eyes for a moment, grimacing slightly."</w:t>
        </w:r>
      </w:ins>
    </w:p>
    <w:p w14:paraId="6AE5A14A" w14:textId="77777777" w:rsidR="002709E2" w:rsidRPr="002709E2" w:rsidRDefault="002709E2" w:rsidP="002709E2">
      <w:pPr>
        <w:spacing w:line="600" w:lineRule="auto"/>
        <w:jc w:val="left"/>
        <w:rPr>
          <w:ins w:id="13035" w:author="UTENTE" w:date="2020-06-30T18:54:00Z"/>
          <w:rFonts w:ascii="Calibri" w:eastAsia="Calibri" w:hAnsi="Calibri" w:cs="Times New Roman"/>
          <w:lang w:val="en-US"/>
        </w:rPr>
      </w:pPr>
      <w:ins w:id="13036" w:author="UTENTE" w:date="2020-06-30T18:54:00Z">
        <w:r w:rsidRPr="002709E2">
          <w:rPr>
            <w:rFonts w:ascii="Calibri" w:eastAsia="Calibri" w:hAnsi="Calibri" w:cs="Times New Roman"/>
            <w:lang w:val="en-US"/>
          </w:rPr>
          <w:t>60.</w:t>
        </w:r>
        <w:r w:rsidRPr="002709E2">
          <w:rPr>
            <w:rFonts w:ascii="Calibri" w:eastAsia="Calibri" w:hAnsi="Calibri" w:cs="Times New Roman"/>
            <w:lang w:val="en-US"/>
          </w:rPr>
          <w:tab/>
          <w:t>n "There was obviously no love lost between them, but Dominic seemed a lot less eager to fight than Rex did."</w:t>
        </w:r>
      </w:ins>
    </w:p>
    <w:p w14:paraId="06698A6C" w14:textId="77777777" w:rsidR="002709E2" w:rsidRPr="002709E2" w:rsidRDefault="002709E2" w:rsidP="002709E2">
      <w:pPr>
        <w:spacing w:line="600" w:lineRule="auto"/>
        <w:jc w:val="left"/>
        <w:rPr>
          <w:ins w:id="13037" w:author="UTENTE" w:date="2020-06-30T18:54:00Z"/>
          <w:rFonts w:ascii="Calibri" w:eastAsia="Calibri" w:hAnsi="Calibri" w:cs="Times New Roman"/>
          <w:lang w:val="en-US"/>
        </w:rPr>
      </w:pPr>
      <w:ins w:id="13038" w:author="UTENTE" w:date="2020-06-30T18:54:00Z">
        <w:r w:rsidRPr="002709E2">
          <w:rPr>
            <w:rFonts w:ascii="Calibri" w:eastAsia="Calibri" w:hAnsi="Calibri" w:cs="Times New Roman"/>
            <w:lang w:val="en-US"/>
          </w:rPr>
          <w:t>61.</w:t>
        </w:r>
        <w:r w:rsidRPr="002709E2">
          <w:rPr>
            <w:rFonts w:ascii="Calibri" w:eastAsia="Calibri" w:hAnsi="Calibri" w:cs="Times New Roman"/>
            <w:lang w:val="en-US"/>
          </w:rPr>
          <w:tab/>
          <w:t>d "\"He's from a different clan.\""</w:t>
        </w:r>
      </w:ins>
    </w:p>
    <w:p w14:paraId="19F01280" w14:textId="77777777" w:rsidR="002709E2" w:rsidRPr="002709E2" w:rsidRDefault="002709E2" w:rsidP="002709E2">
      <w:pPr>
        <w:spacing w:line="600" w:lineRule="auto"/>
        <w:jc w:val="left"/>
        <w:rPr>
          <w:ins w:id="13039" w:author="UTENTE" w:date="2020-06-30T18:54:00Z"/>
          <w:rFonts w:ascii="Calibri" w:eastAsia="Calibri" w:hAnsi="Calibri" w:cs="Times New Roman"/>
          <w:lang w:val="en-US"/>
        </w:rPr>
      </w:pPr>
      <w:ins w:id="13040" w:author="UTENTE" w:date="2020-06-30T18:54:00Z">
        <w:r w:rsidRPr="002709E2">
          <w:rPr>
            <w:rFonts w:ascii="Calibri" w:eastAsia="Calibri" w:hAnsi="Calibri" w:cs="Times New Roman"/>
            <w:lang w:val="en-US"/>
          </w:rPr>
          <w:t>62.</w:t>
        </w:r>
        <w:r w:rsidRPr="002709E2">
          <w:rPr>
            <w:rFonts w:ascii="Calibri" w:eastAsia="Calibri" w:hAnsi="Calibri" w:cs="Times New Roman"/>
            <w:lang w:val="en-US"/>
          </w:rPr>
          <w:tab/>
          <w:t>n "Dominic answers in a guarded tone, his gaze hesitantly returning to my face."</w:t>
        </w:r>
      </w:ins>
    </w:p>
    <w:p w14:paraId="2A0273FF" w14:textId="77777777" w:rsidR="002709E2" w:rsidRPr="002709E2" w:rsidRDefault="002709E2" w:rsidP="002709E2">
      <w:pPr>
        <w:spacing w:line="600" w:lineRule="auto"/>
        <w:jc w:val="left"/>
        <w:rPr>
          <w:ins w:id="13041" w:author="UTENTE" w:date="2020-06-30T18:54:00Z"/>
          <w:rFonts w:ascii="Calibri" w:eastAsia="Calibri" w:hAnsi="Calibri" w:cs="Times New Roman"/>
          <w:lang w:val="en-US"/>
        </w:rPr>
      </w:pPr>
      <w:ins w:id="13042" w:author="UTENTE" w:date="2020-06-30T18:54:00Z">
        <w:r w:rsidRPr="002709E2">
          <w:rPr>
            <w:rFonts w:ascii="Calibri" w:eastAsia="Calibri" w:hAnsi="Calibri" w:cs="Times New Roman"/>
            <w:lang w:val="en-US"/>
          </w:rPr>
          <w:t>63.</w:t>
        </w:r>
        <w:r w:rsidRPr="002709E2">
          <w:rPr>
            <w:rFonts w:ascii="Calibri" w:eastAsia="Calibri" w:hAnsi="Calibri" w:cs="Times New Roman"/>
            <w:lang w:val="en-US"/>
          </w:rPr>
          <w:tab/>
          <w:t>mcp "\"Clan? Oh, right, Luka mentioned something like that…\""</w:t>
        </w:r>
      </w:ins>
    </w:p>
    <w:p w14:paraId="3B28B9A8" w14:textId="77777777" w:rsidR="002709E2" w:rsidRPr="002709E2" w:rsidRDefault="002709E2" w:rsidP="002709E2">
      <w:pPr>
        <w:spacing w:line="600" w:lineRule="auto"/>
        <w:jc w:val="left"/>
        <w:rPr>
          <w:ins w:id="13043" w:author="UTENTE" w:date="2020-06-30T18:54:00Z"/>
          <w:rFonts w:ascii="Calibri" w:eastAsia="Calibri" w:hAnsi="Calibri" w:cs="Times New Roman"/>
          <w:lang w:val="en-US"/>
        </w:rPr>
      </w:pPr>
      <w:ins w:id="13044" w:author="UTENTE" w:date="2020-06-30T18:54:00Z">
        <w:r w:rsidRPr="002709E2">
          <w:rPr>
            <w:rFonts w:ascii="Calibri" w:eastAsia="Calibri" w:hAnsi="Calibri" w:cs="Times New Roman"/>
            <w:lang w:val="en-US"/>
          </w:rPr>
          <w:t>64.</w:t>
        </w:r>
        <w:r w:rsidRPr="002709E2">
          <w:rPr>
            <w:rFonts w:ascii="Calibri" w:eastAsia="Calibri" w:hAnsi="Calibri" w:cs="Times New Roman"/>
            <w:lang w:val="en-US"/>
          </w:rPr>
          <w:tab/>
          <w:t>mcp "\"Rex is from a different one than you?\""</w:t>
        </w:r>
      </w:ins>
    </w:p>
    <w:p w14:paraId="24672877" w14:textId="77777777" w:rsidR="002709E2" w:rsidRPr="002709E2" w:rsidRDefault="002709E2" w:rsidP="002709E2">
      <w:pPr>
        <w:spacing w:line="600" w:lineRule="auto"/>
        <w:jc w:val="left"/>
        <w:rPr>
          <w:ins w:id="13045" w:author="UTENTE" w:date="2020-06-30T18:54:00Z"/>
          <w:rFonts w:ascii="Calibri" w:eastAsia="Calibri" w:hAnsi="Calibri" w:cs="Times New Roman"/>
          <w:lang w:val="en-US"/>
        </w:rPr>
      </w:pPr>
      <w:ins w:id="13046" w:author="UTENTE" w:date="2020-06-30T18:54:00Z">
        <w:r w:rsidRPr="002709E2">
          <w:rPr>
            <w:rFonts w:ascii="Calibri" w:eastAsia="Calibri" w:hAnsi="Calibri" w:cs="Times New Roman"/>
            <w:lang w:val="en-US"/>
          </w:rPr>
          <w:t>65.</w:t>
        </w:r>
        <w:r w:rsidRPr="002709E2">
          <w:rPr>
            <w:rFonts w:ascii="Calibri" w:eastAsia="Calibri" w:hAnsi="Calibri" w:cs="Times New Roman"/>
            <w:lang w:val="en-US"/>
          </w:rPr>
          <w:tab/>
          <w:t>d "\"Yeah. He's Helgen. I'm… with Seirei.\""</w:t>
        </w:r>
      </w:ins>
    </w:p>
    <w:p w14:paraId="24882D2E" w14:textId="77777777" w:rsidR="002709E2" w:rsidRPr="002709E2" w:rsidRDefault="002709E2" w:rsidP="002709E2">
      <w:pPr>
        <w:spacing w:line="600" w:lineRule="auto"/>
        <w:jc w:val="left"/>
        <w:rPr>
          <w:ins w:id="13047" w:author="UTENTE" w:date="2020-06-30T18:54:00Z"/>
          <w:rFonts w:ascii="Calibri" w:eastAsia="Calibri" w:hAnsi="Calibri" w:cs="Times New Roman"/>
          <w:lang w:val="en-US"/>
        </w:rPr>
      </w:pPr>
      <w:ins w:id="13048" w:author="UTENTE" w:date="2020-06-30T18:54:00Z">
        <w:r w:rsidRPr="002709E2">
          <w:rPr>
            <w:rFonts w:ascii="Calibri" w:eastAsia="Calibri" w:hAnsi="Calibri" w:cs="Times New Roman"/>
            <w:lang w:val="en-US"/>
          </w:rPr>
          <w:t>66.</w:t>
        </w:r>
        <w:r w:rsidRPr="002709E2">
          <w:rPr>
            <w:rFonts w:ascii="Calibri" w:eastAsia="Calibri" w:hAnsi="Calibri" w:cs="Times New Roman"/>
            <w:lang w:val="en-US"/>
          </w:rPr>
          <w:tab/>
          <w:t>n "There's a small hint of disgust in his voice, and his face darkens a little."</w:t>
        </w:r>
      </w:ins>
    </w:p>
    <w:p w14:paraId="173A1049" w14:textId="77777777" w:rsidR="002709E2" w:rsidRPr="002709E2" w:rsidRDefault="002709E2" w:rsidP="002709E2">
      <w:pPr>
        <w:spacing w:line="600" w:lineRule="auto"/>
        <w:jc w:val="left"/>
        <w:rPr>
          <w:ins w:id="13049" w:author="UTENTE" w:date="2020-06-30T18:54:00Z"/>
          <w:rFonts w:ascii="Calibri" w:eastAsia="Calibri" w:hAnsi="Calibri" w:cs="Times New Roman"/>
          <w:lang w:val="en-US"/>
        </w:rPr>
      </w:pPr>
      <w:ins w:id="13050" w:author="UTENTE" w:date="2020-06-30T18:54:00Z">
        <w:r w:rsidRPr="002709E2">
          <w:rPr>
            <w:rFonts w:ascii="Calibri" w:eastAsia="Calibri" w:hAnsi="Calibri" w:cs="Times New Roman"/>
            <w:lang w:val="en-US"/>
          </w:rPr>
          <w:t>67.</w:t>
        </w:r>
        <w:r w:rsidRPr="002709E2">
          <w:rPr>
            <w:rFonts w:ascii="Calibri" w:eastAsia="Calibri" w:hAnsi="Calibri" w:cs="Times New Roman"/>
            <w:lang w:val="en-US"/>
          </w:rPr>
          <w:tab/>
          <w:t>d "\"He thinks the clans are like family or something. That they're important.\""</w:t>
        </w:r>
      </w:ins>
    </w:p>
    <w:p w14:paraId="298F7A71" w14:textId="77777777" w:rsidR="002709E2" w:rsidRPr="002709E2" w:rsidRDefault="002709E2" w:rsidP="002709E2">
      <w:pPr>
        <w:spacing w:line="600" w:lineRule="auto"/>
        <w:jc w:val="left"/>
        <w:rPr>
          <w:ins w:id="13051" w:author="UTENTE" w:date="2020-06-30T18:54:00Z"/>
          <w:rFonts w:ascii="Calibri" w:eastAsia="Calibri" w:hAnsi="Calibri" w:cs="Times New Roman"/>
          <w:lang w:val="en-US"/>
        </w:rPr>
      </w:pPr>
      <w:ins w:id="13052" w:author="UTENTE" w:date="2020-06-30T18:54:00Z">
        <w:r w:rsidRPr="002709E2">
          <w:rPr>
            <w:rFonts w:ascii="Calibri" w:eastAsia="Calibri" w:hAnsi="Calibri" w:cs="Times New Roman"/>
            <w:lang w:val="en-US"/>
          </w:rPr>
          <w:t>68.</w:t>
        </w:r>
        <w:r w:rsidRPr="002709E2">
          <w:rPr>
            <w:rFonts w:ascii="Calibri" w:eastAsia="Calibri" w:hAnsi="Calibri" w:cs="Times New Roman"/>
            <w:lang w:val="en-US"/>
          </w:rPr>
          <w:tab/>
          <w:t>d "\"…Guess he doesn't see what a joke it all is.\""</w:t>
        </w:r>
      </w:ins>
    </w:p>
    <w:p w14:paraId="00590431" w14:textId="77777777" w:rsidR="002709E2" w:rsidRPr="002709E2" w:rsidRDefault="002709E2" w:rsidP="002709E2">
      <w:pPr>
        <w:spacing w:line="600" w:lineRule="auto"/>
        <w:jc w:val="left"/>
        <w:rPr>
          <w:ins w:id="13053" w:author="UTENTE" w:date="2020-06-30T18:54:00Z"/>
          <w:rFonts w:ascii="Calibri" w:eastAsia="Calibri" w:hAnsi="Calibri" w:cs="Times New Roman"/>
          <w:lang w:val="en-US"/>
        </w:rPr>
      </w:pPr>
      <w:ins w:id="13054" w:author="UTENTE" w:date="2020-06-30T18:54:00Z">
        <w:r w:rsidRPr="002709E2">
          <w:rPr>
            <w:rFonts w:ascii="Calibri" w:eastAsia="Calibri" w:hAnsi="Calibri" w:cs="Times New Roman"/>
            <w:lang w:val="en-US"/>
          </w:rPr>
          <w:t>69.</w:t>
        </w:r>
        <w:r w:rsidRPr="002709E2">
          <w:rPr>
            <w:rFonts w:ascii="Calibri" w:eastAsia="Calibri" w:hAnsi="Calibri" w:cs="Times New Roman"/>
            <w:lang w:val="en-US"/>
          </w:rPr>
          <w:tab/>
          <w:t>mcp "\"So you're not into the whole clan thing, huh.\""</w:t>
        </w:r>
      </w:ins>
    </w:p>
    <w:p w14:paraId="720275AF" w14:textId="77777777" w:rsidR="002709E2" w:rsidRPr="002709E2" w:rsidRDefault="002709E2" w:rsidP="002709E2">
      <w:pPr>
        <w:spacing w:line="600" w:lineRule="auto"/>
        <w:jc w:val="left"/>
        <w:rPr>
          <w:ins w:id="13055" w:author="UTENTE" w:date="2020-06-30T18:54:00Z"/>
          <w:rFonts w:ascii="Calibri" w:eastAsia="Calibri" w:hAnsi="Calibri" w:cs="Times New Roman"/>
          <w:lang w:val="en-US"/>
        </w:rPr>
      </w:pPr>
      <w:ins w:id="13056" w:author="UTENTE" w:date="2020-06-30T18:54:00Z">
        <w:r w:rsidRPr="002709E2">
          <w:rPr>
            <w:rFonts w:ascii="Calibri" w:eastAsia="Calibri" w:hAnsi="Calibri" w:cs="Times New Roman"/>
            <w:lang w:val="en-US"/>
          </w:rPr>
          <w:t>70.</w:t>
        </w:r>
        <w:r w:rsidRPr="002709E2">
          <w:rPr>
            <w:rFonts w:ascii="Calibri" w:eastAsia="Calibri" w:hAnsi="Calibri" w:cs="Times New Roman"/>
            <w:lang w:val="en-US"/>
          </w:rPr>
          <w:tab/>
          <w:t>mcp "\"I get that. I always hated fraternities and shit back in college.\""</w:t>
        </w:r>
      </w:ins>
    </w:p>
    <w:p w14:paraId="6369A905" w14:textId="77777777" w:rsidR="002709E2" w:rsidRPr="002709E2" w:rsidRDefault="002709E2" w:rsidP="002709E2">
      <w:pPr>
        <w:spacing w:line="600" w:lineRule="auto"/>
        <w:jc w:val="left"/>
        <w:rPr>
          <w:ins w:id="13057" w:author="UTENTE" w:date="2020-06-30T18:54:00Z"/>
          <w:rFonts w:ascii="Calibri" w:eastAsia="Calibri" w:hAnsi="Calibri" w:cs="Times New Roman"/>
          <w:lang w:val="en-US"/>
        </w:rPr>
      </w:pPr>
      <w:ins w:id="13058" w:author="UTENTE" w:date="2020-06-30T18:54:00Z">
        <w:r w:rsidRPr="002709E2">
          <w:rPr>
            <w:rFonts w:ascii="Calibri" w:eastAsia="Calibri" w:hAnsi="Calibri" w:cs="Times New Roman"/>
            <w:lang w:val="en-US"/>
          </w:rPr>
          <w:t>71.</w:t>
        </w:r>
        <w:r w:rsidRPr="002709E2">
          <w:rPr>
            <w:rFonts w:ascii="Calibri" w:eastAsia="Calibri" w:hAnsi="Calibri" w:cs="Times New Roman"/>
            <w:lang w:val="en-US"/>
          </w:rPr>
          <w:tab/>
          <w:t>d "\"…\""</w:t>
        </w:r>
      </w:ins>
    </w:p>
    <w:p w14:paraId="67860300" w14:textId="77777777" w:rsidR="002709E2" w:rsidRPr="002709E2" w:rsidRDefault="002709E2" w:rsidP="002709E2">
      <w:pPr>
        <w:spacing w:line="600" w:lineRule="auto"/>
        <w:jc w:val="left"/>
        <w:rPr>
          <w:ins w:id="13059" w:author="UTENTE" w:date="2020-06-30T18:54:00Z"/>
          <w:rFonts w:ascii="Calibri" w:eastAsia="Calibri" w:hAnsi="Calibri" w:cs="Times New Roman"/>
          <w:lang w:val="en-US"/>
        </w:rPr>
      </w:pPr>
      <w:ins w:id="13060" w:author="UTENTE" w:date="2020-06-30T18:54:00Z">
        <w:r w:rsidRPr="002709E2">
          <w:rPr>
            <w:rFonts w:ascii="Calibri" w:eastAsia="Calibri" w:hAnsi="Calibri" w:cs="Times New Roman"/>
            <w:lang w:val="en-US"/>
          </w:rPr>
          <w:t>72.</w:t>
        </w:r>
        <w:r w:rsidRPr="002709E2">
          <w:rPr>
            <w:rFonts w:ascii="Calibri" w:eastAsia="Calibri" w:hAnsi="Calibri" w:cs="Times New Roman"/>
            <w:lang w:val="en-US"/>
          </w:rPr>
          <w:tab/>
          <w:t>n "My halfhearted joke makes Dominic crack a little smile, which softens the shadows on his face." </w:t>
        </w:r>
        <w:r w:rsidRPr="002709E2">
          <w:rPr>
            <w:rFonts w:ascii="Calibri" w:eastAsia="Calibri" w:hAnsi="Calibri" w:cs="Times New Roman"/>
            <w:lang w:val="en-US"/>
          </w:rPr>
          <w:br w:type="page"/>
        </w:r>
      </w:ins>
    </w:p>
    <w:p w14:paraId="1B2DFD34" w14:textId="77777777" w:rsidR="002709E2" w:rsidRPr="002709E2" w:rsidRDefault="002709E2" w:rsidP="002709E2">
      <w:pPr>
        <w:spacing w:line="600" w:lineRule="auto"/>
        <w:jc w:val="left"/>
        <w:rPr>
          <w:ins w:id="13061" w:author="UTENTE" w:date="2020-06-30T18:54:00Z"/>
          <w:rFonts w:ascii="Calibri" w:eastAsia="Calibri" w:hAnsi="Calibri" w:cs="Times New Roman"/>
        </w:rPr>
      </w:pPr>
      <w:ins w:id="13062" w:author="UTENTE" w:date="2020-06-30T18:54:00Z">
        <w:r w:rsidRPr="002709E2">
          <w:rPr>
            <w:rFonts w:ascii="Calibri" w:eastAsia="Calibri" w:hAnsi="Calibri" w:cs="Times New Roman"/>
          </w:rPr>
          <w:lastRenderedPageBreak/>
          <w:t>58.</w:t>
        </w:r>
        <w:r w:rsidRPr="002709E2">
          <w:rPr>
            <w:rFonts w:ascii="Calibri" w:eastAsia="Calibri" w:hAnsi="Calibri" w:cs="Times New Roman"/>
          </w:rPr>
          <w:tab/>
          <w:t>d "\"…\""</w:t>
        </w:r>
      </w:ins>
    </w:p>
    <w:p w14:paraId="4E578470" w14:textId="77777777" w:rsidR="002709E2" w:rsidRPr="002709E2" w:rsidRDefault="002709E2" w:rsidP="002709E2">
      <w:pPr>
        <w:spacing w:line="600" w:lineRule="auto"/>
        <w:jc w:val="left"/>
        <w:rPr>
          <w:ins w:id="13063" w:author="UTENTE" w:date="2020-06-30T18:54:00Z"/>
          <w:rFonts w:ascii="Calibri" w:eastAsia="Calibri" w:hAnsi="Calibri" w:cs="Times New Roman"/>
        </w:rPr>
      </w:pPr>
      <w:ins w:id="13064" w:author="UTENTE" w:date="2020-06-30T18:54:00Z">
        <w:r w:rsidRPr="002709E2">
          <w:rPr>
            <w:rFonts w:ascii="Calibri" w:eastAsia="Calibri" w:hAnsi="Calibri" w:cs="Times New Roman"/>
          </w:rPr>
          <w:t>59.</w:t>
        </w:r>
        <w:r w:rsidRPr="002709E2">
          <w:rPr>
            <w:rFonts w:ascii="Calibri" w:eastAsia="Calibri" w:hAnsi="Calibri" w:cs="Times New Roman"/>
          </w:rPr>
          <w:tab/>
          <w:t>n "A quella domanda, Dominic evade il mio sguardo per qualche istante, con una leggera smorfia."</w:t>
        </w:r>
      </w:ins>
    </w:p>
    <w:p w14:paraId="0E80A0A5" w14:textId="77777777" w:rsidR="002709E2" w:rsidRPr="002709E2" w:rsidRDefault="002709E2" w:rsidP="002709E2">
      <w:pPr>
        <w:spacing w:line="600" w:lineRule="auto"/>
        <w:jc w:val="left"/>
        <w:rPr>
          <w:ins w:id="13065" w:author="UTENTE" w:date="2020-06-30T18:54:00Z"/>
          <w:rFonts w:ascii="Calibri" w:eastAsia="Calibri" w:hAnsi="Calibri" w:cs="Times New Roman"/>
        </w:rPr>
      </w:pPr>
      <w:ins w:id="13066" w:author="UTENTE" w:date="2020-06-30T18:54:00Z">
        <w:r w:rsidRPr="002709E2">
          <w:rPr>
            <w:rFonts w:ascii="Calibri" w:eastAsia="Calibri" w:hAnsi="Calibri" w:cs="Times New Roman"/>
          </w:rPr>
          <w:t>60.</w:t>
        </w:r>
        <w:r w:rsidRPr="002709E2">
          <w:rPr>
            <w:rFonts w:ascii="Calibri" w:eastAsia="Calibri" w:hAnsi="Calibri" w:cs="Times New Roman"/>
          </w:rPr>
          <w:tab/>
          <w:t>n "Ovviamente, non corre buon sangue fra loro, ma Dominic sembrava molto meno desideroso di combattere di Rex."</w:t>
        </w:r>
      </w:ins>
    </w:p>
    <w:p w14:paraId="779F9941" w14:textId="77777777" w:rsidR="002709E2" w:rsidRPr="002709E2" w:rsidRDefault="002709E2" w:rsidP="002709E2">
      <w:pPr>
        <w:spacing w:line="600" w:lineRule="auto"/>
        <w:jc w:val="left"/>
        <w:rPr>
          <w:ins w:id="13067" w:author="UTENTE" w:date="2020-06-30T18:54:00Z"/>
          <w:rFonts w:ascii="Calibri" w:eastAsia="Calibri" w:hAnsi="Calibri" w:cs="Times New Roman"/>
        </w:rPr>
      </w:pPr>
      <w:ins w:id="13068" w:author="UTENTE" w:date="2020-06-30T18:54:00Z">
        <w:r w:rsidRPr="002709E2">
          <w:rPr>
            <w:rFonts w:ascii="Calibri" w:eastAsia="Calibri" w:hAnsi="Calibri" w:cs="Times New Roman"/>
          </w:rPr>
          <w:t>61.</w:t>
        </w:r>
        <w:r w:rsidRPr="002709E2">
          <w:rPr>
            <w:rFonts w:ascii="Calibri" w:eastAsia="Calibri" w:hAnsi="Calibri" w:cs="Times New Roman"/>
          </w:rPr>
          <w:tab/>
          <w:t>d "\"Fa parte di un altro clan.\""</w:t>
        </w:r>
      </w:ins>
    </w:p>
    <w:p w14:paraId="40C73F1C" w14:textId="77777777" w:rsidR="002709E2" w:rsidRPr="002709E2" w:rsidRDefault="002709E2" w:rsidP="002709E2">
      <w:pPr>
        <w:spacing w:line="600" w:lineRule="auto"/>
        <w:jc w:val="left"/>
        <w:rPr>
          <w:ins w:id="13069" w:author="UTENTE" w:date="2020-06-30T18:54:00Z"/>
          <w:rFonts w:ascii="Calibri" w:eastAsia="Calibri" w:hAnsi="Calibri" w:cs="Times New Roman"/>
        </w:rPr>
      </w:pPr>
      <w:ins w:id="13070" w:author="UTENTE" w:date="2020-06-30T18:54:00Z">
        <w:r w:rsidRPr="002709E2">
          <w:rPr>
            <w:rFonts w:ascii="Calibri" w:eastAsia="Calibri" w:hAnsi="Calibri" w:cs="Times New Roman"/>
          </w:rPr>
          <w:t>62.</w:t>
        </w:r>
        <w:r w:rsidRPr="002709E2">
          <w:rPr>
            <w:rFonts w:ascii="Calibri" w:eastAsia="Calibri" w:hAnsi="Calibri" w:cs="Times New Roman"/>
          </w:rPr>
          <w:tab/>
          <w:t>n "Risponde Dominic in un tono prudente, il suo sguardo torna esitante sul mio viso"</w:t>
        </w:r>
      </w:ins>
    </w:p>
    <w:p w14:paraId="36CCEF9C" w14:textId="77777777" w:rsidR="002709E2" w:rsidRPr="002709E2" w:rsidRDefault="002709E2" w:rsidP="002709E2">
      <w:pPr>
        <w:spacing w:line="600" w:lineRule="auto"/>
        <w:jc w:val="left"/>
        <w:rPr>
          <w:ins w:id="13071" w:author="UTENTE" w:date="2020-06-30T18:54:00Z"/>
          <w:rFonts w:ascii="Calibri" w:eastAsia="Calibri" w:hAnsi="Calibri" w:cs="Times New Roman"/>
        </w:rPr>
      </w:pPr>
      <w:ins w:id="13072" w:author="UTENTE" w:date="2020-06-30T18:54:00Z">
        <w:r w:rsidRPr="002709E2">
          <w:rPr>
            <w:rFonts w:ascii="Calibri" w:eastAsia="Calibri" w:hAnsi="Calibri" w:cs="Times New Roman"/>
          </w:rPr>
          <w:t>63.</w:t>
        </w:r>
        <w:r w:rsidRPr="002709E2">
          <w:rPr>
            <w:rFonts w:ascii="Calibri" w:eastAsia="Calibri" w:hAnsi="Calibri" w:cs="Times New Roman"/>
          </w:rPr>
          <w:tab/>
          <w:t>mcp "\"Clan? Oh, giusto, Luka ha menzionato una roba del genere…\""</w:t>
        </w:r>
      </w:ins>
    </w:p>
    <w:p w14:paraId="6F1116B9" w14:textId="77777777" w:rsidR="002709E2" w:rsidRPr="002709E2" w:rsidRDefault="002709E2" w:rsidP="002709E2">
      <w:pPr>
        <w:spacing w:line="600" w:lineRule="auto"/>
        <w:jc w:val="left"/>
        <w:rPr>
          <w:ins w:id="13073" w:author="UTENTE" w:date="2020-06-30T18:54:00Z"/>
          <w:rFonts w:ascii="Calibri" w:eastAsia="Calibri" w:hAnsi="Calibri" w:cs="Times New Roman"/>
        </w:rPr>
      </w:pPr>
      <w:ins w:id="13074" w:author="UTENTE" w:date="2020-06-30T18:54:00Z">
        <w:r w:rsidRPr="002709E2">
          <w:rPr>
            <w:rFonts w:ascii="Calibri" w:eastAsia="Calibri" w:hAnsi="Calibri" w:cs="Times New Roman"/>
          </w:rPr>
          <w:t>64.</w:t>
        </w:r>
        <w:r w:rsidRPr="002709E2">
          <w:rPr>
            <w:rFonts w:ascii="Calibri" w:eastAsia="Calibri" w:hAnsi="Calibri" w:cs="Times New Roman"/>
          </w:rPr>
          <w:tab/>
          <w:t>mcp "\"Rex viene da un clan diverso dal tuo?\"</w:t>
        </w:r>
      </w:ins>
    </w:p>
    <w:p w14:paraId="7DA1BC5A" w14:textId="77777777" w:rsidR="002709E2" w:rsidRPr="002709E2" w:rsidRDefault="002709E2" w:rsidP="002709E2">
      <w:pPr>
        <w:spacing w:line="600" w:lineRule="auto"/>
        <w:jc w:val="left"/>
        <w:rPr>
          <w:ins w:id="13075" w:author="UTENTE" w:date="2020-06-30T18:54:00Z"/>
          <w:rFonts w:ascii="Calibri" w:eastAsia="Calibri" w:hAnsi="Calibri" w:cs="Times New Roman"/>
        </w:rPr>
      </w:pPr>
      <w:ins w:id="13076" w:author="UTENTE" w:date="2020-06-30T18:54:00Z">
        <w:r w:rsidRPr="002709E2">
          <w:rPr>
            <w:rFonts w:ascii="Calibri" w:eastAsia="Calibri" w:hAnsi="Calibri" w:cs="Times New Roman"/>
          </w:rPr>
          <w:t>65.</w:t>
        </w:r>
        <w:r w:rsidRPr="002709E2">
          <w:rPr>
            <w:rFonts w:ascii="Calibri" w:eastAsia="Calibri" w:hAnsi="Calibri" w:cs="Times New Roman"/>
          </w:rPr>
          <w:tab/>
          <w:t>d "Sì. Lui è un Helgen. Io… sto con i Seirei.\""</w:t>
        </w:r>
      </w:ins>
    </w:p>
    <w:p w14:paraId="40C3C05B" w14:textId="77777777" w:rsidR="002709E2" w:rsidRPr="002709E2" w:rsidRDefault="002709E2" w:rsidP="002709E2">
      <w:pPr>
        <w:spacing w:line="600" w:lineRule="auto"/>
        <w:jc w:val="left"/>
        <w:rPr>
          <w:ins w:id="13077" w:author="UTENTE" w:date="2020-06-30T18:54:00Z"/>
          <w:rFonts w:ascii="Calibri" w:eastAsia="Calibri" w:hAnsi="Calibri" w:cs="Times New Roman"/>
        </w:rPr>
      </w:pPr>
      <w:ins w:id="13078" w:author="UTENTE" w:date="2020-06-30T18:54:00Z">
        <w:r w:rsidRPr="002709E2">
          <w:rPr>
            <w:rFonts w:ascii="Calibri" w:eastAsia="Calibri" w:hAnsi="Calibri" w:cs="Times New Roman"/>
          </w:rPr>
          <w:t>66.</w:t>
        </w:r>
        <w:r w:rsidRPr="002709E2">
          <w:rPr>
            <w:rFonts w:ascii="Calibri" w:eastAsia="Calibri" w:hAnsi="Calibri" w:cs="Times New Roman"/>
          </w:rPr>
          <w:tab/>
          <w:t>n "C'è una lieve nota di disgusto nella sua voce e la sua faccia si oscura leggermente."</w:t>
        </w:r>
      </w:ins>
    </w:p>
    <w:p w14:paraId="30B7400C" w14:textId="77777777" w:rsidR="002709E2" w:rsidRPr="002709E2" w:rsidRDefault="002709E2" w:rsidP="002709E2">
      <w:pPr>
        <w:spacing w:line="600" w:lineRule="auto"/>
        <w:jc w:val="left"/>
        <w:rPr>
          <w:ins w:id="13079" w:author="UTENTE" w:date="2020-06-30T18:54:00Z"/>
          <w:rFonts w:ascii="Calibri" w:eastAsia="Calibri" w:hAnsi="Calibri" w:cs="Times New Roman"/>
        </w:rPr>
      </w:pPr>
      <w:ins w:id="13080" w:author="UTENTE" w:date="2020-06-30T18:54:00Z">
        <w:r w:rsidRPr="002709E2">
          <w:rPr>
            <w:rFonts w:ascii="Calibri" w:eastAsia="Calibri" w:hAnsi="Calibri" w:cs="Times New Roman"/>
          </w:rPr>
          <w:t>67.</w:t>
        </w:r>
        <w:r w:rsidRPr="002709E2">
          <w:rPr>
            <w:rFonts w:ascii="Calibri" w:eastAsia="Calibri" w:hAnsi="Calibri" w:cs="Times New Roman"/>
          </w:rPr>
          <w:tab/>
          <w:t>d "\"Pensa che i clan siano come una famiglia o una roba del genere. Che siano importanti.\""</w:t>
        </w:r>
      </w:ins>
    </w:p>
    <w:p w14:paraId="0120CFCD" w14:textId="77777777" w:rsidR="002709E2" w:rsidRPr="002709E2" w:rsidRDefault="002709E2" w:rsidP="002709E2">
      <w:pPr>
        <w:spacing w:line="600" w:lineRule="auto"/>
        <w:jc w:val="left"/>
        <w:rPr>
          <w:ins w:id="13081" w:author="UTENTE" w:date="2020-06-30T18:54:00Z"/>
          <w:rFonts w:ascii="Calibri" w:eastAsia="Calibri" w:hAnsi="Calibri" w:cs="Times New Roman"/>
        </w:rPr>
      </w:pPr>
      <w:ins w:id="13082" w:author="UTENTE" w:date="2020-06-30T18:54:00Z">
        <w:r w:rsidRPr="002709E2">
          <w:rPr>
            <w:rFonts w:ascii="Calibri" w:eastAsia="Calibri" w:hAnsi="Calibri" w:cs="Times New Roman"/>
          </w:rPr>
          <w:t>68.</w:t>
        </w:r>
        <w:r w:rsidRPr="002709E2">
          <w:rPr>
            <w:rFonts w:ascii="Calibri" w:eastAsia="Calibri" w:hAnsi="Calibri" w:cs="Times New Roman"/>
          </w:rPr>
          <w:tab/>
          <w:t>d "\"…Immagino non si renda conto di quando sia tutto una baggianata.\""</w:t>
        </w:r>
      </w:ins>
    </w:p>
    <w:p w14:paraId="62D08ADE" w14:textId="77777777" w:rsidR="002709E2" w:rsidRPr="002709E2" w:rsidRDefault="002709E2" w:rsidP="002709E2">
      <w:pPr>
        <w:spacing w:line="600" w:lineRule="auto"/>
        <w:jc w:val="left"/>
        <w:rPr>
          <w:ins w:id="13083" w:author="UTENTE" w:date="2020-06-30T18:54:00Z"/>
          <w:rFonts w:ascii="Calibri" w:eastAsia="Calibri" w:hAnsi="Calibri" w:cs="Times New Roman"/>
        </w:rPr>
      </w:pPr>
      <w:ins w:id="13084" w:author="UTENTE" w:date="2020-06-30T18:54:00Z">
        <w:r w:rsidRPr="002709E2">
          <w:rPr>
            <w:rFonts w:ascii="Calibri" w:eastAsia="Calibri" w:hAnsi="Calibri" w:cs="Times New Roman"/>
          </w:rPr>
          <w:t>69.</w:t>
        </w:r>
        <w:r w:rsidRPr="002709E2">
          <w:rPr>
            <w:rFonts w:ascii="Calibri" w:eastAsia="Calibri" w:hAnsi="Calibri" w:cs="Times New Roman"/>
          </w:rPr>
          <w:tab/>
          <w:t>mcp "\"Quindi non sei molto interessato a tutta questa storia dei clan, eh.\""</w:t>
        </w:r>
      </w:ins>
    </w:p>
    <w:p w14:paraId="756C449B" w14:textId="77777777" w:rsidR="002709E2" w:rsidRPr="002709E2" w:rsidRDefault="002709E2" w:rsidP="002709E2">
      <w:pPr>
        <w:spacing w:line="600" w:lineRule="auto"/>
        <w:jc w:val="left"/>
        <w:rPr>
          <w:ins w:id="13085" w:author="UTENTE" w:date="2020-06-30T18:54:00Z"/>
          <w:rFonts w:ascii="Calibri" w:eastAsia="Calibri" w:hAnsi="Calibri" w:cs="Times New Roman"/>
        </w:rPr>
      </w:pPr>
      <w:ins w:id="13086" w:author="UTENTE" w:date="2020-06-30T18:54:00Z">
        <w:r w:rsidRPr="002709E2">
          <w:rPr>
            <w:rFonts w:ascii="Calibri" w:eastAsia="Calibri" w:hAnsi="Calibri" w:cs="Times New Roman"/>
          </w:rPr>
          <w:t>70.</w:t>
        </w:r>
        <w:r w:rsidRPr="002709E2">
          <w:rPr>
            <w:rFonts w:ascii="Calibri" w:eastAsia="Calibri" w:hAnsi="Calibri" w:cs="Times New Roman"/>
          </w:rPr>
          <w:tab/>
          <w:t>mcp "\"Lo capisco. Ho sempre odiato le confraternite e quelle stronzate lì quando ero al college.\""</w:t>
        </w:r>
      </w:ins>
    </w:p>
    <w:p w14:paraId="5590F16F" w14:textId="77777777" w:rsidR="002709E2" w:rsidRPr="002709E2" w:rsidRDefault="002709E2" w:rsidP="002709E2">
      <w:pPr>
        <w:spacing w:line="600" w:lineRule="auto"/>
        <w:jc w:val="left"/>
        <w:rPr>
          <w:ins w:id="13087" w:author="UTENTE" w:date="2020-06-30T18:54:00Z"/>
          <w:rFonts w:ascii="Calibri" w:eastAsia="Calibri" w:hAnsi="Calibri" w:cs="Times New Roman"/>
          <w:rPrChange w:id="13088" w:author="UTENTE" w:date="2020-06-30T18:54:00Z">
            <w:rPr>
              <w:ins w:id="13089" w:author="UTENTE" w:date="2020-06-30T18:54:00Z"/>
              <w:rFonts w:ascii="Calibri" w:eastAsia="Calibri" w:hAnsi="Calibri" w:cs="Times New Roman"/>
              <w:lang w:val="en-US"/>
            </w:rPr>
          </w:rPrChange>
        </w:rPr>
      </w:pPr>
      <w:ins w:id="13090" w:author="UTENTE" w:date="2020-06-30T18:54:00Z">
        <w:r w:rsidRPr="002709E2">
          <w:rPr>
            <w:rFonts w:ascii="Calibri" w:eastAsia="Calibri" w:hAnsi="Calibri" w:cs="Times New Roman"/>
            <w:rPrChange w:id="13091" w:author="UTENTE" w:date="2020-06-30T18:54:00Z">
              <w:rPr>
                <w:rFonts w:ascii="Calibri" w:eastAsia="Calibri" w:hAnsi="Calibri" w:cs="Times New Roman"/>
                <w:lang w:val="en-US"/>
              </w:rPr>
            </w:rPrChange>
          </w:rPr>
          <w:t>71.</w:t>
        </w:r>
        <w:r w:rsidRPr="002709E2">
          <w:rPr>
            <w:rFonts w:ascii="Calibri" w:eastAsia="Calibri" w:hAnsi="Calibri" w:cs="Times New Roman"/>
            <w:rPrChange w:id="13092" w:author="UTENTE" w:date="2020-06-30T18:54:00Z">
              <w:rPr>
                <w:rFonts w:ascii="Calibri" w:eastAsia="Calibri" w:hAnsi="Calibri" w:cs="Times New Roman"/>
                <w:lang w:val="en-US"/>
              </w:rPr>
            </w:rPrChange>
          </w:rPr>
          <w:tab/>
          <w:t>d "\"…\""</w:t>
        </w:r>
      </w:ins>
    </w:p>
    <w:p w14:paraId="348B045E" w14:textId="77777777" w:rsidR="002709E2" w:rsidRPr="002709E2" w:rsidRDefault="002709E2" w:rsidP="002709E2">
      <w:pPr>
        <w:spacing w:line="600" w:lineRule="auto"/>
        <w:jc w:val="left"/>
        <w:rPr>
          <w:ins w:id="13093" w:author="UTENTE" w:date="2020-06-30T18:54:00Z"/>
          <w:rFonts w:ascii="Calibri" w:eastAsia="Calibri" w:hAnsi="Calibri" w:cs="Times New Roman"/>
        </w:rPr>
      </w:pPr>
      <w:ins w:id="13094" w:author="UTENTE" w:date="2020-06-30T18:54:00Z">
        <w:r w:rsidRPr="002709E2">
          <w:rPr>
            <w:rFonts w:ascii="Calibri" w:eastAsia="Calibri" w:hAnsi="Calibri" w:cs="Times New Roman"/>
          </w:rPr>
          <w:t>72.</w:t>
        </w:r>
        <w:r w:rsidRPr="002709E2">
          <w:rPr>
            <w:rFonts w:ascii="Calibri" w:eastAsia="Calibri" w:hAnsi="Calibri" w:cs="Times New Roman"/>
          </w:rPr>
          <w:tab/>
          <w:t>n "La mia battuta poco convinta fa sorridere Dominic, alleggerendo l'ombra sul suo viso."</w:t>
        </w:r>
        <w:r w:rsidRPr="002709E2">
          <w:rPr>
            <w:rFonts w:ascii="Calibri" w:eastAsia="Calibri" w:hAnsi="Calibri" w:cs="Times New Roman"/>
          </w:rPr>
          <w:br w:type="page"/>
        </w:r>
      </w:ins>
    </w:p>
    <w:p w14:paraId="54336A35" w14:textId="77777777" w:rsidR="002709E2" w:rsidRPr="002709E2" w:rsidRDefault="002709E2" w:rsidP="002709E2">
      <w:pPr>
        <w:spacing w:line="600" w:lineRule="auto"/>
        <w:jc w:val="left"/>
        <w:rPr>
          <w:ins w:id="13095" w:author="UTENTE" w:date="2020-06-30T18:54:00Z"/>
          <w:rFonts w:ascii="Calibri" w:eastAsia="Calibri" w:hAnsi="Calibri" w:cs="Times New Roman"/>
          <w:lang w:val="en-US"/>
        </w:rPr>
      </w:pPr>
      <w:ins w:id="13096" w:author="UTENTE" w:date="2020-06-30T18:54:00Z">
        <w:r w:rsidRPr="002709E2">
          <w:rPr>
            <w:rFonts w:ascii="Calibri" w:eastAsia="Calibri" w:hAnsi="Calibri" w:cs="Times New Roman"/>
            <w:lang w:val="en-US"/>
          </w:rPr>
          <w:lastRenderedPageBreak/>
          <w:t>73.</w:t>
        </w:r>
        <w:r w:rsidRPr="002709E2">
          <w:rPr>
            <w:rFonts w:ascii="Calibri" w:eastAsia="Calibri" w:hAnsi="Calibri" w:cs="Times New Roman"/>
            <w:lang w:val="en-US"/>
          </w:rPr>
          <w:tab/>
          <w:t>n "…When I look at his heavily-lidded eyes, I don't see anything that resembles a monster."</w:t>
        </w:r>
      </w:ins>
    </w:p>
    <w:p w14:paraId="537E47D9" w14:textId="77777777" w:rsidR="002709E2" w:rsidRPr="002709E2" w:rsidRDefault="002709E2" w:rsidP="002709E2">
      <w:pPr>
        <w:spacing w:line="600" w:lineRule="auto"/>
        <w:jc w:val="left"/>
        <w:rPr>
          <w:ins w:id="13097" w:author="UTENTE" w:date="2020-06-30T18:54:00Z"/>
          <w:rFonts w:ascii="Calibri" w:eastAsia="Calibri" w:hAnsi="Calibri" w:cs="Times New Roman"/>
          <w:lang w:val="en-US"/>
        </w:rPr>
      </w:pPr>
      <w:ins w:id="13098" w:author="UTENTE" w:date="2020-06-30T18:54:00Z">
        <w:r w:rsidRPr="002709E2">
          <w:rPr>
            <w:rFonts w:ascii="Calibri" w:eastAsia="Calibri" w:hAnsi="Calibri" w:cs="Times New Roman"/>
            <w:lang w:val="en-US"/>
          </w:rPr>
          <w:t>74.</w:t>
        </w:r>
        <w:r w:rsidRPr="002709E2">
          <w:rPr>
            <w:rFonts w:ascii="Calibri" w:eastAsia="Calibri" w:hAnsi="Calibri" w:cs="Times New Roman"/>
            <w:lang w:val="en-US"/>
          </w:rPr>
          <w:tab/>
          <w:t>n "If someone had told me he was a vampire this morning, I would've called them crazy."</w:t>
        </w:r>
      </w:ins>
    </w:p>
    <w:p w14:paraId="2E972C72" w14:textId="77777777" w:rsidR="002709E2" w:rsidRPr="002709E2" w:rsidRDefault="002709E2" w:rsidP="002709E2">
      <w:pPr>
        <w:spacing w:line="600" w:lineRule="auto"/>
        <w:jc w:val="left"/>
        <w:rPr>
          <w:ins w:id="13099" w:author="UTENTE" w:date="2020-06-30T18:54:00Z"/>
          <w:rFonts w:ascii="Calibri" w:eastAsia="Calibri" w:hAnsi="Calibri" w:cs="Times New Roman"/>
          <w:lang w:val="en-US"/>
        </w:rPr>
      </w:pPr>
      <w:ins w:id="13100" w:author="UTENTE" w:date="2020-06-30T18:54:00Z">
        <w:r w:rsidRPr="002709E2">
          <w:rPr>
            <w:rFonts w:ascii="Calibri" w:eastAsia="Calibri" w:hAnsi="Calibri" w:cs="Times New Roman"/>
            <w:lang w:val="en-US"/>
          </w:rPr>
          <w:t>75.</w:t>
        </w:r>
        <w:r w:rsidRPr="002709E2">
          <w:rPr>
            <w:rFonts w:ascii="Calibri" w:eastAsia="Calibri" w:hAnsi="Calibri" w:cs="Times New Roman"/>
            <w:lang w:val="en-US"/>
          </w:rPr>
          <w:tab/>
          <w:t>n "He's quiet and awkward, sure, but he's not scary at all when he smiles like that."</w:t>
        </w:r>
      </w:ins>
    </w:p>
    <w:p w14:paraId="7890D85E" w14:textId="77777777" w:rsidR="002709E2" w:rsidRPr="002709E2" w:rsidRDefault="002709E2" w:rsidP="002709E2">
      <w:pPr>
        <w:spacing w:line="600" w:lineRule="auto"/>
        <w:jc w:val="left"/>
        <w:rPr>
          <w:ins w:id="13101" w:author="UTENTE" w:date="2020-06-30T18:54:00Z"/>
          <w:rFonts w:ascii="Calibri" w:eastAsia="Calibri" w:hAnsi="Calibri" w:cs="Times New Roman"/>
          <w:lang w:val="en-US"/>
        </w:rPr>
      </w:pPr>
      <w:ins w:id="13102" w:author="UTENTE" w:date="2020-06-30T18:54:00Z">
        <w:r w:rsidRPr="002709E2">
          <w:rPr>
            <w:rFonts w:ascii="Calibri" w:eastAsia="Calibri" w:hAnsi="Calibri" w:cs="Times New Roman"/>
            <w:lang w:val="en-US"/>
          </w:rPr>
          <w:t>76.</w:t>
        </w:r>
        <w:r w:rsidRPr="002709E2">
          <w:rPr>
            <w:rFonts w:ascii="Calibri" w:eastAsia="Calibri" w:hAnsi="Calibri" w:cs="Times New Roman"/>
            <w:lang w:val="en-US"/>
          </w:rPr>
          <w:tab/>
          <w:t>mcp "\"Hey…\""</w:t>
        </w:r>
      </w:ins>
    </w:p>
    <w:p w14:paraId="67C98EE0" w14:textId="77777777" w:rsidR="002709E2" w:rsidRPr="002709E2" w:rsidRDefault="002709E2" w:rsidP="002709E2">
      <w:pPr>
        <w:spacing w:line="600" w:lineRule="auto"/>
        <w:jc w:val="left"/>
        <w:rPr>
          <w:ins w:id="13103" w:author="UTENTE" w:date="2020-06-30T18:54:00Z"/>
          <w:rFonts w:ascii="Calibri" w:eastAsia="Calibri" w:hAnsi="Calibri" w:cs="Times New Roman"/>
          <w:lang w:val="en-US"/>
        </w:rPr>
      </w:pPr>
      <w:ins w:id="13104" w:author="UTENTE" w:date="2020-06-30T18:54:00Z">
        <w:r w:rsidRPr="002709E2">
          <w:rPr>
            <w:rFonts w:ascii="Calibri" w:eastAsia="Calibri" w:hAnsi="Calibri" w:cs="Times New Roman"/>
            <w:lang w:val="en-US"/>
          </w:rPr>
          <w:t>77.</w:t>
        </w:r>
        <w:r w:rsidRPr="002709E2">
          <w:rPr>
            <w:rFonts w:ascii="Calibri" w:eastAsia="Calibri" w:hAnsi="Calibri" w:cs="Times New Roman"/>
            <w:lang w:val="en-US"/>
          </w:rPr>
          <w:tab/>
          <w:t>mcp "\"Thanks for saving me earlier, by the way. Back when Rex had me against the wall.\""</w:t>
        </w:r>
      </w:ins>
    </w:p>
    <w:p w14:paraId="3A7B039D" w14:textId="77777777" w:rsidR="002709E2" w:rsidRPr="002709E2" w:rsidRDefault="002709E2" w:rsidP="002709E2">
      <w:pPr>
        <w:spacing w:line="600" w:lineRule="auto"/>
        <w:jc w:val="left"/>
        <w:rPr>
          <w:ins w:id="13105" w:author="UTENTE" w:date="2020-06-30T18:54:00Z"/>
          <w:rFonts w:ascii="Calibri" w:eastAsia="Calibri" w:hAnsi="Calibri" w:cs="Times New Roman"/>
          <w:lang w:val="en-US"/>
        </w:rPr>
      </w:pPr>
      <w:ins w:id="13106" w:author="UTENTE" w:date="2020-06-30T18:54:00Z">
        <w:r w:rsidRPr="002709E2">
          <w:rPr>
            <w:rFonts w:ascii="Calibri" w:eastAsia="Calibri" w:hAnsi="Calibri" w:cs="Times New Roman"/>
            <w:lang w:val="en-US"/>
          </w:rPr>
          <w:t>78.</w:t>
        </w:r>
        <w:r w:rsidRPr="002709E2">
          <w:rPr>
            <w:rFonts w:ascii="Calibri" w:eastAsia="Calibri" w:hAnsi="Calibri" w:cs="Times New Roman"/>
            <w:lang w:val="en-US"/>
          </w:rPr>
          <w:tab/>
          <w:t>mcp "\"Ah, yeah, before I forget…\""</w:t>
        </w:r>
      </w:ins>
    </w:p>
    <w:p w14:paraId="1C466884" w14:textId="77777777" w:rsidR="002709E2" w:rsidRPr="002709E2" w:rsidRDefault="002709E2" w:rsidP="002709E2">
      <w:pPr>
        <w:spacing w:line="600" w:lineRule="auto"/>
        <w:jc w:val="left"/>
        <w:rPr>
          <w:ins w:id="13107" w:author="UTENTE" w:date="2020-06-30T18:54:00Z"/>
          <w:rFonts w:ascii="Calibri" w:eastAsia="Calibri" w:hAnsi="Calibri" w:cs="Times New Roman"/>
          <w:lang w:val="en-US"/>
        </w:rPr>
      </w:pPr>
      <w:ins w:id="13108" w:author="UTENTE" w:date="2020-06-30T18:54:00Z">
        <w:r w:rsidRPr="002709E2">
          <w:rPr>
            <w:rFonts w:ascii="Calibri" w:eastAsia="Calibri" w:hAnsi="Calibri" w:cs="Times New Roman"/>
            <w:lang w:val="en-US"/>
          </w:rPr>
          <w:t>79.</w:t>
        </w:r>
        <w:r w:rsidRPr="002709E2">
          <w:rPr>
            <w:rFonts w:ascii="Calibri" w:eastAsia="Calibri" w:hAnsi="Calibri" w:cs="Times New Roman"/>
            <w:lang w:val="en-US"/>
          </w:rPr>
          <w:tab/>
          <w:t>mcp "\"I really appreciate you saving me back there with Rex. You seemed like some kind of superhero, coming to my rescue just in the nick of time.\""</w:t>
        </w:r>
      </w:ins>
    </w:p>
    <w:p w14:paraId="5424588F" w14:textId="77777777" w:rsidR="002709E2" w:rsidRPr="002709E2" w:rsidRDefault="002709E2" w:rsidP="002709E2">
      <w:pPr>
        <w:spacing w:line="600" w:lineRule="auto"/>
        <w:jc w:val="left"/>
        <w:rPr>
          <w:ins w:id="13109" w:author="UTENTE" w:date="2020-06-30T18:54:00Z"/>
          <w:rFonts w:ascii="Calibri" w:eastAsia="Calibri" w:hAnsi="Calibri" w:cs="Times New Roman"/>
          <w:lang w:val="en-US"/>
        </w:rPr>
      </w:pPr>
      <w:ins w:id="13110" w:author="UTENTE" w:date="2020-06-30T18:54:00Z">
        <w:r w:rsidRPr="002709E2">
          <w:rPr>
            <w:rFonts w:ascii="Calibri" w:eastAsia="Calibri" w:hAnsi="Calibri" w:cs="Times New Roman"/>
            <w:lang w:val="en-US"/>
          </w:rPr>
          <w:t>80.</w:t>
        </w:r>
        <w:r w:rsidRPr="002709E2">
          <w:rPr>
            <w:rFonts w:ascii="Calibri" w:eastAsia="Calibri" w:hAnsi="Calibri" w:cs="Times New Roman"/>
            <w:lang w:val="en-US"/>
          </w:rPr>
          <w:tab/>
          <w:t>n "I shiver as my mind flashes back to the terrifying sight of those fangs, right before they plunged into my neck."</w:t>
        </w:r>
      </w:ins>
    </w:p>
    <w:p w14:paraId="1166402B" w14:textId="77777777" w:rsidR="002709E2" w:rsidRPr="002709E2" w:rsidRDefault="002709E2" w:rsidP="002709E2">
      <w:pPr>
        <w:spacing w:line="600" w:lineRule="auto"/>
        <w:jc w:val="left"/>
        <w:rPr>
          <w:ins w:id="13111" w:author="UTENTE" w:date="2020-06-30T18:54:00Z"/>
          <w:rFonts w:ascii="Calibri" w:eastAsia="Calibri" w:hAnsi="Calibri" w:cs="Times New Roman"/>
          <w:lang w:val="en-US"/>
        </w:rPr>
      </w:pPr>
      <w:ins w:id="13112" w:author="UTENTE" w:date="2020-06-30T18:54:00Z">
        <w:r w:rsidRPr="002709E2">
          <w:rPr>
            <w:rFonts w:ascii="Calibri" w:eastAsia="Calibri" w:hAnsi="Calibri" w:cs="Times New Roman"/>
            <w:lang w:val="en-US"/>
          </w:rPr>
          <w:t>81.</w:t>
        </w:r>
        <w:r w:rsidRPr="002709E2">
          <w:rPr>
            <w:rFonts w:ascii="Calibri" w:eastAsia="Calibri" w:hAnsi="Calibri" w:cs="Times New Roman"/>
            <w:lang w:val="en-US"/>
          </w:rPr>
          <w:tab/>
          <w:t>dp "\"…It's fine. I was just passing through.\""</w:t>
        </w:r>
      </w:ins>
    </w:p>
    <w:p w14:paraId="1AB85969" w14:textId="77777777" w:rsidR="002709E2" w:rsidRPr="002709E2" w:rsidRDefault="002709E2" w:rsidP="002709E2">
      <w:pPr>
        <w:spacing w:line="600" w:lineRule="auto"/>
        <w:jc w:val="left"/>
        <w:rPr>
          <w:ins w:id="13113" w:author="UTENTE" w:date="2020-06-30T18:54:00Z"/>
          <w:rFonts w:ascii="Calibri" w:eastAsia="Calibri" w:hAnsi="Calibri" w:cs="Times New Roman"/>
          <w:lang w:val="en-US"/>
        </w:rPr>
      </w:pPr>
      <w:ins w:id="13114" w:author="UTENTE" w:date="2020-06-30T18:54:00Z">
        <w:r w:rsidRPr="002709E2">
          <w:rPr>
            <w:rFonts w:ascii="Calibri" w:eastAsia="Calibri" w:hAnsi="Calibri" w:cs="Times New Roman"/>
            <w:lang w:val="en-US"/>
          </w:rPr>
          <w:t>82.</w:t>
        </w:r>
        <w:r w:rsidRPr="002709E2">
          <w:rPr>
            <w:rFonts w:ascii="Calibri" w:eastAsia="Calibri" w:hAnsi="Calibri" w:cs="Times New Roman"/>
            <w:lang w:val="en-US"/>
          </w:rPr>
          <w:tab/>
          <w:t>n "He evasively turns his head away from me, taking another pull from his cigarette and avoiding my gaze."</w:t>
        </w:r>
      </w:ins>
    </w:p>
    <w:p w14:paraId="2D4AD5EE" w14:textId="77777777" w:rsidR="002709E2" w:rsidRPr="002709E2" w:rsidRDefault="002709E2" w:rsidP="002709E2">
      <w:pPr>
        <w:spacing w:line="600" w:lineRule="auto"/>
        <w:jc w:val="left"/>
        <w:rPr>
          <w:ins w:id="13115" w:author="UTENTE" w:date="2020-06-30T18:54:00Z"/>
          <w:rFonts w:ascii="Calibri" w:eastAsia="Calibri" w:hAnsi="Calibri" w:cs="Times New Roman"/>
          <w:lang w:val="en-US"/>
        </w:rPr>
      </w:pPr>
      <w:ins w:id="13116" w:author="UTENTE" w:date="2020-06-30T18:54:00Z">
        <w:r w:rsidRPr="002709E2">
          <w:rPr>
            <w:rFonts w:ascii="Calibri" w:eastAsia="Calibri" w:hAnsi="Calibri" w:cs="Times New Roman"/>
            <w:lang w:val="en-US"/>
          </w:rPr>
          <w:t>83.</w:t>
        </w:r>
        <w:r w:rsidRPr="002709E2">
          <w:rPr>
            <w:rFonts w:ascii="Calibri" w:eastAsia="Calibri" w:hAnsi="Calibri" w:cs="Times New Roman"/>
            <w:lang w:val="en-US"/>
          </w:rPr>
          <w:tab/>
          <w:t>n "…Is it my imagination, or does he look kind of embarrassed?"</w:t>
        </w:r>
      </w:ins>
    </w:p>
    <w:p w14:paraId="2AFDDB90" w14:textId="77777777" w:rsidR="002709E2" w:rsidRPr="002709E2" w:rsidRDefault="002709E2" w:rsidP="002709E2">
      <w:pPr>
        <w:spacing w:line="600" w:lineRule="auto"/>
        <w:jc w:val="left"/>
        <w:rPr>
          <w:ins w:id="13117" w:author="UTENTE" w:date="2020-06-30T18:54:00Z"/>
          <w:rFonts w:ascii="Calibri" w:eastAsia="Calibri" w:hAnsi="Calibri" w:cs="Times New Roman"/>
          <w:lang w:val="en-US"/>
        </w:rPr>
      </w:pPr>
      <w:ins w:id="13118" w:author="UTENTE" w:date="2020-06-30T18:54:00Z">
        <w:r w:rsidRPr="002709E2">
          <w:rPr>
            <w:rFonts w:ascii="Calibri" w:eastAsia="Calibri" w:hAnsi="Calibri" w:cs="Times New Roman"/>
            <w:lang w:val="en-US"/>
          </w:rPr>
          <w:t>84.</w:t>
        </w:r>
        <w:r w:rsidRPr="002709E2">
          <w:rPr>
            <w:rFonts w:ascii="Calibri" w:eastAsia="Calibri" w:hAnsi="Calibri" w:cs="Times New Roman"/>
            <w:lang w:val="en-US"/>
          </w:rPr>
          <w:tab/>
          <w:t>extend "No, that can't be right."</w:t>
        </w:r>
      </w:ins>
    </w:p>
    <w:p w14:paraId="67DCDD74" w14:textId="77777777" w:rsidR="002709E2" w:rsidRPr="002709E2" w:rsidRDefault="002709E2" w:rsidP="002709E2">
      <w:pPr>
        <w:spacing w:line="600" w:lineRule="auto"/>
        <w:jc w:val="left"/>
        <w:rPr>
          <w:ins w:id="13119" w:author="UTENTE" w:date="2020-06-30T18:54:00Z"/>
          <w:rFonts w:ascii="Calibri" w:eastAsia="Calibri" w:hAnsi="Calibri" w:cs="Times New Roman"/>
          <w:lang w:val="en-US"/>
        </w:rPr>
      </w:pPr>
      <w:ins w:id="13120" w:author="UTENTE" w:date="2020-06-30T18:54:00Z">
        <w:r w:rsidRPr="002709E2">
          <w:rPr>
            <w:rFonts w:ascii="Calibri" w:eastAsia="Calibri" w:hAnsi="Calibri" w:cs="Times New Roman"/>
            <w:lang w:val="en-US"/>
          </w:rPr>
          <w:t>85.</w:t>
        </w:r>
        <w:r w:rsidRPr="002709E2">
          <w:rPr>
            <w:rFonts w:ascii="Calibri" w:eastAsia="Calibri" w:hAnsi="Calibri" w:cs="Times New Roman"/>
            <w:lang w:val="en-US"/>
          </w:rPr>
          <w:tab/>
          <w:t>mcp "\"Talk about a crazy string of coincidences, though. I can't believe you know Isaac and Luka, too.\"" </w:t>
        </w:r>
        <w:r w:rsidRPr="002709E2">
          <w:rPr>
            <w:rFonts w:ascii="Calibri" w:eastAsia="Calibri" w:hAnsi="Calibri" w:cs="Times New Roman"/>
            <w:lang w:val="en-US"/>
          </w:rPr>
          <w:br w:type="page"/>
        </w:r>
      </w:ins>
    </w:p>
    <w:p w14:paraId="1F28A98C" w14:textId="77777777" w:rsidR="002709E2" w:rsidRPr="002709E2" w:rsidRDefault="002709E2" w:rsidP="002709E2">
      <w:pPr>
        <w:spacing w:line="600" w:lineRule="auto"/>
        <w:jc w:val="left"/>
        <w:rPr>
          <w:ins w:id="13121" w:author="UTENTE" w:date="2020-06-30T18:54:00Z"/>
          <w:rFonts w:ascii="Calibri" w:eastAsia="Calibri" w:hAnsi="Calibri" w:cs="Times New Roman"/>
        </w:rPr>
      </w:pPr>
      <w:ins w:id="13122" w:author="UTENTE" w:date="2020-06-30T18:54:00Z">
        <w:r w:rsidRPr="002709E2">
          <w:rPr>
            <w:rFonts w:ascii="Calibri" w:eastAsia="Calibri" w:hAnsi="Calibri" w:cs="Times New Roman"/>
          </w:rPr>
          <w:lastRenderedPageBreak/>
          <w:t>73.</w:t>
        </w:r>
        <w:r w:rsidRPr="002709E2">
          <w:rPr>
            <w:rFonts w:ascii="Calibri" w:eastAsia="Calibri" w:hAnsi="Calibri" w:cs="Times New Roman"/>
          </w:rPr>
          <w:tab/>
          <w:t>n "…Quando guardo i suoi occhi dalle palpebre pesanti, non vedo niente che ricordi un mostro."</w:t>
        </w:r>
      </w:ins>
    </w:p>
    <w:p w14:paraId="75FD23BE" w14:textId="055773BB" w:rsidR="002709E2" w:rsidRPr="002709E2" w:rsidRDefault="002709E2" w:rsidP="002709E2">
      <w:pPr>
        <w:tabs>
          <w:tab w:val="left" w:pos="426"/>
        </w:tabs>
        <w:spacing w:line="600" w:lineRule="auto"/>
        <w:jc w:val="left"/>
        <w:rPr>
          <w:ins w:id="13123" w:author="UTENTE" w:date="2020-06-30T18:54:00Z"/>
          <w:rFonts w:ascii="Calibri" w:eastAsia="Calibri" w:hAnsi="Calibri" w:cs="Times New Roman"/>
        </w:rPr>
        <w:pPrChange w:id="13124" w:author="UTENTE" w:date="2020-06-30T18:55:00Z">
          <w:pPr>
            <w:spacing w:line="600" w:lineRule="auto"/>
            <w:jc w:val="left"/>
          </w:pPr>
        </w:pPrChange>
      </w:pPr>
      <w:ins w:id="13125" w:author="UTENTE" w:date="2020-06-30T18:54:00Z">
        <w:r w:rsidRPr="002709E2">
          <w:rPr>
            <w:rFonts w:ascii="Calibri" w:eastAsia="Calibri" w:hAnsi="Calibri" w:cs="Times New Roman"/>
          </w:rPr>
          <w:t>74.</w:t>
        </w:r>
        <w:r w:rsidRPr="002709E2">
          <w:rPr>
            <w:rFonts w:ascii="Calibri" w:eastAsia="Calibri" w:hAnsi="Calibri" w:cs="Times New Roman"/>
          </w:rPr>
          <w:tab/>
        </w:r>
      </w:ins>
      <w:ins w:id="13126" w:author="UTENTE" w:date="2020-06-30T18:55:00Z">
        <w:r>
          <w:rPr>
            <w:rFonts w:ascii="Calibri" w:eastAsia="Calibri" w:hAnsi="Calibri" w:cs="Times New Roman"/>
          </w:rPr>
          <w:t xml:space="preserve">   </w:t>
        </w:r>
      </w:ins>
      <w:ins w:id="13127" w:author="UTENTE" w:date="2020-06-30T18:54:00Z">
        <w:r w:rsidRPr="002709E2">
          <w:rPr>
            <w:rFonts w:ascii="Calibri" w:eastAsia="Calibri" w:hAnsi="Calibri" w:cs="Times New Roman"/>
          </w:rPr>
          <w:t>n "Se qualcuno mi avesse detto che era un vampiro stamattina, gli avrei dato del pazzo."</w:t>
        </w:r>
      </w:ins>
    </w:p>
    <w:p w14:paraId="0B511F98" w14:textId="77777777" w:rsidR="002709E2" w:rsidRPr="002709E2" w:rsidRDefault="002709E2" w:rsidP="002709E2">
      <w:pPr>
        <w:spacing w:line="600" w:lineRule="auto"/>
        <w:jc w:val="left"/>
        <w:rPr>
          <w:ins w:id="13128" w:author="UTENTE" w:date="2020-06-30T18:54:00Z"/>
          <w:rFonts w:ascii="Calibri" w:eastAsia="Calibri" w:hAnsi="Calibri" w:cs="Times New Roman"/>
        </w:rPr>
      </w:pPr>
      <w:ins w:id="13129" w:author="UTENTE" w:date="2020-06-30T18:54:00Z">
        <w:r w:rsidRPr="002709E2">
          <w:rPr>
            <w:rFonts w:ascii="Calibri" w:eastAsia="Calibri" w:hAnsi="Calibri" w:cs="Times New Roman"/>
          </w:rPr>
          <w:t>75.</w:t>
        </w:r>
        <w:r w:rsidRPr="002709E2">
          <w:rPr>
            <w:rFonts w:ascii="Calibri" w:eastAsia="Calibri" w:hAnsi="Calibri" w:cs="Times New Roman"/>
          </w:rPr>
          <w:tab/>
          <w:t>n "È silenzioso e impacciato, certo, ma non è per niente spaventoso quando sorride in quel modo."</w:t>
        </w:r>
      </w:ins>
    </w:p>
    <w:p w14:paraId="4235CF87" w14:textId="77777777" w:rsidR="002709E2" w:rsidRPr="002709E2" w:rsidRDefault="002709E2" w:rsidP="002709E2">
      <w:pPr>
        <w:spacing w:line="600" w:lineRule="auto"/>
        <w:jc w:val="left"/>
        <w:rPr>
          <w:ins w:id="13130" w:author="UTENTE" w:date="2020-06-30T18:54:00Z"/>
          <w:rFonts w:ascii="Calibri" w:eastAsia="Calibri" w:hAnsi="Calibri" w:cs="Times New Roman"/>
        </w:rPr>
      </w:pPr>
      <w:ins w:id="13131" w:author="UTENTE" w:date="2020-06-30T18:54:00Z">
        <w:r w:rsidRPr="002709E2">
          <w:rPr>
            <w:rFonts w:ascii="Calibri" w:eastAsia="Calibri" w:hAnsi="Calibri" w:cs="Times New Roman"/>
          </w:rPr>
          <w:t>76.</w:t>
        </w:r>
        <w:r w:rsidRPr="002709E2">
          <w:rPr>
            <w:rFonts w:ascii="Calibri" w:eastAsia="Calibri" w:hAnsi="Calibri" w:cs="Times New Roman"/>
          </w:rPr>
          <w:tab/>
          <w:t>mcp "\"Ehi…\""</w:t>
        </w:r>
      </w:ins>
    </w:p>
    <w:p w14:paraId="2567488F" w14:textId="77777777" w:rsidR="002709E2" w:rsidRPr="002709E2" w:rsidRDefault="002709E2" w:rsidP="002709E2">
      <w:pPr>
        <w:spacing w:line="600" w:lineRule="auto"/>
        <w:jc w:val="left"/>
        <w:rPr>
          <w:ins w:id="13132" w:author="UTENTE" w:date="2020-06-30T18:54:00Z"/>
          <w:rFonts w:ascii="Calibri" w:eastAsia="Calibri" w:hAnsi="Calibri" w:cs="Times New Roman"/>
        </w:rPr>
      </w:pPr>
      <w:ins w:id="13133" w:author="UTENTE" w:date="2020-06-30T18:54:00Z">
        <w:r w:rsidRPr="002709E2">
          <w:rPr>
            <w:rFonts w:ascii="Calibri" w:eastAsia="Calibri" w:hAnsi="Calibri" w:cs="Times New Roman"/>
          </w:rPr>
          <w:t>77.</w:t>
        </w:r>
        <w:r w:rsidRPr="002709E2">
          <w:rPr>
            <w:rFonts w:ascii="Calibri" w:eastAsia="Calibri" w:hAnsi="Calibri" w:cs="Times New Roman"/>
          </w:rPr>
          <w:tab/>
          <w:t>mcp "\"Grazie per avermi salvato prima, comunque. Quando Rex mi teneva inchiodato al muro.\""</w:t>
        </w:r>
      </w:ins>
    </w:p>
    <w:p w14:paraId="0657599D" w14:textId="77777777" w:rsidR="002709E2" w:rsidRPr="002709E2" w:rsidRDefault="002709E2" w:rsidP="002709E2">
      <w:pPr>
        <w:spacing w:line="600" w:lineRule="auto"/>
        <w:jc w:val="left"/>
        <w:rPr>
          <w:ins w:id="13134" w:author="UTENTE" w:date="2020-06-30T18:54:00Z"/>
          <w:rFonts w:ascii="Calibri" w:eastAsia="Calibri" w:hAnsi="Calibri" w:cs="Times New Roman"/>
        </w:rPr>
      </w:pPr>
      <w:ins w:id="13135" w:author="UTENTE" w:date="2020-06-30T18:54:00Z">
        <w:r w:rsidRPr="002709E2">
          <w:rPr>
            <w:rFonts w:ascii="Calibri" w:eastAsia="Calibri" w:hAnsi="Calibri" w:cs="Times New Roman"/>
          </w:rPr>
          <w:t>78.</w:t>
        </w:r>
        <w:r w:rsidRPr="002709E2">
          <w:rPr>
            <w:rFonts w:ascii="Calibri" w:eastAsia="Calibri" w:hAnsi="Calibri" w:cs="Times New Roman"/>
          </w:rPr>
          <w:tab/>
          <w:t>mcp "\"Ah, giusto, prima che mi dimentichi…\""</w:t>
        </w:r>
      </w:ins>
    </w:p>
    <w:p w14:paraId="60159055" w14:textId="77777777" w:rsidR="002709E2" w:rsidRPr="002709E2" w:rsidRDefault="002709E2" w:rsidP="002709E2">
      <w:pPr>
        <w:spacing w:line="600" w:lineRule="auto"/>
        <w:jc w:val="left"/>
        <w:rPr>
          <w:ins w:id="13136" w:author="UTENTE" w:date="2020-06-30T18:54:00Z"/>
          <w:rFonts w:ascii="Calibri" w:eastAsia="Calibri" w:hAnsi="Calibri" w:cs="Times New Roman"/>
        </w:rPr>
      </w:pPr>
      <w:ins w:id="13137" w:author="UTENTE" w:date="2020-06-30T18:54:00Z">
        <w:r w:rsidRPr="002709E2">
          <w:rPr>
            <w:rFonts w:ascii="Calibri" w:eastAsia="Calibri" w:hAnsi="Calibri" w:cs="Times New Roman"/>
          </w:rPr>
          <w:t>79.</w:t>
        </w:r>
        <w:r w:rsidRPr="002709E2">
          <w:rPr>
            <w:rFonts w:ascii="Calibri" w:eastAsia="Calibri" w:hAnsi="Calibri" w:cs="Times New Roman"/>
          </w:rPr>
          <w:tab/>
          <w:t>mcp "\"Ho apprezzato molto come tu mi abbia salvato prima, con Rex. Sembravi una specie di supereroe, arrivato a salvarmi proprio al momento giusto.\""</w:t>
        </w:r>
      </w:ins>
    </w:p>
    <w:p w14:paraId="364F04D7" w14:textId="77777777" w:rsidR="002709E2" w:rsidRPr="002709E2" w:rsidRDefault="002709E2" w:rsidP="002709E2">
      <w:pPr>
        <w:spacing w:line="600" w:lineRule="auto"/>
        <w:jc w:val="left"/>
        <w:rPr>
          <w:ins w:id="13138" w:author="UTENTE" w:date="2020-06-30T18:54:00Z"/>
          <w:rFonts w:ascii="Calibri" w:eastAsia="Calibri" w:hAnsi="Calibri" w:cs="Times New Roman"/>
        </w:rPr>
      </w:pPr>
      <w:ins w:id="13139" w:author="UTENTE" w:date="2020-06-30T18:54:00Z">
        <w:r w:rsidRPr="002709E2">
          <w:rPr>
            <w:rFonts w:ascii="Calibri" w:eastAsia="Calibri" w:hAnsi="Calibri" w:cs="Times New Roman"/>
          </w:rPr>
          <w:t>80.</w:t>
        </w:r>
        <w:r w:rsidRPr="002709E2">
          <w:rPr>
            <w:rFonts w:ascii="Calibri" w:eastAsia="Calibri" w:hAnsi="Calibri" w:cs="Times New Roman"/>
          </w:rPr>
          <w:tab/>
          <w:t>n "Mi vengono i brividi ripensando alla terrificante vista di quei canini, poco prima che si conficcassero nel mio collo."</w:t>
        </w:r>
      </w:ins>
    </w:p>
    <w:p w14:paraId="10797E88" w14:textId="77777777" w:rsidR="002709E2" w:rsidRPr="002709E2" w:rsidRDefault="002709E2" w:rsidP="002709E2">
      <w:pPr>
        <w:spacing w:line="600" w:lineRule="auto"/>
        <w:jc w:val="left"/>
        <w:rPr>
          <w:ins w:id="13140" w:author="UTENTE" w:date="2020-06-30T18:54:00Z"/>
          <w:rFonts w:ascii="Calibri" w:eastAsia="Calibri" w:hAnsi="Calibri" w:cs="Times New Roman"/>
        </w:rPr>
      </w:pPr>
      <w:ins w:id="13141" w:author="UTENTE" w:date="2020-06-30T18:54:00Z">
        <w:r w:rsidRPr="002709E2">
          <w:rPr>
            <w:rFonts w:ascii="Calibri" w:eastAsia="Calibri" w:hAnsi="Calibri" w:cs="Times New Roman"/>
          </w:rPr>
          <w:t>81.</w:t>
        </w:r>
        <w:r w:rsidRPr="002709E2">
          <w:rPr>
            <w:rFonts w:ascii="Calibri" w:eastAsia="Calibri" w:hAnsi="Calibri" w:cs="Times New Roman"/>
          </w:rPr>
          <w:tab/>
          <w:t>dp "\"…Non c'è problema. Stavo passando di lì.\""</w:t>
        </w:r>
      </w:ins>
    </w:p>
    <w:p w14:paraId="1FF7D364" w14:textId="77777777" w:rsidR="002709E2" w:rsidRPr="002709E2" w:rsidRDefault="002709E2" w:rsidP="002709E2">
      <w:pPr>
        <w:spacing w:line="600" w:lineRule="auto"/>
        <w:jc w:val="left"/>
        <w:rPr>
          <w:ins w:id="13142" w:author="UTENTE" w:date="2020-06-30T18:54:00Z"/>
          <w:rFonts w:ascii="Calibri" w:eastAsia="Calibri" w:hAnsi="Calibri" w:cs="Times New Roman"/>
        </w:rPr>
      </w:pPr>
      <w:ins w:id="13143" w:author="UTENTE" w:date="2020-06-30T18:54:00Z">
        <w:r w:rsidRPr="002709E2">
          <w:rPr>
            <w:rFonts w:ascii="Calibri" w:eastAsia="Calibri" w:hAnsi="Calibri" w:cs="Times New Roman"/>
          </w:rPr>
          <w:t>82.</w:t>
        </w:r>
        <w:r w:rsidRPr="002709E2">
          <w:rPr>
            <w:rFonts w:ascii="Calibri" w:eastAsia="Calibri" w:hAnsi="Calibri" w:cs="Times New Roman"/>
          </w:rPr>
          <w:tab/>
          <w:t>n "Volta evasivamente la testa, facendo un altro tiro dalla sua sigaretta e schivando il mio sguardo."</w:t>
        </w:r>
      </w:ins>
    </w:p>
    <w:p w14:paraId="01756EB6" w14:textId="77777777" w:rsidR="002709E2" w:rsidRPr="002709E2" w:rsidRDefault="002709E2" w:rsidP="002709E2">
      <w:pPr>
        <w:spacing w:line="600" w:lineRule="auto"/>
        <w:jc w:val="left"/>
        <w:rPr>
          <w:ins w:id="13144" w:author="UTENTE" w:date="2020-06-30T18:54:00Z"/>
          <w:rFonts w:ascii="Calibri" w:eastAsia="Calibri" w:hAnsi="Calibri" w:cs="Times New Roman"/>
        </w:rPr>
      </w:pPr>
      <w:ins w:id="13145" w:author="UTENTE" w:date="2020-06-30T18:54:00Z">
        <w:r w:rsidRPr="002709E2">
          <w:rPr>
            <w:rFonts w:ascii="Calibri" w:eastAsia="Calibri" w:hAnsi="Calibri" w:cs="Times New Roman"/>
          </w:rPr>
          <w:t>83.</w:t>
        </w:r>
        <w:r w:rsidRPr="002709E2">
          <w:rPr>
            <w:rFonts w:ascii="Calibri" w:eastAsia="Calibri" w:hAnsi="Calibri" w:cs="Times New Roman"/>
          </w:rPr>
          <w:tab/>
          <w:t>n "…È solo la mia immaginazione, o sembra un po' in imbarazzo?"</w:t>
        </w:r>
      </w:ins>
    </w:p>
    <w:p w14:paraId="1124E542" w14:textId="77777777" w:rsidR="002709E2" w:rsidRPr="002709E2" w:rsidRDefault="002709E2" w:rsidP="002709E2">
      <w:pPr>
        <w:spacing w:line="600" w:lineRule="auto"/>
        <w:jc w:val="left"/>
        <w:rPr>
          <w:ins w:id="13146" w:author="UTENTE" w:date="2020-06-30T18:54:00Z"/>
          <w:rFonts w:ascii="Calibri" w:eastAsia="Calibri" w:hAnsi="Calibri" w:cs="Times New Roman"/>
        </w:rPr>
      </w:pPr>
      <w:ins w:id="13147" w:author="UTENTE" w:date="2020-06-30T18:54:00Z">
        <w:r w:rsidRPr="002709E2">
          <w:rPr>
            <w:rFonts w:ascii="Calibri" w:eastAsia="Calibri" w:hAnsi="Calibri" w:cs="Times New Roman"/>
          </w:rPr>
          <w:t>84.</w:t>
        </w:r>
        <w:r w:rsidRPr="002709E2">
          <w:rPr>
            <w:rFonts w:ascii="Calibri" w:eastAsia="Calibri" w:hAnsi="Calibri" w:cs="Times New Roman"/>
          </w:rPr>
          <w:tab/>
          <w:t>extend "No, non può essere."</w:t>
        </w:r>
      </w:ins>
    </w:p>
    <w:p w14:paraId="4F7BBDBD" w14:textId="77777777" w:rsidR="002709E2" w:rsidRPr="002709E2" w:rsidRDefault="002709E2" w:rsidP="002709E2">
      <w:pPr>
        <w:spacing w:line="600" w:lineRule="auto"/>
        <w:jc w:val="left"/>
        <w:rPr>
          <w:ins w:id="13148" w:author="UTENTE" w:date="2020-06-30T18:54:00Z"/>
          <w:rFonts w:ascii="Calibri" w:eastAsia="Calibri" w:hAnsi="Calibri" w:cs="Times New Roman"/>
        </w:rPr>
      </w:pPr>
      <w:ins w:id="13149" w:author="UTENTE" w:date="2020-06-30T18:54:00Z">
        <w:r w:rsidRPr="002709E2">
          <w:rPr>
            <w:rFonts w:ascii="Calibri" w:eastAsia="Calibri" w:hAnsi="Calibri" w:cs="Times New Roman"/>
          </w:rPr>
          <w:t>85.</w:t>
        </w:r>
        <w:r w:rsidRPr="002709E2">
          <w:rPr>
            <w:rFonts w:ascii="Calibri" w:eastAsia="Calibri" w:hAnsi="Calibri" w:cs="Times New Roman"/>
          </w:rPr>
          <w:tab/>
          <w:t>mcp "\"Una serie di strane coincidenze, però. Non posso credere che anche tu conosci Isaac e Luka.\"" </w:t>
        </w:r>
        <w:r w:rsidRPr="002709E2">
          <w:rPr>
            <w:rFonts w:ascii="Calibri" w:eastAsia="Calibri" w:hAnsi="Calibri" w:cs="Times New Roman"/>
          </w:rPr>
          <w:br w:type="page"/>
        </w:r>
      </w:ins>
    </w:p>
    <w:p w14:paraId="592AD9CE" w14:textId="77777777" w:rsidR="002709E2" w:rsidRPr="002709E2" w:rsidRDefault="002709E2" w:rsidP="002709E2">
      <w:pPr>
        <w:spacing w:line="600" w:lineRule="auto"/>
        <w:jc w:val="left"/>
        <w:rPr>
          <w:ins w:id="13150" w:author="UTENTE" w:date="2020-06-30T18:54:00Z"/>
          <w:rFonts w:ascii="Calibri" w:eastAsia="Calibri" w:hAnsi="Calibri" w:cs="Times New Roman"/>
          <w:lang w:val="en-US"/>
        </w:rPr>
      </w:pPr>
      <w:ins w:id="13151" w:author="UTENTE" w:date="2020-06-30T18:54:00Z">
        <w:r w:rsidRPr="002709E2">
          <w:rPr>
            <w:rFonts w:ascii="Calibri" w:eastAsia="Calibri" w:hAnsi="Calibri" w:cs="Times New Roman"/>
            <w:lang w:val="en-US"/>
          </w:rPr>
          <w:lastRenderedPageBreak/>
          <w:t>86.</w:t>
        </w:r>
        <w:r w:rsidRPr="002709E2">
          <w:rPr>
            <w:rFonts w:ascii="Calibri" w:eastAsia="Calibri" w:hAnsi="Calibri" w:cs="Times New Roman"/>
            <w:lang w:val="en-US"/>
          </w:rPr>
          <w:tab/>
          <w:t>dp "\"…\""</w:t>
        </w:r>
      </w:ins>
    </w:p>
    <w:p w14:paraId="5BF2A9C6" w14:textId="77777777" w:rsidR="002709E2" w:rsidRPr="002709E2" w:rsidRDefault="002709E2" w:rsidP="002709E2">
      <w:pPr>
        <w:spacing w:line="600" w:lineRule="auto"/>
        <w:jc w:val="left"/>
        <w:rPr>
          <w:ins w:id="13152" w:author="UTENTE" w:date="2020-06-30T18:54:00Z"/>
          <w:rFonts w:ascii="Calibri" w:eastAsia="Calibri" w:hAnsi="Calibri" w:cs="Times New Roman"/>
          <w:lang w:val="en-US"/>
        </w:rPr>
      </w:pPr>
      <w:ins w:id="13153" w:author="UTENTE" w:date="2020-06-30T18:54:00Z">
        <w:r w:rsidRPr="002709E2">
          <w:rPr>
            <w:rFonts w:ascii="Calibri" w:eastAsia="Calibri" w:hAnsi="Calibri" w:cs="Times New Roman"/>
            <w:lang w:val="en-US"/>
          </w:rPr>
          <w:t>87.</w:t>
        </w:r>
        <w:r w:rsidRPr="002709E2">
          <w:rPr>
            <w:rFonts w:ascii="Calibri" w:eastAsia="Calibri" w:hAnsi="Calibri" w:cs="Times New Roman"/>
            <w:lang w:val="en-US"/>
          </w:rPr>
          <w:tab/>
          <w:t>n "When I mention their names, Dominic pulls a face, grinding his cigarette down against the concrete floor."</w:t>
        </w:r>
      </w:ins>
    </w:p>
    <w:p w14:paraId="0767E707" w14:textId="77777777" w:rsidR="002709E2" w:rsidRPr="002709E2" w:rsidRDefault="002709E2" w:rsidP="002709E2">
      <w:pPr>
        <w:spacing w:line="600" w:lineRule="auto"/>
        <w:jc w:val="left"/>
        <w:rPr>
          <w:ins w:id="13154" w:author="UTENTE" w:date="2020-06-30T18:54:00Z"/>
          <w:rFonts w:ascii="Calibri" w:eastAsia="Calibri" w:hAnsi="Calibri" w:cs="Times New Roman"/>
          <w:lang w:val="en-US"/>
        </w:rPr>
      </w:pPr>
      <w:ins w:id="13155" w:author="UTENTE" w:date="2020-06-30T18:54:00Z">
        <w:r w:rsidRPr="002709E2">
          <w:rPr>
            <w:rFonts w:ascii="Calibri" w:eastAsia="Calibri" w:hAnsi="Calibri" w:cs="Times New Roman"/>
            <w:lang w:val="en-US"/>
          </w:rPr>
          <w:t>88.</w:t>
        </w:r>
        <w:r w:rsidRPr="002709E2">
          <w:rPr>
            <w:rFonts w:ascii="Calibri" w:eastAsia="Calibri" w:hAnsi="Calibri" w:cs="Times New Roman"/>
            <w:lang w:val="en-US"/>
          </w:rPr>
          <w:tab/>
          <w:t>d "\"I don't know {i}them.{/i} They know {i}us.{/i}\""</w:t>
        </w:r>
      </w:ins>
    </w:p>
    <w:p w14:paraId="38169FB5" w14:textId="77777777" w:rsidR="002709E2" w:rsidRPr="002709E2" w:rsidRDefault="002709E2" w:rsidP="002709E2">
      <w:pPr>
        <w:spacing w:line="600" w:lineRule="auto"/>
        <w:jc w:val="left"/>
        <w:rPr>
          <w:ins w:id="13156" w:author="UTENTE" w:date="2020-06-30T18:54:00Z"/>
          <w:rFonts w:ascii="Calibri" w:eastAsia="Calibri" w:hAnsi="Calibri" w:cs="Times New Roman"/>
          <w:lang w:val="en-US"/>
        </w:rPr>
      </w:pPr>
      <w:ins w:id="13157" w:author="UTENTE" w:date="2020-06-30T18:54:00Z">
        <w:r w:rsidRPr="002709E2">
          <w:rPr>
            <w:rFonts w:ascii="Calibri" w:eastAsia="Calibri" w:hAnsi="Calibri" w:cs="Times New Roman"/>
            <w:lang w:val="en-US"/>
          </w:rPr>
          <w:t>89.</w:t>
        </w:r>
        <w:r w:rsidRPr="002709E2">
          <w:rPr>
            <w:rFonts w:ascii="Calibri" w:eastAsia="Calibri" w:hAnsi="Calibri" w:cs="Times New Roman"/>
            <w:lang w:val="en-US"/>
          </w:rPr>
          <w:tab/>
          <w:t>n "He grimly stares into the distance, and looks like he doesn't plan to explain further unless I ask."</w:t>
        </w:r>
      </w:ins>
    </w:p>
    <w:p w14:paraId="56F9A404" w14:textId="77777777" w:rsidR="002709E2" w:rsidRPr="002709E2" w:rsidRDefault="002709E2" w:rsidP="002709E2">
      <w:pPr>
        <w:spacing w:line="600" w:lineRule="auto"/>
        <w:jc w:val="left"/>
        <w:rPr>
          <w:ins w:id="13158" w:author="UTENTE" w:date="2020-06-30T18:54:00Z"/>
          <w:rFonts w:ascii="Calibri" w:eastAsia="Calibri" w:hAnsi="Calibri" w:cs="Times New Roman"/>
          <w:lang w:val="en-US"/>
        </w:rPr>
      </w:pPr>
      <w:ins w:id="13159" w:author="UTENTE" w:date="2020-06-30T18:54:00Z">
        <w:r w:rsidRPr="002709E2">
          <w:rPr>
            <w:rFonts w:ascii="Calibri" w:eastAsia="Calibri" w:hAnsi="Calibri" w:cs="Times New Roman"/>
            <w:lang w:val="en-US"/>
          </w:rPr>
          <w:t>90.</w:t>
        </w:r>
        <w:r w:rsidRPr="002709E2">
          <w:rPr>
            <w:rFonts w:ascii="Calibri" w:eastAsia="Calibri" w:hAnsi="Calibri" w:cs="Times New Roman"/>
            <w:lang w:val="en-US"/>
          </w:rPr>
          <w:tab/>
          <w:t>mcp "\"You mean… they know the other vampires in the city?\""</w:t>
        </w:r>
      </w:ins>
    </w:p>
    <w:p w14:paraId="42160F4F" w14:textId="77777777" w:rsidR="002709E2" w:rsidRPr="002709E2" w:rsidRDefault="002709E2" w:rsidP="002709E2">
      <w:pPr>
        <w:spacing w:line="600" w:lineRule="auto"/>
        <w:jc w:val="left"/>
        <w:rPr>
          <w:ins w:id="13160" w:author="UTENTE" w:date="2020-06-30T18:54:00Z"/>
          <w:rFonts w:ascii="Calibri" w:eastAsia="Calibri" w:hAnsi="Calibri" w:cs="Times New Roman"/>
          <w:lang w:val="en-US"/>
        </w:rPr>
      </w:pPr>
      <w:ins w:id="13161" w:author="UTENTE" w:date="2020-06-30T18:54:00Z">
        <w:r w:rsidRPr="002709E2">
          <w:rPr>
            <w:rFonts w:ascii="Calibri" w:eastAsia="Calibri" w:hAnsi="Calibri" w:cs="Times New Roman"/>
            <w:lang w:val="en-US"/>
          </w:rPr>
          <w:t>91.</w:t>
        </w:r>
        <w:r w:rsidRPr="002709E2">
          <w:rPr>
            <w:rFonts w:ascii="Calibri" w:eastAsia="Calibri" w:hAnsi="Calibri" w:cs="Times New Roman"/>
            <w:lang w:val="en-US"/>
          </w:rPr>
          <w:tab/>
          <w:t>d "\"Isaac does. He sells information and guns, playing both clans for money. That kid Luka's his sidekick.\""</w:t>
        </w:r>
      </w:ins>
    </w:p>
    <w:p w14:paraId="63562C14" w14:textId="77777777" w:rsidR="002709E2" w:rsidRPr="002709E2" w:rsidRDefault="002709E2" w:rsidP="002709E2">
      <w:pPr>
        <w:spacing w:line="600" w:lineRule="auto"/>
        <w:jc w:val="left"/>
        <w:rPr>
          <w:ins w:id="13162" w:author="UTENTE" w:date="2020-06-30T18:54:00Z"/>
          <w:rFonts w:ascii="Calibri" w:eastAsia="Calibri" w:hAnsi="Calibri" w:cs="Times New Roman"/>
          <w:lang w:val="en-US"/>
        </w:rPr>
      </w:pPr>
      <w:ins w:id="13163" w:author="UTENTE" w:date="2020-06-30T18:54:00Z">
        <w:r w:rsidRPr="002709E2">
          <w:rPr>
            <w:rFonts w:ascii="Calibri" w:eastAsia="Calibri" w:hAnsi="Calibri" w:cs="Times New Roman"/>
            <w:lang w:val="en-US"/>
          </w:rPr>
          <w:t>92.</w:t>
        </w:r>
        <w:r w:rsidRPr="002709E2">
          <w:rPr>
            <w:rFonts w:ascii="Calibri" w:eastAsia="Calibri" w:hAnsi="Calibri" w:cs="Times New Roman"/>
            <w:lang w:val="en-US"/>
          </w:rPr>
          <w:tab/>
          <w:t>d "\"You shouldn't mess around with them.\""</w:t>
        </w:r>
      </w:ins>
    </w:p>
    <w:p w14:paraId="7BE5E80F" w14:textId="77777777" w:rsidR="002709E2" w:rsidRPr="002709E2" w:rsidRDefault="002709E2" w:rsidP="002709E2">
      <w:pPr>
        <w:spacing w:line="600" w:lineRule="auto"/>
        <w:jc w:val="left"/>
        <w:rPr>
          <w:ins w:id="13164" w:author="UTENTE" w:date="2020-06-30T18:54:00Z"/>
          <w:rFonts w:ascii="Calibri" w:eastAsia="Calibri" w:hAnsi="Calibri" w:cs="Times New Roman"/>
          <w:lang w:val="en-US"/>
        </w:rPr>
      </w:pPr>
      <w:ins w:id="13165" w:author="UTENTE" w:date="2020-06-30T18:54:00Z">
        <w:r w:rsidRPr="002709E2">
          <w:rPr>
            <w:rFonts w:ascii="Calibri" w:eastAsia="Calibri" w:hAnsi="Calibri" w:cs="Times New Roman"/>
            <w:lang w:val="en-US"/>
          </w:rPr>
          <w:t>93.</w:t>
        </w:r>
        <w:r w:rsidRPr="002709E2">
          <w:rPr>
            <w:rFonts w:ascii="Calibri" w:eastAsia="Calibri" w:hAnsi="Calibri" w:cs="Times New Roman"/>
            <w:lang w:val="en-US"/>
          </w:rPr>
          <w:tab/>
          <w:t>n "Dominic runs a hand through his long, messy hair, letting out a tired sigh."</w:t>
        </w:r>
      </w:ins>
    </w:p>
    <w:p w14:paraId="3E047DC3" w14:textId="77777777" w:rsidR="002709E2" w:rsidRPr="002709E2" w:rsidRDefault="002709E2" w:rsidP="002709E2">
      <w:pPr>
        <w:spacing w:line="600" w:lineRule="auto"/>
        <w:jc w:val="left"/>
        <w:rPr>
          <w:ins w:id="13166" w:author="UTENTE" w:date="2020-06-30T18:54:00Z"/>
          <w:rFonts w:ascii="Calibri" w:eastAsia="Calibri" w:hAnsi="Calibri" w:cs="Times New Roman"/>
          <w:lang w:val="en-US"/>
        </w:rPr>
      </w:pPr>
      <w:ins w:id="13167" w:author="UTENTE" w:date="2020-06-30T18:54:00Z">
        <w:r w:rsidRPr="002709E2">
          <w:rPr>
            <w:rFonts w:ascii="Calibri" w:eastAsia="Calibri" w:hAnsi="Calibri" w:cs="Times New Roman"/>
            <w:lang w:val="en-US"/>
          </w:rPr>
          <w:t>94.</w:t>
        </w:r>
        <w:r w:rsidRPr="002709E2">
          <w:rPr>
            <w:rFonts w:ascii="Calibri" w:eastAsia="Calibri" w:hAnsi="Calibri" w:cs="Times New Roman"/>
            <w:lang w:val="en-US"/>
          </w:rPr>
          <w:tab/>
          <w:t>mcp "\"…Yeah, I guess that makes sense. They don't sound like great guys, to be honest.\""</w:t>
        </w:r>
      </w:ins>
    </w:p>
    <w:p w14:paraId="4D59747C" w14:textId="06FF8249" w:rsidR="002709E2" w:rsidRPr="002709E2" w:rsidRDefault="002709E2" w:rsidP="002709E2">
      <w:pPr>
        <w:tabs>
          <w:tab w:val="left" w:pos="426"/>
        </w:tabs>
        <w:spacing w:line="600" w:lineRule="auto"/>
        <w:jc w:val="left"/>
        <w:rPr>
          <w:ins w:id="13168" w:author="UTENTE" w:date="2020-06-30T18:54:00Z"/>
          <w:rFonts w:ascii="Calibri" w:eastAsia="Calibri" w:hAnsi="Calibri" w:cs="Times New Roman"/>
          <w:lang w:val="en-US"/>
        </w:rPr>
        <w:pPrChange w:id="13169" w:author="UTENTE" w:date="2020-06-30T18:56:00Z">
          <w:pPr>
            <w:spacing w:line="600" w:lineRule="auto"/>
            <w:jc w:val="left"/>
          </w:pPr>
        </w:pPrChange>
      </w:pPr>
      <w:ins w:id="13170" w:author="UTENTE" w:date="2020-06-30T18:54:00Z">
        <w:r w:rsidRPr="002709E2">
          <w:rPr>
            <w:rFonts w:ascii="Calibri" w:eastAsia="Calibri" w:hAnsi="Calibri" w:cs="Times New Roman"/>
            <w:lang w:val="en-US"/>
          </w:rPr>
          <w:t>95.</w:t>
        </w:r>
        <w:r w:rsidRPr="002709E2">
          <w:rPr>
            <w:rFonts w:ascii="Calibri" w:eastAsia="Calibri" w:hAnsi="Calibri" w:cs="Times New Roman"/>
            <w:lang w:val="en-US"/>
          </w:rPr>
          <w:tab/>
        </w:r>
      </w:ins>
      <w:ins w:id="13171" w:author="UTENTE" w:date="2020-06-30T18:56:00Z">
        <w:r>
          <w:rPr>
            <w:rFonts w:ascii="Calibri" w:eastAsia="Calibri" w:hAnsi="Calibri" w:cs="Times New Roman"/>
            <w:lang w:val="en-US"/>
          </w:rPr>
          <w:t xml:space="preserve">  </w:t>
        </w:r>
      </w:ins>
      <w:ins w:id="13172" w:author="UTENTE" w:date="2020-06-30T18:54:00Z">
        <w:r w:rsidRPr="002709E2">
          <w:rPr>
            <w:rFonts w:ascii="Calibri" w:eastAsia="Calibri" w:hAnsi="Calibri" w:cs="Times New Roman"/>
            <w:lang w:val="en-US"/>
          </w:rPr>
          <w:t>n "I'm not sure why, but I feel sympathy for Dominic, even though he's… {w}not human."</w:t>
        </w:r>
      </w:ins>
    </w:p>
    <w:p w14:paraId="7BD6A04B" w14:textId="77777777" w:rsidR="002709E2" w:rsidRPr="002709E2" w:rsidRDefault="002709E2" w:rsidP="002709E2">
      <w:pPr>
        <w:spacing w:line="600" w:lineRule="auto"/>
        <w:jc w:val="left"/>
        <w:rPr>
          <w:ins w:id="13173" w:author="UTENTE" w:date="2020-06-30T18:54:00Z"/>
          <w:rFonts w:ascii="Calibri" w:eastAsia="Calibri" w:hAnsi="Calibri" w:cs="Times New Roman"/>
          <w:lang w:val="en-US"/>
        </w:rPr>
      </w:pPr>
      <w:ins w:id="13174" w:author="UTENTE" w:date="2020-06-30T18:54:00Z">
        <w:r w:rsidRPr="002709E2">
          <w:rPr>
            <w:rFonts w:ascii="Calibri" w:eastAsia="Calibri" w:hAnsi="Calibri" w:cs="Times New Roman"/>
            <w:lang w:val="en-US"/>
          </w:rPr>
          <w:t>96.</w:t>
        </w:r>
        <w:r w:rsidRPr="002709E2">
          <w:rPr>
            <w:rFonts w:ascii="Calibri" w:eastAsia="Calibri" w:hAnsi="Calibri" w:cs="Times New Roman"/>
            <w:lang w:val="en-US"/>
          </w:rPr>
          <w:tab/>
          <w:t>n "If I was caught up in all this craziness, I'd probably just want to escape, too. No wonder he looks so gloomy all the time."</w:t>
        </w:r>
      </w:ins>
    </w:p>
    <w:p w14:paraId="73D068FC" w14:textId="77777777" w:rsidR="002709E2" w:rsidRPr="002709E2" w:rsidRDefault="002709E2" w:rsidP="002709E2">
      <w:pPr>
        <w:spacing w:line="600" w:lineRule="auto"/>
        <w:jc w:val="left"/>
        <w:rPr>
          <w:ins w:id="13175" w:author="UTENTE" w:date="2020-06-30T18:54:00Z"/>
          <w:rFonts w:ascii="Calibri" w:eastAsia="Calibri" w:hAnsi="Calibri" w:cs="Times New Roman"/>
          <w:lang w:val="en-US"/>
        </w:rPr>
      </w:pPr>
      <w:ins w:id="13176" w:author="UTENTE" w:date="2020-06-30T18:54:00Z">
        <w:r w:rsidRPr="002709E2">
          <w:rPr>
            <w:rFonts w:ascii="Calibri" w:eastAsia="Calibri" w:hAnsi="Calibri" w:cs="Times New Roman"/>
            <w:lang w:val="en-US"/>
          </w:rPr>
          <w:t>97.</w:t>
        </w:r>
        <w:r w:rsidRPr="002709E2">
          <w:rPr>
            <w:rFonts w:ascii="Calibri" w:eastAsia="Calibri" w:hAnsi="Calibri" w:cs="Times New Roman"/>
            <w:lang w:val="en-US"/>
          </w:rPr>
          <w:tab/>
          <w:t>d "\"Why were you out there tonight?\""</w:t>
        </w:r>
      </w:ins>
    </w:p>
    <w:p w14:paraId="1D58829C" w14:textId="77777777" w:rsidR="002709E2" w:rsidRPr="002709E2" w:rsidRDefault="002709E2" w:rsidP="002709E2">
      <w:pPr>
        <w:spacing w:line="600" w:lineRule="auto"/>
        <w:jc w:val="left"/>
        <w:rPr>
          <w:ins w:id="13177" w:author="UTENTE" w:date="2020-06-30T18:54:00Z"/>
          <w:rFonts w:ascii="Calibri" w:eastAsia="Calibri" w:hAnsi="Calibri" w:cs="Times New Roman"/>
          <w:lang w:val="en-US"/>
        </w:rPr>
      </w:pPr>
      <w:ins w:id="13178" w:author="UTENTE" w:date="2020-06-30T18:54:00Z">
        <w:r w:rsidRPr="002709E2">
          <w:rPr>
            <w:rFonts w:ascii="Calibri" w:eastAsia="Calibri" w:hAnsi="Calibri" w:cs="Times New Roman"/>
            <w:lang w:val="en-US"/>
          </w:rPr>
          <w:t>98.</w:t>
        </w:r>
        <w:r w:rsidRPr="002709E2">
          <w:rPr>
            <w:rFonts w:ascii="Calibri" w:eastAsia="Calibri" w:hAnsi="Calibri" w:cs="Times New Roman"/>
            <w:lang w:val="en-US"/>
          </w:rPr>
          <w:tab/>
          <w:t>n "His sudden question breaks the silence, and I glance over to see him gazing at me with interest."</w:t>
        </w:r>
      </w:ins>
    </w:p>
    <w:p w14:paraId="67976646" w14:textId="77777777" w:rsidR="002709E2" w:rsidRPr="002709E2" w:rsidRDefault="002709E2" w:rsidP="002709E2">
      <w:pPr>
        <w:spacing w:line="600" w:lineRule="auto"/>
        <w:jc w:val="left"/>
        <w:rPr>
          <w:ins w:id="13179" w:author="UTENTE" w:date="2020-06-30T18:54:00Z"/>
          <w:rFonts w:ascii="Calibri" w:eastAsia="Calibri" w:hAnsi="Calibri" w:cs="Times New Roman"/>
          <w:lang w:val="en-US"/>
        </w:rPr>
      </w:pPr>
      <w:ins w:id="13180" w:author="UTENTE" w:date="2020-06-30T18:54:00Z">
        <w:r w:rsidRPr="002709E2">
          <w:rPr>
            <w:rFonts w:ascii="Calibri" w:eastAsia="Calibri" w:hAnsi="Calibri" w:cs="Times New Roman"/>
            <w:lang w:val="en-US"/>
          </w:rPr>
          <w:t>99.</w:t>
        </w:r>
        <w:r w:rsidRPr="002709E2">
          <w:rPr>
            <w:rFonts w:ascii="Calibri" w:eastAsia="Calibri" w:hAnsi="Calibri" w:cs="Times New Roman"/>
            <w:lang w:val="en-US"/>
          </w:rPr>
          <w:tab/>
          <w:t>old "I was looking for you" </w:t>
        </w:r>
        <w:r w:rsidRPr="002709E2">
          <w:rPr>
            <w:rFonts w:ascii="Calibri" w:eastAsia="Calibri" w:hAnsi="Calibri" w:cs="Times New Roman"/>
            <w:lang w:val="en-US"/>
          </w:rPr>
          <w:br w:type="page"/>
        </w:r>
      </w:ins>
    </w:p>
    <w:p w14:paraId="363B6FD6" w14:textId="77777777" w:rsidR="002709E2" w:rsidRPr="002709E2" w:rsidRDefault="002709E2" w:rsidP="002709E2">
      <w:pPr>
        <w:spacing w:line="600" w:lineRule="auto"/>
        <w:jc w:val="left"/>
        <w:rPr>
          <w:ins w:id="13181" w:author="UTENTE" w:date="2020-06-30T18:54:00Z"/>
          <w:rFonts w:ascii="Calibri" w:eastAsia="Calibri" w:hAnsi="Calibri" w:cs="Times New Roman"/>
        </w:rPr>
      </w:pPr>
      <w:ins w:id="13182" w:author="UTENTE" w:date="2020-06-30T18:54:00Z">
        <w:r w:rsidRPr="002709E2">
          <w:rPr>
            <w:rFonts w:ascii="Calibri" w:eastAsia="Calibri" w:hAnsi="Calibri" w:cs="Times New Roman"/>
          </w:rPr>
          <w:lastRenderedPageBreak/>
          <w:t>86.</w:t>
        </w:r>
        <w:r w:rsidRPr="002709E2">
          <w:rPr>
            <w:rFonts w:ascii="Calibri" w:eastAsia="Calibri" w:hAnsi="Calibri" w:cs="Times New Roman"/>
          </w:rPr>
          <w:tab/>
          <w:t>dp "\"…\""</w:t>
        </w:r>
      </w:ins>
    </w:p>
    <w:p w14:paraId="213E2781" w14:textId="77777777" w:rsidR="002709E2" w:rsidRPr="002709E2" w:rsidRDefault="002709E2" w:rsidP="002709E2">
      <w:pPr>
        <w:spacing w:line="600" w:lineRule="auto"/>
        <w:jc w:val="left"/>
        <w:rPr>
          <w:ins w:id="13183" w:author="UTENTE" w:date="2020-06-30T18:54:00Z"/>
          <w:rFonts w:ascii="Calibri" w:eastAsia="Calibri" w:hAnsi="Calibri" w:cs="Times New Roman"/>
        </w:rPr>
      </w:pPr>
      <w:ins w:id="13184" w:author="UTENTE" w:date="2020-06-30T18:54:00Z">
        <w:r w:rsidRPr="002709E2">
          <w:rPr>
            <w:rFonts w:ascii="Calibri" w:eastAsia="Calibri" w:hAnsi="Calibri" w:cs="Times New Roman"/>
          </w:rPr>
          <w:t>87.</w:t>
        </w:r>
        <w:r w:rsidRPr="002709E2">
          <w:rPr>
            <w:rFonts w:ascii="Calibri" w:eastAsia="Calibri" w:hAnsi="Calibri" w:cs="Times New Roman"/>
          </w:rPr>
          <w:tab/>
          <w:t>n "Quando faccio i loro nomi, Dominic fa una smorfia, spegnendo la sigaretta sul pavimento di cemento."</w:t>
        </w:r>
      </w:ins>
    </w:p>
    <w:p w14:paraId="687E53A2" w14:textId="77777777" w:rsidR="002709E2" w:rsidRPr="002709E2" w:rsidRDefault="002709E2" w:rsidP="002709E2">
      <w:pPr>
        <w:spacing w:line="600" w:lineRule="auto"/>
        <w:jc w:val="left"/>
        <w:rPr>
          <w:ins w:id="13185" w:author="UTENTE" w:date="2020-06-30T18:54:00Z"/>
          <w:rFonts w:ascii="Calibri" w:eastAsia="Calibri" w:hAnsi="Calibri" w:cs="Times New Roman"/>
        </w:rPr>
      </w:pPr>
      <w:ins w:id="13186" w:author="UTENTE" w:date="2020-06-30T18:54:00Z">
        <w:r w:rsidRPr="002709E2">
          <w:rPr>
            <w:rFonts w:ascii="Calibri" w:eastAsia="Calibri" w:hAnsi="Calibri" w:cs="Times New Roman"/>
          </w:rPr>
          <w:t>88.</w:t>
        </w:r>
        <w:r w:rsidRPr="002709E2">
          <w:rPr>
            <w:rFonts w:ascii="Calibri" w:eastAsia="Calibri" w:hAnsi="Calibri" w:cs="Times New Roman"/>
          </w:rPr>
          <w:tab/>
          <w:t>d "\"Non sono io che conosco {i}loro.{/i} Sono loro a conoscere {i}noi.{/i}\""</w:t>
        </w:r>
      </w:ins>
    </w:p>
    <w:p w14:paraId="515B4A8A" w14:textId="77777777" w:rsidR="002709E2" w:rsidRPr="002709E2" w:rsidRDefault="002709E2" w:rsidP="002709E2">
      <w:pPr>
        <w:spacing w:line="600" w:lineRule="auto"/>
        <w:jc w:val="left"/>
        <w:rPr>
          <w:ins w:id="13187" w:author="UTENTE" w:date="2020-06-30T18:54:00Z"/>
          <w:rFonts w:ascii="Calibri" w:eastAsia="Calibri" w:hAnsi="Calibri" w:cs="Times New Roman"/>
        </w:rPr>
      </w:pPr>
      <w:ins w:id="13188" w:author="UTENTE" w:date="2020-06-30T18:54:00Z">
        <w:r w:rsidRPr="002709E2">
          <w:rPr>
            <w:rFonts w:ascii="Calibri" w:eastAsia="Calibri" w:hAnsi="Calibri" w:cs="Times New Roman"/>
          </w:rPr>
          <w:t>89.</w:t>
        </w:r>
        <w:r w:rsidRPr="002709E2">
          <w:rPr>
            <w:rFonts w:ascii="Calibri" w:eastAsia="Calibri" w:hAnsi="Calibri" w:cs="Times New Roman"/>
          </w:rPr>
          <w:tab/>
          <w:t>n "Fissa il vuoto rattristito e non sembra voler continuare a spiegare senza che io glielo chieda esplicitamente."</w:t>
        </w:r>
      </w:ins>
    </w:p>
    <w:p w14:paraId="36475E0F" w14:textId="77777777" w:rsidR="002709E2" w:rsidRPr="002709E2" w:rsidRDefault="002709E2" w:rsidP="002709E2">
      <w:pPr>
        <w:spacing w:line="600" w:lineRule="auto"/>
        <w:jc w:val="left"/>
        <w:rPr>
          <w:ins w:id="13189" w:author="UTENTE" w:date="2020-06-30T18:54:00Z"/>
          <w:rFonts w:ascii="Calibri" w:eastAsia="Calibri" w:hAnsi="Calibri" w:cs="Times New Roman"/>
        </w:rPr>
      </w:pPr>
      <w:ins w:id="13190" w:author="UTENTE" w:date="2020-06-30T18:54:00Z">
        <w:r w:rsidRPr="002709E2">
          <w:rPr>
            <w:rFonts w:ascii="Calibri" w:eastAsia="Calibri" w:hAnsi="Calibri" w:cs="Times New Roman"/>
          </w:rPr>
          <w:t>90.</w:t>
        </w:r>
        <w:r w:rsidRPr="002709E2">
          <w:rPr>
            <w:rFonts w:ascii="Calibri" w:eastAsia="Calibri" w:hAnsi="Calibri" w:cs="Times New Roman"/>
          </w:rPr>
          <w:tab/>
          <w:t>mcp "\"Intendi dire che… loro conoscono anche gli altri vampiri della città?\""</w:t>
        </w:r>
      </w:ins>
    </w:p>
    <w:p w14:paraId="6AF03BB0" w14:textId="77777777" w:rsidR="002709E2" w:rsidRPr="002709E2" w:rsidRDefault="002709E2" w:rsidP="002709E2">
      <w:pPr>
        <w:spacing w:line="600" w:lineRule="auto"/>
        <w:jc w:val="left"/>
        <w:rPr>
          <w:ins w:id="13191" w:author="UTENTE" w:date="2020-06-30T18:54:00Z"/>
          <w:rFonts w:ascii="Calibri" w:eastAsia="Calibri" w:hAnsi="Calibri" w:cs="Times New Roman"/>
        </w:rPr>
      </w:pPr>
      <w:ins w:id="13192" w:author="UTENTE" w:date="2020-06-30T18:54:00Z">
        <w:r w:rsidRPr="002709E2">
          <w:rPr>
            <w:rFonts w:ascii="Calibri" w:eastAsia="Calibri" w:hAnsi="Calibri" w:cs="Times New Roman"/>
          </w:rPr>
          <w:t>91.</w:t>
        </w:r>
        <w:r w:rsidRPr="002709E2">
          <w:rPr>
            <w:rFonts w:ascii="Calibri" w:eastAsia="Calibri" w:hAnsi="Calibri" w:cs="Times New Roman"/>
          </w:rPr>
          <w:tab/>
          <w:t>d "\"Isaac sì. Vende informazioni e armi, ingannando entrambi i clan per denaro. Quel ragazzino, Luka, è il suo braccio destro.\""</w:t>
        </w:r>
      </w:ins>
    </w:p>
    <w:p w14:paraId="1D2ED1C4" w14:textId="77777777" w:rsidR="002709E2" w:rsidRPr="002709E2" w:rsidRDefault="002709E2" w:rsidP="002709E2">
      <w:pPr>
        <w:spacing w:line="600" w:lineRule="auto"/>
        <w:jc w:val="left"/>
        <w:rPr>
          <w:ins w:id="13193" w:author="UTENTE" w:date="2020-06-30T18:54:00Z"/>
          <w:rFonts w:ascii="Calibri" w:eastAsia="Calibri" w:hAnsi="Calibri" w:cs="Times New Roman"/>
        </w:rPr>
      </w:pPr>
      <w:ins w:id="13194" w:author="UTENTE" w:date="2020-06-30T18:54:00Z">
        <w:r w:rsidRPr="002709E2">
          <w:rPr>
            <w:rFonts w:ascii="Calibri" w:eastAsia="Calibri" w:hAnsi="Calibri" w:cs="Times New Roman"/>
          </w:rPr>
          <w:t>92.</w:t>
        </w:r>
        <w:r w:rsidRPr="002709E2">
          <w:rPr>
            <w:rFonts w:ascii="Calibri" w:eastAsia="Calibri" w:hAnsi="Calibri" w:cs="Times New Roman"/>
          </w:rPr>
          <w:tab/>
          <w:t>d "\"Non si scherza con loro.\""</w:t>
        </w:r>
      </w:ins>
    </w:p>
    <w:p w14:paraId="28320560" w14:textId="77777777" w:rsidR="002709E2" w:rsidRPr="002709E2" w:rsidRDefault="002709E2" w:rsidP="002709E2">
      <w:pPr>
        <w:spacing w:line="600" w:lineRule="auto"/>
        <w:jc w:val="left"/>
        <w:rPr>
          <w:ins w:id="13195" w:author="UTENTE" w:date="2020-06-30T18:54:00Z"/>
          <w:rFonts w:ascii="Calibri" w:eastAsia="Calibri" w:hAnsi="Calibri" w:cs="Times New Roman"/>
        </w:rPr>
      </w:pPr>
      <w:ins w:id="13196" w:author="UTENTE" w:date="2020-06-30T18:54:00Z">
        <w:r w:rsidRPr="002709E2">
          <w:rPr>
            <w:rFonts w:ascii="Calibri" w:eastAsia="Calibri" w:hAnsi="Calibri" w:cs="Times New Roman"/>
          </w:rPr>
          <w:t>93.</w:t>
        </w:r>
        <w:r w:rsidRPr="002709E2">
          <w:rPr>
            <w:rFonts w:ascii="Calibri" w:eastAsia="Calibri" w:hAnsi="Calibri" w:cs="Times New Roman"/>
          </w:rPr>
          <w:tab/>
          <w:t>n "Dominic si passa una mano fra i suoi lunghi capelli scompigliati, esalando un sospiro stanco."</w:t>
        </w:r>
      </w:ins>
    </w:p>
    <w:p w14:paraId="2204FE0E" w14:textId="77777777" w:rsidR="002709E2" w:rsidRPr="002709E2" w:rsidRDefault="002709E2" w:rsidP="002709E2">
      <w:pPr>
        <w:spacing w:line="600" w:lineRule="auto"/>
        <w:jc w:val="left"/>
        <w:rPr>
          <w:ins w:id="13197" w:author="UTENTE" w:date="2020-06-30T18:54:00Z"/>
          <w:rFonts w:ascii="Calibri" w:eastAsia="Calibri" w:hAnsi="Calibri" w:cs="Times New Roman"/>
        </w:rPr>
      </w:pPr>
      <w:ins w:id="13198" w:author="UTENTE" w:date="2020-06-30T18:54:00Z">
        <w:r w:rsidRPr="002709E2">
          <w:rPr>
            <w:rFonts w:ascii="Calibri" w:eastAsia="Calibri" w:hAnsi="Calibri" w:cs="Times New Roman"/>
          </w:rPr>
          <w:t>94.</w:t>
        </w:r>
        <w:r w:rsidRPr="002709E2">
          <w:rPr>
            <w:rFonts w:ascii="Calibri" w:eastAsia="Calibri" w:hAnsi="Calibri" w:cs="Times New Roman"/>
          </w:rPr>
          <w:tab/>
          <w:t>mcp "\"…Hm, ha senso. Non sembrano brava gente, sinceramente."</w:t>
        </w:r>
      </w:ins>
    </w:p>
    <w:p w14:paraId="3493322F" w14:textId="77777777" w:rsidR="002709E2" w:rsidRPr="002709E2" w:rsidRDefault="002709E2" w:rsidP="002709E2">
      <w:pPr>
        <w:spacing w:line="600" w:lineRule="auto"/>
        <w:jc w:val="left"/>
        <w:rPr>
          <w:ins w:id="13199" w:author="UTENTE" w:date="2020-06-30T18:54:00Z"/>
          <w:rFonts w:ascii="Calibri" w:eastAsia="Calibri" w:hAnsi="Calibri" w:cs="Times New Roman"/>
        </w:rPr>
      </w:pPr>
      <w:ins w:id="13200" w:author="UTENTE" w:date="2020-06-30T18:54:00Z">
        <w:r w:rsidRPr="002709E2">
          <w:rPr>
            <w:rFonts w:ascii="Calibri" w:eastAsia="Calibri" w:hAnsi="Calibri" w:cs="Times New Roman"/>
          </w:rPr>
          <w:t>95.</w:t>
        </w:r>
        <w:r w:rsidRPr="002709E2">
          <w:rPr>
            <w:rFonts w:ascii="Calibri" w:eastAsia="Calibri" w:hAnsi="Calibri" w:cs="Times New Roman"/>
          </w:rPr>
          <w:tab/>
          <w:t>n "Non so perché, ma provo simpatia per Dominic, anche se… {w}non è un umano."</w:t>
        </w:r>
      </w:ins>
    </w:p>
    <w:p w14:paraId="0DF8F96A" w14:textId="77777777" w:rsidR="002709E2" w:rsidRPr="002709E2" w:rsidRDefault="002709E2" w:rsidP="002709E2">
      <w:pPr>
        <w:spacing w:line="600" w:lineRule="auto"/>
        <w:jc w:val="left"/>
        <w:rPr>
          <w:ins w:id="13201" w:author="UTENTE" w:date="2020-06-30T18:54:00Z"/>
          <w:rFonts w:ascii="Calibri" w:eastAsia="Calibri" w:hAnsi="Calibri" w:cs="Times New Roman"/>
        </w:rPr>
      </w:pPr>
      <w:ins w:id="13202" w:author="UTENTE" w:date="2020-06-30T18:54:00Z">
        <w:r w:rsidRPr="002709E2">
          <w:rPr>
            <w:rFonts w:ascii="Calibri" w:eastAsia="Calibri" w:hAnsi="Calibri" w:cs="Times New Roman"/>
          </w:rPr>
          <w:t>96.</w:t>
        </w:r>
        <w:r w:rsidRPr="002709E2">
          <w:rPr>
            <w:rFonts w:ascii="Calibri" w:eastAsia="Calibri" w:hAnsi="Calibri" w:cs="Times New Roman"/>
          </w:rPr>
          <w:tab/>
          <w:t>n "Se finissi in questa follia, probabilmente anche io cercherei di scappare. Giustamente è sempre così cupo."</w:t>
        </w:r>
      </w:ins>
    </w:p>
    <w:p w14:paraId="2384FDCC" w14:textId="77777777" w:rsidR="002709E2" w:rsidRPr="002709E2" w:rsidRDefault="002709E2" w:rsidP="002709E2">
      <w:pPr>
        <w:spacing w:line="600" w:lineRule="auto"/>
        <w:jc w:val="left"/>
        <w:rPr>
          <w:ins w:id="13203" w:author="UTENTE" w:date="2020-06-30T18:54:00Z"/>
          <w:rFonts w:ascii="Calibri" w:eastAsia="Calibri" w:hAnsi="Calibri" w:cs="Times New Roman"/>
        </w:rPr>
      </w:pPr>
      <w:ins w:id="13204" w:author="UTENTE" w:date="2020-06-30T18:54:00Z">
        <w:r w:rsidRPr="002709E2">
          <w:rPr>
            <w:rFonts w:ascii="Calibri" w:eastAsia="Calibri" w:hAnsi="Calibri" w:cs="Times New Roman"/>
          </w:rPr>
          <w:t>97.</w:t>
        </w:r>
        <w:r w:rsidRPr="002709E2">
          <w:rPr>
            <w:rFonts w:ascii="Calibri" w:eastAsia="Calibri" w:hAnsi="Calibri" w:cs="Times New Roman"/>
          </w:rPr>
          <w:tab/>
          <w:t>d "\"Perché eri là stanotte?\""</w:t>
        </w:r>
      </w:ins>
    </w:p>
    <w:p w14:paraId="40094DFB" w14:textId="77777777" w:rsidR="002709E2" w:rsidRPr="002709E2" w:rsidRDefault="002709E2" w:rsidP="002709E2">
      <w:pPr>
        <w:spacing w:line="600" w:lineRule="auto"/>
        <w:jc w:val="left"/>
        <w:rPr>
          <w:ins w:id="13205" w:author="UTENTE" w:date="2020-06-30T18:54:00Z"/>
          <w:rFonts w:ascii="Calibri" w:eastAsia="Calibri" w:hAnsi="Calibri" w:cs="Times New Roman"/>
        </w:rPr>
      </w:pPr>
      <w:ins w:id="13206" w:author="UTENTE" w:date="2020-06-30T18:54:00Z">
        <w:r w:rsidRPr="002709E2">
          <w:rPr>
            <w:rFonts w:ascii="Calibri" w:eastAsia="Calibri" w:hAnsi="Calibri" w:cs="Times New Roman"/>
          </w:rPr>
          <w:t>98.</w:t>
        </w:r>
        <w:r w:rsidRPr="002709E2">
          <w:rPr>
            <w:rFonts w:ascii="Calibri" w:eastAsia="Calibri" w:hAnsi="Calibri" w:cs="Times New Roman"/>
          </w:rPr>
          <w:tab/>
          <w:t>n "La sua improvvisa domanda rompe il silenzio e, quando volgo il viso verso di lui, lo vedo guardarmi interessato."</w:t>
        </w:r>
      </w:ins>
    </w:p>
    <w:p w14:paraId="40016BFA" w14:textId="77777777" w:rsidR="002709E2" w:rsidRPr="002709E2" w:rsidRDefault="002709E2" w:rsidP="002709E2">
      <w:pPr>
        <w:spacing w:line="600" w:lineRule="auto"/>
        <w:jc w:val="left"/>
        <w:rPr>
          <w:ins w:id="13207" w:author="UTENTE" w:date="2020-06-30T18:54:00Z"/>
          <w:rFonts w:ascii="Calibri" w:eastAsia="Calibri" w:hAnsi="Calibri" w:cs="Times New Roman"/>
          <w:lang w:val="en-US"/>
        </w:rPr>
      </w:pPr>
      <w:ins w:id="13208" w:author="UTENTE" w:date="2020-06-30T18:54:00Z">
        <w:r w:rsidRPr="002709E2">
          <w:rPr>
            <w:rFonts w:ascii="Calibri" w:eastAsia="Calibri" w:hAnsi="Calibri" w:cs="Times New Roman"/>
            <w:lang w:val="en-US"/>
          </w:rPr>
          <w:t>99.</w:t>
        </w:r>
        <w:r w:rsidRPr="002709E2">
          <w:rPr>
            <w:rFonts w:ascii="Calibri" w:eastAsia="Calibri" w:hAnsi="Calibri" w:cs="Times New Roman"/>
            <w:lang w:val="en-US"/>
          </w:rPr>
          <w:tab/>
          <w:t>new "Cercavo te." </w:t>
        </w:r>
        <w:r w:rsidRPr="002709E2">
          <w:rPr>
            <w:rFonts w:ascii="Calibri" w:eastAsia="Calibri" w:hAnsi="Calibri" w:cs="Times New Roman"/>
            <w:lang w:val="en-US"/>
          </w:rPr>
          <w:br w:type="page"/>
        </w:r>
      </w:ins>
    </w:p>
    <w:p w14:paraId="11982ED7" w14:textId="77777777" w:rsidR="002709E2" w:rsidRPr="002709E2" w:rsidRDefault="002709E2" w:rsidP="002709E2">
      <w:pPr>
        <w:spacing w:line="600" w:lineRule="auto"/>
        <w:jc w:val="left"/>
        <w:rPr>
          <w:ins w:id="13209" w:author="UTENTE" w:date="2020-06-30T18:54:00Z"/>
          <w:rFonts w:ascii="Calibri" w:eastAsia="Calibri" w:hAnsi="Calibri" w:cs="Times New Roman"/>
          <w:lang w:val="en-US"/>
        </w:rPr>
      </w:pPr>
      <w:ins w:id="13210" w:author="UTENTE" w:date="2020-06-30T18:54:00Z">
        <w:r w:rsidRPr="002709E2">
          <w:rPr>
            <w:rFonts w:ascii="Calibri" w:eastAsia="Calibri" w:hAnsi="Calibri" w:cs="Times New Roman"/>
            <w:lang w:val="en-US"/>
          </w:rPr>
          <w:lastRenderedPageBreak/>
          <w:t>100.</w:t>
        </w:r>
        <w:r w:rsidRPr="002709E2">
          <w:rPr>
            <w:rFonts w:ascii="Calibri" w:eastAsia="Calibri" w:hAnsi="Calibri" w:cs="Times New Roman"/>
            <w:lang w:val="en-US"/>
          </w:rPr>
          <w:tab/>
          <w:t>old "I was just curious…"</w:t>
        </w:r>
      </w:ins>
    </w:p>
    <w:p w14:paraId="1649997E" w14:textId="77777777" w:rsidR="002709E2" w:rsidRPr="002709E2" w:rsidRDefault="002709E2" w:rsidP="002709E2">
      <w:pPr>
        <w:spacing w:line="600" w:lineRule="auto"/>
        <w:jc w:val="left"/>
        <w:rPr>
          <w:ins w:id="13211" w:author="UTENTE" w:date="2020-06-30T18:54:00Z"/>
          <w:rFonts w:ascii="Calibri" w:eastAsia="Calibri" w:hAnsi="Calibri" w:cs="Times New Roman"/>
          <w:lang w:val="en-US"/>
        </w:rPr>
      </w:pPr>
      <w:ins w:id="13212" w:author="UTENTE" w:date="2020-06-30T18:54:00Z">
        <w:r w:rsidRPr="002709E2">
          <w:rPr>
            <w:rFonts w:ascii="Calibri" w:eastAsia="Calibri" w:hAnsi="Calibri" w:cs="Times New Roman"/>
            <w:lang w:val="en-US"/>
          </w:rPr>
          <w:t>101.</w:t>
        </w:r>
        <w:r w:rsidRPr="002709E2">
          <w:rPr>
            <w:rFonts w:ascii="Calibri" w:eastAsia="Calibri" w:hAnsi="Calibri" w:cs="Times New Roman"/>
            <w:lang w:val="en-US"/>
          </w:rPr>
          <w:tab/>
          <w:t>mcp "\"…If I'm honest, I think it's because I was looking for you.\""</w:t>
        </w:r>
      </w:ins>
    </w:p>
    <w:p w14:paraId="209230C5" w14:textId="77777777" w:rsidR="002709E2" w:rsidRPr="002709E2" w:rsidRDefault="002709E2" w:rsidP="002709E2">
      <w:pPr>
        <w:spacing w:line="600" w:lineRule="auto"/>
        <w:jc w:val="left"/>
        <w:rPr>
          <w:ins w:id="13213" w:author="UTENTE" w:date="2020-06-30T18:54:00Z"/>
          <w:rFonts w:ascii="Calibri" w:eastAsia="Calibri" w:hAnsi="Calibri" w:cs="Times New Roman"/>
          <w:lang w:val="en-US"/>
        </w:rPr>
      </w:pPr>
      <w:ins w:id="13214" w:author="UTENTE" w:date="2020-06-30T18:54:00Z">
        <w:r w:rsidRPr="002709E2">
          <w:rPr>
            <w:rFonts w:ascii="Calibri" w:eastAsia="Calibri" w:hAnsi="Calibri" w:cs="Times New Roman"/>
            <w:lang w:val="en-US"/>
          </w:rPr>
          <w:t>102.</w:t>
        </w:r>
        <w:r w:rsidRPr="002709E2">
          <w:rPr>
            <w:rFonts w:ascii="Calibri" w:eastAsia="Calibri" w:hAnsi="Calibri" w:cs="Times New Roman"/>
            <w:lang w:val="en-US"/>
          </w:rPr>
          <w:tab/>
          <w:t>d "\"…\""</w:t>
        </w:r>
      </w:ins>
    </w:p>
    <w:p w14:paraId="2365BFAC" w14:textId="77777777" w:rsidR="002709E2" w:rsidRPr="002709E2" w:rsidRDefault="002709E2" w:rsidP="002709E2">
      <w:pPr>
        <w:spacing w:line="600" w:lineRule="auto"/>
        <w:jc w:val="left"/>
        <w:rPr>
          <w:ins w:id="13215" w:author="UTENTE" w:date="2020-06-30T18:54:00Z"/>
          <w:rFonts w:ascii="Calibri" w:eastAsia="Calibri" w:hAnsi="Calibri" w:cs="Times New Roman"/>
          <w:lang w:val="en-US"/>
        </w:rPr>
      </w:pPr>
      <w:ins w:id="13216" w:author="UTENTE" w:date="2020-06-30T18:54:00Z">
        <w:r w:rsidRPr="002709E2">
          <w:rPr>
            <w:rFonts w:ascii="Calibri" w:eastAsia="Calibri" w:hAnsi="Calibri" w:cs="Times New Roman"/>
            <w:lang w:val="en-US"/>
          </w:rPr>
          <w:t>103.</w:t>
        </w:r>
        <w:r w:rsidRPr="002709E2">
          <w:rPr>
            <w:rFonts w:ascii="Calibri" w:eastAsia="Calibri" w:hAnsi="Calibri" w:cs="Times New Roman"/>
            <w:lang w:val="en-US"/>
          </w:rPr>
          <w:tab/>
          <w:t>n "He tilts his head in confusion at my response, and I awkwardly laugh."</w:t>
        </w:r>
      </w:ins>
    </w:p>
    <w:p w14:paraId="1176F59D" w14:textId="77777777" w:rsidR="002709E2" w:rsidRPr="002709E2" w:rsidRDefault="002709E2" w:rsidP="002709E2">
      <w:pPr>
        <w:spacing w:line="600" w:lineRule="auto"/>
        <w:jc w:val="left"/>
        <w:rPr>
          <w:ins w:id="13217" w:author="UTENTE" w:date="2020-06-30T18:54:00Z"/>
          <w:rFonts w:ascii="Calibri" w:eastAsia="Calibri" w:hAnsi="Calibri" w:cs="Times New Roman"/>
          <w:lang w:val="en-US"/>
        </w:rPr>
      </w:pPr>
      <w:ins w:id="13218" w:author="UTENTE" w:date="2020-06-30T18:54:00Z">
        <w:r w:rsidRPr="002709E2">
          <w:rPr>
            <w:rFonts w:ascii="Calibri" w:eastAsia="Calibri" w:hAnsi="Calibri" w:cs="Times New Roman"/>
            <w:lang w:val="en-US"/>
          </w:rPr>
          <w:t>104.</w:t>
        </w:r>
        <w:r w:rsidRPr="002709E2">
          <w:rPr>
            <w:rFonts w:ascii="Calibri" w:eastAsia="Calibri" w:hAnsi="Calibri" w:cs="Times New Roman"/>
            <w:lang w:val="en-US"/>
          </w:rPr>
          <w:tab/>
          <w:t>mcp "\"Isaac said something about a customer of mine showing up… and I guess, subconsciously, I thought he meant you.\""</w:t>
        </w:r>
      </w:ins>
    </w:p>
    <w:p w14:paraId="1BB9507E" w14:textId="77777777" w:rsidR="002709E2" w:rsidRPr="002709E2" w:rsidRDefault="002709E2" w:rsidP="002709E2">
      <w:pPr>
        <w:spacing w:line="600" w:lineRule="auto"/>
        <w:jc w:val="left"/>
        <w:rPr>
          <w:ins w:id="13219" w:author="UTENTE" w:date="2020-06-30T18:54:00Z"/>
          <w:rFonts w:ascii="Calibri" w:eastAsia="Calibri" w:hAnsi="Calibri" w:cs="Times New Roman"/>
          <w:lang w:val="en-US"/>
        </w:rPr>
      </w:pPr>
      <w:ins w:id="13220" w:author="UTENTE" w:date="2020-06-30T18:54:00Z">
        <w:r w:rsidRPr="002709E2">
          <w:rPr>
            <w:rFonts w:ascii="Calibri" w:eastAsia="Calibri" w:hAnsi="Calibri" w:cs="Times New Roman"/>
            <w:lang w:val="en-US"/>
          </w:rPr>
          <w:t>105.</w:t>
        </w:r>
        <w:r w:rsidRPr="002709E2">
          <w:rPr>
            <w:rFonts w:ascii="Calibri" w:eastAsia="Calibri" w:hAnsi="Calibri" w:cs="Times New Roman"/>
            <w:lang w:val="en-US"/>
          </w:rPr>
          <w:tab/>
          <w:t>mcp "\"I wanted to say thanks for the generous tip, after all.\""</w:t>
        </w:r>
      </w:ins>
    </w:p>
    <w:p w14:paraId="2F51BE0D" w14:textId="77777777" w:rsidR="002709E2" w:rsidRPr="002709E2" w:rsidRDefault="002709E2" w:rsidP="002709E2">
      <w:pPr>
        <w:spacing w:line="600" w:lineRule="auto"/>
        <w:jc w:val="left"/>
        <w:rPr>
          <w:ins w:id="13221" w:author="UTENTE" w:date="2020-06-30T18:54:00Z"/>
          <w:rFonts w:ascii="Calibri" w:eastAsia="Calibri" w:hAnsi="Calibri" w:cs="Times New Roman"/>
          <w:lang w:val="en-US"/>
        </w:rPr>
      </w:pPr>
      <w:ins w:id="13222" w:author="UTENTE" w:date="2020-06-30T18:54:00Z">
        <w:r w:rsidRPr="002709E2">
          <w:rPr>
            <w:rFonts w:ascii="Calibri" w:eastAsia="Calibri" w:hAnsi="Calibri" w:cs="Times New Roman"/>
            <w:lang w:val="en-US"/>
          </w:rPr>
          <w:t>106.</w:t>
        </w:r>
        <w:r w:rsidRPr="002709E2">
          <w:rPr>
            <w:rFonts w:ascii="Calibri" w:eastAsia="Calibri" w:hAnsi="Calibri" w:cs="Times New Roman"/>
            <w:lang w:val="en-US"/>
          </w:rPr>
          <w:tab/>
          <w:t>d "\"…\""</w:t>
        </w:r>
      </w:ins>
    </w:p>
    <w:p w14:paraId="6DF4CF1D" w14:textId="77777777" w:rsidR="002709E2" w:rsidRPr="002709E2" w:rsidRDefault="002709E2" w:rsidP="002709E2">
      <w:pPr>
        <w:spacing w:line="600" w:lineRule="auto"/>
        <w:jc w:val="left"/>
        <w:rPr>
          <w:ins w:id="13223" w:author="UTENTE" w:date="2020-06-30T18:54:00Z"/>
          <w:rFonts w:ascii="Calibri" w:eastAsia="Calibri" w:hAnsi="Calibri" w:cs="Times New Roman"/>
          <w:lang w:val="en-US"/>
        </w:rPr>
      </w:pPr>
      <w:ins w:id="13224" w:author="UTENTE" w:date="2020-06-30T18:54:00Z">
        <w:r w:rsidRPr="002709E2">
          <w:rPr>
            <w:rFonts w:ascii="Calibri" w:eastAsia="Calibri" w:hAnsi="Calibri" w:cs="Times New Roman"/>
            <w:lang w:val="en-US"/>
          </w:rPr>
          <w:t>107.</w:t>
        </w:r>
        <w:r w:rsidRPr="002709E2">
          <w:rPr>
            <w:rFonts w:ascii="Calibri" w:eastAsia="Calibri" w:hAnsi="Calibri" w:cs="Times New Roman"/>
            <w:lang w:val="en-US"/>
          </w:rPr>
          <w:tab/>
          <w:t>n "–For a moment, Dominic just stares at me with apparent surprise. {w}Had he forgotten about the tip he left…?"</w:t>
        </w:r>
      </w:ins>
    </w:p>
    <w:p w14:paraId="63BA75EE" w14:textId="77777777" w:rsidR="002709E2" w:rsidRPr="002709E2" w:rsidRDefault="002709E2" w:rsidP="002709E2">
      <w:pPr>
        <w:spacing w:line="600" w:lineRule="auto"/>
        <w:jc w:val="left"/>
        <w:rPr>
          <w:ins w:id="13225" w:author="UTENTE" w:date="2020-06-30T18:54:00Z"/>
          <w:rFonts w:ascii="Calibri" w:eastAsia="Calibri" w:hAnsi="Calibri" w:cs="Times New Roman"/>
          <w:lang w:val="en-US"/>
        </w:rPr>
      </w:pPr>
      <w:ins w:id="13226" w:author="UTENTE" w:date="2020-06-30T18:54:00Z">
        <w:r w:rsidRPr="002709E2">
          <w:rPr>
            <w:rFonts w:ascii="Calibri" w:eastAsia="Calibri" w:hAnsi="Calibri" w:cs="Times New Roman"/>
            <w:lang w:val="en-US"/>
          </w:rPr>
          <w:t>108.</w:t>
        </w:r>
        <w:r w:rsidRPr="002709E2">
          <w:rPr>
            <w:rFonts w:ascii="Calibri" w:eastAsia="Calibri" w:hAnsi="Calibri" w:cs="Times New Roman"/>
            <w:lang w:val="en-US"/>
          </w:rPr>
          <w:tab/>
          <w:t>n "Eventually, he turns his head away from me – but I can see a faint smirk briefly flicker over his mouth."</w:t>
        </w:r>
      </w:ins>
    </w:p>
    <w:p w14:paraId="034B28F8" w14:textId="77777777" w:rsidR="002709E2" w:rsidRPr="002709E2" w:rsidRDefault="002709E2" w:rsidP="002709E2">
      <w:pPr>
        <w:spacing w:line="600" w:lineRule="auto"/>
        <w:jc w:val="left"/>
        <w:rPr>
          <w:ins w:id="13227" w:author="UTENTE" w:date="2020-06-30T18:54:00Z"/>
          <w:rFonts w:ascii="Calibri" w:eastAsia="Calibri" w:hAnsi="Calibri" w:cs="Times New Roman"/>
          <w:lang w:val="en-US"/>
        </w:rPr>
      </w:pPr>
      <w:ins w:id="13228" w:author="UTENTE" w:date="2020-06-30T18:54:00Z">
        <w:r w:rsidRPr="002709E2">
          <w:rPr>
            <w:rFonts w:ascii="Calibri" w:eastAsia="Calibri" w:hAnsi="Calibri" w:cs="Times New Roman"/>
            <w:lang w:val="en-US"/>
          </w:rPr>
          <w:t>109.</w:t>
        </w:r>
        <w:r w:rsidRPr="002709E2">
          <w:rPr>
            <w:rFonts w:ascii="Calibri" w:eastAsia="Calibri" w:hAnsi="Calibri" w:cs="Times New Roman"/>
            <w:lang w:val="en-US"/>
          </w:rPr>
          <w:tab/>
          <w:t>d "\"…It was good coffee.\""</w:t>
        </w:r>
      </w:ins>
    </w:p>
    <w:p w14:paraId="756F6F15" w14:textId="77777777" w:rsidR="002709E2" w:rsidRPr="002709E2" w:rsidRDefault="002709E2" w:rsidP="002709E2">
      <w:pPr>
        <w:spacing w:line="600" w:lineRule="auto"/>
        <w:jc w:val="left"/>
        <w:rPr>
          <w:ins w:id="13229" w:author="UTENTE" w:date="2020-06-30T18:54:00Z"/>
          <w:rFonts w:ascii="Calibri" w:eastAsia="Calibri" w:hAnsi="Calibri" w:cs="Times New Roman"/>
          <w:lang w:val="en-US"/>
        </w:rPr>
      </w:pPr>
      <w:ins w:id="13230" w:author="UTENTE" w:date="2020-06-30T18:54:00Z">
        <w:r w:rsidRPr="002709E2">
          <w:rPr>
            <w:rFonts w:ascii="Calibri" w:eastAsia="Calibri" w:hAnsi="Calibri" w:cs="Times New Roman"/>
            <w:lang w:val="en-US"/>
          </w:rPr>
          <w:t>110.</w:t>
        </w:r>
        <w:r w:rsidRPr="002709E2">
          <w:rPr>
            <w:rFonts w:ascii="Calibri" w:eastAsia="Calibri" w:hAnsi="Calibri" w:cs="Times New Roman"/>
            <w:lang w:val="en-US"/>
          </w:rPr>
          <w:tab/>
          <w:t>n "He mutters something so quietly that I can barely make it out."</w:t>
        </w:r>
      </w:ins>
    </w:p>
    <w:p w14:paraId="4F05734A" w14:textId="77777777" w:rsidR="002709E2" w:rsidRPr="002709E2" w:rsidRDefault="002709E2" w:rsidP="002709E2">
      <w:pPr>
        <w:spacing w:line="600" w:lineRule="auto"/>
        <w:jc w:val="left"/>
        <w:rPr>
          <w:ins w:id="13231" w:author="UTENTE" w:date="2020-06-30T18:54:00Z"/>
          <w:rFonts w:ascii="Calibri" w:eastAsia="Calibri" w:hAnsi="Calibri" w:cs="Times New Roman"/>
          <w:lang w:val="en-US"/>
        </w:rPr>
      </w:pPr>
      <w:ins w:id="13232" w:author="UTENTE" w:date="2020-06-30T18:54:00Z">
        <w:r w:rsidRPr="002709E2">
          <w:rPr>
            <w:rFonts w:ascii="Calibri" w:eastAsia="Calibri" w:hAnsi="Calibri" w:cs="Times New Roman"/>
            <w:lang w:val="en-US"/>
          </w:rPr>
          <w:t>111.</w:t>
        </w:r>
        <w:r w:rsidRPr="002709E2">
          <w:rPr>
            <w:rFonts w:ascii="Calibri" w:eastAsia="Calibri" w:hAnsi="Calibri" w:cs="Times New Roman"/>
            <w:lang w:val="en-US"/>
          </w:rPr>
          <w:tab/>
          <w:t>n "Deciding to be a little coy, I give Dominic a taste of his own medicine by offering a casual shrug."</w:t>
        </w:r>
      </w:ins>
    </w:p>
    <w:p w14:paraId="1F24B5A0" w14:textId="77777777" w:rsidR="002709E2" w:rsidRPr="002709E2" w:rsidRDefault="002709E2" w:rsidP="002709E2">
      <w:pPr>
        <w:spacing w:line="600" w:lineRule="auto"/>
        <w:jc w:val="left"/>
        <w:rPr>
          <w:ins w:id="13233" w:author="UTENTE" w:date="2020-06-30T18:54:00Z"/>
          <w:rFonts w:ascii="Calibri" w:eastAsia="Calibri" w:hAnsi="Calibri" w:cs="Times New Roman"/>
          <w:lang w:val="en-US"/>
        </w:rPr>
      </w:pPr>
      <w:ins w:id="13234" w:author="UTENTE" w:date="2020-06-30T18:54:00Z">
        <w:r w:rsidRPr="002709E2">
          <w:rPr>
            <w:rFonts w:ascii="Calibri" w:eastAsia="Calibri" w:hAnsi="Calibri" w:cs="Times New Roman"/>
            <w:lang w:val="en-US"/>
          </w:rPr>
          <w:t>112.</w:t>
        </w:r>
        <w:r w:rsidRPr="002709E2">
          <w:rPr>
            <w:rFonts w:ascii="Calibri" w:eastAsia="Calibri" w:hAnsi="Calibri" w:cs="Times New Roman"/>
            <w:lang w:val="en-US"/>
          </w:rPr>
          <w:tab/>
          <w:t>mcp "\"I was just curious, that's all. Isaac told me something interesting was going to happen tonight, so I came to see for myself.\""</w:t>
        </w:r>
      </w:ins>
    </w:p>
    <w:p w14:paraId="5E588980" w14:textId="77777777" w:rsidR="002709E2" w:rsidRPr="002709E2" w:rsidRDefault="002709E2" w:rsidP="002709E2">
      <w:pPr>
        <w:spacing w:line="600" w:lineRule="auto"/>
        <w:jc w:val="left"/>
        <w:rPr>
          <w:ins w:id="13235" w:author="UTENTE" w:date="2020-06-30T18:54:00Z"/>
          <w:rFonts w:ascii="Calibri" w:eastAsia="Calibri" w:hAnsi="Calibri" w:cs="Times New Roman"/>
          <w:lang w:val="en-US"/>
        </w:rPr>
      </w:pPr>
      <w:ins w:id="13236" w:author="UTENTE" w:date="2020-06-30T18:54:00Z">
        <w:r w:rsidRPr="002709E2">
          <w:rPr>
            <w:rFonts w:ascii="Calibri" w:eastAsia="Calibri" w:hAnsi="Calibri" w:cs="Times New Roman"/>
            <w:lang w:val="en-US"/>
          </w:rPr>
          <w:t>113.</w:t>
        </w:r>
        <w:r w:rsidRPr="002709E2">
          <w:rPr>
            <w:rFonts w:ascii="Calibri" w:eastAsia="Calibri" w:hAnsi="Calibri" w:cs="Times New Roman"/>
            <w:lang w:val="en-US"/>
          </w:rPr>
          <w:tab/>
          <w:t>mcp "\"Boy, was that ever a mistake…\""</w:t>
        </w:r>
      </w:ins>
    </w:p>
    <w:p w14:paraId="059FCD31" w14:textId="77777777" w:rsidR="002709E2" w:rsidRPr="002709E2" w:rsidRDefault="002709E2" w:rsidP="002709E2">
      <w:pPr>
        <w:spacing w:line="600" w:lineRule="auto"/>
        <w:jc w:val="left"/>
        <w:rPr>
          <w:ins w:id="13237" w:author="UTENTE" w:date="2020-06-30T18:54:00Z"/>
          <w:rFonts w:ascii="Calibri" w:eastAsia="Calibri" w:hAnsi="Calibri" w:cs="Times New Roman"/>
          <w:rPrChange w:id="13238" w:author="UTENTE" w:date="2020-06-30T18:54:00Z">
            <w:rPr>
              <w:ins w:id="13239" w:author="UTENTE" w:date="2020-06-30T18:54:00Z"/>
              <w:rFonts w:ascii="Calibri" w:eastAsia="Calibri" w:hAnsi="Calibri" w:cs="Times New Roman"/>
              <w:lang w:val="en-US"/>
            </w:rPr>
          </w:rPrChange>
        </w:rPr>
      </w:pPr>
      <w:ins w:id="13240" w:author="UTENTE" w:date="2020-06-30T18:54:00Z">
        <w:r w:rsidRPr="002709E2">
          <w:rPr>
            <w:rFonts w:ascii="Calibri" w:eastAsia="Calibri" w:hAnsi="Calibri" w:cs="Times New Roman"/>
            <w:rPrChange w:id="13241" w:author="UTENTE" w:date="2020-06-30T18:54:00Z">
              <w:rPr>
                <w:rFonts w:ascii="Calibri" w:eastAsia="Calibri" w:hAnsi="Calibri" w:cs="Times New Roman"/>
                <w:lang w:val="en-US"/>
              </w:rPr>
            </w:rPrChange>
          </w:rPr>
          <w:t>114.</w:t>
        </w:r>
        <w:r w:rsidRPr="002709E2">
          <w:rPr>
            <w:rFonts w:ascii="Calibri" w:eastAsia="Calibri" w:hAnsi="Calibri" w:cs="Times New Roman"/>
            <w:rPrChange w:id="13242" w:author="UTENTE" w:date="2020-06-30T18:54:00Z">
              <w:rPr>
                <w:rFonts w:ascii="Calibri" w:eastAsia="Calibri" w:hAnsi="Calibri" w:cs="Times New Roman"/>
                <w:lang w:val="en-US"/>
              </w:rPr>
            </w:rPrChange>
          </w:rPr>
          <w:tab/>
          <w:t>d "\"…\"" </w:t>
        </w:r>
        <w:r w:rsidRPr="002709E2">
          <w:rPr>
            <w:rFonts w:ascii="Calibri" w:eastAsia="Calibri" w:hAnsi="Calibri" w:cs="Times New Roman"/>
            <w:rPrChange w:id="13243" w:author="UTENTE" w:date="2020-06-30T18:54:00Z">
              <w:rPr>
                <w:rFonts w:ascii="Calibri" w:eastAsia="Calibri" w:hAnsi="Calibri" w:cs="Times New Roman"/>
                <w:lang w:val="en-US"/>
              </w:rPr>
            </w:rPrChange>
          </w:rPr>
          <w:br w:type="page"/>
        </w:r>
      </w:ins>
    </w:p>
    <w:p w14:paraId="5E8F9489" w14:textId="77777777" w:rsidR="002709E2" w:rsidRPr="002709E2" w:rsidRDefault="002709E2" w:rsidP="002709E2">
      <w:pPr>
        <w:spacing w:line="600" w:lineRule="auto"/>
        <w:jc w:val="left"/>
        <w:rPr>
          <w:ins w:id="13244" w:author="UTENTE" w:date="2020-06-30T18:54:00Z"/>
          <w:rFonts w:ascii="Calibri" w:eastAsia="Calibri" w:hAnsi="Calibri" w:cs="Times New Roman"/>
        </w:rPr>
      </w:pPr>
      <w:ins w:id="13245" w:author="UTENTE" w:date="2020-06-30T18:54:00Z">
        <w:r w:rsidRPr="002709E2">
          <w:rPr>
            <w:rFonts w:ascii="Calibri" w:eastAsia="Calibri" w:hAnsi="Calibri" w:cs="Times New Roman"/>
          </w:rPr>
          <w:lastRenderedPageBreak/>
          <w:t>100.</w:t>
        </w:r>
        <w:r w:rsidRPr="002709E2">
          <w:rPr>
            <w:rFonts w:ascii="Calibri" w:eastAsia="Calibri" w:hAnsi="Calibri" w:cs="Times New Roman"/>
          </w:rPr>
          <w:tab/>
          <w:t>new "Ero solo curioso…"</w:t>
        </w:r>
      </w:ins>
    </w:p>
    <w:p w14:paraId="45422D67" w14:textId="77777777" w:rsidR="002709E2" w:rsidRPr="002709E2" w:rsidRDefault="002709E2" w:rsidP="002709E2">
      <w:pPr>
        <w:spacing w:line="600" w:lineRule="auto"/>
        <w:jc w:val="left"/>
        <w:rPr>
          <w:ins w:id="13246" w:author="UTENTE" w:date="2020-06-30T18:54:00Z"/>
          <w:rFonts w:ascii="Calibri" w:eastAsia="Calibri" w:hAnsi="Calibri" w:cs="Times New Roman"/>
        </w:rPr>
      </w:pPr>
      <w:ins w:id="13247" w:author="UTENTE" w:date="2020-06-30T18:54:00Z">
        <w:r w:rsidRPr="002709E2">
          <w:rPr>
            <w:rFonts w:ascii="Calibri" w:eastAsia="Calibri" w:hAnsi="Calibri" w:cs="Times New Roman"/>
          </w:rPr>
          <w:t>101.</w:t>
        </w:r>
        <w:r w:rsidRPr="002709E2">
          <w:rPr>
            <w:rFonts w:ascii="Calibri" w:eastAsia="Calibri" w:hAnsi="Calibri" w:cs="Times New Roman"/>
          </w:rPr>
          <w:tab/>
          <w:t>mcp "\"…Se devo essere sincero, penso stessi cercando te."</w:t>
        </w:r>
      </w:ins>
    </w:p>
    <w:p w14:paraId="16D495E6" w14:textId="77777777" w:rsidR="002709E2" w:rsidRPr="002709E2" w:rsidRDefault="002709E2" w:rsidP="002709E2">
      <w:pPr>
        <w:spacing w:line="600" w:lineRule="auto"/>
        <w:jc w:val="left"/>
        <w:rPr>
          <w:ins w:id="13248" w:author="UTENTE" w:date="2020-06-30T18:54:00Z"/>
          <w:rFonts w:ascii="Calibri" w:eastAsia="Calibri" w:hAnsi="Calibri" w:cs="Times New Roman"/>
          <w:rPrChange w:id="13249" w:author="UTENTE" w:date="2020-06-30T18:54:00Z">
            <w:rPr>
              <w:ins w:id="13250" w:author="UTENTE" w:date="2020-06-30T18:54:00Z"/>
              <w:rFonts w:ascii="Calibri" w:eastAsia="Calibri" w:hAnsi="Calibri" w:cs="Times New Roman"/>
              <w:lang w:val="en-US"/>
            </w:rPr>
          </w:rPrChange>
        </w:rPr>
      </w:pPr>
      <w:ins w:id="13251" w:author="UTENTE" w:date="2020-06-30T18:54:00Z">
        <w:r w:rsidRPr="002709E2">
          <w:rPr>
            <w:rFonts w:ascii="Calibri" w:eastAsia="Calibri" w:hAnsi="Calibri" w:cs="Times New Roman"/>
            <w:rPrChange w:id="13252" w:author="UTENTE" w:date="2020-06-30T18:54:00Z">
              <w:rPr>
                <w:rFonts w:ascii="Calibri" w:eastAsia="Calibri" w:hAnsi="Calibri" w:cs="Times New Roman"/>
                <w:lang w:val="en-US"/>
              </w:rPr>
            </w:rPrChange>
          </w:rPr>
          <w:t>102.</w:t>
        </w:r>
        <w:r w:rsidRPr="002709E2">
          <w:rPr>
            <w:rFonts w:ascii="Calibri" w:eastAsia="Calibri" w:hAnsi="Calibri" w:cs="Times New Roman"/>
            <w:rPrChange w:id="13253" w:author="UTENTE" w:date="2020-06-30T18:54:00Z">
              <w:rPr>
                <w:rFonts w:ascii="Calibri" w:eastAsia="Calibri" w:hAnsi="Calibri" w:cs="Times New Roman"/>
                <w:lang w:val="en-US"/>
              </w:rPr>
            </w:rPrChange>
          </w:rPr>
          <w:tab/>
          <w:t>d "\"…\""</w:t>
        </w:r>
      </w:ins>
    </w:p>
    <w:p w14:paraId="748744FC" w14:textId="77777777" w:rsidR="002709E2" w:rsidRPr="002709E2" w:rsidRDefault="002709E2" w:rsidP="002709E2">
      <w:pPr>
        <w:spacing w:line="600" w:lineRule="auto"/>
        <w:jc w:val="left"/>
        <w:rPr>
          <w:ins w:id="13254" w:author="UTENTE" w:date="2020-06-30T18:54:00Z"/>
          <w:rFonts w:ascii="Calibri" w:eastAsia="Calibri" w:hAnsi="Calibri" w:cs="Times New Roman"/>
        </w:rPr>
      </w:pPr>
      <w:ins w:id="13255" w:author="UTENTE" w:date="2020-06-30T18:54:00Z">
        <w:r w:rsidRPr="002709E2">
          <w:rPr>
            <w:rFonts w:ascii="Calibri" w:eastAsia="Calibri" w:hAnsi="Calibri" w:cs="Times New Roman"/>
          </w:rPr>
          <w:t>103.</w:t>
        </w:r>
        <w:r w:rsidRPr="002709E2">
          <w:rPr>
            <w:rFonts w:ascii="Calibri" w:eastAsia="Calibri" w:hAnsi="Calibri" w:cs="Times New Roman"/>
          </w:rPr>
          <w:tab/>
          <w:t>n "Inclina la testa da un lato, confuso dalla mia risposta, e io rido imbarazzato."</w:t>
        </w:r>
      </w:ins>
    </w:p>
    <w:p w14:paraId="046E6CBD" w14:textId="77777777" w:rsidR="002709E2" w:rsidRPr="002709E2" w:rsidRDefault="002709E2" w:rsidP="002709E2">
      <w:pPr>
        <w:spacing w:line="600" w:lineRule="auto"/>
        <w:jc w:val="left"/>
        <w:rPr>
          <w:ins w:id="13256" w:author="UTENTE" w:date="2020-06-30T18:54:00Z"/>
          <w:rFonts w:ascii="Calibri" w:eastAsia="Calibri" w:hAnsi="Calibri" w:cs="Times New Roman"/>
        </w:rPr>
      </w:pPr>
      <w:ins w:id="13257" w:author="UTENTE" w:date="2020-06-30T18:54:00Z">
        <w:r w:rsidRPr="002709E2">
          <w:rPr>
            <w:rFonts w:ascii="Calibri" w:eastAsia="Calibri" w:hAnsi="Calibri" w:cs="Times New Roman"/>
          </w:rPr>
          <w:t>104.</w:t>
        </w:r>
        <w:r w:rsidRPr="002709E2">
          <w:rPr>
            <w:rFonts w:ascii="Calibri" w:eastAsia="Calibri" w:hAnsi="Calibri" w:cs="Times New Roman"/>
          </w:rPr>
          <w:tab/>
          <w:t>mcp "\"Isaac aveva detto qualcosa sul fatto che sarebbe venuto un mio cliente… e penso che, inconsciamente, credevo intendesse te.\""</w:t>
        </w:r>
      </w:ins>
    </w:p>
    <w:p w14:paraId="1B4E456F" w14:textId="77777777" w:rsidR="002709E2" w:rsidRPr="002709E2" w:rsidRDefault="002709E2" w:rsidP="002709E2">
      <w:pPr>
        <w:spacing w:line="600" w:lineRule="auto"/>
        <w:jc w:val="left"/>
        <w:rPr>
          <w:ins w:id="13258" w:author="UTENTE" w:date="2020-06-30T18:54:00Z"/>
          <w:rFonts w:ascii="Calibri" w:eastAsia="Calibri" w:hAnsi="Calibri" w:cs="Times New Roman"/>
        </w:rPr>
      </w:pPr>
      <w:ins w:id="13259" w:author="UTENTE" w:date="2020-06-30T18:54:00Z">
        <w:r w:rsidRPr="002709E2">
          <w:rPr>
            <w:rFonts w:ascii="Calibri" w:eastAsia="Calibri" w:hAnsi="Calibri" w:cs="Times New Roman"/>
          </w:rPr>
          <w:t>105.</w:t>
        </w:r>
        <w:r w:rsidRPr="002709E2">
          <w:rPr>
            <w:rFonts w:ascii="Calibri" w:eastAsia="Calibri" w:hAnsi="Calibri" w:cs="Times New Roman"/>
          </w:rPr>
          <w:tab/>
          <w:t>mcp "\"Volevo ringraziarti per la generosa mancia, dopotutto."</w:t>
        </w:r>
      </w:ins>
    </w:p>
    <w:p w14:paraId="24CA84B3" w14:textId="77777777" w:rsidR="002709E2" w:rsidRPr="002709E2" w:rsidRDefault="002709E2" w:rsidP="002709E2">
      <w:pPr>
        <w:spacing w:line="600" w:lineRule="auto"/>
        <w:jc w:val="left"/>
        <w:rPr>
          <w:ins w:id="13260" w:author="UTENTE" w:date="2020-06-30T18:54:00Z"/>
          <w:rFonts w:ascii="Calibri" w:eastAsia="Calibri" w:hAnsi="Calibri" w:cs="Times New Roman"/>
        </w:rPr>
      </w:pPr>
      <w:ins w:id="13261" w:author="UTENTE" w:date="2020-06-30T18:54:00Z">
        <w:r w:rsidRPr="002709E2">
          <w:rPr>
            <w:rFonts w:ascii="Calibri" w:eastAsia="Calibri" w:hAnsi="Calibri" w:cs="Times New Roman"/>
          </w:rPr>
          <w:t>106.</w:t>
        </w:r>
        <w:r w:rsidRPr="002709E2">
          <w:rPr>
            <w:rFonts w:ascii="Calibri" w:eastAsia="Calibri" w:hAnsi="Calibri" w:cs="Times New Roman"/>
          </w:rPr>
          <w:tab/>
          <w:t>d "\"…\""</w:t>
        </w:r>
      </w:ins>
    </w:p>
    <w:p w14:paraId="0851848C" w14:textId="77777777" w:rsidR="002709E2" w:rsidRPr="002709E2" w:rsidRDefault="002709E2" w:rsidP="002709E2">
      <w:pPr>
        <w:spacing w:line="600" w:lineRule="auto"/>
        <w:jc w:val="left"/>
        <w:rPr>
          <w:ins w:id="13262" w:author="UTENTE" w:date="2020-06-30T18:54:00Z"/>
          <w:rFonts w:ascii="Calibri" w:eastAsia="Calibri" w:hAnsi="Calibri" w:cs="Times New Roman"/>
        </w:rPr>
      </w:pPr>
      <w:ins w:id="13263" w:author="UTENTE" w:date="2020-06-30T18:54:00Z">
        <w:r w:rsidRPr="002709E2">
          <w:rPr>
            <w:rFonts w:ascii="Calibri" w:eastAsia="Calibri" w:hAnsi="Calibri" w:cs="Times New Roman"/>
          </w:rPr>
          <w:t>107.</w:t>
        </w:r>
        <w:r w:rsidRPr="002709E2">
          <w:rPr>
            <w:rFonts w:ascii="Calibri" w:eastAsia="Calibri" w:hAnsi="Calibri" w:cs="Times New Roman"/>
          </w:rPr>
          <w:tab/>
          <w:t>n "Per un momento, Dominic rimane a fissarmi sbalordito. {w}Si era scordato della mancia che aveva lasciato…?"</w:t>
        </w:r>
      </w:ins>
    </w:p>
    <w:p w14:paraId="3A56A735" w14:textId="77777777" w:rsidR="002709E2" w:rsidRPr="002709E2" w:rsidRDefault="002709E2" w:rsidP="002709E2">
      <w:pPr>
        <w:spacing w:line="600" w:lineRule="auto"/>
        <w:jc w:val="left"/>
        <w:rPr>
          <w:ins w:id="13264" w:author="UTENTE" w:date="2020-06-30T18:54:00Z"/>
          <w:rFonts w:ascii="Calibri" w:eastAsia="Calibri" w:hAnsi="Calibri" w:cs="Times New Roman"/>
        </w:rPr>
      </w:pPr>
      <w:ins w:id="13265" w:author="UTENTE" w:date="2020-06-30T18:54:00Z">
        <w:r w:rsidRPr="002709E2">
          <w:rPr>
            <w:rFonts w:ascii="Calibri" w:eastAsia="Calibri" w:hAnsi="Calibri" w:cs="Times New Roman"/>
          </w:rPr>
          <w:t>108.</w:t>
        </w:r>
        <w:r w:rsidRPr="002709E2">
          <w:rPr>
            <w:rFonts w:ascii="Calibri" w:eastAsia="Calibri" w:hAnsi="Calibri" w:cs="Times New Roman"/>
          </w:rPr>
          <w:tab/>
          <w:t>n "Alla fine, distoglie nuovamente lo sguardo, ma riesco a vedere un debole sorriso lampeggiare sul suo viso."</w:t>
        </w:r>
      </w:ins>
    </w:p>
    <w:p w14:paraId="29596682" w14:textId="77777777" w:rsidR="002709E2" w:rsidRPr="002709E2" w:rsidRDefault="002709E2" w:rsidP="002709E2">
      <w:pPr>
        <w:spacing w:line="600" w:lineRule="auto"/>
        <w:jc w:val="left"/>
        <w:rPr>
          <w:ins w:id="13266" w:author="UTENTE" w:date="2020-06-30T18:54:00Z"/>
          <w:rFonts w:ascii="Calibri" w:eastAsia="Calibri" w:hAnsi="Calibri" w:cs="Times New Roman"/>
        </w:rPr>
      </w:pPr>
      <w:ins w:id="13267" w:author="UTENTE" w:date="2020-06-30T18:54:00Z">
        <w:r w:rsidRPr="002709E2">
          <w:rPr>
            <w:rFonts w:ascii="Calibri" w:eastAsia="Calibri" w:hAnsi="Calibri" w:cs="Times New Roman"/>
          </w:rPr>
          <w:t>109.</w:t>
        </w:r>
        <w:r w:rsidRPr="002709E2">
          <w:rPr>
            <w:rFonts w:ascii="Calibri" w:eastAsia="Calibri" w:hAnsi="Calibri" w:cs="Times New Roman"/>
          </w:rPr>
          <w:tab/>
          <w:t>d "\"…Era un ottimo caffè.\""</w:t>
        </w:r>
      </w:ins>
    </w:p>
    <w:p w14:paraId="65BE634A" w14:textId="77777777" w:rsidR="002709E2" w:rsidRPr="002709E2" w:rsidRDefault="002709E2" w:rsidP="002709E2">
      <w:pPr>
        <w:spacing w:line="600" w:lineRule="auto"/>
        <w:jc w:val="left"/>
        <w:rPr>
          <w:ins w:id="13268" w:author="UTENTE" w:date="2020-06-30T18:54:00Z"/>
          <w:rFonts w:ascii="Calibri" w:eastAsia="Calibri" w:hAnsi="Calibri" w:cs="Times New Roman"/>
        </w:rPr>
      </w:pPr>
      <w:ins w:id="13269" w:author="UTENTE" w:date="2020-06-30T18:54:00Z">
        <w:r w:rsidRPr="002709E2">
          <w:rPr>
            <w:rFonts w:ascii="Calibri" w:eastAsia="Calibri" w:hAnsi="Calibri" w:cs="Times New Roman"/>
          </w:rPr>
          <w:t>110.</w:t>
        </w:r>
        <w:r w:rsidRPr="002709E2">
          <w:rPr>
            <w:rFonts w:ascii="Calibri" w:eastAsia="Calibri" w:hAnsi="Calibri" w:cs="Times New Roman"/>
          </w:rPr>
          <w:tab/>
          <w:t>n "Borbotta qualcosa a voce così basa che riesco a malapena a capire."</w:t>
        </w:r>
      </w:ins>
    </w:p>
    <w:p w14:paraId="53F3F475" w14:textId="77777777" w:rsidR="002709E2" w:rsidRPr="002709E2" w:rsidRDefault="002709E2" w:rsidP="002709E2">
      <w:pPr>
        <w:spacing w:line="600" w:lineRule="auto"/>
        <w:jc w:val="left"/>
        <w:rPr>
          <w:ins w:id="13270" w:author="UTENTE" w:date="2020-06-30T18:54:00Z"/>
          <w:rFonts w:ascii="Calibri" w:eastAsia="Calibri" w:hAnsi="Calibri" w:cs="Times New Roman"/>
        </w:rPr>
      </w:pPr>
      <w:ins w:id="13271" w:author="UTENTE" w:date="2020-06-30T18:54:00Z">
        <w:r w:rsidRPr="002709E2">
          <w:rPr>
            <w:rFonts w:ascii="Calibri" w:eastAsia="Calibri" w:hAnsi="Calibri" w:cs="Times New Roman"/>
          </w:rPr>
          <w:t>111.</w:t>
        </w:r>
        <w:r w:rsidRPr="002709E2">
          <w:rPr>
            <w:rFonts w:ascii="Calibri" w:eastAsia="Calibri" w:hAnsi="Calibri" w:cs="Times New Roman"/>
          </w:rPr>
          <w:tab/>
          <w:t>n "Decidendo di fare il finto riservato, per ripagare Dominic con la sua stessa moneta, faccio spallucce alla sua domanda."</w:t>
        </w:r>
      </w:ins>
    </w:p>
    <w:p w14:paraId="50F61FE5" w14:textId="77777777" w:rsidR="002709E2" w:rsidRPr="002709E2" w:rsidRDefault="002709E2" w:rsidP="002709E2">
      <w:pPr>
        <w:spacing w:line="600" w:lineRule="auto"/>
        <w:jc w:val="left"/>
        <w:rPr>
          <w:ins w:id="13272" w:author="UTENTE" w:date="2020-06-30T18:54:00Z"/>
          <w:rFonts w:ascii="Calibri" w:eastAsia="Calibri" w:hAnsi="Calibri" w:cs="Times New Roman"/>
        </w:rPr>
      </w:pPr>
      <w:ins w:id="13273" w:author="UTENTE" w:date="2020-06-30T18:54:00Z">
        <w:r w:rsidRPr="002709E2">
          <w:rPr>
            <w:rFonts w:ascii="Calibri" w:eastAsia="Calibri" w:hAnsi="Calibri" w:cs="Times New Roman"/>
          </w:rPr>
          <w:t>112.</w:t>
        </w:r>
        <w:r w:rsidRPr="002709E2">
          <w:rPr>
            <w:rFonts w:ascii="Calibri" w:eastAsia="Calibri" w:hAnsi="Calibri" w:cs="Times New Roman"/>
          </w:rPr>
          <w:tab/>
          <w:t>mcp "\"Ero solo curioso, tutto qui. Isaac mi ha detto che sarebbe successo qualcosa di interessante stanotte, quindi sono venuto per vederlo con i miei occhi.\""</w:t>
        </w:r>
      </w:ins>
    </w:p>
    <w:p w14:paraId="0D32638B" w14:textId="77777777" w:rsidR="002709E2" w:rsidRPr="002709E2" w:rsidRDefault="002709E2" w:rsidP="002709E2">
      <w:pPr>
        <w:spacing w:line="600" w:lineRule="auto"/>
        <w:jc w:val="left"/>
        <w:rPr>
          <w:ins w:id="13274" w:author="UTENTE" w:date="2020-06-30T18:54:00Z"/>
          <w:rFonts w:ascii="Calibri" w:eastAsia="Calibri" w:hAnsi="Calibri" w:cs="Times New Roman"/>
        </w:rPr>
      </w:pPr>
      <w:ins w:id="13275" w:author="UTENTE" w:date="2020-06-30T18:54:00Z">
        <w:r w:rsidRPr="002709E2">
          <w:rPr>
            <w:rFonts w:ascii="Calibri" w:eastAsia="Calibri" w:hAnsi="Calibri" w:cs="Times New Roman"/>
          </w:rPr>
          <w:t>113.</w:t>
        </w:r>
        <w:r w:rsidRPr="002709E2">
          <w:rPr>
            <w:rFonts w:ascii="Calibri" w:eastAsia="Calibri" w:hAnsi="Calibri" w:cs="Times New Roman"/>
          </w:rPr>
          <w:tab/>
          <w:t>mcp "\"Beh, quello sì, che è stato un errore…\""</w:t>
        </w:r>
      </w:ins>
    </w:p>
    <w:p w14:paraId="61218CAF" w14:textId="77777777" w:rsidR="002709E2" w:rsidRPr="002709E2" w:rsidRDefault="002709E2" w:rsidP="002709E2">
      <w:pPr>
        <w:spacing w:line="600" w:lineRule="auto"/>
        <w:jc w:val="left"/>
        <w:rPr>
          <w:ins w:id="13276" w:author="UTENTE" w:date="2020-06-30T18:54:00Z"/>
          <w:rFonts w:ascii="Calibri" w:eastAsia="Calibri" w:hAnsi="Calibri" w:cs="Times New Roman"/>
          <w:lang w:val="en-US"/>
        </w:rPr>
      </w:pPr>
      <w:ins w:id="13277" w:author="UTENTE" w:date="2020-06-30T18:54:00Z">
        <w:r w:rsidRPr="002709E2">
          <w:rPr>
            <w:rFonts w:ascii="Calibri" w:eastAsia="Calibri" w:hAnsi="Calibri" w:cs="Times New Roman"/>
            <w:lang w:val="en-US"/>
          </w:rPr>
          <w:t>114.</w:t>
        </w:r>
        <w:r w:rsidRPr="002709E2">
          <w:rPr>
            <w:rFonts w:ascii="Calibri" w:eastAsia="Calibri" w:hAnsi="Calibri" w:cs="Times New Roman"/>
            <w:lang w:val="en-US"/>
          </w:rPr>
          <w:tab/>
          <w:t>d "\"…\"" </w:t>
        </w:r>
        <w:r w:rsidRPr="002709E2">
          <w:rPr>
            <w:rFonts w:ascii="Calibri" w:eastAsia="Calibri" w:hAnsi="Calibri" w:cs="Times New Roman"/>
            <w:lang w:val="en-US"/>
          </w:rPr>
          <w:br w:type="page"/>
        </w:r>
      </w:ins>
    </w:p>
    <w:p w14:paraId="5F1EF076" w14:textId="77777777" w:rsidR="002709E2" w:rsidRPr="002709E2" w:rsidRDefault="002709E2" w:rsidP="002709E2">
      <w:pPr>
        <w:spacing w:line="600" w:lineRule="auto"/>
        <w:jc w:val="left"/>
        <w:rPr>
          <w:ins w:id="13278" w:author="UTENTE" w:date="2020-06-30T18:54:00Z"/>
          <w:rFonts w:ascii="Calibri" w:eastAsia="Calibri" w:hAnsi="Calibri" w:cs="Times New Roman"/>
          <w:lang w:val="en-US"/>
        </w:rPr>
      </w:pPr>
      <w:ins w:id="13279" w:author="UTENTE" w:date="2020-06-30T18:54:00Z">
        <w:r w:rsidRPr="002709E2">
          <w:rPr>
            <w:rFonts w:ascii="Calibri" w:eastAsia="Calibri" w:hAnsi="Calibri" w:cs="Times New Roman"/>
            <w:lang w:val="en-US"/>
          </w:rPr>
          <w:lastRenderedPageBreak/>
          <w:t>115.</w:t>
        </w:r>
        <w:r w:rsidRPr="002709E2">
          <w:rPr>
            <w:rFonts w:ascii="Calibri" w:eastAsia="Calibri" w:hAnsi="Calibri" w:cs="Times New Roman"/>
            <w:lang w:val="en-US"/>
          </w:rPr>
          <w:tab/>
          <w:t>n "His brow knits together in a slight frown."</w:t>
        </w:r>
      </w:ins>
    </w:p>
    <w:p w14:paraId="40FBC55F" w14:textId="77777777" w:rsidR="002709E2" w:rsidRPr="002709E2" w:rsidRDefault="002709E2" w:rsidP="002709E2">
      <w:pPr>
        <w:spacing w:line="600" w:lineRule="auto"/>
        <w:jc w:val="left"/>
        <w:rPr>
          <w:ins w:id="13280" w:author="UTENTE" w:date="2020-06-30T18:54:00Z"/>
          <w:rFonts w:ascii="Calibri" w:eastAsia="Calibri" w:hAnsi="Calibri" w:cs="Times New Roman"/>
          <w:lang w:val="en-US"/>
        </w:rPr>
      </w:pPr>
      <w:ins w:id="13281" w:author="UTENTE" w:date="2020-06-30T18:54:00Z">
        <w:r w:rsidRPr="002709E2">
          <w:rPr>
            <w:rFonts w:ascii="Calibri" w:eastAsia="Calibri" w:hAnsi="Calibri" w:cs="Times New Roman"/>
            <w:lang w:val="en-US"/>
          </w:rPr>
          <w:t>116.</w:t>
        </w:r>
        <w:r w:rsidRPr="002709E2">
          <w:rPr>
            <w:rFonts w:ascii="Calibri" w:eastAsia="Calibri" w:hAnsi="Calibri" w:cs="Times New Roman"/>
            <w:lang w:val="en-US"/>
          </w:rPr>
          <w:tab/>
          <w:t>mcp "\"Except for the part where I got to see you again, that is. I was a little worried you might never come back to the diner.\""</w:t>
        </w:r>
      </w:ins>
    </w:p>
    <w:p w14:paraId="15CF9393" w14:textId="77777777" w:rsidR="002709E2" w:rsidRPr="002709E2" w:rsidRDefault="002709E2" w:rsidP="002709E2">
      <w:pPr>
        <w:spacing w:line="600" w:lineRule="auto"/>
        <w:jc w:val="left"/>
        <w:rPr>
          <w:ins w:id="13282" w:author="UTENTE" w:date="2020-06-30T18:54:00Z"/>
          <w:rFonts w:ascii="Calibri" w:eastAsia="Calibri" w:hAnsi="Calibri" w:cs="Times New Roman"/>
          <w:lang w:val="en-US"/>
        </w:rPr>
      </w:pPr>
      <w:ins w:id="13283" w:author="UTENTE" w:date="2020-06-30T18:54:00Z">
        <w:r w:rsidRPr="002709E2">
          <w:rPr>
            <w:rFonts w:ascii="Calibri" w:eastAsia="Calibri" w:hAnsi="Calibri" w:cs="Times New Roman"/>
            <w:lang w:val="en-US"/>
          </w:rPr>
          <w:t>117.</w:t>
        </w:r>
        <w:r w:rsidRPr="002709E2">
          <w:rPr>
            <w:rFonts w:ascii="Calibri" w:eastAsia="Calibri" w:hAnsi="Calibri" w:cs="Times New Roman"/>
            <w:lang w:val="en-US"/>
          </w:rPr>
          <w:tab/>
          <w:t>d "\"…\""</w:t>
        </w:r>
      </w:ins>
    </w:p>
    <w:p w14:paraId="575D1B82" w14:textId="77777777" w:rsidR="002709E2" w:rsidRPr="002709E2" w:rsidRDefault="002709E2" w:rsidP="002709E2">
      <w:pPr>
        <w:spacing w:line="600" w:lineRule="auto"/>
        <w:jc w:val="left"/>
        <w:rPr>
          <w:ins w:id="13284" w:author="UTENTE" w:date="2020-06-30T18:54:00Z"/>
          <w:rFonts w:ascii="Calibri" w:eastAsia="Calibri" w:hAnsi="Calibri" w:cs="Times New Roman"/>
          <w:lang w:val="en-US"/>
        </w:rPr>
      </w:pPr>
      <w:ins w:id="13285" w:author="UTENTE" w:date="2020-06-30T18:54:00Z">
        <w:r w:rsidRPr="002709E2">
          <w:rPr>
            <w:rFonts w:ascii="Calibri" w:eastAsia="Calibri" w:hAnsi="Calibri" w:cs="Times New Roman"/>
            <w:lang w:val="en-US"/>
          </w:rPr>
          <w:t>118.</w:t>
        </w:r>
        <w:r w:rsidRPr="002709E2">
          <w:rPr>
            <w:rFonts w:ascii="Calibri" w:eastAsia="Calibri" w:hAnsi="Calibri" w:cs="Times New Roman"/>
            <w:lang w:val="en-US"/>
          </w:rPr>
          <w:tab/>
          <w:t>n "–For a moment, Dominic just stares at me with apparent surprise.{w} Did he think I'd forgotten him or something?"</w:t>
        </w:r>
      </w:ins>
    </w:p>
    <w:p w14:paraId="29F53168" w14:textId="77777777" w:rsidR="002709E2" w:rsidRPr="002709E2" w:rsidRDefault="002709E2" w:rsidP="002709E2">
      <w:pPr>
        <w:spacing w:line="600" w:lineRule="auto"/>
        <w:jc w:val="left"/>
        <w:rPr>
          <w:ins w:id="13286" w:author="UTENTE" w:date="2020-06-30T18:54:00Z"/>
          <w:rFonts w:ascii="Calibri" w:eastAsia="Calibri" w:hAnsi="Calibri" w:cs="Times New Roman"/>
          <w:lang w:val="en-US"/>
        </w:rPr>
      </w:pPr>
      <w:ins w:id="13287" w:author="UTENTE" w:date="2020-06-30T18:54:00Z">
        <w:r w:rsidRPr="002709E2">
          <w:rPr>
            <w:rFonts w:ascii="Calibri" w:eastAsia="Calibri" w:hAnsi="Calibri" w:cs="Times New Roman"/>
            <w:lang w:val="en-US"/>
          </w:rPr>
          <w:t>119.</w:t>
        </w:r>
        <w:r w:rsidRPr="002709E2">
          <w:rPr>
            <w:rFonts w:ascii="Calibri" w:eastAsia="Calibri" w:hAnsi="Calibri" w:cs="Times New Roman"/>
            <w:lang w:val="en-US"/>
          </w:rPr>
          <w:tab/>
          <w:t>n "Eventually, he turns his head away from me – but I can see a faint smirk briefly flicker over his mouth."</w:t>
        </w:r>
      </w:ins>
    </w:p>
    <w:p w14:paraId="3E751AD4" w14:textId="77777777" w:rsidR="002709E2" w:rsidRPr="002709E2" w:rsidRDefault="002709E2" w:rsidP="002709E2">
      <w:pPr>
        <w:spacing w:line="600" w:lineRule="auto"/>
        <w:jc w:val="left"/>
        <w:rPr>
          <w:ins w:id="13288" w:author="UTENTE" w:date="2020-06-30T18:54:00Z"/>
          <w:rFonts w:ascii="Calibri" w:eastAsia="Calibri" w:hAnsi="Calibri" w:cs="Times New Roman"/>
          <w:lang w:val="en-US"/>
        </w:rPr>
      </w:pPr>
      <w:ins w:id="13289" w:author="UTENTE" w:date="2020-06-30T18:54:00Z">
        <w:r w:rsidRPr="002709E2">
          <w:rPr>
            <w:rFonts w:ascii="Calibri" w:eastAsia="Calibri" w:hAnsi="Calibri" w:cs="Times New Roman"/>
            <w:lang w:val="en-US"/>
          </w:rPr>
          <w:t>120.</w:t>
        </w:r>
        <w:r w:rsidRPr="002709E2">
          <w:rPr>
            <w:rFonts w:ascii="Calibri" w:eastAsia="Calibri" w:hAnsi="Calibri" w:cs="Times New Roman"/>
            <w:lang w:val="en-US"/>
          </w:rPr>
          <w:tab/>
          <w:t>d "\"Yeah… it worked out.\""</w:t>
        </w:r>
      </w:ins>
    </w:p>
    <w:p w14:paraId="2D930BC3" w14:textId="77777777" w:rsidR="002709E2" w:rsidRPr="002709E2" w:rsidRDefault="002709E2" w:rsidP="002709E2">
      <w:pPr>
        <w:spacing w:line="600" w:lineRule="auto"/>
        <w:jc w:val="left"/>
        <w:rPr>
          <w:ins w:id="13290" w:author="UTENTE" w:date="2020-06-30T18:54:00Z"/>
          <w:rFonts w:ascii="Calibri" w:eastAsia="Calibri" w:hAnsi="Calibri" w:cs="Times New Roman"/>
          <w:lang w:val="en-US"/>
        </w:rPr>
      </w:pPr>
      <w:ins w:id="13291" w:author="UTENTE" w:date="2020-06-30T18:54:00Z">
        <w:r w:rsidRPr="002709E2">
          <w:rPr>
            <w:rFonts w:ascii="Calibri" w:eastAsia="Calibri" w:hAnsi="Calibri" w:cs="Times New Roman"/>
            <w:lang w:val="en-US"/>
          </w:rPr>
          <w:t>121.</w:t>
        </w:r>
        <w:r w:rsidRPr="002709E2">
          <w:rPr>
            <w:rFonts w:ascii="Calibri" w:eastAsia="Calibri" w:hAnsi="Calibri" w:cs="Times New Roman"/>
            <w:lang w:val="en-US"/>
          </w:rPr>
          <w:tab/>
          <w:t>n "He mutters something more to himself than me, and I can barely hear what he's saying."</w:t>
        </w:r>
      </w:ins>
    </w:p>
    <w:p w14:paraId="7D36FC05" w14:textId="77777777" w:rsidR="002709E2" w:rsidRPr="002709E2" w:rsidRDefault="002709E2" w:rsidP="002709E2">
      <w:pPr>
        <w:spacing w:line="600" w:lineRule="auto"/>
        <w:jc w:val="left"/>
        <w:rPr>
          <w:ins w:id="13292" w:author="UTENTE" w:date="2020-06-30T18:54:00Z"/>
          <w:rFonts w:ascii="Calibri" w:eastAsia="Calibri" w:hAnsi="Calibri" w:cs="Times New Roman"/>
          <w:lang w:val="en-US"/>
        </w:rPr>
      </w:pPr>
      <w:ins w:id="13293" w:author="UTENTE" w:date="2020-06-30T18:54:00Z">
        <w:r w:rsidRPr="002709E2">
          <w:rPr>
            <w:rFonts w:ascii="Calibri" w:eastAsia="Calibri" w:hAnsi="Calibri" w:cs="Times New Roman"/>
            <w:lang w:val="en-US"/>
          </w:rPr>
          <w:t>122.</w:t>
        </w:r>
        <w:r w:rsidRPr="002709E2">
          <w:rPr>
            <w:rFonts w:ascii="Calibri" w:eastAsia="Calibri" w:hAnsi="Calibri" w:cs="Times New Roman"/>
            <w:lang w:val="en-US"/>
          </w:rPr>
          <w:tab/>
          <w:t>mcp "\"Come again?\""</w:t>
        </w:r>
      </w:ins>
    </w:p>
    <w:p w14:paraId="416F5742" w14:textId="77777777" w:rsidR="002709E2" w:rsidRPr="002709E2" w:rsidRDefault="002709E2" w:rsidP="002709E2">
      <w:pPr>
        <w:spacing w:line="600" w:lineRule="auto"/>
        <w:jc w:val="left"/>
        <w:rPr>
          <w:ins w:id="13294" w:author="UTENTE" w:date="2020-06-30T18:54:00Z"/>
          <w:rFonts w:ascii="Calibri" w:eastAsia="Calibri" w:hAnsi="Calibri" w:cs="Times New Roman"/>
          <w:lang w:val="en-US"/>
        </w:rPr>
      </w:pPr>
      <w:ins w:id="13295" w:author="UTENTE" w:date="2020-06-30T18:54:00Z">
        <w:r w:rsidRPr="002709E2">
          <w:rPr>
            <w:rFonts w:ascii="Calibri" w:eastAsia="Calibri" w:hAnsi="Calibri" w:cs="Times New Roman"/>
            <w:lang w:val="en-US"/>
          </w:rPr>
          <w:t>123.</w:t>
        </w:r>
        <w:r w:rsidRPr="002709E2">
          <w:rPr>
            <w:rFonts w:ascii="Calibri" w:eastAsia="Calibri" w:hAnsi="Calibri" w:cs="Times New Roman"/>
            <w:lang w:val="en-US"/>
          </w:rPr>
          <w:tab/>
          <w:t>n "Instead of replying, though, Dominic rather abruptly pushes himself up to his feet – turning to me with a more serious expression."</w:t>
        </w:r>
      </w:ins>
    </w:p>
    <w:p w14:paraId="67735A2A" w14:textId="77777777" w:rsidR="002709E2" w:rsidRPr="002709E2" w:rsidRDefault="002709E2" w:rsidP="002709E2">
      <w:pPr>
        <w:spacing w:line="600" w:lineRule="auto"/>
        <w:jc w:val="left"/>
        <w:rPr>
          <w:ins w:id="13296" w:author="UTENTE" w:date="2020-06-30T18:54:00Z"/>
          <w:rFonts w:ascii="Calibri" w:eastAsia="Calibri" w:hAnsi="Calibri" w:cs="Times New Roman"/>
          <w:lang w:val="en-US"/>
        </w:rPr>
      </w:pPr>
      <w:ins w:id="13297" w:author="UTENTE" w:date="2020-06-30T18:54:00Z">
        <w:r w:rsidRPr="002709E2">
          <w:rPr>
            <w:rFonts w:ascii="Calibri" w:eastAsia="Calibri" w:hAnsi="Calibri" w:cs="Times New Roman"/>
            <w:lang w:val="en-US"/>
          </w:rPr>
          <w:t>124.</w:t>
        </w:r>
        <w:r w:rsidRPr="002709E2">
          <w:rPr>
            <w:rFonts w:ascii="Calibri" w:eastAsia="Calibri" w:hAnsi="Calibri" w:cs="Times New Roman"/>
            <w:lang w:val="en-US"/>
          </w:rPr>
          <w:tab/>
          <w:t>n "He hesitates after opening his mouth, lowering his head a little."</w:t>
        </w:r>
      </w:ins>
    </w:p>
    <w:p w14:paraId="4F56D945" w14:textId="77777777" w:rsidR="002709E2" w:rsidRPr="002709E2" w:rsidRDefault="002709E2" w:rsidP="002709E2">
      <w:pPr>
        <w:spacing w:line="600" w:lineRule="auto"/>
        <w:jc w:val="left"/>
        <w:rPr>
          <w:ins w:id="13298" w:author="UTENTE" w:date="2020-06-30T18:54:00Z"/>
          <w:rFonts w:ascii="Calibri" w:eastAsia="Calibri" w:hAnsi="Calibri" w:cs="Times New Roman"/>
          <w:lang w:val="en-US"/>
        </w:rPr>
      </w:pPr>
      <w:ins w:id="13299" w:author="UTENTE" w:date="2020-06-30T18:54:00Z">
        <w:r w:rsidRPr="002709E2">
          <w:rPr>
            <w:rFonts w:ascii="Calibri" w:eastAsia="Calibri" w:hAnsi="Calibri" w:cs="Times New Roman"/>
            <w:lang w:val="en-US"/>
          </w:rPr>
          <w:t>125.</w:t>
        </w:r>
        <w:r w:rsidRPr="002709E2">
          <w:rPr>
            <w:rFonts w:ascii="Calibri" w:eastAsia="Calibri" w:hAnsi="Calibri" w:cs="Times New Roman"/>
            <w:lang w:val="en-US"/>
          </w:rPr>
          <w:tab/>
          <w:t>d "\"…Isaac put you in a lot of danger.\""</w:t>
        </w:r>
      </w:ins>
    </w:p>
    <w:p w14:paraId="51DA0801" w14:textId="77777777" w:rsidR="002709E2" w:rsidRPr="002709E2" w:rsidRDefault="002709E2" w:rsidP="002709E2">
      <w:pPr>
        <w:spacing w:line="600" w:lineRule="auto"/>
        <w:jc w:val="left"/>
        <w:rPr>
          <w:ins w:id="13300" w:author="UTENTE" w:date="2020-06-30T18:54:00Z"/>
          <w:rFonts w:ascii="Calibri" w:eastAsia="Calibri" w:hAnsi="Calibri" w:cs="Times New Roman"/>
          <w:lang w:val="en-US"/>
        </w:rPr>
      </w:pPr>
      <w:ins w:id="13301" w:author="UTENTE" w:date="2020-06-30T18:54:00Z">
        <w:r w:rsidRPr="002709E2">
          <w:rPr>
            <w:rFonts w:ascii="Calibri" w:eastAsia="Calibri" w:hAnsi="Calibri" w:cs="Times New Roman"/>
            <w:lang w:val="en-US"/>
          </w:rPr>
          <w:t>126.</w:t>
        </w:r>
        <w:r w:rsidRPr="002709E2">
          <w:rPr>
            <w:rFonts w:ascii="Calibri" w:eastAsia="Calibri" w:hAnsi="Calibri" w:cs="Times New Roman"/>
            <w:lang w:val="en-US"/>
          </w:rPr>
          <w:tab/>
          <w:t>mc "\"…\""</w:t>
        </w:r>
      </w:ins>
    </w:p>
    <w:p w14:paraId="3471E355" w14:textId="77777777" w:rsidR="002709E2" w:rsidRPr="002709E2" w:rsidRDefault="002709E2" w:rsidP="002709E2">
      <w:pPr>
        <w:spacing w:line="600" w:lineRule="auto"/>
        <w:jc w:val="left"/>
        <w:rPr>
          <w:ins w:id="13302" w:author="UTENTE" w:date="2020-06-30T18:54:00Z"/>
          <w:rFonts w:ascii="Calibri" w:eastAsia="Calibri" w:hAnsi="Calibri" w:cs="Times New Roman"/>
          <w:lang w:val="en-US"/>
        </w:rPr>
      </w:pPr>
      <w:ins w:id="13303" w:author="UTENTE" w:date="2020-06-30T18:54:00Z">
        <w:r w:rsidRPr="002709E2">
          <w:rPr>
            <w:rFonts w:ascii="Calibri" w:eastAsia="Calibri" w:hAnsi="Calibri" w:cs="Times New Roman"/>
            <w:lang w:val="en-US"/>
          </w:rPr>
          <w:t>127.</w:t>
        </w:r>
        <w:r w:rsidRPr="002709E2">
          <w:rPr>
            <w:rFonts w:ascii="Calibri" w:eastAsia="Calibri" w:hAnsi="Calibri" w:cs="Times New Roman"/>
            <w:lang w:val="en-US"/>
          </w:rPr>
          <w:tab/>
          <w:t>n "His slow, husky voice takes on a sharper edge all of a sudden."</w:t>
        </w:r>
      </w:ins>
    </w:p>
    <w:p w14:paraId="102B0CF9" w14:textId="77777777" w:rsidR="002709E2" w:rsidRPr="002709E2" w:rsidRDefault="002709E2" w:rsidP="002709E2">
      <w:pPr>
        <w:spacing w:line="600" w:lineRule="auto"/>
        <w:jc w:val="left"/>
        <w:rPr>
          <w:ins w:id="13304" w:author="UTENTE" w:date="2020-06-30T18:54:00Z"/>
          <w:rFonts w:ascii="Calibri" w:eastAsia="Calibri" w:hAnsi="Calibri" w:cs="Times New Roman"/>
          <w:lang w:val="en-US"/>
        </w:rPr>
      </w:pPr>
      <w:ins w:id="13305" w:author="UTENTE" w:date="2020-06-30T18:54:00Z">
        <w:r w:rsidRPr="002709E2">
          <w:rPr>
            <w:rFonts w:ascii="Calibri" w:eastAsia="Calibri" w:hAnsi="Calibri" w:cs="Times New Roman"/>
            <w:lang w:val="en-US"/>
          </w:rPr>
          <w:t>128.</w:t>
        </w:r>
        <w:r w:rsidRPr="002709E2">
          <w:rPr>
            <w:rFonts w:ascii="Calibri" w:eastAsia="Calibri" w:hAnsi="Calibri" w:cs="Times New Roman"/>
            <w:lang w:val="en-US"/>
          </w:rPr>
          <w:tab/>
          <w:t>d "\"Humans who know about us are a threat. Rex will tell the other Helgen about you.\"" </w:t>
        </w:r>
        <w:r w:rsidRPr="002709E2">
          <w:rPr>
            <w:rFonts w:ascii="Calibri" w:eastAsia="Calibri" w:hAnsi="Calibri" w:cs="Times New Roman"/>
            <w:lang w:val="en-US"/>
          </w:rPr>
          <w:br w:type="page"/>
        </w:r>
      </w:ins>
    </w:p>
    <w:p w14:paraId="5E9D5ECF" w14:textId="77777777" w:rsidR="002709E2" w:rsidRPr="002709E2" w:rsidRDefault="002709E2" w:rsidP="002709E2">
      <w:pPr>
        <w:spacing w:line="600" w:lineRule="auto"/>
        <w:jc w:val="left"/>
        <w:rPr>
          <w:ins w:id="13306" w:author="UTENTE" w:date="2020-06-30T18:54:00Z"/>
          <w:rFonts w:ascii="Calibri" w:eastAsia="Calibri" w:hAnsi="Calibri" w:cs="Times New Roman"/>
        </w:rPr>
      </w:pPr>
      <w:ins w:id="13307" w:author="UTENTE" w:date="2020-06-30T18:54:00Z">
        <w:r w:rsidRPr="002709E2">
          <w:rPr>
            <w:rFonts w:ascii="Calibri" w:eastAsia="Calibri" w:hAnsi="Calibri" w:cs="Times New Roman"/>
          </w:rPr>
          <w:lastRenderedPageBreak/>
          <w:t>115.</w:t>
        </w:r>
        <w:r w:rsidRPr="002709E2">
          <w:rPr>
            <w:rFonts w:ascii="Calibri" w:eastAsia="Calibri" w:hAnsi="Calibri" w:cs="Times New Roman"/>
          </w:rPr>
          <w:tab/>
          <w:t>n "Le sue sopracciglia si avvicinano in un'espressione corrucciata."</w:t>
        </w:r>
      </w:ins>
    </w:p>
    <w:p w14:paraId="564B076F" w14:textId="77777777" w:rsidR="002709E2" w:rsidRPr="002709E2" w:rsidRDefault="002709E2" w:rsidP="002709E2">
      <w:pPr>
        <w:spacing w:line="600" w:lineRule="auto"/>
        <w:jc w:val="left"/>
        <w:rPr>
          <w:ins w:id="13308" w:author="UTENTE" w:date="2020-06-30T18:54:00Z"/>
          <w:rFonts w:ascii="Calibri" w:eastAsia="Calibri" w:hAnsi="Calibri" w:cs="Times New Roman"/>
        </w:rPr>
      </w:pPr>
      <w:ins w:id="13309" w:author="UTENTE" w:date="2020-06-30T18:54:00Z">
        <w:r w:rsidRPr="002709E2">
          <w:rPr>
            <w:rFonts w:ascii="Calibri" w:eastAsia="Calibri" w:hAnsi="Calibri" w:cs="Times New Roman"/>
          </w:rPr>
          <w:t>116.</w:t>
        </w:r>
        <w:r w:rsidRPr="002709E2">
          <w:rPr>
            <w:rFonts w:ascii="Calibri" w:eastAsia="Calibri" w:hAnsi="Calibri" w:cs="Times New Roman"/>
          </w:rPr>
          <w:tab/>
          <w:t>mcp "\"Eccetto per il fatto che ho potuto rivedere te, ovviamente. Ero un po' preoccupato all'idea che non tornassi più alla tavola calda.\""</w:t>
        </w:r>
      </w:ins>
    </w:p>
    <w:p w14:paraId="17691E2B" w14:textId="77777777" w:rsidR="002709E2" w:rsidRPr="002709E2" w:rsidRDefault="002709E2" w:rsidP="002709E2">
      <w:pPr>
        <w:spacing w:line="600" w:lineRule="auto"/>
        <w:jc w:val="left"/>
        <w:rPr>
          <w:ins w:id="13310" w:author="UTENTE" w:date="2020-06-30T18:54:00Z"/>
          <w:rFonts w:ascii="Calibri" w:eastAsia="Calibri" w:hAnsi="Calibri" w:cs="Times New Roman"/>
        </w:rPr>
      </w:pPr>
      <w:ins w:id="13311" w:author="UTENTE" w:date="2020-06-30T18:54:00Z">
        <w:r w:rsidRPr="002709E2">
          <w:rPr>
            <w:rFonts w:ascii="Calibri" w:eastAsia="Calibri" w:hAnsi="Calibri" w:cs="Times New Roman"/>
          </w:rPr>
          <w:t>117.</w:t>
        </w:r>
        <w:r w:rsidRPr="002709E2">
          <w:rPr>
            <w:rFonts w:ascii="Calibri" w:eastAsia="Calibri" w:hAnsi="Calibri" w:cs="Times New Roman"/>
          </w:rPr>
          <w:tab/>
          <w:t>d "\"…\""</w:t>
        </w:r>
      </w:ins>
    </w:p>
    <w:p w14:paraId="36B7203A" w14:textId="77777777" w:rsidR="002709E2" w:rsidRPr="002709E2" w:rsidRDefault="002709E2" w:rsidP="002709E2">
      <w:pPr>
        <w:spacing w:line="600" w:lineRule="auto"/>
        <w:jc w:val="left"/>
        <w:rPr>
          <w:ins w:id="13312" w:author="UTENTE" w:date="2020-06-30T18:54:00Z"/>
          <w:rFonts w:ascii="Calibri" w:eastAsia="Calibri" w:hAnsi="Calibri" w:cs="Times New Roman"/>
        </w:rPr>
      </w:pPr>
      <w:ins w:id="13313" w:author="UTENTE" w:date="2020-06-30T18:54:00Z">
        <w:r w:rsidRPr="002709E2">
          <w:rPr>
            <w:rFonts w:ascii="Calibri" w:eastAsia="Calibri" w:hAnsi="Calibri" w:cs="Times New Roman"/>
          </w:rPr>
          <w:t>118.</w:t>
        </w:r>
        <w:r w:rsidRPr="002709E2">
          <w:rPr>
            <w:rFonts w:ascii="Calibri" w:eastAsia="Calibri" w:hAnsi="Calibri" w:cs="Times New Roman"/>
          </w:rPr>
          <w:tab/>
          <w:t>n "Per un secondo, Dominic rimane a fissarmi sbalordito. {w}Pensava mi fossi dimenticato di lui?"</w:t>
        </w:r>
      </w:ins>
    </w:p>
    <w:p w14:paraId="2A5C2B49" w14:textId="77777777" w:rsidR="002709E2" w:rsidRPr="002709E2" w:rsidRDefault="002709E2" w:rsidP="002709E2">
      <w:pPr>
        <w:spacing w:line="600" w:lineRule="auto"/>
        <w:jc w:val="left"/>
        <w:rPr>
          <w:ins w:id="13314" w:author="UTENTE" w:date="2020-06-30T18:54:00Z"/>
          <w:rFonts w:ascii="Calibri" w:eastAsia="Calibri" w:hAnsi="Calibri" w:cs="Times New Roman"/>
        </w:rPr>
      </w:pPr>
      <w:ins w:id="13315" w:author="UTENTE" w:date="2020-06-30T18:54:00Z">
        <w:r w:rsidRPr="002709E2">
          <w:rPr>
            <w:rFonts w:ascii="Calibri" w:eastAsia="Calibri" w:hAnsi="Calibri" w:cs="Times New Roman"/>
          </w:rPr>
          <w:t>119.</w:t>
        </w:r>
        <w:r w:rsidRPr="002709E2">
          <w:rPr>
            <w:rFonts w:ascii="Calibri" w:eastAsia="Calibri" w:hAnsi="Calibri" w:cs="Times New Roman"/>
          </w:rPr>
          <w:tab/>
          <w:t>n "Alla fine, distoglie nuovamente lo sguardo, ma riesco a vedere un debole sorriso lampeggiare sul suo viso."</w:t>
        </w:r>
      </w:ins>
    </w:p>
    <w:p w14:paraId="2CF55DAC" w14:textId="77777777" w:rsidR="002709E2" w:rsidRPr="002709E2" w:rsidRDefault="002709E2" w:rsidP="002709E2">
      <w:pPr>
        <w:spacing w:line="600" w:lineRule="auto"/>
        <w:jc w:val="left"/>
        <w:rPr>
          <w:ins w:id="13316" w:author="UTENTE" w:date="2020-06-30T18:54:00Z"/>
          <w:rFonts w:ascii="Calibri" w:eastAsia="Calibri" w:hAnsi="Calibri" w:cs="Times New Roman"/>
        </w:rPr>
      </w:pPr>
      <w:ins w:id="13317" w:author="UTENTE" w:date="2020-06-30T18:54:00Z">
        <w:r w:rsidRPr="002709E2">
          <w:rPr>
            <w:rFonts w:ascii="Calibri" w:eastAsia="Calibri" w:hAnsi="Calibri" w:cs="Times New Roman"/>
          </w:rPr>
          <w:t>120.</w:t>
        </w:r>
        <w:r w:rsidRPr="002709E2">
          <w:rPr>
            <w:rFonts w:ascii="Calibri" w:eastAsia="Calibri" w:hAnsi="Calibri" w:cs="Times New Roman"/>
          </w:rPr>
          <w:tab/>
          <w:t>d "\"Già… ha funzionato.\""</w:t>
        </w:r>
      </w:ins>
    </w:p>
    <w:p w14:paraId="5C175444" w14:textId="77777777" w:rsidR="002709E2" w:rsidRPr="002709E2" w:rsidRDefault="002709E2" w:rsidP="002709E2">
      <w:pPr>
        <w:spacing w:line="600" w:lineRule="auto"/>
        <w:jc w:val="left"/>
        <w:rPr>
          <w:ins w:id="13318" w:author="UTENTE" w:date="2020-06-30T18:54:00Z"/>
          <w:rFonts w:ascii="Calibri" w:eastAsia="Calibri" w:hAnsi="Calibri" w:cs="Times New Roman"/>
        </w:rPr>
      </w:pPr>
      <w:ins w:id="13319" w:author="UTENTE" w:date="2020-06-30T18:54:00Z">
        <w:r w:rsidRPr="002709E2">
          <w:rPr>
            <w:rFonts w:ascii="Calibri" w:eastAsia="Calibri" w:hAnsi="Calibri" w:cs="Times New Roman"/>
          </w:rPr>
          <w:t>121.</w:t>
        </w:r>
        <w:r w:rsidRPr="002709E2">
          <w:rPr>
            <w:rFonts w:ascii="Calibri" w:eastAsia="Calibri" w:hAnsi="Calibri" w:cs="Times New Roman"/>
          </w:rPr>
          <w:tab/>
          <w:t>n "Borbotta qualcosa più a sé stesso che a me, tant’è che riesco a malapena a sentire quello che sta dicendo."</w:t>
        </w:r>
      </w:ins>
    </w:p>
    <w:p w14:paraId="0608AB2B" w14:textId="77777777" w:rsidR="002709E2" w:rsidRPr="002709E2" w:rsidRDefault="002709E2" w:rsidP="002709E2">
      <w:pPr>
        <w:spacing w:line="600" w:lineRule="auto"/>
        <w:jc w:val="left"/>
        <w:rPr>
          <w:ins w:id="13320" w:author="UTENTE" w:date="2020-06-30T18:54:00Z"/>
          <w:rFonts w:ascii="Calibri" w:eastAsia="Calibri" w:hAnsi="Calibri" w:cs="Times New Roman"/>
        </w:rPr>
      </w:pPr>
      <w:ins w:id="13321" w:author="UTENTE" w:date="2020-06-30T18:54:00Z">
        <w:r w:rsidRPr="002709E2">
          <w:rPr>
            <w:rFonts w:ascii="Calibri" w:eastAsia="Calibri" w:hAnsi="Calibri" w:cs="Times New Roman"/>
          </w:rPr>
          <w:t>122.</w:t>
        </w:r>
        <w:r w:rsidRPr="002709E2">
          <w:rPr>
            <w:rFonts w:ascii="Calibri" w:eastAsia="Calibri" w:hAnsi="Calibri" w:cs="Times New Roman"/>
          </w:rPr>
          <w:tab/>
          <w:t>mcp "\"Scusa, puoi ripetere?\""</w:t>
        </w:r>
      </w:ins>
    </w:p>
    <w:p w14:paraId="159B4AC5" w14:textId="77777777" w:rsidR="002709E2" w:rsidRPr="002709E2" w:rsidRDefault="002709E2" w:rsidP="002709E2">
      <w:pPr>
        <w:spacing w:line="600" w:lineRule="auto"/>
        <w:jc w:val="left"/>
        <w:rPr>
          <w:ins w:id="13322" w:author="UTENTE" w:date="2020-06-30T18:54:00Z"/>
          <w:rFonts w:ascii="Calibri" w:eastAsia="Calibri" w:hAnsi="Calibri" w:cs="Times New Roman"/>
        </w:rPr>
      </w:pPr>
      <w:ins w:id="13323" w:author="UTENTE" w:date="2020-06-30T18:54:00Z">
        <w:r w:rsidRPr="002709E2">
          <w:rPr>
            <w:rFonts w:ascii="Calibri" w:eastAsia="Calibri" w:hAnsi="Calibri" w:cs="Times New Roman"/>
          </w:rPr>
          <w:t>123.</w:t>
        </w:r>
        <w:r w:rsidRPr="002709E2">
          <w:rPr>
            <w:rFonts w:ascii="Calibri" w:eastAsia="Calibri" w:hAnsi="Calibri" w:cs="Times New Roman"/>
          </w:rPr>
          <w:tab/>
          <w:t>n "Invece di rispondere, però, Dominic si alza all'improvviso, guardandomi con un'espressione seria."</w:t>
        </w:r>
      </w:ins>
    </w:p>
    <w:p w14:paraId="0190193F" w14:textId="77777777" w:rsidR="002709E2" w:rsidRPr="002709E2" w:rsidRDefault="002709E2" w:rsidP="002709E2">
      <w:pPr>
        <w:spacing w:line="600" w:lineRule="auto"/>
        <w:jc w:val="left"/>
        <w:rPr>
          <w:ins w:id="13324" w:author="UTENTE" w:date="2020-06-30T18:54:00Z"/>
          <w:rFonts w:ascii="Calibri" w:eastAsia="Calibri" w:hAnsi="Calibri" w:cs="Times New Roman"/>
        </w:rPr>
      </w:pPr>
      <w:ins w:id="13325" w:author="UTENTE" w:date="2020-06-30T18:54:00Z">
        <w:r w:rsidRPr="002709E2">
          <w:rPr>
            <w:rFonts w:ascii="Calibri" w:eastAsia="Calibri" w:hAnsi="Calibri" w:cs="Times New Roman"/>
          </w:rPr>
          <w:t>124.</w:t>
        </w:r>
        <w:r w:rsidRPr="002709E2">
          <w:rPr>
            <w:rFonts w:ascii="Calibri" w:eastAsia="Calibri" w:hAnsi="Calibri" w:cs="Times New Roman"/>
          </w:rPr>
          <w:tab/>
          <w:t>n "Esita, subito dopo aver aperto la bocca, abbassando un po' la testa."</w:t>
        </w:r>
      </w:ins>
    </w:p>
    <w:p w14:paraId="102549C6" w14:textId="77777777" w:rsidR="002709E2" w:rsidRPr="002709E2" w:rsidRDefault="002709E2" w:rsidP="002709E2">
      <w:pPr>
        <w:spacing w:line="600" w:lineRule="auto"/>
        <w:jc w:val="left"/>
        <w:rPr>
          <w:ins w:id="13326" w:author="UTENTE" w:date="2020-06-30T18:54:00Z"/>
          <w:rFonts w:ascii="Calibri" w:eastAsia="Calibri" w:hAnsi="Calibri" w:cs="Times New Roman"/>
        </w:rPr>
      </w:pPr>
      <w:ins w:id="13327" w:author="UTENTE" w:date="2020-06-30T18:54:00Z">
        <w:r w:rsidRPr="002709E2">
          <w:rPr>
            <w:rFonts w:ascii="Calibri" w:eastAsia="Calibri" w:hAnsi="Calibri" w:cs="Times New Roman"/>
          </w:rPr>
          <w:t>125.</w:t>
        </w:r>
        <w:r w:rsidRPr="002709E2">
          <w:rPr>
            <w:rFonts w:ascii="Calibri" w:eastAsia="Calibri" w:hAnsi="Calibri" w:cs="Times New Roman"/>
          </w:rPr>
          <w:tab/>
          <w:t>d "\"…Isaac ti ha messo in grave pericolo.\""</w:t>
        </w:r>
      </w:ins>
    </w:p>
    <w:p w14:paraId="018BFA24" w14:textId="77777777" w:rsidR="002709E2" w:rsidRPr="002709E2" w:rsidRDefault="002709E2" w:rsidP="002709E2">
      <w:pPr>
        <w:spacing w:line="600" w:lineRule="auto"/>
        <w:jc w:val="left"/>
        <w:rPr>
          <w:ins w:id="13328" w:author="UTENTE" w:date="2020-06-30T18:54:00Z"/>
          <w:rFonts w:ascii="Calibri" w:eastAsia="Calibri" w:hAnsi="Calibri" w:cs="Times New Roman"/>
        </w:rPr>
      </w:pPr>
      <w:ins w:id="13329" w:author="UTENTE" w:date="2020-06-30T18:54:00Z">
        <w:r w:rsidRPr="002709E2">
          <w:rPr>
            <w:rFonts w:ascii="Calibri" w:eastAsia="Calibri" w:hAnsi="Calibri" w:cs="Times New Roman"/>
          </w:rPr>
          <w:t>126.</w:t>
        </w:r>
        <w:r w:rsidRPr="002709E2">
          <w:rPr>
            <w:rFonts w:ascii="Calibri" w:eastAsia="Calibri" w:hAnsi="Calibri" w:cs="Times New Roman"/>
          </w:rPr>
          <w:tab/>
          <w:t>mc "\"…\""</w:t>
        </w:r>
      </w:ins>
    </w:p>
    <w:p w14:paraId="7207E173" w14:textId="77777777" w:rsidR="002709E2" w:rsidRPr="002709E2" w:rsidRDefault="002709E2" w:rsidP="002709E2">
      <w:pPr>
        <w:spacing w:line="600" w:lineRule="auto"/>
        <w:jc w:val="left"/>
        <w:rPr>
          <w:ins w:id="13330" w:author="UTENTE" w:date="2020-06-30T18:54:00Z"/>
          <w:rFonts w:ascii="Calibri" w:eastAsia="Calibri" w:hAnsi="Calibri" w:cs="Times New Roman"/>
        </w:rPr>
      </w:pPr>
      <w:ins w:id="13331" w:author="UTENTE" w:date="2020-06-30T18:54:00Z">
        <w:r w:rsidRPr="002709E2">
          <w:rPr>
            <w:rFonts w:ascii="Calibri" w:eastAsia="Calibri" w:hAnsi="Calibri" w:cs="Times New Roman"/>
          </w:rPr>
          <w:t>127.</w:t>
        </w:r>
        <w:r w:rsidRPr="002709E2">
          <w:rPr>
            <w:rFonts w:ascii="Calibri" w:eastAsia="Calibri" w:hAnsi="Calibri" w:cs="Times New Roman"/>
          </w:rPr>
          <w:tab/>
          <w:t>n " Tutt'a un tratto, la sua voce lenta e rauca prende un tono piuttosto duro."</w:t>
        </w:r>
      </w:ins>
    </w:p>
    <w:p w14:paraId="3360DAF9" w14:textId="77777777" w:rsidR="002709E2" w:rsidRPr="002709E2" w:rsidRDefault="002709E2" w:rsidP="002709E2">
      <w:pPr>
        <w:spacing w:line="600" w:lineRule="auto"/>
        <w:jc w:val="left"/>
        <w:rPr>
          <w:ins w:id="13332" w:author="UTENTE" w:date="2020-06-30T18:54:00Z"/>
          <w:rFonts w:ascii="Calibri" w:eastAsia="Calibri" w:hAnsi="Calibri" w:cs="Times New Roman"/>
        </w:rPr>
      </w:pPr>
      <w:ins w:id="13333" w:author="UTENTE" w:date="2020-06-30T18:54:00Z">
        <w:r w:rsidRPr="002709E2">
          <w:rPr>
            <w:rFonts w:ascii="Calibri" w:eastAsia="Calibri" w:hAnsi="Calibri" w:cs="Times New Roman"/>
          </w:rPr>
          <w:t>128.</w:t>
        </w:r>
        <w:r w:rsidRPr="002709E2">
          <w:rPr>
            <w:rFonts w:ascii="Calibri" w:eastAsia="Calibri" w:hAnsi="Calibri" w:cs="Times New Roman"/>
          </w:rPr>
          <w:tab/>
          <w:t>d "\"Gli umani che sanno di noi sono una minaccia. Rex parlerà di te agli altri Helgen.\"" </w:t>
        </w:r>
        <w:r w:rsidRPr="002709E2">
          <w:rPr>
            <w:rFonts w:ascii="Calibri" w:eastAsia="Calibri" w:hAnsi="Calibri" w:cs="Times New Roman"/>
          </w:rPr>
          <w:br w:type="page"/>
        </w:r>
      </w:ins>
    </w:p>
    <w:p w14:paraId="25BD5627" w14:textId="77777777" w:rsidR="002709E2" w:rsidRPr="002709E2" w:rsidRDefault="002709E2" w:rsidP="002709E2">
      <w:pPr>
        <w:spacing w:line="600" w:lineRule="auto"/>
        <w:jc w:val="left"/>
        <w:rPr>
          <w:ins w:id="13334" w:author="UTENTE" w:date="2020-06-30T18:54:00Z"/>
          <w:rFonts w:ascii="Calibri" w:eastAsia="Calibri" w:hAnsi="Calibri" w:cs="Times New Roman"/>
          <w:lang w:val="en-US"/>
        </w:rPr>
      </w:pPr>
      <w:ins w:id="13335" w:author="UTENTE" w:date="2020-06-30T18:54:00Z">
        <w:r w:rsidRPr="002709E2">
          <w:rPr>
            <w:rFonts w:ascii="Calibri" w:eastAsia="Calibri" w:hAnsi="Calibri" w:cs="Times New Roman"/>
            <w:lang w:val="en-US"/>
          </w:rPr>
          <w:lastRenderedPageBreak/>
          <w:t>129.</w:t>
        </w:r>
        <w:r w:rsidRPr="002709E2">
          <w:rPr>
            <w:rFonts w:ascii="Calibri" w:eastAsia="Calibri" w:hAnsi="Calibri" w:cs="Times New Roman"/>
            <w:lang w:val="en-US"/>
          </w:rPr>
          <w:tab/>
          <w:t>d "\"When that happens, word'll spread fast. Someone will come after you… probably by tomorrow night.\""</w:t>
        </w:r>
      </w:ins>
    </w:p>
    <w:p w14:paraId="6B9EEBE2" w14:textId="77777777" w:rsidR="002709E2" w:rsidRPr="002709E2" w:rsidRDefault="002709E2" w:rsidP="002709E2">
      <w:pPr>
        <w:spacing w:line="600" w:lineRule="auto"/>
        <w:jc w:val="left"/>
        <w:rPr>
          <w:ins w:id="13336" w:author="UTENTE" w:date="2020-06-30T18:54:00Z"/>
          <w:rFonts w:ascii="Calibri" w:eastAsia="Calibri" w:hAnsi="Calibri" w:cs="Times New Roman"/>
          <w:lang w:val="en-US"/>
        </w:rPr>
      </w:pPr>
      <w:ins w:id="13337" w:author="UTENTE" w:date="2020-06-30T18:54:00Z">
        <w:r w:rsidRPr="002709E2">
          <w:rPr>
            <w:rFonts w:ascii="Calibri" w:eastAsia="Calibri" w:hAnsi="Calibri" w:cs="Times New Roman"/>
            <w:lang w:val="en-US"/>
          </w:rPr>
          <w:t>130.</w:t>
        </w:r>
        <w:r w:rsidRPr="002709E2">
          <w:rPr>
            <w:rFonts w:ascii="Calibri" w:eastAsia="Calibri" w:hAnsi="Calibri" w:cs="Times New Roman"/>
            <w:lang w:val="en-US"/>
          </w:rPr>
          <w:tab/>
          <w:t>n "Dominic's eyes narrow, and he pauses for a long moment."</w:t>
        </w:r>
      </w:ins>
    </w:p>
    <w:p w14:paraId="4ACC3583" w14:textId="77777777" w:rsidR="002709E2" w:rsidRPr="002709E2" w:rsidRDefault="002709E2" w:rsidP="002709E2">
      <w:pPr>
        <w:spacing w:line="600" w:lineRule="auto"/>
        <w:jc w:val="left"/>
        <w:rPr>
          <w:ins w:id="13338" w:author="UTENTE" w:date="2020-06-30T18:54:00Z"/>
          <w:rFonts w:ascii="Calibri" w:eastAsia="Calibri" w:hAnsi="Calibri" w:cs="Times New Roman"/>
          <w:lang w:val="en-US"/>
        </w:rPr>
      </w:pPr>
      <w:ins w:id="13339" w:author="UTENTE" w:date="2020-06-30T18:54:00Z">
        <w:r w:rsidRPr="002709E2">
          <w:rPr>
            <w:rFonts w:ascii="Calibri" w:eastAsia="Calibri" w:hAnsi="Calibri" w:cs="Times New Roman"/>
            <w:lang w:val="en-US"/>
          </w:rPr>
          <w:t>131.</w:t>
        </w:r>
        <w:r w:rsidRPr="002709E2">
          <w:rPr>
            <w:rFonts w:ascii="Calibri" w:eastAsia="Calibri" w:hAnsi="Calibri" w:cs="Times New Roman"/>
            <w:lang w:val="en-US"/>
          </w:rPr>
          <w:tab/>
          <w:t>d "\"Until they forget you and start hunting someone else, you shouldn't be alone in the dark.\""</w:t>
        </w:r>
      </w:ins>
    </w:p>
    <w:p w14:paraId="172DB889" w14:textId="77777777" w:rsidR="002709E2" w:rsidRPr="002709E2" w:rsidRDefault="002709E2" w:rsidP="002709E2">
      <w:pPr>
        <w:spacing w:line="600" w:lineRule="auto"/>
        <w:jc w:val="left"/>
        <w:rPr>
          <w:ins w:id="13340" w:author="UTENTE" w:date="2020-06-30T18:54:00Z"/>
          <w:rFonts w:ascii="Calibri" w:eastAsia="Calibri" w:hAnsi="Calibri" w:cs="Times New Roman"/>
          <w:lang w:val="en-US"/>
        </w:rPr>
      </w:pPr>
      <w:ins w:id="13341" w:author="UTENTE" w:date="2020-06-30T18:54:00Z">
        <w:r w:rsidRPr="002709E2">
          <w:rPr>
            <w:rFonts w:ascii="Calibri" w:eastAsia="Calibri" w:hAnsi="Calibri" w:cs="Times New Roman"/>
            <w:lang w:val="en-US"/>
          </w:rPr>
          <w:t>132.</w:t>
        </w:r>
        <w:r w:rsidRPr="002709E2">
          <w:rPr>
            <w:rFonts w:ascii="Calibri" w:eastAsia="Calibri" w:hAnsi="Calibri" w:cs="Times New Roman"/>
            <w:lang w:val="en-US"/>
          </w:rPr>
          <w:tab/>
          <w:t>mc "\"…\""</w:t>
        </w:r>
      </w:ins>
    </w:p>
    <w:p w14:paraId="500D205B" w14:textId="77777777" w:rsidR="002709E2" w:rsidRPr="002709E2" w:rsidRDefault="002709E2" w:rsidP="002709E2">
      <w:pPr>
        <w:spacing w:line="600" w:lineRule="auto"/>
        <w:jc w:val="left"/>
        <w:rPr>
          <w:ins w:id="13342" w:author="UTENTE" w:date="2020-06-30T18:54:00Z"/>
          <w:rFonts w:ascii="Calibri" w:eastAsia="Calibri" w:hAnsi="Calibri" w:cs="Times New Roman"/>
          <w:lang w:val="en-US"/>
        </w:rPr>
      </w:pPr>
      <w:ins w:id="13343" w:author="UTENTE" w:date="2020-06-30T18:54:00Z">
        <w:r w:rsidRPr="002709E2">
          <w:rPr>
            <w:rFonts w:ascii="Calibri" w:eastAsia="Calibri" w:hAnsi="Calibri" w:cs="Times New Roman"/>
            <w:lang w:val="en-US"/>
          </w:rPr>
          <w:t>133.</w:t>
        </w:r>
        <w:r w:rsidRPr="002709E2">
          <w:rPr>
            <w:rFonts w:ascii="Calibri" w:eastAsia="Calibri" w:hAnsi="Calibri" w:cs="Times New Roman"/>
            <w:lang w:val="en-US"/>
          </w:rPr>
          <w:tab/>
          <w:t>n "–His words send a cold tingle through me, and a knot curls in the pit of my stomach."</w:t>
        </w:r>
      </w:ins>
    </w:p>
    <w:p w14:paraId="229F32EE" w14:textId="77777777" w:rsidR="002709E2" w:rsidRPr="002709E2" w:rsidRDefault="002709E2" w:rsidP="002709E2">
      <w:pPr>
        <w:spacing w:line="600" w:lineRule="auto"/>
        <w:jc w:val="left"/>
        <w:rPr>
          <w:ins w:id="13344" w:author="UTENTE" w:date="2020-06-30T18:54:00Z"/>
          <w:rFonts w:ascii="Calibri" w:eastAsia="Calibri" w:hAnsi="Calibri" w:cs="Times New Roman"/>
          <w:lang w:val="en-US"/>
        </w:rPr>
      </w:pPr>
      <w:ins w:id="13345" w:author="UTENTE" w:date="2020-06-30T18:54:00Z">
        <w:r w:rsidRPr="002709E2">
          <w:rPr>
            <w:rFonts w:ascii="Calibri" w:eastAsia="Calibri" w:hAnsi="Calibri" w:cs="Times New Roman"/>
            <w:lang w:val="en-US"/>
          </w:rPr>
          <w:t>134.</w:t>
        </w:r>
        <w:r w:rsidRPr="002709E2">
          <w:rPr>
            <w:rFonts w:ascii="Calibri" w:eastAsia="Calibri" w:hAnsi="Calibri" w:cs="Times New Roman"/>
            <w:lang w:val="en-US"/>
          </w:rPr>
          <w:tab/>
          <w:t>n "Troy's out of town for a little while, so I can't just take off work… {w}and there's no way I can afford a taxi every night."</w:t>
        </w:r>
      </w:ins>
    </w:p>
    <w:p w14:paraId="50718F34" w14:textId="77777777" w:rsidR="002709E2" w:rsidRPr="002709E2" w:rsidRDefault="002709E2" w:rsidP="002709E2">
      <w:pPr>
        <w:spacing w:line="600" w:lineRule="auto"/>
        <w:jc w:val="left"/>
        <w:rPr>
          <w:ins w:id="13346" w:author="UTENTE" w:date="2020-06-30T18:54:00Z"/>
          <w:rFonts w:ascii="Calibri" w:eastAsia="Calibri" w:hAnsi="Calibri" w:cs="Times New Roman"/>
          <w:lang w:val="en-US"/>
        </w:rPr>
      </w:pPr>
      <w:ins w:id="13347" w:author="UTENTE" w:date="2020-06-30T18:54:00Z">
        <w:r w:rsidRPr="002709E2">
          <w:rPr>
            <w:rFonts w:ascii="Calibri" w:eastAsia="Calibri" w:hAnsi="Calibri" w:cs="Times New Roman"/>
            <w:lang w:val="en-US"/>
          </w:rPr>
          <w:t>135.</w:t>
        </w:r>
        <w:r w:rsidRPr="002709E2">
          <w:rPr>
            <w:rFonts w:ascii="Calibri" w:eastAsia="Calibri" w:hAnsi="Calibri" w:cs="Times New Roman"/>
            <w:lang w:val="en-US"/>
          </w:rPr>
          <w:tab/>
          <w:t>n "And even when he gets back, who's to say they won't still be coming after me? I can't stay inside my house forever."</w:t>
        </w:r>
      </w:ins>
    </w:p>
    <w:p w14:paraId="2F8FA751" w14:textId="77777777" w:rsidR="002709E2" w:rsidRPr="002709E2" w:rsidRDefault="002709E2" w:rsidP="002709E2">
      <w:pPr>
        <w:spacing w:line="600" w:lineRule="auto"/>
        <w:jc w:val="left"/>
        <w:rPr>
          <w:ins w:id="13348" w:author="UTENTE" w:date="2020-06-30T18:54:00Z"/>
          <w:rFonts w:ascii="Calibri" w:eastAsia="Calibri" w:hAnsi="Calibri" w:cs="Times New Roman"/>
          <w:lang w:val="en-US"/>
        </w:rPr>
      </w:pPr>
      <w:ins w:id="13349" w:author="UTENTE" w:date="2020-06-30T18:54:00Z">
        <w:r w:rsidRPr="002709E2">
          <w:rPr>
            <w:rFonts w:ascii="Calibri" w:eastAsia="Calibri" w:hAnsi="Calibri" w:cs="Times New Roman"/>
            <w:lang w:val="en-US"/>
          </w:rPr>
          <w:t>136.</w:t>
        </w:r>
        <w:r w:rsidRPr="002709E2">
          <w:rPr>
            <w:rFonts w:ascii="Calibri" w:eastAsia="Calibri" w:hAnsi="Calibri" w:cs="Times New Roman"/>
            <w:lang w:val="en-US"/>
          </w:rPr>
          <w:tab/>
          <w:t>mc "\"Maybe I should just skip town…\""</w:t>
        </w:r>
      </w:ins>
    </w:p>
    <w:p w14:paraId="351297B5" w14:textId="77777777" w:rsidR="002709E2" w:rsidRPr="002709E2" w:rsidRDefault="002709E2" w:rsidP="002709E2">
      <w:pPr>
        <w:spacing w:line="600" w:lineRule="auto"/>
        <w:jc w:val="left"/>
        <w:rPr>
          <w:ins w:id="13350" w:author="UTENTE" w:date="2020-06-30T18:54:00Z"/>
          <w:rFonts w:ascii="Calibri" w:eastAsia="Calibri" w:hAnsi="Calibri" w:cs="Times New Roman"/>
          <w:lang w:val="en-US"/>
        </w:rPr>
      </w:pPr>
      <w:ins w:id="13351" w:author="UTENTE" w:date="2020-06-30T18:54:00Z">
        <w:r w:rsidRPr="002709E2">
          <w:rPr>
            <w:rFonts w:ascii="Calibri" w:eastAsia="Calibri" w:hAnsi="Calibri" w:cs="Times New Roman"/>
            <w:lang w:val="en-US"/>
          </w:rPr>
          <w:t>137.</w:t>
        </w:r>
        <w:r w:rsidRPr="002709E2">
          <w:rPr>
            <w:rFonts w:ascii="Calibri" w:eastAsia="Calibri" w:hAnsi="Calibri" w:cs="Times New Roman"/>
            <w:lang w:val="en-US"/>
          </w:rPr>
          <w:tab/>
          <w:t>d "\"They'll find you before you can leave.\""</w:t>
        </w:r>
      </w:ins>
    </w:p>
    <w:p w14:paraId="2552C6F5" w14:textId="77777777" w:rsidR="002709E2" w:rsidRPr="002709E2" w:rsidRDefault="002709E2" w:rsidP="002709E2">
      <w:pPr>
        <w:spacing w:line="600" w:lineRule="auto"/>
        <w:jc w:val="left"/>
        <w:rPr>
          <w:ins w:id="13352" w:author="UTENTE" w:date="2020-06-30T18:54:00Z"/>
          <w:rFonts w:ascii="Calibri" w:eastAsia="Calibri" w:hAnsi="Calibri" w:cs="Times New Roman"/>
          <w:lang w:val="en-US"/>
        </w:rPr>
      </w:pPr>
      <w:ins w:id="13353" w:author="UTENTE" w:date="2020-06-30T18:54:00Z">
        <w:r w:rsidRPr="002709E2">
          <w:rPr>
            <w:rFonts w:ascii="Calibri" w:eastAsia="Calibri" w:hAnsi="Calibri" w:cs="Times New Roman"/>
            <w:lang w:val="en-US"/>
          </w:rPr>
          <w:t>138.</w:t>
        </w:r>
        <w:r w:rsidRPr="002709E2">
          <w:rPr>
            <w:rFonts w:ascii="Calibri" w:eastAsia="Calibri" w:hAnsi="Calibri" w:cs="Times New Roman"/>
            <w:lang w:val="en-US"/>
          </w:rPr>
          <w:tab/>
          <w:t>mc "\"Then what am I supposed to do? How can I stand a chance against –\""</w:t>
        </w:r>
      </w:ins>
    </w:p>
    <w:p w14:paraId="73A7746D" w14:textId="77777777" w:rsidR="002709E2" w:rsidRPr="002709E2" w:rsidRDefault="002709E2" w:rsidP="002709E2">
      <w:pPr>
        <w:spacing w:line="600" w:lineRule="auto"/>
        <w:jc w:val="left"/>
        <w:rPr>
          <w:ins w:id="13354" w:author="UTENTE" w:date="2020-06-30T18:54:00Z"/>
          <w:rFonts w:ascii="Calibri" w:eastAsia="Calibri" w:hAnsi="Calibri" w:cs="Times New Roman"/>
          <w:lang w:val="en-US"/>
        </w:rPr>
      </w:pPr>
      <w:ins w:id="13355" w:author="UTENTE" w:date="2020-06-30T18:54:00Z">
        <w:r w:rsidRPr="002709E2">
          <w:rPr>
            <w:rFonts w:ascii="Calibri" w:eastAsia="Calibri" w:hAnsi="Calibri" w:cs="Times New Roman"/>
            <w:lang w:val="en-US"/>
          </w:rPr>
          <w:t>139.</w:t>
        </w:r>
        <w:r w:rsidRPr="002709E2">
          <w:rPr>
            <w:rFonts w:ascii="Calibri" w:eastAsia="Calibri" w:hAnsi="Calibri" w:cs="Times New Roman"/>
            <w:lang w:val="en-US"/>
          </w:rPr>
          <w:tab/>
          <w:t>mc "\"I'll get a gun, or a knife, or something like that. I'll find some way to defend myself.\""</w:t>
        </w:r>
      </w:ins>
    </w:p>
    <w:p w14:paraId="7A2A681D" w14:textId="77777777" w:rsidR="002709E2" w:rsidRPr="002709E2" w:rsidRDefault="002709E2" w:rsidP="002709E2">
      <w:pPr>
        <w:spacing w:line="600" w:lineRule="auto"/>
        <w:jc w:val="left"/>
        <w:rPr>
          <w:ins w:id="13356" w:author="UTENTE" w:date="2020-06-30T18:54:00Z"/>
          <w:rFonts w:ascii="Calibri" w:eastAsia="Calibri" w:hAnsi="Calibri" w:cs="Times New Roman"/>
          <w:lang w:val="en-US"/>
        </w:rPr>
      </w:pPr>
      <w:ins w:id="13357" w:author="UTENTE" w:date="2020-06-30T18:54:00Z">
        <w:r w:rsidRPr="002709E2">
          <w:rPr>
            <w:rFonts w:ascii="Calibri" w:eastAsia="Calibri" w:hAnsi="Calibri" w:cs="Times New Roman"/>
            <w:lang w:val="en-US"/>
          </w:rPr>
          <w:t>140.</w:t>
        </w:r>
        <w:r w:rsidRPr="002709E2">
          <w:rPr>
            <w:rFonts w:ascii="Calibri" w:eastAsia="Calibri" w:hAnsi="Calibri" w:cs="Times New Roman"/>
            <w:lang w:val="en-US"/>
          </w:rPr>
          <w:tab/>
          <w:t>n "Dominic just shakes his head, letting out a long exhale."</w:t>
        </w:r>
      </w:ins>
    </w:p>
    <w:p w14:paraId="47E91DBD" w14:textId="77777777" w:rsidR="002709E2" w:rsidRPr="002709E2" w:rsidRDefault="002709E2" w:rsidP="002709E2">
      <w:pPr>
        <w:spacing w:line="600" w:lineRule="auto"/>
        <w:jc w:val="left"/>
        <w:rPr>
          <w:ins w:id="13358" w:author="UTENTE" w:date="2020-06-30T18:54:00Z"/>
          <w:rFonts w:ascii="Calibri" w:eastAsia="Calibri" w:hAnsi="Calibri" w:cs="Times New Roman"/>
        </w:rPr>
      </w:pPr>
      <w:ins w:id="13359" w:author="UTENTE" w:date="2020-06-30T18:54:00Z">
        <w:r w:rsidRPr="002709E2">
          <w:rPr>
            <w:rFonts w:ascii="Calibri" w:eastAsia="Calibri" w:hAnsi="Calibri" w:cs="Times New Roman"/>
          </w:rPr>
          <w:t>141.</w:t>
        </w:r>
        <w:r w:rsidRPr="002709E2">
          <w:rPr>
            <w:rFonts w:ascii="Calibri" w:eastAsia="Calibri" w:hAnsi="Calibri" w:cs="Times New Roman"/>
          </w:rPr>
          <w:tab/>
          <w:t>d "\"That won't work.\"" </w:t>
        </w:r>
        <w:r w:rsidRPr="002709E2">
          <w:rPr>
            <w:rFonts w:ascii="Calibri" w:eastAsia="Calibri" w:hAnsi="Calibri" w:cs="Times New Roman"/>
          </w:rPr>
          <w:br w:type="page"/>
        </w:r>
      </w:ins>
    </w:p>
    <w:p w14:paraId="5526C994" w14:textId="77777777" w:rsidR="002709E2" w:rsidRPr="002709E2" w:rsidRDefault="002709E2" w:rsidP="002709E2">
      <w:pPr>
        <w:spacing w:line="600" w:lineRule="auto"/>
        <w:jc w:val="left"/>
        <w:rPr>
          <w:ins w:id="13360" w:author="UTENTE" w:date="2020-06-30T18:54:00Z"/>
          <w:rFonts w:ascii="Calibri" w:eastAsia="Calibri" w:hAnsi="Calibri" w:cs="Times New Roman"/>
        </w:rPr>
      </w:pPr>
      <w:ins w:id="13361" w:author="UTENTE" w:date="2020-06-30T18:54:00Z">
        <w:r w:rsidRPr="002709E2">
          <w:rPr>
            <w:rFonts w:ascii="Calibri" w:eastAsia="Calibri" w:hAnsi="Calibri" w:cs="Times New Roman"/>
          </w:rPr>
          <w:lastRenderedPageBreak/>
          <w:t>129.</w:t>
        </w:r>
        <w:r w:rsidRPr="002709E2">
          <w:rPr>
            <w:rFonts w:ascii="Calibri" w:eastAsia="Calibri" w:hAnsi="Calibri" w:cs="Times New Roman"/>
          </w:rPr>
          <w:tab/>
          <w:t>d "\"E quando l'avrà fatto, la notizia si spargerà in fretta. Qualcuno verrà a cercarti… probabilmente già da domani notte.\""</w:t>
        </w:r>
      </w:ins>
    </w:p>
    <w:p w14:paraId="4C101E83" w14:textId="77777777" w:rsidR="002709E2" w:rsidRPr="002709E2" w:rsidRDefault="002709E2" w:rsidP="002709E2">
      <w:pPr>
        <w:spacing w:line="600" w:lineRule="auto"/>
        <w:jc w:val="left"/>
        <w:rPr>
          <w:ins w:id="13362" w:author="UTENTE" w:date="2020-06-30T18:54:00Z"/>
          <w:rFonts w:ascii="Calibri" w:eastAsia="Calibri" w:hAnsi="Calibri" w:cs="Times New Roman"/>
        </w:rPr>
      </w:pPr>
      <w:ins w:id="13363" w:author="UTENTE" w:date="2020-06-30T18:54:00Z">
        <w:r w:rsidRPr="002709E2">
          <w:rPr>
            <w:rFonts w:ascii="Calibri" w:eastAsia="Calibri" w:hAnsi="Calibri" w:cs="Times New Roman"/>
          </w:rPr>
          <w:t>130.</w:t>
        </w:r>
        <w:r w:rsidRPr="002709E2">
          <w:rPr>
            <w:rFonts w:ascii="Calibri" w:eastAsia="Calibri" w:hAnsi="Calibri" w:cs="Times New Roman"/>
          </w:rPr>
          <w:tab/>
          <w:t>n "Gli occhi di Dominic diventano una fessura e si blocca per un bel po' di secondi."</w:t>
        </w:r>
      </w:ins>
    </w:p>
    <w:p w14:paraId="216F6913" w14:textId="77777777" w:rsidR="002709E2" w:rsidRPr="002709E2" w:rsidRDefault="002709E2" w:rsidP="002709E2">
      <w:pPr>
        <w:spacing w:line="600" w:lineRule="auto"/>
        <w:jc w:val="left"/>
        <w:rPr>
          <w:ins w:id="13364" w:author="UTENTE" w:date="2020-06-30T18:54:00Z"/>
          <w:rFonts w:ascii="Calibri" w:eastAsia="Calibri" w:hAnsi="Calibri" w:cs="Times New Roman"/>
        </w:rPr>
      </w:pPr>
      <w:ins w:id="13365" w:author="UTENTE" w:date="2020-06-30T18:54:00Z">
        <w:r w:rsidRPr="002709E2">
          <w:rPr>
            <w:rFonts w:ascii="Calibri" w:eastAsia="Calibri" w:hAnsi="Calibri" w:cs="Times New Roman"/>
          </w:rPr>
          <w:t>131.</w:t>
        </w:r>
        <w:r w:rsidRPr="002709E2">
          <w:rPr>
            <w:rFonts w:ascii="Calibri" w:eastAsia="Calibri" w:hAnsi="Calibri" w:cs="Times New Roman"/>
          </w:rPr>
          <w:tab/>
          <w:t>d "\"Finché non si dimenticheranno di te e non inizieranno a dare la caccia a qualcun altro, non dovresti stare solo la notte.\""</w:t>
        </w:r>
      </w:ins>
    </w:p>
    <w:p w14:paraId="4A1EBD71" w14:textId="77777777" w:rsidR="002709E2" w:rsidRPr="002709E2" w:rsidRDefault="002709E2" w:rsidP="002709E2">
      <w:pPr>
        <w:spacing w:line="600" w:lineRule="auto"/>
        <w:jc w:val="left"/>
        <w:rPr>
          <w:ins w:id="13366" w:author="UTENTE" w:date="2020-06-30T18:54:00Z"/>
          <w:rFonts w:ascii="Calibri" w:eastAsia="Calibri" w:hAnsi="Calibri" w:cs="Times New Roman"/>
        </w:rPr>
      </w:pPr>
      <w:ins w:id="13367" w:author="UTENTE" w:date="2020-06-30T18:54:00Z">
        <w:r w:rsidRPr="002709E2">
          <w:rPr>
            <w:rFonts w:ascii="Calibri" w:eastAsia="Calibri" w:hAnsi="Calibri" w:cs="Times New Roman"/>
          </w:rPr>
          <w:t>132.</w:t>
        </w:r>
        <w:r w:rsidRPr="002709E2">
          <w:rPr>
            <w:rFonts w:ascii="Calibri" w:eastAsia="Calibri" w:hAnsi="Calibri" w:cs="Times New Roman"/>
          </w:rPr>
          <w:tab/>
          <w:t>mc "\"…\""</w:t>
        </w:r>
      </w:ins>
    </w:p>
    <w:p w14:paraId="18567317" w14:textId="77777777" w:rsidR="002709E2" w:rsidRPr="002709E2" w:rsidRDefault="002709E2" w:rsidP="002709E2">
      <w:pPr>
        <w:spacing w:line="600" w:lineRule="auto"/>
        <w:jc w:val="left"/>
        <w:rPr>
          <w:ins w:id="13368" w:author="UTENTE" w:date="2020-06-30T18:54:00Z"/>
          <w:rFonts w:ascii="Calibri" w:eastAsia="Calibri" w:hAnsi="Calibri" w:cs="Times New Roman"/>
        </w:rPr>
      </w:pPr>
      <w:ins w:id="13369" w:author="UTENTE" w:date="2020-06-30T18:54:00Z">
        <w:r w:rsidRPr="002709E2">
          <w:rPr>
            <w:rFonts w:ascii="Calibri" w:eastAsia="Calibri" w:hAnsi="Calibri" w:cs="Times New Roman"/>
          </w:rPr>
          <w:t>133.</w:t>
        </w:r>
        <w:r w:rsidRPr="002709E2">
          <w:rPr>
            <w:rFonts w:ascii="Calibri" w:eastAsia="Calibri" w:hAnsi="Calibri" w:cs="Times New Roman"/>
          </w:rPr>
          <w:tab/>
          <w:t>n "-Le sue parole fanno partire un brivido lungo la mia schiena, un nodo mi si forma in gola."</w:t>
        </w:r>
      </w:ins>
    </w:p>
    <w:p w14:paraId="478A076E" w14:textId="77777777" w:rsidR="002709E2" w:rsidRPr="002709E2" w:rsidRDefault="002709E2" w:rsidP="002709E2">
      <w:pPr>
        <w:spacing w:line="600" w:lineRule="auto"/>
        <w:jc w:val="left"/>
        <w:rPr>
          <w:ins w:id="13370" w:author="UTENTE" w:date="2020-06-30T18:54:00Z"/>
          <w:rFonts w:ascii="Calibri" w:eastAsia="Calibri" w:hAnsi="Calibri" w:cs="Times New Roman"/>
        </w:rPr>
      </w:pPr>
      <w:ins w:id="13371" w:author="UTENTE" w:date="2020-06-30T18:54:00Z">
        <w:r w:rsidRPr="002709E2">
          <w:rPr>
            <w:rFonts w:ascii="Calibri" w:eastAsia="Calibri" w:hAnsi="Calibri" w:cs="Times New Roman"/>
          </w:rPr>
          <w:t>134.</w:t>
        </w:r>
        <w:r w:rsidRPr="002709E2">
          <w:rPr>
            <w:rFonts w:ascii="Calibri" w:eastAsia="Calibri" w:hAnsi="Calibri" w:cs="Times New Roman"/>
          </w:rPr>
          <w:tab/>
          <w:t>n "Troy è fuori città per un po', quindi non posso smettere di lavorare… {w}e di sicuro non posso permettermi di prendere un taxi ogni notte."</w:t>
        </w:r>
      </w:ins>
    </w:p>
    <w:p w14:paraId="154BEB25" w14:textId="77777777" w:rsidR="002709E2" w:rsidRPr="002709E2" w:rsidRDefault="002709E2" w:rsidP="002709E2">
      <w:pPr>
        <w:spacing w:line="600" w:lineRule="auto"/>
        <w:jc w:val="left"/>
        <w:rPr>
          <w:ins w:id="13372" w:author="UTENTE" w:date="2020-06-30T18:54:00Z"/>
          <w:rFonts w:ascii="Calibri" w:eastAsia="Calibri" w:hAnsi="Calibri" w:cs="Times New Roman"/>
        </w:rPr>
      </w:pPr>
      <w:ins w:id="13373" w:author="UTENTE" w:date="2020-06-30T18:54:00Z">
        <w:r w:rsidRPr="002709E2">
          <w:rPr>
            <w:rFonts w:ascii="Calibri" w:eastAsia="Calibri" w:hAnsi="Calibri" w:cs="Times New Roman"/>
          </w:rPr>
          <w:t>135.</w:t>
        </w:r>
        <w:r w:rsidRPr="002709E2">
          <w:rPr>
            <w:rFonts w:ascii="Calibri" w:eastAsia="Calibri" w:hAnsi="Calibri" w:cs="Times New Roman"/>
          </w:rPr>
          <w:tab/>
          <w:t>n "E anche una volta tornato, chi dice che non verranno comunque a cercarmi? Non posso rimanere chiuso in casa per sempre."</w:t>
        </w:r>
      </w:ins>
    </w:p>
    <w:p w14:paraId="1C88984D" w14:textId="77777777" w:rsidR="002709E2" w:rsidRPr="002709E2" w:rsidRDefault="002709E2" w:rsidP="002709E2">
      <w:pPr>
        <w:spacing w:line="600" w:lineRule="auto"/>
        <w:jc w:val="left"/>
        <w:rPr>
          <w:ins w:id="13374" w:author="UTENTE" w:date="2020-06-30T18:54:00Z"/>
          <w:rFonts w:ascii="Calibri" w:eastAsia="Calibri" w:hAnsi="Calibri" w:cs="Times New Roman"/>
        </w:rPr>
      </w:pPr>
      <w:ins w:id="13375" w:author="UTENTE" w:date="2020-06-30T18:54:00Z">
        <w:r w:rsidRPr="002709E2">
          <w:rPr>
            <w:rFonts w:ascii="Calibri" w:eastAsia="Calibri" w:hAnsi="Calibri" w:cs="Times New Roman"/>
          </w:rPr>
          <w:t>136.</w:t>
        </w:r>
        <w:r w:rsidRPr="002709E2">
          <w:rPr>
            <w:rFonts w:ascii="Calibri" w:eastAsia="Calibri" w:hAnsi="Calibri" w:cs="Times New Roman"/>
          </w:rPr>
          <w:tab/>
          <w:t>mc "\"Forse dovrei solo lasciare la città…\""</w:t>
        </w:r>
      </w:ins>
    </w:p>
    <w:p w14:paraId="3F477BBE" w14:textId="77777777" w:rsidR="002709E2" w:rsidRPr="002709E2" w:rsidRDefault="002709E2" w:rsidP="002709E2">
      <w:pPr>
        <w:spacing w:line="600" w:lineRule="auto"/>
        <w:jc w:val="left"/>
        <w:rPr>
          <w:ins w:id="13376" w:author="UTENTE" w:date="2020-06-30T18:54:00Z"/>
          <w:rFonts w:ascii="Calibri" w:eastAsia="Calibri" w:hAnsi="Calibri" w:cs="Times New Roman"/>
        </w:rPr>
      </w:pPr>
      <w:ins w:id="13377" w:author="UTENTE" w:date="2020-06-30T18:54:00Z">
        <w:r w:rsidRPr="002709E2">
          <w:rPr>
            <w:rFonts w:ascii="Calibri" w:eastAsia="Calibri" w:hAnsi="Calibri" w:cs="Times New Roman"/>
          </w:rPr>
          <w:t>137.</w:t>
        </w:r>
        <w:r w:rsidRPr="002709E2">
          <w:rPr>
            <w:rFonts w:ascii="Calibri" w:eastAsia="Calibri" w:hAnsi="Calibri" w:cs="Times New Roman"/>
          </w:rPr>
          <w:tab/>
          <w:t>d "\"Ti troverebbero prima che tu possa andartene.\""</w:t>
        </w:r>
      </w:ins>
    </w:p>
    <w:p w14:paraId="34630396" w14:textId="77777777" w:rsidR="002709E2" w:rsidRPr="002709E2" w:rsidRDefault="002709E2" w:rsidP="002709E2">
      <w:pPr>
        <w:spacing w:line="600" w:lineRule="auto"/>
        <w:jc w:val="left"/>
        <w:rPr>
          <w:ins w:id="13378" w:author="UTENTE" w:date="2020-06-30T18:54:00Z"/>
          <w:rFonts w:ascii="Calibri" w:eastAsia="Calibri" w:hAnsi="Calibri" w:cs="Times New Roman"/>
        </w:rPr>
      </w:pPr>
      <w:ins w:id="13379" w:author="UTENTE" w:date="2020-06-30T18:54:00Z">
        <w:r w:rsidRPr="002709E2">
          <w:rPr>
            <w:rFonts w:ascii="Calibri" w:eastAsia="Calibri" w:hAnsi="Calibri" w:cs="Times New Roman"/>
          </w:rPr>
          <w:t>138.</w:t>
        </w:r>
        <w:r w:rsidRPr="002709E2">
          <w:rPr>
            <w:rFonts w:ascii="Calibri" w:eastAsia="Calibri" w:hAnsi="Calibri" w:cs="Times New Roman"/>
          </w:rPr>
          <w:tab/>
          <w:t>mc "\"Cosa dovrei fare, allora? Non ho nessuna chance contro -\""</w:t>
        </w:r>
      </w:ins>
    </w:p>
    <w:p w14:paraId="558D69FB" w14:textId="77777777" w:rsidR="002709E2" w:rsidRPr="002709E2" w:rsidRDefault="002709E2" w:rsidP="002709E2">
      <w:pPr>
        <w:spacing w:line="600" w:lineRule="auto"/>
        <w:jc w:val="left"/>
        <w:rPr>
          <w:ins w:id="13380" w:author="UTENTE" w:date="2020-06-30T18:54:00Z"/>
          <w:rFonts w:ascii="Calibri" w:eastAsia="Calibri" w:hAnsi="Calibri" w:cs="Times New Roman"/>
        </w:rPr>
      </w:pPr>
      <w:ins w:id="13381" w:author="UTENTE" w:date="2020-06-30T18:54:00Z">
        <w:r w:rsidRPr="002709E2">
          <w:rPr>
            <w:rFonts w:ascii="Calibri" w:eastAsia="Calibri" w:hAnsi="Calibri" w:cs="Times New Roman"/>
          </w:rPr>
          <w:t>139.</w:t>
        </w:r>
        <w:r w:rsidRPr="002709E2">
          <w:rPr>
            <w:rFonts w:ascii="Calibri" w:eastAsia="Calibri" w:hAnsi="Calibri" w:cs="Times New Roman"/>
          </w:rPr>
          <w:tab/>
          <w:t>mc "\"Mi comprerò una pistola, o un coltello, o una roba del genere. Troverò un modo per difendermi.\""</w:t>
        </w:r>
      </w:ins>
    </w:p>
    <w:p w14:paraId="2D27AFE1" w14:textId="77777777" w:rsidR="002709E2" w:rsidRPr="002709E2" w:rsidRDefault="002709E2" w:rsidP="002709E2">
      <w:pPr>
        <w:spacing w:line="600" w:lineRule="auto"/>
        <w:jc w:val="left"/>
        <w:rPr>
          <w:ins w:id="13382" w:author="UTENTE" w:date="2020-06-30T18:54:00Z"/>
          <w:rFonts w:ascii="Calibri" w:eastAsia="Calibri" w:hAnsi="Calibri" w:cs="Times New Roman"/>
        </w:rPr>
      </w:pPr>
      <w:ins w:id="13383" w:author="UTENTE" w:date="2020-06-30T18:54:00Z">
        <w:r w:rsidRPr="002709E2">
          <w:rPr>
            <w:rFonts w:ascii="Calibri" w:eastAsia="Calibri" w:hAnsi="Calibri" w:cs="Times New Roman"/>
          </w:rPr>
          <w:t>140.</w:t>
        </w:r>
        <w:r w:rsidRPr="002709E2">
          <w:rPr>
            <w:rFonts w:ascii="Calibri" w:eastAsia="Calibri" w:hAnsi="Calibri" w:cs="Times New Roman"/>
          </w:rPr>
          <w:tab/>
          <w:t>n "Dominic scuote la testa, emettendo un lungo respiro."</w:t>
        </w:r>
      </w:ins>
    </w:p>
    <w:p w14:paraId="66932194" w14:textId="77777777" w:rsidR="002709E2" w:rsidRPr="002709E2" w:rsidRDefault="002709E2" w:rsidP="002709E2">
      <w:pPr>
        <w:spacing w:line="600" w:lineRule="auto"/>
        <w:jc w:val="left"/>
        <w:rPr>
          <w:ins w:id="13384" w:author="UTENTE" w:date="2020-06-30T18:54:00Z"/>
          <w:rFonts w:ascii="Calibri" w:eastAsia="Calibri" w:hAnsi="Calibri" w:cs="Times New Roman"/>
          <w:lang w:val="en-US"/>
          <w:rPrChange w:id="13385" w:author="UTENTE" w:date="2020-06-30T18:54:00Z">
            <w:rPr>
              <w:ins w:id="13386" w:author="UTENTE" w:date="2020-06-30T18:54:00Z"/>
              <w:rFonts w:ascii="Calibri" w:eastAsia="Calibri" w:hAnsi="Calibri" w:cs="Times New Roman"/>
            </w:rPr>
          </w:rPrChange>
        </w:rPr>
      </w:pPr>
      <w:ins w:id="13387" w:author="UTENTE" w:date="2020-06-30T18:54:00Z">
        <w:r w:rsidRPr="002709E2">
          <w:rPr>
            <w:rFonts w:ascii="Calibri" w:eastAsia="Calibri" w:hAnsi="Calibri" w:cs="Times New Roman"/>
            <w:lang w:val="en-US"/>
            <w:rPrChange w:id="13388" w:author="UTENTE" w:date="2020-06-30T18:54:00Z">
              <w:rPr>
                <w:rFonts w:ascii="Calibri" w:eastAsia="Calibri" w:hAnsi="Calibri" w:cs="Times New Roman"/>
              </w:rPr>
            </w:rPrChange>
          </w:rPr>
          <w:t>141.</w:t>
        </w:r>
        <w:r w:rsidRPr="002709E2">
          <w:rPr>
            <w:rFonts w:ascii="Calibri" w:eastAsia="Calibri" w:hAnsi="Calibri" w:cs="Times New Roman"/>
            <w:lang w:val="en-US"/>
            <w:rPrChange w:id="13389" w:author="UTENTE" w:date="2020-06-30T18:54:00Z">
              <w:rPr>
                <w:rFonts w:ascii="Calibri" w:eastAsia="Calibri" w:hAnsi="Calibri" w:cs="Times New Roman"/>
              </w:rPr>
            </w:rPrChange>
          </w:rPr>
          <w:tab/>
          <w:t>d "\"Non funzionerà.\"" </w:t>
        </w:r>
        <w:r w:rsidRPr="002709E2">
          <w:rPr>
            <w:rFonts w:ascii="Calibri" w:eastAsia="Calibri" w:hAnsi="Calibri" w:cs="Times New Roman"/>
            <w:lang w:val="en-US"/>
            <w:rPrChange w:id="13390" w:author="UTENTE" w:date="2020-06-30T18:54:00Z">
              <w:rPr>
                <w:rFonts w:ascii="Calibri" w:eastAsia="Calibri" w:hAnsi="Calibri" w:cs="Times New Roman"/>
              </w:rPr>
            </w:rPrChange>
          </w:rPr>
          <w:br w:type="page"/>
        </w:r>
      </w:ins>
    </w:p>
    <w:p w14:paraId="357C189D" w14:textId="77777777" w:rsidR="002709E2" w:rsidRPr="002709E2" w:rsidRDefault="002709E2" w:rsidP="002709E2">
      <w:pPr>
        <w:spacing w:line="600" w:lineRule="auto"/>
        <w:jc w:val="left"/>
        <w:rPr>
          <w:ins w:id="13391" w:author="UTENTE" w:date="2020-06-30T18:54:00Z"/>
          <w:rFonts w:ascii="Calibri" w:eastAsia="Calibri" w:hAnsi="Calibri" w:cs="Times New Roman"/>
          <w:lang w:val="en-US"/>
        </w:rPr>
      </w:pPr>
      <w:ins w:id="13392" w:author="UTENTE" w:date="2020-06-30T18:54:00Z">
        <w:r w:rsidRPr="002709E2">
          <w:rPr>
            <w:rFonts w:ascii="Calibri" w:eastAsia="Calibri" w:hAnsi="Calibri" w:cs="Times New Roman"/>
            <w:lang w:val="en-US"/>
          </w:rPr>
          <w:lastRenderedPageBreak/>
          <w:t>142.</w:t>
        </w:r>
        <w:r w:rsidRPr="002709E2">
          <w:rPr>
            <w:rFonts w:ascii="Calibri" w:eastAsia="Calibri" w:hAnsi="Calibri" w:cs="Times New Roman"/>
            <w:lang w:val="en-US"/>
          </w:rPr>
          <w:tab/>
          <w:t>mc "\"What do you mean it won't work? You expect me to just –\""</w:t>
        </w:r>
      </w:ins>
    </w:p>
    <w:p w14:paraId="74C8FD73" w14:textId="77777777" w:rsidR="002709E2" w:rsidRPr="002709E2" w:rsidRDefault="002709E2" w:rsidP="002709E2">
      <w:pPr>
        <w:spacing w:line="600" w:lineRule="auto"/>
        <w:jc w:val="left"/>
        <w:rPr>
          <w:ins w:id="13393" w:author="UTENTE" w:date="2020-06-30T18:54:00Z"/>
          <w:rFonts w:ascii="Calibri" w:eastAsia="Calibri" w:hAnsi="Calibri" w:cs="Times New Roman"/>
          <w:lang w:val="en-US"/>
        </w:rPr>
      </w:pPr>
      <w:ins w:id="13394" w:author="UTENTE" w:date="2020-06-30T18:54:00Z">
        <w:r w:rsidRPr="002709E2">
          <w:rPr>
            <w:rFonts w:ascii="Calibri" w:eastAsia="Calibri" w:hAnsi="Calibri" w:cs="Times New Roman"/>
            <w:lang w:val="en-US"/>
          </w:rPr>
          <w:t>143.</w:t>
        </w:r>
        <w:r w:rsidRPr="002709E2">
          <w:rPr>
            <w:rFonts w:ascii="Calibri" w:eastAsia="Calibri" w:hAnsi="Calibri" w:cs="Times New Roman"/>
            <w:lang w:val="en-US"/>
          </w:rPr>
          <w:tab/>
          <w:t>d "\"I'll help you.\""</w:t>
        </w:r>
      </w:ins>
    </w:p>
    <w:p w14:paraId="5DB00A61" w14:textId="77777777" w:rsidR="002709E2" w:rsidRPr="002709E2" w:rsidRDefault="002709E2" w:rsidP="002709E2">
      <w:pPr>
        <w:spacing w:line="600" w:lineRule="auto"/>
        <w:jc w:val="left"/>
        <w:rPr>
          <w:ins w:id="13395" w:author="UTENTE" w:date="2020-06-30T18:54:00Z"/>
          <w:rFonts w:ascii="Calibri" w:eastAsia="Calibri" w:hAnsi="Calibri" w:cs="Times New Roman"/>
          <w:lang w:val="en-US"/>
        </w:rPr>
      </w:pPr>
      <w:ins w:id="13396" w:author="UTENTE" w:date="2020-06-30T18:54:00Z">
        <w:r w:rsidRPr="002709E2">
          <w:rPr>
            <w:rFonts w:ascii="Calibri" w:eastAsia="Calibri" w:hAnsi="Calibri" w:cs="Times New Roman"/>
            <w:lang w:val="en-US"/>
          </w:rPr>
          <w:t>144.</w:t>
        </w:r>
        <w:r w:rsidRPr="002709E2">
          <w:rPr>
            <w:rFonts w:ascii="Calibri" w:eastAsia="Calibri" w:hAnsi="Calibri" w:cs="Times New Roman"/>
            <w:lang w:val="en-US"/>
          </w:rPr>
          <w:tab/>
          <w:t>mc "\"…\""</w:t>
        </w:r>
      </w:ins>
    </w:p>
    <w:p w14:paraId="458B10C4" w14:textId="77777777" w:rsidR="002709E2" w:rsidRPr="002709E2" w:rsidRDefault="002709E2" w:rsidP="002709E2">
      <w:pPr>
        <w:spacing w:line="600" w:lineRule="auto"/>
        <w:jc w:val="left"/>
        <w:rPr>
          <w:ins w:id="13397" w:author="UTENTE" w:date="2020-06-30T18:54:00Z"/>
          <w:rFonts w:ascii="Calibri" w:eastAsia="Calibri" w:hAnsi="Calibri" w:cs="Times New Roman"/>
          <w:lang w:val="en-US"/>
        </w:rPr>
      </w:pPr>
      <w:ins w:id="13398" w:author="UTENTE" w:date="2020-06-30T18:54:00Z">
        <w:r w:rsidRPr="002709E2">
          <w:rPr>
            <w:rFonts w:ascii="Calibri" w:eastAsia="Calibri" w:hAnsi="Calibri" w:cs="Times New Roman"/>
            <w:lang w:val="en-US"/>
          </w:rPr>
          <w:t>145.</w:t>
        </w:r>
        <w:r w:rsidRPr="002709E2">
          <w:rPr>
            <w:rFonts w:ascii="Calibri" w:eastAsia="Calibri" w:hAnsi="Calibri" w:cs="Times New Roman"/>
            <w:lang w:val="en-US"/>
          </w:rPr>
          <w:tab/>
          <w:t>n "At his unexpected offer, I freeze, my mouth hanging open."</w:t>
        </w:r>
      </w:ins>
    </w:p>
    <w:p w14:paraId="030F0DC4" w14:textId="77777777" w:rsidR="002709E2" w:rsidRPr="002709E2" w:rsidRDefault="002709E2" w:rsidP="002709E2">
      <w:pPr>
        <w:spacing w:line="600" w:lineRule="auto"/>
        <w:jc w:val="left"/>
        <w:rPr>
          <w:ins w:id="13399" w:author="UTENTE" w:date="2020-06-30T18:54:00Z"/>
          <w:rFonts w:ascii="Calibri" w:eastAsia="Calibri" w:hAnsi="Calibri" w:cs="Times New Roman"/>
          <w:lang w:val="en-US"/>
        </w:rPr>
      </w:pPr>
      <w:ins w:id="13400" w:author="UTENTE" w:date="2020-06-30T18:54:00Z">
        <w:r w:rsidRPr="002709E2">
          <w:rPr>
            <w:rFonts w:ascii="Calibri" w:eastAsia="Calibri" w:hAnsi="Calibri" w:cs="Times New Roman"/>
            <w:lang w:val="en-US"/>
          </w:rPr>
          <w:t>146.</w:t>
        </w:r>
        <w:r w:rsidRPr="002709E2">
          <w:rPr>
            <w:rFonts w:ascii="Calibri" w:eastAsia="Calibri" w:hAnsi="Calibri" w:cs="Times New Roman"/>
            <w:lang w:val="en-US"/>
          </w:rPr>
          <w:tab/>
          <w:t>n "Is… {w}Is he seriously saying he'll protect me?"</w:t>
        </w:r>
      </w:ins>
    </w:p>
    <w:p w14:paraId="738FD485" w14:textId="77777777" w:rsidR="002709E2" w:rsidRPr="002709E2" w:rsidRDefault="002709E2" w:rsidP="002709E2">
      <w:pPr>
        <w:spacing w:line="600" w:lineRule="auto"/>
        <w:jc w:val="left"/>
        <w:rPr>
          <w:ins w:id="13401" w:author="UTENTE" w:date="2020-06-30T18:54:00Z"/>
          <w:rFonts w:ascii="Calibri" w:eastAsia="Calibri" w:hAnsi="Calibri" w:cs="Times New Roman"/>
          <w:lang w:val="en-US"/>
        </w:rPr>
      </w:pPr>
      <w:ins w:id="13402" w:author="UTENTE" w:date="2020-06-30T18:54:00Z">
        <w:r w:rsidRPr="002709E2">
          <w:rPr>
            <w:rFonts w:ascii="Calibri" w:eastAsia="Calibri" w:hAnsi="Calibri" w:cs="Times New Roman"/>
            <w:lang w:val="en-US"/>
          </w:rPr>
          <w:t>147.</w:t>
        </w:r>
        <w:r w:rsidRPr="002709E2">
          <w:rPr>
            <w:rFonts w:ascii="Calibri" w:eastAsia="Calibri" w:hAnsi="Calibri" w:cs="Times New Roman"/>
            <w:lang w:val="en-US"/>
          </w:rPr>
          <w:tab/>
          <w:t>extend " Aren't I threat to them? Shouldn't he be working against me?"</w:t>
        </w:r>
      </w:ins>
    </w:p>
    <w:p w14:paraId="6FD8D49F" w14:textId="77777777" w:rsidR="002709E2" w:rsidRPr="002709E2" w:rsidRDefault="002709E2" w:rsidP="002709E2">
      <w:pPr>
        <w:spacing w:line="600" w:lineRule="auto"/>
        <w:jc w:val="left"/>
        <w:rPr>
          <w:ins w:id="13403" w:author="UTENTE" w:date="2020-06-30T18:54:00Z"/>
          <w:rFonts w:ascii="Calibri" w:eastAsia="Calibri" w:hAnsi="Calibri" w:cs="Times New Roman"/>
          <w:lang w:val="en-US"/>
        </w:rPr>
      </w:pPr>
      <w:ins w:id="13404" w:author="UTENTE" w:date="2020-06-30T18:54:00Z">
        <w:r w:rsidRPr="002709E2">
          <w:rPr>
            <w:rFonts w:ascii="Calibri" w:eastAsia="Calibri" w:hAnsi="Calibri" w:cs="Times New Roman"/>
            <w:lang w:val="en-US"/>
          </w:rPr>
          <w:t>148.</w:t>
        </w:r>
        <w:r w:rsidRPr="002709E2">
          <w:rPr>
            <w:rFonts w:ascii="Calibri" w:eastAsia="Calibri" w:hAnsi="Calibri" w:cs="Times New Roman"/>
            <w:lang w:val="en-US"/>
          </w:rPr>
          <w:tab/>
          <w:t>n "But before I can ask why he'd do something so crazy, Dominic turns his back to me, murmuring a few last words."</w:t>
        </w:r>
      </w:ins>
    </w:p>
    <w:p w14:paraId="6C61D4AA" w14:textId="77777777" w:rsidR="002709E2" w:rsidRPr="002709E2" w:rsidRDefault="002709E2" w:rsidP="002709E2">
      <w:pPr>
        <w:spacing w:line="600" w:lineRule="auto"/>
        <w:jc w:val="left"/>
        <w:rPr>
          <w:ins w:id="13405" w:author="UTENTE" w:date="2020-06-30T18:54:00Z"/>
          <w:rFonts w:ascii="Calibri" w:eastAsia="Calibri" w:hAnsi="Calibri" w:cs="Times New Roman"/>
          <w:lang w:val="en-US"/>
        </w:rPr>
      </w:pPr>
      <w:ins w:id="13406" w:author="UTENTE" w:date="2020-06-30T18:54:00Z">
        <w:r w:rsidRPr="002709E2">
          <w:rPr>
            <w:rFonts w:ascii="Calibri" w:eastAsia="Calibri" w:hAnsi="Calibri" w:cs="Times New Roman"/>
            <w:lang w:val="en-US"/>
          </w:rPr>
          <w:t>149.</w:t>
        </w:r>
        <w:r w:rsidRPr="002709E2">
          <w:rPr>
            <w:rFonts w:ascii="Calibri" w:eastAsia="Calibri" w:hAnsi="Calibri" w:cs="Times New Roman"/>
            <w:lang w:val="en-US"/>
          </w:rPr>
          <w:tab/>
          <w:t>dp "\"I'll come to the diner tomorrow.\""</w:t>
        </w:r>
      </w:ins>
    </w:p>
    <w:p w14:paraId="0028762C" w14:textId="77777777" w:rsidR="002709E2" w:rsidRPr="002709E2" w:rsidRDefault="002709E2" w:rsidP="002709E2">
      <w:pPr>
        <w:spacing w:line="600" w:lineRule="auto"/>
        <w:jc w:val="left"/>
        <w:rPr>
          <w:ins w:id="13407" w:author="UTENTE" w:date="2020-06-30T18:54:00Z"/>
          <w:rFonts w:ascii="Calibri" w:eastAsia="Calibri" w:hAnsi="Calibri" w:cs="Times New Roman"/>
          <w:lang w:val="en-US"/>
        </w:rPr>
      </w:pPr>
      <w:ins w:id="13408" w:author="UTENTE" w:date="2020-06-30T18:54:00Z">
        <w:r w:rsidRPr="002709E2">
          <w:rPr>
            <w:rFonts w:ascii="Calibri" w:eastAsia="Calibri" w:hAnsi="Calibri" w:cs="Times New Roman"/>
            <w:lang w:val="en-US"/>
          </w:rPr>
          <w:t>150.</w:t>
        </w:r>
        <w:r w:rsidRPr="002709E2">
          <w:rPr>
            <w:rFonts w:ascii="Calibri" w:eastAsia="Calibri" w:hAnsi="Calibri" w:cs="Times New Roman"/>
            <w:lang w:val="en-US"/>
          </w:rPr>
          <w:tab/>
          <w:t>dp "\"…Don't do anything stupid.\""</w:t>
        </w:r>
      </w:ins>
    </w:p>
    <w:p w14:paraId="2B4A2591" w14:textId="77777777" w:rsidR="002709E2" w:rsidRPr="002709E2" w:rsidRDefault="002709E2" w:rsidP="002709E2">
      <w:pPr>
        <w:spacing w:line="600" w:lineRule="auto"/>
        <w:jc w:val="left"/>
        <w:rPr>
          <w:ins w:id="13409" w:author="UTENTE" w:date="2020-06-30T18:54:00Z"/>
          <w:rFonts w:ascii="Calibri" w:eastAsia="Calibri" w:hAnsi="Calibri" w:cs="Times New Roman"/>
          <w:lang w:val="en-US"/>
        </w:rPr>
      </w:pPr>
      <w:ins w:id="13410" w:author="UTENTE" w:date="2020-06-30T18:54:00Z">
        <w:r w:rsidRPr="002709E2">
          <w:rPr>
            <w:rFonts w:ascii="Calibri" w:eastAsia="Calibri" w:hAnsi="Calibri" w:cs="Times New Roman"/>
            <w:lang w:val="en-US"/>
          </w:rPr>
          <w:t>151.</w:t>
        </w:r>
        <w:r w:rsidRPr="002709E2">
          <w:rPr>
            <w:rFonts w:ascii="Calibri" w:eastAsia="Calibri" w:hAnsi="Calibri" w:cs="Times New Roman"/>
            <w:lang w:val="en-US"/>
          </w:rPr>
          <w:tab/>
          <w:t>n "–And with that parting command, he stalks off towards the stairs, his long strides carrying him out of sight in a few moments."</w:t>
        </w:r>
      </w:ins>
    </w:p>
    <w:p w14:paraId="568FEC44" w14:textId="77777777" w:rsidR="002709E2" w:rsidRPr="002709E2" w:rsidRDefault="002709E2" w:rsidP="002709E2">
      <w:pPr>
        <w:spacing w:line="600" w:lineRule="auto"/>
        <w:jc w:val="left"/>
        <w:rPr>
          <w:ins w:id="13411" w:author="UTENTE" w:date="2020-06-30T18:54:00Z"/>
          <w:rFonts w:ascii="Calibri" w:eastAsia="Calibri" w:hAnsi="Calibri" w:cs="Times New Roman"/>
          <w:lang w:val="en-US"/>
        </w:rPr>
      </w:pPr>
      <w:ins w:id="13412" w:author="UTENTE" w:date="2020-06-30T18:54:00Z">
        <w:r w:rsidRPr="002709E2">
          <w:rPr>
            <w:rFonts w:ascii="Calibri" w:eastAsia="Calibri" w:hAnsi="Calibri" w:cs="Times New Roman"/>
            <w:lang w:val="en-US"/>
          </w:rPr>
          <w:t>152.</w:t>
        </w:r>
        <w:r w:rsidRPr="002709E2">
          <w:rPr>
            <w:rFonts w:ascii="Calibri" w:eastAsia="Calibri" w:hAnsi="Calibri" w:cs="Times New Roman"/>
            <w:lang w:val="en-US"/>
          </w:rPr>
          <w:tab/>
          <w:t>n "I'm left speechless, standing alone with only Dominic's discarded cigarette for company."</w:t>
        </w:r>
      </w:ins>
    </w:p>
    <w:p w14:paraId="6A67C497" w14:textId="77777777" w:rsidR="002709E2" w:rsidRPr="002709E2" w:rsidRDefault="002709E2" w:rsidP="002709E2">
      <w:pPr>
        <w:spacing w:line="600" w:lineRule="auto"/>
        <w:jc w:val="left"/>
        <w:rPr>
          <w:ins w:id="13413" w:author="UTENTE" w:date="2020-06-30T18:54:00Z"/>
          <w:rFonts w:ascii="Calibri" w:eastAsia="Calibri" w:hAnsi="Calibri" w:cs="Times New Roman"/>
          <w:lang w:val="en-US"/>
        </w:rPr>
      </w:pPr>
      <w:ins w:id="13414" w:author="UTENTE" w:date="2020-06-30T18:54:00Z">
        <w:r w:rsidRPr="002709E2">
          <w:rPr>
            <w:rFonts w:ascii="Calibri" w:eastAsia="Calibri" w:hAnsi="Calibri" w:cs="Times New Roman"/>
            <w:lang w:val="en-US"/>
          </w:rPr>
          <w:t>153.</w:t>
        </w:r>
        <w:r w:rsidRPr="002709E2">
          <w:rPr>
            <w:rFonts w:ascii="Calibri" w:eastAsia="Calibri" w:hAnsi="Calibri" w:cs="Times New Roman"/>
            <w:lang w:val="en-US"/>
          </w:rPr>
          <w:tab/>
          <w:t>n "The hum of dim, fluorescent lights around me is all that disrupts the dead silence."</w:t>
        </w:r>
      </w:ins>
    </w:p>
    <w:p w14:paraId="29EDD788" w14:textId="77777777" w:rsidR="002709E2" w:rsidRPr="002709E2" w:rsidRDefault="002709E2" w:rsidP="002709E2">
      <w:pPr>
        <w:spacing w:line="600" w:lineRule="auto"/>
        <w:jc w:val="left"/>
        <w:rPr>
          <w:ins w:id="13415" w:author="UTENTE" w:date="2020-06-30T18:54:00Z"/>
          <w:rFonts w:ascii="Calibri" w:eastAsia="Calibri" w:hAnsi="Calibri" w:cs="Times New Roman"/>
          <w:lang w:val="en-US"/>
        </w:rPr>
      </w:pPr>
      <w:ins w:id="13416" w:author="UTENTE" w:date="2020-06-30T18:54:00Z">
        <w:r w:rsidRPr="002709E2">
          <w:rPr>
            <w:rFonts w:ascii="Calibri" w:eastAsia="Calibri" w:hAnsi="Calibri" w:cs="Times New Roman"/>
            <w:lang w:val="en-US"/>
          </w:rPr>
          <w:t>154.</w:t>
        </w:r>
        <w:r w:rsidRPr="002709E2">
          <w:rPr>
            <w:rFonts w:ascii="Calibri" w:eastAsia="Calibri" w:hAnsi="Calibri" w:cs="Times New Roman"/>
            <w:lang w:val="en-US"/>
          </w:rPr>
          <w:tab/>
          <w:t>mc "\"…\""</w:t>
        </w:r>
      </w:ins>
    </w:p>
    <w:p w14:paraId="24724DDB" w14:textId="77777777" w:rsidR="002709E2" w:rsidRPr="002709E2" w:rsidRDefault="002709E2" w:rsidP="002709E2">
      <w:pPr>
        <w:spacing w:line="600" w:lineRule="auto"/>
        <w:jc w:val="left"/>
        <w:rPr>
          <w:ins w:id="13417" w:author="UTENTE" w:date="2020-06-30T18:54:00Z"/>
          <w:rFonts w:ascii="Calibri" w:eastAsia="Calibri" w:hAnsi="Calibri" w:cs="Times New Roman"/>
          <w:lang w:val="en-US"/>
        </w:rPr>
      </w:pPr>
      <w:ins w:id="13418" w:author="UTENTE" w:date="2020-06-30T18:54:00Z">
        <w:r w:rsidRPr="002709E2">
          <w:rPr>
            <w:rFonts w:ascii="Calibri" w:eastAsia="Calibri" w:hAnsi="Calibri" w:cs="Times New Roman"/>
            <w:lang w:val="en-US"/>
          </w:rPr>
          <w:t>155.</w:t>
        </w:r>
        <w:r w:rsidRPr="002709E2">
          <w:rPr>
            <w:rFonts w:ascii="Calibri" w:eastAsia="Calibri" w:hAnsi="Calibri" w:cs="Times New Roman"/>
            <w:lang w:val="en-US"/>
          </w:rPr>
          <w:tab/>
          <w:t>n "I don't know what to think."</w:t>
        </w:r>
      </w:ins>
    </w:p>
    <w:p w14:paraId="50218F0B" w14:textId="77777777" w:rsidR="002709E2" w:rsidRPr="002709E2" w:rsidRDefault="002709E2" w:rsidP="002709E2">
      <w:pPr>
        <w:spacing w:line="600" w:lineRule="auto"/>
        <w:jc w:val="left"/>
        <w:rPr>
          <w:ins w:id="13419" w:author="UTENTE" w:date="2020-06-30T18:54:00Z"/>
          <w:rFonts w:ascii="Calibri" w:eastAsia="Calibri" w:hAnsi="Calibri" w:cs="Times New Roman"/>
          <w:lang w:val="en-US"/>
        </w:rPr>
      </w:pPr>
      <w:ins w:id="13420" w:author="UTENTE" w:date="2020-06-30T18:54:00Z">
        <w:r w:rsidRPr="002709E2">
          <w:rPr>
            <w:rFonts w:ascii="Calibri" w:eastAsia="Calibri" w:hAnsi="Calibri" w:cs="Times New Roman"/>
            <w:lang w:val="en-US"/>
          </w:rPr>
          <w:t>156.</w:t>
        </w:r>
        <w:r w:rsidRPr="002709E2">
          <w:rPr>
            <w:rFonts w:ascii="Calibri" w:eastAsia="Calibri" w:hAnsi="Calibri" w:cs="Times New Roman"/>
            <w:lang w:val="en-US"/>
          </w:rPr>
          <w:tab/>
          <w:t>n "Dominic… I didn't do anything to deserve his help, but he's going to give it to me anyway." </w:t>
        </w:r>
        <w:r w:rsidRPr="002709E2">
          <w:rPr>
            <w:rFonts w:ascii="Calibri" w:eastAsia="Calibri" w:hAnsi="Calibri" w:cs="Times New Roman"/>
            <w:lang w:val="en-US"/>
          </w:rPr>
          <w:br w:type="page"/>
        </w:r>
      </w:ins>
    </w:p>
    <w:p w14:paraId="32797396" w14:textId="77777777" w:rsidR="002709E2" w:rsidRPr="002709E2" w:rsidRDefault="002709E2" w:rsidP="002709E2">
      <w:pPr>
        <w:spacing w:line="600" w:lineRule="auto"/>
        <w:jc w:val="left"/>
        <w:rPr>
          <w:ins w:id="13421" w:author="UTENTE" w:date="2020-06-30T18:54:00Z"/>
          <w:rFonts w:ascii="Calibri" w:eastAsia="Calibri" w:hAnsi="Calibri" w:cs="Times New Roman"/>
        </w:rPr>
      </w:pPr>
      <w:ins w:id="13422" w:author="UTENTE" w:date="2020-06-30T18:54:00Z">
        <w:r w:rsidRPr="002709E2">
          <w:rPr>
            <w:rFonts w:ascii="Calibri" w:eastAsia="Calibri" w:hAnsi="Calibri" w:cs="Times New Roman"/>
          </w:rPr>
          <w:lastRenderedPageBreak/>
          <w:t>142.</w:t>
        </w:r>
        <w:r w:rsidRPr="002709E2">
          <w:rPr>
            <w:rFonts w:ascii="Calibri" w:eastAsia="Calibri" w:hAnsi="Calibri" w:cs="Times New Roman"/>
          </w:rPr>
          <w:tab/>
          <w:t>mc "\"Cosa vuol dire che non funzionerà? Ti aspetti che me ne stia ad asp-\""</w:t>
        </w:r>
      </w:ins>
    </w:p>
    <w:p w14:paraId="78540C1E" w14:textId="77777777" w:rsidR="002709E2" w:rsidRPr="002709E2" w:rsidRDefault="002709E2" w:rsidP="002709E2">
      <w:pPr>
        <w:spacing w:line="600" w:lineRule="auto"/>
        <w:jc w:val="left"/>
        <w:rPr>
          <w:ins w:id="13423" w:author="UTENTE" w:date="2020-06-30T18:54:00Z"/>
          <w:rFonts w:ascii="Calibri" w:eastAsia="Calibri" w:hAnsi="Calibri" w:cs="Times New Roman"/>
        </w:rPr>
      </w:pPr>
      <w:ins w:id="13424" w:author="UTENTE" w:date="2020-06-30T18:54:00Z">
        <w:r w:rsidRPr="002709E2">
          <w:rPr>
            <w:rFonts w:ascii="Calibri" w:eastAsia="Calibri" w:hAnsi="Calibri" w:cs="Times New Roman"/>
          </w:rPr>
          <w:t>143.</w:t>
        </w:r>
        <w:r w:rsidRPr="002709E2">
          <w:rPr>
            <w:rFonts w:ascii="Calibri" w:eastAsia="Calibri" w:hAnsi="Calibri" w:cs="Times New Roman"/>
          </w:rPr>
          <w:tab/>
          <w:t>d "\"Ti aiuterò io.\""</w:t>
        </w:r>
      </w:ins>
    </w:p>
    <w:p w14:paraId="4B61D7CE" w14:textId="77777777" w:rsidR="002709E2" w:rsidRPr="002709E2" w:rsidRDefault="002709E2" w:rsidP="002709E2">
      <w:pPr>
        <w:spacing w:line="600" w:lineRule="auto"/>
        <w:jc w:val="left"/>
        <w:rPr>
          <w:ins w:id="13425" w:author="UTENTE" w:date="2020-06-30T18:54:00Z"/>
          <w:rFonts w:ascii="Calibri" w:eastAsia="Calibri" w:hAnsi="Calibri" w:cs="Times New Roman"/>
        </w:rPr>
      </w:pPr>
      <w:ins w:id="13426" w:author="UTENTE" w:date="2020-06-30T18:54:00Z">
        <w:r w:rsidRPr="002709E2">
          <w:rPr>
            <w:rFonts w:ascii="Calibri" w:eastAsia="Calibri" w:hAnsi="Calibri" w:cs="Times New Roman"/>
          </w:rPr>
          <w:t>144.</w:t>
        </w:r>
        <w:r w:rsidRPr="002709E2">
          <w:rPr>
            <w:rFonts w:ascii="Calibri" w:eastAsia="Calibri" w:hAnsi="Calibri" w:cs="Times New Roman"/>
          </w:rPr>
          <w:tab/>
          <w:t>mc "\"…\""</w:t>
        </w:r>
      </w:ins>
    </w:p>
    <w:p w14:paraId="03A0CBE3" w14:textId="77777777" w:rsidR="002709E2" w:rsidRPr="002709E2" w:rsidRDefault="002709E2" w:rsidP="002709E2">
      <w:pPr>
        <w:spacing w:line="600" w:lineRule="auto"/>
        <w:jc w:val="left"/>
        <w:rPr>
          <w:ins w:id="13427" w:author="UTENTE" w:date="2020-06-30T18:54:00Z"/>
          <w:rFonts w:ascii="Calibri" w:eastAsia="Calibri" w:hAnsi="Calibri" w:cs="Times New Roman"/>
        </w:rPr>
      </w:pPr>
      <w:ins w:id="13428" w:author="UTENTE" w:date="2020-06-30T18:54:00Z">
        <w:r w:rsidRPr="002709E2">
          <w:rPr>
            <w:rFonts w:ascii="Calibri" w:eastAsia="Calibri" w:hAnsi="Calibri" w:cs="Times New Roman"/>
          </w:rPr>
          <w:t>145.</w:t>
        </w:r>
        <w:r w:rsidRPr="002709E2">
          <w:rPr>
            <w:rFonts w:ascii="Calibri" w:eastAsia="Calibri" w:hAnsi="Calibri" w:cs="Times New Roman"/>
          </w:rPr>
          <w:tab/>
          <w:t>n "Alla sua inaspettata offerta, mi paralizzo, la bocca spalancata dallo stupore."</w:t>
        </w:r>
      </w:ins>
    </w:p>
    <w:p w14:paraId="4ABA72F8" w14:textId="77777777" w:rsidR="002709E2" w:rsidRPr="002709E2" w:rsidRDefault="002709E2" w:rsidP="002709E2">
      <w:pPr>
        <w:spacing w:line="600" w:lineRule="auto"/>
        <w:jc w:val="left"/>
        <w:rPr>
          <w:ins w:id="13429" w:author="UTENTE" w:date="2020-06-30T18:54:00Z"/>
          <w:rFonts w:ascii="Calibri" w:eastAsia="Calibri" w:hAnsi="Calibri" w:cs="Times New Roman"/>
        </w:rPr>
      </w:pPr>
      <w:ins w:id="13430" w:author="UTENTE" w:date="2020-06-30T18:54:00Z">
        <w:r w:rsidRPr="002709E2">
          <w:rPr>
            <w:rFonts w:ascii="Calibri" w:eastAsia="Calibri" w:hAnsi="Calibri" w:cs="Times New Roman"/>
          </w:rPr>
          <w:t>146.</w:t>
        </w:r>
        <w:r w:rsidRPr="002709E2">
          <w:rPr>
            <w:rFonts w:ascii="Calibri" w:eastAsia="Calibri" w:hAnsi="Calibri" w:cs="Times New Roman"/>
          </w:rPr>
          <w:tab/>
          <w:t>n "Sta… {w}Sta davvero dicendo che mi proteggerà?"</w:t>
        </w:r>
      </w:ins>
    </w:p>
    <w:p w14:paraId="6DD97413" w14:textId="77777777" w:rsidR="002709E2" w:rsidRPr="002709E2" w:rsidRDefault="002709E2" w:rsidP="002709E2">
      <w:pPr>
        <w:spacing w:line="600" w:lineRule="auto"/>
        <w:jc w:val="left"/>
        <w:rPr>
          <w:ins w:id="13431" w:author="UTENTE" w:date="2020-06-30T18:54:00Z"/>
          <w:rFonts w:ascii="Calibri" w:eastAsia="Calibri" w:hAnsi="Calibri" w:cs="Times New Roman"/>
        </w:rPr>
      </w:pPr>
      <w:ins w:id="13432" w:author="UTENTE" w:date="2020-06-30T18:54:00Z">
        <w:r w:rsidRPr="002709E2">
          <w:rPr>
            <w:rFonts w:ascii="Calibri" w:eastAsia="Calibri" w:hAnsi="Calibri" w:cs="Times New Roman"/>
          </w:rPr>
          <w:t>147.</w:t>
        </w:r>
        <w:r w:rsidRPr="002709E2">
          <w:rPr>
            <w:rFonts w:ascii="Calibri" w:eastAsia="Calibri" w:hAnsi="Calibri" w:cs="Times New Roman"/>
          </w:rPr>
          <w:tab/>
          <w:t>extend "Non sono una minaccia per quelli come lui? Non dovrebbe andarmi contro?"</w:t>
        </w:r>
      </w:ins>
    </w:p>
    <w:p w14:paraId="4A46F0E4" w14:textId="77777777" w:rsidR="002709E2" w:rsidRPr="002709E2" w:rsidRDefault="002709E2" w:rsidP="002709E2">
      <w:pPr>
        <w:spacing w:line="600" w:lineRule="auto"/>
        <w:jc w:val="left"/>
        <w:rPr>
          <w:ins w:id="13433" w:author="UTENTE" w:date="2020-06-30T18:54:00Z"/>
          <w:rFonts w:ascii="Calibri" w:eastAsia="Calibri" w:hAnsi="Calibri" w:cs="Times New Roman"/>
        </w:rPr>
      </w:pPr>
      <w:ins w:id="13434" w:author="UTENTE" w:date="2020-06-30T18:54:00Z">
        <w:r w:rsidRPr="002709E2">
          <w:rPr>
            <w:rFonts w:ascii="Calibri" w:eastAsia="Calibri" w:hAnsi="Calibri" w:cs="Times New Roman"/>
          </w:rPr>
          <w:t>148.</w:t>
        </w:r>
        <w:r w:rsidRPr="002709E2">
          <w:rPr>
            <w:rFonts w:ascii="Calibri" w:eastAsia="Calibri" w:hAnsi="Calibri" w:cs="Times New Roman"/>
          </w:rPr>
          <w:tab/>
          <w:t>n "Ma prima che io possa chiedere perché farebbe una cosa del genere, Dominic si volta verso di me, mormorando alcune parole conclusive."</w:t>
        </w:r>
      </w:ins>
    </w:p>
    <w:p w14:paraId="1E943B90" w14:textId="77777777" w:rsidR="002709E2" w:rsidRPr="002709E2" w:rsidRDefault="002709E2" w:rsidP="002709E2">
      <w:pPr>
        <w:spacing w:line="600" w:lineRule="auto"/>
        <w:jc w:val="left"/>
        <w:rPr>
          <w:ins w:id="13435" w:author="UTENTE" w:date="2020-06-30T18:54:00Z"/>
          <w:rFonts w:ascii="Calibri" w:eastAsia="Calibri" w:hAnsi="Calibri" w:cs="Times New Roman"/>
        </w:rPr>
      </w:pPr>
      <w:ins w:id="13436" w:author="UTENTE" w:date="2020-06-30T18:54:00Z">
        <w:r w:rsidRPr="002709E2">
          <w:rPr>
            <w:rFonts w:ascii="Calibri" w:eastAsia="Calibri" w:hAnsi="Calibri" w:cs="Times New Roman"/>
          </w:rPr>
          <w:t>149.</w:t>
        </w:r>
        <w:r w:rsidRPr="002709E2">
          <w:rPr>
            <w:rFonts w:ascii="Calibri" w:eastAsia="Calibri" w:hAnsi="Calibri" w:cs="Times New Roman"/>
          </w:rPr>
          <w:tab/>
          <w:t>dp "\"Verrò alla tavola calda domani.\""</w:t>
        </w:r>
      </w:ins>
    </w:p>
    <w:p w14:paraId="37BDC9E5" w14:textId="77777777" w:rsidR="002709E2" w:rsidRPr="002709E2" w:rsidRDefault="002709E2" w:rsidP="002709E2">
      <w:pPr>
        <w:spacing w:line="600" w:lineRule="auto"/>
        <w:jc w:val="left"/>
        <w:rPr>
          <w:ins w:id="13437" w:author="UTENTE" w:date="2020-06-30T18:54:00Z"/>
          <w:rFonts w:ascii="Calibri" w:eastAsia="Calibri" w:hAnsi="Calibri" w:cs="Times New Roman"/>
        </w:rPr>
      </w:pPr>
      <w:ins w:id="13438" w:author="UTENTE" w:date="2020-06-30T18:54:00Z">
        <w:r w:rsidRPr="002709E2">
          <w:rPr>
            <w:rFonts w:ascii="Calibri" w:eastAsia="Calibri" w:hAnsi="Calibri" w:cs="Times New Roman"/>
          </w:rPr>
          <w:t>150.</w:t>
        </w:r>
        <w:r w:rsidRPr="002709E2">
          <w:rPr>
            <w:rFonts w:ascii="Calibri" w:eastAsia="Calibri" w:hAnsi="Calibri" w:cs="Times New Roman"/>
          </w:rPr>
          <w:tab/>
          <w:t>dp "\"…Non fare niente di stupido.\""</w:t>
        </w:r>
      </w:ins>
    </w:p>
    <w:p w14:paraId="06F73415" w14:textId="77777777" w:rsidR="002709E2" w:rsidRPr="002709E2" w:rsidRDefault="002709E2" w:rsidP="002709E2">
      <w:pPr>
        <w:spacing w:line="600" w:lineRule="auto"/>
        <w:jc w:val="left"/>
        <w:rPr>
          <w:ins w:id="13439" w:author="UTENTE" w:date="2020-06-30T18:54:00Z"/>
          <w:rFonts w:ascii="Calibri" w:eastAsia="Calibri" w:hAnsi="Calibri" w:cs="Times New Roman"/>
        </w:rPr>
      </w:pPr>
      <w:ins w:id="13440" w:author="UTENTE" w:date="2020-06-30T18:54:00Z">
        <w:r w:rsidRPr="002709E2">
          <w:rPr>
            <w:rFonts w:ascii="Calibri" w:eastAsia="Calibri" w:hAnsi="Calibri" w:cs="Times New Roman"/>
          </w:rPr>
          <w:t>151.</w:t>
        </w:r>
        <w:r w:rsidRPr="002709E2">
          <w:rPr>
            <w:rFonts w:ascii="Calibri" w:eastAsia="Calibri" w:hAnsi="Calibri" w:cs="Times New Roman"/>
          </w:rPr>
          <w:tab/>
          <w:t>n "-E con quell'ordine finale, si allontana verso le scale, le sue lunghe falcate lo portano fuori dal mio campo visivo in pochi secondi."</w:t>
        </w:r>
      </w:ins>
    </w:p>
    <w:p w14:paraId="5495AD98" w14:textId="77777777" w:rsidR="002709E2" w:rsidRPr="002709E2" w:rsidRDefault="002709E2" w:rsidP="002709E2">
      <w:pPr>
        <w:spacing w:line="600" w:lineRule="auto"/>
        <w:jc w:val="left"/>
        <w:rPr>
          <w:ins w:id="13441" w:author="UTENTE" w:date="2020-06-30T18:54:00Z"/>
          <w:rFonts w:ascii="Calibri" w:eastAsia="Calibri" w:hAnsi="Calibri" w:cs="Times New Roman"/>
        </w:rPr>
      </w:pPr>
      <w:ins w:id="13442" w:author="UTENTE" w:date="2020-06-30T18:54:00Z">
        <w:r w:rsidRPr="002709E2">
          <w:rPr>
            <w:rFonts w:ascii="Calibri" w:eastAsia="Calibri" w:hAnsi="Calibri" w:cs="Times New Roman"/>
          </w:rPr>
          <w:t>152.</w:t>
        </w:r>
        <w:r w:rsidRPr="002709E2">
          <w:rPr>
            <w:rFonts w:ascii="Calibri" w:eastAsia="Calibri" w:hAnsi="Calibri" w:cs="Times New Roman"/>
          </w:rPr>
          <w:tab/>
          <w:t>n "Rimango senza parole, in piedi, con solo il mozzicone di Dominic a tenermi compagnia."</w:t>
        </w:r>
      </w:ins>
    </w:p>
    <w:p w14:paraId="0D318141" w14:textId="77777777" w:rsidR="002709E2" w:rsidRPr="002709E2" w:rsidRDefault="002709E2" w:rsidP="002709E2">
      <w:pPr>
        <w:spacing w:line="600" w:lineRule="auto"/>
        <w:jc w:val="left"/>
        <w:rPr>
          <w:ins w:id="13443" w:author="UTENTE" w:date="2020-06-30T18:54:00Z"/>
          <w:rFonts w:ascii="Calibri" w:eastAsia="Calibri" w:hAnsi="Calibri" w:cs="Times New Roman"/>
        </w:rPr>
      </w:pPr>
      <w:ins w:id="13444" w:author="UTENTE" w:date="2020-06-30T18:54:00Z">
        <w:r w:rsidRPr="002709E2">
          <w:rPr>
            <w:rFonts w:ascii="Calibri" w:eastAsia="Calibri" w:hAnsi="Calibri" w:cs="Times New Roman"/>
          </w:rPr>
          <w:t>153.</w:t>
        </w:r>
        <w:r w:rsidRPr="002709E2">
          <w:rPr>
            <w:rFonts w:ascii="Calibri" w:eastAsia="Calibri" w:hAnsi="Calibri" w:cs="Times New Roman"/>
          </w:rPr>
          <w:tab/>
          <w:t>n "Il ronzio della fioca luce al neon è l'unica cosa che rompe il silenzio."</w:t>
        </w:r>
      </w:ins>
    </w:p>
    <w:p w14:paraId="3F3856B5" w14:textId="77777777" w:rsidR="002709E2" w:rsidRPr="002709E2" w:rsidRDefault="002709E2" w:rsidP="002709E2">
      <w:pPr>
        <w:spacing w:line="600" w:lineRule="auto"/>
        <w:jc w:val="left"/>
        <w:rPr>
          <w:ins w:id="13445" w:author="UTENTE" w:date="2020-06-30T18:54:00Z"/>
          <w:rFonts w:ascii="Calibri" w:eastAsia="Calibri" w:hAnsi="Calibri" w:cs="Times New Roman"/>
        </w:rPr>
      </w:pPr>
      <w:ins w:id="13446" w:author="UTENTE" w:date="2020-06-30T18:54:00Z">
        <w:r w:rsidRPr="002709E2">
          <w:rPr>
            <w:rFonts w:ascii="Calibri" w:eastAsia="Calibri" w:hAnsi="Calibri" w:cs="Times New Roman"/>
          </w:rPr>
          <w:t>154.</w:t>
        </w:r>
        <w:r w:rsidRPr="002709E2">
          <w:rPr>
            <w:rFonts w:ascii="Calibri" w:eastAsia="Calibri" w:hAnsi="Calibri" w:cs="Times New Roman"/>
          </w:rPr>
          <w:tab/>
          <w:t>mc "\"…\""</w:t>
        </w:r>
      </w:ins>
    </w:p>
    <w:p w14:paraId="6F632B27" w14:textId="77777777" w:rsidR="002709E2" w:rsidRPr="002709E2" w:rsidRDefault="002709E2" w:rsidP="002709E2">
      <w:pPr>
        <w:spacing w:line="600" w:lineRule="auto"/>
        <w:jc w:val="left"/>
        <w:rPr>
          <w:ins w:id="13447" w:author="UTENTE" w:date="2020-06-30T18:54:00Z"/>
          <w:rFonts w:ascii="Calibri" w:eastAsia="Calibri" w:hAnsi="Calibri" w:cs="Times New Roman"/>
        </w:rPr>
      </w:pPr>
      <w:ins w:id="13448" w:author="UTENTE" w:date="2020-06-30T18:54:00Z">
        <w:r w:rsidRPr="002709E2">
          <w:rPr>
            <w:rFonts w:ascii="Calibri" w:eastAsia="Calibri" w:hAnsi="Calibri" w:cs="Times New Roman"/>
          </w:rPr>
          <w:t>155.</w:t>
        </w:r>
        <w:r w:rsidRPr="002709E2">
          <w:rPr>
            <w:rFonts w:ascii="Calibri" w:eastAsia="Calibri" w:hAnsi="Calibri" w:cs="Times New Roman"/>
          </w:rPr>
          <w:tab/>
          <w:t>n "Non so cosa pensare."</w:t>
        </w:r>
      </w:ins>
    </w:p>
    <w:p w14:paraId="4A7B695C" w14:textId="77777777" w:rsidR="002709E2" w:rsidRPr="002709E2" w:rsidRDefault="002709E2" w:rsidP="002709E2">
      <w:pPr>
        <w:spacing w:line="600" w:lineRule="auto"/>
        <w:jc w:val="left"/>
        <w:rPr>
          <w:ins w:id="13449" w:author="UTENTE" w:date="2020-06-30T18:54:00Z"/>
          <w:rFonts w:ascii="Calibri" w:eastAsia="Calibri" w:hAnsi="Calibri" w:cs="Times New Roman"/>
        </w:rPr>
      </w:pPr>
      <w:ins w:id="13450" w:author="UTENTE" w:date="2020-06-30T18:54:00Z">
        <w:r w:rsidRPr="002709E2">
          <w:rPr>
            <w:rFonts w:ascii="Calibri" w:eastAsia="Calibri" w:hAnsi="Calibri" w:cs="Times New Roman"/>
          </w:rPr>
          <w:t>156.</w:t>
        </w:r>
        <w:r w:rsidRPr="002709E2">
          <w:rPr>
            <w:rFonts w:ascii="Calibri" w:eastAsia="Calibri" w:hAnsi="Calibri" w:cs="Times New Roman"/>
          </w:rPr>
          <w:tab/>
          <w:t>n "Dominic… Non ho fatto niente per meritarmi il suo aiuto, ma me lo darà comunque." </w:t>
        </w:r>
        <w:r w:rsidRPr="002709E2">
          <w:rPr>
            <w:rFonts w:ascii="Calibri" w:eastAsia="Calibri" w:hAnsi="Calibri" w:cs="Times New Roman"/>
          </w:rPr>
          <w:br w:type="page"/>
        </w:r>
      </w:ins>
    </w:p>
    <w:p w14:paraId="7B85C15D" w14:textId="77777777" w:rsidR="002709E2" w:rsidRPr="002709E2" w:rsidRDefault="002709E2" w:rsidP="002709E2">
      <w:pPr>
        <w:spacing w:line="600" w:lineRule="auto"/>
        <w:jc w:val="left"/>
        <w:rPr>
          <w:ins w:id="13451" w:author="UTENTE" w:date="2020-06-30T18:54:00Z"/>
          <w:rFonts w:ascii="Calibri" w:eastAsia="Calibri" w:hAnsi="Calibri" w:cs="Times New Roman"/>
          <w:lang w:val="en-US"/>
        </w:rPr>
      </w:pPr>
      <w:ins w:id="13452" w:author="UTENTE" w:date="2020-06-30T18:54:00Z">
        <w:r w:rsidRPr="002709E2">
          <w:rPr>
            <w:rFonts w:ascii="Calibri" w:eastAsia="Calibri" w:hAnsi="Calibri" w:cs="Times New Roman"/>
            <w:lang w:val="en-US"/>
          </w:rPr>
          <w:lastRenderedPageBreak/>
          <w:t>157.</w:t>
        </w:r>
        <w:r w:rsidRPr="002709E2">
          <w:rPr>
            <w:rFonts w:ascii="Calibri" w:eastAsia="Calibri" w:hAnsi="Calibri" w:cs="Times New Roman"/>
            <w:lang w:val="en-US"/>
          </w:rPr>
          <w:tab/>
          <w:t>n "Normally I'd feel indignant, but if I've somehow made myself a target of vampires who are anything like Rex… {w}well, I'd be an idiot to refuse Dominic."</w:t>
        </w:r>
      </w:ins>
    </w:p>
    <w:p w14:paraId="55580FE9" w14:textId="77777777" w:rsidR="002709E2" w:rsidRPr="002709E2" w:rsidRDefault="002709E2" w:rsidP="002709E2">
      <w:pPr>
        <w:spacing w:line="600" w:lineRule="auto"/>
        <w:jc w:val="left"/>
        <w:rPr>
          <w:ins w:id="13453" w:author="UTENTE" w:date="2020-06-30T18:54:00Z"/>
          <w:rFonts w:ascii="Calibri" w:eastAsia="Calibri" w:hAnsi="Calibri" w:cs="Times New Roman"/>
          <w:lang w:val="en-US"/>
        </w:rPr>
      </w:pPr>
      <w:ins w:id="13454" w:author="UTENTE" w:date="2020-06-30T18:54:00Z">
        <w:r w:rsidRPr="002709E2">
          <w:rPr>
            <w:rFonts w:ascii="Calibri" w:eastAsia="Calibri" w:hAnsi="Calibri" w:cs="Times New Roman"/>
            <w:lang w:val="en-US"/>
          </w:rPr>
          <w:t>158.</w:t>
        </w:r>
        <w:r w:rsidRPr="002709E2">
          <w:rPr>
            <w:rFonts w:ascii="Calibri" w:eastAsia="Calibri" w:hAnsi="Calibri" w:cs="Times New Roman"/>
            <w:lang w:val="en-US"/>
          </w:rPr>
          <w:tab/>
          <w:t>n "Normally I'd refuse, since it's pretty stupid to rely on a creature who sees you as food."</w:t>
        </w:r>
      </w:ins>
    </w:p>
    <w:p w14:paraId="2E6732B1" w14:textId="77777777" w:rsidR="002709E2" w:rsidRPr="002709E2" w:rsidRDefault="002709E2" w:rsidP="002709E2">
      <w:pPr>
        <w:spacing w:line="600" w:lineRule="auto"/>
        <w:jc w:val="left"/>
        <w:rPr>
          <w:ins w:id="13455" w:author="UTENTE" w:date="2020-06-30T18:54:00Z"/>
          <w:rFonts w:ascii="Calibri" w:eastAsia="Calibri" w:hAnsi="Calibri" w:cs="Times New Roman"/>
          <w:lang w:val="en-US"/>
        </w:rPr>
      </w:pPr>
      <w:ins w:id="13456" w:author="UTENTE" w:date="2020-06-30T18:54:00Z">
        <w:r w:rsidRPr="002709E2">
          <w:rPr>
            <w:rFonts w:ascii="Calibri" w:eastAsia="Calibri" w:hAnsi="Calibri" w:cs="Times New Roman"/>
            <w:lang w:val="en-US"/>
          </w:rPr>
          <w:t>159.</w:t>
        </w:r>
        <w:r w:rsidRPr="002709E2">
          <w:rPr>
            <w:rFonts w:ascii="Calibri" w:eastAsia="Calibri" w:hAnsi="Calibri" w:cs="Times New Roman"/>
            <w:lang w:val="en-US"/>
          </w:rPr>
          <w:tab/>
          <w:t>n "But if I compare Dominic to vampires like Rex, who act like wild animals…{w} well, I'd be an idiot to refuse the help."</w:t>
        </w:r>
      </w:ins>
    </w:p>
    <w:p w14:paraId="481069FF" w14:textId="77777777" w:rsidR="002709E2" w:rsidRPr="002709E2" w:rsidRDefault="002709E2" w:rsidP="002709E2">
      <w:pPr>
        <w:spacing w:line="600" w:lineRule="auto"/>
        <w:jc w:val="left"/>
        <w:rPr>
          <w:ins w:id="13457" w:author="UTENTE" w:date="2020-06-30T18:54:00Z"/>
          <w:rFonts w:ascii="Calibri" w:eastAsia="Calibri" w:hAnsi="Calibri" w:cs="Times New Roman"/>
          <w:lang w:val="en-US"/>
        </w:rPr>
      </w:pPr>
      <w:ins w:id="13458" w:author="UTENTE" w:date="2020-06-30T18:54:00Z">
        <w:r w:rsidRPr="002709E2">
          <w:rPr>
            <w:rFonts w:ascii="Calibri" w:eastAsia="Calibri" w:hAnsi="Calibri" w:cs="Times New Roman"/>
            <w:lang w:val="en-US"/>
          </w:rPr>
          <w:t>160.</w:t>
        </w:r>
        <w:r w:rsidRPr="002709E2">
          <w:rPr>
            <w:rFonts w:ascii="Calibri" w:eastAsia="Calibri" w:hAnsi="Calibri" w:cs="Times New Roman"/>
            <w:lang w:val="en-US"/>
          </w:rPr>
          <w:tab/>
          <w:t>n "–And, for some reason, I feel like I can trust him."</w:t>
        </w:r>
      </w:ins>
    </w:p>
    <w:p w14:paraId="38BF303B" w14:textId="77777777" w:rsidR="002709E2" w:rsidRPr="002709E2" w:rsidRDefault="002709E2" w:rsidP="002709E2">
      <w:pPr>
        <w:spacing w:line="600" w:lineRule="auto"/>
        <w:jc w:val="left"/>
        <w:rPr>
          <w:ins w:id="13459" w:author="UTENTE" w:date="2020-06-30T18:54:00Z"/>
          <w:rFonts w:ascii="Calibri" w:eastAsia="Calibri" w:hAnsi="Calibri" w:cs="Times New Roman"/>
          <w:lang w:val="en-US"/>
        </w:rPr>
      </w:pPr>
      <w:ins w:id="13460" w:author="UTENTE" w:date="2020-06-30T18:54:00Z">
        <w:r w:rsidRPr="002709E2">
          <w:rPr>
            <w:rFonts w:ascii="Calibri" w:eastAsia="Calibri" w:hAnsi="Calibri" w:cs="Times New Roman"/>
            <w:lang w:val="en-US"/>
          </w:rPr>
          <w:t>161.</w:t>
        </w:r>
        <w:r w:rsidRPr="002709E2">
          <w:rPr>
            <w:rFonts w:ascii="Calibri" w:eastAsia="Calibri" w:hAnsi="Calibri" w:cs="Times New Roman"/>
            <w:lang w:val="en-US"/>
          </w:rPr>
          <w:tab/>
          <w:t>n "I don't know why, but there's something comforting about being with Dominic. {w}It's like having a guardian wolf, almost."</w:t>
        </w:r>
      </w:ins>
    </w:p>
    <w:p w14:paraId="19AA240C" w14:textId="77777777" w:rsidR="002709E2" w:rsidRPr="002709E2" w:rsidRDefault="002709E2" w:rsidP="002709E2">
      <w:pPr>
        <w:spacing w:line="600" w:lineRule="auto"/>
        <w:jc w:val="left"/>
        <w:rPr>
          <w:ins w:id="13461" w:author="UTENTE" w:date="2020-06-30T18:54:00Z"/>
          <w:rFonts w:ascii="Calibri" w:eastAsia="Calibri" w:hAnsi="Calibri" w:cs="Times New Roman"/>
          <w:lang w:val="en-US"/>
        </w:rPr>
      </w:pPr>
      <w:ins w:id="13462" w:author="UTENTE" w:date="2020-06-30T18:54:00Z">
        <w:r w:rsidRPr="002709E2">
          <w:rPr>
            <w:rFonts w:ascii="Calibri" w:eastAsia="Calibri" w:hAnsi="Calibri" w:cs="Times New Roman"/>
            <w:lang w:val="en-US"/>
          </w:rPr>
          <w:t>162.</w:t>
        </w:r>
        <w:r w:rsidRPr="002709E2">
          <w:rPr>
            <w:rFonts w:ascii="Calibri" w:eastAsia="Calibri" w:hAnsi="Calibri" w:cs="Times New Roman"/>
            <w:lang w:val="en-US"/>
          </w:rPr>
          <w:tab/>
          <w:t>mc "\"Guardian wolf… Man, did I just walk out of some trashy fantasy book?\""</w:t>
        </w:r>
      </w:ins>
    </w:p>
    <w:p w14:paraId="2F35A751" w14:textId="77777777" w:rsidR="002709E2" w:rsidRPr="002709E2" w:rsidRDefault="002709E2" w:rsidP="002709E2">
      <w:pPr>
        <w:spacing w:line="600" w:lineRule="auto"/>
        <w:jc w:val="left"/>
        <w:rPr>
          <w:ins w:id="13463" w:author="UTENTE" w:date="2020-06-30T18:54:00Z"/>
          <w:rFonts w:ascii="Calibri" w:eastAsia="Calibri" w:hAnsi="Calibri" w:cs="Times New Roman"/>
          <w:lang w:val="en-US"/>
        </w:rPr>
      </w:pPr>
      <w:ins w:id="13464" w:author="UTENTE" w:date="2020-06-30T18:54:00Z">
        <w:r w:rsidRPr="002709E2">
          <w:rPr>
            <w:rFonts w:ascii="Calibri" w:eastAsia="Calibri" w:hAnsi="Calibri" w:cs="Times New Roman"/>
            <w:lang w:val="en-US"/>
          </w:rPr>
          <w:t>163.</w:t>
        </w:r>
        <w:r w:rsidRPr="002709E2">
          <w:rPr>
            <w:rFonts w:ascii="Calibri" w:eastAsia="Calibri" w:hAnsi="Calibri" w:cs="Times New Roman"/>
            <w:lang w:val="en-US"/>
          </w:rPr>
          <w:tab/>
          <w:t>n "Muttering to myself dryly, I slip out of the warehouse, gripped by a growing fear."</w:t>
        </w:r>
      </w:ins>
    </w:p>
    <w:p w14:paraId="3860A8CA" w14:textId="77777777" w:rsidR="002709E2" w:rsidRPr="002709E2" w:rsidRDefault="002709E2" w:rsidP="002709E2">
      <w:pPr>
        <w:spacing w:line="600" w:lineRule="auto"/>
        <w:jc w:val="left"/>
        <w:rPr>
          <w:ins w:id="13465" w:author="UTENTE" w:date="2020-06-30T18:54:00Z"/>
          <w:rFonts w:ascii="Calibri" w:eastAsia="Calibri" w:hAnsi="Calibri" w:cs="Times New Roman"/>
          <w:lang w:val="en-US"/>
        </w:rPr>
      </w:pPr>
      <w:ins w:id="13466" w:author="UTENTE" w:date="2020-06-30T18:54:00Z">
        <w:r w:rsidRPr="002709E2">
          <w:rPr>
            <w:rFonts w:ascii="Calibri" w:eastAsia="Calibri" w:hAnsi="Calibri" w:cs="Times New Roman"/>
            <w:lang w:val="en-US"/>
          </w:rPr>
          <w:t>164.</w:t>
        </w:r>
        <w:r w:rsidRPr="002709E2">
          <w:rPr>
            <w:rFonts w:ascii="Calibri" w:eastAsia="Calibri" w:hAnsi="Calibri" w:cs="Times New Roman"/>
            <w:lang w:val="en-US"/>
          </w:rPr>
          <w:tab/>
          <w:t>n "All the way back to my apartment, I keep an eye out for anything lurking in the shadows."</w:t>
        </w:r>
      </w:ins>
    </w:p>
    <w:p w14:paraId="6F382978" w14:textId="77777777" w:rsidR="002709E2" w:rsidRPr="002709E2" w:rsidRDefault="002709E2" w:rsidP="002709E2">
      <w:pPr>
        <w:spacing w:line="600" w:lineRule="auto"/>
        <w:jc w:val="left"/>
        <w:rPr>
          <w:ins w:id="13467" w:author="UTENTE" w:date="2020-06-30T18:54:00Z"/>
          <w:rFonts w:ascii="Calibri" w:eastAsia="Calibri" w:hAnsi="Calibri" w:cs="Times New Roman"/>
          <w:lang w:val="en-US"/>
        </w:rPr>
      </w:pPr>
      <w:ins w:id="13468" w:author="UTENTE" w:date="2020-06-30T18:54:00Z">
        <w:r w:rsidRPr="002709E2">
          <w:rPr>
            <w:rFonts w:ascii="Calibri" w:eastAsia="Calibri" w:hAnsi="Calibri" w:cs="Times New Roman"/>
            <w:lang w:val="en-US"/>
          </w:rPr>
          <w:t>165.</w:t>
        </w:r>
        <w:r w:rsidRPr="002709E2">
          <w:rPr>
            <w:rFonts w:ascii="Calibri" w:eastAsia="Calibri" w:hAnsi="Calibri" w:cs="Times New Roman"/>
            <w:lang w:val="en-US"/>
          </w:rPr>
          <w:tab/>
          <w:t>n "The streets look the same as they always do, but now…"</w:t>
        </w:r>
      </w:ins>
    </w:p>
    <w:p w14:paraId="589BC37F" w14:textId="77777777" w:rsidR="002709E2" w:rsidRPr="002709E2" w:rsidRDefault="002709E2" w:rsidP="002709E2">
      <w:pPr>
        <w:spacing w:line="600" w:lineRule="auto"/>
        <w:jc w:val="left"/>
        <w:rPr>
          <w:ins w:id="13469" w:author="UTENTE" w:date="2020-06-30T18:54:00Z"/>
          <w:rFonts w:ascii="Calibri" w:eastAsia="Calibri" w:hAnsi="Calibri" w:cs="Times New Roman"/>
          <w:lang w:val="en-US"/>
        </w:rPr>
      </w:pPr>
      <w:ins w:id="13470" w:author="UTENTE" w:date="2020-06-30T18:54:00Z">
        <w:r w:rsidRPr="002709E2">
          <w:rPr>
            <w:rFonts w:ascii="Calibri" w:eastAsia="Calibri" w:hAnsi="Calibri" w:cs="Times New Roman"/>
            <w:lang w:val="en-US"/>
          </w:rPr>
          <w:t>166.</w:t>
        </w:r>
        <w:r w:rsidRPr="002709E2">
          <w:rPr>
            <w:rFonts w:ascii="Calibri" w:eastAsia="Calibri" w:hAnsi="Calibri" w:cs="Times New Roman"/>
            <w:lang w:val="en-US"/>
          </w:rPr>
          <w:tab/>
          <w:t>n "They're starting to feel like a battleground instead of my home."</w:t>
        </w:r>
      </w:ins>
    </w:p>
    <w:p w14:paraId="6AA7D658" w14:textId="77777777" w:rsidR="002709E2" w:rsidRPr="002709E2" w:rsidRDefault="002709E2" w:rsidP="002709E2">
      <w:pPr>
        <w:spacing w:line="600" w:lineRule="auto"/>
        <w:jc w:val="left"/>
        <w:rPr>
          <w:ins w:id="13471" w:author="UTENTE" w:date="2020-06-30T18:54:00Z"/>
          <w:rFonts w:ascii="Calibri" w:eastAsia="Calibri" w:hAnsi="Calibri" w:cs="Times New Roman"/>
          <w:lang w:val="en-US"/>
          <w:rPrChange w:id="13472" w:author="UTENTE" w:date="2020-06-30T18:54:00Z">
            <w:rPr>
              <w:ins w:id="13473" w:author="UTENTE" w:date="2020-06-30T18:54:00Z"/>
              <w:rFonts w:ascii="Calibri" w:eastAsia="Calibri" w:hAnsi="Calibri" w:cs="Times New Roman"/>
            </w:rPr>
          </w:rPrChange>
        </w:rPr>
      </w:pPr>
      <w:ins w:id="13474" w:author="UTENTE" w:date="2020-06-30T18:54:00Z">
        <w:r w:rsidRPr="002709E2">
          <w:rPr>
            <w:rFonts w:ascii="Calibri" w:eastAsia="Calibri" w:hAnsi="Calibri" w:cs="Times New Roman"/>
            <w:lang w:val="en-US"/>
            <w:rPrChange w:id="13475" w:author="UTENTE" w:date="2020-06-30T18:54:00Z">
              <w:rPr>
                <w:rFonts w:ascii="Calibri" w:eastAsia="Calibri" w:hAnsi="Calibri" w:cs="Times New Roman"/>
              </w:rPr>
            </w:rPrChange>
          </w:rPr>
          <w:t>167.</w:t>
        </w:r>
        <w:r w:rsidRPr="002709E2">
          <w:rPr>
            <w:rFonts w:ascii="Calibri" w:eastAsia="Calibri" w:hAnsi="Calibri" w:cs="Times New Roman"/>
            <w:lang w:val="en-US"/>
            <w:rPrChange w:id="13476" w:author="UTENTE" w:date="2020-06-30T18:54:00Z">
              <w:rPr>
                <w:rFonts w:ascii="Calibri" w:eastAsia="Calibri" w:hAnsi="Calibri" w:cs="Times New Roman"/>
              </w:rPr>
            </w:rPrChange>
          </w:rPr>
          <w:tab/>
          <w:t>n "–Home sweet home."</w:t>
        </w:r>
      </w:ins>
    </w:p>
    <w:p w14:paraId="43D6EDCC" w14:textId="77777777" w:rsidR="002709E2" w:rsidRPr="002709E2" w:rsidRDefault="002709E2" w:rsidP="002709E2">
      <w:pPr>
        <w:spacing w:line="600" w:lineRule="auto"/>
        <w:jc w:val="left"/>
        <w:rPr>
          <w:ins w:id="13477" w:author="UTENTE" w:date="2020-06-30T18:54:00Z"/>
          <w:rFonts w:ascii="Calibri" w:eastAsia="Calibri" w:hAnsi="Calibri" w:cs="Times New Roman"/>
          <w:lang w:val="en-US"/>
        </w:rPr>
      </w:pPr>
      <w:ins w:id="13478" w:author="UTENTE" w:date="2020-06-30T18:54:00Z">
        <w:r w:rsidRPr="002709E2">
          <w:rPr>
            <w:rFonts w:ascii="Calibri" w:eastAsia="Calibri" w:hAnsi="Calibri" w:cs="Times New Roman"/>
            <w:lang w:val="en-US"/>
          </w:rPr>
          <w:t>168.</w:t>
        </w:r>
        <w:r w:rsidRPr="002709E2">
          <w:rPr>
            <w:rFonts w:ascii="Calibri" w:eastAsia="Calibri" w:hAnsi="Calibri" w:cs="Times New Roman"/>
            <w:lang w:val="en-US"/>
          </w:rPr>
          <w:tab/>
          <w:t>n "If only I could pretend all of this was a crazy fever dream…"</w:t>
        </w:r>
        <w:r w:rsidRPr="002709E2">
          <w:rPr>
            <w:rFonts w:ascii="Calibri" w:eastAsia="Calibri" w:hAnsi="Calibri" w:cs="Times New Roman"/>
            <w:lang w:val="en-US"/>
          </w:rPr>
          <w:br w:type="page"/>
        </w:r>
      </w:ins>
    </w:p>
    <w:p w14:paraId="276D804E" w14:textId="77777777" w:rsidR="002709E2" w:rsidRPr="002709E2" w:rsidRDefault="002709E2" w:rsidP="002709E2">
      <w:pPr>
        <w:spacing w:line="600" w:lineRule="auto"/>
        <w:jc w:val="left"/>
        <w:rPr>
          <w:ins w:id="13479" w:author="UTENTE" w:date="2020-06-30T18:54:00Z"/>
          <w:rFonts w:ascii="Calibri" w:eastAsia="Calibri" w:hAnsi="Calibri" w:cs="Times New Roman"/>
        </w:rPr>
      </w:pPr>
      <w:ins w:id="13480" w:author="UTENTE" w:date="2020-06-30T18:54:00Z">
        <w:r w:rsidRPr="002709E2">
          <w:rPr>
            <w:rFonts w:ascii="Calibri" w:eastAsia="Calibri" w:hAnsi="Calibri" w:cs="Times New Roman"/>
          </w:rPr>
          <w:lastRenderedPageBreak/>
          <w:t>157.</w:t>
        </w:r>
        <w:r w:rsidRPr="002709E2">
          <w:rPr>
            <w:rFonts w:ascii="Calibri" w:eastAsia="Calibri" w:hAnsi="Calibri" w:cs="Times New Roman"/>
          </w:rPr>
          <w:tab/>
          <w:t>n "Di solito sarei indignato all'idea, ma in qualche modo mi sono reso una preda per qualunque vampiro come Rex… {w}e beh, sarei un idiota se rifiutassi l'aiuto di Dominic."</w:t>
        </w:r>
      </w:ins>
    </w:p>
    <w:p w14:paraId="2EDFF7F8" w14:textId="77777777" w:rsidR="002709E2" w:rsidRPr="002709E2" w:rsidRDefault="002709E2" w:rsidP="002709E2">
      <w:pPr>
        <w:spacing w:line="600" w:lineRule="auto"/>
        <w:jc w:val="left"/>
        <w:rPr>
          <w:ins w:id="13481" w:author="UTENTE" w:date="2020-06-30T18:54:00Z"/>
          <w:rFonts w:ascii="Calibri" w:eastAsia="Calibri" w:hAnsi="Calibri" w:cs="Times New Roman"/>
        </w:rPr>
      </w:pPr>
      <w:ins w:id="13482" w:author="UTENTE" w:date="2020-06-30T18:54:00Z">
        <w:r w:rsidRPr="002709E2">
          <w:rPr>
            <w:rFonts w:ascii="Calibri" w:eastAsia="Calibri" w:hAnsi="Calibri" w:cs="Times New Roman"/>
          </w:rPr>
          <w:t>158.</w:t>
        </w:r>
        <w:r w:rsidRPr="002709E2">
          <w:rPr>
            <w:rFonts w:ascii="Calibri" w:eastAsia="Calibri" w:hAnsi="Calibri" w:cs="Times New Roman"/>
          </w:rPr>
          <w:tab/>
          <w:t>n "Di solito rifiuterei, dato che è piuttosto stupido fare affidamento su una creatura che ti vede come cibo."</w:t>
        </w:r>
      </w:ins>
    </w:p>
    <w:p w14:paraId="6138B172" w14:textId="77777777" w:rsidR="002709E2" w:rsidRPr="002709E2" w:rsidRDefault="002709E2" w:rsidP="002709E2">
      <w:pPr>
        <w:spacing w:line="600" w:lineRule="auto"/>
        <w:jc w:val="left"/>
        <w:rPr>
          <w:ins w:id="13483" w:author="UTENTE" w:date="2020-06-30T18:54:00Z"/>
          <w:rFonts w:ascii="Calibri" w:eastAsia="Calibri" w:hAnsi="Calibri" w:cs="Times New Roman"/>
        </w:rPr>
      </w:pPr>
      <w:ins w:id="13484" w:author="UTENTE" w:date="2020-06-30T18:54:00Z">
        <w:r w:rsidRPr="002709E2">
          <w:rPr>
            <w:rFonts w:ascii="Calibri" w:eastAsia="Calibri" w:hAnsi="Calibri" w:cs="Times New Roman"/>
          </w:rPr>
          <w:t>159.</w:t>
        </w:r>
        <w:r w:rsidRPr="002709E2">
          <w:rPr>
            <w:rFonts w:ascii="Calibri" w:eastAsia="Calibri" w:hAnsi="Calibri" w:cs="Times New Roman"/>
          </w:rPr>
          <w:tab/>
          <w:t>n "Ma se paragono Dominic agli altri vampiri come Rex, che si comportano come degli animali…{w}beh, sarei un idiota se rifiutassi l'aiuto di Dominic."</w:t>
        </w:r>
      </w:ins>
    </w:p>
    <w:p w14:paraId="56FC3FC6" w14:textId="77777777" w:rsidR="002709E2" w:rsidRPr="002709E2" w:rsidRDefault="002709E2" w:rsidP="002709E2">
      <w:pPr>
        <w:spacing w:line="600" w:lineRule="auto"/>
        <w:jc w:val="left"/>
        <w:rPr>
          <w:ins w:id="13485" w:author="UTENTE" w:date="2020-06-30T18:54:00Z"/>
          <w:rFonts w:ascii="Calibri" w:eastAsia="Calibri" w:hAnsi="Calibri" w:cs="Times New Roman"/>
        </w:rPr>
      </w:pPr>
      <w:ins w:id="13486" w:author="UTENTE" w:date="2020-06-30T18:54:00Z">
        <w:r w:rsidRPr="002709E2">
          <w:rPr>
            <w:rFonts w:ascii="Calibri" w:eastAsia="Calibri" w:hAnsi="Calibri" w:cs="Times New Roman"/>
          </w:rPr>
          <w:t>160.</w:t>
        </w:r>
        <w:r w:rsidRPr="002709E2">
          <w:rPr>
            <w:rFonts w:ascii="Calibri" w:eastAsia="Calibri" w:hAnsi="Calibri" w:cs="Times New Roman"/>
          </w:rPr>
          <w:tab/>
          <w:t>n "-E, per qualche motivo, sento di potermi fidare di lui."</w:t>
        </w:r>
      </w:ins>
    </w:p>
    <w:p w14:paraId="26277535" w14:textId="77777777" w:rsidR="002709E2" w:rsidRPr="002709E2" w:rsidRDefault="002709E2" w:rsidP="002709E2">
      <w:pPr>
        <w:spacing w:line="600" w:lineRule="auto"/>
        <w:jc w:val="left"/>
        <w:rPr>
          <w:ins w:id="13487" w:author="UTENTE" w:date="2020-06-30T18:54:00Z"/>
          <w:rFonts w:ascii="Calibri" w:eastAsia="Calibri" w:hAnsi="Calibri" w:cs="Times New Roman"/>
        </w:rPr>
      </w:pPr>
      <w:ins w:id="13488" w:author="UTENTE" w:date="2020-06-30T18:54:00Z">
        <w:r w:rsidRPr="002709E2">
          <w:rPr>
            <w:rFonts w:ascii="Calibri" w:eastAsia="Calibri" w:hAnsi="Calibri" w:cs="Times New Roman"/>
          </w:rPr>
          <w:t>161.</w:t>
        </w:r>
        <w:r w:rsidRPr="002709E2">
          <w:rPr>
            <w:rFonts w:ascii="Calibri" w:eastAsia="Calibri" w:hAnsi="Calibri" w:cs="Times New Roman"/>
          </w:rPr>
          <w:tab/>
          <w:t>n "Non so perché, ma c'è qualcosa di confortante nello stare con Dominic. {w}È come avere un lupo che ti fa da angelo custode, quasi."</w:t>
        </w:r>
      </w:ins>
    </w:p>
    <w:p w14:paraId="52C849C5" w14:textId="77777777" w:rsidR="002709E2" w:rsidRPr="002709E2" w:rsidRDefault="002709E2" w:rsidP="002709E2">
      <w:pPr>
        <w:spacing w:line="600" w:lineRule="auto"/>
        <w:jc w:val="left"/>
        <w:rPr>
          <w:ins w:id="13489" w:author="UTENTE" w:date="2020-06-30T18:54:00Z"/>
          <w:rFonts w:ascii="Calibri" w:eastAsia="Calibri" w:hAnsi="Calibri" w:cs="Times New Roman"/>
        </w:rPr>
      </w:pPr>
      <w:ins w:id="13490" w:author="UTENTE" w:date="2020-06-30T18:54:00Z">
        <w:r w:rsidRPr="002709E2">
          <w:rPr>
            <w:rFonts w:ascii="Calibri" w:eastAsia="Calibri" w:hAnsi="Calibri" w:cs="Times New Roman"/>
          </w:rPr>
          <w:t>162.</w:t>
        </w:r>
        <w:r w:rsidRPr="002709E2">
          <w:rPr>
            <w:rFonts w:ascii="Calibri" w:eastAsia="Calibri" w:hAnsi="Calibri" w:cs="Times New Roman"/>
          </w:rPr>
          <w:tab/>
          <w:t>mc "\"Un lupo angelo custode… Wow, ma sono appena uscito da qualche libro fantasy da 4 soldi?\""</w:t>
        </w:r>
      </w:ins>
    </w:p>
    <w:p w14:paraId="68C2EA66" w14:textId="77777777" w:rsidR="002709E2" w:rsidRPr="002709E2" w:rsidRDefault="002709E2" w:rsidP="002709E2">
      <w:pPr>
        <w:spacing w:line="600" w:lineRule="auto"/>
        <w:jc w:val="left"/>
        <w:rPr>
          <w:ins w:id="13491" w:author="UTENTE" w:date="2020-06-30T18:54:00Z"/>
          <w:rFonts w:ascii="Calibri" w:eastAsia="Calibri" w:hAnsi="Calibri" w:cs="Times New Roman"/>
        </w:rPr>
      </w:pPr>
      <w:ins w:id="13492" w:author="UTENTE" w:date="2020-06-30T18:54:00Z">
        <w:r w:rsidRPr="002709E2">
          <w:rPr>
            <w:rFonts w:ascii="Calibri" w:eastAsia="Calibri" w:hAnsi="Calibri" w:cs="Times New Roman"/>
          </w:rPr>
          <w:t>163.</w:t>
        </w:r>
        <w:r w:rsidRPr="002709E2">
          <w:rPr>
            <w:rFonts w:ascii="Calibri" w:eastAsia="Calibri" w:hAnsi="Calibri" w:cs="Times New Roman"/>
          </w:rPr>
          <w:tab/>
          <w:t>n "Borbottando a me stesso seccamente, sgattaiolo fuori dal magazzino, attanagliato da una paura crescente."</w:t>
        </w:r>
      </w:ins>
    </w:p>
    <w:p w14:paraId="18A7311C" w14:textId="77777777" w:rsidR="002709E2" w:rsidRPr="002709E2" w:rsidRDefault="002709E2" w:rsidP="002709E2">
      <w:pPr>
        <w:spacing w:line="600" w:lineRule="auto"/>
        <w:jc w:val="left"/>
        <w:rPr>
          <w:ins w:id="13493" w:author="UTENTE" w:date="2020-06-30T18:54:00Z"/>
          <w:rFonts w:ascii="Calibri" w:eastAsia="Calibri" w:hAnsi="Calibri" w:cs="Times New Roman"/>
        </w:rPr>
      </w:pPr>
      <w:ins w:id="13494" w:author="UTENTE" w:date="2020-06-30T18:54:00Z">
        <w:r w:rsidRPr="002709E2">
          <w:rPr>
            <w:rFonts w:ascii="Calibri" w:eastAsia="Calibri" w:hAnsi="Calibri" w:cs="Times New Roman"/>
          </w:rPr>
          <w:t>164.</w:t>
        </w:r>
        <w:r w:rsidRPr="002709E2">
          <w:rPr>
            <w:rFonts w:ascii="Calibri" w:eastAsia="Calibri" w:hAnsi="Calibri" w:cs="Times New Roman"/>
          </w:rPr>
          <w:tab/>
          <w:t>n "Per tutta la strada verso il mio appartamento, tengo un occhio aperto in caso ci siano figure nascoste nell'ombra."</w:t>
        </w:r>
      </w:ins>
    </w:p>
    <w:p w14:paraId="6113C1C8" w14:textId="77777777" w:rsidR="002709E2" w:rsidRPr="002709E2" w:rsidRDefault="002709E2" w:rsidP="002709E2">
      <w:pPr>
        <w:spacing w:line="600" w:lineRule="auto"/>
        <w:jc w:val="left"/>
        <w:rPr>
          <w:ins w:id="13495" w:author="UTENTE" w:date="2020-06-30T18:54:00Z"/>
          <w:rFonts w:ascii="Calibri" w:eastAsia="Calibri" w:hAnsi="Calibri" w:cs="Times New Roman"/>
        </w:rPr>
      </w:pPr>
      <w:ins w:id="13496" w:author="UTENTE" w:date="2020-06-30T18:54:00Z">
        <w:r w:rsidRPr="002709E2">
          <w:rPr>
            <w:rFonts w:ascii="Calibri" w:eastAsia="Calibri" w:hAnsi="Calibri" w:cs="Times New Roman"/>
          </w:rPr>
          <w:t>165.</w:t>
        </w:r>
        <w:r w:rsidRPr="002709E2">
          <w:rPr>
            <w:rFonts w:ascii="Calibri" w:eastAsia="Calibri" w:hAnsi="Calibri" w:cs="Times New Roman"/>
          </w:rPr>
          <w:tab/>
          <w:t>n "Le strade sembrano quelle di sempre, ma ora…"</w:t>
        </w:r>
      </w:ins>
    </w:p>
    <w:p w14:paraId="4DFE01DA" w14:textId="77777777" w:rsidR="002709E2" w:rsidRPr="002709E2" w:rsidRDefault="002709E2" w:rsidP="002709E2">
      <w:pPr>
        <w:spacing w:line="600" w:lineRule="auto"/>
        <w:jc w:val="left"/>
        <w:rPr>
          <w:ins w:id="13497" w:author="UTENTE" w:date="2020-06-30T18:54:00Z"/>
          <w:rFonts w:ascii="Calibri" w:eastAsia="Calibri" w:hAnsi="Calibri" w:cs="Times New Roman"/>
        </w:rPr>
      </w:pPr>
      <w:ins w:id="13498" w:author="UTENTE" w:date="2020-06-30T18:54:00Z">
        <w:r w:rsidRPr="002709E2">
          <w:rPr>
            <w:rFonts w:ascii="Calibri" w:eastAsia="Calibri" w:hAnsi="Calibri" w:cs="Times New Roman"/>
          </w:rPr>
          <w:t>166.</w:t>
        </w:r>
        <w:r w:rsidRPr="002709E2">
          <w:rPr>
            <w:rFonts w:ascii="Calibri" w:eastAsia="Calibri" w:hAnsi="Calibri" w:cs="Times New Roman"/>
          </w:rPr>
          <w:tab/>
          <w:t>n "Inizio a sentirmi come se fossi su un campo di battaglia, invece a casa."</w:t>
        </w:r>
      </w:ins>
    </w:p>
    <w:p w14:paraId="2499ED20" w14:textId="77777777" w:rsidR="002709E2" w:rsidRPr="002709E2" w:rsidRDefault="002709E2" w:rsidP="002709E2">
      <w:pPr>
        <w:spacing w:line="600" w:lineRule="auto"/>
        <w:jc w:val="left"/>
        <w:rPr>
          <w:ins w:id="13499" w:author="UTENTE" w:date="2020-06-30T18:54:00Z"/>
          <w:rFonts w:ascii="Calibri" w:eastAsia="Calibri" w:hAnsi="Calibri" w:cs="Times New Roman"/>
          <w:rPrChange w:id="13500" w:author="UTENTE" w:date="2020-06-30T18:54:00Z">
            <w:rPr>
              <w:ins w:id="13501" w:author="UTENTE" w:date="2020-06-30T18:54:00Z"/>
              <w:rFonts w:ascii="Calibri" w:eastAsia="Calibri" w:hAnsi="Calibri" w:cs="Times New Roman"/>
              <w:lang w:val="en-US"/>
            </w:rPr>
          </w:rPrChange>
        </w:rPr>
      </w:pPr>
      <w:ins w:id="13502" w:author="UTENTE" w:date="2020-06-30T18:54:00Z">
        <w:r w:rsidRPr="002709E2">
          <w:rPr>
            <w:rFonts w:ascii="Calibri" w:eastAsia="Calibri" w:hAnsi="Calibri" w:cs="Times New Roman"/>
            <w:rPrChange w:id="13503" w:author="UTENTE" w:date="2020-06-30T18:54:00Z">
              <w:rPr>
                <w:rFonts w:ascii="Calibri" w:eastAsia="Calibri" w:hAnsi="Calibri" w:cs="Times New Roman"/>
                <w:lang w:val="en-US"/>
              </w:rPr>
            </w:rPrChange>
          </w:rPr>
          <w:t>167.</w:t>
        </w:r>
        <w:r w:rsidRPr="002709E2">
          <w:rPr>
            <w:rFonts w:ascii="Calibri" w:eastAsia="Calibri" w:hAnsi="Calibri" w:cs="Times New Roman"/>
            <w:rPrChange w:id="13504" w:author="UTENTE" w:date="2020-06-30T18:54:00Z">
              <w:rPr>
                <w:rFonts w:ascii="Calibri" w:eastAsia="Calibri" w:hAnsi="Calibri" w:cs="Times New Roman"/>
                <w:lang w:val="en-US"/>
              </w:rPr>
            </w:rPrChange>
          </w:rPr>
          <w:tab/>
          <w:t>n "-Casa dolce casa."</w:t>
        </w:r>
      </w:ins>
    </w:p>
    <w:p w14:paraId="402AB1CD" w14:textId="77777777" w:rsidR="002709E2" w:rsidRPr="002709E2" w:rsidRDefault="002709E2" w:rsidP="002709E2">
      <w:pPr>
        <w:spacing w:line="600" w:lineRule="auto"/>
        <w:jc w:val="left"/>
        <w:rPr>
          <w:ins w:id="13505" w:author="UTENTE" w:date="2020-06-30T18:54:00Z"/>
          <w:rFonts w:ascii="Calibri" w:eastAsia="Calibri" w:hAnsi="Calibri" w:cs="Times New Roman"/>
        </w:rPr>
      </w:pPr>
      <w:ins w:id="13506" w:author="UTENTE" w:date="2020-06-30T18:54:00Z">
        <w:r w:rsidRPr="002709E2">
          <w:rPr>
            <w:rFonts w:ascii="Calibri" w:eastAsia="Calibri" w:hAnsi="Calibri" w:cs="Times New Roman"/>
          </w:rPr>
          <w:t>168.</w:t>
        </w:r>
        <w:r w:rsidRPr="002709E2">
          <w:rPr>
            <w:rFonts w:ascii="Calibri" w:eastAsia="Calibri" w:hAnsi="Calibri" w:cs="Times New Roman"/>
          </w:rPr>
          <w:tab/>
          <w:t>n "Se solo potessi far finta che tutto questo sia solo un assurdo incubo febbrile…"</w:t>
        </w:r>
        <w:r w:rsidRPr="002709E2">
          <w:rPr>
            <w:rFonts w:ascii="Calibri" w:eastAsia="Calibri" w:hAnsi="Calibri" w:cs="Times New Roman"/>
          </w:rPr>
          <w:br w:type="page"/>
        </w:r>
      </w:ins>
    </w:p>
    <w:p w14:paraId="40F3E2C2" w14:textId="77777777" w:rsidR="002709E2" w:rsidRPr="002709E2" w:rsidRDefault="002709E2" w:rsidP="002709E2">
      <w:pPr>
        <w:spacing w:line="600" w:lineRule="auto"/>
        <w:jc w:val="left"/>
        <w:rPr>
          <w:ins w:id="13507" w:author="UTENTE" w:date="2020-06-30T18:54:00Z"/>
          <w:rFonts w:ascii="Calibri" w:eastAsia="Calibri" w:hAnsi="Calibri" w:cs="Times New Roman"/>
          <w:lang w:val="en-US"/>
        </w:rPr>
      </w:pPr>
      <w:ins w:id="13508" w:author="UTENTE" w:date="2020-06-30T18:54:00Z">
        <w:r w:rsidRPr="002709E2">
          <w:rPr>
            <w:rFonts w:ascii="Calibri" w:eastAsia="Calibri" w:hAnsi="Calibri" w:cs="Times New Roman"/>
            <w:lang w:val="en-US"/>
          </w:rPr>
          <w:lastRenderedPageBreak/>
          <w:t>168.</w:t>
        </w:r>
        <w:r w:rsidRPr="002709E2">
          <w:rPr>
            <w:rFonts w:ascii="Calibri" w:eastAsia="Calibri" w:hAnsi="Calibri" w:cs="Times New Roman"/>
            <w:lang w:val="en-US"/>
          </w:rPr>
          <w:tab/>
          <w:t>n "If only I could pretend all of this was a crazy fever dream…" </w:t>
        </w:r>
      </w:ins>
    </w:p>
    <w:p w14:paraId="674F0BC9" w14:textId="77777777" w:rsidR="002709E2" w:rsidRPr="002709E2" w:rsidRDefault="002709E2" w:rsidP="002709E2">
      <w:pPr>
        <w:spacing w:line="600" w:lineRule="auto"/>
        <w:jc w:val="left"/>
        <w:rPr>
          <w:ins w:id="13509" w:author="UTENTE" w:date="2020-06-30T18:54:00Z"/>
          <w:rFonts w:ascii="Calibri" w:eastAsia="Calibri" w:hAnsi="Calibri" w:cs="Times New Roman"/>
          <w:lang w:val="en-US"/>
        </w:rPr>
      </w:pPr>
      <w:ins w:id="13510" w:author="UTENTE" w:date="2020-06-30T18:54:00Z">
        <w:r w:rsidRPr="002709E2">
          <w:rPr>
            <w:rFonts w:ascii="Calibri" w:eastAsia="Calibri" w:hAnsi="Calibri" w:cs="Times New Roman"/>
            <w:lang w:val="en-US"/>
          </w:rPr>
          <w:t>169.</w:t>
        </w:r>
        <w:r w:rsidRPr="002709E2">
          <w:rPr>
            <w:rFonts w:ascii="Calibri" w:eastAsia="Calibri" w:hAnsi="Calibri" w:cs="Times New Roman"/>
            <w:lang w:val="en-US"/>
          </w:rPr>
          <w:tab/>
          <w:t>n "If only it was that easy."</w:t>
        </w:r>
      </w:ins>
    </w:p>
    <w:p w14:paraId="5E83F9A8" w14:textId="77777777" w:rsidR="002709E2" w:rsidRPr="002709E2" w:rsidRDefault="002709E2" w:rsidP="002709E2">
      <w:pPr>
        <w:spacing w:line="600" w:lineRule="auto"/>
        <w:jc w:val="left"/>
        <w:rPr>
          <w:ins w:id="13511" w:author="UTENTE" w:date="2020-06-30T18:54:00Z"/>
          <w:rFonts w:ascii="Calibri" w:eastAsia="Calibri" w:hAnsi="Calibri" w:cs="Times New Roman"/>
          <w:lang w:val="en-US"/>
        </w:rPr>
      </w:pPr>
      <w:ins w:id="13512" w:author="UTENTE" w:date="2020-06-30T18:54:00Z">
        <w:r w:rsidRPr="002709E2">
          <w:rPr>
            <w:rFonts w:ascii="Calibri" w:eastAsia="Calibri" w:hAnsi="Calibri" w:cs="Times New Roman"/>
            <w:lang w:val="en-US"/>
          </w:rPr>
          <w:t>170.</w:t>
        </w:r>
        <w:r w:rsidRPr="002709E2">
          <w:rPr>
            <w:rFonts w:ascii="Calibri" w:eastAsia="Calibri" w:hAnsi="Calibri" w:cs="Times New Roman"/>
            <w:lang w:val="en-US"/>
          </w:rPr>
          <w:tab/>
          <w:t>n "I end up tossing and turning in bed for what feels like ages, until eventually…"</w:t>
        </w:r>
      </w:ins>
    </w:p>
    <w:p w14:paraId="080D817E" w14:textId="77777777" w:rsidR="002709E2" w:rsidRPr="002709E2" w:rsidRDefault="002709E2" w:rsidP="002709E2">
      <w:pPr>
        <w:spacing w:line="600" w:lineRule="auto"/>
        <w:jc w:val="left"/>
        <w:rPr>
          <w:ins w:id="13513" w:author="UTENTE" w:date="2020-06-30T18:54:00Z"/>
          <w:rFonts w:ascii="Calibri" w:eastAsia="Calibri" w:hAnsi="Calibri" w:cs="Times New Roman"/>
          <w:lang w:val="en-US"/>
        </w:rPr>
      </w:pPr>
      <w:ins w:id="13514" w:author="UTENTE" w:date="2020-06-30T18:54:00Z">
        <w:r w:rsidRPr="002709E2">
          <w:rPr>
            <w:rFonts w:ascii="Calibri" w:eastAsia="Calibri" w:hAnsi="Calibri" w:cs="Times New Roman"/>
            <w:lang w:val="en-US"/>
          </w:rPr>
          <w:t>171.</w:t>
        </w:r>
        <w:r w:rsidRPr="002709E2">
          <w:rPr>
            <w:rFonts w:ascii="Calibri" w:eastAsia="Calibri" w:hAnsi="Calibri" w:cs="Times New Roman"/>
            <w:lang w:val="en-US"/>
          </w:rPr>
          <w:tab/>
          <w:t>n "The exhaustion from tonight pulls me into a deep sleep."</w:t>
        </w:r>
      </w:ins>
    </w:p>
    <w:p w14:paraId="092D81FD" w14:textId="77777777" w:rsidR="002709E2" w:rsidRPr="002709E2" w:rsidRDefault="002709E2" w:rsidP="002709E2">
      <w:pPr>
        <w:spacing w:line="600" w:lineRule="auto"/>
        <w:jc w:val="left"/>
        <w:rPr>
          <w:ins w:id="13515" w:author="UTENTE" w:date="2020-06-30T18:54:00Z"/>
          <w:rFonts w:ascii="Calibri" w:eastAsia="Calibri" w:hAnsi="Calibri" w:cs="Times New Roman"/>
          <w:lang w:val="en-US"/>
        </w:rPr>
      </w:pPr>
      <w:ins w:id="13516" w:author="UTENTE" w:date="2020-06-30T18:54:00Z">
        <w:r w:rsidRPr="002709E2">
          <w:rPr>
            <w:rFonts w:ascii="Calibri" w:eastAsia="Calibri" w:hAnsi="Calibri" w:cs="Times New Roman"/>
            <w:lang w:val="en-US"/>
          </w:rPr>
          <w:t>172.</w:t>
        </w:r>
        <w:r w:rsidRPr="002709E2">
          <w:rPr>
            <w:rFonts w:ascii="Calibri" w:eastAsia="Calibri" w:hAnsi="Calibri" w:cs="Times New Roman"/>
            <w:lang w:val="en-US"/>
          </w:rPr>
          <w:tab/>
          <w:t>mc "\"Ngh…\""</w:t>
        </w:r>
      </w:ins>
    </w:p>
    <w:p w14:paraId="31E077C4" w14:textId="77777777" w:rsidR="002709E2" w:rsidRPr="002709E2" w:rsidRDefault="002709E2" w:rsidP="002709E2">
      <w:pPr>
        <w:spacing w:line="600" w:lineRule="auto"/>
        <w:jc w:val="left"/>
        <w:rPr>
          <w:ins w:id="13517" w:author="UTENTE" w:date="2020-06-30T18:54:00Z"/>
          <w:rFonts w:ascii="Calibri" w:eastAsia="Calibri" w:hAnsi="Calibri" w:cs="Times New Roman"/>
          <w:lang w:val="en-US"/>
        </w:rPr>
      </w:pPr>
      <w:ins w:id="13518" w:author="UTENTE" w:date="2020-06-30T18:54:00Z">
        <w:r w:rsidRPr="002709E2">
          <w:rPr>
            <w:rFonts w:ascii="Calibri" w:eastAsia="Calibri" w:hAnsi="Calibri" w:cs="Times New Roman"/>
            <w:lang w:val="en-US"/>
          </w:rPr>
          <w:t>173.</w:t>
        </w:r>
        <w:r w:rsidRPr="002709E2">
          <w:rPr>
            <w:rFonts w:ascii="Calibri" w:eastAsia="Calibri" w:hAnsi="Calibri" w:cs="Times New Roman"/>
            <w:lang w:val="en-US"/>
          </w:rPr>
          <w:tab/>
          <w:t>n "The early afternoon sun trickles into my apartment, fighting through storm clouds to arrive on my face."</w:t>
        </w:r>
      </w:ins>
    </w:p>
    <w:p w14:paraId="0B5F5E2B" w14:textId="77777777" w:rsidR="002709E2" w:rsidRPr="002709E2" w:rsidRDefault="002709E2" w:rsidP="002709E2">
      <w:pPr>
        <w:spacing w:line="600" w:lineRule="auto"/>
        <w:jc w:val="left"/>
        <w:rPr>
          <w:ins w:id="13519" w:author="UTENTE" w:date="2020-06-30T18:54:00Z"/>
          <w:rFonts w:ascii="Calibri" w:eastAsia="Calibri" w:hAnsi="Calibri" w:cs="Times New Roman"/>
          <w:lang w:val="en-US"/>
        </w:rPr>
      </w:pPr>
      <w:ins w:id="13520" w:author="UTENTE" w:date="2020-06-30T18:54:00Z">
        <w:r w:rsidRPr="002709E2">
          <w:rPr>
            <w:rFonts w:ascii="Calibri" w:eastAsia="Calibri" w:hAnsi="Calibri" w:cs="Times New Roman"/>
            <w:lang w:val="en-US"/>
          </w:rPr>
          <w:t>174.</w:t>
        </w:r>
        <w:r w:rsidRPr="002709E2">
          <w:rPr>
            <w:rFonts w:ascii="Calibri" w:eastAsia="Calibri" w:hAnsi="Calibri" w:cs="Times New Roman"/>
            <w:lang w:val="en-US"/>
          </w:rPr>
          <w:tab/>
          <w:t>n "I push myself up with a yawn."</w:t>
        </w:r>
      </w:ins>
    </w:p>
    <w:p w14:paraId="64AC416E" w14:textId="77777777" w:rsidR="002709E2" w:rsidRPr="002709E2" w:rsidRDefault="002709E2" w:rsidP="002709E2">
      <w:pPr>
        <w:spacing w:line="600" w:lineRule="auto"/>
        <w:jc w:val="left"/>
        <w:rPr>
          <w:ins w:id="13521" w:author="UTENTE" w:date="2020-06-30T18:54:00Z"/>
          <w:rFonts w:ascii="Calibri" w:eastAsia="Calibri" w:hAnsi="Calibri" w:cs="Times New Roman"/>
          <w:lang w:val="en-US"/>
        </w:rPr>
      </w:pPr>
      <w:ins w:id="13522" w:author="UTENTE" w:date="2020-06-30T18:54:00Z">
        <w:r w:rsidRPr="002709E2">
          <w:rPr>
            <w:rFonts w:ascii="Calibri" w:eastAsia="Calibri" w:hAnsi="Calibri" w:cs="Times New Roman"/>
            <w:lang w:val="en-US"/>
          </w:rPr>
          <w:t>175.</w:t>
        </w:r>
        <w:r w:rsidRPr="002709E2">
          <w:rPr>
            <w:rFonts w:ascii="Calibri" w:eastAsia="Calibri" w:hAnsi="Calibri" w:cs="Times New Roman"/>
            <w:lang w:val="en-US"/>
          </w:rPr>
          <w:tab/>
          <w:t>extend " I can't say I feel very refreshed."</w:t>
        </w:r>
      </w:ins>
    </w:p>
    <w:p w14:paraId="3F570070" w14:textId="77777777" w:rsidR="002709E2" w:rsidRPr="002709E2" w:rsidRDefault="002709E2" w:rsidP="002709E2">
      <w:pPr>
        <w:spacing w:line="600" w:lineRule="auto"/>
        <w:jc w:val="left"/>
        <w:rPr>
          <w:ins w:id="13523" w:author="UTENTE" w:date="2020-06-30T18:54:00Z"/>
          <w:rFonts w:ascii="Calibri" w:eastAsia="Calibri" w:hAnsi="Calibri" w:cs="Times New Roman"/>
          <w:lang w:val="en-US"/>
        </w:rPr>
      </w:pPr>
      <w:ins w:id="13524" w:author="UTENTE" w:date="2020-06-30T18:54:00Z">
        <w:r w:rsidRPr="002709E2">
          <w:rPr>
            <w:rFonts w:ascii="Calibri" w:eastAsia="Calibri" w:hAnsi="Calibri" w:cs="Times New Roman"/>
            <w:lang w:val="en-US"/>
          </w:rPr>
          <w:t>176.</w:t>
        </w:r>
        <w:r w:rsidRPr="002709E2">
          <w:rPr>
            <w:rFonts w:ascii="Calibri" w:eastAsia="Calibri" w:hAnsi="Calibri" w:cs="Times New Roman"/>
            <w:lang w:val="en-US"/>
          </w:rPr>
          <w:tab/>
          <w:t>mc "\"…\""</w:t>
        </w:r>
      </w:ins>
    </w:p>
    <w:p w14:paraId="07B89C9C" w14:textId="77777777" w:rsidR="002709E2" w:rsidRPr="002709E2" w:rsidRDefault="002709E2" w:rsidP="002709E2">
      <w:pPr>
        <w:spacing w:line="600" w:lineRule="auto"/>
        <w:jc w:val="left"/>
        <w:rPr>
          <w:ins w:id="13525" w:author="UTENTE" w:date="2020-06-30T18:54:00Z"/>
          <w:rFonts w:ascii="Calibri" w:eastAsia="Calibri" w:hAnsi="Calibri" w:cs="Times New Roman"/>
          <w:lang w:val="en-US"/>
        </w:rPr>
      </w:pPr>
      <w:ins w:id="13526" w:author="UTENTE" w:date="2020-06-30T18:54:00Z">
        <w:r w:rsidRPr="002709E2">
          <w:rPr>
            <w:rFonts w:ascii="Calibri" w:eastAsia="Calibri" w:hAnsi="Calibri" w:cs="Times New Roman"/>
            <w:lang w:val="en-US"/>
          </w:rPr>
          <w:t>177.</w:t>
        </w:r>
        <w:r w:rsidRPr="002709E2">
          <w:rPr>
            <w:rFonts w:ascii="Calibri" w:eastAsia="Calibri" w:hAnsi="Calibri" w:cs="Times New Roman"/>
            <w:lang w:val="en-US"/>
          </w:rPr>
          <w:tab/>
          <w:t>n "Those events last night, the fight between Dominic and Rex…"</w:t>
        </w:r>
      </w:ins>
    </w:p>
    <w:p w14:paraId="505CD0EE" w14:textId="77777777" w:rsidR="002709E2" w:rsidRPr="002709E2" w:rsidRDefault="002709E2" w:rsidP="002709E2">
      <w:pPr>
        <w:spacing w:line="600" w:lineRule="auto"/>
        <w:jc w:val="left"/>
        <w:rPr>
          <w:ins w:id="13527" w:author="UTENTE" w:date="2020-06-30T18:54:00Z"/>
          <w:rFonts w:ascii="Calibri" w:eastAsia="Calibri" w:hAnsi="Calibri" w:cs="Times New Roman"/>
          <w:lang w:val="en-US"/>
        </w:rPr>
      </w:pPr>
      <w:ins w:id="13528" w:author="UTENTE" w:date="2020-06-30T18:54:00Z">
        <w:r w:rsidRPr="002709E2">
          <w:rPr>
            <w:rFonts w:ascii="Calibri" w:eastAsia="Calibri" w:hAnsi="Calibri" w:cs="Times New Roman"/>
            <w:lang w:val="en-US"/>
          </w:rPr>
          <w:t>178.</w:t>
        </w:r>
        <w:r w:rsidRPr="002709E2">
          <w:rPr>
            <w:rFonts w:ascii="Calibri" w:eastAsia="Calibri" w:hAnsi="Calibri" w:cs="Times New Roman"/>
            <w:lang w:val="en-US"/>
          </w:rPr>
          <w:tab/>
          <w:t>n "…The vampires."</w:t>
        </w:r>
      </w:ins>
    </w:p>
    <w:p w14:paraId="13C82683" w14:textId="77777777" w:rsidR="002709E2" w:rsidRPr="002709E2" w:rsidRDefault="002709E2" w:rsidP="002709E2">
      <w:pPr>
        <w:spacing w:line="600" w:lineRule="auto"/>
        <w:jc w:val="left"/>
        <w:rPr>
          <w:ins w:id="13529" w:author="UTENTE" w:date="2020-06-30T18:54:00Z"/>
          <w:rFonts w:ascii="Calibri" w:eastAsia="Calibri" w:hAnsi="Calibri" w:cs="Times New Roman"/>
          <w:lang w:val="en-US"/>
        </w:rPr>
      </w:pPr>
      <w:ins w:id="13530" w:author="UTENTE" w:date="2020-06-30T18:54:00Z">
        <w:r w:rsidRPr="002709E2">
          <w:rPr>
            <w:rFonts w:ascii="Calibri" w:eastAsia="Calibri" w:hAnsi="Calibri" w:cs="Times New Roman"/>
            <w:lang w:val="en-US"/>
          </w:rPr>
          <w:t>179.</w:t>
        </w:r>
        <w:r w:rsidRPr="002709E2">
          <w:rPr>
            <w:rFonts w:ascii="Calibri" w:eastAsia="Calibri" w:hAnsi="Calibri" w:cs="Times New Roman"/>
            <w:lang w:val="en-US"/>
          </w:rPr>
          <w:tab/>
          <w:t>n "I was hoping it would be a dream, but –"</w:t>
        </w:r>
      </w:ins>
    </w:p>
    <w:p w14:paraId="007A2039" w14:textId="77777777" w:rsidR="002709E2" w:rsidRPr="002709E2" w:rsidRDefault="002709E2" w:rsidP="002709E2">
      <w:pPr>
        <w:spacing w:line="600" w:lineRule="auto"/>
        <w:jc w:val="left"/>
        <w:rPr>
          <w:ins w:id="13531" w:author="UTENTE" w:date="2020-06-30T18:54:00Z"/>
          <w:rFonts w:ascii="Calibri" w:eastAsia="Calibri" w:hAnsi="Calibri" w:cs="Times New Roman"/>
          <w:lang w:val="en-US"/>
        </w:rPr>
      </w:pPr>
      <w:ins w:id="13532" w:author="UTENTE" w:date="2020-06-30T18:54:00Z">
        <w:r w:rsidRPr="002709E2">
          <w:rPr>
            <w:rFonts w:ascii="Calibri" w:eastAsia="Calibri" w:hAnsi="Calibri" w:cs="Times New Roman"/>
            <w:lang w:val="en-US"/>
          </w:rPr>
          <w:t>180.</w:t>
        </w:r>
        <w:r w:rsidRPr="002709E2">
          <w:rPr>
            <w:rFonts w:ascii="Calibri" w:eastAsia="Calibri" w:hAnsi="Calibri" w:cs="Times New Roman"/>
            <w:lang w:val="en-US"/>
          </w:rPr>
          <w:tab/>
          <w:t>extend " it sticks too vividly in my mind, like a bad taste that won't leave my mouth."</w:t>
        </w:r>
      </w:ins>
    </w:p>
    <w:p w14:paraId="6832D9C3" w14:textId="77777777" w:rsidR="002709E2" w:rsidRPr="002709E2" w:rsidRDefault="002709E2" w:rsidP="002709E2">
      <w:pPr>
        <w:spacing w:line="600" w:lineRule="auto"/>
        <w:jc w:val="left"/>
        <w:rPr>
          <w:ins w:id="13533" w:author="UTENTE" w:date="2020-06-30T18:54:00Z"/>
          <w:rFonts w:ascii="Calibri" w:eastAsia="Calibri" w:hAnsi="Calibri" w:cs="Times New Roman"/>
          <w:lang w:val="en-US"/>
        </w:rPr>
      </w:pPr>
      <w:ins w:id="13534" w:author="UTENTE" w:date="2020-06-30T18:54:00Z">
        <w:r w:rsidRPr="002709E2">
          <w:rPr>
            <w:rFonts w:ascii="Calibri" w:eastAsia="Calibri" w:hAnsi="Calibri" w:cs="Times New Roman"/>
            <w:lang w:val="en-US"/>
          </w:rPr>
          <w:t>181.</w:t>
        </w:r>
        <w:r w:rsidRPr="002709E2">
          <w:rPr>
            <w:rFonts w:ascii="Calibri" w:eastAsia="Calibri" w:hAnsi="Calibri" w:cs="Times New Roman"/>
            <w:lang w:val="en-US"/>
          </w:rPr>
          <w:tab/>
          <w:t>mc "\"This would make for a great story to write about… except I'd definitely have an anxiety attack while writing it…\""</w:t>
        </w:r>
      </w:ins>
    </w:p>
    <w:p w14:paraId="01D8EA62" w14:textId="77777777" w:rsidR="002709E2" w:rsidRPr="002709E2" w:rsidRDefault="002709E2" w:rsidP="002709E2">
      <w:pPr>
        <w:spacing w:line="600" w:lineRule="auto"/>
        <w:jc w:val="left"/>
        <w:rPr>
          <w:ins w:id="13535" w:author="UTENTE" w:date="2020-06-30T18:54:00Z"/>
          <w:rFonts w:ascii="Calibri" w:eastAsia="Calibri" w:hAnsi="Calibri" w:cs="Times New Roman"/>
          <w:lang w:val="en-US"/>
        </w:rPr>
      </w:pPr>
      <w:ins w:id="13536" w:author="UTENTE" w:date="2020-06-30T18:54:00Z">
        <w:r w:rsidRPr="002709E2">
          <w:rPr>
            <w:rFonts w:ascii="Calibri" w:eastAsia="Calibri" w:hAnsi="Calibri" w:cs="Times New Roman"/>
            <w:lang w:val="en-US"/>
          </w:rPr>
          <w:t>182.</w:t>
        </w:r>
        <w:r w:rsidRPr="002709E2">
          <w:rPr>
            <w:rFonts w:ascii="Calibri" w:eastAsia="Calibri" w:hAnsi="Calibri" w:cs="Times New Roman"/>
            <w:lang w:val="en-US"/>
          </w:rPr>
          <w:tab/>
          <w:t>mc "\"I could mix up an amazing EP inspired by this stuff… although I'm not sure if I'd live long enough to drop it…\"" </w:t>
        </w:r>
        <w:r w:rsidRPr="002709E2">
          <w:rPr>
            <w:rFonts w:ascii="Calibri" w:eastAsia="Calibri" w:hAnsi="Calibri" w:cs="Times New Roman"/>
            <w:lang w:val="en-US"/>
          </w:rPr>
          <w:br w:type="page"/>
        </w:r>
      </w:ins>
    </w:p>
    <w:p w14:paraId="79A456B0" w14:textId="77777777" w:rsidR="002709E2" w:rsidRPr="002709E2" w:rsidRDefault="002709E2" w:rsidP="002709E2">
      <w:pPr>
        <w:spacing w:line="600" w:lineRule="auto"/>
        <w:jc w:val="left"/>
        <w:rPr>
          <w:ins w:id="13537" w:author="UTENTE" w:date="2020-06-30T18:54:00Z"/>
          <w:rFonts w:ascii="Calibri" w:eastAsia="Calibri" w:hAnsi="Calibri" w:cs="Times New Roman"/>
        </w:rPr>
      </w:pPr>
      <w:ins w:id="13538" w:author="UTENTE" w:date="2020-06-30T18:54:00Z">
        <w:r w:rsidRPr="002709E2">
          <w:rPr>
            <w:rFonts w:ascii="Calibri" w:eastAsia="Calibri" w:hAnsi="Calibri" w:cs="Times New Roman"/>
          </w:rPr>
          <w:lastRenderedPageBreak/>
          <w:t>169.</w:t>
        </w:r>
        <w:r w:rsidRPr="002709E2">
          <w:rPr>
            <w:rFonts w:ascii="Calibri" w:eastAsia="Calibri" w:hAnsi="Calibri" w:cs="Times New Roman"/>
          </w:rPr>
          <w:tab/>
          <w:t>n "Se solo fosse così facile."</w:t>
        </w:r>
      </w:ins>
    </w:p>
    <w:p w14:paraId="309E9AC6" w14:textId="77777777" w:rsidR="002709E2" w:rsidRPr="002709E2" w:rsidRDefault="002709E2" w:rsidP="002709E2">
      <w:pPr>
        <w:spacing w:line="600" w:lineRule="auto"/>
        <w:jc w:val="left"/>
        <w:rPr>
          <w:ins w:id="13539" w:author="UTENTE" w:date="2020-06-30T18:54:00Z"/>
          <w:rFonts w:ascii="Calibri" w:eastAsia="Calibri" w:hAnsi="Calibri" w:cs="Times New Roman"/>
        </w:rPr>
      </w:pPr>
      <w:ins w:id="13540" w:author="UTENTE" w:date="2020-06-30T18:54:00Z">
        <w:r w:rsidRPr="002709E2">
          <w:rPr>
            <w:rFonts w:ascii="Calibri" w:eastAsia="Calibri" w:hAnsi="Calibri" w:cs="Times New Roman"/>
          </w:rPr>
          <w:t>170.</w:t>
        </w:r>
        <w:r w:rsidRPr="002709E2">
          <w:rPr>
            <w:rFonts w:ascii="Calibri" w:eastAsia="Calibri" w:hAnsi="Calibri" w:cs="Times New Roman"/>
          </w:rPr>
          <w:tab/>
          <w:t>n "Finisco per continuare a girarmi e rigirarmi nel letto per quella che sembra un'eternità, finché finalmente…"</w:t>
        </w:r>
      </w:ins>
    </w:p>
    <w:p w14:paraId="4FA459A6" w14:textId="77777777" w:rsidR="002709E2" w:rsidRPr="002709E2" w:rsidRDefault="002709E2" w:rsidP="002709E2">
      <w:pPr>
        <w:spacing w:line="600" w:lineRule="auto"/>
        <w:jc w:val="left"/>
        <w:rPr>
          <w:ins w:id="13541" w:author="UTENTE" w:date="2020-06-30T18:54:00Z"/>
          <w:rFonts w:ascii="Calibri" w:eastAsia="Calibri" w:hAnsi="Calibri" w:cs="Times New Roman"/>
        </w:rPr>
      </w:pPr>
      <w:ins w:id="13542" w:author="UTENTE" w:date="2020-06-30T18:54:00Z">
        <w:r w:rsidRPr="002709E2">
          <w:rPr>
            <w:rFonts w:ascii="Calibri" w:eastAsia="Calibri" w:hAnsi="Calibri" w:cs="Times New Roman"/>
          </w:rPr>
          <w:t>171.</w:t>
        </w:r>
        <w:r w:rsidRPr="002709E2">
          <w:rPr>
            <w:rFonts w:ascii="Calibri" w:eastAsia="Calibri" w:hAnsi="Calibri" w:cs="Times New Roman"/>
          </w:rPr>
          <w:tab/>
          <w:t>n "La stanchezza della notte appena trascorsa mi trascina in un sonno profondo."</w:t>
        </w:r>
      </w:ins>
    </w:p>
    <w:p w14:paraId="6F10063A" w14:textId="77777777" w:rsidR="002709E2" w:rsidRPr="002709E2" w:rsidRDefault="002709E2" w:rsidP="002709E2">
      <w:pPr>
        <w:spacing w:line="600" w:lineRule="auto"/>
        <w:jc w:val="left"/>
        <w:rPr>
          <w:ins w:id="13543" w:author="UTENTE" w:date="2020-06-30T18:54:00Z"/>
          <w:rFonts w:ascii="Calibri" w:eastAsia="Calibri" w:hAnsi="Calibri" w:cs="Times New Roman"/>
        </w:rPr>
      </w:pPr>
      <w:ins w:id="13544" w:author="UTENTE" w:date="2020-06-30T18:54:00Z">
        <w:r w:rsidRPr="002709E2">
          <w:rPr>
            <w:rFonts w:ascii="Calibri" w:eastAsia="Calibri" w:hAnsi="Calibri" w:cs="Times New Roman"/>
          </w:rPr>
          <w:t>172.</w:t>
        </w:r>
        <w:r w:rsidRPr="002709E2">
          <w:rPr>
            <w:rFonts w:ascii="Calibri" w:eastAsia="Calibri" w:hAnsi="Calibri" w:cs="Times New Roman"/>
          </w:rPr>
          <w:tab/>
          <w:t>mc "\"Ngh…\""</w:t>
        </w:r>
      </w:ins>
    </w:p>
    <w:p w14:paraId="54CBBF81" w14:textId="77777777" w:rsidR="002709E2" w:rsidRPr="002709E2" w:rsidRDefault="002709E2" w:rsidP="002709E2">
      <w:pPr>
        <w:spacing w:line="600" w:lineRule="auto"/>
        <w:jc w:val="left"/>
        <w:rPr>
          <w:ins w:id="13545" w:author="UTENTE" w:date="2020-06-30T18:54:00Z"/>
          <w:rFonts w:ascii="Calibri" w:eastAsia="Calibri" w:hAnsi="Calibri" w:cs="Times New Roman"/>
        </w:rPr>
      </w:pPr>
      <w:ins w:id="13546" w:author="UTENTE" w:date="2020-06-30T18:54:00Z">
        <w:r w:rsidRPr="002709E2">
          <w:rPr>
            <w:rFonts w:ascii="Calibri" w:eastAsia="Calibri" w:hAnsi="Calibri" w:cs="Times New Roman"/>
          </w:rPr>
          <w:t>173.</w:t>
        </w:r>
        <w:r w:rsidRPr="002709E2">
          <w:rPr>
            <w:rFonts w:ascii="Calibri" w:eastAsia="Calibri" w:hAnsi="Calibri" w:cs="Times New Roman"/>
          </w:rPr>
          <w:tab/>
          <w:t>n "Il sole del primo pomeriggio si affaccia alla finestra del mio appartamento, combattendo nuvole di tempesta per arrivarmi giusto in faccia.""</w:t>
        </w:r>
      </w:ins>
    </w:p>
    <w:p w14:paraId="277E8903" w14:textId="77777777" w:rsidR="002709E2" w:rsidRPr="002709E2" w:rsidRDefault="002709E2" w:rsidP="002709E2">
      <w:pPr>
        <w:spacing w:line="600" w:lineRule="auto"/>
        <w:jc w:val="left"/>
        <w:rPr>
          <w:ins w:id="13547" w:author="UTENTE" w:date="2020-06-30T18:54:00Z"/>
          <w:rFonts w:ascii="Calibri" w:eastAsia="Calibri" w:hAnsi="Calibri" w:cs="Times New Roman"/>
        </w:rPr>
      </w:pPr>
      <w:ins w:id="13548" w:author="UTENTE" w:date="2020-06-30T18:54:00Z">
        <w:r w:rsidRPr="002709E2">
          <w:rPr>
            <w:rFonts w:ascii="Calibri" w:eastAsia="Calibri" w:hAnsi="Calibri" w:cs="Times New Roman"/>
          </w:rPr>
          <w:t>174.</w:t>
        </w:r>
        <w:r w:rsidRPr="002709E2">
          <w:rPr>
            <w:rFonts w:ascii="Calibri" w:eastAsia="Calibri" w:hAnsi="Calibri" w:cs="Times New Roman"/>
          </w:rPr>
          <w:tab/>
          <w:t>n "Mi alzo sbadigliando."</w:t>
        </w:r>
      </w:ins>
    </w:p>
    <w:p w14:paraId="3C5B0711" w14:textId="77777777" w:rsidR="002709E2" w:rsidRPr="002709E2" w:rsidRDefault="002709E2" w:rsidP="002709E2">
      <w:pPr>
        <w:spacing w:line="600" w:lineRule="auto"/>
        <w:jc w:val="left"/>
        <w:rPr>
          <w:ins w:id="13549" w:author="UTENTE" w:date="2020-06-30T18:54:00Z"/>
          <w:rFonts w:ascii="Calibri" w:eastAsia="Calibri" w:hAnsi="Calibri" w:cs="Times New Roman"/>
        </w:rPr>
      </w:pPr>
      <w:ins w:id="13550" w:author="UTENTE" w:date="2020-06-30T18:54:00Z">
        <w:r w:rsidRPr="002709E2">
          <w:rPr>
            <w:rFonts w:ascii="Calibri" w:eastAsia="Calibri" w:hAnsi="Calibri" w:cs="Times New Roman"/>
          </w:rPr>
          <w:t>175.</w:t>
        </w:r>
        <w:r w:rsidRPr="002709E2">
          <w:rPr>
            <w:rFonts w:ascii="Calibri" w:eastAsia="Calibri" w:hAnsi="Calibri" w:cs="Times New Roman"/>
          </w:rPr>
          <w:tab/>
          <w:t>extend "Non posso dire di sentirmi riposato."</w:t>
        </w:r>
      </w:ins>
    </w:p>
    <w:p w14:paraId="0B2ADBE3" w14:textId="77777777" w:rsidR="002709E2" w:rsidRPr="002709E2" w:rsidRDefault="002709E2" w:rsidP="002709E2">
      <w:pPr>
        <w:spacing w:line="600" w:lineRule="auto"/>
        <w:jc w:val="left"/>
        <w:rPr>
          <w:ins w:id="13551" w:author="UTENTE" w:date="2020-06-30T18:54:00Z"/>
          <w:rFonts w:ascii="Calibri" w:eastAsia="Calibri" w:hAnsi="Calibri" w:cs="Times New Roman"/>
        </w:rPr>
      </w:pPr>
      <w:ins w:id="13552" w:author="UTENTE" w:date="2020-06-30T18:54:00Z">
        <w:r w:rsidRPr="002709E2">
          <w:rPr>
            <w:rFonts w:ascii="Calibri" w:eastAsia="Calibri" w:hAnsi="Calibri" w:cs="Times New Roman"/>
          </w:rPr>
          <w:t>176.</w:t>
        </w:r>
        <w:r w:rsidRPr="002709E2">
          <w:rPr>
            <w:rFonts w:ascii="Calibri" w:eastAsia="Calibri" w:hAnsi="Calibri" w:cs="Times New Roman"/>
          </w:rPr>
          <w:tab/>
          <w:t>mc "\"…\""</w:t>
        </w:r>
      </w:ins>
    </w:p>
    <w:p w14:paraId="06425C99" w14:textId="77777777" w:rsidR="002709E2" w:rsidRPr="002709E2" w:rsidRDefault="002709E2" w:rsidP="002709E2">
      <w:pPr>
        <w:spacing w:line="600" w:lineRule="auto"/>
        <w:jc w:val="left"/>
        <w:rPr>
          <w:ins w:id="13553" w:author="UTENTE" w:date="2020-06-30T18:54:00Z"/>
          <w:rFonts w:ascii="Calibri" w:eastAsia="Calibri" w:hAnsi="Calibri" w:cs="Times New Roman"/>
        </w:rPr>
      </w:pPr>
      <w:ins w:id="13554" w:author="UTENTE" w:date="2020-06-30T18:54:00Z">
        <w:r w:rsidRPr="002709E2">
          <w:rPr>
            <w:rFonts w:ascii="Calibri" w:eastAsia="Calibri" w:hAnsi="Calibri" w:cs="Times New Roman"/>
          </w:rPr>
          <w:t>177.</w:t>
        </w:r>
        <w:r w:rsidRPr="002709E2">
          <w:rPr>
            <w:rFonts w:ascii="Calibri" w:eastAsia="Calibri" w:hAnsi="Calibri" w:cs="Times New Roman"/>
          </w:rPr>
          <w:tab/>
          <w:t>n "Gli eventi della scorsa notte, lo scontro fra Dominic e Rex…"</w:t>
        </w:r>
      </w:ins>
    </w:p>
    <w:p w14:paraId="3AE717D9" w14:textId="77777777" w:rsidR="002709E2" w:rsidRPr="002709E2" w:rsidRDefault="002709E2" w:rsidP="002709E2">
      <w:pPr>
        <w:spacing w:line="600" w:lineRule="auto"/>
        <w:jc w:val="left"/>
        <w:rPr>
          <w:ins w:id="13555" w:author="UTENTE" w:date="2020-06-30T18:54:00Z"/>
          <w:rFonts w:ascii="Calibri" w:eastAsia="Calibri" w:hAnsi="Calibri" w:cs="Times New Roman"/>
        </w:rPr>
      </w:pPr>
      <w:ins w:id="13556" w:author="UTENTE" w:date="2020-06-30T18:54:00Z">
        <w:r w:rsidRPr="002709E2">
          <w:rPr>
            <w:rFonts w:ascii="Calibri" w:eastAsia="Calibri" w:hAnsi="Calibri" w:cs="Times New Roman"/>
          </w:rPr>
          <w:t>178.</w:t>
        </w:r>
        <w:r w:rsidRPr="002709E2">
          <w:rPr>
            <w:rFonts w:ascii="Calibri" w:eastAsia="Calibri" w:hAnsi="Calibri" w:cs="Times New Roman"/>
          </w:rPr>
          <w:tab/>
          <w:t>n "…I vampiri."</w:t>
        </w:r>
      </w:ins>
    </w:p>
    <w:p w14:paraId="4E8AB77F" w14:textId="77777777" w:rsidR="002709E2" w:rsidRPr="002709E2" w:rsidRDefault="002709E2" w:rsidP="002709E2">
      <w:pPr>
        <w:spacing w:line="600" w:lineRule="auto"/>
        <w:jc w:val="left"/>
        <w:rPr>
          <w:ins w:id="13557" w:author="UTENTE" w:date="2020-06-30T18:54:00Z"/>
          <w:rFonts w:ascii="Calibri" w:eastAsia="Calibri" w:hAnsi="Calibri" w:cs="Times New Roman"/>
        </w:rPr>
      </w:pPr>
      <w:ins w:id="13558" w:author="UTENTE" w:date="2020-06-30T18:54:00Z">
        <w:r w:rsidRPr="002709E2">
          <w:rPr>
            <w:rFonts w:ascii="Calibri" w:eastAsia="Calibri" w:hAnsi="Calibri" w:cs="Times New Roman"/>
          </w:rPr>
          <w:t>179.</w:t>
        </w:r>
        <w:r w:rsidRPr="002709E2">
          <w:rPr>
            <w:rFonts w:ascii="Calibri" w:eastAsia="Calibri" w:hAnsi="Calibri" w:cs="Times New Roman"/>
          </w:rPr>
          <w:tab/>
          <w:t>n "Speravo fosse tutto un sogno, ma -"</w:t>
        </w:r>
      </w:ins>
    </w:p>
    <w:p w14:paraId="3AAE70E8" w14:textId="77777777" w:rsidR="002709E2" w:rsidRPr="002709E2" w:rsidRDefault="002709E2" w:rsidP="002709E2">
      <w:pPr>
        <w:spacing w:line="600" w:lineRule="auto"/>
        <w:jc w:val="left"/>
        <w:rPr>
          <w:ins w:id="13559" w:author="UTENTE" w:date="2020-06-30T18:54:00Z"/>
          <w:rFonts w:ascii="Calibri" w:eastAsia="Calibri" w:hAnsi="Calibri" w:cs="Times New Roman"/>
        </w:rPr>
      </w:pPr>
      <w:ins w:id="13560" w:author="UTENTE" w:date="2020-06-30T18:54:00Z">
        <w:r w:rsidRPr="002709E2">
          <w:rPr>
            <w:rFonts w:ascii="Calibri" w:eastAsia="Calibri" w:hAnsi="Calibri" w:cs="Times New Roman"/>
          </w:rPr>
          <w:t>180.</w:t>
        </w:r>
        <w:r w:rsidRPr="002709E2">
          <w:rPr>
            <w:rFonts w:ascii="Calibri" w:eastAsia="Calibri" w:hAnsi="Calibri" w:cs="Times New Roman"/>
          </w:rPr>
          <w:tab/>
          <w:t>extend "È rimasto troppo vivido nella mia mente, come un cattivo sapore che non vuole andarsene dalla bocca."</w:t>
        </w:r>
      </w:ins>
    </w:p>
    <w:p w14:paraId="512E5217" w14:textId="77777777" w:rsidR="002709E2" w:rsidRPr="002709E2" w:rsidRDefault="002709E2" w:rsidP="002709E2">
      <w:pPr>
        <w:spacing w:line="600" w:lineRule="auto"/>
        <w:jc w:val="left"/>
        <w:rPr>
          <w:ins w:id="13561" w:author="UTENTE" w:date="2020-06-30T18:54:00Z"/>
          <w:rFonts w:ascii="Calibri" w:eastAsia="Calibri" w:hAnsi="Calibri" w:cs="Times New Roman"/>
        </w:rPr>
      </w:pPr>
      <w:ins w:id="13562" w:author="UTENTE" w:date="2020-06-30T18:54:00Z">
        <w:r w:rsidRPr="002709E2">
          <w:rPr>
            <w:rFonts w:ascii="Calibri" w:eastAsia="Calibri" w:hAnsi="Calibri" w:cs="Times New Roman"/>
          </w:rPr>
          <w:t>181.</w:t>
        </w:r>
        <w:r w:rsidRPr="002709E2">
          <w:rPr>
            <w:rFonts w:ascii="Calibri" w:eastAsia="Calibri" w:hAnsi="Calibri" w:cs="Times New Roman"/>
          </w:rPr>
          <w:tab/>
          <w:t>mc "\"Sarebbe una storia fantastica da scrivere… solo che avrei sicuramente un attacco di panico mentre la scrivo…\""</w:t>
        </w:r>
      </w:ins>
    </w:p>
    <w:p w14:paraId="79102613" w14:textId="77777777" w:rsidR="002709E2" w:rsidRPr="002709E2" w:rsidRDefault="002709E2" w:rsidP="002709E2">
      <w:pPr>
        <w:spacing w:line="600" w:lineRule="auto"/>
        <w:jc w:val="left"/>
        <w:rPr>
          <w:ins w:id="13563" w:author="UTENTE" w:date="2020-06-30T18:54:00Z"/>
          <w:rFonts w:ascii="Calibri" w:eastAsia="Calibri" w:hAnsi="Calibri" w:cs="Times New Roman"/>
        </w:rPr>
      </w:pPr>
      <w:ins w:id="13564" w:author="UTENTE" w:date="2020-06-30T18:54:00Z">
        <w:r w:rsidRPr="002709E2">
          <w:rPr>
            <w:rFonts w:ascii="Calibri" w:eastAsia="Calibri" w:hAnsi="Calibri" w:cs="Times New Roman"/>
          </w:rPr>
          <w:t>182.</w:t>
        </w:r>
        <w:r w:rsidRPr="002709E2">
          <w:rPr>
            <w:rFonts w:ascii="Calibri" w:eastAsia="Calibri" w:hAnsi="Calibri" w:cs="Times New Roman"/>
          </w:rPr>
          <w:tab/>
          <w:t>mc "\"Potrei creare un fantastico EP ispirato a questa roba… anche se non sono sicuro di vivere abbastanza a lungo da pubblicarlo…\""</w:t>
        </w:r>
        <w:r w:rsidRPr="002709E2">
          <w:rPr>
            <w:rFonts w:ascii="Calibri" w:eastAsia="Calibri" w:hAnsi="Calibri" w:cs="Times New Roman"/>
          </w:rPr>
          <w:br w:type="page"/>
        </w:r>
      </w:ins>
    </w:p>
    <w:p w14:paraId="7B91B26A" w14:textId="77777777" w:rsidR="002709E2" w:rsidRPr="002709E2" w:rsidRDefault="002709E2" w:rsidP="002709E2">
      <w:pPr>
        <w:spacing w:line="600" w:lineRule="auto"/>
        <w:jc w:val="left"/>
        <w:rPr>
          <w:ins w:id="13565" w:author="UTENTE" w:date="2020-06-30T18:54:00Z"/>
          <w:rFonts w:ascii="Calibri" w:eastAsia="Calibri" w:hAnsi="Calibri" w:cs="Times New Roman"/>
          <w:lang w:val="en-US"/>
        </w:rPr>
      </w:pPr>
      <w:ins w:id="13566" w:author="UTENTE" w:date="2020-06-30T18:54:00Z">
        <w:r w:rsidRPr="002709E2">
          <w:rPr>
            <w:rFonts w:ascii="Calibri" w:eastAsia="Calibri" w:hAnsi="Calibri" w:cs="Times New Roman"/>
            <w:lang w:val="en-US"/>
          </w:rPr>
          <w:lastRenderedPageBreak/>
          <w:t>183.</w:t>
        </w:r>
        <w:r w:rsidRPr="002709E2">
          <w:rPr>
            <w:rFonts w:ascii="Calibri" w:eastAsia="Calibri" w:hAnsi="Calibri" w:cs="Times New Roman"/>
            <w:lang w:val="en-US"/>
          </w:rPr>
          <w:tab/>
          <w:t>mc "\"But I feel like I could draw some amazing vampire shit right now… It would probably land me on the cover of a teen goth magazine, though…\""</w:t>
        </w:r>
      </w:ins>
    </w:p>
    <w:p w14:paraId="1F76951B" w14:textId="77777777" w:rsidR="002709E2" w:rsidRPr="002709E2" w:rsidRDefault="002709E2" w:rsidP="002709E2">
      <w:pPr>
        <w:spacing w:line="600" w:lineRule="auto"/>
        <w:jc w:val="left"/>
        <w:rPr>
          <w:ins w:id="13567" w:author="UTENTE" w:date="2020-06-30T18:54:00Z"/>
          <w:rFonts w:ascii="Calibri" w:eastAsia="Calibri" w:hAnsi="Calibri" w:cs="Times New Roman"/>
          <w:lang w:val="en-US"/>
        </w:rPr>
      </w:pPr>
      <w:ins w:id="13568" w:author="UTENTE" w:date="2020-06-30T18:54:00Z">
        <w:r w:rsidRPr="002709E2">
          <w:rPr>
            <w:rFonts w:ascii="Calibri" w:eastAsia="Calibri" w:hAnsi="Calibri" w:cs="Times New Roman"/>
            <w:lang w:val="en-US"/>
          </w:rPr>
          <w:t>184.</w:t>
        </w:r>
        <w:r w:rsidRPr="002709E2">
          <w:rPr>
            <w:rFonts w:ascii="Calibri" w:eastAsia="Calibri" w:hAnsi="Calibri" w:cs="Times New Roman"/>
            <w:lang w:val="en-US"/>
          </w:rPr>
          <w:tab/>
          <w:t>n "Still half-asleep, I mumble to myself as I put on the coffee machine."</w:t>
        </w:r>
      </w:ins>
    </w:p>
    <w:p w14:paraId="2342E562" w14:textId="77777777" w:rsidR="002709E2" w:rsidRPr="002709E2" w:rsidRDefault="002709E2" w:rsidP="002709E2">
      <w:pPr>
        <w:spacing w:line="600" w:lineRule="auto"/>
        <w:jc w:val="left"/>
        <w:rPr>
          <w:ins w:id="13569" w:author="UTENTE" w:date="2020-06-30T18:54:00Z"/>
          <w:rFonts w:ascii="Calibri" w:eastAsia="Calibri" w:hAnsi="Calibri" w:cs="Times New Roman"/>
          <w:lang w:val="en-US"/>
        </w:rPr>
      </w:pPr>
      <w:ins w:id="13570" w:author="UTENTE" w:date="2020-06-30T18:54:00Z">
        <w:r w:rsidRPr="002709E2">
          <w:rPr>
            <w:rFonts w:ascii="Calibri" w:eastAsia="Calibri" w:hAnsi="Calibri" w:cs="Times New Roman"/>
            <w:lang w:val="en-US"/>
          </w:rPr>
          <w:t>185.</w:t>
        </w:r>
        <w:r w:rsidRPr="002709E2">
          <w:rPr>
            <w:rFonts w:ascii="Calibri" w:eastAsia="Calibri" w:hAnsi="Calibri" w:cs="Times New Roman"/>
            <w:lang w:val="en-US"/>
          </w:rPr>
          <w:tab/>
          <w:t>n "It's true, all this excitement's definitely inspired me a little – though I'm also too on edge to really channel it right now."</w:t>
        </w:r>
      </w:ins>
    </w:p>
    <w:p w14:paraId="58669965" w14:textId="77777777" w:rsidR="002709E2" w:rsidRPr="002709E2" w:rsidRDefault="002709E2" w:rsidP="002709E2">
      <w:pPr>
        <w:spacing w:line="600" w:lineRule="auto"/>
        <w:jc w:val="left"/>
        <w:rPr>
          <w:ins w:id="13571" w:author="UTENTE" w:date="2020-06-30T18:54:00Z"/>
          <w:rFonts w:ascii="Calibri" w:eastAsia="Calibri" w:hAnsi="Calibri" w:cs="Times New Roman"/>
          <w:lang w:val="en-US"/>
        </w:rPr>
      </w:pPr>
      <w:ins w:id="13572" w:author="UTENTE" w:date="2020-06-30T18:54:00Z">
        <w:r w:rsidRPr="002709E2">
          <w:rPr>
            <w:rFonts w:ascii="Calibri" w:eastAsia="Calibri" w:hAnsi="Calibri" w:cs="Times New Roman"/>
            <w:lang w:val="en-US"/>
          </w:rPr>
          <w:t>186.</w:t>
        </w:r>
        <w:r w:rsidRPr="002709E2">
          <w:rPr>
            <w:rFonts w:ascii="Calibri" w:eastAsia="Calibri" w:hAnsi="Calibri" w:cs="Times New Roman"/>
            <w:lang w:val="en-US"/>
          </w:rPr>
          <w:tab/>
          <w:t>n "Dominic…"</w:t>
        </w:r>
      </w:ins>
    </w:p>
    <w:p w14:paraId="7317ABC1" w14:textId="77777777" w:rsidR="002709E2" w:rsidRPr="002709E2" w:rsidRDefault="002709E2" w:rsidP="002709E2">
      <w:pPr>
        <w:spacing w:line="600" w:lineRule="auto"/>
        <w:jc w:val="left"/>
        <w:rPr>
          <w:ins w:id="13573" w:author="UTENTE" w:date="2020-06-30T18:54:00Z"/>
          <w:rFonts w:ascii="Calibri" w:eastAsia="Calibri" w:hAnsi="Calibri" w:cs="Times New Roman"/>
          <w:lang w:val="en-US"/>
        </w:rPr>
      </w:pPr>
      <w:ins w:id="13574" w:author="UTENTE" w:date="2020-06-30T18:54:00Z">
        <w:r w:rsidRPr="002709E2">
          <w:rPr>
            <w:rFonts w:ascii="Calibri" w:eastAsia="Calibri" w:hAnsi="Calibri" w:cs="Times New Roman"/>
            <w:lang w:val="en-US"/>
          </w:rPr>
          <w:t>187.</w:t>
        </w:r>
        <w:r w:rsidRPr="002709E2">
          <w:rPr>
            <w:rFonts w:ascii="Calibri" w:eastAsia="Calibri" w:hAnsi="Calibri" w:cs="Times New Roman"/>
            <w:lang w:val="en-US"/>
          </w:rPr>
          <w:tab/>
          <w:t>n "His offer from last night still echoes in my ears."</w:t>
        </w:r>
      </w:ins>
    </w:p>
    <w:p w14:paraId="6E24F2D0" w14:textId="77777777" w:rsidR="002709E2" w:rsidRPr="002709E2" w:rsidRDefault="002709E2" w:rsidP="002709E2">
      <w:pPr>
        <w:spacing w:line="600" w:lineRule="auto"/>
        <w:jc w:val="left"/>
        <w:rPr>
          <w:ins w:id="13575" w:author="UTENTE" w:date="2020-06-30T18:54:00Z"/>
          <w:rFonts w:ascii="Calibri" w:eastAsia="Calibri" w:hAnsi="Calibri" w:cs="Times New Roman"/>
          <w:lang w:val="en-US"/>
        </w:rPr>
      </w:pPr>
      <w:ins w:id="13576" w:author="UTENTE" w:date="2020-06-30T18:54:00Z">
        <w:r w:rsidRPr="002709E2">
          <w:rPr>
            <w:rFonts w:ascii="Calibri" w:eastAsia="Calibri" w:hAnsi="Calibri" w:cs="Times New Roman"/>
            <w:lang w:val="en-US"/>
          </w:rPr>
          <w:t>188.</w:t>
        </w:r>
        <w:r w:rsidRPr="002709E2">
          <w:rPr>
            <w:rFonts w:ascii="Calibri" w:eastAsia="Calibri" w:hAnsi="Calibri" w:cs="Times New Roman"/>
            <w:lang w:val="en-US"/>
          </w:rPr>
          <w:tab/>
          <w:t>n "I can't believe he really wants to help me. Maybe it's just a bad prank, and he's not going to show up tonight after all."</w:t>
        </w:r>
      </w:ins>
    </w:p>
    <w:p w14:paraId="1A83FE64" w14:textId="77777777" w:rsidR="002709E2" w:rsidRPr="002709E2" w:rsidRDefault="002709E2" w:rsidP="002709E2">
      <w:pPr>
        <w:spacing w:line="600" w:lineRule="auto"/>
        <w:jc w:val="left"/>
        <w:rPr>
          <w:ins w:id="13577" w:author="UTENTE" w:date="2020-06-30T18:54:00Z"/>
          <w:rFonts w:ascii="Calibri" w:eastAsia="Calibri" w:hAnsi="Calibri" w:cs="Times New Roman"/>
          <w:lang w:val="en-US"/>
        </w:rPr>
      </w:pPr>
      <w:ins w:id="13578" w:author="UTENTE" w:date="2020-06-30T18:54:00Z">
        <w:r w:rsidRPr="002709E2">
          <w:rPr>
            <w:rFonts w:ascii="Calibri" w:eastAsia="Calibri" w:hAnsi="Calibri" w:cs="Times New Roman"/>
            <w:lang w:val="en-US"/>
          </w:rPr>
          <w:t>189.</w:t>
        </w:r>
        <w:r w:rsidRPr="002709E2">
          <w:rPr>
            <w:rFonts w:ascii="Calibri" w:eastAsia="Calibri" w:hAnsi="Calibri" w:cs="Times New Roman"/>
            <w:lang w:val="en-US"/>
          </w:rPr>
          <w:tab/>
          <w:t>n "That would make more sense, anyway. I have a hard time believing a guy like him would just help me out of the kindness of his heart."</w:t>
        </w:r>
      </w:ins>
    </w:p>
    <w:p w14:paraId="54C2FA4C" w14:textId="77777777" w:rsidR="002709E2" w:rsidRPr="002709E2" w:rsidRDefault="002709E2" w:rsidP="002709E2">
      <w:pPr>
        <w:spacing w:line="600" w:lineRule="auto"/>
        <w:jc w:val="left"/>
        <w:rPr>
          <w:ins w:id="13579" w:author="UTENTE" w:date="2020-06-30T18:54:00Z"/>
          <w:rFonts w:ascii="Calibri" w:eastAsia="Calibri" w:hAnsi="Calibri" w:cs="Times New Roman"/>
          <w:lang w:val="en-US"/>
        </w:rPr>
      </w:pPr>
      <w:ins w:id="13580" w:author="UTENTE" w:date="2020-06-30T18:54:00Z">
        <w:r w:rsidRPr="002709E2">
          <w:rPr>
            <w:rFonts w:ascii="Calibri" w:eastAsia="Calibri" w:hAnsi="Calibri" w:cs="Times New Roman"/>
            <w:lang w:val="en-US"/>
          </w:rPr>
          <w:t>190.</w:t>
        </w:r>
        <w:r w:rsidRPr="002709E2">
          <w:rPr>
            <w:rFonts w:ascii="Calibri" w:eastAsia="Calibri" w:hAnsi="Calibri" w:cs="Times New Roman"/>
            <w:lang w:val="en-US"/>
          </w:rPr>
          <w:tab/>
          <w:t>n "…But after yesterday, I really don't know {i}what{/i} to believe any more."</w:t>
        </w:r>
      </w:ins>
    </w:p>
    <w:p w14:paraId="570929BF" w14:textId="77777777" w:rsidR="002709E2" w:rsidRPr="002709E2" w:rsidRDefault="002709E2" w:rsidP="002709E2">
      <w:pPr>
        <w:spacing w:line="600" w:lineRule="auto"/>
        <w:jc w:val="left"/>
        <w:rPr>
          <w:ins w:id="13581" w:author="UTENTE" w:date="2020-06-30T18:54:00Z"/>
          <w:rFonts w:ascii="Calibri" w:eastAsia="Calibri" w:hAnsi="Calibri" w:cs="Times New Roman"/>
          <w:lang w:val="en-US"/>
        </w:rPr>
      </w:pPr>
      <w:ins w:id="13582" w:author="UTENTE" w:date="2020-06-30T18:54:00Z">
        <w:r w:rsidRPr="002709E2">
          <w:rPr>
            <w:rFonts w:ascii="Calibri" w:eastAsia="Calibri" w:hAnsi="Calibri" w:cs="Times New Roman"/>
            <w:lang w:val="en-US"/>
          </w:rPr>
          <w:t>191.</w:t>
        </w:r>
        <w:r w:rsidRPr="002709E2">
          <w:rPr>
            <w:rFonts w:ascii="Calibri" w:eastAsia="Calibri" w:hAnsi="Calibri" w:cs="Times New Roman"/>
            <w:lang w:val="en-US"/>
          </w:rPr>
          <w:tab/>
          <w:t>n "I manage to get some writing commissions finished up during the rest of the day, although they are sorely in need of some editing."</w:t>
        </w:r>
      </w:ins>
    </w:p>
    <w:p w14:paraId="1593730F" w14:textId="77777777" w:rsidR="002709E2" w:rsidRPr="002709E2" w:rsidRDefault="002709E2" w:rsidP="002709E2">
      <w:pPr>
        <w:spacing w:line="600" w:lineRule="auto"/>
        <w:jc w:val="left"/>
        <w:rPr>
          <w:ins w:id="13583" w:author="UTENTE" w:date="2020-06-30T18:54:00Z"/>
          <w:rFonts w:ascii="Calibri" w:eastAsia="Calibri" w:hAnsi="Calibri" w:cs="Times New Roman"/>
          <w:lang w:val="en-US"/>
        </w:rPr>
      </w:pPr>
      <w:ins w:id="13584" w:author="UTENTE" w:date="2020-06-30T18:54:00Z">
        <w:r w:rsidRPr="002709E2">
          <w:rPr>
            <w:rFonts w:ascii="Calibri" w:eastAsia="Calibri" w:hAnsi="Calibri" w:cs="Times New Roman"/>
            <w:lang w:val="en-US"/>
          </w:rPr>
          <w:t>192.</w:t>
        </w:r>
        <w:r w:rsidRPr="002709E2">
          <w:rPr>
            <w:rFonts w:ascii="Calibri" w:eastAsia="Calibri" w:hAnsi="Calibri" w:cs="Times New Roman"/>
            <w:lang w:val="en-US"/>
          </w:rPr>
          <w:tab/>
          <w:t>n "In the last couple hours before work, I decide to start a new little story, drawing heavily from the crazy stuff that happened last night."</w:t>
        </w:r>
      </w:ins>
    </w:p>
    <w:p w14:paraId="54B1C4CA" w14:textId="77777777" w:rsidR="002709E2" w:rsidRPr="002709E2" w:rsidRDefault="002709E2" w:rsidP="002709E2">
      <w:pPr>
        <w:spacing w:line="600" w:lineRule="auto"/>
        <w:jc w:val="left"/>
        <w:rPr>
          <w:ins w:id="13585" w:author="UTENTE" w:date="2020-06-30T18:54:00Z"/>
          <w:rFonts w:ascii="Calibri" w:eastAsia="Calibri" w:hAnsi="Calibri" w:cs="Times New Roman"/>
          <w:lang w:val="en-US"/>
        </w:rPr>
      </w:pPr>
      <w:ins w:id="13586" w:author="UTENTE" w:date="2020-06-30T18:54:00Z">
        <w:r w:rsidRPr="002709E2">
          <w:rPr>
            <w:rFonts w:ascii="Calibri" w:eastAsia="Calibri" w:hAnsi="Calibri" w:cs="Times New Roman"/>
            <w:lang w:val="en-US"/>
          </w:rPr>
          <w:t>193.</w:t>
        </w:r>
        <w:r w:rsidRPr="002709E2">
          <w:rPr>
            <w:rFonts w:ascii="Calibri" w:eastAsia="Calibri" w:hAnsi="Calibri" w:cs="Times New Roman"/>
            <w:lang w:val="en-US"/>
          </w:rPr>
          <w:tab/>
          <w:t>n "I change a few details here and there, but it reads more like a diary rather than fiction."</w:t>
        </w:r>
      </w:ins>
    </w:p>
    <w:p w14:paraId="42D75804" w14:textId="77777777" w:rsidR="002709E2" w:rsidRPr="002709E2" w:rsidRDefault="002709E2" w:rsidP="002709E2">
      <w:pPr>
        <w:spacing w:line="600" w:lineRule="auto"/>
        <w:jc w:val="left"/>
        <w:rPr>
          <w:ins w:id="13587" w:author="UTENTE" w:date="2020-06-30T18:54:00Z"/>
          <w:rFonts w:ascii="Calibri" w:eastAsia="Calibri" w:hAnsi="Calibri" w:cs="Times New Roman"/>
          <w:lang w:val="en-US"/>
        </w:rPr>
      </w:pPr>
      <w:ins w:id="13588" w:author="UTENTE" w:date="2020-06-30T18:54:00Z">
        <w:r w:rsidRPr="002709E2">
          <w:rPr>
            <w:rFonts w:ascii="Calibri" w:eastAsia="Calibri" w:hAnsi="Calibri" w:cs="Times New Roman"/>
            <w:lang w:val="en-US"/>
          </w:rPr>
          <w:t>194.</w:t>
        </w:r>
        <w:r w:rsidRPr="002709E2">
          <w:rPr>
            <w:rFonts w:ascii="Calibri" w:eastAsia="Calibri" w:hAnsi="Calibri" w:cs="Times New Roman"/>
            <w:lang w:val="en-US"/>
          </w:rPr>
          <w:tab/>
          <w:t>n "I finish a couple of short songs for the indie game I was hired onto, but I know I'll need to go back and give them another listen when I'm more focused."</w:t>
        </w:r>
        <w:r w:rsidRPr="002709E2">
          <w:rPr>
            <w:rFonts w:ascii="Calibri" w:eastAsia="Calibri" w:hAnsi="Calibri" w:cs="Times New Roman"/>
            <w:lang w:val="en-US"/>
          </w:rPr>
          <w:br w:type="page"/>
        </w:r>
      </w:ins>
    </w:p>
    <w:p w14:paraId="5A587B1A" w14:textId="77777777" w:rsidR="002709E2" w:rsidRPr="002709E2" w:rsidRDefault="002709E2" w:rsidP="002709E2">
      <w:pPr>
        <w:spacing w:line="600" w:lineRule="auto"/>
        <w:jc w:val="left"/>
        <w:rPr>
          <w:ins w:id="13589" w:author="UTENTE" w:date="2020-06-30T18:54:00Z"/>
          <w:rFonts w:ascii="Calibri" w:eastAsia="Calibri" w:hAnsi="Calibri" w:cs="Times New Roman"/>
        </w:rPr>
      </w:pPr>
      <w:ins w:id="13590" w:author="UTENTE" w:date="2020-06-30T18:54:00Z">
        <w:r w:rsidRPr="002709E2">
          <w:rPr>
            <w:rFonts w:ascii="Calibri" w:eastAsia="Calibri" w:hAnsi="Calibri" w:cs="Times New Roman"/>
          </w:rPr>
          <w:lastRenderedPageBreak/>
          <w:t>183.</w:t>
        </w:r>
        <w:r w:rsidRPr="002709E2">
          <w:rPr>
            <w:rFonts w:ascii="Calibri" w:eastAsia="Calibri" w:hAnsi="Calibri" w:cs="Times New Roman"/>
          </w:rPr>
          <w:tab/>
          <w:t>mc "\"Ma sento che potrei disegnare qualche stronzata fichissima coi vampiri adesso… mi porterebbe solo sulla copertina di qualche rivista per ragazzini goth, però…\""</w:t>
        </w:r>
      </w:ins>
    </w:p>
    <w:p w14:paraId="0F7772A2" w14:textId="77777777" w:rsidR="002709E2" w:rsidRPr="002709E2" w:rsidRDefault="002709E2" w:rsidP="002709E2">
      <w:pPr>
        <w:spacing w:line="600" w:lineRule="auto"/>
        <w:jc w:val="left"/>
        <w:rPr>
          <w:ins w:id="13591" w:author="UTENTE" w:date="2020-06-30T18:54:00Z"/>
          <w:rFonts w:ascii="Calibri" w:eastAsia="Calibri" w:hAnsi="Calibri" w:cs="Times New Roman"/>
        </w:rPr>
      </w:pPr>
      <w:ins w:id="13592" w:author="UTENTE" w:date="2020-06-30T18:54:00Z">
        <w:r w:rsidRPr="002709E2">
          <w:rPr>
            <w:rFonts w:ascii="Calibri" w:eastAsia="Calibri" w:hAnsi="Calibri" w:cs="Times New Roman"/>
          </w:rPr>
          <w:t>184.</w:t>
        </w:r>
        <w:r w:rsidRPr="002709E2">
          <w:rPr>
            <w:rFonts w:ascii="Calibri" w:eastAsia="Calibri" w:hAnsi="Calibri" w:cs="Times New Roman"/>
          </w:rPr>
          <w:tab/>
          <w:t>n "Ancora mezzo addormentato, borbotto da solo mentre metto su la caffettiera."</w:t>
        </w:r>
      </w:ins>
    </w:p>
    <w:p w14:paraId="747570B0" w14:textId="77777777" w:rsidR="002709E2" w:rsidRPr="002709E2" w:rsidRDefault="002709E2" w:rsidP="002709E2">
      <w:pPr>
        <w:spacing w:line="600" w:lineRule="auto"/>
        <w:jc w:val="left"/>
        <w:rPr>
          <w:ins w:id="13593" w:author="UTENTE" w:date="2020-06-30T18:54:00Z"/>
          <w:rFonts w:ascii="Calibri" w:eastAsia="Calibri" w:hAnsi="Calibri" w:cs="Times New Roman"/>
        </w:rPr>
      </w:pPr>
      <w:ins w:id="13594" w:author="UTENTE" w:date="2020-06-30T18:54:00Z">
        <w:r w:rsidRPr="002709E2">
          <w:rPr>
            <w:rFonts w:ascii="Calibri" w:eastAsia="Calibri" w:hAnsi="Calibri" w:cs="Times New Roman"/>
          </w:rPr>
          <w:t>185.</w:t>
        </w:r>
        <w:r w:rsidRPr="002709E2">
          <w:rPr>
            <w:rFonts w:ascii="Calibri" w:eastAsia="Calibri" w:hAnsi="Calibri" w:cs="Times New Roman"/>
          </w:rPr>
          <w:tab/>
          <w:t>n "È vero, tutta questa eccitazione mi ha decisamente ispirato un po', anche se sono troppo sull'orlo di una crisi per incanalarla al momento."</w:t>
        </w:r>
      </w:ins>
    </w:p>
    <w:p w14:paraId="587106D9" w14:textId="77777777" w:rsidR="002709E2" w:rsidRPr="002709E2" w:rsidRDefault="002709E2" w:rsidP="002709E2">
      <w:pPr>
        <w:spacing w:line="600" w:lineRule="auto"/>
        <w:jc w:val="left"/>
        <w:rPr>
          <w:ins w:id="13595" w:author="UTENTE" w:date="2020-06-30T18:54:00Z"/>
          <w:rFonts w:ascii="Calibri" w:eastAsia="Calibri" w:hAnsi="Calibri" w:cs="Times New Roman"/>
        </w:rPr>
      </w:pPr>
      <w:ins w:id="13596" w:author="UTENTE" w:date="2020-06-30T18:54:00Z">
        <w:r w:rsidRPr="002709E2">
          <w:rPr>
            <w:rFonts w:ascii="Calibri" w:eastAsia="Calibri" w:hAnsi="Calibri" w:cs="Times New Roman"/>
          </w:rPr>
          <w:t>186.</w:t>
        </w:r>
        <w:r w:rsidRPr="002709E2">
          <w:rPr>
            <w:rFonts w:ascii="Calibri" w:eastAsia="Calibri" w:hAnsi="Calibri" w:cs="Times New Roman"/>
          </w:rPr>
          <w:tab/>
          <w:t>n "Dominic…"</w:t>
        </w:r>
      </w:ins>
    </w:p>
    <w:p w14:paraId="032096DE" w14:textId="77777777" w:rsidR="002709E2" w:rsidRPr="002709E2" w:rsidRDefault="002709E2" w:rsidP="002709E2">
      <w:pPr>
        <w:spacing w:line="600" w:lineRule="auto"/>
        <w:jc w:val="left"/>
        <w:rPr>
          <w:ins w:id="13597" w:author="UTENTE" w:date="2020-06-30T18:54:00Z"/>
          <w:rFonts w:ascii="Calibri" w:eastAsia="Calibri" w:hAnsi="Calibri" w:cs="Times New Roman"/>
        </w:rPr>
      </w:pPr>
      <w:ins w:id="13598" w:author="UTENTE" w:date="2020-06-30T18:54:00Z">
        <w:r w:rsidRPr="002709E2">
          <w:rPr>
            <w:rFonts w:ascii="Calibri" w:eastAsia="Calibri" w:hAnsi="Calibri" w:cs="Times New Roman"/>
          </w:rPr>
          <w:t>187.</w:t>
        </w:r>
        <w:r w:rsidRPr="002709E2">
          <w:rPr>
            <w:rFonts w:ascii="Calibri" w:eastAsia="Calibri" w:hAnsi="Calibri" w:cs="Times New Roman"/>
          </w:rPr>
          <w:tab/>
          <w:t>n "La sua offerta della scorsa notte riecheggia ancora nelle mie orecchie."</w:t>
        </w:r>
      </w:ins>
    </w:p>
    <w:p w14:paraId="14486292" w14:textId="77777777" w:rsidR="002709E2" w:rsidRPr="002709E2" w:rsidRDefault="002709E2" w:rsidP="002709E2">
      <w:pPr>
        <w:spacing w:line="600" w:lineRule="auto"/>
        <w:jc w:val="left"/>
        <w:rPr>
          <w:ins w:id="13599" w:author="UTENTE" w:date="2020-06-30T18:54:00Z"/>
          <w:rFonts w:ascii="Calibri" w:eastAsia="Calibri" w:hAnsi="Calibri" w:cs="Times New Roman"/>
        </w:rPr>
      </w:pPr>
      <w:ins w:id="13600" w:author="UTENTE" w:date="2020-06-30T18:54:00Z">
        <w:r w:rsidRPr="002709E2">
          <w:rPr>
            <w:rFonts w:ascii="Calibri" w:eastAsia="Calibri" w:hAnsi="Calibri" w:cs="Times New Roman"/>
          </w:rPr>
          <w:t>188.</w:t>
        </w:r>
        <w:r w:rsidRPr="002709E2">
          <w:rPr>
            <w:rFonts w:ascii="Calibri" w:eastAsia="Calibri" w:hAnsi="Calibri" w:cs="Times New Roman"/>
          </w:rPr>
          <w:tab/>
          <w:t>n "Non posso credere che voglia davvero aiutarmi. Forse è solo un brutto scherzo e non si farà vivo al locale, domani."</w:t>
        </w:r>
      </w:ins>
    </w:p>
    <w:p w14:paraId="37FA3D0E" w14:textId="77777777" w:rsidR="002709E2" w:rsidRPr="002709E2" w:rsidRDefault="002709E2" w:rsidP="002709E2">
      <w:pPr>
        <w:spacing w:line="600" w:lineRule="auto"/>
        <w:jc w:val="left"/>
        <w:rPr>
          <w:ins w:id="13601" w:author="UTENTE" w:date="2020-06-30T18:54:00Z"/>
          <w:rFonts w:ascii="Calibri" w:eastAsia="Calibri" w:hAnsi="Calibri" w:cs="Times New Roman"/>
        </w:rPr>
      </w:pPr>
      <w:ins w:id="13602" w:author="UTENTE" w:date="2020-06-30T18:54:00Z">
        <w:r w:rsidRPr="002709E2">
          <w:rPr>
            <w:rFonts w:ascii="Calibri" w:eastAsia="Calibri" w:hAnsi="Calibri" w:cs="Times New Roman"/>
          </w:rPr>
          <w:t>189.</w:t>
        </w:r>
        <w:r w:rsidRPr="002709E2">
          <w:rPr>
            <w:rFonts w:ascii="Calibri" w:eastAsia="Calibri" w:hAnsi="Calibri" w:cs="Times New Roman"/>
          </w:rPr>
          <w:tab/>
          <w:t>n "Avrebbe molto più senso, in realtà. Mi viene difficile credere che uno come lui voglia aiutarmi semplicemente perché mosso dalla gentilezza del suo cuore."</w:t>
        </w:r>
      </w:ins>
    </w:p>
    <w:p w14:paraId="16050D8B" w14:textId="77777777" w:rsidR="002709E2" w:rsidRPr="002709E2" w:rsidRDefault="002709E2" w:rsidP="002709E2">
      <w:pPr>
        <w:spacing w:line="600" w:lineRule="auto"/>
        <w:jc w:val="left"/>
        <w:rPr>
          <w:ins w:id="13603" w:author="UTENTE" w:date="2020-06-30T18:54:00Z"/>
          <w:rFonts w:ascii="Calibri" w:eastAsia="Calibri" w:hAnsi="Calibri" w:cs="Times New Roman"/>
        </w:rPr>
      </w:pPr>
      <w:ins w:id="13604" w:author="UTENTE" w:date="2020-06-30T18:54:00Z">
        <w:r w:rsidRPr="002709E2">
          <w:rPr>
            <w:rFonts w:ascii="Calibri" w:eastAsia="Calibri" w:hAnsi="Calibri" w:cs="Times New Roman"/>
          </w:rPr>
          <w:t>190.</w:t>
        </w:r>
        <w:r w:rsidRPr="002709E2">
          <w:rPr>
            <w:rFonts w:ascii="Calibri" w:eastAsia="Calibri" w:hAnsi="Calibri" w:cs="Times New Roman"/>
          </w:rPr>
          <w:tab/>
          <w:t>n "…Ma dopo ieri, non so più a {i}cosa{/i} credere."</w:t>
        </w:r>
      </w:ins>
    </w:p>
    <w:p w14:paraId="5AE53D99" w14:textId="77777777" w:rsidR="002709E2" w:rsidRPr="002709E2" w:rsidRDefault="002709E2" w:rsidP="002709E2">
      <w:pPr>
        <w:spacing w:line="600" w:lineRule="auto"/>
        <w:jc w:val="left"/>
        <w:rPr>
          <w:ins w:id="13605" w:author="UTENTE" w:date="2020-06-30T18:54:00Z"/>
          <w:rFonts w:ascii="Calibri" w:eastAsia="Calibri" w:hAnsi="Calibri" w:cs="Times New Roman"/>
        </w:rPr>
      </w:pPr>
      <w:ins w:id="13606" w:author="UTENTE" w:date="2020-06-30T18:54:00Z">
        <w:r w:rsidRPr="002709E2">
          <w:rPr>
            <w:rFonts w:ascii="Calibri" w:eastAsia="Calibri" w:hAnsi="Calibri" w:cs="Times New Roman"/>
          </w:rPr>
          <w:t>191.</w:t>
        </w:r>
        <w:r w:rsidRPr="002709E2">
          <w:rPr>
            <w:rFonts w:ascii="Calibri" w:eastAsia="Calibri" w:hAnsi="Calibri" w:cs="Times New Roman"/>
          </w:rPr>
          <w:tab/>
          <w:t>n "Riesco a finire di scrivere qualche lavoro commissionato durante il resto della giornata, anche se hanno decisamente bisogno di qualche revisione."</w:t>
        </w:r>
      </w:ins>
    </w:p>
    <w:p w14:paraId="277907F3" w14:textId="77777777" w:rsidR="002709E2" w:rsidRPr="002709E2" w:rsidRDefault="002709E2" w:rsidP="002709E2">
      <w:pPr>
        <w:spacing w:line="600" w:lineRule="auto"/>
        <w:jc w:val="left"/>
        <w:rPr>
          <w:ins w:id="13607" w:author="UTENTE" w:date="2020-06-30T18:54:00Z"/>
          <w:rFonts w:ascii="Calibri" w:eastAsia="Calibri" w:hAnsi="Calibri" w:cs="Times New Roman"/>
        </w:rPr>
      </w:pPr>
      <w:ins w:id="13608" w:author="UTENTE" w:date="2020-06-30T18:54:00Z">
        <w:r w:rsidRPr="002709E2">
          <w:rPr>
            <w:rFonts w:ascii="Calibri" w:eastAsia="Calibri" w:hAnsi="Calibri" w:cs="Times New Roman"/>
          </w:rPr>
          <w:t>192.</w:t>
        </w:r>
        <w:r w:rsidRPr="002709E2">
          <w:rPr>
            <w:rFonts w:ascii="Calibri" w:eastAsia="Calibri" w:hAnsi="Calibri" w:cs="Times New Roman"/>
          </w:rPr>
          <w:tab/>
          <w:t>n "Nelle ultime ore prima di andare a lavoro, decido di cominciare una nuova storiella, prendendo spunto intensamente dalla roba assurda che è successa ieri sera."</w:t>
        </w:r>
      </w:ins>
    </w:p>
    <w:p w14:paraId="6932C84C" w14:textId="77777777" w:rsidR="002709E2" w:rsidRPr="002709E2" w:rsidRDefault="002709E2" w:rsidP="002709E2">
      <w:pPr>
        <w:spacing w:line="600" w:lineRule="auto"/>
        <w:jc w:val="left"/>
        <w:rPr>
          <w:ins w:id="13609" w:author="UTENTE" w:date="2020-06-30T18:54:00Z"/>
          <w:rFonts w:ascii="Calibri" w:eastAsia="Calibri" w:hAnsi="Calibri" w:cs="Times New Roman"/>
        </w:rPr>
      </w:pPr>
      <w:ins w:id="13610" w:author="UTENTE" w:date="2020-06-30T18:54:00Z">
        <w:r w:rsidRPr="002709E2">
          <w:rPr>
            <w:rFonts w:ascii="Calibri" w:eastAsia="Calibri" w:hAnsi="Calibri" w:cs="Times New Roman"/>
          </w:rPr>
          <w:t>193.</w:t>
        </w:r>
        <w:r w:rsidRPr="002709E2">
          <w:rPr>
            <w:rFonts w:ascii="Calibri" w:eastAsia="Calibri" w:hAnsi="Calibri" w:cs="Times New Roman"/>
          </w:rPr>
          <w:tab/>
          <w:t>n "Cambio qualche dettaglio qua e là, ma sembra più un diario che un romanzo."</w:t>
        </w:r>
      </w:ins>
    </w:p>
    <w:p w14:paraId="5C3AEF56" w14:textId="77777777" w:rsidR="002709E2" w:rsidRPr="002709E2" w:rsidRDefault="002709E2" w:rsidP="002709E2">
      <w:pPr>
        <w:spacing w:line="600" w:lineRule="auto"/>
        <w:jc w:val="left"/>
        <w:rPr>
          <w:ins w:id="13611" w:author="UTENTE" w:date="2020-06-30T18:54:00Z"/>
          <w:rFonts w:ascii="Calibri" w:eastAsia="Calibri" w:hAnsi="Calibri" w:cs="Times New Roman"/>
        </w:rPr>
      </w:pPr>
      <w:ins w:id="13612" w:author="UTENTE" w:date="2020-06-30T18:54:00Z">
        <w:r w:rsidRPr="002709E2">
          <w:rPr>
            <w:rFonts w:ascii="Calibri" w:eastAsia="Calibri" w:hAnsi="Calibri" w:cs="Times New Roman"/>
          </w:rPr>
          <w:t>194.</w:t>
        </w:r>
        <w:r w:rsidRPr="002709E2">
          <w:rPr>
            <w:rFonts w:ascii="Calibri" w:eastAsia="Calibri" w:hAnsi="Calibri" w:cs="Times New Roman"/>
          </w:rPr>
          <w:tab/>
          <w:t>n "Finisco qualche canzone corta per il gioco indie per cui mi hanno assunto, ma so già che dovrò ritornarci e ascoltarle con più attenzione."</w:t>
        </w:r>
        <w:r w:rsidRPr="002709E2">
          <w:rPr>
            <w:rFonts w:ascii="Calibri" w:eastAsia="Calibri" w:hAnsi="Calibri" w:cs="Times New Roman"/>
          </w:rPr>
          <w:br w:type="page"/>
        </w:r>
      </w:ins>
    </w:p>
    <w:p w14:paraId="5BFCAD60" w14:textId="77777777" w:rsidR="002709E2" w:rsidRPr="002709E2" w:rsidRDefault="002709E2" w:rsidP="002709E2">
      <w:pPr>
        <w:spacing w:line="600" w:lineRule="auto"/>
        <w:jc w:val="left"/>
        <w:rPr>
          <w:ins w:id="13613" w:author="UTENTE" w:date="2020-06-30T18:54:00Z"/>
          <w:rFonts w:ascii="Calibri" w:eastAsia="Calibri" w:hAnsi="Calibri" w:cs="Times New Roman"/>
          <w:lang w:val="en-US"/>
        </w:rPr>
      </w:pPr>
      <w:ins w:id="13614" w:author="UTENTE" w:date="2020-06-30T18:54:00Z">
        <w:r w:rsidRPr="002709E2">
          <w:rPr>
            <w:rFonts w:ascii="Calibri" w:eastAsia="Calibri" w:hAnsi="Calibri" w:cs="Times New Roman"/>
            <w:lang w:val="en-US"/>
          </w:rPr>
          <w:lastRenderedPageBreak/>
          <w:t>195.</w:t>
        </w:r>
        <w:r w:rsidRPr="002709E2">
          <w:rPr>
            <w:rFonts w:ascii="Calibri" w:eastAsia="Calibri" w:hAnsi="Calibri" w:cs="Times New Roman"/>
            <w:lang w:val="en-US"/>
          </w:rPr>
          <w:tab/>
          <w:t>n "In the last couple hours before work, I decide to play around with a new track, trying to capture the essence of the tension from last night."</w:t>
        </w:r>
      </w:ins>
    </w:p>
    <w:p w14:paraId="079434BD" w14:textId="77777777" w:rsidR="002709E2" w:rsidRPr="002709E2" w:rsidRDefault="002709E2" w:rsidP="002709E2">
      <w:pPr>
        <w:spacing w:line="600" w:lineRule="auto"/>
        <w:jc w:val="left"/>
        <w:rPr>
          <w:ins w:id="13615" w:author="UTENTE" w:date="2020-06-30T18:54:00Z"/>
          <w:rFonts w:ascii="Calibri" w:eastAsia="Calibri" w:hAnsi="Calibri" w:cs="Times New Roman"/>
          <w:lang w:val="en-US"/>
        </w:rPr>
      </w:pPr>
      <w:ins w:id="13616" w:author="UTENTE" w:date="2020-06-30T18:54:00Z">
        <w:r w:rsidRPr="002709E2">
          <w:rPr>
            <w:rFonts w:ascii="Calibri" w:eastAsia="Calibri" w:hAnsi="Calibri" w:cs="Times New Roman"/>
            <w:lang w:val="en-US"/>
          </w:rPr>
          <w:t>196.</w:t>
        </w:r>
        <w:r w:rsidRPr="002709E2">
          <w:rPr>
            <w:rFonts w:ascii="Calibri" w:eastAsia="Calibri" w:hAnsi="Calibri" w:cs="Times New Roman"/>
            <w:lang w:val="en-US"/>
          </w:rPr>
          <w:tab/>
          <w:t>n "It ends up as some dark, trip-hoppy piece with out-of-tune guitar and grungy synths. {w}Sounds like it'd be right at home in a vampire game, at least."</w:t>
        </w:r>
      </w:ins>
    </w:p>
    <w:p w14:paraId="5BB7E99C" w14:textId="77777777" w:rsidR="002709E2" w:rsidRPr="002709E2" w:rsidRDefault="002709E2" w:rsidP="002709E2">
      <w:pPr>
        <w:spacing w:line="600" w:lineRule="auto"/>
        <w:jc w:val="left"/>
        <w:rPr>
          <w:ins w:id="13617" w:author="UTENTE" w:date="2020-06-30T18:54:00Z"/>
          <w:rFonts w:ascii="Calibri" w:eastAsia="Calibri" w:hAnsi="Calibri" w:cs="Times New Roman"/>
          <w:lang w:val="en-US"/>
        </w:rPr>
      </w:pPr>
      <w:ins w:id="13618" w:author="UTENTE" w:date="2020-06-30T18:54:00Z">
        <w:r w:rsidRPr="002709E2">
          <w:rPr>
            <w:rFonts w:ascii="Calibri" w:eastAsia="Calibri" w:hAnsi="Calibri" w:cs="Times New Roman"/>
            <w:lang w:val="en-US"/>
          </w:rPr>
          <w:t>197.</w:t>
        </w:r>
        <w:r w:rsidRPr="002709E2">
          <w:rPr>
            <w:rFonts w:ascii="Calibri" w:eastAsia="Calibri" w:hAnsi="Calibri" w:cs="Times New Roman"/>
            <w:lang w:val="en-US"/>
          </w:rPr>
          <w:tab/>
          <w:t>n "I spend the rest of the day on a few commissions, my eyes glazing over a little as I color and shade in auto-pilot mode."</w:t>
        </w:r>
      </w:ins>
    </w:p>
    <w:p w14:paraId="3989F34B" w14:textId="77777777" w:rsidR="002709E2" w:rsidRPr="002709E2" w:rsidRDefault="002709E2" w:rsidP="002709E2">
      <w:pPr>
        <w:spacing w:line="600" w:lineRule="auto"/>
        <w:jc w:val="left"/>
        <w:rPr>
          <w:ins w:id="13619" w:author="UTENTE" w:date="2020-06-30T18:54:00Z"/>
          <w:rFonts w:ascii="Calibri" w:eastAsia="Calibri" w:hAnsi="Calibri" w:cs="Times New Roman"/>
          <w:lang w:val="en-US"/>
        </w:rPr>
      </w:pPr>
      <w:ins w:id="13620" w:author="UTENTE" w:date="2020-06-30T18:54:00Z">
        <w:r w:rsidRPr="002709E2">
          <w:rPr>
            <w:rFonts w:ascii="Calibri" w:eastAsia="Calibri" w:hAnsi="Calibri" w:cs="Times New Roman"/>
            <w:lang w:val="en-US"/>
          </w:rPr>
          <w:t>198.</w:t>
        </w:r>
        <w:r w:rsidRPr="002709E2">
          <w:rPr>
            <w:rFonts w:ascii="Calibri" w:eastAsia="Calibri" w:hAnsi="Calibri" w:cs="Times New Roman"/>
            <w:lang w:val="en-US"/>
          </w:rPr>
          <w:tab/>
          <w:t>n "In the last couple hours before work, I decide to draw the new picture filling my head – a looming, shadowy figure in an alleyway."</w:t>
        </w:r>
      </w:ins>
    </w:p>
    <w:p w14:paraId="7C47541E" w14:textId="77777777" w:rsidR="002709E2" w:rsidRPr="002709E2" w:rsidRDefault="002709E2" w:rsidP="002709E2">
      <w:pPr>
        <w:spacing w:line="600" w:lineRule="auto"/>
        <w:jc w:val="left"/>
        <w:rPr>
          <w:ins w:id="13621" w:author="UTENTE" w:date="2020-06-30T18:54:00Z"/>
          <w:rFonts w:ascii="Calibri" w:eastAsia="Calibri" w:hAnsi="Calibri" w:cs="Times New Roman"/>
          <w:lang w:val="en-US"/>
        </w:rPr>
      </w:pPr>
      <w:ins w:id="13622" w:author="UTENTE" w:date="2020-06-30T18:54:00Z">
        <w:r w:rsidRPr="002709E2">
          <w:rPr>
            <w:rFonts w:ascii="Calibri" w:eastAsia="Calibri" w:hAnsi="Calibri" w:cs="Times New Roman"/>
            <w:lang w:val="en-US"/>
          </w:rPr>
          <w:t>199.</w:t>
        </w:r>
        <w:r w:rsidRPr="002709E2">
          <w:rPr>
            <w:rFonts w:ascii="Calibri" w:eastAsia="Calibri" w:hAnsi="Calibri" w:cs="Times New Roman"/>
            <w:lang w:val="en-US"/>
          </w:rPr>
          <w:tab/>
          <w:t>n "I make sure the light is focused on the figure's bared teeth, using the memory of Rex's fangs as reference. {w}It turns out surprisingly well - almost {i}too{/i} well."</w:t>
        </w:r>
      </w:ins>
    </w:p>
    <w:p w14:paraId="5772F4DD" w14:textId="77777777" w:rsidR="002709E2" w:rsidRPr="002709E2" w:rsidRDefault="002709E2" w:rsidP="002709E2">
      <w:pPr>
        <w:spacing w:line="600" w:lineRule="auto"/>
        <w:jc w:val="left"/>
        <w:rPr>
          <w:ins w:id="13623" w:author="UTENTE" w:date="2020-06-30T18:54:00Z"/>
          <w:rFonts w:ascii="Calibri" w:eastAsia="Calibri" w:hAnsi="Calibri" w:cs="Times New Roman"/>
          <w:lang w:val="en-US"/>
        </w:rPr>
      </w:pPr>
      <w:ins w:id="13624" w:author="UTENTE" w:date="2020-06-30T18:54:00Z">
        <w:r w:rsidRPr="002709E2">
          <w:rPr>
            <w:rFonts w:ascii="Calibri" w:eastAsia="Calibri" w:hAnsi="Calibri" w:cs="Times New Roman"/>
            <w:lang w:val="en-US"/>
          </w:rPr>
          <w:t>200.</w:t>
        </w:r>
        <w:r w:rsidRPr="002709E2">
          <w:rPr>
            <w:rFonts w:ascii="Calibri" w:eastAsia="Calibri" w:hAnsi="Calibri" w:cs="Times New Roman"/>
            <w:lang w:val="en-US"/>
          </w:rPr>
          <w:tab/>
          <w:t>n "–When I get ready to leave, the sight of the darkening sky outside makes me tense."</w:t>
        </w:r>
      </w:ins>
    </w:p>
    <w:p w14:paraId="7028A6C3" w14:textId="77777777" w:rsidR="002709E2" w:rsidRPr="002709E2" w:rsidRDefault="002709E2" w:rsidP="002709E2">
      <w:pPr>
        <w:spacing w:line="600" w:lineRule="auto"/>
        <w:jc w:val="left"/>
        <w:rPr>
          <w:ins w:id="13625" w:author="UTENTE" w:date="2020-06-30T18:54:00Z"/>
          <w:rFonts w:ascii="Calibri" w:eastAsia="Calibri" w:hAnsi="Calibri" w:cs="Times New Roman"/>
          <w:lang w:val="en-US"/>
        </w:rPr>
      </w:pPr>
      <w:ins w:id="13626" w:author="UTENTE" w:date="2020-06-30T18:54:00Z">
        <w:r w:rsidRPr="002709E2">
          <w:rPr>
            <w:rFonts w:ascii="Calibri" w:eastAsia="Calibri" w:hAnsi="Calibri" w:cs="Times New Roman"/>
            <w:lang w:val="en-US"/>
          </w:rPr>
          <w:t>201.</w:t>
        </w:r>
        <w:r w:rsidRPr="002709E2">
          <w:rPr>
            <w:rFonts w:ascii="Calibri" w:eastAsia="Calibri" w:hAnsi="Calibri" w:cs="Times New Roman"/>
            <w:lang w:val="en-US"/>
          </w:rPr>
          <w:tab/>
          <w:t>n "I'd better hurry to the diner before it gets too late… and hope that Dominic keeps his word."</w:t>
        </w:r>
      </w:ins>
    </w:p>
    <w:p w14:paraId="629276EE" w14:textId="77777777" w:rsidR="002709E2" w:rsidRPr="002709E2" w:rsidRDefault="002709E2" w:rsidP="002709E2">
      <w:pPr>
        <w:spacing w:line="600" w:lineRule="auto"/>
        <w:jc w:val="left"/>
        <w:rPr>
          <w:ins w:id="13627" w:author="UTENTE" w:date="2020-06-30T18:54:00Z"/>
          <w:rFonts w:ascii="Calibri" w:eastAsia="Calibri" w:hAnsi="Calibri" w:cs="Times New Roman"/>
          <w:lang w:val="en-US"/>
        </w:rPr>
      </w:pPr>
      <w:ins w:id="13628" w:author="UTENTE" w:date="2020-06-30T18:54:00Z">
        <w:r w:rsidRPr="002709E2">
          <w:rPr>
            <w:rFonts w:ascii="Calibri" w:eastAsia="Calibri" w:hAnsi="Calibri" w:cs="Times New Roman"/>
            <w:lang w:val="en-US"/>
          </w:rPr>
          <w:t>202.</w:t>
        </w:r>
        <w:r w:rsidRPr="002709E2">
          <w:rPr>
            <w:rFonts w:ascii="Calibri" w:eastAsia="Calibri" w:hAnsi="Calibri" w:cs="Times New Roman"/>
            <w:lang w:val="en-US"/>
          </w:rPr>
          <w:tab/>
          <w:t>n "Luckily, nothing happens on the way to my shift, and I flick on the diner's lights with a sigh of relief." </w:t>
        </w:r>
        <w:r w:rsidRPr="002709E2">
          <w:rPr>
            <w:rFonts w:ascii="Calibri" w:eastAsia="Calibri" w:hAnsi="Calibri" w:cs="Times New Roman"/>
            <w:lang w:val="en-US"/>
          </w:rPr>
          <w:br w:type="page"/>
        </w:r>
      </w:ins>
    </w:p>
    <w:p w14:paraId="27E97E7A" w14:textId="77777777" w:rsidR="002709E2" w:rsidRPr="002709E2" w:rsidRDefault="002709E2" w:rsidP="002709E2">
      <w:pPr>
        <w:spacing w:line="600" w:lineRule="auto"/>
        <w:jc w:val="left"/>
        <w:rPr>
          <w:ins w:id="13629" w:author="UTENTE" w:date="2020-06-30T18:54:00Z"/>
          <w:rFonts w:ascii="Calibri" w:eastAsia="Calibri" w:hAnsi="Calibri" w:cs="Times New Roman"/>
        </w:rPr>
      </w:pPr>
      <w:ins w:id="13630" w:author="UTENTE" w:date="2020-06-30T18:54:00Z">
        <w:r w:rsidRPr="002709E2">
          <w:rPr>
            <w:rFonts w:ascii="Calibri" w:eastAsia="Calibri" w:hAnsi="Calibri" w:cs="Times New Roman"/>
          </w:rPr>
          <w:lastRenderedPageBreak/>
          <w:t>195.</w:t>
        </w:r>
        <w:r w:rsidRPr="002709E2">
          <w:rPr>
            <w:rFonts w:ascii="Calibri" w:eastAsia="Calibri" w:hAnsi="Calibri" w:cs="Times New Roman"/>
          </w:rPr>
          <w:tab/>
          <w:t>n "Nelle ultime ore prima di andare a lavoro, decido di giochicchiare un po' e lavorare a una nuova traccia, cercando di rendere la tensione di ieri sera."</w:t>
        </w:r>
      </w:ins>
    </w:p>
    <w:p w14:paraId="43A5C505" w14:textId="77777777" w:rsidR="002709E2" w:rsidRPr="002709E2" w:rsidRDefault="002709E2" w:rsidP="002709E2">
      <w:pPr>
        <w:spacing w:line="600" w:lineRule="auto"/>
        <w:jc w:val="left"/>
        <w:rPr>
          <w:ins w:id="13631" w:author="UTENTE" w:date="2020-06-30T18:54:00Z"/>
          <w:rFonts w:ascii="Calibri" w:eastAsia="Calibri" w:hAnsi="Calibri" w:cs="Times New Roman"/>
        </w:rPr>
      </w:pPr>
      <w:ins w:id="13632" w:author="UTENTE" w:date="2020-06-30T18:54:00Z">
        <w:r w:rsidRPr="002709E2">
          <w:rPr>
            <w:rFonts w:ascii="Calibri" w:eastAsia="Calibri" w:hAnsi="Calibri" w:cs="Times New Roman"/>
          </w:rPr>
          <w:t>196.</w:t>
        </w:r>
        <w:r w:rsidRPr="002709E2">
          <w:rPr>
            <w:rFonts w:ascii="Calibri" w:eastAsia="Calibri" w:hAnsi="Calibri" w:cs="Times New Roman"/>
          </w:rPr>
          <w:tab/>
          <w:t>n "Finisce per essere un pezzo molto dark e trip-hop con una chitarra scordata e sintetizzatore molto grunge. {w}Ci starebbe proprio bene in un giro di vampiri, per lo meno."</w:t>
        </w:r>
      </w:ins>
    </w:p>
    <w:p w14:paraId="49841B38" w14:textId="77777777" w:rsidR="002709E2" w:rsidRPr="002709E2" w:rsidRDefault="002709E2" w:rsidP="002709E2">
      <w:pPr>
        <w:spacing w:line="600" w:lineRule="auto"/>
        <w:jc w:val="left"/>
        <w:rPr>
          <w:ins w:id="13633" w:author="UTENTE" w:date="2020-06-30T18:54:00Z"/>
          <w:rFonts w:ascii="Calibri" w:eastAsia="Calibri" w:hAnsi="Calibri" w:cs="Times New Roman"/>
        </w:rPr>
      </w:pPr>
      <w:ins w:id="13634" w:author="UTENTE" w:date="2020-06-30T18:54:00Z">
        <w:r w:rsidRPr="002709E2">
          <w:rPr>
            <w:rFonts w:ascii="Calibri" w:eastAsia="Calibri" w:hAnsi="Calibri" w:cs="Times New Roman"/>
          </w:rPr>
          <w:t>197.</w:t>
        </w:r>
        <w:r w:rsidRPr="002709E2">
          <w:rPr>
            <w:rFonts w:ascii="Calibri" w:eastAsia="Calibri" w:hAnsi="Calibri" w:cs="Times New Roman"/>
          </w:rPr>
          <w:tab/>
          <w:t>n "Passo il resto della giornata a lavorare a qualche lavoro commissionato, i miei occhi si velavano leggermente mentre coloravo e ombreggiavo praticamente con il pilota automatico."</w:t>
        </w:r>
      </w:ins>
    </w:p>
    <w:p w14:paraId="6C151B58" w14:textId="77777777" w:rsidR="002709E2" w:rsidRPr="002709E2" w:rsidRDefault="002709E2" w:rsidP="002709E2">
      <w:pPr>
        <w:spacing w:line="600" w:lineRule="auto"/>
        <w:jc w:val="left"/>
        <w:rPr>
          <w:ins w:id="13635" w:author="UTENTE" w:date="2020-06-30T18:54:00Z"/>
          <w:rFonts w:ascii="Calibri" w:eastAsia="Calibri" w:hAnsi="Calibri" w:cs="Times New Roman"/>
        </w:rPr>
      </w:pPr>
      <w:ins w:id="13636" w:author="UTENTE" w:date="2020-06-30T18:54:00Z">
        <w:r w:rsidRPr="002709E2">
          <w:rPr>
            <w:rFonts w:ascii="Calibri" w:eastAsia="Calibri" w:hAnsi="Calibri" w:cs="Times New Roman"/>
          </w:rPr>
          <w:t>198.</w:t>
        </w:r>
        <w:r w:rsidRPr="002709E2">
          <w:rPr>
            <w:rFonts w:ascii="Calibri" w:eastAsia="Calibri" w:hAnsi="Calibri" w:cs="Times New Roman"/>
          </w:rPr>
          <w:tab/>
          <w:t>n "Nelle ultime ore prima di andare al lavoro, decido di disegnare l'immagine che continuava a ronzarmi in testa, un'oscura sagoma che si staglia sullo sfondo di un vicolo."</w:t>
        </w:r>
      </w:ins>
    </w:p>
    <w:p w14:paraId="00C6DD4F" w14:textId="77777777" w:rsidR="002709E2" w:rsidRPr="002709E2" w:rsidRDefault="002709E2" w:rsidP="002709E2">
      <w:pPr>
        <w:spacing w:line="600" w:lineRule="auto"/>
        <w:jc w:val="left"/>
        <w:rPr>
          <w:ins w:id="13637" w:author="UTENTE" w:date="2020-06-30T18:54:00Z"/>
          <w:rFonts w:ascii="Calibri" w:eastAsia="Calibri" w:hAnsi="Calibri" w:cs="Times New Roman"/>
        </w:rPr>
      </w:pPr>
      <w:ins w:id="13638" w:author="UTENTE" w:date="2020-06-30T18:54:00Z">
        <w:r w:rsidRPr="002709E2">
          <w:rPr>
            <w:rFonts w:ascii="Calibri" w:eastAsia="Calibri" w:hAnsi="Calibri" w:cs="Times New Roman"/>
          </w:rPr>
          <w:t>199.</w:t>
        </w:r>
        <w:r w:rsidRPr="002709E2">
          <w:rPr>
            <w:rFonts w:ascii="Calibri" w:eastAsia="Calibri" w:hAnsi="Calibri" w:cs="Times New Roman"/>
          </w:rPr>
          <w:tab/>
          <w:t>n "Mi assicuro che la luce metta in evidenza i denti aguzzi della sagoma, ispirandomi all'immagine dei canini di Rex. {w}Il risultato è sorprendentemente buono, forse anche{i}troppo{/i} buono."</w:t>
        </w:r>
      </w:ins>
    </w:p>
    <w:p w14:paraId="6824C72F" w14:textId="77777777" w:rsidR="002709E2" w:rsidRPr="002709E2" w:rsidRDefault="002709E2" w:rsidP="002709E2">
      <w:pPr>
        <w:spacing w:line="600" w:lineRule="auto"/>
        <w:jc w:val="left"/>
        <w:rPr>
          <w:ins w:id="13639" w:author="UTENTE" w:date="2020-06-30T18:54:00Z"/>
          <w:rFonts w:ascii="Calibri" w:eastAsia="Calibri" w:hAnsi="Calibri" w:cs="Times New Roman"/>
        </w:rPr>
      </w:pPr>
      <w:ins w:id="13640" w:author="UTENTE" w:date="2020-06-30T18:54:00Z">
        <w:r w:rsidRPr="002709E2">
          <w:rPr>
            <w:rFonts w:ascii="Calibri" w:eastAsia="Calibri" w:hAnsi="Calibri" w:cs="Times New Roman"/>
          </w:rPr>
          <w:t>200.</w:t>
        </w:r>
        <w:r w:rsidRPr="002709E2">
          <w:rPr>
            <w:rFonts w:ascii="Calibri" w:eastAsia="Calibri" w:hAnsi="Calibri" w:cs="Times New Roman"/>
          </w:rPr>
          <w:tab/>
          <w:t>n "Mentre mi preparo per andare a lavoro, la vista del cielo scuro fuori dalla finestra mi fa irrigidire."</w:t>
        </w:r>
      </w:ins>
    </w:p>
    <w:p w14:paraId="65FA4BB6" w14:textId="77777777" w:rsidR="002709E2" w:rsidRPr="002709E2" w:rsidRDefault="002709E2" w:rsidP="002709E2">
      <w:pPr>
        <w:spacing w:line="600" w:lineRule="auto"/>
        <w:jc w:val="left"/>
        <w:rPr>
          <w:ins w:id="13641" w:author="UTENTE" w:date="2020-06-30T18:54:00Z"/>
          <w:rFonts w:ascii="Calibri" w:eastAsia="Calibri" w:hAnsi="Calibri" w:cs="Times New Roman"/>
        </w:rPr>
      </w:pPr>
      <w:ins w:id="13642" w:author="UTENTE" w:date="2020-06-30T18:54:00Z">
        <w:r w:rsidRPr="002709E2">
          <w:rPr>
            <w:rFonts w:ascii="Calibri" w:eastAsia="Calibri" w:hAnsi="Calibri" w:cs="Times New Roman"/>
          </w:rPr>
          <w:t>201.</w:t>
        </w:r>
        <w:r w:rsidRPr="002709E2">
          <w:rPr>
            <w:rFonts w:ascii="Calibri" w:eastAsia="Calibri" w:hAnsi="Calibri" w:cs="Times New Roman"/>
          </w:rPr>
          <w:tab/>
          <w:t>n "Sarà meglio che mi dia una mossa, meglio arrivare alla tavola calda prima che si faccia troppo tardi… e speriamo che Dominic mantenga la sua parola."</w:t>
        </w:r>
      </w:ins>
    </w:p>
    <w:p w14:paraId="4E37712A" w14:textId="77777777" w:rsidR="002709E2" w:rsidRPr="002709E2" w:rsidRDefault="002709E2" w:rsidP="002709E2">
      <w:pPr>
        <w:spacing w:line="600" w:lineRule="auto"/>
        <w:jc w:val="left"/>
        <w:rPr>
          <w:ins w:id="13643" w:author="UTENTE" w:date="2020-06-30T18:54:00Z"/>
          <w:rFonts w:ascii="Calibri" w:eastAsia="Calibri" w:hAnsi="Calibri" w:cs="Times New Roman"/>
        </w:rPr>
      </w:pPr>
      <w:ins w:id="13644" w:author="UTENTE" w:date="2020-06-30T18:54:00Z">
        <w:r w:rsidRPr="002709E2">
          <w:rPr>
            <w:rFonts w:ascii="Calibri" w:eastAsia="Calibri" w:hAnsi="Calibri" w:cs="Times New Roman"/>
          </w:rPr>
          <w:t>202.</w:t>
        </w:r>
        <w:r w:rsidRPr="002709E2">
          <w:rPr>
            <w:rFonts w:ascii="Calibri" w:eastAsia="Calibri" w:hAnsi="Calibri" w:cs="Times New Roman"/>
          </w:rPr>
          <w:tab/>
          <w:t>n "Fortunatamente, non succede nulla per strada. Accendo le luci della tavola calda con un sospiro di sollievo." </w:t>
        </w:r>
        <w:r w:rsidRPr="002709E2">
          <w:rPr>
            <w:rFonts w:ascii="Calibri" w:eastAsia="Calibri" w:hAnsi="Calibri" w:cs="Times New Roman"/>
          </w:rPr>
          <w:br w:type="page"/>
        </w:r>
      </w:ins>
    </w:p>
    <w:p w14:paraId="3FFD2F40" w14:textId="77777777" w:rsidR="002709E2" w:rsidRPr="002709E2" w:rsidRDefault="002709E2" w:rsidP="002709E2">
      <w:pPr>
        <w:spacing w:line="600" w:lineRule="auto"/>
        <w:jc w:val="left"/>
        <w:rPr>
          <w:ins w:id="13645" w:author="UTENTE" w:date="2020-06-30T18:54:00Z"/>
          <w:rFonts w:ascii="Calibri" w:eastAsia="Calibri" w:hAnsi="Calibri" w:cs="Times New Roman"/>
          <w:lang w:val="en-US"/>
        </w:rPr>
      </w:pPr>
      <w:ins w:id="13646" w:author="UTENTE" w:date="2020-06-30T18:54:00Z">
        <w:r w:rsidRPr="002709E2">
          <w:rPr>
            <w:rFonts w:ascii="Calibri" w:eastAsia="Calibri" w:hAnsi="Calibri" w:cs="Times New Roman"/>
            <w:lang w:val="en-US"/>
          </w:rPr>
          <w:lastRenderedPageBreak/>
          <w:t>203.</w:t>
        </w:r>
        <w:r w:rsidRPr="002709E2">
          <w:rPr>
            <w:rFonts w:ascii="Calibri" w:eastAsia="Calibri" w:hAnsi="Calibri" w:cs="Times New Roman"/>
            <w:lang w:val="en-US"/>
          </w:rPr>
          <w:tab/>
          <w:t>mcp "\"This crap is doing a real number on my stress levels, I'll say…\""</w:t>
        </w:r>
      </w:ins>
    </w:p>
    <w:p w14:paraId="6F0A7FAA" w14:textId="77777777" w:rsidR="002709E2" w:rsidRPr="002709E2" w:rsidRDefault="002709E2" w:rsidP="002709E2">
      <w:pPr>
        <w:spacing w:line="600" w:lineRule="auto"/>
        <w:jc w:val="left"/>
        <w:rPr>
          <w:ins w:id="13647" w:author="UTENTE" w:date="2020-06-30T18:54:00Z"/>
          <w:rFonts w:ascii="Calibri" w:eastAsia="Calibri" w:hAnsi="Calibri" w:cs="Times New Roman"/>
          <w:lang w:val="en-US"/>
        </w:rPr>
      </w:pPr>
      <w:ins w:id="13648" w:author="UTENTE" w:date="2020-06-30T18:54:00Z">
        <w:r w:rsidRPr="002709E2">
          <w:rPr>
            <w:rFonts w:ascii="Calibri" w:eastAsia="Calibri" w:hAnsi="Calibri" w:cs="Times New Roman"/>
            <w:lang w:val="en-US"/>
          </w:rPr>
          <w:t>204.</w:t>
        </w:r>
        <w:r w:rsidRPr="002709E2">
          <w:rPr>
            <w:rFonts w:ascii="Calibri" w:eastAsia="Calibri" w:hAnsi="Calibri" w:cs="Times New Roman"/>
            <w:lang w:val="en-US"/>
          </w:rPr>
          <w:tab/>
          <w:t>n "Muttering to myself, I switch the sign to \"Open\" after a little bit of prep work, and the night finally begins."</w:t>
        </w:r>
      </w:ins>
    </w:p>
    <w:p w14:paraId="00D09FA9" w14:textId="77777777" w:rsidR="002709E2" w:rsidRPr="002709E2" w:rsidRDefault="002709E2" w:rsidP="002709E2">
      <w:pPr>
        <w:spacing w:line="600" w:lineRule="auto"/>
        <w:jc w:val="left"/>
        <w:rPr>
          <w:ins w:id="13649" w:author="UTENTE" w:date="2020-06-30T18:54:00Z"/>
          <w:rFonts w:ascii="Calibri" w:eastAsia="Calibri" w:hAnsi="Calibri" w:cs="Times New Roman"/>
          <w:lang w:val="en-US"/>
        </w:rPr>
      </w:pPr>
      <w:ins w:id="13650" w:author="UTENTE" w:date="2020-06-30T18:54:00Z">
        <w:r w:rsidRPr="002709E2">
          <w:rPr>
            <w:rFonts w:ascii="Calibri" w:eastAsia="Calibri" w:hAnsi="Calibri" w:cs="Times New Roman"/>
            <w:lang w:val="en-US"/>
          </w:rPr>
          <w:t>205.</w:t>
        </w:r>
        <w:r w:rsidRPr="002709E2">
          <w:rPr>
            <w:rFonts w:ascii="Calibri" w:eastAsia="Calibri" w:hAnsi="Calibri" w:cs="Times New Roman"/>
            <w:lang w:val="en-US"/>
          </w:rPr>
          <w:tab/>
          <w:t>u "\"Y-yeah, I'll have, uh… just the fries, uh, yeah…\""</w:t>
        </w:r>
      </w:ins>
    </w:p>
    <w:p w14:paraId="5E89D675" w14:textId="77777777" w:rsidR="002709E2" w:rsidRPr="002709E2" w:rsidRDefault="002709E2" w:rsidP="002709E2">
      <w:pPr>
        <w:spacing w:line="600" w:lineRule="auto"/>
        <w:jc w:val="left"/>
        <w:rPr>
          <w:ins w:id="13651" w:author="UTENTE" w:date="2020-06-30T18:54:00Z"/>
          <w:rFonts w:ascii="Calibri" w:eastAsia="Calibri" w:hAnsi="Calibri" w:cs="Times New Roman"/>
          <w:lang w:val="en-US"/>
        </w:rPr>
      </w:pPr>
      <w:ins w:id="13652" w:author="UTENTE" w:date="2020-06-30T18:54:00Z">
        <w:r w:rsidRPr="002709E2">
          <w:rPr>
            <w:rFonts w:ascii="Calibri" w:eastAsia="Calibri" w:hAnsi="Calibri" w:cs="Times New Roman"/>
            <w:lang w:val="en-US"/>
          </w:rPr>
          <w:t>206.</w:t>
        </w:r>
        <w:r w:rsidRPr="002709E2">
          <w:rPr>
            <w:rFonts w:ascii="Calibri" w:eastAsia="Calibri" w:hAnsi="Calibri" w:cs="Times New Roman"/>
            <w:lang w:val="en-US"/>
          </w:rPr>
          <w:tab/>
          <w:t>mc "\"Coming right up.\""</w:t>
        </w:r>
      </w:ins>
    </w:p>
    <w:p w14:paraId="68F52BF5" w14:textId="77777777" w:rsidR="002709E2" w:rsidRPr="002709E2" w:rsidRDefault="002709E2" w:rsidP="002709E2">
      <w:pPr>
        <w:spacing w:line="600" w:lineRule="auto"/>
        <w:jc w:val="left"/>
        <w:rPr>
          <w:ins w:id="13653" w:author="UTENTE" w:date="2020-06-30T18:54:00Z"/>
          <w:rFonts w:ascii="Calibri" w:eastAsia="Calibri" w:hAnsi="Calibri" w:cs="Times New Roman"/>
          <w:lang w:val="en-US"/>
        </w:rPr>
      </w:pPr>
      <w:ins w:id="13654" w:author="UTENTE" w:date="2020-06-30T18:54:00Z">
        <w:r w:rsidRPr="002709E2">
          <w:rPr>
            <w:rFonts w:ascii="Calibri" w:eastAsia="Calibri" w:hAnsi="Calibri" w:cs="Times New Roman"/>
            <w:lang w:val="en-US"/>
          </w:rPr>
          <w:t>207.</w:t>
        </w:r>
        <w:r w:rsidRPr="002709E2">
          <w:rPr>
            <w:rFonts w:ascii="Calibri" w:eastAsia="Calibri" w:hAnsi="Calibri" w:cs="Times New Roman"/>
            <w:lang w:val="en-US"/>
          </w:rPr>
          <w:tab/>
          <w:t>n "–Just the normal drunk customers."</w:t>
        </w:r>
      </w:ins>
    </w:p>
    <w:p w14:paraId="20A43910" w14:textId="77777777" w:rsidR="002709E2" w:rsidRPr="002709E2" w:rsidRDefault="002709E2" w:rsidP="002709E2">
      <w:pPr>
        <w:spacing w:line="600" w:lineRule="auto"/>
        <w:jc w:val="left"/>
        <w:rPr>
          <w:ins w:id="13655" w:author="UTENTE" w:date="2020-06-30T18:54:00Z"/>
          <w:rFonts w:ascii="Calibri" w:eastAsia="Calibri" w:hAnsi="Calibri" w:cs="Times New Roman"/>
          <w:lang w:val="en-US"/>
        </w:rPr>
      </w:pPr>
      <w:ins w:id="13656" w:author="UTENTE" w:date="2020-06-30T18:54:00Z">
        <w:r w:rsidRPr="002709E2">
          <w:rPr>
            <w:rFonts w:ascii="Calibri" w:eastAsia="Calibri" w:hAnsi="Calibri" w:cs="Times New Roman"/>
            <w:lang w:val="en-US"/>
          </w:rPr>
          <w:t>208.</w:t>
        </w:r>
        <w:r w:rsidRPr="002709E2">
          <w:rPr>
            <w:rFonts w:ascii="Calibri" w:eastAsia="Calibri" w:hAnsi="Calibri" w:cs="Times New Roman"/>
            <w:lang w:val="en-US"/>
          </w:rPr>
          <w:tab/>
          <w:t>u "\"Hey dude, can I get… an ice cream frothy… thing?\""</w:t>
        </w:r>
      </w:ins>
    </w:p>
    <w:p w14:paraId="572DD33B" w14:textId="77777777" w:rsidR="002709E2" w:rsidRPr="002709E2" w:rsidRDefault="002709E2" w:rsidP="002709E2">
      <w:pPr>
        <w:spacing w:line="600" w:lineRule="auto"/>
        <w:jc w:val="left"/>
        <w:rPr>
          <w:ins w:id="13657" w:author="UTENTE" w:date="2020-06-30T18:54:00Z"/>
          <w:rFonts w:ascii="Calibri" w:eastAsia="Calibri" w:hAnsi="Calibri" w:cs="Times New Roman"/>
          <w:lang w:val="en-US"/>
        </w:rPr>
      </w:pPr>
      <w:ins w:id="13658" w:author="UTENTE" w:date="2020-06-30T18:54:00Z">
        <w:r w:rsidRPr="002709E2">
          <w:rPr>
            <w:rFonts w:ascii="Calibri" w:eastAsia="Calibri" w:hAnsi="Calibri" w:cs="Times New Roman"/>
            <w:lang w:val="en-US"/>
          </w:rPr>
          <w:t>209.</w:t>
        </w:r>
        <w:r w:rsidRPr="002709E2">
          <w:rPr>
            <w:rFonts w:ascii="Calibri" w:eastAsia="Calibri" w:hAnsi="Calibri" w:cs="Times New Roman"/>
            <w:lang w:val="en-US"/>
          </w:rPr>
          <w:tab/>
          <w:t>mc "\"…You mean a milkshake?\""</w:t>
        </w:r>
      </w:ins>
    </w:p>
    <w:p w14:paraId="140D7606" w14:textId="77777777" w:rsidR="002709E2" w:rsidRPr="002709E2" w:rsidRDefault="002709E2" w:rsidP="002709E2">
      <w:pPr>
        <w:spacing w:line="600" w:lineRule="auto"/>
        <w:jc w:val="left"/>
        <w:rPr>
          <w:ins w:id="13659" w:author="UTENTE" w:date="2020-06-30T18:54:00Z"/>
          <w:rFonts w:ascii="Calibri" w:eastAsia="Calibri" w:hAnsi="Calibri" w:cs="Times New Roman"/>
          <w:lang w:val="en-US"/>
        </w:rPr>
      </w:pPr>
      <w:ins w:id="13660" w:author="UTENTE" w:date="2020-06-30T18:54:00Z">
        <w:r w:rsidRPr="002709E2">
          <w:rPr>
            <w:rFonts w:ascii="Calibri" w:eastAsia="Calibri" w:hAnsi="Calibri" w:cs="Times New Roman"/>
            <w:lang w:val="en-US"/>
          </w:rPr>
          <w:t>210.</w:t>
        </w:r>
        <w:r w:rsidRPr="002709E2">
          <w:rPr>
            <w:rFonts w:ascii="Calibri" w:eastAsia="Calibri" w:hAnsi="Calibri" w:cs="Times New Roman"/>
            <w:lang w:val="en-US"/>
          </w:rPr>
          <w:tab/>
          <w:t>u "\"Yeah, dude, {i}milkshake!{/i} That's totally what I meant, how'd you know?\""</w:t>
        </w:r>
      </w:ins>
    </w:p>
    <w:p w14:paraId="637573C2" w14:textId="77777777" w:rsidR="002709E2" w:rsidRPr="002709E2" w:rsidRDefault="002709E2" w:rsidP="002709E2">
      <w:pPr>
        <w:spacing w:line="600" w:lineRule="auto"/>
        <w:jc w:val="left"/>
        <w:rPr>
          <w:ins w:id="13661" w:author="UTENTE" w:date="2020-06-30T18:54:00Z"/>
          <w:rFonts w:ascii="Calibri" w:eastAsia="Calibri" w:hAnsi="Calibri" w:cs="Times New Roman"/>
          <w:lang w:val="en-US"/>
        </w:rPr>
      </w:pPr>
      <w:ins w:id="13662" w:author="UTENTE" w:date="2020-06-30T18:54:00Z">
        <w:r w:rsidRPr="002709E2">
          <w:rPr>
            <w:rFonts w:ascii="Calibri" w:eastAsia="Calibri" w:hAnsi="Calibri" w:cs="Times New Roman"/>
            <w:lang w:val="en-US"/>
          </w:rPr>
          <w:t>211.</w:t>
        </w:r>
        <w:r w:rsidRPr="002709E2">
          <w:rPr>
            <w:rFonts w:ascii="Calibri" w:eastAsia="Calibri" w:hAnsi="Calibri" w:cs="Times New Roman"/>
            <w:lang w:val="en-US"/>
          </w:rPr>
          <w:tab/>
          <w:t>n "–Average, high-as-a-kite teenagers."</w:t>
        </w:r>
      </w:ins>
    </w:p>
    <w:p w14:paraId="2BE6C06E" w14:textId="77777777" w:rsidR="002709E2" w:rsidRPr="002709E2" w:rsidRDefault="002709E2" w:rsidP="002709E2">
      <w:pPr>
        <w:spacing w:line="600" w:lineRule="auto"/>
        <w:jc w:val="left"/>
        <w:rPr>
          <w:ins w:id="13663" w:author="UTENTE" w:date="2020-06-30T18:54:00Z"/>
          <w:rFonts w:ascii="Calibri" w:eastAsia="Calibri" w:hAnsi="Calibri" w:cs="Times New Roman"/>
          <w:lang w:val="en-US"/>
        </w:rPr>
      </w:pPr>
      <w:ins w:id="13664" w:author="UTENTE" w:date="2020-06-30T18:54:00Z">
        <w:r w:rsidRPr="002709E2">
          <w:rPr>
            <w:rFonts w:ascii="Calibri" w:eastAsia="Calibri" w:hAnsi="Calibri" w:cs="Times New Roman"/>
            <w:lang w:val="en-US"/>
          </w:rPr>
          <w:t>212.</w:t>
        </w:r>
        <w:r w:rsidRPr="002709E2">
          <w:rPr>
            <w:rFonts w:ascii="Calibri" w:eastAsia="Calibri" w:hAnsi="Calibri" w:cs="Times New Roman"/>
            <w:lang w:val="en-US"/>
          </w:rPr>
          <w:tab/>
          <w:t>n "Nothing out of the ordinary… {w}not yet."</w:t>
        </w:r>
      </w:ins>
    </w:p>
    <w:p w14:paraId="4E710577" w14:textId="77777777" w:rsidR="002709E2" w:rsidRPr="002709E2" w:rsidRDefault="002709E2" w:rsidP="002709E2">
      <w:pPr>
        <w:spacing w:line="600" w:lineRule="auto"/>
        <w:jc w:val="left"/>
        <w:rPr>
          <w:ins w:id="13665" w:author="UTENTE" w:date="2020-06-30T18:54:00Z"/>
          <w:rFonts w:ascii="Calibri" w:eastAsia="Calibri" w:hAnsi="Calibri" w:cs="Times New Roman"/>
          <w:lang w:val="en-US"/>
        </w:rPr>
      </w:pPr>
      <w:ins w:id="13666" w:author="UTENTE" w:date="2020-06-30T18:54:00Z">
        <w:r w:rsidRPr="002709E2">
          <w:rPr>
            <w:rFonts w:ascii="Calibri" w:eastAsia="Calibri" w:hAnsi="Calibri" w:cs="Times New Roman"/>
            <w:lang w:val="en-US"/>
          </w:rPr>
          <w:t>213.</w:t>
        </w:r>
        <w:r w:rsidRPr="002709E2">
          <w:rPr>
            <w:rFonts w:ascii="Calibri" w:eastAsia="Calibri" w:hAnsi="Calibri" w:cs="Times New Roman"/>
            <w:lang w:val="en-US"/>
          </w:rPr>
          <w:tab/>
          <w:t>n "Occasionally, I glimpse a shape moving outside the diner's windows, although it's probably just a random passerby."</w:t>
        </w:r>
      </w:ins>
    </w:p>
    <w:p w14:paraId="60EB8756" w14:textId="77777777" w:rsidR="002709E2" w:rsidRPr="002709E2" w:rsidRDefault="002709E2" w:rsidP="002709E2">
      <w:pPr>
        <w:spacing w:line="600" w:lineRule="auto"/>
        <w:jc w:val="left"/>
        <w:rPr>
          <w:ins w:id="13667" w:author="UTENTE" w:date="2020-06-30T18:54:00Z"/>
          <w:rFonts w:ascii="Calibri" w:eastAsia="Calibri" w:hAnsi="Calibri" w:cs="Times New Roman"/>
          <w:lang w:val="en-US"/>
        </w:rPr>
      </w:pPr>
      <w:ins w:id="13668" w:author="UTENTE" w:date="2020-06-30T18:54:00Z">
        <w:r w:rsidRPr="002709E2">
          <w:rPr>
            <w:rFonts w:ascii="Calibri" w:eastAsia="Calibri" w:hAnsi="Calibri" w:cs="Times New Roman"/>
            <w:lang w:val="en-US"/>
          </w:rPr>
          <w:t>214.</w:t>
        </w:r>
        <w:r w:rsidRPr="002709E2">
          <w:rPr>
            <w:rFonts w:ascii="Calibri" w:eastAsia="Calibri" w:hAnsi="Calibri" w:cs="Times New Roman"/>
            <w:lang w:val="en-US"/>
          </w:rPr>
          <w:tab/>
          <w:t>n "…For some reason, though, I have an uneasy feeling."</w:t>
        </w:r>
      </w:ins>
    </w:p>
    <w:p w14:paraId="46B3D7AB" w14:textId="77777777" w:rsidR="002709E2" w:rsidRPr="002709E2" w:rsidRDefault="002709E2" w:rsidP="002709E2">
      <w:pPr>
        <w:spacing w:line="600" w:lineRule="auto"/>
        <w:jc w:val="left"/>
        <w:rPr>
          <w:ins w:id="13669" w:author="UTENTE" w:date="2020-06-30T18:54:00Z"/>
          <w:rFonts w:ascii="Calibri" w:eastAsia="Calibri" w:hAnsi="Calibri" w:cs="Times New Roman"/>
          <w:lang w:val="en-US"/>
        </w:rPr>
      </w:pPr>
      <w:ins w:id="13670" w:author="UTENTE" w:date="2020-06-30T18:54:00Z">
        <w:r w:rsidRPr="002709E2">
          <w:rPr>
            <w:rFonts w:ascii="Calibri" w:eastAsia="Calibri" w:hAnsi="Calibri" w:cs="Times New Roman"/>
            <w:lang w:val="en-US"/>
          </w:rPr>
          <w:t>215.</w:t>
        </w:r>
        <w:r w:rsidRPr="002709E2">
          <w:rPr>
            <w:rFonts w:ascii="Calibri" w:eastAsia="Calibri" w:hAnsi="Calibri" w:cs="Times New Roman"/>
            <w:lang w:val="en-US"/>
          </w:rPr>
          <w:tab/>
          <w:t>n "It's like I'm being watched – and not in the comforting \"guardian angel\" way, either."</w:t>
        </w:r>
      </w:ins>
    </w:p>
    <w:p w14:paraId="7C658466" w14:textId="77777777" w:rsidR="002709E2" w:rsidRPr="002709E2" w:rsidRDefault="002709E2" w:rsidP="002709E2">
      <w:pPr>
        <w:spacing w:line="600" w:lineRule="auto"/>
        <w:jc w:val="left"/>
        <w:rPr>
          <w:ins w:id="13671" w:author="UTENTE" w:date="2020-06-30T18:54:00Z"/>
          <w:rFonts w:ascii="Calibri" w:eastAsia="Calibri" w:hAnsi="Calibri" w:cs="Times New Roman"/>
          <w:lang w:val="en-US"/>
          <w:rPrChange w:id="13672" w:author="UTENTE" w:date="2020-06-30T18:54:00Z">
            <w:rPr>
              <w:ins w:id="13673" w:author="UTENTE" w:date="2020-06-30T18:54:00Z"/>
              <w:rFonts w:ascii="Calibri" w:eastAsia="Calibri" w:hAnsi="Calibri" w:cs="Times New Roman"/>
            </w:rPr>
          </w:rPrChange>
        </w:rPr>
      </w:pPr>
      <w:ins w:id="13674" w:author="UTENTE" w:date="2020-06-30T18:54:00Z">
        <w:r w:rsidRPr="002709E2">
          <w:rPr>
            <w:rFonts w:ascii="Calibri" w:eastAsia="Calibri" w:hAnsi="Calibri" w:cs="Times New Roman"/>
            <w:lang w:val="en-US"/>
            <w:rPrChange w:id="13675" w:author="UTENTE" w:date="2020-06-30T18:54:00Z">
              <w:rPr>
                <w:rFonts w:ascii="Calibri" w:eastAsia="Calibri" w:hAnsi="Calibri" w:cs="Times New Roman"/>
              </w:rPr>
            </w:rPrChange>
          </w:rPr>
          <w:t>216.</w:t>
        </w:r>
        <w:r w:rsidRPr="002709E2">
          <w:rPr>
            <w:rFonts w:ascii="Calibri" w:eastAsia="Calibri" w:hAnsi="Calibri" w:cs="Times New Roman"/>
            <w:lang w:val="en-US"/>
            <w:rPrChange w:id="13676" w:author="UTENTE" w:date="2020-06-30T18:54:00Z">
              <w:rPr>
                <w:rFonts w:ascii="Calibri" w:eastAsia="Calibri" w:hAnsi="Calibri" w:cs="Times New Roman"/>
              </w:rPr>
            </w:rPrChange>
          </w:rPr>
          <w:tab/>
          <w:t>mcp "\"…\""</w:t>
        </w:r>
      </w:ins>
    </w:p>
    <w:p w14:paraId="5D952F9E" w14:textId="77777777" w:rsidR="002709E2" w:rsidRPr="002709E2" w:rsidRDefault="002709E2" w:rsidP="002709E2">
      <w:pPr>
        <w:spacing w:line="600" w:lineRule="auto"/>
        <w:jc w:val="left"/>
        <w:rPr>
          <w:ins w:id="13677" w:author="UTENTE" w:date="2020-06-30T18:54:00Z"/>
          <w:rFonts w:ascii="Calibri" w:eastAsia="Calibri" w:hAnsi="Calibri" w:cs="Times New Roman"/>
          <w:lang w:val="en-US"/>
        </w:rPr>
      </w:pPr>
      <w:ins w:id="13678" w:author="UTENTE" w:date="2020-06-30T18:54:00Z">
        <w:r w:rsidRPr="002709E2">
          <w:rPr>
            <w:rFonts w:ascii="Calibri" w:eastAsia="Calibri" w:hAnsi="Calibri" w:cs="Times New Roman"/>
            <w:lang w:val="en-US"/>
          </w:rPr>
          <w:t>217.</w:t>
        </w:r>
        <w:r w:rsidRPr="002709E2">
          <w:rPr>
            <w:rFonts w:ascii="Calibri" w:eastAsia="Calibri" w:hAnsi="Calibri" w:cs="Times New Roman"/>
            <w:lang w:val="en-US"/>
          </w:rPr>
          <w:tab/>
          <w:t>n "At last, my shift comes to an end, but there's no sign of Dominic."</w:t>
        </w:r>
        <w:r w:rsidRPr="002709E2">
          <w:rPr>
            <w:rFonts w:ascii="Calibri" w:eastAsia="Calibri" w:hAnsi="Calibri" w:cs="Times New Roman"/>
            <w:lang w:val="en-US"/>
          </w:rPr>
          <w:br w:type="page"/>
        </w:r>
      </w:ins>
    </w:p>
    <w:p w14:paraId="3F50B643" w14:textId="77777777" w:rsidR="002709E2" w:rsidRPr="002709E2" w:rsidRDefault="002709E2" w:rsidP="002709E2">
      <w:pPr>
        <w:spacing w:line="600" w:lineRule="auto"/>
        <w:jc w:val="left"/>
        <w:rPr>
          <w:ins w:id="13679" w:author="UTENTE" w:date="2020-06-30T18:54:00Z"/>
          <w:rFonts w:ascii="Calibri" w:eastAsia="Calibri" w:hAnsi="Calibri" w:cs="Times New Roman"/>
        </w:rPr>
      </w:pPr>
      <w:ins w:id="13680" w:author="UTENTE" w:date="2020-06-30T18:54:00Z">
        <w:r w:rsidRPr="002709E2">
          <w:rPr>
            <w:rFonts w:ascii="Calibri" w:eastAsia="Calibri" w:hAnsi="Calibri" w:cs="Times New Roman"/>
          </w:rPr>
          <w:lastRenderedPageBreak/>
          <w:t>203.</w:t>
        </w:r>
        <w:r w:rsidRPr="002709E2">
          <w:rPr>
            <w:rFonts w:ascii="Calibri" w:eastAsia="Calibri" w:hAnsi="Calibri" w:cs="Times New Roman"/>
          </w:rPr>
          <w:tab/>
          <w:t>mcp "\"Queste stronzate stanno mettendo a dura prova i miei nervi, devo dire…\""</w:t>
        </w:r>
      </w:ins>
    </w:p>
    <w:p w14:paraId="166CF778" w14:textId="77777777" w:rsidR="002709E2" w:rsidRPr="002709E2" w:rsidRDefault="002709E2" w:rsidP="002709E2">
      <w:pPr>
        <w:spacing w:line="600" w:lineRule="auto"/>
        <w:jc w:val="left"/>
        <w:rPr>
          <w:ins w:id="13681" w:author="UTENTE" w:date="2020-06-30T18:54:00Z"/>
          <w:rFonts w:ascii="Calibri" w:eastAsia="Calibri" w:hAnsi="Calibri" w:cs="Times New Roman"/>
        </w:rPr>
      </w:pPr>
      <w:ins w:id="13682" w:author="UTENTE" w:date="2020-06-30T18:54:00Z">
        <w:r w:rsidRPr="002709E2">
          <w:rPr>
            <w:rFonts w:ascii="Calibri" w:eastAsia="Calibri" w:hAnsi="Calibri" w:cs="Times New Roman"/>
          </w:rPr>
          <w:t>204.</w:t>
        </w:r>
        <w:r w:rsidRPr="002709E2">
          <w:rPr>
            <w:rFonts w:ascii="Calibri" w:eastAsia="Calibri" w:hAnsi="Calibri" w:cs="Times New Roman"/>
          </w:rPr>
          <w:tab/>
          <w:t>n "Borbottando da solo, giro il cartello verso \"Aperto\", dopo aver fatto qualche lavoretto preparativo, e la notte finalmente inizia."</w:t>
        </w:r>
      </w:ins>
    </w:p>
    <w:p w14:paraId="6D5E62E0" w14:textId="77777777" w:rsidR="002709E2" w:rsidRPr="002709E2" w:rsidRDefault="002709E2" w:rsidP="002709E2">
      <w:pPr>
        <w:spacing w:line="600" w:lineRule="auto"/>
        <w:jc w:val="left"/>
        <w:rPr>
          <w:ins w:id="13683" w:author="UTENTE" w:date="2020-06-30T18:54:00Z"/>
          <w:rFonts w:ascii="Calibri" w:eastAsia="Calibri" w:hAnsi="Calibri" w:cs="Times New Roman"/>
        </w:rPr>
      </w:pPr>
      <w:ins w:id="13684" w:author="UTENTE" w:date="2020-06-30T18:54:00Z">
        <w:r w:rsidRPr="002709E2">
          <w:rPr>
            <w:rFonts w:ascii="Calibri" w:eastAsia="Calibri" w:hAnsi="Calibri" w:cs="Times New Roman"/>
          </w:rPr>
          <w:t>205.</w:t>
        </w:r>
        <w:r w:rsidRPr="002709E2">
          <w:rPr>
            <w:rFonts w:ascii="Calibri" w:eastAsia="Calibri" w:hAnsi="Calibri" w:cs="Times New Roman"/>
          </w:rPr>
          <w:tab/>
          <w:t>u "\"S-sì- vorrei, uhm… solo delle patatine, uhm, sì…\""</w:t>
        </w:r>
      </w:ins>
    </w:p>
    <w:p w14:paraId="590412A0" w14:textId="77777777" w:rsidR="002709E2" w:rsidRPr="002709E2" w:rsidRDefault="002709E2" w:rsidP="002709E2">
      <w:pPr>
        <w:spacing w:line="600" w:lineRule="auto"/>
        <w:jc w:val="left"/>
        <w:rPr>
          <w:ins w:id="13685" w:author="UTENTE" w:date="2020-06-30T18:54:00Z"/>
          <w:rFonts w:ascii="Calibri" w:eastAsia="Calibri" w:hAnsi="Calibri" w:cs="Times New Roman"/>
        </w:rPr>
      </w:pPr>
      <w:ins w:id="13686" w:author="UTENTE" w:date="2020-06-30T18:54:00Z">
        <w:r w:rsidRPr="002709E2">
          <w:rPr>
            <w:rFonts w:ascii="Calibri" w:eastAsia="Calibri" w:hAnsi="Calibri" w:cs="Times New Roman"/>
          </w:rPr>
          <w:t>206.</w:t>
        </w:r>
        <w:r w:rsidRPr="002709E2">
          <w:rPr>
            <w:rFonts w:ascii="Calibri" w:eastAsia="Calibri" w:hAnsi="Calibri" w:cs="Times New Roman"/>
          </w:rPr>
          <w:tab/>
          <w:t>mc "\"Arrivano subito.\""</w:t>
        </w:r>
      </w:ins>
    </w:p>
    <w:p w14:paraId="0C4B69A8" w14:textId="77777777" w:rsidR="002709E2" w:rsidRPr="002709E2" w:rsidRDefault="002709E2" w:rsidP="002709E2">
      <w:pPr>
        <w:spacing w:line="600" w:lineRule="auto"/>
        <w:jc w:val="left"/>
        <w:rPr>
          <w:ins w:id="13687" w:author="UTENTE" w:date="2020-06-30T18:54:00Z"/>
          <w:rFonts w:ascii="Calibri" w:eastAsia="Calibri" w:hAnsi="Calibri" w:cs="Times New Roman"/>
        </w:rPr>
      </w:pPr>
      <w:ins w:id="13688" w:author="UTENTE" w:date="2020-06-30T18:54:00Z">
        <w:r w:rsidRPr="002709E2">
          <w:rPr>
            <w:rFonts w:ascii="Calibri" w:eastAsia="Calibri" w:hAnsi="Calibri" w:cs="Times New Roman"/>
          </w:rPr>
          <w:t>207.</w:t>
        </w:r>
        <w:r w:rsidRPr="002709E2">
          <w:rPr>
            <w:rFonts w:ascii="Calibri" w:eastAsia="Calibri" w:hAnsi="Calibri" w:cs="Times New Roman"/>
          </w:rPr>
          <w:tab/>
          <w:t>n "-Solo i soliti clienti ubriachi."</w:t>
        </w:r>
      </w:ins>
    </w:p>
    <w:p w14:paraId="44210A3A" w14:textId="77777777" w:rsidR="002709E2" w:rsidRPr="002709E2" w:rsidRDefault="002709E2" w:rsidP="002709E2">
      <w:pPr>
        <w:spacing w:line="600" w:lineRule="auto"/>
        <w:jc w:val="left"/>
        <w:rPr>
          <w:ins w:id="13689" w:author="UTENTE" w:date="2020-06-30T18:54:00Z"/>
          <w:rFonts w:ascii="Calibri" w:eastAsia="Calibri" w:hAnsi="Calibri" w:cs="Times New Roman"/>
        </w:rPr>
      </w:pPr>
      <w:ins w:id="13690" w:author="UTENTE" w:date="2020-06-30T18:54:00Z">
        <w:r w:rsidRPr="002709E2">
          <w:rPr>
            <w:rFonts w:ascii="Calibri" w:eastAsia="Calibri" w:hAnsi="Calibri" w:cs="Times New Roman"/>
          </w:rPr>
          <w:t>208.</w:t>
        </w:r>
        <w:r w:rsidRPr="002709E2">
          <w:rPr>
            <w:rFonts w:ascii="Calibri" w:eastAsia="Calibri" w:hAnsi="Calibri" w:cs="Times New Roman"/>
          </w:rPr>
          <w:tab/>
          <w:t>u "\"Ehi amico, posso avere un… gelato frullato… quella roba lì?\""</w:t>
        </w:r>
      </w:ins>
    </w:p>
    <w:p w14:paraId="429235C0" w14:textId="77777777" w:rsidR="002709E2" w:rsidRPr="002709E2" w:rsidRDefault="002709E2" w:rsidP="002709E2">
      <w:pPr>
        <w:spacing w:line="600" w:lineRule="auto"/>
        <w:jc w:val="left"/>
        <w:rPr>
          <w:ins w:id="13691" w:author="UTENTE" w:date="2020-06-30T18:54:00Z"/>
          <w:rFonts w:ascii="Calibri" w:eastAsia="Calibri" w:hAnsi="Calibri" w:cs="Times New Roman"/>
        </w:rPr>
      </w:pPr>
      <w:ins w:id="13692" w:author="UTENTE" w:date="2020-06-30T18:54:00Z">
        <w:r w:rsidRPr="002709E2">
          <w:rPr>
            <w:rFonts w:ascii="Calibri" w:eastAsia="Calibri" w:hAnsi="Calibri" w:cs="Times New Roman"/>
          </w:rPr>
          <w:t>209.</w:t>
        </w:r>
        <w:r w:rsidRPr="002709E2">
          <w:rPr>
            <w:rFonts w:ascii="Calibri" w:eastAsia="Calibri" w:hAnsi="Calibri" w:cs="Times New Roman"/>
          </w:rPr>
          <w:tab/>
          <w:t>mc "\"…intendi un frappè?\""</w:t>
        </w:r>
      </w:ins>
    </w:p>
    <w:p w14:paraId="7E24E90D" w14:textId="77777777" w:rsidR="002709E2" w:rsidRPr="002709E2" w:rsidRDefault="002709E2" w:rsidP="002709E2">
      <w:pPr>
        <w:spacing w:line="600" w:lineRule="auto"/>
        <w:jc w:val="left"/>
        <w:rPr>
          <w:ins w:id="13693" w:author="UTENTE" w:date="2020-06-30T18:54:00Z"/>
          <w:rFonts w:ascii="Calibri" w:eastAsia="Calibri" w:hAnsi="Calibri" w:cs="Times New Roman"/>
        </w:rPr>
      </w:pPr>
      <w:ins w:id="13694" w:author="UTENTE" w:date="2020-06-30T18:54:00Z">
        <w:r w:rsidRPr="002709E2">
          <w:rPr>
            <w:rFonts w:ascii="Calibri" w:eastAsia="Calibri" w:hAnsi="Calibri" w:cs="Times New Roman"/>
          </w:rPr>
          <w:t>210.</w:t>
        </w:r>
        <w:r w:rsidRPr="002709E2">
          <w:rPr>
            <w:rFonts w:ascii="Calibri" w:eastAsia="Calibri" w:hAnsi="Calibri" w:cs="Times New Roman"/>
          </w:rPr>
          <w:tab/>
          <w:t>u "\"Esatto, amico, {i}frappè!{/i} È proprio quello che volevo dire, come facevi a saperlo?\""</w:t>
        </w:r>
      </w:ins>
    </w:p>
    <w:p w14:paraId="690DA3E9" w14:textId="77777777" w:rsidR="002709E2" w:rsidRPr="002709E2" w:rsidRDefault="002709E2" w:rsidP="002709E2">
      <w:pPr>
        <w:spacing w:line="600" w:lineRule="auto"/>
        <w:jc w:val="left"/>
        <w:rPr>
          <w:ins w:id="13695" w:author="UTENTE" w:date="2020-06-30T18:54:00Z"/>
          <w:rFonts w:ascii="Calibri" w:eastAsia="Calibri" w:hAnsi="Calibri" w:cs="Times New Roman"/>
        </w:rPr>
      </w:pPr>
      <w:ins w:id="13696" w:author="UTENTE" w:date="2020-06-30T18:54:00Z">
        <w:r w:rsidRPr="002709E2">
          <w:rPr>
            <w:rFonts w:ascii="Calibri" w:eastAsia="Calibri" w:hAnsi="Calibri" w:cs="Times New Roman"/>
          </w:rPr>
          <w:t>211.</w:t>
        </w:r>
        <w:r w:rsidRPr="002709E2">
          <w:rPr>
            <w:rFonts w:ascii="Calibri" w:eastAsia="Calibri" w:hAnsi="Calibri" w:cs="Times New Roman"/>
          </w:rPr>
          <w:tab/>
          <w:t>n "L'adolescente strafatto medio."</w:t>
        </w:r>
      </w:ins>
    </w:p>
    <w:p w14:paraId="4B561C27" w14:textId="77777777" w:rsidR="002709E2" w:rsidRPr="002709E2" w:rsidRDefault="002709E2" w:rsidP="002709E2">
      <w:pPr>
        <w:spacing w:line="600" w:lineRule="auto"/>
        <w:jc w:val="left"/>
        <w:rPr>
          <w:ins w:id="13697" w:author="UTENTE" w:date="2020-06-30T18:54:00Z"/>
          <w:rFonts w:ascii="Calibri" w:eastAsia="Calibri" w:hAnsi="Calibri" w:cs="Times New Roman"/>
        </w:rPr>
      </w:pPr>
      <w:ins w:id="13698" w:author="UTENTE" w:date="2020-06-30T18:54:00Z">
        <w:r w:rsidRPr="002709E2">
          <w:rPr>
            <w:rFonts w:ascii="Calibri" w:eastAsia="Calibri" w:hAnsi="Calibri" w:cs="Times New Roman"/>
          </w:rPr>
          <w:t>212.</w:t>
        </w:r>
        <w:r w:rsidRPr="002709E2">
          <w:rPr>
            <w:rFonts w:ascii="Calibri" w:eastAsia="Calibri" w:hAnsi="Calibri" w:cs="Times New Roman"/>
          </w:rPr>
          <w:tab/>
          <w:t>n "Niente di anormale…{w}per ora."</w:t>
        </w:r>
      </w:ins>
    </w:p>
    <w:p w14:paraId="4182DD55" w14:textId="77777777" w:rsidR="002709E2" w:rsidRPr="002709E2" w:rsidRDefault="002709E2" w:rsidP="002709E2">
      <w:pPr>
        <w:spacing w:line="600" w:lineRule="auto"/>
        <w:jc w:val="left"/>
        <w:rPr>
          <w:ins w:id="13699" w:author="UTENTE" w:date="2020-06-30T18:54:00Z"/>
          <w:rFonts w:ascii="Calibri" w:eastAsia="Calibri" w:hAnsi="Calibri" w:cs="Times New Roman"/>
        </w:rPr>
      </w:pPr>
      <w:ins w:id="13700" w:author="UTENTE" w:date="2020-06-30T18:54:00Z">
        <w:r w:rsidRPr="002709E2">
          <w:rPr>
            <w:rFonts w:ascii="Calibri" w:eastAsia="Calibri" w:hAnsi="Calibri" w:cs="Times New Roman"/>
          </w:rPr>
          <w:t>213.</w:t>
        </w:r>
        <w:r w:rsidRPr="002709E2">
          <w:rPr>
            <w:rFonts w:ascii="Calibri" w:eastAsia="Calibri" w:hAnsi="Calibri" w:cs="Times New Roman"/>
          </w:rPr>
          <w:tab/>
          <w:t>n "Ogni tanto mi sembra di intravedere una sagoma muoversi fuori dalle finestre della tavola calda, ma probabilmente sono solo passanti."</w:t>
        </w:r>
      </w:ins>
    </w:p>
    <w:p w14:paraId="5471E590" w14:textId="77777777" w:rsidR="002709E2" w:rsidRPr="002709E2" w:rsidRDefault="002709E2" w:rsidP="002709E2">
      <w:pPr>
        <w:spacing w:line="600" w:lineRule="auto"/>
        <w:jc w:val="left"/>
        <w:rPr>
          <w:ins w:id="13701" w:author="UTENTE" w:date="2020-06-30T18:54:00Z"/>
          <w:rFonts w:ascii="Calibri" w:eastAsia="Calibri" w:hAnsi="Calibri" w:cs="Times New Roman"/>
        </w:rPr>
      </w:pPr>
      <w:ins w:id="13702" w:author="UTENTE" w:date="2020-06-30T18:54:00Z">
        <w:r w:rsidRPr="002709E2">
          <w:rPr>
            <w:rFonts w:ascii="Calibri" w:eastAsia="Calibri" w:hAnsi="Calibri" w:cs="Times New Roman"/>
          </w:rPr>
          <w:t>214.</w:t>
        </w:r>
        <w:r w:rsidRPr="002709E2">
          <w:rPr>
            <w:rFonts w:ascii="Calibri" w:eastAsia="Calibri" w:hAnsi="Calibri" w:cs="Times New Roman"/>
          </w:rPr>
          <w:tab/>
          <w:t>n "…Eppure per qualche motivo, ho una brutta sensazione."</w:t>
        </w:r>
      </w:ins>
    </w:p>
    <w:p w14:paraId="30809D6E" w14:textId="77777777" w:rsidR="002709E2" w:rsidRPr="002709E2" w:rsidRDefault="002709E2" w:rsidP="002709E2">
      <w:pPr>
        <w:spacing w:line="600" w:lineRule="auto"/>
        <w:jc w:val="left"/>
        <w:rPr>
          <w:ins w:id="13703" w:author="UTENTE" w:date="2020-06-30T18:54:00Z"/>
          <w:rFonts w:ascii="Calibri" w:eastAsia="Calibri" w:hAnsi="Calibri" w:cs="Times New Roman"/>
        </w:rPr>
      </w:pPr>
      <w:ins w:id="13704" w:author="UTENTE" w:date="2020-06-30T18:54:00Z">
        <w:r w:rsidRPr="002709E2">
          <w:rPr>
            <w:rFonts w:ascii="Calibri" w:eastAsia="Calibri" w:hAnsi="Calibri" w:cs="Times New Roman"/>
          </w:rPr>
          <w:t>215.</w:t>
        </w:r>
        <w:r w:rsidRPr="002709E2">
          <w:rPr>
            <w:rFonts w:ascii="Calibri" w:eastAsia="Calibri" w:hAnsi="Calibri" w:cs="Times New Roman"/>
          </w:rPr>
          <w:tab/>
          <w:t>n "È come se qualcuno mi stesse osservando, e non nel confortante modo alla \"angelo custode\", fra l'altro."</w:t>
        </w:r>
      </w:ins>
    </w:p>
    <w:p w14:paraId="51244FD0" w14:textId="77777777" w:rsidR="002709E2" w:rsidRPr="002709E2" w:rsidRDefault="002709E2" w:rsidP="002709E2">
      <w:pPr>
        <w:spacing w:line="600" w:lineRule="auto"/>
        <w:jc w:val="left"/>
        <w:rPr>
          <w:ins w:id="13705" w:author="UTENTE" w:date="2020-06-30T18:54:00Z"/>
          <w:rFonts w:ascii="Calibri" w:eastAsia="Calibri" w:hAnsi="Calibri" w:cs="Times New Roman"/>
        </w:rPr>
      </w:pPr>
      <w:ins w:id="13706" w:author="UTENTE" w:date="2020-06-30T18:54:00Z">
        <w:r w:rsidRPr="002709E2">
          <w:rPr>
            <w:rFonts w:ascii="Calibri" w:eastAsia="Calibri" w:hAnsi="Calibri" w:cs="Times New Roman"/>
          </w:rPr>
          <w:t>216.</w:t>
        </w:r>
        <w:r w:rsidRPr="002709E2">
          <w:rPr>
            <w:rFonts w:ascii="Calibri" w:eastAsia="Calibri" w:hAnsi="Calibri" w:cs="Times New Roman"/>
          </w:rPr>
          <w:tab/>
          <w:t>mcp "\"…\""</w:t>
        </w:r>
      </w:ins>
    </w:p>
    <w:p w14:paraId="7916CA02" w14:textId="77777777" w:rsidR="002709E2" w:rsidRPr="002709E2" w:rsidRDefault="002709E2" w:rsidP="002709E2">
      <w:pPr>
        <w:spacing w:line="600" w:lineRule="auto"/>
        <w:jc w:val="left"/>
        <w:rPr>
          <w:ins w:id="13707" w:author="UTENTE" w:date="2020-06-30T18:54:00Z"/>
          <w:rFonts w:ascii="Calibri" w:eastAsia="Calibri" w:hAnsi="Calibri" w:cs="Times New Roman"/>
        </w:rPr>
      </w:pPr>
      <w:ins w:id="13708" w:author="UTENTE" w:date="2020-06-30T18:54:00Z">
        <w:r w:rsidRPr="002709E2">
          <w:rPr>
            <w:rFonts w:ascii="Calibri" w:eastAsia="Calibri" w:hAnsi="Calibri" w:cs="Times New Roman"/>
          </w:rPr>
          <w:t>217.</w:t>
        </w:r>
        <w:r w:rsidRPr="002709E2">
          <w:rPr>
            <w:rFonts w:ascii="Calibri" w:eastAsia="Calibri" w:hAnsi="Calibri" w:cs="Times New Roman"/>
          </w:rPr>
          <w:tab/>
          <w:t>n "Finalmente, il mio turno finisce, ma nessun segno di Dominic."</w:t>
        </w:r>
        <w:r w:rsidRPr="002709E2">
          <w:rPr>
            <w:rFonts w:ascii="Calibri" w:eastAsia="Calibri" w:hAnsi="Calibri" w:cs="Times New Roman"/>
          </w:rPr>
          <w:br w:type="page"/>
        </w:r>
      </w:ins>
    </w:p>
    <w:p w14:paraId="7A509AB2" w14:textId="77777777" w:rsidR="002709E2" w:rsidRPr="002709E2" w:rsidRDefault="002709E2" w:rsidP="002709E2">
      <w:pPr>
        <w:spacing w:line="600" w:lineRule="auto"/>
        <w:jc w:val="left"/>
        <w:rPr>
          <w:ins w:id="13709" w:author="UTENTE" w:date="2020-06-30T18:54:00Z"/>
          <w:rFonts w:ascii="Calibri" w:eastAsia="Calibri" w:hAnsi="Calibri" w:cs="Times New Roman"/>
          <w:lang w:val="en-US"/>
        </w:rPr>
      </w:pPr>
      <w:ins w:id="13710" w:author="UTENTE" w:date="2020-06-30T18:54:00Z">
        <w:r w:rsidRPr="002709E2">
          <w:rPr>
            <w:rFonts w:ascii="Calibri" w:eastAsia="Calibri" w:hAnsi="Calibri" w:cs="Times New Roman"/>
            <w:lang w:val="en-US"/>
          </w:rPr>
          <w:lastRenderedPageBreak/>
          <w:t>218.</w:t>
        </w:r>
        <w:r w:rsidRPr="002709E2">
          <w:rPr>
            <w:rFonts w:ascii="Calibri" w:eastAsia="Calibri" w:hAnsi="Calibri" w:cs="Times New Roman"/>
            <w:lang w:val="en-US"/>
          </w:rPr>
          <w:tab/>
          <w:t>n "I want to head home soon, but I really don't feel safe going outside…"</w:t>
        </w:r>
      </w:ins>
    </w:p>
    <w:p w14:paraId="014B9521" w14:textId="77777777" w:rsidR="002709E2" w:rsidRPr="002709E2" w:rsidRDefault="002709E2" w:rsidP="002709E2">
      <w:pPr>
        <w:spacing w:line="600" w:lineRule="auto"/>
        <w:jc w:val="left"/>
        <w:rPr>
          <w:ins w:id="13711" w:author="UTENTE" w:date="2020-06-30T18:54:00Z"/>
          <w:rFonts w:ascii="Calibri" w:eastAsia="Calibri" w:hAnsi="Calibri" w:cs="Times New Roman"/>
          <w:lang w:val="en-US"/>
        </w:rPr>
      </w:pPr>
      <w:ins w:id="13712" w:author="UTENTE" w:date="2020-06-30T18:54:00Z">
        <w:r w:rsidRPr="002709E2">
          <w:rPr>
            <w:rFonts w:ascii="Calibri" w:eastAsia="Calibri" w:hAnsi="Calibri" w:cs="Times New Roman"/>
            <w:lang w:val="en-US"/>
          </w:rPr>
          <w:t>219.</w:t>
        </w:r>
        <w:r w:rsidRPr="002709E2">
          <w:rPr>
            <w:rFonts w:ascii="Calibri" w:eastAsia="Calibri" w:hAnsi="Calibri" w:cs="Times New Roman"/>
            <w:lang w:val="en-US"/>
          </w:rPr>
          <w:tab/>
          <w:t>n "If worst comes to worst, maybe I can just sleep in the diner overnight. Storage crates don't make great pillows, but they're better than coffins."</w:t>
        </w:r>
      </w:ins>
    </w:p>
    <w:p w14:paraId="4BA4CD35" w14:textId="77777777" w:rsidR="002709E2" w:rsidRPr="002709E2" w:rsidRDefault="002709E2" w:rsidP="002709E2">
      <w:pPr>
        <w:spacing w:line="600" w:lineRule="auto"/>
        <w:jc w:val="left"/>
        <w:rPr>
          <w:ins w:id="13713" w:author="UTENTE" w:date="2020-06-30T18:54:00Z"/>
          <w:rFonts w:ascii="Calibri" w:eastAsia="Calibri" w:hAnsi="Calibri" w:cs="Times New Roman"/>
          <w:lang w:val="en-US"/>
        </w:rPr>
      </w:pPr>
      <w:ins w:id="13714" w:author="UTENTE" w:date="2020-06-30T18:54:00Z">
        <w:r w:rsidRPr="002709E2">
          <w:rPr>
            <w:rFonts w:ascii="Calibri" w:eastAsia="Calibri" w:hAnsi="Calibri" w:cs="Times New Roman"/>
            <w:lang w:val="en-US"/>
          </w:rPr>
          <w:t>220.</w:t>
        </w:r>
        <w:r w:rsidRPr="002709E2">
          <w:rPr>
            <w:rFonts w:ascii="Calibri" w:eastAsia="Calibri" w:hAnsi="Calibri" w:cs="Times New Roman"/>
            <w:lang w:val="en-US"/>
          </w:rPr>
          <w:tab/>
          <w:t>n "I want to head home soon, but I wish I'd brought something to defend myself with."</w:t>
        </w:r>
      </w:ins>
    </w:p>
    <w:p w14:paraId="0C614945" w14:textId="77777777" w:rsidR="002709E2" w:rsidRPr="002709E2" w:rsidRDefault="002709E2" w:rsidP="002709E2">
      <w:pPr>
        <w:spacing w:line="600" w:lineRule="auto"/>
        <w:jc w:val="left"/>
        <w:rPr>
          <w:ins w:id="13715" w:author="UTENTE" w:date="2020-06-30T18:54:00Z"/>
          <w:rFonts w:ascii="Calibri" w:eastAsia="Calibri" w:hAnsi="Calibri" w:cs="Times New Roman"/>
          <w:lang w:val="en-US"/>
        </w:rPr>
      </w:pPr>
      <w:ins w:id="13716" w:author="UTENTE" w:date="2020-06-30T18:54:00Z">
        <w:r w:rsidRPr="002709E2">
          <w:rPr>
            <w:rFonts w:ascii="Calibri" w:eastAsia="Calibri" w:hAnsi="Calibri" w:cs="Times New Roman"/>
            <w:lang w:val="en-US"/>
          </w:rPr>
          <w:t>221.</w:t>
        </w:r>
        <w:r w:rsidRPr="002709E2">
          <w:rPr>
            <w:rFonts w:ascii="Calibri" w:eastAsia="Calibri" w:hAnsi="Calibri" w:cs="Times New Roman"/>
            <w:lang w:val="en-US"/>
          </w:rPr>
          <w:tab/>
          <w:t>n "Even though it'd probably be useless against creatures of that speed and strength… damn it, I shouldn't have thrown my old rosary away."</w:t>
        </w:r>
      </w:ins>
    </w:p>
    <w:p w14:paraId="0B4480EF" w14:textId="77777777" w:rsidR="002709E2" w:rsidRPr="002709E2" w:rsidRDefault="002709E2" w:rsidP="002709E2">
      <w:pPr>
        <w:spacing w:line="600" w:lineRule="auto"/>
        <w:jc w:val="left"/>
        <w:rPr>
          <w:ins w:id="13717" w:author="UTENTE" w:date="2020-06-30T18:54:00Z"/>
          <w:rFonts w:ascii="Calibri" w:eastAsia="Calibri" w:hAnsi="Calibri" w:cs="Times New Roman"/>
          <w:lang w:val="en-US"/>
        </w:rPr>
      </w:pPr>
      <w:ins w:id="13718" w:author="UTENTE" w:date="2020-06-30T18:54:00Z">
        <w:r w:rsidRPr="002709E2">
          <w:rPr>
            <w:rFonts w:ascii="Calibri" w:eastAsia="Calibri" w:hAnsi="Calibri" w:cs="Times New Roman"/>
            <w:lang w:val="en-US"/>
          </w:rPr>
          <w:t>222.</w:t>
        </w:r>
        <w:r w:rsidRPr="002709E2">
          <w:rPr>
            <w:rFonts w:ascii="Calibri" w:eastAsia="Calibri" w:hAnsi="Calibri" w:cs="Times New Roman"/>
            <w:lang w:val="en-US"/>
          </w:rPr>
          <w:tab/>
          <w:t>mc "\"…!\""</w:t>
        </w:r>
      </w:ins>
    </w:p>
    <w:p w14:paraId="5E131263" w14:textId="77777777" w:rsidR="002709E2" w:rsidRPr="002709E2" w:rsidRDefault="002709E2" w:rsidP="002709E2">
      <w:pPr>
        <w:spacing w:line="600" w:lineRule="auto"/>
        <w:jc w:val="left"/>
        <w:rPr>
          <w:ins w:id="13719" w:author="UTENTE" w:date="2020-06-30T18:54:00Z"/>
          <w:rFonts w:ascii="Calibri" w:eastAsia="Calibri" w:hAnsi="Calibri" w:cs="Times New Roman"/>
          <w:lang w:val="en-US"/>
        </w:rPr>
      </w:pPr>
      <w:ins w:id="13720" w:author="UTENTE" w:date="2020-06-30T18:54:00Z">
        <w:r w:rsidRPr="002709E2">
          <w:rPr>
            <w:rFonts w:ascii="Calibri" w:eastAsia="Calibri" w:hAnsi="Calibri" w:cs="Times New Roman"/>
            <w:lang w:val="en-US"/>
          </w:rPr>
          <w:t>223.</w:t>
        </w:r>
        <w:r w:rsidRPr="002709E2">
          <w:rPr>
            <w:rFonts w:ascii="Calibri" w:eastAsia="Calibri" w:hAnsi="Calibri" w:cs="Times New Roman"/>
            <w:lang w:val="en-US"/>
          </w:rPr>
          <w:tab/>
          <w:t>n "At that moment, the door swings open, and the sight of a new customer interrupts my thoughts."</w:t>
        </w:r>
      </w:ins>
    </w:p>
    <w:p w14:paraId="1CB53755" w14:textId="77777777" w:rsidR="002709E2" w:rsidRPr="002709E2" w:rsidRDefault="002709E2" w:rsidP="002709E2">
      <w:pPr>
        <w:spacing w:line="600" w:lineRule="auto"/>
        <w:jc w:val="left"/>
        <w:rPr>
          <w:ins w:id="13721" w:author="UTENTE" w:date="2020-06-30T18:54:00Z"/>
          <w:rFonts w:ascii="Calibri" w:eastAsia="Calibri" w:hAnsi="Calibri" w:cs="Times New Roman"/>
          <w:lang w:val="en-US"/>
        </w:rPr>
      </w:pPr>
      <w:ins w:id="13722" w:author="UTENTE" w:date="2020-06-30T18:54:00Z">
        <w:r w:rsidRPr="002709E2">
          <w:rPr>
            <w:rFonts w:ascii="Calibri" w:eastAsia="Calibri" w:hAnsi="Calibri" w:cs="Times New Roman"/>
            <w:lang w:val="en-US"/>
          </w:rPr>
          <w:t>224.</w:t>
        </w:r>
        <w:r w:rsidRPr="002709E2">
          <w:rPr>
            <w:rFonts w:ascii="Calibri" w:eastAsia="Calibri" w:hAnsi="Calibri" w:cs="Times New Roman"/>
            <w:lang w:val="en-US"/>
          </w:rPr>
          <w:tab/>
          <w:t>mc "\"Hello! Welcome to the –\""</w:t>
        </w:r>
      </w:ins>
    </w:p>
    <w:p w14:paraId="6F1889C6" w14:textId="77777777" w:rsidR="002709E2" w:rsidRPr="002709E2" w:rsidRDefault="002709E2" w:rsidP="002709E2">
      <w:pPr>
        <w:spacing w:line="600" w:lineRule="auto"/>
        <w:jc w:val="left"/>
        <w:rPr>
          <w:ins w:id="13723" w:author="UTENTE" w:date="2020-06-30T18:54:00Z"/>
          <w:rFonts w:ascii="Calibri" w:eastAsia="Calibri" w:hAnsi="Calibri" w:cs="Times New Roman"/>
          <w:lang w:val="en-US"/>
        </w:rPr>
      </w:pPr>
      <w:ins w:id="13724" w:author="UTENTE" w:date="2020-06-30T18:54:00Z">
        <w:r w:rsidRPr="002709E2">
          <w:rPr>
            <w:rFonts w:ascii="Calibri" w:eastAsia="Calibri" w:hAnsi="Calibri" w:cs="Times New Roman"/>
            <w:lang w:val="en-US"/>
          </w:rPr>
          <w:t>225.</w:t>
        </w:r>
        <w:r w:rsidRPr="002709E2">
          <w:rPr>
            <w:rFonts w:ascii="Calibri" w:eastAsia="Calibri" w:hAnsi="Calibri" w:cs="Times New Roman"/>
            <w:lang w:val="en-US"/>
          </w:rPr>
          <w:tab/>
          <w:t>mc "\"…Dominic?\""</w:t>
        </w:r>
      </w:ins>
    </w:p>
    <w:p w14:paraId="1B6A5F3A" w14:textId="77777777" w:rsidR="002709E2" w:rsidRPr="002709E2" w:rsidRDefault="002709E2" w:rsidP="002709E2">
      <w:pPr>
        <w:spacing w:line="600" w:lineRule="auto"/>
        <w:jc w:val="left"/>
        <w:rPr>
          <w:ins w:id="13725" w:author="UTENTE" w:date="2020-06-30T18:54:00Z"/>
          <w:rFonts w:ascii="Calibri" w:eastAsia="Calibri" w:hAnsi="Calibri" w:cs="Times New Roman"/>
          <w:lang w:val="en-US"/>
        </w:rPr>
      </w:pPr>
      <w:ins w:id="13726" w:author="UTENTE" w:date="2020-06-30T18:54:00Z">
        <w:r w:rsidRPr="002709E2">
          <w:rPr>
            <w:rFonts w:ascii="Calibri" w:eastAsia="Calibri" w:hAnsi="Calibri" w:cs="Times New Roman"/>
            <w:lang w:val="en-US"/>
          </w:rPr>
          <w:t>226.</w:t>
        </w:r>
        <w:r w:rsidRPr="002709E2">
          <w:rPr>
            <w:rFonts w:ascii="Calibri" w:eastAsia="Calibri" w:hAnsi="Calibri" w:cs="Times New Roman"/>
            <w:lang w:val="en-US"/>
          </w:rPr>
          <w:tab/>
          <w:t>n "Sure enough, the tall and intimidating figure before me is the same one I spoke to last night."</w:t>
        </w:r>
      </w:ins>
    </w:p>
    <w:p w14:paraId="5AD3F5EE" w14:textId="77777777" w:rsidR="002709E2" w:rsidRPr="002709E2" w:rsidRDefault="002709E2" w:rsidP="002709E2">
      <w:pPr>
        <w:spacing w:line="600" w:lineRule="auto"/>
        <w:jc w:val="left"/>
        <w:rPr>
          <w:ins w:id="13727" w:author="UTENTE" w:date="2020-06-30T18:54:00Z"/>
          <w:rFonts w:ascii="Calibri" w:eastAsia="Calibri" w:hAnsi="Calibri" w:cs="Times New Roman"/>
          <w:lang w:val="en-US"/>
        </w:rPr>
      </w:pPr>
      <w:ins w:id="13728" w:author="UTENTE" w:date="2020-06-30T18:54:00Z">
        <w:r w:rsidRPr="002709E2">
          <w:rPr>
            <w:rFonts w:ascii="Calibri" w:eastAsia="Calibri" w:hAnsi="Calibri" w:cs="Times New Roman"/>
            <w:lang w:val="en-US"/>
          </w:rPr>
          <w:t>227.</w:t>
        </w:r>
        <w:r w:rsidRPr="002709E2">
          <w:rPr>
            <w:rFonts w:ascii="Calibri" w:eastAsia="Calibri" w:hAnsi="Calibri" w:cs="Times New Roman"/>
            <w:lang w:val="en-US"/>
          </w:rPr>
          <w:tab/>
          <w:t>n "When he sees my shocked reaction, however, Dominic's expression darkens somewhat."</w:t>
        </w:r>
      </w:ins>
    </w:p>
    <w:p w14:paraId="108E9EB4" w14:textId="77777777" w:rsidR="002709E2" w:rsidRPr="002709E2" w:rsidRDefault="002709E2" w:rsidP="002709E2">
      <w:pPr>
        <w:spacing w:line="600" w:lineRule="auto"/>
        <w:jc w:val="left"/>
        <w:rPr>
          <w:ins w:id="13729" w:author="UTENTE" w:date="2020-06-30T18:54:00Z"/>
          <w:rFonts w:ascii="Calibri" w:eastAsia="Calibri" w:hAnsi="Calibri" w:cs="Times New Roman"/>
          <w:lang w:val="en-US"/>
        </w:rPr>
      </w:pPr>
      <w:ins w:id="13730" w:author="UTENTE" w:date="2020-06-30T18:54:00Z">
        <w:r w:rsidRPr="002709E2">
          <w:rPr>
            <w:rFonts w:ascii="Calibri" w:eastAsia="Calibri" w:hAnsi="Calibri" w:cs="Times New Roman"/>
            <w:lang w:val="en-US"/>
          </w:rPr>
          <w:t>228.</w:t>
        </w:r>
        <w:r w:rsidRPr="002709E2">
          <w:rPr>
            <w:rFonts w:ascii="Calibri" w:eastAsia="Calibri" w:hAnsi="Calibri" w:cs="Times New Roman"/>
            <w:lang w:val="en-US"/>
          </w:rPr>
          <w:tab/>
          <w:t>d "\"Why do you look so surprised?\""</w:t>
        </w:r>
      </w:ins>
    </w:p>
    <w:p w14:paraId="4A6B20CD" w14:textId="77777777" w:rsidR="002709E2" w:rsidRPr="002709E2" w:rsidRDefault="002709E2" w:rsidP="002709E2">
      <w:pPr>
        <w:spacing w:line="600" w:lineRule="auto"/>
        <w:jc w:val="left"/>
        <w:rPr>
          <w:ins w:id="13731" w:author="UTENTE" w:date="2020-06-30T18:54:00Z"/>
          <w:rFonts w:ascii="Calibri" w:eastAsia="Calibri" w:hAnsi="Calibri" w:cs="Times New Roman"/>
          <w:lang w:val="en-US"/>
        </w:rPr>
      </w:pPr>
      <w:ins w:id="13732" w:author="UTENTE" w:date="2020-06-30T18:54:00Z">
        <w:r w:rsidRPr="002709E2">
          <w:rPr>
            <w:rFonts w:ascii="Calibri" w:eastAsia="Calibri" w:hAnsi="Calibri" w:cs="Times New Roman"/>
            <w:lang w:val="en-US"/>
          </w:rPr>
          <w:t>229.</w:t>
        </w:r>
        <w:r w:rsidRPr="002709E2">
          <w:rPr>
            <w:rFonts w:ascii="Calibri" w:eastAsia="Calibri" w:hAnsi="Calibri" w:cs="Times New Roman"/>
            <w:lang w:val="en-US"/>
          </w:rPr>
          <w:tab/>
          <w:t>d "\"I told you I'd come.\""</w:t>
        </w:r>
      </w:ins>
    </w:p>
    <w:p w14:paraId="0AD64845" w14:textId="77777777" w:rsidR="002709E2" w:rsidRPr="002709E2" w:rsidRDefault="002709E2" w:rsidP="002709E2">
      <w:pPr>
        <w:spacing w:line="600" w:lineRule="auto"/>
        <w:jc w:val="left"/>
        <w:rPr>
          <w:ins w:id="13733" w:author="UTENTE" w:date="2020-06-30T18:54:00Z"/>
          <w:rFonts w:ascii="Calibri" w:eastAsia="Calibri" w:hAnsi="Calibri" w:cs="Times New Roman"/>
          <w:lang w:val="en-US"/>
        </w:rPr>
      </w:pPr>
      <w:ins w:id="13734" w:author="UTENTE" w:date="2020-06-30T18:54:00Z">
        <w:r w:rsidRPr="002709E2">
          <w:rPr>
            <w:rFonts w:ascii="Calibri" w:eastAsia="Calibri" w:hAnsi="Calibri" w:cs="Times New Roman"/>
            <w:lang w:val="en-US"/>
          </w:rPr>
          <w:t>230.</w:t>
        </w:r>
        <w:r w:rsidRPr="002709E2">
          <w:rPr>
            <w:rFonts w:ascii="Calibri" w:eastAsia="Calibri" w:hAnsi="Calibri" w:cs="Times New Roman"/>
            <w:lang w:val="en-US"/>
          </w:rPr>
          <w:tab/>
          <w:t>n "There's a very slight, wounded hint in his voice, as if my lack of trust makes him unhappy." </w:t>
        </w:r>
        <w:r w:rsidRPr="002709E2">
          <w:rPr>
            <w:rFonts w:ascii="Calibri" w:eastAsia="Calibri" w:hAnsi="Calibri" w:cs="Times New Roman"/>
            <w:lang w:val="en-US"/>
          </w:rPr>
          <w:br w:type="page"/>
        </w:r>
      </w:ins>
    </w:p>
    <w:p w14:paraId="599F32D7" w14:textId="77777777" w:rsidR="002709E2" w:rsidRPr="002709E2" w:rsidRDefault="002709E2" w:rsidP="002709E2">
      <w:pPr>
        <w:spacing w:line="600" w:lineRule="auto"/>
        <w:jc w:val="left"/>
        <w:rPr>
          <w:ins w:id="13735" w:author="UTENTE" w:date="2020-06-30T18:54:00Z"/>
          <w:rFonts w:ascii="Calibri" w:eastAsia="Calibri" w:hAnsi="Calibri" w:cs="Times New Roman"/>
        </w:rPr>
      </w:pPr>
      <w:ins w:id="13736" w:author="UTENTE" w:date="2020-06-30T18:54:00Z">
        <w:r w:rsidRPr="002709E2">
          <w:rPr>
            <w:rFonts w:ascii="Calibri" w:eastAsia="Calibri" w:hAnsi="Calibri" w:cs="Times New Roman"/>
          </w:rPr>
          <w:lastRenderedPageBreak/>
          <w:t>218.</w:t>
        </w:r>
        <w:r w:rsidRPr="002709E2">
          <w:rPr>
            <w:rFonts w:ascii="Calibri" w:eastAsia="Calibri" w:hAnsi="Calibri" w:cs="Times New Roman"/>
          </w:rPr>
          <w:tab/>
          <w:t>n "Vorrei andare a casa presto, ma non mi sento al sicuro all'idea di uscire…"</w:t>
        </w:r>
      </w:ins>
    </w:p>
    <w:p w14:paraId="4B6E4FA6" w14:textId="77777777" w:rsidR="002709E2" w:rsidRPr="002709E2" w:rsidRDefault="002709E2" w:rsidP="002709E2">
      <w:pPr>
        <w:spacing w:line="600" w:lineRule="auto"/>
        <w:jc w:val="left"/>
        <w:rPr>
          <w:ins w:id="13737" w:author="UTENTE" w:date="2020-06-30T18:54:00Z"/>
          <w:rFonts w:ascii="Calibri" w:eastAsia="Calibri" w:hAnsi="Calibri" w:cs="Times New Roman"/>
        </w:rPr>
      </w:pPr>
      <w:ins w:id="13738" w:author="UTENTE" w:date="2020-06-30T18:54:00Z">
        <w:r w:rsidRPr="002709E2">
          <w:rPr>
            <w:rFonts w:ascii="Calibri" w:eastAsia="Calibri" w:hAnsi="Calibri" w:cs="Times New Roman"/>
          </w:rPr>
          <w:t>219.</w:t>
        </w:r>
        <w:r w:rsidRPr="002709E2">
          <w:rPr>
            <w:rFonts w:ascii="Calibri" w:eastAsia="Calibri" w:hAnsi="Calibri" w:cs="Times New Roman"/>
          </w:rPr>
          <w:tab/>
          <w:t>n "Se dovesse succedere il peggio, magari potrei semplicemente passare la notte qui. Gli scatoloni del magazzino non sono proprio i cuscini migliori, ma sono meglio delle bare."</w:t>
        </w:r>
      </w:ins>
    </w:p>
    <w:p w14:paraId="61F28292" w14:textId="77777777" w:rsidR="002709E2" w:rsidRPr="002709E2" w:rsidRDefault="002709E2" w:rsidP="002709E2">
      <w:pPr>
        <w:spacing w:line="600" w:lineRule="auto"/>
        <w:jc w:val="left"/>
        <w:rPr>
          <w:ins w:id="13739" w:author="UTENTE" w:date="2020-06-30T18:54:00Z"/>
          <w:rFonts w:ascii="Calibri" w:eastAsia="Calibri" w:hAnsi="Calibri" w:cs="Times New Roman"/>
        </w:rPr>
      </w:pPr>
      <w:ins w:id="13740" w:author="UTENTE" w:date="2020-06-30T18:54:00Z">
        <w:r w:rsidRPr="002709E2">
          <w:rPr>
            <w:rFonts w:ascii="Calibri" w:eastAsia="Calibri" w:hAnsi="Calibri" w:cs="Times New Roman"/>
          </w:rPr>
          <w:t>220.</w:t>
        </w:r>
        <w:r w:rsidRPr="002709E2">
          <w:rPr>
            <w:rFonts w:ascii="Calibri" w:eastAsia="Calibri" w:hAnsi="Calibri" w:cs="Times New Roman"/>
          </w:rPr>
          <w:tab/>
          <w:t>n "Vorrei andare a casa presto, ma avrei voluto avere qualcosa per difendermi."</w:t>
        </w:r>
      </w:ins>
    </w:p>
    <w:p w14:paraId="2F881121" w14:textId="77777777" w:rsidR="002709E2" w:rsidRPr="002709E2" w:rsidRDefault="002709E2" w:rsidP="002709E2">
      <w:pPr>
        <w:spacing w:line="600" w:lineRule="auto"/>
        <w:jc w:val="left"/>
        <w:rPr>
          <w:ins w:id="13741" w:author="UTENTE" w:date="2020-06-30T18:54:00Z"/>
          <w:rFonts w:ascii="Calibri" w:eastAsia="Calibri" w:hAnsi="Calibri" w:cs="Times New Roman"/>
        </w:rPr>
      </w:pPr>
      <w:ins w:id="13742" w:author="UTENTE" w:date="2020-06-30T18:54:00Z">
        <w:r w:rsidRPr="002709E2">
          <w:rPr>
            <w:rFonts w:ascii="Calibri" w:eastAsia="Calibri" w:hAnsi="Calibri" w:cs="Times New Roman"/>
          </w:rPr>
          <w:t>221.</w:t>
        </w:r>
        <w:r w:rsidRPr="002709E2">
          <w:rPr>
            <w:rFonts w:ascii="Calibri" w:eastAsia="Calibri" w:hAnsi="Calibri" w:cs="Times New Roman"/>
          </w:rPr>
          <w:tab/>
          <w:t>n "Anche se probabilmente sarebbe stato inutile contro creature così veloci e forti… cazzo, non avrei dovuto buttare il mio vecchio rosario."</w:t>
        </w:r>
      </w:ins>
    </w:p>
    <w:p w14:paraId="1205DCA8" w14:textId="77777777" w:rsidR="002709E2" w:rsidRPr="002709E2" w:rsidRDefault="002709E2" w:rsidP="002709E2">
      <w:pPr>
        <w:spacing w:line="600" w:lineRule="auto"/>
        <w:jc w:val="left"/>
        <w:rPr>
          <w:ins w:id="13743" w:author="UTENTE" w:date="2020-06-30T18:54:00Z"/>
          <w:rFonts w:ascii="Calibri" w:eastAsia="Calibri" w:hAnsi="Calibri" w:cs="Times New Roman"/>
        </w:rPr>
      </w:pPr>
      <w:ins w:id="13744" w:author="UTENTE" w:date="2020-06-30T18:54:00Z">
        <w:r w:rsidRPr="002709E2">
          <w:rPr>
            <w:rFonts w:ascii="Calibri" w:eastAsia="Calibri" w:hAnsi="Calibri" w:cs="Times New Roman"/>
          </w:rPr>
          <w:t>222.</w:t>
        </w:r>
        <w:r w:rsidRPr="002709E2">
          <w:rPr>
            <w:rFonts w:ascii="Calibri" w:eastAsia="Calibri" w:hAnsi="Calibri" w:cs="Times New Roman"/>
          </w:rPr>
          <w:tab/>
          <w:t>mc "\"…!\""</w:t>
        </w:r>
      </w:ins>
    </w:p>
    <w:p w14:paraId="05EEDF51" w14:textId="77777777" w:rsidR="002709E2" w:rsidRPr="002709E2" w:rsidRDefault="002709E2" w:rsidP="002709E2">
      <w:pPr>
        <w:spacing w:line="600" w:lineRule="auto"/>
        <w:jc w:val="left"/>
        <w:rPr>
          <w:ins w:id="13745" w:author="UTENTE" w:date="2020-06-30T18:54:00Z"/>
          <w:rFonts w:ascii="Calibri" w:eastAsia="Calibri" w:hAnsi="Calibri" w:cs="Times New Roman"/>
        </w:rPr>
      </w:pPr>
      <w:ins w:id="13746" w:author="UTENTE" w:date="2020-06-30T18:54:00Z">
        <w:r w:rsidRPr="002709E2">
          <w:rPr>
            <w:rFonts w:ascii="Calibri" w:eastAsia="Calibri" w:hAnsi="Calibri" w:cs="Times New Roman"/>
          </w:rPr>
          <w:t>223.</w:t>
        </w:r>
        <w:r w:rsidRPr="002709E2">
          <w:rPr>
            <w:rFonts w:ascii="Calibri" w:eastAsia="Calibri" w:hAnsi="Calibri" w:cs="Times New Roman"/>
          </w:rPr>
          <w:tab/>
          <w:t>n "In quel momento, la porta si spalanca e la vista di un nuovo cliente interrompe i miei pensieri."</w:t>
        </w:r>
      </w:ins>
    </w:p>
    <w:p w14:paraId="37F9E870" w14:textId="77777777" w:rsidR="002709E2" w:rsidRPr="002709E2" w:rsidRDefault="002709E2" w:rsidP="002709E2">
      <w:pPr>
        <w:spacing w:line="600" w:lineRule="auto"/>
        <w:jc w:val="left"/>
        <w:rPr>
          <w:ins w:id="13747" w:author="UTENTE" w:date="2020-06-30T18:54:00Z"/>
          <w:rFonts w:ascii="Calibri" w:eastAsia="Calibri" w:hAnsi="Calibri" w:cs="Times New Roman"/>
        </w:rPr>
      </w:pPr>
      <w:ins w:id="13748" w:author="UTENTE" w:date="2020-06-30T18:54:00Z">
        <w:r w:rsidRPr="002709E2">
          <w:rPr>
            <w:rFonts w:ascii="Calibri" w:eastAsia="Calibri" w:hAnsi="Calibri" w:cs="Times New Roman"/>
          </w:rPr>
          <w:t>224.</w:t>
        </w:r>
        <w:r w:rsidRPr="002709E2">
          <w:rPr>
            <w:rFonts w:ascii="Calibri" w:eastAsia="Calibri" w:hAnsi="Calibri" w:cs="Times New Roman"/>
          </w:rPr>
          <w:tab/>
          <w:t>mc "\"Ciao! Benvenuto al -\""</w:t>
        </w:r>
      </w:ins>
    </w:p>
    <w:p w14:paraId="0956EB81" w14:textId="77777777" w:rsidR="002709E2" w:rsidRPr="002709E2" w:rsidRDefault="002709E2" w:rsidP="002709E2">
      <w:pPr>
        <w:spacing w:line="600" w:lineRule="auto"/>
        <w:jc w:val="left"/>
        <w:rPr>
          <w:ins w:id="13749" w:author="UTENTE" w:date="2020-06-30T18:54:00Z"/>
          <w:rFonts w:ascii="Calibri" w:eastAsia="Calibri" w:hAnsi="Calibri" w:cs="Times New Roman"/>
        </w:rPr>
      </w:pPr>
      <w:ins w:id="13750" w:author="UTENTE" w:date="2020-06-30T18:54:00Z">
        <w:r w:rsidRPr="002709E2">
          <w:rPr>
            <w:rFonts w:ascii="Calibri" w:eastAsia="Calibri" w:hAnsi="Calibri" w:cs="Times New Roman"/>
          </w:rPr>
          <w:t>225.</w:t>
        </w:r>
        <w:r w:rsidRPr="002709E2">
          <w:rPr>
            <w:rFonts w:ascii="Calibri" w:eastAsia="Calibri" w:hAnsi="Calibri" w:cs="Times New Roman"/>
          </w:rPr>
          <w:tab/>
          <w:t>mc "\"…Dominic?\""</w:t>
        </w:r>
      </w:ins>
    </w:p>
    <w:p w14:paraId="66956D08" w14:textId="77777777" w:rsidR="002709E2" w:rsidRPr="002709E2" w:rsidRDefault="002709E2" w:rsidP="002709E2">
      <w:pPr>
        <w:spacing w:line="600" w:lineRule="auto"/>
        <w:jc w:val="left"/>
        <w:rPr>
          <w:ins w:id="13751" w:author="UTENTE" w:date="2020-06-30T18:54:00Z"/>
          <w:rFonts w:ascii="Calibri" w:eastAsia="Calibri" w:hAnsi="Calibri" w:cs="Times New Roman"/>
        </w:rPr>
      </w:pPr>
      <w:ins w:id="13752" w:author="UTENTE" w:date="2020-06-30T18:54:00Z">
        <w:r w:rsidRPr="002709E2">
          <w:rPr>
            <w:rFonts w:ascii="Calibri" w:eastAsia="Calibri" w:hAnsi="Calibri" w:cs="Times New Roman"/>
          </w:rPr>
          <w:t>226.</w:t>
        </w:r>
        <w:r w:rsidRPr="002709E2">
          <w:rPr>
            <w:rFonts w:ascii="Calibri" w:eastAsia="Calibri" w:hAnsi="Calibri" w:cs="Times New Roman"/>
          </w:rPr>
          <w:tab/>
          <w:t>n "Di sicuro, la figura slanciata e minacciosa che mi sta davanti è la stessa con cui ho parlato ieri notte."</w:t>
        </w:r>
      </w:ins>
    </w:p>
    <w:p w14:paraId="0D84BC74" w14:textId="77777777" w:rsidR="002709E2" w:rsidRPr="002709E2" w:rsidRDefault="002709E2" w:rsidP="002709E2">
      <w:pPr>
        <w:spacing w:line="600" w:lineRule="auto"/>
        <w:jc w:val="left"/>
        <w:rPr>
          <w:ins w:id="13753" w:author="UTENTE" w:date="2020-06-30T18:54:00Z"/>
          <w:rFonts w:ascii="Calibri" w:eastAsia="Calibri" w:hAnsi="Calibri" w:cs="Times New Roman"/>
        </w:rPr>
      </w:pPr>
      <w:ins w:id="13754" w:author="UTENTE" w:date="2020-06-30T18:54:00Z">
        <w:r w:rsidRPr="002709E2">
          <w:rPr>
            <w:rFonts w:ascii="Calibri" w:eastAsia="Calibri" w:hAnsi="Calibri" w:cs="Times New Roman"/>
          </w:rPr>
          <w:t>227.</w:t>
        </w:r>
        <w:r w:rsidRPr="002709E2">
          <w:rPr>
            <w:rFonts w:ascii="Calibri" w:eastAsia="Calibri" w:hAnsi="Calibri" w:cs="Times New Roman"/>
          </w:rPr>
          <w:tab/>
          <w:t>n "Quando vede la mia risposta sbalordita, tuttavia, l'espressione di Dominic s'incupisce."</w:t>
        </w:r>
      </w:ins>
    </w:p>
    <w:p w14:paraId="383E5AE0" w14:textId="77777777" w:rsidR="002709E2" w:rsidRPr="002709E2" w:rsidRDefault="002709E2" w:rsidP="002709E2">
      <w:pPr>
        <w:spacing w:line="600" w:lineRule="auto"/>
        <w:jc w:val="left"/>
        <w:rPr>
          <w:ins w:id="13755" w:author="UTENTE" w:date="2020-06-30T18:54:00Z"/>
          <w:rFonts w:ascii="Calibri" w:eastAsia="Calibri" w:hAnsi="Calibri" w:cs="Times New Roman"/>
        </w:rPr>
      </w:pPr>
      <w:ins w:id="13756" w:author="UTENTE" w:date="2020-06-30T18:54:00Z">
        <w:r w:rsidRPr="002709E2">
          <w:rPr>
            <w:rFonts w:ascii="Calibri" w:eastAsia="Calibri" w:hAnsi="Calibri" w:cs="Times New Roman"/>
          </w:rPr>
          <w:t>228.</w:t>
        </w:r>
        <w:r w:rsidRPr="002709E2">
          <w:rPr>
            <w:rFonts w:ascii="Calibri" w:eastAsia="Calibri" w:hAnsi="Calibri" w:cs="Times New Roman"/>
          </w:rPr>
          <w:tab/>
          <w:t>d "\"Perché sembri così sorpreso? \""</w:t>
        </w:r>
      </w:ins>
    </w:p>
    <w:p w14:paraId="4B3107B6" w14:textId="77777777" w:rsidR="002709E2" w:rsidRPr="002709E2" w:rsidRDefault="002709E2" w:rsidP="002709E2">
      <w:pPr>
        <w:spacing w:line="600" w:lineRule="auto"/>
        <w:jc w:val="left"/>
        <w:rPr>
          <w:ins w:id="13757" w:author="UTENTE" w:date="2020-06-30T18:54:00Z"/>
          <w:rFonts w:ascii="Calibri" w:eastAsia="Calibri" w:hAnsi="Calibri" w:cs="Times New Roman"/>
        </w:rPr>
      </w:pPr>
      <w:ins w:id="13758" w:author="UTENTE" w:date="2020-06-30T18:54:00Z">
        <w:r w:rsidRPr="002709E2">
          <w:rPr>
            <w:rFonts w:ascii="Calibri" w:eastAsia="Calibri" w:hAnsi="Calibri" w:cs="Times New Roman"/>
          </w:rPr>
          <w:t>229.</w:t>
        </w:r>
        <w:r w:rsidRPr="002709E2">
          <w:rPr>
            <w:rFonts w:ascii="Calibri" w:eastAsia="Calibri" w:hAnsi="Calibri" w:cs="Times New Roman"/>
          </w:rPr>
          <w:tab/>
          <w:t>d "\"Te l'avevo detto che sarei venuto.\""</w:t>
        </w:r>
      </w:ins>
    </w:p>
    <w:p w14:paraId="33019DC5" w14:textId="77777777" w:rsidR="002709E2" w:rsidRPr="002709E2" w:rsidRDefault="002709E2" w:rsidP="002709E2">
      <w:pPr>
        <w:spacing w:line="600" w:lineRule="auto"/>
        <w:jc w:val="left"/>
        <w:rPr>
          <w:ins w:id="13759" w:author="UTENTE" w:date="2020-06-30T18:54:00Z"/>
          <w:rFonts w:ascii="Calibri" w:eastAsia="Calibri" w:hAnsi="Calibri" w:cs="Times New Roman"/>
        </w:rPr>
      </w:pPr>
      <w:ins w:id="13760" w:author="UTENTE" w:date="2020-06-30T18:54:00Z">
        <w:r w:rsidRPr="002709E2">
          <w:rPr>
            <w:rFonts w:ascii="Calibri" w:eastAsia="Calibri" w:hAnsi="Calibri" w:cs="Times New Roman"/>
          </w:rPr>
          <w:t>230.</w:t>
        </w:r>
        <w:r w:rsidRPr="002709E2">
          <w:rPr>
            <w:rFonts w:ascii="Calibri" w:eastAsia="Calibri" w:hAnsi="Calibri" w:cs="Times New Roman"/>
          </w:rPr>
          <w:tab/>
          <w:t>n "C'è un leggero accenno di dolore nella sua voce, come se la mia mancanza di fiducia lo intristisse." </w:t>
        </w:r>
        <w:r w:rsidRPr="002709E2">
          <w:rPr>
            <w:rFonts w:ascii="Calibri" w:eastAsia="Calibri" w:hAnsi="Calibri" w:cs="Times New Roman"/>
          </w:rPr>
          <w:br w:type="page"/>
        </w:r>
      </w:ins>
    </w:p>
    <w:p w14:paraId="600E616F" w14:textId="77777777" w:rsidR="002709E2" w:rsidRPr="002709E2" w:rsidRDefault="002709E2" w:rsidP="002709E2">
      <w:pPr>
        <w:spacing w:line="600" w:lineRule="auto"/>
        <w:jc w:val="left"/>
        <w:rPr>
          <w:ins w:id="13761" w:author="UTENTE" w:date="2020-06-30T18:54:00Z"/>
          <w:rFonts w:ascii="Calibri" w:eastAsia="Calibri" w:hAnsi="Calibri" w:cs="Times New Roman"/>
          <w:lang w:val="en-US"/>
        </w:rPr>
      </w:pPr>
      <w:ins w:id="13762" w:author="UTENTE" w:date="2020-06-30T18:54:00Z">
        <w:r w:rsidRPr="002709E2">
          <w:rPr>
            <w:rFonts w:ascii="Calibri" w:eastAsia="Calibri" w:hAnsi="Calibri" w:cs="Times New Roman"/>
            <w:lang w:val="en-US"/>
          </w:rPr>
          <w:lastRenderedPageBreak/>
          <w:t>231.</w:t>
        </w:r>
        <w:r w:rsidRPr="002709E2">
          <w:rPr>
            <w:rFonts w:ascii="Calibri" w:eastAsia="Calibri" w:hAnsi="Calibri" w:cs="Times New Roman"/>
            <w:lang w:val="en-US"/>
          </w:rPr>
          <w:tab/>
          <w:t>mc "\"…I'm sorry. You were just a little late, so I was starting to get worried, that's all.\""</w:t>
        </w:r>
      </w:ins>
    </w:p>
    <w:p w14:paraId="22BCDB7C" w14:textId="77777777" w:rsidR="002709E2" w:rsidRPr="002709E2" w:rsidRDefault="002709E2" w:rsidP="002709E2">
      <w:pPr>
        <w:spacing w:line="600" w:lineRule="auto"/>
        <w:jc w:val="left"/>
        <w:rPr>
          <w:ins w:id="13763" w:author="UTENTE" w:date="2020-06-30T18:54:00Z"/>
          <w:rFonts w:ascii="Calibri" w:eastAsia="Calibri" w:hAnsi="Calibri" w:cs="Times New Roman"/>
          <w:lang w:val="en-US"/>
        </w:rPr>
      </w:pPr>
      <w:ins w:id="13764" w:author="UTENTE" w:date="2020-06-30T18:54:00Z">
        <w:r w:rsidRPr="002709E2">
          <w:rPr>
            <w:rFonts w:ascii="Calibri" w:eastAsia="Calibri" w:hAnsi="Calibri" w:cs="Times New Roman"/>
            <w:lang w:val="en-US"/>
          </w:rPr>
          <w:t>232.</w:t>
        </w:r>
        <w:r w:rsidRPr="002709E2">
          <w:rPr>
            <w:rFonts w:ascii="Calibri" w:eastAsia="Calibri" w:hAnsi="Calibri" w:cs="Times New Roman"/>
            <w:lang w:val="en-US"/>
          </w:rPr>
          <w:tab/>
          <w:t>n "I mutter a reply under my breath, my cheeks growing a bit hot."</w:t>
        </w:r>
      </w:ins>
    </w:p>
    <w:p w14:paraId="423CD6B3" w14:textId="77777777" w:rsidR="002709E2" w:rsidRPr="002709E2" w:rsidRDefault="002709E2" w:rsidP="002709E2">
      <w:pPr>
        <w:spacing w:line="600" w:lineRule="auto"/>
        <w:jc w:val="left"/>
        <w:rPr>
          <w:ins w:id="13765" w:author="UTENTE" w:date="2020-06-30T18:54:00Z"/>
          <w:rFonts w:ascii="Calibri" w:eastAsia="Calibri" w:hAnsi="Calibri" w:cs="Times New Roman"/>
          <w:lang w:val="en-US"/>
        </w:rPr>
      </w:pPr>
      <w:ins w:id="13766" w:author="UTENTE" w:date="2020-06-30T18:54:00Z">
        <w:r w:rsidRPr="002709E2">
          <w:rPr>
            <w:rFonts w:ascii="Calibri" w:eastAsia="Calibri" w:hAnsi="Calibri" w:cs="Times New Roman"/>
            <w:lang w:val="en-US"/>
          </w:rPr>
          <w:t>233.</w:t>
        </w:r>
        <w:r w:rsidRPr="002709E2">
          <w:rPr>
            <w:rFonts w:ascii="Calibri" w:eastAsia="Calibri" w:hAnsi="Calibri" w:cs="Times New Roman"/>
            <w:lang w:val="en-US"/>
          </w:rPr>
          <w:tab/>
          <w:t>mc "\"Sorry. I'm a bit too jaded to believe in knights in shining armor…\""</w:t>
        </w:r>
      </w:ins>
    </w:p>
    <w:p w14:paraId="330562C6" w14:textId="77777777" w:rsidR="002709E2" w:rsidRPr="002709E2" w:rsidRDefault="002709E2" w:rsidP="002709E2">
      <w:pPr>
        <w:spacing w:line="600" w:lineRule="auto"/>
        <w:jc w:val="left"/>
        <w:rPr>
          <w:ins w:id="13767" w:author="UTENTE" w:date="2020-06-30T18:54:00Z"/>
          <w:rFonts w:ascii="Calibri" w:eastAsia="Calibri" w:hAnsi="Calibri" w:cs="Times New Roman"/>
          <w:lang w:val="en-US"/>
        </w:rPr>
      </w:pPr>
      <w:ins w:id="13768" w:author="UTENTE" w:date="2020-06-30T18:54:00Z">
        <w:r w:rsidRPr="002709E2">
          <w:rPr>
            <w:rFonts w:ascii="Calibri" w:eastAsia="Calibri" w:hAnsi="Calibri" w:cs="Times New Roman"/>
            <w:lang w:val="en-US"/>
          </w:rPr>
          <w:t>234.</w:t>
        </w:r>
        <w:r w:rsidRPr="002709E2">
          <w:rPr>
            <w:rFonts w:ascii="Calibri" w:eastAsia="Calibri" w:hAnsi="Calibri" w:cs="Times New Roman"/>
            <w:lang w:val="en-US"/>
          </w:rPr>
          <w:tab/>
          <w:t>mc "\"Although I guess I could make an exception for knights in baggy jackets.\""</w:t>
        </w:r>
      </w:ins>
    </w:p>
    <w:p w14:paraId="70AB2649" w14:textId="77777777" w:rsidR="002709E2" w:rsidRPr="002709E2" w:rsidRDefault="002709E2" w:rsidP="002709E2">
      <w:pPr>
        <w:spacing w:line="600" w:lineRule="auto"/>
        <w:jc w:val="left"/>
        <w:rPr>
          <w:ins w:id="13769" w:author="UTENTE" w:date="2020-06-30T18:54:00Z"/>
          <w:rFonts w:ascii="Calibri" w:eastAsia="Calibri" w:hAnsi="Calibri" w:cs="Times New Roman"/>
          <w:lang w:val="en-US"/>
        </w:rPr>
      </w:pPr>
      <w:ins w:id="13770" w:author="UTENTE" w:date="2020-06-30T18:54:00Z">
        <w:r w:rsidRPr="002709E2">
          <w:rPr>
            <w:rFonts w:ascii="Calibri" w:eastAsia="Calibri" w:hAnsi="Calibri" w:cs="Times New Roman"/>
            <w:lang w:val="en-US"/>
          </w:rPr>
          <w:t>235.</w:t>
        </w:r>
        <w:r w:rsidRPr="002709E2">
          <w:rPr>
            <w:rFonts w:ascii="Calibri" w:eastAsia="Calibri" w:hAnsi="Calibri" w:cs="Times New Roman"/>
            <w:lang w:val="en-US"/>
          </w:rPr>
          <w:tab/>
          <w:t>n "Now I feel guilty for doubting him… even though I think it was pretty justified, all things considered."</w:t>
        </w:r>
      </w:ins>
    </w:p>
    <w:p w14:paraId="70E8AEFC" w14:textId="77777777" w:rsidR="002709E2" w:rsidRPr="002709E2" w:rsidRDefault="002709E2" w:rsidP="002709E2">
      <w:pPr>
        <w:spacing w:line="600" w:lineRule="auto"/>
        <w:jc w:val="left"/>
        <w:rPr>
          <w:ins w:id="13771" w:author="UTENTE" w:date="2020-06-30T18:54:00Z"/>
          <w:rFonts w:ascii="Calibri" w:eastAsia="Calibri" w:hAnsi="Calibri" w:cs="Times New Roman"/>
          <w:lang w:val="en-US"/>
        </w:rPr>
      </w:pPr>
      <w:ins w:id="13772" w:author="UTENTE" w:date="2020-06-30T18:54:00Z">
        <w:r w:rsidRPr="002709E2">
          <w:rPr>
            <w:rFonts w:ascii="Calibri" w:eastAsia="Calibri" w:hAnsi="Calibri" w:cs="Times New Roman"/>
            <w:lang w:val="en-US"/>
          </w:rPr>
          <w:t>236.</w:t>
        </w:r>
        <w:r w:rsidRPr="002709E2">
          <w:rPr>
            <w:rFonts w:ascii="Calibri" w:eastAsia="Calibri" w:hAnsi="Calibri" w:cs="Times New Roman"/>
            <w:lang w:val="en-US"/>
          </w:rPr>
          <w:tab/>
          <w:t>d "\"Are you ready to go?\""</w:t>
        </w:r>
      </w:ins>
    </w:p>
    <w:p w14:paraId="298DEC1D" w14:textId="77777777" w:rsidR="002709E2" w:rsidRPr="002709E2" w:rsidRDefault="002709E2" w:rsidP="002709E2">
      <w:pPr>
        <w:spacing w:line="600" w:lineRule="auto"/>
        <w:jc w:val="left"/>
        <w:rPr>
          <w:ins w:id="13773" w:author="UTENTE" w:date="2020-06-30T18:54:00Z"/>
          <w:rFonts w:ascii="Calibri" w:eastAsia="Calibri" w:hAnsi="Calibri" w:cs="Times New Roman"/>
          <w:lang w:val="en-US"/>
        </w:rPr>
      </w:pPr>
      <w:ins w:id="13774" w:author="UTENTE" w:date="2020-06-30T18:54:00Z">
        <w:r w:rsidRPr="002709E2">
          <w:rPr>
            <w:rFonts w:ascii="Calibri" w:eastAsia="Calibri" w:hAnsi="Calibri" w:cs="Times New Roman"/>
            <w:lang w:val="en-US"/>
          </w:rPr>
          <w:t>237.</w:t>
        </w:r>
        <w:r w:rsidRPr="002709E2">
          <w:rPr>
            <w:rFonts w:ascii="Calibri" w:eastAsia="Calibri" w:hAnsi="Calibri" w:cs="Times New Roman"/>
            <w:lang w:val="en-US"/>
          </w:rPr>
          <w:tab/>
          <w:t>n "His eyes soften faintly after my apology, but there's still a tense look on his face."</w:t>
        </w:r>
      </w:ins>
    </w:p>
    <w:p w14:paraId="44A7E409" w14:textId="77777777" w:rsidR="002709E2" w:rsidRPr="002709E2" w:rsidRDefault="002709E2" w:rsidP="002709E2">
      <w:pPr>
        <w:spacing w:line="600" w:lineRule="auto"/>
        <w:jc w:val="left"/>
        <w:rPr>
          <w:ins w:id="13775" w:author="UTENTE" w:date="2020-06-30T18:54:00Z"/>
          <w:rFonts w:ascii="Calibri" w:eastAsia="Calibri" w:hAnsi="Calibri" w:cs="Times New Roman"/>
          <w:lang w:val="en-US"/>
        </w:rPr>
      </w:pPr>
      <w:ins w:id="13776" w:author="UTENTE" w:date="2020-06-30T18:54:00Z">
        <w:r w:rsidRPr="002709E2">
          <w:rPr>
            <w:rFonts w:ascii="Calibri" w:eastAsia="Calibri" w:hAnsi="Calibri" w:cs="Times New Roman"/>
            <w:lang w:val="en-US"/>
          </w:rPr>
          <w:t>238.</w:t>
        </w:r>
        <w:r w:rsidRPr="002709E2">
          <w:rPr>
            <w:rFonts w:ascii="Calibri" w:eastAsia="Calibri" w:hAnsi="Calibri" w:cs="Times New Roman"/>
            <w:lang w:val="en-US"/>
          </w:rPr>
          <w:tab/>
          <w:t>n "He's probably thinking about what'll happen if we get caught by other vampires. {w}\nWell, he's not the only one who's worried."</w:t>
        </w:r>
      </w:ins>
    </w:p>
    <w:p w14:paraId="77E3FC64" w14:textId="77777777" w:rsidR="002709E2" w:rsidRPr="002709E2" w:rsidRDefault="002709E2" w:rsidP="002709E2">
      <w:pPr>
        <w:spacing w:line="600" w:lineRule="auto"/>
        <w:jc w:val="left"/>
        <w:rPr>
          <w:ins w:id="13777" w:author="UTENTE" w:date="2020-06-30T18:54:00Z"/>
          <w:rFonts w:ascii="Calibri" w:eastAsia="Calibri" w:hAnsi="Calibri" w:cs="Times New Roman"/>
          <w:lang w:val="en-US"/>
        </w:rPr>
      </w:pPr>
      <w:ins w:id="13778" w:author="UTENTE" w:date="2020-06-30T18:54:00Z">
        <w:r w:rsidRPr="002709E2">
          <w:rPr>
            <w:rFonts w:ascii="Calibri" w:eastAsia="Calibri" w:hAnsi="Calibri" w:cs="Times New Roman"/>
            <w:lang w:val="en-US"/>
          </w:rPr>
          <w:t>239.</w:t>
        </w:r>
        <w:r w:rsidRPr="002709E2">
          <w:rPr>
            <w:rFonts w:ascii="Calibri" w:eastAsia="Calibri" w:hAnsi="Calibri" w:cs="Times New Roman"/>
            <w:lang w:val="en-US"/>
          </w:rPr>
          <w:tab/>
          <w:t>mc "\"I'm ready. You want a cup of coffee or something before we leave?\""</w:t>
        </w:r>
      </w:ins>
    </w:p>
    <w:p w14:paraId="00568157" w14:textId="77777777" w:rsidR="002709E2" w:rsidRPr="002709E2" w:rsidRDefault="002709E2" w:rsidP="002709E2">
      <w:pPr>
        <w:spacing w:line="600" w:lineRule="auto"/>
        <w:jc w:val="left"/>
        <w:rPr>
          <w:ins w:id="13779" w:author="UTENTE" w:date="2020-06-30T18:54:00Z"/>
          <w:rFonts w:ascii="Calibri" w:eastAsia="Calibri" w:hAnsi="Calibri" w:cs="Times New Roman"/>
          <w:lang w:val="en-US"/>
        </w:rPr>
      </w:pPr>
      <w:ins w:id="13780" w:author="UTENTE" w:date="2020-06-30T18:54:00Z">
        <w:r w:rsidRPr="002709E2">
          <w:rPr>
            <w:rFonts w:ascii="Calibri" w:eastAsia="Calibri" w:hAnsi="Calibri" w:cs="Times New Roman"/>
            <w:lang w:val="en-US"/>
          </w:rPr>
          <w:t>240.</w:t>
        </w:r>
        <w:r w:rsidRPr="002709E2">
          <w:rPr>
            <w:rFonts w:ascii="Calibri" w:eastAsia="Calibri" w:hAnsi="Calibri" w:cs="Times New Roman"/>
            <w:lang w:val="en-US"/>
          </w:rPr>
          <w:tab/>
          <w:t>mc "\"It's not exactly… blood, or anything, but…\""</w:t>
        </w:r>
      </w:ins>
    </w:p>
    <w:p w14:paraId="11ACA792" w14:textId="77777777" w:rsidR="002709E2" w:rsidRPr="002709E2" w:rsidRDefault="002709E2" w:rsidP="002709E2">
      <w:pPr>
        <w:spacing w:line="600" w:lineRule="auto"/>
        <w:jc w:val="left"/>
        <w:rPr>
          <w:ins w:id="13781" w:author="UTENTE" w:date="2020-06-30T18:54:00Z"/>
          <w:rFonts w:ascii="Calibri" w:eastAsia="Calibri" w:hAnsi="Calibri" w:cs="Times New Roman"/>
          <w:lang w:val="en-US"/>
        </w:rPr>
      </w:pPr>
      <w:ins w:id="13782" w:author="UTENTE" w:date="2020-06-30T18:54:00Z">
        <w:r w:rsidRPr="002709E2">
          <w:rPr>
            <w:rFonts w:ascii="Calibri" w:eastAsia="Calibri" w:hAnsi="Calibri" w:cs="Times New Roman"/>
            <w:lang w:val="en-US"/>
          </w:rPr>
          <w:t>241.</w:t>
        </w:r>
        <w:r w:rsidRPr="002709E2">
          <w:rPr>
            <w:rFonts w:ascii="Calibri" w:eastAsia="Calibri" w:hAnsi="Calibri" w:cs="Times New Roman"/>
            <w:lang w:val="en-US"/>
          </w:rPr>
          <w:tab/>
          <w:t>n "Jeez, that sounded stupid. Should've just kept my mouth shut."</w:t>
        </w:r>
      </w:ins>
    </w:p>
    <w:p w14:paraId="27A55206" w14:textId="77777777" w:rsidR="002709E2" w:rsidRPr="002709E2" w:rsidRDefault="002709E2" w:rsidP="002709E2">
      <w:pPr>
        <w:spacing w:line="600" w:lineRule="auto"/>
        <w:jc w:val="left"/>
        <w:rPr>
          <w:ins w:id="13783" w:author="UTENTE" w:date="2020-06-30T18:54:00Z"/>
          <w:rFonts w:ascii="Calibri" w:eastAsia="Calibri" w:hAnsi="Calibri" w:cs="Times New Roman"/>
          <w:lang w:val="en-US"/>
        </w:rPr>
      </w:pPr>
      <w:ins w:id="13784" w:author="UTENTE" w:date="2020-06-30T18:54:00Z">
        <w:r w:rsidRPr="002709E2">
          <w:rPr>
            <w:rFonts w:ascii="Calibri" w:eastAsia="Calibri" w:hAnsi="Calibri" w:cs="Times New Roman"/>
            <w:lang w:val="en-US"/>
          </w:rPr>
          <w:t>242.</w:t>
        </w:r>
        <w:r w:rsidRPr="002709E2">
          <w:rPr>
            <w:rFonts w:ascii="Calibri" w:eastAsia="Calibri" w:hAnsi="Calibri" w:cs="Times New Roman"/>
            <w:lang w:val="en-US"/>
          </w:rPr>
          <w:tab/>
          <w:t>d "\"…I'm fine. Thanks.\""</w:t>
        </w:r>
      </w:ins>
    </w:p>
    <w:p w14:paraId="0C488B0D" w14:textId="77777777" w:rsidR="002709E2" w:rsidRPr="002709E2" w:rsidRDefault="002709E2" w:rsidP="002709E2">
      <w:pPr>
        <w:spacing w:line="600" w:lineRule="auto"/>
        <w:jc w:val="left"/>
        <w:rPr>
          <w:ins w:id="13785" w:author="UTENTE" w:date="2020-06-30T18:54:00Z"/>
          <w:rFonts w:ascii="Calibri" w:eastAsia="Calibri" w:hAnsi="Calibri" w:cs="Times New Roman"/>
          <w:lang w:val="en-US"/>
        </w:rPr>
      </w:pPr>
      <w:ins w:id="13786" w:author="UTENTE" w:date="2020-06-30T18:54:00Z">
        <w:r w:rsidRPr="002709E2">
          <w:rPr>
            <w:rFonts w:ascii="Calibri" w:eastAsia="Calibri" w:hAnsi="Calibri" w:cs="Times New Roman"/>
            <w:lang w:val="en-US"/>
          </w:rPr>
          <w:t>243.</w:t>
        </w:r>
        <w:r w:rsidRPr="002709E2">
          <w:rPr>
            <w:rFonts w:ascii="Calibri" w:eastAsia="Calibri" w:hAnsi="Calibri" w:cs="Times New Roman"/>
            <w:lang w:val="en-US"/>
          </w:rPr>
          <w:tab/>
          <w:t>n "Dominic gazes at me for a moment, the corners of his lips curling ever so slightly upwards."</w:t>
        </w:r>
      </w:ins>
    </w:p>
    <w:p w14:paraId="560B39BA" w14:textId="77777777" w:rsidR="002709E2" w:rsidRPr="002709E2" w:rsidRDefault="002709E2" w:rsidP="002709E2">
      <w:pPr>
        <w:spacing w:line="600" w:lineRule="auto"/>
        <w:jc w:val="left"/>
        <w:rPr>
          <w:ins w:id="13787" w:author="UTENTE" w:date="2020-06-30T18:54:00Z"/>
          <w:rFonts w:ascii="Calibri" w:eastAsia="Calibri" w:hAnsi="Calibri" w:cs="Times New Roman"/>
          <w:lang w:val="en-US"/>
        </w:rPr>
      </w:pPr>
      <w:ins w:id="13788" w:author="UTENTE" w:date="2020-06-30T18:54:00Z">
        <w:r w:rsidRPr="002709E2">
          <w:rPr>
            <w:rFonts w:ascii="Calibri" w:eastAsia="Calibri" w:hAnsi="Calibri" w:cs="Times New Roman"/>
            <w:lang w:val="en-US"/>
          </w:rPr>
          <w:t>244.</w:t>
        </w:r>
        <w:r w:rsidRPr="002709E2">
          <w:rPr>
            <w:rFonts w:ascii="Calibri" w:eastAsia="Calibri" w:hAnsi="Calibri" w:cs="Times New Roman"/>
            <w:lang w:val="en-US"/>
          </w:rPr>
          <w:tab/>
          <w:t>n "Then, he turns towards the door, beckoning for me to follow."</w:t>
        </w:r>
        <w:r w:rsidRPr="002709E2">
          <w:rPr>
            <w:rFonts w:ascii="Calibri" w:eastAsia="Calibri" w:hAnsi="Calibri" w:cs="Times New Roman"/>
            <w:lang w:val="en-US"/>
          </w:rPr>
          <w:br w:type="page"/>
        </w:r>
      </w:ins>
    </w:p>
    <w:p w14:paraId="07B283C5" w14:textId="77777777" w:rsidR="002709E2" w:rsidRPr="002709E2" w:rsidRDefault="002709E2" w:rsidP="002709E2">
      <w:pPr>
        <w:spacing w:line="600" w:lineRule="auto"/>
        <w:jc w:val="left"/>
        <w:rPr>
          <w:ins w:id="13789" w:author="UTENTE" w:date="2020-06-30T18:54:00Z"/>
          <w:rFonts w:ascii="Calibri" w:eastAsia="Calibri" w:hAnsi="Calibri" w:cs="Times New Roman"/>
        </w:rPr>
      </w:pPr>
      <w:ins w:id="13790" w:author="UTENTE" w:date="2020-06-30T18:54:00Z">
        <w:r w:rsidRPr="002709E2">
          <w:rPr>
            <w:rFonts w:ascii="Calibri" w:eastAsia="Calibri" w:hAnsi="Calibri" w:cs="Times New Roman"/>
          </w:rPr>
          <w:lastRenderedPageBreak/>
          <w:t>231.</w:t>
        </w:r>
        <w:r w:rsidRPr="002709E2">
          <w:rPr>
            <w:rFonts w:ascii="Calibri" w:eastAsia="Calibri" w:hAnsi="Calibri" w:cs="Times New Roman"/>
          </w:rPr>
          <w:tab/>
          <w:t>mc "\"…Scusa. Eri un po' in ritardo, quindi stavo iniziando a preoccuparmi, tutto qui.\""</w:t>
        </w:r>
      </w:ins>
    </w:p>
    <w:p w14:paraId="6675BEF5" w14:textId="77777777" w:rsidR="002709E2" w:rsidRPr="002709E2" w:rsidRDefault="002709E2" w:rsidP="002709E2">
      <w:pPr>
        <w:spacing w:line="600" w:lineRule="auto"/>
        <w:jc w:val="left"/>
        <w:rPr>
          <w:ins w:id="13791" w:author="UTENTE" w:date="2020-06-30T18:54:00Z"/>
          <w:rFonts w:ascii="Calibri" w:eastAsia="Calibri" w:hAnsi="Calibri" w:cs="Times New Roman"/>
        </w:rPr>
      </w:pPr>
      <w:ins w:id="13792" w:author="UTENTE" w:date="2020-06-30T18:54:00Z">
        <w:r w:rsidRPr="002709E2">
          <w:rPr>
            <w:rFonts w:ascii="Calibri" w:eastAsia="Calibri" w:hAnsi="Calibri" w:cs="Times New Roman"/>
          </w:rPr>
          <w:t>232.</w:t>
        </w:r>
        <w:r w:rsidRPr="002709E2">
          <w:rPr>
            <w:rFonts w:ascii="Calibri" w:eastAsia="Calibri" w:hAnsi="Calibri" w:cs="Times New Roman"/>
          </w:rPr>
          <w:tab/>
          <w:t>n "Mormoro una risposta sotto voce, le mie guance si arrossano leggermente."</w:t>
        </w:r>
      </w:ins>
    </w:p>
    <w:p w14:paraId="4E2BA527" w14:textId="77777777" w:rsidR="002709E2" w:rsidRPr="002709E2" w:rsidRDefault="002709E2" w:rsidP="002709E2">
      <w:pPr>
        <w:spacing w:line="600" w:lineRule="auto"/>
        <w:jc w:val="left"/>
        <w:rPr>
          <w:ins w:id="13793" w:author="UTENTE" w:date="2020-06-30T18:54:00Z"/>
          <w:rFonts w:ascii="Calibri" w:eastAsia="Calibri" w:hAnsi="Calibri" w:cs="Times New Roman"/>
        </w:rPr>
      </w:pPr>
      <w:ins w:id="13794" w:author="UTENTE" w:date="2020-06-30T18:54:00Z">
        <w:r w:rsidRPr="002709E2">
          <w:rPr>
            <w:rFonts w:ascii="Calibri" w:eastAsia="Calibri" w:hAnsi="Calibri" w:cs="Times New Roman"/>
          </w:rPr>
          <w:t>233.</w:t>
        </w:r>
        <w:r w:rsidRPr="002709E2">
          <w:rPr>
            <w:rFonts w:ascii="Calibri" w:eastAsia="Calibri" w:hAnsi="Calibri" w:cs="Times New Roman"/>
          </w:rPr>
          <w:tab/>
          <w:t>mc "\"Scusa. Sono un po' troppo disilluso per credere nei cavalieri dall'armatura scintillante…\""</w:t>
        </w:r>
      </w:ins>
    </w:p>
    <w:p w14:paraId="7B6BB570" w14:textId="77777777" w:rsidR="002709E2" w:rsidRPr="002709E2" w:rsidRDefault="002709E2" w:rsidP="002709E2">
      <w:pPr>
        <w:spacing w:line="600" w:lineRule="auto"/>
        <w:jc w:val="left"/>
        <w:rPr>
          <w:ins w:id="13795" w:author="UTENTE" w:date="2020-06-30T18:54:00Z"/>
          <w:rFonts w:ascii="Calibri" w:eastAsia="Calibri" w:hAnsi="Calibri" w:cs="Times New Roman"/>
        </w:rPr>
      </w:pPr>
      <w:ins w:id="13796" w:author="UTENTE" w:date="2020-06-30T18:54:00Z">
        <w:r w:rsidRPr="002709E2">
          <w:rPr>
            <w:rFonts w:ascii="Calibri" w:eastAsia="Calibri" w:hAnsi="Calibri" w:cs="Times New Roman"/>
          </w:rPr>
          <w:t>234.</w:t>
        </w:r>
        <w:r w:rsidRPr="002709E2">
          <w:rPr>
            <w:rFonts w:ascii="Calibri" w:eastAsia="Calibri" w:hAnsi="Calibri" w:cs="Times New Roman"/>
          </w:rPr>
          <w:tab/>
          <w:t>mc "\"Anche se potrei fare un'eccezione per i cavalieri in giacche oversize.\""</w:t>
        </w:r>
      </w:ins>
    </w:p>
    <w:p w14:paraId="6E1C7595" w14:textId="77777777" w:rsidR="002709E2" w:rsidRPr="002709E2" w:rsidRDefault="002709E2" w:rsidP="002709E2">
      <w:pPr>
        <w:spacing w:line="600" w:lineRule="auto"/>
        <w:jc w:val="left"/>
        <w:rPr>
          <w:ins w:id="13797" w:author="UTENTE" w:date="2020-06-30T18:54:00Z"/>
          <w:rFonts w:ascii="Calibri" w:eastAsia="Calibri" w:hAnsi="Calibri" w:cs="Times New Roman"/>
        </w:rPr>
      </w:pPr>
      <w:ins w:id="13798" w:author="UTENTE" w:date="2020-06-30T18:54:00Z">
        <w:r w:rsidRPr="002709E2">
          <w:rPr>
            <w:rFonts w:ascii="Calibri" w:eastAsia="Calibri" w:hAnsi="Calibri" w:cs="Times New Roman"/>
          </w:rPr>
          <w:t>235.</w:t>
        </w:r>
        <w:r w:rsidRPr="002709E2">
          <w:rPr>
            <w:rFonts w:ascii="Calibri" w:eastAsia="Calibri" w:hAnsi="Calibri" w:cs="Times New Roman"/>
          </w:rPr>
          <w:tab/>
          <w:t>n "Ora mi sento in colpa per aver dubitato di lui… anche se penso fosse abbastanza giustificato, tutto sommato."</w:t>
        </w:r>
      </w:ins>
    </w:p>
    <w:p w14:paraId="54D7C48C" w14:textId="77777777" w:rsidR="002709E2" w:rsidRPr="002709E2" w:rsidRDefault="002709E2" w:rsidP="002709E2">
      <w:pPr>
        <w:spacing w:line="600" w:lineRule="auto"/>
        <w:jc w:val="left"/>
        <w:rPr>
          <w:ins w:id="13799" w:author="UTENTE" w:date="2020-06-30T18:54:00Z"/>
          <w:rFonts w:ascii="Calibri" w:eastAsia="Calibri" w:hAnsi="Calibri" w:cs="Times New Roman"/>
        </w:rPr>
      </w:pPr>
      <w:ins w:id="13800" w:author="UTENTE" w:date="2020-06-30T18:54:00Z">
        <w:r w:rsidRPr="002709E2">
          <w:rPr>
            <w:rFonts w:ascii="Calibri" w:eastAsia="Calibri" w:hAnsi="Calibri" w:cs="Times New Roman"/>
          </w:rPr>
          <w:t>236.</w:t>
        </w:r>
        <w:r w:rsidRPr="002709E2">
          <w:rPr>
            <w:rFonts w:ascii="Calibri" w:eastAsia="Calibri" w:hAnsi="Calibri" w:cs="Times New Roman"/>
          </w:rPr>
          <w:tab/>
          <w:t>d "\"Sei pronto per andare?\""</w:t>
        </w:r>
      </w:ins>
    </w:p>
    <w:p w14:paraId="749C0C97" w14:textId="77777777" w:rsidR="002709E2" w:rsidRPr="002709E2" w:rsidRDefault="002709E2" w:rsidP="002709E2">
      <w:pPr>
        <w:spacing w:line="600" w:lineRule="auto"/>
        <w:jc w:val="left"/>
        <w:rPr>
          <w:ins w:id="13801" w:author="UTENTE" w:date="2020-06-30T18:54:00Z"/>
          <w:rFonts w:ascii="Calibri" w:eastAsia="Calibri" w:hAnsi="Calibri" w:cs="Times New Roman"/>
        </w:rPr>
      </w:pPr>
      <w:ins w:id="13802" w:author="UTENTE" w:date="2020-06-30T18:54:00Z">
        <w:r w:rsidRPr="002709E2">
          <w:rPr>
            <w:rFonts w:ascii="Calibri" w:eastAsia="Calibri" w:hAnsi="Calibri" w:cs="Times New Roman"/>
          </w:rPr>
          <w:t>237.</w:t>
        </w:r>
        <w:r w:rsidRPr="002709E2">
          <w:rPr>
            <w:rFonts w:ascii="Calibri" w:eastAsia="Calibri" w:hAnsi="Calibri" w:cs="Times New Roman"/>
          </w:rPr>
          <w:tab/>
          <w:t>n "I suoi occhi si addolciscono lievemente dopo le mie scuse, ma c'è ancora un'espressione tesa sul suo viso"</w:t>
        </w:r>
      </w:ins>
    </w:p>
    <w:p w14:paraId="219C05FA" w14:textId="77777777" w:rsidR="002709E2" w:rsidRPr="002709E2" w:rsidRDefault="002709E2" w:rsidP="002709E2">
      <w:pPr>
        <w:spacing w:line="600" w:lineRule="auto"/>
        <w:jc w:val="left"/>
        <w:rPr>
          <w:ins w:id="13803" w:author="UTENTE" w:date="2020-06-30T18:54:00Z"/>
          <w:rFonts w:ascii="Calibri" w:eastAsia="Calibri" w:hAnsi="Calibri" w:cs="Times New Roman"/>
        </w:rPr>
      </w:pPr>
      <w:ins w:id="13804" w:author="UTENTE" w:date="2020-06-30T18:54:00Z">
        <w:r w:rsidRPr="002709E2">
          <w:rPr>
            <w:rFonts w:ascii="Calibri" w:eastAsia="Calibri" w:hAnsi="Calibri" w:cs="Times New Roman"/>
          </w:rPr>
          <w:t>238.</w:t>
        </w:r>
        <w:r w:rsidRPr="002709E2">
          <w:rPr>
            <w:rFonts w:ascii="Calibri" w:eastAsia="Calibri" w:hAnsi="Calibri" w:cs="Times New Roman"/>
          </w:rPr>
          <w:tab/>
          <w:t>n "Probabilmente sta pensando a cosa succederebbe se venissimo beccati da altri vampiri.{w}\nBeh, non è l'unico a essere preoccupato."</w:t>
        </w:r>
      </w:ins>
    </w:p>
    <w:p w14:paraId="799E0AE1" w14:textId="77777777" w:rsidR="002709E2" w:rsidRPr="002709E2" w:rsidRDefault="002709E2" w:rsidP="002709E2">
      <w:pPr>
        <w:spacing w:line="600" w:lineRule="auto"/>
        <w:jc w:val="left"/>
        <w:rPr>
          <w:ins w:id="13805" w:author="UTENTE" w:date="2020-06-30T18:54:00Z"/>
          <w:rFonts w:ascii="Calibri" w:eastAsia="Calibri" w:hAnsi="Calibri" w:cs="Times New Roman"/>
        </w:rPr>
      </w:pPr>
      <w:ins w:id="13806" w:author="UTENTE" w:date="2020-06-30T18:54:00Z">
        <w:r w:rsidRPr="002709E2">
          <w:rPr>
            <w:rFonts w:ascii="Calibri" w:eastAsia="Calibri" w:hAnsi="Calibri" w:cs="Times New Roman"/>
          </w:rPr>
          <w:t>239.</w:t>
        </w:r>
        <w:r w:rsidRPr="002709E2">
          <w:rPr>
            <w:rFonts w:ascii="Calibri" w:eastAsia="Calibri" w:hAnsi="Calibri" w:cs="Times New Roman"/>
          </w:rPr>
          <w:tab/>
          <w:t>mc "\"Sono pronto. Vuoi una tazza di caffè o qualcos'altro prima di andare?\""</w:t>
        </w:r>
      </w:ins>
    </w:p>
    <w:p w14:paraId="3F144962" w14:textId="77777777" w:rsidR="002709E2" w:rsidRPr="002709E2" w:rsidRDefault="002709E2" w:rsidP="002709E2">
      <w:pPr>
        <w:spacing w:line="600" w:lineRule="auto"/>
        <w:jc w:val="left"/>
        <w:rPr>
          <w:ins w:id="13807" w:author="UTENTE" w:date="2020-06-30T18:54:00Z"/>
          <w:rFonts w:ascii="Calibri" w:eastAsia="Calibri" w:hAnsi="Calibri" w:cs="Times New Roman"/>
        </w:rPr>
      </w:pPr>
      <w:ins w:id="13808" w:author="UTENTE" w:date="2020-06-30T18:54:00Z">
        <w:r w:rsidRPr="002709E2">
          <w:rPr>
            <w:rFonts w:ascii="Calibri" w:eastAsia="Calibri" w:hAnsi="Calibri" w:cs="Times New Roman"/>
          </w:rPr>
          <w:t>240.</w:t>
        </w:r>
        <w:r w:rsidRPr="002709E2">
          <w:rPr>
            <w:rFonts w:ascii="Calibri" w:eastAsia="Calibri" w:hAnsi="Calibri" w:cs="Times New Roman"/>
          </w:rPr>
          <w:tab/>
          <w:t>mc "\"Non è proprio… sangue, ma…\""</w:t>
        </w:r>
      </w:ins>
    </w:p>
    <w:p w14:paraId="085000F5" w14:textId="77777777" w:rsidR="002709E2" w:rsidRPr="002709E2" w:rsidRDefault="002709E2" w:rsidP="002709E2">
      <w:pPr>
        <w:spacing w:line="600" w:lineRule="auto"/>
        <w:jc w:val="left"/>
        <w:rPr>
          <w:ins w:id="13809" w:author="UTENTE" w:date="2020-06-30T18:54:00Z"/>
          <w:rFonts w:ascii="Calibri" w:eastAsia="Calibri" w:hAnsi="Calibri" w:cs="Times New Roman"/>
        </w:rPr>
      </w:pPr>
      <w:ins w:id="13810" w:author="UTENTE" w:date="2020-06-30T18:54:00Z">
        <w:r w:rsidRPr="002709E2">
          <w:rPr>
            <w:rFonts w:ascii="Calibri" w:eastAsia="Calibri" w:hAnsi="Calibri" w:cs="Times New Roman"/>
          </w:rPr>
          <w:t>241.</w:t>
        </w:r>
        <w:r w:rsidRPr="002709E2">
          <w:rPr>
            <w:rFonts w:ascii="Calibri" w:eastAsia="Calibri" w:hAnsi="Calibri" w:cs="Times New Roman"/>
          </w:rPr>
          <w:tab/>
          <w:t>n "Cristo, che stupidaggini dico? Avrei dovuto tenere la bocca chiusa."</w:t>
        </w:r>
      </w:ins>
    </w:p>
    <w:p w14:paraId="00416E01" w14:textId="77777777" w:rsidR="002709E2" w:rsidRPr="002709E2" w:rsidRDefault="002709E2" w:rsidP="002709E2">
      <w:pPr>
        <w:spacing w:line="600" w:lineRule="auto"/>
        <w:jc w:val="left"/>
        <w:rPr>
          <w:ins w:id="13811" w:author="UTENTE" w:date="2020-06-30T18:54:00Z"/>
          <w:rFonts w:ascii="Calibri" w:eastAsia="Calibri" w:hAnsi="Calibri" w:cs="Times New Roman"/>
        </w:rPr>
      </w:pPr>
      <w:ins w:id="13812" w:author="UTENTE" w:date="2020-06-30T18:54:00Z">
        <w:r w:rsidRPr="002709E2">
          <w:rPr>
            <w:rFonts w:ascii="Calibri" w:eastAsia="Calibri" w:hAnsi="Calibri" w:cs="Times New Roman"/>
          </w:rPr>
          <w:t>242.</w:t>
        </w:r>
        <w:r w:rsidRPr="002709E2">
          <w:rPr>
            <w:rFonts w:ascii="Calibri" w:eastAsia="Calibri" w:hAnsi="Calibri" w:cs="Times New Roman"/>
          </w:rPr>
          <w:tab/>
          <w:t>d "\"…Sono a posto. Grazie.\""</w:t>
        </w:r>
      </w:ins>
    </w:p>
    <w:p w14:paraId="6925DC46" w14:textId="77777777" w:rsidR="002709E2" w:rsidRPr="002709E2" w:rsidRDefault="002709E2" w:rsidP="002709E2">
      <w:pPr>
        <w:spacing w:line="600" w:lineRule="auto"/>
        <w:jc w:val="left"/>
        <w:rPr>
          <w:ins w:id="13813" w:author="UTENTE" w:date="2020-06-30T18:54:00Z"/>
          <w:rFonts w:ascii="Calibri" w:eastAsia="Calibri" w:hAnsi="Calibri" w:cs="Times New Roman"/>
        </w:rPr>
      </w:pPr>
      <w:ins w:id="13814" w:author="UTENTE" w:date="2020-06-30T18:54:00Z">
        <w:r w:rsidRPr="002709E2">
          <w:rPr>
            <w:rFonts w:ascii="Calibri" w:eastAsia="Calibri" w:hAnsi="Calibri" w:cs="Times New Roman"/>
          </w:rPr>
          <w:t>243.</w:t>
        </w:r>
        <w:r w:rsidRPr="002709E2">
          <w:rPr>
            <w:rFonts w:ascii="Calibri" w:eastAsia="Calibri" w:hAnsi="Calibri" w:cs="Times New Roman"/>
          </w:rPr>
          <w:tab/>
          <w:t>n "Dominic mi guarda per qualche istante, gli angoli della sua bocca s'inarcano quasi impercettibilmente verso l'alto."</w:t>
        </w:r>
      </w:ins>
    </w:p>
    <w:p w14:paraId="6C80674F" w14:textId="77777777" w:rsidR="002709E2" w:rsidRPr="002709E2" w:rsidRDefault="002709E2" w:rsidP="002709E2">
      <w:pPr>
        <w:spacing w:line="600" w:lineRule="auto"/>
        <w:jc w:val="left"/>
        <w:rPr>
          <w:ins w:id="13815" w:author="UTENTE" w:date="2020-06-30T18:54:00Z"/>
          <w:rFonts w:ascii="Calibri" w:eastAsia="Calibri" w:hAnsi="Calibri" w:cs="Times New Roman"/>
        </w:rPr>
      </w:pPr>
      <w:ins w:id="13816" w:author="UTENTE" w:date="2020-06-30T18:54:00Z">
        <w:r w:rsidRPr="002709E2">
          <w:rPr>
            <w:rFonts w:ascii="Calibri" w:eastAsia="Calibri" w:hAnsi="Calibri" w:cs="Times New Roman"/>
          </w:rPr>
          <w:t>244.</w:t>
        </w:r>
        <w:r w:rsidRPr="002709E2">
          <w:rPr>
            <w:rFonts w:ascii="Calibri" w:eastAsia="Calibri" w:hAnsi="Calibri" w:cs="Times New Roman"/>
          </w:rPr>
          <w:tab/>
          <w:t>n "Poi, si volta verso la porta, facendomi cenno di seguirlo."</w:t>
        </w:r>
        <w:r w:rsidRPr="002709E2">
          <w:rPr>
            <w:rFonts w:ascii="Calibri" w:eastAsia="Calibri" w:hAnsi="Calibri" w:cs="Times New Roman"/>
          </w:rPr>
          <w:br w:type="page"/>
        </w:r>
      </w:ins>
    </w:p>
    <w:p w14:paraId="15082FEC" w14:textId="77777777" w:rsidR="002709E2" w:rsidRPr="002709E2" w:rsidRDefault="002709E2" w:rsidP="002709E2">
      <w:pPr>
        <w:spacing w:line="600" w:lineRule="auto"/>
        <w:jc w:val="left"/>
        <w:rPr>
          <w:ins w:id="13817" w:author="UTENTE" w:date="2020-06-30T18:54:00Z"/>
          <w:rFonts w:ascii="Calibri" w:eastAsia="Calibri" w:hAnsi="Calibri" w:cs="Times New Roman"/>
          <w:lang w:val="en-US"/>
        </w:rPr>
      </w:pPr>
      <w:ins w:id="13818" w:author="UTENTE" w:date="2020-06-30T18:54:00Z">
        <w:r w:rsidRPr="002709E2">
          <w:rPr>
            <w:rFonts w:ascii="Calibri" w:eastAsia="Calibri" w:hAnsi="Calibri" w:cs="Times New Roman"/>
            <w:lang w:val="en-US"/>
          </w:rPr>
          <w:lastRenderedPageBreak/>
          <w:t>245.</w:t>
        </w:r>
        <w:r w:rsidRPr="002709E2">
          <w:rPr>
            <w:rFonts w:ascii="Calibri" w:eastAsia="Calibri" w:hAnsi="Calibri" w:cs="Times New Roman"/>
            <w:lang w:val="en-US"/>
          </w:rPr>
          <w:tab/>
          <w:t>n "After I grab my things, we head outside onto the dark street."</w:t>
        </w:r>
      </w:ins>
    </w:p>
    <w:p w14:paraId="76232BB3" w14:textId="77777777" w:rsidR="002709E2" w:rsidRPr="002709E2" w:rsidRDefault="002709E2" w:rsidP="002709E2">
      <w:pPr>
        <w:spacing w:line="600" w:lineRule="auto"/>
        <w:jc w:val="left"/>
        <w:rPr>
          <w:ins w:id="13819" w:author="UTENTE" w:date="2020-06-30T18:54:00Z"/>
          <w:rFonts w:ascii="Calibri" w:eastAsia="Calibri" w:hAnsi="Calibri" w:cs="Times New Roman"/>
          <w:lang w:val="en-US"/>
        </w:rPr>
      </w:pPr>
      <w:ins w:id="13820" w:author="UTENTE" w:date="2020-06-30T18:54:00Z">
        <w:r w:rsidRPr="002709E2">
          <w:rPr>
            <w:rFonts w:ascii="Calibri" w:eastAsia="Calibri" w:hAnsi="Calibri" w:cs="Times New Roman"/>
            <w:lang w:val="en-US"/>
          </w:rPr>
          <w:t>246.</w:t>
        </w:r>
        <w:r w:rsidRPr="002709E2">
          <w:rPr>
            <w:rFonts w:ascii="Calibri" w:eastAsia="Calibri" w:hAnsi="Calibri" w:cs="Times New Roman"/>
            <w:lang w:val="en-US"/>
          </w:rPr>
          <w:tab/>
          <w:t>n "It's pretty deserted this time of night, so the only people on the sidewalk are me and Dominic."</w:t>
        </w:r>
      </w:ins>
    </w:p>
    <w:p w14:paraId="3E50705B" w14:textId="77777777" w:rsidR="002709E2" w:rsidRPr="002709E2" w:rsidRDefault="002709E2" w:rsidP="002709E2">
      <w:pPr>
        <w:spacing w:line="600" w:lineRule="auto"/>
        <w:jc w:val="left"/>
        <w:rPr>
          <w:ins w:id="13821" w:author="UTENTE" w:date="2020-06-30T18:54:00Z"/>
          <w:rFonts w:ascii="Calibri" w:eastAsia="Calibri" w:hAnsi="Calibri" w:cs="Times New Roman"/>
          <w:lang w:val="en-US"/>
        </w:rPr>
      </w:pPr>
      <w:ins w:id="13822" w:author="UTENTE" w:date="2020-06-30T18:54:00Z">
        <w:r w:rsidRPr="002709E2">
          <w:rPr>
            <w:rFonts w:ascii="Calibri" w:eastAsia="Calibri" w:hAnsi="Calibri" w:cs="Times New Roman"/>
            <w:lang w:val="en-US"/>
          </w:rPr>
          <w:t>247.</w:t>
        </w:r>
        <w:r w:rsidRPr="002709E2">
          <w:rPr>
            <w:rFonts w:ascii="Calibri" w:eastAsia="Calibri" w:hAnsi="Calibri" w:cs="Times New Roman"/>
            <w:lang w:val="en-US"/>
          </w:rPr>
          <w:tab/>
          <w:t>n "He moves at a pretty fast clip, his eyes darting around us warily, flicking towards any kind of movement – whether it's a stray moth or a fluttering plastic bag."</w:t>
        </w:r>
      </w:ins>
    </w:p>
    <w:p w14:paraId="2EF3367D" w14:textId="77777777" w:rsidR="002709E2" w:rsidRPr="002709E2" w:rsidRDefault="002709E2" w:rsidP="002709E2">
      <w:pPr>
        <w:spacing w:line="600" w:lineRule="auto"/>
        <w:jc w:val="left"/>
        <w:rPr>
          <w:ins w:id="13823" w:author="UTENTE" w:date="2020-06-30T18:54:00Z"/>
          <w:rFonts w:ascii="Calibri" w:eastAsia="Calibri" w:hAnsi="Calibri" w:cs="Times New Roman"/>
          <w:lang w:val="en-US"/>
        </w:rPr>
      </w:pPr>
      <w:ins w:id="13824" w:author="UTENTE" w:date="2020-06-30T18:54:00Z">
        <w:r w:rsidRPr="002709E2">
          <w:rPr>
            <w:rFonts w:ascii="Calibri" w:eastAsia="Calibri" w:hAnsi="Calibri" w:cs="Times New Roman"/>
            <w:lang w:val="en-US"/>
          </w:rPr>
          <w:t>248.</w:t>
        </w:r>
        <w:r w:rsidRPr="002709E2">
          <w:rPr>
            <w:rFonts w:ascii="Calibri" w:eastAsia="Calibri" w:hAnsi="Calibri" w:cs="Times New Roman"/>
            <w:lang w:val="en-US"/>
          </w:rPr>
          <w:tab/>
          <w:t>n "I can't help but notice how close he is to my side, too. {w}His arm brushes against mine every couple of seconds."</w:t>
        </w:r>
      </w:ins>
    </w:p>
    <w:p w14:paraId="437E34AC" w14:textId="77777777" w:rsidR="002709E2" w:rsidRPr="002709E2" w:rsidRDefault="002709E2" w:rsidP="002709E2">
      <w:pPr>
        <w:spacing w:line="600" w:lineRule="auto"/>
        <w:jc w:val="left"/>
        <w:rPr>
          <w:ins w:id="13825" w:author="UTENTE" w:date="2020-06-30T18:54:00Z"/>
          <w:rFonts w:ascii="Calibri" w:eastAsia="Calibri" w:hAnsi="Calibri" w:cs="Times New Roman"/>
          <w:lang w:val="en-US"/>
        </w:rPr>
      </w:pPr>
      <w:ins w:id="13826" w:author="UTENTE" w:date="2020-06-30T18:54:00Z">
        <w:r w:rsidRPr="002709E2">
          <w:rPr>
            <w:rFonts w:ascii="Calibri" w:eastAsia="Calibri" w:hAnsi="Calibri" w:cs="Times New Roman"/>
            <w:lang w:val="en-US"/>
          </w:rPr>
          <w:t>249.</w:t>
        </w:r>
        <w:r w:rsidRPr="002709E2">
          <w:rPr>
            <w:rFonts w:ascii="Calibri" w:eastAsia="Calibri" w:hAnsi="Calibri" w:cs="Times New Roman"/>
            <w:lang w:val="en-US"/>
          </w:rPr>
          <w:tab/>
          <w:t>n "A little embarrassed, I shift a couple inches away, but he ends up closing the gap again a few moments later."</w:t>
        </w:r>
      </w:ins>
    </w:p>
    <w:p w14:paraId="5BB78D77" w14:textId="77777777" w:rsidR="002709E2" w:rsidRPr="002709E2" w:rsidRDefault="002709E2" w:rsidP="002709E2">
      <w:pPr>
        <w:spacing w:line="600" w:lineRule="auto"/>
        <w:jc w:val="left"/>
        <w:rPr>
          <w:ins w:id="13827" w:author="UTENTE" w:date="2020-06-30T18:54:00Z"/>
          <w:rFonts w:ascii="Calibri" w:eastAsia="Calibri" w:hAnsi="Calibri" w:cs="Times New Roman"/>
          <w:lang w:val="en-US"/>
        </w:rPr>
      </w:pPr>
      <w:ins w:id="13828" w:author="UTENTE" w:date="2020-06-30T18:54:00Z">
        <w:r w:rsidRPr="002709E2">
          <w:rPr>
            <w:rFonts w:ascii="Calibri" w:eastAsia="Calibri" w:hAnsi="Calibri" w:cs="Times New Roman"/>
            <w:lang w:val="en-US"/>
          </w:rPr>
          <w:t>250.</w:t>
        </w:r>
        <w:r w:rsidRPr="002709E2">
          <w:rPr>
            <w:rFonts w:ascii="Calibri" w:eastAsia="Calibri" w:hAnsi="Calibri" w:cs="Times New Roman"/>
            <w:lang w:val="en-US"/>
          </w:rPr>
          <w:tab/>
          <w:t>dp "\"You're gonna fall off the sidewalk.\""</w:t>
        </w:r>
      </w:ins>
    </w:p>
    <w:p w14:paraId="2BBAE60C" w14:textId="77777777" w:rsidR="002709E2" w:rsidRPr="002709E2" w:rsidRDefault="002709E2" w:rsidP="002709E2">
      <w:pPr>
        <w:spacing w:line="600" w:lineRule="auto"/>
        <w:jc w:val="left"/>
        <w:rPr>
          <w:ins w:id="13829" w:author="UTENTE" w:date="2020-06-30T18:54:00Z"/>
          <w:rFonts w:ascii="Calibri" w:eastAsia="Calibri" w:hAnsi="Calibri" w:cs="Times New Roman"/>
          <w:lang w:val="en-US"/>
        </w:rPr>
      </w:pPr>
      <w:ins w:id="13830" w:author="UTENTE" w:date="2020-06-30T18:54:00Z">
        <w:r w:rsidRPr="002709E2">
          <w:rPr>
            <w:rFonts w:ascii="Calibri" w:eastAsia="Calibri" w:hAnsi="Calibri" w:cs="Times New Roman"/>
            <w:lang w:val="en-US"/>
          </w:rPr>
          <w:t>251.</w:t>
        </w:r>
        <w:r w:rsidRPr="002709E2">
          <w:rPr>
            <w:rFonts w:ascii="Calibri" w:eastAsia="Calibri" w:hAnsi="Calibri" w:cs="Times New Roman"/>
            <w:lang w:val="en-US"/>
          </w:rPr>
          <w:tab/>
          <w:t>mcp "\"…!\""</w:t>
        </w:r>
      </w:ins>
    </w:p>
    <w:p w14:paraId="3C182FB4" w14:textId="77777777" w:rsidR="002709E2" w:rsidRPr="002709E2" w:rsidRDefault="002709E2" w:rsidP="002709E2">
      <w:pPr>
        <w:spacing w:line="600" w:lineRule="auto"/>
        <w:jc w:val="left"/>
        <w:rPr>
          <w:ins w:id="13831" w:author="UTENTE" w:date="2020-06-30T18:54:00Z"/>
          <w:rFonts w:ascii="Calibri" w:eastAsia="Calibri" w:hAnsi="Calibri" w:cs="Times New Roman"/>
          <w:lang w:val="en-US"/>
        </w:rPr>
      </w:pPr>
      <w:ins w:id="13832" w:author="UTENTE" w:date="2020-06-30T18:54:00Z">
        <w:r w:rsidRPr="002709E2">
          <w:rPr>
            <w:rFonts w:ascii="Calibri" w:eastAsia="Calibri" w:hAnsi="Calibri" w:cs="Times New Roman"/>
            <w:lang w:val="en-US"/>
          </w:rPr>
          <w:t>252.</w:t>
        </w:r>
        <w:r w:rsidRPr="002709E2">
          <w:rPr>
            <w:rFonts w:ascii="Calibri" w:eastAsia="Calibri" w:hAnsi="Calibri" w:cs="Times New Roman"/>
            <w:lang w:val="en-US"/>
          </w:rPr>
          <w:tab/>
          <w:t>n "At his amused comment, I realize I've drifted so close to the curb that I'm almost in the street."</w:t>
        </w:r>
      </w:ins>
    </w:p>
    <w:p w14:paraId="06EAE1F6" w14:textId="77777777" w:rsidR="002709E2" w:rsidRPr="002709E2" w:rsidRDefault="002709E2" w:rsidP="002709E2">
      <w:pPr>
        <w:spacing w:line="600" w:lineRule="auto"/>
        <w:jc w:val="left"/>
        <w:rPr>
          <w:ins w:id="13833" w:author="UTENTE" w:date="2020-06-30T18:54:00Z"/>
          <w:rFonts w:ascii="Calibri" w:eastAsia="Calibri" w:hAnsi="Calibri" w:cs="Times New Roman"/>
          <w:lang w:val="en-US"/>
        </w:rPr>
      </w:pPr>
      <w:ins w:id="13834" w:author="UTENTE" w:date="2020-06-30T18:54:00Z">
        <w:r w:rsidRPr="002709E2">
          <w:rPr>
            <w:rFonts w:ascii="Calibri" w:eastAsia="Calibri" w:hAnsi="Calibri" w:cs="Times New Roman"/>
            <w:lang w:val="en-US"/>
          </w:rPr>
          <w:t>253.</w:t>
        </w:r>
        <w:r w:rsidRPr="002709E2">
          <w:rPr>
            <w:rFonts w:ascii="Calibri" w:eastAsia="Calibri" w:hAnsi="Calibri" w:cs="Times New Roman"/>
            <w:lang w:val="en-US"/>
          </w:rPr>
          <w:tab/>
          <w:t>mcp "\"…\""</w:t>
        </w:r>
      </w:ins>
    </w:p>
    <w:p w14:paraId="7BEB5E79" w14:textId="77777777" w:rsidR="002709E2" w:rsidRPr="002709E2" w:rsidRDefault="002709E2" w:rsidP="002709E2">
      <w:pPr>
        <w:spacing w:line="600" w:lineRule="auto"/>
        <w:jc w:val="left"/>
        <w:rPr>
          <w:ins w:id="13835" w:author="UTENTE" w:date="2020-06-30T18:54:00Z"/>
          <w:rFonts w:ascii="Calibri" w:eastAsia="Calibri" w:hAnsi="Calibri" w:cs="Times New Roman"/>
          <w:lang w:val="en-US"/>
        </w:rPr>
      </w:pPr>
      <w:ins w:id="13836" w:author="UTENTE" w:date="2020-06-30T18:54:00Z">
        <w:r w:rsidRPr="002709E2">
          <w:rPr>
            <w:rFonts w:ascii="Calibri" w:eastAsia="Calibri" w:hAnsi="Calibri" w:cs="Times New Roman"/>
            <w:lang w:val="en-US"/>
          </w:rPr>
          <w:t>254.</w:t>
        </w:r>
        <w:r w:rsidRPr="002709E2">
          <w:rPr>
            <w:rFonts w:ascii="Calibri" w:eastAsia="Calibri" w:hAnsi="Calibri" w:cs="Times New Roman"/>
            <w:lang w:val="en-US"/>
          </w:rPr>
          <w:tab/>
          <w:t>n "Well, if I move any further to the right, I'll crash into his side!"</w:t>
        </w:r>
      </w:ins>
    </w:p>
    <w:p w14:paraId="0F944C6F" w14:textId="77777777" w:rsidR="002709E2" w:rsidRPr="002709E2" w:rsidRDefault="002709E2" w:rsidP="002709E2">
      <w:pPr>
        <w:spacing w:line="600" w:lineRule="auto"/>
        <w:jc w:val="left"/>
        <w:rPr>
          <w:ins w:id="13837" w:author="UTENTE" w:date="2020-06-30T18:54:00Z"/>
          <w:rFonts w:ascii="Calibri" w:eastAsia="Calibri" w:hAnsi="Calibri" w:cs="Times New Roman"/>
          <w:lang w:val="en-US"/>
        </w:rPr>
      </w:pPr>
      <w:ins w:id="13838" w:author="UTENTE" w:date="2020-06-30T18:54:00Z">
        <w:r w:rsidRPr="002709E2">
          <w:rPr>
            <w:rFonts w:ascii="Calibri" w:eastAsia="Calibri" w:hAnsi="Calibri" w:cs="Times New Roman"/>
            <w:lang w:val="en-US"/>
          </w:rPr>
          <w:t>255.</w:t>
        </w:r>
        <w:r w:rsidRPr="002709E2">
          <w:rPr>
            <w:rFonts w:ascii="Calibri" w:eastAsia="Calibri" w:hAnsi="Calibri" w:cs="Times New Roman"/>
            <w:lang w:val="en-US"/>
          </w:rPr>
          <w:tab/>
          <w:t>mcp "\"Well, whose fault is that?\""</w:t>
        </w:r>
      </w:ins>
    </w:p>
    <w:p w14:paraId="4744F732" w14:textId="77777777" w:rsidR="002709E2" w:rsidRPr="002709E2" w:rsidRDefault="002709E2" w:rsidP="002709E2">
      <w:pPr>
        <w:spacing w:line="600" w:lineRule="auto"/>
        <w:jc w:val="left"/>
        <w:rPr>
          <w:ins w:id="13839" w:author="UTENTE" w:date="2020-06-30T18:54:00Z"/>
          <w:rFonts w:ascii="Calibri" w:eastAsia="Calibri" w:hAnsi="Calibri" w:cs="Times New Roman"/>
          <w:lang w:val="en-US"/>
        </w:rPr>
      </w:pPr>
      <w:ins w:id="13840" w:author="UTENTE" w:date="2020-06-30T18:54:00Z">
        <w:r w:rsidRPr="002709E2">
          <w:rPr>
            <w:rFonts w:ascii="Calibri" w:eastAsia="Calibri" w:hAnsi="Calibri" w:cs="Times New Roman"/>
            <w:lang w:val="en-US"/>
          </w:rPr>
          <w:t>256.</w:t>
        </w:r>
        <w:r w:rsidRPr="002709E2">
          <w:rPr>
            <w:rFonts w:ascii="Calibri" w:eastAsia="Calibri" w:hAnsi="Calibri" w:cs="Times New Roman"/>
            <w:lang w:val="en-US"/>
          </w:rPr>
          <w:tab/>
          <w:t>n "This guy… he's got a mean sense of humor."</w:t>
        </w:r>
      </w:ins>
    </w:p>
    <w:p w14:paraId="3BCC0DD5" w14:textId="77777777" w:rsidR="002709E2" w:rsidRPr="002709E2" w:rsidRDefault="002709E2" w:rsidP="002709E2">
      <w:pPr>
        <w:spacing w:line="600" w:lineRule="auto"/>
        <w:jc w:val="left"/>
        <w:rPr>
          <w:ins w:id="13841" w:author="UTENTE" w:date="2020-06-30T18:54:00Z"/>
          <w:rFonts w:ascii="Calibri" w:eastAsia="Calibri" w:hAnsi="Calibri" w:cs="Times New Roman"/>
          <w:lang w:val="en-US"/>
        </w:rPr>
      </w:pPr>
      <w:ins w:id="13842" w:author="UTENTE" w:date="2020-06-30T18:54:00Z">
        <w:r w:rsidRPr="002709E2">
          <w:rPr>
            <w:rFonts w:ascii="Calibri" w:eastAsia="Calibri" w:hAnsi="Calibri" w:cs="Times New Roman"/>
            <w:lang w:val="en-US"/>
          </w:rPr>
          <w:t>257.</w:t>
        </w:r>
        <w:r w:rsidRPr="002709E2">
          <w:rPr>
            <w:rFonts w:ascii="Calibri" w:eastAsia="Calibri" w:hAnsi="Calibri" w:cs="Times New Roman"/>
            <w:lang w:val="en-US"/>
          </w:rPr>
          <w:tab/>
          <w:t>mc "\"Ahem… So, do you have any family around San Fran?\""</w:t>
        </w:r>
        <w:r w:rsidRPr="002709E2">
          <w:rPr>
            <w:rFonts w:ascii="Calibri" w:eastAsia="Calibri" w:hAnsi="Calibri" w:cs="Times New Roman"/>
            <w:lang w:val="en-US"/>
          </w:rPr>
          <w:br w:type="page"/>
        </w:r>
      </w:ins>
    </w:p>
    <w:p w14:paraId="1E3B87F6" w14:textId="77777777" w:rsidR="002709E2" w:rsidRPr="002709E2" w:rsidRDefault="002709E2" w:rsidP="002709E2">
      <w:pPr>
        <w:spacing w:line="600" w:lineRule="auto"/>
        <w:jc w:val="left"/>
        <w:rPr>
          <w:ins w:id="13843" w:author="UTENTE" w:date="2020-06-30T18:54:00Z"/>
          <w:rFonts w:ascii="Calibri" w:eastAsia="Calibri" w:hAnsi="Calibri" w:cs="Times New Roman"/>
        </w:rPr>
      </w:pPr>
      <w:ins w:id="13844" w:author="UTENTE" w:date="2020-06-30T18:54:00Z">
        <w:r w:rsidRPr="002709E2">
          <w:rPr>
            <w:rFonts w:ascii="Calibri" w:eastAsia="Calibri" w:hAnsi="Calibri" w:cs="Times New Roman"/>
          </w:rPr>
          <w:lastRenderedPageBreak/>
          <w:t>245.</w:t>
        </w:r>
        <w:r w:rsidRPr="002709E2">
          <w:rPr>
            <w:rFonts w:ascii="Calibri" w:eastAsia="Calibri" w:hAnsi="Calibri" w:cs="Times New Roman"/>
          </w:rPr>
          <w:tab/>
          <w:t>n "Dopo aver afferrato le mie cose, usciamo nella strada notturna."</w:t>
        </w:r>
      </w:ins>
    </w:p>
    <w:p w14:paraId="6CDBAB33" w14:textId="77777777" w:rsidR="002709E2" w:rsidRPr="002709E2" w:rsidRDefault="002709E2" w:rsidP="002709E2">
      <w:pPr>
        <w:spacing w:line="600" w:lineRule="auto"/>
        <w:jc w:val="left"/>
        <w:rPr>
          <w:ins w:id="13845" w:author="UTENTE" w:date="2020-06-30T18:54:00Z"/>
          <w:rFonts w:ascii="Calibri" w:eastAsia="Calibri" w:hAnsi="Calibri" w:cs="Times New Roman"/>
        </w:rPr>
      </w:pPr>
      <w:ins w:id="13846" w:author="UTENTE" w:date="2020-06-30T18:54:00Z">
        <w:r w:rsidRPr="002709E2">
          <w:rPr>
            <w:rFonts w:ascii="Calibri" w:eastAsia="Calibri" w:hAnsi="Calibri" w:cs="Times New Roman"/>
          </w:rPr>
          <w:t>246.</w:t>
        </w:r>
        <w:r w:rsidRPr="002709E2">
          <w:rPr>
            <w:rFonts w:ascii="Calibri" w:eastAsia="Calibri" w:hAnsi="Calibri" w:cs="Times New Roman"/>
          </w:rPr>
          <w:tab/>
          <w:t>n "È piuttosto deserta a quest'ora della notte, quindi le uniche persone sul marciapiede siamo io e Dominic."</w:t>
        </w:r>
      </w:ins>
    </w:p>
    <w:p w14:paraId="4243C4A1" w14:textId="77777777" w:rsidR="002709E2" w:rsidRPr="002709E2" w:rsidRDefault="002709E2" w:rsidP="002709E2">
      <w:pPr>
        <w:spacing w:line="600" w:lineRule="auto"/>
        <w:jc w:val="left"/>
        <w:rPr>
          <w:ins w:id="13847" w:author="UTENTE" w:date="2020-06-30T18:54:00Z"/>
          <w:rFonts w:ascii="Calibri" w:eastAsia="Calibri" w:hAnsi="Calibri" w:cs="Times New Roman"/>
        </w:rPr>
      </w:pPr>
      <w:ins w:id="13848" w:author="UTENTE" w:date="2020-06-30T18:54:00Z">
        <w:r w:rsidRPr="002709E2">
          <w:rPr>
            <w:rFonts w:ascii="Calibri" w:eastAsia="Calibri" w:hAnsi="Calibri" w:cs="Times New Roman"/>
          </w:rPr>
          <w:t>247.</w:t>
        </w:r>
        <w:r w:rsidRPr="002709E2">
          <w:rPr>
            <w:rFonts w:ascii="Calibri" w:eastAsia="Calibri" w:hAnsi="Calibri" w:cs="Times New Roman"/>
          </w:rPr>
          <w:tab/>
          <w:t>n "Si muove con un passo davvero veloce, i suoi occhi guizzano da una parte all'altra con cautela, spostandosi ad ogni tipo di movimento, che sia una falena o una busta di plastica volante."</w:t>
        </w:r>
      </w:ins>
    </w:p>
    <w:p w14:paraId="3CDB2D21" w14:textId="77777777" w:rsidR="002709E2" w:rsidRPr="002709E2" w:rsidRDefault="002709E2" w:rsidP="002709E2">
      <w:pPr>
        <w:spacing w:line="600" w:lineRule="auto"/>
        <w:jc w:val="left"/>
        <w:rPr>
          <w:ins w:id="13849" w:author="UTENTE" w:date="2020-06-30T18:54:00Z"/>
          <w:rFonts w:ascii="Calibri" w:eastAsia="Calibri" w:hAnsi="Calibri" w:cs="Times New Roman"/>
        </w:rPr>
      </w:pPr>
      <w:ins w:id="13850" w:author="UTENTE" w:date="2020-06-30T18:54:00Z">
        <w:r w:rsidRPr="002709E2">
          <w:rPr>
            <w:rFonts w:ascii="Calibri" w:eastAsia="Calibri" w:hAnsi="Calibri" w:cs="Times New Roman"/>
          </w:rPr>
          <w:t>248.</w:t>
        </w:r>
        <w:r w:rsidRPr="002709E2">
          <w:rPr>
            <w:rFonts w:ascii="Calibri" w:eastAsia="Calibri" w:hAnsi="Calibri" w:cs="Times New Roman"/>
          </w:rPr>
          <w:tab/>
          <w:t>n "Non posso fare a meno di notare quanto mi sia vicino, fra l'altro. {w}Il suo braccio sfiora continuamente il mio."</w:t>
        </w:r>
      </w:ins>
    </w:p>
    <w:p w14:paraId="3F5F2042" w14:textId="77777777" w:rsidR="002709E2" w:rsidRPr="002709E2" w:rsidRDefault="002709E2" w:rsidP="002709E2">
      <w:pPr>
        <w:spacing w:line="600" w:lineRule="auto"/>
        <w:jc w:val="left"/>
        <w:rPr>
          <w:ins w:id="13851" w:author="UTENTE" w:date="2020-06-30T18:54:00Z"/>
          <w:rFonts w:ascii="Calibri" w:eastAsia="Calibri" w:hAnsi="Calibri" w:cs="Times New Roman"/>
        </w:rPr>
      </w:pPr>
      <w:ins w:id="13852" w:author="UTENTE" w:date="2020-06-30T18:54:00Z">
        <w:r w:rsidRPr="002709E2">
          <w:rPr>
            <w:rFonts w:ascii="Calibri" w:eastAsia="Calibri" w:hAnsi="Calibri" w:cs="Times New Roman"/>
          </w:rPr>
          <w:t>249.</w:t>
        </w:r>
        <w:r w:rsidRPr="002709E2">
          <w:rPr>
            <w:rFonts w:ascii="Calibri" w:eastAsia="Calibri" w:hAnsi="Calibri" w:cs="Times New Roman"/>
          </w:rPr>
          <w:tab/>
          <w:t>n "Un po' imbarazzato, mi sposto di qualche centimetro più lontano, ma lui ricuce la distanza solo qualche secondo dopo."</w:t>
        </w:r>
      </w:ins>
    </w:p>
    <w:p w14:paraId="3F655294" w14:textId="77777777" w:rsidR="002709E2" w:rsidRPr="002709E2" w:rsidRDefault="002709E2" w:rsidP="002709E2">
      <w:pPr>
        <w:spacing w:line="600" w:lineRule="auto"/>
        <w:jc w:val="left"/>
        <w:rPr>
          <w:ins w:id="13853" w:author="UTENTE" w:date="2020-06-30T18:54:00Z"/>
          <w:rFonts w:ascii="Calibri" w:eastAsia="Calibri" w:hAnsi="Calibri" w:cs="Times New Roman"/>
        </w:rPr>
      </w:pPr>
      <w:ins w:id="13854" w:author="UTENTE" w:date="2020-06-30T18:54:00Z">
        <w:r w:rsidRPr="002709E2">
          <w:rPr>
            <w:rFonts w:ascii="Calibri" w:eastAsia="Calibri" w:hAnsi="Calibri" w:cs="Times New Roman"/>
          </w:rPr>
          <w:t>250.</w:t>
        </w:r>
        <w:r w:rsidRPr="002709E2">
          <w:rPr>
            <w:rFonts w:ascii="Calibri" w:eastAsia="Calibri" w:hAnsi="Calibri" w:cs="Times New Roman"/>
          </w:rPr>
          <w:tab/>
          <w:t>dp "\"Finirai per cadere dal marciapiede.\""</w:t>
        </w:r>
      </w:ins>
    </w:p>
    <w:p w14:paraId="2D1DBFFF" w14:textId="77777777" w:rsidR="002709E2" w:rsidRPr="002709E2" w:rsidRDefault="002709E2" w:rsidP="002709E2">
      <w:pPr>
        <w:spacing w:line="600" w:lineRule="auto"/>
        <w:jc w:val="left"/>
        <w:rPr>
          <w:ins w:id="13855" w:author="UTENTE" w:date="2020-06-30T18:54:00Z"/>
          <w:rFonts w:ascii="Calibri" w:eastAsia="Calibri" w:hAnsi="Calibri" w:cs="Times New Roman"/>
        </w:rPr>
      </w:pPr>
      <w:ins w:id="13856" w:author="UTENTE" w:date="2020-06-30T18:54:00Z">
        <w:r w:rsidRPr="002709E2">
          <w:rPr>
            <w:rFonts w:ascii="Calibri" w:eastAsia="Calibri" w:hAnsi="Calibri" w:cs="Times New Roman"/>
          </w:rPr>
          <w:t>251.</w:t>
        </w:r>
        <w:r w:rsidRPr="002709E2">
          <w:rPr>
            <w:rFonts w:ascii="Calibri" w:eastAsia="Calibri" w:hAnsi="Calibri" w:cs="Times New Roman"/>
          </w:rPr>
          <w:tab/>
          <w:t>mcp "\"…!\""</w:t>
        </w:r>
      </w:ins>
    </w:p>
    <w:p w14:paraId="695B775F" w14:textId="77777777" w:rsidR="002709E2" w:rsidRPr="002709E2" w:rsidRDefault="002709E2" w:rsidP="002709E2">
      <w:pPr>
        <w:spacing w:line="600" w:lineRule="auto"/>
        <w:jc w:val="left"/>
        <w:rPr>
          <w:ins w:id="13857" w:author="UTENTE" w:date="2020-06-30T18:54:00Z"/>
          <w:rFonts w:ascii="Calibri" w:eastAsia="Calibri" w:hAnsi="Calibri" w:cs="Times New Roman"/>
        </w:rPr>
      </w:pPr>
      <w:ins w:id="13858" w:author="UTENTE" w:date="2020-06-30T18:54:00Z">
        <w:r w:rsidRPr="002709E2">
          <w:rPr>
            <w:rFonts w:ascii="Calibri" w:eastAsia="Calibri" w:hAnsi="Calibri" w:cs="Times New Roman"/>
          </w:rPr>
          <w:t>252.</w:t>
        </w:r>
        <w:r w:rsidRPr="002709E2">
          <w:rPr>
            <w:rFonts w:ascii="Calibri" w:eastAsia="Calibri" w:hAnsi="Calibri" w:cs="Times New Roman"/>
          </w:rPr>
          <w:tab/>
          <w:t>n "A questo commento divertito, mi rendo contro di essermi avvicinato così tanto al bordo che sono praticamente in strada."</w:t>
        </w:r>
      </w:ins>
    </w:p>
    <w:p w14:paraId="74FF5A44" w14:textId="77777777" w:rsidR="002709E2" w:rsidRPr="002709E2" w:rsidRDefault="002709E2" w:rsidP="002709E2">
      <w:pPr>
        <w:spacing w:line="600" w:lineRule="auto"/>
        <w:jc w:val="left"/>
        <w:rPr>
          <w:ins w:id="13859" w:author="UTENTE" w:date="2020-06-30T18:54:00Z"/>
          <w:rFonts w:ascii="Calibri" w:eastAsia="Calibri" w:hAnsi="Calibri" w:cs="Times New Roman"/>
        </w:rPr>
      </w:pPr>
      <w:ins w:id="13860" w:author="UTENTE" w:date="2020-06-30T18:54:00Z">
        <w:r w:rsidRPr="002709E2">
          <w:rPr>
            <w:rFonts w:ascii="Calibri" w:eastAsia="Calibri" w:hAnsi="Calibri" w:cs="Times New Roman"/>
          </w:rPr>
          <w:t>253.</w:t>
        </w:r>
        <w:r w:rsidRPr="002709E2">
          <w:rPr>
            <w:rFonts w:ascii="Calibri" w:eastAsia="Calibri" w:hAnsi="Calibri" w:cs="Times New Roman"/>
          </w:rPr>
          <w:tab/>
          <w:t>mcp "\"…\""</w:t>
        </w:r>
      </w:ins>
    </w:p>
    <w:p w14:paraId="0336CBFB" w14:textId="77777777" w:rsidR="002709E2" w:rsidRPr="002709E2" w:rsidRDefault="002709E2" w:rsidP="002709E2">
      <w:pPr>
        <w:spacing w:line="600" w:lineRule="auto"/>
        <w:jc w:val="left"/>
        <w:rPr>
          <w:ins w:id="13861" w:author="UTENTE" w:date="2020-06-30T18:54:00Z"/>
          <w:rFonts w:ascii="Calibri" w:eastAsia="Calibri" w:hAnsi="Calibri" w:cs="Times New Roman"/>
        </w:rPr>
      </w:pPr>
      <w:ins w:id="13862" w:author="UTENTE" w:date="2020-06-30T18:54:00Z">
        <w:r w:rsidRPr="002709E2">
          <w:rPr>
            <w:rFonts w:ascii="Calibri" w:eastAsia="Calibri" w:hAnsi="Calibri" w:cs="Times New Roman"/>
          </w:rPr>
          <w:t>254.</w:t>
        </w:r>
        <w:r w:rsidRPr="002709E2">
          <w:rPr>
            <w:rFonts w:ascii="Calibri" w:eastAsia="Calibri" w:hAnsi="Calibri" w:cs="Times New Roman"/>
          </w:rPr>
          <w:tab/>
          <w:t>n "Beh, se vado anche solo qualche centimetro più a destra, mi schianto contro di lui!"</w:t>
        </w:r>
      </w:ins>
    </w:p>
    <w:p w14:paraId="683C1799" w14:textId="77777777" w:rsidR="002709E2" w:rsidRPr="002709E2" w:rsidRDefault="002709E2" w:rsidP="002709E2">
      <w:pPr>
        <w:spacing w:line="600" w:lineRule="auto"/>
        <w:jc w:val="left"/>
        <w:rPr>
          <w:ins w:id="13863" w:author="UTENTE" w:date="2020-06-30T18:54:00Z"/>
          <w:rFonts w:ascii="Calibri" w:eastAsia="Calibri" w:hAnsi="Calibri" w:cs="Times New Roman"/>
        </w:rPr>
      </w:pPr>
      <w:ins w:id="13864" w:author="UTENTE" w:date="2020-06-30T18:54:00Z">
        <w:r w:rsidRPr="002709E2">
          <w:rPr>
            <w:rFonts w:ascii="Calibri" w:eastAsia="Calibri" w:hAnsi="Calibri" w:cs="Times New Roman"/>
          </w:rPr>
          <w:t>255.</w:t>
        </w:r>
        <w:r w:rsidRPr="002709E2">
          <w:rPr>
            <w:rFonts w:ascii="Calibri" w:eastAsia="Calibri" w:hAnsi="Calibri" w:cs="Times New Roman"/>
          </w:rPr>
          <w:tab/>
          <w:t>mcp "\"Beh, e di chi è la colpa?\""</w:t>
        </w:r>
      </w:ins>
    </w:p>
    <w:p w14:paraId="64624A5C" w14:textId="77777777" w:rsidR="002709E2" w:rsidRPr="002709E2" w:rsidRDefault="002709E2" w:rsidP="002709E2">
      <w:pPr>
        <w:spacing w:line="600" w:lineRule="auto"/>
        <w:jc w:val="left"/>
        <w:rPr>
          <w:ins w:id="13865" w:author="UTENTE" w:date="2020-06-30T18:54:00Z"/>
          <w:rFonts w:ascii="Calibri" w:eastAsia="Calibri" w:hAnsi="Calibri" w:cs="Times New Roman"/>
        </w:rPr>
      </w:pPr>
      <w:ins w:id="13866" w:author="UTENTE" w:date="2020-06-30T18:54:00Z">
        <w:r w:rsidRPr="002709E2">
          <w:rPr>
            <w:rFonts w:ascii="Calibri" w:eastAsia="Calibri" w:hAnsi="Calibri" w:cs="Times New Roman"/>
          </w:rPr>
          <w:t>256.</w:t>
        </w:r>
        <w:r w:rsidRPr="002709E2">
          <w:rPr>
            <w:rFonts w:ascii="Calibri" w:eastAsia="Calibri" w:hAnsi="Calibri" w:cs="Times New Roman"/>
          </w:rPr>
          <w:tab/>
          <w:t>n "Questo tipo… ha uno strano senso dell'umorismo."</w:t>
        </w:r>
      </w:ins>
    </w:p>
    <w:p w14:paraId="29CB8CFB" w14:textId="77777777" w:rsidR="002709E2" w:rsidRPr="002709E2" w:rsidRDefault="002709E2" w:rsidP="002709E2">
      <w:pPr>
        <w:spacing w:line="600" w:lineRule="auto"/>
        <w:jc w:val="left"/>
        <w:rPr>
          <w:ins w:id="13867" w:author="UTENTE" w:date="2020-06-30T18:54:00Z"/>
          <w:rFonts w:ascii="Calibri" w:eastAsia="Calibri" w:hAnsi="Calibri" w:cs="Times New Roman"/>
        </w:rPr>
      </w:pPr>
      <w:ins w:id="13868" w:author="UTENTE" w:date="2020-06-30T18:54:00Z">
        <w:r w:rsidRPr="002709E2">
          <w:rPr>
            <w:rFonts w:ascii="Calibri" w:eastAsia="Calibri" w:hAnsi="Calibri" w:cs="Times New Roman"/>
          </w:rPr>
          <w:t>257.</w:t>
        </w:r>
        <w:r w:rsidRPr="002709E2">
          <w:rPr>
            <w:rFonts w:ascii="Calibri" w:eastAsia="Calibri" w:hAnsi="Calibri" w:cs="Times New Roman"/>
          </w:rPr>
          <w:tab/>
          <w:t>mc "\"Ahem… Allora, hai famiglia qui a San Fran?\""</w:t>
        </w:r>
        <w:r w:rsidRPr="002709E2">
          <w:rPr>
            <w:rFonts w:ascii="Calibri" w:eastAsia="Calibri" w:hAnsi="Calibri" w:cs="Times New Roman"/>
          </w:rPr>
          <w:br w:type="page"/>
        </w:r>
      </w:ins>
    </w:p>
    <w:p w14:paraId="00EC3FB2" w14:textId="77777777" w:rsidR="002709E2" w:rsidRPr="002709E2" w:rsidRDefault="002709E2" w:rsidP="002709E2">
      <w:pPr>
        <w:spacing w:line="600" w:lineRule="auto"/>
        <w:jc w:val="left"/>
        <w:rPr>
          <w:ins w:id="13869" w:author="UTENTE" w:date="2020-06-30T18:54:00Z"/>
          <w:rFonts w:ascii="Calibri" w:eastAsia="Calibri" w:hAnsi="Calibri" w:cs="Times New Roman"/>
          <w:lang w:val="en-US"/>
        </w:rPr>
      </w:pPr>
      <w:ins w:id="13870" w:author="UTENTE" w:date="2020-06-30T18:54:00Z">
        <w:r w:rsidRPr="002709E2">
          <w:rPr>
            <w:rFonts w:ascii="Calibri" w:eastAsia="Calibri" w:hAnsi="Calibri" w:cs="Times New Roman"/>
            <w:lang w:val="en-US"/>
          </w:rPr>
          <w:lastRenderedPageBreak/>
          <w:t>258.</w:t>
        </w:r>
        <w:r w:rsidRPr="002709E2">
          <w:rPr>
            <w:rFonts w:ascii="Calibri" w:eastAsia="Calibri" w:hAnsi="Calibri" w:cs="Times New Roman"/>
            <w:lang w:val="en-US"/>
          </w:rPr>
          <w:tab/>
          <w:t>d "\"…\""</w:t>
        </w:r>
      </w:ins>
    </w:p>
    <w:p w14:paraId="02544039" w14:textId="77777777" w:rsidR="002709E2" w:rsidRPr="002709E2" w:rsidRDefault="002709E2" w:rsidP="002709E2">
      <w:pPr>
        <w:spacing w:line="600" w:lineRule="auto"/>
        <w:jc w:val="left"/>
        <w:rPr>
          <w:ins w:id="13871" w:author="UTENTE" w:date="2020-06-30T18:54:00Z"/>
          <w:rFonts w:ascii="Calibri" w:eastAsia="Calibri" w:hAnsi="Calibri" w:cs="Times New Roman"/>
          <w:lang w:val="en-US"/>
        </w:rPr>
      </w:pPr>
      <w:ins w:id="13872" w:author="UTENTE" w:date="2020-06-30T18:54:00Z">
        <w:r w:rsidRPr="002709E2">
          <w:rPr>
            <w:rFonts w:ascii="Calibri" w:eastAsia="Calibri" w:hAnsi="Calibri" w:cs="Times New Roman"/>
            <w:lang w:val="en-US"/>
          </w:rPr>
          <w:t>259.</w:t>
        </w:r>
        <w:r w:rsidRPr="002709E2">
          <w:rPr>
            <w:rFonts w:ascii="Calibri" w:eastAsia="Calibri" w:hAnsi="Calibri" w:cs="Times New Roman"/>
            <w:lang w:val="en-US"/>
          </w:rPr>
          <w:tab/>
          <w:t>n "When I try to change the subject, Dominic shoots me a sharp look."</w:t>
        </w:r>
      </w:ins>
    </w:p>
    <w:p w14:paraId="753072CB" w14:textId="77777777" w:rsidR="002709E2" w:rsidRPr="002709E2" w:rsidRDefault="002709E2" w:rsidP="002709E2">
      <w:pPr>
        <w:spacing w:line="600" w:lineRule="auto"/>
        <w:jc w:val="left"/>
        <w:rPr>
          <w:ins w:id="13873" w:author="UTENTE" w:date="2020-06-30T18:54:00Z"/>
          <w:rFonts w:ascii="Calibri" w:eastAsia="Calibri" w:hAnsi="Calibri" w:cs="Times New Roman"/>
          <w:lang w:val="en-US"/>
        </w:rPr>
      </w:pPr>
      <w:ins w:id="13874" w:author="UTENTE" w:date="2020-06-30T18:54:00Z">
        <w:r w:rsidRPr="002709E2">
          <w:rPr>
            <w:rFonts w:ascii="Calibri" w:eastAsia="Calibri" w:hAnsi="Calibri" w:cs="Times New Roman"/>
            <w:lang w:val="en-US"/>
          </w:rPr>
          <w:t>260.</w:t>
        </w:r>
        <w:r w:rsidRPr="002709E2">
          <w:rPr>
            <w:rFonts w:ascii="Calibri" w:eastAsia="Calibri" w:hAnsi="Calibri" w:cs="Times New Roman"/>
            <w:lang w:val="en-US"/>
          </w:rPr>
          <w:tab/>
          <w:t>n "–Yeesh, did I stumble on a touchy topic?"</w:t>
        </w:r>
      </w:ins>
    </w:p>
    <w:p w14:paraId="5EB0C1E7" w14:textId="77777777" w:rsidR="002709E2" w:rsidRPr="002709E2" w:rsidRDefault="002709E2" w:rsidP="002709E2">
      <w:pPr>
        <w:spacing w:line="600" w:lineRule="auto"/>
        <w:jc w:val="left"/>
        <w:rPr>
          <w:ins w:id="13875" w:author="UTENTE" w:date="2020-06-30T18:54:00Z"/>
          <w:rFonts w:ascii="Calibri" w:eastAsia="Calibri" w:hAnsi="Calibri" w:cs="Times New Roman"/>
          <w:lang w:val="en-US"/>
        </w:rPr>
      </w:pPr>
      <w:ins w:id="13876" w:author="UTENTE" w:date="2020-06-30T18:54:00Z">
        <w:r w:rsidRPr="002709E2">
          <w:rPr>
            <w:rFonts w:ascii="Calibri" w:eastAsia="Calibri" w:hAnsi="Calibri" w:cs="Times New Roman"/>
            <w:lang w:val="en-US"/>
          </w:rPr>
          <w:t>261.</w:t>
        </w:r>
        <w:r w:rsidRPr="002709E2">
          <w:rPr>
            <w:rFonts w:ascii="Calibri" w:eastAsia="Calibri" w:hAnsi="Calibri" w:cs="Times New Roman"/>
            <w:lang w:val="en-US"/>
          </w:rPr>
          <w:tab/>
          <w:t>mc "\"…You don't have to answer if you don't want to.\""</w:t>
        </w:r>
      </w:ins>
    </w:p>
    <w:p w14:paraId="3E0B98A7" w14:textId="77777777" w:rsidR="002709E2" w:rsidRPr="002709E2" w:rsidRDefault="002709E2" w:rsidP="002709E2">
      <w:pPr>
        <w:spacing w:line="600" w:lineRule="auto"/>
        <w:jc w:val="left"/>
        <w:rPr>
          <w:ins w:id="13877" w:author="UTENTE" w:date="2020-06-30T18:54:00Z"/>
          <w:rFonts w:ascii="Calibri" w:eastAsia="Calibri" w:hAnsi="Calibri" w:cs="Times New Roman"/>
          <w:lang w:val="en-US"/>
        </w:rPr>
      </w:pPr>
      <w:ins w:id="13878" w:author="UTENTE" w:date="2020-06-30T18:54:00Z">
        <w:r w:rsidRPr="002709E2">
          <w:rPr>
            <w:rFonts w:ascii="Calibri" w:eastAsia="Calibri" w:hAnsi="Calibri" w:cs="Times New Roman"/>
            <w:lang w:val="en-US"/>
          </w:rPr>
          <w:t>262.</w:t>
        </w:r>
        <w:r w:rsidRPr="002709E2">
          <w:rPr>
            <w:rFonts w:ascii="Calibri" w:eastAsia="Calibri" w:hAnsi="Calibri" w:cs="Times New Roman"/>
            <w:lang w:val="en-US"/>
          </w:rPr>
          <w:tab/>
          <w:t>mc "\"I mean, it's gotta be complicated with the whole vampire thi–\""</w:t>
        </w:r>
      </w:ins>
    </w:p>
    <w:p w14:paraId="5DEC216C" w14:textId="77777777" w:rsidR="002709E2" w:rsidRPr="002709E2" w:rsidRDefault="002709E2" w:rsidP="002709E2">
      <w:pPr>
        <w:spacing w:line="600" w:lineRule="auto"/>
        <w:jc w:val="left"/>
        <w:rPr>
          <w:ins w:id="13879" w:author="UTENTE" w:date="2020-06-30T18:54:00Z"/>
          <w:rFonts w:ascii="Calibri" w:eastAsia="Calibri" w:hAnsi="Calibri" w:cs="Times New Roman"/>
          <w:lang w:val="en-US"/>
        </w:rPr>
      </w:pPr>
      <w:ins w:id="13880" w:author="UTENTE" w:date="2020-06-30T18:54:00Z">
        <w:r w:rsidRPr="002709E2">
          <w:rPr>
            <w:rFonts w:ascii="Calibri" w:eastAsia="Calibri" w:hAnsi="Calibri" w:cs="Times New Roman"/>
            <w:lang w:val="en-US"/>
          </w:rPr>
          <w:t>263.</w:t>
        </w:r>
        <w:r w:rsidRPr="002709E2">
          <w:rPr>
            <w:rFonts w:ascii="Calibri" w:eastAsia="Calibri" w:hAnsi="Calibri" w:cs="Times New Roman"/>
            <w:lang w:val="en-US"/>
          </w:rPr>
          <w:tab/>
          <w:t>mc "\"…I didn't mean to pry, sorry.\""</w:t>
        </w:r>
      </w:ins>
    </w:p>
    <w:p w14:paraId="46CB1582" w14:textId="77777777" w:rsidR="002709E2" w:rsidRPr="002709E2" w:rsidRDefault="002709E2" w:rsidP="002709E2">
      <w:pPr>
        <w:spacing w:line="600" w:lineRule="auto"/>
        <w:jc w:val="left"/>
        <w:rPr>
          <w:ins w:id="13881" w:author="UTENTE" w:date="2020-06-30T18:54:00Z"/>
          <w:rFonts w:ascii="Calibri" w:eastAsia="Calibri" w:hAnsi="Calibri" w:cs="Times New Roman"/>
          <w:lang w:val="en-US"/>
        </w:rPr>
      </w:pPr>
      <w:ins w:id="13882" w:author="UTENTE" w:date="2020-06-30T18:54:00Z">
        <w:r w:rsidRPr="002709E2">
          <w:rPr>
            <w:rFonts w:ascii="Calibri" w:eastAsia="Calibri" w:hAnsi="Calibri" w:cs="Times New Roman"/>
            <w:lang w:val="en-US"/>
          </w:rPr>
          <w:t>264.</w:t>
        </w:r>
        <w:r w:rsidRPr="002709E2">
          <w:rPr>
            <w:rFonts w:ascii="Calibri" w:eastAsia="Calibri" w:hAnsi="Calibri" w:cs="Times New Roman"/>
            <w:lang w:val="en-US"/>
          </w:rPr>
          <w:tab/>
          <w:t>mc "\"I was just curious about what your life is like, considering you're–\""</w:t>
        </w:r>
      </w:ins>
    </w:p>
    <w:p w14:paraId="7804FDEE" w14:textId="77777777" w:rsidR="002709E2" w:rsidRPr="002709E2" w:rsidRDefault="002709E2" w:rsidP="002709E2">
      <w:pPr>
        <w:spacing w:line="600" w:lineRule="auto"/>
        <w:jc w:val="left"/>
        <w:rPr>
          <w:ins w:id="13883" w:author="UTENTE" w:date="2020-06-30T18:54:00Z"/>
          <w:rFonts w:ascii="Calibri" w:eastAsia="Calibri" w:hAnsi="Calibri" w:cs="Times New Roman"/>
          <w:lang w:val="en-US"/>
        </w:rPr>
      </w:pPr>
      <w:ins w:id="13884" w:author="UTENTE" w:date="2020-06-30T18:54:00Z">
        <w:r w:rsidRPr="002709E2">
          <w:rPr>
            <w:rFonts w:ascii="Calibri" w:eastAsia="Calibri" w:hAnsi="Calibri" w:cs="Times New Roman"/>
            <w:lang w:val="en-US"/>
          </w:rPr>
          <w:t>265.</w:t>
        </w:r>
        <w:r w:rsidRPr="002709E2">
          <w:rPr>
            <w:rFonts w:ascii="Calibri" w:eastAsia="Calibri" w:hAnsi="Calibri" w:cs="Times New Roman"/>
            <w:lang w:val="en-US"/>
          </w:rPr>
          <w:tab/>
          <w:t>d "\"East Coast.\""</w:t>
        </w:r>
      </w:ins>
    </w:p>
    <w:p w14:paraId="728E8E44" w14:textId="77777777" w:rsidR="002709E2" w:rsidRPr="002709E2" w:rsidRDefault="002709E2" w:rsidP="002709E2">
      <w:pPr>
        <w:spacing w:line="600" w:lineRule="auto"/>
        <w:jc w:val="left"/>
        <w:rPr>
          <w:ins w:id="13885" w:author="UTENTE" w:date="2020-06-30T18:54:00Z"/>
          <w:rFonts w:ascii="Calibri" w:eastAsia="Calibri" w:hAnsi="Calibri" w:cs="Times New Roman"/>
          <w:lang w:val="en-US"/>
        </w:rPr>
      </w:pPr>
      <w:ins w:id="13886" w:author="UTENTE" w:date="2020-06-30T18:54:00Z">
        <w:r w:rsidRPr="002709E2">
          <w:rPr>
            <w:rFonts w:ascii="Calibri" w:eastAsia="Calibri" w:hAnsi="Calibri" w:cs="Times New Roman"/>
            <w:lang w:val="en-US"/>
          </w:rPr>
          <w:t>266.</w:t>
        </w:r>
        <w:r w:rsidRPr="002709E2">
          <w:rPr>
            <w:rFonts w:ascii="Calibri" w:eastAsia="Calibri" w:hAnsi="Calibri" w:cs="Times New Roman"/>
            <w:lang w:val="en-US"/>
          </w:rPr>
          <w:tab/>
          <w:t>mc "\"…?\""</w:t>
        </w:r>
      </w:ins>
    </w:p>
    <w:p w14:paraId="61F4BBD0" w14:textId="77777777" w:rsidR="002709E2" w:rsidRPr="002709E2" w:rsidRDefault="002709E2" w:rsidP="002709E2">
      <w:pPr>
        <w:spacing w:line="600" w:lineRule="auto"/>
        <w:jc w:val="left"/>
        <w:rPr>
          <w:ins w:id="13887" w:author="UTENTE" w:date="2020-06-30T18:54:00Z"/>
          <w:rFonts w:ascii="Calibri" w:eastAsia="Calibri" w:hAnsi="Calibri" w:cs="Times New Roman"/>
          <w:lang w:val="en-US"/>
        </w:rPr>
      </w:pPr>
      <w:ins w:id="13888" w:author="UTENTE" w:date="2020-06-30T18:54:00Z">
        <w:r w:rsidRPr="002709E2">
          <w:rPr>
            <w:rFonts w:ascii="Calibri" w:eastAsia="Calibri" w:hAnsi="Calibri" w:cs="Times New Roman"/>
            <w:lang w:val="en-US"/>
          </w:rPr>
          <w:t>267.</w:t>
        </w:r>
        <w:r w:rsidRPr="002709E2">
          <w:rPr>
            <w:rFonts w:ascii="Calibri" w:eastAsia="Calibri" w:hAnsi="Calibri" w:cs="Times New Roman"/>
            <w:lang w:val="en-US"/>
          </w:rPr>
          <w:tab/>
          <w:t>n "He murmurs flatly, avoiding my gaze for a moment."</w:t>
        </w:r>
      </w:ins>
    </w:p>
    <w:p w14:paraId="04D6172C" w14:textId="77777777" w:rsidR="002709E2" w:rsidRPr="002709E2" w:rsidRDefault="002709E2" w:rsidP="002709E2">
      <w:pPr>
        <w:spacing w:line="600" w:lineRule="auto"/>
        <w:jc w:val="left"/>
        <w:rPr>
          <w:ins w:id="13889" w:author="UTENTE" w:date="2020-06-30T18:54:00Z"/>
          <w:rFonts w:ascii="Calibri" w:eastAsia="Calibri" w:hAnsi="Calibri" w:cs="Times New Roman"/>
          <w:lang w:val="en-US"/>
        </w:rPr>
      </w:pPr>
      <w:ins w:id="13890" w:author="UTENTE" w:date="2020-06-30T18:54:00Z">
        <w:r w:rsidRPr="002709E2">
          <w:rPr>
            <w:rFonts w:ascii="Calibri" w:eastAsia="Calibri" w:hAnsi="Calibri" w:cs="Times New Roman"/>
            <w:lang w:val="en-US"/>
          </w:rPr>
          <w:t>268.</w:t>
        </w:r>
        <w:r w:rsidRPr="002709E2">
          <w:rPr>
            <w:rFonts w:ascii="Calibri" w:eastAsia="Calibri" w:hAnsi="Calibri" w:cs="Times New Roman"/>
            <w:lang w:val="en-US"/>
          </w:rPr>
          <w:tab/>
          <w:t>d "\"They're out on the East Coast. They… don't know where I am.\""</w:t>
        </w:r>
      </w:ins>
    </w:p>
    <w:p w14:paraId="2443A916" w14:textId="77777777" w:rsidR="002709E2" w:rsidRPr="002709E2" w:rsidRDefault="002709E2" w:rsidP="002709E2">
      <w:pPr>
        <w:spacing w:line="600" w:lineRule="auto"/>
        <w:jc w:val="left"/>
        <w:rPr>
          <w:ins w:id="13891" w:author="UTENTE" w:date="2020-06-30T18:54:00Z"/>
          <w:rFonts w:ascii="Calibri" w:eastAsia="Calibri" w:hAnsi="Calibri" w:cs="Times New Roman"/>
          <w:lang w:val="en-US"/>
        </w:rPr>
      </w:pPr>
      <w:ins w:id="13892" w:author="UTENTE" w:date="2020-06-30T18:54:00Z">
        <w:r w:rsidRPr="002709E2">
          <w:rPr>
            <w:rFonts w:ascii="Calibri" w:eastAsia="Calibri" w:hAnsi="Calibri" w:cs="Times New Roman"/>
            <w:lang w:val="en-US"/>
          </w:rPr>
          <w:t>269.</w:t>
        </w:r>
        <w:r w:rsidRPr="002709E2">
          <w:rPr>
            <w:rFonts w:ascii="Calibri" w:eastAsia="Calibri" w:hAnsi="Calibri" w:cs="Times New Roman"/>
            <w:lang w:val="en-US"/>
          </w:rPr>
          <w:tab/>
          <w:t>n "He sounds guilty, as if he ran away without saying anything. Did he come out here to get away from his family, then?"</w:t>
        </w:r>
      </w:ins>
    </w:p>
    <w:p w14:paraId="52BA6A03" w14:textId="77777777" w:rsidR="002709E2" w:rsidRPr="002709E2" w:rsidRDefault="002709E2" w:rsidP="002709E2">
      <w:pPr>
        <w:spacing w:line="600" w:lineRule="auto"/>
        <w:jc w:val="left"/>
        <w:rPr>
          <w:ins w:id="13893" w:author="UTENTE" w:date="2020-06-30T18:54:00Z"/>
          <w:rFonts w:ascii="Calibri" w:eastAsia="Calibri" w:hAnsi="Calibri" w:cs="Times New Roman"/>
          <w:lang w:val="en-US"/>
        </w:rPr>
      </w:pPr>
      <w:ins w:id="13894" w:author="UTENTE" w:date="2020-06-30T18:54:00Z">
        <w:r w:rsidRPr="002709E2">
          <w:rPr>
            <w:rFonts w:ascii="Calibri" w:eastAsia="Calibri" w:hAnsi="Calibri" w:cs="Times New Roman"/>
            <w:lang w:val="en-US"/>
          </w:rPr>
          <w:t>270.</w:t>
        </w:r>
        <w:r w:rsidRPr="002709E2">
          <w:rPr>
            <w:rFonts w:ascii="Calibri" w:eastAsia="Calibri" w:hAnsi="Calibri" w:cs="Times New Roman"/>
            <w:lang w:val="en-US"/>
          </w:rPr>
          <w:tab/>
          <w:t>n "Or maybe he was just trying to protect them – like he's trying to protect me, now."</w:t>
        </w:r>
      </w:ins>
    </w:p>
    <w:p w14:paraId="5481D7B2" w14:textId="77777777" w:rsidR="002709E2" w:rsidRPr="002709E2" w:rsidRDefault="002709E2" w:rsidP="002709E2">
      <w:pPr>
        <w:spacing w:line="600" w:lineRule="auto"/>
        <w:jc w:val="left"/>
        <w:rPr>
          <w:ins w:id="13895" w:author="UTENTE" w:date="2020-06-30T18:54:00Z"/>
          <w:rFonts w:ascii="Calibri" w:eastAsia="Calibri" w:hAnsi="Calibri" w:cs="Times New Roman"/>
          <w:lang w:val="en-US"/>
        </w:rPr>
      </w:pPr>
      <w:ins w:id="13896" w:author="UTENTE" w:date="2020-06-30T18:54:00Z">
        <w:r w:rsidRPr="002709E2">
          <w:rPr>
            <w:rFonts w:ascii="Calibri" w:eastAsia="Calibri" w:hAnsi="Calibri" w:cs="Times New Roman"/>
            <w:lang w:val="en-US"/>
          </w:rPr>
          <w:t>271.</w:t>
        </w:r>
        <w:r w:rsidRPr="002709E2">
          <w:rPr>
            <w:rFonts w:ascii="Calibri" w:eastAsia="Calibri" w:hAnsi="Calibri" w:cs="Times New Roman"/>
            <w:lang w:val="en-US"/>
          </w:rPr>
          <w:tab/>
          <w:t>old "It must be hard"</w:t>
        </w:r>
      </w:ins>
    </w:p>
    <w:p w14:paraId="143CA301" w14:textId="77777777" w:rsidR="002709E2" w:rsidRPr="002709E2" w:rsidRDefault="002709E2" w:rsidP="002709E2">
      <w:pPr>
        <w:spacing w:line="600" w:lineRule="auto"/>
        <w:jc w:val="left"/>
        <w:rPr>
          <w:ins w:id="13897" w:author="UTENTE" w:date="2020-06-30T18:54:00Z"/>
          <w:rFonts w:ascii="Calibri" w:eastAsia="Calibri" w:hAnsi="Calibri" w:cs="Times New Roman"/>
          <w:lang w:val="en-US"/>
        </w:rPr>
      </w:pPr>
      <w:ins w:id="13898" w:author="UTENTE" w:date="2020-06-30T18:54:00Z">
        <w:r w:rsidRPr="002709E2">
          <w:rPr>
            <w:rFonts w:ascii="Calibri" w:eastAsia="Calibri" w:hAnsi="Calibri" w:cs="Times New Roman"/>
            <w:lang w:val="en-US"/>
          </w:rPr>
          <w:t>272.</w:t>
        </w:r>
        <w:r w:rsidRPr="002709E2">
          <w:rPr>
            <w:rFonts w:ascii="Calibri" w:eastAsia="Calibri" w:hAnsi="Calibri" w:cs="Times New Roman"/>
            <w:lang w:val="en-US"/>
          </w:rPr>
          <w:tab/>
          <w:t>old "It can't be helped"</w:t>
        </w:r>
      </w:ins>
    </w:p>
    <w:p w14:paraId="754620F2" w14:textId="77777777" w:rsidR="002709E2" w:rsidRPr="002709E2" w:rsidRDefault="002709E2" w:rsidP="002709E2">
      <w:pPr>
        <w:spacing w:line="600" w:lineRule="auto"/>
        <w:jc w:val="left"/>
        <w:rPr>
          <w:ins w:id="13899" w:author="UTENTE" w:date="2020-06-30T18:54:00Z"/>
          <w:rFonts w:ascii="Calibri" w:eastAsia="Calibri" w:hAnsi="Calibri" w:cs="Times New Roman"/>
          <w:lang w:val="en-US"/>
        </w:rPr>
      </w:pPr>
      <w:ins w:id="13900" w:author="UTENTE" w:date="2020-06-30T18:54:00Z">
        <w:r w:rsidRPr="002709E2">
          <w:rPr>
            <w:rFonts w:ascii="Calibri" w:eastAsia="Calibri" w:hAnsi="Calibri" w:cs="Times New Roman"/>
            <w:lang w:val="en-US"/>
          </w:rPr>
          <w:t>273.</w:t>
        </w:r>
        <w:r w:rsidRPr="002709E2">
          <w:rPr>
            <w:rFonts w:ascii="Calibri" w:eastAsia="Calibri" w:hAnsi="Calibri" w:cs="Times New Roman"/>
            <w:lang w:val="en-US"/>
          </w:rPr>
          <w:tab/>
          <w:t>mc "\"You must miss them.\""</w:t>
        </w:r>
        <w:r w:rsidRPr="002709E2">
          <w:rPr>
            <w:rFonts w:ascii="Calibri" w:eastAsia="Calibri" w:hAnsi="Calibri" w:cs="Times New Roman"/>
            <w:lang w:val="en-US"/>
          </w:rPr>
          <w:br w:type="page"/>
        </w:r>
      </w:ins>
    </w:p>
    <w:p w14:paraId="1E6ADDFA" w14:textId="77777777" w:rsidR="002709E2" w:rsidRPr="002709E2" w:rsidRDefault="002709E2" w:rsidP="002709E2">
      <w:pPr>
        <w:spacing w:line="600" w:lineRule="auto"/>
        <w:jc w:val="left"/>
        <w:rPr>
          <w:ins w:id="13901" w:author="UTENTE" w:date="2020-06-30T18:54:00Z"/>
          <w:rFonts w:ascii="Calibri" w:eastAsia="Calibri" w:hAnsi="Calibri" w:cs="Times New Roman"/>
        </w:rPr>
      </w:pPr>
      <w:ins w:id="13902" w:author="UTENTE" w:date="2020-06-30T18:54:00Z">
        <w:r w:rsidRPr="002709E2">
          <w:rPr>
            <w:rFonts w:ascii="Calibri" w:eastAsia="Calibri" w:hAnsi="Calibri" w:cs="Times New Roman"/>
          </w:rPr>
          <w:lastRenderedPageBreak/>
          <w:t>258.</w:t>
        </w:r>
        <w:r w:rsidRPr="002709E2">
          <w:rPr>
            <w:rFonts w:ascii="Calibri" w:eastAsia="Calibri" w:hAnsi="Calibri" w:cs="Times New Roman"/>
          </w:rPr>
          <w:tab/>
          <w:t>d "\"…\""</w:t>
        </w:r>
      </w:ins>
    </w:p>
    <w:p w14:paraId="04D26F41" w14:textId="77777777" w:rsidR="002709E2" w:rsidRPr="002709E2" w:rsidRDefault="002709E2" w:rsidP="002709E2">
      <w:pPr>
        <w:spacing w:line="600" w:lineRule="auto"/>
        <w:jc w:val="left"/>
        <w:rPr>
          <w:ins w:id="13903" w:author="UTENTE" w:date="2020-06-30T18:54:00Z"/>
          <w:rFonts w:ascii="Calibri" w:eastAsia="Calibri" w:hAnsi="Calibri" w:cs="Times New Roman"/>
        </w:rPr>
      </w:pPr>
      <w:ins w:id="13904" w:author="UTENTE" w:date="2020-06-30T18:54:00Z">
        <w:r w:rsidRPr="002709E2">
          <w:rPr>
            <w:rFonts w:ascii="Calibri" w:eastAsia="Calibri" w:hAnsi="Calibri" w:cs="Times New Roman"/>
          </w:rPr>
          <w:t>259.</w:t>
        </w:r>
        <w:r w:rsidRPr="002709E2">
          <w:rPr>
            <w:rFonts w:ascii="Calibri" w:eastAsia="Calibri" w:hAnsi="Calibri" w:cs="Times New Roman"/>
          </w:rPr>
          <w:tab/>
          <w:t>n "Quando cerco di cambiare argomento, Dominic mi lancia uno sguardo tagliente."</w:t>
        </w:r>
      </w:ins>
    </w:p>
    <w:p w14:paraId="1802C344" w14:textId="77777777" w:rsidR="002709E2" w:rsidRPr="002709E2" w:rsidRDefault="002709E2" w:rsidP="002709E2">
      <w:pPr>
        <w:spacing w:line="600" w:lineRule="auto"/>
        <w:jc w:val="left"/>
        <w:rPr>
          <w:ins w:id="13905" w:author="UTENTE" w:date="2020-06-30T18:54:00Z"/>
          <w:rFonts w:ascii="Calibri" w:eastAsia="Calibri" w:hAnsi="Calibri" w:cs="Times New Roman"/>
        </w:rPr>
      </w:pPr>
      <w:ins w:id="13906" w:author="UTENTE" w:date="2020-06-30T18:54:00Z">
        <w:r w:rsidRPr="002709E2">
          <w:rPr>
            <w:rFonts w:ascii="Calibri" w:eastAsia="Calibri" w:hAnsi="Calibri" w:cs="Times New Roman"/>
          </w:rPr>
          <w:t>260.</w:t>
        </w:r>
        <w:r w:rsidRPr="002709E2">
          <w:rPr>
            <w:rFonts w:ascii="Calibri" w:eastAsia="Calibri" w:hAnsi="Calibri" w:cs="Times New Roman"/>
          </w:rPr>
          <w:tab/>
          <w:t>n "Uuh, ho toccato un nervo scoperto?"</w:t>
        </w:r>
      </w:ins>
    </w:p>
    <w:p w14:paraId="3D09D973" w14:textId="77777777" w:rsidR="002709E2" w:rsidRPr="002709E2" w:rsidRDefault="002709E2" w:rsidP="002709E2">
      <w:pPr>
        <w:spacing w:line="600" w:lineRule="auto"/>
        <w:jc w:val="left"/>
        <w:rPr>
          <w:ins w:id="13907" w:author="UTENTE" w:date="2020-06-30T18:54:00Z"/>
          <w:rFonts w:ascii="Calibri" w:eastAsia="Calibri" w:hAnsi="Calibri" w:cs="Times New Roman"/>
        </w:rPr>
      </w:pPr>
      <w:ins w:id="13908" w:author="UTENTE" w:date="2020-06-30T18:54:00Z">
        <w:r w:rsidRPr="002709E2">
          <w:rPr>
            <w:rFonts w:ascii="Calibri" w:eastAsia="Calibri" w:hAnsi="Calibri" w:cs="Times New Roman"/>
          </w:rPr>
          <w:t>261.</w:t>
        </w:r>
        <w:r w:rsidRPr="002709E2">
          <w:rPr>
            <w:rFonts w:ascii="Calibri" w:eastAsia="Calibri" w:hAnsi="Calibri" w:cs="Times New Roman"/>
          </w:rPr>
          <w:tab/>
          <w:t>mc "\"…Non devi rispondere se non vuoi.\""</w:t>
        </w:r>
      </w:ins>
    </w:p>
    <w:p w14:paraId="3DE7F123" w14:textId="77777777" w:rsidR="002709E2" w:rsidRPr="002709E2" w:rsidRDefault="002709E2" w:rsidP="002709E2">
      <w:pPr>
        <w:spacing w:line="600" w:lineRule="auto"/>
        <w:jc w:val="left"/>
        <w:rPr>
          <w:ins w:id="13909" w:author="UTENTE" w:date="2020-06-30T18:54:00Z"/>
          <w:rFonts w:ascii="Calibri" w:eastAsia="Calibri" w:hAnsi="Calibri" w:cs="Times New Roman"/>
        </w:rPr>
      </w:pPr>
      <w:ins w:id="13910" w:author="UTENTE" w:date="2020-06-30T18:54:00Z">
        <w:r w:rsidRPr="002709E2">
          <w:rPr>
            <w:rFonts w:ascii="Calibri" w:eastAsia="Calibri" w:hAnsi="Calibri" w:cs="Times New Roman"/>
          </w:rPr>
          <w:t>262.</w:t>
        </w:r>
        <w:r w:rsidRPr="002709E2">
          <w:rPr>
            <w:rFonts w:ascii="Calibri" w:eastAsia="Calibri" w:hAnsi="Calibri" w:cs="Times New Roman"/>
          </w:rPr>
          <w:tab/>
          <w:t>mc "\"Voglio dire, non deve essere facile tutta questa questione dei vampir-"</w:t>
        </w:r>
      </w:ins>
    </w:p>
    <w:p w14:paraId="061A95D3" w14:textId="77777777" w:rsidR="002709E2" w:rsidRPr="002709E2" w:rsidRDefault="002709E2" w:rsidP="002709E2">
      <w:pPr>
        <w:spacing w:line="600" w:lineRule="auto"/>
        <w:jc w:val="left"/>
        <w:rPr>
          <w:ins w:id="13911" w:author="UTENTE" w:date="2020-06-30T18:54:00Z"/>
          <w:rFonts w:ascii="Calibri" w:eastAsia="Calibri" w:hAnsi="Calibri" w:cs="Times New Roman"/>
        </w:rPr>
      </w:pPr>
      <w:ins w:id="13912" w:author="UTENTE" w:date="2020-06-30T18:54:00Z">
        <w:r w:rsidRPr="002709E2">
          <w:rPr>
            <w:rFonts w:ascii="Calibri" w:eastAsia="Calibri" w:hAnsi="Calibri" w:cs="Times New Roman"/>
          </w:rPr>
          <w:t>263.</w:t>
        </w:r>
        <w:r w:rsidRPr="002709E2">
          <w:rPr>
            <w:rFonts w:ascii="Calibri" w:eastAsia="Calibri" w:hAnsi="Calibri" w:cs="Times New Roman"/>
          </w:rPr>
          <w:tab/>
          <w:t>mc "\"…Non volevo farmi gli affari tuoi, scusa.\""</w:t>
        </w:r>
      </w:ins>
    </w:p>
    <w:p w14:paraId="44F2656B" w14:textId="77777777" w:rsidR="002709E2" w:rsidRPr="002709E2" w:rsidRDefault="002709E2" w:rsidP="002709E2">
      <w:pPr>
        <w:spacing w:line="600" w:lineRule="auto"/>
        <w:jc w:val="left"/>
        <w:rPr>
          <w:ins w:id="13913" w:author="UTENTE" w:date="2020-06-30T18:54:00Z"/>
          <w:rFonts w:ascii="Calibri" w:eastAsia="Calibri" w:hAnsi="Calibri" w:cs="Times New Roman"/>
        </w:rPr>
      </w:pPr>
      <w:ins w:id="13914" w:author="UTENTE" w:date="2020-06-30T18:54:00Z">
        <w:r w:rsidRPr="002709E2">
          <w:rPr>
            <w:rFonts w:ascii="Calibri" w:eastAsia="Calibri" w:hAnsi="Calibri" w:cs="Times New Roman"/>
          </w:rPr>
          <w:t>264.</w:t>
        </w:r>
        <w:r w:rsidRPr="002709E2">
          <w:rPr>
            <w:rFonts w:ascii="Calibri" w:eastAsia="Calibri" w:hAnsi="Calibri" w:cs="Times New Roman"/>
          </w:rPr>
          <w:tab/>
          <w:t>mc "\"Ero solo curioso di sapere come funziona la tua vita, visto che sei-\""</w:t>
        </w:r>
      </w:ins>
    </w:p>
    <w:p w14:paraId="22298254" w14:textId="77777777" w:rsidR="002709E2" w:rsidRPr="002709E2" w:rsidRDefault="002709E2" w:rsidP="002709E2">
      <w:pPr>
        <w:spacing w:line="600" w:lineRule="auto"/>
        <w:jc w:val="left"/>
        <w:rPr>
          <w:ins w:id="13915" w:author="UTENTE" w:date="2020-06-30T18:54:00Z"/>
          <w:rFonts w:ascii="Calibri" w:eastAsia="Calibri" w:hAnsi="Calibri" w:cs="Times New Roman"/>
        </w:rPr>
      </w:pPr>
      <w:ins w:id="13916" w:author="UTENTE" w:date="2020-06-30T18:54:00Z">
        <w:r w:rsidRPr="002709E2">
          <w:rPr>
            <w:rFonts w:ascii="Calibri" w:eastAsia="Calibri" w:hAnsi="Calibri" w:cs="Times New Roman"/>
          </w:rPr>
          <w:t>265.</w:t>
        </w:r>
        <w:r w:rsidRPr="002709E2">
          <w:rPr>
            <w:rFonts w:ascii="Calibri" w:eastAsia="Calibri" w:hAnsi="Calibri" w:cs="Times New Roman"/>
          </w:rPr>
          <w:tab/>
          <w:t>d "\"East Coast.\""</w:t>
        </w:r>
      </w:ins>
    </w:p>
    <w:p w14:paraId="2D799CCB" w14:textId="77777777" w:rsidR="002709E2" w:rsidRPr="002709E2" w:rsidRDefault="002709E2" w:rsidP="002709E2">
      <w:pPr>
        <w:spacing w:line="600" w:lineRule="auto"/>
        <w:jc w:val="left"/>
        <w:rPr>
          <w:ins w:id="13917" w:author="UTENTE" w:date="2020-06-30T18:54:00Z"/>
          <w:rFonts w:ascii="Calibri" w:eastAsia="Calibri" w:hAnsi="Calibri" w:cs="Times New Roman"/>
        </w:rPr>
      </w:pPr>
      <w:ins w:id="13918" w:author="UTENTE" w:date="2020-06-30T18:54:00Z">
        <w:r w:rsidRPr="002709E2">
          <w:rPr>
            <w:rFonts w:ascii="Calibri" w:eastAsia="Calibri" w:hAnsi="Calibri" w:cs="Times New Roman"/>
          </w:rPr>
          <w:t>266.</w:t>
        </w:r>
        <w:r w:rsidRPr="002709E2">
          <w:rPr>
            <w:rFonts w:ascii="Calibri" w:eastAsia="Calibri" w:hAnsi="Calibri" w:cs="Times New Roman"/>
          </w:rPr>
          <w:tab/>
          <w:t>mc "\"…?\""</w:t>
        </w:r>
      </w:ins>
    </w:p>
    <w:p w14:paraId="2D80EE24" w14:textId="77777777" w:rsidR="002709E2" w:rsidRPr="002709E2" w:rsidRDefault="002709E2" w:rsidP="002709E2">
      <w:pPr>
        <w:spacing w:line="600" w:lineRule="auto"/>
        <w:jc w:val="left"/>
        <w:rPr>
          <w:ins w:id="13919" w:author="UTENTE" w:date="2020-06-30T18:54:00Z"/>
          <w:rFonts w:ascii="Calibri" w:eastAsia="Calibri" w:hAnsi="Calibri" w:cs="Times New Roman"/>
        </w:rPr>
      </w:pPr>
      <w:ins w:id="13920" w:author="UTENTE" w:date="2020-06-30T18:54:00Z">
        <w:r w:rsidRPr="002709E2">
          <w:rPr>
            <w:rFonts w:ascii="Calibri" w:eastAsia="Calibri" w:hAnsi="Calibri" w:cs="Times New Roman"/>
          </w:rPr>
          <w:t>267.</w:t>
        </w:r>
        <w:r w:rsidRPr="002709E2">
          <w:rPr>
            <w:rFonts w:ascii="Calibri" w:eastAsia="Calibri" w:hAnsi="Calibri" w:cs="Times New Roman"/>
          </w:rPr>
          <w:tab/>
          <w:t>n "Mormora piattamente, evitando il mio sguardo."</w:t>
        </w:r>
      </w:ins>
    </w:p>
    <w:p w14:paraId="463C9F1D" w14:textId="77777777" w:rsidR="002709E2" w:rsidRPr="002709E2" w:rsidRDefault="002709E2" w:rsidP="002709E2">
      <w:pPr>
        <w:spacing w:line="600" w:lineRule="auto"/>
        <w:jc w:val="left"/>
        <w:rPr>
          <w:ins w:id="13921" w:author="UTENTE" w:date="2020-06-30T18:54:00Z"/>
          <w:rFonts w:ascii="Calibri" w:eastAsia="Calibri" w:hAnsi="Calibri" w:cs="Times New Roman"/>
        </w:rPr>
      </w:pPr>
      <w:ins w:id="13922" w:author="UTENTE" w:date="2020-06-30T18:54:00Z">
        <w:r w:rsidRPr="002709E2">
          <w:rPr>
            <w:rFonts w:ascii="Calibri" w:eastAsia="Calibri" w:hAnsi="Calibri" w:cs="Times New Roman"/>
          </w:rPr>
          <w:t>268.</w:t>
        </w:r>
        <w:r w:rsidRPr="002709E2">
          <w:rPr>
            <w:rFonts w:ascii="Calibri" w:eastAsia="Calibri" w:hAnsi="Calibri" w:cs="Times New Roman"/>
          </w:rPr>
          <w:tab/>
          <w:t>d "\"Sono nella East Coast. Loro… non sanno dove mi trovo.\""</w:t>
        </w:r>
      </w:ins>
    </w:p>
    <w:p w14:paraId="1EB0F2AE" w14:textId="77777777" w:rsidR="002709E2" w:rsidRPr="002709E2" w:rsidRDefault="002709E2" w:rsidP="002709E2">
      <w:pPr>
        <w:spacing w:line="600" w:lineRule="auto"/>
        <w:jc w:val="left"/>
        <w:rPr>
          <w:ins w:id="13923" w:author="UTENTE" w:date="2020-06-30T18:54:00Z"/>
          <w:rFonts w:ascii="Calibri" w:eastAsia="Calibri" w:hAnsi="Calibri" w:cs="Times New Roman"/>
        </w:rPr>
      </w:pPr>
      <w:ins w:id="13924" w:author="UTENTE" w:date="2020-06-30T18:54:00Z">
        <w:r w:rsidRPr="002709E2">
          <w:rPr>
            <w:rFonts w:ascii="Calibri" w:eastAsia="Calibri" w:hAnsi="Calibri" w:cs="Times New Roman"/>
          </w:rPr>
          <w:t>269.</w:t>
        </w:r>
        <w:r w:rsidRPr="002709E2">
          <w:rPr>
            <w:rFonts w:ascii="Calibri" w:eastAsia="Calibri" w:hAnsi="Calibri" w:cs="Times New Roman"/>
          </w:rPr>
          <w:tab/>
          <w:t>n "Posso percepire del senso di colpa, come se se ne fosse andato senza dire niente. Quindi, è venuto qui per allontanarsi dalla sua famiglia?"</w:t>
        </w:r>
      </w:ins>
    </w:p>
    <w:p w14:paraId="055ABA35" w14:textId="77777777" w:rsidR="002709E2" w:rsidRPr="002709E2" w:rsidRDefault="002709E2" w:rsidP="002709E2">
      <w:pPr>
        <w:spacing w:line="600" w:lineRule="auto"/>
        <w:jc w:val="left"/>
        <w:rPr>
          <w:ins w:id="13925" w:author="UTENTE" w:date="2020-06-30T18:54:00Z"/>
          <w:rFonts w:ascii="Calibri" w:eastAsia="Calibri" w:hAnsi="Calibri" w:cs="Times New Roman"/>
        </w:rPr>
      </w:pPr>
      <w:ins w:id="13926" w:author="UTENTE" w:date="2020-06-30T18:54:00Z">
        <w:r w:rsidRPr="002709E2">
          <w:rPr>
            <w:rFonts w:ascii="Calibri" w:eastAsia="Calibri" w:hAnsi="Calibri" w:cs="Times New Roman"/>
          </w:rPr>
          <w:t>270.</w:t>
        </w:r>
        <w:r w:rsidRPr="002709E2">
          <w:rPr>
            <w:rFonts w:ascii="Calibri" w:eastAsia="Calibri" w:hAnsi="Calibri" w:cs="Times New Roman"/>
          </w:rPr>
          <w:tab/>
          <w:t>n "O forse stava solo cercando di proteggerli, come sta cercando di proteggere me, adesso."</w:t>
        </w:r>
      </w:ins>
    </w:p>
    <w:p w14:paraId="04A63130" w14:textId="77777777" w:rsidR="002709E2" w:rsidRPr="002709E2" w:rsidRDefault="002709E2" w:rsidP="002709E2">
      <w:pPr>
        <w:spacing w:line="600" w:lineRule="auto"/>
        <w:jc w:val="left"/>
        <w:rPr>
          <w:ins w:id="13927" w:author="UTENTE" w:date="2020-06-30T18:54:00Z"/>
          <w:rFonts w:ascii="Calibri" w:eastAsia="Calibri" w:hAnsi="Calibri" w:cs="Times New Roman"/>
        </w:rPr>
      </w:pPr>
      <w:ins w:id="13928" w:author="UTENTE" w:date="2020-06-30T18:54:00Z">
        <w:r w:rsidRPr="002709E2">
          <w:rPr>
            <w:rFonts w:ascii="Calibri" w:eastAsia="Calibri" w:hAnsi="Calibri" w:cs="Times New Roman"/>
          </w:rPr>
          <w:t>271.</w:t>
        </w:r>
        <w:r w:rsidRPr="002709E2">
          <w:rPr>
            <w:rFonts w:ascii="Calibri" w:eastAsia="Calibri" w:hAnsi="Calibri" w:cs="Times New Roman"/>
          </w:rPr>
          <w:tab/>
          <w:t>new "Dev'essere dura"</w:t>
        </w:r>
      </w:ins>
    </w:p>
    <w:p w14:paraId="76B9BF2C" w14:textId="77777777" w:rsidR="002709E2" w:rsidRPr="002709E2" w:rsidRDefault="002709E2" w:rsidP="002709E2">
      <w:pPr>
        <w:spacing w:line="600" w:lineRule="auto"/>
        <w:jc w:val="left"/>
        <w:rPr>
          <w:ins w:id="13929" w:author="UTENTE" w:date="2020-06-30T18:54:00Z"/>
          <w:rFonts w:ascii="Calibri" w:eastAsia="Calibri" w:hAnsi="Calibri" w:cs="Times New Roman"/>
        </w:rPr>
      </w:pPr>
      <w:ins w:id="13930" w:author="UTENTE" w:date="2020-06-30T18:54:00Z">
        <w:r w:rsidRPr="002709E2">
          <w:rPr>
            <w:rFonts w:ascii="Calibri" w:eastAsia="Calibri" w:hAnsi="Calibri" w:cs="Times New Roman"/>
          </w:rPr>
          <w:t>272.</w:t>
        </w:r>
        <w:r w:rsidRPr="002709E2">
          <w:rPr>
            <w:rFonts w:ascii="Calibri" w:eastAsia="Calibri" w:hAnsi="Calibri" w:cs="Times New Roman"/>
          </w:rPr>
          <w:tab/>
          <w:t>new "Non si può fare niente"</w:t>
        </w:r>
      </w:ins>
    </w:p>
    <w:p w14:paraId="4EE7F8CA" w14:textId="77777777" w:rsidR="002709E2" w:rsidRPr="002709E2" w:rsidRDefault="002709E2" w:rsidP="002709E2">
      <w:pPr>
        <w:spacing w:line="600" w:lineRule="auto"/>
        <w:jc w:val="left"/>
        <w:rPr>
          <w:ins w:id="13931" w:author="UTENTE" w:date="2020-06-30T18:54:00Z"/>
          <w:rFonts w:ascii="Calibri" w:eastAsia="Calibri" w:hAnsi="Calibri" w:cs="Times New Roman"/>
          <w:lang w:val="en-US"/>
        </w:rPr>
      </w:pPr>
      <w:ins w:id="13932" w:author="UTENTE" w:date="2020-06-30T18:54:00Z">
        <w:r w:rsidRPr="002709E2">
          <w:rPr>
            <w:rFonts w:ascii="Calibri" w:eastAsia="Calibri" w:hAnsi="Calibri" w:cs="Times New Roman"/>
            <w:lang w:val="en-US"/>
          </w:rPr>
          <w:t>273.</w:t>
        </w:r>
        <w:r w:rsidRPr="002709E2">
          <w:rPr>
            <w:rFonts w:ascii="Calibri" w:eastAsia="Calibri" w:hAnsi="Calibri" w:cs="Times New Roman"/>
            <w:lang w:val="en-US"/>
          </w:rPr>
          <w:tab/>
          <w:t>mc "\"Devono mancarti molto.\""</w:t>
        </w:r>
        <w:r w:rsidRPr="002709E2">
          <w:rPr>
            <w:rFonts w:ascii="Calibri" w:eastAsia="Calibri" w:hAnsi="Calibri" w:cs="Times New Roman"/>
            <w:lang w:val="en-US"/>
          </w:rPr>
          <w:br w:type="page"/>
        </w:r>
      </w:ins>
    </w:p>
    <w:p w14:paraId="34403653" w14:textId="77777777" w:rsidR="002709E2" w:rsidRPr="002709E2" w:rsidRDefault="002709E2" w:rsidP="002709E2">
      <w:pPr>
        <w:spacing w:line="600" w:lineRule="auto"/>
        <w:jc w:val="left"/>
        <w:rPr>
          <w:ins w:id="13933" w:author="UTENTE" w:date="2020-06-30T18:54:00Z"/>
          <w:rFonts w:ascii="Calibri" w:eastAsia="Calibri" w:hAnsi="Calibri" w:cs="Times New Roman"/>
          <w:lang w:val="en-US"/>
        </w:rPr>
      </w:pPr>
      <w:ins w:id="13934" w:author="UTENTE" w:date="2020-06-30T18:54:00Z">
        <w:r w:rsidRPr="002709E2">
          <w:rPr>
            <w:rFonts w:ascii="Calibri" w:eastAsia="Calibri" w:hAnsi="Calibri" w:cs="Times New Roman"/>
            <w:lang w:val="en-US"/>
          </w:rPr>
          <w:lastRenderedPageBreak/>
          <w:t>274.</w:t>
        </w:r>
        <w:r w:rsidRPr="002709E2">
          <w:rPr>
            <w:rFonts w:ascii="Calibri" w:eastAsia="Calibri" w:hAnsi="Calibri" w:cs="Times New Roman"/>
            <w:lang w:val="en-US"/>
          </w:rPr>
          <w:tab/>
          <w:t>mc "\"I bet they're worried sick about you, if they don't already think you're dead…\""</w:t>
        </w:r>
      </w:ins>
    </w:p>
    <w:p w14:paraId="1E70D8EF" w14:textId="77777777" w:rsidR="002709E2" w:rsidRPr="002709E2" w:rsidRDefault="002709E2" w:rsidP="002709E2">
      <w:pPr>
        <w:spacing w:line="600" w:lineRule="auto"/>
        <w:jc w:val="left"/>
        <w:rPr>
          <w:ins w:id="13935" w:author="UTENTE" w:date="2020-06-30T18:54:00Z"/>
          <w:rFonts w:ascii="Calibri" w:eastAsia="Calibri" w:hAnsi="Calibri" w:cs="Times New Roman"/>
          <w:lang w:val="en-US"/>
        </w:rPr>
      </w:pPr>
      <w:ins w:id="13936" w:author="UTENTE" w:date="2020-06-30T18:54:00Z">
        <w:r w:rsidRPr="002709E2">
          <w:rPr>
            <w:rFonts w:ascii="Calibri" w:eastAsia="Calibri" w:hAnsi="Calibri" w:cs="Times New Roman"/>
            <w:lang w:val="en-US"/>
          </w:rPr>
          <w:t>275.</w:t>
        </w:r>
        <w:r w:rsidRPr="002709E2">
          <w:rPr>
            <w:rFonts w:ascii="Calibri" w:eastAsia="Calibri" w:hAnsi="Calibri" w:cs="Times New Roman"/>
            <w:lang w:val="en-US"/>
          </w:rPr>
          <w:tab/>
          <w:t>n "After a brief pause, Dominic nods."</w:t>
        </w:r>
      </w:ins>
    </w:p>
    <w:p w14:paraId="6A3F06F0" w14:textId="77777777" w:rsidR="002709E2" w:rsidRPr="002709E2" w:rsidRDefault="002709E2" w:rsidP="002709E2">
      <w:pPr>
        <w:spacing w:line="600" w:lineRule="auto"/>
        <w:jc w:val="left"/>
        <w:rPr>
          <w:ins w:id="13937" w:author="UTENTE" w:date="2020-06-30T18:54:00Z"/>
          <w:rFonts w:ascii="Calibri" w:eastAsia="Calibri" w:hAnsi="Calibri" w:cs="Times New Roman"/>
          <w:lang w:val="en-US"/>
        </w:rPr>
      </w:pPr>
      <w:ins w:id="13938" w:author="UTENTE" w:date="2020-06-30T18:54:00Z">
        <w:r w:rsidRPr="002709E2">
          <w:rPr>
            <w:rFonts w:ascii="Calibri" w:eastAsia="Calibri" w:hAnsi="Calibri" w:cs="Times New Roman"/>
            <w:lang w:val="en-US"/>
          </w:rPr>
          <w:t>276.</w:t>
        </w:r>
        <w:r w:rsidRPr="002709E2">
          <w:rPr>
            <w:rFonts w:ascii="Calibri" w:eastAsia="Calibri" w:hAnsi="Calibri" w:cs="Times New Roman"/>
            <w:lang w:val="en-US"/>
          </w:rPr>
          <w:tab/>
          <w:t>n "I can't help but think he looks terribly lonely, shadows grooving deeply into his tired features."</w:t>
        </w:r>
      </w:ins>
    </w:p>
    <w:p w14:paraId="0EFA1549" w14:textId="77777777" w:rsidR="002709E2" w:rsidRPr="002709E2" w:rsidRDefault="002709E2" w:rsidP="002709E2">
      <w:pPr>
        <w:spacing w:line="600" w:lineRule="auto"/>
        <w:jc w:val="left"/>
        <w:rPr>
          <w:ins w:id="13939" w:author="UTENTE" w:date="2020-06-30T18:54:00Z"/>
          <w:rFonts w:ascii="Calibri" w:eastAsia="Calibri" w:hAnsi="Calibri" w:cs="Times New Roman"/>
          <w:lang w:val="en-US"/>
        </w:rPr>
      </w:pPr>
      <w:ins w:id="13940" w:author="UTENTE" w:date="2020-06-30T18:54:00Z">
        <w:r w:rsidRPr="002709E2">
          <w:rPr>
            <w:rFonts w:ascii="Calibri" w:eastAsia="Calibri" w:hAnsi="Calibri" w:cs="Times New Roman"/>
            <w:lang w:val="en-US"/>
          </w:rPr>
          <w:t>277.</w:t>
        </w:r>
        <w:r w:rsidRPr="002709E2">
          <w:rPr>
            <w:rFonts w:ascii="Calibri" w:eastAsia="Calibri" w:hAnsi="Calibri" w:cs="Times New Roman"/>
            <w:lang w:val="en-US"/>
          </w:rPr>
          <w:tab/>
          <w:t>mc "\"I'm sorry. I can't really put myself in your shoes, but…\""</w:t>
        </w:r>
      </w:ins>
    </w:p>
    <w:p w14:paraId="2B0F3ACE" w14:textId="77777777" w:rsidR="002709E2" w:rsidRPr="002709E2" w:rsidRDefault="002709E2" w:rsidP="002709E2">
      <w:pPr>
        <w:spacing w:line="600" w:lineRule="auto"/>
        <w:jc w:val="left"/>
        <w:rPr>
          <w:ins w:id="13941" w:author="UTENTE" w:date="2020-06-30T18:54:00Z"/>
          <w:rFonts w:ascii="Calibri" w:eastAsia="Calibri" w:hAnsi="Calibri" w:cs="Times New Roman"/>
          <w:lang w:val="en-US"/>
        </w:rPr>
      </w:pPr>
      <w:ins w:id="13942" w:author="UTENTE" w:date="2020-06-30T18:54:00Z">
        <w:r w:rsidRPr="002709E2">
          <w:rPr>
            <w:rFonts w:ascii="Calibri" w:eastAsia="Calibri" w:hAnsi="Calibri" w:cs="Times New Roman"/>
            <w:lang w:val="en-US"/>
          </w:rPr>
          <w:t>278.</w:t>
        </w:r>
        <w:r w:rsidRPr="002709E2">
          <w:rPr>
            <w:rFonts w:ascii="Calibri" w:eastAsia="Calibri" w:hAnsi="Calibri" w:cs="Times New Roman"/>
            <w:lang w:val="en-US"/>
          </w:rPr>
          <w:tab/>
          <w:t>mc "\"I know it must be hard.\""</w:t>
        </w:r>
      </w:ins>
    </w:p>
    <w:p w14:paraId="024FCDE7" w14:textId="77777777" w:rsidR="002709E2" w:rsidRPr="002709E2" w:rsidRDefault="002709E2" w:rsidP="002709E2">
      <w:pPr>
        <w:spacing w:line="600" w:lineRule="auto"/>
        <w:jc w:val="left"/>
        <w:rPr>
          <w:ins w:id="13943" w:author="UTENTE" w:date="2020-06-30T18:54:00Z"/>
          <w:rFonts w:ascii="Calibri" w:eastAsia="Calibri" w:hAnsi="Calibri" w:cs="Times New Roman"/>
          <w:lang w:val="en-US"/>
        </w:rPr>
      </w:pPr>
      <w:ins w:id="13944" w:author="UTENTE" w:date="2020-06-30T18:54:00Z">
        <w:r w:rsidRPr="002709E2">
          <w:rPr>
            <w:rFonts w:ascii="Calibri" w:eastAsia="Calibri" w:hAnsi="Calibri" w:cs="Times New Roman"/>
            <w:lang w:val="en-US"/>
          </w:rPr>
          <w:t>279.</w:t>
        </w:r>
        <w:r w:rsidRPr="002709E2">
          <w:rPr>
            <w:rFonts w:ascii="Calibri" w:eastAsia="Calibri" w:hAnsi="Calibri" w:cs="Times New Roman"/>
            <w:lang w:val="en-US"/>
          </w:rPr>
          <w:tab/>
          <w:t>d "\"…\""</w:t>
        </w:r>
      </w:ins>
    </w:p>
    <w:p w14:paraId="4A9ABAF5" w14:textId="77777777" w:rsidR="002709E2" w:rsidRPr="002709E2" w:rsidRDefault="002709E2" w:rsidP="002709E2">
      <w:pPr>
        <w:spacing w:line="600" w:lineRule="auto"/>
        <w:jc w:val="left"/>
        <w:rPr>
          <w:ins w:id="13945" w:author="UTENTE" w:date="2020-06-30T18:54:00Z"/>
          <w:rFonts w:ascii="Calibri" w:eastAsia="Calibri" w:hAnsi="Calibri" w:cs="Times New Roman"/>
          <w:lang w:val="en-US"/>
        </w:rPr>
      </w:pPr>
      <w:ins w:id="13946" w:author="UTENTE" w:date="2020-06-30T18:54:00Z">
        <w:r w:rsidRPr="002709E2">
          <w:rPr>
            <w:rFonts w:ascii="Calibri" w:eastAsia="Calibri" w:hAnsi="Calibri" w:cs="Times New Roman"/>
            <w:lang w:val="en-US"/>
          </w:rPr>
          <w:t>280.</w:t>
        </w:r>
        <w:r w:rsidRPr="002709E2">
          <w:rPr>
            <w:rFonts w:ascii="Calibri" w:eastAsia="Calibri" w:hAnsi="Calibri" w:cs="Times New Roman"/>
            <w:lang w:val="en-US"/>
          </w:rPr>
          <w:tab/>
          <w:t>n "He offers me a faint smirk, although there's nothing happy about it."</w:t>
        </w:r>
      </w:ins>
    </w:p>
    <w:p w14:paraId="2D033102" w14:textId="77777777" w:rsidR="002709E2" w:rsidRPr="002709E2" w:rsidRDefault="002709E2" w:rsidP="002709E2">
      <w:pPr>
        <w:spacing w:line="600" w:lineRule="auto"/>
        <w:jc w:val="left"/>
        <w:rPr>
          <w:ins w:id="13947" w:author="UTENTE" w:date="2020-06-30T18:54:00Z"/>
          <w:rFonts w:ascii="Calibri" w:eastAsia="Calibri" w:hAnsi="Calibri" w:cs="Times New Roman"/>
          <w:lang w:val="en-US"/>
        </w:rPr>
      </w:pPr>
      <w:ins w:id="13948" w:author="UTENTE" w:date="2020-06-30T18:54:00Z">
        <w:r w:rsidRPr="002709E2">
          <w:rPr>
            <w:rFonts w:ascii="Calibri" w:eastAsia="Calibri" w:hAnsi="Calibri" w:cs="Times New Roman"/>
            <w:lang w:val="en-US"/>
          </w:rPr>
          <w:t>281.</w:t>
        </w:r>
        <w:r w:rsidRPr="002709E2">
          <w:rPr>
            <w:rFonts w:ascii="Calibri" w:eastAsia="Calibri" w:hAnsi="Calibri" w:cs="Times New Roman"/>
            <w:lang w:val="en-US"/>
          </w:rPr>
          <w:tab/>
          <w:t>d "\"…Don't see a point to self-pity.\""</w:t>
        </w:r>
      </w:ins>
    </w:p>
    <w:p w14:paraId="6E7BE8B3" w14:textId="77777777" w:rsidR="002709E2" w:rsidRPr="002709E2" w:rsidRDefault="002709E2" w:rsidP="002709E2">
      <w:pPr>
        <w:spacing w:line="600" w:lineRule="auto"/>
        <w:jc w:val="left"/>
        <w:rPr>
          <w:ins w:id="13949" w:author="UTENTE" w:date="2020-06-30T18:54:00Z"/>
          <w:rFonts w:ascii="Calibri" w:eastAsia="Calibri" w:hAnsi="Calibri" w:cs="Times New Roman"/>
          <w:lang w:val="en-US"/>
        </w:rPr>
      </w:pPr>
      <w:ins w:id="13950" w:author="UTENTE" w:date="2020-06-30T18:54:00Z">
        <w:r w:rsidRPr="002709E2">
          <w:rPr>
            <w:rFonts w:ascii="Calibri" w:eastAsia="Calibri" w:hAnsi="Calibri" w:cs="Times New Roman"/>
            <w:lang w:val="en-US"/>
          </w:rPr>
          <w:t>282.</w:t>
        </w:r>
        <w:r w:rsidRPr="002709E2">
          <w:rPr>
            <w:rFonts w:ascii="Calibri" w:eastAsia="Calibri" w:hAnsi="Calibri" w:cs="Times New Roman"/>
            <w:lang w:val="en-US"/>
          </w:rPr>
          <w:tab/>
          <w:t>d "\"It's just how things are, now.\""</w:t>
        </w:r>
      </w:ins>
    </w:p>
    <w:p w14:paraId="229B061A" w14:textId="77777777" w:rsidR="002709E2" w:rsidRPr="002709E2" w:rsidRDefault="002709E2" w:rsidP="002709E2">
      <w:pPr>
        <w:spacing w:line="600" w:lineRule="auto"/>
        <w:jc w:val="left"/>
        <w:rPr>
          <w:ins w:id="13951" w:author="UTENTE" w:date="2020-06-30T18:54:00Z"/>
          <w:rFonts w:ascii="Calibri" w:eastAsia="Calibri" w:hAnsi="Calibri" w:cs="Times New Roman"/>
          <w:lang w:val="en-US"/>
        </w:rPr>
      </w:pPr>
      <w:ins w:id="13952" w:author="UTENTE" w:date="2020-06-30T18:54:00Z">
        <w:r w:rsidRPr="002709E2">
          <w:rPr>
            <w:rFonts w:ascii="Calibri" w:eastAsia="Calibri" w:hAnsi="Calibri" w:cs="Times New Roman"/>
            <w:lang w:val="en-US"/>
          </w:rPr>
          <w:t>283.</w:t>
        </w:r>
        <w:r w:rsidRPr="002709E2">
          <w:rPr>
            <w:rFonts w:ascii="Calibri" w:eastAsia="Calibri" w:hAnsi="Calibri" w:cs="Times New Roman"/>
            <w:lang w:val="en-US"/>
          </w:rPr>
          <w:tab/>
          <w:t>mc "\"It's kind of unavoidable, isn't it?\""</w:t>
        </w:r>
      </w:ins>
    </w:p>
    <w:p w14:paraId="3045DCA7" w14:textId="77777777" w:rsidR="002709E2" w:rsidRPr="002709E2" w:rsidRDefault="002709E2" w:rsidP="002709E2">
      <w:pPr>
        <w:spacing w:line="600" w:lineRule="auto"/>
        <w:jc w:val="left"/>
        <w:rPr>
          <w:ins w:id="13953" w:author="UTENTE" w:date="2020-06-30T18:54:00Z"/>
          <w:rFonts w:ascii="Calibri" w:eastAsia="Calibri" w:hAnsi="Calibri" w:cs="Times New Roman"/>
          <w:lang w:val="en-US"/>
        </w:rPr>
      </w:pPr>
      <w:ins w:id="13954" w:author="UTENTE" w:date="2020-06-30T18:54:00Z">
        <w:r w:rsidRPr="002709E2">
          <w:rPr>
            <w:rFonts w:ascii="Calibri" w:eastAsia="Calibri" w:hAnsi="Calibri" w:cs="Times New Roman"/>
            <w:lang w:val="en-US"/>
          </w:rPr>
          <w:t>284.</w:t>
        </w:r>
        <w:r w:rsidRPr="002709E2">
          <w:rPr>
            <w:rFonts w:ascii="Calibri" w:eastAsia="Calibri" w:hAnsi="Calibri" w:cs="Times New Roman"/>
            <w:lang w:val="en-US"/>
          </w:rPr>
          <w:tab/>
          <w:t>mc "\"You wouldn't want to drag your family into a world like this.\""</w:t>
        </w:r>
      </w:ins>
    </w:p>
    <w:p w14:paraId="032EB7E8" w14:textId="77777777" w:rsidR="002709E2" w:rsidRPr="002709E2" w:rsidRDefault="002709E2" w:rsidP="002709E2">
      <w:pPr>
        <w:spacing w:line="600" w:lineRule="auto"/>
        <w:jc w:val="left"/>
        <w:rPr>
          <w:ins w:id="13955" w:author="UTENTE" w:date="2020-06-30T18:54:00Z"/>
          <w:rFonts w:ascii="Calibri" w:eastAsia="Calibri" w:hAnsi="Calibri" w:cs="Times New Roman"/>
          <w:lang w:val="en-US"/>
        </w:rPr>
      </w:pPr>
      <w:ins w:id="13956" w:author="UTENTE" w:date="2020-06-30T18:54:00Z">
        <w:r w:rsidRPr="002709E2">
          <w:rPr>
            <w:rFonts w:ascii="Calibri" w:eastAsia="Calibri" w:hAnsi="Calibri" w:cs="Times New Roman"/>
            <w:lang w:val="en-US"/>
          </w:rPr>
          <w:t>285.</w:t>
        </w:r>
        <w:r w:rsidRPr="002709E2">
          <w:rPr>
            <w:rFonts w:ascii="Calibri" w:eastAsia="Calibri" w:hAnsi="Calibri" w:cs="Times New Roman"/>
            <w:lang w:val="en-US"/>
          </w:rPr>
          <w:tab/>
          <w:t>n "After a brief pause, Dominic nods."</w:t>
        </w:r>
      </w:ins>
    </w:p>
    <w:p w14:paraId="3251EC77" w14:textId="77777777" w:rsidR="002709E2" w:rsidRPr="002709E2" w:rsidRDefault="002709E2" w:rsidP="002709E2">
      <w:pPr>
        <w:spacing w:line="600" w:lineRule="auto"/>
        <w:jc w:val="left"/>
        <w:rPr>
          <w:ins w:id="13957" w:author="UTENTE" w:date="2020-06-30T18:54:00Z"/>
          <w:rFonts w:ascii="Calibri" w:eastAsia="Calibri" w:hAnsi="Calibri" w:cs="Times New Roman"/>
          <w:lang w:val="en-US"/>
        </w:rPr>
      </w:pPr>
      <w:ins w:id="13958" w:author="UTENTE" w:date="2020-06-30T18:54:00Z">
        <w:r w:rsidRPr="002709E2">
          <w:rPr>
            <w:rFonts w:ascii="Calibri" w:eastAsia="Calibri" w:hAnsi="Calibri" w:cs="Times New Roman"/>
            <w:lang w:val="en-US"/>
          </w:rPr>
          <w:t>286.</w:t>
        </w:r>
        <w:r w:rsidRPr="002709E2">
          <w:rPr>
            <w:rFonts w:ascii="Calibri" w:eastAsia="Calibri" w:hAnsi="Calibri" w:cs="Times New Roman"/>
            <w:lang w:val="en-US"/>
          </w:rPr>
          <w:tab/>
          <w:t>n "I can't help but think he looks terribly lonely, shadows grooving deeply into his tired features."</w:t>
        </w:r>
      </w:ins>
    </w:p>
    <w:p w14:paraId="0BE95905" w14:textId="77777777" w:rsidR="002709E2" w:rsidRPr="002709E2" w:rsidRDefault="002709E2" w:rsidP="002709E2">
      <w:pPr>
        <w:spacing w:line="600" w:lineRule="auto"/>
        <w:jc w:val="left"/>
        <w:rPr>
          <w:ins w:id="13959" w:author="UTENTE" w:date="2020-06-30T18:54:00Z"/>
          <w:rFonts w:ascii="Calibri" w:eastAsia="Calibri" w:hAnsi="Calibri" w:cs="Times New Roman"/>
          <w:lang w:val="en-US"/>
        </w:rPr>
      </w:pPr>
      <w:ins w:id="13960" w:author="UTENTE" w:date="2020-06-30T18:54:00Z">
        <w:r w:rsidRPr="002709E2">
          <w:rPr>
            <w:rFonts w:ascii="Calibri" w:eastAsia="Calibri" w:hAnsi="Calibri" w:cs="Times New Roman"/>
            <w:lang w:val="en-US"/>
          </w:rPr>
          <w:t>287.</w:t>
        </w:r>
        <w:r w:rsidRPr="002709E2">
          <w:rPr>
            <w:rFonts w:ascii="Calibri" w:eastAsia="Calibri" w:hAnsi="Calibri" w:cs="Times New Roman"/>
            <w:lang w:val="en-US"/>
          </w:rPr>
          <w:tab/>
          <w:t>mc "\"I guess that's part of being… being what you are. Saying goodbye to everyone you once knew.\""</w:t>
        </w:r>
      </w:ins>
    </w:p>
    <w:p w14:paraId="1208B962" w14:textId="77777777" w:rsidR="002709E2" w:rsidRPr="002709E2" w:rsidRDefault="002709E2" w:rsidP="002709E2">
      <w:pPr>
        <w:spacing w:line="600" w:lineRule="auto"/>
        <w:jc w:val="left"/>
        <w:rPr>
          <w:ins w:id="13961" w:author="UTENTE" w:date="2020-06-30T18:54:00Z"/>
          <w:rFonts w:ascii="Calibri" w:eastAsia="Calibri" w:hAnsi="Calibri" w:cs="Times New Roman"/>
          <w:lang w:val="en-US"/>
        </w:rPr>
      </w:pPr>
      <w:ins w:id="13962" w:author="UTENTE" w:date="2020-06-30T18:54:00Z">
        <w:r w:rsidRPr="002709E2">
          <w:rPr>
            <w:rFonts w:ascii="Calibri" w:eastAsia="Calibri" w:hAnsi="Calibri" w:cs="Times New Roman"/>
            <w:lang w:val="en-US"/>
          </w:rPr>
          <w:t>288.</w:t>
        </w:r>
        <w:r w:rsidRPr="002709E2">
          <w:rPr>
            <w:rFonts w:ascii="Calibri" w:eastAsia="Calibri" w:hAnsi="Calibri" w:cs="Times New Roman"/>
            <w:lang w:val="en-US"/>
          </w:rPr>
          <w:tab/>
          <w:t>n "He turns his head to the side, inhaling deeply."</w:t>
        </w:r>
        <w:r w:rsidRPr="002709E2">
          <w:rPr>
            <w:rFonts w:ascii="Calibri" w:eastAsia="Calibri" w:hAnsi="Calibri" w:cs="Times New Roman"/>
            <w:lang w:val="en-US"/>
          </w:rPr>
          <w:br w:type="page"/>
        </w:r>
      </w:ins>
    </w:p>
    <w:p w14:paraId="73BCB0A7" w14:textId="77777777" w:rsidR="002709E2" w:rsidRPr="002709E2" w:rsidRDefault="002709E2" w:rsidP="002709E2">
      <w:pPr>
        <w:spacing w:line="600" w:lineRule="auto"/>
        <w:jc w:val="left"/>
        <w:rPr>
          <w:ins w:id="13963" w:author="UTENTE" w:date="2020-06-30T18:54:00Z"/>
          <w:rFonts w:ascii="Calibri" w:eastAsia="Calibri" w:hAnsi="Calibri" w:cs="Times New Roman"/>
        </w:rPr>
      </w:pPr>
      <w:ins w:id="13964" w:author="UTENTE" w:date="2020-06-30T18:54:00Z">
        <w:r w:rsidRPr="002709E2">
          <w:rPr>
            <w:rFonts w:ascii="Calibri" w:eastAsia="Calibri" w:hAnsi="Calibri" w:cs="Times New Roman"/>
          </w:rPr>
          <w:lastRenderedPageBreak/>
          <w:t>274.</w:t>
        </w:r>
        <w:r w:rsidRPr="002709E2">
          <w:rPr>
            <w:rFonts w:ascii="Calibri" w:eastAsia="Calibri" w:hAnsi="Calibri" w:cs="Times New Roman"/>
          </w:rPr>
          <w:tab/>
          <w:t>mc "\"Scommetto che sono preoccupati a morte per te, se non pensano già che tu sia morto…\""</w:t>
        </w:r>
      </w:ins>
    </w:p>
    <w:p w14:paraId="28D1DE85" w14:textId="77777777" w:rsidR="002709E2" w:rsidRPr="002709E2" w:rsidRDefault="002709E2" w:rsidP="002709E2">
      <w:pPr>
        <w:spacing w:line="600" w:lineRule="auto"/>
        <w:jc w:val="left"/>
        <w:rPr>
          <w:ins w:id="13965" w:author="UTENTE" w:date="2020-06-30T18:54:00Z"/>
          <w:rFonts w:ascii="Calibri" w:eastAsia="Calibri" w:hAnsi="Calibri" w:cs="Times New Roman"/>
        </w:rPr>
      </w:pPr>
      <w:ins w:id="13966" w:author="UTENTE" w:date="2020-06-30T18:54:00Z">
        <w:r w:rsidRPr="002709E2">
          <w:rPr>
            <w:rFonts w:ascii="Calibri" w:eastAsia="Calibri" w:hAnsi="Calibri" w:cs="Times New Roman"/>
          </w:rPr>
          <w:t>275.</w:t>
        </w:r>
        <w:r w:rsidRPr="002709E2">
          <w:rPr>
            <w:rFonts w:ascii="Calibri" w:eastAsia="Calibri" w:hAnsi="Calibri" w:cs="Times New Roman"/>
          </w:rPr>
          <w:tab/>
          <w:t>n "Dopo una breve pausa, Dominic annuisce."</w:t>
        </w:r>
      </w:ins>
    </w:p>
    <w:p w14:paraId="165264DE" w14:textId="77777777" w:rsidR="002709E2" w:rsidRPr="002709E2" w:rsidRDefault="002709E2" w:rsidP="002709E2">
      <w:pPr>
        <w:spacing w:line="600" w:lineRule="auto"/>
        <w:jc w:val="left"/>
        <w:rPr>
          <w:ins w:id="13967" w:author="UTENTE" w:date="2020-06-30T18:54:00Z"/>
          <w:rFonts w:ascii="Calibri" w:eastAsia="Calibri" w:hAnsi="Calibri" w:cs="Times New Roman"/>
        </w:rPr>
      </w:pPr>
      <w:ins w:id="13968" w:author="UTENTE" w:date="2020-06-30T18:54:00Z">
        <w:r w:rsidRPr="002709E2">
          <w:rPr>
            <w:rFonts w:ascii="Calibri" w:eastAsia="Calibri" w:hAnsi="Calibri" w:cs="Times New Roman"/>
          </w:rPr>
          <w:t>276.</w:t>
        </w:r>
        <w:r w:rsidRPr="002709E2">
          <w:rPr>
            <w:rFonts w:ascii="Calibri" w:eastAsia="Calibri" w:hAnsi="Calibri" w:cs="Times New Roman"/>
          </w:rPr>
          <w:tab/>
          <w:t>n "Non posso evitare di pensare che sembra molto solo, sui suoi tratti stanchi si scavano solchi sempre più profondi."</w:t>
        </w:r>
      </w:ins>
    </w:p>
    <w:p w14:paraId="71F4563D" w14:textId="77777777" w:rsidR="002709E2" w:rsidRPr="002709E2" w:rsidRDefault="002709E2" w:rsidP="002709E2">
      <w:pPr>
        <w:spacing w:line="600" w:lineRule="auto"/>
        <w:jc w:val="left"/>
        <w:rPr>
          <w:ins w:id="13969" w:author="UTENTE" w:date="2020-06-30T18:54:00Z"/>
          <w:rFonts w:ascii="Calibri" w:eastAsia="Calibri" w:hAnsi="Calibri" w:cs="Times New Roman"/>
        </w:rPr>
      </w:pPr>
      <w:ins w:id="13970" w:author="UTENTE" w:date="2020-06-30T18:54:00Z">
        <w:r w:rsidRPr="002709E2">
          <w:rPr>
            <w:rFonts w:ascii="Calibri" w:eastAsia="Calibri" w:hAnsi="Calibri" w:cs="Times New Roman"/>
          </w:rPr>
          <w:t>277.</w:t>
        </w:r>
        <w:r w:rsidRPr="002709E2">
          <w:rPr>
            <w:rFonts w:ascii="Calibri" w:eastAsia="Calibri" w:hAnsi="Calibri" w:cs="Times New Roman"/>
          </w:rPr>
          <w:tab/>
          <w:t>mc "\"Mi dispiace. Non posso mettermi nei tuoi panni, ma…\""</w:t>
        </w:r>
      </w:ins>
    </w:p>
    <w:p w14:paraId="459D47D6" w14:textId="77777777" w:rsidR="002709E2" w:rsidRPr="002709E2" w:rsidRDefault="002709E2" w:rsidP="002709E2">
      <w:pPr>
        <w:spacing w:line="600" w:lineRule="auto"/>
        <w:jc w:val="left"/>
        <w:rPr>
          <w:ins w:id="13971" w:author="UTENTE" w:date="2020-06-30T18:54:00Z"/>
          <w:rFonts w:ascii="Calibri" w:eastAsia="Calibri" w:hAnsi="Calibri" w:cs="Times New Roman"/>
        </w:rPr>
      </w:pPr>
      <w:ins w:id="13972" w:author="UTENTE" w:date="2020-06-30T18:54:00Z">
        <w:r w:rsidRPr="002709E2">
          <w:rPr>
            <w:rFonts w:ascii="Calibri" w:eastAsia="Calibri" w:hAnsi="Calibri" w:cs="Times New Roman"/>
          </w:rPr>
          <w:t>278.</w:t>
        </w:r>
        <w:r w:rsidRPr="002709E2">
          <w:rPr>
            <w:rFonts w:ascii="Calibri" w:eastAsia="Calibri" w:hAnsi="Calibri" w:cs="Times New Roman"/>
          </w:rPr>
          <w:tab/>
          <w:t>mc "\"So che dev'essere dura."</w:t>
        </w:r>
      </w:ins>
    </w:p>
    <w:p w14:paraId="3DD9C950" w14:textId="77777777" w:rsidR="002709E2" w:rsidRPr="002709E2" w:rsidRDefault="002709E2" w:rsidP="002709E2">
      <w:pPr>
        <w:spacing w:line="600" w:lineRule="auto"/>
        <w:jc w:val="left"/>
        <w:rPr>
          <w:ins w:id="13973" w:author="UTENTE" w:date="2020-06-30T18:54:00Z"/>
          <w:rFonts w:ascii="Calibri" w:eastAsia="Calibri" w:hAnsi="Calibri" w:cs="Times New Roman"/>
        </w:rPr>
      </w:pPr>
      <w:ins w:id="13974" w:author="UTENTE" w:date="2020-06-30T18:54:00Z">
        <w:r w:rsidRPr="002709E2">
          <w:rPr>
            <w:rFonts w:ascii="Calibri" w:eastAsia="Calibri" w:hAnsi="Calibri" w:cs="Times New Roman"/>
          </w:rPr>
          <w:t>279.</w:t>
        </w:r>
        <w:r w:rsidRPr="002709E2">
          <w:rPr>
            <w:rFonts w:ascii="Calibri" w:eastAsia="Calibri" w:hAnsi="Calibri" w:cs="Times New Roman"/>
          </w:rPr>
          <w:tab/>
          <w:t>d "\"…\""</w:t>
        </w:r>
      </w:ins>
    </w:p>
    <w:p w14:paraId="670CE378" w14:textId="77777777" w:rsidR="002709E2" w:rsidRPr="002709E2" w:rsidRDefault="002709E2" w:rsidP="002709E2">
      <w:pPr>
        <w:spacing w:line="600" w:lineRule="auto"/>
        <w:jc w:val="left"/>
        <w:rPr>
          <w:ins w:id="13975" w:author="UTENTE" w:date="2020-06-30T18:54:00Z"/>
          <w:rFonts w:ascii="Calibri" w:eastAsia="Calibri" w:hAnsi="Calibri" w:cs="Times New Roman"/>
        </w:rPr>
      </w:pPr>
      <w:ins w:id="13976" w:author="UTENTE" w:date="2020-06-30T18:54:00Z">
        <w:r w:rsidRPr="002709E2">
          <w:rPr>
            <w:rFonts w:ascii="Calibri" w:eastAsia="Calibri" w:hAnsi="Calibri" w:cs="Times New Roman"/>
          </w:rPr>
          <w:t>280.</w:t>
        </w:r>
        <w:r w:rsidRPr="002709E2">
          <w:rPr>
            <w:rFonts w:ascii="Calibri" w:eastAsia="Calibri" w:hAnsi="Calibri" w:cs="Times New Roman"/>
          </w:rPr>
          <w:tab/>
          <w:t>n "Mi offre un debole sorriso, anche se non sembra assolutamente felice a riguardo."</w:t>
        </w:r>
      </w:ins>
    </w:p>
    <w:p w14:paraId="747F5186" w14:textId="77777777" w:rsidR="002709E2" w:rsidRPr="002709E2" w:rsidRDefault="002709E2" w:rsidP="002709E2">
      <w:pPr>
        <w:spacing w:line="600" w:lineRule="auto"/>
        <w:jc w:val="left"/>
        <w:rPr>
          <w:ins w:id="13977" w:author="UTENTE" w:date="2020-06-30T18:54:00Z"/>
          <w:rFonts w:ascii="Calibri" w:eastAsia="Calibri" w:hAnsi="Calibri" w:cs="Times New Roman"/>
        </w:rPr>
      </w:pPr>
      <w:ins w:id="13978" w:author="UTENTE" w:date="2020-06-30T18:54:00Z">
        <w:r w:rsidRPr="002709E2">
          <w:rPr>
            <w:rFonts w:ascii="Calibri" w:eastAsia="Calibri" w:hAnsi="Calibri" w:cs="Times New Roman"/>
          </w:rPr>
          <w:t>281.</w:t>
        </w:r>
        <w:r w:rsidRPr="002709E2">
          <w:rPr>
            <w:rFonts w:ascii="Calibri" w:eastAsia="Calibri" w:hAnsi="Calibri" w:cs="Times New Roman"/>
          </w:rPr>
          <w:tab/>
          <w:t>d "\"…Non vedo il senso dello stare a compiangersi.\""</w:t>
        </w:r>
      </w:ins>
    </w:p>
    <w:p w14:paraId="53678733" w14:textId="77777777" w:rsidR="002709E2" w:rsidRPr="002709E2" w:rsidRDefault="002709E2" w:rsidP="002709E2">
      <w:pPr>
        <w:spacing w:line="600" w:lineRule="auto"/>
        <w:jc w:val="left"/>
        <w:rPr>
          <w:ins w:id="13979" w:author="UTENTE" w:date="2020-06-30T18:54:00Z"/>
          <w:rFonts w:ascii="Calibri" w:eastAsia="Calibri" w:hAnsi="Calibri" w:cs="Times New Roman"/>
        </w:rPr>
      </w:pPr>
      <w:ins w:id="13980" w:author="UTENTE" w:date="2020-06-30T18:54:00Z">
        <w:r w:rsidRPr="002709E2">
          <w:rPr>
            <w:rFonts w:ascii="Calibri" w:eastAsia="Calibri" w:hAnsi="Calibri" w:cs="Times New Roman"/>
          </w:rPr>
          <w:t>282.</w:t>
        </w:r>
        <w:r w:rsidRPr="002709E2">
          <w:rPr>
            <w:rFonts w:ascii="Calibri" w:eastAsia="Calibri" w:hAnsi="Calibri" w:cs="Times New Roman"/>
          </w:rPr>
          <w:tab/>
          <w:t>d "\"Le cose vanno così, ormai.\""</w:t>
        </w:r>
      </w:ins>
    </w:p>
    <w:p w14:paraId="45BAA3BE" w14:textId="77777777" w:rsidR="002709E2" w:rsidRPr="002709E2" w:rsidRDefault="002709E2" w:rsidP="002709E2">
      <w:pPr>
        <w:spacing w:line="600" w:lineRule="auto"/>
        <w:jc w:val="left"/>
        <w:rPr>
          <w:ins w:id="13981" w:author="UTENTE" w:date="2020-06-30T18:54:00Z"/>
          <w:rFonts w:ascii="Calibri" w:eastAsia="Calibri" w:hAnsi="Calibri" w:cs="Times New Roman"/>
        </w:rPr>
      </w:pPr>
      <w:ins w:id="13982" w:author="UTENTE" w:date="2020-06-30T18:54:00Z">
        <w:r w:rsidRPr="002709E2">
          <w:rPr>
            <w:rFonts w:ascii="Calibri" w:eastAsia="Calibri" w:hAnsi="Calibri" w:cs="Times New Roman"/>
          </w:rPr>
          <w:t>283.</w:t>
        </w:r>
        <w:r w:rsidRPr="002709E2">
          <w:rPr>
            <w:rFonts w:ascii="Calibri" w:eastAsia="Calibri" w:hAnsi="Calibri" w:cs="Times New Roman"/>
          </w:rPr>
          <w:tab/>
          <w:t>mc "\"È piuttosto inevitabile, no?\""</w:t>
        </w:r>
      </w:ins>
    </w:p>
    <w:p w14:paraId="24287F4D" w14:textId="77777777" w:rsidR="002709E2" w:rsidRPr="002709E2" w:rsidRDefault="002709E2" w:rsidP="002709E2">
      <w:pPr>
        <w:spacing w:line="600" w:lineRule="auto"/>
        <w:jc w:val="left"/>
        <w:rPr>
          <w:ins w:id="13983" w:author="UTENTE" w:date="2020-06-30T18:54:00Z"/>
          <w:rFonts w:ascii="Calibri" w:eastAsia="Calibri" w:hAnsi="Calibri" w:cs="Times New Roman"/>
        </w:rPr>
      </w:pPr>
      <w:ins w:id="13984" w:author="UTENTE" w:date="2020-06-30T18:54:00Z">
        <w:r w:rsidRPr="002709E2">
          <w:rPr>
            <w:rFonts w:ascii="Calibri" w:eastAsia="Calibri" w:hAnsi="Calibri" w:cs="Times New Roman"/>
          </w:rPr>
          <w:t>284.</w:t>
        </w:r>
        <w:r w:rsidRPr="002709E2">
          <w:rPr>
            <w:rFonts w:ascii="Calibri" w:eastAsia="Calibri" w:hAnsi="Calibri" w:cs="Times New Roman"/>
          </w:rPr>
          <w:tab/>
          <w:t>mc "\"Non vorresti mai trascinare la tua famiglia in un mondo del genere.\""</w:t>
        </w:r>
      </w:ins>
    </w:p>
    <w:p w14:paraId="40A86731" w14:textId="77777777" w:rsidR="002709E2" w:rsidRPr="002709E2" w:rsidRDefault="002709E2" w:rsidP="002709E2">
      <w:pPr>
        <w:spacing w:line="600" w:lineRule="auto"/>
        <w:jc w:val="left"/>
        <w:rPr>
          <w:ins w:id="13985" w:author="UTENTE" w:date="2020-06-30T18:54:00Z"/>
          <w:rFonts w:ascii="Calibri" w:eastAsia="Calibri" w:hAnsi="Calibri" w:cs="Times New Roman"/>
        </w:rPr>
      </w:pPr>
      <w:ins w:id="13986" w:author="UTENTE" w:date="2020-06-30T18:54:00Z">
        <w:r w:rsidRPr="002709E2">
          <w:rPr>
            <w:rFonts w:ascii="Calibri" w:eastAsia="Calibri" w:hAnsi="Calibri" w:cs="Times New Roman"/>
          </w:rPr>
          <w:t>285.</w:t>
        </w:r>
        <w:r w:rsidRPr="002709E2">
          <w:rPr>
            <w:rFonts w:ascii="Calibri" w:eastAsia="Calibri" w:hAnsi="Calibri" w:cs="Times New Roman"/>
          </w:rPr>
          <w:tab/>
          <w:t>n "Dopo una breve pausa, Dominic annuisce."</w:t>
        </w:r>
      </w:ins>
    </w:p>
    <w:p w14:paraId="178BA1D0" w14:textId="77777777" w:rsidR="002709E2" w:rsidRPr="002709E2" w:rsidRDefault="002709E2" w:rsidP="002709E2">
      <w:pPr>
        <w:spacing w:line="600" w:lineRule="auto"/>
        <w:jc w:val="left"/>
        <w:rPr>
          <w:ins w:id="13987" w:author="UTENTE" w:date="2020-06-30T18:54:00Z"/>
          <w:rFonts w:ascii="Calibri" w:eastAsia="Calibri" w:hAnsi="Calibri" w:cs="Times New Roman"/>
        </w:rPr>
      </w:pPr>
      <w:ins w:id="13988" w:author="UTENTE" w:date="2020-06-30T18:54:00Z">
        <w:r w:rsidRPr="002709E2">
          <w:rPr>
            <w:rFonts w:ascii="Calibri" w:eastAsia="Calibri" w:hAnsi="Calibri" w:cs="Times New Roman"/>
          </w:rPr>
          <w:t>286.</w:t>
        </w:r>
        <w:r w:rsidRPr="002709E2">
          <w:rPr>
            <w:rFonts w:ascii="Calibri" w:eastAsia="Calibri" w:hAnsi="Calibri" w:cs="Times New Roman"/>
          </w:rPr>
          <w:tab/>
          <w:t>n "Non posso evitare di pensare che sembra molto solo, sui suoi tratti stanchi si scavano solchi sempre più profondi."</w:t>
        </w:r>
      </w:ins>
    </w:p>
    <w:p w14:paraId="62CB6853" w14:textId="77777777" w:rsidR="002709E2" w:rsidRPr="002709E2" w:rsidRDefault="002709E2" w:rsidP="002709E2">
      <w:pPr>
        <w:spacing w:line="600" w:lineRule="auto"/>
        <w:jc w:val="left"/>
        <w:rPr>
          <w:ins w:id="13989" w:author="UTENTE" w:date="2020-06-30T18:54:00Z"/>
          <w:rFonts w:ascii="Calibri" w:eastAsia="Calibri" w:hAnsi="Calibri" w:cs="Times New Roman"/>
        </w:rPr>
      </w:pPr>
      <w:ins w:id="13990" w:author="UTENTE" w:date="2020-06-30T18:54:00Z">
        <w:r w:rsidRPr="002709E2">
          <w:rPr>
            <w:rFonts w:ascii="Calibri" w:eastAsia="Calibri" w:hAnsi="Calibri" w:cs="Times New Roman"/>
          </w:rPr>
          <w:t>287.</w:t>
        </w:r>
        <w:r w:rsidRPr="002709E2">
          <w:rPr>
            <w:rFonts w:ascii="Calibri" w:eastAsia="Calibri" w:hAnsi="Calibri" w:cs="Times New Roman"/>
          </w:rPr>
          <w:tab/>
          <w:t>mc "\"Immagino sia parte dell'essere… quello che sei. Dire addio a tutti quelli che una volta conoscevi.\""</w:t>
        </w:r>
      </w:ins>
    </w:p>
    <w:p w14:paraId="306E2819" w14:textId="77777777" w:rsidR="002709E2" w:rsidRPr="002709E2" w:rsidRDefault="002709E2" w:rsidP="002709E2">
      <w:pPr>
        <w:spacing w:line="600" w:lineRule="auto"/>
        <w:jc w:val="left"/>
        <w:rPr>
          <w:ins w:id="13991" w:author="UTENTE" w:date="2020-06-30T18:54:00Z"/>
          <w:rFonts w:ascii="Calibri" w:eastAsia="Calibri" w:hAnsi="Calibri" w:cs="Times New Roman"/>
        </w:rPr>
      </w:pPr>
      <w:ins w:id="13992" w:author="UTENTE" w:date="2020-06-30T18:54:00Z">
        <w:r w:rsidRPr="002709E2">
          <w:rPr>
            <w:rFonts w:ascii="Calibri" w:eastAsia="Calibri" w:hAnsi="Calibri" w:cs="Times New Roman"/>
          </w:rPr>
          <w:t>288.</w:t>
        </w:r>
        <w:r w:rsidRPr="002709E2">
          <w:rPr>
            <w:rFonts w:ascii="Calibri" w:eastAsia="Calibri" w:hAnsi="Calibri" w:cs="Times New Roman"/>
          </w:rPr>
          <w:tab/>
          <w:t>n "Gira la testa a un lato, prendendo un respiro profondo."</w:t>
        </w:r>
        <w:r w:rsidRPr="002709E2">
          <w:rPr>
            <w:rFonts w:ascii="Calibri" w:eastAsia="Calibri" w:hAnsi="Calibri" w:cs="Times New Roman"/>
          </w:rPr>
          <w:br w:type="page"/>
        </w:r>
      </w:ins>
    </w:p>
    <w:p w14:paraId="0D0508CC" w14:textId="77777777" w:rsidR="002709E2" w:rsidRPr="002709E2" w:rsidRDefault="002709E2" w:rsidP="002709E2">
      <w:pPr>
        <w:spacing w:line="600" w:lineRule="auto"/>
        <w:jc w:val="left"/>
        <w:rPr>
          <w:ins w:id="13993" w:author="UTENTE" w:date="2020-06-30T18:54:00Z"/>
          <w:rFonts w:ascii="Calibri" w:eastAsia="Calibri" w:hAnsi="Calibri" w:cs="Times New Roman"/>
          <w:lang w:val="en-US"/>
        </w:rPr>
      </w:pPr>
      <w:ins w:id="13994" w:author="UTENTE" w:date="2020-06-30T18:54:00Z">
        <w:r w:rsidRPr="002709E2">
          <w:rPr>
            <w:rFonts w:ascii="Calibri" w:eastAsia="Calibri" w:hAnsi="Calibri" w:cs="Times New Roman"/>
            <w:lang w:val="en-US"/>
          </w:rPr>
          <w:lastRenderedPageBreak/>
          <w:t>289.</w:t>
        </w:r>
        <w:r w:rsidRPr="002709E2">
          <w:rPr>
            <w:rFonts w:ascii="Calibri" w:eastAsia="Calibri" w:hAnsi="Calibri" w:cs="Times New Roman"/>
            <w:lang w:val="en-US"/>
          </w:rPr>
          <w:tab/>
          <w:t>d "\"…Yeah.\""</w:t>
        </w:r>
      </w:ins>
    </w:p>
    <w:p w14:paraId="152F390D" w14:textId="77777777" w:rsidR="002709E2" w:rsidRPr="002709E2" w:rsidRDefault="002709E2" w:rsidP="002709E2">
      <w:pPr>
        <w:spacing w:line="600" w:lineRule="auto"/>
        <w:jc w:val="left"/>
        <w:rPr>
          <w:ins w:id="13995" w:author="UTENTE" w:date="2020-06-30T18:54:00Z"/>
          <w:rFonts w:ascii="Calibri" w:eastAsia="Calibri" w:hAnsi="Calibri" w:cs="Times New Roman"/>
          <w:lang w:val="en-US"/>
        </w:rPr>
      </w:pPr>
      <w:ins w:id="13996" w:author="UTENTE" w:date="2020-06-30T18:54:00Z">
        <w:r w:rsidRPr="002709E2">
          <w:rPr>
            <w:rFonts w:ascii="Calibri" w:eastAsia="Calibri" w:hAnsi="Calibri" w:cs="Times New Roman"/>
            <w:lang w:val="en-US"/>
          </w:rPr>
          <w:t>290.</w:t>
        </w:r>
        <w:r w:rsidRPr="002709E2">
          <w:rPr>
            <w:rFonts w:ascii="Calibri" w:eastAsia="Calibri" w:hAnsi="Calibri" w:cs="Times New Roman"/>
            <w:lang w:val="en-US"/>
          </w:rPr>
          <w:tab/>
          <w:t>d "\"Yeah, it is.\""</w:t>
        </w:r>
      </w:ins>
    </w:p>
    <w:p w14:paraId="4FAC7160" w14:textId="77777777" w:rsidR="002709E2" w:rsidRPr="002709E2" w:rsidRDefault="002709E2" w:rsidP="002709E2">
      <w:pPr>
        <w:spacing w:line="600" w:lineRule="auto"/>
        <w:jc w:val="left"/>
        <w:rPr>
          <w:ins w:id="13997" w:author="UTENTE" w:date="2020-06-30T18:54:00Z"/>
          <w:rFonts w:ascii="Calibri" w:eastAsia="Calibri" w:hAnsi="Calibri" w:cs="Times New Roman"/>
          <w:lang w:val="en-US"/>
        </w:rPr>
      </w:pPr>
      <w:ins w:id="13998" w:author="UTENTE" w:date="2020-06-30T18:54:00Z">
        <w:r w:rsidRPr="002709E2">
          <w:rPr>
            <w:rFonts w:ascii="Calibri" w:eastAsia="Calibri" w:hAnsi="Calibri" w:cs="Times New Roman"/>
            <w:lang w:val="en-US"/>
          </w:rPr>
          <w:t>291.</w:t>
        </w:r>
        <w:r w:rsidRPr="002709E2">
          <w:rPr>
            <w:rFonts w:ascii="Calibri" w:eastAsia="Calibri" w:hAnsi="Calibri" w:cs="Times New Roman"/>
            <w:lang w:val="en-US"/>
          </w:rPr>
          <w:tab/>
          <w:t>n "Dominic's eyes drift up to the light-polluted sky as we walk along, and I follow his gaze."</w:t>
        </w:r>
      </w:ins>
    </w:p>
    <w:p w14:paraId="25865EEC" w14:textId="77777777" w:rsidR="002709E2" w:rsidRPr="002709E2" w:rsidRDefault="002709E2" w:rsidP="002709E2">
      <w:pPr>
        <w:spacing w:line="600" w:lineRule="auto"/>
        <w:jc w:val="left"/>
        <w:rPr>
          <w:ins w:id="13999" w:author="UTENTE" w:date="2020-06-30T18:54:00Z"/>
          <w:rFonts w:ascii="Calibri" w:eastAsia="Calibri" w:hAnsi="Calibri" w:cs="Times New Roman"/>
          <w:lang w:val="en-US"/>
        </w:rPr>
      </w:pPr>
      <w:ins w:id="14000" w:author="UTENTE" w:date="2020-06-30T18:54:00Z">
        <w:r w:rsidRPr="002709E2">
          <w:rPr>
            <w:rFonts w:ascii="Calibri" w:eastAsia="Calibri" w:hAnsi="Calibri" w:cs="Times New Roman"/>
            <w:lang w:val="en-US"/>
          </w:rPr>
          <w:t>292.</w:t>
        </w:r>
        <w:r w:rsidRPr="002709E2">
          <w:rPr>
            <w:rFonts w:ascii="Calibri" w:eastAsia="Calibri" w:hAnsi="Calibri" w:cs="Times New Roman"/>
            <w:lang w:val="en-US"/>
          </w:rPr>
          <w:tab/>
          <w:t>n "There are no stars, just dark, moody clouds that look like billowing smoke."</w:t>
        </w:r>
      </w:ins>
    </w:p>
    <w:p w14:paraId="2EF43E8E" w14:textId="77777777" w:rsidR="002709E2" w:rsidRPr="002709E2" w:rsidRDefault="002709E2" w:rsidP="002709E2">
      <w:pPr>
        <w:spacing w:line="600" w:lineRule="auto"/>
        <w:jc w:val="left"/>
        <w:rPr>
          <w:ins w:id="14001" w:author="UTENTE" w:date="2020-06-30T18:54:00Z"/>
          <w:rFonts w:ascii="Calibri" w:eastAsia="Calibri" w:hAnsi="Calibri" w:cs="Times New Roman"/>
          <w:lang w:val="en-US"/>
        </w:rPr>
      </w:pPr>
      <w:ins w:id="14002" w:author="UTENTE" w:date="2020-06-30T18:54:00Z">
        <w:r w:rsidRPr="002709E2">
          <w:rPr>
            <w:rFonts w:ascii="Calibri" w:eastAsia="Calibri" w:hAnsi="Calibri" w:cs="Times New Roman"/>
            <w:lang w:val="en-US"/>
          </w:rPr>
          <w:t>293.</w:t>
        </w:r>
        <w:r w:rsidRPr="002709E2">
          <w:rPr>
            <w:rFonts w:ascii="Calibri" w:eastAsia="Calibri" w:hAnsi="Calibri" w:cs="Times New Roman"/>
            <w:lang w:val="en-US"/>
          </w:rPr>
          <w:tab/>
          <w:t>dp "\"My brother's getting married soon.\""</w:t>
        </w:r>
      </w:ins>
    </w:p>
    <w:p w14:paraId="6B10979D" w14:textId="77777777" w:rsidR="002709E2" w:rsidRPr="002709E2" w:rsidRDefault="002709E2" w:rsidP="002709E2">
      <w:pPr>
        <w:spacing w:line="600" w:lineRule="auto"/>
        <w:jc w:val="left"/>
        <w:rPr>
          <w:ins w:id="14003" w:author="UTENTE" w:date="2020-06-30T18:54:00Z"/>
          <w:rFonts w:ascii="Calibri" w:eastAsia="Calibri" w:hAnsi="Calibri" w:cs="Times New Roman"/>
          <w:lang w:val="en-US"/>
        </w:rPr>
      </w:pPr>
      <w:ins w:id="14004" w:author="UTENTE" w:date="2020-06-30T18:54:00Z">
        <w:r w:rsidRPr="002709E2">
          <w:rPr>
            <w:rFonts w:ascii="Calibri" w:eastAsia="Calibri" w:hAnsi="Calibri" w:cs="Times New Roman"/>
            <w:lang w:val="en-US"/>
          </w:rPr>
          <w:t>294.</w:t>
        </w:r>
        <w:r w:rsidRPr="002709E2">
          <w:rPr>
            <w:rFonts w:ascii="Calibri" w:eastAsia="Calibri" w:hAnsi="Calibri" w:cs="Times New Roman"/>
            <w:lang w:val="en-US"/>
          </w:rPr>
          <w:tab/>
          <w:t>mcp "\"Oh? How'd you find out?\""</w:t>
        </w:r>
      </w:ins>
    </w:p>
    <w:p w14:paraId="76954D8E" w14:textId="77777777" w:rsidR="002709E2" w:rsidRPr="002709E2" w:rsidRDefault="002709E2" w:rsidP="002709E2">
      <w:pPr>
        <w:spacing w:line="600" w:lineRule="auto"/>
        <w:jc w:val="left"/>
        <w:rPr>
          <w:ins w:id="14005" w:author="UTENTE" w:date="2020-06-30T18:54:00Z"/>
          <w:rFonts w:ascii="Calibri" w:eastAsia="Calibri" w:hAnsi="Calibri" w:cs="Times New Roman"/>
          <w:lang w:val="en-US"/>
        </w:rPr>
      </w:pPr>
      <w:ins w:id="14006" w:author="UTENTE" w:date="2020-06-30T18:54:00Z">
        <w:r w:rsidRPr="002709E2">
          <w:rPr>
            <w:rFonts w:ascii="Calibri" w:eastAsia="Calibri" w:hAnsi="Calibri" w:cs="Times New Roman"/>
            <w:lang w:val="en-US"/>
          </w:rPr>
          <w:t>295.</w:t>
        </w:r>
        <w:r w:rsidRPr="002709E2">
          <w:rPr>
            <w:rFonts w:ascii="Calibri" w:eastAsia="Calibri" w:hAnsi="Calibri" w:cs="Times New Roman"/>
            <w:lang w:val="en-US"/>
          </w:rPr>
          <w:tab/>
          <w:t>dp "\"…Saw it in a newspaper.\""</w:t>
        </w:r>
      </w:ins>
    </w:p>
    <w:p w14:paraId="58CD339A" w14:textId="77777777" w:rsidR="002709E2" w:rsidRPr="002709E2" w:rsidRDefault="002709E2" w:rsidP="002709E2">
      <w:pPr>
        <w:spacing w:line="600" w:lineRule="auto"/>
        <w:jc w:val="left"/>
        <w:rPr>
          <w:ins w:id="14007" w:author="UTENTE" w:date="2020-06-30T18:54:00Z"/>
          <w:rFonts w:ascii="Calibri" w:eastAsia="Calibri" w:hAnsi="Calibri" w:cs="Times New Roman"/>
          <w:lang w:val="en-US"/>
        </w:rPr>
      </w:pPr>
      <w:ins w:id="14008" w:author="UTENTE" w:date="2020-06-30T18:54:00Z">
        <w:r w:rsidRPr="002709E2">
          <w:rPr>
            <w:rFonts w:ascii="Calibri" w:eastAsia="Calibri" w:hAnsi="Calibri" w:cs="Times New Roman"/>
            <w:lang w:val="en-US"/>
          </w:rPr>
          <w:t>296.</w:t>
        </w:r>
        <w:r w:rsidRPr="002709E2">
          <w:rPr>
            <w:rFonts w:ascii="Calibri" w:eastAsia="Calibri" w:hAnsi="Calibri" w:cs="Times New Roman"/>
            <w:lang w:val="en-US"/>
          </w:rPr>
          <w:tab/>
          <w:t>n "His broad shoulders slump a little, even though his voice remains steady."</w:t>
        </w:r>
      </w:ins>
    </w:p>
    <w:p w14:paraId="53416DE4" w14:textId="77777777" w:rsidR="002709E2" w:rsidRPr="002709E2" w:rsidRDefault="002709E2" w:rsidP="002709E2">
      <w:pPr>
        <w:spacing w:line="600" w:lineRule="auto"/>
        <w:jc w:val="left"/>
        <w:rPr>
          <w:ins w:id="14009" w:author="UTENTE" w:date="2020-06-30T18:54:00Z"/>
          <w:rFonts w:ascii="Calibri" w:eastAsia="Calibri" w:hAnsi="Calibri" w:cs="Times New Roman"/>
          <w:lang w:val="en-US"/>
        </w:rPr>
      </w:pPr>
      <w:ins w:id="14010" w:author="UTENTE" w:date="2020-06-30T18:54:00Z">
        <w:r w:rsidRPr="002709E2">
          <w:rPr>
            <w:rFonts w:ascii="Calibri" w:eastAsia="Calibri" w:hAnsi="Calibri" w:cs="Times New Roman"/>
            <w:lang w:val="en-US"/>
          </w:rPr>
          <w:t>297.</w:t>
        </w:r>
        <w:r w:rsidRPr="002709E2">
          <w:rPr>
            <w:rFonts w:ascii="Calibri" w:eastAsia="Calibri" w:hAnsi="Calibri" w:cs="Times New Roman"/>
            <w:lang w:val="en-US"/>
          </w:rPr>
          <w:tab/>
          <w:t>mcp "\"There's no way for you to go?\""</w:t>
        </w:r>
      </w:ins>
    </w:p>
    <w:p w14:paraId="1021A098" w14:textId="77777777" w:rsidR="002709E2" w:rsidRPr="002709E2" w:rsidRDefault="002709E2" w:rsidP="002709E2">
      <w:pPr>
        <w:spacing w:line="600" w:lineRule="auto"/>
        <w:jc w:val="left"/>
        <w:rPr>
          <w:ins w:id="14011" w:author="UTENTE" w:date="2020-06-30T18:54:00Z"/>
          <w:rFonts w:ascii="Calibri" w:eastAsia="Calibri" w:hAnsi="Calibri" w:cs="Times New Roman"/>
          <w:lang w:val="en-US"/>
        </w:rPr>
      </w:pPr>
      <w:ins w:id="14012" w:author="UTENTE" w:date="2020-06-30T18:54:00Z">
        <w:r w:rsidRPr="002709E2">
          <w:rPr>
            <w:rFonts w:ascii="Calibri" w:eastAsia="Calibri" w:hAnsi="Calibri" w:cs="Times New Roman"/>
            <w:lang w:val="en-US"/>
          </w:rPr>
          <w:t>298.</w:t>
        </w:r>
        <w:r w:rsidRPr="002709E2">
          <w:rPr>
            <w:rFonts w:ascii="Calibri" w:eastAsia="Calibri" w:hAnsi="Calibri" w:cs="Times New Roman"/>
            <w:lang w:val="en-US"/>
          </w:rPr>
          <w:tab/>
          <w:t>n "Dominic shakes his head, tightly closing his eyes."</w:t>
        </w:r>
      </w:ins>
    </w:p>
    <w:p w14:paraId="751A95BF" w14:textId="77777777" w:rsidR="002709E2" w:rsidRPr="002709E2" w:rsidRDefault="002709E2" w:rsidP="002709E2">
      <w:pPr>
        <w:spacing w:line="600" w:lineRule="auto"/>
        <w:jc w:val="left"/>
        <w:rPr>
          <w:ins w:id="14013" w:author="UTENTE" w:date="2020-06-30T18:54:00Z"/>
          <w:rFonts w:ascii="Calibri" w:eastAsia="Calibri" w:hAnsi="Calibri" w:cs="Times New Roman"/>
          <w:lang w:val="en-US"/>
        </w:rPr>
      </w:pPr>
      <w:ins w:id="14014" w:author="UTENTE" w:date="2020-06-30T18:54:00Z">
        <w:r w:rsidRPr="002709E2">
          <w:rPr>
            <w:rFonts w:ascii="Calibri" w:eastAsia="Calibri" w:hAnsi="Calibri" w:cs="Times New Roman"/>
            <w:lang w:val="en-US"/>
          </w:rPr>
          <w:t>299.</w:t>
        </w:r>
        <w:r w:rsidRPr="002709E2">
          <w:rPr>
            <w:rFonts w:ascii="Calibri" w:eastAsia="Calibri" w:hAnsi="Calibri" w:cs="Times New Roman"/>
            <w:lang w:val="en-US"/>
          </w:rPr>
          <w:tab/>
          <w:t>dp "\"I can't face them like this.\""</w:t>
        </w:r>
      </w:ins>
    </w:p>
    <w:p w14:paraId="17EFB8E0" w14:textId="77777777" w:rsidR="002709E2" w:rsidRPr="002709E2" w:rsidRDefault="002709E2" w:rsidP="002709E2">
      <w:pPr>
        <w:spacing w:line="600" w:lineRule="auto"/>
        <w:jc w:val="left"/>
        <w:rPr>
          <w:ins w:id="14015" w:author="UTENTE" w:date="2020-06-30T18:54:00Z"/>
          <w:rFonts w:ascii="Calibri" w:eastAsia="Calibri" w:hAnsi="Calibri" w:cs="Times New Roman"/>
          <w:lang w:val="en-US"/>
        </w:rPr>
      </w:pPr>
      <w:ins w:id="14016" w:author="UTENTE" w:date="2020-06-30T18:54:00Z">
        <w:r w:rsidRPr="002709E2">
          <w:rPr>
            <w:rFonts w:ascii="Calibri" w:eastAsia="Calibri" w:hAnsi="Calibri" w:cs="Times New Roman"/>
            <w:lang w:val="en-US"/>
          </w:rPr>
          <w:t>300.</w:t>
        </w:r>
        <w:r w:rsidRPr="002709E2">
          <w:rPr>
            <w:rFonts w:ascii="Calibri" w:eastAsia="Calibri" w:hAnsi="Calibri" w:cs="Times New Roman"/>
            <w:lang w:val="en-US"/>
          </w:rPr>
          <w:tab/>
          <w:t>n "…He sounds so bitter that it makes my chest hurt a little."</w:t>
        </w:r>
      </w:ins>
    </w:p>
    <w:p w14:paraId="62941FD9" w14:textId="77777777" w:rsidR="002709E2" w:rsidRPr="002709E2" w:rsidRDefault="002709E2" w:rsidP="002709E2">
      <w:pPr>
        <w:spacing w:line="600" w:lineRule="auto"/>
        <w:jc w:val="left"/>
        <w:rPr>
          <w:ins w:id="14017" w:author="UTENTE" w:date="2020-06-30T18:54:00Z"/>
          <w:rFonts w:ascii="Calibri" w:eastAsia="Calibri" w:hAnsi="Calibri" w:cs="Times New Roman"/>
          <w:lang w:val="en-US"/>
        </w:rPr>
      </w:pPr>
      <w:ins w:id="14018" w:author="UTENTE" w:date="2020-06-30T18:54:00Z">
        <w:r w:rsidRPr="002709E2">
          <w:rPr>
            <w:rFonts w:ascii="Calibri" w:eastAsia="Calibri" w:hAnsi="Calibri" w:cs="Times New Roman"/>
            <w:lang w:val="en-US"/>
          </w:rPr>
          <w:t>301.</w:t>
        </w:r>
        <w:r w:rsidRPr="002709E2">
          <w:rPr>
            <w:rFonts w:ascii="Calibri" w:eastAsia="Calibri" w:hAnsi="Calibri" w:cs="Times New Roman"/>
            <w:lang w:val="en-US"/>
          </w:rPr>
          <w:tab/>
          <w:t>n "I have a feeling that he doesn't get any joy out of being a vampire. {w}Whatever powers it must give, the costs are probably a lot worse."</w:t>
        </w:r>
      </w:ins>
    </w:p>
    <w:p w14:paraId="6796A3B1" w14:textId="77777777" w:rsidR="002709E2" w:rsidRPr="002709E2" w:rsidRDefault="002709E2" w:rsidP="002709E2">
      <w:pPr>
        <w:spacing w:line="600" w:lineRule="auto"/>
        <w:jc w:val="left"/>
        <w:rPr>
          <w:ins w:id="14019" w:author="UTENTE" w:date="2020-06-30T18:54:00Z"/>
          <w:rFonts w:ascii="Calibri" w:eastAsia="Calibri" w:hAnsi="Calibri" w:cs="Times New Roman"/>
          <w:lang w:val="en-US"/>
          <w:rPrChange w:id="14020" w:author="UTENTE" w:date="2020-06-30T18:54:00Z">
            <w:rPr>
              <w:ins w:id="14021" w:author="UTENTE" w:date="2020-06-30T18:54:00Z"/>
              <w:rFonts w:ascii="Calibri" w:eastAsia="Calibri" w:hAnsi="Calibri" w:cs="Times New Roman"/>
            </w:rPr>
          </w:rPrChange>
        </w:rPr>
      </w:pPr>
      <w:ins w:id="14022" w:author="UTENTE" w:date="2020-06-30T18:54:00Z">
        <w:r w:rsidRPr="002709E2">
          <w:rPr>
            <w:rFonts w:ascii="Calibri" w:eastAsia="Calibri" w:hAnsi="Calibri" w:cs="Times New Roman"/>
            <w:lang w:val="en-US"/>
          </w:rPr>
          <w:t>302.</w:t>
        </w:r>
        <w:r w:rsidRPr="002709E2">
          <w:rPr>
            <w:rFonts w:ascii="Calibri" w:eastAsia="Calibri" w:hAnsi="Calibri" w:cs="Times New Roman"/>
            <w:lang w:val="en-US"/>
          </w:rPr>
          <w:tab/>
          <w:t xml:space="preserve">mcp "\"Maybe you could phone him? </w:t>
        </w:r>
        <w:r w:rsidRPr="002709E2">
          <w:rPr>
            <w:rFonts w:ascii="Calibri" w:eastAsia="Calibri" w:hAnsi="Calibri" w:cs="Times New Roman"/>
            <w:lang w:val="en-US"/>
            <w:rPrChange w:id="14023" w:author="UTENTE" w:date="2020-06-30T18:54:00Z">
              <w:rPr>
                <w:rFonts w:ascii="Calibri" w:eastAsia="Calibri" w:hAnsi="Calibri" w:cs="Times New Roman"/>
              </w:rPr>
            </w:rPrChange>
          </w:rPr>
          <w:t>Send an anonymous note?\""</w:t>
        </w:r>
      </w:ins>
    </w:p>
    <w:p w14:paraId="1912B1AB" w14:textId="77777777" w:rsidR="002709E2" w:rsidRPr="002709E2" w:rsidRDefault="002709E2" w:rsidP="002709E2">
      <w:pPr>
        <w:spacing w:line="600" w:lineRule="auto"/>
        <w:jc w:val="left"/>
        <w:rPr>
          <w:ins w:id="14024" w:author="UTENTE" w:date="2020-06-30T18:54:00Z"/>
          <w:rFonts w:ascii="Calibri" w:eastAsia="Calibri" w:hAnsi="Calibri" w:cs="Times New Roman"/>
        </w:rPr>
      </w:pPr>
      <w:ins w:id="14025" w:author="UTENTE" w:date="2020-06-30T18:54:00Z">
        <w:r w:rsidRPr="002709E2">
          <w:rPr>
            <w:rFonts w:ascii="Calibri" w:eastAsia="Calibri" w:hAnsi="Calibri" w:cs="Times New Roman"/>
            <w:lang w:val="en-US"/>
          </w:rPr>
          <w:t>303.</w:t>
        </w:r>
        <w:r w:rsidRPr="002709E2">
          <w:rPr>
            <w:rFonts w:ascii="Calibri" w:eastAsia="Calibri" w:hAnsi="Calibri" w:cs="Times New Roman"/>
            <w:lang w:val="en-US"/>
          </w:rPr>
          <w:tab/>
          <w:t xml:space="preserve">mcp "\"… Not the same as being there, though, is it… </w:t>
        </w:r>
        <w:r w:rsidRPr="002709E2">
          <w:rPr>
            <w:rFonts w:ascii="Calibri" w:eastAsia="Calibri" w:hAnsi="Calibri" w:cs="Times New Roman"/>
          </w:rPr>
          <w:t>Damn.\""</w:t>
        </w:r>
        <w:r w:rsidRPr="002709E2">
          <w:rPr>
            <w:rFonts w:ascii="Calibri" w:eastAsia="Calibri" w:hAnsi="Calibri" w:cs="Times New Roman"/>
          </w:rPr>
          <w:br w:type="page"/>
        </w:r>
      </w:ins>
    </w:p>
    <w:p w14:paraId="7D36A3F7" w14:textId="77777777" w:rsidR="002709E2" w:rsidRPr="002709E2" w:rsidRDefault="002709E2" w:rsidP="002709E2">
      <w:pPr>
        <w:spacing w:line="600" w:lineRule="auto"/>
        <w:jc w:val="left"/>
        <w:rPr>
          <w:ins w:id="14026" w:author="UTENTE" w:date="2020-06-30T18:54:00Z"/>
          <w:rFonts w:ascii="Calibri" w:eastAsia="Calibri" w:hAnsi="Calibri" w:cs="Times New Roman"/>
        </w:rPr>
      </w:pPr>
      <w:ins w:id="14027" w:author="UTENTE" w:date="2020-06-30T18:54:00Z">
        <w:r w:rsidRPr="002709E2">
          <w:rPr>
            <w:rFonts w:ascii="Calibri" w:eastAsia="Calibri" w:hAnsi="Calibri" w:cs="Times New Roman"/>
          </w:rPr>
          <w:lastRenderedPageBreak/>
          <w:t>289.</w:t>
        </w:r>
        <w:r w:rsidRPr="002709E2">
          <w:rPr>
            <w:rFonts w:ascii="Calibri" w:eastAsia="Calibri" w:hAnsi="Calibri" w:cs="Times New Roman"/>
          </w:rPr>
          <w:tab/>
          <w:t>d "\"…Sì.\""</w:t>
        </w:r>
      </w:ins>
    </w:p>
    <w:p w14:paraId="343D396F" w14:textId="77777777" w:rsidR="002709E2" w:rsidRPr="002709E2" w:rsidRDefault="002709E2" w:rsidP="002709E2">
      <w:pPr>
        <w:spacing w:line="600" w:lineRule="auto"/>
        <w:jc w:val="left"/>
        <w:rPr>
          <w:ins w:id="14028" w:author="UTENTE" w:date="2020-06-30T18:54:00Z"/>
          <w:rFonts w:ascii="Calibri" w:eastAsia="Calibri" w:hAnsi="Calibri" w:cs="Times New Roman"/>
        </w:rPr>
      </w:pPr>
      <w:ins w:id="14029" w:author="UTENTE" w:date="2020-06-30T18:54:00Z">
        <w:r w:rsidRPr="002709E2">
          <w:rPr>
            <w:rFonts w:ascii="Calibri" w:eastAsia="Calibri" w:hAnsi="Calibri" w:cs="Times New Roman"/>
          </w:rPr>
          <w:t>290.</w:t>
        </w:r>
        <w:r w:rsidRPr="002709E2">
          <w:rPr>
            <w:rFonts w:ascii="Calibri" w:eastAsia="Calibri" w:hAnsi="Calibri" w:cs="Times New Roman"/>
          </w:rPr>
          <w:tab/>
          <w:t>d "\"Sì, è così.\""</w:t>
        </w:r>
      </w:ins>
    </w:p>
    <w:p w14:paraId="2BD13729" w14:textId="77777777" w:rsidR="002709E2" w:rsidRPr="002709E2" w:rsidRDefault="002709E2" w:rsidP="002709E2">
      <w:pPr>
        <w:spacing w:line="600" w:lineRule="auto"/>
        <w:jc w:val="left"/>
        <w:rPr>
          <w:ins w:id="14030" w:author="UTENTE" w:date="2020-06-30T18:54:00Z"/>
          <w:rFonts w:ascii="Calibri" w:eastAsia="Calibri" w:hAnsi="Calibri" w:cs="Times New Roman"/>
        </w:rPr>
      </w:pPr>
      <w:ins w:id="14031" w:author="UTENTE" w:date="2020-06-30T18:54:00Z">
        <w:r w:rsidRPr="002709E2">
          <w:rPr>
            <w:rFonts w:ascii="Calibri" w:eastAsia="Calibri" w:hAnsi="Calibri" w:cs="Times New Roman"/>
          </w:rPr>
          <w:t>291.</w:t>
        </w:r>
        <w:r w:rsidRPr="002709E2">
          <w:rPr>
            <w:rFonts w:ascii="Calibri" w:eastAsia="Calibri" w:hAnsi="Calibri" w:cs="Times New Roman"/>
          </w:rPr>
          <w:tab/>
          <w:t>n "Gli occhi di Dominic si spostano verso il cielo inquinato da mille luci, mentre camminiamo, e io seguo il suo sguardo."</w:t>
        </w:r>
      </w:ins>
    </w:p>
    <w:p w14:paraId="143DDF96" w14:textId="77777777" w:rsidR="002709E2" w:rsidRPr="002709E2" w:rsidRDefault="002709E2" w:rsidP="002709E2">
      <w:pPr>
        <w:spacing w:line="600" w:lineRule="auto"/>
        <w:jc w:val="left"/>
        <w:rPr>
          <w:ins w:id="14032" w:author="UTENTE" w:date="2020-06-30T18:54:00Z"/>
          <w:rFonts w:ascii="Calibri" w:eastAsia="Calibri" w:hAnsi="Calibri" w:cs="Times New Roman"/>
        </w:rPr>
      </w:pPr>
      <w:ins w:id="14033" w:author="UTENTE" w:date="2020-06-30T18:54:00Z">
        <w:r w:rsidRPr="002709E2">
          <w:rPr>
            <w:rFonts w:ascii="Calibri" w:eastAsia="Calibri" w:hAnsi="Calibri" w:cs="Times New Roman"/>
          </w:rPr>
          <w:t>292.</w:t>
        </w:r>
        <w:r w:rsidRPr="002709E2">
          <w:rPr>
            <w:rFonts w:ascii="Calibri" w:eastAsia="Calibri" w:hAnsi="Calibri" w:cs="Times New Roman"/>
          </w:rPr>
          <w:tab/>
          <w:t>n "Non ci sono stelle, solo oscurità, nuvole malinconiche che assomigliano a fumo in movimento."</w:t>
        </w:r>
      </w:ins>
    </w:p>
    <w:p w14:paraId="24B7401B" w14:textId="77777777" w:rsidR="002709E2" w:rsidRPr="002709E2" w:rsidRDefault="002709E2" w:rsidP="002709E2">
      <w:pPr>
        <w:spacing w:line="600" w:lineRule="auto"/>
        <w:jc w:val="left"/>
        <w:rPr>
          <w:ins w:id="14034" w:author="UTENTE" w:date="2020-06-30T18:54:00Z"/>
          <w:rFonts w:ascii="Calibri" w:eastAsia="Calibri" w:hAnsi="Calibri" w:cs="Times New Roman"/>
        </w:rPr>
      </w:pPr>
      <w:ins w:id="14035" w:author="UTENTE" w:date="2020-06-30T18:54:00Z">
        <w:r w:rsidRPr="002709E2">
          <w:rPr>
            <w:rFonts w:ascii="Calibri" w:eastAsia="Calibri" w:hAnsi="Calibri" w:cs="Times New Roman"/>
          </w:rPr>
          <w:t>293.</w:t>
        </w:r>
        <w:r w:rsidRPr="002709E2">
          <w:rPr>
            <w:rFonts w:ascii="Calibri" w:eastAsia="Calibri" w:hAnsi="Calibri" w:cs="Times New Roman"/>
          </w:rPr>
          <w:tab/>
          <w:t>dp "\"Mio fratello si sposerà a breve.\""</w:t>
        </w:r>
      </w:ins>
    </w:p>
    <w:p w14:paraId="252311A5" w14:textId="77777777" w:rsidR="002709E2" w:rsidRPr="002709E2" w:rsidRDefault="002709E2" w:rsidP="002709E2">
      <w:pPr>
        <w:spacing w:line="600" w:lineRule="auto"/>
        <w:jc w:val="left"/>
        <w:rPr>
          <w:ins w:id="14036" w:author="UTENTE" w:date="2020-06-30T18:54:00Z"/>
          <w:rFonts w:ascii="Calibri" w:eastAsia="Calibri" w:hAnsi="Calibri" w:cs="Times New Roman"/>
        </w:rPr>
      </w:pPr>
      <w:ins w:id="14037" w:author="UTENTE" w:date="2020-06-30T18:54:00Z">
        <w:r w:rsidRPr="002709E2">
          <w:rPr>
            <w:rFonts w:ascii="Calibri" w:eastAsia="Calibri" w:hAnsi="Calibri" w:cs="Times New Roman"/>
          </w:rPr>
          <w:t>294.</w:t>
        </w:r>
        <w:r w:rsidRPr="002709E2">
          <w:rPr>
            <w:rFonts w:ascii="Calibri" w:eastAsia="Calibri" w:hAnsi="Calibri" w:cs="Times New Roman"/>
          </w:rPr>
          <w:tab/>
          <w:t>mcp "\"Oh? Come l'hai scoperto?\""</w:t>
        </w:r>
      </w:ins>
    </w:p>
    <w:p w14:paraId="4D68A582" w14:textId="77777777" w:rsidR="002709E2" w:rsidRPr="002709E2" w:rsidRDefault="002709E2" w:rsidP="002709E2">
      <w:pPr>
        <w:spacing w:line="600" w:lineRule="auto"/>
        <w:jc w:val="left"/>
        <w:rPr>
          <w:ins w:id="14038" w:author="UTENTE" w:date="2020-06-30T18:54:00Z"/>
          <w:rFonts w:ascii="Calibri" w:eastAsia="Calibri" w:hAnsi="Calibri" w:cs="Times New Roman"/>
        </w:rPr>
      </w:pPr>
      <w:ins w:id="14039" w:author="UTENTE" w:date="2020-06-30T18:54:00Z">
        <w:r w:rsidRPr="002709E2">
          <w:rPr>
            <w:rFonts w:ascii="Calibri" w:eastAsia="Calibri" w:hAnsi="Calibri" w:cs="Times New Roman"/>
          </w:rPr>
          <w:t>295.</w:t>
        </w:r>
        <w:r w:rsidRPr="002709E2">
          <w:rPr>
            <w:rFonts w:ascii="Calibri" w:eastAsia="Calibri" w:hAnsi="Calibri" w:cs="Times New Roman"/>
          </w:rPr>
          <w:tab/>
          <w:t>dp "\"…L'ho visto su un giornale.\""</w:t>
        </w:r>
      </w:ins>
    </w:p>
    <w:p w14:paraId="42A23967" w14:textId="77777777" w:rsidR="002709E2" w:rsidRPr="002709E2" w:rsidRDefault="002709E2" w:rsidP="002709E2">
      <w:pPr>
        <w:spacing w:line="600" w:lineRule="auto"/>
        <w:jc w:val="left"/>
        <w:rPr>
          <w:ins w:id="14040" w:author="UTENTE" w:date="2020-06-30T18:54:00Z"/>
          <w:rFonts w:ascii="Calibri" w:eastAsia="Calibri" w:hAnsi="Calibri" w:cs="Times New Roman"/>
        </w:rPr>
      </w:pPr>
      <w:ins w:id="14041" w:author="UTENTE" w:date="2020-06-30T18:54:00Z">
        <w:r w:rsidRPr="002709E2">
          <w:rPr>
            <w:rFonts w:ascii="Calibri" w:eastAsia="Calibri" w:hAnsi="Calibri" w:cs="Times New Roman"/>
          </w:rPr>
          <w:t>296.</w:t>
        </w:r>
        <w:r w:rsidRPr="002709E2">
          <w:rPr>
            <w:rFonts w:ascii="Calibri" w:eastAsia="Calibri" w:hAnsi="Calibri" w:cs="Times New Roman"/>
          </w:rPr>
          <w:tab/>
          <w:t>n "Le sue larghe spalle cedono, anche se la sua voce rimane ferma."</w:t>
        </w:r>
      </w:ins>
    </w:p>
    <w:p w14:paraId="648101B4" w14:textId="77777777" w:rsidR="002709E2" w:rsidRPr="002709E2" w:rsidRDefault="002709E2" w:rsidP="002709E2">
      <w:pPr>
        <w:spacing w:line="600" w:lineRule="auto"/>
        <w:jc w:val="left"/>
        <w:rPr>
          <w:ins w:id="14042" w:author="UTENTE" w:date="2020-06-30T18:54:00Z"/>
          <w:rFonts w:ascii="Calibri" w:eastAsia="Calibri" w:hAnsi="Calibri" w:cs="Times New Roman"/>
        </w:rPr>
      </w:pPr>
      <w:ins w:id="14043" w:author="UTENTE" w:date="2020-06-30T18:54:00Z">
        <w:r w:rsidRPr="002709E2">
          <w:rPr>
            <w:rFonts w:ascii="Calibri" w:eastAsia="Calibri" w:hAnsi="Calibri" w:cs="Times New Roman"/>
          </w:rPr>
          <w:t>297.</w:t>
        </w:r>
        <w:r w:rsidRPr="002709E2">
          <w:rPr>
            <w:rFonts w:ascii="Calibri" w:eastAsia="Calibri" w:hAnsi="Calibri" w:cs="Times New Roman"/>
          </w:rPr>
          <w:tab/>
          <w:t>mcp "\"Non puoi trovare un modo per andare?\""</w:t>
        </w:r>
      </w:ins>
    </w:p>
    <w:p w14:paraId="442B35B3" w14:textId="77777777" w:rsidR="002709E2" w:rsidRPr="002709E2" w:rsidRDefault="002709E2" w:rsidP="002709E2">
      <w:pPr>
        <w:spacing w:line="600" w:lineRule="auto"/>
        <w:jc w:val="left"/>
        <w:rPr>
          <w:ins w:id="14044" w:author="UTENTE" w:date="2020-06-30T18:54:00Z"/>
          <w:rFonts w:ascii="Calibri" w:eastAsia="Calibri" w:hAnsi="Calibri" w:cs="Times New Roman"/>
        </w:rPr>
      </w:pPr>
      <w:ins w:id="14045" w:author="UTENTE" w:date="2020-06-30T18:54:00Z">
        <w:r w:rsidRPr="002709E2">
          <w:rPr>
            <w:rFonts w:ascii="Calibri" w:eastAsia="Calibri" w:hAnsi="Calibri" w:cs="Times New Roman"/>
          </w:rPr>
          <w:t>298.</w:t>
        </w:r>
        <w:r w:rsidRPr="002709E2">
          <w:rPr>
            <w:rFonts w:ascii="Calibri" w:eastAsia="Calibri" w:hAnsi="Calibri" w:cs="Times New Roman"/>
          </w:rPr>
          <w:tab/>
          <w:t>n "Dominic scuote la testa, chiudendo gli occhi."</w:t>
        </w:r>
      </w:ins>
    </w:p>
    <w:p w14:paraId="48B7EFAA" w14:textId="77777777" w:rsidR="002709E2" w:rsidRPr="002709E2" w:rsidRDefault="002709E2" w:rsidP="002709E2">
      <w:pPr>
        <w:spacing w:line="600" w:lineRule="auto"/>
        <w:jc w:val="left"/>
        <w:rPr>
          <w:ins w:id="14046" w:author="UTENTE" w:date="2020-06-30T18:54:00Z"/>
          <w:rFonts w:ascii="Calibri" w:eastAsia="Calibri" w:hAnsi="Calibri" w:cs="Times New Roman"/>
        </w:rPr>
      </w:pPr>
      <w:ins w:id="14047" w:author="UTENTE" w:date="2020-06-30T18:54:00Z">
        <w:r w:rsidRPr="002709E2">
          <w:rPr>
            <w:rFonts w:ascii="Calibri" w:eastAsia="Calibri" w:hAnsi="Calibri" w:cs="Times New Roman"/>
          </w:rPr>
          <w:t>299.</w:t>
        </w:r>
        <w:r w:rsidRPr="002709E2">
          <w:rPr>
            <w:rFonts w:ascii="Calibri" w:eastAsia="Calibri" w:hAnsi="Calibri" w:cs="Times New Roman"/>
          </w:rPr>
          <w:tab/>
          <w:t>dp "\"Non posso farmi vedere così.\""</w:t>
        </w:r>
      </w:ins>
    </w:p>
    <w:p w14:paraId="53722C37" w14:textId="77777777" w:rsidR="002709E2" w:rsidRPr="002709E2" w:rsidRDefault="002709E2" w:rsidP="002709E2">
      <w:pPr>
        <w:spacing w:line="600" w:lineRule="auto"/>
        <w:jc w:val="left"/>
        <w:rPr>
          <w:ins w:id="14048" w:author="UTENTE" w:date="2020-06-30T18:54:00Z"/>
          <w:rFonts w:ascii="Calibri" w:eastAsia="Calibri" w:hAnsi="Calibri" w:cs="Times New Roman"/>
        </w:rPr>
      </w:pPr>
      <w:ins w:id="14049" w:author="UTENTE" w:date="2020-06-30T18:54:00Z">
        <w:r w:rsidRPr="002709E2">
          <w:rPr>
            <w:rFonts w:ascii="Calibri" w:eastAsia="Calibri" w:hAnsi="Calibri" w:cs="Times New Roman"/>
          </w:rPr>
          <w:t>300.</w:t>
        </w:r>
        <w:r w:rsidRPr="002709E2">
          <w:rPr>
            <w:rFonts w:ascii="Calibri" w:eastAsia="Calibri" w:hAnsi="Calibri" w:cs="Times New Roman"/>
          </w:rPr>
          <w:tab/>
          <w:t>n "…La sua voce ha un tono così amaro che sento il mio petto stringersi dal dolore."</w:t>
        </w:r>
      </w:ins>
    </w:p>
    <w:p w14:paraId="5E17238E" w14:textId="77777777" w:rsidR="002709E2" w:rsidRPr="002709E2" w:rsidRDefault="002709E2" w:rsidP="002709E2">
      <w:pPr>
        <w:spacing w:line="600" w:lineRule="auto"/>
        <w:jc w:val="left"/>
        <w:rPr>
          <w:ins w:id="14050" w:author="UTENTE" w:date="2020-06-30T18:54:00Z"/>
          <w:rFonts w:ascii="Calibri" w:eastAsia="Calibri" w:hAnsi="Calibri" w:cs="Times New Roman"/>
        </w:rPr>
      </w:pPr>
      <w:ins w:id="14051" w:author="UTENTE" w:date="2020-06-30T18:54:00Z">
        <w:r w:rsidRPr="002709E2">
          <w:rPr>
            <w:rFonts w:ascii="Calibri" w:eastAsia="Calibri" w:hAnsi="Calibri" w:cs="Times New Roman"/>
          </w:rPr>
          <w:t>301.</w:t>
        </w:r>
        <w:r w:rsidRPr="002709E2">
          <w:rPr>
            <w:rFonts w:ascii="Calibri" w:eastAsia="Calibri" w:hAnsi="Calibri" w:cs="Times New Roman"/>
          </w:rPr>
          <w:tab/>
          <w:t>n "Ho la sensazione che non trovi nessun lato positivo nell'essere un vampiro. {w}Qualunque potere dia, il prezzo è sicuramento troppo alto."</w:t>
        </w:r>
      </w:ins>
    </w:p>
    <w:p w14:paraId="38BBD5CE" w14:textId="77777777" w:rsidR="002709E2" w:rsidRPr="002709E2" w:rsidRDefault="002709E2" w:rsidP="002709E2">
      <w:pPr>
        <w:spacing w:line="600" w:lineRule="auto"/>
        <w:jc w:val="left"/>
        <w:rPr>
          <w:ins w:id="14052" w:author="UTENTE" w:date="2020-06-30T18:54:00Z"/>
          <w:rFonts w:ascii="Calibri" w:eastAsia="Calibri" w:hAnsi="Calibri" w:cs="Times New Roman"/>
        </w:rPr>
      </w:pPr>
      <w:ins w:id="14053" w:author="UTENTE" w:date="2020-06-30T18:54:00Z">
        <w:r w:rsidRPr="002709E2">
          <w:rPr>
            <w:rFonts w:ascii="Calibri" w:eastAsia="Calibri" w:hAnsi="Calibri" w:cs="Times New Roman"/>
          </w:rPr>
          <w:t>302.</w:t>
        </w:r>
        <w:r w:rsidRPr="002709E2">
          <w:rPr>
            <w:rFonts w:ascii="Calibri" w:eastAsia="Calibri" w:hAnsi="Calibri" w:cs="Times New Roman"/>
          </w:rPr>
          <w:tab/>
          <w:t>mcp "\"Magari potresti fargli una telefonata? Mandare un messaggio anonimo?\""</w:t>
        </w:r>
      </w:ins>
    </w:p>
    <w:p w14:paraId="190603CC" w14:textId="77777777" w:rsidR="002709E2" w:rsidRPr="002709E2" w:rsidRDefault="002709E2" w:rsidP="002709E2">
      <w:pPr>
        <w:spacing w:line="600" w:lineRule="auto"/>
        <w:jc w:val="left"/>
        <w:rPr>
          <w:ins w:id="14054" w:author="UTENTE" w:date="2020-06-30T18:54:00Z"/>
          <w:rFonts w:ascii="Calibri" w:eastAsia="Calibri" w:hAnsi="Calibri" w:cs="Times New Roman"/>
          <w:lang w:val="en-US"/>
          <w:rPrChange w:id="14055" w:author="UTENTE" w:date="2020-06-30T18:54:00Z">
            <w:rPr>
              <w:ins w:id="14056" w:author="UTENTE" w:date="2020-06-30T18:54:00Z"/>
              <w:rFonts w:ascii="Calibri" w:eastAsia="Calibri" w:hAnsi="Calibri" w:cs="Times New Roman"/>
            </w:rPr>
          </w:rPrChange>
        </w:rPr>
      </w:pPr>
      <w:ins w:id="14057" w:author="UTENTE" w:date="2020-06-30T18:54:00Z">
        <w:r w:rsidRPr="002709E2">
          <w:rPr>
            <w:rFonts w:ascii="Calibri" w:eastAsia="Calibri" w:hAnsi="Calibri" w:cs="Times New Roman"/>
          </w:rPr>
          <w:t>303.</w:t>
        </w:r>
        <w:r w:rsidRPr="002709E2">
          <w:rPr>
            <w:rFonts w:ascii="Calibri" w:eastAsia="Calibri" w:hAnsi="Calibri" w:cs="Times New Roman"/>
          </w:rPr>
          <w:tab/>
          <w:t xml:space="preserve">mcp "\"Non è la stessa cosa che essere lì, però, no… </w:t>
        </w:r>
        <w:r w:rsidRPr="002709E2">
          <w:rPr>
            <w:rFonts w:ascii="Calibri" w:eastAsia="Calibri" w:hAnsi="Calibri" w:cs="Times New Roman"/>
            <w:lang w:val="en-US"/>
            <w:rPrChange w:id="14058" w:author="UTENTE" w:date="2020-06-30T18:54:00Z">
              <w:rPr>
                <w:rFonts w:ascii="Calibri" w:eastAsia="Calibri" w:hAnsi="Calibri" w:cs="Times New Roman"/>
              </w:rPr>
            </w:rPrChange>
          </w:rPr>
          <w:t>Fanculo.\""</w:t>
        </w:r>
        <w:r w:rsidRPr="002709E2">
          <w:rPr>
            <w:rFonts w:ascii="Calibri" w:eastAsia="Calibri" w:hAnsi="Calibri" w:cs="Times New Roman"/>
            <w:lang w:val="en-US"/>
            <w:rPrChange w:id="14059" w:author="UTENTE" w:date="2020-06-30T18:54:00Z">
              <w:rPr>
                <w:rFonts w:ascii="Calibri" w:eastAsia="Calibri" w:hAnsi="Calibri" w:cs="Times New Roman"/>
              </w:rPr>
            </w:rPrChange>
          </w:rPr>
          <w:br w:type="page"/>
        </w:r>
      </w:ins>
    </w:p>
    <w:p w14:paraId="16CC7949" w14:textId="77777777" w:rsidR="002709E2" w:rsidRPr="002709E2" w:rsidRDefault="002709E2" w:rsidP="002709E2">
      <w:pPr>
        <w:spacing w:line="600" w:lineRule="auto"/>
        <w:jc w:val="left"/>
        <w:rPr>
          <w:ins w:id="14060" w:author="UTENTE" w:date="2020-06-30T18:54:00Z"/>
          <w:rFonts w:ascii="Calibri" w:eastAsia="Calibri" w:hAnsi="Calibri" w:cs="Times New Roman"/>
          <w:lang w:val="en-US"/>
        </w:rPr>
      </w:pPr>
      <w:ins w:id="14061" w:author="UTENTE" w:date="2020-06-30T18:54:00Z">
        <w:r w:rsidRPr="002709E2">
          <w:rPr>
            <w:rFonts w:ascii="Calibri" w:eastAsia="Calibri" w:hAnsi="Calibri" w:cs="Times New Roman"/>
            <w:lang w:val="en-US"/>
          </w:rPr>
          <w:lastRenderedPageBreak/>
          <w:t>304.</w:t>
        </w:r>
        <w:r w:rsidRPr="002709E2">
          <w:rPr>
            <w:rFonts w:ascii="Calibri" w:eastAsia="Calibri" w:hAnsi="Calibri" w:cs="Times New Roman"/>
            <w:lang w:val="en-US"/>
          </w:rPr>
          <w:tab/>
          <w:t>n "I frown, trying to think up some alternative for him, but I doubt anything replaces an in-person meeting."</w:t>
        </w:r>
      </w:ins>
    </w:p>
    <w:p w14:paraId="3D55A6A2" w14:textId="77777777" w:rsidR="002709E2" w:rsidRPr="002709E2" w:rsidRDefault="002709E2" w:rsidP="002709E2">
      <w:pPr>
        <w:spacing w:line="600" w:lineRule="auto"/>
        <w:jc w:val="left"/>
        <w:rPr>
          <w:ins w:id="14062" w:author="UTENTE" w:date="2020-06-30T18:54:00Z"/>
          <w:rFonts w:ascii="Calibri" w:eastAsia="Calibri" w:hAnsi="Calibri" w:cs="Times New Roman"/>
          <w:lang w:val="en-US"/>
        </w:rPr>
      </w:pPr>
      <w:ins w:id="14063" w:author="UTENTE" w:date="2020-06-30T18:54:00Z">
        <w:r w:rsidRPr="002709E2">
          <w:rPr>
            <w:rFonts w:ascii="Calibri" w:eastAsia="Calibri" w:hAnsi="Calibri" w:cs="Times New Roman"/>
            <w:lang w:val="en-US"/>
          </w:rPr>
          <w:t>305.</w:t>
        </w:r>
        <w:r w:rsidRPr="002709E2">
          <w:rPr>
            <w:rFonts w:ascii="Calibri" w:eastAsia="Calibri" w:hAnsi="Calibri" w:cs="Times New Roman"/>
            <w:lang w:val="en-US"/>
          </w:rPr>
          <w:tab/>
          <w:t>mcp "\"If I were you, I'd just go anyway. Screw the risks.\""</w:t>
        </w:r>
      </w:ins>
    </w:p>
    <w:p w14:paraId="19E668C6" w14:textId="77777777" w:rsidR="002709E2" w:rsidRPr="002709E2" w:rsidRDefault="002709E2" w:rsidP="002709E2">
      <w:pPr>
        <w:spacing w:line="600" w:lineRule="auto"/>
        <w:jc w:val="left"/>
        <w:rPr>
          <w:ins w:id="14064" w:author="UTENTE" w:date="2020-06-30T18:54:00Z"/>
          <w:rFonts w:ascii="Calibri" w:eastAsia="Calibri" w:hAnsi="Calibri" w:cs="Times New Roman"/>
          <w:lang w:val="en-US"/>
        </w:rPr>
      </w:pPr>
      <w:ins w:id="14065" w:author="UTENTE" w:date="2020-06-30T18:54:00Z">
        <w:r w:rsidRPr="002709E2">
          <w:rPr>
            <w:rFonts w:ascii="Calibri" w:eastAsia="Calibri" w:hAnsi="Calibri" w:cs="Times New Roman"/>
            <w:lang w:val="en-US"/>
          </w:rPr>
          <w:t>306.</w:t>
        </w:r>
        <w:r w:rsidRPr="002709E2">
          <w:rPr>
            <w:rFonts w:ascii="Calibri" w:eastAsia="Calibri" w:hAnsi="Calibri" w:cs="Times New Roman"/>
            <w:lang w:val="en-US"/>
          </w:rPr>
          <w:tab/>
          <w:t>mcp "\"They don't like you how you are now, tough luck. It's not like you can do anything about it.\""</w:t>
        </w:r>
      </w:ins>
    </w:p>
    <w:p w14:paraId="374E3831" w14:textId="77777777" w:rsidR="002709E2" w:rsidRPr="002709E2" w:rsidRDefault="002709E2" w:rsidP="002709E2">
      <w:pPr>
        <w:spacing w:line="600" w:lineRule="auto"/>
        <w:jc w:val="left"/>
        <w:rPr>
          <w:ins w:id="14066" w:author="UTENTE" w:date="2020-06-30T18:54:00Z"/>
          <w:rFonts w:ascii="Calibri" w:eastAsia="Calibri" w:hAnsi="Calibri" w:cs="Times New Roman"/>
          <w:lang w:val="en-US"/>
        </w:rPr>
      </w:pPr>
      <w:ins w:id="14067" w:author="UTENTE" w:date="2020-06-30T18:54:00Z">
        <w:r w:rsidRPr="002709E2">
          <w:rPr>
            <w:rFonts w:ascii="Calibri" w:eastAsia="Calibri" w:hAnsi="Calibri" w:cs="Times New Roman"/>
            <w:lang w:val="en-US"/>
          </w:rPr>
          <w:t>307.</w:t>
        </w:r>
        <w:r w:rsidRPr="002709E2">
          <w:rPr>
            <w:rFonts w:ascii="Calibri" w:eastAsia="Calibri" w:hAnsi="Calibri" w:cs="Times New Roman"/>
            <w:lang w:val="en-US"/>
          </w:rPr>
          <w:tab/>
          <w:t>n "…I realize after the words leave my mouth that I probably sounded a little insensitive.{w}\nOh well."</w:t>
        </w:r>
      </w:ins>
    </w:p>
    <w:p w14:paraId="4ECE757C" w14:textId="77777777" w:rsidR="002709E2" w:rsidRPr="002709E2" w:rsidRDefault="002709E2" w:rsidP="002709E2">
      <w:pPr>
        <w:spacing w:line="600" w:lineRule="auto"/>
        <w:jc w:val="left"/>
        <w:rPr>
          <w:ins w:id="14068" w:author="UTENTE" w:date="2020-06-30T18:54:00Z"/>
          <w:rFonts w:ascii="Calibri" w:eastAsia="Calibri" w:hAnsi="Calibri" w:cs="Times New Roman"/>
          <w:lang w:val="en-US"/>
        </w:rPr>
      </w:pPr>
      <w:ins w:id="14069" w:author="UTENTE" w:date="2020-06-30T18:54:00Z">
        <w:r w:rsidRPr="002709E2">
          <w:rPr>
            <w:rFonts w:ascii="Calibri" w:eastAsia="Calibri" w:hAnsi="Calibri" w:cs="Times New Roman"/>
            <w:lang w:val="en-US"/>
          </w:rPr>
          <w:t>308.</w:t>
        </w:r>
        <w:r w:rsidRPr="002709E2">
          <w:rPr>
            <w:rFonts w:ascii="Calibri" w:eastAsia="Calibri" w:hAnsi="Calibri" w:cs="Times New Roman"/>
            <w:lang w:val="en-US"/>
          </w:rPr>
          <w:tab/>
          <w:t>d "\"…\""</w:t>
        </w:r>
      </w:ins>
    </w:p>
    <w:p w14:paraId="617DED09" w14:textId="77777777" w:rsidR="002709E2" w:rsidRPr="002709E2" w:rsidRDefault="002709E2" w:rsidP="002709E2">
      <w:pPr>
        <w:spacing w:line="600" w:lineRule="auto"/>
        <w:jc w:val="left"/>
        <w:rPr>
          <w:ins w:id="14070" w:author="UTENTE" w:date="2020-06-30T18:54:00Z"/>
          <w:rFonts w:ascii="Calibri" w:eastAsia="Calibri" w:hAnsi="Calibri" w:cs="Times New Roman"/>
          <w:lang w:val="en-US"/>
        </w:rPr>
      </w:pPr>
      <w:ins w:id="14071" w:author="UTENTE" w:date="2020-06-30T18:54:00Z">
        <w:r w:rsidRPr="002709E2">
          <w:rPr>
            <w:rFonts w:ascii="Calibri" w:eastAsia="Calibri" w:hAnsi="Calibri" w:cs="Times New Roman"/>
            <w:lang w:val="en-US"/>
          </w:rPr>
          <w:t>309.</w:t>
        </w:r>
        <w:r w:rsidRPr="002709E2">
          <w:rPr>
            <w:rFonts w:ascii="Calibri" w:eastAsia="Calibri" w:hAnsi="Calibri" w:cs="Times New Roman"/>
            <w:lang w:val="en-US"/>
          </w:rPr>
          <w:tab/>
          <w:t>n "When I glance over to him, I notice Dominic watching me with a smile."</w:t>
        </w:r>
      </w:ins>
    </w:p>
    <w:p w14:paraId="36FB6E0D" w14:textId="77777777" w:rsidR="002709E2" w:rsidRPr="002709E2" w:rsidRDefault="002709E2" w:rsidP="002709E2">
      <w:pPr>
        <w:spacing w:line="600" w:lineRule="auto"/>
        <w:jc w:val="left"/>
        <w:rPr>
          <w:ins w:id="14072" w:author="UTENTE" w:date="2020-06-30T18:54:00Z"/>
          <w:rFonts w:ascii="Calibri" w:eastAsia="Calibri" w:hAnsi="Calibri" w:cs="Times New Roman"/>
          <w:lang w:val="en-US"/>
        </w:rPr>
      </w:pPr>
      <w:ins w:id="14073" w:author="UTENTE" w:date="2020-06-30T18:54:00Z">
        <w:r w:rsidRPr="002709E2">
          <w:rPr>
            <w:rFonts w:ascii="Calibri" w:eastAsia="Calibri" w:hAnsi="Calibri" w:cs="Times New Roman"/>
            <w:lang w:val="en-US"/>
          </w:rPr>
          <w:t>310.</w:t>
        </w:r>
        <w:r w:rsidRPr="002709E2">
          <w:rPr>
            <w:rFonts w:ascii="Calibri" w:eastAsia="Calibri" w:hAnsi="Calibri" w:cs="Times New Roman"/>
            <w:lang w:val="en-US"/>
          </w:rPr>
          <w:tab/>
          <w:t>n "Wasn't he just brooding a second ago? Did I say something stupid again?"</w:t>
        </w:r>
      </w:ins>
    </w:p>
    <w:p w14:paraId="66B9C542" w14:textId="77777777" w:rsidR="002709E2" w:rsidRPr="002709E2" w:rsidRDefault="002709E2" w:rsidP="002709E2">
      <w:pPr>
        <w:spacing w:line="600" w:lineRule="auto"/>
        <w:jc w:val="left"/>
        <w:rPr>
          <w:ins w:id="14074" w:author="UTENTE" w:date="2020-06-30T18:54:00Z"/>
          <w:rFonts w:ascii="Calibri" w:eastAsia="Calibri" w:hAnsi="Calibri" w:cs="Times New Roman"/>
          <w:lang w:val="en-US"/>
        </w:rPr>
      </w:pPr>
      <w:ins w:id="14075" w:author="UTENTE" w:date="2020-06-30T18:54:00Z">
        <w:r w:rsidRPr="002709E2">
          <w:rPr>
            <w:rFonts w:ascii="Calibri" w:eastAsia="Calibri" w:hAnsi="Calibri" w:cs="Times New Roman"/>
            <w:lang w:val="en-US"/>
          </w:rPr>
          <w:t>311.</w:t>
        </w:r>
        <w:r w:rsidRPr="002709E2">
          <w:rPr>
            <w:rFonts w:ascii="Calibri" w:eastAsia="Calibri" w:hAnsi="Calibri" w:cs="Times New Roman"/>
            <w:lang w:val="en-US"/>
          </w:rPr>
          <w:tab/>
          <w:t>mcp "\"–!\""</w:t>
        </w:r>
      </w:ins>
    </w:p>
    <w:p w14:paraId="7FD15B53" w14:textId="77777777" w:rsidR="002709E2" w:rsidRPr="002709E2" w:rsidRDefault="002709E2" w:rsidP="002709E2">
      <w:pPr>
        <w:spacing w:line="600" w:lineRule="auto"/>
        <w:jc w:val="left"/>
        <w:rPr>
          <w:ins w:id="14076" w:author="UTENTE" w:date="2020-06-30T18:54:00Z"/>
          <w:rFonts w:ascii="Calibri" w:eastAsia="Calibri" w:hAnsi="Calibri" w:cs="Times New Roman"/>
          <w:lang w:val="en-US"/>
        </w:rPr>
      </w:pPr>
      <w:ins w:id="14077" w:author="UTENTE" w:date="2020-06-30T18:54:00Z">
        <w:r w:rsidRPr="002709E2">
          <w:rPr>
            <w:rFonts w:ascii="Calibri" w:eastAsia="Calibri" w:hAnsi="Calibri" w:cs="Times New Roman"/>
            <w:lang w:val="en-US"/>
          </w:rPr>
          <w:t>312.</w:t>
        </w:r>
        <w:r w:rsidRPr="002709E2">
          <w:rPr>
            <w:rFonts w:ascii="Calibri" w:eastAsia="Calibri" w:hAnsi="Calibri" w:cs="Times New Roman"/>
            <w:lang w:val="en-US"/>
          </w:rPr>
          <w:tab/>
          <w:t>n "To my shock, Dominic reaches out with one of his large hands, suddenly ruffling my hair."</w:t>
        </w:r>
      </w:ins>
    </w:p>
    <w:p w14:paraId="1DA98401" w14:textId="77777777" w:rsidR="002709E2" w:rsidRPr="002709E2" w:rsidRDefault="002709E2" w:rsidP="002709E2">
      <w:pPr>
        <w:spacing w:line="600" w:lineRule="auto"/>
        <w:jc w:val="left"/>
        <w:rPr>
          <w:ins w:id="14078" w:author="UTENTE" w:date="2020-06-30T18:54:00Z"/>
          <w:rFonts w:ascii="Calibri" w:eastAsia="Calibri" w:hAnsi="Calibri" w:cs="Times New Roman"/>
          <w:lang w:val="en-US"/>
        </w:rPr>
      </w:pPr>
      <w:ins w:id="14079" w:author="UTENTE" w:date="2020-06-30T18:54:00Z">
        <w:r w:rsidRPr="002709E2">
          <w:rPr>
            <w:rFonts w:ascii="Calibri" w:eastAsia="Calibri" w:hAnsi="Calibri" w:cs="Times New Roman"/>
            <w:lang w:val="en-US"/>
          </w:rPr>
          <w:t>313.</w:t>
        </w:r>
        <w:r w:rsidRPr="002709E2">
          <w:rPr>
            <w:rFonts w:ascii="Calibri" w:eastAsia="Calibri" w:hAnsi="Calibri" w:cs="Times New Roman"/>
            <w:lang w:val="en-US"/>
          </w:rPr>
          <w:tab/>
          <w:t>n "His fingers tousle through the strands, mussing them up playfully."</w:t>
        </w:r>
      </w:ins>
    </w:p>
    <w:p w14:paraId="0B39CFCA" w14:textId="77777777" w:rsidR="002709E2" w:rsidRPr="002709E2" w:rsidRDefault="002709E2" w:rsidP="002709E2">
      <w:pPr>
        <w:spacing w:line="600" w:lineRule="auto"/>
        <w:jc w:val="left"/>
        <w:rPr>
          <w:ins w:id="14080" w:author="UTENTE" w:date="2020-06-30T18:54:00Z"/>
          <w:rFonts w:ascii="Calibri" w:eastAsia="Calibri" w:hAnsi="Calibri" w:cs="Times New Roman"/>
          <w:lang w:val="en-US"/>
        </w:rPr>
      </w:pPr>
      <w:ins w:id="14081" w:author="UTENTE" w:date="2020-06-30T18:54:00Z">
        <w:r w:rsidRPr="002709E2">
          <w:rPr>
            <w:rFonts w:ascii="Calibri" w:eastAsia="Calibri" w:hAnsi="Calibri" w:cs="Times New Roman"/>
            <w:lang w:val="en-US"/>
          </w:rPr>
          <w:t>314.</w:t>
        </w:r>
        <w:r w:rsidRPr="002709E2">
          <w:rPr>
            <w:rFonts w:ascii="Calibri" w:eastAsia="Calibri" w:hAnsi="Calibri" w:cs="Times New Roman"/>
            <w:lang w:val="en-US"/>
          </w:rPr>
          <w:tab/>
          <w:t>n "The touch of his hand is softer than I'd expect, and I can't even believe it's the same hand that was swinging punches at Rex last night…"</w:t>
        </w:r>
      </w:ins>
    </w:p>
    <w:p w14:paraId="43E53F6A" w14:textId="77777777" w:rsidR="002709E2" w:rsidRPr="002709E2" w:rsidRDefault="002709E2" w:rsidP="002709E2">
      <w:pPr>
        <w:spacing w:line="600" w:lineRule="auto"/>
        <w:jc w:val="left"/>
        <w:rPr>
          <w:ins w:id="14082" w:author="UTENTE" w:date="2020-06-30T18:54:00Z"/>
          <w:rFonts w:ascii="Calibri" w:eastAsia="Calibri" w:hAnsi="Calibri" w:cs="Times New Roman"/>
          <w:lang w:val="en-US"/>
        </w:rPr>
      </w:pPr>
      <w:ins w:id="14083" w:author="UTENTE" w:date="2020-06-30T18:54:00Z">
        <w:r w:rsidRPr="002709E2">
          <w:rPr>
            <w:rFonts w:ascii="Calibri" w:eastAsia="Calibri" w:hAnsi="Calibri" w:cs="Times New Roman"/>
            <w:lang w:val="en-US"/>
          </w:rPr>
          <w:t>315.</w:t>
        </w:r>
        <w:r w:rsidRPr="002709E2">
          <w:rPr>
            <w:rFonts w:ascii="Calibri" w:eastAsia="Calibri" w:hAnsi="Calibri" w:cs="Times New Roman"/>
            <w:lang w:val="en-US"/>
          </w:rPr>
          <w:tab/>
          <w:t>n "–He pulls back before long, though, and I hurry to smooth out my messy hair."</w:t>
        </w:r>
      </w:ins>
    </w:p>
    <w:p w14:paraId="4CBEA6D7" w14:textId="77777777" w:rsidR="002709E2" w:rsidRPr="002709E2" w:rsidRDefault="002709E2" w:rsidP="002709E2">
      <w:pPr>
        <w:spacing w:line="600" w:lineRule="auto"/>
        <w:jc w:val="left"/>
        <w:rPr>
          <w:ins w:id="14084" w:author="UTENTE" w:date="2020-06-30T18:54:00Z"/>
          <w:rFonts w:ascii="Calibri" w:eastAsia="Calibri" w:hAnsi="Calibri" w:cs="Times New Roman"/>
          <w:lang w:val="en-US"/>
        </w:rPr>
      </w:pPr>
      <w:ins w:id="14085" w:author="UTENTE" w:date="2020-06-30T18:54:00Z">
        <w:r w:rsidRPr="002709E2">
          <w:rPr>
            <w:rFonts w:ascii="Calibri" w:eastAsia="Calibri" w:hAnsi="Calibri" w:cs="Times New Roman"/>
            <w:lang w:val="en-US"/>
          </w:rPr>
          <w:t>316.</w:t>
        </w:r>
        <w:r w:rsidRPr="002709E2">
          <w:rPr>
            <w:rFonts w:ascii="Calibri" w:eastAsia="Calibri" w:hAnsi="Calibri" w:cs="Times New Roman"/>
            <w:lang w:val="en-US"/>
          </w:rPr>
          <w:tab/>
          <w:t>mcp "\"…What was that all about?\""</w:t>
        </w:r>
      </w:ins>
    </w:p>
    <w:p w14:paraId="49135E12" w14:textId="77777777" w:rsidR="002709E2" w:rsidRPr="002709E2" w:rsidRDefault="002709E2" w:rsidP="002709E2">
      <w:pPr>
        <w:spacing w:line="600" w:lineRule="auto"/>
        <w:jc w:val="left"/>
        <w:rPr>
          <w:ins w:id="14086" w:author="UTENTE" w:date="2020-06-30T18:54:00Z"/>
          <w:rFonts w:ascii="Calibri" w:eastAsia="Calibri" w:hAnsi="Calibri" w:cs="Times New Roman"/>
          <w:lang w:val="en-US"/>
        </w:rPr>
      </w:pPr>
      <w:ins w:id="14087" w:author="UTENTE" w:date="2020-06-30T18:54:00Z">
        <w:r w:rsidRPr="002709E2">
          <w:rPr>
            <w:rFonts w:ascii="Calibri" w:eastAsia="Calibri" w:hAnsi="Calibri" w:cs="Times New Roman"/>
            <w:lang w:val="en-US"/>
          </w:rPr>
          <w:t>317.</w:t>
        </w:r>
        <w:r w:rsidRPr="002709E2">
          <w:rPr>
            <w:rFonts w:ascii="Calibri" w:eastAsia="Calibri" w:hAnsi="Calibri" w:cs="Times New Roman"/>
            <w:lang w:val="en-US"/>
          </w:rPr>
          <w:tab/>
          <w:t>mcp "\"Where'd that come from? Jeez, warn a guy first.\""</w:t>
        </w:r>
        <w:r w:rsidRPr="002709E2">
          <w:rPr>
            <w:rFonts w:ascii="Calibri" w:eastAsia="Calibri" w:hAnsi="Calibri" w:cs="Times New Roman"/>
            <w:lang w:val="en-US"/>
          </w:rPr>
          <w:br w:type="page"/>
        </w:r>
      </w:ins>
    </w:p>
    <w:p w14:paraId="070CBBD3" w14:textId="77777777" w:rsidR="002709E2" w:rsidRPr="002709E2" w:rsidRDefault="002709E2" w:rsidP="002709E2">
      <w:pPr>
        <w:spacing w:line="600" w:lineRule="auto"/>
        <w:jc w:val="left"/>
        <w:rPr>
          <w:ins w:id="14088" w:author="UTENTE" w:date="2020-06-30T18:54:00Z"/>
          <w:rFonts w:ascii="Calibri" w:eastAsia="Calibri" w:hAnsi="Calibri" w:cs="Times New Roman"/>
        </w:rPr>
      </w:pPr>
      <w:ins w:id="14089" w:author="UTENTE" w:date="2020-06-30T18:54:00Z">
        <w:r w:rsidRPr="002709E2">
          <w:rPr>
            <w:rFonts w:ascii="Calibri" w:eastAsia="Calibri" w:hAnsi="Calibri" w:cs="Times New Roman"/>
          </w:rPr>
          <w:lastRenderedPageBreak/>
          <w:t>304.</w:t>
        </w:r>
        <w:r w:rsidRPr="002709E2">
          <w:rPr>
            <w:rFonts w:ascii="Calibri" w:eastAsia="Calibri" w:hAnsi="Calibri" w:cs="Times New Roman"/>
          </w:rPr>
          <w:tab/>
          <w:t>n "Corruccio la fronte, cercando di trovargli delle alternative, ma dubito che qualcosa possa rimpiazzare un incontro di persona."</w:t>
        </w:r>
      </w:ins>
    </w:p>
    <w:p w14:paraId="0E8E349E" w14:textId="77777777" w:rsidR="002709E2" w:rsidRPr="002709E2" w:rsidRDefault="002709E2" w:rsidP="002709E2">
      <w:pPr>
        <w:spacing w:line="600" w:lineRule="auto"/>
        <w:jc w:val="left"/>
        <w:rPr>
          <w:ins w:id="14090" w:author="UTENTE" w:date="2020-06-30T18:54:00Z"/>
          <w:rFonts w:ascii="Calibri" w:eastAsia="Calibri" w:hAnsi="Calibri" w:cs="Times New Roman"/>
        </w:rPr>
      </w:pPr>
      <w:ins w:id="14091" w:author="UTENTE" w:date="2020-06-30T18:54:00Z">
        <w:r w:rsidRPr="002709E2">
          <w:rPr>
            <w:rFonts w:ascii="Calibri" w:eastAsia="Calibri" w:hAnsi="Calibri" w:cs="Times New Roman"/>
          </w:rPr>
          <w:t>305.</w:t>
        </w:r>
        <w:r w:rsidRPr="002709E2">
          <w:rPr>
            <w:rFonts w:ascii="Calibri" w:eastAsia="Calibri" w:hAnsi="Calibri" w:cs="Times New Roman"/>
          </w:rPr>
          <w:tab/>
          <w:t>mcp "\"Se fossi al tuo posto, andrei e basta. Fanculo i rischi.\""</w:t>
        </w:r>
      </w:ins>
    </w:p>
    <w:p w14:paraId="00855643" w14:textId="77777777" w:rsidR="002709E2" w:rsidRPr="002709E2" w:rsidRDefault="002709E2" w:rsidP="002709E2">
      <w:pPr>
        <w:spacing w:line="600" w:lineRule="auto"/>
        <w:jc w:val="left"/>
        <w:rPr>
          <w:ins w:id="14092" w:author="UTENTE" w:date="2020-06-30T18:54:00Z"/>
          <w:rFonts w:ascii="Calibri" w:eastAsia="Calibri" w:hAnsi="Calibri" w:cs="Times New Roman"/>
        </w:rPr>
      </w:pPr>
      <w:ins w:id="14093" w:author="UTENTE" w:date="2020-06-30T18:54:00Z">
        <w:r w:rsidRPr="002709E2">
          <w:rPr>
            <w:rFonts w:ascii="Calibri" w:eastAsia="Calibri" w:hAnsi="Calibri" w:cs="Times New Roman"/>
          </w:rPr>
          <w:t>306.</w:t>
        </w:r>
        <w:r w:rsidRPr="002709E2">
          <w:rPr>
            <w:rFonts w:ascii="Calibri" w:eastAsia="Calibri" w:hAnsi="Calibri" w:cs="Times New Roman"/>
          </w:rPr>
          <w:tab/>
          <w:t>mcp "\"Non gli piaci come sei adesso, sticazzi. Non è che puoi farci molto a riguardo.\""</w:t>
        </w:r>
      </w:ins>
    </w:p>
    <w:p w14:paraId="164AF90C" w14:textId="77777777" w:rsidR="002709E2" w:rsidRPr="002709E2" w:rsidRDefault="002709E2" w:rsidP="002709E2">
      <w:pPr>
        <w:spacing w:line="600" w:lineRule="auto"/>
        <w:jc w:val="left"/>
        <w:rPr>
          <w:ins w:id="14094" w:author="UTENTE" w:date="2020-06-30T18:54:00Z"/>
          <w:rFonts w:ascii="Calibri" w:eastAsia="Calibri" w:hAnsi="Calibri" w:cs="Times New Roman"/>
        </w:rPr>
      </w:pPr>
      <w:ins w:id="14095" w:author="UTENTE" w:date="2020-06-30T18:54:00Z">
        <w:r w:rsidRPr="002709E2">
          <w:rPr>
            <w:rFonts w:ascii="Calibri" w:eastAsia="Calibri" w:hAnsi="Calibri" w:cs="Times New Roman"/>
          </w:rPr>
          <w:t>307.</w:t>
        </w:r>
        <w:r w:rsidRPr="002709E2">
          <w:rPr>
            <w:rFonts w:ascii="Calibri" w:eastAsia="Calibri" w:hAnsi="Calibri" w:cs="Times New Roman"/>
          </w:rPr>
          <w:tab/>
          <w:t>n "…Mi rendono conto subito dopo che quelle parole hanno lasciato la mia bocca che probabilmente sono apparso un po' insensibile. {w}\nOh, vabbè."</w:t>
        </w:r>
      </w:ins>
    </w:p>
    <w:p w14:paraId="5540F762" w14:textId="77777777" w:rsidR="002709E2" w:rsidRPr="002709E2" w:rsidRDefault="002709E2" w:rsidP="002709E2">
      <w:pPr>
        <w:spacing w:line="600" w:lineRule="auto"/>
        <w:jc w:val="left"/>
        <w:rPr>
          <w:ins w:id="14096" w:author="UTENTE" w:date="2020-06-30T18:54:00Z"/>
          <w:rFonts w:ascii="Calibri" w:eastAsia="Calibri" w:hAnsi="Calibri" w:cs="Times New Roman"/>
        </w:rPr>
      </w:pPr>
      <w:ins w:id="14097" w:author="UTENTE" w:date="2020-06-30T18:54:00Z">
        <w:r w:rsidRPr="002709E2">
          <w:rPr>
            <w:rFonts w:ascii="Calibri" w:eastAsia="Calibri" w:hAnsi="Calibri" w:cs="Times New Roman"/>
          </w:rPr>
          <w:t>308.</w:t>
        </w:r>
        <w:r w:rsidRPr="002709E2">
          <w:rPr>
            <w:rFonts w:ascii="Calibri" w:eastAsia="Calibri" w:hAnsi="Calibri" w:cs="Times New Roman"/>
          </w:rPr>
          <w:tab/>
          <w:t>d "\"…\""</w:t>
        </w:r>
      </w:ins>
    </w:p>
    <w:p w14:paraId="385F4E85" w14:textId="77777777" w:rsidR="002709E2" w:rsidRPr="002709E2" w:rsidRDefault="002709E2" w:rsidP="002709E2">
      <w:pPr>
        <w:spacing w:line="600" w:lineRule="auto"/>
        <w:jc w:val="left"/>
        <w:rPr>
          <w:ins w:id="14098" w:author="UTENTE" w:date="2020-06-30T18:54:00Z"/>
          <w:rFonts w:ascii="Calibri" w:eastAsia="Calibri" w:hAnsi="Calibri" w:cs="Times New Roman"/>
        </w:rPr>
      </w:pPr>
      <w:ins w:id="14099" w:author="UTENTE" w:date="2020-06-30T18:54:00Z">
        <w:r w:rsidRPr="002709E2">
          <w:rPr>
            <w:rFonts w:ascii="Calibri" w:eastAsia="Calibri" w:hAnsi="Calibri" w:cs="Times New Roman"/>
          </w:rPr>
          <w:t>309.</w:t>
        </w:r>
        <w:r w:rsidRPr="002709E2">
          <w:rPr>
            <w:rFonts w:ascii="Calibri" w:eastAsia="Calibri" w:hAnsi="Calibri" w:cs="Times New Roman"/>
          </w:rPr>
          <w:tab/>
          <w:t>n "Quando lo guardo, noto che Dominic mi osserva con un sorriso."</w:t>
        </w:r>
      </w:ins>
    </w:p>
    <w:p w14:paraId="3B54134B" w14:textId="77777777" w:rsidR="002709E2" w:rsidRPr="002709E2" w:rsidRDefault="002709E2" w:rsidP="002709E2">
      <w:pPr>
        <w:spacing w:line="600" w:lineRule="auto"/>
        <w:jc w:val="left"/>
        <w:rPr>
          <w:ins w:id="14100" w:author="UTENTE" w:date="2020-06-30T18:54:00Z"/>
          <w:rFonts w:ascii="Calibri" w:eastAsia="Calibri" w:hAnsi="Calibri" w:cs="Times New Roman"/>
        </w:rPr>
      </w:pPr>
      <w:ins w:id="14101" w:author="UTENTE" w:date="2020-06-30T18:54:00Z">
        <w:r w:rsidRPr="002709E2">
          <w:rPr>
            <w:rFonts w:ascii="Calibri" w:eastAsia="Calibri" w:hAnsi="Calibri" w:cs="Times New Roman"/>
          </w:rPr>
          <w:t>310.</w:t>
        </w:r>
        <w:r w:rsidRPr="002709E2">
          <w:rPr>
            <w:rFonts w:ascii="Calibri" w:eastAsia="Calibri" w:hAnsi="Calibri" w:cs="Times New Roman"/>
          </w:rPr>
          <w:tab/>
          <w:t>n "Non stava rimuginando fino a un secondo fa? Ho detto di nuovo qualcosa di stupido?"</w:t>
        </w:r>
      </w:ins>
    </w:p>
    <w:p w14:paraId="2374E8F5" w14:textId="77777777" w:rsidR="002709E2" w:rsidRPr="002709E2" w:rsidRDefault="002709E2" w:rsidP="002709E2">
      <w:pPr>
        <w:spacing w:line="600" w:lineRule="auto"/>
        <w:jc w:val="left"/>
        <w:rPr>
          <w:ins w:id="14102" w:author="UTENTE" w:date="2020-06-30T18:54:00Z"/>
          <w:rFonts w:ascii="Calibri" w:eastAsia="Calibri" w:hAnsi="Calibri" w:cs="Times New Roman"/>
        </w:rPr>
      </w:pPr>
      <w:ins w:id="14103" w:author="UTENTE" w:date="2020-06-30T18:54:00Z">
        <w:r w:rsidRPr="002709E2">
          <w:rPr>
            <w:rFonts w:ascii="Calibri" w:eastAsia="Calibri" w:hAnsi="Calibri" w:cs="Times New Roman"/>
          </w:rPr>
          <w:t>311.</w:t>
        </w:r>
        <w:r w:rsidRPr="002709E2">
          <w:rPr>
            <w:rFonts w:ascii="Calibri" w:eastAsia="Calibri" w:hAnsi="Calibri" w:cs="Times New Roman"/>
          </w:rPr>
          <w:tab/>
          <w:t>mcp "\"-!\""</w:t>
        </w:r>
      </w:ins>
    </w:p>
    <w:p w14:paraId="5719C822" w14:textId="77777777" w:rsidR="002709E2" w:rsidRPr="002709E2" w:rsidRDefault="002709E2" w:rsidP="002709E2">
      <w:pPr>
        <w:spacing w:line="600" w:lineRule="auto"/>
        <w:jc w:val="left"/>
        <w:rPr>
          <w:ins w:id="14104" w:author="UTENTE" w:date="2020-06-30T18:54:00Z"/>
          <w:rFonts w:ascii="Calibri" w:eastAsia="Calibri" w:hAnsi="Calibri" w:cs="Times New Roman"/>
        </w:rPr>
      </w:pPr>
      <w:ins w:id="14105" w:author="UTENTE" w:date="2020-06-30T18:54:00Z">
        <w:r w:rsidRPr="002709E2">
          <w:rPr>
            <w:rFonts w:ascii="Calibri" w:eastAsia="Calibri" w:hAnsi="Calibri" w:cs="Times New Roman"/>
          </w:rPr>
          <w:t>312.</w:t>
        </w:r>
        <w:r w:rsidRPr="002709E2">
          <w:rPr>
            <w:rFonts w:ascii="Calibri" w:eastAsia="Calibri" w:hAnsi="Calibri" w:cs="Times New Roman"/>
          </w:rPr>
          <w:tab/>
          <w:t>n "Con mia grande sorpresa, Dominic allunga una delle sue grandi mani verso di me e, all'improvviso, mi scompiglia i capelli."</w:t>
        </w:r>
      </w:ins>
    </w:p>
    <w:p w14:paraId="131FA4FC" w14:textId="77777777" w:rsidR="002709E2" w:rsidRPr="002709E2" w:rsidRDefault="002709E2" w:rsidP="002709E2">
      <w:pPr>
        <w:spacing w:line="600" w:lineRule="auto"/>
        <w:jc w:val="left"/>
        <w:rPr>
          <w:ins w:id="14106" w:author="UTENTE" w:date="2020-06-30T18:54:00Z"/>
          <w:rFonts w:ascii="Calibri" w:eastAsia="Calibri" w:hAnsi="Calibri" w:cs="Times New Roman"/>
        </w:rPr>
      </w:pPr>
      <w:ins w:id="14107" w:author="UTENTE" w:date="2020-06-30T18:54:00Z">
        <w:r w:rsidRPr="002709E2">
          <w:rPr>
            <w:rFonts w:ascii="Calibri" w:eastAsia="Calibri" w:hAnsi="Calibri" w:cs="Times New Roman"/>
          </w:rPr>
          <w:t>313.</w:t>
        </w:r>
        <w:r w:rsidRPr="002709E2">
          <w:rPr>
            <w:rFonts w:ascii="Calibri" w:eastAsia="Calibri" w:hAnsi="Calibri" w:cs="Times New Roman"/>
          </w:rPr>
          <w:tab/>
          <w:t>n "Le sue dita mi arruffano le ciocche, mettendole giocosamente in disordine."</w:t>
        </w:r>
      </w:ins>
    </w:p>
    <w:p w14:paraId="400908DA" w14:textId="77777777" w:rsidR="002709E2" w:rsidRPr="002709E2" w:rsidRDefault="002709E2" w:rsidP="002709E2">
      <w:pPr>
        <w:spacing w:line="600" w:lineRule="auto"/>
        <w:jc w:val="left"/>
        <w:rPr>
          <w:ins w:id="14108" w:author="UTENTE" w:date="2020-06-30T18:54:00Z"/>
          <w:rFonts w:ascii="Calibri" w:eastAsia="Calibri" w:hAnsi="Calibri" w:cs="Times New Roman"/>
        </w:rPr>
      </w:pPr>
      <w:ins w:id="14109" w:author="UTENTE" w:date="2020-06-30T18:54:00Z">
        <w:r w:rsidRPr="002709E2">
          <w:rPr>
            <w:rFonts w:ascii="Calibri" w:eastAsia="Calibri" w:hAnsi="Calibri" w:cs="Times New Roman"/>
          </w:rPr>
          <w:t>314.</w:t>
        </w:r>
        <w:r w:rsidRPr="002709E2">
          <w:rPr>
            <w:rFonts w:ascii="Calibri" w:eastAsia="Calibri" w:hAnsi="Calibri" w:cs="Times New Roman"/>
          </w:rPr>
          <w:tab/>
          <w:t>n "Il tocco della sua mano è più dolce di quanto mi aspettassi, non ci credo che è la stessa mano che stava sferrando pugni a Rex la notte scorsa…"</w:t>
        </w:r>
      </w:ins>
    </w:p>
    <w:p w14:paraId="35A55A9A" w14:textId="77777777" w:rsidR="002709E2" w:rsidRPr="002709E2" w:rsidRDefault="002709E2" w:rsidP="002709E2">
      <w:pPr>
        <w:spacing w:line="600" w:lineRule="auto"/>
        <w:jc w:val="left"/>
        <w:rPr>
          <w:ins w:id="14110" w:author="UTENTE" w:date="2020-06-30T18:54:00Z"/>
          <w:rFonts w:ascii="Calibri" w:eastAsia="Calibri" w:hAnsi="Calibri" w:cs="Times New Roman"/>
        </w:rPr>
      </w:pPr>
      <w:ins w:id="14111" w:author="UTENTE" w:date="2020-06-30T18:54:00Z">
        <w:r w:rsidRPr="002709E2">
          <w:rPr>
            <w:rFonts w:ascii="Calibri" w:eastAsia="Calibri" w:hAnsi="Calibri" w:cs="Times New Roman"/>
          </w:rPr>
          <w:t>315.</w:t>
        </w:r>
        <w:r w:rsidRPr="002709E2">
          <w:rPr>
            <w:rFonts w:ascii="Calibri" w:eastAsia="Calibri" w:hAnsi="Calibri" w:cs="Times New Roman"/>
          </w:rPr>
          <w:tab/>
          <w:t>n "-Poco dopo, ritira la mano, però, e mi affretto a riordinarmi i capelli incasinati."</w:t>
        </w:r>
      </w:ins>
    </w:p>
    <w:p w14:paraId="2391A3C2" w14:textId="77777777" w:rsidR="002709E2" w:rsidRPr="002709E2" w:rsidRDefault="002709E2" w:rsidP="002709E2">
      <w:pPr>
        <w:spacing w:line="600" w:lineRule="auto"/>
        <w:jc w:val="left"/>
        <w:rPr>
          <w:ins w:id="14112" w:author="UTENTE" w:date="2020-06-30T18:54:00Z"/>
          <w:rFonts w:ascii="Calibri" w:eastAsia="Calibri" w:hAnsi="Calibri" w:cs="Times New Roman"/>
          <w:rPrChange w:id="14113" w:author="UTENTE" w:date="2020-06-30T18:54:00Z">
            <w:rPr>
              <w:ins w:id="14114" w:author="UTENTE" w:date="2020-06-30T18:54:00Z"/>
              <w:rFonts w:ascii="Calibri" w:eastAsia="Calibri" w:hAnsi="Calibri" w:cs="Times New Roman"/>
              <w:lang w:val="en-US"/>
            </w:rPr>
          </w:rPrChange>
        </w:rPr>
      </w:pPr>
      <w:ins w:id="14115" w:author="UTENTE" w:date="2020-06-30T18:54:00Z">
        <w:r w:rsidRPr="002709E2">
          <w:rPr>
            <w:rFonts w:ascii="Calibri" w:eastAsia="Calibri" w:hAnsi="Calibri" w:cs="Times New Roman"/>
            <w:rPrChange w:id="14116" w:author="UTENTE" w:date="2020-06-30T18:54:00Z">
              <w:rPr>
                <w:rFonts w:ascii="Calibri" w:eastAsia="Calibri" w:hAnsi="Calibri" w:cs="Times New Roman"/>
                <w:lang w:val="en-US"/>
              </w:rPr>
            </w:rPrChange>
          </w:rPr>
          <w:t>316.</w:t>
        </w:r>
        <w:r w:rsidRPr="002709E2">
          <w:rPr>
            <w:rFonts w:ascii="Calibri" w:eastAsia="Calibri" w:hAnsi="Calibri" w:cs="Times New Roman"/>
            <w:rPrChange w:id="14117" w:author="UTENTE" w:date="2020-06-30T18:54:00Z">
              <w:rPr>
                <w:rFonts w:ascii="Calibri" w:eastAsia="Calibri" w:hAnsi="Calibri" w:cs="Times New Roman"/>
                <w:lang w:val="en-US"/>
              </w:rPr>
            </w:rPrChange>
          </w:rPr>
          <w:tab/>
          <w:t>mcp "\"..Che cos'era questo?\""</w:t>
        </w:r>
      </w:ins>
    </w:p>
    <w:p w14:paraId="25440CD7" w14:textId="77777777" w:rsidR="002709E2" w:rsidRPr="002709E2" w:rsidRDefault="002709E2" w:rsidP="002709E2">
      <w:pPr>
        <w:spacing w:line="600" w:lineRule="auto"/>
        <w:jc w:val="left"/>
        <w:rPr>
          <w:ins w:id="14118" w:author="UTENTE" w:date="2020-06-30T18:54:00Z"/>
          <w:rFonts w:ascii="Calibri" w:eastAsia="Calibri" w:hAnsi="Calibri" w:cs="Times New Roman"/>
          <w:lang w:val="en-US"/>
          <w:rPrChange w:id="14119" w:author="UTENTE" w:date="2020-06-30T18:54:00Z">
            <w:rPr>
              <w:ins w:id="14120" w:author="UTENTE" w:date="2020-06-30T18:54:00Z"/>
              <w:rFonts w:ascii="Calibri" w:eastAsia="Calibri" w:hAnsi="Calibri" w:cs="Times New Roman"/>
            </w:rPr>
          </w:rPrChange>
        </w:rPr>
      </w:pPr>
      <w:ins w:id="14121" w:author="UTENTE" w:date="2020-06-30T18:54:00Z">
        <w:r w:rsidRPr="002709E2">
          <w:rPr>
            <w:rFonts w:ascii="Calibri" w:eastAsia="Calibri" w:hAnsi="Calibri" w:cs="Times New Roman"/>
          </w:rPr>
          <w:t>317.</w:t>
        </w:r>
        <w:r w:rsidRPr="002709E2">
          <w:rPr>
            <w:rFonts w:ascii="Calibri" w:eastAsia="Calibri" w:hAnsi="Calibri" w:cs="Times New Roman"/>
          </w:rPr>
          <w:tab/>
          <w:t xml:space="preserve">mcp "\"Perché l'hai fatto? </w:t>
        </w:r>
        <w:r w:rsidRPr="002709E2">
          <w:rPr>
            <w:rFonts w:ascii="Calibri" w:eastAsia="Calibri" w:hAnsi="Calibri" w:cs="Times New Roman"/>
            <w:lang w:val="en-US"/>
            <w:rPrChange w:id="14122" w:author="UTENTE" w:date="2020-06-30T18:54:00Z">
              <w:rPr>
                <w:rFonts w:ascii="Calibri" w:eastAsia="Calibri" w:hAnsi="Calibri" w:cs="Times New Roman"/>
              </w:rPr>
            </w:rPrChange>
          </w:rPr>
          <w:t>Cavolo, avvisa prima.\""</w:t>
        </w:r>
        <w:r w:rsidRPr="002709E2">
          <w:rPr>
            <w:rFonts w:ascii="Calibri" w:eastAsia="Calibri" w:hAnsi="Calibri" w:cs="Times New Roman"/>
            <w:lang w:val="en-US"/>
            <w:rPrChange w:id="14123" w:author="UTENTE" w:date="2020-06-30T18:54:00Z">
              <w:rPr>
                <w:rFonts w:ascii="Calibri" w:eastAsia="Calibri" w:hAnsi="Calibri" w:cs="Times New Roman"/>
              </w:rPr>
            </w:rPrChange>
          </w:rPr>
          <w:br w:type="page"/>
        </w:r>
      </w:ins>
    </w:p>
    <w:p w14:paraId="3EAD52E5" w14:textId="77777777" w:rsidR="002709E2" w:rsidRPr="002709E2" w:rsidRDefault="002709E2" w:rsidP="002709E2">
      <w:pPr>
        <w:spacing w:line="600" w:lineRule="auto"/>
        <w:jc w:val="left"/>
        <w:rPr>
          <w:ins w:id="14124" w:author="UTENTE" w:date="2020-06-30T18:54:00Z"/>
          <w:rFonts w:ascii="Calibri" w:eastAsia="Calibri" w:hAnsi="Calibri" w:cs="Times New Roman"/>
          <w:lang w:val="en-US"/>
        </w:rPr>
      </w:pPr>
      <w:ins w:id="14125" w:author="UTENTE" w:date="2020-06-30T18:54:00Z">
        <w:r w:rsidRPr="002709E2">
          <w:rPr>
            <w:rFonts w:ascii="Calibri" w:eastAsia="Calibri" w:hAnsi="Calibri" w:cs="Times New Roman"/>
            <w:lang w:val="en-US"/>
          </w:rPr>
          <w:lastRenderedPageBreak/>
          <w:t>318.</w:t>
        </w:r>
        <w:r w:rsidRPr="002709E2">
          <w:rPr>
            <w:rFonts w:ascii="Calibri" w:eastAsia="Calibri" w:hAnsi="Calibri" w:cs="Times New Roman"/>
            <w:lang w:val="en-US"/>
          </w:rPr>
          <w:tab/>
          <w:t>d "\"Don't worry about it.\""</w:t>
        </w:r>
      </w:ins>
    </w:p>
    <w:p w14:paraId="1A51FD46" w14:textId="77777777" w:rsidR="002709E2" w:rsidRPr="002709E2" w:rsidRDefault="002709E2" w:rsidP="002709E2">
      <w:pPr>
        <w:spacing w:line="600" w:lineRule="auto"/>
        <w:jc w:val="left"/>
        <w:rPr>
          <w:ins w:id="14126" w:author="UTENTE" w:date="2020-06-30T18:54:00Z"/>
          <w:rFonts w:ascii="Calibri" w:eastAsia="Calibri" w:hAnsi="Calibri" w:cs="Times New Roman"/>
          <w:lang w:val="en-US"/>
        </w:rPr>
      </w:pPr>
      <w:ins w:id="14127" w:author="UTENTE" w:date="2020-06-30T18:54:00Z">
        <w:r w:rsidRPr="002709E2">
          <w:rPr>
            <w:rFonts w:ascii="Calibri" w:eastAsia="Calibri" w:hAnsi="Calibri" w:cs="Times New Roman"/>
            <w:lang w:val="en-US"/>
          </w:rPr>
          <w:t>319.</w:t>
        </w:r>
        <w:r w:rsidRPr="002709E2">
          <w:rPr>
            <w:rFonts w:ascii="Calibri" w:eastAsia="Calibri" w:hAnsi="Calibri" w:cs="Times New Roman"/>
            <w:lang w:val="en-US"/>
          </w:rPr>
          <w:tab/>
          <w:t>n "Dominic shakes his head, and his smile fades soon afterwards."</w:t>
        </w:r>
      </w:ins>
    </w:p>
    <w:p w14:paraId="566E375A" w14:textId="77777777" w:rsidR="002709E2" w:rsidRPr="002709E2" w:rsidRDefault="002709E2" w:rsidP="002709E2">
      <w:pPr>
        <w:spacing w:line="600" w:lineRule="auto"/>
        <w:jc w:val="left"/>
        <w:rPr>
          <w:ins w:id="14128" w:author="UTENTE" w:date="2020-06-30T18:54:00Z"/>
          <w:rFonts w:ascii="Calibri" w:eastAsia="Calibri" w:hAnsi="Calibri" w:cs="Times New Roman"/>
          <w:lang w:val="en-US"/>
        </w:rPr>
      </w:pPr>
      <w:ins w:id="14129" w:author="UTENTE" w:date="2020-06-30T18:54:00Z">
        <w:r w:rsidRPr="002709E2">
          <w:rPr>
            <w:rFonts w:ascii="Calibri" w:eastAsia="Calibri" w:hAnsi="Calibri" w:cs="Times New Roman"/>
            <w:lang w:val="en-US"/>
          </w:rPr>
          <w:t>320.</w:t>
        </w:r>
        <w:r w:rsidRPr="002709E2">
          <w:rPr>
            <w:rFonts w:ascii="Calibri" w:eastAsia="Calibri" w:hAnsi="Calibri" w:cs="Times New Roman"/>
            <w:lang w:val="en-US"/>
          </w:rPr>
          <w:tab/>
          <w:t>n "He really doesn't stay bright for longer than a few seconds, does he…{w}\nLike the sun flickering out between clouds."</w:t>
        </w:r>
      </w:ins>
    </w:p>
    <w:p w14:paraId="5D4E5820" w14:textId="77777777" w:rsidR="002709E2" w:rsidRPr="002709E2" w:rsidRDefault="002709E2" w:rsidP="002709E2">
      <w:pPr>
        <w:spacing w:line="600" w:lineRule="auto"/>
        <w:jc w:val="left"/>
        <w:rPr>
          <w:ins w:id="14130" w:author="UTENTE" w:date="2020-06-30T18:54:00Z"/>
          <w:rFonts w:ascii="Calibri" w:eastAsia="Calibri" w:hAnsi="Calibri" w:cs="Times New Roman"/>
          <w:lang w:val="en-US"/>
        </w:rPr>
      </w:pPr>
      <w:ins w:id="14131" w:author="UTENTE" w:date="2020-06-30T18:54:00Z">
        <w:r w:rsidRPr="002709E2">
          <w:rPr>
            <w:rFonts w:ascii="Calibri" w:eastAsia="Calibri" w:hAnsi="Calibri" w:cs="Times New Roman"/>
            <w:lang w:val="en-US"/>
          </w:rPr>
          <w:t>321.</w:t>
        </w:r>
        <w:r w:rsidRPr="002709E2">
          <w:rPr>
            <w:rFonts w:ascii="Calibri" w:eastAsia="Calibri" w:hAnsi="Calibri" w:cs="Times New Roman"/>
            <w:lang w:val="en-US"/>
          </w:rPr>
          <w:tab/>
          <w:t>d "\"…You're different.\""</w:t>
        </w:r>
      </w:ins>
    </w:p>
    <w:p w14:paraId="2197BB10" w14:textId="77777777" w:rsidR="002709E2" w:rsidRPr="002709E2" w:rsidRDefault="002709E2" w:rsidP="002709E2">
      <w:pPr>
        <w:spacing w:line="600" w:lineRule="auto"/>
        <w:jc w:val="left"/>
        <w:rPr>
          <w:ins w:id="14132" w:author="UTENTE" w:date="2020-06-30T18:54:00Z"/>
          <w:rFonts w:ascii="Calibri" w:eastAsia="Calibri" w:hAnsi="Calibri" w:cs="Times New Roman"/>
          <w:lang w:val="en-US"/>
        </w:rPr>
      </w:pPr>
      <w:ins w:id="14133" w:author="UTENTE" w:date="2020-06-30T18:54:00Z">
        <w:r w:rsidRPr="002709E2">
          <w:rPr>
            <w:rFonts w:ascii="Calibri" w:eastAsia="Calibri" w:hAnsi="Calibri" w:cs="Times New Roman"/>
            <w:lang w:val="en-US"/>
          </w:rPr>
          <w:t>322.</w:t>
        </w:r>
        <w:r w:rsidRPr="002709E2">
          <w:rPr>
            <w:rFonts w:ascii="Calibri" w:eastAsia="Calibri" w:hAnsi="Calibri" w:cs="Times New Roman"/>
            <w:lang w:val="en-US"/>
          </w:rPr>
          <w:tab/>
          <w:t>mcp "\"Huh?\""</w:t>
        </w:r>
      </w:ins>
    </w:p>
    <w:p w14:paraId="54F01CD1" w14:textId="77777777" w:rsidR="002709E2" w:rsidRPr="002709E2" w:rsidRDefault="002709E2" w:rsidP="002709E2">
      <w:pPr>
        <w:spacing w:line="600" w:lineRule="auto"/>
        <w:jc w:val="left"/>
        <w:rPr>
          <w:ins w:id="14134" w:author="UTENTE" w:date="2020-06-30T18:54:00Z"/>
          <w:rFonts w:ascii="Calibri" w:eastAsia="Calibri" w:hAnsi="Calibri" w:cs="Times New Roman"/>
          <w:lang w:val="en-US"/>
        </w:rPr>
      </w:pPr>
      <w:ins w:id="14135" w:author="UTENTE" w:date="2020-06-30T18:54:00Z">
        <w:r w:rsidRPr="002709E2">
          <w:rPr>
            <w:rFonts w:ascii="Calibri" w:eastAsia="Calibri" w:hAnsi="Calibri" w:cs="Times New Roman"/>
            <w:lang w:val="en-US"/>
          </w:rPr>
          <w:t>323.</w:t>
        </w:r>
        <w:r w:rsidRPr="002709E2">
          <w:rPr>
            <w:rFonts w:ascii="Calibri" w:eastAsia="Calibri" w:hAnsi="Calibri" w:cs="Times New Roman"/>
            <w:lang w:val="en-US"/>
          </w:rPr>
          <w:tab/>
          <w:t>n "Here he goes again, saying stuff out of the blue."</w:t>
        </w:r>
      </w:ins>
    </w:p>
    <w:p w14:paraId="1A8E6D1F" w14:textId="77777777" w:rsidR="002709E2" w:rsidRPr="002709E2" w:rsidRDefault="002709E2" w:rsidP="002709E2">
      <w:pPr>
        <w:spacing w:line="600" w:lineRule="auto"/>
        <w:jc w:val="left"/>
        <w:rPr>
          <w:ins w:id="14136" w:author="UTENTE" w:date="2020-06-30T18:54:00Z"/>
          <w:rFonts w:ascii="Calibri" w:eastAsia="Calibri" w:hAnsi="Calibri" w:cs="Times New Roman"/>
          <w:lang w:val="en-US"/>
        </w:rPr>
      </w:pPr>
      <w:ins w:id="14137" w:author="UTENTE" w:date="2020-06-30T18:54:00Z">
        <w:r w:rsidRPr="002709E2">
          <w:rPr>
            <w:rFonts w:ascii="Calibri" w:eastAsia="Calibri" w:hAnsi="Calibri" w:cs="Times New Roman"/>
            <w:lang w:val="en-US"/>
          </w:rPr>
          <w:t>324.</w:t>
        </w:r>
        <w:r w:rsidRPr="002709E2">
          <w:rPr>
            <w:rFonts w:ascii="Calibri" w:eastAsia="Calibri" w:hAnsi="Calibri" w:cs="Times New Roman"/>
            <w:lang w:val="en-US"/>
          </w:rPr>
          <w:tab/>
          <w:t>n "How am I supposed to keep up…?"</w:t>
        </w:r>
      </w:ins>
    </w:p>
    <w:p w14:paraId="64FD0704" w14:textId="77777777" w:rsidR="002709E2" w:rsidRPr="002709E2" w:rsidRDefault="002709E2" w:rsidP="002709E2">
      <w:pPr>
        <w:spacing w:line="600" w:lineRule="auto"/>
        <w:jc w:val="left"/>
        <w:rPr>
          <w:ins w:id="14138" w:author="UTENTE" w:date="2020-06-30T18:54:00Z"/>
          <w:rFonts w:ascii="Calibri" w:eastAsia="Calibri" w:hAnsi="Calibri" w:cs="Times New Roman"/>
          <w:lang w:val="en-US"/>
        </w:rPr>
      </w:pPr>
      <w:ins w:id="14139" w:author="UTENTE" w:date="2020-06-30T18:54:00Z">
        <w:r w:rsidRPr="002709E2">
          <w:rPr>
            <w:rFonts w:ascii="Calibri" w:eastAsia="Calibri" w:hAnsi="Calibri" w:cs="Times New Roman"/>
            <w:lang w:val="en-US"/>
          </w:rPr>
          <w:t>325.</w:t>
        </w:r>
        <w:r w:rsidRPr="002709E2">
          <w:rPr>
            <w:rFonts w:ascii="Calibri" w:eastAsia="Calibri" w:hAnsi="Calibri" w:cs="Times New Roman"/>
            <w:lang w:val="en-US"/>
          </w:rPr>
          <w:tab/>
          <w:t>d "\"Yesterday… Rex jumped you because you had a different scent.\""</w:t>
        </w:r>
      </w:ins>
    </w:p>
    <w:p w14:paraId="5A030C9A" w14:textId="77777777" w:rsidR="002709E2" w:rsidRPr="002709E2" w:rsidRDefault="002709E2" w:rsidP="002709E2">
      <w:pPr>
        <w:spacing w:line="600" w:lineRule="auto"/>
        <w:jc w:val="left"/>
        <w:rPr>
          <w:ins w:id="14140" w:author="UTENTE" w:date="2020-06-30T18:54:00Z"/>
          <w:rFonts w:ascii="Calibri" w:eastAsia="Calibri" w:hAnsi="Calibri" w:cs="Times New Roman"/>
          <w:lang w:val="en-US"/>
        </w:rPr>
      </w:pPr>
      <w:ins w:id="14141" w:author="UTENTE" w:date="2020-06-30T18:54:00Z">
        <w:r w:rsidRPr="002709E2">
          <w:rPr>
            <w:rFonts w:ascii="Calibri" w:eastAsia="Calibri" w:hAnsi="Calibri" w:cs="Times New Roman"/>
            <w:lang w:val="en-US"/>
          </w:rPr>
          <w:t>326.</w:t>
        </w:r>
        <w:r w:rsidRPr="002709E2">
          <w:rPr>
            <w:rFonts w:ascii="Calibri" w:eastAsia="Calibri" w:hAnsi="Calibri" w:cs="Times New Roman"/>
            <w:lang w:val="en-US"/>
          </w:rPr>
          <w:tab/>
          <w:t>mcp "\"A different – scent? What do you mean?\""</w:t>
        </w:r>
      </w:ins>
    </w:p>
    <w:p w14:paraId="42075C38" w14:textId="77777777" w:rsidR="002709E2" w:rsidRPr="002709E2" w:rsidRDefault="002709E2" w:rsidP="002709E2">
      <w:pPr>
        <w:spacing w:line="600" w:lineRule="auto"/>
        <w:jc w:val="left"/>
        <w:rPr>
          <w:ins w:id="14142" w:author="UTENTE" w:date="2020-06-30T18:54:00Z"/>
          <w:rFonts w:ascii="Calibri" w:eastAsia="Calibri" w:hAnsi="Calibri" w:cs="Times New Roman"/>
          <w:lang w:val="en-US"/>
        </w:rPr>
      </w:pPr>
      <w:ins w:id="14143" w:author="UTENTE" w:date="2020-06-30T18:54:00Z">
        <w:r w:rsidRPr="002709E2">
          <w:rPr>
            <w:rFonts w:ascii="Calibri" w:eastAsia="Calibri" w:hAnsi="Calibri" w:cs="Times New Roman"/>
            <w:lang w:val="en-US"/>
          </w:rPr>
          <w:t>327.</w:t>
        </w:r>
        <w:r w:rsidRPr="002709E2">
          <w:rPr>
            <w:rFonts w:ascii="Calibri" w:eastAsia="Calibri" w:hAnsi="Calibri" w:cs="Times New Roman"/>
            <w:lang w:val="en-US"/>
          </w:rPr>
          <w:tab/>
          <w:t>n "Hesitating, Dominic averts his eyes to one side, narrowing them with uncertainty."</w:t>
        </w:r>
      </w:ins>
    </w:p>
    <w:p w14:paraId="2F6995E1" w14:textId="77777777" w:rsidR="002709E2" w:rsidRPr="002709E2" w:rsidRDefault="002709E2" w:rsidP="002709E2">
      <w:pPr>
        <w:spacing w:line="600" w:lineRule="auto"/>
        <w:jc w:val="left"/>
        <w:rPr>
          <w:ins w:id="14144" w:author="UTENTE" w:date="2020-06-30T18:54:00Z"/>
          <w:rFonts w:ascii="Calibri" w:eastAsia="Calibri" w:hAnsi="Calibri" w:cs="Times New Roman"/>
          <w:lang w:val="en-US"/>
        </w:rPr>
      </w:pPr>
      <w:ins w:id="14145" w:author="UTENTE" w:date="2020-06-30T18:54:00Z">
        <w:r w:rsidRPr="002709E2">
          <w:rPr>
            <w:rFonts w:ascii="Calibri" w:eastAsia="Calibri" w:hAnsi="Calibri" w:cs="Times New Roman"/>
            <w:lang w:val="en-US"/>
          </w:rPr>
          <w:t>328.</w:t>
        </w:r>
        <w:r w:rsidRPr="002709E2">
          <w:rPr>
            <w:rFonts w:ascii="Calibri" w:eastAsia="Calibri" w:hAnsi="Calibri" w:cs="Times New Roman"/>
            <w:lang w:val="en-US"/>
          </w:rPr>
          <w:tab/>
          <w:t>d "\"It's something special… It makes your blood sweeter to us, but…\""</w:t>
        </w:r>
      </w:ins>
    </w:p>
    <w:p w14:paraId="00A7A1CC" w14:textId="77777777" w:rsidR="002709E2" w:rsidRPr="002709E2" w:rsidRDefault="002709E2" w:rsidP="002709E2">
      <w:pPr>
        <w:spacing w:line="600" w:lineRule="auto"/>
        <w:jc w:val="left"/>
        <w:rPr>
          <w:ins w:id="14146" w:author="UTENTE" w:date="2020-06-30T18:54:00Z"/>
          <w:rFonts w:ascii="Calibri" w:eastAsia="Calibri" w:hAnsi="Calibri" w:cs="Times New Roman"/>
          <w:lang w:val="en-US"/>
        </w:rPr>
      </w:pPr>
      <w:ins w:id="14147" w:author="UTENTE" w:date="2020-06-30T18:54:00Z">
        <w:r w:rsidRPr="002709E2">
          <w:rPr>
            <w:rFonts w:ascii="Calibri" w:eastAsia="Calibri" w:hAnsi="Calibri" w:cs="Times New Roman"/>
            <w:lang w:val="en-US"/>
          </w:rPr>
          <w:t>329.</w:t>
        </w:r>
        <w:r w:rsidRPr="002709E2">
          <w:rPr>
            <w:rFonts w:ascii="Calibri" w:eastAsia="Calibri" w:hAnsi="Calibri" w:cs="Times New Roman"/>
            <w:lang w:val="en-US"/>
          </w:rPr>
          <w:tab/>
          <w:t>d "\"If you were turned, then…\""</w:t>
        </w:r>
      </w:ins>
    </w:p>
    <w:p w14:paraId="39F6C668" w14:textId="77777777" w:rsidR="002709E2" w:rsidRPr="002709E2" w:rsidRDefault="002709E2" w:rsidP="002709E2">
      <w:pPr>
        <w:spacing w:line="600" w:lineRule="auto"/>
        <w:jc w:val="left"/>
        <w:rPr>
          <w:ins w:id="14148" w:author="UTENTE" w:date="2020-06-30T18:54:00Z"/>
          <w:rFonts w:ascii="Calibri" w:eastAsia="Calibri" w:hAnsi="Calibri" w:cs="Times New Roman"/>
          <w:lang w:val="en-US"/>
        </w:rPr>
      </w:pPr>
      <w:ins w:id="14149" w:author="UTENTE" w:date="2020-06-30T18:54:00Z">
        <w:r w:rsidRPr="002709E2">
          <w:rPr>
            <w:rFonts w:ascii="Calibri" w:eastAsia="Calibri" w:hAnsi="Calibri" w:cs="Times New Roman"/>
            <w:lang w:val="en-US"/>
          </w:rPr>
          <w:t>330.</w:t>
        </w:r>
        <w:r w:rsidRPr="002709E2">
          <w:rPr>
            <w:rFonts w:ascii="Calibri" w:eastAsia="Calibri" w:hAnsi="Calibri" w:cs="Times New Roman"/>
            <w:lang w:val="en-US"/>
          </w:rPr>
          <w:tab/>
          <w:t>d "\"–!\""</w:t>
        </w:r>
      </w:ins>
    </w:p>
    <w:p w14:paraId="4B265F92" w14:textId="77777777" w:rsidR="002709E2" w:rsidRPr="002709E2" w:rsidRDefault="002709E2" w:rsidP="002709E2">
      <w:pPr>
        <w:spacing w:line="600" w:lineRule="auto"/>
        <w:jc w:val="left"/>
        <w:rPr>
          <w:ins w:id="14150" w:author="UTENTE" w:date="2020-06-30T18:54:00Z"/>
          <w:rFonts w:ascii="Calibri" w:eastAsia="Calibri" w:hAnsi="Calibri" w:cs="Times New Roman"/>
          <w:lang w:val="en-US"/>
        </w:rPr>
      </w:pPr>
      <w:ins w:id="14151" w:author="UTENTE" w:date="2020-06-30T18:54:00Z">
        <w:r w:rsidRPr="002709E2">
          <w:rPr>
            <w:rFonts w:ascii="Calibri" w:eastAsia="Calibri" w:hAnsi="Calibri" w:cs="Times New Roman"/>
            <w:lang w:val="en-US"/>
          </w:rPr>
          <w:t>331.</w:t>
        </w:r>
        <w:r w:rsidRPr="002709E2">
          <w:rPr>
            <w:rFonts w:ascii="Calibri" w:eastAsia="Calibri" w:hAnsi="Calibri" w:cs="Times New Roman"/>
            <w:lang w:val="en-US"/>
          </w:rPr>
          <w:tab/>
          <w:t>n "Dominic suddenly freezes."</w:t>
        </w:r>
      </w:ins>
    </w:p>
    <w:p w14:paraId="1A2D368A" w14:textId="77777777" w:rsidR="002709E2" w:rsidRPr="002709E2" w:rsidRDefault="002709E2" w:rsidP="002709E2">
      <w:pPr>
        <w:spacing w:line="600" w:lineRule="auto"/>
        <w:jc w:val="left"/>
        <w:rPr>
          <w:ins w:id="14152" w:author="UTENTE" w:date="2020-06-30T18:54:00Z"/>
          <w:rFonts w:ascii="Calibri" w:eastAsia="Calibri" w:hAnsi="Calibri" w:cs="Times New Roman"/>
          <w:lang w:val="en-US"/>
        </w:rPr>
      </w:pPr>
      <w:ins w:id="14153" w:author="UTENTE" w:date="2020-06-30T18:54:00Z">
        <w:r w:rsidRPr="002709E2">
          <w:rPr>
            <w:rFonts w:ascii="Calibri" w:eastAsia="Calibri" w:hAnsi="Calibri" w:cs="Times New Roman"/>
            <w:lang w:val="en-US"/>
          </w:rPr>
          <w:t>332.</w:t>
        </w:r>
        <w:r w:rsidRPr="002709E2">
          <w:rPr>
            <w:rFonts w:ascii="Calibri" w:eastAsia="Calibri" w:hAnsi="Calibri" w:cs="Times New Roman"/>
            <w:lang w:val="en-US"/>
          </w:rPr>
          <w:tab/>
          <w:t>n "I stop beside him, glancing around in confusion."</w:t>
        </w:r>
      </w:ins>
    </w:p>
    <w:p w14:paraId="5391FF15" w14:textId="77777777" w:rsidR="002709E2" w:rsidRPr="002709E2" w:rsidRDefault="002709E2" w:rsidP="002709E2">
      <w:pPr>
        <w:spacing w:line="600" w:lineRule="auto"/>
        <w:jc w:val="left"/>
        <w:rPr>
          <w:ins w:id="14154" w:author="UTENTE" w:date="2020-06-30T18:54:00Z"/>
          <w:rFonts w:ascii="Calibri" w:eastAsia="Calibri" w:hAnsi="Calibri" w:cs="Times New Roman"/>
          <w:lang w:val="en-US"/>
          <w:rPrChange w:id="14155" w:author="UTENTE" w:date="2020-06-30T18:54:00Z">
            <w:rPr>
              <w:ins w:id="14156" w:author="UTENTE" w:date="2020-06-30T18:54:00Z"/>
              <w:rFonts w:ascii="Calibri" w:eastAsia="Calibri" w:hAnsi="Calibri" w:cs="Times New Roman"/>
            </w:rPr>
          </w:rPrChange>
        </w:rPr>
      </w:pPr>
      <w:ins w:id="14157" w:author="UTENTE" w:date="2020-06-30T18:54:00Z">
        <w:r w:rsidRPr="002709E2">
          <w:rPr>
            <w:rFonts w:ascii="Calibri" w:eastAsia="Calibri" w:hAnsi="Calibri" w:cs="Times New Roman"/>
            <w:lang w:val="en-US"/>
            <w:rPrChange w:id="14158" w:author="UTENTE" w:date="2020-06-30T18:54:00Z">
              <w:rPr>
                <w:rFonts w:ascii="Calibri" w:eastAsia="Calibri" w:hAnsi="Calibri" w:cs="Times New Roman"/>
              </w:rPr>
            </w:rPrChange>
          </w:rPr>
          <w:t>333.</w:t>
        </w:r>
        <w:r w:rsidRPr="002709E2">
          <w:rPr>
            <w:rFonts w:ascii="Calibri" w:eastAsia="Calibri" w:hAnsi="Calibri" w:cs="Times New Roman"/>
            <w:lang w:val="en-US"/>
            <w:rPrChange w:id="14159" w:author="UTENTE" w:date="2020-06-30T18:54:00Z">
              <w:rPr>
                <w:rFonts w:ascii="Calibri" w:eastAsia="Calibri" w:hAnsi="Calibri" w:cs="Times New Roman"/>
              </w:rPr>
            </w:rPrChange>
          </w:rPr>
          <w:tab/>
          <w:t>mcp "\"Then what…?\""</w:t>
        </w:r>
      </w:ins>
    </w:p>
    <w:p w14:paraId="22F3B640" w14:textId="77777777" w:rsidR="002709E2" w:rsidRPr="002709E2" w:rsidRDefault="002709E2" w:rsidP="002709E2">
      <w:pPr>
        <w:spacing w:line="600" w:lineRule="auto"/>
        <w:jc w:val="left"/>
        <w:rPr>
          <w:ins w:id="14160" w:author="UTENTE" w:date="2020-06-30T18:54:00Z"/>
          <w:rFonts w:ascii="Calibri" w:eastAsia="Calibri" w:hAnsi="Calibri" w:cs="Times New Roman"/>
        </w:rPr>
      </w:pPr>
      <w:ins w:id="14161" w:author="UTENTE" w:date="2020-06-30T18:54:00Z">
        <w:r w:rsidRPr="002709E2">
          <w:rPr>
            <w:rFonts w:ascii="Calibri" w:eastAsia="Calibri" w:hAnsi="Calibri" w:cs="Times New Roman"/>
            <w:lang w:val="en-US"/>
            <w:rPrChange w:id="14162" w:author="UTENTE" w:date="2020-06-30T18:54:00Z">
              <w:rPr>
                <w:rFonts w:ascii="Calibri" w:eastAsia="Calibri" w:hAnsi="Calibri" w:cs="Times New Roman"/>
              </w:rPr>
            </w:rPrChange>
          </w:rPr>
          <w:t>334.</w:t>
        </w:r>
        <w:r w:rsidRPr="002709E2">
          <w:rPr>
            <w:rFonts w:ascii="Calibri" w:eastAsia="Calibri" w:hAnsi="Calibri" w:cs="Times New Roman"/>
            <w:lang w:val="en-US"/>
            <w:rPrChange w:id="14163" w:author="UTENTE" w:date="2020-06-30T18:54:00Z">
              <w:rPr>
                <w:rFonts w:ascii="Calibri" w:eastAsia="Calibri" w:hAnsi="Calibri" w:cs="Times New Roman"/>
              </w:rPr>
            </w:rPrChange>
          </w:rPr>
          <w:tab/>
          <w:t xml:space="preserve">mcp "\"Dominic? </w:t>
        </w:r>
        <w:r w:rsidRPr="002709E2">
          <w:rPr>
            <w:rFonts w:ascii="Calibri" w:eastAsia="Calibri" w:hAnsi="Calibri" w:cs="Times New Roman"/>
          </w:rPr>
          <w:t>What's going –\""</w:t>
        </w:r>
        <w:r w:rsidRPr="002709E2">
          <w:rPr>
            <w:rFonts w:ascii="Calibri" w:eastAsia="Calibri" w:hAnsi="Calibri" w:cs="Times New Roman"/>
          </w:rPr>
          <w:br w:type="page"/>
        </w:r>
      </w:ins>
    </w:p>
    <w:p w14:paraId="7AA3851F" w14:textId="77777777" w:rsidR="002709E2" w:rsidRPr="002709E2" w:rsidRDefault="002709E2" w:rsidP="002709E2">
      <w:pPr>
        <w:spacing w:line="600" w:lineRule="auto"/>
        <w:jc w:val="left"/>
        <w:rPr>
          <w:ins w:id="14164" w:author="UTENTE" w:date="2020-06-30T18:54:00Z"/>
          <w:rFonts w:ascii="Calibri" w:eastAsia="Calibri" w:hAnsi="Calibri" w:cs="Times New Roman"/>
        </w:rPr>
      </w:pPr>
      <w:ins w:id="14165" w:author="UTENTE" w:date="2020-06-30T18:54:00Z">
        <w:r w:rsidRPr="002709E2">
          <w:rPr>
            <w:rFonts w:ascii="Calibri" w:eastAsia="Calibri" w:hAnsi="Calibri" w:cs="Times New Roman"/>
          </w:rPr>
          <w:lastRenderedPageBreak/>
          <w:t>318.</w:t>
        </w:r>
        <w:r w:rsidRPr="002709E2">
          <w:rPr>
            <w:rFonts w:ascii="Calibri" w:eastAsia="Calibri" w:hAnsi="Calibri" w:cs="Times New Roman"/>
          </w:rPr>
          <w:tab/>
          <w:t>d "\"Non ti preoccupare.\""</w:t>
        </w:r>
      </w:ins>
    </w:p>
    <w:p w14:paraId="6E36E83A" w14:textId="77777777" w:rsidR="002709E2" w:rsidRPr="002709E2" w:rsidRDefault="002709E2" w:rsidP="002709E2">
      <w:pPr>
        <w:spacing w:line="600" w:lineRule="auto"/>
        <w:jc w:val="left"/>
        <w:rPr>
          <w:ins w:id="14166" w:author="UTENTE" w:date="2020-06-30T18:54:00Z"/>
          <w:rFonts w:ascii="Calibri" w:eastAsia="Calibri" w:hAnsi="Calibri" w:cs="Times New Roman"/>
        </w:rPr>
      </w:pPr>
      <w:ins w:id="14167" w:author="UTENTE" w:date="2020-06-30T18:54:00Z">
        <w:r w:rsidRPr="002709E2">
          <w:rPr>
            <w:rFonts w:ascii="Calibri" w:eastAsia="Calibri" w:hAnsi="Calibri" w:cs="Times New Roman"/>
          </w:rPr>
          <w:t>319.</w:t>
        </w:r>
        <w:r w:rsidRPr="002709E2">
          <w:rPr>
            <w:rFonts w:ascii="Calibri" w:eastAsia="Calibri" w:hAnsi="Calibri" w:cs="Times New Roman"/>
          </w:rPr>
          <w:tab/>
          <w:t>n "Dominic scuote la testa, e il suo sorriso svanisce subito dopo."</w:t>
        </w:r>
      </w:ins>
    </w:p>
    <w:p w14:paraId="4B77DD8C" w14:textId="77777777" w:rsidR="002709E2" w:rsidRPr="002709E2" w:rsidRDefault="002709E2" w:rsidP="002709E2">
      <w:pPr>
        <w:spacing w:line="600" w:lineRule="auto"/>
        <w:jc w:val="left"/>
        <w:rPr>
          <w:ins w:id="14168" w:author="UTENTE" w:date="2020-06-30T18:54:00Z"/>
          <w:rFonts w:ascii="Calibri" w:eastAsia="Calibri" w:hAnsi="Calibri" w:cs="Times New Roman"/>
        </w:rPr>
      </w:pPr>
      <w:ins w:id="14169" w:author="UTENTE" w:date="2020-06-30T18:54:00Z">
        <w:r w:rsidRPr="002709E2">
          <w:rPr>
            <w:rFonts w:ascii="Calibri" w:eastAsia="Calibri" w:hAnsi="Calibri" w:cs="Times New Roman"/>
          </w:rPr>
          <w:t>320.</w:t>
        </w:r>
        <w:r w:rsidRPr="002709E2">
          <w:rPr>
            <w:rFonts w:ascii="Calibri" w:eastAsia="Calibri" w:hAnsi="Calibri" w:cs="Times New Roman"/>
          </w:rPr>
          <w:tab/>
          <w:t>n "Non riesce a rimanere vivace per più di qualche secondo, a quanto pare…{w}\Come il sole che ogni tanto fa capolino fra le nuvole."</w:t>
        </w:r>
      </w:ins>
    </w:p>
    <w:p w14:paraId="507B3407" w14:textId="77777777" w:rsidR="002709E2" w:rsidRPr="002709E2" w:rsidRDefault="002709E2" w:rsidP="002709E2">
      <w:pPr>
        <w:spacing w:line="600" w:lineRule="auto"/>
        <w:jc w:val="left"/>
        <w:rPr>
          <w:ins w:id="14170" w:author="UTENTE" w:date="2020-06-30T18:54:00Z"/>
          <w:rFonts w:ascii="Calibri" w:eastAsia="Calibri" w:hAnsi="Calibri" w:cs="Times New Roman"/>
        </w:rPr>
      </w:pPr>
      <w:ins w:id="14171" w:author="UTENTE" w:date="2020-06-30T18:54:00Z">
        <w:r w:rsidRPr="002709E2">
          <w:rPr>
            <w:rFonts w:ascii="Calibri" w:eastAsia="Calibri" w:hAnsi="Calibri" w:cs="Times New Roman"/>
          </w:rPr>
          <w:t>321.</w:t>
        </w:r>
        <w:r w:rsidRPr="002709E2">
          <w:rPr>
            <w:rFonts w:ascii="Calibri" w:eastAsia="Calibri" w:hAnsi="Calibri" w:cs="Times New Roman"/>
          </w:rPr>
          <w:tab/>
          <w:t>d "\"…Sei diverso.\""</w:t>
        </w:r>
      </w:ins>
    </w:p>
    <w:p w14:paraId="2187C72A" w14:textId="77777777" w:rsidR="002709E2" w:rsidRPr="002709E2" w:rsidRDefault="002709E2" w:rsidP="002709E2">
      <w:pPr>
        <w:spacing w:line="600" w:lineRule="auto"/>
        <w:jc w:val="left"/>
        <w:rPr>
          <w:ins w:id="14172" w:author="UTENTE" w:date="2020-06-30T18:54:00Z"/>
          <w:rFonts w:ascii="Calibri" w:eastAsia="Calibri" w:hAnsi="Calibri" w:cs="Times New Roman"/>
        </w:rPr>
      </w:pPr>
      <w:ins w:id="14173" w:author="UTENTE" w:date="2020-06-30T18:54:00Z">
        <w:r w:rsidRPr="002709E2">
          <w:rPr>
            <w:rFonts w:ascii="Calibri" w:eastAsia="Calibri" w:hAnsi="Calibri" w:cs="Times New Roman"/>
          </w:rPr>
          <w:t>322.</w:t>
        </w:r>
        <w:r w:rsidRPr="002709E2">
          <w:rPr>
            <w:rFonts w:ascii="Calibri" w:eastAsia="Calibri" w:hAnsi="Calibri" w:cs="Times New Roman"/>
          </w:rPr>
          <w:tab/>
          <w:t>mcp "\"Uh?\""</w:t>
        </w:r>
      </w:ins>
    </w:p>
    <w:p w14:paraId="70F048D5" w14:textId="77777777" w:rsidR="002709E2" w:rsidRPr="002709E2" w:rsidRDefault="002709E2" w:rsidP="002709E2">
      <w:pPr>
        <w:spacing w:line="600" w:lineRule="auto"/>
        <w:jc w:val="left"/>
        <w:rPr>
          <w:ins w:id="14174" w:author="UTENTE" w:date="2020-06-30T18:54:00Z"/>
          <w:rFonts w:ascii="Calibri" w:eastAsia="Calibri" w:hAnsi="Calibri" w:cs="Times New Roman"/>
        </w:rPr>
      </w:pPr>
      <w:ins w:id="14175" w:author="UTENTE" w:date="2020-06-30T18:54:00Z">
        <w:r w:rsidRPr="002709E2">
          <w:rPr>
            <w:rFonts w:ascii="Calibri" w:eastAsia="Calibri" w:hAnsi="Calibri" w:cs="Times New Roman"/>
          </w:rPr>
          <w:t>323.</w:t>
        </w:r>
        <w:r w:rsidRPr="002709E2">
          <w:rPr>
            <w:rFonts w:ascii="Calibri" w:eastAsia="Calibri" w:hAnsi="Calibri" w:cs="Times New Roman"/>
          </w:rPr>
          <w:tab/>
          <w:t>n "Ecco qua, di nuovo dice cose in un momento a caso."</w:t>
        </w:r>
      </w:ins>
    </w:p>
    <w:p w14:paraId="4D270485" w14:textId="77777777" w:rsidR="002709E2" w:rsidRPr="002709E2" w:rsidRDefault="002709E2" w:rsidP="002709E2">
      <w:pPr>
        <w:spacing w:line="600" w:lineRule="auto"/>
        <w:jc w:val="left"/>
        <w:rPr>
          <w:ins w:id="14176" w:author="UTENTE" w:date="2020-06-30T18:54:00Z"/>
          <w:rFonts w:ascii="Calibri" w:eastAsia="Calibri" w:hAnsi="Calibri" w:cs="Times New Roman"/>
        </w:rPr>
      </w:pPr>
      <w:ins w:id="14177" w:author="UTENTE" w:date="2020-06-30T18:54:00Z">
        <w:r w:rsidRPr="002709E2">
          <w:rPr>
            <w:rFonts w:ascii="Calibri" w:eastAsia="Calibri" w:hAnsi="Calibri" w:cs="Times New Roman"/>
          </w:rPr>
          <w:t>324.</w:t>
        </w:r>
        <w:r w:rsidRPr="002709E2">
          <w:rPr>
            <w:rFonts w:ascii="Calibri" w:eastAsia="Calibri" w:hAnsi="Calibri" w:cs="Times New Roman"/>
          </w:rPr>
          <w:tab/>
          <w:t>n "Come faccio a stargli dietro…?"</w:t>
        </w:r>
      </w:ins>
    </w:p>
    <w:p w14:paraId="6CE546F1" w14:textId="77777777" w:rsidR="002709E2" w:rsidRPr="002709E2" w:rsidRDefault="002709E2" w:rsidP="002709E2">
      <w:pPr>
        <w:spacing w:line="600" w:lineRule="auto"/>
        <w:jc w:val="left"/>
        <w:rPr>
          <w:ins w:id="14178" w:author="UTENTE" w:date="2020-06-30T18:54:00Z"/>
          <w:rFonts w:ascii="Calibri" w:eastAsia="Calibri" w:hAnsi="Calibri" w:cs="Times New Roman"/>
        </w:rPr>
      </w:pPr>
      <w:ins w:id="14179" w:author="UTENTE" w:date="2020-06-30T18:54:00Z">
        <w:r w:rsidRPr="002709E2">
          <w:rPr>
            <w:rFonts w:ascii="Calibri" w:eastAsia="Calibri" w:hAnsi="Calibri" w:cs="Times New Roman"/>
          </w:rPr>
          <w:t>325.</w:t>
        </w:r>
        <w:r w:rsidRPr="002709E2">
          <w:rPr>
            <w:rFonts w:ascii="Calibri" w:eastAsia="Calibri" w:hAnsi="Calibri" w:cs="Times New Roman"/>
          </w:rPr>
          <w:tab/>
          <w:t>d "\"Ieri… Rex ti ha assalito perché hai un profumo diverso.\""</w:t>
        </w:r>
      </w:ins>
    </w:p>
    <w:p w14:paraId="32DF8995" w14:textId="77777777" w:rsidR="002709E2" w:rsidRPr="002709E2" w:rsidRDefault="002709E2" w:rsidP="002709E2">
      <w:pPr>
        <w:spacing w:line="600" w:lineRule="auto"/>
        <w:jc w:val="left"/>
        <w:rPr>
          <w:ins w:id="14180" w:author="UTENTE" w:date="2020-06-30T18:54:00Z"/>
          <w:rFonts w:ascii="Calibri" w:eastAsia="Calibri" w:hAnsi="Calibri" w:cs="Times New Roman"/>
        </w:rPr>
      </w:pPr>
      <w:ins w:id="14181" w:author="UTENTE" w:date="2020-06-30T18:54:00Z">
        <w:r w:rsidRPr="002709E2">
          <w:rPr>
            <w:rFonts w:ascii="Calibri" w:eastAsia="Calibri" w:hAnsi="Calibri" w:cs="Times New Roman"/>
          </w:rPr>
          <w:t>326.</w:t>
        </w:r>
        <w:r w:rsidRPr="002709E2">
          <w:rPr>
            <w:rFonts w:ascii="Calibri" w:eastAsia="Calibri" w:hAnsi="Calibri" w:cs="Times New Roman"/>
          </w:rPr>
          <w:tab/>
          <w:t>mcp "\"Un profumo - diverso? Che intendi?\""</w:t>
        </w:r>
      </w:ins>
    </w:p>
    <w:p w14:paraId="44ADE0AF" w14:textId="77777777" w:rsidR="002709E2" w:rsidRPr="002709E2" w:rsidRDefault="002709E2" w:rsidP="002709E2">
      <w:pPr>
        <w:spacing w:line="600" w:lineRule="auto"/>
        <w:jc w:val="left"/>
        <w:rPr>
          <w:ins w:id="14182" w:author="UTENTE" w:date="2020-06-30T18:54:00Z"/>
          <w:rFonts w:ascii="Calibri" w:eastAsia="Calibri" w:hAnsi="Calibri" w:cs="Times New Roman"/>
        </w:rPr>
      </w:pPr>
      <w:ins w:id="14183" w:author="UTENTE" w:date="2020-06-30T18:54:00Z">
        <w:r w:rsidRPr="002709E2">
          <w:rPr>
            <w:rFonts w:ascii="Calibri" w:eastAsia="Calibri" w:hAnsi="Calibri" w:cs="Times New Roman"/>
          </w:rPr>
          <w:t>327.</w:t>
        </w:r>
        <w:r w:rsidRPr="002709E2">
          <w:rPr>
            <w:rFonts w:ascii="Calibri" w:eastAsia="Calibri" w:hAnsi="Calibri" w:cs="Times New Roman"/>
          </w:rPr>
          <w:tab/>
          <w:t>n "Tentennante, Dominic sposta gli occhi a un lato, socchiudendoli per l'incertezza."</w:t>
        </w:r>
      </w:ins>
    </w:p>
    <w:p w14:paraId="5D918552" w14:textId="77777777" w:rsidR="002709E2" w:rsidRPr="002709E2" w:rsidRDefault="002709E2" w:rsidP="002709E2">
      <w:pPr>
        <w:spacing w:line="600" w:lineRule="auto"/>
        <w:jc w:val="left"/>
        <w:rPr>
          <w:ins w:id="14184" w:author="UTENTE" w:date="2020-06-30T18:54:00Z"/>
          <w:rFonts w:ascii="Calibri" w:eastAsia="Calibri" w:hAnsi="Calibri" w:cs="Times New Roman"/>
        </w:rPr>
      </w:pPr>
      <w:ins w:id="14185" w:author="UTENTE" w:date="2020-06-30T18:54:00Z">
        <w:r w:rsidRPr="002709E2">
          <w:rPr>
            <w:rFonts w:ascii="Calibri" w:eastAsia="Calibri" w:hAnsi="Calibri" w:cs="Times New Roman"/>
          </w:rPr>
          <w:t>328.</w:t>
        </w:r>
        <w:r w:rsidRPr="002709E2">
          <w:rPr>
            <w:rFonts w:ascii="Calibri" w:eastAsia="Calibri" w:hAnsi="Calibri" w:cs="Times New Roman"/>
          </w:rPr>
          <w:tab/>
          <w:t>d "\"È qualcosa di speciale… Rende il tuo sangue più dolce per quelli come noi, ma…\""</w:t>
        </w:r>
      </w:ins>
    </w:p>
    <w:p w14:paraId="32B47C46" w14:textId="77777777" w:rsidR="002709E2" w:rsidRPr="002709E2" w:rsidRDefault="002709E2" w:rsidP="002709E2">
      <w:pPr>
        <w:spacing w:line="600" w:lineRule="auto"/>
        <w:jc w:val="left"/>
        <w:rPr>
          <w:ins w:id="14186" w:author="UTENTE" w:date="2020-06-30T18:54:00Z"/>
          <w:rFonts w:ascii="Calibri" w:eastAsia="Calibri" w:hAnsi="Calibri" w:cs="Times New Roman"/>
        </w:rPr>
      </w:pPr>
      <w:ins w:id="14187" w:author="UTENTE" w:date="2020-06-30T18:54:00Z">
        <w:r w:rsidRPr="002709E2">
          <w:rPr>
            <w:rFonts w:ascii="Calibri" w:eastAsia="Calibri" w:hAnsi="Calibri" w:cs="Times New Roman"/>
          </w:rPr>
          <w:t>329.</w:t>
        </w:r>
        <w:r w:rsidRPr="002709E2">
          <w:rPr>
            <w:rFonts w:ascii="Calibri" w:eastAsia="Calibri" w:hAnsi="Calibri" w:cs="Times New Roman"/>
          </w:rPr>
          <w:tab/>
          <w:t>d "\"Se fossi trasformato, allora…\""</w:t>
        </w:r>
      </w:ins>
    </w:p>
    <w:p w14:paraId="511048F8" w14:textId="77777777" w:rsidR="002709E2" w:rsidRPr="002709E2" w:rsidRDefault="002709E2" w:rsidP="002709E2">
      <w:pPr>
        <w:spacing w:line="600" w:lineRule="auto"/>
        <w:jc w:val="left"/>
        <w:rPr>
          <w:ins w:id="14188" w:author="UTENTE" w:date="2020-06-30T18:54:00Z"/>
          <w:rFonts w:ascii="Calibri" w:eastAsia="Calibri" w:hAnsi="Calibri" w:cs="Times New Roman"/>
        </w:rPr>
      </w:pPr>
      <w:ins w:id="14189" w:author="UTENTE" w:date="2020-06-30T18:54:00Z">
        <w:r w:rsidRPr="002709E2">
          <w:rPr>
            <w:rFonts w:ascii="Calibri" w:eastAsia="Calibri" w:hAnsi="Calibri" w:cs="Times New Roman"/>
          </w:rPr>
          <w:t>330.</w:t>
        </w:r>
        <w:r w:rsidRPr="002709E2">
          <w:rPr>
            <w:rFonts w:ascii="Calibri" w:eastAsia="Calibri" w:hAnsi="Calibri" w:cs="Times New Roman"/>
          </w:rPr>
          <w:tab/>
          <w:t>d "\"-!\""</w:t>
        </w:r>
      </w:ins>
    </w:p>
    <w:p w14:paraId="78CC2D21" w14:textId="77777777" w:rsidR="002709E2" w:rsidRPr="002709E2" w:rsidRDefault="002709E2" w:rsidP="002709E2">
      <w:pPr>
        <w:spacing w:line="600" w:lineRule="auto"/>
        <w:jc w:val="left"/>
        <w:rPr>
          <w:ins w:id="14190" w:author="UTENTE" w:date="2020-06-30T18:54:00Z"/>
          <w:rFonts w:ascii="Calibri" w:eastAsia="Calibri" w:hAnsi="Calibri" w:cs="Times New Roman"/>
        </w:rPr>
      </w:pPr>
      <w:ins w:id="14191" w:author="UTENTE" w:date="2020-06-30T18:54:00Z">
        <w:r w:rsidRPr="002709E2">
          <w:rPr>
            <w:rFonts w:ascii="Calibri" w:eastAsia="Calibri" w:hAnsi="Calibri" w:cs="Times New Roman"/>
          </w:rPr>
          <w:t>331.</w:t>
        </w:r>
        <w:r w:rsidRPr="002709E2">
          <w:rPr>
            <w:rFonts w:ascii="Calibri" w:eastAsia="Calibri" w:hAnsi="Calibri" w:cs="Times New Roman"/>
          </w:rPr>
          <w:tab/>
          <w:t>n "Dominic si blocca all'improvviso."</w:t>
        </w:r>
      </w:ins>
    </w:p>
    <w:p w14:paraId="4BEC3F6D" w14:textId="77777777" w:rsidR="002709E2" w:rsidRPr="002709E2" w:rsidRDefault="002709E2" w:rsidP="002709E2">
      <w:pPr>
        <w:spacing w:line="600" w:lineRule="auto"/>
        <w:jc w:val="left"/>
        <w:rPr>
          <w:ins w:id="14192" w:author="UTENTE" w:date="2020-06-30T18:54:00Z"/>
          <w:rFonts w:ascii="Calibri" w:eastAsia="Calibri" w:hAnsi="Calibri" w:cs="Times New Roman"/>
        </w:rPr>
      </w:pPr>
      <w:ins w:id="14193" w:author="UTENTE" w:date="2020-06-30T18:54:00Z">
        <w:r w:rsidRPr="002709E2">
          <w:rPr>
            <w:rFonts w:ascii="Calibri" w:eastAsia="Calibri" w:hAnsi="Calibri" w:cs="Times New Roman"/>
          </w:rPr>
          <w:t>332.</w:t>
        </w:r>
        <w:r w:rsidRPr="002709E2">
          <w:rPr>
            <w:rFonts w:ascii="Calibri" w:eastAsia="Calibri" w:hAnsi="Calibri" w:cs="Times New Roman"/>
          </w:rPr>
          <w:tab/>
          <w:t>n "Mi fermo accanto a lui, guardandomi attorno confuso."</w:t>
        </w:r>
      </w:ins>
    </w:p>
    <w:p w14:paraId="414A1CED" w14:textId="77777777" w:rsidR="002709E2" w:rsidRPr="002709E2" w:rsidRDefault="002709E2" w:rsidP="002709E2">
      <w:pPr>
        <w:spacing w:line="600" w:lineRule="auto"/>
        <w:jc w:val="left"/>
        <w:rPr>
          <w:ins w:id="14194" w:author="UTENTE" w:date="2020-06-30T18:54:00Z"/>
          <w:rFonts w:ascii="Calibri" w:eastAsia="Calibri" w:hAnsi="Calibri" w:cs="Times New Roman"/>
        </w:rPr>
      </w:pPr>
      <w:ins w:id="14195" w:author="UTENTE" w:date="2020-06-30T18:54:00Z">
        <w:r w:rsidRPr="002709E2">
          <w:rPr>
            <w:rFonts w:ascii="Calibri" w:eastAsia="Calibri" w:hAnsi="Calibri" w:cs="Times New Roman"/>
          </w:rPr>
          <w:t>333.</w:t>
        </w:r>
        <w:r w:rsidRPr="002709E2">
          <w:rPr>
            <w:rFonts w:ascii="Calibri" w:eastAsia="Calibri" w:hAnsi="Calibri" w:cs="Times New Roman"/>
          </w:rPr>
          <w:tab/>
          <w:t>mcp "\"Allora cosa…?\""</w:t>
        </w:r>
      </w:ins>
    </w:p>
    <w:p w14:paraId="53449241" w14:textId="77777777" w:rsidR="002709E2" w:rsidRPr="002709E2" w:rsidRDefault="002709E2" w:rsidP="002709E2">
      <w:pPr>
        <w:spacing w:line="600" w:lineRule="auto"/>
        <w:jc w:val="left"/>
        <w:rPr>
          <w:ins w:id="14196" w:author="UTENTE" w:date="2020-06-30T18:54:00Z"/>
          <w:rFonts w:ascii="Calibri" w:eastAsia="Calibri" w:hAnsi="Calibri" w:cs="Times New Roman"/>
          <w:lang w:val="en-US"/>
          <w:rPrChange w:id="14197" w:author="UTENTE" w:date="2020-06-30T18:54:00Z">
            <w:rPr>
              <w:ins w:id="14198" w:author="UTENTE" w:date="2020-06-30T18:54:00Z"/>
              <w:rFonts w:ascii="Calibri" w:eastAsia="Calibri" w:hAnsi="Calibri" w:cs="Times New Roman"/>
            </w:rPr>
          </w:rPrChange>
        </w:rPr>
      </w:pPr>
      <w:ins w:id="14199" w:author="UTENTE" w:date="2020-06-30T18:54:00Z">
        <w:r w:rsidRPr="002709E2">
          <w:rPr>
            <w:rFonts w:ascii="Calibri" w:eastAsia="Calibri" w:hAnsi="Calibri" w:cs="Times New Roman"/>
          </w:rPr>
          <w:t>334.</w:t>
        </w:r>
        <w:r w:rsidRPr="002709E2">
          <w:rPr>
            <w:rFonts w:ascii="Calibri" w:eastAsia="Calibri" w:hAnsi="Calibri" w:cs="Times New Roman"/>
          </w:rPr>
          <w:tab/>
          <w:t xml:space="preserve">mcp "\"Dominic? </w:t>
        </w:r>
        <w:r w:rsidRPr="002709E2">
          <w:rPr>
            <w:rFonts w:ascii="Calibri" w:eastAsia="Calibri" w:hAnsi="Calibri" w:cs="Times New Roman"/>
            <w:lang w:val="en-US"/>
            <w:rPrChange w:id="14200" w:author="UTENTE" w:date="2020-06-30T18:54:00Z">
              <w:rPr>
                <w:rFonts w:ascii="Calibri" w:eastAsia="Calibri" w:hAnsi="Calibri" w:cs="Times New Roman"/>
              </w:rPr>
            </w:rPrChange>
          </w:rPr>
          <w:t>Che succ- -\"" </w:t>
        </w:r>
        <w:r w:rsidRPr="002709E2">
          <w:rPr>
            <w:rFonts w:ascii="Calibri" w:eastAsia="Calibri" w:hAnsi="Calibri" w:cs="Times New Roman"/>
            <w:lang w:val="en-US"/>
            <w:rPrChange w:id="14201" w:author="UTENTE" w:date="2020-06-30T18:54:00Z">
              <w:rPr>
                <w:rFonts w:ascii="Calibri" w:eastAsia="Calibri" w:hAnsi="Calibri" w:cs="Times New Roman"/>
              </w:rPr>
            </w:rPrChange>
          </w:rPr>
          <w:br w:type="page"/>
        </w:r>
      </w:ins>
    </w:p>
    <w:p w14:paraId="08AB9F82" w14:textId="77777777" w:rsidR="002709E2" w:rsidRPr="002709E2" w:rsidRDefault="002709E2" w:rsidP="002709E2">
      <w:pPr>
        <w:spacing w:line="600" w:lineRule="auto"/>
        <w:jc w:val="left"/>
        <w:rPr>
          <w:ins w:id="14202" w:author="UTENTE" w:date="2020-06-30T18:54:00Z"/>
          <w:rFonts w:ascii="Calibri" w:eastAsia="Calibri" w:hAnsi="Calibri" w:cs="Times New Roman"/>
          <w:lang w:val="en-US"/>
        </w:rPr>
      </w:pPr>
      <w:ins w:id="14203" w:author="UTENTE" w:date="2020-06-30T18:54:00Z">
        <w:r w:rsidRPr="002709E2">
          <w:rPr>
            <w:rFonts w:ascii="Calibri" w:eastAsia="Calibri" w:hAnsi="Calibri" w:cs="Times New Roman"/>
            <w:lang w:val="en-US"/>
          </w:rPr>
          <w:lastRenderedPageBreak/>
          <w:t>335.</w:t>
        </w:r>
        <w:r w:rsidRPr="002709E2">
          <w:rPr>
            <w:rFonts w:ascii="Calibri" w:eastAsia="Calibri" w:hAnsi="Calibri" w:cs="Times New Roman"/>
            <w:lang w:val="en-US"/>
          </w:rPr>
          <w:tab/>
          <w:t>mcp "\"–Uah!\""</w:t>
        </w:r>
      </w:ins>
    </w:p>
    <w:p w14:paraId="3B12F42D" w14:textId="77777777" w:rsidR="002709E2" w:rsidRPr="002709E2" w:rsidRDefault="002709E2" w:rsidP="002709E2">
      <w:pPr>
        <w:spacing w:line="600" w:lineRule="auto"/>
        <w:jc w:val="left"/>
        <w:rPr>
          <w:ins w:id="14204" w:author="UTENTE" w:date="2020-06-30T18:54:00Z"/>
          <w:rFonts w:ascii="Calibri" w:eastAsia="Calibri" w:hAnsi="Calibri" w:cs="Times New Roman"/>
          <w:lang w:val="en-US"/>
        </w:rPr>
      </w:pPr>
      <w:ins w:id="14205" w:author="UTENTE" w:date="2020-06-30T18:54:00Z">
        <w:r w:rsidRPr="002709E2">
          <w:rPr>
            <w:rFonts w:ascii="Calibri" w:eastAsia="Calibri" w:hAnsi="Calibri" w:cs="Times New Roman"/>
            <w:lang w:val="en-US"/>
          </w:rPr>
          <w:t>336.</w:t>
        </w:r>
        <w:r w:rsidRPr="002709E2">
          <w:rPr>
            <w:rFonts w:ascii="Calibri" w:eastAsia="Calibri" w:hAnsi="Calibri" w:cs="Times New Roman"/>
            <w:lang w:val="en-US"/>
          </w:rPr>
          <w:tab/>
          <w:t>n "The next second, he grabs my hand and breaks into a sprint."</w:t>
        </w:r>
      </w:ins>
    </w:p>
    <w:p w14:paraId="612E33CB" w14:textId="77777777" w:rsidR="002709E2" w:rsidRPr="002709E2" w:rsidRDefault="002709E2" w:rsidP="002709E2">
      <w:pPr>
        <w:spacing w:line="600" w:lineRule="auto"/>
        <w:jc w:val="left"/>
        <w:rPr>
          <w:ins w:id="14206" w:author="UTENTE" w:date="2020-06-30T18:54:00Z"/>
          <w:rFonts w:ascii="Calibri" w:eastAsia="Calibri" w:hAnsi="Calibri" w:cs="Times New Roman"/>
          <w:lang w:val="en-US"/>
        </w:rPr>
      </w:pPr>
      <w:ins w:id="14207" w:author="UTENTE" w:date="2020-06-30T18:54:00Z">
        <w:r w:rsidRPr="002709E2">
          <w:rPr>
            <w:rFonts w:ascii="Calibri" w:eastAsia="Calibri" w:hAnsi="Calibri" w:cs="Times New Roman"/>
            <w:lang w:val="en-US"/>
          </w:rPr>
          <w:t>337.</w:t>
        </w:r>
        <w:r w:rsidRPr="002709E2">
          <w:rPr>
            <w:rFonts w:ascii="Calibri" w:eastAsia="Calibri" w:hAnsi="Calibri" w:cs="Times New Roman"/>
            <w:lang w:val="en-US"/>
          </w:rPr>
          <w:tab/>
          <w:t>n "Completely baffled, I run with him as fast as I can, and we dash into a nearby alley at top speed."</w:t>
        </w:r>
      </w:ins>
    </w:p>
    <w:p w14:paraId="4485DD98" w14:textId="77777777" w:rsidR="002709E2" w:rsidRPr="002709E2" w:rsidRDefault="002709E2" w:rsidP="002709E2">
      <w:pPr>
        <w:spacing w:line="600" w:lineRule="auto"/>
        <w:jc w:val="left"/>
        <w:rPr>
          <w:ins w:id="14208" w:author="UTENTE" w:date="2020-06-30T18:54:00Z"/>
          <w:rFonts w:ascii="Calibri" w:eastAsia="Calibri" w:hAnsi="Calibri" w:cs="Times New Roman"/>
          <w:lang w:val="en-US"/>
        </w:rPr>
      </w:pPr>
      <w:ins w:id="14209" w:author="UTENTE" w:date="2020-06-30T18:54:00Z">
        <w:r w:rsidRPr="002709E2">
          <w:rPr>
            <w:rFonts w:ascii="Calibri" w:eastAsia="Calibri" w:hAnsi="Calibri" w:cs="Times New Roman"/>
            <w:lang w:val="en-US"/>
          </w:rPr>
          <w:t>338.</w:t>
        </w:r>
        <w:r w:rsidRPr="002709E2">
          <w:rPr>
            <w:rFonts w:ascii="Calibri" w:eastAsia="Calibri" w:hAnsi="Calibri" w:cs="Times New Roman"/>
            <w:lang w:val="en-US"/>
          </w:rPr>
          <w:tab/>
          <w:t>mcp "\"Dominic! What the hell's going on?\""</w:t>
        </w:r>
      </w:ins>
    </w:p>
    <w:p w14:paraId="5E92EACE" w14:textId="77777777" w:rsidR="002709E2" w:rsidRPr="002709E2" w:rsidRDefault="002709E2" w:rsidP="002709E2">
      <w:pPr>
        <w:spacing w:line="600" w:lineRule="auto"/>
        <w:jc w:val="left"/>
        <w:rPr>
          <w:ins w:id="14210" w:author="UTENTE" w:date="2020-06-30T18:54:00Z"/>
          <w:rFonts w:ascii="Calibri" w:eastAsia="Calibri" w:hAnsi="Calibri" w:cs="Times New Roman"/>
          <w:lang w:val="en-US"/>
        </w:rPr>
      </w:pPr>
      <w:ins w:id="14211" w:author="UTENTE" w:date="2020-06-30T18:54:00Z">
        <w:r w:rsidRPr="002709E2">
          <w:rPr>
            <w:rFonts w:ascii="Calibri" w:eastAsia="Calibri" w:hAnsi="Calibri" w:cs="Times New Roman"/>
            <w:lang w:val="en-US"/>
          </w:rPr>
          <w:t>339.</w:t>
        </w:r>
        <w:r w:rsidRPr="002709E2">
          <w:rPr>
            <w:rFonts w:ascii="Calibri" w:eastAsia="Calibri" w:hAnsi="Calibri" w:cs="Times New Roman"/>
            <w:lang w:val="en-US"/>
          </w:rPr>
          <w:tab/>
          <w:t>dp "\"Behind us.\""</w:t>
        </w:r>
      </w:ins>
    </w:p>
    <w:p w14:paraId="4546D1D4" w14:textId="77777777" w:rsidR="002709E2" w:rsidRPr="002709E2" w:rsidRDefault="002709E2" w:rsidP="002709E2">
      <w:pPr>
        <w:spacing w:line="600" w:lineRule="auto"/>
        <w:jc w:val="left"/>
        <w:rPr>
          <w:ins w:id="14212" w:author="UTENTE" w:date="2020-06-30T18:54:00Z"/>
          <w:rFonts w:ascii="Calibri" w:eastAsia="Calibri" w:hAnsi="Calibri" w:cs="Times New Roman"/>
          <w:lang w:val="en-US"/>
        </w:rPr>
      </w:pPr>
      <w:ins w:id="14213" w:author="UTENTE" w:date="2020-06-30T18:54:00Z">
        <w:r w:rsidRPr="002709E2">
          <w:rPr>
            <w:rFonts w:ascii="Calibri" w:eastAsia="Calibri" w:hAnsi="Calibri" w:cs="Times New Roman"/>
            <w:lang w:val="en-US"/>
          </w:rPr>
          <w:t>340.</w:t>
        </w:r>
        <w:r w:rsidRPr="002709E2">
          <w:rPr>
            <w:rFonts w:ascii="Calibri" w:eastAsia="Calibri" w:hAnsi="Calibri" w:cs="Times New Roman"/>
            <w:lang w:val="en-US"/>
          </w:rPr>
          <w:tab/>
          <w:t>n "Dominic's voice growls out urgently over the sound of our footsteps."</w:t>
        </w:r>
      </w:ins>
    </w:p>
    <w:p w14:paraId="48EC888F" w14:textId="77777777" w:rsidR="002709E2" w:rsidRPr="002709E2" w:rsidRDefault="002709E2" w:rsidP="002709E2">
      <w:pPr>
        <w:spacing w:line="600" w:lineRule="auto"/>
        <w:jc w:val="left"/>
        <w:rPr>
          <w:ins w:id="14214" w:author="UTENTE" w:date="2020-06-30T18:54:00Z"/>
          <w:rFonts w:ascii="Calibri" w:eastAsia="Calibri" w:hAnsi="Calibri" w:cs="Times New Roman"/>
          <w:lang w:val="en-US"/>
        </w:rPr>
      </w:pPr>
      <w:ins w:id="14215" w:author="UTENTE" w:date="2020-06-30T18:54:00Z">
        <w:r w:rsidRPr="002709E2">
          <w:rPr>
            <w:rFonts w:ascii="Calibri" w:eastAsia="Calibri" w:hAnsi="Calibri" w:cs="Times New Roman"/>
            <w:lang w:val="en-US"/>
          </w:rPr>
          <w:t>341.</w:t>
        </w:r>
        <w:r w:rsidRPr="002709E2">
          <w:rPr>
            <w:rFonts w:ascii="Calibri" w:eastAsia="Calibri" w:hAnsi="Calibri" w:cs="Times New Roman"/>
            <w:lang w:val="en-US"/>
          </w:rPr>
          <w:tab/>
          <w:t>mcp "\"–!\""</w:t>
        </w:r>
      </w:ins>
    </w:p>
    <w:p w14:paraId="353FA7EC" w14:textId="77777777" w:rsidR="002709E2" w:rsidRPr="002709E2" w:rsidRDefault="002709E2" w:rsidP="002709E2">
      <w:pPr>
        <w:spacing w:line="600" w:lineRule="auto"/>
        <w:jc w:val="left"/>
        <w:rPr>
          <w:ins w:id="14216" w:author="UTENTE" w:date="2020-06-30T18:54:00Z"/>
          <w:rFonts w:ascii="Calibri" w:eastAsia="Calibri" w:hAnsi="Calibri" w:cs="Times New Roman"/>
          <w:lang w:val="en-US"/>
        </w:rPr>
      </w:pPr>
      <w:ins w:id="14217" w:author="UTENTE" w:date="2020-06-30T18:54:00Z">
        <w:r w:rsidRPr="002709E2">
          <w:rPr>
            <w:rFonts w:ascii="Calibri" w:eastAsia="Calibri" w:hAnsi="Calibri" w:cs="Times New Roman"/>
            <w:lang w:val="en-US"/>
          </w:rPr>
          <w:t>342.</w:t>
        </w:r>
        <w:r w:rsidRPr="002709E2">
          <w:rPr>
            <w:rFonts w:ascii="Calibri" w:eastAsia="Calibri" w:hAnsi="Calibri" w:cs="Times New Roman"/>
            <w:lang w:val="en-US"/>
          </w:rPr>
          <w:tab/>
          <w:t>n "When I throw a glance over my shoulder –"</w:t>
        </w:r>
      </w:ins>
    </w:p>
    <w:p w14:paraId="6619D7A2" w14:textId="77777777" w:rsidR="002709E2" w:rsidRPr="002709E2" w:rsidRDefault="002709E2" w:rsidP="002709E2">
      <w:pPr>
        <w:spacing w:line="600" w:lineRule="auto"/>
        <w:jc w:val="left"/>
        <w:rPr>
          <w:ins w:id="14218" w:author="UTENTE" w:date="2020-06-30T18:54:00Z"/>
          <w:rFonts w:ascii="Calibri" w:eastAsia="Calibri" w:hAnsi="Calibri" w:cs="Times New Roman"/>
          <w:lang w:val="en-US"/>
        </w:rPr>
      </w:pPr>
      <w:ins w:id="14219" w:author="UTENTE" w:date="2020-06-30T18:54:00Z">
        <w:r w:rsidRPr="002709E2">
          <w:rPr>
            <w:rFonts w:ascii="Calibri" w:eastAsia="Calibri" w:hAnsi="Calibri" w:cs="Times New Roman"/>
            <w:lang w:val="en-US"/>
          </w:rPr>
          <w:t>343.</w:t>
        </w:r>
        <w:r w:rsidRPr="002709E2">
          <w:rPr>
            <w:rFonts w:ascii="Calibri" w:eastAsia="Calibri" w:hAnsi="Calibri" w:cs="Times New Roman"/>
            <w:lang w:val="en-US"/>
          </w:rPr>
          <w:tab/>
          <w:t>n "There are several figures hurtling towards us, one of them on all fours."</w:t>
        </w:r>
      </w:ins>
    </w:p>
    <w:p w14:paraId="087245F6" w14:textId="77777777" w:rsidR="002709E2" w:rsidRPr="002709E2" w:rsidRDefault="002709E2" w:rsidP="002709E2">
      <w:pPr>
        <w:spacing w:line="600" w:lineRule="auto"/>
        <w:jc w:val="left"/>
        <w:rPr>
          <w:ins w:id="14220" w:author="UTENTE" w:date="2020-06-30T18:54:00Z"/>
          <w:rFonts w:ascii="Calibri" w:eastAsia="Calibri" w:hAnsi="Calibri" w:cs="Times New Roman"/>
          <w:lang w:val="en-US"/>
        </w:rPr>
      </w:pPr>
      <w:ins w:id="14221" w:author="UTENTE" w:date="2020-06-30T18:54:00Z">
        <w:r w:rsidRPr="002709E2">
          <w:rPr>
            <w:rFonts w:ascii="Calibri" w:eastAsia="Calibri" w:hAnsi="Calibri" w:cs="Times New Roman"/>
            <w:lang w:val="en-US"/>
          </w:rPr>
          <w:t>344.</w:t>
        </w:r>
        <w:r w:rsidRPr="002709E2">
          <w:rPr>
            <w:rFonts w:ascii="Calibri" w:eastAsia="Calibri" w:hAnsi="Calibri" w:cs="Times New Roman"/>
            <w:lang w:val="en-US"/>
          </w:rPr>
          <w:tab/>
          <w:t>u "\"Heeeey~ Where are you guys going?\""</w:t>
        </w:r>
      </w:ins>
    </w:p>
    <w:p w14:paraId="22F29542" w14:textId="77777777" w:rsidR="002709E2" w:rsidRPr="002709E2" w:rsidRDefault="002709E2" w:rsidP="002709E2">
      <w:pPr>
        <w:spacing w:line="600" w:lineRule="auto"/>
        <w:jc w:val="left"/>
        <w:rPr>
          <w:ins w:id="14222" w:author="UTENTE" w:date="2020-06-30T18:54:00Z"/>
          <w:rFonts w:ascii="Calibri" w:eastAsia="Calibri" w:hAnsi="Calibri" w:cs="Times New Roman"/>
          <w:lang w:val="en-US"/>
        </w:rPr>
      </w:pPr>
      <w:ins w:id="14223" w:author="UTENTE" w:date="2020-06-30T18:54:00Z">
        <w:r w:rsidRPr="002709E2">
          <w:rPr>
            <w:rFonts w:ascii="Calibri" w:eastAsia="Calibri" w:hAnsi="Calibri" w:cs="Times New Roman"/>
            <w:lang w:val="en-US"/>
          </w:rPr>
          <w:t>345.</w:t>
        </w:r>
        <w:r w:rsidRPr="002709E2">
          <w:rPr>
            <w:rFonts w:ascii="Calibri" w:eastAsia="Calibri" w:hAnsi="Calibri" w:cs="Times New Roman"/>
            <w:lang w:val="en-US"/>
          </w:rPr>
          <w:tab/>
          <w:t>u "\"Come back!\""</w:t>
        </w:r>
      </w:ins>
    </w:p>
    <w:p w14:paraId="4F54C2DE" w14:textId="77777777" w:rsidR="002709E2" w:rsidRPr="002709E2" w:rsidRDefault="002709E2" w:rsidP="002709E2">
      <w:pPr>
        <w:spacing w:line="600" w:lineRule="auto"/>
        <w:jc w:val="left"/>
        <w:rPr>
          <w:ins w:id="14224" w:author="UTENTE" w:date="2020-06-30T18:54:00Z"/>
          <w:rFonts w:ascii="Calibri" w:eastAsia="Calibri" w:hAnsi="Calibri" w:cs="Times New Roman"/>
          <w:lang w:val="en-US"/>
        </w:rPr>
      </w:pPr>
      <w:ins w:id="14225" w:author="UTENTE" w:date="2020-06-30T18:54:00Z">
        <w:r w:rsidRPr="002709E2">
          <w:rPr>
            <w:rFonts w:ascii="Calibri" w:eastAsia="Calibri" w:hAnsi="Calibri" w:cs="Times New Roman"/>
            <w:lang w:val="en-US"/>
          </w:rPr>
          <w:t>346.</w:t>
        </w:r>
        <w:r w:rsidRPr="002709E2">
          <w:rPr>
            <w:rFonts w:ascii="Calibri" w:eastAsia="Calibri" w:hAnsi="Calibri" w:cs="Times New Roman"/>
            <w:lang w:val="en-US"/>
          </w:rPr>
          <w:tab/>
          <w:t>n "A familiar, sing-song voice calls out to us gleefully, echoing in the alleyway."</w:t>
        </w:r>
      </w:ins>
    </w:p>
    <w:p w14:paraId="01C499D7" w14:textId="77777777" w:rsidR="002709E2" w:rsidRPr="002709E2" w:rsidRDefault="002709E2" w:rsidP="002709E2">
      <w:pPr>
        <w:spacing w:line="600" w:lineRule="auto"/>
        <w:jc w:val="left"/>
        <w:rPr>
          <w:ins w:id="14226" w:author="UTENTE" w:date="2020-06-30T18:54:00Z"/>
          <w:rFonts w:ascii="Calibri" w:eastAsia="Calibri" w:hAnsi="Calibri" w:cs="Times New Roman"/>
          <w:lang w:val="en-US"/>
        </w:rPr>
      </w:pPr>
      <w:ins w:id="14227" w:author="UTENTE" w:date="2020-06-30T18:54:00Z">
        <w:r w:rsidRPr="002709E2">
          <w:rPr>
            <w:rFonts w:ascii="Calibri" w:eastAsia="Calibri" w:hAnsi="Calibri" w:cs="Times New Roman"/>
            <w:lang w:val="en-US"/>
          </w:rPr>
          <w:t>347.</w:t>
        </w:r>
        <w:r w:rsidRPr="002709E2">
          <w:rPr>
            <w:rFonts w:ascii="Calibri" w:eastAsia="Calibri" w:hAnsi="Calibri" w:cs="Times New Roman"/>
            <w:lang w:val="en-US"/>
          </w:rPr>
          <w:tab/>
          <w:t>mcp "\"–Rex?!\""</w:t>
        </w:r>
      </w:ins>
    </w:p>
    <w:p w14:paraId="6E4E82C0" w14:textId="77777777" w:rsidR="002709E2" w:rsidRPr="002709E2" w:rsidRDefault="002709E2" w:rsidP="002709E2">
      <w:pPr>
        <w:spacing w:line="600" w:lineRule="auto"/>
        <w:jc w:val="left"/>
        <w:rPr>
          <w:ins w:id="14228" w:author="UTENTE" w:date="2020-06-30T18:54:00Z"/>
          <w:rFonts w:ascii="Calibri" w:eastAsia="Calibri" w:hAnsi="Calibri" w:cs="Times New Roman"/>
          <w:lang w:val="en-US"/>
        </w:rPr>
      </w:pPr>
      <w:ins w:id="14229" w:author="UTENTE" w:date="2020-06-30T18:54:00Z">
        <w:r w:rsidRPr="002709E2">
          <w:rPr>
            <w:rFonts w:ascii="Calibri" w:eastAsia="Calibri" w:hAnsi="Calibri" w:cs="Times New Roman"/>
            <w:lang w:val="en-US"/>
          </w:rPr>
          <w:t>348.</w:t>
        </w:r>
        <w:r w:rsidRPr="002709E2">
          <w:rPr>
            <w:rFonts w:ascii="Calibri" w:eastAsia="Calibri" w:hAnsi="Calibri" w:cs="Times New Roman"/>
            <w:lang w:val="en-US"/>
          </w:rPr>
          <w:tab/>
          <w:t>dp "\"Ignore them.\""</w:t>
        </w:r>
      </w:ins>
    </w:p>
    <w:p w14:paraId="54FB020D" w14:textId="77777777" w:rsidR="002709E2" w:rsidRPr="002709E2" w:rsidRDefault="002709E2" w:rsidP="002709E2">
      <w:pPr>
        <w:spacing w:line="600" w:lineRule="auto"/>
        <w:jc w:val="left"/>
        <w:rPr>
          <w:ins w:id="14230" w:author="UTENTE" w:date="2020-06-30T18:54:00Z"/>
          <w:rFonts w:ascii="Calibri" w:eastAsia="Calibri" w:hAnsi="Calibri" w:cs="Times New Roman"/>
          <w:lang w:val="en-US"/>
        </w:rPr>
      </w:pPr>
      <w:ins w:id="14231" w:author="UTENTE" w:date="2020-06-30T18:54:00Z">
        <w:r w:rsidRPr="002709E2">
          <w:rPr>
            <w:rFonts w:ascii="Calibri" w:eastAsia="Calibri" w:hAnsi="Calibri" w:cs="Times New Roman"/>
            <w:lang w:val="en-US"/>
          </w:rPr>
          <w:t>349.</w:t>
        </w:r>
        <w:r w:rsidRPr="002709E2">
          <w:rPr>
            <w:rFonts w:ascii="Calibri" w:eastAsia="Calibri" w:hAnsi="Calibri" w:cs="Times New Roman"/>
            <w:lang w:val="en-US"/>
          </w:rPr>
          <w:tab/>
          <w:t>n "My eyes go wide as I recognize the voice, but Dominic immediately grips my hand harder."</w:t>
        </w:r>
      </w:ins>
    </w:p>
    <w:p w14:paraId="3C8A98B2" w14:textId="77777777" w:rsidR="002709E2" w:rsidRPr="002709E2" w:rsidRDefault="002709E2" w:rsidP="002709E2">
      <w:pPr>
        <w:spacing w:line="600" w:lineRule="auto"/>
        <w:jc w:val="left"/>
        <w:rPr>
          <w:ins w:id="14232" w:author="UTENTE" w:date="2020-06-30T18:54:00Z"/>
          <w:rFonts w:ascii="Calibri" w:eastAsia="Calibri" w:hAnsi="Calibri" w:cs="Times New Roman"/>
          <w:lang w:val="en-US"/>
        </w:rPr>
      </w:pPr>
      <w:ins w:id="14233" w:author="UTENTE" w:date="2020-06-30T18:54:00Z">
        <w:r w:rsidRPr="002709E2">
          <w:rPr>
            <w:rFonts w:ascii="Calibri" w:eastAsia="Calibri" w:hAnsi="Calibri" w:cs="Times New Roman"/>
            <w:lang w:val="en-US"/>
          </w:rPr>
          <w:t>350.</w:t>
        </w:r>
        <w:r w:rsidRPr="002709E2">
          <w:rPr>
            <w:rFonts w:ascii="Calibri" w:eastAsia="Calibri" w:hAnsi="Calibri" w:cs="Times New Roman"/>
            <w:lang w:val="en-US"/>
          </w:rPr>
          <w:tab/>
          <w:t>rp "\"Are you guys on a date?!\""</w:t>
        </w:r>
      </w:ins>
    </w:p>
    <w:p w14:paraId="2C10B4B0" w14:textId="77777777" w:rsidR="002709E2" w:rsidRPr="002709E2" w:rsidRDefault="002709E2" w:rsidP="002709E2">
      <w:pPr>
        <w:spacing w:line="600" w:lineRule="auto"/>
        <w:jc w:val="left"/>
        <w:rPr>
          <w:ins w:id="14234" w:author="UTENTE" w:date="2020-06-30T18:54:00Z"/>
          <w:rFonts w:ascii="Calibri" w:eastAsia="Calibri" w:hAnsi="Calibri" w:cs="Times New Roman"/>
          <w:lang w:val="en-US"/>
        </w:rPr>
      </w:pPr>
      <w:ins w:id="14235" w:author="UTENTE" w:date="2020-06-30T18:54:00Z">
        <w:r w:rsidRPr="002709E2">
          <w:rPr>
            <w:rFonts w:ascii="Calibri" w:eastAsia="Calibri" w:hAnsi="Calibri" w:cs="Times New Roman"/>
            <w:lang w:val="en-US"/>
          </w:rPr>
          <w:t>351.</w:t>
        </w:r>
        <w:r w:rsidRPr="002709E2">
          <w:rPr>
            <w:rFonts w:ascii="Calibri" w:eastAsia="Calibri" w:hAnsi="Calibri" w:cs="Times New Roman"/>
            <w:lang w:val="en-US"/>
          </w:rPr>
          <w:tab/>
          <w:t>rp "\"You didn't even invite me! Hey, Dom, don't be selfish~\""</w:t>
        </w:r>
        <w:r w:rsidRPr="002709E2">
          <w:rPr>
            <w:rFonts w:ascii="Calibri" w:eastAsia="Calibri" w:hAnsi="Calibri" w:cs="Times New Roman"/>
            <w:lang w:val="en-US"/>
          </w:rPr>
          <w:br w:type="page"/>
        </w:r>
      </w:ins>
    </w:p>
    <w:p w14:paraId="17F09D7B" w14:textId="77777777" w:rsidR="002709E2" w:rsidRPr="002709E2" w:rsidRDefault="002709E2" w:rsidP="002709E2">
      <w:pPr>
        <w:spacing w:line="600" w:lineRule="auto"/>
        <w:jc w:val="left"/>
        <w:rPr>
          <w:ins w:id="14236" w:author="UTENTE" w:date="2020-06-30T18:54:00Z"/>
          <w:rFonts w:ascii="Calibri" w:eastAsia="Calibri" w:hAnsi="Calibri" w:cs="Times New Roman"/>
        </w:rPr>
      </w:pPr>
      <w:ins w:id="14237" w:author="UTENTE" w:date="2020-06-30T18:54:00Z">
        <w:r w:rsidRPr="002709E2">
          <w:rPr>
            <w:rFonts w:ascii="Calibri" w:eastAsia="Calibri" w:hAnsi="Calibri" w:cs="Times New Roman"/>
          </w:rPr>
          <w:lastRenderedPageBreak/>
          <w:t>335.</w:t>
        </w:r>
        <w:r w:rsidRPr="002709E2">
          <w:rPr>
            <w:rFonts w:ascii="Calibri" w:eastAsia="Calibri" w:hAnsi="Calibri" w:cs="Times New Roman"/>
          </w:rPr>
          <w:tab/>
          <w:t>mcp "\"-Woah!\""</w:t>
        </w:r>
      </w:ins>
    </w:p>
    <w:p w14:paraId="04D62D7C" w14:textId="77777777" w:rsidR="002709E2" w:rsidRPr="002709E2" w:rsidRDefault="002709E2" w:rsidP="002709E2">
      <w:pPr>
        <w:spacing w:line="600" w:lineRule="auto"/>
        <w:jc w:val="left"/>
        <w:rPr>
          <w:ins w:id="14238" w:author="UTENTE" w:date="2020-06-30T18:54:00Z"/>
          <w:rFonts w:ascii="Calibri" w:eastAsia="Calibri" w:hAnsi="Calibri" w:cs="Times New Roman"/>
        </w:rPr>
      </w:pPr>
      <w:ins w:id="14239" w:author="UTENTE" w:date="2020-06-30T18:54:00Z">
        <w:r w:rsidRPr="002709E2">
          <w:rPr>
            <w:rFonts w:ascii="Calibri" w:eastAsia="Calibri" w:hAnsi="Calibri" w:cs="Times New Roman"/>
          </w:rPr>
          <w:t>336.</w:t>
        </w:r>
        <w:r w:rsidRPr="002709E2">
          <w:rPr>
            <w:rFonts w:ascii="Calibri" w:eastAsia="Calibri" w:hAnsi="Calibri" w:cs="Times New Roman"/>
          </w:rPr>
          <w:tab/>
          <w:t>n "Il secondo dopo, mi afferra una mano e inizia a correre."</w:t>
        </w:r>
      </w:ins>
    </w:p>
    <w:p w14:paraId="279BB18F" w14:textId="77777777" w:rsidR="002709E2" w:rsidRPr="002709E2" w:rsidRDefault="002709E2" w:rsidP="002709E2">
      <w:pPr>
        <w:spacing w:line="600" w:lineRule="auto"/>
        <w:jc w:val="left"/>
        <w:rPr>
          <w:ins w:id="14240" w:author="UTENTE" w:date="2020-06-30T18:54:00Z"/>
          <w:rFonts w:ascii="Calibri" w:eastAsia="Calibri" w:hAnsi="Calibri" w:cs="Times New Roman"/>
        </w:rPr>
      </w:pPr>
      <w:ins w:id="14241" w:author="UTENTE" w:date="2020-06-30T18:54:00Z">
        <w:r w:rsidRPr="002709E2">
          <w:rPr>
            <w:rFonts w:ascii="Calibri" w:eastAsia="Calibri" w:hAnsi="Calibri" w:cs="Times New Roman"/>
          </w:rPr>
          <w:t>337.</w:t>
        </w:r>
        <w:r w:rsidRPr="002709E2">
          <w:rPr>
            <w:rFonts w:ascii="Calibri" w:eastAsia="Calibri" w:hAnsi="Calibri" w:cs="Times New Roman"/>
          </w:rPr>
          <w:tab/>
          <w:t>n "Completamente esterrefatto, corro con lui più veloce che posso e scatto in un vicolo lì vicino al massimo della mia velocità."</w:t>
        </w:r>
      </w:ins>
    </w:p>
    <w:p w14:paraId="1AF787AE" w14:textId="77777777" w:rsidR="002709E2" w:rsidRPr="002709E2" w:rsidRDefault="002709E2" w:rsidP="002709E2">
      <w:pPr>
        <w:spacing w:line="600" w:lineRule="auto"/>
        <w:jc w:val="left"/>
        <w:rPr>
          <w:ins w:id="14242" w:author="UTENTE" w:date="2020-06-30T18:54:00Z"/>
          <w:rFonts w:ascii="Calibri" w:eastAsia="Calibri" w:hAnsi="Calibri" w:cs="Times New Roman"/>
        </w:rPr>
      </w:pPr>
      <w:ins w:id="14243" w:author="UTENTE" w:date="2020-06-30T18:54:00Z">
        <w:r w:rsidRPr="002709E2">
          <w:rPr>
            <w:rFonts w:ascii="Calibri" w:eastAsia="Calibri" w:hAnsi="Calibri" w:cs="Times New Roman"/>
          </w:rPr>
          <w:t>338.</w:t>
        </w:r>
        <w:r w:rsidRPr="002709E2">
          <w:rPr>
            <w:rFonts w:ascii="Calibri" w:eastAsia="Calibri" w:hAnsi="Calibri" w:cs="Times New Roman"/>
          </w:rPr>
          <w:tab/>
          <w:t>mcp "\"Dominic! Che cazzo sta succedendo?\""</w:t>
        </w:r>
      </w:ins>
    </w:p>
    <w:p w14:paraId="251CD1B0" w14:textId="77777777" w:rsidR="002709E2" w:rsidRPr="002709E2" w:rsidRDefault="002709E2" w:rsidP="002709E2">
      <w:pPr>
        <w:spacing w:line="600" w:lineRule="auto"/>
        <w:jc w:val="left"/>
        <w:rPr>
          <w:ins w:id="14244" w:author="UTENTE" w:date="2020-06-30T18:54:00Z"/>
          <w:rFonts w:ascii="Calibri" w:eastAsia="Calibri" w:hAnsi="Calibri" w:cs="Times New Roman"/>
        </w:rPr>
      </w:pPr>
      <w:ins w:id="14245" w:author="UTENTE" w:date="2020-06-30T18:54:00Z">
        <w:r w:rsidRPr="002709E2">
          <w:rPr>
            <w:rFonts w:ascii="Calibri" w:eastAsia="Calibri" w:hAnsi="Calibri" w:cs="Times New Roman"/>
          </w:rPr>
          <w:t>339.</w:t>
        </w:r>
        <w:r w:rsidRPr="002709E2">
          <w:rPr>
            <w:rFonts w:ascii="Calibri" w:eastAsia="Calibri" w:hAnsi="Calibri" w:cs="Times New Roman"/>
          </w:rPr>
          <w:tab/>
          <w:t>dp "\"Dietro di noi.\""</w:t>
        </w:r>
      </w:ins>
    </w:p>
    <w:p w14:paraId="5DA51E9C" w14:textId="77777777" w:rsidR="002709E2" w:rsidRPr="002709E2" w:rsidRDefault="002709E2" w:rsidP="002709E2">
      <w:pPr>
        <w:spacing w:line="600" w:lineRule="auto"/>
        <w:jc w:val="left"/>
        <w:rPr>
          <w:ins w:id="14246" w:author="UTENTE" w:date="2020-06-30T18:54:00Z"/>
          <w:rFonts w:ascii="Calibri" w:eastAsia="Calibri" w:hAnsi="Calibri" w:cs="Times New Roman"/>
        </w:rPr>
      </w:pPr>
      <w:ins w:id="14247" w:author="UTENTE" w:date="2020-06-30T18:54:00Z">
        <w:r w:rsidRPr="002709E2">
          <w:rPr>
            <w:rFonts w:ascii="Calibri" w:eastAsia="Calibri" w:hAnsi="Calibri" w:cs="Times New Roman"/>
          </w:rPr>
          <w:t>340.</w:t>
        </w:r>
        <w:r w:rsidRPr="002709E2">
          <w:rPr>
            <w:rFonts w:ascii="Calibri" w:eastAsia="Calibri" w:hAnsi="Calibri" w:cs="Times New Roman"/>
          </w:rPr>
          <w:tab/>
          <w:t>n "La voce di Dominic ringhia preoccupata sovrastando il suono dei nostri passi."</w:t>
        </w:r>
      </w:ins>
    </w:p>
    <w:p w14:paraId="22942010" w14:textId="77777777" w:rsidR="002709E2" w:rsidRPr="002709E2" w:rsidRDefault="002709E2" w:rsidP="002709E2">
      <w:pPr>
        <w:spacing w:line="600" w:lineRule="auto"/>
        <w:jc w:val="left"/>
        <w:rPr>
          <w:ins w:id="14248" w:author="UTENTE" w:date="2020-06-30T18:54:00Z"/>
          <w:rFonts w:ascii="Calibri" w:eastAsia="Calibri" w:hAnsi="Calibri" w:cs="Times New Roman"/>
        </w:rPr>
      </w:pPr>
      <w:ins w:id="14249" w:author="UTENTE" w:date="2020-06-30T18:54:00Z">
        <w:r w:rsidRPr="002709E2">
          <w:rPr>
            <w:rFonts w:ascii="Calibri" w:eastAsia="Calibri" w:hAnsi="Calibri" w:cs="Times New Roman"/>
          </w:rPr>
          <w:t>341.</w:t>
        </w:r>
        <w:r w:rsidRPr="002709E2">
          <w:rPr>
            <w:rFonts w:ascii="Calibri" w:eastAsia="Calibri" w:hAnsi="Calibri" w:cs="Times New Roman"/>
          </w:rPr>
          <w:tab/>
          <w:t>mcp "\"-!\""</w:t>
        </w:r>
      </w:ins>
    </w:p>
    <w:p w14:paraId="279ED40A" w14:textId="77777777" w:rsidR="002709E2" w:rsidRPr="002709E2" w:rsidRDefault="002709E2" w:rsidP="002709E2">
      <w:pPr>
        <w:spacing w:line="600" w:lineRule="auto"/>
        <w:jc w:val="left"/>
        <w:rPr>
          <w:ins w:id="14250" w:author="UTENTE" w:date="2020-06-30T18:54:00Z"/>
          <w:rFonts w:ascii="Calibri" w:eastAsia="Calibri" w:hAnsi="Calibri" w:cs="Times New Roman"/>
        </w:rPr>
      </w:pPr>
      <w:ins w:id="14251" w:author="UTENTE" w:date="2020-06-30T18:54:00Z">
        <w:r w:rsidRPr="002709E2">
          <w:rPr>
            <w:rFonts w:ascii="Calibri" w:eastAsia="Calibri" w:hAnsi="Calibri" w:cs="Times New Roman"/>
          </w:rPr>
          <w:t>342.</w:t>
        </w:r>
        <w:r w:rsidRPr="002709E2">
          <w:rPr>
            <w:rFonts w:ascii="Calibri" w:eastAsia="Calibri" w:hAnsi="Calibri" w:cs="Times New Roman"/>
          </w:rPr>
          <w:tab/>
          <w:t>n "Quando lancio uno sguardo dietro la mia spalla -"</w:t>
        </w:r>
      </w:ins>
    </w:p>
    <w:p w14:paraId="13394F63" w14:textId="77777777" w:rsidR="002709E2" w:rsidRPr="002709E2" w:rsidRDefault="002709E2" w:rsidP="002709E2">
      <w:pPr>
        <w:spacing w:line="600" w:lineRule="auto"/>
        <w:jc w:val="left"/>
        <w:rPr>
          <w:ins w:id="14252" w:author="UTENTE" w:date="2020-06-30T18:54:00Z"/>
          <w:rFonts w:ascii="Calibri" w:eastAsia="Calibri" w:hAnsi="Calibri" w:cs="Times New Roman"/>
        </w:rPr>
      </w:pPr>
      <w:ins w:id="14253" w:author="UTENTE" w:date="2020-06-30T18:54:00Z">
        <w:r w:rsidRPr="002709E2">
          <w:rPr>
            <w:rFonts w:ascii="Calibri" w:eastAsia="Calibri" w:hAnsi="Calibri" w:cs="Times New Roman"/>
          </w:rPr>
          <w:t>343.</w:t>
        </w:r>
        <w:r w:rsidRPr="002709E2">
          <w:rPr>
            <w:rFonts w:ascii="Calibri" w:eastAsia="Calibri" w:hAnsi="Calibri" w:cs="Times New Roman"/>
          </w:rPr>
          <w:tab/>
          <w:t>n "Ci sono diverse figure che sfrecciano verso di noi, uno dei 4 corre a 4 zampe."</w:t>
        </w:r>
      </w:ins>
    </w:p>
    <w:p w14:paraId="18A754F2" w14:textId="77777777" w:rsidR="002709E2" w:rsidRPr="002709E2" w:rsidRDefault="002709E2" w:rsidP="002709E2">
      <w:pPr>
        <w:spacing w:line="600" w:lineRule="auto"/>
        <w:jc w:val="left"/>
        <w:rPr>
          <w:ins w:id="14254" w:author="UTENTE" w:date="2020-06-30T18:54:00Z"/>
          <w:rFonts w:ascii="Calibri" w:eastAsia="Calibri" w:hAnsi="Calibri" w:cs="Times New Roman"/>
        </w:rPr>
      </w:pPr>
      <w:ins w:id="14255" w:author="UTENTE" w:date="2020-06-30T18:54:00Z">
        <w:r w:rsidRPr="002709E2">
          <w:rPr>
            <w:rFonts w:ascii="Calibri" w:eastAsia="Calibri" w:hAnsi="Calibri" w:cs="Times New Roman"/>
          </w:rPr>
          <w:t>344.</w:t>
        </w:r>
        <w:r w:rsidRPr="002709E2">
          <w:rPr>
            <w:rFonts w:ascii="Calibri" w:eastAsia="Calibri" w:hAnsi="Calibri" w:cs="Times New Roman"/>
          </w:rPr>
          <w:tab/>
          <w:t>u "\"Eeeehi~ Dove andate, ragazzi?\""</w:t>
        </w:r>
      </w:ins>
    </w:p>
    <w:p w14:paraId="6672826E" w14:textId="77777777" w:rsidR="002709E2" w:rsidRPr="002709E2" w:rsidRDefault="002709E2" w:rsidP="002709E2">
      <w:pPr>
        <w:spacing w:line="600" w:lineRule="auto"/>
        <w:jc w:val="left"/>
        <w:rPr>
          <w:ins w:id="14256" w:author="UTENTE" w:date="2020-06-30T18:54:00Z"/>
          <w:rFonts w:ascii="Calibri" w:eastAsia="Calibri" w:hAnsi="Calibri" w:cs="Times New Roman"/>
        </w:rPr>
      </w:pPr>
      <w:ins w:id="14257" w:author="UTENTE" w:date="2020-06-30T18:54:00Z">
        <w:r w:rsidRPr="002709E2">
          <w:rPr>
            <w:rFonts w:ascii="Calibri" w:eastAsia="Calibri" w:hAnsi="Calibri" w:cs="Times New Roman"/>
          </w:rPr>
          <w:t>345.</w:t>
        </w:r>
        <w:r w:rsidRPr="002709E2">
          <w:rPr>
            <w:rFonts w:ascii="Calibri" w:eastAsia="Calibri" w:hAnsi="Calibri" w:cs="Times New Roman"/>
          </w:rPr>
          <w:tab/>
          <w:t>u "\"Tornate indietro!\""</w:t>
        </w:r>
      </w:ins>
    </w:p>
    <w:p w14:paraId="5202B0D8" w14:textId="77777777" w:rsidR="002709E2" w:rsidRPr="002709E2" w:rsidRDefault="002709E2" w:rsidP="002709E2">
      <w:pPr>
        <w:spacing w:line="600" w:lineRule="auto"/>
        <w:jc w:val="left"/>
        <w:rPr>
          <w:ins w:id="14258" w:author="UTENTE" w:date="2020-06-30T18:54:00Z"/>
          <w:rFonts w:ascii="Calibri" w:eastAsia="Calibri" w:hAnsi="Calibri" w:cs="Times New Roman"/>
        </w:rPr>
      </w:pPr>
      <w:ins w:id="14259" w:author="UTENTE" w:date="2020-06-30T18:54:00Z">
        <w:r w:rsidRPr="002709E2">
          <w:rPr>
            <w:rFonts w:ascii="Calibri" w:eastAsia="Calibri" w:hAnsi="Calibri" w:cs="Times New Roman"/>
          </w:rPr>
          <w:t>346.</w:t>
        </w:r>
        <w:r w:rsidRPr="002709E2">
          <w:rPr>
            <w:rFonts w:ascii="Calibri" w:eastAsia="Calibri" w:hAnsi="Calibri" w:cs="Times New Roman"/>
          </w:rPr>
          <w:tab/>
          <w:t>n "Una cantilenante voce familiare ci richiama entusiasta, riecheggiando nel vicolo."</w:t>
        </w:r>
      </w:ins>
    </w:p>
    <w:p w14:paraId="4C47241D" w14:textId="77777777" w:rsidR="002709E2" w:rsidRPr="002709E2" w:rsidRDefault="002709E2" w:rsidP="002709E2">
      <w:pPr>
        <w:spacing w:line="600" w:lineRule="auto"/>
        <w:jc w:val="left"/>
        <w:rPr>
          <w:ins w:id="14260" w:author="UTENTE" w:date="2020-06-30T18:54:00Z"/>
          <w:rFonts w:ascii="Calibri" w:eastAsia="Calibri" w:hAnsi="Calibri" w:cs="Times New Roman"/>
        </w:rPr>
      </w:pPr>
      <w:ins w:id="14261" w:author="UTENTE" w:date="2020-06-30T18:54:00Z">
        <w:r w:rsidRPr="002709E2">
          <w:rPr>
            <w:rFonts w:ascii="Calibri" w:eastAsia="Calibri" w:hAnsi="Calibri" w:cs="Times New Roman"/>
          </w:rPr>
          <w:t>347.</w:t>
        </w:r>
        <w:r w:rsidRPr="002709E2">
          <w:rPr>
            <w:rFonts w:ascii="Calibri" w:eastAsia="Calibri" w:hAnsi="Calibri" w:cs="Times New Roman"/>
          </w:rPr>
          <w:tab/>
          <w:t>mcp "\"-Rex?\""</w:t>
        </w:r>
      </w:ins>
    </w:p>
    <w:p w14:paraId="6041379D" w14:textId="77777777" w:rsidR="002709E2" w:rsidRPr="002709E2" w:rsidRDefault="002709E2" w:rsidP="002709E2">
      <w:pPr>
        <w:spacing w:line="600" w:lineRule="auto"/>
        <w:jc w:val="left"/>
        <w:rPr>
          <w:ins w:id="14262" w:author="UTENTE" w:date="2020-06-30T18:54:00Z"/>
          <w:rFonts w:ascii="Calibri" w:eastAsia="Calibri" w:hAnsi="Calibri" w:cs="Times New Roman"/>
        </w:rPr>
      </w:pPr>
      <w:ins w:id="14263" w:author="UTENTE" w:date="2020-06-30T18:54:00Z">
        <w:r w:rsidRPr="002709E2">
          <w:rPr>
            <w:rFonts w:ascii="Calibri" w:eastAsia="Calibri" w:hAnsi="Calibri" w:cs="Times New Roman"/>
          </w:rPr>
          <w:t>348.</w:t>
        </w:r>
        <w:r w:rsidRPr="002709E2">
          <w:rPr>
            <w:rFonts w:ascii="Calibri" w:eastAsia="Calibri" w:hAnsi="Calibri" w:cs="Times New Roman"/>
          </w:rPr>
          <w:tab/>
          <w:t>dp "\"Ignorali.\""</w:t>
        </w:r>
      </w:ins>
    </w:p>
    <w:p w14:paraId="40FF5C06" w14:textId="77777777" w:rsidR="002709E2" w:rsidRPr="002709E2" w:rsidRDefault="002709E2" w:rsidP="002709E2">
      <w:pPr>
        <w:spacing w:line="600" w:lineRule="auto"/>
        <w:jc w:val="left"/>
        <w:rPr>
          <w:ins w:id="14264" w:author="UTENTE" w:date="2020-06-30T18:54:00Z"/>
          <w:rFonts w:ascii="Calibri" w:eastAsia="Calibri" w:hAnsi="Calibri" w:cs="Times New Roman"/>
        </w:rPr>
      </w:pPr>
      <w:ins w:id="14265" w:author="UTENTE" w:date="2020-06-30T18:54:00Z">
        <w:r w:rsidRPr="002709E2">
          <w:rPr>
            <w:rFonts w:ascii="Calibri" w:eastAsia="Calibri" w:hAnsi="Calibri" w:cs="Times New Roman"/>
          </w:rPr>
          <w:t>349.</w:t>
        </w:r>
        <w:r w:rsidRPr="002709E2">
          <w:rPr>
            <w:rFonts w:ascii="Calibri" w:eastAsia="Calibri" w:hAnsi="Calibri" w:cs="Times New Roman"/>
          </w:rPr>
          <w:tab/>
          <w:t>n "I miei occhi si spalancano quando riconosco la voce, ma Dominic immediatamente stringe la mia mano ancora più forte."</w:t>
        </w:r>
      </w:ins>
    </w:p>
    <w:p w14:paraId="1F7A31CA" w14:textId="77777777" w:rsidR="002709E2" w:rsidRPr="002709E2" w:rsidRDefault="002709E2" w:rsidP="002709E2">
      <w:pPr>
        <w:spacing w:line="600" w:lineRule="auto"/>
        <w:jc w:val="left"/>
        <w:rPr>
          <w:ins w:id="14266" w:author="UTENTE" w:date="2020-06-30T18:54:00Z"/>
          <w:rFonts w:ascii="Calibri" w:eastAsia="Calibri" w:hAnsi="Calibri" w:cs="Times New Roman"/>
        </w:rPr>
      </w:pPr>
      <w:ins w:id="14267" w:author="UTENTE" w:date="2020-06-30T18:54:00Z">
        <w:r w:rsidRPr="002709E2">
          <w:rPr>
            <w:rFonts w:ascii="Calibri" w:eastAsia="Calibri" w:hAnsi="Calibri" w:cs="Times New Roman"/>
          </w:rPr>
          <w:t>350.</w:t>
        </w:r>
        <w:r w:rsidRPr="002709E2">
          <w:rPr>
            <w:rFonts w:ascii="Calibri" w:eastAsia="Calibri" w:hAnsi="Calibri" w:cs="Times New Roman"/>
          </w:rPr>
          <w:tab/>
          <w:t>rp "\"Ho rovinato il vostro appuntamento?!\""</w:t>
        </w:r>
      </w:ins>
    </w:p>
    <w:p w14:paraId="2DD4E388" w14:textId="77777777" w:rsidR="002709E2" w:rsidRPr="002709E2" w:rsidRDefault="002709E2" w:rsidP="002709E2">
      <w:pPr>
        <w:spacing w:line="600" w:lineRule="auto"/>
        <w:jc w:val="left"/>
        <w:rPr>
          <w:ins w:id="14268" w:author="UTENTE" w:date="2020-06-30T18:54:00Z"/>
          <w:rFonts w:ascii="Calibri" w:eastAsia="Calibri" w:hAnsi="Calibri" w:cs="Times New Roman"/>
        </w:rPr>
      </w:pPr>
      <w:ins w:id="14269" w:author="UTENTE" w:date="2020-06-30T18:54:00Z">
        <w:r w:rsidRPr="002709E2">
          <w:rPr>
            <w:rFonts w:ascii="Calibri" w:eastAsia="Calibri" w:hAnsi="Calibri" w:cs="Times New Roman"/>
          </w:rPr>
          <w:t>351.</w:t>
        </w:r>
        <w:r w:rsidRPr="002709E2">
          <w:rPr>
            <w:rFonts w:ascii="Calibri" w:eastAsia="Calibri" w:hAnsi="Calibri" w:cs="Times New Roman"/>
          </w:rPr>
          <w:tab/>
          <w:t>rp "\"Non mi avete invitato! Ehi, Dom, non essere egoista~\""</w:t>
        </w:r>
        <w:r w:rsidRPr="002709E2">
          <w:rPr>
            <w:rFonts w:ascii="Calibri" w:eastAsia="Calibri" w:hAnsi="Calibri" w:cs="Times New Roman"/>
          </w:rPr>
          <w:br w:type="page"/>
        </w:r>
      </w:ins>
    </w:p>
    <w:p w14:paraId="5B29A761" w14:textId="77777777" w:rsidR="002709E2" w:rsidRPr="002709E2" w:rsidRDefault="002709E2" w:rsidP="002709E2">
      <w:pPr>
        <w:spacing w:line="600" w:lineRule="auto"/>
        <w:jc w:val="left"/>
        <w:rPr>
          <w:ins w:id="14270" w:author="UTENTE" w:date="2020-06-30T18:54:00Z"/>
          <w:rFonts w:ascii="Calibri" w:eastAsia="Calibri" w:hAnsi="Calibri" w:cs="Times New Roman"/>
          <w:lang w:val="en-US"/>
        </w:rPr>
      </w:pPr>
      <w:ins w:id="14271" w:author="UTENTE" w:date="2020-06-30T18:54:00Z">
        <w:r w:rsidRPr="002709E2">
          <w:rPr>
            <w:rFonts w:ascii="Calibri" w:eastAsia="Calibri" w:hAnsi="Calibri" w:cs="Times New Roman"/>
            <w:lang w:val="en-US"/>
          </w:rPr>
          <w:lastRenderedPageBreak/>
          <w:t>352.</w:t>
        </w:r>
        <w:r w:rsidRPr="002709E2">
          <w:rPr>
            <w:rFonts w:ascii="Calibri" w:eastAsia="Calibri" w:hAnsi="Calibri" w:cs="Times New Roman"/>
            <w:lang w:val="en-US"/>
          </w:rPr>
          <w:tab/>
          <w:t>n "Rex's mocking words ring out behind us as we keep running, taking every twist and turn we can."</w:t>
        </w:r>
      </w:ins>
    </w:p>
    <w:p w14:paraId="68071F4F" w14:textId="77777777" w:rsidR="002709E2" w:rsidRPr="002709E2" w:rsidRDefault="002709E2" w:rsidP="002709E2">
      <w:pPr>
        <w:spacing w:line="600" w:lineRule="auto"/>
        <w:jc w:val="left"/>
        <w:rPr>
          <w:ins w:id="14272" w:author="UTENTE" w:date="2020-06-30T18:54:00Z"/>
          <w:rFonts w:ascii="Calibri" w:eastAsia="Calibri" w:hAnsi="Calibri" w:cs="Times New Roman"/>
          <w:lang w:val="en-US"/>
        </w:rPr>
      </w:pPr>
      <w:ins w:id="14273" w:author="UTENTE" w:date="2020-06-30T18:54:00Z">
        <w:r w:rsidRPr="002709E2">
          <w:rPr>
            <w:rFonts w:ascii="Calibri" w:eastAsia="Calibri" w:hAnsi="Calibri" w:cs="Times New Roman"/>
            <w:lang w:val="en-US"/>
          </w:rPr>
          <w:t>353.</w:t>
        </w:r>
        <w:r w:rsidRPr="002709E2">
          <w:rPr>
            <w:rFonts w:ascii="Calibri" w:eastAsia="Calibri" w:hAnsi="Calibri" w:cs="Times New Roman"/>
            <w:lang w:val="en-US"/>
          </w:rPr>
          <w:tab/>
          <w:t>mcp "\"Ngh…\""</w:t>
        </w:r>
      </w:ins>
    </w:p>
    <w:p w14:paraId="74490931" w14:textId="77777777" w:rsidR="002709E2" w:rsidRPr="002709E2" w:rsidRDefault="002709E2" w:rsidP="002709E2">
      <w:pPr>
        <w:spacing w:line="600" w:lineRule="auto"/>
        <w:jc w:val="left"/>
        <w:rPr>
          <w:ins w:id="14274" w:author="UTENTE" w:date="2020-06-30T18:54:00Z"/>
          <w:rFonts w:ascii="Calibri" w:eastAsia="Calibri" w:hAnsi="Calibri" w:cs="Times New Roman"/>
          <w:lang w:val="en-US"/>
        </w:rPr>
      </w:pPr>
      <w:ins w:id="14275" w:author="UTENTE" w:date="2020-06-30T18:54:00Z">
        <w:r w:rsidRPr="002709E2">
          <w:rPr>
            <w:rFonts w:ascii="Calibri" w:eastAsia="Calibri" w:hAnsi="Calibri" w:cs="Times New Roman"/>
            <w:lang w:val="en-US"/>
          </w:rPr>
          <w:t>354.</w:t>
        </w:r>
        <w:r w:rsidRPr="002709E2">
          <w:rPr>
            <w:rFonts w:ascii="Calibri" w:eastAsia="Calibri" w:hAnsi="Calibri" w:cs="Times New Roman"/>
            <w:lang w:val="en-US"/>
          </w:rPr>
          <w:tab/>
          <w:t>n "It's hard for me to keep up with Dominic, whose long legs and powerful body propel him forward with incredible speed."</w:t>
        </w:r>
      </w:ins>
    </w:p>
    <w:p w14:paraId="30F2816E" w14:textId="77777777" w:rsidR="002709E2" w:rsidRPr="002709E2" w:rsidRDefault="002709E2" w:rsidP="002709E2">
      <w:pPr>
        <w:spacing w:line="600" w:lineRule="auto"/>
        <w:jc w:val="left"/>
        <w:rPr>
          <w:ins w:id="14276" w:author="UTENTE" w:date="2020-06-30T18:54:00Z"/>
          <w:rFonts w:ascii="Calibri" w:eastAsia="Calibri" w:hAnsi="Calibri" w:cs="Times New Roman"/>
          <w:lang w:val="en-US"/>
        </w:rPr>
      </w:pPr>
      <w:ins w:id="14277" w:author="UTENTE" w:date="2020-06-30T18:54:00Z">
        <w:r w:rsidRPr="002709E2">
          <w:rPr>
            <w:rFonts w:ascii="Calibri" w:eastAsia="Calibri" w:hAnsi="Calibri" w:cs="Times New Roman"/>
            <w:lang w:val="en-US"/>
          </w:rPr>
          <w:t>355.</w:t>
        </w:r>
        <w:r w:rsidRPr="002709E2">
          <w:rPr>
            <w:rFonts w:ascii="Calibri" w:eastAsia="Calibri" w:hAnsi="Calibri" w:cs="Times New Roman"/>
            <w:lang w:val="en-US"/>
          </w:rPr>
          <w:tab/>
          <w:t>rp "\"You can't get away from me, baby! I could catch that scent from miiiiles away~\""</w:t>
        </w:r>
      </w:ins>
    </w:p>
    <w:p w14:paraId="625C30B3" w14:textId="77777777" w:rsidR="002709E2" w:rsidRPr="002709E2" w:rsidRDefault="002709E2" w:rsidP="002709E2">
      <w:pPr>
        <w:spacing w:line="600" w:lineRule="auto"/>
        <w:jc w:val="left"/>
        <w:rPr>
          <w:ins w:id="14278" w:author="UTENTE" w:date="2020-06-30T18:54:00Z"/>
          <w:rFonts w:ascii="Calibri" w:eastAsia="Calibri" w:hAnsi="Calibri" w:cs="Times New Roman"/>
          <w:lang w:val="en-US"/>
        </w:rPr>
      </w:pPr>
      <w:ins w:id="14279" w:author="UTENTE" w:date="2020-06-30T18:54:00Z">
        <w:r w:rsidRPr="002709E2">
          <w:rPr>
            <w:rFonts w:ascii="Calibri" w:eastAsia="Calibri" w:hAnsi="Calibri" w:cs="Times New Roman"/>
            <w:lang w:val="en-US"/>
          </w:rPr>
          <w:t>356.</w:t>
        </w:r>
        <w:r w:rsidRPr="002709E2">
          <w:rPr>
            <w:rFonts w:ascii="Calibri" w:eastAsia="Calibri" w:hAnsi="Calibri" w:cs="Times New Roman"/>
            <w:lang w:val="en-US"/>
          </w:rPr>
          <w:tab/>
          <w:t>rp "\"Come on, Dom, share him with us! You wanna keep him for yourself, don'tcha?\""</w:t>
        </w:r>
      </w:ins>
    </w:p>
    <w:p w14:paraId="05C537C5" w14:textId="77777777" w:rsidR="002709E2" w:rsidRPr="002709E2" w:rsidRDefault="002709E2" w:rsidP="002709E2">
      <w:pPr>
        <w:spacing w:line="600" w:lineRule="auto"/>
        <w:jc w:val="left"/>
        <w:rPr>
          <w:ins w:id="14280" w:author="UTENTE" w:date="2020-06-30T18:54:00Z"/>
          <w:rFonts w:ascii="Calibri" w:eastAsia="Calibri" w:hAnsi="Calibri" w:cs="Times New Roman"/>
          <w:lang w:val="en-US"/>
        </w:rPr>
      </w:pPr>
      <w:ins w:id="14281" w:author="UTENTE" w:date="2020-06-30T18:54:00Z">
        <w:r w:rsidRPr="002709E2">
          <w:rPr>
            <w:rFonts w:ascii="Calibri" w:eastAsia="Calibri" w:hAnsi="Calibri" w:cs="Times New Roman"/>
            <w:lang w:val="en-US"/>
          </w:rPr>
          <w:t>357.</w:t>
        </w:r>
        <w:r w:rsidRPr="002709E2">
          <w:rPr>
            <w:rFonts w:ascii="Calibri" w:eastAsia="Calibri" w:hAnsi="Calibri" w:cs="Times New Roman"/>
            <w:lang w:val="en-US"/>
          </w:rPr>
          <w:tab/>
          <w:t>rp "\"Greedy bastard! Ahahaha!\""</w:t>
        </w:r>
      </w:ins>
    </w:p>
    <w:p w14:paraId="79F933E4" w14:textId="77777777" w:rsidR="002709E2" w:rsidRPr="002709E2" w:rsidRDefault="002709E2" w:rsidP="002709E2">
      <w:pPr>
        <w:spacing w:line="600" w:lineRule="auto"/>
        <w:jc w:val="left"/>
        <w:rPr>
          <w:ins w:id="14282" w:author="UTENTE" w:date="2020-06-30T18:54:00Z"/>
          <w:rFonts w:ascii="Calibri" w:eastAsia="Calibri" w:hAnsi="Calibri" w:cs="Times New Roman"/>
          <w:lang w:val="en-US"/>
        </w:rPr>
      </w:pPr>
      <w:ins w:id="14283" w:author="UTENTE" w:date="2020-06-30T18:54:00Z">
        <w:r w:rsidRPr="002709E2">
          <w:rPr>
            <w:rFonts w:ascii="Calibri" w:eastAsia="Calibri" w:hAnsi="Calibri" w:cs="Times New Roman"/>
            <w:lang w:val="en-US"/>
          </w:rPr>
          <w:t>358.</w:t>
        </w:r>
        <w:r w:rsidRPr="002709E2">
          <w:rPr>
            <w:rFonts w:ascii="Calibri" w:eastAsia="Calibri" w:hAnsi="Calibri" w:cs="Times New Roman"/>
            <w:lang w:val="en-US"/>
          </w:rPr>
          <w:tab/>
          <w:t>dp "\"…\""</w:t>
        </w:r>
      </w:ins>
    </w:p>
    <w:p w14:paraId="68489BED" w14:textId="77777777" w:rsidR="002709E2" w:rsidRPr="002709E2" w:rsidRDefault="002709E2" w:rsidP="002709E2">
      <w:pPr>
        <w:spacing w:line="600" w:lineRule="auto"/>
        <w:jc w:val="left"/>
        <w:rPr>
          <w:ins w:id="14284" w:author="UTENTE" w:date="2020-06-30T18:54:00Z"/>
          <w:rFonts w:ascii="Calibri" w:eastAsia="Calibri" w:hAnsi="Calibri" w:cs="Times New Roman"/>
          <w:lang w:val="en-US"/>
        </w:rPr>
      </w:pPr>
      <w:ins w:id="14285" w:author="UTENTE" w:date="2020-06-30T18:54:00Z">
        <w:r w:rsidRPr="002709E2">
          <w:rPr>
            <w:rFonts w:ascii="Calibri" w:eastAsia="Calibri" w:hAnsi="Calibri" w:cs="Times New Roman"/>
            <w:lang w:val="en-US"/>
          </w:rPr>
          <w:t>359.</w:t>
        </w:r>
        <w:r w:rsidRPr="002709E2">
          <w:rPr>
            <w:rFonts w:ascii="Calibri" w:eastAsia="Calibri" w:hAnsi="Calibri" w:cs="Times New Roman"/>
            <w:lang w:val="en-US"/>
          </w:rPr>
          <w:tab/>
          <w:t>n "Dominic grits his teeth together, his eyes flashing with visible anger."</w:t>
        </w:r>
      </w:ins>
    </w:p>
    <w:p w14:paraId="4492B4BB" w14:textId="77777777" w:rsidR="002709E2" w:rsidRPr="002709E2" w:rsidRDefault="002709E2" w:rsidP="002709E2">
      <w:pPr>
        <w:spacing w:line="600" w:lineRule="auto"/>
        <w:jc w:val="left"/>
        <w:rPr>
          <w:ins w:id="14286" w:author="UTENTE" w:date="2020-06-30T18:54:00Z"/>
          <w:rFonts w:ascii="Calibri" w:eastAsia="Calibri" w:hAnsi="Calibri" w:cs="Times New Roman"/>
          <w:lang w:val="en-US"/>
        </w:rPr>
      </w:pPr>
      <w:ins w:id="14287" w:author="UTENTE" w:date="2020-06-30T18:54:00Z">
        <w:r w:rsidRPr="002709E2">
          <w:rPr>
            <w:rFonts w:ascii="Calibri" w:eastAsia="Calibri" w:hAnsi="Calibri" w:cs="Times New Roman"/>
            <w:lang w:val="en-US"/>
          </w:rPr>
          <w:t>360.</w:t>
        </w:r>
        <w:r w:rsidRPr="002709E2">
          <w:rPr>
            <w:rFonts w:ascii="Calibri" w:eastAsia="Calibri" w:hAnsi="Calibri" w:cs="Times New Roman"/>
            <w:lang w:val="en-US"/>
          </w:rPr>
          <w:tab/>
          <w:t>n "A cold sweat breaks out on my back as Rex taunts us."</w:t>
        </w:r>
      </w:ins>
    </w:p>
    <w:p w14:paraId="4B2C3769" w14:textId="77777777" w:rsidR="002709E2" w:rsidRPr="002709E2" w:rsidRDefault="002709E2" w:rsidP="002709E2">
      <w:pPr>
        <w:spacing w:line="600" w:lineRule="auto"/>
        <w:jc w:val="left"/>
        <w:rPr>
          <w:ins w:id="14288" w:author="UTENTE" w:date="2020-06-30T18:54:00Z"/>
          <w:rFonts w:ascii="Calibri" w:eastAsia="Calibri" w:hAnsi="Calibri" w:cs="Times New Roman"/>
          <w:lang w:val="en-US"/>
        </w:rPr>
      </w:pPr>
      <w:ins w:id="14289" w:author="UTENTE" w:date="2020-06-30T18:54:00Z">
        <w:r w:rsidRPr="002709E2">
          <w:rPr>
            <w:rFonts w:ascii="Calibri" w:eastAsia="Calibri" w:hAnsi="Calibri" w:cs="Times New Roman"/>
            <w:lang w:val="en-US"/>
          </w:rPr>
          <w:t>361.</w:t>
        </w:r>
        <w:r w:rsidRPr="002709E2">
          <w:rPr>
            <w:rFonts w:ascii="Calibri" w:eastAsia="Calibri" w:hAnsi="Calibri" w:cs="Times New Roman"/>
            <w:lang w:val="en-US"/>
          </w:rPr>
          <w:tab/>
          <w:t>n "Dominic… {w}No, Dominic's different from them."</w:t>
        </w:r>
      </w:ins>
    </w:p>
    <w:p w14:paraId="7A5689F0" w14:textId="77777777" w:rsidR="002709E2" w:rsidRPr="002709E2" w:rsidRDefault="002709E2" w:rsidP="002709E2">
      <w:pPr>
        <w:spacing w:line="600" w:lineRule="auto"/>
        <w:jc w:val="left"/>
        <w:rPr>
          <w:ins w:id="14290" w:author="UTENTE" w:date="2020-06-30T18:54:00Z"/>
          <w:rFonts w:ascii="Calibri" w:eastAsia="Calibri" w:hAnsi="Calibri" w:cs="Times New Roman"/>
          <w:lang w:val="en-US"/>
        </w:rPr>
      </w:pPr>
      <w:ins w:id="14291" w:author="UTENTE" w:date="2020-06-30T18:54:00Z">
        <w:r w:rsidRPr="002709E2">
          <w:rPr>
            <w:rFonts w:ascii="Calibri" w:eastAsia="Calibri" w:hAnsi="Calibri" w:cs="Times New Roman"/>
            <w:lang w:val="en-US"/>
          </w:rPr>
          <w:t>362.</w:t>
        </w:r>
        <w:r w:rsidRPr="002709E2">
          <w:rPr>
            <w:rFonts w:ascii="Calibri" w:eastAsia="Calibri" w:hAnsi="Calibri" w:cs="Times New Roman"/>
            <w:lang w:val="en-US"/>
          </w:rPr>
          <w:tab/>
          <w:t>n "He's not keeping me around for that. There's no way."</w:t>
        </w:r>
      </w:ins>
    </w:p>
    <w:p w14:paraId="64F6B160" w14:textId="77777777" w:rsidR="002709E2" w:rsidRPr="002709E2" w:rsidRDefault="002709E2" w:rsidP="002709E2">
      <w:pPr>
        <w:spacing w:line="600" w:lineRule="auto"/>
        <w:jc w:val="left"/>
        <w:rPr>
          <w:ins w:id="14292" w:author="UTENTE" w:date="2020-06-30T18:54:00Z"/>
          <w:rFonts w:ascii="Calibri" w:eastAsia="Calibri" w:hAnsi="Calibri" w:cs="Times New Roman"/>
          <w:lang w:val="en-US"/>
        </w:rPr>
      </w:pPr>
      <w:ins w:id="14293" w:author="UTENTE" w:date="2020-06-30T18:54:00Z">
        <w:r w:rsidRPr="002709E2">
          <w:rPr>
            <w:rFonts w:ascii="Calibri" w:eastAsia="Calibri" w:hAnsi="Calibri" w:cs="Times New Roman"/>
            <w:lang w:val="en-US"/>
          </w:rPr>
          <w:t>363.</w:t>
        </w:r>
        <w:r w:rsidRPr="002709E2">
          <w:rPr>
            <w:rFonts w:ascii="Calibri" w:eastAsia="Calibri" w:hAnsi="Calibri" w:cs="Times New Roman"/>
            <w:lang w:val="en-US"/>
          </w:rPr>
          <w:tab/>
          <w:t>d "\"Quick! Inside!\""</w:t>
        </w:r>
      </w:ins>
    </w:p>
    <w:p w14:paraId="66FF8D02" w14:textId="77777777" w:rsidR="002709E2" w:rsidRPr="002709E2" w:rsidRDefault="002709E2" w:rsidP="002709E2">
      <w:pPr>
        <w:spacing w:line="600" w:lineRule="auto"/>
        <w:jc w:val="left"/>
        <w:rPr>
          <w:ins w:id="14294" w:author="UTENTE" w:date="2020-06-30T18:54:00Z"/>
          <w:rFonts w:ascii="Calibri" w:eastAsia="Calibri" w:hAnsi="Calibri" w:cs="Times New Roman"/>
          <w:lang w:val="en-US"/>
        </w:rPr>
      </w:pPr>
      <w:ins w:id="14295" w:author="UTENTE" w:date="2020-06-30T18:54:00Z">
        <w:r w:rsidRPr="002709E2">
          <w:rPr>
            <w:rFonts w:ascii="Calibri" w:eastAsia="Calibri" w:hAnsi="Calibri" w:cs="Times New Roman"/>
            <w:lang w:val="en-US"/>
          </w:rPr>
          <w:t>364.</w:t>
        </w:r>
        <w:r w:rsidRPr="002709E2">
          <w:rPr>
            <w:rFonts w:ascii="Calibri" w:eastAsia="Calibri" w:hAnsi="Calibri" w:cs="Times New Roman"/>
            <w:lang w:val="en-US"/>
          </w:rPr>
          <w:tab/>
          <w:t>mcp "\"…!\""</w:t>
        </w:r>
      </w:ins>
    </w:p>
    <w:p w14:paraId="74D17D76" w14:textId="77777777" w:rsidR="002709E2" w:rsidRPr="002709E2" w:rsidRDefault="002709E2" w:rsidP="002709E2">
      <w:pPr>
        <w:spacing w:line="600" w:lineRule="auto"/>
        <w:jc w:val="left"/>
        <w:rPr>
          <w:ins w:id="14296" w:author="UTENTE" w:date="2020-06-30T18:54:00Z"/>
          <w:rFonts w:ascii="Calibri" w:eastAsia="Calibri" w:hAnsi="Calibri" w:cs="Times New Roman"/>
          <w:lang w:val="en-US"/>
        </w:rPr>
      </w:pPr>
      <w:ins w:id="14297" w:author="UTENTE" w:date="2020-06-30T18:54:00Z">
        <w:r w:rsidRPr="002709E2">
          <w:rPr>
            <w:rFonts w:ascii="Calibri" w:eastAsia="Calibri" w:hAnsi="Calibri" w:cs="Times New Roman"/>
            <w:lang w:val="en-US"/>
          </w:rPr>
          <w:t>365.</w:t>
        </w:r>
        <w:r w:rsidRPr="002709E2">
          <w:rPr>
            <w:rFonts w:ascii="Calibri" w:eastAsia="Calibri" w:hAnsi="Calibri" w:cs="Times New Roman"/>
            <w:lang w:val="en-US"/>
          </w:rPr>
          <w:tab/>
          <w:t>n "Suddenly, Dominic shoves me through the side door of a building."</w:t>
        </w:r>
      </w:ins>
    </w:p>
    <w:p w14:paraId="23C6FBC0" w14:textId="77777777" w:rsidR="002709E2" w:rsidRPr="002709E2" w:rsidRDefault="002709E2" w:rsidP="002709E2">
      <w:pPr>
        <w:spacing w:line="600" w:lineRule="auto"/>
        <w:jc w:val="left"/>
        <w:rPr>
          <w:ins w:id="14298" w:author="UTENTE" w:date="2020-06-30T18:54:00Z"/>
          <w:rFonts w:ascii="Calibri" w:eastAsia="Calibri" w:hAnsi="Calibri" w:cs="Times New Roman"/>
          <w:lang w:val="en-US"/>
        </w:rPr>
      </w:pPr>
      <w:ins w:id="14299" w:author="UTENTE" w:date="2020-06-30T18:54:00Z">
        <w:r w:rsidRPr="002709E2">
          <w:rPr>
            <w:rFonts w:ascii="Calibri" w:eastAsia="Calibri" w:hAnsi="Calibri" w:cs="Times New Roman"/>
            <w:lang w:val="en-US"/>
          </w:rPr>
          <w:t>366.</w:t>
        </w:r>
        <w:r w:rsidRPr="002709E2">
          <w:rPr>
            <w:rFonts w:ascii="Calibri" w:eastAsia="Calibri" w:hAnsi="Calibri" w:cs="Times New Roman"/>
            <w:lang w:val="en-US"/>
          </w:rPr>
          <w:tab/>
          <w:t>n "I stumble through the darkness, but he pulls my hand to tug me further in."</w:t>
        </w:r>
      </w:ins>
    </w:p>
    <w:p w14:paraId="23B4AD2C" w14:textId="77777777" w:rsidR="002709E2" w:rsidRPr="002709E2" w:rsidRDefault="002709E2" w:rsidP="002709E2">
      <w:pPr>
        <w:spacing w:line="600" w:lineRule="auto"/>
        <w:jc w:val="left"/>
        <w:rPr>
          <w:ins w:id="14300" w:author="UTENTE" w:date="2020-06-30T18:54:00Z"/>
          <w:rFonts w:ascii="Calibri" w:eastAsia="Calibri" w:hAnsi="Calibri" w:cs="Times New Roman"/>
          <w:lang w:val="en-US"/>
        </w:rPr>
      </w:pPr>
      <w:ins w:id="14301" w:author="UTENTE" w:date="2020-06-30T18:54:00Z">
        <w:r w:rsidRPr="002709E2">
          <w:rPr>
            <w:rFonts w:ascii="Calibri" w:eastAsia="Calibri" w:hAnsi="Calibri" w:cs="Times New Roman"/>
            <w:lang w:val="en-US"/>
          </w:rPr>
          <w:t>367.</w:t>
        </w:r>
        <w:r w:rsidRPr="002709E2">
          <w:rPr>
            <w:rFonts w:ascii="Calibri" w:eastAsia="Calibri" w:hAnsi="Calibri" w:cs="Times New Roman"/>
            <w:lang w:val="en-US"/>
          </w:rPr>
          <w:tab/>
          <w:t>mc "\"Where – where are we…\""</w:t>
        </w:r>
        <w:r w:rsidRPr="002709E2">
          <w:rPr>
            <w:rFonts w:ascii="Calibri" w:eastAsia="Calibri" w:hAnsi="Calibri" w:cs="Times New Roman"/>
            <w:lang w:val="en-US"/>
          </w:rPr>
          <w:br w:type="page"/>
        </w:r>
      </w:ins>
    </w:p>
    <w:p w14:paraId="65644234" w14:textId="77777777" w:rsidR="002709E2" w:rsidRPr="002709E2" w:rsidRDefault="002709E2" w:rsidP="002709E2">
      <w:pPr>
        <w:spacing w:line="600" w:lineRule="auto"/>
        <w:jc w:val="left"/>
        <w:rPr>
          <w:ins w:id="14302" w:author="UTENTE" w:date="2020-06-30T18:54:00Z"/>
          <w:rFonts w:ascii="Calibri" w:eastAsia="Calibri" w:hAnsi="Calibri" w:cs="Times New Roman"/>
        </w:rPr>
      </w:pPr>
      <w:ins w:id="14303" w:author="UTENTE" w:date="2020-06-30T18:54:00Z">
        <w:r w:rsidRPr="002709E2">
          <w:rPr>
            <w:rFonts w:ascii="Calibri" w:eastAsia="Calibri" w:hAnsi="Calibri" w:cs="Times New Roman"/>
          </w:rPr>
          <w:lastRenderedPageBreak/>
          <w:t>352.</w:t>
        </w:r>
        <w:r w:rsidRPr="002709E2">
          <w:rPr>
            <w:rFonts w:ascii="Calibri" w:eastAsia="Calibri" w:hAnsi="Calibri" w:cs="Times New Roman"/>
          </w:rPr>
          <w:tab/>
          <w:t>n "Le parole canzonatorie di Rex risuonano dietro di noi mentre corriamo, cambiando direzione ogni volta che possiamo."</w:t>
        </w:r>
      </w:ins>
    </w:p>
    <w:p w14:paraId="524CC132" w14:textId="77777777" w:rsidR="002709E2" w:rsidRPr="002709E2" w:rsidRDefault="002709E2" w:rsidP="002709E2">
      <w:pPr>
        <w:spacing w:line="600" w:lineRule="auto"/>
        <w:jc w:val="left"/>
        <w:rPr>
          <w:ins w:id="14304" w:author="UTENTE" w:date="2020-06-30T18:54:00Z"/>
          <w:rFonts w:ascii="Calibri" w:eastAsia="Calibri" w:hAnsi="Calibri" w:cs="Times New Roman"/>
          <w:rPrChange w:id="14305" w:author="UTENTE" w:date="2020-06-30T18:54:00Z">
            <w:rPr>
              <w:ins w:id="14306" w:author="UTENTE" w:date="2020-06-30T18:54:00Z"/>
              <w:rFonts w:ascii="Calibri" w:eastAsia="Calibri" w:hAnsi="Calibri" w:cs="Times New Roman"/>
              <w:lang w:val="en-US"/>
            </w:rPr>
          </w:rPrChange>
        </w:rPr>
      </w:pPr>
      <w:ins w:id="14307" w:author="UTENTE" w:date="2020-06-30T18:54:00Z">
        <w:r w:rsidRPr="002709E2">
          <w:rPr>
            <w:rFonts w:ascii="Calibri" w:eastAsia="Calibri" w:hAnsi="Calibri" w:cs="Times New Roman"/>
            <w:rPrChange w:id="14308" w:author="UTENTE" w:date="2020-06-30T18:54:00Z">
              <w:rPr>
                <w:rFonts w:ascii="Calibri" w:eastAsia="Calibri" w:hAnsi="Calibri" w:cs="Times New Roman"/>
                <w:lang w:val="en-US"/>
              </w:rPr>
            </w:rPrChange>
          </w:rPr>
          <w:t>353.</w:t>
        </w:r>
        <w:r w:rsidRPr="002709E2">
          <w:rPr>
            <w:rFonts w:ascii="Calibri" w:eastAsia="Calibri" w:hAnsi="Calibri" w:cs="Times New Roman"/>
            <w:rPrChange w:id="14309" w:author="UTENTE" w:date="2020-06-30T18:54:00Z">
              <w:rPr>
                <w:rFonts w:ascii="Calibri" w:eastAsia="Calibri" w:hAnsi="Calibri" w:cs="Times New Roman"/>
                <w:lang w:val="en-US"/>
              </w:rPr>
            </w:rPrChange>
          </w:rPr>
          <w:tab/>
          <w:t>mcp "\"Ngh…\""</w:t>
        </w:r>
      </w:ins>
    </w:p>
    <w:p w14:paraId="659C821D" w14:textId="77777777" w:rsidR="002709E2" w:rsidRPr="002709E2" w:rsidRDefault="002709E2" w:rsidP="002709E2">
      <w:pPr>
        <w:spacing w:line="600" w:lineRule="auto"/>
        <w:jc w:val="left"/>
        <w:rPr>
          <w:ins w:id="14310" w:author="UTENTE" w:date="2020-06-30T18:54:00Z"/>
          <w:rFonts w:ascii="Calibri" w:eastAsia="Calibri" w:hAnsi="Calibri" w:cs="Times New Roman"/>
        </w:rPr>
      </w:pPr>
      <w:ins w:id="14311" w:author="UTENTE" w:date="2020-06-30T18:54:00Z">
        <w:r w:rsidRPr="002709E2">
          <w:rPr>
            <w:rFonts w:ascii="Calibri" w:eastAsia="Calibri" w:hAnsi="Calibri" w:cs="Times New Roman"/>
          </w:rPr>
          <w:t>354.</w:t>
        </w:r>
        <w:r w:rsidRPr="002709E2">
          <w:rPr>
            <w:rFonts w:ascii="Calibri" w:eastAsia="Calibri" w:hAnsi="Calibri" w:cs="Times New Roman"/>
          </w:rPr>
          <w:tab/>
          <w:t>n "È difficile stare dietro a Dominic, che con le sue lunghe gambe e il suo corpo prestante riesce a muoversi a velocità incredibili."</w:t>
        </w:r>
      </w:ins>
    </w:p>
    <w:p w14:paraId="40388267" w14:textId="77777777" w:rsidR="002709E2" w:rsidRPr="002709E2" w:rsidRDefault="002709E2" w:rsidP="002709E2">
      <w:pPr>
        <w:spacing w:line="600" w:lineRule="auto"/>
        <w:jc w:val="left"/>
        <w:rPr>
          <w:ins w:id="14312" w:author="UTENTE" w:date="2020-06-30T18:54:00Z"/>
          <w:rFonts w:ascii="Calibri" w:eastAsia="Calibri" w:hAnsi="Calibri" w:cs="Times New Roman"/>
        </w:rPr>
      </w:pPr>
      <w:ins w:id="14313" w:author="UTENTE" w:date="2020-06-30T18:54:00Z">
        <w:r w:rsidRPr="002709E2">
          <w:rPr>
            <w:rFonts w:ascii="Calibri" w:eastAsia="Calibri" w:hAnsi="Calibri" w:cs="Times New Roman"/>
          </w:rPr>
          <w:t>355.</w:t>
        </w:r>
        <w:r w:rsidRPr="002709E2">
          <w:rPr>
            <w:rFonts w:ascii="Calibri" w:eastAsia="Calibri" w:hAnsi="Calibri" w:cs="Times New Roman"/>
          </w:rPr>
          <w:tab/>
          <w:t>rp "\"Non puoi scappare da me, baby! Sentirei quel profumino da chilooometri~\""</w:t>
        </w:r>
      </w:ins>
    </w:p>
    <w:p w14:paraId="52EF8A86" w14:textId="77777777" w:rsidR="002709E2" w:rsidRPr="002709E2" w:rsidRDefault="002709E2" w:rsidP="002709E2">
      <w:pPr>
        <w:spacing w:line="600" w:lineRule="auto"/>
        <w:jc w:val="left"/>
        <w:rPr>
          <w:ins w:id="14314" w:author="UTENTE" w:date="2020-06-30T18:54:00Z"/>
          <w:rFonts w:ascii="Calibri" w:eastAsia="Calibri" w:hAnsi="Calibri" w:cs="Times New Roman"/>
        </w:rPr>
      </w:pPr>
      <w:ins w:id="14315" w:author="UTENTE" w:date="2020-06-30T18:54:00Z">
        <w:r w:rsidRPr="002709E2">
          <w:rPr>
            <w:rFonts w:ascii="Calibri" w:eastAsia="Calibri" w:hAnsi="Calibri" w:cs="Times New Roman"/>
          </w:rPr>
          <w:t>356.</w:t>
        </w:r>
        <w:r w:rsidRPr="002709E2">
          <w:rPr>
            <w:rFonts w:ascii="Calibri" w:eastAsia="Calibri" w:hAnsi="Calibri" w:cs="Times New Roman"/>
          </w:rPr>
          <w:tab/>
          <w:t>rp "\"Dai, Dom, offri anche a noi! Te lo vuoi tenere tutto per te, vero?\""</w:t>
        </w:r>
      </w:ins>
    </w:p>
    <w:p w14:paraId="4AA2201A" w14:textId="77777777" w:rsidR="002709E2" w:rsidRPr="002709E2" w:rsidRDefault="002709E2" w:rsidP="002709E2">
      <w:pPr>
        <w:spacing w:line="600" w:lineRule="auto"/>
        <w:jc w:val="left"/>
        <w:rPr>
          <w:ins w:id="14316" w:author="UTENTE" w:date="2020-06-30T18:54:00Z"/>
          <w:rFonts w:ascii="Calibri" w:eastAsia="Calibri" w:hAnsi="Calibri" w:cs="Times New Roman"/>
        </w:rPr>
      </w:pPr>
      <w:ins w:id="14317" w:author="UTENTE" w:date="2020-06-30T18:54:00Z">
        <w:r w:rsidRPr="002709E2">
          <w:rPr>
            <w:rFonts w:ascii="Calibri" w:eastAsia="Calibri" w:hAnsi="Calibri" w:cs="Times New Roman"/>
          </w:rPr>
          <w:t>357.</w:t>
        </w:r>
        <w:r w:rsidRPr="002709E2">
          <w:rPr>
            <w:rFonts w:ascii="Calibri" w:eastAsia="Calibri" w:hAnsi="Calibri" w:cs="Times New Roman"/>
          </w:rPr>
          <w:tab/>
          <w:t>rp "\"Avaro del cazzo! Ahahaha!\""</w:t>
        </w:r>
      </w:ins>
    </w:p>
    <w:p w14:paraId="48B67517" w14:textId="77777777" w:rsidR="002709E2" w:rsidRPr="002709E2" w:rsidRDefault="002709E2" w:rsidP="002709E2">
      <w:pPr>
        <w:spacing w:line="600" w:lineRule="auto"/>
        <w:jc w:val="left"/>
        <w:rPr>
          <w:ins w:id="14318" w:author="UTENTE" w:date="2020-06-30T18:54:00Z"/>
          <w:rFonts w:ascii="Calibri" w:eastAsia="Calibri" w:hAnsi="Calibri" w:cs="Times New Roman"/>
        </w:rPr>
      </w:pPr>
      <w:ins w:id="14319" w:author="UTENTE" w:date="2020-06-30T18:54:00Z">
        <w:r w:rsidRPr="002709E2">
          <w:rPr>
            <w:rFonts w:ascii="Calibri" w:eastAsia="Calibri" w:hAnsi="Calibri" w:cs="Times New Roman"/>
          </w:rPr>
          <w:t>358.</w:t>
        </w:r>
        <w:r w:rsidRPr="002709E2">
          <w:rPr>
            <w:rFonts w:ascii="Calibri" w:eastAsia="Calibri" w:hAnsi="Calibri" w:cs="Times New Roman"/>
          </w:rPr>
          <w:tab/>
          <w:t>dp "\"…\""</w:t>
        </w:r>
      </w:ins>
    </w:p>
    <w:p w14:paraId="1AB6BF8F" w14:textId="77777777" w:rsidR="002709E2" w:rsidRPr="002709E2" w:rsidRDefault="002709E2" w:rsidP="002709E2">
      <w:pPr>
        <w:spacing w:line="600" w:lineRule="auto"/>
        <w:jc w:val="left"/>
        <w:rPr>
          <w:ins w:id="14320" w:author="UTENTE" w:date="2020-06-30T18:54:00Z"/>
          <w:rFonts w:ascii="Calibri" w:eastAsia="Calibri" w:hAnsi="Calibri" w:cs="Times New Roman"/>
        </w:rPr>
      </w:pPr>
      <w:ins w:id="14321" w:author="UTENTE" w:date="2020-06-30T18:54:00Z">
        <w:r w:rsidRPr="002709E2">
          <w:rPr>
            <w:rFonts w:ascii="Calibri" w:eastAsia="Calibri" w:hAnsi="Calibri" w:cs="Times New Roman"/>
          </w:rPr>
          <w:t>359.</w:t>
        </w:r>
        <w:r w:rsidRPr="002709E2">
          <w:rPr>
            <w:rFonts w:ascii="Calibri" w:eastAsia="Calibri" w:hAnsi="Calibri" w:cs="Times New Roman"/>
          </w:rPr>
          <w:tab/>
          <w:t>n "Dominic digrigna i denti, i suoi occhi lampeggiano visibilmente di rabbia."</w:t>
        </w:r>
      </w:ins>
    </w:p>
    <w:p w14:paraId="6FDFA05F" w14:textId="77777777" w:rsidR="002709E2" w:rsidRPr="002709E2" w:rsidRDefault="002709E2" w:rsidP="002709E2">
      <w:pPr>
        <w:spacing w:line="600" w:lineRule="auto"/>
        <w:jc w:val="left"/>
        <w:rPr>
          <w:ins w:id="14322" w:author="UTENTE" w:date="2020-06-30T18:54:00Z"/>
          <w:rFonts w:ascii="Calibri" w:eastAsia="Calibri" w:hAnsi="Calibri" w:cs="Times New Roman"/>
        </w:rPr>
      </w:pPr>
      <w:ins w:id="14323" w:author="UTENTE" w:date="2020-06-30T18:54:00Z">
        <w:r w:rsidRPr="002709E2">
          <w:rPr>
            <w:rFonts w:ascii="Calibri" w:eastAsia="Calibri" w:hAnsi="Calibri" w:cs="Times New Roman"/>
          </w:rPr>
          <w:t>360.</w:t>
        </w:r>
        <w:r w:rsidRPr="002709E2">
          <w:rPr>
            <w:rFonts w:ascii="Calibri" w:eastAsia="Calibri" w:hAnsi="Calibri" w:cs="Times New Roman"/>
          </w:rPr>
          <w:tab/>
          <w:t>n "Inizio a sudare freddo, mentre Rex ci deride."</w:t>
        </w:r>
      </w:ins>
    </w:p>
    <w:p w14:paraId="71184B07" w14:textId="77777777" w:rsidR="002709E2" w:rsidRPr="002709E2" w:rsidRDefault="002709E2" w:rsidP="002709E2">
      <w:pPr>
        <w:spacing w:line="600" w:lineRule="auto"/>
        <w:jc w:val="left"/>
        <w:rPr>
          <w:ins w:id="14324" w:author="UTENTE" w:date="2020-06-30T18:54:00Z"/>
          <w:rFonts w:ascii="Calibri" w:eastAsia="Calibri" w:hAnsi="Calibri" w:cs="Times New Roman"/>
        </w:rPr>
      </w:pPr>
      <w:ins w:id="14325" w:author="UTENTE" w:date="2020-06-30T18:54:00Z">
        <w:r w:rsidRPr="002709E2">
          <w:rPr>
            <w:rFonts w:ascii="Calibri" w:eastAsia="Calibri" w:hAnsi="Calibri" w:cs="Times New Roman"/>
          </w:rPr>
          <w:t>361.</w:t>
        </w:r>
        <w:r w:rsidRPr="002709E2">
          <w:rPr>
            <w:rFonts w:ascii="Calibri" w:eastAsia="Calibri" w:hAnsi="Calibri" w:cs="Times New Roman"/>
          </w:rPr>
          <w:tab/>
          <w:t>n "Dominic… {w}No, Dominic è diverso da loro."</w:t>
        </w:r>
      </w:ins>
    </w:p>
    <w:p w14:paraId="4C0348BF" w14:textId="77777777" w:rsidR="002709E2" w:rsidRPr="002709E2" w:rsidRDefault="002709E2" w:rsidP="002709E2">
      <w:pPr>
        <w:spacing w:line="600" w:lineRule="auto"/>
        <w:jc w:val="left"/>
        <w:rPr>
          <w:ins w:id="14326" w:author="UTENTE" w:date="2020-06-30T18:54:00Z"/>
          <w:rFonts w:ascii="Calibri" w:eastAsia="Calibri" w:hAnsi="Calibri" w:cs="Times New Roman"/>
        </w:rPr>
      </w:pPr>
      <w:ins w:id="14327" w:author="UTENTE" w:date="2020-06-30T18:54:00Z">
        <w:r w:rsidRPr="002709E2">
          <w:rPr>
            <w:rFonts w:ascii="Calibri" w:eastAsia="Calibri" w:hAnsi="Calibri" w:cs="Times New Roman"/>
          </w:rPr>
          <w:t>362.</w:t>
        </w:r>
        <w:r w:rsidRPr="002709E2">
          <w:rPr>
            <w:rFonts w:ascii="Calibri" w:eastAsia="Calibri" w:hAnsi="Calibri" w:cs="Times New Roman"/>
          </w:rPr>
          <w:tab/>
          <w:t>n "Non sta con me per quello. È impossibile."</w:t>
        </w:r>
      </w:ins>
    </w:p>
    <w:p w14:paraId="350AB54F" w14:textId="77777777" w:rsidR="002709E2" w:rsidRPr="002709E2" w:rsidRDefault="002709E2" w:rsidP="002709E2">
      <w:pPr>
        <w:spacing w:line="600" w:lineRule="auto"/>
        <w:jc w:val="left"/>
        <w:rPr>
          <w:ins w:id="14328" w:author="UTENTE" w:date="2020-06-30T18:54:00Z"/>
          <w:rFonts w:ascii="Calibri" w:eastAsia="Calibri" w:hAnsi="Calibri" w:cs="Times New Roman"/>
        </w:rPr>
      </w:pPr>
      <w:ins w:id="14329" w:author="UTENTE" w:date="2020-06-30T18:54:00Z">
        <w:r w:rsidRPr="002709E2">
          <w:rPr>
            <w:rFonts w:ascii="Calibri" w:eastAsia="Calibri" w:hAnsi="Calibri" w:cs="Times New Roman"/>
          </w:rPr>
          <w:t>363.</w:t>
        </w:r>
        <w:r w:rsidRPr="002709E2">
          <w:rPr>
            <w:rFonts w:ascii="Calibri" w:eastAsia="Calibri" w:hAnsi="Calibri" w:cs="Times New Roman"/>
          </w:rPr>
          <w:tab/>
          <w:t>d "\"Svelto! Entra!\""</w:t>
        </w:r>
      </w:ins>
    </w:p>
    <w:p w14:paraId="76DA5D14" w14:textId="77777777" w:rsidR="002709E2" w:rsidRPr="002709E2" w:rsidRDefault="002709E2" w:rsidP="002709E2">
      <w:pPr>
        <w:spacing w:line="600" w:lineRule="auto"/>
        <w:jc w:val="left"/>
        <w:rPr>
          <w:ins w:id="14330" w:author="UTENTE" w:date="2020-06-30T18:54:00Z"/>
          <w:rFonts w:ascii="Calibri" w:eastAsia="Calibri" w:hAnsi="Calibri" w:cs="Times New Roman"/>
        </w:rPr>
      </w:pPr>
      <w:ins w:id="14331" w:author="UTENTE" w:date="2020-06-30T18:54:00Z">
        <w:r w:rsidRPr="002709E2">
          <w:rPr>
            <w:rFonts w:ascii="Calibri" w:eastAsia="Calibri" w:hAnsi="Calibri" w:cs="Times New Roman"/>
          </w:rPr>
          <w:t>364.</w:t>
        </w:r>
        <w:r w:rsidRPr="002709E2">
          <w:rPr>
            <w:rFonts w:ascii="Calibri" w:eastAsia="Calibri" w:hAnsi="Calibri" w:cs="Times New Roman"/>
          </w:rPr>
          <w:tab/>
          <w:t>mcp "\"…!\""</w:t>
        </w:r>
      </w:ins>
    </w:p>
    <w:p w14:paraId="3231D01D" w14:textId="77777777" w:rsidR="002709E2" w:rsidRPr="002709E2" w:rsidRDefault="002709E2" w:rsidP="002709E2">
      <w:pPr>
        <w:spacing w:line="600" w:lineRule="auto"/>
        <w:jc w:val="left"/>
        <w:rPr>
          <w:ins w:id="14332" w:author="UTENTE" w:date="2020-06-30T18:54:00Z"/>
          <w:rFonts w:ascii="Calibri" w:eastAsia="Calibri" w:hAnsi="Calibri" w:cs="Times New Roman"/>
        </w:rPr>
      </w:pPr>
      <w:ins w:id="14333" w:author="UTENTE" w:date="2020-06-30T18:54:00Z">
        <w:r w:rsidRPr="002709E2">
          <w:rPr>
            <w:rFonts w:ascii="Calibri" w:eastAsia="Calibri" w:hAnsi="Calibri" w:cs="Times New Roman"/>
          </w:rPr>
          <w:t>365.</w:t>
        </w:r>
        <w:r w:rsidRPr="002709E2">
          <w:rPr>
            <w:rFonts w:ascii="Calibri" w:eastAsia="Calibri" w:hAnsi="Calibri" w:cs="Times New Roman"/>
          </w:rPr>
          <w:tab/>
          <w:t>n "All'improvviso, Dominic mi spinge dentro la porta posteriore di un edificio."</w:t>
        </w:r>
      </w:ins>
    </w:p>
    <w:p w14:paraId="3C09A826" w14:textId="77777777" w:rsidR="002709E2" w:rsidRPr="002709E2" w:rsidRDefault="002709E2" w:rsidP="002709E2">
      <w:pPr>
        <w:spacing w:line="600" w:lineRule="auto"/>
        <w:jc w:val="left"/>
        <w:rPr>
          <w:ins w:id="14334" w:author="UTENTE" w:date="2020-06-30T18:54:00Z"/>
          <w:rFonts w:ascii="Calibri" w:eastAsia="Calibri" w:hAnsi="Calibri" w:cs="Times New Roman"/>
        </w:rPr>
      </w:pPr>
      <w:ins w:id="14335" w:author="UTENTE" w:date="2020-06-30T18:54:00Z">
        <w:r w:rsidRPr="002709E2">
          <w:rPr>
            <w:rFonts w:ascii="Calibri" w:eastAsia="Calibri" w:hAnsi="Calibri" w:cs="Times New Roman"/>
          </w:rPr>
          <w:t>366.</w:t>
        </w:r>
        <w:r w:rsidRPr="002709E2">
          <w:rPr>
            <w:rFonts w:ascii="Calibri" w:eastAsia="Calibri" w:hAnsi="Calibri" w:cs="Times New Roman"/>
          </w:rPr>
          <w:tab/>
          <w:t>n "Barcollo nel buio, ma lui mi afferra la mano per tirarmi ancora più all'interno."</w:t>
        </w:r>
      </w:ins>
    </w:p>
    <w:p w14:paraId="59849BCF" w14:textId="77777777" w:rsidR="002709E2" w:rsidRPr="002709E2" w:rsidRDefault="002709E2" w:rsidP="002709E2">
      <w:pPr>
        <w:spacing w:line="600" w:lineRule="auto"/>
        <w:jc w:val="left"/>
        <w:rPr>
          <w:ins w:id="14336" w:author="UTENTE" w:date="2020-06-30T18:54:00Z"/>
          <w:rFonts w:ascii="Calibri" w:eastAsia="Calibri" w:hAnsi="Calibri" w:cs="Times New Roman"/>
          <w:rPrChange w:id="14337" w:author="UTENTE" w:date="2020-06-30T18:54:00Z">
            <w:rPr>
              <w:ins w:id="14338" w:author="UTENTE" w:date="2020-06-30T18:54:00Z"/>
              <w:rFonts w:ascii="Calibri" w:eastAsia="Calibri" w:hAnsi="Calibri" w:cs="Times New Roman"/>
              <w:lang w:val="en-US"/>
            </w:rPr>
          </w:rPrChange>
        </w:rPr>
      </w:pPr>
      <w:ins w:id="14339" w:author="UTENTE" w:date="2020-06-30T18:54:00Z">
        <w:r w:rsidRPr="002709E2">
          <w:rPr>
            <w:rFonts w:ascii="Calibri" w:eastAsia="Calibri" w:hAnsi="Calibri" w:cs="Times New Roman"/>
            <w:rPrChange w:id="14340" w:author="UTENTE" w:date="2020-06-30T18:54:00Z">
              <w:rPr>
                <w:rFonts w:ascii="Calibri" w:eastAsia="Calibri" w:hAnsi="Calibri" w:cs="Times New Roman"/>
                <w:lang w:val="en-US"/>
              </w:rPr>
            </w:rPrChange>
          </w:rPr>
          <w:t>367.</w:t>
        </w:r>
        <w:r w:rsidRPr="002709E2">
          <w:rPr>
            <w:rFonts w:ascii="Calibri" w:eastAsia="Calibri" w:hAnsi="Calibri" w:cs="Times New Roman"/>
            <w:rPrChange w:id="14341" w:author="UTENTE" w:date="2020-06-30T18:54:00Z">
              <w:rPr>
                <w:rFonts w:ascii="Calibri" w:eastAsia="Calibri" w:hAnsi="Calibri" w:cs="Times New Roman"/>
                <w:lang w:val="en-US"/>
              </w:rPr>
            </w:rPrChange>
          </w:rPr>
          <w:tab/>
          <w:t>mc "\"Dove - dove siamo…\"" </w:t>
        </w:r>
        <w:r w:rsidRPr="002709E2">
          <w:rPr>
            <w:rFonts w:ascii="Calibri" w:eastAsia="Calibri" w:hAnsi="Calibri" w:cs="Times New Roman"/>
            <w:rPrChange w:id="14342" w:author="UTENTE" w:date="2020-06-30T18:54:00Z">
              <w:rPr>
                <w:rFonts w:ascii="Calibri" w:eastAsia="Calibri" w:hAnsi="Calibri" w:cs="Times New Roman"/>
                <w:lang w:val="en-US"/>
              </w:rPr>
            </w:rPrChange>
          </w:rPr>
          <w:br w:type="page"/>
        </w:r>
      </w:ins>
    </w:p>
    <w:p w14:paraId="4F5A4484" w14:textId="77777777" w:rsidR="002709E2" w:rsidRPr="002709E2" w:rsidRDefault="002709E2" w:rsidP="002709E2">
      <w:pPr>
        <w:spacing w:line="600" w:lineRule="auto"/>
        <w:jc w:val="left"/>
        <w:rPr>
          <w:ins w:id="14343" w:author="UTENTE" w:date="2020-06-30T18:54:00Z"/>
          <w:rFonts w:ascii="Calibri" w:eastAsia="Calibri" w:hAnsi="Calibri" w:cs="Times New Roman"/>
          <w:rPrChange w:id="14344" w:author="UTENTE" w:date="2020-06-30T18:54:00Z">
            <w:rPr>
              <w:ins w:id="14345" w:author="UTENTE" w:date="2020-06-30T18:54:00Z"/>
              <w:rFonts w:ascii="Calibri" w:eastAsia="Calibri" w:hAnsi="Calibri" w:cs="Times New Roman"/>
              <w:lang w:val="en-US"/>
            </w:rPr>
          </w:rPrChange>
        </w:rPr>
      </w:pPr>
      <w:ins w:id="14346" w:author="UTENTE" w:date="2020-06-30T18:54:00Z">
        <w:r w:rsidRPr="002709E2">
          <w:rPr>
            <w:rFonts w:ascii="Calibri" w:eastAsia="Calibri" w:hAnsi="Calibri" w:cs="Times New Roman"/>
            <w:rPrChange w:id="14347" w:author="UTENTE" w:date="2020-06-30T18:54:00Z">
              <w:rPr>
                <w:rFonts w:ascii="Calibri" w:eastAsia="Calibri" w:hAnsi="Calibri" w:cs="Times New Roman"/>
                <w:lang w:val="en-US"/>
              </w:rPr>
            </w:rPrChange>
          </w:rPr>
          <w:lastRenderedPageBreak/>
          <w:t>368.</w:t>
        </w:r>
        <w:r w:rsidRPr="002709E2">
          <w:rPr>
            <w:rFonts w:ascii="Calibri" w:eastAsia="Calibri" w:hAnsi="Calibri" w:cs="Times New Roman"/>
            <w:rPrChange w:id="14348" w:author="UTENTE" w:date="2020-06-30T18:54:00Z">
              <w:rPr>
                <w:rFonts w:ascii="Calibri" w:eastAsia="Calibri" w:hAnsi="Calibri" w:cs="Times New Roman"/>
                <w:lang w:val="en-US"/>
              </w:rPr>
            </w:rPrChange>
          </w:rPr>
          <w:tab/>
          <w:t>mc "\"…Huh?\""</w:t>
        </w:r>
      </w:ins>
    </w:p>
    <w:p w14:paraId="55036082" w14:textId="77777777" w:rsidR="002709E2" w:rsidRPr="002709E2" w:rsidRDefault="002709E2" w:rsidP="002709E2">
      <w:pPr>
        <w:spacing w:line="600" w:lineRule="auto"/>
        <w:jc w:val="left"/>
        <w:rPr>
          <w:ins w:id="14349" w:author="UTENTE" w:date="2020-06-30T18:54:00Z"/>
          <w:rFonts w:ascii="Calibri" w:eastAsia="Calibri" w:hAnsi="Calibri" w:cs="Times New Roman"/>
          <w:lang w:val="en-US"/>
        </w:rPr>
      </w:pPr>
      <w:ins w:id="14350" w:author="UTENTE" w:date="2020-06-30T18:54:00Z">
        <w:r w:rsidRPr="002709E2">
          <w:rPr>
            <w:rFonts w:ascii="Calibri" w:eastAsia="Calibri" w:hAnsi="Calibri" w:cs="Times New Roman"/>
            <w:lang w:val="en-US"/>
          </w:rPr>
          <w:t>369.</w:t>
        </w:r>
        <w:r w:rsidRPr="002709E2">
          <w:rPr>
            <w:rFonts w:ascii="Calibri" w:eastAsia="Calibri" w:hAnsi="Calibri" w:cs="Times New Roman"/>
            <w:lang w:val="en-US"/>
          </w:rPr>
          <w:tab/>
          <w:t>n "The dimly-lit space we emerge into is…"</w:t>
        </w:r>
      </w:ins>
    </w:p>
    <w:p w14:paraId="7D9A2BEC" w14:textId="77777777" w:rsidR="002709E2" w:rsidRPr="002709E2" w:rsidRDefault="002709E2" w:rsidP="002709E2">
      <w:pPr>
        <w:spacing w:line="600" w:lineRule="auto"/>
        <w:jc w:val="left"/>
        <w:rPr>
          <w:ins w:id="14351" w:author="UTENTE" w:date="2020-06-30T18:54:00Z"/>
          <w:rFonts w:ascii="Calibri" w:eastAsia="Calibri" w:hAnsi="Calibri" w:cs="Times New Roman"/>
          <w:lang w:val="en-US"/>
        </w:rPr>
      </w:pPr>
      <w:ins w:id="14352" w:author="UTENTE" w:date="2020-06-30T18:54:00Z">
        <w:r w:rsidRPr="002709E2">
          <w:rPr>
            <w:rFonts w:ascii="Calibri" w:eastAsia="Calibri" w:hAnsi="Calibri" w:cs="Times New Roman"/>
            <w:lang w:val="en-US"/>
          </w:rPr>
          <w:t>370.</w:t>
        </w:r>
        <w:r w:rsidRPr="002709E2">
          <w:rPr>
            <w:rFonts w:ascii="Calibri" w:eastAsia="Calibri" w:hAnsi="Calibri" w:cs="Times New Roman"/>
            <w:lang w:val="en-US"/>
          </w:rPr>
          <w:tab/>
          <w:t>n "A club?"</w:t>
        </w:r>
      </w:ins>
    </w:p>
    <w:p w14:paraId="1E93EEA1" w14:textId="77777777" w:rsidR="002709E2" w:rsidRPr="002709E2" w:rsidRDefault="002709E2" w:rsidP="002709E2">
      <w:pPr>
        <w:spacing w:line="600" w:lineRule="auto"/>
        <w:jc w:val="left"/>
        <w:rPr>
          <w:ins w:id="14353" w:author="UTENTE" w:date="2020-06-30T18:54:00Z"/>
          <w:rFonts w:ascii="Calibri" w:eastAsia="Calibri" w:hAnsi="Calibri" w:cs="Times New Roman"/>
          <w:lang w:val="en-US"/>
        </w:rPr>
      </w:pPr>
      <w:ins w:id="14354" w:author="UTENTE" w:date="2020-06-30T18:54:00Z">
        <w:r w:rsidRPr="002709E2">
          <w:rPr>
            <w:rFonts w:ascii="Calibri" w:eastAsia="Calibri" w:hAnsi="Calibri" w:cs="Times New Roman"/>
            <w:lang w:val="en-US"/>
          </w:rPr>
          <w:t>371.</w:t>
        </w:r>
        <w:r w:rsidRPr="002709E2">
          <w:rPr>
            <w:rFonts w:ascii="Calibri" w:eastAsia="Calibri" w:hAnsi="Calibri" w:cs="Times New Roman"/>
            <w:lang w:val="en-US"/>
          </w:rPr>
          <w:tab/>
          <w:t>dp "\"…Blend in.\""</w:t>
        </w:r>
      </w:ins>
    </w:p>
    <w:p w14:paraId="2C364D90" w14:textId="77777777" w:rsidR="002709E2" w:rsidRPr="002709E2" w:rsidRDefault="002709E2" w:rsidP="002709E2">
      <w:pPr>
        <w:spacing w:line="600" w:lineRule="auto"/>
        <w:jc w:val="left"/>
        <w:rPr>
          <w:ins w:id="14355" w:author="UTENTE" w:date="2020-06-30T18:54:00Z"/>
          <w:rFonts w:ascii="Calibri" w:eastAsia="Calibri" w:hAnsi="Calibri" w:cs="Times New Roman"/>
          <w:lang w:val="en-US"/>
        </w:rPr>
      </w:pPr>
      <w:ins w:id="14356" w:author="UTENTE" w:date="2020-06-30T18:54:00Z">
        <w:r w:rsidRPr="002709E2">
          <w:rPr>
            <w:rFonts w:ascii="Calibri" w:eastAsia="Calibri" w:hAnsi="Calibri" w:cs="Times New Roman"/>
            <w:lang w:val="en-US"/>
          </w:rPr>
          <w:t>372.</w:t>
        </w:r>
        <w:r w:rsidRPr="002709E2">
          <w:rPr>
            <w:rFonts w:ascii="Calibri" w:eastAsia="Calibri" w:hAnsi="Calibri" w:cs="Times New Roman"/>
            <w:lang w:val="en-US"/>
          </w:rPr>
          <w:tab/>
          <w:t>n "He leans down to hiss into my ear, brushing his lips against it so that I can hear his voice over the loud music."</w:t>
        </w:r>
      </w:ins>
    </w:p>
    <w:p w14:paraId="3A4A5432" w14:textId="77777777" w:rsidR="002709E2" w:rsidRPr="002709E2" w:rsidRDefault="002709E2" w:rsidP="002709E2">
      <w:pPr>
        <w:spacing w:line="600" w:lineRule="auto"/>
        <w:jc w:val="left"/>
        <w:rPr>
          <w:ins w:id="14357" w:author="UTENTE" w:date="2020-06-30T18:54:00Z"/>
          <w:rFonts w:ascii="Calibri" w:eastAsia="Calibri" w:hAnsi="Calibri" w:cs="Times New Roman"/>
          <w:lang w:val="en-US"/>
        </w:rPr>
      </w:pPr>
      <w:ins w:id="14358" w:author="UTENTE" w:date="2020-06-30T18:54:00Z">
        <w:r w:rsidRPr="002709E2">
          <w:rPr>
            <w:rFonts w:ascii="Calibri" w:eastAsia="Calibri" w:hAnsi="Calibri" w:cs="Times New Roman"/>
            <w:lang w:val="en-US"/>
          </w:rPr>
          <w:t>373.</w:t>
        </w:r>
        <w:r w:rsidRPr="002709E2">
          <w:rPr>
            <w:rFonts w:ascii="Calibri" w:eastAsia="Calibri" w:hAnsi="Calibri" w:cs="Times New Roman"/>
            <w:lang w:val="en-US"/>
          </w:rPr>
          <w:tab/>
          <w:t>mcp "\"…\""</w:t>
        </w:r>
      </w:ins>
    </w:p>
    <w:p w14:paraId="508CD58F" w14:textId="77777777" w:rsidR="002709E2" w:rsidRPr="002709E2" w:rsidRDefault="002709E2" w:rsidP="002709E2">
      <w:pPr>
        <w:spacing w:line="600" w:lineRule="auto"/>
        <w:jc w:val="left"/>
        <w:rPr>
          <w:ins w:id="14359" w:author="UTENTE" w:date="2020-06-30T18:54:00Z"/>
          <w:rFonts w:ascii="Calibri" w:eastAsia="Calibri" w:hAnsi="Calibri" w:cs="Times New Roman"/>
          <w:lang w:val="en-US"/>
        </w:rPr>
      </w:pPr>
      <w:ins w:id="14360" w:author="UTENTE" w:date="2020-06-30T18:54:00Z">
        <w:r w:rsidRPr="002709E2">
          <w:rPr>
            <w:rFonts w:ascii="Calibri" w:eastAsia="Calibri" w:hAnsi="Calibri" w:cs="Times New Roman"/>
            <w:lang w:val="en-US"/>
          </w:rPr>
          <w:t>374.</w:t>
        </w:r>
        <w:r w:rsidRPr="002709E2">
          <w:rPr>
            <w:rFonts w:ascii="Calibri" w:eastAsia="Calibri" w:hAnsi="Calibri" w:cs="Times New Roman"/>
            <w:lang w:val="en-US"/>
          </w:rPr>
          <w:tab/>
          <w:t>n "Without missing a beat, Dominic guides me onto the dance floor, weaving through the throngs of people."</w:t>
        </w:r>
      </w:ins>
    </w:p>
    <w:p w14:paraId="45E9AF28" w14:textId="77777777" w:rsidR="002709E2" w:rsidRPr="002709E2" w:rsidRDefault="002709E2" w:rsidP="002709E2">
      <w:pPr>
        <w:spacing w:line="600" w:lineRule="auto"/>
        <w:jc w:val="left"/>
        <w:rPr>
          <w:ins w:id="14361" w:author="UTENTE" w:date="2020-06-30T18:54:00Z"/>
          <w:rFonts w:ascii="Calibri" w:eastAsia="Calibri" w:hAnsi="Calibri" w:cs="Times New Roman"/>
          <w:lang w:val="en-US"/>
        </w:rPr>
      </w:pPr>
      <w:ins w:id="14362" w:author="UTENTE" w:date="2020-06-30T18:54:00Z">
        <w:r w:rsidRPr="002709E2">
          <w:rPr>
            <w:rFonts w:ascii="Calibri" w:eastAsia="Calibri" w:hAnsi="Calibri" w:cs="Times New Roman"/>
            <w:lang w:val="en-US"/>
          </w:rPr>
          <w:t>375.</w:t>
        </w:r>
        <w:r w:rsidRPr="002709E2">
          <w:rPr>
            <w:rFonts w:ascii="Calibri" w:eastAsia="Calibri" w:hAnsi="Calibri" w:cs="Times New Roman"/>
            <w:lang w:val="en-US"/>
          </w:rPr>
          <w:tab/>
          <w:t>n "I glance worriedly over my shoulder to see if Rex and the others are following, but I can't make out anything in the dark."</w:t>
        </w:r>
      </w:ins>
    </w:p>
    <w:p w14:paraId="30F17410" w14:textId="77777777" w:rsidR="002709E2" w:rsidRPr="002709E2" w:rsidRDefault="002709E2" w:rsidP="002709E2">
      <w:pPr>
        <w:spacing w:line="600" w:lineRule="auto"/>
        <w:jc w:val="left"/>
        <w:rPr>
          <w:ins w:id="14363" w:author="UTENTE" w:date="2020-06-30T18:54:00Z"/>
          <w:rFonts w:ascii="Calibri" w:eastAsia="Calibri" w:hAnsi="Calibri" w:cs="Times New Roman"/>
          <w:lang w:val="en-US"/>
        </w:rPr>
      </w:pPr>
      <w:ins w:id="14364" w:author="UTENTE" w:date="2020-06-30T18:54:00Z">
        <w:r w:rsidRPr="002709E2">
          <w:rPr>
            <w:rFonts w:ascii="Calibri" w:eastAsia="Calibri" w:hAnsi="Calibri" w:cs="Times New Roman"/>
            <w:lang w:val="en-US"/>
          </w:rPr>
          <w:t>376.</w:t>
        </w:r>
        <w:r w:rsidRPr="002709E2">
          <w:rPr>
            <w:rFonts w:ascii="Calibri" w:eastAsia="Calibri" w:hAnsi="Calibri" w:cs="Times New Roman"/>
            <w:lang w:val="en-US"/>
          </w:rPr>
          <w:tab/>
          <w:t>n "–But when I turn back, I realize Dominic isn't pulling me along anymore."</w:t>
        </w:r>
      </w:ins>
    </w:p>
    <w:p w14:paraId="39FE5E2F" w14:textId="77777777" w:rsidR="002709E2" w:rsidRPr="002709E2" w:rsidRDefault="002709E2" w:rsidP="002709E2">
      <w:pPr>
        <w:spacing w:line="600" w:lineRule="auto"/>
        <w:jc w:val="left"/>
        <w:rPr>
          <w:ins w:id="14365" w:author="UTENTE" w:date="2020-06-30T18:54:00Z"/>
          <w:rFonts w:ascii="Calibri" w:eastAsia="Calibri" w:hAnsi="Calibri" w:cs="Times New Roman"/>
          <w:lang w:val="en-US"/>
        </w:rPr>
      </w:pPr>
      <w:ins w:id="14366" w:author="UTENTE" w:date="2020-06-30T18:54:00Z">
        <w:r w:rsidRPr="002709E2">
          <w:rPr>
            <w:rFonts w:ascii="Calibri" w:eastAsia="Calibri" w:hAnsi="Calibri" w:cs="Times New Roman"/>
            <w:lang w:val="en-US"/>
          </w:rPr>
          <w:t>377.</w:t>
        </w:r>
        <w:r w:rsidRPr="002709E2">
          <w:rPr>
            <w:rFonts w:ascii="Calibri" w:eastAsia="Calibri" w:hAnsi="Calibri" w:cs="Times New Roman"/>
            <w:lang w:val="en-US"/>
          </w:rPr>
          <w:tab/>
          <w:t>n "Instead, he's facing me… and his blue eyes glimmer faintly in the flashing lights."</w:t>
        </w:r>
      </w:ins>
    </w:p>
    <w:p w14:paraId="6E6FF8C7" w14:textId="77777777" w:rsidR="002709E2" w:rsidRPr="002709E2" w:rsidRDefault="002709E2" w:rsidP="002709E2">
      <w:pPr>
        <w:spacing w:line="600" w:lineRule="auto"/>
        <w:jc w:val="left"/>
        <w:rPr>
          <w:ins w:id="14367" w:author="UTENTE" w:date="2020-06-30T18:54:00Z"/>
          <w:rFonts w:ascii="Calibri" w:eastAsia="Calibri" w:hAnsi="Calibri" w:cs="Times New Roman"/>
          <w:lang w:val="en-US"/>
        </w:rPr>
      </w:pPr>
      <w:ins w:id="14368" w:author="UTENTE" w:date="2020-06-30T18:54:00Z">
        <w:r w:rsidRPr="002709E2">
          <w:rPr>
            <w:rFonts w:ascii="Calibri" w:eastAsia="Calibri" w:hAnsi="Calibri" w:cs="Times New Roman"/>
            <w:lang w:val="en-US"/>
          </w:rPr>
          <w:t>378.</w:t>
        </w:r>
        <w:r w:rsidRPr="002709E2">
          <w:rPr>
            <w:rFonts w:ascii="Calibri" w:eastAsia="Calibri" w:hAnsi="Calibri" w:cs="Times New Roman"/>
            <w:lang w:val="en-US"/>
          </w:rPr>
          <w:tab/>
          <w:t>mcp "\"…Dominic? Aren't we going to…\""</w:t>
        </w:r>
      </w:ins>
    </w:p>
    <w:p w14:paraId="58A7E3FA" w14:textId="77777777" w:rsidR="002709E2" w:rsidRPr="002709E2" w:rsidRDefault="002709E2" w:rsidP="002709E2">
      <w:pPr>
        <w:spacing w:line="600" w:lineRule="auto"/>
        <w:jc w:val="left"/>
        <w:rPr>
          <w:ins w:id="14369" w:author="UTENTE" w:date="2020-06-30T18:54:00Z"/>
          <w:rFonts w:ascii="Calibri" w:eastAsia="Calibri" w:hAnsi="Calibri" w:cs="Times New Roman"/>
          <w:lang w:val="en-US"/>
        </w:rPr>
      </w:pPr>
      <w:ins w:id="14370" w:author="UTENTE" w:date="2020-06-30T18:54:00Z">
        <w:r w:rsidRPr="002709E2">
          <w:rPr>
            <w:rFonts w:ascii="Calibri" w:eastAsia="Calibri" w:hAnsi="Calibri" w:cs="Times New Roman"/>
            <w:lang w:val="en-US"/>
          </w:rPr>
          <w:t>379.</w:t>
        </w:r>
        <w:r w:rsidRPr="002709E2">
          <w:rPr>
            <w:rFonts w:ascii="Calibri" w:eastAsia="Calibri" w:hAnsi="Calibri" w:cs="Times New Roman"/>
            <w:lang w:val="en-US"/>
          </w:rPr>
          <w:tab/>
          <w:t>d "\"Shh.\""</w:t>
        </w:r>
      </w:ins>
    </w:p>
    <w:p w14:paraId="3BE1C70F" w14:textId="77777777" w:rsidR="002709E2" w:rsidRPr="002709E2" w:rsidRDefault="002709E2" w:rsidP="002709E2">
      <w:pPr>
        <w:spacing w:line="600" w:lineRule="auto"/>
        <w:jc w:val="left"/>
        <w:rPr>
          <w:ins w:id="14371" w:author="UTENTE" w:date="2020-06-30T18:54:00Z"/>
          <w:rFonts w:ascii="Calibri" w:eastAsia="Calibri" w:hAnsi="Calibri" w:cs="Times New Roman"/>
          <w:lang w:val="en-US"/>
        </w:rPr>
      </w:pPr>
      <w:ins w:id="14372" w:author="UTENTE" w:date="2020-06-30T18:54:00Z">
        <w:r w:rsidRPr="002709E2">
          <w:rPr>
            <w:rFonts w:ascii="Calibri" w:eastAsia="Calibri" w:hAnsi="Calibri" w:cs="Times New Roman"/>
            <w:lang w:val="en-US"/>
          </w:rPr>
          <w:t>380.</w:t>
        </w:r>
        <w:r w:rsidRPr="002709E2">
          <w:rPr>
            <w:rFonts w:ascii="Calibri" w:eastAsia="Calibri" w:hAnsi="Calibri" w:cs="Times New Roman"/>
            <w:lang w:val="en-US"/>
          </w:rPr>
          <w:tab/>
          <w:t>n "…And just like that, he starts to curl his arms around my waist, tugging me towards him."</w:t>
        </w:r>
      </w:ins>
    </w:p>
    <w:p w14:paraId="5F9E7119" w14:textId="77777777" w:rsidR="002709E2" w:rsidRPr="002709E2" w:rsidRDefault="002709E2" w:rsidP="002709E2">
      <w:pPr>
        <w:spacing w:line="600" w:lineRule="auto"/>
        <w:jc w:val="left"/>
        <w:rPr>
          <w:ins w:id="14373" w:author="UTENTE" w:date="2020-06-30T18:54:00Z"/>
          <w:rFonts w:ascii="Calibri" w:eastAsia="Calibri" w:hAnsi="Calibri" w:cs="Times New Roman"/>
          <w:rPrChange w:id="14374" w:author="UTENTE" w:date="2020-06-30T18:54:00Z">
            <w:rPr>
              <w:ins w:id="14375" w:author="UTENTE" w:date="2020-06-30T18:54:00Z"/>
              <w:rFonts w:ascii="Calibri" w:eastAsia="Calibri" w:hAnsi="Calibri" w:cs="Times New Roman"/>
              <w:lang w:val="en-US"/>
            </w:rPr>
          </w:rPrChange>
        </w:rPr>
      </w:pPr>
      <w:ins w:id="14376" w:author="UTENTE" w:date="2020-06-30T18:54:00Z">
        <w:r w:rsidRPr="002709E2">
          <w:rPr>
            <w:rFonts w:ascii="Calibri" w:eastAsia="Calibri" w:hAnsi="Calibri" w:cs="Times New Roman"/>
            <w:rPrChange w:id="14377" w:author="UTENTE" w:date="2020-06-30T18:54:00Z">
              <w:rPr>
                <w:rFonts w:ascii="Calibri" w:eastAsia="Calibri" w:hAnsi="Calibri" w:cs="Times New Roman"/>
                <w:lang w:val="en-US"/>
              </w:rPr>
            </w:rPrChange>
          </w:rPr>
          <w:t>381.</w:t>
        </w:r>
        <w:r w:rsidRPr="002709E2">
          <w:rPr>
            <w:rFonts w:ascii="Calibri" w:eastAsia="Calibri" w:hAnsi="Calibri" w:cs="Times New Roman"/>
            <w:rPrChange w:id="14378" w:author="UTENTE" w:date="2020-06-30T18:54:00Z">
              <w:rPr>
                <w:rFonts w:ascii="Calibri" w:eastAsia="Calibri" w:hAnsi="Calibri" w:cs="Times New Roman"/>
                <w:lang w:val="en-US"/>
              </w:rPr>
            </w:rPrChange>
          </w:rPr>
          <w:tab/>
          <w:t>mc "\"–!\"" </w:t>
        </w:r>
        <w:r w:rsidRPr="002709E2">
          <w:rPr>
            <w:rFonts w:ascii="Calibri" w:eastAsia="Calibri" w:hAnsi="Calibri" w:cs="Times New Roman"/>
            <w:rPrChange w:id="14379" w:author="UTENTE" w:date="2020-06-30T18:54:00Z">
              <w:rPr>
                <w:rFonts w:ascii="Calibri" w:eastAsia="Calibri" w:hAnsi="Calibri" w:cs="Times New Roman"/>
                <w:lang w:val="en-US"/>
              </w:rPr>
            </w:rPrChange>
          </w:rPr>
          <w:br w:type="page"/>
        </w:r>
      </w:ins>
    </w:p>
    <w:p w14:paraId="5C65C670" w14:textId="77777777" w:rsidR="002709E2" w:rsidRPr="002709E2" w:rsidRDefault="002709E2" w:rsidP="002709E2">
      <w:pPr>
        <w:spacing w:line="600" w:lineRule="auto"/>
        <w:jc w:val="left"/>
        <w:rPr>
          <w:ins w:id="14380" w:author="UTENTE" w:date="2020-06-30T18:54:00Z"/>
          <w:rFonts w:ascii="Calibri" w:eastAsia="Calibri" w:hAnsi="Calibri" w:cs="Times New Roman"/>
        </w:rPr>
      </w:pPr>
      <w:ins w:id="14381" w:author="UTENTE" w:date="2020-06-30T18:54:00Z">
        <w:r w:rsidRPr="002709E2">
          <w:rPr>
            <w:rFonts w:ascii="Calibri" w:eastAsia="Calibri" w:hAnsi="Calibri" w:cs="Times New Roman"/>
          </w:rPr>
          <w:lastRenderedPageBreak/>
          <w:t>368.</w:t>
        </w:r>
        <w:r w:rsidRPr="002709E2">
          <w:rPr>
            <w:rFonts w:ascii="Calibri" w:eastAsia="Calibri" w:hAnsi="Calibri" w:cs="Times New Roman"/>
          </w:rPr>
          <w:tab/>
          <w:t>mc "\"…Uh?\""</w:t>
        </w:r>
      </w:ins>
    </w:p>
    <w:p w14:paraId="477AA847" w14:textId="77777777" w:rsidR="002709E2" w:rsidRPr="002709E2" w:rsidRDefault="002709E2" w:rsidP="002709E2">
      <w:pPr>
        <w:spacing w:line="600" w:lineRule="auto"/>
        <w:jc w:val="left"/>
        <w:rPr>
          <w:ins w:id="14382" w:author="UTENTE" w:date="2020-06-30T18:54:00Z"/>
          <w:rFonts w:ascii="Calibri" w:eastAsia="Calibri" w:hAnsi="Calibri" w:cs="Times New Roman"/>
        </w:rPr>
      </w:pPr>
      <w:ins w:id="14383" w:author="UTENTE" w:date="2020-06-30T18:54:00Z">
        <w:r w:rsidRPr="002709E2">
          <w:rPr>
            <w:rFonts w:ascii="Calibri" w:eastAsia="Calibri" w:hAnsi="Calibri" w:cs="Times New Roman"/>
          </w:rPr>
          <w:t>369.</w:t>
        </w:r>
        <w:r w:rsidRPr="002709E2">
          <w:rPr>
            <w:rFonts w:ascii="Calibri" w:eastAsia="Calibri" w:hAnsi="Calibri" w:cs="Times New Roman"/>
          </w:rPr>
          <w:tab/>
          <w:t>n "Lo spazio illuminato da una luce soffusa in cui emergiamo è…"</w:t>
        </w:r>
      </w:ins>
    </w:p>
    <w:p w14:paraId="479693B8" w14:textId="77777777" w:rsidR="002709E2" w:rsidRPr="002709E2" w:rsidRDefault="002709E2" w:rsidP="002709E2">
      <w:pPr>
        <w:spacing w:line="600" w:lineRule="auto"/>
        <w:jc w:val="left"/>
        <w:rPr>
          <w:ins w:id="14384" w:author="UTENTE" w:date="2020-06-30T18:54:00Z"/>
          <w:rFonts w:ascii="Calibri" w:eastAsia="Calibri" w:hAnsi="Calibri" w:cs="Times New Roman"/>
          <w:rPrChange w:id="14385" w:author="UTENTE" w:date="2020-06-30T18:54:00Z">
            <w:rPr>
              <w:ins w:id="14386" w:author="UTENTE" w:date="2020-06-30T18:54:00Z"/>
              <w:rFonts w:ascii="Calibri" w:eastAsia="Calibri" w:hAnsi="Calibri" w:cs="Times New Roman"/>
              <w:lang w:val="en-US"/>
            </w:rPr>
          </w:rPrChange>
        </w:rPr>
      </w:pPr>
      <w:ins w:id="14387" w:author="UTENTE" w:date="2020-06-30T18:54:00Z">
        <w:r w:rsidRPr="002709E2">
          <w:rPr>
            <w:rFonts w:ascii="Calibri" w:eastAsia="Calibri" w:hAnsi="Calibri" w:cs="Times New Roman"/>
            <w:rPrChange w:id="14388" w:author="UTENTE" w:date="2020-06-30T18:54:00Z">
              <w:rPr>
                <w:rFonts w:ascii="Calibri" w:eastAsia="Calibri" w:hAnsi="Calibri" w:cs="Times New Roman"/>
                <w:lang w:val="en-US"/>
              </w:rPr>
            </w:rPrChange>
          </w:rPr>
          <w:t>370.</w:t>
        </w:r>
        <w:r w:rsidRPr="002709E2">
          <w:rPr>
            <w:rFonts w:ascii="Calibri" w:eastAsia="Calibri" w:hAnsi="Calibri" w:cs="Times New Roman"/>
            <w:rPrChange w:id="14389" w:author="UTENTE" w:date="2020-06-30T18:54:00Z">
              <w:rPr>
                <w:rFonts w:ascii="Calibri" w:eastAsia="Calibri" w:hAnsi="Calibri" w:cs="Times New Roman"/>
                <w:lang w:val="en-US"/>
              </w:rPr>
            </w:rPrChange>
          </w:rPr>
          <w:tab/>
          <w:t>n "Una discoteca?"</w:t>
        </w:r>
      </w:ins>
    </w:p>
    <w:p w14:paraId="76ADD135" w14:textId="77777777" w:rsidR="002709E2" w:rsidRPr="002709E2" w:rsidRDefault="002709E2" w:rsidP="002709E2">
      <w:pPr>
        <w:spacing w:line="600" w:lineRule="auto"/>
        <w:jc w:val="left"/>
        <w:rPr>
          <w:ins w:id="14390" w:author="UTENTE" w:date="2020-06-30T18:54:00Z"/>
          <w:rFonts w:ascii="Calibri" w:eastAsia="Calibri" w:hAnsi="Calibri" w:cs="Times New Roman"/>
        </w:rPr>
      </w:pPr>
      <w:ins w:id="14391" w:author="UTENTE" w:date="2020-06-30T18:54:00Z">
        <w:r w:rsidRPr="002709E2">
          <w:rPr>
            <w:rFonts w:ascii="Calibri" w:eastAsia="Calibri" w:hAnsi="Calibri" w:cs="Times New Roman"/>
          </w:rPr>
          <w:t>371.</w:t>
        </w:r>
        <w:r w:rsidRPr="002709E2">
          <w:rPr>
            <w:rFonts w:ascii="Calibri" w:eastAsia="Calibri" w:hAnsi="Calibri" w:cs="Times New Roman"/>
          </w:rPr>
          <w:tab/>
          <w:t>dp "\"…Mimetizzati.\""</w:t>
        </w:r>
      </w:ins>
    </w:p>
    <w:p w14:paraId="053FD685" w14:textId="77777777" w:rsidR="002709E2" w:rsidRPr="002709E2" w:rsidRDefault="002709E2" w:rsidP="002709E2">
      <w:pPr>
        <w:spacing w:line="600" w:lineRule="auto"/>
        <w:jc w:val="left"/>
        <w:rPr>
          <w:ins w:id="14392" w:author="UTENTE" w:date="2020-06-30T18:54:00Z"/>
          <w:rFonts w:ascii="Calibri" w:eastAsia="Calibri" w:hAnsi="Calibri" w:cs="Times New Roman"/>
        </w:rPr>
      </w:pPr>
      <w:ins w:id="14393" w:author="UTENTE" w:date="2020-06-30T18:54:00Z">
        <w:r w:rsidRPr="002709E2">
          <w:rPr>
            <w:rFonts w:ascii="Calibri" w:eastAsia="Calibri" w:hAnsi="Calibri" w:cs="Times New Roman"/>
          </w:rPr>
          <w:t>372.</w:t>
        </w:r>
        <w:r w:rsidRPr="002709E2">
          <w:rPr>
            <w:rFonts w:ascii="Calibri" w:eastAsia="Calibri" w:hAnsi="Calibri" w:cs="Times New Roman"/>
          </w:rPr>
          <w:tab/>
          <w:t>n "Si abbassa per sussurrare nel mio orecchio, accarezzandolo con le sue labbra affinché io possa sentire la sua voce sulla musica alta."</w:t>
        </w:r>
      </w:ins>
    </w:p>
    <w:p w14:paraId="7D154DF5" w14:textId="77777777" w:rsidR="002709E2" w:rsidRPr="002709E2" w:rsidRDefault="002709E2" w:rsidP="002709E2">
      <w:pPr>
        <w:spacing w:line="600" w:lineRule="auto"/>
        <w:jc w:val="left"/>
        <w:rPr>
          <w:ins w:id="14394" w:author="UTENTE" w:date="2020-06-30T18:54:00Z"/>
          <w:rFonts w:ascii="Calibri" w:eastAsia="Calibri" w:hAnsi="Calibri" w:cs="Times New Roman"/>
        </w:rPr>
      </w:pPr>
      <w:ins w:id="14395" w:author="UTENTE" w:date="2020-06-30T18:54:00Z">
        <w:r w:rsidRPr="002709E2">
          <w:rPr>
            <w:rFonts w:ascii="Calibri" w:eastAsia="Calibri" w:hAnsi="Calibri" w:cs="Times New Roman"/>
          </w:rPr>
          <w:t>373.</w:t>
        </w:r>
        <w:r w:rsidRPr="002709E2">
          <w:rPr>
            <w:rFonts w:ascii="Calibri" w:eastAsia="Calibri" w:hAnsi="Calibri" w:cs="Times New Roman"/>
          </w:rPr>
          <w:tab/>
          <w:t>mcp "\"…\""</w:t>
        </w:r>
      </w:ins>
    </w:p>
    <w:p w14:paraId="355C9F33" w14:textId="77777777" w:rsidR="002709E2" w:rsidRPr="002709E2" w:rsidRDefault="002709E2" w:rsidP="002709E2">
      <w:pPr>
        <w:spacing w:line="600" w:lineRule="auto"/>
        <w:jc w:val="left"/>
        <w:rPr>
          <w:ins w:id="14396" w:author="UTENTE" w:date="2020-06-30T18:54:00Z"/>
          <w:rFonts w:ascii="Calibri" w:eastAsia="Calibri" w:hAnsi="Calibri" w:cs="Times New Roman"/>
        </w:rPr>
      </w:pPr>
      <w:ins w:id="14397" w:author="UTENTE" w:date="2020-06-30T18:54:00Z">
        <w:r w:rsidRPr="002709E2">
          <w:rPr>
            <w:rFonts w:ascii="Calibri" w:eastAsia="Calibri" w:hAnsi="Calibri" w:cs="Times New Roman"/>
          </w:rPr>
          <w:t>374.</w:t>
        </w:r>
        <w:r w:rsidRPr="002709E2">
          <w:rPr>
            <w:rFonts w:ascii="Calibri" w:eastAsia="Calibri" w:hAnsi="Calibri" w:cs="Times New Roman"/>
          </w:rPr>
          <w:tab/>
          <w:t>n "Senza scomporsi, Dominic mi guida verso la pista da ballo, facendosi largo fra la massa di gente."</w:t>
        </w:r>
      </w:ins>
    </w:p>
    <w:p w14:paraId="3D543049" w14:textId="77777777" w:rsidR="002709E2" w:rsidRPr="002709E2" w:rsidRDefault="002709E2" w:rsidP="002709E2">
      <w:pPr>
        <w:spacing w:line="600" w:lineRule="auto"/>
        <w:jc w:val="left"/>
        <w:rPr>
          <w:ins w:id="14398" w:author="UTENTE" w:date="2020-06-30T18:54:00Z"/>
          <w:rFonts w:ascii="Calibri" w:eastAsia="Calibri" w:hAnsi="Calibri" w:cs="Times New Roman"/>
        </w:rPr>
      </w:pPr>
      <w:ins w:id="14399" w:author="UTENTE" w:date="2020-06-30T18:54:00Z">
        <w:r w:rsidRPr="002709E2">
          <w:rPr>
            <w:rFonts w:ascii="Calibri" w:eastAsia="Calibri" w:hAnsi="Calibri" w:cs="Times New Roman"/>
          </w:rPr>
          <w:t>375.</w:t>
        </w:r>
        <w:r w:rsidRPr="002709E2">
          <w:rPr>
            <w:rFonts w:ascii="Calibri" w:eastAsia="Calibri" w:hAnsi="Calibri" w:cs="Times New Roman"/>
          </w:rPr>
          <w:tab/>
          <w:t>n "Butto uno sguardo preoccupato dietro di me per vedere se Rex e gli altri ci stanno seguendo, ma non riesco a vedere niente con questo buio."</w:t>
        </w:r>
      </w:ins>
    </w:p>
    <w:p w14:paraId="61CD224E" w14:textId="77777777" w:rsidR="002709E2" w:rsidRPr="002709E2" w:rsidRDefault="002709E2" w:rsidP="002709E2">
      <w:pPr>
        <w:spacing w:line="600" w:lineRule="auto"/>
        <w:jc w:val="left"/>
        <w:rPr>
          <w:ins w:id="14400" w:author="UTENTE" w:date="2020-06-30T18:54:00Z"/>
          <w:rFonts w:ascii="Calibri" w:eastAsia="Calibri" w:hAnsi="Calibri" w:cs="Times New Roman"/>
        </w:rPr>
      </w:pPr>
      <w:ins w:id="14401" w:author="UTENTE" w:date="2020-06-30T18:54:00Z">
        <w:r w:rsidRPr="002709E2">
          <w:rPr>
            <w:rFonts w:ascii="Calibri" w:eastAsia="Calibri" w:hAnsi="Calibri" w:cs="Times New Roman"/>
          </w:rPr>
          <w:t>376.</w:t>
        </w:r>
        <w:r w:rsidRPr="002709E2">
          <w:rPr>
            <w:rFonts w:ascii="Calibri" w:eastAsia="Calibri" w:hAnsi="Calibri" w:cs="Times New Roman"/>
          </w:rPr>
          <w:tab/>
          <w:t>n "-Ma quando mi volto di nuovo, mi rendo conto che Dominic non mi sta più trascinando."</w:t>
        </w:r>
      </w:ins>
    </w:p>
    <w:p w14:paraId="15A9F69C" w14:textId="77777777" w:rsidR="002709E2" w:rsidRPr="002709E2" w:rsidRDefault="002709E2" w:rsidP="002709E2">
      <w:pPr>
        <w:spacing w:line="600" w:lineRule="auto"/>
        <w:jc w:val="left"/>
        <w:rPr>
          <w:ins w:id="14402" w:author="UTENTE" w:date="2020-06-30T18:54:00Z"/>
          <w:rFonts w:ascii="Calibri" w:eastAsia="Calibri" w:hAnsi="Calibri" w:cs="Times New Roman"/>
        </w:rPr>
      </w:pPr>
      <w:ins w:id="14403" w:author="UTENTE" w:date="2020-06-30T18:54:00Z">
        <w:r w:rsidRPr="002709E2">
          <w:rPr>
            <w:rFonts w:ascii="Calibri" w:eastAsia="Calibri" w:hAnsi="Calibri" w:cs="Times New Roman"/>
          </w:rPr>
          <w:t>377.</w:t>
        </w:r>
        <w:r w:rsidRPr="002709E2">
          <w:rPr>
            <w:rFonts w:ascii="Calibri" w:eastAsia="Calibri" w:hAnsi="Calibri" w:cs="Times New Roman"/>
          </w:rPr>
          <w:tab/>
          <w:t>n "Al contrario, mi guarda… e i suoi occhi azzurri brillano debolmente alle luci stroboscopiche."</w:t>
        </w:r>
      </w:ins>
    </w:p>
    <w:p w14:paraId="34668435" w14:textId="77777777" w:rsidR="002709E2" w:rsidRPr="002709E2" w:rsidRDefault="002709E2" w:rsidP="002709E2">
      <w:pPr>
        <w:spacing w:line="600" w:lineRule="auto"/>
        <w:jc w:val="left"/>
        <w:rPr>
          <w:ins w:id="14404" w:author="UTENTE" w:date="2020-06-30T18:54:00Z"/>
          <w:rFonts w:ascii="Calibri" w:eastAsia="Calibri" w:hAnsi="Calibri" w:cs="Times New Roman"/>
        </w:rPr>
      </w:pPr>
      <w:ins w:id="14405" w:author="UTENTE" w:date="2020-06-30T18:54:00Z">
        <w:r w:rsidRPr="002709E2">
          <w:rPr>
            <w:rFonts w:ascii="Calibri" w:eastAsia="Calibri" w:hAnsi="Calibri" w:cs="Times New Roman"/>
          </w:rPr>
          <w:t>378.</w:t>
        </w:r>
        <w:r w:rsidRPr="002709E2">
          <w:rPr>
            <w:rFonts w:ascii="Calibri" w:eastAsia="Calibri" w:hAnsi="Calibri" w:cs="Times New Roman"/>
          </w:rPr>
          <w:tab/>
          <w:t>mcp "\"…Dominic? Non dovremmo…\""</w:t>
        </w:r>
      </w:ins>
    </w:p>
    <w:p w14:paraId="5BEAAE4F" w14:textId="77777777" w:rsidR="002709E2" w:rsidRPr="002709E2" w:rsidRDefault="002709E2" w:rsidP="002709E2">
      <w:pPr>
        <w:spacing w:line="600" w:lineRule="auto"/>
        <w:jc w:val="left"/>
        <w:rPr>
          <w:ins w:id="14406" w:author="UTENTE" w:date="2020-06-30T18:54:00Z"/>
          <w:rFonts w:ascii="Calibri" w:eastAsia="Calibri" w:hAnsi="Calibri" w:cs="Times New Roman"/>
        </w:rPr>
      </w:pPr>
      <w:ins w:id="14407" w:author="UTENTE" w:date="2020-06-30T18:54:00Z">
        <w:r w:rsidRPr="002709E2">
          <w:rPr>
            <w:rFonts w:ascii="Calibri" w:eastAsia="Calibri" w:hAnsi="Calibri" w:cs="Times New Roman"/>
          </w:rPr>
          <w:t>379.</w:t>
        </w:r>
        <w:r w:rsidRPr="002709E2">
          <w:rPr>
            <w:rFonts w:ascii="Calibri" w:eastAsia="Calibri" w:hAnsi="Calibri" w:cs="Times New Roman"/>
          </w:rPr>
          <w:tab/>
          <w:t>d "\"Shh.\""</w:t>
        </w:r>
      </w:ins>
    </w:p>
    <w:p w14:paraId="552DEA5C" w14:textId="77777777" w:rsidR="002709E2" w:rsidRPr="002709E2" w:rsidRDefault="002709E2" w:rsidP="002709E2">
      <w:pPr>
        <w:spacing w:line="600" w:lineRule="auto"/>
        <w:jc w:val="left"/>
        <w:rPr>
          <w:ins w:id="14408" w:author="UTENTE" w:date="2020-06-30T18:54:00Z"/>
          <w:rFonts w:ascii="Calibri" w:eastAsia="Calibri" w:hAnsi="Calibri" w:cs="Times New Roman"/>
        </w:rPr>
      </w:pPr>
      <w:ins w:id="14409" w:author="UTENTE" w:date="2020-06-30T18:54:00Z">
        <w:r w:rsidRPr="002709E2">
          <w:rPr>
            <w:rFonts w:ascii="Calibri" w:eastAsia="Calibri" w:hAnsi="Calibri" w:cs="Times New Roman"/>
          </w:rPr>
          <w:t>380.</w:t>
        </w:r>
        <w:r w:rsidRPr="002709E2">
          <w:rPr>
            <w:rFonts w:ascii="Calibri" w:eastAsia="Calibri" w:hAnsi="Calibri" w:cs="Times New Roman"/>
          </w:rPr>
          <w:tab/>
          <w:t>n "…E dal nulla, circonda la mia vita con le sue braccia, tirandomi verso di sé."</w:t>
        </w:r>
      </w:ins>
    </w:p>
    <w:p w14:paraId="5D84A735" w14:textId="77777777" w:rsidR="002709E2" w:rsidRPr="002709E2" w:rsidRDefault="002709E2" w:rsidP="002709E2">
      <w:pPr>
        <w:spacing w:line="600" w:lineRule="auto"/>
        <w:jc w:val="left"/>
        <w:rPr>
          <w:ins w:id="14410" w:author="UTENTE" w:date="2020-06-30T18:54:00Z"/>
          <w:rFonts w:ascii="Calibri" w:eastAsia="Calibri" w:hAnsi="Calibri" w:cs="Times New Roman"/>
          <w:lang w:val="en-US"/>
        </w:rPr>
      </w:pPr>
      <w:ins w:id="14411" w:author="UTENTE" w:date="2020-06-30T18:54:00Z">
        <w:r w:rsidRPr="002709E2">
          <w:rPr>
            <w:rFonts w:ascii="Calibri" w:eastAsia="Calibri" w:hAnsi="Calibri" w:cs="Times New Roman"/>
            <w:lang w:val="en-US"/>
          </w:rPr>
          <w:t>381.</w:t>
        </w:r>
        <w:r w:rsidRPr="002709E2">
          <w:rPr>
            <w:rFonts w:ascii="Calibri" w:eastAsia="Calibri" w:hAnsi="Calibri" w:cs="Times New Roman"/>
            <w:lang w:val="en-US"/>
          </w:rPr>
          <w:tab/>
          <w:t>mc "\"-!\"" </w:t>
        </w:r>
        <w:r w:rsidRPr="002709E2">
          <w:rPr>
            <w:rFonts w:ascii="Calibri" w:eastAsia="Calibri" w:hAnsi="Calibri" w:cs="Times New Roman"/>
            <w:lang w:val="en-US"/>
          </w:rPr>
          <w:br w:type="page"/>
        </w:r>
      </w:ins>
    </w:p>
    <w:p w14:paraId="450F89A6" w14:textId="77777777" w:rsidR="002709E2" w:rsidRPr="002709E2" w:rsidRDefault="002709E2" w:rsidP="002709E2">
      <w:pPr>
        <w:spacing w:line="600" w:lineRule="auto"/>
        <w:jc w:val="left"/>
        <w:rPr>
          <w:ins w:id="14412" w:author="UTENTE" w:date="2020-06-30T18:54:00Z"/>
          <w:rFonts w:ascii="Calibri" w:eastAsia="Calibri" w:hAnsi="Calibri" w:cs="Times New Roman"/>
          <w:lang w:val="en-US"/>
        </w:rPr>
      </w:pPr>
      <w:ins w:id="14413" w:author="UTENTE" w:date="2020-06-30T18:54:00Z">
        <w:r w:rsidRPr="002709E2">
          <w:rPr>
            <w:rFonts w:ascii="Calibri" w:eastAsia="Calibri" w:hAnsi="Calibri" w:cs="Times New Roman"/>
            <w:lang w:val="en-US"/>
          </w:rPr>
          <w:lastRenderedPageBreak/>
          <w:t>382.</w:t>
        </w:r>
        <w:r w:rsidRPr="002709E2">
          <w:rPr>
            <w:rFonts w:ascii="Calibri" w:eastAsia="Calibri" w:hAnsi="Calibri" w:cs="Times New Roman"/>
            <w:lang w:val="en-US"/>
          </w:rPr>
          <w:tab/>
          <w:t>n "My first reaction is to pull away, but I realize what he's doing after a few seconds."</w:t>
        </w:r>
      </w:ins>
    </w:p>
    <w:p w14:paraId="002086A4" w14:textId="77777777" w:rsidR="002709E2" w:rsidRPr="002709E2" w:rsidRDefault="002709E2" w:rsidP="002709E2">
      <w:pPr>
        <w:spacing w:line="600" w:lineRule="auto"/>
        <w:jc w:val="left"/>
        <w:rPr>
          <w:ins w:id="14414" w:author="UTENTE" w:date="2020-06-30T18:54:00Z"/>
          <w:rFonts w:ascii="Calibri" w:eastAsia="Calibri" w:hAnsi="Calibri" w:cs="Times New Roman"/>
          <w:lang w:val="en-US"/>
        </w:rPr>
      </w:pPr>
      <w:ins w:id="14415" w:author="UTENTE" w:date="2020-06-30T18:54:00Z">
        <w:r w:rsidRPr="002709E2">
          <w:rPr>
            <w:rFonts w:ascii="Calibri" w:eastAsia="Calibri" w:hAnsi="Calibri" w:cs="Times New Roman"/>
            <w:lang w:val="en-US"/>
          </w:rPr>
          <w:t>383.</w:t>
        </w:r>
        <w:r w:rsidRPr="002709E2">
          <w:rPr>
            <w:rFonts w:ascii="Calibri" w:eastAsia="Calibri" w:hAnsi="Calibri" w:cs="Times New Roman"/>
            <w:lang w:val="en-US"/>
          </w:rPr>
          <w:tab/>
          <w:t>n "–He wants to dance here so that the other vampires will lose our scent in the middle of all these people?"</w:t>
        </w:r>
      </w:ins>
    </w:p>
    <w:p w14:paraId="7AD9F32D" w14:textId="77777777" w:rsidR="002709E2" w:rsidRPr="002709E2" w:rsidRDefault="002709E2" w:rsidP="002709E2">
      <w:pPr>
        <w:spacing w:line="600" w:lineRule="auto"/>
        <w:jc w:val="left"/>
        <w:rPr>
          <w:ins w:id="14416" w:author="UTENTE" w:date="2020-06-30T18:54:00Z"/>
          <w:rFonts w:ascii="Calibri" w:eastAsia="Calibri" w:hAnsi="Calibri" w:cs="Times New Roman"/>
          <w:lang w:val="en-US"/>
        </w:rPr>
      </w:pPr>
      <w:ins w:id="14417" w:author="UTENTE" w:date="2020-06-30T18:54:00Z">
        <w:r w:rsidRPr="002709E2">
          <w:rPr>
            <w:rFonts w:ascii="Calibri" w:eastAsia="Calibri" w:hAnsi="Calibri" w:cs="Times New Roman"/>
            <w:lang w:val="en-US"/>
          </w:rPr>
          <w:t>384.</w:t>
        </w:r>
        <w:r w:rsidRPr="002709E2">
          <w:rPr>
            <w:rFonts w:ascii="Calibri" w:eastAsia="Calibri" w:hAnsi="Calibri" w:cs="Times New Roman"/>
            <w:lang w:val="en-US"/>
          </w:rPr>
          <w:tab/>
          <w:t>n "They probably can't attack us in this place even if they do find us… {w}I guess it's a pretty smart plan."</w:t>
        </w:r>
      </w:ins>
    </w:p>
    <w:p w14:paraId="16530EFF" w14:textId="77777777" w:rsidR="002709E2" w:rsidRPr="002709E2" w:rsidRDefault="002709E2" w:rsidP="002709E2">
      <w:pPr>
        <w:spacing w:line="600" w:lineRule="auto"/>
        <w:jc w:val="left"/>
        <w:rPr>
          <w:ins w:id="14418" w:author="UTENTE" w:date="2020-06-30T18:54:00Z"/>
          <w:rFonts w:ascii="Calibri" w:eastAsia="Calibri" w:hAnsi="Calibri" w:cs="Times New Roman"/>
          <w:lang w:val="en-US"/>
        </w:rPr>
      </w:pPr>
      <w:ins w:id="14419" w:author="UTENTE" w:date="2020-06-30T18:54:00Z">
        <w:r w:rsidRPr="002709E2">
          <w:rPr>
            <w:rFonts w:ascii="Calibri" w:eastAsia="Calibri" w:hAnsi="Calibri" w:cs="Times New Roman"/>
            <w:lang w:val="en-US"/>
          </w:rPr>
          <w:t>385.</w:t>
        </w:r>
        <w:r w:rsidRPr="002709E2">
          <w:rPr>
            <w:rFonts w:ascii="Calibri" w:eastAsia="Calibri" w:hAnsi="Calibri" w:cs="Times New Roman"/>
            <w:lang w:val="en-US"/>
          </w:rPr>
          <w:tab/>
          <w:t>mc "\"…\""</w:t>
        </w:r>
      </w:ins>
    </w:p>
    <w:p w14:paraId="0B730210" w14:textId="77777777" w:rsidR="002709E2" w:rsidRPr="002709E2" w:rsidRDefault="002709E2" w:rsidP="002709E2">
      <w:pPr>
        <w:spacing w:line="600" w:lineRule="auto"/>
        <w:jc w:val="left"/>
        <w:rPr>
          <w:ins w:id="14420" w:author="UTENTE" w:date="2020-06-30T18:54:00Z"/>
          <w:rFonts w:ascii="Calibri" w:eastAsia="Calibri" w:hAnsi="Calibri" w:cs="Times New Roman"/>
          <w:lang w:val="en-US"/>
        </w:rPr>
      </w:pPr>
      <w:ins w:id="14421" w:author="UTENTE" w:date="2020-06-30T18:54:00Z">
        <w:r w:rsidRPr="002709E2">
          <w:rPr>
            <w:rFonts w:ascii="Calibri" w:eastAsia="Calibri" w:hAnsi="Calibri" w:cs="Times New Roman"/>
            <w:lang w:val="en-US"/>
          </w:rPr>
          <w:t>386.</w:t>
        </w:r>
        <w:r w:rsidRPr="002709E2">
          <w:rPr>
            <w:rFonts w:ascii="Calibri" w:eastAsia="Calibri" w:hAnsi="Calibri" w:cs="Times New Roman"/>
            <w:lang w:val="en-US"/>
          </w:rPr>
          <w:tab/>
          <w:t>n "Although my cheeks start to flush a little from our sudden closeness, I hesitantly slide my arms around Dominic, grasping the fabric of his jacket."</w:t>
        </w:r>
      </w:ins>
    </w:p>
    <w:p w14:paraId="5622E6D8" w14:textId="77777777" w:rsidR="002709E2" w:rsidRPr="002709E2" w:rsidRDefault="002709E2" w:rsidP="002709E2">
      <w:pPr>
        <w:spacing w:line="600" w:lineRule="auto"/>
        <w:jc w:val="left"/>
        <w:rPr>
          <w:ins w:id="14422" w:author="UTENTE" w:date="2020-06-30T18:54:00Z"/>
          <w:rFonts w:ascii="Calibri" w:eastAsia="Calibri" w:hAnsi="Calibri" w:cs="Times New Roman"/>
          <w:lang w:val="en-US"/>
        </w:rPr>
      </w:pPr>
      <w:ins w:id="14423" w:author="UTENTE" w:date="2020-06-30T18:54:00Z">
        <w:r w:rsidRPr="002709E2">
          <w:rPr>
            <w:rFonts w:ascii="Calibri" w:eastAsia="Calibri" w:hAnsi="Calibri" w:cs="Times New Roman"/>
            <w:lang w:val="en-US"/>
          </w:rPr>
          <w:t>387.</w:t>
        </w:r>
        <w:r w:rsidRPr="002709E2">
          <w:rPr>
            <w:rFonts w:ascii="Calibri" w:eastAsia="Calibri" w:hAnsi="Calibri" w:cs="Times New Roman"/>
            <w:lang w:val="en-US"/>
          </w:rPr>
          <w:tab/>
          <w:t>n "–He's really tall."</w:t>
        </w:r>
      </w:ins>
    </w:p>
    <w:p w14:paraId="13FECDCE" w14:textId="77777777" w:rsidR="002709E2" w:rsidRPr="002709E2" w:rsidRDefault="002709E2" w:rsidP="002709E2">
      <w:pPr>
        <w:spacing w:line="600" w:lineRule="auto"/>
        <w:jc w:val="left"/>
        <w:rPr>
          <w:ins w:id="14424" w:author="UTENTE" w:date="2020-06-30T18:54:00Z"/>
          <w:rFonts w:ascii="Calibri" w:eastAsia="Calibri" w:hAnsi="Calibri" w:cs="Times New Roman"/>
          <w:lang w:val="en-US"/>
        </w:rPr>
      </w:pPr>
      <w:ins w:id="14425" w:author="UTENTE" w:date="2020-06-30T18:54:00Z">
        <w:r w:rsidRPr="002709E2">
          <w:rPr>
            <w:rFonts w:ascii="Calibri" w:eastAsia="Calibri" w:hAnsi="Calibri" w:cs="Times New Roman"/>
            <w:lang w:val="en-US"/>
          </w:rPr>
          <w:t>388.</w:t>
        </w:r>
        <w:r w:rsidRPr="002709E2">
          <w:rPr>
            <w:rFonts w:ascii="Calibri" w:eastAsia="Calibri" w:hAnsi="Calibri" w:cs="Times New Roman"/>
            <w:lang w:val="en-US"/>
          </w:rPr>
          <w:tab/>
          <w:t>n "And have his eyes always been {i}that{/i} blue? They're so clear that I can see myself in them, almost…"</w:t>
        </w:r>
      </w:ins>
    </w:p>
    <w:p w14:paraId="312A0971" w14:textId="77777777" w:rsidR="002709E2" w:rsidRPr="002709E2" w:rsidRDefault="002709E2" w:rsidP="002709E2">
      <w:pPr>
        <w:spacing w:line="600" w:lineRule="auto"/>
        <w:jc w:val="left"/>
        <w:rPr>
          <w:ins w:id="14426" w:author="UTENTE" w:date="2020-06-30T18:54:00Z"/>
          <w:rFonts w:ascii="Calibri" w:eastAsia="Calibri" w:hAnsi="Calibri" w:cs="Times New Roman"/>
          <w:lang w:val="en-US"/>
        </w:rPr>
      </w:pPr>
      <w:ins w:id="14427" w:author="UTENTE" w:date="2020-06-30T18:54:00Z">
        <w:r w:rsidRPr="002709E2">
          <w:rPr>
            <w:rFonts w:ascii="Calibri" w:eastAsia="Calibri" w:hAnsi="Calibri" w:cs="Times New Roman"/>
            <w:lang w:val="en-US"/>
          </w:rPr>
          <w:t>389.</w:t>
        </w:r>
        <w:r w:rsidRPr="002709E2">
          <w:rPr>
            <w:rFonts w:ascii="Calibri" w:eastAsia="Calibri" w:hAnsi="Calibri" w:cs="Times New Roman"/>
            <w:lang w:val="en-US"/>
          </w:rPr>
          <w:tab/>
          <w:t>d "\"…You have to dance, not just stare.\""</w:t>
        </w:r>
      </w:ins>
    </w:p>
    <w:p w14:paraId="34B8F0F8" w14:textId="77777777" w:rsidR="002709E2" w:rsidRPr="002709E2" w:rsidRDefault="002709E2" w:rsidP="002709E2">
      <w:pPr>
        <w:spacing w:line="600" w:lineRule="auto"/>
        <w:jc w:val="left"/>
        <w:rPr>
          <w:ins w:id="14428" w:author="UTENTE" w:date="2020-06-30T18:54:00Z"/>
          <w:rFonts w:ascii="Calibri" w:eastAsia="Calibri" w:hAnsi="Calibri" w:cs="Times New Roman"/>
          <w:lang w:val="en-US"/>
        </w:rPr>
      </w:pPr>
      <w:ins w:id="14429" w:author="UTENTE" w:date="2020-06-30T18:54:00Z">
        <w:r w:rsidRPr="002709E2">
          <w:rPr>
            <w:rFonts w:ascii="Calibri" w:eastAsia="Calibri" w:hAnsi="Calibri" w:cs="Times New Roman"/>
            <w:lang w:val="en-US"/>
          </w:rPr>
          <w:t>390.</w:t>
        </w:r>
        <w:r w:rsidRPr="002709E2">
          <w:rPr>
            <w:rFonts w:ascii="Calibri" w:eastAsia="Calibri" w:hAnsi="Calibri" w:cs="Times New Roman"/>
            <w:lang w:val="en-US"/>
          </w:rPr>
          <w:tab/>
          <w:t>n "He murmurs to me, his deep voice reverberating in my ears over the heavy bass."</w:t>
        </w:r>
      </w:ins>
    </w:p>
    <w:p w14:paraId="3601276C" w14:textId="77777777" w:rsidR="002709E2" w:rsidRPr="002709E2" w:rsidRDefault="002709E2" w:rsidP="002709E2">
      <w:pPr>
        <w:spacing w:line="600" w:lineRule="auto"/>
        <w:jc w:val="left"/>
        <w:rPr>
          <w:ins w:id="14430" w:author="UTENTE" w:date="2020-06-30T18:54:00Z"/>
          <w:rFonts w:ascii="Calibri" w:eastAsia="Calibri" w:hAnsi="Calibri" w:cs="Times New Roman"/>
          <w:lang w:val="en-US"/>
        </w:rPr>
      </w:pPr>
      <w:ins w:id="14431" w:author="UTENTE" w:date="2020-06-30T18:54:00Z">
        <w:r w:rsidRPr="002709E2">
          <w:rPr>
            <w:rFonts w:ascii="Calibri" w:eastAsia="Calibri" w:hAnsi="Calibri" w:cs="Times New Roman"/>
            <w:lang w:val="en-US"/>
          </w:rPr>
          <w:t>391.</w:t>
        </w:r>
        <w:r w:rsidRPr="002709E2">
          <w:rPr>
            <w:rFonts w:ascii="Calibri" w:eastAsia="Calibri" w:hAnsi="Calibri" w:cs="Times New Roman"/>
            <w:lang w:val="en-US"/>
          </w:rPr>
          <w:tab/>
          <w:t>mc "\"I know that! Shut up.\""</w:t>
        </w:r>
      </w:ins>
    </w:p>
    <w:p w14:paraId="65521F17" w14:textId="77777777" w:rsidR="002709E2" w:rsidRPr="002709E2" w:rsidRDefault="002709E2" w:rsidP="002709E2">
      <w:pPr>
        <w:spacing w:line="600" w:lineRule="auto"/>
        <w:jc w:val="left"/>
        <w:rPr>
          <w:ins w:id="14432" w:author="UTENTE" w:date="2020-06-30T18:54:00Z"/>
          <w:rFonts w:ascii="Calibri" w:eastAsia="Calibri" w:hAnsi="Calibri" w:cs="Times New Roman"/>
          <w:lang w:val="en-US"/>
        </w:rPr>
      </w:pPr>
      <w:ins w:id="14433" w:author="UTENTE" w:date="2020-06-30T18:54:00Z">
        <w:r w:rsidRPr="002709E2">
          <w:rPr>
            <w:rFonts w:ascii="Calibri" w:eastAsia="Calibri" w:hAnsi="Calibri" w:cs="Times New Roman"/>
            <w:lang w:val="en-US"/>
          </w:rPr>
          <w:t>392.</w:t>
        </w:r>
        <w:r w:rsidRPr="002709E2">
          <w:rPr>
            <w:rFonts w:ascii="Calibri" w:eastAsia="Calibri" w:hAnsi="Calibri" w:cs="Times New Roman"/>
            <w:lang w:val="en-US"/>
          </w:rPr>
          <w:tab/>
          <w:t>n "Mumbling an angry reply, I turn my head away and start to move a little to the music, gripping Dominic tightly." </w:t>
        </w:r>
        <w:r w:rsidRPr="002709E2">
          <w:rPr>
            <w:rFonts w:ascii="Calibri" w:eastAsia="Calibri" w:hAnsi="Calibri" w:cs="Times New Roman"/>
            <w:lang w:val="en-US"/>
          </w:rPr>
          <w:br w:type="page"/>
        </w:r>
      </w:ins>
    </w:p>
    <w:p w14:paraId="1A7FB2CA" w14:textId="77777777" w:rsidR="002709E2" w:rsidRPr="002709E2" w:rsidRDefault="002709E2" w:rsidP="002709E2">
      <w:pPr>
        <w:spacing w:line="600" w:lineRule="auto"/>
        <w:jc w:val="left"/>
        <w:rPr>
          <w:ins w:id="14434" w:author="UTENTE" w:date="2020-06-30T18:54:00Z"/>
          <w:rFonts w:ascii="Calibri" w:eastAsia="Calibri" w:hAnsi="Calibri" w:cs="Times New Roman"/>
        </w:rPr>
      </w:pPr>
      <w:ins w:id="14435" w:author="UTENTE" w:date="2020-06-30T18:54:00Z">
        <w:r w:rsidRPr="002709E2">
          <w:rPr>
            <w:rFonts w:ascii="Calibri" w:eastAsia="Calibri" w:hAnsi="Calibri" w:cs="Times New Roman"/>
          </w:rPr>
          <w:lastRenderedPageBreak/>
          <w:t>382.</w:t>
        </w:r>
        <w:r w:rsidRPr="002709E2">
          <w:rPr>
            <w:rFonts w:ascii="Calibri" w:eastAsia="Calibri" w:hAnsi="Calibri" w:cs="Times New Roman"/>
          </w:rPr>
          <w:tab/>
          <w:t>n "La mia prima reazione è tirarmi indietro, ma mi rendo conto di cosa stia facendo pochi secondi dopo."</w:t>
        </w:r>
      </w:ins>
    </w:p>
    <w:p w14:paraId="2FFAA568" w14:textId="77777777" w:rsidR="002709E2" w:rsidRPr="002709E2" w:rsidRDefault="002709E2" w:rsidP="002709E2">
      <w:pPr>
        <w:spacing w:line="600" w:lineRule="auto"/>
        <w:jc w:val="left"/>
        <w:rPr>
          <w:ins w:id="14436" w:author="UTENTE" w:date="2020-06-30T18:54:00Z"/>
          <w:rFonts w:ascii="Calibri" w:eastAsia="Calibri" w:hAnsi="Calibri" w:cs="Times New Roman"/>
        </w:rPr>
      </w:pPr>
      <w:ins w:id="14437" w:author="UTENTE" w:date="2020-06-30T18:54:00Z">
        <w:r w:rsidRPr="002709E2">
          <w:rPr>
            <w:rFonts w:ascii="Calibri" w:eastAsia="Calibri" w:hAnsi="Calibri" w:cs="Times New Roman"/>
          </w:rPr>
          <w:t>383.</w:t>
        </w:r>
        <w:r w:rsidRPr="002709E2">
          <w:rPr>
            <w:rFonts w:ascii="Calibri" w:eastAsia="Calibri" w:hAnsi="Calibri" w:cs="Times New Roman"/>
          </w:rPr>
          <w:tab/>
          <w:t>n "-Vuole ballare per far perdere fra tutta questa gente il nostro odore, così che gli altri vampiri non possano trovarci?"</w:t>
        </w:r>
      </w:ins>
    </w:p>
    <w:p w14:paraId="3DA85F32" w14:textId="77777777" w:rsidR="002709E2" w:rsidRPr="002709E2" w:rsidRDefault="002709E2" w:rsidP="002709E2">
      <w:pPr>
        <w:spacing w:line="600" w:lineRule="auto"/>
        <w:jc w:val="left"/>
        <w:rPr>
          <w:ins w:id="14438" w:author="UTENTE" w:date="2020-06-30T18:54:00Z"/>
          <w:rFonts w:ascii="Calibri" w:eastAsia="Calibri" w:hAnsi="Calibri" w:cs="Times New Roman"/>
        </w:rPr>
      </w:pPr>
      <w:ins w:id="14439" w:author="UTENTE" w:date="2020-06-30T18:54:00Z">
        <w:r w:rsidRPr="002709E2">
          <w:rPr>
            <w:rFonts w:ascii="Calibri" w:eastAsia="Calibri" w:hAnsi="Calibri" w:cs="Times New Roman"/>
          </w:rPr>
          <w:t>384.</w:t>
        </w:r>
        <w:r w:rsidRPr="002709E2">
          <w:rPr>
            <w:rFonts w:ascii="Calibri" w:eastAsia="Calibri" w:hAnsi="Calibri" w:cs="Times New Roman"/>
          </w:rPr>
          <w:tab/>
          <w:t>n "Probabilmente, anche se volessero, non potrebbero attaccarci qui… {w}Sembra proprio un bel piano."</w:t>
        </w:r>
      </w:ins>
    </w:p>
    <w:p w14:paraId="7F58E7E3" w14:textId="77777777" w:rsidR="002709E2" w:rsidRPr="002709E2" w:rsidRDefault="002709E2" w:rsidP="002709E2">
      <w:pPr>
        <w:spacing w:line="600" w:lineRule="auto"/>
        <w:jc w:val="left"/>
        <w:rPr>
          <w:ins w:id="14440" w:author="UTENTE" w:date="2020-06-30T18:54:00Z"/>
          <w:rFonts w:ascii="Calibri" w:eastAsia="Calibri" w:hAnsi="Calibri" w:cs="Times New Roman"/>
        </w:rPr>
      </w:pPr>
      <w:ins w:id="14441" w:author="UTENTE" w:date="2020-06-30T18:54:00Z">
        <w:r w:rsidRPr="002709E2">
          <w:rPr>
            <w:rFonts w:ascii="Calibri" w:eastAsia="Calibri" w:hAnsi="Calibri" w:cs="Times New Roman"/>
          </w:rPr>
          <w:t>385.</w:t>
        </w:r>
        <w:r w:rsidRPr="002709E2">
          <w:rPr>
            <w:rFonts w:ascii="Calibri" w:eastAsia="Calibri" w:hAnsi="Calibri" w:cs="Times New Roman"/>
          </w:rPr>
          <w:tab/>
          <w:t>mc "\"…\""</w:t>
        </w:r>
      </w:ins>
    </w:p>
    <w:p w14:paraId="10C4F0CB" w14:textId="77777777" w:rsidR="002709E2" w:rsidRPr="002709E2" w:rsidRDefault="002709E2" w:rsidP="002709E2">
      <w:pPr>
        <w:spacing w:line="600" w:lineRule="auto"/>
        <w:jc w:val="left"/>
        <w:rPr>
          <w:ins w:id="14442" w:author="UTENTE" w:date="2020-06-30T18:54:00Z"/>
          <w:rFonts w:ascii="Calibri" w:eastAsia="Calibri" w:hAnsi="Calibri" w:cs="Times New Roman"/>
        </w:rPr>
      </w:pPr>
      <w:ins w:id="14443" w:author="UTENTE" w:date="2020-06-30T18:54:00Z">
        <w:r w:rsidRPr="002709E2">
          <w:rPr>
            <w:rFonts w:ascii="Calibri" w:eastAsia="Calibri" w:hAnsi="Calibri" w:cs="Times New Roman"/>
          </w:rPr>
          <w:t>386.</w:t>
        </w:r>
        <w:r w:rsidRPr="002709E2">
          <w:rPr>
            <w:rFonts w:ascii="Calibri" w:eastAsia="Calibri" w:hAnsi="Calibri" w:cs="Times New Roman"/>
          </w:rPr>
          <w:tab/>
          <w:t>n "Anche se le mie guance iniziano ad arrossarsi dall'improvviso accorciamento delle distanze, faccio scivolare esitante le mie braccia attorno a Dominic, aggrappandomi al tessuto della sua felpa."</w:t>
        </w:r>
      </w:ins>
    </w:p>
    <w:p w14:paraId="6E566300" w14:textId="77777777" w:rsidR="002709E2" w:rsidRPr="002709E2" w:rsidRDefault="002709E2" w:rsidP="002709E2">
      <w:pPr>
        <w:spacing w:line="600" w:lineRule="auto"/>
        <w:jc w:val="left"/>
        <w:rPr>
          <w:ins w:id="14444" w:author="UTENTE" w:date="2020-06-30T18:54:00Z"/>
          <w:rFonts w:ascii="Calibri" w:eastAsia="Calibri" w:hAnsi="Calibri" w:cs="Times New Roman"/>
        </w:rPr>
      </w:pPr>
      <w:ins w:id="14445" w:author="UTENTE" w:date="2020-06-30T18:54:00Z">
        <w:r w:rsidRPr="002709E2">
          <w:rPr>
            <w:rFonts w:ascii="Calibri" w:eastAsia="Calibri" w:hAnsi="Calibri" w:cs="Times New Roman"/>
          </w:rPr>
          <w:t>387.</w:t>
        </w:r>
        <w:r w:rsidRPr="002709E2">
          <w:rPr>
            <w:rFonts w:ascii="Calibri" w:eastAsia="Calibri" w:hAnsi="Calibri" w:cs="Times New Roman"/>
          </w:rPr>
          <w:tab/>
          <w:t>n "-È davvero alto."</w:t>
        </w:r>
      </w:ins>
    </w:p>
    <w:p w14:paraId="0320ED3E" w14:textId="77777777" w:rsidR="002709E2" w:rsidRPr="002709E2" w:rsidRDefault="002709E2" w:rsidP="002709E2">
      <w:pPr>
        <w:spacing w:line="600" w:lineRule="auto"/>
        <w:jc w:val="left"/>
        <w:rPr>
          <w:ins w:id="14446" w:author="UTENTE" w:date="2020-06-30T18:54:00Z"/>
          <w:rFonts w:ascii="Calibri" w:eastAsia="Calibri" w:hAnsi="Calibri" w:cs="Times New Roman"/>
        </w:rPr>
      </w:pPr>
      <w:ins w:id="14447" w:author="UTENTE" w:date="2020-06-30T18:54:00Z">
        <w:r w:rsidRPr="002709E2">
          <w:rPr>
            <w:rFonts w:ascii="Calibri" w:eastAsia="Calibri" w:hAnsi="Calibri" w:cs="Times New Roman"/>
          </w:rPr>
          <w:t>388.</w:t>
        </w:r>
        <w:r w:rsidRPr="002709E2">
          <w:rPr>
            <w:rFonts w:ascii="Calibri" w:eastAsia="Calibri" w:hAnsi="Calibri" w:cs="Times New Roman"/>
          </w:rPr>
          <w:tab/>
          <w:t>n "E suoi occhi sono sempre stati {i}così{/i} blu? Sono così limpidi che posso quasi specchiarmici…"</w:t>
        </w:r>
      </w:ins>
    </w:p>
    <w:p w14:paraId="213A08EA" w14:textId="77777777" w:rsidR="002709E2" w:rsidRPr="002709E2" w:rsidRDefault="002709E2" w:rsidP="002709E2">
      <w:pPr>
        <w:spacing w:line="600" w:lineRule="auto"/>
        <w:jc w:val="left"/>
        <w:rPr>
          <w:ins w:id="14448" w:author="UTENTE" w:date="2020-06-30T18:54:00Z"/>
          <w:rFonts w:ascii="Calibri" w:eastAsia="Calibri" w:hAnsi="Calibri" w:cs="Times New Roman"/>
        </w:rPr>
      </w:pPr>
      <w:ins w:id="14449" w:author="UTENTE" w:date="2020-06-30T18:54:00Z">
        <w:r w:rsidRPr="002709E2">
          <w:rPr>
            <w:rFonts w:ascii="Calibri" w:eastAsia="Calibri" w:hAnsi="Calibri" w:cs="Times New Roman"/>
          </w:rPr>
          <w:t>389.</w:t>
        </w:r>
        <w:r w:rsidRPr="002709E2">
          <w:rPr>
            <w:rFonts w:ascii="Calibri" w:eastAsia="Calibri" w:hAnsi="Calibri" w:cs="Times New Roman"/>
          </w:rPr>
          <w:tab/>
          <w:t>d "\"…Devi ballare, non stare a fissarmi.\""</w:t>
        </w:r>
      </w:ins>
    </w:p>
    <w:p w14:paraId="4A74C4FD" w14:textId="77777777" w:rsidR="002709E2" w:rsidRPr="002709E2" w:rsidRDefault="002709E2" w:rsidP="002709E2">
      <w:pPr>
        <w:spacing w:line="600" w:lineRule="auto"/>
        <w:jc w:val="left"/>
        <w:rPr>
          <w:ins w:id="14450" w:author="UTENTE" w:date="2020-06-30T18:54:00Z"/>
          <w:rFonts w:ascii="Calibri" w:eastAsia="Calibri" w:hAnsi="Calibri" w:cs="Times New Roman"/>
        </w:rPr>
      </w:pPr>
      <w:ins w:id="14451" w:author="UTENTE" w:date="2020-06-30T18:54:00Z">
        <w:r w:rsidRPr="002709E2">
          <w:rPr>
            <w:rFonts w:ascii="Calibri" w:eastAsia="Calibri" w:hAnsi="Calibri" w:cs="Times New Roman"/>
          </w:rPr>
          <w:t>390.</w:t>
        </w:r>
        <w:r w:rsidRPr="002709E2">
          <w:rPr>
            <w:rFonts w:ascii="Calibri" w:eastAsia="Calibri" w:hAnsi="Calibri" w:cs="Times New Roman"/>
          </w:rPr>
          <w:tab/>
          <w:t>n "Mi borbotta, la sua voce profonda riverbera nelle mie orecchie sopra i bassi martellanti."</w:t>
        </w:r>
      </w:ins>
    </w:p>
    <w:p w14:paraId="7CB5EF6E" w14:textId="77777777" w:rsidR="002709E2" w:rsidRPr="002709E2" w:rsidRDefault="002709E2" w:rsidP="002709E2">
      <w:pPr>
        <w:spacing w:line="600" w:lineRule="auto"/>
        <w:jc w:val="left"/>
        <w:rPr>
          <w:ins w:id="14452" w:author="UTENTE" w:date="2020-06-30T18:54:00Z"/>
          <w:rFonts w:ascii="Calibri" w:eastAsia="Calibri" w:hAnsi="Calibri" w:cs="Times New Roman"/>
        </w:rPr>
      </w:pPr>
      <w:ins w:id="14453" w:author="UTENTE" w:date="2020-06-30T18:54:00Z">
        <w:r w:rsidRPr="002709E2">
          <w:rPr>
            <w:rFonts w:ascii="Calibri" w:eastAsia="Calibri" w:hAnsi="Calibri" w:cs="Times New Roman"/>
          </w:rPr>
          <w:t>391.</w:t>
        </w:r>
        <w:r w:rsidRPr="002709E2">
          <w:rPr>
            <w:rFonts w:ascii="Calibri" w:eastAsia="Calibri" w:hAnsi="Calibri" w:cs="Times New Roman"/>
          </w:rPr>
          <w:tab/>
          <w:t>mc "Lo so! Sta zitto.\""</w:t>
        </w:r>
      </w:ins>
    </w:p>
    <w:p w14:paraId="6AAF40C6" w14:textId="77777777" w:rsidR="002709E2" w:rsidRPr="002709E2" w:rsidRDefault="002709E2" w:rsidP="002709E2">
      <w:pPr>
        <w:spacing w:line="600" w:lineRule="auto"/>
        <w:jc w:val="left"/>
        <w:rPr>
          <w:ins w:id="14454" w:author="UTENTE" w:date="2020-06-30T18:54:00Z"/>
          <w:rFonts w:ascii="Calibri" w:eastAsia="Calibri" w:hAnsi="Calibri" w:cs="Times New Roman"/>
        </w:rPr>
      </w:pPr>
      <w:ins w:id="14455" w:author="UTENTE" w:date="2020-06-30T18:54:00Z">
        <w:r w:rsidRPr="002709E2">
          <w:rPr>
            <w:rFonts w:ascii="Calibri" w:eastAsia="Calibri" w:hAnsi="Calibri" w:cs="Times New Roman"/>
          </w:rPr>
          <w:t>392.</w:t>
        </w:r>
        <w:r w:rsidRPr="002709E2">
          <w:rPr>
            <w:rFonts w:ascii="Calibri" w:eastAsia="Calibri" w:hAnsi="Calibri" w:cs="Times New Roman"/>
          </w:rPr>
          <w:tab/>
          <w:t>n "Farfugliando una risposta irritata, volgo lo sguardo da un'altra parte e inizio a muovermi un po' a ritmo della musica, stringendo forte Dominic."</w:t>
        </w:r>
        <w:r w:rsidRPr="002709E2">
          <w:rPr>
            <w:rFonts w:ascii="Calibri" w:eastAsia="Calibri" w:hAnsi="Calibri" w:cs="Times New Roman"/>
          </w:rPr>
          <w:br w:type="page"/>
        </w:r>
      </w:ins>
    </w:p>
    <w:p w14:paraId="6054E8D5" w14:textId="77777777" w:rsidR="002709E2" w:rsidRPr="002709E2" w:rsidRDefault="002709E2" w:rsidP="002709E2">
      <w:pPr>
        <w:spacing w:line="600" w:lineRule="auto"/>
        <w:jc w:val="left"/>
        <w:rPr>
          <w:ins w:id="14456" w:author="UTENTE" w:date="2020-06-30T18:54:00Z"/>
          <w:rFonts w:ascii="Calibri" w:eastAsia="Calibri" w:hAnsi="Calibri" w:cs="Times New Roman"/>
          <w:lang w:val="en-US"/>
        </w:rPr>
      </w:pPr>
      <w:ins w:id="14457" w:author="UTENTE" w:date="2020-06-30T18:54:00Z">
        <w:r w:rsidRPr="002709E2">
          <w:rPr>
            <w:rFonts w:ascii="Calibri" w:eastAsia="Calibri" w:hAnsi="Calibri" w:cs="Times New Roman"/>
            <w:lang w:val="en-US"/>
          </w:rPr>
          <w:lastRenderedPageBreak/>
          <w:t>393.</w:t>
        </w:r>
        <w:r w:rsidRPr="002709E2">
          <w:rPr>
            <w:rFonts w:ascii="Calibri" w:eastAsia="Calibri" w:hAnsi="Calibri" w:cs="Times New Roman"/>
            <w:lang w:val="en-US"/>
          </w:rPr>
          <w:tab/>
          <w:t>mc "\"Ah, yeah, sorry… just been awhile since I did this, that's all.\""</w:t>
        </w:r>
      </w:ins>
    </w:p>
    <w:p w14:paraId="34752BB7" w14:textId="77777777" w:rsidR="002709E2" w:rsidRPr="002709E2" w:rsidRDefault="002709E2" w:rsidP="002709E2">
      <w:pPr>
        <w:spacing w:line="600" w:lineRule="auto"/>
        <w:jc w:val="left"/>
        <w:rPr>
          <w:ins w:id="14458" w:author="UTENTE" w:date="2020-06-30T18:54:00Z"/>
          <w:rFonts w:ascii="Calibri" w:eastAsia="Calibri" w:hAnsi="Calibri" w:cs="Times New Roman"/>
          <w:lang w:val="en-US"/>
        </w:rPr>
      </w:pPr>
      <w:ins w:id="14459" w:author="UTENTE" w:date="2020-06-30T18:54:00Z">
        <w:r w:rsidRPr="002709E2">
          <w:rPr>
            <w:rFonts w:ascii="Calibri" w:eastAsia="Calibri" w:hAnsi="Calibri" w:cs="Times New Roman"/>
            <w:lang w:val="en-US"/>
          </w:rPr>
          <w:t>394.</w:t>
        </w:r>
        <w:r w:rsidRPr="002709E2">
          <w:rPr>
            <w:rFonts w:ascii="Calibri" w:eastAsia="Calibri" w:hAnsi="Calibri" w:cs="Times New Roman"/>
            <w:lang w:val="en-US"/>
          </w:rPr>
          <w:tab/>
          <w:t>n "I awkwardly start to move a little with the music, avoiding Dominic's gaze."</w:t>
        </w:r>
      </w:ins>
    </w:p>
    <w:p w14:paraId="0E1ADA62" w14:textId="77777777" w:rsidR="002709E2" w:rsidRPr="002709E2" w:rsidRDefault="002709E2" w:rsidP="002709E2">
      <w:pPr>
        <w:spacing w:line="600" w:lineRule="auto"/>
        <w:jc w:val="left"/>
        <w:rPr>
          <w:ins w:id="14460" w:author="UTENTE" w:date="2020-06-30T18:54:00Z"/>
          <w:rFonts w:ascii="Calibri" w:eastAsia="Calibri" w:hAnsi="Calibri" w:cs="Times New Roman"/>
          <w:lang w:val="en-US"/>
        </w:rPr>
      </w:pPr>
      <w:ins w:id="14461" w:author="UTENTE" w:date="2020-06-30T18:54:00Z">
        <w:r w:rsidRPr="002709E2">
          <w:rPr>
            <w:rFonts w:ascii="Calibri" w:eastAsia="Calibri" w:hAnsi="Calibri" w:cs="Times New Roman"/>
            <w:lang w:val="en-US"/>
          </w:rPr>
          <w:t>395.</w:t>
        </w:r>
        <w:r w:rsidRPr="002709E2">
          <w:rPr>
            <w:rFonts w:ascii="Calibri" w:eastAsia="Calibri" w:hAnsi="Calibri" w:cs="Times New Roman"/>
            <w:lang w:val="en-US"/>
          </w:rPr>
          <w:tab/>
          <w:t>n "…I feel like he's enjoying this a lot more than he should be, considering the situation."</w:t>
        </w:r>
      </w:ins>
    </w:p>
    <w:p w14:paraId="37389F58" w14:textId="77777777" w:rsidR="002709E2" w:rsidRPr="002709E2" w:rsidRDefault="002709E2" w:rsidP="002709E2">
      <w:pPr>
        <w:spacing w:line="600" w:lineRule="auto"/>
        <w:jc w:val="left"/>
        <w:rPr>
          <w:ins w:id="14462" w:author="UTENTE" w:date="2020-06-30T18:54:00Z"/>
          <w:rFonts w:ascii="Calibri" w:eastAsia="Calibri" w:hAnsi="Calibri" w:cs="Times New Roman"/>
          <w:lang w:val="en-US"/>
        </w:rPr>
      </w:pPr>
      <w:ins w:id="14463" w:author="UTENTE" w:date="2020-06-30T18:54:00Z">
        <w:r w:rsidRPr="002709E2">
          <w:rPr>
            <w:rFonts w:ascii="Calibri" w:eastAsia="Calibri" w:hAnsi="Calibri" w:cs="Times New Roman"/>
            <w:lang w:val="en-US"/>
          </w:rPr>
          <w:t>396.</w:t>
        </w:r>
        <w:r w:rsidRPr="002709E2">
          <w:rPr>
            <w:rFonts w:ascii="Calibri" w:eastAsia="Calibri" w:hAnsi="Calibri" w:cs="Times New Roman"/>
            <w:lang w:val="en-US"/>
          </w:rPr>
          <w:tab/>
          <w:t>n "The club is so packed with people that it's practically a zoo, but after awhile, I don't notice them as much."</w:t>
        </w:r>
      </w:ins>
    </w:p>
    <w:p w14:paraId="1245C039" w14:textId="77777777" w:rsidR="002709E2" w:rsidRPr="002709E2" w:rsidRDefault="002709E2" w:rsidP="002709E2">
      <w:pPr>
        <w:spacing w:line="600" w:lineRule="auto"/>
        <w:jc w:val="left"/>
        <w:rPr>
          <w:ins w:id="14464" w:author="UTENTE" w:date="2020-06-30T18:54:00Z"/>
          <w:rFonts w:ascii="Calibri" w:eastAsia="Calibri" w:hAnsi="Calibri" w:cs="Times New Roman"/>
          <w:lang w:val="en-US"/>
        </w:rPr>
      </w:pPr>
      <w:ins w:id="14465" w:author="UTENTE" w:date="2020-06-30T18:54:00Z">
        <w:r w:rsidRPr="002709E2">
          <w:rPr>
            <w:rFonts w:ascii="Calibri" w:eastAsia="Calibri" w:hAnsi="Calibri" w:cs="Times New Roman"/>
            <w:lang w:val="en-US"/>
          </w:rPr>
          <w:t>397.</w:t>
        </w:r>
        <w:r w:rsidRPr="002709E2">
          <w:rPr>
            <w:rFonts w:ascii="Calibri" w:eastAsia="Calibri" w:hAnsi="Calibri" w:cs="Times New Roman"/>
            <w:lang w:val="en-US"/>
          </w:rPr>
          <w:tab/>
          <w:t>n "My heartbeat should be slowing down now that we've stopped running, yet it's still pounding a mile a minute."</w:t>
        </w:r>
      </w:ins>
    </w:p>
    <w:p w14:paraId="18EC089A" w14:textId="77777777" w:rsidR="002709E2" w:rsidRPr="002709E2" w:rsidRDefault="002709E2" w:rsidP="002709E2">
      <w:pPr>
        <w:spacing w:line="600" w:lineRule="auto"/>
        <w:jc w:val="left"/>
        <w:rPr>
          <w:ins w:id="14466" w:author="UTENTE" w:date="2020-06-30T18:54:00Z"/>
          <w:rFonts w:ascii="Calibri" w:eastAsia="Calibri" w:hAnsi="Calibri" w:cs="Times New Roman"/>
          <w:lang w:val="en-US"/>
        </w:rPr>
      </w:pPr>
      <w:ins w:id="14467" w:author="UTENTE" w:date="2020-06-30T18:54:00Z">
        <w:r w:rsidRPr="002709E2">
          <w:rPr>
            <w:rFonts w:ascii="Calibri" w:eastAsia="Calibri" w:hAnsi="Calibri" w:cs="Times New Roman"/>
            <w:lang w:val="en-US"/>
          </w:rPr>
          <w:t>398.</w:t>
        </w:r>
        <w:r w:rsidRPr="002709E2">
          <w:rPr>
            <w:rFonts w:ascii="Calibri" w:eastAsia="Calibri" w:hAnsi="Calibri" w:cs="Times New Roman"/>
            <w:lang w:val="en-US"/>
          </w:rPr>
          <w:tab/>
          <w:t>n "Dominic doesn't bother glancing around for the other vampires at all –"</w:t>
        </w:r>
      </w:ins>
    </w:p>
    <w:p w14:paraId="3212B0C5" w14:textId="77777777" w:rsidR="002709E2" w:rsidRPr="002709E2" w:rsidRDefault="002709E2" w:rsidP="002709E2">
      <w:pPr>
        <w:spacing w:line="600" w:lineRule="auto"/>
        <w:jc w:val="left"/>
        <w:rPr>
          <w:ins w:id="14468" w:author="UTENTE" w:date="2020-06-30T18:54:00Z"/>
          <w:rFonts w:ascii="Calibri" w:eastAsia="Calibri" w:hAnsi="Calibri" w:cs="Times New Roman"/>
          <w:lang w:val="en-US"/>
        </w:rPr>
      </w:pPr>
      <w:ins w:id="14469" w:author="UTENTE" w:date="2020-06-30T18:54:00Z">
        <w:r w:rsidRPr="002709E2">
          <w:rPr>
            <w:rFonts w:ascii="Calibri" w:eastAsia="Calibri" w:hAnsi="Calibri" w:cs="Times New Roman"/>
            <w:lang w:val="en-US"/>
          </w:rPr>
          <w:t>399.</w:t>
        </w:r>
        <w:r w:rsidRPr="002709E2">
          <w:rPr>
            <w:rFonts w:ascii="Calibri" w:eastAsia="Calibri" w:hAnsi="Calibri" w:cs="Times New Roman"/>
            <w:lang w:val="en-US"/>
          </w:rPr>
          <w:tab/>
          <w:t>extend " instead, he just watches me."</w:t>
        </w:r>
      </w:ins>
    </w:p>
    <w:p w14:paraId="12145195" w14:textId="77777777" w:rsidR="002709E2" w:rsidRPr="002709E2" w:rsidRDefault="002709E2" w:rsidP="002709E2">
      <w:pPr>
        <w:spacing w:line="600" w:lineRule="auto"/>
        <w:jc w:val="left"/>
        <w:rPr>
          <w:ins w:id="14470" w:author="UTENTE" w:date="2020-06-30T18:54:00Z"/>
          <w:rFonts w:ascii="Calibri" w:eastAsia="Calibri" w:hAnsi="Calibri" w:cs="Times New Roman"/>
          <w:lang w:val="en-US"/>
        </w:rPr>
      </w:pPr>
      <w:ins w:id="14471" w:author="UTENTE" w:date="2020-06-30T18:54:00Z">
        <w:r w:rsidRPr="002709E2">
          <w:rPr>
            <w:rFonts w:ascii="Calibri" w:eastAsia="Calibri" w:hAnsi="Calibri" w:cs="Times New Roman"/>
            <w:lang w:val="en-US"/>
          </w:rPr>
          <w:t>400.</w:t>
        </w:r>
        <w:r w:rsidRPr="002709E2">
          <w:rPr>
            <w:rFonts w:ascii="Calibri" w:eastAsia="Calibri" w:hAnsi="Calibri" w:cs="Times New Roman"/>
            <w:lang w:val="en-US"/>
          </w:rPr>
          <w:tab/>
          <w:t>n "His eyes seem to glow a little in the dark, gazing at my face with an unusually intense look."</w:t>
        </w:r>
      </w:ins>
    </w:p>
    <w:p w14:paraId="308A76B4" w14:textId="77777777" w:rsidR="002709E2" w:rsidRPr="002709E2" w:rsidRDefault="002709E2" w:rsidP="002709E2">
      <w:pPr>
        <w:spacing w:line="600" w:lineRule="auto"/>
        <w:jc w:val="left"/>
        <w:rPr>
          <w:ins w:id="14472" w:author="UTENTE" w:date="2020-06-30T18:54:00Z"/>
          <w:rFonts w:ascii="Calibri" w:eastAsia="Calibri" w:hAnsi="Calibri" w:cs="Times New Roman"/>
          <w:lang w:val="en-US"/>
        </w:rPr>
      </w:pPr>
      <w:ins w:id="14473" w:author="UTENTE" w:date="2020-06-30T18:54:00Z">
        <w:r w:rsidRPr="002709E2">
          <w:rPr>
            <w:rFonts w:ascii="Calibri" w:eastAsia="Calibri" w:hAnsi="Calibri" w:cs="Times New Roman"/>
            <w:lang w:val="en-US"/>
          </w:rPr>
          <w:t>401.</w:t>
        </w:r>
        <w:r w:rsidRPr="002709E2">
          <w:rPr>
            <w:rFonts w:ascii="Calibri" w:eastAsia="Calibri" w:hAnsi="Calibri" w:cs="Times New Roman"/>
            <w:lang w:val="en-US"/>
          </w:rPr>
          <w:tab/>
          <w:t>mcp "\"…Now who's staring?\""</w:t>
        </w:r>
      </w:ins>
    </w:p>
    <w:p w14:paraId="4AF8AC5C" w14:textId="77777777" w:rsidR="002709E2" w:rsidRPr="002709E2" w:rsidRDefault="002709E2" w:rsidP="002709E2">
      <w:pPr>
        <w:spacing w:line="600" w:lineRule="auto"/>
        <w:jc w:val="left"/>
        <w:rPr>
          <w:ins w:id="14474" w:author="UTENTE" w:date="2020-06-30T18:54:00Z"/>
          <w:rFonts w:ascii="Calibri" w:eastAsia="Calibri" w:hAnsi="Calibri" w:cs="Times New Roman"/>
          <w:lang w:val="en-US"/>
        </w:rPr>
      </w:pPr>
      <w:ins w:id="14475" w:author="UTENTE" w:date="2020-06-30T18:54:00Z">
        <w:r w:rsidRPr="002709E2">
          <w:rPr>
            <w:rFonts w:ascii="Calibri" w:eastAsia="Calibri" w:hAnsi="Calibri" w:cs="Times New Roman"/>
            <w:lang w:val="en-US"/>
          </w:rPr>
          <w:t>402.</w:t>
        </w:r>
        <w:r w:rsidRPr="002709E2">
          <w:rPr>
            <w:rFonts w:ascii="Calibri" w:eastAsia="Calibri" w:hAnsi="Calibri" w:cs="Times New Roman"/>
            <w:lang w:val="en-US"/>
          </w:rPr>
          <w:tab/>
          <w:t>mcp "\"You're gonna make me self-conscious, watching me like that.\""</w:t>
        </w:r>
      </w:ins>
    </w:p>
    <w:p w14:paraId="40F91E83" w14:textId="77777777" w:rsidR="002709E2" w:rsidRPr="002709E2" w:rsidRDefault="002709E2" w:rsidP="002709E2">
      <w:pPr>
        <w:spacing w:line="600" w:lineRule="auto"/>
        <w:jc w:val="left"/>
        <w:rPr>
          <w:ins w:id="14476" w:author="UTENTE" w:date="2020-06-30T18:54:00Z"/>
          <w:rFonts w:ascii="Calibri" w:eastAsia="Calibri" w:hAnsi="Calibri" w:cs="Times New Roman"/>
          <w:lang w:val="en-US"/>
        </w:rPr>
      </w:pPr>
      <w:ins w:id="14477" w:author="UTENTE" w:date="2020-06-30T18:54:00Z">
        <w:r w:rsidRPr="002709E2">
          <w:rPr>
            <w:rFonts w:ascii="Calibri" w:eastAsia="Calibri" w:hAnsi="Calibri" w:cs="Times New Roman"/>
            <w:lang w:val="en-US"/>
          </w:rPr>
          <w:t>403.</w:t>
        </w:r>
        <w:r w:rsidRPr="002709E2">
          <w:rPr>
            <w:rFonts w:ascii="Calibri" w:eastAsia="Calibri" w:hAnsi="Calibri" w:cs="Times New Roman"/>
            <w:lang w:val="en-US"/>
          </w:rPr>
          <w:tab/>
          <w:t>mcp "\"I hope you're staring because my hair's on point, not because I look like dinner…\""</w:t>
        </w:r>
      </w:ins>
    </w:p>
    <w:p w14:paraId="3014604E" w14:textId="77777777" w:rsidR="002709E2" w:rsidRPr="002709E2" w:rsidRDefault="002709E2" w:rsidP="002709E2">
      <w:pPr>
        <w:spacing w:line="600" w:lineRule="auto"/>
        <w:jc w:val="left"/>
        <w:rPr>
          <w:ins w:id="14478" w:author="UTENTE" w:date="2020-06-30T18:54:00Z"/>
          <w:rFonts w:ascii="Calibri" w:eastAsia="Calibri" w:hAnsi="Calibri" w:cs="Times New Roman"/>
        </w:rPr>
      </w:pPr>
      <w:ins w:id="14479" w:author="UTENTE" w:date="2020-06-30T18:54:00Z">
        <w:r w:rsidRPr="002709E2">
          <w:rPr>
            <w:rFonts w:ascii="Calibri" w:eastAsia="Calibri" w:hAnsi="Calibri" w:cs="Times New Roman"/>
          </w:rPr>
          <w:t>404.</w:t>
        </w:r>
        <w:r w:rsidRPr="002709E2">
          <w:rPr>
            <w:rFonts w:ascii="Calibri" w:eastAsia="Calibri" w:hAnsi="Calibri" w:cs="Times New Roman"/>
          </w:rPr>
          <w:tab/>
          <w:t>dp "\"…\"" </w:t>
        </w:r>
        <w:r w:rsidRPr="002709E2">
          <w:rPr>
            <w:rFonts w:ascii="Calibri" w:eastAsia="Calibri" w:hAnsi="Calibri" w:cs="Times New Roman"/>
          </w:rPr>
          <w:br w:type="page"/>
        </w:r>
      </w:ins>
    </w:p>
    <w:p w14:paraId="18BF6C93" w14:textId="77777777" w:rsidR="002709E2" w:rsidRPr="002709E2" w:rsidRDefault="002709E2" w:rsidP="002709E2">
      <w:pPr>
        <w:spacing w:line="600" w:lineRule="auto"/>
        <w:jc w:val="left"/>
        <w:rPr>
          <w:ins w:id="14480" w:author="UTENTE" w:date="2020-06-30T18:54:00Z"/>
          <w:rFonts w:ascii="Calibri" w:eastAsia="Calibri" w:hAnsi="Calibri" w:cs="Times New Roman"/>
        </w:rPr>
      </w:pPr>
      <w:ins w:id="14481" w:author="UTENTE" w:date="2020-06-30T18:54:00Z">
        <w:r w:rsidRPr="002709E2">
          <w:rPr>
            <w:rFonts w:ascii="Calibri" w:eastAsia="Calibri" w:hAnsi="Calibri" w:cs="Times New Roman"/>
          </w:rPr>
          <w:lastRenderedPageBreak/>
          <w:t>393.</w:t>
        </w:r>
        <w:r w:rsidRPr="002709E2">
          <w:rPr>
            <w:rFonts w:ascii="Calibri" w:eastAsia="Calibri" w:hAnsi="Calibri" w:cs="Times New Roman"/>
          </w:rPr>
          <w:tab/>
          <w:t>mc "\"Ah, sì, scusami… solo che è da un po' che non faccio queste cose, tutto qui.\""</w:t>
        </w:r>
      </w:ins>
    </w:p>
    <w:p w14:paraId="02B50DE3" w14:textId="77777777" w:rsidR="002709E2" w:rsidRPr="002709E2" w:rsidRDefault="002709E2" w:rsidP="002709E2">
      <w:pPr>
        <w:spacing w:line="600" w:lineRule="auto"/>
        <w:jc w:val="left"/>
        <w:rPr>
          <w:ins w:id="14482" w:author="UTENTE" w:date="2020-06-30T18:54:00Z"/>
          <w:rFonts w:ascii="Calibri" w:eastAsia="Calibri" w:hAnsi="Calibri" w:cs="Times New Roman"/>
        </w:rPr>
      </w:pPr>
      <w:ins w:id="14483" w:author="UTENTE" w:date="2020-06-30T18:54:00Z">
        <w:r w:rsidRPr="002709E2">
          <w:rPr>
            <w:rFonts w:ascii="Calibri" w:eastAsia="Calibri" w:hAnsi="Calibri" w:cs="Times New Roman"/>
          </w:rPr>
          <w:t>394.</w:t>
        </w:r>
        <w:r w:rsidRPr="002709E2">
          <w:rPr>
            <w:rFonts w:ascii="Calibri" w:eastAsia="Calibri" w:hAnsi="Calibri" w:cs="Times New Roman"/>
          </w:rPr>
          <w:tab/>
          <w:t>n "Inizio a muovermi in maniera imbarazzata a ritmo della musica, evitando lo sguardo di Dominic."</w:t>
        </w:r>
      </w:ins>
    </w:p>
    <w:p w14:paraId="76E25FB4" w14:textId="77777777" w:rsidR="002709E2" w:rsidRPr="002709E2" w:rsidRDefault="002709E2" w:rsidP="002709E2">
      <w:pPr>
        <w:spacing w:line="600" w:lineRule="auto"/>
        <w:jc w:val="left"/>
        <w:rPr>
          <w:ins w:id="14484" w:author="UTENTE" w:date="2020-06-30T18:54:00Z"/>
          <w:rFonts w:ascii="Calibri" w:eastAsia="Calibri" w:hAnsi="Calibri" w:cs="Times New Roman"/>
        </w:rPr>
      </w:pPr>
      <w:ins w:id="14485" w:author="UTENTE" w:date="2020-06-30T18:54:00Z">
        <w:r w:rsidRPr="002709E2">
          <w:rPr>
            <w:rFonts w:ascii="Calibri" w:eastAsia="Calibri" w:hAnsi="Calibri" w:cs="Times New Roman"/>
          </w:rPr>
          <w:t>395.</w:t>
        </w:r>
        <w:r w:rsidRPr="002709E2">
          <w:rPr>
            <w:rFonts w:ascii="Calibri" w:eastAsia="Calibri" w:hAnsi="Calibri" w:cs="Times New Roman"/>
          </w:rPr>
          <w:tab/>
          <w:t>n "…Mi sembra che questa cosa gli stia piacendo molto più di quanto dovrebbe, considerata la situazione."</w:t>
        </w:r>
      </w:ins>
    </w:p>
    <w:p w14:paraId="657E7CF8" w14:textId="77777777" w:rsidR="002709E2" w:rsidRPr="002709E2" w:rsidRDefault="002709E2" w:rsidP="002709E2">
      <w:pPr>
        <w:spacing w:line="600" w:lineRule="auto"/>
        <w:jc w:val="left"/>
        <w:rPr>
          <w:ins w:id="14486" w:author="UTENTE" w:date="2020-06-30T18:54:00Z"/>
          <w:rFonts w:ascii="Calibri" w:eastAsia="Calibri" w:hAnsi="Calibri" w:cs="Times New Roman"/>
        </w:rPr>
      </w:pPr>
      <w:ins w:id="14487" w:author="UTENTE" w:date="2020-06-30T18:54:00Z">
        <w:r w:rsidRPr="002709E2">
          <w:rPr>
            <w:rFonts w:ascii="Calibri" w:eastAsia="Calibri" w:hAnsi="Calibri" w:cs="Times New Roman"/>
          </w:rPr>
          <w:t>396.</w:t>
        </w:r>
        <w:r w:rsidRPr="002709E2">
          <w:rPr>
            <w:rFonts w:ascii="Calibri" w:eastAsia="Calibri" w:hAnsi="Calibri" w:cs="Times New Roman"/>
          </w:rPr>
          <w:tab/>
          <w:t>n "Il locale è così pieno che è praticamente uno zoo, ma dopo un po', non faccio più troppo caso agli altri."</w:t>
        </w:r>
      </w:ins>
    </w:p>
    <w:p w14:paraId="408D1B52" w14:textId="77777777" w:rsidR="002709E2" w:rsidRPr="002709E2" w:rsidRDefault="002709E2" w:rsidP="002709E2">
      <w:pPr>
        <w:spacing w:line="600" w:lineRule="auto"/>
        <w:jc w:val="left"/>
        <w:rPr>
          <w:ins w:id="14488" w:author="UTENTE" w:date="2020-06-30T18:54:00Z"/>
          <w:rFonts w:ascii="Calibri" w:eastAsia="Calibri" w:hAnsi="Calibri" w:cs="Times New Roman"/>
        </w:rPr>
      </w:pPr>
      <w:ins w:id="14489" w:author="UTENTE" w:date="2020-06-30T18:54:00Z">
        <w:r w:rsidRPr="002709E2">
          <w:rPr>
            <w:rFonts w:ascii="Calibri" w:eastAsia="Calibri" w:hAnsi="Calibri" w:cs="Times New Roman"/>
          </w:rPr>
          <w:t>397.</w:t>
        </w:r>
        <w:r w:rsidRPr="002709E2">
          <w:rPr>
            <w:rFonts w:ascii="Calibri" w:eastAsia="Calibri" w:hAnsi="Calibri" w:cs="Times New Roman"/>
          </w:rPr>
          <w:tab/>
          <w:t>n "Il mio cuore dovrebbe rallentare ora che abbiamo smesso di correre, eppure continua a battere a mille all'ora."</w:t>
        </w:r>
      </w:ins>
    </w:p>
    <w:p w14:paraId="005E01D8" w14:textId="77777777" w:rsidR="002709E2" w:rsidRPr="002709E2" w:rsidRDefault="002709E2" w:rsidP="002709E2">
      <w:pPr>
        <w:spacing w:line="600" w:lineRule="auto"/>
        <w:jc w:val="left"/>
        <w:rPr>
          <w:ins w:id="14490" w:author="UTENTE" w:date="2020-06-30T18:54:00Z"/>
          <w:rFonts w:ascii="Calibri" w:eastAsia="Calibri" w:hAnsi="Calibri" w:cs="Times New Roman"/>
        </w:rPr>
      </w:pPr>
      <w:ins w:id="14491" w:author="UTENTE" w:date="2020-06-30T18:54:00Z">
        <w:r w:rsidRPr="002709E2">
          <w:rPr>
            <w:rFonts w:ascii="Calibri" w:eastAsia="Calibri" w:hAnsi="Calibri" w:cs="Times New Roman"/>
          </w:rPr>
          <w:t>398.</w:t>
        </w:r>
        <w:r w:rsidRPr="002709E2">
          <w:rPr>
            <w:rFonts w:ascii="Calibri" w:eastAsia="Calibri" w:hAnsi="Calibri" w:cs="Times New Roman"/>
          </w:rPr>
          <w:tab/>
          <w:t>n "Dominic non si preoccupa per niente di guardare se arrivano vampiri -"</w:t>
        </w:r>
      </w:ins>
    </w:p>
    <w:p w14:paraId="317961E8" w14:textId="77777777" w:rsidR="002709E2" w:rsidRPr="002709E2" w:rsidRDefault="002709E2" w:rsidP="002709E2">
      <w:pPr>
        <w:spacing w:line="600" w:lineRule="auto"/>
        <w:jc w:val="left"/>
        <w:rPr>
          <w:ins w:id="14492" w:author="UTENTE" w:date="2020-06-30T18:54:00Z"/>
          <w:rFonts w:ascii="Calibri" w:eastAsia="Calibri" w:hAnsi="Calibri" w:cs="Times New Roman"/>
        </w:rPr>
      </w:pPr>
      <w:ins w:id="14493" w:author="UTENTE" w:date="2020-06-30T18:54:00Z">
        <w:r w:rsidRPr="002709E2">
          <w:rPr>
            <w:rFonts w:ascii="Calibri" w:eastAsia="Calibri" w:hAnsi="Calibri" w:cs="Times New Roman"/>
          </w:rPr>
          <w:t>399.</w:t>
        </w:r>
        <w:r w:rsidRPr="002709E2">
          <w:rPr>
            <w:rFonts w:ascii="Calibri" w:eastAsia="Calibri" w:hAnsi="Calibri" w:cs="Times New Roman"/>
          </w:rPr>
          <w:tab/>
          <w:t>extend " al contrario, guarda solo me."</w:t>
        </w:r>
      </w:ins>
    </w:p>
    <w:p w14:paraId="18ADE218" w14:textId="77777777" w:rsidR="002709E2" w:rsidRPr="002709E2" w:rsidRDefault="002709E2" w:rsidP="002709E2">
      <w:pPr>
        <w:spacing w:line="600" w:lineRule="auto"/>
        <w:jc w:val="left"/>
        <w:rPr>
          <w:ins w:id="14494" w:author="UTENTE" w:date="2020-06-30T18:54:00Z"/>
          <w:rFonts w:ascii="Calibri" w:eastAsia="Calibri" w:hAnsi="Calibri" w:cs="Times New Roman"/>
        </w:rPr>
      </w:pPr>
      <w:ins w:id="14495" w:author="UTENTE" w:date="2020-06-30T18:54:00Z">
        <w:r w:rsidRPr="002709E2">
          <w:rPr>
            <w:rFonts w:ascii="Calibri" w:eastAsia="Calibri" w:hAnsi="Calibri" w:cs="Times New Roman"/>
          </w:rPr>
          <w:t>400.</w:t>
        </w:r>
        <w:r w:rsidRPr="002709E2">
          <w:rPr>
            <w:rFonts w:ascii="Calibri" w:eastAsia="Calibri" w:hAnsi="Calibri" w:cs="Times New Roman"/>
          </w:rPr>
          <w:tab/>
          <w:t>n "I suoi occhi sembrano brillare lievemente nel buio, mentre mi guarda con uno sguardo insolitamente intenso."</w:t>
        </w:r>
      </w:ins>
    </w:p>
    <w:p w14:paraId="61C7684A" w14:textId="77777777" w:rsidR="002709E2" w:rsidRPr="002709E2" w:rsidRDefault="002709E2" w:rsidP="002709E2">
      <w:pPr>
        <w:spacing w:line="600" w:lineRule="auto"/>
        <w:jc w:val="left"/>
        <w:rPr>
          <w:ins w:id="14496" w:author="UTENTE" w:date="2020-06-30T18:54:00Z"/>
          <w:rFonts w:ascii="Calibri" w:eastAsia="Calibri" w:hAnsi="Calibri" w:cs="Times New Roman"/>
        </w:rPr>
      </w:pPr>
      <w:ins w:id="14497" w:author="UTENTE" w:date="2020-06-30T18:54:00Z">
        <w:r w:rsidRPr="002709E2">
          <w:rPr>
            <w:rFonts w:ascii="Calibri" w:eastAsia="Calibri" w:hAnsi="Calibri" w:cs="Times New Roman"/>
          </w:rPr>
          <w:t>401.</w:t>
        </w:r>
        <w:r w:rsidRPr="002709E2">
          <w:rPr>
            <w:rFonts w:ascii="Calibri" w:eastAsia="Calibri" w:hAnsi="Calibri" w:cs="Times New Roman"/>
          </w:rPr>
          <w:tab/>
          <w:t>mcp "\"…Ora chi è quello che fissa?\""</w:t>
        </w:r>
      </w:ins>
    </w:p>
    <w:p w14:paraId="39F8DA37" w14:textId="77777777" w:rsidR="002709E2" w:rsidRPr="002709E2" w:rsidRDefault="002709E2" w:rsidP="002709E2">
      <w:pPr>
        <w:spacing w:line="600" w:lineRule="auto"/>
        <w:jc w:val="left"/>
        <w:rPr>
          <w:ins w:id="14498" w:author="UTENTE" w:date="2020-06-30T18:54:00Z"/>
          <w:rFonts w:ascii="Calibri" w:eastAsia="Calibri" w:hAnsi="Calibri" w:cs="Times New Roman"/>
        </w:rPr>
      </w:pPr>
      <w:ins w:id="14499" w:author="UTENTE" w:date="2020-06-30T18:54:00Z">
        <w:r w:rsidRPr="002709E2">
          <w:rPr>
            <w:rFonts w:ascii="Calibri" w:eastAsia="Calibri" w:hAnsi="Calibri" w:cs="Times New Roman"/>
          </w:rPr>
          <w:t>402.</w:t>
        </w:r>
        <w:r w:rsidRPr="002709E2">
          <w:rPr>
            <w:rFonts w:ascii="Calibri" w:eastAsia="Calibri" w:hAnsi="Calibri" w:cs="Times New Roman"/>
          </w:rPr>
          <w:tab/>
          <w:t>mcp "\"Mi metti in imbarazzo, se mi guardi così.\""</w:t>
        </w:r>
      </w:ins>
    </w:p>
    <w:p w14:paraId="1AD84913" w14:textId="77777777" w:rsidR="002709E2" w:rsidRPr="002709E2" w:rsidRDefault="002709E2" w:rsidP="002709E2">
      <w:pPr>
        <w:spacing w:line="600" w:lineRule="auto"/>
        <w:jc w:val="left"/>
        <w:rPr>
          <w:ins w:id="14500" w:author="UTENTE" w:date="2020-06-30T18:54:00Z"/>
          <w:rFonts w:ascii="Calibri" w:eastAsia="Calibri" w:hAnsi="Calibri" w:cs="Times New Roman"/>
        </w:rPr>
      </w:pPr>
      <w:ins w:id="14501" w:author="UTENTE" w:date="2020-06-30T18:54:00Z">
        <w:r w:rsidRPr="002709E2">
          <w:rPr>
            <w:rFonts w:ascii="Calibri" w:eastAsia="Calibri" w:hAnsi="Calibri" w:cs="Times New Roman"/>
          </w:rPr>
          <w:t>403.</w:t>
        </w:r>
        <w:r w:rsidRPr="002709E2">
          <w:rPr>
            <w:rFonts w:ascii="Calibri" w:eastAsia="Calibri" w:hAnsi="Calibri" w:cs="Times New Roman"/>
          </w:rPr>
          <w:tab/>
          <w:t>mcp "\"Spero che tu mi stia fissano perché i miei capelli sono perfettamente in ordine, non perché sembro un ottimo spuntino…\""</w:t>
        </w:r>
      </w:ins>
    </w:p>
    <w:p w14:paraId="76781040" w14:textId="77777777" w:rsidR="002709E2" w:rsidRPr="002709E2" w:rsidRDefault="002709E2" w:rsidP="002709E2">
      <w:pPr>
        <w:spacing w:line="600" w:lineRule="auto"/>
        <w:jc w:val="left"/>
        <w:rPr>
          <w:ins w:id="14502" w:author="UTENTE" w:date="2020-06-30T18:54:00Z"/>
          <w:rFonts w:ascii="Calibri" w:eastAsia="Calibri" w:hAnsi="Calibri" w:cs="Times New Roman"/>
          <w:lang w:val="en-US"/>
          <w:rPrChange w:id="14503" w:author="UTENTE" w:date="2020-06-30T18:54:00Z">
            <w:rPr>
              <w:ins w:id="14504" w:author="UTENTE" w:date="2020-06-30T18:54:00Z"/>
              <w:rFonts w:ascii="Calibri" w:eastAsia="Calibri" w:hAnsi="Calibri" w:cs="Times New Roman"/>
            </w:rPr>
          </w:rPrChange>
        </w:rPr>
      </w:pPr>
      <w:ins w:id="14505" w:author="UTENTE" w:date="2020-06-30T18:54:00Z">
        <w:r w:rsidRPr="002709E2">
          <w:rPr>
            <w:rFonts w:ascii="Calibri" w:eastAsia="Calibri" w:hAnsi="Calibri" w:cs="Times New Roman"/>
            <w:lang w:val="en-US"/>
            <w:rPrChange w:id="14506" w:author="UTENTE" w:date="2020-06-30T18:54:00Z">
              <w:rPr>
                <w:rFonts w:ascii="Calibri" w:eastAsia="Calibri" w:hAnsi="Calibri" w:cs="Times New Roman"/>
              </w:rPr>
            </w:rPrChange>
          </w:rPr>
          <w:t>404.</w:t>
        </w:r>
        <w:r w:rsidRPr="002709E2">
          <w:rPr>
            <w:rFonts w:ascii="Calibri" w:eastAsia="Calibri" w:hAnsi="Calibri" w:cs="Times New Roman"/>
            <w:lang w:val="en-US"/>
            <w:rPrChange w:id="14507" w:author="UTENTE" w:date="2020-06-30T18:54:00Z">
              <w:rPr>
                <w:rFonts w:ascii="Calibri" w:eastAsia="Calibri" w:hAnsi="Calibri" w:cs="Times New Roman"/>
              </w:rPr>
            </w:rPrChange>
          </w:rPr>
          <w:tab/>
          <w:t>dp "\"…\"" </w:t>
        </w:r>
        <w:r w:rsidRPr="002709E2">
          <w:rPr>
            <w:rFonts w:ascii="Calibri" w:eastAsia="Calibri" w:hAnsi="Calibri" w:cs="Times New Roman"/>
            <w:lang w:val="en-US"/>
            <w:rPrChange w:id="14508" w:author="UTENTE" w:date="2020-06-30T18:54:00Z">
              <w:rPr>
                <w:rFonts w:ascii="Calibri" w:eastAsia="Calibri" w:hAnsi="Calibri" w:cs="Times New Roman"/>
              </w:rPr>
            </w:rPrChange>
          </w:rPr>
          <w:br w:type="page"/>
        </w:r>
      </w:ins>
    </w:p>
    <w:p w14:paraId="771469D9" w14:textId="77777777" w:rsidR="002709E2" w:rsidRPr="002709E2" w:rsidRDefault="002709E2" w:rsidP="002709E2">
      <w:pPr>
        <w:spacing w:line="600" w:lineRule="auto"/>
        <w:jc w:val="left"/>
        <w:rPr>
          <w:ins w:id="14509" w:author="UTENTE" w:date="2020-06-30T18:54:00Z"/>
          <w:rFonts w:ascii="Calibri" w:eastAsia="Calibri" w:hAnsi="Calibri" w:cs="Times New Roman"/>
          <w:lang w:val="en-US"/>
        </w:rPr>
      </w:pPr>
      <w:ins w:id="14510" w:author="UTENTE" w:date="2020-06-30T18:54:00Z">
        <w:r w:rsidRPr="002709E2">
          <w:rPr>
            <w:rFonts w:ascii="Calibri" w:eastAsia="Calibri" w:hAnsi="Calibri" w:cs="Times New Roman"/>
            <w:lang w:val="en-US"/>
          </w:rPr>
          <w:lastRenderedPageBreak/>
          <w:t>405.</w:t>
        </w:r>
        <w:r w:rsidRPr="002709E2">
          <w:rPr>
            <w:rFonts w:ascii="Calibri" w:eastAsia="Calibri" w:hAnsi="Calibri" w:cs="Times New Roman"/>
            <w:lang w:val="en-US"/>
          </w:rPr>
          <w:tab/>
          <w:t>n "My mutter is swallowed up by the music, but there's a chance Dominic heard me, because his lips curl into a sly grin."</w:t>
        </w:r>
      </w:ins>
    </w:p>
    <w:p w14:paraId="652D9ABF" w14:textId="77777777" w:rsidR="002709E2" w:rsidRPr="002709E2" w:rsidRDefault="002709E2" w:rsidP="002709E2">
      <w:pPr>
        <w:spacing w:line="600" w:lineRule="auto"/>
        <w:jc w:val="left"/>
        <w:rPr>
          <w:ins w:id="14511" w:author="UTENTE" w:date="2020-06-30T18:54:00Z"/>
          <w:rFonts w:ascii="Calibri" w:eastAsia="Calibri" w:hAnsi="Calibri" w:cs="Times New Roman"/>
          <w:lang w:val="en-US"/>
        </w:rPr>
      </w:pPr>
      <w:ins w:id="14512" w:author="UTENTE" w:date="2020-06-30T18:54:00Z">
        <w:r w:rsidRPr="002709E2">
          <w:rPr>
            <w:rFonts w:ascii="Calibri" w:eastAsia="Calibri" w:hAnsi="Calibri" w:cs="Times New Roman"/>
            <w:lang w:val="en-US"/>
          </w:rPr>
          <w:t>406.</w:t>
        </w:r>
        <w:r w:rsidRPr="002709E2">
          <w:rPr>
            <w:rFonts w:ascii="Calibri" w:eastAsia="Calibri" w:hAnsi="Calibri" w:cs="Times New Roman"/>
            <w:lang w:val="en-US"/>
          </w:rPr>
          <w:tab/>
          <w:t>n "The tips of his fangs glimmer faintly when they catch the light, simultaneously deadly and beautiful."</w:t>
        </w:r>
      </w:ins>
    </w:p>
    <w:p w14:paraId="21968767" w14:textId="77777777" w:rsidR="002709E2" w:rsidRPr="002709E2" w:rsidRDefault="002709E2" w:rsidP="002709E2">
      <w:pPr>
        <w:spacing w:line="600" w:lineRule="auto"/>
        <w:jc w:val="left"/>
        <w:rPr>
          <w:ins w:id="14513" w:author="UTENTE" w:date="2020-06-30T18:54:00Z"/>
          <w:rFonts w:ascii="Calibri" w:eastAsia="Calibri" w:hAnsi="Calibri" w:cs="Times New Roman"/>
          <w:lang w:val="en-US"/>
        </w:rPr>
      </w:pPr>
      <w:ins w:id="14514" w:author="UTENTE" w:date="2020-06-30T18:54:00Z">
        <w:r w:rsidRPr="002709E2">
          <w:rPr>
            <w:rFonts w:ascii="Calibri" w:eastAsia="Calibri" w:hAnsi="Calibri" w:cs="Times New Roman"/>
            <w:lang w:val="en-US"/>
          </w:rPr>
          <w:t>407.</w:t>
        </w:r>
        <w:r w:rsidRPr="002709E2">
          <w:rPr>
            <w:rFonts w:ascii="Calibri" w:eastAsia="Calibri" w:hAnsi="Calibri" w:cs="Times New Roman"/>
            <w:lang w:val="en-US"/>
          </w:rPr>
          <w:tab/>
          <w:t>n "–Normally, I hate clubs, but I'd be lying if I said this wasn't sort of fun."</w:t>
        </w:r>
      </w:ins>
    </w:p>
    <w:p w14:paraId="26D5311E" w14:textId="77777777" w:rsidR="002709E2" w:rsidRPr="002709E2" w:rsidRDefault="002709E2" w:rsidP="002709E2">
      <w:pPr>
        <w:spacing w:line="600" w:lineRule="auto"/>
        <w:jc w:val="left"/>
        <w:rPr>
          <w:ins w:id="14515" w:author="UTENTE" w:date="2020-06-30T18:54:00Z"/>
          <w:rFonts w:ascii="Calibri" w:eastAsia="Calibri" w:hAnsi="Calibri" w:cs="Times New Roman"/>
          <w:lang w:val="en-US"/>
        </w:rPr>
      </w:pPr>
      <w:ins w:id="14516" w:author="UTENTE" w:date="2020-06-30T18:54:00Z">
        <w:r w:rsidRPr="002709E2">
          <w:rPr>
            <w:rFonts w:ascii="Calibri" w:eastAsia="Calibri" w:hAnsi="Calibri" w:cs="Times New Roman"/>
            <w:lang w:val="en-US"/>
          </w:rPr>
          <w:t>408.</w:t>
        </w:r>
        <w:r w:rsidRPr="002709E2">
          <w:rPr>
            <w:rFonts w:ascii="Calibri" w:eastAsia="Calibri" w:hAnsi="Calibri" w:cs="Times New Roman"/>
            <w:lang w:val="en-US"/>
          </w:rPr>
          <w:tab/>
          <w:t>n "There's a chance Rex and the others are inside, watching us, but…"</w:t>
        </w:r>
      </w:ins>
    </w:p>
    <w:p w14:paraId="5BCA164D" w14:textId="77777777" w:rsidR="002709E2" w:rsidRPr="002709E2" w:rsidRDefault="002709E2" w:rsidP="002709E2">
      <w:pPr>
        <w:spacing w:line="600" w:lineRule="auto"/>
        <w:jc w:val="left"/>
        <w:rPr>
          <w:ins w:id="14517" w:author="UTENTE" w:date="2020-06-30T18:54:00Z"/>
          <w:rFonts w:ascii="Calibri" w:eastAsia="Calibri" w:hAnsi="Calibri" w:cs="Times New Roman"/>
          <w:lang w:val="en-US"/>
        </w:rPr>
      </w:pPr>
      <w:ins w:id="14518" w:author="UTENTE" w:date="2020-06-30T18:54:00Z">
        <w:r w:rsidRPr="002709E2">
          <w:rPr>
            <w:rFonts w:ascii="Calibri" w:eastAsia="Calibri" w:hAnsi="Calibri" w:cs="Times New Roman"/>
            <w:lang w:val="en-US"/>
          </w:rPr>
          <w:t>409.</w:t>
        </w:r>
        <w:r w:rsidRPr="002709E2">
          <w:rPr>
            <w:rFonts w:ascii="Calibri" w:eastAsia="Calibri" w:hAnsi="Calibri" w:cs="Times New Roman"/>
            <w:lang w:val="en-US"/>
          </w:rPr>
          <w:tab/>
          <w:t>n "It's hard for me to think about that when Dominic squeezes my hips, pressing against me to the beat of the music."</w:t>
        </w:r>
      </w:ins>
    </w:p>
    <w:p w14:paraId="72C66FF8" w14:textId="77777777" w:rsidR="002709E2" w:rsidRPr="002709E2" w:rsidRDefault="002709E2" w:rsidP="002709E2">
      <w:pPr>
        <w:spacing w:line="600" w:lineRule="auto"/>
        <w:jc w:val="left"/>
        <w:rPr>
          <w:ins w:id="14519" w:author="UTENTE" w:date="2020-06-30T18:54:00Z"/>
          <w:rFonts w:ascii="Calibri" w:eastAsia="Calibri" w:hAnsi="Calibri" w:cs="Times New Roman"/>
          <w:lang w:val="en-US"/>
        </w:rPr>
      </w:pPr>
      <w:ins w:id="14520" w:author="UTENTE" w:date="2020-06-30T18:54:00Z">
        <w:r w:rsidRPr="002709E2">
          <w:rPr>
            <w:rFonts w:ascii="Calibri" w:eastAsia="Calibri" w:hAnsi="Calibri" w:cs="Times New Roman"/>
            <w:lang w:val="en-US"/>
          </w:rPr>
          <w:t>410.</w:t>
        </w:r>
        <w:r w:rsidRPr="002709E2">
          <w:rPr>
            <w:rFonts w:ascii="Calibri" w:eastAsia="Calibri" w:hAnsi="Calibri" w:cs="Times New Roman"/>
            <w:lang w:val="en-US"/>
          </w:rPr>
          <w:tab/>
          <w:t>n "…But really, how the hell did this turn out to be some kind of weird date?"</w:t>
        </w:r>
      </w:ins>
    </w:p>
    <w:p w14:paraId="41C281CB" w14:textId="77777777" w:rsidR="002709E2" w:rsidRPr="002709E2" w:rsidRDefault="002709E2" w:rsidP="002709E2">
      <w:pPr>
        <w:spacing w:line="600" w:lineRule="auto"/>
        <w:jc w:val="left"/>
        <w:rPr>
          <w:ins w:id="14521" w:author="UTENTE" w:date="2020-06-30T18:54:00Z"/>
          <w:rFonts w:ascii="Calibri" w:eastAsia="Calibri" w:hAnsi="Calibri" w:cs="Times New Roman"/>
          <w:lang w:val="en-US"/>
        </w:rPr>
      </w:pPr>
      <w:ins w:id="14522" w:author="UTENTE" w:date="2020-06-30T18:54:00Z">
        <w:r w:rsidRPr="002709E2">
          <w:rPr>
            <w:rFonts w:ascii="Calibri" w:eastAsia="Calibri" w:hAnsi="Calibri" w:cs="Times New Roman"/>
            <w:lang w:val="en-US"/>
          </w:rPr>
          <w:t>411.</w:t>
        </w:r>
        <w:r w:rsidRPr="002709E2">
          <w:rPr>
            <w:rFonts w:ascii="Calibri" w:eastAsia="Calibri" w:hAnsi="Calibri" w:cs="Times New Roman"/>
            <w:lang w:val="en-US"/>
          </w:rPr>
          <w:tab/>
          <w:t>n "It really doesn't feel like we're just acting to throw off the vampires any more.\n{w}That, or Dominic deserves an Oscar."</w:t>
        </w:r>
      </w:ins>
    </w:p>
    <w:p w14:paraId="5DFA1698" w14:textId="77777777" w:rsidR="002709E2" w:rsidRPr="002709E2" w:rsidRDefault="002709E2" w:rsidP="002709E2">
      <w:pPr>
        <w:spacing w:line="600" w:lineRule="auto"/>
        <w:jc w:val="left"/>
        <w:rPr>
          <w:ins w:id="14523" w:author="UTENTE" w:date="2020-06-30T18:54:00Z"/>
          <w:rFonts w:ascii="Calibri" w:eastAsia="Calibri" w:hAnsi="Calibri" w:cs="Times New Roman"/>
          <w:lang w:val="en-US"/>
        </w:rPr>
      </w:pPr>
      <w:ins w:id="14524" w:author="UTENTE" w:date="2020-06-30T18:54:00Z">
        <w:r w:rsidRPr="002709E2">
          <w:rPr>
            <w:rFonts w:ascii="Calibri" w:eastAsia="Calibri" w:hAnsi="Calibri" w:cs="Times New Roman"/>
            <w:lang w:val="en-US"/>
          </w:rPr>
          <w:t>412.</w:t>
        </w:r>
        <w:r w:rsidRPr="002709E2">
          <w:rPr>
            <w:rFonts w:ascii="Calibri" w:eastAsia="Calibri" w:hAnsi="Calibri" w:cs="Times New Roman"/>
            <w:lang w:val="en-US"/>
          </w:rPr>
          <w:tab/>
          <w:t>n "Shit, I didn't intend for things to end up like this…"</w:t>
        </w:r>
      </w:ins>
    </w:p>
    <w:p w14:paraId="5E41BADB" w14:textId="77777777" w:rsidR="002709E2" w:rsidRPr="002709E2" w:rsidRDefault="002709E2" w:rsidP="002709E2">
      <w:pPr>
        <w:spacing w:line="600" w:lineRule="auto"/>
        <w:jc w:val="left"/>
        <w:rPr>
          <w:ins w:id="14525" w:author="UTENTE" w:date="2020-06-30T18:54:00Z"/>
          <w:rFonts w:ascii="Calibri" w:eastAsia="Calibri" w:hAnsi="Calibri" w:cs="Times New Roman"/>
          <w:lang w:val="en-US"/>
        </w:rPr>
      </w:pPr>
      <w:ins w:id="14526" w:author="UTENTE" w:date="2020-06-30T18:54:00Z">
        <w:r w:rsidRPr="002709E2">
          <w:rPr>
            <w:rFonts w:ascii="Calibri" w:eastAsia="Calibri" w:hAnsi="Calibri" w:cs="Times New Roman"/>
            <w:lang w:val="en-US"/>
          </w:rPr>
          <w:t>413.</w:t>
        </w:r>
        <w:r w:rsidRPr="002709E2">
          <w:rPr>
            <w:rFonts w:ascii="Calibri" w:eastAsia="Calibri" w:hAnsi="Calibri" w:cs="Times New Roman"/>
            <w:lang w:val="en-US"/>
          </w:rPr>
          <w:tab/>
          <w:t>d "\"You want a drink?\""</w:t>
        </w:r>
      </w:ins>
    </w:p>
    <w:p w14:paraId="1AAA4425" w14:textId="77777777" w:rsidR="002709E2" w:rsidRPr="002709E2" w:rsidRDefault="002709E2" w:rsidP="002709E2">
      <w:pPr>
        <w:spacing w:line="600" w:lineRule="auto"/>
        <w:jc w:val="left"/>
        <w:rPr>
          <w:ins w:id="14527" w:author="UTENTE" w:date="2020-06-30T18:54:00Z"/>
          <w:rFonts w:ascii="Calibri" w:eastAsia="Calibri" w:hAnsi="Calibri" w:cs="Times New Roman"/>
          <w:lang w:val="en-US"/>
        </w:rPr>
      </w:pPr>
      <w:ins w:id="14528" w:author="UTENTE" w:date="2020-06-30T18:54:00Z">
        <w:r w:rsidRPr="002709E2">
          <w:rPr>
            <w:rFonts w:ascii="Calibri" w:eastAsia="Calibri" w:hAnsi="Calibri" w:cs="Times New Roman"/>
            <w:lang w:val="en-US"/>
          </w:rPr>
          <w:t>414.</w:t>
        </w:r>
        <w:r w:rsidRPr="002709E2">
          <w:rPr>
            <w:rFonts w:ascii="Calibri" w:eastAsia="Calibri" w:hAnsi="Calibri" w:cs="Times New Roman"/>
            <w:lang w:val="en-US"/>
          </w:rPr>
          <w:tab/>
          <w:t>mc "\"…!\""</w:t>
        </w:r>
      </w:ins>
    </w:p>
    <w:p w14:paraId="1104F817" w14:textId="77777777" w:rsidR="002709E2" w:rsidRPr="002709E2" w:rsidRDefault="002709E2" w:rsidP="002709E2">
      <w:pPr>
        <w:spacing w:line="600" w:lineRule="auto"/>
        <w:jc w:val="left"/>
        <w:rPr>
          <w:ins w:id="14529" w:author="UTENTE" w:date="2020-06-30T18:54:00Z"/>
          <w:rFonts w:ascii="Calibri" w:eastAsia="Calibri" w:hAnsi="Calibri" w:cs="Times New Roman"/>
          <w:lang w:val="en-US"/>
        </w:rPr>
      </w:pPr>
      <w:ins w:id="14530" w:author="UTENTE" w:date="2020-06-30T18:54:00Z">
        <w:r w:rsidRPr="002709E2">
          <w:rPr>
            <w:rFonts w:ascii="Calibri" w:eastAsia="Calibri" w:hAnsi="Calibri" w:cs="Times New Roman"/>
            <w:lang w:val="en-US"/>
          </w:rPr>
          <w:t>415.</w:t>
        </w:r>
        <w:r w:rsidRPr="002709E2">
          <w:rPr>
            <w:rFonts w:ascii="Calibri" w:eastAsia="Calibri" w:hAnsi="Calibri" w:cs="Times New Roman"/>
            <w:lang w:val="en-US"/>
          </w:rPr>
          <w:tab/>
          <w:t>n "Dominic casually leans in to murmur a question in my ear."</w:t>
        </w:r>
      </w:ins>
    </w:p>
    <w:p w14:paraId="06AE4A20" w14:textId="77777777" w:rsidR="002709E2" w:rsidRPr="002709E2" w:rsidRDefault="002709E2" w:rsidP="002709E2">
      <w:pPr>
        <w:spacing w:line="600" w:lineRule="auto"/>
        <w:jc w:val="left"/>
        <w:rPr>
          <w:ins w:id="14531" w:author="UTENTE" w:date="2020-06-30T18:54:00Z"/>
          <w:rFonts w:ascii="Calibri" w:eastAsia="Calibri" w:hAnsi="Calibri" w:cs="Times New Roman"/>
          <w:lang w:val="en-US"/>
        </w:rPr>
      </w:pPr>
      <w:ins w:id="14532" w:author="UTENTE" w:date="2020-06-30T18:54:00Z">
        <w:r w:rsidRPr="002709E2">
          <w:rPr>
            <w:rFonts w:ascii="Calibri" w:eastAsia="Calibri" w:hAnsi="Calibri" w:cs="Times New Roman"/>
            <w:lang w:val="en-US"/>
          </w:rPr>
          <w:t>416.</w:t>
        </w:r>
        <w:r w:rsidRPr="002709E2">
          <w:rPr>
            <w:rFonts w:ascii="Calibri" w:eastAsia="Calibri" w:hAnsi="Calibri" w:cs="Times New Roman"/>
            <w:lang w:val="en-US"/>
          </w:rPr>
          <w:tab/>
          <w:t>mc "\"–A-ah, no, I'm fine, thanks!\""</w:t>
        </w:r>
        <w:r w:rsidRPr="002709E2">
          <w:rPr>
            <w:rFonts w:ascii="Calibri" w:eastAsia="Calibri" w:hAnsi="Calibri" w:cs="Times New Roman"/>
            <w:lang w:val="en-US"/>
          </w:rPr>
          <w:br w:type="page"/>
        </w:r>
      </w:ins>
    </w:p>
    <w:p w14:paraId="675E50D7" w14:textId="77777777" w:rsidR="002709E2" w:rsidRPr="002709E2" w:rsidRDefault="002709E2" w:rsidP="002709E2">
      <w:pPr>
        <w:spacing w:line="600" w:lineRule="auto"/>
        <w:jc w:val="left"/>
        <w:rPr>
          <w:ins w:id="14533" w:author="UTENTE" w:date="2020-06-30T18:54:00Z"/>
          <w:rFonts w:ascii="Calibri" w:eastAsia="Calibri" w:hAnsi="Calibri" w:cs="Times New Roman"/>
        </w:rPr>
      </w:pPr>
      <w:ins w:id="14534" w:author="UTENTE" w:date="2020-06-30T18:54:00Z">
        <w:r w:rsidRPr="002709E2">
          <w:rPr>
            <w:rFonts w:ascii="Calibri" w:eastAsia="Calibri" w:hAnsi="Calibri" w:cs="Times New Roman"/>
          </w:rPr>
          <w:lastRenderedPageBreak/>
          <w:t>405.</w:t>
        </w:r>
        <w:r w:rsidRPr="002709E2">
          <w:rPr>
            <w:rFonts w:ascii="Calibri" w:eastAsia="Calibri" w:hAnsi="Calibri" w:cs="Times New Roman"/>
          </w:rPr>
          <w:tab/>
          <w:t>n "Il mio borbottio viene completamente inghiottito dalla musica, ma ci sono possibilità che Dominic mi abbia sentito, visto che le sue labbra si trasformano in un sorrisetto malizioso."</w:t>
        </w:r>
      </w:ins>
    </w:p>
    <w:p w14:paraId="2850302F" w14:textId="77777777" w:rsidR="002709E2" w:rsidRPr="002709E2" w:rsidRDefault="002709E2" w:rsidP="002709E2">
      <w:pPr>
        <w:spacing w:line="600" w:lineRule="auto"/>
        <w:jc w:val="left"/>
        <w:rPr>
          <w:ins w:id="14535" w:author="UTENTE" w:date="2020-06-30T18:54:00Z"/>
          <w:rFonts w:ascii="Calibri" w:eastAsia="Calibri" w:hAnsi="Calibri" w:cs="Times New Roman"/>
        </w:rPr>
      </w:pPr>
      <w:ins w:id="14536" w:author="UTENTE" w:date="2020-06-30T18:54:00Z">
        <w:r w:rsidRPr="002709E2">
          <w:rPr>
            <w:rFonts w:ascii="Calibri" w:eastAsia="Calibri" w:hAnsi="Calibri" w:cs="Times New Roman"/>
          </w:rPr>
          <w:t>406.</w:t>
        </w:r>
        <w:r w:rsidRPr="002709E2">
          <w:rPr>
            <w:rFonts w:ascii="Calibri" w:eastAsia="Calibri" w:hAnsi="Calibri" w:cs="Times New Roman"/>
          </w:rPr>
          <w:tab/>
          <w:t>n "Le punte dei suoi canini brillano debolmente quando vengono colpite dalla luce, fatali e bellissime allo stesso tempo."</w:t>
        </w:r>
      </w:ins>
    </w:p>
    <w:p w14:paraId="27553A04" w14:textId="77777777" w:rsidR="002709E2" w:rsidRPr="002709E2" w:rsidRDefault="002709E2" w:rsidP="002709E2">
      <w:pPr>
        <w:spacing w:line="600" w:lineRule="auto"/>
        <w:jc w:val="left"/>
        <w:rPr>
          <w:ins w:id="14537" w:author="UTENTE" w:date="2020-06-30T18:54:00Z"/>
          <w:rFonts w:ascii="Calibri" w:eastAsia="Calibri" w:hAnsi="Calibri" w:cs="Times New Roman"/>
        </w:rPr>
      </w:pPr>
      <w:ins w:id="14538" w:author="UTENTE" w:date="2020-06-30T18:54:00Z">
        <w:r w:rsidRPr="002709E2">
          <w:rPr>
            <w:rFonts w:ascii="Calibri" w:eastAsia="Calibri" w:hAnsi="Calibri" w:cs="Times New Roman"/>
          </w:rPr>
          <w:t>407.</w:t>
        </w:r>
        <w:r w:rsidRPr="002709E2">
          <w:rPr>
            <w:rFonts w:ascii="Calibri" w:eastAsia="Calibri" w:hAnsi="Calibri" w:cs="Times New Roman"/>
          </w:rPr>
          <w:tab/>
          <w:t>n "-Di solito, odio le discoteche, ma mentirei se dicessi che non mi sto divertendo, in un certo senso."</w:t>
        </w:r>
      </w:ins>
    </w:p>
    <w:p w14:paraId="0B9F751C" w14:textId="77777777" w:rsidR="002709E2" w:rsidRPr="002709E2" w:rsidRDefault="002709E2" w:rsidP="002709E2">
      <w:pPr>
        <w:spacing w:line="600" w:lineRule="auto"/>
        <w:jc w:val="left"/>
        <w:rPr>
          <w:ins w:id="14539" w:author="UTENTE" w:date="2020-06-30T18:54:00Z"/>
          <w:rFonts w:ascii="Calibri" w:eastAsia="Calibri" w:hAnsi="Calibri" w:cs="Times New Roman"/>
        </w:rPr>
      </w:pPr>
      <w:ins w:id="14540" w:author="UTENTE" w:date="2020-06-30T18:54:00Z">
        <w:r w:rsidRPr="002709E2">
          <w:rPr>
            <w:rFonts w:ascii="Calibri" w:eastAsia="Calibri" w:hAnsi="Calibri" w:cs="Times New Roman"/>
          </w:rPr>
          <w:t>408.</w:t>
        </w:r>
        <w:r w:rsidRPr="002709E2">
          <w:rPr>
            <w:rFonts w:ascii="Calibri" w:eastAsia="Calibri" w:hAnsi="Calibri" w:cs="Times New Roman"/>
          </w:rPr>
          <w:tab/>
          <w:t>n "È possibile che anche Rex e i suoi compagni siano qui, che ci guardino, ma…"</w:t>
        </w:r>
      </w:ins>
    </w:p>
    <w:p w14:paraId="7F5C7BD9" w14:textId="77777777" w:rsidR="002709E2" w:rsidRPr="002709E2" w:rsidRDefault="002709E2" w:rsidP="002709E2">
      <w:pPr>
        <w:spacing w:line="600" w:lineRule="auto"/>
        <w:jc w:val="left"/>
        <w:rPr>
          <w:ins w:id="14541" w:author="UTENTE" w:date="2020-06-30T18:54:00Z"/>
          <w:rFonts w:ascii="Calibri" w:eastAsia="Calibri" w:hAnsi="Calibri" w:cs="Times New Roman"/>
        </w:rPr>
      </w:pPr>
      <w:ins w:id="14542" w:author="UTENTE" w:date="2020-06-30T18:54:00Z">
        <w:r w:rsidRPr="002709E2">
          <w:rPr>
            <w:rFonts w:ascii="Calibri" w:eastAsia="Calibri" w:hAnsi="Calibri" w:cs="Times New Roman"/>
          </w:rPr>
          <w:t>409.</w:t>
        </w:r>
        <w:r w:rsidRPr="002709E2">
          <w:rPr>
            <w:rFonts w:ascii="Calibri" w:eastAsia="Calibri" w:hAnsi="Calibri" w:cs="Times New Roman"/>
          </w:rPr>
          <w:tab/>
          <w:t>n "È difficile per me pensarci mentre Dominic mi stringe il bacino, premendo il suo corpo contro il mio a tempo di musica."</w:t>
        </w:r>
      </w:ins>
    </w:p>
    <w:p w14:paraId="1A083B61" w14:textId="77777777" w:rsidR="002709E2" w:rsidRPr="002709E2" w:rsidRDefault="002709E2" w:rsidP="002709E2">
      <w:pPr>
        <w:spacing w:line="600" w:lineRule="auto"/>
        <w:jc w:val="left"/>
        <w:rPr>
          <w:ins w:id="14543" w:author="UTENTE" w:date="2020-06-30T18:54:00Z"/>
          <w:rFonts w:ascii="Calibri" w:eastAsia="Calibri" w:hAnsi="Calibri" w:cs="Times New Roman"/>
        </w:rPr>
      </w:pPr>
      <w:ins w:id="14544" w:author="UTENTE" w:date="2020-06-30T18:54:00Z">
        <w:r w:rsidRPr="002709E2">
          <w:rPr>
            <w:rFonts w:ascii="Calibri" w:eastAsia="Calibri" w:hAnsi="Calibri" w:cs="Times New Roman"/>
          </w:rPr>
          <w:t>410.</w:t>
        </w:r>
        <w:r w:rsidRPr="002709E2">
          <w:rPr>
            <w:rFonts w:ascii="Calibri" w:eastAsia="Calibri" w:hAnsi="Calibri" w:cs="Times New Roman"/>
          </w:rPr>
          <w:tab/>
          <w:t>n "…Davvero, però, come ha fatto 'sta storia a trasformarsi in una specie di strano appuntamento?"</w:t>
        </w:r>
      </w:ins>
    </w:p>
    <w:p w14:paraId="48DAC258" w14:textId="77777777" w:rsidR="002709E2" w:rsidRPr="002709E2" w:rsidRDefault="002709E2" w:rsidP="002709E2">
      <w:pPr>
        <w:spacing w:line="600" w:lineRule="auto"/>
        <w:jc w:val="left"/>
        <w:rPr>
          <w:ins w:id="14545" w:author="UTENTE" w:date="2020-06-30T18:54:00Z"/>
          <w:rFonts w:ascii="Calibri" w:eastAsia="Calibri" w:hAnsi="Calibri" w:cs="Times New Roman"/>
        </w:rPr>
      </w:pPr>
      <w:ins w:id="14546" w:author="UTENTE" w:date="2020-06-30T18:54:00Z">
        <w:r w:rsidRPr="002709E2">
          <w:rPr>
            <w:rFonts w:ascii="Calibri" w:eastAsia="Calibri" w:hAnsi="Calibri" w:cs="Times New Roman"/>
          </w:rPr>
          <w:t>411.</w:t>
        </w:r>
        <w:r w:rsidRPr="002709E2">
          <w:rPr>
            <w:rFonts w:ascii="Calibri" w:eastAsia="Calibri" w:hAnsi="Calibri" w:cs="Times New Roman"/>
          </w:rPr>
          <w:tab/>
          <w:t>n "Non sembra proprio che stiamo fingendo per depistare i vampiri, ora. \n{w}O è così, o Dominic si merita un Oscar."</w:t>
        </w:r>
      </w:ins>
    </w:p>
    <w:p w14:paraId="0B5E7619" w14:textId="77777777" w:rsidR="002709E2" w:rsidRPr="002709E2" w:rsidRDefault="002709E2" w:rsidP="002709E2">
      <w:pPr>
        <w:spacing w:line="600" w:lineRule="auto"/>
        <w:jc w:val="left"/>
        <w:rPr>
          <w:ins w:id="14547" w:author="UTENTE" w:date="2020-06-30T18:54:00Z"/>
          <w:rFonts w:ascii="Calibri" w:eastAsia="Calibri" w:hAnsi="Calibri" w:cs="Times New Roman"/>
        </w:rPr>
      </w:pPr>
      <w:ins w:id="14548" w:author="UTENTE" w:date="2020-06-30T18:54:00Z">
        <w:r w:rsidRPr="002709E2">
          <w:rPr>
            <w:rFonts w:ascii="Calibri" w:eastAsia="Calibri" w:hAnsi="Calibri" w:cs="Times New Roman"/>
          </w:rPr>
          <w:t>412.</w:t>
        </w:r>
        <w:r w:rsidRPr="002709E2">
          <w:rPr>
            <w:rFonts w:ascii="Calibri" w:eastAsia="Calibri" w:hAnsi="Calibri" w:cs="Times New Roman"/>
          </w:rPr>
          <w:tab/>
          <w:t>n "Cazzo, non volevo che le cose finissero così…"</w:t>
        </w:r>
      </w:ins>
    </w:p>
    <w:p w14:paraId="41E5658A" w14:textId="77777777" w:rsidR="002709E2" w:rsidRPr="002709E2" w:rsidRDefault="002709E2" w:rsidP="002709E2">
      <w:pPr>
        <w:spacing w:line="600" w:lineRule="auto"/>
        <w:jc w:val="left"/>
        <w:rPr>
          <w:ins w:id="14549" w:author="UTENTE" w:date="2020-06-30T18:54:00Z"/>
          <w:rFonts w:ascii="Calibri" w:eastAsia="Calibri" w:hAnsi="Calibri" w:cs="Times New Roman"/>
        </w:rPr>
      </w:pPr>
      <w:ins w:id="14550" w:author="UTENTE" w:date="2020-06-30T18:54:00Z">
        <w:r w:rsidRPr="002709E2">
          <w:rPr>
            <w:rFonts w:ascii="Calibri" w:eastAsia="Calibri" w:hAnsi="Calibri" w:cs="Times New Roman"/>
          </w:rPr>
          <w:t>413.</w:t>
        </w:r>
        <w:r w:rsidRPr="002709E2">
          <w:rPr>
            <w:rFonts w:ascii="Calibri" w:eastAsia="Calibri" w:hAnsi="Calibri" w:cs="Times New Roman"/>
          </w:rPr>
          <w:tab/>
          <w:t>d "\"Vuoi qualcosa da bere?\""</w:t>
        </w:r>
      </w:ins>
    </w:p>
    <w:p w14:paraId="18752B6A" w14:textId="77777777" w:rsidR="002709E2" w:rsidRPr="002709E2" w:rsidRDefault="002709E2" w:rsidP="002709E2">
      <w:pPr>
        <w:spacing w:line="600" w:lineRule="auto"/>
        <w:jc w:val="left"/>
        <w:rPr>
          <w:ins w:id="14551" w:author="UTENTE" w:date="2020-06-30T18:54:00Z"/>
          <w:rFonts w:ascii="Calibri" w:eastAsia="Calibri" w:hAnsi="Calibri" w:cs="Times New Roman"/>
        </w:rPr>
      </w:pPr>
      <w:ins w:id="14552" w:author="UTENTE" w:date="2020-06-30T18:54:00Z">
        <w:r w:rsidRPr="002709E2">
          <w:rPr>
            <w:rFonts w:ascii="Calibri" w:eastAsia="Calibri" w:hAnsi="Calibri" w:cs="Times New Roman"/>
          </w:rPr>
          <w:t>414.</w:t>
        </w:r>
        <w:r w:rsidRPr="002709E2">
          <w:rPr>
            <w:rFonts w:ascii="Calibri" w:eastAsia="Calibri" w:hAnsi="Calibri" w:cs="Times New Roman"/>
          </w:rPr>
          <w:tab/>
          <w:t>mc "\"…!\""</w:t>
        </w:r>
      </w:ins>
    </w:p>
    <w:p w14:paraId="620F3189" w14:textId="77777777" w:rsidR="002709E2" w:rsidRPr="002709E2" w:rsidRDefault="002709E2" w:rsidP="002709E2">
      <w:pPr>
        <w:spacing w:line="600" w:lineRule="auto"/>
        <w:jc w:val="left"/>
        <w:rPr>
          <w:ins w:id="14553" w:author="UTENTE" w:date="2020-06-30T18:54:00Z"/>
          <w:rFonts w:ascii="Calibri" w:eastAsia="Calibri" w:hAnsi="Calibri" w:cs="Times New Roman"/>
        </w:rPr>
      </w:pPr>
      <w:ins w:id="14554" w:author="UTENTE" w:date="2020-06-30T18:54:00Z">
        <w:r w:rsidRPr="002709E2">
          <w:rPr>
            <w:rFonts w:ascii="Calibri" w:eastAsia="Calibri" w:hAnsi="Calibri" w:cs="Times New Roman"/>
          </w:rPr>
          <w:t>415.</w:t>
        </w:r>
        <w:r w:rsidRPr="002709E2">
          <w:rPr>
            <w:rFonts w:ascii="Calibri" w:eastAsia="Calibri" w:hAnsi="Calibri" w:cs="Times New Roman"/>
          </w:rPr>
          <w:tab/>
          <w:t>n "Dominic si sporge con nonchalance per bisbigliare una domanda al mio orecchio."</w:t>
        </w:r>
      </w:ins>
    </w:p>
    <w:p w14:paraId="7BEC3F2A" w14:textId="77777777" w:rsidR="002709E2" w:rsidRPr="002709E2" w:rsidRDefault="002709E2" w:rsidP="002709E2">
      <w:pPr>
        <w:spacing w:line="600" w:lineRule="auto"/>
        <w:jc w:val="left"/>
        <w:rPr>
          <w:ins w:id="14555" w:author="UTENTE" w:date="2020-06-30T18:54:00Z"/>
          <w:rFonts w:ascii="Calibri" w:eastAsia="Calibri" w:hAnsi="Calibri" w:cs="Times New Roman"/>
        </w:rPr>
      </w:pPr>
      <w:ins w:id="14556" w:author="UTENTE" w:date="2020-06-30T18:54:00Z">
        <w:r w:rsidRPr="002709E2">
          <w:rPr>
            <w:rFonts w:ascii="Calibri" w:eastAsia="Calibri" w:hAnsi="Calibri" w:cs="Times New Roman"/>
          </w:rPr>
          <w:t>416.</w:t>
        </w:r>
        <w:r w:rsidRPr="002709E2">
          <w:rPr>
            <w:rFonts w:ascii="Calibri" w:eastAsia="Calibri" w:hAnsi="Calibri" w:cs="Times New Roman"/>
          </w:rPr>
          <w:tab/>
          <w:t>mc "\"-A-ah, no, sono a posto, grazie!\""</w:t>
        </w:r>
        <w:r w:rsidRPr="002709E2">
          <w:rPr>
            <w:rFonts w:ascii="Calibri" w:eastAsia="Calibri" w:hAnsi="Calibri" w:cs="Times New Roman"/>
          </w:rPr>
          <w:br w:type="page"/>
        </w:r>
      </w:ins>
    </w:p>
    <w:p w14:paraId="31402BC4" w14:textId="77777777" w:rsidR="002709E2" w:rsidRPr="002709E2" w:rsidRDefault="002709E2" w:rsidP="002709E2">
      <w:pPr>
        <w:spacing w:line="600" w:lineRule="auto"/>
        <w:jc w:val="left"/>
        <w:rPr>
          <w:ins w:id="14557" w:author="UTENTE" w:date="2020-06-30T18:54:00Z"/>
          <w:rFonts w:ascii="Calibri" w:eastAsia="Calibri" w:hAnsi="Calibri" w:cs="Times New Roman"/>
          <w:lang w:val="en-US"/>
        </w:rPr>
      </w:pPr>
      <w:ins w:id="14558" w:author="UTENTE" w:date="2020-06-30T18:54:00Z">
        <w:r w:rsidRPr="002709E2">
          <w:rPr>
            <w:rFonts w:ascii="Calibri" w:eastAsia="Calibri" w:hAnsi="Calibri" w:cs="Times New Roman"/>
            <w:lang w:val="en-US"/>
          </w:rPr>
          <w:lastRenderedPageBreak/>
          <w:t>417.</w:t>
        </w:r>
        <w:r w:rsidRPr="002709E2">
          <w:rPr>
            <w:rFonts w:ascii="Calibri" w:eastAsia="Calibri" w:hAnsi="Calibri" w:cs="Times New Roman"/>
            <w:lang w:val="en-US"/>
          </w:rPr>
          <w:tab/>
          <w:t>mc "\"W-what kind of question is that?\""</w:t>
        </w:r>
      </w:ins>
    </w:p>
    <w:p w14:paraId="05DBBB46" w14:textId="77777777" w:rsidR="002709E2" w:rsidRPr="002709E2" w:rsidRDefault="002709E2" w:rsidP="002709E2">
      <w:pPr>
        <w:spacing w:line="600" w:lineRule="auto"/>
        <w:jc w:val="left"/>
        <w:rPr>
          <w:ins w:id="14559" w:author="UTENTE" w:date="2020-06-30T18:54:00Z"/>
          <w:rFonts w:ascii="Calibri" w:eastAsia="Calibri" w:hAnsi="Calibri" w:cs="Times New Roman"/>
          <w:lang w:val="en-US"/>
        </w:rPr>
      </w:pPr>
      <w:ins w:id="14560" w:author="UTENTE" w:date="2020-06-30T18:54:00Z">
        <w:r w:rsidRPr="002709E2">
          <w:rPr>
            <w:rFonts w:ascii="Calibri" w:eastAsia="Calibri" w:hAnsi="Calibri" w:cs="Times New Roman"/>
            <w:lang w:val="en-US"/>
          </w:rPr>
          <w:t>418.</w:t>
        </w:r>
        <w:r w:rsidRPr="002709E2">
          <w:rPr>
            <w:rFonts w:ascii="Calibri" w:eastAsia="Calibri" w:hAnsi="Calibri" w:cs="Times New Roman"/>
            <w:lang w:val="en-US"/>
          </w:rPr>
          <w:tab/>
          <w:t>mc "\"We came here to ditch Rex and his crew, not get wasted!\""</w:t>
        </w:r>
      </w:ins>
    </w:p>
    <w:p w14:paraId="59AC2154" w14:textId="77777777" w:rsidR="002709E2" w:rsidRPr="002709E2" w:rsidRDefault="002709E2" w:rsidP="002709E2">
      <w:pPr>
        <w:spacing w:line="600" w:lineRule="auto"/>
        <w:jc w:val="left"/>
        <w:rPr>
          <w:ins w:id="14561" w:author="UTENTE" w:date="2020-06-30T18:54:00Z"/>
          <w:rFonts w:ascii="Calibri" w:eastAsia="Calibri" w:hAnsi="Calibri" w:cs="Times New Roman"/>
          <w:lang w:val="en-US"/>
        </w:rPr>
      </w:pPr>
      <w:ins w:id="14562" w:author="UTENTE" w:date="2020-06-30T18:54:00Z">
        <w:r w:rsidRPr="002709E2">
          <w:rPr>
            <w:rFonts w:ascii="Calibri" w:eastAsia="Calibri" w:hAnsi="Calibri" w:cs="Times New Roman"/>
            <w:lang w:val="en-US"/>
          </w:rPr>
          <w:t>419.</w:t>
        </w:r>
        <w:r w:rsidRPr="002709E2">
          <w:rPr>
            <w:rFonts w:ascii="Calibri" w:eastAsia="Calibri" w:hAnsi="Calibri" w:cs="Times New Roman"/>
            <w:lang w:val="en-US"/>
          </w:rPr>
          <w:tab/>
          <w:t>n "…Man, now it {i}seriously{/i} feels like a date. {w}An awkward, spontaneous date."</w:t>
        </w:r>
      </w:ins>
    </w:p>
    <w:p w14:paraId="3B87767F" w14:textId="77777777" w:rsidR="002709E2" w:rsidRPr="002709E2" w:rsidRDefault="002709E2" w:rsidP="002709E2">
      <w:pPr>
        <w:spacing w:line="600" w:lineRule="auto"/>
        <w:jc w:val="left"/>
        <w:rPr>
          <w:ins w:id="14563" w:author="UTENTE" w:date="2020-06-30T18:54:00Z"/>
          <w:rFonts w:ascii="Calibri" w:eastAsia="Calibri" w:hAnsi="Calibri" w:cs="Times New Roman"/>
          <w:lang w:val="en-US"/>
        </w:rPr>
      </w:pPr>
      <w:ins w:id="14564" w:author="UTENTE" w:date="2020-06-30T18:54:00Z">
        <w:r w:rsidRPr="002709E2">
          <w:rPr>
            <w:rFonts w:ascii="Calibri" w:eastAsia="Calibri" w:hAnsi="Calibri" w:cs="Times New Roman"/>
            <w:lang w:val="en-US"/>
          </w:rPr>
          <w:t>420.</w:t>
        </w:r>
        <w:r w:rsidRPr="002709E2">
          <w:rPr>
            <w:rFonts w:ascii="Calibri" w:eastAsia="Calibri" w:hAnsi="Calibri" w:cs="Times New Roman"/>
            <w:lang w:val="en-US"/>
          </w:rPr>
          <w:tab/>
          <w:t>n "Although, judging from Dominic's smirk at my flustered response, his only goal with that question was to make me embarrassed."</w:t>
        </w:r>
      </w:ins>
    </w:p>
    <w:p w14:paraId="56D9BDF4" w14:textId="77777777" w:rsidR="002709E2" w:rsidRPr="002709E2" w:rsidRDefault="002709E2" w:rsidP="002709E2">
      <w:pPr>
        <w:spacing w:line="600" w:lineRule="auto"/>
        <w:jc w:val="left"/>
        <w:rPr>
          <w:ins w:id="14565" w:author="UTENTE" w:date="2020-06-30T18:54:00Z"/>
          <w:rFonts w:ascii="Calibri" w:eastAsia="Calibri" w:hAnsi="Calibri" w:cs="Times New Roman"/>
          <w:lang w:val="en-US"/>
        </w:rPr>
      </w:pPr>
      <w:ins w:id="14566" w:author="UTENTE" w:date="2020-06-30T18:54:00Z">
        <w:r w:rsidRPr="002709E2">
          <w:rPr>
            <w:rFonts w:ascii="Calibri" w:eastAsia="Calibri" w:hAnsi="Calibri" w:cs="Times New Roman"/>
            <w:lang w:val="en-US"/>
          </w:rPr>
          <w:t>421.</w:t>
        </w:r>
        <w:r w:rsidRPr="002709E2">
          <w:rPr>
            <w:rFonts w:ascii="Calibri" w:eastAsia="Calibri" w:hAnsi="Calibri" w:cs="Times New Roman"/>
            <w:lang w:val="en-US"/>
          </w:rPr>
          <w:tab/>
          <w:t>n "He's got a sadistic streak to balance out his generosity, all right."</w:t>
        </w:r>
      </w:ins>
    </w:p>
    <w:p w14:paraId="7A590EFB" w14:textId="77777777" w:rsidR="002709E2" w:rsidRPr="002709E2" w:rsidRDefault="002709E2" w:rsidP="002709E2">
      <w:pPr>
        <w:spacing w:line="600" w:lineRule="auto"/>
        <w:jc w:val="left"/>
        <w:rPr>
          <w:ins w:id="14567" w:author="UTENTE" w:date="2020-06-30T18:54:00Z"/>
          <w:rFonts w:ascii="Calibri" w:eastAsia="Calibri" w:hAnsi="Calibri" w:cs="Times New Roman"/>
          <w:lang w:val="en-US"/>
        </w:rPr>
      </w:pPr>
      <w:ins w:id="14568" w:author="UTENTE" w:date="2020-06-30T18:54:00Z">
        <w:r w:rsidRPr="002709E2">
          <w:rPr>
            <w:rFonts w:ascii="Calibri" w:eastAsia="Calibri" w:hAnsi="Calibri" w:cs="Times New Roman"/>
            <w:lang w:val="en-US"/>
          </w:rPr>
          <w:t>422.</w:t>
        </w:r>
        <w:r w:rsidRPr="002709E2">
          <w:rPr>
            <w:rFonts w:ascii="Calibri" w:eastAsia="Calibri" w:hAnsi="Calibri" w:cs="Times New Roman"/>
            <w:lang w:val="en-US"/>
          </w:rPr>
          <w:tab/>
          <w:t>mcp "\"How about you? You want a drink?\""</w:t>
        </w:r>
      </w:ins>
    </w:p>
    <w:p w14:paraId="45A0AF1D" w14:textId="77777777" w:rsidR="002709E2" w:rsidRPr="002709E2" w:rsidRDefault="002709E2" w:rsidP="002709E2">
      <w:pPr>
        <w:spacing w:line="600" w:lineRule="auto"/>
        <w:jc w:val="left"/>
        <w:rPr>
          <w:ins w:id="14569" w:author="UTENTE" w:date="2020-06-30T18:54:00Z"/>
          <w:rFonts w:ascii="Calibri" w:eastAsia="Calibri" w:hAnsi="Calibri" w:cs="Times New Roman"/>
          <w:lang w:val="en-US"/>
        </w:rPr>
      </w:pPr>
      <w:ins w:id="14570" w:author="UTENTE" w:date="2020-06-30T18:54:00Z">
        <w:r w:rsidRPr="002709E2">
          <w:rPr>
            <w:rFonts w:ascii="Calibri" w:eastAsia="Calibri" w:hAnsi="Calibri" w:cs="Times New Roman"/>
            <w:lang w:val="en-US"/>
          </w:rPr>
          <w:t>423.</w:t>
        </w:r>
        <w:r w:rsidRPr="002709E2">
          <w:rPr>
            <w:rFonts w:ascii="Calibri" w:eastAsia="Calibri" w:hAnsi="Calibri" w:cs="Times New Roman"/>
            <w:lang w:val="en-US"/>
          </w:rPr>
          <w:tab/>
          <w:t>d "\"Now that you mention it…\""</w:t>
        </w:r>
      </w:ins>
    </w:p>
    <w:p w14:paraId="406AD629" w14:textId="77777777" w:rsidR="002709E2" w:rsidRPr="002709E2" w:rsidRDefault="002709E2" w:rsidP="002709E2">
      <w:pPr>
        <w:spacing w:line="600" w:lineRule="auto"/>
        <w:jc w:val="left"/>
        <w:rPr>
          <w:ins w:id="14571" w:author="UTENTE" w:date="2020-06-30T18:54:00Z"/>
          <w:rFonts w:ascii="Calibri" w:eastAsia="Calibri" w:hAnsi="Calibri" w:cs="Times New Roman"/>
          <w:lang w:val="en-US"/>
        </w:rPr>
      </w:pPr>
      <w:ins w:id="14572" w:author="UTENTE" w:date="2020-06-30T18:54:00Z">
        <w:r w:rsidRPr="002709E2">
          <w:rPr>
            <w:rFonts w:ascii="Calibri" w:eastAsia="Calibri" w:hAnsi="Calibri" w:cs="Times New Roman"/>
            <w:lang w:val="en-US"/>
          </w:rPr>
          <w:t>424.</w:t>
        </w:r>
        <w:r w:rsidRPr="002709E2">
          <w:rPr>
            <w:rFonts w:ascii="Calibri" w:eastAsia="Calibri" w:hAnsi="Calibri" w:cs="Times New Roman"/>
            <w:lang w:val="en-US"/>
          </w:rPr>
          <w:tab/>
          <w:t>n "My eyes widen when Dominic actually nods, a teasing light flashing in his eyes."</w:t>
        </w:r>
      </w:ins>
    </w:p>
    <w:p w14:paraId="5DA6A894" w14:textId="77777777" w:rsidR="002709E2" w:rsidRPr="002709E2" w:rsidRDefault="002709E2" w:rsidP="002709E2">
      <w:pPr>
        <w:spacing w:line="600" w:lineRule="auto"/>
        <w:jc w:val="left"/>
        <w:rPr>
          <w:ins w:id="14573" w:author="UTENTE" w:date="2020-06-30T18:54:00Z"/>
          <w:rFonts w:ascii="Calibri" w:eastAsia="Calibri" w:hAnsi="Calibri" w:cs="Times New Roman"/>
          <w:lang w:val="en-US"/>
        </w:rPr>
      </w:pPr>
      <w:ins w:id="14574" w:author="UTENTE" w:date="2020-06-30T18:54:00Z">
        <w:r w:rsidRPr="002709E2">
          <w:rPr>
            <w:rFonts w:ascii="Calibri" w:eastAsia="Calibri" w:hAnsi="Calibri" w:cs="Times New Roman"/>
            <w:lang w:val="en-US"/>
          </w:rPr>
          <w:t>425.</w:t>
        </w:r>
        <w:r w:rsidRPr="002709E2">
          <w:rPr>
            <w:rFonts w:ascii="Calibri" w:eastAsia="Calibri" w:hAnsi="Calibri" w:cs="Times New Roman"/>
            <w:lang w:val="en-US"/>
          </w:rPr>
          <w:tab/>
          <w:t>n "Wait, he must mean – {w}no, seriously?!"</w:t>
        </w:r>
      </w:ins>
    </w:p>
    <w:p w14:paraId="5D9E0CC2" w14:textId="77777777" w:rsidR="002709E2" w:rsidRPr="002709E2" w:rsidRDefault="002709E2" w:rsidP="002709E2">
      <w:pPr>
        <w:spacing w:line="600" w:lineRule="auto"/>
        <w:jc w:val="left"/>
        <w:rPr>
          <w:ins w:id="14575" w:author="UTENTE" w:date="2020-06-30T18:54:00Z"/>
          <w:rFonts w:ascii="Calibri" w:eastAsia="Calibri" w:hAnsi="Calibri" w:cs="Times New Roman"/>
          <w:lang w:val="en-US"/>
        </w:rPr>
      </w:pPr>
      <w:ins w:id="14576" w:author="UTENTE" w:date="2020-06-30T18:54:00Z">
        <w:r w:rsidRPr="002709E2">
          <w:rPr>
            <w:rFonts w:ascii="Calibri" w:eastAsia="Calibri" w:hAnsi="Calibri" w:cs="Times New Roman"/>
            <w:lang w:val="en-US"/>
          </w:rPr>
          <w:t>426.</w:t>
        </w:r>
        <w:r w:rsidRPr="002709E2">
          <w:rPr>
            <w:rFonts w:ascii="Calibri" w:eastAsia="Calibri" w:hAnsi="Calibri" w:cs="Times New Roman"/>
            <w:lang w:val="en-US"/>
          </w:rPr>
          <w:tab/>
          <w:t>mcp "\"…\""</w:t>
        </w:r>
      </w:ins>
    </w:p>
    <w:p w14:paraId="135C43E6" w14:textId="77777777" w:rsidR="002709E2" w:rsidRPr="002709E2" w:rsidRDefault="002709E2" w:rsidP="002709E2">
      <w:pPr>
        <w:spacing w:line="600" w:lineRule="auto"/>
        <w:jc w:val="left"/>
        <w:rPr>
          <w:ins w:id="14577" w:author="UTENTE" w:date="2020-06-30T18:54:00Z"/>
          <w:rFonts w:ascii="Calibri" w:eastAsia="Calibri" w:hAnsi="Calibri" w:cs="Times New Roman"/>
          <w:lang w:val="en-US"/>
        </w:rPr>
      </w:pPr>
      <w:ins w:id="14578" w:author="UTENTE" w:date="2020-06-30T18:54:00Z">
        <w:r w:rsidRPr="002709E2">
          <w:rPr>
            <w:rFonts w:ascii="Calibri" w:eastAsia="Calibri" w:hAnsi="Calibri" w:cs="Times New Roman"/>
            <w:lang w:val="en-US"/>
          </w:rPr>
          <w:t>427.</w:t>
        </w:r>
        <w:r w:rsidRPr="002709E2">
          <w:rPr>
            <w:rFonts w:ascii="Calibri" w:eastAsia="Calibri" w:hAnsi="Calibri" w:cs="Times New Roman"/>
            <w:lang w:val="en-US"/>
          </w:rPr>
          <w:tab/>
          <w:t>d "\"Only if you're offering, though… I won't force you.\""</w:t>
        </w:r>
      </w:ins>
    </w:p>
    <w:p w14:paraId="55A584BA" w14:textId="77777777" w:rsidR="002709E2" w:rsidRPr="002709E2" w:rsidRDefault="002709E2" w:rsidP="002709E2">
      <w:pPr>
        <w:spacing w:line="600" w:lineRule="auto"/>
        <w:jc w:val="left"/>
        <w:rPr>
          <w:ins w:id="14579" w:author="UTENTE" w:date="2020-06-30T18:54:00Z"/>
          <w:rFonts w:ascii="Calibri" w:eastAsia="Calibri" w:hAnsi="Calibri" w:cs="Times New Roman"/>
          <w:lang w:val="en-US"/>
        </w:rPr>
      </w:pPr>
      <w:ins w:id="14580" w:author="UTENTE" w:date="2020-06-30T18:54:00Z">
        <w:r w:rsidRPr="002709E2">
          <w:rPr>
            <w:rFonts w:ascii="Calibri" w:eastAsia="Calibri" w:hAnsi="Calibri" w:cs="Times New Roman"/>
            <w:lang w:val="en-US"/>
          </w:rPr>
          <w:t>428.</w:t>
        </w:r>
        <w:r w:rsidRPr="002709E2">
          <w:rPr>
            <w:rFonts w:ascii="Calibri" w:eastAsia="Calibri" w:hAnsi="Calibri" w:cs="Times New Roman"/>
            <w:lang w:val="en-US"/>
          </w:rPr>
          <w:tab/>
          <w:t>n "He gently squeezes my waist, making me relax a little, but I still hesitate."</w:t>
        </w:r>
      </w:ins>
    </w:p>
    <w:p w14:paraId="49E1B9EC" w14:textId="77777777" w:rsidR="002709E2" w:rsidRPr="002709E2" w:rsidRDefault="002709E2" w:rsidP="002709E2">
      <w:pPr>
        <w:spacing w:line="600" w:lineRule="auto"/>
        <w:jc w:val="left"/>
        <w:rPr>
          <w:ins w:id="14581" w:author="UTENTE" w:date="2020-06-30T18:54:00Z"/>
          <w:rFonts w:ascii="Calibri" w:eastAsia="Calibri" w:hAnsi="Calibri" w:cs="Times New Roman"/>
          <w:lang w:val="en-US"/>
        </w:rPr>
      </w:pPr>
      <w:ins w:id="14582" w:author="UTENTE" w:date="2020-06-30T18:54:00Z">
        <w:r w:rsidRPr="002709E2">
          <w:rPr>
            <w:rFonts w:ascii="Calibri" w:eastAsia="Calibri" w:hAnsi="Calibri" w:cs="Times New Roman"/>
            <w:lang w:val="en-US"/>
          </w:rPr>
          <w:t>429.</w:t>
        </w:r>
        <w:r w:rsidRPr="002709E2">
          <w:rPr>
            <w:rFonts w:ascii="Calibri" w:eastAsia="Calibri" w:hAnsi="Calibri" w:cs="Times New Roman"/>
            <w:lang w:val="en-US"/>
          </w:rPr>
          <w:tab/>
          <w:t>n "Can I really trust him like this…?"</w:t>
        </w:r>
      </w:ins>
    </w:p>
    <w:p w14:paraId="73A67137" w14:textId="77777777" w:rsidR="002709E2" w:rsidRPr="002709E2" w:rsidRDefault="002709E2" w:rsidP="002709E2">
      <w:pPr>
        <w:spacing w:line="600" w:lineRule="auto"/>
        <w:jc w:val="left"/>
        <w:rPr>
          <w:ins w:id="14583" w:author="UTENTE" w:date="2020-06-30T18:54:00Z"/>
          <w:rFonts w:ascii="Calibri" w:eastAsia="Calibri" w:hAnsi="Calibri" w:cs="Times New Roman"/>
          <w:lang w:val="en-US"/>
        </w:rPr>
      </w:pPr>
      <w:ins w:id="14584" w:author="UTENTE" w:date="2020-06-30T18:54:00Z">
        <w:r w:rsidRPr="002709E2">
          <w:rPr>
            <w:rFonts w:ascii="Calibri" w:eastAsia="Calibri" w:hAnsi="Calibri" w:cs="Times New Roman"/>
            <w:lang w:val="en-US"/>
          </w:rPr>
          <w:t>430.</w:t>
        </w:r>
        <w:r w:rsidRPr="002709E2">
          <w:rPr>
            <w:rFonts w:ascii="Calibri" w:eastAsia="Calibri" w:hAnsi="Calibri" w:cs="Times New Roman"/>
            <w:lang w:val="en-US"/>
          </w:rPr>
          <w:tab/>
          <w:t>old "Let him drink from me"</w:t>
        </w:r>
      </w:ins>
    </w:p>
    <w:p w14:paraId="53524D0E" w14:textId="77777777" w:rsidR="002709E2" w:rsidRPr="002709E2" w:rsidRDefault="002709E2" w:rsidP="002709E2">
      <w:pPr>
        <w:spacing w:line="600" w:lineRule="auto"/>
        <w:jc w:val="left"/>
        <w:rPr>
          <w:ins w:id="14585" w:author="UTENTE" w:date="2020-06-30T18:54:00Z"/>
          <w:rFonts w:ascii="Calibri" w:eastAsia="Calibri" w:hAnsi="Calibri" w:cs="Times New Roman"/>
          <w:lang w:val="en-US"/>
          <w:rPrChange w:id="14586" w:author="UTENTE" w:date="2020-06-30T18:54:00Z">
            <w:rPr>
              <w:ins w:id="14587" w:author="UTENTE" w:date="2020-06-30T18:54:00Z"/>
              <w:rFonts w:ascii="Calibri" w:eastAsia="Calibri" w:hAnsi="Calibri" w:cs="Times New Roman"/>
            </w:rPr>
          </w:rPrChange>
        </w:rPr>
      </w:pPr>
      <w:ins w:id="14588" w:author="UTENTE" w:date="2020-06-30T18:54:00Z">
        <w:r w:rsidRPr="002709E2">
          <w:rPr>
            <w:rFonts w:ascii="Calibri" w:eastAsia="Calibri" w:hAnsi="Calibri" w:cs="Times New Roman"/>
            <w:lang w:val="en-US"/>
            <w:rPrChange w:id="14589" w:author="UTENTE" w:date="2020-06-30T18:54:00Z">
              <w:rPr>
                <w:rFonts w:ascii="Calibri" w:eastAsia="Calibri" w:hAnsi="Calibri" w:cs="Times New Roman"/>
              </w:rPr>
            </w:rPrChange>
          </w:rPr>
          <w:t>431.</w:t>
        </w:r>
        <w:r w:rsidRPr="002709E2">
          <w:rPr>
            <w:rFonts w:ascii="Calibri" w:eastAsia="Calibri" w:hAnsi="Calibri" w:cs="Times New Roman"/>
            <w:lang w:val="en-US"/>
            <w:rPrChange w:id="14590" w:author="UTENTE" w:date="2020-06-30T18:54:00Z">
              <w:rPr>
                <w:rFonts w:ascii="Calibri" w:eastAsia="Calibri" w:hAnsi="Calibri" w:cs="Times New Roman"/>
              </w:rPr>
            </w:rPrChange>
          </w:rPr>
          <w:tab/>
          <w:t>old "Refuse"</w:t>
        </w:r>
      </w:ins>
    </w:p>
    <w:p w14:paraId="1762F884" w14:textId="77777777" w:rsidR="002709E2" w:rsidRPr="002709E2" w:rsidRDefault="002709E2" w:rsidP="002709E2">
      <w:pPr>
        <w:spacing w:line="600" w:lineRule="auto"/>
        <w:jc w:val="left"/>
        <w:rPr>
          <w:ins w:id="14591" w:author="UTENTE" w:date="2020-06-30T18:54:00Z"/>
          <w:rFonts w:ascii="Calibri" w:eastAsia="Calibri" w:hAnsi="Calibri" w:cs="Times New Roman"/>
          <w:lang w:val="en-US"/>
        </w:rPr>
      </w:pPr>
      <w:ins w:id="14592" w:author="UTENTE" w:date="2020-06-30T18:54:00Z">
        <w:r w:rsidRPr="002709E2">
          <w:rPr>
            <w:rFonts w:ascii="Calibri" w:eastAsia="Calibri" w:hAnsi="Calibri" w:cs="Times New Roman"/>
            <w:lang w:val="en-US"/>
          </w:rPr>
          <w:t>432.</w:t>
        </w:r>
        <w:r w:rsidRPr="002709E2">
          <w:rPr>
            <w:rFonts w:ascii="Calibri" w:eastAsia="Calibri" w:hAnsi="Calibri" w:cs="Times New Roman"/>
            <w:lang w:val="en-US"/>
          </w:rPr>
          <w:tab/>
          <w:t>mcp "\"If – If you'd like, sure, I guess.\""</w:t>
        </w:r>
        <w:r w:rsidRPr="002709E2">
          <w:rPr>
            <w:rFonts w:ascii="Calibri" w:eastAsia="Calibri" w:hAnsi="Calibri" w:cs="Times New Roman"/>
            <w:lang w:val="en-US"/>
          </w:rPr>
          <w:br w:type="page"/>
        </w:r>
      </w:ins>
    </w:p>
    <w:p w14:paraId="4AE49F0B" w14:textId="77777777" w:rsidR="002709E2" w:rsidRPr="002709E2" w:rsidRDefault="002709E2" w:rsidP="002709E2">
      <w:pPr>
        <w:spacing w:line="600" w:lineRule="auto"/>
        <w:jc w:val="left"/>
        <w:rPr>
          <w:ins w:id="14593" w:author="UTENTE" w:date="2020-06-30T18:54:00Z"/>
          <w:rFonts w:ascii="Calibri" w:eastAsia="Calibri" w:hAnsi="Calibri" w:cs="Times New Roman"/>
        </w:rPr>
      </w:pPr>
      <w:ins w:id="14594" w:author="UTENTE" w:date="2020-06-30T18:54:00Z">
        <w:r w:rsidRPr="002709E2">
          <w:rPr>
            <w:rFonts w:ascii="Calibri" w:eastAsia="Calibri" w:hAnsi="Calibri" w:cs="Times New Roman"/>
          </w:rPr>
          <w:lastRenderedPageBreak/>
          <w:t>417.</w:t>
        </w:r>
        <w:r w:rsidRPr="002709E2">
          <w:rPr>
            <w:rFonts w:ascii="Calibri" w:eastAsia="Calibri" w:hAnsi="Calibri" w:cs="Times New Roman"/>
          </w:rPr>
          <w:tab/>
          <w:t>mc "\"C-che razza di domanda è?\""</w:t>
        </w:r>
      </w:ins>
    </w:p>
    <w:p w14:paraId="3FB64096" w14:textId="77777777" w:rsidR="002709E2" w:rsidRPr="002709E2" w:rsidRDefault="002709E2" w:rsidP="002709E2">
      <w:pPr>
        <w:spacing w:line="600" w:lineRule="auto"/>
        <w:jc w:val="left"/>
        <w:rPr>
          <w:ins w:id="14595" w:author="UTENTE" w:date="2020-06-30T18:54:00Z"/>
          <w:rFonts w:ascii="Calibri" w:eastAsia="Calibri" w:hAnsi="Calibri" w:cs="Times New Roman"/>
        </w:rPr>
      </w:pPr>
      <w:ins w:id="14596" w:author="UTENTE" w:date="2020-06-30T18:54:00Z">
        <w:r w:rsidRPr="002709E2">
          <w:rPr>
            <w:rFonts w:ascii="Calibri" w:eastAsia="Calibri" w:hAnsi="Calibri" w:cs="Times New Roman"/>
          </w:rPr>
          <w:t>418.</w:t>
        </w:r>
        <w:r w:rsidRPr="002709E2">
          <w:rPr>
            <w:rFonts w:ascii="Calibri" w:eastAsia="Calibri" w:hAnsi="Calibri" w:cs="Times New Roman"/>
          </w:rPr>
          <w:tab/>
          <w:t>mc "\"Siamo venuti qui per depistare Rex e la sua banda, non per sballarci!\""</w:t>
        </w:r>
      </w:ins>
    </w:p>
    <w:p w14:paraId="4DD8A14B" w14:textId="77777777" w:rsidR="002709E2" w:rsidRPr="002709E2" w:rsidRDefault="002709E2" w:rsidP="002709E2">
      <w:pPr>
        <w:spacing w:line="600" w:lineRule="auto"/>
        <w:jc w:val="left"/>
        <w:rPr>
          <w:ins w:id="14597" w:author="UTENTE" w:date="2020-06-30T18:54:00Z"/>
          <w:rFonts w:ascii="Calibri" w:eastAsia="Calibri" w:hAnsi="Calibri" w:cs="Times New Roman"/>
        </w:rPr>
      </w:pPr>
      <w:ins w:id="14598" w:author="UTENTE" w:date="2020-06-30T18:54:00Z">
        <w:r w:rsidRPr="002709E2">
          <w:rPr>
            <w:rFonts w:ascii="Calibri" w:eastAsia="Calibri" w:hAnsi="Calibri" w:cs="Times New Roman"/>
          </w:rPr>
          <w:t>419.</w:t>
        </w:r>
        <w:r w:rsidRPr="002709E2">
          <w:rPr>
            <w:rFonts w:ascii="Calibri" w:eastAsia="Calibri" w:hAnsi="Calibri" w:cs="Times New Roman"/>
          </w:rPr>
          <w:tab/>
          <w:t>n "…Wow, ora sembra {i}davvero{/i} un appuntamento. Un imbarazzante, spontaneo appuntamento."</w:t>
        </w:r>
      </w:ins>
    </w:p>
    <w:p w14:paraId="0AB09C2E" w14:textId="77777777" w:rsidR="002709E2" w:rsidRPr="002709E2" w:rsidRDefault="002709E2" w:rsidP="002709E2">
      <w:pPr>
        <w:spacing w:line="600" w:lineRule="auto"/>
        <w:jc w:val="left"/>
        <w:rPr>
          <w:ins w:id="14599" w:author="UTENTE" w:date="2020-06-30T18:54:00Z"/>
          <w:rFonts w:ascii="Calibri" w:eastAsia="Calibri" w:hAnsi="Calibri" w:cs="Times New Roman"/>
        </w:rPr>
      </w:pPr>
      <w:ins w:id="14600" w:author="UTENTE" w:date="2020-06-30T18:54:00Z">
        <w:r w:rsidRPr="002709E2">
          <w:rPr>
            <w:rFonts w:ascii="Calibri" w:eastAsia="Calibri" w:hAnsi="Calibri" w:cs="Times New Roman"/>
          </w:rPr>
          <w:t>420.</w:t>
        </w:r>
        <w:r w:rsidRPr="002709E2">
          <w:rPr>
            <w:rFonts w:ascii="Calibri" w:eastAsia="Calibri" w:hAnsi="Calibri" w:cs="Times New Roman"/>
          </w:rPr>
          <w:tab/>
          <w:t>n "Tuttavia, a giudicare dal sorrisetto di Dominic alla mia risposta confusa, il suo unico obbiettivo era di mettermi in imbarazzo con quella domanda."</w:t>
        </w:r>
      </w:ins>
    </w:p>
    <w:p w14:paraId="346453B3" w14:textId="77777777" w:rsidR="002709E2" w:rsidRPr="002709E2" w:rsidRDefault="002709E2" w:rsidP="002709E2">
      <w:pPr>
        <w:spacing w:line="600" w:lineRule="auto"/>
        <w:jc w:val="left"/>
        <w:rPr>
          <w:ins w:id="14601" w:author="UTENTE" w:date="2020-06-30T18:54:00Z"/>
          <w:rFonts w:ascii="Calibri" w:eastAsia="Calibri" w:hAnsi="Calibri" w:cs="Times New Roman"/>
        </w:rPr>
      </w:pPr>
      <w:ins w:id="14602" w:author="UTENTE" w:date="2020-06-30T18:54:00Z">
        <w:r w:rsidRPr="002709E2">
          <w:rPr>
            <w:rFonts w:ascii="Calibri" w:eastAsia="Calibri" w:hAnsi="Calibri" w:cs="Times New Roman"/>
          </w:rPr>
          <w:t>421.</w:t>
        </w:r>
        <w:r w:rsidRPr="002709E2">
          <w:rPr>
            <w:rFonts w:ascii="Calibri" w:eastAsia="Calibri" w:hAnsi="Calibri" w:cs="Times New Roman"/>
          </w:rPr>
          <w:tab/>
          <w:t>n "Ha una vena sadica che bilancia la sua generosità, d'accordo."</w:t>
        </w:r>
      </w:ins>
    </w:p>
    <w:p w14:paraId="07EBBC58" w14:textId="77777777" w:rsidR="002709E2" w:rsidRPr="002709E2" w:rsidRDefault="002709E2" w:rsidP="002709E2">
      <w:pPr>
        <w:spacing w:line="600" w:lineRule="auto"/>
        <w:jc w:val="left"/>
        <w:rPr>
          <w:ins w:id="14603" w:author="UTENTE" w:date="2020-06-30T18:54:00Z"/>
          <w:rFonts w:ascii="Calibri" w:eastAsia="Calibri" w:hAnsi="Calibri" w:cs="Times New Roman"/>
        </w:rPr>
      </w:pPr>
      <w:ins w:id="14604" w:author="UTENTE" w:date="2020-06-30T18:54:00Z">
        <w:r w:rsidRPr="002709E2">
          <w:rPr>
            <w:rFonts w:ascii="Calibri" w:eastAsia="Calibri" w:hAnsi="Calibri" w:cs="Times New Roman"/>
          </w:rPr>
          <w:t>422.</w:t>
        </w:r>
        <w:r w:rsidRPr="002709E2">
          <w:rPr>
            <w:rFonts w:ascii="Calibri" w:eastAsia="Calibri" w:hAnsi="Calibri" w:cs="Times New Roman"/>
          </w:rPr>
          <w:tab/>
          <w:t>mcp "\"E tu? Vuoi da bere?\""</w:t>
        </w:r>
      </w:ins>
    </w:p>
    <w:p w14:paraId="79A525ED" w14:textId="77777777" w:rsidR="002709E2" w:rsidRPr="002709E2" w:rsidRDefault="002709E2" w:rsidP="002709E2">
      <w:pPr>
        <w:spacing w:line="600" w:lineRule="auto"/>
        <w:jc w:val="left"/>
        <w:rPr>
          <w:ins w:id="14605" w:author="UTENTE" w:date="2020-06-30T18:54:00Z"/>
          <w:rFonts w:ascii="Calibri" w:eastAsia="Calibri" w:hAnsi="Calibri" w:cs="Times New Roman"/>
        </w:rPr>
      </w:pPr>
      <w:ins w:id="14606" w:author="UTENTE" w:date="2020-06-30T18:54:00Z">
        <w:r w:rsidRPr="002709E2">
          <w:rPr>
            <w:rFonts w:ascii="Calibri" w:eastAsia="Calibri" w:hAnsi="Calibri" w:cs="Times New Roman"/>
          </w:rPr>
          <w:t>423.</w:t>
        </w:r>
        <w:r w:rsidRPr="002709E2">
          <w:rPr>
            <w:rFonts w:ascii="Calibri" w:eastAsia="Calibri" w:hAnsi="Calibri" w:cs="Times New Roman"/>
          </w:rPr>
          <w:tab/>
          <w:t>d "\"Ora che lo dici…\""</w:t>
        </w:r>
      </w:ins>
    </w:p>
    <w:p w14:paraId="4FACEA82" w14:textId="77777777" w:rsidR="002709E2" w:rsidRPr="002709E2" w:rsidRDefault="002709E2" w:rsidP="002709E2">
      <w:pPr>
        <w:spacing w:line="600" w:lineRule="auto"/>
        <w:jc w:val="left"/>
        <w:rPr>
          <w:ins w:id="14607" w:author="UTENTE" w:date="2020-06-30T18:54:00Z"/>
          <w:rFonts w:ascii="Calibri" w:eastAsia="Calibri" w:hAnsi="Calibri" w:cs="Times New Roman"/>
        </w:rPr>
      </w:pPr>
      <w:ins w:id="14608" w:author="UTENTE" w:date="2020-06-30T18:54:00Z">
        <w:r w:rsidRPr="002709E2">
          <w:rPr>
            <w:rFonts w:ascii="Calibri" w:eastAsia="Calibri" w:hAnsi="Calibri" w:cs="Times New Roman"/>
          </w:rPr>
          <w:t>424.</w:t>
        </w:r>
        <w:r w:rsidRPr="002709E2">
          <w:rPr>
            <w:rFonts w:ascii="Calibri" w:eastAsia="Calibri" w:hAnsi="Calibri" w:cs="Times New Roman"/>
          </w:rPr>
          <w:tab/>
          <w:t>n "Spalanco gli occhi quando Dominic annuisce per davvero, una luce seducente gli lampeggia negli occhi."</w:t>
        </w:r>
      </w:ins>
    </w:p>
    <w:p w14:paraId="37AD6F58" w14:textId="77777777" w:rsidR="002709E2" w:rsidRPr="002709E2" w:rsidRDefault="002709E2" w:rsidP="002709E2">
      <w:pPr>
        <w:spacing w:line="600" w:lineRule="auto"/>
        <w:jc w:val="left"/>
        <w:rPr>
          <w:ins w:id="14609" w:author="UTENTE" w:date="2020-06-30T18:54:00Z"/>
          <w:rFonts w:ascii="Calibri" w:eastAsia="Calibri" w:hAnsi="Calibri" w:cs="Times New Roman"/>
        </w:rPr>
      </w:pPr>
      <w:ins w:id="14610" w:author="UTENTE" w:date="2020-06-30T18:54:00Z">
        <w:r w:rsidRPr="002709E2">
          <w:rPr>
            <w:rFonts w:ascii="Calibri" w:eastAsia="Calibri" w:hAnsi="Calibri" w:cs="Times New Roman"/>
          </w:rPr>
          <w:t>425.</w:t>
        </w:r>
        <w:r w:rsidRPr="002709E2">
          <w:rPr>
            <w:rFonts w:ascii="Calibri" w:eastAsia="Calibri" w:hAnsi="Calibri" w:cs="Times New Roman"/>
          </w:rPr>
          <w:tab/>
          <w:t>n "Aspetta, intende - {w}no, seriamente?!"</w:t>
        </w:r>
      </w:ins>
    </w:p>
    <w:p w14:paraId="13954EF3" w14:textId="77777777" w:rsidR="002709E2" w:rsidRPr="002709E2" w:rsidRDefault="002709E2" w:rsidP="002709E2">
      <w:pPr>
        <w:spacing w:line="600" w:lineRule="auto"/>
        <w:jc w:val="left"/>
        <w:rPr>
          <w:ins w:id="14611" w:author="UTENTE" w:date="2020-06-30T18:54:00Z"/>
          <w:rFonts w:ascii="Calibri" w:eastAsia="Calibri" w:hAnsi="Calibri" w:cs="Times New Roman"/>
        </w:rPr>
      </w:pPr>
      <w:ins w:id="14612" w:author="UTENTE" w:date="2020-06-30T18:54:00Z">
        <w:r w:rsidRPr="002709E2">
          <w:rPr>
            <w:rFonts w:ascii="Calibri" w:eastAsia="Calibri" w:hAnsi="Calibri" w:cs="Times New Roman"/>
          </w:rPr>
          <w:t>426.</w:t>
        </w:r>
        <w:r w:rsidRPr="002709E2">
          <w:rPr>
            <w:rFonts w:ascii="Calibri" w:eastAsia="Calibri" w:hAnsi="Calibri" w:cs="Times New Roman"/>
          </w:rPr>
          <w:tab/>
          <w:t>mcp "\"…\""</w:t>
        </w:r>
      </w:ins>
    </w:p>
    <w:p w14:paraId="62027ACB" w14:textId="77777777" w:rsidR="002709E2" w:rsidRPr="002709E2" w:rsidRDefault="002709E2" w:rsidP="002709E2">
      <w:pPr>
        <w:spacing w:line="600" w:lineRule="auto"/>
        <w:jc w:val="left"/>
        <w:rPr>
          <w:ins w:id="14613" w:author="UTENTE" w:date="2020-06-30T18:54:00Z"/>
          <w:rFonts w:ascii="Calibri" w:eastAsia="Calibri" w:hAnsi="Calibri" w:cs="Times New Roman"/>
        </w:rPr>
      </w:pPr>
      <w:ins w:id="14614" w:author="UTENTE" w:date="2020-06-30T18:54:00Z">
        <w:r w:rsidRPr="002709E2">
          <w:rPr>
            <w:rFonts w:ascii="Calibri" w:eastAsia="Calibri" w:hAnsi="Calibri" w:cs="Times New Roman"/>
          </w:rPr>
          <w:t>427.</w:t>
        </w:r>
        <w:r w:rsidRPr="002709E2">
          <w:rPr>
            <w:rFonts w:ascii="Calibri" w:eastAsia="Calibri" w:hAnsi="Calibri" w:cs="Times New Roman"/>
          </w:rPr>
          <w:tab/>
          <w:t>d "\"Solo se offri te, però… Non voglio forzarti."</w:t>
        </w:r>
      </w:ins>
    </w:p>
    <w:p w14:paraId="142DB8A2" w14:textId="77777777" w:rsidR="002709E2" w:rsidRPr="002709E2" w:rsidRDefault="002709E2" w:rsidP="002709E2">
      <w:pPr>
        <w:spacing w:line="600" w:lineRule="auto"/>
        <w:jc w:val="left"/>
        <w:rPr>
          <w:ins w:id="14615" w:author="UTENTE" w:date="2020-06-30T18:54:00Z"/>
          <w:rFonts w:ascii="Calibri" w:eastAsia="Calibri" w:hAnsi="Calibri" w:cs="Times New Roman"/>
        </w:rPr>
      </w:pPr>
      <w:ins w:id="14616" w:author="UTENTE" w:date="2020-06-30T18:54:00Z">
        <w:r w:rsidRPr="002709E2">
          <w:rPr>
            <w:rFonts w:ascii="Calibri" w:eastAsia="Calibri" w:hAnsi="Calibri" w:cs="Times New Roman"/>
          </w:rPr>
          <w:t>428.</w:t>
        </w:r>
        <w:r w:rsidRPr="002709E2">
          <w:rPr>
            <w:rFonts w:ascii="Calibri" w:eastAsia="Calibri" w:hAnsi="Calibri" w:cs="Times New Roman"/>
          </w:rPr>
          <w:tab/>
          <w:t>n "Mi stringe dolcemente la vita, facendomi rilassare un po', ma continuo ad esitare."</w:t>
        </w:r>
      </w:ins>
    </w:p>
    <w:p w14:paraId="3910CE22" w14:textId="77777777" w:rsidR="002709E2" w:rsidRPr="002709E2" w:rsidRDefault="002709E2" w:rsidP="002709E2">
      <w:pPr>
        <w:spacing w:line="600" w:lineRule="auto"/>
        <w:jc w:val="left"/>
        <w:rPr>
          <w:ins w:id="14617" w:author="UTENTE" w:date="2020-06-30T18:54:00Z"/>
          <w:rFonts w:ascii="Calibri" w:eastAsia="Calibri" w:hAnsi="Calibri" w:cs="Times New Roman"/>
        </w:rPr>
      </w:pPr>
      <w:ins w:id="14618" w:author="UTENTE" w:date="2020-06-30T18:54:00Z">
        <w:r w:rsidRPr="002709E2">
          <w:rPr>
            <w:rFonts w:ascii="Calibri" w:eastAsia="Calibri" w:hAnsi="Calibri" w:cs="Times New Roman"/>
          </w:rPr>
          <w:t>429.</w:t>
        </w:r>
        <w:r w:rsidRPr="002709E2">
          <w:rPr>
            <w:rFonts w:ascii="Calibri" w:eastAsia="Calibri" w:hAnsi="Calibri" w:cs="Times New Roman"/>
          </w:rPr>
          <w:tab/>
          <w:t>n "Posso davvero fidarmi di lui fino a questo punto…?"</w:t>
        </w:r>
      </w:ins>
    </w:p>
    <w:p w14:paraId="54C0B96E" w14:textId="77777777" w:rsidR="002709E2" w:rsidRPr="002709E2" w:rsidRDefault="002709E2" w:rsidP="002709E2">
      <w:pPr>
        <w:spacing w:line="600" w:lineRule="auto"/>
        <w:jc w:val="left"/>
        <w:rPr>
          <w:ins w:id="14619" w:author="UTENTE" w:date="2020-06-30T18:54:00Z"/>
          <w:rFonts w:ascii="Calibri" w:eastAsia="Calibri" w:hAnsi="Calibri" w:cs="Times New Roman"/>
        </w:rPr>
      </w:pPr>
      <w:ins w:id="14620" w:author="UTENTE" w:date="2020-06-30T18:54:00Z">
        <w:r w:rsidRPr="002709E2">
          <w:rPr>
            <w:rFonts w:ascii="Calibri" w:eastAsia="Calibri" w:hAnsi="Calibri" w:cs="Times New Roman"/>
          </w:rPr>
          <w:t>430.</w:t>
        </w:r>
        <w:r w:rsidRPr="002709E2">
          <w:rPr>
            <w:rFonts w:ascii="Calibri" w:eastAsia="Calibri" w:hAnsi="Calibri" w:cs="Times New Roman"/>
          </w:rPr>
          <w:tab/>
          <w:t>new "Lascialo bere da me"</w:t>
        </w:r>
      </w:ins>
    </w:p>
    <w:p w14:paraId="00968AF4" w14:textId="77777777" w:rsidR="002709E2" w:rsidRPr="002709E2" w:rsidRDefault="002709E2" w:rsidP="002709E2">
      <w:pPr>
        <w:spacing w:line="600" w:lineRule="auto"/>
        <w:jc w:val="left"/>
        <w:rPr>
          <w:ins w:id="14621" w:author="UTENTE" w:date="2020-06-30T18:54:00Z"/>
          <w:rFonts w:ascii="Calibri" w:eastAsia="Calibri" w:hAnsi="Calibri" w:cs="Times New Roman"/>
          <w:rPrChange w:id="14622" w:author="UTENTE" w:date="2020-06-30T18:54:00Z">
            <w:rPr>
              <w:ins w:id="14623" w:author="UTENTE" w:date="2020-06-30T18:54:00Z"/>
              <w:rFonts w:ascii="Calibri" w:eastAsia="Calibri" w:hAnsi="Calibri" w:cs="Times New Roman"/>
              <w:lang w:val="en-US"/>
            </w:rPr>
          </w:rPrChange>
        </w:rPr>
      </w:pPr>
      <w:ins w:id="14624" w:author="UTENTE" w:date="2020-06-30T18:54:00Z">
        <w:r w:rsidRPr="002709E2">
          <w:rPr>
            <w:rFonts w:ascii="Calibri" w:eastAsia="Calibri" w:hAnsi="Calibri" w:cs="Times New Roman"/>
            <w:rPrChange w:id="14625" w:author="UTENTE" w:date="2020-06-30T18:54:00Z">
              <w:rPr>
                <w:rFonts w:ascii="Calibri" w:eastAsia="Calibri" w:hAnsi="Calibri" w:cs="Times New Roman"/>
                <w:lang w:val="en-US"/>
              </w:rPr>
            </w:rPrChange>
          </w:rPr>
          <w:t>431.</w:t>
        </w:r>
        <w:r w:rsidRPr="002709E2">
          <w:rPr>
            <w:rFonts w:ascii="Calibri" w:eastAsia="Calibri" w:hAnsi="Calibri" w:cs="Times New Roman"/>
            <w:rPrChange w:id="14626" w:author="UTENTE" w:date="2020-06-30T18:54:00Z">
              <w:rPr>
                <w:rFonts w:ascii="Calibri" w:eastAsia="Calibri" w:hAnsi="Calibri" w:cs="Times New Roman"/>
                <w:lang w:val="en-US"/>
              </w:rPr>
            </w:rPrChange>
          </w:rPr>
          <w:tab/>
          <w:t>new "Rifiuta"</w:t>
        </w:r>
      </w:ins>
    </w:p>
    <w:p w14:paraId="2A5D6BE3" w14:textId="77777777" w:rsidR="002709E2" w:rsidRPr="002709E2" w:rsidRDefault="002709E2" w:rsidP="002709E2">
      <w:pPr>
        <w:spacing w:line="600" w:lineRule="auto"/>
        <w:jc w:val="left"/>
        <w:rPr>
          <w:ins w:id="14627" w:author="UTENTE" w:date="2020-06-30T18:54:00Z"/>
          <w:rFonts w:ascii="Calibri" w:eastAsia="Calibri" w:hAnsi="Calibri" w:cs="Times New Roman"/>
        </w:rPr>
      </w:pPr>
      <w:ins w:id="14628" w:author="UTENTE" w:date="2020-06-30T18:54:00Z">
        <w:r w:rsidRPr="002709E2">
          <w:rPr>
            <w:rFonts w:ascii="Calibri" w:eastAsia="Calibri" w:hAnsi="Calibri" w:cs="Times New Roman"/>
          </w:rPr>
          <w:t>432.</w:t>
        </w:r>
        <w:r w:rsidRPr="002709E2">
          <w:rPr>
            <w:rFonts w:ascii="Calibri" w:eastAsia="Calibri" w:hAnsi="Calibri" w:cs="Times New Roman"/>
          </w:rPr>
          <w:tab/>
          <w:t>mcp "\"Se - se vuoi, certo, credo.\"" </w:t>
        </w:r>
        <w:r w:rsidRPr="002709E2">
          <w:rPr>
            <w:rFonts w:ascii="Calibri" w:eastAsia="Calibri" w:hAnsi="Calibri" w:cs="Times New Roman"/>
          </w:rPr>
          <w:br w:type="page"/>
        </w:r>
      </w:ins>
    </w:p>
    <w:p w14:paraId="5D00B49D" w14:textId="77777777" w:rsidR="002709E2" w:rsidRPr="002709E2" w:rsidRDefault="002709E2" w:rsidP="002709E2">
      <w:pPr>
        <w:spacing w:line="600" w:lineRule="auto"/>
        <w:jc w:val="left"/>
        <w:rPr>
          <w:ins w:id="14629" w:author="UTENTE" w:date="2020-06-30T18:54:00Z"/>
          <w:rFonts w:ascii="Calibri" w:eastAsia="Calibri" w:hAnsi="Calibri" w:cs="Times New Roman"/>
          <w:lang w:val="en-US"/>
        </w:rPr>
      </w:pPr>
      <w:ins w:id="14630" w:author="UTENTE" w:date="2020-06-30T18:54:00Z">
        <w:r w:rsidRPr="002709E2">
          <w:rPr>
            <w:rFonts w:ascii="Calibri" w:eastAsia="Calibri" w:hAnsi="Calibri" w:cs="Times New Roman"/>
            <w:lang w:val="en-US"/>
          </w:rPr>
          <w:lastRenderedPageBreak/>
          <w:t>433.</w:t>
        </w:r>
        <w:r w:rsidRPr="002709E2">
          <w:rPr>
            <w:rFonts w:ascii="Calibri" w:eastAsia="Calibri" w:hAnsi="Calibri" w:cs="Times New Roman"/>
            <w:lang w:val="en-US"/>
          </w:rPr>
          <w:tab/>
          <w:t>n "The words spill out before I can stop them."</w:t>
        </w:r>
      </w:ins>
    </w:p>
    <w:p w14:paraId="7F1DC582" w14:textId="77777777" w:rsidR="002709E2" w:rsidRPr="002709E2" w:rsidRDefault="002709E2" w:rsidP="002709E2">
      <w:pPr>
        <w:spacing w:line="600" w:lineRule="auto"/>
        <w:jc w:val="left"/>
        <w:rPr>
          <w:ins w:id="14631" w:author="UTENTE" w:date="2020-06-30T18:54:00Z"/>
          <w:rFonts w:ascii="Calibri" w:eastAsia="Calibri" w:hAnsi="Calibri" w:cs="Times New Roman"/>
          <w:lang w:val="en-US"/>
        </w:rPr>
      </w:pPr>
      <w:ins w:id="14632" w:author="UTENTE" w:date="2020-06-30T18:54:00Z">
        <w:r w:rsidRPr="002709E2">
          <w:rPr>
            <w:rFonts w:ascii="Calibri" w:eastAsia="Calibri" w:hAnsi="Calibri" w:cs="Times New Roman"/>
            <w:lang w:val="en-US"/>
          </w:rPr>
          <w:t>434.</w:t>
        </w:r>
        <w:r w:rsidRPr="002709E2">
          <w:rPr>
            <w:rFonts w:ascii="Calibri" w:eastAsia="Calibri" w:hAnsi="Calibri" w:cs="Times New Roman"/>
            <w:lang w:val="en-US"/>
          </w:rPr>
          <w:tab/>
          <w:t>mcp "\"Well, I'm a little curious about it, I'll admit…\""</w:t>
        </w:r>
      </w:ins>
    </w:p>
    <w:p w14:paraId="342F05E9" w14:textId="77777777" w:rsidR="002709E2" w:rsidRPr="002709E2" w:rsidRDefault="002709E2" w:rsidP="002709E2">
      <w:pPr>
        <w:spacing w:line="600" w:lineRule="auto"/>
        <w:jc w:val="left"/>
        <w:rPr>
          <w:ins w:id="14633" w:author="UTENTE" w:date="2020-06-30T18:54:00Z"/>
          <w:rFonts w:ascii="Calibri" w:eastAsia="Calibri" w:hAnsi="Calibri" w:cs="Times New Roman"/>
          <w:lang w:val="en-US"/>
        </w:rPr>
      </w:pPr>
      <w:ins w:id="14634" w:author="UTENTE" w:date="2020-06-30T18:54:00Z">
        <w:r w:rsidRPr="002709E2">
          <w:rPr>
            <w:rFonts w:ascii="Calibri" w:eastAsia="Calibri" w:hAnsi="Calibri" w:cs="Times New Roman"/>
            <w:lang w:val="en-US"/>
          </w:rPr>
          <w:t>435.</w:t>
        </w:r>
        <w:r w:rsidRPr="002709E2">
          <w:rPr>
            <w:rFonts w:ascii="Calibri" w:eastAsia="Calibri" w:hAnsi="Calibri" w:cs="Times New Roman"/>
            <w:lang w:val="en-US"/>
          </w:rPr>
          <w:tab/>
          <w:t>mcp "\"Just don't drain me dry, okay? That would be a shitty first date.\""</w:t>
        </w:r>
      </w:ins>
    </w:p>
    <w:p w14:paraId="0B0294E3" w14:textId="77777777" w:rsidR="002709E2" w:rsidRPr="002709E2" w:rsidRDefault="002709E2" w:rsidP="002709E2">
      <w:pPr>
        <w:spacing w:line="600" w:lineRule="auto"/>
        <w:jc w:val="left"/>
        <w:rPr>
          <w:ins w:id="14635" w:author="UTENTE" w:date="2020-06-30T18:54:00Z"/>
          <w:rFonts w:ascii="Calibri" w:eastAsia="Calibri" w:hAnsi="Calibri" w:cs="Times New Roman"/>
          <w:lang w:val="en-US"/>
        </w:rPr>
      </w:pPr>
      <w:ins w:id="14636" w:author="UTENTE" w:date="2020-06-30T18:54:00Z">
        <w:r w:rsidRPr="002709E2">
          <w:rPr>
            <w:rFonts w:ascii="Calibri" w:eastAsia="Calibri" w:hAnsi="Calibri" w:cs="Times New Roman"/>
            <w:lang w:val="en-US"/>
          </w:rPr>
          <w:t>436.</w:t>
        </w:r>
        <w:r w:rsidRPr="002709E2">
          <w:rPr>
            <w:rFonts w:ascii="Calibri" w:eastAsia="Calibri" w:hAnsi="Calibri" w:cs="Times New Roman"/>
            <w:lang w:val="en-US"/>
          </w:rPr>
          <w:tab/>
          <w:t>d "\"…\""</w:t>
        </w:r>
      </w:ins>
    </w:p>
    <w:p w14:paraId="7D1688C0" w14:textId="77777777" w:rsidR="002709E2" w:rsidRPr="002709E2" w:rsidRDefault="002709E2" w:rsidP="002709E2">
      <w:pPr>
        <w:spacing w:line="600" w:lineRule="auto"/>
        <w:jc w:val="left"/>
        <w:rPr>
          <w:ins w:id="14637" w:author="UTENTE" w:date="2020-06-30T18:54:00Z"/>
          <w:rFonts w:ascii="Calibri" w:eastAsia="Calibri" w:hAnsi="Calibri" w:cs="Times New Roman"/>
          <w:lang w:val="en-US"/>
        </w:rPr>
      </w:pPr>
      <w:ins w:id="14638" w:author="UTENTE" w:date="2020-06-30T18:54:00Z">
        <w:r w:rsidRPr="002709E2">
          <w:rPr>
            <w:rFonts w:ascii="Calibri" w:eastAsia="Calibri" w:hAnsi="Calibri" w:cs="Times New Roman"/>
            <w:lang w:val="en-US"/>
          </w:rPr>
          <w:t>437.</w:t>
        </w:r>
        <w:r w:rsidRPr="002709E2">
          <w:rPr>
            <w:rFonts w:ascii="Calibri" w:eastAsia="Calibri" w:hAnsi="Calibri" w:cs="Times New Roman"/>
            <w:lang w:val="en-US"/>
          </w:rPr>
          <w:tab/>
          <w:t>n "For a split second, Dominic looks shocked – like he wasn't even expecting an answer."</w:t>
        </w:r>
      </w:ins>
    </w:p>
    <w:p w14:paraId="6489281B" w14:textId="77777777" w:rsidR="002709E2" w:rsidRPr="002709E2" w:rsidRDefault="002709E2" w:rsidP="002709E2">
      <w:pPr>
        <w:spacing w:line="600" w:lineRule="auto"/>
        <w:jc w:val="left"/>
        <w:rPr>
          <w:ins w:id="14639" w:author="UTENTE" w:date="2020-06-30T18:54:00Z"/>
          <w:rFonts w:ascii="Calibri" w:eastAsia="Calibri" w:hAnsi="Calibri" w:cs="Times New Roman"/>
          <w:lang w:val="en-US"/>
        </w:rPr>
      </w:pPr>
      <w:ins w:id="14640" w:author="UTENTE" w:date="2020-06-30T18:54:00Z">
        <w:r w:rsidRPr="002709E2">
          <w:rPr>
            <w:rFonts w:ascii="Calibri" w:eastAsia="Calibri" w:hAnsi="Calibri" w:cs="Times New Roman"/>
            <w:lang w:val="en-US"/>
          </w:rPr>
          <w:t>438.</w:t>
        </w:r>
        <w:r w:rsidRPr="002709E2">
          <w:rPr>
            <w:rFonts w:ascii="Calibri" w:eastAsia="Calibri" w:hAnsi="Calibri" w:cs="Times New Roman"/>
            <w:lang w:val="en-US"/>
          </w:rPr>
          <w:tab/>
          <w:t>n "But before I know it, he reaches out to grab me, tugging my body tightly against his chest."</w:t>
        </w:r>
      </w:ins>
    </w:p>
    <w:p w14:paraId="7CD48579" w14:textId="77777777" w:rsidR="002709E2" w:rsidRPr="002709E2" w:rsidRDefault="002709E2" w:rsidP="002709E2">
      <w:pPr>
        <w:spacing w:line="600" w:lineRule="auto"/>
        <w:jc w:val="left"/>
        <w:rPr>
          <w:ins w:id="14641" w:author="UTENTE" w:date="2020-06-30T18:54:00Z"/>
          <w:rFonts w:ascii="Calibri" w:eastAsia="Calibri" w:hAnsi="Calibri" w:cs="Times New Roman"/>
          <w:lang w:val="en-US"/>
        </w:rPr>
      </w:pPr>
      <w:ins w:id="14642" w:author="UTENTE" w:date="2020-06-30T18:54:00Z">
        <w:r w:rsidRPr="002709E2">
          <w:rPr>
            <w:rFonts w:ascii="Calibri" w:eastAsia="Calibri" w:hAnsi="Calibri" w:cs="Times New Roman"/>
            <w:lang w:val="en-US"/>
          </w:rPr>
          <w:t>439.</w:t>
        </w:r>
        <w:r w:rsidRPr="002709E2">
          <w:rPr>
            <w:rFonts w:ascii="Calibri" w:eastAsia="Calibri" w:hAnsi="Calibri" w:cs="Times New Roman"/>
            <w:lang w:val="en-US"/>
          </w:rPr>
          <w:tab/>
          <w:t>mc "\"…!\""</w:t>
        </w:r>
      </w:ins>
    </w:p>
    <w:p w14:paraId="001161DB" w14:textId="77777777" w:rsidR="002709E2" w:rsidRPr="002709E2" w:rsidRDefault="002709E2" w:rsidP="002709E2">
      <w:pPr>
        <w:spacing w:line="600" w:lineRule="auto"/>
        <w:jc w:val="left"/>
        <w:rPr>
          <w:ins w:id="14643" w:author="UTENTE" w:date="2020-06-30T18:54:00Z"/>
          <w:rFonts w:ascii="Calibri" w:eastAsia="Calibri" w:hAnsi="Calibri" w:cs="Times New Roman"/>
          <w:lang w:val="en-US"/>
        </w:rPr>
      </w:pPr>
      <w:ins w:id="14644" w:author="UTENTE" w:date="2020-06-30T18:54:00Z">
        <w:r w:rsidRPr="002709E2">
          <w:rPr>
            <w:rFonts w:ascii="Calibri" w:eastAsia="Calibri" w:hAnsi="Calibri" w:cs="Times New Roman"/>
            <w:lang w:val="en-US"/>
          </w:rPr>
          <w:t>440.</w:t>
        </w:r>
        <w:r w:rsidRPr="002709E2">
          <w:rPr>
            <w:rFonts w:ascii="Calibri" w:eastAsia="Calibri" w:hAnsi="Calibri" w:cs="Times New Roman"/>
            <w:lang w:val="en-US"/>
          </w:rPr>
          <w:tab/>
          <w:t>d "\"Just relax.\""</w:t>
        </w:r>
      </w:ins>
    </w:p>
    <w:p w14:paraId="35E3BB71" w14:textId="77777777" w:rsidR="002709E2" w:rsidRPr="002709E2" w:rsidRDefault="002709E2" w:rsidP="002709E2">
      <w:pPr>
        <w:spacing w:line="600" w:lineRule="auto"/>
        <w:jc w:val="left"/>
        <w:rPr>
          <w:ins w:id="14645" w:author="UTENTE" w:date="2020-06-30T18:54:00Z"/>
          <w:rFonts w:ascii="Calibri" w:eastAsia="Calibri" w:hAnsi="Calibri" w:cs="Times New Roman"/>
          <w:lang w:val="en-US"/>
        </w:rPr>
      </w:pPr>
      <w:ins w:id="14646" w:author="UTENTE" w:date="2020-06-30T18:54:00Z">
        <w:r w:rsidRPr="002709E2">
          <w:rPr>
            <w:rFonts w:ascii="Calibri" w:eastAsia="Calibri" w:hAnsi="Calibri" w:cs="Times New Roman"/>
            <w:lang w:val="en-US"/>
          </w:rPr>
          <w:t>441.</w:t>
        </w:r>
        <w:r w:rsidRPr="002709E2">
          <w:rPr>
            <w:rFonts w:ascii="Calibri" w:eastAsia="Calibri" w:hAnsi="Calibri" w:cs="Times New Roman"/>
            <w:lang w:val="en-US"/>
          </w:rPr>
          <w:tab/>
          <w:t>n "His hot whisper fills my ear, and as if he'd just flipped a switch, my anxiety starts to fade."</w:t>
        </w:r>
      </w:ins>
    </w:p>
    <w:p w14:paraId="7C9AB052" w14:textId="77777777" w:rsidR="002709E2" w:rsidRPr="002709E2" w:rsidRDefault="002709E2" w:rsidP="002709E2">
      <w:pPr>
        <w:spacing w:line="600" w:lineRule="auto"/>
        <w:jc w:val="left"/>
        <w:rPr>
          <w:ins w:id="14647" w:author="UTENTE" w:date="2020-06-30T18:54:00Z"/>
          <w:rFonts w:ascii="Calibri" w:eastAsia="Calibri" w:hAnsi="Calibri" w:cs="Times New Roman"/>
          <w:lang w:val="en-US"/>
        </w:rPr>
      </w:pPr>
      <w:ins w:id="14648" w:author="UTENTE" w:date="2020-06-30T18:54:00Z">
        <w:r w:rsidRPr="002709E2">
          <w:rPr>
            <w:rFonts w:ascii="Calibri" w:eastAsia="Calibri" w:hAnsi="Calibri" w:cs="Times New Roman"/>
            <w:lang w:val="en-US"/>
          </w:rPr>
          <w:t>442.</w:t>
        </w:r>
        <w:r w:rsidRPr="002709E2">
          <w:rPr>
            <w:rFonts w:ascii="Calibri" w:eastAsia="Calibri" w:hAnsi="Calibri" w:cs="Times New Roman"/>
            <w:lang w:val="en-US"/>
          </w:rPr>
          <w:tab/>
          <w:t>n "It gets hard to think about anything other than Dominic, and even when I close my eyes and tilt my head back, all I can envision is his eager gaze."</w:t>
        </w:r>
      </w:ins>
    </w:p>
    <w:p w14:paraId="556B3233" w14:textId="77777777" w:rsidR="002709E2" w:rsidRPr="002709E2" w:rsidRDefault="002709E2" w:rsidP="002709E2">
      <w:pPr>
        <w:spacing w:line="600" w:lineRule="auto"/>
        <w:jc w:val="left"/>
        <w:rPr>
          <w:ins w:id="14649" w:author="UTENTE" w:date="2020-06-30T18:54:00Z"/>
          <w:rFonts w:ascii="Calibri" w:eastAsia="Calibri" w:hAnsi="Calibri" w:cs="Times New Roman"/>
          <w:lang w:val="en-US"/>
        </w:rPr>
      </w:pPr>
      <w:ins w:id="14650" w:author="UTENTE" w:date="2020-06-30T18:54:00Z">
        <w:r w:rsidRPr="002709E2">
          <w:rPr>
            <w:rFonts w:ascii="Calibri" w:eastAsia="Calibri" w:hAnsi="Calibri" w:cs="Times New Roman"/>
            <w:lang w:val="en-US"/>
          </w:rPr>
          <w:t>443.</w:t>
        </w:r>
        <w:r w:rsidRPr="002709E2">
          <w:rPr>
            <w:rFonts w:ascii="Calibri" w:eastAsia="Calibri" w:hAnsi="Calibri" w:cs="Times New Roman"/>
            <w:lang w:val="en-US"/>
          </w:rPr>
          <w:tab/>
          <w:t>n "Something sharp starts to tease along my skin, dragging a line from my collar to the side of my neck."</w:t>
        </w:r>
      </w:ins>
    </w:p>
    <w:p w14:paraId="0C71A479" w14:textId="77777777" w:rsidR="002709E2" w:rsidRPr="002709E2" w:rsidRDefault="002709E2" w:rsidP="002709E2">
      <w:pPr>
        <w:spacing w:line="600" w:lineRule="auto"/>
        <w:jc w:val="left"/>
        <w:rPr>
          <w:ins w:id="14651" w:author="UTENTE" w:date="2020-06-30T18:54:00Z"/>
          <w:rFonts w:ascii="Calibri" w:eastAsia="Calibri" w:hAnsi="Calibri" w:cs="Times New Roman"/>
          <w:lang w:val="en-US"/>
        </w:rPr>
      </w:pPr>
      <w:ins w:id="14652" w:author="UTENTE" w:date="2020-06-30T18:54:00Z">
        <w:r w:rsidRPr="002709E2">
          <w:rPr>
            <w:rFonts w:ascii="Calibri" w:eastAsia="Calibri" w:hAnsi="Calibri" w:cs="Times New Roman"/>
            <w:lang w:val="en-US"/>
          </w:rPr>
          <w:t>444.</w:t>
        </w:r>
        <w:r w:rsidRPr="002709E2">
          <w:rPr>
            <w:rFonts w:ascii="Calibri" w:eastAsia="Calibri" w:hAnsi="Calibri" w:cs="Times New Roman"/>
            <w:lang w:val="en-US"/>
          </w:rPr>
          <w:tab/>
          <w:t>n "I feel his wet tongue flickering out against a certain spot, followed by the brush of his lips." </w:t>
        </w:r>
        <w:r w:rsidRPr="002709E2">
          <w:rPr>
            <w:rFonts w:ascii="Calibri" w:eastAsia="Calibri" w:hAnsi="Calibri" w:cs="Times New Roman"/>
            <w:lang w:val="en-US"/>
          </w:rPr>
          <w:br w:type="page"/>
        </w:r>
      </w:ins>
    </w:p>
    <w:p w14:paraId="7EBF768B" w14:textId="77777777" w:rsidR="002709E2" w:rsidRPr="002709E2" w:rsidRDefault="002709E2" w:rsidP="002709E2">
      <w:pPr>
        <w:spacing w:line="600" w:lineRule="auto"/>
        <w:jc w:val="left"/>
        <w:rPr>
          <w:ins w:id="14653" w:author="UTENTE" w:date="2020-06-30T18:54:00Z"/>
          <w:rFonts w:ascii="Calibri" w:eastAsia="Calibri" w:hAnsi="Calibri" w:cs="Times New Roman"/>
        </w:rPr>
      </w:pPr>
      <w:ins w:id="14654" w:author="UTENTE" w:date="2020-06-30T18:54:00Z">
        <w:r w:rsidRPr="002709E2">
          <w:rPr>
            <w:rFonts w:ascii="Calibri" w:eastAsia="Calibri" w:hAnsi="Calibri" w:cs="Times New Roman"/>
          </w:rPr>
          <w:lastRenderedPageBreak/>
          <w:t>433.</w:t>
        </w:r>
        <w:r w:rsidRPr="002709E2">
          <w:rPr>
            <w:rFonts w:ascii="Calibri" w:eastAsia="Calibri" w:hAnsi="Calibri" w:cs="Times New Roman"/>
          </w:rPr>
          <w:tab/>
          <w:t>n "Le parole mi sfuggono dalla bocca prima che io possa sentirle."</w:t>
        </w:r>
      </w:ins>
    </w:p>
    <w:p w14:paraId="1233A25E" w14:textId="77777777" w:rsidR="002709E2" w:rsidRPr="002709E2" w:rsidRDefault="002709E2" w:rsidP="002709E2">
      <w:pPr>
        <w:spacing w:line="600" w:lineRule="auto"/>
        <w:jc w:val="left"/>
        <w:rPr>
          <w:ins w:id="14655" w:author="UTENTE" w:date="2020-06-30T18:54:00Z"/>
          <w:rFonts w:ascii="Calibri" w:eastAsia="Calibri" w:hAnsi="Calibri" w:cs="Times New Roman"/>
        </w:rPr>
      </w:pPr>
      <w:ins w:id="14656" w:author="UTENTE" w:date="2020-06-30T18:54:00Z">
        <w:r w:rsidRPr="002709E2">
          <w:rPr>
            <w:rFonts w:ascii="Calibri" w:eastAsia="Calibri" w:hAnsi="Calibri" w:cs="Times New Roman"/>
          </w:rPr>
          <w:t>434.</w:t>
        </w:r>
        <w:r w:rsidRPr="002709E2">
          <w:rPr>
            <w:rFonts w:ascii="Calibri" w:eastAsia="Calibri" w:hAnsi="Calibri" w:cs="Times New Roman"/>
          </w:rPr>
          <w:tab/>
          <w:t>mcp "\"Beh, sono un po' curioso, devo ammetterlo…"</w:t>
        </w:r>
      </w:ins>
    </w:p>
    <w:p w14:paraId="61E8AAF7" w14:textId="77777777" w:rsidR="002709E2" w:rsidRPr="002709E2" w:rsidRDefault="002709E2" w:rsidP="002709E2">
      <w:pPr>
        <w:spacing w:line="600" w:lineRule="auto"/>
        <w:jc w:val="left"/>
        <w:rPr>
          <w:ins w:id="14657" w:author="UTENTE" w:date="2020-06-30T18:54:00Z"/>
          <w:rFonts w:ascii="Calibri" w:eastAsia="Calibri" w:hAnsi="Calibri" w:cs="Times New Roman"/>
        </w:rPr>
      </w:pPr>
      <w:ins w:id="14658" w:author="UTENTE" w:date="2020-06-30T18:54:00Z">
        <w:r w:rsidRPr="002709E2">
          <w:rPr>
            <w:rFonts w:ascii="Calibri" w:eastAsia="Calibri" w:hAnsi="Calibri" w:cs="Times New Roman"/>
          </w:rPr>
          <w:t>435.</w:t>
        </w:r>
        <w:r w:rsidRPr="002709E2">
          <w:rPr>
            <w:rFonts w:ascii="Calibri" w:eastAsia="Calibri" w:hAnsi="Calibri" w:cs="Times New Roman"/>
          </w:rPr>
          <w:tab/>
          <w:t>mcp "\"Solo, non dissanguarmi, ok? Sarebbe proprio un primo appuntamento del cazzo.\""</w:t>
        </w:r>
      </w:ins>
    </w:p>
    <w:p w14:paraId="35F3B620" w14:textId="77777777" w:rsidR="002709E2" w:rsidRPr="002709E2" w:rsidRDefault="002709E2" w:rsidP="002709E2">
      <w:pPr>
        <w:spacing w:line="600" w:lineRule="auto"/>
        <w:jc w:val="left"/>
        <w:rPr>
          <w:ins w:id="14659" w:author="UTENTE" w:date="2020-06-30T18:54:00Z"/>
          <w:rFonts w:ascii="Calibri" w:eastAsia="Calibri" w:hAnsi="Calibri" w:cs="Times New Roman"/>
        </w:rPr>
      </w:pPr>
      <w:ins w:id="14660" w:author="UTENTE" w:date="2020-06-30T18:54:00Z">
        <w:r w:rsidRPr="002709E2">
          <w:rPr>
            <w:rFonts w:ascii="Calibri" w:eastAsia="Calibri" w:hAnsi="Calibri" w:cs="Times New Roman"/>
          </w:rPr>
          <w:t>436.</w:t>
        </w:r>
        <w:r w:rsidRPr="002709E2">
          <w:rPr>
            <w:rFonts w:ascii="Calibri" w:eastAsia="Calibri" w:hAnsi="Calibri" w:cs="Times New Roman"/>
          </w:rPr>
          <w:tab/>
          <w:t>d "\"…\""</w:t>
        </w:r>
      </w:ins>
    </w:p>
    <w:p w14:paraId="619EAEC8" w14:textId="77777777" w:rsidR="002709E2" w:rsidRPr="002709E2" w:rsidRDefault="002709E2" w:rsidP="002709E2">
      <w:pPr>
        <w:spacing w:line="600" w:lineRule="auto"/>
        <w:jc w:val="left"/>
        <w:rPr>
          <w:ins w:id="14661" w:author="UTENTE" w:date="2020-06-30T18:54:00Z"/>
          <w:rFonts w:ascii="Calibri" w:eastAsia="Calibri" w:hAnsi="Calibri" w:cs="Times New Roman"/>
        </w:rPr>
      </w:pPr>
      <w:ins w:id="14662" w:author="UTENTE" w:date="2020-06-30T18:54:00Z">
        <w:r w:rsidRPr="002709E2">
          <w:rPr>
            <w:rFonts w:ascii="Calibri" w:eastAsia="Calibri" w:hAnsi="Calibri" w:cs="Times New Roman"/>
          </w:rPr>
          <w:t>437.</w:t>
        </w:r>
        <w:r w:rsidRPr="002709E2">
          <w:rPr>
            <w:rFonts w:ascii="Calibri" w:eastAsia="Calibri" w:hAnsi="Calibri" w:cs="Times New Roman"/>
          </w:rPr>
          <w:tab/>
          <w:t>n "Per un millesimo di secondo, Dominic sembrava shockato - come se non si aspettasse neanche che rispondessi."</w:t>
        </w:r>
      </w:ins>
    </w:p>
    <w:p w14:paraId="1FA42199" w14:textId="77777777" w:rsidR="002709E2" w:rsidRPr="002709E2" w:rsidRDefault="002709E2" w:rsidP="002709E2">
      <w:pPr>
        <w:spacing w:line="600" w:lineRule="auto"/>
        <w:jc w:val="left"/>
        <w:rPr>
          <w:ins w:id="14663" w:author="UTENTE" w:date="2020-06-30T18:54:00Z"/>
          <w:rFonts w:ascii="Calibri" w:eastAsia="Calibri" w:hAnsi="Calibri" w:cs="Times New Roman"/>
        </w:rPr>
      </w:pPr>
      <w:ins w:id="14664" w:author="UTENTE" w:date="2020-06-30T18:54:00Z">
        <w:r w:rsidRPr="002709E2">
          <w:rPr>
            <w:rFonts w:ascii="Calibri" w:eastAsia="Calibri" w:hAnsi="Calibri" w:cs="Times New Roman"/>
          </w:rPr>
          <w:t>438.</w:t>
        </w:r>
        <w:r w:rsidRPr="002709E2">
          <w:rPr>
            <w:rFonts w:ascii="Calibri" w:eastAsia="Calibri" w:hAnsi="Calibri" w:cs="Times New Roman"/>
          </w:rPr>
          <w:tab/>
          <w:t>n "Ma prima che potessi accorgermene, mi afferra e preme forte il mio corpo contro il suo petto."</w:t>
        </w:r>
      </w:ins>
    </w:p>
    <w:p w14:paraId="76A9B67B" w14:textId="77777777" w:rsidR="002709E2" w:rsidRPr="002709E2" w:rsidRDefault="002709E2" w:rsidP="002709E2">
      <w:pPr>
        <w:spacing w:line="600" w:lineRule="auto"/>
        <w:jc w:val="left"/>
        <w:rPr>
          <w:ins w:id="14665" w:author="UTENTE" w:date="2020-06-30T18:54:00Z"/>
          <w:rFonts w:ascii="Calibri" w:eastAsia="Calibri" w:hAnsi="Calibri" w:cs="Times New Roman"/>
        </w:rPr>
      </w:pPr>
      <w:ins w:id="14666" w:author="UTENTE" w:date="2020-06-30T18:54:00Z">
        <w:r w:rsidRPr="002709E2">
          <w:rPr>
            <w:rFonts w:ascii="Calibri" w:eastAsia="Calibri" w:hAnsi="Calibri" w:cs="Times New Roman"/>
          </w:rPr>
          <w:t>439.</w:t>
        </w:r>
        <w:r w:rsidRPr="002709E2">
          <w:rPr>
            <w:rFonts w:ascii="Calibri" w:eastAsia="Calibri" w:hAnsi="Calibri" w:cs="Times New Roman"/>
          </w:rPr>
          <w:tab/>
          <w:t>mc "\"…!\""</w:t>
        </w:r>
      </w:ins>
    </w:p>
    <w:p w14:paraId="67CA8CF5" w14:textId="77777777" w:rsidR="002709E2" w:rsidRPr="002709E2" w:rsidRDefault="002709E2" w:rsidP="002709E2">
      <w:pPr>
        <w:spacing w:line="600" w:lineRule="auto"/>
        <w:jc w:val="left"/>
        <w:rPr>
          <w:ins w:id="14667" w:author="UTENTE" w:date="2020-06-30T18:54:00Z"/>
          <w:rFonts w:ascii="Calibri" w:eastAsia="Calibri" w:hAnsi="Calibri" w:cs="Times New Roman"/>
        </w:rPr>
      </w:pPr>
      <w:ins w:id="14668" w:author="UTENTE" w:date="2020-06-30T18:54:00Z">
        <w:r w:rsidRPr="002709E2">
          <w:rPr>
            <w:rFonts w:ascii="Calibri" w:eastAsia="Calibri" w:hAnsi="Calibri" w:cs="Times New Roman"/>
          </w:rPr>
          <w:t>440.</w:t>
        </w:r>
        <w:r w:rsidRPr="002709E2">
          <w:rPr>
            <w:rFonts w:ascii="Calibri" w:eastAsia="Calibri" w:hAnsi="Calibri" w:cs="Times New Roman"/>
          </w:rPr>
          <w:tab/>
          <w:t>d "\"Rilassati.\""</w:t>
        </w:r>
      </w:ins>
    </w:p>
    <w:p w14:paraId="608E9201" w14:textId="77777777" w:rsidR="002709E2" w:rsidRPr="002709E2" w:rsidRDefault="002709E2" w:rsidP="002709E2">
      <w:pPr>
        <w:spacing w:line="600" w:lineRule="auto"/>
        <w:jc w:val="left"/>
        <w:rPr>
          <w:ins w:id="14669" w:author="UTENTE" w:date="2020-06-30T18:54:00Z"/>
          <w:rFonts w:ascii="Calibri" w:eastAsia="Calibri" w:hAnsi="Calibri" w:cs="Times New Roman"/>
        </w:rPr>
      </w:pPr>
      <w:ins w:id="14670" w:author="UTENTE" w:date="2020-06-30T18:54:00Z">
        <w:r w:rsidRPr="002709E2">
          <w:rPr>
            <w:rFonts w:ascii="Calibri" w:eastAsia="Calibri" w:hAnsi="Calibri" w:cs="Times New Roman"/>
          </w:rPr>
          <w:t>441.</w:t>
        </w:r>
        <w:r w:rsidRPr="002709E2">
          <w:rPr>
            <w:rFonts w:ascii="Calibri" w:eastAsia="Calibri" w:hAnsi="Calibri" w:cs="Times New Roman"/>
          </w:rPr>
          <w:tab/>
          <w:t>n "Il suo sussurro sexy mi riempie l'orecchio e, come se avesse appena spento un interruttore, la mia ansia inizia a svanire."</w:t>
        </w:r>
      </w:ins>
    </w:p>
    <w:p w14:paraId="58842BFE" w14:textId="77777777" w:rsidR="002709E2" w:rsidRPr="002709E2" w:rsidRDefault="002709E2" w:rsidP="002709E2">
      <w:pPr>
        <w:spacing w:line="600" w:lineRule="auto"/>
        <w:jc w:val="left"/>
        <w:rPr>
          <w:ins w:id="14671" w:author="UTENTE" w:date="2020-06-30T18:54:00Z"/>
          <w:rFonts w:ascii="Calibri" w:eastAsia="Calibri" w:hAnsi="Calibri" w:cs="Times New Roman"/>
        </w:rPr>
      </w:pPr>
      <w:ins w:id="14672" w:author="UTENTE" w:date="2020-06-30T18:54:00Z">
        <w:r w:rsidRPr="002709E2">
          <w:rPr>
            <w:rFonts w:ascii="Calibri" w:eastAsia="Calibri" w:hAnsi="Calibri" w:cs="Times New Roman"/>
          </w:rPr>
          <w:t>442.</w:t>
        </w:r>
        <w:r w:rsidRPr="002709E2">
          <w:rPr>
            <w:rFonts w:ascii="Calibri" w:eastAsia="Calibri" w:hAnsi="Calibri" w:cs="Times New Roman"/>
          </w:rPr>
          <w:tab/>
          <w:t>n "Diventa difficile pensare a qualcos'altro che non sia Dominic e, anche quando socchiudo gli occhi, inclinando la testa all'indietro, tutto quello che riesco a vedere nella mia mente è il suo sguardo voglioso."</w:t>
        </w:r>
      </w:ins>
    </w:p>
    <w:p w14:paraId="6198A43C" w14:textId="77777777" w:rsidR="002709E2" w:rsidRPr="002709E2" w:rsidRDefault="002709E2" w:rsidP="002709E2">
      <w:pPr>
        <w:spacing w:line="600" w:lineRule="auto"/>
        <w:jc w:val="left"/>
        <w:rPr>
          <w:ins w:id="14673" w:author="UTENTE" w:date="2020-06-30T18:54:00Z"/>
          <w:rFonts w:ascii="Calibri" w:eastAsia="Calibri" w:hAnsi="Calibri" w:cs="Times New Roman"/>
        </w:rPr>
      </w:pPr>
      <w:ins w:id="14674" w:author="UTENTE" w:date="2020-06-30T18:54:00Z">
        <w:r w:rsidRPr="002709E2">
          <w:rPr>
            <w:rFonts w:ascii="Calibri" w:eastAsia="Calibri" w:hAnsi="Calibri" w:cs="Times New Roman"/>
          </w:rPr>
          <w:t>443.</w:t>
        </w:r>
        <w:r w:rsidRPr="002709E2">
          <w:rPr>
            <w:rFonts w:ascii="Calibri" w:eastAsia="Calibri" w:hAnsi="Calibri" w:cs="Times New Roman"/>
          </w:rPr>
          <w:tab/>
          <w:t>n "Qualcosa di affilato inizia ad accarezzarmi la pelle, disegnando una linea che va dalla mia clavicola al collo."</w:t>
        </w:r>
      </w:ins>
    </w:p>
    <w:p w14:paraId="37E18064" w14:textId="77777777" w:rsidR="002709E2" w:rsidRPr="002709E2" w:rsidRDefault="002709E2" w:rsidP="002709E2">
      <w:pPr>
        <w:spacing w:line="600" w:lineRule="auto"/>
        <w:jc w:val="left"/>
        <w:rPr>
          <w:ins w:id="14675" w:author="UTENTE" w:date="2020-06-30T18:54:00Z"/>
          <w:rFonts w:ascii="Calibri" w:eastAsia="Calibri" w:hAnsi="Calibri" w:cs="Times New Roman"/>
        </w:rPr>
      </w:pPr>
      <w:ins w:id="14676" w:author="UTENTE" w:date="2020-06-30T18:54:00Z">
        <w:r w:rsidRPr="002709E2">
          <w:rPr>
            <w:rFonts w:ascii="Calibri" w:eastAsia="Calibri" w:hAnsi="Calibri" w:cs="Times New Roman"/>
          </w:rPr>
          <w:t>444.</w:t>
        </w:r>
        <w:r w:rsidRPr="002709E2">
          <w:rPr>
            <w:rFonts w:ascii="Calibri" w:eastAsia="Calibri" w:hAnsi="Calibri" w:cs="Times New Roman"/>
          </w:rPr>
          <w:tab/>
          <w:t>n "Sento la sua lingua umida toccare un punto specifico, seguito dalle sue labbra che mi sfiorano." </w:t>
        </w:r>
        <w:r w:rsidRPr="002709E2">
          <w:rPr>
            <w:rFonts w:ascii="Calibri" w:eastAsia="Calibri" w:hAnsi="Calibri" w:cs="Times New Roman"/>
          </w:rPr>
          <w:br w:type="page"/>
        </w:r>
      </w:ins>
    </w:p>
    <w:p w14:paraId="61075A10" w14:textId="77777777" w:rsidR="002709E2" w:rsidRPr="002709E2" w:rsidRDefault="002709E2" w:rsidP="002709E2">
      <w:pPr>
        <w:spacing w:line="600" w:lineRule="auto"/>
        <w:jc w:val="left"/>
        <w:rPr>
          <w:ins w:id="14677" w:author="UTENTE" w:date="2020-06-30T18:54:00Z"/>
          <w:rFonts w:ascii="Calibri" w:eastAsia="Calibri" w:hAnsi="Calibri" w:cs="Times New Roman"/>
          <w:lang w:val="en-US"/>
        </w:rPr>
      </w:pPr>
      <w:ins w:id="14678" w:author="UTENTE" w:date="2020-06-30T18:54:00Z">
        <w:r w:rsidRPr="002709E2">
          <w:rPr>
            <w:rFonts w:ascii="Calibri" w:eastAsia="Calibri" w:hAnsi="Calibri" w:cs="Times New Roman"/>
            <w:lang w:val="en-US"/>
          </w:rPr>
          <w:lastRenderedPageBreak/>
          <w:t>445.</w:t>
        </w:r>
        <w:r w:rsidRPr="002709E2">
          <w:rPr>
            <w:rFonts w:ascii="Calibri" w:eastAsia="Calibri" w:hAnsi="Calibri" w:cs="Times New Roman"/>
            <w:lang w:val="en-US"/>
          </w:rPr>
          <w:tab/>
          <w:t>n "Then, he pauses, and everything in the world seems to freeze for a moment…"</w:t>
        </w:r>
      </w:ins>
    </w:p>
    <w:p w14:paraId="7216FA91" w14:textId="77777777" w:rsidR="002709E2" w:rsidRPr="002709E2" w:rsidRDefault="002709E2" w:rsidP="002709E2">
      <w:pPr>
        <w:spacing w:line="600" w:lineRule="auto"/>
        <w:jc w:val="left"/>
        <w:rPr>
          <w:ins w:id="14679" w:author="UTENTE" w:date="2020-06-30T18:54:00Z"/>
          <w:rFonts w:ascii="Calibri" w:eastAsia="Calibri" w:hAnsi="Calibri" w:cs="Times New Roman"/>
          <w:lang w:val="en-US"/>
          <w:rPrChange w:id="14680" w:author="UTENTE" w:date="2020-06-30T18:54:00Z">
            <w:rPr>
              <w:ins w:id="14681" w:author="UTENTE" w:date="2020-06-30T18:54:00Z"/>
              <w:rFonts w:ascii="Calibri" w:eastAsia="Calibri" w:hAnsi="Calibri" w:cs="Times New Roman"/>
            </w:rPr>
          </w:rPrChange>
        </w:rPr>
      </w:pPr>
      <w:ins w:id="14682" w:author="UTENTE" w:date="2020-06-30T18:54:00Z">
        <w:r w:rsidRPr="002709E2">
          <w:rPr>
            <w:rFonts w:ascii="Calibri" w:eastAsia="Calibri" w:hAnsi="Calibri" w:cs="Times New Roman"/>
            <w:lang w:val="en-US"/>
            <w:rPrChange w:id="14683" w:author="UTENTE" w:date="2020-06-30T18:54:00Z">
              <w:rPr>
                <w:rFonts w:ascii="Calibri" w:eastAsia="Calibri" w:hAnsi="Calibri" w:cs="Times New Roman"/>
              </w:rPr>
            </w:rPrChange>
          </w:rPr>
          <w:t>446.</w:t>
        </w:r>
        <w:r w:rsidRPr="002709E2">
          <w:rPr>
            <w:rFonts w:ascii="Calibri" w:eastAsia="Calibri" w:hAnsi="Calibri" w:cs="Times New Roman"/>
            <w:lang w:val="en-US"/>
            <w:rPrChange w:id="14684" w:author="UTENTE" w:date="2020-06-30T18:54:00Z">
              <w:rPr>
                <w:rFonts w:ascii="Calibri" w:eastAsia="Calibri" w:hAnsi="Calibri" w:cs="Times New Roman"/>
              </w:rPr>
            </w:rPrChange>
          </w:rPr>
          <w:tab/>
          <w:t>mc "\"Nnh–!\""</w:t>
        </w:r>
      </w:ins>
    </w:p>
    <w:p w14:paraId="769775F2" w14:textId="77777777" w:rsidR="002709E2" w:rsidRPr="002709E2" w:rsidRDefault="002709E2" w:rsidP="002709E2">
      <w:pPr>
        <w:spacing w:line="600" w:lineRule="auto"/>
        <w:jc w:val="left"/>
        <w:rPr>
          <w:ins w:id="14685" w:author="UTENTE" w:date="2020-06-30T18:54:00Z"/>
          <w:rFonts w:ascii="Calibri" w:eastAsia="Calibri" w:hAnsi="Calibri" w:cs="Times New Roman"/>
          <w:lang w:val="en-US"/>
        </w:rPr>
      </w:pPr>
      <w:ins w:id="14686" w:author="UTENTE" w:date="2020-06-30T18:54:00Z">
        <w:r w:rsidRPr="002709E2">
          <w:rPr>
            <w:rFonts w:ascii="Calibri" w:eastAsia="Calibri" w:hAnsi="Calibri" w:cs="Times New Roman"/>
            <w:lang w:val="en-US"/>
          </w:rPr>
          <w:t>447.</w:t>
        </w:r>
        <w:r w:rsidRPr="002709E2">
          <w:rPr>
            <w:rFonts w:ascii="Calibri" w:eastAsia="Calibri" w:hAnsi="Calibri" w:cs="Times New Roman"/>
            <w:lang w:val="en-US"/>
          </w:rPr>
          <w:tab/>
          <w:t>n "A stabbing pain shoots through my body, making my eyes water and my stomach do an awful backflip."</w:t>
        </w:r>
      </w:ins>
    </w:p>
    <w:p w14:paraId="2B94CD0F" w14:textId="77777777" w:rsidR="002709E2" w:rsidRPr="002709E2" w:rsidRDefault="002709E2" w:rsidP="002709E2">
      <w:pPr>
        <w:spacing w:line="600" w:lineRule="auto"/>
        <w:jc w:val="left"/>
        <w:rPr>
          <w:ins w:id="14687" w:author="UTENTE" w:date="2020-06-30T18:54:00Z"/>
          <w:rFonts w:ascii="Calibri" w:eastAsia="Calibri" w:hAnsi="Calibri" w:cs="Times New Roman"/>
          <w:lang w:val="en-US"/>
        </w:rPr>
      </w:pPr>
      <w:ins w:id="14688" w:author="UTENTE" w:date="2020-06-30T18:54:00Z">
        <w:r w:rsidRPr="002709E2">
          <w:rPr>
            <w:rFonts w:ascii="Calibri" w:eastAsia="Calibri" w:hAnsi="Calibri" w:cs="Times New Roman"/>
            <w:lang w:val="en-US"/>
          </w:rPr>
          <w:t>448.</w:t>
        </w:r>
        <w:r w:rsidRPr="002709E2">
          <w:rPr>
            <w:rFonts w:ascii="Calibri" w:eastAsia="Calibri" w:hAnsi="Calibri" w:cs="Times New Roman"/>
            <w:lang w:val="en-US"/>
          </w:rPr>
          <w:tab/>
          <w:t>n "My first instinct is to try and shove Dominic away, but I force myself to stay calm."</w:t>
        </w:r>
      </w:ins>
    </w:p>
    <w:p w14:paraId="068B93F1" w14:textId="77777777" w:rsidR="002709E2" w:rsidRPr="002709E2" w:rsidRDefault="002709E2" w:rsidP="002709E2">
      <w:pPr>
        <w:spacing w:line="600" w:lineRule="auto"/>
        <w:jc w:val="left"/>
        <w:rPr>
          <w:ins w:id="14689" w:author="UTENTE" w:date="2020-06-30T18:54:00Z"/>
          <w:rFonts w:ascii="Calibri" w:eastAsia="Calibri" w:hAnsi="Calibri" w:cs="Times New Roman"/>
          <w:lang w:val="en-US"/>
        </w:rPr>
      </w:pPr>
      <w:ins w:id="14690" w:author="UTENTE" w:date="2020-06-30T18:54:00Z">
        <w:r w:rsidRPr="002709E2">
          <w:rPr>
            <w:rFonts w:ascii="Calibri" w:eastAsia="Calibri" w:hAnsi="Calibri" w:cs="Times New Roman"/>
            <w:lang w:val="en-US"/>
          </w:rPr>
          <w:t>449.</w:t>
        </w:r>
        <w:r w:rsidRPr="002709E2">
          <w:rPr>
            <w:rFonts w:ascii="Calibri" w:eastAsia="Calibri" w:hAnsi="Calibri" w:cs="Times New Roman"/>
            <w:lang w:val="en-US"/>
          </w:rPr>
          <w:tab/>
          <w:t>n "And then… {w}Bit by bit, the pain begins to sweeten."</w:t>
        </w:r>
      </w:ins>
    </w:p>
    <w:p w14:paraId="33B72FB6" w14:textId="77777777" w:rsidR="002709E2" w:rsidRPr="002709E2" w:rsidRDefault="002709E2" w:rsidP="002709E2">
      <w:pPr>
        <w:spacing w:line="600" w:lineRule="auto"/>
        <w:jc w:val="left"/>
        <w:rPr>
          <w:ins w:id="14691" w:author="UTENTE" w:date="2020-06-30T18:54:00Z"/>
          <w:rFonts w:ascii="Calibri" w:eastAsia="Calibri" w:hAnsi="Calibri" w:cs="Times New Roman"/>
          <w:lang w:val="en-US"/>
        </w:rPr>
      </w:pPr>
      <w:ins w:id="14692" w:author="UTENTE" w:date="2020-06-30T18:54:00Z">
        <w:r w:rsidRPr="002709E2">
          <w:rPr>
            <w:rFonts w:ascii="Calibri" w:eastAsia="Calibri" w:hAnsi="Calibri" w:cs="Times New Roman"/>
            <w:lang w:val="en-US"/>
          </w:rPr>
          <w:t>450.</w:t>
        </w:r>
        <w:r w:rsidRPr="002709E2">
          <w:rPr>
            <w:rFonts w:ascii="Calibri" w:eastAsia="Calibri" w:hAnsi="Calibri" w:cs="Times New Roman"/>
            <w:lang w:val="en-US"/>
          </w:rPr>
          <w:tab/>
          <w:t>d "\"…\""</w:t>
        </w:r>
      </w:ins>
    </w:p>
    <w:p w14:paraId="15AE2493" w14:textId="77777777" w:rsidR="002709E2" w:rsidRPr="002709E2" w:rsidRDefault="002709E2" w:rsidP="002709E2">
      <w:pPr>
        <w:spacing w:line="600" w:lineRule="auto"/>
        <w:jc w:val="left"/>
        <w:rPr>
          <w:ins w:id="14693" w:author="UTENTE" w:date="2020-06-30T18:54:00Z"/>
          <w:rFonts w:ascii="Calibri" w:eastAsia="Calibri" w:hAnsi="Calibri" w:cs="Times New Roman"/>
          <w:lang w:val="en-US"/>
        </w:rPr>
      </w:pPr>
      <w:ins w:id="14694" w:author="UTENTE" w:date="2020-06-30T18:54:00Z">
        <w:r w:rsidRPr="002709E2">
          <w:rPr>
            <w:rFonts w:ascii="Calibri" w:eastAsia="Calibri" w:hAnsi="Calibri" w:cs="Times New Roman"/>
            <w:lang w:val="en-US"/>
          </w:rPr>
          <w:t>451.</w:t>
        </w:r>
        <w:r w:rsidRPr="002709E2">
          <w:rPr>
            <w:rFonts w:ascii="Calibri" w:eastAsia="Calibri" w:hAnsi="Calibri" w:cs="Times New Roman"/>
            <w:lang w:val="en-US"/>
          </w:rPr>
          <w:tab/>
          <w:t>mc "\"A-aah… D-Dominic…\""</w:t>
        </w:r>
      </w:ins>
    </w:p>
    <w:p w14:paraId="54BDCB81" w14:textId="77777777" w:rsidR="002709E2" w:rsidRPr="002709E2" w:rsidRDefault="002709E2" w:rsidP="002709E2">
      <w:pPr>
        <w:spacing w:line="600" w:lineRule="auto"/>
        <w:jc w:val="left"/>
        <w:rPr>
          <w:ins w:id="14695" w:author="UTENTE" w:date="2020-06-30T18:54:00Z"/>
          <w:rFonts w:ascii="Calibri" w:eastAsia="Calibri" w:hAnsi="Calibri" w:cs="Times New Roman"/>
          <w:lang w:val="en-US"/>
        </w:rPr>
      </w:pPr>
      <w:ins w:id="14696" w:author="UTENTE" w:date="2020-06-30T18:54:00Z">
        <w:r w:rsidRPr="002709E2">
          <w:rPr>
            <w:rFonts w:ascii="Calibri" w:eastAsia="Calibri" w:hAnsi="Calibri" w:cs="Times New Roman"/>
            <w:lang w:val="en-US"/>
          </w:rPr>
          <w:t>452.</w:t>
        </w:r>
        <w:r w:rsidRPr="002709E2">
          <w:rPr>
            <w:rFonts w:ascii="Calibri" w:eastAsia="Calibri" w:hAnsi="Calibri" w:cs="Times New Roman"/>
            <w:lang w:val="en-US"/>
          </w:rPr>
          <w:tab/>
          <w:t>n "As he holds me tightly in his arms, burying his face against my neck, I start to feel a little dizzy."</w:t>
        </w:r>
      </w:ins>
    </w:p>
    <w:p w14:paraId="1035053C" w14:textId="77777777" w:rsidR="002709E2" w:rsidRPr="002709E2" w:rsidRDefault="002709E2" w:rsidP="002709E2">
      <w:pPr>
        <w:spacing w:line="600" w:lineRule="auto"/>
        <w:jc w:val="left"/>
        <w:rPr>
          <w:ins w:id="14697" w:author="UTENTE" w:date="2020-06-30T18:54:00Z"/>
          <w:rFonts w:ascii="Calibri" w:eastAsia="Calibri" w:hAnsi="Calibri" w:cs="Times New Roman"/>
          <w:lang w:val="en-US"/>
        </w:rPr>
      </w:pPr>
      <w:ins w:id="14698" w:author="UTENTE" w:date="2020-06-30T18:54:00Z">
        <w:r w:rsidRPr="002709E2">
          <w:rPr>
            <w:rFonts w:ascii="Calibri" w:eastAsia="Calibri" w:hAnsi="Calibri" w:cs="Times New Roman"/>
            <w:lang w:val="en-US"/>
          </w:rPr>
          <w:t>453.</w:t>
        </w:r>
        <w:r w:rsidRPr="002709E2">
          <w:rPr>
            <w:rFonts w:ascii="Calibri" w:eastAsia="Calibri" w:hAnsi="Calibri" w:cs="Times New Roman"/>
            <w:lang w:val="en-US"/>
          </w:rPr>
          <w:tab/>
          <w:t>n "My skin's growing hotter and hotter, and an unusual heat bubbles at the base of my spine."</w:t>
        </w:r>
      </w:ins>
    </w:p>
    <w:p w14:paraId="5D167B74" w14:textId="77777777" w:rsidR="002709E2" w:rsidRPr="002709E2" w:rsidRDefault="002709E2" w:rsidP="002709E2">
      <w:pPr>
        <w:spacing w:line="600" w:lineRule="auto"/>
        <w:jc w:val="left"/>
        <w:rPr>
          <w:ins w:id="14699" w:author="UTENTE" w:date="2020-06-30T18:54:00Z"/>
          <w:rFonts w:ascii="Calibri" w:eastAsia="Calibri" w:hAnsi="Calibri" w:cs="Times New Roman"/>
          <w:lang w:val="en-US"/>
        </w:rPr>
      </w:pPr>
      <w:ins w:id="14700" w:author="UTENTE" w:date="2020-06-30T18:54:00Z">
        <w:r w:rsidRPr="002709E2">
          <w:rPr>
            <w:rFonts w:ascii="Calibri" w:eastAsia="Calibri" w:hAnsi="Calibri" w:cs="Times New Roman"/>
            <w:lang w:val="en-US"/>
          </w:rPr>
          <w:t>454.</w:t>
        </w:r>
        <w:r w:rsidRPr="002709E2">
          <w:rPr>
            <w:rFonts w:ascii="Calibri" w:eastAsia="Calibri" w:hAnsi="Calibri" w:cs="Times New Roman"/>
            <w:lang w:val="en-US"/>
          </w:rPr>
          <w:tab/>
          <w:t>d "\"…Sweet…\""</w:t>
        </w:r>
      </w:ins>
    </w:p>
    <w:p w14:paraId="428AF4DF" w14:textId="77777777" w:rsidR="002709E2" w:rsidRPr="002709E2" w:rsidRDefault="002709E2" w:rsidP="002709E2">
      <w:pPr>
        <w:spacing w:line="600" w:lineRule="auto"/>
        <w:jc w:val="left"/>
        <w:rPr>
          <w:ins w:id="14701" w:author="UTENTE" w:date="2020-06-30T18:54:00Z"/>
          <w:rFonts w:ascii="Calibri" w:eastAsia="Calibri" w:hAnsi="Calibri" w:cs="Times New Roman"/>
          <w:lang w:val="en-US"/>
        </w:rPr>
      </w:pPr>
      <w:ins w:id="14702" w:author="UTENTE" w:date="2020-06-30T18:54:00Z">
        <w:r w:rsidRPr="002709E2">
          <w:rPr>
            <w:rFonts w:ascii="Calibri" w:eastAsia="Calibri" w:hAnsi="Calibri" w:cs="Times New Roman"/>
            <w:lang w:val="en-US"/>
          </w:rPr>
          <w:t>455.</w:t>
        </w:r>
        <w:r w:rsidRPr="002709E2">
          <w:rPr>
            <w:rFonts w:ascii="Calibri" w:eastAsia="Calibri" w:hAnsi="Calibri" w:cs="Times New Roman"/>
            <w:lang w:val="en-US"/>
          </w:rPr>
          <w:tab/>
          <w:t>n "Somehow, I manage to hear Dominic's low growl –{w} but it feels like his voice is almost coming from inside my mind."</w:t>
        </w:r>
      </w:ins>
    </w:p>
    <w:p w14:paraId="67E0DFC8" w14:textId="77777777" w:rsidR="002709E2" w:rsidRPr="002709E2" w:rsidRDefault="002709E2" w:rsidP="002709E2">
      <w:pPr>
        <w:spacing w:line="600" w:lineRule="auto"/>
        <w:jc w:val="left"/>
        <w:rPr>
          <w:ins w:id="14703" w:author="UTENTE" w:date="2020-06-30T18:54:00Z"/>
          <w:rFonts w:ascii="Calibri" w:eastAsia="Calibri" w:hAnsi="Calibri" w:cs="Times New Roman"/>
          <w:lang w:val="en-US"/>
        </w:rPr>
      </w:pPr>
      <w:ins w:id="14704" w:author="UTENTE" w:date="2020-06-30T18:54:00Z">
        <w:r w:rsidRPr="002709E2">
          <w:rPr>
            <w:rFonts w:ascii="Calibri" w:eastAsia="Calibri" w:hAnsi="Calibri" w:cs="Times New Roman"/>
            <w:lang w:val="en-US"/>
          </w:rPr>
          <w:t>456.</w:t>
        </w:r>
        <w:r w:rsidRPr="002709E2">
          <w:rPr>
            <w:rFonts w:ascii="Calibri" w:eastAsia="Calibri" w:hAnsi="Calibri" w:cs="Times New Roman"/>
            <w:lang w:val="en-US"/>
          </w:rPr>
          <w:tab/>
          <w:t>n "The pounding bass fades far into the distance, as all I can hear and feel is Dominic, his fangs buried in me as he suckles hungrily at my flesh."</w:t>
        </w:r>
      </w:ins>
    </w:p>
    <w:p w14:paraId="38F5F484" w14:textId="77777777" w:rsidR="002709E2" w:rsidRPr="002709E2" w:rsidRDefault="002709E2" w:rsidP="002709E2">
      <w:pPr>
        <w:spacing w:line="600" w:lineRule="auto"/>
        <w:jc w:val="left"/>
        <w:rPr>
          <w:ins w:id="14705" w:author="UTENTE" w:date="2020-06-30T18:54:00Z"/>
          <w:rFonts w:ascii="Calibri" w:eastAsia="Calibri" w:hAnsi="Calibri" w:cs="Times New Roman"/>
        </w:rPr>
      </w:pPr>
      <w:ins w:id="14706" w:author="UTENTE" w:date="2020-06-30T18:54:00Z">
        <w:r w:rsidRPr="002709E2">
          <w:rPr>
            <w:rFonts w:ascii="Calibri" w:eastAsia="Calibri" w:hAnsi="Calibri" w:cs="Times New Roman"/>
          </w:rPr>
          <w:t>457.</w:t>
        </w:r>
        <w:r w:rsidRPr="002709E2">
          <w:rPr>
            <w:rFonts w:ascii="Calibri" w:eastAsia="Calibri" w:hAnsi="Calibri" w:cs="Times New Roman"/>
          </w:rPr>
          <w:tab/>
          <w:t>mc "\"Mmh… haah…\"" </w:t>
        </w:r>
        <w:r w:rsidRPr="002709E2">
          <w:rPr>
            <w:rFonts w:ascii="Calibri" w:eastAsia="Calibri" w:hAnsi="Calibri" w:cs="Times New Roman"/>
          </w:rPr>
          <w:br w:type="page"/>
        </w:r>
      </w:ins>
    </w:p>
    <w:p w14:paraId="4EB24544" w14:textId="77777777" w:rsidR="002709E2" w:rsidRPr="002709E2" w:rsidRDefault="002709E2" w:rsidP="002709E2">
      <w:pPr>
        <w:spacing w:line="600" w:lineRule="auto"/>
        <w:jc w:val="left"/>
        <w:rPr>
          <w:ins w:id="14707" w:author="UTENTE" w:date="2020-06-30T18:54:00Z"/>
          <w:rFonts w:ascii="Calibri" w:eastAsia="Calibri" w:hAnsi="Calibri" w:cs="Times New Roman"/>
        </w:rPr>
      </w:pPr>
      <w:ins w:id="14708" w:author="UTENTE" w:date="2020-06-30T18:54:00Z">
        <w:r w:rsidRPr="002709E2">
          <w:rPr>
            <w:rFonts w:ascii="Calibri" w:eastAsia="Calibri" w:hAnsi="Calibri" w:cs="Times New Roman"/>
          </w:rPr>
          <w:lastRenderedPageBreak/>
          <w:t>445.</w:t>
        </w:r>
        <w:r w:rsidRPr="002709E2">
          <w:rPr>
            <w:rFonts w:ascii="Calibri" w:eastAsia="Calibri" w:hAnsi="Calibri" w:cs="Times New Roman"/>
          </w:rPr>
          <w:tab/>
          <w:t>n "Poi, si ferma, e il mondo attorno a me sembra congelarsi per un attimo…"</w:t>
        </w:r>
      </w:ins>
    </w:p>
    <w:p w14:paraId="28182F53" w14:textId="77777777" w:rsidR="002709E2" w:rsidRPr="002709E2" w:rsidRDefault="002709E2" w:rsidP="002709E2">
      <w:pPr>
        <w:spacing w:line="600" w:lineRule="auto"/>
        <w:jc w:val="left"/>
        <w:rPr>
          <w:ins w:id="14709" w:author="UTENTE" w:date="2020-06-30T18:54:00Z"/>
          <w:rFonts w:ascii="Calibri" w:eastAsia="Calibri" w:hAnsi="Calibri" w:cs="Times New Roman"/>
        </w:rPr>
      </w:pPr>
      <w:ins w:id="14710" w:author="UTENTE" w:date="2020-06-30T18:54:00Z">
        <w:r w:rsidRPr="002709E2">
          <w:rPr>
            <w:rFonts w:ascii="Calibri" w:eastAsia="Calibri" w:hAnsi="Calibri" w:cs="Times New Roman"/>
          </w:rPr>
          <w:t>446.</w:t>
        </w:r>
        <w:r w:rsidRPr="002709E2">
          <w:rPr>
            <w:rFonts w:ascii="Calibri" w:eastAsia="Calibri" w:hAnsi="Calibri" w:cs="Times New Roman"/>
          </w:rPr>
          <w:tab/>
          <w:t>mc "\"Nnh-!\""</w:t>
        </w:r>
      </w:ins>
    </w:p>
    <w:p w14:paraId="42DC5307" w14:textId="77777777" w:rsidR="002709E2" w:rsidRPr="002709E2" w:rsidRDefault="002709E2" w:rsidP="002709E2">
      <w:pPr>
        <w:spacing w:line="600" w:lineRule="auto"/>
        <w:jc w:val="left"/>
        <w:rPr>
          <w:ins w:id="14711" w:author="UTENTE" w:date="2020-06-30T18:54:00Z"/>
          <w:rFonts w:ascii="Calibri" w:eastAsia="Calibri" w:hAnsi="Calibri" w:cs="Times New Roman"/>
        </w:rPr>
      </w:pPr>
      <w:ins w:id="14712" w:author="UTENTE" w:date="2020-06-30T18:54:00Z">
        <w:r w:rsidRPr="002709E2">
          <w:rPr>
            <w:rFonts w:ascii="Calibri" w:eastAsia="Calibri" w:hAnsi="Calibri" w:cs="Times New Roman"/>
          </w:rPr>
          <w:t>447.</w:t>
        </w:r>
        <w:r w:rsidRPr="002709E2">
          <w:rPr>
            <w:rFonts w:ascii="Calibri" w:eastAsia="Calibri" w:hAnsi="Calibri" w:cs="Times New Roman"/>
          </w:rPr>
          <w:tab/>
          <w:t>n "Un dolore lancinante mi attraversa il corpo, facendomi venire le lacrime agli occhi e facendomi rivoltare lo stomaco."</w:t>
        </w:r>
      </w:ins>
    </w:p>
    <w:p w14:paraId="1969FF26" w14:textId="77777777" w:rsidR="002709E2" w:rsidRPr="002709E2" w:rsidRDefault="002709E2" w:rsidP="002709E2">
      <w:pPr>
        <w:spacing w:line="600" w:lineRule="auto"/>
        <w:jc w:val="left"/>
        <w:rPr>
          <w:ins w:id="14713" w:author="UTENTE" w:date="2020-06-30T18:54:00Z"/>
          <w:rFonts w:ascii="Calibri" w:eastAsia="Calibri" w:hAnsi="Calibri" w:cs="Times New Roman"/>
        </w:rPr>
      </w:pPr>
      <w:ins w:id="14714" w:author="UTENTE" w:date="2020-06-30T18:54:00Z">
        <w:r w:rsidRPr="002709E2">
          <w:rPr>
            <w:rFonts w:ascii="Calibri" w:eastAsia="Calibri" w:hAnsi="Calibri" w:cs="Times New Roman"/>
          </w:rPr>
          <w:t>448.</w:t>
        </w:r>
        <w:r w:rsidRPr="002709E2">
          <w:rPr>
            <w:rFonts w:ascii="Calibri" w:eastAsia="Calibri" w:hAnsi="Calibri" w:cs="Times New Roman"/>
          </w:rPr>
          <w:tab/>
          <w:t>n "Il mio primo istinto è quello di provare ad allontanare Dominic, ma mi costringo a rimanere calmo."</w:t>
        </w:r>
      </w:ins>
    </w:p>
    <w:p w14:paraId="126E12D9" w14:textId="77777777" w:rsidR="002709E2" w:rsidRPr="002709E2" w:rsidRDefault="002709E2" w:rsidP="002709E2">
      <w:pPr>
        <w:spacing w:line="600" w:lineRule="auto"/>
        <w:jc w:val="left"/>
        <w:rPr>
          <w:ins w:id="14715" w:author="UTENTE" w:date="2020-06-30T18:54:00Z"/>
          <w:rFonts w:ascii="Calibri" w:eastAsia="Calibri" w:hAnsi="Calibri" w:cs="Times New Roman"/>
        </w:rPr>
      </w:pPr>
      <w:ins w:id="14716" w:author="UTENTE" w:date="2020-06-30T18:54:00Z">
        <w:r w:rsidRPr="002709E2">
          <w:rPr>
            <w:rFonts w:ascii="Calibri" w:eastAsia="Calibri" w:hAnsi="Calibri" w:cs="Times New Roman"/>
          </w:rPr>
          <w:t>449.</w:t>
        </w:r>
        <w:r w:rsidRPr="002709E2">
          <w:rPr>
            <w:rFonts w:ascii="Calibri" w:eastAsia="Calibri" w:hAnsi="Calibri" w:cs="Times New Roman"/>
          </w:rPr>
          <w:tab/>
          <w:t>n "E poi… {w}Piano piano, il dolore inizia ad addolcirsi."</w:t>
        </w:r>
      </w:ins>
    </w:p>
    <w:p w14:paraId="23D5D198" w14:textId="77777777" w:rsidR="002709E2" w:rsidRPr="002709E2" w:rsidRDefault="002709E2" w:rsidP="002709E2">
      <w:pPr>
        <w:spacing w:line="600" w:lineRule="auto"/>
        <w:jc w:val="left"/>
        <w:rPr>
          <w:ins w:id="14717" w:author="UTENTE" w:date="2020-06-30T18:54:00Z"/>
          <w:rFonts w:ascii="Calibri" w:eastAsia="Calibri" w:hAnsi="Calibri" w:cs="Times New Roman"/>
          <w:lang w:val="en-US"/>
          <w:rPrChange w:id="14718" w:author="UTENTE" w:date="2020-06-30T18:54:00Z">
            <w:rPr>
              <w:ins w:id="14719" w:author="UTENTE" w:date="2020-06-30T18:54:00Z"/>
              <w:rFonts w:ascii="Calibri" w:eastAsia="Calibri" w:hAnsi="Calibri" w:cs="Times New Roman"/>
            </w:rPr>
          </w:rPrChange>
        </w:rPr>
      </w:pPr>
      <w:ins w:id="14720" w:author="UTENTE" w:date="2020-06-30T18:54:00Z">
        <w:r w:rsidRPr="002709E2">
          <w:rPr>
            <w:rFonts w:ascii="Calibri" w:eastAsia="Calibri" w:hAnsi="Calibri" w:cs="Times New Roman"/>
            <w:lang w:val="en-US"/>
            <w:rPrChange w:id="14721" w:author="UTENTE" w:date="2020-06-30T18:54:00Z">
              <w:rPr>
                <w:rFonts w:ascii="Calibri" w:eastAsia="Calibri" w:hAnsi="Calibri" w:cs="Times New Roman"/>
              </w:rPr>
            </w:rPrChange>
          </w:rPr>
          <w:t>450.</w:t>
        </w:r>
        <w:r w:rsidRPr="002709E2">
          <w:rPr>
            <w:rFonts w:ascii="Calibri" w:eastAsia="Calibri" w:hAnsi="Calibri" w:cs="Times New Roman"/>
            <w:lang w:val="en-US"/>
            <w:rPrChange w:id="14722" w:author="UTENTE" w:date="2020-06-30T18:54:00Z">
              <w:rPr>
                <w:rFonts w:ascii="Calibri" w:eastAsia="Calibri" w:hAnsi="Calibri" w:cs="Times New Roman"/>
              </w:rPr>
            </w:rPrChange>
          </w:rPr>
          <w:tab/>
          <w:t>d "\"…\""</w:t>
        </w:r>
      </w:ins>
    </w:p>
    <w:p w14:paraId="5CD687FD" w14:textId="77777777" w:rsidR="002709E2" w:rsidRPr="002709E2" w:rsidRDefault="002709E2" w:rsidP="002709E2">
      <w:pPr>
        <w:spacing w:line="600" w:lineRule="auto"/>
        <w:jc w:val="left"/>
        <w:rPr>
          <w:ins w:id="14723" w:author="UTENTE" w:date="2020-06-30T18:54:00Z"/>
          <w:rFonts w:ascii="Calibri" w:eastAsia="Calibri" w:hAnsi="Calibri" w:cs="Times New Roman"/>
          <w:lang w:val="en-US"/>
          <w:rPrChange w:id="14724" w:author="UTENTE" w:date="2020-06-30T18:54:00Z">
            <w:rPr>
              <w:ins w:id="14725" w:author="UTENTE" w:date="2020-06-30T18:54:00Z"/>
              <w:rFonts w:ascii="Calibri" w:eastAsia="Calibri" w:hAnsi="Calibri" w:cs="Times New Roman"/>
            </w:rPr>
          </w:rPrChange>
        </w:rPr>
      </w:pPr>
      <w:ins w:id="14726" w:author="UTENTE" w:date="2020-06-30T18:54:00Z">
        <w:r w:rsidRPr="002709E2">
          <w:rPr>
            <w:rFonts w:ascii="Calibri" w:eastAsia="Calibri" w:hAnsi="Calibri" w:cs="Times New Roman"/>
            <w:lang w:val="en-US"/>
            <w:rPrChange w:id="14727" w:author="UTENTE" w:date="2020-06-30T18:54:00Z">
              <w:rPr>
                <w:rFonts w:ascii="Calibri" w:eastAsia="Calibri" w:hAnsi="Calibri" w:cs="Times New Roman"/>
              </w:rPr>
            </w:rPrChange>
          </w:rPr>
          <w:t>451.</w:t>
        </w:r>
        <w:r w:rsidRPr="002709E2">
          <w:rPr>
            <w:rFonts w:ascii="Calibri" w:eastAsia="Calibri" w:hAnsi="Calibri" w:cs="Times New Roman"/>
            <w:lang w:val="en-US"/>
            <w:rPrChange w:id="14728" w:author="UTENTE" w:date="2020-06-30T18:54:00Z">
              <w:rPr>
                <w:rFonts w:ascii="Calibri" w:eastAsia="Calibri" w:hAnsi="Calibri" w:cs="Times New Roman"/>
              </w:rPr>
            </w:rPrChange>
          </w:rPr>
          <w:tab/>
          <w:t>mc "\"A-ah… Dominic…\""</w:t>
        </w:r>
      </w:ins>
    </w:p>
    <w:p w14:paraId="2D2BD199" w14:textId="77777777" w:rsidR="002709E2" w:rsidRPr="002709E2" w:rsidRDefault="002709E2" w:rsidP="002709E2">
      <w:pPr>
        <w:spacing w:line="600" w:lineRule="auto"/>
        <w:jc w:val="left"/>
        <w:rPr>
          <w:ins w:id="14729" w:author="UTENTE" w:date="2020-06-30T18:54:00Z"/>
          <w:rFonts w:ascii="Calibri" w:eastAsia="Calibri" w:hAnsi="Calibri" w:cs="Times New Roman"/>
        </w:rPr>
      </w:pPr>
      <w:ins w:id="14730" w:author="UTENTE" w:date="2020-06-30T18:54:00Z">
        <w:r w:rsidRPr="002709E2">
          <w:rPr>
            <w:rFonts w:ascii="Calibri" w:eastAsia="Calibri" w:hAnsi="Calibri" w:cs="Times New Roman"/>
          </w:rPr>
          <w:t>452.</w:t>
        </w:r>
        <w:r w:rsidRPr="002709E2">
          <w:rPr>
            <w:rFonts w:ascii="Calibri" w:eastAsia="Calibri" w:hAnsi="Calibri" w:cs="Times New Roman"/>
          </w:rPr>
          <w:tab/>
          <w:t>n "Mentre mi tiene stretto fra le sue braccia, nascondendo la sua faccia contro il mio collo, inizio a sentirmi un po' frastornato."</w:t>
        </w:r>
      </w:ins>
    </w:p>
    <w:p w14:paraId="0514A883" w14:textId="77777777" w:rsidR="002709E2" w:rsidRPr="002709E2" w:rsidRDefault="002709E2" w:rsidP="002709E2">
      <w:pPr>
        <w:spacing w:line="600" w:lineRule="auto"/>
        <w:jc w:val="left"/>
        <w:rPr>
          <w:ins w:id="14731" w:author="UTENTE" w:date="2020-06-30T18:54:00Z"/>
          <w:rFonts w:ascii="Calibri" w:eastAsia="Calibri" w:hAnsi="Calibri" w:cs="Times New Roman"/>
        </w:rPr>
      </w:pPr>
      <w:ins w:id="14732" w:author="UTENTE" w:date="2020-06-30T18:54:00Z">
        <w:r w:rsidRPr="002709E2">
          <w:rPr>
            <w:rFonts w:ascii="Calibri" w:eastAsia="Calibri" w:hAnsi="Calibri" w:cs="Times New Roman"/>
          </w:rPr>
          <w:t>453.</w:t>
        </w:r>
        <w:r w:rsidRPr="002709E2">
          <w:rPr>
            <w:rFonts w:ascii="Calibri" w:eastAsia="Calibri" w:hAnsi="Calibri" w:cs="Times New Roman"/>
          </w:rPr>
          <w:tab/>
          <w:t>n "La mia pelle diventa sempre più calda, e sento un'insolita bolla di calore alla base della mia spina dorsale."</w:t>
        </w:r>
      </w:ins>
    </w:p>
    <w:p w14:paraId="04915979" w14:textId="77777777" w:rsidR="002709E2" w:rsidRPr="002709E2" w:rsidRDefault="002709E2" w:rsidP="002709E2">
      <w:pPr>
        <w:spacing w:line="600" w:lineRule="auto"/>
        <w:jc w:val="left"/>
        <w:rPr>
          <w:ins w:id="14733" w:author="UTENTE" w:date="2020-06-30T18:54:00Z"/>
          <w:rFonts w:ascii="Calibri" w:eastAsia="Calibri" w:hAnsi="Calibri" w:cs="Times New Roman"/>
        </w:rPr>
      </w:pPr>
      <w:ins w:id="14734" w:author="UTENTE" w:date="2020-06-30T18:54:00Z">
        <w:r w:rsidRPr="002709E2">
          <w:rPr>
            <w:rFonts w:ascii="Calibri" w:eastAsia="Calibri" w:hAnsi="Calibri" w:cs="Times New Roman"/>
          </w:rPr>
          <w:t>454.</w:t>
        </w:r>
        <w:r w:rsidRPr="002709E2">
          <w:rPr>
            <w:rFonts w:ascii="Calibri" w:eastAsia="Calibri" w:hAnsi="Calibri" w:cs="Times New Roman"/>
          </w:rPr>
          <w:tab/>
          <w:t>d "\"…Dolce…\""</w:t>
        </w:r>
      </w:ins>
    </w:p>
    <w:p w14:paraId="57222D0E" w14:textId="77777777" w:rsidR="002709E2" w:rsidRPr="002709E2" w:rsidRDefault="002709E2" w:rsidP="002709E2">
      <w:pPr>
        <w:spacing w:line="600" w:lineRule="auto"/>
        <w:jc w:val="left"/>
        <w:rPr>
          <w:ins w:id="14735" w:author="UTENTE" w:date="2020-06-30T18:54:00Z"/>
          <w:rFonts w:ascii="Calibri" w:eastAsia="Calibri" w:hAnsi="Calibri" w:cs="Times New Roman"/>
        </w:rPr>
      </w:pPr>
      <w:ins w:id="14736" w:author="UTENTE" w:date="2020-06-30T18:54:00Z">
        <w:r w:rsidRPr="002709E2">
          <w:rPr>
            <w:rFonts w:ascii="Calibri" w:eastAsia="Calibri" w:hAnsi="Calibri" w:cs="Times New Roman"/>
          </w:rPr>
          <w:t>455.</w:t>
        </w:r>
        <w:r w:rsidRPr="002709E2">
          <w:rPr>
            <w:rFonts w:ascii="Calibri" w:eastAsia="Calibri" w:hAnsi="Calibri" w:cs="Times New Roman"/>
          </w:rPr>
          <w:tab/>
          <w:t>n "In qualche modo, riesco a sentire il basso ringhiare di Dominic - {w} ma sembra che la sua voce venga quasi dalla mia mente stessa."</w:t>
        </w:r>
      </w:ins>
    </w:p>
    <w:p w14:paraId="55275178" w14:textId="77777777" w:rsidR="002709E2" w:rsidRPr="002709E2" w:rsidRDefault="002709E2" w:rsidP="002709E2">
      <w:pPr>
        <w:spacing w:line="600" w:lineRule="auto"/>
        <w:jc w:val="left"/>
        <w:rPr>
          <w:ins w:id="14737" w:author="UTENTE" w:date="2020-06-30T18:54:00Z"/>
          <w:rFonts w:ascii="Calibri" w:eastAsia="Calibri" w:hAnsi="Calibri" w:cs="Times New Roman"/>
        </w:rPr>
      </w:pPr>
      <w:ins w:id="14738" w:author="UTENTE" w:date="2020-06-30T18:54:00Z">
        <w:r w:rsidRPr="002709E2">
          <w:rPr>
            <w:rFonts w:ascii="Calibri" w:eastAsia="Calibri" w:hAnsi="Calibri" w:cs="Times New Roman"/>
          </w:rPr>
          <w:t>456.</w:t>
        </w:r>
        <w:r w:rsidRPr="002709E2">
          <w:rPr>
            <w:rFonts w:ascii="Calibri" w:eastAsia="Calibri" w:hAnsi="Calibri" w:cs="Times New Roman"/>
          </w:rPr>
          <w:tab/>
          <w:t>n "I bassi martellanti svaniscono, distanti, e tutto quello che sento e percepisco è Dominic, i suoi canini affondati dentro di me, mentre succhia affamato dalla mia carne."</w:t>
        </w:r>
      </w:ins>
    </w:p>
    <w:p w14:paraId="606D4B33" w14:textId="77777777" w:rsidR="002709E2" w:rsidRPr="002709E2" w:rsidRDefault="002709E2" w:rsidP="002709E2">
      <w:pPr>
        <w:spacing w:line="600" w:lineRule="auto"/>
        <w:jc w:val="left"/>
        <w:rPr>
          <w:ins w:id="14739" w:author="UTENTE" w:date="2020-06-30T18:54:00Z"/>
          <w:rFonts w:ascii="Calibri" w:eastAsia="Calibri" w:hAnsi="Calibri" w:cs="Times New Roman"/>
          <w:lang w:val="en-US"/>
          <w:rPrChange w:id="14740" w:author="UTENTE" w:date="2020-06-30T18:54:00Z">
            <w:rPr>
              <w:ins w:id="14741" w:author="UTENTE" w:date="2020-06-30T18:54:00Z"/>
              <w:rFonts w:ascii="Calibri" w:eastAsia="Calibri" w:hAnsi="Calibri" w:cs="Times New Roman"/>
            </w:rPr>
          </w:rPrChange>
        </w:rPr>
      </w:pPr>
      <w:ins w:id="14742" w:author="UTENTE" w:date="2020-06-30T18:54:00Z">
        <w:r w:rsidRPr="002709E2">
          <w:rPr>
            <w:rFonts w:ascii="Calibri" w:eastAsia="Calibri" w:hAnsi="Calibri" w:cs="Times New Roman"/>
            <w:lang w:val="en-US"/>
            <w:rPrChange w:id="14743" w:author="UTENTE" w:date="2020-06-30T18:54:00Z">
              <w:rPr>
                <w:rFonts w:ascii="Calibri" w:eastAsia="Calibri" w:hAnsi="Calibri" w:cs="Times New Roman"/>
              </w:rPr>
            </w:rPrChange>
          </w:rPr>
          <w:t>457.</w:t>
        </w:r>
        <w:r w:rsidRPr="002709E2">
          <w:rPr>
            <w:rFonts w:ascii="Calibri" w:eastAsia="Calibri" w:hAnsi="Calibri" w:cs="Times New Roman"/>
            <w:lang w:val="en-US"/>
            <w:rPrChange w:id="14744" w:author="UTENTE" w:date="2020-06-30T18:54:00Z">
              <w:rPr>
                <w:rFonts w:ascii="Calibri" w:eastAsia="Calibri" w:hAnsi="Calibri" w:cs="Times New Roman"/>
              </w:rPr>
            </w:rPrChange>
          </w:rPr>
          <w:tab/>
          <w:t>mc "\"Mmh… haah…\"" </w:t>
        </w:r>
        <w:r w:rsidRPr="002709E2">
          <w:rPr>
            <w:rFonts w:ascii="Calibri" w:eastAsia="Calibri" w:hAnsi="Calibri" w:cs="Times New Roman"/>
            <w:lang w:val="en-US"/>
            <w:rPrChange w:id="14745" w:author="UTENTE" w:date="2020-06-30T18:54:00Z">
              <w:rPr>
                <w:rFonts w:ascii="Calibri" w:eastAsia="Calibri" w:hAnsi="Calibri" w:cs="Times New Roman"/>
              </w:rPr>
            </w:rPrChange>
          </w:rPr>
          <w:br w:type="page"/>
        </w:r>
      </w:ins>
    </w:p>
    <w:p w14:paraId="5BEABEDD" w14:textId="77777777" w:rsidR="002709E2" w:rsidRPr="002709E2" w:rsidRDefault="002709E2" w:rsidP="002709E2">
      <w:pPr>
        <w:spacing w:line="600" w:lineRule="auto"/>
        <w:jc w:val="left"/>
        <w:rPr>
          <w:ins w:id="14746" w:author="UTENTE" w:date="2020-06-30T18:54:00Z"/>
          <w:rFonts w:ascii="Calibri" w:eastAsia="Calibri" w:hAnsi="Calibri" w:cs="Times New Roman"/>
          <w:lang w:val="en-US"/>
        </w:rPr>
      </w:pPr>
      <w:ins w:id="14747" w:author="UTENTE" w:date="2020-06-30T18:54:00Z">
        <w:r w:rsidRPr="002709E2">
          <w:rPr>
            <w:rFonts w:ascii="Calibri" w:eastAsia="Calibri" w:hAnsi="Calibri" w:cs="Times New Roman"/>
            <w:lang w:val="en-US"/>
          </w:rPr>
          <w:lastRenderedPageBreak/>
          <w:t>458.</w:t>
        </w:r>
        <w:r w:rsidRPr="002709E2">
          <w:rPr>
            <w:rFonts w:ascii="Calibri" w:eastAsia="Calibri" w:hAnsi="Calibri" w:cs="Times New Roman"/>
            <w:lang w:val="en-US"/>
          </w:rPr>
          <w:tab/>
          <w:t>n "This is complete surrender…{w} if he wanted to, he could drain me dry right now, and no one would notice – it's too dark and crowded."</w:t>
        </w:r>
      </w:ins>
    </w:p>
    <w:p w14:paraId="57A90E3C" w14:textId="77777777" w:rsidR="002709E2" w:rsidRPr="002709E2" w:rsidRDefault="002709E2" w:rsidP="002709E2">
      <w:pPr>
        <w:spacing w:line="600" w:lineRule="auto"/>
        <w:jc w:val="left"/>
        <w:rPr>
          <w:ins w:id="14748" w:author="UTENTE" w:date="2020-06-30T18:54:00Z"/>
          <w:rFonts w:ascii="Calibri" w:eastAsia="Calibri" w:hAnsi="Calibri" w:cs="Times New Roman"/>
          <w:lang w:val="en-US"/>
        </w:rPr>
      </w:pPr>
      <w:ins w:id="14749" w:author="UTENTE" w:date="2020-06-30T18:54:00Z">
        <w:r w:rsidRPr="002709E2">
          <w:rPr>
            <w:rFonts w:ascii="Calibri" w:eastAsia="Calibri" w:hAnsi="Calibri" w:cs="Times New Roman"/>
            <w:lang w:val="en-US"/>
          </w:rPr>
          <w:t>459.</w:t>
        </w:r>
        <w:r w:rsidRPr="002709E2">
          <w:rPr>
            <w:rFonts w:ascii="Calibri" w:eastAsia="Calibri" w:hAnsi="Calibri" w:cs="Times New Roman"/>
            <w:lang w:val="en-US"/>
          </w:rPr>
          <w:tab/>
          <w:t>n "But I don't feel scared.{w} My heart's pounding a mile a minute, but all I can think of is giving myself to him…{w} more, more, more."</w:t>
        </w:r>
      </w:ins>
    </w:p>
    <w:p w14:paraId="0B93E77F" w14:textId="77777777" w:rsidR="002709E2" w:rsidRPr="002709E2" w:rsidRDefault="002709E2" w:rsidP="002709E2">
      <w:pPr>
        <w:spacing w:line="600" w:lineRule="auto"/>
        <w:jc w:val="left"/>
        <w:rPr>
          <w:ins w:id="14750" w:author="UTENTE" w:date="2020-06-30T18:54:00Z"/>
          <w:rFonts w:ascii="Calibri" w:eastAsia="Calibri" w:hAnsi="Calibri" w:cs="Times New Roman"/>
          <w:lang w:val="en-US"/>
        </w:rPr>
      </w:pPr>
      <w:ins w:id="14751" w:author="UTENTE" w:date="2020-06-30T18:54:00Z">
        <w:r w:rsidRPr="002709E2">
          <w:rPr>
            <w:rFonts w:ascii="Calibri" w:eastAsia="Calibri" w:hAnsi="Calibri" w:cs="Times New Roman"/>
            <w:lang w:val="en-US"/>
          </w:rPr>
          <w:t>460.</w:t>
        </w:r>
        <w:r w:rsidRPr="002709E2">
          <w:rPr>
            <w:rFonts w:ascii="Calibri" w:eastAsia="Calibri" w:hAnsi="Calibri" w:cs="Times New Roman"/>
            <w:lang w:val="en-US"/>
          </w:rPr>
          <w:tab/>
          <w:t>mc "\"Nn… aah…\""</w:t>
        </w:r>
      </w:ins>
    </w:p>
    <w:p w14:paraId="4424A27E" w14:textId="77777777" w:rsidR="002709E2" w:rsidRPr="002709E2" w:rsidRDefault="002709E2" w:rsidP="002709E2">
      <w:pPr>
        <w:spacing w:line="600" w:lineRule="auto"/>
        <w:jc w:val="left"/>
        <w:rPr>
          <w:ins w:id="14752" w:author="UTENTE" w:date="2020-06-30T18:54:00Z"/>
          <w:rFonts w:ascii="Calibri" w:eastAsia="Calibri" w:hAnsi="Calibri" w:cs="Times New Roman"/>
          <w:lang w:val="en-US"/>
        </w:rPr>
      </w:pPr>
      <w:ins w:id="14753" w:author="UTENTE" w:date="2020-06-30T18:54:00Z">
        <w:r w:rsidRPr="002709E2">
          <w:rPr>
            <w:rFonts w:ascii="Calibri" w:eastAsia="Calibri" w:hAnsi="Calibri" w:cs="Times New Roman"/>
            <w:lang w:val="en-US"/>
          </w:rPr>
          <w:t>461.</w:t>
        </w:r>
        <w:r w:rsidRPr="002709E2">
          <w:rPr>
            <w:rFonts w:ascii="Calibri" w:eastAsia="Calibri" w:hAnsi="Calibri" w:cs="Times New Roman"/>
            <w:lang w:val="en-US"/>
          </w:rPr>
          <w:tab/>
          <w:t>n "When Dominic finally pulls back, licking a red drop off his upper lip, I struggle to catch my breath."</w:t>
        </w:r>
      </w:ins>
    </w:p>
    <w:p w14:paraId="4C7A8DD2" w14:textId="77777777" w:rsidR="002709E2" w:rsidRPr="002709E2" w:rsidRDefault="002709E2" w:rsidP="002709E2">
      <w:pPr>
        <w:spacing w:line="600" w:lineRule="auto"/>
        <w:jc w:val="left"/>
        <w:rPr>
          <w:ins w:id="14754" w:author="UTENTE" w:date="2020-06-30T18:54:00Z"/>
          <w:rFonts w:ascii="Calibri" w:eastAsia="Calibri" w:hAnsi="Calibri" w:cs="Times New Roman"/>
          <w:lang w:val="en-US"/>
        </w:rPr>
      </w:pPr>
      <w:ins w:id="14755" w:author="UTENTE" w:date="2020-06-30T18:54:00Z">
        <w:r w:rsidRPr="002709E2">
          <w:rPr>
            <w:rFonts w:ascii="Calibri" w:eastAsia="Calibri" w:hAnsi="Calibri" w:cs="Times New Roman"/>
            <w:lang w:val="en-US"/>
          </w:rPr>
          <w:t>462.</w:t>
        </w:r>
        <w:r w:rsidRPr="002709E2">
          <w:rPr>
            <w:rFonts w:ascii="Calibri" w:eastAsia="Calibri" w:hAnsi="Calibri" w:cs="Times New Roman"/>
            <w:lang w:val="en-US"/>
          </w:rPr>
          <w:tab/>
          <w:t>n "He must've noticed my reaction, because he gives me a long, feral smirk and brushes his fingertips against my throat."</w:t>
        </w:r>
      </w:ins>
    </w:p>
    <w:p w14:paraId="149F8729" w14:textId="77777777" w:rsidR="002709E2" w:rsidRPr="002709E2" w:rsidRDefault="002709E2" w:rsidP="002709E2">
      <w:pPr>
        <w:spacing w:line="600" w:lineRule="auto"/>
        <w:jc w:val="left"/>
        <w:rPr>
          <w:ins w:id="14756" w:author="UTENTE" w:date="2020-06-30T18:54:00Z"/>
          <w:rFonts w:ascii="Calibri" w:eastAsia="Calibri" w:hAnsi="Calibri" w:cs="Times New Roman"/>
          <w:lang w:val="en-US"/>
        </w:rPr>
      </w:pPr>
      <w:ins w:id="14757" w:author="UTENTE" w:date="2020-06-30T18:54:00Z">
        <w:r w:rsidRPr="002709E2">
          <w:rPr>
            <w:rFonts w:ascii="Calibri" w:eastAsia="Calibri" w:hAnsi="Calibri" w:cs="Times New Roman"/>
            <w:lang w:val="en-US"/>
          </w:rPr>
          <w:t>463.</w:t>
        </w:r>
        <w:r w:rsidRPr="002709E2">
          <w:rPr>
            <w:rFonts w:ascii="Calibri" w:eastAsia="Calibri" w:hAnsi="Calibri" w:cs="Times New Roman"/>
            <w:lang w:val="en-US"/>
          </w:rPr>
          <w:tab/>
          <w:t>d "\"Was hard keeping ahold of myself.\""</w:t>
        </w:r>
      </w:ins>
    </w:p>
    <w:p w14:paraId="4710E984" w14:textId="77777777" w:rsidR="002709E2" w:rsidRPr="002709E2" w:rsidRDefault="002709E2" w:rsidP="002709E2">
      <w:pPr>
        <w:spacing w:line="600" w:lineRule="auto"/>
        <w:jc w:val="left"/>
        <w:rPr>
          <w:ins w:id="14758" w:author="UTENTE" w:date="2020-06-30T18:54:00Z"/>
          <w:rFonts w:ascii="Calibri" w:eastAsia="Calibri" w:hAnsi="Calibri" w:cs="Times New Roman"/>
          <w:lang w:val="en-US"/>
        </w:rPr>
      </w:pPr>
      <w:ins w:id="14759" w:author="UTENTE" w:date="2020-06-30T18:54:00Z">
        <w:r w:rsidRPr="002709E2">
          <w:rPr>
            <w:rFonts w:ascii="Calibri" w:eastAsia="Calibri" w:hAnsi="Calibri" w:cs="Times New Roman"/>
            <w:lang w:val="en-US"/>
          </w:rPr>
          <w:t>464.</w:t>
        </w:r>
        <w:r w:rsidRPr="002709E2">
          <w:rPr>
            <w:rFonts w:ascii="Calibri" w:eastAsia="Calibri" w:hAnsi="Calibri" w:cs="Times New Roman"/>
            <w:lang w:val="en-US"/>
          </w:rPr>
          <w:tab/>
          <w:t>d "\"Especially with you squirming against me like that… Can't have been that bad for you, huh?\""</w:t>
        </w:r>
      </w:ins>
    </w:p>
    <w:p w14:paraId="6EDB3A94" w14:textId="77777777" w:rsidR="002709E2" w:rsidRPr="002709E2" w:rsidRDefault="002709E2" w:rsidP="002709E2">
      <w:pPr>
        <w:spacing w:line="600" w:lineRule="auto"/>
        <w:jc w:val="left"/>
        <w:rPr>
          <w:ins w:id="14760" w:author="UTENTE" w:date="2020-06-30T18:54:00Z"/>
          <w:rFonts w:ascii="Calibri" w:eastAsia="Calibri" w:hAnsi="Calibri" w:cs="Times New Roman"/>
          <w:lang w:val="en-US"/>
        </w:rPr>
      </w:pPr>
      <w:ins w:id="14761" w:author="UTENTE" w:date="2020-06-30T18:54:00Z">
        <w:r w:rsidRPr="002709E2">
          <w:rPr>
            <w:rFonts w:ascii="Calibri" w:eastAsia="Calibri" w:hAnsi="Calibri" w:cs="Times New Roman"/>
            <w:lang w:val="en-US"/>
          </w:rPr>
          <w:t>465.</w:t>
        </w:r>
        <w:r w:rsidRPr="002709E2">
          <w:rPr>
            <w:rFonts w:ascii="Calibri" w:eastAsia="Calibri" w:hAnsi="Calibri" w:cs="Times New Roman"/>
            <w:lang w:val="en-US"/>
          </w:rPr>
          <w:tab/>
          <w:t>mc "\"Nnh… Shit…\""</w:t>
        </w:r>
      </w:ins>
    </w:p>
    <w:p w14:paraId="6B63207F" w14:textId="77777777" w:rsidR="002709E2" w:rsidRPr="002709E2" w:rsidRDefault="002709E2" w:rsidP="002709E2">
      <w:pPr>
        <w:spacing w:line="600" w:lineRule="auto"/>
        <w:jc w:val="left"/>
        <w:rPr>
          <w:ins w:id="14762" w:author="UTENTE" w:date="2020-06-30T18:54:00Z"/>
          <w:rFonts w:ascii="Calibri" w:eastAsia="Calibri" w:hAnsi="Calibri" w:cs="Times New Roman"/>
          <w:lang w:val="en-US"/>
        </w:rPr>
      </w:pPr>
      <w:ins w:id="14763" w:author="UTENTE" w:date="2020-06-30T18:54:00Z">
        <w:r w:rsidRPr="002709E2">
          <w:rPr>
            <w:rFonts w:ascii="Calibri" w:eastAsia="Calibri" w:hAnsi="Calibri" w:cs="Times New Roman"/>
            <w:lang w:val="en-US"/>
          </w:rPr>
          <w:t>466.</w:t>
        </w:r>
        <w:r w:rsidRPr="002709E2">
          <w:rPr>
            <w:rFonts w:ascii="Calibri" w:eastAsia="Calibri" w:hAnsi="Calibri" w:cs="Times New Roman"/>
            <w:lang w:val="en-US"/>
          </w:rPr>
          <w:tab/>
          <w:t>n "Acute embarrassment makes my lightheadedness vanish, and I know my face has to be the same color as a cherry."</w:t>
        </w:r>
      </w:ins>
    </w:p>
    <w:p w14:paraId="54E29528" w14:textId="77777777" w:rsidR="002709E2" w:rsidRPr="002709E2" w:rsidRDefault="002709E2" w:rsidP="002709E2">
      <w:pPr>
        <w:spacing w:line="600" w:lineRule="auto"/>
        <w:jc w:val="left"/>
        <w:rPr>
          <w:ins w:id="14764" w:author="UTENTE" w:date="2020-06-30T18:54:00Z"/>
          <w:rFonts w:ascii="Calibri" w:eastAsia="Calibri" w:hAnsi="Calibri" w:cs="Times New Roman"/>
          <w:lang w:val="en-US"/>
        </w:rPr>
      </w:pPr>
      <w:ins w:id="14765" w:author="UTENTE" w:date="2020-06-30T18:54:00Z">
        <w:r w:rsidRPr="002709E2">
          <w:rPr>
            <w:rFonts w:ascii="Calibri" w:eastAsia="Calibri" w:hAnsi="Calibri" w:cs="Times New Roman"/>
            <w:lang w:val="en-US"/>
          </w:rPr>
          <w:t>467.</w:t>
        </w:r>
        <w:r w:rsidRPr="002709E2">
          <w:rPr>
            <w:rFonts w:ascii="Calibri" w:eastAsia="Calibri" w:hAnsi="Calibri" w:cs="Times New Roman"/>
            <w:lang w:val="en-US"/>
          </w:rPr>
          <w:tab/>
          <w:t>mc "\"S-Sorry if I was jerking around or anything… I hope you got enough.\""</w:t>
        </w:r>
      </w:ins>
    </w:p>
    <w:p w14:paraId="13810476" w14:textId="77777777" w:rsidR="002709E2" w:rsidRPr="002709E2" w:rsidRDefault="002709E2" w:rsidP="002709E2">
      <w:pPr>
        <w:spacing w:line="600" w:lineRule="auto"/>
        <w:jc w:val="left"/>
        <w:rPr>
          <w:ins w:id="14766" w:author="UTENTE" w:date="2020-06-30T18:54:00Z"/>
          <w:rFonts w:ascii="Calibri" w:eastAsia="Calibri" w:hAnsi="Calibri" w:cs="Times New Roman"/>
          <w:lang w:val="en-US"/>
        </w:rPr>
      </w:pPr>
      <w:ins w:id="14767" w:author="UTENTE" w:date="2020-06-30T18:54:00Z">
        <w:r w:rsidRPr="002709E2">
          <w:rPr>
            <w:rFonts w:ascii="Calibri" w:eastAsia="Calibri" w:hAnsi="Calibri" w:cs="Times New Roman"/>
            <w:lang w:val="en-US"/>
          </w:rPr>
          <w:t>468.</w:t>
        </w:r>
        <w:r w:rsidRPr="002709E2">
          <w:rPr>
            <w:rFonts w:ascii="Calibri" w:eastAsia="Calibri" w:hAnsi="Calibri" w:cs="Times New Roman"/>
            <w:lang w:val="en-US"/>
          </w:rPr>
          <w:tab/>
          <w:t>d "\"Not sure that's even possible.\""</w:t>
        </w:r>
      </w:ins>
    </w:p>
    <w:p w14:paraId="5794F00B" w14:textId="77777777" w:rsidR="002709E2" w:rsidRPr="002709E2" w:rsidRDefault="002709E2" w:rsidP="002709E2">
      <w:pPr>
        <w:spacing w:line="600" w:lineRule="auto"/>
        <w:jc w:val="left"/>
        <w:rPr>
          <w:ins w:id="14768" w:author="UTENTE" w:date="2020-06-30T18:54:00Z"/>
          <w:rFonts w:ascii="Calibri" w:eastAsia="Calibri" w:hAnsi="Calibri" w:cs="Times New Roman"/>
          <w:lang w:val="en-US"/>
          <w:rPrChange w:id="14769" w:author="UTENTE" w:date="2020-06-30T18:54:00Z">
            <w:rPr>
              <w:ins w:id="14770" w:author="UTENTE" w:date="2020-06-30T18:54:00Z"/>
              <w:rFonts w:ascii="Calibri" w:eastAsia="Calibri" w:hAnsi="Calibri" w:cs="Times New Roman"/>
            </w:rPr>
          </w:rPrChange>
        </w:rPr>
      </w:pPr>
      <w:ins w:id="14771" w:author="UTENTE" w:date="2020-06-30T18:54:00Z">
        <w:r w:rsidRPr="002709E2">
          <w:rPr>
            <w:rFonts w:ascii="Calibri" w:eastAsia="Calibri" w:hAnsi="Calibri" w:cs="Times New Roman"/>
            <w:lang w:val="en-US"/>
            <w:rPrChange w:id="14772" w:author="UTENTE" w:date="2020-06-30T18:54:00Z">
              <w:rPr>
                <w:rFonts w:ascii="Calibri" w:eastAsia="Calibri" w:hAnsi="Calibri" w:cs="Times New Roman"/>
              </w:rPr>
            </w:rPrChange>
          </w:rPr>
          <w:t>469.</w:t>
        </w:r>
        <w:r w:rsidRPr="002709E2">
          <w:rPr>
            <w:rFonts w:ascii="Calibri" w:eastAsia="Calibri" w:hAnsi="Calibri" w:cs="Times New Roman"/>
            <w:lang w:val="en-US"/>
            <w:rPrChange w:id="14773" w:author="UTENTE" w:date="2020-06-30T18:54:00Z">
              <w:rPr>
                <w:rFonts w:ascii="Calibri" w:eastAsia="Calibri" w:hAnsi="Calibri" w:cs="Times New Roman"/>
              </w:rPr>
            </w:rPrChange>
          </w:rPr>
          <w:tab/>
          <w:t>mc "\"D-Damn…\""</w:t>
        </w:r>
      </w:ins>
    </w:p>
    <w:p w14:paraId="07C9B349" w14:textId="77777777" w:rsidR="002709E2" w:rsidRPr="002709E2" w:rsidRDefault="002709E2" w:rsidP="002709E2">
      <w:pPr>
        <w:spacing w:line="600" w:lineRule="auto"/>
        <w:jc w:val="left"/>
        <w:rPr>
          <w:ins w:id="14774" w:author="UTENTE" w:date="2020-06-30T18:54:00Z"/>
          <w:rFonts w:ascii="Calibri" w:eastAsia="Calibri" w:hAnsi="Calibri" w:cs="Times New Roman"/>
          <w:lang w:val="en-US"/>
        </w:rPr>
      </w:pPr>
      <w:ins w:id="14775" w:author="UTENTE" w:date="2020-06-30T18:54:00Z">
        <w:r w:rsidRPr="002709E2">
          <w:rPr>
            <w:rFonts w:ascii="Calibri" w:eastAsia="Calibri" w:hAnsi="Calibri" w:cs="Times New Roman"/>
            <w:lang w:val="en-US"/>
          </w:rPr>
          <w:t>470.</w:t>
        </w:r>
        <w:r w:rsidRPr="002709E2">
          <w:rPr>
            <w:rFonts w:ascii="Calibri" w:eastAsia="Calibri" w:hAnsi="Calibri" w:cs="Times New Roman"/>
            <w:lang w:val="en-US"/>
          </w:rPr>
          <w:tab/>
          <w:t>mc "\"Go easier on me next time, asshole… you just about drained me dry.\""</w:t>
        </w:r>
        <w:r w:rsidRPr="002709E2">
          <w:rPr>
            <w:rFonts w:ascii="Calibri" w:eastAsia="Calibri" w:hAnsi="Calibri" w:cs="Times New Roman"/>
            <w:lang w:val="en-US"/>
          </w:rPr>
          <w:br w:type="page"/>
        </w:r>
      </w:ins>
    </w:p>
    <w:p w14:paraId="5FEFB077" w14:textId="77777777" w:rsidR="002709E2" w:rsidRPr="002709E2" w:rsidRDefault="002709E2" w:rsidP="002709E2">
      <w:pPr>
        <w:spacing w:line="600" w:lineRule="auto"/>
        <w:jc w:val="left"/>
        <w:rPr>
          <w:ins w:id="14776" w:author="UTENTE" w:date="2020-06-30T18:54:00Z"/>
          <w:rFonts w:ascii="Calibri" w:eastAsia="Calibri" w:hAnsi="Calibri" w:cs="Times New Roman"/>
        </w:rPr>
      </w:pPr>
      <w:ins w:id="14777" w:author="UTENTE" w:date="2020-06-30T18:54:00Z">
        <w:r w:rsidRPr="002709E2">
          <w:rPr>
            <w:rFonts w:ascii="Calibri" w:eastAsia="Calibri" w:hAnsi="Calibri" w:cs="Times New Roman"/>
          </w:rPr>
          <w:lastRenderedPageBreak/>
          <w:t>458.</w:t>
        </w:r>
        <w:r w:rsidRPr="002709E2">
          <w:rPr>
            <w:rFonts w:ascii="Calibri" w:eastAsia="Calibri" w:hAnsi="Calibri" w:cs="Times New Roman"/>
          </w:rPr>
          <w:tab/>
          <w:t>n "Questa è una resa totale… {w} se volesse, potrebbe dissanguarmi e nessuno se ne accorgerebbe - è troppo buio e affollato."</w:t>
        </w:r>
      </w:ins>
    </w:p>
    <w:p w14:paraId="0951A0DF" w14:textId="77777777" w:rsidR="002709E2" w:rsidRPr="002709E2" w:rsidRDefault="002709E2" w:rsidP="002709E2">
      <w:pPr>
        <w:spacing w:line="600" w:lineRule="auto"/>
        <w:jc w:val="left"/>
        <w:rPr>
          <w:ins w:id="14778" w:author="UTENTE" w:date="2020-06-30T18:54:00Z"/>
          <w:rFonts w:ascii="Calibri" w:eastAsia="Calibri" w:hAnsi="Calibri" w:cs="Times New Roman"/>
        </w:rPr>
      </w:pPr>
      <w:ins w:id="14779" w:author="UTENTE" w:date="2020-06-30T18:54:00Z">
        <w:r w:rsidRPr="002709E2">
          <w:rPr>
            <w:rFonts w:ascii="Calibri" w:eastAsia="Calibri" w:hAnsi="Calibri" w:cs="Times New Roman"/>
          </w:rPr>
          <w:t>459.</w:t>
        </w:r>
        <w:r w:rsidRPr="002709E2">
          <w:rPr>
            <w:rFonts w:ascii="Calibri" w:eastAsia="Calibri" w:hAnsi="Calibri" w:cs="Times New Roman"/>
          </w:rPr>
          <w:tab/>
          <w:t>n "Ma non ho paura.{w} Il mio cuore batte all'impazzata, ma tutto quello a cui riesco a pensare è offrirmi a lui… {w}di più, di più, di più."</w:t>
        </w:r>
      </w:ins>
    </w:p>
    <w:p w14:paraId="1B95441C" w14:textId="77777777" w:rsidR="002709E2" w:rsidRPr="002709E2" w:rsidRDefault="002709E2" w:rsidP="002709E2">
      <w:pPr>
        <w:spacing w:line="600" w:lineRule="auto"/>
        <w:jc w:val="left"/>
        <w:rPr>
          <w:ins w:id="14780" w:author="UTENTE" w:date="2020-06-30T18:54:00Z"/>
          <w:rFonts w:ascii="Calibri" w:eastAsia="Calibri" w:hAnsi="Calibri" w:cs="Times New Roman"/>
        </w:rPr>
      </w:pPr>
      <w:ins w:id="14781" w:author="UTENTE" w:date="2020-06-30T18:54:00Z">
        <w:r w:rsidRPr="002709E2">
          <w:rPr>
            <w:rFonts w:ascii="Calibri" w:eastAsia="Calibri" w:hAnsi="Calibri" w:cs="Times New Roman"/>
          </w:rPr>
          <w:t>460.</w:t>
        </w:r>
        <w:r w:rsidRPr="002709E2">
          <w:rPr>
            <w:rFonts w:ascii="Calibri" w:eastAsia="Calibri" w:hAnsi="Calibri" w:cs="Times New Roman"/>
          </w:rPr>
          <w:tab/>
          <w:t>mc "\"Nn… aah…\""</w:t>
        </w:r>
      </w:ins>
    </w:p>
    <w:p w14:paraId="4862A962" w14:textId="77777777" w:rsidR="002709E2" w:rsidRPr="002709E2" w:rsidRDefault="002709E2" w:rsidP="002709E2">
      <w:pPr>
        <w:spacing w:line="600" w:lineRule="auto"/>
        <w:jc w:val="left"/>
        <w:rPr>
          <w:ins w:id="14782" w:author="UTENTE" w:date="2020-06-30T18:54:00Z"/>
          <w:rFonts w:ascii="Calibri" w:eastAsia="Calibri" w:hAnsi="Calibri" w:cs="Times New Roman"/>
        </w:rPr>
      </w:pPr>
      <w:ins w:id="14783" w:author="UTENTE" w:date="2020-06-30T18:54:00Z">
        <w:r w:rsidRPr="002709E2">
          <w:rPr>
            <w:rFonts w:ascii="Calibri" w:eastAsia="Calibri" w:hAnsi="Calibri" w:cs="Times New Roman"/>
          </w:rPr>
          <w:t>461.</w:t>
        </w:r>
        <w:r w:rsidRPr="002709E2">
          <w:rPr>
            <w:rFonts w:ascii="Calibri" w:eastAsia="Calibri" w:hAnsi="Calibri" w:cs="Times New Roman"/>
          </w:rPr>
          <w:tab/>
          <w:t>n "Quando Dominic alla fine si ritira, leccando una goccia rossa dal suo labbro, faccio fatica a riprendere fiato."</w:t>
        </w:r>
      </w:ins>
    </w:p>
    <w:p w14:paraId="0C08EBD2" w14:textId="77777777" w:rsidR="002709E2" w:rsidRPr="002709E2" w:rsidRDefault="002709E2" w:rsidP="002709E2">
      <w:pPr>
        <w:spacing w:line="600" w:lineRule="auto"/>
        <w:jc w:val="left"/>
        <w:rPr>
          <w:ins w:id="14784" w:author="UTENTE" w:date="2020-06-30T18:54:00Z"/>
          <w:rFonts w:ascii="Calibri" w:eastAsia="Calibri" w:hAnsi="Calibri" w:cs="Times New Roman"/>
        </w:rPr>
      </w:pPr>
      <w:ins w:id="14785" w:author="UTENTE" w:date="2020-06-30T18:54:00Z">
        <w:r w:rsidRPr="002709E2">
          <w:rPr>
            <w:rFonts w:ascii="Calibri" w:eastAsia="Calibri" w:hAnsi="Calibri" w:cs="Times New Roman"/>
          </w:rPr>
          <w:t>462.</w:t>
        </w:r>
        <w:r w:rsidRPr="002709E2">
          <w:rPr>
            <w:rFonts w:ascii="Calibri" w:eastAsia="Calibri" w:hAnsi="Calibri" w:cs="Times New Roman"/>
          </w:rPr>
          <w:tab/>
          <w:t>n "Deve aver notato la mia reazione, perché mi offre un lungo sorriso feroce e mi accarezza il collo con le dita."</w:t>
        </w:r>
      </w:ins>
    </w:p>
    <w:p w14:paraId="4D4B9B40" w14:textId="77777777" w:rsidR="002709E2" w:rsidRPr="002709E2" w:rsidRDefault="002709E2" w:rsidP="002709E2">
      <w:pPr>
        <w:spacing w:line="600" w:lineRule="auto"/>
        <w:jc w:val="left"/>
        <w:rPr>
          <w:ins w:id="14786" w:author="UTENTE" w:date="2020-06-30T18:54:00Z"/>
          <w:rFonts w:ascii="Calibri" w:eastAsia="Calibri" w:hAnsi="Calibri" w:cs="Times New Roman"/>
        </w:rPr>
      </w:pPr>
      <w:ins w:id="14787" w:author="UTENTE" w:date="2020-06-30T18:54:00Z">
        <w:r w:rsidRPr="002709E2">
          <w:rPr>
            <w:rFonts w:ascii="Calibri" w:eastAsia="Calibri" w:hAnsi="Calibri" w:cs="Times New Roman"/>
          </w:rPr>
          <w:t>463.</w:t>
        </w:r>
        <w:r w:rsidRPr="002709E2">
          <w:rPr>
            <w:rFonts w:ascii="Calibri" w:eastAsia="Calibri" w:hAnsi="Calibri" w:cs="Times New Roman"/>
          </w:rPr>
          <w:tab/>
          <w:t>d "\"Non è stato facile trattenermi.\""</w:t>
        </w:r>
      </w:ins>
    </w:p>
    <w:p w14:paraId="688FB66C" w14:textId="77777777" w:rsidR="002709E2" w:rsidRPr="002709E2" w:rsidRDefault="002709E2" w:rsidP="002709E2">
      <w:pPr>
        <w:spacing w:line="600" w:lineRule="auto"/>
        <w:jc w:val="left"/>
        <w:rPr>
          <w:ins w:id="14788" w:author="UTENTE" w:date="2020-06-30T18:54:00Z"/>
          <w:rFonts w:ascii="Calibri" w:eastAsia="Calibri" w:hAnsi="Calibri" w:cs="Times New Roman"/>
        </w:rPr>
      </w:pPr>
      <w:ins w:id="14789" w:author="UTENTE" w:date="2020-06-30T18:54:00Z">
        <w:r w:rsidRPr="002709E2">
          <w:rPr>
            <w:rFonts w:ascii="Calibri" w:eastAsia="Calibri" w:hAnsi="Calibri" w:cs="Times New Roman"/>
          </w:rPr>
          <w:t>464.</w:t>
        </w:r>
        <w:r w:rsidRPr="002709E2">
          <w:rPr>
            <w:rFonts w:ascii="Calibri" w:eastAsia="Calibri" w:hAnsi="Calibri" w:cs="Times New Roman"/>
          </w:rPr>
          <w:tab/>
          <w:t>d "\"Specialmente con te che ti strusciavi su di me in quel modo… Non può essere stato così male neanche per te, eh?\""</w:t>
        </w:r>
      </w:ins>
    </w:p>
    <w:p w14:paraId="6C5634B5" w14:textId="77777777" w:rsidR="002709E2" w:rsidRPr="002709E2" w:rsidRDefault="002709E2" w:rsidP="002709E2">
      <w:pPr>
        <w:spacing w:line="600" w:lineRule="auto"/>
        <w:jc w:val="left"/>
        <w:rPr>
          <w:ins w:id="14790" w:author="UTENTE" w:date="2020-06-30T18:54:00Z"/>
          <w:rFonts w:ascii="Calibri" w:eastAsia="Calibri" w:hAnsi="Calibri" w:cs="Times New Roman"/>
        </w:rPr>
      </w:pPr>
      <w:ins w:id="14791" w:author="UTENTE" w:date="2020-06-30T18:54:00Z">
        <w:r w:rsidRPr="002709E2">
          <w:rPr>
            <w:rFonts w:ascii="Calibri" w:eastAsia="Calibri" w:hAnsi="Calibri" w:cs="Times New Roman"/>
          </w:rPr>
          <w:t>465.</w:t>
        </w:r>
        <w:r w:rsidRPr="002709E2">
          <w:rPr>
            <w:rFonts w:ascii="Calibri" w:eastAsia="Calibri" w:hAnsi="Calibri" w:cs="Times New Roman"/>
          </w:rPr>
          <w:tab/>
          <w:t>mc "\"Nnh.. Merda…\""</w:t>
        </w:r>
      </w:ins>
    </w:p>
    <w:p w14:paraId="4230FE09" w14:textId="77777777" w:rsidR="002709E2" w:rsidRPr="002709E2" w:rsidRDefault="002709E2" w:rsidP="002709E2">
      <w:pPr>
        <w:spacing w:line="600" w:lineRule="auto"/>
        <w:jc w:val="left"/>
        <w:rPr>
          <w:ins w:id="14792" w:author="UTENTE" w:date="2020-06-30T18:54:00Z"/>
          <w:rFonts w:ascii="Calibri" w:eastAsia="Calibri" w:hAnsi="Calibri" w:cs="Times New Roman"/>
        </w:rPr>
      </w:pPr>
      <w:ins w:id="14793" w:author="UTENTE" w:date="2020-06-30T18:54:00Z">
        <w:r w:rsidRPr="002709E2">
          <w:rPr>
            <w:rFonts w:ascii="Calibri" w:eastAsia="Calibri" w:hAnsi="Calibri" w:cs="Times New Roman"/>
          </w:rPr>
          <w:t>466.</w:t>
        </w:r>
        <w:r w:rsidRPr="002709E2">
          <w:rPr>
            <w:rFonts w:ascii="Calibri" w:eastAsia="Calibri" w:hAnsi="Calibri" w:cs="Times New Roman"/>
          </w:rPr>
          <w:tab/>
          <w:t>n "Un forte imbarazzo fa scomparire il senso di stordimento nella mia testa, so che la mia faccia è rossa come un peperone."</w:t>
        </w:r>
      </w:ins>
    </w:p>
    <w:p w14:paraId="6C8E89E4" w14:textId="77777777" w:rsidR="002709E2" w:rsidRPr="002709E2" w:rsidRDefault="002709E2" w:rsidP="002709E2">
      <w:pPr>
        <w:spacing w:line="600" w:lineRule="auto"/>
        <w:jc w:val="left"/>
        <w:rPr>
          <w:ins w:id="14794" w:author="UTENTE" w:date="2020-06-30T18:54:00Z"/>
          <w:rFonts w:ascii="Calibri" w:eastAsia="Calibri" w:hAnsi="Calibri" w:cs="Times New Roman"/>
        </w:rPr>
      </w:pPr>
      <w:ins w:id="14795" w:author="UTENTE" w:date="2020-06-30T18:54:00Z">
        <w:r w:rsidRPr="002709E2">
          <w:rPr>
            <w:rFonts w:ascii="Calibri" w:eastAsia="Calibri" w:hAnsi="Calibri" w:cs="Times New Roman"/>
          </w:rPr>
          <w:t>467.</w:t>
        </w:r>
        <w:r w:rsidRPr="002709E2">
          <w:rPr>
            <w:rFonts w:ascii="Calibri" w:eastAsia="Calibri" w:hAnsi="Calibri" w:cs="Times New Roman"/>
          </w:rPr>
          <w:tab/>
          <w:t>mc "\"S-scusa se mi stavo dimenando o che… Spero tu abbia bevuto abbastanza.\""</w:t>
        </w:r>
      </w:ins>
    </w:p>
    <w:p w14:paraId="334CDBE0" w14:textId="77777777" w:rsidR="002709E2" w:rsidRPr="002709E2" w:rsidRDefault="002709E2" w:rsidP="002709E2">
      <w:pPr>
        <w:spacing w:line="600" w:lineRule="auto"/>
        <w:jc w:val="left"/>
        <w:rPr>
          <w:ins w:id="14796" w:author="UTENTE" w:date="2020-06-30T18:54:00Z"/>
          <w:rFonts w:ascii="Calibri" w:eastAsia="Calibri" w:hAnsi="Calibri" w:cs="Times New Roman"/>
        </w:rPr>
      </w:pPr>
      <w:ins w:id="14797" w:author="UTENTE" w:date="2020-06-30T18:54:00Z">
        <w:r w:rsidRPr="002709E2">
          <w:rPr>
            <w:rFonts w:ascii="Calibri" w:eastAsia="Calibri" w:hAnsi="Calibri" w:cs="Times New Roman"/>
          </w:rPr>
          <w:t>468.</w:t>
        </w:r>
        <w:r w:rsidRPr="002709E2">
          <w:rPr>
            <w:rFonts w:ascii="Calibri" w:eastAsia="Calibri" w:hAnsi="Calibri" w:cs="Times New Roman"/>
          </w:rPr>
          <w:tab/>
          <w:t>d "\"Non sono nemmeno sicuro sia possibile.\""</w:t>
        </w:r>
      </w:ins>
    </w:p>
    <w:p w14:paraId="269BF785" w14:textId="77777777" w:rsidR="002709E2" w:rsidRPr="002709E2" w:rsidRDefault="002709E2" w:rsidP="002709E2">
      <w:pPr>
        <w:spacing w:line="600" w:lineRule="auto"/>
        <w:jc w:val="left"/>
        <w:rPr>
          <w:ins w:id="14798" w:author="UTENTE" w:date="2020-06-30T18:54:00Z"/>
          <w:rFonts w:ascii="Calibri" w:eastAsia="Calibri" w:hAnsi="Calibri" w:cs="Times New Roman"/>
          <w:rPrChange w:id="14799" w:author="UTENTE" w:date="2020-06-30T18:54:00Z">
            <w:rPr>
              <w:ins w:id="14800" w:author="UTENTE" w:date="2020-06-30T18:54:00Z"/>
              <w:rFonts w:ascii="Calibri" w:eastAsia="Calibri" w:hAnsi="Calibri" w:cs="Times New Roman"/>
              <w:lang w:val="en-US"/>
            </w:rPr>
          </w:rPrChange>
        </w:rPr>
      </w:pPr>
      <w:ins w:id="14801" w:author="UTENTE" w:date="2020-06-30T18:54:00Z">
        <w:r w:rsidRPr="002709E2">
          <w:rPr>
            <w:rFonts w:ascii="Calibri" w:eastAsia="Calibri" w:hAnsi="Calibri" w:cs="Times New Roman"/>
            <w:rPrChange w:id="14802" w:author="UTENTE" w:date="2020-06-30T18:54:00Z">
              <w:rPr>
                <w:rFonts w:ascii="Calibri" w:eastAsia="Calibri" w:hAnsi="Calibri" w:cs="Times New Roman"/>
                <w:lang w:val="en-US"/>
              </w:rPr>
            </w:rPrChange>
          </w:rPr>
          <w:t>469.</w:t>
        </w:r>
        <w:r w:rsidRPr="002709E2">
          <w:rPr>
            <w:rFonts w:ascii="Calibri" w:eastAsia="Calibri" w:hAnsi="Calibri" w:cs="Times New Roman"/>
            <w:rPrChange w:id="14803" w:author="UTENTE" w:date="2020-06-30T18:54:00Z">
              <w:rPr>
                <w:rFonts w:ascii="Calibri" w:eastAsia="Calibri" w:hAnsi="Calibri" w:cs="Times New Roman"/>
                <w:lang w:val="en-US"/>
              </w:rPr>
            </w:rPrChange>
          </w:rPr>
          <w:tab/>
          <w:t>mc "\"C-cazzo…\""</w:t>
        </w:r>
      </w:ins>
    </w:p>
    <w:p w14:paraId="4873664F" w14:textId="77777777" w:rsidR="002709E2" w:rsidRPr="002709E2" w:rsidRDefault="002709E2" w:rsidP="002709E2">
      <w:pPr>
        <w:spacing w:line="600" w:lineRule="auto"/>
        <w:jc w:val="left"/>
        <w:rPr>
          <w:ins w:id="14804" w:author="UTENTE" w:date="2020-06-30T18:54:00Z"/>
          <w:rFonts w:ascii="Calibri" w:eastAsia="Calibri" w:hAnsi="Calibri" w:cs="Times New Roman"/>
        </w:rPr>
      </w:pPr>
      <w:ins w:id="14805" w:author="UTENTE" w:date="2020-06-30T18:54:00Z">
        <w:r w:rsidRPr="002709E2">
          <w:rPr>
            <w:rFonts w:ascii="Calibri" w:eastAsia="Calibri" w:hAnsi="Calibri" w:cs="Times New Roman"/>
          </w:rPr>
          <w:t>470.</w:t>
        </w:r>
        <w:r w:rsidRPr="002709E2">
          <w:rPr>
            <w:rFonts w:ascii="Calibri" w:eastAsia="Calibri" w:hAnsi="Calibri" w:cs="Times New Roman"/>
          </w:rPr>
          <w:tab/>
          <w:t>mc "\"Vacci più piano la prossima volta, stronzo… mi hai quasi prosciugato.\""</w:t>
        </w:r>
        <w:r w:rsidRPr="002709E2">
          <w:rPr>
            <w:rFonts w:ascii="Calibri" w:eastAsia="Calibri" w:hAnsi="Calibri" w:cs="Times New Roman"/>
          </w:rPr>
          <w:br w:type="page"/>
        </w:r>
      </w:ins>
    </w:p>
    <w:p w14:paraId="0E28B8FF" w14:textId="77777777" w:rsidR="002709E2" w:rsidRPr="002709E2" w:rsidRDefault="002709E2" w:rsidP="002709E2">
      <w:pPr>
        <w:spacing w:line="600" w:lineRule="auto"/>
        <w:jc w:val="left"/>
        <w:rPr>
          <w:ins w:id="14806" w:author="UTENTE" w:date="2020-06-30T18:54:00Z"/>
          <w:rFonts w:ascii="Calibri" w:eastAsia="Calibri" w:hAnsi="Calibri" w:cs="Times New Roman"/>
          <w:lang w:val="en-US"/>
        </w:rPr>
      </w:pPr>
      <w:ins w:id="14807" w:author="UTENTE" w:date="2020-06-30T18:54:00Z">
        <w:r w:rsidRPr="002709E2">
          <w:rPr>
            <w:rFonts w:ascii="Calibri" w:eastAsia="Calibri" w:hAnsi="Calibri" w:cs="Times New Roman"/>
            <w:lang w:val="en-US"/>
          </w:rPr>
          <w:lastRenderedPageBreak/>
          <w:t>471.</w:t>
        </w:r>
        <w:r w:rsidRPr="002709E2">
          <w:rPr>
            <w:rFonts w:ascii="Calibri" w:eastAsia="Calibri" w:hAnsi="Calibri" w:cs="Times New Roman"/>
            <w:lang w:val="en-US"/>
          </w:rPr>
          <w:tab/>
          <w:t>d "\"Yeah? You didn't seem to mind.\""</w:t>
        </w:r>
      </w:ins>
    </w:p>
    <w:p w14:paraId="4B4DCF60" w14:textId="77777777" w:rsidR="002709E2" w:rsidRPr="002709E2" w:rsidRDefault="002709E2" w:rsidP="002709E2">
      <w:pPr>
        <w:spacing w:line="600" w:lineRule="auto"/>
        <w:jc w:val="left"/>
        <w:rPr>
          <w:ins w:id="14808" w:author="UTENTE" w:date="2020-06-30T18:54:00Z"/>
          <w:rFonts w:ascii="Calibri" w:eastAsia="Calibri" w:hAnsi="Calibri" w:cs="Times New Roman"/>
          <w:lang w:val="en-US"/>
        </w:rPr>
      </w:pPr>
      <w:ins w:id="14809" w:author="UTENTE" w:date="2020-06-30T18:54:00Z">
        <w:r w:rsidRPr="002709E2">
          <w:rPr>
            <w:rFonts w:ascii="Calibri" w:eastAsia="Calibri" w:hAnsi="Calibri" w:cs="Times New Roman"/>
            <w:lang w:val="en-US"/>
          </w:rPr>
          <w:t>472.</w:t>
        </w:r>
        <w:r w:rsidRPr="002709E2">
          <w:rPr>
            <w:rFonts w:ascii="Calibri" w:eastAsia="Calibri" w:hAnsi="Calibri" w:cs="Times New Roman"/>
            <w:lang w:val="en-US"/>
          </w:rPr>
          <w:tab/>
          <w:t>mc "\"…\""</w:t>
        </w:r>
      </w:ins>
    </w:p>
    <w:p w14:paraId="03196D52" w14:textId="77777777" w:rsidR="002709E2" w:rsidRPr="002709E2" w:rsidRDefault="002709E2" w:rsidP="002709E2">
      <w:pPr>
        <w:spacing w:line="600" w:lineRule="auto"/>
        <w:jc w:val="left"/>
        <w:rPr>
          <w:ins w:id="14810" w:author="UTENTE" w:date="2020-06-30T18:54:00Z"/>
          <w:rFonts w:ascii="Calibri" w:eastAsia="Calibri" w:hAnsi="Calibri" w:cs="Times New Roman"/>
          <w:lang w:val="en-US"/>
        </w:rPr>
      </w:pPr>
      <w:ins w:id="14811" w:author="UTENTE" w:date="2020-06-30T18:54:00Z">
        <w:r w:rsidRPr="002709E2">
          <w:rPr>
            <w:rFonts w:ascii="Calibri" w:eastAsia="Calibri" w:hAnsi="Calibri" w:cs="Times New Roman"/>
            <w:lang w:val="en-US"/>
          </w:rPr>
          <w:t>473.</w:t>
        </w:r>
        <w:r w:rsidRPr="002709E2">
          <w:rPr>
            <w:rFonts w:ascii="Calibri" w:eastAsia="Calibri" w:hAnsi="Calibri" w:cs="Times New Roman"/>
            <w:lang w:val="en-US"/>
          </w:rPr>
          <w:tab/>
          <w:t>n "As the last traces of that incredible sensation gradually fade away, I can't help but feel happy at Dominic's reaction."</w:t>
        </w:r>
      </w:ins>
    </w:p>
    <w:p w14:paraId="0183954B" w14:textId="77777777" w:rsidR="002709E2" w:rsidRPr="002709E2" w:rsidRDefault="002709E2" w:rsidP="002709E2">
      <w:pPr>
        <w:spacing w:line="600" w:lineRule="auto"/>
        <w:jc w:val="left"/>
        <w:rPr>
          <w:ins w:id="14812" w:author="UTENTE" w:date="2020-06-30T18:54:00Z"/>
          <w:rFonts w:ascii="Calibri" w:eastAsia="Calibri" w:hAnsi="Calibri" w:cs="Times New Roman"/>
          <w:lang w:val="en-US"/>
        </w:rPr>
      </w:pPr>
      <w:ins w:id="14813" w:author="UTENTE" w:date="2020-06-30T18:54:00Z">
        <w:r w:rsidRPr="002709E2">
          <w:rPr>
            <w:rFonts w:ascii="Calibri" w:eastAsia="Calibri" w:hAnsi="Calibri" w:cs="Times New Roman"/>
            <w:lang w:val="en-US"/>
          </w:rPr>
          <w:t>474.</w:t>
        </w:r>
        <w:r w:rsidRPr="002709E2">
          <w:rPr>
            <w:rFonts w:ascii="Calibri" w:eastAsia="Calibri" w:hAnsi="Calibri" w:cs="Times New Roman"/>
            <w:lang w:val="en-US"/>
          </w:rPr>
          <w:tab/>
          <w:t>n "He pulls me into another dance, and I notice his eyes are burning brighter – his usual cool expression now warm and eager."</w:t>
        </w:r>
      </w:ins>
    </w:p>
    <w:p w14:paraId="3003220F" w14:textId="77777777" w:rsidR="002709E2" w:rsidRPr="002709E2" w:rsidRDefault="002709E2" w:rsidP="002709E2">
      <w:pPr>
        <w:spacing w:line="600" w:lineRule="auto"/>
        <w:jc w:val="left"/>
        <w:rPr>
          <w:ins w:id="14814" w:author="UTENTE" w:date="2020-06-30T18:54:00Z"/>
          <w:rFonts w:ascii="Calibri" w:eastAsia="Calibri" w:hAnsi="Calibri" w:cs="Times New Roman"/>
          <w:lang w:val="en-US"/>
        </w:rPr>
      </w:pPr>
      <w:ins w:id="14815" w:author="UTENTE" w:date="2020-06-30T18:54:00Z">
        <w:r w:rsidRPr="002709E2">
          <w:rPr>
            <w:rFonts w:ascii="Calibri" w:eastAsia="Calibri" w:hAnsi="Calibri" w:cs="Times New Roman"/>
            <w:lang w:val="en-US"/>
          </w:rPr>
          <w:t>475.</w:t>
        </w:r>
        <w:r w:rsidRPr="002709E2">
          <w:rPr>
            <w:rFonts w:ascii="Calibri" w:eastAsia="Calibri" w:hAnsi="Calibri" w:cs="Times New Roman"/>
            <w:lang w:val="en-US"/>
          </w:rPr>
          <w:tab/>
          <w:t>n "Even his skin feels a little hot, like part of him's alive again… {w}and there's something strangely bittersweet about that thought."</w:t>
        </w:r>
      </w:ins>
    </w:p>
    <w:p w14:paraId="033E72B0" w14:textId="77777777" w:rsidR="002709E2" w:rsidRPr="002709E2" w:rsidRDefault="002709E2" w:rsidP="002709E2">
      <w:pPr>
        <w:spacing w:line="600" w:lineRule="auto"/>
        <w:jc w:val="left"/>
        <w:rPr>
          <w:ins w:id="14816" w:author="UTENTE" w:date="2020-06-30T18:54:00Z"/>
          <w:rFonts w:ascii="Calibri" w:eastAsia="Calibri" w:hAnsi="Calibri" w:cs="Times New Roman"/>
          <w:lang w:val="en-US"/>
        </w:rPr>
      </w:pPr>
      <w:ins w:id="14817" w:author="UTENTE" w:date="2020-06-30T18:54:00Z">
        <w:r w:rsidRPr="002709E2">
          <w:rPr>
            <w:rFonts w:ascii="Calibri" w:eastAsia="Calibri" w:hAnsi="Calibri" w:cs="Times New Roman"/>
            <w:lang w:val="en-US"/>
          </w:rPr>
          <w:t>476.</w:t>
        </w:r>
        <w:r w:rsidRPr="002709E2">
          <w:rPr>
            <w:rFonts w:ascii="Calibri" w:eastAsia="Calibri" w:hAnsi="Calibri" w:cs="Times New Roman"/>
            <w:lang w:val="en-US"/>
          </w:rPr>
          <w:tab/>
          <w:t>n "I shake my head apologetically."</w:t>
        </w:r>
      </w:ins>
    </w:p>
    <w:p w14:paraId="0DC27716" w14:textId="77777777" w:rsidR="002709E2" w:rsidRPr="002709E2" w:rsidRDefault="002709E2" w:rsidP="002709E2">
      <w:pPr>
        <w:spacing w:line="600" w:lineRule="auto"/>
        <w:jc w:val="left"/>
        <w:rPr>
          <w:ins w:id="14818" w:author="UTENTE" w:date="2020-06-30T18:54:00Z"/>
          <w:rFonts w:ascii="Calibri" w:eastAsia="Calibri" w:hAnsi="Calibri" w:cs="Times New Roman"/>
          <w:lang w:val="en-US"/>
        </w:rPr>
      </w:pPr>
      <w:ins w:id="14819" w:author="UTENTE" w:date="2020-06-30T18:54:00Z">
        <w:r w:rsidRPr="002709E2">
          <w:rPr>
            <w:rFonts w:ascii="Calibri" w:eastAsia="Calibri" w:hAnsi="Calibri" w:cs="Times New Roman"/>
            <w:lang w:val="en-US"/>
          </w:rPr>
          <w:t>477.</w:t>
        </w:r>
        <w:r w:rsidRPr="002709E2">
          <w:rPr>
            <w:rFonts w:ascii="Calibri" w:eastAsia="Calibri" w:hAnsi="Calibri" w:cs="Times New Roman"/>
            <w:lang w:val="en-US"/>
          </w:rPr>
          <w:tab/>
          <w:t>n "As much as I'd like to, it simply feels too unnatural…{w} and I can't just put my life in someone else's hands."</w:t>
        </w:r>
      </w:ins>
    </w:p>
    <w:p w14:paraId="785F381B" w14:textId="77777777" w:rsidR="002709E2" w:rsidRPr="002709E2" w:rsidRDefault="002709E2" w:rsidP="002709E2">
      <w:pPr>
        <w:spacing w:line="600" w:lineRule="auto"/>
        <w:jc w:val="left"/>
        <w:rPr>
          <w:ins w:id="14820" w:author="UTENTE" w:date="2020-06-30T18:54:00Z"/>
          <w:rFonts w:ascii="Calibri" w:eastAsia="Calibri" w:hAnsi="Calibri" w:cs="Times New Roman"/>
          <w:lang w:val="en-US"/>
        </w:rPr>
      </w:pPr>
      <w:ins w:id="14821" w:author="UTENTE" w:date="2020-06-30T18:54:00Z">
        <w:r w:rsidRPr="002709E2">
          <w:rPr>
            <w:rFonts w:ascii="Calibri" w:eastAsia="Calibri" w:hAnsi="Calibri" w:cs="Times New Roman"/>
            <w:lang w:val="en-US"/>
          </w:rPr>
          <w:t>478.</w:t>
        </w:r>
        <w:r w:rsidRPr="002709E2">
          <w:rPr>
            <w:rFonts w:ascii="Calibri" w:eastAsia="Calibri" w:hAnsi="Calibri" w:cs="Times New Roman"/>
            <w:lang w:val="en-US"/>
          </w:rPr>
          <w:tab/>
          <w:t>n "Dominic seems slightly disappointed, but he shrugs playfully, as if to say it's no big deal."</w:t>
        </w:r>
      </w:ins>
    </w:p>
    <w:p w14:paraId="77F86A57" w14:textId="77777777" w:rsidR="002709E2" w:rsidRPr="002709E2" w:rsidRDefault="002709E2" w:rsidP="002709E2">
      <w:pPr>
        <w:spacing w:line="600" w:lineRule="auto"/>
        <w:jc w:val="left"/>
        <w:rPr>
          <w:ins w:id="14822" w:author="UTENTE" w:date="2020-06-30T18:54:00Z"/>
          <w:rFonts w:ascii="Calibri" w:eastAsia="Calibri" w:hAnsi="Calibri" w:cs="Times New Roman"/>
          <w:lang w:val="en-US"/>
        </w:rPr>
      </w:pPr>
      <w:ins w:id="14823" w:author="UTENTE" w:date="2020-06-30T18:54:00Z">
        <w:r w:rsidRPr="002709E2">
          <w:rPr>
            <w:rFonts w:ascii="Calibri" w:eastAsia="Calibri" w:hAnsi="Calibri" w:cs="Times New Roman"/>
            <w:lang w:val="en-US"/>
          </w:rPr>
          <w:t>479.</w:t>
        </w:r>
        <w:r w:rsidRPr="002709E2">
          <w:rPr>
            <w:rFonts w:ascii="Calibri" w:eastAsia="Calibri" w:hAnsi="Calibri" w:cs="Times New Roman"/>
            <w:lang w:val="en-US"/>
          </w:rPr>
          <w:tab/>
          <w:t>n "He keeps holding me loosely, and I feel relieved that he doesn't plan to take any blood by force."</w:t>
        </w:r>
      </w:ins>
    </w:p>
    <w:p w14:paraId="10147DE0" w14:textId="77777777" w:rsidR="002709E2" w:rsidRPr="002709E2" w:rsidRDefault="002709E2" w:rsidP="002709E2">
      <w:pPr>
        <w:spacing w:line="600" w:lineRule="auto"/>
        <w:jc w:val="left"/>
        <w:rPr>
          <w:ins w:id="14824" w:author="UTENTE" w:date="2020-06-30T18:54:00Z"/>
          <w:rFonts w:ascii="Calibri" w:eastAsia="Calibri" w:hAnsi="Calibri" w:cs="Times New Roman"/>
          <w:lang w:val="en-US"/>
        </w:rPr>
      </w:pPr>
      <w:ins w:id="14825" w:author="UTENTE" w:date="2020-06-30T18:54:00Z">
        <w:r w:rsidRPr="002709E2">
          <w:rPr>
            <w:rFonts w:ascii="Calibri" w:eastAsia="Calibri" w:hAnsi="Calibri" w:cs="Times New Roman"/>
            <w:lang w:val="en-US"/>
          </w:rPr>
          <w:t>480.</w:t>
        </w:r>
        <w:r w:rsidRPr="002709E2">
          <w:rPr>
            <w:rFonts w:ascii="Calibri" w:eastAsia="Calibri" w:hAnsi="Calibri" w:cs="Times New Roman"/>
            <w:lang w:val="en-US"/>
          </w:rPr>
          <w:tab/>
          <w:t>n "But I'm silly for even thinking he would. He's a man, not a beast."</w:t>
        </w:r>
      </w:ins>
    </w:p>
    <w:p w14:paraId="7D2DADFF" w14:textId="77777777" w:rsidR="002709E2" w:rsidRPr="002709E2" w:rsidRDefault="002709E2" w:rsidP="002709E2">
      <w:pPr>
        <w:spacing w:line="600" w:lineRule="auto"/>
        <w:jc w:val="left"/>
        <w:rPr>
          <w:ins w:id="14826" w:author="UTENTE" w:date="2020-06-30T18:54:00Z"/>
          <w:rFonts w:ascii="Calibri" w:eastAsia="Calibri" w:hAnsi="Calibri" w:cs="Times New Roman"/>
          <w:lang w:val="en-US"/>
        </w:rPr>
      </w:pPr>
      <w:ins w:id="14827" w:author="UTENTE" w:date="2020-06-30T18:54:00Z">
        <w:r w:rsidRPr="002709E2">
          <w:rPr>
            <w:rFonts w:ascii="Calibri" w:eastAsia="Calibri" w:hAnsi="Calibri" w:cs="Times New Roman"/>
            <w:lang w:val="en-US"/>
          </w:rPr>
          <w:t>481.</w:t>
        </w:r>
        <w:r w:rsidRPr="002709E2">
          <w:rPr>
            <w:rFonts w:ascii="Calibri" w:eastAsia="Calibri" w:hAnsi="Calibri" w:cs="Times New Roman"/>
            <w:lang w:val="en-US"/>
          </w:rPr>
          <w:tab/>
          <w:t>n "–We dance for what feels like hours afterwards, though at the same time, it passes in the blink of an eye."</w:t>
        </w:r>
      </w:ins>
    </w:p>
    <w:p w14:paraId="5C79159B" w14:textId="77777777" w:rsidR="002709E2" w:rsidRPr="002709E2" w:rsidRDefault="002709E2" w:rsidP="002709E2">
      <w:pPr>
        <w:spacing w:line="600" w:lineRule="auto"/>
        <w:jc w:val="left"/>
        <w:rPr>
          <w:ins w:id="14828" w:author="UTENTE" w:date="2020-06-30T18:54:00Z"/>
          <w:rFonts w:ascii="Calibri" w:eastAsia="Calibri" w:hAnsi="Calibri" w:cs="Times New Roman"/>
          <w:lang w:val="en-US"/>
        </w:rPr>
      </w:pPr>
      <w:ins w:id="14829" w:author="UTENTE" w:date="2020-06-30T18:54:00Z">
        <w:r w:rsidRPr="002709E2">
          <w:rPr>
            <w:rFonts w:ascii="Calibri" w:eastAsia="Calibri" w:hAnsi="Calibri" w:cs="Times New Roman"/>
            <w:lang w:val="en-US"/>
          </w:rPr>
          <w:t>482.</w:t>
        </w:r>
        <w:r w:rsidRPr="002709E2">
          <w:rPr>
            <w:rFonts w:ascii="Calibri" w:eastAsia="Calibri" w:hAnsi="Calibri" w:cs="Times New Roman"/>
            <w:lang w:val="en-US"/>
          </w:rPr>
          <w:tab/>
          <w:t>n "When I start to get a little tired, I lean against Dominic's chest, and a pleased smile briefly curls on his lips." </w:t>
        </w:r>
        <w:r w:rsidRPr="002709E2">
          <w:rPr>
            <w:rFonts w:ascii="Calibri" w:eastAsia="Calibri" w:hAnsi="Calibri" w:cs="Times New Roman"/>
            <w:lang w:val="en-US"/>
          </w:rPr>
          <w:br w:type="page"/>
        </w:r>
      </w:ins>
    </w:p>
    <w:p w14:paraId="2C3ED2D2" w14:textId="77777777" w:rsidR="002709E2" w:rsidRPr="002709E2" w:rsidRDefault="002709E2" w:rsidP="002709E2">
      <w:pPr>
        <w:spacing w:line="600" w:lineRule="auto"/>
        <w:jc w:val="left"/>
        <w:rPr>
          <w:ins w:id="14830" w:author="UTENTE" w:date="2020-06-30T18:54:00Z"/>
          <w:rFonts w:ascii="Calibri" w:eastAsia="Calibri" w:hAnsi="Calibri" w:cs="Times New Roman"/>
        </w:rPr>
      </w:pPr>
      <w:ins w:id="14831" w:author="UTENTE" w:date="2020-06-30T18:54:00Z">
        <w:r w:rsidRPr="002709E2">
          <w:rPr>
            <w:rFonts w:ascii="Calibri" w:eastAsia="Calibri" w:hAnsi="Calibri" w:cs="Times New Roman"/>
          </w:rPr>
          <w:lastRenderedPageBreak/>
          <w:t>471.</w:t>
        </w:r>
        <w:r w:rsidRPr="002709E2">
          <w:rPr>
            <w:rFonts w:ascii="Calibri" w:eastAsia="Calibri" w:hAnsi="Calibri" w:cs="Times New Roman"/>
          </w:rPr>
          <w:tab/>
          <w:t>d "\"Ah sì? Non mi sembrava ti stesse dando fastidio.\""</w:t>
        </w:r>
      </w:ins>
    </w:p>
    <w:p w14:paraId="012A9145" w14:textId="77777777" w:rsidR="002709E2" w:rsidRPr="002709E2" w:rsidRDefault="002709E2" w:rsidP="002709E2">
      <w:pPr>
        <w:spacing w:line="600" w:lineRule="auto"/>
        <w:jc w:val="left"/>
        <w:rPr>
          <w:ins w:id="14832" w:author="UTENTE" w:date="2020-06-30T18:54:00Z"/>
          <w:rFonts w:ascii="Calibri" w:eastAsia="Calibri" w:hAnsi="Calibri" w:cs="Times New Roman"/>
          <w:rPrChange w:id="14833" w:author="UTENTE" w:date="2020-06-30T18:54:00Z">
            <w:rPr>
              <w:ins w:id="14834" w:author="UTENTE" w:date="2020-06-30T18:54:00Z"/>
              <w:rFonts w:ascii="Calibri" w:eastAsia="Calibri" w:hAnsi="Calibri" w:cs="Times New Roman"/>
              <w:lang w:val="en-US"/>
            </w:rPr>
          </w:rPrChange>
        </w:rPr>
      </w:pPr>
      <w:ins w:id="14835" w:author="UTENTE" w:date="2020-06-30T18:54:00Z">
        <w:r w:rsidRPr="002709E2">
          <w:rPr>
            <w:rFonts w:ascii="Calibri" w:eastAsia="Calibri" w:hAnsi="Calibri" w:cs="Times New Roman"/>
            <w:rPrChange w:id="14836" w:author="UTENTE" w:date="2020-06-30T18:54:00Z">
              <w:rPr>
                <w:rFonts w:ascii="Calibri" w:eastAsia="Calibri" w:hAnsi="Calibri" w:cs="Times New Roman"/>
                <w:lang w:val="en-US"/>
              </w:rPr>
            </w:rPrChange>
          </w:rPr>
          <w:t>472.</w:t>
        </w:r>
        <w:r w:rsidRPr="002709E2">
          <w:rPr>
            <w:rFonts w:ascii="Calibri" w:eastAsia="Calibri" w:hAnsi="Calibri" w:cs="Times New Roman"/>
            <w:rPrChange w:id="14837" w:author="UTENTE" w:date="2020-06-30T18:54:00Z">
              <w:rPr>
                <w:rFonts w:ascii="Calibri" w:eastAsia="Calibri" w:hAnsi="Calibri" w:cs="Times New Roman"/>
                <w:lang w:val="en-US"/>
              </w:rPr>
            </w:rPrChange>
          </w:rPr>
          <w:tab/>
          <w:t>mc "\"…\""</w:t>
        </w:r>
      </w:ins>
    </w:p>
    <w:p w14:paraId="5913A269" w14:textId="77777777" w:rsidR="002709E2" w:rsidRPr="002709E2" w:rsidRDefault="002709E2" w:rsidP="002709E2">
      <w:pPr>
        <w:spacing w:line="600" w:lineRule="auto"/>
        <w:jc w:val="left"/>
        <w:rPr>
          <w:ins w:id="14838" w:author="UTENTE" w:date="2020-06-30T18:54:00Z"/>
          <w:rFonts w:ascii="Calibri" w:eastAsia="Calibri" w:hAnsi="Calibri" w:cs="Times New Roman"/>
        </w:rPr>
      </w:pPr>
      <w:ins w:id="14839" w:author="UTENTE" w:date="2020-06-30T18:54:00Z">
        <w:r w:rsidRPr="002709E2">
          <w:rPr>
            <w:rFonts w:ascii="Calibri" w:eastAsia="Calibri" w:hAnsi="Calibri" w:cs="Times New Roman"/>
          </w:rPr>
          <w:t>473.</w:t>
        </w:r>
        <w:r w:rsidRPr="002709E2">
          <w:rPr>
            <w:rFonts w:ascii="Calibri" w:eastAsia="Calibri" w:hAnsi="Calibri" w:cs="Times New Roman"/>
          </w:rPr>
          <w:tab/>
          <w:t>n "Mentre le ultime tracce di quell'incredibile sensazione svaniscono gradualmente, non posso fare a meno di sentirmi felice per la reazione di Dominic."</w:t>
        </w:r>
      </w:ins>
    </w:p>
    <w:p w14:paraId="614A85A3" w14:textId="77777777" w:rsidR="002709E2" w:rsidRPr="002709E2" w:rsidRDefault="002709E2" w:rsidP="002709E2">
      <w:pPr>
        <w:spacing w:line="600" w:lineRule="auto"/>
        <w:jc w:val="left"/>
        <w:rPr>
          <w:ins w:id="14840" w:author="UTENTE" w:date="2020-06-30T18:54:00Z"/>
          <w:rFonts w:ascii="Calibri" w:eastAsia="Calibri" w:hAnsi="Calibri" w:cs="Times New Roman"/>
        </w:rPr>
      </w:pPr>
      <w:ins w:id="14841" w:author="UTENTE" w:date="2020-06-30T18:54:00Z">
        <w:r w:rsidRPr="002709E2">
          <w:rPr>
            <w:rFonts w:ascii="Calibri" w:eastAsia="Calibri" w:hAnsi="Calibri" w:cs="Times New Roman"/>
          </w:rPr>
          <w:t>474.</w:t>
        </w:r>
        <w:r w:rsidRPr="002709E2">
          <w:rPr>
            <w:rFonts w:ascii="Calibri" w:eastAsia="Calibri" w:hAnsi="Calibri" w:cs="Times New Roman"/>
          </w:rPr>
          <w:tab/>
          <w:t>n "Mi tira in un altro ballo e noto che i suoi occhi sono più luminosi - la sua solita espressione rilassata, ora è calda e entusiasta."</w:t>
        </w:r>
      </w:ins>
    </w:p>
    <w:p w14:paraId="02F5AE50" w14:textId="77777777" w:rsidR="002709E2" w:rsidRPr="002709E2" w:rsidRDefault="002709E2" w:rsidP="002709E2">
      <w:pPr>
        <w:spacing w:line="600" w:lineRule="auto"/>
        <w:jc w:val="left"/>
        <w:rPr>
          <w:ins w:id="14842" w:author="UTENTE" w:date="2020-06-30T18:54:00Z"/>
          <w:rFonts w:ascii="Calibri" w:eastAsia="Calibri" w:hAnsi="Calibri" w:cs="Times New Roman"/>
        </w:rPr>
      </w:pPr>
      <w:ins w:id="14843" w:author="UTENTE" w:date="2020-06-30T18:54:00Z">
        <w:r w:rsidRPr="002709E2">
          <w:rPr>
            <w:rFonts w:ascii="Calibri" w:eastAsia="Calibri" w:hAnsi="Calibri" w:cs="Times New Roman"/>
          </w:rPr>
          <w:t>475.</w:t>
        </w:r>
        <w:r w:rsidRPr="002709E2">
          <w:rPr>
            <w:rFonts w:ascii="Calibri" w:eastAsia="Calibri" w:hAnsi="Calibri" w:cs="Times New Roman"/>
          </w:rPr>
          <w:tab/>
          <w:t>n "Persino la sua pelle sembra un po' più calda, come se una parte di lui fosse di nuovo viva…{w}questo pensiero mi lascia una sensazione stranamente agrodolce."</w:t>
        </w:r>
      </w:ins>
    </w:p>
    <w:p w14:paraId="262CDC5A" w14:textId="77777777" w:rsidR="002709E2" w:rsidRPr="002709E2" w:rsidRDefault="002709E2" w:rsidP="002709E2">
      <w:pPr>
        <w:spacing w:line="600" w:lineRule="auto"/>
        <w:jc w:val="left"/>
        <w:rPr>
          <w:ins w:id="14844" w:author="UTENTE" w:date="2020-06-30T18:54:00Z"/>
          <w:rFonts w:ascii="Calibri" w:eastAsia="Calibri" w:hAnsi="Calibri" w:cs="Times New Roman"/>
        </w:rPr>
      </w:pPr>
      <w:ins w:id="14845" w:author="UTENTE" w:date="2020-06-30T18:54:00Z">
        <w:r w:rsidRPr="002709E2">
          <w:rPr>
            <w:rFonts w:ascii="Calibri" w:eastAsia="Calibri" w:hAnsi="Calibri" w:cs="Times New Roman"/>
          </w:rPr>
          <w:t>476.</w:t>
        </w:r>
        <w:r w:rsidRPr="002709E2">
          <w:rPr>
            <w:rFonts w:ascii="Calibri" w:eastAsia="Calibri" w:hAnsi="Calibri" w:cs="Times New Roman"/>
          </w:rPr>
          <w:tab/>
          <w:t>n "Scuoto la testa in segno di scusa."</w:t>
        </w:r>
      </w:ins>
    </w:p>
    <w:p w14:paraId="220E1F66" w14:textId="77777777" w:rsidR="002709E2" w:rsidRPr="002709E2" w:rsidRDefault="002709E2" w:rsidP="002709E2">
      <w:pPr>
        <w:spacing w:line="600" w:lineRule="auto"/>
        <w:jc w:val="left"/>
        <w:rPr>
          <w:ins w:id="14846" w:author="UTENTE" w:date="2020-06-30T18:54:00Z"/>
          <w:rFonts w:ascii="Calibri" w:eastAsia="Calibri" w:hAnsi="Calibri" w:cs="Times New Roman"/>
        </w:rPr>
      </w:pPr>
      <w:ins w:id="14847" w:author="UTENTE" w:date="2020-06-30T18:54:00Z">
        <w:r w:rsidRPr="002709E2">
          <w:rPr>
            <w:rFonts w:ascii="Calibri" w:eastAsia="Calibri" w:hAnsi="Calibri" w:cs="Times New Roman"/>
          </w:rPr>
          <w:t>477.</w:t>
        </w:r>
        <w:r w:rsidRPr="002709E2">
          <w:rPr>
            <w:rFonts w:ascii="Calibri" w:eastAsia="Calibri" w:hAnsi="Calibri" w:cs="Times New Roman"/>
          </w:rPr>
          <w:tab/>
          <w:t>n "Per quanto io voglia, è troppo innaturale…{w} e non posso mettere la mia vita nelle mani di qualcun altro."</w:t>
        </w:r>
      </w:ins>
    </w:p>
    <w:p w14:paraId="12D7471A" w14:textId="77777777" w:rsidR="002709E2" w:rsidRPr="002709E2" w:rsidRDefault="002709E2" w:rsidP="002709E2">
      <w:pPr>
        <w:spacing w:line="600" w:lineRule="auto"/>
        <w:jc w:val="left"/>
        <w:rPr>
          <w:ins w:id="14848" w:author="UTENTE" w:date="2020-06-30T18:54:00Z"/>
          <w:rFonts w:ascii="Calibri" w:eastAsia="Calibri" w:hAnsi="Calibri" w:cs="Times New Roman"/>
        </w:rPr>
      </w:pPr>
      <w:ins w:id="14849" w:author="UTENTE" w:date="2020-06-30T18:54:00Z">
        <w:r w:rsidRPr="002709E2">
          <w:rPr>
            <w:rFonts w:ascii="Calibri" w:eastAsia="Calibri" w:hAnsi="Calibri" w:cs="Times New Roman"/>
          </w:rPr>
          <w:t>478.</w:t>
        </w:r>
        <w:r w:rsidRPr="002709E2">
          <w:rPr>
            <w:rFonts w:ascii="Calibri" w:eastAsia="Calibri" w:hAnsi="Calibri" w:cs="Times New Roman"/>
          </w:rPr>
          <w:tab/>
          <w:t>n "Dominic sembra un po' deluso, ma scuote le spalle, come per dire che non fa nulla."</w:t>
        </w:r>
      </w:ins>
    </w:p>
    <w:p w14:paraId="67CF6904" w14:textId="77777777" w:rsidR="002709E2" w:rsidRPr="002709E2" w:rsidRDefault="002709E2" w:rsidP="002709E2">
      <w:pPr>
        <w:spacing w:line="600" w:lineRule="auto"/>
        <w:jc w:val="left"/>
        <w:rPr>
          <w:ins w:id="14850" w:author="UTENTE" w:date="2020-06-30T18:54:00Z"/>
          <w:rFonts w:ascii="Calibri" w:eastAsia="Calibri" w:hAnsi="Calibri" w:cs="Times New Roman"/>
        </w:rPr>
      </w:pPr>
      <w:ins w:id="14851" w:author="UTENTE" w:date="2020-06-30T18:54:00Z">
        <w:r w:rsidRPr="002709E2">
          <w:rPr>
            <w:rFonts w:ascii="Calibri" w:eastAsia="Calibri" w:hAnsi="Calibri" w:cs="Times New Roman"/>
          </w:rPr>
          <w:t>479.</w:t>
        </w:r>
        <w:r w:rsidRPr="002709E2">
          <w:rPr>
            <w:rFonts w:ascii="Calibri" w:eastAsia="Calibri" w:hAnsi="Calibri" w:cs="Times New Roman"/>
          </w:rPr>
          <w:tab/>
          <w:t>n "Continua a tenermi senza stringermi, e sono sollevato quando capisco che non ha intenzione di prendere il mio sangue con la forza."</w:t>
        </w:r>
      </w:ins>
    </w:p>
    <w:p w14:paraId="1AFC9D9D" w14:textId="77777777" w:rsidR="002709E2" w:rsidRPr="002709E2" w:rsidRDefault="002709E2" w:rsidP="002709E2">
      <w:pPr>
        <w:spacing w:line="600" w:lineRule="auto"/>
        <w:jc w:val="left"/>
        <w:rPr>
          <w:ins w:id="14852" w:author="UTENTE" w:date="2020-06-30T18:54:00Z"/>
          <w:rFonts w:ascii="Calibri" w:eastAsia="Calibri" w:hAnsi="Calibri" w:cs="Times New Roman"/>
        </w:rPr>
      </w:pPr>
      <w:ins w:id="14853" w:author="UTENTE" w:date="2020-06-30T18:54:00Z">
        <w:r w:rsidRPr="002709E2">
          <w:rPr>
            <w:rFonts w:ascii="Calibri" w:eastAsia="Calibri" w:hAnsi="Calibri" w:cs="Times New Roman"/>
          </w:rPr>
          <w:t>480.</w:t>
        </w:r>
        <w:r w:rsidRPr="002709E2">
          <w:rPr>
            <w:rFonts w:ascii="Calibri" w:eastAsia="Calibri" w:hAnsi="Calibri" w:cs="Times New Roman"/>
          </w:rPr>
          <w:tab/>
          <w:t>n "Ma sono uno sciocco solo a pensare che potrebbe. È un uomo, non una bestia."</w:t>
        </w:r>
      </w:ins>
    </w:p>
    <w:p w14:paraId="68375DBC" w14:textId="77777777" w:rsidR="002709E2" w:rsidRPr="002709E2" w:rsidRDefault="002709E2" w:rsidP="002709E2">
      <w:pPr>
        <w:spacing w:line="600" w:lineRule="auto"/>
        <w:jc w:val="left"/>
        <w:rPr>
          <w:ins w:id="14854" w:author="UTENTE" w:date="2020-06-30T18:54:00Z"/>
          <w:rFonts w:ascii="Calibri" w:eastAsia="Calibri" w:hAnsi="Calibri" w:cs="Times New Roman"/>
        </w:rPr>
      </w:pPr>
      <w:ins w:id="14855" w:author="UTENTE" w:date="2020-06-30T18:54:00Z">
        <w:r w:rsidRPr="002709E2">
          <w:rPr>
            <w:rFonts w:ascii="Calibri" w:eastAsia="Calibri" w:hAnsi="Calibri" w:cs="Times New Roman"/>
          </w:rPr>
          <w:t>481.</w:t>
        </w:r>
        <w:r w:rsidRPr="002709E2">
          <w:rPr>
            <w:rFonts w:ascii="Calibri" w:eastAsia="Calibri" w:hAnsi="Calibri" w:cs="Times New Roman"/>
          </w:rPr>
          <w:tab/>
          <w:t>n "Balliamo per quelle che sembrano ore e ore, anche se allo stesso tempo, passano in un batter d'occhio."</w:t>
        </w:r>
      </w:ins>
    </w:p>
    <w:p w14:paraId="2F13DD00" w14:textId="77777777" w:rsidR="002709E2" w:rsidRPr="002709E2" w:rsidRDefault="002709E2" w:rsidP="002709E2">
      <w:pPr>
        <w:spacing w:line="600" w:lineRule="auto"/>
        <w:jc w:val="left"/>
        <w:rPr>
          <w:ins w:id="14856" w:author="UTENTE" w:date="2020-06-30T18:54:00Z"/>
          <w:rFonts w:ascii="Calibri" w:eastAsia="Calibri" w:hAnsi="Calibri" w:cs="Times New Roman"/>
        </w:rPr>
      </w:pPr>
      <w:ins w:id="14857" w:author="UTENTE" w:date="2020-06-30T18:54:00Z">
        <w:r w:rsidRPr="002709E2">
          <w:rPr>
            <w:rFonts w:ascii="Calibri" w:eastAsia="Calibri" w:hAnsi="Calibri" w:cs="Times New Roman"/>
          </w:rPr>
          <w:t>482.</w:t>
        </w:r>
        <w:r w:rsidRPr="002709E2">
          <w:rPr>
            <w:rFonts w:ascii="Calibri" w:eastAsia="Calibri" w:hAnsi="Calibri" w:cs="Times New Roman"/>
          </w:rPr>
          <w:tab/>
          <w:t>n "Quando inizio a sentirmi un po' stanco, mi appoggio al petto di Dominic, e un sorriso compiaciuto gli si dipinge in viso." </w:t>
        </w:r>
        <w:r w:rsidRPr="002709E2">
          <w:rPr>
            <w:rFonts w:ascii="Calibri" w:eastAsia="Calibri" w:hAnsi="Calibri" w:cs="Times New Roman"/>
          </w:rPr>
          <w:br w:type="page"/>
        </w:r>
      </w:ins>
    </w:p>
    <w:p w14:paraId="28120B77" w14:textId="77777777" w:rsidR="002709E2" w:rsidRPr="002709E2" w:rsidRDefault="002709E2" w:rsidP="002709E2">
      <w:pPr>
        <w:spacing w:line="600" w:lineRule="auto"/>
        <w:jc w:val="left"/>
        <w:rPr>
          <w:ins w:id="14858" w:author="UTENTE" w:date="2020-06-30T18:54:00Z"/>
          <w:rFonts w:ascii="Calibri" w:eastAsia="Calibri" w:hAnsi="Calibri" w:cs="Times New Roman"/>
          <w:lang w:val="en-US"/>
        </w:rPr>
      </w:pPr>
      <w:ins w:id="14859" w:author="UTENTE" w:date="2020-06-30T18:54:00Z">
        <w:r w:rsidRPr="002709E2">
          <w:rPr>
            <w:rFonts w:ascii="Calibri" w:eastAsia="Calibri" w:hAnsi="Calibri" w:cs="Times New Roman"/>
            <w:lang w:val="en-US"/>
          </w:rPr>
          <w:lastRenderedPageBreak/>
          <w:t>483.</w:t>
        </w:r>
        <w:r w:rsidRPr="002709E2">
          <w:rPr>
            <w:rFonts w:ascii="Calibri" w:eastAsia="Calibri" w:hAnsi="Calibri" w:cs="Times New Roman"/>
            <w:lang w:val="en-US"/>
          </w:rPr>
          <w:tab/>
          <w:t>n "Finally, just as it's getting close to dawn, we reluctantly separate and make our way to the exit."</w:t>
        </w:r>
      </w:ins>
    </w:p>
    <w:p w14:paraId="574E8C20" w14:textId="77777777" w:rsidR="002709E2" w:rsidRPr="002709E2" w:rsidRDefault="002709E2" w:rsidP="002709E2">
      <w:pPr>
        <w:spacing w:line="600" w:lineRule="auto"/>
        <w:jc w:val="left"/>
        <w:rPr>
          <w:ins w:id="14860" w:author="UTENTE" w:date="2020-06-30T18:54:00Z"/>
          <w:rFonts w:ascii="Calibri" w:eastAsia="Calibri" w:hAnsi="Calibri" w:cs="Times New Roman"/>
          <w:lang w:val="en-US"/>
        </w:rPr>
      </w:pPr>
      <w:ins w:id="14861" w:author="UTENTE" w:date="2020-06-30T18:54:00Z">
        <w:r w:rsidRPr="002709E2">
          <w:rPr>
            <w:rFonts w:ascii="Calibri" w:eastAsia="Calibri" w:hAnsi="Calibri" w:cs="Times New Roman"/>
            <w:lang w:val="en-US"/>
          </w:rPr>
          <w:t>484.</w:t>
        </w:r>
        <w:r w:rsidRPr="002709E2">
          <w:rPr>
            <w:rFonts w:ascii="Calibri" w:eastAsia="Calibri" w:hAnsi="Calibri" w:cs="Times New Roman"/>
            <w:lang w:val="en-US"/>
          </w:rPr>
          <w:tab/>
          <w:t>d "\"…\""</w:t>
        </w:r>
      </w:ins>
    </w:p>
    <w:p w14:paraId="7B6294CB" w14:textId="77777777" w:rsidR="002709E2" w:rsidRPr="002709E2" w:rsidRDefault="002709E2" w:rsidP="002709E2">
      <w:pPr>
        <w:spacing w:line="600" w:lineRule="auto"/>
        <w:jc w:val="left"/>
        <w:rPr>
          <w:ins w:id="14862" w:author="UTENTE" w:date="2020-06-30T18:54:00Z"/>
          <w:rFonts w:ascii="Calibri" w:eastAsia="Calibri" w:hAnsi="Calibri" w:cs="Times New Roman"/>
          <w:lang w:val="en-US"/>
        </w:rPr>
      </w:pPr>
      <w:ins w:id="14863" w:author="UTENTE" w:date="2020-06-30T18:54:00Z">
        <w:r w:rsidRPr="002709E2">
          <w:rPr>
            <w:rFonts w:ascii="Calibri" w:eastAsia="Calibri" w:hAnsi="Calibri" w:cs="Times New Roman"/>
            <w:lang w:val="en-US"/>
          </w:rPr>
          <w:t>485.</w:t>
        </w:r>
        <w:r w:rsidRPr="002709E2">
          <w:rPr>
            <w:rFonts w:ascii="Calibri" w:eastAsia="Calibri" w:hAnsi="Calibri" w:cs="Times New Roman"/>
            <w:lang w:val="en-US"/>
          </w:rPr>
          <w:tab/>
          <w:t>mc "\"…\""</w:t>
        </w:r>
      </w:ins>
    </w:p>
    <w:p w14:paraId="0FF3228A" w14:textId="77777777" w:rsidR="002709E2" w:rsidRPr="002709E2" w:rsidRDefault="002709E2" w:rsidP="002709E2">
      <w:pPr>
        <w:spacing w:line="600" w:lineRule="auto"/>
        <w:jc w:val="left"/>
        <w:rPr>
          <w:ins w:id="14864" w:author="UTENTE" w:date="2020-06-30T18:54:00Z"/>
          <w:rFonts w:ascii="Calibri" w:eastAsia="Calibri" w:hAnsi="Calibri" w:cs="Times New Roman"/>
          <w:lang w:val="en-US"/>
        </w:rPr>
      </w:pPr>
      <w:ins w:id="14865" w:author="UTENTE" w:date="2020-06-30T18:54:00Z">
        <w:r w:rsidRPr="002709E2">
          <w:rPr>
            <w:rFonts w:ascii="Calibri" w:eastAsia="Calibri" w:hAnsi="Calibri" w:cs="Times New Roman"/>
            <w:lang w:val="en-US"/>
          </w:rPr>
          <w:t>486.</w:t>
        </w:r>
        <w:r w:rsidRPr="002709E2">
          <w:rPr>
            <w:rFonts w:ascii="Calibri" w:eastAsia="Calibri" w:hAnsi="Calibri" w:cs="Times New Roman"/>
            <w:lang w:val="en-US"/>
          </w:rPr>
          <w:tab/>
          <w:t>n "It's still dark when we emerge on the street, although probably not for much longer."</w:t>
        </w:r>
      </w:ins>
    </w:p>
    <w:p w14:paraId="7D80C618" w14:textId="77777777" w:rsidR="002709E2" w:rsidRPr="002709E2" w:rsidRDefault="002709E2" w:rsidP="002709E2">
      <w:pPr>
        <w:spacing w:line="600" w:lineRule="auto"/>
        <w:jc w:val="left"/>
        <w:rPr>
          <w:ins w:id="14866" w:author="UTENTE" w:date="2020-06-30T18:54:00Z"/>
          <w:rFonts w:ascii="Calibri" w:eastAsia="Calibri" w:hAnsi="Calibri" w:cs="Times New Roman"/>
          <w:lang w:val="en-US"/>
        </w:rPr>
      </w:pPr>
      <w:ins w:id="14867" w:author="UTENTE" w:date="2020-06-30T18:54:00Z">
        <w:r w:rsidRPr="002709E2">
          <w:rPr>
            <w:rFonts w:ascii="Calibri" w:eastAsia="Calibri" w:hAnsi="Calibri" w:cs="Times New Roman"/>
            <w:lang w:val="en-US"/>
          </w:rPr>
          <w:t>487.</w:t>
        </w:r>
        <w:r w:rsidRPr="002709E2">
          <w:rPr>
            <w:rFonts w:ascii="Calibri" w:eastAsia="Calibri" w:hAnsi="Calibri" w:cs="Times New Roman"/>
            <w:lang w:val="en-US"/>
          </w:rPr>
          <w:tab/>
          <w:t>n "With the music now muffled by concrete walls, an awkward silence drifts between us."</w:t>
        </w:r>
      </w:ins>
    </w:p>
    <w:p w14:paraId="503C8F3D" w14:textId="77777777" w:rsidR="002709E2" w:rsidRPr="002709E2" w:rsidRDefault="002709E2" w:rsidP="002709E2">
      <w:pPr>
        <w:spacing w:line="600" w:lineRule="auto"/>
        <w:jc w:val="left"/>
        <w:rPr>
          <w:ins w:id="14868" w:author="UTENTE" w:date="2020-06-30T18:54:00Z"/>
          <w:rFonts w:ascii="Calibri" w:eastAsia="Calibri" w:hAnsi="Calibri" w:cs="Times New Roman"/>
          <w:lang w:val="en-US"/>
        </w:rPr>
      </w:pPr>
      <w:ins w:id="14869" w:author="UTENTE" w:date="2020-06-30T18:54:00Z">
        <w:r w:rsidRPr="002709E2">
          <w:rPr>
            <w:rFonts w:ascii="Calibri" w:eastAsia="Calibri" w:hAnsi="Calibri" w:cs="Times New Roman"/>
            <w:lang w:val="en-US"/>
          </w:rPr>
          <w:t>488.</w:t>
        </w:r>
        <w:r w:rsidRPr="002709E2">
          <w:rPr>
            <w:rFonts w:ascii="Calibri" w:eastAsia="Calibri" w:hAnsi="Calibri" w:cs="Times New Roman"/>
            <w:lang w:val="en-US"/>
          </w:rPr>
          <w:tab/>
          <w:t>d "\"…Let's go.\""</w:t>
        </w:r>
      </w:ins>
    </w:p>
    <w:p w14:paraId="3E4FEF34" w14:textId="77777777" w:rsidR="002709E2" w:rsidRPr="002709E2" w:rsidRDefault="002709E2" w:rsidP="002709E2">
      <w:pPr>
        <w:spacing w:line="600" w:lineRule="auto"/>
        <w:jc w:val="left"/>
        <w:rPr>
          <w:ins w:id="14870" w:author="UTENTE" w:date="2020-06-30T18:54:00Z"/>
          <w:rFonts w:ascii="Calibri" w:eastAsia="Calibri" w:hAnsi="Calibri" w:cs="Times New Roman"/>
          <w:lang w:val="en-US"/>
        </w:rPr>
      </w:pPr>
      <w:ins w:id="14871" w:author="UTENTE" w:date="2020-06-30T18:54:00Z">
        <w:r w:rsidRPr="002709E2">
          <w:rPr>
            <w:rFonts w:ascii="Calibri" w:eastAsia="Calibri" w:hAnsi="Calibri" w:cs="Times New Roman"/>
            <w:lang w:val="en-US"/>
          </w:rPr>
          <w:t>489.</w:t>
        </w:r>
        <w:r w:rsidRPr="002709E2">
          <w:rPr>
            <w:rFonts w:ascii="Calibri" w:eastAsia="Calibri" w:hAnsi="Calibri" w:cs="Times New Roman"/>
            <w:lang w:val="en-US"/>
          </w:rPr>
          <w:tab/>
          <w:t>mc "\"…Right.\""</w:t>
        </w:r>
      </w:ins>
    </w:p>
    <w:p w14:paraId="1B9861C7" w14:textId="77777777" w:rsidR="002709E2" w:rsidRPr="002709E2" w:rsidRDefault="002709E2" w:rsidP="002709E2">
      <w:pPr>
        <w:spacing w:line="600" w:lineRule="auto"/>
        <w:jc w:val="left"/>
        <w:rPr>
          <w:ins w:id="14872" w:author="UTENTE" w:date="2020-06-30T18:54:00Z"/>
          <w:rFonts w:ascii="Calibri" w:eastAsia="Calibri" w:hAnsi="Calibri" w:cs="Times New Roman"/>
          <w:lang w:val="en-US"/>
        </w:rPr>
      </w:pPr>
      <w:ins w:id="14873" w:author="UTENTE" w:date="2020-06-30T18:54:00Z">
        <w:r w:rsidRPr="002709E2">
          <w:rPr>
            <w:rFonts w:ascii="Calibri" w:eastAsia="Calibri" w:hAnsi="Calibri" w:cs="Times New Roman"/>
            <w:lang w:val="en-US"/>
          </w:rPr>
          <w:t>490.</w:t>
        </w:r>
        <w:r w:rsidRPr="002709E2">
          <w:rPr>
            <w:rFonts w:ascii="Calibri" w:eastAsia="Calibri" w:hAnsi="Calibri" w:cs="Times New Roman"/>
            <w:lang w:val="en-US"/>
          </w:rPr>
          <w:tab/>
          <w:t>n "–Shit, I entirely forgot that he was supposed to be taking me home."</w:t>
        </w:r>
      </w:ins>
    </w:p>
    <w:p w14:paraId="3FEBD880" w14:textId="77777777" w:rsidR="002709E2" w:rsidRPr="002709E2" w:rsidRDefault="002709E2" w:rsidP="002709E2">
      <w:pPr>
        <w:spacing w:line="600" w:lineRule="auto"/>
        <w:jc w:val="left"/>
        <w:rPr>
          <w:ins w:id="14874" w:author="UTENTE" w:date="2020-06-30T18:54:00Z"/>
          <w:rFonts w:ascii="Calibri" w:eastAsia="Calibri" w:hAnsi="Calibri" w:cs="Times New Roman"/>
          <w:lang w:val="en-US"/>
        </w:rPr>
      </w:pPr>
      <w:ins w:id="14875" w:author="UTENTE" w:date="2020-06-30T18:54:00Z">
        <w:r w:rsidRPr="002709E2">
          <w:rPr>
            <w:rFonts w:ascii="Calibri" w:eastAsia="Calibri" w:hAnsi="Calibri" w:cs="Times New Roman"/>
            <w:lang w:val="en-US"/>
          </w:rPr>
          <w:t>491.</w:t>
        </w:r>
        <w:r w:rsidRPr="002709E2">
          <w:rPr>
            <w:rFonts w:ascii="Calibri" w:eastAsia="Calibri" w:hAnsi="Calibri" w:cs="Times New Roman"/>
            <w:lang w:val="en-US"/>
          </w:rPr>
          <w:tab/>
          <w:t>n "That was the whole point of meeting up, wasn't it? {w}So how did {i}that{/i} just happen?"</w:t>
        </w:r>
      </w:ins>
    </w:p>
    <w:p w14:paraId="55DD6BBC" w14:textId="77777777" w:rsidR="002709E2" w:rsidRPr="002709E2" w:rsidRDefault="002709E2" w:rsidP="002709E2">
      <w:pPr>
        <w:spacing w:line="600" w:lineRule="auto"/>
        <w:jc w:val="left"/>
        <w:rPr>
          <w:ins w:id="14876" w:author="UTENTE" w:date="2020-06-30T18:54:00Z"/>
          <w:rFonts w:ascii="Calibri" w:eastAsia="Calibri" w:hAnsi="Calibri" w:cs="Times New Roman"/>
          <w:lang w:val="en-US"/>
        </w:rPr>
      </w:pPr>
      <w:ins w:id="14877" w:author="UTENTE" w:date="2020-06-30T18:54:00Z">
        <w:r w:rsidRPr="002709E2">
          <w:rPr>
            <w:rFonts w:ascii="Calibri" w:eastAsia="Calibri" w:hAnsi="Calibri" w:cs="Times New Roman"/>
            <w:lang w:val="en-US"/>
          </w:rPr>
          <w:t>492.</w:t>
        </w:r>
        <w:r w:rsidRPr="002709E2">
          <w:rPr>
            <w:rFonts w:ascii="Calibri" w:eastAsia="Calibri" w:hAnsi="Calibri" w:cs="Times New Roman"/>
            <w:lang w:val="en-US"/>
          </w:rPr>
          <w:tab/>
          <w:t>n "I bite my lip as we head down the sidewalk again, but Dominic seems completely at ease."</w:t>
        </w:r>
      </w:ins>
    </w:p>
    <w:p w14:paraId="2A7ADED8" w14:textId="77777777" w:rsidR="002709E2" w:rsidRPr="002709E2" w:rsidRDefault="002709E2" w:rsidP="002709E2">
      <w:pPr>
        <w:spacing w:line="600" w:lineRule="auto"/>
        <w:jc w:val="left"/>
        <w:rPr>
          <w:ins w:id="14878" w:author="UTENTE" w:date="2020-06-30T18:54:00Z"/>
          <w:rFonts w:ascii="Calibri" w:eastAsia="Calibri" w:hAnsi="Calibri" w:cs="Times New Roman"/>
          <w:lang w:val="en-US"/>
        </w:rPr>
      </w:pPr>
      <w:ins w:id="14879" w:author="UTENTE" w:date="2020-06-30T18:54:00Z">
        <w:r w:rsidRPr="002709E2">
          <w:rPr>
            <w:rFonts w:ascii="Calibri" w:eastAsia="Calibri" w:hAnsi="Calibri" w:cs="Times New Roman"/>
            <w:lang w:val="en-US"/>
          </w:rPr>
          <w:t>493.</w:t>
        </w:r>
        <w:r w:rsidRPr="002709E2">
          <w:rPr>
            <w:rFonts w:ascii="Calibri" w:eastAsia="Calibri" w:hAnsi="Calibri" w:cs="Times New Roman"/>
            <w:lang w:val="en-US"/>
          </w:rPr>
          <w:tab/>
          <w:t>n "This guy… I guess he's not even worried that the other vampires will come after us.\n{w}Am I the weird one for being so flustered about everything?"</w:t>
        </w:r>
      </w:ins>
    </w:p>
    <w:p w14:paraId="46C3CC40" w14:textId="77777777" w:rsidR="002709E2" w:rsidRPr="002709E2" w:rsidRDefault="002709E2" w:rsidP="002709E2">
      <w:pPr>
        <w:spacing w:line="600" w:lineRule="auto"/>
        <w:jc w:val="left"/>
        <w:rPr>
          <w:ins w:id="14880" w:author="UTENTE" w:date="2020-06-30T18:54:00Z"/>
          <w:rFonts w:ascii="Calibri" w:eastAsia="Calibri" w:hAnsi="Calibri" w:cs="Times New Roman"/>
          <w:lang w:val="en-US"/>
        </w:rPr>
      </w:pPr>
      <w:ins w:id="14881" w:author="UTENTE" w:date="2020-06-30T18:54:00Z">
        <w:r w:rsidRPr="002709E2">
          <w:rPr>
            <w:rFonts w:ascii="Calibri" w:eastAsia="Calibri" w:hAnsi="Calibri" w:cs="Times New Roman"/>
            <w:lang w:val="en-US"/>
          </w:rPr>
          <w:t>494.</w:t>
        </w:r>
        <w:r w:rsidRPr="002709E2">
          <w:rPr>
            <w:rFonts w:ascii="Calibri" w:eastAsia="Calibri" w:hAnsi="Calibri" w:cs="Times New Roman"/>
            <w:lang w:val="en-US"/>
          </w:rPr>
          <w:tab/>
          <w:t>n "We end up making it to my apartment building without any incident."</w:t>
        </w:r>
      </w:ins>
    </w:p>
    <w:p w14:paraId="607F8D89" w14:textId="77777777" w:rsidR="002709E2" w:rsidRPr="002709E2" w:rsidRDefault="002709E2" w:rsidP="002709E2">
      <w:pPr>
        <w:spacing w:line="600" w:lineRule="auto"/>
        <w:jc w:val="left"/>
        <w:rPr>
          <w:ins w:id="14882" w:author="UTENTE" w:date="2020-06-30T18:54:00Z"/>
          <w:rFonts w:ascii="Calibri" w:eastAsia="Calibri" w:hAnsi="Calibri" w:cs="Times New Roman"/>
          <w:lang w:val="en-US"/>
        </w:rPr>
      </w:pPr>
      <w:ins w:id="14883" w:author="UTENTE" w:date="2020-06-30T18:54:00Z">
        <w:r w:rsidRPr="002709E2">
          <w:rPr>
            <w:rFonts w:ascii="Calibri" w:eastAsia="Calibri" w:hAnsi="Calibri" w:cs="Times New Roman"/>
            <w:lang w:val="en-US"/>
          </w:rPr>
          <w:t>495.</w:t>
        </w:r>
        <w:r w:rsidRPr="002709E2">
          <w:rPr>
            <w:rFonts w:ascii="Calibri" w:eastAsia="Calibri" w:hAnsi="Calibri" w:cs="Times New Roman"/>
            <w:lang w:val="en-US"/>
          </w:rPr>
          <w:tab/>
          <w:t>n "When we reach the door, Dominic stops, so I come to a halt in front of him."</w:t>
        </w:r>
        <w:r w:rsidRPr="002709E2">
          <w:rPr>
            <w:rFonts w:ascii="Calibri" w:eastAsia="Calibri" w:hAnsi="Calibri" w:cs="Times New Roman"/>
            <w:lang w:val="en-US"/>
          </w:rPr>
          <w:br w:type="page"/>
        </w:r>
      </w:ins>
    </w:p>
    <w:p w14:paraId="1865BC41" w14:textId="77777777" w:rsidR="002709E2" w:rsidRPr="002709E2" w:rsidRDefault="002709E2" w:rsidP="002709E2">
      <w:pPr>
        <w:spacing w:line="600" w:lineRule="auto"/>
        <w:jc w:val="left"/>
        <w:rPr>
          <w:ins w:id="14884" w:author="UTENTE" w:date="2020-06-30T18:54:00Z"/>
          <w:rFonts w:ascii="Calibri" w:eastAsia="Calibri" w:hAnsi="Calibri" w:cs="Times New Roman"/>
        </w:rPr>
      </w:pPr>
      <w:ins w:id="14885" w:author="UTENTE" w:date="2020-06-30T18:54:00Z">
        <w:r w:rsidRPr="002709E2">
          <w:rPr>
            <w:rFonts w:ascii="Calibri" w:eastAsia="Calibri" w:hAnsi="Calibri" w:cs="Times New Roman"/>
          </w:rPr>
          <w:lastRenderedPageBreak/>
          <w:t>483.</w:t>
        </w:r>
        <w:r w:rsidRPr="002709E2">
          <w:rPr>
            <w:rFonts w:ascii="Calibri" w:eastAsia="Calibri" w:hAnsi="Calibri" w:cs="Times New Roman"/>
          </w:rPr>
          <w:tab/>
          <w:t>n "Alla fine, si fa quasi l'alba. Controvoglia, ci separiamo e ci facciamo strada verso l'uscita."</w:t>
        </w:r>
      </w:ins>
    </w:p>
    <w:p w14:paraId="11F3CA48" w14:textId="77777777" w:rsidR="002709E2" w:rsidRPr="002709E2" w:rsidRDefault="002709E2" w:rsidP="002709E2">
      <w:pPr>
        <w:spacing w:line="600" w:lineRule="auto"/>
        <w:jc w:val="left"/>
        <w:rPr>
          <w:ins w:id="14886" w:author="UTENTE" w:date="2020-06-30T18:54:00Z"/>
          <w:rFonts w:ascii="Calibri" w:eastAsia="Calibri" w:hAnsi="Calibri" w:cs="Times New Roman"/>
        </w:rPr>
      </w:pPr>
      <w:ins w:id="14887" w:author="UTENTE" w:date="2020-06-30T18:54:00Z">
        <w:r w:rsidRPr="002709E2">
          <w:rPr>
            <w:rFonts w:ascii="Calibri" w:eastAsia="Calibri" w:hAnsi="Calibri" w:cs="Times New Roman"/>
          </w:rPr>
          <w:t>484.</w:t>
        </w:r>
        <w:r w:rsidRPr="002709E2">
          <w:rPr>
            <w:rFonts w:ascii="Calibri" w:eastAsia="Calibri" w:hAnsi="Calibri" w:cs="Times New Roman"/>
          </w:rPr>
          <w:tab/>
          <w:t>d "\"…\""</w:t>
        </w:r>
      </w:ins>
    </w:p>
    <w:p w14:paraId="50A3D644" w14:textId="77777777" w:rsidR="002709E2" w:rsidRPr="002709E2" w:rsidRDefault="002709E2" w:rsidP="002709E2">
      <w:pPr>
        <w:spacing w:line="600" w:lineRule="auto"/>
        <w:jc w:val="left"/>
        <w:rPr>
          <w:ins w:id="14888" w:author="UTENTE" w:date="2020-06-30T18:54:00Z"/>
          <w:rFonts w:ascii="Calibri" w:eastAsia="Calibri" w:hAnsi="Calibri" w:cs="Times New Roman"/>
        </w:rPr>
      </w:pPr>
      <w:ins w:id="14889" w:author="UTENTE" w:date="2020-06-30T18:54:00Z">
        <w:r w:rsidRPr="002709E2">
          <w:rPr>
            <w:rFonts w:ascii="Calibri" w:eastAsia="Calibri" w:hAnsi="Calibri" w:cs="Times New Roman"/>
          </w:rPr>
          <w:t>485.</w:t>
        </w:r>
        <w:r w:rsidRPr="002709E2">
          <w:rPr>
            <w:rFonts w:ascii="Calibri" w:eastAsia="Calibri" w:hAnsi="Calibri" w:cs="Times New Roman"/>
          </w:rPr>
          <w:tab/>
          <w:t>mc "\"…\""</w:t>
        </w:r>
      </w:ins>
    </w:p>
    <w:p w14:paraId="385FCBB1" w14:textId="77777777" w:rsidR="002709E2" w:rsidRPr="002709E2" w:rsidRDefault="002709E2" w:rsidP="002709E2">
      <w:pPr>
        <w:spacing w:line="600" w:lineRule="auto"/>
        <w:jc w:val="left"/>
        <w:rPr>
          <w:ins w:id="14890" w:author="UTENTE" w:date="2020-06-30T18:54:00Z"/>
          <w:rFonts w:ascii="Calibri" w:eastAsia="Calibri" w:hAnsi="Calibri" w:cs="Times New Roman"/>
        </w:rPr>
      </w:pPr>
      <w:ins w:id="14891" w:author="UTENTE" w:date="2020-06-30T18:54:00Z">
        <w:r w:rsidRPr="002709E2">
          <w:rPr>
            <w:rFonts w:ascii="Calibri" w:eastAsia="Calibri" w:hAnsi="Calibri" w:cs="Times New Roman"/>
          </w:rPr>
          <w:t>486.</w:t>
        </w:r>
        <w:r w:rsidRPr="002709E2">
          <w:rPr>
            <w:rFonts w:ascii="Calibri" w:eastAsia="Calibri" w:hAnsi="Calibri" w:cs="Times New Roman"/>
          </w:rPr>
          <w:tab/>
          <w:t>n "È ancora buio quando usciamo in strada, anche se non per molto ancora."</w:t>
        </w:r>
      </w:ins>
    </w:p>
    <w:p w14:paraId="4E1608BC" w14:textId="77777777" w:rsidR="002709E2" w:rsidRPr="002709E2" w:rsidRDefault="002709E2" w:rsidP="002709E2">
      <w:pPr>
        <w:spacing w:line="600" w:lineRule="auto"/>
        <w:jc w:val="left"/>
        <w:rPr>
          <w:ins w:id="14892" w:author="UTENTE" w:date="2020-06-30T18:54:00Z"/>
          <w:rFonts w:ascii="Calibri" w:eastAsia="Calibri" w:hAnsi="Calibri" w:cs="Times New Roman"/>
        </w:rPr>
      </w:pPr>
      <w:ins w:id="14893" w:author="UTENTE" w:date="2020-06-30T18:54:00Z">
        <w:r w:rsidRPr="002709E2">
          <w:rPr>
            <w:rFonts w:ascii="Calibri" w:eastAsia="Calibri" w:hAnsi="Calibri" w:cs="Times New Roman"/>
          </w:rPr>
          <w:t>487.</w:t>
        </w:r>
        <w:r w:rsidRPr="002709E2">
          <w:rPr>
            <w:rFonts w:ascii="Calibri" w:eastAsia="Calibri" w:hAnsi="Calibri" w:cs="Times New Roman"/>
          </w:rPr>
          <w:tab/>
          <w:t>n "Con la musica ovattata dai muri di cemento, un silenzio imbarazzante si insedia fra di noi."</w:t>
        </w:r>
      </w:ins>
    </w:p>
    <w:p w14:paraId="3E5A006B" w14:textId="77777777" w:rsidR="002709E2" w:rsidRPr="002709E2" w:rsidRDefault="002709E2" w:rsidP="002709E2">
      <w:pPr>
        <w:spacing w:line="600" w:lineRule="auto"/>
        <w:jc w:val="left"/>
        <w:rPr>
          <w:ins w:id="14894" w:author="UTENTE" w:date="2020-06-30T18:54:00Z"/>
          <w:rFonts w:ascii="Calibri" w:eastAsia="Calibri" w:hAnsi="Calibri" w:cs="Times New Roman"/>
        </w:rPr>
      </w:pPr>
      <w:ins w:id="14895" w:author="UTENTE" w:date="2020-06-30T18:54:00Z">
        <w:r w:rsidRPr="002709E2">
          <w:rPr>
            <w:rFonts w:ascii="Calibri" w:eastAsia="Calibri" w:hAnsi="Calibri" w:cs="Times New Roman"/>
          </w:rPr>
          <w:t>488.</w:t>
        </w:r>
        <w:r w:rsidRPr="002709E2">
          <w:rPr>
            <w:rFonts w:ascii="Calibri" w:eastAsia="Calibri" w:hAnsi="Calibri" w:cs="Times New Roman"/>
          </w:rPr>
          <w:tab/>
          <w:t>d "\"…Andiamo via.\""</w:t>
        </w:r>
      </w:ins>
    </w:p>
    <w:p w14:paraId="1DCEE6D5" w14:textId="77777777" w:rsidR="002709E2" w:rsidRPr="002709E2" w:rsidRDefault="002709E2" w:rsidP="002709E2">
      <w:pPr>
        <w:spacing w:line="600" w:lineRule="auto"/>
        <w:jc w:val="left"/>
        <w:rPr>
          <w:ins w:id="14896" w:author="UTENTE" w:date="2020-06-30T18:54:00Z"/>
          <w:rFonts w:ascii="Calibri" w:eastAsia="Calibri" w:hAnsi="Calibri" w:cs="Times New Roman"/>
        </w:rPr>
      </w:pPr>
      <w:ins w:id="14897" w:author="UTENTE" w:date="2020-06-30T18:54:00Z">
        <w:r w:rsidRPr="002709E2">
          <w:rPr>
            <w:rFonts w:ascii="Calibri" w:eastAsia="Calibri" w:hAnsi="Calibri" w:cs="Times New Roman"/>
          </w:rPr>
          <w:t>489.</w:t>
        </w:r>
        <w:r w:rsidRPr="002709E2">
          <w:rPr>
            <w:rFonts w:ascii="Calibri" w:eastAsia="Calibri" w:hAnsi="Calibri" w:cs="Times New Roman"/>
          </w:rPr>
          <w:tab/>
          <w:t>mc "\"…Sì.\""</w:t>
        </w:r>
      </w:ins>
    </w:p>
    <w:p w14:paraId="257A4AAE" w14:textId="77777777" w:rsidR="002709E2" w:rsidRPr="002709E2" w:rsidRDefault="002709E2" w:rsidP="002709E2">
      <w:pPr>
        <w:spacing w:line="600" w:lineRule="auto"/>
        <w:jc w:val="left"/>
        <w:rPr>
          <w:ins w:id="14898" w:author="UTENTE" w:date="2020-06-30T18:54:00Z"/>
          <w:rFonts w:ascii="Calibri" w:eastAsia="Calibri" w:hAnsi="Calibri" w:cs="Times New Roman"/>
        </w:rPr>
      </w:pPr>
      <w:ins w:id="14899" w:author="UTENTE" w:date="2020-06-30T18:54:00Z">
        <w:r w:rsidRPr="002709E2">
          <w:rPr>
            <w:rFonts w:ascii="Calibri" w:eastAsia="Calibri" w:hAnsi="Calibri" w:cs="Times New Roman"/>
          </w:rPr>
          <w:t>490.</w:t>
        </w:r>
        <w:r w:rsidRPr="002709E2">
          <w:rPr>
            <w:rFonts w:ascii="Calibri" w:eastAsia="Calibri" w:hAnsi="Calibri" w:cs="Times New Roman"/>
          </w:rPr>
          <w:tab/>
          <w:t>n "Cazzo, mi ero completamento dimenticato che mi doveva riportare a casa."</w:t>
        </w:r>
      </w:ins>
    </w:p>
    <w:p w14:paraId="5F8FABC2" w14:textId="77777777" w:rsidR="002709E2" w:rsidRPr="002709E2" w:rsidRDefault="002709E2" w:rsidP="002709E2">
      <w:pPr>
        <w:spacing w:line="600" w:lineRule="auto"/>
        <w:jc w:val="left"/>
        <w:rPr>
          <w:ins w:id="14900" w:author="UTENTE" w:date="2020-06-30T18:54:00Z"/>
          <w:rFonts w:ascii="Calibri" w:eastAsia="Calibri" w:hAnsi="Calibri" w:cs="Times New Roman"/>
        </w:rPr>
      </w:pPr>
      <w:ins w:id="14901" w:author="UTENTE" w:date="2020-06-30T18:54:00Z">
        <w:r w:rsidRPr="002709E2">
          <w:rPr>
            <w:rFonts w:ascii="Calibri" w:eastAsia="Calibri" w:hAnsi="Calibri" w:cs="Times New Roman"/>
          </w:rPr>
          <w:t>491.</w:t>
        </w:r>
        <w:r w:rsidRPr="002709E2">
          <w:rPr>
            <w:rFonts w:ascii="Calibri" w:eastAsia="Calibri" w:hAnsi="Calibri" w:cs="Times New Roman"/>
          </w:rPr>
          <w:tab/>
          <w:t>n "Era il punto del nostro incontro, no? {w}Allora come è potuto succedere {i}quella{/i} roba?"</w:t>
        </w:r>
      </w:ins>
    </w:p>
    <w:p w14:paraId="25BD144F" w14:textId="77777777" w:rsidR="002709E2" w:rsidRPr="002709E2" w:rsidRDefault="002709E2" w:rsidP="002709E2">
      <w:pPr>
        <w:spacing w:line="600" w:lineRule="auto"/>
        <w:jc w:val="left"/>
        <w:rPr>
          <w:ins w:id="14902" w:author="UTENTE" w:date="2020-06-30T18:54:00Z"/>
          <w:rFonts w:ascii="Calibri" w:eastAsia="Calibri" w:hAnsi="Calibri" w:cs="Times New Roman"/>
        </w:rPr>
      </w:pPr>
      <w:ins w:id="14903" w:author="UTENTE" w:date="2020-06-30T18:54:00Z">
        <w:r w:rsidRPr="002709E2">
          <w:rPr>
            <w:rFonts w:ascii="Calibri" w:eastAsia="Calibri" w:hAnsi="Calibri" w:cs="Times New Roman"/>
          </w:rPr>
          <w:t>492.</w:t>
        </w:r>
        <w:r w:rsidRPr="002709E2">
          <w:rPr>
            <w:rFonts w:ascii="Calibri" w:eastAsia="Calibri" w:hAnsi="Calibri" w:cs="Times New Roman"/>
          </w:rPr>
          <w:tab/>
          <w:t>n "Mi mordicchio il labbro mentre ci incamminiamo lungo il marciapiede, anche se Dominic sembra completamente a suo agio."</w:t>
        </w:r>
      </w:ins>
    </w:p>
    <w:p w14:paraId="61C0E494" w14:textId="77777777" w:rsidR="002709E2" w:rsidRPr="002709E2" w:rsidRDefault="002709E2" w:rsidP="002709E2">
      <w:pPr>
        <w:spacing w:line="600" w:lineRule="auto"/>
        <w:jc w:val="left"/>
        <w:rPr>
          <w:ins w:id="14904" w:author="UTENTE" w:date="2020-06-30T18:54:00Z"/>
          <w:rFonts w:ascii="Calibri" w:eastAsia="Calibri" w:hAnsi="Calibri" w:cs="Times New Roman"/>
        </w:rPr>
      </w:pPr>
      <w:ins w:id="14905" w:author="UTENTE" w:date="2020-06-30T18:54:00Z">
        <w:r w:rsidRPr="002709E2">
          <w:rPr>
            <w:rFonts w:ascii="Calibri" w:eastAsia="Calibri" w:hAnsi="Calibri" w:cs="Times New Roman"/>
          </w:rPr>
          <w:t>493.</w:t>
        </w:r>
        <w:r w:rsidRPr="002709E2">
          <w:rPr>
            <w:rFonts w:ascii="Calibri" w:eastAsia="Calibri" w:hAnsi="Calibri" w:cs="Times New Roman"/>
          </w:rPr>
          <w:tab/>
          <w:t>n "Questo ragazzo… Scommetto che non è nemmeno preoccupato che altri vampiri possano venire a cercarci. \n{w}Sono io strano ad essere completamento scombussolato da tutto quello che è successo?"</w:t>
        </w:r>
      </w:ins>
    </w:p>
    <w:p w14:paraId="400DDF5A" w14:textId="77777777" w:rsidR="002709E2" w:rsidRPr="002709E2" w:rsidRDefault="002709E2" w:rsidP="002709E2">
      <w:pPr>
        <w:spacing w:line="600" w:lineRule="auto"/>
        <w:jc w:val="left"/>
        <w:rPr>
          <w:ins w:id="14906" w:author="UTENTE" w:date="2020-06-30T18:54:00Z"/>
          <w:rFonts w:ascii="Calibri" w:eastAsia="Calibri" w:hAnsi="Calibri" w:cs="Times New Roman"/>
        </w:rPr>
      </w:pPr>
      <w:ins w:id="14907" w:author="UTENTE" w:date="2020-06-30T18:54:00Z">
        <w:r w:rsidRPr="002709E2">
          <w:rPr>
            <w:rFonts w:ascii="Calibri" w:eastAsia="Calibri" w:hAnsi="Calibri" w:cs="Times New Roman"/>
          </w:rPr>
          <w:t>494.</w:t>
        </w:r>
        <w:r w:rsidRPr="002709E2">
          <w:rPr>
            <w:rFonts w:ascii="Calibri" w:eastAsia="Calibri" w:hAnsi="Calibri" w:cs="Times New Roman"/>
          </w:rPr>
          <w:tab/>
          <w:t>n "Riusciamo a raggiungere il mio appartamento senza alcun incidente."</w:t>
        </w:r>
      </w:ins>
    </w:p>
    <w:p w14:paraId="6F3E5483" w14:textId="77777777" w:rsidR="002709E2" w:rsidRPr="002709E2" w:rsidRDefault="002709E2" w:rsidP="002709E2">
      <w:pPr>
        <w:spacing w:line="600" w:lineRule="auto"/>
        <w:jc w:val="left"/>
        <w:rPr>
          <w:ins w:id="14908" w:author="UTENTE" w:date="2020-06-30T18:54:00Z"/>
          <w:rFonts w:ascii="Calibri" w:eastAsia="Calibri" w:hAnsi="Calibri" w:cs="Times New Roman"/>
        </w:rPr>
      </w:pPr>
      <w:ins w:id="14909" w:author="UTENTE" w:date="2020-06-30T18:54:00Z">
        <w:r w:rsidRPr="002709E2">
          <w:rPr>
            <w:rFonts w:ascii="Calibri" w:eastAsia="Calibri" w:hAnsi="Calibri" w:cs="Times New Roman"/>
          </w:rPr>
          <w:t>495.</w:t>
        </w:r>
        <w:r w:rsidRPr="002709E2">
          <w:rPr>
            <w:rFonts w:ascii="Calibri" w:eastAsia="Calibri" w:hAnsi="Calibri" w:cs="Times New Roman"/>
          </w:rPr>
          <w:tab/>
          <w:t>n "Quando arriviamo alla porta, Dominic si ferma, e io faccio lo stesso davanti a lui." </w:t>
        </w:r>
        <w:r w:rsidRPr="002709E2">
          <w:rPr>
            <w:rFonts w:ascii="Calibri" w:eastAsia="Calibri" w:hAnsi="Calibri" w:cs="Times New Roman"/>
          </w:rPr>
          <w:br w:type="page"/>
        </w:r>
      </w:ins>
    </w:p>
    <w:p w14:paraId="453D171B" w14:textId="77777777" w:rsidR="002709E2" w:rsidRPr="002709E2" w:rsidRDefault="002709E2" w:rsidP="002709E2">
      <w:pPr>
        <w:spacing w:line="600" w:lineRule="auto"/>
        <w:jc w:val="left"/>
        <w:rPr>
          <w:ins w:id="14910" w:author="UTENTE" w:date="2020-06-30T18:54:00Z"/>
          <w:rFonts w:ascii="Calibri" w:eastAsia="Calibri" w:hAnsi="Calibri" w:cs="Times New Roman"/>
          <w:lang w:val="en-US"/>
        </w:rPr>
      </w:pPr>
      <w:ins w:id="14911" w:author="UTENTE" w:date="2020-06-30T18:54:00Z">
        <w:r w:rsidRPr="002709E2">
          <w:rPr>
            <w:rFonts w:ascii="Calibri" w:eastAsia="Calibri" w:hAnsi="Calibri" w:cs="Times New Roman"/>
            <w:lang w:val="en-US"/>
          </w:rPr>
          <w:lastRenderedPageBreak/>
          <w:t>496.</w:t>
        </w:r>
        <w:r w:rsidRPr="002709E2">
          <w:rPr>
            <w:rFonts w:ascii="Calibri" w:eastAsia="Calibri" w:hAnsi="Calibri" w:cs="Times New Roman"/>
            <w:lang w:val="en-US"/>
          </w:rPr>
          <w:tab/>
          <w:t>mcp "\"Er… thanks.\""</w:t>
        </w:r>
      </w:ins>
    </w:p>
    <w:p w14:paraId="53AC47D7" w14:textId="77777777" w:rsidR="002709E2" w:rsidRPr="002709E2" w:rsidRDefault="002709E2" w:rsidP="002709E2">
      <w:pPr>
        <w:spacing w:line="600" w:lineRule="auto"/>
        <w:jc w:val="left"/>
        <w:rPr>
          <w:ins w:id="14912" w:author="UTENTE" w:date="2020-06-30T18:54:00Z"/>
          <w:rFonts w:ascii="Calibri" w:eastAsia="Calibri" w:hAnsi="Calibri" w:cs="Times New Roman"/>
          <w:lang w:val="en-US"/>
        </w:rPr>
      </w:pPr>
      <w:ins w:id="14913" w:author="UTENTE" w:date="2020-06-30T18:54:00Z">
        <w:r w:rsidRPr="002709E2">
          <w:rPr>
            <w:rFonts w:ascii="Calibri" w:eastAsia="Calibri" w:hAnsi="Calibri" w:cs="Times New Roman"/>
            <w:lang w:val="en-US"/>
          </w:rPr>
          <w:t>497.</w:t>
        </w:r>
        <w:r w:rsidRPr="002709E2">
          <w:rPr>
            <w:rFonts w:ascii="Calibri" w:eastAsia="Calibri" w:hAnsi="Calibri" w:cs="Times New Roman"/>
            <w:lang w:val="en-US"/>
          </w:rPr>
          <w:tab/>
          <w:t>d "\"It's fine.\""</w:t>
        </w:r>
      </w:ins>
    </w:p>
    <w:p w14:paraId="134CE590" w14:textId="77777777" w:rsidR="002709E2" w:rsidRPr="002709E2" w:rsidRDefault="002709E2" w:rsidP="002709E2">
      <w:pPr>
        <w:spacing w:line="600" w:lineRule="auto"/>
        <w:jc w:val="left"/>
        <w:rPr>
          <w:ins w:id="14914" w:author="UTENTE" w:date="2020-06-30T18:54:00Z"/>
          <w:rFonts w:ascii="Calibri" w:eastAsia="Calibri" w:hAnsi="Calibri" w:cs="Times New Roman"/>
          <w:lang w:val="en-US"/>
        </w:rPr>
      </w:pPr>
      <w:ins w:id="14915" w:author="UTENTE" w:date="2020-06-30T18:54:00Z">
        <w:r w:rsidRPr="002709E2">
          <w:rPr>
            <w:rFonts w:ascii="Calibri" w:eastAsia="Calibri" w:hAnsi="Calibri" w:cs="Times New Roman"/>
            <w:lang w:val="en-US"/>
          </w:rPr>
          <w:t>498.</w:t>
        </w:r>
        <w:r w:rsidRPr="002709E2">
          <w:rPr>
            <w:rFonts w:ascii="Calibri" w:eastAsia="Calibri" w:hAnsi="Calibri" w:cs="Times New Roman"/>
            <w:lang w:val="en-US"/>
          </w:rPr>
          <w:tab/>
          <w:t>n "With that casual response, he starts to turn away."</w:t>
        </w:r>
      </w:ins>
    </w:p>
    <w:p w14:paraId="080F92B8" w14:textId="77777777" w:rsidR="002709E2" w:rsidRPr="002709E2" w:rsidRDefault="002709E2" w:rsidP="002709E2">
      <w:pPr>
        <w:spacing w:line="600" w:lineRule="auto"/>
        <w:jc w:val="left"/>
        <w:rPr>
          <w:ins w:id="14916" w:author="UTENTE" w:date="2020-06-30T18:54:00Z"/>
          <w:rFonts w:ascii="Calibri" w:eastAsia="Calibri" w:hAnsi="Calibri" w:cs="Times New Roman"/>
          <w:lang w:val="en-US"/>
        </w:rPr>
      </w:pPr>
      <w:ins w:id="14917" w:author="UTENTE" w:date="2020-06-30T18:54:00Z">
        <w:r w:rsidRPr="002709E2">
          <w:rPr>
            <w:rFonts w:ascii="Calibri" w:eastAsia="Calibri" w:hAnsi="Calibri" w:cs="Times New Roman"/>
            <w:lang w:val="en-US"/>
          </w:rPr>
          <w:t>499.</w:t>
        </w:r>
        <w:r w:rsidRPr="002709E2">
          <w:rPr>
            <w:rFonts w:ascii="Calibri" w:eastAsia="Calibri" w:hAnsi="Calibri" w:cs="Times New Roman"/>
            <w:lang w:val="en-US"/>
          </w:rPr>
          <w:tab/>
          <w:t>mcp "\"Hey, wait–!\""</w:t>
        </w:r>
      </w:ins>
    </w:p>
    <w:p w14:paraId="587C424F" w14:textId="77777777" w:rsidR="002709E2" w:rsidRPr="002709E2" w:rsidRDefault="002709E2" w:rsidP="002709E2">
      <w:pPr>
        <w:spacing w:line="600" w:lineRule="auto"/>
        <w:jc w:val="left"/>
        <w:rPr>
          <w:ins w:id="14918" w:author="UTENTE" w:date="2020-06-30T18:54:00Z"/>
          <w:rFonts w:ascii="Calibri" w:eastAsia="Calibri" w:hAnsi="Calibri" w:cs="Times New Roman"/>
          <w:lang w:val="en-US"/>
        </w:rPr>
      </w:pPr>
      <w:ins w:id="14919" w:author="UTENTE" w:date="2020-06-30T18:54:00Z">
        <w:r w:rsidRPr="002709E2">
          <w:rPr>
            <w:rFonts w:ascii="Calibri" w:eastAsia="Calibri" w:hAnsi="Calibri" w:cs="Times New Roman"/>
            <w:lang w:val="en-US"/>
          </w:rPr>
          <w:t>500.</w:t>
        </w:r>
        <w:r w:rsidRPr="002709E2">
          <w:rPr>
            <w:rFonts w:ascii="Calibri" w:eastAsia="Calibri" w:hAnsi="Calibri" w:cs="Times New Roman"/>
            <w:lang w:val="en-US"/>
          </w:rPr>
          <w:tab/>
          <w:t>n "When I hastily call out to him, Dominic pauses to look back at me."</w:t>
        </w:r>
      </w:ins>
    </w:p>
    <w:p w14:paraId="3208A3A5" w14:textId="77777777" w:rsidR="002709E2" w:rsidRPr="002709E2" w:rsidRDefault="002709E2" w:rsidP="002709E2">
      <w:pPr>
        <w:spacing w:line="600" w:lineRule="auto"/>
        <w:jc w:val="left"/>
        <w:rPr>
          <w:ins w:id="14920" w:author="UTENTE" w:date="2020-06-30T18:54:00Z"/>
          <w:rFonts w:ascii="Calibri" w:eastAsia="Calibri" w:hAnsi="Calibri" w:cs="Times New Roman"/>
          <w:lang w:val="en-US"/>
        </w:rPr>
      </w:pPr>
      <w:ins w:id="14921" w:author="UTENTE" w:date="2020-06-30T18:54:00Z">
        <w:r w:rsidRPr="002709E2">
          <w:rPr>
            <w:rFonts w:ascii="Calibri" w:eastAsia="Calibri" w:hAnsi="Calibri" w:cs="Times New Roman"/>
            <w:lang w:val="en-US"/>
          </w:rPr>
          <w:t>501.</w:t>
        </w:r>
        <w:r w:rsidRPr="002709E2">
          <w:rPr>
            <w:rFonts w:ascii="Calibri" w:eastAsia="Calibri" w:hAnsi="Calibri" w:cs="Times New Roman"/>
            <w:lang w:val="en-US"/>
          </w:rPr>
          <w:tab/>
          <w:t>mcp "\"…Are you…\""</w:t>
        </w:r>
      </w:ins>
    </w:p>
    <w:p w14:paraId="107ACDB5" w14:textId="77777777" w:rsidR="002709E2" w:rsidRPr="002709E2" w:rsidRDefault="002709E2" w:rsidP="002709E2">
      <w:pPr>
        <w:spacing w:line="600" w:lineRule="auto"/>
        <w:jc w:val="left"/>
        <w:rPr>
          <w:ins w:id="14922" w:author="UTENTE" w:date="2020-06-30T18:54:00Z"/>
          <w:rFonts w:ascii="Calibri" w:eastAsia="Calibri" w:hAnsi="Calibri" w:cs="Times New Roman"/>
          <w:lang w:val="en-US"/>
        </w:rPr>
      </w:pPr>
      <w:ins w:id="14923" w:author="UTENTE" w:date="2020-06-30T18:54:00Z">
        <w:r w:rsidRPr="002709E2">
          <w:rPr>
            <w:rFonts w:ascii="Calibri" w:eastAsia="Calibri" w:hAnsi="Calibri" w:cs="Times New Roman"/>
            <w:lang w:val="en-US"/>
          </w:rPr>
          <w:t>502.</w:t>
        </w:r>
        <w:r w:rsidRPr="002709E2">
          <w:rPr>
            <w:rFonts w:ascii="Calibri" w:eastAsia="Calibri" w:hAnsi="Calibri" w:cs="Times New Roman"/>
            <w:lang w:val="en-US"/>
          </w:rPr>
          <w:tab/>
          <w:t>mcp "\"Were you planning on coming back to the diner tomorrow night?\""</w:t>
        </w:r>
      </w:ins>
    </w:p>
    <w:p w14:paraId="52324749" w14:textId="77777777" w:rsidR="002709E2" w:rsidRPr="002709E2" w:rsidRDefault="002709E2" w:rsidP="002709E2">
      <w:pPr>
        <w:spacing w:line="600" w:lineRule="auto"/>
        <w:jc w:val="left"/>
        <w:rPr>
          <w:ins w:id="14924" w:author="UTENTE" w:date="2020-06-30T18:54:00Z"/>
          <w:rFonts w:ascii="Calibri" w:eastAsia="Calibri" w:hAnsi="Calibri" w:cs="Times New Roman"/>
          <w:lang w:val="en-US"/>
        </w:rPr>
      </w:pPr>
      <w:ins w:id="14925" w:author="UTENTE" w:date="2020-06-30T18:54:00Z">
        <w:r w:rsidRPr="002709E2">
          <w:rPr>
            <w:rFonts w:ascii="Calibri" w:eastAsia="Calibri" w:hAnsi="Calibri" w:cs="Times New Roman"/>
            <w:lang w:val="en-US"/>
          </w:rPr>
          <w:t>503.</w:t>
        </w:r>
        <w:r w:rsidRPr="002709E2">
          <w:rPr>
            <w:rFonts w:ascii="Calibri" w:eastAsia="Calibri" w:hAnsi="Calibri" w:cs="Times New Roman"/>
            <w:lang w:val="en-US"/>
          </w:rPr>
          <w:tab/>
          <w:t>mcp "\"You don't have to, or anything, but…\""</w:t>
        </w:r>
      </w:ins>
    </w:p>
    <w:p w14:paraId="6DE58DA3" w14:textId="77777777" w:rsidR="002709E2" w:rsidRPr="002709E2" w:rsidRDefault="002709E2" w:rsidP="002709E2">
      <w:pPr>
        <w:spacing w:line="600" w:lineRule="auto"/>
        <w:jc w:val="left"/>
        <w:rPr>
          <w:ins w:id="14926" w:author="UTENTE" w:date="2020-06-30T18:54:00Z"/>
          <w:rFonts w:ascii="Calibri" w:eastAsia="Calibri" w:hAnsi="Calibri" w:cs="Times New Roman"/>
          <w:lang w:val="en-US"/>
        </w:rPr>
      </w:pPr>
      <w:ins w:id="14927" w:author="UTENTE" w:date="2020-06-30T18:54:00Z">
        <w:r w:rsidRPr="002709E2">
          <w:rPr>
            <w:rFonts w:ascii="Calibri" w:eastAsia="Calibri" w:hAnsi="Calibri" w:cs="Times New Roman"/>
            <w:lang w:val="en-US"/>
          </w:rPr>
          <w:t>504.</w:t>
        </w:r>
        <w:r w:rsidRPr="002709E2">
          <w:rPr>
            <w:rFonts w:ascii="Calibri" w:eastAsia="Calibri" w:hAnsi="Calibri" w:cs="Times New Roman"/>
            <w:lang w:val="en-US"/>
          </w:rPr>
          <w:tab/>
          <w:t>n "He tilts his head to one side, quirking an eyebrow slightly."</w:t>
        </w:r>
      </w:ins>
    </w:p>
    <w:p w14:paraId="1A77A96B" w14:textId="77777777" w:rsidR="002709E2" w:rsidRPr="002709E2" w:rsidRDefault="002709E2" w:rsidP="002709E2">
      <w:pPr>
        <w:spacing w:line="600" w:lineRule="auto"/>
        <w:jc w:val="left"/>
        <w:rPr>
          <w:ins w:id="14928" w:author="UTENTE" w:date="2020-06-30T18:54:00Z"/>
          <w:rFonts w:ascii="Calibri" w:eastAsia="Calibri" w:hAnsi="Calibri" w:cs="Times New Roman"/>
          <w:lang w:val="en-US"/>
        </w:rPr>
      </w:pPr>
      <w:ins w:id="14929" w:author="UTENTE" w:date="2020-06-30T18:54:00Z">
        <w:r w:rsidRPr="002709E2">
          <w:rPr>
            <w:rFonts w:ascii="Calibri" w:eastAsia="Calibri" w:hAnsi="Calibri" w:cs="Times New Roman"/>
            <w:lang w:val="en-US"/>
          </w:rPr>
          <w:t>505.</w:t>
        </w:r>
        <w:r w:rsidRPr="002709E2">
          <w:rPr>
            <w:rFonts w:ascii="Calibri" w:eastAsia="Calibri" w:hAnsi="Calibri" w:cs="Times New Roman"/>
            <w:lang w:val="en-US"/>
          </w:rPr>
          <w:tab/>
          <w:t>d "\"I said I'd help you, didn't I?\""</w:t>
        </w:r>
      </w:ins>
    </w:p>
    <w:p w14:paraId="7BAB2371" w14:textId="77777777" w:rsidR="002709E2" w:rsidRPr="002709E2" w:rsidRDefault="002709E2" w:rsidP="002709E2">
      <w:pPr>
        <w:spacing w:line="600" w:lineRule="auto"/>
        <w:jc w:val="left"/>
        <w:rPr>
          <w:ins w:id="14930" w:author="UTENTE" w:date="2020-06-30T18:54:00Z"/>
          <w:rFonts w:ascii="Calibri" w:eastAsia="Calibri" w:hAnsi="Calibri" w:cs="Times New Roman"/>
          <w:lang w:val="en-US"/>
        </w:rPr>
      </w:pPr>
      <w:ins w:id="14931" w:author="UTENTE" w:date="2020-06-30T18:54:00Z">
        <w:r w:rsidRPr="002709E2">
          <w:rPr>
            <w:rFonts w:ascii="Calibri" w:eastAsia="Calibri" w:hAnsi="Calibri" w:cs="Times New Roman"/>
            <w:lang w:val="en-US"/>
          </w:rPr>
          <w:t>506.</w:t>
        </w:r>
        <w:r w:rsidRPr="002709E2">
          <w:rPr>
            <w:rFonts w:ascii="Calibri" w:eastAsia="Calibri" w:hAnsi="Calibri" w:cs="Times New Roman"/>
            <w:lang w:val="en-US"/>
          </w:rPr>
          <w:tab/>
          <w:t>n "He sounds puzzled, as if that was only something natural."</w:t>
        </w:r>
      </w:ins>
    </w:p>
    <w:p w14:paraId="6F7BA161" w14:textId="77777777" w:rsidR="002709E2" w:rsidRPr="002709E2" w:rsidRDefault="002709E2" w:rsidP="002709E2">
      <w:pPr>
        <w:spacing w:line="600" w:lineRule="auto"/>
        <w:jc w:val="left"/>
        <w:rPr>
          <w:ins w:id="14932" w:author="UTENTE" w:date="2020-06-30T18:54:00Z"/>
          <w:rFonts w:ascii="Calibri" w:eastAsia="Calibri" w:hAnsi="Calibri" w:cs="Times New Roman"/>
          <w:lang w:val="en-US"/>
        </w:rPr>
      </w:pPr>
      <w:ins w:id="14933" w:author="UTENTE" w:date="2020-06-30T18:54:00Z">
        <w:r w:rsidRPr="002709E2">
          <w:rPr>
            <w:rFonts w:ascii="Calibri" w:eastAsia="Calibri" w:hAnsi="Calibri" w:cs="Times New Roman"/>
            <w:lang w:val="en-US"/>
          </w:rPr>
          <w:t>507.</w:t>
        </w:r>
        <w:r w:rsidRPr="002709E2">
          <w:rPr>
            <w:rFonts w:ascii="Calibri" w:eastAsia="Calibri" w:hAnsi="Calibri" w:cs="Times New Roman"/>
            <w:lang w:val="en-US"/>
          </w:rPr>
          <w:tab/>
          <w:t>n "It probably sounds like I'm questioning his kindness, but after tonight's chase, I wouldn't blame him for wanting to keep his distance."</w:t>
        </w:r>
      </w:ins>
    </w:p>
    <w:p w14:paraId="74EB05D7" w14:textId="77777777" w:rsidR="002709E2" w:rsidRPr="002709E2" w:rsidRDefault="002709E2" w:rsidP="002709E2">
      <w:pPr>
        <w:spacing w:line="600" w:lineRule="auto"/>
        <w:jc w:val="left"/>
        <w:rPr>
          <w:ins w:id="14934" w:author="UTENTE" w:date="2020-06-30T18:54:00Z"/>
          <w:rFonts w:ascii="Calibri" w:eastAsia="Calibri" w:hAnsi="Calibri" w:cs="Times New Roman"/>
          <w:lang w:val="en-US"/>
        </w:rPr>
      </w:pPr>
      <w:ins w:id="14935" w:author="UTENTE" w:date="2020-06-30T18:54:00Z">
        <w:r w:rsidRPr="002709E2">
          <w:rPr>
            <w:rFonts w:ascii="Calibri" w:eastAsia="Calibri" w:hAnsi="Calibri" w:cs="Times New Roman"/>
            <w:lang w:val="en-US"/>
          </w:rPr>
          <w:t>508.</w:t>
        </w:r>
        <w:r w:rsidRPr="002709E2">
          <w:rPr>
            <w:rFonts w:ascii="Calibri" w:eastAsia="Calibri" w:hAnsi="Calibri" w:cs="Times New Roman"/>
            <w:lang w:val="en-US"/>
          </w:rPr>
          <w:tab/>
          <w:t>mcp "\"I just wasn't sure how long you would… never mind.\""</w:t>
        </w:r>
      </w:ins>
    </w:p>
    <w:p w14:paraId="774BEFD4" w14:textId="77777777" w:rsidR="002709E2" w:rsidRPr="002709E2" w:rsidRDefault="002709E2" w:rsidP="002709E2">
      <w:pPr>
        <w:spacing w:line="600" w:lineRule="auto"/>
        <w:jc w:val="left"/>
        <w:rPr>
          <w:ins w:id="14936" w:author="UTENTE" w:date="2020-06-30T18:54:00Z"/>
          <w:rFonts w:ascii="Calibri" w:eastAsia="Calibri" w:hAnsi="Calibri" w:cs="Times New Roman"/>
          <w:lang w:val="en-US"/>
        </w:rPr>
      </w:pPr>
      <w:ins w:id="14937" w:author="UTENTE" w:date="2020-06-30T18:54:00Z">
        <w:r w:rsidRPr="002709E2">
          <w:rPr>
            <w:rFonts w:ascii="Calibri" w:eastAsia="Calibri" w:hAnsi="Calibri" w:cs="Times New Roman"/>
            <w:lang w:val="en-US"/>
          </w:rPr>
          <w:t>509.</w:t>
        </w:r>
        <w:r w:rsidRPr="002709E2">
          <w:rPr>
            <w:rFonts w:ascii="Calibri" w:eastAsia="Calibri" w:hAnsi="Calibri" w:cs="Times New Roman"/>
            <w:lang w:val="en-US"/>
          </w:rPr>
          <w:tab/>
          <w:t>n "My response trails off into an awkward mutter, and I avert my gaze, grimacing."</w:t>
        </w:r>
      </w:ins>
    </w:p>
    <w:p w14:paraId="373C996B" w14:textId="77777777" w:rsidR="002709E2" w:rsidRPr="002709E2" w:rsidRDefault="002709E2" w:rsidP="002709E2">
      <w:pPr>
        <w:spacing w:line="600" w:lineRule="auto"/>
        <w:jc w:val="left"/>
        <w:rPr>
          <w:ins w:id="14938" w:author="UTENTE" w:date="2020-06-30T18:54:00Z"/>
          <w:rFonts w:ascii="Calibri" w:eastAsia="Calibri" w:hAnsi="Calibri" w:cs="Times New Roman"/>
          <w:lang w:val="en-US"/>
        </w:rPr>
      </w:pPr>
      <w:ins w:id="14939" w:author="UTENTE" w:date="2020-06-30T18:54:00Z">
        <w:r w:rsidRPr="002709E2">
          <w:rPr>
            <w:rFonts w:ascii="Calibri" w:eastAsia="Calibri" w:hAnsi="Calibri" w:cs="Times New Roman"/>
            <w:lang w:val="en-US"/>
          </w:rPr>
          <w:t>510.</w:t>
        </w:r>
        <w:r w:rsidRPr="002709E2">
          <w:rPr>
            <w:rFonts w:ascii="Calibri" w:eastAsia="Calibri" w:hAnsi="Calibri" w:cs="Times New Roman"/>
            <w:lang w:val="en-US"/>
          </w:rPr>
          <w:tab/>
          <w:t>d "\"…As long as you need me.\""</w:t>
        </w:r>
      </w:ins>
    </w:p>
    <w:p w14:paraId="2AD66C06" w14:textId="77777777" w:rsidR="002709E2" w:rsidRPr="002709E2" w:rsidRDefault="002709E2" w:rsidP="002709E2">
      <w:pPr>
        <w:spacing w:line="600" w:lineRule="auto"/>
        <w:jc w:val="left"/>
        <w:rPr>
          <w:ins w:id="14940" w:author="UTENTE" w:date="2020-06-30T18:54:00Z"/>
          <w:rFonts w:ascii="Calibri" w:eastAsia="Calibri" w:hAnsi="Calibri" w:cs="Times New Roman"/>
          <w:lang w:val="en-US"/>
        </w:rPr>
      </w:pPr>
      <w:ins w:id="14941" w:author="UTENTE" w:date="2020-06-30T18:54:00Z">
        <w:r w:rsidRPr="002709E2">
          <w:rPr>
            <w:rFonts w:ascii="Calibri" w:eastAsia="Calibri" w:hAnsi="Calibri" w:cs="Times New Roman"/>
            <w:lang w:val="en-US"/>
          </w:rPr>
          <w:t>511.</w:t>
        </w:r>
        <w:r w:rsidRPr="002709E2">
          <w:rPr>
            <w:rFonts w:ascii="Calibri" w:eastAsia="Calibri" w:hAnsi="Calibri" w:cs="Times New Roman"/>
            <w:lang w:val="en-US"/>
          </w:rPr>
          <w:tab/>
          <w:t>mcp "\"…\""</w:t>
        </w:r>
      </w:ins>
    </w:p>
    <w:p w14:paraId="7EFAE6F6" w14:textId="77777777" w:rsidR="002709E2" w:rsidRPr="002709E2" w:rsidRDefault="002709E2" w:rsidP="002709E2">
      <w:pPr>
        <w:spacing w:line="600" w:lineRule="auto"/>
        <w:jc w:val="left"/>
        <w:rPr>
          <w:ins w:id="14942" w:author="UTENTE" w:date="2020-06-30T18:54:00Z"/>
          <w:rFonts w:ascii="Calibri" w:eastAsia="Calibri" w:hAnsi="Calibri" w:cs="Times New Roman"/>
          <w:lang w:val="en-US"/>
        </w:rPr>
      </w:pPr>
      <w:ins w:id="14943" w:author="UTENTE" w:date="2020-06-30T18:54:00Z">
        <w:r w:rsidRPr="002709E2">
          <w:rPr>
            <w:rFonts w:ascii="Calibri" w:eastAsia="Calibri" w:hAnsi="Calibri" w:cs="Times New Roman"/>
            <w:lang w:val="en-US"/>
          </w:rPr>
          <w:t>512.</w:t>
        </w:r>
        <w:r w:rsidRPr="002709E2">
          <w:rPr>
            <w:rFonts w:ascii="Calibri" w:eastAsia="Calibri" w:hAnsi="Calibri" w:cs="Times New Roman"/>
            <w:lang w:val="en-US"/>
          </w:rPr>
          <w:tab/>
          <w:t>n "Dominic's words sound unusually gentle, so much that I look up at him in surprise." </w:t>
        </w:r>
        <w:r w:rsidRPr="002709E2">
          <w:rPr>
            <w:rFonts w:ascii="Calibri" w:eastAsia="Calibri" w:hAnsi="Calibri" w:cs="Times New Roman"/>
            <w:lang w:val="en-US"/>
          </w:rPr>
          <w:br w:type="page"/>
        </w:r>
      </w:ins>
    </w:p>
    <w:p w14:paraId="7A7B61D3" w14:textId="77777777" w:rsidR="002709E2" w:rsidRPr="002709E2" w:rsidRDefault="002709E2" w:rsidP="002709E2">
      <w:pPr>
        <w:spacing w:line="600" w:lineRule="auto"/>
        <w:jc w:val="left"/>
        <w:rPr>
          <w:ins w:id="14944" w:author="UTENTE" w:date="2020-06-30T18:54:00Z"/>
          <w:rFonts w:ascii="Calibri" w:eastAsia="Calibri" w:hAnsi="Calibri" w:cs="Times New Roman"/>
        </w:rPr>
      </w:pPr>
      <w:ins w:id="14945" w:author="UTENTE" w:date="2020-06-30T18:54:00Z">
        <w:r w:rsidRPr="002709E2">
          <w:rPr>
            <w:rFonts w:ascii="Calibri" w:eastAsia="Calibri" w:hAnsi="Calibri" w:cs="Times New Roman"/>
          </w:rPr>
          <w:lastRenderedPageBreak/>
          <w:t>496.</w:t>
        </w:r>
        <w:r w:rsidRPr="002709E2">
          <w:rPr>
            <w:rFonts w:ascii="Calibri" w:eastAsia="Calibri" w:hAnsi="Calibri" w:cs="Times New Roman"/>
          </w:rPr>
          <w:tab/>
          <w:t>mcp "\"Er… Grazie.\""</w:t>
        </w:r>
      </w:ins>
    </w:p>
    <w:p w14:paraId="6A64E299" w14:textId="77777777" w:rsidR="002709E2" w:rsidRPr="002709E2" w:rsidRDefault="002709E2" w:rsidP="002709E2">
      <w:pPr>
        <w:spacing w:line="600" w:lineRule="auto"/>
        <w:jc w:val="left"/>
        <w:rPr>
          <w:ins w:id="14946" w:author="UTENTE" w:date="2020-06-30T18:54:00Z"/>
          <w:rFonts w:ascii="Calibri" w:eastAsia="Calibri" w:hAnsi="Calibri" w:cs="Times New Roman"/>
        </w:rPr>
      </w:pPr>
      <w:ins w:id="14947" w:author="UTENTE" w:date="2020-06-30T18:54:00Z">
        <w:r w:rsidRPr="002709E2">
          <w:rPr>
            <w:rFonts w:ascii="Calibri" w:eastAsia="Calibri" w:hAnsi="Calibri" w:cs="Times New Roman"/>
          </w:rPr>
          <w:t>497.</w:t>
        </w:r>
        <w:r w:rsidRPr="002709E2">
          <w:rPr>
            <w:rFonts w:ascii="Calibri" w:eastAsia="Calibri" w:hAnsi="Calibri" w:cs="Times New Roman"/>
          </w:rPr>
          <w:tab/>
          <w:t>d "\"Nessun problema.\""</w:t>
        </w:r>
      </w:ins>
    </w:p>
    <w:p w14:paraId="3B55E6AB" w14:textId="77777777" w:rsidR="002709E2" w:rsidRPr="002709E2" w:rsidRDefault="002709E2" w:rsidP="002709E2">
      <w:pPr>
        <w:spacing w:line="600" w:lineRule="auto"/>
        <w:jc w:val="left"/>
        <w:rPr>
          <w:ins w:id="14948" w:author="UTENTE" w:date="2020-06-30T18:54:00Z"/>
          <w:rFonts w:ascii="Calibri" w:eastAsia="Calibri" w:hAnsi="Calibri" w:cs="Times New Roman"/>
        </w:rPr>
      </w:pPr>
      <w:ins w:id="14949" w:author="UTENTE" w:date="2020-06-30T18:54:00Z">
        <w:r w:rsidRPr="002709E2">
          <w:rPr>
            <w:rFonts w:ascii="Calibri" w:eastAsia="Calibri" w:hAnsi="Calibri" w:cs="Times New Roman"/>
          </w:rPr>
          <w:t>498.</w:t>
        </w:r>
        <w:r w:rsidRPr="002709E2">
          <w:rPr>
            <w:rFonts w:ascii="Calibri" w:eastAsia="Calibri" w:hAnsi="Calibri" w:cs="Times New Roman"/>
          </w:rPr>
          <w:tab/>
          <w:t>n "Con quella risposta rilassata, inizia a voltarsi per andare via."</w:t>
        </w:r>
      </w:ins>
    </w:p>
    <w:p w14:paraId="697EF4DA" w14:textId="77777777" w:rsidR="002709E2" w:rsidRPr="002709E2" w:rsidRDefault="002709E2" w:rsidP="002709E2">
      <w:pPr>
        <w:spacing w:line="600" w:lineRule="auto"/>
        <w:jc w:val="left"/>
        <w:rPr>
          <w:ins w:id="14950" w:author="UTENTE" w:date="2020-06-30T18:54:00Z"/>
          <w:rFonts w:ascii="Calibri" w:eastAsia="Calibri" w:hAnsi="Calibri" w:cs="Times New Roman"/>
        </w:rPr>
      </w:pPr>
      <w:ins w:id="14951" w:author="UTENTE" w:date="2020-06-30T18:54:00Z">
        <w:r w:rsidRPr="002709E2">
          <w:rPr>
            <w:rFonts w:ascii="Calibri" w:eastAsia="Calibri" w:hAnsi="Calibri" w:cs="Times New Roman"/>
          </w:rPr>
          <w:t>499.</w:t>
        </w:r>
        <w:r w:rsidRPr="002709E2">
          <w:rPr>
            <w:rFonts w:ascii="Calibri" w:eastAsia="Calibri" w:hAnsi="Calibri" w:cs="Times New Roman"/>
          </w:rPr>
          <w:tab/>
          <w:t>mcp "\"Ehi, aspetta-!\""</w:t>
        </w:r>
      </w:ins>
    </w:p>
    <w:p w14:paraId="46843B04" w14:textId="77777777" w:rsidR="002709E2" w:rsidRPr="002709E2" w:rsidRDefault="002709E2" w:rsidP="002709E2">
      <w:pPr>
        <w:spacing w:line="600" w:lineRule="auto"/>
        <w:jc w:val="left"/>
        <w:rPr>
          <w:ins w:id="14952" w:author="UTENTE" w:date="2020-06-30T18:54:00Z"/>
          <w:rFonts w:ascii="Calibri" w:eastAsia="Calibri" w:hAnsi="Calibri" w:cs="Times New Roman"/>
        </w:rPr>
      </w:pPr>
      <w:ins w:id="14953" w:author="UTENTE" w:date="2020-06-30T18:54:00Z">
        <w:r w:rsidRPr="002709E2">
          <w:rPr>
            <w:rFonts w:ascii="Calibri" w:eastAsia="Calibri" w:hAnsi="Calibri" w:cs="Times New Roman"/>
          </w:rPr>
          <w:t>500.</w:t>
        </w:r>
        <w:r w:rsidRPr="002709E2">
          <w:rPr>
            <w:rFonts w:ascii="Calibri" w:eastAsia="Calibri" w:hAnsi="Calibri" w:cs="Times New Roman"/>
          </w:rPr>
          <w:tab/>
          <w:t>n "Quando lo richiamo avventatamente, Dominic si ferma a guardarmi."</w:t>
        </w:r>
      </w:ins>
    </w:p>
    <w:p w14:paraId="59D8F0E7" w14:textId="77777777" w:rsidR="002709E2" w:rsidRPr="002709E2" w:rsidRDefault="002709E2" w:rsidP="002709E2">
      <w:pPr>
        <w:spacing w:line="600" w:lineRule="auto"/>
        <w:jc w:val="left"/>
        <w:rPr>
          <w:ins w:id="14954" w:author="UTENTE" w:date="2020-06-30T18:54:00Z"/>
          <w:rFonts w:ascii="Calibri" w:eastAsia="Calibri" w:hAnsi="Calibri" w:cs="Times New Roman"/>
        </w:rPr>
      </w:pPr>
      <w:ins w:id="14955" w:author="UTENTE" w:date="2020-06-30T18:54:00Z">
        <w:r w:rsidRPr="002709E2">
          <w:rPr>
            <w:rFonts w:ascii="Calibri" w:eastAsia="Calibri" w:hAnsi="Calibri" w:cs="Times New Roman"/>
          </w:rPr>
          <w:t>501.</w:t>
        </w:r>
        <w:r w:rsidRPr="002709E2">
          <w:rPr>
            <w:rFonts w:ascii="Calibri" w:eastAsia="Calibri" w:hAnsi="Calibri" w:cs="Times New Roman"/>
          </w:rPr>
          <w:tab/>
          <w:t>mcp "\"…Hai…\""</w:t>
        </w:r>
      </w:ins>
    </w:p>
    <w:p w14:paraId="729EAFB2" w14:textId="77777777" w:rsidR="002709E2" w:rsidRPr="002709E2" w:rsidRDefault="002709E2" w:rsidP="002709E2">
      <w:pPr>
        <w:spacing w:line="600" w:lineRule="auto"/>
        <w:jc w:val="left"/>
        <w:rPr>
          <w:ins w:id="14956" w:author="UTENTE" w:date="2020-06-30T18:54:00Z"/>
          <w:rFonts w:ascii="Calibri" w:eastAsia="Calibri" w:hAnsi="Calibri" w:cs="Times New Roman"/>
        </w:rPr>
      </w:pPr>
      <w:ins w:id="14957" w:author="UTENTE" w:date="2020-06-30T18:54:00Z">
        <w:r w:rsidRPr="002709E2">
          <w:rPr>
            <w:rFonts w:ascii="Calibri" w:eastAsia="Calibri" w:hAnsi="Calibri" w:cs="Times New Roman"/>
          </w:rPr>
          <w:t>502.</w:t>
        </w:r>
        <w:r w:rsidRPr="002709E2">
          <w:rPr>
            <w:rFonts w:ascii="Calibri" w:eastAsia="Calibri" w:hAnsi="Calibri" w:cs="Times New Roman"/>
          </w:rPr>
          <w:tab/>
          <w:t>mcp "\"Pensi di tornare alla tavola calda domani notte?\""</w:t>
        </w:r>
      </w:ins>
    </w:p>
    <w:p w14:paraId="4CC74170" w14:textId="77777777" w:rsidR="002709E2" w:rsidRPr="002709E2" w:rsidRDefault="002709E2" w:rsidP="002709E2">
      <w:pPr>
        <w:spacing w:line="600" w:lineRule="auto"/>
        <w:jc w:val="left"/>
        <w:rPr>
          <w:ins w:id="14958" w:author="UTENTE" w:date="2020-06-30T18:54:00Z"/>
          <w:rFonts w:ascii="Calibri" w:eastAsia="Calibri" w:hAnsi="Calibri" w:cs="Times New Roman"/>
        </w:rPr>
      </w:pPr>
      <w:ins w:id="14959" w:author="UTENTE" w:date="2020-06-30T18:54:00Z">
        <w:r w:rsidRPr="002709E2">
          <w:rPr>
            <w:rFonts w:ascii="Calibri" w:eastAsia="Calibri" w:hAnsi="Calibri" w:cs="Times New Roman"/>
          </w:rPr>
          <w:t>503.</w:t>
        </w:r>
        <w:r w:rsidRPr="002709E2">
          <w:rPr>
            <w:rFonts w:ascii="Calibri" w:eastAsia="Calibri" w:hAnsi="Calibri" w:cs="Times New Roman"/>
          </w:rPr>
          <w:tab/>
          <w:t>mcp "\"Non devi, eh, ma…\""</w:t>
        </w:r>
      </w:ins>
    </w:p>
    <w:p w14:paraId="1326569C" w14:textId="77777777" w:rsidR="002709E2" w:rsidRPr="002709E2" w:rsidRDefault="002709E2" w:rsidP="002709E2">
      <w:pPr>
        <w:spacing w:line="600" w:lineRule="auto"/>
        <w:jc w:val="left"/>
        <w:rPr>
          <w:ins w:id="14960" w:author="UTENTE" w:date="2020-06-30T18:54:00Z"/>
          <w:rFonts w:ascii="Calibri" w:eastAsia="Calibri" w:hAnsi="Calibri" w:cs="Times New Roman"/>
        </w:rPr>
      </w:pPr>
      <w:ins w:id="14961" w:author="UTENTE" w:date="2020-06-30T18:54:00Z">
        <w:r w:rsidRPr="002709E2">
          <w:rPr>
            <w:rFonts w:ascii="Calibri" w:eastAsia="Calibri" w:hAnsi="Calibri" w:cs="Times New Roman"/>
          </w:rPr>
          <w:t>504.</w:t>
        </w:r>
        <w:r w:rsidRPr="002709E2">
          <w:rPr>
            <w:rFonts w:ascii="Calibri" w:eastAsia="Calibri" w:hAnsi="Calibri" w:cs="Times New Roman"/>
          </w:rPr>
          <w:tab/>
          <w:t>n "Inclina la testa a un lato, sollevando leggermente un sopracciglio."</w:t>
        </w:r>
      </w:ins>
    </w:p>
    <w:p w14:paraId="40D547E2" w14:textId="77777777" w:rsidR="002709E2" w:rsidRPr="002709E2" w:rsidRDefault="002709E2" w:rsidP="002709E2">
      <w:pPr>
        <w:spacing w:line="600" w:lineRule="auto"/>
        <w:jc w:val="left"/>
        <w:rPr>
          <w:ins w:id="14962" w:author="UTENTE" w:date="2020-06-30T18:54:00Z"/>
          <w:rFonts w:ascii="Calibri" w:eastAsia="Calibri" w:hAnsi="Calibri" w:cs="Times New Roman"/>
        </w:rPr>
      </w:pPr>
      <w:ins w:id="14963" w:author="UTENTE" w:date="2020-06-30T18:54:00Z">
        <w:r w:rsidRPr="002709E2">
          <w:rPr>
            <w:rFonts w:ascii="Calibri" w:eastAsia="Calibri" w:hAnsi="Calibri" w:cs="Times New Roman"/>
          </w:rPr>
          <w:t>505.</w:t>
        </w:r>
        <w:r w:rsidRPr="002709E2">
          <w:rPr>
            <w:rFonts w:ascii="Calibri" w:eastAsia="Calibri" w:hAnsi="Calibri" w:cs="Times New Roman"/>
          </w:rPr>
          <w:tab/>
          <w:t>d "\"Ti ho detto che ti avrei aiutato, no?\""</w:t>
        </w:r>
      </w:ins>
    </w:p>
    <w:p w14:paraId="51337F32" w14:textId="77777777" w:rsidR="002709E2" w:rsidRPr="002709E2" w:rsidRDefault="002709E2" w:rsidP="002709E2">
      <w:pPr>
        <w:spacing w:line="600" w:lineRule="auto"/>
        <w:jc w:val="left"/>
        <w:rPr>
          <w:ins w:id="14964" w:author="UTENTE" w:date="2020-06-30T18:54:00Z"/>
          <w:rFonts w:ascii="Calibri" w:eastAsia="Calibri" w:hAnsi="Calibri" w:cs="Times New Roman"/>
        </w:rPr>
      </w:pPr>
      <w:ins w:id="14965" w:author="UTENTE" w:date="2020-06-30T18:54:00Z">
        <w:r w:rsidRPr="002709E2">
          <w:rPr>
            <w:rFonts w:ascii="Calibri" w:eastAsia="Calibri" w:hAnsi="Calibri" w:cs="Times New Roman"/>
          </w:rPr>
          <w:t>506.</w:t>
        </w:r>
        <w:r w:rsidRPr="002709E2">
          <w:rPr>
            <w:rFonts w:ascii="Calibri" w:eastAsia="Calibri" w:hAnsi="Calibri" w:cs="Times New Roman"/>
          </w:rPr>
          <w:tab/>
          <w:t>n "Sembrava confuso, come se fosse scontato."</w:t>
        </w:r>
      </w:ins>
    </w:p>
    <w:p w14:paraId="3FA36FB0" w14:textId="77777777" w:rsidR="002709E2" w:rsidRPr="002709E2" w:rsidRDefault="002709E2" w:rsidP="002709E2">
      <w:pPr>
        <w:spacing w:line="600" w:lineRule="auto"/>
        <w:jc w:val="left"/>
        <w:rPr>
          <w:ins w:id="14966" w:author="UTENTE" w:date="2020-06-30T18:54:00Z"/>
          <w:rFonts w:ascii="Calibri" w:eastAsia="Calibri" w:hAnsi="Calibri" w:cs="Times New Roman"/>
        </w:rPr>
      </w:pPr>
      <w:ins w:id="14967" w:author="UTENTE" w:date="2020-06-30T18:54:00Z">
        <w:r w:rsidRPr="002709E2">
          <w:rPr>
            <w:rFonts w:ascii="Calibri" w:eastAsia="Calibri" w:hAnsi="Calibri" w:cs="Times New Roman"/>
          </w:rPr>
          <w:t>507.</w:t>
        </w:r>
        <w:r w:rsidRPr="002709E2">
          <w:rPr>
            <w:rFonts w:ascii="Calibri" w:eastAsia="Calibri" w:hAnsi="Calibri" w:cs="Times New Roman"/>
          </w:rPr>
          <w:tab/>
          <w:t>n "Probabilmente sembra che sto cercando di mettere alla prova la sua gentilezza, ma dopo l'inseguimento di stanotte, non lo biasimerei se volesse mantenere le distanze."</w:t>
        </w:r>
      </w:ins>
    </w:p>
    <w:p w14:paraId="7C009A8F" w14:textId="77777777" w:rsidR="002709E2" w:rsidRPr="002709E2" w:rsidRDefault="002709E2" w:rsidP="002709E2">
      <w:pPr>
        <w:spacing w:line="600" w:lineRule="auto"/>
        <w:jc w:val="left"/>
        <w:rPr>
          <w:ins w:id="14968" w:author="UTENTE" w:date="2020-06-30T18:54:00Z"/>
          <w:rFonts w:ascii="Calibri" w:eastAsia="Calibri" w:hAnsi="Calibri" w:cs="Times New Roman"/>
        </w:rPr>
      </w:pPr>
      <w:ins w:id="14969" w:author="UTENTE" w:date="2020-06-30T18:54:00Z">
        <w:r w:rsidRPr="002709E2">
          <w:rPr>
            <w:rFonts w:ascii="Calibri" w:eastAsia="Calibri" w:hAnsi="Calibri" w:cs="Times New Roman"/>
          </w:rPr>
          <w:t>508.</w:t>
        </w:r>
        <w:r w:rsidRPr="002709E2">
          <w:rPr>
            <w:rFonts w:ascii="Calibri" w:eastAsia="Calibri" w:hAnsi="Calibri" w:cs="Times New Roman"/>
          </w:rPr>
          <w:tab/>
          <w:t>mcp "\"Non ero sicuro quanto a lungo… non importa.\""</w:t>
        </w:r>
      </w:ins>
    </w:p>
    <w:p w14:paraId="3E36682B" w14:textId="77777777" w:rsidR="002709E2" w:rsidRPr="002709E2" w:rsidRDefault="002709E2" w:rsidP="002709E2">
      <w:pPr>
        <w:spacing w:line="600" w:lineRule="auto"/>
        <w:jc w:val="left"/>
        <w:rPr>
          <w:ins w:id="14970" w:author="UTENTE" w:date="2020-06-30T18:54:00Z"/>
          <w:rFonts w:ascii="Calibri" w:eastAsia="Calibri" w:hAnsi="Calibri" w:cs="Times New Roman"/>
        </w:rPr>
      </w:pPr>
      <w:ins w:id="14971" w:author="UTENTE" w:date="2020-06-30T18:54:00Z">
        <w:r w:rsidRPr="002709E2">
          <w:rPr>
            <w:rFonts w:ascii="Calibri" w:eastAsia="Calibri" w:hAnsi="Calibri" w:cs="Times New Roman"/>
          </w:rPr>
          <w:t>509.</w:t>
        </w:r>
        <w:r w:rsidRPr="002709E2">
          <w:rPr>
            <w:rFonts w:ascii="Calibri" w:eastAsia="Calibri" w:hAnsi="Calibri" w:cs="Times New Roman"/>
          </w:rPr>
          <w:tab/>
          <w:t>n "La mia risposta si dissolve in un mormorio imbarazzato e distolgo lo sguardo con una smorfia."</w:t>
        </w:r>
      </w:ins>
    </w:p>
    <w:p w14:paraId="48471C27" w14:textId="77777777" w:rsidR="002709E2" w:rsidRPr="002709E2" w:rsidRDefault="002709E2" w:rsidP="002709E2">
      <w:pPr>
        <w:spacing w:line="600" w:lineRule="auto"/>
        <w:jc w:val="left"/>
        <w:rPr>
          <w:ins w:id="14972" w:author="UTENTE" w:date="2020-06-30T18:54:00Z"/>
          <w:rFonts w:ascii="Calibri" w:eastAsia="Calibri" w:hAnsi="Calibri" w:cs="Times New Roman"/>
        </w:rPr>
      </w:pPr>
      <w:ins w:id="14973" w:author="UTENTE" w:date="2020-06-30T18:54:00Z">
        <w:r w:rsidRPr="002709E2">
          <w:rPr>
            <w:rFonts w:ascii="Calibri" w:eastAsia="Calibri" w:hAnsi="Calibri" w:cs="Times New Roman"/>
          </w:rPr>
          <w:t>510.</w:t>
        </w:r>
        <w:r w:rsidRPr="002709E2">
          <w:rPr>
            <w:rFonts w:ascii="Calibri" w:eastAsia="Calibri" w:hAnsi="Calibri" w:cs="Times New Roman"/>
          </w:rPr>
          <w:tab/>
          <w:t>d "\"…Finché avrai bisogno di me.\""</w:t>
        </w:r>
      </w:ins>
    </w:p>
    <w:p w14:paraId="6B0FD889" w14:textId="77777777" w:rsidR="002709E2" w:rsidRPr="002709E2" w:rsidRDefault="002709E2" w:rsidP="002709E2">
      <w:pPr>
        <w:spacing w:line="600" w:lineRule="auto"/>
        <w:jc w:val="left"/>
        <w:rPr>
          <w:ins w:id="14974" w:author="UTENTE" w:date="2020-06-30T18:54:00Z"/>
          <w:rFonts w:ascii="Calibri" w:eastAsia="Calibri" w:hAnsi="Calibri" w:cs="Times New Roman"/>
        </w:rPr>
      </w:pPr>
      <w:ins w:id="14975" w:author="UTENTE" w:date="2020-06-30T18:54:00Z">
        <w:r w:rsidRPr="002709E2">
          <w:rPr>
            <w:rFonts w:ascii="Calibri" w:eastAsia="Calibri" w:hAnsi="Calibri" w:cs="Times New Roman"/>
          </w:rPr>
          <w:t>511.</w:t>
        </w:r>
        <w:r w:rsidRPr="002709E2">
          <w:rPr>
            <w:rFonts w:ascii="Calibri" w:eastAsia="Calibri" w:hAnsi="Calibri" w:cs="Times New Roman"/>
          </w:rPr>
          <w:tab/>
          <w:t>mcp "\"…\""</w:t>
        </w:r>
      </w:ins>
    </w:p>
    <w:p w14:paraId="59F2EDD7" w14:textId="77777777" w:rsidR="002709E2" w:rsidRPr="002709E2" w:rsidRDefault="002709E2" w:rsidP="002709E2">
      <w:pPr>
        <w:spacing w:line="600" w:lineRule="auto"/>
        <w:jc w:val="left"/>
        <w:rPr>
          <w:ins w:id="14976" w:author="UTENTE" w:date="2020-06-30T18:54:00Z"/>
          <w:rFonts w:ascii="Calibri" w:eastAsia="Calibri" w:hAnsi="Calibri" w:cs="Times New Roman"/>
        </w:rPr>
      </w:pPr>
      <w:ins w:id="14977" w:author="UTENTE" w:date="2020-06-30T18:54:00Z">
        <w:r w:rsidRPr="002709E2">
          <w:rPr>
            <w:rFonts w:ascii="Calibri" w:eastAsia="Calibri" w:hAnsi="Calibri" w:cs="Times New Roman"/>
          </w:rPr>
          <w:t>512.</w:t>
        </w:r>
        <w:r w:rsidRPr="002709E2">
          <w:rPr>
            <w:rFonts w:ascii="Calibri" w:eastAsia="Calibri" w:hAnsi="Calibri" w:cs="Times New Roman"/>
          </w:rPr>
          <w:tab/>
          <w:t>n "Le parole di Dominic suonano insolitamente dolci, al punto che lo guardo sorpreso." </w:t>
        </w:r>
        <w:r w:rsidRPr="002709E2">
          <w:rPr>
            <w:rFonts w:ascii="Calibri" w:eastAsia="Calibri" w:hAnsi="Calibri" w:cs="Times New Roman"/>
          </w:rPr>
          <w:br w:type="page"/>
        </w:r>
      </w:ins>
    </w:p>
    <w:p w14:paraId="579B2480" w14:textId="77777777" w:rsidR="002709E2" w:rsidRPr="002709E2" w:rsidRDefault="002709E2" w:rsidP="002709E2">
      <w:pPr>
        <w:spacing w:line="600" w:lineRule="auto"/>
        <w:jc w:val="left"/>
        <w:rPr>
          <w:ins w:id="14978" w:author="UTENTE" w:date="2020-06-30T18:54:00Z"/>
          <w:rFonts w:ascii="Calibri" w:eastAsia="Calibri" w:hAnsi="Calibri" w:cs="Times New Roman"/>
          <w:lang w:val="en-US"/>
        </w:rPr>
      </w:pPr>
      <w:ins w:id="14979" w:author="UTENTE" w:date="2020-06-30T18:54:00Z">
        <w:r w:rsidRPr="002709E2">
          <w:rPr>
            <w:rFonts w:ascii="Calibri" w:eastAsia="Calibri" w:hAnsi="Calibri" w:cs="Times New Roman"/>
            <w:lang w:val="en-US"/>
          </w:rPr>
          <w:lastRenderedPageBreak/>
          <w:t>513.</w:t>
        </w:r>
        <w:r w:rsidRPr="002709E2">
          <w:rPr>
            <w:rFonts w:ascii="Calibri" w:eastAsia="Calibri" w:hAnsi="Calibri" w:cs="Times New Roman"/>
            <w:lang w:val="en-US"/>
          </w:rPr>
          <w:tab/>
          <w:t>n "But he's already turning around again, starting to walk away with his hands shoved in his pockets."</w:t>
        </w:r>
      </w:ins>
    </w:p>
    <w:p w14:paraId="75D422B4" w14:textId="77777777" w:rsidR="002709E2" w:rsidRPr="002709E2" w:rsidRDefault="002709E2" w:rsidP="002709E2">
      <w:pPr>
        <w:spacing w:line="600" w:lineRule="auto"/>
        <w:jc w:val="left"/>
        <w:rPr>
          <w:ins w:id="14980" w:author="UTENTE" w:date="2020-06-30T18:54:00Z"/>
          <w:rFonts w:ascii="Calibri" w:eastAsia="Calibri" w:hAnsi="Calibri" w:cs="Times New Roman"/>
          <w:lang w:val="en-US"/>
        </w:rPr>
      </w:pPr>
      <w:ins w:id="14981" w:author="UTENTE" w:date="2020-06-30T18:54:00Z">
        <w:r w:rsidRPr="002709E2">
          <w:rPr>
            <w:rFonts w:ascii="Calibri" w:eastAsia="Calibri" w:hAnsi="Calibri" w:cs="Times New Roman"/>
            <w:lang w:val="en-US"/>
          </w:rPr>
          <w:t>514.</w:t>
        </w:r>
        <w:r w:rsidRPr="002709E2">
          <w:rPr>
            <w:rFonts w:ascii="Calibri" w:eastAsia="Calibri" w:hAnsi="Calibri" w:cs="Times New Roman"/>
            <w:lang w:val="en-US"/>
          </w:rPr>
          <w:tab/>
          <w:t>mcp "\"…\""</w:t>
        </w:r>
      </w:ins>
    </w:p>
    <w:p w14:paraId="66445C48" w14:textId="77777777" w:rsidR="002709E2" w:rsidRPr="002709E2" w:rsidRDefault="002709E2" w:rsidP="002709E2">
      <w:pPr>
        <w:spacing w:line="600" w:lineRule="auto"/>
        <w:jc w:val="left"/>
        <w:rPr>
          <w:ins w:id="14982" w:author="UTENTE" w:date="2020-06-30T18:54:00Z"/>
          <w:rFonts w:ascii="Calibri" w:eastAsia="Calibri" w:hAnsi="Calibri" w:cs="Times New Roman"/>
          <w:lang w:val="en-US"/>
        </w:rPr>
      </w:pPr>
      <w:ins w:id="14983" w:author="UTENTE" w:date="2020-06-30T18:54:00Z">
        <w:r w:rsidRPr="002709E2">
          <w:rPr>
            <w:rFonts w:ascii="Calibri" w:eastAsia="Calibri" w:hAnsi="Calibri" w:cs="Times New Roman"/>
            <w:lang w:val="en-US"/>
          </w:rPr>
          <w:t>515.</w:t>
        </w:r>
        <w:r w:rsidRPr="002709E2">
          <w:rPr>
            <w:rFonts w:ascii="Calibri" w:eastAsia="Calibri" w:hAnsi="Calibri" w:cs="Times New Roman"/>
            <w:lang w:val="en-US"/>
          </w:rPr>
          <w:tab/>
          <w:t>n "This time, I just watch his tall figure gradually head into the distance, until finally he disappears around the corner."</w:t>
        </w:r>
      </w:ins>
    </w:p>
    <w:p w14:paraId="679530F6" w14:textId="77777777" w:rsidR="002709E2" w:rsidRPr="002709E2" w:rsidRDefault="002709E2" w:rsidP="002709E2">
      <w:pPr>
        <w:spacing w:line="600" w:lineRule="auto"/>
        <w:jc w:val="left"/>
        <w:rPr>
          <w:ins w:id="14984" w:author="UTENTE" w:date="2020-06-30T18:54:00Z"/>
          <w:rFonts w:ascii="Calibri" w:eastAsia="Calibri" w:hAnsi="Calibri" w:cs="Times New Roman"/>
          <w:lang w:val="en-US"/>
        </w:rPr>
      </w:pPr>
      <w:ins w:id="14985" w:author="UTENTE" w:date="2020-06-30T18:54:00Z">
        <w:r w:rsidRPr="002709E2">
          <w:rPr>
            <w:rFonts w:ascii="Calibri" w:eastAsia="Calibri" w:hAnsi="Calibri" w:cs="Times New Roman"/>
            <w:lang w:val="en-US"/>
          </w:rPr>
          <w:t>516.</w:t>
        </w:r>
        <w:r w:rsidRPr="002709E2">
          <w:rPr>
            <w:rFonts w:ascii="Calibri" w:eastAsia="Calibri" w:hAnsi="Calibri" w:cs="Times New Roman"/>
            <w:lang w:val="en-US"/>
          </w:rPr>
          <w:tab/>
          <w:t>n "His parting words feel like a dream, and I almost have to wonder if I didn't mishear them."</w:t>
        </w:r>
      </w:ins>
    </w:p>
    <w:p w14:paraId="61844267" w14:textId="77777777" w:rsidR="002709E2" w:rsidRPr="002709E2" w:rsidRDefault="002709E2" w:rsidP="002709E2">
      <w:pPr>
        <w:spacing w:line="600" w:lineRule="auto"/>
        <w:jc w:val="left"/>
        <w:rPr>
          <w:ins w:id="14986" w:author="UTENTE" w:date="2020-06-30T18:54:00Z"/>
          <w:rFonts w:ascii="Calibri" w:eastAsia="Calibri" w:hAnsi="Calibri" w:cs="Times New Roman"/>
          <w:lang w:val="en-US"/>
        </w:rPr>
      </w:pPr>
      <w:ins w:id="14987" w:author="UTENTE" w:date="2020-06-30T18:54:00Z">
        <w:r w:rsidRPr="002709E2">
          <w:rPr>
            <w:rFonts w:ascii="Calibri" w:eastAsia="Calibri" w:hAnsi="Calibri" w:cs="Times New Roman"/>
            <w:lang w:val="en-US"/>
          </w:rPr>
          <w:t>517.</w:t>
        </w:r>
        <w:r w:rsidRPr="002709E2">
          <w:rPr>
            <w:rFonts w:ascii="Calibri" w:eastAsia="Calibri" w:hAnsi="Calibri" w:cs="Times New Roman"/>
            <w:lang w:val="en-US"/>
          </w:rPr>
          <w:tab/>
          <w:t>n "…{i}As long as you need me.{/i}"</w:t>
        </w:r>
      </w:ins>
    </w:p>
    <w:p w14:paraId="29F45EFB" w14:textId="77777777" w:rsidR="002709E2" w:rsidRPr="002709E2" w:rsidRDefault="002709E2" w:rsidP="002709E2">
      <w:pPr>
        <w:spacing w:line="600" w:lineRule="auto"/>
        <w:jc w:val="left"/>
        <w:rPr>
          <w:ins w:id="14988" w:author="UTENTE" w:date="2020-06-30T18:54:00Z"/>
          <w:rFonts w:ascii="Calibri" w:eastAsia="Calibri" w:hAnsi="Calibri" w:cs="Times New Roman"/>
          <w:lang w:val="en-US"/>
        </w:rPr>
      </w:pPr>
      <w:ins w:id="14989" w:author="UTENTE" w:date="2020-06-30T18:54:00Z">
        <w:r w:rsidRPr="002709E2">
          <w:rPr>
            <w:rFonts w:ascii="Calibri" w:eastAsia="Calibri" w:hAnsi="Calibri" w:cs="Times New Roman"/>
            <w:lang w:val="en-US"/>
          </w:rPr>
          <w:t>518.</w:t>
        </w:r>
        <w:r w:rsidRPr="002709E2">
          <w:rPr>
            <w:rFonts w:ascii="Calibri" w:eastAsia="Calibri" w:hAnsi="Calibri" w:cs="Times New Roman"/>
            <w:lang w:val="en-US"/>
          </w:rPr>
          <w:tab/>
          <w:t>mcp "\"Seriously… what a weird guy.\""</w:t>
        </w:r>
      </w:ins>
    </w:p>
    <w:p w14:paraId="1EEC9CCD" w14:textId="77777777" w:rsidR="002709E2" w:rsidRPr="002709E2" w:rsidRDefault="002709E2" w:rsidP="002709E2">
      <w:pPr>
        <w:spacing w:line="600" w:lineRule="auto"/>
        <w:jc w:val="left"/>
        <w:rPr>
          <w:ins w:id="14990" w:author="UTENTE" w:date="2020-06-30T18:54:00Z"/>
          <w:rFonts w:ascii="Calibri" w:eastAsia="Calibri" w:hAnsi="Calibri" w:cs="Times New Roman"/>
          <w:lang w:val="en-US"/>
        </w:rPr>
      </w:pPr>
      <w:ins w:id="14991" w:author="UTENTE" w:date="2020-06-30T18:54:00Z">
        <w:r w:rsidRPr="002709E2">
          <w:rPr>
            <w:rFonts w:ascii="Calibri" w:eastAsia="Calibri" w:hAnsi="Calibri" w:cs="Times New Roman"/>
            <w:lang w:val="en-US"/>
          </w:rPr>
          <w:t>519.</w:t>
        </w:r>
        <w:r w:rsidRPr="002709E2">
          <w:rPr>
            <w:rFonts w:ascii="Calibri" w:eastAsia="Calibri" w:hAnsi="Calibri" w:cs="Times New Roman"/>
            <w:lang w:val="en-US"/>
          </w:rPr>
          <w:tab/>
          <w:t>n "I mutter to myself in disbelief while climbing the stairs, unable to contain a smile."</w:t>
        </w:r>
      </w:ins>
    </w:p>
    <w:p w14:paraId="7648213D" w14:textId="77777777" w:rsidR="002709E2" w:rsidRPr="002709E2" w:rsidRDefault="002709E2" w:rsidP="002709E2">
      <w:pPr>
        <w:spacing w:line="600" w:lineRule="auto"/>
        <w:jc w:val="left"/>
        <w:rPr>
          <w:ins w:id="14992" w:author="UTENTE" w:date="2020-06-30T18:54:00Z"/>
          <w:rFonts w:ascii="Calibri" w:eastAsia="Calibri" w:hAnsi="Calibri" w:cs="Times New Roman"/>
          <w:lang w:val="en-US"/>
        </w:rPr>
      </w:pPr>
      <w:ins w:id="14993" w:author="UTENTE" w:date="2020-06-30T18:54:00Z">
        <w:r w:rsidRPr="002709E2">
          <w:rPr>
            <w:rFonts w:ascii="Calibri" w:eastAsia="Calibri" w:hAnsi="Calibri" w:cs="Times New Roman"/>
            <w:lang w:val="en-US"/>
          </w:rPr>
          <w:t>520.</w:t>
        </w:r>
        <w:r w:rsidRPr="002709E2">
          <w:rPr>
            <w:rFonts w:ascii="Calibri" w:eastAsia="Calibri" w:hAnsi="Calibri" w:cs="Times New Roman"/>
            <w:lang w:val="en-US"/>
          </w:rPr>
          <w:tab/>
          <w:t>n "Unlike last night, a warm feeling bubbles in my chest when I reach my apartment."</w:t>
        </w:r>
      </w:ins>
    </w:p>
    <w:p w14:paraId="483006EA" w14:textId="77777777" w:rsidR="002709E2" w:rsidRPr="002709E2" w:rsidRDefault="002709E2" w:rsidP="002709E2">
      <w:pPr>
        <w:spacing w:line="600" w:lineRule="auto"/>
        <w:jc w:val="left"/>
        <w:rPr>
          <w:ins w:id="14994" w:author="UTENTE" w:date="2020-06-30T18:54:00Z"/>
          <w:rFonts w:ascii="Calibri" w:eastAsia="Calibri" w:hAnsi="Calibri" w:cs="Times New Roman"/>
          <w:lang w:val="en-US"/>
        </w:rPr>
      </w:pPr>
      <w:ins w:id="14995" w:author="UTENTE" w:date="2020-06-30T18:54:00Z">
        <w:r w:rsidRPr="002709E2">
          <w:rPr>
            <w:rFonts w:ascii="Calibri" w:eastAsia="Calibri" w:hAnsi="Calibri" w:cs="Times New Roman"/>
            <w:lang w:val="en-US"/>
          </w:rPr>
          <w:t>521.</w:t>
        </w:r>
        <w:r w:rsidRPr="002709E2">
          <w:rPr>
            <w:rFonts w:ascii="Calibri" w:eastAsia="Calibri" w:hAnsi="Calibri" w:cs="Times New Roman"/>
            <w:lang w:val="en-US"/>
          </w:rPr>
          <w:tab/>
          <w:t>n "I don't understand Dominic at all… but deep down, I can see that he has a good heart."</w:t>
        </w:r>
      </w:ins>
    </w:p>
    <w:p w14:paraId="75860C42" w14:textId="77777777" w:rsidR="002709E2" w:rsidRPr="002709E2" w:rsidRDefault="002709E2" w:rsidP="002709E2">
      <w:pPr>
        <w:spacing w:line="600" w:lineRule="auto"/>
        <w:jc w:val="left"/>
        <w:rPr>
          <w:ins w:id="14996" w:author="UTENTE" w:date="2020-06-30T18:54:00Z"/>
          <w:rFonts w:ascii="Calibri" w:eastAsia="Calibri" w:hAnsi="Calibri" w:cs="Times New Roman"/>
          <w:lang w:val="en-US"/>
        </w:rPr>
      </w:pPr>
      <w:ins w:id="14997" w:author="UTENTE" w:date="2020-06-30T18:54:00Z">
        <w:r w:rsidRPr="002709E2">
          <w:rPr>
            <w:rFonts w:ascii="Calibri" w:eastAsia="Calibri" w:hAnsi="Calibri" w:cs="Times New Roman"/>
            <w:lang w:val="en-US"/>
          </w:rPr>
          <w:t>522.</w:t>
        </w:r>
        <w:r w:rsidRPr="002709E2">
          <w:rPr>
            <w:rFonts w:ascii="Calibri" w:eastAsia="Calibri" w:hAnsi="Calibri" w:cs="Times New Roman"/>
            <w:lang w:val="en-US"/>
          </w:rPr>
          <w:tab/>
          <w:t>n "It's the last thing I'd expect from someone who's supposed to be a blood-sucking monster.{w} I guess you really can't judge a book by its cover, huh?"</w:t>
        </w:r>
      </w:ins>
    </w:p>
    <w:p w14:paraId="3291243B" w14:textId="77777777" w:rsidR="002709E2" w:rsidRPr="002709E2" w:rsidRDefault="002709E2" w:rsidP="002709E2">
      <w:pPr>
        <w:spacing w:line="600" w:lineRule="auto"/>
        <w:jc w:val="left"/>
        <w:rPr>
          <w:ins w:id="14998" w:author="UTENTE" w:date="2020-06-30T18:54:00Z"/>
          <w:rFonts w:ascii="Calibri" w:eastAsia="Calibri" w:hAnsi="Calibri" w:cs="Times New Roman"/>
          <w:lang w:val="en-US"/>
        </w:rPr>
      </w:pPr>
      <w:ins w:id="14999" w:author="UTENTE" w:date="2020-06-30T18:54:00Z">
        <w:r w:rsidRPr="002709E2">
          <w:rPr>
            <w:rFonts w:ascii="Calibri" w:eastAsia="Calibri" w:hAnsi="Calibri" w:cs="Times New Roman"/>
            <w:lang w:val="en-US"/>
          </w:rPr>
          <w:t>523.</w:t>
        </w:r>
        <w:r w:rsidRPr="002709E2">
          <w:rPr>
            <w:rFonts w:ascii="Calibri" w:eastAsia="Calibri" w:hAnsi="Calibri" w:cs="Times New Roman"/>
            <w:lang w:val="en-US"/>
          </w:rPr>
          <w:tab/>
          <w:t>n "This time, when I throw myself onto my bed, it doesn't take long for drowsiness to overtake me." </w:t>
        </w:r>
        <w:r w:rsidRPr="002709E2">
          <w:rPr>
            <w:rFonts w:ascii="Calibri" w:eastAsia="Calibri" w:hAnsi="Calibri" w:cs="Times New Roman"/>
            <w:lang w:val="en-US"/>
          </w:rPr>
          <w:br w:type="page"/>
        </w:r>
      </w:ins>
    </w:p>
    <w:p w14:paraId="0527C6C6" w14:textId="77777777" w:rsidR="002709E2" w:rsidRPr="002709E2" w:rsidRDefault="002709E2" w:rsidP="002709E2">
      <w:pPr>
        <w:spacing w:line="600" w:lineRule="auto"/>
        <w:jc w:val="left"/>
        <w:rPr>
          <w:ins w:id="15000" w:author="UTENTE" w:date="2020-06-30T18:54:00Z"/>
          <w:rFonts w:ascii="Calibri" w:eastAsia="Calibri" w:hAnsi="Calibri" w:cs="Times New Roman"/>
        </w:rPr>
      </w:pPr>
      <w:ins w:id="15001" w:author="UTENTE" w:date="2020-06-30T18:54:00Z">
        <w:r w:rsidRPr="002709E2">
          <w:rPr>
            <w:rFonts w:ascii="Calibri" w:eastAsia="Calibri" w:hAnsi="Calibri" w:cs="Times New Roman"/>
          </w:rPr>
          <w:lastRenderedPageBreak/>
          <w:t>513.</w:t>
        </w:r>
        <w:r w:rsidRPr="002709E2">
          <w:rPr>
            <w:rFonts w:ascii="Calibri" w:eastAsia="Calibri" w:hAnsi="Calibri" w:cs="Times New Roman"/>
          </w:rPr>
          <w:tab/>
          <w:t>n "Ma si sta di nuovo voltando, iniziando a camminare con le mani ficcate in tasca."</w:t>
        </w:r>
      </w:ins>
    </w:p>
    <w:p w14:paraId="62015D83" w14:textId="77777777" w:rsidR="002709E2" w:rsidRPr="002709E2" w:rsidRDefault="002709E2" w:rsidP="002709E2">
      <w:pPr>
        <w:spacing w:line="600" w:lineRule="auto"/>
        <w:jc w:val="left"/>
        <w:rPr>
          <w:ins w:id="15002" w:author="UTENTE" w:date="2020-06-30T18:54:00Z"/>
          <w:rFonts w:ascii="Calibri" w:eastAsia="Calibri" w:hAnsi="Calibri" w:cs="Times New Roman"/>
        </w:rPr>
      </w:pPr>
      <w:ins w:id="15003" w:author="UTENTE" w:date="2020-06-30T18:54:00Z">
        <w:r w:rsidRPr="002709E2">
          <w:rPr>
            <w:rFonts w:ascii="Calibri" w:eastAsia="Calibri" w:hAnsi="Calibri" w:cs="Times New Roman"/>
          </w:rPr>
          <w:t>514.</w:t>
        </w:r>
        <w:r w:rsidRPr="002709E2">
          <w:rPr>
            <w:rFonts w:ascii="Calibri" w:eastAsia="Calibri" w:hAnsi="Calibri" w:cs="Times New Roman"/>
          </w:rPr>
          <w:tab/>
          <w:t>mcp "\"…\""</w:t>
        </w:r>
      </w:ins>
    </w:p>
    <w:p w14:paraId="696D64A5" w14:textId="77777777" w:rsidR="002709E2" w:rsidRPr="002709E2" w:rsidRDefault="002709E2" w:rsidP="002709E2">
      <w:pPr>
        <w:spacing w:line="600" w:lineRule="auto"/>
        <w:jc w:val="left"/>
        <w:rPr>
          <w:ins w:id="15004" w:author="UTENTE" w:date="2020-06-30T18:54:00Z"/>
          <w:rFonts w:ascii="Calibri" w:eastAsia="Calibri" w:hAnsi="Calibri" w:cs="Times New Roman"/>
        </w:rPr>
      </w:pPr>
      <w:ins w:id="15005" w:author="UTENTE" w:date="2020-06-30T18:54:00Z">
        <w:r w:rsidRPr="002709E2">
          <w:rPr>
            <w:rFonts w:ascii="Calibri" w:eastAsia="Calibri" w:hAnsi="Calibri" w:cs="Times New Roman"/>
          </w:rPr>
          <w:t>515.</w:t>
        </w:r>
        <w:r w:rsidRPr="002709E2">
          <w:rPr>
            <w:rFonts w:ascii="Calibri" w:eastAsia="Calibri" w:hAnsi="Calibri" w:cs="Times New Roman"/>
          </w:rPr>
          <w:tab/>
          <w:t>n "Questa volta, osservo la sua figura allontanarsi gradualmente, fino a vederlo scomparire dietro un angolo."</w:t>
        </w:r>
      </w:ins>
    </w:p>
    <w:p w14:paraId="24BB0A06" w14:textId="77777777" w:rsidR="002709E2" w:rsidRPr="002709E2" w:rsidRDefault="002709E2" w:rsidP="002709E2">
      <w:pPr>
        <w:spacing w:line="600" w:lineRule="auto"/>
        <w:jc w:val="left"/>
        <w:rPr>
          <w:ins w:id="15006" w:author="UTENTE" w:date="2020-06-30T18:54:00Z"/>
          <w:rFonts w:ascii="Calibri" w:eastAsia="Calibri" w:hAnsi="Calibri" w:cs="Times New Roman"/>
        </w:rPr>
      </w:pPr>
      <w:ins w:id="15007" w:author="UTENTE" w:date="2020-06-30T18:54:00Z">
        <w:r w:rsidRPr="002709E2">
          <w:rPr>
            <w:rFonts w:ascii="Calibri" w:eastAsia="Calibri" w:hAnsi="Calibri" w:cs="Times New Roman"/>
          </w:rPr>
          <w:t>516.</w:t>
        </w:r>
        <w:r w:rsidRPr="002709E2">
          <w:rPr>
            <w:rFonts w:ascii="Calibri" w:eastAsia="Calibri" w:hAnsi="Calibri" w:cs="Times New Roman"/>
          </w:rPr>
          <w:tab/>
          <w:t>n "Le sue ultime parole sembrano come un sogno e quasi mi trovo a chiedermi se non avessi sentito male."</w:t>
        </w:r>
      </w:ins>
    </w:p>
    <w:p w14:paraId="367C5A3A" w14:textId="77777777" w:rsidR="002709E2" w:rsidRPr="002709E2" w:rsidRDefault="002709E2" w:rsidP="002709E2">
      <w:pPr>
        <w:spacing w:line="600" w:lineRule="auto"/>
        <w:jc w:val="left"/>
        <w:rPr>
          <w:ins w:id="15008" w:author="UTENTE" w:date="2020-06-30T18:54:00Z"/>
          <w:rFonts w:ascii="Calibri" w:eastAsia="Calibri" w:hAnsi="Calibri" w:cs="Times New Roman"/>
        </w:rPr>
      </w:pPr>
      <w:ins w:id="15009" w:author="UTENTE" w:date="2020-06-30T18:54:00Z">
        <w:r w:rsidRPr="002709E2">
          <w:rPr>
            <w:rFonts w:ascii="Calibri" w:eastAsia="Calibri" w:hAnsi="Calibri" w:cs="Times New Roman"/>
          </w:rPr>
          <w:t>517.</w:t>
        </w:r>
        <w:r w:rsidRPr="002709E2">
          <w:rPr>
            <w:rFonts w:ascii="Calibri" w:eastAsia="Calibri" w:hAnsi="Calibri" w:cs="Times New Roman"/>
          </w:rPr>
          <w:tab/>
          <w:t>n "…{i}Finché avrai bisogno di me.{/i}"</w:t>
        </w:r>
      </w:ins>
    </w:p>
    <w:p w14:paraId="5B9E38F0" w14:textId="77777777" w:rsidR="002709E2" w:rsidRPr="002709E2" w:rsidRDefault="002709E2" w:rsidP="002709E2">
      <w:pPr>
        <w:spacing w:line="600" w:lineRule="auto"/>
        <w:jc w:val="left"/>
        <w:rPr>
          <w:ins w:id="15010" w:author="UTENTE" w:date="2020-06-30T18:54:00Z"/>
          <w:rFonts w:ascii="Calibri" w:eastAsia="Calibri" w:hAnsi="Calibri" w:cs="Times New Roman"/>
        </w:rPr>
      </w:pPr>
      <w:ins w:id="15011" w:author="UTENTE" w:date="2020-06-30T18:54:00Z">
        <w:r w:rsidRPr="002709E2">
          <w:rPr>
            <w:rFonts w:ascii="Calibri" w:eastAsia="Calibri" w:hAnsi="Calibri" w:cs="Times New Roman"/>
          </w:rPr>
          <w:t>518.</w:t>
        </w:r>
        <w:r w:rsidRPr="002709E2">
          <w:rPr>
            <w:rFonts w:ascii="Calibri" w:eastAsia="Calibri" w:hAnsi="Calibri" w:cs="Times New Roman"/>
          </w:rPr>
          <w:tab/>
          <w:t>mcp "\"Seriamente… che tipo strano.\""</w:t>
        </w:r>
      </w:ins>
    </w:p>
    <w:p w14:paraId="5FFB2F2B" w14:textId="77777777" w:rsidR="002709E2" w:rsidRPr="002709E2" w:rsidRDefault="002709E2" w:rsidP="002709E2">
      <w:pPr>
        <w:spacing w:line="600" w:lineRule="auto"/>
        <w:jc w:val="left"/>
        <w:rPr>
          <w:ins w:id="15012" w:author="UTENTE" w:date="2020-06-30T18:54:00Z"/>
          <w:rFonts w:ascii="Calibri" w:eastAsia="Calibri" w:hAnsi="Calibri" w:cs="Times New Roman"/>
        </w:rPr>
      </w:pPr>
      <w:ins w:id="15013" w:author="UTENTE" w:date="2020-06-30T18:54:00Z">
        <w:r w:rsidRPr="002709E2">
          <w:rPr>
            <w:rFonts w:ascii="Calibri" w:eastAsia="Calibri" w:hAnsi="Calibri" w:cs="Times New Roman"/>
          </w:rPr>
          <w:t>519.</w:t>
        </w:r>
        <w:r w:rsidRPr="002709E2">
          <w:rPr>
            <w:rFonts w:ascii="Calibri" w:eastAsia="Calibri" w:hAnsi="Calibri" w:cs="Times New Roman"/>
          </w:rPr>
          <w:tab/>
          <w:t>n "Borbotto a me stesso, incredulo, salendo le scale, incapace di trattenere un sorriso."</w:t>
        </w:r>
      </w:ins>
    </w:p>
    <w:p w14:paraId="424D789C" w14:textId="77777777" w:rsidR="002709E2" w:rsidRPr="002709E2" w:rsidRDefault="002709E2" w:rsidP="002709E2">
      <w:pPr>
        <w:spacing w:line="600" w:lineRule="auto"/>
        <w:jc w:val="left"/>
        <w:rPr>
          <w:ins w:id="15014" w:author="UTENTE" w:date="2020-06-30T18:54:00Z"/>
          <w:rFonts w:ascii="Calibri" w:eastAsia="Calibri" w:hAnsi="Calibri" w:cs="Times New Roman"/>
        </w:rPr>
      </w:pPr>
      <w:ins w:id="15015" w:author="UTENTE" w:date="2020-06-30T18:54:00Z">
        <w:r w:rsidRPr="002709E2">
          <w:rPr>
            <w:rFonts w:ascii="Calibri" w:eastAsia="Calibri" w:hAnsi="Calibri" w:cs="Times New Roman"/>
          </w:rPr>
          <w:t>520.</w:t>
        </w:r>
        <w:r w:rsidRPr="002709E2">
          <w:rPr>
            <w:rFonts w:ascii="Calibri" w:eastAsia="Calibri" w:hAnsi="Calibri" w:cs="Times New Roman"/>
          </w:rPr>
          <w:tab/>
          <w:t>n "Al contrario della scorsa notte, una sensazione di calore mi bolle nel petto, quando arrivo al mio appartamento."</w:t>
        </w:r>
      </w:ins>
    </w:p>
    <w:p w14:paraId="3118D968" w14:textId="77777777" w:rsidR="002709E2" w:rsidRPr="002709E2" w:rsidRDefault="002709E2" w:rsidP="002709E2">
      <w:pPr>
        <w:spacing w:line="600" w:lineRule="auto"/>
        <w:jc w:val="left"/>
        <w:rPr>
          <w:ins w:id="15016" w:author="UTENTE" w:date="2020-06-30T18:54:00Z"/>
          <w:rFonts w:ascii="Calibri" w:eastAsia="Calibri" w:hAnsi="Calibri" w:cs="Times New Roman"/>
        </w:rPr>
      </w:pPr>
      <w:ins w:id="15017" w:author="UTENTE" w:date="2020-06-30T18:54:00Z">
        <w:r w:rsidRPr="002709E2">
          <w:rPr>
            <w:rFonts w:ascii="Calibri" w:eastAsia="Calibri" w:hAnsi="Calibri" w:cs="Times New Roman"/>
          </w:rPr>
          <w:t>521.</w:t>
        </w:r>
        <w:r w:rsidRPr="002709E2">
          <w:rPr>
            <w:rFonts w:ascii="Calibri" w:eastAsia="Calibri" w:hAnsi="Calibri" w:cs="Times New Roman"/>
          </w:rPr>
          <w:tab/>
          <w:t>n "Non capisco niente di Dominic… ma, in fondo, vedo che ha un cuore d’oro."</w:t>
        </w:r>
      </w:ins>
    </w:p>
    <w:p w14:paraId="2159315E" w14:textId="77777777" w:rsidR="002709E2" w:rsidRPr="002709E2" w:rsidRDefault="002709E2" w:rsidP="002709E2">
      <w:pPr>
        <w:spacing w:line="600" w:lineRule="auto"/>
        <w:jc w:val="left"/>
        <w:rPr>
          <w:ins w:id="15018" w:author="UTENTE" w:date="2020-06-30T18:54:00Z"/>
          <w:rFonts w:ascii="Calibri" w:eastAsia="Calibri" w:hAnsi="Calibri" w:cs="Times New Roman"/>
        </w:rPr>
      </w:pPr>
      <w:ins w:id="15019" w:author="UTENTE" w:date="2020-06-30T18:54:00Z">
        <w:r w:rsidRPr="002709E2">
          <w:rPr>
            <w:rFonts w:ascii="Calibri" w:eastAsia="Calibri" w:hAnsi="Calibri" w:cs="Times New Roman"/>
          </w:rPr>
          <w:t>522.</w:t>
        </w:r>
        <w:r w:rsidRPr="002709E2">
          <w:rPr>
            <w:rFonts w:ascii="Calibri" w:eastAsia="Calibri" w:hAnsi="Calibri" w:cs="Times New Roman"/>
          </w:rPr>
          <w:tab/>
          <w:t>n "È l'ultima cosa che mi sarei aspettato da qualcuno che dovrebbe essere un mostro succhiasangue.{w} Immagino che non si debba giudicare un libro dalla copertina, eh?"</w:t>
        </w:r>
      </w:ins>
    </w:p>
    <w:p w14:paraId="75C79AAB" w14:textId="77777777" w:rsidR="002709E2" w:rsidRPr="002709E2" w:rsidRDefault="002709E2" w:rsidP="002709E2">
      <w:pPr>
        <w:spacing w:line="600" w:lineRule="auto"/>
        <w:jc w:val="left"/>
        <w:rPr>
          <w:ins w:id="15020" w:author="UTENTE" w:date="2020-06-30T18:54:00Z"/>
          <w:rFonts w:ascii="Calibri" w:eastAsia="Calibri" w:hAnsi="Calibri" w:cs="Times New Roman"/>
        </w:rPr>
      </w:pPr>
      <w:ins w:id="15021" w:author="UTENTE" w:date="2020-06-30T18:54:00Z">
        <w:r w:rsidRPr="002709E2">
          <w:rPr>
            <w:rFonts w:ascii="Calibri" w:eastAsia="Calibri" w:hAnsi="Calibri" w:cs="Times New Roman"/>
          </w:rPr>
          <w:t>523.</w:t>
        </w:r>
        <w:r w:rsidRPr="002709E2">
          <w:rPr>
            <w:rFonts w:ascii="Calibri" w:eastAsia="Calibri" w:hAnsi="Calibri" w:cs="Times New Roman"/>
          </w:rPr>
          <w:tab/>
          <w:t>n "Oggi, mi lancio nel letto, e non ci vuole molto per assopirmi." </w:t>
        </w:r>
        <w:r w:rsidRPr="002709E2">
          <w:rPr>
            <w:rFonts w:ascii="Calibri" w:eastAsia="Calibri" w:hAnsi="Calibri" w:cs="Times New Roman"/>
          </w:rPr>
          <w:br w:type="page"/>
        </w:r>
      </w:ins>
    </w:p>
    <w:p w14:paraId="058582D1" w14:textId="77777777" w:rsidR="002709E2" w:rsidRPr="002709E2" w:rsidRDefault="002709E2" w:rsidP="002709E2">
      <w:pPr>
        <w:spacing w:line="600" w:lineRule="auto"/>
        <w:jc w:val="left"/>
        <w:rPr>
          <w:ins w:id="15022" w:author="UTENTE" w:date="2020-06-30T18:54:00Z"/>
          <w:rFonts w:ascii="Calibri" w:eastAsia="Calibri" w:hAnsi="Calibri" w:cs="Times New Roman"/>
          <w:lang w:val="en-US"/>
        </w:rPr>
      </w:pPr>
      <w:ins w:id="15023" w:author="UTENTE" w:date="2020-06-30T18:54:00Z">
        <w:r w:rsidRPr="002709E2">
          <w:rPr>
            <w:rFonts w:ascii="Calibri" w:eastAsia="Calibri" w:hAnsi="Calibri" w:cs="Times New Roman"/>
            <w:lang w:val="en-US"/>
          </w:rPr>
          <w:lastRenderedPageBreak/>
          <w:t>524.</w:t>
        </w:r>
        <w:r w:rsidRPr="002709E2">
          <w:rPr>
            <w:rFonts w:ascii="Calibri" w:eastAsia="Calibri" w:hAnsi="Calibri" w:cs="Times New Roman"/>
            <w:lang w:val="en-US"/>
          </w:rPr>
          <w:tab/>
          <w:t>n "As I slip into unconsciousness, the last image I see is Dominic's bright blue eyes, glittering warmly in the dark – {w}swallowing me in their endless depths."</w:t>
        </w:r>
      </w:ins>
    </w:p>
    <w:p w14:paraId="6DF84698" w14:textId="77777777" w:rsidR="002709E2" w:rsidRPr="002709E2" w:rsidRDefault="002709E2" w:rsidP="002709E2">
      <w:pPr>
        <w:spacing w:line="600" w:lineRule="auto"/>
        <w:jc w:val="left"/>
        <w:rPr>
          <w:ins w:id="15024" w:author="UTENTE" w:date="2020-06-30T18:54:00Z"/>
          <w:rFonts w:ascii="Calibri" w:eastAsia="Calibri" w:hAnsi="Calibri" w:cs="Times New Roman"/>
          <w:lang w:val="en-US"/>
        </w:rPr>
      </w:pPr>
      <w:ins w:id="15025" w:author="UTENTE" w:date="2020-06-30T18:54:00Z">
        <w:r w:rsidRPr="002709E2">
          <w:rPr>
            <w:rFonts w:ascii="Calibri" w:eastAsia="Calibri" w:hAnsi="Calibri" w:cs="Times New Roman"/>
            <w:lang w:val="en-US"/>
          </w:rPr>
          <w:t>525.</w:t>
        </w:r>
        <w:r w:rsidRPr="002709E2">
          <w:rPr>
            <w:rFonts w:ascii="Calibri" w:eastAsia="Calibri" w:hAnsi="Calibri" w:cs="Times New Roman"/>
            <w:lang w:val="en-US"/>
          </w:rPr>
          <w:tab/>
          <w:t>n "–And so began my new, bizarre routine."</w:t>
        </w:r>
      </w:ins>
    </w:p>
    <w:p w14:paraId="68B917AC" w14:textId="77777777" w:rsidR="002709E2" w:rsidRPr="002709E2" w:rsidRDefault="002709E2" w:rsidP="002709E2">
      <w:pPr>
        <w:spacing w:line="600" w:lineRule="auto"/>
        <w:jc w:val="left"/>
        <w:rPr>
          <w:ins w:id="15026" w:author="UTENTE" w:date="2020-06-30T18:54:00Z"/>
          <w:rFonts w:ascii="Calibri" w:eastAsia="Calibri" w:hAnsi="Calibri" w:cs="Times New Roman"/>
          <w:lang w:val="en-US"/>
        </w:rPr>
      </w:pPr>
      <w:ins w:id="15027" w:author="UTENTE" w:date="2020-06-30T18:54:00Z">
        <w:r w:rsidRPr="002709E2">
          <w:rPr>
            <w:rFonts w:ascii="Calibri" w:eastAsia="Calibri" w:hAnsi="Calibri" w:cs="Times New Roman"/>
            <w:lang w:val="en-US"/>
          </w:rPr>
          <w:t>526.</w:t>
        </w:r>
        <w:r w:rsidRPr="002709E2">
          <w:rPr>
            <w:rFonts w:ascii="Calibri" w:eastAsia="Calibri" w:hAnsi="Calibri" w:cs="Times New Roman"/>
            <w:lang w:val="en-US"/>
          </w:rPr>
          <w:tab/>
          <w:t>n "Every night, Dominic would show up at the diner, right as I'd be getting ready to close."</w:t>
        </w:r>
      </w:ins>
    </w:p>
    <w:p w14:paraId="1FCE1567" w14:textId="77777777" w:rsidR="002709E2" w:rsidRPr="002709E2" w:rsidRDefault="002709E2" w:rsidP="002709E2">
      <w:pPr>
        <w:spacing w:line="600" w:lineRule="auto"/>
        <w:jc w:val="left"/>
        <w:rPr>
          <w:ins w:id="15028" w:author="UTENTE" w:date="2020-06-30T18:54:00Z"/>
          <w:rFonts w:ascii="Calibri" w:eastAsia="Calibri" w:hAnsi="Calibri" w:cs="Times New Roman"/>
          <w:lang w:val="en-US"/>
        </w:rPr>
      </w:pPr>
      <w:ins w:id="15029" w:author="UTENTE" w:date="2020-06-30T18:54:00Z">
        <w:r w:rsidRPr="002709E2">
          <w:rPr>
            <w:rFonts w:ascii="Calibri" w:eastAsia="Calibri" w:hAnsi="Calibri" w:cs="Times New Roman"/>
            <w:lang w:val="en-US"/>
          </w:rPr>
          <w:t>527.</w:t>
        </w:r>
        <w:r w:rsidRPr="002709E2">
          <w:rPr>
            <w:rFonts w:ascii="Calibri" w:eastAsia="Calibri" w:hAnsi="Calibri" w:cs="Times New Roman"/>
            <w:lang w:val="en-US"/>
          </w:rPr>
          <w:tab/>
          <w:t>n "After our encounter with Rex, he was a lot more cautious. We'd take hidden alleyways and paths through abandoned buildings, a new mini-adventure each time."</w:t>
        </w:r>
      </w:ins>
    </w:p>
    <w:p w14:paraId="4017C3D2" w14:textId="77777777" w:rsidR="002709E2" w:rsidRPr="002709E2" w:rsidRDefault="002709E2" w:rsidP="002709E2">
      <w:pPr>
        <w:spacing w:line="600" w:lineRule="auto"/>
        <w:jc w:val="left"/>
        <w:rPr>
          <w:ins w:id="15030" w:author="UTENTE" w:date="2020-06-30T18:54:00Z"/>
          <w:rFonts w:ascii="Calibri" w:eastAsia="Calibri" w:hAnsi="Calibri" w:cs="Times New Roman"/>
          <w:lang w:val="en-US"/>
        </w:rPr>
      </w:pPr>
      <w:ins w:id="15031" w:author="UTENTE" w:date="2020-06-30T18:54:00Z">
        <w:r w:rsidRPr="002709E2">
          <w:rPr>
            <w:rFonts w:ascii="Calibri" w:eastAsia="Calibri" w:hAnsi="Calibri" w:cs="Times New Roman"/>
            <w:lang w:val="en-US"/>
          </w:rPr>
          <w:t>528.</w:t>
        </w:r>
        <w:r w:rsidRPr="002709E2">
          <w:rPr>
            <w:rFonts w:ascii="Calibri" w:eastAsia="Calibri" w:hAnsi="Calibri" w:cs="Times New Roman"/>
            <w:lang w:val="en-US"/>
          </w:rPr>
          <w:tab/>
          <w:t>n "There were a couple close calls, but we managed to avoid getting spotted by roaming vampires – just barely."</w:t>
        </w:r>
      </w:ins>
    </w:p>
    <w:p w14:paraId="6AC019FE" w14:textId="77777777" w:rsidR="002709E2" w:rsidRPr="002709E2" w:rsidRDefault="002709E2" w:rsidP="002709E2">
      <w:pPr>
        <w:spacing w:line="600" w:lineRule="auto"/>
        <w:jc w:val="left"/>
        <w:rPr>
          <w:ins w:id="15032" w:author="UTENTE" w:date="2020-06-30T18:54:00Z"/>
          <w:rFonts w:ascii="Calibri" w:eastAsia="Calibri" w:hAnsi="Calibri" w:cs="Times New Roman"/>
          <w:lang w:val="en-US"/>
        </w:rPr>
      </w:pPr>
      <w:ins w:id="15033" w:author="UTENTE" w:date="2020-06-30T18:54:00Z">
        <w:r w:rsidRPr="002709E2">
          <w:rPr>
            <w:rFonts w:ascii="Calibri" w:eastAsia="Calibri" w:hAnsi="Calibri" w:cs="Times New Roman"/>
            <w:lang w:val="en-US"/>
          </w:rPr>
          <w:t>529.</w:t>
        </w:r>
        <w:r w:rsidRPr="002709E2">
          <w:rPr>
            <w:rFonts w:ascii="Calibri" w:eastAsia="Calibri" w:hAnsi="Calibri" w:cs="Times New Roman"/>
            <w:lang w:val="en-US"/>
          </w:rPr>
          <w:tab/>
          <w:t>n "Neither of us ever speak about what happened in the club."</w:t>
        </w:r>
      </w:ins>
    </w:p>
    <w:p w14:paraId="66B202C8" w14:textId="77777777" w:rsidR="002709E2" w:rsidRPr="002709E2" w:rsidRDefault="002709E2" w:rsidP="002709E2">
      <w:pPr>
        <w:spacing w:line="600" w:lineRule="auto"/>
        <w:jc w:val="left"/>
        <w:rPr>
          <w:ins w:id="15034" w:author="UTENTE" w:date="2020-06-30T18:54:00Z"/>
          <w:rFonts w:ascii="Calibri" w:eastAsia="Calibri" w:hAnsi="Calibri" w:cs="Times New Roman"/>
          <w:lang w:val="en-US"/>
        </w:rPr>
      </w:pPr>
      <w:ins w:id="15035" w:author="UTENTE" w:date="2020-06-30T18:54:00Z">
        <w:r w:rsidRPr="002709E2">
          <w:rPr>
            <w:rFonts w:ascii="Calibri" w:eastAsia="Calibri" w:hAnsi="Calibri" w:cs="Times New Roman"/>
            <w:lang w:val="en-US"/>
          </w:rPr>
          <w:t>530.</w:t>
        </w:r>
        <w:r w:rsidRPr="002709E2">
          <w:rPr>
            <w:rFonts w:ascii="Calibri" w:eastAsia="Calibri" w:hAnsi="Calibri" w:cs="Times New Roman"/>
            <w:lang w:val="en-US"/>
          </w:rPr>
          <w:tab/>
          <w:t>n "It's not like our relationship is awkward, but… {w}every time I think about the way we danced, my face starts to feel hot."</w:t>
        </w:r>
      </w:ins>
    </w:p>
    <w:p w14:paraId="5621A6DE" w14:textId="77777777" w:rsidR="002709E2" w:rsidRPr="002709E2" w:rsidRDefault="002709E2" w:rsidP="002709E2">
      <w:pPr>
        <w:spacing w:line="600" w:lineRule="auto"/>
        <w:jc w:val="left"/>
        <w:rPr>
          <w:ins w:id="15036" w:author="UTENTE" w:date="2020-06-30T18:54:00Z"/>
          <w:rFonts w:ascii="Calibri" w:eastAsia="Calibri" w:hAnsi="Calibri" w:cs="Times New Roman"/>
          <w:lang w:val="en-US"/>
        </w:rPr>
      </w:pPr>
      <w:ins w:id="15037" w:author="UTENTE" w:date="2020-06-30T18:54:00Z">
        <w:r w:rsidRPr="002709E2">
          <w:rPr>
            <w:rFonts w:ascii="Calibri" w:eastAsia="Calibri" w:hAnsi="Calibri" w:cs="Times New Roman"/>
            <w:lang w:val="en-US"/>
          </w:rPr>
          <w:t>531.</w:t>
        </w:r>
        <w:r w:rsidRPr="002709E2">
          <w:rPr>
            <w:rFonts w:ascii="Calibri" w:eastAsia="Calibri" w:hAnsi="Calibri" w:cs="Times New Roman"/>
            <w:lang w:val="en-US"/>
          </w:rPr>
          <w:tab/>
          <w:t>n "I know it was just a spur-of-the-moment thing, probably meaningless. But no matter how hard I try, I can't forget the look in his eyes back then."</w:t>
        </w:r>
      </w:ins>
    </w:p>
    <w:p w14:paraId="640B8849" w14:textId="77777777" w:rsidR="002709E2" w:rsidRPr="002709E2" w:rsidRDefault="002709E2" w:rsidP="002709E2">
      <w:pPr>
        <w:spacing w:line="600" w:lineRule="auto"/>
        <w:jc w:val="left"/>
        <w:rPr>
          <w:ins w:id="15038" w:author="UTENTE" w:date="2020-06-30T18:54:00Z"/>
          <w:rFonts w:ascii="Calibri" w:eastAsia="Calibri" w:hAnsi="Calibri" w:cs="Times New Roman"/>
          <w:lang w:val="en-US"/>
        </w:rPr>
      </w:pPr>
      <w:ins w:id="15039" w:author="UTENTE" w:date="2020-06-30T18:54:00Z">
        <w:r w:rsidRPr="002709E2">
          <w:rPr>
            <w:rFonts w:ascii="Calibri" w:eastAsia="Calibri" w:hAnsi="Calibri" w:cs="Times New Roman"/>
            <w:lang w:val="en-US"/>
          </w:rPr>
          <w:t>532.</w:t>
        </w:r>
        <w:r w:rsidRPr="002709E2">
          <w:rPr>
            <w:rFonts w:ascii="Calibri" w:eastAsia="Calibri" w:hAnsi="Calibri" w:cs="Times New Roman"/>
            <w:lang w:val="en-US"/>
          </w:rPr>
          <w:tab/>
          <w:t>mc "\"Wow, time to leave already? I must've really been spacing out.\""</w:t>
        </w:r>
      </w:ins>
    </w:p>
    <w:p w14:paraId="2978391B" w14:textId="77777777" w:rsidR="002709E2" w:rsidRPr="002709E2" w:rsidRDefault="002709E2" w:rsidP="002709E2">
      <w:pPr>
        <w:spacing w:line="600" w:lineRule="auto"/>
        <w:jc w:val="left"/>
        <w:rPr>
          <w:ins w:id="15040" w:author="UTENTE" w:date="2020-06-30T18:54:00Z"/>
          <w:rFonts w:ascii="Calibri" w:eastAsia="Calibri" w:hAnsi="Calibri" w:cs="Times New Roman"/>
          <w:lang w:val="en-US"/>
        </w:rPr>
      </w:pPr>
      <w:ins w:id="15041" w:author="UTENTE" w:date="2020-06-30T18:54:00Z">
        <w:r w:rsidRPr="002709E2">
          <w:rPr>
            <w:rFonts w:ascii="Calibri" w:eastAsia="Calibri" w:hAnsi="Calibri" w:cs="Times New Roman"/>
            <w:lang w:val="en-US"/>
          </w:rPr>
          <w:t>533.</w:t>
        </w:r>
        <w:r w:rsidRPr="002709E2">
          <w:rPr>
            <w:rFonts w:ascii="Calibri" w:eastAsia="Calibri" w:hAnsi="Calibri" w:cs="Times New Roman"/>
            <w:lang w:val="en-US"/>
          </w:rPr>
          <w:tab/>
          <w:t>n "Today marks a week since Dominic – or Dom, as I've started calling him – first offered to escort me."</w:t>
        </w:r>
      </w:ins>
    </w:p>
    <w:p w14:paraId="04337975" w14:textId="77777777" w:rsidR="002709E2" w:rsidRPr="002709E2" w:rsidRDefault="002709E2" w:rsidP="002709E2">
      <w:pPr>
        <w:spacing w:line="600" w:lineRule="auto"/>
        <w:jc w:val="left"/>
        <w:rPr>
          <w:ins w:id="15042" w:author="UTENTE" w:date="2020-06-30T18:54:00Z"/>
          <w:rFonts w:ascii="Calibri" w:eastAsia="Calibri" w:hAnsi="Calibri" w:cs="Times New Roman"/>
          <w:lang w:val="en-US"/>
        </w:rPr>
      </w:pPr>
      <w:ins w:id="15043" w:author="UTENTE" w:date="2020-06-30T18:54:00Z">
        <w:r w:rsidRPr="002709E2">
          <w:rPr>
            <w:rFonts w:ascii="Calibri" w:eastAsia="Calibri" w:hAnsi="Calibri" w:cs="Times New Roman"/>
            <w:lang w:val="en-US"/>
          </w:rPr>
          <w:t>534.</w:t>
        </w:r>
        <w:r w:rsidRPr="002709E2">
          <w:rPr>
            <w:rFonts w:ascii="Calibri" w:eastAsia="Calibri" w:hAnsi="Calibri" w:cs="Times New Roman"/>
            <w:lang w:val="en-US"/>
          </w:rPr>
          <w:tab/>
          <w:t>n "But this time, I've decided to man up and ask him if he wants to come up to my apartment tonight." </w:t>
        </w:r>
        <w:r w:rsidRPr="002709E2">
          <w:rPr>
            <w:rFonts w:ascii="Calibri" w:eastAsia="Calibri" w:hAnsi="Calibri" w:cs="Times New Roman"/>
            <w:lang w:val="en-US"/>
          </w:rPr>
          <w:br w:type="page"/>
        </w:r>
      </w:ins>
    </w:p>
    <w:p w14:paraId="45C73D45" w14:textId="77777777" w:rsidR="002709E2" w:rsidRPr="002709E2" w:rsidRDefault="002709E2" w:rsidP="002709E2">
      <w:pPr>
        <w:spacing w:line="600" w:lineRule="auto"/>
        <w:jc w:val="left"/>
        <w:rPr>
          <w:ins w:id="15044" w:author="UTENTE" w:date="2020-06-30T18:54:00Z"/>
          <w:rFonts w:ascii="Calibri" w:eastAsia="Calibri" w:hAnsi="Calibri" w:cs="Times New Roman"/>
        </w:rPr>
      </w:pPr>
      <w:ins w:id="15045" w:author="UTENTE" w:date="2020-06-30T18:54:00Z">
        <w:r w:rsidRPr="002709E2">
          <w:rPr>
            <w:rFonts w:ascii="Calibri" w:eastAsia="Calibri" w:hAnsi="Calibri" w:cs="Times New Roman"/>
          </w:rPr>
          <w:lastRenderedPageBreak/>
          <w:t>524.</w:t>
        </w:r>
        <w:r w:rsidRPr="002709E2">
          <w:rPr>
            <w:rFonts w:ascii="Calibri" w:eastAsia="Calibri" w:hAnsi="Calibri" w:cs="Times New Roman"/>
          </w:rPr>
          <w:tab/>
          <w:t>n "Mentre scivolo nell'incoscienza, l'ultima immagine che vedo sono i luminosi occhi blu di Dominic, che brillano calorosi nell'oscurità -{w} inghiottendomi nelle loro infinite profondità."</w:t>
        </w:r>
      </w:ins>
    </w:p>
    <w:p w14:paraId="078649A6" w14:textId="77777777" w:rsidR="002709E2" w:rsidRPr="002709E2" w:rsidRDefault="002709E2" w:rsidP="002709E2">
      <w:pPr>
        <w:spacing w:line="600" w:lineRule="auto"/>
        <w:jc w:val="left"/>
        <w:rPr>
          <w:ins w:id="15046" w:author="UTENTE" w:date="2020-06-30T18:54:00Z"/>
          <w:rFonts w:ascii="Calibri" w:eastAsia="Calibri" w:hAnsi="Calibri" w:cs="Times New Roman"/>
        </w:rPr>
      </w:pPr>
      <w:ins w:id="15047" w:author="UTENTE" w:date="2020-06-30T18:54:00Z">
        <w:r w:rsidRPr="002709E2">
          <w:rPr>
            <w:rFonts w:ascii="Calibri" w:eastAsia="Calibri" w:hAnsi="Calibri" w:cs="Times New Roman"/>
          </w:rPr>
          <w:t>525.</w:t>
        </w:r>
        <w:r w:rsidRPr="002709E2">
          <w:rPr>
            <w:rFonts w:ascii="Calibri" w:eastAsia="Calibri" w:hAnsi="Calibri" w:cs="Times New Roman"/>
          </w:rPr>
          <w:tab/>
          <w:t>n "E così è iniziata la mia nuova, bizzarra routine."</w:t>
        </w:r>
      </w:ins>
    </w:p>
    <w:p w14:paraId="45C42704" w14:textId="77777777" w:rsidR="002709E2" w:rsidRPr="002709E2" w:rsidRDefault="002709E2" w:rsidP="002709E2">
      <w:pPr>
        <w:spacing w:line="600" w:lineRule="auto"/>
        <w:jc w:val="left"/>
        <w:rPr>
          <w:ins w:id="15048" w:author="UTENTE" w:date="2020-06-30T18:54:00Z"/>
          <w:rFonts w:ascii="Calibri" w:eastAsia="Calibri" w:hAnsi="Calibri" w:cs="Times New Roman"/>
        </w:rPr>
      </w:pPr>
      <w:ins w:id="15049" w:author="UTENTE" w:date="2020-06-30T18:54:00Z">
        <w:r w:rsidRPr="002709E2">
          <w:rPr>
            <w:rFonts w:ascii="Calibri" w:eastAsia="Calibri" w:hAnsi="Calibri" w:cs="Times New Roman"/>
          </w:rPr>
          <w:t>526.</w:t>
        </w:r>
        <w:r w:rsidRPr="002709E2">
          <w:rPr>
            <w:rFonts w:ascii="Calibri" w:eastAsia="Calibri" w:hAnsi="Calibri" w:cs="Times New Roman"/>
          </w:rPr>
          <w:tab/>
          <w:t>n "Ogni notte, Dominic viene alla tavola calda, proprio quando sto per chiudere."</w:t>
        </w:r>
      </w:ins>
    </w:p>
    <w:p w14:paraId="1119A9C2" w14:textId="77777777" w:rsidR="002709E2" w:rsidRPr="002709E2" w:rsidRDefault="002709E2" w:rsidP="002709E2">
      <w:pPr>
        <w:spacing w:line="600" w:lineRule="auto"/>
        <w:jc w:val="left"/>
        <w:rPr>
          <w:ins w:id="15050" w:author="UTENTE" w:date="2020-06-30T18:54:00Z"/>
          <w:rFonts w:ascii="Calibri" w:eastAsia="Calibri" w:hAnsi="Calibri" w:cs="Times New Roman"/>
        </w:rPr>
      </w:pPr>
      <w:ins w:id="15051" w:author="UTENTE" w:date="2020-06-30T18:54:00Z">
        <w:r w:rsidRPr="002709E2">
          <w:rPr>
            <w:rFonts w:ascii="Calibri" w:eastAsia="Calibri" w:hAnsi="Calibri" w:cs="Times New Roman"/>
          </w:rPr>
          <w:t>527.</w:t>
        </w:r>
        <w:r w:rsidRPr="002709E2">
          <w:rPr>
            <w:rFonts w:ascii="Calibri" w:eastAsia="Calibri" w:hAnsi="Calibri" w:cs="Times New Roman"/>
          </w:rPr>
          <w:tab/>
          <w:t>n "Dopo il nostro incontro con Rex, è stato molto più cauto. Attraversavamo vicoli nascosti ed edifici abbandonati, una nuova mini-avventura ogni notte."</w:t>
        </w:r>
      </w:ins>
    </w:p>
    <w:p w14:paraId="20924122" w14:textId="77777777" w:rsidR="002709E2" w:rsidRPr="002709E2" w:rsidRDefault="002709E2" w:rsidP="002709E2">
      <w:pPr>
        <w:spacing w:line="600" w:lineRule="auto"/>
        <w:jc w:val="left"/>
        <w:rPr>
          <w:ins w:id="15052" w:author="UTENTE" w:date="2020-06-30T18:54:00Z"/>
          <w:rFonts w:ascii="Calibri" w:eastAsia="Calibri" w:hAnsi="Calibri" w:cs="Times New Roman"/>
        </w:rPr>
      </w:pPr>
      <w:ins w:id="15053" w:author="UTENTE" w:date="2020-06-30T18:54:00Z">
        <w:r w:rsidRPr="002709E2">
          <w:rPr>
            <w:rFonts w:ascii="Calibri" w:eastAsia="Calibri" w:hAnsi="Calibri" w:cs="Times New Roman"/>
          </w:rPr>
          <w:t>528.</w:t>
        </w:r>
        <w:r w:rsidRPr="002709E2">
          <w:rPr>
            <w:rFonts w:ascii="Calibri" w:eastAsia="Calibri" w:hAnsi="Calibri" w:cs="Times New Roman"/>
          </w:rPr>
          <w:tab/>
          <w:t>n "Ci sono state delle volte in cui ce la siamo cavata per un pelo, ma siamo sempre riusciti a evitare di essere notati dai vampiri in giro - anche se a malapena."</w:t>
        </w:r>
      </w:ins>
    </w:p>
    <w:p w14:paraId="25D97E09" w14:textId="77777777" w:rsidR="002709E2" w:rsidRPr="002709E2" w:rsidRDefault="002709E2" w:rsidP="002709E2">
      <w:pPr>
        <w:spacing w:line="600" w:lineRule="auto"/>
        <w:jc w:val="left"/>
        <w:rPr>
          <w:ins w:id="15054" w:author="UTENTE" w:date="2020-06-30T18:54:00Z"/>
          <w:rFonts w:ascii="Calibri" w:eastAsia="Calibri" w:hAnsi="Calibri" w:cs="Times New Roman"/>
        </w:rPr>
      </w:pPr>
      <w:ins w:id="15055" w:author="UTENTE" w:date="2020-06-30T18:54:00Z">
        <w:r w:rsidRPr="002709E2">
          <w:rPr>
            <w:rFonts w:ascii="Calibri" w:eastAsia="Calibri" w:hAnsi="Calibri" w:cs="Times New Roman"/>
          </w:rPr>
          <w:t>529.</w:t>
        </w:r>
        <w:r w:rsidRPr="002709E2">
          <w:rPr>
            <w:rFonts w:ascii="Calibri" w:eastAsia="Calibri" w:hAnsi="Calibri" w:cs="Times New Roman"/>
          </w:rPr>
          <w:tab/>
          <w:t>n "Nessuno di noi due parla mai di quello che è successo nella discoteca."</w:t>
        </w:r>
      </w:ins>
    </w:p>
    <w:p w14:paraId="23C4DA17" w14:textId="77777777" w:rsidR="002709E2" w:rsidRPr="002709E2" w:rsidRDefault="002709E2" w:rsidP="002709E2">
      <w:pPr>
        <w:spacing w:line="600" w:lineRule="auto"/>
        <w:jc w:val="left"/>
        <w:rPr>
          <w:ins w:id="15056" w:author="UTENTE" w:date="2020-06-30T18:54:00Z"/>
          <w:rFonts w:ascii="Calibri" w:eastAsia="Calibri" w:hAnsi="Calibri" w:cs="Times New Roman"/>
        </w:rPr>
      </w:pPr>
      <w:ins w:id="15057" w:author="UTENTE" w:date="2020-06-30T18:54:00Z">
        <w:r w:rsidRPr="002709E2">
          <w:rPr>
            <w:rFonts w:ascii="Calibri" w:eastAsia="Calibri" w:hAnsi="Calibri" w:cs="Times New Roman"/>
          </w:rPr>
          <w:t>530.</w:t>
        </w:r>
        <w:r w:rsidRPr="002709E2">
          <w:rPr>
            <w:rFonts w:ascii="Calibri" w:eastAsia="Calibri" w:hAnsi="Calibri" w:cs="Times New Roman"/>
          </w:rPr>
          <w:tab/>
          <w:t>n "Non è che la nostra relazione sia spinosa, ma… {w}ogni volta che penso al mondo in cui ballavamo, la mia faccia s'incendia."</w:t>
        </w:r>
      </w:ins>
    </w:p>
    <w:p w14:paraId="51EF6E62" w14:textId="77777777" w:rsidR="002709E2" w:rsidRPr="002709E2" w:rsidRDefault="002709E2" w:rsidP="002709E2">
      <w:pPr>
        <w:spacing w:line="600" w:lineRule="auto"/>
        <w:jc w:val="left"/>
        <w:rPr>
          <w:ins w:id="15058" w:author="UTENTE" w:date="2020-06-30T18:54:00Z"/>
          <w:rFonts w:ascii="Calibri" w:eastAsia="Calibri" w:hAnsi="Calibri" w:cs="Times New Roman"/>
        </w:rPr>
      </w:pPr>
      <w:ins w:id="15059" w:author="UTENTE" w:date="2020-06-30T18:54:00Z">
        <w:r w:rsidRPr="002709E2">
          <w:rPr>
            <w:rFonts w:ascii="Calibri" w:eastAsia="Calibri" w:hAnsi="Calibri" w:cs="Times New Roman"/>
          </w:rPr>
          <w:t>531.</w:t>
        </w:r>
        <w:r w:rsidRPr="002709E2">
          <w:rPr>
            <w:rFonts w:ascii="Calibri" w:eastAsia="Calibri" w:hAnsi="Calibri" w:cs="Times New Roman"/>
          </w:rPr>
          <w:tab/>
          <w:t>n "Lo so che è stata una cosa fatta così, sul momento, e che probabilmente non ha alcun significato. Eppure, non importa quanto io ci provi, non riesco a dimenticarmi lo sguardo che aveva in quel momento."</w:t>
        </w:r>
      </w:ins>
    </w:p>
    <w:p w14:paraId="696A911F" w14:textId="77777777" w:rsidR="002709E2" w:rsidRPr="002709E2" w:rsidRDefault="002709E2" w:rsidP="002709E2">
      <w:pPr>
        <w:spacing w:line="600" w:lineRule="auto"/>
        <w:jc w:val="left"/>
        <w:rPr>
          <w:ins w:id="15060" w:author="UTENTE" w:date="2020-06-30T18:54:00Z"/>
          <w:rFonts w:ascii="Calibri" w:eastAsia="Calibri" w:hAnsi="Calibri" w:cs="Times New Roman"/>
        </w:rPr>
      </w:pPr>
      <w:ins w:id="15061" w:author="UTENTE" w:date="2020-06-30T18:54:00Z">
        <w:r w:rsidRPr="002709E2">
          <w:rPr>
            <w:rFonts w:ascii="Calibri" w:eastAsia="Calibri" w:hAnsi="Calibri" w:cs="Times New Roman"/>
          </w:rPr>
          <w:t>532.</w:t>
        </w:r>
        <w:r w:rsidRPr="002709E2">
          <w:rPr>
            <w:rFonts w:ascii="Calibri" w:eastAsia="Calibri" w:hAnsi="Calibri" w:cs="Times New Roman"/>
          </w:rPr>
          <w:tab/>
          <w:t>mc "\"Wow, è già ora di andare? Avevo proprio la testa fra le nuvole.\""</w:t>
        </w:r>
      </w:ins>
    </w:p>
    <w:p w14:paraId="384E4534" w14:textId="77777777" w:rsidR="002709E2" w:rsidRPr="002709E2" w:rsidRDefault="002709E2" w:rsidP="002709E2">
      <w:pPr>
        <w:spacing w:line="600" w:lineRule="auto"/>
        <w:jc w:val="left"/>
        <w:rPr>
          <w:ins w:id="15062" w:author="UTENTE" w:date="2020-06-30T18:54:00Z"/>
          <w:rFonts w:ascii="Calibri" w:eastAsia="Calibri" w:hAnsi="Calibri" w:cs="Times New Roman"/>
        </w:rPr>
      </w:pPr>
      <w:ins w:id="15063" w:author="UTENTE" w:date="2020-06-30T18:54:00Z">
        <w:r w:rsidRPr="002709E2">
          <w:rPr>
            <w:rFonts w:ascii="Calibri" w:eastAsia="Calibri" w:hAnsi="Calibri" w:cs="Times New Roman"/>
          </w:rPr>
          <w:t>533.</w:t>
        </w:r>
        <w:r w:rsidRPr="002709E2">
          <w:rPr>
            <w:rFonts w:ascii="Calibri" w:eastAsia="Calibri" w:hAnsi="Calibri" w:cs="Times New Roman"/>
          </w:rPr>
          <w:tab/>
          <w:t>n "Oggi, è passata una settimana da quando Dominic - o Dom, come ho iniziato a chiamarlo - si è offerto di accompagnarmi."</w:t>
        </w:r>
      </w:ins>
    </w:p>
    <w:p w14:paraId="2DC1A7CB" w14:textId="77777777" w:rsidR="002709E2" w:rsidRPr="002709E2" w:rsidRDefault="002709E2" w:rsidP="002709E2">
      <w:pPr>
        <w:spacing w:line="600" w:lineRule="auto"/>
        <w:jc w:val="left"/>
        <w:rPr>
          <w:ins w:id="15064" w:author="UTENTE" w:date="2020-06-30T18:54:00Z"/>
          <w:rFonts w:ascii="Calibri" w:eastAsia="Calibri" w:hAnsi="Calibri" w:cs="Times New Roman"/>
        </w:rPr>
      </w:pPr>
      <w:ins w:id="15065" w:author="UTENTE" w:date="2020-06-30T18:54:00Z">
        <w:r w:rsidRPr="002709E2">
          <w:rPr>
            <w:rFonts w:ascii="Calibri" w:eastAsia="Calibri" w:hAnsi="Calibri" w:cs="Times New Roman"/>
          </w:rPr>
          <w:t>534.</w:t>
        </w:r>
        <w:r w:rsidRPr="002709E2">
          <w:rPr>
            <w:rFonts w:ascii="Calibri" w:eastAsia="Calibri" w:hAnsi="Calibri" w:cs="Times New Roman"/>
          </w:rPr>
          <w:tab/>
          <w:t>n "Ma questa volta, ho deciso di prendere coraggio e chiedergli se vuole salire al mio appartamento stanotte." </w:t>
        </w:r>
        <w:r w:rsidRPr="002709E2">
          <w:rPr>
            <w:rFonts w:ascii="Calibri" w:eastAsia="Calibri" w:hAnsi="Calibri" w:cs="Times New Roman"/>
          </w:rPr>
          <w:br w:type="page"/>
        </w:r>
      </w:ins>
    </w:p>
    <w:p w14:paraId="794EF0A8" w14:textId="77777777" w:rsidR="002709E2" w:rsidRPr="002709E2" w:rsidRDefault="002709E2" w:rsidP="002709E2">
      <w:pPr>
        <w:spacing w:line="600" w:lineRule="auto"/>
        <w:jc w:val="left"/>
        <w:rPr>
          <w:ins w:id="15066" w:author="UTENTE" w:date="2020-06-30T18:54:00Z"/>
          <w:rFonts w:ascii="Calibri" w:eastAsia="Calibri" w:hAnsi="Calibri" w:cs="Times New Roman"/>
          <w:lang w:val="en-US"/>
        </w:rPr>
      </w:pPr>
      <w:ins w:id="15067" w:author="UTENTE" w:date="2020-06-30T18:54:00Z">
        <w:r w:rsidRPr="002709E2">
          <w:rPr>
            <w:rFonts w:ascii="Calibri" w:eastAsia="Calibri" w:hAnsi="Calibri" w:cs="Times New Roman"/>
            <w:lang w:val="en-US"/>
          </w:rPr>
          <w:lastRenderedPageBreak/>
          <w:t>535.</w:t>
        </w:r>
        <w:r w:rsidRPr="002709E2">
          <w:rPr>
            <w:rFonts w:ascii="Calibri" w:eastAsia="Calibri" w:hAnsi="Calibri" w:cs="Times New Roman"/>
            <w:lang w:val="en-US"/>
          </w:rPr>
          <w:tab/>
          <w:t>n "Just for a drink and a chat or something… He's not very talkative, but I think he might enjoy the company, and I'd like to get to know him better."</w:t>
        </w:r>
      </w:ins>
    </w:p>
    <w:p w14:paraId="64735C08" w14:textId="77777777" w:rsidR="002709E2" w:rsidRPr="002709E2" w:rsidRDefault="002709E2" w:rsidP="002709E2">
      <w:pPr>
        <w:spacing w:line="600" w:lineRule="auto"/>
        <w:jc w:val="left"/>
        <w:rPr>
          <w:ins w:id="15068" w:author="UTENTE" w:date="2020-06-30T18:54:00Z"/>
          <w:rFonts w:ascii="Calibri" w:eastAsia="Calibri" w:hAnsi="Calibri" w:cs="Times New Roman"/>
          <w:lang w:val="en-US"/>
        </w:rPr>
      </w:pPr>
      <w:ins w:id="15069" w:author="UTENTE" w:date="2020-06-30T18:54:00Z">
        <w:r w:rsidRPr="002709E2">
          <w:rPr>
            <w:rFonts w:ascii="Calibri" w:eastAsia="Calibri" w:hAnsi="Calibri" w:cs="Times New Roman"/>
            <w:lang w:val="en-US"/>
          </w:rPr>
          <w:t>536.</w:t>
        </w:r>
        <w:r w:rsidRPr="002709E2">
          <w:rPr>
            <w:rFonts w:ascii="Calibri" w:eastAsia="Calibri" w:hAnsi="Calibri" w:cs="Times New Roman"/>
            <w:lang w:val="en-US"/>
          </w:rPr>
          <w:tab/>
          <w:t>n "It's so easy to forget Dom's a vampire, but the sense of loneliness he carries reminds me of the cold, solitary life he's forced to live in the night."</w:t>
        </w:r>
      </w:ins>
    </w:p>
    <w:p w14:paraId="389E9A9D" w14:textId="77777777" w:rsidR="002709E2" w:rsidRPr="002709E2" w:rsidRDefault="002709E2" w:rsidP="002709E2">
      <w:pPr>
        <w:spacing w:line="600" w:lineRule="auto"/>
        <w:jc w:val="left"/>
        <w:rPr>
          <w:ins w:id="15070" w:author="UTENTE" w:date="2020-06-30T18:54:00Z"/>
          <w:rFonts w:ascii="Calibri" w:eastAsia="Calibri" w:hAnsi="Calibri" w:cs="Times New Roman"/>
          <w:lang w:val="en-US"/>
        </w:rPr>
      </w:pPr>
      <w:ins w:id="15071" w:author="UTENTE" w:date="2020-06-30T18:54:00Z">
        <w:r w:rsidRPr="002709E2">
          <w:rPr>
            <w:rFonts w:ascii="Calibri" w:eastAsia="Calibri" w:hAnsi="Calibri" w:cs="Times New Roman"/>
            <w:lang w:val="en-US"/>
          </w:rPr>
          <w:t>537.</w:t>
        </w:r>
        <w:r w:rsidRPr="002709E2">
          <w:rPr>
            <w:rFonts w:ascii="Calibri" w:eastAsia="Calibri" w:hAnsi="Calibri" w:cs="Times New Roman"/>
            <w:lang w:val="en-US"/>
          </w:rPr>
          <w:tab/>
          <w:t>n "He stays away from his clan, and I can tell he misses his family more than anything.\n{w}From what he's told me, I'm the only friend he has here."</w:t>
        </w:r>
      </w:ins>
    </w:p>
    <w:p w14:paraId="379E4E9B" w14:textId="77777777" w:rsidR="002709E2" w:rsidRPr="002709E2" w:rsidRDefault="002709E2" w:rsidP="002709E2">
      <w:pPr>
        <w:spacing w:line="600" w:lineRule="auto"/>
        <w:jc w:val="left"/>
        <w:rPr>
          <w:ins w:id="15072" w:author="UTENTE" w:date="2020-06-30T18:54:00Z"/>
          <w:rFonts w:ascii="Calibri" w:eastAsia="Calibri" w:hAnsi="Calibri" w:cs="Times New Roman"/>
          <w:lang w:val="en-US"/>
        </w:rPr>
      </w:pPr>
      <w:ins w:id="15073" w:author="UTENTE" w:date="2020-06-30T18:54:00Z">
        <w:r w:rsidRPr="002709E2">
          <w:rPr>
            <w:rFonts w:ascii="Calibri" w:eastAsia="Calibri" w:hAnsi="Calibri" w:cs="Times New Roman"/>
            <w:lang w:val="en-US"/>
          </w:rPr>
          <w:t>538.</w:t>
        </w:r>
        <w:r w:rsidRPr="002709E2">
          <w:rPr>
            <w:rFonts w:ascii="Calibri" w:eastAsia="Calibri" w:hAnsi="Calibri" w:cs="Times New Roman"/>
            <w:lang w:val="en-US"/>
          </w:rPr>
          <w:tab/>
          <w:t>n "I want to help ease that loneliness for him – even if it's just a tiny bit."</w:t>
        </w:r>
      </w:ins>
    </w:p>
    <w:p w14:paraId="4F3A546B" w14:textId="77777777" w:rsidR="002709E2" w:rsidRPr="002709E2" w:rsidRDefault="002709E2" w:rsidP="002709E2">
      <w:pPr>
        <w:spacing w:line="600" w:lineRule="auto"/>
        <w:jc w:val="left"/>
        <w:rPr>
          <w:ins w:id="15074" w:author="UTENTE" w:date="2020-06-30T18:54:00Z"/>
          <w:rFonts w:ascii="Calibri" w:eastAsia="Calibri" w:hAnsi="Calibri" w:cs="Times New Roman"/>
          <w:lang w:val="en-US"/>
        </w:rPr>
      </w:pPr>
      <w:ins w:id="15075" w:author="UTENTE" w:date="2020-06-30T18:54:00Z">
        <w:r w:rsidRPr="002709E2">
          <w:rPr>
            <w:rFonts w:ascii="Calibri" w:eastAsia="Calibri" w:hAnsi="Calibri" w:cs="Times New Roman"/>
            <w:lang w:val="en-US"/>
          </w:rPr>
          <w:t>539.</w:t>
        </w:r>
        <w:r w:rsidRPr="002709E2">
          <w:rPr>
            <w:rFonts w:ascii="Calibri" w:eastAsia="Calibri" w:hAnsi="Calibri" w:cs="Times New Roman"/>
            <w:lang w:val="en-US"/>
          </w:rPr>
          <w:tab/>
          <w:t>n "The streets are still slightly lively as I commute to work, compared to their usual abandoned state on my way home."</w:t>
        </w:r>
      </w:ins>
    </w:p>
    <w:p w14:paraId="0BC56AFC" w14:textId="77777777" w:rsidR="002709E2" w:rsidRPr="002709E2" w:rsidRDefault="002709E2" w:rsidP="002709E2">
      <w:pPr>
        <w:spacing w:line="600" w:lineRule="auto"/>
        <w:jc w:val="left"/>
        <w:rPr>
          <w:ins w:id="15076" w:author="UTENTE" w:date="2020-06-30T18:54:00Z"/>
          <w:rFonts w:ascii="Calibri" w:eastAsia="Calibri" w:hAnsi="Calibri" w:cs="Times New Roman"/>
          <w:lang w:val="en-US"/>
        </w:rPr>
      </w:pPr>
      <w:ins w:id="15077" w:author="UTENTE" w:date="2020-06-30T18:54:00Z">
        <w:r w:rsidRPr="002709E2">
          <w:rPr>
            <w:rFonts w:ascii="Calibri" w:eastAsia="Calibri" w:hAnsi="Calibri" w:cs="Times New Roman"/>
            <w:lang w:val="en-US"/>
          </w:rPr>
          <w:t>540.</w:t>
        </w:r>
        <w:r w:rsidRPr="002709E2">
          <w:rPr>
            <w:rFonts w:ascii="Calibri" w:eastAsia="Calibri" w:hAnsi="Calibri" w:cs="Times New Roman"/>
            <w:lang w:val="en-US"/>
          </w:rPr>
          <w:tab/>
          <w:t>n "Normally, I'd keep my head down and be lost in thought during the walk to the diner, but I feel unusually bright today."</w:t>
        </w:r>
      </w:ins>
    </w:p>
    <w:p w14:paraId="2FA5FE6B" w14:textId="77777777" w:rsidR="002709E2" w:rsidRPr="002709E2" w:rsidRDefault="002709E2" w:rsidP="002709E2">
      <w:pPr>
        <w:spacing w:line="600" w:lineRule="auto"/>
        <w:jc w:val="left"/>
        <w:rPr>
          <w:ins w:id="15078" w:author="UTENTE" w:date="2020-06-30T18:54:00Z"/>
          <w:rFonts w:ascii="Calibri" w:eastAsia="Calibri" w:hAnsi="Calibri" w:cs="Times New Roman"/>
          <w:lang w:val="en-US"/>
        </w:rPr>
      </w:pPr>
      <w:ins w:id="15079" w:author="UTENTE" w:date="2020-06-30T18:54:00Z">
        <w:r w:rsidRPr="002709E2">
          <w:rPr>
            <w:rFonts w:ascii="Calibri" w:eastAsia="Calibri" w:hAnsi="Calibri" w:cs="Times New Roman"/>
            <w:lang w:val="en-US"/>
          </w:rPr>
          <w:t>541.</w:t>
        </w:r>
        <w:r w:rsidRPr="002709E2">
          <w:rPr>
            <w:rFonts w:ascii="Calibri" w:eastAsia="Calibri" w:hAnsi="Calibri" w:cs="Times New Roman"/>
            <w:lang w:val="en-US"/>
          </w:rPr>
          <w:tab/>
          <w:t>n "Must be the adrenaline from my plan to invite Dom inside… I don't know why it's making me so nervous."</w:t>
        </w:r>
      </w:ins>
    </w:p>
    <w:p w14:paraId="0E1E238B" w14:textId="77777777" w:rsidR="002709E2" w:rsidRPr="002709E2" w:rsidRDefault="002709E2" w:rsidP="002709E2">
      <w:pPr>
        <w:spacing w:line="600" w:lineRule="auto"/>
        <w:jc w:val="left"/>
        <w:rPr>
          <w:ins w:id="15080" w:author="UTENTE" w:date="2020-06-30T18:54:00Z"/>
          <w:rFonts w:ascii="Calibri" w:eastAsia="Calibri" w:hAnsi="Calibri" w:cs="Times New Roman"/>
          <w:lang w:val="en-US"/>
        </w:rPr>
      </w:pPr>
      <w:ins w:id="15081" w:author="UTENTE" w:date="2020-06-30T18:54:00Z">
        <w:r w:rsidRPr="002709E2">
          <w:rPr>
            <w:rFonts w:ascii="Calibri" w:eastAsia="Calibri" w:hAnsi="Calibri" w:cs="Times New Roman"/>
            <w:lang w:val="en-US"/>
          </w:rPr>
          <w:t>542.</w:t>
        </w:r>
        <w:r w:rsidRPr="002709E2">
          <w:rPr>
            <w:rFonts w:ascii="Calibri" w:eastAsia="Calibri" w:hAnsi="Calibri" w:cs="Times New Roman"/>
            <w:lang w:val="en-US"/>
          </w:rPr>
          <w:tab/>
          <w:t>mc "\"…\""</w:t>
        </w:r>
      </w:ins>
    </w:p>
    <w:p w14:paraId="354648B7" w14:textId="77777777" w:rsidR="002709E2" w:rsidRPr="002709E2" w:rsidRDefault="002709E2" w:rsidP="002709E2">
      <w:pPr>
        <w:spacing w:line="600" w:lineRule="auto"/>
        <w:jc w:val="left"/>
        <w:rPr>
          <w:ins w:id="15082" w:author="UTENTE" w:date="2020-06-30T18:54:00Z"/>
          <w:rFonts w:ascii="Calibri" w:eastAsia="Calibri" w:hAnsi="Calibri" w:cs="Times New Roman"/>
          <w:lang w:val="en-US"/>
        </w:rPr>
      </w:pPr>
      <w:ins w:id="15083" w:author="UTENTE" w:date="2020-06-30T18:54:00Z">
        <w:r w:rsidRPr="002709E2">
          <w:rPr>
            <w:rFonts w:ascii="Calibri" w:eastAsia="Calibri" w:hAnsi="Calibri" w:cs="Times New Roman"/>
            <w:lang w:val="en-US"/>
          </w:rPr>
          <w:t>543.</w:t>
        </w:r>
        <w:r w:rsidRPr="002709E2">
          <w:rPr>
            <w:rFonts w:ascii="Calibri" w:eastAsia="Calibri" w:hAnsi="Calibri" w:cs="Times New Roman"/>
            <w:lang w:val="en-US"/>
          </w:rPr>
          <w:tab/>
          <w:t>n "When I take a turn down a side street, I see the shape of a familiar building not far off."</w:t>
        </w:r>
      </w:ins>
    </w:p>
    <w:p w14:paraId="64605751" w14:textId="77777777" w:rsidR="002709E2" w:rsidRPr="002709E2" w:rsidRDefault="002709E2" w:rsidP="002709E2">
      <w:pPr>
        <w:spacing w:line="600" w:lineRule="auto"/>
        <w:jc w:val="left"/>
        <w:rPr>
          <w:ins w:id="15084" w:author="UTENTE" w:date="2020-06-30T18:54:00Z"/>
          <w:rFonts w:ascii="Calibri" w:eastAsia="Calibri" w:hAnsi="Calibri" w:cs="Times New Roman"/>
          <w:lang w:val="en-US"/>
        </w:rPr>
      </w:pPr>
      <w:ins w:id="15085" w:author="UTENTE" w:date="2020-06-30T18:54:00Z">
        <w:r w:rsidRPr="002709E2">
          <w:rPr>
            <w:rFonts w:ascii="Calibri" w:eastAsia="Calibri" w:hAnsi="Calibri" w:cs="Times New Roman"/>
            <w:lang w:val="en-US"/>
          </w:rPr>
          <w:t>544.</w:t>
        </w:r>
        <w:r w:rsidRPr="002709E2">
          <w:rPr>
            <w:rFonts w:ascii="Calibri" w:eastAsia="Calibri" w:hAnsi="Calibri" w:cs="Times New Roman"/>
            <w:lang w:val="en-US"/>
          </w:rPr>
          <w:tab/>
          <w:t>n "–Isn't that the abandoned warehouse where Dom went to smoke the other day?"</w:t>
        </w:r>
      </w:ins>
    </w:p>
    <w:p w14:paraId="5F02992A" w14:textId="77777777" w:rsidR="002709E2" w:rsidRPr="002709E2" w:rsidRDefault="002709E2" w:rsidP="002709E2">
      <w:pPr>
        <w:spacing w:line="600" w:lineRule="auto"/>
        <w:jc w:val="left"/>
        <w:rPr>
          <w:ins w:id="15086" w:author="UTENTE" w:date="2020-06-30T18:54:00Z"/>
          <w:rFonts w:ascii="Calibri" w:eastAsia="Calibri" w:hAnsi="Calibri" w:cs="Times New Roman"/>
          <w:lang w:val="en-US"/>
        </w:rPr>
      </w:pPr>
      <w:ins w:id="15087" w:author="UTENTE" w:date="2020-06-30T18:54:00Z">
        <w:r w:rsidRPr="002709E2">
          <w:rPr>
            <w:rFonts w:ascii="Calibri" w:eastAsia="Calibri" w:hAnsi="Calibri" w:cs="Times New Roman"/>
            <w:lang w:val="en-US"/>
          </w:rPr>
          <w:t>545.</w:t>
        </w:r>
        <w:r w:rsidRPr="002709E2">
          <w:rPr>
            <w:rFonts w:ascii="Calibri" w:eastAsia="Calibri" w:hAnsi="Calibri" w:cs="Times New Roman"/>
            <w:lang w:val="en-US"/>
          </w:rPr>
          <w:tab/>
          <w:t>n "I wonder if he's there right now… or if that's where he stays before he comes to the diner." </w:t>
        </w:r>
        <w:r w:rsidRPr="002709E2">
          <w:rPr>
            <w:rFonts w:ascii="Calibri" w:eastAsia="Calibri" w:hAnsi="Calibri" w:cs="Times New Roman"/>
            <w:lang w:val="en-US"/>
          </w:rPr>
          <w:br w:type="page"/>
        </w:r>
      </w:ins>
    </w:p>
    <w:p w14:paraId="01BAB8D4" w14:textId="77777777" w:rsidR="002709E2" w:rsidRPr="002709E2" w:rsidRDefault="002709E2" w:rsidP="002709E2">
      <w:pPr>
        <w:spacing w:line="600" w:lineRule="auto"/>
        <w:jc w:val="left"/>
        <w:rPr>
          <w:ins w:id="15088" w:author="UTENTE" w:date="2020-06-30T18:54:00Z"/>
          <w:rFonts w:ascii="Calibri" w:eastAsia="Calibri" w:hAnsi="Calibri" w:cs="Times New Roman"/>
        </w:rPr>
      </w:pPr>
      <w:ins w:id="15089" w:author="UTENTE" w:date="2020-06-30T18:54:00Z">
        <w:r w:rsidRPr="002709E2">
          <w:rPr>
            <w:rFonts w:ascii="Calibri" w:eastAsia="Calibri" w:hAnsi="Calibri" w:cs="Times New Roman"/>
          </w:rPr>
          <w:lastRenderedPageBreak/>
          <w:t>535.</w:t>
        </w:r>
        <w:r w:rsidRPr="002709E2">
          <w:rPr>
            <w:rFonts w:ascii="Calibri" w:eastAsia="Calibri" w:hAnsi="Calibri" w:cs="Times New Roman"/>
          </w:rPr>
          <w:tab/>
          <w:t>n "Solo per bere qualcosa o chiacchierare… Non è uno molto loquace, ma penso che potrebbe farmi piacere la sua compagnia e mi piacerebbe conoscerlo meglio."</w:t>
        </w:r>
      </w:ins>
    </w:p>
    <w:p w14:paraId="735144F3" w14:textId="77777777" w:rsidR="002709E2" w:rsidRPr="002709E2" w:rsidRDefault="002709E2" w:rsidP="002709E2">
      <w:pPr>
        <w:spacing w:line="600" w:lineRule="auto"/>
        <w:jc w:val="left"/>
        <w:rPr>
          <w:ins w:id="15090" w:author="UTENTE" w:date="2020-06-30T18:54:00Z"/>
          <w:rFonts w:ascii="Calibri" w:eastAsia="Calibri" w:hAnsi="Calibri" w:cs="Times New Roman"/>
        </w:rPr>
      </w:pPr>
      <w:ins w:id="15091" w:author="UTENTE" w:date="2020-06-30T18:54:00Z">
        <w:r w:rsidRPr="002709E2">
          <w:rPr>
            <w:rFonts w:ascii="Calibri" w:eastAsia="Calibri" w:hAnsi="Calibri" w:cs="Times New Roman"/>
          </w:rPr>
          <w:t>536.</w:t>
        </w:r>
        <w:r w:rsidRPr="002709E2">
          <w:rPr>
            <w:rFonts w:ascii="Calibri" w:eastAsia="Calibri" w:hAnsi="Calibri" w:cs="Times New Roman"/>
          </w:rPr>
          <w:tab/>
          <w:t>n "È facile scordarsi che Dom è un vampiro, ma il senso di solitudine che si trascina dietro mi ricorda della vita fredda e solitaria che è costretto a vivere ogni notte."</w:t>
        </w:r>
      </w:ins>
    </w:p>
    <w:p w14:paraId="0FCF175E" w14:textId="77777777" w:rsidR="002709E2" w:rsidRPr="002709E2" w:rsidRDefault="002709E2" w:rsidP="002709E2">
      <w:pPr>
        <w:spacing w:line="600" w:lineRule="auto"/>
        <w:jc w:val="left"/>
        <w:rPr>
          <w:ins w:id="15092" w:author="UTENTE" w:date="2020-06-30T18:54:00Z"/>
          <w:rFonts w:ascii="Calibri" w:eastAsia="Calibri" w:hAnsi="Calibri" w:cs="Times New Roman"/>
        </w:rPr>
      </w:pPr>
      <w:ins w:id="15093" w:author="UTENTE" w:date="2020-06-30T18:54:00Z">
        <w:r w:rsidRPr="002709E2">
          <w:rPr>
            <w:rFonts w:ascii="Calibri" w:eastAsia="Calibri" w:hAnsi="Calibri" w:cs="Times New Roman"/>
          </w:rPr>
          <w:t>537.</w:t>
        </w:r>
        <w:r w:rsidRPr="002709E2">
          <w:rPr>
            <w:rFonts w:ascii="Calibri" w:eastAsia="Calibri" w:hAnsi="Calibri" w:cs="Times New Roman"/>
          </w:rPr>
          <w:tab/>
          <w:t>n "Rimane lontano dal suo clan e posso vedere che gli manca la sua famiglia più di qualunque altra cosa al mondo.\n{w} Da quello che mi ha raccontato, sono l'unico amico che ha."</w:t>
        </w:r>
      </w:ins>
    </w:p>
    <w:p w14:paraId="16C029B9" w14:textId="77777777" w:rsidR="002709E2" w:rsidRPr="002709E2" w:rsidRDefault="002709E2" w:rsidP="002709E2">
      <w:pPr>
        <w:spacing w:line="600" w:lineRule="auto"/>
        <w:jc w:val="left"/>
        <w:rPr>
          <w:ins w:id="15094" w:author="UTENTE" w:date="2020-06-30T18:54:00Z"/>
          <w:rFonts w:ascii="Calibri" w:eastAsia="Calibri" w:hAnsi="Calibri" w:cs="Times New Roman"/>
        </w:rPr>
      </w:pPr>
      <w:ins w:id="15095" w:author="UTENTE" w:date="2020-06-30T18:54:00Z">
        <w:r w:rsidRPr="002709E2">
          <w:rPr>
            <w:rFonts w:ascii="Calibri" w:eastAsia="Calibri" w:hAnsi="Calibri" w:cs="Times New Roman"/>
          </w:rPr>
          <w:t>538.</w:t>
        </w:r>
        <w:r w:rsidRPr="002709E2">
          <w:rPr>
            <w:rFonts w:ascii="Calibri" w:eastAsia="Calibri" w:hAnsi="Calibri" w:cs="Times New Roman"/>
          </w:rPr>
          <w:tab/>
          <w:t>n "Voglio aiutarlo ad alleviare questa solitudine, anche se solo per un po'."</w:t>
        </w:r>
      </w:ins>
    </w:p>
    <w:p w14:paraId="650D5700" w14:textId="77777777" w:rsidR="002709E2" w:rsidRPr="002709E2" w:rsidRDefault="002709E2" w:rsidP="002709E2">
      <w:pPr>
        <w:spacing w:line="600" w:lineRule="auto"/>
        <w:jc w:val="left"/>
        <w:rPr>
          <w:ins w:id="15096" w:author="UTENTE" w:date="2020-06-30T18:54:00Z"/>
          <w:rFonts w:ascii="Calibri" w:eastAsia="Calibri" w:hAnsi="Calibri" w:cs="Times New Roman"/>
        </w:rPr>
      </w:pPr>
      <w:ins w:id="15097" w:author="UTENTE" w:date="2020-06-30T18:54:00Z">
        <w:r w:rsidRPr="002709E2">
          <w:rPr>
            <w:rFonts w:ascii="Calibri" w:eastAsia="Calibri" w:hAnsi="Calibri" w:cs="Times New Roman"/>
          </w:rPr>
          <w:t>539.</w:t>
        </w:r>
        <w:r w:rsidRPr="002709E2">
          <w:rPr>
            <w:rFonts w:ascii="Calibri" w:eastAsia="Calibri" w:hAnsi="Calibri" w:cs="Times New Roman"/>
          </w:rPr>
          <w:tab/>
          <w:t>n "Le strade sono ancora leggermente affollate quando vado al lavoro, rispetto allo standard di quando rientro."</w:t>
        </w:r>
      </w:ins>
    </w:p>
    <w:p w14:paraId="4BCF8F10" w14:textId="77777777" w:rsidR="002709E2" w:rsidRPr="002709E2" w:rsidRDefault="002709E2" w:rsidP="002709E2">
      <w:pPr>
        <w:spacing w:line="600" w:lineRule="auto"/>
        <w:jc w:val="left"/>
        <w:rPr>
          <w:ins w:id="15098" w:author="UTENTE" w:date="2020-06-30T18:54:00Z"/>
          <w:rFonts w:ascii="Calibri" w:eastAsia="Calibri" w:hAnsi="Calibri" w:cs="Times New Roman"/>
        </w:rPr>
      </w:pPr>
      <w:ins w:id="15099" w:author="UTENTE" w:date="2020-06-30T18:54:00Z">
        <w:r w:rsidRPr="002709E2">
          <w:rPr>
            <w:rFonts w:ascii="Calibri" w:eastAsia="Calibri" w:hAnsi="Calibri" w:cs="Times New Roman"/>
          </w:rPr>
          <w:t>540.</w:t>
        </w:r>
        <w:r w:rsidRPr="002709E2">
          <w:rPr>
            <w:rFonts w:ascii="Calibri" w:eastAsia="Calibri" w:hAnsi="Calibri" w:cs="Times New Roman"/>
          </w:rPr>
          <w:tab/>
          <w:t>n "Di solito, terrei la testa basta, perso nei miei pensieri, nella strada verso la tavola calda, ma oggi mi sento insolitamente allegro."</w:t>
        </w:r>
      </w:ins>
    </w:p>
    <w:p w14:paraId="74B04083" w14:textId="77777777" w:rsidR="002709E2" w:rsidRPr="002709E2" w:rsidRDefault="002709E2" w:rsidP="002709E2">
      <w:pPr>
        <w:spacing w:line="600" w:lineRule="auto"/>
        <w:jc w:val="left"/>
        <w:rPr>
          <w:ins w:id="15100" w:author="UTENTE" w:date="2020-06-30T18:54:00Z"/>
          <w:rFonts w:ascii="Calibri" w:eastAsia="Calibri" w:hAnsi="Calibri" w:cs="Times New Roman"/>
        </w:rPr>
      </w:pPr>
      <w:ins w:id="15101" w:author="UTENTE" w:date="2020-06-30T18:54:00Z">
        <w:r w:rsidRPr="002709E2">
          <w:rPr>
            <w:rFonts w:ascii="Calibri" w:eastAsia="Calibri" w:hAnsi="Calibri" w:cs="Times New Roman"/>
          </w:rPr>
          <w:t>541.</w:t>
        </w:r>
        <w:r w:rsidRPr="002709E2">
          <w:rPr>
            <w:rFonts w:ascii="Calibri" w:eastAsia="Calibri" w:hAnsi="Calibri" w:cs="Times New Roman"/>
          </w:rPr>
          <w:tab/>
          <w:t>n "Dev'essere l'adrenalina all'idea di invitare Dom a casa… Non so perché la cosa mi renda nervoso."</w:t>
        </w:r>
      </w:ins>
    </w:p>
    <w:p w14:paraId="28A7CA6B" w14:textId="77777777" w:rsidR="002709E2" w:rsidRPr="002709E2" w:rsidRDefault="002709E2" w:rsidP="002709E2">
      <w:pPr>
        <w:spacing w:line="600" w:lineRule="auto"/>
        <w:jc w:val="left"/>
        <w:rPr>
          <w:ins w:id="15102" w:author="UTENTE" w:date="2020-06-30T18:54:00Z"/>
          <w:rFonts w:ascii="Calibri" w:eastAsia="Calibri" w:hAnsi="Calibri" w:cs="Times New Roman"/>
        </w:rPr>
      </w:pPr>
      <w:ins w:id="15103" w:author="UTENTE" w:date="2020-06-30T18:54:00Z">
        <w:r w:rsidRPr="002709E2">
          <w:rPr>
            <w:rFonts w:ascii="Calibri" w:eastAsia="Calibri" w:hAnsi="Calibri" w:cs="Times New Roman"/>
          </w:rPr>
          <w:t>542.</w:t>
        </w:r>
        <w:r w:rsidRPr="002709E2">
          <w:rPr>
            <w:rFonts w:ascii="Calibri" w:eastAsia="Calibri" w:hAnsi="Calibri" w:cs="Times New Roman"/>
          </w:rPr>
          <w:tab/>
          <w:t>mc "\"…\""</w:t>
        </w:r>
      </w:ins>
    </w:p>
    <w:p w14:paraId="480D22D8" w14:textId="77777777" w:rsidR="002709E2" w:rsidRPr="002709E2" w:rsidRDefault="002709E2" w:rsidP="002709E2">
      <w:pPr>
        <w:spacing w:line="600" w:lineRule="auto"/>
        <w:jc w:val="left"/>
        <w:rPr>
          <w:ins w:id="15104" w:author="UTENTE" w:date="2020-06-30T18:54:00Z"/>
          <w:rFonts w:ascii="Calibri" w:eastAsia="Calibri" w:hAnsi="Calibri" w:cs="Times New Roman"/>
        </w:rPr>
      </w:pPr>
      <w:ins w:id="15105" w:author="UTENTE" w:date="2020-06-30T18:54:00Z">
        <w:r w:rsidRPr="002709E2">
          <w:rPr>
            <w:rFonts w:ascii="Calibri" w:eastAsia="Calibri" w:hAnsi="Calibri" w:cs="Times New Roman"/>
          </w:rPr>
          <w:t>543.</w:t>
        </w:r>
        <w:r w:rsidRPr="002709E2">
          <w:rPr>
            <w:rFonts w:ascii="Calibri" w:eastAsia="Calibri" w:hAnsi="Calibri" w:cs="Times New Roman"/>
          </w:rPr>
          <w:tab/>
          <w:t>n "Quando svolto verso una stradina laterale, vedo la forma di un edificio familiare non troppo lontano."</w:t>
        </w:r>
      </w:ins>
    </w:p>
    <w:p w14:paraId="3AFE863F" w14:textId="77777777" w:rsidR="002709E2" w:rsidRPr="002709E2" w:rsidRDefault="002709E2" w:rsidP="002709E2">
      <w:pPr>
        <w:spacing w:line="600" w:lineRule="auto"/>
        <w:jc w:val="left"/>
        <w:rPr>
          <w:ins w:id="15106" w:author="UTENTE" w:date="2020-06-30T18:54:00Z"/>
          <w:rFonts w:ascii="Calibri" w:eastAsia="Calibri" w:hAnsi="Calibri" w:cs="Times New Roman"/>
        </w:rPr>
      </w:pPr>
      <w:ins w:id="15107" w:author="UTENTE" w:date="2020-06-30T18:54:00Z">
        <w:r w:rsidRPr="002709E2">
          <w:rPr>
            <w:rFonts w:ascii="Calibri" w:eastAsia="Calibri" w:hAnsi="Calibri" w:cs="Times New Roman"/>
          </w:rPr>
          <w:t>544.</w:t>
        </w:r>
        <w:r w:rsidRPr="002709E2">
          <w:rPr>
            <w:rFonts w:ascii="Calibri" w:eastAsia="Calibri" w:hAnsi="Calibri" w:cs="Times New Roman"/>
          </w:rPr>
          <w:tab/>
          <w:t>n "Non è il magazzino abbandonato dove Dom è andato a fumare la scorsa notte?"</w:t>
        </w:r>
      </w:ins>
    </w:p>
    <w:p w14:paraId="5170E731" w14:textId="77777777" w:rsidR="002709E2" w:rsidRPr="002709E2" w:rsidRDefault="002709E2" w:rsidP="002709E2">
      <w:pPr>
        <w:spacing w:line="600" w:lineRule="auto"/>
        <w:jc w:val="left"/>
        <w:rPr>
          <w:ins w:id="15108" w:author="UTENTE" w:date="2020-06-30T18:54:00Z"/>
          <w:rFonts w:ascii="Calibri" w:eastAsia="Calibri" w:hAnsi="Calibri" w:cs="Times New Roman"/>
        </w:rPr>
      </w:pPr>
      <w:ins w:id="15109" w:author="UTENTE" w:date="2020-06-30T18:54:00Z">
        <w:r w:rsidRPr="002709E2">
          <w:rPr>
            <w:rFonts w:ascii="Calibri" w:eastAsia="Calibri" w:hAnsi="Calibri" w:cs="Times New Roman"/>
          </w:rPr>
          <w:t>545.</w:t>
        </w:r>
        <w:r w:rsidRPr="002709E2">
          <w:rPr>
            <w:rFonts w:ascii="Calibri" w:eastAsia="Calibri" w:hAnsi="Calibri" w:cs="Times New Roman"/>
          </w:rPr>
          <w:tab/>
          <w:t>n "Mi chiedo se sia lì adesso… o se è lì che sta prima di venire alla tavola calda."</w:t>
        </w:r>
        <w:r w:rsidRPr="002709E2">
          <w:rPr>
            <w:rFonts w:ascii="Calibri" w:eastAsia="Calibri" w:hAnsi="Calibri" w:cs="Times New Roman"/>
          </w:rPr>
          <w:br w:type="page"/>
        </w:r>
      </w:ins>
    </w:p>
    <w:p w14:paraId="73622780" w14:textId="77777777" w:rsidR="002709E2" w:rsidRPr="002709E2" w:rsidRDefault="002709E2" w:rsidP="002709E2">
      <w:pPr>
        <w:spacing w:line="600" w:lineRule="auto"/>
        <w:jc w:val="left"/>
        <w:rPr>
          <w:ins w:id="15110" w:author="UTENTE" w:date="2020-06-30T18:54:00Z"/>
          <w:rFonts w:ascii="Calibri" w:eastAsia="Calibri" w:hAnsi="Calibri" w:cs="Times New Roman"/>
          <w:lang w:val="en-US"/>
        </w:rPr>
      </w:pPr>
      <w:ins w:id="15111" w:author="UTENTE" w:date="2020-06-30T18:54:00Z">
        <w:r w:rsidRPr="002709E2">
          <w:rPr>
            <w:rFonts w:ascii="Calibri" w:eastAsia="Calibri" w:hAnsi="Calibri" w:cs="Times New Roman"/>
            <w:lang w:val="en-US"/>
          </w:rPr>
          <w:lastRenderedPageBreak/>
          <w:t>546.</w:t>
        </w:r>
        <w:r w:rsidRPr="002709E2">
          <w:rPr>
            <w:rFonts w:ascii="Calibri" w:eastAsia="Calibri" w:hAnsi="Calibri" w:cs="Times New Roman"/>
            <w:lang w:val="en-US"/>
          </w:rPr>
          <w:tab/>
          <w:t>n "I hesitate, but my curiosity winds up being too strong, and I duck inside the warehouse on a whim."</w:t>
        </w:r>
      </w:ins>
    </w:p>
    <w:p w14:paraId="17925E80" w14:textId="77777777" w:rsidR="002709E2" w:rsidRPr="002709E2" w:rsidRDefault="002709E2" w:rsidP="002709E2">
      <w:pPr>
        <w:spacing w:line="600" w:lineRule="auto"/>
        <w:jc w:val="left"/>
        <w:rPr>
          <w:ins w:id="15112" w:author="UTENTE" w:date="2020-06-30T18:54:00Z"/>
          <w:rFonts w:ascii="Calibri" w:eastAsia="Calibri" w:hAnsi="Calibri" w:cs="Times New Roman"/>
          <w:lang w:val="en-US"/>
        </w:rPr>
      </w:pPr>
      <w:ins w:id="15113" w:author="UTENTE" w:date="2020-06-30T18:54:00Z">
        <w:r w:rsidRPr="002709E2">
          <w:rPr>
            <w:rFonts w:ascii="Calibri" w:eastAsia="Calibri" w:hAnsi="Calibri" w:cs="Times New Roman"/>
            <w:lang w:val="en-US"/>
          </w:rPr>
          <w:t>547.</w:t>
        </w:r>
        <w:r w:rsidRPr="002709E2">
          <w:rPr>
            <w:rFonts w:ascii="Calibri" w:eastAsia="Calibri" w:hAnsi="Calibri" w:cs="Times New Roman"/>
            <w:lang w:val="en-US"/>
          </w:rPr>
          <w:tab/>
          <w:t>n "Downstairs, the dark, dirty interior greets me with the familiar hum of fluorescent lights."</w:t>
        </w:r>
      </w:ins>
    </w:p>
    <w:p w14:paraId="654017DC" w14:textId="77777777" w:rsidR="002709E2" w:rsidRPr="002709E2" w:rsidRDefault="002709E2" w:rsidP="002709E2">
      <w:pPr>
        <w:spacing w:line="600" w:lineRule="auto"/>
        <w:jc w:val="left"/>
        <w:rPr>
          <w:ins w:id="15114" w:author="UTENTE" w:date="2020-06-30T18:54:00Z"/>
          <w:rFonts w:ascii="Calibri" w:eastAsia="Calibri" w:hAnsi="Calibri" w:cs="Times New Roman"/>
          <w:lang w:val="en-US"/>
        </w:rPr>
      </w:pPr>
      <w:ins w:id="15115" w:author="UTENTE" w:date="2020-06-30T18:54:00Z">
        <w:r w:rsidRPr="002709E2">
          <w:rPr>
            <w:rFonts w:ascii="Calibri" w:eastAsia="Calibri" w:hAnsi="Calibri" w:cs="Times New Roman"/>
            <w:lang w:val="en-US"/>
          </w:rPr>
          <w:t>548.</w:t>
        </w:r>
        <w:r w:rsidRPr="002709E2">
          <w:rPr>
            <w:rFonts w:ascii="Calibri" w:eastAsia="Calibri" w:hAnsi="Calibri" w:cs="Times New Roman"/>
            <w:lang w:val="en-US"/>
          </w:rPr>
          <w:tab/>
          <w:t>n "But it doesn't seem like Dom's here. {w}There are a few fresh cigarette butts lying nearby, which means I might've just missed him."</w:t>
        </w:r>
      </w:ins>
    </w:p>
    <w:p w14:paraId="66E03813" w14:textId="77777777" w:rsidR="002709E2" w:rsidRPr="002709E2" w:rsidRDefault="002709E2" w:rsidP="002709E2">
      <w:pPr>
        <w:spacing w:line="600" w:lineRule="auto"/>
        <w:jc w:val="left"/>
        <w:rPr>
          <w:ins w:id="15116" w:author="UTENTE" w:date="2020-06-30T18:54:00Z"/>
          <w:rFonts w:ascii="Calibri" w:eastAsia="Calibri" w:hAnsi="Calibri" w:cs="Times New Roman"/>
          <w:lang w:val="en-US"/>
        </w:rPr>
      </w:pPr>
      <w:ins w:id="15117" w:author="UTENTE" w:date="2020-06-30T18:54:00Z">
        <w:r w:rsidRPr="002709E2">
          <w:rPr>
            <w:rFonts w:ascii="Calibri" w:eastAsia="Calibri" w:hAnsi="Calibri" w:cs="Times New Roman"/>
            <w:lang w:val="en-US"/>
          </w:rPr>
          <w:t>549.</w:t>
        </w:r>
        <w:r w:rsidRPr="002709E2">
          <w:rPr>
            <w:rFonts w:ascii="Calibri" w:eastAsia="Calibri" w:hAnsi="Calibri" w:cs="Times New Roman"/>
            <w:lang w:val="en-US"/>
          </w:rPr>
          <w:tab/>
          <w:t>mc "\"Ah well…\""</w:t>
        </w:r>
      </w:ins>
    </w:p>
    <w:p w14:paraId="42D412FC" w14:textId="77777777" w:rsidR="002709E2" w:rsidRPr="002709E2" w:rsidRDefault="002709E2" w:rsidP="002709E2">
      <w:pPr>
        <w:spacing w:line="600" w:lineRule="auto"/>
        <w:jc w:val="left"/>
        <w:rPr>
          <w:ins w:id="15118" w:author="UTENTE" w:date="2020-06-30T18:54:00Z"/>
          <w:rFonts w:ascii="Calibri" w:eastAsia="Calibri" w:hAnsi="Calibri" w:cs="Times New Roman"/>
          <w:lang w:val="en-US"/>
        </w:rPr>
      </w:pPr>
      <w:ins w:id="15119" w:author="UTENTE" w:date="2020-06-30T18:54:00Z">
        <w:r w:rsidRPr="002709E2">
          <w:rPr>
            <w:rFonts w:ascii="Calibri" w:eastAsia="Calibri" w:hAnsi="Calibri" w:cs="Times New Roman"/>
            <w:lang w:val="en-US"/>
          </w:rPr>
          <w:t>550.</w:t>
        </w:r>
        <w:r w:rsidRPr="002709E2">
          <w:rPr>
            <w:rFonts w:ascii="Calibri" w:eastAsia="Calibri" w:hAnsi="Calibri" w:cs="Times New Roman"/>
            <w:lang w:val="en-US"/>
          </w:rPr>
          <w:tab/>
          <w:t>n "…Damn, why am I so disappointed?"</w:t>
        </w:r>
      </w:ins>
    </w:p>
    <w:p w14:paraId="5CE91E78" w14:textId="77777777" w:rsidR="002709E2" w:rsidRPr="002709E2" w:rsidRDefault="002709E2" w:rsidP="002709E2">
      <w:pPr>
        <w:spacing w:line="600" w:lineRule="auto"/>
        <w:jc w:val="left"/>
        <w:rPr>
          <w:ins w:id="15120" w:author="UTENTE" w:date="2020-06-30T18:54:00Z"/>
          <w:rFonts w:ascii="Calibri" w:eastAsia="Calibri" w:hAnsi="Calibri" w:cs="Times New Roman"/>
          <w:lang w:val="en-US"/>
        </w:rPr>
      </w:pPr>
      <w:ins w:id="15121" w:author="UTENTE" w:date="2020-06-30T18:54:00Z">
        <w:r w:rsidRPr="002709E2">
          <w:rPr>
            <w:rFonts w:ascii="Calibri" w:eastAsia="Calibri" w:hAnsi="Calibri" w:cs="Times New Roman"/>
            <w:lang w:val="en-US"/>
          </w:rPr>
          <w:t>551.</w:t>
        </w:r>
        <w:r w:rsidRPr="002709E2">
          <w:rPr>
            <w:rFonts w:ascii="Calibri" w:eastAsia="Calibri" w:hAnsi="Calibri" w:cs="Times New Roman"/>
            <w:lang w:val="en-US"/>
          </w:rPr>
          <w:tab/>
          <w:t>n "I'll get to see him tonight, anyway, so it's not like it really matters that much…"</w:t>
        </w:r>
      </w:ins>
    </w:p>
    <w:p w14:paraId="7642C206" w14:textId="77777777" w:rsidR="002709E2" w:rsidRPr="002709E2" w:rsidRDefault="002709E2" w:rsidP="002709E2">
      <w:pPr>
        <w:spacing w:line="600" w:lineRule="auto"/>
        <w:jc w:val="left"/>
        <w:rPr>
          <w:ins w:id="15122" w:author="UTENTE" w:date="2020-06-30T18:54:00Z"/>
          <w:rFonts w:ascii="Calibri" w:eastAsia="Calibri" w:hAnsi="Calibri" w:cs="Times New Roman"/>
          <w:lang w:val="en-US"/>
        </w:rPr>
      </w:pPr>
      <w:ins w:id="15123" w:author="UTENTE" w:date="2020-06-30T18:54:00Z">
        <w:r w:rsidRPr="002709E2">
          <w:rPr>
            <w:rFonts w:ascii="Calibri" w:eastAsia="Calibri" w:hAnsi="Calibri" w:cs="Times New Roman"/>
            <w:lang w:val="en-US"/>
          </w:rPr>
          <w:t>552.</w:t>
        </w:r>
        <w:r w:rsidRPr="002709E2">
          <w:rPr>
            <w:rFonts w:ascii="Calibri" w:eastAsia="Calibri" w:hAnsi="Calibri" w:cs="Times New Roman"/>
            <w:lang w:val="en-US"/>
          </w:rPr>
          <w:tab/>
          <w:t>u "\"Looking for Dominic, by chance?\""</w:t>
        </w:r>
      </w:ins>
    </w:p>
    <w:p w14:paraId="7A1A579D" w14:textId="77777777" w:rsidR="002709E2" w:rsidRPr="002709E2" w:rsidRDefault="002709E2" w:rsidP="002709E2">
      <w:pPr>
        <w:spacing w:line="600" w:lineRule="auto"/>
        <w:jc w:val="left"/>
        <w:rPr>
          <w:ins w:id="15124" w:author="UTENTE" w:date="2020-06-30T18:54:00Z"/>
          <w:rFonts w:ascii="Calibri" w:eastAsia="Calibri" w:hAnsi="Calibri" w:cs="Times New Roman"/>
          <w:lang w:val="en-US"/>
        </w:rPr>
      </w:pPr>
      <w:ins w:id="15125" w:author="UTENTE" w:date="2020-06-30T18:54:00Z">
        <w:r w:rsidRPr="002709E2">
          <w:rPr>
            <w:rFonts w:ascii="Calibri" w:eastAsia="Calibri" w:hAnsi="Calibri" w:cs="Times New Roman"/>
            <w:lang w:val="en-US"/>
          </w:rPr>
          <w:t>553.</w:t>
        </w:r>
        <w:r w:rsidRPr="002709E2">
          <w:rPr>
            <w:rFonts w:ascii="Calibri" w:eastAsia="Calibri" w:hAnsi="Calibri" w:cs="Times New Roman"/>
            <w:lang w:val="en-US"/>
          </w:rPr>
          <w:tab/>
          <w:t>mc "\"–!\""</w:t>
        </w:r>
      </w:ins>
    </w:p>
    <w:p w14:paraId="5FA0108E" w14:textId="77777777" w:rsidR="002709E2" w:rsidRPr="002709E2" w:rsidRDefault="002709E2" w:rsidP="002709E2">
      <w:pPr>
        <w:spacing w:line="600" w:lineRule="auto"/>
        <w:jc w:val="left"/>
        <w:rPr>
          <w:ins w:id="15126" w:author="UTENTE" w:date="2020-06-30T18:54:00Z"/>
          <w:rFonts w:ascii="Calibri" w:eastAsia="Calibri" w:hAnsi="Calibri" w:cs="Times New Roman"/>
          <w:lang w:val="en-US"/>
        </w:rPr>
      </w:pPr>
      <w:ins w:id="15127" w:author="UTENTE" w:date="2020-06-30T18:54:00Z">
        <w:r w:rsidRPr="002709E2">
          <w:rPr>
            <w:rFonts w:ascii="Calibri" w:eastAsia="Calibri" w:hAnsi="Calibri" w:cs="Times New Roman"/>
            <w:lang w:val="en-US"/>
          </w:rPr>
          <w:t>554.</w:t>
        </w:r>
        <w:r w:rsidRPr="002709E2">
          <w:rPr>
            <w:rFonts w:ascii="Calibri" w:eastAsia="Calibri" w:hAnsi="Calibri" w:cs="Times New Roman"/>
            <w:lang w:val="en-US"/>
          </w:rPr>
          <w:tab/>
          <w:t>n "Out of nowhere, a powerful voice resonates behind my ears."</w:t>
        </w:r>
      </w:ins>
    </w:p>
    <w:p w14:paraId="1AA7EE6E" w14:textId="77777777" w:rsidR="002709E2" w:rsidRPr="002709E2" w:rsidRDefault="002709E2" w:rsidP="002709E2">
      <w:pPr>
        <w:spacing w:line="600" w:lineRule="auto"/>
        <w:jc w:val="left"/>
        <w:rPr>
          <w:ins w:id="15128" w:author="UTENTE" w:date="2020-06-30T18:54:00Z"/>
          <w:rFonts w:ascii="Calibri" w:eastAsia="Calibri" w:hAnsi="Calibri" w:cs="Times New Roman"/>
          <w:lang w:val="en-US"/>
        </w:rPr>
      </w:pPr>
      <w:ins w:id="15129" w:author="UTENTE" w:date="2020-06-30T18:54:00Z">
        <w:r w:rsidRPr="002709E2">
          <w:rPr>
            <w:rFonts w:ascii="Calibri" w:eastAsia="Calibri" w:hAnsi="Calibri" w:cs="Times New Roman"/>
            <w:lang w:val="en-US"/>
          </w:rPr>
          <w:t>555.</w:t>
        </w:r>
        <w:r w:rsidRPr="002709E2">
          <w:rPr>
            <w:rFonts w:ascii="Calibri" w:eastAsia="Calibri" w:hAnsi="Calibri" w:cs="Times New Roman"/>
            <w:lang w:val="en-US"/>
          </w:rPr>
          <w:tab/>
          <w:t>n "I hastily spin around, coming face to face with a towering man"</w:t>
        </w:r>
      </w:ins>
    </w:p>
    <w:p w14:paraId="3772B972" w14:textId="77777777" w:rsidR="002709E2" w:rsidRPr="002709E2" w:rsidRDefault="002709E2" w:rsidP="002709E2">
      <w:pPr>
        <w:spacing w:line="600" w:lineRule="auto"/>
        <w:jc w:val="left"/>
        <w:rPr>
          <w:ins w:id="15130" w:author="UTENTE" w:date="2020-06-30T18:54:00Z"/>
          <w:rFonts w:ascii="Calibri" w:eastAsia="Calibri" w:hAnsi="Calibri" w:cs="Times New Roman"/>
          <w:lang w:val="en-US"/>
        </w:rPr>
      </w:pPr>
      <w:ins w:id="15131" w:author="UTENTE" w:date="2020-06-30T18:54:00Z">
        <w:r w:rsidRPr="002709E2">
          <w:rPr>
            <w:rFonts w:ascii="Calibri" w:eastAsia="Calibri" w:hAnsi="Calibri" w:cs="Times New Roman"/>
            <w:lang w:val="en-US"/>
          </w:rPr>
          <w:t>556.</w:t>
        </w:r>
        <w:r w:rsidRPr="002709E2">
          <w:rPr>
            <w:rFonts w:ascii="Calibri" w:eastAsia="Calibri" w:hAnsi="Calibri" w:cs="Times New Roman"/>
            <w:lang w:val="en-US"/>
          </w:rPr>
          <w:tab/>
          <w:t>n "He's in a finely made suit, and he doesn't look like a thug. {w}What's he doing in a place like this?"</w:t>
        </w:r>
      </w:ins>
    </w:p>
    <w:p w14:paraId="474108D4" w14:textId="77777777" w:rsidR="002709E2" w:rsidRPr="002709E2" w:rsidRDefault="002709E2" w:rsidP="002709E2">
      <w:pPr>
        <w:spacing w:line="600" w:lineRule="auto"/>
        <w:jc w:val="left"/>
        <w:rPr>
          <w:ins w:id="15132" w:author="UTENTE" w:date="2020-06-30T18:54:00Z"/>
          <w:rFonts w:ascii="Calibri" w:eastAsia="Calibri" w:hAnsi="Calibri" w:cs="Times New Roman"/>
          <w:lang w:val="en-US"/>
        </w:rPr>
      </w:pPr>
      <w:ins w:id="15133" w:author="UTENTE" w:date="2020-06-30T18:54:00Z">
        <w:r w:rsidRPr="002709E2">
          <w:rPr>
            <w:rFonts w:ascii="Calibri" w:eastAsia="Calibri" w:hAnsi="Calibri" w:cs="Times New Roman"/>
            <w:lang w:val="en-US"/>
          </w:rPr>
          <w:t>557.</w:t>
        </w:r>
        <w:r w:rsidRPr="002709E2">
          <w:rPr>
            <w:rFonts w:ascii="Calibri" w:eastAsia="Calibri" w:hAnsi="Calibri" w:cs="Times New Roman"/>
            <w:lang w:val="en-US"/>
          </w:rPr>
          <w:tab/>
          <w:t>n "I didn't even see him when I came in. Was he hiding?"</w:t>
        </w:r>
      </w:ins>
    </w:p>
    <w:p w14:paraId="24FC929F" w14:textId="77777777" w:rsidR="002709E2" w:rsidRPr="002709E2" w:rsidRDefault="002709E2" w:rsidP="002709E2">
      <w:pPr>
        <w:spacing w:line="600" w:lineRule="auto"/>
        <w:jc w:val="left"/>
        <w:rPr>
          <w:ins w:id="15134" w:author="UTENTE" w:date="2020-06-30T18:54:00Z"/>
          <w:rFonts w:ascii="Calibri" w:eastAsia="Calibri" w:hAnsi="Calibri" w:cs="Times New Roman"/>
          <w:lang w:val="en-US"/>
        </w:rPr>
      </w:pPr>
      <w:ins w:id="15135" w:author="UTENTE" w:date="2020-06-30T18:54:00Z">
        <w:r w:rsidRPr="002709E2">
          <w:rPr>
            <w:rFonts w:ascii="Calibri" w:eastAsia="Calibri" w:hAnsi="Calibri" w:cs="Times New Roman"/>
            <w:lang w:val="en-US"/>
          </w:rPr>
          <w:t>558.</w:t>
        </w:r>
        <w:r w:rsidRPr="002709E2">
          <w:rPr>
            <w:rFonts w:ascii="Calibri" w:eastAsia="Calibri" w:hAnsi="Calibri" w:cs="Times New Roman"/>
            <w:lang w:val="en-US"/>
          </w:rPr>
          <w:tab/>
          <w:t>mcp "\"…I was, yeah. Do you know him?\""</w:t>
        </w:r>
      </w:ins>
    </w:p>
    <w:p w14:paraId="08919CEE" w14:textId="77777777" w:rsidR="002709E2" w:rsidRPr="002709E2" w:rsidRDefault="002709E2" w:rsidP="002709E2">
      <w:pPr>
        <w:spacing w:line="600" w:lineRule="auto"/>
        <w:jc w:val="left"/>
        <w:rPr>
          <w:ins w:id="15136" w:author="UTENTE" w:date="2020-06-30T18:54:00Z"/>
          <w:rFonts w:ascii="Calibri" w:eastAsia="Calibri" w:hAnsi="Calibri" w:cs="Times New Roman"/>
          <w:lang w:val="en-US"/>
        </w:rPr>
      </w:pPr>
      <w:ins w:id="15137" w:author="UTENTE" w:date="2020-06-30T18:54:00Z">
        <w:r w:rsidRPr="002709E2">
          <w:rPr>
            <w:rFonts w:ascii="Calibri" w:eastAsia="Calibri" w:hAnsi="Calibri" w:cs="Times New Roman"/>
            <w:lang w:val="en-US"/>
          </w:rPr>
          <w:t>559.</w:t>
        </w:r>
        <w:r w:rsidRPr="002709E2">
          <w:rPr>
            <w:rFonts w:ascii="Calibri" w:eastAsia="Calibri" w:hAnsi="Calibri" w:cs="Times New Roman"/>
            <w:lang w:val="en-US"/>
          </w:rPr>
          <w:tab/>
          <w:t>u "\"I do, indeed. He's quite an interesting young man, although… a little misguided.\""</w:t>
        </w:r>
      </w:ins>
    </w:p>
    <w:p w14:paraId="553E0EA8" w14:textId="77777777" w:rsidR="002709E2" w:rsidRPr="002709E2" w:rsidRDefault="002709E2" w:rsidP="002709E2">
      <w:pPr>
        <w:spacing w:line="600" w:lineRule="auto"/>
        <w:jc w:val="left"/>
        <w:rPr>
          <w:ins w:id="15138" w:author="UTENTE" w:date="2020-06-30T18:54:00Z"/>
          <w:rFonts w:ascii="Calibri" w:eastAsia="Calibri" w:hAnsi="Calibri" w:cs="Times New Roman"/>
          <w:lang w:val="en-US"/>
        </w:rPr>
      </w:pPr>
      <w:ins w:id="15139" w:author="UTENTE" w:date="2020-06-30T18:54:00Z">
        <w:r w:rsidRPr="002709E2">
          <w:rPr>
            <w:rFonts w:ascii="Calibri" w:eastAsia="Calibri" w:hAnsi="Calibri" w:cs="Times New Roman"/>
            <w:lang w:val="en-US"/>
          </w:rPr>
          <w:t>560.</w:t>
        </w:r>
        <w:r w:rsidRPr="002709E2">
          <w:rPr>
            <w:rFonts w:ascii="Calibri" w:eastAsia="Calibri" w:hAnsi="Calibri" w:cs="Times New Roman"/>
            <w:lang w:val="en-US"/>
          </w:rPr>
          <w:tab/>
          <w:t>n "He slowly rubs a hand along one cheek, watching me with eyes that are –"</w:t>
        </w:r>
        <w:r w:rsidRPr="002709E2">
          <w:rPr>
            <w:rFonts w:ascii="Calibri" w:eastAsia="Calibri" w:hAnsi="Calibri" w:cs="Times New Roman"/>
            <w:lang w:val="en-US"/>
          </w:rPr>
          <w:br w:type="page"/>
        </w:r>
      </w:ins>
    </w:p>
    <w:p w14:paraId="48C525B6" w14:textId="77777777" w:rsidR="002709E2" w:rsidRPr="002709E2" w:rsidRDefault="002709E2" w:rsidP="002709E2">
      <w:pPr>
        <w:spacing w:line="600" w:lineRule="auto"/>
        <w:jc w:val="left"/>
        <w:rPr>
          <w:ins w:id="15140" w:author="UTENTE" w:date="2020-06-30T18:54:00Z"/>
          <w:rFonts w:ascii="Calibri" w:eastAsia="Calibri" w:hAnsi="Calibri" w:cs="Times New Roman"/>
        </w:rPr>
      </w:pPr>
      <w:ins w:id="15141" w:author="UTENTE" w:date="2020-06-30T18:54:00Z">
        <w:r w:rsidRPr="002709E2">
          <w:rPr>
            <w:rFonts w:ascii="Calibri" w:eastAsia="Calibri" w:hAnsi="Calibri" w:cs="Times New Roman"/>
          </w:rPr>
          <w:lastRenderedPageBreak/>
          <w:t>546.</w:t>
        </w:r>
        <w:r w:rsidRPr="002709E2">
          <w:rPr>
            <w:rFonts w:ascii="Calibri" w:eastAsia="Calibri" w:hAnsi="Calibri" w:cs="Times New Roman"/>
          </w:rPr>
          <w:tab/>
          <w:t>n "Esito, ma la curiosità è troppa, e mi accovaccio in fretta per entrare nel magazzino."</w:t>
        </w:r>
      </w:ins>
    </w:p>
    <w:p w14:paraId="4E44996C" w14:textId="77777777" w:rsidR="002709E2" w:rsidRPr="002709E2" w:rsidRDefault="002709E2" w:rsidP="002709E2">
      <w:pPr>
        <w:spacing w:line="600" w:lineRule="auto"/>
        <w:jc w:val="left"/>
        <w:rPr>
          <w:ins w:id="15142" w:author="UTENTE" w:date="2020-06-30T18:54:00Z"/>
          <w:rFonts w:ascii="Calibri" w:eastAsia="Calibri" w:hAnsi="Calibri" w:cs="Times New Roman"/>
        </w:rPr>
      </w:pPr>
      <w:ins w:id="15143" w:author="UTENTE" w:date="2020-06-30T18:54:00Z">
        <w:r w:rsidRPr="002709E2">
          <w:rPr>
            <w:rFonts w:ascii="Calibri" w:eastAsia="Calibri" w:hAnsi="Calibri" w:cs="Times New Roman"/>
          </w:rPr>
          <w:t>547.</w:t>
        </w:r>
        <w:r w:rsidRPr="002709E2">
          <w:rPr>
            <w:rFonts w:ascii="Calibri" w:eastAsia="Calibri" w:hAnsi="Calibri" w:cs="Times New Roman"/>
          </w:rPr>
          <w:tab/>
          <w:t>n "Di sotto, l'oscurità e lo sporco mi danno il benvenuto con il ronzio familiare delle luci al neon."</w:t>
        </w:r>
      </w:ins>
    </w:p>
    <w:p w14:paraId="38BEAA10" w14:textId="77777777" w:rsidR="002709E2" w:rsidRPr="002709E2" w:rsidRDefault="002709E2" w:rsidP="002709E2">
      <w:pPr>
        <w:spacing w:line="600" w:lineRule="auto"/>
        <w:jc w:val="left"/>
        <w:rPr>
          <w:ins w:id="15144" w:author="UTENTE" w:date="2020-06-30T18:54:00Z"/>
          <w:rFonts w:ascii="Calibri" w:eastAsia="Calibri" w:hAnsi="Calibri" w:cs="Times New Roman"/>
        </w:rPr>
      </w:pPr>
      <w:ins w:id="15145" w:author="UTENTE" w:date="2020-06-30T18:54:00Z">
        <w:r w:rsidRPr="002709E2">
          <w:rPr>
            <w:rFonts w:ascii="Calibri" w:eastAsia="Calibri" w:hAnsi="Calibri" w:cs="Times New Roman"/>
          </w:rPr>
          <w:t>548.</w:t>
        </w:r>
        <w:r w:rsidRPr="002709E2">
          <w:rPr>
            <w:rFonts w:ascii="Calibri" w:eastAsia="Calibri" w:hAnsi="Calibri" w:cs="Times New Roman"/>
          </w:rPr>
          <w:tab/>
          <w:t>n "Ma non sembra che Dom sia qui. {w}Ci sono dei mozziconi di sigaretta ancora caldi a terra, il che vuol dire che l'ho mancato di pochissimo. "</w:t>
        </w:r>
      </w:ins>
    </w:p>
    <w:p w14:paraId="058EFBE3" w14:textId="77777777" w:rsidR="002709E2" w:rsidRPr="002709E2" w:rsidRDefault="002709E2" w:rsidP="002709E2">
      <w:pPr>
        <w:spacing w:line="600" w:lineRule="auto"/>
        <w:jc w:val="left"/>
        <w:rPr>
          <w:ins w:id="15146" w:author="UTENTE" w:date="2020-06-30T18:54:00Z"/>
          <w:rFonts w:ascii="Calibri" w:eastAsia="Calibri" w:hAnsi="Calibri" w:cs="Times New Roman"/>
        </w:rPr>
      </w:pPr>
      <w:ins w:id="15147" w:author="UTENTE" w:date="2020-06-30T18:54:00Z">
        <w:r w:rsidRPr="002709E2">
          <w:rPr>
            <w:rFonts w:ascii="Calibri" w:eastAsia="Calibri" w:hAnsi="Calibri" w:cs="Times New Roman"/>
          </w:rPr>
          <w:t>549.</w:t>
        </w:r>
        <w:r w:rsidRPr="002709E2">
          <w:rPr>
            <w:rFonts w:ascii="Calibri" w:eastAsia="Calibri" w:hAnsi="Calibri" w:cs="Times New Roman"/>
          </w:rPr>
          <w:tab/>
          <w:t>mc "\"E vabbè…\""</w:t>
        </w:r>
      </w:ins>
    </w:p>
    <w:p w14:paraId="5961DF4C" w14:textId="77777777" w:rsidR="002709E2" w:rsidRPr="002709E2" w:rsidRDefault="002709E2" w:rsidP="002709E2">
      <w:pPr>
        <w:spacing w:line="600" w:lineRule="auto"/>
        <w:jc w:val="left"/>
        <w:rPr>
          <w:ins w:id="15148" w:author="UTENTE" w:date="2020-06-30T18:54:00Z"/>
          <w:rFonts w:ascii="Calibri" w:eastAsia="Calibri" w:hAnsi="Calibri" w:cs="Times New Roman"/>
        </w:rPr>
      </w:pPr>
      <w:ins w:id="15149" w:author="UTENTE" w:date="2020-06-30T18:54:00Z">
        <w:r w:rsidRPr="002709E2">
          <w:rPr>
            <w:rFonts w:ascii="Calibri" w:eastAsia="Calibri" w:hAnsi="Calibri" w:cs="Times New Roman"/>
          </w:rPr>
          <w:t>550.</w:t>
        </w:r>
        <w:r w:rsidRPr="002709E2">
          <w:rPr>
            <w:rFonts w:ascii="Calibri" w:eastAsia="Calibri" w:hAnsi="Calibri" w:cs="Times New Roman"/>
          </w:rPr>
          <w:tab/>
          <w:t>n "…Cazzo, perché sono così deluso?"</w:t>
        </w:r>
      </w:ins>
    </w:p>
    <w:p w14:paraId="1AC04A6B" w14:textId="77777777" w:rsidR="002709E2" w:rsidRPr="002709E2" w:rsidRDefault="002709E2" w:rsidP="002709E2">
      <w:pPr>
        <w:spacing w:line="600" w:lineRule="auto"/>
        <w:jc w:val="left"/>
        <w:rPr>
          <w:ins w:id="15150" w:author="UTENTE" w:date="2020-06-30T18:54:00Z"/>
          <w:rFonts w:ascii="Calibri" w:eastAsia="Calibri" w:hAnsi="Calibri" w:cs="Times New Roman"/>
        </w:rPr>
      </w:pPr>
      <w:ins w:id="15151" w:author="UTENTE" w:date="2020-06-30T18:54:00Z">
        <w:r w:rsidRPr="002709E2">
          <w:rPr>
            <w:rFonts w:ascii="Calibri" w:eastAsia="Calibri" w:hAnsi="Calibri" w:cs="Times New Roman"/>
          </w:rPr>
          <w:t>551.</w:t>
        </w:r>
        <w:r w:rsidRPr="002709E2">
          <w:rPr>
            <w:rFonts w:ascii="Calibri" w:eastAsia="Calibri" w:hAnsi="Calibri" w:cs="Times New Roman"/>
          </w:rPr>
          <w:tab/>
          <w:t>n "Lo vedrò comunque stanotte, quindi che senso ha…"</w:t>
        </w:r>
      </w:ins>
    </w:p>
    <w:p w14:paraId="5DF39C3F" w14:textId="77777777" w:rsidR="002709E2" w:rsidRPr="002709E2" w:rsidRDefault="002709E2" w:rsidP="002709E2">
      <w:pPr>
        <w:spacing w:line="600" w:lineRule="auto"/>
        <w:jc w:val="left"/>
        <w:rPr>
          <w:ins w:id="15152" w:author="UTENTE" w:date="2020-06-30T18:54:00Z"/>
          <w:rFonts w:ascii="Calibri" w:eastAsia="Calibri" w:hAnsi="Calibri" w:cs="Times New Roman"/>
        </w:rPr>
      </w:pPr>
      <w:ins w:id="15153" w:author="UTENTE" w:date="2020-06-30T18:54:00Z">
        <w:r w:rsidRPr="002709E2">
          <w:rPr>
            <w:rFonts w:ascii="Calibri" w:eastAsia="Calibri" w:hAnsi="Calibri" w:cs="Times New Roman"/>
          </w:rPr>
          <w:t>552.</w:t>
        </w:r>
        <w:r w:rsidRPr="002709E2">
          <w:rPr>
            <w:rFonts w:ascii="Calibri" w:eastAsia="Calibri" w:hAnsi="Calibri" w:cs="Times New Roman"/>
          </w:rPr>
          <w:tab/>
          <w:t>u "\"Cerchi Dominic, per caso?\""</w:t>
        </w:r>
      </w:ins>
    </w:p>
    <w:p w14:paraId="65BE119F" w14:textId="77777777" w:rsidR="002709E2" w:rsidRPr="002709E2" w:rsidRDefault="002709E2" w:rsidP="002709E2">
      <w:pPr>
        <w:spacing w:line="600" w:lineRule="auto"/>
        <w:jc w:val="left"/>
        <w:rPr>
          <w:ins w:id="15154" w:author="UTENTE" w:date="2020-06-30T18:54:00Z"/>
          <w:rFonts w:ascii="Calibri" w:eastAsia="Calibri" w:hAnsi="Calibri" w:cs="Times New Roman"/>
        </w:rPr>
      </w:pPr>
      <w:ins w:id="15155" w:author="UTENTE" w:date="2020-06-30T18:54:00Z">
        <w:r w:rsidRPr="002709E2">
          <w:rPr>
            <w:rFonts w:ascii="Calibri" w:eastAsia="Calibri" w:hAnsi="Calibri" w:cs="Times New Roman"/>
          </w:rPr>
          <w:t>553.</w:t>
        </w:r>
        <w:r w:rsidRPr="002709E2">
          <w:rPr>
            <w:rFonts w:ascii="Calibri" w:eastAsia="Calibri" w:hAnsi="Calibri" w:cs="Times New Roman"/>
          </w:rPr>
          <w:tab/>
          <w:t>mc "\"-!\""</w:t>
        </w:r>
      </w:ins>
    </w:p>
    <w:p w14:paraId="47B700D0" w14:textId="77777777" w:rsidR="002709E2" w:rsidRPr="002709E2" w:rsidRDefault="002709E2" w:rsidP="002709E2">
      <w:pPr>
        <w:spacing w:line="600" w:lineRule="auto"/>
        <w:jc w:val="left"/>
        <w:rPr>
          <w:ins w:id="15156" w:author="UTENTE" w:date="2020-06-30T18:54:00Z"/>
          <w:rFonts w:ascii="Calibri" w:eastAsia="Calibri" w:hAnsi="Calibri" w:cs="Times New Roman"/>
        </w:rPr>
      </w:pPr>
      <w:ins w:id="15157" w:author="UTENTE" w:date="2020-06-30T18:54:00Z">
        <w:r w:rsidRPr="002709E2">
          <w:rPr>
            <w:rFonts w:ascii="Calibri" w:eastAsia="Calibri" w:hAnsi="Calibri" w:cs="Times New Roman"/>
          </w:rPr>
          <w:t>554.</w:t>
        </w:r>
        <w:r w:rsidRPr="002709E2">
          <w:rPr>
            <w:rFonts w:ascii="Calibri" w:eastAsia="Calibri" w:hAnsi="Calibri" w:cs="Times New Roman"/>
          </w:rPr>
          <w:tab/>
          <w:t>n "Dal nulla, una voce potente mi risuona nelle orecchie."</w:t>
        </w:r>
      </w:ins>
    </w:p>
    <w:p w14:paraId="52A715A9" w14:textId="77777777" w:rsidR="002709E2" w:rsidRPr="002709E2" w:rsidRDefault="002709E2" w:rsidP="002709E2">
      <w:pPr>
        <w:spacing w:line="600" w:lineRule="auto"/>
        <w:jc w:val="left"/>
        <w:rPr>
          <w:ins w:id="15158" w:author="UTENTE" w:date="2020-06-30T18:54:00Z"/>
          <w:rFonts w:ascii="Calibri" w:eastAsia="Calibri" w:hAnsi="Calibri" w:cs="Times New Roman"/>
        </w:rPr>
      </w:pPr>
      <w:ins w:id="15159" w:author="UTENTE" w:date="2020-06-30T18:54:00Z">
        <w:r w:rsidRPr="002709E2">
          <w:rPr>
            <w:rFonts w:ascii="Calibri" w:eastAsia="Calibri" w:hAnsi="Calibri" w:cs="Times New Roman"/>
          </w:rPr>
          <w:t>555.</w:t>
        </w:r>
        <w:r w:rsidRPr="002709E2">
          <w:rPr>
            <w:rFonts w:ascii="Calibri" w:eastAsia="Calibri" w:hAnsi="Calibri" w:cs="Times New Roman"/>
          </w:rPr>
          <w:tab/>
          <w:t>n "Mi volto velocemente, ritrovandomi davanti un uomo molto alto."</w:t>
        </w:r>
      </w:ins>
    </w:p>
    <w:p w14:paraId="6EF6D606" w14:textId="77777777" w:rsidR="002709E2" w:rsidRPr="002709E2" w:rsidRDefault="002709E2" w:rsidP="002709E2">
      <w:pPr>
        <w:spacing w:line="600" w:lineRule="auto"/>
        <w:jc w:val="left"/>
        <w:rPr>
          <w:ins w:id="15160" w:author="UTENTE" w:date="2020-06-30T18:54:00Z"/>
          <w:rFonts w:ascii="Calibri" w:eastAsia="Calibri" w:hAnsi="Calibri" w:cs="Times New Roman"/>
        </w:rPr>
      </w:pPr>
      <w:ins w:id="15161" w:author="UTENTE" w:date="2020-06-30T18:54:00Z">
        <w:r w:rsidRPr="002709E2">
          <w:rPr>
            <w:rFonts w:ascii="Calibri" w:eastAsia="Calibri" w:hAnsi="Calibri" w:cs="Times New Roman"/>
          </w:rPr>
          <w:t>556.</w:t>
        </w:r>
        <w:r w:rsidRPr="002709E2">
          <w:rPr>
            <w:rFonts w:ascii="Calibri" w:eastAsia="Calibri" w:hAnsi="Calibri" w:cs="Times New Roman"/>
          </w:rPr>
          <w:tab/>
          <w:t>n "Porta un abito di qualità, e non sembra un delinquente. {w}Che ci fa in un posto del genere?"</w:t>
        </w:r>
      </w:ins>
    </w:p>
    <w:p w14:paraId="0E7D9806" w14:textId="77777777" w:rsidR="002709E2" w:rsidRPr="002709E2" w:rsidRDefault="002709E2" w:rsidP="002709E2">
      <w:pPr>
        <w:spacing w:line="600" w:lineRule="auto"/>
        <w:jc w:val="left"/>
        <w:rPr>
          <w:ins w:id="15162" w:author="UTENTE" w:date="2020-06-30T18:54:00Z"/>
          <w:rFonts w:ascii="Calibri" w:eastAsia="Calibri" w:hAnsi="Calibri" w:cs="Times New Roman"/>
        </w:rPr>
      </w:pPr>
      <w:ins w:id="15163" w:author="UTENTE" w:date="2020-06-30T18:54:00Z">
        <w:r w:rsidRPr="002709E2">
          <w:rPr>
            <w:rFonts w:ascii="Calibri" w:eastAsia="Calibri" w:hAnsi="Calibri" w:cs="Times New Roman"/>
          </w:rPr>
          <w:t>557.</w:t>
        </w:r>
        <w:r w:rsidRPr="002709E2">
          <w:rPr>
            <w:rFonts w:ascii="Calibri" w:eastAsia="Calibri" w:hAnsi="Calibri" w:cs="Times New Roman"/>
          </w:rPr>
          <w:tab/>
          <w:t>n "Non l'ho nemmeno visto quando sono entrato. Era nascosto?"</w:t>
        </w:r>
      </w:ins>
    </w:p>
    <w:p w14:paraId="033DCAC4" w14:textId="77777777" w:rsidR="002709E2" w:rsidRPr="002709E2" w:rsidRDefault="002709E2" w:rsidP="002709E2">
      <w:pPr>
        <w:spacing w:line="600" w:lineRule="auto"/>
        <w:jc w:val="left"/>
        <w:rPr>
          <w:ins w:id="15164" w:author="UTENTE" w:date="2020-06-30T18:54:00Z"/>
          <w:rFonts w:ascii="Calibri" w:eastAsia="Calibri" w:hAnsi="Calibri" w:cs="Times New Roman"/>
        </w:rPr>
      </w:pPr>
      <w:ins w:id="15165" w:author="UTENTE" w:date="2020-06-30T18:54:00Z">
        <w:r w:rsidRPr="002709E2">
          <w:rPr>
            <w:rFonts w:ascii="Calibri" w:eastAsia="Calibri" w:hAnsi="Calibri" w:cs="Times New Roman"/>
          </w:rPr>
          <w:t>558.</w:t>
        </w:r>
        <w:r w:rsidRPr="002709E2">
          <w:rPr>
            <w:rFonts w:ascii="Calibri" w:eastAsia="Calibri" w:hAnsi="Calibri" w:cs="Times New Roman"/>
          </w:rPr>
          <w:tab/>
          <w:t>mcp "\"…Sì, lo cercavo. Lo conosci?\""</w:t>
        </w:r>
      </w:ins>
    </w:p>
    <w:p w14:paraId="74987799" w14:textId="77777777" w:rsidR="002709E2" w:rsidRPr="002709E2" w:rsidRDefault="002709E2" w:rsidP="002709E2">
      <w:pPr>
        <w:spacing w:line="600" w:lineRule="auto"/>
        <w:jc w:val="left"/>
        <w:rPr>
          <w:ins w:id="15166" w:author="UTENTE" w:date="2020-06-30T18:54:00Z"/>
          <w:rFonts w:ascii="Calibri" w:eastAsia="Calibri" w:hAnsi="Calibri" w:cs="Times New Roman"/>
        </w:rPr>
      </w:pPr>
      <w:ins w:id="15167" w:author="UTENTE" w:date="2020-06-30T18:54:00Z">
        <w:r w:rsidRPr="002709E2">
          <w:rPr>
            <w:rFonts w:ascii="Calibri" w:eastAsia="Calibri" w:hAnsi="Calibri" w:cs="Times New Roman"/>
          </w:rPr>
          <w:t>559.</w:t>
        </w:r>
        <w:r w:rsidRPr="002709E2">
          <w:rPr>
            <w:rFonts w:ascii="Calibri" w:eastAsia="Calibri" w:hAnsi="Calibri" w:cs="Times New Roman"/>
          </w:rPr>
          <w:tab/>
          <w:t>u "\"Sì, certo. È un ragazzo piuttosto interessante, anche se… un po' sbandato."</w:t>
        </w:r>
      </w:ins>
    </w:p>
    <w:p w14:paraId="183123D8" w14:textId="77777777" w:rsidR="002709E2" w:rsidRPr="002709E2" w:rsidRDefault="002709E2" w:rsidP="002709E2">
      <w:pPr>
        <w:spacing w:line="600" w:lineRule="auto"/>
        <w:jc w:val="left"/>
        <w:rPr>
          <w:ins w:id="15168" w:author="UTENTE" w:date="2020-06-30T18:54:00Z"/>
          <w:rFonts w:ascii="Calibri" w:eastAsia="Calibri" w:hAnsi="Calibri" w:cs="Times New Roman"/>
        </w:rPr>
      </w:pPr>
      <w:ins w:id="15169" w:author="UTENTE" w:date="2020-06-30T18:54:00Z">
        <w:r w:rsidRPr="002709E2">
          <w:rPr>
            <w:rFonts w:ascii="Calibri" w:eastAsia="Calibri" w:hAnsi="Calibri" w:cs="Times New Roman"/>
          </w:rPr>
          <w:t>560.</w:t>
        </w:r>
        <w:r w:rsidRPr="002709E2">
          <w:rPr>
            <w:rFonts w:ascii="Calibri" w:eastAsia="Calibri" w:hAnsi="Calibri" w:cs="Times New Roman"/>
          </w:rPr>
          <w:tab/>
          <w:t>n "Si accarezza lentamente una guancia, guardandomi con degli occhi -"</w:t>
        </w:r>
        <w:r w:rsidRPr="002709E2">
          <w:rPr>
            <w:rFonts w:ascii="Calibri" w:eastAsia="Calibri" w:hAnsi="Calibri" w:cs="Times New Roman"/>
          </w:rPr>
          <w:br w:type="page"/>
        </w:r>
      </w:ins>
    </w:p>
    <w:p w14:paraId="3038D83B" w14:textId="77777777" w:rsidR="002709E2" w:rsidRPr="002709E2" w:rsidRDefault="002709E2" w:rsidP="002709E2">
      <w:pPr>
        <w:spacing w:line="600" w:lineRule="auto"/>
        <w:jc w:val="left"/>
        <w:rPr>
          <w:ins w:id="15170" w:author="UTENTE" w:date="2020-06-30T18:54:00Z"/>
          <w:rFonts w:ascii="Calibri" w:eastAsia="Calibri" w:hAnsi="Calibri" w:cs="Times New Roman"/>
          <w:lang w:val="en-US"/>
        </w:rPr>
      </w:pPr>
      <w:ins w:id="15171" w:author="UTENTE" w:date="2020-06-30T18:54:00Z">
        <w:r w:rsidRPr="002709E2">
          <w:rPr>
            <w:rFonts w:ascii="Calibri" w:eastAsia="Calibri" w:hAnsi="Calibri" w:cs="Times New Roman"/>
            <w:lang w:val="en-US"/>
          </w:rPr>
          <w:lastRenderedPageBreak/>
          <w:t>561.</w:t>
        </w:r>
        <w:r w:rsidRPr="002709E2">
          <w:rPr>
            <w:rFonts w:ascii="Calibri" w:eastAsia="Calibri" w:hAnsi="Calibri" w:cs="Times New Roman"/>
            <w:lang w:val="en-US"/>
          </w:rPr>
          <w:tab/>
          <w:t>n "A vivid, piercing shade of red."</w:t>
        </w:r>
      </w:ins>
    </w:p>
    <w:p w14:paraId="0FCC2335" w14:textId="77777777" w:rsidR="002709E2" w:rsidRPr="002709E2" w:rsidRDefault="002709E2" w:rsidP="002709E2">
      <w:pPr>
        <w:spacing w:line="600" w:lineRule="auto"/>
        <w:jc w:val="left"/>
        <w:rPr>
          <w:ins w:id="15172" w:author="UTENTE" w:date="2020-06-30T18:54:00Z"/>
          <w:rFonts w:ascii="Calibri" w:eastAsia="Calibri" w:hAnsi="Calibri" w:cs="Times New Roman"/>
          <w:lang w:val="en-US"/>
        </w:rPr>
      </w:pPr>
      <w:ins w:id="15173" w:author="UTENTE" w:date="2020-06-30T18:54:00Z">
        <w:r w:rsidRPr="002709E2">
          <w:rPr>
            <w:rFonts w:ascii="Calibri" w:eastAsia="Calibri" w:hAnsi="Calibri" w:cs="Times New Roman"/>
            <w:lang w:val="en-US"/>
          </w:rPr>
          <w:t>562.</w:t>
        </w:r>
        <w:r w:rsidRPr="002709E2">
          <w:rPr>
            <w:rFonts w:ascii="Calibri" w:eastAsia="Calibri" w:hAnsi="Calibri" w:cs="Times New Roman"/>
            <w:lang w:val="en-US"/>
          </w:rPr>
          <w:tab/>
          <w:t>mcp "\"…\""</w:t>
        </w:r>
      </w:ins>
    </w:p>
    <w:p w14:paraId="256F5E94" w14:textId="77777777" w:rsidR="002709E2" w:rsidRPr="002709E2" w:rsidRDefault="002709E2" w:rsidP="002709E2">
      <w:pPr>
        <w:spacing w:line="600" w:lineRule="auto"/>
        <w:jc w:val="left"/>
        <w:rPr>
          <w:ins w:id="15174" w:author="UTENTE" w:date="2020-06-30T18:54:00Z"/>
          <w:rFonts w:ascii="Calibri" w:eastAsia="Calibri" w:hAnsi="Calibri" w:cs="Times New Roman"/>
          <w:lang w:val="en-US"/>
        </w:rPr>
      </w:pPr>
      <w:ins w:id="15175" w:author="UTENTE" w:date="2020-06-30T18:54:00Z">
        <w:r w:rsidRPr="002709E2">
          <w:rPr>
            <w:rFonts w:ascii="Calibri" w:eastAsia="Calibri" w:hAnsi="Calibri" w:cs="Times New Roman"/>
            <w:lang w:val="en-US"/>
          </w:rPr>
          <w:t>563.</w:t>
        </w:r>
        <w:r w:rsidRPr="002709E2">
          <w:rPr>
            <w:rFonts w:ascii="Calibri" w:eastAsia="Calibri" w:hAnsi="Calibri" w:cs="Times New Roman"/>
            <w:lang w:val="en-US"/>
          </w:rPr>
          <w:tab/>
          <w:t>n "Wait, does that mean… {w}Could this guy be…"</w:t>
        </w:r>
      </w:ins>
    </w:p>
    <w:p w14:paraId="3C8C21B1" w14:textId="77777777" w:rsidR="002709E2" w:rsidRPr="002709E2" w:rsidRDefault="002709E2" w:rsidP="002709E2">
      <w:pPr>
        <w:spacing w:line="600" w:lineRule="auto"/>
        <w:jc w:val="left"/>
        <w:rPr>
          <w:ins w:id="15176" w:author="UTENTE" w:date="2020-06-30T18:54:00Z"/>
          <w:rFonts w:ascii="Calibri" w:eastAsia="Calibri" w:hAnsi="Calibri" w:cs="Times New Roman"/>
          <w:lang w:val="en-US"/>
        </w:rPr>
      </w:pPr>
      <w:ins w:id="15177" w:author="UTENTE" w:date="2020-06-30T18:54:00Z">
        <w:r w:rsidRPr="002709E2">
          <w:rPr>
            <w:rFonts w:ascii="Calibri" w:eastAsia="Calibri" w:hAnsi="Calibri" w:cs="Times New Roman"/>
            <w:lang w:val="en-US"/>
          </w:rPr>
          <w:t>564.</w:t>
        </w:r>
        <w:r w:rsidRPr="002709E2">
          <w:rPr>
            <w:rFonts w:ascii="Calibri" w:eastAsia="Calibri" w:hAnsi="Calibri" w:cs="Times New Roman"/>
            <w:lang w:val="en-US"/>
          </w:rPr>
          <w:tab/>
          <w:t>u "\"Oh, where are my manners? I entirely forgot to introduce myself.\""</w:t>
        </w:r>
      </w:ins>
    </w:p>
    <w:p w14:paraId="66F5598B" w14:textId="77777777" w:rsidR="002709E2" w:rsidRPr="002709E2" w:rsidRDefault="002709E2" w:rsidP="002709E2">
      <w:pPr>
        <w:spacing w:line="600" w:lineRule="auto"/>
        <w:jc w:val="left"/>
        <w:rPr>
          <w:ins w:id="15178" w:author="UTENTE" w:date="2020-06-30T18:54:00Z"/>
          <w:rFonts w:ascii="Calibri" w:eastAsia="Calibri" w:hAnsi="Calibri" w:cs="Times New Roman"/>
          <w:lang w:val="en-US"/>
        </w:rPr>
      </w:pPr>
      <w:ins w:id="15179" w:author="UTENTE" w:date="2020-06-30T18:54:00Z">
        <w:r w:rsidRPr="002709E2">
          <w:rPr>
            <w:rFonts w:ascii="Calibri" w:eastAsia="Calibri" w:hAnsi="Calibri" w:cs="Times New Roman"/>
            <w:lang w:val="en-US"/>
          </w:rPr>
          <w:t>565.</w:t>
        </w:r>
        <w:r w:rsidRPr="002709E2">
          <w:rPr>
            <w:rFonts w:ascii="Calibri" w:eastAsia="Calibri" w:hAnsi="Calibri" w:cs="Times New Roman"/>
            <w:lang w:val="en-US"/>
          </w:rPr>
          <w:tab/>
          <w:t>b "\"My name is Bishop. I am, to put it crassly, the 'leader' of San Francisco's two clans.\""</w:t>
        </w:r>
      </w:ins>
    </w:p>
    <w:p w14:paraId="6D7905F5" w14:textId="77777777" w:rsidR="002709E2" w:rsidRPr="002709E2" w:rsidRDefault="002709E2" w:rsidP="002709E2">
      <w:pPr>
        <w:spacing w:line="600" w:lineRule="auto"/>
        <w:jc w:val="left"/>
        <w:rPr>
          <w:ins w:id="15180" w:author="UTENTE" w:date="2020-06-30T18:54:00Z"/>
          <w:rFonts w:ascii="Calibri" w:eastAsia="Calibri" w:hAnsi="Calibri" w:cs="Times New Roman"/>
          <w:lang w:val="en-US"/>
        </w:rPr>
      </w:pPr>
      <w:ins w:id="15181" w:author="UTENTE" w:date="2020-06-30T18:54:00Z">
        <w:r w:rsidRPr="002709E2">
          <w:rPr>
            <w:rFonts w:ascii="Calibri" w:eastAsia="Calibri" w:hAnsi="Calibri" w:cs="Times New Roman"/>
            <w:lang w:val="en-US"/>
          </w:rPr>
          <w:t>566.</w:t>
        </w:r>
        <w:r w:rsidRPr="002709E2">
          <w:rPr>
            <w:rFonts w:ascii="Calibri" w:eastAsia="Calibri" w:hAnsi="Calibri" w:cs="Times New Roman"/>
            <w:lang w:val="en-US"/>
          </w:rPr>
          <w:tab/>
          <w:t>n "He bows his head to me a little, his tone polite and reserved."</w:t>
        </w:r>
      </w:ins>
    </w:p>
    <w:p w14:paraId="56E66763" w14:textId="77777777" w:rsidR="002709E2" w:rsidRPr="002709E2" w:rsidRDefault="002709E2" w:rsidP="002709E2">
      <w:pPr>
        <w:spacing w:line="600" w:lineRule="auto"/>
        <w:jc w:val="left"/>
        <w:rPr>
          <w:ins w:id="15182" w:author="UTENTE" w:date="2020-06-30T18:54:00Z"/>
          <w:rFonts w:ascii="Calibri" w:eastAsia="Calibri" w:hAnsi="Calibri" w:cs="Times New Roman"/>
          <w:lang w:val="en-US"/>
        </w:rPr>
      </w:pPr>
      <w:ins w:id="15183" w:author="UTENTE" w:date="2020-06-30T18:54:00Z">
        <w:r w:rsidRPr="002709E2">
          <w:rPr>
            <w:rFonts w:ascii="Calibri" w:eastAsia="Calibri" w:hAnsi="Calibri" w:cs="Times New Roman"/>
            <w:lang w:val="en-US"/>
          </w:rPr>
          <w:t>567.</w:t>
        </w:r>
        <w:r w:rsidRPr="002709E2">
          <w:rPr>
            <w:rFonts w:ascii="Calibri" w:eastAsia="Calibri" w:hAnsi="Calibri" w:cs="Times New Roman"/>
            <w:lang w:val="en-US"/>
          </w:rPr>
          <w:tab/>
          <w:t>n "–If he's the \"leader\" of both clans, that must mean he's the top vampire in the city."</w:t>
        </w:r>
      </w:ins>
    </w:p>
    <w:p w14:paraId="601923A5" w14:textId="77777777" w:rsidR="002709E2" w:rsidRPr="002709E2" w:rsidRDefault="002709E2" w:rsidP="002709E2">
      <w:pPr>
        <w:spacing w:line="600" w:lineRule="auto"/>
        <w:jc w:val="left"/>
        <w:rPr>
          <w:ins w:id="15184" w:author="UTENTE" w:date="2020-06-30T18:54:00Z"/>
          <w:rFonts w:ascii="Calibri" w:eastAsia="Calibri" w:hAnsi="Calibri" w:cs="Times New Roman"/>
          <w:lang w:val="en-US"/>
        </w:rPr>
      </w:pPr>
      <w:ins w:id="15185" w:author="UTENTE" w:date="2020-06-30T18:54:00Z">
        <w:r w:rsidRPr="002709E2">
          <w:rPr>
            <w:rFonts w:ascii="Calibri" w:eastAsia="Calibri" w:hAnsi="Calibri" w:cs="Times New Roman"/>
            <w:lang w:val="en-US"/>
          </w:rPr>
          <w:t>568.</w:t>
        </w:r>
        <w:r w:rsidRPr="002709E2">
          <w:rPr>
            <w:rFonts w:ascii="Calibri" w:eastAsia="Calibri" w:hAnsi="Calibri" w:cs="Times New Roman"/>
            <w:lang w:val="en-US"/>
          </w:rPr>
          <w:tab/>
          <w:t>n "The very thought makes me want to dash out of the room as fast as I can, but curiosity and fear keep me pinned in place."</w:t>
        </w:r>
      </w:ins>
    </w:p>
    <w:p w14:paraId="3F79533F" w14:textId="77777777" w:rsidR="002709E2" w:rsidRPr="002709E2" w:rsidRDefault="002709E2" w:rsidP="002709E2">
      <w:pPr>
        <w:spacing w:line="600" w:lineRule="auto"/>
        <w:jc w:val="left"/>
        <w:rPr>
          <w:ins w:id="15186" w:author="UTENTE" w:date="2020-06-30T18:54:00Z"/>
          <w:rFonts w:ascii="Calibri" w:eastAsia="Calibri" w:hAnsi="Calibri" w:cs="Times New Roman"/>
          <w:lang w:val="en-US"/>
        </w:rPr>
      </w:pPr>
      <w:ins w:id="15187" w:author="UTENTE" w:date="2020-06-30T18:54:00Z">
        <w:r w:rsidRPr="002709E2">
          <w:rPr>
            <w:rFonts w:ascii="Calibri" w:eastAsia="Calibri" w:hAnsi="Calibri" w:cs="Times New Roman"/>
            <w:lang w:val="en-US"/>
          </w:rPr>
          <w:t>569.</w:t>
        </w:r>
        <w:r w:rsidRPr="002709E2">
          <w:rPr>
            <w:rFonts w:ascii="Calibri" w:eastAsia="Calibri" w:hAnsi="Calibri" w:cs="Times New Roman"/>
            <w:lang w:val="en-US"/>
          </w:rPr>
          <w:tab/>
          <w:t>mcp "\"A-ah, nice to meet you. I'm [mc]… I guess you must have heard about me from Rex.\""</w:t>
        </w:r>
      </w:ins>
    </w:p>
    <w:p w14:paraId="2C7B7DB7" w14:textId="77777777" w:rsidR="002709E2" w:rsidRPr="002709E2" w:rsidRDefault="002709E2" w:rsidP="002709E2">
      <w:pPr>
        <w:spacing w:line="600" w:lineRule="auto"/>
        <w:jc w:val="left"/>
        <w:rPr>
          <w:ins w:id="15188" w:author="UTENTE" w:date="2020-06-30T18:54:00Z"/>
          <w:rFonts w:ascii="Calibri" w:eastAsia="Calibri" w:hAnsi="Calibri" w:cs="Times New Roman"/>
          <w:lang w:val="en-US"/>
        </w:rPr>
      </w:pPr>
      <w:ins w:id="15189" w:author="UTENTE" w:date="2020-06-30T18:54:00Z">
        <w:r w:rsidRPr="002709E2">
          <w:rPr>
            <w:rFonts w:ascii="Calibri" w:eastAsia="Calibri" w:hAnsi="Calibri" w:cs="Times New Roman"/>
            <w:lang w:val="en-US"/>
          </w:rPr>
          <w:t>570.</w:t>
        </w:r>
        <w:r w:rsidRPr="002709E2">
          <w:rPr>
            <w:rFonts w:ascii="Calibri" w:eastAsia="Calibri" w:hAnsi="Calibri" w:cs="Times New Roman"/>
            <w:lang w:val="en-US"/>
          </w:rPr>
          <w:tab/>
          <w:t>mcp "\"…Bishop, huh?\""</w:t>
        </w:r>
      </w:ins>
    </w:p>
    <w:p w14:paraId="1892A98E" w14:textId="77777777" w:rsidR="002709E2" w:rsidRPr="002709E2" w:rsidRDefault="002709E2" w:rsidP="002709E2">
      <w:pPr>
        <w:spacing w:line="600" w:lineRule="auto"/>
        <w:jc w:val="left"/>
        <w:rPr>
          <w:ins w:id="15190" w:author="UTENTE" w:date="2020-06-30T18:54:00Z"/>
          <w:rFonts w:ascii="Calibri" w:eastAsia="Calibri" w:hAnsi="Calibri" w:cs="Times New Roman"/>
          <w:lang w:val="en-US"/>
        </w:rPr>
      </w:pPr>
      <w:ins w:id="15191" w:author="UTENTE" w:date="2020-06-30T18:54:00Z">
        <w:r w:rsidRPr="002709E2">
          <w:rPr>
            <w:rFonts w:ascii="Calibri" w:eastAsia="Calibri" w:hAnsi="Calibri" w:cs="Times New Roman"/>
            <w:lang w:val="en-US"/>
          </w:rPr>
          <w:t>571.</w:t>
        </w:r>
        <w:r w:rsidRPr="002709E2">
          <w:rPr>
            <w:rFonts w:ascii="Calibri" w:eastAsia="Calibri" w:hAnsi="Calibri" w:cs="Times New Roman"/>
            <w:lang w:val="en-US"/>
          </w:rPr>
          <w:tab/>
          <w:t>mcp "\"I'm [mc] – but I'm sure you've already heard my name from Rex.\""</w:t>
        </w:r>
      </w:ins>
    </w:p>
    <w:p w14:paraId="4D7F586B" w14:textId="77777777" w:rsidR="002709E2" w:rsidRPr="002709E2" w:rsidRDefault="002709E2" w:rsidP="002709E2">
      <w:pPr>
        <w:spacing w:line="600" w:lineRule="auto"/>
        <w:jc w:val="left"/>
        <w:rPr>
          <w:ins w:id="15192" w:author="UTENTE" w:date="2020-06-30T18:54:00Z"/>
          <w:rFonts w:ascii="Calibri" w:eastAsia="Calibri" w:hAnsi="Calibri" w:cs="Times New Roman"/>
          <w:lang w:val="en-US"/>
        </w:rPr>
      </w:pPr>
      <w:ins w:id="15193" w:author="UTENTE" w:date="2020-06-30T18:54:00Z">
        <w:r w:rsidRPr="002709E2">
          <w:rPr>
            <w:rFonts w:ascii="Calibri" w:eastAsia="Calibri" w:hAnsi="Calibri" w:cs="Times New Roman"/>
            <w:lang w:val="en-US"/>
          </w:rPr>
          <w:t>572.</w:t>
        </w:r>
        <w:r w:rsidRPr="002709E2">
          <w:rPr>
            <w:rFonts w:ascii="Calibri" w:eastAsia="Calibri" w:hAnsi="Calibri" w:cs="Times New Roman"/>
            <w:lang w:val="en-US"/>
          </w:rPr>
          <w:tab/>
          <w:t>n "Bishop slowly nods, narrowing his crimson eyes for a moment."</w:t>
        </w:r>
      </w:ins>
    </w:p>
    <w:p w14:paraId="296FE4AD" w14:textId="77777777" w:rsidR="002709E2" w:rsidRPr="002709E2" w:rsidRDefault="002709E2" w:rsidP="002709E2">
      <w:pPr>
        <w:spacing w:line="600" w:lineRule="auto"/>
        <w:jc w:val="left"/>
        <w:rPr>
          <w:ins w:id="15194" w:author="UTENTE" w:date="2020-06-30T18:54:00Z"/>
          <w:rFonts w:ascii="Calibri" w:eastAsia="Calibri" w:hAnsi="Calibri" w:cs="Times New Roman"/>
          <w:lang w:val="en-US"/>
        </w:rPr>
      </w:pPr>
      <w:ins w:id="15195" w:author="UTENTE" w:date="2020-06-30T18:54:00Z">
        <w:r w:rsidRPr="002709E2">
          <w:rPr>
            <w:rFonts w:ascii="Calibri" w:eastAsia="Calibri" w:hAnsi="Calibri" w:cs="Times New Roman"/>
            <w:lang w:val="en-US"/>
          </w:rPr>
          <w:t>573.</w:t>
        </w:r>
        <w:r w:rsidRPr="002709E2">
          <w:rPr>
            <w:rFonts w:ascii="Calibri" w:eastAsia="Calibri" w:hAnsi="Calibri" w:cs="Times New Roman"/>
            <w:lang w:val="en-US"/>
          </w:rPr>
          <w:tab/>
          <w:t>b "\"Oh, yes. He talked about you quite a bit, including all of your special qualities.\""</w:t>
        </w:r>
      </w:ins>
    </w:p>
    <w:p w14:paraId="44A49897" w14:textId="77777777" w:rsidR="002709E2" w:rsidRPr="002709E2" w:rsidRDefault="002709E2" w:rsidP="002709E2">
      <w:pPr>
        <w:spacing w:line="600" w:lineRule="auto"/>
        <w:jc w:val="left"/>
        <w:rPr>
          <w:ins w:id="15196" w:author="UTENTE" w:date="2020-06-30T18:54:00Z"/>
          <w:rFonts w:ascii="Calibri" w:eastAsia="Calibri" w:hAnsi="Calibri" w:cs="Times New Roman"/>
          <w:lang w:val="en-US"/>
          <w:rPrChange w:id="15197" w:author="UTENTE" w:date="2020-06-30T18:54:00Z">
            <w:rPr>
              <w:ins w:id="15198" w:author="UTENTE" w:date="2020-06-30T18:54:00Z"/>
              <w:rFonts w:ascii="Calibri" w:eastAsia="Calibri" w:hAnsi="Calibri" w:cs="Times New Roman"/>
            </w:rPr>
          </w:rPrChange>
        </w:rPr>
      </w:pPr>
      <w:ins w:id="15199" w:author="UTENTE" w:date="2020-06-30T18:54:00Z">
        <w:r w:rsidRPr="002709E2">
          <w:rPr>
            <w:rFonts w:ascii="Calibri" w:eastAsia="Calibri" w:hAnsi="Calibri" w:cs="Times New Roman"/>
            <w:lang w:val="en-US"/>
            <w:rPrChange w:id="15200" w:author="UTENTE" w:date="2020-06-30T18:54:00Z">
              <w:rPr>
                <w:rFonts w:ascii="Calibri" w:eastAsia="Calibri" w:hAnsi="Calibri" w:cs="Times New Roman"/>
              </w:rPr>
            </w:rPrChange>
          </w:rPr>
          <w:t>574.</w:t>
        </w:r>
        <w:r w:rsidRPr="002709E2">
          <w:rPr>
            <w:rFonts w:ascii="Calibri" w:eastAsia="Calibri" w:hAnsi="Calibri" w:cs="Times New Roman"/>
            <w:lang w:val="en-US"/>
            <w:rPrChange w:id="15201" w:author="UTENTE" w:date="2020-06-30T18:54:00Z">
              <w:rPr>
                <w:rFonts w:ascii="Calibri" w:eastAsia="Calibri" w:hAnsi="Calibri" w:cs="Times New Roman"/>
              </w:rPr>
            </w:rPrChange>
          </w:rPr>
          <w:tab/>
          <w:t>mcp "\"…Special qualities?\""</w:t>
        </w:r>
      </w:ins>
    </w:p>
    <w:p w14:paraId="797EA73A" w14:textId="77777777" w:rsidR="002709E2" w:rsidRPr="002709E2" w:rsidRDefault="002709E2" w:rsidP="002709E2">
      <w:pPr>
        <w:spacing w:line="600" w:lineRule="auto"/>
        <w:jc w:val="left"/>
        <w:rPr>
          <w:ins w:id="15202" w:author="UTENTE" w:date="2020-06-30T18:54:00Z"/>
          <w:rFonts w:ascii="Calibri" w:eastAsia="Calibri" w:hAnsi="Calibri" w:cs="Times New Roman"/>
          <w:lang w:val="en-US"/>
          <w:rPrChange w:id="15203" w:author="UTENTE" w:date="2020-06-30T18:54:00Z">
            <w:rPr>
              <w:ins w:id="15204" w:author="UTENTE" w:date="2020-06-30T18:54:00Z"/>
              <w:rFonts w:ascii="Calibri" w:eastAsia="Calibri" w:hAnsi="Calibri" w:cs="Times New Roman"/>
            </w:rPr>
          </w:rPrChange>
        </w:rPr>
      </w:pPr>
      <w:ins w:id="15205" w:author="UTENTE" w:date="2020-06-30T18:54:00Z">
        <w:r w:rsidRPr="002709E2">
          <w:rPr>
            <w:rFonts w:ascii="Calibri" w:eastAsia="Calibri" w:hAnsi="Calibri" w:cs="Times New Roman"/>
            <w:lang w:val="en-US"/>
            <w:rPrChange w:id="15206" w:author="UTENTE" w:date="2020-06-30T18:54:00Z">
              <w:rPr>
                <w:rFonts w:ascii="Calibri" w:eastAsia="Calibri" w:hAnsi="Calibri" w:cs="Times New Roman"/>
              </w:rPr>
            </w:rPrChange>
          </w:rPr>
          <w:t>575.</w:t>
        </w:r>
        <w:r w:rsidRPr="002709E2">
          <w:rPr>
            <w:rFonts w:ascii="Calibri" w:eastAsia="Calibri" w:hAnsi="Calibri" w:cs="Times New Roman"/>
            <w:lang w:val="en-US"/>
            <w:rPrChange w:id="15207" w:author="UTENTE" w:date="2020-06-30T18:54:00Z">
              <w:rPr>
                <w:rFonts w:ascii="Calibri" w:eastAsia="Calibri" w:hAnsi="Calibri" w:cs="Times New Roman"/>
              </w:rPr>
            </w:rPrChange>
          </w:rPr>
          <w:tab/>
          <w:t>b "\"Naturally.\"" </w:t>
        </w:r>
        <w:r w:rsidRPr="002709E2">
          <w:rPr>
            <w:rFonts w:ascii="Calibri" w:eastAsia="Calibri" w:hAnsi="Calibri" w:cs="Times New Roman"/>
            <w:lang w:val="en-US"/>
            <w:rPrChange w:id="15208" w:author="UTENTE" w:date="2020-06-30T18:54:00Z">
              <w:rPr>
                <w:rFonts w:ascii="Calibri" w:eastAsia="Calibri" w:hAnsi="Calibri" w:cs="Times New Roman"/>
              </w:rPr>
            </w:rPrChange>
          </w:rPr>
          <w:br w:type="page"/>
        </w:r>
      </w:ins>
    </w:p>
    <w:p w14:paraId="0AE25C20" w14:textId="77777777" w:rsidR="002709E2" w:rsidRPr="002709E2" w:rsidRDefault="002709E2" w:rsidP="002709E2">
      <w:pPr>
        <w:spacing w:line="600" w:lineRule="auto"/>
        <w:jc w:val="left"/>
        <w:rPr>
          <w:ins w:id="15209" w:author="UTENTE" w:date="2020-06-30T18:54:00Z"/>
          <w:rFonts w:ascii="Calibri" w:eastAsia="Calibri" w:hAnsi="Calibri" w:cs="Times New Roman"/>
        </w:rPr>
      </w:pPr>
      <w:ins w:id="15210" w:author="UTENTE" w:date="2020-06-30T18:54:00Z">
        <w:r w:rsidRPr="002709E2">
          <w:rPr>
            <w:rFonts w:ascii="Calibri" w:eastAsia="Calibri" w:hAnsi="Calibri" w:cs="Times New Roman"/>
          </w:rPr>
          <w:lastRenderedPageBreak/>
          <w:t>561.</w:t>
        </w:r>
        <w:r w:rsidRPr="002709E2">
          <w:rPr>
            <w:rFonts w:ascii="Calibri" w:eastAsia="Calibri" w:hAnsi="Calibri" w:cs="Times New Roman"/>
          </w:rPr>
          <w:tab/>
          <w:t>n "Di una vivida e penetrante tonalità di rosso."</w:t>
        </w:r>
      </w:ins>
    </w:p>
    <w:p w14:paraId="28F4FB70" w14:textId="77777777" w:rsidR="002709E2" w:rsidRPr="002709E2" w:rsidRDefault="002709E2" w:rsidP="002709E2">
      <w:pPr>
        <w:spacing w:line="600" w:lineRule="auto"/>
        <w:jc w:val="left"/>
        <w:rPr>
          <w:ins w:id="15211" w:author="UTENTE" w:date="2020-06-30T18:54:00Z"/>
          <w:rFonts w:ascii="Calibri" w:eastAsia="Calibri" w:hAnsi="Calibri" w:cs="Times New Roman"/>
        </w:rPr>
      </w:pPr>
      <w:ins w:id="15212" w:author="UTENTE" w:date="2020-06-30T18:54:00Z">
        <w:r w:rsidRPr="002709E2">
          <w:rPr>
            <w:rFonts w:ascii="Calibri" w:eastAsia="Calibri" w:hAnsi="Calibri" w:cs="Times New Roman"/>
          </w:rPr>
          <w:t>562.</w:t>
        </w:r>
        <w:r w:rsidRPr="002709E2">
          <w:rPr>
            <w:rFonts w:ascii="Calibri" w:eastAsia="Calibri" w:hAnsi="Calibri" w:cs="Times New Roman"/>
          </w:rPr>
          <w:tab/>
          <w:t>mcp "\"…\""</w:t>
        </w:r>
      </w:ins>
    </w:p>
    <w:p w14:paraId="595EB9EC" w14:textId="77777777" w:rsidR="002709E2" w:rsidRPr="002709E2" w:rsidRDefault="002709E2" w:rsidP="002709E2">
      <w:pPr>
        <w:spacing w:line="600" w:lineRule="auto"/>
        <w:jc w:val="left"/>
        <w:rPr>
          <w:ins w:id="15213" w:author="UTENTE" w:date="2020-06-30T18:54:00Z"/>
          <w:rFonts w:ascii="Calibri" w:eastAsia="Calibri" w:hAnsi="Calibri" w:cs="Times New Roman"/>
        </w:rPr>
      </w:pPr>
      <w:ins w:id="15214" w:author="UTENTE" w:date="2020-06-30T18:54:00Z">
        <w:r w:rsidRPr="002709E2">
          <w:rPr>
            <w:rFonts w:ascii="Calibri" w:eastAsia="Calibri" w:hAnsi="Calibri" w:cs="Times New Roman"/>
          </w:rPr>
          <w:t>563.</w:t>
        </w:r>
        <w:r w:rsidRPr="002709E2">
          <w:rPr>
            <w:rFonts w:ascii="Calibri" w:eastAsia="Calibri" w:hAnsi="Calibri" w:cs="Times New Roman"/>
          </w:rPr>
          <w:tab/>
          <w:t>n "Aspetta, questo vuol dire… {w}Lui potrebbe essere…"</w:t>
        </w:r>
      </w:ins>
    </w:p>
    <w:p w14:paraId="220F8274" w14:textId="77777777" w:rsidR="002709E2" w:rsidRPr="002709E2" w:rsidRDefault="002709E2" w:rsidP="002709E2">
      <w:pPr>
        <w:spacing w:line="600" w:lineRule="auto"/>
        <w:jc w:val="left"/>
        <w:rPr>
          <w:ins w:id="15215" w:author="UTENTE" w:date="2020-06-30T18:54:00Z"/>
          <w:rFonts w:ascii="Calibri" w:eastAsia="Calibri" w:hAnsi="Calibri" w:cs="Times New Roman"/>
        </w:rPr>
      </w:pPr>
      <w:ins w:id="15216" w:author="UTENTE" w:date="2020-06-30T18:54:00Z">
        <w:r w:rsidRPr="002709E2">
          <w:rPr>
            <w:rFonts w:ascii="Calibri" w:eastAsia="Calibri" w:hAnsi="Calibri" w:cs="Times New Roman"/>
          </w:rPr>
          <w:t>564.</w:t>
        </w:r>
        <w:r w:rsidRPr="002709E2">
          <w:rPr>
            <w:rFonts w:ascii="Calibri" w:eastAsia="Calibri" w:hAnsi="Calibri" w:cs="Times New Roman"/>
          </w:rPr>
          <w:tab/>
          <w:t>u "\"Oh, che maleducato. Mi sono completamente scordato di presentarmi.\""</w:t>
        </w:r>
      </w:ins>
    </w:p>
    <w:p w14:paraId="480C6F50" w14:textId="77777777" w:rsidR="002709E2" w:rsidRPr="002709E2" w:rsidRDefault="002709E2" w:rsidP="002709E2">
      <w:pPr>
        <w:spacing w:line="600" w:lineRule="auto"/>
        <w:jc w:val="left"/>
        <w:rPr>
          <w:ins w:id="15217" w:author="UTENTE" w:date="2020-06-30T18:54:00Z"/>
          <w:rFonts w:ascii="Calibri" w:eastAsia="Calibri" w:hAnsi="Calibri" w:cs="Times New Roman"/>
        </w:rPr>
      </w:pPr>
      <w:ins w:id="15218" w:author="UTENTE" w:date="2020-06-30T18:54:00Z">
        <w:r w:rsidRPr="002709E2">
          <w:rPr>
            <w:rFonts w:ascii="Calibri" w:eastAsia="Calibri" w:hAnsi="Calibri" w:cs="Times New Roman"/>
          </w:rPr>
          <w:t>565.</w:t>
        </w:r>
        <w:r w:rsidRPr="002709E2">
          <w:rPr>
            <w:rFonts w:ascii="Calibri" w:eastAsia="Calibri" w:hAnsi="Calibri" w:cs="Times New Roman"/>
          </w:rPr>
          <w:tab/>
          <w:t>b "\"Il mio nome è Bishop. Sono, per farla breve, il 'capo' dei due clan di San Francisco.\""</w:t>
        </w:r>
      </w:ins>
    </w:p>
    <w:p w14:paraId="20171B5E" w14:textId="77777777" w:rsidR="002709E2" w:rsidRPr="002709E2" w:rsidRDefault="002709E2" w:rsidP="002709E2">
      <w:pPr>
        <w:spacing w:line="600" w:lineRule="auto"/>
        <w:jc w:val="left"/>
        <w:rPr>
          <w:ins w:id="15219" w:author="UTENTE" w:date="2020-06-30T18:54:00Z"/>
          <w:rFonts w:ascii="Calibri" w:eastAsia="Calibri" w:hAnsi="Calibri" w:cs="Times New Roman"/>
        </w:rPr>
      </w:pPr>
      <w:ins w:id="15220" w:author="UTENTE" w:date="2020-06-30T18:54:00Z">
        <w:r w:rsidRPr="002709E2">
          <w:rPr>
            <w:rFonts w:ascii="Calibri" w:eastAsia="Calibri" w:hAnsi="Calibri" w:cs="Times New Roman"/>
          </w:rPr>
          <w:t>566.</w:t>
        </w:r>
        <w:r w:rsidRPr="002709E2">
          <w:rPr>
            <w:rFonts w:ascii="Calibri" w:eastAsia="Calibri" w:hAnsi="Calibri" w:cs="Times New Roman"/>
          </w:rPr>
          <w:tab/>
          <w:t>n "Mi fa un lieve cenno di inchino con la testa, il suo tono è educato e riservato."</w:t>
        </w:r>
      </w:ins>
    </w:p>
    <w:p w14:paraId="3181ADAE" w14:textId="77777777" w:rsidR="002709E2" w:rsidRPr="002709E2" w:rsidRDefault="002709E2" w:rsidP="002709E2">
      <w:pPr>
        <w:spacing w:line="600" w:lineRule="auto"/>
        <w:jc w:val="left"/>
        <w:rPr>
          <w:ins w:id="15221" w:author="UTENTE" w:date="2020-06-30T18:54:00Z"/>
          <w:rFonts w:ascii="Calibri" w:eastAsia="Calibri" w:hAnsi="Calibri" w:cs="Times New Roman"/>
        </w:rPr>
      </w:pPr>
      <w:ins w:id="15222" w:author="UTENTE" w:date="2020-06-30T18:54:00Z">
        <w:r w:rsidRPr="002709E2">
          <w:rPr>
            <w:rFonts w:ascii="Calibri" w:eastAsia="Calibri" w:hAnsi="Calibri" w:cs="Times New Roman"/>
          </w:rPr>
          <w:t>567.</w:t>
        </w:r>
        <w:r w:rsidRPr="002709E2">
          <w:rPr>
            <w:rFonts w:ascii="Calibri" w:eastAsia="Calibri" w:hAnsi="Calibri" w:cs="Times New Roman"/>
          </w:rPr>
          <w:tab/>
          <w:t>n "Se è il \"capo\" di entrambi i clan, vuol dire che è il vampiro più forte della città."</w:t>
        </w:r>
      </w:ins>
    </w:p>
    <w:p w14:paraId="56F0BF75" w14:textId="77777777" w:rsidR="002709E2" w:rsidRPr="002709E2" w:rsidRDefault="002709E2" w:rsidP="002709E2">
      <w:pPr>
        <w:spacing w:line="600" w:lineRule="auto"/>
        <w:jc w:val="left"/>
        <w:rPr>
          <w:ins w:id="15223" w:author="UTENTE" w:date="2020-06-30T18:54:00Z"/>
          <w:rFonts w:ascii="Calibri" w:eastAsia="Calibri" w:hAnsi="Calibri" w:cs="Times New Roman"/>
        </w:rPr>
      </w:pPr>
      <w:ins w:id="15224" w:author="UTENTE" w:date="2020-06-30T18:54:00Z">
        <w:r w:rsidRPr="002709E2">
          <w:rPr>
            <w:rFonts w:ascii="Calibri" w:eastAsia="Calibri" w:hAnsi="Calibri" w:cs="Times New Roman"/>
          </w:rPr>
          <w:t>568.</w:t>
        </w:r>
        <w:r w:rsidRPr="002709E2">
          <w:rPr>
            <w:rFonts w:ascii="Calibri" w:eastAsia="Calibri" w:hAnsi="Calibri" w:cs="Times New Roman"/>
          </w:rPr>
          <w:tab/>
          <w:t>n "Solo a pensarlo mi viene voglia di scappare dalla stanza più veloce posso, ma la curiosità e la paura mi paralizzano."</w:t>
        </w:r>
      </w:ins>
    </w:p>
    <w:p w14:paraId="6CEDBDC6" w14:textId="77777777" w:rsidR="002709E2" w:rsidRPr="002709E2" w:rsidRDefault="002709E2" w:rsidP="002709E2">
      <w:pPr>
        <w:spacing w:line="600" w:lineRule="auto"/>
        <w:jc w:val="left"/>
        <w:rPr>
          <w:ins w:id="15225" w:author="UTENTE" w:date="2020-06-30T18:54:00Z"/>
          <w:rFonts w:ascii="Calibri" w:eastAsia="Calibri" w:hAnsi="Calibri" w:cs="Times New Roman"/>
        </w:rPr>
      </w:pPr>
      <w:ins w:id="15226" w:author="UTENTE" w:date="2020-06-30T18:54:00Z">
        <w:r w:rsidRPr="002709E2">
          <w:rPr>
            <w:rFonts w:ascii="Calibri" w:eastAsia="Calibri" w:hAnsi="Calibri" w:cs="Times New Roman"/>
          </w:rPr>
          <w:t>569.</w:t>
        </w:r>
        <w:r w:rsidRPr="002709E2">
          <w:rPr>
            <w:rFonts w:ascii="Calibri" w:eastAsia="Calibri" w:hAnsi="Calibri" w:cs="Times New Roman"/>
          </w:rPr>
          <w:tab/>
          <w:t>mcp "\"A-ah, piacere di conoscerti. Sono [mc]… Immagino tu abbia sentito parlare di me da Rex.\""</w:t>
        </w:r>
      </w:ins>
    </w:p>
    <w:p w14:paraId="77963FB3" w14:textId="77777777" w:rsidR="002709E2" w:rsidRPr="002709E2" w:rsidRDefault="002709E2" w:rsidP="002709E2">
      <w:pPr>
        <w:spacing w:line="600" w:lineRule="auto"/>
        <w:jc w:val="left"/>
        <w:rPr>
          <w:ins w:id="15227" w:author="UTENTE" w:date="2020-06-30T18:54:00Z"/>
          <w:rFonts w:ascii="Calibri" w:eastAsia="Calibri" w:hAnsi="Calibri" w:cs="Times New Roman"/>
        </w:rPr>
      </w:pPr>
      <w:ins w:id="15228" w:author="UTENTE" w:date="2020-06-30T18:54:00Z">
        <w:r w:rsidRPr="002709E2">
          <w:rPr>
            <w:rFonts w:ascii="Calibri" w:eastAsia="Calibri" w:hAnsi="Calibri" w:cs="Times New Roman"/>
          </w:rPr>
          <w:t>570.</w:t>
        </w:r>
        <w:r w:rsidRPr="002709E2">
          <w:rPr>
            <w:rFonts w:ascii="Calibri" w:eastAsia="Calibri" w:hAnsi="Calibri" w:cs="Times New Roman"/>
          </w:rPr>
          <w:tab/>
          <w:t>mcp "\"…Bishop, uh?\""</w:t>
        </w:r>
      </w:ins>
    </w:p>
    <w:p w14:paraId="5A16B016" w14:textId="77777777" w:rsidR="002709E2" w:rsidRPr="002709E2" w:rsidRDefault="002709E2" w:rsidP="002709E2">
      <w:pPr>
        <w:spacing w:line="600" w:lineRule="auto"/>
        <w:jc w:val="left"/>
        <w:rPr>
          <w:ins w:id="15229" w:author="UTENTE" w:date="2020-06-30T18:54:00Z"/>
          <w:rFonts w:ascii="Calibri" w:eastAsia="Calibri" w:hAnsi="Calibri" w:cs="Times New Roman"/>
        </w:rPr>
      </w:pPr>
      <w:ins w:id="15230" w:author="UTENTE" w:date="2020-06-30T18:54:00Z">
        <w:r w:rsidRPr="002709E2">
          <w:rPr>
            <w:rFonts w:ascii="Calibri" w:eastAsia="Calibri" w:hAnsi="Calibri" w:cs="Times New Roman"/>
          </w:rPr>
          <w:t>571.</w:t>
        </w:r>
        <w:r w:rsidRPr="002709E2">
          <w:rPr>
            <w:rFonts w:ascii="Calibri" w:eastAsia="Calibri" w:hAnsi="Calibri" w:cs="Times New Roman"/>
          </w:rPr>
          <w:tab/>
          <w:t>mcp "\"Io sono [mc] – ma sono sicuro che conosci già il mio nome grazie a Rex.\""</w:t>
        </w:r>
      </w:ins>
    </w:p>
    <w:p w14:paraId="336E11C9" w14:textId="77777777" w:rsidR="002709E2" w:rsidRPr="002709E2" w:rsidRDefault="002709E2" w:rsidP="002709E2">
      <w:pPr>
        <w:spacing w:line="600" w:lineRule="auto"/>
        <w:jc w:val="left"/>
        <w:rPr>
          <w:ins w:id="15231" w:author="UTENTE" w:date="2020-06-30T18:54:00Z"/>
          <w:rFonts w:ascii="Calibri" w:eastAsia="Calibri" w:hAnsi="Calibri" w:cs="Times New Roman"/>
        </w:rPr>
      </w:pPr>
      <w:ins w:id="15232" w:author="UTENTE" w:date="2020-06-30T18:54:00Z">
        <w:r w:rsidRPr="002709E2">
          <w:rPr>
            <w:rFonts w:ascii="Calibri" w:eastAsia="Calibri" w:hAnsi="Calibri" w:cs="Times New Roman"/>
          </w:rPr>
          <w:t>572.</w:t>
        </w:r>
        <w:r w:rsidRPr="002709E2">
          <w:rPr>
            <w:rFonts w:ascii="Calibri" w:eastAsia="Calibri" w:hAnsi="Calibri" w:cs="Times New Roman"/>
          </w:rPr>
          <w:tab/>
          <w:t>n "Bishop annuisce lentamente, socchiudendo i suoi occhi cremisi per un secondo."</w:t>
        </w:r>
      </w:ins>
    </w:p>
    <w:p w14:paraId="20AD2509" w14:textId="77777777" w:rsidR="002709E2" w:rsidRPr="002709E2" w:rsidRDefault="002709E2" w:rsidP="002709E2">
      <w:pPr>
        <w:spacing w:line="600" w:lineRule="auto"/>
        <w:jc w:val="left"/>
        <w:rPr>
          <w:ins w:id="15233" w:author="UTENTE" w:date="2020-06-30T18:54:00Z"/>
          <w:rFonts w:ascii="Calibri" w:eastAsia="Calibri" w:hAnsi="Calibri" w:cs="Times New Roman"/>
        </w:rPr>
      </w:pPr>
      <w:ins w:id="15234" w:author="UTENTE" w:date="2020-06-30T18:54:00Z">
        <w:r w:rsidRPr="002709E2">
          <w:rPr>
            <w:rFonts w:ascii="Calibri" w:eastAsia="Calibri" w:hAnsi="Calibri" w:cs="Times New Roman"/>
          </w:rPr>
          <w:t>573.</w:t>
        </w:r>
        <w:r w:rsidRPr="002709E2">
          <w:rPr>
            <w:rFonts w:ascii="Calibri" w:eastAsia="Calibri" w:hAnsi="Calibri" w:cs="Times New Roman"/>
          </w:rPr>
          <w:tab/>
          <w:t>b "\"Oh, sì. Ha parlato abbastanza di te e di tutte le tue speciali qualità.\""</w:t>
        </w:r>
      </w:ins>
    </w:p>
    <w:p w14:paraId="2D729C05" w14:textId="77777777" w:rsidR="002709E2" w:rsidRPr="002709E2" w:rsidRDefault="002709E2" w:rsidP="002709E2">
      <w:pPr>
        <w:spacing w:line="600" w:lineRule="auto"/>
        <w:jc w:val="left"/>
        <w:rPr>
          <w:ins w:id="15235" w:author="UTENTE" w:date="2020-06-30T18:54:00Z"/>
          <w:rFonts w:ascii="Calibri" w:eastAsia="Calibri" w:hAnsi="Calibri" w:cs="Times New Roman"/>
        </w:rPr>
      </w:pPr>
      <w:ins w:id="15236" w:author="UTENTE" w:date="2020-06-30T18:54:00Z">
        <w:r w:rsidRPr="002709E2">
          <w:rPr>
            <w:rFonts w:ascii="Calibri" w:eastAsia="Calibri" w:hAnsi="Calibri" w:cs="Times New Roman"/>
          </w:rPr>
          <w:t>574.</w:t>
        </w:r>
        <w:r w:rsidRPr="002709E2">
          <w:rPr>
            <w:rFonts w:ascii="Calibri" w:eastAsia="Calibri" w:hAnsi="Calibri" w:cs="Times New Roman"/>
          </w:rPr>
          <w:tab/>
          <w:t>mcp "\"…speciali qualità?\""</w:t>
        </w:r>
      </w:ins>
    </w:p>
    <w:p w14:paraId="20D825D0" w14:textId="77777777" w:rsidR="002709E2" w:rsidRPr="002709E2" w:rsidRDefault="002709E2" w:rsidP="002709E2">
      <w:pPr>
        <w:spacing w:line="600" w:lineRule="auto"/>
        <w:jc w:val="left"/>
        <w:rPr>
          <w:ins w:id="15237" w:author="UTENTE" w:date="2020-06-30T18:54:00Z"/>
          <w:rFonts w:ascii="Calibri" w:eastAsia="Calibri" w:hAnsi="Calibri" w:cs="Times New Roman"/>
        </w:rPr>
      </w:pPr>
      <w:ins w:id="15238" w:author="UTENTE" w:date="2020-06-30T18:54:00Z">
        <w:r w:rsidRPr="002709E2">
          <w:rPr>
            <w:rFonts w:ascii="Calibri" w:eastAsia="Calibri" w:hAnsi="Calibri" w:cs="Times New Roman"/>
          </w:rPr>
          <w:t>575.</w:t>
        </w:r>
        <w:r w:rsidRPr="002709E2">
          <w:rPr>
            <w:rFonts w:ascii="Calibri" w:eastAsia="Calibri" w:hAnsi="Calibri" w:cs="Times New Roman"/>
          </w:rPr>
          <w:tab/>
          <w:t>b "\"Ovviamente.\"" </w:t>
        </w:r>
        <w:r w:rsidRPr="002709E2">
          <w:rPr>
            <w:rFonts w:ascii="Calibri" w:eastAsia="Calibri" w:hAnsi="Calibri" w:cs="Times New Roman"/>
          </w:rPr>
          <w:br w:type="page"/>
        </w:r>
      </w:ins>
    </w:p>
    <w:p w14:paraId="1F2F66AB" w14:textId="77777777" w:rsidR="002709E2" w:rsidRPr="002709E2" w:rsidRDefault="002709E2" w:rsidP="002709E2">
      <w:pPr>
        <w:spacing w:line="600" w:lineRule="auto"/>
        <w:jc w:val="left"/>
        <w:rPr>
          <w:ins w:id="15239" w:author="UTENTE" w:date="2020-06-30T18:54:00Z"/>
          <w:rFonts w:ascii="Calibri" w:eastAsia="Calibri" w:hAnsi="Calibri" w:cs="Times New Roman"/>
          <w:lang w:val="en-US"/>
        </w:rPr>
      </w:pPr>
      <w:ins w:id="15240" w:author="UTENTE" w:date="2020-06-30T18:54:00Z">
        <w:r w:rsidRPr="002709E2">
          <w:rPr>
            <w:rFonts w:ascii="Calibri" w:eastAsia="Calibri" w:hAnsi="Calibri" w:cs="Times New Roman"/>
            <w:lang w:val="en-US"/>
          </w:rPr>
          <w:lastRenderedPageBreak/>
          <w:t>576.</w:t>
        </w:r>
        <w:r w:rsidRPr="002709E2">
          <w:rPr>
            <w:rFonts w:ascii="Calibri" w:eastAsia="Calibri" w:hAnsi="Calibri" w:cs="Times New Roman"/>
            <w:lang w:val="en-US"/>
          </w:rPr>
          <w:tab/>
          <w:t>b "\"However, I didn't come here intending to discuss such things now… that can wait for another time.\""</w:t>
        </w:r>
      </w:ins>
    </w:p>
    <w:p w14:paraId="78827A3F" w14:textId="77777777" w:rsidR="002709E2" w:rsidRPr="002709E2" w:rsidRDefault="002709E2" w:rsidP="002709E2">
      <w:pPr>
        <w:spacing w:line="600" w:lineRule="auto"/>
        <w:jc w:val="left"/>
        <w:rPr>
          <w:ins w:id="15241" w:author="UTENTE" w:date="2020-06-30T18:54:00Z"/>
          <w:rFonts w:ascii="Calibri" w:eastAsia="Calibri" w:hAnsi="Calibri" w:cs="Times New Roman"/>
          <w:lang w:val="en-US"/>
        </w:rPr>
      </w:pPr>
      <w:ins w:id="15242" w:author="UTENTE" w:date="2020-06-30T18:54:00Z">
        <w:r w:rsidRPr="002709E2">
          <w:rPr>
            <w:rFonts w:ascii="Calibri" w:eastAsia="Calibri" w:hAnsi="Calibri" w:cs="Times New Roman"/>
            <w:lang w:val="en-US"/>
          </w:rPr>
          <w:t>577.</w:t>
        </w:r>
        <w:r w:rsidRPr="002709E2">
          <w:rPr>
            <w:rFonts w:ascii="Calibri" w:eastAsia="Calibri" w:hAnsi="Calibri" w:cs="Times New Roman"/>
            <w:lang w:val="en-US"/>
          </w:rPr>
          <w:tab/>
          <w:t>b "\"The real reason I wanted to speak to you – or Dominic – was a certain {i}rumor{/i} that's been circulating about you two.\""</w:t>
        </w:r>
      </w:ins>
    </w:p>
    <w:p w14:paraId="4098B1B5" w14:textId="77777777" w:rsidR="002709E2" w:rsidRPr="002709E2" w:rsidRDefault="002709E2" w:rsidP="002709E2">
      <w:pPr>
        <w:spacing w:line="600" w:lineRule="auto"/>
        <w:jc w:val="left"/>
        <w:rPr>
          <w:ins w:id="15243" w:author="UTENTE" w:date="2020-06-30T18:54:00Z"/>
          <w:rFonts w:ascii="Calibri" w:eastAsia="Calibri" w:hAnsi="Calibri" w:cs="Times New Roman"/>
          <w:lang w:val="en-US"/>
        </w:rPr>
      </w:pPr>
      <w:ins w:id="15244" w:author="UTENTE" w:date="2020-06-30T18:54:00Z">
        <w:r w:rsidRPr="002709E2">
          <w:rPr>
            <w:rFonts w:ascii="Calibri" w:eastAsia="Calibri" w:hAnsi="Calibri" w:cs="Times New Roman"/>
            <w:lang w:val="en-US"/>
          </w:rPr>
          <w:t>578.</w:t>
        </w:r>
        <w:r w:rsidRPr="002709E2">
          <w:rPr>
            <w:rFonts w:ascii="Calibri" w:eastAsia="Calibri" w:hAnsi="Calibri" w:cs="Times New Roman"/>
            <w:lang w:val="en-US"/>
          </w:rPr>
          <w:tab/>
          <w:t>n "Pausing for an extended moment, Bishop lets his gaze drift up and down my body, and I hold back the urge to shiver."</w:t>
        </w:r>
      </w:ins>
    </w:p>
    <w:p w14:paraId="3CE6391B" w14:textId="77777777" w:rsidR="002709E2" w:rsidRPr="002709E2" w:rsidRDefault="002709E2" w:rsidP="002709E2">
      <w:pPr>
        <w:spacing w:line="600" w:lineRule="auto"/>
        <w:jc w:val="left"/>
        <w:rPr>
          <w:ins w:id="15245" w:author="UTENTE" w:date="2020-06-30T18:54:00Z"/>
          <w:rFonts w:ascii="Calibri" w:eastAsia="Calibri" w:hAnsi="Calibri" w:cs="Times New Roman"/>
          <w:lang w:val="en-US"/>
        </w:rPr>
      </w:pPr>
      <w:ins w:id="15246" w:author="UTENTE" w:date="2020-06-30T18:54:00Z">
        <w:r w:rsidRPr="002709E2">
          <w:rPr>
            <w:rFonts w:ascii="Calibri" w:eastAsia="Calibri" w:hAnsi="Calibri" w:cs="Times New Roman"/>
            <w:lang w:val="en-US"/>
          </w:rPr>
          <w:t>579.</w:t>
        </w:r>
        <w:r w:rsidRPr="002709E2">
          <w:rPr>
            <w:rFonts w:ascii="Calibri" w:eastAsia="Calibri" w:hAnsi="Calibri" w:cs="Times New Roman"/>
            <w:lang w:val="en-US"/>
          </w:rPr>
          <w:tab/>
          <w:t>n "He gives off a strong, oppressive aura, one that feels like black tendrils wrapping around me and squeezing out my breath."</w:t>
        </w:r>
      </w:ins>
    </w:p>
    <w:p w14:paraId="67299E2B" w14:textId="77777777" w:rsidR="002709E2" w:rsidRPr="002709E2" w:rsidRDefault="002709E2" w:rsidP="002709E2">
      <w:pPr>
        <w:spacing w:line="600" w:lineRule="auto"/>
        <w:jc w:val="left"/>
        <w:rPr>
          <w:ins w:id="15247" w:author="UTENTE" w:date="2020-06-30T18:54:00Z"/>
          <w:rFonts w:ascii="Calibri" w:eastAsia="Calibri" w:hAnsi="Calibri" w:cs="Times New Roman"/>
          <w:lang w:val="en-US"/>
        </w:rPr>
      </w:pPr>
      <w:ins w:id="15248" w:author="UTENTE" w:date="2020-06-30T18:54:00Z">
        <w:r w:rsidRPr="002709E2">
          <w:rPr>
            <w:rFonts w:ascii="Calibri" w:eastAsia="Calibri" w:hAnsi="Calibri" w:cs="Times New Roman"/>
            <w:lang w:val="en-US"/>
          </w:rPr>
          <w:t>580.</w:t>
        </w:r>
        <w:r w:rsidRPr="002709E2">
          <w:rPr>
            <w:rFonts w:ascii="Calibri" w:eastAsia="Calibri" w:hAnsi="Calibri" w:cs="Times New Roman"/>
            <w:lang w:val="en-US"/>
          </w:rPr>
          <w:tab/>
          <w:t>b "\"You see, I don't allow my subordinates to engage in… equal relationships with humans.\""</w:t>
        </w:r>
      </w:ins>
    </w:p>
    <w:p w14:paraId="42A5BDE6" w14:textId="77777777" w:rsidR="002709E2" w:rsidRPr="002709E2" w:rsidRDefault="002709E2" w:rsidP="002709E2">
      <w:pPr>
        <w:spacing w:line="600" w:lineRule="auto"/>
        <w:jc w:val="left"/>
        <w:rPr>
          <w:ins w:id="15249" w:author="UTENTE" w:date="2020-06-30T18:54:00Z"/>
          <w:rFonts w:ascii="Calibri" w:eastAsia="Calibri" w:hAnsi="Calibri" w:cs="Times New Roman"/>
          <w:lang w:val="en-US"/>
        </w:rPr>
      </w:pPr>
      <w:ins w:id="15250" w:author="UTENTE" w:date="2020-06-30T18:54:00Z">
        <w:r w:rsidRPr="002709E2">
          <w:rPr>
            <w:rFonts w:ascii="Calibri" w:eastAsia="Calibri" w:hAnsi="Calibri" w:cs="Times New Roman"/>
            <w:lang w:val="en-US"/>
          </w:rPr>
          <w:t>581.</w:t>
        </w:r>
        <w:r w:rsidRPr="002709E2">
          <w:rPr>
            <w:rFonts w:ascii="Calibri" w:eastAsia="Calibri" w:hAnsi="Calibri" w:cs="Times New Roman"/>
            <w:lang w:val="en-US"/>
          </w:rPr>
          <w:tab/>
          <w:t>b "\"It puts us all at great risk of being exposed, just from one tiny slip-up. A misplaced word here or there, and our veil of secrecy might be torn open.\""</w:t>
        </w:r>
      </w:ins>
    </w:p>
    <w:p w14:paraId="6B72F812" w14:textId="77777777" w:rsidR="002709E2" w:rsidRPr="002709E2" w:rsidRDefault="002709E2" w:rsidP="002709E2">
      <w:pPr>
        <w:spacing w:line="600" w:lineRule="auto"/>
        <w:jc w:val="left"/>
        <w:rPr>
          <w:ins w:id="15251" w:author="UTENTE" w:date="2020-06-30T18:54:00Z"/>
          <w:rFonts w:ascii="Calibri" w:eastAsia="Calibri" w:hAnsi="Calibri" w:cs="Times New Roman"/>
          <w:lang w:val="en-US"/>
        </w:rPr>
      </w:pPr>
      <w:ins w:id="15252" w:author="UTENTE" w:date="2020-06-30T18:54:00Z">
        <w:r w:rsidRPr="002709E2">
          <w:rPr>
            <w:rFonts w:ascii="Calibri" w:eastAsia="Calibri" w:hAnsi="Calibri" w:cs="Times New Roman"/>
            <w:lang w:val="en-US"/>
          </w:rPr>
          <w:t>582.</w:t>
        </w:r>
        <w:r w:rsidRPr="002709E2">
          <w:rPr>
            <w:rFonts w:ascii="Calibri" w:eastAsia="Calibri" w:hAnsi="Calibri" w:cs="Times New Roman"/>
            <w:lang w:val="en-US"/>
          </w:rPr>
          <w:tab/>
          <w:t>n "He gives me a wide, sharklike smile."</w:t>
        </w:r>
      </w:ins>
    </w:p>
    <w:p w14:paraId="34A3AA60" w14:textId="77777777" w:rsidR="002709E2" w:rsidRPr="002709E2" w:rsidRDefault="002709E2" w:rsidP="002709E2">
      <w:pPr>
        <w:spacing w:line="600" w:lineRule="auto"/>
        <w:jc w:val="left"/>
        <w:rPr>
          <w:ins w:id="15253" w:author="UTENTE" w:date="2020-06-30T18:54:00Z"/>
          <w:rFonts w:ascii="Calibri" w:eastAsia="Calibri" w:hAnsi="Calibri" w:cs="Times New Roman"/>
          <w:lang w:val="en-US"/>
        </w:rPr>
      </w:pPr>
      <w:ins w:id="15254" w:author="UTENTE" w:date="2020-06-30T18:54:00Z">
        <w:r w:rsidRPr="002709E2">
          <w:rPr>
            <w:rFonts w:ascii="Calibri" w:eastAsia="Calibri" w:hAnsi="Calibri" w:cs="Times New Roman"/>
            <w:lang w:val="en-US"/>
          </w:rPr>
          <w:t>583.</w:t>
        </w:r>
        <w:r w:rsidRPr="002709E2">
          <w:rPr>
            <w:rFonts w:ascii="Calibri" w:eastAsia="Calibri" w:hAnsi="Calibri" w:cs="Times New Roman"/>
            <w:lang w:val="en-US"/>
          </w:rPr>
          <w:tab/>
          <w:t>mcp "\"Are you trying to say…\""</w:t>
        </w:r>
      </w:ins>
    </w:p>
    <w:p w14:paraId="05CBE4A5" w14:textId="77777777" w:rsidR="002709E2" w:rsidRPr="002709E2" w:rsidRDefault="002709E2" w:rsidP="002709E2">
      <w:pPr>
        <w:spacing w:line="600" w:lineRule="auto"/>
        <w:jc w:val="left"/>
        <w:rPr>
          <w:ins w:id="15255" w:author="UTENTE" w:date="2020-06-30T18:54:00Z"/>
          <w:rFonts w:ascii="Calibri" w:eastAsia="Calibri" w:hAnsi="Calibri" w:cs="Times New Roman"/>
          <w:lang w:val="en-US"/>
        </w:rPr>
      </w:pPr>
      <w:ins w:id="15256" w:author="UTENTE" w:date="2020-06-30T18:54:00Z">
        <w:r w:rsidRPr="002709E2">
          <w:rPr>
            <w:rFonts w:ascii="Calibri" w:eastAsia="Calibri" w:hAnsi="Calibri" w:cs="Times New Roman"/>
            <w:lang w:val="en-US"/>
          </w:rPr>
          <w:t>584.</w:t>
        </w:r>
        <w:r w:rsidRPr="002709E2">
          <w:rPr>
            <w:rFonts w:ascii="Calibri" w:eastAsia="Calibri" w:hAnsi="Calibri" w:cs="Times New Roman"/>
            <w:lang w:val="en-US"/>
          </w:rPr>
          <w:tab/>
          <w:t>mcp "\"…I shouldn't talk to him anymore?\""</w:t>
        </w:r>
      </w:ins>
    </w:p>
    <w:p w14:paraId="7A0F3128" w14:textId="77777777" w:rsidR="002709E2" w:rsidRPr="002709E2" w:rsidRDefault="002709E2" w:rsidP="002709E2">
      <w:pPr>
        <w:spacing w:line="600" w:lineRule="auto"/>
        <w:jc w:val="left"/>
        <w:rPr>
          <w:ins w:id="15257" w:author="UTENTE" w:date="2020-06-30T18:54:00Z"/>
          <w:rFonts w:ascii="Calibri" w:eastAsia="Calibri" w:hAnsi="Calibri" w:cs="Times New Roman"/>
          <w:lang w:val="en-US"/>
        </w:rPr>
      </w:pPr>
      <w:ins w:id="15258" w:author="UTENTE" w:date="2020-06-30T18:54:00Z">
        <w:r w:rsidRPr="002709E2">
          <w:rPr>
            <w:rFonts w:ascii="Calibri" w:eastAsia="Calibri" w:hAnsi="Calibri" w:cs="Times New Roman"/>
            <w:lang w:val="en-US"/>
          </w:rPr>
          <w:t>585.</w:t>
        </w:r>
        <w:r w:rsidRPr="002709E2">
          <w:rPr>
            <w:rFonts w:ascii="Calibri" w:eastAsia="Calibri" w:hAnsi="Calibri" w:cs="Times New Roman"/>
            <w:lang w:val="en-US"/>
          </w:rPr>
          <w:tab/>
          <w:t>b "\"Hmh.\""</w:t>
        </w:r>
      </w:ins>
    </w:p>
    <w:p w14:paraId="33DDB39C" w14:textId="77777777" w:rsidR="002709E2" w:rsidRPr="002709E2" w:rsidRDefault="002709E2" w:rsidP="002709E2">
      <w:pPr>
        <w:spacing w:line="600" w:lineRule="auto"/>
        <w:jc w:val="left"/>
        <w:rPr>
          <w:ins w:id="15259" w:author="UTENTE" w:date="2020-06-30T18:54:00Z"/>
          <w:rFonts w:ascii="Calibri" w:eastAsia="Calibri" w:hAnsi="Calibri" w:cs="Times New Roman"/>
          <w:lang w:val="en-US"/>
        </w:rPr>
      </w:pPr>
      <w:ins w:id="15260" w:author="UTENTE" w:date="2020-06-30T18:54:00Z">
        <w:r w:rsidRPr="002709E2">
          <w:rPr>
            <w:rFonts w:ascii="Calibri" w:eastAsia="Calibri" w:hAnsi="Calibri" w:cs="Times New Roman"/>
            <w:lang w:val="en-US"/>
          </w:rPr>
          <w:t>586.</w:t>
        </w:r>
        <w:r w:rsidRPr="002709E2">
          <w:rPr>
            <w:rFonts w:ascii="Calibri" w:eastAsia="Calibri" w:hAnsi="Calibri" w:cs="Times New Roman"/>
            <w:lang w:val="en-US"/>
          </w:rPr>
          <w:tab/>
          <w:t>n "When my voice uncontrollably cracks with disappointment, Bishop laughs, although it doesn't make his expression look any kinder."</w:t>
        </w:r>
      </w:ins>
    </w:p>
    <w:p w14:paraId="5B4026AF" w14:textId="77777777" w:rsidR="002709E2" w:rsidRPr="002709E2" w:rsidRDefault="002709E2" w:rsidP="002709E2">
      <w:pPr>
        <w:spacing w:line="600" w:lineRule="auto"/>
        <w:jc w:val="left"/>
        <w:rPr>
          <w:ins w:id="15261" w:author="UTENTE" w:date="2020-06-30T18:54:00Z"/>
          <w:rFonts w:ascii="Calibri" w:eastAsia="Calibri" w:hAnsi="Calibri" w:cs="Times New Roman"/>
          <w:lang w:val="en-US"/>
        </w:rPr>
      </w:pPr>
      <w:ins w:id="15262" w:author="UTENTE" w:date="2020-06-30T18:54:00Z">
        <w:r w:rsidRPr="002709E2">
          <w:rPr>
            <w:rFonts w:ascii="Calibri" w:eastAsia="Calibri" w:hAnsi="Calibri" w:cs="Times New Roman"/>
            <w:lang w:val="en-US"/>
          </w:rPr>
          <w:t>587.</w:t>
        </w:r>
        <w:r w:rsidRPr="002709E2">
          <w:rPr>
            <w:rFonts w:ascii="Calibri" w:eastAsia="Calibri" w:hAnsi="Calibri" w:cs="Times New Roman"/>
            <w:lang w:val="en-US"/>
          </w:rPr>
          <w:tab/>
          <w:t>mcp "\"Is that a threat?\""</w:t>
        </w:r>
      </w:ins>
    </w:p>
    <w:p w14:paraId="4718FE8F" w14:textId="77777777" w:rsidR="002709E2" w:rsidRPr="002709E2" w:rsidRDefault="002709E2" w:rsidP="002709E2">
      <w:pPr>
        <w:spacing w:line="600" w:lineRule="auto"/>
        <w:jc w:val="left"/>
        <w:rPr>
          <w:ins w:id="15263" w:author="UTENTE" w:date="2020-06-30T18:54:00Z"/>
          <w:rFonts w:ascii="Calibri" w:eastAsia="Calibri" w:hAnsi="Calibri" w:cs="Times New Roman"/>
          <w:lang w:val="en-US"/>
        </w:rPr>
      </w:pPr>
      <w:ins w:id="15264" w:author="UTENTE" w:date="2020-06-30T18:54:00Z">
        <w:r w:rsidRPr="002709E2">
          <w:rPr>
            <w:rFonts w:ascii="Calibri" w:eastAsia="Calibri" w:hAnsi="Calibri" w:cs="Times New Roman"/>
            <w:lang w:val="en-US"/>
          </w:rPr>
          <w:t>588.</w:t>
        </w:r>
        <w:r w:rsidRPr="002709E2">
          <w:rPr>
            <w:rFonts w:ascii="Calibri" w:eastAsia="Calibri" w:hAnsi="Calibri" w:cs="Times New Roman"/>
            <w:lang w:val="en-US"/>
          </w:rPr>
          <w:tab/>
          <w:t>mcp "\"If I don't stop talking to Dom, then…\""</w:t>
        </w:r>
        <w:r w:rsidRPr="002709E2">
          <w:rPr>
            <w:rFonts w:ascii="Calibri" w:eastAsia="Calibri" w:hAnsi="Calibri" w:cs="Times New Roman"/>
            <w:lang w:val="en-US"/>
          </w:rPr>
          <w:br w:type="page"/>
        </w:r>
      </w:ins>
    </w:p>
    <w:p w14:paraId="24EA9EE0" w14:textId="77777777" w:rsidR="002709E2" w:rsidRPr="002709E2" w:rsidRDefault="002709E2" w:rsidP="002709E2">
      <w:pPr>
        <w:spacing w:line="600" w:lineRule="auto"/>
        <w:jc w:val="left"/>
        <w:rPr>
          <w:ins w:id="15265" w:author="UTENTE" w:date="2020-06-30T18:54:00Z"/>
          <w:rFonts w:ascii="Calibri" w:eastAsia="Calibri" w:hAnsi="Calibri" w:cs="Times New Roman"/>
        </w:rPr>
      </w:pPr>
      <w:ins w:id="15266" w:author="UTENTE" w:date="2020-06-30T18:54:00Z">
        <w:r w:rsidRPr="002709E2">
          <w:rPr>
            <w:rFonts w:ascii="Calibri" w:eastAsia="Calibri" w:hAnsi="Calibri" w:cs="Times New Roman"/>
          </w:rPr>
          <w:lastRenderedPageBreak/>
          <w:t>576.</w:t>
        </w:r>
        <w:r w:rsidRPr="002709E2">
          <w:rPr>
            <w:rFonts w:ascii="Calibri" w:eastAsia="Calibri" w:hAnsi="Calibri" w:cs="Times New Roman"/>
          </w:rPr>
          <w:tab/>
          <w:t>b "\"Tuttavia, non sono venuto qui per parlare di questo… possiamo lasciare l'argomento per un'altra volta.\""</w:t>
        </w:r>
      </w:ins>
    </w:p>
    <w:p w14:paraId="57DDB291" w14:textId="77777777" w:rsidR="002709E2" w:rsidRPr="002709E2" w:rsidRDefault="002709E2" w:rsidP="002709E2">
      <w:pPr>
        <w:spacing w:line="600" w:lineRule="auto"/>
        <w:jc w:val="left"/>
        <w:rPr>
          <w:ins w:id="15267" w:author="UTENTE" w:date="2020-06-30T18:54:00Z"/>
          <w:rFonts w:ascii="Calibri" w:eastAsia="Calibri" w:hAnsi="Calibri" w:cs="Times New Roman"/>
        </w:rPr>
      </w:pPr>
      <w:ins w:id="15268" w:author="UTENTE" w:date="2020-06-30T18:54:00Z">
        <w:r w:rsidRPr="002709E2">
          <w:rPr>
            <w:rFonts w:ascii="Calibri" w:eastAsia="Calibri" w:hAnsi="Calibri" w:cs="Times New Roman"/>
          </w:rPr>
          <w:t>577.</w:t>
        </w:r>
        <w:r w:rsidRPr="002709E2">
          <w:rPr>
            <w:rFonts w:ascii="Calibri" w:eastAsia="Calibri" w:hAnsi="Calibri" w:cs="Times New Roman"/>
          </w:rPr>
          <w:tab/>
          <w:t>b "\"Il motivo per cui volevo parlare con te - o con Dominic - riguarda una certa {i}voce{/i} che sta circolando su di voi.\""</w:t>
        </w:r>
      </w:ins>
    </w:p>
    <w:p w14:paraId="6F18518B" w14:textId="77777777" w:rsidR="002709E2" w:rsidRPr="002709E2" w:rsidRDefault="002709E2" w:rsidP="002709E2">
      <w:pPr>
        <w:spacing w:line="600" w:lineRule="auto"/>
        <w:jc w:val="left"/>
        <w:rPr>
          <w:ins w:id="15269" w:author="UTENTE" w:date="2020-06-30T18:54:00Z"/>
          <w:rFonts w:ascii="Calibri" w:eastAsia="Calibri" w:hAnsi="Calibri" w:cs="Times New Roman"/>
        </w:rPr>
      </w:pPr>
      <w:ins w:id="15270" w:author="UTENTE" w:date="2020-06-30T18:54:00Z">
        <w:r w:rsidRPr="002709E2">
          <w:rPr>
            <w:rFonts w:ascii="Calibri" w:eastAsia="Calibri" w:hAnsi="Calibri" w:cs="Times New Roman"/>
          </w:rPr>
          <w:t>578.</w:t>
        </w:r>
        <w:r w:rsidRPr="002709E2">
          <w:rPr>
            <w:rFonts w:ascii="Calibri" w:eastAsia="Calibri" w:hAnsi="Calibri" w:cs="Times New Roman"/>
          </w:rPr>
          <w:tab/>
          <w:t>n "Fermandosi per qualche secondo, Bishop fa scivolare il suo sguardo lungo tutto il mio corpo, mentre trattengo i brividi."</w:t>
        </w:r>
      </w:ins>
    </w:p>
    <w:p w14:paraId="12FD3EC7" w14:textId="77777777" w:rsidR="002709E2" w:rsidRPr="002709E2" w:rsidRDefault="002709E2" w:rsidP="002709E2">
      <w:pPr>
        <w:spacing w:line="600" w:lineRule="auto"/>
        <w:jc w:val="left"/>
        <w:rPr>
          <w:ins w:id="15271" w:author="UTENTE" w:date="2020-06-30T18:54:00Z"/>
          <w:rFonts w:ascii="Calibri" w:eastAsia="Calibri" w:hAnsi="Calibri" w:cs="Times New Roman"/>
        </w:rPr>
      </w:pPr>
      <w:ins w:id="15272" w:author="UTENTE" w:date="2020-06-30T18:54:00Z">
        <w:r w:rsidRPr="002709E2">
          <w:rPr>
            <w:rFonts w:ascii="Calibri" w:eastAsia="Calibri" w:hAnsi="Calibri" w:cs="Times New Roman"/>
          </w:rPr>
          <w:t>579.</w:t>
        </w:r>
        <w:r w:rsidRPr="002709E2">
          <w:rPr>
            <w:rFonts w:ascii="Calibri" w:eastAsia="Calibri" w:hAnsi="Calibri" w:cs="Times New Roman"/>
          </w:rPr>
          <w:tab/>
          <w:t>n "La sua aura è potente e oppressiva, come un un'edera nera che si arrampica attorno al mio corpo e mi stritola. "</w:t>
        </w:r>
      </w:ins>
    </w:p>
    <w:p w14:paraId="185E26BF" w14:textId="77777777" w:rsidR="002709E2" w:rsidRPr="002709E2" w:rsidRDefault="002709E2" w:rsidP="002709E2">
      <w:pPr>
        <w:spacing w:line="600" w:lineRule="auto"/>
        <w:jc w:val="left"/>
        <w:rPr>
          <w:ins w:id="15273" w:author="UTENTE" w:date="2020-06-30T18:54:00Z"/>
          <w:rFonts w:ascii="Calibri" w:eastAsia="Calibri" w:hAnsi="Calibri" w:cs="Times New Roman"/>
        </w:rPr>
      </w:pPr>
      <w:ins w:id="15274" w:author="UTENTE" w:date="2020-06-30T18:54:00Z">
        <w:r w:rsidRPr="002709E2">
          <w:rPr>
            <w:rFonts w:ascii="Calibri" w:eastAsia="Calibri" w:hAnsi="Calibri" w:cs="Times New Roman"/>
          </w:rPr>
          <w:t>580.</w:t>
        </w:r>
        <w:r w:rsidRPr="002709E2">
          <w:rPr>
            <w:rFonts w:ascii="Calibri" w:eastAsia="Calibri" w:hAnsi="Calibri" w:cs="Times New Roman"/>
          </w:rPr>
          <w:tab/>
          <w:t>b "\"Vedi, non permetto ai miei sottoposti di tenere… relazioni paritarie con gli umani.\""</w:t>
        </w:r>
      </w:ins>
    </w:p>
    <w:p w14:paraId="6F0127AE" w14:textId="77777777" w:rsidR="002709E2" w:rsidRPr="002709E2" w:rsidRDefault="002709E2" w:rsidP="002709E2">
      <w:pPr>
        <w:spacing w:line="600" w:lineRule="auto"/>
        <w:jc w:val="left"/>
        <w:rPr>
          <w:ins w:id="15275" w:author="UTENTE" w:date="2020-06-30T18:54:00Z"/>
          <w:rFonts w:ascii="Calibri" w:eastAsia="Calibri" w:hAnsi="Calibri" w:cs="Times New Roman"/>
        </w:rPr>
      </w:pPr>
      <w:ins w:id="15276" w:author="UTENTE" w:date="2020-06-30T18:54:00Z">
        <w:r w:rsidRPr="002709E2">
          <w:rPr>
            <w:rFonts w:ascii="Calibri" w:eastAsia="Calibri" w:hAnsi="Calibri" w:cs="Times New Roman"/>
          </w:rPr>
          <w:t>581.</w:t>
        </w:r>
        <w:r w:rsidRPr="002709E2">
          <w:rPr>
            <w:rFonts w:ascii="Calibri" w:eastAsia="Calibri" w:hAnsi="Calibri" w:cs="Times New Roman"/>
          </w:rPr>
          <w:tab/>
          <w:t>b "\"Ci mette tutti quanti in pericolo di essere scoperti, basta il minimo errore. Una parola fuori posto qua e là e il nostro velo di segretezza sarebbe squarciato.\""</w:t>
        </w:r>
      </w:ins>
    </w:p>
    <w:p w14:paraId="1A5C2431" w14:textId="77777777" w:rsidR="002709E2" w:rsidRPr="002709E2" w:rsidRDefault="002709E2" w:rsidP="002709E2">
      <w:pPr>
        <w:spacing w:line="600" w:lineRule="auto"/>
        <w:jc w:val="left"/>
        <w:rPr>
          <w:ins w:id="15277" w:author="UTENTE" w:date="2020-06-30T18:54:00Z"/>
          <w:rFonts w:ascii="Calibri" w:eastAsia="Calibri" w:hAnsi="Calibri" w:cs="Times New Roman"/>
        </w:rPr>
      </w:pPr>
      <w:ins w:id="15278" w:author="UTENTE" w:date="2020-06-30T18:54:00Z">
        <w:r w:rsidRPr="002709E2">
          <w:rPr>
            <w:rFonts w:ascii="Calibri" w:eastAsia="Calibri" w:hAnsi="Calibri" w:cs="Times New Roman"/>
          </w:rPr>
          <w:t>582.</w:t>
        </w:r>
        <w:r w:rsidRPr="002709E2">
          <w:rPr>
            <w:rFonts w:ascii="Calibri" w:eastAsia="Calibri" w:hAnsi="Calibri" w:cs="Times New Roman"/>
          </w:rPr>
          <w:tab/>
          <w:t>n "Mi rivolge un largo sorriso da squalo."</w:t>
        </w:r>
      </w:ins>
    </w:p>
    <w:p w14:paraId="5BE52784" w14:textId="77777777" w:rsidR="002709E2" w:rsidRPr="002709E2" w:rsidRDefault="002709E2" w:rsidP="002709E2">
      <w:pPr>
        <w:spacing w:line="600" w:lineRule="auto"/>
        <w:jc w:val="left"/>
        <w:rPr>
          <w:ins w:id="15279" w:author="UTENTE" w:date="2020-06-30T18:54:00Z"/>
          <w:rFonts w:ascii="Calibri" w:eastAsia="Calibri" w:hAnsi="Calibri" w:cs="Times New Roman"/>
        </w:rPr>
      </w:pPr>
      <w:ins w:id="15280" w:author="UTENTE" w:date="2020-06-30T18:54:00Z">
        <w:r w:rsidRPr="002709E2">
          <w:rPr>
            <w:rFonts w:ascii="Calibri" w:eastAsia="Calibri" w:hAnsi="Calibri" w:cs="Times New Roman"/>
          </w:rPr>
          <w:t>583.</w:t>
        </w:r>
        <w:r w:rsidRPr="002709E2">
          <w:rPr>
            <w:rFonts w:ascii="Calibri" w:eastAsia="Calibri" w:hAnsi="Calibri" w:cs="Times New Roman"/>
          </w:rPr>
          <w:tab/>
          <w:t>mcp "\"Stai cercando di dirmi che…\""</w:t>
        </w:r>
      </w:ins>
    </w:p>
    <w:p w14:paraId="0129EA3E" w14:textId="77777777" w:rsidR="002709E2" w:rsidRPr="002709E2" w:rsidRDefault="002709E2" w:rsidP="002709E2">
      <w:pPr>
        <w:spacing w:line="600" w:lineRule="auto"/>
        <w:jc w:val="left"/>
        <w:rPr>
          <w:ins w:id="15281" w:author="UTENTE" w:date="2020-06-30T18:54:00Z"/>
          <w:rFonts w:ascii="Calibri" w:eastAsia="Calibri" w:hAnsi="Calibri" w:cs="Times New Roman"/>
        </w:rPr>
      </w:pPr>
      <w:ins w:id="15282" w:author="UTENTE" w:date="2020-06-30T18:54:00Z">
        <w:r w:rsidRPr="002709E2">
          <w:rPr>
            <w:rFonts w:ascii="Calibri" w:eastAsia="Calibri" w:hAnsi="Calibri" w:cs="Times New Roman"/>
          </w:rPr>
          <w:t>584.</w:t>
        </w:r>
        <w:r w:rsidRPr="002709E2">
          <w:rPr>
            <w:rFonts w:ascii="Calibri" w:eastAsia="Calibri" w:hAnsi="Calibri" w:cs="Times New Roman"/>
          </w:rPr>
          <w:tab/>
          <w:t>mcp "\"…Dovrei smettere di parlare con lui?\""</w:t>
        </w:r>
      </w:ins>
    </w:p>
    <w:p w14:paraId="400C0698" w14:textId="77777777" w:rsidR="002709E2" w:rsidRPr="002709E2" w:rsidRDefault="002709E2" w:rsidP="002709E2">
      <w:pPr>
        <w:spacing w:line="600" w:lineRule="auto"/>
        <w:jc w:val="left"/>
        <w:rPr>
          <w:ins w:id="15283" w:author="UTENTE" w:date="2020-06-30T18:54:00Z"/>
          <w:rFonts w:ascii="Calibri" w:eastAsia="Calibri" w:hAnsi="Calibri" w:cs="Times New Roman"/>
        </w:rPr>
      </w:pPr>
      <w:ins w:id="15284" w:author="UTENTE" w:date="2020-06-30T18:54:00Z">
        <w:r w:rsidRPr="002709E2">
          <w:rPr>
            <w:rFonts w:ascii="Calibri" w:eastAsia="Calibri" w:hAnsi="Calibri" w:cs="Times New Roman"/>
          </w:rPr>
          <w:t>585.</w:t>
        </w:r>
        <w:r w:rsidRPr="002709E2">
          <w:rPr>
            <w:rFonts w:ascii="Calibri" w:eastAsia="Calibri" w:hAnsi="Calibri" w:cs="Times New Roman"/>
          </w:rPr>
          <w:tab/>
          <w:t>b "\"Hm.\""</w:t>
        </w:r>
      </w:ins>
    </w:p>
    <w:p w14:paraId="2865C64B" w14:textId="77777777" w:rsidR="002709E2" w:rsidRPr="002709E2" w:rsidRDefault="002709E2" w:rsidP="002709E2">
      <w:pPr>
        <w:spacing w:line="600" w:lineRule="auto"/>
        <w:jc w:val="left"/>
        <w:rPr>
          <w:ins w:id="15285" w:author="UTENTE" w:date="2020-06-30T18:54:00Z"/>
          <w:rFonts w:ascii="Calibri" w:eastAsia="Calibri" w:hAnsi="Calibri" w:cs="Times New Roman"/>
        </w:rPr>
      </w:pPr>
      <w:ins w:id="15286" w:author="UTENTE" w:date="2020-06-30T18:54:00Z">
        <w:r w:rsidRPr="002709E2">
          <w:rPr>
            <w:rFonts w:ascii="Calibri" w:eastAsia="Calibri" w:hAnsi="Calibri" w:cs="Times New Roman"/>
          </w:rPr>
          <w:t>586.</w:t>
        </w:r>
        <w:r w:rsidRPr="002709E2">
          <w:rPr>
            <w:rFonts w:ascii="Calibri" w:eastAsia="Calibri" w:hAnsi="Calibri" w:cs="Times New Roman"/>
          </w:rPr>
          <w:tab/>
          <w:t>n "Quando la mia voce si spezza dalla delusione, incontrollata, Bishop scoppia a ridere, anche se la cosa non rende la sua espressione più dolce."</w:t>
        </w:r>
      </w:ins>
    </w:p>
    <w:p w14:paraId="6374FEB7" w14:textId="77777777" w:rsidR="002709E2" w:rsidRPr="002709E2" w:rsidRDefault="002709E2" w:rsidP="002709E2">
      <w:pPr>
        <w:spacing w:line="600" w:lineRule="auto"/>
        <w:jc w:val="left"/>
        <w:rPr>
          <w:ins w:id="15287" w:author="UTENTE" w:date="2020-06-30T18:54:00Z"/>
          <w:rFonts w:ascii="Calibri" w:eastAsia="Calibri" w:hAnsi="Calibri" w:cs="Times New Roman"/>
        </w:rPr>
      </w:pPr>
      <w:ins w:id="15288" w:author="UTENTE" w:date="2020-06-30T18:54:00Z">
        <w:r w:rsidRPr="002709E2">
          <w:rPr>
            <w:rFonts w:ascii="Calibri" w:eastAsia="Calibri" w:hAnsi="Calibri" w:cs="Times New Roman"/>
          </w:rPr>
          <w:t>587.</w:t>
        </w:r>
        <w:r w:rsidRPr="002709E2">
          <w:rPr>
            <w:rFonts w:ascii="Calibri" w:eastAsia="Calibri" w:hAnsi="Calibri" w:cs="Times New Roman"/>
          </w:rPr>
          <w:tab/>
          <w:t>mcp "\"È una minaccia?\""</w:t>
        </w:r>
      </w:ins>
    </w:p>
    <w:p w14:paraId="1A5C99A9" w14:textId="77777777" w:rsidR="002709E2" w:rsidRPr="002709E2" w:rsidRDefault="002709E2" w:rsidP="002709E2">
      <w:pPr>
        <w:spacing w:line="600" w:lineRule="auto"/>
        <w:jc w:val="left"/>
        <w:rPr>
          <w:ins w:id="15289" w:author="UTENTE" w:date="2020-06-30T18:54:00Z"/>
          <w:rFonts w:ascii="Calibri" w:eastAsia="Calibri" w:hAnsi="Calibri" w:cs="Times New Roman"/>
        </w:rPr>
      </w:pPr>
      <w:ins w:id="15290" w:author="UTENTE" w:date="2020-06-30T18:54:00Z">
        <w:r w:rsidRPr="002709E2">
          <w:rPr>
            <w:rFonts w:ascii="Calibri" w:eastAsia="Calibri" w:hAnsi="Calibri" w:cs="Times New Roman"/>
          </w:rPr>
          <w:t>588.</w:t>
        </w:r>
        <w:r w:rsidRPr="002709E2">
          <w:rPr>
            <w:rFonts w:ascii="Calibri" w:eastAsia="Calibri" w:hAnsi="Calibri" w:cs="Times New Roman"/>
          </w:rPr>
          <w:tab/>
          <w:t>mcp "\"Se non smetto di parlare con Dom, allora…\"" </w:t>
        </w:r>
        <w:r w:rsidRPr="002709E2">
          <w:rPr>
            <w:rFonts w:ascii="Calibri" w:eastAsia="Calibri" w:hAnsi="Calibri" w:cs="Times New Roman"/>
          </w:rPr>
          <w:br w:type="page"/>
        </w:r>
      </w:ins>
    </w:p>
    <w:p w14:paraId="6D7FA070" w14:textId="77777777" w:rsidR="002709E2" w:rsidRPr="002709E2" w:rsidRDefault="002709E2" w:rsidP="002709E2">
      <w:pPr>
        <w:spacing w:line="600" w:lineRule="auto"/>
        <w:jc w:val="left"/>
        <w:rPr>
          <w:ins w:id="15291" w:author="UTENTE" w:date="2020-06-30T18:54:00Z"/>
          <w:rFonts w:ascii="Calibri" w:eastAsia="Calibri" w:hAnsi="Calibri" w:cs="Times New Roman"/>
          <w:lang w:val="en-US"/>
        </w:rPr>
      </w:pPr>
      <w:ins w:id="15292" w:author="UTENTE" w:date="2020-06-30T18:54:00Z">
        <w:r w:rsidRPr="002709E2">
          <w:rPr>
            <w:rFonts w:ascii="Calibri" w:eastAsia="Calibri" w:hAnsi="Calibri" w:cs="Times New Roman"/>
            <w:lang w:val="en-US"/>
          </w:rPr>
          <w:lastRenderedPageBreak/>
          <w:t>589.</w:t>
        </w:r>
        <w:r w:rsidRPr="002709E2">
          <w:rPr>
            <w:rFonts w:ascii="Calibri" w:eastAsia="Calibri" w:hAnsi="Calibri" w:cs="Times New Roman"/>
            <w:lang w:val="en-US"/>
          </w:rPr>
          <w:tab/>
          <w:t>b "\"Hmh.\""</w:t>
        </w:r>
      </w:ins>
    </w:p>
    <w:p w14:paraId="543AE3CB" w14:textId="77777777" w:rsidR="002709E2" w:rsidRPr="002709E2" w:rsidRDefault="002709E2" w:rsidP="002709E2">
      <w:pPr>
        <w:spacing w:line="600" w:lineRule="auto"/>
        <w:jc w:val="left"/>
        <w:rPr>
          <w:ins w:id="15293" w:author="UTENTE" w:date="2020-06-30T18:54:00Z"/>
          <w:rFonts w:ascii="Calibri" w:eastAsia="Calibri" w:hAnsi="Calibri" w:cs="Times New Roman"/>
          <w:lang w:val="en-US"/>
        </w:rPr>
      </w:pPr>
      <w:ins w:id="15294" w:author="UTENTE" w:date="2020-06-30T18:54:00Z">
        <w:r w:rsidRPr="002709E2">
          <w:rPr>
            <w:rFonts w:ascii="Calibri" w:eastAsia="Calibri" w:hAnsi="Calibri" w:cs="Times New Roman"/>
            <w:lang w:val="en-US"/>
          </w:rPr>
          <w:t>590.</w:t>
        </w:r>
        <w:r w:rsidRPr="002709E2">
          <w:rPr>
            <w:rFonts w:ascii="Calibri" w:eastAsia="Calibri" w:hAnsi="Calibri" w:cs="Times New Roman"/>
            <w:lang w:val="en-US"/>
          </w:rPr>
          <w:tab/>
          <w:t>n "When my voice trembles with anger, Bishop laughs, although it doesn't make his expression look any kinder."</w:t>
        </w:r>
      </w:ins>
    </w:p>
    <w:p w14:paraId="7241CD5E" w14:textId="77777777" w:rsidR="002709E2" w:rsidRPr="002709E2" w:rsidRDefault="002709E2" w:rsidP="002709E2">
      <w:pPr>
        <w:spacing w:line="600" w:lineRule="auto"/>
        <w:jc w:val="left"/>
        <w:rPr>
          <w:ins w:id="15295" w:author="UTENTE" w:date="2020-06-30T18:54:00Z"/>
          <w:rFonts w:ascii="Calibri" w:eastAsia="Calibri" w:hAnsi="Calibri" w:cs="Times New Roman"/>
          <w:lang w:val="en-US"/>
        </w:rPr>
      </w:pPr>
      <w:ins w:id="15296" w:author="UTENTE" w:date="2020-06-30T18:54:00Z">
        <w:r w:rsidRPr="002709E2">
          <w:rPr>
            <w:rFonts w:ascii="Calibri" w:eastAsia="Calibri" w:hAnsi="Calibri" w:cs="Times New Roman"/>
            <w:lang w:val="en-US"/>
          </w:rPr>
          <w:t>591.</w:t>
        </w:r>
        <w:r w:rsidRPr="002709E2">
          <w:rPr>
            <w:rFonts w:ascii="Calibri" w:eastAsia="Calibri" w:hAnsi="Calibri" w:cs="Times New Roman"/>
            <w:lang w:val="en-US"/>
          </w:rPr>
          <w:tab/>
          <w:t>b "\"Please, don't paint me out as such a villain.\""</w:t>
        </w:r>
      </w:ins>
    </w:p>
    <w:p w14:paraId="61707B31" w14:textId="77777777" w:rsidR="002709E2" w:rsidRPr="002709E2" w:rsidRDefault="002709E2" w:rsidP="002709E2">
      <w:pPr>
        <w:spacing w:line="600" w:lineRule="auto"/>
        <w:jc w:val="left"/>
        <w:rPr>
          <w:ins w:id="15297" w:author="UTENTE" w:date="2020-06-30T18:54:00Z"/>
          <w:rFonts w:ascii="Calibri" w:eastAsia="Calibri" w:hAnsi="Calibri" w:cs="Times New Roman"/>
          <w:lang w:val="en-US"/>
        </w:rPr>
      </w:pPr>
      <w:ins w:id="15298" w:author="UTENTE" w:date="2020-06-30T18:54:00Z">
        <w:r w:rsidRPr="002709E2">
          <w:rPr>
            <w:rFonts w:ascii="Calibri" w:eastAsia="Calibri" w:hAnsi="Calibri" w:cs="Times New Roman"/>
            <w:lang w:val="en-US"/>
          </w:rPr>
          <w:t>592.</w:t>
        </w:r>
        <w:r w:rsidRPr="002709E2">
          <w:rPr>
            <w:rFonts w:ascii="Calibri" w:eastAsia="Calibri" w:hAnsi="Calibri" w:cs="Times New Roman"/>
            <w:lang w:val="en-US"/>
          </w:rPr>
          <w:tab/>
          <w:t>b "\"I have a different proposal in mind, if you wish to hear me out.\""</w:t>
        </w:r>
      </w:ins>
    </w:p>
    <w:p w14:paraId="3333044F" w14:textId="77777777" w:rsidR="002709E2" w:rsidRPr="002709E2" w:rsidRDefault="002709E2" w:rsidP="002709E2">
      <w:pPr>
        <w:spacing w:line="600" w:lineRule="auto"/>
        <w:jc w:val="left"/>
        <w:rPr>
          <w:ins w:id="15299" w:author="UTENTE" w:date="2020-06-30T18:54:00Z"/>
          <w:rFonts w:ascii="Calibri" w:eastAsia="Calibri" w:hAnsi="Calibri" w:cs="Times New Roman"/>
          <w:lang w:val="en-US"/>
        </w:rPr>
      </w:pPr>
      <w:ins w:id="15300" w:author="UTENTE" w:date="2020-06-30T18:54:00Z">
        <w:r w:rsidRPr="002709E2">
          <w:rPr>
            <w:rFonts w:ascii="Calibri" w:eastAsia="Calibri" w:hAnsi="Calibri" w:cs="Times New Roman"/>
            <w:lang w:val="en-US"/>
          </w:rPr>
          <w:t>593.</w:t>
        </w:r>
        <w:r w:rsidRPr="002709E2">
          <w:rPr>
            <w:rFonts w:ascii="Calibri" w:eastAsia="Calibri" w:hAnsi="Calibri" w:cs="Times New Roman"/>
            <w:lang w:val="en-US"/>
          </w:rPr>
          <w:tab/>
          <w:t>n "Bishop steps a little closer, and even though I want to move back, his crimson stare freezes me to the spot."</w:t>
        </w:r>
      </w:ins>
    </w:p>
    <w:p w14:paraId="473907B1" w14:textId="77777777" w:rsidR="002709E2" w:rsidRPr="002709E2" w:rsidRDefault="002709E2" w:rsidP="002709E2">
      <w:pPr>
        <w:spacing w:line="600" w:lineRule="auto"/>
        <w:jc w:val="left"/>
        <w:rPr>
          <w:ins w:id="15301" w:author="UTENTE" w:date="2020-06-30T18:54:00Z"/>
          <w:rFonts w:ascii="Calibri" w:eastAsia="Calibri" w:hAnsi="Calibri" w:cs="Times New Roman"/>
          <w:lang w:val="en-US"/>
        </w:rPr>
      </w:pPr>
      <w:ins w:id="15302" w:author="UTENTE" w:date="2020-06-30T18:54:00Z">
        <w:r w:rsidRPr="002709E2">
          <w:rPr>
            <w:rFonts w:ascii="Calibri" w:eastAsia="Calibri" w:hAnsi="Calibri" w:cs="Times New Roman"/>
            <w:lang w:val="en-US"/>
          </w:rPr>
          <w:t>594.</w:t>
        </w:r>
        <w:r w:rsidRPr="002709E2">
          <w:rPr>
            <w:rFonts w:ascii="Calibri" w:eastAsia="Calibri" w:hAnsi="Calibri" w:cs="Times New Roman"/>
            <w:lang w:val="en-US"/>
          </w:rPr>
          <w:tab/>
          <w:t>b "\"You see, we're always looking for new, promising additions to San Francisco's coven.\""</w:t>
        </w:r>
      </w:ins>
    </w:p>
    <w:p w14:paraId="71E8E598" w14:textId="77777777" w:rsidR="002709E2" w:rsidRPr="002709E2" w:rsidRDefault="002709E2" w:rsidP="002709E2">
      <w:pPr>
        <w:spacing w:line="600" w:lineRule="auto"/>
        <w:jc w:val="left"/>
        <w:rPr>
          <w:ins w:id="15303" w:author="UTENTE" w:date="2020-06-30T18:54:00Z"/>
          <w:rFonts w:ascii="Calibri" w:eastAsia="Calibri" w:hAnsi="Calibri" w:cs="Times New Roman"/>
          <w:lang w:val="en-US"/>
        </w:rPr>
      </w:pPr>
      <w:ins w:id="15304" w:author="UTENTE" w:date="2020-06-30T18:54:00Z">
        <w:r w:rsidRPr="002709E2">
          <w:rPr>
            <w:rFonts w:ascii="Calibri" w:eastAsia="Calibri" w:hAnsi="Calibri" w:cs="Times New Roman"/>
            <w:lang w:val="en-US"/>
          </w:rPr>
          <w:t>595.</w:t>
        </w:r>
        <w:r w:rsidRPr="002709E2">
          <w:rPr>
            <w:rFonts w:ascii="Calibri" w:eastAsia="Calibri" w:hAnsi="Calibri" w:cs="Times New Roman"/>
            <w:lang w:val="en-US"/>
          </w:rPr>
          <w:tab/>
          <w:t>b "\"The vampires in Los Angeles, San Jose, even Fresno… their numbers are steadily growing, and soon, they might even pose a threat to us.\""</w:t>
        </w:r>
      </w:ins>
    </w:p>
    <w:p w14:paraId="0EBCDF53" w14:textId="77777777" w:rsidR="002709E2" w:rsidRPr="002709E2" w:rsidRDefault="002709E2" w:rsidP="002709E2">
      <w:pPr>
        <w:spacing w:line="600" w:lineRule="auto"/>
        <w:jc w:val="left"/>
        <w:rPr>
          <w:ins w:id="15305" w:author="UTENTE" w:date="2020-06-30T18:54:00Z"/>
          <w:rFonts w:ascii="Calibri" w:eastAsia="Calibri" w:hAnsi="Calibri" w:cs="Times New Roman"/>
          <w:lang w:val="en-US"/>
        </w:rPr>
      </w:pPr>
      <w:ins w:id="15306" w:author="UTENTE" w:date="2020-06-30T18:54:00Z">
        <w:r w:rsidRPr="002709E2">
          <w:rPr>
            <w:rFonts w:ascii="Calibri" w:eastAsia="Calibri" w:hAnsi="Calibri" w:cs="Times New Roman"/>
            <w:lang w:val="en-US"/>
          </w:rPr>
          <w:t>596.</w:t>
        </w:r>
        <w:r w:rsidRPr="002709E2">
          <w:rPr>
            <w:rFonts w:ascii="Calibri" w:eastAsia="Calibri" w:hAnsi="Calibri" w:cs="Times New Roman"/>
            <w:lang w:val="en-US"/>
          </w:rPr>
          <w:tab/>
          <w:t>n "He reaches out with a claw-like fingernail to point directly at my throat."</w:t>
        </w:r>
      </w:ins>
    </w:p>
    <w:p w14:paraId="7ED0243A" w14:textId="77777777" w:rsidR="002709E2" w:rsidRPr="002709E2" w:rsidRDefault="002709E2" w:rsidP="002709E2">
      <w:pPr>
        <w:spacing w:line="600" w:lineRule="auto"/>
        <w:jc w:val="left"/>
        <w:rPr>
          <w:ins w:id="15307" w:author="UTENTE" w:date="2020-06-30T18:54:00Z"/>
          <w:rFonts w:ascii="Calibri" w:eastAsia="Calibri" w:hAnsi="Calibri" w:cs="Times New Roman"/>
          <w:lang w:val="en-US"/>
        </w:rPr>
      </w:pPr>
      <w:ins w:id="15308" w:author="UTENTE" w:date="2020-06-30T18:54:00Z">
        <w:r w:rsidRPr="002709E2">
          <w:rPr>
            <w:rFonts w:ascii="Calibri" w:eastAsia="Calibri" w:hAnsi="Calibri" w:cs="Times New Roman"/>
            <w:lang w:val="en-US"/>
          </w:rPr>
          <w:t>597.</w:t>
        </w:r>
        <w:r w:rsidRPr="002709E2">
          <w:rPr>
            <w:rFonts w:ascii="Calibri" w:eastAsia="Calibri" w:hAnsi="Calibri" w:cs="Times New Roman"/>
            <w:lang w:val="en-US"/>
          </w:rPr>
          <w:tab/>
          <w:t>n "I clench my teeth, doing my best not to show any signs of fear, and stare back into Bishop's unblinking eyes."</w:t>
        </w:r>
      </w:ins>
    </w:p>
    <w:p w14:paraId="120AC44D" w14:textId="77777777" w:rsidR="002709E2" w:rsidRPr="002709E2" w:rsidRDefault="002709E2" w:rsidP="002709E2">
      <w:pPr>
        <w:spacing w:line="600" w:lineRule="auto"/>
        <w:jc w:val="left"/>
        <w:rPr>
          <w:ins w:id="15309" w:author="UTENTE" w:date="2020-06-30T18:54:00Z"/>
          <w:rFonts w:ascii="Calibri" w:eastAsia="Calibri" w:hAnsi="Calibri" w:cs="Times New Roman"/>
          <w:lang w:val="en-US"/>
        </w:rPr>
      </w:pPr>
      <w:ins w:id="15310" w:author="UTENTE" w:date="2020-06-30T18:54:00Z">
        <w:r w:rsidRPr="002709E2">
          <w:rPr>
            <w:rFonts w:ascii="Calibri" w:eastAsia="Calibri" w:hAnsi="Calibri" w:cs="Times New Roman"/>
            <w:lang w:val="en-US"/>
          </w:rPr>
          <w:t>598.</w:t>
        </w:r>
        <w:r w:rsidRPr="002709E2">
          <w:rPr>
            <w:rFonts w:ascii="Calibri" w:eastAsia="Calibri" w:hAnsi="Calibri" w:cs="Times New Roman"/>
            <w:lang w:val="en-US"/>
          </w:rPr>
          <w:tab/>
          <w:t>b "\"From your scent, I can tell that you're a Strix – a human with strong, receptive blood.\""</w:t>
        </w:r>
      </w:ins>
    </w:p>
    <w:p w14:paraId="421981EF" w14:textId="77777777" w:rsidR="002709E2" w:rsidRPr="002709E2" w:rsidRDefault="002709E2" w:rsidP="002709E2">
      <w:pPr>
        <w:spacing w:line="600" w:lineRule="auto"/>
        <w:jc w:val="left"/>
        <w:rPr>
          <w:ins w:id="15311" w:author="UTENTE" w:date="2020-06-30T18:54:00Z"/>
          <w:rFonts w:ascii="Calibri" w:eastAsia="Calibri" w:hAnsi="Calibri" w:cs="Times New Roman"/>
          <w:lang w:val="en-US"/>
          <w:rPrChange w:id="15312" w:author="UTENTE" w:date="2020-06-30T18:54:00Z">
            <w:rPr>
              <w:ins w:id="15313" w:author="UTENTE" w:date="2020-06-30T18:54:00Z"/>
              <w:rFonts w:ascii="Calibri" w:eastAsia="Calibri" w:hAnsi="Calibri" w:cs="Times New Roman"/>
            </w:rPr>
          </w:rPrChange>
        </w:rPr>
      </w:pPr>
      <w:ins w:id="15314" w:author="UTENTE" w:date="2020-06-30T18:54:00Z">
        <w:r w:rsidRPr="002709E2">
          <w:rPr>
            <w:rFonts w:ascii="Calibri" w:eastAsia="Calibri" w:hAnsi="Calibri" w:cs="Times New Roman"/>
            <w:lang w:val="en-US"/>
            <w:rPrChange w:id="15315" w:author="UTENTE" w:date="2020-06-30T18:54:00Z">
              <w:rPr>
                <w:rFonts w:ascii="Calibri" w:eastAsia="Calibri" w:hAnsi="Calibri" w:cs="Times New Roman"/>
              </w:rPr>
            </w:rPrChange>
          </w:rPr>
          <w:t>599.</w:t>
        </w:r>
        <w:r w:rsidRPr="002709E2">
          <w:rPr>
            <w:rFonts w:ascii="Calibri" w:eastAsia="Calibri" w:hAnsi="Calibri" w:cs="Times New Roman"/>
            <w:lang w:val="en-US"/>
            <w:rPrChange w:id="15316" w:author="UTENTE" w:date="2020-06-30T18:54:00Z">
              <w:rPr>
                <w:rFonts w:ascii="Calibri" w:eastAsia="Calibri" w:hAnsi="Calibri" w:cs="Times New Roman"/>
              </w:rPr>
            </w:rPrChange>
          </w:rPr>
          <w:tab/>
          <w:t>mcp "\"My scent…\""</w:t>
        </w:r>
      </w:ins>
    </w:p>
    <w:p w14:paraId="679A7DFF" w14:textId="77777777" w:rsidR="002709E2" w:rsidRPr="002709E2" w:rsidRDefault="002709E2" w:rsidP="002709E2">
      <w:pPr>
        <w:spacing w:line="600" w:lineRule="auto"/>
        <w:jc w:val="left"/>
        <w:rPr>
          <w:ins w:id="15317" w:author="UTENTE" w:date="2020-06-30T18:54:00Z"/>
          <w:rFonts w:ascii="Calibri" w:eastAsia="Calibri" w:hAnsi="Calibri" w:cs="Times New Roman"/>
          <w:lang w:val="en-US"/>
        </w:rPr>
      </w:pPr>
      <w:ins w:id="15318" w:author="UTENTE" w:date="2020-06-30T18:54:00Z">
        <w:r w:rsidRPr="002709E2">
          <w:rPr>
            <w:rFonts w:ascii="Calibri" w:eastAsia="Calibri" w:hAnsi="Calibri" w:cs="Times New Roman"/>
            <w:lang w:val="en-US"/>
          </w:rPr>
          <w:t>600.</w:t>
        </w:r>
        <w:r w:rsidRPr="002709E2">
          <w:rPr>
            <w:rFonts w:ascii="Calibri" w:eastAsia="Calibri" w:hAnsi="Calibri" w:cs="Times New Roman"/>
            <w:lang w:val="en-US"/>
          </w:rPr>
          <w:tab/>
          <w:t>n "Now that I think about it, both Rex and Dom said something like that."</w:t>
        </w:r>
        <w:r w:rsidRPr="002709E2">
          <w:rPr>
            <w:rFonts w:ascii="Calibri" w:eastAsia="Calibri" w:hAnsi="Calibri" w:cs="Times New Roman"/>
            <w:lang w:val="en-US"/>
          </w:rPr>
          <w:br w:type="page"/>
        </w:r>
      </w:ins>
    </w:p>
    <w:p w14:paraId="2CE0871D" w14:textId="77777777" w:rsidR="002709E2" w:rsidRPr="002709E2" w:rsidRDefault="002709E2" w:rsidP="002709E2">
      <w:pPr>
        <w:spacing w:line="600" w:lineRule="auto"/>
        <w:jc w:val="left"/>
        <w:rPr>
          <w:ins w:id="15319" w:author="UTENTE" w:date="2020-06-30T18:54:00Z"/>
          <w:rFonts w:ascii="Calibri" w:eastAsia="Calibri" w:hAnsi="Calibri" w:cs="Times New Roman"/>
        </w:rPr>
      </w:pPr>
      <w:ins w:id="15320" w:author="UTENTE" w:date="2020-06-30T18:54:00Z">
        <w:r w:rsidRPr="002709E2">
          <w:rPr>
            <w:rFonts w:ascii="Calibri" w:eastAsia="Calibri" w:hAnsi="Calibri" w:cs="Times New Roman"/>
          </w:rPr>
          <w:lastRenderedPageBreak/>
          <w:t>589.</w:t>
        </w:r>
        <w:r w:rsidRPr="002709E2">
          <w:rPr>
            <w:rFonts w:ascii="Calibri" w:eastAsia="Calibri" w:hAnsi="Calibri" w:cs="Times New Roman"/>
          </w:rPr>
          <w:tab/>
          <w:t>b "\"Hm.\""</w:t>
        </w:r>
      </w:ins>
    </w:p>
    <w:p w14:paraId="3CAC3775" w14:textId="77777777" w:rsidR="002709E2" w:rsidRPr="002709E2" w:rsidRDefault="002709E2" w:rsidP="002709E2">
      <w:pPr>
        <w:spacing w:line="600" w:lineRule="auto"/>
        <w:jc w:val="left"/>
        <w:rPr>
          <w:ins w:id="15321" w:author="UTENTE" w:date="2020-06-30T18:54:00Z"/>
          <w:rFonts w:ascii="Calibri" w:eastAsia="Calibri" w:hAnsi="Calibri" w:cs="Times New Roman"/>
        </w:rPr>
      </w:pPr>
      <w:ins w:id="15322" w:author="UTENTE" w:date="2020-06-30T18:54:00Z">
        <w:r w:rsidRPr="002709E2">
          <w:rPr>
            <w:rFonts w:ascii="Calibri" w:eastAsia="Calibri" w:hAnsi="Calibri" w:cs="Times New Roman"/>
          </w:rPr>
          <w:t>590.</w:t>
        </w:r>
        <w:r w:rsidRPr="002709E2">
          <w:rPr>
            <w:rFonts w:ascii="Calibri" w:eastAsia="Calibri" w:hAnsi="Calibri" w:cs="Times New Roman"/>
          </w:rPr>
          <w:tab/>
          <w:t>n "La mia voce trema dalla rabbia e Bishop scoppia a ridere, anche se la cosa non rende la sua espressione più dolce."</w:t>
        </w:r>
      </w:ins>
    </w:p>
    <w:p w14:paraId="35D847C4" w14:textId="77777777" w:rsidR="002709E2" w:rsidRPr="002709E2" w:rsidRDefault="002709E2" w:rsidP="002709E2">
      <w:pPr>
        <w:spacing w:line="600" w:lineRule="auto"/>
        <w:jc w:val="left"/>
        <w:rPr>
          <w:ins w:id="15323" w:author="UTENTE" w:date="2020-06-30T18:54:00Z"/>
          <w:rFonts w:ascii="Calibri" w:eastAsia="Calibri" w:hAnsi="Calibri" w:cs="Times New Roman"/>
        </w:rPr>
      </w:pPr>
      <w:ins w:id="15324" w:author="UTENTE" w:date="2020-06-30T18:54:00Z">
        <w:r w:rsidRPr="002709E2">
          <w:rPr>
            <w:rFonts w:ascii="Calibri" w:eastAsia="Calibri" w:hAnsi="Calibri" w:cs="Times New Roman"/>
          </w:rPr>
          <w:t>591.</w:t>
        </w:r>
        <w:r w:rsidRPr="002709E2">
          <w:rPr>
            <w:rFonts w:ascii="Calibri" w:eastAsia="Calibri" w:hAnsi="Calibri" w:cs="Times New Roman"/>
          </w:rPr>
          <w:tab/>
          <w:t>b "\"Per favore, non mi dipingere come il cattivo.\""</w:t>
        </w:r>
      </w:ins>
    </w:p>
    <w:p w14:paraId="4545EFE3" w14:textId="77777777" w:rsidR="002709E2" w:rsidRPr="002709E2" w:rsidRDefault="002709E2" w:rsidP="002709E2">
      <w:pPr>
        <w:spacing w:line="600" w:lineRule="auto"/>
        <w:jc w:val="left"/>
        <w:rPr>
          <w:ins w:id="15325" w:author="UTENTE" w:date="2020-06-30T18:54:00Z"/>
          <w:rFonts w:ascii="Calibri" w:eastAsia="Calibri" w:hAnsi="Calibri" w:cs="Times New Roman"/>
        </w:rPr>
      </w:pPr>
      <w:ins w:id="15326" w:author="UTENTE" w:date="2020-06-30T18:54:00Z">
        <w:r w:rsidRPr="002709E2">
          <w:rPr>
            <w:rFonts w:ascii="Calibri" w:eastAsia="Calibri" w:hAnsi="Calibri" w:cs="Times New Roman"/>
          </w:rPr>
          <w:t>592.</w:t>
        </w:r>
        <w:r w:rsidRPr="002709E2">
          <w:rPr>
            <w:rFonts w:ascii="Calibri" w:eastAsia="Calibri" w:hAnsi="Calibri" w:cs="Times New Roman"/>
          </w:rPr>
          <w:tab/>
          <w:t>b "\"Avevo un'altra proposta in mente, se hai voglia di ascoltarla.\""</w:t>
        </w:r>
      </w:ins>
    </w:p>
    <w:p w14:paraId="2710AE75" w14:textId="77777777" w:rsidR="002709E2" w:rsidRPr="002709E2" w:rsidRDefault="002709E2" w:rsidP="002709E2">
      <w:pPr>
        <w:spacing w:line="600" w:lineRule="auto"/>
        <w:jc w:val="left"/>
        <w:rPr>
          <w:ins w:id="15327" w:author="UTENTE" w:date="2020-06-30T18:54:00Z"/>
          <w:rFonts w:ascii="Calibri" w:eastAsia="Calibri" w:hAnsi="Calibri" w:cs="Times New Roman"/>
        </w:rPr>
      </w:pPr>
      <w:ins w:id="15328" w:author="UTENTE" w:date="2020-06-30T18:54:00Z">
        <w:r w:rsidRPr="002709E2">
          <w:rPr>
            <w:rFonts w:ascii="Calibri" w:eastAsia="Calibri" w:hAnsi="Calibri" w:cs="Times New Roman"/>
          </w:rPr>
          <w:t>593.</w:t>
        </w:r>
        <w:r w:rsidRPr="002709E2">
          <w:rPr>
            <w:rFonts w:ascii="Calibri" w:eastAsia="Calibri" w:hAnsi="Calibri" w:cs="Times New Roman"/>
          </w:rPr>
          <w:tab/>
          <w:t>n "Bishop si avvicina di qualche passo e anche se vorrei indietreggiare, i suoi occhi cremisi mi bloccano sul posto."</w:t>
        </w:r>
      </w:ins>
    </w:p>
    <w:p w14:paraId="460193EC" w14:textId="77777777" w:rsidR="002709E2" w:rsidRPr="002709E2" w:rsidRDefault="002709E2" w:rsidP="002709E2">
      <w:pPr>
        <w:spacing w:line="600" w:lineRule="auto"/>
        <w:jc w:val="left"/>
        <w:rPr>
          <w:ins w:id="15329" w:author="UTENTE" w:date="2020-06-30T18:54:00Z"/>
          <w:rFonts w:ascii="Calibri" w:eastAsia="Calibri" w:hAnsi="Calibri" w:cs="Times New Roman"/>
        </w:rPr>
      </w:pPr>
      <w:ins w:id="15330" w:author="UTENTE" w:date="2020-06-30T18:54:00Z">
        <w:r w:rsidRPr="002709E2">
          <w:rPr>
            <w:rFonts w:ascii="Calibri" w:eastAsia="Calibri" w:hAnsi="Calibri" w:cs="Times New Roman"/>
          </w:rPr>
          <w:t>594.</w:t>
        </w:r>
        <w:r w:rsidRPr="002709E2">
          <w:rPr>
            <w:rFonts w:ascii="Calibri" w:eastAsia="Calibri" w:hAnsi="Calibri" w:cs="Times New Roman"/>
          </w:rPr>
          <w:tab/>
          <w:t>b "\"Vedi, stiamo sempre cercando delle nuove e promettenti aggiunte al coven di San Francisco.\""</w:t>
        </w:r>
      </w:ins>
    </w:p>
    <w:p w14:paraId="4594A145" w14:textId="77777777" w:rsidR="002709E2" w:rsidRPr="002709E2" w:rsidRDefault="002709E2" w:rsidP="002709E2">
      <w:pPr>
        <w:spacing w:line="600" w:lineRule="auto"/>
        <w:jc w:val="left"/>
        <w:rPr>
          <w:ins w:id="15331" w:author="UTENTE" w:date="2020-06-30T18:54:00Z"/>
          <w:rFonts w:ascii="Calibri" w:eastAsia="Calibri" w:hAnsi="Calibri" w:cs="Times New Roman"/>
        </w:rPr>
      </w:pPr>
      <w:ins w:id="15332" w:author="UTENTE" w:date="2020-06-30T18:54:00Z">
        <w:r w:rsidRPr="002709E2">
          <w:rPr>
            <w:rFonts w:ascii="Calibri" w:eastAsia="Calibri" w:hAnsi="Calibri" w:cs="Times New Roman"/>
          </w:rPr>
          <w:t>595.</w:t>
        </w:r>
        <w:r w:rsidRPr="002709E2">
          <w:rPr>
            <w:rFonts w:ascii="Calibri" w:eastAsia="Calibri" w:hAnsi="Calibri" w:cs="Times New Roman"/>
          </w:rPr>
          <w:tab/>
          <w:t>b "\"I vampiri di Los Angeles, San Jose, e persino di Fresno... il loro numero cresce in continuazione e, presto, potrebbero anche rappresentare una minaccia per noi.\""</w:t>
        </w:r>
      </w:ins>
    </w:p>
    <w:p w14:paraId="71FBBA6A" w14:textId="77777777" w:rsidR="002709E2" w:rsidRPr="002709E2" w:rsidRDefault="002709E2" w:rsidP="002709E2">
      <w:pPr>
        <w:spacing w:line="600" w:lineRule="auto"/>
        <w:jc w:val="left"/>
        <w:rPr>
          <w:ins w:id="15333" w:author="UTENTE" w:date="2020-06-30T18:54:00Z"/>
          <w:rFonts w:ascii="Calibri" w:eastAsia="Calibri" w:hAnsi="Calibri" w:cs="Times New Roman"/>
        </w:rPr>
      </w:pPr>
      <w:ins w:id="15334" w:author="UTENTE" w:date="2020-06-30T18:54:00Z">
        <w:r w:rsidRPr="002709E2">
          <w:rPr>
            <w:rFonts w:ascii="Calibri" w:eastAsia="Calibri" w:hAnsi="Calibri" w:cs="Times New Roman"/>
          </w:rPr>
          <w:t>596.</w:t>
        </w:r>
        <w:r w:rsidRPr="002709E2">
          <w:rPr>
            <w:rFonts w:ascii="Calibri" w:eastAsia="Calibri" w:hAnsi="Calibri" w:cs="Times New Roman"/>
          </w:rPr>
          <w:tab/>
          <w:t>n "Allunga una mano dalle unghie lunghe come artigli e indica dritto verso la mia gola."</w:t>
        </w:r>
      </w:ins>
    </w:p>
    <w:p w14:paraId="612B795B" w14:textId="77777777" w:rsidR="002709E2" w:rsidRPr="002709E2" w:rsidRDefault="002709E2" w:rsidP="002709E2">
      <w:pPr>
        <w:spacing w:line="600" w:lineRule="auto"/>
        <w:jc w:val="left"/>
        <w:rPr>
          <w:ins w:id="15335" w:author="UTENTE" w:date="2020-06-30T18:54:00Z"/>
          <w:rFonts w:ascii="Calibri" w:eastAsia="Calibri" w:hAnsi="Calibri" w:cs="Times New Roman"/>
        </w:rPr>
      </w:pPr>
      <w:ins w:id="15336" w:author="UTENTE" w:date="2020-06-30T18:54:00Z">
        <w:r w:rsidRPr="002709E2">
          <w:rPr>
            <w:rFonts w:ascii="Calibri" w:eastAsia="Calibri" w:hAnsi="Calibri" w:cs="Times New Roman"/>
          </w:rPr>
          <w:t>597.</w:t>
        </w:r>
        <w:r w:rsidRPr="002709E2">
          <w:rPr>
            <w:rFonts w:ascii="Calibri" w:eastAsia="Calibri" w:hAnsi="Calibri" w:cs="Times New Roman"/>
          </w:rPr>
          <w:tab/>
          <w:t>n "Stringo i denti, facendo del mio meglio per non mostrare alcun segno di paura, e fisso gli occhi di Bishop, che non sbattono mai le palpebre."</w:t>
        </w:r>
      </w:ins>
    </w:p>
    <w:p w14:paraId="5BDB73D8" w14:textId="77777777" w:rsidR="002709E2" w:rsidRPr="002709E2" w:rsidRDefault="002709E2" w:rsidP="002709E2">
      <w:pPr>
        <w:spacing w:line="600" w:lineRule="auto"/>
        <w:jc w:val="left"/>
        <w:rPr>
          <w:ins w:id="15337" w:author="UTENTE" w:date="2020-06-30T18:54:00Z"/>
          <w:rFonts w:ascii="Calibri" w:eastAsia="Calibri" w:hAnsi="Calibri" w:cs="Times New Roman"/>
        </w:rPr>
      </w:pPr>
      <w:ins w:id="15338" w:author="UTENTE" w:date="2020-06-30T18:54:00Z">
        <w:r w:rsidRPr="002709E2">
          <w:rPr>
            <w:rFonts w:ascii="Calibri" w:eastAsia="Calibri" w:hAnsi="Calibri" w:cs="Times New Roman"/>
          </w:rPr>
          <w:t>598.</w:t>
        </w:r>
        <w:r w:rsidRPr="002709E2">
          <w:rPr>
            <w:rFonts w:ascii="Calibri" w:eastAsia="Calibri" w:hAnsi="Calibri" w:cs="Times New Roman"/>
          </w:rPr>
          <w:tab/>
          <w:t>b "\"Dal tuo profumo, riesco a capire che sei uno Strix - un umano con un sangue forte e ricettivo.\""</w:t>
        </w:r>
      </w:ins>
    </w:p>
    <w:p w14:paraId="0CF812DE" w14:textId="77777777" w:rsidR="002709E2" w:rsidRPr="002709E2" w:rsidRDefault="002709E2" w:rsidP="002709E2">
      <w:pPr>
        <w:spacing w:line="600" w:lineRule="auto"/>
        <w:jc w:val="left"/>
        <w:rPr>
          <w:ins w:id="15339" w:author="UTENTE" w:date="2020-06-30T18:54:00Z"/>
          <w:rFonts w:ascii="Calibri" w:eastAsia="Calibri" w:hAnsi="Calibri" w:cs="Times New Roman"/>
          <w:rPrChange w:id="15340" w:author="UTENTE" w:date="2020-06-30T18:54:00Z">
            <w:rPr>
              <w:ins w:id="15341" w:author="UTENTE" w:date="2020-06-30T18:54:00Z"/>
              <w:rFonts w:ascii="Calibri" w:eastAsia="Calibri" w:hAnsi="Calibri" w:cs="Times New Roman"/>
              <w:lang w:val="en-US"/>
            </w:rPr>
          </w:rPrChange>
        </w:rPr>
      </w:pPr>
      <w:ins w:id="15342" w:author="UTENTE" w:date="2020-06-30T18:54:00Z">
        <w:r w:rsidRPr="002709E2">
          <w:rPr>
            <w:rFonts w:ascii="Calibri" w:eastAsia="Calibri" w:hAnsi="Calibri" w:cs="Times New Roman"/>
            <w:rPrChange w:id="15343" w:author="UTENTE" w:date="2020-06-30T18:54:00Z">
              <w:rPr>
                <w:rFonts w:ascii="Calibri" w:eastAsia="Calibri" w:hAnsi="Calibri" w:cs="Times New Roman"/>
                <w:lang w:val="en-US"/>
              </w:rPr>
            </w:rPrChange>
          </w:rPr>
          <w:t>599.</w:t>
        </w:r>
        <w:r w:rsidRPr="002709E2">
          <w:rPr>
            <w:rFonts w:ascii="Calibri" w:eastAsia="Calibri" w:hAnsi="Calibri" w:cs="Times New Roman"/>
            <w:rPrChange w:id="15344" w:author="UTENTE" w:date="2020-06-30T18:54:00Z">
              <w:rPr>
                <w:rFonts w:ascii="Calibri" w:eastAsia="Calibri" w:hAnsi="Calibri" w:cs="Times New Roman"/>
                <w:lang w:val="en-US"/>
              </w:rPr>
            </w:rPrChange>
          </w:rPr>
          <w:tab/>
          <w:t>mcp "\"Il mio odore…\""</w:t>
        </w:r>
      </w:ins>
    </w:p>
    <w:p w14:paraId="23F8899E" w14:textId="77777777" w:rsidR="002709E2" w:rsidRPr="002709E2" w:rsidRDefault="002709E2" w:rsidP="002709E2">
      <w:pPr>
        <w:spacing w:line="600" w:lineRule="auto"/>
        <w:jc w:val="left"/>
        <w:rPr>
          <w:ins w:id="15345" w:author="UTENTE" w:date="2020-06-30T18:54:00Z"/>
          <w:rFonts w:ascii="Calibri" w:eastAsia="Calibri" w:hAnsi="Calibri" w:cs="Times New Roman"/>
        </w:rPr>
      </w:pPr>
      <w:ins w:id="15346" w:author="UTENTE" w:date="2020-06-30T18:54:00Z">
        <w:r w:rsidRPr="002709E2">
          <w:rPr>
            <w:rFonts w:ascii="Calibri" w:eastAsia="Calibri" w:hAnsi="Calibri" w:cs="Times New Roman"/>
          </w:rPr>
          <w:t>600.</w:t>
        </w:r>
        <w:r w:rsidRPr="002709E2">
          <w:rPr>
            <w:rFonts w:ascii="Calibri" w:eastAsia="Calibri" w:hAnsi="Calibri" w:cs="Times New Roman"/>
          </w:rPr>
          <w:tab/>
          <w:t>n "Ora che ci penso, sia Rex che Dom hanno detto una cosa del genere."</w:t>
        </w:r>
        <w:r w:rsidRPr="002709E2">
          <w:rPr>
            <w:rFonts w:ascii="Calibri" w:eastAsia="Calibri" w:hAnsi="Calibri" w:cs="Times New Roman"/>
          </w:rPr>
          <w:br w:type="page"/>
        </w:r>
      </w:ins>
    </w:p>
    <w:p w14:paraId="10C44A5E" w14:textId="77777777" w:rsidR="002709E2" w:rsidRPr="002709E2" w:rsidRDefault="002709E2" w:rsidP="002709E2">
      <w:pPr>
        <w:spacing w:line="600" w:lineRule="auto"/>
        <w:jc w:val="left"/>
        <w:rPr>
          <w:ins w:id="15347" w:author="UTENTE" w:date="2020-06-30T18:54:00Z"/>
          <w:rFonts w:ascii="Calibri" w:eastAsia="Calibri" w:hAnsi="Calibri" w:cs="Times New Roman"/>
          <w:lang w:val="en-US"/>
        </w:rPr>
      </w:pPr>
      <w:ins w:id="15348" w:author="UTENTE" w:date="2020-06-30T18:54:00Z">
        <w:r w:rsidRPr="002709E2">
          <w:rPr>
            <w:rFonts w:ascii="Calibri" w:eastAsia="Calibri" w:hAnsi="Calibri" w:cs="Times New Roman"/>
            <w:lang w:val="en-US"/>
          </w:rPr>
          <w:lastRenderedPageBreak/>
          <w:t>601.</w:t>
        </w:r>
        <w:r w:rsidRPr="002709E2">
          <w:rPr>
            <w:rFonts w:ascii="Calibri" w:eastAsia="Calibri" w:hAnsi="Calibri" w:cs="Times New Roman"/>
            <w:lang w:val="en-US"/>
          </w:rPr>
          <w:tab/>
          <w:t>b "\"If you joined us, I would have no objections to your relationship with Dominic… In fact, I'd even encourage it.\""</w:t>
        </w:r>
      </w:ins>
    </w:p>
    <w:p w14:paraId="5565B510" w14:textId="77777777" w:rsidR="002709E2" w:rsidRPr="002709E2" w:rsidRDefault="002709E2" w:rsidP="002709E2">
      <w:pPr>
        <w:spacing w:line="600" w:lineRule="auto"/>
        <w:jc w:val="left"/>
        <w:rPr>
          <w:ins w:id="15349" w:author="UTENTE" w:date="2020-06-30T18:54:00Z"/>
          <w:rFonts w:ascii="Calibri" w:eastAsia="Calibri" w:hAnsi="Calibri" w:cs="Times New Roman"/>
          <w:lang w:val="en-US"/>
        </w:rPr>
      </w:pPr>
      <w:ins w:id="15350" w:author="UTENTE" w:date="2020-06-30T18:54:00Z">
        <w:r w:rsidRPr="002709E2">
          <w:rPr>
            <w:rFonts w:ascii="Calibri" w:eastAsia="Calibri" w:hAnsi="Calibri" w:cs="Times New Roman"/>
            <w:lang w:val="en-US"/>
          </w:rPr>
          <w:t>602.</w:t>
        </w:r>
        <w:r w:rsidRPr="002709E2">
          <w:rPr>
            <w:rFonts w:ascii="Calibri" w:eastAsia="Calibri" w:hAnsi="Calibri" w:cs="Times New Roman"/>
            <w:lang w:val="en-US"/>
          </w:rPr>
          <w:tab/>
          <w:t>b "\"After all, he's a very lonely boy. Someone like you could keep him from acting out or causing us any further trouble.\""</w:t>
        </w:r>
      </w:ins>
    </w:p>
    <w:p w14:paraId="39E01A81" w14:textId="77777777" w:rsidR="002709E2" w:rsidRPr="002709E2" w:rsidRDefault="002709E2" w:rsidP="002709E2">
      <w:pPr>
        <w:spacing w:line="600" w:lineRule="auto"/>
        <w:jc w:val="left"/>
        <w:rPr>
          <w:ins w:id="15351" w:author="UTENTE" w:date="2020-06-30T18:54:00Z"/>
          <w:rFonts w:ascii="Calibri" w:eastAsia="Calibri" w:hAnsi="Calibri" w:cs="Times New Roman"/>
          <w:lang w:val="en-US"/>
        </w:rPr>
      </w:pPr>
      <w:ins w:id="15352" w:author="UTENTE" w:date="2020-06-30T18:54:00Z">
        <w:r w:rsidRPr="002709E2">
          <w:rPr>
            <w:rFonts w:ascii="Calibri" w:eastAsia="Calibri" w:hAnsi="Calibri" w:cs="Times New Roman"/>
            <w:lang w:val="en-US"/>
          </w:rPr>
          <w:t>603.</w:t>
        </w:r>
        <w:r w:rsidRPr="002709E2">
          <w:rPr>
            <w:rFonts w:ascii="Calibri" w:eastAsia="Calibri" w:hAnsi="Calibri" w:cs="Times New Roman"/>
            <w:lang w:val="en-US"/>
          </w:rPr>
          <w:tab/>
          <w:t>n "Bishop towers over me as he speaks, casting a long shadow that feels like it's swallowing me up."</w:t>
        </w:r>
      </w:ins>
    </w:p>
    <w:p w14:paraId="65658BB8" w14:textId="77777777" w:rsidR="002709E2" w:rsidRPr="002709E2" w:rsidRDefault="002709E2" w:rsidP="002709E2">
      <w:pPr>
        <w:spacing w:line="600" w:lineRule="auto"/>
        <w:jc w:val="left"/>
        <w:rPr>
          <w:ins w:id="15353" w:author="UTENTE" w:date="2020-06-30T18:54:00Z"/>
          <w:rFonts w:ascii="Calibri" w:eastAsia="Calibri" w:hAnsi="Calibri" w:cs="Times New Roman"/>
          <w:lang w:val="en-US"/>
        </w:rPr>
      </w:pPr>
      <w:ins w:id="15354" w:author="UTENTE" w:date="2020-06-30T18:54:00Z">
        <w:r w:rsidRPr="002709E2">
          <w:rPr>
            <w:rFonts w:ascii="Calibri" w:eastAsia="Calibri" w:hAnsi="Calibri" w:cs="Times New Roman"/>
            <w:lang w:val="en-US"/>
          </w:rPr>
          <w:t>604.</w:t>
        </w:r>
        <w:r w:rsidRPr="002709E2">
          <w:rPr>
            <w:rFonts w:ascii="Calibri" w:eastAsia="Calibri" w:hAnsi="Calibri" w:cs="Times New Roman"/>
            <w:lang w:val="en-US"/>
          </w:rPr>
          <w:tab/>
          <w:t>n "It's all too clear that he's giving me an ultimatum –"</w:t>
        </w:r>
      </w:ins>
    </w:p>
    <w:p w14:paraId="03AE0F47" w14:textId="77777777" w:rsidR="002709E2" w:rsidRPr="002709E2" w:rsidRDefault="002709E2" w:rsidP="002709E2">
      <w:pPr>
        <w:spacing w:line="600" w:lineRule="auto"/>
        <w:jc w:val="left"/>
        <w:rPr>
          <w:ins w:id="15355" w:author="UTENTE" w:date="2020-06-30T18:54:00Z"/>
          <w:rFonts w:ascii="Calibri" w:eastAsia="Calibri" w:hAnsi="Calibri" w:cs="Times New Roman"/>
          <w:lang w:val="en-US"/>
        </w:rPr>
      </w:pPr>
      <w:ins w:id="15356" w:author="UTENTE" w:date="2020-06-30T18:54:00Z">
        <w:r w:rsidRPr="002709E2">
          <w:rPr>
            <w:rFonts w:ascii="Calibri" w:eastAsia="Calibri" w:hAnsi="Calibri" w:cs="Times New Roman"/>
            <w:lang w:val="en-US"/>
          </w:rPr>
          <w:t>605.</w:t>
        </w:r>
        <w:r w:rsidRPr="002709E2">
          <w:rPr>
            <w:rFonts w:ascii="Calibri" w:eastAsia="Calibri" w:hAnsi="Calibri" w:cs="Times New Roman"/>
            <w:lang w:val="en-US"/>
          </w:rPr>
          <w:tab/>
          <w:t>n "{i}Join us, or forget about us.{/i}"</w:t>
        </w:r>
      </w:ins>
    </w:p>
    <w:p w14:paraId="478CCCD1" w14:textId="77777777" w:rsidR="002709E2" w:rsidRPr="002709E2" w:rsidRDefault="002709E2" w:rsidP="002709E2">
      <w:pPr>
        <w:spacing w:line="600" w:lineRule="auto"/>
        <w:jc w:val="left"/>
        <w:rPr>
          <w:ins w:id="15357" w:author="UTENTE" w:date="2020-06-30T18:54:00Z"/>
          <w:rFonts w:ascii="Calibri" w:eastAsia="Calibri" w:hAnsi="Calibri" w:cs="Times New Roman"/>
          <w:lang w:val="en-US"/>
        </w:rPr>
      </w:pPr>
      <w:ins w:id="15358" w:author="UTENTE" w:date="2020-06-30T18:54:00Z">
        <w:r w:rsidRPr="002709E2">
          <w:rPr>
            <w:rFonts w:ascii="Calibri" w:eastAsia="Calibri" w:hAnsi="Calibri" w:cs="Times New Roman"/>
            <w:lang w:val="en-US"/>
          </w:rPr>
          <w:t>606.</w:t>
        </w:r>
        <w:r w:rsidRPr="002709E2">
          <w:rPr>
            <w:rFonts w:ascii="Calibri" w:eastAsia="Calibri" w:hAnsi="Calibri" w:cs="Times New Roman"/>
            <w:lang w:val="en-US"/>
          </w:rPr>
          <w:tab/>
          <w:t>n "Otherwise…"</w:t>
        </w:r>
      </w:ins>
    </w:p>
    <w:p w14:paraId="7F9A4656" w14:textId="77777777" w:rsidR="002709E2" w:rsidRPr="002709E2" w:rsidRDefault="002709E2" w:rsidP="002709E2">
      <w:pPr>
        <w:spacing w:line="600" w:lineRule="auto"/>
        <w:jc w:val="left"/>
        <w:rPr>
          <w:ins w:id="15359" w:author="UTENTE" w:date="2020-06-30T18:54:00Z"/>
          <w:rFonts w:ascii="Calibri" w:eastAsia="Calibri" w:hAnsi="Calibri" w:cs="Times New Roman"/>
          <w:lang w:val="en-US"/>
        </w:rPr>
      </w:pPr>
      <w:ins w:id="15360" w:author="UTENTE" w:date="2020-06-30T18:54:00Z">
        <w:r w:rsidRPr="002709E2">
          <w:rPr>
            <w:rFonts w:ascii="Calibri" w:eastAsia="Calibri" w:hAnsi="Calibri" w:cs="Times New Roman"/>
            <w:lang w:val="en-US"/>
          </w:rPr>
          <w:t>607.</w:t>
        </w:r>
        <w:r w:rsidRPr="002709E2">
          <w:rPr>
            <w:rFonts w:ascii="Calibri" w:eastAsia="Calibri" w:hAnsi="Calibri" w:cs="Times New Roman"/>
            <w:lang w:val="en-US"/>
          </w:rPr>
          <w:tab/>
          <w:t>extend " I'll be killed."</w:t>
        </w:r>
      </w:ins>
    </w:p>
    <w:p w14:paraId="5C895E55" w14:textId="77777777" w:rsidR="002709E2" w:rsidRPr="002709E2" w:rsidRDefault="002709E2" w:rsidP="002709E2">
      <w:pPr>
        <w:spacing w:line="600" w:lineRule="auto"/>
        <w:jc w:val="left"/>
        <w:rPr>
          <w:ins w:id="15361" w:author="UTENTE" w:date="2020-06-30T18:54:00Z"/>
          <w:rFonts w:ascii="Calibri" w:eastAsia="Calibri" w:hAnsi="Calibri" w:cs="Times New Roman"/>
          <w:lang w:val="en-US"/>
        </w:rPr>
      </w:pPr>
      <w:ins w:id="15362" w:author="UTENTE" w:date="2020-06-30T18:54:00Z">
        <w:r w:rsidRPr="002709E2">
          <w:rPr>
            <w:rFonts w:ascii="Calibri" w:eastAsia="Calibri" w:hAnsi="Calibri" w:cs="Times New Roman"/>
            <w:lang w:val="en-US"/>
          </w:rPr>
          <w:t>608.</w:t>
        </w:r>
        <w:r w:rsidRPr="002709E2">
          <w:rPr>
            <w:rFonts w:ascii="Calibri" w:eastAsia="Calibri" w:hAnsi="Calibri" w:cs="Times New Roman"/>
            <w:lang w:val="en-US"/>
          </w:rPr>
          <w:tab/>
          <w:t>b "\"What are your thoughts, my dear? I don't like being kept in suspense.\""</w:t>
        </w:r>
      </w:ins>
    </w:p>
    <w:p w14:paraId="1CF4BDEB" w14:textId="77777777" w:rsidR="002709E2" w:rsidRPr="002709E2" w:rsidRDefault="002709E2" w:rsidP="002709E2">
      <w:pPr>
        <w:spacing w:line="600" w:lineRule="auto"/>
        <w:jc w:val="left"/>
        <w:rPr>
          <w:ins w:id="15363" w:author="UTENTE" w:date="2020-06-30T18:54:00Z"/>
          <w:rFonts w:ascii="Calibri" w:eastAsia="Calibri" w:hAnsi="Calibri" w:cs="Times New Roman"/>
          <w:lang w:val="en-US"/>
        </w:rPr>
      </w:pPr>
      <w:ins w:id="15364" w:author="UTENTE" w:date="2020-06-30T18:54:00Z">
        <w:r w:rsidRPr="002709E2">
          <w:rPr>
            <w:rFonts w:ascii="Calibri" w:eastAsia="Calibri" w:hAnsi="Calibri" w:cs="Times New Roman"/>
            <w:lang w:val="en-US"/>
          </w:rPr>
          <w:t>609.</w:t>
        </w:r>
        <w:r w:rsidRPr="002709E2">
          <w:rPr>
            <w:rFonts w:ascii="Calibri" w:eastAsia="Calibri" w:hAnsi="Calibri" w:cs="Times New Roman"/>
            <w:lang w:val="en-US"/>
          </w:rPr>
          <w:tab/>
          <w:t>mcp "\"…\""</w:t>
        </w:r>
      </w:ins>
    </w:p>
    <w:p w14:paraId="7426AE72" w14:textId="77777777" w:rsidR="002709E2" w:rsidRPr="002709E2" w:rsidRDefault="002709E2" w:rsidP="002709E2">
      <w:pPr>
        <w:spacing w:line="600" w:lineRule="auto"/>
        <w:jc w:val="left"/>
        <w:rPr>
          <w:ins w:id="15365" w:author="UTENTE" w:date="2020-06-30T18:54:00Z"/>
          <w:rFonts w:ascii="Calibri" w:eastAsia="Calibri" w:hAnsi="Calibri" w:cs="Times New Roman"/>
          <w:lang w:val="en-US"/>
        </w:rPr>
      </w:pPr>
      <w:ins w:id="15366" w:author="UTENTE" w:date="2020-06-30T18:54:00Z">
        <w:r w:rsidRPr="002709E2">
          <w:rPr>
            <w:rFonts w:ascii="Calibri" w:eastAsia="Calibri" w:hAnsi="Calibri" w:cs="Times New Roman"/>
            <w:lang w:val="en-US"/>
          </w:rPr>
          <w:t>610.</w:t>
        </w:r>
        <w:r w:rsidRPr="002709E2">
          <w:rPr>
            <w:rFonts w:ascii="Calibri" w:eastAsia="Calibri" w:hAnsi="Calibri" w:cs="Times New Roman"/>
            <w:lang w:val="en-US"/>
          </w:rPr>
          <w:tab/>
          <w:t>old "Only if Dominic…"</w:t>
        </w:r>
      </w:ins>
    </w:p>
    <w:p w14:paraId="0AFF2F99" w14:textId="77777777" w:rsidR="002709E2" w:rsidRPr="002709E2" w:rsidRDefault="002709E2" w:rsidP="002709E2">
      <w:pPr>
        <w:spacing w:line="600" w:lineRule="auto"/>
        <w:jc w:val="left"/>
        <w:rPr>
          <w:ins w:id="15367" w:author="UTENTE" w:date="2020-06-30T18:54:00Z"/>
          <w:rFonts w:ascii="Calibri" w:eastAsia="Calibri" w:hAnsi="Calibri" w:cs="Times New Roman"/>
          <w:lang w:val="en-US"/>
        </w:rPr>
      </w:pPr>
      <w:ins w:id="15368" w:author="UTENTE" w:date="2020-06-30T18:54:00Z">
        <w:r w:rsidRPr="002709E2">
          <w:rPr>
            <w:rFonts w:ascii="Calibri" w:eastAsia="Calibri" w:hAnsi="Calibri" w:cs="Times New Roman"/>
            <w:lang w:val="en-US"/>
          </w:rPr>
          <w:t>611.</w:t>
        </w:r>
        <w:r w:rsidRPr="002709E2">
          <w:rPr>
            <w:rFonts w:ascii="Calibri" w:eastAsia="Calibri" w:hAnsi="Calibri" w:cs="Times New Roman"/>
            <w:lang w:val="en-US"/>
          </w:rPr>
          <w:tab/>
          <w:t>old "It'd be worth the cost"</w:t>
        </w:r>
      </w:ins>
    </w:p>
    <w:p w14:paraId="7AD1AE83" w14:textId="77777777" w:rsidR="002709E2" w:rsidRPr="002709E2" w:rsidRDefault="002709E2" w:rsidP="002709E2">
      <w:pPr>
        <w:spacing w:line="600" w:lineRule="auto"/>
        <w:jc w:val="left"/>
        <w:rPr>
          <w:ins w:id="15369" w:author="UTENTE" w:date="2020-06-30T18:54:00Z"/>
          <w:rFonts w:ascii="Calibri" w:eastAsia="Calibri" w:hAnsi="Calibri" w:cs="Times New Roman"/>
          <w:lang w:val="en-US"/>
        </w:rPr>
      </w:pPr>
      <w:ins w:id="15370" w:author="UTENTE" w:date="2020-06-30T18:54:00Z">
        <w:r w:rsidRPr="002709E2">
          <w:rPr>
            <w:rFonts w:ascii="Calibri" w:eastAsia="Calibri" w:hAnsi="Calibri" w:cs="Times New Roman"/>
            <w:lang w:val="en-US"/>
          </w:rPr>
          <w:t>612.</w:t>
        </w:r>
        <w:r w:rsidRPr="002709E2">
          <w:rPr>
            <w:rFonts w:ascii="Calibri" w:eastAsia="Calibri" w:hAnsi="Calibri" w:cs="Times New Roman"/>
            <w:lang w:val="en-US"/>
          </w:rPr>
          <w:tab/>
          <w:t>old "Tell him what he wants to hear"</w:t>
        </w:r>
      </w:ins>
    </w:p>
    <w:p w14:paraId="5920BEB1" w14:textId="77777777" w:rsidR="002709E2" w:rsidRPr="002709E2" w:rsidRDefault="002709E2" w:rsidP="002709E2">
      <w:pPr>
        <w:spacing w:line="600" w:lineRule="auto"/>
        <w:jc w:val="left"/>
        <w:rPr>
          <w:ins w:id="15371" w:author="UTENTE" w:date="2020-06-30T18:54:00Z"/>
          <w:rFonts w:ascii="Calibri" w:eastAsia="Calibri" w:hAnsi="Calibri" w:cs="Times New Roman"/>
          <w:lang w:val="en-US"/>
        </w:rPr>
      </w:pPr>
      <w:ins w:id="15372" w:author="UTENTE" w:date="2020-06-30T18:54:00Z">
        <w:r w:rsidRPr="002709E2">
          <w:rPr>
            <w:rFonts w:ascii="Calibri" w:eastAsia="Calibri" w:hAnsi="Calibri" w:cs="Times New Roman"/>
            <w:lang w:val="en-US"/>
          </w:rPr>
          <w:t>613.</w:t>
        </w:r>
        <w:r w:rsidRPr="002709E2">
          <w:rPr>
            <w:rFonts w:ascii="Calibri" w:eastAsia="Calibri" w:hAnsi="Calibri" w:cs="Times New Roman"/>
            <w:lang w:val="en-US"/>
          </w:rPr>
          <w:tab/>
          <w:t>old "Tell him what he wants to hear (unlocked)"</w:t>
        </w:r>
      </w:ins>
    </w:p>
    <w:p w14:paraId="584063BE" w14:textId="77777777" w:rsidR="002709E2" w:rsidRPr="002709E2" w:rsidRDefault="002709E2" w:rsidP="002709E2">
      <w:pPr>
        <w:spacing w:line="600" w:lineRule="auto"/>
        <w:jc w:val="left"/>
        <w:rPr>
          <w:ins w:id="15373" w:author="UTENTE" w:date="2020-06-30T18:54:00Z"/>
          <w:rFonts w:ascii="Calibri" w:eastAsia="Calibri" w:hAnsi="Calibri" w:cs="Times New Roman"/>
          <w:lang w:val="en-US"/>
        </w:rPr>
      </w:pPr>
      <w:ins w:id="15374" w:author="UTENTE" w:date="2020-06-30T18:54:00Z">
        <w:r w:rsidRPr="002709E2">
          <w:rPr>
            <w:rFonts w:ascii="Calibri" w:eastAsia="Calibri" w:hAnsi="Calibri" w:cs="Times New Roman"/>
            <w:lang w:val="en-US"/>
          </w:rPr>
          <w:t>614.</w:t>
        </w:r>
        <w:r w:rsidRPr="002709E2">
          <w:rPr>
            <w:rFonts w:ascii="Calibri" w:eastAsia="Calibri" w:hAnsi="Calibri" w:cs="Times New Roman"/>
            <w:lang w:val="en-US"/>
          </w:rPr>
          <w:tab/>
          <w:t>n "To be honest, the idea of never seeing the sun again is a horrible one."</w:t>
        </w:r>
      </w:ins>
    </w:p>
    <w:p w14:paraId="393F48E4" w14:textId="77777777" w:rsidR="002709E2" w:rsidRPr="002709E2" w:rsidRDefault="002709E2" w:rsidP="002709E2">
      <w:pPr>
        <w:spacing w:line="600" w:lineRule="auto"/>
        <w:jc w:val="left"/>
        <w:rPr>
          <w:ins w:id="15375" w:author="UTENTE" w:date="2020-06-30T18:54:00Z"/>
          <w:rFonts w:ascii="Calibri" w:eastAsia="Calibri" w:hAnsi="Calibri" w:cs="Times New Roman"/>
          <w:lang w:val="en-US"/>
        </w:rPr>
      </w:pPr>
      <w:ins w:id="15376" w:author="UTENTE" w:date="2020-06-30T18:54:00Z">
        <w:r w:rsidRPr="002709E2">
          <w:rPr>
            <w:rFonts w:ascii="Calibri" w:eastAsia="Calibri" w:hAnsi="Calibri" w:cs="Times New Roman"/>
            <w:lang w:val="en-US"/>
          </w:rPr>
          <w:t>615.</w:t>
        </w:r>
        <w:r w:rsidRPr="002709E2">
          <w:rPr>
            <w:rFonts w:ascii="Calibri" w:eastAsia="Calibri" w:hAnsi="Calibri" w:cs="Times New Roman"/>
            <w:lang w:val="en-US"/>
          </w:rPr>
          <w:tab/>
          <w:t>n "Everything about my life would change, and I'd be forced into a world of secrets and darkness…"</w:t>
        </w:r>
      </w:ins>
    </w:p>
    <w:p w14:paraId="4BDC16A3" w14:textId="77777777" w:rsidR="002709E2" w:rsidRPr="002709E2" w:rsidRDefault="002709E2" w:rsidP="002709E2">
      <w:pPr>
        <w:spacing w:line="600" w:lineRule="auto"/>
        <w:jc w:val="left"/>
        <w:rPr>
          <w:ins w:id="15377" w:author="UTENTE" w:date="2020-06-30T18:54:00Z"/>
          <w:rFonts w:ascii="Calibri" w:eastAsia="Calibri" w:hAnsi="Calibri" w:cs="Times New Roman"/>
          <w:lang w:val="en-US"/>
        </w:rPr>
      </w:pPr>
      <w:ins w:id="15378" w:author="UTENTE" w:date="2020-06-30T18:54:00Z">
        <w:r w:rsidRPr="002709E2">
          <w:rPr>
            <w:rFonts w:ascii="Calibri" w:eastAsia="Calibri" w:hAnsi="Calibri" w:cs="Times New Roman"/>
            <w:lang w:val="en-US"/>
          </w:rPr>
          <w:t>616.</w:t>
        </w:r>
        <w:r w:rsidRPr="002709E2">
          <w:rPr>
            <w:rFonts w:ascii="Calibri" w:eastAsia="Calibri" w:hAnsi="Calibri" w:cs="Times New Roman"/>
            <w:lang w:val="en-US"/>
          </w:rPr>
          <w:tab/>
          <w:t>n "But if Dom was there for me, then…{w} I think I could endure it."</w:t>
        </w:r>
        <w:r w:rsidRPr="002709E2">
          <w:rPr>
            <w:rFonts w:ascii="Calibri" w:eastAsia="Calibri" w:hAnsi="Calibri" w:cs="Times New Roman"/>
            <w:lang w:val="en-US"/>
          </w:rPr>
          <w:br w:type="page"/>
        </w:r>
      </w:ins>
    </w:p>
    <w:p w14:paraId="555D53D0" w14:textId="77777777" w:rsidR="002709E2" w:rsidRPr="002709E2" w:rsidRDefault="002709E2" w:rsidP="002709E2">
      <w:pPr>
        <w:spacing w:line="600" w:lineRule="auto"/>
        <w:jc w:val="left"/>
        <w:rPr>
          <w:ins w:id="15379" w:author="UTENTE" w:date="2020-06-30T18:54:00Z"/>
          <w:rFonts w:ascii="Calibri" w:eastAsia="Calibri" w:hAnsi="Calibri" w:cs="Times New Roman"/>
        </w:rPr>
      </w:pPr>
      <w:ins w:id="15380" w:author="UTENTE" w:date="2020-06-30T18:54:00Z">
        <w:r w:rsidRPr="002709E2">
          <w:rPr>
            <w:rFonts w:ascii="Calibri" w:eastAsia="Calibri" w:hAnsi="Calibri" w:cs="Times New Roman"/>
          </w:rPr>
          <w:lastRenderedPageBreak/>
          <w:t>601.</w:t>
        </w:r>
        <w:r w:rsidRPr="002709E2">
          <w:rPr>
            <w:rFonts w:ascii="Calibri" w:eastAsia="Calibri" w:hAnsi="Calibri" w:cs="Times New Roman"/>
          </w:rPr>
          <w:tab/>
          <w:t>b "\"Se ti unissi a noi, non avrei niente da dire sulla relazione fra te e Dominic… Al contrario, la incoraggerei.\""</w:t>
        </w:r>
      </w:ins>
    </w:p>
    <w:p w14:paraId="78654247" w14:textId="77777777" w:rsidR="002709E2" w:rsidRPr="002709E2" w:rsidRDefault="002709E2" w:rsidP="002709E2">
      <w:pPr>
        <w:spacing w:line="600" w:lineRule="auto"/>
        <w:jc w:val="left"/>
        <w:rPr>
          <w:ins w:id="15381" w:author="UTENTE" w:date="2020-06-30T18:54:00Z"/>
          <w:rFonts w:ascii="Calibri" w:eastAsia="Calibri" w:hAnsi="Calibri" w:cs="Times New Roman"/>
        </w:rPr>
      </w:pPr>
      <w:ins w:id="15382" w:author="UTENTE" w:date="2020-06-30T18:54:00Z">
        <w:r w:rsidRPr="002709E2">
          <w:rPr>
            <w:rFonts w:ascii="Calibri" w:eastAsia="Calibri" w:hAnsi="Calibri" w:cs="Times New Roman"/>
          </w:rPr>
          <w:t>602.</w:t>
        </w:r>
        <w:r w:rsidRPr="002709E2">
          <w:rPr>
            <w:rFonts w:ascii="Calibri" w:eastAsia="Calibri" w:hAnsi="Calibri" w:cs="Times New Roman"/>
          </w:rPr>
          <w:tab/>
          <w:t>b "\"Dopo tutto, è un ragazzo molto solo. Uno come te potrebbe evitare che si ribelli o causi altri problemi.\""</w:t>
        </w:r>
      </w:ins>
    </w:p>
    <w:p w14:paraId="5FAC9753" w14:textId="77777777" w:rsidR="002709E2" w:rsidRPr="002709E2" w:rsidRDefault="002709E2" w:rsidP="002709E2">
      <w:pPr>
        <w:spacing w:line="600" w:lineRule="auto"/>
        <w:jc w:val="left"/>
        <w:rPr>
          <w:ins w:id="15383" w:author="UTENTE" w:date="2020-06-30T18:54:00Z"/>
          <w:rFonts w:ascii="Calibri" w:eastAsia="Calibri" w:hAnsi="Calibri" w:cs="Times New Roman"/>
        </w:rPr>
      </w:pPr>
      <w:ins w:id="15384" w:author="UTENTE" w:date="2020-06-30T18:54:00Z">
        <w:r w:rsidRPr="002709E2">
          <w:rPr>
            <w:rFonts w:ascii="Calibri" w:eastAsia="Calibri" w:hAnsi="Calibri" w:cs="Times New Roman"/>
          </w:rPr>
          <w:t>603.</w:t>
        </w:r>
        <w:r w:rsidRPr="002709E2">
          <w:rPr>
            <w:rFonts w:ascii="Calibri" w:eastAsia="Calibri" w:hAnsi="Calibri" w:cs="Times New Roman"/>
          </w:rPr>
          <w:tab/>
          <w:t>n "Bishop torreggia su di me mentre parla, stagliando un’ombra lunga che sembra inghiottirmi."</w:t>
        </w:r>
      </w:ins>
    </w:p>
    <w:p w14:paraId="7B363CF7" w14:textId="77777777" w:rsidR="002709E2" w:rsidRPr="002709E2" w:rsidRDefault="002709E2" w:rsidP="002709E2">
      <w:pPr>
        <w:spacing w:line="600" w:lineRule="auto"/>
        <w:jc w:val="left"/>
        <w:rPr>
          <w:ins w:id="15385" w:author="UTENTE" w:date="2020-06-30T18:54:00Z"/>
          <w:rFonts w:ascii="Calibri" w:eastAsia="Calibri" w:hAnsi="Calibri" w:cs="Times New Roman"/>
        </w:rPr>
      </w:pPr>
      <w:ins w:id="15386" w:author="UTENTE" w:date="2020-06-30T18:54:00Z">
        <w:r w:rsidRPr="002709E2">
          <w:rPr>
            <w:rFonts w:ascii="Calibri" w:eastAsia="Calibri" w:hAnsi="Calibri" w:cs="Times New Roman"/>
          </w:rPr>
          <w:t>604.</w:t>
        </w:r>
        <w:r w:rsidRPr="002709E2">
          <w:rPr>
            <w:rFonts w:ascii="Calibri" w:eastAsia="Calibri" w:hAnsi="Calibri" w:cs="Times New Roman"/>
          </w:rPr>
          <w:tab/>
          <w:t>n "È chiaro che mi sta dando un ultimatum -"</w:t>
        </w:r>
      </w:ins>
    </w:p>
    <w:p w14:paraId="6ACDCC8F" w14:textId="77777777" w:rsidR="002709E2" w:rsidRPr="002709E2" w:rsidRDefault="002709E2" w:rsidP="002709E2">
      <w:pPr>
        <w:spacing w:line="600" w:lineRule="auto"/>
        <w:jc w:val="left"/>
        <w:rPr>
          <w:ins w:id="15387" w:author="UTENTE" w:date="2020-06-30T18:54:00Z"/>
          <w:rFonts w:ascii="Calibri" w:eastAsia="Calibri" w:hAnsi="Calibri" w:cs="Times New Roman"/>
        </w:rPr>
      </w:pPr>
      <w:ins w:id="15388" w:author="UTENTE" w:date="2020-06-30T18:54:00Z">
        <w:r w:rsidRPr="002709E2">
          <w:rPr>
            <w:rFonts w:ascii="Calibri" w:eastAsia="Calibri" w:hAnsi="Calibri" w:cs="Times New Roman"/>
          </w:rPr>
          <w:t>605.</w:t>
        </w:r>
        <w:r w:rsidRPr="002709E2">
          <w:rPr>
            <w:rFonts w:ascii="Calibri" w:eastAsia="Calibri" w:hAnsi="Calibri" w:cs="Times New Roman"/>
          </w:rPr>
          <w:tab/>
          <w:t>n "{i}Unisciti a noi o dimentica tutto.{/i}"</w:t>
        </w:r>
      </w:ins>
    </w:p>
    <w:p w14:paraId="742D7B76" w14:textId="77777777" w:rsidR="002709E2" w:rsidRPr="002709E2" w:rsidRDefault="002709E2" w:rsidP="002709E2">
      <w:pPr>
        <w:spacing w:line="600" w:lineRule="auto"/>
        <w:jc w:val="left"/>
        <w:rPr>
          <w:ins w:id="15389" w:author="UTENTE" w:date="2020-06-30T18:54:00Z"/>
          <w:rFonts w:ascii="Calibri" w:eastAsia="Calibri" w:hAnsi="Calibri" w:cs="Times New Roman"/>
        </w:rPr>
      </w:pPr>
      <w:ins w:id="15390" w:author="UTENTE" w:date="2020-06-30T18:54:00Z">
        <w:r w:rsidRPr="002709E2">
          <w:rPr>
            <w:rFonts w:ascii="Calibri" w:eastAsia="Calibri" w:hAnsi="Calibri" w:cs="Times New Roman"/>
          </w:rPr>
          <w:t>606.</w:t>
        </w:r>
        <w:r w:rsidRPr="002709E2">
          <w:rPr>
            <w:rFonts w:ascii="Calibri" w:eastAsia="Calibri" w:hAnsi="Calibri" w:cs="Times New Roman"/>
          </w:rPr>
          <w:tab/>
          <w:t>n "Altrimenti…"</w:t>
        </w:r>
      </w:ins>
    </w:p>
    <w:p w14:paraId="0FE66544" w14:textId="77777777" w:rsidR="002709E2" w:rsidRPr="002709E2" w:rsidRDefault="002709E2" w:rsidP="002709E2">
      <w:pPr>
        <w:spacing w:line="600" w:lineRule="auto"/>
        <w:jc w:val="left"/>
        <w:rPr>
          <w:ins w:id="15391" w:author="UTENTE" w:date="2020-06-30T18:54:00Z"/>
          <w:rFonts w:ascii="Calibri" w:eastAsia="Calibri" w:hAnsi="Calibri" w:cs="Times New Roman"/>
        </w:rPr>
      </w:pPr>
      <w:ins w:id="15392" w:author="UTENTE" w:date="2020-06-30T18:54:00Z">
        <w:r w:rsidRPr="002709E2">
          <w:rPr>
            <w:rFonts w:ascii="Calibri" w:eastAsia="Calibri" w:hAnsi="Calibri" w:cs="Times New Roman"/>
          </w:rPr>
          <w:t>607.</w:t>
        </w:r>
        <w:r w:rsidRPr="002709E2">
          <w:rPr>
            <w:rFonts w:ascii="Calibri" w:eastAsia="Calibri" w:hAnsi="Calibri" w:cs="Times New Roman"/>
          </w:rPr>
          <w:tab/>
          <w:t>extend "Mi ucciderà."</w:t>
        </w:r>
      </w:ins>
    </w:p>
    <w:p w14:paraId="14C79DE0" w14:textId="77777777" w:rsidR="002709E2" w:rsidRPr="002709E2" w:rsidRDefault="002709E2" w:rsidP="002709E2">
      <w:pPr>
        <w:spacing w:line="600" w:lineRule="auto"/>
        <w:jc w:val="left"/>
        <w:rPr>
          <w:ins w:id="15393" w:author="UTENTE" w:date="2020-06-30T18:54:00Z"/>
          <w:rFonts w:ascii="Calibri" w:eastAsia="Calibri" w:hAnsi="Calibri" w:cs="Times New Roman"/>
        </w:rPr>
      </w:pPr>
      <w:ins w:id="15394" w:author="UTENTE" w:date="2020-06-30T18:54:00Z">
        <w:r w:rsidRPr="002709E2">
          <w:rPr>
            <w:rFonts w:ascii="Calibri" w:eastAsia="Calibri" w:hAnsi="Calibri" w:cs="Times New Roman"/>
          </w:rPr>
          <w:t>608.</w:t>
        </w:r>
        <w:r w:rsidRPr="002709E2">
          <w:rPr>
            <w:rFonts w:ascii="Calibri" w:eastAsia="Calibri" w:hAnsi="Calibri" w:cs="Times New Roman"/>
          </w:rPr>
          <w:tab/>
          <w:t>b "\"Cosa ne dici, mio caro? Non mi piace essere tenuto sulle spine.\""</w:t>
        </w:r>
      </w:ins>
    </w:p>
    <w:p w14:paraId="49004861" w14:textId="77777777" w:rsidR="002709E2" w:rsidRPr="002709E2" w:rsidRDefault="002709E2" w:rsidP="002709E2">
      <w:pPr>
        <w:spacing w:line="600" w:lineRule="auto"/>
        <w:jc w:val="left"/>
        <w:rPr>
          <w:ins w:id="15395" w:author="UTENTE" w:date="2020-06-30T18:54:00Z"/>
          <w:rFonts w:ascii="Calibri" w:eastAsia="Calibri" w:hAnsi="Calibri" w:cs="Times New Roman"/>
        </w:rPr>
      </w:pPr>
      <w:ins w:id="15396" w:author="UTENTE" w:date="2020-06-30T18:54:00Z">
        <w:r w:rsidRPr="002709E2">
          <w:rPr>
            <w:rFonts w:ascii="Calibri" w:eastAsia="Calibri" w:hAnsi="Calibri" w:cs="Times New Roman"/>
          </w:rPr>
          <w:t>609.</w:t>
        </w:r>
        <w:r w:rsidRPr="002709E2">
          <w:rPr>
            <w:rFonts w:ascii="Calibri" w:eastAsia="Calibri" w:hAnsi="Calibri" w:cs="Times New Roman"/>
          </w:rPr>
          <w:tab/>
          <w:t>mcp "\"…\""</w:t>
        </w:r>
      </w:ins>
    </w:p>
    <w:p w14:paraId="2AE59F4F" w14:textId="77777777" w:rsidR="002709E2" w:rsidRPr="002709E2" w:rsidRDefault="002709E2" w:rsidP="002709E2">
      <w:pPr>
        <w:spacing w:line="600" w:lineRule="auto"/>
        <w:jc w:val="left"/>
        <w:rPr>
          <w:ins w:id="15397" w:author="UTENTE" w:date="2020-06-30T18:54:00Z"/>
          <w:rFonts w:ascii="Calibri" w:eastAsia="Calibri" w:hAnsi="Calibri" w:cs="Times New Roman"/>
        </w:rPr>
      </w:pPr>
      <w:ins w:id="15398" w:author="UTENTE" w:date="2020-06-30T18:54:00Z">
        <w:r w:rsidRPr="002709E2">
          <w:rPr>
            <w:rFonts w:ascii="Calibri" w:eastAsia="Calibri" w:hAnsi="Calibri" w:cs="Times New Roman"/>
          </w:rPr>
          <w:t>610.</w:t>
        </w:r>
        <w:r w:rsidRPr="002709E2">
          <w:rPr>
            <w:rFonts w:ascii="Calibri" w:eastAsia="Calibri" w:hAnsi="Calibri" w:cs="Times New Roman"/>
          </w:rPr>
          <w:tab/>
          <w:t>new "Solo se Dominic…"</w:t>
        </w:r>
      </w:ins>
    </w:p>
    <w:p w14:paraId="461D6D05" w14:textId="77777777" w:rsidR="002709E2" w:rsidRPr="002709E2" w:rsidRDefault="002709E2" w:rsidP="002709E2">
      <w:pPr>
        <w:spacing w:line="600" w:lineRule="auto"/>
        <w:jc w:val="left"/>
        <w:rPr>
          <w:ins w:id="15399" w:author="UTENTE" w:date="2020-06-30T18:54:00Z"/>
          <w:rFonts w:ascii="Calibri" w:eastAsia="Calibri" w:hAnsi="Calibri" w:cs="Times New Roman"/>
        </w:rPr>
      </w:pPr>
      <w:ins w:id="15400" w:author="UTENTE" w:date="2020-06-30T18:54:00Z">
        <w:r w:rsidRPr="002709E2">
          <w:rPr>
            <w:rFonts w:ascii="Calibri" w:eastAsia="Calibri" w:hAnsi="Calibri" w:cs="Times New Roman"/>
          </w:rPr>
          <w:t>611.</w:t>
        </w:r>
        <w:r w:rsidRPr="002709E2">
          <w:rPr>
            <w:rFonts w:ascii="Calibri" w:eastAsia="Calibri" w:hAnsi="Calibri" w:cs="Times New Roman"/>
          </w:rPr>
          <w:tab/>
          <w:t>new "Ne varrebbe la pena"</w:t>
        </w:r>
      </w:ins>
    </w:p>
    <w:p w14:paraId="71EC320E" w14:textId="77777777" w:rsidR="002709E2" w:rsidRPr="002709E2" w:rsidRDefault="002709E2" w:rsidP="002709E2">
      <w:pPr>
        <w:spacing w:line="600" w:lineRule="auto"/>
        <w:jc w:val="left"/>
        <w:rPr>
          <w:ins w:id="15401" w:author="UTENTE" w:date="2020-06-30T18:54:00Z"/>
          <w:rFonts w:ascii="Calibri" w:eastAsia="Calibri" w:hAnsi="Calibri" w:cs="Times New Roman"/>
        </w:rPr>
      </w:pPr>
      <w:ins w:id="15402" w:author="UTENTE" w:date="2020-06-30T18:54:00Z">
        <w:r w:rsidRPr="002709E2">
          <w:rPr>
            <w:rFonts w:ascii="Calibri" w:eastAsia="Calibri" w:hAnsi="Calibri" w:cs="Times New Roman"/>
          </w:rPr>
          <w:t>612.</w:t>
        </w:r>
        <w:r w:rsidRPr="002709E2">
          <w:rPr>
            <w:rFonts w:ascii="Calibri" w:eastAsia="Calibri" w:hAnsi="Calibri" w:cs="Times New Roman"/>
          </w:rPr>
          <w:tab/>
          <w:t>new "Digli quello che vuole sentirsi dire"</w:t>
        </w:r>
      </w:ins>
    </w:p>
    <w:p w14:paraId="0D4929BE" w14:textId="77777777" w:rsidR="002709E2" w:rsidRPr="002709E2" w:rsidRDefault="002709E2" w:rsidP="002709E2">
      <w:pPr>
        <w:spacing w:line="600" w:lineRule="auto"/>
        <w:jc w:val="left"/>
        <w:rPr>
          <w:ins w:id="15403" w:author="UTENTE" w:date="2020-06-30T18:54:00Z"/>
          <w:rFonts w:ascii="Calibri" w:eastAsia="Calibri" w:hAnsi="Calibri" w:cs="Times New Roman"/>
        </w:rPr>
      </w:pPr>
      <w:ins w:id="15404" w:author="UTENTE" w:date="2020-06-30T18:54:00Z">
        <w:r w:rsidRPr="002709E2">
          <w:rPr>
            <w:rFonts w:ascii="Calibri" w:eastAsia="Calibri" w:hAnsi="Calibri" w:cs="Times New Roman"/>
          </w:rPr>
          <w:t>613.</w:t>
        </w:r>
        <w:r w:rsidRPr="002709E2">
          <w:rPr>
            <w:rFonts w:ascii="Calibri" w:eastAsia="Calibri" w:hAnsi="Calibri" w:cs="Times New Roman"/>
          </w:rPr>
          <w:tab/>
          <w:t>new "Digli quello che vuole sentirsi dire (sbloccato)"</w:t>
        </w:r>
      </w:ins>
    </w:p>
    <w:p w14:paraId="4AD30BCE" w14:textId="77777777" w:rsidR="002709E2" w:rsidRPr="002709E2" w:rsidRDefault="002709E2" w:rsidP="002709E2">
      <w:pPr>
        <w:spacing w:line="600" w:lineRule="auto"/>
        <w:jc w:val="left"/>
        <w:rPr>
          <w:ins w:id="15405" w:author="UTENTE" w:date="2020-06-30T18:54:00Z"/>
          <w:rFonts w:ascii="Calibri" w:eastAsia="Calibri" w:hAnsi="Calibri" w:cs="Times New Roman"/>
        </w:rPr>
      </w:pPr>
      <w:ins w:id="15406" w:author="UTENTE" w:date="2020-06-30T18:54:00Z">
        <w:r w:rsidRPr="002709E2">
          <w:rPr>
            <w:rFonts w:ascii="Calibri" w:eastAsia="Calibri" w:hAnsi="Calibri" w:cs="Times New Roman"/>
          </w:rPr>
          <w:t>614.</w:t>
        </w:r>
        <w:r w:rsidRPr="002709E2">
          <w:rPr>
            <w:rFonts w:ascii="Calibri" w:eastAsia="Calibri" w:hAnsi="Calibri" w:cs="Times New Roman"/>
          </w:rPr>
          <w:tab/>
          <w:t>n "Ad essere sincero, l'idea di non rivedere mai più la luce del sole è terribile."</w:t>
        </w:r>
      </w:ins>
    </w:p>
    <w:p w14:paraId="1D78B701" w14:textId="77777777" w:rsidR="002709E2" w:rsidRPr="002709E2" w:rsidRDefault="002709E2" w:rsidP="002709E2">
      <w:pPr>
        <w:spacing w:line="600" w:lineRule="auto"/>
        <w:jc w:val="left"/>
        <w:rPr>
          <w:ins w:id="15407" w:author="UTENTE" w:date="2020-06-30T18:54:00Z"/>
          <w:rFonts w:ascii="Calibri" w:eastAsia="Calibri" w:hAnsi="Calibri" w:cs="Times New Roman"/>
        </w:rPr>
      </w:pPr>
      <w:ins w:id="15408" w:author="UTENTE" w:date="2020-06-30T18:54:00Z">
        <w:r w:rsidRPr="002709E2">
          <w:rPr>
            <w:rFonts w:ascii="Calibri" w:eastAsia="Calibri" w:hAnsi="Calibri" w:cs="Times New Roman"/>
          </w:rPr>
          <w:t>615.</w:t>
        </w:r>
        <w:r w:rsidRPr="002709E2">
          <w:rPr>
            <w:rFonts w:ascii="Calibri" w:eastAsia="Calibri" w:hAnsi="Calibri" w:cs="Times New Roman"/>
          </w:rPr>
          <w:tab/>
          <w:t>n "La mia vita cambierebbe completamente e sarei costretto a entrare in un mondo di segreti e oscurità…"</w:t>
        </w:r>
      </w:ins>
    </w:p>
    <w:p w14:paraId="3B115AAF" w14:textId="77777777" w:rsidR="002709E2" w:rsidRPr="002709E2" w:rsidRDefault="002709E2" w:rsidP="002709E2">
      <w:pPr>
        <w:spacing w:line="600" w:lineRule="auto"/>
        <w:jc w:val="left"/>
        <w:rPr>
          <w:ins w:id="15409" w:author="UTENTE" w:date="2020-06-30T18:54:00Z"/>
          <w:rFonts w:ascii="Calibri" w:eastAsia="Calibri" w:hAnsi="Calibri" w:cs="Times New Roman"/>
          <w:lang w:val="en-US"/>
        </w:rPr>
      </w:pPr>
      <w:ins w:id="15410" w:author="UTENTE" w:date="2020-06-30T18:54:00Z">
        <w:r w:rsidRPr="002709E2">
          <w:rPr>
            <w:rFonts w:ascii="Calibri" w:eastAsia="Calibri" w:hAnsi="Calibri" w:cs="Times New Roman"/>
          </w:rPr>
          <w:t>616.</w:t>
        </w:r>
        <w:r w:rsidRPr="002709E2">
          <w:rPr>
            <w:rFonts w:ascii="Calibri" w:eastAsia="Calibri" w:hAnsi="Calibri" w:cs="Times New Roman"/>
          </w:rPr>
          <w:tab/>
          <w:t xml:space="preserve">n "Ma se Dom fossi lì con me, allora…{w} Penso che potrei sopportarlo. </w:t>
        </w:r>
        <w:r w:rsidRPr="002709E2">
          <w:rPr>
            <w:rFonts w:ascii="Calibri" w:eastAsia="Calibri" w:hAnsi="Calibri" w:cs="Times New Roman"/>
            <w:lang w:val="en-US"/>
          </w:rPr>
          <w:t>"</w:t>
        </w:r>
        <w:r w:rsidRPr="002709E2">
          <w:rPr>
            <w:rFonts w:ascii="Calibri" w:eastAsia="Calibri" w:hAnsi="Calibri" w:cs="Times New Roman"/>
            <w:lang w:val="en-US"/>
          </w:rPr>
          <w:br w:type="page"/>
        </w:r>
      </w:ins>
    </w:p>
    <w:p w14:paraId="23D0C3B1" w14:textId="77777777" w:rsidR="002709E2" w:rsidRPr="002709E2" w:rsidRDefault="002709E2" w:rsidP="002709E2">
      <w:pPr>
        <w:spacing w:line="600" w:lineRule="auto"/>
        <w:jc w:val="left"/>
        <w:rPr>
          <w:ins w:id="15411" w:author="UTENTE" w:date="2020-06-30T18:54:00Z"/>
          <w:rFonts w:ascii="Calibri" w:eastAsia="Calibri" w:hAnsi="Calibri" w:cs="Times New Roman"/>
          <w:lang w:val="en-US"/>
        </w:rPr>
      </w:pPr>
      <w:ins w:id="15412" w:author="UTENTE" w:date="2020-06-30T18:54:00Z">
        <w:r w:rsidRPr="002709E2">
          <w:rPr>
            <w:rFonts w:ascii="Calibri" w:eastAsia="Calibri" w:hAnsi="Calibri" w:cs="Times New Roman"/>
            <w:lang w:val="en-US"/>
          </w:rPr>
          <w:lastRenderedPageBreak/>
          <w:t>617.</w:t>
        </w:r>
        <w:r w:rsidRPr="002709E2">
          <w:rPr>
            <w:rFonts w:ascii="Calibri" w:eastAsia="Calibri" w:hAnsi="Calibri" w:cs="Times New Roman"/>
            <w:lang w:val="en-US"/>
          </w:rPr>
          <w:tab/>
          <w:t>mcp "\"I'd consider your offer, as long as Dominic was the one who…\""</w:t>
        </w:r>
      </w:ins>
    </w:p>
    <w:p w14:paraId="1AF02828" w14:textId="77777777" w:rsidR="002709E2" w:rsidRPr="002709E2" w:rsidRDefault="002709E2" w:rsidP="002709E2">
      <w:pPr>
        <w:spacing w:line="600" w:lineRule="auto"/>
        <w:jc w:val="left"/>
        <w:rPr>
          <w:ins w:id="15413" w:author="UTENTE" w:date="2020-06-30T18:54:00Z"/>
          <w:rFonts w:ascii="Calibri" w:eastAsia="Calibri" w:hAnsi="Calibri" w:cs="Times New Roman"/>
          <w:lang w:val="en-US"/>
        </w:rPr>
      </w:pPr>
      <w:ins w:id="15414" w:author="UTENTE" w:date="2020-06-30T18:54:00Z">
        <w:r w:rsidRPr="002709E2">
          <w:rPr>
            <w:rFonts w:ascii="Calibri" w:eastAsia="Calibri" w:hAnsi="Calibri" w:cs="Times New Roman"/>
            <w:lang w:val="en-US"/>
          </w:rPr>
          <w:t>618.</w:t>
        </w:r>
        <w:r w:rsidRPr="002709E2">
          <w:rPr>
            <w:rFonts w:ascii="Calibri" w:eastAsia="Calibri" w:hAnsi="Calibri" w:cs="Times New Roman"/>
            <w:lang w:val="en-US"/>
          </w:rPr>
          <w:tab/>
          <w:t>mcp "\"…Who turned me.\""</w:t>
        </w:r>
      </w:ins>
    </w:p>
    <w:p w14:paraId="0A414B9E" w14:textId="77777777" w:rsidR="002709E2" w:rsidRPr="002709E2" w:rsidRDefault="002709E2" w:rsidP="002709E2">
      <w:pPr>
        <w:spacing w:line="600" w:lineRule="auto"/>
        <w:jc w:val="left"/>
        <w:rPr>
          <w:ins w:id="15415" w:author="UTENTE" w:date="2020-06-30T18:54:00Z"/>
          <w:rFonts w:ascii="Calibri" w:eastAsia="Calibri" w:hAnsi="Calibri" w:cs="Times New Roman"/>
          <w:lang w:val="en-US"/>
        </w:rPr>
      </w:pPr>
      <w:ins w:id="15416" w:author="UTENTE" w:date="2020-06-30T18:54:00Z">
        <w:r w:rsidRPr="002709E2">
          <w:rPr>
            <w:rFonts w:ascii="Calibri" w:eastAsia="Calibri" w:hAnsi="Calibri" w:cs="Times New Roman"/>
            <w:lang w:val="en-US"/>
          </w:rPr>
          <w:t>619.</w:t>
        </w:r>
        <w:r w:rsidRPr="002709E2">
          <w:rPr>
            <w:rFonts w:ascii="Calibri" w:eastAsia="Calibri" w:hAnsi="Calibri" w:cs="Times New Roman"/>
            <w:lang w:val="en-US"/>
          </w:rPr>
          <w:tab/>
          <w:t>n "I really don't know how a mortal is made into a vampire, but if it's anything like the stories, they'd get bitten by another vampire."</w:t>
        </w:r>
      </w:ins>
    </w:p>
    <w:p w14:paraId="05FEB203" w14:textId="77777777" w:rsidR="002709E2" w:rsidRPr="002709E2" w:rsidRDefault="002709E2" w:rsidP="002709E2">
      <w:pPr>
        <w:spacing w:line="600" w:lineRule="auto"/>
        <w:jc w:val="left"/>
        <w:rPr>
          <w:ins w:id="15417" w:author="UTENTE" w:date="2020-06-30T18:54:00Z"/>
          <w:rFonts w:ascii="Calibri" w:eastAsia="Calibri" w:hAnsi="Calibri" w:cs="Times New Roman"/>
          <w:lang w:val="en-US"/>
        </w:rPr>
      </w:pPr>
      <w:ins w:id="15418" w:author="UTENTE" w:date="2020-06-30T18:54:00Z">
        <w:r w:rsidRPr="002709E2">
          <w:rPr>
            <w:rFonts w:ascii="Calibri" w:eastAsia="Calibri" w:hAnsi="Calibri" w:cs="Times New Roman"/>
            <w:lang w:val="en-US"/>
          </w:rPr>
          <w:t>620.</w:t>
        </w:r>
        <w:r w:rsidRPr="002709E2">
          <w:rPr>
            <w:rFonts w:ascii="Calibri" w:eastAsia="Calibri" w:hAnsi="Calibri" w:cs="Times New Roman"/>
            <w:lang w:val="en-US"/>
          </w:rPr>
          <w:tab/>
          <w:t>n "And if there's a permanent bond between the two afterwards… {w}I'd only let something like that happen with Dom."</w:t>
        </w:r>
      </w:ins>
    </w:p>
    <w:p w14:paraId="16FFC6C1" w14:textId="77777777" w:rsidR="002709E2" w:rsidRPr="002709E2" w:rsidRDefault="002709E2" w:rsidP="002709E2">
      <w:pPr>
        <w:spacing w:line="600" w:lineRule="auto"/>
        <w:jc w:val="left"/>
        <w:rPr>
          <w:ins w:id="15419" w:author="UTENTE" w:date="2020-06-30T18:54:00Z"/>
          <w:rFonts w:ascii="Calibri" w:eastAsia="Calibri" w:hAnsi="Calibri" w:cs="Times New Roman"/>
          <w:lang w:val="en-US"/>
        </w:rPr>
      </w:pPr>
      <w:ins w:id="15420" w:author="UTENTE" w:date="2020-06-30T18:54:00Z">
        <w:r w:rsidRPr="002709E2">
          <w:rPr>
            <w:rFonts w:ascii="Calibri" w:eastAsia="Calibri" w:hAnsi="Calibri" w:cs="Times New Roman"/>
            <w:lang w:val="en-US"/>
          </w:rPr>
          <w:t>621.</w:t>
        </w:r>
        <w:r w:rsidRPr="002709E2">
          <w:rPr>
            <w:rFonts w:ascii="Calibri" w:eastAsia="Calibri" w:hAnsi="Calibri" w:cs="Times New Roman"/>
            <w:lang w:val="en-US"/>
          </w:rPr>
          <w:tab/>
          <w:t>b "\"Oh? You're a picky one, I see.\""</w:t>
        </w:r>
      </w:ins>
    </w:p>
    <w:p w14:paraId="6D788D49" w14:textId="77777777" w:rsidR="002709E2" w:rsidRPr="002709E2" w:rsidRDefault="002709E2" w:rsidP="002709E2">
      <w:pPr>
        <w:spacing w:line="600" w:lineRule="auto"/>
        <w:jc w:val="left"/>
        <w:rPr>
          <w:ins w:id="15421" w:author="UTENTE" w:date="2020-06-30T18:54:00Z"/>
          <w:rFonts w:ascii="Calibri" w:eastAsia="Calibri" w:hAnsi="Calibri" w:cs="Times New Roman"/>
          <w:lang w:val="en-US"/>
        </w:rPr>
      </w:pPr>
      <w:ins w:id="15422" w:author="UTENTE" w:date="2020-06-30T18:54:00Z">
        <w:r w:rsidRPr="002709E2">
          <w:rPr>
            <w:rFonts w:ascii="Calibri" w:eastAsia="Calibri" w:hAnsi="Calibri" w:cs="Times New Roman"/>
            <w:lang w:val="en-US"/>
          </w:rPr>
          <w:t>622.</w:t>
        </w:r>
        <w:r w:rsidRPr="002709E2">
          <w:rPr>
            <w:rFonts w:ascii="Calibri" w:eastAsia="Calibri" w:hAnsi="Calibri" w:cs="Times New Roman"/>
            <w:lang w:val="en-US"/>
          </w:rPr>
          <w:tab/>
          <w:t>n "Bishop seems greatly amused by my response, and he lets out a chuckle – letting me glimpse his knifelike fangs."</w:t>
        </w:r>
      </w:ins>
    </w:p>
    <w:p w14:paraId="44D12C0B" w14:textId="77777777" w:rsidR="002709E2" w:rsidRPr="002709E2" w:rsidRDefault="002709E2" w:rsidP="002709E2">
      <w:pPr>
        <w:spacing w:line="600" w:lineRule="auto"/>
        <w:jc w:val="left"/>
        <w:rPr>
          <w:ins w:id="15423" w:author="UTENTE" w:date="2020-06-30T18:54:00Z"/>
          <w:rFonts w:ascii="Calibri" w:eastAsia="Calibri" w:hAnsi="Calibri" w:cs="Times New Roman"/>
          <w:lang w:val="en-US"/>
        </w:rPr>
      </w:pPr>
      <w:ins w:id="15424" w:author="UTENTE" w:date="2020-06-30T18:54:00Z">
        <w:r w:rsidRPr="002709E2">
          <w:rPr>
            <w:rFonts w:ascii="Calibri" w:eastAsia="Calibri" w:hAnsi="Calibri" w:cs="Times New Roman"/>
            <w:lang w:val="en-US"/>
          </w:rPr>
          <w:t>623.</w:t>
        </w:r>
        <w:r w:rsidRPr="002709E2">
          <w:rPr>
            <w:rFonts w:ascii="Calibri" w:eastAsia="Calibri" w:hAnsi="Calibri" w:cs="Times New Roman"/>
            <w:lang w:val="en-US"/>
          </w:rPr>
          <w:tab/>
          <w:t>n "I take a deep breath, then murmur the first words that come to mind."</w:t>
        </w:r>
      </w:ins>
    </w:p>
    <w:p w14:paraId="27938C05" w14:textId="77777777" w:rsidR="002709E2" w:rsidRPr="002709E2" w:rsidRDefault="002709E2" w:rsidP="002709E2">
      <w:pPr>
        <w:spacing w:line="600" w:lineRule="auto"/>
        <w:jc w:val="left"/>
        <w:rPr>
          <w:ins w:id="15425" w:author="UTENTE" w:date="2020-06-30T18:54:00Z"/>
          <w:rFonts w:ascii="Calibri" w:eastAsia="Calibri" w:hAnsi="Calibri" w:cs="Times New Roman"/>
          <w:lang w:val="en-US"/>
        </w:rPr>
      </w:pPr>
      <w:ins w:id="15426" w:author="UTENTE" w:date="2020-06-30T18:54:00Z">
        <w:r w:rsidRPr="002709E2">
          <w:rPr>
            <w:rFonts w:ascii="Calibri" w:eastAsia="Calibri" w:hAnsi="Calibri" w:cs="Times New Roman"/>
            <w:lang w:val="en-US"/>
          </w:rPr>
          <w:t>624.</w:t>
        </w:r>
        <w:r w:rsidRPr="002709E2">
          <w:rPr>
            <w:rFonts w:ascii="Calibri" w:eastAsia="Calibri" w:hAnsi="Calibri" w:cs="Times New Roman"/>
            <w:lang w:val="en-US"/>
          </w:rPr>
          <w:tab/>
          <w:t>mcp "\"I'd consider it… yes.\""</w:t>
        </w:r>
      </w:ins>
    </w:p>
    <w:p w14:paraId="626F767A" w14:textId="77777777" w:rsidR="002709E2" w:rsidRPr="002709E2" w:rsidRDefault="002709E2" w:rsidP="002709E2">
      <w:pPr>
        <w:spacing w:line="600" w:lineRule="auto"/>
        <w:jc w:val="left"/>
        <w:rPr>
          <w:ins w:id="15427" w:author="UTENTE" w:date="2020-06-30T18:54:00Z"/>
          <w:rFonts w:ascii="Calibri" w:eastAsia="Calibri" w:hAnsi="Calibri" w:cs="Times New Roman"/>
          <w:lang w:val="en-US"/>
        </w:rPr>
      </w:pPr>
      <w:ins w:id="15428" w:author="UTENTE" w:date="2020-06-30T18:54:00Z">
        <w:r w:rsidRPr="002709E2">
          <w:rPr>
            <w:rFonts w:ascii="Calibri" w:eastAsia="Calibri" w:hAnsi="Calibri" w:cs="Times New Roman"/>
            <w:lang w:val="en-US"/>
          </w:rPr>
          <w:t>625.</w:t>
        </w:r>
        <w:r w:rsidRPr="002709E2">
          <w:rPr>
            <w:rFonts w:ascii="Calibri" w:eastAsia="Calibri" w:hAnsi="Calibri" w:cs="Times New Roman"/>
            <w:lang w:val="en-US"/>
          </w:rPr>
          <w:tab/>
          <w:t>n "Becoming a monster –"</w:t>
        </w:r>
      </w:ins>
    </w:p>
    <w:p w14:paraId="69211E47" w14:textId="77777777" w:rsidR="002709E2" w:rsidRPr="002709E2" w:rsidRDefault="002709E2" w:rsidP="002709E2">
      <w:pPr>
        <w:spacing w:line="600" w:lineRule="auto"/>
        <w:jc w:val="left"/>
        <w:rPr>
          <w:ins w:id="15429" w:author="UTENTE" w:date="2020-06-30T18:54:00Z"/>
          <w:rFonts w:ascii="Calibri" w:eastAsia="Calibri" w:hAnsi="Calibri" w:cs="Times New Roman"/>
          <w:lang w:val="en-US"/>
        </w:rPr>
      </w:pPr>
      <w:ins w:id="15430" w:author="UTENTE" w:date="2020-06-30T18:54:00Z">
        <w:r w:rsidRPr="002709E2">
          <w:rPr>
            <w:rFonts w:ascii="Calibri" w:eastAsia="Calibri" w:hAnsi="Calibri" w:cs="Times New Roman"/>
            <w:lang w:val="en-US"/>
          </w:rPr>
          <w:t>626.</w:t>
        </w:r>
        <w:r w:rsidRPr="002709E2">
          <w:rPr>
            <w:rFonts w:ascii="Calibri" w:eastAsia="Calibri" w:hAnsi="Calibri" w:cs="Times New Roman"/>
            <w:lang w:val="en-US"/>
          </w:rPr>
          <w:tab/>
          <w:t>extend " I never thought I'd willingly agree to something like that."</w:t>
        </w:r>
      </w:ins>
    </w:p>
    <w:p w14:paraId="36938294" w14:textId="77777777" w:rsidR="002709E2" w:rsidRPr="002709E2" w:rsidRDefault="002709E2" w:rsidP="002709E2">
      <w:pPr>
        <w:spacing w:line="600" w:lineRule="auto"/>
        <w:jc w:val="left"/>
        <w:rPr>
          <w:ins w:id="15431" w:author="UTENTE" w:date="2020-06-30T18:54:00Z"/>
          <w:rFonts w:ascii="Calibri" w:eastAsia="Calibri" w:hAnsi="Calibri" w:cs="Times New Roman"/>
          <w:lang w:val="en-US"/>
        </w:rPr>
      </w:pPr>
      <w:ins w:id="15432" w:author="UTENTE" w:date="2020-06-30T18:54:00Z">
        <w:r w:rsidRPr="002709E2">
          <w:rPr>
            <w:rFonts w:ascii="Calibri" w:eastAsia="Calibri" w:hAnsi="Calibri" w:cs="Times New Roman"/>
            <w:lang w:val="en-US"/>
          </w:rPr>
          <w:t>627.</w:t>
        </w:r>
        <w:r w:rsidRPr="002709E2">
          <w:rPr>
            <w:rFonts w:ascii="Calibri" w:eastAsia="Calibri" w:hAnsi="Calibri" w:cs="Times New Roman"/>
            <w:lang w:val="en-US"/>
          </w:rPr>
          <w:tab/>
          <w:t>n "But…{w} I don't have any close family or friends who'd even realize I was gone."</w:t>
        </w:r>
      </w:ins>
    </w:p>
    <w:p w14:paraId="54053A1C" w14:textId="77777777" w:rsidR="002709E2" w:rsidRPr="002709E2" w:rsidRDefault="002709E2" w:rsidP="002709E2">
      <w:pPr>
        <w:spacing w:line="600" w:lineRule="auto"/>
        <w:jc w:val="left"/>
        <w:rPr>
          <w:ins w:id="15433" w:author="UTENTE" w:date="2020-06-30T18:54:00Z"/>
          <w:rFonts w:ascii="Calibri" w:eastAsia="Calibri" w:hAnsi="Calibri" w:cs="Times New Roman"/>
          <w:lang w:val="en-US"/>
        </w:rPr>
      </w:pPr>
      <w:ins w:id="15434" w:author="UTENTE" w:date="2020-06-30T18:54:00Z">
        <w:r w:rsidRPr="002709E2">
          <w:rPr>
            <w:rFonts w:ascii="Calibri" w:eastAsia="Calibri" w:hAnsi="Calibri" w:cs="Times New Roman"/>
            <w:lang w:val="en-US"/>
          </w:rPr>
          <w:t>628.</w:t>
        </w:r>
        <w:r w:rsidRPr="002709E2">
          <w:rPr>
            <w:rFonts w:ascii="Calibri" w:eastAsia="Calibri" w:hAnsi="Calibri" w:cs="Times New Roman"/>
            <w:lang w:val="en-US"/>
          </w:rPr>
          <w:tab/>
          <w:t>n "And if it meant I could still be around Dominic, then wouldn't that be worth the cost? {w}There's nothing else important keeping me tied to my normal life."</w:t>
        </w:r>
        <w:r w:rsidRPr="002709E2">
          <w:rPr>
            <w:rFonts w:ascii="Calibri" w:eastAsia="Calibri" w:hAnsi="Calibri" w:cs="Times New Roman"/>
            <w:lang w:val="en-US"/>
          </w:rPr>
          <w:br w:type="page"/>
        </w:r>
      </w:ins>
    </w:p>
    <w:p w14:paraId="679335E9" w14:textId="77777777" w:rsidR="002709E2" w:rsidRPr="002709E2" w:rsidRDefault="002709E2" w:rsidP="002709E2">
      <w:pPr>
        <w:spacing w:line="600" w:lineRule="auto"/>
        <w:jc w:val="left"/>
        <w:rPr>
          <w:ins w:id="15435" w:author="UTENTE" w:date="2020-06-30T18:54:00Z"/>
          <w:rFonts w:ascii="Calibri" w:eastAsia="Calibri" w:hAnsi="Calibri" w:cs="Times New Roman"/>
        </w:rPr>
      </w:pPr>
      <w:ins w:id="15436" w:author="UTENTE" w:date="2020-06-30T18:54:00Z">
        <w:r w:rsidRPr="002709E2">
          <w:rPr>
            <w:rFonts w:ascii="Calibri" w:eastAsia="Calibri" w:hAnsi="Calibri" w:cs="Times New Roman"/>
          </w:rPr>
          <w:lastRenderedPageBreak/>
          <w:t>617.</w:t>
        </w:r>
        <w:r w:rsidRPr="002709E2">
          <w:rPr>
            <w:rFonts w:ascii="Calibri" w:eastAsia="Calibri" w:hAnsi="Calibri" w:cs="Times New Roman"/>
          </w:rPr>
          <w:tab/>
          <w:t>mcp "\"Valuterò la tua offerta, ma solo se sarà Dominic a…\""</w:t>
        </w:r>
      </w:ins>
    </w:p>
    <w:p w14:paraId="15882182" w14:textId="77777777" w:rsidR="002709E2" w:rsidRPr="002709E2" w:rsidRDefault="002709E2" w:rsidP="002709E2">
      <w:pPr>
        <w:spacing w:line="600" w:lineRule="auto"/>
        <w:jc w:val="left"/>
        <w:rPr>
          <w:ins w:id="15437" w:author="UTENTE" w:date="2020-06-30T18:54:00Z"/>
          <w:rFonts w:ascii="Calibri" w:eastAsia="Calibri" w:hAnsi="Calibri" w:cs="Times New Roman"/>
        </w:rPr>
      </w:pPr>
      <w:ins w:id="15438" w:author="UTENTE" w:date="2020-06-30T18:54:00Z">
        <w:r w:rsidRPr="002709E2">
          <w:rPr>
            <w:rFonts w:ascii="Calibri" w:eastAsia="Calibri" w:hAnsi="Calibri" w:cs="Times New Roman"/>
          </w:rPr>
          <w:t>618.</w:t>
        </w:r>
        <w:r w:rsidRPr="002709E2">
          <w:rPr>
            <w:rFonts w:ascii="Calibri" w:eastAsia="Calibri" w:hAnsi="Calibri" w:cs="Times New Roman"/>
          </w:rPr>
          <w:tab/>
          <w:t>mcp "\"…Trasformarmi.\""</w:t>
        </w:r>
      </w:ins>
    </w:p>
    <w:p w14:paraId="227A475A" w14:textId="77777777" w:rsidR="002709E2" w:rsidRPr="002709E2" w:rsidRDefault="002709E2" w:rsidP="002709E2">
      <w:pPr>
        <w:spacing w:line="600" w:lineRule="auto"/>
        <w:jc w:val="left"/>
        <w:rPr>
          <w:ins w:id="15439" w:author="UTENTE" w:date="2020-06-30T18:54:00Z"/>
          <w:rFonts w:ascii="Calibri" w:eastAsia="Calibri" w:hAnsi="Calibri" w:cs="Times New Roman"/>
        </w:rPr>
      </w:pPr>
      <w:ins w:id="15440" w:author="UTENTE" w:date="2020-06-30T18:54:00Z">
        <w:r w:rsidRPr="002709E2">
          <w:rPr>
            <w:rFonts w:ascii="Calibri" w:eastAsia="Calibri" w:hAnsi="Calibri" w:cs="Times New Roman"/>
          </w:rPr>
          <w:t>619.</w:t>
        </w:r>
        <w:r w:rsidRPr="002709E2">
          <w:rPr>
            <w:rFonts w:ascii="Calibri" w:eastAsia="Calibri" w:hAnsi="Calibri" w:cs="Times New Roman"/>
          </w:rPr>
          <w:tab/>
          <w:t>n "In realtà, non ho idea di come si trasformi un umano in vampiro, ma se c'entra qualcosa con le storie che si leggono in giro, dovrebbe essere morso da un altro vampiro."</w:t>
        </w:r>
      </w:ins>
    </w:p>
    <w:p w14:paraId="48101A57" w14:textId="77777777" w:rsidR="002709E2" w:rsidRPr="002709E2" w:rsidRDefault="002709E2" w:rsidP="002709E2">
      <w:pPr>
        <w:spacing w:line="600" w:lineRule="auto"/>
        <w:jc w:val="left"/>
        <w:rPr>
          <w:ins w:id="15441" w:author="UTENTE" w:date="2020-06-30T18:54:00Z"/>
          <w:rFonts w:ascii="Calibri" w:eastAsia="Calibri" w:hAnsi="Calibri" w:cs="Times New Roman"/>
        </w:rPr>
      </w:pPr>
      <w:ins w:id="15442" w:author="UTENTE" w:date="2020-06-30T18:54:00Z">
        <w:r w:rsidRPr="002709E2">
          <w:rPr>
            <w:rFonts w:ascii="Calibri" w:eastAsia="Calibri" w:hAnsi="Calibri" w:cs="Times New Roman"/>
          </w:rPr>
          <w:t>620.</w:t>
        </w:r>
        <w:r w:rsidRPr="002709E2">
          <w:rPr>
            <w:rFonts w:ascii="Calibri" w:eastAsia="Calibri" w:hAnsi="Calibri" w:cs="Times New Roman"/>
          </w:rPr>
          <w:tab/>
          <w:t>n "E se ci dovesse essere un legame permanente fra i due poi… {w}Farei in modo che possa succedere solo con Dom."</w:t>
        </w:r>
      </w:ins>
    </w:p>
    <w:p w14:paraId="2CCF62DC" w14:textId="77777777" w:rsidR="002709E2" w:rsidRPr="002709E2" w:rsidRDefault="002709E2" w:rsidP="002709E2">
      <w:pPr>
        <w:spacing w:line="600" w:lineRule="auto"/>
        <w:jc w:val="left"/>
        <w:rPr>
          <w:ins w:id="15443" w:author="UTENTE" w:date="2020-06-30T18:54:00Z"/>
          <w:rFonts w:ascii="Calibri" w:eastAsia="Calibri" w:hAnsi="Calibri" w:cs="Times New Roman"/>
        </w:rPr>
      </w:pPr>
      <w:ins w:id="15444" w:author="UTENTE" w:date="2020-06-30T18:54:00Z">
        <w:r w:rsidRPr="002709E2">
          <w:rPr>
            <w:rFonts w:ascii="Calibri" w:eastAsia="Calibri" w:hAnsi="Calibri" w:cs="Times New Roman"/>
          </w:rPr>
          <w:t>621.</w:t>
        </w:r>
        <w:r w:rsidRPr="002709E2">
          <w:rPr>
            <w:rFonts w:ascii="Calibri" w:eastAsia="Calibri" w:hAnsi="Calibri" w:cs="Times New Roman"/>
          </w:rPr>
          <w:tab/>
          <w:t>b "\"Oh, sei uno esigente, vedo.\""</w:t>
        </w:r>
      </w:ins>
    </w:p>
    <w:p w14:paraId="2B1050F0" w14:textId="77777777" w:rsidR="002709E2" w:rsidRPr="002709E2" w:rsidRDefault="002709E2" w:rsidP="002709E2">
      <w:pPr>
        <w:spacing w:line="600" w:lineRule="auto"/>
        <w:jc w:val="left"/>
        <w:rPr>
          <w:ins w:id="15445" w:author="UTENTE" w:date="2020-06-30T18:54:00Z"/>
          <w:rFonts w:ascii="Calibri" w:eastAsia="Calibri" w:hAnsi="Calibri" w:cs="Times New Roman"/>
        </w:rPr>
      </w:pPr>
      <w:ins w:id="15446" w:author="UTENTE" w:date="2020-06-30T18:54:00Z">
        <w:r w:rsidRPr="002709E2">
          <w:rPr>
            <w:rFonts w:ascii="Calibri" w:eastAsia="Calibri" w:hAnsi="Calibri" w:cs="Times New Roman"/>
          </w:rPr>
          <w:t>622.</w:t>
        </w:r>
        <w:r w:rsidRPr="002709E2">
          <w:rPr>
            <w:rFonts w:ascii="Calibri" w:eastAsia="Calibri" w:hAnsi="Calibri" w:cs="Times New Roman"/>
          </w:rPr>
          <w:tab/>
          <w:t>n "Bishop sembra molto divertito dalla mia risposta e si lascia andare ad una risatina, facendomi buttare un occhio sui suoi canini affilati come coltelli."</w:t>
        </w:r>
      </w:ins>
    </w:p>
    <w:p w14:paraId="2BFDD7D0" w14:textId="77777777" w:rsidR="002709E2" w:rsidRPr="002709E2" w:rsidRDefault="002709E2" w:rsidP="002709E2">
      <w:pPr>
        <w:spacing w:line="600" w:lineRule="auto"/>
        <w:jc w:val="left"/>
        <w:rPr>
          <w:ins w:id="15447" w:author="UTENTE" w:date="2020-06-30T18:54:00Z"/>
          <w:rFonts w:ascii="Calibri" w:eastAsia="Calibri" w:hAnsi="Calibri" w:cs="Times New Roman"/>
        </w:rPr>
      </w:pPr>
      <w:ins w:id="15448" w:author="UTENTE" w:date="2020-06-30T18:54:00Z">
        <w:r w:rsidRPr="002709E2">
          <w:rPr>
            <w:rFonts w:ascii="Calibri" w:eastAsia="Calibri" w:hAnsi="Calibri" w:cs="Times New Roman"/>
          </w:rPr>
          <w:t>623.</w:t>
        </w:r>
        <w:r w:rsidRPr="002709E2">
          <w:rPr>
            <w:rFonts w:ascii="Calibri" w:eastAsia="Calibri" w:hAnsi="Calibri" w:cs="Times New Roman"/>
          </w:rPr>
          <w:tab/>
          <w:t>n "Prendo un respiro profondo, poi mormoro le prime parole che mi vengono in mente."</w:t>
        </w:r>
      </w:ins>
    </w:p>
    <w:p w14:paraId="444D0B1F" w14:textId="77777777" w:rsidR="002709E2" w:rsidRPr="002709E2" w:rsidRDefault="002709E2" w:rsidP="002709E2">
      <w:pPr>
        <w:spacing w:line="600" w:lineRule="auto"/>
        <w:jc w:val="left"/>
        <w:rPr>
          <w:ins w:id="15449" w:author="UTENTE" w:date="2020-06-30T18:54:00Z"/>
          <w:rFonts w:ascii="Calibri" w:eastAsia="Calibri" w:hAnsi="Calibri" w:cs="Times New Roman"/>
        </w:rPr>
      </w:pPr>
      <w:ins w:id="15450" w:author="UTENTE" w:date="2020-06-30T18:54:00Z">
        <w:r w:rsidRPr="002709E2">
          <w:rPr>
            <w:rFonts w:ascii="Calibri" w:eastAsia="Calibri" w:hAnsi="Calibri" w:cs="Times New Roman"/>
          </w:rPr>
          <w:t>624.</w:t>
        </w:r>
        <w:r w:rsidRPr="002709E2">
          <w:rPr>
            <w:rFonts w:ascii="Calibri" w:eastAsia="Calibri" w:hAnsi="Calibri" w:cs="Times New Roman"/>
          </w:rPr>
          <w:tab/>
          <w:t>mcp "\"Valuterò l'offerta… sì.\""</w:t>
        </w:r>
      </w:ins>
    </w:p>
    <w:p w14:paraId="5AB085D1" w14:textId="77777777" w:rsidR="002709E2" w:rsidRPr="002709E2" w:rsidRDefault="002709E2" w:rsidP="002709E2">
      <w:pPr>
        <w:spacing w:line="600" w:lineRule="auto"/>
        <w:jc w:val="left"/>
        <w:rPr>
          <w:ins w:id="15451" w:author="UTENTE" w:date="2020-06-30T18:54:00Z"/>
          <w:rFonts w:ascii="Calibri" w:eastAsia="Calibri" w:hAnsi="Calibri" w:cs="Times New Roman"/>
        </w:rPr>
      </w:pPr>
      <w:ins w:id="15452" w:author="UTENTE" w:date="2020-06-30T18:54:00Z">
        <w:r w:rsidRPr="002709E2">
          <w:rPr>
            <w:rFonts w:ascii="Calibri" w:eastAsia="Calibri" w:hAnsi="Calibri" w:cs="Times New Roman"/>
          </w:rPr>
          <w:t>625.</w:t>
        </w:r>
        <w:r w:rsidRPr="002709E2">
          <w:rPr>
            <w:rFonts w:ascii="Calibri" w:eastAsia="Calibri" w:hAnsi="Calibri" w:cs="Times New Roman"/>
          </w:rPr>
          <w:tab/>
          <w:t>n "Diventare un mostro -"</w:t>
        </w:r>
      </w:ins>
    </w:p>
    <w:p w14:paraId="410A8FCC" w14:textId="77777777" w:rsidR="002709E2" w:rsidRPr="002709E2" w:rsidRDefault="002709E2" w:rsidP="002709E2">
      <w:pPr>
        <w:spacing w:line="600" w:lineRule="auto"/>
        <w:jc w:val="left"/>
        <w:rPr>
          <w:ins w:id="15453" w:author="UTENTE" w:date="2020-06-30T18:54:00Z"/>
          <w:rFonts w:ascii="Calibri" w:eastAsia="Calibri" w:hAnsi="Calibri" w:cs="Times New Roman"/>
        </w:rPr>
      </w:pPr>
      <w:ins w:id="15454" w:author="UTENTE" w:date="2020-06-30T18:54:00Z">
        <w:r w:rsidRPr="002709E2">
          <w:rPr>
            <w:rFonts w:ascii="Calibri" w:eastAsia="Calibri" w:hAnsi="Calibri" w:cs="Times New Roman"/>
          </w:rPr>
          <w:t>626.</w:t>
        </w:r>
        <w:r w:rsidRPr="002709E2">
          <w:rPr>
            <w:rFonts w:ascii="Calibri" w:eastAsia="Calibri" w:hAnsi="Calibri" w:cs="Times New Roman"/>
          </w:rPr>
          <w:tab/>
          <w:t>extend "Non pensavo avrei mai accettato una cosa del genere di mia spontanea volontà."</w:t>
        </w:r>
      </w:ins>
    </w:p>
    <w:p w14:paraId="4D3B5C07" w14:textId="77777777" w:rsidR="002709E2" w:rsidRPr="002709E2" w:rsidRDefault="002709E2" w:rsidP="002709E2">
      <w:pPr>
        <w:spacing w:line="600" w:lineRule="auto"/>
        <w:jc w:val="left"/>
        <w:rPr>
          <w:ins w:id="15455" w:author="UTENTE" w:date="2020-06-30T18:54:00Z"/>
          <w:rFonts w:ascii="Calibri" w:eastAsia="Calibri" w:hAnsi="Calibri" w:cs="Times New Roman"/>
        </w:rPr>
      </w:pPr>
      <w:ins w:id="15456" w:author="UTENTE" w:date="2020-06-30T18:54:00Z">
        <w:r w:rsidRPr="002709E2">
          <w:rPr>
            <w:rFonts w:ascii="Calibri" w:eastAsia="Calibri" w:hAnsi="Calibri" w:cs="Times New Roman"/>
          </w:rPr>
          <w:t>627.</w:t>
        </w:r>
        <w:r w:rsidRPr="002709E2">
          <w:rPr>
            <w:rFonts w:ascii="Calibri" w:eastAsia="Calibri" w:hAnsi="Calibri" w:cs="Times New Roman"/>
          </w:rPr>
          <w:tab/>
          <w:t>n "Ma…{w} Non ho nessun familiare stretto o amico che potrebbe rendersi conto che sono sparito."</w:t>
        </w:r>
      </w:ins>
    </w:p>
    <w:p w14:paraId="794646FD" w14:textId="77777777" w:rsidR="002709E2" w:rsidRPr="002709E2" w:rsidRDefault="002709E2" w:rsidP="002709E2">
      <w:pPr>
        <w:spacing w:line="600" w:lineRule="auto"/>
        <w:jc w:val="left"/>
        <w:rPr>
          <w:ins w:id="15457" w:author="UTENTE" w:date="2020-06-30T18:54:00Z"/>
          <w:rFonts w:ascii="Calibri" w:eastAsia="Calibri" w:hAnsi="Calibri" w:cs="Times New Roman"/>
        </w:rPr>
      </w:pPr>
      <w:ins w:id="15458" w:author="UTENTE" w:date="2020-06-30T18:54:00Z">
        <w:r w:rsidRPr="002709E2">
          <w:rPr>
            <w:rFonts w:ascii="Calibri" w:eastAsia="Calibri" w:hAnsi="Calibri" w:cs="Times New Roman"/>
          </w:rPr>
          <w:t>628.</w:t>
        </w:r>
        <w:r w:rsidRPr="002709E2">
          <w:rPr>
            <w:rFonts w:ascii="Calibri" w:eastAsia="Calibri" w:hAnsi="Calibri" w:cs="Times New Roman"/>
          </w:rPr>
          <w:tab/>
          <w:t>n "Se volesse dire continuare a stare con Dominic, ne varrebbe la pena, no? {w}Non c'è niente di importante che mi lega alla mia vita normale."</w:t>
        </w:r>
        <w:r w:rsidRPr="002709E2">
          <w:rPr>
            <w:rFonts w:ascii="Calibri" w:eastAsia="Calibri" w:hAnsi="Calibri" w:cs="Times New Roman"/>
          </w:rPr>
          <w:br w:type="page"/>
        </w:r>
      </w:ins>
    </w:p>
    <w:p w14:paraId="181E5EEF" w14:textId="77777777" w:rsidR="002709E2" w:rsidRPr="002709E2" w:rsidRDefault="002709E2" w:rsidP="002709E2">
      <w:pPr>
        <w:spacing w:line="600" w:lineRule="auto"/>
        <w:jc w:val="left"/>
        <w:rPr>
          <w:ins w:id="15459" w:author="UTENTE" w:date="2020-06-30T18:54:00Z"/>
          <w:rFonts w:ascii="Calibri" w:eastAsia="Calibri" w:hAnsi="Calibri" w:cs="Times New Roman"/>
          <w:lang w:val="en-US"/>
        </w:rPr>
      </w:pPr>
      <w:ins w:id="15460" w:author="UTENTE" w:date="2020-06-30T18:54:00Z">
        <w:r w:rsidRPr="002709E2">
          <w:rPr>
            <w:rFonts w:ascii="Calibri" w:eastAsia="Calibri" w:hAnsi="Calibri" w:cs="Times New Roman"/>
            <w:lang w:val="en-US"/>
          </w:rPr>
          <w:lastRenderedPageBreak/>
          <w:t>629.</w:t>
        </w:r>
        <w:r w:rsidRPr="002709E2">
          <w:rPr>
            <w:rFonts w:ascii="Calibri" w:eastAsia="Calibri" w:hAnsi="Calibri" w:cs="Times New Roman"/>
            <w:lang w:val="en-US"/>
          </w:rPr>
          <w:tab/>
          <w:t>b "\"Good. I'm happy to see that you're a boy with common sense, [mc].\""</w:t>
        </w:r>
      </w:ins>
    </w:p>
    <w:p w14:paraId="602CB696" w14:textId="77777777" w:rsidR="002709E2" w:rsidRPr="002709E2" w:rsidRDefault="002709E2" w:rsidP="002709E2">
      <w:pPr>
        <w:spacing w:line="600" w:lineRule="auto"/>
        <w:jc w:val="left"/>
        <w:rPr>
          <w:ins w:id="15461" w:author="UTENTE" w:date="2020-06-30T18:54:00Z"/>
          <w:rFonts w:ascii="Calibri" w:eastAsia="Calibri" w:hAnsi="Calibri" w:cs="Times New Roman"/>
          <w:lang w:val="en-US"/>
        </w:rPr>
      </w:pPr>
      <w:ins w:id="15462" w:author="UTENTE" w:date="2020-06-30T18:54:00Z">
        <w:r w:rsidRPr="002709E2">
          <w:rPr>
            <w:rFonts w:ascii="Calibri" w:eastAsia="Calibri" w:hAnsi="Calibri" w:cs="Times New Roman"/>
            <w:lang w:val="en-US"/>
          </w:rPr>
          <w:t>630.</w:t>
        </w:r>
        <w:r w:rsidRPr="002709E2">
          <w:rPr>
            <w:rFonts w:ascii="Calibri" w:eastAsia="Calibri" w:hAnsi="Calibri" w:cs="Times New Roman"/>
            <w:lang w:val="en-US"/>
          </w:rPr>
          <w:tab/>
          <w:t>n "Bishop's eyes narrow slightly, making him resemble a predatory cat with a satisfied, bloodstained smirk."</w:t>
        </w:r>
      </w:ins>
    </w:p>
    <w:p w14:paraId="2E658870" w14:textId="77777777" w:rsidR="002709E2" w:rsidRPr="002709E2" w:rsidRDefault="002709E2" w:rsidP="002709E2">
      <w:pPr>
        <w:spacing w:line="600" w:lineRule="auto"/>
        <w:jc w:val="left"/>
        <w:rPr>
          <w:ins w:id="15463" w:author="UTENTE" w:date="2020-06-30T18:54:00Z"/>
          <w:rFonts w:ascii="Calibri" w:eastAsia="Calibri" w:hAnsi="Calibri" w:cs="Times New Roman"/>
          <w:lang w:val="en-US"/>
        </w:rPr>
      </w:pPr>
      <w:ins w:id="15464" w:author="UTENTE" w:date="2020-06-30T18:54:00Z">
        <w:r w:rsidRPr="002709E2">
          <w:rPr>
            <w:rFonts w:ascii="Calibri" w:eastAsia="Calibri" w:hAnsi="Calibri" w:cs="Times New Roman"/>
            <w:lang w:val="en-US"/>
          </w:rPr>
          <w:t>631.</w:t>
        </w:r>
        <w:r w:rsidRPr="002709E2">
          <w:rPr>
            <w:rFonts w:ascii="Calibri" w:eastAsia="Calibri" w:hAnsi="Calibri" w:cs="Times New Roman"/>
            <w:lang w:val="en-US"/>
          </w:rPr>
          <w:tab/>
          <w:t>n "I don't like being threatened. I never have."</w:t>
        </w:r>
      </w:ins>
    </w:p>
    <w:p w14:paraId="082FF267" w14:textId="77777777" w:rsidR="002709E2" w:rsidRPr="002709E2" w:rsidRDefault="002709E2" w:rsidP="002709E2">
      <w:pPr>
        <w:spacing w:line="600" w:lineRule="auto"/>
        <w:jc w:val="left"/>
        <w:rPr>
          <w:ins w:id="15465" w:author="UTENTE" w:date="2020-06-30T18:54:00Z"/>
          <w:rFonts w:ascii="Calibri" w:eastAsia="Calibri" w:hAnsi="Calibri" w:cs="Times New Roman"/>
          <w:lang w:val="en-US"/>
        </w:rPr>
      </w:pPr>
      <w:ins w:id="15466" w:author="UTENTE" w:date="2020-06-30T18:54:00Z">
        <w:r w:rsidRPr="002709E2">
          <w:rPr>
            <w:rFonts w:ascii="Calibri" w:eastAsia="Calibri" w:hAnsi="Calibri" w:cs="Times New Roman"/>
            <w:lang w:val="en-US"/>
          </w:rPr>
          <w:t>632.</w:t>
        </w:r>
        <w:r w:rsidRPr="002709E2">
          <w:rPr>
            <w:rFonts w:ascii="Calibri" w:eastAsia="Calibri" w:hAnsi="Calibri" w:cs="Times New Roman"/>
            <w:lang w:val="en-US"/>
          </w:rPr>
          <w:tab/>
          <w:t>n "But refusing Bishop right now would be suicide. If I tell him what he wants to hear, he'll back off."</w:t>
        </w:r>
      </w:ins>
    </w:p>
    <w:p w14:paraId="3273185C" w14:textId="77777777" w:rsidR="002709E2" w:rsidRPr="002709E2" w:rsidRDefault="002709E2" w:rsidP="002709E2">
      <w:pPr>
        <w:spacing w:line="600" w:lineRule="auto"/>
        <w:jc w:val="left"/>
        <w:rPr>
          <w:ins w:id="15467" w:author="UTENTE" w:date="2020-06-30T18:54:00Z"/>
          <w:rFonts w:ascii="Calibri" w:eastAsia="Calibri" w:hAnsi="Calibri" w:cs="Times New Roman"/>
          <w:lang w:val="en-US"/>
        </w:rPr>
      </w:pPr>
      <w:ins w:id="15468" w:author="UTENTE" w:date="2020-06-30T18:54:00Z">
        <w:r w:rsidRPr="002709E2">
          <w:rPr>
            <w:rFonts w:ascii="Calibri" w:eastAsia="Calibri" w:hAnsi="Calibri" w:cs="Times New Roman"/>
            <w:lang w:val="en-US"/>
          </w:rPr>
          <w:t>633.</w:t>
        </w:r>
        <w:r w:rsidRPr="002709E2">
          <w:rPr>
            <w:rFonts w:ascii="Calibri" w:eastAsia="Calibri" w:hAnsi="Calibri" w:cs="Times New Roman"/>
            <w:lang w:val="en-US"/>
          </w:rPr>
          <w:tab/>
          <w:t>mcp "\"Yes… I'd be willing to join you.\""</w:t>
        </w:r>
      </w:ins>
    </w:p>
    <w:p w14:paraId="047A4B15" w14:textId="77777777" w:rsidR="002709E2" w:rsidRPr="002709E2" w:rsidRDefault="002709E2" w:rsidP="002709E2">
      <w:pPr>
        <w:spacing w:line="600" w:lineRule="auto"/>
        <w:jc w:val="left"/>
        <w:rPr>
          <w:ins w:id="15469" w:author="UTENTE" w:date="2020-06-30T18:54:00Z"/>
          <w:rFonts w:ascii="Calibri" w:eastAsia="Calibri" w:hAnsi="Calibri" w:cs="Times New Roman"/>
          <w:lang w:val="en-US"/>
        </w:rPr>
      </w:pPr>
      <w:ins w:id="15470" w:author="UTENTE" w:date="2020-06-30T18:54:00Z">
        <w:r w:rsidRPr="002709E2">
          <w:rPr>
            <w:rFonts w:ascii="Calibri" w:eastAsia="Calibri" w:hAnsi="Calibri" w:cs="Times New Roman"/>
            <w:lang w:val="en-US"/>
          </w:rPr>
          <w:t>634.</w:t>
        </w:r>
        <w:r w:rsidRPr="002709E2">
          <w:rPr>
            <w:rFonts w:ascii="Calibri" w:eastAsia="Calibri" w:hAnsi="Calibri" w:cs="Times New Roman"/>
            <w:lang w:val="en-US"/>
          </w:rPr>
          <w:tab/>
          <w:t>n "Yet as the words leave my lips –"</w:t>
        </w:r>
      </w:ins>
    </w:p>
    <w:p w14:paraId="629F06F2" w14:textId="77777777" w:rsidR="002709E2" w:rsidRPr="002709E2" w:rsidRDefault="002709E2" w:rsidP="002709E2">
      <w:pPr>
        <w:spacing w:line="600" w:lineRule="auto"/>
        <w:jc w:val="left"/>
        <w:rPr>
          <w:ins w:id="15471" w:author="UTENTE" w:date="2020-06-30T18:54:00Z"/>
          <w:rFonts w:ascii="Calibri" w:eastAsia="Calibri" w:hAnsi="Calibri" w:cs="Times New Roman"/>
          <w:lang w:val="en-US"/>
        </w:rPr>
      </w:pPr>
      <w:ins w:id="15472" w:author="UTENTE" w:date="2020-06-30T18:54:00Z">
        <w:r w:rsidRPr="002709E2">
          <w:rPr>
            <w:rFonts w:ascii="Calibri" w:eastAsia="Calibri" w:hAnsi="Calibri" w:cs="Times New Roman"/>
            <w:lang w:val="en-US"/>
          </w:rPr>
          <w:t>635.</w:t>
        </w:r>
        <w:r w:rsidRPr="002709E2">
          <w:rPr>
            <w:rFonts w:ascii="Calibri" w:eastAsia="Calibri" w:hAnsi="Calibri" w:cs="Times New Roman"/>
            <w:lang w:val="en-US"/>
          </w:rPr>
          <w:tab/>
          <w:t>extend " I have to wonder if there's not some truth to them."</w:t>
        </w:r>
      </w:ins>
    </w:p>
    <w:p w14:paraId="09DA531A" w14:textId="77777777" w:rsidR="002709E2" w:rsidRPr="002709E2" w:rsidRDefault="002709E2" w:rsidP="002709E2">
      <w:pPr>
        <w:spacing w:line="600" w:lineRule="auto"/>
        <w:jc w:val="left"/>
        <w:rPr>
          <w:ins w:id="15473" w:author="UTENTE" w:date="2020-06-30T18:54:00Z"/>
          <w:rFonts w:ascii="Calibri" w:eastAsia="Calibri" w:hAnsi="Calibri" w:cs="Times New Roman"/>
          <w:lang w:val="en-US"/>
        </w:rPr>
      </w:pPr>
      <w:ins w:id="15474" w:author="UTENTE" w:date="2020-06-30T18:54:00Z">
        <w:r w:rsidRPr="002709E2">
          <w:rPr>
            <w:rFonts w:ascii="Calibri" w:eastAsia="Calibri" w:hAnsi="Calibri" w:cs="Times New Roman"/>
            <w:lang w:val="en-US"/>
          </w:rPr>
          <w:t>636.</w:t>
        </w:r>
        <w:r w:rsidRPr="002709E2">
          <w:rPr>
            <w:rFonts w:ascii="Calibri" w:eastAsia="Calibri" w:hAnsi="Calibri" w:cs="Times New Roman"/>
            <w:lang w:val="en-US"/>
          </w:rPr>
          <w:tab/>
          <w:t>n "I don't want to leave Dom's side, but I don't want to risk him getting hurt, either."</w:t>
        </w:r>
      </w:ins>
    </w:p>
    <w:p w14:paraId="17B2B01D" w14:textId="77777777" w:rsidR="002709E2" w:rsidRPr="002709E2" w:rsidRDefault="002709E2" w:rsidP="002709E2">
      <w:pPr>
        <w:spacing w:line="600" w:lineRule="auto"/>
        <w:jc w:val="left"/>
        <w:rPr>
          <w:ins w:id="15475" w:author="UTENTE" w:date="2020-06-30T18:54:00Z"/>
          <w:rFonts w:ascii="Calibri" w:eastAsia="Calibri" w:hAnsi="Calibri" w:cs="Times New Roman"/>
          <w:lang w:val="en-US"/>
        </w:rPr>
      </w:pPr>
      <w:ins w:id="15476" w:author="UTENTE" w:date="2020-06-30T18:54:00Z">
        <w:r w:rsidRPr="002709E2">
          <w:rPr>
            <w:rFonts w:ascii="Calibri" w:eastAsia="Calibri" w:hAnsi="Calibri" w:cs="Times New Roman"/>
            <w:lang w:val="en-US"/>
          </w:rPr>
          <w:t>637.</w:t>
        </w:r>
        <w:r w:rsidRPr="002709E2">
          <w:rPr>
            <w:rFonts w:ascii="Calibri" w:eastAsia="Calibri" w:hAnsi="Calibri" w:cs="Times New Roman"/>
            <w:lang w:val="en-US"/>
          </w:rPr>
          <w:tab/>
          <w:t>n "Is this really the only way out…?"</w:t>
        </w:r>
      </w:ins>
    </w:p>
    <w:p w14:paraId="3D1B0DB2" w14:textId="77777777" w:rsidR="002709E2" w:rsidRPr="002709E2" w:rsidRDefault="002709E2" w:rsidP="002709E2">
      <w:pPr>
        <w:spacing w:line="600" w:lineRule="auto"/>
        <w:jc w:val="left"/>
        <w:rPr>
          <w:ins w:id="15477" w:author="UTENTE" w:date="2020-06-30T18:54:00Z"/>
          <w:rFonts w:ascii="Calibri" w:eastAsia="Calibri" w:hAnsi="Calibri" w:cs="Times New Roman"/>
          <w:lang w:val="en-US"/>
        </w:rPr>
      </w:pPr>
      <w:ins w:id="15478" w:author="UTENTE" w:date="2020-06-30T18:54:00Z">
        <w:r w:rsidRPr="002709E2">
          <w:rPr>
            <w:rFonts w:ascii="Calibri" w:eastAsia="Calibri" w:hAnsi="Calibri" w:cs="Times New Roman"/>
            <w:lang w:val="en-US"/>
          </w:rPr>
          <w:t>638.</w:t>
        </w:r>
        <w:r w:rsidRPr="002709E2">
          <w:rPr>
            <w:rFonts w:ascii="Calibri" w:eastAsia="Calibri" w:hAnsi="Calibri" w:cs="Times New Roman"/>
            <w:lang w:val="en-US"/>
          </w:rPr>
          <w:tab/>
          <w:t>b "\"What a clever little thing you are.\""</w:t>
        </w:r>
      </w:ins>
    </w:p>
    <w:p w14:paraId="51E9323D" w14:textId="77777777" w:rsidR="002709E2" w:rsidRPr="002709E2" w:rsidRDefault="002709E2" w:rsidP="002709E2">
      <w:pPr>
        <w:spacing w:line="600" w:lineRule="auto"/>
        <w:jc w:val="left"/>
        <w:rPr>
          <w:ins w:id="15479" w:author="UTENTE" w:date="2020-06-30T18:54:00Z"/>
          <w:rFonts w:ascii="Calibri" w:eastAsia="Calibri" w:hAnsi="Calibri" w:cs="Times New Roman"/>
          <w:lang w:val="en-US"/>
        </w:rPr>
      </w:pPr>
      <w:ins w:id="15480" w:author="UTENTE" w:date="2020-06-30T18:54:00Z">
        <w:r w:rsidRPr="002709E2">
          <w:rPr>
            <w:rFonts w:ascii="Calibri" w:eastAsia="Calibri" w:hAnsi="Calibri" w:cs="Times New Roman"/>
            <w:lang w:val="en-US"/>
          </w:rPr>
          <w:t>639.</w:t>
        </w:r>
        <w:r w:rsidRPr="002709E2">
          <w:rPr>
            <w:rFonts w:ascii="Calibri" w:eastAsia="Calibri" w:hAnsi="Calibri" w:cs="Times New Roman"/>
            <w:lang w:val="en-US"/>
          </w:rPr>
          <w:tab/>
          <w:t>b "\"I hope your words come from the heart, though. I have to say, I quite dislike the falsely loyal.\""</w:t>
        </w:r>
      </w:ins>
    </w:p>
    <w:p w14:paraId="7A39406C" w14:textId="77777777" w:rsidR="002709E2" w:rsidRPr="002709E2" w:rsidRDefault="002709E2" w:rsidP="002709E2">
      <w:pPr>
        <w:spacing w:line="600" w:lineRule="auto"/>
        <w:jc w:val="left"/>
        <w:rPr>
          <w:ins w:id="15481" w:author="UTENTE" w:date="2020-06-30T18:54:00Z"/>
          <w:rFonts w:ascii="Calibri" w:eastAsia="Calibri" w:hAnsi="Calibri" w:cs="Times New Roman"/>
          <w:lang w:val="en-US"/>
        </w:rPr>
      </w:pPr>
      <w:ins w:id="15482" w:author="UTENTE" w:date="2020-06-30T18:54:00Z">
        <w:r w:rsidRPr="002709E2">
          <w:rPr>
            <w:rFonts w:ascii="Calibri" w:eastAsia="Calibri" w:hAnsi="Calibri" w:cs="Times New Roman"/>
            <w:lang w:val="en-US"/>
          </w:rPr>
          <w:t>640.</w:t>
        </w:r>
        <w:r w:rsidRPr="002709E2">
          <w:rPr>
            <w:rFonts w:ascii="Calibri" w:eastAsia="Calibri" w:hAnsi="Calibri" w:cs="Times New Roman"/>
            <w:lang w:val="en-US"/>
          </w:rPr>
          <w:tab/>
          <w:t>n "…I think I can guess what happens to the poor bastards he thinks are \"falsely loyal.\""</w:t>
        </w:r>
      </w:ins>
    </w:p>
    <w:p w14:paraId="01696F84" w14:textId="77777777" w:rsidR="002709E2" w:rsidRPr="002709E2" w:rsidRDefault="002709E2" w:rsidP="002709E2">
      <w:pPr>
        <w:spacing w:line="600" w:lineRule="auto"/>
        <w:jc w:val="left"/>
        <w:rPr>
          <w:ins w:id="15483" w:author="UTENTE" w:date="2020-06-30T18:54:00Z"/>
          <w:rFonts w:ascii="Calibri" w:eastAsia="Calibri" w:hAnsi="Calibri" w:cs="Times New Roman"/>
          <w:lang w:val="en-US"/>
        </w:rPr>
      </w:pPr>
      <w:ins w:id="15484" w:author="UTENTE" w:date="2020-06-30T18:54:00Z">
        <w:r w:rsidRPr="002709E2">
          <w:rPr>
            <w:rFonts w:ascii="Calibri" w:eastAsia="Calibri" w:hAnsi="Calibri" w:cs="Times New Roman"/>
            <w:lang w:val="en-US"/>
          </w:rPr>
          <w:t>641.</w:t>
        </w:r>
        <w:r w:rsidRPr="002709E2">
          <w:rPr>
            <w:rFonts w:ascii="Calibri" w:eastAsia="Calibri" w:hAnsi="Calibri" w:cs="Times New Roman"/>
            <w:lang w:val="en-US"/>
          </w:rPr>
          <w:tab/>
          <w:t>mc "\"Do I have to decide… right now?\""</w:t>
        </w:r>
        <w:r w:rsidRPr="002709E2">
          <w:rPr>
            <w:rFonts w:ascii="Calibri" w:eastAsia="Calibri" w:hAnsi="Calibri" w:cs="Times New Roman"/>
            <w:lang w:val="en-US"/>
          </w:rPr>
          <w:br w:type="page"/>
        </w:r>
      </w:ins>
    </w:p>
    <w:p w14:paraId="44E7CD3B" w14:textId="77777777" w:rsidR="002709E2" w:rsidRPr="002709E2" w:rsidRDefault="002709E2" w:rsidP="002709E2">
      <w:pPr>
        <w:spacing w:line="600" w:lineRule="auto"/>
        <w:jc w:val="left"/>
        <w:rPr>
          <w:ins w:id="15485" w:author="UTENTE" w:date="2020-06-30T18:54:00Z"/>
          <w:rFonts w:ascii="Calibri" w:eastAsia="Calibri" w:hAnsi="Calibri" w:cs="Times New Roman"/>
        </w:rPr>
      </w:pPr>
      <w:ins w:id="15486" w:author="UTENTE" w:date="2020-06-30T18:54:00Z">
        <w:r w:rsidRPr="002709E2">
          <w:rPr>
            <w:rFonts w:ascii="Calibri" w:eastAsia="Calibri" w:hAnsi="Calibri" w:cs="Times New Roman"/>
          </w:rPr>
          <w:lastRenderedPageBreak/>
          <w:t>629.</w:t>
        </w:r>
        <w:r w:rsidRPr="002709E2">
          <w:rPr>
            <w:rFonts w:ascii="Calibri" w:eastAsia="Calibri" w:hAnsi="Calibri" w:cs="Times New Roman"/>
          </w:rPr>
          <w:tab/>
          <w:t>b "\"Bene. Sono contento di vedere che sei un ragazzo che ha buon senso, [mc].\""</w:t>
        </w:r>
      </w:ins>
    </w:p>
    <w:p w14:paraId="0BB925B5" w14:textId="77777777" w:rsidR="002709E2" w:rsidRPr="002709E2" w:rsidRDefault="002709E2" w:rsidP="002709E2">
      <w:pPr>
        <w:spacing w:line="600" w:lineRule="auto"/>
        <w:jc w:val="left"/>
        <w:rPr>
          <w:ins w:id="15487" w:author="UTENTE" w:date="2020-06-30T18:54:00Z"/>
          <w:rFonts w:ascii="Calibri" w:eastAsia="Calibri" w:hAnsi="Calibri" w:cs="Times New Roman"/>
        </w:rPr>
      </w:pPr>
      <w:ins w:id="15488" w:author="UTENTE" w:date="2020-06-30T18:54:00Z">
        <w:r w:rsidRPr="002709E2">
          <w:rPr>
            <w:rFonts w:ascii="Calibri" w:eastAsia="Calibri" w:hAnsi="Calibri" w:cs="Times New Roman"/>
          </w:rPr>
          <w:t>630.</w:t>
        </w:r>
        <w:r w:rsidRPr="002709E2">
          <w:rPr>
            <w:rFonts w:ascii="Calibri" w:eastAsia="Calibri" w:hAnsi="Calibri" w:cs="Times New Roman"/>
          </w:rPr>
          <w:tab/>
          <w:t>n "Gli occhi di Bishop si socchiudono leggermente, facendolo sembrare un felino predatore con un sorrisetto soddisfatto e sanguinolento."</w:t>
        </w:r>
      </w:ins>
    </w:p>
    <w:p w14:paraId="58E84474" w14:textId="77777777" w:rsidR="002709E2" w:rsidRPr="002709E2" w:rsidRDefault="002709E2" w:rsidP="002709E2">
      <w:pPr>
        <w:spacing w:line="600" w:lineRule="auto"/>
        <w:jc w:val="left"/>
        <w:rPr>
          <w:ins w:id="15489" w:author="UTENTE" w:date="2020-06-30T18:54:00Z"/>
          <w:rFonts w:ascii="Calibri" w:eastAsia="Calibri" w:hAnsi="Calibri" w:cs="Times New Roman"/>
        </w:rPr>
      </w:pPr>
      <w:ins w:id="15490" w:author="UTENTE" w:date="2020-06-30T18:54:00Z">
        <w:r w:rsidRPr="002709E2">
          <w:rPr>
            <w:rFonts w:ascii="Calibri" w:eastAsia="Calibri" w:hAnsi="Calibri" w:cs="Times New Roman"/>
          </w:rPr>
          <w:t>631.</w:t>
        </w:r>
        <w:r w:rsidRPr="002709E2">
          <w:rPr>
            <w:rFonts w:ascii="Calibri" w:eastAsia="Calibri" w:hAnsi="Calibri" w:cs="Times New Roman"/>
          </w:rPr>
          <w:tab/>
          <w:t>n "Non mi piace essere minacciato. Non mi è mai piaciuto."</w:t>
        </w:r>
      </w:ins>
    </w:p>
    <w:p w14:paraId="6196FCB7" w14:textId="77777777" w:rsidR="002709E2" w:rsidRPr="002709E2" w:rsidRDefault="002709E2" w:rsidP="002709E2">
      <w:pPr>
        <w:spacing w:line="600" w:lineRule="auto"/>
        <w:jc w:val="left"/>
        <w:rPr>
          <w:ins w:id="15491" w:author="UTENTE" w:date="2020-06-30T18:54:00Z"/>
          <w:rFonts w:ascii="Calibri" w:eastAsia="Calibri" w:hAnsi="Calibri" w:cs="Times New Roman"/>
        </w:rPr>
      </w:pPr>
      <w:ins w:id="15492" w:author="UTENTE" w:date="2020-06-30T18:54:00Z">
        <w:r w:rsidRPr="002709E2">
          <w:rPr>
            <w:rFonts w:ascii="Calibri" w:eastAsia="Calibri" w:hAnsi="Calibri" w:cs="Times New Roman"/>
          </w:rPr>
          <w:t>632.</w:t>
        </w:r>
        <w:r w:rsidRPr="002709E2">
          <w:rPr>
            <w:rFonts w:ascii="Calibri" w:eastAsia="Calibri" w:hAnsi="Calibri" w:cs="Times New Roman"/>
          </w:rPr>
          <w:tab/>
          <w:t>n "Ma respingere Bishop sarebbe un suicidio, al momento. Se gli dico quello che vuole sentirsi dire, mi lascerà un po' più di respiro."</w:t>
        </w:r>
      </w:ins>
    </w:p>
    <w:p w14:paraId="7869EBDE" w14:textId="77777777" w:rsidR="002709E2" w:rsidRPr="002709E2" w:rsidRDefault="002709E2" w:rsidP="002709E2">
      <w:pPr>
        <w:spacing w:line="600" w:lineRule="auto"/>
        <w:jc w:val="left"/>
        <w:rPr>
          <w:ins w:id="15493" w:author="UTENTE" w:date="2020-06-30T18:54:00Z"/>
          <w:rFonts w:ascii="Calibri" w:eastAsia="Calibri" w:hAnsi="Calibri" w:cs="Times New Roman"/>
        </w:rPr>
      </w:pPr>
      <w:ins w:id="15494" w:author="UTENTE" w:date="2020-06-30T18:54:00Z">
        <w:r w:rsidRPr="002709E2">
          <w:rPr>
            <w:rFonts w:ascii="Calibri" w:eastAsia="Calibri" w:hAnsi="Calibri" w:cs="Times New Roman"/>
          </w:rPr>
          <w:t>633.</w:t>
        </w:r>
        <w:r w:rsidRPr="002709E2">
          <w:rPr>
            <w:rFonts w:ascii="Calibri" w:eastAsia="Calibri" w:hAnsi="Calibri" w:cs="Times New Roman"/>
          </w:rPr>
          <w:tab/>
          <w:t>mcp "\"Va bene… Sarei disposto a unirmi a voi.\""</w:t>
        </w:r>
      </w:ins>
    </w:p>
    <w:p w14:paraId="128A995D" w14:textId="77777777" w:rsidR="002709E2" w:rsidRPr="002709E2" w:rsidRDefault="002709E2" w:rsidP="002709E2">
      <w:pPr>
        <w:spacing w:line="600" w:lineRule="auto"/>
        <w:jc w:val="left"/>
        <w:rPr>
          <w:ins w:id="15495" w:author="UTENTE" w:date="2020-06-30T18:54:00Z"/>
          <w:rFonts w:ascii="Calibri" w:eastAsia="Calibri" w:hAnsi="Calibri" w:cs="Times New Roman"/>
        </w:rPr>
      </w:pPr>
      <w:ins w:id="15496" w:author="UTENTE" w:date="2020-06-30T18:54:00Z">
        <w:r w:rsidRPr="002709E2">
          <w:rPr>
            <w:rFonts w:ascii="Calibri" w:eastAsia="Calibri" w:hAnsi="Calibri" w:cs="Times New Roman"/>
          </w:rPr>
          <w:t>634.</w:t>
        </w:r>
        <w:r w:rsidRPr="002709E2">
          <w:rPr>
            <w:rFonts w:ascii="Calibri" w:eastAsia="Calibri" w:hAnsi="Calibri" w:cs="Times New Roman"/>
          </w:rPr>
          <w:tab/>
          <w:t>n "Eppure mentre quelle parole lasciano le mie labbra -"</w:t>
        </w:r>
      </w:ins>
    </w:p>
    <w:p w14:paraId="6A2A460C" w14:textId="77777777" w:rsidR="002709E2" w:rsidRPr="002709E2" w:rsidRDefault="002709E2" w:rsidP="002709E2">
      <w:pPr>
        <w:spacing w:line="600" w:lineRule="auto"/>
        <w:jc w:val="left"/>
        <w:rPr>
          <w:ins w:id="15497" w:author="UTENTE" w:date="2020-06-30T18:54:00Z"/>
          <w:rFonts w:ascii="Calibri" w:eastAsia="Calibri" w:hAnsi="Calibri" w:cs="Times New Roman"/>
        </w:rPr>
      </w:pPr>
      <w:ins w:id="15498" w:author="UTENTE" w:date="2020-06-30T18:54:00Z">
        <w:r w:rsidRPr="002709E2">
          <w:rPr>
            <w:rFonts w:ascii="Calibri" w:eastAsia="Calibri" w:hAnsi="Calibri" w:cs="Times New Roman"/>
          </w:rPr>
          <w:t>635.</w:t>
        </w:r>
        <w:r w:rsidRPr="002709E2">
          <w:rPr>
            <w:rFonts w:ascii="Calibri" w:eastAsia="Calibri" w:hAnsi="Calibri" w:cs="Times New Roman"/>
          </w:rPr>
          <w:tab/>
          <w:t>extend "Non posso fare a meno di chiedermi se ci sia della verità sotto."</w:t>
        </w:r>
      </w:ins>
    </w:p>
    <w:p w14:paraId="72CE1C37" w14:textId="77777777" w:rsidR="002709E2" w:rsidRPr="002709E2" w:rsidRDefault="002709E2" w:rsidP="002709E2">
      <w:pPr>
        <w:spacing w:line="600" w:lineRule="auto"/>
        <w:jc w:val="left"/>
        <w:rPr>
          <w:ins w:id="15499" w:author="UTENTE" w:date="2020-06-30T18:54:00Z"/>
          <w:rFonts w:ascii="Calibri" w:eastAsia="Calibri" w:hAnsi="Calibri" w:cs="Times New Roman"/>
        </w:rPr>
      </w:pPr>
      <w:ins w:id="15500" w:author="UTENTE" w:date="2020-06-30T18:54:00Z">
        <w:r w:rsidRPr="002709E2">
          <w:rPr>
            <w:rFonts w:ascii="Calibri" w:eastAsia="Calibri" w:hAnsi="Calibri" w:cs="Times New Roman"/>
          </w:rPr>
          <w:t>636.</w:t>
        </w:r>
        <w:r w:rsidRPr="002709E2">
          <w:rPr>
            <w:rFonts w:ascii="Calibri" w:eastAsia="Calibri" w:hAnsi="Calibri" w:cs="Times New Roman"/>
          </w:rPr>
          <w:tab/>
          <w:t>n "Non voglio allontanarmi da Dom, ma non voglio nemmeno rischiare che gli facciano del male."</w:t>
        </w:r>
      </w:ins>
    </w:p>
    <w:p w14:paraId="681D4C5C" w14:textId="77777777" w:rsidR="002709E2" w:rsidRPr="002709E2" w:rsidRDefault="002709E2" w:rsidP="002709E2">
      <w:pPr>
        <w:spacing w:line="600" w:lineRule="auto"/>
        <w:jc w:val="left"/>
        <w:rPr>
          <w:ins w:id="15501" w:author="UTENTE" w:date="2020-06-30T18:54:00Z"/>
          <w:rFonts w:ascii="Calibri" w:eastAsia="Calibri" w:hAnsi="Calibri" w:cs="Times New Roman"/>
        </w:rPr>
      </w:pPr>
      <w:ins w:id="15502" w:author="UTENTE" w:date="2020-06-30T18:54:00Z">
        <w:r w:rsidRPr="002709E2">
          <w:rPr>
            <w:rFonts w:ascii="Calibri" w:eastAsia="Calibri" w:hAnsi="Calibri" w:cs="Times New Roman"/>
          </w:rPr>
          <w:t>637.</w:t>
        </w:r>
        <w:r w:rsidRPr="002709E2">
          <w:rPr>
            <w:rFonts w:ascii="Calibri" w:eastAsia="Calibri" w:hAnsi="Calibri" w:cs="Times New Roman"/>
          </w:rPr>
          <w:tab/>
          <w:t>n "Davvero questa è l'unica soluzione…?"</w:t>
        </w:r>
      </w:ins>
    </w:p>
    <w:p w14:paraId="4707524B" w14:textId="77777777" w:rsidR="002709E2" w:rsidRPr="002709E2" w:rsidRDefault="002709E2" w:rsidP="002709E2">
      <w:pPr>
        <w:spacing w:line="600" w:lineRule="auto"/>
        <w:jc w:val="left"/>
        <w:rPr>
          <w:ins w:id="15503" w:author="UTENTE" w:date="2020-06-30T18:54:00Z"/>
          <w:rFonts w:ascii="Calibri" w:eastAsia="Calibri" w:hAnsi="Calibri" w:cs="Times New Roman"/>
        </w:rPr>
      </w:pPr>
      <w:ins w:id="15504" w:author="UTENTE" w:date="2020-06-30T18:54:00Z">
        <w:r w:rsidRPr="002709E2">
          <w:rPr>
            <w:rFonts w:ascii="Calibri" w:eastAsia="Calibri" w:hAnsi="Calibri" w:cs="Times New Roman"/>
          </w:rPr>
          <w:t>638.</w:t>
        </w:r>
        <w:r w:rsidRPr="002709E2">
          <w:rPr>
            <w:rFonts w:ascii="Calibri" w:eastAsia="Calibri" w:hAnsi="Calibri" w:cs="Times New Roman"/>
          </w:rPr>
          <w:tab/>
          <w:t>b "\"Che ragazzino intelligente che sei.\""</w:t>
        </w:r>
      </w:ins>
    </w:p>
    <w:p w14:paraId="7EECDE29" w14:textId="77777777" w:rsidR="002709E2" w:rsidRPr="002709E2" w:rsidRDefault="002709E2" w:rsidP="002709E2">
      <w:pPr>
        <w:spacing w:line="600" w:lineRule="auto"/>
        <w:jc w:val="left"/>
        <w:rPr>
          <w:ins w:id="15505" w:author="UTENTE" w:date="2020-06-30T18:54:00Z"/>
          <w:rFonts w:ascii="Calibri" w:eastAsia="Calibri" w:hAnsi="Calibri" w:cs="Times New Roman"/>
        </w:rPr>
      </w:pPr>
      <w:ins w:id="15506" w:author="UTENTE" w:date="2020-06-30T18:54:00Z">
        <w:r w:rsidRPr="002709E2">
          <w:rPr>
            <w:rFonts w:ascii="Calibri" w:eastAsia="Calibri" w:hAnsi="Calibri" w:cs="Times New Roman"/>
          </w:rPr>
          <w:t>639.</w:t>
        </w:r>
        <w:r w:rsidRPr="002709E2">
          <w:rPr>
            <w:rFonts w:ascii="Calibri" w:eastAsia="Calibri" w:hAnsi="Calibri" w:cs="Times New Roman"/>
          </w:rPr>
          <w:tab/>
          <w:t>b "\"Spero che queste parole vengano dal tuo cuore, però. Devo dirlo, non mi piacciono molto i falsi devoti.\""</w:t>
        </w:r>
      </w:ins>
    </w:p>
    <w:p w14:paraId="6013BFB5" w14:textId="77777777" w:rsidR="002709E2" w:rsidRPr="002709E2" w:rsidRDefault="002709E2" w:rsidP="002709E2">
      <w:pPr>
        <w:spacing w:line="600" w:lineRule="auto"/>
        <w:jc w:val="left"/>
        <w:rPr>
          <w:ins w:id="15507" w:author="UTENTE" w:date="2020-06-30T18:54:00Z"/>
          <w:rFonts w:ascii="Calibri" w:eastAsia="Calibri" w:hAnsi="Calibri" w:cs="Times New Roman"/>
          <w:lang w:val="en-US"/>
        </w:rPr>
      </w:pPr>
      <w:ins w:id="15508" w:author="UTENTE" w:date="2020-06-30T18:54:00Z">
        <w:r w:rsidRPr="002709E2">
          <w:rPr>
            <w:rFonts w:ascii="Calibri" w:eastAsia="Calibri" w:hAnsi="Calibri" w:cs="Times New Roman"/>
          </w:rPr>
          <w:t>640.</w:t>
        </w:r>
        <w:r w:rsidRPr="002709E2">
          <w:rPr>
            <w:rFonts w:ascii="Calibri" w:eastAsia="Calibri" w:hAnsi="Calibri" w:cs="Times New Roman"/>
          </w:rPr>
          <w:tab/>
          <w:t xml:space="preserve">n "…Penso di potermi immaginare che cosa accada a quei poveri bastardi che lui pensa siano \"falsi devoti.\" </w:t>
        </w:r>
        <w:r w:rsidRPr="002709E2">
          <w:rPr>
            <w:rFonts w:ascii="Calibri" w:eastAsia="Calibri" w:hAnsi="Calibri" w:cs="Times New Roman"/>
            <w:lang w:val="en-US"/>
          </w:rPr>
          <w:t>"</w:t>
        </w:r>
      </w:ins>
    </w:p>
    <w:p w14:paraId="70AE637C" w14:textId="77777777" w:rsidR="002709E2" w:rsidRPr="002709E2" w:rsidRDefault="002709E2" w:rsidP="002709E2">
      <w:pPr>
        <w:spacing w:line="600" w:lineRule="auto"/>
        <w:jc w:val="left"/>
        <w:rPr>
          <w:ins w:id="15509" w:author="UTENTE" w:date="2020-06-30T18:54:00Z"/>
          <w:rFonts w:ascii="Calibri" w:eastAsia="Calibri" w:hAnsi="Calibri" w:cs="Times New Roman"/>
          <w:lang w:val="en-US"/>
        </w:rPr>
      </w:pPr>
      <w:ins w:id="15510" w:author="UTENTE" w:date="2020-06-30T18:54:00Z">
        <w:r w:rsidRPr="002709E2">
          <w:rPr>
            <w:rFonts w:ascii="Calibri" w:eastAsia="Calibri" w:hAnsi="Calibri" w:cs="Times New Roman"/>
            <w:lang w:val="en-US"/>
          </w:rPr>
          <w:t>641.</w:t>
        </w:r>
        <w:r w:rsidRPr="002709E2">
          <w:rPr>
            <w:rFonts w:ascii="Calibri" w:eastAsia="Calibri" w:hAnsi="Calibri" w:cs="Times New Roman"/>
            <w:lang w:val="en-US"/>
          </w:rPr>
          <w:tab/>
          <w:t>mc "\"Devo decidere… ora?\"" </w:t>
        </w:r>
        <w:r w:rsidRPr="002709E2">
          <w:rPr>
            <w:rFonts w:ascii="Calibri" w:eastAsia="Calibri" w:hAnsi="Calibri" w:cs="Times New Roman"/>
            <w:lang w:val="en-US"/>
          </w:rPr>
          <w:br w:type="page"/>
        </w:r>
      </w:ins>
    </w:p>
    <w:p w14:paraId="6D2B78FD" w14:textId="77777777" w:rsidR="002709E2" w:rsidRPr="002709E2" w:rsidRDefault="002709E2" w:rsidP="002709E2">
      <w:pPr>
        <w:spacing w:line="600" w:lineRule="auto"/>
        <w:jc w:val="left"/>
        <w:rPr>
          <w:ins w:id="15511" w:author="UTENTE" w:date="2020-06-30T18:54:00Z"/>
          <w:rFonts w:ascii="Calibri" w:eastAsia="Calibri" w:hAnsi="Calibri" w:cs="Times New Roman"/>
          <w:lang w:val="en-US"/>
        </w:rPr>
      </w:pPr>
      <w:ins w:id="15512" w:author="UTENTE" w:date="2020-06-30T18:54:00Z">
        <w:r w:rsidRPr="002709E2">
          <w:rPr>
            <w:rFonts w:ascii="Calibri" w:eastAsia="Calibri" w:hAnsi="Calibri" w:cs="Times New Roman"/>
            <w:lang w:val="en-US"/>
          </w:rPr>
          <w:lastRenderedPageBreak/>
          <w:t>642.</w:t>
        </w:r>
        <w:r w:rsidRPr="002709E2">
          <w:rPr>
            <w:rFonts w:ascii="Calibri" w:eastAsia="Calibri" w:hAnsi="Calibri" w:cs="Times New Roman"/>
            <w:lang w:val="en-US"/>
          </w:rPr>
          <w:tab/>
          <w:t>n "When I worriedly look up at Bishop, he smooths a hand through his jet-black hair and offers me a shrug."</w:t>
        </w:r>
      </w:ins>
    </w:p>
    <w:p w14:paraId="37CD864F" w14:textId="77777777" w:rsidR="002709E2" w:rsidRPr="002709E2" w:rsidRDefault="002709E2" w:rsidP="002709E2">
      <w:pPr>
        <w:spacing w:line="600" w:lineRule="auto"/>
        <w:jc w:val="left"/>
        <w:rPr>
          <w:ins w:id="15513" w:author="UTENTE" w:date="2020-06-30T18:54:00Z"/>
          <w:rFonts w:ascii="Calibri" w:eastAsia="Calibri" w:hAnsi="Calibri" w:cs="Times New Roman"/>
          <w:lang w:val="en-US"/>
        </w:rPr>
      </w:pPr>
      <w:ins w:id="15514" w:author="UTENTE" w:date="2020-06-30T18:54:00Z">
        <w:r w:rsidRPr="002709E2">
          <w:rPr>
            <w:rFonts w:ascii="Calibri" w:eastAsia="Calibri" w:hAnsi="Calibri" w:cs="Times New Roman"/>
            <w:lang w:val="en-US"/>
          </w:rPr>
          <w:t>643.</w:t>
        </w:r>
        <w:r w:rsidRPr="002709E2">
          <w:rPr>
            <w:rFonts w:ascii="Calibri" w:eastAsia="Calibri" w:hAnsi="Calibri" w:cs="Times New Roman"/>
            <w:lang w:val="en-US"/>
          </w:rPr>
          <w:tab/>
          <w:t>b "\"I'll give you a day to think about it.\""</w:t>
        </w:r>
      </w:ins>
    </w:p>
    <w:p w14:paraId="62A65D0A" w14:textId="77777777" w:rsidR="002709E2" w:rsidRPr="002709E2" w:rsidRDefault="002709E2" w:rsidP="002709E2">
      <w:pPr>
        <w:spacing w:line="600" w:lineRule="auto"/>
        <w:jc w:val="left"/>
        <w:rPr>
          <w:ins w:id="15515" w:author="UTENTE" w:date="2020-06-30T18:54:00Z"/>
          <w:rFonts w:ascii="Calibri" w:eastAsia="Calibri" w:hAnsi="Calibri" w:cs="Times New Roman"/>
          <w:lang w:val="en-US"/>
        </w:rPr>
      </w:pPr>
      <w:ins w:id="15516" w:author="UTENTE" w:date="2020-06-30T18:54:00Z">
        <w:r w:rsidRPr="002709E2">
          <w:rPr>
            <w:rFonts w:ascii="Calibri" w:eastAsia="Calibri" w:hAnsi="Calibri" w:cs="Times New Roman"/>
            <w:lang w:val="en-US"/>
          </w:rPr>
          <w:t>644.</w:t>
        </w:r>
        <w:r w:rsidRPr="002709E2">
          <w:rPr>
            <w:rFonts w:ascii="Calibri" w:eastAsia="Calibri" w:hAnsi="Calibri" w:cs="Times New Roman"/>
            <w:lang w:val="en-US"/>
          </w:rPr>
          <w:tab/>
          <w:t>b "\"Should you choose to reject my offer, however, I'm afraid I'll have to prohibit you from meeting Dominic…\""</w:t>
        </w:r>
      </w:ins>
    </w:p>
    <w:p w14:paraId="234C2865" w14:textId="77777777" w:rsidR="002709E2" w:rsidRPr="002709E2" w:rsidRDefault="002709E2" w:rsidP="002709E2">
      <w:pPr>
        <w:spacing w:line="600" w:lineRule="auto"/>
        <w:jc w:val="left"/>
        <w:rPr>
          <w:ins w:id="15517" w:author="UTENTE" w:date="2020-06-30T18:54:00Z"/>
          <w:rFonts w:ascii="Calibri" w:eastAsia="Calibri" w:hAnsi="Calibri" w:cs="Times New Roman"/>
          <w:lang w:val="en-US"/>
        </w:rPr>
      </w:pPr>
      <w:ins w:id="15518" w:author="UTENTE" w:date="2020-06-30T18:54:00Z">
        <w:r w:rsidRPr="002709E2">
          <w:rPr>
            <w:rFonts w:ascii="Calibri" w:eastAsia="Calibri" w:hAnsi="Calibri" w:cs="Times New Roman"/>
            <w:lang w:val="en-US"/>
          </w:rPr>
          <w:t>645.</w:t>
        </w:r>
        <w:r w:rsidRPr="002709E2">
          <w:rPr>
            <w:rFonts w:ascii="Calibri" w:eastAsia="Calibri" w:hAnsi="Calibri" w:cs="Times New Roman"/>
            <w:lang w:val="en-US"/>
          </w:rPr>
          <w:tab/>
          <w:t>b "\"Through whatever means necessary.\""</w:t>
        </w:r>
      </w:ins>
    </w:p>
    <w:p w14:paraId="3BB6636A" w14:textId="77777777" w:rsidR="002709E2" w:rsidRPr="002709E2" w:rsidRDefault="002709E2" w:rsidP="002709E2">
      <w:pPr>
        <w:spacing w:line="600" w:lineRule="auto"/>
        <w:jc w:val="left"/>
        <w:rPr>
          <w:ins w:id="15519" w:author="UTENTE" w:date="2020-06-30T18:54:00Z"/>
          <w:rFonts w:ascii="Calibri" w:eastAsia="Calibri" w:hAnsi="Calibri" w:cs="Times New Roman"/>
          <w:lang w:val="en-US"/>
        </w:rPr>
      </w:pPr>
      <w:ins w:id="15520" w:author="UTENTE" w:date="2020-06-30T18:54:00Z">
        <w:r w:rsidRPr="002709E2">
          <w:rPr>
            <w:rFonts w:ascii="Calibri" w:eastAsia="Calibri" w:hAnsi="Calibri" w:cs="Times New Roman"/>
            <w:lang w:val="en-US"/>
          </w:rPr>
          <w:t>646.</w:t>
        </w:r>
        <w:r w:rsidRPr="002709E2">
          <w:rPr>
            <w:rFonts w:ascii="Calibri" w:eastAsia="Calibri" w:hAnsi="Calibri" w:cs="Times New Roman"/>
            <w:lang w:val="en-US"/>
          </w:rPr>
          <w:tab/>
          <w:t>mc "\"…\""</w:t>
        </w:r>
      </w:ins>
    </w:p>
    <w:p w14:paraId="5F10A03D" w14:textId="77777777" w:rsidR="002709E2" w:rsidRPr="002709E2" w:rsidRDefault="002709E2" w:rsidP="002709E2">
      <w:pPr>
        <w:spacing w:line="600" w:lineRule="auto"/>
        <w:jc w:val="left"/>
        <w:rPr>
          <w:ins w:id="15521" w:author="UTENTE" w:date="2020-06-30T18:54:00Z"/>
          <w:rFonts w:ascii="Calibri" w:eastAsia="Calibri" w:hAnsi="Calibri" w:cs="Times New Roman"/>
          <w:lang w:val="en-US"/>
        </w:rPr>
      </w:pPr>
      <w:ins w:id="15522" w:author="UTENTE" w:date="2020-06-30T18:54:00Z">
        <w:r w:rsidRPr="002709E2">
          <w:rPr>
            <w:rFonts w:ascii="Calibri" w:eastAsia="Calibri" w:hAnsi="Calibri" w:cs="Times New Roman"/>
            <w:lang w:val="en-US"/>
          </w:rPr>
          <w:t>647.</w:t>
        </w:r>
        <w:r w:rsidRPr="002709E2">
          <w:rPr>
            <w:rFonts w:ascii="Calibri" w:eastAsia="Calibri" w:hAnsi="Calibri" w:cs="Times New Roman"/>
            <w:lang w:val="en-US"/>
          </w:rPr>
          <w:tab/>
          <w:t>n "–He's really not subtle about his threats, this guy."</w:t>
        </w:r>
      </w:ins>
    </w:p>
    <w:p w14:paraId="1BE02FFC" w14:textId="77777777" w:rsidR="002709E2" w:rsidRPr="002709E2" w:rsidRDefault="002709E2" w:rsidP="002709E2">
      <w:pPr>
        <w:spacing w:line="600" w:lineRule="auto"/>
        <w:jc w:val="left"/>
        <w:rPr>
          <w:ins w:id="15523" w:author="UTENTE" w:date="2020-06-30T18:54:00Z"/>
          <w:rFonts w:ascii="Calibri" w:eastAsia="Calibri" w:hAnsi="Calibri" w:cs="Times New Roman"/>
          <w:lang w:val="en-US"/>
        </w:rPr>
      </w:pPr>
      <w:ins w:id="15524" w:author="UTENTE" w:date="2020-06-30T18:54:00Z">
        <w:r w:rsidRPr="002709E2">
          <w:rPr>
            <w:rFonts w:ascii="Calibri" w:eastAsia="Calibri" w:hAnsi="Calibri" w:cs="Times New Roman"/>
            <w:lang w:val="en-US"/>
          </w:rPr>
          <w:t>648.</w:t>
        </w:r>
        <w:r w:rsidRPr="002709E2">
          <w:rPr>
            <w:rFonts w:ascii="Calibri" w:eastAsia="Calibri" w:hAnsi="Calibri" w:cs="Times New Roman"/>
            <w:lang w:val="en-US"/>
          </w:rPr>
          <w:tab/>
          <w:t>n "But there's not much I can do to argue, so I offer a hesitant nod in reply."</w:t>
        </w:r>
      </w:ins>
    </w:p>
    <w:p w14:paraId="029D98A3" w14:textId="77777777" w:rsidR="002709E2" w:rsidRPr="002709E2" w:rsidRDefault="002709E2" w:rsidP="002709E2">
      <w:pPr>
        <w:spacing w:line="600" w:lineRule="auto"/>
        <w:jc w:val="left"/>
        <w:rPr>
          <w:ins w:id="15525" w:author="UTENTE" w:date="2020-06-30T18:54:00Z"/>
          <w:rFonts w:ascii="Calibri" w:eastAsia="Calibri" w:hAnsi="Calibri" w:cs="Times New Roman"/>
          <w:lang w:val="en-US"/>
        </w:rPr>
      </w:pPr>
      <w:ins w:id="15526" w:author="UTENTE" w:date="2020-06-30T18:54:00Z">
        <w:r w:rsidRPr="002709E2">
          <w:rPr>
            <w:rFonts w:ascii="Calibri" w:eastAsia="Calibri" w:hAnsi="Calibri" w:cs="Times New Roman"/>
            <w:lang w:val="en-US"/>
          </w:rPr>
          <w:t>649.</w:t>
        </w:r>
        <w:r w:rsidRPr="002709E2">
          <w:rPr>
            <w:rFonts w:ascii="Calibri" w:eastAsia="Calibri" w:hAnsi="Calibri" w:cs="Times New Roman"/>
            <w:lang w:val="en-US"/>
          </w:rPr>
          <w:tab/>
          <w:t>mc "\"If you really wanted me to join you, though… why didn't you bite me forcefully?\""</w:t>
        </w:r>
      </w:ins>
    </w:p>
    <w:p w14:paraId="72F560A1" w14:textId="77777777" w:rsidR="002709E2" w:rsidRPr="002709E2" w:rsidRDefault="002709E2" w:rsidP="002709E2">
      <w:pPr>
        <w:spacing w:line="600" w:lineRule="auto"/>
        <w:jc w:val="left"/>
        <w:rPr>
          <w:ins w:id="15527" w:author="UTENTE" w:date="2020-06-30T18:54:00Z"/>
          <w:rFonts w:ascii="Calibri" w:eastAsia="Calibri" w:hAnsi="Calibri" w:cs="Times New Roman"/>
          <w:lang w:val="en-US"/>
        </w:rPr>
      </w:pPr>
      <w:ins w:id="15528" w:author="UTENTE" w:date="2020-06-30T18:54:00Z">
        <w:r w:rsidRPr="002709E2">
          <w:rPr>
            <w:rFonts w:ascii="Calibri" w:eastAsia="Calibri" w:hAnsi="Calibri" w:cs="Times New Roman"/>
            <w:lang w:val="en-US"/>
          </w:rPr>
          <w:t>650.</w:t>
        </w:r>
        <w:r w:rsidRPr="002709E2">
          <w:rPr>
            <w:rFonts w:ascii="Calibri" w:eastAsia="Calibri" w:hAnsi="Calibri" w:cs="Times New Roman"/>
            <w:lang w:val="en-US"/>
          </w:rPr>
          <w:tab/>
          <w:t>mc "\"I doubt I'd be a match for a vampire.\""</w:t>
        </w:r>
      </w:ins>
    </w:p>
    <w:p w14:paraId="4A890244" w14:textId="77777777" w:rsidR="002709E2" w:rsidRPr="002709E2" w:rsidRDefault="002709E2" w:rsidP="002709E2">
      <w:pPr>
        <w:spacing w:line="600" w:lineRule="auto"/>
        <w:jc w:val="left"/>
        <w:rPr>
          <w:ins w:id="15529" w:author="UTENTE" w:date="2020-06-30T18:54:00Z"/>
          <w:rFonts w:ascii="Calibri" w:eastAsia="Calibri" w:hAnsi="Calibri" w:cs="Times New Roman"/>
          <w:lang w:val="en-US"/>
        </w:rPr>
      </w:pPr>
      <w:ins w:id="15530" w:author="UTENTE" w:date="2020-06-30T18:54:00Z">
        <w:r w:rsidRPr="002709E2">
          <w:rPr>
            <w:rFonts w:ascii="Calibri" w:eastAsia="Calibri" w:hAnsi="Calibri" w:cs="Times New Roman"/>
            <w:lang w:val="en-US"/>
          </w:rPr>
          <w:t>651.</w:t>
        </w:r>
        <w:r w:rsidRPr="002709E2">
          <w:rPr>
            <w:rFonts w:ascii="Calibri" w:eastAsia="Calibri" w:hAnsi="Calibri" w:cs="Times New Roman"/>
            <w:lang w:val="en-US"/>
          </w:rPr>
          <w:tab/>
          <w:t>mc "\"Is there a reason you didn't already bite me yourself?\""</w:t>
        </w:r>
      </w:ins>
    </w:p>
    <w:p w14:paraId="0528CC57" w14:textId="77777777" w:rsidR="002709E2" w:rsidRPr="002709E2" w:rsidRDefault="002709E2" w:rsidP="002709E2">
      <w:pPr>
        <w:spacing w:line="600" w:lineRule="auto"/>
        <w:jc w:val="left"/>
        <w:rPr>
          <w:ins w:id="15531" w:author="UTENTE" w:date="2020-06-30T18:54:00Z"/>
          <w:rFonts w:ascii="Calibri" w:eastAsia="Calibri" w:hAnsi="Calibri" w:cs="Times New Roman"/>
          <w:lang w:val="en-US"/>
        </w:rPr>
      </w:pPr>
      <w:ins w:id="15532" w:author="UTENTE" w:date="2020-06-30T18:54:00Z">
        <w:r w:rsidRPr="002709E2">
          <w:rPr>
            <w:rFonts w:ascii="Calibri" w:eastAsia="Calibri" w:hAnsi="Calibri" w:cs="Times New Roman"/>
            <w:lang w:val="en-US"/>
          </w:rPr>
          <w:t>652.</w:t>
        </w:r>
        <w:r w:rsidRPr="002709E2">
          <w:rPr>
            <w:rFonts w:ascii="Calibri" w:eastAsia="Calibri" w:hAnsi="Calibri" w:cs="Times New Roman"/>
            <w:lang w:val="en-US"/>
          </w:rPr>
          <w:tab/>
          <w:t>mc "\"It's hard to believe someone like you would be scared of a single human fighting back. You probably think of us like cattle.\""</w:t>
        </w:r>
      </w:ins>
    </w:p>
    <w:p w14:paraId="0933CCB9" w14:textId="77777777" w:rsidR="002709E2" w:rsidRPr="002709E2" w:rsidRDefault="002709E2" w:rsidP="002709E2">
      <w:pPr>
        <w:spacing w:line="600" w:lineRule="auto"/>
        <w:jc w:val="left"/>
        <w:rPr>
          <w:ins w:id="15533" w:author="UTENTE" w:date="2020-06-30T18:54:00Z"/>
          <w:rFonts w:ascii="Calibri" w:eastAsia="Calibri" w:hAnsi="Calibri" w:cs="Times New Roman"/>
          <w:lang w:val="en-US"/>
        </w:rPr>
      </w:pPr>
      <w:ins w:id="15534" w:author="UTENTE" w:date="2020-06-30T18:54:00Z">
        <w:r w:rsidRPr="002709E2">
          <w:rPr>
            <w:rFonts w:ascii="Calibri" w:eastAsia="Calibri" w:hAnsi="Calibri" w:cs="Times New Roman"/>
            <w:lang w:val="en-US"/>
          </w:rPr>
          <w:t>653.</w:t>
        </w:r>
        <w:r w:rsidRPr="002709E2">
          <w:rPr>
            <w:rFonts w:ascii="Calibri" w:eastAsia="Calibri" w:hAnsi="Calibri" w:cs="Times New Roman"/>
            <w:lang w:val="en-US"/>
          </w:rPr>
          <w:tab/>
          <w:t>n "My question causes Bishop's eyes to glint with a dangerous, amused light."</w:t>
        </w:r>
      </w:ins>
    </w:p>
    <w:p w14:paraId="234181A4" w14:textId="77777777" w:rsidR="002709E2" w:rsidRPr="002709E2" w:rsidRDefault="002709E2" w:rsidP="002709E2">
      <w:pPr>
        <w:spacing w:line="600" w:lineRule="auto"/>
        <w:jc w:val="left"/>
        <w:rPr>
          <w:ins w:id="15535" w:author="UTENTE" w:date="2020-06-30T18:54:00Z"/>
          <w:rFonts w:ascii="Calibri" w:eastAsia="Calibri" w:hAnsi="Calibri" w:cs="Times New Roman"/>
          <w:lang w:val="en-US"/>
        </w:rPr>
      </w:pPr>
      <w:ins w:id="15536" w:author="UTENTE" w:date="2020-06-30T18:54:00Z">
        <w:r w:rsidRPr="002709E2">
          <w:rPr>
            <w:rFonts w:ascii="Calibri" w:eastAsia="Calibri" w:hAnsi="Calibri" w:cs="Times New Roman"/>
            <w:lang w:val="en-US"/>
          </w:rPr>
          <w:t>654.</w:t>
        </w:r>
        <w:r w:rsidRPr="002709E2">
          <w:rPr>
            <w:rFonts w:ascii="Calibri" w:eastAsia="Calibri" w:hAnsi="Calibri" w:cs="Times New Roman"/>
            <w:lang w:val="en-US"/>
          </w:rPr>
          <w:tab/>
          <w:t>b "\"Turning an unwilling subject often leads to troublesome side effects, my dear.\"" </w:t>
        </w:r>
        <w:r w:rsidRPr="002709E2">
          <w:rPr>
            <w:rFonts w:ascii="Calibri" w:eastAsia="Calibri" w:hAnsi="Calibri" w:cs="Times New Roman"/>
            <w:lang w:val="en-US"/>
          </w:rPr>
          <w:br w:type="page"/>
        </w:r>
      </w:ins>
    </w:p>
    <w:p w14:paraId="23173F68" w14:textId="77777777" w:rsidR="002709E2" w:rsidRPr="002709E2" w:rsidRDefault="002709E2" w:rsidP="002709E2">
      <w:pPr>
        <w:spacing w:line="600" w:lineRule="auto"/>
        <w:jc w:val="left"/>
        <w:rPr>
          <w:ins w:id="15537" w:author="UTENTE" w:date="2020-06-30T18:54:00Z"/>
          <w:rFonts w:ascii="Calibri" w:eastAsia="Calibri" w:hAnsi="Calibri" w:cs="Times New Roman"/>
        </w:rPr>
      </w:pPr>
      <w:ins w:id="15538" w:author="UTENTE" w:date="2020-06-30T18:54:00Z">
        <w:r w:rsidRPr="002709E2">
          <w:rPr>
            <w:rFonts w:ascii="Calibri" w:eastAsia="Calibri" w:hAnsi="Calibri" w:cs="Times New Roman"/>
          </w:rPr>
          <w:lastRenderedPageBreak/>
          <w:t>642.</w:t>
        </w:r>
        <w:r w:rsidRPr="002709E2">
          <w:rPr>
            <w:rFonts w:ascii="Calibri" w:eastAsia="Calibri" w:hAnsi="Calibri" w:cs="Times New Roman"/>
          </w:rPr>
          <w:tab/>
          <w:t>n "Quando guardo Bishop preoccupato, si passa una mano fra i capelli neri come la pece e mi rivolge un’alzatina di spalle."</w:t>
        </w:r>
      </w:ins>
    </w:p>
    <w:p w14:paraId="4DE82F8E" w14:textId="77777777" w:rsidR="002709E2" w:rsidRPr="002709E2" w:rsidRDefault="002709E2" w:rsidP="002709E2">
      <w:pPr>
        <w:spacing w:line="600" w:lineRule="auto"/>
        <w:jc w:val="left"/>
        <w:rPr>
          <w:ins w:id="15539" w:author="UTENTE" w:date="2020-06-30T18:54:00Z"/>
          <w:rFonts w:ascii="Calibri" w:eastAsia="Calibri" w:hAnsi="Calibri" w:cs="Times New Roman"/>
        </w:rPr>
      </w:pPr>
      <w:ins w:id="15540" w:author="UTENTE" w:date="2020-06-30T18:54:00Z">
        <w:r w:rsidRPr="002709E2">
          <w:rPr>
            <w:rFonts w:ascii="Calibri" w:eastAsia="Calibri" w:hAnsi="Calibri" w:cs="Times New Roman"/>
          </w:rPr>
          <w:t>643.</w:t>
        </w:r>
        <w:r w:rsidRPr="002709E2">
          <w:rPr>
            <w:rFonts w:ascii="Calibri" w:eastAsia="Calibri" w:hAnsi="Calibri" w:cs="Times New Roman"/>
          </w:rPr>
          <w:tab/>
          <w:t>b "\"Hai un giorno per pensarci.\""</w:t>
        </w:r>
      </w:ins>
    </w:p>
    <w:p w14:paraId="5F752BF5" w14:textId="77777777" w:rsidR="002709E2" w:rsidRPr="002709E2" w:rsidRDefault="002709E2" w:rsidP="002709E2">
      <w:pPr>
        <w:spacing w:line="600" w:lineRule="auto"/>
        <w:jc w:val="left"/>
        <w:rPr>
          <w:ins w:id="15541" w:author="UTENTE" w:date="2020-06-30T18:54:00Z"/>
          <w:rFonts w:ascii="Calibri" w:eastAsia="Calibri" w:hAnsi="Calibri" w:cs="Times New Roman"/>
        </w:rPr>
      </w:pPr>
      <w:ins w:id="15542" w:author="UTENTE" w:date="2020-06-30T18:54:00Z">
        <w:r w:rsidRPr="002709E2">
          <w:rPr>
            <w:rFonts w:ascii="Calibri" w:eastAsia="Calibri" w:hAnsi="Calibri" w:cs="Times New Roman"/>
          </w:rPr>
          <w:t>644.</w:t>
        </w:r>
        <w:r w:rsidRPr="002709E2">
          <w:rPr>
            <w:rFonts w:ascii="Calibri" w:eastAsia="Calibri" w:hAnsi="Calibri" w:cs="Times New Roman"/>
          </w:rPr>
          <w:tab/>
          <w:t>b "\"Dovessi scegliere di rifiutare la mia offerta, tuttavia, ho paura che dovrò proibirti di vedere Dominic…\""</w:t>
        </w:r>
      </w:ins>
    </w:p>
    <w:p w14:paraId="2D2439E3" w14:textId="77777777" w:rsidR="002709E2" w:rsidRPr="002709E2" w:rsidRDefault="002709E2" w:rsidP="002709E2">
      <w:pPr>
        <w:spacing w:line="600" w:lineRule="auto"/>
        <w:jc w:val="left"/>
        <w:rPr>
          <w:ins w:id="15543" w:author="UTENTE" w:date="2020-06-30T18:54:00Z"/>
          <w:rFonts w:ascii="Calibri" w:eastAsia="Calibri" w:hAnsi="Calibri" w:cs="Times New Roman"/>
        </w:rPr>
      </w:pPr>
      <w:ins w:id="15544" w:author="UTENTE" w:date="2020-06-30T18:54:00Z">
        <w:r w:rsidRPr="002709E2">
          <w:rPr>
            <w:rFonts w:ascii="Calibri" w:eastAsia="Calibri" w:hAnsi="Calibri" w:cs="Times New Roman"/>
          </w:rPr>
          <w:t>645.</w:t>
        </w:r>
        <w:r w:rsidRPr="002709E2">
          <w:rPr>
            <w:rFonts w:ascii="Calibri" w:eastAsia="Calibri" w:hAnsi="Calibri" w:cs="Times New Roman"/>
          </w:rPr>
          <w:tab/>
          <w:t>b "\"Con qualunque mezzo necessario.\""</w:t>
        </w:r>
      </w:ins>
    </w:p>
    <w:p w14:paraId="61CD71CF" w14:textId="77777777" w:rsidR="002709E2" w:rsidRPr="002709E2" w:rsidRDefault="002709E2" w:rsidP="002709E2">
      <w:pPr>
        <w:spacing w:line="600" w:lineRule="auto"/>
        <w:jc w:val="left"/>
        <w:rPr>
          <w:ins w:id="15545" w:author="UTENTE" w:date="2020-06-30T18:54:00Z"/>
          <w:rFonts w:ascii="Calibri" w:eastAsia="Calibri" w:hAnsi="Calibri" w:cs="Times New Roman"/>
        </w:rPr>
      </w:pPr>
      <w:ins w:id="15546" w:author="UTENTE" w:date="2020-06-30T18:54:00Z">
        <w:r w:rsidRPr="002709E2">
          <w:rPr>
            <w:rFonts w:ascii="Calibri" w:eastAsia="Calibri" w:hAnsi="Calibri" w:cs="Times New Roman"/>
          </w:rPr>
          <w:t>646.</w:t>
        </w:r>
        <w:r w:rsidRPr="002709E2">
          <w:rPr>
            <w:rFonts w:ascii="Calibri" w:eastAsia="Calibri" w:hAnsi="Calibri" w:cs="Times New Roman"/>
          </w:rPr>
          <w:tab/>
          <w:t>mc "\"…\""</w:t>
        </w:r>
      </w:ins>
    </w:p>
    <w:p w14:paraId="219402D2" w14:textId="77777777" w:rsidR="002709E2" w:rsidRPr="002709E2" w:rsidRDefault="002709E2" w:rsidP="002709E2">
      <w:pPr>
        <w:spacing w:line="600" w:lineRule="auto"/>
        <w:jc w:val="left"/>
        <w:rPr>
          <w:ins w:id="15547" w:author="UTENTE" w:date="2020-06-30T18:54:00Z"/>
          <w:rFonts w:ascii="Calibri" w:eastAsia="Calibri" w:hAnsi="Calibri" w:cs="Times New Roman"/>
        </w:rPr>
      </w:pPr>
      <w:ins w:id="15548" w:author="UTENTE" w:date="2020-06-30T18:54:00Z">
        <w:r w:rsidRPr="002709E2">
          <w:rPr>
            <w:rFonts w:ascii="Calibri" w:eastAsia="Calibri" w:hAnsi="Calibri" w:cs="Times New Roman"/>
          </w:rPr>
          <w:t>647.</w:t>
        </w:r>
        <w:r w:rsidRPr="002709E2">
          <w:rPr>
            <w:rFonts w:ascii="Calibri" w:eastAsia="Calibri" w:hAnsi="Calibri" w:cs="Times New Roman"/>
          </w:rPr>
          <w:tab/>
          <w:t>n "Le sue minacce non sono esattamente velate."</w:t>
        </w:r>
      </w:ins>
    </w:p>
    <w:p w14:paraId="463CE5FD" w14:textId="77777777" w:rsidR="002709E2" w:rsidRPr="002709E2" w:rsidRDefault="002709E2" w:rsidP="002709E2">
      <w:pPr>
        <w:spacing w:line="600" w:lineRule="auto"/>
        <w:jc w:val="left"/>
        <w:rPr>
          <w:ins w:id="15549" w:author="UTENTE" w:date="2020-06-30T18:54:00Z"/>
          <w:rFonts w:ascii="Calibri" w:eastAsia="Calibri" w:hAnsi="Calibri" w:cs="Times New Roman"/>
        </w:rPr>
      </w:pPr>
      <w:ins w:id="15550" w:author="UTENTE" w:date="2020-06-30T18:54:00Z">
        <w:r w:rsidRPr="002709E2">
          <w:rPr>
            <w:rFonts w:ascii="Calibri" w:eastAsia="Calibri" w:hAnsi="Calibri" w:cs="Times New Roman"/>
          </w:rPr>
          <w:t>648.</w:t>
        </w:r>
        <w:r w:rsidRPr="002709E2">
          <w:rPr>
            <w:rFonts w:ascii="Calibri" w:eastAsia="Calibri" w:hAnsi="Calibri" w:cs="Times New Roman"/>
          </w:rPr>
          <w:tab/>
          <w:t>n "Ma non c'è molto da controbattere, quindi annuisco, esitante, e basta."</w:t>
        </w:r>
      </w:ins>
    </w:p>
    <w:p w14:paraId="2950017D" w14:textId="77777777" w:rsidR="002709E2" w:rsidRPr="002709E2" w:rsidRDefault="002709E2" w:rsidP="002709E2">
      <w:pPr>
        <w:spacing w:line="600" w:lineRule="auto"/>
        <w:jc w:val="left"/>
        <w:rPr>
          <w:ins w:id="15551" w:author="UTENTE" w:date="2020-06-30T18:54:00Z"/>
          <w:rFonts w:ascii="Calibri" w:eastAsia="Calibri" w:hAnsi="Calibri" w:cs="Times New Roman"/>
        </w:rPr>
      </w:pPr>
      <w:ins w:id="15552" w:author="UTENTE" w:date="2020-06-30T18:54:00Z">
        <w:r w:rsidRPr="002709E2">
          <w:rPr>
            <w:rFonts w:ascii="Calibri" w:eastAsia="Calibri" w:hAnsi="Calibri" w:cs="Times New Roman"/>
          </w:rPr>
          <w:t>649.</w:t>
        </w:r>
        <w:r w:rsidRPr="002709E2">
          <w:rPr>
            <w:rFonts w:ascii="Calibri" w:eastAsia="Calibri" w:hAnsi="Calibri" w:cs="Times New Roman"/>
          </w:rPr>
          <w:tab/>
          <w:t>mc "\"Se vuoi davvero che mi unisca a voi, però… Perché non mordermi con la forza?\""</w:t>
        </w:r>
      </w:ins>
    </w:p>
    <w:p w14:paraId="7D55E56F" w14:textId="77777777" w:rsidR="002709E2" w:rsidRPr="002709E2" w:rsidRDefault="002709E2" w:rsidP="002709E2">
      <w:pPr>
        <w:spacing w:line="600" w:lineRule="auto"/>
        <w:jc w:val="left"/>
        <w:rPr>
          <w:ins w:id="15553" w:author="UTENTE" w:date="2020-06-30T18:54:00Z"/>
          <w:rFonts w:ascii="Calibri" w:eastAsia="Calibri" w:hAnsi="Calibri" w:cs="Times New Roman"/>
        </w:rPr>
      </w:pPr>
      <w:ins w:id="15554" w:author="UTENTE" w:date="2020-06-30T18:54:00Z">
        <w:r w:rsidRPr="002709E2">
          <w:rPr>
            <w:rFonts w:ascii="Calibri" w:eastAsia="Calibri" w:hAnsi="Calibri" w:cs="Times New Roman"/>
          </w:rPr>
          <w:t>650.</w:t>
        </w:r>
        <w:r w:rsidRPr="002709E2">
          <w:rPr>
            <w:rFonts w:ascii="Calibri" w:eastAsia="Calibri" w:hAnsi="Calibri" w:cs="Times New Roman"/>
          </w:rPr>
          <w:tab/>
          <w:t>mc "\"Dubito che sarei riuscito a sconfiggere un vampiro.\""</w:t>
        </w:r>
      </w:ins>
    </w:p>
    <w:p w14:paraId="634FC909" w14:textId="77777777" w:rsidR="002709E2" w:rsidRPr="002709E2" w:rsidRDefault="002709E2" w:rsidP="002709E2">
      <w:pPr>
        <w:spacing w:line="600" w:lineRule="auto"/>
        <w:jc w:val="left"/>
        <w:rPr>
          <w:ins w:id="15555" w:author="UTENTE" w:date="2020-06-30T18:54:00Z"/>
          <w:rFonts w:ascii="Calibri" w:eastAsia="Calibri" w:hAnsi="Calibri" w:cs="Times New Roman"/>
        </w:rPr>
      </w:pPr>
      <w:ins w:id="15556" w:author="UTENTE" w:date="2020-06-30T18:54:00Z">
        <w:r w:rsidRPr="002709E2">
          <w:rPr>
            <w:rFonts w:ascii="Calibri" w:eastAsia="Calibri" w:hAnsi="Calibri" w:cs="Times New Roman"/>
          </w:rPr>
          <w:t>651.</w:t>
        </w:r>
        <w:r w:rsidRPr="002709E2">
          <w:rPr>
            <w:rFonts w:ascii="Calibri" w:eastAsia="Calibri" w:hAnsi="Calibri" w:cs="Times New Roman"/>
          </w:rPr>
          <w:tab/>
          <w:t>mc "\"C'è un motivo per cui non mi hai morso tu stesso?\""</w:t>
        </w:r>
      </w:ins>
    </w:p>
    <w:p w14:paraId="06E045E6" w14:textId="77777777" w:rsidR="002709E2" w:rsidRPr="002709E2" w:rsidRDefault="002709E2" w:rsidP="002709E2">
      <w:pPr>
        <w:spacing w:line="600" w:lineRule="auto"/>
        <w:jc w:val="left"/>
        <w:rPr>
          <w:ins w:id="15557" w:author="UTENTE" w:date="2020-06-30T18:54:00Z"/>
          <w:rFonts w:ascii="Calibri" w:eastAsia="Calibri" w:hAnsi="Calibri" w:cs="Times New Roman"/>
        </w:rPr>
      </w:pPr>
      <w:ins w:id="15558" w:author="UTENTE" w:date="2020-06-30T18:54:00Z">
        <w:r w:rsidRPr="002709E2">
          <w:rPr>
            <w:rFonts w:ascii="Calibri" w:eastAsia="Calibri" w:hAnsi="Calibri" w:cs="Times New Roman"/>
          </w:rPr>
          <w:t>652.</w:t>
        </w:r>
        <w:r w:rsidRPr="002709E2">
          <w:rPr>
            <w:rFonts w:ascii="Calibri" w:eastAsia="Calibri" w:hAnsi="Calibri" w:cs="Times New Roman"/>
          </w:rPr>
          <w:tab/>
          <w:t>mc "\"Mi viene difficile pensare che uno come te abbia paura di affrontare un singolo umano. Probabilmente ci ritieni del semplice bestiame.\""</w:t>
        </w:r>
      </w:ins>
    </w:p>
    <w:p w14:paraId="64E6440C" w14:textId="77777777" w:rsidR="002709E2" w:rsidRPr="002709E2" w:rsidRDefault="002709E2" w:rsidP="002709E2">
      <w:pPr>
        <w:spacing w:line="600" w:lineRule="auto"/>
        <w:jc w:val="left"/>
        <w:rPr>
          <w:ins w:id="15559" w:author="UTENTE" w:date="2020-06-30T18:54:00Z"/>
          <w:rFonts w:ascii="Calibri" w:eastAsia="Calibri" w:hAnsi="Calibri" w:cs="Times New Roman"/>
        </w:rPr>
      </w:pPr>
      <w:ins w:id="15560" w:author="UTENTE" w:date="2020-06-30T18:54:00Z">
        <w:r w:rsidRPr="002709E2">
          <w:rPr>
            <w:rFonts w:ascii="Calibri" w:eastAsia="Calibri" w:hAnsi="Calibri" w:cs="Times New Roman"/>
          </w:rPr>
          <w:t>653.</w:t>
        </w:r>
        <w:r w:rsidRPr="002709E2">
          <w:rPr>
            <w:rFonts w:ascii="Calibri" w:eastAsia="Calibri" w:hAnsi="Calibri" w:cs="Times New Roman"/>
          </w:rPr>
          <w:tab/>
          <w:t>n "La mia domanda fa lampeggiare gli occhi di Bishop con una luce pericolosa e divertita."</w:t>
        </w:r>
      </w:ins>
    </w:p>
    <w:p w14:paraId="70CD62BD" w14:textId="77777777" w:rsidR="002709E2" w:rsidRPr="002709E2" w:rsidRDefault="002709E2" w:rsidP="002709E2">
      <w:pPr>
        <w:spacing w:line="600" w:lineRule="auto"/>
        <w:jc w:val="left"/>
        <w:rPr>
          <w:ins w:id="15561" w:author="UTENTE" w:date="2020-06-30T18:54:00Z"/>
          <w:rFonts w:ascii="Calibri" w:eastAsia="Calibri" w:hAnsi="Calibri" w:cs="Times New Roman"/>
        </w:rPr>
      </w:pPr>
      <w:ins w:id="15562" w:author="UTENTE" w:date="2020-06-30T18:54:00Z">
        <w:r w:rsidRPr="002709E2">
          <w:rPr>
            <w:rFonts w:ascii="Calibri" w:eastAsia="Calibri" w:hAnsi="Calibri" w:cs="Times New Roman"/>
          </w:rPr>
          <w:t>654.</w:t>
        </w:r>
        <w:r w:rsidRPr="002709E2">
          <w:rPr>
            <w:rFonts w:ascii="Calibri" w:eastAsia="Calibri" w:hAnsi="Calibri" w:cs="Times New Roman"/>
          </w:rPr>
          <w:tab/>
          <w:t>b "Trasformare un soggetto contro la sua volontà spesso porta a effetti collaterali piuttosto problematici, mio caro.\"" </w:t>
        </w:r>
        <w:r w:rsidRPr="002709E2">
          <w:rPr>
            <w:rFonts w:ascii="Calibri" w:eastAsia="Calibri" w:hAnsi="Calibri" w:cs="Times New Roman"/>
          </w:rPr>
          <w:br w:type="page"/>
        </w:r>
      </w:ins>
    </w:p>
    <w:p w14:paraId="1251D976" w14:textId="77777777" w:rsidR="002709E2" w:rsidRPr="002709E2" w:rsidRDefault="002709E2" w:rsidP="002709E2">
      <w:pPr>
        <w:spacing w:line="600" w:lineRule="auto"/>
        <w:jc w:val="left"/>
        <w:rPr>
          <w:ins w:id="15563" w:author="UTENTE" w:date="2020-06-30T18:54:00Z"/>
          <w:rFonts w:ascii="Calibri" w:eastAsia="Calibri" w:hAnsi="Calibri" w:cs="Times New Roman"/>
          <w:lang w:val="en-US"/>
        </w:rPr>
      </w:pPr>
      <w:ins w:id="15564" w:author="UTENTE" w:date="2020-06-30T18:54:00Z">
        <w:r w:rsidRPr="002709E2">
          <w:rPr>
            <w:rFonts w:ascii="Calibri" w:eastAsia="Calibri" w:hAnsi="Calibri" w:cs="Times New Roman"/>
            <w:lang w:val="en-US"/>
          </w:rPr>
          <w:lastRenderedPageBreak/>
          <w:t>655.</w:t>
        </w:r>
        <w:r w:rsidRPr="002709E2">
          <w:rPr>
            <w:rFonts w:ascii="Calibri" w:eastAsia="Calibri" w:hAnsi="Calibri" w:cs="Times New Roman"/>
            <w:lang w:val="en-US"/>
          </w:rPr>
          <w:tab/>
          <w:t>b "\"Death is often one such effect… among others. I'd rather not see someone so promising wasted like that – you understand, I'm sure.\""</w:t>
        </w:r>
      </w:ins>
    </w:p>
    <w:p w14:paraId="69102D73" w14:textId="77777777" w:rsidR="002709E2" w:rsidRPr="002709E2" w:rsidRDefault="002709E2" w:rsidP="002709E2">
      <w:pPr>
        <w:spacing w:line="600" w:lineRule="auto"/>
        <w:jc w:val="left"/>
        <w:rPr>
          <w:ins w:id="15565" w:author="UTENTE" w:date="2020-06-30T18:54:00Z"/>
          <w:rFonts w:ascii="Calibri" w:eastAsia="Calibri" w:hAnsi="Calibri" w:cs="Times New Roman"/>
          <w:lang w:val="en-US"/>
          <w:rPrChange w:id="15566" w:author="UTENTE" w:date="2020-06-30T18:54:00Z">
            <w:rPr>
              <w:ins w:id="15567" w:author="UTENTE" w:date="2020-06-30T18:54:00Z"/>
              <w:rFonts w:ascii="Calibri" w:eastAsia="Calibri" w:hAnsi="Calibri" w:cs="Times New Roman"/>
            </w:rPr>
          </w:rPrChange>
        </w:rPr>
      </w:pPr>
      <w:ins w:id="15568" w:author="UTENTE" w:date="2020-06-30T18:54:00Z">
        <w:r w:rsidRPr="002709E2">
          <w:rPr>
            <w:rFonts w:ascii="Calibri" w:eastAsia="Calibri" w:hAnsi="Calibri" w:cs="Times New Roman"/>
            <w:lang w:val="en-US"/>
            <w:rPrChange w:id="15569" w:author="UTENTE" w:date="2020-06-30T18:54:00Z">
              <w:rPr>
                <w:rFonts w:ascii="Calibri" w:eastAsia="Calibri" w:hAnsi="Calibri" w:cs="Times New Roman"/>
              </w:rPr>
            </w:rPrChange>
          </w:rPr>
          <w:t>656.</w:t>
        </w:r>
        <w:r w:rsidRPr="002709E2">
          <w:rPr>
            <w:rFonts w:ascii="Calibri" w:eastAsia="Calibri" w:hAnsi="Calibri" w:cs="Times New Roman"/>
            <w:lang w:val="en-US"/>
            <w:rPrChange w:id="15570" w:author="UTENTE" w:date="2020-06-30T18:54:00Z">
              <w:rPr>
                <w:rFonts w:ascii="Calibri" w:eastAsia="Calibri" w:hAnsi="Calibri" w:cs="Times New Roman"/>
              </w:rPr>
            </w:rPrChange>
          </w:rPr>
          <w:tab/>
          <w:t>mc "\"…I see.\""</w:t>
        </w:r>
      </w:ins>
    </w:p>
    <w:p w14:paraId="2CAC8DB7" w14:textId="77777777" w:rsidR="002709E2" w:rsidRPr="002709E2" w:rsidRDefault="002709E2" w:rsidP="002709E2">
      <w:pPr>
        <w:spacing w:line="600" w:lineRule="auto"/>
        <w:jc w:val="left"/>
        <w:rPr>
          <w:ins w:id="15571" w:author="UTENTE" w:date="2020-06-30T18:54:00Z"/>
          <w:rFonts w:ascii="Calibri" w:eastAsia="Calibri" w:hAnsi="Calibri" w:cs="Times New Roman"/>
          <w:lang w:val="en-US"/>
        </w:rPr>
      </w:pPr>
      <w:ins w:id="15572" w:author="UTENTE" w:date="2020-06-30T18:54:00Z">
        <w:r w:rsidRPr="002709E2">
          <w:rPr>
            <w:rFonts w:ascii="Calibri" w:eastAsia="Calibri" w:hAnsi="Calibri" w:cs="Times New Roman"/>
            <w:lang w:val="en-US"/>
          </w:rPr>
          <w:t>657.</w:t>
        </w:r>
        <w:r w:rsidRPr="002709E2">
          <w:rPr>
            <w:rFonts w:ascii="Calibri" w:eastAsia="Calibri" w:hAnsi="Calibri" w:cs="Times New Roman"/>
            <w:lang w:val="en-US"/>
          </w:rPr>
          <w:tab/>
          <w:t>n "I grimace, unsure how I feel about being called a \"promising\" candidate for a vampire."</w:t>
        </w:r>
      </w:ins>
    </w:p>
    <w:p w14:paraId="72C55F66" w14:textId="77777777" w:rsidR="002709E2" w:rsidRPr="002709E2" w:rsidRDefault="002709E2" w:rsidP="002709E2">
      <w:pPr>
        <w:spacing w:line="600" w:lineRule="auto"/>
        <w:jc w:val="left"/>
        <w:rPr>
          <w:ins w:id="15573" w:author="UTENTE" w:date="2020-06-30T18:54:00Z"/>
          <w:rFonts w:ascii="Calibri" w:eastAsia="Calibri" w:hAnsi="Calibri" w:cs="Times New Roman"/>
          <w:lang w:val="en-US"/>
        </w:rPr>
      </w:pPr>
      <w:ins w:id="15574" w:author="UTENTE" w:date="2020-06-30T18:54:00Z">
        <w:r w:rsidRPr="002709E2">
          <w:rPr>
            <w:rFonts w:ascii="Calibri" w:eastAsia="Calibri" w:hAnsi="Calibri" w:cs="Times New Roman"/>
            <w:lang w:val="en-US"/>
          </w:rPr>
          <w:t>658.</w:t>
        </w:r>
        <w:r w:rsidRPr="002709E2">
          <w:rPr>
            <w:rFonts w:ascii="Calibri" w:eastAsia="Calibri" w:hAnsi="Calibri" w:cs="Times New Roman"/>
            <w:lang w:val="en-US"/>
          </w:rPr>
          <w:tab/>
          <w:t>n "It's a little comforting to know that they wouldn't turn me against my will, but an uneasy feeling's still gnawing at my stomach."</w:t>
        </w:r>
      </w:ins>
    </w:p>
    <w:p w14:paraId="18E9B58E" w14:textId="77777777" w:rsidR="002709E2" w:rsidRPr="002709E2" w:rsidRDefault="002709E2" w:rsidP="002709E2">
      <w:pPr>
        <w:spacing w:line="600" w:lineRule="auto"/>
        <w:jc w:val="left"/>
        <w:rPr>
          <w:ins w:id="15575" w:author="UTENTE" w:date="2020-06-30T18:54:00Z"/>
          <w:rFonts w:ascii="Calibri" w:eastAsia="Calibri" w:hAnsi="Calibri" w:cs="Times New Roman"/>
          <w:lang w:val="en-US"/>
        </w:rPr>
      </w:pPr>
      <w:ins w:id="15576" w:author="UTENTE" w:date="2020-06-30T18:54:00Z">
        <w:r w:rsidRPr="002709E2">
          <w:rPr>
            <w:rFonts w:ascii="Calibri" w:eastAsia="Calibri" w:hAnsi="Calibri" w:cs="Times New Roman"/>
            <w:lang w:val="en-US"/>
          </w:rPr>
          <w:t>659.</w:t>
        </w:r>
        <w:r w:rsidRPr="002709E2">
          <w:rPr>
            <w:rFonts w:ascii="Calibri" w:eastAsia="Calibri" w:hAnsi="Calibri" w:cs="Times New Roman"/>
            <w:lang w:val="en-US"/>
          </w:rPr>
          <w:tab/>
          <w:t>b "\"Excellent.\""</w:t>
        </w:r>
      </w:ins>
    </w:p>
    <w:p w14:paraId="58E6D8D5" w14:textId="77777777" w:rsidR="002709E2" w:rsidRPr="002709E2" w:rsidRDefault="002709E2" w:rsidP="002709E2">
      <w:pPr>
        <w:spacing w:line="600" w:lineRule="auto"/>
        <w:jc w:val="left"/>
        <w:rPr>
          <w:ins w:id="15577" w:author="UTENTE" w:date="2020-06-30T18:54:00Z"/>
          <w:rFonts w:ascii="Calibri" w:eastAsia="Calibri" w:hAnsi="Calibri" w:cs="Times New Roman"/>
          <w:lang w:val="en-US"/>
        </w:rPr>
      </w:pPr>
      <w:ins w:id="15578" w:author="UTENTE" w:date="2020-06-30T18:54:00Z">
        <w:r w:rsidRPr="002709E2">
          <w:rPr>
            <w:rFonts w:ascii="Calibri" w:eastAsia="Calibri" w:hAnsi="Calibri" w:cs="Times New Roman"/>
            <w:lang w:val="en-US"/>
          </w:rPr>
          <w:t>660.</w:t>
        </w:r>
        <w:r w:rsidRPr="002709E2">
          <w:rPr>
            <w:rFonts w:ascii="Calibri" w:eastAsia="Calibri" w:hAnsi="Calibri" w:cs="Times New Roman"/>
            <w:lang w:val="en-US"/>
          </w:rPr>
          <w:tab/>
          <w:t>b "\"I'm quite pleased that we settled the matter so efficiently. I'll see you tomorrow, then.\""</w:t>
        </w:r>
      </w:ins>
    </w:p>
    <w:p w14:paraId="2B1951D3" w14:textId="77777777" w:rsidR="002709E2" w:rsidRPr="002709E2" w:rsidRDefault="002709E2" w:rsidP="002709E2">
      <w:pPr>
        <w:spacing w:line="600" w:lineRule="auto"/>
        <w:jc w:val="left"/>
        <w:rPr>
          <w:ins w:id="15579" w:author="UTENTE" w:date="2020-06-30T18:54:00Z"/>
          <w:rFonts w:ascii="Calibri" w:eastAsia="Calibri" w:hAnsi="Calibri" w:cs="Times New Roman"/>
          <w:lang w:val="en-US"/>
        </w:rPr>
      </w:pPr>
      <w:ins w:id="15580" w:author="UTENTE" w:date="2020-06-30T18:54:00Z">
        <w:r w:rsidRPr="002709E2">
          <w:rPr>
            <w:rFonts w:ascii="Calibri" w:eastAsia="Calibri" w:hAnsi="Calibri" w:cs="Times New Roman"/>
            <w:lang w:val="en-US"/>
          </w:rPr>
          <w:t>661.</w:t>
        </w:r>
        <w:r w:rsidRPr="002709E2">
          <w:rPr>
            <w:rFonts w:ascii="Calibri" w:eastAsia="Calibri" w:hAnsi="Calibri" w:cs="Times New Roman"/>
            <w:lang w:val="en-US"/>
          </w:rPr>
          <w:tab/>
          <w:t>b "\"Make sure you consider things carefully, as I'm sure neither of us want a disagreeable outcome.\""</w:t>
        </w:r>
      </w:ins>
    </w:p>
    <w:p w14:paraId="0564DB74" w14:textId="77777777" w:rsidR="002709E2" w:rsidRPr="002709E2" w:rsidRDefault="002709E2" w:rsidP="002709E2">
      <w:pPr>
        <w:spacing w:line="600" w:lineRule="auto"/>
        <w:jc w:val="left"/>
        <w:rPr>
          <w:ins w:id="15581" w:author="UTENTE" w:date="2020-06-30T18:54:00Z"/>
          <w:rFonts w:ascii="Calibri" w:eastAsia="Calibri" w:hAnsi="Calibri" w:cs="Times New Roman"/>
          <w:lang w:val="en-US"/>
        </w:rPr>
      </w:pPr>
      <w:ins w:id="15582" w:author="UTENTE" w:date="2020-06-30T18:54:00Z">
        <w:r w:rsidRPr="002709E2">
          <w:rPr>
            <w:rFonts w:ascii="Calibri" w:eastAsia="Calibri" w:hAnsi="Calibri" w:cs="Times New Roman"/>
            <w:lang w:val="en-US"/>
          </w:rPr>
          <w:t>662.</w:t>
        </w:r>
        <w:r w:rsidRPr="002709E2">
          <w:rPr>
            <w:rFonts w:ascii="Calibri" w:eastAsia="Calibri" w:hAnsi="Calibri" w:cs="Times New Roman"/>
            <w:lang w:val="en-US"/>
          </w:rPr>
          <w:tab/>
          <w:t>n "Bishop offers me a sweeping bow, then turns around with a flutter of his long, black coat."</w:t>
        </w:r>
      </w:ins>
    </w:p>
    <w:p w14:paraId="0943B5C7" w14:textId="77777777" w:rsidR="002709E2" w:rsidRPr="002709E2" w:rsidRDefault="002709E2" w:rsidP="002709E2">
      <w:pPr>
        <w:spacing w:line="600" w:lineRule="auto"/>
        <w:jc w:val="left"/>
        <w:rPr>
          <w:ins w:id="15583" w:author="UTENTE" w:date="2020-06-30T18:54:00Z"/>
          <w:rFonts w:ascii="Calibri" w:eastAsia="Calibri" w:hAnsi="Calibri" w:cs="Times New Roman"/>
          <w:lang w:val="en-US"/>
        </w:rPr>
      </w:pPr>
      <w:ins w:id="15584" w:author="UTENTE" w:date="2020-06-30T18:54:00Z">
        <w:r w:rsidRPr="002709E2">
          <w:rPr>
            <w:rFonts w:ascii="Calibri" w:eastAsia="Calibri" w:hAnsi="Calibri" w:cs="Times New Roman"/>
            <w:lang w:val="en-US"/>
          </w:rPr>
          <w:t>663.</w:t>
        </w:r>
        <w:r w:rsidRPr="002709E2">
          <w:rPr>
            <w:rFonts w:ascii="Calibri" w:eastAsia="Calibri" w:hAnsi="Calibri" w:cs="Times New Roman"/>
            <w:lang w:val="en-US"/>
          </w:rPr>
          <w:tab/>
          <w:t>n "He walks towards the stairs, but to my shock –"</w:t>
        </w:r>
      </w:ins>
    </w:p>
    <w:p w14:paraId="05A15575" w14:textId="77777777" w:rsidR="002709E2" w:rsidRPr="002709E2" w:rsidRDefault="002709E2" w:rsidP="002709E2">
      <w:pPr>
        <w:spacing w:line="600" w:lineRule="auto"/>
        <w:jc w:val="left"/>
        <w:rPr>
          <w:ins w:id="15585" w:author="UTENTE" w:date="2020-06-30T18:54:00Z"/>
          <w:rFonts w:ascii="Calibri" w:eastAsia="Calibri" w:hAnsi="Calibri" w:cs="Times New Roman"/>
          <w:lang w:val="en-US"/>
        </w:rPr>
      </w:pPr>
      <w:ins w:id="15586" w:author="UTENTE" w:date="2020-06-30T18:54:00Z">
        <w:r w:rsidRPr="002709E2">
          <w:rPr>
            <w:rFonts w:ascii="Calibri" w:eastAsia="Calibri" w:hAnsi="Calibri" w:cs="Times New Roman"/>
            <w:lang w:val="en-US"/>
          </w:rPr>
          <w:t>664.</w:t>
        </w:r>
        <w:r w:rsidRPr="002709E2">
          <w:rPr>
            <w:rFonts w:ascii="Calibri" w:eastAsia="Calibri" w:hAnsi="Calibri" w:cs="Times New Roman"/>
            <w:lang w:val="en-US"/>
          </w:rPr>
          <w:tab/>
          <w:t>mc "\"…\""</w:t>
        </w:r>
      </w:ins>
    </w:p>
    <w:p w14:paraId="19582BE5" w14:textId="77777777" w:rsidR="002709E2" w:rsidRPr="002709E2" w:rsidRDefault="002709E2" w:rsidP="002709E2">
      <w:pPr>
        <w:spacing w:line="600" w:lineRule="auto"/>
        <w:jc w:val="left"/>
        <w:rPr>
          <w:ins w:id="15587" w:author="UTENTE" w:date="2020-06-30T18:54:00Z"/>
          <w:rFonts w:ascii="Calibri" w:eastAsia="Calibri" w:hAnsi="Calibri" w:cs="Times New Roman"/>
          <w:lang w:val="en-US"/>
        </w:rPr>
      </w:pPr>
      <w:ins w:id="15588" w:author="UTENTE" w:date="2020-06-30T18:54:00Z">
        <w:r w:rsidRPr="002709E2">
          <w:rPr>
            <w:rFonts w:ascii="Calibri" w:eastAsia="Calibri" w:hAnsi="Calibri" w:cs="Times New Roman"/>
            <w:lang w:val="en-US"/>
          </w:rPr>
          <w:t>665.</w:t>
        </w:r>
        <w:r w:rsidRPr="002709E2">
          <w:rPr>
            <w:rFonts w:ascii="Calibri" w:eastAsia="Calibri" w:hAnsi="Calibri" w:cs="Times New Roman"/>
            <w:lang w:val="en-US"/>
          </w:rPr>
          <w:tab/>
          <w:t>n "The second he steps into the shadows, his form simply disappears."</w:t>
        </w:r>
      </w:ins>
    </w:p>
    <w:p w14:paraId="6698A11E" w14:textId="77777777" w:rsidR="002709E2" w:rsidRPr="002709E2" w:rsidRDefault="002709E2" w:rsidP="002709E2">
      <w:pPr>
        <w:spacing w:line="600" w:lineRule="auto"/>
        <w:jc w:val="left"/>
        <w:rPr>
          <w:ins w:id="15589" w:author="UTENTE" w:date="2020-06-30T18:54:00Z"/>
          <w:rFonts w:ascii="Calibri" w:eastAsia="Calibri" w:hAnsi="Calibri" w:cs="Times New Roman"/>
          <w:lang w:val="en-US"/>
        </w:rPr>
      </w:pPr>
      <w:ins w:id="15590" w:author="UTENTE" w:date="2020-06-30T18:54:00Z">
        <w:r w:rsidRPr="002709E2">
          <w:rPr>
            <w:rFonts w:ascii="Calibri" w:eastAsia="Calibri" w:hAnsi="Calibri" w:cs="Times New Roman"/>
            <w:lang w:val="en-US"/>
          </w:rPr>
          <w:t>666.</w:t>
        </w:r>
        <w:r w:rsidRPr="002709E2">
          <w:rPr>
            <w:rFonts w:ascii="Calibri" w:eastAsia="Calibri" w:hAnsi="Calibri" w:cs="Times New Roman"/>
            <w:lang w:val="en-US"/>
          </w:rPr>
          <w:tab/>
          <w:t>n "–It must be some kind of power he has… {w}the very thought sends unpleasant shivers down my spine."</w:t>
        </w:r>
      </w:ins>
    </w:p>
    <w:p w14:paraId="0869ED32" w14:textId="77777777" w:rsidR="002709E2" w:rsidRPr="002709E2" w:rsidRDefault="002709E2" w:rsidP="002709E2">
      <w:pPr>
        <w:spacing w:line="600" w:lineRule="auto"/>
        <w:jc w:val="left"/>
        <w:rPr>
          <w:ins w:id="15591" w:author="UTENTE" w:date="2020-06-30T18:54:00Z"/>
          <w:rFonts w:ascii="Calibri" w:eastAsia="Calibri" w:hAnsi="Calibri" w:cs="Times New Roman"/>
          <w:lang w:val="en-US"/>
        </w:rPr>
      </w:pPr>
      <w:ins w:id="15592" w:author="UTENTE" w:date="2020-06-30T18:54:00Z">
        <w:r w:rsidRPr="002709E2">
          <w:rPr>
            <w:rFonts w:ascii="Calibri" w:eastAsia="Calibri" w:hAnsi="Calibri" w:cs="Times New Roman"/>
            <w:lang w:val="en-US"/>
          </w:rPr>
          <w:t>667.</w:t>
        </w:r>
        <w:r w:rsidRPr="002709E2">
          <w:rPr>
            <w:rFonts w:ascii="Calibri" w:eastAsia="Calibri" w:hAnsi="Calibri" w:cs="Times New Roman"/>
            <w:lang w:val="en-US"/>
          </w:rPr>
          <w:tab/>
          <w:t>mc "\"What a shady bastard.\"" </w:t>
        </w:r>
        <w:r w:rsidRPr="002709E2">
          <w:rPr>
            <w:rFonts w:ascii="Calibri" w:eastAsia="Calibri" w:hAnsi="Calibri" w:cs="Times New Roman"/>
            <w:lang w:val="en-US"/>
          </w:rPr>
          <w:br w:type="page"/>
        </w:r>
      </w:ins>
    </w:p>
    <w:p w14:paraId="62BD3CDA" w14:textId="77777777" w:rsidR="002709E2" w:rsidRPr="002709E2" w:rsidRDefault="002709E2" w:rsidP="002709E2">
      <w:pPr>
        <w:spacing w:line="600" w:lineRule="auto"/>
        <w:jc w:val="left"/>
        <w:rPr>
          <w:ins w:id="15593" w:author="UTENTE" w:date="2020-06-30T18:54:00Z"/>
          <w:rFonts w:ascii="Calibri" w:eastAsia="Calibri" w:hAnsi="Calibri" w:cs="Times New Roman"/>
        </w:rPr>
      </w:pPr>
      <w:ins w:id="15594" w:author="UTENTE" w:date="2020-06-30T18:54:00Z">
        <w:r w:rsidRPr="002709E2">
          <w:rPr>
            <w:rFonts w:ascii="Calibri" w:eastAsia="Calibri" w:hAnsi="Calibri" w:cs="Times New Roman"/>
          </w:rPr>
          <w:lastRenderedPageBreak/>
          <w:t>655.</w:t>
        </w:r>
        <w:r w:rsidRPr="002709E2">
          <w:rPr>
            <w:rFonts w:ascii="Calibri" w:eastAsia="Calibri" w:hAnsi="Calibri" w:cs="Times New Roman"/>
          </w:rPr>
          <w:tab/>
          <w:t>b "\"La morte, spesso, è uno di questi… fra gli altri. Preferirei non sprecare uno così promettente come te in quel modo, sono sicuro che puoi capire.\""</w:t>
        </w:r>
      </w:ins>
    </w:p>
    <w:p w14:paraId="10D45F0D" w14:textId="77777777" w:rsidR="002709E2" w:rsidRPr="002709E2" w:rsidRDefault="002709E2" w:rsidP="002709E2">
      <w:pPr>
        <w:spacing w:line="600" w:lineRule="auto"/>
        <w:jc w:val="left"/>
        <w:rPr>
          <w:ins w:id="15595" w:author="UTENTE" w:date="2020-06-30T18:54:00Z"/>
          <w:rFonts w:ascii="Calibri" w:eastAsia="Calibri" w:hAnsi="Calibri" w:cs="Times New Roman"/>
          <w:rPrChange w:id="15596" w:author="UTENTE" w:date="2020-06-30T18:54:00Z">
            <w:rPr>
              <w:ins w:id="15597" w:author="UTENTE" w:date="2020-06-30T18:54:00Z"/>
              <w:rFonts w:ascii="Calibri" w:eastAsia="Calibri" w:hAnsi="Calibri" w:cs="Times New Roman"/>
              <w:lang w:val="en-US"/>
            </w:rPr>
          </w:rPrChange>
        </w:rPr>
      </w:pPr>
      <w:ins w:id="15598" w:author="UTENTE" w:date="2020-06-30T18:54:00Z">
        <w:r w:rsidRPr="002709E2">
          <w:rPr>
            <w:rFonts w:ascii="Calibri" w:eastAsia="Calibri" w:hAnsi="Calibri" w:cs="Times New Roman"/>
            <w:rPrChange w:id="15599" w:author="UTENTE" w:date="2020-06-30T18:54:00Z">
              <w:rPr>
                <w:rFonts w:ascii="Calibri" w:eastAsia="Calibri" w:hAnsi="Calibri" w:cs="Times New Roman"/>
                <w:lang w:val="en-US"/>
              </w:rPr>
            </w:rPrChange>
          </w:rPr>
          <w:t>656.</w:t>
        </w:r>
        <w:r w:rsidRPr="002709E2">
          <w:rPr>
            <w:rFonts w:ascii="Calibri" w:eastAsia="Calibri" w:hAnsi="Calibri" w:cs="Times New Roman"/>
            <w:rPrChange w:id="15600" w:author="UTENTE" w:date="2020-06-30T18:54:00Z">
              <w:rPr>
                <w:rFonts w:ascii="Calibri" w:eastAsia="Calibri" w:hAnsi="Calibri" w:cs="Times New Roman"/>
                <w:lang w:val="en-US"/>
              </w:rPr>
            </w:rPrChange>
          </w:rPr>
          <w:tab/>
          <w:t>mc "\"…Capisco.\""</w:t>
        </w:r>
      </w:ins>
    </w:p>
    <w:p w14:paraId="3E4F1FC2" w14:textId="77777777" w:rsidR="002709E2" w:rsidRPr="002709E2" w:rsidRDefault="002709E2" w:rsidP="002709E2">
      <w:pPr>
        <w:spacing w:line="600" w:lineRule="auto"/>
        <w:jc w:val="left"/>
        <w:rPr>
          <w:ins w:id="15601" w:author="UTENTE" w:date="2020-06-30T18:54:00Z"/>
          <w:rFonts w:ascii="Calibri" w:eastAsia="Calibri" w:hAnsi="Calibri" w:cs="Times New Roman"/>
        </w:rPr>
      </w:pPr>
      <w:ins w:id="15602" w:author="UTENTE" w:date="2020-06-30T18:54:00Z">
        <w:r w:rsidRPr="002709E2">
          <w:rPr>
            <w:rFonts w:ascii="Calibri" w:eastAsia="Calibri" w:hAnsi="Calibri" w:cs="Times New Roman"/>
          </w:rPr>
          <w:t>657.</w:t>
        </w:r>
        <w:r w:rsidRPr="002709E2">
          <w:rPr>
            <w:rFonts w:ascii="Calibri" w:eastAsia="Calibri" w:hAnsi="Calibri" w:cs="Times New Roman"/>
          </w:rPr>
          <w:tab/>
          <w:t>n "Con una smorfia, mi chiedo come dovrei sentirmi a essere chiamato un candidato \"promettente\" per essere un vampiro."</w:t>
        </w:r>
      </w:ins>
    </w:p>
    <w:p w14:paraId="7C822B7E" w14:textId="77777777" w:rsidR="002709E2" w:rsidRPr="002709E2" w:rsidRDefault="002709E2" w:rsidP="002709E2">
      <w:pPr>
        <w:spacing w:line="600" w:lineRule="auto"/>
        <w:jc w:val="left"/>
        <w:rPr>
          <w:ins w:id="15603" w:author="UTENTE" w:date="2020-06-30T18:54:00Z"/>
          <w:rFonts w:ascii="Calibri" w:eastAsia="Calibri" w:hAnsi="Calibri" w:cs="Times New Roman"/>
        </w:rPr>
      </w:pPr>
      <w:ins w:id="15604" w:author="UTENTE" w:date="2020-06-30T18:54:00Z">
        <w:r w:rsidRPr="002709E2">
          <w:rPr>
            <w:rFonts w:ascii="Calibri" w:eastAsia="Calibri" w:hAnsi="Calibri" w:cs="Times New Roman"/>
          </w:rPr>
          <w:t>658.</w:t>
        </w:r>
        <w:r w:rsidRPr="002709E2">
          <w:rPr>
            <w:rFonts w:ascii="Calibri" w:eastAsia="Calibri" w:hAnsi="Calibri" w:cs="Times New Roman"/>
          </w:rPr>
          <w:tab/>
          <w:t>n "In qualche modo è confortante sapere che non mi trasformerebbero contro la mia volontà, ma una sensazione fastidiosa mi attanaglia ancora lo stomaco."</w:t>
        </w:r>
      </w:ins>
    </w:p>
    <w:p w14:paraId="28CB6EB2" w14:textId="77777777" w:rsidR="002709E2" w:rsidRPr="002709E2" w:rsidRDefault="002709E2" w:rsidP="002709E2">
      <w:pPr>
        <w:spacing w:line="600" w:lineRule="auto"/>
        <w:jc w:val="left"/>
        <w:rPr>
          <w:ins w:id="15605" w:author="UTENTE" w:date="2020-06-30T18:54:00Z"/>
          <w:rFonts w:ascii="Calibri" w:eastAsia="Calibri" w:hAnsi="Calibri" w:cs="Times New Roman"/>
        </w:rPr>
      </w:pPr>
      <w:ins w:id="15606" w:author="UTENTE" w:date="2020-06-30T18:54:00Z">
        <w:r w:rsidRPr="002709E2">
          <w:rPr>
            <w:rFonts w:ascii="Calibri" w:eastAsia="Calibri" w:hAnsi="Calibri" w:cs="Times New Roman"/>
          </w:rPr>
          <w:t>659.</w:t>
        </w:r>
        <w:r w:rsidRPr="002709E2">
          <w:rPr>
            <w:rFonts w:ascii="Calibri" w:eastAsia="Calibri" w:hAnsi="Calibri" w:cs="Times New Roman"/>
          </w:rPr>
          <w:tab/>
          <w:t>b "\"Eccellente.\""</w:t>
        </w:r>
      </w:ins>
    </w:p>
    <w:p w14:paraId="1F626820" w14:textId="77777777" w:rsidR="002709E2" w:rsidRPr="002709E2" w:rsidRDefault="002709E2" w:rsidP="002709E2">
      <w:pPr>
        <w:spacing w:line="600" w:lineRule="auto"/>
        <w:jc w:val="left"/>
        <w:rPr>
          <w:ins w:id="15607" w:author="UTENTE" w:date="2020-06-30T18:54:00Z"/>
          <w:rFonts w:ascii="Calibri" w:eastAsia="Calibri" w:hAnsi="Calibri" w:cs="Times New Roman"/>
        </w:rPr>
      </w:pPr>
      <w:ins w:id="15608" w:author="UTENTE" w:date="2020-06-30T18:54:00Z">
        <w:r w:rsidRPr="002709E2">
          <w:rPr>
            <w:rFonts w:ascii="Calibri" w:eastAsia="Calibri" w:hAnsi="Calibri" w:cs="Times New Roman"/>
          </w:rPr>
          <w:t>660.</w:t>
        </w:r>
        <w:r w:rsidRPr="002709E2">
          <w:rPr>
            <w:rFonts w:ascii="Calibri" w:eastAsia="Calibri" w:hAnsi="Calibri" w:cs="Times New Roman"/>
          </w:rPr>
          <w:tab/>
          <w:t>b "\"Sono piuttosto contento che siamo riusciti a concludere la questione così efficientemente. A domani, allora."</w:t>
        </w:r>
      </w:ins>
    </w:p>
    <w:p w14:paraId="1D4155B7" w14:textId="77777777" w:rsidR="002709E2" w:rsidRPr="002709E2" w:rsidRDefault="002709E2" w:rsidP="002709E2">
      <w:pPr>
        <w:spacing w:line="600" w:lineRule="auto"/>
        <w:jc w:val="left"/>
        <w:rPr>
          <w:ins w:id="15609" w:author="UTENTE" w:date="2020-06-30T18:54:00Z"/>
          <w:rFonts w:ascii="Calibri" w:eastAsia="Calibri" w:hAnsi="Calibri" w:cs="Times New Roman"/>
        </w:rPr>
      </w:pPr>
      <w:ins w:id="15610" w:author="UTENTE" w:date="2020-06-30T18:54:00Z">
        <w:r w:rsidRPr="002709E2">
          <w:rPr>
            <w:rFonts w:ascii="Calibri" w:eastAsia="Calibri" w:hAnsi="Calibri" w:cs="Times New Roman"/>
          </w:rPr>
          <w:t>661.</w:t>
        </w:r>
        <w:r w:rsidRPr="002709E2">
          <w:rPr>
            <w:rFonts w:ascii="Calibri" w:eastAsia="Calibri" w:hAnsi="Calibri" w:cs="Times New Roman"/>
          </w:rPr>
          <w:tab/>
          <w:t>b "\"Assicurati di valutare tutto con attenzione, sono sicuro che nessuno di noi due voglia dei risultati spiacevoli.\""</w:t>
        </w:r>
      </w:ins>
    </w:p>
    <w:p w14:paraId="6E8208E5" w14:textId="77777777" w:rsidR="002709E2" w:rsidRPr="002709E2" w:rsidRDefault="002709E2" w:rsidP="002709E2">
      <w:pPr>
        <w:spacing w:line="600" w:lineRule="auto"/>
        <w:jc w:val="left"/>
        <w:rPr>
          <w:ins w:id="15611" w:author="UTENTE" w:date="2020-06-30T18:54:00Z"/>
          <w:rFonts w:ascii="Calibri" w:eastAsia="Calibri" w:hAnsi="Calibri" w:cs="Times New Roman"/>
        </w:rPr>
      </w:pPr>
      <w:ins w:id="15612" w:author="UTENTE" w:date="2020-06-30T18:54:00Z">
        <w:r w:rsidRPr="002709E2">
          <w:rPr>
            <w:rFonts w:ascii="Calibri" w:eastAsia="Calibri" w:hAnsi="Calibri" w:cs="Times New Roman"/>
          </w:rPr>
          <w:t>662.</w:t>
        </w:r>
        <w:r w:rsidRPr="002709E2">
          <w:rPr>
            <w:rFonts w:ascii="Calibri" w:eastAsia="Calibri" w:hAnsi="Calibri" w:cs="Times New Roman"/>
          </w:rPr>
          <w:tab/>
          <w:t>n "Bishop mi rivolge un inchino profondo, poi si volta facendo svolazzare il suo lungo cappotto nero."</w:t>
        </w:r>
      </w:ins>
    </w:p>
    <w:p w14:paraId="0D9C3AF8" w14:textId="77777777" w:rsidR="002709E2" w:rsidRPr="002709E2" w:rsidRDefault="002709E2" w:rsidP="002709E2">
      <w:pPr>
        <w:spacing w:line="600" w:lineRule="auto"/>
        <w:jc w:val="left"/>
        <w:rPr>
          <w:ins w:id="15613" w:author="UTENTE" w:date="2020-06-30T18:54:00Z"/>
          <w:rFonts w:ascii="Calibri" w:eastAsia="Calibri" w:hAnsi="Calibri" w:cs="Times New Roman"/>
        </w:rPr>
      </w:pPr>
      <w:ins w:id="15614" w:author="UTENTE" w:date="2020-06-30T18:54:00Z">
        <w:r w:rsidRPr="002709E2">
          <w:rPr>
            <w:rFonts w:ascii="Calibri" w:eastAsia="Calibri" w:hAnsi="Calibri" w:cs="Times New Roman"/>
          </w:rPr>
          <w:t>663.</w:t>
        </w:r>
        <w:r w:rsidRPr="002709E2">
          <w:rPr>
            <w:rFonts w:ascii="Calibri" w:eastAsia="Calibri" w:hAnsi="Calibri" w:cs="Times New Roman"/>
          </w:rPr>
          <w:tab/>
          <w:t>n "Cammina verso le scale, ma con mia sorpresa -"</w:t>
        </w:r>
      </w:ins>
    </w:p>
    <w:p w14:paraId="3D8F06A6" w14:textId="77777777" w:rsidR="002709E2" w:rsidRPr="002709E2" w:rsidRDefault="002709E2" w:rsidP="002709E2">
      <w:pPr>
        <w:spacing w:line="600" w:lineRule="auto"/>
        <w:jc w:val="left"/>
        <w:rPr>
          <w:ins w:id="15615" w:author="UTENTE" w:date="2020-06-30T18:54:00Z"/>
          <w:rFonts w:ascii="Calibri" w:eastAsia="Calibri" w:hAnsi="Calibri" w:cs="Times New Roman"/>
        </w:rPr>
      </w:pPr>
      <w:ins w:id="15616" w:author="UTENTE" w:date="2020-06-30T18:54:00Z">
        <w:r w:rsidRPr="002709E2">
          <w:rPr>
            <w:rFonts w:ascii="Calibri" w:eastAsia="Calibri" w:hAnsi="Calibri" w:cs="Times New Roman"/>
          </w:rPr>
          <w:t>664.</w:t>
        </w:r>
        <w:r w:rsidRPr="002709E2">
          <w:rPr>
            <w:rFonts w:ascii="Calibri" w:eastAsia="Calibri" w:hAnsi="Calibri" w:cs="Times New Roman"/>
          </w:rPr>
          <w:tab/>
          <w:t>mc "\"…\""</w:t>
        </w:r>
      </w:ins>
    </w:p>
    <w:p w14:paraId="32FEDDE1" w14:textId="77777777" w:rsidR="002709E2" w:rsidRPr="002709E2" w:rsidRDefault="002709E2" w:rsidP="002709E2">
      <w:pPr>
        <w:spacing w:line="600" w:lineRule="auto"/>
        <w:jc w:val="left"/>
        <w:rPr>
          <w:ins w:id="15617" w:author="UTENTE" w:date="2020-06-30T18:54:00Z"/>
          <w:rFonts w:ascii="Calibri" w:eastAsia="Calibri" w:hAnsi="Calibri" w:cs="Times New Roman"/>
        </w:rPr>
      </w:pPr>
      <w:ins w:id="15618" w:author="UTENTE" w:date="2020-06-30T18:54:00Z">
        <w:r w:rsidRPr="002709E2">
          <w:rPr>
            <w:rFonts w:ascii="Calibri" w:eastAsia="Calibri" w:hAnsi="Calibri" w:cs="Times New Roman"/>
          </w:rPr>
          <w:t>665.</w:t>
        </w:r>
        <w:r w:rsidRPr="002709E2">
          <w:rPr>
            <w:rFonts w:ascii="Calibri" w:eastAsia="Calibri" w:hAnsi="Calibri" w:cs="Times New Roman"/>
          </w:rPr>
          <w:tab/>
          <w:t>n "Nel secondo esatto in cui fa un passo nell'oscurità, la sua forma semplicemente scompare."</w:t>
        </w:r>
      </w:ins>
    </w:p>
    <w:p w14:paraId="7692D6D4" w14:textId="77777777" w:rsidR="002709E2" w:rsidRPr="002709E2" w:rsidRDefault="002709E2" w:rsidP="002709E2">
      <w:pPr>
        <w:spacing w:line="600" w:lineRule="auto"/>
        <w:jc w:val="left"/>
        <w:rPr>
          <w:ins w:id="15619" w:author="UTENTE" w:date="2020-06-30T18:54:00Z"/>
          <w:rFonts w:ascii="Calibri" w:eastAsia="Calibri" w:hAnsi="Calibri" w:cs="Times New Roman"/>
        </w:rPr>
      </w:pPr>
      <w:ins w:id="15620" w:author="UTENTE" w:date="2020-06-30T18:54:00Z">
        <w:r w:rsidRPr="002709E2">
          <w:rPr>
            <w:rFonts w:ascii="Calibri" w:eastAsia="Calibri" w:hAnsi="Calibri" w:cs="Times New Roman"/>
          </w:rPr>
          <w:t>666.</w:t>
        </w:r>
        <w:r w:rsidRPr="002709E2">
          <w:rPr>
            <w:rFonts w:ascii="Calibri" w:eastAsia="Calibri" w:hAnsi="Calibri" w:cs="Times New Roman"/>
          </w:rPr>
          <w:tab/>
          <w:t>n "Dev'essere uno dei suoi poteri… {w}solo il pensiero mi fa rabbrividire."</w:t>
        </w:r>
      </w:ins>
    </w:p>
    <w:p w14:paraId="7A4877E7" w14:textId="77777777" w:rsidR="002709E2" w:rsidRPr="002709E2" w:rsidRDefault="002709E2" w:rsidP="002709E2">
      <w:pPr>
        <w:spacing w:line="600" w:lineRule="auto"/>
        <w:jc w:val="left"/>
        <w:rPr>
          <w:ins w:id="15621" w:author="UTENTE" w:date="2020-06-30T18:54:00Z"/>
          <w:rFonts w:ascii="Calibri" w:eastAsia="Calibri" w:hAnsi="Calibri" w:cs="Times New Roman"/>
          <w:lang w:val="en-US"/>
        </w:rPr>
      </w:pPr>
      <w:ins w:id="15622" w:author="UTENTE" w:date="2020-06-30T18:54:00Z">
        <w:r w:rsidRPr="002709E2">
          <w:rPr>
            <w:rFonts w:ascii="Calibri" w:eastAsia="Calibri" w:hAnsi="Calibri" w:cs="Times New Roman"/>
            <w:lang w:val="en-US"/>
          </w:rPr>
          <w:t>667.</w:t>
        </w:r>
        <w:r w:rsidRPr="002709E2">
          <w:rPr>
            <w:rFonts w:ascii="Calibri" w:eastAsia="Calibri" w:hAnsi="Calibri" w:cs="Times New Roman"/>
            <w:lang w:val="en-US"/>
          </w:rPr>
          <w:tab/>
          <w:t>mc "\"Che losco bastardo.\"" </w:t>
        </w:r>
        <w:r w:rsidRPr="002709E2">
          <w:rPr>
            <w:rFonts w:ascii="Calibri" w:eastAsia="Calibri" w:hAnsi="Calibri" w:cs="Times New Roman"/>
            <w:lang w:val="en-US"/>
          </w:rPr>
          <w:br w:type="page"/>
        </w:r>
      </w:ins>
    </w:p>
    <w:p w14:paraId="492CC08B" w14:textId="77777777" w:rsidR="002709E2" w:rsidRPr="002709E2" w:rsidRDefault="002709E2" w:rsidP="002709E2">
      <w:pPr>
        <w:spacing w:line="600" w:lineRule="auto"/>
        <w:jc w:val="left"/>
        <w:rPr>
          <w:ins w:id="15623" w:author="UTENTE" w:date="2020-06-30T18:54:00Z"/>
          <w:rFonts w:ascii="Calibri" w:eastAsia="Calibri" w:hAnsi="Calibri" w:cs="Times New Roman"/>
          <w:lang w:val="en-US"/>
        </w:rPr>
      </w:pPr>
      <w:ins w:id="15624" w:author="UTENTE" w:date="2020-06-30T18:54:00Z">
        <w:r w:rsidRPr="002709E2">
          <w:rPr>
            <w:rFonts w:ascii="Calibri" w:eastAsia="Calibri" w:hAnsi="Calibri" w:cs="Times New Roman"/>
            <w:lang w:val="en-US"/>
          </w:rPr>
          <w:lastRenderedPageBreak/>
          <w:t>668.</w:t>
        </w:r>
        <w:r w:rsidRPr="002709E2">
          <w:rPr>
            <w:rFonts w:ascii="Calibri" w:eastAsia="Calibri" w:hAnsi="Calibri" w:cs="Times New Roman"/>
            <w:lang w:val="en-US"/>
          </w:rPr>
          <w:tab/>
          <w:t>n "I unthinkingly mutter to myself, then freeze, praying he's not still lurking nearby."</w:t>
        </w:r>
      </w:ins>
    </w:p>
    <w:p w14:paraId="54E3766D" w14:textId="77777777" w:rsidR="002709E2" w:rsidRPr="002709E2" w:rsidRDefault="002709E2" w:rsidP="002709E2">
      <w:pPr>
        <w:spacing w:line="600" w:lineRule="auto"/>
        <w:jc w:val="left"/>
        <w:rPr>
          <w:ins w:id="15625" w:author="UTENTE" w:date="2020-06-30T18:54:00Z"/>
          <w:rFonts w:ascii="Calibri" w:eastAsia="Calibri" w:hAnsi="Calibri" w:cs="Times New Roman"/>
          <w:lang w:val="en-US"/>
        </w:rPr>
      </w:pPr>
      <w:ins w:id="15626" w:author="UTENTE" w:date="2020-06-30T18:54:00Z">
        <w:r w:rsidRPr="002709E2">
          <w:rPr>
            <w:rFonts w:ascii="Calibri" w:eastAsia="Calibri" w:hAnsi="Calibri" w:cs="Times New Roman"/>
            <w:lang w:val="en-US"/>
          </w:rPr>
          <w:t>669.</w:t>
        </w:r>
        <w:r w:rsidRPr="002709E2">
          <w:rPr>
            <w:rFonts w:ascii="Calibri" w:eastAsia="Calibri" w:hAnsi="Calibri" w:cs="Times New Roman"/>
            <w:lang w:val="en-US"/>
          </w:rPr>
          <w:tab/>
          <w:t>n "…But there's no reply or angry vampiric hiss, so I guess Bishop's gone."</w:t>
        </w:r>
      </w:ins>
    </w:p>
    <w:p w14:paraId="35431CF3" w14:textId="77777777" w:rsidR="002709E2" w:rsidRPr="002709E2" w:rsidRDefault="002709E2" w:rsidP="002709E2">
      <w:pPr>
        <w:spacing w:line="600" w:lineRule="auto"/>
        <w:jc w:val="left"/>
        <w:rPr>
          <w:ins w:id="15627" w:author="UTENTE" w:date="2020-06-30T18:54:00Z"/>
          <w:rFonts w:ascii="Calibri" w:eastAsia="Calibri" w:hAnsi="Calibri" w:cs="Times New Roman"/>
          <w:lang w:val="en-US"/>
        </w:rPr>
      </w:pPr>
      <w:ins w:id="15628" w:author="UTENTE" w:date="2020-06-30T18:54:00Z">
        <w:r w:rsidRPr="002709E2">
          <w:rPr>
            <w:rFonts w:ascii="Calibri" w:eastAsia="Calibri" w:hAnsi="Calibri" w:cs="Times New Roman"/>
            <w:lang w:val="en-US"/>
          </w:rPr>
          <w:t>670.</w:t>
        </w:r>
        <w:r w:rsidRPr="002709E2">
          <w:rPr>
            <w:rFonts w:ascii="Calibri" w:eastAsia="Calibri" w:hAnsi="Calibri" w:cs="Times New Roman"/>
            <w:lang w:val="en-US"/>
          </w:rPr>
          <w:tab/>
          <w:t>n "His presence was so incredibly icy that the whole warehouse felt a few degrees colder."</w:t>
        </w:r>
      </w:ins>
    </w:p>
    <w:p w14:paraId="6ABA5896" w14:textId="77777777" w:rsidR="002709E2" w:rsidRPr="002709E2" w:rsidRDefault="002709E2" w:rsidP="002709E2">
      <w:pPr>
        <w:spacing w:line="600" w:lineRule="auto"/>
        <w:jc w:val="left"/>
        <w:rPr>
          <w:ins w:id="15629" w:author="UTENTE" w:date="2020-06-30T18:54:00Z"/>
          <w:rFonts w:ascii="Calibri" w:eastAsia="Calibri" w:hAnsi="Calibri" w:cs="Times New Roman"/>
          <w:lang w:val="en-US"/>
        </w:rPr>
      </w:pPr>
      <w:ins w:id="15630" w:author="UTENTE" w:date="2020-06-30T18:54:00Z">
        <w:r w:rsidRPr="002709E2">
          <w:rPr>
            <w:rFonts w:ascii="Calibri" w:eastAsia="Calibri" w:hAnsi="Calibri" w:cs="Times New Roman"/>
            <w:lang w:val="en-US"/>
          </w:rPr>
          <w:t>671.</w:t>
        </w:r>
        <w:r w:rsidRPr="002709E2">
          <w:rPr>
            <w:rFonts w:ascii="Calibri" w:eastAsia="Calibri" w:hAnsi="Calibri" w:cs="Times New Roman"/>
            <w:lang w:val="en-US"/>
          </w:rPr>
          <w:tab/>
          <w:t>mc "\"…Shit.\""</w:t>
        </w:r>
      </w:ins>
    </w:p>
    <w:p w14:paraId="09E5692F" w14:textId="77777777" w:rsidR="002709E2" w:rsidRPr="002709E2" w:rsidRDefault="002709E2" w:rsidP="002709E2">
      <w:pPr>
        <w:spacing w:line="600" w:lineRule="auto"/>
        <w:jc w:val="left"/>
        <w:rPr>
          <w:ins w:id="15631" w:author="UTENTE" w:date="2020-06-30T18:54:00Z"/>
          <w:rFonts w:ascii="Calibri" w:eastAsia="Calibri" w:hAnsi="Calibri" w:cs="Times New Roman"/>
          <w:lang w:val="en-US"/>
        </w:rPr>
      </w:pPr>
      <w:ins w:id="15632" w:author="UTENTE" w:date="2020-06-30T18:54:00Z">
        <w:r w:rsidRPr="002709E2">
          <w:rPr>
            <w:rFonts w:ascii="Calibri" w:eastAsia="Calibri" w:hAnsi="Calibri" w:cs="Times New Roman"/>
            <w:lang w:val="en-US"/>
          </w:rPr>
          <w:t>672.</w:t>
        </w:r>
        <w:r w:rsidRPr="002709E2">
          <w:rPr>
            <w:rFonts w:ascii="Calibri" w:eastAsia="Calibri" w:hAnsi="Calibri" w:cs="Times New Roman"/>
            <w:lang w:val="en-US"/>
          </w:rPr>
          <w:tab/>
          <w:t>n "What kind of awful situation have I gotten myself into?"</w:t>
        </w:r>
      </w:ins>
    </w:p>
    <w:p w14:paraId="4100D8C3" w14:textId="77777777" w:rsidR="002709E2" w:rsidRPr="002709E2" w:rsidRDefault="002709E2" w:rsidP="002709E2">
      <w:pPr>
        <w:spacing w:line="600" w:lineRule="auto"/>
        <w:jc w:val="left"/>
        <w:rPr>
          <w:ins w:id="15633" w:author="UTENTE" w:date="2020-06-30T18:54:00Z"/>
          <w:rFonts w:ascii="Calibri" w:eastAsia="Calibri" w:hAnsi="Calibri" w:cs="Times New Roman"/>
          <w:lang w:val="en-US"/>
        </w:rPr>
      </w:pPr>
      <w:ins w:id="15634" w:author="UTENTE" w:date="2020-06-30T18:54:00Z">
        <w:r w:rsidRPr="002709E2">
          <w:rPr>
            <w:rFonts w:ascii="Calibri" w:eastAsia="Calibri" w:hAnsi="Calibri" w:cs="Times New Roman"/>
            <w:lang w:val="en-US"/>
          </w:rPr>
          <w:t>673.</w:t>
        </w:r>
        <w:r w:rsidRPr="002709E2">
          <w:rPr>
            <w:rFonts w:ascii="Calibri" w:eastAsia="Calibri" w:hAnsi="Calibri" w:cs="Times New Roman"/>
            <w:lang w:val="en-US"/>
          </w:rPr>
          <w:tab/>
          <w:t>n "I don't want to give up my humanity, obviously, but I don't want to leave Dominic all alone, either…"</w:t>
        </w:r>
      </w:ins>
    </w:p>
    <w:p w14:paraId="58887C84" w14:textId="77777777" w:rsidR="002709E2" w:rsidRPr="002709E2" w:rsidRDefault="002709E2" w:rsidP="002709E2">
      <w:pPr>
        <w:spacing w:line="600" w:lineRule="auto"/>
        <w:jc w:val="left"/>
        <w:rPr>
          <w:ins w:id="15635" w:author="UTENTE" w:date="2020-06-30T18:54:00Z"/>
          <w:rFonts w:ascii="Calibri" w:eastAsia="Calibri" w:hAnsi="Calibri" w:cs="Times New Roman"/>
          <w:lang w:val="en-US"/>
        </w:rPr>
      </w:pPr>
      <w:ins w:id="15636" w:author="UTENTE" w:date="2020-06-30T18:54:00Z">
        <w:r w:rsidRPr="002709E2">
          <w:rPr>
            <w:rFonts w:ascii="Calibri" w:eastAsia="Calibri" w:hAnsi="Calibri" w:cs="Times New Roman"/>
            <w:lang w:val="en-US"/>
          </w:rPr>
          <w:t>674.</w:t>
        </w:r>
        <w:r w:rsidRPr="002709E2">
          <w:rPr>
            <w:rFonts w:ascii="Calibri" w:eastAsia="Calibri" w:hAnsi="Calibri" w:cs="Times New Roman"/>
            <w:lang w:val="en-US"/>
          </w:rPr>
          <w:tab/>
          <w:t>n "And I have a feeling that, even if we tried to keep our meetings secret, Bishop would find out."</w:t>
        </w:r>
      </w:ins>
    </w:p>
    <w:p w14:paraId="071DBF54" w14:textId="77777777" w:rsidR="002709E2" w:rsidRPr="002709E2" w:rsidRDefault="002709E2" w:rsidP="002709E2">
      <w:pPr>
        <w:spacing w:line="600" w:lineRule="auto"/>
        <w:jc w:val="left"/>
        <w:rPr>
          <w:ins w:id="15637" w:author="UTENTE" w:date="2020-06-30T18:54:00Z"/>
          <w:rFonts w:ascii="Calibri" w:eastAsia="Calibri" w:hAnsi="Calibri" w:cs="Times New Roman"/>
          <w:lang w:val="en-US"/>
        </w:rPr>
      </w:pPr>
      <w:ins w:id="15638" w:author="UTENTE" w:date="2020-06-30T18:54:00Z">
        <w:r w:rsidRPr="002709E2">
          <w:rPr>
            <w:rFonts w:ascii="Calibri" w:eastAsia="Calibri" w:hAnsi="Calibri" w:cs="Times New Roman"/>
            <w:lang w:val="en-US"/>
          </w:rPr>
          <w:t>675.</w:t>
        </w:r>
        <w:r w:rsidRPr="002709E2">
          <w:rPr>
            <w:rFonts w:ascii="Calibri" w:eastAsia="Calibri" w:hAnsi="Calibri" w:cs="Times New Roman"/>
            <w:lang w:val="en-US"/>
          </w:rPr>
          <w:tab/>
          <w:t>n "How am I supposed to make a choice like this in a single day…?"</w:t>
        </w:r>
      </w:ins>
    </w:p>
    <w:p w14:paraId="1B41B829" w14:textId="77777777" w:rsidR="002709E2" w:rsidRPr="002709E2" w:rsidRDefault="002709E2" w:rsidP="002709E2">
      <w:pPr>
        <w:spacing w:line="600" w:lineRule="auto"/>
        <w:jc w:val="left"/>
        <w:rPr>
          <w:ins w:id="15639" w:author="UTENTE" w:date="2020-06-30T18:54:00Z"/>
          <w:rFonts w:ascii="Calibri" w:eastAsia="Calibri" w:hAnsi="Calibri" w:cs="Times New Roman"/>
          <w:lang w:val="en-US"/>
        </w:rPr>
      </w:pPr>
      <w:ins w:id="15640" w:author="UTENTE" w:date="2020-06-30T18:54:00Z">
        <w:r w:rsidRPr="002709E2">
          <w:rPr>
            <w:rFonts w:ascii="Calibri" w:eastAsia="Calibri" w:hAnsi="Calibri" w:cs="Times New Roman"/>
            <w:lang w:val="en-US"/>
          </w:rPr>
          <w:t>676.</w:t>
        </w:r>
        <w:r w:rsidRPr="002709E2">
          <w:rPr>
            <w:rFonts w:ascii="Calibri" w:eastAsia="Calibri" w:hAnsi="Calibri" w:cs="Times New Roman"/>
            <w:lang w:val="en-US"/>
          </w:rPr>
          <w:tab/>
          <w:t>n "After a little while, I wearily leave the warehouse and head to the diner."</w:t>
        </w:r>
      </w:ins>
    </w:p>
    <w:p w14:paraId="4342AAAD" w14:textId="77777777" w:rsidR="002709E2" w:rsidRPr="002709E2" w:rsidRDefault="002709E2" w:rsidP="002709E2">
      <w:pPr>
        <w:spacing w:line="600" w:lineRule="auto"/>
        <w:jc w:val="left"/>
        <w:rPr>
          <w:ins w:id="15641" w:author="UTENTE" w:date="2020-06-30T18:54:00Z"/>
          <w:rFonts w:ascii="Calibri" w:eastAsia="Calibri" w:hAnsi="Calibri" w:cs="Times New Roman"/>
          <w:lang w:val="en-US"/>
        </w:rPr>
      </w:pPr>
      <w:ins w:id="15642" w:author="UTENTE" w:date="2020-06-30T18:54:00Z">
        <w:r w:rsidRPr="002709E2">
          <w:rPr>
            <w:rFonts w:ascii="Calibri" w:eastAsia="Calibri" w:hAnsi="Calibri" w:cs="Times New Roman"/>
            <w:lang w:val="en-US"/>
          </w:rPr>
          <w:t>677.</w:t>
        </w:r>
        <w:r w:rsidRPr="002709E2">
          <w:rPr>
            <w:rFonts w:ascii="Calibri" w:eastAsia="Calibri" w:hAnsi="Calibri" w:cs="Times New Roman"/>
            <w:lang w:val="en-US"/>
          </w:rPr>
          <w:tab/>
          <w:t>n "For most of my shift, my head's in a daze. {w}I have to ask customers to repeat themselves a few times, as I'm so distracted that I don't understand what they're trying to say."</w:t>
        </w:r>
      </w:ins>
    </w:p>
    <w:p w14:paraId="6F9A8802" w14:textId="77777777" w:rsidR="002709E2" w:rsidRPr="002709E2" w:rsidRDefault="002709E2" w:rsidP="002709E2">
      <w:pPr>
        <w:spacing w:line="600" w:lineRule="auto"/>
        <w:jc w:val="left"/>
        <w:rPr>
          <w:ins w:id="15643" w:author="UTENTE" w:date="2020-06-30T18:54:00Z"/>
          <w:rFonts w:ascii="Calibri" w:eastAsia="Calibri" w:hAnsi="Calibri" w:cs="Times New Roman"/>
          <w:lang w:val="en-US"/>
        </w:rPr>
      </w:pPr>
      <w:ins w:id="15644" w:author="UTENTE" w:date="2020-06-30T18:54:00Z">
        <w:r w:rsidRPr="002709E2">
          <w:rPr>
            <w:rFonts w:ascii="Calibri" w:eastAsia="Calibri" w:hAnsi="Calibri" w:cs="Times New Roman"/>
            <w:lang w:val="en-US"/>
          </w:rPr>
          <w:t>678.</w:t>
        </w:r>
        <w:r w:rsidRPr="002709E2">
          <w:rPr>
            <w:rFonts w:ascii="Calibri" w:eastAsia="Calibri" w:hAnsi="Calibri" w:cs="Times New Roman"/>
            <w:lang w:val="en-US"/>
          </w:rPr>
          <w:tab/>
          <w:t>n "Bishop's offer weighs heavily on my mind, and my stomach is tied in an anxious knot, tightening every time I replay our conversation in my head."</w:t>
        </w:r>
        <w:r w:rsidRPr="002709E2">
          <w:rPr>
            <w:rFonts w:ascii="Calibri" w:eastAsia="Calibri" w:hAnsi="Calibri" w:cs="Times New Roman"/>
            <w:lang w:val="en-US"/>
          </w:rPr>
          <w:br w:type="page"/>
        </w:r>
      </w:ins>
    </w:p>
    <w:p w14:paraId="1660BAC7" w14:textId="77777777" w:rsidR="002709E2" w:rsidRPr="002709E2" w:rsidRDefault="002709E2" w:rsidP="002709E2">
      <w:pPr>
        <w:spacing w:line="600" w:lineRule="auto"/>
        <w:jc w:val="left"/>
        <w:rPr>
          <w:ins w:id="15645" w:author="UTENTE" w:date="2020-06-30T18:54:00Z"/>
          <w:rFonts w:ascii="Calibri" w:eastAsia="Calibri" w:hAnsi="Calibri" w:cs="Times New Roman"/>
        </w:rPr>
      </w:pPr>
      <w:ins w:id="15646" w:author="UTENTE" w:date="2020-06-30T18:54:00Z">
        <w:r w:rsidRPr="002709E2">
          <w:rPr>
            <w:rFonts w:ascii="Calibri" w:eastAsia="Calibri" w:hAnsi="Calibri" w:cs="Times New Roman"/>
          </w:rPr>
          <w:lastRenderedPageBreak/>
          <w:t>668.</w:t>
        </w:r>
        <w:r w:rsidRPr="002709E2">
          <w:rPr>
            <w:rFonts w:ascii="Calibri" w:eastAsia="Calibri" w:hAnsi="Calibri" w:cs="Times New Roman"/>
          </w:rPr>
          <w:tab/>
          <w:t>n "Borbotto a me stesso senza pensare, poi mi paralizzo, pregando che non sia ancora nascosto nelle vicinanze."</w:t>
        </w:r>
      </w:ins>
    </w:p>
    <w:p w14:paraId="17EA1620" w14:textId="77777777" w:rsidR="002709E2" w:rsidRPr="002709E2" w:rsidRDefault="002709E2" w:rsidP="002709E2">
      <w:pPr>
        <w:spacing w:line="600" w:lineRule="auto"/>
        <w:jc w:val="left"/>
        <w:rPr>
          <w:ins w:id="15647" w:author="UTENTE" w:date="2020-06-30T18:54:00Z"/>
          <w:rFonts w:ascii="Calibri" w:eastAsia="Calibri" w:hAnsi="Calibri" w:cs="Times New Roman"/>
        </w:rPr>
      </w:pPr>
      <w:ins w:id="15648" w:author="UTENTE" w:date="2020-06-30T18:54:00Z">
        <w:r w:rsidRPr="002709E2">
          <w:rPr>
            <w:rFonts w:ascii="Calibri" w:eastAsia="Calibri" w:hAnsi="Calibri" w:cs="Times New Roman"/>
          </w:rPr>
          <w:t>669.</w:t>
        </w:r>
        <w:r w:rsidRPr="002709E2">
          <w:rPr>
            <w:rFonts w:ascii="Calibri" w:eastAsia="Calibri" w:hAnsi="Calibri" w:cs="Times New Roman"/>
          </w:rPr>
          <w:tab/>
          <w:t>n "…Ma non mi arriva nessuna risposta o feroce ringhio vampiresco, quindi penso che Bishop se ne sia ufficialmente andato."</w:t>
        </w:r>
      </w:ins>
    </w:p>
    <w:p w14:paraId="0A5F7516" w14:textId="77777777" w:rsidR="002709E2" w:rsidRPr="002709E2" w:rsidRDefault="002709E2" w:rsidP="002709E2">
      <w:pPr>
        <w:spacing w:line="600" w:lineRule="auto"/>
        <w:jc w:val="left"/>
        <w:rPr>
          <w:ins w:id="15649" w:author="UTENTE" w:date="2020-06-30T18:54:00Z"/>
          <w:rFonts w:ascii="Calibri" w:eastAsia="Calibri" w:hAnsi="Calibri" w:cs="Times New Roman"/>
        </w:rPr>
      </w:pPr>
      <w:ins w:id="15650" w:author="UTENTE" w:date="2020-06-30T18:54:00Z">
        <w:r w:rsidRPr="002709E2">
          <w:rPr>
            <w:rFonts w:ascii="Calibri" w:eastAsia="Calibri" w:hAnsi="Calibri" w:cs="Times New Roman"/>
          </w:rPr>
          <w:t>670.</w:t>
        </w:r>
        <w:r w:rsidRPr="002709E2">
          <w:rPr>
            <w:rFonts w:ascii="Calibri" w:eastAsia="Calibri" w:hAnsi="Calibri" w:cs="Times New Roman"/>
          </w:rPr>
          <w:tab/>
          <w:t>n "La sua presenza era tanto raggelante che sembra si sia abbassata la temperatura dell'intero magazzino."</w:t>
        </w:r>
      </w:ins>
    </w:p>
    <w:p w14:paraId="0B1B8DF5" w14:textId="77777777" w:rsidR="002709E2" w:rsidRPr="002709E2" w:rsidRDefault="002709E2" w:rsidP="002709E2">
      <w:pPr>
        <w:spacing w:line="600" w:lineRule="auto"/>
        <w:jc w:val="left"/>
        <w:rPr>
          <w:ins w:id="15651" w:author="UTENTE" w:date="2020-06-30T18:54:00Z"/>
          <w:rFonts w:ascii="Calibri" w:eastAsia="Calibri" w:hAnsi="Calibri" w:cs="Times New Roman"/>
        </w:rPr>
      </w:pPr>
      <w:ins w:id="15652" w:author="UTENTE" w:date="2020-06-30T18:54:00Z">
        <w:r w:rsidRPr="002709E2">
          <w:rPr>
            <w:rFonts w:ascii="Calibri" w:eastAsia="Calibri" w:hAnsi="Calibri" w:cs="Times New Roman"/>
          </w:rPr>
          <w:t>671.</w:t>
        </w:r>
        <w:r w:rsidRPr="002709E2">
          <w:rPr>
            <w:rFonts w:ascii="Calibri" w:eastAsia="Calibri" w:hAnsi="Calibri" w:cs="Times New Roman"/>
          </w:rPr>
          <w:tab/>
          <w:t>mc "\"…Cazzo.\""</w:t>
        </w:r>
      </w:ins>
    </w:p>
    <w:p w14:paraId="3B21B5FD" w14:textId="77777777" w:rsidR="002709E2" w:rsidRPr="002709E2" w:rsidRDefault="002709E2" w:rsidP="002709E2">
      <w:pPr>
        <w:spacing w:line="600" w:lineRule="auto"/>
        <w:jc w:val="left"/>
        <w:rPr>
          <w:ins w:id="15653" w:author="UTENTE" w:date="2020-06-30T18:54:00Z"/>
          <w:rFonts w:ascii="Calibri" w:eastAsia="Calibri" w:hAnsi="Calibri" w:cs="Times New Roman"/>
        </w:rPr>
      </w:pPr>
      <w:ins w:id="15654" w:author="UTENTE" w:date="2020-06-30T18:54:00Z">
        <w:r w:rsidRPr="002709E2">
          <w:rPr>
            <w:rFonts w:ascii="Calibri" w:eastAsia="Calibri" w:hAnsi="Calibri" w:cs="Times New Roman"/>
          </w:rPr>
          <w:t>672.</w:t>
        </w:r>
        <w:r w:rsidRPr="002709E2">
          <w:rPr>
            <w:rFonts w:ascii="Calibri" w:eastAsia="Calibri" w:hAnsi="Calibri" w:cs="Times New Roman"/>
          </w:rPr>
          <w:tab/>
          <w:t>n "In che razza di situazione orribile mi sono cacciato?"</w:t>
        </w:r>
      </w:ins>
    </w:p>
    <w:p w14:paraId="174F776A" w14:textId="77777777" w:rsidR="002709E2" w:rsidRPr="002709E2" w:rsidRDefault="002709E2" w:rsidP="002709E2">
      <w:pPr>
        <w:spacing w:line="600" w:lineRule="auto"/>
        <w:jc w:val="left"/>
        <w:rPr>
          <w:ins w:id="15655" w:author="UTENTE" w:date="2020-06-30T18:54:00Z"/>
          <w:rFonts w:ascii="Calibri" w:eastAsia="Calibri" w:hAnsi="Calibri" w:cs="Times New Roman"/>
        </w:rPr>
      </w:pPr>
      <w:ins w:id="15656" w:author="UTENTE" w:date="2020-06-30T18:54:00Z">
        <w:r w:rsidRPr="002709E2">
          <w:rPr>
            <w:rFonts w:ascii="Calibri" w:eastAsia="Calibri" w:hAnsi="Calibri" w:cs="Times New Roman"/>
          </w:rPr>
          <w:t>673.</w:t>
        </w:r>
        <w:r w:rsidRPr="002709E2">
          <w:rPr>
            <w:rFonts w:ascii="Calibri" w:eastAsia="Calibri" w:hAnsi="Calibri" w:cs="Times New Roman"/>
          </w:rPr>
          <w:tab/>
          <w:t>n "Non voglio rinunciare alla mia umanità, ovviamente, ma non voglio nemmeno lasciare Dominic tutto solo…"</w:t>
        </w:r>
      </w:ins>
    </w:p>
    <w:p w14:paraId="5EA4E271" w14:textId="77777777" w:rsidR="002709E2" w:rsidRPr="002709E2" w:rsidRDefault="002709E2" w:rsidP="002709E2">
      <w:pPr>
        <w:spacing w:line="600" w:lineRule="auto"/>
        <w:jc w:val="left"/>
        <w:rPr>
          <w:ins w:id="15657" w:author="UTENTE" w:date="2020-06-30T18:54:00Z"/>
          <w:rFonts w:ascii="Calibri" w:eastAsia="Calibri" w:hAnsi="Calibri" w:cs="Times New Roman"/>
        </w:rPr>
      </w:pPr>
      <w:ins w:id="15658" w:author="UTENTE" w:date="2020-06-30T18:54:00Z">
        <w:r w:rsidRPr="002709E2">
          <w:rPr>
            <w:rFonts w:ascii="Calibri" w:eastAsia="Calibri" w:hAnsi="Calibri" w:cs="Times New Roman"/>
          </w:rPr>
          <w:t>674.</w:t>
        </w:r>
        <w:r w:rsidRPr="002709E2">
          <w:rPr>
            <w:rFonts w:ascii="Calibri" w:eastAsia="Calibri" w:hAnsi="Calibri" w:cs="Times New Roman"/>
          </w:rPr>
          <w:tab/>
          <w:t>n "E ho la sensazione che, anche se cercassi di mantenere segreti i nostri incontri, Bishop lo verrebbe a sapere."</w:t>
        </w:r>
      </w:ins>
    </w:p>
    <w:p w14:paraId="768FE715" w14:textId="77777777" w:rsidR="002709E2" w:rsidRPr="002709E2" w:rsidRDefault="002709E2" w:rsidP="002709E2">
      <w:pPr>
        <w:spacing w:line="600" w:lineRule="auto"/>
        <w:jc w:val="left"/>
        <w:rPr>
          <w:ins w:id="15659" w:author="UTENTE" w:date="2020-06-30T18:54:00Z"/>
          <w:rFonts w:ascii="Calibri" w:eastAsia="Calibri" w:hAnsi="Calibri" w:cs="Times New Roman"/>
        </w:rPr>
      </w:pPr>
      <w:ins w:id="15660" w:author="UTENTE" w:date="2020-06-30T18:54:00Z">
        <w:r w:rsidRPr="002709E2">
          <w:rPr>
            <w:rFonts w:ascii="Calibri" w:eastAsia="Calibri" w:hAnsi="Calibri" w:cs="Times New Roman"/>
          </w:rPr>
          <w:t>675.</w:t>
        </w:r>
        <w:r w:rsidRPr="002709E2">
          <w:rPr>
            <w:rFonts w:ascii="Calibri" w:eastAsia="Calibri" w:hAnsi="Calibri" w:cs="Times New Roman"/>
          </w:rPr>
          <w:tab/>
          <w:t>n "Come dovrei fare una scelta del genere in un giorno…?"</w:t>
        </w:r>
      </w:ins>
    </w:p>
    <w:p w14:paraId="09A10F43" w14:textId="77777777" w:rsidR="002709E2" w:rsidRPr="002709E2" w:rsidRDefault="002709E2" w:rsidP="002709E2">
      <w:pPr>
        <w:spacing w:line="600" w:lineRule="auto"/>
        <w:jc w:val="left"/>
        <w:rPr>
          <w:ins w:id="15661" w:author="UTENTE" w:date="2020-06-30T18:54:00Z"/>
          <w:rFonts w:ascii="Calibri" w:eastAsia="Calibri" w:hAnsi="Calibri" w:cs="Times New Roman"/>
        </w:rPr>
      </w:pPr>
      <w:ins w:id="15662" w:author="UTENTE" w:date="2020-06-30T18:54:00Z">
        <w:r w:rsidRPr="002709E2">
          <w:rPr>
            <w:rFonts w:ascii="Calibri" w:eastAsia="Calibri" w:hAnsi="Calibri" w:cs="Times New Roman"/>
          </w:rPr>
          <w:t>676.</w:t>
        </w:r>
        <w:r w:rsidRPr="002709E2">
          <w:rPr>
            <w:rFonts w:ascii="Calibri" w:eastAsia="Calibri" w:hAnsi="Calibri" w:cs="Times New Roman"/>
          </w:rPr>
          <w:tab/>
          <w:t>n "Dopo un po', lascio stancamente il magazzino e mi dirigo verso la tavola calda."</w:t>
        </w:r>
      </w:ins>
    </w:p>
    <w:p w14:paraId="02D32FEC" w14:textId="77777777" w:rsidR="002709E2" w:rsidRPr="002709E2" w:rsidRDefault="002709E2" w:rsidP="002709E2">
      <w:pPr>
        <w:spacing w:line="600" w:lineRule="auto"/>
        <w:jc w:val="left"/>
        <w:rPr>
          <w:ins w:id="15663" w:author="UTENTE" w:date="2020-06-30T18:54:00Z"/>
          <w:rFonts w:ascii="Calibri" w:eastAsia="Calibri" w:hAnsi="Calibri" w:cs="Times New Roman"/>
        </w:rPr>
      </w:pPr>
      <w:ins w:id="15664" w:author="UTENTE" w:date="2020-06-30T18:54:00Z">
        <w:r w:rsidRPr="002709E2">
          <w:rPr>
            <w:rFonts w:ascii="Calibri" w:eastAsia="Calibri" w:hAnsi="Calibri" w:cs="Times New Roman"/>
          </w:rPr>
          <w:t>677.</w:t>
        </w:r>
        <w:r w:rsidRPr="002709E2">
          <w:rPr>
            <w:rFonts w:ascii="Calibri" w:eastAsia="Calibri" w:hAnsi="Calibri" w:cs="Times New Roman"/>
          </w:rPr>
          <w:tab/>
          <w:t>n "Per gran parte del mio turno, la mia mente è completamente rintronata. {w}Devo chiedere ai clienti di ripetere il loro ordine più volte, perché sono così distratto che non riesco a capire quello che stanno cercando di dirmi."</w:t>
        </w:r>
      </w:ins>
    </w:p>
    <w:p w14:paraId="7AE21525" w14:textId="77777777" w:rsidR="002709E2" w:rsidRPr="002709E2" w:rsidRDefault="002709E2" w:rsidP="002709E2">
      <w:pPr>
        <w:spacing w:line="600" w:lineRule="auto"/>
        <w:jc w:val="left"/>
        <w:rPr>
          <w:ins w:id="15665" w:author="UTENTE" w:date="2020-06-30T18:54:00Z"/>
          <w:rFonts w:ascii="Calibri" w:eastAsia="Calibri" w:hAnsi="Calibri" w:cs="Times New Roman"/>
        </w:rPr>
      </w:pPr>
      <w:ins w:id="15666" w:author="UTENTE" w:date="2020-06-30T18:54:00Z">
        <w:r w:rsidRPr="002709E2">
          <w:rPr>
            <w:rFonts w:ascii="Calibri" w:eastAsia="Calibri" w:hAnsi="Calibri" w:cs="Times New Roman"/>
          </w:rPr>
          <w:t>678.</w:t>
        </w:r>
        <w:r w:rsidRPr="002709E2">
          <w:rPr>
            <w:rFonts w:ascii="Calibri" w:eastAsia="Calibri" w:hAnsi="Calibri" w:cs="Times New Roman"/>
          </w:rPr>
          <w:tab/>
          <w:t>n "L'offerta di Bishop mi pesa sulla testa e il mio stomaco è chiuso dall'ansia, rivoltandosi ogni volta che ripenso a quella conversazione."</w:t>
        </w:r>
        <w:r w:rsidRPr="002709E2">
          <w:rPr>
            <w:rFonts w:ascii="Calibri" w:eastAsia="Calibri" w:hAnsi="Calibri" w:cs="Times New Roman"/>
          </w:rPr>
          <w:br w:type="page"/>
        </w:r>
      </w:ins>
    </w:p>
    <w:p w14:paraId="4E523749" w14:textId="77777777" w:rsidR="002709E2" w:rsidRPr="002709E2" w:rsidRDefault="002709E2" w:rsidP="002709E2">
      <w:pPr>
        <w:spacing w:line="600" w:lineRule="auto"/>
        <w:jc w:val="left"/>
        <w:rPr>
          <w:ins w:id="15667" w:author="UTENTE" w:date="2020-06-30T18:54:00Z"/>
          <w:rFonts w:ascii="Calibri" w:eastAsia="Calibri" w:hAnsi="Calibri" w:cs="Times New Roman"/>
          <w:lang w:val="en-US"/>
        </w:rPr>
      </w:pPr>
      <w:ins w:id="15668" w:author="UTENTE" w:date="2020-06-30T18:54:00Z">
        <w:r w:rsidRPr="002709E2">
          <w:rPr>
            <w:rFonts w:ascii="Calibri" w:eastAsia="Calibri" w:hAnsi="Calibri" w:cs="Times New Roman"/>
            <w:lang w:val="en-US"/>
          </w:rPr>
          <w:lastRenderedPageBreak/>
          <w:t>679.</w:t>
        </w:r>
        <w:r w:rsidRPr="002709E2">
          <w:rPr>
            <w:rFonts w:ascii="Calibri" w:eastAsia="Calibri" w:hAnsi="Calibri" w:cs="Times New Roman"/>
            <w:lang w:val="en-US"/>
          </w:rPr>
          <w:tab/>
          <w:t>n "Finally, closing time arrives, and I let out a long, relieved sigh."</w:t>
        </w:r>
      </w:ins>
    </w:p>
    <w:p w14:paraId="431FCC41" w14:textId="77777777" w:rsidR="002709E2" w:rsidRPr="002709E2" w:rsidRDefault="002709E2" w:rsidP="002709E2">
      <w:pPr>
        <w:spacing w:line="600" w:lineRule="auto"/>
        <w:jc w:val="left"/>
        <w:rPr>
          <w:ins w:id="15669" w:author="UTENTE" w:date="2020-06-30T18:54:00Z"/>
          <w:rFonts w:ascii="Calibri" w:eastAsia="Calibri" w:hAnsi="Calibri" w:cs="Times New Roman"/>
          <w:lang w:val="en-US"/>
          <w:rPrChange w:id="15670" w:author="UTENTE" w:date="2020-06-30T18:54:00Z">
            <w:rPr>
              <w:ins w:id="15671" w:author="UTENTE" w:date="2020-06-30T18:54:00Z"/>
              <w:rFonts w:ascii="Calibri" w:eastAsia="Calibri" w:hAnsi="Calibri" w:cs="Times New Roman"/>
            </w:rPr>
          </w:rPrChange>
        </w:rPr>
      </w:pPr>
      <w:ins w:id="15672" w:author="UTENTE" w:date="2020-06-30T18:54:00Z">
        <w:r w:rsidRPr="002709E2">
          <w:rPr>
            <w:rFonts w:ascii="Calibri" w:eastAsia="Calibri" w:hAnsi="Calibri" w:cs="Times New Roman"/>
            <w:lang w:val="en-US"/>
            <w:rPrChange w:id="15673" w:author="UTENTE" w:date="2020-06-30T18:54:00Z">
              <w:rPr>
                <w:rFonts w:ascii="Calibri" w:eastAsia="Calibri" w:hAnsi="Calibri" w:cs="Times New Roman"/>
              </w:rPr>
            </w:rPrChange>
          </w:rPr>
          <w:t>680.</w:t>
        </w:r>
        <w:r w:rsidRPr="002709E2">
          <w:rPr>
            <w:rFonts w:ascii="Calibri" w:eastAsia="Calibri" w:hAnsi="Calibri" w:cs="Times New Roman"/>
            <w:lang w:val="en-US"/>
            <w:rPrChange w:id="15674" w:author="UTENTE" w:date="2020-06-30T18:54:00Z">
              <w:rPr>
                <w:rFonts w:ascii="Calibri" w:eastAsia="Calibri" w:hAnsi="Calibri" w:cs="Times New Roman"/>
              </w:rPr>
            </w:rPrChange>
          </w:rPr>
          <w:tab/>
          <w:t>mc "\"…\""</w:t>
        </w:r>
      </w:ins>
    </w:p>
    <w:p w14:paraId="35EBA032" w14:textId="77777777" w:rsidR="002709E2" w:rsidRPr="002709E2" w:rsidRDefault="002709E2" w:rsidP="002709E2">
      <w:pPr>
        <w:spacing w:line="600" w:lineRule="auto"/>
        <w:jc w:val="left"/>
        <w:rPr>
          <w:ins w:id="15675" w:author="UTENTE" w:date="2020-06-30T18:54:00Z"/>
          <w:rFonts w:ascii="Calibri" w:eastAsia="Calibri" w:hAnsi="Calibri" w:cs="Times New Roman"/>
          <w:lang w:val="en-US"/>
        </w:rPr>
      </w:pPr>
      <w:ins w:id="15676" w:author="UTENTE" w:date="2020-06-30T18:54:00Z">
        <w:r w:rsidRPr="002709E2">
          <w:rPr>
            <w:rFonts w:ascii="Calibri" w:eastAsia="Calibri" w:hAnsi="Calibri" w:cs="Times New Roman"/>
            <w:lang w:val="en-US"/>
          </w:rPr>
          <w:t>681.</w:t>
        </w:r>
        <w:r w:rsidRPr="002709E2">
          <w:rPr>
            <w:rFonts w:ascii="Calibri" w:eastAsia="Calibri" w:hAnsi="Calibri" w:cs="Times New Roman"/>
            <w:lang w:val="en-US"/>
          </w:rPr>
          <w:tab/>
          <w:t>n "As usual, Dom shows up at the door, coming to a stop a few feet in front of the counter."</w:t>
        </w:r>
      </w:ins>
    </w:p>
    <w:p w14:paraId="2B6D7C0D" w14:textId="77777777" w:rsidR="002709E2" w:rsidRPr="002709E2" w:rsidRDefault="002709E2" w:rsidP="002709E2">
      <w:pPr>
        <w:spacing w:line="600" w:lineRule="auto"/>
        <w:jc w:val="left"/>
        <w:rPr>
          <w:ins w:id="15677" w:author="UTENTE" w:date="2020-06-30T18:54:00Z"/>
          <w:rFonts w:ascii="Calibri" w:eastAsia="Calibri" w:hAnsi="Calibri" w:cs="Times New Roman"/>
          <w:lang w:val="en-US"/>
        </w:rPr>
      </w:pPr>
      <w:ins w:id="15678" w:author="UTENTE" w:date="2020-06-30T18:54:00Z">
        <w:r w:rsidRPr="002709E2">
          <w:rPr>
            <w:rFonts w:ascii="Calibri" w:eastAsia="Calibri" w:hAnsi="Calibri" w:cs="Times New Roman"/>
            <w:lang w:val="en-US"/>
          </w:rPr>
          <w:t>682.</w:t>
        </w:r>
        <w:r w:rsidRPr="002709E2">
          <w:rPr>
            <w:rFonts w:ascii="Calibri" w:eastAsia="Calibri" w:hAnsi="Calibri" w:cs="Times New Roman"/>
            <w:lang w:val="en-US"/>
          </w:rPr>
          <w:tab/>
          <w:t>n "But this time, he stares at me with a small frown, studying my face intently."</w:t>
        </w:r>
      </w:ins>
    </w:p>
    <w:p w14:paraId="223CC90E" w14:textId="77777777" w:rsidR="002709E2" w:rsidRPr="002709E2" w:rsidRDefault="002709E2" w:rsidP="002709E2">
      <w:pPr>
        <w:spacing w:line="600" w:lineRule="auto"/>
        <w:jc w:val="left"/>
        <w:rPr>
          <w:ins w:id="15679" w:author="UTENTE" w:date="2020-06-30T18:54:00Z"/>
          <w:rFonts w:ascii="Calibri" w:eastAsia="Calibri" w:hAnsi="Calibri" w:cs="Times New Roman"/>
          <w:lang w:val="en-US"/>
        </w:rPr>
      </w:pPr>
      <w:ins w:id="15680" w:author="UTENTE" w:date="2020-06-30T18:54:00Z">
        <w:r w:rsidRPr="002709E2">
          <w:rPr>
            <w:rFonts w:ascii="Calibri" w:eastAsia="Calibri" w:hAnsi="Calibri" w:cs="Times New Roman"/>
            <w:lang w:val="en-US"/>
          </w:rPr>
          <w:t>683.</w:t>
        </w:r>
        <w:r w:rsidRPr="002709E2">
          <w:rPr>
            <w:rFonts w:ascii="Calibri" w:eastAsia="Calibri" w:hAnsi="Calibri" w:cs="Times New Roman"/>
            <w:lang w:val="en-US"/>
          </w:rPr>
          <w:tab/>
          <w:t>d "\"…Are you all right?\""</w:t>
        </w:r>
      </w:ins>
    </w:p>
    <w:p w14:paraId="10F9D8C2" w14:textId="77777777" w:rsidR="002709E2" w:rsidRPr="002709E2" w:rsidRDefault="002709E2" w:rsidP="002709E2">
      <w:pPr>
        <w:spacing w:line="600" w:lineRule="auto"/>
        <w:jc w:val="left"/>
        <w:rPr>
          <w:ins w:id="15681" w:author="UTENTE" w:date="2020-06-30T18:54:00Z"/>
          <w:rFonts w:ascii="Calibri" w:eastAsia="Calibri" w:hAnsi="Calibri" w:cs="Times New Roman"/>
          <w:lang w:val="en-US"/>
        </w:rPr>
      </w:pPr>
      <w:ins w:id="15682" w:author="UTENTE" w:date="2020-06-30T18:54:00Z">
        <w:r w:rsidRPr="002709E2">
          <w:rPr>
            <w:rFonts w:ascii="Calibri" w:eastAsia="Calibri" w:hAnsi="Calibri" w:cs="Times New Roman"/>
            <w:lang w:val="en-US"/>
          </w:rPr>
          <w:t>684.</w:t>
        </w:r>
        <w:r w:rsidRPr="002709E2">
          <w:rPr>
            <w:rFonts w:ascii="Calibri" w:eastAsia="Calibri" w:hAnsi="Calibri" w:cs="Times New Roman"/>
            <w:lang w:val="en-US"/>
          </w:rPr>
          <w:tab/>
          <w:t>mc "\"Eh? Y-yeah, I'm fine.\""</w:t>
        </w:r>
      </w:ins>
    </w:p>
    <w:p w14:paraId="5BFD4691" w14:textId="77777777" w:rsidR="002709E2" w:rsidRPr="002709E2" w:rsidRDefault="002709E2" w:rsidP="002709E2">
      <w:pPr>
        <w:spacing w:line="600" w:lineRule="auto"/>
        <w:jc w:val="left"/>
        <w:rPr>
          <w:ins w:id="15683" w:author="UTENTE" w:date="2020-06-30T18:54:00Z"/>
          <w:rFonts w:ascii="Calibri" w:eastAsia="Calibri" w:hAnsi="Calibri" w:cs="Times New Roman"/>
          <w:lang w:val="en-US"/>
        </w:rPr>
      </w:pPr>
      <w:ins w:id="15684" w:author="UTENTE" w:date="2020-06-30T18:54:00Z">
        <w:r w:rsidRPr="002709E2">
          <w:rPr>
            <w:rFonts w:ascii="Calibri" w:eastAsia="Calibri" w:hAnsi="Calibri" w:cs="Times New Roman"/>
            <w:lang w:val="en-US"/>
          </w:rPr>
          <w:t>685.</w:t>
        </w:r>
        <w:r w:rsidRPr="002709E2">
          <w:rPr>
            <w:rFonts w:ascii="Calibri" w:eastAsia="Calibri" w:hAnsi="Calibri" w:cs="Times New Roman"/>
            <w:lang w:val="en-US"/>
          </w:rPr>
          <w:tab/>
          <w:t>mc "\"Just kinda worn out, long shift and everything.\""</w:t>
        </w:r>
      </w:ins>
    </w:p>
    <w:p w14:paraId="1E891C71" w14:textId="77777777" w:rsidR="002709E2" w:rsidRPr="002709E2" w:rsidRDefault="002709E2" w:rsidP="002709E2">
      <w:pPr>
        <w:spacing w:line="600" w:lineRule="auto"/>
        <w:jc w:val="left"/>
        <w:rPr>
          <w:ins w:id="15685" w:author="UTENTE" w:date="2020-06-30T18:54:00Z"/>
          <w:rFonts w:ascii="Calibri" w:eastAsia="Calibri" w:hAnsi="Calibri" w:cs="Times New Roman"/>
          <w:lang w:val="en-US"/>
        </w:rPr>
      </w:pPr>
      <w:ins w:id="15686" w:author="UTENTE" w:date="2020-06-30T18:54:00Z">
        <w:r w:rsidRPr="002709E2">
          <w:rPr>
            <w:rFonts w:ascii="Calibri" w:eastAsia="Calibri" w:hAnsi="Calibri" w:cs="Times New Roman"/>
            <w:lang w:val="en-US"/>
          </w:rPr>
          <w:t>686.</w:t>
        </w:r>
        <w:r w:rsidRPr="002709E2">
          <w:rPr>
            <w:rFonts w:ascii="Calibri" w:eastAsia="Calibri" w:hAnsi="Calibri" w:cs="Times New Roman"/>
            <w:lang w:val="en-US"/>
          </w:rPr>
          <w:tab/>
          <w:t>d "\"…\""</w:t>
        </w:r>
      </w:ins>
    </w:p>
    <w:p w14:paraId="0D14E6E2" w14:textId="77777777" w:rsidR="002709E2" w:rsidRPr="002709E2" w:rsidRDefault="002709E2" w:rsidP="002709E2">
      <w:pPr>
        <w:spacing w:line="600" w:lineRule="auto"/>
        <w:jc w:val="left"/>
        <w:rPr>
          <w:ins w:id="15687" w:author="UTENTE" w:date="2020-06-30T18:54:00Z"/>
          <w:rFonts w:ascii="Calibri" w:eastAsia="Calibri" w:hAnsi="Calibri" w:cs="Times New Roman"/>
          <w:lang w:val="en-US"/>
        </w:rPr>
      </w:pPr>
      <w:ins w:id="15688" w:author="UTENTE" w:date="2020-06-30T18:54:00Z">
        <w:r w:rsidRPr="002709E2">
          <w:rPr>
            <w:rFonts w:ascii="Calibri" w:eastAsia="Calibri" w:hAnsi="Calibri" w:cs="Times New Roman"/>
            <w:lang w:val="en-US"/>
          </w:rPr>
          <w:t>687.</w:t>
        </w:r>
        <w:r w:rsidRPr="002709E2">
          <w:rPr>
            <w:rFonts w:ascii="Calibri" w:eastAsia="Calibri" w:hAnsi="Calibri" w:cs="Times New Roman"/>
            <w:lang w:val="en-US"/>
          </w:rPr>
          <w:tab/>
          <w:t>n "Dom doesn't look like he's buying my excuse, and he keeps watching me with a worried narrowing of his clear blue eyes."</w:t>
        </w:r>
      </w:ins>
    </w:p>
    <w:p w14:paraId="75EA18AE" w14:textId="77777777" w:rsidR="002709E2" w:rsidRPr="002709E2" w:rsidRDefault="002709E2" w:rsidP="002709E2">
      <w:pPr>
        <w:spacing w:line="600" w:lineRule="auto"/>
        <w:jc w:val="left"/>
        <w:rPr>
          <w:ins w:id="15689" w:author="UTENTE" w:date="2020-06-30T18:54:00Z"/>
          <w:rFonts w:ascii="Calibri" w:eastAsia="Calibri" w:hAnsi="Calibri" w:cs="Times New Roman"/>
          <w:lang w:val="en-US"/>
        </w:rPr>
      </w:pPr>
      <w:ins w:id="15690" w:author="UTENTE" w:date="2020-06-30T18:54:00Z">
        <w:r w:rsidRPr="002709E2">
          <w:rPr>
            <w:rFonts w:ascii="Calibri" w:eastAsia="Calibri" w:hAnsi="Calibri" w:cs="Times New Roman"/>
            <w:lang w:val="en-US"/>
          </w:rPr>
          <w:t>688.</w:t>
        </w:r>
        <w:r w:rsidRPr="002709E2">
          <w:rPr>
            <w:rFonts w:ascii="Calibri" w:eastAsia="Calibri" w:hAnsi="Calibri" w:cs="Times New Roman"/>
            <w:lang w:val="en-US"/>
          </w:rPr>
          <w:tab/>
          <w:t>n "Either I must look really terrible, or he's incredibly perceptive – or maybe some mix of the two."</w:t>
        </w:r>
      </w:ins>
    </w:p>
    <w:p w14:paraId="30C1CE56" w14:textId="77777777" w:rsidR="002709E2" w:rsidRPr="002709E2" w:rsidRDefault="002709E2" w:rsidP="002709E2">
      <w:pPr>
        <w:spacing w:line="600" w:lineRule="auto"/>
        <w:jc w:val="left"/>
        <w:rPr>
          <w:ins w:id="15691" w:author="UTENTE" w:date="2020-06-30T18:54:00Z"/>
          <w:rFonts w:ascii="Calibri" w:eastAsia="Calibri" w:hAnsi="Calibri" w:cs="Times New Roman"/>
          <w:lang w:val="en-US"/>
        </w:rPr>
      </w:pPr>
      <w:ins w:id="15692" w:author="UTENTE" w:date="2020-06-30T18:54:00Z">
        <w:r w:rsidRPr="002709E2">
          <w:rPr>
            <w:rFonts w:ascii="Calibri" w:eastAsia="Calibri" w:hAnsi="Calibri" w:cs="Times New Roman"/>
            <w:lang w:val="en-US"/>
          </w:rPr>
          <w:t>689.</w:t>
        </w:r>
        <w:r w:rsidRPr="002709E2">
          <w:rPr>
            <w:rFonts w:ascii="Calibri" w:eastAsia="Calibri" w:hAnsi="Calibri" w:cs="Times New Roman"/>
            <w:lang w:val="en-US"/>
          </w:rPr>
          <w:tab/>
          <w:t>mc "\"Let's head out. The smell of grease is making me more nauseated than normal.\""</w:t>
        </w:r>
      </w:ins>
    </w:p>
    <w:p w14:paraId="16158E4A" w14:textId="77777777" w:rsidR="002709E2" w:rsidRPr="002709E2" w:rsidRDefault="002709E2" w:rsidP="002709E2">
      <w:pPr>
        <w:spacing w:line="600" w:lineRule="auto"/>
        <w:jc w:val="left"/>
        <w:rPr>
          <w:ins w:id="15693" w:author="UTENTE" w:date="2020-06-30T18:54:00Z"/>
          <w:rFonts w:ascii="Calibri" w:eastAsia="Calibri" w:hAnsi="Calibri" w:cs="Times New Roman"/>
          <w:lang w:val="en-US"/>
        </w:rPr>
      </w:pPr>
      <w:ins w:id="15694" w:author="UTENTE" w:date="2020-06-30T18:54:00Z">
        <w:r w:rsidRPr="002709E2">
          <w:rPr>
            <w:rFonts w:ascii="Calibri" w:eastAsia="Calibri" w:hAnsi="Calibri" w:cs="Times New Roman"/>
            <w:lang w:val="en-US"/>
          </w:rPr>
          <w:t>690.</w:t>
        </w:r>
        <w:r w:rsidRPr="002709E2">
          <w:rPr>
            <w:rFonts w:ascii="Calibri" w:eastAsia="Calibri" w:hAnsi="Calibri" w:cs="Times New Roman"/>
            <w:lang w:val="en-US"/>
          </w:rPr>
          <w:tab/>
          <w:t>n "We leave the diner and start walking towards my apartment, completely alone on the deserted street."</w:t>
        </w:r>
      </w:ins>
    </w:p>
    <w:p w14:paraId="54006694" w14:textId="77777777" w:rsidR="002709E2" w:rsidRPr="002709E2" w:rsidRDefault="002709E2" w:rsidP="002709E2">
      <w:pPr>
        <w:spacing w:line="600" w:lineRule="auto"/>
        <w:jc w:val="left"/>
        <w:rPr>
          <w:ins w:id="15695" w:author="UTENTE" w:date="2020-06-30T18:54:00Z"/>
          <w:rFonts w:ascii="Calibri" w:eastAsia="Calibri" w:hAnsi="Calibri" w:cs="Times New Roman"/>
          <w:lang w:val="en-US"/>
        </w:rPr>
      </w:pPr>
      <w:ins w:id="15696" w:author="UTENTE" w:date="2020-06-30T18:54:00Z">
        <w:r w:rsidRPr="002709E2">
          <w:rPr>
            <w:rFonts w:ascii="Calibri" w:eastAsia="Calibri" w:hAnsi="Calibri" w:cs="Times New Roman"/>
            <w:lang w:val="en-US"/>
          </w:rPr>
          <w:t>691.</w:t>
        </w:r>
        <w:r w:rsidRPr="002709E2">
          <w:rPr>
            <w:rFonts w:ascii="Calibri" w:eastAsia="Calibri" w:hAnsi="Calibri" w:cs="Times New Roman"/>
            <w:lang w:val="en-US"/>
          </w:rPr>
          <w:tab/>
          <w:t>n "There's an unusually tense silence between us.{w} I'd gotten used to Dom's quietness and normally kept up the conversation myself, but not today." </w:t>
        </w:r>
        <w:r w:rsidRPr="002709E2">
          <w:rPr>
            <w:rFonts w:ascii="Calibri" w:eastAsia="Calibri" w:hAnsi="Calibri" w:cs="Times New Roman"/>
            <w:lang w:val="en-US"/>
          </w:rPr>
          <w:br w:type="page"/>
        </w:r>
      </w:ins>
    </w:p>
    <w:p w14:paraId="2E6C105C" w14:textId="77777777" w:rsidR="002709E2" w:rsidRPr="002709E2" w:rsidRDefault="002709E2" w:rsidP="002709E2">
      <w:pPr>
        <w:spacing w:line="600" w:lineRule="auto"/>
        <w:jc w:val="left"/>
        <w:rPr>
          <w:ins w:id="15697" w:author="UTENTE" w:date="2020-06-30T18:54:00Z"/>
          <w:rFonts w:ascii="Calibri" w:eastAsia="Calibri" w:hAnsi="Calibri" w:cs="Times New Roman"/>
        </w:rPr>
      </w:pPr>
      <w:ins w:id="15698" w:author="UTENTE" w:date="2020-06-30T18:54:00Z">
        <w:r w:rsidRPr="002709E2">
          <w:rPr>
            <w:rFonts w:ascii="Calibri" w:eastAsia="Calibri" w:hAnsi="Calibri" w:cs="Times New Roman"/>
          </w:rPr>
          <w:lastRenderedPageBreak/>
          <w:t>679.</w:t>
        </w:r>
        <w:r w:rsidRPr="002709E2">
          <w:rPr>
            <w:rFonts w:ascii="Calibri" w:eastAsia="Calibri" w:hAnsi="Calibri" w:cs="Times New Roman"/>
          </w:rPr>
          <w:tab/>
          <w:t>n "Finalmente, arriva l'orario di chiusura, e mi lascio andare a un lungo sospiro di sollievo."</w:t>
        </w:r>
      </w:ins>
    </w:p>
    <w:p w14:paraId="02BC760A" w14:textId="77777777" w:rsidR="002709E2" w:rsidRPr="002709E2" w:rsidRDefault="002709E2" w:rsidP="002709E2">
      <w:pPr>
        <w:spacing w:line="600" w:lineRule="auto"/>
        <w:jc w:val="left"/>
        <w:rPr>
          <w:ins w:id="15699" w:author="UTENTE" w:date="2020-06-30T18:54:00Z"/>
          <w:rFonts w:ascii="Calibri" w:eastAsia="Calibri" w:hAnsi="Calibri" w:cs="Times New Roman"/>
        </w:rPr>
      </w:pPr>
      <w:ins w:id="15700" w:author="UTENTE" w:date="2020-06-30T18:54:00Z">
        <w:r w:rsidRPr="002709E2">
          <w:rPr>
            <w:rFonts w:ascii="Calibri" w:eastAsia="Calibri" w:hAnsi="Calibri" w:cs="Times New Roman"/>
          </w:rPr>
          <w:t>680.</w:t>
        </w:r>
        <w:r w:rsidRPr="002709E2">
          <w:rPr>
            <w:rFonts w:ascii="Calibri" w:eastAsia="Calibri" w:hAnsi="Calibri" w:cs="Times New Roman"/>
          </w:rPr>
          <w:tab/>
          <w:t>mc "\"…\""</w:t>
        </w:r>
      </w:ins>
    </w:p>
    <w:p w14:paraId="1308FE3B" w14:textId="77777777" w:rsidR="002709E2" w:rsidRPr="002709E2" w:rsidRDefault="002709E2" w:rsidP="002709E2">
      <w:pPr>
        <w:spacing w:line="600" w:lineRule="auto"/>
        <w:jc w:val="left"/>
        <w:rPr>
          <w:ins w:id="15701" w:author="UTENTE" w:date="2020-06-30T18:54:00Z"/>
          <w:rFonts w:ascii="Calibri" w:eastAsia="Calibri" w:hAnsi="Calibri" w:cs="Times New Roman"/>
        </w:rPr>
      </w:pPr>
      <w:ins w:id="15702" w:author="UTENTE" w:date="2020-06-30T18:54:00Z">
        <w:r w:rsidRPr="002709E2">
          <w:rPr>
            <w:rFonts w:ascii="Calibri" w:eastAsia="Calibri" w:hAnsi="Calibri" w:cs="Times New Roman"/>
          </w:rPr>
          <w:t>681.</w:t>
        </w:r>
        <w:r w:rsidRPr="002709E2">
          <w:rPr>
            <w:rFonts w:ascii="Calibri" w:eastAsia="Calibri" w:hAnsi="Calibri" w:cs="Times New Roman"/>
          </w:rPr>
          <w:tab/>
          <w:t>n "Come al solito, Dominic entra dalla porta e si ferma a qualche metro dal bancone."</w:t>
        </w:r>
      </w:ins>
    </w:p>
    <w:p w14:paraId="5B0DD16F" w14:textId="77777777" w:rsidR="002709E2" w:rsidRPr="002709E2" w:rsidRDefault="002709E2" w:rsidP="002709E2">
      <w:pPr>
        <w:spacing w:line="600" w:lineRule="auto"/>
        <w:jc w:val="left"/>
        <w:rPr>
          <w:ins w:id="15703" w:author="UTENTE" w:date="2020-06-30T18:54:00Z"/>
          <w:rFonts w:ascii="Calibri" w:eastAsia="Calibri" w:hAnsi="Calibri" w:cs="Times New Roman"/>
        </w:rPr>
      </w:pPr>
      <w:ins w:id="15704" w:author="UTENTE" w:date="2020-06-30T18:54:00Z">
        <w:r w:rsidRPr="002709E2">
          <w:rPr>
            <w:rFonts w:ascii="Calibri" w:eastAsia="Calibri" w:hAnsi="Calibri" w:cs="Times New Roman"/>
          </w:rPr>
          <w:t>682.</w:t>
        </w:r>
        <w:r w:rsidRPr="002709E2">
          <w:rPr>
            <w:rFonts w:ascii="Calibri" w:eastAsia="Calibri" w:hAnsi="Calibri" w:cs="Times New Roman"/>
          </w:rPr>
          <w:tab/>
          <w:t>n "Ma questa volta, mi fissa leggermente corrucciato, studiando attentamente la mia faccia."</w:t>
        </w:r>
      </w:ins>
    </w:p>
    <w:p w14:paraId="3C28826A" w14:textId="77777777" w:rsidR="002709E2" w:rsidRPr="002709E2" w:rsidRDefault="002709E2" w:rsidP="002709E2">
      <w:pPr>
        <w:spacing w:line="600" w:lineRule="auto"/>
        <w:jc w:val="left"/>
        <w:rPr>
          <w:ins w:id="15705" w:author="UTENTE" w:date="2020-06-30T18:54:00Z"/>
          <w:rFonts w:ascii="Calibri" w:eastAsia="Calibri" w:hAnsi="Calibri" w:cs="Times New Roman"/>
        </w:rPr>
      </w:pPr>
      <w:ins w:id="15706" w:author="UTENTE" w:date="2020-06-30T18:54:00Z">
        <w:r w:rsidRPr="002709E2">
          <w:rPr>
            <w:rFonts w:ascii="Calibri" w:eastAsia="Calibri" w:hAnsi="Calibri" w:cs="Times New Roman"/>
          </w:rPr>
          <w:t>683.</w:t>
        </w:r>
        <w:r w:rsidRPr="002709E2">
          <w:rPr>
            <w:rFonts w:ascii="Calibri" w:eastAsia="Calibri" w:hAnsi="Calibri" w:cs="Times New Roman"/>
          </w:rPr>
          <w:tab/>
          <w:t>d "\"…Stai bene?\""</w:t>
        </w:r>
      </w:ins>
    </w:p>
    <w:p w14:paraId="791FF658" w14:textId="77777777" w:rsidR="002709E2" w:rsidRPr="002709E2" w:rsidRDefault="002709E2" w:rsidP="002709E2">
      <w:pPr>
        <w:spacing w:line="600" w:lineRule="auto"/>
        <w:jc w:val="left"/>
        <w:rPr>
          <w:ins w:id="15707" w:author="UTENTE" w:date="2020-06-30T18:54:00Z"/>
          <w:rFonts w:ascii="Calibri" w:eastAsia="Calibri" w:hAnsi="Calibri" w:cs="Times New Roman"/>
        </w:rPr>
      </w:pPr>
      <w:ins w:id="15708" w:author="UTENTE" w:date="2020-06-30T18:54:00Z">
        <w:r w:rsidRPr="002709E2">
          <w:rPr>
            <w:rFonts w:ascii="Calibri" w:eastAsia="Calibri" w:hAnsi="Calibri" w:cs="Times New Roman"/>
          </w:rPr>
          <w:t>684.</w:t>
        </w:r>
        <w:r w:rsidRPr="002709E2">
          <w:rPr>
            <w:rFonts w:ascii="Calibri" w:eastAsia="Calibri" w:hAnsi="Calibri" w:cs="Times New Roman"/>
          </w:rPr>
          <w:tab/>
          <w:t>mc "\"Eh? S-sì, sto bene.\""</w:t>
        </w:r>
      </w:ins>
    </w:p>
    <w:p w14:paraId="5A3A8601" w14:textId="77777777" w:rsidR="002709E2" w:rsidRPr="002709E2" w:rsidRDefault="002709E2" w:rsidP="002709E2">
      <w:pPr>
        <w:spacing w:line="600" w:lineRule="auto"/>
        <w:jc w:val="left"/>
        <w:rPr>
          <w:ins w:id="15709" w:author="UTENTE" w:date="2020-06-30T18:54:00Z"/>
          <w:rFonts w:ascii="Calibri" w:eastAsia="Calibri" w:hAnsi="Calibri" w:cs="Times New Roman"/>
        </w:rPr>
      </w:pPr>
      <w:ins w:id="15710" w:author="UTENTE" w:date="2020-06-30T18:54:00Z">
        <w:r w:rsidRPr="002709E2">
          <w:rPr>
            <w:rFonts w:ascii="Calibri" w:eastAsia="Calibri" w:hAnsi="Calibri" w:cs="Times New Roman"/>
          </w:rPr>
          <w:t>685.</w:t>
        </w:r>
        <w:r w:rsidRPr="002709E2">
          <w:rPr>
            <w:rFonts w:ascii="Calibri" w:eastAsia="Calibri" w:hAnsi="Calibri" w:cs="Times New Roman"/>
          </w:rPr>
          <w:tab/>
          <w:t>mc "\"Solo un po' stanco, turno lungo, eccetera…\""</w:t>
        </w:r>
      </w:ins>
    </w:p>
    <w:p w14:paraId="1233ADE8" w14:textId="77777777" w:rsidR="002709E2" w:rsidRPr="002709E2" w:rsidRDefault="002709E2" w:rsidP="002709E2">
      <w:pPr>
        <w:spacing w:line="600" w:lineRule="auto"/>
        <w:jc w:val="left"/>
        <w:rPr>
          <w:ins w:id="15711" w:author="UTENTE" w:date="2020-06-30T18:54:00Z"/>
          <w:rFonts w:ascii="Calibri" w:eastAsia="Calibri" w:hAnsi="Calibri" w:cs="Times New Roman"/>
        </w:rPr>
      </w:pPr>
      <w:ins w:id="15712" w:author="UTENTE" w:date="2020-06-30T18:54:00Z">
        <w:r w:rsidRPr="002709E2">
          <w:rPr>
            <w:rFonts w:ascii="Calibri" w:eastAsia="Calibri" w:hAnsi="Calibri" w:cs="Times New Roman"/>
          </w:rPr>
          <w:t>686.</w:t>
        </w:r>
        <w:r w:rsidRPr="002709E2">
          <w:rPr>
            <w:rFonts w:ascii="Calibri" w:eastAsia="Calibri" w:hAnsi="Calibri" w:cs="Times New Roman"/>
          </w:rPr>
          <w:tab/>
          <w:t>d "\"…\""</w:t>
        </w:r>
      </w:ins>
    </w:p>
    <w:p w14:paraId="63A35314" w14:textId="77777777" w:rsidR="002709E2" w:rsidRPr="002709E2" w:rsidRDefault="002709E2" w:rsidP="002709E2">
      <w:pPr>
        <w:spacing w:line="600" w:lineRule="auto"/>
        <w:jc w:val="left"/>
        <w:rPr>
          <w:ins w:id="15713" w:author="UTENTE" w:date="2020-06-30T18:54:00Z"/>
          <w:rFonts w:ascii="Calibri" w:eastAsia="Calibri" w:hAnsi="Calibri" w:cs="Times New Roman"/>
        </w:rPr>
      </w:pPr>
      <w:ins w:id="15714" w:author="UTENTE" w:date="2020-06-30T18:54:00Z">
        <w:r w:rsidRPr="002709E2">
          <w:rPr>
            <w:rFonts w:ascii="Calibri" w:eastAsia="Calibri" w:hAnsi="Calibri" w:cs="Times New Roman"/>
          </w:rPr>
          <w:t>687.</w:t>
        </w:r>
        <w:r w:rsidRPr="002709E2">
          <w:rPr>
            <w:rFonts w:ascii="Calibri" w:eastAsia="Calibri" w:hAnsi="Calibri" w:cs="Times New Roman"/>
          </w:rPr>
          <w:tab/>
          <w:t>n "Dom non sembra credere alla mia scusa, e continua a guardarmi con uno sguardo preoccupato."</w:t>
        </w:r>
      </w:ins>
    </w:p>
    <w:p w14:paraId="0BB71025" w14:textId="77777777" w:rsidR="002709E2" w:rsidRPr="002709E2" w:rsidRDefault="002709E2" w:rsidP="002709E2">
      <w:pPr>
        <w:spacing w:line="600" w:lineRule="auto"/>
        <w:jc w:val="left"/>
        <w:rPr>
          <w:ins w:id="15715" w:author="UTENTE" w:date="2020-06-30T18:54:00Z"/>
          <w:rFonts w:ascii="Calibri" w:eastAsia="Calibri" w:hAnsi="Calibri" w:cs="Times New Roman"/>
        </w:rPr>
      </w:pPr>
      <w:ins w:id="15716" w:author="UTENTE" w:date="2020-06-30T18:54:00Z">
        <w:r w:rsidRPr="002709E2">
          <w:rPr>
            <w:rFonts w:ascii="Calibri" w:eastAsia="Calibri" w:hAnsi="Calibri" w:cs="Times New Roman"/>
          </w:rPr>
          <w:t>688.</w:t>
        </w:r>
        <w:r w:rsidRPr="002709E2">
          <w:rPr>
            <w:rFonts w:ascii="Calibri" w:eastAsia="Calibri" w:hAnsi="Calibri" w:cs="Times New Roman"/>
          </w:rPr>
          <w:tab/>
          <w:t>n "O ho un aspetto davvero terribile, o lui è incredibilmente perspicace - o forse entrambe le cose."</w:t>
        </w:r>
      </w:ins>
    </w:p>
    <w:p w14:paraId="08F301CF" w14:textId="77777777" w:rsidR="002709E2" w:rsidRPr="002709E2" w:rsidRDefault="002709E2" w:rsidP="002709E2">
      <w:pPr>
        <w:spacing w:line="600" w:lineRule="auto"/>
        <w:jc w:val="left"/>
        <w:rPr>
          <w:ins w:id="15717" w:author="UTENTE" w:date="2020-06-30T18:54:00Z"/>
          <w:rFonts w:ascii="Calibri" w:eastAsia="Calibri" w:hAnsi="Calibri" w:cs="Times New Roman"/>
        </w:rPr>
      </w:pPr>
      <w:ins w:id="15718" w:author="UTENTE" w:date="2020-06-30T18:54:00Z">
        <w:r w:rsidRPr="002709E2">
          <w:rPr>
            <w:rFonts w:ascii="Calibri" w:eastAsia="Calibri" w:hAnsi="Calibri" w:cs="Times New Roman"/>
          </w:rPr>
          <w:t>689.</w:t>
        </w:r>
        <w:r w:rsidRPr="002709E2">
          <w:rPr>
            <w:rFonts w:ascii="Calibri" w:eastAsia="Calibri" w:hAnsi="Calibri" w:cs="Times New Roman"/>
          </w:rPr>
          <w:tab/>
          <w:t>mc "\"Usciamo. L'odore di unto mi sta nauseando più del solito.\""</w:t>
        </w:r>
      </w:ins>
    </w:p>
    <w:p w14:paraId="6D9915AC" w14:textId="77777777" w:rsidR="002709E2" w:rsidRPr="002709E2" w:rsidRDefault="002709E2" w:rsidP="002709E2">
      <w:pPr>
        <w:spacing w:line="600" w:lineRule="auto"/>
        <w:jc w:val="left"/>
        <w:rPr>
          <w:ins w:id="15719" w:author="UTENTE" w:date="2020-06-30T18:54:00Z"/>
          <w:rFonts w:ascii="Calibri" w:eastAsia="Calibri" w:hAnsi="Calibri" w:cs="Times New Roman"/>
        </w:rPr>
      </w:pPr>
      <w:ins w:id="15720" w:author="UTENTE" w:date="2020-06-30T18:54:00Z">
        <w:r w:rsidRPr="002709E2">
          <w:rPr>
            <w:rFonts w:ascii="Calibri" w:eastAsia="Calibri" w:hAnsi="Calibri" w:cs="Times New Roman"/>
          </w:rPr>
          <w:t>690.</w:t>
        </w:r>
        <w:r w:rsidRPr="002709E2">
          <w:rPr>
            <w:rFonts w:ascii="Calibri" w:eastAsia="Calibri" w:hAnsi="Calibri" w:cs="Times New Roman"/>
          </w:rPr>
          <w:tab/>
          <w:t>n "Lasciamo la tavola calda e iniziamo a camminare verso il mio appartamento, completamente soli nella strada deserta."</w:t>
        </w:r>
      </w:ins>
    </w:p>
    <w:p w14:paraId="24E15F86" w14:textId="77777777" w:rsidR="002709E2" w:rsidRPr="002709E2" w:rsidRDefault="002709E2" w:rsidP="002709E2">
      <w:pPr>
        <w:spacing w:line="600" w:lineRule="auto"/>
        <w:jc w:val="left"/>
        <w:rPr>
          <w:ins w:id="15721" w:author="UTENTE" w:date="2020-06-30T18:54:00Z"/>
          <w:rFonts w:ascii="Calibri" w:eastAsia="Calibri" w:hAnsi="Calibri" w:cs="Times New Roman"/>
        </w:rPr>
      </w:pPr>
      <w:ins w:id="15722" w:author="UTENTE" w:date="2020-06-30T18:54:00Z">
        <w:r w:rsidRPr="002709E2">
          <w:rPr>
            <w:rFonts w:ascii="Calibri" w:eastAsia="Calibri" w:hAnsi="Calibri" w:cs="Times New Roman"/>
          </w:rPr>
          <w:t>691.</w:t>
        </w:r>
        <w:r w:rsidRPr="002709E2">
          <w:rPr>
            <w:rFonts w:ascii="Calibri" w:eastAsia="Calibri" w:hAnsi="Calibri" w:cs="Times New Roman"/>
          </w:rPr>
          <w:tab/>
          <w:t>n "C'è un silenzio insolitamente teso fra noi. {w}Mi sono abituato alla poca loquacità di Dom e si solito sono io ad alimentare la conversazione, ma non oggi."</w:t>
        </w:r>
        <w:r w:rsidRPr="002709E2">
          <w:rPr>
            <w:rFonts w:ascii="Calibri" w:eastAsia="Calibri" w:hAnsi="Calibri" w:cs="Times New Roman"/>
          </w:rPr>
          <w:br w:type="page"/>
        </w:r>
      </w:ins>
    </w:p>
    <w:p w14:paraId="751A4ADA" w14:textId="77777777" w:rsidR="002709E2" w:rsidRPr="002709E2" w:rsidRDefault="002709E2" w:rsidP="002709E2">
      <w:pPr>
        <w:spacing w:line="600" w:lineRule="auto"/>
        <w:jc w:val="left"/>
        <w:rPr>
          <w:ins w:id="15723" w:author="UTENTE" w:date="2020-06-30T18:54:00Z"/>
          <w:rFonts w:ascii="Calibri" w:eastAsia="Calibri" w:hAnsi="Calibri" w:cs="Times New Roman"/>
          <w:lang w:val="en-US"/>
        </w:rPr>
      </w:pPr>
      <w:ins w:id="15724" w:author="UTENTE" w:date="2020-06-30T18:54:00Z">
        <w:r w:rsidRPr="002709E2">
          <w:rPr>
            <w:rFonts w:ascii="Calibri" w:eastAsia="Calibri" w:hAnsi="Calibri" w:cs="Times New Roman"/>
            <w:lang w:val="en-US"/>
          </w:rPr>
          <w:lastRenderedPageBreak/>
          <w:t>692.</w:t>
        </w:r>
        <w:r w:rsidRPr="002709E2">
          <w:rPr>
            <w:rFonts w:ascii="Calibri" w:eastAsia="Calibri" w:hAnsi="Calibri" w:cs="Times New Roman"/>
            <w:lang w:val="en-US"/>
          </w:rPr>
          <w:tab/>
          <w:t>n "I should say something about Bishop, but I just can't force any words out right now…{w}\nIt's like there's a lump in my throat."</w:t>
        </w:r>
      </w:ins>
    </w:p>
    <w:p w14:paraId="0CB68FB9" w14:textId="77777777" w:rsidR="002709E2" w:rsidRPr="002709E2" w:rsidRDefault="002709E2" w:rsidP="002709E2">
      <w:pPr>
        <w:spacing w:line="600" w:lineRule="auto"/>
        <w:jc w:val="left"/>
        <w:rPr>
          <w:ins w:id="15725" w:author="UTENTE" w:date="2020-06-30T18:54:00Z"/>
          <w:rFonts w:ascii="Calibri" w:eastAsia="Calibri" w:hAnsi="Calibri" w:cs="Times New Roman"/>
          <w:lang w:val="en-US"/>
        </w:rPr>
      </w:pPr>
      <w:ins w:id="15726" w:author="UTENTE" w:date="2020-06-30T18:54:00Z">
        <w:r w:rsidRPr="002709E2">
          <w:rPr>
            <w:rFonts w:ascii="Calibri" w:eastAsia="Calibri" w:hAnsi="Calibri" w:cs="Times New Roman"/>
            <w:lang w:val="en-US"/>
          </w:rPr>
          <w:t>693.</w:t>
        </w:r>
        <w:r w:rsidRPr="002709E2">
          <w:rPr>
            <w:rFonts w:ascii="Calibri" w:eastAsia="Calibri" w:hAnsi="Calibri" w:cs="Times New Roman"/>
            <w:lang w:val="en-US"/>
          </w:rPr>
          <w:tab/>
          <w:t>mcp "\"…\""</w:t>
        </w:r>
      </w:ins>
    </w:p>
    <w:p w14:paraId="52B46FDE" w14:textId="77777777" w:rsidR="002709E2" w:rsidRPr="002709E2" w:rsidRDefault="002709E2" w:rsidP="002709E2">
      <w:pPr>
        <w:spacing w:line="600" w:lineRule="auto"/>
        <w:jc w:val="left"/>
        <w:rPr>
          <w:ins w:id="15727" w:author="UTENTE" w:date="2020-06-30T18:54:00Z"/>
          <w:rFonts w:ascii="Calibri" w:eastAsia="Calibri" w:hAnsi="Calibri" w:cs="Times New Roman"/>
          <w:lang w:val="en-US"/>
        </w:rPr>
      </w:pPr>
      <w:ins w:id="15728" w:author="UTENTE" w:date="2020-06-30T18:54:00Z">
        <w:r w:rsidRPr="002709E2">
          <w:rPr>
            <w:rFonts w:ascii="Calibri" w:eastAsia="Calibri" w:hAnsi="Calibri" w:cs="Times New Roman"/>
            <w:lang w:val="en-US"/>
          </w:rPr>
          <w:t>694.</w:t>
        </w:r>
        <w:r w:rsidRPr="002709E2">
          <w:rPr>
            <w:rFonts w:ascii="Calibri" w:eastAsia="Calibri" w:hAnsi="Calibri" w:cs="Times New Roman"/>
            <w:lang w:val="en-US"/>
          </w:rPr>
          <w:tab/>
          <w:t>dp "\"…\""</w:t>
        </w:r>
      </w:ins>
    </w:p>
    <w:p w14:paraId="6F34724F" w14:textId="77777777" w:rsidR="002709E2" w:rsidRPr="002709E2" w:rsidRDefault="002709E2" w:rsidP="002709E2">
      <w:pPr>
        <w:spacing w:line="600" w:lineRule="auto"/>
        <w:jc w:val="left"/>
        <w:rPr>
          <w:ins w:id="15729" w:author="UTENTE" w:date="2020-06-30T18:54:00Z"/>
          <w:rFonts w:ascii="Calibri" w:eastAsia="Calibri" w:hAnsi="Calibri" w:cs="Times New Roman"/>
          <w:lang w:val="en-US"/>
        </w:rPr>
      </w:pPr>
      <w:ins w:id="15730" w:author="UTENTE" w:date="2020-06-30T18:54:00Z">
        <w:r w:rsidRPr="002709E2">
          <w:rPr>
            <w:rFonts w:ascii="Calibri" w:eastAsia="Calibri" w:hAnsi="Calibri" w:cs="Times New Roman"/>
            <w:lang w:val="en-US"/>
          </w:rPr>
          <w:t>695.</w:t>
        </w:r>
        <w:r w:rsidRPr="002709E2">
          <w:rPr>
            <w:rFonts w:ascii="Calibri" w:eastAsia="Calibri" w:hAnsi="Calibri" w:cs="Times New Roman"/>
            <w:lang w:val="en-US"/>
          </w:rPr>
          <w:tab/>
          <w:t>n "Only the sound of our footsteps on the pavement echoes around us."</w:t>
        </w:r>
      </w:ins>
    </w:p>
    <w:p w14:paraId="4A1238A9" w14:textId="77777777" w:rsidR="002709E2" w:rsidRPr="002709E2" w:rsidRDefault="002709E2" w:rsidP="002709E2">
      <w:pPr>
        <w:spacing w:line="600" w:lineRule="auto"/>
        <w:jc w:val="left"/>
        <w:rPr>
          <w:ins w:id="15731" w:author="UTENTE" w:date="2020-06-30T18:54:00Z"/>
          <w:rFonts w:ascii="Calibri" w:eastAsia="Calibri" w:hAnsi="Calibri" w:cs="Times New Roman"/>
          <w:lang w:val="en-US"/>
        </w:rPr>
      </w:pPr>
      <w:ins w:id="15732" w:author="UTENTE" w:date="2020-06-30T18:54:00Z">
        <w:r w:rsidRPr="002709E2">
          <w:rPr>
            <w:rFonts w:ascii="Calibri" w:eastAsia="Calibri" w:hAnsi="Calibri" w:cs="Times New Roman"/>
            <w:lang w:val="en-US"/>
          </w:rPr>
          <w:t>696.</w:t>
        </w:r>
        <w:r w:rsidRPr="002709E2">
          <w:rPr>
            <w:rFonts w:ascii="Calibri" w:eastAsia="Calibri" w:hAnsi="Calibri" w:cs="Times New Roman"/>
            <w:lang w:val="en-US"/>
          </w:rPr>
          <w:tab/>
          <w:t>n "Dominic must sense something's wrong, because he avoids my eyes and walks further away from me than normal."</w:t>
        </w:r>
      </w:ins>
    </w:p>
    <w:p w14:paraId="38147DE4" w14:textId="77777777" w:rsidR="002709E2" w:rsidRPr="002709E2" w:rsidRDefault="002709E2" w:rsidP="002709E2">
      <w:pPr>
        <w:spacing w:line="600" w:lineRule="auto"/>
        <w:jc w:val="left"/>
        <w:rPr>
          <w:ins w:id="15733" w:author="UTENTE" w:date="2020-06-30T18:54:00Z"/>
          <w:rFonts w:ascii="Calibri" w:eastAsia="Calibri" w:hAnsi="Calibri" w:cs="Times New Roman"/>
          <w:lang w:val="en-US"/>
        </w:rPr>
      </w:pPr>
      <w:ins w:id="15734" w:author="UTENTE" w:date="2020-06-30T18:54:00Z">
        <w:r w:rsidRPr="002709E2">
          <w:rPr>
            <w:rFonts w:ascii="Calibri" w:eastAsia="Calibri" w:hAnsi="Calibri" w:cs="Times New Roman"/>
            <w:lang w:val="en-US"/>
          </w:rPr>
          <w:t>697.</w:t>
        </w:r>
        <w:r w:rsidRPr="002709E2">
          <w:rPr>
            <w:rFonts w:ascii="Calibri" w:eastAsia="Calibri" w:hAnsi="Calibri" w:cs="Times New Roman"/>
            <w:lang w:val="en-US"/>
          </w:rPr>
          <w:tab/>
          <w:t>n "It doesn't seem like there're any vampires hunting us today, either… {w}I almost wish they'd start up a chase, just to break this awkwardness."</w:t>
        </w:r>
      </w:ins>
    </w:p>
    <w:p w14:paraId="052E6D26" w14:textId="77777777" w:rsidR="002709E2" w:rsidRPr="002709E2" w:rsidRDefault="002709E2" w:rsidP="002709E2">
      <w:pPr>
        <w:spacing w:line="600" w:lineRule="auto"/>
        <w:jc w:val="left"/>
        <w:rPr>
          <w:ins w:id="15735" w:author="UTENTE" w:date="2020-06-30T18:54:00Z"/>
          <w:rFonts w:ascii="Calibri" w:eastAsia="Calibri" w:hAnsi="Calibri" w:cs="Times New Roman"/>
          <w:lang w:val="en-US"/>
        </w:rPr>
      </w:pPr>
      <w:ins w:id="15736" w:author="UTENTE" w:date="2020-06-30T18:54:00Z">
        <w:r w:rsidRPr="002709E2">
          <w:rPr>
            <w:rFonts w:ascii="Calibri" w:eastAsia="Calibri" w:hAnsi="Calibri" w:cs="Times New Roman"/>
            <w:lang w:val="en-US"/>
          </w:rPr>
          <w:t>698.</w:t>
        </w:r>
        <w:r w:rsidRPr="002709E2">
          <w:rPr>
            <w:rFonts w:ascii="Calibri" w:eastAsia="Calibri" w:hAnsi="Calibri" w:cs="Times New Roman"/>
            <w:lang w:val="en-US"/>
          </w:rPr>
          <w:tab/>
          <w:t>n "We make it to my apartment before long, neither of us speaking a single word on the way there."</w:t>
        </w:r>
      </w:ins>
    </w:p>
    <w:p w14:paraId="611DEBB2" w14:textId="77777777" w:rsidR="002709E2" w:rsidRPr="002709E2" w:rsidRDefault="002709E2" w:rsidP="002709E2">
      <w:pPr>
        <w:spacing w:line="600" w:lineRule="auto"/>
        <w:jc w:val="left"/>
        <w:rPr>
          <w:ins w:id="15737" w:author="UTENTE" w:date="2020-06-30T18:54:00Z"/>
          <w:rFonts w:ascii="Calibri" w:eastAsia="Calibri" w:hAnsi="Calibri" w:cs="Times New Roman"/>
          <w:lang w:val="en-US"/>
        </w:rPr>
      </w:pPr>
      <w:ins w:id="15738" w:author="UTENTE" w:date="2020-06-30T18:54:00Z">
        <w:r w:rsidRPr="002709E2">
          <w:rPr>
            <w:rFonts w:ascii="Calibri" w:eastAsia="Calibri" w:hAnsi="Calibri" w:cs="Times New Roman"/>
            <w:lang w:val="en-US"/>
          </w:rPr>
          <w:t>699.</w:t>
        </w:r>
        <w:r w:rsidRPr="002709E2">
          <w:rPr>
            <w:rFonts w:ascii="Calibri" w:eastAsia="Calibri" w:hAnsi="Calibri" w:cs="Times New Roman"/>
            <w:lang w:val="en-US"/>
          </w:rPr>
          <w:tab/>
          <w:t>n "Finally, when we arrive at the door, I pause and take in a deep breath."</w:t>
        </w:r>
      </w:ins>
    </w:p>
    <w:p w14:paraId="53E801E6" w14:textId="77777777" w:rsidR="002709E2" w:rsidRPr="002709E2" w:rsidRDefault="002709E2" w:rsidP="002709E2">
      <w:pPr>
        <w:spacing w:line="600" w:lineRule="auto"/>
        <w:jc w:val="left"/>
        <w:rPr>
          <w:ins w:id="15739" w:author="UTENTE" w:date="2020-06-30T18:54:00Z"/>
          <w:rFonts w:ascii="Calibri" w:eastAsia="Calibri" w:hAnsi="Calibri" w:cs="Times New Roman"/>
          <w:lang w:val="en-US"/>
        </w:rPr>
      </w:pPr>
      <w:ins w:id="15740" w:author="UTENTE" w:date="2020-06-30T18:54:00Z">
        <w:r w:rsidRPr="002709E2">
          <w:rPr>
            <w:rFonts w:ascii="Calibri" w:eastAsia="Calibri" w:hAnsi="Calibri" w:cs="Times New Roman"/>
            <w:lang w:val="en-US"/>
          </w:rPr>
          <w:t>700.</w:t>
        </w:r>
        <w:r w:rsidRPr="002709E2">
          <w:rPr>
            <w:rFonts w:ascii="Calibri" w:eastAsia="Calibri" w:hAnsi="Calibri" w:cs="Times New Roman"/>
            <w:lang w:val="en-US"/>
          </w:rPr>
          <w:tab/>
          <w:t>mc "\"Hey, Dom… you wanna come inside for a bit?\""</w:t>
        </w:r>
      </w:ins>
    </w:p>
    <w:p w14:paraId="069DC686" w14:textId="77777777" w:rsidR="002709E2" w:rsidRPr="002709E2" w:rsidRDefault="002709E2" w:rsidP="002709E2">
      <w:pPr>
        <w:spacing w:line="600" w:lineRule="auto"/>
        <w:jc w:val="left"/>
        <w:rPr>
          <w:ins w:id="15741" w:author="UTENTE" w:date="2020-06-30T18:54:00Z"/>
          <w:rFonts w:ascii="Calibri" w:eastAsia="Calibri" w:hAnsi="Calibri" w:cs="Times New Roman"/>
          <w:lang w:val="en-US"/>
        </w:rPr>
      </w:pPr>
      <w:ins w:id="15742" w:author="UTENTE" w:date="2020-06-30T18:54:00Z">
        <w:r w:rsidRPr="002709E2">
          <w:rPr>
            <w:rFonts w:ascii="Calibri" w:eastAsia="Calibri" w:hAnsi="Calibri" w:cs="Times New Roman"/>
            <w:lang w:val="en-US"/>
          </w:rPr>
          <w:t>701.</w:t>
        </w:r>
        <w:r w:rsidRPr="002709E2">
          <w:rPr>
            <w:rFonts w:ascii="Calibri" w:eastAsia="Calibri" w:hAnsi="Calibri" w:cs="Times New Roman"/>
            <w:lang w:val="en-US"/>
          </w:rPr>
          <w:tab/>
          <w:t>d "\"…\""</w:t>
        </w:r>
      </w:ins>
    </w:p>
    <w:p w14:paraId="6DD5C0B8" w14:textId="77777777" w:rsidR="002709E2" w:rsidRPr="002709E2" w:rsidRDefault="002709E2" w:rsidP="002709E2">
      <w:pPr>
        <w:spacing w:line="600" w:lineRule="auto"/>
        <w:jc w:val="left"/>
        <w:rPr>
          <w:ins w:id="15743" w:author="UTENTE" w:date="2020-06-30T18:54:00Z"/>
          <w:rFonts w:ascii="Calibri" w:eastAsia="Calibri" w:hAnsi="Calibri" w:cs="Times New Roman"/>
          <w:lang w:val="en-US"/>
        </w:rPr>
      </w:pPr>
      <w:ins w:id="15744" w:author="UTENTE" w:date="2020-06-30T18:54:00Z">
        <w:r w:rsidRPr="002709E2">
          <w:rPr>
            <w:rFonts w:ascii="Calibri" w:eastAsia="Calibri" w:hAnsi="Calibri" w:cs="Times New Roman"/>
            <w:lang w:val="en-US"/>
          </w:rPr>
          <w:t>702.</w:t>
        </w:r>
        <w:r w:rsidRPr="002709E2">
          <w:rPr>
            <w:rFonts w:ascii="Calibri" w:eastAsia="Calibri" w:hAnsi="Calibri" w:cs="Times New Roman"/>
            <w:lang w:val="en-US"/>
          </w:rPr>
          <w:tab/>
          <w:t>n "He blinks at me in astonishment, like I'd just asked him to wear a tiara and have a tea party with me."</w:t>
        </w:r>
      </w:ins>
    </w:p>
    <w:p w14:paraId="3C4F3BF8" w14:textId="77777777" w:rsidR="002709E2" w:rsidRPr="002709E2" w:rsidRDefault="002709E2" w:rsidP="002709E2">
      <w:pPr>
        <w:spacing w:line="600" w:lineRule="auto"/>
        <w:jc w:val="left"/>
        <w:rPr>
          <w:ins w:id="15745" w:author="UTENTE" w:date="2020-06-30T18:54:00Z"/>
          <w:rFonts w:ascii="Calibri" w:eastAsia="Calibri" w:hAnsi="Calibri" w:cs="Times New Roman"/>
          <w:lang w:val="en-US"/>
        </w:rPr>
      </w:pPr>
      <w:ins w:id="15746" w:author="UTENTE" w:date="2020-06-30T18:54:00Z">
        <w:r w:rsidRPr="002709E2">
          <w:rPr>
            <w:rFonts w:ascii="Calibri" w:eastAsia="Calibri" w:hAnsi="Calibri" w:cs="Times New Roman"/>
            <w:lang w:val="en-US"/>
          </w:rPr>
          <w:t>703.</w:t>
        </w:r>
        <w:r w:rsidRPr="002709E2">
          <w:rPr>
            <w:rFonts w:ascii="Calibri" w:eastAsia="Calibri" w:hAnsi="Calibri" w:cs="Times New Roman"/>
            <w:lang w:val="en-US"/>
          </w:rPr>
          <w:tab/>
          <w:t>mc "\"Just for a drink, or a… smoke, or something. We don't get to hang out very much, and…\"" </w:t>
        </w:r>
        <w:r w:rsidRPr="002709E2">
          <w:rPr>
            <w:rFonts w:ascii="Calibri" w:eastAsia="Calibri" w:hAnsi="Calibri" w:cs="Times New Roman"/>
            <w:lang w:val="en-US"/>
          </w:rPr>
          <w:br w:type="page"/>
        </w:r>
      </w:ins>
    </w:p>
    <w:p w14:paraId="46BC6CF0" w14:textId="77777777" w:rsidR="002709E2" w:rsidRPr="002709E2" w:rsidRDefault="002709E2" w:rsidP="002709E2">
      <w:pPr>
        <w:spacing w:line="600" w:lineRule="auto"/>
        <w:jc w:val="left"/>
        <w:rPr>
          <w:ins w:id="15747" w:author="UTENTE" w:date="2020-06-30T18:54:00Z"/>
          <w:rFonts w:ascii="Calibri" w:eastAsia="Calibri" w:hAnsi="Calibri" w:cs="Times New Roman"/>
        </w:rPr>
      </w:pPr>
      <w:ins w:id="15748" w:author="UTENTE" w:date="2020-06-30T18:54:00Z">
        <w:r w:rsidRPr="002709E2">
          <w:rPr>
            <w:rFonts w:ascii="Calibri" w:eastAsia="Calibri" w:hAnsi="Calibri" w:cs="Times New Roman"/>
          </w:rPr>
          <w:lastRenderedPageBreak/>
          <w:t>692.</w:t>
        </w:r>
        <w:r w:rsidRPr="002709E2">
          <w:rPr>
            <w:rFonts w:ascii="Calibri" w:eastAsia="Calibri" w:hAnsi="Calibri" w:cs="Times New Roman"/>
          </w:rPr>
          <w:tab/>
          <w:t>n "Dovrei dire qualcosa su quello che è successo con Bishop, ma non riesco a far uscire le parole al momento… {w}\nÈ come se avessi un nodo in gola."</w:t>
        </w:r>
      </w:ins>
    </w:p>
    <w:p w14:paraId="45AC16D8" w14:textId="77777777" w:rsidR="002709E2" w:rsidRPr="002709E2" w:rsidRDefault="002709E2" w:rsidP="002709E2">
      <w:pPr>
        <w:spacing w:line="600" w:lineRule="auto"/>
        <w:jc w:val="left"/>
        <w:rPr>
          <w:ins w:id="15749" w:author="UTENTE" w:date="2020-06-30T18:54:00Z"/>
          <w:rFonts w:ascii="Calibri" w:eastAsia="Calibri" w:hAnsi="Calibri" w:cs="Times New Roman"/>
        </w:rPr>
      </w:pPr>
      <w:ins w:id="15750" w:author="UTENTE" w:date="2020-06-30T18:54:00Z">
        <w:r w:rsidRPr="002709E2">
          <w:rPr>
            <w:rFonts w:ascii="Calibri" w:eastAsia="Calibri" w:hAnsi="Calibri" w:cs="Times New Roman"/>
          </w:rPr>
          <w:t>693.</w:t>
        </w:r>
        <w:r w:rsidRPr="002709E2">
          <w:rPr>
            <w:rFonts w:ascii="Calibri" w:eastAsia="Calibri" w:hAnsi="Calibri" w:cs="Times New Roman"/>
          </w:rPr>
          <w:tab/>
          <w:t>mcp "\"…\""</w:t>
        </w:r>
      </w:ins>
    </w:p>
    <w:p w14:paraId="75F52645" w14:textId="77777777" w:rsidR="002709E2" w:rsidRPr="002709E2" w:rsidRDefault="002709E2" w:rsidP="002709E2">
      <w:pPr>
        <w:spacing w:line="600" w:lineRule="auto"/>
        <w:jc w:val="left"/>
        <w:rPr>
          <w:ins w:id="15751" w:author="UTENTE" w:date="2020-06-30T18:54:00Z"/>
          <w:rFonts w:ascii="Calibri" w:eastAsia="Calibri" w:hAnsi="Calibri" w:cs="Times New Roman"/>
        </w:rPr>
      </w:pPr>
      <w:ins w:id="15752" w:author="UTENTE" w:date="2020-06-30T18:54:00Z">
        <w:r w:rsidRPr="002709E2">
          <w:rPr>
            <w:rFonts w:ascii="Calibri" w:eastAsia="Calibri" w:hAnsi="Calibri" w:cs="Times New Roman"/>
          </w:rPr>
          <w:t>694.</w:t>
        </w:r>
        <w:r w:rsidRPr="002709E2">
          <w:rPr>
            <w:rFonts w:ascii="Calibri" w:eastAsia="Calibri" w:hAnsi="Calibri" w:cs="Times New Roman"/>
          </w:rPr>
          <w:tab/>
          <w:t>dp "\"…\""</w:t>
        </w:r>
      </w:ins>
    </w:p>
    <w:p w14:paraId="58CA220C" w14:textId="77777777" w:rsidR="002709E2" w:rsidRPr="002709E2" w:rsidRDefault="002709E2" w:rsidP="002709E2">
      <w:pPr>
        <w:spacing w:line="600" w:lineRule="auto"/>
        <w:jc w:val="left"/>
        <w:rPr>
          <w:ins w:id="15753" w:author="UTENTE" w:date="2020-06-30T18:54:00Z"/>
          <w:rFonts w:ascii="Calibri" w:eastAsia="Calibri" w:hAnsi="Calibri" w:cs="Times New Roman"/>
        </w:rPr>
      </w:pPr>
      <w:ins w:id="15754" w:author="UTENTE" w:date="2020-06-30T18:54:00Z">
        <w:r w:rsidRPr="002709E2">
          <w:rPr>
            <w:rFonts w:ascii="Calibri" w:eastAsia="Calibri" w:hAnsi="Calibri" w:cs="Times New Roman"/>
          </w:rPr>
          <w:t>695.</w:t>
        </w:r>
        <w:r w:rsidRPr="002709E2">
          <w:rPr>
            <w:rFonts w:ascii="Calibri" w:eastAsia="Calibri" w:hAnsi="Calibri" w:cs="Times New Roman"/>
          </w:rPr>
          <w:tab/>
          <w:t>n "L'unico suono che riecheggia attorno a noi è quello dei nostri passi sul marciapiede."</w:t>
        </w:r>
      </w:ins>
    </w:p>
    <w:p w14:paraId="5D88FF4C" w14:textId="77777777" w:rsidR="002709E2" w:rsidRPr="002709E2" w:rsidRDefault="002709E2" w:rsidP="002709E2">
      <w:pPr>
        <w:spacing w:line="600" w:lineRule="auto"/>
        <w:jc w:val="left"/>
        <w:rPr>
          <w:ins w:id="15755" w:author="UTENTE" w:date="2020-06-30T18:54:00Z"/>
          <w:rFonts w:ascii="Calibri" w:eastAsia="Calibri" w:hAnsi="Calibri" w:cs="Times New Roman"/>
        </w:rPr>
      </w:pPr>
      <w:ins w:id="15756" w:author="UTENTE" w:date="2020-06-30T18:54:00Z">
        <w:r w:rsidRPr="002709E2">
          <w:rPr>
            <w:rFonts w:ascii="Calibri" w:eastAsia="Calibri" w:hAnsi="Calibri" w:cs="Times New Roman"/>
          </w:rPr>
          <w:t>696.</w:t>
        </w:r>
        <w:r w:rsidRPr="002709E2">
          <w:rPr>
            <w:rFonts w:ascii="Calibri" w:eastAsia="Calibri" w:hAnsi="Calibri" w:cs="Times New Roman"/>
          </w:rPr>
          <w:tab/>
          <w:t>n "Dominic riesce a sentire che qualcosa non va, perché continua a evitare il mio sguardo e cammina più lontano da me del solito."</w:t>
        </w:r>
      </w:ins>
    </w:p>
    <w:p w14:paraId="6BB6F7C0" w14:textId="77777777" w:rsidR="002709E2" w:rsidRPr="002709E2" w:rsidRDefault="002709E2" w:rsidP="002709E2">
      <w:pPr>
        <w:spacing w:line="600" w:lineRule="auto"/>
        <w:jc w:val="left"/>
        <w:rPr>
          <w:ins w:id="15757" w:author="UTENTE" w:date="2020-06-30T18:54:00Z"/>
          <w:rFonts w:ascii="Calibri" w:eastAsia="Calibri" w:hAnsi="Calibri" w:cs="Times New Roman"/>
        </w:rPr>
      </w:pPr>
      <w:ins w:id="15758" w:author="UTENTE" w:date="2020-06-30T18:54:00Z">
        <w:r w:rsidRPr="002709E2">
          <w:rPr>
            <w:rFonts w:ascii="Calibri" w:eastAsia="Calibri" w:hAnsi="Calibri" w:cs="Times New Roman"/>
          </w:rPr>
          <w:t>697.</w:t>
        </w:r>
        <w:r w:rsidRPr="002709E2">
          <w:rPr>
            <w:rFonts w:ascii="Calibri" w:eastAsia="Calibri" w:hAnsi="Calibri" w:cs="Times New Roman"/>
          </w:rPr>
          <w:tab/>
          <w:t>n "Non sembra ci siano vampiri che ci danno la caccia oggi, fra l'altro… {w}Spero quasi che diano inizio ad un inseguimento, almeno spezzerebbero questo silenzio imbarazzante."</w:t>
        </w:r>
      </w:ins>
    </w:p>
    <w:p w14:paraId="654B653A" w14:textId="77777777" w:rsidR="002709E2" w:rsidRPr="002709E2" w:rsidRDefault="002709E2" w:rsidP="002709E2">
      <w:pPr>
        <w:spacing w:line="600" w:lineRule="auto"/>
        <w:jc w:val="left"/>
        <w:rPr>
          <w:ins w:id="15759" w:author="UTENTE" w:date="2020-06-30T18:54:00Z"/>
          <w:rFonts w:ascii="Calibri" w:eastAsia="Calibri" w:hAnsi="Calibri" w:cs="Times New Roman"/>
        </w:rPr>
      </w:pPr>
      <w:ins w:id="15760" w:author="UTENTE" w:date="2020-06-30T18:54:00Z">
        <w:r w:rsidRPr="002709E2">
          <w:rPr>
            <w:rFonts w:ascii="Calibri" w:eastAsia="Calibri" w:hAnsi="Calibri" w:cs="Times New Roman"/>
          </w:rPr>
          <w:t>698.</w:t>
        </w:r>
        <w:r w:rsidRPr="002709E2">
          <w:rPr>
            <w:rFonts w:ascii="Calibri" w:eastAsia="Calibri" w:hAnsi="Calibri" w:cs="Times New Roman"/>
          </w:rPr>
          <w:tab/>
          <w:t>n "Arriviamo al mio appartamento, nessuno di noi ha spiccicato parola lungo tutto il tragitto."</w:t>
        </w:r>
      </w:ins>
    </w:p>
    <w:p w14:paraId="1877523E" w14:textId="77777777" w:rsidR="002709E2" w:rsidRPr="002709E2" w:rsidRDefault="002709E2" w:rsidP="002709E2">
      <w:pPr>
        <w:spacing w:line="600" w:lineRule="auto"/>
        <w:jc w:val="left"/>
        <w:rPr>
          <w:ins w:id="15761" w:author="UTENTE" w:date="2020-06-30T18:54:00Z"/>
          <w:rFonts w:ascii="Calibri" w:eastAsia="Calibri" w:hAnsi="Calibri" w:cs="Times New Roman"/>
        </w:rPr>
      </w:pPr>
      <w:ins w:id="15762" w:author="UTENTE" w:date="2020-06-30T18:54:00Z">
        <w:r w:rsidRPr="002709E2">
          <w:rPr>
            <w:rFonts w:ascii="Calibri" w:eastAsia="Calibri" w:hAnsi="Calibri" w:cs="Times New Roman"/>
          </w:rPr>
          <w:t>699.</w:t>
        </w:r>
        <w:r w:rsidRPr="002709E2">
          <w:rPr>
            <w:rFonts w:ascii="Calibri" w:eastAsia="Calibri" w:hAnsi="Calibri" w:cs="Times New Roman"/>
          </w:rPr>
          <w:tab/>
          <w:t>n "Alla fine, quando ci fermiamo davanti alla porta, prendo un respiro profondo."</w:t>
        </w:r>
      </w:ins>
    </w:p>
    <w:p w14:paraId="349AC4C7" w14:textId="77777777" w:rsidR="002709E2" w:rsidRPr="002709E2" w:rsidRDefault="002709E2" w:rsidP="002709E2">
      <w:pPr>
        <w:spacing w:line="600" w:lineRule="auto"/>
        <w:jc w:val="left"/>
        <w:rPr>
          <w:ins w:id="15763" w:author="UTENTE" w:date="2020-06-30T18:54:00Z"/>
          <w:rFonts w:ascii="Calibri" w:eastAsia="Calibri" w:hAnsi="Calibri" w:cs="Times New Roman"/>
        </w:rPr>
      </w:pPr>
      <w:ins w:id="15764" w:author="UTENTE" w:date="2020-06-30T18:54:00Z">
        <w:r w:rsidRPr="002709E2">
          <w:rPr>
            <w:rFonts w:ascii="Calibri" w:eastAsia="Calibri" w:hAnsi="Calibri" w:cs="Times New Roman"/>
          </w:rPr>
          <w:t>700.</w:t>
        </w:r>
        <w:r w:rsidRPr="002709E2">
          <w:rPr>
            <w:rFonts w:ascii="Calibri" w:eastAsia="Calibri" w:hAnsi="Calibri" w:cs="Times New Roman"/>
          </w:rPr>
          <w:tab/>
          <w:t>mc "\"Ehi, Dom… vuoi venire dentro?"</w:t>
        </w:r>
      </w:ins>
    </w:p>
    <w:p w14:paraId="307BDF3C" w14:textId="77777777" w:rsidR="002709E2" w:rsidRPr="002709E2" w:rsidRDefault="002709E2" w:rsidP="002709E2">
      <w:pPr>
        <w:spacing w:line="600" w:lineRule="auto"/>
        <w:jc w:val="left"/>
        <w:rPr>
          <w:ins w:id="15765" w:author="UTENTE" w:date="2020-06-30T18:54:00Z"/>
          <w:rFonts w:ascii="Calibri" w:eastAsia="Calibri" w:hAnsi="Calibri" w:cs="Times New Roman"/>
        </w:rPr>
      </w:pPr>
      <w:ins w:id="15766" w:author="UTENTE" w:date="2020-06-30T18:54:00Z">
        <w:r w:rsidRPr="002709E2">
          <w:rPr>
            <w:rFonts w:ascii="Calibri" w:eastAsia="Calibri" w:hAnsi="Calibri" w:cs="Times New Roman"/>
          </w:rPr>
          <w:t>701.</w:t>
        </w:r>
        <w:r w:rsidRPr="002709E2">
          <w:rPr>
            <w:rFonts w:ascii="Calibri" w:eastAsia="Calibri" w:hAnsi="Calibri" w:cs="Times New Roman"/>
          </w:rPr>
          <w:tab/>
          <w:t>d "\"…\""</w:t>
        </w:r>
      </w:ins>
    </w:p>
    <w:p w14:paraId="1B2FCB94" w14:textId="77777777" w:rsidR="002709E2" w:rsidRPr="002709E2" w:rsidRDefault="002709E2" w:rsidP="002709E2">
      <w:pPr>
        <w:spacing w:line="600" w:lineRule="auto"/>
        <w:jc w:val="left"/>
        <w:rPr>
          <w:ins w:id="15767" w:author="UTENTE" w:date="2020-06-30T18:54:00Z"/>
          <w:rFonts w:ascii="Calibri" w:eastAsia="Calibri" w:hAnsi="Calibri" w:cs="Times New Roman"/>
        </w:rPr>
      </w:pPr>
      <w:ins w:id="15768" w:author="UTENTE" w:date="2020-06-30T18:54:00Z">
        <w:r w:rsidRPr="002709E2">
          <w:rPr>
            <w:rFonts w:ascii="Calibri" w:eastAsia="Calibri" w:hAnsi="Calibri" w:cs="Times New Roman"/>
          </w:rPr>
          <w:t>702.</w:t>
        </w:r>
        <w:r w:rsidRPr="002709E2">
          <w:rPr>
            <w:rFonts w:ascii="Calibri" w:eastAsia="Calibri" w:hAnsi="Calibri" w:cs="Times New Roman"/>
          </w:rPr>
          <w:tab/>
          <w:t>n "Mi guarda stupefatto, come se gli avessi appena chiesto di indossare una tiara e giocare con me a fare il tè."</w:t>
        </w:r>
      </w:ins>
    </w:p>
    <w:p w14:paraId="13A1AAE2" w14:textId="77777777" w:rsidR="002709E2" w:rsidRPr="002709E2" w:rsidRDefault="002709E2" w:rsidP="002709E2">
      <w:pPr>
        <w:spacing w:line="600" w:lineRule="auto"/>
        <w:jc w:val="left"/>
        <w:rPr>
          <w:ins w:id="15769" w:author="UTENTE" w:date="2020-06-30T18:54:00Z"/>
          <w:rFonts w:ascii="Calibri" w:eastAsia="Calibri" w:hAnsi="Calibri" w:cs="Times New Roman"/>
        </w:rPr>
      </w:pPr>
      <w:ins w:id="15770" w:author="UTENTE" w:date="2020-06-30T18:54:00Z">
        <w:r w:rsidRPr="002709E2">
          <w:rPr>
            <w:rFonts w:ascii="Calibri" w:eastAsia="Calibri" w:hAnsi="Calibri" w:cs="Times New Roman"/>
          </w:rPr>
          <w:t>703.</w:t>
        </w:r>
        <w:r w:rsidRPr="002709E2">
          <w:rPr>
            <w:rFonts w:ascii="Calibri" w:eastAsia="Calibri" w:hAnsi="Calibri" w:cs="Times New Roman"/>
          </w:rPr>
          <w:tab/>
          <w:t>mc "\"Per bere qualcosa, o… fumare, non so. Non riusciamo a stare molto assieme e…\"" </w:t>
        </w:r>
        <w:r w:rsidRPr="002709E2">
          <w:rPr>
            <w:rFonts w:ascii="Calibri" w:eastAsia="Calibri" w:hAnsi="Calibri" w:cs="Times New Roman"/>
          </w:rPr>
          <w:br w:type="page"/>
        </w:r>
      </w:ins>
    </w:p>
    <w:p w14:paraId="3C2569D5" w14:textId="77777777" w:rsidR="002709E2" w:rsidRPr="002709E2" w:rsidRDefault="002709E2" w:rsidP="002709E2">
      <w:pPr>
        <w:spacing w:line="600" w:lineRule="auto"/>
        <w:jc w:val="left"/>
        <w:rPr>
          <w:ins w:id="15771" w:author="UTENTE" w:date="2020-06-30T18:54:00Z"/>
          <w:rFonts w:ascii="Calibri" w:eastAsia="Calibri" w:hAnsi="Calibri" w:cs="Times New Roman"/>
          <w:lang w:val="en-US"/>
        </w:rPr>
      </w:pPr>
      <w:ins w:id="15772" w:author="UTENTE" w:date="2020-06-30T18:54:00Z">
        <w:r w:rsidRPr="002709E2">
          <w:rPr>
            <w:rFonts w:ascii="Calibri" w:eastAsia="Calibri" w:hAnsi="Calibri" w:cs="Times New Roman"/>
            <w:lang w:val="en-US"/>
          </w:rPr>
          <w:lastRenderedPageBreak/>
          <w:t>704.</w:t>
        </w:r>
        <w:r w:rsidRPr="002709E2">
          <w:rPr>
            <w:rFonts w:ascii="Calibri" w:eastAsia="Calibri" w:hAnsi="Calibri" w:cs="Times New Roman"/>
            <w:lang w:val="en-US"/>
          </w:rPr>
          <w:tab/>
          <w:t>mc "\"Well, I'd like to talk a little more.\""</w:t>
        </w:r>
      </w:ins>
    </w:p>
    <w:p w14:paraId="0259E008" w14:textId="77777777" w:rsidR="002709E2" w:rsidRPr="002709E2" w:rsidRDefault="002709E2" w:rsidP="002709E2">
      <w:pPr>
        <w:spacing w:line="600" w:lineRule="auto"/>
        <w:jc w:val="left"/>
        <w:rPr>
          <w:ins w:id="15773" w:author="UTENTE" w:date="2020-06-30T18:54:00Z"/>
          <w:rFonts w:ascii="Calibri" w:eastAsia="Calibri" w:hAnsi="Calibri" w:cs="Times New Roman"/>
          <w:lang w:val="en-US"/>
        </w:rPr>
      </w:pPr>
      <w:ins w:id="15774" w:author="UTENTE" w:date="2020-06-30T18:54:00Z">
        <w:r w:rsidRPr="002709E2">
          <w:rPr>
            <w:rFonts w:ascii="Calibri" w:eastAsia="Calibri" w:hAnsi="Calibri" w:cs="Times New Roman"/>
            <w:lang w:val="en-US"/>
          </w:rPr>
          <w:t>705.</w:t>
        </w:r>
        <w:r w:rsidRPr="002709E2">
          <w:rPr>
            <w:rFonts w:ascii="Calibri" w:eastAsia="Calibri" w:hAnsi="Calibri" w:cs="Times New Roman"/>
            <w:lang w:val="en-US"/>
          </w:rPr>
          <w:tab/>
          <w:t>mc "\"What's with that look? When was the last time you hung out with someone, anyway?\""</w:t>
        </w:r>
      </w:ins>
    </w:p>
    <w:p w14:paraId="4CF4499A" w14:textId="77777777" w:rsidR="002709E2" w:rsidRPr="002709E2" w:rsidRDefault="002709E2" w:rsidP="002709E2">
      <w:pPr>
        <w:spacing w:line="600" w:lineRule="auto"/>
        <w:jc w:val="left"/>
        <w:rPr>
          <w:ins w:id="15775" w:author="UTENTE" w:date="2020-06-30T18:54:00Z"/>
          <w:rFonts w:ascii="Calibri" w:eastAsia="Calibri" w:hAnsi="Calibri" w:cs="Times New Roman"/>
          <w:lang w:val="en-US"/>
        </w:rPr>
      </w:pPr>
      <w:ins w:id="15776" w:author="UTENTE" w:date="2020-06-30T18:54:00Z">
        <w:r w:rsidRPr="002709E2">
          <w:rPr>
            <w:rFonts w:ascii="Calibri" w:eastAsia="Calibri" w:hAnsi="Calibri" w:cs="Times New Roman"/>
            <w:lang w:val="en-US"/>
          </w:rPr>
          <w:t>706.</w:t>
        </w:r>
        <w:r w:rsidRPr="002709E2">
          <w:rPr>
            <w:rFonts w:ascii="Calibri" w:eastAsia="Calibri" w:hAnsi="Calibri" w:cs="Times New Roman"/>
            <w:lang w:val="en-US"/>
          </w:rPr>
          <w:tab/>
          <w:t>mc "\"Come upstairs and have a smoke or something. You're a pretty cool guy, vampire or no…\""</w:t>
        </w:r>
      </w:ins>
    </w:p>
    <w:p w14:paraId="52B889B7" w14:textId="77777777" w:rsidR="002709E2" w:rsidRPr="002709E2" w:rsidRDefault="002709E2" w:rsidP="002709E2">
      <w:pPr>
        <w:spacing w:line="600" w:lineRule="auto"/>
        <w:jc w:val="left"/>
        <w:rPr>
          <w:ins w:id="15777" w:author="UTENTE" w:date="2020-06-30T18:54:00Z"/>
          <w:rFonts w:ascii="Calibri" w:eastAsia="Calibri" w:hAnsi="Calibri" w:cs="Times New Roman"/>
          <w:lang w:val="en-US"/>
        </w:rPr>
      </w:pPr>
      <w:ins w:id="15778" w:author="UTENTE" w:date="2020-06-30T18:54:00Z">
        <w:r w:rsidRPr="002709E2">
          <w:rPr>
            <w:rFonts w:ascii="Calibri" w:eastAsia="Calibri" w:hAnsi="Calibri" w:cs="Times New Roman"/>
            <w:lang w:val="en-US"/>
          </w:rPr>
          <w:t>707.</w:t>
        </w:r>
        <w:r w:rsidRPr="002709E2">
          <w:rPr>
            <w:rFonts w:ascii="Calibri" w:eastAsia="Calibri" w:hAnsi="Calibri" w:cs="Times New Roman"/>
            <w:lang w:val="en-US"/>
          </w:rPr>
          <w:tab/>
          <w:t>mc "\"…And, well, if you've dealt with my company this long, a little more can't hurt, right?\""</w:t>
        </w:r>
      </w:ins>
    </w:p>
    <w:p w14:paraId="0C880A20" w14:textId="77777777" w:rsidR="002709E2" w:rsidRPr="002709E2" w:rsidRDefault="002709E2" w:rsidP="002709E2">
      <w:pPr>
        <w:spacing w:line="600" w:lineRule="auto"/>
        <w:jc w:val="left"/>
        <w:rPr>
          <w:ins w:id="15779" w:author="UTENTE" w:date="2020-06-30T18:54:00Z"/>
          <w:rFonts w:ascii="Calibri" w:eastAsia="Calibri" w:hAnsi="Calibri" w:cs="Times New Roman"/>
          <w:lang w:val="en-US"/>
        </w:rPr>
      </w:pPr>
      <w:ins w:id="15780" w:author="UTENTE" w:date="2020-06-30T18:54:00Z">
        <w:r w:rsidRPr="002709E2">
          <w:rPr>
            <w:rFonts w:ascii="Calibri" w:eastAsia="Calibri" w:hAnsi="Calibri" w:cs="Times New Roman"/>
            <w:lang w:val="en-US"/>
          </w:rPr>
          <w:t>708.</w:t>
        </w:r>
        <w:r w:rsidRPr="002709E2">
          <w:rPr>
            <w:rFonts w:ascii="Calibri" w:eastAsia="Calibri" w:hAnsi="Calibri" w:cs="Times New Roman"/>
            <w:lang w:val="en-US"/>
          </w:rPr>
          <w:tab/>
          <w:t>n "–Dom hesitates, his eyes dropping from my face to stare at the ground for a long few moments."</w:t>
        </w:r>
      </w:ins>
    </w:p>
    <w:p w14:paraId="59F91C87" w14:textId="77777777" w:rsidR="002709E2" w:rsidRPr="002709E2" w:rsidRDefault="002709E2" w:rsidP="002709E2">
      <w:pPr>
        <w:spacing w:line="600" w:lineRule="auto"/>
        <w:jc w:val="left"/>
        <w:rPr>
          <w:ins w:id="15781" w:author="UTENTE" w:date="2020-06-30T18:54:00Z"/>
          <w:rFonts w:ascii="Calibri" w:eastAsia="Calibri" w:hAnsi="Calibri" w:cs="Times New Roman"/>
          <w:lang w:val="en-US"/>
        </w:rPr>
      </w:pPr>
      <w:ins w:id="15782" w:author="UTENTE" w:date="2020-06-30T18:54:00Z">
        <w:r w:rsidRPr="002709E2">
          <w:rPr>
            <w:rFonts w:ascii="Calibri" w:eastAsia="Calibri" w:hAnsi="Calibri" w:cs="Times New Roman"/>
            <w:lang w:val="en-US"/>
          </w:rPr>
          <w:t>709.</w:t>
        </w:r>
        <w:r w:rsidRPr="002709E2">
          <w:rPr>
            <w:rFonts w:ascii="Calibri" w:eastAsia="Calibri" w:hAnsi="Calibri" w:cs="Times New Roman"/>
            <w:lang w:val="en-US"/>
          </w:rPr>
          <w:tab/>
          <w:t>n "But finally, he raises his head and nods, and I can't help but grin in relief."</w:t>
        </w:r>
      </w:ins>
    </w:p>
    <w:p w14:paraId="44C85C02" w14:textId="77777777" w:rsidR="002709E2" w:rsidRPr="002709E2" w:rsidRDefault="002709E2" w:rsidP="002709E2">
      <w:pPr>
        <w:spacing w:line="600" w:lineRule="auto"/>
        <w:jc w:val="left"/>
        <w:rPr>
          <w:ins w:id="15783" w:author="UTENTE" w:date="2020-06-30T18:54:00Z"/>
          <w:rFonts w:ascii="Calibri" w:eastAsia="Calibri" w:hAnsi="Calibri" w:cs="Times New Roman"/>
          <w:lang w:val="en-US"/>
        </w:rPr>
      </w:pPr>
      <w:ins w:id="15784" w:author="UTENTE" w:date="2020-06-30T18:54:00Z">
        <w:r w:rsidRPr="002709E2">
          <w:rPr>
            <w:rFonts w:ascii="Calibri" w:eastAsia="Calibri" w:hAnsi="Calibri" w:cs="Times New Roman"/>
            <w:lang w:val="en-US"/>
          </w:rPr>
          <w:t>710.</w:t>
        </w:r>
        <w:r w:rsidRPr="002709E2">
          <w:rPr>
            <w:rFonts w:ascii="Calibri" w:eastAsia="Calibri" w:hAnsi="Calibri" w:cs="Times New Roman"/>
            <w:lang w:val="en-US"/>
          </w:rPr>
          <w:tab/>
          <w:t>mc "\"C'mon, then! Let's not hang outside until the sun comes up, yeah?\""</w:t>
        </w:r>
      </w:ins>
    </w:p>
    <w:p w14:paraId="557E80F5" w14:textId="77777777" w:rsidR="002709E2" w:rsidRPr="002709E2" w:rsidRDefault="002709E2" w:rsidP="002709E2">
      <w:pPr>
        <w:spacing w:line="600" w:lineRule="auto"/>
        <w:jc w:val="left"/>
        <w:rPr>
          <w:ins w:id="15785" w:author="UTENTE" w:date="2020-06-30T18:54:00Z"/>
          <w:rFonts w:ascii="Calibri" w:eastAsia="Calibri" w:hAnsi="Calibri" w:cs="Times New Roman"/>
          <w:lang w:val="en-US"/>
        </w:rPr>
      </w:pPr>
      <w:ins w:id="15786" w:author="UTENTE" w:date="2020-06-30T18:54:00Z">
        <w:r w:rsidRPr="002709E2">
          <w:rPr>
            <w:rFonts w:ascii="Calibri" w:eastAsia="Calibri" w:hAnsi="Calibri" w:cs="Times New Roman"/>
            <w:lang w:val="en-US"/>
          </w:rPr>
          <w:t>711.</w:t>
        </w:r>
        <w:r w:rsidRPr="002709E2">
          <w:rPr>
            <w:rFonts w:ascii="Calibri" w:eastAsia="Calibri" w:hAnsi="Calibri" w:cs="Times New Roman"/>
            <w:lang w:val="en-US"/>
          </w:rPr>
          <w:tab/>
          <w:t>d "\"…Yeah.\""</w:t>
        </w:r>
      </w:ins>
    </w:p>
    <w:p w14:paraId="712614BD" w14:textId="77777777" w:rsidR="002709E2" w:rsidRPr="002709E2" w:rsidRDefault="002709E2" w:rsidP="002709E2">
      <w:pPr>
        <w:spacing w:line="600" w:lineRule="auto"/>
        <w:jc w:val="left"/>
        <w:rPr>
          <w:ins w:id="15787" w:author="UTENTE" w:date="2020-06-30T18:54:00Z"/>
          <w:rFonts w:ascii="Calibri" w:eastAsia="Calibri" w:hAnsi="Calibri" w:cs="Times New Roman"/>
          <w:lang w:val="en-US"/>
        </w:rPr>
      </w:pPr>
      <w:ins w:id="15788" w:author="UTENTE" w:date="2020-06-30T18:54:00Z">
        <w:r w:rsidRPr="002709E2">
          <w:rPr>
            <w:rFonts w:ascii="Calibri" w:eastAsia="Calibri" w:hAnsi="Calibri" w:cs="Times New Roman"/>
            <w:lang w:val="en-US"/>
          </w:rPr>
          <w:t>712.</w:t>
        </w:r>
        <w:r w:rsidRPr="002709E2">
          <w:rPr>
            <w:rFonts w:ascii="Calibri" w:eastAsia="Calibri" w:hAnsi="Calibri" w:cs="Times New Roman"/>
            <w:lang w:val="en-US"/>
          </w:rPr>
          <w:tab/>
          <w:t>n "With Dom trailing at my heels, I head up to my apartment, and my heart starts to beat faster and faster."</w:t>
        </w:r>
      </w:ins>
    </w:p>
    <w:p w14:paraId="5CF6796A" w14:textId="77777777" w:rsidR="002709E2" w:rsidRPr="002709E2" w:rsidRDefault="002709E2" w:rsidP="002709E2">
      <w:pPr>
        <w:spacing w:line="600" w:lineRule="auto"/>
        <w:jc w:val="left"/>
        <w:rPr>
          <w:ins w:id="15789" w:author="UTENTE" w:date="2020-06-30T18:54:00Z"/>
          <w:rFonts w:ascii="Calibri" w:eastAsia="Calibri" w:hAnsi="Calibri" w:cs="Times New Roman"/>
          <w:lang w:val="en-US"/>
        </w:rPr>
      </w:pPr>
      <w:ins w:id="15790" w:author="UTENTE" w:date="2020-06-30T18:54:00Z">
        <w:r w:rsidRPr="002709E2">
          <w:rPr>
            <w:rFonts w:ascii="Calibri" w:eastAsia="Calibri" w:hAnsi="Calibri" w:cs="Times New Roman"/>
            <w:lang w:val="en-US"/>
          </w:rPr>
          <w:t>713.</w:t>
        </w:r>
        <w:r w:rsidRPr="002709E2">
          <w:rPr>
            <w:rFonts w:ascii="Calibri" w:eastAsia="Calibri" w:hAnsi="Calibri" w:cs="Times New Roman"/>
            <w:lang w:val="en-US"/>
          </w:rPr>
          <w:tab/>
          <w:t>n "God, it's really happening. {w}I actually invited him inside."</w:t>
        </w:r>
      </w:ins>
    </w:p>
    <w:p w14:paraId="769CC0EE" w14:textId="77777777" w:rsidR="002709E2" w:rsidRPr="002709E2" w:rsidRDefault="002709E2" w:rsidP="002709E2">
      <w:pPr>
        <w:spacing w:line="600" w:lineRule="auto"/>
        <w:jc w:val="left"/>
        <w:rPr>
          <w:ins w:id="15791" w:author="UTENTE" w:date="2020-06-30T18:54:00Z"/>
          <w:rFonts w:ascii="Calibri" w:eastAsia="Calibri" w:hAnsi="Calibri" w:cs="Times New Roman"/>
          <w:lang w:val="en-US"/>
        </w:rPr>
      </w:pPr>
      <w:ins w:id="15792" w:author="UTENTE" w:date="2020-06-30T18:54:00Z">
        <w:r w:rsidRPr="002709E2">
          <w:rPr>
            <w:rFonts w:ascii="Calibri" w:eastAsia="Calibri" w:hAnsi="Calibri" w:cs="Times New Roman"/>
            <w:lang w:val="en-US"/>
          </w:rPr>
          <w:t>714.</w:t>
        </w:r>
        <w:r w:rsidRPr="002709E2">
          <w:rPr>
            <w:rFonts w:ascii="Calibri" w:eastAsia="Calibri" w:hAnsi="Calibri" w:cs="Times New Roman"/>
            <w:lang w:val="en-US"/>
          </w:rPr>
          <w:tab/>
          <w:t>n "I hope he doesn't think I'm acting weird or anything. I mean, this is a natural thing for friends to do, right?"</w:t>
        </w:r>
      </w:ins>
    </w:p>
    <w:p w14:paraId="76A25A1A" w14:textId="77777777" w:rsidR="002709E2" w:rsidRPr="002709E2" w:rsidRDefault="002709E2" w:rsidP="002709E2">
      <w:pPr>
        <w:spacing w:line="600" w:lineRule="auto"/>
        <w:jc w:val="left"/>
        <w:rPr>
          <w:ins w:id="15793" w:author="UTENTE" w:date="2020-06-30T18:54:00Z"/>
          <w:rFonts w:ascii="Calibri" w:eastAsia="Calibri" w:hAnsi="Calibri" w:cs="Times New Roman"/>
        </w:rPr>
      </w:pPr>
      <w:ins w:id="15794" w:author="UTENTE" w:date="2020-06-30T18:54:00Z">
        <w:r w:rsidRPr="002709E2">
          <w:rPr>
            <w:rFonts w:ascii="Calibri" w:eastAsia="Calibri" w:hAnsi="Calibri" w:cs="Times New Roman"/>
            <w:lang w:val="en-US"/>
          </w:rPr>
          <w:t>715.</w:t>
        </w:r>
        <w:r w:rsidRPr="002709E2">
          <w:rPr>
            <w:rFonts w:ascii="Calibri" w:eastAsia="Calibri" w:hAnsi="Calibri" w:cs="Times New Roman"/>
            <w:lang w:val="en-US"/>
          </w:rPr>
          <w:tab/>
          <w:t xml:space="preserve">n "…Damn it, who am I kidding? {w}I obviously like him as more than a friend. </w:t>
        </w:r>
        <w:r w:rsidRPr="002709E2">
          <w:rPr>
            <w:rFonts w:ascii="Calibri" w:eastAsia="Calibri" w:hAnsi="Calibri" w:cs="Times New Roman"/>
          </w:rPr>
          <w:t>A lot more." </w:t>
        </w:r>
        <w:r w:rsidRPr="002709E2">
          <w:rPr>
            <w:rFonts w:ascii="Calibri" w:eastAsia="Calibri" w:hAnsi="Calibri" w:cs="Times New Roman"/>
          </w:rPr>
          <w:br w:type="page"/>
        </w:r>
      </w:ins>
    </w:p>
    <w:p w14:paraId="4D678A29" w14:textId="77777777" w:rsidR="002709E2" w:rsidRPr="002709E2" w:rsidRDefault="002709E2" w:rsidP="002709E2">
      <w:pPr>
        <w:spacing w:line="600" w:lineRule="auto"/>
        <w:jc w:val="left"/>
        <w:rPr>
          <w:ins w:id="15795" w:author="UTENTE" w:date="2020-06-30T18:54:00Z"/>
          <w:rFonts w:ascii="Calibri" w:eastAsia="Calibri" w:hAnsi="Calibri" w:cs="Times New Roman"/>
        </w:rPr>
      </w:pPr>
      <w:ins w:id="15796" w:author="UTENTE" w:date="2020-06-30T18:54:00Z">
        <w:r w:rsidRPr="002709E2">
          <w:rPr>
            <w:rFonts w:ascii="Calibri" w:eastAsia="Calibri" w:hAnsi="Calibri" w:cs="Times New Roman"/>
          </w:rPr>
          <w:lastRenderedPageBreak/>
          <w:t>704.</w:t>
        </w:r>
        <w:r w:rsidRPr="002709E2">
          <w:rPr>
            <w:rFonts w:ascii="Calibri" w:eastAsia="Calibri" w:hAnsi="Calibri" w:cs="Times New Roman"/>
          </w:rPr>
          <w:tab/>
          <w:t>mc "\"Beh, mi piacerebbe parlare un po' di più.\""</w:t>
        </w:r>
      </w:ins>
    </w:p>
    <w:p w14:paraId="182C2455" w14:textId="77777777" w:rsidR="002709E2" w:rsidRPr="002709E2" w:rsidRDefault="002709E2" w:rsidP="002709E2">
      <w:pPr>
        <w:spacing w:line="600" w:lineRule="auto"/>
        <w:jc w:val="left"/>
        <w:rPr>
          <w:ins w:id="15797" w:author="UTENTE" w:date="2020-06-30T18:54:00Z"/>
          <w:rFonts w:ascii="Calibri" w:eastAsia="Calibri" w:hAnsi="Calibri" w:cs="Times New Roman"/>
        </w:rPr>
      </w:pPr>
      <w:ins w:id="15798" w:author="UTENTE" w:date="2020-06-30T18:54:00Z">
        <w:r w:rsidRPr="002709E2">
          <w:rPr>
            <w:rFonts w:ascii="Calibri" w:eastAsia="Calibri" w:hAnsi="Calibri" w:cs="Times New Roman"/>
          </w:rPr>
          <w:t>705.</w:t>
        </w:r>
        <w:r w:rsidRPr="002709E2">
          <w:rPr>
            <w:rFonts w:ascii="Calibri" w:eastAsia="Calibri" w:hAnsi="Calibri" w:cs="Times New Roman"/>
          </w:rPr>
          <w:tab/>
          <w:t>mc "\"Cos'è quella faccia? Quand'è stata l'ultima volta che hai passato del tempo con qualcuno, comunque?\""</w:t>
        </w:r>
      </w:ins>
    </w:p>
    <w:p w14:paraId="707A97C2" w14:textId="77777777" w:rsidR="002709E2" w:rsidRPr="002709E2" w:rsidRDefault="002709E2" w:rsidP="002709E2">
      <w:pPr>
        <w:spacing w:line="600" w:lineRule="auto"/>
        <w:jc w:val="left"/>
        <w:rPr>
          <w:ins w:id="15799" w:author="UTENTE" w:date="2020-06-30T18:54:00Z"/>
          <w:rFonts w:ascii="Calibri" w:eastAsia="Calibri" w:hAnsi="Calibri" w:cs="Times New Roman"/>
        </w:rPr>
      </w:pPr>
      <w:ins w:id="15800" w:author="UTENTE" w:date="2020-06-30T18:54:00Z">
        <w:r w:rsidRPr="002709E2">
          <w:rPr>
            <w:rFonts w:ascii="Calibri" w:eastAsia="Calibri" w:hAnsi="Calibri" w:cs="Times New Roman"/>
          </w:rPr>
          <w:t>706.</w:t>
        </w:r>
        <w:r w:rsidRPr="002709E2">
          <w:rPr>
            <w:rFonts w:ascii="Calibri" w:eastAsia="Calibri" w:hAnsi="Calibri" w:cs="Times New Roman"/>
          </w:rPr>
          <w:tab/>
          <w:t>mc "\"Vieni di sopra e fumati una sigaretta, non so. Sei uno a posto, vampiro o meno…\""</w:t>
        </w:r>
      </w:ins>
    </w:p>
    <w:p w14:paraId="2A1CE73D" w14:textId="77777777" w:rsidR="002709E2" w:rsidRPr="002709E2" w:rsidRDefault="002709E2" w:rsidP="002709E2">
      <w:pPr>
        <w:spacing w:line="600" w:lineRule="auto"/>
        <w:jc w:val="left"/>
        <w:rPr>
          <w:ins w:id="15801" w:author="UTENTE" w:date="2020-06-30T18:54:00Z"/>
          <w:rFonts w:ascii="Calibri" w:eastAsia="Calibri" w:hAnsi="Calibri" w:cs="Times New Roman"/>
        </w:rPr>
      </w:pPr>
      <w:ins w:id="15802" w:author="UTENTE" w:date="2020-06-30T18:54:00Z">
        <w:r w:rsidRPr="002709E2">
          <w:rPr>
            <w:rFonts w:ascii="Calibri" w:eastAsia="Calibri" w:hAnsi="Calibri" w:cs="Times New Roman"/>
          </w:rPr>
          <w:t>707.</w:t>
        </w:r>
        <w:r w:rsidRPr="002709E2">
          <w:rPr>
            <w:rFonts w:ascii="Calibri" w:eastAsia="Calibri" w:hAnsi="Calibri" w:cs="Times New Roman"/>
          </w:rPr>
          <w:tab/>
          <w:t>mc "\"…E, beh, hai sopportato la mia compagnia finora, qualche minuto in più non può far male, giusto?\""</w:t>
        </w:r>
      </w:ins>
    </w:p>
    <w:p w14:paraId="31DFC915" w14:textId="77777777" w:rsidR="002709E2" w:rsidRPr="002709E2" w:rsidRDefault="002709E2" w:rsidP="002709E2">
      <w:pPr>
        <w:spacing w:line="600" w:lineRule="auto"/>
        <w:jc w:val="left"/>
        <w:rPr>
          <w:ins w:id="15803" w:author="UTENTE" w:date="2020-06-30T18:54:00Z"/>
          <w:rFonts w:ascii="Calibri" w:eastAsia="Calibri" w:hAnsi="Calibri" w:cs="Times New Roman"/>
        </w:rPr>
      </w:pPr>
      <w:ins w:id="15804" w:author="UTENTE" w:date="2020-06-30T18:54:00Z">
        <w:r w:rsidRPr="002709E2">
          <w:rPr>
            <w:rFonts w:ascii="Calibri" w:eastAsia="Calibri" w:hAnsi="Calibri" w:cs="Times New Roman"/>
          </w:rPr>
          <w:t>708.</w:t>
        </w:r>
        <w:r w:rsidRPr="002709E2">
          <w:rPr>
            <w:rFonts w:ascii="Calibri" w:eastAsia="Calibri" w:hAnsi="Calibri" w:cs="Times New Roman"/>
          </w:rPr>
          <w:tab/>
          <w:t>n "Dom tentenna, i suoi occhi cadono dal mio sguardo al marciapiede sotto di lui per qualche secondo."</w:t>
        </w:r>
      </w:ins>
    </w:p>
    <w:p w14:paraId="7131EDC3" w14:textId="77777777" w:rsidR="002709E2" w:rsidRPr="002709E2" w:rsidRDefault="002709E2" w:rsidP="002709E2">
      <w:pPr>
        <w:spacing w:line="600" w:lineRule="auto"/>
        <w:jc w:val="left"/>
        <w:rPr>
          <w:ins w:id="15805" w:author="UTENTE" w:date="2020-06-30T18:54:00Z"/>
          <w:rFonts w:ascii="Calibri" w:eastAsia="Calibri" w:hAnsi="Calibri" w:cs="Times New Roman"/>
        </w:rPr>
      </w:pPr>
      <w:ins w:id="15806" w:author="UTENTE" w:date="2020-06-30T18:54:00Z">
        <w:r w:rsidRPr="002709E2">
          <w:rPr>
            <w:rFonts w:ascii="Calibri" w:eastAsia="Calibri" w:hAnsi="Calibri" w:cs="Times New Roman"/>
          </w:rPr>
          <w:t>709.</w:t>
        </w:r>
        <w:r w:rsidRPr="002709E2">
          <w:rPr>
            <w:rFonts w:ascii="Calibri" w:eastAsia="Calibri" w:hAnsi="Calibri" w:cs="Times New Roman"/>
          </w:rPr>
          <w:tab/>
          <w:t>n "Ma alla fine, alza la testa e annuisce, e non posso fare a meno di sorridere sollevato."</w:t>
        </w:r>
      </w:ins>
    </w:p>
    <w:p w14:paraId="237B4874" w14:textId="77777777" w:rsidR="002709E2" w:rsidRPr="002709E2" w:rsidRDefault="002709E2" w:rsidP="002709E2">
      <w:pPr>
        <w:spacing w:line="600" w:lineRule="auto"/>
        <w:jc w:val="left"/>
        <w:rPr>
          <w:ins w:id="15807" w:author="UTENTE" w:date="2020-06-30T18:54:00Z"/>
          <w:rFonts w:ascii="Calibri" w:eastAsia="Calibri" w:hAnsi="Calibri" w:cs="Times New Roman"/>
        </w:rPr>
      </w:pPr>
      <w:ins w:id="15808" w:author="UTENTE" w:date="2020-06-30T18:54:00Z">
        <w:r w:rsidRPr="002709E2">
          <w:rPr>
            <w:rFonts w:ascii="Calibri" w:eastAsia="Calibri" w:hAnsi="Calibri" w:cs="Times New Roman"/>
          </w:rPr>
          <w:t>710.</w:t>
        </w:r>
        <w:r w:rsidRPr="002709E2">
          <w:rPr>
            <w:rFonts w:ascii="Calibri" w:eastAsia="Calibri" w:hAnsi="Calibri" w:cs="Times New Roman"/>
          </w:rPr>
          <w:tab/>
          <w:t>mc "\"Forza, allora! Non rimaniamo qui fuori finché non sorge il sole, eh?\""</w:t>
        </w:r>
      </w:ins>
    </w:p>
    <w:p w14:paraId="4B97524C" w14:textId="77777777" w:rsidR="002709E2" w:rsidRPr="002709E2" w:rsidRDefault="002709E2" w:rsidP="002709E2">
      <w:pPr>
        <w:spacing w:line="600" w:lineRule="auto"/>
        <w:jc w:val="left"/>
        <w:rPr>
          <w:ins w:id="15809" w:author="UTENTE" w:date="2020-06-30T18:54:00Z"/>
          <w:rFonts w:ascii="Calibri" w:eastAsia="Calibri" w:hAnsi="Calibri" w:cs="Times New Roman"/>
        </w:rPr>
      </w:pPr>
      <w:ins w:id="15810" w:author="UTENTE" w:date="2020-06-30T18:54:00Z">
        <w:r w:rsidRPr="002709E2">
          <w:rPr>
            <w:rFonts w:ascii="Calibri" w:eastAsia="Calibri" w:hAnsi="Calibri" w:cs="Times New Roman"/>
          </w:rPr>
          <w:t>711.</w:t>
        </w:r>
        <w:r w:rsidRPr="002709E2">
          <w:rPr>
            <w:rFonts w:ascii="Calibri" w:eastAsia="Calibri" w:hAnsi="Calibri" w:cs="Times New Roman"/>
          </w:rPr>
          <w:tab/>
          <w:t>d "\"…Sì.\""</w:t>
        </w:r>
      </w:ins>
    </w:p>
    <w:p w14:paraId="073D0461" w14:textId="77777777" w:rsidR="002709E2" w:rsidRPr="002709E2" w:rsidRDefault="002709E2" w:rsidP="002709E2">
      <w:pPr>
        <w:spacing w:line="600" w:lineRule="auto"/>
        <w:jc w:val="left"/>
        <w:rPr>
          <w:ins w:id="15811" w:author="UTENTE" w:date="2020-06-30T18:54:00Z"/>
          <w:rFonts w:ascii="Calibri" w:eastAsia="Calibri" w:hAnsi="Calibri" w:cs="Times New Roman"/>
        </w:rPr>
      </w:pPr>
      <w:ins w:id="15812" w:author="UTENTE" w:date="2020-06-30T18:54:00Z">
        <w:r w:rsidRPr="002709E2">
          <w:rPr>
            <w:rFonts w:ascii="Calibri" w:eastAsia="Calibri" w:hAnsi="Calibri" w:cs="Times New Roman"/>
          </w:rPr>
          <w:t>712.</w:t>
        </w:r>
        <w:r w:rsidRPr="002709E2">
          <w:rPr>
            <w:rFonts w:ascii="Calibri" w:eastAsia="Calibri" w:hAnsi="Calibri" w:cs="Times New Roman"/>
          </w:rPr>
          <w:tab/>
          <w:t>n "Con Dominic subito dietro di me, salgo verso il mio appartamento, il mio cuore inizia a battere sempre più veloce."</w:t>
        </w:r>
      </w:ins>
    </w:p>
    <w:p w14:paraId="4ADDBDC0" w14:textId="77777777" w:rsidR="002709E2" w:rsidRPr="002709E2" w:rsidRDefault="002709E2" w:rsidP="002709E2">
      <w:pPr>
        <w:spacing w:line="600" w:lineRule="auto"/>
        <w:jc w:val="left"/>
        <w:rPr>
          <w:ins w:id="15813" w:author="UTENTE" w:date="2020-06-30T18:54:00Z"/>
          <w:rFonts w:ascii="Calibri" w:eastAsia="Calibri" w:hAnsi="Calibri" w:cs="Times New Roman"/>
        </w:rPr>
      </w:pPr>
      <w:ins w:id="15814" w:author="UTENTE" w:date="2020-06-30T18:54:00Z">
        <w:r w:rsidRPr="002709E2">
          <w:rPr>
            <w:rFonts w:ascii="Calibri" w:eastAsia="Calibri" w:hAnsi="Calibri" w:cs="Times New Roman"/>
          </w:rPr>
          <w:t>713.</w:t>
        </w:r>
        <w:r w:rsidRPr="002709E2">
          <w:rPr>
            <w:rFonts w:ascii="Calibri" w:eastAsia="Calibri" w:hAnsi="Calibri" w:cs="Times New Roman"/>
          </w:rPr>
          <w:tab/>
          <w:t>n "\"Cristo, sta succedendo davvero. {w}L'ho davvero invitato a casa."</w:t>
        </w:r>
      </w:ins>
    </w:p>
    <w:p w14:paraId="37C557A7" w14:textId="77777777" w:rsidR="002709E2" w:rsidRPr="002709E2" w:rsidRDefault="002709E2" w:rsidP="002709E2">
      <w:pPr>
        <w:spacing w:line="600" w:lineRule="auto"/>
        <w:jc w:val="left"/>
        <w:rPr>
          <w:ins w:id="15815" w:author="UTENTE" w:date="2020-06-30T18:54:00Z"/>
          <w:rFonts w:ascii="Calibri" w:eastAsia="Calibri" w:hAnsi="Calibri" w:cs="Times New Roman"/>
        </w:rPr>
      </w:pPr>
      <w:ins w:id="15816" w:author="UTENTE" w:date="2020-06-30T18:54:00Z">
        <w:r w:rsidRPr="002709E2">
          <w:rPr>
            <w:rFonts w:ascii="Calibri" w:eastAsia="Calibri" w:hAnsi="Calibri" w:cs="Times New Roman"/>
          </w:rPr>
          <w:t>714.</w:t>
        </w:r>
        <w:r w:rsidRPr="002709E2">
          <w:rPr>
            <w:rFonts w:ascii="Calibri" w:eastAsia="Calibri" w:hAnsi="Calibri" w:cs="Times New Roman"/>
          </w:rPr>
          <w:tab/>
          <w:t>n "Spero non pensi che mi stia comportando in maniera strana o che. Voglio dire, è una cosa piuttosto normale per due amici, no?"</w:t>
        </w:r>
      </w:ins>
    </w:p>
    <w:p w14:paraId="28C06089" w14:textId="77777777" w:rsidR="002709E2" w:rsidRPr="002709E2" w:rsidRDefault="002709E2" w:rsidP="002709E2">
      <w:pPr>
        <w:spacing w:line="600" w:lineRule="auto"/>
        <w:jc w:val="left"/>
        <w:rPr>
          <w:ins w:id="15817" w:author="UTENTE" w:date="2020-06-30T18:54:00Z"/>
          <w:rFonts w:ascii="Calibri" w:eastAsia="Calibri" w:hAnsi="Calibri" w:cs="Times New Roman"/>
          <w:lang w:val="en-US"/>
          <w:rPrChange w:id="15818" w:author="UTENTE" w:date="2020-06-30T18:54:00Z">
            <w:rPr>
              <w:ins w:id="15819" w:author="UTENTE" w:date="2020-06-30T18:54:00Z"/>
              <w:rFonts w:ascii="Calibri" w:eastAsia="Calibri" w:hAnsi="Calibri" w:cs="Times New Roman"/>
            </w:rPr>
          </w:rPrChange>
        </w:rPr>
      </w:pPr>
      <w:ins w:id="15820" w:author="UTENTE" w:date="2020-06-30T18:54:00Z">
        <w:r w:rsidRPr="002709E2">
          <w:rPr>
            <w:rFonts w:ascii="Calibri" w:eastAsia="Calibri" w:hAnsi="Calibri" w:cs="Times New Roman"/>
          </w:rPr>
          <w:t>715.</w:t>
        </w:r>
        <w:r w:rsidRPr="002709E2">
          <w:rPr>
            <w:rFonts w:ascii="Calibri" w:eastAsia="Calibri" w:hAnsi="Calibri" w:cs="Times New Roman"/>
          </w:rPr>
          <w:tab/>
          <w:t xml:space="preserve">n "…Cazzo, ma chi voglio prendere in giro? {w}È ovvio che mi piace più di un amico. </w:t>
        </w:r>
        <w:r w:rsidRPr="002709E2">
          <w:rPr>
            <w:rFonts w:ascii="Calibri" w:eastAsia="Calibri" w:hAnsi="Calibri" w:cs="Times New Roman"/>
            <w:lang w:val="en-US"/>
            <w:rPrChange w:id="15821" w:author="UTENTE" w:date="2020-06-30T18:54:00Z">
              <w:rPr>
                <w:rFonts w:ascii="Calibri" w:eastAsia="Calibri" w:hAnsi="Calibri" w:cs="Times New Roman"/>
              </w:rPr>
            </w:rPrChange>
          </w:rPr>
          <w:t>Molto di più." </w:t>
        </w:r>
        <w:r w:rsidRPr="002709E2">
          <w:rPr>
            <w:rFonts w:ascii="Calibri" w:eastAsia="Calibri" w:hAnsi="Calibri" w:cs="Times New Roman"/>
            <w:lang w:val="en-US"/>
            <w:rPrChange w:id="15822" w:author="UTENTE" w:date="2020-06-30T18:54:00Z">
              <w:rPr>
                <w:rFonts w:ascii="Calibri" w:eastAsia="Calibri" w:hAnsi="Calibri" w:cs="Times New Roman"/>
              </w:rPr>
            </w:rPrChange>
          </w:rPr>
          <w:br w:type="page"/>
        </w:r>
      </w:ins>
    </w:p>
    <w:p w14:paraId="77442A74" w14:textId="77777777" w:rsidR="002709E2" w:rsidRPr="002709E2" w:rsidRDefault="002709E2" w:rsidP="002709E2">
      <w:pPr>
        <w:spacing w:line="600" w:lineRule="auto"/>
        <w:jc w:val="left"/>
        <w:rPr>
          <w:ins w:id="15823" w:author="UTENTE" w:date="2020-06-30T18:54:00Z"/>
          <w:rFonts w:ascii="Calibri" w:eastAsia="Calibri" w:hAnsi="Calibri" w:cs="Times New Roman"/>
          <w:lang w:val="en-US"/>
        </w:rPr>
      </w:pPr>
      <w:ins w:id="15824" w:author="UTENTE" w:date="2020-06-30T18:54:00Z">
        <w:r w:rsidRPr="002709E2">
          <w:rPr>
            <w:rFonts w:ascii="Calibri" w:eastAsia="Calibri" w:hAnsi="Calibri" w:cs="Times New Roman"/>
            <w:lang w:val="en-US"/>
          </w:rPr>
          <w:lastRenderedPageBreak/>
          <w:t>716.</w:t>
        </w:r>
        <w:r w:rsidRPr="002709E2">
          <w:rPr>
            <w:rFonts w:ascii="Calibri" w:eastAsia="Calibri" w:hAnsi="Calibri" w:cs="Times New Roman"/>
            <w:lang w:val="en-US"/>
          </w:rPr>
          <w:tab/>
          <w:t>mc "\"Well, this is it!\""</w:t>
        </w:r>
      </w:ins>
    </w:p>
    <w:p w14:paraId="0D1D974F" w14:textId="77777777" w:rsidR="002709E2" w:rsidRPr="002709E2" w:rsidRDefault="002709E2" w:rsidP="002709E2">
      <w:pPr>
        <w:spacing w:line="600" w:lineRule="auto"/>
        <w:jc w:val="left"/>
        <w:rPr>
          <w:ins w:id="15825" w:author="UTENTE" w:date="2020-06-30T18:54:00Z"/>
          <w:rFonts w:ascii="Calibri" w:eastAsia="Calibri" w:hAnsi="Calibri" w:cs="Times New Roman"/>
          <w:lang w:val="en-US"/>
        </w:rPr>
      </w:pPr>
      <w:ins w:id="15826" w:author="UTENTE" w:date="2020-06-30T18:54:00Z">
        <w:r w:rsidRPr="002709E2">
          <w:rPr>
            <w:rFonts w:ascii="Calibri" w:eastAsia="Calibri" w:hAnsi="Calibri" w:cs="Times New Roman"/>
            <w:lang w:val="en-US"/>
          </w:rPr>
          <w:t>717.</w:t>
        </w:r>
        <w:r w:rsidRPr="002709E2">
          <w:rPr>
            <w:rFonts w:ascii="Calibri" w:eastAsia="Calibri" w:hAnsi="Calibri" w:cs="Times New Roman"/>
            <w:lang w:val="en-US"/>
          </w:rPr>
          <w:tab/>
          <w:t>mc "\"Not Buckingham Palace or anything, but hey, it's home.\""</w:t>
        </w:r>
      </w:ins>
    </w:p>
    <w:p w14:paraId="43426C38" w14:textId="77777777" w:rsidR="002709E2" w:rsidRPr="002709E2" w:rsidRDefault="002709E2" w:rsidP="002709E2">
      <w:pPr>
        <w:spacing w:line="600" w:lineRule="auto"/>
        <w:jc w:val="left"/>
        <w:rPr>
          <w:ins w:id="15827" w:author="UTENTE" w:date="2020-06-30T18:54:00Z"/>
          <w:rFonts w:ascii="Calibri" w:eastAsia="Calibri" w:hAnsi="Calibri" w:cs="Times New Roman"/>
          <w:lang w:val="en-US"/>
        </w:rPr>
      </w:pPr>
      <w:ins w:id="15828" w:author="UTENTE" w:date="2020-06-30T18:54:00Z">
        <w:r w:rsidRPr="002709E2">
          <w:rPr>
            <w:rFonts w:ascii="Calibri" w:eastAsia="Calibri" w:hAnsi="Calibri" w:cs="Times New Roman"/>
            <w:lang w:val="en-US"/>
          </w:rPr>
          <w:t>718.</w:t>
        </w:r>
        <w:r w:rsidRPr="002709E2">
          <w:rPr>
            <w:rFonts w:ascii="Calibri" w:eastAsia="Calibri" w:hAnsi="Calibri" w:cs="Times New Roman"/>
            <w:lang w:val="en-US"/>
          </w:rPr>
          <w:tab/>
          <w:t>mc "\"W-well, here it is.\""</w:t>
        </w:r>
      </w:ins>
    </w:p>
    <w:p w14:paraId="663E74DC" w14:textId="77777777" w:rsidR="002709E2" w:rsidRPr="002709E2" w:rsidRDefault="002709E2" w:rsidP="002709E2">
      <w:pPr>
        <w:spacing w:line="600" w:lineRule="auto"/>
        <w:jc w:val="left"/>
        <w:rPr>
          <w:ins w:id="15829" w:author="UTENTE" w:date="2020-06-30T18:54:00Z"/>
          <w:rFonts w:ascii="Calibri" w:eastAsia="Calibri" w:hAnsi="Calibri" w:cs="Times New Roman"/>
          <w:lang w:val="en-US"/>
        </w:rPr>
      </w:pPr>
      <w:ins w:id="15830" w:author="UTENTE" w:date="2020-06-30T18:54:00Z">
        <w:r w:rsidRPr="002709E2">
          <w:rPr>
            <w:rFonts w:ascii="Calibri" w:eastAsia="Calibri" w:hAnsi="Calibri" w:cs="Times New Roman"/>
            <w:lang w:val="en-US"/>
          </w:rPr>
          <w:t>719.</w:t>
        </w:r>
        <w:r w:rsidRPr="002709E2">
          <w:rPr>
            <w:rFonts w:ascii="Calibri" w:eastAsia="Calibri" w:hAnsi="Calibri" w:cs="Times New Roman"/>
            <w:lang w:val="en-US"/>
          </w:rPr>
          <w:tab/>
          <w:t>mc "\"Make yourself at home!… Ah, sorry in advance for any clothes lying around.\""</w:t>
        </w:r>
      </w:ins>
    </w:p>
    <w:p w14:paraId="051617EF" w14:textId="77777777" w:rsidR="002709E2" w:rsidRPr="002709E2" w:rsidRDefault="002709E2" w:rsidP="002709E2">
      <w:pPr>
        <w:spacing w:line="600" w:lineRule="auto"/>
        <w:jc w:val="left"/>
        <w:rPr>
          <w:ins w:id="15831" w:author="UTENTE" w:date="2020-06-30T18:54:00Z"/>
          <w:rFonts w:ascii="Calibri" w:eastAsia="Calibri" w:hAnsi="Calibri" w:cs="Times New Roman"/>
          <w:lang w:val="en-US"/>
        </w:rPr>
      </w:pPr>
      <w:ins w:id="15832" w:author="UTENTE" w:date="2020-06-30T18:54:00Z">
        <w:r w:rsidRPr="002709E2">
          <w:rPr>
            <w:rFonts w:ascii="Calibri" w:eastAsia="Calibri" w:hAnsi="Calibri" w:cs="Times New Roman"/>
            <w:lang w:val="en-US"/>
          </w:rPr>
          <w:t>720.</w:t>
        </w:r>
        <w:r w:rsidRPr="002709E2">
          <w:rPr>
            <w:rFonts w:ascii="Calibri" w:eastAsia="Calibri" w:hAnsi="Calibri" w:cs="Times New Roman"/>
            <w:lang w:val="en-US"/>
          </w:rPr>
          <w:tab/>
          <w:t>n "I nervously chuckle after leading Dom inside, watching him while his eyes dart around my apartment."</w:t>
        </w:r>
      </w:ins>
    </w:p>
    <w:p w14:paraId="3BA0D08A" w14:textId="77777777" w:rsidR="002709E2" w:rsidRPr="002709E2" w:rsidRDefault="002709E2" w:rsidP="002709E2">
      <w:pPr>
        <w:spacing w:line="600" w:lineRule="auto"/>
        <w:jc w:val="left"/>
        <w:rPr>
          <w:ins w:id="15833" w:author="UTENTE" w:date="2020-06-30T18:54:00Z"/>
          <w:rFonts w:ascii="Calibri" w:eastAsia="Calibri" w:hAnsi="Calibri" w:cs="Times New Roman"/>
          <w:lang w:val="en-US"/>
        </w:rPr>
      </w:pPr>
      <w:ins w:id="15834" w:author="UTENTE" w:date="2020-06-30T18:54:00Z">
        <w:r w:rsidRPr="002709E2">
          <w:rPr>
            <w:rFonts w:ascii="Calibri" w:eastAsia="Calibri" w:hAnsi="Calibri" w:cs="Times New Roman"/>
            <w:lang w:val="en-US"/>
          </w:rPr>
          <w:t>721.</w:t>
        </w:r>
        <w:r w:rsidRPr="002709E2">
          <w:rPr>
            <w:rFonts w:ascii="Calibri" w:eastAsia="Calibri" w:hAnsi="Calibri" w:cs="Times New Roman"/>
            <w:lang w:val="en-US"/>
          </w:rPr>
          <w:tab/>
          <w:t>d "\"…I like it.\""</w:t>
        </w:r>
      </w:ins>
    </w:p>
    <w:p w14:paraId="236D1820" w14:textId="77777777" w:rsidR="002709E2" w:rsidRPr="002709E2" w:rsidRDefault="002709E2" w:rsidP="002709E2">
      <w:pPr>
        <w:spacing w:line="600" w:lineRule="auto"/>
        <w:jc w:val="left"/>
        <w:rPr>
          <w:ins w:id="15835" w:author="UTENTE" w:date="2020-06-30T18:54:00Z"/>
          <w:rFonts w:ascii="Calibri" w:eastAsia="Calibri" w:hAnsi="Calibri" w:cs="Times New Roman"/>
          <w:lang w:val="en-US"/>
        </w:rPr>
      </w:pPr>
      <w:ins w:id="15836" w:author="UTENTE" w:date="2020-06-30T18:54:00Z">
        <w:r w:rsidRPr="002709E2">
          <w:rPr>
            <w:rFonts w:ascii="Calibri" w:eastAsia="Calibri" w:hAnsi="Calibri" w:cs="Times New Roman"/>
            <w:lang w:val="en-US"/>
          </w:rPr>
          <w:t>722.</w:t>
        </w:r>
        <w:r w:rsidRPr="002709E2">
          <w:rPr>
            <w:rFonts w:ascii="Calibri" w:eastAsia="Calibri" w:hAnsi="Calibri" w:cs="Times New Roman"/>
            <w:lang w:val="en-US"/>
          </w:rPr>
          <w:tab/>
          <w:t>n "A faint smile curls on his lips, lightening the shadow that's been there all night."</w:t>
        </w:r>
      </w:ins>
    </w:p>
    <w:p w14:paraId="2B433CDF" w14:textId="77777777" w:rsidR="002709E2" w:rsidRPr="002709E2" w:rsidRDefault="002709E2" w:rsidP="002709E2">
      <w:pPr>
        <w:spacing w:line="600" w:lineRule="auto"/>
        <w:jc w:val="left"/>
        <w:rPr>
          <w:ins w:id="15837" w:author="UTENTE" w:date="2020-06-30T18:54:00Z"/>
          <w:rFonts w:ascii="Calibri" w:eastAsia="Calibri" w:hAnsi="Calibri" w:cs="Times New Roman"/>
          <w:lang w:val="en-US"/>
        </w:rPr>
      </w:pPr>
      <w:ins w:id="15838" w:author="UTENTE" w:date="2020-06-30T18:54:00Z">
        <w:r w:rsidRPr="002709E2">
          <w:rPr>
            <w:rFonts w:ascii="Calibri" w:eastAsia="Calibri" w:hAnsi="Calibri" w:cs="Times New Roman"/>
            <w:lang w:val="en-US"/>
          </w:rPr>
          <w:t>723.</w:t>
        </w:r>
        <w:r w:rsidRPr="002709E2">
          <w:rPr>
            <w:rFonts w:ascii="Calibri" w:eastAsia="Calibri" w:hAnsi="Calibri" w:cs="Times New Roman"/>
            <w:lang w:val="en-US"/>
          </w:rPr>
          <w:tab/>
          <w:t>mc "\"O-oh, really?\""</w:t>
        </w:r>
      </w:ins>
    </w:p>
    <w:p w14:paraId="4D830829" w14:textId="77777777" w:rsidR="002709E2" w:rsidRPr="002709E2" w:rsidRDefault="002709E2" w:rsidP="002709E2">
      <w:pPr>
        <w:spacing w:line="600" w:lineRule="auto"/>
        <w:jc w:val="left"/>
        <w:rPr>
          <w:ins w:id="15839" w:author="UTENTE" w:date="2020-06-30T18:54:00Z"/>
          <w:rFonts w:ascii="Calibri" w:eastAsia="Calibri" w:hAnsi="Calibri" w:cs="Times New Roman"/>
          <w:lang w:val="en-US"/>
        </w:rPr>
      </w:pPr>
      <w:ins w:id="15840" w:author="UTENTE" w:date="2020-06-30T18:54:00Z">
        <w:r w:rsidRPr="002709E2">
          <w:rPr>
            <w:rFonts w:ascii="Calibri" w:eastAsia="Calibri" w:hAnsi="Calibri" w:cs="Times New Roman"/>
            <w:lang w:val="en-US"/>
          </w:rPr>
          <w:t>724.</w:t>
        </w:r>
        <w:r w:rsidRPr="002709E2">
          <w:rPr>
            <w:rFonts w:ascii="Calibri" w:eastAsia="Calibri" w:hAnsi="Calibri" w:cs="Times New Roman"/>
            <w:lang w:val="en-US"/>
          </w:rPr>
          <w:tab/>
          <w:t>mc "\"I mean, thanks! Needs some serious spring cleaning, though…\""</w:t>
        </w:r>
      </w:ins>
    </w:p>
    <w:p w14:paraId="36DCDBDF" w14:textId="77777777" w:rsidR="002709E2" w:rsidRPr="002709E2" w:rsidRDefault="002709E2" w:rsidP="002709E2">
      <w:pPr>
        <w:spacing w:line="600" w:lineRule="auto"/>
        <w:jc w:val="left"/>
        <w:rPr>
          <w:ins w:id="15841" w:author="UTENTE" w:date="2020-06-30T18:54:00Z"/>
          <w:rFonts w:ascii="Calibri" w:eastAsia="Calibri" w:hAnsi="Calibri" w:cs="Times New Roman"/>
          <w:lang w:val="en-US"/>
        </w:rPr>
      </w:pPr>
      <w:ins w:id="15842" w:author="UTENTE" w:date="2020-06-30T18:54:00Z">
        <w:r w:rsidRPr="002709E2">
          <w:rPr>
            <w:rFonts w:ascii="Calibri" w:eastAsia="Calibri" w:hAnsi="Calibri" w:cs="Times New Roman"/>
            <w:lang w:val="en-US"/>
          </w:rPr>
          <w:t>725.</w:t>
        </w:r>
        <w:r w:rsidRPr="002709E2">
          <w:rPr>
            <w:rFonts w:ascii="Calibri" w:eastAsia="Calibri" w:hAnsi="Calibri" w:cs="Times New Roman"/>
            <w:lang w:val="en-US"/>
          </w:rPr>
          <w:tab/>
          <w:t>n "As I scratch the back of my neck, uncertain of what to do next, Dom lowers himself onto the edge of my bed."</w:t>
        </w:r>
      </w:ins>
    </w:p>
    <w:p w14:paraId="51EBBEB8" w14:textId="77777777" w:rsidR="002709E2" w:rsidRPr="002709E2" w:rsidRDefault="002709E2" w:rsidP="002709E2">
      <w:pPr>
        <w:spacing w:line="600" w:lineRule="auto"/>
        <w:jc w:val="left"/>
        <w:rPr>
          <w:ins w:id="15843" w:author="UTENTE" w:date="2020-06-30T18:54:00Z"/>
          <w:rFonts w:ascii="Calibri" w:eastAsia="Calibri" w:hAnsi="Calibri" w:cs="Times New Roman"/>
          <w:lang w:val="en-US"/>
        </w:rPr>
      </w:pPr>
      <w:ins w:id="15844" w:author="UTENTE" w:date="2020-06-30T18:54:00Z">
        <w:r w:rsidRPr="002709E2">
          <w:rPr>
            <w:rFonts w:ascii="Calibri" w:eastAsia="Calibri" w:hAnsi="Calibri" w:cs="Times New Roman"/>
            <w:lang w:val="en-US"/>
          </w:rPr>
          <w:t>726.</w:t>
        </w:r>
        <w:r w:rsidRPr="002709E2">
          <w:rPr>
            <w:rFonts w:ascii="Calibri" w:eastAsia="Calibri" w:hAnsi="Calibri" w:cs="Times New Roman"/>
            <w:lang w:val="en-US"/>
          </w:rPr>
          <w:tab/>
          <w:t>n "The mattress springs creak a little under his weight, but he doesn't seem to notice."</w:t>
        </w:r>
      </w:ins>
    </w:p>
    <w:p w14:paraId="5C008856" w14:textId="77777777" w:rsidR="002709E2" w:rsidRPr="002709E2" w:rsidRDefault="002709E2" w:rsidP="002709E2">
      <w:pPr>
        <w:spacing w:line="600" w:lineRule="auto"/>
        <w:jc w:val="left"/>
        <w:rPr>
          <w:ins w:id="15845" w:author="UTENTE" w:date="2020-06-30T18:54:00Z"/>
          <w:rFonts w:ascii="Calibri" w:eastAsia="Calibri" w:hAnsi="Calibri" w:cs="Times New Roman"/>
          <w:lang w:val="en-US"/>
        </w:rPr>
      </w:pPr>
      <w:ins w:id="15846" w:author="UTENTE" w:date="2020-06-30T18:54:00Z">
        <w:r w:rsidRPr="002709E2">
          <w:rPr>
            <w:rFonts w:ascii="Calibri" w:eastAsia="Calibri" w:hAnsi="Calibri" w:cs="Times New Roman"/>
            <w:lang w:val="en-US"/>
          </w:rPr>
          <w:t>727.</w:t>
        </w:r>
        <w:r w:rsidRPr="002709E2">
          <w:rPr>
            <w:rFonts w:ascii="Calibri" w:eastAsia="Calibri" w:hAnsi="Calibri" w:cs="Times New Roman"/>
            <w:lang w:val="en-US"/>
          </w:rPr>
          <w:tab/>
          <w:t>mc "\"So, how about a drink? I've got some wine in the fridge, a couple cans of beer too.\""</w:t>
        </w:r>
      </w:ins>
    </w:p>
    <w:p w14:paraId="1B7B2FE0" w14:textId="77777777" w:rsidR="002709E2" w:rsidRPr="002709E2" w:rsidRDefault="002709E2" w:rsidP="002709E2">
      <w:pPr>
        <w:spacing w:line="600" w:lineRule="auto"/>
        <w:jc w:val="left"/>
        <w:rPr>
          <w:ins w:id="15847" w:author="UTENTE" w:date="2020-06-30T18:54:00Z"/>
          <w:rFonts w:ascii="Calibri" w:eastAsia="Calibri" w:hAnsi="Calibri" w:cs="Times New Roman"/>
        </w:rPr>
      </w:pPr>
      <w:ins w:id="15848" w:author="UTENTE" w:date="2020-06-30T18:54:00Z">
        <w:r w:rsidRPr="002709E2">
          <w:rPr>
            <w:rFonts w:ascii="Calibri" w:eastAsia="Calibri" w:hAnsi="Calibri" w:cs="Times New Roman"/>
            <w:lang w:val="en-US"/>
          </w:rPr>
          <w:t>728.</w:t>
        </w:r>
        <w:r w:rsidRPr="002709E2">
          <w:rPr>
            <w:rFonts w:ascii="Calibri" w:eastAsia="Calibri" w:hAnsi="Calibri" w:cs="Times New Roman"/>
            <w:lang w:val="en-US"/>
          </w:rPr>
          <w:tab/>
          <w:t xml:space="preserve">mc "\"You drank that cup of coffee, so alcohol's good too, right? </w:t>
        </w:r>
        <w:r w:rsidRPr="002709E2">
          <w:rPr>
            <w:rFonts w:ascii="Calibri" w:eastAsia="Calibri" w:hAnsi="Calibri" w:cs="Times New Roman"/>
          </w:rPr>
          <w:t>Eheh.\"" </w:t>
        </w:r>
        <w:r w:rsidRPr="002709E2">
          <w:rPr>
            <w:rFonts w:ascii="Calibri" w:eastAsia="Calibri" w:hAnsi="Calibri" w:cs="Times New Roman"/>
          </w:rPr>
          <w:br w:type="page"/>
        </w:r>
      </w:ins>
    </w:p>
    <w:p w14:paraId="5FE855AD" w14:textId="77777777" w:rsidR="002709E2" w:rsidRPr="002709E2" w:rsidRDefault="002709E2" w:rsidP="002709E2">
      <w:pPr>
        <w:spacing w:line="600" w:lineRule="auto"/>
        <w:jc w:val="left"/>
        <w:rPr>
          <w:ins w:id="15849" w:author="UTENTE" w:date="2020-06-30T18:54:00Z"/>
          <w:rFonts w:ascii="Calibri" w:eastAsia="Calibri" w:hAnsi="Calibri" w:cs="Times New Roman"/>
        </w:rPr>
      </w:pPr>
      <w:ins w:id="15850" w:author="UTENTE" w:date="2020-06-30T18:54:00Z">
        <w:r w:rsidRPr="002709E2">
          <w:rPr>
            <w:rFonts w:ascii="Calibri" w:eastAsia="Calibri" w:hAnsi="Calibri" w:cs="Times New Roman"/>
          </w:rPr>
          <w:lastRenderedPageBreak/>
          <w:t>716.</w:t>
        </w:r>
        <w:r w:rsidRPr="002709E2">
          <w:rPr>
            <w:rFonts w:ascii="Calibri" w:eastAsia="Calibri" w:hAnsi="Calibri" w:cs="Times New Roman"/>
          </w:rPr>
          <w:tab/>
          <w:t>mc "\"Beh, ecco qua!\""</w:t>
        </w:r>
      </w:ins>
    </w:p>
    <w:p w14:paraId="6F2BBB9D" w14:textId="77777777" w:rsidR="002709E2" w:rsidRPr="002709E2" w:rsidRDefault="002709E2" w:rsidP="002709E2">
      <w:pPr>
        <w:spacing w:line="600" w:lineRule="auto"/>
        <w:jc w:val="left"/>
        <w:rPr>
          <w:ins w:id="15851" w:author="UTENTE" w:date="2020-06-30T18:54:00Z"/>
          <w:rFonts w:ascii="Calibri" w:eastAsia="Calibri" w:hAnsi="Calibri" w:cs="Times New Roman"/>
        </w:rPr>
      </w:pPr>
      <w:ins w:id="15852" w:author="UTENTE" w:date="2020-06-30T18:54:00Z">
        <w:r w:rsidRPr="002709E2">
          <w:rPr>
            <w:rFonts w:ascii="Calibri" w:eastAsia="Calibri" w:hAnsi="Calibri" w:cs="Times New Roman"/>
          </w:rPr>
          <w:t>717.</w:t>
        </w:r>
        <w:r w:rsidRPr="002709E2">
          <w:rPr>
            <w:rFonts w:ascii="Calibri" w:eastAsia="Calibri" w:hAnsi="Calibri" w:cs="Times New Roman"/>
          </w:rPr>
          <w:tab/>
          <w:t>mc "\"Non è Buckingham Palace, ma, ehi, è casa.\""</w:t>
        </w:r>
      </w:ins>
    </w:p>
    <w:p w14:paraId="7BC97A35" w14:textId="77777777" w:rsidR="002709E2" w:rsidRPr="002709E2" w:rsidRDefault="002709E2" w:rsidP="002709E2">
      <w:pPr>
        <w:spacing w:line="600" w:lineRule="auto"/>
        <w:jc w:val="left"/>
        <w:rPr>
          <w:ins w:id="15853" w:author="UTENTE" w:date="2020-06-30T18:54:00Z"/>
          <w:rFonts w:ascii="Calibri" w:eastAsia="Calibri" w:hAnsi="Calibri" w:cs="Times New Roman"/>
        </w:rPr>
      </w:pPr>
      <w:ins w:id="15854" w:author="UTENTE" w:date="2020-06-30T18:54:00Z">
        <w:r w:rsidRPr="002709E2">
          <w:rPr>
            <w:rFonts w:ascii="Calibri" w:eastAsia="Calibri" w:hAnsi="Calibri" w:cs="Times New Roman"/>
          </w:rPr>
          <w:t>718.</w:t>
        </w:r>
        <w:r w:rsidRPr="002709E2">
          <w:rPr>
            <w:rFonts w:ascii="Calibri" w:eastAsia="Calibri" w:hAnsi="Calibri" w:cs="Times New Roman"/>
          </w:rPr>
          <w:tab/>
          <w:t>mc "\"B-beh, ecco qua.\""</w:t>
        </w:r>
      </w:ins>
    </w:p>
    <w:p w14:paraId="7B622CF9" w14:textId="77777777" w:rsidR="002709E2" w:rsidRPr="002709E2" w:rsidRDefault="002709E2" w:rsidP="002709E2">
      <w:pPr>
        <w:spacing w:line="600" w:lineRule="auto"/>
        <w:jc w:val="left"/>
        <w:rPr>
          <w:ins w:id="15855" w:author="UTENTE" w:date="2020-06-30T18:54:00Z"/>
          <w:rFonts w:ascii="Calibri" w:eastAsia="Calibri" w:hAnsi="Calibri" w:cs="Times New Roman"/>
        </w:rPr>
      </w:pPr>
      <w:ins w:id="15856" w:author="UTENTE" w:date="2020-06-30T18:54:00Z">
        <w:r w:rsidRPr="002709E2">
          <w:rPr>
            <w:rFonts w:ascii="Calibri" w:eastAsia="Calibri" w:hAnsi="Calibri" w:cs="Times New Roman"/>
          </w:rPr>
          <w:t>719.</w:t>
        </w:r>
        <w:r w:rsidRPr="002709E2">
          <w:rPr>
            <w:rFonts w:ascii="Calibri" w:eastAsia="Calibri" w:hAnsi="Calibri" w:cs="Times New Roman"/>
          </w:rPr>
          <w:tab/>
          <w:t>mc "\"Fai come se fossi a casa tua!… Ah, scusa in anticipo per i vestiti in giro.\""</w:t>
        </w:r>
      </w:ins>
    </w:p>
    <w:p w14:paraId="0064580D" w14:textId="77777777" w:rsidR="002709E2" w:rsidRPr="002709E2" w:rsidRDefault="002709E2" w:rsidP="002709E2">
      <w:pPr>
        <w:spacing w:line="600" w:lineRule="auto"/>
        <w:jc w:val="left"/>
        <w:rPr>
          <w:ins w:id="15857" w:author="UTENTE" w:date="2020-06-30T18:54:00Z"/>
          <w:rFonts w:ascii="Calibri" w:eastAsia="Calibri" w:hAnsi="Calibri" w:cs="Times New Roman"/>
        </w:rPr>
      </w:pPr>
      <w:ins w:id="15858" w:author="UTENTE" w:date="2020-06-30T18:54:00Z">
        <w:r w:rsidRPr="002709E2">
          <w:rPr>
            <w:rFonts w:ascii="Calibri" w:eastAsia="Calibri" w:hAnsi="Calibri" w:cs="Times New Roman"/>
          </w:rPr>
          <w:t>720.</w:t>
        </w:r>
        <w:r w:rsidRPr="002709E2">
          <w:rPr>
            <w:rFonts w:ascii="Calibri" w:eastAsia="Calibri" w:hAnsi="Calibri" w:cs="Times New Roman"/>
          </w:rPr>
          <w:tab/>
          <w:t>n "Ridacchio nervosamente dopo aver accolto Dom, guardandolo osservare il mio appartamento."</w:t>
        </w:r>
      </w:ins>
    </w:p>
    <w:p w14:paraId="2492AD7C" w14:textId="77777777" w:rsidR="002709E2" w:rsidRPr="002709E2" w:rsidRDefault="002709E2" w:rsidP="002709E2">
      <w:pPr>
        <w:spacing w:line="600" w:lineRule="auto"/>
        <w:jc w:val="left"/>
        <w:rPr>
          <w:ins w:id="15859" w:author="UTENTE" w:date="2020-06-30T18:54:00Z"/>
          <w:rFonts w:ascii="Calibri" w:eastAsia="Calibri" w:hAnsi="Calibri" w:cs="Times New Roman"/>
        </w:rPr>
      </w:pPr>
      <w:ins w:id="15860" w:author="UTENTE" w:date="2020-06-30T18:54:00Z">
        <w:r w:rsidRPr="002709E2">
          <w:rPr>
            <w:rFonts w:ascii="Calibri" w:eastAsia="Calibri" w:hAnsi="Calibri" w:cs="Times New Roman"/>
          </w:rPr>
          <w:t>721.</w:t>
        </w:r>
        <w:r w:rsidRPr="002709E2">
          <w:rPr>
            <w:rFonts w:ascii="Calibri" w:eastAsia="Calibri" w:hAnsi="Calibri" w:cs="Times New Roman"/>
          </w:rPr>
          <w:tab/>
          <w:t>d "\"…Mi piace.\""</w:t>
        </w:r>
      </w:ins>
    </w:p>
    <w:p w14:paraId="2A1641D2" w14:textId="77777777" w:rsidR="002709E2" w:rsidRPr="002709E2" w:rsidRDefault="002709E2" w:rsidP="002709E2">
      <w:pPr>
        <w:spacing w:line="600" w:lineRule="auto"/>
        <w:jc w:val="left"/>
        <w:rPr>
          <w:ins w:id="15861" w:author="UTENTE" w:date="2020-06-30T18:54:00Z"/>
          <w:rFonts w:ascii="Calibri" w:eastAsia="Calibri" w:hAnsi="Calibri" w:cs="Times New Roman"/>
        </w:rPr>
      </w:pPr>
      <w:ins w:id="15862" w:author="UTENTE" w:date="2020-06-30T18:54:00Z">
        <w:r w:rsidRPr="002709E2">
          <w:rPr>
            <w:rFonts w:ascii="Calibri" w:eastAsia="Calibri" w:hAnsi="Calibri" w:cs="Times New Roman"/>
          </w:rPr>
          <w:t>722.</w:t>
        </w:r>
        <w:r w:rsidRPr="002709E2">
          <w:rPr>
            <w:rFonts w:ascii="Calibri" w:eastAsia="Calibri" w:hAnsi="Calibri" w:cs="Times New Roman"/>
          </w:rPr>
          <w:tab/>
          <w:t>n "Un debole sorriso gli si apre sulle labbra, illuminando l'espressione cupa presente sul suo viso da tutta la notte."</w:t>
        </w:r>
      </w:ins>
    </w:p>
    <w:p w14:paraId="32E7DA00" w14:textId="77777777" w:rsidR="002709E2" w:rsidRPr="002709E2" w:rsidRDefault="002709E2" w:rsidP="002709E2">
      <w:pPr>
        <w:spacing w:line="600" w:lineRule="auto"/>
        <w:jc w:val="left"/>
        <w:rPr>
          <w:ins w:id="15863" w:author="UTENTE" w:date="2020-06-30T18:54:00Z"/>
          <w:rFonts w:ascii="Calibri" w:eastAsia="Calibri" w:hAnsi="Calibri" w:cs="Times New Roman"/>
        </w:rPr>
      </w:pPr>
      <w:ins w:id="15864" w:author="UTENTE" w:date="2020-06-30T18:54:00Z">
        <w:r w:rsidRPr="002709E2">
          <w:rPr>
            <w:rFonts w:ascii="Calibri" w:eastAsia="Calibri" w:hAnsi="Calibri" w:cs="Times New Roman"/>
          </w:rPr>
          <w:t>723.</w:t>
        </w:r>
        <w:r w:rsidRPr="002709E2">
          <w:rPr>
            <w:rFonts w:ascii="Calibri" w:eastAsia="Calibri" w:hAnsi="Calibri" w:cs="Times New Roman"/>
          </w:rPr>
          <w:tab/>
          <w:t>mc "\"O-oh, davvero?\""</w:t>
        </w:r>
      </w:ins>
    </w:p>
    <w:p w14:paraId="03A2FB22" w14:textId="77777777" w:rsidR="002709E2" w:rsidRPr="002709E2" w:rsidRDefault="002709E2" w:rsidP="002709E2">
      <w:pPr>
        <w:spacing w:line="600" w:lineRule="auto"/>
        <w:jc w:val="left"/>
        <w:rPr>
          <w:ins w:id="15865" w:author="UTENTE" w:date="2020-06-30T18:54:00Z"/>
          <w:rFonts w:ascii="Calibri" w:eastAsia="Calibri" w:hAnsi="Calibri" w:cs="Times New Roman"/>
        </w:rPr>
      </w:pPr>
      <w:ins w:id="15866" w:author="UTENTE" w:date="2020-06-30T18:54:00Z">
        <w:r w:rsidRPr="002709E2">
          <w:rPr>
            <w:rFonts w:ascii="Calibri" w:eastAsia="Calibri" w:hAnsi="Calibri" w:cs="Times New Roman"/>
          </w:rPr>
          <w:t>724.</w:t>
        </w:r>
        <w:r w:rsidRPr="002709E2">
          <w:rPr>
            <w:rFonts w:ascii="Calibri" w:eastAsia="Calibri" w:hAnsi="Calibri" w:cs="Times New Roman"/>
          </w:rPr>
          <w:tab/>
          <w:t>mc "\"Voglio dire, grazie! Forse ci sarebbero da fare un po' di pulizie di primavera, ma…\""</w:t>
        </w:r>
      </w:ins>
    </w:p>
    <w:p w14:paraId="1E89059F" w14:textId="77777777" w:rsidR="002709E2" w:rsidRPr="002709E2" w:rsidRDefault="002709E2" w:rsidP="002709E2">
      <w:pPr>
        <w:spacing w:line="600" w:lineRule="auto"/>
        <w:jc w:val="left"/>
        <w:rPr>
          <w:ins w:id="15867" w:author="UTENTE" w:date="2020-06-30T18:54:00Z"/>
          <w:rFonts w:ascii="Calibri" w:eastAsia="Calibri" w:hAnsi="Calibri" w:cs="Times New Roman"/>
        </w:rPr>
      </w:pPr>
      <w:ins w:id="15868" w:author="UTENTE" w:date="2020-06-30T18:54:00Z">
        <w:r w:rsidRPr="002709E2">
          <w:rPr>
            <w:rFonts w:ascii="Calibri" w:eastAsia="Calibri" w:hAnsi="Calibri" w:cs="Times New Roman"/>
          </w:rPr>
          <w:t>725.</w:t>
        </w:r>
        <w:r w:rsidRPr="002709E2">
          <w:rPr>
            <w:rFonts w:ascii="Calibri" w:eastAsia="Calibri" w:hAnsi="Calibri" w:cs="Times New Roman"/>
          </w:rPr>
          <w:tab/>
          <w:t>n "Mentre mi gratto la nuca, insicuro sul da farsi, Dom si siede sul bordo del mio letto."</w:t>
        </w:r>
      </w:ins>
    </w:p>
    <w:p w14:paraId="09A95611" w14:textId="77777777" w:rsidR="002709E2" w:rsidRPr="002709E2" w:rsidRDefault="002709E2" w:rsidP="002709E2">
      <w:pPr>
        <w:spacing w:line="600" w:lineRule="auto"/>
        <w:jc w:val="left"/>
        <w:rPr>
          <w:ins w:id="15869" w:author="UTENTE" w:date="2020-06-30T18:54:00Z"/>
          <w:rFonts w:ascii="Calibri" w:eastAsia="Calibri" w:hAnsi="Calibri" w:cs="Times New Roman"/>
        </w:rPr>
      </w:pPr>
      <w:ins w:id="15870" w:author="UTENTE" w:date="2020-06-30T18:54:00Z">
        <w:r w:rsidRPr="002709E2">
          <w:rPr>
            <w:rFonts w:ascii="Calibri" w:eastAsia="Calibri" w:hAnsi="Calibri" w:cs="Times New Roman"/>
          </w:rPr>
          <w:t>726.</w:t>
        </w:r>
        <w:r w:rsidRPr="002709E2">
          <w:rPr>
            <w:rFonts w:ascii="Calibri" w:eastAsia="Calibri" w:hAnsi="Calibri" w:cs="Times New Roman"/>
          </w:rPr>
          <w:tab/>
          <w:t>n "Le molle del materasso scricchiolano sotto il suo peso, ma non sembra farci caso."</w:t>
        </w:r>
      </w:ins>
    </w:p>
    <w:p w14:paraId="40579195" w14:textId="77777777" w:rsidR="002709E2" w:rsidRPr="002709E2" w:rsidRDefault="002709E2" w:rsidP="002709E2">
      <w:pPr>
        <w:spacing w:line="600" w:lineRule="auto"/>
        <w:jc w:val="left"/>
        <w:rPr>
          <w:ins w:id="15871" w:author="UTENTE" w:date="2020-06-30T18:54:00Z"/>
          <w:rFonts w:ascii="Calibri" w:eastAsia="Calibri" w:hAnsi="Calibri" w:cs="Times New Roman"/>
        </w:rPr>
      </w:pPr>
      <w:ins w:id="15872" w:author="UTENTE" w:date="2020-06-30T18:54:00Z">
        <w:r w:rsidRPr="002709E2">
          <w:rPr>
            <w:rFonts w:ascii="Calibri" w:eastAsia="Calibri" w:hAnsi="Calibri" w:cs="Times New Roman"/>
          </w:rPr>
          <w:t>727.</w:t>
        </w:r>
        <w:r w:rsidRPr="002709E2">
          <w:rPr>
            <w:rFonts w:ascii="Calibri" w:eastAsia="Calibri" w:hAnsi="Calibri" w:cs="Times New Roman"/>
          </w:rPr>
          <w:tab/>
          <w:t>mc "\"Allora, che ne dici di bere qualcosa? Ho del vino in frigo e qualche lattina di birra, anche.\""</w:t>
        </w:r>
      </w:ins>
    </w:p>
    <w:p w14:paraId="7A78DEF0" w14:textId="77777777" w:rsidR="002709E2" w:rsidRPr="002709E2" w:rsidRDefault="002709E2" w:rsidP="002709E2">
      <w:pPr>
        <w:spacing w:line="600" w:lineRule="auto"/>
        <w:jc w:val="left"/>
        <w:rPr>
          <w:ins w:id="15873" w:author="UTENTE" w:date="2020-06-30T18:54:00Z"/>
          <w:rFonts w:ascii="Calibri" w:eastAsia="Calibri" w:hAnsi="Calibri" w:cs="Times New Roman"/>
          <w:lang w:val="en-US"/>
          <w:rPrChange w:id="15874" w:author="UTENTE" w:date="2020-06-30T18:54:00Z">
            <w:rPr>
              <w:ins w:id="15875" w:author="UTENTE" w:date="2020-06-30T18:54:00Z"/>
              <w:rFonts w:ascii="Calibri" w:eastAsia="Calibri" w:hAnsi="Calibri" w:cs="Times New Roman"/>
            </w:rPr>
          </w:rPrChange>
        </w:rPr>
      </w:pPr>
      <w:ins w:id="15876" w:author="UTENTE" w:date="2020-06-30T18:54:00Z">
        <w:r w:rsidRPr="002709E2">
          <w:rPr>
            <w:rFonts w:ascii="Calibri" w:eastAsia="Calibri" w:hAnsi="Calibri" w:cs="Times New Roman"/>
          </w:rPr>
          <w:t>728.</w:t>
        </w:r>
        <w:r w:rsidRPr="002709E2">
          <w:rPr>
            <w:rFonts w:ascii="Calibri" w:eastAsia="Calibri" w:hAnsi="Calibri" w:cs="Times New Roman"/>
          </w:rPr>
          <w:tab/>
          <w:t xml:space="preserve">mc "\"Hai bevuto quella tazza di caffè, quindi anche l'alcool va bene, giusto? </w:t>
        </w:r>
        <w:r w:rsidRPr="002709E2">
          <w:rPr>
            <w:rFonts w:ascii="Calibri" w:eastAsia="Calibri" w:hAnsi="Calibri" w:cs="Times New Roman"/>
            <w:lang w:val="en-US"/>
            <w:rPrChange w:id="15877" w:author="UTENTE" w:date="2020-06-30T18:54:00Z">
              <w:rPr>
                <w:rFonts w:ascii="Calibri" w:eastAsia="Calibri" w:hAnsi="Calibri" w:cs="Times New Roman"/>
              </w:rPr>
            </w:rPrChange>
          </w:rPr>
          <w:t>Eheh.\"" </w:t>
        </w:r>
        <w:r w:rsidRPr="002709E2">
          <w:rPr>
            <w:rFonts w:ascii="Calibri" w:eastAsia="Calibri" w:hAnsi="Calibri" w:cs="Times New Roman"/>
            <w:lang w:val="en-US"/>
            <w:rPrChange w:id="15878" w:author="UTENTE" w:date="2020-06-30T18:54:00Z">
              <w:rPr>
                <w:rFonts w:ascii="Calibri" w:eastAsia="Calibri" w:hAnsi="Calibri" w:cs="Times New Roman"/>
              </w:rPr>
            </w:rPrChange>
          </w:rPr>
          <w:br w:type="page"/>
        </w:r>
      </w:ins>
    </w:p>
    <w:p w14:paraId="0A0D86EA" w14:textId="77777777" w:rsidR="002709E2" w:rsidRPr="002709E2" w:rsidRDefault="002709E2" w:rsidP="002709E2">
      <w:pPr>
        <w:spacing w:line="600" w:lineRule="auto"/>
        <w:jc w:val="left"/>
        <w:rPr>
          <w:ins w:id="15879" w:author="UTENTE" w:date="2020-06-30T18:54:00Z"/>
          <w:rFonts w:ascii="Calibri" w:eastAsia="Calibri" w:hAnsi="Calibri" w:cs="Times New Roman"/>
          <w:lang w:val="en-US"/>
        </w:rPr>
      </w:pPr>
      <w:ins w:id="15880" w:author="UTENTE" w:date="2020-06-30T18:54:00Z">
        <w:r w:rsidRPr="002709E2">
          <w:rPr>
            <w:rFonts w:ascii="Calibri" w:eastAsia="Calibri" w:hAnsi="Calibri" w:cs="Times New Roman"/>
            <w:lang w:val="en-US"/>
          </w:rPr>
          <w:lastRenderedPageBreak/>
          <w:t>729.</w:t>
        </w:r>
        <w:r w:rsidRPr="002709E2">
          <w:rPr>
            <w:rFonts w:ascii="Calibri" w:eastAsia="Calibri" w:hAnsi="Calibri" w:cs="Times New Roman"/>
            <w:lang w:val="en-US"/>
          </w:rPr>
          <w:tab/>
          <w:t>n "Dom shakes his head at my offer."</w:t>
        </w:r>
      </w:ins>
    </w:p>
    <w:p w14:paraId="43FD7DDF" w14:textId="77777777" w:rsidR="002709E2" w:rsidRPr="002709E2" w:rsidRDefault="002709E2" w:rsidP="002709E2">
      <w:pPr>
        <w:spacing w:line="600" w:lineRule="auto"/>
        <w:jc w:val="left"/>
        <w:rPr>
          <w:ins w:id="15881" w:author="UTENTE" w:date="2020-06-30T18:54:00Z"/>
          <w:rFonts w:ascii="Calibri" w:eastAsia="Calibri" w:hAnsi="Calibri" w:cs="Times New Roman"/>
          <w:lang w:val="en-US"/>
        </w:rPr>
      </w:pPr>
      <w:ins w:id="15882" w:author="UTENTE" w:date="2020-06-30T18:54:00Z">
        <w:r w:rsidRPr="002709E2">
          <w:rPr>
            <w:rFonts w:ascii="Calibri" w:eastAsia="Calibri" w:hAnsi="Calibri" w:cs="Times New Roman"/>
            <w:lang w:val="en-US"/>
          </w:rPr>
          <w:t>730.</w:t>
        </w:r>
        <w:r w:rsidRPr="002709E2">
          <w:rPr>
            <w:rFonts w:ascii="Calibri" w:eastAsia="Calibri" w:hAnsi="Calibri" w:cs="Times New Roman"/>
            <w:lang w:val="en-US"/>
          </w:rPr>
          <w:tab/>
          <w:t>n "Instead, he just motions for me to come closer, beckoning with one hand."</w:t>
        </w:r>
      </w:ins>
    </w:p>
    <w:p w14:paraId="6ED2BD0F" w14:textId="77777777" w:rsidR="002709E2" w:rsidRPr="002709E2" w:rsidRDefault="002709E2" w:rsidP="002709E2">
      <w:pPr>
        <w:spacing w:line="600" w:lineRule="auto"/>
        <w:jc w:val="left"/>
        <w:rPr>
          <w:ins w:id="15883" w:author="UTENTE" w:date="2020-06-30T18:54:00Z"/>
          <w:rFonts w:ascii="Calibri" w:eastAsia="Calibri" w:hAnsi="Calibri" w:cs="Times New Roman"/>
          <w:lang w:val="en-US"/>
        </w:rPr>
      </w:pPr>
      <w:ins w:id="15884" w:author="UTENTE" w:date="2020-06-30T18:54:00Z">
        <w:r w:rsidRPr="002709E2">
          <w:rPr>
            <w:rFonts w:ascii="Calibri" w:eastAsia="Calibri" w:hAnsi="Calibri" w:cs="Times New Roman"/>
            <w:lang w:val="en-US"/>
          </w:rPr>
          <w:t>731.</w:t>
        </w:r>
        <w:r w:rsidRPr="002709E2">
          <w:rPr>
            <w:rFonts w:ascii="Calibri" w:eastAsia="Calibri" w:hAnsi="Calibri" w:cs="Times New Roman"/>
            <w:lang w:val="en-US"/>
          </w:rPr>
          <w:tab/>
          <w:t>dp "\"Sit down.\""</w:t>
        </w:r>
      </w:ins>
    </w:p>
    <w:p w14:paraId="25ABDB9E" w14:textId="77777777" w:rsidR="002709E2" w:rsidRPr="002709E2" w:rsidRDefault="002709E2" w:rsidP="002709E2">
      <w:pPr>
        <w:spacing w:line="600" w:lineRule="auto"/>
        <w:jc w:val="left"/>
        <w:rPr>
          <w:ins w:id="15885" w:author="UTENTE" w:date="2020-06-30T18:54:00Z"/>
          <w:rFonts w:ascii="Calibri" w:eastAsia="Calibri" w:hAnsi="Calibri" w:cs="Times New Roman"/>
          <w:lang w:val="en-US"/>
        </w:rPr>
      </w:pPr>
      <w:ins w:id="15886" w:author="UTENTE" w:date="2020-06-30T18:54:00Z">
        <w:r w:rsidRPr="002709E2">
          <w:rPr>
            <w:rFonts w:ascii="Calibri" w:eastAsia="Calibri" w:hAnsi="Calibri" w:cs="Times New Roman"/>
            <w:lang w:val="en-US"/>
          </w:rPr>
          <w:t>732.</w:t>
        </w:r>
        <w:r w:rsidRPr="002709E2">
          <w:rPr>
            <w:rFonts w:ascii="Calibri" w:eastAsia="Calibri" w:hAnsi="Calibri" w:cs="Times New Roman"/>
            <w:lang w:val="en-US"/>
          </w:rPr>
          <w:tab/>
          <w:t>mc "\"…\""</w:t>
        </w:r>
      </w:ins>
    </w:p>
    <w:p w14:paraId="4D14F6EB" w14:textId="77777777" w:rsidR="002709E2" w:rsidRPr="002709E2" w:rsidRDefault="002709E2" w:rsidP="002709E2">
      <w:pPr>
        <w:spacing w:line="600" w:lineRule="auto"/>
        <w:jc w:val="left"/>
        <w:rPr>
          <w:ins w:id="15887" w:author="UTENTE" w:date="2020-06-30T18:54:00Z"/>
          <w:rFonts w:ascii="Calibri" w:eastAsia="Calibri" w:hAnsi="Calibri" w:cs="Times New Roman"/>
          <w:lang w:val="en-US"/>
        </w:rPr>
      </w:pPr>
      <w:ins w:id="15888" w:author="UTENTE" w:date="2020-06-30T18:54:00Z">
        <w:r w:rsidRPr="002709E2">
          <w:rPr>
            <w:rFonts w:ascii="Calibri" w:eastAsia="Calibri" w:hAnsi="Calibri" w:cs="Times New Roman"/>
            <w:lang w:val="en-US"/>
          </w:rPr>
          <w:t>733.</w:t>
        </w:r>
        <w:r w:rsidRPr="002709E2">
          <w:rPr>
            <w:rFonts w:ascii="Calibri" w:eastAsia="Calibri" w:hAnsi="Calibri" w:cs="Times New Roman"/>
            <w:lang w:val="en-US"/>
          </w:rPr>
          <w:tab/>
          <w:t>n "Swallowing, I step closer to him, not exactly sure if I should sit on the bed or pull up my office chair."</w:t>
        </w:r>
      </w:ins>
    </w:p>
    <w:p w14:paraId="385169E4" w14:textId="77777777" w:rsidR="002709E2" w:rsidRPr="002709E2" w:rsidRDefault="002709E2" w:rsidP="002709E2">
      <w:pPr>
        <w:spacing w:line="600" w:lineRule="auto"/>
        <w:jc w:val="left"/>
        <w:rPr>
          <w:ins w:id="15889" w:author="UTENTE" w:date="2020-06-30T18:54:00Z"/>
          <w:rFonts w:ascii="Calibri" w:eastAsia="Calibri" w:hAnsi="Calibri" w:cs="Times New Roman"/>
          <w:lang w:val="en-US"/>
        </w:rPr>
      </w:pPr>
      <w:ins w:id="15890" w:author="UTENTE" w:date="2020-06-30T18:54:00Z">
        <w:r w:rsidRPr="002709E2">
          <w:rPr>
            <w:rFonts w:ascii="Calibri" w:eastAsia="Calibri" w:hAnsi="Calibri" w:cs="Times New Roman"/>
            <w:lang w:val="en-US"/>
          </w:rPr>
          <w:t>734.</w:t>
        </w:r>
        <w:r w:rsidRPr="002709E2">
          <w:rPr>
            <w:rFonts w:ascii="Calibri" w:eastAsia="Calibri" w:hAnsi="Calibri" w:cs="Times New Roman"/>
            <w:lang w:val="en-US"/>
          </w:rPr>
          <w:tab/>
          <w:t>n "Did he mean sit beside him, or…?"</w:t>
        </w:r>
      </w:ins>
    </w:p>
    <w:p w14:paraId="26582579" w14:textId="77777777" w:rsidR="002709E2" w:rsidRPr="002709E2" w:rsidRDefault="002709E2" w:rsidP="002709E2">
      <w:pPr>
        <w:spacing w:line="600" w:lineRule="auto"/>
        <w:jc w:val="left"/>
        <w:rPr>
          <w:ins w:id="15891" w:author="UTENTE" w:date="2020-06-30T18:54:00Z"/>
          <w:rFonts w:ascii="Calibri" w:eastAsia="Calibri" w:hAnsi="Calibri" w:cs="Times New Roman"/>
          <w:lang w:val="en-US"/>
        </w:rPr>
      </w:pPr>
      <w:ins w:id="15892" w:author="UTENTE" w:date="2020-06-30T18:54:00Z">
        <w:r w:rsidRPr="002709E2">
          <w:rPr>
            <w:rFonts w:ascii="Calibri" w:eastAsia="Calibri" w:hAnsi="Calibri" w:cs="Times New Roman"/>
            <w:lang w:val="en-US"/>
          </w:rPr>
          <w:t>735.</w:t>
        </w:r>
        <w:r w:rsidRPr="002709E2">
          <w:rPr>
            <w:rFonts w:ascii="Calibri" w:eastAsia="Calibri" w:hAnsi="Calibri" w:cs="Times New Roman"/>
            <w:lang w:val="en-US"/>
          </w:rPr>
          <w:tab/>
          <w:t>dp "\"…On my lap, idiot.\""</w:t>
        </w:r>
      </w:ins>
    </w:p>
    <w:p w14:paraId="1EA25E0A" w14:textId="77777777" w:rsidR="002709E2" w:rsidRPr="002709E2" w:rsidRDefault="002709E2" w:rsidP="002709E2">
      <w:pPr>
        <w:spacing w:line="600" w:lineRule="auto"/>
        <w:jc w:val="left"/>
        <w:rPr>
          <w:ins w:id="15893" w:author="UTENTE" w:date="2020-06-30T18:54:00Z"/>
          <w:rFonts w:ascii="Calibri" w:eastAsia="Calibri" w:hAnsi="Calibri" w:cs="Times New Roman"/>
          <w:lang w:val="en-US"/>
        </w:rPr>
      </w:pPr>
      <w:ins w:id="15894" w:author="UTENTE" w:date="2020-06-30T18:54:00Z">
        <w:r w:rsidRPr="002709E2">
          <w:rPr>
            <w:rFonts w:ascii="Calibri" w:eastAsia="Calibri" w:hAnsi="Calibri" w:cs="Times New Roman"/>
            <w:lang w:val="en-US"/>
          </w:rPr>
          <w:t>736.</w:t>
        </w:r>
        <w:r w:rsidRPr="002709E2">
          <w:rPr>
            <w:rFonts w:ascii="Calibri" w:eastAsia="Calibri" w:hAnsi="Calibri" w:cs="Times New Roman"/>
            <w:lang w:val="en-US"/>
          </w:rPr>
          <w:tab/>
          <w:t>mcp "\"Wh– Wait, what? You mean…\""</w:t>
        </w:r>
      </w:ins>
    </w:p>
    <w:p w14:paraId="55FE5942" w14:textId="77777777" w:rsidR="002709E2" w:rsidRPr="002709E2" w:rsidRDefault="002709E2" w:rsidP="002709E2">
      <w:pPr>
        <w:spacing w:line="600" w:lineRule="auto"/>
        <w:jc w:val="left"/>
        <w:rPr>
          <w:ins w:id="15895" w:author="UTENTE" w:date="2020-06-30T18:54:00Z"/>
          <w:rFonts w:ascii="Calibri" w:eastAsia="Calibri" w:hAnsi="Calibri" w:cs="Times New Roman"/>
          <w:lang w:val="en-US"/>
        </w:rPr>
      </w:pPr>
      <w:ins w:id="15896" w:author="UTENTE" w:date="2020-06-30T18:54:00Z">
        <w:r w:rsidRPr="002709E2">
          <w:rPr>
            <w:rFonts w:ascii="Calibri" w:eastAsia="Calibri" w:hAnsi="Calibri" w:cs="Times New Roman"/>
            <w:lang w:val="en-US"/>
          </w:rPr>
          <w:t>737.</w:t>
        </w:r>
        <w:r w:rsidRPr="002709E2">
          <w:rPr>
            <w:rFonts w:ascii="Calibri" w:eastAsia="Calibri" w:hAnsi="Calibri" w:cs="Times New Roman"/>
            <w:lang w:val="en-US"/>
          </w:rPr>
          <w:tab/>
          <w:t>dp "\"If you don't hurry up, the sun's gonna rise.\""</w:t>
        </w:r>
      </w:ins>
    </w:p>
    <w:p w14:paraId="19B31896" w14:textId="77777777" w:rsidR="002709E2" w:rsidRPr="002709E2" w:rsidRDefault="002709E2" w:rsidP="002709E2">
      <w:pPr>
        <w:spacing w:line="600" w:lineRule="auto"/>
        <w:jc w:val="left"/>
        <w:rPr>
          <w:ins w:id="15897" w:author="UTENTE" w:date="2020-06-30T18:54:00Z"/>
          <w:rFonts w:ascii="Calibri" w:eastAsia="Calibri" w:hAnsi="Calibri" w:cs="Times New Roman"/>
          <w:lang w:val="en-US"/>
        </w:rPr>
      </w:pPr>
      <w:ins w:id="15898" w:author="UTENTE" w:date="2020-06-30T18:54:00Z">
        <w:r w:rsidRPr="002709E2">
          <w:rPr>
            <w:rFonts w:ascii="Calibri" w:eastAsia="Calibri" w:hAnsi="Calibri" w:cs="Times New Roman"/>
            <w:lang w:val="en-US"/>
          </w:rPr>
          <w:t>738.</w:t>
        </w:r>
        <w:r w:rsidRPr="002709E2">
          <w:rPr>
            <w:rFonts w:ascii="Calibri" w:eastAsia="Calibri" w:hAnsi="Calibri" w:cs="Times New Roman"/>
            <w:lang w:val="en-US"/>
          </w:rPr>
          <w:tab/>
          <w:t>mcp "\"…\""</w:t>
        </w:r>
      </w:ins>
    </w:p>
    <w:p w14:paraId="06C303A5" w14:textId="77777777" w:rsidR="002709E2" w:rsidRPr="002709E2" w:rsidRDefault="002709E2" w:rsidP="002709E2">
      <w:pPr>
        <w:spacing w:line="600" w:lineRule="auto"/>
        <w:jc w:val="left"/>
        <w:rPr>
          <w:ins w:id="15899" w:author="UTENTE" w:date="2020-06-30T18:54:00Z"/>
          <w:rFonts w:ascii="Calibri" w:eastAsia="Calibri" w:hAnsi="Calibri" w:cs="Times New Roman"/>
          <w:lang w:val="en-US"/>
        </w:rPr>
      </w:pPr>
      <w:ins w:id="15900" w:author="UTENTE" w:date="2020-06-30T18:54:00Z">
        <w:r w:rsidRPr="002709E2">
          <w:rPr>
            <w:rFonts w:ascii="Calibri" w:eastAsia="Calibri" w:hAnsi="Calibri" w:cs="Times New Roman"/>
            <w:lang w:val="en-US"/>
          </w:rPr>
          <w:t>739.</w:t>
        </w:r>
        <w:r w:rsidRPr="002709E2">
          <w:rPr>
            <w:rFonts w:ascii="Calibri" w:eastAsia="Calibri" w:hAnsi="Calibri" w:cs="Times New Roman"/>
            <w:lang w:val="en-US"/>
          </w:rPr>
          <w:tab/>
          <w:t>n "After Dom's coaxing words, I finally end up settling in his lap, squirming a bit."</w:t>
        </w:r>
      </w:ins>
    </w:p>
    <w:p w14:paraId="026F798E" w14:textId="77777777" w:rsidR="002709E2" w:rsidRPr="002709E2" w:rsidRDefault="002709E2" w:rsidP="002709E2">
      <w:pPr>
        <w:spacing w:line="600" w:lineRule="auto"/>
        <w:jc w:val="left"/>
        <w:rPr>
          <w:ins w:id="15901" w:author="UTENTE" w:date="2020-06-30T18:54:00Z"/>
          <w:rFonts w:ascii="Calibri" w:eastAsia="Calibri" w:hAnsi="Calibri" w:cs="Times New Roman"/>
          <w:lang w:val="en-US"/>
        </w:rPr>
      </w:pPr>
      <w:ins w:id="15902" w:author="UTENTE" w:date="2020-06-30T18:54:00Z">
        <w:r w:rsidRPr="002709E2">
          <w:rPr>
            <w:rFonts w:ascii="Calibri" w:eastAsia="Calibri" w:hAnsi="Calibri" w:cs="Times New Roman"/>
            <w:lang w:val="en-US"/>
          </w:rPr>
          <w:t>740.</w:t>
        </w:r>
        <w:r w:rsidRPr="002709E2">
          <w:rPr>
            <w:rFonts w:ascii="Calibri" w:eastAsia="Calibri" w:hAnsi="Calibri" w:cs="Times New Roman"/>
            <w:lang w:val="en-US"/>
          </w:rPr>
          <w:tab/>
          <w:t>n "It's not like I'm new to this kind of thing… but I can't calm myself down."</w:t>
        </w:r>
      </w:ins>
    </w:p>
    <w:p w14:paraId="0997014D" w14:textId="77777777" w:rsidR="002709E2" w:rsidRPr="002709E2" w:rsidRDefault="002709E2" w:rsidP="002709E2">
      <w:pPr>
        <w:spacing w:line="600" w:lineRule="auto"/>
        <w:jc w:val="left"/>
        <w:rPr>
          <w:ins w:id="15903" w:author="UTENTE" w:date="2020-06-30T18:54:00Z"/>
          <w:rFonts w:ascii="Calibri" w:eastAsia="Calibri" w:hAnsi="Calibri" w:cs="Times New Roman"/>
          <w:lang w:val="en-US"/>
        </w:rPr>
      </w:pPr>
      <w:ins w:id="15904" w:author="UTENTE" w:date="2020-06-30T18:54:00Z">
        <w:r w:rsidRPr="002709E2">
          <w:rPr>
            <w:rFonts w:ascii="Calibri" w:eastAsia="Calibri" w:hAnsi="Calibri" w:cs="Times New Roman"/>
            <w:lang w:val="en-US"/>
          </w:rPr>
          <w:t>741.</w:t>
        </w:r>
        <w:r w:rsidRPr="002709E2">
          <w:rPr>
            <w:rFonts w:ascii="Calibri" w:eastAsia="Calibri" w:hAnsi="Calibri" w:cs="Times New Roman"/>
            <w:lang w:val="en-US"/>
          </w:rPr>
          <w:tab/>
          <w:t>d "\"Why are you so nervous?\""</w:t>
        </w:r>
      </w:ins>
    </w:p>
    <w:p w14:paraId="011989BF" w14:textId="77777777" w:rsidR="002709E2" w:rsidRPr="002709E2" w:rsidRDefault="002709E2" w:rsidP="002709E2">
      <w:pPr>
        <w:spacing w:line="600" w:lineRule="auto"/>
        <w:jc w:val="left"/>
        <w:rPr>
          <w:ins w:id="15905" w:author="UTENTE" w:date="2020-06-30T18:54:00Z"/>
          <w:rFonts w:ascii="Calibri" w:eastAsia="Calibri" w:hAnsi="Calibri" w:cs="Times New Roman"/>
          <w:lang w:val="en-US"/>
        </w:rPr>
      </w:pPr>
      <w:ins w:id="15906" w:author="UTENTE" w:date="2020-06-30T18:54:00Z">
        <w:r w:rsidRPr="002709E2">
          <w:rPr>
            <w:rFonts w:ascii="Calibri" w:eastAsia="Calibri" w:hAnsi="Calibri" w:cs="Times New Roman"/>
            <w:lang w:val="en-US"/>
          </w:rPr>
          <w:t>742.</w:t>
        </w:r>
        <w:r w:rsidRPr="002709E2">
          <w:rPr>
            <w:rFonts w:ascii="Calibri" w:eastAsia="Calibri" w:hAnsi="Calibri" w:cs="Times New Roman"/>
            <w:lang w:val="en-US"/>
          </w:rPr>
          <w:tab/>
          <w:t>mcp "\"…\""</w:t>
        </w:r>
      </w:ins>
    </w:p>
    <w:p w14:paraId="4BC61348" w14:textId="77777777" w:rsidR="002709E2" w:rsidRPr="002709E2" w:rsidRDefault="002709E2" w:rsidP="002709E2">
      <w:pPr>
        <w:spacing w:line="600" w:lineRule="auto"/>
        <w:jc w:val="left"/>
        <w:rPr>
          <w:ins w:id="15907" w:author="UTENTE" w:date="2020-06-30T18:54:00Z"/>
          <w:rFonts w:ascii="Calibri" w:eastAsia="Calibri" w:hAnsi="Calibri" w:cs="Times New Roman"/>
          <w:lang w:val="en-US"/>
        </w:rPr>
      </w:pPr>
      <w:ins w:id="15908" w:author="UTENTE" w:date="2020-06-30T18:54:00Z">
        <w:r w:rsidRPr="002709E2">
          <w:rPr>
            <w:rFonts w:ascii="Calibri" w:eastAsia="Calibri" w:hAnsi="Calibri" w:cs="Times New Roman"/>
            <w:lang w:val="en-US"/>
          </w:rPr>
          <w:t>743.</w:t>
        </w:r>
        <w:r w:rsidRPr="002709E2">
          <w:rPr>
            <w:rFonts w:ascii="Calibri" w:eastAsia="Calibri" w:hAnsi="Calibri" w:cs="Times New Roman"/>
            <w:lang w:val="en-US"/>
          </w:rPr>
          <w:tab/>
          <w:t>n "Dom asks me in a curious, low voice, and a blush instantly rises to my face."</w:t>
        </w:r>
      </w:ins>
    </w:p>
    <w:p w14:paraId="08DE96DE" w14:textId="77777777" w:rsidR="002709E2" w:rsidRPr="002709E2" w:rsidRDefault="002709E2" w:rsidP="002709E2">
      <w:pPr>
        <w:spacing w:line="600" w:lineRule="auto"/>
        <w:jc w:val="left"/>
        <w:rPr>
          <w:ins w:id="15909" w:author="UTENTE" w:date="2020-06-30T18:54:00Z"/>
          <w:rFonts w:ascii="Calibri" w:eastAsia="Calibri" w:hAnsi="Calibri" w:cs="Times New Roman"/>
          <w:lang w:val="en-US"/>
        </w:rPr>
      </w:pPr>
      <w:ins w:id="15910" w:author="UTENTE" w:date="2020-06-30T18:54:00Z">
        <w:r w:rsidRPr="002709E2">
          <w:rPr>
            <w:rFonts w:ascii="Calibri" w:eastAsia="Calibri" w:hAnsi="Calibri" w:cs="Times New Roman"/>
            <w:lang w:val="en-US"/>
          </w:rPr>
          <w:t>744.</w:t>
        </w:r>
        <w:r w:rsidRPr="002709E2">
          <w:rPr>
            <w:rFonts w:ascii="Calibri" w:eastAsia="Calibri" w:hAnsi="Calibri" w:cs="Times New Roman"/>
            <w:lang w:val="en-US"/>
          </w:rPr>
          <w:tab/>
          <w:t>n "He noticed, damn it."</w:t>
        </w:r>
      </w:ins>
    </w:p>
    <w:p w14:paraId="5E4E754C" w14:textId="77777777" w:rsidR="002709E2" w:rsidRPr="002709E2" w:rsidRDefault="002709E2" w:rsidP="002709E2">
      <w:pPr>
        <w:spacing w:line="600" w:lineRule="auto"/>
        <w:jc w:val="left"/>
        <w:rPr>
          <w:ins w:id="15911" w:author="UTENTE" w:date="2020-06-30T18:54:00Z"/>
          <w:rFonts w:ascii="Calibri" w:eastAsia="Calibri" w:hAnsi="Calibri" w:cs="Times New Roman"/>
          <w:lang w:val="en-US"/>
        </w:rPr>
      </w:pPr>
      <w:ins w:id="15912" w:author="UTENTE" w:date="2020-06-30T18:54:00Z">
        <w:r w:rsidRPr="002709E2">
          <w:rPr>
            <w:rFonts w:ascii="Calibri" w:eastAsia="Calibri" w:hAnsi="Calibri" w:cs="Times New Roman"/>
            <w:lang w:val="en-US"/>
          </w:rPr>
          <w:t>745.</w:t>
        </w:r>
        <w:r w:rsidRPr="002709E2">
          <w:rPr>
            <w:rFonts w:ascii="Calibri" w:eastAsia="Calibri" w:hAnsi="Calibri" w:cs="Times New Roman"/>
            <w:lang w:val="en-US"/>
          </w:rPr>
          <w:tab/>
          <w:t>d "\"You're pretty bad at hiding how you feel.\""</w:t>
        </w:r>
      </w:ins>
    </w:p>
    <w:p w14:paraId="02F6DCB9" w14:textId="77777777" w:rsidR="002709E2" w:rsidRPr="002709E2" w:rsidRDefault="002709E2" w:rsidP="002709E2">
      <w:pPr>
        <w:spacing w:line="600" w:lineRule="auto"/>
        <w:jc w:val="left"/>
        <w:rPr>
          <w:ins w:id="15913" w:author="UTENTE" w:date="2020-06-30T18:54:00Z"/>
          <w:rFonts w:ascii="Calibri" w:eastAsia="Calibri" w:hAnsi="Calibri" w:cs="Times New Roman"/>
          <w:lang w:val="en-US"/>
        </w:rPr>
      </w:pPr>
      <w:ins w:id="15914" w:author="UTENTE" w:date="2020-06-30T18:54:00Z">
        <w:r w:rsidRPr="002709E2">
          <w:rPr>
            <w:rFonts w:ascii="Calibri" w:eastAsia="Calibri" w:hAnsi="Calibri" w:cs="Times New Roman"/>
            <w:lang w:val="en-US"/>
          </w:rPr>
          <w:t>746.</w:t>
        </w:r>
        <w:r w:rsidRPr="002709E2">
          <w:rPr>
            <w:rFonts w:ascii="Calibri" w:eastAsia="Calibri" w:hAnsi="Calibri" w:cs="Times New Roman"/>
            <w:lang w:val="en-US"/>
          </w:rPr>
          <w:tab/>
          <w:t>d "\"I think my third-grade textbooks were harder to read.\""</w:t>
        </w:r>
        <w:r w:rsidRPr="002709E2">
          <w:rPr>
            <w:rFonts w:ascii="Calibri" w:eastAsia="Calibri" w:hAnsi="Calibri" w:cs="Times New Roman"/>
            <w:lang w:val="en-US"/>
          </w:rPr>
          <w:br w:type="page"/>
        </w:r>
      </w:ins>
    </w:p>
    <w:p w14:paraId="537E5F33" w14:textId="77777777" w:rsidR="002709E2" w:rsidRPr="002709E2" w:rsidRDefault="002709E2" w:rsidP="002709E2">
      <w:pPr>
        <w:spacing w:line="600" w:lineRule="auto"/>
        <w:jc w:val="left"/>
        <w:rPr>
          <w:ins w:id="15915" w:author="UTENTE" w:date="2020-06-30T18:54:00Z"/>
          <w:rFonts w:ascii="Calibri" w:eastAsia="Calibri" w:hAnsi="Calibri" w:cs="Times New Roman"/>
        </w:rPr>
      </w:pPr>
      <w:ins w:id="15916" w:author="UTENTE" w:date="2020-06-30T18:54:00Z">
        <w:r w:rsidRPr="002709E2">
          <w:rPr>
            <w:rFonts w:ascii="Calibri" w:eastAsia="Calibri" w:hAnsi="Calibri" w:cs="Times New Roman"/>
          </w:rPr>
          <w:lastRenderedPageBreak/>
          <w:t>729.</w:t>
        </w:r>
        <w:r w:rsidRPr="002709E2">
          <w:rPr>
            <w:rFonts w:ascii="Calibri" w:eastAsia="Calibri" w:hAnsi="Calibri" w:cs="Times New Roman"/>
          </w:rPr>
          <w:tab/>
          <w:t>n "Dom scuote la testa in risposta alla mia offerta."</w:t>
        </w:r>
      </w:ins>
    </w:p>
    <w:p w14:paraId="32171800" w14:textId="77777777" w:rsidR="002709E2" w:rsidRPr="002709E2" w:rsidRDefault="002709E2" w:rsidP="002709E2">
      <w:pPr>
        <w:spacing w:line="600" w:lineRule="auto"/>
        <w:jc w:val="left"/>
        <w:rPr>
          <w:ins w:id="15917" w:author="UTENTE" w:date="2020-06-30T18:54:00Z"/>
          <w:rFonts w:ascii="Calibri" w:eastAsia="Calibri" w:hAnsi="Calibri" w:cs="Times New Roman"/>
        </w:rPr>
      </w:pPr>
      <w:ins w:id="15918" w:author="UTENTE" w:date="2020-06-30T18:54:00Z">
        <w:r w:rsidRPr="002709E2">
          <w:rPr>
            <w:rFonts w:ascii="Calibri" w:eastAsia="Calibri" w:hAnsi="Calibri" w:cs="Times New Roman"/>
          </w:rPr>
          <w:t>730.</w:t>
        </w:r>
        <w:r w:rsidRPr="002709E2">
          <w:rPr>
            <w:rFonts w:ascii="Calibri" w:eastAsia="Calibri" w:hAnsi="Calibri" w:cs="Times New Roman"/>
          </w:rPr>
          <w:tab/>
          <w:t>n "E invece, mi fa cenno di avvicinarmi, invitandomi con una mano."</w:t>
        </w:r>
      </w:ins>
    </w:p>
    <w:p w14:paraId="3B0074C4" w14:textId="77777777" w:rsidR="002709E2" w:rsidRPr="002709E2" w:rsidRDefault="002709E2" w:rsidP="002709E2">
      <w:pPr>
        <w:spacing w:line="600" w:lineRule="auto"/>
        <w:jc w:val="left"/>
        <w:rPr>
          <w:ins w:id="15919" w:author="UTENTE" w:date="2020-06-30T18:54:00Z"/>
          <w:rFonts w:ascii="Calibri" w:eastAsia="Calibri" w:hAnsi="Calibri" w:cs="Times New Roman"/>
        </w:rPr>
      </w:pPr>
      <w:ins w:id="15920" w:author="UTENTE" w:date="2020-06-30T18:54:00Z">
        <w:r w:rsidRPr="002709E2">
          <w:rPr>
            <w:rFonts w:ascii="Calibri" w:eastAsia="Calibri" w:hAnsi="Calibri" w:cs="Times New Roman"/>
          </w:rPr>
          <w:t>731.</w:t>
        </w:r>
        <w:r w:rsidRPr="002709E2">
          <w:rPr>
            <w:rFonts w:ascii="Calibri" w:eastAsia="Calibri" w:hAnsi="Calibri" w:cs="Times New Roman"/>
          </w:rPr>
          <w:tab/>
          <w:t>dp "\"Siediti.\""</w:t>
        </w:r>
      </w:ins>
    </w:p>
    <w:p w14:paraId="1B8C68F5" w14:textId="77777777" w:rsidR="002709E2" w:rsidRPr="002709E2" w:rsidRDefault="002709E2" w:rsidP="002709E2">
      <w:pPr>
        <w:spacing w:line="600" w:lineRule="auto"/>
        <w:jc w:val="left"/>
        <w:rPr>
          <w:ins w:id="15921" w:author="UTENTE" w:date="2020-06-30T18:54:00Z"/>
          <w:rFonts w:ascii="Calibri" w:eastAsia="Calibri" w:hAnsi="Calibri" w:cs="Times New Roman"/>
        </w:rPr>
      </w:pPr>
      <w:ins w:id="15922" w:author="UTENTE" w:date="2020-06-30T18:54:00Z">
        <w:r w:rsidRPr="002709E2">
          <w:rPr>
            <w:rFonts w:ascii="Calibri" w:eastAsia="Calibri" w:hAnsi="Calibri" w:cs="Times New Roman"/>
          </w:rPr>
          <w:t>732.</w:t>
        </w:r>
        <w:r w:rsidRPr="002709E2">
          <w:rPr>
            <w:rFonts w:ascii="Calibri" w:eastAsia="Calibri" w:hAnsi="Calibri" w:cs="Times New Roman"/>
          </w:rPr>
          <w:tab/>
          <w:t>mc "\"…\""</w:t>
        </w:r>
      </w:ins>
    </w:p>
    <w:p w14:paraId="74A34C1A" w14:textId="77777777" w:rsidR="002709E2" w:rsidRPr="002709E2" w:rsidRDefault="002709E2" w:rsidP="002709E2">
      <w:pPr>
        <w:spacing w:line="600" w:lineRule="auto"/>
        <w:jc w:val="left"/>
        <w:rPr>
          <w:ins w:id="15923" w:author="UTENTE" w:date="2020-06-30T18:54:00Z"/>
          <w:rFonts w:ascii="Calibri" w:eastAsia="Calibri" w:hAnsi="Calibri" w:cs="Times New Roman"/>
        </w:rPr>
      </w:pPr>
      <w:ins w:id="15924" w:author="UTENTE" w:date="2020-06-30T18:54:00Z">
        <w:r w:rsidRPr="002709E2">
          <w:rPr>
            <w:rFonts w:ascii="Calibri" w:eastAsia="Calibri" w:hAnsi="Calibri" w:cs="Times New Roman"/>
          </w:rPr>
          <w:t>733.</w:t>
        </w:r>
        <w:r w:rsidRPr="002709E2">
          <w:rPr>
            <w:rFonts w:ascii="Calibri" w:eastAsia="Calibri" w:hAnsi="Calibri" w:cs="Times New Roman"/>
          </w:rPr>
          <w:tab/>
          <w:t>n "Deglutendo, mi avvicino a lui, non sicuro se sedermi sul letto o prendere la sedia della scrivania."</w:t>
        </w:r>
      </w:ins>
    </w:p>
    <w:p w14:paraId="37AB7E20" w14:textId="77777777" w:rsidR="002709E2" w:rsidRPr="002709E2" w:rsidRDefault="002709E2" w:rsidP="002709E2">
      <w:pPr>
        <w:spacing w:line="600" w:lineRule="auto"/>
        <w:jc w:val="left"/>
        <w:rPr>
          <w:ins w:id="15925" w:author="UTENTE" w:date="2020-06-30T18:54:00Z"/>
          <w:rFonts w:ascii="Calibri" w:eastAsia="Calibri" w:hAnsi="Calibri" w:cs="Times New Roman"/>
        </w:rPr>
      </w:pPr>
      <w:ins w:id="15926" w:author="UTENTE" w:date="2020-06-30T18:54:00Z">
        <w:r w:rsidRPr="002709E2">
          <w:rPr>
            <w:rFonts w:ascii="Calibri" w:eastAsia="Calibri" w:hAnsi="Calibri" w:cs="Times New Roman"/>
          </w:rPr>
          <w:t>734.</w:t>
        </w:r>
        <w:r w:rsidRPr="002709E2">
          <w:rPr>
            <w:rFonts w:ascii="Calibri" w:eastAsia="Calibri" w:hAnsi="Calibri" w:cs="Times New Roman"/>
          </w:rPr>
          <w:tab/>
          <w:t>n "Voleva che mi sedessi accanto a lui, o..?"</w:t>
        </w:r>
      </w:ins>
    </w:p>
    <w:p w14:paraId="4912750E" w14:textId="77777777" w:rsidR="002709E2" w:rsidRPr="002709E2" w:rsidRDefault="002709E2" w:rsidP="002709E2">
      <w:pPr>
        <w:spacing w:line="600" w:lineRule="auto"/>
        <w:jc w:val="left"/>
        <w:rPr>
          <w:ins w:id="15927" w:author="UTENTE" w:date="2020-06-30T18:54:00Z"/>
          <w:rFonts w:ascii="Calibri" w:eastAsia="Calibri" w:hAnsi="Calibri" w:cs="Times New Roman"/>
        </w:rPr>
      </w:pPr>
      <w:ins w:id="15928" w:author="UTENTE" w:date="2020-06-30T18:54:00Z">
        <w:r w:rsidRPr="002709E2">
          <w:rPr>
            <w:rFonts w:ascii="Calibri" w:eastAsia="Calibri" w:hAnsi="Calibri" w:cs="Times New Roman"/>
          </w:rPr>
          <w:t>735.</w:t>
        </w:r>
        <w:r w:rsidRPr="002709E2">
          <w:rPr>
            <w:rFonts w:ascii="Calibri" w:eastAsia="Calibri" w:hAnsi="Calibri" w:cs="Times New Roman"/>
          </w:rPr>
          <w:tab/>
          <w:t>dp "\"…Sulle mie gambe idiota.\""</w:t>
        </w:r>
      </w:ins>
    </w:p>
    <w:p w14:paraId="64217559" w14:textId="77777777" w:rsidR="002709E2" w:rsidRPr="002709E2" w:rsidRDefault="002709E2" w:rsidP="002709E2">
      <w:pPr>
        <w:spacing w:line="600" w:lineRule="auto"/>
        <w:jc w:val="left"/>
        <w:rPr>
          <w:ins w:id="15929" w:author="UTENTE" w:date="2020-06-30T18:54:00Z"/>
          <w:rFonts w:ascii="Calibri" w:eastAsia="Calibri" w:hAnsi="Calibri" w:cs="Times New Roman"/>
        </w:rPr>
      </w:pPr>
      <w:ins w:id="15930" w:author="UTENTE" w:date="2020-06-30T18:54:00Z">
        <w:r w:rsidRPr="002709E2">
          <w:rPr>
            <w:rFonts w:ascii="Calibri" w:eastAsia="Calibri" w:hAnsi="Calibri" w:cs="Times New Roman"/>
          </w:rPr>
          <w:t>736.</w:t>
        </w:r>
        <w:r w:rsidRPr="002709E2">
          <w:rPr>
            <w:rFonts w:ascii="Calibri" w:eastAsia="Calibri" w:hAnsi="Calibri" w:cs="Times New Roman"/>
          </w:rPr>
          <w:tab/>
          <w:t>mcp "\"As-aspetta, cosa? Intendi…\""</w:t>
        </w:r>
      </w:ins>
    </w:p>
    <w:p w14:paraId="729FBA4F" w14:textId="77777777" w:rsidR="002709E2" w:rsidRPr="002709E2" w:rsidRDefault="002709E2" w:rsidP="002709E2">
      <w:pPr>
        <w:spacing w:line="600" w:lineRule="auto"/>
        <w:jc w:val="left"/>
        <w:rPr>
          <w:ins w:id="15931" w:author="UTENTE" w:date="2020-06-30T18:54:00Z"/>
          <w:rFonts w:ascii="Calibri" w:eastAsia="Calibri" w:hAnsi="Calibri" w:cs="Times New Roman"/>
        </w:rPr>
      </w:pPr>
      <w:ins w:id="15932" w:author="UTENTE" w:date="2020-06-30T18:54:00Z">
        <w:r w:rsidRPr="002709E2">
          <w:rPr>
            <w:rFonts w:ascii="Calibri" w:eastAsia="Calibri" w:hAnsi="Calibri" w:cs="Times New Roman"/>
          </w:rPr>
          <w:t>737.</w:t>
        </w:r>
        <w:r w:rsidRPr="002709E2">
          <w:rPr>
            <w:rFonts w:ascii="Calibri" w:eastAsia="Calibri" w:hAnsi="Calibri" w:cs="Times New Roman"/>
          </w:rPr>
          <w:tab/>
          <w:t>dp "\"Se non ti dai una mossa, sorge il sole.\""</w:t>
        </w:r>
      </w:ins>
    </w:p>
    <w:p w14:paraId="74BB66E0" w14:textId="77777777" w:rsidR="002709E2" w:rsidRPr="002709E2" w:rsidRDefault="002709E2" w:rsidP="002709E2">
      <w:pPr>
        <w:spacing w:line="600" w:lineRule="auto"/>
        <w:jc w:val="left"/>
        <w:rPr>
          <w:ins w:id="15933" w:author="UTENTE" w:date="2020-06-30T18:54:00Z"/>
          <w:rFonts w:ascii="Calibri" w:eastAsia="Calibri" w:hAnsi="Calibri" w:cs="Times New Roman"/>
        </w:rPr>
      </w:pPr>
      <w:ins w:id="15934" w:author="UTENTE" w:date="2020-06-30T18:54:00Z">
        <w:r w:rsidRPr="002709E2">
          <w:rPr>
            <w:rFonts w:ascii="Calibri" w:eastAsia="Calibri" w:hAnsi="Calibri" w:cs="Times New Roman"/>
          </w:rPr>
          <w:t>738.</w:t>
        </w:r>
        <w:r w:rsidRPr="002709E2">
          <w:rPr>
            <w:rFonts w:ascii="Calibri" w:eastAsia="Calibri" w:hAnsi="Calibri" w:cs="Times New Roman"/>
          </w:rPr>
          <w:tab/>
          <w:t>mcp "\"…\""</w:t>
        </w:r>
      </w:ins>
    </w:p>
    <w:p w14:paraId="54669B15" w14:textId="77777777" w:rsidR="002709E2" w:rsidRPr="002709E2" w:rsidRDefault="002709E2" w:rsidP="002709E2">
      <w:pPr>
        <w:spacing w:line="600" w:lineRule="auto"/>
        <w:jc w:val="left"/>
        <w:rPr>
          <w:ins w:id="15935" w:author="UTENTE" w:date="2020-06-30T18:54:00Z"/>
          <w:rFonts w:ascii="Calibri" w:eastAsia="Calibri" w:hAnsi="Calibri" w:cs="Times New Roman"/>
        </w:rPr>
      </w:pPr>
      <w:ins w:id="15936" w:author="UTENTE" w:date="2020-06-30T18:54:00Z">
        <w:r w:rsidRPr="002709E2">
          <w:rPr>
            <w:rFonts w:ascii="Calibri" w:eastAsia="Calibri" w:hAnsi="Calibri" w:cs="Times New Roman"/>
          </w:rPr>
          <w:t>739.</w:t>
        </w:r>
        <w:r w:rsidRPr="002709E2">
          <w:rPr>
            <w:rFonts w:ascii="Calibri" w:eastAsia="Calibri" w:hAnsi="Calibri" w:cs="Times New Roman"/>
          </w:rPr>
          <w:tab/>
          <w:t>n "Dopo le parole persuasive di Dom, mi siedo finalmente sulle sue gambe, agitato."</w:t>
        </w:r>
      </w:ins>
    </w:p>
    <w:p w14:paraId="7F584A45" w14:textId="77777777" w:rsidR="002709E2" w:rsidRPr="002709E2" w:rsidRDefault="002709E2" w:rsidP="002709E2">
      <w:pPr>
        <w:spacing w:line="600" w:lineRule="auto"/>
        <w:jc w:val="left"/>
        <w:rPr>
          <w:ins w:id="15937" w:author="UTENTE" w:date="2020-06-30T18:54:00Z"/>
          <w:rFonts w:ascii="Calibri" w:eastAsia="Calibri" w:hAnsi="Calibri" w:cs="Times New Roman"/>
        </w:rPr>
      </w:pPr>
      <w:ins w:id="15938" w:author="UTENTE" w:date="2020-06-30T18:54:00Z">
        <w:r w:rsidRPr="002709E2">
          <w:rPr>
            <w:rFonts w:ascii="Calibri" w:eastAsia="Calibri" w:hAnsi="Calibri" w:cs="Times New Roman"/>
          </w:rPr>
          <w:t>740.</w:t>
        </w:r>
        <w:r w:rsidRPr="002709E2">
          <w:rPr>
            <w:rFonts w:ascii="Calibri" w:eastAsia="Calibri" w:hAnsi="Calibri" w:cs="Times New Roman"/>
          </w:rPr>
          <w:tab/>
          <w:t>n "Non è non mi sia mai successo… ma non riesco a darmi una calmata."</w:t>
        </w:r>
      </w:ins>
    </w:p>
    <w:p w14:paraId="79262A81" w14:textId="77777777" w:rsidR="002709E2" w:rsidRPr="002709E2" w:rsidRDefault="002709E2" w:rsidP="002709E2">
      <w:pPr>
        <w:spacing w:line="600" w:lineRule="auto"/>
        <w:jc w:val="left"/>
        <w:rPr>
          <w:ins w:id="15939" w:author="UTENTE" w:date="2020-06-30T18:54:00Z"/>
          <w:rFonts w:ascii="Calibri" w:eastAsia="Calibri" w:hAnsi="Calibri" w:cs="Times New Roman"/>
        </w:rPr>
      </w:pPr>
      <w:ins w:id="15940" w:author="UTENTE" w:date="2020-06-30T18:54:00Z">
        <w:r w:rsidRPr="002709E2">
          <w:rPr>
            <w:rFonts w:ascii="Calibri" w:eastAsia="Calibri" w:hAnsi="Calibri" w:cs="Times New Roman"/>
          </w:rPr>
          <w:t>741.</w:t>
        </w:r>
        <w:r w:rsidRPr="002709E2">
          <w:rPr>
            <w:rFonts w:ascii="Calibri" w:eastAsia="Calibri" w:hAnsi="Calibri" w:cs="Times New Roman"/>
          </w:rPr>
          <w:tab/>
          <w:t>d "\"Perché sei così nervoso?\""</w:t>
        </w:r>
      </w:ins>
    </w:p>
    <w:p w14:paraId="4839975D" w14:textId="77777777" w:rsidR="002709E2" w:rsidRPr="002709E2" w:rsidRDefault="002709E2" w:rsidP="002709E2">
      <w:pPr>
        <w:spacing w:line="600" w:lineRule="auto"/>
        <w:jc w:val="left"/>
        <w:rPr>
          <w:ins w:id="15941" w:author="UTENTE" w:date="2020-06-30T18:54:00Z"/>
          <w:rFonts w:ascii="Calibri" w:eastAsia="Calibri" w:hAnsi="Calibri" w:cs="Times New Roman"/>
        </w:rPr>
      </w:pPr>
      <w:ins w:id="15942" w:author="UTENTE" w:date="2020-06-30T18:54:00Z">
        <w:r w:rsidRPr="002709E2">
          <w:rPr>
            <w:rFonts w:ascii="Calibri" w:eastAsia="Calibri" w:hAnsi="Calibri" w:cs="Times New Roman"/>
          </w:rPr>
          <w:t>742.</w:t>
        </w:r>
        <w:r w:rsidRPr="002709E2">
          <w:rPr>
            <w:rFonts w:ascii="Calibri" w:eastAsia="Calibri" w:hAnsi="Calibri" w:cs="Times New Roman"/>
          </w:rPr>
          <w:tab/>
          <w:t>mcp "\"…\""</w:t>
        </w:r>
      </w:ins>
    </w:p>
    <w:p w14:paraId="6470B867" w14:textId="77777777" w:rsidR="002709E2" w:rsidRPr="002709E2" w:rsidRDefault="002709E2" w:rsidP="002709E2">
      <w:pPr>
        <w:spacing w:line="600" w:lineRule="auto"/>
        <w:jc w:val="left"/>
        <w:rPr>
          <w:ins w:id="15943" w:author="UTENTE" w:date="2020-06-30T18:54:00Z"/>
          <w:rFonts w:ascii="Calibri" w:eastAsia="Calibri" w:hAnsi="Calibri" w:cs="Times New Roman"/>
        </w:rPr>
      </w:pPr>
      <w:ins w:id="15944" w:author="UTENTE" w:date="2020-06-30T18:54:00Z">
        <w:r w:rsidRPr="002709E2">
          <w:rPr>
            <w:rFonts w:ascii="Calibri" w:eastAsia="Calibri" w:hAnsi="Calibri" w:cs="Times New Roman"/>
          </w:rPr>
          <w:t>743.</w:t>
        </w:r>
        <w:r w:rsidRPr="002709E2">
          <w:rPr>
            <w:rFonts w:ascii="Calibri" w:eastAsia="Calibri" w:hAnsi="Calibri" w:cs="Times New Roman"/>
          </w:rPr>
          <w:tab/>
          <w:t>n "Mi chiede Dom in una voce bassa e incuriosita, e io arrossisco all'istante."</w:t>
        </w:r>
      </w:ins>
    </w:p>
    <w:p w14:paraId="535F3DA7" w14:textId="77777777" w:rsidR="002709E2" w:rsidRPr="002709E2" w:rsidRDefault="002709E2" w:rsidP="002709E2">
      <w:pPr>
        <w:spacing w:line="600" w:lineRule="auto"/>
        <w:jc w:val="left"/>
        <w:rPr>
          <w:ins w:id="15945" w:author="UTENTE" w:date="2020-06-30T18:54:00Z"/>
          <w:rFonts w:ascii="Calibri" w:eastAsia="Calibri" w:hAnsi="Calibri" w:cs="Times New Roman"/>
        </w:rPr>
      </w:pPr>
      <w:ins w:id="15946" w:author="UTENTE" w:date="2020-06-30T18:54:00Z">
        <w:r w:rsidRPr="002709E2">
          <w:rPr>
            <w:rFonts w:ascii="Calibri" w:eastAsia="Calibri" w:hAnsi="Calibri" w:cs="Times New Roman"/>
          </w:rPr>
          <w:t>744.</w:t>
        </w:r>
        <w:r w:rsidRPr="002709E2">
          <w:rPr>
            <w:rFonts w:ascii="Calibri" w:eastAsia="Calibri" w:hAnsi="Calibri" w:cs="Times New Roman"/>
          </w:rPr>
          <w:tab/>
          <w:t>n "L'ha notato, cazzo."</w:t>
        </w:r>
      </w:ins>
    </w:p>
    <w:p w14:paraId="07CD21A3" w14:textId="77777777" w:rsidR="002709E2" w:rsidRPr="002709E2" w:rsidRDefault="002709E2" w:rsidP="002709E2">
      <w:pPr>
        <w:spacing w:line="600" w:lineRule="auto"/>
        <w:jc w:val="left"/>
        <w:rPr>
          <w:ins w:id="15947" w:author="UTENTE" w:date="2020-06-30T18:54:00Z"/>
          <w:rFonts w:ascii="Calibri" w:eastAsia="Calibri" w:hAnsi="Calibri" w:cs="Times New Roman"/>
        </w:rPr>
      </w:pPr>
      <w:ins w:id="15948" w:author="UTENTE" w:date="2020-06-30T18:54:00Z">
        <w:r w:rsidRPr="002709E2">
          <w:rPr>
            <w:rFonts w:ascii="Calibri" w:eastAsia="Calibri" w:hAnsi="Calibri" w:cs="Times New Roman"/>
          </w:rPr>
          <w:t>745.</w:t>
        </w:r>
        <w:r w:rsidRPr="002709E2">
          <w:rPr>
            <w:rFonts w:ascii="Calibri" w:eastAsia="Calibri" w:hAnsi="Calibri" w:cs="Times New Roman"/>
          </w:rPr>
          <w:tab/>
          <w:t>d "\"Sei piuttosto scarso a nascondere come ti senti.\""</w:t>
        </w:r>
      </w:ins>
    </w:p>
    <w:p w14:paraId="63902841" w14:textId="77777777" w:rsidR="002709E2" w:rsidRPr="002709E2" w:rsidRDefault="002709E2" w:rsidP="002709E2">
      <w:pPr>
        <w:spacing w:line="600" w:lineRule="auto"/>
        <w:jc w:val="left"/>
        <w:rPr>
          <w:ins w:id="15949" w:author="UTENTE" w:date="2020-06-30T18:54:00Z"/>
          <w:rFonts w:ascii="Calibri" w:eastAsia="Calibri" w:hAnsi="Calibri" w:cs="Times New Roman"/>
        </w:rPr>
      </w:pPr>
      <w:ins w:id="15950" w:author="UTENTE" w:date="2020-06-30T18:54:00Z">
        <w:r w:rsidRPr="002709E2">
          <w:rPr>
            <w:rFonts w:ascii="Calibri" w:eastAsia="Calibri" w:hAnsi="Calibri" w:cs="Times New Roman"/>
          </w:rPr>
          <w:t>746.</w:t>
        </w:r>
        <w:r w:rsidRPr="002709E2">
          <w:rPr>
            <w:rFonts w:ascii="Calibri" w:eastAsia="Calibri" w:hAnsi="Calibri" w:cs="Times New Roman"/>
          </w:rPr>
          <w:tab/>
          <w:t>d "\"I miei libri di terza elementare erano più difficile da leggere.\"" </w:t>
        </w:r>
        <w:r w:rsidRPr="002709E2">
          <w:rPr>
            <w:rFonts w:ascii="Calibri" w:eastAsia="Calibri" w:hAnsi="Calibri" w:cs="Times New Roman"/>
          </w:rPr>
          <w:br w:type="page"/>
        </w:r>
      </w:ins>
    </w:p>
    <w:p w14:paraId="2C652EBD" w14:textId="77777777" w:rsidR="002709E2" w:rsidRPr="002709E2" w:rsidRDefault="002709E2" w:rsidP="002709E2">
      <w:pPr>
        <w:spacing w:line="600" w:lineRule="auto"/>
        <w:jc w:val="left"/>
        <w:rPr>
          <w:ins w:id="15951" w:author="UTENTE" w:date="2020-06-30T18:54:00Z"/>
          <w:rFonts w:ascii="Calibri" w:eastAsia="Calibri" w:hAnsi="Calibri" w:cs="Times New Roman"/>
          <w:lang w:val="en-US"/>
        </w:rPr>
      </w:pPr>
      <w:ins w:id="15952" w:author="UTENTE" w:date="2020-06-30T18:54:00Z">
        <w:r w:rsidRPr="002709E2">
          <w:rPr>
            <w:rFonts w:ascii="Calibri" w:eastAsia="Calibri" w:hAnsi="Calibri" w:cs="Times New Roman"/>
            <w:lang w:val="en-US"/>
          </w:rPr>
          <w:lastRenderedPageBreak/>
          <w:t>747.</w:t>
        </w:r>
        <w:r w:rsidRPr="002709E2">
          <w:rPr>
            <w:rFonts w:ascii="Calibri" w:eastAsia="Calibri" w:hAnsi="Calibri" w:cs="Times New Roman"/>
            <w:lang w:val="en-US"/>
          </w:rPr>
          <w:tab/>
          <w:t>mcp "\"…Shut up. It's not my fault that I'm honest.\""</w:t>
        </w:r>
      </w:ins>
    </w:p>
    <w:p w14:paraId="40BEDC6E" w14:textId="77777777" w:rsidR="002709E2" w:rsidRPr="002709E2" w:rsidRDefault="002709E2" w:rsidP="002709E2">
      <w:pPr>
        <w:spacing w:line="600" w:lineRule="auto"/>
        <w:jc w:val="left"/>
        <w:rPr>
          <w:ins w:id="15953" w:author="UTENTE" w:date="2020-06-30T18:54:00Z"/>
          <w:rFonts w:ascii="Calibri" w:eastAsia="Calibri" w:hAnsi="Calibri" w:cs="Times New Roman"/>
          <w:lang w:val="en-US"/>
        </w:rPr>
      </w:pPr>
      <w:ins w:id="15954" w:author="UTENTE" w:date="2020-06-30T18:54:00Z">
        <w:r w:rsidRPr="002709E2">
          <w:rPr>
            <w:rFonts w:ascii="Calibri" w:eastAsia="Calibri" w:hAnsi="Calibri" w:cs="Times New Roman"/>
            <w:lang w:val="en-US"/>
          </w:rPr>
          <w:t>748.</w:t>
        </w:r>
        <w:r w:rsidRPr="002709E2">
          <w:rPr>
            <w:rFonts w:ascii="Calibri" w:eastAsia="Calibri" w:hAnsi="Calibri" w:cs="Times New Roman"/>
            <w:lang w:val="en-US"/>
          </w:rPr>
          <w:tab/>
          <w:t>mcp "\"And what else am I supposed to do when you're looking at me like that, anyway?\""</w:t>
        </w:r>
      </w:ins>
    </w:p>
    <w:p w14:paraId="751B44A5" w14:textId="77777777" w:rsidR="002709E2" w:rsidRPr="002709E2" w:rsidRDefault="002709E2" w:rsidP="002709E2">
      <w:pPr>
        <w:spacing w:line="600" w:lineRule="auto"/>
        <w:jc w:val="left"/>
        <w:rPr>
          <w:ins w:id="15955" w:author="UTENTE" w:date="2020-06-30T18:54:00Z"/>
          <w:rFonts w:ascii="Calibri" w:eastAsia="Calibri" w:hAnsi="Calibri" w:cs="Times New Roman"/>
          <w:lang w:val="en-US"/>
        </w:rPr>
      </w:pPr>
      <w:ins w:id="15956" w:author="UTENTE" w:date="2020-06-30T18:54:00Z">
        <w:r w:rsidRPr="002709E2">
          <w:rPr>
            <w:rFonts w:ascii="Calibri" w:eastAsia="Calibri" w:hAnsi="Calibri" w:cs="Times New Roman"/>
            <w:lang w:val="en-US"/>
          </w:rPr>
          <w:t>749.</w:t>
        </w:r>
        <w:r w:rsidRPr="002709E2">
          <w:rPr>
            <w:rFonts w:ascii="Calibri" w:eastAsia="Calibri" w:hAnsi="Calibri" w:cs="Times New Roman"/>
            <w:lang w:val="en-US"/>
          </w:rPr>
          <w:tab/>
          <w:t>mcp "\"…Now you're just being mean for no reason.\""</w:t>
        </w:r>
      </w:ins>
    </w:p>
    <w:p w14:paraId="3225623B" w14:textId="77777777" w:rsidR="002709E2" w:rsidRPr="002709E2" w:rsidRDefault="002709E2" w:rsidP="002709E2">
      <w:pPr>
        <w:spacing w:line="600" w:lineRule="auto"/>
        <w:jc w:val="left"/>
        <w:rPr>
          <w:ins w:id="15957" w:author="UTENTE" w:date="2020-06-30T18:54:00Z"/>
          <w:rFonts w:ascii="Calibri" w:eastAsia="Calibri" w:hAnsi="Calibri" w:cs="Times New Roman"/>
          <w:lang w:val="en-US"/>
        </w:rPr>
      </w:pPr>
      <w:ins w:id="15958" w:author="UTENTE" w:date="2020-06-30T18:54:00Z">
        <w:r w:rsidRPr="002709E2">
          <w:rPr>
            <w:rFonts w:ascii="Calibri" w:eastAsia="Calibri" w:hAnsi="Calibri" w:cs="Times New Roman"/>
            <w:lang w:val="en-US"/>
          </w:rPr>
          <w:t>750.</w:t>
        </w:r>
        <w:r w:rsidRPr="002709E2">
          <w:rPr>
            <w:rFonts w:ascii="Calibri" w:eastAsia="Calibri" w:hAnsi="Calibri" w:cs="Times New Roman"/>
            <w:lang w:val="en-US"/>
          </w:rPr>
          <w:tab/>
          <w:t>mcp "\"Maybe I wasn't trying to hide it.\""</w:t>
        </w:r>
      </w:ins>
    </w:p>
    <w:p w14:paraId="5F3647AD" w14:textId="77777777" w:rsidR="002709E2" w:rsidRPr="002709E2" w:rsidRDefault="002709E2" w:rsidP="002709E2">
      <w:pPr>
        <w:spacing w:line="600" w:lineRule="auto"/>
        <w:jc w:val="left"/>
        <w:rPr>
          <w:ins w:id="15959" w:author="UTENTE" w:date="2020-06-30T18:54:00Z"/>
          <w:rFonts w:ascii="Calibri" w:eastAsia="Calibri" w:hAnsi="Calibri" w:cs="Times New Roman"/>
          <w:lang w:val="en-US"/>
        </w:rPr>
      </w:pPr>
      <w:ins w:id="15960" w:author="UTENTE" w:date="2020-06-30T18:54:00Z">
        <w:r w:rsidRPr="002709E2">
          <w:rPr>
            <w:rFonts w:ascii="Calibri" w:eastAsia="Calibri" w:hAnsi="Calibri" w:cs="Times New Roman"/>
            <w:lang w:val="en-US"/>
          </w:rPr>
          <w:t>751.</w:t>
        </w:r>
        <w:r w:rsidRPr="002709E2">
          <w:rPr>
            <w:rFonts w:ascii="Calibri" w:eastAsia="Calibri" w:hAnsi="Calibri" w:cs="Times New Roman"/>
            <w:lang w:val="en-US"/>
          </w:rPr>
          <w:tab/>
          <w:t>d "\"Sorry, sorry.\""</w:t>
        </w:r>
      </w:ins>
    </w:p>
    <w:p w14:paraId="4068944F" w14:textId="77777777" w:rsidR="002709E2" w:rsidRPr="002709E2" w:rsidRDefault="002709E2" w:rsidP="002709E2">
      <w:pPr>
        <w:spacing w:line="600" w:lineRule="auto"/>
        <w:jc w:val="left"/>
        <w:rPr>
          <w:ins w:id="15961" w:author="UTENTE" w:date="2020-06-30T18:54:00Z"/>
          <w:rFonts w:ascii="Calibri" w:eastAsia="Calibri" w:hAnsi="Calibri" w:cs="Times New Roman"/>
          <w:lang w:val="en-US"/>
        </w:rPr>
      </w:pPr>
      <w:ins w:id="15962" w:author="UTENTE" w:date="2020-06-30T18:54:00Z">
        <w:r w:rsidRPr="002709E2">
          <w:rPr>
            <w:rFonts w:ascii="Calibri" w:eastAsia="Calibri" w:hAnsi="Calibri" w:cs="Times New Roman"/>
            <w:lang w:val="en-US"/>
          </w:rPr>
          <w:t>752.</w:t>
        </w:r>
        <w:r w:rsidRPr="002709E2">
          <w:rPr>
            <w:rFonts w:ascii="Calibri" w:eastAsia="Calibri" w:hAnsi="Calibri" w:cs="Times New Roman"/>
            <w:lang w:val="en-US"/>
          </w:rPr>
          <w:tab/>
          <w:t>n "When I mumble an indignant reply, Dom just snickers, tightening his arms around me."</w:t>
        </w:r>
      </w:ins>
    </w:p>
    <w:p w14:paraId="070E7A16" w14:textId="77777777" w:rsidR="002709E2" w:rsidRPr="002709E2" w:rsidRDefault="002709E2" w:rsidP="002709E2">
      <w:pPr>
        <w:spacing w:line="600" w:lineRule="auto"/>
        <w:jc w:val="left"/>
        <w:rPr>
          <w:ins w:id="15963" w:author="UTENTE" w:date="2020-06-30T18:54:00Z"/>
          <w:rFonts w:ascii="Calibri" w:eastAsia="Calibri" w:hAnsi="Calibri" w:cs="Times New Roman"/>
          <w:lang w:val="en-US"/>
        </w:rPr>
      </w:pPr>
      <w:ins w:id="15964" w:author="UTENTE" w:date="2020-06-30T18:54:00Z">
        <w:r w:rsidRPr="002709E2">
          <w:rPr>
            <w:rFonts w:ascii="Calibri" w:eastAsia="Calibri" w:hAnsi="Calibri" w:cs="Times New Roman"/>
            <w:lang w:val="en-US"/>
          </w:rPr>
          <w:t>753.</w:t>
        </w:r>
        <w:r w:rsidRPr="002709E2">
          <w:rPr>
            <w:rFonts w:ascii="Calibri" w:eastAsia="Calibri" w:hAnsi="Calibri" w:cs="Times New Roman"/>
            <w:lang w:val="en-US"/>
          </w:rPr>
          <w:tab/>
          <w:t>n "The gentle, but firm, way he hugs my body against him is oddly comforting, and I find myself relaxing before I even know it."</w:t>
        </w:r>
      </w:ins>
    </w:p>
    <w:p w14:paraId="516E5A3C" w14:textId="77777777" w:rsidR="002709E2" w:rsidRPr="002709E2" w:rsidRDefault="002709E2" w:rsidP="002709E2">
      <w:pPr>
        <w:spacing w:line="600" w:lineRule="auto"/>
        <w:jc w:val="left"/>
        <w:rPr>
          <w:ins w:id="15965" w:author="UTENTE" w:date="2020-06-30T18:54:00Z"/>
          <w:rFonts w:ascii="Calibri" w:eastAsia="Calibri" w:hAnsi="Calibri" w:cs="Times New Roman"/>
          <w:lang w:val="en-US"/>
        </w:rPr>
      </w:pPr>
      <w:ins w:id="15966" w:author="UTENTE" w:date="2020-06-30T18:54:00Z">
        <w:r w:rsidRPr="002709E2">
          <w:rPr>
            <w:rFonts w:ascii="Calibri" w:eastAsia="Calibri" w:hAnsi="Calibri" w:cs="Times New Roman"/>
            <w:lang w:val="en-US"/>
          </w:rPr>
          <w:t>754.</w:t>
        </w:r>
        <w:r w:rsidRPr="002709E2">
          <w:rPr>
            <w:rFonts w:ascii="Calibri" w:eastAsia="Calibri" w:hAnsi="Calibri" w:cs="Times New Roman"/>
            <w:lang w:val="en-US"/>
          </w:rPr>
          <w:tab/>
          <w:t>n "I guess he shares my feelings, at least a little bit. {w}The thought makes a happy warmth flood through my chest."</w:t>
        </w:r>
      </w:ins>
    </w:p>
    <w:p w14:paraId="11888B23" w14:textId="77777777" w:rsidR="002709E2" w:rsidRPr="002709E2" w:rsidRDefault="002709E2" w:rsidP="002709E2">
      <w:pPr>
        <w:spacing w:line="600" w:lineRule="auto"/>
        <w:jc w:val="left"/>
        <w:rPr>
          <w:ins w:id="15967" w:author="UTENTE" w:date="2020-06-30T18:54:00Z"/>
          <w:rFonts w:ascii="Calibri" w:eastAsia="Calibri" w:hAnsi="Calibri" w:cs="Times New Roman"/>
          <w:lang w:val="en-US"/>
        </w:rPr>
      </w:pPr>
      <w:ins w:id="15968" w:author="UTENTE" w:date="2020-06-30T18:54:00Z">
        <w:r w:rsidRPr="002709E2">
          <w:rPr>
            <w:rFonts w:ascii="Calibri" w:eastAsia="Calibri" w:hAnsi="Calibri" w:cs="Times New Roman"/>
            <w:lang w:val="en-US"/>
          </w:rPr>
          <w:t>755.</w:t>
        </w:r>
        <w:r w:rsidRPr="002709E2">
          <w:rPr>
            <w:rFonts w:ascii="Calibri" w:eastAsia="Calibri" w:hAnsi="Calibri" w:cs="Times New Roman"/>
            <w:lang w:val="en-US"/>
          </w:rPr>
          <w:tab/>
          <w:t>mcp "\"Can I ask you a question, Dom?\""</w:t>
        </w:r>
      </w:ins>
    </w:p>
    <w:p w14:paraId="3E4E814D" w14:textId="77777777" w:rsidR="002709E2" w:rsidRPr="002709E2" w:rsidRDefault="002709E2" w:rsidP="002709E2">
      <w:pPr>
        <w:spacing w:line="600" w:lineRule="auto"/>
        <w:jc w:val="left"/>
        <w:rPr>
          <w:ins w:id="15969" w:author="UTENTE" w:date="2020-06-30T18:54:00Z"/>
          <w:rFonts w:ascii="Calibri" w:eastAsia="Calibri" w:hAnsi="Calibri" w:cs="Times New Roman"/>
          <w:lang w:val="en-US"/>
        </w:rPr>
      </w:pPr>
      <w:ins w:id="15970" w:author="UTENTE" w:date="2020-06-30T18:54:00Z">
        <w:r w:rsidRPr="002709E2">
          <w:rPr>
            <w:rFonts w:ascii="Calibri" w:eastAsia="Calibri" w:hAnsi="Calibri" w:cs="Times New Roman"/>
            <w:lang w:val="en-US"/>
          </w:rPr>
          <w:t>756.</w:t>
        </w:r>
        <w:r w:rsidRPr="002709E2">
          <w:rPr>
            <w:rFonts w:ascii="Calibri" w:eastAsia="Calibri" w:hAnsi="Calibri" w:cs="Times New Roman"/>
            <w:lang w:val="en-US"/>
          </w:rPr>
          <w:tab/>
          <w:t>mcp "\"You… How did you turn into a vampire?\""</w:t>
        </w:r>
      </w:ins>
    </w:p>
    <w:p w14:paraId="64C33AAA" w14:textId="77777777" w:rsidR="002709E2" w:rsidRPr="002709E2" w:rsidRDefault="002709E2" w:rsidP="002709E2">
      <w:pPr>
        <w:spacing w:line="600" w:lineRule="auto"/>
        <w:jc w:val="left"/>
        <w:rPr>
          <w:ins w:id="15971" w:author="UTENTE" w:date="2020-06-30T18:54:00Z"/>
          <w:rFonts w:ascii="Calibri" w:eastAsia="Calibri" w:hAnsi="Calibri" w:cs="Times New Roman"/>
          <w:lang w:val="en-US"/>
        </w:rPr>
      </w:pPr>
      <w:ins w:id="15972" w:author="UTENTE" w:date="2020-06-30T18:54:00Z">
        <w:r w:rsidRPr="002709E2">
          <w:rPr>
            <w:rFonts w:ascii="Calibri" w:eastAsia="Calibri" w:hAnsi="Calibri" w:cs="Times New Roman"/>
            <w:lang w:val="en-US"/>
          </w:rPr>
          <w:t>757.</w:t>
        </w:r>
        <w:r w:rsidRPr="002709E2">
          <w:rPr>
            <w:rFonts w:ascii="Calibri" w:eastAsia="Calibri" w:hAnsi="Calibri" w:cs="Times New Roman"/>
            <w:lang w:val="en-US"/>
          </w:rPr>
          <w:tab/>
          <w:t>dp "\"…\""</w:t>
        </w:r>
      </w:ins>
    </w:p>
    <w:p w14:paraId="30AE87D7" w14:textId="77777777" w:rsidR="002709E2" w:rsidRPr="002709E2" w:rsidRDefault="002709E2" w:rsidP="002709E2">
      <w:pPr>
        <w:spacing w:line="600" w:lineRule="auto"/>
        <w:jc w:val="left"/>
        <w:rPr>
          <w:ins w:id="15973" w:author="UTENTE" w:date="2020-06-30T18:54:00Z"/>
          <w:rFonts w:ascii="Calibri" w:eastAsia="Calibri" w:hAnsi="Calibri" w:cs="Times New Roman"/>
          <w:lang w:val="en-US"/>
        </w:rPr>
      </w:pPr>
      <w:ins w:id="15974" w:author="UTENTE" w:date="2020-06-30T18:54:00Z">
        <w:r w:rsidRPr="002709E2">
          <w:rPr>
            <w:rFonts w:ascii="Calibri" w:eastAsia="Calibri" w:hAnsi="Calibri" w:cs="Times New Roman"/>
            <w:lang w:val="en-US"/>
          </w:rPr>
          <w:t>758.</w:t>
        </w:r>
        <w:r w:rsidRPr="002709E2">
          <w:rPr>
            <w:rFonts w:ascii="Calibri" w:eastAsia="Calibri" w:hAnsi="Calibri" w:cs="Times New Roman"/>
            <w:lang w:val="en-US"/>
          </w:rPr>
          <w:tab/>
          <w:t>n "He goes silent for a long moment."</w:t>
        </w:r>
      </w:ins>
    </w:p>
    <w:p w14:paraId="329E1527" w14:textId="77777777" w:rsidR="002709E2" w:rsidRPr="002709E2" w:rsidRDefault="002709E2" w:rsidP="002709E2">
      <w:pPr>
        <w:spacing w:line="600" w:lineRule="auto"/>
        <w:jc w:val="left"/>
        <w:rPr>
          <w:ins w:id="15975" w:author="UTENTE" w:date="2020-06-30T18:54:00Z"/>
          <w:rFonts w:ascii="Calibri" w:eastAsia="Calibri" w:hAnsi="Calibri" w:cs="Times New Roman"/>
          <w:lang w:val="en-US"/>
        </w:rPr>
      </w:pPr>
      <w:ins w:id="15976" w:author="UTENTE" w:date="2020-06-30T18:54:00Z">
        <w:r w:rsidRPr="002709E2">
          <w:rPr>
            <w:rFonts w:ascii="Calibri" w:eastAsia="Calibri" w:hAnsi="Calibri" w:cs="Times New Roman"/>
            <w:lang w:val="en-US"/>
          </w:rPr>
          <w:t>759.</w:t>
        </w:r>
        <w:r w:rsidRPr="002709E2">
          <w:rPr>
            <w:rFonts w:ascii="Calibri" w:eastAsia="Calibri" w:hAnsi="Calibri" w:cs="Times New Roman"/>
            <w:lang w:val="en-US"/>
          </w:rPr>
          <w:tab/>
          <w:t>n "I feel him squeeze the fabric of my jacket – with fingers that tremble ever so slightly."</w:t>
        </w:r>
      </w:ins>
    </w:p>
    <w:p w14:paraId="759E4F08" w14:textId="77777777" w:rsidR="002709E2" w:rsidRPr="002709E2" w:rsidRDefault="002709E2" w:rsidP="002709E2">
      <w:pPr>
        <w:spacing w:line="600" w:lineRule="auto"/>
        <w:jc w:val="left"/>
        <w:rPr>
          <w:ins w:id="15977" w:author="UTENTE" w:date="2020-06-30T18:54:00Z"/>
          <w:rFonts w:ascii="Calibri" w:eastAsia="Calibri" w:hAnsi="Calibri" w:cs="Times New Roman"/>
          <w:lang w:val="en-US"/>
        </w:rPr>
      </w:pPr>
      <w:ins w:id="15978" w:author="UTENTE" w:date="2020-06-30T18:54:00Z">
        <w:r w:rsidRPr="002709E2">
          <w:rPr>
            <w:rFonts w:ascii="Calibri" w:eastAsia="Calibri" w:hAnsi="Calibri" w:cs="Times New Roman"/>
            <w:lang w:val="en-US"/>
          </w:rPr>
          <w:t>760.</w:t>
        </w:r>
        <w:r w:rsidRPr="002709E2">
          <w:rPr>
            <w:rFonts w:ascii="Calibri" w:eastAsia="Calibri" w:hAnsi="Calibri" w:cs="Times New Roman"/>
            <w:lang w:val="en-US"/>
          </w:rPr>
          <w:tab/>
          <w:t>dp "\"I got bitten ten years ago against my will. Wrong place at the wrong time.\""</w:t>
        </w:r>
      </w:ins>
    </w:p>
    <w:p w14:paraId="554AEC40" w14:textId="77777777" w:rsidR="002709E2" w:rsidRPr="002709E2" w:rsidRDefault="002709E2" w:rsidP="002709E2">
      <w:pPr>
        <w:spacing w:line="600" w:lineRule="auto"/>
        <w:jc w:val="left"/>
        <w:rPr>
          <w:ins w:id="15979" w:author="UTENTE" w:date="2020-06-30T18:54:00Z"/>
          <w:rFonts w:ascii="Calibri" w:eastAsia="Calibri" w:hAnsi="Calibri" w:cs="Times New Roman"/>
          <w:lang w:val="en-US"/>
        </w:rPr>
      </w:pPr>
      <w:ins w:id="15980" w:author="UTENTE" w:date="2020-06-30T18:54:00Z">
        <w:r w:rsidRPr="002709E2">
          <w:rPr>
            <w:rFonts w:ascii="Calibri" w:eastAsia="Calibri" w:hAnsi="Calibri" w:cs="Times New Roman"/>
            <w:lang w:val="en-US"/>
          </w:rPr>
          <w:t>761.</w:t>
        </w:r>
        <w:r w:rsidRPr="002709E2">
          <w:rPr>
            <w:rFonts w:ascii="Calibri" w:eastAsia="Calibri" w:hAnsi="Calibri" w:cs="Times New Roman"/>
            <w:lang w:val="en-US"/>
          </w:rPr>
          <w:tab/>
          <w:t>n "He speaks with a resigned calmness, not the bitter tone I was expecting."</w:t>
        </w:r>
        <w:r w:rsidRPr="002709E2">
          <w:rPr>
            <w:rFonts w:ascii="Calibri" w:eastAsia="Calibri" w:hAnsi="Calibri" w:cs="Times New Roman"/>
            <w:lang w:val="en-US"/>
          </w:rPr>
          <w:br w:type="page"/>
        </w:r>
      </w:ins>
    </w:p>
    <w:p w14:paraId="36564751" w14:textId="77777777" w:rsidR="002709E2" w:rsidRPr="002709E2" w:rsidRDefault="002709E2" w:rsidP="002709E2">
      <w:pPr>
        <w:spacing w:line="600" w:lineRule="auto"/>
        <w:jc w:val="left"/>
        <w:rPr>
          <w:ins w:id="15981" w:author="UTENTE" w:date="2020-06-30T18:54:00Z"/>
          <w:rFonts w:ascii="Calibri" w:eastAsia="Calibri" w:hAnsi="Calibri" w:cs="Times New Roman"/>
        </w:rPr>
      </w:pPr>
      <w:ins w:id="15982" w:author="UTENTE" w:date="2020-06-30T18:54:00Z">
        <w:r w:rsidRPr="002709E2">
          <w:rPr>
            <w:rFonts w:ascii="Calibri" w:eastAsia="Calibri" w:hAnsi="Calibri" w:cs="Times New Roman"/>
          </w:rPr>
          <w:lastRenderedPageBreak/>
          <w:t>747.</w:t>
        </w:r>
        <w:r w:rsidRPr="002709E2">
          <w:rPr>
            <w:rFonts w:ascii="Calibri" w:eastAsia="Calibri" w:hAnsi="Calibri" w:cs="Times New Roman"/>
          </w:rPr>
          <w:tab/>
          <w:t>mcp "\"…Sta zitto. Non è colpa mia se sono trasparente e onesto.\""</w:t>
        </w:r>
      </w:ins>
    </w:p>
    <w:p w14:paraId="26FAAFC4" w14:textId="77777777" w:rsidR="002709E2" w:rsidRPr="002709E2" w:rsidRDefault="002709E2" w:rsidP="002709E2">
      <w:pPr>
        <w:spacing w:line="600" w:lineRule="auto"/>
        <w:jc w:val="left"/>
        <w:rPr>
          <w:ins w:id="15983" w:author="UTENTE" w:date="2020-06-30T18:54:00Z"/>
          <w:rFonts w:ascii="Calibri" w:eastAsia="Calibri" w:hAnsi="Calibri" w:cs="Times New Roman"/>
        </w:rPr>
      </w:pPr>
      <w:ins w:id="15984" w:author="UTENTE" w:date="2020-06-30T18:54:00Z">
        <w:r w:rsidRPr="002709E2">
          <w:rPr>
            <w:rFonts w:ascii="Calibri" w:eastAsia="Calibri" w:hAnsi="Calibri" w:cs="Times New Roman"/>
          </w:rPr>
          <w:t>748.</w:t>
        </w:r>
        <w:r w:rsidRPr="002709E2">
          <w:rPr>
            <w:rFonts w:ascii="Calibri" w:eastAsia="Calibri" w:hAnsi="Calibri" w:cs="Times New Roman"/>
          </w:rPr>
          <w:tab/>
          <w:t>mcp "\"E cos'altro dovrei fare quando mi guardi in quel modo, fra l'altro?\""</w:t>
        </w:r>
      </w:ins>
    </w:p>
    <w:p w14:paraId="7A35B4A9" w14:textId="77777777" w:rsidR="002709E2" w:rsidRPr="002709E2" w:rsidRDefault="002709E2" w:rsidP="002709E2">
      <w:pPr>
        <w:spacing w:line="600" w:lineRule="auto"/>
        <w:jc w:val="left"/>
        <w:rPr>
          <w:ins w:id="15985" w:author="UTENTE" w:date="2020-06-30T18:54:00Z"/>
          <w:rFonts w:ascii="Calibri" w:eastAsia="Calibri" w:hAnsi="Calibri" w:cs="Times New Roman"/>
        </w:rPr>
      </w:pPr>
      <w:ins w:id="15986" w:author="UTENTE" w:date="2020-06-30T18:54:00Z">
        <w:r w:rsidRPr="002709E2">
          <w:rPr>
            <w:rFonts w:ascii="Calibri" w:eastAsia="Calibri" w:hAnsi="Calibri" w:cs="Times New Roman"/>
          </w:rPr>
          <w:t>749.</w:t>
        </w:r>
        <w:r w:rsidRPr="002709E2">
          <w:rPr>
            <w:rFonts w:ascii="Calibri" w:eastAsia="Calibri" w:hAnsi="Calibri" w:cs="Times New Roman"/>
          </w:rPr>
          <w:tab/>
          <w:t>mcp "\"…Ora stai solo facendo il cattivo senza motivo.\""</w:t>
        </w:r>
      </w:ins>
    </w:p>
    <w:p w14:paraId="7960BC04" w14:textId="77777777" w:rsidR="002709E2" w:rsidRPr="002709E2" w:rsidRDefault="002709E2" w:rsidP="002709E2">
      <w:pPr>
        <w:spacing w:line="600" w:lineRule="auto"/>
        <w:jc w:val="left"/>
        <w:rPr>
          <w:ins w:id="15987" w:author="UTENTE" w:date="2020-06-30T18:54:00Z"/>
          <w:rFonts w:ascii="Calibri" w:eastAsia="Calibri" w:hAnsi="Calibri" w:cs="Times New Roman"/>
        </w:rPr>
      </w:pPr>
      <w:ins w:id="15988" w:author="UTENTE" w:date="2020-06-30T18:54:00Z">
        <w:r w:rsidRPr="002709E2">
          <w:rPr>
            <w:rFonts w:ascii="Calibri" w:eastAsia="Calibri" w:hAnsi="Calibri" w:cs="Times New Roman"/>
          </w:rPr>
          <w:t>750.</w:t>
        </w:r>
        <w:r w:rsidRPr="002709E2">
          <w:rPr>
            <w:rFonts w:ascii="Calibri" w:eastAsia="Calibri" w:hAnsi="Calibri" w:cs="Times New Roman"/>
          </w:rPr>
          <w:tab/>
          <w:t>mcp "\"Forse non stavo cercando di nasconderlo.\""</w:t>
        </w:r>
      </w:ins>
    </w:p>
    <w:p w14:paraId="0F19D2C7" w14:textId="77777777" w:rsidR="002709E2" w:rsidRPr="002709E2" w:rsidRDefault="002709E2" w:rsidP="002709E2">
      <w:pPr>
        <w:spacing w:line="600" w:lineRule="auto"/>
        <w:jc w:val="left"/>
        <w:rPr>
          <w:ins w:id="15989" w:author="UTENTE" w:date="2020-06-30T18:54:00Z"/>
          <w:rFonts w:ascii="Calibri" w:eastAsia="Calibri" w:hAnsi="Calibri" w:cs="Times New Roman"/>
        </w:rPr>
      </w:pPr>
      <w:ins w:id="15990" w:author="UTENTE" w:date="2020-06-30T18:54:00Z">
        <w:r w:rsidRPr="002709E2">
          <w:rPr>
            <w:rFonts w:ascii="Calibri" w:eastAsia="Calibri" w:hAnsi="Calibri" w:cs="Times New Roman"/>
          </w:rPr>
          <w:t>751.</w:t>
        </w:r>
        <w:r w:rsidRPr="002709E2">
          <w:rPr>
            <w:rFonts w:ascii="Calibri" w:eastAsia="Calibri" w:hAnsi="Calibri" w:cs="Times New Roman"/>
          </w:rPr>
          <w:tab/>
          <w:t>d "\"Scusa, scusa.\""</w:t>
        </w:r>
      </w:ins>
    </w:p>
    <w:p w14:paraId="6CB7D05E" w14:textId="77777777" w:rsidR="002709E2" w:rsidRPr="002709E2" w:rsidRDefault="002709E2" w:rsidP="002709E2">
      <w:pPr>
        <w:spacing w:line="600" w:lineRule="auto"/>
        <w:jc w:val="left"/>
        <w:rPr>
          <w:ins w:id="15991" w:author="UTENTE" w:date="2020-06-30T18:54:00Z"/>
          <w:rFonts w:ascii="Calibri" w:eastAsia="Calibri" w:hAnsi="Calibri" w:cs="Times New Roman"/>
        </w:rPr>
      </w:pPr>
      <w:ins w:id="15992" w:author="UTENTE" w:date="2020-06-30T18:54:00Z">
        <w:r w:rsidRPr="002709E2">
          <w:rPr>
            <w:rFonts w:ascii="Calibri" w:eastAsia="Calibri" w:hAnsi="Calibri" w:cs="Times New Roman"/>
          </w:rPr>
          <w:t>752.</w:t>
        </w:r>
        <w:r w:rsidRPr="002709E2">
          <w:rPr>
            <w:rFonts w:ascii="Calibri" w:eastAsia="Calibri" w:hAnsi="Calibri" w:cs="Times New Roman"/>
          </w:rPr>
          <w:tab/>
          <w:t>n "Quando borbotto una risposta indignata, Dom ridacchia, stringendo le sue braccia attorno a me."</w:t>
        </w:r>
      </w:ins>
    </w:p>
    <w:p w14:paraId="62C18934" w14:textId="77777777" w:rsidR="002709E2" w:rsidRPr="002709E2" w:rsidRDefault="002709E2" w:rsidP="002709E2">
      <w:pPr>
        <w:spacing w:line="600" w:lineRule="auto"/>
        <w:jc w:val="left"/>
        <w:rPr>
          <w:ins w:id="15993" w:author="UTENTE" w:date="2020-06-30T18:54:00Z"/>
          <w:rFonts w:ascii="Calibri" w:eastAsia="Calibri" w:hAnsi="Calibri" w:cs="Times New Roman"/>
        </w:rPr>
      </w:pPr>
      <w:ins w:id="15994" w:author="UTENTE" w:date="2020-06-30T18:54:00Z">
        <w:r w:rsidRPr="002709E2">
          <w:rPr>
            <w:rFonts w:ascii="Calibri" w:eastAsia="Calibri" w:hAnsi="Calibri" w:cs="Times New Roman"/>
          </w:rPr>
          <w:t>753.</w:t>
        </w:r>
        <w:r w:rsidRPr="002709E2">
          <w:rPr>
            <w:rFonts w:ascii="Calibri" w:eastAsia="Calibri" w:hAnsi="Calibri" w:cs="Times New Roman"/>
          </w:rPr>
          <w:tab/>
          <w:t>n "Il modo dolce, ma fermo con cui mi abbraccia è incredibilmente confortante e finisco per rilassarmi ancora prima di accorgermene."</w:t>
        </w:r>
      </w:ins>
    </w:p>
    <w:p w14:paraId="35B96ED3" w14:textId="77777777" w:rsidR="002709E2" w:rsidRPr="002709E2" w:rsidRDefault="002709E2" w:rsidP="002709E2">
      <w:pPr>
        <w:spacing w:line="600" w:lineRule="auto"/>
        <w:jc w:val="left"/>
        <w:rPr>
          <w:ins w:id="15995" w:author="UTENTE" w:date="2020-06-30T18:54:00Z"/>
          <w:rFonts w:ascii="Calibri" w:eastAsia="Calibri" w:hAnsi="Calibri" w:cs="Times New Roman"/>
        </w:rPr>
      </w:pPr>
      <w:ins w:id="15996" w:author="UTENTE" w:date="2020-06-30T18:54:00Z">
        <w:r w:rsidRPr="002709E2">
          <w:rPr>
            <w:rFonts w:ascii="Calibri" w:eastAsia="Calibri" w:hAnsi="Calibri" w:cs="Times New Roman"/>
          </w:rPr>
          <w:t>754.</w:t>
        </w:r>
        <w:r w:rsidRPr="002709E2">
          <w:rPr>
            <w:rFonts w:ascii="Calibri" w:eastAsia="Calibri" w:hAnsi="Calibri" w:cs="Times New Roman"/>
          </w:rPr>
          <w:tab/>
          <w:t>n "Forse prova le stesse cose, almeno un po'. {w}Il pensiero fa irradiare una sensazione di calore nel mio petto."</w:t>
        </w:r>
      </w:ins>
    </w:p>
    <w:p w14:paraId="25DD73D0" w14:textId="77777777" w:rsidR="002709E2" w:rsidRPr="002709E2" w:rsidRDefault="002709E2" w:rsidP="002709E2">
      <w:pPr>
        <w:spacing w:line="600" w:lineRule="auto"/>
        <w:jc w:val="left"/>
        <w:rPr>
          <w:ins w:id="15997" w:author="UTENTE" w:date="2020-06-30T18:54:00Z"/>
          <w:rFonts w:ascii="Calibri" w:eastAsia="Calibri" w:hAnsi="Calibri" w:cs="Times New Roman"/>
        </w:rPr>
      </w:pPr>
      <w:ins w:id="15998" w:author="UTENTE" w:date="2020-06-30T18:54:00Z">
        <w:r w:rsidRPr="002709E2">
          <w:rPr>
            <w:rFonts w:ascii="Calibri" w:eastAsia="Calibri" w:hAnsi="Calibri" w:cs="Times New Roman"/>
          </w:rPr>
          <w:t>755.</w:t>
        </w:r>
        <w:r w:rsidRPr="002709E2">
          <w:rPr>
            <w:rFonts w:ascii="Calibri" w:eastAsia="Calibri" w:hAnsi="Calibri" w:cs="Times New Roman"/>
          </w:rPr>
          <w:tab/>
          <w:t>mcp "\"Posso farti una domanda, Dom?\""</w:t>
        </w:r>
      </w:ins>
    </w:p>
    <w:p w14:paraId="3BB0C044" w14:textId="77777777" w:rsidR="002709E2" w:rsidRPr="002709E2" w:rsidRDefault="002709E2" w:rsidP="002709E2">
      <w:pPr>
        <w:spacing w:line="600" w:lineRule="auto"/>
        <w:jc w:val="left"/>
        <w:rPr>
          <w:ins w:id="15999" w:author="UTENTE" w:date="2020-06-30T18:54:00Z"/>
          <w:rFonts w:ascii="Calibri" w:eastAsia="Calibri" w:hAnsi="Calibri" w:cs="Times New Roman"/>
        </w:rPr>
      </w:pPr>
      <w:ins w:id="16000" w:author="UTENTE" w:date="2020-06-30T18:54:00Z">
        <w:r w:rsidRPr="002709E2">
          <w:rPr>
            <w:rFonts w:ascii="Calibri" w:eastAsia="Calibri" w:hAnsi="Calibri" w:cs="Times New Roman"/>
          </w:rPr>
          <w:t>756.</w:t>
        </w:r>
        <w:r w:rsidRPr="002709E2">
          <w:rPr>
            <w:rFonts w:ascii="Calibri" w:eastAsia="Calibri" w:hAnsi="Calibri" w:cs="Times New Roman"/>
          </w:rPr>
          <w:tab/>
          <w:t>mcp "\"Tu… come ti sei trasformato in un vampiro?\""</w:t>
        </w:r>
      </w:ins>
    </w:p>
    <w:p w14:paraId="06CCB20B" w14:textId="77777777" w:rsidR="002709E2" w:rsidRPr="002709E2" w:rsidRDefault="002709E2" w:rsidP="002709E2">
      <w:pPr>
        <w:spacing w:line="600" w:lineRule="auto"/>
        <w:jc w:val="left"/>
        <w:rPr>
          <w:ins w:id="16001" w:author="UTENTE" w:date="2020-06-30T18:54:00Z"/>
          <w:rFonts w:ascii="Calibri" w:eastAsia="Calibri" w:hAnsi="Calibri" w:cs="Times New Roman"/>
        </w:rPr>
      </w:pPr>
      <w:ins w:id="16002" w:author="UTENTE" w:date="2020-06-30T18:54:00Z">
        <w:r w:rsidRPr="002709E2">
          <w:rPr>
            <w:rFonts w:ascii="Calibri" w:eastAsia="Calibri" w:hAnsi="Calibri" w:cs="Times New Roman"/>
          </w:rPr>
          <w:t>757.</w:t>
        </w:r>
        <w:r w:rsidRPr="002709E2">
          <w:rPr>
            <w:rFonts w:ascii="Calibri" w:eastAsia="Calibri" w:hAnsi="Calibri" w:cs="Times New Roman"/>
          </w:rPr>
          <w:tab/>
          <w:t>dp "\"…\""</w:t>
        </w:r>
      </w:ins>
    </w:p>
    <w:p w14:paraId="75D71274" w14:textId="77777777" w:rsidR="002709E2" w:rsidRPr="002709E2" w:rsidRDefault="002709E2" w:rsidP="002709E2">
      <w:pPr>
        <w:spacing w:line="600" w:lineRule="auto"/>
        <w:jc w:val="left"/>
        <w:rPr>
          <w:ins w:id="16003" w:author="UTENTE" w:date="2020-06-30T18:54:00Z"/>
          <w:rFonts w:ascii="Calibri" w:eastAsia="Calibri" w:hAnsi="Calibri" w:cs="Times New Roman"/>
        </w:rPr>
      </w:pPr>
      <w:ins w:id="16004" w:author="UTENTE" w:date="2020-06-30T18:54:00Z">
        <w:r w:rsidRPr="002709E2">
          <w:rPr>
            <w:rFonts w:ascii="Calibri" w:eastAsia="Calibri" w:hAnsi="Calibri" w:cs="Times New Roman"/>
          </w:rPr>
          <w:t>758.</w:t>
        </w:r>
        <w:r w:rsidRPr="002709E2">
          <w:rPr>
            <w:rFonts w:ascii="Calibri" w:eastAsia="Calibri" w:hAnsi="Calibri" w:cs="Times New Roman"/>
          </w:rPr>
          <w:tab/>
          <w:t>n "Rimane in silenzio per qualche secondo."</w:t>
        </w:r>
      </w:ins>
    </w:p>
    <w:p w14:paraId="56EBF0C3" w14:textId="77777777" w:rsidR="002709E2" w:rsidRPr="002709E2" w:rsidRDefault="002709E2" w:rsidP="002709E2">
      <w:pPr>
        <w:spacing w:line="600" w:lineRule="auto"/>
        <w:jc w:val="left"/>
        <w:rPr>
          <w:ins w:id="16005" w:author="UTENTE" w:date="2020-06-30T18:54:00Z"/>
          <w:rFonts w:ascii="Calibri" w:eastAsia="Calibri" w:hAnsi="Calibri" w:cs="Times New Roman"/>
        </w:rPr>
      </w:pPr>
      <w:ins w:id="16006" w:author="UTENTE" w:date="2020-06-30T18:54:00Z">
        <w:r w:rsidRPr="002709E2">
          <w:rPr>
            <w:rFonts w:ascii="Calibri" w:eastAsia="Calibri" w:hAnsi="Calibri" w:cs="Times New Roman"/>
          </w:rPr>
          <w:t>759.</w:t>
        </w:r>
        <w:r w:rsidRPr="002709E2">
          <w:rPr>
            <w:rFonts w:ascii="Calibri" w:eastAsia="Calibri" w:hAnsi="Calibri" w:cs="Times New Roman"/>
          </w:rPr>
          <w:tab/>
          <w:t>n "Lo sento stringere il tessuto della mia giacca, le sue dita tremano leggermente."</w:t>
        </w:r>
      </w:ins>
    </w:p>
    <w:p w14:paraId="34805629" w14:textId="77777777" w:rsidR="002709E2" w:rsidRPr="002709E2" w:rsidRDefault="002709E2" w:rsidP="002709E2">
      <w:pPr>
        <w:spacing w:line="600" w:lineRule="auto"/>
        <w:jc w:val="left"/>
        <w:rPr>
          <w:ins w:id="16007" w:author="UTENTE" w:date="2020-06-30T18:54:00Z"/>
          <w:rFonts w:ascii="Calibri" w:eastAsia="Calibri" w:hAnsi="Calibri" w:cs="Times New Roman"/>
          <w:rPrChange w:id="16008" w:author="UTENTE" w:date="2020-06-30T18:54:00Z">
            <w:rPr>
              <w:ins w:id="16009" w:author="UTENTE" w:date="2020-06-30T18:54:00Z"/>
              <w:rFonts w:ascii="Calibri" w:eastAsia="Calibri" w:hAnsi="Calibri" w:cs="Times New Roman"/>
              <w:lang w:val="en-US"/>
            </w:rPr>
          </w:rPrChange>
        </w:rPr>
      </w:pPr>
      <w:ins w:id="16010" w:author="UTENTE" w:date="2020-06-30T18:54:00Z">
        <w:r w:rsidRPr="002709E2">
          <w:rPr>
            <w:rFonts w:ascii="Calibri" w:eastAsia="Calibri" w:hAnsi="Calibri" w:cs="Times New Roman"/>
          </w:rPr>
          <w:t>760.</w:t>
        </w:r>
        <w:r w:rsidRPr="002709E2">
          <w:rPr>
            <w:rFonts w:ascii="Calibri" w:eastAsia="Calibri" w:hAnsi="Calibri" w:cs="Times New Roman"/>
          </w:rPr>
          <w:tab/>
          <w:t xml:space="preserve">dp "\"Sono stato morso dieci anni fa contro la mia volontà. </w:t>
        </w:r>
        <w:r w:rsidRPr="002709E2">
          <w:rPr>
            <w:rFonts w:ascii="Calibri" w:eastAsia="Calibri" w:hAnsi="Calibri" w:cs="Times New Roman"/>
            <w:rPrChange w:id="16011" w:author="UTENTE" w:date="2020-06-30T18:54:00Z">
              <w:rPr>
                <w:rFonts w:ascii="Calibri" w:eastAsia="Calibri" w:hAnsi="Calibri" w:cs="Times New Roman"/>
                <w:lang w:val="en-US"/>
              </w:rPr>
            </w:rPrChange>
          </w:rPr>
          <w:t>Posto sbagliato al momento sbagliato.\""</w:t>
        </w:r>
      </w:ins>
    </w:p>
    <w:p w14:paraId="3A763D42" w14:textId="77777777" w:rsidR="002709E2" w:rsidRPr="002709E2" w:rsidRDefault="002709E2" w:rsidP="002709E2">
      <w:pPr>
        <w:spacing w:line="600" w:lineRule="auto"/>
        <w:jc w:val="left"/>
        <w:rPr>
          <w:ins w:id="16012" w:author="UTENTE" w:date="2020-06-30T18:54:00Z"/>
          <w:rFonts w:ascii="Calibri" w:eastAsia="Calibri" w:hAnsi="Calibri" w:cs="Times New Roman"/>
        </w:rPr>
      </w:pPr>
      <w:ins w:id="16013" w:author="UTENTE" w:date="2020-06-30T18:54:00Z">
        <w:r w:rsidRPr="002709E2">
          <w:rPr>
            <w:rFonts w:ascii="Calibri" w:eastAsia="Calibri" w:hAnsi="Calibri" w:cs="Times New Roman"/>
          </w:rPr>
          <w:t>761.</w:t>
        </w:r>
        <w:r w:rsidRPr="002709E2">
          <w:rPr>
            <w:rFonts w:ascii="Calibri" w:eastAsia="Calibri" w:hAnsi="Calibri" w:cs="Times New Roman"/>
          </w:rPr>
          <w:tab/>
          <w:t>n "Parla con rassegnata calma, non con il tono amaro che mi aspettavo."</w:t>
        </w:r>
        <w:r w:rsidRPr="002709E2">
          <w:rPr>
            <w:rFonts w:ascii="Calibri" w:eastAsia="Calibri" w:hAnsi="Calibri" w:cs="Times New Roman"/>
          </w:rPr>
          <w:br w:type="page"/>
        </w:r>
      </w:ins>
    </w:p>
    <w:p w14:paraId="6518E910" w14:textId="77777777" w:rsidR="002709E2" w:rsidRPr="002709E2" w:rsidRDefault="002709E2" w:rsidP="002709E2">
      <w:pPr>
        <w:spacing w:line="600" w:lineRule="auto"/>
        <w:jc w:val="left"/>
        <w:rPr>
          <w:ins w:id="16014" w:author="UTENTE" w:date="2020-06-30T18:54:00Z"/>
          <w:rFonts w:ascii="Calibri" w:eastAsia="Calibri" w:hAnsi="Calibri" w:cs="Times New Roman"/>
          <w:lang w:val="en-US"/>
        </w:rPr>
      </w:pPr>
      <w:ins w:id="16015" w:author="UTENTE" w:date="2020-06-30T18:54:00Z">
        <w:r w:rsidRPr="002709E2">
          <w:rPr>
            <w:rFonts w:ascii="Calibri" w:eastAsia="Calibri" w:hAnsi="Calibri" w:cs="Times New Roman"/>
            <w:lang w:val="en-US"/>
          </w:rPr>
          <w:lastRenderedPageBreak/>
          <w:t>762.</w:t>
        </w:r>
        <w:r w:rsidRPr="002709E2">
          <w:rPr>
            <w:rFonts w:ascii="Calibri" w:eastAsia="Calibri" w:hAnsi="Calibri" w:cs="Times New Roman"/>
            <w:lang w:val="en-US"/>
          </w:rPr>
          <w:tab/>
          <w:t>n "Ten years ago… {w}he's been living like this for ten years?"</w:t>
        </w:r>
      </w:ins>
    </w:p>
    <w:p w14:paraId="07B1EDB9" w14:textId="77777777" w:rsidR="002709E2" w:rsidRPr="002709E2" w:rsidRDefault="002709E2" w:rsidP="002709E2">
      <w:pPr>
        <w:spacing w:line="600" w:lineRule="auto"/>
        <w:jc w:val="left"/>
        <w:rPr>
          <w:ins w:id="16016" w:author="UTENTE" w:date="2020-06-30T18:54:00Z"/>
          <w:rFonts w:ascii="Calibri" w:eastAsia="Calibri" w:hAnsi="Calibri" w:cs="Times New Roman"/>
          <w:lang w:val="en-US"/>
        </w:rPr>
      </w:pPr>
      <w:ins w:id="16017" w:author="UTENTE" w:date="2020-06-30T18:54:00Z">
        <w:r w:rsidRPr="002709E2">
          <w:rPr>
            <w:rFonts w:ascii="Calibri" w:eastAsia="Calibri" w:hAnsi="Calibri" w:cs="Times New Roman"/>
            <w:lang w:val="en-US"/>
          </w:rPr>
          <w:t>763.</w:t>
        </w:r>
        <w:r w:rsidRPr="002709E2">
          <w:rPr>
            <w:rFonts w:ascii="Calibri" w:eastAsia="Calibri" w:hAnsi="Calibri" w:cs="Times New Roman"/>
            <w:lang w:val="en-US"/>
          </w:rPr>
          <w:tab/>
          <w:t>dp "\"Once I realized what I was – a monster – I cut myself off from everyone, everything.\""</w:t>
        </w:r>
      </w:ins>
    </w:p>
    <w:p w14:paraId="4FF97CB1" w14:textId="77777777" w:rsidR="002709E2" w:rsidRPr="002709E2" w:rsidRDefault="002709E2" w:rsidP="002709E2">
      <w:pPr>
        <w:spacing w:line="600" w:lineRule="auto"/>
        <w:jc w:val="left"/>
        <w:rPr>
          <w:ins w:id="16018" w:author="UTENTE" w:date="2020-06-30T18:54:00Z"/>
          <w:rFonts w:ascii="Calibri" w:eastAsia="Calibri" w:hAnsi="Calibri" w:cs="Times New Roman"/>
          <w:lang w:val="en-US"/>
        </w:rPr>
      </w:pPr>
      <w:ins w:id="16019" w:author="UTENTE" w:date="2020-06-30T18:54:00Z">
        <w:r w:rsidRPr="002709E2">
          <w:rPr>
            <w:rFonts w:ascii="Calibri" w:eastAsia="Calibri" w:hAnsi="Calibri" w:cs="Times New Roman"/>
            <w:lang w:val="en-US"/>
          </w:rPr>
          <w:t>764.</w:t>
        </w:r>
        <w:r w:rsidRPr="002709E2">
          <w:rPr>
            <w:rFonts w:ascii="Calibri" w:eastAsia="Calibri" w:hAnsi="Calibri" w:cs="Times New Roman"/>
            <w:lang w:val="en-US"/>
          </w:rPr>
          <w:tab/>
          <w:t>dp "\"{w=0.3}I hoped I'd just disappear, swallowed up by the shadows one night, and everyone would forget about me.\""</w:t>
        </w:r>
      </w:ins>
    </w:p>
    <w:p w14:paraId="31316BC4" w14:textId="77777777" w:rsidR="002709E2" w:rsidRPr="002709E2" w:rsidRDefault="002709E2" w:rsidP="002709E2">
      <w:pPr>
        <w:spacing w:line="600" w:lineRule="auto"/>
        <w:jc w:val="left"/>
        <w:rPr>
          <w:ins w:id="16020" w:author="UTENTE" w:date="2020-06-30T18:54:00Z"/>
          <w:rFonts w:ascii="Calibri" w:eastAsia="Calibri" w:hAnsi="Calibri" w:cs="Times New Roman"/>
          <w:lang w:val="en-US"/>
        </w:rPr>
      </w:pPr>
      <w:ins w:id="16021" w:author="UTENTE" w:date="2020-06-30T18:54:00Z">
        <w:r w:rsidRPr="002709E2">
          <w:rPr>
            <w:rFonts w:ascii="Calibri" w:eastAsia="Calibri" w:hAnsi="Calibri" w:cs="Times New Roman"/>
            <w:lang w:val="en-US"/>
          </w:rPr>
          <w:t>765.</w:t>
        </w:r>
        <w:r w:rsidRPr="002709E2">
          <w:rPr>
            <w:rFonts w:ascii="Calibri" w:eastAsia="Calibri" w:hAnsi="Calibri" w:cs="Times New Roman"/>
            <w:lang w:val="en-US"/>
          </w:rPr>
          <w:tab/>
          <w:t>dp "\"The vampires here forced me into a 'clan', but it's all a joke. Creatures like us shouldn't even exist – there's no pride in what we are.\""</w:t>
        </w:r>
      </w:ins>
    </w:p>
    <w:p w14:paraId="50001365" w14:textId="77777777" w:rsidR="002709E2" w:rsidRPr="002709E2" w:rsidRDefault="002709E2" w:rsidP="002709E2">
      <w:pPr>
        <w:spacing w:line="600" w:lineRule="auto"/>
        <w:jc w:val="left"/>
        <w:rPr>
          <w:ins w:id="16022" w:author="UTENTE" w:date="2020-06-30T18:54:00Z"/>
          <w:rFonts w:ascii="Calibri" w:eastAsia="Calibri" w:hAnsi="Calibri" w:cs="Times New Roman"/>
          <w:lang w:val="en-US"/>
        </w:rPr>
      </w:pPr>
      <w:ins w:id="16023" w:author="UTENTE" w:date="2020-06-30T18:54:00Z">
        <w:r w:rsidRPr="002709E2">
          <w:rPr>
            <w:rFonts w:ascii="Calibri" w:eastAsia="Calibri" w:hAnsi="Calibri" w:cs="Times New Roman"/>
            <w:lang w:val="en-US"/>
          </w:rPr>
          <w:t>766.</w:t>
        </w:r>
        <w:r w:rsidRPr="002709E2">
          <w:rPr>
            <w:rFonts w:ascii="Calibri" w:eastAsia="Calibri" w:hAnsi="Calibri" w:cs="Times New Roman"/>
            <w:lang w:val="en-US"/>
          </w:rPr>
          <w:tab/>
          <w:t>d "\"I was tired, [mc].\""</w:t>
        </w:r>
      </w:ins>
    </w:p>
    <w:p w14:paraId="2DF4F7B0" w14:textId="77777777" w:rsidR="002709E2" w:rsidRPr="002709E2" w:rsidRDefault="002709E2" w:rsidP="002709E2">
      <w:pPr>
        <w:spacing w:line="600" w:lineRule="auto"/>
        <w:jc w:val="left"/>
        <w:rPr>
          <w:ins w:id="16024" w:author="UTENTE" w:date="2020-06-30T18:54:00Z"/>
          <w:rFonts w:ascii="Calibri" w:eastAsia="Calibri" w:hAnsi="Calibri" w:cs="Times New Roman"/>
          <w:lang w:val="en-US"/>
        </w:rPr>
      </w:pPr>
      <w:ins w:id="16025" w:author="UTENTE" w:date="2020-06-30T18:54:00Z">
        <w:r w:rsidRPr="002709E2">
          <w:rPr>
            <w:rFonts w:ascii="Calibri" w:eastAsia="Calibri" w:hAnsi="Calibri" w:cs="Times New Roman"/>
            <w:lang w:val="en-US"/>
          </w:rPr>
          <w:t>767.</w:t>
        </w:r>
        <w:r w:rsidRPr="002709E2">
          <w:rPr>
            <w:rFonts w:ascii="Calibri" w:eastAsia="Calibri" w:hAnsi="Calibri" w:cs="Times New Roman"/>
            <w:lang w:val="en-US"/>
          </w:rPr>
          <w:tab/>
          <w:t>d "\"I came to your diner that night because… {w=0.3}I wanted to pretend I was human, one last time.\""</w:t>
        </w:r>
      </w:ins>
    </w:p>
    <w:p w14:paraId="29CEE74B" w14:textId="77777777" w:rsidR="002709E2" w:rsidRPr="002709E2" w:rsidRDefault="002709E2" w:rsidP="002709E2">
      <w:pPr>
        <w:spacing w:line="600" w:lineRule="auto"/>
        <w:jc w:val="left"/>
        <w:rPr>
          <w:ins w:id="16026" w:author="UTENTE" w:date="2020-06-30T18:54:00Z"/>
          <w:rFonts w:ascii="Calibri" w:eastAsia="Calibri" w:hAnsi="Calibri" w:cs="Times New Roman"/>
          <w:lang w:val="en-US"/>
        </w:rPr>
      </w:pPr>
      <w:ins w:id="16027" w:author="UTENTE" w:date="2020-06-30T18:54:00Z">
        <w:r w:rsidRPr="002709E2">
          <w:rPr>
            <w:rFonts w:ascii="Calibri" w:eastAsia="Calibri" w:hAnsi="Calibri" w:cs="Times New Roman"/>
            <w:lang w:val="en-US"/>
          </w:rPr>
          <w:t>768.</w:t>
        </w:r>
        <w:r w:rsidRPr="002709E2">
          <w:rPr>
            <w:rFonts w:ascii="Calibri" w:eastAsia="Calibri" w:hAnsi="Calibri" w:cs="Times New Roman"/>
            <w:lang w:val="en-US"/>
          </w:rPr>
          <w:tab/>
          <w:t>d "\"Rex was nearby, waiting to ambush me, and so…\""</w:t>
        </w:r>
      </w:ins>
    </w:p>
    <w:p w14:paraId="018BDF3F" w14:textId="77777777" w:rsidR="002709E2" w:rsidRPr="002709E2" w:rsidRDefault="002709E2" w:rsidP="002709E2">
      <w:pPr>
        <w:spacing w:line="600" w:lineRule="auto"/>
        <w:jc w:val="left"/>
        <w:rPr>
          <w:ins w:id="16028" w:author="UTENTE" w:date="2020-06-30T18:54:00Z"/>
          <w:rFonts w:ascii="Calibri" w:eastAsia="Calibri" w:hAnsi="Calibri" w:cs="Times New Roman"/>
          <w:lang w:val="en-US"/>
        </w:rPr>
      </w:pPr>
      <w:ins w:id="16029" w:author="UTENTE" w:date="2020-06-30T18:54:00Z">
        <w:r w:rsidRPr="002709E2">
          <w:rPr>
            <w:rFonts w:ascii="Calibri" w:eastAsia="Calibri" w:hAnsi="Calibri" w:cs="Times New Roman"/>
            <w:lang w:val="en-US"/>
          </w:rPr>
          <w:t>769.</w:t>
        </w:r>
        <w:r w:rsidRPr="002709E2">
          <w:rPr>
            <w:rFonts w:ascii="Calibri" w:eastAsia="Calibri" w:hAnsi="Calibri" w:cs="Times New Roman"/>
            <w:lang w:val="en-US"/>
          </w:rPr>
          <w:tab/>
          <w:t>d "\"I was planning to let him tear me apart after I left.\""</w:t>
        </w:r>
      </w:ins>
    </w:p>
    <w:p w14:paraId="6E0033CC" w14:textId="77777777" w:rsidR="002709E2" w:rsidRPr="002709E2" w:rsidRDefault="002709E2" w:rsidP="002709E2">
      <w:pPr>
        <w:spacing w:line="600" w:lineRule="auto"/>
        <w:jc w:val="left"/>
        <w:rPr>
          <w:ins w:id="16030" w:author="UTENTE" w:date="2020-06-30T18:54:00Z"/>
          <w:rFonts w:ascii="Calibri" w:eastAsia="Calibri" w:hAnsi="Calibri" w:cs="Times New Roman"/>
          <w:lang w:val="en-US"/>
        </w:rPr>
      </w:pPr>
      <w:ins w:id="16031" w:author="UTENTE" w:date="2020-06-30T18:54:00Z">
        <w:r w:rsidRPr="002709E2">
          <w:rPr>
            <w:rFonts w:ascii="Calibri" w:eastAsia="Calibri" w:hAnsi="Calibri" w:cs="Times New Roman"/>
            <w:lang w:val="en-US"/>
          </w:rPr>
          <w:t>770.</w:t>
        </w:r>
        <w:r w:rsidRPr="002709E2">
          <w:rPr>
            <w:rFonts w:ascii="Calibri" w:eastAsia="Calibri" w:hAnsi="Calibri" w:cs="Times New Roman"/>
            <w:lang w:val="en-US"/>
          </w:rPr>
          <w:tab/>
          <w:t>mcp "\"…\""</w:t>
        </w:r>
      </w:ins>
    </w:p>
    <w:p w14:paraId="18D016FE" w14:textId="77777777" w:rsidR="002709E2" w:rsidRPr="002709E2" w:rsidRDefault="002709E2" w:rsidP="002709E2">
      <w:pPr>
        <w:spacing w:line="600" w:lineRule="auto"/>
        <w:jc w:val="left"/>
        <w:rPr>
          <w:ins w:id="16032" w:author="UTENTE" w:date="2020-06-30T18:54:00Z"/>
          <w:rFonts w:ascii="Calibri" w:eastAsia="Calibri" w:hAnsi="Calibri" w:cs="Times New Roman"/>
          <w:lang w:val="en-US"/>
        </w:rPr>
      </w:pPr>
      <w:ins w:id="16033" w:author="UTENTE" w:date="2020-06-30T18:54:00Z">
        <w:r w:rsidRPr="002709E2">
          <w:rPr>
            <w:rFonts w:ascii="Calibri" w:eastAsia="Calibri" w:hAnsi="Calibri" w:cs="Times New Roman"/>
            <w:lang w:val="en-US"/>
          </w:rPr>
          <w:t>771.</w:t>
        </w:r>
        <w:r w:rsidRPr="002709E2">
          <w:rPr>
            <w:rFonts w:ascii="Calibri" w:eastAsia="Calibri" w:hAnsi="Calibri" w:cs="Times New Roman"/>
            <w:lang w:val="en-US"/>
          </w:rPr>
          <w:tab/>
          <w:t>d "\"I thought I'd revisit an old favorite spot, have my first cup of coffee in ten years…\""</w:t>
        </w:r>
      </w:ins>
    </w:p>
    <w:p w14:paraId="020ED349" w14:textId="77777777" w:rsidR="002709E2" w:rsidRPr="002709E2" w:rsidRDefault="002709E2" w:rsidP="002709E2">
      <w:pPr>
        <w:spacing w:line="600" w:lineRule="auto"/>
        <w:jc w:val="left"/>
        <w:rPr>
          <w:ins w:id="16034" w:author="UTENTE" w:date="2020-06-30T18:54:00Z"/>
          <w:rFonts w:ascii="Calibri" w:eastAsia="Calibri" w:hAnsi="Calibri" w:cs="Times New Roman"/>
          <w:lang w:val="en-US"/>
        </w:rPr>
      </w:pPr>
      <w:ins w:id="16035" w:author="UTENTE" w:date="2020-06-30T18:54:00Z">
        <w:r w:rsidRPr="002709E2">
          <w:rPr>
            <w:rFonts w:ascii="Calibri" w:eastAsia="Calibri" w:hAnsi="Calibri" w:cs="Times New Roman"/>
            <w:lang w:val="en-US"/>
          </w:rPr>
          <w:t>772.</w:t>
        </w:r>
        <w:r w:rsidRPr="002709E2">
          <w:rPr>
            <w:rFonts w:ascii="Calibri" w:eastAsia="Calibri" w:hAnsi="Calibri" w:cs="Times New Roman"/>
            <w:lang w:val="en-US"/>
          </w:rPr>
          <w:tab/>
          <w:t>d "\"And then head out for a final night.\""</w:t>
        </w:r>
      </w:ins>
    </w:p>
    <w:p w14:paraId="0DCC562A" w14:textId="77777777" w:rsidR="002709E2" w:rsidRPr="002709E2" w:rsidRDefault="002709E2" w:rsidP="002709E2">
      <w:pPr>
        <w:spacing w:line="600" w:lineRule="auto"/>
        <w:jc w:val="left"/>
        <w:rPr>
          <w:ins w:id="16036" w:author="UTENTE" w:date="2020-06-30T18:54:00Z"/>
          <w:rFonts w:ascii="Calibri" w:eastAsia="Calibri" w:hAnsi="Calibri" w:cs="Times New Roman"/>
          <w:lang w:val="en-US"/>
        </w:rPr>
      </w:pPr>
      <w:ins w:id="16037" w:author="UTENTE" w:date="2020-06-30T18:54:00Z">
        <w:r w:rsidRPr="002709E2">
          <w:rPr>
            <w:rFonts w:ascii="Calibri" w:eastAsia="Calibri" w:hAnsi="Calibri" w:cs="Times New Roman"/>
            <w:lang w:val="en-US"/>
          </w:rPr>
          <w:t>773.</w:t>
        </w:r>
        <w:r w:rsidRPr="002709E2">
          <w:rPr>
            <w:rFonts w:ascii="Calibri" w:eastAsia="Calibri" w:hAnsi="Calibri" w:cs="Times New Roman"/>
            <w:lang w:val="en-US"/>
          </w:rPr>
          <w:tab/>
          <w:t>mcp "\"Dom…\""</w:t>
        </w:r>
      </w:ins>
    </w:p>
    <w:p w14:paraId="7312370A" w14:textId="77777777" w:rsidR="002709E2" w:rsidRPr="002709E2" w:rsidRDefault="002709E2" w:rsidP="002709E2">
      <w:pPr>
        <w:spacing w:line="600" w:lineRule="auto"/>
        <w:jc w:val="left"/>
        <w:rPr>
          <w:ins w:id="16038" w:author="UTENTE" w:date="2020-06-30T18:54:00Z"/>
          <w:rFonts w:ascii="Calibri" w:eastAsia="Calibri" w:hAnsi="Calibri" w:cs="Times New Roman"/>
          <w:lang w:val="en-US"/>
        </w:rPr>
      </w:pPr>
      <w:ins w:id="16039" w:author="UTENTE" w:date="2020-06-30T18:54:00Z">
        <w:r w:rsidRPr="002709E2">
          <w:rPr>
            <w:rFonts w:ascii="Calibri" w:eastAsia="Calibri" w:hAnsi="Calibri" w:cs="Times New Roman"/>
            <w:lang w:val="en-US"/>
          </w:rPr>
          <w:t>774.</w:t>
        </w:r>
        <w:r w:rsidRPr="002709E2">
          <w:rPr>
            <w:rFonts w:ascii="Calibri" w:eastAsia="Calibri" w:hAnsi="Calibri" w:cs="Times New Roman"/>
            <w:lang w:val="en-US"/>
          </w:rPr>
          <w:tab/>
          <w:t>d "\"But… when you treated me just like a regular customer, like a man rather than a monster…\"" </w:t>
        </w:r>
        <w:r w:rsidRPr="002709E2">
          <w:rPr>
            <w:rFonts w:ascii="Calibri" w:eastAsia="Calibri" w:hAnsi="Calibri" w:cs="Times New Roman"/>
            <w:lang w:val="en-US"/>
          </w:rPr>
          <w:br w:type="page"/>
        </w:r>
      </w:ins>
    </w:p>
    <w:p w14:paraId="1CD66ACE" w14:textId="77777777" w:rsidR="002709E2" w:rsidRPr="002709E2" w:rsidRDefault="002709E2" w:rsidP="002709E2">
      <w:pPr>
        <w:spacing w:line="600" w:lineRule="auto"/>
        <w:jc w:val="left"/>
        <w:rPr>
          <w:ins w:id="16040" w:author="UTENTE" w:date="2020-06-30T18:54:00Z"/>
          <w:rFonts w:ascii="Calibri" w:eastAsia="Calibri" w:hAnsi="Calibri" w:cs="Times New Roman"/>
        </w:rPr>
      </w:pPr>
      <w:ins w:id="16041" w:author="UTENTE" w:date="2020-06-30T18:54:00Z">
        <w:r w:rsidRPr="002709E2">
          <w:rPr>
            <w:rFonts w:ascii="Calibri" w:eastAsia="Calibri" w:hAnsi="Calibri" w:cs="Times New Roman"/>
          </w:rPr>
          <w:lastRenderedPageBreak/>
          <w:t>762.</w:t>
        </w:r>
        <w:r w:rsidRPr="002709E2">
          <w:rPr>
            <w:rFonts w:ascii="Calibri" w:eastAsia="Calibri" w:hAnsi="Calibri" w:cs="Times New Roman"/>
          </w:rPr>
          <w:tab/>
          <w:t>n "Dieci anni fa… {w}sono dieci anni che vive in questo modo?"</w:t>
        </w:r>
      </w:ins>
    </w:p>
    <w:p w14:paraId="68CC112A" w14:textId="77777777" w:rsidR="002709E2" w:rsidRPr="002709E2" w:rsidRDefault="002709E2" w:rsidP="002709E2">
      <w:pPr>
        <w:spacing w:line="600" w:lineRule="auto"/>
        <w:jc w:val="left"/>
        <w:rPr>
          <w:ins w:id="16042" w:author="UTENTE" w:date="2020-06-30T18:54:00Z"/>
          <w:rFonts w:ascii="Calibri" w:eastAsia="Calibri" w:hAnsi="Calibri" w:cs="Times New Roman"/>
        </w:rPr>
      </w:pPr>
      <w:ins w:id="16043" w:author="UTENTE" w:date="2020-06-30T18:54:00Z">
        <w:r w:rsidRPr="002709E2">
          <w:rPr>
            <w:rFonts w:ascii="Calibri" w:eastAsia="Calibri" w:hAnsi="Calibri" w:cs="Times New Roman"/>
          </w:rPr>
          <w:t>763.</w:t>
        </w:r>
        <w:r w:rsidRPr="002709E2">
          <w:rPr>
            <w:rFonts w:ascii="Calibri" w:eastAsia="Calibri" w:hAnsi="Calibri" w:cs="Times New Roman"/>
          </w:rPr>
          <w:tab/>
          <w:t>dp "\"Una volta che mi sono reso conto di quello che ero - un mostro - ho tagliato i ponti con tutti e tutto."</w:t>
        </w:r>
      </w:ins>
    </w:p>
    <w:p w14:paraId="77BB582A" w14:textId="77777777" w:rsidR="002709E2" w:rsidRPr="002709E2" w:rsidRDefault="002709E2" w:rsidP="002709E2">
      <w:pPr>
        <w:spacing w:line="600" w:lineRule="auto"/>
        <w:jc w:val="left"/>
        <w:rPr>
          <w:ins w:id="16044" w:author="UTENTE" w:date="2020-06-30T18:54:00Z"/>
          <w:rFonts w:ascii="Calibri" w:eastAsia="Calibri" w:hAnsi="Calibri" w:cs="Times New Roman"/>
        </w:rPr>
      </w:pPr>
      <w:ins w:id="16045" w:author="UTENTE" w:date="2020-06-30T18:54:00Z">
        <w:r w:rsidRPr="002709E2">
          <w:rPr>
            <w:rFonts w:ascii="Calibri" w:eastAsia="Calibri" w:hAnsi="Calibri" w:cs="Times New Roman"/>
          </w:rPr>
          <w:t>764.</w:t>
        </w:r>
        <w:r w:rsidRPr="002709E2">
          <w:rPr>
            <w:rFonts w:ascii="Calibri" w:eastAsia="Calibri" w:hAnsi="Calibri" w:cs="Times New Roman"/>
          </w:rPr>
          <w:tab/>
          <w:t>dp "\"{w=0.3}Ho sperato di poter semplicemente svanire, inghiottito dall'oscurità della notte, e che tutti si sarebbero dimenticati di me.\""</w:t>
        </w:r>
      </w:ins>
    </w:p>
    <w:p w14:paraId="69323047" w14:textId="77777777" w:rsidR="002709E2" w:rsidRPr="002709E2" w:rsidRDefault="002709E2" w:rsidP="002709E2">
      <w:pPr>
        <w:spacing w:line="600" w:lineRule="auto"/>
        <w:jc w:val="left"/>
        <w:rPr>
          <w:ins w:id="16046" w:author="UTENTE" w:date="2020-06-30T18:54:00Z"/>
          <w:rFonts w:ascii="Calibri" w:eastAsia="Calibri" w:hAnsi="Calibri" w:cs="Times New Roman"/>
        </w:rPr>
      </w:pPr>
      <w:ins w:id="16047" w:author="UTENTE" w:date="2020-06-30T18:54:00Z">
        <w:r w:rsidRPr="002709E2">
          <w:rPr>
            <w:rFonts w:ascii="Calibri" w:eastAsia="Calibri" w:hAnsi="Calibri" w:cs="Times New Roman"/>
          </w:rPr>
          <w:t>765.</w:t>
        </w:r>
        <w:r w:rsidRPr="002709E2">
          <w:rPr>
            <w:rFonts w:ascii="Calibri" w:eastAsia="Calibri" w:hAnsi="Calibri" w:cs="Times New Roman"/>
          </w:rPr>
          <w:tab/>
          <w:t>dp "\"I vampiri qui mi hanno costretto a entrare in un 'clan', ma è tutto una farsa. Le creature come noi non dovrebbero neanche esistere, non c'è alcun orgoglio in quello che siamo."</w:t>
        </w:r>
      </w:ins>
    </w:p>
    <w:p w14:paraId="4572F8B9" w14:textId="77777777" w:rsidR="002709E2" w:rsidRPr="002709E2" w:rsidRDefault="002709E2" w:rsidP="002709E2">
      <w:pPr>
        <w:spacing w:line="600" w:lineRule="auto"/>
        <w:jc w:val="left"/>
        <w:rPr>
          <w:ins w:id="16048" w:author="UTENTE" w:date="2020-06-30T18:54:00Z"/>
          <w:rFonts w:ascii="Calibri" w:eastAsia="Calibri" w:hAnsi="Calibri" w:cs="Times New Roman"/>
        </w:rPr>
      </w:pPr>
      <w:ins w:id="16049" w:author="UTENTE" w:date="2020-06-30T18:54:00Z">
        <w:r w:rsidRPr="002709E2">
          <w:rPr>
            <w:rFonts w:ascii="Calibri" w:eastAsia="Calibri" w:hAnsi="Calibri" w:cs="Times New Roman"/>
          </w:rPr>
          <w:t>766.</w:t>
        </w:r>
        <w:r w:rsidRPr="002709E2">
          <w:rPr>
            <w:rFonts w:ascii="Calibri" w:eastAsia="Calibri" w:hAnsi="Calibri" w:cs="Times New Roman"/>
          </w:rPr>
          <w:tab/>
          <w:t>d "\"Ero stanco, [mc].\""</w:t>
        </w:r>
      </w:ins>
    </w:p>
    <w:p w14:paraId="66BC9E62" w14:textId="77777777" w:rsidR="002709E2" w:rsidRPr="002709E2" w:rsidRDefault="002709E2" w:rsidP="002709E2">
      <w:pPr>
        <w:spacing w:line="600" w:lineRule="auto"/>
        <w:jc w:val="left"/>
        <w:rPr>
          <w:ins w:id="16050" w:author="UTENTE" w:date="2020-06-30T18:54:00Z"/>
          <w:rFonts w:ascii="Calibri" w:eastAsia="Calibri" w:hAnsi="Calibri" w:cs="Times New Roman"/>
        </w:rPr>
      </w:pPr>
      <w:ins w:id="16051" w:author="UTENTE" w:date="2020-06-30T18:54:00Z">
        <w:r w:rsidRPr="002709E2">
          <w:rPr>
            <w:rFonts w:ascii="Calibri" w:eastAsia="Calibri" w:hAnsi="Calibri" w:cs="Times New Roman"/>
          </w:rPr>
          <w:t>767.</w:t>
        </w:r>
        <w:r w:rsidRPr="002709E2">
          <w:rPr>
            <w:rFonts w:ascii="Calibri" w:eastAsia="Calibri" w:hAnsi="Calibri" w:cs="Times New Roman"/>
          </w:rPr>
          <w:tab/>
          <w:t>d "\"Sono venuto alla tua tavola calda quella notte perché… {w=0.3}Volevo fare finta di essere umano, almeno un'ultima volta.\""</w:t>
        </w:r>
      </w:ins>
    </w:p>
    <w:p w14:paraId="6D14F2E3" w14:textId="77777777" w:rsidR="002709E2" w:rsidRPr="002709E2" w:rsidRDefault="002709E2" w:rsidP="002709E2">
      <w:pPr>
        <w:spacing w:line="600" w:lineRule="auto"/>
        <w:jc w:val="left"/>
        <w:rPr>
          <w:ins w:id="16052" w:author="UTENTE" w:date="2020-06-30T18:54:00Z"/>
          <w:rFonts w:ascii="Calibri" w:eastAsia="Calibri" w:hAnsi="Calibri" w:cs="Times New Roman"/>
        </w:rPr>
      </w:pPr>
      <w:ins w:id="16053" w:author="UTENTE" w:date="2020-06-30T18:54:00Z">
        <w:r w:rsidRPr="002709E2">
          <w:rPr>
            <w:rFonts w:ascii="Calibri" w:eastAsia="Calibri" w:hAnsi="Calibri" w:cs="Times New Roman"/>
          </w:rPr>
          <w:t>768.</w:t>
        </w:r>
        <w:r w:rsidRPr="002709E2">
          <w:rPr>
            <w:rFonts w:ascii="Calibri" w:eastAsia="Calibri" w:hAnsi="Calibri" w:cs="Times New Roman"/>
          </w:rPr>
          <w:tab/>
          <w:t>d "\"Rex era nei paraggi, aspettava di tendermi un'imboscata, e così…"</w:t>
        </w:r>
      </w:ins>
    </w:p>
    <w:p w14:paraId="57B6CDC6" w14:textId="77777777" w:rsidR="002709E2" w:rsidRPr="002709E2" w:rsidRDefault="002709E2" w:rsidP="002709E2">
      <w:pPr>
        <w:spacing w:line="600" w:lineRule="auto"/>
        <w:jc w:val="left"/>
        <w:rPr>
          <w:ins w:id="16054" w:author="UTENTE" w:date="2020-06-30T18:54:00Z"/>
          <w:rFonts w:ascii="Calibri" w:eastAsia="Calibri" w:hAnsi="Calibri" w:cs="Times New Roman"/>
        </w:rPr>
      </w:pPr>
      <w:ins w:id="16055" w:author="UTENTE" w:date="2020-06-30T18:54:00Z">
        <w:r w:rsidRPr="002709E2">
          <w:rPr>
            <w:rFonts w:ascii="Calibri" w:eastAsia="Calibri" w:hAnsi="Calibri" w:cs="Times New Roman"/>
          </w:rPr>
          <w:t>769.</w:t>
        </w:r>
        <w:r w:rsidRPr="002709E2">
          <w:rPr>
            <w:rFonts w:ascii="Calibri" w:eastAsia="Calibri" w:hAnsi="Calibri" w:cs="Times New Roman"/>
          </w:rPr>
          <w:tab/>
          <w:t>d "\"Il mio piano era quello di farmi fare a pezzi dopo aver lasciato il locale.\""</w:t>
        </w:r>
      </w:ins>
    </w:p>
    <w:p w14:paraId="1B010092" w14:textId="77777777" w:rsidR="002709E2" w:rsidRPr="002709E2" w:rsidRDefault="002709E2" w:rsidP="002709E2">
      <w:pPr>
        <w:spacing w:line="600" w:lineRule="auto"/>
        <w:jc w:val="left"/>
        <w:rPr>
          <w:ins w:id="16056" w:author="UTENTE" w:date="2020-06-30T18:54:00Z"/>
          <w:rFonts w:ascii="Calibri" w:eastAsia="Calibri" w:hAnsi="Calibri" w:cs="Times New Roman"/>
        </w:rPr>
      </w:pPr>
      <w:ins w:id="16057" w:author="UTENTE" w:date="2020-06-30T18:54:00Z">
        <w:r w:rsidRPr="002709E2">
          <w:rPr>
            <w:rFonts w:ascii="Calibri" w:eastAsia="Calibri" w:hAnsi="Calibri" w:cs="Times New Roman"/>
          </w:rPr>
          <w:t>770.</w:t>
        </w:r>
        <w:r w:rsidRPr="002709E2">
          <w:rPr>
            <w:rFonts w:ascii="Calibri" w:eastAsia="Calibri" w:hAnsi="Calibri" w:cs="Times New Roman"/>
          </w:rPr>
          <w:tab/>
          <w:t>mcp "\"…\""</w:t>
        </w:r>
      </w:ins>
    </w:p>
    <w:p w14:paraId="107F9A23" w14:textId="77777777" w:rsidR="002709E2" w:rsidRPr="002709E2" w:rsidRDefault="002709E2" w:rsidP="002709E2">
      <w:pPr>
        <w:spacing w:line="600" w:lineRule="auto"/>
        <w:jc w:val="left"/>
        <w:rPr>
          <w:ins w:id="16058" w:author="UTENTE" w:date="2020-06-30T18:54:00Z"/>
          <w:rFonts w:ascii="Calibri" w:eastAsia="Calibri" w:hAnsi="Calibri" w:cs="Times New Roman"/>
        </w:rPr>
      </w:pPr>
      <w:ins w:id="16059" w:author="UTENTE" w:date="2020-06-30T18:54:00Z">
        <w:r w:rsidRPr="002709E2">
          <w:rPr>
            <w:rFonts w:ascii="Calibri" w:eastAsia="Calibri" w:hAnsi="Calibri" w:cs="Times New Roman"/>
          </w:rPr>
          <w:t>771.</w:t>
        </w:r>
        <w:r w:rsidRPr="002709E2">
          <w:rPr>
            <w:rFonts w:ascii="Calibri" w:eastAsia="Calibri" w:hAnsi="Calibri" w:cs="Times New Roman"/>
          </w:rPr>
          <w:tab/>
          <w:t>d "\"Ho pensato di fare di nuovo visita ai miei posti preferiti, bere la mia prima tazza di caffè dopo dieci anni…\""</w:t>
        </w:r>
      </w:ins>
    </w:p>
    <w:p w14:paraId="0A48F3EE" w14:textId="77777777" w:rsidR="002709E2" w:rsidRPr="002709E2" w:rsidRDefault="002709E2" w:rsidP="002709E2">
      <w:pPr>
        <w:spacing w:line="600" w:lineRule="auto"/>
        <w:jc w:val="left"/>
        <w:rPr>
          <w:ins w:id="16060" w:author="UTENTE" w:date="2020-06-30T18:54:00Z"/>
          <w:rFonts w:ascii="Calibri" w:eastAsia="Calibri" w:hAnsi="Calibri" w:cs="Times New Roman"/>
        </w:rPr>
      </w:pPr>
      <w:ins w:id="16061" w:author="UTENTE" w:date="2020-06-30T18:54:00Z">
        <w:r w:rsidRPr="002709E2">
          <w:rPr>
            <w:rFonts w:ascii="Calibri" w:eastAsia="Calibri" w:hAnsi="Calibri" w:cs="Times New Roman"/>
          </w:rPr>
          <w:t>772.</w:t>
        </w:r>
        <w:r w:rsidRPr="002709E2">
          <w:rPr>
            <w:rFonts w:ascii="Calibri" w:eastAsia="Calibri" w:hAnsi="Calibri" w:cs="Times New Roman"/>
          </w:rPr>
          <w:tab/>
          <w:t>d "\"E poi uscire per affrontare un'ultima notte.\""</w:t>
        </w:r>
      </w:ins>
    </w:p>
    <w:p w14:paraId="2BC2A251" w14:textId="77777777" w:rsidR="002709E2" w:rsidRPr="002709E2" w:rsidRDefault="002709E2" w:rsidP="002709E2">
      <w:pPr>
        <w:spacing w:line="600" w:lineRule="auto"/>
        <w:jc w:val="left"/>
        <w:rPr>
          <w:ins w:id="16062" w:author="UTENTE" w:date="2020-06-30T18:54:00Z"/>
          <w:rFonts w:ascii="Calibri" w:eastAsia="Calibri" w:hAnsi="Calibri" w:cs="Times New Roman"/>
        </w:rPr>
      </w:pPr>
      <w:ins w:id="16063" w:author="UTENTE" w:date="2020-06-30T18:54:00Z">
        <w:r w:rsidRPr="002709E2">
          <w:rPr>
            <w:rFonts w:ascii="Calibri" w:eastAsia="Calibri" w:hAnsi="Calibri" w:cs="Times New Roman"/>
          </w:rPr>
          <w:t>773.</w:t>
        </w:r>
        <w:r w:rsidRPr="002709E2">
          <w:rPr>
            <w:rFonts w:ascii="Calibri" w:eastAsia="Calibri" w:hAnsi="Calibri" w:cs="Times New Roman"/>
          </w:rPr>
          <w:tab/>
          <w:t>mcp "\"Dom…\""</w:t>
        </w:r>
      </w:ins>
    </w:p>
    <w:p w14:paraId="64D9C162" w14:textId="77777777" w:rsidR="002709E2" w:rsidRPr="002709E2" w:rsidRDefault="002709E2" w:rsidP="002709E2">
      <w:pPr>
        <w:spacing w:line="600" w:lineRule="auto"/>
        <w:jc w:val="left"/>
        <w:rPr>
          <w:ins w:id="16064" w:author="UTENTE" w:date="2020-06-30T18:54:00Z"/>
          <w:rFonts w:ascii="Calibri" w:eastAsia="Calibri" w:hAnsi="Calibri" w:cs="Times New Roman"/>
        </w:rPr>
      </w:pPr>
      <w:ins w:id="16065" w:author="UTENTE" w:date="2020-06-30T18:54:00Z">
        <w:r w:rsidRPr="002709E2">
          <w:rPr>
            <w:rFonts w:ascii="Calibri" w:eastAsia="Calibri" w:hAnsi="Calibri" w:cs="Times New Roman"/>
          </w:rPr>
          <w:t>774.</w:t>
        </w:r>
        <w:r w:rsidRPr="002709E2">
          <w:rPr>
            <w:rFonts w:ascii="Calibri" w:eastAsia="Calibri" w:hAnsi="Calibri" w:cs="Times New Roman"/>
          </w:rPr>
          <w:tab/>
          <w:t>d "\"Ma… quando mi hai trattato come un normale cliente, come un uomo e non come un mostro…\"" </w:t>
        </w:r>
        <w:r w:rsidRPr="002709E2">
          <w:rPr>
            <w:rFonts w:ascii="Calibri" w:eastAsia="Calibri" w:hAnsi="Calibri" w:cs="Times New Roman"/>
          </w:rPr>
          <w:br w:type="page"/>
        </w:r>
      </w:ins>
    </w:p>
    <w:p w14:paraId="10DCC324" w14:textId="77777777" w:rsidR="002709E2" w:rsidRPr="002709E2" w:rsidRDefault="002709E2" w:rsidP="002709E2">
      <w:pPr>
        <w:spacing w:line="600" w:lineRule="auto"/>
        <w:jc w:val="left"/>
        <w:rPr>
          <w:ins w:id="16066" w:author="UTENTE" w:date="2020-06-30T18:54:00Z"/>
          <w:rFonts w:ascii="Calibri" w:eastAsia="Calibri" w:hAnsi="Calibri" w:cs="Times New Roman"/>
          <w:lang w:val="en-US"/>
        </w:rPr>
      </w:pPr>
      <w:ins w:id="16067" w:author="UTENTE" w:date="2020-06-30T18:54:00Z">
        <w:r w:rsidRPr="002709E2">
          <w:rPr>
            <w:rFonts w:ascii="Calibri" w:eastAsia="Calibri" w:hAnsi="Calibri" w:cs="Times New Roman"/>
            <w:lang w:val="en-US"/>
          </w:rPr>
          <w:lastRenderedPageBreak/>
          <w:t>775.</w:t>
        </w:r>
        <w:r w:rsidRPr="002709E2">
          <w:rPr>
            <w:rFonts w:ascii="Calibri" w:eastAsia="Calibri" w:hAnsi="Calibri" w:cs="Times New Roman"/>
            <w:lang w:val="en-US"/>
          </w:rPr>
          <w:tab/>
          <w:t>d "\"And after you didn't mention me to Luka, as if you were trying to protect me…\""</w:t>
        </w:r>
      </w:ins>
    </w:p>
    <w:p w14:paraId="0036FD32" w14:textId="77777777" w:rsidR="002709E2" w:rsidRPr="002709E2" w:rsidRDefault="002709E2" w:rsidP="002709E2">
      <w:pPr>
        <w:spacing w:line="600" w:lineRule="auto"/>
        <w:jc w:val="left"/>
        <w:rPr>
          <w:ins w:id="16068" w:author="UTENTE" w:date="2020-06-30T18:54:00Z"/>
          <w:rFonts w:ascii="Calibri" w:eastAsia="Calibri" w:hAnsi="Calibri" w:cs="Times New Roman"/>
          <w:lang w:val="en-US"/>
        </w:rPr>
      </w:pPr>
      <w:ins w:id="16069" w:author="UTENTE" w:date="2020-06-30T18:54:00Z">
        <w:r w:rsidRPr="002709E2">
          <w:rPr>
            <w:rFonts w:ascii="Calibri" w:eastAsia="Calibri" w:hAnsi="Calibri" w:cs="Times New Roman"/>
            <w:lang w:val="en-US"/>
          </w:rPr>
          <w:t>776.</w:t>
        </w:r>
        <w:r w:rsidRPr="002709E2">
          <w:rPr>
            <w:rFonts w:ascii="Calibri" w:eastAsia="Calibri" w:hAnsi="Calibri" w:cs="Times New Roman"/>
            <w:lang w:val="en-US"/>
          </w:rPr>
          <w:tab/>
          <w:t>d "\"I guess I thought it'd be worth sticking around a little longer, just to see what you might get up to.\""</w:t>
        </w:r>
      </w:ins>
    </w:p>
    <w:p w14:paraId="589C14B8" w14:textId="77777777" w:rsidR="002709E2" w:rsidRPr="002709E2" w:rsidRDefault="002709E2" w:rsidP="002709E2">
      <w:pPr>
        <w:spacing w:line="600" w:lineRule="auto"/>
        <w:jc w:val="left"/>
        <w:rPr>
          <w:ins w:id="16070" w:author="UTENTE" w:date="2020-06-30T18:54:00Z"/>
          <w:rFonts w:ascii="Calibri" w:eastAsia="Calibri" w:hAnsi="Calibri" w:cs="Times New Roman"/>
          <w:lang w:val="en-US"/>
        </w:rPr>
      </w:pPr>
      <w:ins w:id="16071" w:author="UTENTE" w:date="2020-06-30T18:54:00Z">
        <w:r w:rsidRPr="002709E2">
          <w:rPr>
            <w:rFonts w:ascii="Calibri" w:eastAsia="Calibri" w:hAnsi="Calibri" w:cs="Times New Roman"/>
            <w:lang w:val="en-US"/>
          </w:rPr>
          <w:t>777.</w:t>
        </w:r>
        <w:r w:rsidRPr="002709E2">
          <w:rPr>
            <w:rFonts w:ascii="Calibri" w:eastAsia="Calibri" w:hAnsi="Calibri" w:cs="Times New Roman"/>
            <w:lang w:val="en-US"/>
          </w:rPr>
          <w:tab/>
          <w:t>mcp "\"…\""</w:t>
        </w:r>
      </w:ins>
    </w:p>
    <w:p w14:paraId="76D3C177" w14:textId="77777777" w:rsidR="002709E2" w:rsidRPr="002709E2" w:rsidRDefault="002709E2" w:rsidP="002709E2">
      <w:pPr>
        <w:spacing w:line="600" w:lineRule="auto"/>
        <w:jc w:val="left"/>
        <w:rPr>
          <w:ins w:id="16072" w:author="UTENTE" w:date="2020-06-30T18:54:00Z"/>
          <w:rFonts w:ascii="Calibri" w:eastAsia="Calibri" w:hAnsi="Calibri" w:cs="Times New Roman"/>
          <w:lang w:val="en-US"/>
        </w:rPr>
      </w:pPr>
      <w:ins w:id="16073" w:author="UTENTE" w:date="2020-06-30T18:54:00Z">
        <w:r w:rsidRPr="002709E2">
          <w:rPr>
            <w:rFonts w:ascii="Calibri" w:eastAsia="Calibri" w:hAnsi="Calibri" w:cs="Times New Roman"/>
            <w:lang w:val="en-US"/>
          </w:rPr>
          <w:t>778.</w:t>
        </w:r>
        <w:r w:rsidRPr="002709E2">
          <w:rPr>
            <w:rFonts w:ascii="Calibri" w:eastAsia="Calibri" w:hAnsi="Calibri" w:cs="Times New Roman"/>
            <w:lang w:val="en-US"/>
          </w:rPr>
          <w:tab/>
          <w:t>n "My eyes burn, and a lump forms in my throat."</w:t>
        </w:r>
      </w:ins>
    </w:p>
    <w:p w14:paraId="34B1ECAA" w14:textId="77777777" w:rsidR="002709E2" w:rsidRPr="002709E2" w:rsidRDefault="002709E2" w:rsidP="002709E2">
      <w:pPr>
        <w:spacing w:line="600" w:lineRule="auto"/>
        <w:jc w:val="left"/>
        <w:rPr>
          <w:ins w:id="16074" w:author="UTENTE" w:date="2020-06-30T18:54:00Z"/>
          <w:rFonts w:ascii="Calibri" w:eastAsia="Calibri" w:hAnsi="Calibri" w:cs="Times New Roman"/>
          <w:lang w:val="en-US"/>
        </w:rPr>
      </w:pPr>
      <w:ins w:id="16075" w:author="UTENTE" w:date="2020-06-30T18:54:00Z">
        <w:r w:rsidRPr="002709E2">
          <w:rPr>
            <w:rFonts w:ascii="Calibri" w:eastAsia="Calibri" w:hAnsi="Calibri" w:cs="Times New Roman"/>
            <w:lang w:val="en-US"/>
          </w:rPr>
          <w:t>779.</w:t>
        </w:r>
        <w:r w:rsidRPr="002709E2">
          <w:rPr>
            <w:rFonts w:ascii="Calibri" w:eastAsia="Calibri" w:hAnsi="Calibri" w:cs="Times New Roman"/>
            <w:lang w:val="en-US"/>
          </w:rPr>
          <w:tab/>
          <w:t>n "If I hadn't…{w} Dom could've…"</w:t>
        </w:r>
      </w:ins>
    </w:p>
    <w:p w14:paraId="28D1081B" w14:textId="77777777" w:rsidR="002709E2" w:rsidRPr="002709E2" w:rsidRDefault="002709E2" w:rsidP="002709E2">
      <w:pPr>
        <w:spacing w:line="600" w:lineRule="auto"/>
        <w:jc w:val="left"/>
        <w:rPr>
          <w:ins w:id="16076" w:author="UTENTE" w:date="2020-06-30T18:54:00Z"/>
          <w:rFonts w:ascii="Calibri" w:eastAsia="Calibri" w:hAnsi="Calibri" w:cs="Times New Roman"/>
          <w:lang w:val="en-US"/>
        </w:rPr>
      </w:pPr>
      <w:ins w:id="16077" w:author="UTENTE" w:date="2020-06-30T18:54:00Z">
        <w:r w:rsidRPr="002709E2">
          <w:rPr>
            <w:rFonts w:ascii="Calibri" w:eastAsia="Calibri" w:hAnsi="Calibri" w:cs="Times New Roman"/>
            <w:lang w:val="en-US"/>
          </w:rPr>
          <w:t>780.</w:t>
        </w:r>
        <w:r w:rsidRPr="002709E2">
          <w:rPr>
            <w:rFonts w:ascii="Calibri" w:eastAsia="Calibri" w:hAnsi="Calibri" w:cs="Times New Roman"/>
            <w:lang w:val="en-US"/>
          </w:rPr>
          <w:tab/>
          <w:t>d "\"Shh… it doesn't matter anymore, [mc].\""</w:t>
        </w:r>
      </w:ins>
    </w:p>
    <w:p w14:paraId="7630BF2F" w14:textId="77777777" w:rsidR="002709E2" w:rsidRPr="002709E2" w:rsidRDefault="002709E2" w:rsidP="002709E2">
      <w:pPr>
        <w:spacing w:line="600" w:lineRule="auto"/>
        <w:jc w:val="left"/>
        <w:rPr>
          <w:ins w:id="16078" w:author="UTENTE" w:date="2020-06-30T18:54:00Z"/>
          <w:rFonts w:ascii="Calibri" w:eastAsia="Calibri" w:hAnsi="Calibri" w:cs="Times New Roman"/>
          <w:lang w:val="en-US"/>
        </w:rPr>
      </w:pPr>
      <w:ins w:id="16079" w:author="UTENTE" w:date="2020-06-30T18:54:00Z">
        <w:r w:rsidRPr="002709E2">
          <w:rPr>
            <w:rFonts w:ascii="Calibri" w:eastAsia="Calibri" w:hAnsi="Calibri" w:cs="Times New Roman"/>
            <w:lang w:val="en-US"/>
          </w:rPr>
          <w:t>781.</w:t>
        </w:r>
        <w:r w:rsidRPr="002709E2">
          <w:rPr>
            <w:rFonts w:ascii="Calibri" w:eastAsia="Calibri" w:hAnsi="Calibri" w:cs="Times New Roman"/>
            <w:lang w:val="en-US"/>
          </w:rPr>
          <w:tab/>
          <w:t>d "\"It's all right.\""</w:t>
        </w:r>
      </w:ins>
    </w:p>
    <w:p w14:paraId="472363F0" w14:textId="77777777" w:rsidR="002709E2" w:rsidRPr="002709E2" w:rsidRDefault="002709E2" w:rsidP="002709E2">
      <w:pPr>
        <w:spacing w:line="600" w:lineRule="auto"/>
        <w:jc w:val="left"/>
        <w:rPr>
          <w:ins w:id="16080" w:author="UTENTE" w:date="2020-06-30T18:54:00Z"/>
          <w:rFonts w:ascii="Calibri" w:eastAsia="Calibri" w:hAnsi="Calibri" w:cs="Times New Roman"/>
          <w:lang w:val="en-US"/>
        </w:rPr>
      </w:pPr>
      <w:ins w:id="16081" w:author="UTENTE" w:date="2020-06-30T18:54:00Z">
        <w:r w:rsidRPr="002709E2">
          <w:rPr>
            <w:rFonts w:ascii="Calibri" w:eastAsia="Calibri" w:hAnsi="Calibri" w:cs="Times New Roman"/>
            <w:lang w:val="en-US"/>
          </w:rPr>
          <w:t>782.</w:t>
        </w:r>
        <w:r w:rsidRPr="002709E2">
          <w:rPr>
            <w:rFonts w:ascii="Calibri" w:eastAsia="Calibri" w:hAnsi="Calibri" w:cs="Times New Roman"/>
            <w:lang w:val="en-US"/>
          </w:rPr>
          <w:tab/>
          <w:t>n "He strokes a hand through my hair with a tenderness that makes my held-back emotion almost burst free."</w:t>
        </w:r>
      </w:ins>
    </w:p>
    <w:p w14:paraId="33BDBD63" w14:textId="77777777" w:rsidR="002709E2" w:rsidRPr="002709E2" w:rsidRDefault="002709E2" w:rsidP="002709E2">
      <w:pPr>
        <w:spacing w:line="600" w:lineRule="auto"/>
        <w:jc w:val="left"/>
        <w:rPr>
          <w:ins w:id="16082" w:author="UTENTE" w:date="2020-06-30T18:54:00Z"/>
          <w:rFonts w:ascii="Calibri" w:eastAsia="Calibri" w:hAnsi="Calibri" w:cs="Times New Roman"/>
          <w:lang w:val="en-US"/>
        </w:rPr>
      </w:pPr>
      <w:ins w:id="16083" w:author="UTENTE" w:date="2020-06-30T18:54:00Z">
        <w:r w:rsidRPr="002709E2">
          <w:rPr>
            <w:rFonts w:ascii="Calibri" w:eastAsia="Calibri" w:hAnsi="Calibri" w:cs="Times New Roman"/>
            <w:lang w:val="en-US"/>
          </w:rPr>
          <w:t>783.</w:t>
        </w:r>
        <w:r w:rsidRPr="002709E2">
          <w:rPr>
            <w:rFonts w:ascii="Calibri" w:eastAsia="Calibri" w:hAnsi="Calibri" w:cs="Times New Roman"/>
            <w:lang w:val="en-US"/>
          </w:rPr>
          <w:tab/>
          <w:t>n "But I manage to swallow it back, and once I give Dom a little nod, he smiles at me reassuringly."</w:t>
        </w:r>
      </w:ins>
    </w:p>
    <w:p w14:paraId="11175895" w14:textId="77777777" w:rsidR="002709E2" w:rsidRPr="002709E2" w:rsidRDefault="002709E2" w:rsidP="002709E2">
      <w:pPr>
        <w:spacing w:line="600" w:lineRule="auto"/>
        <w:jc w:val="left"/>
        <w:rPr>
          <w:ins w:id="16084" w:author="UTENTE" w:date="2020-06-30T18:54:00Z"/>
          <w:rFonts w:ascii="Calibri" w:eastAsia="Calibri" w:hAnsi="Calibri" w:cs="Times New Roman"/>
          <w:lang w:val="en-US"/>
        </w:rPr>
      </w:pPr>
      <w:ins w:id="16085" w:author="UTENTE" w:date="2020-06-30T18:54:00Z">
        <w:r w:rsidRPr="002709E2">
          <w:rPr>
            <w:rFonts w:ascii="Calibri" w:eastAsia="Calibri" w:hAnsi="Calibri" w:cs="Times New Roman"/>
            <w:lang w:val="en-US"/>
          </w:rPr>
          <w:t>784.</w:t>
        </w:r>
        <w:r w:rsidRPr="002709E2">
          <w:rPr>
            <w:rFonts w:ascii="Calibri" w:eastAsia="Calibri" w:hAnsi="Calibri" w:cs="Times New Roman"/>
            <w:lang w:val="en-US"/>
          </w:rPr>
          <w:tab/>
          <w:t>n "I don't understand his strength…{w} He's been living in solitude all this time, part of a world he doesn't belong in, and yet he's still so gentle… so kind."</w:t>
        </w:r>
      </w:ins>
    </w:p>
    <w:p w14:paraId="47AE08E5" w14:textId="77777777" w:rsidR="002709E2" w:rsidRPr="002709E2" w:rsidRDefault="002709E2" w:rsidP="002709E2">
      <w:pPr>
        <w:spacing w:line="600" w:lineRule="auto"/>
        <w:jc w:val="left"/>
        <w:rPr>
          <w:ins w:id="16086" w:author="UTENTE" w:date="2020-06-30T18:54:00Z"/>
          <w:rFonts w:ascii="Calibri" w:eastAsia="Calibri" w:hAnsi="Calibri" w:cs="Times New Roman"/>
          <w:lang w:val="en-US"/>
        </w:rPr>
      </w:pPr>
      <w:ins w:id="16087" w:author="UTENTE" w:date="2020-06-30T18:54:00Z">
        <w:r w:rsidRPr="002709E2">
          <w:rPr>
            <w:rFonts w:ascii="Calibri" w:eastAsia="Calibri" w:hAnsi="Calibri" w:cs="Times New Roman"/>
            <w:lang w:val="en-US"/>
          </w:rPr>
          <w:t>785.</w:t>
        </w:r>
        <w:r w:rsidRPr="002709E2">
          <w:rPr>
            <w:rFonts w:ascii="Calibri" w:eastAsia="Calibri" w:hAnsi="Calibri" w:cs="Times New Roman"/>
            <w:lang w:val="en-US"/>
          </w:rPr>
          <w:tab/>
          <w:t>n "If I had known all this back at the diner, how would things have been different…?"</w:t>
        </w:r>
      </w:ins>
    </w:p>
    <w:p w14:paraId="7A981EF1" w14:textId="77777777" w:rsidR="002709E2" w:rsidRPr="002709E2" w:rsidRDefault="002709E2" w:rsidP="002709E2">
      <w:pPr>
        <w:spacing w:line="600" w:lineRule="auto"/>
        <w:jc w:val="left"/>
        <w:rPr>
          <w:ins w:id="16088" w:author="UTENTE" w:date="2020-06-30T18:54:00Z"/>
          <w:rFonts w:ascii="Calibri" w:eastAsia="Calibri" w:hAnsi="Calibri" w:cs="Times New Roman"/>
          <w:lang w:val="en-US"/>
          <w:rPrChange w:id="16089" w:author="UTENTE" w:date="2020-06-30T18:54:00Z">
            <w:rPr>
              <w:ins w:id="16090" w:author="UTENTE" w:date="2020-06-30T18:54:00Z"/>
              <w:rFonts w:ascii="Calibri" w:eastAsia="Calibri" w:hAnsi="Calibri" w:cs="Times New Roman"/>
            </w:rPr>
          </w:rPrChange>
        </w:rPr>
      </w:pPr>
      <w:ins w:id="16091" w:author="UTENTE" w:date="2020-06-30T18:54:00Z">
        <w:r w:rsidRPr="002709E2">
          <w:rPr>
            <w:rFonts w:ascii="Calibri" w:eastAsia="Calibri" w:hAnsi="Calibri" w:cs="Times New Roman"/>
            <w:lang w:val="en-US"/>
            <w:rPrChange w:id="16092" w:author="UTENTE" w:date="2020-06-30T18:54:00Z">
              <w:rPr>
                <w:rFonts w:ascii="Calibri" w:eastAsia="Calibri" w:hAnsi="Calibri" w:cs="Times New Roman"/>
              </w:rPr>
            </w:rPrChange>
          </w:rPr>
          <w:t>786.</w:t>
        </w:r>
        <w:r w:rsidRPr="002709E2">
          <w:rPr>
            <w:rFonts w:ascii="Calibri" w:eastAsia="Calibri" w:hAnsi="Calibri" w:cs="Times New Roman"/>
            <w:lang w:val="en-US"/>
            <w:rPrChange w:id="16093" w:author="UTENTE" w:date="2020-06-30T18:54:00Z">
              <w:rPr>
                <w:rFonts w:ascii="Calibri" w:eastAsia="Calibri" w:hAnsi="Calibri" w:cs="Times New Roman"/>
              </w:rPr>
            </w:rPrChange>
          </w:rPr>
          <w:tab/>
          <w:t>dp "\"[mc]…\""</w:t>
        </w:r>
      </w:ins>
    </w:p>
    <w:p w14:paraId="38E7F704" w14:textId="77777777" w:rsidR="002709E2" w:rsidRPr="002709E2" w:rsidRDefault="002709E2" w:rsidP="002709E2">
      <w:pPr>
        <w:spacing w:line="600" w:lineRule="auto"/>
        <w:jc w:val="left"/>
        <w:rPr>
          <w:ins w:id="16094" w:author="UTENTE" w:date="2020-06-30T18:54:00Z"/>
          <w:rFonts w:ascii="Calibri" w:eastAsia="Calibri" w:hAnsi="Calibri" w:cs="Times New Roman"/>
          <w:lang w:val="en-US"/>
        </w:rPr>
      </w:pPr>
      <w:ins w:id="16095" w:author="UTENTE" w:date="2020-06-30T18:54:00Z">
        <w:r w:rsidRPr="002709E2">
          <w:rPr>
            <w:rFonts w:ascii="Calibri" w:eastAsia="Calibri" w:hAnsi="Calibri" w:cs="Times New Roman"/>
            <w:lang w:val="en-US"/>
          </w:rPr>
          <w:t>787.</w:t>
        </w:r>
        <w:r w:rsidRPr="002709E2">
          <w:rPr>
            <w:rFonts w:ascii="Calibri" w:eastAsia="Calibri" w:hAnsi="Calibri" w:cs="Times New Roman"/>
            <w:lang w:val="en-US"/>
          </w:rPr>
          <w:tab/>
          <w:t>dp "\"Something happened to you today, didn't it?\""</w:t>
        </w:r>
        <w:r w:rsidRPr="002709E2">
          <w:rPr>
            <w:rFonts w:ascii="Calibri" w:eastAsia="Calibri" w:hAnsi="Calibri" w:cs="Times New Roman"/>
            <w:lang w:val="en-US"/>
          </w:rPr>
          <w:br w:type="page"/>
        </w:r>
      </w:ins>
    </w:p>
    <w:p w14:paraId="35FC2AD9" w14:textId="77777777" w:rsidR="002709E2" w:rsidRPr="002709E2" w:rsidRDefault="002709E2" w:rsidP="002709E2">
      <w:pPr>
        <w:spacing w:line="600" w:lineRule="auto"/>
        <w:jc w:val="left"/>
        <w:rPr>
          <w:ins w:id="16096" w:author="UTENTE" w:date="2020-06-30T18:54:00Z"/>
          <w:rFonts w:ascii="Calibri" w:eastAsia="Calibri" w:hAnsi="Calibri" w:cs="Times New Roman"/>
        </w:rPr>
      </w:pPr>
      <w:ins w:id="16097" w:author="UTENTE" w:date="2020-06-30T18:54:00Z">
        <w:r w:rsidRPr="002709E2">
          <w:rPr>
            <w:rFonts w:ascii="Calibri" w:eastAsia="Calibri" w:hAnsi="Calibri" w:cs="Times New Roman"/>
          </w:rPr>
          <w:lastRenderedPageBreak/>
          <w:t>775.</w:t>
        </w:r>
        <w:r w:rsidRPr="002709E2">
          <w:rPr>
            <w:rFonts w:ascii="Calibri" w:eastAsia="Calibri" w:hAnsi="Calibri" w:cs="Times New Roman"/>
          </w:rPr>
          <w:tab/>
          <w:t>d "\"E dopo che non hai fatto il mio nome a Luka, come se stessi cercando di proteggermi…\""</w:t>
        </w:r>
      </w:ins>
    </w:p>
    <w:p w14:paraId="26048ADE" w14:textId="77777777" w:rsidR="002709E2" w:rsidRPr="002709E2" w:rsidRDefault="002709E2" w:rsidP="002709E2">
      <w:pPr>
        <w:spacing w:line="600" w:lineRule="auto"/>
        <w:jc w:val="left"/>
        <w:rPr>
          <w:ins w:id="16098" w:author="UTENTE" w:date="2020-06-30T18:54:00Z"/>
          <w:rFonts w:ascii="Calibri" w:eastAsia="Calibri" w:hAnsi="Calibri" w:cs="Times New Roman"/>
        </w:rPr>
      </w:pPr>
      <w:ins w:id="16099" w:author="UTENTE" w:date="2020-06-30T18:54:00Z">
        <w:r w:rsidRPr="002709E2">
          <w:rPr>
            <w:rFonts w:ascii="Calibri" w:eastAsia="Calibri" w:hAnsi="Calibri" w:cs="Times New Roman"/>
          </w:rPr>
          <w:t>776.</w:t>
        </w:r>
        <w:r w:rsidRPr="002709E2">
          <w:rPr>
            <w:rFonts w:ascii="Calibri" w:eastAsia="Calibri" w:hAnsi="Calibri" w:cs="Times New Roman"/>
          </w:rPr>
          <w:tab/>
          <w:t>d "\"Immagino di aver pensato che valeva la pena di andare avanti ancora un po', solo per vedere cosa avresti potuto fare.\""</w:t>
        </w:r>
      </w:ins>
    </w:p>
    <w:p w14:paraId="17503DCB" w14:textId="77777777" w:rsidR="002709E2" w:rsidRPr="002709E2" w:rsidRDefault="002709E2" w:rsidP="002709E2">
      <w:pPr>
        <w:spacing w:line="600" w:lineRule="auto"/>
        <w:jc w:val="left"/>
        <w:rPr>
          <w:ins w:id="16100" w:author="UTENTE" w:date="2020-06-30T18:54:00Z"/>
          <w:rFonts w:ascii="Calibri" w:eastAsia="Calibri" w:hAnsi="Calibri" w:cs="Times New Roman"/>
        </w:rPr>
      </w:pPr>
      <w:ins w:id="16101" w:author="UTENTE" w:date="2020-06-30T18:54:00Z">
        <w:r w:rsidRPr="002709E2">
          <w:rPr>
            <w:rFonts w:ascii="Calibri" w:eastAsia="Calibri" w:hAnsi="Calibri" w:cs="Times New Roman"/>
          </w:rPr>
          <w:t>777.</w:t>
        </w:r>
        <w:r w:rsidRPr="002709E2">
          <w:rPr>
            <w:rFonts w:ascii="Calibri" w:eastAsia="Calibri" w:hAnsi="Calibri" w:cs="Times New Roman"/>
          </w:rPr>
          <w:tab/>
          <w:t>mcp "\"…\""</w:t>
        </w:r>
      </w:ins>
    </w:p>
    <w:p w14:paraId="7C5F51BC" w14:textId="77777777" w:rsidR="002709E2" w:rsidRPr="002709E2" w:rsidRDefault="002709E2" w:rsidP="002709E2">
      <w:pPr>
        <w:spacing w:line="600" w:lineRule="auto"/>
        <w:jc w:val="left"/>
        <w:rPr>
          <w:ins w:id="16102" w:author="UTENTE" w:date="2020-06-30T18:54:00Z"/>
          <w:rFonts w:ascii="Calibri" w:eastAsia="Calibri" w:hAnsi="Calibri" w:cs="Times New Roman"/>
        </w:rPr>
      </w:pPr>
      <w:ins w:id="16103" w:author="UTENTE" w:date="2020-06-30T18:54:00Z">
        <w:r w:rsidRPr="002709E2">
          <w:rPr>
            <w:rFonts w:ascii="Calibri" w:eastAsia="Calibri" w:hAnsi="Calibri" w:cs="Times New Roman"/>
          </w:rPr>
          <w:t>778.</w:t>
        </w:r>
        <w:r w:rsidRPr="002709E2">
          <w:rPr>
            <w:rFonts w:ascii="Calibri" w:eastAsia="Calibri" w:hAnsi="Calibri" w:cs="Times New Roman"/>
          </w:rPr>
          <w:tab/>
          <w:t>n "I miei occhi bruciano e mi si forma un nodo in gola."</w:t>
        </w:r>
      </w:ins>
    </w:p>
    <w:p w14:paraId="6FCF93F4" w14:textId="77777777" w:rsidR="002709E2" w:rsidRPr="002709E2" w:rsidRDefault="002709E2" w:rsidP="002709E2">
      <w:pPr>
        <w:spacing w:line="600" w:lineRule="auto"/>
        <w:jc w:val="left"/>
        <w:rPr>
          <w:ins w:id="16104" w:author="UTENTE" w:date="2020-06-30T18:54:00Z"/>
          <w:rFonts w:ascii="Calibri" w:eastAsia="Calibri" w:hAnsi="Calibri" w:cs="Times New Roman"/>
        </w:rPr>
      </w:pPr>
      <w:ins w:id="16105" w:author="UTENTE" w:date="2020-06-30T18:54:00Z">
        <w:r w:rsidRPr="002709E2">
          <w:rPr>
            <w:rFonts w:ascii="Calibri" w:eastAsia="Calibri" w:hAnsi="Calibri" w:cs="Times New Roman"/>
          </w:rPr>
          <w:t>779.</w:t>
        </w:r>
        <w:r w:rsidRPr="002709E2">
          <w:rPr>
            <w:rFonts w:ascii="Calibri" w:eastAsia="Calibri" w:hAnsi="Calibri" w:cs="Times New Roman"/>
          </w:rPr>
          <w:tab/>
          <w:t>n "Se non avessi…{w} Dom sarebbe…"</w:t>
        </w:r>
      </w:ins>
    </w:p>
    <w:p w14:paraId="096BDED2" w14:textId="77777777" w:rsidR="002709E2" w:rsidRPr="002709E2" w:rsidRDefault="002709E2" w:rsidP="002709E2">
      <w:pPr>
        <w:spacing w:line="600" w:lineRule="auto"/>
        <w:jc w:val="left"/>
        <w:rPr>
          <w:ins w:id="16106" w:author="UTENTE" w:date="2020-06-30T18:54:00Z"/>
          <w:rFonts w:ascii="Calibri" w:eastAsia="Calibri" w:hAnsi="Calibri" w:cs="Times New Roman"/>
        </w:rPr>
      </w:pPr>
      <w:ins w:id="16107" w:author="UTENTE" w:date="2020-06-30T18:54:00Z">
        <w:r w:rsidRPr="002709E2">
          <w:rPr>
            <w:rFonts w:ascii="Calibri" w:eastAsia="Calibri" w:hAnsi="Calibri" w:cs="Times New Roman"/>
          </w:rPr>
          <w:t>780.</w:t>
        </w:r>
        <w:r w:rsidRPr="002709E2">
          <w:rPr>
            <w:rFonts w:ascii="Calibri" w:eastAsia="Calibri" w:hAnsi="Calibri" w:cs="Times New Roman"/>
          </w:rPr>
          <w:tab/>
          <w:t>d "\"Ssh… non ha più importanza, [mc].\""</w:t>
        </w:r>
      </w:ins>
    </w:p>
    <w:p w14:paraId="0A4FD66A" w14:textId="77777777" w:rsidR="002709E2" w:rsidRPr="002709E2" w:rsidRDefault="002709E2" w:rsidP="002709E2">
      <w:pPr>
        <w:spacing w:line="600" w:lineRule="auto"/>
        <w:jc w:val="left"/>
        <w:rPr>
          <w:ins w:id="16108" w:author="UTENTE" w:date="2020-06-30T18:54:00Z"/>
          <w:rFonts w:ascii="Calibri" w:eastAsia="Calibri" w:hAnsi="Calibri" w:cs="Times New Roman"/>
        </w:rPr>
      </w:pPr>
      <w:ins w:id="16109" w:author="UTENTE" w:date="2020-06-30T18:54:00Z">
        <w:r w:rsidRPr="002709E2">
          <w:rPr>
            <w:rFonts w:ascii="Calibri" w:eastAsia="Calibri" w:hAnsi="Calibri" w:cs="Times New Roman"/>
          </w:rPr>
          <w:t>781.</w:t>
        </w:r>
        <w:r w:rsidRPr="002709E2">
          <w:rPr>
            <w:rFonts w:ascii="Calibri" w:eastAsia="Calibri" w:hAnsi="Calibri" w:cs="Times New Roman"/>
          </w:rPr>
          <w:tab/>
          <w:t>d "\"Va tutto bene.\""</w:t>
        </w:r>
      </w:ins>
    </w:p>
    <w:p w14:paraId="33E155DC" w14:textId="77777777" w:rsidR="002709E2" w:rsidRPr="002709E2" w:rsidRDefault="002709E2" w:rsidP="002709E2">
      <w:pPr>
        <w:spacing w:line="600" w:lineRule="auto"/>
        <w:jc w:val="left"/>
        <w:rPr>
          <w:ins w:id="16110" w:author="UTENTE" w:date="2020-06-30T18:54:00Z"/>
          <w:rFonts w:ascii="Calibri" w:eastAsia="Calibri" w:hAnsi="Calibri" w:cs="Times New Roman"/>
        </w:rPr>
      </w:pPr>
      <w:ins w:id="16111" w:author="UTENTE" w:date="2020-06-30T18:54:00Z">
        <w:r w:rsidRPr="002709E2">
          <w:rPr>
            <w:rFonts w:ascii="Calibri" w:eastAsia="Calibri" w:hAnsi="Calibri" w:cs="Times New Roman"/>
          </w:rPr>
          <w:t>782.</w:t>
        </w:r>
        <w:r w:rsidRPr="002709E2">
          <w:rPr>
            <w:rFonts w:ascii="Calibri" w:eastAsia="Calibri" w:hAnsi="Calibri" w:cs="Times New Roman"/>
          </w:rPr>
          <w:tab/>
          <w:t>n "Mi accarezza i capelli dolcemente, tanto da farmi quasi sfuggire tutte le emozioni che ho trattenuto finora."</w:t>
        </w:r>
      </w:ins>
    </w:p>
    <w:p w14:paraId="66A798FC" w14:textId="77777777" w:rsidR="002709E2" w:rsidRPr="002709E2" w:rsidRDefault="002709E2" w:rsidP="002709E2">
      <w:pPr>
        <w:spacing w:line="600" w:lineRule="auto"/>
        <w:jc w:val="left"/>
        <w:rPr>
          <w:ins w:id="16112" w:author="UTENTE" w:date="2020-06-30T18:54:00Z"/>
          <w:rFonts w:ascii="Calibri" w:eastAsia="Calibri" w:hAnsi="Calibri" w:cs="Times New Roman"/>
        </w:rPr>
      </w:pPr>
      <w:ins w:id="16113" w:author="UTENTE" w:date="2020-06-30T18:54:00Z">
        <w:r w:rsidRPr="002709E2">
          <w:rPr>
            <w:rFonts w:ascii="Calibri" w:eastAsia="Calibri" w:hAnsi="Calibri" w:cs="Times New Roman"/>
          </w:rPr>
          <w:t>783.</w:t>
        </w:r>
        <w:r w:rsidRPr="002709E2">
          <w:rPr>
            <w:rFonts w:ascii="Calibri" w:eastAsia="Calibri" w:hAnsi="Calibri" w:cs="Times New Roman"/>
          </w:rPr>
          <w:tab/>
          <w:t>n "Ma riesco a buttare giù il nodo nella mia gola e dopo che annuisco leggermente, Dom mi sorride con fare rassicurante."</w:t>
        </w:r>
      </w:ins>
    </w:p>
    <w:p w14:paraId="46A4E100" w14:textId="77777777" w:rsidR="002709E2" w:rsidRPr="002709E2" w:rsidRDefault="002709E2" w:rsidP="002709E2">
      <w:pPr>
        <w:spacing w:line="600" w:lineRule="auto"/>
        <w:jc w:val="left"/>
        <w:rPr>
          <w:ins w:id="16114" w:author="UTENTE" w:date="2020-06-30T18:54:00Z"/>
          <w:rFonts w:ascii="Calibri" w:eastAsia="Calibri" w:hAnsi="Calibri" w:cs="Times New Roman"/>
        </w:rPr>
      </w:pPr>
      <w:ins w:id="16115" w:author="UTENTE" w:date="2020-06-30T18:54:00Z">
        <w:r w:rsidRPr="002709E2">
          <w:rPr>
            <w:rFonts w:ascii="Calibri" w:eastAsia="Calibri" w:hAnsi="Calibri" w:cs="Times New Roman"/>
          </w:rPr>
          <w:t>784.</w:t>
        </w:r>
        <w:r w:rsidRPr="002709E2">
          <w:rPr>
            <w:rFonts w:ascii="Calibri" w:eastAsia="Calibri" w:hAnsi="Calibri" w:cs="Times New Roman"/>
          </w:rPr>
          <w:tab/>
          <w:t>n "Non comprendo la sua forza…{w} Ha vissuto in solitudine per tutto questo, facendo parte di un mondo a cui non appartiene, eppure è ancora così gentile… così dolce."</w:t>
        </w:r>
      </w:ins>
    </w:p>
    <w:p w14:paraId="3E589497" w14:textId="77777777" w:rsidR="002709E2" w:rsidRPr="002709E2" w:rsidRDefault="002709E2" w:rsidP="002709E2">
      <w:pPr>
        <w:spacing w:line="600" w:lineRule="auto"/>
        <w:jc w:val="left"/>
        <w:rPr>
          <w:ins w:id="16116" w:author="UTENTE" w:date="2020-06-30T18:54:00Z"/>
          <w:rFonts w:ascii="Calibri" w:eastAsia="Calibri" w:hAnsi="Calibri" w:cs="Times New Roman"/>
        </w:rPr>
      </w:pPr>
      <w:ins w:id="16117" w:author="UTENTE" w:date="2020-06-30T18:54:00Z">
        <w:r w:rsidRPr="002709E2">
          <w:rPr>
            <w:rFonts w:ascii="Calibri" w:eastAsia="Calibri" w:hAnsi="Calibri" w:cs="Times New Roman"/>
          </w:rPr>
          <w:t>785.</w:t>
        </w:r>
        <w:r w:rsidRPr="002709E2">
          <w:rPr>
            <w:rFonts w:ascii="Calibri" w:eastAsia="Calibri" w:hAnsi="Calibri" w:cs="Times New Roman"/>
          </w:rPr>
          <w:tab/>
          <w:t>n "Se avessi saputo tutto questo quella notte alla tavola calda, come sarebbero potute andare le cose…?"</w:t>
        </w:r>
      </w:ins>
    </w:p>
    <w:p w14:paraId="67494BA8" w14:textId="77777777" w:rsidR="002709E2" w:rsidRPr="002709E2" w:rsidRDefault="002709E2" w:rsidP="002709E2">
      <w:pPr>
        <w:spacing w:line="600" w:lineRule="auto"/>
        <w:jc w:val="left"/>
        <w:rPr>
          <w:ins w:id="16118" w:author="UTENTE" w:date="2020-06-30T18:54:00Z"/>
          <w:rFonts w:ascii="Calibri" w:eastAsia="Calibri" w:hAnsi="Calibri" w:cs="Times New Roman"/>
          <w:rPrChange w:id="16119" w:author="UTENTE" w:date="2020-06-30T18:54:00Z">
            <w:rPr>
              <w:ins w:id="16120" w:author="UTENTE" w:date="2020-06-30T18:54:00Z"/>
              <w:rFonts w:ascii="Calibri" w:eastAsia="Calibri" w:hAnsi="Calibri" w:cs="Times New Roman"/>
              <w:lang w:val="en-US"/>
            </w:rPr>
          </w:rPrChange>
        </w:rPr>
      </w:pPr>
      <w:ins w:id="16121" w:author="UTENTE" w:date="2020-06-30T18:54:00Z">
        <w:r w:rsidRPr="002709E2">
          <w:rPr>
            <w:rFonts w:ascii="Calibri" w:eastAsia="Calibri" w:hAnsi="Calibri" w:cs="Times New Roman"/>
            <w:rPrChange w:id="16122" w:author="UTENTE" w:date="2020-06-30T18:54:00Z">
              <w:rPr>
                <w:rFonts w:ascii="Calibri" w:eastAsia="Calibri" w:hAnsi="Calibri" w:cs="Times New Roman"/>
                <w:lang w:val="en-US"/>
              </w:rPr>
            </w:rPrChange>
          </w:rPr>
          <w:t>786.</w:t>
        </w:r>
        <w:r w:rsidRPr="002709E2">
          <w:rPr>
            <w:rFonts w:ascii="Calibri" w:eastAsia="Calibri" w:hAnsi="Calibri" w:cs="Times New Roman"/>
            <w:rPrChange w:id="16123" w:author="UTENTE" w:date="2020-06-30T18:54:00Z">
              <w:rPr>
                <w:rFonts w:ascii="Calibri" w:eastAsia="Calibri" w:hAnsi="Calibri" w:cs="Times New Roman"/>
                <w:lang w:val="en-US"/>
              </w:rPr>
            </w:rPrChange>
          </w:rPr>
          <w:tab/>
          <w:t>dp "\"[mc]…\""</w:t>
        </w:r>
      </w:ins>
    </w:p>
    <w:p w14:paraId="01E84DF7" w14:textId="77777777" w:rsidR="002709E2" w:rsidRPr="002709E2" w:rsidRDefault="002709E2" w:rsidP="002709E2">
      <w:pPr>
        <w:spacing w:line="600" w:lineRule="auto"/>
        <w:jc w:val="left"/>
        <w:rPr>
          <w:ins w:id="16124" w:author="UTENTE" w:date="2020-06-30T18:54:00Z"/>
          <w:rFonts w:ascii="Calibri" w:eastAsia="Calibri" w:hAnsi="Calibri" w:cs="Times New Roman"/>
        </w:rPr>
      </w:pPr>
      <w:ins w:id="16125" w:author="UTENTE" w:date="2020-06-30T18:54:00Z">
        <w:r w:rsidRPr="002709E2">
          <w:rPr>
            <w:rFonts w:ascii="Calibri" w:eastAsia="Calibri" w:hAnsi="Calibri" w:cs="Times New Roman"/>
          </w:rPr>
          <w:t>787.</w:t>
        </w:r>
        <w:r w:rsidRPr="002709E2">
          <w:rPr>
            <w:rFonts w:ascii="Calibri" w:eastAsia="Calibri" w:hAnsi="Calibri" w:cs="Times New Roman"/>
          </w:rPr>
          <w:tab/>
          <w:t>dp "\"Ti è successo qualcosa oggi, vero?\""</w:t>
        </w:r>
        <w:r w:rsidRPr="002709E2">
          <w:rPr>
            <w:rFonts w:ascii="Calibri" w:eastAsia="Calibri" w:hAnsi="Calibri" w:cs="Times New Roman"/>
          </w:rPr>
          <w:br w:type="page"/>
        </w:r>
      </w:ins>
    </w:p>
    <w:p w14:paraId="4803BFB7" w14:textId="77777777" w:rsidR="002709E2" w:rsidRPr="002709E2" w:rsidRDefault="002709E2" w:rsidP="002709E2">
      <w:pPr>
        <w:spacing w:line="600" w:lineRule="auto"/>
        <w:jc w:val="left"/>
        <w:rPr>
          <w:ins w:id="16126" w:author="UTENTE" w:date="2020-06-30T18:54:00Z"/>
          <w:rFonts w:ascii="Calibri" w:eastAsia="Calibri" w:hAnsi="Calibri" w:cs="Times New Roman"/>
          <w:lang w:val="en-US"/>
        </w:rPr>
      </w:pPr>
      <w:ins w:id="16127" w:author="UTENTE" w:date="2020-06-30T18:54:00Z">
        <w:r w:rsidRPr="002709E2">
          <w:rPr>
            <w:rFonts w:ascii="Calibri" w:eastAsia="Calibri" w:hAnsi="Calibri" w:cs="Times New Roman"/>
            <w:lang w:val="en-US"/>
          </w:rPr>
          <w:lastRenderedPageBreak/>
          <w:t>788.</w:t>
        </w:r>
        <w:r w:rsidRPr="002709E2">
          <w:rPr>
            <w:rFonts w:ascii="Calibri" w:eastAsia="Calibri" w:hAnsi="Calibri" w:cs="Times New Roman"/>
            <w:lang w:val="en-US"/>
          </w:rPr>
          <w:tab/>
          <w:t>n "He tilts my chin up so that our gazes meet, and his sky-blue eyes gaze into mine with a look of concern."</w:t>
        </w:r>
      </w:ins>
    </w:p>
    <w:p w14:paraId="52DEB828" w14:textId="77777777" w:rsidR="002709E2" w:rsidRPr="002709E2" w:rsidRDefault="002709E2" w:rsidP="002709E2">
      <w:pPr>
        <w:spacing w:line="600" w:lineRule="auto"/>
        <w:jc w:val="left"/>
        <w:rPr>
          <w:ins w:id="16128" w:author="UTENTE" w:date="2020-06-30T18:54:00Z"/>
          <w:rFonts w:ascii="Calibri" w:eastAsia="Calibri" w:hAnsi="Calibri" w:cs="Times New Roman"/>
          <w:lang w:val="en-US"/>
        </w:rPr>
      </w:pPr>
      <w:ins w:id="16129" w:author="UTENTE" w:date="2020-06-30T18:54:00Z">
        <w:r w:rsidRPr="002709E2">
          <w:rPr>
            <w:rFonts w:ascii="Calibri" w:eastAsia="Calibri" w:hAnsi="Calibri" w:cs="Times New Roman"/>
            <w:lang w:val="en-US"/>
          </w:rPr>
          <w:t>789.</w:t>
        </w:r>
        <w:r w:rsidRPr="002709E2">
          <w:rPr>
            <w:rFonts w:ascii="Calibri" w:eastAsia="Calibri" w:hAnsi="Calibri" w:cs="Times New Roman"/>
            <w:lang w:val="en-US"/>
          </w:rPr>
          <w:tab/>
          <w:t>mcp "\"…Yeah. I… Earlier this evening…\""</w:t>
        </w:r>
      </w:ins>
    </w:p>
    <w:p w14:paraId="454BBDDB" w14:textId="77777777" w:rsidR="002709E2" w:rsidRPr="002709E2" w:rsidRDefault="002709E2" w:rsidP="002709E2">
      <w:pPr>
        <w:spacing w:line="600" w:lineRule="auto"/>
        <w:jc w:val="left"/>
        <w:rPr>
          <w:ins w:id="16130" w:author="UTENTE" w:date="2020-06-30T18:54:00Z"/>
          <w:rFonts w:ascii="Calibri" w:eastAsia="Calibri" w:hAnsi="Calibri" w:cs="Times New Roman"/>
          <w:lang w:val="en-US"/>
        </w:rPr>
      </w:pPr>
      <w:ins w:id="16131" w:author="UTENTE" w:date="2020-06-30T18:54:00Z">
        <w:r w:rsidRPr="002709E2">
          <w:rPr>
            <w:rFonts w:ascii="Calibri" w:eastAsia="Calibri" w:hAnsi="Calibri" w:cs="Times New Roman"/>
            <w:lang w:val="en-US"/>
          </w:rPr>
          <w:t>790.</w:t>
        </w:r>
        <w:r w:rsidRPr="002709E2">
          <w:rPr>
            <w:rFonts w:ascii="Calibri" w:eastAsia="Calibri" w:hAnsi="Calibri" w:cs="Times New Roman"/>
            <w:lang w:val="en-US"/>
          </w:rPr>
          <w:tab/>
          <w:t>mcp "\"…I met Bishop.\""</w:t>
        </w:r>
      </w:ins>
    </w:p>
    <w:p w14:paraId="05BF66E9" w14:textId="77777777" w:rsidR="002709E2" w:rsidRPr="002709E2" w:rsidRDefault="002709E2" w:rsidP="002709E2">
      <w:pPr>
        <w:spacing w:line="600" w:lineRule="auto"/>
        <w:jc w:val="left"/>
        <w:rPr>
          <w:ins w:id="16132" w:author="UTENTE" w:date="2020-06-30T18:54:00Z"/>
          <w:rFonts w:ascii="Calibri" w:eastAsia="Calibri" w:hAnsi="Calibri" w:cs="Times New Roman"/>
          <w:lang w:val="en-US"/>
        </w:rPr>
      </w:pPr>
      <w:ins w:id="16133" w:author="UTENTE" w:date="2020-06-30T18:54:00Z">
        <w:r w:rsidRPr="002709E2">
          <w:rPr>
            <w:rFonts w:ascii="Calibri" w:eastAsia="Calibri" w:hAnsi="Calibri" w:cs="Times New Roman"/>
            <w:lang w:val="en-US"/>
          </w:rPr>
          <w:t>791.</w:t>
        </w:r>
        <w:r w:rsidRPr="002709E2">
          <w:rPr>
            <w:rFonts w:ascii="Calibri" w:eastAsia="Calibri" w:hAnsi="Calibri" w:cs="Times New Roman"/>
            <w:lang w:val="en-US"/>
          </w:rPr>
          <w:tab/>
          <w:t>dp "\"…\""</w:t>
        </w:r>
      </w:ins>
    </w:p>
    <w:p w14:paraId="1ADB9EC9" w14:textId="77777777" w:rsidR="002709E2" w:rsidRPr="002709E2" w:rsidRDefault="002709E2" w:rsidP="002709E2">
      <w:pPr>
        <w:spacing w:line="600" w:lineRule="auto"/>
        <w:jc w:val="left"/>
        <w:rPr>
          <w:ins w:id="16134" w:author="UTENTE" w:date="2020-06-30T18:54:00Z"/>
          <w:rFonts w:ascii="Calibri" w:eastAsia="Calibri" w:hAnsi="Calibri" w:cs="Times New Roman"/>
          <w:lang w:val="en-US"/>
        </w:rPr>
      </w:pPr>
      <w:ins w:id="16135" w:author="UTENTE" w:date="2020-06-30T18:54:00Z">
        <w:r w:rsidRPr="002709E2">
          <w:rPr>
            <w:rFonts w:ascii="Calibri" w:eastAsia="Calibri" w:hAnsi="Calibri" w:cs="Times New Roman"/>
            <w:lang w:val="en-US"/>
          </w:rPr>
          <w:t>792.</w:t>
        </w:r>
        <w:r w:rsidRPr="002709E2">
          <w:rPr>
            <w:rFonts w:ascii="Calibri" w:eastAsia="Calibri" w:hAnsi="Calibri" w:cs="Times New Roman"/>
            <w:lang w:val="en-US"/>
          </w:rPr>
          <w:tab/>
          <w:t>n "Dom's face immediately darkens when I mention Bishop's name."</w:t>
        </w:r>
      </w:ins>
    </w:p>
    <w:p w14:paraId="766749F3" w14:textId="77777777" w:rsidR="002709E2" w:rsidRPr="002709E2" w:rsidRDefault="002709E2" w:rsidP="002709E2">
      <w:pPr>
        <w:spacing w:line="600" w:lineRule="auto"/>
        <w:jc w:val="left"/>
        <w:rPr>
          <w:ins w:id="16136" w:author="UTENTE" w:date="2020-06-30T18:54:00Z"/>
          <w:rFonts w:ascii="Calibri" w:eastAsia="Calibri" w:hAnsi="Calibri" w:cs="Times New Roman"/>
          <w:lang w:val="en-US"/>
        </w:rPr>
      </w:pPr>
      <w:ins w:id="16137" w:author="UTENTE" w:date="2020-06-30T18:54:00Z">
        <w:r w:rsidRPr="002709E2">
          <w:rPr>
            <w:rFonts w:ascii="Calibri" w:eastAsia="Calibri" w:hAnsi="Calibri" w:cs="Times New Roman"/>
            <w:lang w:val="en-US"/>
          </w:rPr>
          <w:t>793.</w:t>
        </w:r>
        <w:r w:rsidRPr="002709E2">
          <w:rPr>
            <w:rFonts w:ascii="Calibri" w:eastAsia="Calibri" w:hAnsi="Calibri" w:cs="Times New Roman"/>
            <w:lang w:val="en-US"/>
          </w:rPr>
          <w:tab/>
          <w:t>n "I'm guessing he isn't too fond of him… and I can see why."</w:t>
        </w:r>
      </w:ins>
    </w:p>
    <w:p w14:paraId="738CF3AC" w14:textId="77777777" w:rsidR="002709E2" w:rsidRPr="002709E2" w:rsidRDefault="002709E2" w:rsidP="002709E2">
      <w:pPr>
        <w:spacing w:line="600" w:lineRule="auto"/>
        <w:jc w:val="left"/>
        <w:rPr>
          <w:ins w:id="16138" w:author="UTENTE" w:date="2020-06-30T18:54:00Z"/>
          <w:rFonts w:ascii="Calibri" w:eastAsia="Calibri" w:hAnsi="Calibri" w:cs="Times New Roman"/>
          <w:lang w:val="en-US"/>
        </w:rPr>
      </w:pPr>
      <w:ins w:id="16139" w:author="UTENTE" w:date="2020-06-30T18:54:00Z">
        <w:r w:rsidRPr="002709E2">
          <w:rPr>
            <w:rFonts w:ascii="Calibri" w:eastAsia="Calibri" w:hAnsi="Calibri" w:cs="Times New Roman"/>
            <w:lang w:val="en-US"/>
          </w:rPr>
          <w:t>794.</w:t>
        </w:r>
        <w:r w:rsidRPr="002709E2">
          <w:rPr>
            <w:rFonts w:ascii="Calibri" w:eastAsia="Calibri" w:hAnsi="Calibri" w:cs="Times New Roman"/>
            <w:lang w:val="en-US"/>
          </w:rPr>
          <w:tab/>
          <w:t>d "\"What did he say to you?\""</w:t>
        </w:r>
      </w:ins>
    </w:p>
    <w:p w14:paraId="016D0C31" w14:textId="77777777" w:rsidR="002709E2" w:rsidRPr="002709E2" w:rsidRDefault="002709E2" w:rsidP="002709E2">
      <w:pPr>
        <w:spacing w:line="600" w:lineRule="auto"/>
        <w:jc w:val="left"/>
        <w:rPr>
          <w:ins w:id="16140" w:author="UTENTE" w:date="2020-06-30T18:54:00Z"/>
          <w:rFonts w:ascii="Calibri" w:eastAsia="Calibri" w:hAnsi="Calibri" w:cs="Times New Roman"/>
          <w:lang w:val="en-US"/>
        </w:rPr>
      </w:pPr>
      <w:ins w:id="16141" w:author="UTENTE" w:date="2020-06-30T18:54:00Z">
        <w:r w:rsidRPr="002709E2">
          <w:rPr>
            <w:rFonts w:ascii="Calibri" w:eastAsia="Calibri" w:hAnsi="Calibri" w:cs="Times New Roman"/>
            <w:lang w:val="en-US"/>
          </w:rPr>
          <w:t>795.</w:t>
        </w:r>
        <w:r w:rsidRPr="002709E2">
          <w:rPr>
            <w:rFonts w:ascii="Calibri" w:eastAsia="Calibri" w:hAnsi="Calibri" w:cs="Times New Roman"/>
            <w:lang w:val="en-US"/>
          </w:rPr>
          <w:tab/>
          <w:t>n "His voice grows urgent, rising slightly with suspicion."</w:t>
        </w:r>
      </w:ins>
    </w:p>
    <w:p w14:paraId="4F796D45" w14:textId="77777777" w:rsidR="002709E2" w:rsidRPr="002709E2" w:rsidRDefault="002709E2" w:rsidP="002709E2">
      <w:pPr>
        <w:spacing w:line="600" w:lineRule="auto"/>
        <w:jc w:val="left"/>
        <w:rPr>
          <w:ins w:id="16142" w:author="UTENTE" w:date="2020-06-30T18:54:00Z"/>
          <w:rFonts w:ascii="Calibri" w:eastAsia="Calibri" w:hAnsi="Calibri" w:cs="Times New Roman"/>
          <w:lang w:val="en-US"/>
        </w:rPr>
      </w:pPr>
      <w:ins w:id="16143" w:author="UTENTE" w:date="2020-06-30T18:54:00Z">
        <w:r w:rsidRPr="002709E2">
          <w:rPr>
            <w:rFonts w:ascii="Calibri" w:eastAsia="Calibri" w:hAnsi="Calibri" w:cs="Times New Roman"/>
            <w:lang w:val="en-US"/>
          </w:rPr>
          <w:t>796.</w:t>
        </w:r>
        <w:r w:rsidRPr="002709E2">
          <w:rPr>
            <w:rFonts w:ascii="Calibri" w:eastAsia="Calibri" w:hAnsi="Calibri" w:cs="Times New Roman"/>
            <w:lang w:val="en-US"/>
          </w:rPr>
          <w:tab/>
          <w:t>mcp "\"He said that I shouldn't meet with you any more, unless I…\""</w:t>
        </w:r>
      </w:ins>
    </w:p>
    <w:p w14:paraId="0061D620" w14:textId="77777777" w:rsidR="002709E2" w:rsidRPr="002709E2" w:rsidRDefault="002709E2" w:rsidP="002709E2">
      <w:pPr>
        <w:spacing w:line="600" w:lineRule="auto"/>
        <w:jc w:val="left"/>
        <w:rPr>
          <w:ins w:id="16144" w:author="UTENTE" w:date="2020-06-30T18:54:00Z"/>
          <w:rFonts w:ascii="Calibri" w:eastAsia="Calibri" w:hAnsi="Calibri" w:cs="Times New Roman"/>
          <w:lang w:val="en-US"/>
        </w:rPr>
      </w:pPr>
      <w:ins w:id="16145" w:author="UTENTE" w:date="2020-06-30T18:54:00Z">
        <w:r w:rsidRPr="002709E2">
          <w:rPr>
            <w:rFonts w:ascii="Calibri" w:eastAsia="Calibri" w:hAnsi="Calibri" w:cs="Times New Roman"/>
            <w:lang w:val="en-US"/>
          </w:rPr>
          <w:t>797.</w:t>
        </w:r>
        <w:r w:rsidRPr="002709E2">
          <w:rPr>
            <w:rFonts w:ascii="Calibri" w:eastAsia="Calibri" w:hAnsi="Calibri" w:cs="Times New Roman"/>
            <w:lang w:val="en-US"/>
          </w:rPr>
          <w:tab/>
          <w:t>mcp "\"Unless I joined the coven.\""</w:t>
        </w:r>
      </w:ins>
    </w:p>
    <w:p w14:paraId="44603156" w14:textId="77777777" w:rsidR="002709E2" w:rsidRPr="002709E2" w:rsidRDefault="002709E2" w:rsidP="002709E2">
      <w:pPr>
        <w:spacing w:line="600" w:lineRule="auto"/>
        <w:jc w:val="left"/>
        <w:rPr>
          <w:ins w:id="16146" w:author="UTENTE" w:date="2020-06-30T18:54:00Z"/>
          <w:rFonts w:ascii="Calibri" w:eastAsia="Calibri" w:hAnsi="Calibri" w:cs="Times New Roman"/>
          <w:lang w:val="en-US"/>
        </w:rPr>
      </w:pPr>
      <w:ins w:id="16147" w:author="UTENTE" w:date="2020-06-30T18:54:00Z">
        <w:r w:rsidRPr="002709E2">
          <w:rPr>
            <w:rFonts w:ascii="Calibri" w:eastAsia="Calibri" w:hAnsi="Calibri" w:cs="Times New Roman"/>
            <w:lang w:val="en-US"/>
          </w:rPr>
          <w:t>798.</w:t>
        </w:r>
        <w:r w:rsidRPr="002709E2">
          <w:rPr>
            <w:rFonts w:ascii="Calibri" w:eastAsia="Calibri" w:hAnsi="Calibri" w:cs="Times New Roman"/>
            <w:lang w:val="en-US"/>
          </w:rPr>
          <w:tab/>
          <w:t>d "\"…\""</w:t>
        </w:r>
      </w:ins>
    </w:p>
    <w:p w14:paraId="3951946C" w14:textId="77777777" w:rsidR="002709E2" w:rsidRPr="002709E2" w:rsidRDefault="002709E2" w:rsidP="002709E2">
      <w:pPr>
        <w:spacing w:line="600" w:lineRule="auto"/>
        <w:jc w:val="left"/>
        <w:rPr>
          <w:ins w:id="16148" w:author="UTENTE" w:date="2020-06-30T18:54:00Z"/>
          <w:rFonts w:ascii="Calibri" w:eastAsia="Calibri" w:hAnsi="Calibri" w:cs="Times New Roman"/>
          <w:lang w:val="en-US"/>
        </w:rPr>
      </w:pPr>
      <w:ins w:id="16149" w:author="UTENTE" w:date="2020-06-30T18:54:00Z">
        <w:r w:rsidRPr="002709E2">
          <w:rPr>
            <w:rFonts w:ascii="Calibri" w:eastAsia="Calibri" w:hAnsi="Calibri" w:cs="Times New Roman"/>
            <w:lang w:val="en-US"/>
          </w:rPr>
          <w:t>799.</w:t>
        </w:r>
        <w:r w:rsidRPr="002709E2">
          <w:rPr>
            <w:rFonts w:ascii="Calibri" w:eastAsia="Calibri" w:hAnsi="Calibri" w:cs="Times New Roman"/>
            <w:lang w:val="en-US"/>
          </w:rPr>
          <w:tab/>
          <w:t>n "Dom's fingers curl more tightly in the fabric of my jacket."</w:t>
        </w:r>
      </w:ins>
    </w:p>
    <w:p w14:paraId="09B7D5D8" w14:textId="77777777" w:rsidR="002709E2" w:rsidRPr="002709E2" w:rsidRDefault="002709E2" w:rsidP="002709E2">
      <w:pPr>
        <w:spacing w:line="600" w:lineRule="auto"/>
        <w:jc w:val="left"/>
        <w:rPr>
          <w:ins w:id="16150" w:author="UTENTE" w:date="2020-06-30T18:54:00Z"/>
          <w:rFonts w:ascii="Calibri" w:eastAsia="Calibri" w:hAnsi="Calibri" w:cs="Times New Roman"/>
          <w:lang w:val="en-US"/>
        </w:rPr>
      </w:pPr>
      <w:ins w:id="16151" w:author="UTENTE" w:date="2020-06-30T18:54:00Z">
        <w:r w:rsidRPr="002709E2">
          <w:rPr>
            <w:rFonts w:ascii="Calibri" w:eastAsia="Calibri" w:hAnsi="Calibri" w:cs="Times New Roman"/>
            <w:lang w:val="en-US"/>
          </w:rPr>
          <w:t>800.</w:t>
        </w:r>
        <w:r w:rsidRPr="002709E2">
          <w:rPr>
            <w:rFonts w:ascii="Calibri" w:eastAsia="Calibri" w:hAnsi="Calibri" w:cs="Times New Roman"/>
            <w:lang w:val="en-US"/>
          </w:rPr>
          <w:tab/>
          <w:t>n "He watches me with an intense, unwavering stare, as if he's trying to search the contents of my soul."</w:t>
        </w:r>
      </w:ins>
    </w:p>
    <w:p w14:paraId="6C937471" w14:textId="77777777" w:rsidR="002709E2" w:rsidRPr="002709E2" w:rsidRDefault="002709E2" w:rsidP="002709E2">
      <w:pPr>
        <w:spacing w:line="600" w:lineRule="auto"/>
        <w:jc w:val="left"/>
        <w:rPr>
          <w:ins w:id="16152" w:author="UTENTE" w:date="2020-06-30T18:54:00Z"/>
          <w:rFonts w:ascii="Calibri" w:eastAsia="Calibri" w:hAnsi="Calibri" w:cs="Times New Roman"/>
          <w:lang w:val="en-US"/>
        </w:rPr>
      </w:pPr>
      <w:ins w:id="16153" w:author="UTENTE" w:date="2020-06-30T18:54:00Z">
        <w:r w:rsidRPr="002709E2">
          <w:rPr>
            <w:rFonts w:ascii="Calibri" w:eastAsia="Calibri" w:hAnsi="Calibri" w:cs="Times New Roman"/>
            <w:lang w:val="en-US"/>
          </w:rPr>
          <w:t>801.</w:t>
        </w:r>
        <w:r w:rsidRPr="002709E2">
          <w:rPr>
            <w:rFonts w:ascii="Calibri" w:eastAsia="Calibri" w:hAnsi="Calibri" w:cs="Times New Roman"/>
            <w:lang w:val="en-US"/>
          </w:rPr>
          <w:tab/>
          <w:t>n "Unsure of those contents myself, I gaze back into his eyes, glimpsing my own reflection."</w:t>
        </w:r>
      </w:ins>
    </w:p>
    <w:p w14:paraId="6FE6FCFF" w14:textId="77777777" w:rsidR="002709E2" w:rsidRPr="002709E2" w:rsidRDefault="002709E2" w:rsidP="002709E2">
      <w:pPr>
        <w:spacing w:line="600" w:lineRule="auto"/>
        <w:jc w:val="left"/>
        <w:rPr>
          <w:ins w:id="16154" w:author="UTENTE" w:date="2020-06-30T18:54:00Z"/>
          <w:rFonts w:ascii="Calibri" w:eastAsia="Calibri" w:hAnsi="Calibri" w:cs="Times New Roman"/>
          <w:lang w:val="en-US"/>
        </w:rPr>
      </w:pPr>
      <w:ins w:id="16155" w:author="UTENTE" w:date="2020-06-30T18:54:00Z">
        <w:r w:rsidRPr="002709E2">
          <w:rPr>
            <w:rFonts w:ascii="Calibri" w:eastAsia="Calibri" w:hAnsi="Calibri" w:cs="Times New Roman"/>
            <w:lang w:val="en-US"/>
          </w:rPr>
          <w:t>802.</w:t>
        </w:r>
        <w:r w:rsidRPr="002709E2">
          <w:rPr>
            <w:rFonts w:ascii="Calibri" w:eastAsia="Calibri" w:hAnsi="Calibri" w:cs="Times New Roman"/>
            <w:lang w:val="en-US"/>
          </w:rPr>
          <w:tab/>
          <w:t>d "\"Is that what you want?\"" </w:t>
        </w:r>
        <w:r w:rsidRPr="002709E2">
          <w:rPr>
            <w:rFonts w:ascii="Calibri" w:eastAsia="Calibri" w:hAnsi="Calibri" w:cs="Times New Roman"/>
            <w:lang w:val="en-US"/>
          </w:rPr>
          <w:br w:type="page"/>
        </w:r>
      </w:ins>
    </w:p>
    <w:p w14:paraId="0B84BCD9" w14:textId="77777777" w:rsidR="002709E2" w:rsidRPr="002709E2" w:rsidRDefault="002709E2" w:rsidP="002709E2">
      <w:pPr>
        <w:spacing w:line="600" w:lineRule="auto"/>
        <w:jc w:val="left"/>
        <w:rPr>
          <w:ins w:id="16156" w:author="UTENTE" w:date="2020-06-30T18:54:00Z"/>
          <w:rFonts w:ascii="Calibri" w:eastAsia="Calibri" w:hAnsi="Calibri" w:cs="Times New Roman"/>
        </w:rPr>
      </w:pPr>
      <w:ins w:id="16157" w:author="UTENTE" w:date="2020-06-30T18:54:00Z">
        <w:r w:rsidRPr="002709E2">
          <w:rPr>
            <w:rFonts w:ascii="Calibri" w:eastAsia="Calibri" w:hAnsi="Calibri" w:cs="Times New Roman"/>
          </w:rPr>
          <w:lastRenderedPageBreak/>
          <w:t>788.</w:t>
        </w:r>
        <w:r w:rsidRPr="002709E2">
          <w:rPr>
            <w:rFonts w:ascii="Calibri" w:eastAsia="Calibri" w:hAnsi="Calibri" w:cs="Times New Roman"/>
          </w:rPr>
          <w:tab/>
          <w:t>n "Mi solleva il mento per far incrociare i nostri sguardi, i suoi occhi blu come il cielo scrutano dentro i miei, preoccupati."</w:t>
        </w:r>
      </w:ins>
    </w:p>
    <w:p w14:paraId="7E4D8E32" w14:textId="77777777" w:rsidR="002709E2" w:rsidRPr="002709E2" w:rsidRDefault="002709E2" w:rsidP="002709E2">
      <w:pPr>
        <w:spacing w:line="600" w:lineRule="auto"/>
        <w:jc w:val="left"/>
        <w:rPr>
          <w:ins w:id="16158" w:author="UTENTE" w:date="2020-06-30T18:54:00Z"/>
          <w:rFonts w:ascii="Calibri" w:eastAsia="Calibri" w:hAnsi="Calibri" w:cs="Times New Roman"/>
        </w:rPr>
      </w:pPr>
      <w:ins w:id="16159" w:author="UTENTE" w:date="2020-06-30T18:54:00Z">
        <w:r w:rsidRPr="002709E2">
          <w:rPr>
            <w:rFonts w:ascii="Calibri" w:eastAsia="Calibri" w:hAnsi="Calibri" w:cs="Times New Roman"/>
          </w:rPr>
          <w:t>789.</w:t>
        </w:r>
        <w:r w:rsidRPr="002709E2">
          <w:rPr>
            <w:rFonts w:ascii="Calibri" w:eastAsia="Calibri" w:hAnsi="Calibri" w:cs="Times New Roman"/>
          </w:rPr>
          <w:tab/>
          <w:t>mcp "\"…Sì. Io… Prima, questa sera…"</w:t>
        </w:r>
      </w:ins>
    </w:p>
    <w:p w14:paraId="00550B4E" w14:textId="77777777" w:rsidR="002709E2" w:rsidRPr="002709E2" w:rsidRDefault="002709E2" w:rsidP="002709E2">
      <w:pPr>
        <w:spacing w:line="600" w:lineRule="auto"/>
        <w:jc w:val="left"/>
        <w:rPr>
          <w:ins w:id="16160" w:author="UTENTE" w:date="2020-06-30T18:54:00Z"/>
          <w:rFonts w:ascii="Calibri" w:eastAsia="Calibri" w:hAnsi="Calibri" w:cs="Times New Roman"/>
        </w:rPr>
      </w:pPr>
      <w:ins w:id="16161" w:author="UTENTE" w:date="2020-06-30T18:54:00Z">
        <w:r w:rsidRPr="002709E2">
          <w:rPr>
            <w:rFonts w:ascii="Calibri" w:eastAsia="Calibri" w:hAnsi="Calibri" w:cs="Times New Roman"/>
          </w:rPr>
          <w:t>790.</w:t>
        </w:r>
        <w:r w:rsidRPr="002709E2">
          <w:rPr>
            <w:rFonts w:ascii="Calibri" w:eastAsia="Calibri" w:hAnsi="Calibri" w:cs="Times New Roman"/>
          </w:rPr>
          <w:tab/>
          <w:t>mcp "\"…Ho incontrato Bishop.\""</w:t>
        </w:r>
      </w:ins>
    </w:p>
    <w:p w14:paraId="599F5B9E" w14:textId="77777777" w:rsidR="002709E2" w:rsidRPr="002709E2" w:rsidRDefault="002709E2" w:rsidP="002709E2">
      <w:pPr>
        <w:spacing w:line="600" w:lineRule="auto"/>
        <w:jc w:val="left"/>
        <w:rPr>
          <w:ins w:id="16162" w:author="UTENTE" w:date="2020-06-30T18:54:00Z"/>
          <w:rFonts w:ascii="Calibri" w:eastAsia="Calibri" w:hAnsi="Calibri" w:cs="Times New Roman"/>
        </w:rPr>
      </w:pPr>
      <w:ins w:id="16163" w:author="UTENTE" w:date="2020-06-30T18:54:00Z">
        <w:r w:rsidRPr="002709E2">
          <w:rPr>
            <w:rFonts w:ascii="Calibri" w:eastAsia="Calibri" w:hAnsi="Calibri" w:cs="Times New Roman"/>
          </w:rPr>
          <w:t>791.</w:t>
        </w:r>
        <w:r w:rsidRPr="002709E2">
          <w:rPr>
            <w:rFonts w:ascii="Calibri" w:eastAsia="Calibri" w:hAnsi="Calibri" w:cs="Times New Roman"/>
          </w:rPr>
          <w:tab/>
          <w:t>dp "\"…\""</w:t>
        </w:r>
      </w:ins>
    </w:p>
    <w:p w14:paraId="518AA3A6" w14:textId="77777777" w:rsidR="002709E2" w:rsidRPr="002709E2" w:rsidRDefault="002709E2" w:rsidP="002709E2">
      <w:pPr>
        <w:spacing w:line="600" w:lineRule="auto"/>
        <w:jc w:val="left"/>
        <w:rPr>
          <w:ins w:id="16164" w:author="UTENTE" w:date="2020-06-30T18:54:00Z"/>
          <w:rFonts w:ascii="Calibri" w:eastAsia="Calibri" w:hAnsi="Calibri" w:cs="Times New Roman"/>
        </w:rPr>
      </w:pPr>
      <w:ins w:id="16165" w:author="UTENTE" w:date="2020-06-30T18:54:00Z">
        <w:r w:rsidRPr="002709E2">
          <w:rPr>
            <w:rFonts w:ascii="Calibri" w:eastAsia="Calibri" w:hAnsi="Calibri" w:cs="Times New Roman"/>
          </w:rPr>
          <w:t>792.</w:t>
        </w:r>
        <w:r w:rsidRPr="002709E2">
          <w:rPr>
            <w:rFonts w:ascii="Calibri" w:eastAsia="Calibri" w:hAnsi="Calibri" w:cs="Times New Roman"/>
          </w:rPr>
          <w:tab/>
          <w:t>n "La faccia di Dom s'incupisce immediatamente appena pronuncio il nome di Bishop."</w:t>
        </w:r>
      </w:ins>
    </w:p>
    <w:p w14:paraId="4EB50B11" w14:textId="77777777" w:rsidR="002709E2" w:rsidRPr="002709E2" w:rsidRDefault="002709E2" w:rsidP="002709E2">
      <w:pPr>
        <w:spacing w:line="600" w:lineRule="auto"/>
        <w:jc w:val="left"/>
        <w:rPr>
          <w:ins w:id="16166" w:author="UTENTE" w:date="2020-06-30T18:54:00Z"/>
          <w:rFonts w:ascii="Calibri" w:eastAsia="Calibri" w:hAnsi="Calibri" w:cs="Times New Roman"/>
        </w:rPr>
      </w:pPr>
      <w:ins w:id="16167" w:author="UTENTE" w:date="2020-06-30T18:54:00Z">
        <w:r w:rsidRPr="002709E2">
          <w:rPr>
            <w:rFonts w:ascii="Calibri" w:eastAsia="Calibri" w:hAnsi="Calibri" w:cs="Times New Roman"/>
          </w:rPr>
          <w:t>793.</w:t>
        </w:r>
        <w:r w:rsidRPr="002709E2">
          <w:rPr>
            <w:rFonts w:ascii="Calibri" w:eastAsia="Calibri" w:hAnsi="Calibri" w:cs="Times New Roman"/>
          </w:rPr>
          <w:tab/>
          <w:t>n "Immagino non gli vada molto a genio… e posso capire perché."</w:t>
        </w:r>
      </w:ins>
    </w:p>
    <w:p w14:paraId="12767D5F" w14:textId="77777777" w:rsidR="002709E2" w:rsidRPr="002709E2" w:rsidRDefault="002709E2" w:rsidP="002709E2">
      <w:pPr>
        <w:spacing w:line="600" w:lineRule="auto"/>
        <w:jc w:val="left"/>
        <w:rPr>
          <w:ins w:id="16168" w:author="UTENTE" w:date="2020-06-30T18:54:00Z"/>
          <w:rFonts w:ascii="Calibri" w:eastAsia="Calibri" w:hAnsi="Calibri" w:cs="Times New Roman"/>
        </w:rPr>
      </w:pPr>
      <w:ins w:id="16169" w:author="UTENTE" w:date="2020-06-30T18:54:00Z">
        <w:r w:rsidRPr="002709E2">
          <w:rPr>
            <w:rFonts w:ascii="Calibri" w:eastAsia="Calibri" w:hAnsi="Calibri" w:cs="Times New Roman"/>
          </w:rPr>
          <w:t>794.</w:t>
        </w:r>
        <w:r w:rsidRPr="002709E2">
          <w:rPr>
            <w:rFonts w:ascii="Calibri" w:eastAsia="Calibri" w:hAnsi="Calibri" w:cs="Times New Roman"/>
          </w:rPr>
          <w:tab/>
          <w:t>d "\"Che cosa ti ha detto?\""</w:t>
        </w:r>
      </w:ins>
    </w:p>
    <w:p w14:paraId="66B45218" w14:textId="77777777" w:rsidR="002709E2" w:rsidRPr="002709E2" w:rsidRDefault="002709E2" w:rsidP="002709E2">
      <w:pPr>
        <w:spacing w:line="600" w:lineRule="auto"/>
        <w:jc w:val="left"/>
        <w:rPr>
          <w:ins w:id="16170" w:author="UTENTE" w:date="2020-06-30T18:54:00Z"/>
          <w:rFonts w:ascii="Calibri" w:eastAsia="Calibri" w:hAnsi="Calibri" w:cs="Times New Roman"/>
        </w:rPr>
      </w:pPr>
      <w:ins w:id="16171" w:author="UTENTE" w:date="2020-06-30T18:54:00Z">
        <w:r w:rsidRPr="002709E2">
          <w:rPr>
            <w:rFonts w:ascii="Calibri" w:eastAsia="Calibri" w:hAnsi="Calibri" w:cs="Times New Roman"/>
          </w:rPr>
          <w:t>795.</w:t>
        </w:r>
        <w:r w:rsidRPr="002709E2">
          <w:rPr>
            <w:rFonts w:ascii="Calibri" w:eastAsia="Calibri" w:hAnsi="Calibri" w:cs="Times New Roman"/>
          </w:rPr>
          <w:tab/>
          <w:t>n "La sua voce assume un tono insistente, aumentando di volume per il sospetto."</w:t>
        </w:r>
      </w:ins>
    </w:p>
    <w:p w14:paraId="2EBE3F7B" w14:textId="77777777" w:rsidR="002709E2" w:rsidRPr="002709E2" w:rsidRDefault="002709E2" w:rsidP="002709E2">
      <w:pPr>
        <w:spacing w:line="600" w:lineRule="auto"/>
        <w:jc w:val="left"/>
        <w:rPr>
          <w:ins w:id="16172" w:author="UTENTE" w:date="2020-06-30T18:54:00Z"/>
          <w:rFonts w:ascii="Calibri" w:eastAsia="Calibri" w:hAnsi="Calibri" w:cs="Times New Roman"/>
        </w:rPr>
      </w:pPr>
      <w:ins w:id="16173" w:author="UTENTE" w:date="2020-06-30T18:54:00Z">
        <w:r w:rsidRPr="002709E2">
          <w:rPr>
            <w:rFonts w:ascii="Calibri" w:eastAsia="Calibri" w:hAnsi="Calibri" w:cs="Times New Roman"/>
          </w:rPr>
          <w:t>796.</w:t>
        </w:r>
        <w:r w:rsidRPr="002709E2">
          <w:rPr>
            <w:rFonts w:ascii="Calibri" w:eastAsia="Calibri" w:hAnsi="Calibri" w:cs="Times New Roman"/>
          </w:rPr>
          <w:tab/>
          <w:t>mcp "\"Ha detto che non devo più incontrarmi con te, a meno che io…\""</w:t>
        </w:r>
      </w:ins>
    </w:p>
    <w:p w14:paraId="53962694" w14:textId="77777777" w:rsidR="002709E2" w:rsidRPr="002709E2" w:rsidRDefault="002709E2" w:rsidP="002709E2">
      <w:pPr>
        <w:spacing w:line="600" w:lineRule="auto"/>
        <w:jc w:val="left"/>
        <w:rPr>
          <w:ins w:id="16174" w:author="UTENTE" w:date="2020-06-30T18:54:00Z"/>
          <w:rFonts w:ascii="Calibri" w:eastAsia="Calibri" w:hAnsi="Calibri" w:cs="Times New Roman"/>
        </w:rPr>
      </w:pPr>
      <w:ins w:id="16175" w:author="UTENTE" w:date="2020-06-30T18:54:00Z">
        <w:r w:rsidRPr="002709E2">
          <w:rPr>
            <w:rFonts w:ascii="Calibri" w:eastAsia="Calibri" w:hAnsi="Calibri" w:cs="Times New Roman"/>
          </w:rPr>
          <w:t>797.</w:t>
        </w:r>
        <w:r w:rsidRPr="002709E2">
          <w:rPr>
            <w:rFonts w:ascii="Calibri" w:eastAsia="Calibri" w:hAnsi="Calibri" w:cs="Times New Roman"/>
          </w:rPr>
          <w:tab/>
          <w:t>mcp "\"A meno che io non mi unisca al coven.\""</w:t>
        </w:r>
      </w:ins>
    </w:p>
    <w:p w14:paraId="4252CDE3" w14:textId="77777777" w:rsidR="002709E2" w:rsidRPr="002709E2" w:rsidRDefault="002709E2" w:rsidP="002709E2">
      <w:pPr>
        <w:spacing w:line="600" w:lineRule="auto"/>
        <w:jc w:val="left"/>
        <w:rPr>
          <w:ins w:id="16176" w:author="UTENTE" w:date="2020-06-30T18:54:00Z"/>
          <w:rFonts w:ascii="Calibri" w:eastAsia="Calibri" w:hAnsi="Calibri" w:cs="Times New Roman"/>
        </w:rPr>
      </w:pPr>
      <w:ins w:id="16177" w:author="UTENTE" w:date="2020-06-30T18:54:00Z">
        <w:r w:rsidRPr="002709E2">
          <w:rPr>
            <w:rFonts w:ascii="Calibri" w:eastAsia="Calibri" w:hAnsi="Calibri" w:cs="Times New Roman"/>
          </w:rPr>
          <w:t>798.</w:t>
        </w:r>
        <w:r w:rsidRPr="002709E2">
          <w:rPr>
            <w:rFonts w:ascii="Calibri" w:eastAsia="Calibri" w:hAnsi="Calibri" w:cs="Times New Roman"/>
          </w:rPr>
          <w:tab/>
          <w:t>d "\"…\""</w:t>
        </w:r>
      </w:ins>
    </w:p>
    <w:p w14:paraId="7DB15A4C" w14:textId="77777777" w:rsidR="002709E2" w:rsidRPr="002709E2" w:rsidRDefault="002709E2" w:rsidP="002709E2">
      <w:pPr>
        <w:spacing w:line="600" w:lineRule="auto"/>
        <w:jc w:val="left"/>
        <w:rPr>
          <w:ins w:id="16178" w:author="UTENTE" w:date="2020-06-30T18:54:00Z"/>
          <w:rFonts w:ascii="Calibri" w:eastAsia="Calibri" w:hAnsi="Calibri" w:cs="Times New Roman"/>
        </w:rPr>
      </w:pPr>
      <w:ins w:id="16179" w:author="UTENTE" w:date="2020-06-30T18:54:00Z">
        <w:r w:rsidRPr="002709E2">
          <w:rPr>
            <w:rFonts w:ascii="Calibri" w:eastAsia="Calibri" w:hAnsi="Calibri" w:cs="Times New Roman"/>
          </w:rPr>
          <w:t>799.</w:t>
        </w:r>
        <w:r w:rsidRPr="002709E2">
          <w:rPr>
            <w:rFonts w:ascii="Calibri" w:eastAsia="Calibri" w:hAnsi="Calibri" w:cs="Times New Roman"/>
          </w:rPr>
          <w:tab/>
          <w:t>n "Le dita di Dominic si stringono ancora più forti attorno al tessuto della mia giacca."</w:t>
        </w:r>
      </w:ins>
    </w:p>
    <w:p w14:paraId="17E217D6" w14:textId="77777777" w:rsidR="002709E2" w:rsidRPr="002709E2" w:rsidRDefault="002709E2" w:rsidP="002709E2">
      <w:pPr>
        <w:spacing w:line="600" w:lineRule="auto"/>
        <w:jc w:val="left"/>
        <w:rPr>
          <w:ins w:id="16180" w:author="UTENTE" w:date="2020-06-30T18:54:00Z"/>
          <w:rFonts w:ascii="Calibri" w:eastAsia="Calibri" w:hAnsi="Calibri" w:cs="Times New Roman"/>
        </w:rPr>
      </w:pPr>
      <w:ins w:id="16181" w:author="UTENTE" w:date="2020-06-30T18:54:00Z">
        <w:r w:rsidRPr="002709E2">
          <w:rPr>
            <w:rFonts w:ascii="Calibri" w:eastAsia="Calibri" w:hAnsi="Calibri" w:cs="Times New Roman"/>
          </w:rPr>
          <w:t>800.</w:t>
        </w:r>
        <w:r w:rsidRPr="002709E2">
          <w:rPr>
            <w:rFonts w:ascii="Calibri" w:eastAsia="Calibri" w:hAnsi="Calibri" w:cs="Times New Roman"/>
          </w:rPr>
          <w:tab/>
          <w:t>n "Mi guarda con uno sguardo intenso e irremovibile, come se stesse cercando di scandagliare la mia anima."</w:t>
        </w:r>
      </w:ins>
    </w:p>
    <w:p w14:paraId="57B93AE4" w14:textId="77777777" w:rsidR="002709E2" w:rsidRPr="002709E2" w:rsidRDefault="002709E2" w:rsidP="002709E2">
      <w:pPr>
        <w:spacing w:line="600" w:lineRule="auto"/>
        <w:jc w:val="left"/>
        <w:rPr>
          <w:ins w:id="16182" w:author="UTENTE" w:date="2020-06-30T18:54:00Z"/>
          <w:rFonts w:ascii="Calibri" w:eastAsia="Calibri" w:hAnsi="Calibri" w:cs="Times New Roman"/>
        </w:rPr>
      </w:pPr>
      <w:ins w:id="16183" w:author="UTENTE" w:date="2020-06-30T18:54:00Z">
        <w:r w:rsidRPr="002709E2">
          <w:rPr>
            <w:rFonts w:ascii="Calibri" w:eastAsia="Calibri" w:hAnsi="Calibri" w:cs="Times New Roman"/>
          </w:rPr>
          <w:t>801.</w:t>
        </w:r>
        <w:r w:rsidRPr="002709E2">
          <w:rPr>
            <w:rFonts w:ascii="Calibri" w:eastAsia="Calibri" w:hAnsi="Calibri" w:cs="Times New Roman"/>
          </w:rPr>
          <w:tab/>
          <w:t>n "Insicuro io stesso di quello che poteva trovare, lo guardo negli occhi, cogliendo il mio riflesso su di essi."</w:t>
        </w:r>
      </w:ins>
    </w:p>
    <w:p w14:paraId="781527F9" w14:textId="77777777" w:rsidR="002709E2" w:rsidRPr="002709E2" w:rsidRDefault="002709E2" w:rsidP="002709E2">
      <w:pPr>
        <w:spacing w:line="600" w:lineRule="auto"/>
        <w:jc w:val="left"/>
        <w:rPr>
          <w:ins w:id="16184" w:author="UTENTE" w:date="2020-06-30T18:54:00Z"/>
          <w:rFonts w:ascii="Calibri" w:eastAsia="Calibri" w:hAnsi="Calibri" w:cs="Times New Roman"/>
        </w:rPr>
      </w:pPr>
      <w:ins w:id="16185" w:author="UTENTE" w:date="2020-06-30T18:54:00Z">
        <w:r w:rsidRPr="002709E2">
          <w:rPr>
            <w:rFonts w:ascii="Calibri" w:eastAsia="Calibri" w:hAnsi="Calibri" w:cs="Times New Roman"/>
          </w:rPr>
          <w:t>802.</w:t>
        </w:r>
        <w:r w:rsidRPr="002709E2">
          <w:rPr>
            <w:rFonts w:ascii="Calibri" w:eastAsia="Calibri" w:hAnsi="Calibri" w:cs="Times New Roman"/>
          </w:rPr>
          <w:tab/>
          <w:t>d "\"È questo quello che vuoi?\""</w:t>
        </w:r>
        <w:r w:rsidRPr="002709E2">
          <w:rPr>
            <w:rFonts w:ascii="Calibri" w:eastAsia="Calibri" w:hAnsi="Calibri" w:cs="Times New Roman"/>
          </w:rPr>
          <w:br w:type="page"/>
        </w:r>
      </w:ins>
    </w:p>
    <w:p w14:paraId="5EAB71EB" w14:textId="77777777" w:rsidR="002709E2" w:rsidRPr="002709E2" w:rsidRDefault="002709E2" w:rsidP="002709E2">
      <w:pPr>
        <w:spacing w:line="600" w:lineRule="auto"/>
        <w:jc w:val="left"/>
        <w:rPr>
          <w:ins w:id="16186" w:author="UTENTE" w:date="2020-06-30T18:54:00Z"/>
          <w:rFonts w:ascii="Calibri" w:eastAsia="Calibri" w:hAnsi="Calibri" w:cs="Times New Roman"/>
          <w:lang w:val="en-US"/>
        </w:rPr>
      </w:pPr>
      <w:ins w:id="16187" w:author="UTENTE" w:date="2020-06-30T18:54:00Z">
        <w:r w:rsidRPr="002709E2">
          <w:rPr>
            <w:rFonts w:ascii="Calibri" w:eastAsia="Calibri" w:hAnsi="Calibri" w:cs="Times New Roman"/>
            <w:lang w:val="en-US"/>
          </w:rPr>
          <w:lastRenderedPageBreak/>
          <w:t>803.</w:t>
        </w:r>
        <w:r w:rsidRPr="002709E2">
          <w:rPr>
            <w:rFonts w:ascii="Calibri" w:eastAsia="Calibri" w:hAnsi="Calibri" w:cs="Times New Roman"/>
            <w:lang w:val="en-US"/>
          </w:rPr>
          <w:tab/>
          <w:t>mcp "\"…\""</w:t>
        </w:r>
      </w:ins>
    </w:p>
    <w:p w14:paraId="723E24F3" w14:textId="77777777" w:rsidR="002709E2" w:rsidRPr="002709E2" w:rsidRDefault="002709E2" w:rsidP="002709E2">
      <w:pPr>
        <w:spacing w:line="600" w:lineRule="auto"/>
        <w:jc w:val="left"/>
        <w:rPr>
          <w:ins w:id="16188" w:author="UTENTE" w:date="2020-06-30T18:54:00Z"/>
          <w:rFonts w:ascii="Calibri" w:eastAsia="Calibri" w:hAnsi="Calibri" w:cs="Times New Roman"/>
          <w:lang w:val="en-US"/>
        </w:rPr>
      </w:pPr>
      <w:ins w:id="16189" w:author="UTENTE" w:date="2020-06-30T18:54:00Z">
        <w:r w:rsidRPr="002709E2">
          <w:rPr>
            <w:rFonts w:ascii="Calibri" w:eastAsia="Calibri" w:hAnsi="Calibri" w:cs="Times New Roman"/>
            <w:lang w:val="en-US"/>
          </w:rPr>
          <w:t>804.</w:t>
        </w:r>
        <w:r w:rsidRPr="002709E2">
          <w:rPr>
            <w:rFonts w:ascii="Calibri" w:eastAsia="Calibri" w:hAnsi="Calibri" w:cs="Times New Roman"/>
            <w:lang w:val="en-US"/>
          </w:rPr>
          <w:tab/>
          <w:t>n "His earnest question makes me pause."</w:t>
        </w:r>
      </w:ins>
    </w:p>
    <w:p w14:paraId="551C83A6" w14:textId="77777777" w:rsidR="002709E2" w:rsidRPr="002709E2" w:rsidRDefault="002709E2" w:rsidP="002709E2">
      <w:pPr>
        <w:spacing w:line="600" w:lineRule="auto"/>
        <w:jc w:val="left"/>
        <w:rPr>
          <w:ins w:id="16190" w:author="UTENTE" w:date="2020-06-30T18:54:00Z"/>
          <w:rFonts w:ascii="Calibri" w:eastAsia="Calibri" w:hAnsi="Calibri" w:cs="Times New Roman"/>
          <w:lang w:val="en-US"/>
        </w:rPr>
      </w:pPr>
      <w:ins w:id="16191" w:author="UTENTE" w:date="2020-06-30T18:54:00Z">
        <w:r w:rsidRPr="002709E2">
          <w:rPr>
            <w:rFonts w:ascii="Calibri" w:eastAsia="Calibri" w:hAnsi="Calibri" w:cs="Times New Roman"/>
            <w:lang w:val="en-US"/>
          </w:rPr>
          <w:t>805.</w:t>
        </w:r>
        <w:r w:rsidRPr="002709E2">
          <w:rPr>
            <w:rFonts w:ascii="Calibri" w:eastAsia="Calibri" w:hAnsi="Calibri" w:cs="Times New Roman"/>
            <w:lang w:val="en-US"/>
          </w:rPr>
          <w:tab/>
          <w:t>n "The truth is, I don't really know… {w}and I don't know if I'm brave enough to accept a new life, hiding away from the sun forever."</w:t>
        </w:r>
      </w:ins>
    </w:p>
    <w:p w14:paraId="41F35D6F" w14:textId="77777777" w:rsidR="002709E2" w:rsidRPr="002709E2" w:rsidRDefault="002709E2" w:rsidP="002709E2">
      <w:pPr>
        <w:spacing w:line="600" w:lineRule="auto"/>
        <w:jc w:val="left"/>
        <w:rPr>
          <w:ins w:id="16192" w:author="UTENTE" w:date="2020-06-30T18:54:00Z"/>
          <w:rFonts w:ascii="Calibri" w:eastAsia="Calibri" w:hAnsi="Calibri" w:cs="Times New Roman"/>
          <w:lang w:val="en-US"/>
        </w:rPr>
      </w:pPr>
      <w:ins w:id="16193" w:author="UTENTE" w:date="2020-06-30T18:54:00Z">
        <w:r w:rsidRPr="002709E2">
          <w:rPr>
            <w:rFonts w:ascii="Calibri" w:eastAsia="Calibri" w:hAnsi="Calibri" w:cs="Times New Roman"/>
            <w:lang w:val="en-US"/>
          </w:rPr>
          <w:t>806.</w:t>
        </w:r>
        <w:r w:rsidRPr="002709E2">
          <w:rPr>
            <w:rFonts w:ascii="Calibri" w:eastAsia="Calibri" w:hAnsi="Calibri" w:cs="Times New Roman"/>
            <w:lang w:val="en-US"/>
          </w:rPr>
          <w:tab/>
          <w:t>old "No, it isn't (unlocked)"</w:t>
        </w:r>
      </w:ins>
    </w:p>
    <w:p w14:paraId="305434E8" w14:textId="77777777" w:rsidR="002709E2" w:rsidRPr="002709E2" w:rsidRDefault="002709E2" w:rsidP="002709E2">
      <w:pPr>
        <w:spacing w:line="600" w:lineRule="auto"/>
        <w:jc w:val="left"/>
        <w:rPr>
          <w:ins w:id="16194" w:author="UTENTE" w:date="2020-06-30T18:54:00Z"/>
          <w:rFonts w:ascii="Calibri" w:eastAsia="Calibri" w:hAnsi="Calibri" w:cs="Times New Roman"/>
          <w:lang w:val="en-US"/>
        </w:rPr>
      </w:pPr>
      <w:ins w:id="16195" w:author="UTENTE" w:date="2020-06-30T18:54:00Z">
        <w:r w:rsidRPr="002709E2">
          <w:rPr>
            <w:rFonts w:ascii="Calibri" w:eastAsia="Calibri" w:hAnsi="Calibri" w:cs="Times New Roman"/>
            <w:lang w:val="en-US"/>
          </w:rPr>
          <w:t>807.</w:t>
        </w:r>
        <w:r w:rsidRPr="002709E2">
          <w:rPr>
            <w:rFonts w:ascii="Calibri" w:eastAsia="Calibri" w:hAnsi="Calibri" w:cs="Times New Roman"/>
            <w:lang w:val="en-US"/>
          </w:rPr>
          <w:tab/>
          <w:t>old "No, it isn't"</w:t>
        </w:r>
      </w:ins>
    </w:p>
    <w:p w14:paraId="297E69FF" w14:textId="77777777" w:rsidR="002709E2" w:rsidRPr="002709E2" w:rsidRDefault="002709E2" w:rsidP="002709E2">
      <w:pPr>
        <w:spacing w:line="600" w:lineRule="auto"/>
        <w:jc w:val="left"/>
        <w:rPr>
          <w:ins w:id="16196" w:author="UTENTE" w:date="2020-06-30T18:54:00Z"/>
          <w:rFonts w:ascii="Calibri" w:eastAsia="Calibri" w:hAnsi="Calibri" w:cs="Times New Roman"/>
          <w:lang w:val="en-US"/>
        </w:rPr>
      </w:pPr>
      <w:ins w:id="16197" w:author="UTENTE" w:date="2020-06-30T18:54:00Z">
        <w:r w:rsidRPr="002709E2">
          <w:rPr>
            <w:rFonts w:ascii="Calibri" w:eastAsia="Calibri" w:hAnsi="Calibri" w:cs="Times New Roman"/>
            <w:lang w:val="en-US"/>
          </w:rPr>
          <w:t>808.</w:t>
        </w:r>
        <w:r w:rsidRPr="002709E2">
          <w:rPr>
            <w:rFonts w:ascii="Calibri" w:eastAsia="Calibri" w:hAnsi="Calibri" w:cs="Times New Roman"/>
            <w:lang w:val="en-US"/>
          </w:rPr>
          <w:tab/>
          <w:t>old "Yes, it's what I want"</w:t>
        </w:r>
      </w:ins>
    </w:p>
    <w:p w14:paraId="71B51A93" w14:textId="77777777" w:rsidR="002709E2" w:rsidRPr="002709E2" w:rsidRDefault="002709E2" w:rsidP="002709E2">
      <w:pPr>
        <w:spacing w:line="600" w:lineRule="auto"/>
        <w:jc w:val="left"/>
        <w:rPr>
          <w:ins w:id="16198" w:author="UTENTE" w:date="2020-06-30T18:54:00Z"/>
          <w:rFonts w:ascii="Calibri" w:eastAsia="Calibri" w:hAnsi="Calibri" w:cs="Times New Roman"/>
          <w:lang w:val="en-US"/>
        </w:rPr>
      </w:pPr>
      <w:ins w:id="16199" w:author="UTENTE" w:date="2020-06-30T18:54:00Z">
        <w:r w:rsidRPr="002709E2">
          <w:rPr>
            <w:rFonts w:ascii="Calibri" w:eastAsia="Calibri" w:hAnsi="Calibri" w:cs="Times New Roman"/>
            <w:lang w:val="en-US"/>
          </w:rPr>
          <w:t>809.</w:t>
        </w:r>
        <w:r w:rsidRPr="002709E2">
          <w:rPr>
            <w:rFonts w:ascii="Calibri" w:eastAsia="Calibri" w:hAnsi="Calibri" w:cs="Times New Roman"/>
            <w:lang w:val="en-US"/>
          </w:rPr>
          <w:tab/>
          <w:t>old "I'll take the risk…"</w:t>
        </w:r>
      </w:ins>
    </w:p>
    <w:p w14:paraId="4BC9696B" w14:textId="77777777" w:rsidR="002709E2" w:rsidRPr="002709E2" w:rsidRDefault="002709E2" w:rsidP="002709E2">
      <w:pPr>
        <w:spacing w:line="600" w:lineRule="auto"/>
        <w:jc w:val="left"/>
        <w:rPr>
          <w:ins w:id="16200" w:author="UTENTE" w:date="2020-06-30T18:54:00Z"/>
          <w:rFonts w:ascii="Calibri" w:eastAsia="Calibri" w:hAnsi="Calibri" w:cs="Times New Roman"/>
          <w:lang w:val="en-US"/>
        </w:rPr>
      </w:pPr>
      <w:ins w:id="16201" w:author="UTENTE" w:date="2020-06-30T18:54:00Z">
        <w:r w:rsidRPr="002709E2">
          <w:rPr>
            <w:rFonts w:ascii="Calibri" w:eastAsia="Calibri" w:hAnsi="Calibri" w:cs="Times New Roman"/>
            <w:lang w:val="en-US"/>
          </w:rPr>
          <w:t>810.</w:t>
        </w:r>
        <w:r w:rsidRPr="002709E2">
          <w:rPr>
            <w:rFonts w:ascii="Calibri" w:eastAsia="Calibri" w:hAnsi="Calibri" w:cs="Times New Roman"/>
            <w:lang w:val="en-US"/>
          </w:rPr>
          <w:tab/>
          <w:t>mcp "\"…No, it isn't.\""</w:t>
        </w:r>
      </w:ins>
    </w:p>
    <w:p w14:paraId="08DE1CFE" w14:textId="77777777" w:rsidR="002709E2" w:rsidRPr="002709E2" w:rsidRDefault="002709E2" w:rsidP="002709E2">
      <w:pPr>
        <w:spacing w:line="600" w:lineRule="auto"/>
        <w:jc w:val="left"/>
        <w:rPr>
          <w:ins w:id="16202" w:author="UTENTE" w:date="2020-06-30T18:54:00Z"/>
          <w:rFonts w:ascii="Calibri" w:eastAsia="Calibri" w:hAnsi="Calibri" w:cs="Times New Roman"/>
          <w:lang w:val="en-US"/>
        </w:rPr>
      </w:pPr>
      <w:ins w:id="16203" w:author="UTENTE" w:date="2020-06-30T18:54:00Z">
        <w:r w:rsidRPr="002709E2">
          <w:rPr>
            <w:rFonts w:ascii="Calibri" w:eastAsia="Calibri" w:hAnsi="Calibri" w:cs="Times New Roman"/>
            <w:lang w:val="en-US"/>
          </w:rPr>
          <w:t>811.</w:t>
        </w:r>
        <w:r w:rsidRPr="002709E2">
          <w:rPr>
            <w:rFonts w:ascii="Calibri" w:eastAsia="Calibri" w:hAnsi="Calibri" w:cs="Times New Roman"/>
            <w:lang w:val="en-US"/>
          </w:rPr>
          <w:tab/>
          <w:t>mcp "\"I don't want to hide away from the sun forever… I don't want to hunt down other people to survive.\""</w:t>
        </w:r>
      </w:ins>
    </w:p>
    <w:p w14:paraId="4C0AFE0F" w14:textId="77777777" w:rsidR="002709E2" w:rsidRPr="002709E2" w:rsidRDefault="002709E2" w:rsidP="002709E2">
      <w:pPr>
        <w:spacing w:line="600" w:lineRule="auto"/>
        <w:jc w:val="left"/>
        <w:rPr>
          <w:ins w:id="16204" w:author="UTENTE" w:date="2020-06-30T18:54:00Z"/>
          <w:rFonts w:ascii="Calibri" w:eastAsia="Calibri" w:hAnsi="Calibri" w:cs="Times New Roman"/>
          <w:lang w:val="en-US"/>
        </w:rPr>
      </w:pPr>
      <w:ins w:id="16205" w:author="UTENTE" w:date="2020-06-30T18:54:00Z">
        <w:r w:rsidRPr="002709E2">
          <w:rPr>
            <w:rFonts w:ascii="Calibri" w:eastAsia="Calibri" w:hAnsi="Calibri" w:cs="Times New Roman"/>
            <w:lang w:val="en-US"/>
          </w:rPr>
          <w:t>812.</w:t>
        </w:r>
        <w:r w:rsidRPr="002709E2">
          <w:rPr>
            <w:rFonts w:ascii="Calibri" w:eastAsia="Calibri" w:hAnsi="Calibri" w:cs="Times New Roman"/>
            <w:lang w:val="en-US"/>
          </w:rPr>
          <w:tab/>
          <w:t>n "I chew my bottom lip, trying to summon enough courage to finish my words."</w:t>
        </w:r>
      </w:ins>
    </w:p>
    <w:p w14:paraId="5CC171B8" w14:textId="77777777" w:rsidR="002709E2" w:rsidRPr="002709E2" w:rsidRDefault="002709E2" w:rsidP="002709E2">
      <w:pPr>
        <w:spacing w:line="600" w:lineRule="auto"/>
        <w:jc w:val="left"/>
        <w:rPr>
          <w:ins w:id="16206" w:author="UTENTE" w:date="2020-06-30T18:54:00Z"/>
          <w:rFonts w:ascii="Calibri" w:eastAsia="Calibri" w:hAnsi="Calibri" w:cs="Times New Roman"/>
          <w:lang w:val="en-US"/>
        </w:rPr>
      </w:pPr>
      <w:ins w:id="16207" w:author="UTENTE" w:date="2020-06-30T18:54:00Z">
        <w:r w:rsidRPr="002709E2">
          <w:rPr>
            <w:rFonts w:ascii="Calibri" w:eastAsia="Calibri" w:hAnsi="Calibri" w:cs="Times New Roman"/>
            <w:lang w:val="en-US"/>
          </w:rPr>
          <w:t>813.</w:t>
        </w:r>
        <w:r w:rsidRPr="002709E2">
          <w:rPr>
            <w:rFonts w:ascii="Calibri" w:eastAsia="Calibri" w:hAnsi="Calibri" w:cs="Times New Roman"/>
            <w:lang w:val="en-US"/>
          </w:rPr>
          <w:tab/>
          <w:t>mcp "\"But I might not have a choice. If Bishop's only going to give me one way out…\""</w:t>
        </w:r>
      </w:ins>
    </w:p>
    <w:p w14:paraId="04348BBF" w14:textId="77777777" w:rsidR="002709E2" w:rsidRPr="002709E2" w:rsidRDefault="002709E2" w:rsidP="002709E2">
      <w:pPr>
        <w:spacing w:line="600" w:lineRule="auto"/>
        <w:jc w:val="left"/>
        <w:rPr>
          <w:ins w:id="16208" w:author="UTENTE" w:date="2020-06-30T18:54:00Z"/>
          <w:rFonts w:ascii="Calibri" w:eastAsia="Calibri" w:hAnsi="Calibri" w:cs="Times New Roman"/>
          <w:lang w:val="en-US"/>
        </w:rPr>
      </w:pPr>
      <w:ins w:id="16209" w:author="UTENTE" w:date="2020-06-30T18:54:00Z">
        <w:r w:rsidRPr="002709E2">
          <w:rPr>
            <w:rFonts w:ascii="Calibri" w:eastAsia="Calibri" w:hAnsi="Calibri" w:cs="Times New Roman"/>
            <w:lang w:val="en-US"/>
          </w:rPr>
          <w:t>814.</w:t>
        </w:r>
        <w:r w:rsidRPr="002709E2">
          <w:rPr>
            <w:rFonts w:ascii="Calibri" w:eastAsia="Calibri" w:hAnsi="Calibri" w:cs="Times New Roman"/>
            <w:lang w:val="en-US"/>
          </w:rPr>
          <w:tab/>
          <w:t>mcp "\"Then I'll have to take it.\""</w:t>
        </w:r>
      </w:ins>
    </w:p>
    <w:p w14:paraId="6EE1C113" w14:textId="77777777" w:rsidR="002709E2" w:rsidRPr="002709E2" w:rsidRDefault="002709E2" w:rsidP="002709E2">
      <w:pPr>
        <w:spacing w:line="600" w:lineRule="auto"/>
        <w:jc w:val="left"/>
        <w:rPr>
          <w:ins w:id="16210" w:author="UTENTE" w:date="2020-06-30T18:54:00Z"/>
          <w:rFonts w:ascii="Calibri" w:eastAsia="Calibri" w:hAnsi="Calibri" w:cs="Times New Roman"/>
          <w:lang w:val="en-US"/>
          <w:rPrChange w:id="16211" w:author="UTENTE" w:date="2020-06-30T18:54:00Z">
            <w:rPr>
              <w:ins w:id="16212" w:author="UTENTE" w:date="2020-06-30T18:54:00Z"/>
              <w:rFonts w:ascii="Calibri" w:eastAsia="Calibri" w:hAnsi="Calibri" w:cs="Times New Roman"/>
            </w:rPr>
          </w:rPrChange>
        </w:rPr>
      </w:pPr>
      <w:ins w:id="16213" w:author="UTENTE" w:date="2020-06-30T18:54:00Z">
        <w:r w:rsidRPr="002709E2">
          <w:rPr>
            <w:rFonts w:ascii="Calibri" w:eastAsia="Calibri" w:hAnsi="Calibri" w:cs="Times New Roman"/>
            <w:lang w:val="en-US"/>
            <w:rPrChange w:id="16214" w:author="UTENTE" w:date="2020-06-30T18:54:00Z">
              <w:rPr>
                <w:rFonts w:ascii="Calibri" w:eastAsia="Calibri" w:hAnsi="Calibri" w:cs="Times New Roman"/>
              </w:rPr>
            </w:rPrChange>
          </w:rPr>
          <w:t>815.</w:t>
        </w:r>
        <w:r w:rsidRPr="002709E2">
          <w:rPr>
            <w:rFonts w:ascii="Calibri" w:eastAsia="Calibri" w:hAnsi="Calibri" w:cs="Times New Roman"/>
            <w:lang w:val="en-US"/>
            <w:rPrChange w:id="16215" w:author="UTENTE" w:date="2020-06-30T18:54:00Z">
              <w:rPr>
                <w:rFonts w:ascii="Calibri" w:eastAsia="Calibri" w:hAnsi="Calibri" w:cs="Times New Roman"/>
              </w:rPr>
            </w:rPrChange>
          </w:rPr>
          <w:tab/>
          <w:t>d "\"…\""</w:t>
        </w:r>
      </w:ins>
    </w:p>
    <w:p w14:paraId="65B8F9ED" w14:textId="77777777" w:rsidR="002709E2" w:rsidRPr="002709E2" w:rsidRDefault="002709E2" w:rsidP="002709E2">
      <w:pPr>
        <w:spacing w:line="600" w:lineRule="auto"/>
        <w:jc w:val="left"/>
        <w:rPr>
          <w:ins w:id="16216" w:author="UTENTE" w:date="2020-06-30T18:54:00Z"/>
          <w:rFonts w:ascii="Calibri" w:eastAsia="Calibri" w:hAnsi="Calibri" w:cs="Times New Roman"/>
          <w:lang w:val="en-US"/>
        </w:rPr>
      </w:pPr>
      <w:ins w:id="16217" w:author="UTENTE" w:date="2020-06-30T18:54:00Z">
        <w:r w:rsidRPr="002709E2">
          <w:rPr>
            <w:rFonts w:ascii="Calibri" w:eastAsia="Calibri" w:hAnsi="Calibri" w:cs="Times New Roman"/>
            <w:lang w:val="en-US"/>
          </w:rPr>
          <w:t>816.</w:t>
        </w:r>
        <w:r w:rsidRPr="002709E2">
          <w:rPr>
            <w:rFonts w:ascii="Calibri" w:eastAsia="Calibri" w:hAnsi="Calibri" w:cs="Times New Roman"/>
            <w:lang w:val="en-US"/>
          </w:rPr>
          <w:tab/>
          <w:t>n "For some reason, the corners of Dom's lips curl just a little bit upwards."</w:t>
        </w:r>
        <w:r w:rsidRPr="002709E2">
          <w:rPr>
            <w:rFonts w:ascii="Calibri" w:eastAsia="Calibri" w:hAnsi="Calibri" w:cs="Times New Roman"/>
            <w:lang w:val="en-US"/>
          </w:rPr>
          <w:br w:type="page"/>
        </w:r>
      </w:ins>
    </w:p>
    <w:p w14:paraId="0458D50A" w14:textId="77777777" w:rsidR="002709E2" w:rsidRPr="002709E2" w:rsidRDefault="002709E2" w:rsidP="002709E2">
      <w:pPr>
        <w:spacing w:line="600" w:lineRule="auto"/>
        <w:jc w:val="left"/>
        <w:rPr>
          <w:ins w:id="16218" w:author="UTENTE" w:date="2020-06-30T18:54:00Z"/>
          <w:rFonts w:ascii="Calibri" w:eastAsia="Calibri" w:hAnsi="Calibri" w:cs="Times New Roman"/>
        </w:rPr>
      </w:pPr>
      <w:ins w:id="16219" w:author="UTENTE" w:date="2020-06-30T18:54:00Z">
        <w:r w:rsidRPr="002709E2">
          <w:rPr>
            <w:rFonts w:ascii="Calibri" w:eastAsia="Calibri" w:hAnsi="Calibri" w:cs="Times New Roman"/>
          </w:rPr>
          <w:lastRenderedPageBreak/>
          <w:t>803.</w:t>
        </w:r>
        <w:r w:rsidRPr="002709E2">
          <w:rPr>
            <w:rFonts w:ascii="Calibri" w:eastAsia="Calibri" w:hAnsi="Calibri" w:cs="Times New Roman"/>
          </w:rPr>
          <w:tab/>
          <w:t>mcp "\"…\""</w:t>
        </w:r>
      </w:ins>
    </w:p>
    <w:p w14:paraId="5EF18F3D" w14:textId="77777777" w:rsidR="002709E2" w:rsidRPr="002709E2" w:rsidRDefault="002709E2" w:rsidP="002709E2">
      <w:pPr>
        <w:spacing w:line="600" w:lineRule="auto"/>
        <w:jc w:val="left"/>
        <w:rPr>
          <w:ins w:id="16220" w:author="UTENTE" w:date="2020-06-30T18:54:00Z"/>
          <w:rFonts w:ascii="Calibri" w:eastAsia="Calibri" w:hAnsi="Calibri" w:cs="Times New Roman"/>
        </w:rPr>
      </w:pPr>
      <w:ins w:id="16221" w:author="UTENTE" w:date="2020-06-30T18:54:00Z">
        <w:r w:rsidRPr="002709E2">
          <w:rPr>
            <w:rFonts w:ascii="Calibri" w:eastAsia="Calibri" w:hAnsi="Calibri" w:cs="Times New Roman"/>
          </w:rPr>
          <w:t>804.</w:t>
        </w:r>
        <w:r w:rsidRPr="002709E2">
          <w:rPr>
            <w:rFonts w:ascii="Calibri" w:eastAsia="Calibri" w:hAnsi="Calibri" w:cs="Times New Roman"/>
          </w:rPr>
          <w:tab/>
          <w:t>n "La sua sincera domanda mi paralizza."</w:t>
        </w:r>
      </w:ins>
    </w:p>
    <w:p w14:paraId="7410F03F" w14:textId="77777777" w:rsidR="002709E2" w:rsidRPr="002709E2" w:rsidRDefault="002709E2" w:rsidP="002709E2">
      <w:pPr>
        <w:spacing w:line="600" w:lineRule="auto"/>
        <w:jc w:val="left"/>
        <w:rPr>
          <w:ins w:id="16222" w:author="UTENTE" w:date="2020-06-30T18:54:00Z"/>
          <w:rFonts w:ascii="Calibri" w:eastAsia="Calibri" w:hAnsi="Calibri" w:cs="Times New Roman"/>
        </w:rPr>
      </w:pPr>
      <w:ins w:id="16223" w:author="UTENTE" w:date="2020-06-30T18:54:00Z">
        <w:r w:rsidRPr="002709E2">
          <w:rPr>
            <w:rFonts w:ascii="Calibri" w:eastAsia="Calibri" w:hAnsi="Calibri" w:cs="Times New Roman"/>
          </w:rPr>
          <w:t>805.</w:t>
        </w:r>
        <w:r w:rsidRPr="002709E2">
          <w:rPr>
            <w:rFonts w:ascii="Calibri" w:eastAsia="Calibri" w:hAnsi="Calibri" w:cs="Times New Roman"/>
          </w:rPr>
          <w:tab/>
          <w:t>n "La verità è che, non lo so… {w}e non so se sono abbastanza coraggioso da accettare una nuova vita, nascondendomi dal sole per sempre."</w:t>
        </w:r>
      </w:ins>
    </w:p>
    <w:p w14:paraId="48DD9FF7" w14:textId="77777777" w:rsidR="002709E2" w:rsidRPr="002709E2" w:rsidRDefault="002709E2" w:rsidP="002709E2">
      <w:pPr>
        <w:spacing w:line="600" w:lineRule="auto"/>
        <w:jc w:val="left"/>
        <w:rPr>
          <w:ins w:id="16224" w:author="UTENTE" w:date="2020-06-30T18:54:00Z"/>
          <w:rFonts w:ascii="Calibri" w:eastAsia="Calibri" w:hAnsi="Calibri" w:cs="Times New Roman"/>
        </w:rPr>
      </w:pPr>
      <w:ins w:id="16225" w:author="UTENTE" w:date="2020-06-30T18:54:00Z">
        <w:r w:rsidRPr="002709E2">
          <w:rPr>
            <w:rFonts w:ascii="Calibri" w:eastAsia="Calibri" w:hAnsi="Calibri" w:cs="Times New Roman"/>
          </w:rPr>
          <w:t>806.</w:t>
        </w:r>
        <w:r w:rsidRPr="002709E2">
          <w:rPr>
            <w:rFonts w:ascii="Calibri" w:eastAsia="Calibri" w:hAnsi="Calibri" w:cs="Times New Roman"/>
          </w:rPr>
          <w:tab/>
          <w:t>new "No, non lo è (sbloccato)"</w:t>
        </w:r>
      </w:ins>
    </w:p>
    <w:p w14:paraId="794EA2F7" w14:textId="77777777" w:rsidR="002709E2" w:rsidRPr="002709E2" w:rsidRDefault="002709E2" w:rsidP="002709E2">
      <w:pPr>
        <w:spacing w:line="600" w:lineRule="auto"/>
        <w:jc w:val="left"/>
        <w:rPr>
          <w:ins w:id="16226" w:author="UTENTE" w:date="2020-06-30T18:54:00Z"/>
          <w:rFonts w:ascii="Calibri" w:eastAsia="Calibri" w:hAnsi="Calibri" w:cs="Times New Roman"/>
        </w:rPr>
      </w:pPr>
      <w:ins w:id="16227" w:author="UTENTE" w:date="2020-06-30T18:54:00Z">
        <w:r w:rsidRPr="002709E2">
          <w:rPr>
            <w:rFonts w:ascii="Calibri" w:eastAsia="Calibri" w:hAnsi="Calibri" w:cs="Times New Roman"/>
          </w:rPr>
          <w:t>807.</w:t>
        </w:r>
        <w:r w:rsidRPr="002709E2">
          <w:rPr>
            <w:rFonts w:ascii="Calibri" w:eastAsia="Calibri" w:hAnsi="Calibri" w:cs="Times New Roman"/>
          </w:rPr>
          <w:tab/>
          <w:t>new "No, non lo è"</w:t>
        </w:r>
      </w:ins>
    </w:p>
    <w:p w14:paraId="58CECE92" w14:textId="77777777" w:rsidR="002709E2" w:rsidRPr="002709E2" w:rsidRDefault="002709E2" w:rsidP="002709E2">
      <w:pPr>
        <w:spacing w:line="600" w:lineRule="auto"/>
        <w:jc w:val="left"/>
        <w:rPr>
          <w:ins w:id="16228" w:author="UTENTE" w:date="2020-06-30T18:54:00Z"/>
          <w:rFonts w:ascii="Calibri" w:eastAsia="Calibri" w:hAnsi="Calibri" w:cs="Times New Roman"/>
        </w:rPr>
      </w:pPr>
      <w:ins w:id="16229" w:author="UTENTE" w:date="2020-06-30T18:54:00Z">
        <w:r w:rsidRPr="002709E2">
          <w:rPr>
            <w:rFonts w:ascii="Calibri" w:eastAsia="Calibri" w:hAnsi="Calibri" w:cs="Times New Roman"/>
          </w:rPr>
          <w:t>808.</w:t>
        </w:r>
        <w:r w:rsidRPr="002709E2">
          <w:rPr>
            <w:rFonts w:ascii="Calibri" w:eastAsia="Calibri" w:hAnsi="Calibri" w:cs="Times New Roman"/>
          </w:rPr>
          <w:tab/>
          <w:t>new "Sì, è quello che voglio"</w:t>
        </w:r>
      </w:ins>
    </w:p>
    <w:p w14:paraId="10D7A629" w14:textId="77777777" w:rsidR="002709E2" w:rsidRPr="002709E2" w:rsidRDefault="002709E2" w:rsidP="002709E2">
      <w:pPr>
        <w:spacing w:line="600" w:lineRule="auto"/>
        <w:jc w:val="left"/>
        <w:rPr>
          <w:ins w:id="16230" w:author="UTENTE" w:date="2020-06-30T18:54:00Z"/>
          <w:rFonts w:ascii="Calibri" w:eastAsia="Calibri" w:hAnsi="Calibri" w:cs="Times New Roman"/>
        </w:rPr>
      </w:pPr>
      <w:ins w:id="16231" w:author="UTENTE" w:date="2020-06-30T18:54:00Z">
        <w:r w:rsidRPr="002709E2">
          <w:rPr>
            <w:rFonts w:ascii="Calibri" w:eastAsia="Calibri" w:hAnsi="Calibri" w:cs="Times New Roman"/>
          </w:rPr>
          <w:t>809.</w:t>
        </w:r>
        <w:r w:rsidRPr="002709E2">
          <w:rPr>
            <w:rFonts w:ascii="Calibri" w:eastAsia="Calibri" w:hAnsi="Calibri" w:cs="Times New Roman"/>
          </w:rPr>
          <w:tab/>
          <w:t>new "Correrò il rischio…"</w:t>
        </w:r>
      </w:ins>
    </w:p>
    <w:p w14:paraId="3C0E34AF" w14:textId="77777777" w:rsidR="002709E2" w:rsidRPr="002709E2" w:rsidRDefault="002709E2" w:rsidP="002709E2">
      <w:pPr>
        <w:spacing w:line="600" w:lineRule="auto"/>
        <w:jc w:val="left"/>
        <w:rPr>
          <w:ins w:id="16232" w:author="UTENTE" w:date="2020-06-30T18:54:00Z"/>
          <w:rFonts w:ascii="Calibri" w:eastAsia="Calibri" w:hAnsi="Calibri" w:cs="Times New Roman"/>
        </w:rPr>
      </w:pPr>
      <w:ins w:id="16233" w:author="UTENTE" w:date="2020-06-30T18:54:00Z">
        <w:r w:rsidRPr="002709E2">
          <w:rPr>
            <w:rFonts w:ascii="Calibri" w:eastAsia="Calibri" w:hAnsi="Calibri" w:cs="Times New Roman"/>
          </w:rPr>
          <w:t>810.</w:t>
        </w:r>
        <w:r w:rsidRPr="002709E2">
          <w:rPr>
            <w:rFonts w:ascii="Calibri" w:eastAsia="Calibri" w:hAnsi="Calibri" w:cs="Times New Roman"/>
          </w:rPr>
          <w:tab/>
          <w:t>mcp "\"…No, non lo è.\""</w:t>
        </w:r>
      </w:ins>
    </w:p>
    <w:p w14:paraId="0807E37C" w14:textId="77777777" w:rsidR="002709E2" w:rsidRPr="002709E2" w:rsidRDefault="002709E2" w:rsidP="002709E2">
      <w:pPr>
        <w:spacing w:line="600" w:lineRule="auto"/>
        <w:jc w:val="left"/>
        <w:rPr>
          <w:ins w:id="16234" w:author="UTENTE" w:date="2020-06-30T18:54:00Z"/>
          <w:rFonts w:ascii="Calibri" w:eastAsia="Calibri" w:hAnsi="Calibri" w:cs="Times New Roman"/>
        </w:rPr>
      </w:pPr>
      <w:ins w:id="16235" w:author="UTENTE" w:date="2020-06-30T18:54:00Z">
        <w:r w:rsidRPr="002709E2">
          <w:rPr>
            <w:rFonts w:ascii="Calibri" w:eastAsia="Calibri" w:hAnsi="Calibri" w:cs="Times New Roman"/>
          </w:rPr>
          <w:t>811.</w:t>
        </w:r>
        <w:r w:rsidRPr="002709E2">
          <w:rPr>
            <w:rFonts w:ascii="Calibri" w:eastAsia="Calibri" w:hAnsi="Calibri" w:cs="Times New Roman"/>
          </w:rPr>
          <w:tab/>
          <w:t>mcp "\"Non voglio nascondermi dal sole per sempre… Non voglio dare la caccia ad altre persone per sopravvivere.\""</w:t>
        </w:r>
      </w:ins>
    </w:p>
    <w:p w14:paraId="31AED195" w14:textId="77777777" w:rsidR="002709E2" w:rsidRPr="002709E2" w:rsidRDefault="002709E2" w:rsidP="002709E2">
      <w:pPr>
        <w:spacing w:line="600" w:lineRule="auto"/>
        <w:jc w:val="left"/>
        <w:rPr>
          <w:ins w:id="16236" w:author="UTENTE" w:date="2020-06-30T18:54:00Z"/>
          <w:rFonts w:ascii="Calibri" w:eastAsia="Calibri" w:hAnsi="Calibri" w:cs="Times New Roman"/>
        </w:rPr>
      </w:pPr>
      <w:ins w:id="16237" w:author="UTENTE" w:date="2020-06-30T18:54:00Z">
        <w:r w:rsidRPr="002709E2">
          <w:rPr>
            <w:rFonts w:ascii="Calibri" w:eastAsia="Calibri" w:hAnsi="Calibri" w:cs="Times New Roman"/>
          </w:rPr>
          <w:t>812.</w:t>
        </w:r>
        <w:r w:rsidRPr="002709E2">
          <w:rPr>
            <w:rFonts w:ascii="Calibri" w:eastAsia="Calibri" w:hAnsi="Calibri" w:cs="Times New Roman"/>
          </w:rPr>
          <w:tab/>
          <w:t>n "Mi mordicchio il labbro inferiore, cercando di raccogliere abbastanza coraggio per concludere il mio pensiero."</w:t>
        </w:r>
      </w:ins>
    </w:p>
    <w:p w14:paraId="1AAB0A30" w14:textId="77777777" w:rsidR="002709E2" w:rsidRPr="002709E2" w:rsidRDefault="002709E2" w:rsidP="002709E2">
      <w:pPr>
        <w:spacing w:line="600" w:lineRule="auto"/>
        <w:jc w:val="left"/>
        <w:rPr>
          <w:ins w:id="16238" w:author="UTENTE" w:date="2020-06-30T18:54:00Z"/>
          <w:rFonts w:ascii="Calibri" w:eastAsia="Calibri" w:hAnsi="Calibri" w:cs="Times New Roman"/>
        </w:rPr>
      </w:pPr>
      <w:ins w:id="16239" w:author="UTENTE" w:date="2020-06-30T18:54:00Z">
        <w:r w:rsidRPr="002709E2">
          <w:rPr>
            <w:rFonts w:ascii="Calibri" w:eastAsia="Calibri" w:hAnsi="Calibri" w:cs="Times New Roman"/>
          </w:rPr>
          <w:t>813.</w:t>
        </w:r>
        <w:r w:rsidRPr="002709E2">
          <w:rPr>
            <w:rFonts w:ascii="Calibri" w:eastAsia="Calibri" w:hAnsi="Calibri" w:cs="Times New Roman"/>
          </w:rPr>
          <w:tab/>
          <w:t>mcp "\"Ma potrei non avere scelta. Se Bishop mi sta dando un'unica via di uscita…\""</w:t>
        </w:r>
      </w:ins>
    </w:p>
    <w:p w14:paraId="2EB28ABC" w14:textId="77777777" w:rsidR="002709E2" w:rsidRPr="002709E2" w:rsidRDefault="002709E2" w:rsidP="002709E2">
      <w:pPr>
        <w:spacing w:line="600" w:lineRule="auto"/>
        <w:jc w:val="left"/>
        <w:rPr>
          <w:ins w:id="16240" w:author="UTENTE" w:date="2020-06-30T18:54:00Z"/>
          <w:rFonts w:ascii="Calibri" w:eastAsia="Calibri" w:hAnsi="Calibri" w:cs="Times New Roman"/>
        </w:rPr>
      </w:pPr>
      <w:ins w:id="16241" w:author="UTENTE" w:date="2020-06-30T18:54:00Z">
        <w:r w:rsidRPr="002709E2">
          <w:rPr>
            <w:rFonts w:ascii="Calibri" w:eastAsia="Calibri" w:hAnsi="Calibri" w:cs="Times New Roman"/>
          </w:rPr>
          <w:t>814.</w:t>
        </w:r>
        <w:r w:rsidRPr="002709E2">
          <w:rPr>
            <w:rFonts w:ascii="Calibri" w:eastAsia="Calibri" w:hAnsi="Calibri" w:cs="Times New Roman"/>
          </w:rPr>
          <w:tab/>
          <w:t>mcp "\"Allora dovrò farlo.\""</w:t>
        </w:r>
      </w:ins>
    </w:p>
    <w:p w14:paraId="12812A16" w14:textId="77777777" w:rsidR="002709E2" w:rsidRPr="002709E2" w:rsidRDefault="002709E2" w:rsidP="002709E2">
      <w:pPr>
        <w:spacing w:line="600" w:lineRule="auto"/>
        <w:jc w:val="left"/>
        <w:rPr>
          <w:ins w:id="16242" w:author="UTENTE" w:date="2020-06-30T18:54:00Z"/>
          <w:rFonts w:ascii="Calibri" w:eastAsia="Calibri" w:hAnsi="Calibri" w:cs="Times New Roman"/>
        </w:rPr>
      </w:pPr>
      <w:ins w:id="16243" w:author="UTENTE" w:date="2020-06-30T18:54:00Z">
        <w:r w:rsidRPr="002709E2">
          <w:rPr>
            <w:rFonts w:ascii="Calibri" w:eastAsia="Calibri" w:hAnsi="Calibri" w:cs="Times New Roman"/>
          </w:rPr>
          <w:t>815.</w:t>
        </w:r>
        <w:r w:rsidRPr="002709E2">
          <w:rPr>
            <w:rFonts w:ascii="Calibri" w:eastAsia="Calibri" w:hAnsi="Calibri" w:cs="Times New Roman"/>
          </w:rPr>
          <w:tab/>
          <w:t>d "\"…\""</w:t>
        </w:r>
      </w:ins>
    </w:p>
    <w:p w14:paraId="00385507" w14:textId="77777777" w:rsidR="002709E2" w:rsidRPr="002709E2" w:rsidRDefault="002709E2" w:rsidP="002709E2">
      <w:pPr>
        <w:spacing w:line="600" w:lineRule="auto"/>
        <w:jc w:val="left"/>
        <w:rPr>
          <w:ins w:id="16244" w:author="UTENTE" w:date="2020-06-30T18:54:00Z"/>
          <w:rFonts w:ascii="Calibri" w:eastAsia="Calibri" w:hAnsi="Calibri" w:cs="Times New Roman"/>
        </w:rPr>
      </w:pPr>
      <w:ins w:id="16245" w:author="UTENTE" w:date="2020-06-30T18:54:00Z">
        <w:r w:rsidRPr="002709E2">
          <w:rPr>
            <w:rFonts w:ascii="Calibri" w:eastAsia="Calibri" w:hAnsi="Calibri" w:cs="Times New Roman"/>
          </w:rPr>
          <w:t>816.</w:t>
        </w:r>
        <w:r w:rsidRPr="002709E2">
          <w:rPr>
            <w:rFonts w:ascii="Calibri" w:eastAsia="Calibri" w:hAnsi="Calibri" w:cs="Times New Roman"/>
          </w:rPr>
          <w:tab/>
          <w:t>n "Per qualche motivo, gli angoli della bocca di Dom si inarcano leggermente verso l'alto." </w:t>
        </w:r>
        <w:r w:rsidRPr="002709E2">
          <w:rPr>
            <w:rFonts w:ascii="Calibri" w:eastAsia="Calibri" w:hAnsi="Calibri" w:cs="Times New Roman"/>
          </w:rPr>
          <w:br w:type="page"/>
        </w:r>
      </w:ins>
    </w:p>
    <w:p w14:paraId="0C22A884" w14:textId="77777777" w:rsidR="002709E2" w:rsidRPr="002709E2" w:rsidRDefault="002709E2" w:rsidP="002709E2">
      <w:pPr>
        <w:spacing w:line="600" w:lineRule="auto"/>
        <w:jc w:val="left"/>
        <w:rPr>
          <w:ins w:id="16246" w:author="UTENTE" w:date="2020-06-30T18:54:00Z"/>
          <w:rFonts w:ascii="Calibri" w:eastAsia="Calibri" w:hAnsi="Calibri" w:cs="Times New Roman"/>
          <w:lang w:val="en-US"/>
        </w:rPr>
      </w:pPr>
      <w:ins w:id="16247" w:author="UTENTE" w:date="2020-06-30T18:54:00Z">
        <w:r w:rsidRPr="002709E2">
          <w:rPr>
            <w:rFonts w:ascii="Calibri" w:eastAsia="Calibri" w:hAnsi="Calibri" w:cs="Times New Roman"/>
            <w:lang w:val="en-US"/>
          </w:rPr>
          <w:lastRenderedPageBreak/>
          <w:t>817.</w:t>
        </w:r>
        <w:r w:rsidRPr="002709E2">
          <w:rPr>
            <w:rFonts w:ascii="Calibri" w:eastAsia="Calibri" w:hAnsi="Calibri" w:cs="Times New Roman"/>
            <w:lang w:val="en-US"/>
          </w:rPr>
          <w:tab/>
          <w:t>n "He gazes at me with that curious smile for a few moments, but soon, his brow darkens with worry again."</w:t>
        </w:r>
      </w:ins>
    </w:p>
    <w:p w14:paraId="28A7818F" w14:textId="77777777" w:rsidR="002709E2" w:rsidRPr="002709E2" w:rsidRDefault="002709E2" w:rsidP="002709E2">
      <w:pPr>
        <w:spacing w:line="600" w:lineRule="auto"/>
        <w:jc w:val="left"/>
        <w:rPr>
          <w:ins w:id="16248" w:author="UTENTE" w:date="2020-06-30T18:54:00Z"/>
          <w:rFonts w:ascii="Calibri" w:eastAsia="Calibri" w:hAnsi="Calibri" w:cs="Times New Roman"/>
          <w:lang w:val="en-US"/>
        </w:rPr>
      </w:pPr>
      <w:ins w:id="16249" w:author="UTENTE" w:date="2020-06-30T18:54:00Z">
        <w:r w:rsidRPr="002709E2">
          <w:rPr>
            <w:rFonts w:ascii="Calibri" w:eastAsia="Calibri" w:hAnsi="Calibri" w:cs="Times New Roman"/>
            <w:lang w:val="en-US"/>
          </w:rPr>
          <w:t>818.</w:t>
        </w:r>
        <w:r w:rsidRPr="002709E2">
          <w:rPr>
            <w:rFonts w:ascii="Calibri" w:eastAsia="Calibri" w:hAnsi="Calibri" w:cs="Times New Roman"/>
            <w:lang w:val="en-US"/>
          </w:rPr>
          <w:tab/>
          <w:t>n "…But the more I think about it, maybe I don't really belong here at all."</w:t>
        </w:r>
      </w:ins>
    </w:p>
    <w:p w14:paraId="3D22163E" w14:textId="77777777" w:rsidR="002709E2" w:rsidRPr="002709E2" w:rsidRDefault="002709E2" w:rsidP="002709E2">
      <w:pPr>
        <w:spacing w:line="600" w:lineRule="auto"/>
        <w:jc w:val="left"/>
        <w:rPr>
          <w:ins w:id="16250" w:author="UTENTE" w:date="2020-06-30T18:54:00Z"/>
          <w:rFonts w:ascii="Calibri" w:eastAsia="Calibri" w:hAnsi="Calibri" w:cs="Times New Roman"/>
          <w:lang w:val="en-US"/>
        </w:rPr>
      </w:pPr>
      <w:ins w:id="16251" w:author="UTENTE" w:date="2020-06-30T18:54:00Z">
        <w:r w:rsidRPr="002709E2">
          <w:rPr>
            <w:rFonts w:ascii="Calibri" w:eastAsia="Calibri" w:hAnsi="Calibri" w:cs="Times New Roman"/>
            <w:lang w:val="en-US"/>
          </w:rPr>
          <w:t>819.</w:t>
        </w:r>
        <w:r w:rsidRPr="002709E2">
          <w:rPr>
            <w:rFonts w:ascii="Calibri" w:eastAsia="Calibri" w:hAnsi="Calibri" w:cs="Times New Roman"/>
            <w:lang w:val="en-US"/>
          </w:rPr>
          <w:tab/>
          <w:t>n "Maybe becoming a vampire would break me out of this lonely, unchanging life I've been living for God-knows-how-long."</w:t>
        </w:r>
      </w:ins>
    </w:p>
    <w:p w14:paraId="5FBC282B" w14:textId="77777777" w:rsidR="002709E2" w:rsidRPr="002709E2" w:rsidRDefault="002709E2" w:rsidP="002709E2">
      <w:pPr>
        <w:spacing w:line="600" w:lineRule="auto"/>
        <w:jc w:val="left"/>
        <w:rPr>
          <w:ins w:id="16252" w:author="UTENTE" w:date="2020-06-30T18:54:00Z"/>
          <w:rFonts w:ascii="Calibri" w:eastAsia="Calibri" w:hAnsi="Calibri" w:cs="Times New Roman"/>
          <w:lang w:val="en-US"/>
        </w:rPr>
      </w:pPr>
      <w:ins w:id="16253" w:author="UTENTE" w:date="2020-06-30T18:54:00Z">
        <w:r w:rsidRPr="002709E2">
          <w:rPr>
            <w:rFonts w:ascii="Calibri" w:eastAsia="Calibri" w:hAnsi="Calibri" w:cs="Times New Roman"/>
            <w:lang w:val="en-US"/>
          </w:rPr>
          <w:t>820.</w:t>
        </w:r>
        <w:r w:rsidRPr="002709E2">
          <w:rPr>
            <w:rFonts w:ascii="Calibri" w:eastAsia="Calibri" w:hAnsi="Calibri" w:cs="Times New Roman"/>
            <w:lang w:val="en-US"/>
          </w:rPr>
          <w:tab/>
          <w:t>n "Maybe I'd be more alive as a vampire than I would as a human… {w}and maybe I could finally have someone else at my side."</w:t>
        </w:r>
      </w:ins>
    </w:p>
    <w:p w14:paraId="505DE179" w14:textId="77777777" w:rsidR="002709E2" w:rsidRPr="002709E2" w:rsidRDefault="002709E2" w:rsidP="002709E2">
      <w:pPr>
        <w:spacing w:line="600" w:lineRule="auto"/>
        <w:jc w:val="left"/>
        <w:rPr>
          <w:ins w:id="16254" w:author="UTENTE" w:date="2020-06-30T18:54:00Z"/>
          <w:rFonts w:ascii="Calibri" w:eastAsia="Calibri" w:hAnsi="Calibri" w:cs="Times New Roman"/>
          <w:lang w:val="en-US"/>
        </w:rPr>
      </w:pPr>
      <w:ins w:id="16255" w:author="UTENTE" w:date="2020-06-30T18:54:00Z">
        <w:r w:rsidRPr="002709E2">
          <w:rPr>
            <w:rFonts w:ascii="Calibri" w:eastAsia="Calibri" w:hAnsi="Calibri" w:cs="Times New Roman"/>
            <w:lang w:val="en-US"/>
          </w:rPr>
          <w:t>821.</w:t>
        </w:r>
        <w:r w:rsidRPr="002709E2">
          <w:rPr>
            <w:rFonts w:ascii="Calibri" w:eastAsia="Calibri" w:hAnsi="Calibri" w:cs="Times New Roman"/>
            <w:lang w:val="en-US"/>
          </w:rPr>
          <w:tab/>
          <w:t>mcp "\"Yes, it is.\""</w:t>
        </w:r>
      </w:ins>
    </w:p>
    <w:p w14:paraId="3C9FAF5B" w14:textId="77777777" w:rsidR="002709E2" w:rsidRPr="002709E2" w:rsidRDefault="002709E2" w:rsidP="002709E2">
      <w:pPr>
        <w:spacing w:line="600" w:lineRule="auto"/>
        <w:jc w:val="left"/>
        <w:rPr>
          <w:ins w:id="16256" w:author="UTENTE" w:date="2020-06-30T18:54:00Z"/>
          <w:rFonts w:ascii="Calibri" w:eastAsia="Calibri" w:hAnsi="Calibri" w:cs="Times New Roman"/>
          <w:lang w:val="en-US"/>
        </w:rPr>
      </w:pPr>
      <w:ins w:id="16257" w:author="UTENTE" w:date="2020-06-30T18:54:00Z">
        <w:r w:rsidRPr="002709E2">
          <w:rPr>
            <w:rFonts w:ascii="Calibri" w:eastAsia="Calibri" w:hAnsi="Calibri" w:cs="Times New Roman"/>
            <w:lang w:val="en-US"/>
          </w:rPr>
          <w:t>822.</w:t>
        </w:r>
        <w:r w:rsidRPr="002709E2">
          <w:rPr>
            <w:rFonts w:ascii="Calibri" w:eastAsia="Calibri" w:hAnsi="Calibri" w:cs="Times New Roman"/>
            <w:lang w:val="en-US"/>
          </w:rPr>
          <w:tab/>
          <w:t>mcp "\"I… don't think that I'd mind.\""</w:t>
        </w:r>
      </w:ins>
    </w:p>
    <w:p w14:paraId="55170C13" w14:textId="77777777" w:rsidR="002709E2" w:rsidRPr="002709E2" w:rsidRDefault="002709E2" w:rsidP="002709E2">
      <w:pPr>
        <w:spacing w:line="600" w:lineRule="auto"/>
        <w:jc w:val="left"/>
        <w:rPr>
          <w:ins w:id="16258" w:author="UTENTE" w:date="2020-06-30T18:54:00Z"/>
          <w:rFonts w:ascii="Calibri" w:eastAsia="Calibri" w:hAnsi="Calibri" w:cs="Times New Roman"/>
          <w:lang w:val="en-US"/>
        </w:rPr>
      </w:pPr>
      <w:ins w:id="16259" w:author="UTENTE" w:date="2020-06-30T18:54:00Z">
        <w:r w:rsidRPr="002709E2">
          <w:rPr>
            <w:rFonts w:ascii="Calibri" w:eastAsia="Calibri" w:hAnsi="Calibri" w:cs="Times New Roman"/>
            <w:lang w:val="en-US"/>
          </w:rPr>
          <w:t>823.</w:t>
        </w:r>
        <w:r w:rsidRPr="002709E2">
          <w:rPr>
            <w:rFonts w:ascii="Calibri" w:eastAsia="Calibri" w:hAnsi="Calibri" w:cs="Times New Roman"/>
            <w:lang w:val="en-US"/>
          </w:rPr>
          <w:tab/>
          <w:t>d "\"…\""</w:t>
        </w:r>
      </w:ins>
    </w:p>
    <w:p w14:paraId="703722D2" w14:textId="77777777" w:rsidR="002709E2" w:rsidRPr="002709E2" w:rsidRDefault="002709E2" w:rsidP="002709E2">
      <w:pPr>
        <w:spacing w:line="600" w:lineRule="auto"/>
        <w:jc w:val="left"/>
        <w:rPr>
          <w:ins w:id="16260" w:author="UTENTE" w:date="2020-06-30T18:54:00Z"/>
          <w:rFonts w:ascii="Calibri" w:eastAsia="Calibri" w:hAnsi="Calibri" w:cs="Times New Roman"/>
          <w:lang w:val="en-US"/>
        </w:rPr>
      </w:pPr>
      <w:ins w:id="16261" w:author="UTENTE" w:date="2020-06-30T18:54:00Z">
        <w:r w:rsidRPr="002709E2">
          <w:rPr>
            <w:rFonts w:ascii="Calibri" w:eastAsia="Calibri" w:hAnsi="Calibri" w:cs="Times New Roman"/>
            <w:lang w:val="en-US"/>
          </w:rPr>
          <w:t>824.</w:t>
        </w:r>
        <w:r w:rsidRPr="002709E2">
          <w:rPr>
            <w:rFonts w:ascii="Calibri" w:eastAsia="Calibri" w:hAnsi="Calibri" w:cs="Times New Roman"/>
            <w:lang w:val="en-US"/>
          </w:rPr>
          <w:tab/>
          <w:t>n "For a moment, I sense a conflicted feeling in Dom's expression."</w:t>
        </w:r>
      </w:ins>
    </w:p>
    <w:p w14:paraId="0E3FBE0A" w14:textId="77777777" w:rsidR="002709E2" w:rsidRPr="002709E2" w:rsidRDefault="002709E2" w:rsidP="002709E2">
      <w:pPr>
        <w:spacing w:line="600" w:lineRule="auto"/>
        <w:jc w:val="left"/>
        <w:rPr>
          <w:ins w:id="16262" w:author="UTENTE" w:date="2020-06-30T18:54:00Z"/>
          <w:rFonts w:ascii="Calibri" w:eastAsia="Calibri" w:hAnsi="Calibri" w:cs="Times New Roman"/>
          <w:lang w:val="en-US"/>
        </w:rPr>
      </w:pPr>
      <w:ins w:id="16263" w:author="UTENTE" w:date="2020-06-30T18:54:00Z">
        <w:r w:rsidRPr="002709E2">
          <w:rPr>
            <w:rFonts w:ascii="Calibri" w:eastAsia="Calibri" w:hAnsi="Calibri" w:cs="Times New Roman"/>
            <w:lang w:val="en-US"/>
          </w:rPr>
          <w:t>825.</w:t>
        </w:r>
        <w:r w:rsidRPr="002709E2">
          <w:rPr>
            <w:rFonts w:ascii="Calibri" w:eastAsia="Calibri" w:hAnsi="Calibri" w:cs="Times New Roman"/>
            <w:lang w:val="en-US"/>
          </w:rPr>
          <w:tab/>
          <w:t>n "He tightens his grip on my back, pulling me closer."</w:t>
        </w:r>
      </w:ins>
    </w:p>
    <w:p w14:paraId="3E6A40E7" w14:textId="77777777" w:rsidR="002709E2" w:rsidRPr="002709E2" w:rsidRDefault="002709E2" w:rsidP="002709E2">
      <w:pPr>
        <w:spacing w:line="600" w:lineRule="auto"/>
        <w:jc w:val="left"/>
        <w:rPr>
          <w:ins w:id="16264" w:author="UTENTE" w:date="2020-06-30T18:54:00Z"/>
          <w:rFonts w:ascii="Calibri" w:eastAsia="Calibri" w:hAnsi="Calibri" w:cs="Times New Roman"/>
          <w:lang w:val="en-US"/>
        </w:rPr>
      </w:pPr>
      <w:ins w:id="16265" w:author="UTENTE" w:date="2020-06-30T18:54:00Z">
        <w:r w:rsidRPr="002709E2">
          <w:rPr>
            <w:rFonts w:ascii="Calibri" w:eastAsia="Calibri" w:hAnsi="Calibri" w:cs="Times New Roman"/>
            <w:lang w:val="en-US"/>
          </w:rPr>
          <w:t>826.</w:t>
        </w:r>
        <w:r w:rsidRPr="002709E2">
          <w:rPr>
            <w:rFonts w:ascii="Calibri" w:eastAsia="Calibri" w:hAnsi="Calibri" w:cs="Times New Roman"/>
            <w:lang w:val="en-US"/>
          </w:rPr>
          <w:tab/>
          <w:t>n "…In reality, I feel like it doesn't truly matter to me whether I end up staying as a human or not."</w:t>
        </w:r>
      </w:ins>
    </w:p>
    <w:p w14:paraId="0D48AB66" w14:textId="77777777" w:rsidR="002709E2" w:rsidRPr="002709E2" w:rsidRDefault="002709E2" w:rsidP="002709E2">
      <w:pPr>
        <w:spacing w:line="600" w:lineRule="auto"/>
        <w:jc w:val="left"/>
        <w:rPr>
          <w:ins w:id="16266" w:author="UTENTE" w:date="2020-06-30T18:54:00Z"/>
          <w:rFonts w:ascii="Calibri" w:eastAsia="Calibri" w:hAnsi="Calibri" w:cs="Times New Roman"/>
          <w:lang w:val="en-US"/>
        </w:rPr>
      </w:pPr>
      <w:ins w:id="16267" w:author="UTENTE" w:date="2020-06-30T18:54:00Z">
        <w:r w:rsidRPr="002709E2">
          <w:rPr>
            <w:rFonts w:ascii="Calibri" w:eastAsia="Calibri" w:hAnsi="Calibri" w:cs="Times New Roman"/>
            <w:lang w:val="en-US"/>
          </w:rPr>
          <w:t>827.</w:t>
        </w:r>
        <w:r w:rsidRPr="002709E2">
          <w:rPr>
            <w:rFonts w:ascii="Calibri" w:eastAsia="Calibri" w:hAnsi="Calibri" w:cs="Times New Roman"/>
            <w:lang w:val="en-US"/>
          </w:rPr>
          <w:tab/>
          <w:t>n "If someone as gentle as Dom can be a vampire, then what is there to be afraid of?"</w:t>
        </w:r>
      </w:ins>
    </w:p>
    <w:p w14:paraId="37E4147D" w14:textId="77777777" w:rsidR="002709E2" w:rsidRPr="002709E2" w:rsidRDefault="002709E2" w:rsidP="002709E2">
      <w:pPr>
        <w:spacing w:line="600" w:lineRule="auto"/>
        <w:jc w:val="left"/>
        <w:rPr>
          <w:ins w:id="16268" w:author="UTENTE" w:date="2020-06-30T18:54:00Z"/>
          <w:rFonts w:ascii="Calibri" w:eastAsia="Calibri" w:hAnsi="Calibri" w:cs="Times New Roman"/>
          <w:lang w:val="en-US"/>
        </w:rPr>
      </w:pPr>
      <w:ins w:id="16269" w:author="UTENTE" w:date="2020-06-30T18:54:00Z">
        <w:r w:rsidRPr="002709E2">
          <w:rPr>
            <w:rFonts w:ascii="Calibri" w:eastAsia="Calibri" w:hAnsi="Calibri" w:cs="Times New Roman"/>
            <w:lang w:val="en-US"/>
          </w:rPr>
          <w:t>828.</w:t>
        </w:r>
        <w:r w:rsidRPr="002709E2">
          <w:rPr>
            <w:rFonts w:ascii="Calibri" w:eastAsia="Calibri" w:hAnsi="Calibri" w:cs="Times New Roman"/>
            <w:lang w:val="en-US"/>
          </w:rPr>
          <w:tab/>
          <w:t>n "Despite what he says, I know he's not a monster – {w}I understand, now, that unlife doesn't mean becoming a beast."</w:t>
        </w:r>
      </w:ins>
    </w:p>
    <w:p w14:paraId="43F2CE3C" w14:textId="77777777" w:rsidR="002709E2" w:rsidRPr="002709E2" w:rsidRDefault="002709E2" w:rsidP="002709E2">
      <w:pPr>
        <w:spacing w:line="600" w:lineRule="auto"/>
        <w:jc w:val="left"/>
        <w:rPr>
          <w:ins w:id="16270" w:author="UTENTE" w:date="2020-06-30T18:54:00Z"/>
          <w:rFonts w:ascii="Calibri" w:eastAsia="Calibri" w:hAnsi="Calibri" w:cs="Times New Roman"/>
          <w:lang w:val="en-US"/>
        </w:rPr>
      </w:pPr>
      <w:ins w:id="16271" w:author="UTENTE" w:date="2020-06-30T18:54:00Z">
        <w:r w:rsidRPr="002709E2">
          <w:rPr>
            <w:rFonts w:ascii="Calibri" w:eastAsia="Calibri" w:hAnsi="Calibri" w:cs="Times New Roman"/>
            <w:lang w:val="en-US"/>
          </w:rPr>
          <w:t>829.</w:t>
        </w:r>
        <w:r w:rsidRPr="002709E2">
          <w:rPr>
            <w:rFonts w:ascii="Calibri" w:eastAsia="Calibri" w:hAnsi="Calibri" w:cs="Times New Roman"/>
            <w:lang w:val="en-US"/>
          </w:rPr>
          <w:tab/>
          <w:t>mcp "\"I'm… scared of losing myself, I'll admit, but I think…\""</w:t>
        </w:r>
      </w:ins>
    </w:p>
    <w:p w14:paraId="54DEB0EF" w14:textId="77777777" w:rsidR="002709E2" w:rsidRPr="002709E2" w:rsidRDefault="002709E2" w:rsidP="002709E2">
      <w:pPr>
        <w:spacing w:line="600" w:lineRule="auto"/>
        <w:jc w:val="left"/>
        <w:rPr>
          <w:ins w:id="16272" w:author="UTENTE" w:date="2020-06-30T18:54:00Z"/>
          <w:rFonts w:ascii="Calibri" w:eastAsia="Calibri" w:hAnsi="Calibri" w:cs="Times New Roman"/>
          <w:lang w:val="en-US"/>
        </w:rPr>
      </w:pPr>
      <w:ins w:id="16273" w:author="UTENTE" w:date="2020-06-30T18:54:00Z">
        <w:r w:rsidRPr="002709E2">
          <w:rPr>
            <w:rFonts w:ascii="Calibri" w:eastAsia="Calibri" w:hAnsi="Calibri" w:cs="Times New Roman"/>
            <w:lang w:val="en-US"/>
          </w:rPr>
          <w:t>830.</w:t>
        </w:r>
        <w:r w:rsidRPr="002709E2">
          <w:rPr>
            <w:rFonts w:ascii="Calibri" w:eastAsia="Calibri" w:hAnsi="Calibri" w:cs="Times New Roman"/>
            <w:lang w:val="en-US"/>
          </w:rPr>
          <w:tab/>
          <w:t>mcp "\"Well, I'd be willing to take that risk.\""</w:t>
        </w:r>
        <w:r w:rsidRPr="002709E2">
          <w:rPr>
            <w:rFonts w:ascii="Calibri" w:eastAsia="Calibri" w:hAnsi="Calibri" w:cs="Times New Roman"/>
            <w:lang w:val="en-US"/>
          </w:rPr>
          <w:br w:type="page"/>
        </w:r>
      </w:ins>
    </w:p>
    <w:p w14:paraId="7E369231" w14:textId="77777777" w:rsidR="002709E2" w:rsidRPr="002709E2" w:rsidRDefault="002709E2" w:rsidP="002709E2">
      <w:pPr>
        <w:spacing w:line="600" w:lineRule="auto"/>
        <w:jc w:val="left"/>
        <w:rPr>
          <w:ins w:id="16274" w:author="UTENTE" w:date="2020-06-30T18:54:00Z"/>
          <w:rFonts w:ascii="Calibri" w:eastAsia="Calibri" w:hAnsi="Calibri" w:cs="Times New Roman"/>
        </w:rPr>
      </w:pPr>
      <w:ins w:id="16275" w:author="UTENTE" w:date="2020-06-30T18:54:00Z">
        <w:r w:rsidRPr="002709E2">
          <w:rPr>
            <w:rFonts w:ascii="Calibri" w:eastAsia="Calibri" w:hAnsi="Calibri" w:cs="Times New Roman"/>
          </w:rPr>
          <w:lastRenderedPageBreak/>
          <w:t>817.</w:t>
        </w:r>
        <w:r w:rsidRPr="002709E2">
          <w:rPr>
            <w:rFonts w:ascii="Calibri" w:eastAsia="Calibri" w:hAnsi="Calibri" w:cs="Times New Roman"/>
          </w:rPr>
          <w:tab/>
          <w:t>n "Mi osserva con quel sorriso curioso per qualche istante, ma poi, la sua espressione si incupisce di nuovo per la preoccupazione."</w:t>
        </w:r>
      </w:ins>
    </w:p>
    <w:p w14:paraId="0E936C0C" w14:textId="77777777" w:rsidR="002709E2" w:rsidRPr="002709E2" w:rsidRDefault="002709E2" w:rsidP="002709E2">
      <w:pPr>
        <w:spacing w:line="600" w:lineRule="auto"/>
        <w:jc w:val="left"/>
        <w:rPr>
          <w:ins w:id="16276" w:author="UTENTE" w:date="2020-06-30T18:54:00Z"/>
          <w:rFonts w:ascii="Calibri" w:eastAsia="Calibri" w:hAnsi="Calibri" w:cs="Times New Roman"/>
        </w:rPr>
      </w:pPr>
      <w:ins w:id="16277" w:author="UTENTE" w:date="2020-06-30T18:54:00Z">
        <w:r w:rsidRPr="002709E2">
          <w:rPr>
            <w:rFonts w:ascii="Calibri" w:eastAsia="Calibri" w:hAnsi="Calibri" w:cs="Times New Roman"/>
          </w:rPr>
          <w:t>818.</w:t>
        </w:r>
        <w:r w:rsidRPr="002709E2">
          <w:rPr>
            <w:rFonts w:ascii="Calibri" w:eastAsia="Calibri" w:hAnsi="Calibri" w:cs="Times New Roman"/>
          </w:rPr>
          <w:tab/>
          <w:t>n "…Ma più ci penso, più mi rendo conto che forse non appartengo a questa vita."</w:t>
        </w:r>
      </w:ins>
    </w:p>
    <w:p w14:paraId="48A4C0C8" w14:textId="77777777" w:rsidR="002709E2" w:rsidRPr="002709E2" w:rsidRDefault="002709E2" w:rsidP="002709E2">
      <w:pPr>
        <w:spacing w:line="600" w:lineRule="auto"/>
        <w:jc w:val="left"/>
        <w:rPr>
          <w:ins w:id="16278" w:author="UTENTE" w:date="2020-06-30T18:54:00Z"/>
          <w:rFonts w:ascii="Calibri" w:eastAsia="Calibri" w:hAnsi="Calibri" w:cs="Times New Roman"/>
        </w:rPr>
      </w:pPr>
      <w:ins w:id="16279" w:author="UTENTE" w:date="2020-06-30T18:54:00Z">
        <w:r w:rsidRPr="002709E2">
          <w:rPr>
            <w:rFonts w:ascii="Calibri" w:eastAsia="Calibri" w:hAnsi="Calibri" w:cs="Times New Roman"/>
          </w:rPr>
          <w:t>819.</w:t>
        </w:r>
        <w:r w:rsidRPr="002709E2">
          <w:rPr>
            <w:rFonts w:ascii="Calibri" w:eastAsia="Calibri" w:hAnsi="Calibri" w:cs="Times New Roman"/>
          </w:rPr>
          <w:tab/>
          <w:t>n "Diventare un vampiro potrebbe tirarmi fuori da questa vita solitaria e statica che Dio solo sa da quanto tempo sto vivendo."</w:t>
        </w:r>
      </w:ins>
    </w:p>
    <w:p w14:paraId="738489E0" w14:textId="77777777" w:rsidR="002709E2" w:rsidRPr="002709E2" w:rsidRDefault="002709E2" w:rsidP="002709E2">
      <w:pPr>
        <w:spacing w:line="600" w:lineRule="auto"/>
        <w:jc w:val="left"/>
        <w:rPr>
          <w:ins w:id="16280" w:author="UTENTE" w:date="2020-06-30T18:54:00Z"/>
          <w:rFonts w:ascii="Calibri" w:eastAsia="Calibri" w:hAnsi="Calibri" w:cs="Times New Roman"/>
        </w:rPr>
      </w:pPr>
      <w:ins w:id="16281" w:author="UTENTE" w:date="2020-06-30T18:54:00Z">
        <w:r w:rsidRPr="002709E2">
          <w:rPr>
            <w:rFonts w:ascii="Calibri" w:eastAsia="Calibri" w:hAnsi="Calibri" w:cs="Times New Roman"/>
          </w:rPr>
          <w:t>820.</w:t>
        </w:r>
        <w:r w:rsidRPr="002709E2">
          <w:rPr>
            <w:rFonts w:ascii="Calibri" w:eastAsia="Calibri" w:hAnsi="Calibri" w:cs="Times New Roman"/>
          </w:rPr>
          <w:tab/>
          <w:t>n "Magari sarei più vivo da vampiro che da umano… {w}e magari potrei finalmente avere qualcun altro al mio fianco. "</w:t>
        </w:r>
      </w:ins>
    </w:p>
    <w:p w14:paraId="3EAA52AE" w14:textId="77777777" w:rsidR="002709E2" w:rsidRPr="002709E2" w:rsidRDefault="002709E2" w:rsidP="002709E2">
      <w:pPr>
        <w:spacing w:line="600" w:lineRule="auto"/>
        <w:jc w:val="left"/>
        <w:rPr>
          <w:ins w:id="16282" w:author="UTENTE" w:date="2020-06-30T18:54:00Z"/>
          <w:rFonts w:ascii="Calibri" w:eastAsia="Calibri" w:hAnsi="Calibri" w:cs="Times New Roman"/>
        </w:rPr>
      </w:pPr>
      <w:ins w:id="16283" w:author="UTENTE" w:date="2020-06-30T18:54:00Z">
        <w:r w:rsidRPr="002709E2">
          <w:rPr>
            <w:rFonts w:ascii="Calibri" w:eastAsia="Calibri" w:hAnsi="Calibri" w:cs="Times New Roman"/>
          </w:rPr>
          <w:t>821.</w:t>
        </w:r>
        <w:r w:rsidRPr="002709E2">
          <w:rPr>
            <w:rFonts w:ascii="Calibri" w:eastAsia="Calibri" w:hAnsi="Calibri" w:cs="Times New Roman"/>
          </w:rPr>
          <w:tab/>
          <w:t>mcp "\"Sì, è quello che voglio.\""</w:t>
        </w:r>
      </w:ins>
    </w:p>
    <w:p w14:paraId="2732C43D" w14:textId="77777777" w:rsidR="002709E2" w:rsidRPr="002709E2" w:rsidRDefault="002709E2" w:rsidP="002709E2">
      <w:pPr>
        <w:spacing w:line="600" w:lineRule="auto"/>
        <w:jc w:val="left"/>
        <w:rPr>
          <w:ins w:id="16284" w:author="UTENTE" w:date="2020-06-30T18:54:00Z"/>
          <w:rFonts w:ascii="Calibri" w:eastAsia="Calibri" w:hAnsi="Calibri" w:cs="Times New Roman"/>
        </w:rPr>
      </w:pPr>
      <w:ins w:id="16285" w:author="UTENTE" w:date="2020-06-30T18:54:00Z">
        <w:r w:rsidRPr="002709E2">
          <w:rPr>
            <w:rFonts w:ascii="Calibri" w:eastAsia="Calibri" w:hAnsi="Calibri" w:cs="Times New Roman"/>
          </w:rPr>
          <w:t>822.</w:t>
        </w:r>
        <w:r w:rsidRPr="002709E2">
          <w:rPr>
            <w:rFonts w:ascii="Calibri" w:eastAsia="Calibri" w:hAnsi="Calibri" w:cs="Times New Roman"/>
          </w:rPr>
          <w:tab/>
          <w:t>mcp "\"Io… non penso che mi darebbe fastidio.\""</w:t>
        </w:r>
      </w:ins>
    </w:p>
    <w:p w14:paraId="619F28A2" w14:textId="77777777" w:rsidR="002709E2" w:rsidRPr="002709E2" w:rsidRDefault="002709E2" w:rsidP="002709E2">
      <w:pPr>
        <w:spacing w:line="600" w:lineRule="auto"/>
        <w:jc w:val="left"/>
        <w:rPr>
          <w:ins w:id="16286" w:author="UTENTE" w:date="2020-06-30T18:54:00Z"/>
          <w:rFonts w:ascii="Calibri" w:eastAsia="Calibri" w:hAnsi="Calibri" w:cs="Times New Roman"/>
        </w:rPr>
      </w:pPr>
      <w:ins w:id="16287" w:author="UTENTE" w:date="2020-06-30T18:54:00Z">
        <w:r w:rsidRPr="002709E2">
          <w:rPr>
            <w:rFonts w:ascii="Calibri" w:eastAsia="Calibri" w:hAnsi="Calibri" w:cs="Times New Roman"/>
          </w:rPr>
          <w:t>823.</w:t>
        </w:r>
        <w:r w:rsidRPr="002709E2">
          <w:rPr>
            <w:rFonts w:ascii="Calibri" w:eastAsia="Calibri" w:hAnsi="Calibri" w:cs="Times New Roman"/>
          </w:rPr>
          <w:tab/>
          <w:t>d "\"…\""</w:t>
        </w:r>
      </w:ins>
    </w:p>
    <w:p w14:paraId="31E6ABD7" w14:textId="77777777" w:rsidR="002709E2" w:rsidRPr="002709E2" w:rsidRDefault="002709E2" w:rsidP="002709E2">
      <w:pPr>
        <w:spacing w:line="600" w:lineRule="auto"/>
        <w:jc w:val="left"/>
        <w:rPr>
          <w:ins w:id="16288" w:author="UTENTE" w:date="2020-06-30T18:54:00Z"/>
          <w:rFonts w:ascii="Calibri" w:eastAsia="Calibri" w:hAnsi="Calibri" w:cs="Times New Roman"/>
        </w:rPr>
      </w:pPr>
      <w:ins w:id="16289" w:author="UTENTE" w:date="2020-06-30T18:54:00Z">
        <w:r w:rsidRPr="002709E2">
          <w:rPr>
            <w:rFonts w:ascii="Calibri" w:eastAsia="Calibri" w:hAnsi="Calibri" w:cs="Times New Roman"/>
          </w:rPr>
          <w:t>824.</w:t>
        </w:r>
        <w:r w:rsidRPr="002709E2">
          <w:rPr>
            <w:rFonts w:ascii="Calibri" w:eastAsia="Calibri" w:hAnsi="Calibri" w:cs="Times New Roman"/>
          </w:rPr>
          <w:tab/>
          <w:t>n "Per un secondo, percepisco sentimenti contrastanti nell'espressione di Dom."</w:t>
        </w:r>
      </w:ins>
    </w:p>
    <w:p w14:paraId="795B1A8A" w14:textId="77777777" w:rsidR="002709E2" w:rsidRPr="002709E2" w:rsidRDefault="002709E2" w:rsidP="002709E2">
      <w:pPr>
        <w:spacing w:line="600" w:lineRule="auto"/>
        <w:jc w:val="left"/>
        <w:rPr>
          <w:ins w:id="16290" w:author="UTENTE" w:date="2020-06-30T18:54:00Z"/>
          <w:rFonts w:ascii="Calibri" w:eastAsia="Calibri" w:hAnsi="Calibri" w:cs="Times New Roman"/>
        </w:rPr>
      </w:pPr>
      <w:ins w:id="16291" w:author="UTENTE" w:date="2020-06-30T18:54:00Z">
        <w:r w:rsidRPr="002709E2">
          <w:rPr>
            <w:rFonts w:ascii="Calibri" w:eastAsia="Calibri" w:hAnsi="Calibri" w:cs="Times New Roman"/>
          </w:rPr>
          <w:t>825.</w:t>
        </w:r>
        <w:r w:rsidRPr="002709E2">
          <w:rPr>
            <w:rFonts w:ascii="Calibri" w:eastAsia="Calibri" w:hAnsi="Calibri" w:cs="Times New Roman"/>
          </w:rPr>
          <w:tab/>
          <w:t>n "Rafforza la sua presa sulla mia schiena, tirandomi più vicino a lui."</w:t>
        </w:r>
      </w:ins>
    </w:p>
    <w:p w14:paraId="37160C41" w14:textId="77777777" w:rsidR="002709E2" w:rsidRPr="002709E2" w:rsidRDefault="002709E2" w:rsidP="002709E2">
      <w:pPr>
        <w:spacing w:line="600" w:lineRule="auto"/>
        <w:jc w:val="left"/>
        <w:rPr>
          <w:ins w:id="16292" w:author="UTENTE" w:date="2020-06-30T18:54:00Z"/>
          <w:rFonts w:ascii="Calibri" w:eastAsia="Calibri" w:hAnsi="Calibri" w:cs="Times New Roman"/>
        </w:rPr>
      </w:pPr>
      <w:ins w:id="16293" w:author="UTENTE" w:date="2020-06-30T18:54:00Z">
        <w:r w:rsidRPr="002709E2">
          <w:rPr>
            <w:rFonts w:ascii="Calibri" w:eastAsia="Calibri" w:hAnsi="Calibri" w:cs="Times New Roman"/>
          </w:rPr>
          <w:t>826.</w:t>
        </w:r>
        <w:r w:rsidRPr="002709E2">
          <w:rPr>
            <w:rFonts w:ascii="Calibri" w:eastAsia="Calibri" w:hAnsi="Calibri" w:cs="Times New Roman"/>
          </w:rPr>
          <w:tab/>
          <w:t>n "…In realtà, penso che non faccia alcuna differenza che io rimanga umano o meno."</w:t>
        </w:r>
      </w:ins>
    </w:p>
    <w:p w14:paraId="63E0F7A5" w14:textId="77777777" w:rsidR="002709E2" w:rsidRPr="002709E2" w:rsidRDefault="002709E2" w:rsidP="002709E2">
      <w:pPr>
        <w:spacing w:line="600" w:lineRule="auto"/>
        <w:jc w:val="left"/>
        <w:rPr>
          <w:ins w:id="16294" w:author="UTENTE" w:date="2020-06-30T18:54:00Z"/>
          <w:rFonts w:ascii="Calibri" w:eastAsia="Calibri" w:hAnsi="Calibri" w:cs="Times New Roman"/>
        </w:rPr>
      </w:pPr>
      <w:ins w:id="16295" w:author="UTENTE" w:date="2020-06-30T18:54:00Z">
        <w:r w:rsidRPr="002709E2">
          <w:rPr>
            <w:rFonts w:ascii="Calibri" w:eastAsia="Calibri" w:hAnsi="Calibri" w:cs="Times New Roman"/>
          </w:rPr>
          <w:t>827.</w:t>
        </w:r>
        <w:r w:rsidRPr="002709E2">
          <w:rPr>
            <w:rFonts w:ascii="Calibri" w:eastAsia="Calibri" w:hAnsi="Calibri" w:cs="Times New Roman"/>
          </w:rPr>
          <w:tab/>
          <w:t>n "Se qualcuno gentile come Dom può essere un vampiro, allora di cosa devo avere paura?"</w:t>
        </w:r>
      </w:ins>
    </w:p>
    <w:p w14:paraId="48897392" w14:textId="77777777" w:rsidR="002709E2" w:rsidRPr="002709E2" w:rsidRDefault="002709E2" w:rsidP="002709E2">
      <w:pPr>
        <w:spacing w:line="600" w:lineRule="auto"/>
        <w:jc w:val="left"/>
        <w:rPr>
          <w:ins w:id="16296" w:author="UTENTE" w:date="2020-06-30T18:54:00Z"/>
          <w:rFonts w:ascii="Calibri" w:eastAsia="Calibri" w:hAnsi="Calibri" w:cs="Times New Roman"/>
        </w:rPr>
      </w:pPr>
      <w:ins w:id="16297" w:author="UTENTE" w:date="2020-06-30T18:54:00Z">
        <w:r w:rsidRPr="002709E2">
          <w:rPr>
            <w:rFonts w:ascii="Calibri" w:eastAsia="Calibri" w:hAnsi="Calibri" w:cs="Times New Roman"/>
          </w:rPr>
          <w:t>828.</w:t>
        </w:r>
        <w:r w:rsidRPr="002709E2">
          <w:rPr>
            <w:rFonts w:ascii="Calibri" w:eastAsia="Calibri" w:hAnsi="Calibri" w:cs="Times New Roman"/>
          </w:rPr>
          <w:tab/>
          <w:t>n "Nonostante quello che dice, non è un mostro - {w}Ora capisco: essere un non-morto non significa diventare una bestia. "</w:t>
        </w:r>
      </w:ins>
    </w:p>
    <w:p w14:paraId="5C2380D4" w14:textId="77777777" w:rsidR="002709E2" w:rsidRPr="002709E2" w:rsidRDefault="002709E2" w:rsidP="002709E2">
      <w:pPr>
        <w:spacing w:line="600" w:lineRule="auto"/>
        <w:jc w:val="left"/>
        <w:rPr>
          <w:ins w:id="16298" w:author="UTENTE" w:date="2020-06-30T18:54:00Z"/>
          <w:rFonts w:ascii="Calibri" w:eastAsia="Calibri" w:hAnsi="Calibri" w:cs="Times New Roman"/>
        </w:rPr>
      </w:pPr>
      <w:ins w:id="16299" w:author="UTENTE" w:date="2020-06-30T18:54:00Z">
        <w:r w:rsidRPr="002709E2">
          <w:rPr>
            <w:rFonts w:ascii="Calibri" w:eastAsia="Calibri" w:hAnsi="Calibri" w:cs="Times New Roman"/>
          </w:rPr>
          <w:t>829.</w:t>
        </w:r>
        <w:r w:rsidRPr="002709E2">
          <w:rPr>
            <w:rFonts w:ascii="Calibri" w:eastAsia="Calibri" w:hAnsi="Calibri" w:cs="Times New Roman"/>
          </w:rPr>
          <w:tab/>
          <w:t>mcp "\"Ho… paura di perdere me stesso, devo ammetterlo, ma penso che…\""</w:t>
        </w:r>
      </w:ins>
    </w:p>
    <w:p w14:paraId="59122838" w14:textId="77777777" w:rsidR="002709E2" w:rsidRPr="002709E2" w:rsidRDefault="002709E2" w:rsidP="002709E2">
      <w:pPr>
        <w:spacing w:line="600" w:lineRule="auto"/>
        <w:jc w:val="left"/>
        <w:rPr>
          <w:ins w:id="16300" w:author="UTENTE" w:date="2020-06-30T18:54:00Z"/>
          <w:rFonts w:ascii="Calibri" w:eastAsia="Calibri" w:hAnsi="Calibri" w:cs="Times New Roman"/>
        </w:rPr>
      </w:pPr>
      <w:ins w:id="16301" w:author="UTENTE" w:date="2020-06-30T18:54:00Z">
        <w:r w:rsidRPr="002709E2">
          <w:rPr>
            <w:rFonts w:ascii="Calibri" w:eastAsia="Calibri" w:hAnsi="Calibri" w:cs="Times New Roman"/>
          </w:rPr>
          <w:t>830.</w:t>
        </w:r>
        <w:r w:rsidRPr="002709E2">
          <w:rPr>
            <w:rFonts w:ascii="Calibri" w:eastAsia="Calibri" w:hAnsi="Calibri" w:cs="Times New Roman"/>
          </w:rPr>
          <w:tab/>
          <w:t>mcp "\"Beh, sarei disposto a correre il rischio.\""</w:t>
        </w:r>
        <w:r w:rsidRPr="002709E2">
          <w:rPr>
            <w:rFonts w:ascii="Calibri" w:eastAsia="Calibri" w:hAnsi="Calibri" w:cs="Times New Roman"/>
          </w:rPr>
          <w:br w:type="page"/>
        </w:r>
      </w:ins>
    </w:p>
    <w:p w14:paraId="289DD911" w14:textId="77777777" w:rsidR="002709E2" w:rsidRPr="002709E2" w:rsidRDefault="002709E2" w:rsidP="002709E2">
      <w:pPr>
        <w:spacing w:line="600" w:lineRule="auto"/>
        <w:jc w:val="left"/>
        <w:rPr>
          <w:ins w:id="16302" w:author="UTENTE" w:date="2020-06-30T18:54:00Z"/>
          <w:rFonts w:ascii="Calibri" w:eastAsia="Calibri" w:hAnsi="Calibri" w:cs="Times New Roman"/>
          <w:lang w:val="en-US"/>
        </w:rPr>
      </w:pPr>
      <w:ins w:id="16303" w:author="UTENTE" w:date="2020-06-30T18:54:00Z">
        <w:r w:rsidRPr="002709E2">
          <w:rPr>
            <w:rFonts w:ascii="Calibri" w:eastAsia="Calibri" w:hAnsi="Calibri" w:cs="Times New Roman"/>
            <w:lang w:val="en-US"/>
          </w:rPr>
          <w:lastRenderedPageBreak/>
          <w:t>831.</w:t>
        </w:r>
        <w:r w:rsidRPr="002709E2">
          <w:rPr>
            <w:rFonts w:ascii="Calibri" w:eastAsia="Calibri" w:hAnsi="Calibri" w:cs="Times New Roman"/>
            <w:lang w:val="en-US"/>
          </w:rPr>
          <w:tab/>
          <w:t>mcp "\"Because more than anything, I just… I don't want you to be alone any more.\""</w:t>
        </w:r>
      </w:ins>
    </w:p>
    <w:p w14:paraId="4A9D2A28" w14:textId="77777777" w:rsidR="002709E2" w:rsidRPr="002709E2" w:rsidRDefault="002709E2" w:rsidP="002709E2">
      <w:pPr>
        <w:spacing w:line="600" w:lineRule="auto"/>
        <w:jc w:val="left"/>
        <w:rPr>
          <w:ins w:id="16304" w:author="UTENTE" w:date="2020-06-30T18:54:00Z"/>
          <w:rFonts w:ascii="Calibri" w:eastAsia="Calibri" w:hAnsi="Calibri" w:cs="Times New Roman"/>
          <w:lang w:val="en-US"/>
        </w:rPr>
      </w:pPr>
      <w:ins w:id="16305" w:author="UTENTE" w:date="2020-06-30T18:54:00Z">
        <w:r w:rsidRPr="002709E2">
          <w:rPr>
            <w:rFonts w:ascii="Calibri" w:eastAsia="Calibri" w:hAnsi="Calibri" w:cs="Times New Roman"/>
            <w:lang w:val="en-US"/>
          </w:rPr>
          <w:t>832.</w:t>
        </w:r>
        <w:r w:rsidRPr="002709E2">
          <w:rPr>
            <w:rFonts w:ascii="Calibri" w:eastAsia="Calibri" w:hAnsi="Calibri" w:cs="Times New Roman"/>
            <w:lang w:val="en-US"/>
          </w:rPr>
          <w:tab/>
          <w:t>mcp "\"I want to be by your side, Dom. Even if it means giving up everything else.\""</w:t>
        </w:r>
      </w:ins>
    </w:p>
    <w:p w14:paraId="0A67173A" w14:textId="77777777" w:rsidR="002709E2" w:rsidRPr="002709E2" w:rsidRDefault="002709E2" w:rsidP="002709E2">
      <w:pPr>
        <w:spacing w:line="600" w:lineRule="auto"/>
        <w:jc w:val="left"/>
        <w:rPr>
          <w:ins w:id="16306" w:author="UTENTE" w:date="2020-06-30T18:54:00Z"/>
          <w:rFonts w:ascii="Calibri" w:eastAsia="Calibri" w:hAnsi="Calibri" w:cs="Times New Roman"/>
          <w:lang w:val="en-US"/>
        </w:rPr>
      </w:pPr>
      <w:ins w:id="16307" w:author="UTENTE" w:date="2020-06-30T18:54:00Z">
        <w:r w:rsidRPr="002709E2">
          <w:rPr>
            <w:rFonts w:ascii="Calibri" w:eastAsia="Calibri" w:hAnsi="Calibri" w:cs="Times New Roman"/>
            <w:lang w:val="en-US"/>
          </w:rPr>
          <w:t>833.</w:t>
        </w:r>
        <w:r w:rsidRPr="002709E2">
          <w:rPr>
            <w:rFonts w:ascii="Calibri" w:eastAsia="Calibri" w:hAnsi="Calibri" w:cs="Times New Roman"/>
            <w:lang w:val="en-US"/>
          </w:rPr>
          <w:tab/>
          <w:t>n "Ashamed of my own cheesy words, however honest they are, I bow my head slightly."</w:t>
        </w:r>
      </w:ins>
    </w:p>
    <w:p w14:paraId="2FF2C59E" w14:textId="77777777" w:rsidR="002709E2" w:rsidRPr="002709E2" w:rsidRDefault="002709E2" w:rsidP="002709E2">
      <w:pPr>
        <w:spacing w:line="600" w:lineRule="auto"/>
        <w:jc w:val="left"/>
        <w:rPr>
          <w:ins w:id="16308" w:author="UTENTE" w:date="2020-06-30T18:54:00Z"/>
          <w:rFonts w:ascii="Calibri" w:eastAsia="Calibri" w:hAnsi="Calibri" w:cs="Times New Roman"/>
          <w:lang w:val="en-US"/>
        </w:rPr>
      </w:pPr>
      <w:ins w:id="16309" w:author="UTENTE" w:date="2020-06-30T18:54:00Z">
        <w:r w:rsidRPr="002709E2">
          <w:rPr>
            <w:rFonts w:ascii="Calibri" w:eastAsia="Calibri" w:hAnsi="Calibri" w:cs="Times New Roman"/>
            <w:lang w:val="en-US"/>
          </w:rPr>
          <w:t>834.</w:t>
        </w:r>
        <w:r w:rsidRPr="002709E2">
          <w:rPr>
            <w:rFonts w:ascii="Calibri" w:eastAsia="Calibri" w:hAnsi="Calibri" w:cs="Times New Roman"/>
            <w:lang w:val="en-US"/>
          </w:rPr>
          <w:tab/>
          <w:t>dp "\"…\""</w:t>
        </w:r>
      </w:ins>
    </w:p>
    <w:p w14:paraId="0F94050F" w14:textId="77777777" w:rsidR="002709E2" w:rsidRPr="002709E2" w:rsidRDefault="002709E2" w:rsidP="002709E2">
      <w:pPr>
        <w:spacing w:line="600" w:lineRule="auto"/>
        <w:jc w:val="left"/>
        <w:rPr>
          <w:ins w:id="16310" w:author="UTENTE" w:date="2020-06-30T18:54:00Z"/>
          <w:rFonts w:ascii="Calibri" w:eastAsia="Calibri" w:hAnsi="Calibri" w:cs="Times New Roman"/>
          <w:lang w:val="en-US"/>
        </w:rPr>
      </w:pPr>
      <w:ins w:id="16311" w:author="UTENTE" w:date="2020-06-30T18:54:00Z">
        <w:r w:rsidRPr="002709E2">
          <w:rPr>
            <w:rFonts w:ascii="Calibri" w:eastAsia="Calibri" w:hAnsi="Calibri" w:cs="Times New Roman"/>
            <w:lang w:val="en-US"/>
          </w:rPr>
          <w:t>835.</w:t>
        </w:r>
        <w:r w:rsidRPr="002709E2">
          <w:rPr>
            <w:rFonts w:ascii="Calibri" w:eastAsia="Calibri" w:hAnsi="Calibri" w:cs="Times New Roman"/>
            <w:lang w:val="en-US"/>
          </w:rPr>
          <w:tab/>
          <w:t>n "Although I avoid looking at Dom's face, I get the sense that he's smiling."</w:t>
        </w:r>
      </w:ins>
    </w:p>
    <w:p w14:paraId="3C92CEF1" w14:textId="77777777" w:rsidR="002709E2" w:rsidRPr="002709E2" w:rsidRDefault="002709E2" w:rsidP="002709E2">
      <w:pPr>
        <w:spacing w:line="600" w:lineRule="auto"/>
        <w:jc w:val="left"/>
        <w:rPr>
          <w:ins w:id="16312" w:author="UTENTE" w:date="2020-06-30T18:54:00Z"/>
          <w:rFonts w:ascii="Calibri" w:eastAsia="Calibri" w:hAnsi="Calibri" w:cs="Times New Roman"/>
          <w:lang w:val="en-US"/>
        </w:rPr>
      </w:pPr>
      <w:ins w:id="16313" w:author="UTENTE" w:date="2020-06-30T18:54:00Z">
        <w:r w:rsidRPr="002709E2">
          <w:rPr>
            <w:rFonts w:ascii="Calibri" w:eastAsia="Calibri" w:hAnsi="Calibri" w:cs="Times New Roman"/>
            <w:lang w:val="en-US"/>
          </w:rPr>
          <w:t>836.</w:t>
        </w:r>
        <w:r w:rsidRPr="002709E2">
          <w:rPr>
            <w:rFonts w:ascii="Calibri" w:eastAsia="Calibri" w:hAnsi="Calibri" w:cs="Times New Roman"/>
            <w:lang w:val="en-US"/>
          </w:rPr>
          <w:tab/>
          <w:t>n "My heart leaps up again, and I barely resist the urge to bury my face against his shoulder."</w:t>
        </w:r>
      </w:ins>
    </w:p>
    <w:p w14:paraId="6719B9C2" w14:textId="77777777" w:rsidR="002709E2" w:rsidRPr="002709E2" w:rsidRDefault="002709E2" w:rsidP="002709E2">
      <w:pPr>
        <w:spacing w:line="600" w:lineRule="auto"/>
        <w:jc w:val="left"/>
        <w:rPr>
          <w:ins w:id="16314" w:author="UTENTE" w:date="2020-06-30T18:54:00Z"/>
          <w:rFonts w:ascii="Calibri" w:eastAsia="Calibri" w:hAnsi="Calibri" w:cs="Times New Roman"/>
          <w:lang w:val="en-US"/>
        </w:rPr>
      </w:pPr>
      <w:ins w:id="16315" w:author="UTENTE" w:date="2020-06-30T18:54:00Z">
        <w:r w:rsidRPr="002709E2">
          <w:rPr>
            <w:rFonts w:ascii="Calibri" w:eastAsia="Calibri" w:hAnsi="Calibri" w:cs="Times New Roman"/>
            <w:lang w:val="en-US"/>
          </w:rPr>
          <w:t>837.</w:t>
        </w:r>
        <w:r w:rsidRPr="002709E2">
          <w:rPr>
            <w:rFonts w:ascii="Calibri" w:eastAsia="Calibri" w:hAnsi="Calibri" w:cs="Times New Roman"/>
            <w:lang w:val="en-US"/>
          </w:rPr>
          <w:tab/>
          <w:t>n "…But when I look at him next, his features have darkened again, and his arms squeeze protectively around me."</w:t>
        </w:r>
      </w:ins>
    </w:p>
    <w:p w14:paraId="60F828E2" w14:textId="77777777" w:rsidR="002709E2" w:rsidRPr="002709E2" w:rsidRDefault="002709E2" w:rsidP="002709E2">
      <w:pPr>
        <w:spacing w:line="600" w:lineRule="auto"/>
        <w:jc w:val="left"/>
        <w:rPr>
          <w:ins w:id="16316" w:author="UTENTE" w:date="2020-06-30T18:54:00Z"/>
          <w:rFonts w:ascii="Calibri" w:eastAsia="Calibri" w:hAnsi="Calibri" w:cs="Times New Roman"/>
          <w:lang w:val="en-US"/>
        </w:rPr>
      </w:pPr>
      <w:ins w:id="16317" w:author="UTENTE" w:date="2020-06-30T18:54:00Z">
        <w:r w:rsidRPr="002709E2">
          <w:rPr>
            <w:rFonts w:ascii="Calibri" w:eastAsia="Calibri" w:hAnsi="Calibri" w:cs="Times New Roman"/>
            <w:lang w:val="en-US"/>
          </w:rPr>
          <w:t>838.</w:t>
        </w:r>
        <w:r w:rsidRPr="002709E2">
          <w:rPr>
            <w:rFonts w:ascii="Calibri" w:eastAsia="Calibri" w:hAnsi="Calibri" w:cs="Times New Roman"/>
            <w:lang w:val="en-US"/>
          </w:rPr>
          <w:tab/>
          <w:t>d "\"If you accept his offer, you have to make me a promise.\""</w:t>
        </w:r>
      </w:ins>
    </w:p>
    <w:p w14:paraId="2B45450A" w14:textId="77777777" w:rsidR="002709E2" w:rsidRPr="002709E2" w:rsidRDefault="002709E2" w:rsidP="002709E2">
      <w:pPr>
        <w:spacing w:line="600" w:lineRule="auto"/>
        <w:jc w:val="left"/>
        <w:rPr>
          <w:ins w:id="16318" w:author="UTENTE" w:date="2020-06-30T18:54:00Z"/>
          <w:rFonts w:ascii="Calibri" w:eastAsia="Calibri" w:hAnsi="Calibri" w:cs="Times New Roman"/>
          <w:lang w:val="en-US"/>
        </w:rPr>
      </w:pPr>
      <w:ins w:id="16319" w:author="UTENTE" w:date="2020-06-30T18:54:00Z">
        <w:r w:rsidRPr="002709E2">
          <w:rPr>
            <w:rFonts w:ascii="Calibri" w:eastAsia="Calibri" w:hAnsi="Calibri" w:cs="Times New Roman"/>
            <w:lang w:val="en-US"/>
          </w:rPr>
          <w:t>839.</w:t>
        </w:r>
        <w:r w:rsidRPr="002709E2">
          <w:rPr>
            <w:rFonts w:ascii="Calibri" w:eastAsia="Calibri" w:hAnsi="Calibri" w:cs="Times New Roman"/>
            <w:lang w:val="en-US"/>
          </w:rPr>
          <w:tab/>
          <w:t>mcp "\"…Oh? What's that?\""</w:t>
        </w:r>
      </w:ins>
    </w:p>
    <w:p w14:paraId="1B76496E" w14:textId="77777777" w:rsidR="002709E2" w:rsidRPr="002709E2" w:rsidRDefault="002709E2" w:rsidP="002709E2">
      <w:pPr>
        <w:spacing w:line="600" w:lineRule="auto"/>
        <w:jc w:val="left"/>
        <w:rPr>
          <w:ins w:id="16320" w:author="UTENTE" w:date="2020-06-30T18:54:00Z"/>
          <w:rFonts w:ascii="Calibri" w:eastAsia="Calibri" w:hAnsi="Calibri" w:cs="Times New Roman"/>
          <w:lang w:val="en-US"/>
        </w:rPr>
      </w:pPr>
      <w:ins w:id="16321" w:author="UTENTE" w:date="2020-06-30T18:54:00Z">
        <w:r w:rsidRPr="002709E2">
          <w:rPr>
            <w:rFonts w:ascii="Calibri" w:eastAsia="Calibri" w:hAnsi="Calibri" w:cs="Times New Roman"/>
            <w:lang w:val="en-US"/>
          </w:rPr>
          <w:t>840.</w:t>
        </w:r>
        <w:r w:rsidRPr="002709E2">
          <w:rPr>
            <w:rFonts w:ascii="Calibri" w:eastAsia="Calibri" w:hAnsi="Calibri" w:cs="Times New Roman"/>
            <w:lang w:val="en-US"/>
          </w:rPr>
          <w:tab/>
          <w:t>n "The look in his eyes is so serious that I instinctively tense up a little."</w:t>
        </w:r>
      </w:ins>
    </w:p>
    <w:p w14:paraId="23EBCEAA" w14:textId="77777777" w:rsidR="002709E2" w:rsidRPr="002709E2" w:rsidRDefault="002709E2" w:rsidP="002709E2">
      <w:pPr>
        <w:spacing w:line="600" w:lineRule="auto"/>
        <w:jc w:val="left"/>
        <w:rPr>
          <w:ins w:id="16322" w:author="UTENTE" w:date="2020-06-30T18:54:00Z"/>
          <w:rFonts w:ascii="Calibri" w:eastAsia="Calibri" w:hAnsi="Calibri" w:cs="Times New Roman"/>
          <w:lang w:val="en-US"/>
        </w:rPr>
      </w:pPr>
      <w:ins w:id="16323" w:author="UTENTE" w:date="2020-06-30T18:54:00Z">
        <w:r w:rsidRPr="002709E2">
          <w:rPr>
            <w:rFonts w:ascii="Calibri" w:eastAsia="Calibri" w:hAnsi="Calibri" w:cs="Times New Roman"/>
            <w:lang w:val="en-US"/>
          </w:rPr>
          <w:t>841.</w:t>
        </w:r>
        <w:r w:rsidRPr="002709E2">
          <w:rPr>
            <w:rFonts w:ascii="Calibri" w:eastAsia="Calibri" w:hAnsi="Calibri" w:cs="Times New Roman"/>
            <w:lang w:val="en-US"/>
          </w:rPr>
          <w:tab/>
          <w:t>d "\"Don't accept the bite of anyone besides me. Don't let anyone else turn you.\""</w:t>
        </w:r>
      </w:ins>
    </w:p>
    <w:p w14:paraId="28641119" w14:textId="77777777" w:rsidR="002709E2" w:rsidRPr="002709E2" w:rsidRDefault="002709E2" w:rsidP="002709E2">
      <w:pPr>
        <w:spacing w:line="600" w:lineRule="auto"/>
        <w:jc w:val="left"/>
        <w:rPr>
          <w:ins w:id="16324" w:author="UTENTE" w:date="2020-06-30T18:54:00Z"/>
          <w:rFonts w:ascii="Calibri" w:eastAsia="Calibri" w:hAnsi="Calibri" w:cs="Times New Roman"/>
          <w:lang w:val="en-US"/>
        </w:rPr>
      </w:pPr>
      <w:ins w:id="16325" w:author="UTENTE" w:date="2020-06-30T18:54:00Z">
        <w:r w:rsidRPr="002709E2">
          <w:rPr>
            <w:rFonts w:ascii="Calibri" w:eastAsia="Calibri" w:hAnsi="Calibri" w:cs="Times New Roman"/>
            <w:lang w:val="en-US"/>
          </w:rPr>
          <w:t>842.</w:t>
        </w:r>
        <w:r w:rsidRPr="002709E2">
          <w:rPr>
            <w:rFonts w:ascii="Calibri" w:eastAsia="Calibri" w:hAnsi="Calibri" w:cs="Times New Roman"/>
            <w:lang w:val="en-US"/>
          </w:rPr>
          <w:tab/>
          <w:t>d "\"Otherwise, something… might happen.\""</w:t>
        </w:r>
      </w:ins>
    </w:p>
    <w:p w14:paraId="21F0AE8C" w14:textId="77777777" w:rsidR="002709E2" w:rsidRPr="002709E2" w:rsidRDefault="002709E2" w:rsidP="002709E2">
      <w:pPr>
        <w:spacing w:line="600" w:lineRule="auto"/>
        <w:jc w:val="left"/>
        <w:rPr>
          <w:ins w:id="16326" w:author="UTENTE" w:date="2020-06-30T18:54:00Z"/>
          <w:rFonts w:ascii="Calibri" w:eastAsia="Calibri" w:hAnsi="Calibri" w:cs="Times New Roman"/>
          <w:lang w:val="en-US"/>
        </w:rPr>
      </w:pPr>
      <w:ins w:id="16327" w:author="UTENTE" w:date="2020-06-30T18:54:00Z">
        <w:r w:rsidRPr="002709E2">
          <w:rPr>
            <w:rFonts w:ascii="Calibri" w:eastAsia="Calibri" w:hAnsi="Calibri" w:cs="Times New Roman"/>
            <w:lang w:val="en-US"/>
          </w:rPr>
          <w:t>843.</w:t>
        </w:r>
        <w:r w:rsidRPr="002709E2">
          <w:rPr>
            <w:rFonts w:ascii="Calibri" w:eastAsia="Calibri" w:hAnsi="Calibri" w:cs="Times New Roman"/>
            <w:lang w:val="en-US"/>
          </w:rPr>
          <w:tab/>
          <w:t>n "Part of his words sound uncertain, but the hesitance in his voice makes me wonder if he's hiding something from me." </w:t>
        </w:r>
        <w:r w:rsidRPr="002709E2">
          <w:rPr>
            <w:rFonts w:ascii="Calibri" w:eastAsia="Calibri" w:hAnsi="Calibri" w:cs="Times New Roman"/>
            <w:lang w:val="en-US"/>
          </w:rPr>
          <w:br w:type="page"/>
        </w:r>
      </w:ins>
    </w:p>
    <w:p w14:paraId="2964E8C2" w14:textId="77777777" w:rsidR="002709E2" w:rsidRPr="002709E2" w:rsidRDefault="002709E2" w:rsidP="002709E2">
      <w:pPr>
        <w:spacing w:line="600" w:lineRule="auto"/>
        <w:jc w:val="left"/>
        <w:rPr>
          <w:ins w:id="16328" w:author="UTENTE" w:date="2020-06-30T18:54:00Z"/>
          <w:rFonts w:ascii="Calibri" w:eastAsia="Calibri" w:hAnsi="Calibri" w:cs="Times New Roman"/>
        </w:rPr>
      </w:pPr>
      <w:ins w:id="16329" w:author="UTENTE" w:date="2020-06-30T18:54:00Z">
        <w:r w:rsidRPr="002709E2">
          <w:rPr>
            <w:rFonts w:ascii="Calibri" w:eastAsia="Calibri" w:hAnsi="Calibri" w:cs="Times New Roman"/>
          </w:rPr>
          <w:lastRenderedPageBreak/>
          <w:t>831.</w:t>
        </w:r>
        <w:r w:rsidRPr="002709E2">
          <w:rPr>
            <w:rFonts w:ascii="Calibri" w:eastAsia="Calibri" w:hAnsi="Calibri" w:cs="Times New Roman"/>
          </w:rPr>
          <w:tab/>
          <w:t>mcp "\"Perché più di ogni altra cosa, io… Io non voglio più che tu sia solo.\""</w:t>
        </w:r>
      </w:ins>
    </w:p>
    <w:p w14:paraId="1F422149" w14:textId="77777777" w:rsidR="002709E2" w:rsidRPr="002709E2" w:rsidRDefault="002709E2" w:rsidP="002709E2">
      <w:pPr>
        <w:spacing w:line="600" w:lineRule="auto"/>
        <w:jc w:val="left"/>
        <w:rPr>
          <w:ins w:id="16330" w:author="UTENTE" w:date="2020-06-30T18:54:00Z"/>
          <w:rFonts w:ascii="Calibri" w:eastAsia="Calibri" w:hAnsi="Calibri" w:cs="Times New Roman"/>
        </w:rPr>
      </w:pPr>
      <w:ins w:id="16331" w:author="UTENTE" w:date="2020-06-30T18:54:00Z">
        <w:r w:rsidRPr="002709E2">
          <w:rPr>
            <w:rFonts w:ascii="Calibri" w:eastAsia="Calibri" w:hAnsi="Calibri" w:cs="Times New Roman"/>
          </w:rPr>
          <w:t>832.</w:t>
        </w:r>
        <w:r w:rsidRPr="002709E2">
          <w:rPr>
            <w:rFonts w:ascii="Calibri" w:eastAsia="Calibri" w:hAnsi="Calibri" w:cs="Times New Roman"/>
          </w:rPr>
          <w:tab/>
          <w:t>mcp "\"Voglio stare al tuo fianco, Dom. Anche se significa rinunciare a tutto il resto.\""</w:t>
        </w:r>
      </w:ins>
    </w:p>
    <w:p w14:paraId="4703B9F2" w14:textId="77777777" w:rsidR="002709E2" w:rsidRPr="002709E2" w:rsidRDefault="002709E2" w:rsidP="002709E2">
      <w:pPr>
        <w:spacing w:line="600" w:lineRule="auto"/>
        <w:jc w:val="left"/>
        <w:rPr>
          <w:ins w:id="16332" w:author="UTENTE" w:date="2020-06-30T18:54:00Z"/>
          <w:rFonts w:ascii="Calibri" w:eastAsia="Calibri" w:hAnsi="Calibri" w:cs="Times New Roman"/>
        </w:rPr>
      </w:pPr>
      <w:ins w:id="16333" w:author="UTENTE" w:date="2020-06-30T18:54:00Z">
        <w:r w:rsidRPr="002709E2">
          <w:rPr>
            <w:rFonts w:ascii="Calibri" w:eastAsia="Calibri" w:hAnsi="Calibri" w:cs="Times New Roman"/>
          </w:rPr>
          <w:t>833.</w:t>
        </w:r>
        <w:r w:rsidRPr="002709E2">
          <w:rPr>
            <w:rFonts w:ascii="Calibri" w:eastAsia="Calibri" w:hAnsi="Calibri" w:cs="Times New Roman"/>
          </w:rPr>
          <w:tab/>
          <w:t>n "Vergognandomi delle mie stesse parole smielate, per quanto oneste, abbasso la testa verso il pavimento."</w:t>
        </w:r>
      </w:ins>
    </w:p>
    <w:p w14:paraId="75015D3D" w14:textId="77777777" w:rsidR="002709E2" w:rsidRPr="002709E2" w:rsidRDefault="002709E2" w:rsidP="002709E2">
      <w:pPr>
        <w:spacing w:line="600" w:lineRule="auto"/>
        <w:jc w:val="left"/>
        <w:rPr>
          <w:ins w:id="16334" w:author="UTENTE" w:date="2020-06-30T18:54:00Z"/>
          <w:rFonts w:ascii="Calibri" w:eastAsia="Calibri" w:hAnsi="Calibri" w:cs="Times New Roman"/>
        </w:rPr>
      </w:pPr>
      <w:ins w:id="16335" w:author="UTENTE" w:date="2020-06-30T18:54:00Z">
        <w:r w:rsidRPr="002709E2">
          <w:rPr>
            <w:rFonts w:ascii="Calibri" w:eastAsia="Calibri" w:hAnsi="Calibri" w:cs="Times New Roman"/>
          </w:rPr>
          <w:t>834.</w:t>
        </w:r>
        <w:r w:rsidRPr="002709E2">
          <w:rPr>
            <w:rFonts w:ascii="Calibri" w:eastAsia="Calibri" w:hAnsi="Calibri" w:cs="Times New Roman"/>
          </w:rPr>
          <w:tab/>
          <w:t>dp "\"…\""</w:t>
        </w:r>
      </w:ins>
    </w:p>
    <w:p w14:paraId="5062F5AE" w14:textId="77777777" w:rsidR="002709E2" w:rsidRPr="002709E2" w:rsidRDefault="002709E2" w:rsidP="002709E2">
      <w:pPr>
        <w:spacing w:line="600" w:lineRule="auto"/>
        <w:jc w:val="left"/>
        <w:rPr>
          <w:ins w:id="16336" w:author="UTENTE" w:date="2020-06-30T18:54:00Z"/>
          <w:rFonts w:ascii="Calibri" w:eastAsia="Calibri" w:hAnsi="Calibri" w:cs="Times New Roman"/>
        </w:rPr>
      </w:pPr>
      <w:ins w:id="16337" w:author="UTENTE" w:date="2020-06-30T18:54:00Z">
        <w:r w:rsidRPr="002709E2">
          <w:rPr>
            <w:rFonts w:ascii="Calibri" w:eastAsia="Calibri" w:hAnsi="Calibri" w:cs="Times New Roman"/>
          </w:rPr>
          <w:t>835.</w:t>
        </w:r>
        <w:r w:rsidRPr="002709E2">
          <w:rPr>
            <w:rFonts w:ascii="Calibri" w:eastAsia="Calibri" w:hAnsi="Calibri" w:cs="Times New Roman"/>
          </w:rPr>
          <w:tab/>
          <w:t>n "Nonostante stia evitando di guardare il suo viso, sento che Dom sta sorridendo."</w:t>
        </w:r>
      </w:ins>
    </w:p>
    <w:p w14:paraId="7F77EC40" w14:textId="77777777" w:rsidR="002709E2" w:rsidRPr="002709E2" w:rsidRDefault="002709E2" w:rsidP="002709E2">
      <w:pPr>
        <w:spacing w:line="600" w:lineRule="auto"/>
        <w:jc w:val="left"/>
        <w:rPr>
          <w:ins w:id="16338" w:author="UTENTE" w:date="2020-06-30T18:54:00Z"/>
          <w:rFonts w:ascii="Calibri" w:eastAsia="Calibri" w:hAnsi="Calibri" w:cs="Times New Roman"/>
        </w:rPr>
      </w:pPr>
      <w:ins w:id="16339" w:author="UTENTE" w:date="2020-06-30T18:54:00Z">
        <w:r w:rsidRPr="002709E2">
          <w:rPr>
            <w:rFonts w:ascii="Calibri" w:eastAsia="Calibri" w:hAnsi="Calibri" w:cs="Times New Roman"/>
          </w:rPr>
          <w:t>836.</w:t>
        </w:r>
        <w:r w:rsidRPr="002709E2">
          <w:rPr>
            <w:rFonts w:ascii="Calibri" w:eastAsia="Calibri" w:hAnsi="Calibri" w:cs="Times New Roman"/>
          </w:rPr>
          <w:tab/>
          <w:t>n "Il mio cuore manca un battito e riesco a malapena a resistere all'istinto di nascondere la mia faccia sulla sua spalla."</w:t>
        </w:r>
      </w:ins>
    </w:p>
    <w:p w14:paraId="36AF3D80" w14:textId="77777777" w:rsidR="002709E2" w:rsidRPr="002709E2" w:rsidRDefault="002709E2" w:rsidP="002709E2">
      <w:pPr>
        <w:spacing w:line="600" w:lineRule="auto"/>
        <w:jc w:val="left"/>
        <w:rPr>
          <w:ins w:id="16340" w:author="UTENTE" w:date="2020-06-30T18:54:00Z"/>
          <w:rFonts w:ascii="Calibri" w:eastAsia="Calibri" w:hAnsi="Calibri" w:cs="Times New Roman"/>
        </w:rPr>
      </w:pPr>
      <w:ins w:id="16341" w:author="UTENTE" w:date="2020-06-30T18:54:00Z">
        <w:r w:rsidRPr="002709E2">
          <w:rPr>
            <w:rFonts w:ascii="Calibri" w:eastAsia="Calibri" w:hAnsi="Calibri" w:cs="Times New Roman"/>
          </w:rPr>
          <w:t>837.</w:t>
        </w:r>
        <w:r w:rsidRPr="002709E2">
          <w:rPr>
            <w:rFonts w:ascii="Calibri" w:eastAsia="Calibri" w:hAnsi="Calibri" w:cs="Times New Roman"/>
          </w:rPr>
          <w:tab/>
          <w:t>n "…Ma quando lo guardo, i tratti del suo viso si sono nuovamente incupiti, e le sue braccia mi stringono come per proteggermi."</w:t>
        </w:r>
      </w:ins>
    </w:p>
    <w:p w14:paraId="7BD720DA" w14:textId="77777777" w:rsidR="002709E2" w:rsidRPr="002709E2" w:rsidRDefault="002709E2" w:rsidP="002709E2">
      <w:pPr>
        <w:spacing w:line="600" w:lineRule="auto"/>
        <w:jc w:val="left"/>
        <w:rPr>
          <w:ins w:id="16342" w:author="UTENTE" w:date="2020-06-30T18:54:00Z"/>
          <w:rFonts w:ascii="Calibri" w:eastAsia="Calibri" w:hAnsi="Calibri" w:cs="Times New Roman"/>
        </w:rPr>
      </w:pPr>
      <w:ins w:id="16343" w:author="UTENTE" w:date="2020-06-30T18:54:00Z">
        <w:r w:rsidRPr="002709E2">
          <w:rPr>
            <w:rFonts w:ascii="Calibri" w:eastAsia="Calibri" w:hAnsi="Calibri" w:cs="Times New Roman"/>
          </w:rPr>
          <w:t>838.</w:t>
        </w:r>
        <w:r w:rsidRPr="002709E2">
          <w:rPr>
            <w:rFonts w:ascii="Calibri" w:eastAsia="Calibri" w:hAnsi="Calibri" w:cs="Times New Roman"/>
          </w:rPr>
          <w:tab/>
          <w:t>d "\"Se accetti l'offerta, dovrai promettermi una cosa.\""</w:t>
        </w:r>
      </w:ins>
    </w:p>
    <w:p w14:paraId="071444BC" w14:textId="77777777" w:rsidR="002709E2" w:rsidRPr="002709E2" w:rsidRDefault="002709E2" w:rsidP="002709E2">
      <w:pPr>
        <w:spacing w:line="600" w:lineRule="auto"/>
        <w:jc w:val="left"/>
        <w:rPr>
          <w:ins w:id="16344" w:author="UTENTE" w:date="2020-06-30T18:54:00Z"/>
          <w:rFonts w:ascii="Calibri" w:eastAsia="Calibri" w:hAnsi="Calibri" w:cs="Times New Roman"/>
        </w:rPr>
      </w:pPr>
      <w:ins w:id="16345" w:author="UTENTE" w:date="2020-06-30T18:54:00Z">
        <w:r w:rsidRPr="002709E2">
          <w:rPr>
            <w:rFonts w:ascii="Calibri" w:eastAsia="Calibri" w:hAnsi="Calibri" w:cs="Times New Roman"/>
          </w:rPr>
          <w:t>839.</w:t>
        </w:r>
        <w:r w:rsidRPr="002709E2">
          <w:rPr>
            <w:rFonts w:ascii="Calibri" w:eastAsia="Calibri" w:hAnsi="Calibri" w:cs="Times New Roman"/>
          </w:rPr>
          <w:tab/>
          <w:t>mcp "\"…Oh, cosa?\""</w:t>
        </w:r>
      </w:ins>
    </w:p>
    <w:p w14:paraId="2F9D8563" w14:textId="77777777" w:rsidR="002709E2" w:rsidRPr="002709E2" w:rsidRDefault="002709E2" w:rsidP="002709E2">
      <w:pPr>
        <w:spacing w:line="600" w:lineRule="auto"/>
        <w:jc w:val="left"/>
        <w:rPr>
          <w:ins w:id="16346" w:author="UTENTE" w:date="2020-06-30T18:54:00Z"/>
          <w:rFonts w:ascii="Calibri" w:eastAsia="Calibri" w:hAnsi="Calibri" w:cs="Times New Roman"/>
        </w:rPr>
      </w:pPr>
      <w:ins w:id="16347" w:author="UTENTE" w:date="2020-06-30T18:54:00Z">
        <w:r w:rsidRPr="002709E2">
          <w:rPr>
            <w:rFonts w:ascii="Calibri" w:eastAsia="Calibri" w:hAnsi="Calibri" w:cs="Times New Roman"/>
          </w:rPr>
          <w:t>840.</w:t>
        </w:r>
        <w:r w:rsidRPr="002709E2">
          <w:rPr>
            <w:rFonts w:ascii="Calibri" w:eastAsia="Calibri" w:hAnsi="Calibri" w:cs="Times New Roman"/>
          </w:rPr>
          <w:tab/>
          <w:t>n "Il suo sguardo è così serio che m'irrigidisco d'istinto."</w:t>
        </w:r>
      </w:ins>
    </w:p>
    <w:p w14:paraId="4912FD6F" w14:textId="77777777" w:rsidR="002709E2" w:rsidRPr="002709E2" w:rsidRDefault="002709E2" w:rsidP="002709E2">
      <w:pPr>
        <w:spacing w:line="600" w:lineRule="auto"/>
        <w:jc w:val="left"/>
        <w:rPr>
          <w:ins w:id="16348" w:author="UTENTE" w:date="2020-06-30T18:54:00Z"/>
          <w:rFonts w:ascii="Calibri" w:eastAsia="Calibri" w:hAnsi="Calibri" w:cs="Times New Roman"/>
        </w:rPr>
      </w:pPr>
      <w:ins w:id="16349" w:author="UTENTE" w:date="2020-06-30T18:54:00Z">
        <w:r w:rsidRPr="002709E2">
          <w:rPr>
            <w:rFonts w:ascii="Calibri" w:eastAsia="Calibri" w:hAnsi="Calibri" w:cs="Times New Roman"/>
          </w:rPr>
          <w:t>841.</w:t>
        </w:r>
        <w:r w:rsidRPr="002709E2">
          <w:rPr>
            <w:rFonts w:ascii="Calibri" w:eastAsia="Calibri" w:hAnsi="Calibri" w:cs="Times New Roman"/>
          </w:rPr>
          <w:tab/>
          <w:t>d "\"Non accettare il morso di chiunque… solo il mio. Non lasciare che qualcun altro ti trasformi.\""</w:t>
        </w:r>
      </w:ins>
    </w:p>
    <w:p w14:paraId="78915653" w14:textId="77777777" w:rsidR="002709E2" w:rsidRPr="002709E2" w:rsidRDefault="002709E2" w:rsidP="002709E2">
      <w:pPr>
        <w:spacing w:line="600" w:lineRule="auto"/>
        <w:jc w:val="left"/>
        <w:rPr>
          <w:ins w:id="16350" w:author="UTENTE" w:date="2020-06-30T18:54:00Z"/>
          <w:rFonts w:ascii="Calibri" w:eastAsia="Calibri" w:hAnsi="Calibri" w:cs="Times New Roman"/>
        </w:rPr>
      </w:pPr>
      <w:ins w:id="16351" w:author="UTENTE" w:date="2020-06-30T18:54:00Z">
        <w:r w:rsidRPr="002709E2">
          <w:rPr>
            <w:rFonts w:ascii="Calibri" w:eastAsia="Calibri" w:hAnsi="Calibri" w:cs="Times New Roman"/>
          </w:rPr>
          <w:t>842.</w:t>
        </w:r>
        <w:r w:rsidRPr="002709E2">
          <w:rPr>
            <w:rFonts w:ascii="Calibri" w:eastAsia="Calibri" w:hAnsi="Calibri" w:cs="Times New Roman"/>
          </w:rPr>
          <w:tab/>
          <w:t>d "\"Altrimenti, potrebbe… succedere una cosa.\""</w:t>
        </w:r>
      </w:ins>
    </w:p>
    <w:p w14:paraId="7AA9A788" w14:textId="77777777" w:rsidR="002709E2" w:rsidRPr="002709E2" w:rsidRDefault="002709E2" w:rsidP="002709E2">
      <w:pPr>
        <w:spacing w:line="600" w:lineRule="auto"/>
        <w:jc w:val="left"/>
        <w:rPr>
          <w:ins w:id="16352" w:author="UTENTE" w:date="2020-06-30T18:54:00Z"/>
          <w:rFonts w:ascii="Calibri" w:eastAsia="Calibri" w:hAnsi="Calibri" w:cs="Times New Roman"/>
        </w:rPr>
      </w:pPr>
      <w:ins w:id="16353" w:author="UTENTE" w:date="2020-06-30T18:54:00Z">
        <w:r w:rsidRPr="002709E2">
          <w:rPr>
            <w:rFonts w:ascii="Calibri" w:eastAsia="Calibri" w:hAnsi="Calibri" w:cs="Times New Roman"/>
          </w:rPr>
          <w:t>843.</w:t>
        </w:r>
        <w:r w:rsidRPr="002709E2">
          <w:rPr>
            <w:rFonts w:ascii="Calibri" w:eastAsia="Calibri" w:hAnsi="Calibri" w:cs="Times New Roman"/>
          </w:rPr>
          <w:tab/>
          <w:t>n "Parte delle sue parole suonano insicure, ma l'esitazione nella sua voce mi fa domandare se mi nasconda qualcosa." </w:t>
        </w:r>
        <w:r w:rsidRPr="002709E2">
          <w:rPr>
            <w:rFonts w:ascii="Calibri" w:eastAsia="Calibri" w:hAnsi="Calibri" w:cs="Times New Roman"/>
          </w:rPr>
          <w:br w:type="page"/>
        </w:r>
      </w:ins>
    </w:p>
    <w:p w14:paraId="598D167F" w14:textId="77777777" w:rsidR="002709E2" w:rsidRPr="002709E2" w:rsidRDefault="002709E2" w:rsidP="002709E2">
      <w:pPr>
        <w:spacing w:line="600" w:lineRule="auto"/>
        <w:jc w:val="left"/>
        <w:rPr>
          <w:ins w:id="16354" w:author="UTENTE" w:date="2020-06-30T18:54:00Z"/>
          <w:rFonts w:ascii="Calibri" w:eastAsia="Calibri" w:hAnsi="Calibri" w:cs="Times New Roman"/>
          <w:lang w:val="en-US"/>
        </w:rPr>
      </w:pPr>
      <w:ins w:id="16355" w:author="UTENTE" w:date="2020-06-30T18:54:00Z">
        <w:r w:rsidRPr="002709E2">
          <w:rPr>
            <w:rFonts w:ascii="Calibri" w:eastAsia="Calibri" w:hAnsi="Calibri" w:cs="Times New Roman"/>
            <w:lang w:val="en-US"/>
          </w:rPr>
          <w:lastRenderedPageBreak/>
          <w:t>844.</w:t>
        </w:r>
        <w:r w:rsidRPr="002709E2">
          <w:rPr>
            <w:rFonts w:ascii="Calibri" w:eastAsia="Calibri" w:hAnsi="Calibri" w:cs="Times New Roman"/>
            <w:lang w:val="en-US"/>
          </w:rPr>
          <w:tab/>
          <w:t>n "Earlier this week, he was talking about something different in my blood… could this be related to that?"</w:t>
        </w:r>
      </w:ins>
    </w:p>
    <w:p w14:paraId="14A4FD5A" w14:textId="77777777" w:rsidR="002709E2" w:rsidRPr="002709E2" w:rsidRDefault="002709E2" w:rsidP="002709E2">
      <w:pPr>
        <w:spacing w:line="600" w:lineRule="auto"/>
        <w:jc w:val="left"/>
        <w:rPr>
          <w:ins w:id="16356" w:author="UTENTE" w:date="2020-06-30T18:54:00Z"/>
          <w:rFonts w:ascii="Calibri" w:eastAsia="Calibri" w:hAnsi="Calibri" w:cs="Times New Roman"/>
          <w:lang w:val="en-US"/>
        </w:rPr>
      </w:pPr>
      <w:ins w:id="16357" w:author="UTENTE" w:date="2020-06-30T18:54:00Z">
        <w:r w:rsidRPr="002709E2">
          <w:rPr>
            <w:rFonts w:ascii="Calibri" w:eastAsia="Calibri" w:hAnsi="Calibri" w:cs="Times New Roman"/>
            <w:lang w:val="en-US"/>
          </w:rPr>
          <w:t>845.</w:t>
        </w:r>
        <w:r w:rsidRPr="002709E2">
          <w:rPr>
            <w:rFonts w:ascii="Calibri" w:eastAsia="Calibri" w:hAnsi="Calibri" w:cs="Times New Roman"/>
            <w:lang w:val="en-US"/>
          </w:rPr>
          <w:tab/>
          <w:t>n "Bishop, too, mentioned the same thing – \"Strix,\" he called it."</w:t>
        </w:r>
      </w:ins>
    </w:p>
    <w:p w14:paraId="189818CD" w14:textId="77777777" w:rsidR="002709E2" w:rsidRPr="002709E2" w:rsidRDefault="002709E2" w:rsidP="002709E2">
      <w:pPr>
        <w:spacing w:line="600" w:lineRule="auto"/>
        <w:jc w:val="left"/>
        <w:rPr>
          <w:ins w:id="16358" w:author="UTENTE" w:date="2020-06-30T18:54:00Z"/>
          <w:rFonts w:ascii="Calibri" w:eastAsia="Calibri" w:hAnsi="Calibri" w:cs="Times New Roman"/>
          <w:lang w:val="en-US"/>
        </w:rPr>
      </w:pPr>
      <w:ins w:id="16359" w:author="UTENTE" w:date="2020-06-30T18:54:00Z">
        <w:r w:rsidRPr="002709E2">
          <w:rPr>
            <w:rFonts w:ascii="Calibri" w:eastAsia="Calibri" w:hAnsi="Calibri" w:cs="Times New Roman"/>
            <w:lang w:val="en-US"/>
          </w:rPr>
          <w:t>846.</w:t>
        </w:r>
        <w:r w:rsidRPr="002709E2">
          <w:rPr>
            <w:rFonts w:ascii="Calibri" w:eastAsia="Calibri" w:hAnsi="Calibri" w:cs="Times New Roman"/>
            <w:lang w:val="en-US"/>
          </w:rPr>
          <w:tab/>
          <w:t>d "\"Promise me, [mc].\""</w:t>
        </w:r>
      </w:ins>
    </w:p>
    <w:p w14:paraId="1DFC1F4E" w14:textId="77777777" w:rsidR="002709E2" w:rsidRPr="002709E2" w:rsidRDefault="002709E2" w:rsidP="002709E2">
      <w:pPr>
        <w:spacing w:line="600" w:lineRule="auto"/>
        <w:jc w:val="left"/>
        <w:rPr>
          <w:ins w:id="16360" w:author="UTENTE" w:date="2020-06-30T18:54:00Z"/>
          <w:rFonts w:ascii="Calibri" w:eastAsia="Calibri" w:hAnsi="Calibri" w:cs="Times New Roman"/>
          <w:lang w:val="en-US"/>
        </w:rPr>
      </w:pPr>
      <w:ins w:id="16361" w:author="UTENTE" w:date="2020-06-30T18:54:00Z">
        <w:r w:rsidRPr="002709E2">
          <w:rPr>
            <w:rFonts w:ascii="Calibri" w:eastAsia="Calibri" w:hAnsi="Calibri" w:cs="Times New Roman"/>
            <w:lang w:val="en-US"/>
          </w:rPr>
          <w:t>847.</w:t>
        </w:r>
        <w:r w:rsidRPr="002709E2">
          <w:rPr>
            <w:rFonts w:ascii="Calibri" w:eastAsia="Calibri" w:hAnsi="Calibri" w:cs="Times New Roman"/>
            <w:lang w:val="en-US"/>
          </w:rPr>
          <w:tab/>
          <w:t>n "Dom interrupts my thoughts with an urgent murmur, as if he's worried I might forget what he's saying."</w:t>
        </w:r>
      </w:ins>
    </w:p>
    <w:p w14:paraId="6C49BAF7" w14:textId="77777777" w:rsidR="002709E2" w:rsidRPr="002709E2" w:rsidRDefault="002709E2" w:rsidP="002709E2">
      <w:pPr>
        <w:spacing w:line="600" w:lineRule="auto"/>
        <w:jc w:val="left"/>
        <w:rPr>
          <w:ins w:id="16362" w:author="UTENTE" w:date="2020-06-30T18:54:00Z"/>
          <w:rFonts w:ascii="Calibri" w:eastAsia="Calibri" w:hAnsi="Calibri" w:cs="Times New Roman"/>
          <w:lang w:val="en-US"/>
        </w:rPr>
      </w:pPr>
      <w:ins w:id="16363" w:author="UTENTE" w:date="2020-06-30T18:54:00Z">
        <w:r w:rsidRPr="002709E2">
          <w:rPr>
            <w:rFonts w:ascii="Calibri" w:eastAsia="Calibri" w:hAnsi="Calibri" w:cs="Times New Roman"/>
            <w:lang w:val="en-US"/>
          </w:rPr>
          <w:t>848.</w:t>
        </w:r>
        <w:r w:rsidRPr="002709E2">
          <w:rPr>
            <w:rFonts w:ascii="Calibri" w:eastAsia="Calibri" w:hAnsi="Calibri" w:cs="Times New Roman"/>
            <w:lang w:val="en-US"/>
          </w:rPr>
          <w:tab/>
          <w:t>mcp "\"R-right, of course. I promise.\""</w:t>
        </w:r>
      </w:ins>
    </w:p>
    <w:p w14:paraId="63968872" w14:textId="77777777" w:rsidR="002709E2" w:rsidRPr="002709E2" w:rsidRDefault="002709E2" w:rsidP="002709E2">
      <w:pPr>
        <w:spacing w:line="600" w:lineRule="auto"/>
        <w:jc w:val="left"/>
        <w:rPr>
          <w:ins w:id="16364" w:author="UTENTE" w:date="2020-06-30T18:54:00Z"/>
          <w:rFonts w:ascii="Calibri" w:eastAsia="Calibri" w:hAnsi="Calibri" w:cs="Times New Roman"/>
          <w:lang w:val="en-US"/>
        </w:rPr>
      </w:pPr>
      <w:ins w:id="16365" w:author="UTENTE" w:date="2020-06-30T18:54:00Z">
        <w:r w:rsidRPr="002709E2">
          <w:rPr>
            <w:rFonts w:ascii="Calibri" w:eastAsia="Calibri" w:hAnsi="Calibri" w:cs="Times New Roman"/>
            <w:lang w:val="en-US"/>
          </w:rPr>
          <w:t>849.</w:t>
        </w:r>
        <w:r w:rsidRPr="002709E2">
          <w:rPr>
            <w:rFonts w:ascii="Calibri" w:eastAsia="Calibri" w:hAnsi="Calibri" w:cs="Times New Roman"/>
            <w:lang w:val="en-US"/>
          </w:rPr>
          <w:tab/>
          <w:t>n "My reply seems to set Dom somewhat at ease, and his impatient gaze softens."</w:t>
        </w:r>
      </w:ins>
    </w:p>
    <w:p w14:paraId="20FD5ADA" w14:textId="77777777" w:rsidR="002709E2" w:rsidRPr="002709E2" w:rsidRDefault="002709E2" w:rsidP="002709E2">
      <w:pPr>
        <w:spacing w:line="600" w:lineRule="auto"/>
        <w:jc w:val="left"/>
        <w:rPr>
          <w:ins w:id="16366" w:author="UTENTE" w:date="2020-06-30T18:54:00Z"/>
          <w:rFonts w:ascii="Calibri" w:eastAsia="Calibri" w:hAnsi="Calibri" w:cs="Times New Roman"/>
          <w:lang w:val="en-US"/>
        </w:rPr>
      </w:pPr>
      <w:ins w:id="16367" w:author="UTENTE" w:date="2020-06-30T18:54:00Z">
        <w:r w:rsidRPr="002709E2">
          <w:rPr>
            <w:rFonts w:ascii="Calibri" w:eastAsia="Calibri" w:hAnsi="Calibri" w:cs="Times New Roman"/>
            <w:lang w:val="en-US"/>
          </w:rPr>
          <w:t>850.</w:t>
        </w:r>
        <w:r w:rsidRPr="002709E2">
          <w:rPr>
            <w:rFonts w:ascii="Calibri" w:eastAsia="Calibri" w:hAnsi="Calibri" w:cs="Times New Roman"/>
            <w:lang w:val="en-US"/>
          </w:rPr>
          <w:tab/>
          <w:t>n "Puzzled, I start to open my mouth to ask what's so important about accepting someone's bite –"</w:t>
        </w:r>
      </w:ins>
    </w:p>
    <w:p w14:paraId="32932414" w14:textId="77777777" w:rsidR="002709E2" w:rsidRPr="002709E2" w:rsidRDefault="002709E2" w:rsidP="002709E2">
      <w:pPr>
        <w:spacing w:line="600" w:lineRule="auto"/>
        <w:jc w:val="left"/>
        <w:rPr>
          <w:ins w:id="16368" w:author="UTENTE" w:date="2020-06-30T18:54:00Z"/>
          <w:rFonts w:ascii="Calibri" w:eastAsia="Calibri" w:hAnsi="Calibri" w:cs="Times New Roman"/>
          <w:lang w:val="en-US"/>
        </w:rPr>
      </w:pPr>
      <w:ins w:id="16369" w:author="UTENTE" w:date="2020-06-30T18:54:00Z">
        <w:r w:rsidRPr="002709E2">
          <w:rPr>
            <w:rFonts w:ascii="Calibri" w:eastAsia="Calibri" w:hAnsi="Calibri" w:cs="Times New Roman"/>
            <w:lang w:val="en-US"/>
          </w:rPr>
          <w:t>851.</w:t>
        </w:r>
        <w:r w:rsidRPr="002709E2">
          <w:rPr>
            <w:rFonts w:ascii="Calibri" w:eastAsia="Calibri" w:hAnsi="Calibri" w:cs="Times New Roman"/>
            <w:lang w:val="en-US"/>
          </w:rPr>
          <w:tab/>
          <w:t>mc "\"–!\""</w:t>
        </w:r>
      </w:ins>
    </w:p>
    <w:p w14:paraId="51DBE6A9" w14:textId="77777777" w:rsidR="002709E2" w:rsidRPr="002709E2" w:rsidRDefault="002709E2" w:rsidP="002709E2">
      <w:pPr>
        <w:spacing w:line="600" w:lineRule="auto"/>
        <w:jc w:val="left"/>
        <w:rPr>
          <w:ins w:id="16370" w:author="UTENTE" w:date="2020-06-30T18:54:00Z"/>
          <w:rFonts w:ascii="Calibri" w:eastAsia="Calibri" w:hAnsi="Calibri" w:cs="Times New Roman"/>
          <w:lang w:val="en-US"/>
        </w:rPr>
      </w:pPr>
      <w:ins w:id="16371" w:author="UTENTE" w:date="2020-06-30T18:54:00Z">
        <w:r w:rsidRPr="002709E2">
          <w:rPr>
            <w:rFonts w:ascii="Calibri" w:eastAsia="Calibri" w:hAnsi="Calibri" w:cs="Times New Roman"/>
            <w:lang w:val="en-US"/>
          </w:rPr>
          <w:t>852.</w:t>
        </w:r>
        <w:r w:rsidRPr="002709E2">
          <w:rPr>
            <w:rFonts w:ascii="Calibri" w:eastAsia="Calibri" w:hAnsi="Calibri" w:cs="Times New Roman"/>
            <w:lang w:val="en-US"/>
          </w:rPr>
          <w:tab/>
          <w:t>n "But at that moment, Dom presses his face towards mine."</w:t>
        </w:r>
      </w:ins>
    </w:p>
    <w:p w14:paraId="7C2CC199" w14:textId="77777777" w:rsidR="002709E2" w:rsidRPr="002709E2" w:rsidRDefault="002709E2" w:rsidP="002709E2">
      <w:pPr>
        <w:spacing w:line="600" w:lineRule="auto"/>
        <w:jc w:val="left"/>
        <w:rPr>
          <w:ins w:id="16372" w:author="UTENTE" w:date="2020-06-30T18:54:00Z"/>
          <w:rFonts w:ascii="Calibri" w:eastAsia="Calibri" w:hAnsi="Calibri" w:cs="Times New Roman"/>
          <w:lang w:val="en-US"/>
        </w:rPr>
      </w:pPr>
      <w:ins w:id="16373" w:author="UTENTE" w:date="2020-06-30T18:54:00Z">
        <w:r w:rsidRPr="002709E2">
          <w:rPr>
            <w:rFonts w:ascii="Calibri" w:eastAsia="Calibri" w:hAnsi="Calibri" w:cs="Times New Roman"/>
            <w:lang w:val="en-US"/>
          </w:rPr>
          <w:t>853.</w:t>
        </w:r>
        <w:r w:rsidRPr="002709E2">
          <w:rPr>
            <w:rFonts w:ascii="Calibri" w:eastAsia="Calibri" w:hAnsi="Calibri" w:cs="Times New Roman"/>
            <w:lang w:val="en-US"/>
          </w:rPr>
          <w:tab/>
          <w:t>n "It takes me a second to realize that his cool, soft lips are smashed against my own."</w:t>
        </w:r>
      </w:ins>
    </w:p>
    <w:p w14:paraId="5C0C137A" w14:textId="77777777" w:rsidR="002709E2" w:rsidRPr="002709E2" w:rsidRDefault="002709E2" w:rsidP="002709E2">
      <w:pPr>
        <w:spacing w:line="600" w:lineRule="auto"/>
        <w:jc w:val="left"/>
        <w:rPr>
          <w:ins w:id="16374" w:author="UTENTE" w:date="2020-06-30T18:54:00Z"/>
          <w:rFonts w:ascii="Calibri" w:eastAsia="Calibri" w:hAnsi="Calibri" w:cs="Times New Roman"/>
          <w:lang w:val="en-US"/>
        </w:rPr>
      </w:pPr>
      <w:ins w:id="16375" w:author="UTENTE" w:date="2020-06-30T18:54:00Z">
        <w:r w:rsidRPr="002709E2">
          <w:rPr>
            <w:rFonts w:ascii="Calibri" w:eastAsia="Calibri" w:hAnsi="Calibri" w:cs="Times New Roman"/>
            <w:lang w:val="en-US"/>
          </w:rPr>
          <w:t>854.</w:t>
        </w:r>
        <w:r w:rsidRPr="002709E2">
          <w:rPr>
            <w:rFonts w:ascii="Calibri" w:eastAsia="Calibri" w:hAnsi="Calibri" w:cs="Times New Roman"/>
            <w:lang w:val="en-US"/>
          </w:rPr>
          <w:tab/>
          <w:t>n "But it takes even less time for me to realize that I don't mind, not one bit."</w:t>
        </w:r>
      </w:ins>
    </w:p>
    <w:p w14:paraId="565403C3" w14:textId="77777777" w:rsidR="002709E2" w:rsidRPr="002709E2" w:rsidRDefault="002709E2" w:rsidP="002709E2">
      <w:pPr>
        <w:spacing w:line="600" w:lineRule="auto"/>
        <w:jc w:val="left"/>
        <w:rPr>
          <w:ins w:id="16376" w:author="UTENTE" w:date="2020-06-30T18:54:00Z"/>
          <w:rFonts w:ascii="Calibri" w:eastAsia="Calibri" w:hAnsi="Calibri" w:cs="Times New Roman"/>
          <w:lang w:val="en-US"/>
        </w:rPr>
      </w:pPr>
      <w:ins w:id="16377" w:author="UTENTE" w:date="2020-06-30T18:54:00Z">
        <w:r w:rsidRPr="002709E2">
          <w:rPr>
            <w:rFonts w:ascii="Calibri" w:eastAsia="Calibri" w:hAnsi="Calibri" w:cs="Times New Roman"/>
            <w:lang w:val="en-US"/>
          </w:rPr>
          <w:t>855.</w:t>
        </w:r>
        <w:r w:rsidRPr="002709E2">
          <w:rPr>
            <w:rFonts w:ascii="Calibri" w:eastAsia="Calibri" w:hAnsi="Calibri" w:cs="Times New Roman"/>
            <w:lang w:val="en-US"/>
          </w:rPr>
          <w:tab/>
          <w:t>mc "\"…mh…\""</w:t>
        </w:r>
      </w:ins>
    </w:p>
    <w:p w14:paraId="702144E0" w14:textId="77777777" w:rsidR="002709E2" w:rsidRPr="002709E2" w:rsidRDefault="002709E2" w:rsidP="002709E2">
      <w:pPr>
        <w:spacing w:line="600" w:lineRule="auto"/>
        <w:jc w:val="left"/>
        <w:rPr>
          <w:ins w:id="16378" w:author="UTENTE" w:date="2020-06-30T18:54:00Z"/>
          <w:rFonts w:ascii="Calibri" w:eastAsia="Calibri" w:hAnsi="Calibri" w:cs="Times New Roman"/>
          <w:lang w:val="en-US"/>
        </w:rPr>
      </w:pPr>
      <w:ins w:id="16379" w:author="UTENTE" w:date="2020-06-30T18:54:00Z">
        <w:r w:rsidRPr="002709E2">
          <w:rPr>
            <w:rFonts w:ascii="Calibri" w:eastAsia="Calibri" w:hAnsi="Calibri" w:cs="Times New Roman"/>
            <w:lang w:val="en-US"/>
          </w:rPr>
          <w:t>856.</w:t>
        </w:r>
        <w:r w:rsidRPr="002709E2">
          <w:rPr>
            <w:rFonts w:ascii="Calibri" w:eastAsia="Calibri" w:hAnsi="Calibri" w:cs="Times New Roman"/>
            <w:lang w:val="en-US"/>
          </w:rPr>
          <w:tab/>
          <w:t>n "I curl my arms around Dom, pressing back tenderly into the kiss."</w:t>
        </w:r>
      </w:ins>
    </w:p>
    <w:p w14:paraId="475C3AF0" w14:textId="77777777" w:rsidR="002709E2" w:rsidRPr="002709E2" w:rsidRDefault="002709E2" w:rsidP="002709E2">
      <w:pPr>
        <w:spacing w:line="600" w:lineRule="auto"/>
        <w:jc w:val="left"/>
        <w:rPr>
          <w:ins w:id="16380" w:author="UTENTE" w:date="2020-06-30T18:54:00Z"/>
          <w:rFonts w:ascii="Calibri" w:eastAsia="Calibri" w:hAnsi="Calibri" w:cs="Times New Roman"/>
          <w:lang w:val="en-US"/>
        </w:rPr>
      </w:pPr>
      <w:ins w:id="16381" w:author="UTENTE" w:date="2020-06-30T18:54:00Z">
        <w:r w:rsidRPr="002709E2">
          <w:rPr>
            <w:rFonts w:ascii="Calibri" w:eastAsia="Calibri" w:hAnsi="Calibri" w:cs="Times New Roman"/>
            <w:lang w:val="en-US"/>
          </w:rPr>
          <w:t>857.</w:t>
        </w:r>
        <w:r w:rsidRPr="002709E2">
          <w:rPr>
            <w:rFonts w:ascii="Calibri" w:eastAsia="Calibri" w:hAnsi="Calibri" w:cs="Times New Roman"/>
            <w:lang w:val="en-US"/>
          </w:rPr>
          <w:tab/>
          <w:t>n "He pulls me down against him with an overwhelming rush of passion."</w:t>
        </w:r>
      </w:ins>
    </w:p>
    <w:p w14:paraId="384DE2E1" w14:textId="77777777" w:rsidR="002709E2" w:rsidRPr="002709E2" w:rsidRDefault="002709E2" w:rsidP="002709E2">
      <w:pPr>
        <w:spacing w:line="600" w:lineRule="auto"/>
        <w:jc w:val="left"/>
        <w:rPr>
          <w:ins w:id="16382" w:author="UTENTE" w:date="2020-06-30T18:54:00Z"/>
          <w:rFonts w:ascii="Calibri" w:eastAsia="Calibri" w:hAnsi="Calibri" w:cs="Times New Roman"/>
          <w:lang w:val="en-US"/>
        </w:rPr>
      </w:pPr>
      <w:ins w:id="16383" w:author="UTENTE" w:date="2020-06-30T18:54:00Z">
        <w:r w:rsidRPr="002709E2">
          <w:rPr>
            <w:rFonts w:ascii="Calibri" w:eastAsia="Calibri" w:hAnsi="Calibri" w:cs="Times New Roman"/>
            <w:lang w:val="en-US"/>
          </w:rPr>
          <w:t>858.</w:t>
        </w:r>
        <w:r w:rsidRPr="002709E2">
          <w:rPr>
            <w:rFonts w:ascii="Calibri" w:eastAsia="Calibri" w:hAnsi="Calibri" w:cs="Times New Roman"/>
            <w:lang w:val="en-US"/>
          </w:rPr>
          <w:tab/>
          <w:t>d "\"Everything about you drives me wild…\"" </w:t>
        </w:r>
        <w:r w:rsidRPr="002709E2">
          <w:rPr>
            <w:rFonts w:ascii="Calibri" w:eastAsia="Calibri" w:hAnsi="Calibri" w:cs="Times New Roman"/>
            <w:lang w:val="en-US"/>
          </w:rPr>
          <w:br w:type="page"/>
        </w:r>
      </w:ins>
    </w:p>
    <w:p w14:paraId="1F05957A" w14:textId="77777777" w:rsidR="002709E2" w:rsidRPr="002709E2" w:rsidRDefault="002709E2" w:rsidP="002709E2">
      <w:pPr>
        <w:spacing w:line="600" w:lineRule="auto"/>
        <w:jc w:val="left"/>
        <w:rPr>
          <w:ins w:id="16384" w:author="UTENTE" w:date="2020-06-30T18:54:00Z"/>
          <w:rFonts w:ascii="Calibri" w:eastAsia="Calibri" w:hAnsi="Calibri" w:cs="Times New Roman"/>
        </w:rPr>
      </w:pPr>
      <w:ins w:id="16385" w:author="UTENTE" w:date="2020-06-30T18:54:00Z">
        <w:r w:rsidRPr="002709E2">
          <w:rPr>
            <w:rFonts w:ascii="Calibri" w:eastAsia="Calibri" w:hAnsi="Calibri" w:cs="Times New Roman"/>
          </w:rPr>
          <w:lastRenderedPageBreak/>
          <w:t>844.</w:t>
        </w:r>
        <w:r w:rsidRPr="002709E2">
          <w:rPr>
            <w:rFonts w:ascii="Calibri" w:eastAsia="Calibri" w:hAnsi="Calibri" w:cs="Times New Roman"/>
          </w:rPr>
          <w:tab/>
          <w:t>n "All'inizio della settimana, stava parlando di qualcosa di diverso nel mio sangue… potrebbe avere a che fare con questo?"</w:t>
        </w:r>
      </w:ins>
    </w:p>
    <w:p w14:paraId="34442497" w14:textId="77777777" w:rsidR="002709E2" w:rsidRPr="002709E2" w:rsidRDefault="002709E2" w:rsidP="002709E2">
      <w:pPr>
        <w:spacing w:line="600" w:lineRule="auto"/>
        <w:jc w:val="left"/>
        <w:rPr>
          <w:ins w:id="16386" w:author="UTENTE" w:date="2020-06-30T18:54:00Z"/>
          <w:rFonts w:ascii="Calibri" w:eastAsia="Calibri" w:hAnsi="Calibri" w:cs="Times New Roman"/>
        </w:rPr>
      </w:pPr>
      <w:ins w:id="16387" w:author="UTENTE" w:date="2020-06-30T18:54:00Z">
        <w:r w:rsidRPr="002709E2">
          <w:rPr>
            <w:rFonts w:ascii="Calibri" w:eastAsia="Calibri" w:hAnsi="Calibri" w:cs="Times New Roman"/>
          </w:rPr>
          <w:t>845.</w:t>
        </w:r>
        <w:r w:rsidRPr="002709E2">
          <w:rPr>
            <w:rFonts w:ascii="Calibri" w:eastAsia="Calibri" w:hAnsi="Calibri" w:cs="Times New Roman"/>
          </w:rPr>
          <w:tab/>
          <w:t>n "Anche Bishop ha detto la stessa cosa -\"Strix,\" è così che mi ha chiamato."</w:t>
        </w:r>
      </w:ins>
    </w:p>
    <w:p w14:paraId="353C8255" w14:textId="77777777" w:rsidR="002709E2" w:rsidRPr="002709E2" w:rsidRDefault="002709E2" w:rsidP="002709E2">
      <w:pPr>
        <w:spacing w:line="600" w:lineRule="auto"/>
        <w:jc w:val="left"/>
        <w:rPr>
          <w:ins w:id="16388" w:author="UTENTE" w:date="2020-06-30T18:54:00Z"/>
          <w:rFonts w:ascii="Calibri" w:eastAsia="Calibri" w:hAnsi="Calibri" w:cs="Times New Roman"/>
        </w:rPr>
      </w:pPr>
      <w:ins w:id="16389" w:author="UTENTE" w:date="2020-06-30T18:54:00Z">
        <w:r w:rsidRPr="002709E2">
          <w:rPr>
            <w:rFonts w:ascii="Calibri" w:eastAsia="Calibri" w:hAnsi="Calibri" w:cs="Times New Roman"/>
          </w:rPr>
          <w:t>846.</w:t>
        </w:r>
        <w:r w:rsidRPr="002709E2">
          <w:rPr>
            <w:rFonts w:ascii="Calibri" w:eastAsia="Calibri" w:hAnsi="Calibri" w:cs="Times New Roman"/>
          </w:rPr>
          <w:tab/>
          <w:t>d "\"Promettimelo, [mc].\""</w:t>
        </w:r>
      </w:ins>
    </w:p>
    <w:p w14:paraId="6D60C9AC" w14:textId="77777777" w:rsidR="002709E2" w:rsidRPr="002709E2" w:rsidRDefault="002709E2" w:rsidP="002709E2">
      <w:pPr>
        <w:spacing w:line="600" w:lineRule="auto"/>
        <w:jc w:val="left"/>
        <w:rPr>
          <w:ins w:id="16390" w:author="UTENTE" w:date="2020-06-30T18:54:00Z"/>
          <w:rFonts w:ascii="Calibri" w:eastAsia="Calibri" w:hAnsi="Calibri" w:cs="Times New Roman"/>
        </w:rPr>
      </w:pPr>
      <w:ins w:id="16391" w:author="UTENTE" w:date="2020-06-30T18:54:00Z">
        <w:r w:rsidRPr="002709E2">
          <w:rPr>
            <w:rFonts w:ascii="Calibri" w:eastAsia="Calibri" w:hAnsi="Calibri" w:cs="Times New Roman"/>
          </w:rPr>
          <w:t>847.</w:t>
        </w:r>
        <w:r w:rsidRPr="002709E2">
          <w:rPr>
            <w:rFonts w:ascii="Calibri" w:eastAsia="Calibri" w:hAnsi="Calibri" w:cs="Times New Roman"/>
          </w:rPr>
          <w:tab/>
          <w:t>n "Dom interrompe i miei pensieri con un sussurro pressante, come se fosse preoccupato che mi possa dimenticare quello che sta dicendo."</w:t>
        </w:r>
      </w:ins>
    </w:p>
    <w:p w14:paraId="3525C0AC" w14:textId="77777777" w:rsidR="002709E2" w:rsidRPr="002709E2" w:rsidRDefault="002709E2" w:rsidP="002709E2">
      <w:pPr>
        <w:spacing w:line="600" w:lineRule="auto"/>
        <w:jc w:val="left"/>
        <w:rPr>
          <w:ins w:id="16392" w:author="UTENTE" w:date="2020-06-30T18:54:00Z"/>
          <w:rFonts w:ascii="Calibri" w:eastAsia="Calibri" w:hAnsi="Calibri" w:cs="Times New Roman"/>
        </w:rPr>
      </w:pPr>
      <w:ins w:id="16393" w:author="UTENTE" w:date="2020-06-30T18:54:00Z">
        <w:r w:rsidRPr="002709E2">
          <w:rPr>
            <w:rFonts w:ascii="Calibri" w:eastAsia="Calibri" w:hAnsi="Calibri" w:cs="Times New Roman"/>
          </w:rPr>
          <w:t>848.</w:t>
        </w:r>
        <w:r w:rsidRPr="002709E2">
          <w:rPr>
            <w:rFonts w:ascii="Calibri" w:eastAsia="Calibri" w:hAnsi="Calibri" w:cs="Times New Roman"/>
          </w:rPr>
          <w:tab/>
          <w:t>mcp "\"V- va bene, certo. Te lo prometto.\""</w:t>
        </w:r>
      </w:ins>
    </w:p>
    <w:p w14:paraId="045D63A0" w14:textId="77777777" w:rsidR="002709E2" w:rsidRPr="002709E2" w:rsidRDefault="002709E2" w:rsidP="002709E2">
      <w:pPr>
        <w:spacing w:line="600" w:lineRule="auto"/>
        <w:jc w:val="left"/>
        <w:rPr>
          <w:ins w:id="16394" w:author="UTENTE" w:date="2020-06-30T18:54:00Z"/>
          <w:rFonts w:ascii="Calibri" w:eastAsia="Calibri" w:hAnsi="Calibri" w:cs="Times New Roman"/>
        </w:rPr>
      </w:pPr>
      <w:ins w:id="16395" w:author="UTENTE" w:date="2020-06-30T18:54:00Z">
        <w:r w:rsidRPr="002709E2">
          <w:rPr>
            <w:rFonts w:ascii="Calibri" w:eastAsia="Calibri" w:hAnsi="Calibri" w:cs="Times New Roman"/>
          </w:rPr>
          <w:t>849.</w:t>
        </w:r>
        <w:r w:rsidRPr="002709E2">
          <w:rPr>
            <w:rFonts w:ascii="Calibri" w:eastAsia="Calibri" w:hAnsi="Calibri" w:cs="Times New Roman"/>
          </w:rPr>
          <w:tab/>
          <w:t>n "La mia risposta sembra calmare Dom e il suo sguardo impaziente si addolcisce."</w:t>
        </w:r>
      </w:ins>
    </w:p>
    <w:p w14:paraId="0DC39C23" w14:textId="77777777" w:rsidR="002709E2" w:rsidRPr="002709E2" w:rsidRDefault="002709E2" w:rsidP="002709E2">
      <w:pPr>
        <w:spacing w:line="600" w:lineRule="auto"/>
        <w:jc w:val="left"/>
        <w:rPr>
          <w:ins w:id="16396" w:author="UTENTE" w:date="2020-06-30T18:54:00Z"/>
          <w:rFonts w:ascii="Calibri" w:eastAsia="Calibri" w:hAnsi="Calibri" w:cs="Times New Roman"/>
        </w:rPr>
      </w:pPr>
      <w:ins w:id="16397" w:author="UTENTE" w:date="2020-06-30T18:54:00Z">
        <w:r w:rsidRPr="002709E2">
          <w:rPr>
            <w:rFonts w:ascii="Calibri" w:eastAsia="Calibri" w:hAnsi="Calibri" w:cs="Times New Roman"/>
          </w:rPr>
          <w:t>850.</w:t>
        </w:r>
        <w:r w:rsidRPr="002709E2">
          <w:rPr>
            <w:rFonts w:ascii="Calibri" w:eastAsia="Calibri" w:hAnsi="Calibri" w:cs="Times New Roman"/>
          </w:rPr>
          <w:tab/>
          <w:t>n "Confuso, faccio per aprire la bocca e chiedere perché è così importante accettare il morso di qualcuno -"</w:t>
        </w:r>
      </w:ins>
    </w:p>
    <w:p w14:paraId="2449A83C" w14:textId="77777777" w:rsidR="002709E2" w:rsidRPr="002709E2" w:rsidRDefault="002709E2" w:rsidP="002709E2">
      <w:pPr>
        <w:spacing w:line="600" w:lineRule="auto"/>
        <w:jc w:val="left"/>
        <w:rPr>
          <w:ins w:id="16398" w:author="UTENTE" w:date="2020-06-30T18:54:00Z"/>
          <w:rFonts w:ascii="Calibri" w:eastAsia="Calibri" w:hAnsi="Calibri" w:cs="Times New Roman"/>
        </w:rPr>
      </w:pPr>
      <w:ins w:id="16399" w:author="UTENTE" w:date="2020-06-30T18:54:00Z">
        <w:r w:rsidRPr="002709E2">
          <w:rPr>
            <w:rFonts w:ascii="Calibri" w:eastAsia="Calibri" w:hAnsi="Calibri" w:cs="Times New Roman"/>
          </w:rPr>
          <w:t>851.</w:t>
        </w:r>
        <w:r w:rsidRPr="002709E2">
          <w:rPr>
            <w:rFonts w:ascii="Calibri" w:eastAsia="Calibri" w:hAnsi="Calibri" w:cs="Times New Roman"/>
          </w:rPr>
          <w:tab/>
          <w:t>mc "\"-!\""</w:t>
        </w:r>
      </w:ins>
    </w:p>
    <w:p w14:paraId="38C7BE25" w14:textId="77777777" w:rsidR="002709E2" w:rsidRPr="002709E2" w:rsidRDefault="002709E2" w:rsidP="002709E2">
      <w:pPr>
        <w:spacing w:line="600" w:lineRule="auto"/>
        <w:jc w:val="left"/>
        <w:rPr>
          <w:ins w:id="16400" w:author="UTENTE" w:date="2020-06-30T18:54:00Z"/>
          <w:rFonts w:ascii="Calibri" w:eastAsia="Calibri" w:hAnsi="Calibri" w:cs="Times New Roman"/>
        </w:rPr>
      </w:pPr>
      <w:ins w:id="16401" w:author="UTENTE" w:date="2020-06-30T18:54:00Z">
        <w:r w:rsidRPr="002709E2">
          <w:rPr>
            <w:rFonts w:ascii="Calibri" w:eastAsia="Calibri" w:hAnsi="Calibri" w:cs="Times New Roman"/>
          </w:rPr>
          <w:t>852.</w:t>
        </w:r>
        <w:r w:rsidRPr="002709E2">
          <w:rPr>
            <w:rFonts w:ascii="Calibri" w:eastAsia="Calibri" w:hAnsi="Calibri" w:cs="Times New Roman"/>
          </w:rPr>
          <w:tab/>
          <w:t>n "Ma in quel momento, Dom spinge la sua faccia sulla mia."</w:t>
        </w:r>
      </w:ins>
    </w:p>
    <w:p w14:paraId="61D65BB2" w14:textId="77777777" w:rsidR="002709E2" w:rsidRPr="002709E2" w:rsidRDefault="002709E2" w:rsidP="002709E2">
      <w:pPr>
        <w:spacing w:line="600" w:lineRule="auto"/>
        <w:jc w:val="left"/>
        <w:rPr>
          <w:ins w:id="16402" w:author="UTENTE" w:date="2020-06-30T18:54:00Z"/>
          <w:rFonts w:ascii="Calibri" w:eastAsia="Calibri" w:hAnsi="Calibri" w:cs="Times New Roman"/>
        </w:rPr>
      </w:pPr>
      <w:ins w:id="16403" w:author="UTENTE" w:date="2020-06-30T18:54:00Z">
        <w:r w:rsidRPr="002709E2">
          <w:rPr>
            <w:rFonts w:ascii="Calibri" w:eastAsia="Calibri" w:hAnsi="Calibri" w:cs="Times New Roman"/>
          </w:rPr>
          <w:t>853.</w:t>
        </w:r>
        <w:r w:rsidRPr="002709E2">
          <w:rPr>
            <w:rFonts w:ascii="Calibri" w:eastAsia="Calibri" w:hAnsi="Calibri" w:cs="Times New Roman"/>
          </w:rPr>
          <w:tab/>
          <w:t>n "Mi ci vuole un secondo a capire che le sue fredde e soffici labbra sono appiccicate alle mie."</w:t>
        </w:r>
      </w:ins>
    </w:p>
    <w:p w14:paraId="778895BA" w14:textId="77777777" w:rsidR="002709E2" w:rsidRPr="002709E2" w:rsidRDefault="002709E2" w:rsidP="002709E2">
      <w:pPr>
        <w:spacing w:line="600" w:lineRule="auto"/>
        <w:jc w:val="left"/>
        <w:rPr>
          <w:ins w:id="16404" w:author="UTENTE" w:date="2020-06-30T18:54:00Z"/>
          <w:rFonts w:ascii="Calibri" w:eastAsia="Calibri" w:hAnsi="Calibri" w:cs="Times New Roman"/>
        </w:rPr>
      </w:pPr>
      <w:ins w:id="16405" w:author="UTENTE" w:date="2020-06-30T18:54:00Z">
        <w:r w:rsidRPr="002709E2">
          <w:rPr>
            <w:rFonts w:ascii="Calibri" w:eastAsia="Calibri" w:hAnsi="Calibri" w:cs="Times New Roman"/>
          </w:rPr>
          <w:t>854.</w:t>
        </w:r>
        <w:r w:rsidRPr="002709E2">
          <w:rPr>
            <w:rFonts w:ascii="Calibri" w:eastAsia="Calibri" w:hAnsi="Calibri" w:cs="Times New Roman"/>
          </w:rPr>
          <w:tab/>
          <w:t>n "Ma mi ci vuole ancora meno tempo a rendermi conto che non mi dà fastidio, neanche un po'."</w:t>
        </w:r>
      </w:ins>
    </w:p>
    <w:p w14:paraId="4DE4E726" w14:textId="77777777" w:rsidR="002709E2" w:rsidRPr="002709E2" w:rsidRDefault="002709E2" w:rsidP="002709E2">
      <w:pPr>
        <w:spacing w:line="600" w:lineRule="auto"/>
        <w:jc w:val="left"/>
        <w:rPr>
          <w:ins w:id="16406" w:author="UTENTE" w:date="2020-06-30T18:54:00Z"/>
          <w:rFonts w:ascii="Calibri" w:eastAsia="Calibri" w:hAnsi="Calibri" w:cs="Times New Roman"/>
        </w:rPr>
      </w:pPr>
      <w:ins w:id="16407" w:author="UTENTE" w:date="2020-06-30T18:54:00Z">
        <w:r w:rsidRPr="002709E2">
          <w:rPr>
            <w:rFonts w:ascii="Calibri" w:eastAsia="Calibri" w:hAnsi="Calibri" w:cs="Times New Roman"/>
          </w:rPr>
          <w:t>855.</w:t>
        </w:r>
        <w:r w:rsidRPr="002709E2">
          <w:rPr>
            <w:rFonts w:ascii="Calibri" w:eastAsia="Calibri" w:hAnsi="Calibri" w:cs="Times New Roman"/>
          </w:rPr>
          <w:tab/>
          <w:t>mc "\"…mh…\""</w:t>
        </w:r>
      </w:ins>
    </w:p>
    <w:p w14:paraId="618469E7" w14:textId="77777777" w:rsidR="002709E2" w:rsidRPr="002709E2" w:rsidRDefault="002709E2" w:rsidP="002709E2">
      <w:pPr>
        <w:spacing w:line="600" w:lineRule="auto"/>
        <w:jc w:val="left"/>
        <w:rPr>
          <w:ins w:id="16408" w:author="UTENTE" w:date="2020-06-30T18:54:00Z"/>
          <w:rFonts w:ascii="Calibri" w:eastAsia="Calibri" w:hAnsi="Calibri" w:cs="Times New Roman"/>
        </w:rPr>
      </w:pPr>
      <w:ins w:id="16409" w:author="UTENTE" w:date="2020-06-30T18:54:00Z">
        <w:r w:rsidRPr="002709E2">
          <w:rPr>
            <w:rFonts w:ascii="Calibri" w:eastAsia="Calibri" w:hAnsi="Calibri" w:cs="Times New Roman"/>
          </w:rPr>
          <w:t>856.</w:t>
        </w:r>
        <w:r w:rsidRPr="002709E2">
          <w:rPr>
            <w:rFonts w:ascii="Calibri" w:eastAsia="Calibri" w:hAnsi="Calibri" w:cs="Times New Roman"/>
          </w:rPr>
          <w:tab/>
          <w:t>n "Circondo Dom con le mie braccia, restituendo teneramente il bacio."</w:t>
        </w:r>
      </w:ins>
    </w:p>
    <w:p w14:paraId="2FDFBF9A" w14:textId="77777777" w:rsidR="002709E2" w:rsidRPr="002709E2" w:rsidRDefault="002709E2" w:rsidP="002709E2">
      <w:pPr>
        <w:spacing w:line="600" w:lineRule="auto"/>
        <w:jc w:val="left"/>
        <w:rPr>
          <w:ins w:id="16410" w:author="UTENTE" w:date="2020-06-30T18:54:00Z"/>
          <w:rFonts w:ascii="Calibri" w:eastAsia="Calibri" w:hAnsi="Calibri" w:cs="Times New Roman"/>
        </w:rPr>
      </w:pPr>
      <w:ins w:id="16411" w:author="UTENTE" w:date="2020-06-30T18:54:00Z">
        <w:r w:rsidRPr="002709E2">
          <w:rPr>
            <w:rFonts w:ascii="Calibri" w:eastAsia="Calibri" w:hAnsi="Calibri" w:cs="Times New Roman"/>
          </w:rPr>
          <w:t>857.</w:t>
        </w:r>
        <w:r w:rsidRPr="002709E2">
          <w:rPr>
            <w:rFonts w:ascii="Calibri" w:eastAsia="Calibri" w:hAnsi="Calibri" w:cs="Times New Roman"/>
          </w:rPr>
          <w:tab/>
          <w:t>n "Mi tira verso di lui in un impeto di passione travolgente."</w:t>
        </w:r>
      </w:ins>
    </w:p>
    <w:p w14:paraId="35C63403" w14:textId="77777777" w:rsidR="002709E2" w:rsidRPr="002709E2" w:rsidRDefault="002709E2" w:rsidP="002709E2">
      <w:pPr>
        <w:spacing w:line="600" w:lineRule="auto"/>
        <w:jc w:val="left"/>
        <w:rPr>
          <w:ins w:id="16412" w:author="UTENTE" w:date="2020-06-30T18:54:00Z"/>
          <w:rFonts w:ascii="Calibri" w:eastAsia="Calibri" w:hAnsi="Calibri" w:cs="Times New Roman"/>
        </w:rPr>
      </w:pPr>
      <w:ins w:id="16413" w:author="UTENTE" w:date="2020-06-30T18:54:00Z">
        <w:r w:rsidRPr="002709E2">
          <w:rPr>
            <w:rFonts w:ascii="Calibri" w:eastAsia="Calibri" w:hAnsi="Calibri" w:cs="Times New Roman"/>
          </w:rPr>
          <w:t>858.</w:t>
        </w:r>
        <w:r w:rsidRPr="002709E2">
          <w:rPr>
            <w:rFonts w:ascii="Calibri" w:eastAsia="Calibri" w:hAnsi="Calibri" w:cs="Times New Roman"/>
          </w:rPr>
          <w:tab/>
          <w:t>d "\"Tutto di te mi fa impazzire…\"" </w:t>
        </w:r>
        <w:r w:rsidRPr="002709E2">
          <w:rPr>
            <w:rFonts w:ascii="Calibri" w:eastAsia="Calibri" w:hAnsi="Calibri" w:cs="Times New Roman"/>
          </w:rPr>
          <w:br w:type="page"/>
        </w:r>
      </w:ins>
    </w:p>
    <w:p w14:paraId="0FC6325B" w14:textId="77777777" w:rsidR="002709E2" w:rsidRPr="002709E2" w:rsidRDefault="002709E2" w:rsidP="002709E2">
      <w:pPr>
        <w:spacing w:line="600" w:lineRule="auto"/>
        <w:jc w:val="left"/>
        <w:rPr>
          <w:ins w:id="16414" w:author="UTENTE" w:date="2020-06-30T18:54:00Z"/>
          <w:rFonts w:ascii="Calibri" w:eastAsia="Calibri" w:hAnsi="Calibri" w:cs="Times New Roman"/>
          <w:lang w:val="en-US"/>
        </w:rPr>
      </w:pPr>
      <w:ins w:id="16415" w:author="UTENTE" w:date="2020-06-30T18:54:00Z">
        <w:r w:rsidRPr="002709E2">
          <w:rPr>
            <w:rFonts w:ascii="Calibri" w:eastAsia="Calibri" w:hAnsi="Calibri" w:cs="Times New Roman"/>
            <w:lang w:val="en-US"/>
          </w:rPr>
          <w:lastRenderedPageBreak/>
          <w:t>859.</w:t>
        </w:r>
        <w:r w:rsidRPr="002709E2">
          <w:rPr>
            <w:rFonts w:ascii="Calibri" w:eastAsia="Calibri" w:hAnsi="Calibri" w:cs="Times New Roman"/>
            <w:lang w:val="en-US"/>
          </w:rPr>
          <w:tab/>
          <w:t>d "\"Your scent, your kindness, your pretty face… all of it.\""</w:t>
        </w:r>
      </w:ins>
    </w:p>
    <w:p w14:paraId="418689AD" w14:textId="77777777" w:rsidR="002709E2" w:rsidRPr="002709E2" w:rsidRDefault="002709E2" w:rsidP="002709E2">
      <w:pPr>
        <w:spacing w:line="600" w:lineRule="auto"/>
        <w:jc w:val="left"/>
        <w:rPr>
          <w:ins w:id="16416" w:author="UTENTE" w:date="2020-06-30T18:54:00Z"/>
          <w:rFonts w:ascii="Calibri" w:eastAsia="Calibri" w:hAnsi="Calibri" w:cs="Times New Roman"/>
          <w:lang w:val="en-US"/>
        </w:rPr>
      </w:pPr>
      <w:ins w:id="16417" w:author="UTENTE" w:date="2020-06-30T18:54:00Z">
        <w:r w:rsidRPr="002709E2">
          <w:rPr>
            <w:rFonts w:ascii="Calibri" w:eastAsia="Calibri" w:hAnsi="Calibri" w:cs="Times New Roman"/>
            <w:lang w:val="en-US"/>
          </w:rPr>
          <w:t>860.</w:t>
        </w:r>
        <w:r w:rsidRPr="002709E2">
          <w:rPr>
            <w:rFonts w:ascii="Calibri" w:eastAsia="Calibri" w:hAnsi="Calibri" w:cs="Times New Roman"/>
            <w:lang w:val="en-US"/>
          </w:rPr>
          <w:tab/>
          <w:t>n "Dom breathes those low words against my skin, quickly sealing my lips again with another fierce, hungry kiss."</w:t>
        </w:r>
      </w:ins>
    </w:p>
    <w:p w14:paraId="615C89A9" w14:textId="77777777" w:rsidR="002709E2" w:rsidRPr="002709E2" w:rsidRDefault="002709E2" w:rsidP="002709E2">
      <w:pPr>
        <w:spacing w:line="600" w:lineRule="auto"/>
        <w:jc w:val="left"/>
        <w:rPr>
          <w:ins w:id="16418" w:author="UTENTE" w:date="2020-06-30T18:54:00Z"/>
          <w:rFonts w:ascii="Calibri" w:eastAsia="Calibri" w:hAnsi="Calibri" w:cs="Times New Roman"/>
          <w:lang w:val="en-US"/>
        </w:rPr>
      </w:pPr>
      <w:ins w:id="16419" w:author="UTENTE" w:date="2020-06-30T18:54:00Z">
        <w:r w:rsidRPr="002709E2">
          <w:rPr>
            <w:rFonts w:ascii="Calibri" w:eastAsia="Calibri" w:hAnsi="Calibri" w:cs="Times New Roman"/>
            <w:lang w:val="en-US"/>
          </w:rPr>
          <w:t>861.</w:t>
        </w:r>
        <w:r w:rsidRPr="002709E2">
          <w:rPr>
            <w:rFonts w:ascii="Calibri" w:eastAsia="Calibri" w:hAnsi="Calibri" w:cs="Times New Roman"/>
            <w:lang w:val="en-US"/>
          </w:rPr>
          <w:tab/>
          <w:t>n "His tongue insistently presses its way forward, and I let it tease inside my mouth, sliding along my own."</w:t>
        </w:r>
      </w:ins>
    </w:p>
    <w:p w14:paraId="361A141A" w14:textId="77777777" w:rsidR="002709E2" w:rsidRPr="002709E2" w:rsidRDefault="002709E2" w:rsidP="002709E2">
      <w:pPr>
        <w:spacing w:line="600" w:lineRule="auto"/>
        <w:jc w:val="left"/>
        <w:rPr>
          <w:ins w:id="16420" w:author="UTENTE" w:date="2020-06-30T18:54:00Z"/>
          <w:rFonts w:ascii="Calibri" w:eastAsia="Calibri" w:hAnsi="Calibri" w:cs="Times New Roman"/>
          <w:lang w:val="en-US"/>
        </w:rPr>
      </w:pPr>
      <w:ins w:id="16421" w:author="UTENTE" w:date="2020-06-30T18:54:00Z">
        <w:r w:rsidRPr="002709E2">
          <w:rPr>
            <w:rFonts w:ascii="Calibri" w:eastAsia="Calibri" w:hAnsi="Calibri" w:cs="Times New Roman"/>
            <w:lang w:val="en-US"/>
          </w:rPr>
          <w:t>862.</w:t>
        </w:r>
        <w:r w:rsidRPr="002709E2">
          <w:rPr>
            <w:rFonts w:ascii="Calibri" w:eastAsia="Calibri" w:hAnsi="Calibri" w:cs="Times New Roman"/>
            <w:lang w:val="en-US"/>
          </w:rPr>
          <w:tab/>
          <w:t>n "There's a sweetly smoky taste on his breath, tingling my senses delightfully as our tongues dance and twirl together."</w:t>
        </w:r>
      </w:ins>
    </w:p>
    <w:p w14:paraId="2181FF04" w14:textId="77777777" w:rsidR="002709E2" w:rsidRPr="002709E2" w:rsidRDefault="002709E2" w:rsidP="002709E2">
      <w:pPr>
        <w:spacing w:line="600" w:lineRule="auto"/>
        <w:jc w:val="left"/>
        <w:rPr>
          <w:ins w:id="16422" w:author="UTENTE" w:date="2020-06-30T18:54:00Z"/>
          <w:rFonts w:ascii="Calibri" w:eastAsia="Calibri" w:hAnsi="Calibri" w:cs="Times New Roman"/>
          <w:lang w:val="en-US"/>
        </w:rPr>
      </w:pPr>
      <w:ins w:id="16423" w:author="UTENTE" w:date="2020-06-30T18:54:00Z">
        <w:r w:rsidRPr="002709E2">
          <w:rPr>
            <w:rFonts w:ascii="Calibri" w:eastAsia="Calibri" w:hAnsi="Calibri" w:cs="Times New Roman"/>
            <w:lang w:val="en-US"/>
          </w:rPr>
          <w:t>863.</w:t>
        </w:r>
        <w:r w:rsidRPr="002709E2">
          <w:rPr>
            <w:rFonts w:ascii="Calibri" w:eastAsia="Calibri" w:hAnsi="Calibri" w:cs="Times New Roman"/>
            <w:lang w:val="en-US"/>
          </w:rPr>
          <w:tab/>
          <w:t>mc "\"Dom…\""</w:t>
        </w:r>
      </w:ins>
    </w:p>
    <w:p w14:paraId="13210091" w14:textId="77777777" w:rsidR="002709E2" w:rsidRPr="002709E2" w:rsidRDefault="002709E2" w:rsidP="002709E2">
      <w:pPr>
        <w:spacing w:line="600" w:lineRule="auto"/>
        <w:jc w:val="left"/>
        <w:rPr>
          <w:ins w:id="16424" w:author="UTENTE" w:date="2020-06-30T18:54:00Z"/>
          <w:rFonts w:ascii="Calibri" w:eastAsia="Calibri" w:hAnsi="Calibri" w:cs="Times New Roman"/>
          <w:lang w:val="en-US"/>
        </w:rPr>
      </w:pPr>
      <w:ins w:id="16425" w:author="UTENTE" w:date="2020-06-30T18:54:00Z">
        <w:r w:rsidRPr="002709E2">
          <w:rPr>
            <w:rFonts w:ascii="Calibri" w:eastAsia="Calibri" w:hAnsi="Calibri" w:cs="Times New Roman"/>
            <w:lang w:val="en-US"/>
          </w:rPr>
          <w:t>864.</w:t>
        </w:r>
        <w:r w:rsidRPr="002709E2">
          <w:rPr>
            <w:rFonts w:ascii="Calibri" w:eastAsia="Calibri" w:hAnsi="Calibri" w:cs="Times New Roman"/>
            <w:lang w:val="en-US"/>
          </w:rPr>
          <w:tab/>
          <w:t>n "I let out a soft whimper when his hand slips under my shirt, drifting across my skin."</w:t>
        </w:r>
      </w:ins>
    </w:p>
    <w:p w14:paraId="741F726B" w14:textId="77777777" w:rsidR="002709E2" w:rsidRPr="002709E2" w:rsidRDefault="002709E2" w:rsidP="002709E2">
      <w:pPr>
        <w:spacing w:line="600" w:lineRule="auto"/>
        <w:jc w:val="left"/>
        <w:rPr>
          <w:ins w:id="16426" w:author="UTENTE" w:date="2020-06-30T18:54:00Z"/>
          <w:rFonts w:ascii="Calibri" w:eastAsia="Calibri" w:hAnsi="Calibri" w:cs="Times New Roman"/>
          <w:lang w:val="en-US"/>
        </w:rPr>
      </w:pPr>
      <w:ins w:id="16427" w:author="UTENTE" w:date="2020-06-30T18:54:00Z">
        <w:r w:rsidRPr="002709E2">
          <w:rPr>
            <w:rFonts w:ascii="Calibri" w:eastAsia="Calibri" w:hAnsi="Calibri" w:cs="Times New Roman"/>
            <w:lang w:val="en-US"/>
          </w:rPr>
          <w:t>865.</w:t>
        </w:r>
        <w:r w:rsidRPr="002709E2">
          <w:rPr>
            <w:rFonts w:ascii="Calibri" w:eastAsia="Calibri" w:hAnsi="Calibri" w:cs="Times New Roman"/>
            <w:lang w:val="en-US"/>
          </w:rPr>
          <w:tab/>
          <w:t>n "When he captures my bottom lip between his fangs and playfully nips it, a delicious tingle shoots down my spine, and I clutch onto him tighter."</w:t>
        </w:r>
      </w:ins>
    </w:p>
    <w:p w14:paraId="75757877" w14:textId="77777777" w:rsidR="002709E2" w:rsidRPr="002709E2" w:rsidRDefault="002709E2" w:rsidP="002709E2">
      <w:pPr>
        <w:spacing w:line="600" w:lineRule="auto"/>
        <w:jc w:val="left"/>
        <w:rPr>
          <w:ins w:id="16428" w:author="UTENTE" w:date="2020-06-30T18:54:00Z"/>
          <w:rFonts w:ascii="Calibri" w:eastAsia="Calibri" w:hAnsi="Calibri" w:cs="Times New Roman"/>
          <w:lang w:val="en-US"/>
        </w:rPr>
      </w:pPr>
      <w:ins w:id="16429" w:author="UTENTE" w:date="2020-06-30T18:54:00Z">
        <w:r w:rsidRPr="002709E2">
          <w:rPr>
            <w:rFonts w:ascii="Calibri" w:eastAsia="Calibri" w:hAnsi="Calibri" w:cs="Times New Roman"/>
            <w:lang w:val="en-US"/>
          </w:rPr>
          <w:t>866.</w:t>
        </w:r>
        <w:r w:rsidRPr="002709E2">
          <w:rPr>
            <w:rFonts w:ascii="Calibri" w:eastAsia="Calibri" w:hAnsi="Calibri" w:cs="Times New Roman"/>
            <w:lang w:val="en-US"/>
          </w:rPr>
          <w:tab/>
          <w:t>n "In those beautifully clear blue eyes, there's a heated glimmer that watches me longingly."</w:t>
        </w:r>
      </w:ins>
    </w:p>
    <w:p w14:paraId="369B6857" w14:textId="77777777" w:rsidR="002709E2" w:rsidRPr="002709E2" w:rsidRDefault="002709E2" w:rsidP="002709E2">
      <w:pPr>
        <w:spacing w:line="600" w:lineRule="auto"/>
        <w:jc w:val="left"/>
        <w:rPr>
          <w:ins w:id="16430" w:author="UTENTE" w:date="2020-06-30T18:54:00Z"/>
          <w:rFonts w:ascii="Calibri" w:eastAsia="Calibri" w:hAnsi="Calibri" w:cs="Times New Roman"/>
          <w:lang w:val="en-US"/>
        </w:rPr>
      </w:pPr>
      <w:ins w:id="16431" w:author="UTENTE" w:date="2020-06-30T18:54:00Z">
        <w:r w:rsidRPr="002709E2">
          <w:rPr>
            <w:rFonts w:ascii="Calibri" w:eastAsia="Calibri" w:hAnsi="Calibri" w:cs="Times New Roman"/>
            <w:lang w:val="en-US"/>
          </w:rPr>
          <w:t>867.</w:t>
        </w:r>
        <w:r w:rsidRPr="002709E2">
          <w:rPr>
            <w:rFonts w:ascii="Calibri" w:eastAsia="Calibri" w:hAnsi="Calibri" w:cs="Times New Roman"/>
            <w:lang w:val="en-US"/>
          </w:rPr>
          <w:tab/>
          <w:t>n "If only that gaze was fixed on me forever."</w:t>
        </w:r>
      </w:ins>
    </w:p>
    <w:p w14:paraId="02FE95DF" w14:textId="77777777" w:rsidR="002709E2" w:rsidRPr="002709E2" w:rsidRDefault="002709E2" w:rsidP="002709E2">
      <w:pPr>
        <w:spacing w:line="600" w:lineRule="auto"/>
        <w:jc w:val="left"/>
        <w:rPr>
          <w:ins w:id="16432" w:author="UTENTE" w:date="2020-06-30T18:54:00Z"/>
          <w:rFonts w:ascii="Calibri" w:eastAsia="Calibri" w:hAnsi="Calibri" w:cs="Times New Roman"/>
          <w:lang w:val="en-US"/>
        </w:rPr>
      </w:pPr>
      <w:ins w:id="16433" w:author="UTENTE" w:date="2020-06-30T18:54:00Z">
        <w:r w:rsidRPr="002709E2">
          <w:rPr>
            <w:rFonts w:ascii="Calibri" w:eastAsia="Calibri" w:hAnsi="Calibri" w:cs="Times New Roman"/>
            <w:lang w:val="en-US"/>
          </w:rPr>
          <w:t>868.</w:t>
        </w:r>
        <w:r w:rsidRPr="002709E2">
          <w:rPr>
            <w:rFonts w:ascii="Calibri" w:eastAsia="Calibri" w:hAnsi="Calibri" w:cs="Times New Roman"/>
            <w:lang w:val="en-US"/>
          </w:rPr>
          <w:tab/>
          <w:t>d "\"You're so warm… every inch of you…\""</w:t>
        </w:r>
      </w:ins>
    </w:p>
    <w:p w14:paraId="7BC82B54" w14:textId="77777777" w:rsidR="002709E2" w:rsidRPr="002709E2" w:rsidRDefault="002709E2" w:rsidP="002709E2">
      <w:pPr>
        <w:spacing w:line="600" w:lineRule="auto"/>
        <w:jc w:val="left"/>
        <w:rPr>
          <w:ins w:id="16434" w:author="UTENTE" w:date="2020-06-30T18:54:00Z"/>
          <w:rFonts w:ascii="Calibri" w:eastAsia="Calibri" w:hAnsi="Calibri" w:cs="Times New Roman"/>
          <w:lang w:val="en-US"/>
        </w:rPr>
      </w:pPr>
      <w:ins w:id="16435" w:author="UTENTE" w:date="2020-06-30T18:54:00Z">
        <w:r w:rsidRPr="002709E2">
          <w:rPr>
            <w:rFonts w:ascii="Calibri" w:eastAsia="Calibri" w:hAnsi="Calibri" w:cs="Times New Roman"/>
            <w:lang w:val="en-US"/>
          </w:rPr>
          <w:t>869.</w:t>
        </w:r>
        <w:r w:rsidRPr="002709E2">
          <w:rPr>
            <w:rFonts w:ascii="Calibri" w:eastAsia="Calibri" w:hAnsi="Calibri" w:cs="Times New Roman"/>
            <w:lang w:val="en-US"/>
          </w:rPr>
          <w:tab/>
          <w:t>n "He purrs out with a mixture of awe and delight, his cool fingers tracing up and down my spine."</w:t>
        </w:r>
      </w:ins>
    </w:p>
    <w:p w14:paraId="493332DF" w14:textId="77777777" w:rsidR="002709E2" w:rsidRPr="002709E2" w:rsidRDefault="002709E2" w:rsidP="002709E2">
      <w:pPr>
        <w:spacing w:line="600" w:lineRule="auto"/>
        <w:jc w:val="left"/>
        <w:rPr>
          <w:ins w:id="16436" w:author="UTENTE" w:date="2020-06-30T18:54:00Z"/>
          <w:rFonts w:ascii="Calibri" w:eastAsia="Calibri" w:hAnsi="Calibri" w:cs="Times New Roman"/>
          <w:lang w:val="en-US"/>
        </w:rPr>
      </w:pPr>
      <w:ins w:id="16437" w:author="UTENTE" w:date="2020-06-30T18:54:00Z">
        <w:r w:rsidRPr="002709E2">
          <w:rPr>
            <w:rFonts w:ascii="Calibri" w:eastAsia="Calibri" w:hAnsi="Calibri" w:cs="Times New Roman"/>
            <w:lang w:val="en-US"/>
          </w:rPr>
          <w:t>870.</w:t>
        </w:r>
        <w:r w:rsidRPr="002709E2">
          <w:rPr>
            <w:rFonts w:ascii="Calibri" w:eastAsia="Calibri" w:hAnsi="Calibri" w:cs="Times New Roman"/>
            <w:lang w:val="en-US"/>
          </w:rPr>
          <w:tab/>
          <w:t>n "They explore all the curves and dips of my body, teasing around my hips, slipping around to my chest." </w:t>
        </w:r>
        <w:r w:rsidRPr="002709E2">
          <w:rPr>
            <w:rFonts w:ascii="Calibri" w:eastAsia="Calibri" w:hAnsi="Calibri" w:cs="Times New Roman"/>
            <w:lang w:val="en-US"/>
          </w:rPr>
          <w:br w:type="page"/>
        </w:r>
      </w:ins>
    </w:p>
    <w:p w14:paraId="4C33816F" w14:textId="77777777" w:rsidR="002709E2" w:rsidRPr="002709E2" w:rsidRDefault="002709E2" w:rsidP="002709E2">
      <w:pPr>
        <w:spacing w:line="600" w:lineRule="auto"/>
        <w:jc w:val="left"/>
        <w:rPr>
          <w:ins w:id="16438" w:author="UTENTE" w:date="2020-06-30T18:54:00Z"/>
          <w:rFonts w:ascii="Calibri" w:eastAsia="Calibri" w:hAnsi="Calibri" w:cs="Times New Roman"/>
        </w:rPr>
      </w:pPr>
      <w:ins w:id="16439" w:author="UTENTE" w:date="2020-06-30T18:54:00Z">
        <w:r w:rsidRPr="002709E2">
          <w:rPr>
            <w:rFonts w:ascii="Calibri" w:eastAsia="Calibri" w:hAnsi="Calibri" w:cs="Times New Roman"/>
          </w:rPr>
          <w:lastRenderedPageBreak/>
          <w:t>859.</w:t>
        </w:r>
        <w:r w:rsidRPr="002709E2">
          <w:rPr>
            <w:rFonts w:ascii="Calibri" w:eastAsia="Calibri" w:hAnsi="Calibri" w:cs="Times New Roman"/>
          </w:rPr>
          <w:tab/>
          <w:t>d "\"Il tuo profumo, la tua gentilezza, il tuo bel visino… tutto.\""</w:t>
        </w:r>
      </w:ins>
    </w:p>
    <w:p w14:paraId="6EF952CB" w14:textId="77777777" w:rsidR="002709E2" w:rsidRPr="002709E2" w:rsidRDefault="002709E2" w:rsidP="002709E2">
      <w:pPr>
        <w:spacing w:line="600" w:lineRule="auto"/>
        <w:jc w:val="left"/>
        <w:rPr>
          <w:ins w:id="16440" w:author="UTENTE" w:date="2020-06-30T18:54:00Z"/>
          <w:rFonts w:ascii="Calibri" w:eastAsia="Calibri" w:hAnsi="Calibri" w:cs="Times New Roman"/>
        </w:rPr>
      </w:pPr>
      <w:ins w:id="16441" w:author="UTENTE" w:date="2020-06-30T18:54:00Z">
        <w:r w:rsidRPr="002709E2">
          <w:rPr>
            <w:rFonts w:ascii="Calibri" w:eastAsia="Calibri" w:hAnsi="Calibri" w:cs="Times New Roman"/>
          </w:rPr>
          <w:t>860.</w:t>
        </w:r>
        <w:r w:rsidRPr="002709E2">
          <w:rPr>
            <w:rFonts w:ascii="Calibri" w:eastAsia="Calibri" w:hAnsi="Calibri" w:cs="Times New Roman"/>
          </w:rPr>
          <w:tab/>
          <w:t>n "Dom sussurra quelle parole a bassa voce contro la mia pelle, sigillando sulle mie labbra un altro bacio rovente e avido."</w:t>
        </w:r>
      </w:ins>
    </w:p>
    <w:p w14:paraId="6DEA1CEB" w14:textId="77777777" w:rsidR="002709E2" w:rsidRPr="002709E2" w:rsidRDefault="002709E2" w:rsidP="002709E2">
      <w:pPr>
        <w:spacing w:line="600" w:lineRule="auto"/>
        <w:jc w:val="left"/>
        <w:rPr>
          <w:ins w:id="16442" w:author="UTENTE" w:date="2020-06-30T18:54:00Z"/>
          <w:rFonts w:ascii="Calibri" w:eastAsia="Calibri" w:hAnsi="Calibri" w:cs="Times New Roman"/>
        </w:rPr>
      </w:pPr>
      <w:ins w:id="16443" w:author="UTENTE" w:date="2020-06-30T18:54:00Z">
        <w:r w:rsidRPr="002709E2">
          <w:rPr>
            <w:rFonts w:ascii="Calibri" w:eastAsia="Calibri" w:hAnsi="Calibri" w:cs="Times New Roman"/>
          </w:rPr>
          <w:t>861.</w:t>
        </w:r>
        <w:r w:rsidRPr="002709E2">
          <w:rPr>
            <w:rFonts w:ascii="Calibri" w:eastAsia="Calibri" w:hAnsi="Calibri" w:cs="Times New Roman"/>
          </w:rPr>
          <w:tab/>
          <w:t>n "La sua lingua continua a premere insistentemente per entrare e la lascio scivolare e giocare nella mia bocca."</w:t>
        </w:r>
      </w:ins>
    </w:p>
    <w:p w14:paraId="49646838" w14:textId="77777777" w:rsidR="002709E2" w:rsidRPr="002709E2" w:rsidRDefault="002709E2" w:rsidP="002709E2">
      <w:pPr>
        <w:spacing w:line="600" w:lineRule="auto"/>
        <w:jc w:val="left"/>
        <w:rPr>
          <w:ins w:id="16444" w:author="UTENTE" w:date="2020-06-30T18:54:00Z"/>
          <w:rFonts w:ascii="Calibri" w:eastAsia="Calibri" w:hAnsi="Calibri" w:cs="Times New Roman"/>
        </w:rPr>
      </w:pPr>
      <w:ins w:id="16445" w:author="UTENTE" w:date="2020-06-30T18:54:00Z">
        <w:r w:rsidRPr="002709E2">
          <w:rPr>
            <w:rFonts w:ascii="Calibri" w:eastAsia="Calibri" w:hAnsi="Calibri" w:cs="Times New Roman"/>
          </w:rPr>
          <w:t>862.</w:t>
        </w:r>
        <w:r w:rsidRPr="002709E2">
          <w:rPr>
            <w:rFonts w:ascii="Calibri" w:eastAsia="Calibri" w:hAnsi="Calibri" w:cs="Times New Roman"/>
          </w:rPr>
          <w:tab/>
          <w:t>n "Il suo respiro ha un sapore dolciastro e affumicato e la cosa mi solletica piacevolmente i sensi mentre le nostre lingue danzano e vorticano insieme."</w:t>
        </w:r>
      </w:ins>
    </w:p>
    <w:p w14:paraId="2BFF0822" w14:textId="77777777" w:rsidR="002709E2" w:rsidRPr="002709E2" w:rsidRDefault="002709E2" w:rsidP="002709E2">
      <w:pPr>
        <w:spacing w:line="600" w:lineRule="auto"/>
        <w:jc w:val="left"/>
        <w:rPr>
          <w:ins w:id="16446" w:author="UTENTE" w:date="2020-06-30T18:54:00Z"/>
          <w:rFonts w:ascii="Calibri" w:eastAsia="Calibri" w:hAnsi="Calibri" w:cs="Times New Roman"/>
        </w:rPr>
      </w:pPr>
      <w:ins w:id="16447" w:author="UTENTE" w:date="2020-06-30T18:54:00Z">
        <w:r w:rsidRPr="002709E2">
          <w:rPr>
            <w:rFonts w:ascii="Calibri" w:eastAsia="Calibri" w:hAnsi="Calibri" w:cs="Times New Roman"/>
          </w:rPr>
          <w:t>863.</w:t>
        </w:r>
        <w:r w:rsidRPr="002709E2">
          <w:rPr>
            <w:rFonts w:ascii="Calibri" w:eastAsia="Calibri" w:hAnsi="Calibri" w:cs="Times New Roman"/>
          </w:rPr>
          <w:tab/>
          <w:t>mc "\"Dom…\""</w:t>
        </w:r>
      </w:ins>
    </w:p>
    <w:p w14:paraId="71E7C762" w14:textId="77777777" w:rsidR="002709E2" w:rsidRPr="002709E2" w:rsidRDefault="002709E2" w:rsidP="002709E2">
      <w:pPr>
        <w:spacing w:line="600" w:lineRule="auto"/>
        <w:jc w:val="left"/>
        <w:rPr>
          <w:ins w:id="16448" w:author="UTENTE" w:date="2020-06-30T18:54:00Z"/>
          <w:rFonts w:ascii="Calibri" w:eastAsia="Calibri" w:hAnsi="Calibri" w:cs="Times New Roman"/>
        </w:rPr>
      </w:pPr>
      <w:ins w:id="16449" w:author="UTENTE" w:date="2020-06-30T18:54:00Z">
        <w:r w:rsidRPr="002709E2">
          <w:rPr>
            <w:rFonts w:ascii="Calibri" w:eastAsia="Calibri" w:hAnsi="Calibri" w:cs="Times New Roman"/>
          </w:rPr>
          <w:t>864.</w:t>
        </w:r>
        <w:r w:rsidRPr="002709E2">
          <w:rPr>
            <w:rFonts w:ascii="Calibri" w:eastAsia="Calibri" w:hAnsi="Calibri" w:cs="Times New Roman"/>
          </w:rPr>
          <w:tab/>
          <w:t>n "Mi lascio scappare un tenero piagnucolio mentre fa scivolare una mano sotto la mia maglietta, accarezzandomi la pelle."</w:t>
        </w:r>
      </w:ins>
    </w:p>
    <w:p w14:paraId="63D8DBEE" w14:textId="77777777" w:rsidR="002709E2" w:rsidRPr="002709E2" w:rsidRDefault="002709E2" w:rsidP="002709E2">
      <w:pPr>
        <w:spacing w:line="600" w:lineRule="auto"/>
        <w:jc w:val="left"/>
        <w:rPr>
          <w:ins w:id="16450" w:author="UTENTE" w:date="2020-06-30T18:54:00Z"/>
          <w:rFonts w:ascii="Calibri" w:eastAsia="Calibri" w:hAnsi="Calibri" w:cs="Times New Roman"/>
        </w:rPr>
      </w:pPr>
      <w:ins w:id="16451" w:author="UTENTE" w:date="2020-06-30T18:54:00Z">
        <w:r w:rsidRPr="002709E2">
          <w:rPr>
            <w:rFonts w:ascii="Calibri" w:eastAsia="Calibri" w:hAnsi="Calibri" w:cs="Times New Roman"/>
          </w:rPr>
          <w:t>865.</w:t>
        </w:r>
        <w:r w:rsidRPr="002709E2">
          <w:rPr>
            <w:rFonts w:ascii="Calibri" w:eastAsia="Calibri" w:hAnsi="Calibri" w:cs="Times New Roman"/>
          </w:rPr>
          <w:tab/>
          <w:t>n "Quando cattura il mio labbro fra i suoi canini e inizia a succhiarlo, un brivido meraviglioso mi scorre lungo la schiena e mi aggrappo a lui ancora più forte."</w:t>
        </w:r>
      </w:ins>
    </w:p>
    <w:p w14:paraId="117A37DE" w14:textId="77777777" w:rsidR="002709E2" w:rsidRPr="002709E2" w:rsidRDefault="002709E2" w:rsidP="002709E2">
      <w:pPr>
        <w:spacing w:line="600" w:lineRule="auto"/>
        <w:jc w:val="left"/>
        <w:rPr>
          <w:ins w:id="16452" w:author="UTENTE" w:date="2020-06-30T18:54:00Z"/>
          <w:rFonts w:ascii="Calibri" w:eastAsia="Calibri" w:hAnsi="Calibri" w:cs="Times New Roman"/>
        </w:rPr>
      </w:pPr>
      <w:ins w:id="16453" w:author="UTENTE" w:date="2020-06-30T18:54:00Z">
        <w:r w:rsidRPr="002709E2">
          <w:rPr>
            <w:rFonts w:ascii="Calibri" w:eastAsia="Calibri" w:hAnsi="Calibri" w:cs="Times New Roman"/>
          </w:rPr>
          <w:t>866.</w:t>
        </w:r>
        <w:r w:rsidRPr="002709E2">
          <w:rPr>
            <w:rFonts w:ascii="Calibri" w:eastAsia="Calibri" w:hAnsi="Calibri" w:cs="Times New Roman"/>
          </w:rPr>
          <w:tab/>
          <w:t>n "In quei bellissimi occhi blu, c'è un bagliore di passione che mi osserva desideroso."</w:t>
        </w:r>
      </w:ins>
    </w:p>
    <w:p w14:paraId="18BE0389" w14:textId="77777777" w:rsidR="002709E2" w:rsidRPr="002709E2" w:rsidRDefault="002709E2" w:rsidP="002709E2">
      <w:pPr>
        <w:spacing w:line="600" w:lineRule="auto"/>
        <w:jc w:val="left"/>
        <w:rPr>
          <w:ins w:id="16454" w:author="UTENTE" w:date="2020-06-30T18:54:00Z"/>
          <w:rFonts w:ascii="Calibri" w:eastAsia="Calibri" w:hAnsi="Calibri" w:cs="Times New Roman"/>
        </w:rPr>
      </w:pPr>
      <w:ins w:id="16455" w:author="UTENTE" w:date="2020-06-30T18:54:00Z">
        <w:r w:rsidRPr="002709E2">
          <w:rPr>
            <w:rFonts w:ascii="Calibri" w:eastAsia="Calibri" w:hAnsi="Calibri" w:cs="Times New Roman"/>
          </w:rPr>
          <w:t>867.</w:t>
        </w:r>
        <w:r w:rsidRPr="002709E2">
          <w:rPr>
            <w:rFonts w:ascii="Calibri" w:eastAsia="Calibri" w:hAnsi="Calibri" w:cs="Times New Roman"/>
          </w:rPr>
          <w:tab/>
          <w:t>n "Se solo quello sguardo fosse fisso su di me per sempre."</w:t>
        </w:r>
      </w:ins>
    </w:p>
    <w:p w14:paraId="4C9A67F9" w14:textId="77777777" w:rsidR="002709E2" w:rsidRPr="002709E2" w:rsidRDefault="002709E2" w:rsidP="002709E2">
      <w:pPr>
        <w:spacing w:line="600" w:lineRule="auto"/>
        <w:jc w:val="left"/>
        <w:rPr>
          <w:ins w:id="16456" w:author="UTENTE" w:date="2020-06-30T18:54:00Z"/>
          <w:rFonts w:ascii="Calibri" w:eastAsia="Calibri" w:hAnsi="Calibri" w:cs="Times New Roman"/>
        </w:rPr>
      </w:pPr>
      <w:ins w:id="16457" w:author="UTENTE" w:date="2020-06-30T18:54:00Z">
        <w:r w:rsidRPr="002709E2">
          <w:rPr>
            <w:rFonts w:ascii="Calibri" w:eastAsia="Calibri" w:hAnsi="Calibri" w:cs="Times New Roman"/>
          </w:rPr>
          <w:t>868.</w:t>
        </w:r>
        <w:r w:rsidRPr="002709E2">
          <w:rPr>
            <w:rFonts w:ascii="Calibri" w:eastAsia="Calibri" w:hAnsi="Calibri" w:cs="Times New Roman"/>
          </w:rPr>
          <w:tab/>
          <w:t>d "\"Sei così caldo… ogni centimetro del tuo corpo…\""</w:t>
        </w:r>
      </w:ins>
    </w:p>
    <w:p w14:paraId="5A93A70E" w14:textId="77777777" w:rsidR="002709E2" w:rsidRPr="002709E2" w:rsidRDefault="002709E2" w:rsidP="002709E2">
      <w:pPr>
        <w:spacing w:line="600" w:lineRule="auto"/>
        <w:jc w:val="left"/>
        <w:rPr>
          <w:ins w:id="16458" w:author="UTENTE" w:date="2020-06-30T18:54:00Z"/>
          <w:rFonts w:ascii="Calibri" w:eastAsia="Calibri" w:hAnsi="Calibri" w:cs="Times New Roman"/>
        </w:rPr>
      </w:pPr>
      <w:ins w:id="16459" w:author="UTENTE" w:date="2020-06-30T18:54:00Z">
        <w:r w:rsidRPr="002709E2">
          <w:rPr>
            <w:rFonts w:ascii="Calibri" w:eastAsia="Calibri" w:hAnsi="Calibri" w:cs="Times New Roman"/>
          </w:rPr>
          <w:t>869.</w:t>
        </w:r>
        <w:r w:rsidRPr="002709E2">
          <w:rPr>
            <w:rFonts w:ascii="Calibri" w:eastAsia="Calibri" w:hAnsi="Calibri" w:cs="Times New Roman"/>
          </w:rPr>
          <w:tab/>
          <w:t>n "Sussurra con un misto di sorpresa e piacere, le sue dita fredde percorrono su e giù la mia schiena."</w:t>
        </w:r>
      </w:ins>
    </w:p>
    <w:p w14:paraId="6D7C97A1" w14:textId="77777777" w:rsidR="002709E2" w:rsidRPr="002709E2" w:rsidRDefault="002709E2" w:rsidP="002709E2">
      <w:pPr>
        <w:spacing w:line="600" w:lineRule="auto"/>
        <w:jc w:val="left"/>
        <w:rPr>
          <w:ins w:id="16460" w:author="UTENTE" w:date="2020-06-30T18:54:00Z"/>
          <w:rFonts w:ascii="Calibri" w:eastAsia="Calibri" w:hAnsi="Calibri" w:cs="Times New Roman"/>
        </w:rPr>
      </w:pPr>
      <w:ins w:id="16461" w:author="UTENTE" w:date="2020-06-30T18:54:00Z">
        <w:r w:rsidRPr="002709E2">
          <w:rPr>
            <w:rFonts w:ascii="Calibri" w:eastAsia="Calibri" w:hAnsi="Calibri" w:cs="Times New Roman"/>
          </w:rPr>
          <w:t>870.</w:t>
        </w:r>
        <w:r w:rsidRPr="002709E2">
          <w:rPr>
            <w:rFonts w:ascii="Calibri" w:eastAsia="Calibri" w:hAnsi="Calibri" w:cs="Times New Roman"/>
          </w:rPr>
          <w:tab/>
          <w:t>n "Esplorando tutte le curve e le fossette del mio corpo, stuzzicandomi i fianchi e scivolando sul mio petto."</w:t>
        </w:r>
        <w:r w:rsidRPr="002709E2">
          <w:rPr>
            <w:rFonts w:ascii="Calibri" w:eastAsia="Calibri" w:hAnsi="Calibri" w:cs="Times New Roman"/>
          </w:rPr>
          <w:br w:type="page"/>
        </w:r>
      </w:ins>
    </w:p>
    <w:p w14:paraId="5FD1E9A2" w14:textId="77777777" w:rsidR="002709E2" w:rsidRPr="002709E2" w:rsidRDefault="002709E2" w:rsidP="002709E2">
      <w:pPr>
        <w:spacing w:line="600" w:lineRule="auto"/>
        <w:jc w:val="left"/>
        <w:rPr>
          <w:ins w:id="16462" w:author="UTENTE" w:date="2020-06-30T18:54:00Z"/>
          <w:rFonts w:ascii="Calibri" w:eastAsia="Calibri" w:hAnsi="Calibri" w:cs="Times New Roman"/>
          <w:lang w:val="en-US"/>
        </w:rPr>
      </w:pPr>
      <w:ins w:id="16463" w:author="UTENTE" w:date="2020-06-30T18:54:00Z">
        <w:r w:rsidRPr="002709E2">
          <w:rPr>
            <w:rFonts w:ascii="Calibri" w:eastAsia="Calibri" w:hAnsi="Calibri" w:cs="Times New Roman"/>
            <w:lang w:val="en-US"/>
          </w:rPr>
          <w:lastRenderedPageBreak/>
          <w:t>871.</w:t>
        </w:r>
        <w:r w:rsidRPr="002709E2">
          <w:rPr>
            <w:rFonts w:ascii="Calibri" w:eastAsia="Calibri" w:hAnsi="Calibri" w:cs="Times New Roman"/>
            <w:lang w:val="en-US"/>
          </w:rPr>
          <w:tab/>
          <w:t>mc "\"Nnh… a-ah…\""</w:t>
        </w:r>
      </w:ins>
    </w:p>
    <w:p w14:paraId="12FCC64B" w14:textId="77777777" w:rsidR="002709E2" w:rsidRPr="002709E2" w:rsidRDefault="002709E2" w:rsidP="002709E2">
      <w:pPr>
        <w:spacing w:line="600" w:lineRule="auto"/>
        <w:jc w:val="left"/>
        <w:rPr>
          <w:ins w:id="16464" w:author="UTENTE" w:date="2020-06-30T18:54:00Z"/>
          <w:rFonts w:ascii="Calibri" w:eastAsia="Calibri" w:hAnsi="Calibri" w:cs="Times New Roman"/>
          <w:lang w:val="en-US"/>
        </w:rPr>
      </w:pPr>
      <w:ins w:id="16465" w:author="UTENTE" w:date="2020-06-30T18:54:00Z">
        <w:r w:rsidRPr="002709E2">
          <w:rPr>
            <w:rFonts w:ascii="Calibri" w:eastAsia="Calibri" w:hAnsi="Calibri" w:cs="Times New Roman"/>
            <w:lang w:val="en-US"/>
          </w:rPr>
          <w:t>872.</w:t>
        </w:r>
        <w:r w:rsidRPr="002709E2">
          <w:rPr>
            <w:rFonts w:ascii="Calibri" w:eastAsia="Calibri" w:hAnsi="Calibri" w:cs="Times New Roman"/>
            <w:lang w:val="en-US"/>
          </w:rPr>
          <w:tab/>
          <w:t>mc "\"Well… what good is body heat if there's… no one to share it with?\""</w:t>
        </w:r>
      </w:ins>
    </w:p>
    <w:p w14:paraId="064FE7F1" w14:textId="77777777" w:rsidR="002709E2" w:rsidRPr="002709E2" w:rsidRDefault="002709E2" w:rsidP="002709E2">
      <w:pPr>
        <w:spacing w:line="600" w:lineRule="auto"/>
        <w:jc w:val="left"/>
        <w:rPr>
          <w:ins w:id="16466" w:author="UTENTE" w:date="2020-06-30T18:54:00Z"/>
          <w:rFonts w:ascii="Calibri" w:eastAsia="Calibri" w:hAnsi="Calibri" w:cs="Times New Roman"/>
          <w:lang w:val="en-US"/>
        </w:rPr>
      </w:pPr>
      <w:ins w:id="16467" w:author="UTENTE" w:date="2020-06-30T18:54:00Z">
        <w:r w:rsidRPr="002709E2">
          <w:rPr>
            <w:rFonts w:ascii="Calibri" w:eastAsia="Calibri" w:hAnsi="Calibri" w:cs="Times New Roman"/>
            <w:lang w:val="en-US"/>
          </w:rPr>
          <w:t>873.</w:t>
        </w:r>
        <w:r w:rsidRPr="002709E2">
          <w:rPr>
            <w:rFonts w:ascii="Calibri" w:eastAsia="Calibri" w:hAnsi="Calibri" w:cs="Times New Roman"/>
            <w:lang w:val="en-US"/>
          </w:rPr>
          <w:tab/>
          <w:t>n "I close my eyes, drowning in the sweetness of his tongue tracing the corners of my lips, while those large, gentle hands caress my entire figure."</w:t>
        </w:r>
      </w:ins>
    </w:p>
    <w:p w14:paraId="4281C0F9" w14:textId="77777777" w:rsidR="002709E2" w:rsidRPr="002709E2" w:rsidRDefault="002709E2" w:rsidP="002709E2">
      <w:pPr>
        <w:spacing w:line="600" w:lineRule="auto"/>
        <w:jc w:val="left"/>
        <w:rPr>
          <w:ins w:id="16468" w:author="UTENTE" w:date="2020-06-30T18:54:00Z"/>
          <w:rFonts w:ascii="Calibri" w:eastAsia="Calibri" w:hAnsi="Calibri" w:cs="Times New Roman"/>
          <w:lang w:val="en-US"/>
        </w:rPr>
      </w:pPr>
      <w:ins w:id="16469" w:author="UTENTE" w:date="2020-06-30T18:54:00Z">
        <w:r w:rsidRPr="002709E2">
          <w:rPr>
            <w:rFonts w:ascii="Calibri" w:eastAsia="Calibri" w:hAnsi="Calibri" w:cs="Times New Roman"/>
            <w:lang w:val="en-US"/>
          </w:rPr>
          <w:t>874.</w:t>
        </w:r>
        <w:r w:rsidRPr="002709E2">
          <w:rPr>
            <w:rFonts w:ascii="Calibri" w:eastAsia="Calibri" w:hAnsi="Calibri" w:cs="Times New Roman"/>
            <w:lang w:val="en-US"/>
          </w:rPr>
          <w:tab/>
          <w:t>n "This rush of excitement –"</w:t>
        </w:r>
      </w:ins>
    </w:p>
    <w:p w14:paraId="06D4E1AF" w14:textId="77777777" w:rsidR="002709E2" w:rsidRPr="002709E2" w:rsidRDefault="002709E2" w:rsidP="002709E2">
      <w:pPr>
        <w:spacing w:line="600" w:lineRule="auto"/>
        <w:jc w:val="left"/>
        <w:rPr>
          <w:ins w:id="16470" w:author="UTENTE" w:date="2020-06-30T18:54:00Z"/>
          <w:rFonts w:ascii="Calibri" w:eastAsia="Calibri" w:hAnsi="Calibri" w:cs="Times New Roman"/>
          <w:lang w:val="en-US"/>
        </w:rPr>
      </w:pPr>
      <w:ins w:id="16471" w:author="UTENTE" w:date="2020-06-30T18:54:00Z">
        <w:r w:rsidRPr="002709E2">
          <w:rPr>
            <w:rFonts w:ascii="Calibri" w:eastAsia="Calibri" w:hAnsi="Calibri" w:cs="Times New Roman"/>
            <w:lang w:val="en-US"/>
          </w:rPr>
          <w:t>875.</w:t>
        </w:r>
        <w:r w:rsidRPr="002709E2">
          <w:rPr>
            <w:rFonts w:ascii="Calibri" w:eastAsia="Calibri" w:hAnsi="Calibri" w:cs="Times New Roman"/>
            <w:lang w:val="en-US"/>
          </w:rPr>
          <w:tab/>
          <w:t>extend " it's not just from physical stimulation."</w:t>
        </w:r>
      </w:ins>
    </w:p>
    <w:p w14:paraId="2FE2A628" w14:textId="77777777" w:rsidR="002709E2" w:rsidRPr="002709E2" w:rsidRDefault="002709E2" w:rsidP="002709E2">
      <w:pPr>
        <w:spacing w:line="600" w:lineRule="auto"/>
        <w:jc w:val="left"/>
        <w:rPr>
          <w:ins w:id="16472" w:author="UTENTE" w:date="2020-06-30T18:54:00Z"/>
          <w:rFonts w:ascii="Calibri" w:eastAsia="Calibri" w:hAnsi="Calibri" w:cs="Times New Roman"/>
          <w:lang w:val="en-US"/>
        </w:rPr>
      </w:pPr>
      <w:ins w:id="16473" w:author="UTENTE" w:date="2020-06-30T18:54:00Z">
        <w:r w:rsidRPr="002709E2">
          <w:rPr>
            <w:rFonts w:ascii="Calibri" w:eastAsia="Calibri" w:hAnsi="Calibri" w:cs="Times New Roman"/>
            <w:lang w:val="en-US"/>
          </w:rPr>
          <w:t>876.</w:t>
        </w:r>
        <w:r w:rsidRPr="002709E2">
          <w:rPr>
            <w:rFonts w:ascii="Calibri" w:eastAsia="Calibri" w:hAnsi="Calibri" w:cs="Times New Roman"/>
            <w:lang w:val="en-US"/>
          </w:rPr>
          <w:tab/>
          <w:t>n "It's a deep and comforting warmth, as if every ounce of tension's gone from my body."</w:t>
        </w:r>
      </w:ins>
    </w:p>
    <w:p w14:paraId="250D0D1F" w14:textId="77777777" w:rsidR="002709E2" w:rsidRPr="002709E2" w:rsidRDefault="002709E2" w:rsidP="002709E2">
      <w:pPr>
        <w:spacing w:line="600" w:lineRule="auto"/>
        <w:jc w:val="left"/>
        <w:rPr>
          <w:ins w:id="16474" w:author="UTENTE" w:date="2020-06-30T18:54:00Z"/>
          <w:rFonts w:ascii="Calibri" w:eastAsia="Calibri" w:hAnsi="Calibri" w:cs="Times New Roman"/>
          <w:lang w:val="en-US"/>
        </w:rPr>
      </w:pPr>
      <w:ins w:id="16475" w:author="UTENTE" w:date="2020-06-30T18:54:00Z">
        <w:r w:rsidRPr="002709E2">
          <w:rPr>
            <w:rFonts w:ascii="Calibri" w:eastAsia="Calibri" w:hAnsi="Calibri" w:cs="Times New Roman"/>
            <w:lang w:val="en-US"/>
          </w:rPr>
          <w:t>877.</w:t>
        </w:r>
        <w:r w:rsidRPr="002709E2">
          <w:rPr>
            <w:rFonts w:ascii="Calibri" w:eastAsia="Calibri" w:hAnsi="Calibri" w:cs="Times New Roman"/>
            <w:lang w:val="en-US"/>
          </w:rPr>
          <w:tab/>
          <w:t>n "I feel like I can entrust every part of myself to Dom, like I don't need to keep any secrets or hold anything back."</w:t>
        </w:r>
      </w:ins>
    </w:p>
    <w:p w14:paraId="00BD27C5" w14:textId="77777777" w:rsidR="002709E2" w:rsidRPr="002709E2" w:rsidRDefault="002709E2" w:rsidP="002709E2">
      <w:pPr>
        <w:spacing w:line="600" w:lineRule="auto"/>
        <w:jc w:val="left"/>
        <w:rPr>
          <w:ins w:id="16476" w:author="UTENTE" w:date="2020-06-30T18:54:00Z"/>
          <w:rFonts w:ascii="Calibri" w:eastAsia="Calibri" w:hAnsi="Calibri" w:cs="Times New Roman"/>
          <w:lang w:val="en-US"/>
        </w:rPr>
      </w:pPr>
      <w:ins w:id="16477" w:author="UTENTE" w:date="2020-06-30T18:54:00Z">
        <w:r w:rsidRPr="002709E2">
          <w:rPr>
            <w:rFonts w:ascii="Calibri" w:eastAsia="Calibri" w:hAnsi="Calibri" w:cs="Times New Roman"/>
            <w:lang w:val="en-US"/>
          </w:rPr>
          <w:t>878.</w:t>
        </w:r>
        <w:r w:rsidRPr="002709E2">
          <w:rPr>
            <w:rFonts w:ascii="Calibri" w:eastAsia="Calibri" w:hAnsi="Calibri" w:cs="Times New Roman"/>
            <w:lang w:val="en-US"/>
          </w:rPr>
          <w:tab/>
          <w:t>d "\"Please…\""</w:t>
        </w:r>
      </w:ins>
    </w:p>
    <w:p w14:paraId="73AB6B4F" w14:textId="77777777" w:rsidR="002709E2" w:rsidRPr="002709E2" w:rsidRDefault="002709E2" w:rsidP="002709E2">
      <w:pPr>
        <w:spacing w:line="600" w:lineRule="auto"/>
        <w:jc w:val="left"/>
        <w:rPr>
          <w:ins w:id="16478" w:author="UTENTE" w:date="2020-06-30T18:54:00Z"/>
          <w:rFonts w:ascii="Calibri" w:eastAsia="Calibri" w:hAnsi="Calibri" w:cs="Times New Roman"/>
          <w:lang w:val="en-US"/>
        </w:rPr>
      </w:pPr>
      <w:ins w:id="16479" w:author="UTENTE" w:date="2020-06-30T18:54:00Z">
        <w:r w:rsidRPr="002709E2">
          <w:rPr>
            <w:rFonts w:ascii="Calibri" w:eastAsia="Calibri" w:hAnsi="Calibri" w:cs="Times New Roman"/>
            <w:lang w:val="en-US"/>
          </w:rPr>
          <w:t>879.</w:t>
        </w:r>
        <w:r w:rsidRPr="002709E2">
          <w:rPr>
            <w:rFonts w:ascii="Calibri" w:eastAsia="Calibri" w:hAnsi="Calibri" w:cs="Times New Roman"/>
            <w:lang w:val="en-US"/>
          </w:rPr>
          <w:tab/>
          <w:t>d "\"…Please stay with me, [mc].\""</w:t>
        </w:r>
      </w:ins>
    </w:p>
    <w:p w14:paraId="12409F21" w14:textId="77777777" w:rsidR="002709E2" w:rsidRPr="002709E2" w:rsidRDefault="002709E2" w:rsidP="002709E2">
      <w:pPr>
        <w:spacing w:line="600" w:lineRule="auto"/>
        <w:jc w:val="left"/>
        <w:rPr>
          <w:ins w:id="16480" w:author="UTENTE" w:date="2020-06-30T18:54:00Z"/>
          <w:rFonts w:ascii="Calibri" w:eastAsia="Calibri" w:hAnsi="Calibri" w:cs="Times New Roman"/>
          <w:lang w:val="en-US"/>
        </w:rPr>
      </w:pPr>
      <w:ins w:id="16481" w:author="UTENTE" w:date="2020-06-30T18:54:00Z">
        <w:r w:rsidRPr="002709E2">
          <w:rPr>
            <w:rFonts w:ascii="Calibri" w:eastAsia="Calibri" w:hAnsi="Calibri" w:cs="Times New Roman"/>
            <w:lang w:val="en-US"/>
          </w:rPr>
          <w:t>880.</w:t>
        </w:r>
        <w:r w:rsidRPr="002709E2">
          <w:rPr>
            <w:rFonts w:ascii="Calibri" w:eastAsia="Calibri" w:hAnsi="Calibri" w:cs="Times New Roman"/>
            <w:lang w:val="en-US"/>
          </w:rPr>
          <w:tab/>
          <w:t>n "Dom whispers against my lips, his words so soft that I can barely hear them."</w:t>
        </w:r>
      </w:ins>
    </w:p>
    <w:p w14:paraId="54256385" w14:textId="77777777" w:rsidR="002709E2" w:rsidRPr="002709E2" w:rsidRDefault="002709E2" w:rsidP="002709E2">
      <w:pPr>
        <w:spacing w:line="600" w:lineRule="auto"/>
        <w:jc w:val="left"/>
        <w:rPr>
          <w:ins w:id="16482" w:author="UTENTE" w:date="2020-06-30T18:54:00Z"/>
          <w:rFonts w:ascii="Calibri" w:eastAsia="Calibri" w:hAnsi="Calibri" w:cs="Times New Roman"/>
          <w:lang w:val="en-US"/>
        </w:rPr>
      </w:pPr>
      <w:ins w:id="16483" w:author="UTENTE" w:date="2020-06-30T18:54:00Z">
        <w:r w:rsidRPr="002709E2">
          <w:rPr>
            <w:rFonts w:ascii="Calibri" w:eastAsia="Calibri" w:hAnsi="Calibri" w:cs="Times New Roman"/>
            <w:lang w:val="en-US"/>
          </w:rPr>
          <w:t>881.</w:t>
        </w:r>
        <w:r w:rsidRPr="002709E2">
          <w:rPr>
            <w:rFonts w:ascii="Calibri" w:eastAsia="Calibri" w:hAnsi="Calibri" w:cs="Times New Roman"/>
            <w:lang w:val="en-US"/>
          </w:rPr>
          <w:tab/>
          <w:t>n "But the pleading tremble in his voice makes my chest ache, and I nuzzle against his cheek affectionately."</w:t>
        </w:r>
      </w:ins>
    </w:p>
    <w:p w14:paraId="3967B770" w14:textId="77777777" w:rsidR="002709E2" w:rsidRPr="002709E2" w:rsidRDefault="002709E2" w:rsidP="002709E2">
      <w:pPr>
        <w:spacing w:line="600" w:lineRule="auto"/>
        <w:jc w:val="left"/>
        <w:rPr>
          <w:ins w:id="16484" w:author="UTENTE" w:date="2020-06-30T18:54:00Z"/>
          <w:rFonts w:ascii="Calibri" w:eastAsia="Calibri" w:hAnsi="Calibri" w:cs="Times New Roman"/>
          <w:lang w:val="en-US"/>
        </w:rPr>
      </w:pPr>
      <w:ins w:id="16485" w:author="UTENTE" w:date="2020-06-30T18:54:00Z">
        <w:r w:rsidRPr="002709E2">
          <w:rPr>
            <w:rFonts w:ascii="Calibri" w:eastAsia="Calibri" w:hAnsi="Calibri" w:cs="Times New Roman"/>
            <w:lang w:val="en-US"/>
          </w:rPr>
          <w:t>882.</w:t>
        </w:r>
        <w:r w:rsidRPr="002709E2">
          <w:rPr>
            <w:rFonts w:ascii="Calibri" w:eastAsia="Calibri" w:hAnsi="Calibri" w:cs="Times New Roman"/>
            <w:lang w:val="en-US"/>
          </w:rPr>
          <w:tab/>
          <w:t>mc "\"I will, Dom… no matter what happens.\""</w:t>
        </w:r>
      </w:ins>
    </w:p>
    <w:p w14:paraId="5AF52086" w14:textId="77777777" w:rsidR="002709E2" w:rsidRPr="002709E2" w:rsidRDefault="002709E2" w:rsidP="002709E2">
      <w:pPr>
        <w:spacing w:line="600" w:lineRule="auto"/>
        <w:jc w:val="left"/>
        <w:rPr>
          <w:ins w:id="16486" w:author="UTENTE" w:date="2020-06-30T18:54:00Z"/>
          <w:rFonts w:ascii="Calibri" w:eastAsia="Calibri" w:hAnsi="Calibri" w:cs="Times New Roman"/>
        </w:rPr>
      </w:pPr>
      <w:ins w:id="16487" w:author="UTENTE" w:date="2020-06-30T18:54:00Z">
        <w:r w:rsidRPr="002709E2">
          <w:rPr>
            <w:rFonts w:ascii="Calibri" w:eastAsia="Calibri" w:hAnsi="Calibri" w:cs="Times New Roman"/>
          </w:rPr>
          <w:t>883.</w:t>
        </w:r>
        <w:r w:rsidRPr="002709E2">
          <w:rPr>
            <w:rFonts w:ascii="Calibri" w:eastAsia="Calibri" w:hAnsi="Calibri" w:cs="Times New Roman"/>
          </w:rPr>
          <w:tab/>
          <w:t>d "\"…\"" </w:t>
        </w:r>
        <w:r w:rsidRPr="002709E2">
          <w:rPr>
            <w:rFonts w:ascii="Calibri" w:eastAsia="Calibri" w:hAnsi="Calibri" w:cs="Times New Roman"/>
          </w:rPr>
          <w:br w:type="page"/>
        </w:r>
      </w:ins>
    </w:p>
    <w:p w14:paraId="08ED908C" w14:textId="77777777" w:rsidR="002709E2" w:rsidRPr="002709E2" w:rsidRDefault="002709E2" w:rsidP="002709E2">
      <w:pPr>
        <w:spacing w:line="600" w:lineRule="auto"/>
        <w:jc w:val="left"/>
        <w:rPr>
          <w:ins w:id="16488" w:author="UTENTE" w:date="2020-06-30T18:54:00Z"/>
          <w:rFonts w:ascii="Calibri" w:eastAsia="Calibri" w:hAnsi="Calibri" w:cs="Times New Roman"/>
        </w:rPr>
      </w:pPr>
      <w:ins w:id="16489" w:author="UTENTE" w:date="2020-06-30T18:54:00Z">
        <w:r w:rsidRPr="002709E2">
          <w:rPr>
            <w:rFonts w:ascii="Calibri" w:eastAsia="Calibri" w:hAnsi="Calibri" w:cs="Times New Roman"/>
          </w:rPr>
          <w:lastRenderedPageBreak/>
          <w:t>871.</w:t>
        </w:r>
        <w:r w:rsidRPr="002709E2">
          <w:rPr>
            <w:rFonts w:ascii="Calibri" w:eastAsia="Calibri" w:hAnsi="Calibri" w:cs="Times New Roman"/>
          </w:rPr>
          <w:tab/>
          <w:t>mc "\"Nnh… a-ah…\""</w:t>
        </w:r>
      </w:ins>
    </w:p>
    <w:p w14:paraId="1CCEF280" w14:textId="77777777" w:rsidR="002709E2" w:rsidRPr="002709E2" w:rsidRDefault="002709E2" w:rsidP="002709E2">
      <w:pPr>
        <w:spacing w:line="600" w:lineRule="auto"/>
        <w:jc w:val="left"/>
        <w:rPr>
          <w:ins w:id="16490" w:author="UTENTE" w:date="2020-06-30T18:54:00Z"/>
          <w:rFonts w:ascii="Calibri" w:eastAsia="Calibri" w:hAnsi="Calibri" w:cs="Times New Roman"/>
        </w:rPr>
      </w:pPr>
      <w:ins w:id="16491" w:author="UTENTE" w:date="2020-06-30T18:54:00Z">
        <w:r w:rsidRPr="002709E2">
          <w:rPr>
            <w:rFonts w:ascii="Calibri" w:eastAsia="Calibri" w:hAnsi="Calibri" w:cs="Times New Roman"/>
          </w:rPr>
          <w:t>872.</w:t>
        </w:r>
        <w:r w:rsidRPr="002709E2">
          <w:rPr>
            <w:rFonts w:ascii="Calibri" w:eastAsia="Calibri" w:hAnsi="Calibri" w:cs="Times New Roman"/>
          </w:rPr>
          <w:tab/>
          <w:t>mc "\"Beh… a che serve il calore corporeo se… se non c'è nessuno con cui condividerlo?\""</w:t>
        </w:r>
      </w:ins>
    </w:p>
    <w:p w14:paraId="4A39CF59" w14:textId="77777777" w:rsidR="002709E2" w:rsidRPr="002709E2" w:rsidRDefault="002709E2" w:rsidP="002709E2">
      <w:pPr>
        <w:spacing w:line="600" w:lineRule="auto"/>
        <w:jc w:val="left"/>
        <w:rPr>
          <w:ins w:id="16492" w:author="UTENTE" w:date="2020-06-30T18:54:00Z"/>
          <w:rFonts w:ascii="Calibri" w:eastAsia="Calibri" w:hAnsi="Calibri" w:cs="Times New Roman"/>
        </w:rPr>
      </w:pPr>
      <w:ins w:id="16493" w:author="UTENTE" w:date="2020-06-30T18:54:00Z">
        <w:r w:rsidRPr="002709E2">
          <w:rPr>
            <w:rFonts w:ascii="Calibri" w:eastAsia="Calibri" w:hAnsi="Calibri" w:cs="Times New Roman"/>
          </w:rPr>
          <w:t>873.</w:t>
        </w:r>
        <w:r w:rsidRPr="002709E2">
          <w:rPr>
            <w:rFonts w:ascii="Calibri" w:eastAsia="Calibri" w:hAnsi="Calibri" w:cs="Times New Roman"/>
          </w:rPr>
          <w:tab/>
          <w:t>n "Chiudo gli occhi, affogando nella dolcezza della sua lingua che accarezza gli angoli delle mie labbra, mentre le sue gentili e grandi mani mi accarezzano tutto il corpo."</w:t>
        </w:r>
      </w:ins>
    </w:p>
    <w:p w14:paraId="26D461AD" w14:textId="77777777" w:rsidR="002709E2" w:rsidRPr="002709E2" w:rsidRDefault="002709E2" w:rsidP="002709E2">
      <w:pPr>
        <w:spacing w:line="600" w:lineRule="auto"/>
        <w:jc w:val="left"/>
        <w:rPr>
          <w:ins w:id="16494" w:author="UTENTE" w:date="2020-06-30T18:54:00Z"/>
          <w:rFonts w:ascii="Calibri" w:eastAsia="Calibri" w:hAnsi="Calibri" w:cs="Times New Roman"/>
        </w:rPr>
      </w:pPr>
      <w:ins w:id="16495" w:author="UTENTE" w:date="2020-06-30T18:54:00Z">
        <w:r w:rsidRPr="002709E2">
          <w:rPr>
            <w:rFonts w:ascii="Calibri" w:eastAsia="Calibri" w:hAnsi="Calibri" w:cs="Times New Roman"/>
          </w:rPr>
          <w:t>874.</w:t>
        </w:r>
        <w:r w:rsidRPr="002709E2">
          <w:rPr>
            <w:rFonts w:ascii="Calibri" w:eastAsia="Calibri" w:hAnsi="Calibri" w:cs="Times New Roman"/>
          </w:rPr>
          <w:tab/>
          <w:t>n "Quest'impeto di passione -"</w:t>
        </w:r>
      </w:ins>
    </w:p>
    <w:p w14:paraId="3CB3E33E" w14:textId="77777777" w:rsidR="002709E2" w:rsidRPr="002709E2" w:rsidRDefault="002709E2" w:rsidP="002709E2">
      <w:pPr>
        <w:spacing w:line="600" w:lineRule="auto"/>
        <w:jc w:val="left"/>
        <w:rPr>
          <w:ins w:id="16496" w:author="UTENTE" w:date="2020-06-30T18:54:00Z"/>
          <w:rFonts w:ascii="Calibri" w:eastAsia="Calibri" w:hAnsi="Calibri" w:cs="Times New Roman"/>
        </w:rPr>
      </w:pPr>
      <w:ins w:id="16497" w:author="UTENTE" w:date="2020-06-30T18:54:00Z">
        <w:r w:rsidRPr="002709E2">
          <w:rPr>
            <w:rFonts w:ascii="Calibri" w:eastAsia="Calibri" w:hAnsi="Calibri" w:cs="Times New Roman"/>
          </w:rPr>
          <w:t>875.</w:t>
        </w:r>
        <w:r w:rsidRPr="002709E2">
          <w:rPr>
            <w:rFonts w:ascii="Calibri" w:eastAsia="Calibri" w:hAnsi="Calibri" w:cs="Times New Roman"/>
          </w:rPr>
          <w:tab/>
          <w:t>extend "non è dato solo dalla stimolazione fisica."</w:t>
        </w:r>
      </w:ins>
    </w:p>
    <w:p w14:paraId="5C21A09B" w14:textId="77777777" w:rsidR="002709E2" w:rsidRPr="002709E2" w:rsidRDefault="002709E2" w:rsidP="002709E2">
      <w:pPr>
        <w:spacing w:line="600" w:lineRule="auto"/>
        <w:jc w:val="left"/>
        <w:rPr>
          <w:ins w:id="16498" w:author="UTENTE" w:date="2020-06-30T18:54:00Z"/>
          <w:rFonts w:ascii="Calibri" w:eastAsia="Calibri" w:hAnsi="Calibri" w:cs="Times New Roman"/>
        </w:rPr>
      </w:pPr>
      <w:ins w:id="16499" w:author="UTENTE" w:date="2020-06-30T18:54:00Z">
        <w:r w:rsidRPr="002709E2">
          <w:rPr>
            <w:rFonts w:ascii="Calibri" w:eastAsia="Calibri" w:hAnsi="Calibri" w:cs="Times New Roman"/>
          </w:rPr>
          <w:t>876.</w:t>
        </w:r>
        <w:r w:rsidRPr="002709E2">
          <w:rPr>
            <w:rFonts w:ascii="Calibri" w:eastAsia="Calibri" w:hAnsi="Calibri" w:cs="Times New Roman"/>
          </w:rPr>
          <w:tab/>
          <w:t>n "È un calore profondo e confortante, come se ogni minima tensione abbia abbandonato il mio corpo."</w:t>
        </w:r>
      </w:ins>
    </w:p>
    <w:p w14:paraId="111B4768" w14:textId="77777777" w:rsidR="002709E2" w:rsidRPr="002709E2" w:rsidRDefault="002709E2" w:rsidP="002709E2">
      <w:pPr>
        <w:spacing w:line="600" w:lineRule="auto"/>
        <w:jc w:val="left"/>
        <w:rPr>
          <w:ins w:id="16500" w:author="UTENTE" w:date="2020-06-30T18:54:00Z"/>
          <w:rFonts w:ascii="Calibri" w:eastAsia="Calibri" w:hAnsi="Calibri" w:cs="Times New Roman"/>
        </w:rPr>
      </w:pPr>
      <w:ins w:id="16501" w:author="UTENTE" w:date="2020-06-30T18:54:00Z">
        <w:r w:rsidRPr="002709E2">
          <w:rPr>
            <w:rFonts w:ascii="Calibri" w:eastAsia="Calibri" w:hAnsi="Calibri" w:cs="Times New Roman"/>
          </w:rPr>
          <w:t>877.</w:t>
        </w:r>
        <w:r w:rsidRPr="002709E2">
          <w:rPr>
            <w:rFonts w:ascii="Calibri" w:eastAsia="Calibri" w:hAnsi="Calibri" w:cs="Times New Roman"/>
          </w:rPr>
          <w:tab/>
          <w:t>n "Mi sento di poter offrire qualunque parte di me a Dom, come se non dovessi mantenere nessun segreto o trattenere qualcosa."</w:t>
        </w:r>
      </w:ins>
    </w:p>
    <w:p w14:paraId="5E8F263D" w14:textId="77777777" w:rsidR="002709E2" w:rsidRPr="002709E2" w:rsidRDefault="002709E2" w:rsidP="002709E2">
      <w:pPr>
        <w:spacing w:line="600" w:lineRule="auto"/>
        <w:jc w:val="left"/>
        <w:rPr>
          <w:ins w:id="16502" w:author="UTENTE" w:date="2020-06-30T18:54:00Z"/>
          <w:rFonts w:ascii="Calibri" w:eastAsia="Calibri" w:hAnsi="Calibri" w:cs="Times New Roman"/>
        </w:rPr>
      </w:pPr>
      <w:ins w:id="16503" w:author="UTENTE" w:date="2020-06-30T18:54:00Z">
        <w:r w:rsidRPr="002709E2">
          <w:rPr>
            <w:rFonts w:ascii="Calibri" w:eastAsia="Calibri" w:hAnsi="Calibri" w:cs="Times New Roman"/>
          </w:rPr>
          <w:t>878.</w:t>
        </w:r>
        <w:r w:rsidRPr="002709E2">
          <w:rPr>
            <w:rFonts w:ascii="Calibri" w:eastAsia="Calibri" w:hAnsi="Calibri" w:cs="Times New Roman"/>
          </w:rPr>
          <w:tab/>
          <w:t>d "\"Ti prego…\""</w:t>
        </w:r>
      </w:ins>
    </w:p>
    <w:p w14:paraId="34BADA9C" w14:textId="77777777" w:rsidR="002709E2" w:rsidRPr="002709E2" w:rsidRDefault="002709E2" w:rsidP="002709E2">
      <w:pPr>
        <w:spacing w:line="600" w:lineRule="auto"/>
        <w:jc w:val="left"/>
        <w:rPr>
          <w:ins w:id="16504" w:author="UTENTE" w:date="2020-06-30T18:54:00Z"/>
          <w:rFonts w:ascii="Calibri" w:eastAsia="Calibri" w:hAnsi="Calibri" w:cs="Times New Roman"/>
        </w:rPr>
      </w:pPr>
      <w:ins w:id="16505" w:author="UTENTE" w:date="2020-06-30T18:54:00Z">
        <w:r w:rsidRPr="002709E2">
          <w:rPr>
            <w:rFonts w:ascii="Calibri" w:eastAsia="Calibri" w:hAnsi="Calibri" w:cs="Times New Roman"/>
          </w:rPr>
          <w:t>879.</w:t>
        </w:r>
        <w:r w:rsidRPr="002709E2">
          <w:rPr>
            <w:rFonts w:ascii="Calibri" w:eastAsia="Calibri" w:hAnsi="Calibri" w:cs="Times New Roman"/>
          </w:rPr>
          <w:tab/>
          <w:t>d "\"…Ti prego, rimani con me, [mc].\""</w:t>
        </w:r>
      </w:ins>
    </w:p>
    <w:p w14:paraId="7F617473" w14:textId="77777777" w:rsidR="002709E2" w:rsidRPr="002709E2" w:rsidRDefault="002709E2" w:rsidP="002709E2">
      <w:pPr>
        <w:spacing w:line="600" w:lineRule="auto"/>
        <w:jc w:val="left"/>
        <w:rPr>
          <w:ins w:id="16506" w:author="UTENTE" w:date="2020-06-30T18:54:00Z"/>
          <w:rFonts w:ascii="Calibri" w:eastAsia="Calibri" w:hAnsi="Calibri" w:cs="Times New Roman"/>
        </w:rPr>
      </w:pPr>
      <w:ins w:id="16507" w:author="UTENTE" w:date="2020-06-30T18:54:00Z">
        <w:r w:rsidRPr="002709E2">
          <w:rPr>
            <w:rFonts w:ascii="Calibri" w:eastAsia="Calibri" w:hAnsi="Calibri" w:cs="Times New Roman"/>
          </w:rPr>
          <w:t>880.</w:t>
        </w:r>
        <w:r w:rsidRPr="002709E2">
          <w:rPr>
            <w:rFonts w:ascii="Calibri" w:eastAsia="Calibri" w:hAnsi="Calibri" w:cs="Times New Roman"/>
          </w:rPr>
          <w:tab/>
          <w:t>n "\"Dom sussurra sulle mie labbra, le sue parole sono così fioche da sentirle a malapena."</w:t>
        </w:r>
      </w:ins>
    </w:p>
    <w:p w14:paraId="58BD618D" w14:textId="77777777" w:rsidR="002709E2" w:rsidRPr="002709E2" w:rsidRDefault="002709E2" w:rsidP="002709E2">
      <w:pPr>
        <w:spacing w:line="600" w:lineRule="auto"/>
        <w:jc w:val="left"/>
        <w:rPr>
          <w:ins w:id="16508" w:author="UTENTE" w:date="2020-06-30T18:54:00Z"/>
          <w:rFonts w:ascii="Calibri" w:eastAsia="Calibri" w:hAnsi="Calibri" w:cs="Times New Roman"/>
        </w:rPr>
      </w:pPr>
      <w:ins w:id="16509" w:author="UTENTE" w:date="2020-06-30T18:54:00Z">
        <w:r w:rsidRPr="002709E2">
          <w:rPr>
            <w:rFonts w:ascii="Calibri" w:eastAsia="Calibri" w:hAnsi="Calibri" w:cs="Times New Roman"/>
          </w:rPr>
          <w:t>881.</w:t>
        </w:r>
        <w:r w:rsidRPr="002709E2">
          <w:rPr>
            <w:rFonts w:ascii="Calibri" w:eastAsia="Calibri" w:hAnsi="Calibri" w:cs="Times New Roman"/>
          </w:rPr>
          <w:tab/>
          <w:t>n "Ma il tremolio di supplica nella sua voce mi fa male al petto… Strofino teneramente il mio naso sulla sua guancia."</w:t>
        </w:r>
      </w:ins>
    </w:p>
    <w:p w14:paraId="74544F23" w14:textId="77777777" w:rsidR="002709E2" w:rsidRPr="002709E2" w:rsidRDefault="002709E2" w:rsidP="002709E2">
      <w:pPr>
        <w:spacing w:line="600" w:lineRule="auto"/>
        <w:jc w:val="left"/>
        <w:rPr>
          <w:ins w:id="16510" w:author="UTENTE" w:date="2020-06-30T18:54:00Z"/>
          <w:rFonts w:ascii="Calibri" w:eastAsia="Calibri" w:hAnsi="Calibri" w:cs="Times New Roman"/>
        </w:rPr>
      </w:pPr>
      <w:ins w:id="16511" w:author="UTENTE" w:date="2020-06-30T18:54:00Z">
        <w:r w:rsidRPr="002709E2">
          <w:rPr>
            <w:rFonts w:ascii="Calibri" w:eastAsia="Calibri" w:hAnsi="Calibri" w:cs="Times New Roman"/>
          </w:rPr>
          <w:t>882.</w:t>
        </w:r>
        <w:r w:rsidRPr="002709E2">
          <w:rPr>
            <w:rFonts w:ascii="Calibri" w:eastAsia="Calibri" w:hAnsi="Calibri" w:cs="Times New Roman"/>
          </w:rPr>
          <w:tab/>
          <w:t>mc "\"Lo farò, Dom… succeda quel che succeda.\""</w:t>
        </w:r>
      </w:ins>
    </w:p>
    <w:p w14:paraId="616CE7A6" w14:textId="77777777" w:rsidR="002709E2" w:rsidRPr="002709E2" w:rsidRDefault="002709E2" w:rsidP="002709E2">
      <w:pPr>
        <w:spacing w:line="600" w:lineRule="auto"/>
        <w:jc w:val="left"/>
        <w:rPr>
          <w:ins w:id="16512" w:author="UTENTE" w:date="2020-06-30T18:54:00Z"/>
          <w:rFonts w:ascii="Calibri" w:eastAsia="Calibri" w:hAnsi="Calibri" w:cs="Times New Roman"/>
          <w:lang w:val="en-US"/>
          <w:rPrChange w:id="16513" w:author="UTENTE" w:date="2020-06-30T18:54:00Z">
            <w:rPr>
              <w:ins w:id="16514" w:author="UTENTE" w:date="2020-06-30T18:54:00Z"/>
              <w:rFonts w:ascii="Calibri" w:eastAsia="Calibri" w:hAnsi="Calibri" w:cs="Times New Roman"/>
            </w:rPr>
          </w:rPrChange>
        </w:rPr>
      </w:pPr>
      <w:ins w:id="16515" w:author="UTENTE" w:date="2020-06-30T18:54:00Z">
        <w:r w:rsidRPr="002709E2">
          <w:rPr>
            <w:rFonts w:ascii="Calibri" w:eastAsia="Calibri" w:hAnsi="Calibri" w:cs="Times New Roman"/>
            <w:lang w:val="en-US"/>
            <w:rPrChange w:id="16516" w:author="UTENTE" w:date="2020-06-30T18:54:00Z">
              <w:rPr>
                <w:rFonts w:ascii="Calibri" w:eastAsia="Calibri" w:hAnsi="Calibri" w:cs="Times New Roman"/>
              </w:rPr>
            </w:rPrChange>
          </w:rPr>
          <w:t>883.</w:t>
        </w:r>
        <w:r w:rsidRPr="002709E2">
          <w:rPr>
            <w:rFonts w:ascii="Calibri" w:eastAsia="Calibri" w:hAnsi="Calibri" w:cs="Times New Roman"/>
            <w:lang w:val="en-US"/>
            <w:rPrChange w:id="16517" w:author="UTENTE" w:date="2020-06-30T18:54:00Z">
              <w:rPr>
                <w:rFonts w:ascii="Calibri" w:eastAsia="Calibri" w:hAnsi="Calibri" w:cs="Times New Roman"/>
              </w:rPr>
            </w:rPrChange>
          </w:rPr>
          <w:tab/>
          <w:t>d "\"…\"" </w:t>
        </w:r>
        <w:r w:rsidRPr="002709E2">
          <w:rPr>
            <w:rFonts w:ascii="Calibri" w:eastAsia="Calibri" w:hAnsi="Calibri" w:cs="Times New Roman"/>
            <w:lang w:val="en-US"/>
            <w:rPrChange w:id="16518" w:author="UTENTE" w:date="2020-06-30T18:54:00Z">
              <w:rPr>
                <w:rFonts w:ascii="Calibri" w:eastAsia="Calibri" w:hAnsi="Calibri" w:cs="Times New Roman"/>
              </w:rPr>
            </w:rPrChange>
          </w:rPr>
          <w:br w:type="page"/>
        </w:r>
      </w:ins>
    </w:p>
    <w:p w14:paraId="29FFC7E9" w14:textId="77777777" w:rsidR="002709E2" w:rsidRPr="002709E2" w:rsidRDefault="002709E2" w:rsidP="002709E2">
      <w:pPr>
        <w:spacing w:line="600" w:lineRule="auto"/>
        <w:jc w:val="left"/>
        <w:rPr>
          <w:ins w:id="16519" w:author="UTENTE" w:date="2020-06-30T18:54:00Z"/>
          <w:rFonts w:ascii="Calibri" w:eastAsia="Calibri" w:hAnsi="Calibri" w:cs="Times New Roman"/>
          <w:lang w:val="en-US"/>
        </w:rPr>
      </w:pPr>
      <w:ins w:id="16520" w:author="UTENTE" w:date="2020-06-30T18:54:00Z">
        <w:r w:rsidRPr="002709E2">
          <w:rPr>
            <w:rFonts w:ascii="Calibri" w:eastAsia="Calibri" w:hAnsi="Calibri" w:cs="Times New Roman"/>
            <w:lang w:val="en-US"/>
          </w:rPr>
          <w:lastRenderedPageBreak/>
          <w:t>884.</w:t>
        </w:r>
        <w:r w:rsidRPr="002709E2">
          <w:rPr>
            <w:rFonts w:ascii="Calibri" w:eastAsia="Calibri" w:hAnsi="Calibri" w:cs="Times New Roman"/>
            <w:lang w:val="en-US"/>
          </w:rPr>
          <w:tab/>
          <w:t>n "He heatedly kisses me again as soon as I reply, like he's desperate to seal my promise into an unbreakable bond."</w:t>
        </w:r>
      </w:ins>
    </w:p>
    <w:p w14:paraId="54A5121B" w14:textId="77777777" w:rsidR="002709E2" w:rsidRPr="002709E2" w:rsidRDefault="002709E2" w:rsidP="002709E2">
      <w:pPr>
        <w:spacing w:line="600" w:lineRule="auto"/>
        <w:jc w:val="left"/>
        <w:rPr>
          <w:ins w:id="16521" w:author="UTENTE" w:date="2020-06-30T18:54:00Z"/>
          <w:rFonts w:ascii="Calibri" w:eastAsia="Calibri" w:hAnsi="Calibri" w:cs="Times New Roman"/>
          <w:lang w:val="en-US"/>
        </w:rPr>
      </w:pPr>
      <w:ins w:id="16522" w:author="UTENTE" w:date="2020-06-30T18:54:00Z">
        <w:r w:rsidRPr="002709E2">
          <w:rPr>
            <w:rFonts w:ascii="Calibri" w:eastAsia="Calibri" w:hAnsi="Calibri" w:cs="Times New Roman"/>
            <w:lang w:val="en-US"/>
          </w:rPr>
          <w:t>885.</w:t>
        </w:r>
        <w:r w:rsidRPr="002709E2">
          <w:rPr>
            <w:rFonts w:ascii="Calibri" w:eastAsia="Calibri" w:hAnsi="Calibri" w:cs="Times New Roman"/>
            <w:lang w:val="en-US"/>
          </w:rPr>
          <w:tab/>
          <w:t>n "I squeeze my arms around his neck, wanting to reassure him that I don't plan on letting him go anytime soon."</w:t>
        </w:r>
      </w:ins>
    </w:p>
    <w:p w14:paraId="5BB47531" w14:textId="77777777" w:rsidR="002709E2" w:rsidRPr="002709E2" w:rsidRDefault="002709E2" w:rsidP="002709E2">
      <w:pPr>
        <w:spacing w:line="600" w:lineRule="auto"/>
        <w:jc w:val="left"/>
        <w:rPr>
          <w:ins w:id="16523" w:author="UTENTE" w:date="2020-06-30T18:54:00Z"/>
          <w:rFonts w:ascii="Calibri" w:eastAsia="Calibri" w:hAnsi="Calibri" w:cs="Times New Roman"/>
          <w:lang w:val="en-US"/>
        </w:rPr>
      </w:pPr>
      <w:ins w:id="16524" w:author="UTENTE" w:date="2020-06-30T18:54:00Z">
        <w:r w:rsidRPr="002709E2">
          <w:rPr>
            <w:rFonts w:ascii="Calibri" w:eastAsia="Calibri" w:hAnsi="Calibri" w:cs="Times New Roman"/>
            <w:lang w:val="en-US"/>
          </w:rPr>
          <w:t>886.</w:t>
        </w:r>
        <w:r w:rsidRPr="002709E2">
          <w:rPr>
            <w:rFonts w:ascii="Calibri" w:eastAsia="Calibri" w:hAnsi="Calibri" w:cs="Times New Roman"/>
            <w:lang w:val="en-US"/>
          </w:rPr>
          <w:tab/>
          <w:t>n "The rest of the night becomes a blur after that, filled with so much passion that I can barely keep up."</w:t>
        </w:r>
      </w:ins>
    </w:p>
    <w:p w14:paraId="3500BB68" w14:textId="77777777" w:rsidR="002709E2" w:rsidRPr="002709E2" w:rsidRDefault="002709E2" w:rsidP="002709E2">
      <w:pPr>
        <w:spacing w:line="600" w:lineRule="auto"/>
        <w:jc w:val="left"/>
        <w:rPr>
          <w:ins w:id="16525" w:author="UTENTE" w:date="2020-06-30T18:54:00Z"/>
          <w:rFonts w:ascii="Calibri" w:eastAsia="Calibri" w:hAnsi="Calibri" w:cs="Times New Roman"/>
          <w:lang w:val="en-US"/>
        </w:rPr>
      </w:pPr>
      <w:ins w:id="16526" w:author="UTENTE" w:date="2020-06-30T18:54:00Z">
        <w:r w:rsidRPr="002709E2">
          <w:rPr>
            <w:rFonts w:ascii="Calibri" w:eastAsia="Calibri" w:hAnsi="Calibri" w:cs="Times New Roman"/>
            <w:lang w:val="en-US"/>
          </w:rPr>
          <w:t>887.</w:t>
        </w:r>
        <w:r w:rsidRPr="002709E2">
          <w:rPr>
            <w:rFonts w:ascii="Calibri" w:eastAsia="Calibri" w:hAnsi="Calibri" w:cs="Times New Roman"/>
            <w:lang w:val="en-US"/>
          </w:rPr>
          <w:tab/>
          <w:t>n "Finally, I drift off to sleep, intoxicated by Dom's scent and the comforting embrace of his arms."</w:t>
        </w:r>
      </w:ins>
    </w:p>
    <w:p w14:paraId="7822601E" w14:textId="77777777" w:rsidR="002709E2" w:rsidRPr="002709E2" w:rsidRDefault="002709E2" w:rsidP="002709E2">
      <w:pPr>
        <w:spacing w:line="600" w:lineRule="auto"/>
        <w:jc w:val="left"/>
        <w:rPr>
          <w:ins w:id="16527" w:author="UTENTE" w:date="2020-06-30T18:54:00Z"/>
          <w:rFonts w:ascii="Calibri" w:eastAsia="Calibri" w:hAnsi="Calibri" w:cs="Times New Roman"/>
          <w:lang w:val="en-US"/>
        </w:rPr>
      </w:pPr>
      <w:ins w:id="16528" w:author="UTENTE" w:date="2020-06-30T18:54:00Z">
        <w:r w:rsidRPr="002709E2">
          <w:rPr>
            <w:rFonts w:ascii="Calibri" w:eastAsia="Calibri" w:hAnsi="Calibri" w:cs="Times New Roman"/>
            <w:lang w:val="en-US"/>
          </w:rPr>
          <w:t>888.</w:t>
        </w:r>
        <w:r w:rsidRPr="002709E2">
          <w:rPr>
            <w:rFonts w:ascii="Calibri" w:eastAsia="Calibri" w:hAnsi="Calibri" w:cs="Times New Roman"/>
            <w:lang w:val="en-US"/>
          </w:rPr>
          <w:tab/>
          <w:t>n "The only thought in my mind is a desperate hope for this to last forever…"</w:t>
        </w:r>
      </w:ins>
    </w:p>
    <w:p w14:paraId="59CE48D9" w14:textId="77777777" w:rsidR="002709E2" w:rsidRPr="002709E2" w:rsidRDefault="002709E2" w:rsidP="002709E2">
      <w:pPr>
        <w:spacing w:line="600" w:lineRule="auto"/>
        <w:jc w:val="left"/>
        <w:rPr>
          <w:ins w:id="16529" w:author="UTENTE" w:date="2020-06-30T18:54:00Z"/>
          <w:rFonts w:ascii="Calibri" w:eastAsia="Calibri" w:hAnsi="Calibri" w:cs="Times New Roman"/>
          <w:lang w:val="en-US"/>
        </w:rPr>
      </w:pPr>
      <w:ins w:id="16530" w:author="UTENTE" w:date="2020-06-30T18:54:00Z">
        <w:r w:rsidRPr="002709E2">
          <w:rPr>
            <w:rFonts w:ascii="Calibri" w:eastAsia="Calibri" w:hAnsi="Calibri" w:cs="Times New Roman"/>
            <w:lang w:val="en-US"/>
          </w:rPr>
          <w:t>889.</w:t>
        </w:r>
        <w:r w:rsidRPr="002709E2">
          <w:rPr>
            <w:rFonts w:ascii="Calibri" w:eastAsia="Calibri" w:hAnsi="Calibri" w:cs="Times New Roman"/>
            <w:lang w:val="en-US"/>
          </w:rPr>
          <w:tab/>
          <w:t>n "…And a prayer that I'll be strong enough to make the right choice."</w:t>
        </w:r>
      </w:ins>
    </w:p>
    <w:p w14:paraId="59CD80AD" w14:textId="77777777" w:rsidR="002709E2" w:rsidRPr="002709E2" w:rsidRDefault="002709E2" w:rsidP="002709E2">
      <w:pPr>
        <w:spacing w:line="600" w:lineRule="auto"/>
        <w:jc w:val="left"/>
        <w:rPr>
          <w:ins w:id="16531" w:author="UTENTE" w:date="2020-06-30T18:54:00Z"/>
          <w:rFonts w:ascii="Calibri" w:eastAsia="Calibri" w:hAnsi="Calibri" w:cs="Times New Roman"/>
          <w:lang w:val="en-US"/>
        </w:rPr>
      </w:pPr>
      <w:ins w:id="16532" w:author="UTENTE" w:date="2020-06-30T18:54:00Z">
        <w:r w:rsidRPr="002709E2">
          <w:rPr>
            <w:rFonts w:ascii="Calibri" w:eastAsia="Calibri" w:hAnsi="Calibri" w:cs="Times New Roman"/>
            <w:lang w:val="en-US"/>
          </w:rPr>
          <w:t>890.</w:t>
        </w:r>
        <w:r w:rsidRPr="002709E2">
          <w:rPr>
            <w:rFonts w:ascii="Calibri" w:eastAsia="Calibri" w:hAnsi="Calibri" w:cs="Times New Roman"/>
            <w:lang w:val="en-US"/>
          </w:rPr>
          <w:tab/>
          <w:t>mc "\"Mmh…\""</w:t>
        </w:r>
      </w:ins>
    </w:p>
    <w:p w14:paraId="3BCE5081" w14:textId="77777777" w:rsidR="002709E2" w:rsidRPr="002709E2" w:rsidRDefault="002709E2" w:rsidP="002709E2">
      <w:pPr>
        <w:spacing w:line="600" w:lineRule="auto"/>
        <w:jc w:val="left"/>
        <w:rPr>
          <w:ins w:id="16533" w:author="UTENTE" w:date="2020-06-30T18:54:00Z"/>
          <w:rFonts w:ascii="Calibri" w:eastAsia="Calibri" w:hAnsi="Calibri" w:cs="Times New Roman"/>
          <w:lang w:val="en-US"/>
        </w:rPr>
      </w:pPr>
      <w:ins w:id="16534" w:author="UTENTE" w:date="2020-06-30T18:54:00Z">
        <w:r w:rsidRPr="002709E2">
          <w:rPr>
            <w:rFonts w:ascii="Calibri" w:eastAsia="Calibri" w:hAnsi="Calibri" w:cs="Times New Roman"/>
            <w:lang w:val="en-US"/>
          </w:rPr>
          <w:t>891.</w:t>
        </w:r>
        <w:r w:rsidRPr="002709E2">
          <w:rPr>
            <w:rFonts w:ascii="Calibri" w:eastAsia="Calibri" w:hAnsi="Calibri" w:cs="Times New Roman"/>
            <w:lang w:val="en-US"/>
          </w:rPr>
          <w:tab/>
          <w:t>n "I roll over in my bed, trying to curl up against Dom."</w:t>
        </w:r>
      </w:ins>
    </w:p>
    <w:p w14:paraId="74F32EAA" w14:textId="77777777" w:rsidR="002709E2" w:rsidRPr="002709E2" w:rsidRDefault="002709E2" w:rsidP="002709E2">
      <w:pPr>
        <w:spacing w:line="600" w:lineRule="auto"/>
        <w:jc w:val="left"/>
        <w:rPr>
          <w:ins w:id="16535" w:author="UTENTE" w:date="2020-06-30T18:54:00Z"/>
          <w:rFonts w:ascii="Calibri" w:eastAsia="Calibri" w:hAnsi="Calibri" w:cs="Times New Roman"/>
          <w:lang w:val="en-US"/>
        </w:rPr>
      </w:pPr>
      <w:ins w:id="16536" w:author="UTENTE" w:date="2020-06-30T18:54:00Z">
        <w:r w:rsidRPr="002709E2">
          <w:rPr>
            <w:rFonts w:ascii="Calibri" w:eastAsia="Calibri" w:hAnsi="Calibri" w:cs="Times New Roman"/>
            <w:lang w:val="en-US"/>
          </w:rPr>
          <w:t>892.</w:t>
        </w:r>
        <w:r w:rsidRPr="002709E2">
          <w:rPr>
            <w:rFonts w:ascii="Calibri" w:eastAsia="Calibri" w:hAnsi="Calibri" w:cs="Times New Roman"/>
            <w:lang w:val="en-US"/>
          </w:rPr>
          <w:tab/>
          <w:t>mc "\"…?\""</w:t>
        </w:r>
      </w:ins>
    </w:p>
    <w:p w14:paraId="30522CBD" w14:textId="77777777" w:rsidR="002709E2" w:rsidRPr="002709E2" w:rsidRDefault="002709E2" w:rsidP="002709E2">
      <w:pPr>
        <w:spacing w:line="600" w:lineRule="auto"/>
        <w:jc w:val="left"/>
        <w:rPr>
          <w:ins w:id="16537" w:author="UTENTE" w:date="2020-06-30T18:54:00Z"/>
          <w:rFonts w:ascii="Calibri" w:eastAsia="Calibri" w:hAnsi="Calibri" w:cs="Times New Roman"/>
          <w:lang w:val="en-US"/>
        </w:rPr>
      </w:pPr>
      <w:ins w:id="16538" w:author="UTENTE" w:date="2020-06-30T18:54:00Z">
        <w:r w:rsidRPr="002709E2">
          <w:rPr>
            <w:rFonts w:ascii="Calibri" w:eastAsia="Calibri" w:hAnsi="Calibri" w:cs="Times New Roman"/>
            <w:lang w:val="en-US"/>
          </w:rPr>
          <w:t>893.</w:t>
        </w:r>
        <w:r w:rsidRPr="002709E2">
          <w:rPr>
            <w:rFonts w:ascii="Calibri" w:eastAsia="Calibri" w:hAnsi="Calibri" w:cs="Times New Roman"/>
            <w:lang w:val="en-US"/>
          </w:rPr>
          <w:tab/>
          <w:t>n "He's not here?"</w:t>
        </w:r>
      </w:ins>
    </w:p>
    <w:p w14:paraId="5B8B2799" w14:textId="77777777" w:rsidR="002709E2" w:rsidRPr="002709E2" w:rsidRDefault="002709E2" w:rsidP="002709E2">
      <w:pPr>
        <w:spacing w:line="600" w:lineRule="auto"/>
        <w:jc w:val="left"/>
        <w:rPr>
          <w:ins w:id="16539" w:author="UTENTE" w:date="2020-06-30T18:54:00Z"/>
          <w:rFonts w:ascii="Calibri" w:eastAsia="Calibri" w:hAnsi="Calibri" w:cs="Times New Roman"/>
          <w:lang w:val="en-US"/>
        </w:rPr>
      </w:pPr>
      <w:ins w:id="16540" w:author="UTENTE" w:date="2020-06-30T18:54:00Z">
        <w:r w:rsidRPr="002709E2">
          <w:rPr>
            <w:rFonts w:ascii="Calibri" w:eastAsia="Calibri" w:hAnsi="Calibri" w:cs="Times New Roman"/>
            <w:lang w:val="en-US"/>
          </w:rPr>
          <w:t>894.</w:t>
        </w:r>
        <w:r w:rsidRPr="002709E2">
          <w:rPr>
            <w:rFonts w:ascii="Calibri" w:eastAsia="Calibri" w:hAnsi="Calibri" w:cs="Times New Roman"/>
            <w:lang w:val="en-US"/>
          </w:rPr>
          <w:tab/>
          <w:t>n "When I sit up straight, I realize that sunlight's streaming faintly in through my apartment window."</w:t>
        </w:r>
      </w:ins>
    </w:p>
    <w:p w14:paraId="047B09BA" w14:textId="77777777" w:rsidR="002709E2" w:rsidRPr="002709E2" w:rsidRDefault="002709E2" w:rsidP="002709E2">
      <w:pPr>
        <w:spacing w:line="600" w:lineRule="auto"/>
        <w:jc w:val="left"/>
        <w:rPr>
          <w:ins w:id="16541" w:author="UTENTE" w:date="2020-06-30T18:54:00Z"/>
          <w:rFonts w:ascii="Calibri" w:eastAsia="Calibri" w:hAnsi="Calibri" w:cs="Times New Roman"/>
          <w:lang w:val="en-US"/>
        </w:rPr>
      </w:pPr>
      <w:ins w:id="16542" w:author="UTENTE" w:date="2020-06-30T18:54:00Z">
        <w:r w:rsidRPr="002709E2">
          <w:rPr>
            <w:rFonts w:ascii="Calibri" w:eastAsia="Calibri" w:hAnsi="Calibri" w:cs="Times New Roman"/>
            <w:lang w:val="en-US"/>
          </w:rPr>
          <w:t>895.</w:t>
        </w:r>
        <w:r w:rsidRPr="002709E2">
          <w:rPr>
            <w:rFonts w:ascii="Calibri" w:eastAsia="Calibri" w:hAnsi="Calibri" w:cs="Times New Roman"/>
            <w:lang w:val="en-US"/>
          </w:rPr>
          <w:tab/>
          <w:t>n "No sign of Dom, either. {w}He must've left before dawn."</w:t>
        </w:r>
      </w:ins>
    </w:p>
    <w:p w14:paraId="7F30E2AF" w14:textId="77777777" w:rsidR="002709E2" w:rsidRPr="002709E2" w:rsidRDefault="002709E2" w:rsidP="002709E2">
      <w:pPr>
        <w:spacing w:line="600" w:lineRule="auto"/>
        <w:jc w:val="left"/>
        <w:rPr>
          <w:ins w:id="16543" w:author="UTENTE" w:date="2020-06-30T18:54:00Z"/>
          <w:rFonts w:ascii="Calibri" w:eastAsia="Calibri" w:hAnsi="Calibri" w:cs="Times New Roman"/>
        </w:rPr>
      </w:pPr>
      <w:ins w:id="16544" w:author="UTENTE" w:date="2020-06-30T18:54:00Z">
        <w:r w:rsidRPr="002709E2">
          <w:rPr>
            <w:rFonts w:ascii="Calibri" w:eastAsia="Calibri" w:hAnsi="Calibri" w:cs="Times New Roman"/>
          </w:rPr>
          <w:t>896.</w:t>
        </w:r>
        <w:r w:rsidRPr="002709E2">
          <w:rPr>
            <w:rFonts w:ascii="Calibri" w:eastAsia="Calibri" w:hAnsi="Calibri" w:cs="Times New Roman"/>
          </w:rPr>
          <w:tab/>
          <w:t>mc "\"…Shit…\"" </w:t>
        </w:r>
        <w:r w:rsidRPr="002709E2">
          <w:rPr>
            <w:rFonts w:ascii="Calibri" w:eastAsia="Calibri" w:hAnsi="Calibri" w:cs="Times New Roman"/>
          </w:rPr>
          <w:br w:type="page"/>
        </w:r>
      </w:ins>
    </w:p>
    <w:p w14:paraId="117543AC" w14:textId="77777777" w:rsidR="002709E2" w:rsidRPr="002709E2" w:rsidRDefault="002709E2" w:rsidP="002709E2">
      <w:pPr>
        <w:spacing w:line="600" w:lineRule="auto"/>
        <w:jc w:val="left"/>
        <w:rPr>
          <w:ins w:id="16545" w:author="UTENTE" w:date="2020-06-30T18:54:00Z"/>
          <w:rFonts w:ascii="Calibri" w:eastAsia="Calibri" w:hAnsi="Calibri" w:cs="Times New Roman"/>
        </w:rPr>
      </w:pPr>
      <w:ins w:id="16546" w:author="UTENTE" w:date="2020-06-30T18:54:00Z">
        <w:r w:rsidRPr="002709E2">
          <w:rPr>
            <w:rFonts w:ascii="Calibri" w:eastAsia="Calibri" w:hAnsi="Calibri" w:cs="Times New Roman"/>
          </w:rPr>
          <w:lastRenderedPageBreak/>
          <w:t>884.</w:t>
        </w:r>
        <w:r w:rsidRPr="002709E2">
          <w:rPr>
            <w:rFonts w:ascii="Calibri" w:eastAsia="Calibri" w:hAnsi="Calibri" w:cs="Times New Roman"/>
          </w:rPr>
          <w:tab/>
          <w:t>n "Mi travolge con un altro bacio, subito dopo aver risposto, come se stesse disperatamente cercando di sigillare un patto indissolubile."</w:t>
        </w:r>
      </w:ins>
    </w:p>
    <w:p w14:paraId="5AB1C6C5" w14:textId="77777777" w:rsidR="002709E2" w:rsidRPr="002709E2" w:rsidRDefault="002709E2" w:rsidP="002709E2">
      <w:pPr>
        <w:spacing w:line="600" w:lineRule="auto"/>
        <w:jc w:val="left"/>
        <w:rPr>
          <w:ins w:id="16547" w:author="UTENTE" w:date="2020-06-30T18:54:00Z"/>
          <w:rFonts w:ascii="Calibri" w:eastAsia="Calibri" w:hAnsi="Calibri" w:cs="Times New Roman"/>
        </w:rPr>
      </w:pPr>
      <w:ins w:id="16548" w:author="UTENTE" w:date="2020-06-30T18:54:00Z">
        <w:r w:rsidRPr="002709E2">
          <w:rPr>
            <w:rFonts w:ascii="Calibri" w:eastAsia="Calibri" w:hAnsi="Calibri" w:cs="Times New Roman"/>
          </w:rPr>
          <w:t>885.</w:t>
        </w:r>
        <w:r w:rsidRPr="002709E2">
          <w:rPr>
            <w:rFonts w:ascii="Calibri" w:eastAsia="Calibri" w:hAnsi="Calibri" w:cs="Times New Roman"/>
          </w:rPr>
          <w:tab/>
          <w:t>n "Gli stringo le mie braccia attorno al collo, cercando di rassicurarlo e fargli capire che non ho intenzione di abbandonarlo a breve."</w:t>
        </w:r>
      </w:ins>
    </w:p>
    <w:p w14:paraId="712350A0" w14:textId="77777777" w:rsidR="002709E2" w:rsidRPr="002709E2" w:rsidRDefault="002709E2" w:rsidP="002709E2">
      <w:pPr>
        <w:spacing w:line="600" w:lineRule="auto"/>
        <w:jc w:val="left"/>
        <w:rPr>
          <w:ins w:id="16549" w:author="UTENTE" w:date="2020-06-30T18:54:00Z"/>
          <w:rFonts w:ascii="Calibri" w:eastAsia="Calibri" w:hAnsi="Calibri" w:cs="Times New Roman"/>
        </w:rPr>
      </w:pPr>
      <w:ins w:id="16550" w:author="UTENTE" w:date="2020-06-30T18:54:00Z">
        <w:r w:rsidRPr="002709E2">
          <w:rPr>
            <w:rFonts w:ascii="Calibri" w:eastAsia="Calibri" w:hAnsi="Calibri" w:cs="Times New Roman"/>
          </w:rPr>
          <w:t>886.</w:t>
        </w:r>
        <w:r w:rsidRPr="002709E2">
          <w:rPr>
            <w:rFonts w:ascii="Calibri" w:eastAsia="Calibri" w:hAnsi="Calibri" w:cs="Times New Roman"/>
          </w:rPr>
          <w:tab/>
          <w:t>n "Il resto della notte, dopo quel momento, è completamente sfocato, pieno di così tanta passione che riesco a malapena a stare al passo."</w:t>
        </w:r>
      </w:ins>
    </w:p>
    <w:p w14:paraId="72D8FAE4" w14:textId="77777777" w:rsidR="002709E2" w:rsidRPr="002709E2" w:rsidRDefault="002709E2" w:rsidP="002709E2">
      <w:pPr>
        <w:spacing w:line="600" w:lineRule="auto"/>
        <w:jc w:val="left"/>
        <w:rPr>
          <w:ins w:id="16551" w:author="UTENTE" w:date="2020-06-30T18:54:00Z"/>
          <w:rFonts w:ascii="Calibri" w:eastAsia="Calibri" w:hAnsi="Calibri" w:cs="Times New Roman"/>
        </w:rPr>
      </w:pPr>
      <w:ins w:id="16552" w:author="UTENTE" w:date="2020-06-30T18:54:00Z">
        <w:r w:rsidRPr="002709E2">
          <w:rPr>
            <w:rFonts w:ascii="Calibri" w:eastAsia="Calibri" w:hAnsi="Calibri" w:cs="Times New Roman"/>
          </w:rPr>
          <w:t>887.</w:t>
        </w:r>
        <w:r w:rsidRPr="002709E2">
          <w:rPr>
            <w:rFonts w:ascii="Calibri" w:eastAsia="Calibri" w:hAnsi="Calibri" w:cs="Times New Roman"/>
          </w:rPr>
          <w:tab/>
          <w:t>n "Alla fine, mi addormento, intossicato dal profumo di Dom e dal suo confortante abbraccio."</w:t>
        </w:r>
      </w:ins>
    </w:p>
    <w:p w14:paraId="091DE4E8" w14:textId="77777777" w:rsidR="002709E2" w:rsidRPr="002709E2" w:rsidRDefault="002709E2" w:rsidP="002709E2">
      <w:pPr>
        <w:spacing w:line="600" w:lineRule="auto"/>
        <w:jc w:val="left"/>
        <w:rPr>
          <w:ins w:id="16553" w:author="UTENTE" w:date="2020-06-30T18:54:00Z"/>
          <w:rFonts w:ascii="Calibri" w:eastAsia="Calibri" w:hAnsi="Calibri" w:cs="Times New Roman"/>
        </w:rPr>
      </w:pPr>
      <w:ins w:id="16554" w:author="UTENTE" w:date="2020-06-30T18:54:00Z">
        <w:r w:rsidRPr="002709E2">
          <w:rPr>
            <w:rFonts w:ascii="Calibri" w:eastAsia="Calibri" w:hAnsi="Calibri" w:cs="Times New Roman"/>
          </w:rPr>
          <w:t>888.</w:t>
        </w:r>
        <w:r w:rsidRPr="002709E2">
          <w:rPr>
            <w:rFonts w:ascii="Calibri" w:eastAsia="Calibri" w:hAnsi="Calibri" w:cs="Times New Roman"/>
          </w:rPr>
          <w:tab/>
          <w:t>n "L'unico pensiero nella mia mente è la disperata speranza che questo momento possa durare per sempre…"</w:t>
        </w:r>
      </w:ins>
    </w:p>
    <w:p w14:paraId="5AE3574B" w14:textId="77777777" w:rsidR="002709E2" w:rsidRPr="002709E2" w:rsidRDefault="002709E2" w:rsidP="002709E2">
      <w:pPr>
        <w:spacing w:line="600" w:lineRule="auto"/>
        <w:jc w:val="left"/>
        <w:rPr>
          <w:ins w:id="16555" w:author="UTENTE" w:date="2020-06-30T18:54:00Z"/>
          <w:rFonts w:ascii="Calibri" w:eastAsia="Calibri" w:hAnsi="Calibri" w:cs="Times New Roman"/>
        </w:rPr>
      </w:pPr>
      <w:ins w:id="16556" w:author="UTENTE" w:date="2020-06-30T18:54:00Z">
        <w:r w:rsidRPr="002709E2">
          <w:rPr>
            <w:rFonts w:ascii="Calibri" w:eastAsia="Calibri" w:hAnsi="Calibri" w:cs="Times New Roman"/>
          </w:rPr>
          <w:t>889.</w:t>
        </w:r>
        <w:r w:rsidRPr="002709E2">
          <w:rPr>
            <w:rFonts w:ascii="Calibri" w:eastAsia="Calibri" w:hAnsi="Calibri" w:cs="Times New Roman"/>
          </w:rPr>
          <w:tab/>
          <w:t>n "…E una preghiera che io possa essere abbastanza forte da fare la scelta giusta."</w:t>
        </w:r>
      </w:ins>
    </w:p>
    <w:p w14:paraId="5E98CF3B" w14:textId="77777777" w:rsidR="002709E2" w:rsidRPr="002709E2" w:rsidRDefault="002709E2" w:rsidP="002709E2">
      <w:pPr>
        <w:spacing w:line="600" w:lineRule="auto"/>
        <w:jc w:val="left"/>
        <w:rPr>
          <w:ins w:id="16557" w:author="UTENTE" w:date="2020-06-30T18:54:00Z"/>
          <w:rFonts w:ascii="Calibri" w:eastAsia="Calibri" w:hAnsi="Calibri" w:cs="Times New Roman"/>
        </w:rPr>
      </w:pPr>
      <w:ins w:id="16558" w:author="UTENTE" w:date="2020-06-30T18:54:00Z">
        <w:r w:rsidRPr="002709E2">
          <w:rPr>
            <w:rFonts w:ascii="Calibri" w:eastAsia="Calibri" w:hAnsi="Calibri" w:cs="Times New Roman"/>
          </w:rPr>
          <w:t>890.</w:t>
        </w:r>
        <w:r w:rsidRPr="002709E2">
          <w:rPr>
            <w:rFonts w:ascii="Calibri" w:eastAsia="Calibri" w:hAnsi="Calibri" w:cs="Times New Roman"/>
          </w:rPr>
          <w:tab/>
          <w:t>mc "\"Mmmh…\""</w:t>
        </w:r>
      </w:ins>
    </w:p>
    <w:p w14:paraId="2752F55C" w14:textId="77777777" w:rsidR="002709E2" w:rsidRPr="002709E2" w:rsidRDefault="002709E2" w:rsidP="002709E2">
      <w:pPr>
        <w:spacing w:line="600" w:lineRule="auto"/>
        <w:jc w:val="left"/>
        <w:rPr>
          <w:ins w:id="16559" w:author="UTENTE" w:date="2020-06-30T18:54:00Z"/>
          <w:rFonts w:ascii="Calibri" w:eastAsia="Calibri" w:hAnsi="Calibri" w:cs="Times New Roman"/>
        </w:rPr>
      </w:pPr>
      <w:ins w:id="16560" w:author="UTENTE" w:date="2020-06-30T18:54:00Z">
        <w:r w:rsidRPr="002709E2">
          <w:rPr>
            <w:rFonts w:ascii="Calibri" w:eastAsia="Calibri" w:hAnsi="Calibri" w:cs="Times New Roman"/>
          </w:rPr>
          <w:t>891.</w:t>
        </w:r>
        <w:r w:rsidRPr="002709E2">
          <w:rPr>
            <w:rFonts w:ascii="Calibri" w:eastAsia="Calibri" w:hAnsi="Calibri" w:cs="Times New Roman"/>
          </w:rPr>
          <w:tab/>
          <w:t>n "Mi rigiro nel letto, cercando di accoccolarmi vicino a Dom."</w:t>
        </w:r>
      </w:ins>
    </w:p>
    <w:p w14:paraId="349B859E" w14:textId="77777777" w:rsidR="002709E2" w:rsidRPr="002709E2" w:rsidRDefault="002709E2" w:rsidP="002709E2">
      <w:pPr>
        <w:spacing w:line="600" w:lineRule="auto"/>
        <w:jc w:val="left"/>
        <w:rPr>
          <w:ins w:id="16561" w:author="UTENTE" w:date="2020-06-30T18:54:00Z"/>
          <w:rFonts w:ascii="Calibri" w:eastAsia="Calibri" w:hAnsi="Calibri" w:cs="Times New Roman"/>
        </w:rPr>
      </w:pPr>
      <w:ins w:id="16562" w:author="UTENTE" w:date="2020-06-30T18:54:00Z">
        <w:r w:rsidRPr="002709E2">
          <w:rPr>
            <w:rFonts w:ascii="Calibri" w:eastAsia="Calibri" w:hAnsi="Calibri" w:cs="Times New Roman"/>
          </w:rPr>
          <w:t>892.</w:t>
        </w:r>
        <w:r w:rsidRPr="002709E2">
          <w:rPr>
            <w:rFonts w:ascii="Calibri" w:eastAsia="Calibri" w:hAnsi="Calibri" w:cs="Times New Roman"/>
          </w:rPr>
          <w:tab/>
          <w:t>mc "\"…?\""</w:t>
        </w:r>
      </w:ins>
    </w:p>
    <w:p w14:paraId="4D61C4E8" w14:textId="77777777" w:rsidR="002709E2" w:rsidRPr="002709E2" w:rsidRDefault="002709E2" w:rsidP="002709E2">
      <w:pPr>
        <w:spacing w:line="600" w:lineRule="auto"/>
        <w:jc w:val="left"/>
        <w:rPr>
          <w:ins w:id="16563" w:author="UTENTE" w:date="2020-06-30T18:54:00Z"/>
          <w:rFonts w:ascii="Calibri" w:eastAsia="Calibri" w:hAnsi="Calibri" w:cs="Times New Roman"/>
        </w:rPr>
      </w:pPr>
      <w:ins w:id="16564" w:author="UTENTE" w:date="2020-06-30T18:54:00Z">
        <w:r w:rsidRPr="002709E2">
          <w:rPr>
            <w:rFonts w:ascii="Calibri" w:eastAsia="Calibri" w:hAnsi="Calibri" w:cs="Times New Roman"/>
          </w:rPr>
          <w:t>893.</w:t>
        </w:r>
        <w:r w:rsidRPr="002709E2">
          <w:rPr>
            <w:rFonts w:ascii="Calibri" w:eastAsia="Calibri" w:hAnsi="Calibri" w:cs="Times New Roman"/>
          </w:rPr>
          <w:tab/>
          <w:t>n "Non è qui?"</w:t>
        </w:r>
      </w:ins>
    </w:p>
    <w:p w14:paraId="3ACBCF33" w14:textId="77777777" w:rsidR="002709E2" w:rsidRPr="002709E2" w:rsidRDefault="002709E2" w:rsidP="002709E2">
      <w:pPr>
        <w:spacing w:line="600" w:lineRule="auto"/>
        <w:jc w:val="left"/>
        <w:rPr>
          <w:ins w:id="16565" w:author="UTENTE" w:date="2020-06-30T18:54:00Z"/>
          <w:rFonts w:ascii="Calibri" w:eastAsia="Calibri" w:hAnsi="Calibri" w:cs="Times New Roman"/>
        </w:rPr>
      </w:pPr>
      <w:ins w:id="16566" w:author="UTENTE" w:date="2020-06-30T18:54:00Z">
        <w:r w:rsidRPr="002709E2">
          <w:rPr>
            <w:rFonts w:ascii="Calibri" w:eastAsia="Calibri" w:hAnsi="Calibri" w:cs="Times New Roman"/>
          </w:rPr>
          <w:t>894.</w:t>
        </w:r>
        <w:r w:rsidRPr="002709E2">
          <w:rPr>
            <w:rFonts w:ascii="Calibri" w:eastAsia="Calibri" w:hAnsi="Calibri" w:cs="Times New Roman"/>
          </w:rPr>
          <w:tab/>
          <w:t>n "Quando mi siedo, mi rendo contro che dei raggi di sole stanno debolmente facendo capolino dalla finestra."</w:t>
        </w:r>
      </w:ins>
    </w:p>
    <w:p w14:paraId="37D8A5FA" w14:textId="77777777" w:rsidR="002709E2" w:rsidRPr="002709E2" w:rsidRDefault="002709E2" w:rsidP="002709E2">
      <w:pPr>
        <w:spacing w:line="600" w:lineRule="auto"/>
        <w:jc w:val="left"/>
        <w:rPr>
          <w:ins w:id="16567" w:author="UTENTE" w:date="2020-06-30T18:54:00Z"/>
          <w:rFonts w:ascii="Calibri" w:eastAsia="Calibri" w:hAnsi="Calibri" w:cs="Times New Roman"/>
        </w:rPr>
      </w:pPr>
      <w:ins w:id="16568" w:author="UTENTE" w:date="2020-06-30T18:54:00Z">
        <w:r w:rsidRPr="002709E2">
          <w:rPr>
            <w:rFonts w:ascii="Calibri" w:eastAsia="Calibri" w:hAnsi="Calibri" w:cs="Times New Roman"/>
          </w:rPr>
          <w:t>895.</w:t>
        </w:r>
        <w:r w:rsidRPr="002709E2">
          <w:rPr>
            <w:rFonts w:ascii="Calibri" w:eastAsia="Calibri" w:hAnsi="Calibri" w:cs="Times New Roman"/>
          </w:rPr>
          <w:tab/>
          <w:t>n "Nessun segno di Dom. Dev'essersene andato prima dell'alba."</w:t>
        </w:r>
      </w:ins>
    </w:p>
    <w:p w14:paraId="0D64487B" w14:textId="77777777" w:rsidR="002709E2" w:rsidRPr="002709E2" w:rsidRDefault="002709E2" w:rsidP="002709E2">
      <w:pPr>
        <w:spacing w:line="600" w:lineRule="auto"/>
        <w:jc w:val="left"/>
        <w:rPr>
          <w:ins w:id="16569" w:author="UTENTE" w:date="2020-06-30T18:54:00Z"/>
          <w:rFonts w:ascii="Calibri" w:eastAsia="Calibri" w:hAnsi="Calibri" w:cs="Times New Roman"/>
        </w:rPr>
      </w:pPr>
      <w:ins w:id="16570" w:author="UTENTE" w:date="2020-06-30T18:54:00Z">
        <w:r w:rsidRPr="002709E2">
          <w:rPr>
            <w:rFonts w:ascii="Calibri" w:eastAsia="Calibri" w:hAnsi="Calibri" w:cs="Times New Roman"/>
          </w:rPr>
          <w:t>896.</w:t>
        </w:r>
        <w:r w:rsidRPr="002709E2">
          <w:rPr>
            <w:rFonts w:ascii="Calibri" w:eastAsia="Calibri" w:hAnsi="Calibri" w:cs="Times New Roman"/>
          </w:rPr>
          <w:tab/>
          <w:t>mc "\"…Cazzo…\" </w:t>
        </w:r>
        <w:r w:rsidRPr="002709E2">
          <w:rPr>
            <w:rFonts w:ascii="Calibri" w:eastAsia="Calibri" w:hAnsi="Calibri" w:cs="Times New Roman"/>
          </w:rPr>
          <w:br w:type="page"/>
        </w:r>
      </w:ins>
    </w:p>
    <w:p w14:paraId="5B3D564C" w14:textId="77777777" w:rsidR="002709E2" w:rsidRPr="002709E2" w:rsidRDefault="002709E2" w:rsidP="002709E2">
      <w:pPr>
        <w:spacing w:line="600" w:lineRule="auto"/>
        <w:jc w:val="left"/>
        <w:rPr>
          <w:ins w:id="16571" w:author="UTENTE" w:date="2020-06-30T18:54:00Z"/>
          <w:rFonts w:ascii="Calibri" w:eastAsia="Calibri" w:hAnsi="Calibri" w:cs="Times New Roman"/>
          <w:lang w:val="en-US"/>
        </w:rPr>
      </w:pPr>
      <w:ins w:id="16572" w:author="UTENTE" w:date="2020-06-30T18:54:00Z">
        <w:r w:rsidRPr="002709E2">
          <w:rPr>
            <w:rFonts w:ascii="Calibri" w:eastAsia="Calibri" w:hAnsi="Calibri" w:cs="Times New Roman"/>
            <w:lang w:val="en-US"/>
          </w:rPr>
          <w:lastRenderedPageBreak/>
          <w:t>897.</w:t>
        </w:r>
        <w:r w:rsidRPr="002709E2">
          <w:rPr>
            <w:rFonts w:ascii="Calibri" w:eastAsia="Calibri" w:hAnsi="Calibri" w:cs="Times New Roman"/>
            <w:lang w:val="en-US"/>
          </w:rPr>
          <w:tab/>
          <w:t>n "The memories of last night flood back when an ache runs through my body."</w:t>
        </w:r>
      </w:ins>
    </w:p>
    <w:p w14:paraId="5B24839D" w14:textId="77777777" w:rsidR="002709E2" w:rsidRPr="002709E2" w:rsidRDefault="002709E2" w:rsidP="002709E2">
      <w:pPr>
        <w:spacing w:line="600" w:lineRule="auto"/>
        <w:jc w:val="left"/>
        <w:rPr>
          <w:ins w:id="16573" w:author="UTENTE" w:date="2020-06-30T18:54:00Z"/>
          <w:rFonts w:ascii="Calibri" w:eastAsia="Calibri" w:hAnsi="Calibri" w:cs="Times New Roman"/>
          <w:lang w:val="en-US"/>
        </w:rPr>
      </w:pPr>
      <w:ins w:id="16574" w:author="UTENTE" w:date="2020-06-30T18:54:00Z">
        <w:r w:rsidRPr="002709E2">
          <w:rPr>
            <w:rFonts w:ascii="Calibri" w:eastAsia="Calibri" w:hAnsi="Calibri" w:cs="Times New Roman"/>
            <w:lang w:val="en-US"/>
          </w:rPr>
          <w:t>898.</w:t>
        </w:r>
        <w:r w:rsidRPr="002709E2">
          <w:rPr>
            <w:rFonts w:ascii="Calibri" w:eastAsia="Calibri" w:hAnsi="Calibri" w:cs="Times New Roman"/>
            <w:lang w:val="en-US"/>
          </w:rPr>
          <w:tab/>
          <w:t>n "Ngh… he {i}is{/i} a monster in some ways, I'll give him that."</w:t>
        </w:r>
      </w:ins>
    </w:p>
    <w:p w14:paraId="22DA0E5B" w14:textId="77777777" w:rsidR="002709E2" w:rsidRPr="002709E2" w:rsidRDefault="002709E2" w:rsidP="002709E2">
      <w:pPr>
        <w:spacing w:line="600" w:lineRule="auto"/>
        <w:jc w:val="left"/>
        <w:rPr>
          <w:ins w:id="16575" w:author="UTENTE" w:date="2020-06-30T18:54:00Z"/>
          <w:rFonts w:ascii="Calibri" w:eastAsia="Calibri" w:hAnsi="Calibri" w:cs="Times New Roman"/>
          <w:lang w:val="en-US"/>
        </w:rPr>
      </w:pPr>
      <w:ins w:id="16576" w:author="UTENTE" w:date="2020-06-30T18:54:00Z">
        <w:r w:rsidRPr="002709E2">
          <w:rPr>
            <w:rFonts w:ascii="Calibri" w:eastAsia="Calibri" w:hAnsi="Calibri" w:cs="Times New Roman"/>
            <w:lang w:val="en-US"/>
          </w:rPr>
          <w:t>899.</w:t>
        </w:r>
        <w:r w:rsidRPr="002709E2">
          <w:rPr>
            <w:rFonts w:ascii="Calibri" w:eastAsia="Calibri" w:hAnsi="Calibri" w:cs="Times New Roman"/>
            <w:lang w:val="en-US"/>
          </w:rPr>
          <w:tab/>
          <w:t>mc "\"The sheets are gonna need to be changed… mmh, I'll do it later.\""</w:t>
        </w:r>
      </w:ins>
    </w:p>
    <w:p w14:paraId="22657740" w14:textId="77777777" w:rsidR="002709E2" w:rsidRPr="002709E2" w:rsidRDefault="002709E2" w:rsidP="002709E2">
      <w:pPr>
        <w:spacing w:line="600" w:lineRule="auto"/>
        <w:jc w:val="left"/>
        <w:rPr>
          <w:ins w:id="16577" w:author="UTENTE" w:date="2020-06-30T18:54:00Z"/>
          <w:rFonts w:ascii="Calibri" w:eastAsia="Calibri" w:hAnsi="Calibri" w:cs="Times New Roman"/>
          <w:lang w:val="en-US"/>
        </w:rPr>
      </w:pPr>
      <w:ins w:id="16578" w:author="UTENTE" w:date="2020-06-30T18:54:00Z">
        <w:r w:rsidRPr="002709E2">
          <w:rPr>
            <w:rFonts w:ascii="Calibri" w:eastAsia="Calibri" w:hAnsi="Calibri" w:cs="Times New Roman"/>
            <w:lang w:val="en-US"/>
          </w:rPr>
          <w:t>900.</w:t>
        </w:r>
        <w:r w:rsidRPr="002709E2">
          <w:rPr>
            <w:rFonts w:ascii="Calibri" w:eastAsia="Calibri" w:hAnsi="Calibri" w:cs="Times New Roman"/>
            <w:lang w:val="en-US"/>
          </w:rPr>
          <w:tab/>
          <w:t>n "I roll out of bed and put on some coffee before settling down to work, all while wearing a happily sleep-deprived smile."</w:t>
        </w:r>
      </w:ins>
    </w:p>
    <w:p w14:paraId="299CA2F3" w14:textId="77777777" w:rsidR="002709E2" w:rsidRPr="002709E2" w:rsidRDefault="002709E2" w:rsidP="002709E2">
      <w:pPr>
        <w:spacing w:line="600" w:lineRule="auto"/>
        <w:jc w:val="left"/>
        <w:rPr>
          <w:ins w:id="16579" w:author="UTENTE" w:date="2020-06-30T18:54:00Z"/>
          <w:rFonts w:ascii="Calibri" w:eastAsia="Calibri" w:hAnsi="Calibri" w:cs="Times New Roman"/>
          <w:lang w:val="en-US"/>
        </w:rPr>
      </w:pPr>
      <w:ins w:id="16580" w:author="UTENTE" w:date="2020-06-30T18:54:00Z">
        <w:r w:rsidRPr="002709E2">
          <w:rPr>
            <w:rFonts w:ascii="Calibri" w:eastAsia="Calibri" w:hAnsi="Calibri" w:cs="Times New Roman"/>
            <w:lang w:val="en-US"/>
          </w:rPr>
          <w:t>901.</w:t>
        </w:r>
        <w:r w:rsidRPr="002709E2">
          <w:rPr>
            <w:rFonts w:ascii="Calibri" w:eastAsia="Calibri" w:hAnsi="Calibri" w:cs="Times New Roman"/>
            <w:lang w:val="en-US"/>
          </w:rPr>
          <w:tab/>
          <w:t>n "As I write, though, my mind keeps drifting between Dom and Bishop."</w:t>
        </w:r>
      </w:ins>
    </w:p>
    <w:p w14:paraId="79240FCD" w14:textId="77777777" w:rsidR="002709E2" w:rsidRPr="002709E2" w:rsidRDefault="002709E2" w:rsidP="002709E2">
      <w:pPr>
        <w:spacing w:line="600" w:lineRule="auto"/>
        <w:jc w:val="left"/>
        <w:rPr>
          <w:ins w:id="16581" w:author="UTENTE" w:date="2020-06-30T18:54:00Z"/>
          <w:rFonts w:ascii="Calibri" w:eastAsia="Calibri" w:hAnsi="Calibri" w:cs="Times New Roman"/>
          <w:lang w:val="en-US"/>
        </w:rPr>
      </w:pPr>
      <w:ins w:id="16582" w:author="UTENTE" w:date="2020-06-30T18:54:00Z">
        <w:r w:rsidRPr="002709E2">
          <w:rPr>
            <w:rFonts w:ascii="Calibri" w:eastAsia="Calibri" w:hAnsi="Calibri" w:cs="Times New Roman"/>
            <w:lang w:val="en-US"/>
          </w:rPr>
          <w:t>902.</w:t>
        </w:r>
        <w:r w:rsidRPr="002709E2">
          <w:rPr>
            <w:rFonts w:ascii="Calibri" w:eastAsia="Calibri" w:hAnsi="Calibri" w:cs="Times New Roman"/>
            <w:lang w:val="en-US"/>
          </w:rPr>
          <w:tab/>
          <w:t>n "The mood of the words I type grows steadily darker, like it's mirroring the uncertainty in my heart."</w:t>
        </w:r>
      </w:ins>
    </w:p>
    <w:p w14:paraId="777F2F45" w14:textId="77777777" w:rsidR="002709E2" w:rsidRPr="002709E2" w:rsidRDefault="002709E2" w:rsidP="002709E2">
      <w:pPr>
        <w:spacing w:line="600" w:lineRule="auto"/>
        <w:jc w:val="left"/>
        <w:rPr>
          <w:ins w:id="16583" w:author="UTENTE" w:date="2020-06-30T18:54:00Z"/>
          <w:rFonts w:ascii="Calibri" w:eastAsia="Calibri" w:hAnsi="Calibri" w:cs="Times New Roman"/>
          <w:lang w:val="en-US"/>
        </w:rPr>
      </w:pPr>
      <w:ins w:id="16584" w:author="UTENTE" w:date="2020-06-30T18:54:00Z">
        <w:r w:rsidRPr="002709E2">
          <w:rPr>
            <w:rFonts w:ascii="Calibri" w:eastAsia="Calibri" w:hAnsi="Calibri" w:cs="Times New Roman"/>
            <w:lang w:val="en-US"/>
          </w:rPr>
          <w:t>903.</w:t>
        </w:r>
        <w:r w:rsidRPr="002709E2">
          <w:rPr>
            <w:rFonts w:ascii="Calibri" w:eastAsia="Calibri" w:hAnsi="Calibri" w:cs="Times New Roman"/>
            <w:lang w:val="en-US"/>
          </w:rPr>
          <w:tab/>
          <w:t>n "I have to keep myself from turning my light-hearted romance commissions into horror stories… that'd be bad for business."</w:t>
        </w:r>
      </w:ins>
    </w:p>
    <w:p w14:paraId="65455763" w14:textId="77777777" w:rsidR="002709E2" w:rsidRPr="002709E2" w:rsidRDefault="002709E2" w:rsidP="002709E2">
      <w:pPr>
        <w:spacing w:line="600" w:lineRule="auto"/>
        <w:jc w:val="left"/>
        <w:rPr>
          <w:ins w:id="16585" w:author="UTENTE" w:date="2020-06-30T18:54:00Z"/>
          <w:rFonts w:ascii="Calibri" w:eastAsia="Calibri" w:hAnsi="Calibri" w:cs="Times New Roman"/>
          <w:lang w:val="en-US"/>
        </w:rPr>
      </w:pPr>
      <w:ins w:id="16586" w:author="UTENTE" w:date="2020-06-30T18:54:00Z">
        <w:r w:rsidRPr="002709E2">
          <w:rPr>
            <w:rFonts w:ascii="Calibri" w:eastAsia="Calibri" w:hAnsi="Calibri" w:cs="Times New Roman"/>
            <w:lang w:val="en-US"/>
          </w:rPr>
          <w:t>904.</w:t>
        </w:r>
        <w:r w:rsidRPr="002709E2">
          <w:rPr>
            <w:rFonts w:ascii="Calibri" w:eastAsia="Calibri" w:hAnsi="Calibri" w:cs="Times New Roman"/>
            <w:lang w:val="en-US"/>
          </w:rPr>
          <w:tab/>
          <w:t>n "As I work on my newest composition, though, my mind keeps drifting between Dom and Bishop."</w:t>
        </w:r>
      </w:ins>
    </w:p>
    <w:p w14:paraId="30364B68" w14:textId="77777777" w:rsidR="002709E2" w:rsidRPr="002709E2" w:rsidRDefault="002709E2" w:rsidP="002709E2">
      <w:pPr>
        <w:spacing w:line="600" w:lineRule="auto"/>
        <w:jc w:val="left"/>
        <w:rPr>
          <w:ins w:id="16587" w:author="UTENTE" w:date="2020-06-30T18:54:00Z"/>
          <w:rFonts w:ascii="Calibri" w:eastAsia="Calibri" w:hAnsi="Calibri" w:cs="Times New Roman"/>
          <w:lang w:val="en-US"/>
        </w:rPr>
      </w:pPr>
      <w:ins w:id="16588" w:author="UTENTE" w:date="2020-06-30T18:54:00Z">
        <w:r w:rsidRPr="002709E2">
          <w:rPr>
            <w:rFonts w:ascii="Calibri" w:eastAsia="Calibri" w:hAnsi="Calibri" w:cs="Times New Roman"/>
            <w:lang w:val="en-US"/>
          </w:rPr>
          <w:t>905.</w:t>
        </w:r>
        <w:r w:rsidRPr="002709E2">
          <w:rPr>
            <w:rFonts w:ascii="Calibri" w:eastAsia="Calibri" w:hAnsi="Calibri" w:cs="Times New Roman"/>
            <w:lang w:val="en-US"/>
          </w:rPr>
          <w:tab/>
          <w:t>n "The tone of my piece grows steadily darker, like it's mirroring the uncertainty in my heart."</w:t>
        </w:r>
      </w:ins>
    </w:p>
    <w:p w14:paraId="2DF79179" w14:textId="77777777" w:rsidR="002709E2" w:rsidRPr="002709E2" w:rsidRDefault="002709E2" w:rsidP="002709E2">
      <w:pPr>
        <w:spacing w:line="600" w:lineRule="auto"/>
        <w:jc w:val="left"/>
        <w:rPr>
          <w:ins w:id="16589" w:author="UTENTE" w:date="2020-06-30T18:54:00Z"/>
          <w:rFonts w:ascii="Calibri" w:eastAsia="Calibri" w:hAnsi="Calibri" w:cs="Times New Roman"/>
          <w:lang w:val="en-US"/>
        </w:rPr>
      </w:pPr>
      <w:ins w:id="16590" w:author="UTENTE" w:date="2020-06-30T18:54:00Z">
        <w:r w:rsidRPr="002709E2">
          <w:rPr>
            <w:rFonts w:ascii="Calibri" w:eastAsia="Calibri" w:hAnsi="Calibri" w:cs="Times New Roman"/>
            <w:lang w:val="en-US"/>
          </w:rPr>
          <w:t>906.</w:t>
        </w:r>
        <w:r w:rsidRPr="002709E2">
          <w:rPr>
            <w:rFonts w:ascii="Calibri" w:eastAsia="Calibri" w:hAnsi="Calibri" w:cs="Times New Roman"/>
            <w:lang w:val="en-US"/>
          </w:rPr>
          <w:tab/>
          <w:t>n "I have to actively focus to keep it from turning into something grim and moody, more fitting for a horror game than a fantasy one."</w:t>
        </w:r>
      </w:ins>
    </w:p>
    <w:p w14:paraId="0D94ADBF" w14:textId="77777777" w:rsidR="002709E2" w:rsidRPr="002709E2" w:rsidRDefault="002709E2" w:rsidP="002709E2">
      <w:pPr>
        <w:spacing w:line="600" w:lineRule="auto"/>
        <w:jc w:val="left"/>
        <w:rPr>
          <w:ins w:id="16591" w:author="UTENTE" w:date="2020-06-30T18:54:00Z"/>
          <w:rFonts w:ascii="Calibri" w:eastAsia="Calibri" w:hAnsi="Calibri" w:cs="Times New Roman"/>
          <w:lang w:val="en-US"/>
        </w:rPr>
      </w:pPr>
      <w:ins w:id="16592" w:author="UTENTE" w:date="2020-06-30T18:54:00Z">
        <w:r w:rsidRPr="002709E2">
          <w:rPr>
            <w:rFonts w:ascii="Calibri" w:eastAsia="Calibri" w:hAnsi="Calibri" w:cs="Times New Roman"/>
            <w:lang w:val="en-US"/>
          </w:rPr>
          <w:t>907.</w:t>
        </w:r>
        <w:r w:rsidRPr="002709E2">
          <w:rPr>
            <w:rFonts w:ascii="Calibri" w:eastAsia="Calibri" w:hAnsi="Calibri" w:cs="Times New Roman"/>
            <w:lang w:val="en-US"/>
          </w:rPr>
          <w:tab/>
          <w:t>n "As I work on my latest commission, though, my mind keeps drifting between Dom and Bishop."</w:t>
        </w:r>
        <w:r w:rsidRPr="002709E2">
          <w:rPr>
            <w:rFonts w:ascii="Calibri" w:eastAsia="Calibri" w:hAnsi="Calibri" w:cs="Times New Roman"/>
            <w:lang w:val="en-US"/>
          </w:rPr>
          <w:br w:type="page"/>
        </w:r>
      </w:ins>
    </w:p>
    <w:p w14:paraId="1BDA2340" w14:textId="77777777" w:rsidR="002709E2" w:rsidRPr="002709E2" w:rsidRDefault="002709E2" w:rsidP="002709E2">
      <w:pPr>
        <w:spacing w:line="600" w:lineRule="auto"/>
        <w:jc w:val="left"/>
        <w:rPr>
          <w:ins w:id="16593" w:author="UTENTE" w:date="2020-06-30T18:54:00Z"/>
          <w:rFonts w:ascii="Calibri" w:eastAsia="Calibri" w:hAnsi="Calibri" w:cs="Times New Roman"/>
        </w:rPr>
      </w:pPr>
      <w:ins w:id="16594" w:author="UTENTE" w:date="2020-06-30T18:54:00Z">
        <w:r w:rsidRPr="002709E2">
          <w:rPr>
            <w:rFonts w:ascii="Calibri" w:eastAsia="Calibri" w:hAnsi="Calibri" w:cs="Times New Roman"/>
          </w:rPr>
          <w:lastRenderedPageBreak/>
          <w:t>897.</w:t>
        </w:r>
        <w:r w:rsidRPr="002709E2">
          <w:rPr>
            <w:rFonts w:ascii="Calibri" w:eastAsia="Calibri" w:hAnsi="Calibri" w:cs="Times New Roman"/>
          </w:rPr>
          <w:tab/>
          <w:t>n "I ricordi della notte scorsa mi inondano la mente, mentre un tagliente dolore mi attraversa il corpo."</w:t>
        </w:r>
      </w:ins>
    </w:p>
    <w:p w14:paraId="1A86FDD5" w14:textId="77777777" w:rsidR="002709E2" w:rsidRPr="002709E2" w:rsidRDefault="002709E2" w:rsidP="002709E2">
      <w:pPr>
        <w:spacing w:line="600" w:lineRule="auto"/>
        <w:jc w:val="left"/>
        <w:rPr>
          <w:ins w:id="16595" w:author="UTENTE" w:date="2020-06-30T18:54:00Z"/>
          <w:rFonts w:ascii="Calibri" w:eastAsia="Calibri" w:hAnsi="Calibri" w:cs="Times New Roman"/>
        </w:rPr>
      </w:pPr>
      <w:ins w:id="16596" w:author="UTENTE" w:date="2020-06-30T18:54:00Z">
        <w:r w:rsidRPr="002709E2">
          <w:rPr>
            <w:rFonts w:ascii="Calibri" w:eastAsia="Calibri" w:hAnsi="Calibri" w:cs="Times New Roman"/>
          </w:rPr>
          <w:t>898.</w:t>
        </w:r>
        <w:r w:rsidRPr="002709E2">
          <w:rPr>
            <w:rFonts w:ascii="Calibri" w:eastAsia="Calibri" w:hAnsi="Calibri" w:cs="Times New Roman"/>
          </w:rPr>
          <w:tab/>
          <w:t>n "Nh… {i}è{/i} un mostro, in un certo senso, devo dirlo. "</w:t>
        </w:r>
      </w:ins>
    </w:p>
    <w:p w14:paraId="47C494F8" w14:textId="77777777" w:rsidR="002709E2" w:rsidRPr="002709E2" w:rsidRDefault="002709E2" w:rsidP="002709E2">
      <w:pPr>
        <w:spacing w:line="600" w:lineRule="auto"/>
        <w:jc w:val="left"/>
        <w:rPr>
          <w:ins w:id="16597" w:author="UTENTE" w:date="2020-06-30T18:54:00Z"/>
          <w:rFonts w:ascii="Calibri" w:eastAsia="Calibri" w:hAnsi="Calibri" w:cs="Times New Roman"/>
        </w:rPr>
      </w:pPr>
      <w:ins w:id="16598" w:author="UTENTE" w:date="2020-06-30T18:54:00Z">
        <w:r w:rsidRPr="002709E2">
          <w:rPr>
            <w:rFonts w:ascii="Calibri" w:eastAsia="Calibri" w:hAnsi="Calibri" w:cs="Times New Roman"/>
          </w:rPr>
          <w:t>899.</w:t>
        </w:r>
        <w:r w:rsidRPr="002709E2">
          <w:rPr>
            <w:rFonts w:ascii="Calibri" w:eastAsia="Calibri" w:hAnsi="Calibri" w:cs="Times New Roman"/>
          </w:rPr>
          <w:tab/>
          <w:t>mc "\"Le lenzuola sono da cambiare… mmh, lo farò più tardi.\""</w:t>
        </w:r>
      </w:ins>
    </w:p>
    <w:p w14:paraId="5B93B799" w14:textId="77777777" w:rsidR="002709E2" w:rsidRPr="002709E2" w:rsidRDefault="002709E2" w:rsidP="002709E2">
      <w:pPr>
        <w:spacing w:line="600" w:lineRule="auto"/>
        <w:jc w:val="left"/>
        <w:rPr>
          <w:ins w:id="16599" w:author="UTENTE" w:date="2020-06-30T18:54:00Z"/>
          <w:rFonts w:ascii="Calibri" w:eastAsia="Calibri" w:hAnsi="Calibri" w:cs="Times New Roman"/>
        </w:rPr>
      </w:pPr>
      <w:ins w:id="16600" w:author="UTENTE" w:date="2020-06-30T18:54:00Z">
        <w:r w:rsidRPr="002709E2">
          <w:rPr>
            <w:rFonts w:ascii="Calibri" w:eastAsia="Calibri" w:hAnsi="Calibri" w:cs="Times New Roman"/>
          </w:rPr>
          <w:t>900.</w:t>
        </w:r>
        <w:r w:rsidRPr="002709E2">
          <w:rPr>
            <w:rFonts w:ascii="Calibri" w:eastAsia="Calibri" w:hAnsi="Calibri" w:cs="Times New Roman"/>
          </w:rPr>
          <w:tab/>
          <w:t>n "Rotolo giù dal letto e mi bevo una tazza di caffè, prima di mettermi a lavoro, facendo tutto con un sorriso felice e assonnato."</w:t>
        </w:r>
      </w:ins>
    </w:p>
    <w:p w14:paraId="4CF749B0" w14:textId="77777777" w:rsidR="002709E2" w:rsidRPr="002709E2" w:rsidRDefault="002709E2" w:rsidP="002709E2">
      <w:pPr>
        <w:spacing w:line="600" w:lineRule="auto"/>
        <w:jc w:val="left"/>
        <w:rPr>
          <w:ins w:id="16601" w:author="UTENTE" w:date="2020-06-30T18:54:00Z"/>
          <w:rFonts w:ascii="Calibri" w:eastAsia="Calibri" w:hAnsi="Calibri" w:cs="Times New Roman"/>
        </w:rPr>
      </w:pPr>
      <w:ins w:id="16602" w:author="UTENTE" w:date="2020-06-30T18:54:00Z">
        <w:r w:rsidRPr="002709E2">
          <w:rPr>
            <w:rFonts w:ascii="Calibri" w:eastAsia="Calibri" w:hAnsi="Calibri" w:cs="Times New Roman"/>
          </w:rPr>
          <w:t>901.</w:t>
        </w:r>
        <w:r w:rsidRPr="002709E2">
          <w:rPr>
            <w:rFonts w:ascii="Calibri" w:eastAsia="Calibri" w:hAnsi="Calibri" w:cs="Times New Roman"/>
          </w:rPr>
          <w:tab/>
          <w:t>n "Mentre scrivo, però, la mia mente continua a tornare su Dom e Bishop."</w:t>
        </w:r>
      </w:ins>
    </w:p>
    <w:p w14:paraId="45D2CE5D" w14:textId="77777777" w:rsidR="002709E2" w:rsidRPr="002709E2" w:rsidRDefault="002709E2" w:rsidP="002709E2">
      <w:pPr>
        <w:spacing w:line="600" w:lineRule="auto"/>
        <w:jc w:val="left"/>
        <w:rPr>
          <w:ins w:id="16603" w:author="UTENTE" w:date="2020-06-30T18:54:00Z"/>
          <w:rFonts w:ascii="Calibri" w:eastAsia="Calibri" w:hAnsi="Calibri" w:cs="Times New Roman"/>
        </w:rPr>
      </w:pPr>
      <w:ins w:id="16604" w:author="UTENTE" w:date="2020-06-30T18:54:00Z">
        <w:r w:rsidRPr="002709E2">
          <w:rPr>
            <w:rFonts w:ascii="Calibri" w:eastAsia="Calibri" w:hAnsi="Calibri" w:cs="Times New Roman"/>
          </w:rPr>
          <w:t>902.</w:t>
        </w:r>
        <w:r w:rsidRPr="002709E2">
          <w:rPr>
            <w:rFonts w:ascii="Calibri" w:eastAsia="Calibri" w:hAnsi="Calibri" w:cs="Times New Roman"/>
          </w:rPr>
          <w:tab/>
          <w:t>n "Il tono delle parole che scrivo diventa sempre più cupo, come se stesse riproducendo l'incertezza nel mio cuore."</w:t>
        </w:r>
      </w:ins>
    </w:p>
    <w:p w14:paraId="43438F11" w14:textId="77777777" w:rsidR="002709E2" w:rsidRPr="002709E2" w:rsidRDefault="002709E2" w:rsidP="002709E2">
      <w:pPr>
        <w:spacing w:line="600" w:lineRule="auto"/>
        <w:jc w:val="left"/>
        <w:rPr>
          <w:ins w:id="16605" w:author="UTENTE" w:date="2020-06-30T18:54:00Z"/>
          <w:rFonts w:ascii="Calibri" w:eastAsia="Calibri" w:hAnsi="Calibri" w:cs="Times New Roman"/>
        </w:rPr>
      </w:pPr>
      <w:ins w:id="16606" w:author="UTENTE" w:date="2020-06-30T18:54:00Z">
        <w:r w:rsidRPr="002709E2">
          <w:rPr>
            <w:rFonts w:ascii="Calibri" w:eastAsia="Calibri" w:hAnsi="Calibri" w:cs="Times New Roman"/>
          </w:rPr>
          <w:t>903.</w:t>
        </w:r>
        <w:r w:rsidRPr="002709E2">
          <w:rPr>
            <w:rFonts w:ascii="Calibri" w:eastAsia="Calibri" w:hAnsi="Calibri" w:cs="Times New Roman"/>
          </w:rPr>
          <w:tab/>
          <w:t>n "Devo fare attenzione a non trasformare il racconto felicemente romantico che mi hanno commissionato in una storia dell'orrore… non farebbe bene agli affari."</w:t>
        </w:r>
      </w:ins>
    </w:p>
    <w:p w14:paraId="11D44B62" w14:textId="77777777" w:rsidR="002709E2" w:rsidRPr="002709E2" w:rsidRDefault="002709E2" w:rsidP="002709E2">
      <w:pPr>
        <w:spacing w:line="600" w:lineRule="auto"/>
        <w:jc w:val="left"/>
        <w:rPr>
          <w:ins w:id="16607" w:author="UTENTE" w:date="2020-06-30T18:54:00Z"/>
          <w:rFonts w:ascii="Calibri" w:eastAsia="Calibri" w:hAnsi="Calibri" w:cs="Times New Roman"/>
        </w:rPr>
      </w:pPr>
      <w:ins w:id="16608" w:author="UTENTE" w:date="2020-06-30T18:54:00Z">
        <w:r w:rsidRPr="002709E2">
          <w:rPr>
            <w:rFonts w:ascii="Calibri" w:eastAsia="Calibri" w:hAnsi="Calibri" w:cs="Times New Roman"/>
          </w:rPr>
          <w:t>904.</w:t>
        </w:r>
        <w:r w:rsidRPr="002709E2">
          <w:rPr>
            <w:rFonts w:ascii="Calibri" w:eastAsia="Calibri" w:hAnsi="Calibri" w:cs="Times New Roman"/>
          </w:rPr>
          <w:tab/>
          <w:t>n "Mentre lavoro alla mia nuova composizione, la mia mente continua a tornare su Dom e Bishop."</w:t>
        </w:r>
      </w:ins>
    </w:p>
    <w:p w14:paraId="185C97AA" w14:textId="77777777" w:rsidR="002709E2" w:rsidRPr="002709E2" w:rsidRDefault="002709E2" w:rsidP="002709E2">
      <w:pPr>
        <w:spacing w:line="600" w:lineRule="auto"/>
        <w:jc w:val="left"/>
        <w:rPr>
          <w:ins w:id="16609" w:author="UTENTE" w:date="2020-06-30T18:54:00Z"/>
          <w:rFonts w:ascii="Calibri" w:eastAsia="Calibri" w:hAnsi="Calibri" w:cs="Times New Roman"/>
        </w:rPr>
      </w:pPr>
      <w:ins w:id="16610" w:author="UTENTE" w:date="2020-06-30T18:54:00Z">
        <w:r w:rsidRPr="002709E2">
          <w:rPr>
            <w:rFonts w:ascii="Calibri" w:eastAsia="Calibri" w:hAnsi="Calibri" w:cs="Times New Roman"/>
          </w:rPr>
          <w:t>905.</w:t>
        </w:r>
        <w:r w:rsidRPr="002709E2">
          <w:rPr>
            <w:rFonts w:ascii="Calibri" w:eastAsia="Calibri" w:hAnsi="Calibri" w:cs="Times New Roman"/>
          </w:rPr>
          <w:tab/>
          <w:t>n "Il tono delle parole che scrivo diventa sempre più cupo, come se stesse riproducendo l'incertezza nel mio cuore."</w:t>
        </w:r>
      </w:ins>
    </w:p>
    <w:p w14:paraId="33331CEA" w14:textId="77777777" w:rsidR="002709E2" w:rsidRPr="002709E2" w:rsidRDefault="002709E2" w:rsidP="002709E2">
      <w:pPr>
        <w:spacing w:line="600" w:lineRule="auto"/>
        <w:jc w:val="left"/>
        <w:rPr>
          <w:ins w:id="16611" w:author="UTENTE" w:date="2020-06-30T18:54:00Z"/>
          <w:rFonts w:ascii="Calibri" w:eastAsia="Calibri" w:hAnsi="Calibri" w:cs="Times New Roman"/>
        </w:rPr>
      </w:pPr>
      <w:ins w:id="16612" w:author="UTENTE" w:date="2020-06-30T18:54:00Z">
        <w:r w:rsidRPr="002709E2">
          <w:rPr>
            <w:rFonts w:ascii="Calibri" w:eastAsia="Calibri" w:hAnsi="Calibri" w:cs="Times New Roman"/>
          </w:rPr>
          <w:t>906.</w:t>
        </w:r>
        <w:r w:rsidRPr="002709E2">
          <w:rPr>
            <w:rFonts w:ascii="Calibri" w:eastAsia="Calibri" w:hAnsi="Calibri" w:cs="Times New Roman"/>
          </w:rPr>
          <w:tab/>
          <w:t>n "Devo concentrarmi attivamente per evitare di trasformarla in qualcosa di tetro e malinconico, più adatta a un gioco horror che a uno fantasy."</w:t>
        </w:r>
      </w:ins>
    </w:p>
    <w:p w14:paraId="4AE913C6" w14:textId="77777777" w:rsidR="002709E2" w:rsidRPr="002709E2" w:rsidRDefault="002709E2" w:rsidP="002709E2">
      <w:pPr>
        <w:spacing w:line="600" w:lineRule="auto"/>
        <w:jc w:val="left"/>
        <w:rPr>
          <w:ins w:id="16613" w:author="UTENTE" w:date="2020-06-30T18:54:00Z"/>
          <w:rFonts w:ascii="Calibri" w:eastAsia="Calibri" w:hAnsi="Calibri" w:cs="Times New Roman"/>
        </w:rPr>
      </w:pPr>
      <w:ins w:id="16614" w:author="UTENTE" w:date="2020-06-30T18:54:00Z">
        <w:r w:rsidRPr="002709E2">
          <w:rPr>
            <w:rFonts w:ascii="Calibri" w:eastAsia="Calibri" w:hAnsi="Calibri" w:cs="Times New Roman"/>
          </w:rPr>
          <w:t>907.</w:t>
        </w:r>
        <w:r w:rsidRPr="002709E2">
          <w:rPr>
            <w:rFonts w:ascii="Calibri" w:eastAsia="Calibri" w:hAnsi="Calibri" w:cs="Times New Roman"/>
          </w:rPr>
          <w:tab/>
          <w:t>n "Mentre lavoro alla mia ultima commissione, però, la mia mente continua a tornare su Dom e Bishop." </w:t>
        </w:r>
        <w:r w:rsidRPr="002709E2">
          <w:rPr>
            <w:rFonts w:ascii="Calibri" w:eastAsia="Calibri" w:hAnsi="Calibri" w:cs="Times New Roman"/>
          </w:rPr>
          <w:br w:type="page"/>
        </w:r>
      </w:ins>
    </w:p>
    <w:p w14:paraId="6AA879CE" w14:textId="77777777" w:rsidR="002709E2" w:rsidRPr="002709E2" w:rsidRDefault="002709E2" w:rsidP="002709E2">
      <w:pPr>
        <w:spacing w:line="600" w:lineRule="auto"/>
        <w:jc w:val="left"/>
        <w:rPr>
          <w:ins w:id="16615" w:author="UTENTE" w:date="2020-06-30T18:54:00Z"/>
          <w:rFonts w:ascii="Calibri" w:eastAsia="Calibri" w:hAnsi="Calibri" w:cs="Times New Roman"/>
          <w:lang w:val="en-US"/>
        </w:rPr>
      </w:pPr>
      <w:ins w:id="16616" w:author="UTENTE" w:date="2020-06-30T18:54:00Z">
        <w:r w:rsidRPr="002709E2">
          <w:rPr>
            <w:rFonts w:ascii="Calibri" w:eastAsia="Calibri" w:hAnsi="Calibri" w:cs="Times New Roman"/>
            <w:lang w:val="en-US"/>
          </w:rPr>
          <w:lastRenderedPageBreak/>
          <w:t>908.</w:t>
        </w:r>
        <w:r w:rsidRPr="002709E2">
          <w:rPr>
            <w:rFonts w:ascii="Calibri" w:eastAsia="Calibri" w:hAnsi="Calibri" w:cs="Times New Roman"/>
            <w:lang w:val="en-US"/>
          </w:rPr>
          <w:tab/>
          <w:t>n "The colors of my drawing grow steadily darker, like they're mirroring the uncertainty in my heart."</w:t>
        </w:r>
      </w:ins>
    </w:p>
    <w:p w14:paraId="5C55BCBC" w14:textId="77777777" w:rsidR="002709E2" w:rsidRPr="002709E2" w:rsidRDefault="002709E2" w:rsidP="002709E2">
      <w:pPr>
        <w:spacing w:line="600" w:lineRule="auto"/>
        <w:jc w:val="left"/>
        <w:rPr>
          <w:ins w:id="16617" w:author="UTENTE" w:date="2020-06-30T18:54:00Z"/>
          <w:rFonts w:ascii="Calibri" w:eastAsia="Calibri" w:hAnsi="Calibri" w:cs="Times New Roman"/>
          <w:lang w:val="en-US"/>
        </w:rPr>
      </w:pPr>
      <w:ins w:id="16618" w:author="UTENTE" w:date="2020-06-30T18:54:00Z">
        <w:r w:rsidRPr="002709E2">
          <w:rPr>
            <w:rFonts w:ascii="Calibri" w:eastAsia="Calibri" w:hAnsi="Calibri" w:cs="Times New Roman"/>
            <w:lang w:val="en-US"/>
          </w:rPr>
          <w:t>909.</w:t>
        </w:r>
        <w:r w:rsidRPr="002709E2">
          <w:rPr>
            <w:rFonts w:ascii="Calibri" w:eastAsia="Calibri" w:hAnsi="Calibri" w:cs="Times New Roman"/>
            <w:lang w:val="en-US"/>
          </w:rPr>
          <w:tab/>
          <w:t>n "I have to keep myself from adding grim shadows and moody lighting, otherwise this picture of a cute couple is gonna turn into a gothic metal album cover."</w:t>
        </w:r>
      </w:ins>
    </w:p>
    <w:p w14:paraId="60365D86" w14:textId="77777777" w:rsidR="002709E2" w:rsidRPr="002709E2" w:rsidRDefault="002709E2" w:rsidP="002709E2">
      <w:pPr>
        <w:spacing w:line="600" w:lineRule="auto"/>
        <w:jc w:val="left"/>
        <w:rPr>
          <w:ins w:id="16619" w:author="UTENTE" w:date="2020-06-30T18:54:00Z"/>
          <w:rFonts w:ascii="Calibri" w:eastAsia="Calibri" w:hAnsi="Calibri" w:cs="Times New Roman"/>
          <w:lang w:val="en-US"/>
        </w:rPr>
      </w:pPr>
      <w:ins w:id="16620" w:author="UTENTE" w:date="2020-06-30T18:54:00Z">
        <w:r w:rsidRPr="002709E2">
          <w:rPr>
            <w:rFonts w:ascii="Calibri" w:eastAsia="Calibri" w:hAnsi="Calibri" w:cs="Times New Roman"/>
            <w:lang w:val="en-US"/>
          </w:rPr>
          <w:t>910.</w:t>
        </w:r>
        <w:r w:rsidRPr="002709E2">
          <w:rPr>
            <w:rFonts w:ascii="Calibri" w:eastAsia="Calibri" w:hAnsi="Calibri" w:cs="Times New Roman"/>
            <w:lang w:val="en-US"/>
          </w:rPr>
          <w:tab/>
          <w:t>n "Even as night draws close, and I head out on my way to work, I keep nervously weighing Bishop's offer in my head."</w:t>
        </w:r>
      </w:ins>
    </w:p>
    <w:p w14:paraId="20AEC6BB" w14:textId="77777777" w:rsidR="002709E2" w:rsidRPr="002709E2" w:rsidRDefault="002709E2" w:rsidP="002709E2">
      <w:pPr>
        <w:spacing w:line="600" w:lineRule="auto"/>
        <w:jc w:val="left"/>
        <w:rPr>
          <w:ins w:id="16621" w:author="UTENTE" w:date="2020-06-30T18:54:00Z"/>
          <w:rFonts w:ascii="Calibri" w:eastAsia="Calibri" w:hAnsi="Calibri" w:cs="Times New Roman"/>
          <w:lang w:val="en-US"/>
        </w:rPr>
      </w:pPr>
      <w:ins w:id="16622" w:author="UTENTE" w:date="2020-06-30T18:54:00Z">
        <w:r w:rsidRPr="002709E2">
          <w:rPr>
            <w:rFonts w:ascii="Calibri" w:eastAsia="Calibri" w:hAnsi="Calibri" w:cs="Times New Roman"/>
            <w:lang w:val="en-US"/>
          </w:rPr>
          <w:t>911.</w:t>
        </w:r>
        <w:r w:rsidRPr="002709E2">
          <w:rPr>
            <w:rFonts w:ascii="Calibri" w:eastAsia="Calibri" w:hAnsi="Calibri" w:cs="Times New Roman"/>
            <w:lang w:val="en-US"/>
          </w:rPr>
          <w:tab/>
          <w:t>n "How the hell am I supposed to make a decision like this in one day?"</w:t>
        </w:r>
      </w:ins>
    </w:p>
    <w:p w14:paraId="6C0AC0BC" w14:textId="77777777" w:rsidR="002709E2" w:rsidRPr="002709E2" w:rsidRDefault="002709E2" w:rsidP="002709E2">
      <w:pPr>
        <w:spacing w:line="600" w:lineRule="auto"/>
        <w:jc w:val="left"/>
        <w:rPr>
          <w:ins w:id="16623" w:author="UTENTE" w:date="2020-06-30T18:54:00Z"/>
          <w:rFonts w:ascii="Calibri" w:eastAsia="Calibri" w:hAnsi="Calibri" w:cs="Times New Roman"/>
          <w:lang w:val="en-US"/>
        </w:rPr>
      </w:pPr>
      <w:ins w:id="16624" w:author="UTENTE" w:date="2020-06-30T18:54:00Z">
        <w:r w:rsidRPr="002709E2">
          <w:rPr>
            <w:rFonts w:ascii="Calibri" w:eastAsia="Calibri" w:hAnsi="Calibri" w:cs="Times New Roman"/>
            <w:lang w:val="en-US"/>
          </w:rPr>
          <w:t>912.</w:t>
        </w:r>
        <w:r w:rsidRPr="002709E2">
          <w:rPr>
            <w:rFonts w:ascii="Calibri" w:eastAsia="Calibri" w:hAnsi="Calibri" w:cs="Times New Roman"/>
            <w:lang w:val="en-US"/>
          </w:rPr>
          <w:tab/>
          <w:t>n "He gave me that ultimatum yesterday, so I guess he'll come seek me out tonight. {w}The very thought sends shivers down my spine."</w:t>
        </w:r>
      </w:ins>
    </w:p>
    <w:p w14:paraId="7390CD1A" w14:textId="77777777" w:rsidR="002709E2" w:rsidRPr="002709E2" w:rsidRDefault="002709E2" w:rsidP="002709E2">
      <w:pPr>
        <w:spacing w:line="600" w:lineRule="auto"/>
        <w:jc w:val="left"/>
        <w:rPr>
          <w:ins w:id="16625" w:author="UTENTE" w:date="2020-06-30T18:54:00Z"/>
          <w:rFonts w:ascii="Calibri" w:eastAsia="Calibri" w:hAnsi="Calibri" w:cs="Times New Roman"/>
          <w:lang w:val="en-US"/>
        </w:rPr>
      </w:pPr>
      <w:ins w:id="16626" w:author="UTENTE" w:date="2020-06-30T18:54:00Z">
        <w:r w:rsidRPr="002709E2">
          <w:rPr>
            <w:rFonts w:ascii="Calibri" w:eastAsia="Calibri" w:hAnsi="Calibri" w:cs="Times New Roman"/>
            <w:lang w:val="en-US"/>
          </w:rPr>
          <w:t>913.</w:t>
        </w:r>
        <w:r w:rsidRPr="002709E2">
          <w:rPr>
            <w:rFonts w:ascii="Calibri" w:eastAsia="Calibri" w:hAnsi="Calibri" w:cs="Times New Roman"/>
            <w:lang w:val="en-US"/>
          </w:rPr>
          <w:tab/>
          <w:t>n "Bishop isn't outright aggressive like Rex, but he's ten times more unsettling – and radiates that frigid, intimidating aura that makes it hard to think straight."</w:t>
        </w:r>
      </w:ins>
    </w:p>
    <w:p w14:paraId="1519525D" w14:textId="77777777" w:rsidR="002709E2" w:rsidRPr="002709E2" w:rsidRDefault="002709E2" w:rsidP="002709E2">
      <w:pPr>
        <w:spacing w:line="600" w:lineRule="auto"/>
        <w:jc w:val="left"/>
        <w:rPr>
          <w:ins w:id="16627" w:author="UTENTE" w:date="2020-06-30T18:54:00Z"/>
          <w:rFonts w:ascii="Calibri" w:eastAsia="Calibri" w:hAnsi="Calibri" w:cs="Times New Roman"/>
          <w:lang w:val="en-US"/>
        </w:rPr>
      </w:pPr>
      <w:ins w:id="16628" w:author="UTENTE" w:date="2020-06-30T18:54:00Z">
        <w:r w:rsidRPr="002709E2">
          <w:rPr>
            <w:rFonts w:ascii="Calibri" w:eastAsia="Calibri" w:hAnsi="Calibri" w:cs="Times New Roman"/>
            <w:lang w:val="en-US"/>
          </w:rPr>
          <w:t>914.</w:t>
        </w:r>
        <w:r w:rsidRPr="002709E2">
          <w:rPr>
            <w:rFonts w:ascii="Calibri" w:eastAsia="Calibri" w:hAnsi="Calibri" w:cs="Times New Roman"/>
            <w:lang w:val="en-US"/>
          </w:rPr>
          <w:tab/>
          <w:t>n "Damn it…{w} There's no easy way out of this, is there?"</w:t>
        </w:r>
      </w:ins>
    </w:p>
    <w:p w14:paraId="07796D44" w14:textId="77777777" w:rsidR="002709E2" w:rsidRPr="002709E2" w:rsidRDefault="002709E2" w:rsidP="002709E2">
      <w:pPr>
        <w:spacing w:line="600" w:lineRule="auto"/>
        <w:jc w:val="left"/>
        <w:rPr>
          <w:ins w:id="16629" w:author="UTENTE" w:date="2020-06-30T18:54:00Z"/>
          <w:rFonts w:ascii="Calibri" w:eastAsia="Calibri" w:hAnsi="Calibri" w:cs="Times New Roman"/>
          <w:lang w:val="en-US"/>
        </w:rPr>
      </w:pPr>
      <w:ins w:id="16630" w:author="UTENTE" w:date="2020-06-30T18:54:00Z">
        <w:r w:rsidRPr="002709E2">
          <w:rPr>
            <w:rFonts w:ascii="Calibri" w:eastAsia="Calibri" w:hAnsi="Calibri" w:cs="Times New Roman"/>
            <w:lang w:val="en-US"/>
          </w:rPr>
          <w:t>915.</w:t>
        </w:r>
        <w:r w:rsidRPr="002709E2">
          <w:rPr>
            <w:rFonts w:ascii="Calibri" w:eastAsia="Calibri" w:hAnsi="Calibri" w:cs="Times New Roman"/>
            <w:lang w:val="en-US"/>
          </w:rPr>
          <w:tab/>
          <w:t>mc "\"Coffee? Sure, coming right up.\""</w:t>
        </w:r>
      </w:ins>
    </w:p>
    <w:p w14:paraId="58617503" w14:textId="77777777" w:rsidR="002709E2" w:rsidRPr="002709E2" w:rsidRDefault="002709E2" w:rsidP="002709E2">
      <w:pPr>
        <w:spacing w:line="600" w:lineRule="auto"/>
        <w:jc w:val="left"/>
        <w:rPr>
          <w:ins w:id="16631" w:author="UTENTE" w:date="2020-06-30T18:54:00Z"/>
          <w:rFonts w:ascii="Calibri" w:eastAsia="Calibri" w:hAnsi="Calibri" w:cs="Times New Roman"/>
          <w:lang w:val="en-US"/>
        </w:rPr>
      </w:pPr>
      <w:ins w:id="16632" w:author="UTENTE" w:date="2020-06-30T18:54:00Z">
        <w:r w:rsidRPr="002709E2">
          <w:rPr>
            <w:rFonts w:ascii="Calibri" w:eastAsia="Calibri" w:hAnsi="Calibri" w:cs="Times New Roman"/>
            <w:lang w:val="en-US"/>
          </w:rPr>
          <w:t>916.</w:t>
        </w:r>
        <w:r w:rsidRPr="002709E2">
          <w:rPr>
            <w:rFonts w:ascii="Calibri" w:eastAsia="Calibri" w:hAnsi="Calibri" w:cs="Times New Roman"/>
            <w:lang w:val="en-US"/>
          </w:rPr>
          <w:tab/>
          <w:t>n "I put on a forced grin as I take a customer's order."</w:t>
        </w:r>
      </w:ins>
    </w:p>
    <w:p w14:paraId="2DD2CD7B" w14:textId="77777777" w:rsidR="002709E2" w:rsidRPr="002709E2" w:rsidRDefault="002709E2" w:rsidP="002709E2">
      <w:pPr>
        <w:spacing w:line="600" w:lineRule="auto"/>
        <w:jc w:val="left"/>
        <w:rPr>
          <w:ins w:id="16633" w:author="UTENTE" w:date="2020-06-30T18:54:00Z"/>
          <w:rFonts w:ascii="Calibri" w:eastAsia="Calibri" w:hAnsi="Calibri" w:cs="Times New Roman"/>
          <w:lang w:val="en-US"/>
        </w:rPr>
      </w:pPr>
      <w:ins w:id="16634" w:author="UTENTE" w:date="2020-06-30T18:54:00Z">
        <w:r w:rsidRPr="002709E2">
          <w:rPr>
            <w:rFonts w:ascii="Calibri" w:eastAsia="Calibri" w:hAnsi="Calibri" w:cs="Times New Roman"/>
            <w:lang w:val="en-US"/>
          </w:rPr>
          <w:t>917.</w:t>
        </w:r>
        <w:r w:rsidRPr="002709E2">
          <w:rPr>
            <w:rFonts w:ascii="Calibri" w:eastAsia="Calibri" w:hAnsi="Calibri" w:cs="Times New Roman"/>
            <w:lang w:val="en-US"/>
          </w:rPr>
          <w:tab/>
          <w:t>mc "\"…\""</w:t>
        </w:r>
      </w:ins>
    </w:p>
    <w:p w14:paraId="0B21B5EA" w14:textId="77777777" w:rsidR="002709E2" w:rsidRPr="002709E2" w:rsidRDefault="002709E2" w:rsidP="002709E2">
      <w:pPr>
        <w:spacing w:line="600" w:lineRule="auto"/>
        <w:jc w:val="left"/>
        <w:rPr>
          <w:ins w:id="16635" w:author="UTENTE" w:date="2020-06-30T18:54:00Z"/>
          <w:rFonts w:ascii="Calibri" w:eastAsia="Calibri" w:hAnsi="Calibri" w:cs="Times New Roman"/>
          <w:lang w:val="en-US"/>
        </w:rPr>
      </w:pPr>
      <w:ins w:id="16636" w:author="UTENTE" w:date="2020-06-30T18:54:00Z">
        <w:r w:rsidRPr="002709E2">
          <w:rPr>
            <w:rFonts w:ascii="Calibri" w:eastAsia="Calibri" w:hAnsi="Calibri" w:cs="Times New Roman"/>
            <w:lang w:val="en-US"/>
          </w:rPr>
          <w:t>918.</w:t>
        </w:r>
        <w:r w:rsidRPr="002709E2">
          <w:rPr>
            <w:rFonts w:ascii="Calibri" w:eastAsia="Calibri" w:hAnsi="Calibri" w:cs="Times New Roman"/>
            <w:lang w:val="en-US"/>
          </w:rPr>
          <w:tab/>
          <w:t>n "…When I start brewing a fresh pot, my mind flashes back to when Dom first came to this run-down place."</w:t>
        </w:r>
      </w:ins>
    </w:p>
    <w:p w14:paraId="274C7766" w14:textId="77777777" w:rsidR="002709E2" w:rsidRPr="002709E2" w:rsidRDefault="002709E2" w:rsidP="002709E2">
      <w:pPr>
        <w:spacing w:line="600" w:lineRule="auto"/>
        <w:jc w:val="left"/>
        <w:rPr>
          <w:ins w:id="16637" w:author="UTENTE" w:date="2020-06-30T18:54:00Z"/>
          <w:rFonts w:ascii="Calibri" w:eastAsia="Calibri" w:hAnsi="Calibri" w:cs="Times New Roman"/>
          <w:lang w:val="en-US"/>
        </w:rPr>
      </w:pPr>
      <w:ins w:id="16638" w:author="UTENTE" w:date="2020-06-30T18:54:00Z">
        <w:r w:rsidRPr="002709E2">
          <w:rPr>
            <w:rFonts w:ascii="Calibri" w:eastAsia="Calibri" w:hAnsi="Calibri" w:cs="Times New Roman"/>
            <w:lang w:val="en-US"/>
          </w:rPr>
          <w:t>919.</w:t>
        </w:r>
        <w:r w:rsidRPr="002709E2">
          <w:rPr>
            <w:rFonts w:ascii="Calibri" w:eastAsia="Calibri" w:hAnsi="Calibri" w:cs="Times New Roman"/>
            <w:lang w:val="en-US"/>
          </w:rPr>
          <w:tab/>
          <w:t>n "The way he seemed so confused about what to do… {w}I guess that'd happen if your diet doesn't normally include anything except blood, huh?"</w:t>
        </w:r>
        <w:r w:rsidRPr="002709E2">
          <w:rPr>
            <w:rFonts w:ascii="Calibri" w:eastAsia="Calibri" w:hAnsi="Calibri" w:cs="Times New Roman"/>
            <w:lang w:val="en-US"/>
          </w:rPr>
          <w:br w:type="page"/>
        </w:r>
      </w:ins>
    </w:p>
    <w:p w14:paraId="3B8D5008" w14:textId="77777777" w:rsidR="002709E2" w:rsidRPr="002709E2" w:rsidRDefault="002709E2" w:rsidP="002709E2">
      <w:pPr>
        <w:spacing w:line="600" w:lineRule="auto"/>
        <w:jc w:val="left"/>
        <w:rPr>
          <w:ins w:id="16639" w:author="UTENTE" w:date="2020-06-30T18:54:00Z"/>
          <w:rFonts w:ascii="Calibri" w:eastAsia="Calibri" w:hAnsi="Calibri" w:cs="Times New Roman"/>
        </w:rPr>
      </w:pPr>
      <w:ins w:id="16640" w:author="UTENTE" w:date="2020-06-30T18:54:00Z">
        <w:r w:rsidRPr="002709E2">
          <w:rPr>
            <w:rFonts w:ascii="Calibri" w:eastAsia="Calibri" w:hAnsi="Calibri" w:cs="Times New Roman"/>
          </w:rPr>
          <w:lastRenderedPageBreak/>
          <w:t>908.</w:t>
        </w:r>
        <w:r w:rsidRPr="002709E2">
          <w:rPr>
            <w:rFonts w:ascii="Calibri" w:eastAsia="Calibri" w:hAnsi="Calibri" w:cs="Times New Roman"/>
          </w:rPr>
          <w:tab/>
          <w:t>n "I colori del mio disegno si fanno sempre più scuri, come se stessero riproducendo l'incertezza nel mio cuore."</w:t>
        </w:r>
      </w:ins>
    </w:p>
    <w:p w14:paraId="374423CA" w14:textId="77777777" w:rsidR="002709E2" w:rsidRPr="002709E2" w:rsidRDefault="002709E2" w:rsidP="002709E2">
      <w:pPr>
        <w:spacing w:line="600" w:lineRule="auto"/>
        <w:jc w:val="left"/>
        <w:rPr>
          <w:ins w:id="16641" w:author="UTENTE" w:date="2020-06-30T18:54:00Z"/>
          <w:rFonts w:ascii="Calibri" w:eastAsia="Calibri" w:hAnsi="Calibri" w:cs="Times New Roman"/>
        </w:rPr>
      </w:pPr>
      <w:ins w:id="16642" w:author="UTENTE" w:date="2020-06-30T18:54:00Z">
        <w:r w:rsidRPr="002709E2">
          <w:rPr>
            <w:rFonts w:ascii="Calibri" w:eastAsia="Calibri" w:hAnsi="Calibri" w:cs="Times New Roman"/>
          </w:rPr>
          <w:t>909.</w:t>
        </w:r>
        <w:r w:rsidRPr="002709E2">
          <w:rPr>
            <w:rFonts w:ascii="Calibri" w:eastAsia="Calibri" w:hAnsi="Calibri" w:cs="Times New Roman"/>
          </w:rPr>
          <w:tab/>
          <w:t>n "Devo trattenermi dall'aggiungere ombre tetre e luci malinconiche, altrimenti questo disegno di una tenera coppietta si trasformerà nella copertai di un album gothic metal."</w:t>
        </w:r>
      </w:ins>
    </w:p>
    <w:p w14:paraId="4C1DD0E7" w14:textId="77777777" w:rsidR="002709E2" w:rsidRPr="002709E2" w:rsidRDefault="002709E2" w:rsidP="002709E2">
      <w:pPr>
        <w:spacing w:line="600" w:lineRule="auto"/>
        <w:jc w:val="left"/>
        <w:rPr>
          <w:ins w:id="16643" w:author="UTENTE" w:date="2020-06-30T18:54:00Z"/>
          <w:rFonts w:ascii="Calibri" w:eastAsia="Calibri" w:hAnsi="Calibri" w:cs="Times New Roman"/>
        </w:rPr>
      </w:pPr>
      <w:ins w:id="16644" w:author="UTENTE" w:date="2020-06-30T18:54:00Z">
        <w:r w:rsidRPr="002709E2">
          <w:rPr>
            <w:rFonts w:ascii="Calibri" w:eastAsia="Calibri" w:hAnsi="Calibri" w:cs="Times New Roman"/>
          </w:rPr>
          <w:t>910.</w:t>
        </w:r>
        <w:r w:rsidRPr="002709E2">
          <w:rPr>
            <w:rFonts w:ascii="Calibri" w:eastAsia="Calibri" w:hAnsi="Calibri" w:cs="Times New Roman"/>
          </w:rPr>
          <w:tab/>
          <w:t>n "Anche mentre il buio avanza ed esco per andare al lavoro, continuo a valutare nervosamente l'offerta di Bishop nella mia testa."</w:t>
        </w:r>
      </w:ins>
    </w:p>
    <w:p w14:paraId="2EE40390" w14:textId="77777777" w:rsidR="002709E2" w:rsidRPr="002709E2" w:rsidRDefault="002709E2" w:rsidP="002709E2">
      <w:pPr>
        <w:spacing w:line="600" w:lineRule="auto"/>
        <w:jc w:val="left"/>
        <w:rPr>
          <w:ins w:id="16645" w:author="UTENTE" w:date="2020-06-30T18:54:00Z"/>
          <w:rFonts w:ascii="Calibri" w:eastAsia="Calibri" w:hAnsi="Calibri" w:cs="Times New Roman"/>
        </w:rPr>
      </w:pPr>
      <w:ins w:id="16646" w:author="UTENTE" w:date="2020-06-30T18:54:00Z">
        <w:r w:rsidRPr="002709E2">
          <w:rPr>
            <w:rFonts w:ascii="Calibri" w:eastAsia="Calibri" w:hAnsi="Calibri" w:cs="Times New Roman"/>
          </w:rPr>
          <w:t>911.</w:t>
        </w:r>
        <w:r w:rsidRPr="002709E2">
          <w:rPr>
            <w:rFonts w:ascii="Calibri" w:eastAsia="Calibri" w:hAnsi="Calibri" w:cs="Times New Roman"/>
          </w:rPr>
          <w:tab/>
          <w:t>n "Come diavolo dovrei prendere una decisione del genere in un giorno?"</w:t>
        </w:r>
      </w:ins>
    </w:p>
    <w:p w14:paraId="7C697663" w14:textId="77777777" w:rsidR="002709E2" w:rsidRPr="002709E2" w:rsidRDefault="002709E2" w:rsidP="002709E2">
      <w:pPr>
        <w:spacing w:line="600" w:lineRule="auto"/>
        <w:jc w:val="left"/>
        <w:rPr>
          <w:ins w:id="16647" w:author="UTENTE" w:date="2020-06-30T18:54:00Z"/>
          <w:rFonts w:ascii="Calibri" w:eastAsia="Calibri" w:hAnsi="Calibri" w:cs="Times New Roman"/>
        </w:rPr>
      </w:pPr>
      <w:ins w:id="16648" w:author="UTENTE" w:date="2020-06-30T18:54:00Z">
        <w:r w:rsidRPr="002709E2">
          <w:rPr>
            <w:rFonts w:ascii="Calibri" w:eastAsia="Calibri" w:hAnsi="Calibri" w:cs="Times New Roman"/>
          </w:rPr>
          <w:t>912.</w:t>
        </w:r>
        <w:r w:rsidRPr="002709E2">
          <w:rPr>
            <w:rFonts w:ascii="Calibri" w:eastAsia="Calibri" w:hAnsi="Calibri" w:cs="Times New Roman"/>
          </w:rPr>
          <w:tab/>
          <w:t>n "Mi ha dato un ultimatum ieri, quindi presumo che verrà a cercarmi stanotte. {w}Il pensiero mi fa rabbrividire."</w:t>
        </w:r>
      </w:ins>
    </w:p>
    <w:p w14:paraId="74EFB450" w14:textId="77777777" w:rsidR="002709E2" w:rsidRPr="002709E2" w:rsidRDefault="002709E2" w:rsidP="002709E2">
      <w:pPr>
        <w:spacing w:line="600" w:lineRule="auto"/>
        <w:jc w:val="left"/>
        <w:rPr>
          <w:ins w:id="16649" w:author="UTENTE" w:date="2020-06-30T18:54:00Z"/>
          <w:rFonts w:ascii="Calibri" w:eastAsia="Calibri" w:hAnsi="Calibri" w:cs="Times New Roman"/>
        </w:rPr>
      </w:pPr>
      <w:ins w:id="16650" w:author="UTENTE" w:date="2020-06-30T18:54:00Z">
        <w:r w:rsidRPr="002709E2">
          <w:rPr>
            <w:rFonts w:ascii="Calibri" w:eastAsia="Calibri" w:hAnsi="Calibri" w:cs="Times New Roman"/>
          </w:rPr>
          <w:t>913.</w:t>
        </w:r>
        <w:r w:rsidRPr="002709E2">
          <w:rPr>
            <w:rFonts w:ascii="Calibri" w:eastAsia="Calibri" w:hAnsi="Calibri" w:cs="Times New Roman"/>
          </w:rPr>
          <w:tab/>
          <w:t>n "Bishop non è apertamente aggressivo come Rex, ma è dieci volte più disturbante - irradia un’aura frigida e minacciosa che rende difficile persino pensare."</w:t>
        </w:r>
      </w:ins>
    </w:p>
    <w:p w14:paraId="2AE5671C" w14:textId="77777777" w:rsidR="002709E2" w:rsidRPr="002709E2" w:rsidRDefault="002709E2" w:rsidP="002709E2">
      <w:pPr>
        <w:spacing w:line="600" w:lineRule="auto"/>
        <w:jc w:val="left"/>
        <w:rPr>
          <w:ins w:id="16651" w:author="UTENTE" w:date="2020-06-30T18:54:00Z"/>
          <w:rFonts w:ascii="Calibri" w:eastAsia="Calibri" w:hAnsi="Calibri" w:cs="Times New Roman"/>
        </w:rPr>
      </w:pPr>
      <w:ins w:id="16652" w:author="UTENTE" w:date="2020-06-30T18:54:00Z">
        <w:r w:rsidRPr="002709E2">
          <w:rPr>
            <w:rFonts w:ascii="Calibri" w:eastAsia="Calibri" w:hAnsi="Calibri" w:cs="Times New Roman"/>
          </w:rPr>
          <w:t>914.</w:t>
        </w:r>
        <w:r w:rsidRPr="002709E2">
          <w:rPr>
            <w:rFonts w:ascii="Calibri" w:eastAsia="Calibri" w:hAnsi="Calibri" w:cs="Times New Roman"/>
          </w:rPr>
          <w:tab/>
          <w:t>n "Cazzo… {w}Non c'è una strada facile per uscire da questa questione, vero?"</w:t>
        </w:r>
      </w:ins>
    </w:p>
    <w:p w14:paraId="3DB1755D" w14:textId="77777777" w:rsidR="002709E2" w:rsidRPr="002709E2" w:rsidRDefault="002709E2" w:rsidP="002709E2">
      <w:pPr>
        <w:spacing w:line="600" w:lineRule="auto"/>
        <w:jc w:val="left"/>
        <w:rPr>
          <w:ins w:id="16653" w:author="UTENTE" w:date="2020-06-30T18:54:00Z"/>
          <w:rFonts w:ascii="Calibri" w:eastAsia="Calibri" w:hAnsi="Calibri" w:cs="Times New Roman"/>
        </w:rPr>
      </w:pPr>
      <w:ins w:id="16654" w:author="UTENTE" w:date="2020-06-30T18:54:00Z">
        <w:r w:rsidRPr="002709E2">
          <w:rPr>
            <w:rFonts w:ascii="Calibri" w:eastAsia="Calibri" w:hAnsi="Calibri" w:cs="Times New Roman"/>
          </w:rPr>
          <w:t>915.</w:t>
        </w:r>
        <w:r w:rsidRPr="002709E2">
          <w:rPr>
            <w:rFonts w:ascii="Calibri" w:eastAsia="Calibri" w:hAnsi="Calibri" w:cs="Times New Roman"/>
          </w:rPr>
          <w:tab/>
          <w:t>mc "\"Caffè? Certo, arriva subito.\""</w:t>
        </w:r>
      </w:ins>
    </w:p>
    <w:p w14:paraId="5BF0429B" w14:textId="77777777" w:rsidR="002709E2" w:rsidRPr="002709E2" w:rsidRDefault="002709E2" w:rsidP="002709E2">
      <w:pPr>
        <w:spacing w:line="600" w:lineRule="auto"/>
        <w:jc w:val="left"/>
        <w:rPr>
          <w:ins w:id="16655" w:author="UTENTE" w:date="2020-06-30T18:54:00Z"/>
          <w:rFonts w:ascii="Calibri" w:eastAsia="Calibri" w:hAnsi="Calibri" w:cs="Times New Roman"/>
        </w:rPr>
      </w:pPr>
      <w:ins w:id="16656" w:author="UTENTE" w:date="2020-06-30T18:54:00Z">
        <w:r w:rsidRPr="002709E2">
          <w:rPr>
            <w:rFonts w:ascii="Calibri" w:eastAsia="Calibri" w:hAnsi="Calibri" w:cs="Times New Roman"/>
          </w:rPr>
          <w:t>916.</w:t>
        </w:r>
        <w:r w:rsidRPr="002709E2">
          <w:rPr>
            <w:rFonts w:ascii="Calibri" w:eastAsia="Calibri" w:hAnsi="Calibri" w:cs="Times New Roman"/>
          </w:rPr>
          <w:tab/>
          <w:t>n "Metto su un sorriso forzato e prendo l'ordine del cliente."</w:t>
        </w:r>
      </w:ins>
    </w:p>
    <w:p w14:paraId="2B381BA3" w14:textId="77777777" w:rsidR="002709E2" w:rsidRPr="002709E2" w:rsidRDefault="002709E2" w:rsidP="002709E2">
      <w:pPr>
        <w:spacing w:line="600" w:lineRule="auto"/>
        <w:jc w:val="left"/>
        <w:rPr>
          <w:ins w:id="16657" w:author="UTENTE" w:date="2020-06-30T18:54:00Z"/>
          <w:rFonts w:ascii="Calibri" w:eastAsia="Calibri" w:hAnsi="Calibri" w:cs="Times New Roman"/>
        </w:rPr>
      </w:pPr>
      <w:ins w:id="16658" w:author="UTENTE" w:date="2020-06-30T18:54:00Z">
        <w:r w:rsidRPr="002709E2">
          <w:rPr>
            <w:rFonts w:ascii="Calibri" w:eastAsia="Calibri" w:hAnsi="Calibri" w:cs="Times New Roman"/>
          </w:rPr>
          <w:t>917.</w:t>
        </w:r>
        <w:r w:rsidRPr="002709E2">
          <w:rPr>
            <w:rFonts w:ascii="Calibri" w:eastAsia="Calibri" w:hAnsi="Calibri" w:cs="Times New Roman"/>
          </w:rPr>
          <w:tab/>
          <w:t>mc "\"…\""</w:t>
        </w:r>
      </w:ins>
    </w:p>
    <w:p w14:paraId="22890233" w14:textId="77777777" w:rsidR="002709E2" w:rsidRPr="002709E2" w:rsidRDefault="002709E2" w:rsidP="002709E2">
      <w:pPr>
        <w:spacing w:line="600" w:lineRule="auto"/>
        <w:jc w:val="left"/>
        <w:rPr>
          <w:ins w:id="16659" w:author="UTENTE" w:date="2020-06-30T18:54:00Z"/>
          <w:rFonts w:ascii="Calibri" w:eastAsia="Calibri" w:hAnsi="Calibri" w:cs="Times New Roman"/>
        </w:rPr>
      </w:pPr>
      <w:ins w:id="16660" w:author="UTENTE" w:date="2020-06-30T18:54:00Z">
        <w:r w:rsidRPr="002709E2">
          <w:rPr>
            <w:rFonts w:ascii="Calibri" w:eastAsia="Calibri" w:hAnsi="Calibri" w:cs="Times New Roman"/>
          </w:rPr>
          <w:t>918.</w:t>
        </w:r>
        <w:r w:rsidRPr="002709E2">
          <w:rPr>
            <w:rFonts w:ascii="Calibri" w:eastAsia="Calibri" w:hAnsi="Calibri" w:cs="Times New Roman"/>
          </w:rPr>
          <w:tab/>
          <w:t>n "…Quando inizio a versare una tazza calda, la mia mente mi riporta alla prima volta in cui Dom è venuto in questo posto decadente."</w:t>
        </w:r>
      </w:ins>
    </w:p>
    <w:p w14:paraId="7D262B07" w14:textId="77777777" w:rsidR="002709E2" w:rsidRPr="002709E2" w:rsidRDefault="002709E2" w:rsidP="002709E2">
      <w:pPr>
        <w:spacing w:line="600" w:lineRule="auto"/>
        <w:jc w:val="left"/>
        <w:rPr>
          <w:ins w:id="16661" w:author="UTENTE" w:date="2020-06-30T18:54:00Z"/>
          <w:rFonts w:ascii="Calibri" w:eastAsia="Calibri" w:hAnsi="Calibri" w:cs="Times New Roman"/>
        </w:rPr>
      </w:pPr>
      <w:ins w:id="16662" w:author="UTENTE" w:date="2020-06-30T18:54:00Z">
        <w:r w:rsidRPr="002709E2">
          <w:rPr>
            <w:rFonts w:ascii="Calibri" w:eastAsia="Calibri" w:hAnsi="Calibri" w:cs="Times New Roman"/>
          </w:rPr>
          <w:t>919.</w:t>
        </w:r>
        <w:r w:rsidRPr="002709E2">
          <w:rPr>
            <w:rFonts w:ascii="Calibri" w:eastAsia="Calibri" w:hAnsi="Calibri" w:cs="Times New Roman"/>
          </w:rPr>
          <w:tab/>
          <w:t>n "Il modo in cui sembrava così confuso riguardo a cosa fare… {w}Immagino sia una cosa che può succedere quando la tua dieta consiste esclusivamente di sangue, uh?"</w:t>
        </w:r>
        <w:r w:rsidRPr="002709E2">
          <w:rPr>
            <w:rFonts w:ascii="Calibri" w:eastAsia="Calibri" w:hAnsi="Calibri" w:cs="Times New Roman"/>
          </w:rPr>
          <w:br w:type="page"/>
        </w:r>
      </w:ins>
    </w:p>
    <w:p w14:paraId="3C4D96D7" w14:textId="77777777" w:rsidR="002709E2" w:rsidRPr="002709E2" w:rsidRDefault="002709E2" w:rsidP="002709E2">
      <w:pPr>
        <w:spacing w:line="600" w:lineRule="auto"/>
        <w:jc w:val="left"/>
        <w:rPr>
          <w:ins w:id="16663" w:author="UTENTE" w:date="2020-06-30T18:54:00Z"/>
          <w:rFonts w:ascii="Calibri" w:eastAsia="Calibri" w:hAnsi="Calibri" w:cs="Times New Roman"/>
          <w:lang w:val="en-US"/>
        </w:rPr>
      </w:pPr>
      <w:ins w:id="16664" w:author="UTENTE" w:date="2020-06-30T18:54:00Z">
        <w:r w:rsidRPr="002709E2">
          <w:rPr>
            <w:rFonts w:ascii="Calibri" w:eastAsia="Calibri" w:hAnsi="Calibri" w:cs="Times New Roman"/>
            <w:lang w:val="en-US"/>
          </w:rPr>
          <w:lastRenderedPageBreak/>
          <w:t>920.</w:t>
        </w:r>
        <w:r w:rsidRPr="002709E2">
          <w:rPr>
            <w:rFonts w:ascii="Calibri" w:eastAsia="Calibri" w:hAnsi="Calibri" w:cs="Times New Roman"/>
            <w:lang w:val="en-US"/>
          </w:rPr>
          <w:tab/>
          <w:t>n "I think that was the moment I really started to fall head over heels for him and his cute, quiet ways."</w:t>
        </w:r>
      </w:ins>
    </w:p>
    <w:p w14:paraId="07A09425" w14:textId="77777777" w:rsidR="002709E2" w:rsidRPr="002709E2" w:rsidRDefault="002709E2" w:rsidP="002709E2">
      <w:pPr>
        <w:spacing w:line="600" w:lineRule="auto"/>
        <w:jc w:val="left"/>
        <w:rPr>
          <w:ins w:id="16665" w:author="UTENTE" w:date="2020-06-30T18:54:00Z"/>
          <w:rFonts w:ascii="Calibri" w:eastAsia="Calibri" w:hAnsi="Calibri" w:cs="Times New Roman"/>
          <w:lang w:val="en-US"/>
        </w:rPr>
      </w:pPr>
      <w:ins w:id="16666" w:author="UTENTE" w:date="2020-06-30T18:54:00Z">
        <w:r w:rsidRPr="002709E2">
          <w:rPr>
            <w:rFonts w:ascii="Calibri" w:eastAsia="Calibri" w:hAnsi="Calibri" w:cs="Times New Roman"/>
            <w:lang w:val="en-US"/>
          </w:rPr>
          <w:t>921.</w:t>
        </w:r>
        <w:r w:rsidRPr="002709E2">
          <w:rPr>
            <w:rFonts w:ascii="Calibri" w:eastAsia="Calibri" w:hAnsi="Calibri" w:cs="Times New Roman"/>
            <w:lang w:val="en-US"/>
          </w:rPr>
          <w:tab/>
          <w:t>mc "\"…I have to do it.\""</w:t>
        </w:r>
      </w:ins>
    </w:p>
    <w:p w14:paraId="36600158" w14:textId="77777777" w:rsidR="002709E2" w:rsidRPr="002709E2" w:rsidRDefault="002709E2" w:rsidP="002709E2">
      <w:pPr>
        <w:spacing w:line="600" w:lineRule="auto"/>
        <w:jc w:val="left"/>
        <w:rPr>
          <w:ins w:id="16667" w:author="UTENTE" w:date="2020-06-30T18:54:00Z"/>
          <w:rFonts w:ascii="Calibri" w:eastAsia="Calibri" w:hAnsi="Calibri" w:cs="Times New Roman"/>
          <w:lang w:val="en-US"/>
        </w:rPr>
      </w:pPr>
      <w:ins w:id="16668" w:author="UTENTE" w:date="2020-06-30T18:54:00Z">
        <w:r w:rsidRPr="002709E2">
          <w:rPr>
            <w:rFonts w:ascii="Calibri" w:eastAsia="Calibri" w:hAnsi="Calibri" w:cs="Times New Roman"/>
            <w:lang w:val="en-US"/>
          </w:rPr>
          <w:t>922.</w:t>
        </w:r>
        <w:r w:rsidRPr="002709E2">
          <w:rPr>
            <w:rFonts w:ascii="Calibri" w:eastAsia="Calibri" w:hAnsi="Calibri" w:cs="Times New Roman"/>
            <w:lang w:val="en-US"/>
          </w:rPr>
          <w:tab/>
          <w:t>n "I mutter unconsciously to myself as I pour the black liquid into an empty mug."</w:t>
        </w:r>
      </w:ins>
    </w:p>
    <w:p w14:paraId="1C2065C3" w14:textId="77777777" w:rsidR="002709E2" w:rsidRPr="002709E2" w:rsidRDefault="002709E2" w:rsidP="002709E2">
      <w:pPr>
        <w:spacing w:line="600" w:lineRule="auto"/>
        <w:jc w:val="left"/>
        <w:rPr>
          <w:ins w:id="16669" w:author="UTENTE" w:date="2020-06-30T18:54:00Z"/>
          <w:rFonts w:ascii="Calibri" w:eastAsia="Calibri" w:hAnsi="Calibri" w:cs="Times New Roman"/>
          <w:lang w:val="en-US"/>
        </w:rPr>
      </w:pPr>
      <w:ins w:id="16670" w:author="UTENTE" w:date="2020-06-30T18:54:00Z">
        <w:r w:rsidRPr="002709E2">
          <w:rPr>
            <w:rFonts w:ascii="Calibri" w:eastAsia="Calibri" w:hAnsi="Calibri" w:cs="Times New Roman"/>
            <w:lang w:val="en-US"/>
          </w:rPr>
          <w:t>923.</w:t>
        </w:r>
        <w:r w:rsidRPr="002709E2">
          <w:rPr>
            <w:rFonts w:ascii="Calibri" w:eastAsia="Calibri" w:hAnsi="Calibri" w:cs="Times New Roman"/>
            <w:lang w:val="en-US"/>
          </w:rPr>
          <w:tab/>
          <w:t>n "I have to accept Bishop's offer… {w}I won't leave Dom alone."</w:t>
        </w:r>
      </w:ins>
    </w:p>
    <w:p w14:paraId="21ECA6AF" w14:textId="77777777" w:rsidR="002709E2" w:rsidRPr="002709E2" w:rsidRDefault="002709E2" w:rsidP="002709E2">
      <w:pPr>
        <w:spacing w:line="600" w:lineRule="auto"/>
        <w:jc w:val="left"/>
        <w:rPr>
          <w:ins w:id="16671" w:author="UTENTE" w:date="2020-06-30T18:54:00Z"/>
          <w:rFonts w:ascii="Calibri" w:eastAsia="Calibri" w:hAnsi="Calibri" w:cs="Times New Roman"/>
          <w:lang w:val="en-US"/>
        </w:rPr>
      </w:pPr>
      <w:ins w:id="16672" w:author="UTENTE" w:date="2020-06-30T18:54:00Z">
        <w:r w:rsidRPr="002709E2">
          <w:rPr>
            <w:rFonts w:ascii="Calibri" w:eastAsia="Calibri" w:hAnsi="Calibri" w:cs="Times New Roman"/>
            <w:lang w:val="en-US"/>
          </w:rPr>
          <w:t>924.</w:t>
        </w:r>
        <w:r w:rsidRPr="002709E2">
          <w:rPr>
            <w:rFonts w:ascii="Calibri" w:eastAsia="Calibri" w:hAnsi="Calibri" w:cs="Times New Roman"/>
            <w:lang w:val="en-US"/>
          </w:rPr>
          <w:tab/>
          <w:t>n "My determination grows stronger and stronger as my shift continues, and by closing time, I feel grimly confident."</w:t>
        </w:r>
      </w:ins>
    </w:p>
    <w:p w14:paraId="0EC34DEF" w14:textId="77777777" w:rsidR="002709E2" w:rsidRPr="002709E2" w:rsidRDefault="002709E2" w:rsidP="002709E2">
      <w:pPr>
        <w:spacing w:line="600" w:lineRule="auto"/>
        <w:jc w:val="left"/>
        <w:rPr>
          <w:ins w:id="16673" w:author="UTENTE" w:date="2020-06-30T18:54:00Z"/>
          <w:rFonts w:ascii="Calibri" w:eastAsia="Calibri" w:hAnsi="Calibri" w:cs="Times New Roman"/>
          <w:lang w:val="en-US"/>
        </w:rPr>
      </w:pPr>
      <w:ins w:id="16674" w:author="UTENTE" w:date="2020-06-30T18:54:00Z">
        <w:r w:rsidRPr="002709E2">
          <w:rPr>
            <w:rFonts w:ascii="Calibri" w:eastAsia="Calibri" w:hAnsi="Calibri" w:cs="Times New Roman"/>
            <w:lang w:val="en-US"/>
          </w:rPr>
          <w:t>925.</w:t>
        </w:r>
        <w:r w:rsidRPr="002709E2">
          <w:rPr>
            <w:rFonts w:ascii="Calibri" w:eastAsia="Calibri" w:hAnsi="Calibri" w:cs="Times New Roman"/>
            <w:lang w:val="en-US"/>
          </w:rPr>
          <w:tab/>
          <w:t>mcp "\"…\""</w:t>
        </w:r>
      </w:ins>
    </w:p>
    <w:p w14:paraId="759192CD" w14:textId="77777777" w:rsidR="002709E2" w:rsidRPr="002709E2" w:rsidRDefault="002709E2" w:rsidP="002709E2">
      <w:pPr>
        <w:spacing w:line="600" w:lineRule="auto"/>
        <w:jc w:val="left"/>
        <w:rPr>
          <w:ins w:id="16675" w:author="UTENTE" w:date="2020-06-30T18:54:00Z"/>
          <w:rFonts w:ascii="Calibri" w:eastAsia="Calibri" w:hAnsi="Calibri" w:cs="Times New Roman"/>
          <w:lang w:val="en-US"/>
        </w:rPr>
      </w:pPr>
      <w:ins w:id="16676" w:author="UTENTE" w:date="2020-06-30T18:54:00Z">
        <w:r w:rsidRPr="002709E2">
          <w:rPr>
            <w:rFonts w:ascii="Calibri" w:eastAsia="Calibri" w:hAnsi="Calibri" w:cs="Times New Roman"/>
            <w:lang w:val="en-US"/>
          </w:rPr>
          <w:t>926.</w:t>
        </w:r>
        <w:r w:rsidRPr="002709E2">
          <w:rPr>
            <w:rFonts w:ascii="Calibri" w:eastAsia="Calibri" w:hAnsi="Calibri" w:cs="Times New Roman"/>
            <w:lang w:val="en-US"/>
          </w:rPr>
          <w:tab/>
          <w:t>n "–Why is Dom not showing up, though?"</w:t>
        </w:r>
      </w:ins>
    </w:p>
    <w:p w14:paraId="6CB9BF87" w14:textId="77777777" w:rsidR="002709E2" w:rsidRPr="002709E2" w:rsidRDefault="002709E2" w:rsidP="002709E2">
      <w:pPr>
        <w:spacing w:line="600" w:lineRule="auto"/>
        <w:jc w:val="left"/>
        <w:rPr>
          <w:ins w:id="16677" w:author="UTENTE" w:date="2020-06-30T18:54:00Z"/>
          <w:rFonts w:ascii="Calibri" w:eastAsia="Calibri" w:hAnsi="Calibri" w:cs="Times New Roman"/>
          <w:lang w:val="en-US"/>
        </w:rPr>
      </w:pPr>
      <w:ins w:id="16678" w:author="UTENTE" w:date="2020-06-30T18:54:00Z">
        <w:r w:rsidRPr="002709E2">
          <w:rPr>
            <w:rFonts w:ascii="Calibri" w:eastAsia="Calibri" w:hAnsi="Calibri" w:cs="Times New Roman"/>
            <w:lang w:val="en-US"/>
          </w:rPr>
          <w:t>927.</w:t>
        </w:r>
        <w:r w:rsidRPr="002709E2">
          <w:rPr>
            <w:rFonts w:ascii="Calibri" w:eastAsia="Calibri" w:hAnsi="Calibri" w:cs="Times New Roman"/>
            <w:lang w:val="en-US"/>
          </w:rPr>
          <w:tab/>
          <w:t>n "He usually always walks through the door right now. {w}Did he get delayed?"</w:t>
        </w:r>
      </w:ins>
    </w:p>
    <w:p w14:paraId="2CF57E07" w14:textId="77777777" w:rsidR="002709E2" w:rsidRPr="002709E2" w:rsidRDefault="002709E2" w:rsidP="002709E2">
      <w:pPr>
        <w:spacing w:line="600" w:lineRule="auto"/>
        <w:jc w:val="left"/>
        <w:rPr>
          <w:ins w:id="16679" w:author="UTENTE" w:date="2020-06-30T18:54:00Z"/>
          <w:rFonts w:ascii="Calibri" w:eastAsia="Calibri" w:hAnsi="Calibri" w:cs="Times New Roman"/>
          <w:lang w:val="en-US"/>
        </w:rPr>
      </w:pPr>
      <w:ins w:id="16680" w:author="UTENTE" w:date="2020-06-30T18:54:00Z">
        <w:r w:rsidRPr="002709E2">
          <w:rPr>
            <w:rFonts w:ascii="Calibri" w:eastAsia="Calibri" w:hAnsi="Calibri" w:cs="Times New Roman"/>
            <w:lang w:val="en-US"/>
          </w:rPr>
          <w:t>928.</w:t>
        </w:r>
        <w:r w:rsidRPr="002709E2">
          <w:rPr>
            <w:rFonts w:ascii="Calibri" w:eastAsia="Calibri" w:hAnsi="Calibri" w:cs="Times New Roman"/>
            <w:lang w:val="en-US"/>
          </w:rPr>
          <w:tab/>
          <w:t>n "I lean against the counter to wait, drumming my fingers impatiently on the grimy surface."</w:t>
        </w:r>
      </w:ins>
    </w:p>
    <w:p w14:paraId="60F0A03E" w14:textId="77777777" w:rsidR="002709E2" w:rsidRPr="002709E2" w:rsidRDefault="002709E2" w:rsidP="002709E2">
      <w:pPr>
        <w:spacing w:line="600" w:lineRule="auto"/>
        <w:jc w:val="left"/>
        <w:rPr>
          <w:ins w:id="16681" w:author="UTENTE" w:date="2020-06-30T18:54:00Z"/>
          <w:rFonts w:ascii="Calibri" w:eastAsia="Calibri" w:hAnsi="Calibri" w:cs="Times New Roman"/>
          <w:lang w:val="en-US"/>
        </w:rPr>
      </w:pPr>
      <w:ins w:id="16682" w:author="UTENTE" w:date="2020-06-30T18:54:00Z">
        <w:r w:rsidRPr="002709E2">
          <w:rPr>
            <w:rFonts w:ascii="Calibri" w:eastAsia="Calibri" w:hAnsi="Calibri" w:cs="Times New Roman"/>
            <w:lang w:val="en-US"/>
          </w:rPr>
          <w:t>929.</w:t>
        </w:r>
        <w:r w:rsidRPr="002709E2">
          <w:rPr>
            <w:rFonts w:ascii="Calibri" w:eastAsia="Calibri" w:hAnsi="Calibri" w:cs="Times New Roman"/>
            <w:lang w:val="en-US"/>
          </w:rPr>
          <w:tab/>
          <w:t>n "…But as time goes on, and there's no sign of Dom, a foreboding feeling sinks in my chest."</w:t>
        </w:r>
      </w:ins>
    </w:p>
    <w:p w14:paraId="0A40523A" w14:textId="77777777" w:rsidR="002709E2" w:rsidRPr="002709E2" w:rsidRDefault="002709E2" w:rsidP="002709E2">
      <w:pPr>
        <w:spacing w:line="600" w:lineRule="auto"/>
        <w:jc w:val="left"/>
        <w:rPr>
          <w:ins w:id="16683" w:author="UTENTE" w:date="2020-06-30T18:54:00Z"/>
          <w:rFonts w:ascii="Calibri" w:eastAsia="Calibri" w:hAnsi="Calibri" w:cs="Times New Roman"/>
          <w:lang w:val="en-US"/>
        </w:rPr>
      </w:pPr>
      <w:ins w:id="16684" w:author="UTENTE" w:date="2020-06-30T18:54:00Z">
        <w:r w:rsidRPr="002709E2">
          <w:rPr>
            <w:rFonts w:ascii="Calibri" w:eastAsia="Calibri" w:hAnsi="Calibri" w:cs="Times New Roman"/>
            <w:lang w:val="en-US"/>
          </w:rPr>
          <w:t>930.</w:t>
        </w:r>
        <w:r w:rsidRPr="002709E2">
          <w:rPr>
            <w:rFonts w:ascii="Calibri" w:eastAsia="Calibri" w:hAnsi="Calibri" w:cs="Times New Roman"/>
            <w:lang w:val="en-US"/>
          </w:rPr>
          <w:tab/>
          <w:t>mc "\"Dom…\""</w:t>
        </w:r>
      </w:ins>
    </w:p>
    <w:p w14:paraId="609F3D88" w14:textId="77777777" w:rsidR="002709E2" w:rsidRPr="002709E2" w:rsidRDefault="002709E2" w:rsidP="002709E2">
      <w:pPr>
        <w:spacing w:line="600" w:lineRule="auto"/>
        <w:jc w:val="left"/>
        <w:rPr>
          <w:ins w:id="16685" w:author="UTENTE" w:date="2020-06-30T18:54:00Z"/>
          <w:rFonts w:ascii="Calibri" w:eastAsia="Calibri" w:hAnsi="Calibri" w:cs="Times New Roman"/>
          <w:lang w:val="en-US"/>
        </w:rPr>
      </w:pPr>
      <w:ins w:id="16686" w:author="UTENTE" w:date="2020-06-30T18:54:00Z">
        <w:r w:rsidRPr="002709E2">
          <w:rPr>
            <w:rFonts w:ascii="Calibri" w:eastAsia="Calibri" w:hAnsi="Calibri" w:cs="Times New Roman"/>
            <w:lang w:val="en-US"/>
          </w:rPr>
          <w:t>931.</w:t>
        </w:r>
        <w:r w:rsidRPr="002709E2">
          <w:rPr>
            <w:rFonts w:ascii="Calibri" w:eastAsia="Calibri" w:hAnsi="Calibri" w:cs="Times New Roman"/>
            <w:lang w:val="en-US"/>
          </w:rPr>
          <w:tab/>
          <w:t>n "Damn it! Something must have happened to him…"</w:t>
        </w:r>
      </w:ins>
    </w:p>
    <w:p w14:paraId="580868AA" w14:textId="77777777" w:rsidR="002709E2" w:rsidRPr="002709E2" w:rsidRDefault="002709E2" w:rsidP="002709E2">
      <w:pPr>
        <w:spacing w:line="600" w:lineRule="auto"/>
        <w:jc w:val="left"/>
        <w:rPr>
          <w:ins w:id="16687" w:author="UTENTE" w:date="2020-06-30T18:54:00Z"/>
          <w:rFonts w:ascii="Calibri" w:eastAsia="Calibri" w:hAnsi="Calibri" w:cs="Times New Roman"/>
          <w:lang w:val="en-US"/>
          <w:rPrChange w:id="16688" w:author="UTENTE" w:date="2020-06-30T18:54:00Z">
            <w:rPr>
              <w:ins w:id="16689" w:author="UTENTE" w:date="2020-06-30T18:54:00Z"/>
              <w:rFonts w:ascii="Calibri" w:eastAsia="Calibri" w:hAnsi="Calibri" w:cs="Times New Roman"/>
            </w:rPr>
          </w:rPrChange>
        </w:rPr>
      </w:pPr>
      <w:ins w:id="16690" w:author="UTENTE" w:date="2020-06-30T18:54:00Z">
        <w:r w:rsidRPr="002709E2">
          <w:rPr>
            <w:rFonts w:ascii="Calibri" w:eastAsia="Calibri" w:hAnsi="Calibri" w:cs="Times New Roman"/>
            <w:lang w:val="en-US"/>
          </w:rPr>
          <w:t>932.</w:t>
        </w:r>
        <w:r w:rsidRPr="002709E2">
          <w:rPr>
            <w:rFonts w:ascii="Calibri" w:eastAsia="Calibri" w:hAnsi="Calibri" w:cs="Times New Roman"/>
            <w:lang w:val="en-US"/>
          </w:rPr>
          <w:tab/>
          <w:t xml:space="preserve">n "What if he's injured? {w}Or… what if he's trying to avoid me? </w:t>
        </w:r>
        <w:r w:rsidRPr="002709E2">
          <w:rPr>
            <w:rFonts w:ascii="Calibri" w:eastAsia="Calibri" w:hAnsi="Calibri" w:cs="Times New Roman"/>
            <w:lang w:val="en-US"/>
            <w:rPrChange w:id="16691" w:author="UTENTE" w:date="2020-06-30T18:54:00Z">
              <w:rPr>
                <w:rFonts w:ascii="Calibri" w:eastAsia="Calibri" w:hAnsi="Calibri" w:cs="Times New Roman"/>
              </w:rPr>
            </w:rPrChange>
          </w:rPr>
          <w:t>That doesn't seem like him, but…"</w:t>
        </w:r>
      </w:ins>
    </w:p>
    <w:p w14:paraId="55A42EED" w14:textId="77777777" w:rsidR="002709E2" w:rsidRPr="002709E2" w:rsidRDefault="002709E2" w:rsidP="002709E2">
      <w:pPr>
        <w:spacing w:line="600" w:lineRule="auto"/>
        <w:jc w:val="left"/>
        <w:rPr>
          <w:ins w:id="16692" w:author="UTENTE" w:date="2020-06-30T18:54:00Z"/>
          <w:rFonts w:ascii="Calibri" w:eastAsia="Calibri" w:hAnsi="Calibri" w:cs="Times New Roman"/>
          <w:lang w:val="en-US"/>
          <w:rPrChange w:id="16693" w:author="UTENTE" w:date="2020-06-30T18:54:00Z">
            <w:rPr>
              <w:ins w:id="16694" w:author="UTENTE" w:date="2020-06-30T18:54:00Z"/>
              <w:rFonts w:ascii="Calibri" w:eastAsia="Calibri" w:hAnsi="Calibri" w:cs="Times New Roman"/>
            </w:rPr>
          </w:rPrChange>
        </w:rPr>
      </w:pPr>
      <w:ins w:id="16695" w:author="UTENTE" w:date="2020-06-30T18:54:00Z">
        <w:r w:rsidRPr="002709E2">
          <w:rPr>
            <w:rFonts w:ascii="Calibri" w:eastAsia="Calibri" w:hAnsi="Calibri" w:cs="Times New Roman"/>
            <w:lang w:val="en-US"/>
            <w:rPrChange w:id="16696" w:author="UTENTE" w:date="2020-06-30T18:54:00Z">
              <w:rPr>
                <w:rFonts w:ascii="Calibri" w:eastAsia="Calibri" w:hAnsi="Calibri" w:cs="Times New Roman"/>
              </w:rPr>
            </w:rPrChange>
          </w:rPr>
          <w:t>933.</w:t>
        </w:r>
        <w:r w:rsidRPr="002709E2">
          <w:rPr>
            <w:rFonts w:ascii="Calibri" w:eastAsia="Calibri" w:hAnsi="Calibri" w:cs="Times New Roman"/>
            <w:lang w:val="en-US"/>
            <w:rPrChange w:id="16697" w:author="UTENTE" w:date="2020-06-30T18:54:00Z">
              <w:rPr>
                <w:rFonts w:ascii="Calibri" w:eastAsia="Calibri" w:hAnsi="Calibri" w:cs="Times New Roman"/>
              </w:rPr>
            </w:rPrChange>
          </w:rPr>
          <w:tab/>
          <w:t>mc "\"The warehouse–!\""</w:t>
        </w:r>
      </w:ins>
    </w:p>
    <w:p w14:paraId="16A92CE4" w14:textId="77777777" w:rsidR="002709E2" w:rsidRPr="002709E2" w:rsidRDefault="002709E2" w:rsidP="002709E2">
      <w:pPr>
        <w:spacing w:line="600" w:lineRule="auto"/>
        <w:jc w:val="left"/>
        <w:rPr>
          <w:ins w:id="16698" w:author="UTENTE" w:date="2020-06-30T18:54:00Z"/>
          <w:rFonts w:ascii="Calibri" w:eastAsia="Calibri" w:hAnsi="Calibri" w:cs="Times New Roman"/>
          <w:lang w:val="en-US"/>
        </w:rPr>
      </w:pPr>
      <w:ins w:id="16699" w:author="UTENTE" w:date="2020-06-30T18:54:00Z">
        <w:r w:rsidRPr="002709E2">
          <w:rPr>
            <w:rFonts w:ascii="Calibri" w:eastAsia="Calibri" w:hAnsi="Calibri" w:cs="Times New Roman"/>
            <w:lang w:val="en-US"/>
          </w:rPr>
          <w:t>934.</w:t>
        </w:r>
        <w:r w:rsidRPr="002709E2">
          <w:rPr>
            <w:rFonts w:ascii="Calibri" w:eastAsia="Calibri" w:hAnsi="Calibri" w:cs="Times New Roman"/>
            <w:lang w:val="en-US"/>
          </w:rPr>
          <w:tab/>
          <w:t>n "If he's not here, then that's the only other place he could be."</w:t>
        </w:r>
        <w:r w:rsidRPr="002709E2">
          <w:rPr>
            <w:rFonts w:ascii="Calibri" w:eastAsia="Calibri" w:hAnsi="Calibri" w:cs="Times New Roman"/>
            <w:lang w:val="en-US"/>
          </w:rPr>
          <w:br w:type="page"/>
        </w:r>
      </w:ins>
    </w:p>
    <w:p w14:paraId="732BE4CB" w14:textId="77777777" w:rsidR="002709E2" w:rsidRPr="002709E2" w:rsidRDefault="002709E2" w:rsidP="002709E2">
      <w:pPr>
        <w:spacing w:line="600" w:lineRule="auto"/>
        <w:jc w:val="left"/>
        <w:rPr>
          <w:ins w:id="16700" w:author="UTENTE" w:date="2020-06-30T18:54:00Z"/>
          <w:rFonts w:ascii="Calibri" w:eastAsia="Calibri" w:hAnsi="Calibri" w:cs="Times New Roman"/>
        </w:rPr>
      </w:pPr>
      <w:ins w:id="16701" w:author="UTENTE" w:date="2020-06-30T18:54:00Z">
        <w:r w:rsidRPr="002709E2">
          <w:rPr>
            <w:rFonts w:ascii="Calibri" w:eastAsia="Calibri" w:hAnsi="Calibri" w:cs="Times New Roman"/>
          </w:rPr>
          <w:lastRenderedPageBreak/>
          <w:t>920.</w:t>
        </w:r>
        <w:r w:rsidRPr="002709E2">
          <w:rPr>
            <w:rFonts w:ascii="Calibri" w:eastAsia="Calibri" w:hAnsi="Calibri" w:cs="Times New Roman"/>
          </w:rPr>
          <w:tab/>
          <w:t>n "Penso che quello sia stato il momento in cui ho iniziato a invaghirmi di lui e dei sui teneri modi pacati."</w:t>
        </w:r>
      </w:ins>
    </w:p>
    <w:p w14:paraId="75F521E6" w14:textId="77777777" w:rsidR="002709E2" w:rsidRPr="002709E2" w:rsidRDefault="002709E2" w:rsidP="002709E2">
      <w:pPr>
        <w:spacing w:line="600" w:lineRule="auto"/>
        <w:jc w:val="left"/>
        <w:rPr>
          <w:ins w:id="16702" w:author="UTENTE" w:date="2020-06-30T18:54:00Z"/>
          <w:rFonts w:ascii="Calibri" w:eastAsia="Calibri" w:hAnsi="Calibri" w:cs="Times New Roman"/>
        </w:rPr>
      </w:pPr>
      <w:ins w:id="16703" w:author="UTENTE" w:date="2020-06-30T18:54:00Z">
        <w:r w:rsidRPr="002709E2">
          <w:rPr>
            <w:rFonts w:ascii="Calibri" w:eastAsia="Calibri" w:hAnsi="Calibri" w:cs="Times New Roman"/>
          </w:rPr>
          <w:t>921.</w:t>
        </w:r>
        <w:r w:rsidRPr="002709E2">
          <w:rPr>
            <w:rFonts w:ascii="Calibri" w:eastAsia="Calibri" w:hAnsi="Calibri" w:cs="Times New Roman"/>
          </w:rPr>
          <w:tab/>
          <w:t>mc "\"…Devo farlo.\""</w:t>
        </w:r>
      </w:ins>
    </w:p>
    <w:p w14:paraId="582272F5" w14:textId="77777777" w:rsidR="002709E2" w:rsidRPr="002709E2" w:rsidRDefault="002709E2" w:rsidP="002709E2">
      <w:pPr>
        <w:spacing w:line="600" w:lineRule="auto"/>
        <w:jc w:val="left"/>
        <w:rPr>
          <w:ins w:id="16704" w:author="UTENTE" w:date="2020-06-30T18:54:00Z"/>
          <w:rFonts w:ascii="Calibri" w:eastAsia="Calibri" w:hAnsi="Calibri" w:cs="Times New Roman"/>
        </w:rPr>
      </w:pPr>
      <w:ins w:id="16705" w:author="UTENTE" w:date="2020-06-30T18:54:00Z">
        <w:r w:rsidRPr="002709E2">
          <w:rPr>
            <w:rFonts w:ascii="Calibri" w:eastAsia="Calibri" w:hAnsi="Calibri" w:cs="Times New Roman"/>
          </w:rPr>
          <w:t>922.</w:t>
        </w:r>
        <w:r w:rsidRPr="002709E2">
          <w:rPr>
            <w:rFonts w:ascii="Calibri" w:eastAsia="Calibri" w:hAnsi="Calibri" w:cs="Times New Roman"/>
          </w:rPr>
          <w:tab/>
          <w:t>n "Borbotto inconsciamente a me stesso, mentre poggio la tazza sul bancone."</w:t>
        </w:r>
      </w:ins>
    </w:p>
    <w:p w14:paraId="3CA10B54" w14:textId="77777777" w:rsidR="002709E2" w:rsidRPr="002709E2" w:rsidRDefault="002709E2" w:rsidP="002709E2">
      <w:pPr>
        <w:spacing w:line="600" w:lineRule="auto"/>
        <w:jc w:val="left"/>
        <w:rPr>
          <w:ins w:id="16706" w:author="UTENTE" w:date="2020-06-30T18:54:00Z"/>
          <w:rFonts w:ascii="Calibri" w:eastAsia="Calibri" w:hAnsi="Calibri" w:cs="Times New Roman"/>
        </w:rPr>
      </w:pPr>
      <w:ins w:id="16707" w:author="UTENTE" w:date="2020-06-30T18:54:00Z">
        <w:r w:rsidRPr="002709E2">
          <w:rPr>
            <w:rFonts w:ascii="Calibri" w:eastAsia="Calibri" w:hAnsi="Calibri" w:cs="Times New Roman"/>
          </w:rPr>
          <w:t>923.</w:t>
        </w:r>
        <w:r w:rsidRPr="002709E2">
          <w:rPr>
            <w:rFonts w:ascii="Calibri" w:eastAsia="Calibri" w:hAnsi="Calibri" w:cs="Times New Roman"/>
          </w:rPr>
          <w:tab/>
          <w:t>n "Devo accettare l'offerta di Bishop… {w}Non lascerò solo Dom."</w:t>
        </w:r>
      </w:ins>
    </w:p>
    <w:p w14:paraId="093C65B1" w14:textId="77777777" w:rsidR="002709E2" w:rsidRPr="002709E2" w:rsidRDefault="002709E2" w:rsidP="002709E2">
      <w:pPr>
        <w:spacing w:line="600" w:lineRule="auto"/>
        <w:jc w:val="left"/>
        <w:rPr>
          <w:ins w:id="16708" w:author="UTENTE" w:date="2020-06-30T18:54:00Z"/>
          <w:rFonts w:ascii="Calibri" w:eastAsia="Calibri" w:hAnsi="Calibri" w:cs="Times New Roman"/>
        </w:rPr>
      </w:pPr>
      <w:ins w:id="16709" w:author="UTENTE" w:date="2020-06-30T18:54:00Z">
        <w:r w:rsidRPr="002709E2">
          <w:rPr>
            <w:rFonts w:ascii="Calibri" w:eastAsia="Calibri" w:hAnsi="Calibri" w:cs="Times New Roman"/>
          </w:rPr>
          <w:t>924.</w:t>
        </w:r>
        <w:r w:rsidRPr="002709E2">
          <w:rPr>
            <w:rFonts w:ascii="Calibri" w:eastAsia="Calibri" w:hAnsi="Calibri" w:cs="Times New Roman"/>
          </w:rPr>
          <w:tab/>
          <w:t>n "La mia determinazione cresce man mano che il mio turno continua e, per l'ora di chiusura, mi sento tristemente sicuro di me."</w:t>
        </w:r>
      </w:ins>
    </w:p>
    <w:p w14:paraId="6D15F869" w14:textId="77777777" w:rsidR="002709E2" w:rsidRPr="002709E2" w:rsidRDefault="002709E2" w:rsidP="002709E2">
      <w:pPr>
        <w:spacing w:line="600" w:lineRule="auto"/>
        <w:jc w:val="left"/>
        <w:rPr>
          <w:ins w:id="16710" w:author="UTENTE" w:date="2020-06-30T18:54:00Z"/>
          <w:rFonts w:ascii="Calibri" w:eastAsia="Calibri" w:hAnsi="Calibri" w:cs="Times New Roman"/>
        </w:rPr>
      </w:pPr>
      <w:ins w:id="16711" w:author="UTENTE" w:date="2020-06-30T18:54:00Z">
        <w:r w:rsidRPr="002709E2">
          <w:rPr>
            <w:rFonts w:ascii="Calibri" w:eastAsia="Calibri" w:hAnsi="Calibri" w:cs="Times New Roman"/>
          </w:rPr>
          <w:t>925.</w:t>
        </w:r>
        <w:r w:rsidRPr="002709E2">
          <w:rPr>
            <w:rFonts w:ascii="Calibri" w:eastAsia="Calibri" w:hAnsi="Calibri" w:cs="Times New Roman"/>
          </w:rPr>
          <w:tab/>
          <w:t>mcp "\"…\""</w:t>
        </w:r>
      </w:ins>
    </w:p>
    <w:p w14:paraId="7EE7CE6D" w14:textId="77777777" w:rsidR="002709E2" w:rsidRPr="002709E2" w:rsidRDefault="002709E2" w:rsidP="002709E2">
      <w:pPr>
        <w:spacing w:line="600" w:lineRule="auto"/>
        <w:jc w:val="left"/>
        <w:rPr>
          <w:ins w:id="16712" w:author="UTENTE" w:date="2020-06-30T18:54:00Z"/>
          <w:rFonts w:ascii="Calibri" w:eastAsia="Calibri" w:hAnsi="Calibri" w:cs="Times New Roman"/>
        </w:rPr>
      </w:pPr>
      <w:ins w:id="16713" w:author="UTENTE" w:date="2020-06-30T18:54:00Z">
        <w:r w:rsidRPr="002709E2">
          <w:rPr>
            <w:rFonts w:ascii="Calibri" w:eastAsia="Calibri" w:hAnsi="Calibri" w:cs="Times New Roman"/>
          </w:rPr>
          <w:t>926.</w:t>
        </w:r>
        <w:r w:rsidRPr="002709E2">
          <w:rPr>
            <w:rFonts w:ascii="Calibri" w:eastAsia="Calibri" w:hAnsi="Calibri" w:cs="Times New Roman"/>
          </w:rPr>
          <w:tab/>
          <w:t>n "Perché Dom non arriva?"</w:t>
        </w:r>
      </w:ins>
    </w:p>
    <w:p w14:paraId="1DE71639" w14:textId="77777777" w:rsidR="002709E2" w:rsidRPr="002709E2" w:rsidRDefault="002709E2" w:rsidP="002709E2">
      <w:pPr>
        <w:spacing w:line="600" w:lineRule="auto"/>
        <w:jc w:val="left"/>
        <w:rPr>
          <w:ins w:id="16714" w:author="UTENTE" w:date="2020-06-30T18:54:00Z"/>
          <w:rFonts w:ascii="Calibri" w:eastAsia="Calibri" w:hAnsi="Calibri" w:cs="Times New Roman"/>
        </w:rPr>
      </w:pPr>
      <w:ins w:id="16715" w:author="UTENTE" w:date="2020-06-30T18:54:00Z">
        <w:r w:rsidRPr="002709E2">
          <w:rPr>
            <w:rFonts w:ascii="Calibri" w:eastAsia="Calibri" w:hAnsi="Calibri" w:cs="Times New Roman"/>
          </w:rPr>
          <w:t>927.</w:t>
        </w:r>
        <w:r w:rsidRPr="002709E2">
          <w:rPr>
            <w:rFonts w:ascii="Calibri" w:eastAsia="Calibri" w:hAnsi="Calibri" w:cs="Times New Roman"/>
          </w:rPr>
          <w:tab/>
          <w:t>n "Di solito entrerebbe da quella porta proprio in questo momento. {w}Sarà in ritardo a causa di qualcosa?"</w:t>
        </w:r>
      </w:ins>
    </w:p>
    <w:p w14:paraId="454C4E77" w14:textId="77777777" w:rsidR="002709E2" w:rsidRPr="002709E2" w:rsidRDefault="002709E2" w:rsidP="002709E2">
      <w:pPr>
        <w:spacing w:line="600" w:lineRule="auto"/>
        <w:jc w:val="left"/>
        <w:rPr>
          <w:ins w:id="16716" w:author="UTENTE" w:date="2020-06-30T18:54:00Z"/>
          <w:rFonts w:ascii="Calibri" w:eastAsia="Calibri" w:hAnsi="Calibri" w:cs="Times New Roman"/>
        </w:rPr>
      </w:pPr>
      <w:ins w:id="16717" w:author="UTENTE" w:date="2020-06-30T18:54:00Z">
        <w:r w:rsidRPr="002709E2">
          <w:rPr>
            <w:rFonts w:ascii="Calibri" w:eastAsia="Calibri" w:hAnsi="Calibri" w:cs="Times New Roman"/>
          </w:rPr>
          <w:t>928.</w:t>
        </w:r>
        <w:r w:rsidRPr="002709E2">
          <w:rPr>
            <w:rFonts w:ascii="Calibri" w:eastAsia="Calibri" w:hAnsi="Calibri" w:cs="Times New Roman"/>
          </w:rPr>
          <w:tab/>
          <w:t>n "Mi appoggio al bancone per aspettarlo, tamburellando impazientemente con le dita sulla superficie unta."</w:t>
        </w:r>
      </w:ins>
    </w:p>
    <w:p w14:paraId="1B6B0931" w14:textId="77777777" w:rsidR="002709E2" w:rsidRPr="002709E2" w:rsidRDefault="002709E2" w:rsidP="002709E2">
      <w:pPr>
        <w:spacing w:line="600" w:lineRule="auto"/>
        <w:jc w:val="left"/>
        <w:rPr>
          <w:ins w:id="16718" w:author="UTENTE" w:date="2020-06-30T18:54:00Z"/>
          <w:rFonts w:ascii="Calibri" w:eastAsia="Calibri" w:hAnsi="Calibri" w:cs="Times New Roman"/>
        </w:rPr>
      </w:pPr>
      <w:ins w:id="16719" w:author="UTENTE" w:date="2020-06-30T18:54:00Z">
        <w:r w:rsidRPr="002709E2">
          <w:rPr>
            <w:rFonts w:ascii="Calibri" w:eastAsia="Calibri" w:hAnsi="Calibri" w:cs="Times New Roman"/>
          </w:rPr>
          <w:t>929.</w:t>
        </w:r>
        <w:r w:rsidRPr="002709E2">
          <w:rPr>
            <w:rFonts w:ascii="Calibri" w:eastAsia="Calibri" w:hAnsi="Calibri" w:cs="Times New Roman"/>
          </w:rPr>
          <w:tab/>
          <w:t>n "…Ma il tempo passa e non c'è traccia di Dom, un brutto presentimento mi attanaglia."</w:t>
        </w:r>
      </w:ins>
    </w:p>
    <w:p w14:paraId="744C6E18" w14:textId="77777777" w:rsidR="002709E2" w:rsidRPr="002709E2" w:rsidRDefault="002709E2" w:rsidP="002709E2">
      <w:pPr>
        <w:spacing w:line="600" w:lineRule="auto"/>
        <w:jc w:val="left"/>
        <w:rPr>
          <w:ins w:id="16720" w:author="UTENTE" w:date="2020-06-30T18:54:00Z"/>
          <w:rFonts w:ascii="Calibri" w:eastAsia="Calibri" w:hAnsi="Calibri" w:cs="Times New Roman"/>
        </w:rPr>
      </w:pPr>
      <w:ins w:id="16721" w:author="UTENTE" w:date="2020-06-30T18:54:00Z">
        <w:r w:rsidRPr="002709E2">
          <w:rPr>
            <w:rFonts w:ascii="Calibri" w:eastAsia="Calibri" w:hAnsi="Calibri" w:cs="Times New Roman"/>
          </w:rPr>
          <w:t>930.</w:t>
        </w:r>
        <w:r w:rsidRPr="002709E2">
          <w:rPr>
            <w:rFonts w:ascii="Calibri" w:eastAsia="Calibri" w:hAnsi="Calibri" w:cs="Times New Roman"/>
          </w:rPr>
          <w:tab/>
          <w:t>mc "\"Dom…\""</w:t>
        </w:r>
      </w:ins>
    </w:p>
    <w:p w14:paraId="332891FF" w14:textId="77777777" w:rsidR="002709E2" w:rsidRPr="002709E2" w:rsidRDefault="002709E2" w:rsidP="002709E2">
      <w:pPr>
        <w:spacing w:line="600" w:lineRule="auto"/>
        <w:jc w:val="left"/>
        <w:rPr>
          <w:ins w:id="16722" w:author="UTENTE" w:date="2020-06-30T18:54:00Z"/>
          <w:rFonts w:ascii="Calibri" w:eastAsia="Calibri" w:hAnsi="Calibri" w:cs="Times New Roman"/>
        </w:rPr>
      </w:pPr>
      <w:ins w:id="16723" w:author="UTENTE" w:date="2020-06-30T18:54:00Z">
        <w:r w:rsidRPr="002709E2">
          <w:rPr>
            <w:rFonts w:ascii="Calibri" w:eastAsia="Calibri" w:hAnsi="Calibri" w:cs="Times New Roman"/>
          </w:rPr>
          <w:t>931.</w:t>
        </w:r>
        <w:r w:rsidRPr="002709E2">
          <w:rPr>
            <w:rFonts w:ascii="Calibri" w:eastAsia="Calibri" w:hAnsi="Calibri" w:cs="Times New Roman"/>
          </w:rPr>
          <w:tab/>
          <w:t>n "Cazzo! Dev'essergli successo qualcosa…"</w:t>
        </w:r>
      </w:ins>
    </w:p>
    <w:p w14:paraId="3675A01B" w14:textId="77777777" w:rsidR="002709E2" w:rsidRPr="002709E2" w:rsidRDefault="002709E2" w:rsidP="002709E2">
      <w:pPr>
        <w:spacing w:line="600" w:lineRule="auto"/>
        <w:jc w:val="left"/>
        <w:rPr>
          <w:ins w:id="16724" w:author="UTENTE" w:date="2020-06-30T18:54:00Z"/>
          <w:rFonts w:ascii="Calibri" w:eastAsia="Calibri" w:hAnsi="Calibri" w:cs="Times New Roman"/>
          <w:rPrChange w:id="16725" w:author="UTENTE" w:date="2020-06-30T18:54:00Z">
            <w:rPr>
              <w:ins w:id="16726" w:author="UTENTE" w:date="2020-06-30T18:54:00Z"/>
              <w:rFonts w:ascii="Calibri" w:eastAsia="Calibri" w:hAnsi="Calibri" w:cs="Times New Roman"/>
              <w:lang w:val="en-US"/>
            </w:rPr>
          </w:rPrChange>
        </w:rPr>
      </w:pPr>
      <w:ins w:id="16727" w:author="UTENTE" w:date="2020-06-30T18:54:00Z">
        <w:r w:rsidRPr="002709E2">
          <w:rPr>
            <w:rFonts w:ascii="Calibri" w:eastAsia="Calibri" w:hAnsi="Calibri" w:cs="Times New Roman"/>
          </w:rPr>
          <w:t>932.</w:t>
        </w:r>
        <w:r w:rsidRPr="002709E2">
          <w:rPr>
            <w:rFonts w:ascii="Calibri" w:eastAsia="Calibri" w:hAnsi="Calibri" w:cs="Times New Roman"/>
          </w:rPr>
          <w:tab/>
          <w:t xml:space="preserve">n "E se fosse ferito? {w}O… se stesse cercando di evitarmi? </w:t>
        </w:r>
        <w:r w:rsidRPr="002709E2">
          <w:rPr>
            <w:rFonts w:ascii="Calibri" w:eastAsia="Calibri" w:hAnsi="Calibri" w:cs="Times New Roman"/>
            <w:rPrChange w:id="16728" w:author="UTENTE" w:date="2020-06-30T18:54:00Z">
              <w:rPr>
                <w:rFonts w:ascii="Calibri" w:eastAsia="Calibri" w:hAnsi="Calibri" w:cs="Times New Roman"/>
                <w:lang w:val="en-US"/>
              </w:rPr>
            </w:rPrChange>
          </w:rPr>
          <w:t>Non è da lui, però… "</w:t>
        </w:r>
      </w:ins>
    </w:p>
    <w:p w14:paraId="598BF5B0" w14:textId="77777777" w:rsidR="002709E2" w:rsidRPr="002709E2" w:rsidRDefault="002709E2" w:rsidP="002709E2">
      <w:pPr>
        <w:spacing w:line="600" w:lineRule="auto"/>
        <w:jc w:val="left"/>
        <w:rPr>
          <w:ins w:id="16729" w:author="UTENTE" w:date="2020-06-30T18:54:00Z"/>
          <w:rFonts w:ascii="Calibri" w:eastAsia="Calibri" w:hAnsi="Calibri" w:cs="Times New Roman"/>
          <w:rPrChange w:id="16730" w:author="UTENTE" w:date="2020-06-30T18:54:00Z">
            <w:rPr>
              <w:ins w:id="16731" w:author="UTENTE" w:date="2020-06-30T18:54:00Z"/>
              <w:rFonts w:ascii="Calibri" w:eastAsia="Calibri" w:hAnsi="Calibri" w:cs="Times New Roman"/>
              <w:lang w:val="en-US"/>
            </w:rPr>
          </w:rPrChange>
        </w:rPr>
      </w:pPr>
      <w:ins w:id="16732" w:author="UTENTE" w:date="2020-06-30T18:54:00Z">
        <w:r w:rsidRPr="002709E2">
          <w:rPr>
            <w:rFonts w:ascii="Calibri" w:eastAsia="Calibri" w:hAnsi="Calibri" w:cs="Times New Roman"/>
            <w:rPrChange w:id="16733" w:author="UTENTE" w:date="2020-06-30T18:54:00Z">
              <w:rPr>
                <w:rFonts w:ascii="Calibri" w:eastAsia="Calibri" w:hAnsi="Calibri" w:cs="Times New Roman"/>
                <w:lang w:val="en-US"/>
              </w:rPr>
            </w:rPrChange>
          </w:rPr>
          <w:t>933.</w:t>
        </w:r>
        <w:r w:rsidRPr="002709E2">
          <w:rPr>
            <w:rFonts w:ascii="Calibri" w:eastAsia="Calibri" w:hAnsi="Calibri" w:cs="Times New Roman"/>
            <w:rPrChange w:id="16734" w:author="UTENTE" w:date="2020-06-30T18:54:00Z">
              <w:rPr>
                <w:rFonts w:ascii="Calibri" w:eastAsia="Calibri" w:hAnsi="Calibri" w:cs="Times New Roman"/>
                <w:lang w:val="en-US"/>
              </w:rPr>
            </w:rPrChange>
          </w:rPr>
          <w:tab/>
          <w:t>mc "\"-Il magazzino-!\""</w:t>
        </w:r>
      </w:ins>
    </w:p>
    <w:p w14:paraId="695D3E85" w14:textId="77777777" w:rsidR="002709E2" w:rsidRPr="002709E2" w:rsidRDefault="002709E2" w:rsidP="002709E2">
      <w:pPr>
        <w:spacing w:line="600" w:lineRule="auto"/>
        <w:jc w:val="left"/>
        <w:rPr>
          <w:ins w:id="16735" w:author="UTENTE" w:date="2020-06-30T18:54:00Z"/>
          <w:rFonts w:ascii="Calibri" w:eastAsia="Calibri" w:hAnsi="Calibri" w:cs="Times New Roman"/>
        </w:rPr>
      </w:pPr>
      <w:ins w:id="16736" w:author="UTENTE" w:date="2020-06-30T18:54:00Z">
        <w:r w:rsidRPr="002709E2">
          <w:rPr>
            <w:rFonts w:ascii="Calibri" w:eastAsia="Calibri" w:hAnsi="Calibri" w:cs="Times New Roman"/>
          </w:rPr>
          <w:t>934.</w:t>
        </w:r>
        <w:r w:rsidRPr="002709E2">
          <w:rPr>
            <w:rFonts w:ascii="Calibri" w:eastAsia="Calibri" w:hAnsi="Calibri" w:cs="Times New Roman"/>
          </w:rPr>
          <w:tab/>
          <w:t>n "Se non è qui, quello è l'unico altro posto dove potrebbe essere."</w:t>
        </w:r>
        <w:r w:rsidRPr="002709E2">
          <w:rPr>
            <w:rFonts w:ascii="Calibri" w:eastAsia="Calibri" w:hAnsi="Calibri" w:cs="Times New Roman"/>
          </w:rPr>
          <w:br w:type="page"/>
        </w:r>
      </w:ins>
    </w:p>
    <w:p w14:paraId="39346F80" w14:textId="77777777" w:rsidR="002709E2" w:rsidRPr="002709E2" w:rsidRDefault="002709E2" w:rsidP="002709E2">
      <w:pPr>
        <w:spacing w:line="600" w:lineRule="auto"/>
        <w:jc w:val="left"/>
        <w:rPr>
          <w:ins w:id="16737" w:author="UTENTE" w:date="2020-06-30T18:54:00Z"/>
          <w:rFonts w:ascii="Calibri" w:eastAsia="Calibri" w:hAnsi="Calibri" w:cs="Times New Roman"/>
          <w:lang w:val="en-US"/>
        </w:rPr>
      </w:pPr>
      <w:ins w:id="16738" w:author="UTENTE" w:date="2020-06-30T18:54:00Z">
        <w:r w:rsidRPr="002709E2">
          <w:rPr>
            <w:rFonts w:ascii="Calibri" w:eastAsia="Calibri" w:hAnsi="Calibri" w:cs="Times New Roman"/>
            <w:lang w:val="en-US"/>
          </w:rPr>
          <w:lastRenderedPageBreak/>
          <w:t>935.</w:t>
        </w:r>
        <w:r w:rsidRPr="002709E2">
          <w:rPr>
            <w:rFonts w:ascii="Calibri" w:eastAsia="Calibri" w:hAnsi="Calibri" w:cs="Times New Roman"/>
            <w:lang w:val="en-US"/>
          </w:rPr>
          <w:tab/>
          <w:t>n "Grabbing my keys, I rush out of the diner, only barely remembering to lock the door behind me."</w:t>
        </w:r>
      </w:ins>
    </w:p>
    <w:p w14:paraId="2BA64CA8" w14:textId="77777777" w:rsidR="002709E2" w:rsidRPr="002709E2" w:rsidRDefault="002709E2" w:rsidP="002709E2">
      <w:pPr>
        <w:spacing w:line="600" w:lineRule="auto"/>
        <w:jc w:val="left"/>
        <w:rPr>
          <w:ins w:id="16739" w:author="UTENTE" w:date="2020-06-30T18:54:00Z"/>
          <w:rFonts w:ascii="Calibri" w:eastAsia="Calibri" w:hAnsi="Calibri" w:cs="Times New Roman"/>
          <w:lang w:val="en-US"/>
        </w:rPr>
      </w:pPr>
      <w:ins w:id="16740" w:author="UTENTE" w:date="2020-06-30T18:54:00Z">
        <w:r w:rsidRPr="002709E2">
          <w:rPr>
            <w:rFonts w:ascii="Calibri" w:eastAsia="Calibri" w:hAnsi="Calibri" w:cs="Times New Roman"/>
            <w:lang w:val="en-US"/>
          </w:rPr>
          <w:t>936.</w:t>
        </w:r>
        <w:r w:rsidRPr="002709E2">
          <w:rPr>
            <w:rFonts w:ascii="Calibri" w:eastAsia="Calibri" w:hAnsi="Calibri" w:cs="Times New Roman"/>
            <w:lang w:val="en-US"/>
          </w:rPr>
          <w:tab/>
          <w:t>n "I dash down the empty street, tearing my way towards the warehouse as fast as I can."</w:t>
        </w:r>
      </w:ins>
    </w:p>
    <w:p w14:paraId="25D783A1" w14:textId="77777777" w:rsidR="002709E2" w:rsidRPr="002709E2" w:rsidRDefault="002709E2" w:rsidP="002709E2">
      <w:pPr>
        <w:spacing w:line="600" w:lineRule="auto"/>
        <w:jc w:val="left"/>
        <w:rPr>
          <w:ins w:id="16741" w:author="UTENTE" w:date="2020-06-30T18:54:00Z"/>
          <w:rFonts w:ascii="Calibri" w:eastAsia="Calibri" w:hAnsi="Calibri" w:cs="Times New Roman"/>
          <w:lang w:val="en-US"/>
        </w:rPr>
      </w:pPr>
      <w:ins w:id="16742" w:author="UTENTE" w:date="2020-06-30T18:54:00Z">
        <w:r w:rsidRPr="002709E2">
          <w:rPr>
            <w:rFonts w:ascii="Calibri" w:eastAsia="Calibri" w:hAnsi="Calibri" w:cs="Times New Roman"/>
            <w:lang w:val="en-US"/>
          </w:rPr>
          <w:t>937.</w:t>
        </w:r>
        <w:r w:rsidRPr="002709E2">
          <w:rPr>
            <w:rFonts w:ascii="Calibri" w:eastAsia="Calibri" w:hAnsi="Calibri" w:cs="Times New Roman"/>
            <w:lang w:val="en-US"/>
          </w:rPr>
          <w:tab/>
          <w:t>n "{i}Please be all right, please be all right…{/i}"</w:t>
        </w:r>
      </w:ins>
    </w:p>
    <w:p w14:paraId="57E16C9C" w14:textId="77777777" w:rsidR="002709E2" w:rsidRPr="002709E2" w:rsidRDefault="002709E2" w:rsidP="002709E2">
      <w:pPr>
        <w:spacing w:line="600" w:lineRule="auto"/>
        <w:jc w:val="left"/>
        <w:rPr>
          <w:ins w:id="16743" w:author="UTENTE" w:date="2020-06-30T18:54:00Z"/>
          <w:rFonts w:ascii="Calibri" w:eastAsia="Calibri" w:hAnsi="Calibri" w:cs="Times New Roman"/>
          <w:lang w:val="en-US"/>
        </w:rPr>
      </w:pPr>
      <w:ins w:id="16744" w:author="UTENTE" w:date="2020-06-30T18:54:00Z">
        <w:r w:rsidRPr="002709E2">
          <w:rPr>
            <w:rFonts w:ascii="Calibri" w:eastAsia="Calibri" w:hAnsi="Calibri" w:cs="Times New Roman"/>
            <w:lang w:val="en-US"/>
          </w:rPr>
          <w:t>938.</w:t>
        </w:r>
        <w:r w:rsidRPr="002709E2">
          <w:rPr>
            <w:rFonts w:ascii="Calibri" w:eastAsia="Calibri" w:hAnsi="Calibri" w:cs="Times New Roman"/>
            <w:lang w:val="en-US"/>
          </w:rPr>
          <w:tab/>
          <w:t>n "Repeating those words like a prayer, I run down the dark alleys as a cold sweat breaks out on my back."</w:t>
        </w:r>
      </w:ins>
    </w:p>
    <w:p w14:paraId="7E10948E" w14:textId="77777777" w:rsidR="002709E2" w:rsidRPr="002709E2" w:rsidRDefault="002709E2" w:rsidP="002709E2">
      <w:pPr>
        <w:spacing w:line="600" w:lineRule="auto"/>
        <w:jc w:val="left"/>
        <w:rPr>
          <w:ins w:id="16745" w:author="UTENTE" w:date="2020-06-30T18:54:00Z"/>
          <w:rFonts w:ascii="Calibri" w:eastAsia="Calibri" w:hAnsi="Calibri" w:cs="Times New Roman"/>
          <w:lang w:val="en-US"/>
        </w:rPr>
      </w:pPr>
      <w:ins w:id="16746" w:author="UTENTE" w:date="2020-06-30T18:54:00Z">
        <w:r w:rsidRPr="002709E2">
          <w:rPr>
            <w:rFonts w:ascii="Calibri" w:eastAsia="Calibri" w:hAnsi="Calibri" w:cs="Times New Roman"/>
            <w:lang w:val="en-US"/>
          </w:rPr>
          <w:t>939.</w:t>
        </w:r>
        <w:r w:rsidRPr="002709E2">
          <w:rPr>
            <w:rFonts w:ascii="Calibri" w:eastAsia="Calibri" w:hAnsi="Calibri" w:cs="Times New Roman"/>
            <w:lang w:val="en-US"/>
          </w:rPr>
          <w:tab/>
          <w:t>n "Finally, I arrive at the warehouse and frantically tear inside."</w:t>
        </w:r>
      </w:ins>
    </w:p>
    <w:p w14:paraId="5D1FFD67" w14:textId="77777777" w:rsidR="002709E2" w:rsidRPr="002709E2" w:rsidRDefault="002709E2" w:rsidP="002709E2">
      <w:pPr>
        <w:spacing w:line="600" w:lineRule="auto"/>
        <w:jc w:val="left"/>
        <w:rPr>
          <w:ins w:id="16747" w:author="UTENTE" w:date="2020-06-30T18:54:00Z"/>
          <w:rFonts w:ascii="Calibri" w:eastAsia="Calibri" w:hAnsi="Calibri" w:cs="Times New Roman"/>
          <w:lang w:val="en-US"/>
        </w:rPr>
      </w:pPr>
      <w:ins w:id="16748" w:author="UTENTE" w:date="2020-06-30T18:54:00Z">
        <w:r w:rsidRPr="002709E2">
          <w:rPr>
            <w:rFonts w:ascii="Calibri" w:eastAsia="Calibri" w:hAnsi="Calibri" w:cs="Times New Roman"/>
            <w:lang w:val="en-US"/>
          </w:rPr>
          <w:t>940.</w:t>
        </w:r>
        <w:r w:rsidRPr="002709E2">
          <w:rPr>
            <w:rFonts w:ascii="Calibri" w:eastAsia="Calibri" w:hAnsi="Calibri" w:cs="Times New Roman"/>
            <w:lang w:val="en-US"/>
          </w:rPr>
          <w:tab/>
          <w:t>mcp "\"Dom!\""</w:t>
        </w:r>
      </w:ins>
    </w:p>
    <w:p w14:paraId="2F492EF6" w14:textId="77777777" w:rsidR="002709E2" w:rsidRPr="002709E2" w:rsidRDefault="002709E2" w:rsidP="002709E2">
      <w:pPr>
        <w:spacing w:line="600" w:lineRule="auto"/>
        <w:jc w:val="left"/>
        <w:rPr>
          <w:ins w:id="16749" w:author="UTENTE" w:date="2020-06-30T18:54:00Z"/>
          <w:rFonts w:ascii="Calibri" w:eastAsia="Calibri" w:hAnsi="Calibri" w:cs="Times New Roman"/>
          <w:lang w:val="en-US"/>
        </w:rPr>
      </w:pPr>
      <w:ins w:id="16750" w:author="UTENTE" w:date="2020-06-30T18:54:00Z">
        <w:r w:rsidRPr="002709E2">
          <w:rPr>
            <w:rFonts w:ascii="Calibri" w:eastAsia="Calibri" w:hAnsi="Calibri" w:cs="Times New Roman"/>
            <w:lang w:val="en-US"/>
          </w:rPr>
          <w:t>941.</w:t>
        </w:r>
        <w:r w:rsidRPr="002709E2">
          <w:rPr>
            <w:rFonts w:ascii="Calibri" w:eastAsia="Calibri" w:hAnsi="Calibri" w:cs="Times New Roman"/>
            <w:lang w:val="en-US"/>
          </w:rPr>
          <w:tab/>
          <w:t>mcp "\"Dom, are you h–\""</w:t>
        </w:r>
      </w:ins>
    </w:p>
    <w:p w14:paraId="259B6557" w14:textId="77777777" w:rsidR="002709E2" w:rsidRPr="002709E2" w:rsidRDefault="002709E2" w:rsidP="002709E2">
      <w:pPr>
        <w:spacing w:line="600" w:lineRule="auto"/>
        <w:jc w:val="left"/>
        <w:rPr>
          <w:ins w:id="16751" w:author="UTENTE" w:date="2020-06-30T18:54:00Z"/>
          <w:rFonts w:ascii="Calibri" w:eastAsia="Calibri" w:hAnsi="Calibri" w:cs="Times New Roman"/>
          <w:lang w:val="en-US"/>
        </w:rPr>
      </w:pPr>
      <w:ins w:id="16752" w:author="UTENTE" w:date="2020-06-30T18:54:00Z">
        <w:r w:rsidRPr="002709E2">
          <w:rPr>
            <w:rFonts w:ascii="Calibri" w:eastAsia="Calibri" w:hAnsi="Calibri" w:cs="Times New Roman"/>
            <w:lang w:val="en-US"/>
          </w:rPr>
          <w:t>942.</w:t>
        </w:r>
        <w:r w:rsidRPr="002709E2">
          <w:rPr>
            <w:rFonts w:ascii="Calibri" w:eastAsia="Calibri" w:hAnsi="Calibri" w:cs="Times New Roman"/>
            <w:lang w:val="en-US"/>
          </w:rPr>
          <w:tab/>
          <w:t>u "\"[mc]!\""</w:t>
        </w:r>
      </w:ins>
    </w:p>
    <w:p w14:paraId="558B8981" w14:textId="77777777" w:rsidR="002709E2" w:rsidRPr="002709E2" w:rsidRDefault="002709E2" w:rsidP="002709E2">
      <w:pPr>
        <w:spacing w:line="600" w:lineRule="auto"/>
        <w:jc w:val="left"/>
        <w:rPr>
          <w:ins w:id="16753" w:author="UTENTE" w:date="2020-06-30T18:54:00Z"/>
          <w:rFonts w:ascii="Calibri" w:eastAsia="Calibri" w:hAnsi="Calibri" w:cs="Times New Roman"/>
          <w:lang w:val="en-US"/>
        </w:rPr>
      </w:pPr>
      <w:ins w:id="16754" w:author="UTENTE" w:date="2020-06-30T18:54:00Z">
        <w:r w:rsidRPr="002709E2">
          <w:rPr>
            <w:rFonts w:ascii="Calibri" w:eastAsia="Calibri" w:hAnsi="Calibri" w:cs="Times New Roman"/>
            <w:lang w:val="en-US"/>
          </w:rPr>
          <w:t>943.</w:t>
        </w:r>
        <w:r w:rsidRPr="002709E2">
          <w:rPr>
            <w:rFonts w:ascii="Calibri" w:eastAsia="Calibri" w:hAnsi="Calibri" w:cs="Times New Roman"/>
            <w:lang w:val="en-US"/>
          </w:rPr>
          <w:tab/>
          <w:t>n "A pained voice calls out to me, and I freeze in my tracks."</w:t>
        </w:r>
      </w:ins>
    </w:p>
    <w:p w14:paraId="6526FDF7" w14:textId="77777777" w:rsidR="002709E2" w:rsidRPr="002709E2" w:rsidRDefault="002709E2" w:rsidP="002709E2">
      <w:pPr>
        <w:spacing w:line="600" w:lineRule="auto"/>
        <w:jc w:val="left"/>
        <w:rPr>
          <w:ins w:id="16755" w:author="UTENTE" w:date="2020-06-30T18:54:00Z"/>
          <w:rFonts w:ascii="Calibri" w:eastAsia="Calibri" w:hAnsi="Calibri" w:cs="Times New Roman"/>
          <w:lang w:val="en-US"/>
        </w:rPr>
      </w:pPr>
      <w:ins w:id="16756" w:author="UTENTE" w:date="2020-06-30T18:54:00Z">
        <w:r w:rsidRPr="002709E2">
          <w:rPr>
            <w:rFonts w:ascii="Calibri" w:eastAsia="Calibri" w:hAnsi="Calibri" w:cs="Times New Roman"/>
            <w:lang w:val="en-US"/>
          </w:rPr>
          <w:t>944.</w:t>
        </w:r>
        <w:r w:rsidRPr="002709E2">
          <w:rPr>
            <w:rFonts w:ascii="Calibri" w:eastAsia="Calibri" w:hAnsi="Calibri" w:cs="Times New Roman"/>
            <w:lang w:val="en-US"/>
          </w:rPr>
          <w:tab/>
          <w:t>u "\"Ah, you're late.\""</w:t>
        </w:r>
      </w:ins>
    </w:p>
    <w:p w14:paraId="23E9E059" w14:textId="77777777" w:rsidR="002709E2" w:rsidRPr="002709E2" w:rsidRDefault="002709E2" w:rsidP="002709E2">
      <w:pPr>
        <w:spacing w:line="600" w:lineRule="auto"/>
        <w:jc w:val="left"/>
        <w:rPr>
          <w:ins w:id="16757" w:author="UTENTE" w:date="2020-06-30T18:54:00Z"/>
          <w:rFonts w:ascii="Calibri" w:eastAsia="Calibri" w:hAnsi="Calibri" w:cs="Times New Roman"/>
          <w:lang w:val="en-US"/>
        </w:rPr>
      </w:pPr>
      <w:ins w:id="16758" w:author="UTENTE" w:date="2020-06-30T18:54:00Z">
        <w:r w:rsidRPr="002709E2">
          <w:rPr>
            <w:rFonts w:ascii="Calibri" w:eastAsia="Calibri" w:hAnsi="Calibri" w:cs="Times New Roman"/>
            <w:lang w:val="en-US"/>
          </w:rPr>
          <w:t>945.</w:t>
        </w:r>
        <w:r w:rsidRPr="002709E2">
          <w:rPr>
            <w:rFonts w:ascii="Calibri" w:eastAsia="Calibri" w:hAnsi="Calibri" w:cs="Times New Roman"/>
            <w:lang w:val="en-US"/>
          </w:rPr>
          <w:tab/>
          <w:t>u "\"I'm glad that you could make it, regardless.\""</w:t>
        </w:r>
      </w:ins>
    </w:p>
    <w:p w14:paraId="5E507439" w14:textId="77777777" w:rsidR="002709E2" w:rsidRPr="002709E2" w:rsidRDefault="002709E2" w:rsidP="002709E2">
      <w:pPr>
        <w:spacing w:line="600" w:lineRule="auto"/>
        <w:jc w:val="left"/>
        <w:rPr>
          <w:ins w:id="16759" w:author="UTENTE" w:date="2020-06-30T18:54:00Z"/>
          <w:rFonts w:ascii="Calibri" w:eastAsia="Calibri" w:hAnsi="Calibri" w:cs="Times New Roman"/>
          <w:lang w:val="en-US"/>
        </w:rPr>
      </w:pPr>
      <w:ins w:id="16760" w:author="UTENTE" w:date="2020-06-30T18:54:00Z">
        <w:r w:rsidRPr="002709E2">
          <w:rPr>
            <w:rFonts w:ascii="Calibri" w:eastAsia="Calibri" w:hAnsi="Calibri" w:cs="Times New Roman"/>
            <w:lang w:val="en-US"/>
          </w:rPr>
          <w:t>946.</w:t>
        </w:r>
        <w:r w:rsidRPr="002709E2">
          <w:rPr>
            <w:rFonts w:ascii="Calibri" w:eastAsia="Calibri" w:hAnsi="Calibri" w:cs="Times New Roman"/>
            <w:lang w:val="en-US"/>
          </w:rPr>
          <w:tab/>
          <w:t>n "Bishop steps from the shadows, approaching me with long, purposeful steps."</w:t>
        </w:r>
      </w:ins>
    </w:p>
    <w:p w14:paraId="4F8789E5" w14:textId="77777777" w:rsidR="002709E2" w:rsidRPr="002709E2" w:rsidRDefault="002709E2" w:rsidP="002709E2">
      <w:pPr>
        <w:spacing w:line="600" w:lineRule="auto"/>
        <w:jc w:val="left"/>
        <w:rPr>
          <w:ins w:id="16761" w:author="UTENTE" w:date="2020-06-30T18:54:00Z"/>
          <w:rFonts w:ascii="Calibri" w:eastAsia="Calibri" w:hAnsi="Calibri" w:cs="Times New Roman"/>
          <w:lang w:val="en-US"/>
        </w:rPr>
      </w:pPr>
      <w:ins w:id="16762" w:author="UTENTE" w:date="2020-06-30T18:54:00Z">
        <w:r w:rsidRPr="002709E2">
          <w:rPr>
            <w:rFonts w:ascii="Calibri" w:eastAsia="Calibri" w:hAnsi="Calibri" w:cs="Times New Roman"/>
            <w:lang w:val="en-US"/>
          </w:rPr>
          <w:t>947.</w:t>
        </w:r>
        <w:r w:rsidRPr="002709E2">
          <w:rPr>
            <w:rFonts w:ascii="Calibri" w:eastAsia="Calibri" w:hAnsi="Calibri" w:cs="Times New Roman"/>
            <w:lang w:val="en-US"/>
          </w:rPr>
          <w:tab/>
          <w:t>mcp "\"Bishop…?\""</w:t>
        </w:r>
      </w:ins>
    </w:p>
    <w:p w14:paraId="1DC1F235" w14:textId="77777777" w:rsidR="002709E2" w:rsidRPr="002709E2" w:rsidRDefault="002709E2" w:rsidP="002709E2">
      <w:pPr>
        <w:spacing w:line="600" w:lineRule="auto"/>
        <w:jc w:val="left"/>
        <w:rPr>
          <w:ins w:id="16763" w:author="UTENTE" w:date="2020-06-30T18:54:00Z"/>
          <w:rFonts w:ascii="Calibri" w:eastAsia="Calibri" w:hAnsi="Calibri" w:cs="Times New Roman"/>
          <w:lang w:val="en-US"/>
        </w:rPr>
      </w:pPr>
      <w:ins w:id="16764" w:author="UTENTE" w:date="2020-06-30T18:54:00Z">
        <w:r w:rsidRPr="002709E2">
          <w:rPr>
            <w:rFonts w:ascii="Calibri" w:eastAsia="Calibri" w:hAnsi="Calibri" w:cs="Times New Roman"/>
            <w:lang w:val="en-US"/>
          </w:rPr>
          <w:t>948.</w:t>
        </w:r>
        <w:r w:rsidRPr="002709E2">
          <w:rPr>
            <w:rFonts w:ascii="Calibri" w:eastAsia="Calibri" w:hAnsi="Calibri" w:cs="Times New Roman"/>
            <w:lang w:val="en-US"/>
          </w:rPr>
          <w:tab/>
          <w:t>mcp "\"Why are you… what's happening?\""</w:t>
        </w:r>
      </w:ins>
    </w:p>
    <w:p w14:paraId="347590D4" w14:textId="77777777" w:rsidR="002709E2" w:rsidRPr="002709E2" w:rsidRDefault="002709E2" w:rsidP="002709E2">
      <w:pPr>
        <w:spacing w:line="600" w:lineRule="auto"/>
        <w:jc w:val="left"/>
        <w:rPr>
          <w:ins w:id="16765" w:author="UTENTE" w:date="2020-06-30T18:54:00Z"/>
          <w:rFonts w:ascii="Calibri" w:eastAsia="Calibri" w:hAnsi="Calibri" w:cs="Times New Roman"/>
          <w:lang w:val="en-US"/>
        </w:rPr>
      </w:pPr>
      <w:ins w:id="16766" w:author="UTENTE" w:date="2020-06-30T18:54:00Z">
        <w:r w:rsidRPr="002709E2">
          <w:rPr>
            <w:rFonts w:ascii="Calibri" w:eastAsia="Calibri" w:hAnsi="Calibri" w:cs="Times New Roman"/>
            <w:lang w:val="en-US"/>
          </w:rPr>
          <w:t>949.</w:t>
        </w:r>
        <w:r w:rsidRPr="002709E2">
          <w:rPr>
            <w:rFonts w:ascii="Calibri" w:eastAsia="Calibri" w:hAnsi="Calibri" w:cs="Times New Roman"/>
            <w:lang w:val="en-US"/>
          </w:rPr>
          <w:tab/>
          <w:t>n "–Two large, heavily-built men are holding Dom in place, grasping onto his arms." </w:t>
        </w:r>
        <w:r w:rsidRPr="002709E2">
          <w:rPr>
            <w:rFonts w:ascii="Calibri" w:eastAsia="Calibri" w:hAnsi="Calibri" w:cs="Times New Roman"/>
            <w:lang w:val="en-US"/>
          </w:rPr>
          <w:br w:type="page"/>
        </w:r>
      </w:ins>
    </w:p>
    <w:p w14:paraId="1D41E9FD" w14:textId="77777777" w:rsidR="002709E2" w:rsidRPr="002709E2" w:rsidRDefault="002709E2" w:rsidP="002709E2">
      <w:pPr>
        <w:spacing w:line="600" w:lineRule="auto"/>
        <w:jc w:val="left"/>
        <w:rPr>
          <w:ins w:id="16767" w:author="UTENTE" w:date="2020-06-30T18:54:00Z"/>
          <w:rFonts w:ascii="Calibri" w:eastAsia="Calibri" w:hAnsi="Calibri" w:cs="Times New Roman"/>
        </w:rPr>
      </w:pPr>
      <w:ins w:id="16768" w:author="UTENTE" w:date="2020-06-30T18:54:00Z">
        <w:r w:rsidRPr="002709E2">
          <w:rPr>
            <w:rFonts w:ascii="Calibri" w:eastAsia="Calibri" w:hAnsi="Calibri" w:cs="Times New Roman"/>
          </w:rPr>
          <w:lastRenderedPageBreak/>
          <w:t>935.</w:t>
        </w:r>
        <w:r w:rsidRPr="002709E2">
          <w:rPr>
            <w:rFonts w:ascii="Calibri" w:eastAsia="Calibri" w:hAnsi="Calibri" w:cs="Times New Roman"/>
          </w:rPr>
          <w:tab/>
          <w:t>n "Afferrando le mie chiavi, mi affretto ad uscire, quasi dimenticandomi di chiudere la porta a chiave."</w:t>
        </w:r>
      </w:ins>
    </w:p>
    <w:p w14:paraId="04BA41A4" w14:textId="77777777" w:rsidR="002709E2" w:rsidRPr="002709E2" w:rsidRDefault="002709E2" w:rsidP="002709E2">
      <w:pPr>
        <w:spacing w:line="600" w:lineRule="auto"/>
        <w:jc w:val="left"/>
        <w:rPr>
          <w:ins w:id="16769" w:author="UTENTE" w:date="2020-06-30T18:54:00Z"/>
          <w:rFonts w:ascii="Calibri" w:eastAsia="Calibri" w:hAnsi="Calibri" w:cs="Times New Roman"/>
        </w:rPr>
      </w:pPr>
      <w:ins w:id="16770" w:author="UTENTE" w:date="2020-06-30T18:54:00Z">
        <w:r w:rsidRPr="002709E2">
          <w:rPr>
            <w:rFonts w:ascii="Calibri" w:eastAsia="Calibri" w:hAnsi="Calibri" w:cs="Times New Roman"/>
          </w:rPr>
          <w:t>936.</w:t>
        </w:r>
        <w:r w:rsidRPr="002709E2">
          <w:rPr>
            <w:rFonts w:ascii="Calibri" w:eastAsia="Calibri" w:hAnsi="Calibri" w:cs="Times New Roman"/>
          </w:rPr>
          <w:tab/>
          <w:t>n "Corro lungo la strada deserta, facendomi strada verso il magazzino più veloce che posso."</w:t>
        </w:r>
      </w:ins>
    </w:p>
    <w:p w14:paraId="7874E2ED" w14:textId="77777777" w:rsidR="002709E2" w:rsidRPr="002709E2" w:rsidRDefault="002709E2" w:rsidP="002709E2">
      <w:pPr>
        <w:spacing w:line="600" w:lineRule="auto"/>
        <w:jc w:val="left"/>
        <w:rPr>
          <w:ins w:id="16771" w:author="UTENTE" w:date="2020-06-30T18:54:00Z"/>
          <w:rFonts w:ascii="Calibri" w:eastAsia="Calibri" w:hAnsi="Calibri" w:cs="Times New Roman"/>
        </w:rPr>
      </w:pPr>
      <w:ins w:id="16772" w:author="UTENTE" w:date="2020-06-30T18:54:00Z">
        <w:r w:rsidRPr="002709E2">
          <w:rPr>
            <w:rFonts w:ascii="Calibri" w:eastAsia="Calibri" w:hAnsi="Calibri" w:cs="Times New Roman"/>
          </w:rPr>
          <w:t>937.</w:t>
        </w:r>
        <w:r w:rsidRPr="002709E2">
          <w:rPr>
            <w:rFonts w:ascii="Calibri" w:eastAsia="Calibri" w:hAnsi="Calibri" w:cs="Times New Roman"/>
          </w:rPr>
          <w:tab/>
          <w:t>n "{i}Ti prego, fa che stia bene, ti prego, fa che stia bene…{/i}"</w:t>
        </w:r>
      </w:ins>
    </w:p>
    <w:p w14:paraId="3732A0B3" w14:textId="77777777" w:rsidR="002709E2" w:rsidRPr="002709E2" w:rsidRDefault="002709E2" w:rsidP="002709E2">
      <w:pPr>
        <w:spacing w:line="600" w:lineRule="auto"/>
        <w:jc w:val="left"/>
        <w:rPr>
          <w:ins w:id="16773" w:author="UTENTE" w:date="2020-06-30T18:54:00Z"/>
          <w:rFonts w:ascii="Calibri" w:eastAsia="Calibri" w:hAnsi="Calibri" w:cs="Times New Roman"/>
        </w:rPr>
      </w:pPr>
      <w:ins w:id="16774" w:author="UTENTE" w:date="2020-06-30T18:54:00Z">
        <w:r w:rsidRPr="002709E2">
          <w:rPr>
            <w:rFonts w:ascii="Calibri" w:eastAsia="Calibri" w:hAnsi="Calibri" w:cs="Times New Roman"/>
          </w:rPr>
          <w:t>938.</w:t>
        </w:r>
        <w:r w:rsidRPr="002709E2">
          <w:rPr>
            <w:rFonts w:ascii="Calibri" w:eastAsia="Calibri" w:hAnsi="Calibri" w:cs="Times New Roman"/>
          </w:rPr>
          <w:tab/>
          <w:t>n "Ripentendomi quella parole in testa come un mantra, mi precipito per i vicoli e inizio a sudare freddo."</w:t>
        </w:r>
      </w:ins>
    </w:p>
    <w:p w14:paraId="2C4BBD95" w14:textId="77777777" w:rsidR="002709E2" w:rsidRPr="002709E2" w:rsidRDefault="002709E2" w:rsidP="002709E2">
      <w:pPr>
        <w:spacing w:line="600" w:lineRule="auto"/>
        <w:jc w:val="left"/>
        <w:rPr>
          <w:ins w:id="16775" w:author="UTENTE" w:date="2020-06-30T18:54:00Z"/>
          <w:rFonts w:ascii="Calibri" w:eastAsia="Calibri" w:hAnsi="Calibri" w:cs="Times New Roman"/>
        </w:rPr>
      </w:pPr>
      <w:ins w:id="16776" w:author="UTENTE" w:date="2020-06-30T18:54:00Z">
        <w:r w:rsidRPr="002709E2">
          <w:rPr>
            <w:rFonts w:ascii="Calibri" w:eastAsia="Calibri" w:hAnsi="Calibri" w:cs="Times New Roman"/>
          </w:rPr>
          <w:t>939.</w:t>
        </w:r>
        <w:r w:rsidRPr="002709E2">
          <w:rPr>
            <w:rFonts w:ascii="Calibri" w:eastAsia="Calibri" w:hAnsi="Calibri" w:cs="Times New Roman"/>
          </w:rPr>
          <w:tab/>
          <w:t>n "Finalmente, arrivo al magazzino ed entro freneticamente."</w:t>
        </w:r>
      </w:ins>
    </w:p>
    <w:p w14:paraId="70B4CCB3" w14:textId="77777777" w:rsidR="002709E2" w:rsidRPr="002709E2" w:rsidRDefault="002709E2" w:rsidP="002709E2">
      <w:pPr>
        <w:spacing w:line="600" w:lineRule="auto"/>
        <w:jc w:val="left"/>
        <w:rPr>
          <w:ins w:id="16777" w:author="UTENTE" w:date="2020-06-30T18:54:00Z"/>
          <w:rFonts w:ascii="Calibri" w:eastAsia="Calibri" w:hAnsi="Calibri" w:cs="Times New Roman"/>
          <w:lang w:val="en-US"/>
        </w:rPr>
      </w:pPr>
      <w:ins w:id="16778" w:author="UTENTE" w:date="2020-06-30T18:54:00Z">
        <w:r w:rsidRPr="002709E2">
          <w:rPr>
            <w:rFonts w:ascii="Calibri" w:eastAsia="Calibri" w:hAnsi="Calibri" w:cs="Times New Roman"/>
            <w:lang w:val="en-US"/>
          </w:rPr>
          <w:t>940.</w:t>
        </w:r>
        <w:r w:rsidRPr="002709E2">
          <w:rPr>
            <w:rFonts w:ascii="Calibri" w:eastAsia="Calibri" w:hAnsi="Calibri" w:cs="Times New Roman"/>
            <w:lang w:val="en-US"/>
          </w:rPr>
          <w:tab/>
          <w:t>mcp "\"Dom!\""</w:t>
        </w:r>
      </w:ins>
    </w:p>
    <w:p w14:paraId="631DEB7B" w14:textId="77777777" w:rsidR="002709E2" w:rsidRPr="002709E2" w:rsidRDefault="002709E2" w:rsidP="002709E2">
      <w:pPr>
        <w:spacing w:line="600" w:lineRule="auto"/>
        <w:jc w:val="left"/>
        <w:rPr>
          <w:ins w:id="16779" w:author="UTENTE" w:date="2020-06-30T18:54:00Z"/>
          <w:rFonts w:ascii="Calibri" w:eastAsia="Calibri" w:hAnsi="Calibri" w:cs="Times New Roman"/>
          <w:lang w:val="en-US"/>
        </w:rPr>
      </w:pPr>
      <w:ins w:id="16780" w:author="UTENTE" w:date="2020-06-30T18:54:00Z">
        <w:r w:rsidRPr="002709E2">
          <w:rPr>
            <w:rFonts w:ascii="Calibri" w:eastAsia="Calibri" w:hAnsi="Calibri" w:cs="Times New Roman"/>
            <w:lang w:val="en-US"/>
          </w:rPr>
          <w:t>941.</w:t>
        </w:r>
        <w:r w:rsidRPr="002709E2">
          <w:rPr>
            <w:rFonts w:ascii="Calibri" w:eastAsia="Calibri" w:hAnsi="Calibri" w:cs="Times New Roman"/>
            <w:lang w:val="en-US"/>
          </w:rPr>
          <w:tab/>
          <w:t>mcp "\"Dom, sei q-\""</w:t>
        </w:r>
      </w:ins>
    </w:p>
    <w:p w14:paraId="0DDFC2A6" w14:textId="77777777" w:rsidR="002709E2" w:rsidRPr="002709E2" w:rsidRDefault="002709E2" w:rsidP="002709E2">
      <w:pPr>
        <w:spacing w:line="600" w:lineRule="auto"/>
        <w:jc w:val="left"/>
        <w:rPr>
          <w:ins w:id="16781" w:author="UTENTE" w:date="2020-06-30T18:54:00Z"/>
          <w:rFonts w:ascii="Calibri" w:eastAsia="Calibri" w:hAnsi="Calibri" w:cs="Times New Roman"/>
        </w:rPr>
      </w:pPr>
      <w:ins w:id="16782" w:author="UTENTE" w:date="2020-06-30T18:54:00Z">
        <w:r w:rsidRPr="002709E2">
          <w:rPr>
            <w:rFonts w:ascii="Calibri" w:eastAsia="Calibri" w:hAnsi="Calibri" w:cs="Times New Roman"/>
          </w:rPr>
          <w:t>942.</w:t>
        </w:r>
        <w:r w:rsidRPr="002709E2">
          <w:rPr>
            <w:rFonts w:ascii="Calibri" w:eastAsia="Calibri" w:hAnsi="Calibri" w:cs="Times New Roman"/>
          </w:rPr>
          <w:tab/>
          <w:t>u "\"[mc]!\""</w:t>
        </w:r>
      </w:ins>
    </w:p>
    <w:p w14:paraId="5C3B2289" w14:textId="77777777" w:rsidR="002709E2" w:rsidRPr="002709E2" w:rsidRDefault="002709E2" w:rsidP="002709E2">
      <w:pPr>
        <w:spacing w:line="600" w:lineRule="auto"/>
        <w:jc w:val="left"/>
        <w:rPr>
          <w:ins w:id="16783" w:author="UTENTE" w:date="2020-06-30T18:54:00Z"/>
          <w:rFonts w:ascii="Calibri" w:eastAsia="Calibri" w:hAnsi="Calibri" w:cs="Times New Roman"/>
        </w:rPr>
      </w:pPr>
      <w:ins w:id="16784" w:author="UTENTE" w:date="2020-06-30T18:54:00Z">
        <w:r w:rsidRPr="002709E2">
          <w:rPr>
            <w:rFonts w:ascii="Calibri" w:eastAsia="Calibri" w:hAnsi="Calibri" w:cs="Times New Roman"/>
          </w:rPr>
          <w:t>943.</w:t>
        </w:r>
        <w:r w:rsidRPr="002709E2">
          <w:rPr>
            <w:rFonts w:ascii="Calibri" w:eastAsia="Calibri" w:hAnsi="Calibri" w:cs="Times New Roman"/>
          </w:rPr>
          <w:tab/>
          <w:t>n "Una voce sofferente mi chiama e mi paralizzo sul posto."</w:t>
        </w:r>
      </w:ins>
    </w:p>
    <w:p w14:paraId="63A8BF81" w14:textId="77777777" w:rsidR="002709E2" w:rsidRPr="002709E2" w:rsidRDefault="002709E2" w:rsidP="002709E2">
      <w:pPr>
        <w:spacing w:line="600" w:lineRule="auto"/>
        <w:jc w:val="left"/>
        <w:rPr>
          <w:ins w:id="16785" w:author="UTENTE" w:date="2020-06-30T18:54:00Z"/>
          <w:rFonts w:ascii="Calibri" w:eastAsia="Calibri" w:hAnsi="Calibri" w:cs="Times New Roman"/>
        </w:rPr>
      </w:pPr>
      <w:ins w:id="16786" w:author="UTENTE" w:date="2020-06-30T18:54:00Z">
        <w:r w:rsidRPr="002709E2">
          <w:rPr>
            <w:rFonts w:ascii="Calibri" w:eastAsia="Calibri" w:hAnsi="Calibri" w:cs="Times New Roman"/>
          </w:rPr>
          <w:t>944.</w:t>
        </w:r>
        <w:r w:rsidRPr="002709E2">
          <w:rPr>
            <w:rFonts w:ascii="Calibri" w:eastAsia="Calibri" w:hAnsi="Calibri" w:cs="Times New Roman"/>
          </w:rPr>
          <w:tab/>
          <w:t>u "\"Ah, sei in ritardo.\""</w:t>
        </w:r>
      </w:ins>
    </w:p>
    <w:p w14:paraId="5BC79A9E" w14:textId="77777777" w:rsidR="002709E2" w:rsidRPr="002709E2" w:rsidRDefault="002709E2" w:rsidP="002709E2">
      <w:pPr>
        <w:spacing w:line="600" w:lineRule="auto"/>
        <w:jc w:val="left"/>
        <w:rPr>
          <w:ins w:id="16787" w:author="UTENTE" w:date="2020-06-30T18:54:00Z"/>
          <w:rFonts w:ascii="Calibri" w:eastAsia="Calibri" w:hAnsi="Calibri" w:cs="Times New Roman"/>
        </w:rPr>
      </w:pPr>
      <w:ins w:id="16788" w:author="UTENTE" w:date="2020-06-30T18:54:00Z">
        <w:r w:rsidRPr="002709E2">
          <w:rPr>
            <w:rFonts w:ascii="Calibri" w:eastAsia="Calibri" w:hAnsi="Calibri" w:cs="Times New Roman"/>
          </w:rPr>
          <w:t>945.</w:t>
        </w:r>
        <w:r w:rsidRPr="002709E2">
          <w:rPr>
            <w:rFonts w:ascii="Calibri" w:eastAsia="Calibri" w:hAnsi="Calibri" w:cs="Times New Roman"/>
          </w:rPr>
          <w:tab/>
          <w:t>u "\"Sono contento che sia riuscito a venire, tuttavia.\""</w:t>
        </w:r>
      </w:ins>
    </w:p>
    <w:p w14:paraId="138388AD" w14:textId="77777777" w:rsidR="002709E2" w:rsidRPr="002709E2" w:rsidRDefault="002709E2" w:rsidP="002709E2">
      <w:pPr>
        <w:spacing w:line="600" w:lineRule="auto"/>
        <w:jc w:val="left"/>
        <w:rPr>
          <w:ins w:id="16789" w:author="UTENTE" w:date="2020-06-30T18:54:00Z"/>
          <w:rFonts w:ascii="Calibri" w:eastAsia="Calibri" w:hAnsi="Calibri" w:cs="Times New Roman"/>
        </w:rPr>
      </w:pPr>
      <w:ins w:id="16790" w:author="UTENTE" w:date="2020-06-30T18:54:00Z">
        <w:r w:rsidRPr="002709E2">
          <w:rPr>
            <w:rFonts w:ascii="Calibri" w:eastAsia="Calibri" w:hAnsi="Calibri" w:cs="Times New Roman"/>
          </w:rPr>
          <w:t>946.</w:t>
        </w:r>
        <w:r w:rsidRPr="002709E2">
          <w:rPr>
            <w:rFonts w:ascii="Calibri" w:eastAsia="Calibri" w:hAnsi="Calibri" w:cs="Times New Roman"/>
          </w:rPr>
          <w:tab/>
          <w:t>n "Bishop esce dall'ombra, avvicinandosi a passi lunghi e decisi."</w:t>
        </w:r>
      </w:ins>
    </w:p>
    <w:p w14:paraId="381F1031" w14:textId="77777777" w:rsidR="002709E2" w:rsidRPr="002709E2" w:rsidRDefault="002709E2" w:rsidP="002709E2">
      <w:pPr>
        <w:spacing w:line="600" w:lineRule="auto"/>
        <w:jc w:val="left"/>
        <w:rPr>
          <w:ins w:id="16791" w:author="UTENTE" w:date="2020-06-30T18:54:00Z"/>
          <w:rFonts w:ascii="Calibri" w:eastAsia="Calibri" w:hAnsi="Calibri" w:cs="Times New Roman"/>
        </w:rPr>
      </w:pPr>
      <w:ins w:id="16792" w:author="UTENTE" w:date="2020-06-30T18:54:00Z">
        <w:r w:rsidRPr="002709E2">
          <w:rPr>
            <w:rFonts w:ascii="Calibri" w:eastAsia="Calibri" w:hAnsi="Calibri" w:cs="Times New Roman"/>
          </w:rPr>
          <w:t>947.</w:t>
        </w:r>
        <w:r w:rsidRPr="002709E2">
          <w:rPr>
            <w:rFonts w:ascii="Calibri" w:eastAsia="Calibri" w:hAnsi="Calibri" w:cs="Times New Roman"/>
          </w:rPr>
          <w:tab/>
          <w:t>mcp "\"Bishop…?\""</w:t>
        </w:r>
      </w:ins>
    </w:p>
    <w:p w14:paraId="1ABCFC3F" w14:textId="77777777" w:rsidR="002709E2" w:rsidRPr="002709E2" w:rsidRDefault="002709E2" w:rsidP="002709E2">
      <w:pPr>
        <w:spacing w:line="600" w:lineRule="auto"/>
        <w:jc w:val="left"/>
        <w:rPr>
          <w:ins w:id="16793" w:author="UTENTE" w:date="2020-06-30T18:54:00Z"/>
          <w:rFonts w:ascii="Calibri" w:eastAsia="Calibri" w:hAnsi="Calibri" w:cs="Times New Roman"/>
        </w:rPr>
      </w:pPr>
      <w:ins w:id="16794" w:author="UTENTE" w:date="2020-06-30T18:54:00Z">
        <w:r w:rsidRPr="002709E2">
          <w:rPr>
            <w:rFonts w:ascii="Calibri" w:eastAsia="Calibri" w:hAnsi="Calibri" w:cs="Times New Roman"/>
          </w:rPr>
          <w:t>948.</w:t>
        </w:r>
        <w:r w:rsidRPr="002709E2">
          <w:rPr>
            <w:rFonts w:ascii="Calibri" w:eastAsia="Calibri" w:hAnsi="Calibri" w:cs="Times New Roman"/>
          </w:rPr>
          <w:tab/>
          <w:t>mcp "\"Che ci fai… che sta succedendo?\""</w:t>
        </w:r>
      </w:ins>
    </w:p>
    <w:p w14:paraId="5F25CB8F" w14:textId="77777777" w:rsidR="002709E2" w:rsidRPr="002709E2" w:rsidRDefault="002709E2" w:rsidP="002709E2">
      <w:pPr>
        <w:spacing w:line="600" w:lineRule="auto"/>
        <w:jc w:val="left"/>
        <w:rPr>
          <w:ins w:id="16795" w:author="UTENTE" w:date="2020-06-30T18:54:00Z"/>
          <w:rFonts w:ascii="Calibri" w:eastAsia="Calibri" w:hAnsi="Calibri" w:cs="Times New Roman"/>
        </w:rPr>
      </w:pPr>
      <w:ins w:id="16796" w:author="UTENTE" w:date="2020-06-30T18:54:00Z">
        <w:r w:rsidRPr="002709E2">
          <w:rPr>
            <w:rFonts w:ascii="Calibri" w:eastAsia="Calibri" w:hAnsi="Calibri" w:cs="Times New Roman"/>
          </w:rPr>
          <w:t>949.</w:t>
        </w:r>
        <w:r w:rsidRPr="002709E2">
          <w:rPr>
            <w:rFonts w:ascii="Calibri" w:eastAsia="Calibri" w:hAnsi="Calibri" w:cs="Times New Roman"/>
          </w:rPr>
          <w:tab/>
          <w:t>n "Due uomini grossi e massicci tengono fermo Dom, che si dimena fra le loro braccia." </w:t>
        </w:r>
        <w:r w:rsidRPr="002709E2">
          <w:rPr>
            <w:rFonts w:ascii="Calibri" w:eastAsia="Calibri" w:hAnsi="Calibri" w:cs="Times New Roman"/>
          </w:rPr>
          <w:br w:type="page"/>
        </w:r>
      </w:ins>
    </w:p>
    <w:p w14:paraId="47FF2283" w14:textId="77777777" w:rsidR="002709E2" w:rsidRPr="002709E2" w:rsidRDefault="002709E2" w:rsidP="002709E2">
      <w:pPr>
        <w:spacing w:line="600" w:lineRule="auto"/>
        <w:jc w:val="left"/>
        <w:rPr>
          <w:ins w:id="16797" w:author="UTENTE" w:date="2020-06-30T18:54:00Z"/>
          <w:rFonts w:ascii="Calibri" w:eastAsia="Calibri" w:hAnsi="Calibri" w:cs="Times New Roman"/>
          <w:lang w:val="en-US"/>
        </w:rPr>
      </w:pPr>
      <w:ins w:id="16798" w:author="UTENTE" w:date="2020-06-30T18:54:00Z">
        <w:r w:rsidRPr="002709E2">
          <w:rPr>
            <w:rFonts w:ascii="Calibri" w:eastAsia="Calibri" w:hAnsi="Calibri" w:cs="Times New Roman"/>
            <w:lang w:val="en-US"/>
          </w:rPr>
          <w:lastRenderedPageBreak/>
          <w:t>950.</w:t>
        </w:r>
        <w:r w:rsidRPr="002709E2">
          <w:rPr>
            <w:rFonts w:ascii="Calibri" w:eastAsia="Calibri" w:hAnsi="Calibri" w:cs="Times New Roman"/>
            <w:lang w:val="en-US"/>
          </w:rPr>
          <w:tab/>
          <w:t>n "He struggles in their grip, but even his powerful physique is no match for two vampires – their fanged grins gives that much away."</w:t>
        </w:r>
      </w:ins>
    </w:p>
    <w:p w14:paraId="21DBD535" w14:textId="77777777" w:rsidR="002709E2" w:rsidRPr="002709E2" w:rsidRDefault="002709E2" w:rsidP="002709E2">
      <w:pPr>
        <w:spacing w:line="600" w:lineRule="auto"/>
        <w:jc w:val="left"/>
        <w:rPr>
          <w:ins w:id="16799" w:author="UTENTE" w:date="2020-06-30T18:54:00Z"/>
          <w:rFonts w:ascii="Calibri" w:eastAsia="Calibri" w:hAnsi="Calibri" w:cs="Times New Roman"/>
          <w:lang w:val="en-US"/>
        </w:rPr>
      </w:pPr>
      <w:ins w:id="16800" w:author="UTENTE" w:date="2020-06-30T18:54:00Z">
        <w:r w:rsidRPr="002709E2">
          <w:rPr>
            <w:rFonts w:ascii="Calibri" w:eastAsia="Calibri" w:hAnsi="Calibri" w:cs="Times New Roman"/>
            <w:lang w:val="en-US"/>
          </w:rPr>
          <w:t>951.</w:t>
        </w:r>
        <w:r w:rsidRPr="002709E2">
          <w:rPr>
            <w:rFonts w:ascii="Calibri" w:eastAsia="Calibri" w:hAnsi="Calibri" w:cs="Times New Roman"/>
            <w:lang w:val="en-US"/>
          </w:rPr>
          <w:tab/>
          <w:t>b "\"I believe I explained this already, but our beloved Dominic here was – very knowingly – breaking the rules of our coven by playing around with a mortal.\""</w:t>
        </w:r>
      </w:ins>
    </w:p>
    <w:p w14:paraId="098F0F06" w14:textId="77777777" w:rsidR="002709E2" w:rsidRPr="002709E2" w:rsidRDefault="002709E2" w:rsidP="002709E2">
      <w:pPr>
        <w:spacing w:line="600" w:lineRule="auto"/>
        <w:jc w:val="left"/>
        <w:rPr>
          <w:ins w:id="16801" w:author="UTENTE" w:date="2020-06-30T18:54:00Z"/>
          <w:rFonts w:ascii="Calibri" w:eastAsia="Calibri" w:hAnsi="Calibri" w:cs="Times New Roman"/>
          <w:lang w:val="en-US"/>
        </w:rPr>
      </w:pPr>
      <w:ins w:id="16802" w:author="UTENTE" w:date="2020-06-30T18:54:00Z">
        <w:r w:rsidRPr="002709E2">
          <w:rPr>
            <w:rFonts w:ascii="Calibri" w:eastAsia="Calibri" w:hAnsi="Calibri" w:cs="Times New Roman"/>
            <w:lang w:val="en-US"/>
          </w:rPr>
          <w:t>952.</w:t>
        </w:r>
        <w:r w:rsidRPr="002709E2">
          <w:rPr>
            <w:rFonts w:ascii="Calibri" w:eastAsia="Calibri" w:hAnsi="Calibri" w:cs="Times New Roman"/>
            <w:lang w:val="en-US"/>
          </w:rPr>
          <w:tab/>
          <w:t>b "\"He was evidently planning to escape with you tonight, despite being fully aware of the agreement we discussed…\""</w:t>
        </w:r>
      </w:ins>
    </w:p>
    <w:p w14:paraId="50401891" w14:textId="77777777" w:rsidR="002709E2" w:rsidRPr="002709E2" w:rsidRDefault="002709E2" w:rsidP="002709E2">
      <w:pPr>
        <w:spacing w:line="600" w:lineRule="auto"/>
        <w:jc w:val="left"/>
        <w:rPr>
          <w:ins w:id="16803" w:author="UTENTE" w:date="2020-06-30T18:54:00Z"/>
          <w:rFonts w:ascii="Calibri" w:eastAsia="Calibri" w:hAnsi="Calibri" w:cs="Times New Roman"/>
          <w:lang w:val="en-US"/>
        </w:rPr>
      </w:pPr>
      <w:ins w:id="16804" w:author="UTENTE" w:date="2020-06-30T18:54:00Z">
        <w:r w:rsidRPr="002709E2">
          <w:rPr>
            <w:rFonts w:ascii="Calibri" w:eastAsia="Calibri" w:hAnsi="Calibri" w:cs="Times New Roman"/>
            <w:lang w:val="en-US"/>
          </w:rPr>
          <w:t>953.</w:t>
        </w:r>
        <w:r w:rsidRPr="002709E2">
          <w:rPr>
            <w:rFonts w:ascii="Calibri" w:eastAsia="Calibri" w:hAnsi="Calibri" w:cs="Times New Roman"/>
            <w:lang w:val="en-US"/>
          </w:rPr>
          <w:tab/>
          <w:t>n "Bishop grasps my chin with a cold hand, forcing me to turn away from Dom and look up at him instead."</w:t>
        </w:r>
      </w:ins>
    </w:p>
    <w:p w14:paraId="45FB6624" w14:textId="77777777" w:rsidR="002709E2" w:rsidRPr="002709E2" w:rsidRDefault="002709E2" w:rsidP="002709E2">
      <w:pPr>
        <w:spacing w:line="600" w:lineRule="auto"/>
        <w:jc w:val="left"/>
        <w:rPr>
          <w:ins w:id="16805" w:author="UTENTE" w:date="2020-06-30T18:54:00Z"/>
          <w:rFonts w:ascii="Calibri" w:eastAsia="Calibri" w:hAnsi="Calibri" w:cs="Times New Roman"/>
          <w:lang w:val="en-US"/>
        </w:rPr>
      </w:pPr>
      <w:ins w:id="16806" w:author="UTENTE" w:date="2020-06-30T18:54:00Z">
        <w:r w:rsidRPr="002709E2">
          <w:rPr>
            <w:rFonts w:ascii="Calibri" w:eastAsia="Calibri" w:hAnsi="Calibri" w:cs="Times New Roman"/>
            <w:lang w:val="en-US"/>
          </w:rPr>
          <w:t>954.</w:t>
        </w:r>
        <w:r w:rsidRPr="002709E2">
          <w:rPr>
            <w:rFonts w:ascii="Calibri" w:eastAsia="Calibri" w:hAnsi="Calibri" w:cs="Times New Roman"/>
            <w:lang w:val="en-US"/>
          </w:rPr>
          <w:tab/>
          <w:t>b "\"You didn't think I'd let him get away without proper punishment, did you?\""</w:t>
        </w:r>
      </w:ins>
    </w:p>
    <w:p w14:paraId="588A4965" w14:textId="77777777" w:rsidR="002709E2" w:rsidRPr="002709E2" w:rsidRDefault="002709E2" w:rsidP="002709E2">
      <w:pPr>
        <w:spacing w:line="600" w:lineRule="auto"/>
        <w:jc w:val="left"/>
        <w:rPr>
          <w:ins w:id="16807" w:author="UTENTE" w:date="2020-06-30T18:54:00Z"/>
          <w:rFonts w:ascii="Calibri" w:eastAsia="Calibri" w:hAnsi="Calibri" w:cs="Times New Roman"/>
          <w:lang w:val="en-US"/>
        </w:rPr>
      </w:pPr>
      <w:ins w:id="16808" w:author="UTENTE" w:date="2020-06-30T18:54:00Z">
        <w:r w:rsidRPr="002709E2">
          <w:rPr>
            <w:rFonts w:ascii="Calibri" w:eastAsia="Calibri" w:hAnsi="Calibri" w:cs="Times New Roman"/>
            <w:lang w:val="en-US"/>
          </w:rPr>
          <w:t>955.</w:t>
        </w:r>
        <w:r w:rsidRPr="002709E2">
          <w:rPr>
            <w:rFonts w:ascii="Calibri" w:eastAsia="Calibri" w:hAnsi="Calibri" w:cs="Times New Roman"/>
            <w:lang w:val="en-US"/>
          </w:rPr>
          <w:tab/>
          <w:t>mcp "\"No, please…\""</w:t>
        </w:r>
      </w:ins>
    </w:p>
    <w:p w14:paraId="4C2E8B1F" w14:textId="77777777" w:rsidR="002709E2" w:rsidRPr="002709E2" w:rsidRDefault="002709E2" w:rsidP="002709E2">
      <w:pPr>
        <w:spacing w:line="600" w:lineRule="auto"/>
        <w:jc w:val="left"/>
        <w:rPr>
          <w:ins w:id="16809" w:author="UTENTE" w:date="2020-06-30T18:54:00Z"/>
          <w:rFonts w:ascii="Calibri" w:eastAsia="Calibri" w:hAnsi="Calibri" w:cs="Times New Roman"/>
          <w:lang w:val="en-US"/>
        </w:rPr>
      </w:pPr>
      <w:ins w:id="16810" w:author="UTENTE" w:date="2020-06-30T18:54:00Z">
        <w:r w:rsidRPr="002709E2">
          <w:rPr>
            <w:rFonts w:ascii="Calibri" w:eastAsia="Calibri" w:hAnsi="Calibri" w:cs="Times New Roman"/>
            <w:lang w:val="en-US"/>
          </w:rPr>
          <w:t>956.</w:t>
        </w:r>
        <w:r w:rsidRPr="002709E2">
          <w:rPr>
            <w:rFonts w:ascii="Calibri" w:eastAsia="Calibri" w:hAnsi="Calibri" w:cs="Times New Roman"/>
            <w:lang w:val="en-US"/>
          </w:rPr>
          <w:tab/>
          <w:t>mcp "\"I'll do whatever you want, just let him go!\""</w:t>
        </w:r>
      </w:ins>
    </w:p>
    <w:p w14:paraId="309BFF87" w14:textId="77777777" w:rsidR="002709E2" w:rsidRPr="002709E2" w:rsidRDefault="002709E2" w:rsidP="002709E2">
      <w:pPr>
        <w:spacing w:line="600" w:lineRule="auto"/>
        <w:jc w:val="left"/>
        <w:rPr>
          <w:ins w:id="16811" w:author="UTENTE" w:date="2020-06-30T18:54:00Z"/>
          <w:rFonts w:ascii="Calibri" w:eastAsia="Calibri" w:hAnsi="Calibri" w:cs="Times New Roman"/>
          <w:lang w:val="en-US"/>
        </w:rPr>
      </w:pPr>
      <w:ins w:id="16812" w:author="UTENTE" w:date="2020-06-30T18:54:00Z">
        <w:r w:rsidRPr="002709E2">
          <w:rPr>
            <w:rFonts w:ascii="Calibri" w:eastAsia="Calibri" w:hAnsi="Calibri" w:cs="Times New Roman"/>
            <w:lang w:val="en-US"/>
          </w:rPr>
          <w:t>957.</w:t>
        </w:r>
        <w:r w:rsidRPr="002709E2">
          <w:rPr>
            <w:rFonts w:ascii="Calibri" w:eastAsia="Calibri" w:hAnsi="Calibri" w:cs="Times New Roman"/>
            <w:lang w:val="en-US"/>
          </w:rPr>
          <w:tab/>
          <w:t>n "I stare pleadingly into those blood-red eyes, trying to fight off the crushing aura that surrounds Bishop."</w:t>
        </w:r>
      </w:ins>
    </w:p>
    <w:p w14:paraId="6BA69AA8" w14:textId="77777777" w:rsidR="002709E2" w:rsidRPr="002709E2" w:rsidRDefault="002709E2" w:rsidP="002709E2">
      <w:pPr>
        <w:spacing w:line="600" w:lineRule="auto"/>
        <w:jc w:val="left"/>
        <w:rPr>
          <w:ins w:id="16813" w:author="UTENTE" w:date="2020-06-30T18:54:00Z"/>
          <w:rFonts w:ascii="Calibri" w:eastAsia="Calibri" w:hAnsi="Calibri" w:cs="Times New Roman"/>
          <w:lang w:val="en-US"/>
        </w:rPr>
      </w:pPr>
      <w:ins w:id="16814" w:author="UTENTE" w:date="2020-06-30T18:54:00Z">
        <w:r w:rsidRPr="002709E2">
          <w:rPr>
            <w:rFonts w:ascii="Calibri" w:eastAsia="Calibri" w:hAnsi="Calibri" w:cs="Times New Roman"/>
            <w:lang w:val="en-US"/>
          </w:rPr>
          <w:t>958.</w:t>
        </w:r>
        <w:r w:rsidRPr="002709E2">
          <w:rPr>
            <w:rFonts w:ascii="Calibri" w:eastAsia="Calibri" w:hAnsi="Calibri" w:cs="Times New Roman"/>
            <w:lang w:val="en-US"/>
          </w:rPr>
          <w:tab/>
          <w:t>mcp "\"You… you really are a monster.\""</w:t>
        </w:r>
      </w:ins>
    </w:p>
    <w:p w14:paraId="71881D35" w14:textId="77777777" w:rsidR="002709E2" w:rsidRPr="002709E2" w:rsidRDefault="002709E2" w:rsidP="002709E2">
      <w:pPr>
        <w:spacing w:line="600" w:lineRule="auto"/>
        <w:jc w:val="left"/>
        <w:rPr>
          <w:ins w:id="16815" w:author="UTENTE" w:date="2020-06-30T18:54:00Z"/>
          <w:rFonts w:ascii="Calibri" w:eastAsia="Calibri" w:hAnsi="Calibri" w:cs="Times New Roman"/>
          <w:lang w:val="en-US"/>
        </w:rPr>
      </w:pPr>
      <w:ins w:id="16816" w:author="UTENTE" w:date="2020-06-30T18:54:00Z">
        <w:r w:rsidRPr="002709E2">
          <w:rPr>
            <w:rFonts w:ascii="Calibri" w:eastAsia="Calibri" w:hAnsi="Calibri" w:cs="Times New Roman"/>
            <w:lang w:val="en-US"/>
          </w:rPr>
          <w:t>959.</w:t>
        </w:r>
        <w:r w:rsidRPr="002709E2">
          <w:rPr>
            <w:rFonts w:ascii="Calibri" w:eastAsia="Calibri" w:hAnsi="Calibri" w:cs="Times New Roman"/>
            <w:lang w:val="en-US"/>
          </w:rPr>
          <w:tab/>
          <w:t xml:space="preserve">mcp "\"What do you want from me? I'll do whatever it is, as long as you let Dom go.\"" </w:t>
        </w:r>
      </w:ins>
    </w:p>
    <w:p w14:paraId="0DD575F7" w14:textId="77777777" w:rsidR="002709E2" w:rsidRPr="002709E2" w:rsidRDefault="002709E2" w:rsidP="002709E2">
      <w:pPr>
        <w:spacing w:line="600" w:lineRule="auto"/>
        <w:jc w:val="left"/>
        <w:rPr>
          <w:ins w:id="16817" w:author="UTENTE" w:date="2020-06-30T18:54:00Z"/>
          <w:rFonts w:ascii="Calibri" w:eastAsia="Calibri" w:hAnsi="Calibri" w:cs="Times New Roman"/>
          <w:lang w:val="en-US"/>
        </w:rPr>
      </w:pPr>
      <w:ins w:id="16818" w:author="UTENTE" w:date="2020-06-30T18:54:00Z">
        <w:r w:rsidRPr="002709E2">
          <w:rPr>
            <w:rFonts w:ascii="Calibri" w:eastAsia="Calibri" w:hAnsi="Calibri" w:cs="Times New Roman"/>
            <w:lang w:val="en-US"/>
          </w:rPr>
          <w:t>560.  n "Too furious to plead with Bishop, I glare back into his blood-red eyes, doing my best to fight off his oppressive aura."</w:t>
        </w:r>
        <w:r w:rsidRPr="002709E2">
          <w:rPr>
            <w:rFonts w:ascii="Calibri" w:eastAsia="Calibri" w:hAnsi="Calibri" w:cs="Times New Roman"/>
            <w:lang w:val="en-US"/>
          </w:rPr>
          <w:br w:type="page"/>
        </w:r>
      </w:ins>
    </w:p>
    <w:p w14:paraId="511B3402" w14:textId="77777777" w:rsidR="002709E2" w:rsidRPr="002709E2" w:rsidRDefault="002709E2" w:rsidP="002709E2">
      <w:pPr>
        <w:spacing w:line="600" w:lineRule="auto"/>
        <w:jc w:val="left"/>
        <w:rPr>
          <w:ins w:id="16819" w:author="UTENTE" w:date="2020-06-30T18:54:00Z"/>
          <w:rFonts w:ascii="Calibri" w:eastAsia="Calibri" w:hAnsi="Calibri" w:cs="Times New Roman"/>
        </w:rPr>
      </w:pPr>
      <w:ins w:id="16820" w:author="UTENTE" w:date="2020-06-30T18:54:00Z">
        <w:r w:rsidRPr="002709E2">
          <w:rPr>
            <w:rFonts w:ascii="Calibri" w:eastAsia="Calibri" w:hAnsi="Calibri" w:cs="Times New Roman"/>
          </w:rPr>
          <w:lastRenderedPageBreak/>
          <w:t>950.</w:t>
        </w:r>
        <w:r w:rsidRPr="002709E2">
          <w:rPr>
            <w:rFonts w:ascii="Calibri" w:eastAsia="Calibri" w:hAnsi="Calibri" w:cs="Times New Roman"/>
          </w:rPr>
          <w:tab/>
          <w:t>n "Si contorce nella loro stretta, ma nemmeno il suo fisico forte riesce a combattere contro due vampiri - i loro sorrisi appuntiti me lo fanno capire."</w:t>
        </w:r>
      </w:ins>
    </w:p>
    <w:p w14:paraId="1BA7222C" w14:textId="77777777" w:rsidR="002709E2" w:rsidRPr="002709E2" w:rsidRDefault="002709E2" w:rsidP="002709E2">
      <w:pPr>
        <w:spacing w:line="600" w:lineRule="auto"/>
        <w:jc w:val="left"/>
        <w:rPr>
          <w:ins w:id="16821" w:author="UTENTE" w:date="2020-06-30T18:54:00Z"/>
          <w:rFonts w:ascii="Calibri" w:eastAsia="Calibri" w:hAnsi="Calibri" w:cs="Times New Roman"/>
        </w:rPr>
      </w:pPr>
      <w:ins w:id="16822" w:author="UTENTE" w:date="2020-06-30T18:54:00Z">
        <w:r w:rsidRPr="002709E2">
          <w:rPr>
            <w:rFonts w:ascii="Calibri" w:eastAsia="Calibri" w:hAnsi="Calibri" w:cs="Times New Roman"/>
          </w:rPr>
          <w:t>951.</w:t>
        </w:r>
        <w:r w:rsidRPr="002709E2">
          <w:rPr>
            <w:rFonts w:ascii="Calibri" w:eastAsia="Calibri" w:hAnsi="Calibri" w:cs="Times New Roman"/>
          </w:rPr>
          <w:tab/>
          <w:t>b "\"Pensavo di averlo già spiegato, ma il nostro amato Dominic stava, perfettamente coscientemente, infrangendo le regole del nostro coven giocando con un mortale.\""</w:t>
        </w:r>
      </w:ins>
    </w:p>
    <w:p w14:paraId="75D6A59B" w14:textId="77777777" w:rsidR="002709E2" w:rsidRPr="002709E2" w:rsidRDefault="002709E2" w:rsidP="002709E2">
      <w:pPr>
        <w:spacing w:line="600" w:lineRule="auto"/>
        <w:jc w:val="left"/>
        <w:rPr>
          <w:ins w:id="16823" w:author="UTENTE" w:date="2020-06-30T18:54:00Z"/>
          <w:rFonts w:ascii="Calibri" w:eastAsia="Calibri" w:hAnsi="Calibri" w:cs="Times New Roman"/>
        </w:rPr>
      </w:pPr>
      <w:ins w:id="16824" w:author="UTENTE" w:date="2020-06-30T18:54:00Z">
        <w:r w:rsidRPr="002709E2">
          <w:rPr>
            <w:rFonts w:ascii="Calibri" w:eastAsia="Calibri" w:hAnsi="Calibri" w:cs="Times New Roman"/>
          </w:rPr>
          <w:t>952.</w:t>
        </w:r>
        <w:r w:rsidRPr="002709E2">
          <w:rPr>
            <w:rFonts w:ascii="Calibri" w:eastAsia="Calibri" w:hAnsi="Calibri" w:cs="Times New Roman"/>
          </w:rPr>
          <w:tab/>
          <w:t>b "\"Stava evidentemente pianificando di scappare con te stanotte, nonostante sia perfettamente al corrente dell'accordo di cui abbiamo parlato…\""</w:t>
        </w:r>
      </w:ins>
    </w:p>
    <w:p w14:paraId="469C3148" w14:textId="77777777" w:rsidR="002709E2" w:rsidRPr="002709E2" w:rsidRDefault="002709E2" w:rsidP="002709E2">
      <w:pPr>
        <w:spacing w:line="600" w:lineRule="auto"/>
        <w:jc w:val="left"/>
        <w:rPr>
          <w:ins w:id="16825" w:author="UTENTE" w:date="2020-06-30T18:54:00Z"/>
          <w:rFonts w:ascii="Calibri" w:eastAsia="Calibri" w:hAnsi="Calibri" w:cs="Times New Roman"/>
        </w:rPr>
      </w:pPr>
      <w:ins w:id="16826" w:author="UTENTE" w:date="2020-06-30T18:54:00Z">
        <w:r w:rsidRPr="002709E2">
          <w:rPr>
            <w:rFonts w:ascii="Calibri" w:eastAsia="Calibri" w:hAnsi="Calibri" w:cs="Times New Roman"/>
          </w:rPr>
          <w:t>953.</w:t>
        </w:r>
        <w:r w:rsidRPr="002709E2">
          <w:rPr>
            <w:rFonts w:ascii="Calibri" w:eastAsia="Calibri" w:hAnsi="Calibri" w:cs="Times New Roman"/>
          </w:rPr>
          <w:tab/>
          <w:t>n "Bishop mi afferra il mento con una mano fredda, costringendomi a distogliere lo sguardo da Dom e guardare lui."</w:t>
        </w:r>
      </w:ins>
    </w:p>
    <w:p w14:paraId="711B684D" w14:textId="77777777" w:rsidR="002709E2" w:rsidRPr="002709E2" w:rsidRDefault="002709E2" w:rsidP="002709E2">
      <w:pPr>
        <w:spacing w:line="600" w:lineRule="auto"/>
        <w:jc w:val="left"/>
        <w:rPr>
          <w:ins w:id="16827" w:author="UTENTE" w:date="2020-06-30T18:54:00Z"/>
          <w:rFonts w:ascii="Calibri" w:eastAsia="Calibri" w:hAnsi="Calibri" w:cs="Times New Roman"/>
        </w:rPr>
      </w:pPr>
      <w:ins w:id="16828" w:author="UTENTE" w:date="2020-06-30T18:54:00Z">
        <w:r w:rsidRPr="002709E2">
          <w:rPr>
            <w:rFonts w:ascii="Calibri" w:eastAsia="Calibri" w:hAnsi="Calibri" w:cs="Times New Roman"/>
          </w:rPr>
          <w:t>954.</w:t>
        </w:r>
        <w:r w:rsidRPr="002709E2">
          <w:rPr>
            <w:rFonts w:ascii="Calibri" w:eastAsia="Calibri" w:hAnsi="Calibri" w:cs="Times New Roman"/>
          </w:rPr>
          <w:tab/>
          <w:t>b "\"Non pensavi davvero che gliel'avrei fatta passare liscia senza la giusta punizione, vero?\""</w:t>
        </w:r>
      </w:ins>
    </w:p>
    <w:p w14:paraId="437D474F" w14:textId="77777777" w:rsidR="002709E2" w:rsidRPr="002709E2" w:rsidRDefault="002709E2" w:rsidP="002709E2">
      <w:pPr>
        <w:spacing w:line="600" w:lineRule="auto"/>
        <w:jc w:val="left"/>
        <w:rPr>
          <w:ins w:id="16829" w:author="UTENTE" w:date="2020-06-30T18:54:00Z"/>
          <w:rFonts w:ascii="Calibri" w:eastAsia="Calibri" w:hAnsi="Calibri" w:cs="Times New Roman"/>
        </w:rPr>
      </w:pPr>
      <w:ins w:id="16830" w:author="UTENTE" w:date="2020-06-30T18:54:00Z">
        <w:r w:rsidRPr="002709E2">
          <w:rPr>
            <w:rFonts w:ascii="Calibri" w:eastAsia="Calibri" w:hAnsi="Calibri" w:cs="Times New Roman"/>
          </w:rPr>
          <w:t>955.</w:t>
        </w:r>
        <w:r w:rsidRPr="002709E2">
          <w:rPr>
            <w:rFonts w:ascii="Calibri" w:eastAsia="Calibri" w:hAnsi="Calibri" w:cs="Times New Roman"/>
          </w:rPr>
          <w:tab/>
          <w:t>mcp "\"No, per favore…\""</w:t>
        </w:r>
      </w:ins>
    </w:p>
    <w:p w14:paraId="38258CEC" w14:textId="77777777" w:rsidR="002709E2" w:rsidRPr="002709E2" w:rsidRDefault="002709E2" w:rsidP="002709E2">
      <w:pPr>
        <w:spacing w:line="600" w:lineRule="auto"/>
        <w:jc w:val="left"/>
        <w:rPr>
          <w:ins w:id="16831" w:author="UTENTE" w:date="2020-06-30T18:54:00Z"/>
          <w:rFonts w:ascii="Calibri" w:eastAsia="Calibri" w:hAnsi="Calibri" w:cs="Times New Roman"/>
        </w:rPr>
      </w:pPr>
      <w:ins w:id="16832" w:author="UTENTE" w:date="2020-06-30T18:54:00Z">
        <w:r w:rsidRPr="002709E2">
          <w:rPr>
            <w:rFonts w:ascii="Calibri" w:eastAsia="Calibri" w:hAnsi="Calibri" w:cs="Times New Roman"/>
          </w:rPr>
          <w:t>956.</w:t>
        </w:r>
        <w:r w:rsidRPr="002709E2">
          <w:rPr>
            <w:rFonts w:ascii="Calibri" w:eastAsia="Calibri" w:hAnsi="Calibri" w:cs="Times New Roman"/>
          </w:rPr>
          <w:tab/>
          <w:t>mcp "\"Farò tutto quello che vuoi, però lascialo andare!\""</w:t>
        </w:r>
      </w:ins>
    </w:p>
    <w:p w14:paraId="139C10CE" w14:textId="77777777" w:rsidR="002709E2" w:rsidRPr="002709E2" w:rsidRDefault="002709E2" w:rsidP="002709E2">
      <w:pPr>
        <w:spacing w:line="600" w:lineRule="auto"/>
        <w:jc w:val="left"/>
        <w:rPr>
          <w:ins w:id="16833" w:author="UTENTE" w:date="2020-06-30T18:54:00Z"/>
          <w:rFonts w:ascii="Calibri" w:eastAsia="Calibri" w:hAnsi="Calibri" w:cs="Times New Roman"/>
        </w:rPr>
      </w:pPr>
      <w:ins w:id="16834" w:author="UTENTE" w:date="2020-06-30T18:54:00Z">
        <w:r w:rsidRPr="002709E2">
          <w:rPr>
            <w:rFonts w:ascii="Calibri" w:eastAsia="Calibri" w:hAnsi="Calibri" w:cs="Times New Roman"/>
          </w:rPr>
          <w:t>957.</w:t>
        </w:r>
        <w:r w:rsidRPr="002709E2">
          <w:rPr>
            <w:rFonts w:ascii="Calibri" w:eastAsia="Calibri" w:hAnsi="Calibri" w:cs="Times New Roman"/>
          </w:rPr>
          <w:tab/>
          <w:t>n "Fisso con uno sguardo supplicante quegli occhi rosso sangue, cercando di combattere la polverizzante aura che circonda Bishop."</w:t>
        </w:r>
      </w:ins>
    </w:p>
    <w:p w14:paraId="653D64DB" w14:textId="77777777" w:rsidR="002709E2" w:rsidRPr="002709E2" w:rsidRDefault="002709E2" w:rsidP="002709E2">
      <w:pPr>
        <w:spacing w:line="600" w:lineRule="auto"/>
        <w:jc w:val="left"/>
        <w:rPr>
          <w:ins w:id="16835" w:author="UTENTE" w:date="2020-06-30T18:54:00Z"/>
          <w:rFonts w:ascii="Calibri" w:eastAsia="Calibri" w:hAnsi="Calibri" w:cs="Times New Roman"/>
        </w:rPr>
      </w:pPr>
      <w:ins w:id="16836" w:author="UTENTE" w:date="2020-06-30T18:54:00Z">
        <w:r w:rsidRPr="002709E2">
          <w:rPr>
            <w:rFonts w:ascii="Calibri" w:eastAsia="Calibri" w:hAnsi="Calibri" w:cs="Times New Roman"/>
          </w:rPr>
          <w:t>958.</w:t>
        </w:r>
        <w:r w:rsidRPr="002709E2">
          <w:rPr>
            <w:rFonts w:ascii="Calibri" w:eastAsia="Calibri" w:hAnsi="Calibri" w:cs="Times New Roman"/>
          </w:rPr>
          <w:tab/>
          <w:t>mcp "\"Sei… sei proprio un mostro.\""</w:t>
        </w:r>
      </w:ins>
    </w:p>
    <w:p w14:paraId="7F532455" w14:textId="77777777" w:rsidR="002709E2" w:rsidRPr="002709E2" w:rsidRDefault="002709E2" w:rsidP="002709E2">
      <w:pPr>
        <w:spacing w:line="600" w:lineRule="auto"/>
        <w:jc w:val="left"/>
        <w:rPr>
          <w:ins w:id="16837" w:author="UTENTE" w:date="2020-06-30T18:54:00Z"/>
          <w:rFonts w:ascii="Calibri" w:eastAsia="Calibri" w:hAnsi="Calibri" w:cs="Times New Roman"/>
        </w:rPr>
      </w:pPr>
      <w:ins w:id="16838" w:author="UTENTE" w:date="2020-06-30T18:54:00Z">
        <w:r w:rsidRPr="002709E2">
          <w:rPr>
            <w:rFonts w:ascii="Calibri" w:eastAsia="Calibri" w:hAnsi="Calibri" w:cs="Times New Roman"/>
          </w:rPr>
          <w:t>959.</w:t>
        </w:r>
        <w:r w:rsidRPr="002709E2">
          <w:rPr>
            <w:rFonts w:ascii="Calibri" w:eastAsia="Calibri" w:hAnsi="Calibri" w:cs="Times New Roman"/>
          </w:rPr>
          <w:tab/>
          <w:t>mcp "\"Che cosa vuoi da me? Qualunque cosa sia, la farò, ma lascia andare Dom.\""</w:t>
        </w:r>
      </w:ins>
    </w:p>
    <w:p w14:paraId="33A5DDF8" w14:textId="77777777" w:rsidR="002709E2" w:rsidRPr="002709E2" w:rsidRDefault="002709E2" w:rsidP="002709E2">
      <w:pPr>
        <w:spacing w:line="600" w:lineRule="auto"/>
        <w:jc w:val="left"/>
        <w:rPr>
          <w:ins w:id="16839" w:author="UTENTE" w:date="2020-06-30T18:54:00Z"/>
          <w:rFonts w:ascii="Calibri" w:eastAsia="Calibri" w:hAnsi="Calibri" w:cs="Times New Roman"/>
        </w:rPr>
      </w:pPr>
      <w:ins w:id="16840" w:author="UTENTE" w:date="2020-06-30T18:54:00Z">
        <w:r w:rsidRPr="002709E2">
          <w:rPr>
            <w:rFonts w:ascii="Calibri" w:eastAsia="Calibri" w:hAnsi="Calibri" w:cs="Times New Roman"/>
          </w:rPr>
          <w:t>960.</w:t>
        </w:r>
        <w:r w:rsidRPr="002709E2">
          <w:rPr>
            <w:rFonts w:ascii="Calibri" w:eastAsia="Calibri" w:hAnsi="Calibri" w:cs="Times New Roman"/>
          </w:rPr>
          <w:tab/>
          <w:t>n "Troppo furioso per supplicare Bishop, osservo quegli occhi rosso sangue, facendo del mio meglio per combattere la sua aura oppressiva." </w:t>
        </w:r>
        <w:r w:rsidRPr="002709E2">
          <w:rPr>
            <w:rFonts w:ascii="Calibri" w:eastAsia="Calibri" w:hAnsi="Calibri" w:cs="Times New Roman"/>
          </w:rPr>
          <w:br w:type="page"/>
        </w:r>
      </w:ins>
    </w:p>
    <w:p w14:paraId="7D414E21" w14:textId="77777777" w:rsidR="002709E2" w:rsidRPr="002709E2" w:rsidRDefault="002709E2" w:rsidP="002709E2">
      <w:pPr>
        <w:spacing w:line="600" w:lineRule="auto"/>
        <w:jc w:val="left"/>
        <w:rPr>
          <w:ins w:id="16841" w:author="UTENTE" w:date="2020-06-30T18:54:00Z"/>
          <w:rFonts w:ascii="Calibri" w:eastAsia="Calibri" w:hAnsi="Calibri" w:cs="Times New Roman"/>
          <w:lang w:val="en-US"/>
        </w:rPr>
      </w:pPr>
      <w:ins w:id="16842" w:author="UTENTE" w:date="2020-06-30T18:54:00Z">
        <w:r w:rsidRPr="002709E2">
          <w:rPr>
            <w:rFonts w:ascii="Calibri" w:eastAsia="Calibri" w:hAnsi="Calibri" w:cs="Times New Roman"/>
            <w:lang w:val="en-US"/>
          </w:rPr>
          <w:lastRenderedPageBreak/>
          <w:t>961.</w:t>
        </w:r>
        <w:r w:rsidRPr="002709E2">
          <w:rPr>
            <w:rFonts w:ascii="Calibri" w:eastAsia="Calibri" w:hAnsi="Calibri" w:cs="Times New Roman"/>
            <w:lang w:val="en-US"/>
          </w:rPr>
          <w:tab/>
          <w:t>b "\"Is that so?\""</w:t>
        </w:r>
      </w:ins>
    </w:p>
    <w:p w14:paraId="4D5F3C6D" w14:textId="77777777" w:rsidR="002709E2" w:rsidRPr="002709E2" w:rsidRDefault="002709E2" w:rsidP="002709E2">
      <w:pPr>
        <w:spacing w:line="600" w:lineRule="auto"/>
        <w:jc w:val="left"/>
        <w:rPr>
          <w:ins w:id="16843" w:author="UTENTE" w:date="2020-06-30T18:54:00Z"/>
          <w:rFonts w:ascii="Calibri" w:eastAsia="Calibri" w:hAnsi="Calibri" w:cs="Times New Roman"/>
          <w:lang w:val="en-US"/>
        </w:rPr>
      </w:pPr>
      <w:ins w:id="16844" w:author="UTENTE" w:date="2020-06-30T18:54:00Z">
        <w:r w:rsidRPr="002709E2">
          <w:rPr>
            <w:rFonts w:ascii="Calibri" w:eastAsia="Calibri" w:hAnsi="Calibri" w:cs="Times New Roman"/>
            <w:lang w:val="en-US"/>
          </w:rPr>
          <w:t>962.</w:t>
        </w:r>
        <w:r w:rsidRPr="002709E2">
          <w:rPr>
            <w:rFonts w:ascii="Calibri" w:eastAsia="Calibri" w:hAnsi="Calibri" w:cs="Times New Roman"/>
            <w:lang w:val="en-US"/>
          </w:rPr>
          <w:tab/>
          <w:t>b "\"Well, I might be persuaded to release him…\""</w:t>
        </w:r>
      </w:ins>
    </w:p>
    <w:p w14:paraId="599E05ED" w14:textId="77777777" w:rsidR="002709E2" w:rsidRPr="002709E2" w:rsidRDefault="002709E2" w:rsidP="002709E2">
      <w:pPr>
        <w:spacing w:line="600" w:lineRule="auto"/>
        <w:jc w:val="left"/>
        <w:rPr>
          <w:ins w:id="16845" w:author="UTENTE" w:date="2020-06-30T18:54:00Z"/>
          <w:rFonts w:ascii="Calibri" w:eastAsia="Calibri" w:hAnsi="Calibri" w:cs="Times New Roman"/>
          <w:lang w:val="en-US"/>
        </w:rPr>
      </w:pPr>
      <w:ins w:id="16846" w:author="UTENTE" w:date="2020-06-30T18:54:00Z">
        <w:r w:rsidRPr="002709E2">
          <w:rPr>
            <w:rFonts w:ascii="Calibri" w:eastAsia="Calibri" w:hAnsi="Calibri" w:cs="Times New Roman"/>
            <w:lang w:val="en-US"/>
          </w:rPr>
          <w:t>963.</w:t>
        </w:r>
        <w:r w:rsidRPr="002709E2">
          <w:rPr>
            <w:rFonts w:ascii="Calibri" w:eastAsia="Calibri" w:hAnsi="Calibri" w:cs="Times New Roman"/>
            <w:lang w:val="en-US"/>
          </w:rPr>
          <w:tab/>
          <w:t>n "His voice drops a little, taking on a hint of a provocative growl."</w:t>
        </w:r>
      </w:ins>
    </w:p>
    <w:p w14:paraId="1E563742" w14:textId="77777777" w:rsidR="002709E2" w:rsidRPr="002709E2" w:rsidRDefault="002709E2" w:rsidP="002709E2">
      <w:pPr>
        <w:spacing w:line="600" w:lineRule="auto"/>
        <w:jc w:val="left"/>
        <w:rPr>
          <w:ins w:id="16847" w:author="UTENTE" w:date="2020-06-30T18:54:00Z"/>
          <w:rFonts w:ascii="Calibri" w:eastAsia="Calibri" w:hAnsi="Calibri" w:cs="Times New Roman"/>
          <w:lang w:val="en-US"/>
        </w:rPr>
      </w:pPr>
      <w:ins w:id="16848" w:author="UTENTE" w:date="2020-06-30T18:54:00Z">
        <w:r w:rsidRPr="002709E2">
          <w:rPr>
            <w:rFonts w:ascii="Calibri" w:eastAsia="Calibri" w:hAnsi="Calibri" w:cs="Times New Roman"/>
            <w:lang w:val="en-US"/>
          </w:rPr>
          <w:t>964.</w:t>
        </w:r>
        <w:r w:rsidRPr="002709E2">
          <w:rPr>
            <w:rFonts w:ascii="Calibri" w:eastAsia="Calibri" w:hAnsi="Calibri" w:cs="Times New Roman"/>
            <w:lang w:val="en-US"/>
          </w:rPr>
          <w:tab/>
          <w:t>b "\"Provided you accept my offer… and let me be the one to turn you.\""</w:t>
        </w:r>
      </w:ins>
    </w:p>
    <w:p w14:paraId="6C929080" w14:textId="77777777" w:rsidR="002709E2" w:rsidRPr="002709E2" w:rsidRDefault="002709E2" w:rsidP="002709E2">
      <w:pPr>
        <w:spacing w:line="600" w:lineRule="auto"/>
        <w:jc w:val="left"/>
        <w:rPr>
          <w:ins w:id="16849" w:author="UTENTE" w:date="2020-06-30T18:54:00Z"/>
          <w:rFonts w:ascii="Calibri" w:eastAsia="Calibri" w:hAnsi="Calibri" w:cs="Times New Roman"/>
          <w:lang w:val="en-US"/>
        </w:rPr>
      </w:pPr>
      <w:ins w:id="16850" w:author="UTENTE" w:date="2020-06-30T18:54:00Z">
        <w:r w:rsidRPr="002709E2">
          <w:rPr>
            <w:rFonts w:ascii="Calibri" w:eastAsia="Calibri" w:hAnsi="Calibri" w:cs="Times New Roman"/>
            <w:lang w:val="en-US"/>
          </w:rPr>
          <w:t>965.</w:t>
        </w:r>
        <w:r w:rsidRPr="002709E2">
          <w:rPr>
            <w:rFonts w:ascii="Calibri" w:eastAsia="Calibri" w:hAnsi="Calibri" w:cs="Times New Roman"/>
            <w:lang w:val="en-US"/>
          </w:rPr>
          <w:tab/>
          <w:t>dp "\"–!\""</w:t>
        </w:r>
      </w:ins>
    </w:p>
    <w:p w14:paraId="4DBE812D" w14:textId="77777777" w:rsidR="002709E2" w:rsidRPr="002709E2" w:rsidRDefault="002709E2" w:rsidP="002709E2">
      <w:pPr>
        <w:spacing w:line="600" w:lineRule="auto"/>
        <w:jc w:val="left"/>
        <w:rPr>
          <w:ins w:id="16851" w:author="UTENTE" w:date="2020-06-30T18:54:00Z"/>
          <w:rFonts w:ascii="Calibri" w:eastAsia="Calibri" w:hAnsi="Calibri" w:cs="Times New Roman"/>
          <w:lang w:val="en-US"/>
        </w:rPr>
      </w:pPr>
      <w:ins w:id="16852" w:author="UTENTE" w:date="2020-06-30T18:54:00Z">
        <w:r w:rsidRPr="002709E2">
          <w:rPr>
            <w:rFonts w:ascii="Calibri" w:eastAsia="Calibri" w:hAnsi="Calibri" w:cs="Times New Roman"/>
            <w:lang w:val="en-US"/>
          </w:rPr>
          <w:t>966.</w:t>
        </w:r>
        <w:r w:rsidRPr="002709E2">
          <w:rPr>
            <w:rFonts w:ascii="Calibri" w:eastAsia="Calibri" w:hAnsi="Calibri" w:cs="Times New Roman"/>
            <w:lang w:val="en-US"/>
          </w:rPr>
          <w:tab/>
          <w:t>n "Dominic seems to catch Bishop's low words, and he starts to struggle even harder, gritting his teeth together furiously."</w:t>
        </w:r>
      </w:ins>
    </w:p>
    <w:p w14:paraId="206E6CCC" w14:textId="77777777" w:rsidR="002709E2" w:rsidRPr="002709E2" w:rsidRDefault="002709E2" w:rsidP="002709E2">
      <w:pPr>
        <w:spacing w:line="600" w:lineRule="auto"/>
        <w:jc w:val="left"/>
        <w:rPr>
          <w:ins w:id="16853" w:author="UTENTE" w:date="2020-06-30T18:54:00Z"/>
          <w:rFonts w:ascii="Calibri" w:eastAsia="Calibri" w:hAnsi="Calibri" w:cs="Times New Roman"/>
          <w:lang w:val="en-US"/>
        </w:rPr>
      </w:pPr>
      <w:ins w:id="16854" w:author="UTENTE" w:date="2020-06-30T18:54:00Z">
        <w:r w:rsidRPr="002709E2">
          <w:rPr>
            <w:rFonts w:ascii="Calibri" w:eastAsia="Calibri" w:hAnsi="Calibri" w:cs="Times New Roman"/>
            <w:lang w:val="en-US"/>
          </w:rPr>
          <w:t>967.</w:t>
        </w:r>
        <w:r w:rsidRPr="002709E2">
          <w:rPr>
            <w:rFonts w:ascii="Calibri" w:eastAsia="Calibri" w:hAnsi="Calibri" w:cs="Times New Roman"/>
            <w:lang w:val="en-US"/>
          </w:rPr>
          <w:tab/>
          <w:t>dp "\"No, [mc]! Don't listen to him!\""</w:t>
        </w:r>
      </w:ins>
    </w:p>
    <w:p w14:paraId="47509298" w14:textId="77777777" w:rsidR="002709E2" w:rsidRPr="002709E2" w:rsidRDefault="002709E2" w:rsidP="002709E2">
      <w:pPr>
        <w:spacing w:line="600" w:lineRule="auto"/>
        <w:jc w:val="left"/>
        <w:rPr>
          <w:ins w:id="16855" w:author="UTENTE" w:date="2020-06-30T18:54:00Z"/>
          <w:rFonts w:ascii="Calibri" w:eastAsia="Calibri" w:hAnsi="Calibri" w:cs="Times New Roman"/>
          <w:lang w:val="en-US"/>
        </w:rPr>
      </w:pPr>
      <w:ins w:id="16856" w:author="UTENTE" w:date="2020-06-30T18:54:00Z">
        <w:r w:rsidRPr="002709E2">
          <w:rPr>
            <w:rFonts w:ascii="Calibri" w:eastAsia="Calibri" w:hAnsi="Calibri" w:cs="Times New Roman"/>
            <w:lang w:val="en-US"/>
          </w:rPr>
          <w:t>968.</w:t>
        </w:r>
        <w:r w:rsidRPr="002709E2">
          <w:rPr>
            <w:rFonts w:ascii="Calibri" w:eastAsia="Calibri" w:hAnsi="Calibri" w:cs="Times New Roman"/>
            <w:lang w:val="en-US"/>
          </w:rPr>
          <w:tab/>
          <w:t>dp "\"You can't! You'll turn into –\""</w:t>
        </w:r>
      </w:ins>
    </w:p>
    <w:p w14:paraId="7914ABCE" w14:textId="77777777" w:rsidR="002709E2" w:rsidRPr="002709E2" w:rsidRDefault="002709E2" w:rsidP="002709E2">
      <w:pPr>
        <w:spacing w:line="600" w:lineRule="auto"/>
        <w:jc w:val="left"/>
        <w:rPr>
          <w:ins w:id="16857" w:author="UTENTE" w:date="2020-06-30T18:54:00Z"/>
          <w:rFonts w:ascii="Calibri" w:eastAsia="Calibri" w:hAnsi="Calibri" w:cs="Times New Roman"/>
          <w:lang w:val="en-US"/>
        </w:rPr>
      </w:pPr>
      <w:ins w:id="16858" w:author="UTENTE" w:date="2020-06-30T18:54:00Z">
        <w:r w:rsidRPr="002709E2">
          <w:rPr>
            <w:rFonts w:ascii="Calibri" w:eastAsia="Calibri" w:hAnsi="Calibri" w:cs="Times New Roman"/>
            <w:lang w:val="en-US"/>
          </w:rPr>
          <w:t>969.</w:t>
        </w:r>
        <w:r w:rsidRPr="002709E2">
          <w:rPr>
            <w:rFonts w:ascii="Calibri" w:eastAsia="Calibri" w:hAnsi="Calibri" w:cs="Times New Roman"/>
            <w:lang w:val="en-US"/>
          </w:rPr>
          <w:tab/>
          <w:t>n "One of the men holding Dom abruptly kicks his stomach, causing his words to turn into a gasp of pain."</w:t>
        </w:r>
      </w:ins>
    </w:p>
    <w:p w14:paraId="290FEED4" w14:textId="77777777" w:rsidR="002709E2" w:rsidRPr="002709E2" w:rsidRDefault="002709E2" w:rsidP="002709E2">
      <w:pPr>
        <w:spacing w:line="600" w:lineRule="auto"/>
        <w:jc w:val="left"/>
        <w:rPr>
          <w:ins w:id="16859" w:author="UTENTE" w:date="2020-06-30T18:54:00Z"/>
          <w:rFonts w:ascii="Calibri" w:eastAsia="Calibri" w:hAnsi="Calibri" w:cs="Times New Roman"/>
          <w:lang w:val="en-US"/>
        </w:rPr>
      </w:pPr>
      <w:ins w:id="16860" w:author="UTENTE" w:date="2020-06-30T18:54:00Z">
        <w:r w:rsidRPr="002709E2">
          <w:rPr>
            <w:rFonts w:ascii="Calibri" w:eastAsia="Calibri" w:hAnsi="Calibri" w:cs="Times New Roman"/>
            <w:lang w:val="en-US"/>
          </w:rPr>
          <w:t>970.</w:t>
        </w:r>
        <w:r w:rsidRPr="002709E2">
          <w:rPr>
            <w:rFonts w:ascii="Calibri" w:eastAsia="Calibri" w:hAnsi="Calibri" w:cs="Times New Roman"/>
            <w:lang w:val="en-US"/>
          </w:rPr>
          <w:tab/>
          <w:t>b "\"Don't interrupt, Dominic. I thought I taught you better manners than that.\""</w:t>
        </w:r>
      </w:ins>
    </w:p>
    <w:p w14:paraId="634A118E" w14:textId="77777777" w:rsidR="002709E2" w:rsidRPr="002709E2" w:rsidRDefault="002709E2" w:rsidP="002709E2">
      <w:pPr>
        <w:spacing w:line="600" w:lineRule="auto"/>
        <w:jc w:val="left"/>
        <w:rPr>
          <w:ins w:id="16861" w:author="UTENTE" w:date="2020-06-30T18:54:00Z"/>
          <w:rFonts w:ascii="Calibri" w:eastAsia="Calibri" w:hAnsi="Calibri" w:cs="Times New Roman"/>
          <w:lang w:val="en-US"/>
        </w:rPr>
      </w:pPr>
      <w:ins w:id="16862" w:author="UTENTE" w:date="2020-06-30T18:54:00Z">
        <w:r w:rsidRPr="002709E2">
          <w:rPr>
            <w:rFonts w:ascii="Calibri" w:eastAsia="Calibri" w:hAnsi="Calibri" w:cs="Times New Roman"/>
            <w:lang w:val="en-US"/>
          </w:rPr>
          <w:t>971.</w:t>
        </w:r>
        <w:r w:rsidRPr="002709E2">
          <w:rPr>
            <w:rFonts w:ascii="Calibri" w:eastAsia="Calibri" w:hAnsi="Calibri" w:cs="Times New Roman"/>
            <w:lang w:val="en-US"/>
          </w:rPr>
          <w:tab/>
          <w:t>b "\"This is a matter between myself and our lovely [mc], here, and I believe you forfeited your right to have a say in the matter.\""</w:t>
        </w:r>
      </w:ins>
    </w:p>
    <w:p w14:paraId="2B906CEC" w14:textId="77777777" w:rsidR="002709E2" w:rsidRPr="002709E2" w:rsidRDefault="002709E2" w:rsidP="002709E2">
      <w:pPr>
        <w:spacing w:line="600" w:lineRule="auto"/>
        <w:jc w:val="left"/>
        <w:rPr>
          <w:ins w:id="16863" w:author="UTENTE" w:date="2020-06-30T18:54:00Z"/>
          <w:rFonts w:ascii="Calibri" w:eastAsia="Calibri" w:hAnsi="Calibri" w:cs="Times New Roman"/>
          <w:lang w:val="en-US"/>
        </w:rPr>
      </w:pPr>
      <w:ins w:id="16864" w:author="UTENTE" w:date="2020-06-30T18:54:00Z">
        <w:r w:rsidRPr="002709E2">
          <w:rPr>
            <w:rFonts w:ascii="Calibri" w:eastAsia="Calibri" w:hAnsi="Calibri" w:cs="Times New Roman"/>
            <w:lang w:val="en-US"/>
          </w:rPr>
          <w:t>972.</w:t>
        </w:r>
        <w:r w:rsidRPr="002709E2">
          <w:rPr>
            <w:rFonts w:ascii="Calibri" w:eastAsia="Calibri" w:hAnsi="Calibri" w:cs="Times New Roman"/>
            <w:lang w:val="en-US"/>
          </w:rPr>
          <w:tab/>
          <w:t>n "After scolding Dom in a quiet, taunting voice, Bishop turns back towards me – waiting for my answer with an expectant smirk."</w:t>
        </w:r>
      </w:ins>
    </w:p>
    <w:p w14:paraId="5EAF68A2" w14:textId="77777777" w:rsidR="002709E2" w:rsidRPr="002709E2" w:rsidRDefault="002709E2" w:rsidP="002709E2">
      <w:pPr>
        <w:spacing w:line="600" w:lineRule="auto"/>
        <w:jc w:val="left"/>
        <w:rPr>
          <w:ins w:id="16865" w:author="UTENTE" w:date="2020-06-30T18:54:00Z"/>
          <w:rFonts w:ascii="Calibri" w:eastAsia="Calibri" w:hAnsi="Calibri" w:cs="Times New Roman"/>
          <w:lang w:val="en-US"/>
        </w:rPr>
      </w:pPr>
      <w:ins w:id="16866" w:author="UTENTE" w:date="2020-06-30T18:54:00Z">
        <w:r w:rsidRPr="002709E2">
          <w:rPr>
            <w:rFonts w:ascii="Calibri" w:eastAsia="Calibri" w:hAnsi="Calibri" w:cs="Times New Roman"/>
            <w:lang w:val="en-US"/>
          </w:rPr>
          <w:t>973.</w:t>
        </w:r>
        <w:r w:rsidRPr="002709E2">
          <w:rPr>
            <w:rFonts w:ascii="Calibri" w:eastAsia="Calibri" w:hAnsi="Calibri" w:cs="Times New Roman"/>
            <w:lang w:val="en-US"/>
          </w:rPr>
          <w:tab/>
          <w:t>old "I'll do anything to help Dom"</w:t>
        </w:r>
      </w:ins>
    </w:p>
    <w:p w14:paraId="0A4DF2F6" w14:textId="77777777" w:rsidR="002709E2" w:rsidRPr="002709E2" w:rsidRDefault="002709E2" w:rsidP="002709E2">
      <w:pPr>
        <w:spacing w:line="600" w:lineRule="auto"/>
        <w:jc w:val="left"/>
        <w:rPr>
          <w:ins w:id="16867" w:author="UTENTE" w:date="2020-06-30T18:54:00Z"/>
          <w:rFonts w:ascii="Calibri" w:eastAsia="Calibri" w:hAnsi="Calibri" w:cs="Times New Roman"/>
          <w:lang w:val="en-US"/>
        </w:rPr>
      </w:pPr>
      <w:ins w:id="16868" w:author="UTENTE" w:date="2020-06-30T18:54:00Z">
        <w:r w:rsidRPr="002709E2">
          <w:rPr>
            <w:rFonts w:ascii="Calibri" w:eastAsia="Calibri" w:hAnsi="Calibri" w:cs="Times New Roman"/>
            <w:lang w:val="en-US"/>
          </w:rPr>
          <w:t>974.</w:t>
        </w:r>
        <w:r w:rsidRPr="002709E2">
          <w:rPr>
            <w:rFonts w:ascii="Calibri" w:eastAsia="Calibri" w:hAnsi="Calibri" w:cs="Times New Roman"/>
            <w:lang w:val="en-US"/>
          </w:rPr>
          <w:tab/>
          <w:t>old "I can't trust him"</w:t>
        </w:r>
      </w:ins>
    </w:p>
    <w:p w14:paraId="6B6E6E41" w14:textId="77777777" w:rsidR="002709E2" w:rsidRPr="002709E2" w:rsidRDefault="002709E2" w:rsidP="002709E2">
      <w:pPr>
        <w:spacing w:line="600" w:lineRule="auto"/>
        <w:jc w:val="left"/>
        <w:rPr>
          <w:ins w:id="16869" w:author="UTENTE" w:date="2020-06-30T18:54:00Z"/>
          <w:rFonts w:ascii="Calibri" w:eastAsia="Calibri" w:hAnsi="Calibri" w:cs="Times New Roman"/>
          <w:lang w:val="en-US"/>
        </w:rPr>
      </w:pPr>
      <w:ins w:id="16870" w:author="UTENTE" w:date="2020-06-30T18:54:00Z">
        <w:r w:rsidRPr="002709E2">
          <w:rPr>
            <w:rFonts w:ascii="Calibri" w:eastAsia="Calibri" w:hAnsi="Calibri" w:cs="Times New Roman"/>
            <w:lang w:val="en-US"/>
          </w:rPr>
          <w:t>975.</w:t>
        </w:r>
        <w:r w:rsidRPr="002709E2">
          <w:rPr>
            <w:rFonts w:ascii="Calibri" w:eastAsia="Calibri" w:hAnsi="Calibri" w:cs="Times New Roman"/>
            <w:lang w:val="en-US"/>
          </w:rPr>
          <w:tab/>
          <w:t>n "…There's only one way I can help Dom."</w:t>
        </w:r>
        <w:r w:rsidRPr="002709E2">
          <w:rPr>
            <w:rFonts w:ascii="Calibri" w:eastAsia="Calibri" w:hAnsi="Calibri" w:cs="Times New Roman"/>
            <w:lang w:val="en-US"/>
          </w:rPr>
          <w:br w:type="page"/>
        </w:r>
      </w:ins>
    </w:p>
    <w:p w14:paraId="068897DF" w14:textId="77777777" w:rsidR="002709E2" w:rsidRPr="002709E2" w:rsidRDefault="002709E2" w:rsidP="002709E2">
      <w:pPr>
        <w:spacing w:line="600" w:lineRule="auto"/>
        <w:jc w:val="left"/>
        <w:rPr>
          <w:ins w:id="16871" w:author="UTENTE" w:date="2020-06-30T18:54:00Z"/>
          <w:rFonts w:ascii="Calibri" w:eastAsia="Calibri" w:hAnsi="Calibri" w:cs="Times New Roman"/>
        </w:rPr>
      </w:pPr>
      <w:ins w:id="16872" w:author="UTENTE" w:date="2020-06-30T18:54:00Z">
        <w:r w:rsidRPr="002709E2">
          <w:rPr>
            <w:rFonts w:ascii="Calibri" w:eastAsia="Calibri" w:hAnsi="Calibri" w:cs="Times New Roman"/>
          </w:rPr>
          <w:lastRenderedPageBreak/>
          <w:t>961.</w:t>
        </w:r>
        <w:r w:rsidRPr="002709E2">
          <w:rPr>
            <w:rFonts w:ascii="Calibri" w:eastAsia="Calibri" w:hAnsi="Calibri" w:cs="Times New Roman"/>
          </w:rPr>
          <w:tab/>
          <w:t>b "\"Ah, sì?\""</w:t>
        </w:r>
      </w:ins>
    </w:p>
    <w:p w14:paraId="4136FAFC" w14:textId="77777777" w:rsidR="002709E2" w:rsidRPr="002709E2" w:rsidRDefault="002709E2" w:rsidP="002709E2">
      <w:pPr>
        <w:spacing w:line="600" w:lineRule="auto"/>
        <w:jc w:val="left"/>
        <w:rPr>
          <w:ins w:id="16873" w:author="UTENTE" w:date="2020-06-30T18:54:00Z"/>
          <w:rFonts w:ascii="Calibri" w:eastAsia="Calibri" w:hAnsi="Calibri" w:cs="Times New Roman"/>
        </w:rPr>
      </w:pPr>
      <w:ins w:id="16874" w:author="UTENTE" w:date="2020-06-30T18:54:00Z">
        <w:r w:rsidRPr="002709E2">
          <w:rPr>
            <w:rFonts w:ascii="Calibri" w:eastAsia="Calibri" w:hAnsi="Calibri" w:cs="Times New Roman"/>
          </w:rPr>
          <w:t>962.</w:t>
        </w:r>
        <w:r w:rsidRPr="002709E2">
          <w:rPr>
            <w:rFonts w:ascii="Calibri" w:eastAsia="Calibri" w:hAnsi="Calibri" w:cs="Times New Roman"/>
          </w:rPr>
          <w:tab/>
          <w:t>b "\"Beh, potrei farmi convincere a rilasciarlo…\""</w:t>
        </w:r>
      </w:ins>
    </w:p>
    <w:p w14:paraId="75477F7E" w14:textId="77777777" w:rsidR="002709E2" w:rsidRPr="002709E2" w:rsidRDefault="002709E2" w:rsidP="002709E2">
      <w:pPr>
        <w:spacing w:line="600" w:lineRule="auto"/>
        <w:jc w:val="left"/>
        <w:rPr>
          <w:ins w:id="16875" w:author="UTENTE" w:date="2020-06-30T18:54:00Z"/>
          <w:rFonts w:ascii="Calibri" w:eastAsia="Calibri" w:hAnsi="Calibri" w:cs="Times New Roman"/>
        </w:rPr>
      </w:pPr>
      <w:ins w:id="16876" w:author="UTENTE" w:date="2020-06-30T18:54:00Z">
        <w:r w:rsidRPr="002709E2">
          <w:rPr>
            <w:rFonts w:ascii="Calibri" w:eastAsia="Calibri" w:hAnsi="Calibri" w:cs="Times New Roman"/>
          </w:rPr>
          <w:t>963.</w:t>
        </w:r>
        <w:r w:rsidRPr="002709E2">
          <w:rPr>
            <w:rFonts w:ascii="Calibri" w:eastAsia="Calibri" w:hAnsi="Calibri" w:cs="Times New Roman"/>
          </w:rPr>
          <w:tab/>
          <w:t>n "La sua voce si abbassa di qualche tono, avvicinandosi a un ringhio provocante."</w:t>
        </w:r>
      </w:ins>
    </w:p>
    <w:p w14:paraId="52F2FED5" w14:textId="77777777" w:rsidR="002709E2" w:rsidRPr="002709E2" w:rsidRDefault="002709E2" w:rsidP="002709E2">
      <w:pPr>
        <w:spacing w:line="600" w:lineRule="auto"/>
        <w:jc w:val="left"/>
        <w:rPr>
          <w:ins w:id="16877" w:author="UTENTE" w:date="2020-06-30T18:54:00Z"/>
          <w:rFonts w:ascii="Calibri" w:eastAsia="Calibri" w:hAnsi="Calibri" w:cs="Times New Roman"/>
        </w:rPr>
      </w:pPr>
      <w:ins w:id="16878" w:author="UTENTE" w:date="2020-06-30T18:54:00Z">
        <w:r w:rsidRPr="002709E2">
          <w:rPr>
            <w:rFonts w:ascii="Calibri" w:eastAsia="Calibri" w:hAnsi="Calibri" w:cs="Times New Roman"/>
          </w:rPr>
          <w:t>964.</w:t>
        </w:r>
        <w:r w:rsidRPr="002709E2">
          <w:rPr>
            <w:rFonts w:ascii="Calibri" w:eastAsia="Calibri" w:hAnsi="Calibri" w:cs="Times New Roman"/>
          </w:rPr>
          <w:tab/>
          <w:t>b "\"A patto che tu accetti la mia offerta… e lasci che sia io a trasformarti.\""</w:t>
        </w:r>
      </w:ins>
    </w:p>
    <w:p w14:paraId="4F27072C" w14:textId="77777777" w:rsidR="002709E2" w:rsidRPr="002709E2" w:rsidRDefault="002709E2" w:rsidP="002709E2">
      <w:pPr>
        <w:spacing w:line="600" w:lineRule="auto"/>
        <w:jc w:val="left"/>
        <w:rPr>
          <w:ins w:id="16879" w:author="UTENTE" w:date="2020-06-30T18:54:00Z"/>
          <w:rFonts w:ascii="Calibri" w:eastAsia="Calibri" w:hAnsi="Calibri" w:cs="Times New Roman"/>
        </w:rPr>
      </w:pPr>
      <w:ins w:id="16880" w:author="UTENTE" w:date="2020-06-30T18:54:00Z">
        <w:r w:rsidRPr="002709E2">
          <w:rPr>
            <w:rFonts w:ascii="Calibri" w:eastAsia="Calibri" w:hAnsi="Calibri" w:cs="Times New Roman"/>
          </w:rPr>
          <w:t>965.</w:t>
        </w:r>
        <w:r w:rsidRPr="002709E2">
          <w:rPr>
            <w:rFonts w:ascii="Calibri" w:eastAsia="Calibri" w:hAnsi="Calibri" w:cs="Times New Roman"/>
          </w:rPr>
          <w:tab/>
          <w:t>dp "\"-!\""</w:t>
        </w:r>
      </w:ins>
    </w:p>
    <w:p w14:paraId="274AFC00" w14:textId="77777777" w:rsidR="002709E2" w:rsidRPr="002709E2" w:rsidRDefault="002709E2" w:rsidP="002709E2">
      <w:pPr>
        <w:spacing w:line="600" w:lineRule="auto"/>
        <w:jc w:val="left"/>
        <w:rPr>
          <w:ins w:id="16881" w:author="UTENTE" w:date="2020-06-30T18:54:00Z"/>
          <w:rFonts w:ascii="Calibri" w:eastAsia="Calibri" w:hAnsi="Calibri" w:cs="Times New Roman"/>
        </w:rPr>
      </w:pPr>
      <w:ins w:id="16882" w:author="UTENTE" w:date="2020-06-30T18:54:00Z">
        <w:r w:rsidRPr="002709E2">
          <w:rPr>
            <w:rFonts w:ascii="Calibri" w:eastAsia="Calibri" w:hAnsi="Calibri" w:cs="Times New Roman"/>
          </w:rPr>
          <w:t>966.</w:t>
        </w:r>
        <w:r w:rsidRPr="002709E2">
          <w:rPr>
            <w:rFonts w:ascii="Calibri" w:eastAsia="Calibri" w:hAnsi="Calibri" w:cs="Times New Roman"/>
          </w:rPr>
          <w:tab/>
          <w:t>n "Dominic sembra sentire le parole di Bishop e inizia a dimenarsi ancora di più, digrignando i denti furiosamente."</w:t>
        </w:r>
      </w:ins>
    </w:p>
    <w:p w14:paraId="02B25DC0" w14:textId="77777777" w:rsidR="002709E2" w:rsidRPr="002709E2" w:rsidRDefault="002709E2" w:rsidP="002709E2">
      <w:pPr>
        <w:spacing w:line="600" w:lineRule="auto"/>
        <w:jc w:val="left"/>
        <w:rPr>
          <w:ins w:id="16883" w:author="UTENTE" w:date="2020-06-30T18:54:00Z"/>
          <w:rFonts w:ascii="Calibri" w:eastAsia="Calibri" w:hAnsi="Calibri" w:cs="Times New Roman"/>
        </w:rPr>
      </w:pPr>
      <w:ins w:id="16884" w:author="UTENTE" w:date="2020-06-30T18:54:00Z">
        <w:r w:rsidRPr="002709E2">
          <w:rPr>
            <w:rFonts w:ascii="Calibri" w:eastAsia="Calibri" w:hAnsi="Calibri" w:cs="Times New Roman"/>
          </w:rPr>
          <w:t>967.</w:t>
        </w:r>
        <w:r w:rsidRPr="002709E2">
          <w:rPr>
            <w:rFonts w:ascii="Calibri" w:eastAsia="Calibri" w:hAnsi="Calibri" w:cs="Times New Roman"/>
          </w:rPr>
          <w:tab/>
          <w:t>dp "\"No, [mc]! Non ascoltarlo!\""</w:t>
        </w:r>
      </w:ins>
    </w:p>
    <w:p w14:paraId="0FC348BF" w14:textId="77777777" w:rsidR="002709E2" w:rsidRPr="002709E2" w:rsidRDefault="002709E2" w:rsidP="002709E2">
      <w:pPr>
        <w:spacing w:line="600" w:lineRule="auto"/>
        <w:jc w:val="left"/>
        <w:rPr>
          <w:ins w:id="16885" w:author="UTENTE" w:date="2020-06-30T18:54:00Z"/>
          <w:rFonts w:ascii="Calibri" w:eastAsia="Calibri" w:hAnsi="Calibri" w:cs="Times New Roman"/>
        </w:rPr>
      </w:pPr>
      <w:ins w:id="16886" w:author="UTENTE" w:date="2020-06-30T18:54:00Z">
        <w:r w:rsidRPr="002709E2">
          <w:rPr>
            <w:rFonts w:ascii="Calibri" w:eastAsia="Calibri" w:hAnsi="Calibri" w:cs="Times New Roman"/>
          </w:rPr>
          <w:t>968.</w:t>
        </w:r>
        <w:r w:rsidRPr="002709E2">
          <w:rPr>
            <w:rFonts w:ascii="Calibri" w:eastAsia="Calibri" w:hAnsi="Calibri" w:cs="Times New Roman"/>
          </w:rPr>
          <w:tab/>
          <w:t>dp "\"Non puoi! Ti trasformerai in un -\""</w:t>
        </w:r>
      </w:ins>
    </w:p>
    <w:p w14:paraId="51CA917E" w14:textId="77777777" w:rsidR="002709E2" w:rsidRPr="002709E2" w:rsidRDefault="002709E2" w:rsidP="002709E2">
      <w:pPr>
        <w:spacing w:line="600" w:lineRule="auto"/>
        <w:jc w:val="left"/>
        <w:rPr>
          <w:ins w:id="16887" w:author="UTENTE" w:date="2020-06-30T18:54:00Z"/>
          <w:rFonts w:ascii="Calibri" w:eastAsia="Calibri" w:hAnsi="Calibri" w:cs="Times New Roman"/>
        </w:rPr>
      </w:pPr>
      <w:ins w:id="16888" w:author="UTENTE" w:date="2020-06-30T18:54:00Z">
        <w:r w:rsidRPr="002709E2">
          <w:rPr>
            <w:rFonts w:ascii="Calibri" w:eastAsia="Calibri" w:hAnsi="Calibri" w:cs="Times New Roman"/>
          </w:rPr>
          <w:t>969.</w:t>
        </w:r>
        <w:r w:rsidRPr="002709E2">
          <w:rPr>
            <w:rFonts w:ascii="Calibri" w:eastAsia="Calibri" w:hAnsi="Calibri" w:cs="Times New Roman"/>
          </w:rPr>
          <w:tab/>
          <w:t>n "Uno degli uomini che trattiene Dom improvvisamente gli dà un calcio nello stomaco, trasformando le sue parole in un rantolo di dolore."</w:t>
        </w:r>
      </w:ins>
    </w:p>
    <w:p w14:paraId="633C71E7" w14:textId="77777777" w:rsidR="002709E2" w:rsidRPr="002709E2" w:rsidRDefault="002709E2" w:rsidP="002709E2">
      <w:pPr>
        <w:spacing w:line="600" w:lineRule="auto"/>
        <w:jc w:val="left"/>
        <w:rPr>
          <w:ins w:id="16889" w:author="UTENTE" w:date="2020-06-30T18:54:00Z"/>
          <w:rFonts w:ascii="Calibri" w:eastAsia="Calibri" w:hAnsi="Calibri" w:cs="Times New Roman"/>
        </w:rPr>
      </w:pPr>
      <w:ins w:id="16890" w:author="UTENTE" w:date="2020-06-30T18:54:00Z">
        <w:r w:rsidRPr="002709E2">
          <w:rPr>
            <w:rFonts w:ascii="Calibri" w:eastAsia="Calibri" w:hAnsi="Calibri" w:cs="Times New Roman"/>
          </w:rPr>
          <w:t>970.</w:t>
        </w:r>
        <w:r w:rsidRPr="002709E2">
          <w:rPr>
            <w:rFonts w:ascii="Calibri" w:eastAsia="Calibri" w:hAnsi="Calibri" w:cs="Times New Roman"/>
          </w:rPr>
          <w:tab/>
          <w:t>b "\"Non interrompere, Dominic. Pensavo di averti insegnato le buone maniere.\""</w:t>
        </w:r>
      </w:ins>
    </w:p>
    <w:p w14:paraId="20EA90AC" w14:textId="77777777" w:rsidR="002709E2" w:rsidRPr="002709E2" w:rsidRDefault="002709E2" w:rsidP="002709E2">
      <w:pPr>
        <w:spacing w:line="600" w:lineRule="auto"/>
        <w:jc w:val="left"/>
        <w:rPr>
          <w:ins w:id="16891" w:author="UTENTE" w:date="2020-06-30T18:54:00Z"/>
          <w:rFonts w:ascii="Calibri" w:eastAsia="Calibri" w:hAnsi="Calibri" w:cs="Times New Roman"/>
        </w:rPr>
      </w:pPr>
      <w:ins w:id="16892" w:author="UTENTE" w:date="2020-06-30T18:54:00Z">
        <w:r w:rsidRPr="002709E2">
          <w:rPr>
            <w:rFonts w:ascii="Calibri" w:eastAsia="Calibri" w:hAnsi="Calibri" w:cs="Times New Roman"/>
          </w:rPr>
          <w:t>971.</w:t>
        </w:r>
        <w:r w:rsidRPr="002709E2">
          <w:rPr>
            <w:rFonts w:ascii="Calibri" w:eastAsia="Calibri" w:hAnsi="Calibri" w:cs="Times New Roman"/>
          </w:rPr>
          <w:tab/>
          <w:t>b "\"È una questione fra me e il nostro adorabile [mc] e credo che tu abbia perso il diritto di esprimere la tua opinione.\""</w:t>
        </w:r>
      </w:ins>
    </w:p>
    <w:p w14:paraId="61BCE395" w14:textId="77777777" w:rsidR="002709E2" w:rsidRPr="002709E2" w:rsidRDefault="002709E2" w:rsidP="002709E2">
      <w:pPr>
        <w:spacing w:line="600" w:lineRule="auto"/>
        <w:jc w:val="left"/>
        <w:rPr>
          <w:ins w:id="16893" w:author="UTENTE" w:date="2020-06-30T18:54:00Z"/>
          <w:rFonts w:ascii="Calibri" w:eastAsia="Calibri" w:hAnsi="Calibri" w:cs="Times New Roman"/>
        </w:rPr>
      </w:pPr>
      <w:ins w:id="16894" w:author="UTENTE" w:date="2020-06-30T18:54:00Z">
        <w:r w:rsidRPr="002709E2">
          <w:rPr>
            <w:rFonts w:ascii="Calibri" w:eastAsia="Calibri" w:hAnsi="Calibri" w:cs="Times New Roman"/>
          </w:rPr>
          <w:t>972.</w:t>
        </w:r>
        <w:r w:rsidRPr="002709E2">
          <w:rPr>
            <w:rFonts w:ascii="Calibri" w:eastAsia="Calibri" w:hAnsi="Calibri" w:cs="Times New Roman"/>
          </w:rPr>
          <w:tab/>
          <w:t>n "Dopo aver rimproverato Dom in una voce calma e canzonatoria, Bishop si volta di nuovo verso di me - attendendo la mia risposta con un sorrisetto speranzoso."</w:t>
        </w:r>
      </w:ins>
    </w:p>
    <w:p w14:paraId="2673C7D0" w14:textId="77777777" w:rsidR="002709E2" w:rsidRPr="002709E2" w:rsidRDefault="002709E2" w:rsidP="002709E2">
      <w:pPr>
        <w:spacing w:line="600" w:lineRule="auto"/>
        <w:jc w:val="left"/>
        <w:rPr>
          <w:ins w:id="16895" w:author="UTENTE" w:date="2020-06-30T18:54:00Z"/>
          <w:rFonts w:ascii="Calibri" w:eastAsia="Calibri" w:hAnsi="Calibri" w:cs="Times New Roman"/>
        </w:rPr>
      </w:pPr>
      <w:ins w:id="16896" w:author="UTENTE" w:date="2020-06-30T18:54:00Z">
        <w:r w:rsidRPr="002709E2">
          <w:rPr>
            <w:rFonts w:ascii="Calibri" w:eastAsia="Calibri" w:hAnsi="Calibri" w:cs="Times New Roman"/>
          </w:rPr>
          <w:t>973.</w:t>
        </w:r>
        <w:r w:rsidRPr="002709E2">
          <w:rPr>
            <w:rFonts w:ascii="Calibri" w:eastAsia="Calibri" w:hAnsi="Calibri" w:cs="Times New Roman"/>
          </w:rPr>
          <w:tab/>
          <w:t>new "Farei qualunque cosa per aiutare Dom"</w:t>
        </w:r>
      </w:ins>
    </w:p>
    <w:p w14:paraId="42C533A1" w14:textId="77777777" w:rsidR="002709E2" w:rsidRPr="002709E2" w:rsidRDefault="002709E2" w:rsidP="002709E2">
      <w:pPr>
        <w:spacing w:line="600" w:lineRule="auto"/>
        <w:jc w:val="left"/>
        <w:rPr>
          <w:ins w:id="16897" w:author="UTENTE" w:date="2020-06-30T18:54:00Z"/>
          <w:rFonts w:ascii="Calibri" w:eastAsia="Calibri" w:hAnsi="Calibri" w:cs="Times New Roman"/>
        </w:rPr>
      </w:pPr>
      <w:ins w:id="16898" w:author="UTENTE" w:date="2020-06-30T18:54:00Z">
        <w:r w:rsidRPr="002709E2">
          <w:rPr>
            <w:rFonts w:ascii="Calibri" w:eastAsia="Calibri" w:hAnsi="Calibri" w:cs="Times New Roman"/>
          </w:rPr>
          <w:t>974.</w:t>
        </w:r>
        <w:r w:rsidRPr="002709E2">
          <w:rPr>
            <w:rFonts w:ascii="Calibri" w:eastAsia="Calibri" w:hAnsi="Calibri" w:cs="Times New Roman"/>
          </w:rPr>
          <w:tab/>
          <w:t>new "Non posso fidarmi di lui"</w:t>
        </w:r>
      </w:ins>
    </w:p>
    <w:p w14:paraId="225A82C1" w14:textId="77777777" w:rsidR="002709E2" w:rsidRPr="002709E2" w:rsidRDefault="002709E2" w:rsidP="002709E2">
      <w:pPr>
        <w:spacing w:line="600" w:lineRule="auto"/>
        <w:jc w:val="left"/>
        <w:rPr>
          <w:ins w:id="16899" w:author="UTENTE" w:date="2020-06-30T18:54:00Z"/>
          <w:rFonts w:ascii="Calibri" w:eastAsia="Calibri" w:hAnsi="Calibri" w:cs="Times New Roman"/>
        </w:rPr>
      </w:pPr>
      <w:ins w:id="16900" w:author="UTENTE" w:date="2020-06-30T18:54:00Z">
        <w:r w:rsidRPr="002709E2">
          <w:rPr>
            <w:rFonts w:ascii="Calibri" w:eastAsia="Calibri" w:hAnsi="Calibri" w:cs="Times New Roman"/>
          </w:rPr>
          <w:t>975.</w:t>
        </w:r>
        <w:r w:rsidRPr="002709E2">
          <w:rPr>
            <w:rFonts w:ascii="Calibri" w:eastAsia="Calibri" w:hAnsi="Calibri" w:cs="Times New Roman"/>
          </w:rPr>
          <w:tab/>
          <w:t>n "…C'è solo un modo in cui io passa aiutare Dom."</w:t>
        </w:r>
        <w:r w:rsidRPr="002709E2">
          <w:rPr>
            <w:rFonts w:ascii="Calibri" w:eastAsia="Calibri" w:hAnsi="Calibri" w:cs="Times New Roman"/>
          </w:rPr>
          <w:br w:type="page"/>
        </w:r>
      </w:ins>
    </w:p>
    <w:p w14:paraId="0556E2BC" w14:textId="77777777" w:rsidR="002709E2" w:rsidRPr="002709E2" w:rsidRDefault="002709E2" w:rsidP="002709E2">
      <w:pPr>
        <w:spacing w:line="600" w:lineRule="auto"/>
        <w:jc w:val="left"/>
        <w:rPr>
          <w:ins w:id="16901" w:author="UTENTE" w:date="2020-06-30T18:54:00Z"/>
          <w:rFonts w:ascii="Calibri" w:eastAsia="Calibri" w:hAnsi="Calibri" w:cs="Times New Roman"/>
          <w:lang w:val="en-US"/>
        </w:rPr>
      </w:pPr>
      <w:ins w:id="16902" w:author="UTENTE" w:date="2020-06-30T18:54:00Z">
        <w:r w:rsidRPr="002709E2">
          <w:rPr>
            <w:rFonts w:ascii="Calibri" w:eastAsia="Calibri" w:hAnsi="Calibri" w:cs="Times New Roman"/>
            <w:lang w:val="en-US"/>
          </w:rPr>
          <w:lastRenderedPageBreak/>
          <w:t>976.</w:t>
        </w:r>
        <w:r w:rsidRPr="002709E2">
          <w:rPr>
            <w:rFonts w:ascii="Calibri" w:eastAsia="Calibri" w:hAnsi="Calibri" w:cs="Times New Roman"/>
            <w:lang w:val="en-US"/>
          </w:rPr>
          <w:tab/>
          <w:t>n "I'll let Bishop turn me, and maybe he'll let Dom go – or I'll gain powers that I can use to free him."</w:t>
        </w:r>
      </w:ins>
    </w:p>
    <w:p w14:paraId="7144F7BF" w14:textId="77777777" w:rsidR="002709E2" w:rsidRPr="002709E2" w:rsidRDefault="002709E2" w:rsidP="002709E2">
      <w:pPr>
        <w:spacing w:line="600" w:lineRule="auto"/>
        <w:jc w:val="left"/>
        <w:rPr>
          <w:ins w:id="16903" w:author="UTENTE" w:date="2020-06-30T18:54:00Z"/>
          <w:rFonts w:ascii="Calibri" w:eastAsia="Calibri" w:hAnsi="Calibri" w:cs="Times New Roman"/>
          <w:lang w:val="en-US"/>
          <w:rPrChange w:id="16904" w:author="UTENTE" w:date="2020-06-30T18:54:00Z">
            <w:rPr>
              <w:ins w:id="16905" w:author="UTENTE" w:date="2020-06-30T18:54:00Z"/>
              <w:rFonts w:ascii="Calibri" w:eastAsia="Calibri" w:hAnsi="Calibri" w:cs="Times New Roman"/>
            </w:rPr>
          </w:rPrChange>
        </w:rPr>
      </w:pPr>
      <w:ins w:id="16906" w:author="UTENTE" w:date="2020-06-30T18:54:00Z">
        <w:r w:rsidRPr="002709E2">
          <w:rPr>
            <w:rFonts w:ascii="Calibri" w:eastAsia="Calibri" w:hAnsi="Calibri" w:cs="Times New Roman"/>
            <w:lang w:val="en-US"/>
            <w:rPrChange w:id="16907" w:author="UTENTE" w:date="2020-06-30T18:54:00Z">
              <w:rPr>
                <w:rFonts w:ascii="Calibri" w:eastAsia="Calibri" w:hAnsi="Calibri" w:cs="Times New Roman"/>
              </w:rPr>
            </w:rPrChange>
          </w:rPr>
          <w:t>977.</w:t>
        </w:r>
        <w:r w:rsidRPr="002709E2">
          <w:rPr>
            <w:rFonts w:ascii="Calibri" w:eastAsia="Calibri" w:hAnsi="Calibri" w:cs="Times New Roman"/>
            <w:lang w:val="en-US"/>
            <w:rPrChange w:id="16908" w:author="UTENTE" w:date="2020-06-30T18:54:00Z">
              <w:rPr>
                <w:rFonts w:ascii="Calibri" w:eastAsia="Calibri" w:hAnsi="Calibri" w:cs="Times New Roman"/>
              </w:rPr>
            </w:rPrChange>
          </w:rPr>
          <w:tab/>
          <w:t>mcp "\"Fine…\""</w:t>
        </w:r>
      </w:ins>
    </w:p>
    <w:p w14:paraId="7DE15617" w14:textId="77777777" w:rsidR="002709E2" w:rsidRPr="002709E2" w:rsidRDefault="002709E2" w:rsidP="002709E2">
      <w:pPr>
        <w:spacing w:line="600" w:lineRule="auto"/>
        <w:jc w:val="left"/>
        <w:rPr>
          <w:ins w:id="16909" w:author="UTENTE" w:date="2020-06-30T18:54:00Z"/>
          <w:rFonts w:ascii="Calibri" w:eastAsia="Calibri" w:hAnsi="Calibri" w:cs="Times New Roman"/>
          <w:lang w:val="en-US"/>
        </w:rPr>
      </w:pPr>
      <w:ins w:id="16910" w:author="UTENTE" w:date="2020-06-30T18:54:00Z">
        <w:r w:rsidRPr="002709E2">
          <w:rPr>
            <w:rFonts w:ascii="Calibri" w:eastAsia="Calibri" w:hAnsi="Calibri" w:cs="Times New Roman"/>
            <w:lang w:val="en-US"/>
          </w:rPr>
          <w:t>978.</w:t>
        </w:r>
        <w:r w:rsidRPr="002709E2">
          <w:rPr>
            <w:rFonts w:ascii="Calibri" w:eastAsia="Calibri" w:hAnsi="Calibri" w:cs="Times New Roman"/>
            <w:lang w:val="en-US"/>
          </w:rPr>
          <w:tab/>
          <w:t>mcp "\"…I accept.\""</w:t>
        </w:r>
      </w:ins>
    </w:p>
    <w:p w14:paraId="48B0AC5D" w14:textId="77777777" w:rsidR="002709E2" w:rsidRPr="002709E2" w:rsidRDefault="002709E2" w:rsidP="002709E2">
      <w:pPr>
        <w:spacing w:line="600" w:lineRule="auto"/>
        <w:jc w:val="left"/>
        <w:rPr>
          <w:ins w:id="16911" w:author="UTENTE" w:date="2020-06-30T18:54:00Z"/>
          <w:rFonts w:ascii="Calibri" w:eastAsia="Calibri" w:hAnsi="Calibri" w:cs="Times New Roman"/>
          <w:lang w:val="en-US"/>
        </w:rPr>
      </w:pPr>
      <w:ins w:id="16912" w:author="UTENTE" w:date="2020-06-30T18:54:00Z">
        <w:r w:rsidRPr="002709E2">
          <w:rPr>
            <w:rFonts w:ascii="Calibri" w:eastAsia="Calibri" w:hAnsi="Calibri" w:cs="Times New Roman"/>
            <w:lang w:val="en-US"/>
          </w:rPr>
          <w:t>979.</w:t>
        </w:r>
        <w:r w:rsidRPr="002709E2">
          <w:rPr>
            <w:rFonts w:ascii="Calibri" w:eastAsia="Calibri" w:hAnsi="Calibri" w:cs="Times New Roman"/>
            <w:lang w:val="en-US"/>
          </w:rPr>
          <w:tab/>
          <w:t>dp "\"–!\""</w:t>
        </w:r>
      </w:ins>
    </w:p>
    <w:p w14:paraId="3CD136F0" w14:textId="77777777" w:rsidR="002709E2" w:rsidRPr="002709E2" w:rsidRDefault="002709E2" w:rsidP="002709E2">
      <w:pPr>
        <w:spacing w:line="600" w:lineRule="auto"/>
        <w:jc w:val="left"/>
        <w:rPr>
          <w:ins w:id="16913" w:author="UTENTE" w:date="2020-06-30T18:54:00Z"/>
          <w:rFonts w:ascii="Calibri" w:eastAsia="Calibri" w:hAnsi="Calibri" w:cs="Times New Roman"/>
          <w:lang w:val="en-US"/>
        </w:rPr>
      </w:pPr>
      <w:ins w:id="16914" w:author="UTENTE" w:date="2020-06-30T18:54:00Z">
        <w:r w:rsidRPr="002709E2">
          <w:rPr>
            <w:rFonts w:ascii="Calibri" w:eastAsia="Calibri" w:hAnsi="Calibri" w:cs="Times New Roman"/>
            <w:lang w:val="en-US"/>
          </w:rPr>
          <w:t>980.</w:t>
        </w:r>
        <w:r w:rsidRPr="002709E2">
          <w:rPr>
            <w:rFonts w:ascii="Calibri" w:eastAsia="Calibri" w:hAnsi="Calibri" w:cs="Times New Roman"/>
            <w:lang w:val="en-US"/>
          </w:rPr>
          <w:tab/>
          <w:t>n "Biting my lip, I nod reluctantly at Bishop, whose eyes light up with clear satisfaction."</w:t>
        </w:r>
      </w:ins>
    </w:p>
    <w:p w14:paraId="41357625" w14:textId="77777777" w:rsidR="002709E2" w:rsidRPr="002709E2" w:rsidRDefault="002709E2" w:rsidP="002709E2">
      <w:pPr>
        <w:spacing w:line="600" w:lineRule="auto"/>
        <w:jc w:val="left"/>
        <w:rPr>
          <w:ins w:id="16915" w:author="UTENTE" w:date="2020-06-30T18:54:00Z"/>
          <w:rFonts w:ascii="Calibri" w:eastAsia="Calibri" w:hAnsi="Calibri" w:cs="Times New Roman"/>
          <w:lang w:val="en-US"/>
        </w:rPr>
      </w:pPr>
      <w:ins w:id="16916" w:author="UTENTE" w:date="2020-06-30T18:54:00Z">
        <w:r w:rsidRPr="002709E2">
          <w:rPr>
            <w:rFonts w:ascii="Calibri" w:eastAsia="Calibri" w:hAnsi="Calibri" w:cs="Times New Roman"/>
            <w:lang w:val="en-US"/>
          </w:rPr>
          <w:t>981.</w:t>
        </w:r>
        <w:r w:rsidRPr="002709E2">
          <w:rPr>
            <w:rFonts w:ascii="Calibri" w:eastAsia="Calibri" w:hAnsi="Calibri" w:cs="Times New Roman"/>
            <w:lang w:val="en-US"/>
          </w:rPr>
          <w:tab/>
          <w:t>b "\"Wonderful.\""</w:t>
        </w:r>
      </w:ins>
    </w:p>
    <w:p w14:paraId="3B0244EE" w14:textId="77777777" w:rsidR="002709E2" w:rsidRPr="002709E2" w:rsidRDefault="002709E2" w:rsidP="002709E2">
      <w:pPr>
        <w:spacing w:line="600" w:lineRule="auto"/>
        <w:jc w:val="left"/>
        <w:rPr>
          <w:ins w:id="16917" w:author="UTENTE" w:date="2020-06-30T18:54:00Z"/>
          <w:rFonts w:ascii="Calibri" w:eastAsia="Calibri" w:hAnsi="Calibri" w:cs="Times New Roman"/>
          <w:lang w:val="en-US"/>
        </w:rPr>
      </w:pPr>
      <w:ins w:id="16918" w:author="UTENTE" w:date="2020-06-30T18:54:00Z">
        <w:r w:rsidRPr="002709E2">
          <w:rPr>
            <w:rFonts w:ascii="Calibri" w:eastAsia="Calibri" w:hAnsi="Calibri" w:cs="Times New Roman"/>
            <w:lang w:val="en-US"/>
          </w:rPr>
          <w:t>982.</w:t>
        </w:r>
        <w:r w:rsidRPr="002709E2">
          <w:rPr>
            <w:rFonts w:ascii="Calibri" w:eastAsia="Calibri" w:hAnsi="Calibri" w:cs="Times New Roman"/>
            <w:lang w:val="en-US"/>
          </w:rPr>
          <w:tab/>
          <w:t>b "\"I knew you had excellent judgment, [mc]… I'm glad it won't go to waste.\""</w:t>
        </w:r>
      </w:ins>
    </w:p>
    <w:p w14:paraId="611B2FFB" w14:textId="77777777" w:rsidR="002709E2" w:rsidRPr="002709E2" w:rsidRDefault="002709E2" w:rsidP="002709E2">
      <w:pPr>
        <w:spacing w:line="600" w:lineRule="auto"/>
        <w:jc w:val="left"/>
        <w:rPr>
          <w:ins w:id="16919" w:author="UTENTE" w:date="2020-06-30T18:54:00Z"/>
          <w:rFonts w:ascii="Calibri" w:eastAsia="Calibri" w:hAnsi="Calibri" w:cs="Times New Roman"/>
          <w:lang w:val="en-US"/>
        </w:rPr>
      </w:pPr>
      <w:ins w:id="16920" w:author="UTENTE" w:date="2020-06-30T18:54:00Z">
        <w:r w:rsidRPr="002709E2">
          <w:rPr>
            <w:rFonts w:ascii="Calibri" w:eastAsia="Calibri" w:hAnsi="Calibri" w:cs="Times New Roman"/>
            <w:lang w:val="en-US"/>
          </w:rPr>
          <w:t>983.</w:t>
        </w:r>
        <w:r w:rsidRPr="002709E2">
          <w:rPr>
            <w:rFonts w:ascii="Calibri" w:eastAsia="Calibri" w:hAnsi="Calibri" w:cs="Times New Roman"/>
            <w:lang w:val="en-US"/>
          </w:rPr>
          <w:tab/>
          <w:t>n "Bishop pulls me into his arms, tilting my head back to expose my neck."</w:t>
        </w:r>
      </w:ins>
    </w:p>
    <w:p w14:paraId="6B0CA1FF" w14:textId="77777777" w:rsidR="002709E2" w:rsidRPr="002709E2" w:rsidRDefault="002709E2" w:rsidP="002709E2">
      <w:pPr>
        <w:spacing w:line="600" w:lineRule="auto"/>
        <w:jc w:val="left"/>
        <w:rPr>
          <w:ins w:id="16921" w:author="UTENTE" w:date="2020-06-30T18:54:00Z"/>
          <w:rFonts w:ascii="Calibri" w:eastAsia="Calibri" w:hAnsi="Calibri" w:cs="Times New Roman"/>
          <w:lang w:val="en-US"/>
        </w:rPr>
      </w:pPr>
      <w:ins w:id="16922" w:author="UTENTE" w:date="2020-06-30T18:54:00Z">
        <w:r w:rsidRPr="002709E2">
          <w:rPr>
            <w:rFonts w:ascii="Calibri" w:eastAsia="Calibri" w:hAnsi="Calibri" w:cs="Times New Roman"/>
            <w:lang w:val="en-US"/>
          </w:rPr>
          <w:t>984.</w:t>
        </w:r>
        <w:r w:rsidRPr="002709E2">
          <w:rPr>
            <w:rFonts w:ascii="Calibri" w:eastAsia="Calibri" w:hAnsi="Calibri" w:cs="Times New Roman"/>
            <w:lang w:val="en-US"/>
          </w:rPr>
          <w:tab/>
          <w:t>dp "\"[mc], you can't!\""</w:t>
        </w:r>
      </w:ins>
    </w:p>
    <w:p w14:paraId="5EAFB077" w14:textId="77777777" w:rsidR="002709E2" w:rsidRPr="002709E2" w:rsidRDefault="002709E2" w:rsidP="002709E2">
      <w:pPr>
        <w:spacing w:line="600" w:lineRule="auto"/>
        <w:jc w:val="left"/>
        <w:rPr>
          <w:ins w:id="16923" w:author="UTENTE" w:date="2020-06-30T18:54:00Z"/>
          <w:rFonts w:ascii="Calibri" w:eastAsia="Calibri" w:hAnsi="Calibri" w:cs="Times New Roman"/>
          <w:lang w:val="en-US"/>
        </w:rPr>
      </w:pPr>
      <w:ins w:id="16924" w:author="UTENTE" w:date="2020-06-30T18:54:00Z">
        <w:r w:rsidRPr="002709E2">
          <w:rPr>
            <w:rFonts w:ascii="Calibri" w:eastAsia="Calibri" w:hAnsi="Calibri" w:cs="Times New Roman"/>
            <w:lang w:val="en-US"/>
          </w:rPr>
          <w:t>985.</w:t>
        </w:r>
        <w:r w:rsidRPr="002709E2">
          <w:rPr>
            <w:rFonts w:ascii="Calibri" w:eastAsia="Calibri" w:hAnsi="Calibri" w:cs="Times New Roman"/>
            <w:lang w:val="en-US"/>
          </w:rPr>
          <w:tab/>
          <w:t>dp "\"Let him go, Bishop, or I'll–!\""</w:t>
        </w:r>
      </w:ins>
    </w:p>
    <w:p w14:paraId="1511B6C0" w14:textId="77777777" w:rsidR="002709E2" w:rsidRPr="002709E2" w:rsidRDefault="002709E2" w:rsidP="002709E2">
      <w:pPr>
        <w:spacing w:line="600" w:lineRule="auto"/>
        <w:jc w:val="left"/>
        <w:rPr>
          <w:ins w:id="16925" w:author="UTENTE" w:date="2020-06-30T18:54:00Z"/>
          <w:rFonts w:ascii="Calibri" w:eastAsia="Calibri" w:hAnsi="Calibri" w:cs="Times New Roman"/>
          <w:lang w:val="en-US"/>
        </w:rPr>
      </w:pPr>
      <w:ins w:id="16926" w:author="UTENTE" w:date="2020-06-30T18:54:00Z">
        <w:r w:rsidRPr="002709E2">
          <w:rPr>
            <w:rFonts w:ascii="Calibri" w:eastAsia="Calibri" w:hAnsi="Calibri" w:cs="Times New Roman"/>
            <w:lang w:val="en-US"/>
          </w:rPr>
          <w:t>986.</w:t>
        </w:r>
        <w:r w:rsidRPr="002709E2">
          <w:rPr>
            <w:rFonts w:ascii="Calibri" w:eastAsia="Calibri" w:hAnsi="Calibri" w:cs="Times New Roman"/>
            <w:lang w:val="en-US"/>
          </w:rPr>
          <w:tab/>
          <w:t>mcp "\"Dom… don't worry…\""</w:t>
        </w:r>
      </w:ins>
    </w:p>
    <w:p w14:paraId="639C9E58" w14:textId="77777777" w:rsidR="002709E2" w:rsidRPr="002709E2" w:rsidRDefault="002709E2" w:rsidP="002709E2">
      <w:pPr>
        <w:spacing w:line="600" w:lineRule="auto"/>
        <w:jc w:val="left"/>
        <w:rPr>
          <w:ins w:id="16927" w:author="UTENTE" w:date="2020-06-30T18:54:00Z"/>
          <w:rFonts w:ascii="Calibri" w:eastAsia="Calibri" w:hAnsi="Calibri" w:cs="Times New Roman"/>
          <w:lang w:val="en-US"/>
        </w:rPr>
      </w:pPr>
      <w:ins w:id="16928" w:author="UTENTE" w:date="2020-06-30T18:54:00Z">
        <w:r w:rsidRPr="002709E2">
          <w:rPr>
            <w:rFonts w:ascii="Calibri" w:eastAsia="Calibri" w:hAnsi="Calibri" w:cs="Times New Roman"/>
            <w:lang w:val="en-US"/>
          </w:rPr>
          <w:t>987.</w:t>
        </w:r>
        <w:r w:rsidRPr="002709E2">
          <w:rPr>
            <w:rFonts w:ascii="Calibri" w:eastAsia="Calibri" w:hAnsi="Calibri" w:cs="Times New Roman"/>
            <w:lang w:val="en-US"/>
          </w:rPr>
          <w:tab/>
          <w:t>n "I murmur under my breath as I close my eyes, allowing Bishop to embrace me."</w:t>
        </w:r>
      </w:ins>
    </w:p>
    <w:p w14:paraId="0A737176" w14:textId="77777777" w:rsidR="002709E2" w:rsidRPr="002709E2" w:rsidRDefault="002709E2" w:rsidP="002709E2">
      <w:pPr>
        <w:spacing w:line="600" w:lineRule="auto"/>
        <w:jc w:val="left"/>
        <w:rPr>
          <w:ins w:id="16929" w:author="UTENTE" w:date="2020-06-30T18:54:00Z"/>
          <w:rFonts w:ascii="Calibri" w:eastAsia="Calibri" w:hAnsi="Calibri" w:cs="Times New Roman"/>
          <w:lang w:val="en-US"/>
        </w:rPr>
      </w:pPr>
      <w:ins w:id="16930" w:author="UTENTE" w:date="2020-06-30T18:54:00Z">
        <w:r w:rsidRPr="002709E2">
          <w:rPr>
            <w:rFonts w:ascii="Calibri" w:eastAsia="Calibri" w:hAnsi="Calibri" w:cs="Times New Roman"/>
            <w:lang w:val="en-US"/>
          </w:rPr>
          <w:t>988.</w:t>
        </w:r>
        <w:r w:rsidRPr="002709E2">
          <w:rPr>
            <w:rFonts w:ascii="Calibri" w:eastAsia="Calibri" w:hAnsi="Calibri" w:cs="Times New Roman"/>
            <w:lang w:val="en-US"/>
          </w:rPr>
          <w:tab/>
          <w:t>n "His lips brush over my skin, but I block out the sensation, trying to think of Dom instead."</w:t>
        </w:r>
      </w:ins>
    </w:p>
    <w:p w14:paraId="09D46708" w14:textId="77777777" w:rsidR="002709E2" w:rsidRPr="002709E2" w:rsidRDefault="002709E2" w:rsidP="002709E2">
      <w:pPr>
        <w:spacing w:line="600" w:lineRule="auto"/>
        <w:jc w:val="left"/>
        <w:rPr>
          <w:ins w:id="16931" w:author="UTENTE" w:date="2020-06-30T18:54:00Z"/>
          <w:rFonts w:ascii="Calibri" w:eastAsia="Calibri" w:hAnsi="Calibri" w:cs="Times New Roman"/>
        </w:rPr>
      </w:pPr>
      <w:ins w:id="16932" w:author="UTENTE" w:date="2020-06-30T18:54:00Z">
        <w:r w:rsidRPr="002709E2">
          <w:rPr>
            <w:rFonts w:ascii="Calibri" w:eastAsia="Calibri" w:hAnsi="Calibri" w:cs="Times New Roman"/>
          </w:rPr>
          <w:t>989.</w:t>
        </w:r>
        <w:r w:rsidRPr="002709E2">
          <w:rPr>
            <w:rFonts w:ascii="Calibri" w:eastAsia="Calibri" w:hAnsi="Calibri" w:cs="Times New Roman"/>
          </w:rPr>
          <w:tab/>
          <w:t>b "\"Now… just relax…\"" </w:t>
        </w:r>
        <w:r w:rsidRPr="002709E2">
          <w:rPr>
            <w:rFonts w:ascii="Calibri" w:eastAsia="Calibri" w:hAnsi="Calibri" w:cs="Times New Roman"/>
          </w:rPr>
          <w:br w:type="page"/>
        </w:r>
      </w:ins>
    </w:p>
    <w:p w14:paraId="348142FF" w14:textId="77777777" w:rsidR="002709E2" w:rsidRPr="002709E2" w:rsidRDefault="002709E2" w:rsidP="002709E2">
      <w:pPr>
        <w:spacing w:line="600" w:lineRule="auto"/>
        <w:jc w:val="left"/>
        <w:rPr>
          <w:ins w:id="16933" w:author="UTENTE" w:date="2020-06-30T18:54:00Z"/>
          <w:rFonts w:ascii="Calibri" w:eastAsia="Calibri" w:hAnsi="Calibri" w:cs="Times New Roman"/>
        </w:rPr>
      </w:pPr>
      <w:ins w:id="16934" w:author="UTENTE" w:date="2020-06-30T18:54:00Z">
        <w:r w:rsidRPr="002709E2">
          <w:rPr>
            <w:rFonts w:ascii="Calibri" w:eastAsia="Calibri" w:hAnsi="Calibri" w:cs="Times New Roman"/>
          </w:rPr>
          <w:lastRenderedPageBreak/>
          <w:t>976.</w:t>
        </w:r>
        <w:r w:rsidRPr="002709E2">
          <w:rPr>
            <w:rFonts w:ascii="Calibri" w:eastAsia="Calibri" w:hAnsi="Calibri" w:cs="Times New Roman"/>
          </w:rPr>
          <w:tab/>
          <w:t>n "Lascerò che Bishop mi trasformi e magari lascerà andare Dom - o guadagnerò dei poteri che posso usare per liberarlo."</w:t>
        </w:r>
      </w:ins>
    </w:p>
    <w:p w14:paraId="5DF4071A" w14:textId="77777777" w:rsidR="002709E2" w:rsidRPr="002709E2" w:rsidRDefault="002709E2" w:rsidP="002709E2">
      <w:pPr>
        <w:spacing w:line="600" w:lineRule="auto"/>
        <w:jc w:val="left"/>
        <w:rPr>
          <w:ins w:id="16935" w:author="UTENTE" w:date="2020-06-30T18:54:00Z"/>
          <w:rFonts w:ascii="Calibri" w:eastAsia="Calibri" w:hAnsi="Calibri" w:cs="Times New Roman"/>
        </w:rPr>
      </w:pPr>
      <w:ins w:id="16936" w:author="UTENTE" w:date="2020-06-30T18:54:00Z">
        <w:r w:rsidRPr="002709E2">
          <w:rPr>
            <w:rFonts w:ascii="Calibri" w:eastAsia="Calibri" w:hAnsi="Calibri" w:cs="Times New Roman"/>
          </w:rPr>
          <w:t>977.</w:t>
        </w:r>
        <w:r w:rsidRPr="002709E2">
          <w:rPr>
            <w:rFonts w:ascii="Calibri" w:eastAsia="Calibri" w:hAnsi="Calibri" w:cs="Times New Roman"/>
          </w:rPr>
          <w:tab/>
          <w:t>mcp "\"Va bene…\""</w:t>
        </w:r>
      </w:ins>
    </w:p>
    <w:p w14:paraId="75C161CF" w14:textId="77777777" w:rsidR="002709E2" w:rsidRPr="002709E2" w:rsidRDefault="002709E2" w:rsidP="002709E2">
      <w:pPr>
        <w:spacing w:line="600" w:lineRule="auto"/>
        <w:jc w:val="left"/>
        <w:rPr>
          <w:ins w:id="16937" w:author="UTENTE" w:date="2020-06-30T18:54:00Z"/>
          <w:rFonts w:ascii="Calibri" w:eastAsia="Calibri" w:hAnsi="Calibri" w:cs="Times New Roman"/>
        </w:rPr>
      </w:pPr>
      <w:ins w:id="16938" w:author="UTENTE" w:date="2020-06-30T18:54:00Z">
        <w:r w:rsidRPr="002709E2">
          <w:rPr>
            <w:rFonts w:ascii="Calibri" w:eastAsia="Calibri" w:hAnsi="Calibri" w:cs="Times New Roman"/>
          </w:rPr>
          <w:t>978.</w:t>
        </w:r>
        <w:r w:rsidRPr="002709E2">
          <w:rPr>
            <w:rFonts w:ascii="Calibri" w:eastAsia="Calibri" w:hAnsi="Calibri" w:cs="Times New Roman"/>
          </w:rPr>
          <w:tab/>
          <w:t>mcp "\"…Accetto.\""</w:t>
        </w:r>
      </w:ins>
    </w:p>
    <w:p w14:paraId="16D23B96" w14:textId="77777777" w:rsidR="002709E2" w:rsidRPr="002709E2" w:rsidRDefault="002709E2" w:rsidP="002709E2">
      <w:pPr>
        <w:spacing w:line="600" w:lineRule="auto"/>
        <w:jc w:val="left"/>
        <w:rPr>
          <w:ins w:id="16939" w:author="UTENTE" w:date="2020-06-30T18:54:00Z"/>
          <w:rFonts w:ascii="Calibri" w:eastAsia="Calibri" w:hAnsi="Calibri" w:cs="Times New Roman"/>
        </w:rPr>
      </w:pPr>
      <w:ins w:id="16940" w:author="UTENTE" w:date="2020-06-30T18:54:00Z">
        <w:r w:rsidRPr="002709E2">
          <w:rPr>
            <w:rFonts w:ascii="Calibri" w:eastAsia="Calibri" w:hAnsi="Calibri" w:cs="Times New Roman"/>
          </w:rPr>
          <w:t>979.</w:t>
        </w:r>
        <w:r w:rsidRPr="002709E2">
          <w:rPr>
            <w:rFonts w:ascii="Calibri" w:eastAsia="Calibri" w:hAnsi="Calibri" w:cs="Times New Roman"/>
          </w:rPr>
          <w:tab/>
          <w:t>dp "\"-!\""</w:t>
        </w:r>
      </w:ins>
    </w:p>
    <w:p w14:paraId="1A44A6DC" w14:textId="77777777" w:rsidR="002709E2" w:rsidRPr="002709E2" w:rsidRDefault="002709E2" w:rsidP="002709E2">
      <w:pPr>
        <w:spacing w:line="600" w:lineRule="auto"/>
        <w:jc w:val="left"/>
        <w:rPr>
          <w:ins w:id="16941" w:author="UTENTE" w:date="2020-06-30T18:54:00Z"/>
          <w:rFonts w:ascii="Calibri" w:eastAsia="Calibri" w:hAnsi="Calibri" w:cs="Times New Roman"/>
        </w:rPr>
      </w:pPr>
      <w:ins w:id="16942" w:author="UTENTE" w:date="2020-06-30T18:54:00Z">
        <w:r w:rsidRPr="002709E2">
          <w:rPr>
            <w:rFonts w:ascii="Calibri" w:eastAsia="Calibri" w:hAnsi="Calibri" w:cs="Times New Roman"/>
          </w:rPr>
          <w:t>980.</w:t>
        </w:r>
        <w:r w:rsidRPr="002709E2">
          <w:rPr>
            <w:rFonts w:ascii="Calibri" w:eastAsia="Calibri" w:hAnsi="Calibri" w:cs="Times New Roman"/>
          </w:rPr>
          <w:tab/>
          <w:t>n "Mordendomi il labbro, annuisco riluttante verso Bishop, i cui occhi si illuminano di grande soddisfazione."</w:t>
        </w:r>
      </w:ins>
    </w:p>
    <w:p w14:paraId="56C216B2" w14:textId="77777777" w:rsidR="002709E2" w:rsidRPr="002709E2" w:rsidRDefault="002709E2" w:rsidP="002709E2">
      <w:pPr>
        <w:spacing w:line="600" w:lineRule="auto"/>
        <w:jc w:val="left"/>
        <w:rPr>
          <w:ins w:id="16943" w:author="UTENTE" w:date="2020-06-30T18:54:00Z"/>
          <w:rFonts w:ascii="Calibri" w:eastAsia="Calibri" w:hAnsi="Calibri" w:cs="Times New Roman"/>
        </w:rPr>
      </w:pPr>
      <w:ins w:id="16944" w:author="UTENTE" w:date="2020-06-30T18:54:00Z">
        <w:r w:rsidRPr="002709E2">
          <w:rPr>
            <w:rFonts w:ascii="Calibri" w:eastAsia="Calibri" w:hAnsi="Calibri" w:cs="Times New Roman"/>
          </w:rPr>
          <w:t>981.</w:t>
        </w:r>
        <w:r w:rsidRPr="002709E2">
          <w:rPr>
            <w:rFonts w:ascii="Calibri" w:eastAsia="Calibri" w:hAnsi="Calibri" w:cs="Times New Roman"/>
          </w:rPr>
          <w:tab/>
          <w:t>b "\"Meraviglioso.\""</w:t>
        </w:r>
      </w:ins>
    </w:p>
    <w:p w14:paraId="6EED7D28" w14:textId="77777777" w:rsidR="002709E2" w:rsidRPr="002709E2" w:rsidRDefault="002709E2" w:rsidP="002709E2">
      <w:pPr>
        <w:spacing w:line="600" w:lineRule="auto"/>
        <w:jc w:val="left"/>
        <w:rPr>
          <w:ins w:id="16945" w:author="UTENTE" w:date="2020-06-30T18:54:00Z"/>
          <w:rFonts w:ascii="Calibri" w:eastAsia="Calibri" w:hAnsi="Calibri" w:cs="Times New Roman"/>
        </w:rPr>
      </w:pPr>
      <w:ins w:id="16946" w:author="UTENTE" w:date="2020-06-30T18:54:00Z">
        <w:r w:rsidRPr="002709E2">
          <w:rPr>
            <w:rFonts w:ascii="Calibri" w:eastAsia="Calibri" w:hAnsi="Calibri" w:cs="Times New Roman"/>
          </w:rPr>
          <w:t>982.</w:t>
        </w:r>
        <w:r w:rsidRPr="002709E2">
          <w:rPr>
            <w:rFonts w:ascii="Calibri" w:eastAsia="Calibri" w:hAnsi="Calibri" w:cs="Times New Roman"/>
          </w:rPr>
          <w:tab/>
          <w:t>b "\"Sapevo che avevi un'eccellente capacità di giudizio, [mc]… Sono contento che non andrà sprecata.\""</w:t>
        </w:r>
      </w:ins>
    </w:p>
    <w:p w14:paraId="27E76736" w14:textId="77777777" w:rsidR="002709E2" w:rsidRPr="002709E2" w:rsidRDefault="002709E2" w:rsidP="002709E2">
      <w:pPr>
        <w:spacing w:line="600" w:lineRule="auto"/>
        <w:jc w:val="left"/>
        <w:rPr>
          <w:ins w:id="16947" w:author="UTENTE" w:date="2020-06-30T18:54:00Z"/>
          <w:rFonts w:ascii="Calibri" w:eastAsia="Calibri" w:hAnsi="Calibri" w:cs="Times New Roman"/>
        </w:rPr>
      </w:pPr>
      <w:ins w:id="16948" w:author="UTENTE" w:date="2020-06-30T18:54:00Z">
        <w:r w:rsidRPr="002709E2">
          <w:rPr>
            <w:rFonts w:ascii="Calibri" w:eastAsia="Calibri" w:hAnsi="Calibri" w:cs="Times New Roman"/>
          </w:rPr>
          <w:t>983.</w:t>
        </w:r>
        <w:r w:rsidRPr="002709E2">
          <w:rPr>
            <w:rFonts w:ascii="Calibri" w:eastAsia="Calibri" w:hAnsi="Calibri" w:cs="Times New Roman"/>
          </w:rPr>
          <w:tab/>
          <w:t>n "Bishop mi tira fra le sue braccia, inclinandomi la testa per esporre il mio collo."</w:t>
        </w:r>
      </w:ins>
    </w:p>
    <w:p w14:paraId="736F49DF" w14:textId="77777777" w:rsidR="002709E2" w:rsidRPr="002709E2" w:rsidRDefault="002709E2" w:rsidP="002709E2">
      <w:pPr>
        <w:spacing w:line="600" w:lineRule="auto"/>
        <w:jc w:val="left"/>
        <w:rPr>
          <w:ins w:id="16949" w:author="UTENTE" w:date="2020-06-30T18:54:00Z"/>
          <w:rFonts w:ascii="Calibri" w:eastAsia="Calibri" w:hAnsi="Calibri" w:cs="Times New Roman"/>
        </w:rPr>
      </w:pPr>
      <w:ins w:id="16950" w:author="UTENTE" w:date="2020-06-30T18:54:00Z">
        <w:r w:rsidRPr="002709E2">
          <w:rPr>
            <w:rFonts w:ascii="Calibri" w:eastAsia="Calibri" w:hAnsi="Calibri" w:cs="Times New Roman"/>
          </w:rPr>
          <w:t>984.</w:t>
        </w:r>
        <w:r w:rsidRPr="002709E2">
          <w:rPr>
            <w:rFonts w:ascii="Calibri" w:eastAsia="Calibri" w:hAnsi="Calibri" w:cs="Times New Roman"/>
          </w:rPr>
          <w:tab/>
          <w:t>dp "\"[mc], non puoi farlo!\" "</w:t>
        </w:r>
      </w:ins>
    </w:p>
    <w:p w14:paraId="0F71E640" w14:textId="77777777" w:rsidR="002709E2" w:rsidRPr="002709E2" w:rsidRDefault="002709E2" w:rsidP="002709E2">
      <w:pPr>
        <w:spacing w:line="600" w:lineRule="auto"/>
        <w:jc w:val="left"/>
        <w:rPr>
          <w:ins w:id="16951" w:author="UTENTE" w:date="2020-06-30T18:54:00Z"/>
          <w:rFonts w:ascii="Calibri" w:eastAsia="Calibri" w:hAnsi="Calibri" w:cs="Times New Roman"/>
        </w:rPr>
      </w:pPr>
      <w:ins w:id="16952" w:author="UTENTE" w:date="2020-06-30T18:54:00Z">
        <w:r w:rsidRPr="002709E2">
          <w:rPr>
            <w:rFonts w:ascii="Calibri" w:eastAsia="Calibri" w:hAnsi="Calibri" w:cs="Times New Roman"/>
          </w:rPr>
          <w:t>985.</w:t>
        </w:r>
        <w:r w:rsidRPr="002709E2">
          <w:rPr>
            <w:rFonts w:ascii="Calibri" w:eastAsia="Calibri" w:hAnsi="Calibri" w:cs="Times New Roman"/>
          </w:rPr>
          <w:tab/>
          <w:t>dp "\"Lascialo andare, Bishop, o io-\""</w:t>
        </w:r>
      </w:ins>
    </w:p>
    <w:p w14:paraId="1F9AF101" w14:textId="77777777" w:rsidR="002709E2" w:rsidRPr="002709E2" w:rsidRDefault="002709E2" w:rsidP="002709E2">
      <w:pPr>
        <w:spacing w:line="600" w:lineRule="auto"/>
        <w:jc w:val="left"/>
        <w:rPr>
          <w:ins w:id="16953" w:author="UTENTE" w:date="2020-06-30T18:54:00Z"/>
          <w:rFonts w:ascii="Calibri" w:eastAsia="Calibri" w:hAnsi="Calibri" w:cs="Times New Roman"/>
        </w:rPr>
      </w:pPr>
      <w:ins w:id="16954" w:author="UTENTE" w:date="2020-06-30T18:54:00Z">
        <w:r w:rsidRPr="002709E2">
          <w:rPr>
            <w:rFonts w:ascii="Calibri" w:eastAsia="Calibri" w:hAnsi="Calibri" w:cs="Times New Roman"/>
          </w:rPr>
          <w:t>986.</w:t>
        </w:r>
        <w:r w:rsidRPr="002709E2">
          <w:rPr>
            <w:rFonts w:ascii="Calibri" w:eastAsia="Calibri" w:hAnsi="Calibri" w:cs="Times New Roman"/>
          </w:rPr>
          <w:tab/>
          <w:t>mcp "\"Dom… non preoccuparti…\""</w:t>
        </w:r>
      </w:ins>
    </w:p>
    <w:p w14:paraId="161C7F58" w14:textId="77777777" w:rsidR="002709E2" w:rsidRPr="002709E2" w:rsidRDefault="002709E2" w:rsidP="002709E2">
      <w:pPr>
        <w:spacing w:line="600" w:lineRule="auto"/>
        <w:jc w:val="left"/>
        <w:rPr>
          <w:ins w:id="16955" w:author="UTENTE" w:date="2020-06-30T18:54:00Z"/>
          <w:rFonts w:ascii="Calibri" w:eastAsia="Calibri" w:hAnsi="Calibri" w:cs="Times New Roman"/>
        </w:rPr>
      </w:pPr>
      <w:ins w:id="16956" w:author="UTENTE" w:date="2020-06-30T18:54:00Z">
        <w:r w:rsidRPr="002709E2">
          <w:rPr>
            <w:rFonts w:ascii="Calibri" w:eastAsia="Calibri" w:hAnsi="Calibri" w:cs="Times New Roman"/>
          </w:rPr>
          <w:t>987.</w:t>
        </w:r>
        <w:r w:rsidRPr="002709E2">
          <w:rPr>
            <w:rFonts w:ascii="Calibri" w:eastAsia="Calibri" w:hAnsi="Calibri" w:cs="Times New Roman"/>
          </w:rPr>
          <w:tab/>
          <w:t>n "Mormoro a bassa voce chiudendo gli occhi, permettendo a Bishop di abbracciarmi."</w:t>
        </w:r>
      </w:ins>
    </w:p>
    <w:p w14:paraId="5E4E0D7C" w14:textId="77777777" w:rsidR="002709E2" w:rsidRPr="002709E2" w:rsidRDefault="002709E2" w:rsidP="002709E2">
      <w:pPr>
        <w:spacing w:line="600" w:lineRule="auto"/>
        <w:jc w:val="left"/>
        <w:rPr>
          <w:ins w:id="16957" w:author="UTENTE" w:date="2020-06-30T18:54:00Z"/>
          <w:rFonts w:ascii="Calibri" w:eastAsia="Calibri" w:hAnsi="Calibri" w:cs="Times New Roman"/>
          <w:lang w:val="en-US"/>
          <w:rPrChange w:id="16958" w:author="UTENTE" w:date="2020-06-30T18:54:00Z">
            <w:rPr>
              <w:ins w:id="16959" w:author="UTENTE" w:date="2020-06-30T18:54:00Z"/>
              <w:rFonts w:ascii="Calibri" w:eastAsia="Calibri" w:hAnsi="Calibri" w:cs="Times New Roman"/>
            </w:rPr>
          </w:rPrChange>
        </w:rPr>
      </w:pPr>
      <w:ins w:id="16960" w:author="UTENTE" w:date="2020-06-30T18:54:00Z">
        <w:r w:rsidRPr="002709E2">
          <w:rPr>
            <w:rFonts w:ascii="Calibri" w:eastAsia="Calibri" w:hAnsi="Calibri" w:cs="Times New Roman"/>
          </w:rPr>
          <w:t>988.</w:t>
        </w:r>
        <w:r w:rsidRPr="002709E2">
          <w:rPr>
            <w:rFonts w:ascii="Calibri" w:eastAsia="Calibri" w:hAnsi="Calibri" w:cs="Times New Roman"/>
          </w:rPr>
          <w:tab/>
          <w:t xml:space="preserve">n "Le sue labbra mi accarezzano la pelle, ma allontano quella sensazione, cercando di pensare a Dom. </w:t>
        </w:r>
        <w:r w:rsidRPr="002709E2">
          <w:rPr>
            <w:rFonts w:ascii="Calibri" w:eastAsia="Calibri" w:hAnsi="Calibri" w:cs="Times New Roman"/>
            <w:lang w:val="en-US"/>
            <w:rPrChange w:id="16961" w:author="UTENTE" w:date="2020-06-30T18:54:00Z">
              <w:rPr>
                <w:rFonts w:ascii="Calibri" w:eastAsia="Calibri" w:hAnsi="Calibri" w:cs="Times New Roman"/>
              </w:rPr>
            </w:rPrChange>
          </w:rPr>
          <w:t>"</w:t>
        </w:r>
      </w:ins>
    </w:p>
    <w:p w14:paraId="736848ED" w14:textId="77777777" w:rsidR="002709E2" w:rsidRPr="002709E2" w:rsidRDefault="002709E2" w:rsidP="002709E2">
      <w:pPr>
        <w:spacing w:line="600" w:lineRule="auto"/>
        <w:jc w:val="left"/>
        <w:rPr>
          <w:ins w:id="16962" w:author="UTENTE" w:date="2020-06-30T18:54:00Z"/>
          <w:rFonts w:ascii="Calibri" w:eastAsia="Calibri" w:hAnsi="Calibri" w:cs="Times New Roman"/>
          <w:lang w:val="en-US"/>
          <w:rPrChange w:id="16963" w:author="UTENTE" w:date="2020-06-30T18:54:00Z">
            <w:rPr>
              <w:ins w:id="16964" w:author="UTENTE" w:date="2020-06-30T18:54:00Z"/>
              <w:rFonts w:ascii="Calibri" w:eastAsia="Calibri" w:hAnsi="Calibri" w:cs="Times New Roman"/>
            </w:rPr>
          </w:rPrChange>
        </w:rPr>
      </w:pPr>
      <w:ins w:id="16965" w:author="UTENTE" w:date="2020-06-30T18:54:00Z">
        <w:r w:rsidRPr="002709E2">
          <w:rPr>
            <w:rFonts w:ascii="Calibri" w:eastAsia="Calibri" w:hAnsi="Calibri" w:cs="Times New Roman"/>
            <w:lang w:val="en-US"/>
            <w:rPrChange w:id="16966" w:author="UTENTE" w:date="2020-06-30T18:54:00Z">
              <w:rPr>
                <w:rFonts w:ascii="Calibri" w:eastAsia="Calibri" w:hAnsi="Calibri" w:cs="Times New Roman"/>
              </w:rPr>
            </w:rPrChange>
          </w:rPr>
          <w:t>989.</w:t>
        </w:r>
        <w:r w:rsidRPr="002709E2">
          <w:rPr>
            <w:rFonts w:ascii="Calibri" w:eastAsia="Calibri" w:hAnsi="Calibri" w:cs="Times New Roman"/>
            <w:lang w:val="en-US"/>
            <w:rPrChange w:id="16967" w:author="UTENTE" w:date="2020-06-30T18:54:00Z">
              <w:rPr>
                <w:rFonts w:ascii="Calibri" w:eastAsia="Calibri" w:hAnsi="Calibri" w:cs="Times New Roman"/>
              </w:rPr>
            </w:rPrChange>
          </w:rPr>
          <w:tab/>
          <w:t>b "\"Ora… rilassati…\"" </w:t>
        </w:r>
        <w:r w:rsidRPr="002709E2">
          <w:rPr>
            <w:rFonts w:ascii="Calibri" w:eastAsia="Calibri" w:hAnsi="Calibri" w:cs="Times New Roman"/>
            <w:lang w:val="en-US"/>
            <w:rPrChange w:id="16968" w:author="UTENTE" w:date="2020-06-30T18:54:00Z">
              <w:rPr>
                <w:rFonts w:ascii="Calibri" w:eastAsia="Calibri" w:hAnsi="Calibri" w:cs="Times New Roman"/>
              </w:rPr>
            </w:rPrChange>
          </w:rPr>
          <w:br w:type="page"/>
        </w:r>
      </w:ins>
    </w:p>
    <w:p w14:paraId="02C2A81C" w14:textId="77777777" w:rsidR="002709E2" w:rsidRPr="002709E2" w:rsidRDefault="002709E2" w:rsidP="002709E2">
      <w:pPr>
        <w:spacing w:line="600" w:lineRule="auto"/>
        <w:jc w:val="left"/>
        <w:rPr>
          <w:ins w:id="16969" w:author="UTENTE" w:date="2020-06-30T18:54:00Z"/>
          <w:rFonts w:ascii="Calibri" w:eastAsia="Calibri" w:hAnsi="Calibri" w:cs="Times New Roman"/>
          <w:lang w:val="en-US"/>
        </w:rPr>
      </w:pPr>
      <w:ins w:id="16970" w:author="UTENTE" w:date="2020-06-30T18:54:00Z">
        <w:r w:rsidRPr="002709E2">
          <w:rPr>
            <w:rFonts w:ascii="Calibri" w:eastAsia="Calibri" w:hAnsi="Calibri" w:cs="Times New Roman"/>
            <w:lang w:val="en-US"/>
          </w:rPr>
          <w:lastRenderedPageBreak/>
          <w:t>990.</w:t>
        </w:r>
        <w:r w:rsidRPr="002709E2">
          <w:rPr>
            <w:rFonts w:ascii="Calibri" w:eastAsia="Calibri" w:hAnsi="Calibri" w:cs="Times New Roman"/>
            <w:lang w:val="en-US"/>
          </w:rPr>
          <w:tab/>
          <w:t>n "Soft, hypnotic words purr into my ear, and all tension leaves my body."</w:t>
        </w:r>
      </w:ins>
    </w:p>
    <w:p w14:paraId="00B7DEF7" w14:textId="77777777" w:rsidR="002709E2" w:rsidRPr="002709E2" w:rsidRDefault="002709E2" w:rsidP="002709E2">
      <w:pPr>
        <w:spacing w:line="600" w:lineRule="auto"/>
        <w:jc w:val="left"/>
        <w:rPr>
          <w:ins w:id="16971" w:author="UTENTE" w:date="2020-06-30T18:54:00Z"/>
          <w:rFonts w:ascii="Calibri" w:eastAsia="Calibri" w:hAnsi="Calibri" w:cs="Times New Roman"/>
          <w:lang w:val="en-US"/>
        </w:rPr>
      </w:pPr>
      <w:ins w:id="16972" w:author="UTENTE" w:date="2020-06-30T18:54:00Z">
        <w:r w:rsidRPr="002709E2">
          <w:rPr>
            <w:rFonts w:ascii="Calibri" w:eastAsia="Calibri" w:hAnsi="Calibri" w:cs="Times New Roman"/>
            <w:lang w:val="en-US"/>
          </w:rPr>
          <w:t>991.</w:t>
        </w:r>
        <w:r w:rsidRPr="002709E2">
          <w:rPr>
            <w:rFonts w:ascii="Calibri" w:eastAsia="Calibri" w:hAnsi="Calibri" w:cs="Times New Roman"/>
            <w:lang w:val="en-US"/>
          </w:rPr>
          <w:tab/>
          <w:t>n "A moment of unnatural silence passes…"</w:t>
        </w:r>
      </w:ins>
    </w:p>
    <w:p w14:paraId="28F16454" w14:textId="77777777" w:rsidR="002709E2" w:rsidRPr="002709E2" w:rsidRDefault="002709E2" w:rsidP="002709E2">
      <w:pPr>
        <w:spacing w:line="600" w:lineRule="auto"/>
        <w:jc w:val="left"/>
        <w:rPr>
          <w:ins w:id="16973" w:author="UTENTE" w:date="2020-06-30T18:54:00Z"/>
          <w:rFonts w:ascii="Calibri" w:eastAsia="Calibri" w:hAnsi="Calibri" w:cs="Times New Roman"/>
          <w:lang w:val="en-US"/>
        </w:rPr>
      </w:pPr>
      <w:ins w:id="16974" w:author="UTENTE" w:date="2020-06-30T18:54:00Z">
        <w:r w:rsidRPr="002709E2">
          <w:rPr>
            <w:rFonts w:ascii="Calibri" w:eastAsia="Calibri" w:hAnsi="Calibri" w:cs="Times New Roman"/>
            <w:lang w:val="en-US"/>
          </w:rPr>
          <w:t>992.</w:t>
        </w:r>
        <w:r w:rsidRPr="002709E2">
          <w:rPr>
            <w:rFonts w:ascii="Calibri" w:eastAsia="Calibri" w:hAnsi="Calibri" w:cs="Times New Roman"/>
            <w:lang w:val="en-US"/>
          </w:rPr>
          <w:tab/>
          <w:t>n "–And then."</w:t>
        </w:r>
      </w:ins>
    </w:p>
    <w:p w14:paraId="4FA2B6A3" w14:textId="77777777" w:rsidR="002709E2" w:rsidRPr="002709E2" w:rsidRDefault="002709E2" w:rsidP="002709E2">
      <w:pPr>
        <w:spacing w:line="600" w:lineRule="auto"/>
        <w:jc w:val="left"/>
        <w:rPr>
          <w:ins w:id="16975" w:author="UTENTE" w:date="2020-06-30T18:54:00Z"/>
          <w:rFonts w:ascii="Calibri" w:eastAsia="Calibri" w:hAnsi="Calibri" w:cs="Times New Roman"/>
          <w:lang w:val="en-US"/>
        </w:rPr>
      </w:pPr>
      <w:ins w:id="16976" w:author="UTENTE" w:date="2020-06-30T18:54:00Z">
        <w:r w:rsidRPr="002709E2">
          <w:rPr>
            <w:rFonts w:ascii="Calibri" w:eastAsia="Calibri" w:hAnsi="Calibri" w:cs="Times New Roman"/>
            <w:lang w:val="en-US"/>
          </w:rPr>
          <w:t>993.</w:t>
        </w:r>
        <w:r w:rsidRPr="002709E2">
          <w:rPr>
            <w:rFonts w:ascii="Calibri" w:eastAsia="Calibri" w:hAnsi="Calibri" w:cs="Times New Roman"/>
            <w:lang w:val="en-US"/>
          </w:rPr>
          <w:tab/>
          <w:t>mc "\"–!\""</w:t>
        </w:r>
      </w:ins>
    </w:p>
    <w:p w14:paraId="304566E4" w14:textId="77777777" w:rsidR="002709E2" w:rsidRPr="002709E2" w:rsidRDefault="002709E2" w:rsidP="002709E2">
      <w:pPr>
        <w:spacing w:line="600" w:lineRule="auto"/>
        <w:jc w:val="left"/>
        <w:rPr>
          <w:ins w:id="16977" w:author="UTENTE" w:date="2020-06-30T18:54:00Z"/>
          <w:rFonts w:ascii="Calibri" w:eastAsia="Calibri" w:hAnsi="Calibri" w:cs="Times New Roman"/>
          <w:lang w:val="en-US"/>
        </w:rPr>
      </w:pPr>
      <w:ins w:id="16978" w:author="UTENTE" w:date="2020-06-30T18:54:00Z">
        <w:r w:rsidRPr="002709E2">
          <w:rPr>
            <w:rFonts w:ascii="Calibri" w:eastAsia="Calibri" w:hAnsi="Calibri" w:cs="Times New Roman"/>
            <w:lang w:val="en-US"/>
          </w:rPr>
          <w:t>994.</w:t>
        </w:r>
        <w:r w:rsidRPr="002709E2">
          <w:rPr>
            <w:rFonts w:ascii="Calibri" w:eastAsia="Calibri" w:hAnsi="Calibri" w:cs="Times New Roman"/>
            <w:lang w:val="en-US"/>
          </w:rPr>
          <w:tab/>
          <w:t>n "A splitting agony runs through me."</w:t>
        </w:r>
      </w:ins>
    </w:p>
    <w:p w14:paraId="7189088D" w14:textId="77777777" w:rsidR="002709E2" w:rsidRPr="002709E2" w:rsidRDefault="002709E2" w:rsidP="002709E2">
      <w:pPr>
        <w:spacing w:line="600" w:lineRule="auto"/>
        <w:jc w:val="left"/>
        <w:rPr>
          <w:ins w:id="16979" w:author="UTENTE" w:date="2020-06-30T18:54:00Z"/>
          <w:rFonts w:ascii="Calibri" w:eastAsia="Calibri" w:hAnsi="Calibri" w:cs="Times New Roman"/>
          <w:lang w:val="en-US"/>
        </w:rPr>
      </w:pPr>
      <w:ins w:id="16980" w:author="UTENTE" w:date="2020-06-30T18:54:00Z">
        <w:r w:rsidRPr="002709E2">
          <w:rPr>
            <w:rFonts w:ascii="Calibri" w:eastAsia="Calibri" w:hAnsi="Calibri" w:cs="Times New Roman"/>
            <w:lang w:val="en-US"/>
          </w:rPr>
          <w:t>995.</w:t>
        </w:r>
        <w:r w:rsidRPr="002709E2">
          <w:rPr>
            <w:rFonts w:ascii="Calibri" w:eastAsia="Calibri" w:hAnsi="Calibri" w:cs="Times New Roman"/>
            <w:lang w:val="en-US"/>
          </w:rPr>
          <w:tab/>
          <w:t>n "It starts out as overwhelming pain, but gradually, it begins to subside."</w:t>
        </w:r>
      </w:ins>
    </w:p>
    <w:p w14:paraId="3119ED41" w14:textId="77777777" w:rsidR="002709E2" w:rsidRPr="002709E2" w:rsidRDefault="002709E2" w:rsidP="002709E2">
      <w:pPr>
        <w:spacing w:line="600" w:lineRule="auto"/>
        <w:jc w:val="left"/>
        <w:rPr>
          <w:ins w:id="16981" w:author="UTENTE" w:date="2020-06-30T18:54:00Z"/>
          <w:rFonts w:ascii="Calibri" w:eastAsia="Calibri" w:hAnsi="Calibri" w:cs="Times New Roman"/>
          <w:lang w:val="en-US"/>
        </w:rPr>
      </w:pPr>
      <w:ins w:id="16982" w:author="UTENTE" w:date="2020-06-30T18:54:00Z">
        <w:r w:rsidRPr="002709E2">
          <w:rPr>
            <w:rFonts w:ascii="Calibri" w:eastAsia="Calibri" w:hAnsi="Calibri" w:cs="Times New Roman"/>
            <w:lang w:val="en-US"/>
          </w:rPr>
          <w:t>996.</w:t>
        </w:r>
        <w:r w:rsidRPr="002709E2">
          <w:rPr>
            <w:rFonts w:ascii="Calibri" w:eastAsia="Calibri" w:hAnsi="Calibri" w:cs="Times New Roman"/>
            <w:lang w:val="en-US"/>
          </w:rPr>
          <w:tab/>
          <w:t>n "…Bit by bit, as Bishop drains my blood, a tingle of pleasure courses along my spine."</w:t>
        </w:r>
      </w:ins>
    </w:p>
    <w:p w14:paraId="4AAF9CF8" w14:textId="77777777" w:rsidR="002709E2" w:rsidRPr="002709E2" w:rsidRDefault="002709E2" w:rsidP="002709E2">
      <w:pPr>
        <w:spacing w:line="600" w:lineRule="auto"/>
        <w:jc w:val="left"/>
        <w:rPr>
          <w:ins w:id="16983" w:author="UTENTE" w:date="2020-06-30T18:54:00Z"/>
          <w:rFonts w:ascii="Calibri" w:eastAsia="Calibri" w:hAnsi="Calibri" w:cs="Times New Roman"/>
          <w:lang w:val="en-US"/>
        </w:rPr>
      </w:pPr>
      <w:ins w:id="16984" w:author="UTENTE" w:date="2020-06-30T18:54:00Z">
        <w:r w:rsidRPr="002709E2">
          <w:rPr>
            <w:rFonts w:ascii="Calibri" w:eastAsia="Calibri" w:hAnsi="Calibri" w:cs="Times New Roman"/>
            <w:lang w:val="en-US"/>
          </w:rPr>
          <w:t>997.</w:t>
        </w:r>
        <w:r w:rsidRPr="002709E2">
          <w:rPr>
            <w:rFonts w:ascii="Calibri" w:eastAsia="Calibri" w:hAnsi="Calibri" w:cs="Times New Roman"/>
            <w:lang w:val="en-US"/>
          </w:rPr>
          <w:tab/>
          <w:t>n "I start to lose consciousness, succumbing to the hot, delightful sensations that make me feel numb and lightheaded."</w:t>
        </w:r>
      </w:ins>
    </w:p>
    <w:p w14:paraId="4E25C570" w14:textId="77777777" w:rsidR="002709E2" w:rsidRPr="002709E2" w:rsidRDefault="002709E2" w:rsidP="002709E2">
      <w:pPr>
        <w:spacing w:line="600" w:lineRule="auto"/>
        <w:jc w:val="left"/>
        <w:rPr>
          <w:ins w:id="16985" w:author="UTENTE" w:date="2020-06-30T18:54:00Z"/>
          <w:rFonts w:ascii="Calibri" w:eastAsia="Calibri" w:hAnsi="Calibri" w:cs="Times New Roman"/>
          <w:lang w:val="en-US"/>
        </w:rPr>
      </w:pPr>
      <w:ins w:id="16986" w:author="UTENTE" w:date="2020-06-30T18:54:00Z">
        <w:r w:rsidRPr="002709E2">
          <w:rPr>
            <w:rFonts w:ascii="Calibri" w:eastAsia="Calibri" w:hAnsi="Calibri" w:cs="Times New Roman"/>
            <w:lang w:val="en-US"/>
          </w:rPr>
          <w:t>998.</w:t>
        </w:r>
        <w:r w:rsidRPr="002709E2">
          <w:rPr>
            <w:rFonts w:ascii="Calibri" w:eastAsia="Calibri" w:hAnsi="Calibri" w:cs="Times New Roman"/>
            <w:lang w:val="en-US"/>
          </w:rPr>
          <w:tab/>
          <w:t>n "And just before I completely black out…"</w:t>
        </w:r>
      </w:ins>
    </w:p>
    <w:p w14:paraId="1A143062" w14:textId="77777777" w:rsidR="002709E2" w:rsidRPr="002709E2" w:rsidRDefault="002709E2" w:rsidP="002709E2">
      <w:pPr>
        <w:spacing w:line="600" w:lineRule="auto"/>
        <w:jc w:val="left"/>
        <w:rPr>
          <w:ins w:id="16987" w:author="UTENTE" w:date="2020-06-30T18:54:00Z"/>
          <w:rFonts w:ascii="Calibri" w:eastAsia="Calibri" w:hAnsi="Calibri" w:cs="Times New Roman"/>
          <w:lang w:val="en-US"/>
        </w:rPr>
      </w:pPr>
      <w:ins w:id="16988" w:author="UTENTE" w:date="2020-06-30T18:54:00Z">
        <w:r w:rsidRPr="002709E2">
          <w:rPr>
            <w:rFonts w:ascii="Calibri" w:eastAsia="Calibri" w:hAnsi="Calibri" w:cs="Times New Roman"/>
            <w:lang w:val="en-US"/>
          </w:rPr>
          <w:t>999.</w:t>
        </w:r>
        <w:r w:rsidRPr="002709E2">
          <w:rPr>
            <w:rFonts w:ascii="Calibri" w:eastAsia="Calibri" w:hAnsi="Calibri" w:cs="Times New Roman"/>
            <w:lang w:val="en-US"/>
          </w:rPr>
          <w:tab/>
          <w:t>b "\"Open your mouth… drink.\""</w:t>
        </w:r>
      </w:ins>
    </w:p>
    <w:p w14:paraId="1390D926" w14:textId="77777777" w:rsidR="002709E2" w:rsidRPr="002709E2" w:rsidRDefault="002709E2" w:rsidP="002709E2">
      <w:pPr>
        <w:spacing w:line="600" w:lineRule="auto"/>
        <w:jc w:val="left"/>
        <w:rPr>
          <w:ins w:id="16989" w:author="UTENTE" w:date="2020-06-30T18:54:00Z"/>
          <w:rFonts w:ascii="Calibri" w:eastAsia="Calibri" w:hAnsi="Calibri" w:cs="Times New Roman"/>
          <w:lang w:val="en-US"/>
        </w:rPr>
      </w:pPr>
      <w:ins w:id="16990" w:author="UTENTE" w:date="2020-06-30T18:54:00Z">
        <w:r w:rsidRPr="002709E2">
          <w:rPr>
            <w:rFonts w:ascii="Calibri" w:eastAsia="Calibri" w:hAnsi="Calibri" w:cs="Times New Roman"/>
            <w:lang w:val="en-US"/>
          </w:rPr>
          <w:t>1000.</w:t>
        </w:r>
        <w:r w:rsidRPr="002709E2">
          <w:rPr>
            <w:rFonts w:ascii="Calibri" w:eastAsia="Calibri" w:hAnsi="Calibri" w:cs="Times New Roman"/>
            <w:lang w:val="en-US"/>
          </w:rPr>
          <w:tab/>
          <w:t>n "Drops of something sweet and metallic fall onto my tongue."</w:t>
        </w:r>
      </w:ins>
    </w:p>
    <w:p w14:paraId="36E74D77" w14:textId="77777777" w:rsidR="002709E2" w:rsidRPr="002709E2" w:rsidRDefault="002709E2" w:rsidP="002709E2">
      <w:pPr>
        <w:spacing w:line="600" w:lineRule="auto"/>
        <w:jc w:val="left"/>
        <w:rPr>
          <w:ins w:id="16991" w:author="UTENTE" w:date="2020-06-30T18:54:00Z"/>
          <w:rFonts w:ascii="Calibri" w:eastAsia="Calibri" w:hAnsi="Calibri" w:cs="Times New Roman"/>
          <w:lang w:val="en-US"/>
        </w:rPr>
      </w:pPr>
      <w:ins w:id="16992" w:author="UTENTE" w:date="2020-06-30T18:54:00Z">
        <w:r w:rsidRPr="002709E2">
          <w:rPr>
            <w:rFonts w:ascii="Calibri" w:eastAsia="Calibri" w:hAnsi="Calibri" w:cs="Times New Roman"/>
            <w:lang w:val="en-US"/>
          </w:rPr>
          <w:t>1001.</w:t>
        </w:r>
        <w:r w:rsidRPr="002709E2">
          <w:rPr>
            <w:rFonts w:ascii="Calibri" w:eastAsia="Calibri" w:hAnsi="Calibri" w:cs="Times New Roman"/>
            <w:lang w:val="en-US"/>
          </w:rPr>
          <w:tab/>
          <w:t>n "It tastes… {w}amazing."</w:t>
        </w:r>
      </w:ins>
    </w:p>
    <w:p w14:paraId="62938CB8" w14:textId="77777777" w:rsidR="002709E2" w:rsidRPr="002709E2" w:rsidRDefault="002709E2" w:rsidP="002709E2">
      <w:pPr>
        <w:spacing w:line="600" w:lineRule="auto"/>
        <w:jc w:val="left"/>
        <w:rPr>
          <w:ins w:id="16993" w:author="UTENTE" w:date="2020-06-30T18:54:00Z"/>
          <w:rFonts w:ascii="Calibri" w:eastAsia="Calibri" w:hAnsi="Calibri" w:cs="Times New Roman"/>
          <w:lang w:val="en-US"/>
        </w:rPr>
      </w:pPr>
      <w:ins w:id="16994" w:author="UTENTE" w:date="2020-06-30T18:54:00Z">
        <w:r w:rsidRPr="002709E2">
          <w:rPr>
            <w:rFonts w:ascii="Calibri" w:eastAsia="Calibri" w:hAnsi="Calibri" w:cs="Times New Roman"/>
            <w:lang w:val="en-US"/>
          </w:rPr>
          <w:t>1002.</w:t>
        </w:r>
        <w:r w:rsidRPr="002709E2">
          <w:rPr>
            <w:rFonts w:ascii="Calibri" w:eastAsia="Calibri" w:hAnsi="Calibri" w:cs="Times New Roman"/>
            <w:lang w:val="en-US"/>
          </w:rPr>
          <w:tab/>
          <w:t>mc "\"…\""</w:t>
        </w:r>
      </w:ins>
    </w:p>
    <w:p w14:paraId="518A5B6A" w14:textId="77777777" w:rsidR="002709E2" w:rsidRPr="002709E2" w:rsidRDefault="002709E2" w:rsidP="002709E2">
      <w:pPr>
        <w:spacing w:line="600" w:lineRule="auto"/>
        <w:jc w:val="left"/>
        <w:rPr>
          <w:ins w:id="16995" w:author="UTENTE" w:date="2020-06-30T18:54:00Z"/>
          <w:rFonts w:ascii="Calibri" w:eastAsia="Calibri" w:hAnsi="Calibri" w:cs="Times New Roman"/>
          <w:lang w:val="en-US"/>
        </w:rPr>
      </w:pPr>
      <w:ins w:id="16996" w:author="UTENTE" w:date="2020-06-30T18:54:00Z">
        <w:r w:rsidRPr="002709E2">
          <w:rPr>
            <w:rFonts w:ascii="Calibri" w:eastAsia="Calibri" w:hAnsi="Calibri" w:cs="Times New Roman"/>
            <w:lang w:val="en-US"/>
          </w:rPr>
          <w:t>1003.</w:t>
        </w:r>
        <w:r w:rsidRPr="002709E2">
          <w:rPr>
            <w:rFonts w:ascii="Calibri" w:eastAsia="Calibri" w:hAnsi="Calibri" w:cs="Times New Roman"/>
            <w:lang w:val="en-US"/>
          </w:rPr>
          <w:tab/>
          <w:t>n "I can feel it pumping through my veins, bringing me back."</w:t>
        </w:r>
      </w:ins>
    </w:p>
    <w:p w14:paraId="43E1D2EA" w14:textId="77777777" w:rsidR="002709E2" w:rsidRPr="002709E2" w:rsidRDefault="002709E2" w:rsidP="002709E2">
      <w:pPr>
        <w:spacing w:line="600" w:lineRule="auto"/>
        <w:jc w:val="left"/>
        <w:rPr>
          <w:ins w:id="16997" w:author="UTENTE" w:date="2020-06-30T18:54:00Z"/>
          <w:rFonts w:ascii="Calibri" w:eastAsia="Calibri" w:hAnsi="Calibri" w:cs="Times New Roman"/>
          <w:lang w:val="en-US"/>
        </w:rPr>
      </w:pPr>
      <w:ins w:id="16998" w:author="UTENTE" w:date="2020-06-30T18:54:00Z">
        <w:r w:rsidRPr="002709E2">
          <w:rPr>
            <w:rFonts w:ascii="Calibri" w:eastAsia="Calibri" w:hAnsi="Calibri" w:cs="Times New Roman"/>
            <w:lang w:val="en-US"/>
          </w:rPr>
          <w:t>1004.</w:t>
        </w:r>
        <w:r w:rsidRPr="002709E2">
          <w:rPr>
            <w:rFonts w:ascii="Calibri" w:eastAsia="Calibri" w:hAnsi="Calibri" w:cs="Times New Roman"/>
            <w:lang w:val="en-US"/>
          </w:rPr>
          <w:tab/>
          <w:t>n "The hunger…"</w:t>
        </w:r>
      </w:ins>
    </w:p>
    <w:p w14:paraId="496539F1" w14:textId="77777777" w:rsidR="002709E2" w:rsidRPr="002709E2" w:rsidRDefault="002709E2" w:rsidP="002709E2">
      <w:pPr>
        <w:spacing w:line="600" w:lineRule="auto"/>
        <w:jc w:val="left"/>
        <w:rPr>
          <w:ins w:id="16999" w:author="UTENTE" w:date="2020-06-30T18:54:00Z"/>
          <w:rFonts w:ascii="Calibri" w:eastAsia="Calibri" w:hAnsi="Calibri" w:cs="Times New Roman"/>
          <w:lang w:val="en-US"/>
        </w:rPr>
      </w:pPr>
      <w:ins w:id="17000" w:author="UTENTE" w:date="2020-06-30T18:54:00Z">
        <w:r w:rsidRPr="002709E2">
          <w:rPr>
            <w:rFonts w:ascii="Calibri" w:eastAsia="Calibri" w:hAnsi="Calibri" w:cs="Times New Roman"/>
            <w:lang w:val="en-US"/>
          </w:rPr>
          <w:t>1005.</w:t>
        </w:r>
        <w:r w:rsidRPr="002709E2">
          <w:rPr>
            <w:rFonts w:ascii="Calibri" w:eastAsia="Calibri" w:hAnsi="Calibri" w:cs="Times New Roman"/>
            <w:lang w:val="en-US"/>
          </w:rPr>
          <w:tab/>
          <w:t>n "It's so strong."</w:t>
        </w:r>
      </w:ins>
    </w:p>
    <w:p w14:paraId="4B6CB1B6" w14:textId="77777777" w:rsidR="002709E2" w:rsidRPr="002709E2" w:rsidRDefault="002709E2" w:rsidP="002709E2">
      <w:pPr>
        <w:spacing w:line="600" w:lineRule="auto"/>
        <w:jc w:val="left"/>
        <w:rPr>
          <w:ins w:id="17001" w:author="UTENTE" w:date="2020-06-30T18:54:00Z"/>
          <w:rFonts w:ascii="Calibri" w:eastAsia="Calibri" w:hAnsi="Calibri" w:cs="Times New Roman"/>
        </w:rPr>
      </w:pPr>
      <w:ins w:id="17002" w:author="UTENTE" w:date="2020-06-30T18:54:00Z">
        <w:r w:rsidRPr="002709E2">
          <w:rPr>
            <w:rFonts w:ascii="Calibri" w:eastAsia="Calibri" w:hAnsi="Calibri" w:cs="Times New Roman"/>
          </w:rPr>
          <w:t>1006.</w:t>
        </w:r>
        <w:r w:rsidRPr="002709E2">
          <w:rPr>
            <w:rFonts w:ascii="Calibri" w:eastAsia="Calibri" w:hAnsi="Calibri" w:cs="Times New Roman"/>
          </w:rPr>
          <w:tab/>
          <w:t>n "It's aching, burning…"</w:t>
        </w:r>
        <w:r w:rsidRPr="002709E2">
          <w:rPr>
            <w:rFonts w:ascii="Calibri" w:eastAsia="Calibri" w:hAnsi="Calibri" w:cs="Times New Roman"/>
          </w:rPr>
          <w:br w:type="page"/>
        </w:r>
      </w:ins>
    </w:p>
    <w:p w14:paraId="23EA60D2" w14:textId="77777777" w:rsidR="002709E2" w:rsidRPr="002709E2" w:rsidRDefault="002709E2" w:rsidP="002709E2">
      <w:pPr>
        <w:spacing w:line="600" w:lineRule="auto"/>
        <w:jc w:val="left"/>
        <w:rPr>
          <w:ins w:id="17003" w:author="UTENTE" w:date="2020-06-30T18:54:00Z"/>
          <w:rFonts w:ascii="Calibri" w:eastAsia="Calibri" w:hAnsi="Calibri" w:cs="Times New Roman"/>
        </w:rPr>
      </w:pPr>
      <w:ins w:id="17004" w:author="UTENTE" w:date="2020-06-30T18:54:00Z">
        <w:r w:rsidRPr="002709E2">
          <w:rPr>
            <w:rFonts w:ascii="Calibri" w:eastAsia="Calibri" w:hAnsi="Calibri" w:cs="Times New Roman"/>
          </w:rPr>
          <w:lastRenderedPageBreak/>
          <w:t>990.</w:t>
        </w:r>
        <w:r w:rsidRPr="002709E2">
          <w:rPr>
            <w:rFonts w:ascii="Calibri" w:eastAsia="Calibri" w:hAnsi="Calibri" w:cs="Times New Roman"/>
          </w:rPr>
          <w:tab/>
          <w:t>n "Parole dolci e ipnotiche mi gocciolano nell'orecchio e tutta la tensione abbandona il mio corpo."</w:t>
        </w:r>
      </w:ins>
    </w:p>
    <w:p w14:paraId="719119A0" w14:textId="77777777" w:rsidR="002709E2" w:rsidRPr="002709E2" w:rsidRDefault="002709E2" w:rsidP="002709E2">
      <w:pPr>
        <w:spacing w:line="600" w:lineRule="auto"/>
        <w:jc w:val="left"/>
        <w:rPr>
          <w:ins w:id="17005" w:author="UTENTE" w:date="2020-06-30T18:54:00Z"/>
          <w:rFonts w:ascii="Calibri" w:eastAsia="Calibri" w:hAnsi="Calibri" w:cs="Times New Roman"/>
        </w:rPr>
      </w:pPr>
      <w:ins w:id="17006" w:author="UTENTE" w:date="2020-06-30T18:54:00Z">
        <w:r w:rsidRPr="002709E2">
          <w:rPr>
            <w:rFonts w:ascii="Calibri" w:eastAsia="Calibri" w:hAnsi="Calibri" w:cs="Times New Roman"/>
          </w:rPr>
          <w:t>991.</w:t>
        </w:r>
        <w:r w:rsidRPr="002709E2">
          <w:rPr>
            <w:rFonts w:ascii="Calibri" w:eastAsia="Calibri" w:hAnsi="Calibri" w:cs="Times New Roman"/>
          </w:rPr>
          <w:tab/>
          <w:t>n "Un momento di innaturale silenzio passa…"</w:t>
        </w:r>
      </w:ins>
    </w:p>
    <w:p w14:paraId="6690F7F3" w14:textId="77777777" w:rsidR="002709E2" w:rsidRPr="002709E2" w:rsidRDefault="002709E2" w:rsidP="002709E2">
      <w:pPr>
        <w:spacing w:line="600" w:lineRule="auto"/>
        <w:jc w:val="left"/>
        <w:rPr>
          <w:ins w:id="17007" w:author="UTENTE" w:date="2020-06-30T18:54:00Z"/>
          <w:rFonts w:ascii="Calibri" w:eastAsia="Calibri" w:hAnsi="Calibri" w:cs="Times New Roman"/>
        </w:rPr>
      </w:pPr>
      <w:ins w:id="17008" w:author="UTENTE" w:date="2020-06-30T18:54:00Z">
        <w:r w:rsidRPr="002709E2">
          <w:rPr>
            <w:rFonts w:ascii="Calibri" w:eastAsia="Calibri" w:hAnsi="Calibri" w:cs="Times New Roman"/>
          </w:rPr>
          <w:t>992.</w:t>
        </w:r>
        <w:r w:rsidRPr="002709E2">
          <w:rPr>
            <w:rFonts w:ascii="Calibri" w:eastAsia="Calibri" w:hAnsi="Calibri" w:cs="Times New Roman"/>
          </w:rPr>
          <w:tab/>
          <w:t>n "-E poi."</w:t>
        </w:r>
      </w:ins>
    </w:p>
    <w:p w14:paraId="6285039C" w14:textId="77777777" w:rsidR="002709E2" w:rsidRPr="002709E2" w:rsidRDefault="002709E2" w:rsidP="002709E2">
      <w:pPr>
        <w:spacing w:line="600" w:lineRule="auto"/>
        <w:jc w:val="left"/>
        <w:rPr>
          <w:ins w:id="17009" w:author="UTENTE" w:date="2020-06-30T18:54:00Z"/>
          <w:rFonts w:ascii="Calibri" w:eastAsia="Calibri" w:hAnsi="Calibri" w:cs="Times New Roman"/>
        </w:rPr>
      </w:pPr>
      <w:ins w:id="17010" w:author="UTENTE" w:date="2020-06-30T18:54:00Z">
        <w:r w:rsidRPr="002709E2">
          <w:rPr>
            <w:rFonts w:ascii="Calibri" w:eastAsia="Calibri" w:hAnsi="Calibri" w:cs="Times New Roman"/>
          </w:rPr>
          <w:t>993.</w:t>
        </w:r>
        <w:r w:rsidRPr="002709E2">
          <w:rPr>
            <w:rFonts w:ascii="Calibri" w:eastAsia="Calibri" w:hAnsi="Calibri" w:cs="Times New Roman"/>
          </w:rPr>
          <w:tab/>
          <w:t>mc "\"-!\""</w:t>
        </w:r>
      </w:ins>
    </w:p>
    <w:p w14:paraId="23E86BD0" w14:textId="77777777" w:rsidR="002709E2" w:rsidRPr="002709E2" w:rsidRDefault="002709E2" w:rsidP="002709E2">
      <w:pPr>
        <w:spacing w:line="600" w:lineRule="auto"/>
        <w:jc w:val="left"/>
        <w:rPr>
          <w:ins w:id="17011" w:author="UTENTE" w:date="2020-06-30T18:54:00Z"/>
          <w:rFonts w:ascii="Calibri" w:eastAsia="Calibri" w:hAnsi="Calibri" w:cs="Times New Roman"/>
        </w:rPr>
      </w:pPr>
      <w:ins w:id="17012" w:author="UTENTE" w:date="2020-06-30T18:54:00Z">
        <w:r w:rsidRPr="002709E2">
          <w:rPr>
            <w:rFonts w:ascii="Calibri" w:eastAsia="Calibri" w:hAnsi="Calibri" w:cs="Times New Roman"/>
          </w:rPr>
          <w:t>994.</w:t>
        </w:r>
        <w:r w:rsidRPr="002709E2">
          <w:rPr>
            <w:rFonts w:ascii="Calibri" w:eastAsia="Calibri" w:hAnsi="Calibri" w:cs="Times New Roman"/>
          </w:rPr>
          <w:tab/>
          <w:t>n "Un dolore lancinante mi attraversa."</w:t>
        </w:r>
      </w:ins>
    </w:p>
    <w:p w14:paraId="267CD2DF" w14:textId="77777777" w:rsidR="002709E2" w:rsidRPr="002709E2" w:rsidRDefault="002709E2" w:rsidP="002709E2">
      <w:pPr>
        <w:spacing w:line="600" w:lineRule="auto"/>
        <w:jc w:val="left"/>
        <w:rPr>
          <w:ins w:id="17013" w:author="UTENTE" w:date="2020-06-30T18:54:00Z"/>
          <w:rFonts w:ascii="Calibri" w:eastAsia="Calibri" w:hAnsi="Calibri" w:cs="Times New Roman"/>
        </w:rPr>
      </w:pPr>
      <w:ins w:id="17014" w:author="UTENTE" w:date="2020-06-30T18:54:00Z">
        <w:r w:rsidRPr="002709E2">
          <w:rPr>
            <w:rFonts w:ascii="Calibri" w:eastAsia="Calibri" w:hAnsi="Calibri" w:cs="Times New Roman"/>
          </w:rPr>
          <w:t>995.</w:t>
        </w:r>
        <w:r w:rsidRPr="002709E2">
          <w:rPr>
            <w:rFonts w:ascii="Calibri" w:eastAsia="Calibri" w:hAnsi="Calibri" w:cs="Times New Roman"/>
          </w:rPr>
          <w:tab/>
          <w:t>n "Inizialmente, è insopportabile, ma gradualmente inizia ad alleviarsi."</w:t>
        </w:r>
      </w:ins>
    </w:p>
    <w:p w14:paraId="1DB2735B" w14:textId="77777777" w:rsidR="002709E2" w:rsidRPr="002709E2" w:rsidRDefault="002709E2" w:rsidP="002709E2">
      <w:pPr>
        <w:spacing w:line="600" w:lineRule="auto"/>
        <w:jc w:val="left"/>
        <w:rPr>
          <w:ins w:id="17015" w:author="UTENTE" w:date="2020-06-30T18:54:00Z"/>
          <w:rFonts w:ascii="Calibri" w:eastAsia="Calibri" w:hAnsi="Calibri" w:cs="Times New Roman"/>
        </w:rPr>
      </w:pPr>
      <w:ins w:id="17016" w:author="UTENTE" w:date="2020-06-30T18:54:00Z">
        <w:r w:rsidRPr="002709E2">
          <w:rPr>
            <w:rFonts w:ascii="Calibri" w:eastAsia="Calibri" w:hAnsi="Calibri" w:cs="Times New Roman"/>
          </w:rPr>
          <w:t>996.</w:t>
        </w:r>
        <w:r w:rsidRPr="002709E2">
          <w:rPr>
            <w:rFonts w:ascii="Calibri" w:eastAsia="Calibri" w:hAnsi="Calibri" w:cs="Times New Roman"/>
          </w:rPr>
          <w:tab/>
          <w:t>n "…Pezzo per pezzo, mentre Bishop beve il mio sangue, un piacere mi solletica la schiena."</w:t>
        </w:r>
      </w:ins>
    </w:p>
    <w:p w14:paraId="62002254" w14:textId="77777777" w:rsidR="002709E2" w:rsidRPr="002709E2" w:rsidRDefault="002709E2" w:rsidP="002709E2">
      <w:pPr>
        <w:spacing w:line="600" w:lineRule="auto"/>
        <w:jc w:val="left"/>
        <w:rPr>
          <w:ins w:id="17017" w:author="UTENTE" w:date="2020-06-30T18:54:00Z"/>
          <w:rFonts w:ascii="Calibri" w:eastAsia="Calibri" w:hAnsi="Calibri" w:cs="Times New Roman"/>
        </w:rPr>
      </w:pPr>
      <w:ins w:id="17018" w:author="UTENTE" w:date="2020-06-30T18:54:00Z">
        <w:r w:rsidRPr="002709E2">
          <w:rPr>
            <w:rFonts w:ascii="Calibri" w:eastAsia="Calibri" w:hAnsi="Calibri" w:cs="Times New Roman"/>
          </w:rPr>
          <w:t>997.</w:t>
        </w:r>
        <w:r w:rsidRPr="002709E2">
          <w:rPr>
            <w:rFonts w:ascii="Calibri" w:eastAsia="Calibri" w:hAnsi="Calibri" w:cs="Times New Roman"/>
          </w:rPr>
          <w:tab/>
          <w:t>n "Inizio a perdere conoscenza, soccombendo alla sensazione di piacevole calore che mi anestetizza e stordisce."</w:t>
        </w:r>
      </w:ins>
    </w:p>
    <w:p w14:paraId="3A31DA2A" w14:textId="77777777" w:rsidR="002709E2" w:rsidRPr="002709E2" w:rsidRDefault="002709E2" w:rsidP="002709E2">
      <w:pPr>
        <w:spacing w:line="600" w:lineRule="auto"/>
        <w:jc w:val="left"/>
        <w:rPr>
          <w:ins w:id="17019" w:author="UTENTE" w:date="2020-06-30T18:54:00Z"/>
          <w:rFonts w:ascii="Calibri" w:eastAsia="Calibri" w:hAnsi="Calibri" w:cs="Times New Roman"/>
        </w:rPr>
      </w:pPr>
      <w:ins w:id="17020" w:author="UTENTE" w:date="2020-06-30T18:54:00Z">
        <w:r w:rsidRPr="002709E2">
          <w:rPr>
            <w:rFonts w:ascii="Calibri" w:eastAsia="Calibri" w:hAnsi="Calibri" w:cs="Times New Roman"/>
          </w:rPr>
          <w:t>998.</w:t>
        </w:r>
        <w:r w:rsidRPr="002709E2">
          <w:rPr>
            <w:rFonts w:ascii="Calibri" w:eastAsia="Calibri" w:hAnsi="Calibri" w:cs="Times New Roman"/>
          </w:rPr>
          <w:tab/>
          <w:t>n "E poco prima di svenire…"</w:t>
        </w:r>
      </w:ins>
    </w:p>
    <w:p w14:paraId="258B5B72" w14:textId="77777777" w:rsidR="002709E2" w:rsidRPr="002709E2" w:rsidRDefault="002709E2" w:rsidP="002709E2">
      <w:pPr>
        <w:spacing w:line="600" w:lineRule="auto"/>
        <w:jc w:val="left"/>
        <w:rPr>
          <w:ins w:id="17021" w:author="UTENTE" w:date="2020-06-30T18:54:00Z"/>
          <w:rFonts w:ascii="Calibri" w:eastAsia="Calibri" w:hAnsi="Calibri" w:cs="Times New Roman"/>
        </w:rPr>
      </w:pPr>
      <w:ins w:id="17022" w:author="UTENTE" w:date="2020-06-30T18:54:00Z">
        <w:r w:rsidRPr="002709E2">
          <w:rPr>
            <w:rFonts w:ascii="Calibri" w:eastAsia="Calibri" w:hAnsi="Calibri" w:cs="Times New Roman"/>
          </w:rPr>
          <w:t>999.</w:t>
        </w:r>
        <w:r w:rsidRPr="002709E2">
          <w:rPr>
            <w:rFonts w:ascii="Calibri" w:eastAsia="Calibri" w:hAnsi="Calibri" w:cs="Times New Roman"/>
          </w:rPr>
          <w:tab/>
          <w:t>b "\"Apri la bocca… bevi.\""</w:t>
        </w:r>
      </w:ins>
    </w:p>
    <w:p w14:paraId="6E3FE440" w14:textId="77777777" w:rsidR="002709E2" w:rsidRPr="002709E2" w:rsidRDefault="002709E2" w:rsidP="002709E2">
      <w:pPr>
        <w:spacing w:line="600" w:lineRule="auto"/>
        <w:jc w:val="left"/>
        <w:rPr>
          <w:ins w:id="17023" w:author="UTENTE" w:date="2020-06-30T18:54:00Z"/>
          <w:rFonts w:ascii="Calibri" w:eastAsia="Calibri" w:hAnsi="Calibri" w:cs="Times New Roman"/>
        </w:rPr>
      </w:pPr>
      <w:ins w:id="17024" w:author="UTENTE" w:date="2020-06-30T18:54:00Z">
        <w:r w:rsidRPr="002709E2">
          <w:rPr>
            <w:rFonts w:ascii="Calibri" w:eastAsia="Calibri" w:hAnsi="Calibri" w:cs="Times New Roman"/>
          </w:rPr>
          <w:t>1000.</w:t>
        </w:r>
        <w:r w:rsidRPr="002709E2">
          <w:rPr>
            <w:rFonts w:ascii="Calibri" w:eastAsia="Calibri" w:hAnsi="Calibri" w:cs="Times New Roman"/>
          </w:rPr>
          <w:tab/>
          <w:t>n "Gocce di qualcosa di dolce e metallico mi cadono sulla lingua."</w:t>
        </w:r>
      </w:ins>
    </w:p>
    <w:p w14:paraId="2424622A" w14:textId="77777777" w:rsidR="002709E2" w:rsidRPr="002709E2" w:rsidRDefault="002709E2" w:rsidP="002709E2">
      <w:pPr>
        <w:spacing w:line="600" w:lineRule="auto"/>
        <w:jc w:val="left"/>
        <w:rPr>
          <w:ins w:id="17025" w:author="UTENTE" w:date="2020-06-30T18:54:00Z"/>
          <w:rFonts w:ascii="Calibri" w:eastAsia="Calibri" w:hAnsi="Calibri" w:cs="Times New Roman"/>
        </w:rPr>
      </w:pPr>
      <w:ins w:id="17026" w:author="UTENTE" w:date="2020-06-30T18:54:00Z">
        <w:r w:rsidRPr="002709E2">
          <w:rPr>
            <w:rFonts w:ascii="Calibri" w:eastAsia="Calibri" w:hAnsi="Calibri" w:cs="Times New Roman"/>
          </w:rPr>
          <w:t>1001.</w:t>
        </w:r>
        <w:r w:rsidRPr="002709E2">
          <w:rPr>
            <w:rFonts w:ascii="Calibri" w:eastAsia="Calibri" w:hAnsi="Calibri" w:cs="Times New Roman"/>
          </w:rPr>
          <w:tab/>
          <w:t>n "Ha un sapore… {w}fantastico."</w:t>
        </w:r>
      </w:ins>
    </w:p>
    <w:p w14:paraId="22D6A2ED" w14:textId="77777777" w:rsidR="002709E2" w:rsidRPr="002709E2" w:rsidRDefault="002709E2" w:rsidP="002709E2">
      <w:pPr>
        <w:spacing w:line="600" w:lineRule="auto"/>
        <w:jc w:val="left"/>
        <w:rPr>
          <w:ins w:id="17027" w:author="UTENTE" w:date="2020-06-30T18:54:00Z"/>
          <w:rFonts w:ascii="Calibri" w:eastAsia="Calibri" w:hAnsi="Calibri" w:cs="Times New Roman"/>
        </w:rPr>
      </w:pPr>
      <w:ins w:id="17028" w:author="UTENTE" w:date="2020-06-30T18:54:00Z">
        <w:r w:rsidRPr="002709E2">
          <w:rPr>
            <w:rFonts w:ascii="Calibri" w:eastAsia="Calibri" w:hAnsi="Calibri" w:cs="Times New Roman"/>
          </w:rPr>
          <w:t>1002.</w:t>
        </w:r>
        <w:r w:rsidRPr="002709E2">
          <w:rPr>
            <w:rFonts w:ascii="Calibri" w:eastAsia="Calibri" w:hAnsi="Calibri" w:cs="Times New Roman"/>
          </w:rPr>
          <w:tab/>
          <w:t>mc "\"…\""</w:t>
        </w:r>
      </w:ins>
    </w:p>
    <w:p w14:paraId="1F352462" w14:textId="77777777" w:rsidR="002709E2" w:rsidRPr="002709E2" w:rsidRDefault="002709E2" w:rsidP="002709E2">
      <w:pPr>
        <w:spacing w:line="600" w:lineRule="auto"/>
        <w:jc w:val="left"/>
        <w:rPr>
          <w:ins w:id="17029" w:author="UTENTE" w:date="2020-06-30T18:54:00Z"/>
          <w:rFonts w:ascii="Calibri" w:eastAsia="Calibri" w:hAnsi="Calibri" w:cs="Times New Roman"/>
        </w:rPr>
      </w:pPr>
      <w:ins w:id="17030" w:author="UTENTE" w:date="2020-06-30T18:54:00Z">
        <w:r w:rsidRPr="002709E2">
          <w:rPr>
            <w:rFonts w:ascii="Calibri" w:eastAsia="Calibri" w:hAnsi="Calibri" w:cs="Times New Roman"/>
          </w:rPr>
          <w:t>1003.</w:t>
        </w:r>
        <w:r w:rsidRPr="002709E2">
          <w:rPr>
            <w:rFonts w:ascii="Calibri" w:eastAsia="Calibri" w:hAnsi="Calibri" w:cs="Times New Roman"/>
          </w:rPr>
          <w:tab/>
          <w:t>n "Riesco a sentirlo scorrere nelle mie vene, riportandomi in vita."</w:t>
        </w:r>
      </w:ins>
    </w:p>
    <w:p w14:paraId="54C1859D" w14:textId="77777777" w:rsidR="002709E2" w:rsidRPr="002709E2" w:rsidRDefault="002709E2" w:rsidP="002709E2">
      <w:pPr>
        <w:spacing w:line="600" w:lineRule="auto"/>
        <w:jc w:val="left"/>
        <w:rPr>
          <w:ins w:id="17031" w:author="UTENTE" w:date="2020-06-30T18:54:00Z"/>
          <w:rFonts w:ascii="Calibri" w:eastAsia="Calibri" w:hAnsi="Calibri" w:cs="Times New Roman"/>
        </w:rPr>
      </w:pPr>
      <w:ins w:id="17032" w:author="UTENTE" w:date="2020-06-30T18:54:00Z">
        <w:r w:rsidRPr="002709E2">
          <w:rPr>
            <w:rFonts w:ascii="Calibri" w:eastAsia="Calibri" w:hAnsi="Calibri" w:cs="Times New Roman"/>
          </w:rPr>
          <w:t>1004.</w:t>
        </w:r>
        <w:r w:rsidRPr="002709E2">
          <w:rPr>
            <w:rFonts w:ascii="Calibri" w:eastAsia="Calibri" w:hAnsi="Calibri" w:cs="Times New Roman"/>
          </w:rPr>
          <w:tab/>
          <w:t>n "La fame…"</w:t>
        </w:r>
      </w:ins>
    </w:p>
    <w:p w14:paraId="1F2FB2DA" w14:textId="77777777" w:rsidR="002709E2" w:rsidRPr="002709E2" w:rsidRDefault="002709E2" w:rsidP="002709E2">
      <w:pPr>
        <w:spacing w:line="600" w:lineRule="auto"/>
        <w:jc w:val="left"/>
        <w:rPr>
          <w:ins w:id="17033" w:author="UTENTE" w:date="2020-06-30T18:54:00Z"/>
          <w:rFonts w:ascii="Calibri" w:eastAsia="Calibri" w:hAnsi="Calibri" w:cs="Times New Roman"/>
        </w:rPr>
      </w:pPr>
      <w:ins w:id="17034" w:author="UTENTE" w:date="2020-06-30T18:54:00Z">
        <w:r w:rsidRPr="002709E2">
          <w:rPr>
            <w:rFonts w:ascii="Calibri" w:eastAsia="Calibri" w:hAnsi="Calibri" w:cs="Times New Roman"/>
          </w:rPr>
          <w:t>1005.</w:t>
        </w:r>
        <w:r w:rsidRPr="002709E2">
          <w:rPr>
            <w:rFonts w:ascii="Calibri" w:eastAsia="Calibri" w:hAnsi="Calibri" w:cs="Times New Roman"/>
          </w:rPr>
          <w:tab/>
          <w:t>n "È così forte."</w:t>
        </w:r>
      </w:ins>
    </w:p>
    <w:p w14:paraId="03ED0E5F" w14:textId="77777777" w:rsidR="002709E2" w:rsidRPr="002709E2" w:rsidRDefault="002709E2" w:rsidP="002709E2">
      <w:pPr>
        <w:spacing w:line="600" w:lineRule="auto"/>
        <w:jc w:val="left"/>
        <w:rPr>
          <w:ins w:id="17035" w:author="UTENTE" w:date="2020-06-30T18:54:00Z"/>
          <w:rFonts w:ascii="Calibri" w:eastAsia="Calibri" w:hAnsi="Calibri" w:cs="Times New Roman"/>
          <w:lang w:val="en-US"/>
        </w:rPr>
      </w:pPr>
      <w:ins w:id="17036" w:author="UTENTE" w:date="2020-06-30T18:54:00Z">
        <w:r w:rsidRPr="002709E2">
          <w:rPr>
            <w:rFonts w:ascii="Calibri" w:eastAsia="Calibri" w:hAnsi="Calibri" w:cs="Times New Roman"/>
            <w:lang w:val="en-US"/>
          </w:rPr>
          <w:t>1006.</w:t>
        </w:r>
        <w:r w:rsidRPr="002709E2">
          <w:rPr>
            <w:rFonts w:ascii="Calibri" w:eastAsia="Calibri" w:hAnsi="Calibri" w:cs="Times New Roman"/>
            <w:lang w:val="en-US"/>
          </w:rPr>
          <w:tab/>
          <w:t>n "Fa male, brucia…" </w:t>
        </w:r>
        <w:r w:rsidRPr="002709E2">
          <w:rPr>
            <w:rFonts w:ascii="Calibri" w:eastAsia="Calibri" w:hAnsi="Calibri" w:cs="Times New Roman"/>
            <w:lang w:val="en-US"/>
          </w:rPr>
          <w:br w:type="page"/>
        </w:r>
      </w:ins>
    </w:p>
    <w:p w14:paraId="384CF654" w14:textId="77777777" w:rsidR="002709E2" w:rsidRPr="002709E2" w:rsidRDefault="002709E2" w:rsidP="002709E2">
      <w:pPr>
        <w:spacing w:line="600" w:lineRule="auto"/>
        <w:jc w:val="left"/>
        <w:rPr>
          <w:ins w:id="17037" w:author="UTENTE" w:date="2020-06-30T18:54:00Z"/>
          <w:rFonts w:ascii="Calibri" w:eastAsia="Calibri" w:hAnsi="Calibri" w:cs="Times New Roman"/>
          <w:lang w:val="en-US"/>
        </w:rPr>
      </w:pPr>
      <w:ins w:id="17038" w:author="UTENTE" w:date="2020-06-30T18:54:00Z">
        <w:r w:rsidRPr="002709E2">
          <w:rPr>
            <w:rFonts w:ascii="Calibri" w:eastAsia="Calibri" w:hAnsi="Calibri" w:cs="Times New Roman"/>
            <w:lang w:val="en-US"/>
          </w:rPr>
          <w:lastRenderedPageBreak/>
          <w:t>1007.</w:t>
        </w:r>
        <w:r w:rsidRPr="002709E2">
          <w:rPr>
            <w:rFonts w:ascii="Calibri" w:eastAsia="Calibri" w:hAnsi="Calibri" w:cs="Times New Roman"/>
            <w:lang w:val="en-US"/>
          </w:rPr>
          <w:tab/>
          <w:t>n "Like I'm going to burst if I don't feed."</w:t>
        </w:r>
      </w:ins>
    </w:p>
    <w:p w14:paraId="7B92C79C" w14:textId="77777777" w:rsidR="002709E2" w:rsidRPr="002709E2" w:rsidRDefault="002709E2" w:rsidP="002709E2">
      <w:pPr>
        <w:spacing w:line="600" w:lineRule="auto"/>
        <w:jc w:val="left"/>
        <w:rPr>
          <w:ins w:id="17039" w:author="UTENTE" w:date="2020-06-30T18:54:00Z"/>
          <w:rFonts w:ascii="Calibri" w:eastAsia="Calibri" w:hAnsi="Calibri" w:cs="Times New Roman"/>
          <w:lang w:val="en-US"/>
        </w:rPr>
      </w:pPr>
      <w:ins w:id="17040" w:author="UTENTE" w:date="2020-06-30T18:54:00Z">
        <w:r w:rsidRPr="002709E2">
          <w:rPr>
            <w:rFonts w:ascii="Calibri" w:eastAsia="Calibri" w:hAnsi="Calibri" w:cs="Times New Roman"/>
            <w:lang w:val="en-US"/>
          </w:rPr>
          <w:t>1008.</w:t>
        </w:r>
        <w:r w:rsidRPr="002709E2">
          <w:rPr>
            <w:rFonts w:ascii="Calibri" w:eastAsia="Calibri" w:hAnsi="Calibri" w:cs="Times New Roman"/>
            <w:lang w:val="en-US"/>
          </w:rPr>
          <w:tab/>
          <w:t>mcp "\"…\""</w:t>
        </w:r>
      </w:ins>
    </w:p>
    <w:p w14:paraId="4900965F" w14:textId="77777777" w:rsidR="002709E2" w:rsidRPr="002709E2" w:rsidRDefault="002709E2" w:rsidP="002709E2">
      <w:pPr>
        <w:spacing w:line="600" w:lineRule="auto"/>
        <w:jc w:val="left"/>
        <w:rPr>
          <w:ins w:id="17041" w:author="UTENTE" w:date="2020-06-30T18:54:00Z"/>
          <w:rFonts w:ascii="Calibri" w:eastAsia="Calibri" w:hAnsi="Calibri" w:cs="Times New Roman"/>
          <w:lang w:val="en-US"/>
        </w:rPr>
      </w:pPr>
      <w:ins w:id="17042" w:author="UTENTE" w:date="2020-06-30T18:54:00Z">
        <w:r w:rsidRPr="002709E2">
          <w:rPr>
            <w:rFonts w:ascii="Calibri" w:eastAsia="Calibri" w:hAnsi="Calibri" w:cs="Times New Roman"/>
            <w:lang w:val="en-US"/>
          </w:rPr>
          <w:t>1009.</w:t>
        </w:r>
        <w:r w:rsidRPr="002709E2">
          <w:rPr>
            <w:rFonts w:ascii="Calibri" w:eastAsia="Calibri" w:hAnsi="Calibri" w:cs="Times New Roman"/>
            <w:lang w:val="en-US"/>
          </w:rPr>
          <w:tab/>
          <w:t>n "My own ragged breathing echoes in my ears."</w:t>
        </w:r>
      </w:ins>
    </w:p>
    <w:p w14:paraId="3695872A" w14:textId="77777777" w:rsidR="002709E2" w:rsidRPr="002709E2" w:rsidRDefault="002709E2" w:rsidP="002709E2">
      <w:pPr>
        <w:spacing w:line="600" w:lineRule="auto"/>
        <w:jc w:val="left"/>
        <w:rPr>
          <w:ins w:id="17043" w:author="UTENTE" w:date="2020-06-30T18:54:00Z"/>
          <w:rFonts w:ascii="Calibri" w:eastAsia="Calibri" w:hAnsi="Calibri" w:cs="Times New Roman"/>
          <w:lang w:val="en-US"/>
        </w:rPr>
      </w:pPr>
      <w:ins w:id="17044" w:author="UTENTE" w:date="2020-06-30T18:54:00Z">
        <w:r w:rsidRPr="002709E2">
          <w:rPr>
            <w:rFonts w:ascii="Calibri" w:eastAsia="Calibri" w:hAnsi="Calibri" w:cs="Times New Roman"/>
            <w:lang w:val="en-US"/>
          </w:rPr>
          <w:t>1010.</w:t>
        </w:r>
        <w:r w:rsidRPr="002709E2">
          <w:rPr>
            <w:rFonts w:ascii="Calibri" w:eastAsia="Calibri" w:hAnsi="Calibri" w:cs="Times New Roman"/>
            <w:lang w:val="en-US"/>
          </w:rPr>
          <w:tab/>
          <w:t>u "\"This is what you wanted, isn't it, Dominic?\""</w:t>
        </w:r>
      </w:ins>
    </w:p>
    <w:p w14:paraId="216F2921" w14:textId="77777777" w:rsidR="002709E2" w:rsidRPr="002709E2" w:rsidRDefault="002709E2" w:rsidP="002709E2">
      <w:pPr>
        <w:spacing w:line="600" w:lineRule="auto"/>
        <w:jc w:val="left"/>
        <w:rPr>
          <w:ins w:id="17045" w:author="UTENTE" w:date="2020-06-30T18:54:00Z"/>
          <w:rFonts w:ascii="Calibri" w:eastAsia="Calibri" w:hAnsi="Calibri" w:cs="Times New Roman"/>
          <w:lang w:val="es-ES"/>
        </w:rPr>
      </w:pPr>
      <w:ins w:id="17046" w:author="UTENTE" w:date="2020-06-30T18:54:00Z">
        <w:r w:rsidRPr="002709E2">
          <w:rPr>
            <w:rFonts w:ascii="Calibri" w:eastAsia="Calibri" w:hAnsi="Calibri" w:cs="Times New Roman"/>
            <w:lang w:val="es-ES"/>
          </w:rPr>
          <w:t>1011.</w:t>
        </w:r>
        <w:r w:rsidRPr="002709E2">
          <w:rPr>
            <w:rFonts w:ascii="Calibri" w:eastAsia="Calibri" w:hAnsi="Calibri" w:cs="Times New Roman"/>
            <w:lang w:val="es-ES"/>
          </w:rPr>
          <w:tab/>
          <w:t>u "\"No…\""</w:t>
        </w:r>
      </w:ins>
    </w:p>
    <w:p w14:paraId="4089ACC8" w14:textId="77777777" w:rsidR="002709E2" w:rsidRPr="002709E2" w:rsidRDefault="002709E2" w:rsidP="002709E2">
      <w:pPr>
        <w:spacing w:line="600" w:lineRule="auto"/>
        <w:jc w:val="left"/>
        <w:rPr>
          <w:ins w:id="17047" w:author="UTENTE" w:date="2020-06-30T18:54:00Z"/>
          <w:rFonts w:ascii="Calibri" w:eastAsia="Calibri" w:hAnsi="Calibri" w:cs="Times New Roman"/>
          <w:lang w:val="es-ES"/>
        </w:rPr>
      </w:pPr>
      <w:ins w:id="17048" w:author="UTENTE" w:date="2020-06-30T18:54:00Z">
        <w:r w:rsidRPr="002709E2">
          <w:rPr>
            <w:rFonts w:ascii="Calibri" w:eastAsia="Calibri" w:hAnsi="Calibri" w:cs="Times New Roman"/>
            <w:lang w:val="es-ES"/>
          </w:rPr>
          <w:t>1012.</w:t>
        </w:r>
        <w:r w:rsidRPr="002709E2">
          <w:rPr>
            <w:rFonts w:ascii="Calibri" w:eastAsia="Calibri" w:hAnsi="Calibri" w:cs="Times New Roman"/>
            <w:lang w:val="es-ES"/>
          </w:rPr>
          <w:tab/>
          <w:t>u "\"No–!!\""</w:t>
        </w:r>
      </w:ins>
    </w:p>
    <w:p w14:paraId="7CB64DAB" w14:textId="77777777" w:rsidR="002709E2" w:rsidRPr="002709E2" w:rsidRDefault="002709E2" w:rsidP="002709E2">
      <w:pPr>
        <w:spacing w:line="600" w:lineRule="auto"/>
        <w:jc w:val="left"/>
        <w:rPr>
          <w:ins w:id="17049" w:author="UTENTE" w:date="2020-06-30T18:54:00Z"/>
          <w:rFonts w:ascii="Calibri" w:eastAsia="Calibri" w:hAnsi="Calibri" w:cs="Times New Roman"/>
          <w:lang w:val="es-ES"/>
        </w:rPr>
      </w:pPr>
      <w:ins w:id="17050" w:author="UTENTE" w:date="2020-06-30T18:54:00Z">
        <w:r w:rsidRPr="002709E2">
          <w:rPr>
            <w:rFonts w:ascii="Calibri" w:eastAsia="Calibri" w:hAnsi="Calibri" w:cs="Times New Roman"/>
            <w:lang w:val="es-ES"/>
          </w:rPr>
          <w:t>1013.</w:t>
        </w:r>
        <w:r w:rsidRPr="002709E2">
          <w:rPr>
            <w:rFonts w:ascii="Calibri" w:eastAsia="Calibri" w:hAnsi="Calibri" w:cs="Times New Roman"/>
            <w:lang w:val="es-ES"/>
          </w:rPr>
          <w:tab/>
          <w:t>n "A distant cry."</w:t>
        </w:r>
      </w:ins>
    </w:p>
    <w:p w14:paraId="78CE913A" w14:textId="77777777" w:rsidR="002709E2" w:rsidRPr="002709E2" w:rsidRDefault="002709E2" w:rsidP="002709E2">
      <w:pPr>
        <w:spacing w:line="600" w:lineRule="auto"/>
        <w:jc w:val="left"/>
        <w:rPr>
          <w:ins w:id="17051" w:author="UTENTE" w:date="2020-06-30T18:54:00Z"/>
          <w:rFonts w:ascii="Calibri" w:eastAsia="Calibri" w:hAnsi="Calibri" w:cs="Times New Roman"/>
          <w:lang w:val="en-US"/>
        </w:rPr>
      </w:pPr>
      <w:ins w:id="17052" w:author="UTENTE" w:date="2020-06-30T18:54:00Z">
        <w:r w:rsidRPr="002709E2">
          <w:rPr>
            <w:rFonts w:ascii="Calibri" w:eastAsia="Calibri" w:hAnsi="Calibri" w:cs="Times New Roman"/>
            <w:lang w:val="en-US"/>
          </w:rPr>
          <w:t>1014.</w:t>
        </w:r>
        <w:r w:rsidRPr="002709E2">
          <w:rPr>
            <w:rFonts w:ascii="Calibri" w:eastAsia="Calibri" w:hAnsi="Calibri" w:cs="Times New Roman"/>
            <w:lang w:val="en-US"/>
          </w:rPr>
          <w:tab/>
          <w:t>n "But more importantly…"</w:t>
        </w:r>
      </w:ins>
    </w:p>
    <w:p w14:paraId="27A664DE" w14:textId="77777777" w:rsidR="002709E2" w:rsidRPr="002709E2" w:rsidRDefault="002709E2" w:rsidP="002709E2">
      <w:pPr>
        <w:spacing w:line="600" w:lineRule="auto"/>
        <w:jc w:val="left"/>
        <w:rPr>
          <w:ins w:id="17053" w:author="UTENTE" w:date="2020-06-30T18:54:00Z"/>
          <w:rFonts w:ascii="Calibri" w:eastAsia="Calibri" w:hAnsi="Calibri" w:cs="Times New Roman"/>
          <w:lang w:val="en-US"/>
        </w:rPr>
      </w:pPr>
      <w:ins w:id="17054" w:author="UTENTE" w:date="2020-06-30T18:54:00Z">
        <w:r w:rsidRPr="002709E2">
          <w:rPr>
            <w:rFonts w:ascii="Calibri" w:eastAsia="Calibri" w:hAnsi="Calibri" w:cs="Times New Roman"/>
            <w:lang w:val="en-US"/>
          </w:rPr>
          <w:t>1015.</w:t>
        </w:r>
        <w:r w:rsidRPr="002709E2">
          <w:rPr>
            <w:rFonts w:ascii="Calibri" w:eastAsia="Calibri" w:hAnsi="Calibri" w:cs="Times New Roman"/>
            <w:lang w:val="en-US"/>
          </w:rPr>
          <w:tab/>
          <w:t>n "A delicious scent."</w:t>
        </w:r>
      </w:ins>
    </w:p>
    <w:p w14:paraId="357869CC" w14:textId="77777777" w:rsidR="002709E2" w:rsidRPr="002709E2" w:rsidRDefault="002709E2" w:rsidP="002709E2">
      <w:pPr>
        <w:spacing w:line="600" w:lineRule="auto"/>
        <w:jc w:val="left"/>
        <w:rPr>
          <w:ins w:id="17055" w:author="UTENTE" w:date="2020-06-30T18:54:00Z"/>
          <w:rFonts w:ascii="Calibri" w:eastAsia="Calibri" w:hAnsi="Calibri" w:cs="Times New Roman"/>
          <w:lang w:val="en-US"/>
        </w:rPr>
      </w:pPr>
      <w:ins w:id="17056" w:author="UTENTE" w:date="2020-06-30T18:54:00Z">
        <w:r w:rsidRPr="002709E2">
          <w:rPr>
            <w:rFonts w:ascii="Calibri" w:eastAsia="Calibri" w:hAnsi="Calibri" w:cs="Times New Roman"/>
            <w:lang w:val="en-US"/>
          </w:rPr>
          <w:t>1016.</w:t>
        </w:r>
        <w:r w:rsidRPr="002709E2">
          <w:rPr>
            <w:rFonts w:ascii="Calibri" w:eastAsia="Calibri" w:hAnsi="Calibri" w:cs="Times New Roman"/>
            <w:lang w:val="en-US"/>
          </w:rPr>
          <w:tab/>
          <w:t>n "Sweeter than anything I've ever smelled before…"</w:t>
        </w:r>
      </w:ins>
    </w:p>
    <w:p w14:paraId="677F8615" w14:textId="77777777" w:rsidR="002709E2" w:rsidRPr="002709E2" w:rsidRDefault="002709E2" w:rsidP="002709E2">
      <w:pPr>
        <w:spacing w:line="600" w:lineRule="auto"/>
        <w:jc w:val="left"/>
        <w:rPr>
          <w:ins w:id="17057" w:author="UTENTE" w:date="2020-06-30T18:54:00Z"/>
          <w:rFonts w:ascii="Calibri" w:eastAsia="Calibri" w:hAnsi="Calibri" w:cs="Times New Roman"/>
          <w:lang w:val="en-US"/>
        </w:rPr>
      </w:pPr>
      <w:ins w:id="17058" w:author="UTENTE" w:date="2020-06-30T18:54:00Z">
        <w:r w:rsidRPr="002709E2">
          <w:rPr>
            <w:rFonts w:ascii="Calibri" w:eastAsia="Calibri" w:hAnsi="Calibri" w:cs="Times New Roman"/>
            <w:lang w:val="en-US"/>
          </w:rPr>
          <w:t>1017.</w:t>
        </w:r>
        <w:r w:rsidRPr="002709E2">
          <w:rPr>
            <w:rFonts w:ascii="Calibri" w:eastAsia="Calibri" w:hAnsi="Calibri" w:cs="Times New Roman"/>
            <w:lang w:val="en-US"/>
          </w:rPr>
          <w:tab/>
          <w:t>n "I want it."</w:t>
        </w:r>
      </w:ins>
    </w:p>
    <w:p w14:paraId="2247BEB4" w14:textId="77777777" w:rsidR="002709E2" w:rsidRPr="002709E2" w:rsidRDefault="002709E2" w:rsidP="002709E2">
      <w:pPr>
        <w:spacing w:line="600" w:lineRule="auto"/>
        <w:jc w:val="left"/>
        <w:rPr>
          <w:ins w:id="17059" w:author="UTENTE" w:date="2020-06-30T18:54:00Z"/>
          <w:rFonts w:ascii="Calibri" w:eastAsia="Calibri" w:hAnsi="Calibri" w:cs="Times New Roman"/>
          <w:lang w:val="es-ES"/>
        </w:rPr>
      </w:pPr>
      <w:ins w:id="17060" w:author="UTENTE" w:date="2020-06-30T18:54:00Z">
        <w:r w:rsidRPr="002709E2">
          <w:rPr>
            <w:rFonts w:ascii="Calibri" w:eastAsia="Calibri" w:hAnsi="Calibri" w:cs="Times New Roman"/>
            <w:lang w:val="en-US"/>
          </w:rPr>
          <w:t>1018.</w:t>
        </w:r>
        <w:r w:rsidRPr="002709E2">
          <w:rPr>
            <w:rFonts w:ascii="Calibri" w:eastAsia="Calibri" w:hAnsi="Calibri" w:cs="Times New Roman"/>
            <w:lang w:val="en-US"/>
          </w:rPr>
          <w:tab/>
          <w:t xml:space="preserve">u "\"[mc]… </w:t>
        </w:r>
        <w:r w:rsidRPr="002709E2">
          <w:rPr>
            <w:rFonts w:ascii="Calibri" w:eastAsia="Calibri" w:hAnsi="Calibri" w:cs="Times New Roman"/>
            <w:lang w:val="es-ES"/>
          </w:rPr>
          <w:t>[mc], no…!\""</w:t>
        </w:r>
      </w:ins>
    </w:p>
    <w:p w14:paraId="356BC886" w14:textId="77777777" w:rsidR="002709E2" w:rsidRPr="002709E2" w:rsidRDefault="002709E2" w:rsidP="002709E2">
      <w:pPr>
        <w:spacing w:line="600" w:lineRule="auto"/>
        <w:jc w:val="left"/>
        <w:rPr>
          <w:ins w:id="17061" w:author="UTENTE" w:date="2020-06-30T18:54:00Z"/>
          <w:rFonts w:ascii="Calibri" w:eastAsia="Calibri" w:hAnsi="Calibri" w:cs="Times New Roman"/>
          <w:lang w:val="en-US"/>
        </w:rPr>
      </w:pPr>
      <w:ins w:id="17062" w:author="UTENTE" w:date="2020-06-30T18:54:00Z">
        <w:r w:rsidRPr="002709E2">
          <w:rPr>
            <w:rFonts w:ascii="Calibri" w:eastAsia="Calibri" w:hAnsi="Calibri" w:cs="Times New Roman"/>
            <w:lang w:val="es-ES"/>
          </w:rPr>
          <w:t>1019.</w:t>
        </w:r>
        <w:r w:rsidRPr="002709E2">
          <w:rPr>
            <w:rFonts w:ascii="Calibri" w:eastAsia="Calibri" w:hAnsi="Calibri" w:cs="Times New Roman"/>
            <w:lang w:val="es-ES"/>
          </w:rPr>
          <w:tab/>
          <w:t xml:space="preserve">n "So red… </w:t>
        </w:r>
        <w:r w:rsidRPr="002709E2">
          <w:rPr>
            <w:rFonts w:ascii="Calibri" w:eastAsia="Calibri" w:hAnsi="Calibri" w:cs="Times New Roman"/>
            <w:lang w:val="en-US"/>
          </w:rPr>
          <w:t>{w}so sweet."</w:t>
        </w:r>
      </w:ins>
    </w:p>
    <w:p w14:paraId="02F87AF3" w14:textId="77777777" w:rsidR="002709E2" w:rsidRPr="002709E2" w:rsidRDefault="002709E2" w:rsidP="002709E2">
      <w:pPr>
        <w:spacing w:line="600" w:lineRule="auto"/>
        <w:jc w:val="left"/>
        <w:rPr>
          <w:ins w:id="17063" w:author="UTENTE" w:date="2020-06-30T18:54:00Z"/>
          <w:rFonts w:ascii="Calibri" w:eastAsia="Calibri" w:hAnsi="Calibri" w:cs="Times New Roman"/>
          <w:lang w:val="en-US"/>
        </w:rPr>
      </w:pPr>
      <w:ins w:id="17064" w:author="UTENTE" w:date="2020-06-30T18:54:00Z">
        <w:r w:rsidRPr="002709E2">
          <w:rPr>
            <w:rFonts w:ascii="Calibri" w:eastAsia="Calibri" w:hAnsi="Calibri" w:cs="Times New Roman"/>
            <w:lang w:val="en-US"/>
          </w:rPr>
          <w:t>1020.</w:t>
        </w:r>
        <w:r w:rsidRPr="002709E2">
          <w:rPr>
            <w:rFonts w:ascii="Calibri" w:eastAsia="Calibri" w:hAnsi="Calibri" w:cs="Times New Roman"/>
            <w:lang w:val="en-US"/>
          </w:rPr>
          <w:tab/>
          <w:t>n "I drink and drink, feeling the body go limp in my hands."</w:t>
        </w:r>
      </w:ins>
    </w:p>
    <w:p w14:paraId="11916D95" w14:textId="77777777" w:rsidR="002709E2" w:rsidRPr="002709E2" w:rsidRDefault="002709E2" w:rsidP="002709E2">
      <w:pPr>
        <w:spacing w:line="600" w:lineRule="auto"/>
        <w:jc w:val="left"/>
        <w:rPr>
          <w:ins w:id="17065" w:author="UTENTE" w:date="2020-06-30T18:54:00Z"/>
          <w:rFonts w:ascii="Calibri" w:eastAsia="Calibri" w:hAnsi="Calibri" w:cs="Times New Roman"/>
          <w:lang w:val="en-US"/>
        </w:rPr>
      </w:pPr>
      <w:ins w:id="17066" w:author="UTENTE" w:date="2020-06-30T18:54:00Z">
        <w:r w:rsidRPr="002709E2">
          <w:rPr>
            <w:rFonts w:ascii="Calibri" w:eastAsia="Calibri" w:hAnsi="Calibri" w:cs="Times New Roman"/>
            <w:lang w:val="en-US"/>
          </w:rPr>
          <w:t>1021.</w:t>
        </w:r>
        <w:r w:rsidRPr="002709E2">
          <w:rPr>
            <w:rFonts w:ascii="Calibri" w:eastAsia="Calibri" w:hAnsi="Calibri" w:cs="Times New Roman"/>
            <w:lang w:val="en-US"/>
          </w:rPr>
          <w:tab/>
          <w:t>u "\"How admirable… my new, perfect creation.\""</w:t>
        </w:r>
      </w:ins>
    </w:p>
    <w:p w14:paraId="1325B48A" w14:textId="77777777" w:rsidR="002709E2" w:rsidRPr="002709E2" w:rsidRDefault="002709E2" w:rsidP="002709E2">
      <w:pPr>
        <w:spacing w:line="600" w:lineRule="auto"/>
        <w:jc w:val="left"/>
        <w:rPr>
          <w:ins w:id="17067" w:author="UTENTE" w:date="2020-06-30T18:54:00Z"/>
          <w:rFonts w:ascii="Calibri" w:eastAsia="Calibri" w:hAnsi="Calibri" w:cs="Times New Roman"/>
          <w:lang w:val="en-US"/>
        </w:rPr>
      </w:pPr>
      <w:ins w:id="17068" w:author="UTENTE" w:date="2020-06-30T18:54:00Z">
        <w:r w:rsidRPr="002709E2">
          <w:rPr>
            <w:rFonts w:ascii="Calibri" w:eastAsia="Calibri" w:hAnsi="Calibri" w:cs="Times New Roman"/>
            <w:lang w:val="en-US"/>
          </w:rPr>
          <w:t>1022.</w:t>
        </w:r>
        <w:r w:rsidRPr="002709E2">
          <w:rPr>
            <w:rFonts w:ascii="Calibri" w:eastAsia="Calibri" w:hAnsi="Calibri" w:cs="Times New Roman"/>
            <w:lang w:val="en-US"/>
          </w:rPr>
          <w:tab/>
          <w:t>n "A hand gently strokes the back of my head."</w:t>
        </w:r>
      </w:ins>
    </w:p>
    <w:p w14:paraId="288BE096" w14:textId="77777777" w:rsidR="002709E2" w:rsidRPr="002709E2" w:rsidRDefault="002709E2" w:rsidP="002709E2">
      <w:pPr>
        <w:spacing w:line="600" w:lineRule="auto"/>
        <w:jc w:val="left"/>
        <w:rPr>
          <w:ins w:id="17069" w:author="UTENTE" w:date="2020-06-30T18:54:00Z"/>
          <w:rFonts w:ascii="Calibri" w:eastAsia="Calibri" w:hAnsi="Calibri" w:cs="Times New Roman"/>
          <w:lang w:val="en-US"/>
        </w:rPr>
      </w:pPr>
      <w:ins w:id="17070" w:author="UTENTE" w:date="2020-06-30T18:54:00Z">
        <w:r w:rsidRPr="002709E2">
          <w:rPr>
            <w:rFonts w:ascii="Calibri" w:eastAsia="Calibri" w:hAnsi="Calibri" w:cs="Times New Roman"/>
            <w:lang w:val="en-US"/>
          </w:rPr>
          <w:t>1023.</w:t>
        </w:r>
        <w:r w:rsidRPr="002709E2">
          <w:rPr>
            <w:rFonts w:ascii="Calibri" w:eastAsia="Calibri" w:hAnsi="Calibri" w:cs="Times New Roman"/>
            <w:lang w:val="en-US"/>
          </w:rPr>
          <w:tab/>
          <w:t>n "But I ignore it, instead focusing on draining every last drop."</w:t>
        </w:r>
      </w:ins>
    </w:p>
    <w:p w14:paraId="193394CA" w14:textId="77777777" w:rsidR="002709E2" w:rsidRPr="002709E2" w:rsidRDefault="002709E2" w:rsidP="002709E2">
      <w:pPr>
        <w:spacing w:line="600" w:lineRule="auto"/>
        <w:jc w:val="left"/>
        <w:rPr>
          <w:ins w:id="17071" w:author="UTENTE" w:date="2020-06-30T18:54:00Z"/>
          <w:rFonts w:ascii="Calibri" w:eastAsia="Calibri" w:hAnsi="Calibri" w:cs="Times New Roman"/>
          <w:lang w:val="en-US"/>
        </w:rPr>
      </w:pPr>
      <w:ins w:id="17072" w:author="UTENTE" w:date="2020-06-30T18:54:00Z">
        <w:r w:rsidRPr="002709E2">
          <w:rPr>
            <w:rFonts w:ascii="Calibri" w:eastAsia="Calibri" w:hAnsi="Calibri" w:cs="Times New Roman"/>
            <w:lang w:val="en-US"/>
          </w:rPr>
          <w:t>1024.</w:t>
        </w:r>
        <w:r w:rsidRPr="002709E2">
          <w:rPr>
            <w:rFonts w:ascii="Calibri" w:eastAsia="Calibri" w:hAnsi="Calibri" w:cs="Times New Roman"/>
            <w:lang w:val="en-US"/>
          </w:rPr>
          <w:tab/>
          <w:t>u "\"Once you're tamed, you'll make for a lovely addition, indeed…\""</w:t>
        </w:r>
      </w:ins>
    </w:p>
    <w:p w14:paraId="6ADFC8FF" w14:textId="77777777" w:rsidR="002709E2" w:rsidRPr="002709E2" w:rsidRDefault="002709E2" w:rsidP="002709E2">
      <w:pPr>
        <w:spacing w:line="600" w:lineRule="auto"/>
        <w:jc w:val="left"/>
        <w:rPr>
          <w:ins w:id="17073" w:author="UTENTE" w:date="2020-06-30T18:54:00Z"/>
          <w:rFonts w:ascii="Calibri" w:eastAsia="Calibri" w:hAnsi="Calibri" w:cs="Times New Roman"/>
          <w:lang w:val="en-US"/>
        </w:rPr>
      </w:pPr>
      <w:ins w:id="17074" w:author="UTENTE" w:date="2020-06-30T18:54:00Z">
        <w:r w:rsidRPr="002709E2">
          <w:rPr>
            <w:rFonts w:ascii="Calibri" w:eastAsia="Calibri" w:hAnsi="Calibri" w:cs="Times New Roman"/>
            <w:lang w:val="en-US"/>
          </w:rPr>
          <w:t>1025.</w:t>
        </w:r>
        <w:r w:rsidRPr="002709E2">
          <w:rPr>
            <w:rFonts w:ascii="Calibri" w:eastAsia="Calibri" w:hAnsi="Calibri" w:cs="Times New Roman"/>
            <w:lang w:val="en-US"/>
          </w:rPr>
          <w:tab/>
          <w:t>u "\"Although it's a shame you lost your wits, after all.\""</w:t>
        </w:r>
      </w:ins>
    </w:p>
    <w:p w14:paraId="262EC0A5" w14:textId="77777777" w:rsidR="002709E2" w:rsidRPr="002709E2" w:rsidRDefault="002709E2" w:rsidP="002709E2">
      <w:pPr>
        <w:spacing w:line="600" w:lineRule="auto"/>
        <w:jc w:val="left"/>
        <w:rPr>
          <w:ins w:id="17075" w:author="UTENTE" w:date="2020-06-30T18:54:00Z"/>
          <w:rFonts w:ascii="Calibri" w:eastAsia="Calibri" w:hAnsi="Calibri" w:cs="Times New Roman"/>
          <w:lang w:val="en-US"/>
        </w:rPr>
      </w:pPr>
      <w:ins w:id="17076" w:author="UTENTE" w:date="2020-06-30T18:54:00Z">
        <w:r w:rsidRPr="002709E2">
          <w:rPr>
            <w:rFonts w:ascii="Calibri" w:eastAsia="Calibri" w:hAnsi="Calibri" w:cs="Times New Roman"/>
            <w:lang w:val="en-US"/>
          </w:rPr>
          <w:t>1026. n "–The hunger subsides a little." </w:t>
        </w:r>
        <w:r w:rsidRPr="002709E2">
          <w:rPr>
            <w:rFonts w:ascii="Calibri" w:eastAsia="Calibri" w:hAnsi="Calibri" w:cs="Times New Roman"/>
            <w:lang w:val="en-US"/>
          </w:rPr>
          <w:br w:type="page"/>
        </w:r>
      </w:ins>
    </w:p>
    <w:p w14:paraId="6AA143E5" w14:textId="77777777" w:rsidR="002709E2" w:rsidRPr="002709E2" w:rsidRDefault="002709E2" w:rsidP="002709E2">
      <w:pPr>
        <w:spacing w:line="600" w:lineRule="auto"/>
        <w:jc w:val="left"/>
        <w:rPr>
          <w:ins w:id="17077" w:author="UTENTE" w:date="2020-06-30T18:54:00Z"/>
          <w:rFonts w:ascii="Calibri" w:eastAsia="Calibri" w:hAnsi="Calibri" w:cs="Times New Roman"/>
        </w:rPr>
      </w:pPr>
      <w:ins w:id="17078" w:author="UTENTE" w:date="2020-06-30T18:54:00Z">
        <w:r w:rsidRPr="002709E2">
          <w:rPr>
            <w:rFonts w:ascii="Calibri" w:eastAsia="Calibri" w:hAnsi="Calibri" w:cs="Times New Roman"/>
          </w:rPr>
          <w:lastRenderedPageBreak/>
          <w:t>1007.</w:t>
        </w:r>
        <w:r w:rsidRPr="002709E2">
          <w:rPr>
            <w:rFonts w:ascii="Calibri" w:eastAsia="Calibri" w:hAnsi="Calibri" w:cs="Times New Roman"/>
          </w:rPr>
          <w:tab/>
          <w:t>n "Come se potessi esplodere, se non mi nutro."</w:t>
        </w:r>
      </w:ins>
    </w:p>
    <w:p w14:paraId="47B68CBF" w14:textId="77777777" w:rsidR="002709E2" w:rsidRPr="002709E2" w:rsidRDefault="002709E2" w:rsidP="002709E2">
      <w:pPr>
        <w:spacing w:line="600" w:lineRule="auto"/>
        <w:jc w:val="left"/>
        <w:rPr>
          <w:ins w:id="17079" w:author="UTENTE" w:date="2020-06-30T18:54:00Z"/>
          <w:rFonts w:ascii="Calibri" w:eastAsia="Calibri" w:hAnsi="Calibri" w:cs="Times New Roman"/>
        </w:rPr>
      </w:pPr>
      <w:ins w:id="17080" w:author="UTENTE" w:date="2020-06-30T18:54:00Z">
        <w:r w:rsidRPr="002709E2">
          <w:rPr>
            <w:rFonts w:ascii="Calibri" w:eastAsia="Calibri" w:hAnsi="Calibri" w:cs="Times New Roman"/>
          </w:rPr>
          <w:t>1008.</w:t>
        </w:r>
        <w:r w:rsidRPr="002709E2">
          <w:rPr>
            <w:rFonts w:ascii="Calibri" w:eastAsia="Calibri" w:hAnsi="Calibri" w:cs="Times New Roman"/>
          </w:rPr>
          <w:tab/>
          <w:t>mcp "\"…\""</w:t>
        </w:r>
      </w:ins>
    </w:p>
    <w:p w14:paraId="41424C16" w14:textId="77777777" w:rsidR="002709E2" w:rsidRPr="002709E2" w:rsidRDefault="002709E2" w:rsidP="002709E2">
      <w:pPr>
        <w:spacing w:line="600" w:lineRule="auto"/>
        <w:jc w:val="left"/>
        <w:rPr>
          <w:ins w:id="17081" w:author="UTENTE" w:date="2020-06-30T18:54:00Z"/>
          <w:rFonts w:ascii="Calibri" w:eastAsia="Calibri" w:hAnsi="Calibri" w:cs="Times New Roman"/>
        </w:rPr>
      </w:pPr>
      <w:ins w:id="17082" w:author="UTENTE" w:date="2020-06-30T18:54:00Z">
        <w:r w:rsidRPr="002709E2">
          <w:rPr>
            <w:rFonts w:ascii="Calibri" w:eastAsia="Calibri" w:hAnsi="Calibri" w:cs="Times New Roman"/>
          </w:rPr>
          <w:t>1009.</w:t>
        </w:r>
        <w:r w:rsidRPr="002709E2">
          <w:rPr>
            <w:rFonts w:ascii="Calibri" w:eastAsia="Calibri" w:hAnsi="Calibri" w:cs="Times New Roman"/>
          </w:rPr>
          <w:tab/>
          <w:t>n "Il mio stesso respiro spezzato mi echeggia nelle orecchie."</w:t>
        </w:r>
      </w:ins>
    </w:p>
    <w:p w14:paraId="276DB386" w14:textId="77777777" w:rsidR="002709E2" w:rsidRPr="002709E2" w:rsidRDefault="002709E2" w:rsidP="002709E2">
      <w:pPr>
        <w:spacing w:line="600" w:lineRule="auto"/>
        <w:jc w:val="left"/>
        <w:rPr>
          <w:ins w:id="17083" w:author="UTENTE" w:date="2020-06-30T18:54:00Z"/>
          <w:rFonts w:ascii="Calibri" w:eastAsia="Calibri" w:hAnsi="Calibri" w:cs="Times New Roman"/>
        </w:rPr>
      </w:pPr>
      <w:ins w:id="17084" w:author="UTENTE" w:date="2020-06-30T18:54:00Z">
        <w:r w:rsidRPr="002709E2">
          <w:rPr>
            <w:rFonts w:ascii="Calibri" w:eastAsia="Calibri" w:hAnsi="Calibri" w:cs="Times New Roman"/>
          </w:rPr>
          <w:t>1010.</w:t>
        </w:r>
        <w:r w:rsidRPr="002709E2">
          <w:rPr>
            <w:rFonts w:ascii="Calibri" w:eastAsia="Calibri" w:hAnsi="Calibri" w:cs="Times New Roman"/>
          </w:rPr>
          <w:tab/>
          <w:t>u "\"É questo quello che volevi, non è così, Dominic?\""</w:t>
        </w:r>
      </w:ins>
    </w:p>
    <w:p w14:paraId="368CD2C1" w14:textId="77777777" w:rsidR="002709E2" w:rsidRPr="002709E2" w:rsidRDefault="002709E2" w:rsidP="002709E2">
      <w:pPr>
        <w:spacing w:line="600" w:lineRule="auto"/>
        <w:jc w:val="left"/>
        <w:rPr>
          <w:ins w:id="17085" w:author="UTENTE" w:date="2020-06-30T18:54:00Z"/>
          <w:rFonts w:ascii="Calibri" w:eastAsia="Calibri" w:hAnsi="Calibri" w:cs="Times New Roman"/>
          <w:lang w:val="es-ES"/>
        </w:rPr>
      </w:pPr>
      <w:ins w:id="17086" w:author="UTENTE" w:date="2020-06-30T18:54:00Z">
        <w:r w:rsidRPr="002709E2">
          <w:rPr>
            <w:rFonts w:ascii="Calibri" w:eastAsia="Calibri" w:hAnsi="Calibri" w:cs="Times New Roman"/>
            <w:lang w:val="es-ES"/>
          </w:rPr>
          <w:t>1011.</w:t>
        </w:r>
        <w:r w:rsidRPr="002709E2">
          <w:rPr>
            <w:rFonts w:ascii="Calibri" w:eastAsia="Calibri" w:hAnsi="Calibri" w:cs="Times New Roman"/>
            <w:lang w:val="es-ES"/>
          </w:rPr>
          <w:tab/>
          <w:t>u "\"No…\""</w:t>
        </w:r>
      </w:ins>
    </w:p>
    <w:p w14:paraId="537DFCFF" w14:textId="77777777" w:rsidR="002709E2" w:rsidRPr="002709E2" w:rsidRDefault="002709E2" w:rsidP="002709E2">
      <w:pPr>
        <w:spacing w:line="600" w:lineRule="auto"/>
        <w:jc w:val="left"/>
        <w:rPr>
          <w:ins w:id="17087" w:author="UTENTE" w:date="2020-06-30T18:54:00Z"/>
          <w:rFonts w:ascii="Calibri" w:eastAsia="Calibri" w:hAnsi="Calibri" w:cs="Times New Roman"/>
          <w:lang w:val="es-ES"/>
        </w:rPr>
      </w:pPr>
      <w:ins w:id="17088" w:author="UTENTE" w:date="2020-06-30T18:54:00Z">
        <w:r w:rsidRPr="002709E2">
          <w:rPr>
            <w:rFonts w:ascii="Calibri" w:eastAsia="Calibri" w:hAnsi="Calibri" w:cs="Times New Roman"/>
            <w:lang w:val="es-ES"/>
          </w:rPr>
          <w:t>1012.</w:t>
        </w:r>
        <w:r w:rsidRPr="002709E2">
          <w:rPr>
            <w:rFonts w:ascii="Calibri" w:eastAsia="Calibri" w:hAnsi="Calibri" w:cs="Times New Roman"/>
            <w:lang w:val="es-ES"/>
          </w:rPr>
          <w:tab/>
          <w:t>u "\"No-!\""</w:t>
        </w:r>
      </w:ins>
    </w:p>
    <w:p w14:paraId="235F9609" w14:textId="77777777" w:rsidR="002709E2" w:rsidRPr="002709E2" w:rsidRDefault="002709E2" w:rsidP="002709E2">
      <w:pPr>
        <w:spacing w:line="600" w:lineRule="auto"/>
        <w:jc w:val="left"/>
        <w:rPr>
          <w:ins w:id="17089" w:author="UTENTE" w:date="2020-06-30T18:54:00Z"/>
          <w:rFonts w:ascii="Calibri" w:eastAsia="Calibri" w:hAnsi="Calibri" w:cs="Times New Roman"/>
          <w:lang w:val="es-ES"/>
        </w:rPr>
      </w:pPr>
      <w:ins w:id="17090" w:author="UTENTE" w:date="2020-06-30T18:54:00Z">
        <w:r w:rsidRPr="002709E2">
          <w:rPr>
            <w:rFonts w:ascii="Calibri" w:eastAsia="Calibri" w:hAnsi="Calibri" w:cs="Times New Roman"/>
            <w:lang w:val="es-ES"/>
          </w:rPr>
          <w:t>1013.</w:t>
        </w:r>
        <w:r w:rsidRPr="002709E2">
          <w:rPr>
            <w:rFonts w:ascii="Calibri" w:eastAsia="Calibri" w:hAnsi="Calibri" w:cs="Times New Roman"/>
            <w:lang w:val="es-ES"/>
          </w:rPr>
          <w:tab/>
          <w:t>n "Un urlo distante."</w:t>
        </w:r>
      </w:ins>
    </w:p>
    <w:p w14:paraId="250B911E" w14:textId="77777777" w:rsidR="002709E2" w:rsidRPr="002709E2" w:rsidRDefault="002709E2" w:rsidP="002709E2">
      <w:pPr>
        <w:spacing w:line="600" w:lineRule="auto"/>
        <w:jc w:val="left"/>
        <w:rPr>
          <w:ins w:id="17091" w:author="UTENTE" w:date="2020-06-30T18:54:00Z"/>
          <w:rFonts w:ascii="Calibri" w:eastAsia="Calibri" w:hAnsi="Calibri" w:cs="Times New Roman"/>
        </w:rPr>
      </w:pPr>
      <w:ins w:id="17092" w:author="UTENTE" w:date="2020-06-30T18:54:00Z">
        <w:r w:rsidRPr="002709E2">
          <w:rPr>
            <w:rFonts w:ascii="Calibri" w:eastAsia="Calibri" w:hAnsi="Calibri" w:cs="Times New Roman"/>
          </w:rPr>
          <w:t>1014.</w:t>
        </w:r>
        <w:r w:rsidRPr="002709E2">
          <w:rPr>
            <w:rFonts w:ascii="Calibri" w:eastAsia="Calibri" w:hAnsi="Calibri" w:cs="Times New Roman"/>
          </w:rPr>
          <w:tab/>
          <w:t>n "Ma ancora più importante…"</w:t>
        </w:r>
      </w:ins>
    </w:p>
    <w:p w14:paraId="47CAE811" w14:textId="77777777" w:rsidR="002709E2" w:rsidRPr="002709E2" w:rsidRDefault="002709E2" w:rsidP="002709E2">
      <w:pPr>
        <w:spacing w:line="600" w:lineRule="auto"/>
        <w:jc w:val="left"/>
        <w:rPr>
          <w:ins w:id="17093" w:author="UTENTE" w:date="2020-06-30T18:54:00Z"/>
          <w:rFonts w:ascii="Calibri" w:eastAsia="Calibri" w:hAnsi="Calibri" w:cs="Times New Roman"/>
        </w:rPr>
      </w:pPr>
      <w:ins w:id="17094" w:author="UTENTE" w:date="2020-06-30T18:54:00Z">
        <w:r w:rsidRPr="002709E2">
          <w:rPr>
            <w:rFonts w:ascii="Calibri" w:eastAsia="Calibri" w:hAnsi="Calibri" w:cs="Times New Roman"/>
          </w:rPr>
          <w:t>1015.</w:t>
        </w:r>
        <w:r w:rsidRPr="002709E2">
          <w:rPr>
            <w:rFonts w:ascii="Calibri" w:eastAsia="Calibri" w:hAnsi="Calibri" w:cs="Times New Roman"/>
          </w:rPr>
          <w:tab/>
          <w:t>n "Un profumo delizioso."</w:t>
        </w:r>
      </w:ins>
    </w:p>
    <w:p w14:paraId="4E35A88B" w14:textId="77777777" w:rsidR="002709E2" w:rsidRPr="002709E2" w:rsidRDefault="002709E2" w:rsidP="002709E2">
      <w:pPr>
        <w:spacing w:line="600" w:lineRule="auto"/>
        <w:jc w:val="left"/>
        <w:rPr>
          <w:ins w:id="17095" w:author="UTENTE" w:date="2020-06-30T18:54:00Z"/>
          <w:rFonts w:ascii="Calibri" w:eastAsia="Calibri" w:hAnsi="Calibri" w:cs="Times New Roman"/>
        </w:rPr>
      </w:pPr>
      <w:ins w:id="17096" w:author="UTENTE" w:date="2020-06-30T18:54:00Z">
        <w:r w:rsidRPr="002709E2">
          <w:rPr>
            <w:rFonts w:ascii="Calibri" w:eastAsia="Calibri" w:hAnsi="Calibri" w:cs="Times New Roman"/>
          </w:rPr>
          <w:t>1016.</w:t>
        </w:r>
        <w:r w:rsidRPr="002709E2">
          <w:rPr>
            <w:rFonts w:ascii="Calibri" w:eastAsia="Calibri" w:hAnsi="Calibri" w:cs="Times New Roman"/>
          </w:rPr>
          <w:tab/>
          <w:t>n "Più dolce di qualsiasi altra cosa abbia mai provato…"</w:t>
        </w:r>
      </w:ins>
    </w:p>
    <w:p w14:paraId="7B8FCA90" w14:textId="77777777" w:rsidR="002709E2" w:rsidRPr="002709E2" w:rsidRDefault="002709E2" w:rsidP="002709E2">
      <w:pPr>
        <w:spacing w:line="600" w:lineRule="auto"/>
        <w:jc w:val="left"/>
        <w:rPr>
          <w:ins w:id="17097" w:author="UTENTE" w:date="2020-06-30T18:54:00Z"/>
          <w:rFonts w:ascii="Calibri" w:eastAsia="Calibri" w:hAnsi="Calibri" w:cs="Times New Roman"/>
        </w:rPr>
      </w:pPr>
      <w:ins w:id="17098" w:author="UTENTE" w:date="2020-06-30T18:54:00Z">
        <w:r w:rsidRPr="002709E2">
          <w:rPr>
            <w:rFonts w:ascii="Calibri" w:eastAsia="Calibri" w:hAnsi="Calibri" w:cs="Times New Roman"/>
          </w:rPr>
          <w:t>1017.</w:t>
        </w:r>
        <w:r w:rsidRPr="002709E2">
          <w:rPr>
            <w:rFonts w:ascii="Calibri" w:eastAsia="Calibri" w:hAnsi="Calibri" w:cs="Times New Roman"/>
          </w:rPr>
          <w:tab/>
          <w:t>n "Lo voglio."</w:t>
        </w:r>
      </w:ins>
    </w:p>
    <w:p w14:paraId="565AEFFF" w14:textId="77777777" w:rsidR="002709E2" w:rsidRPr="002709E2" w:rsidRDefault="002709E2" w:rsidP="002709E2">
      <w:pPr>
        <w:spacing w:line="600" w:lineRule="auto"/>
        <w:jc w:val="left"/>
        <w:rPr>
          <w:ins w:id="17099" w:author="UTENTE" w:date="2020-06-30T18:54:00Z"/>
          <w:rFonts w:ascii="Calibri" w:eastAsia="Calibri" w:hAnsi="Calibri" w:cs="Times New Roman"/>
        </w:rPr>
      </w:pPr>
      <w:ins w:id="17100" w:author="UTENTE" w:date="2020-06-30T18:54:00Z">
        <w:r w:rsidRPr="002709E2">
          <w:rPr>
            <w:rFonts w:ascii="Calibri" w:eastAsia="Calibri" w:hAnsi="Calibri" w:cs="Times New Roman"/>
          </w:rPr>
          <w:t>1018.</w:t>
        </w:r>
        <w:r w:rsidRPr="002709E2">
          <w:rPr>
            <w:rFonts w:ascii="Calibri" w:eastAsia="Calibri" w:hAnsi="Calibri" w:cs="Times New Roman"/>
          </w:rPr>
          <w:tab/>
          <w:t>u "\"[mc]… [mc], no…!\""</w:t>
        </w:r>
      </w:ins>
    </w:p>
    <w:p w14:paraId="79B5E2E0" w14:textId="77777777" w:rsidR="002709E2" w:rsidRPr="002709E2" w:rsidRDefault="002709E2" w:rsidP="002709E2">
      <w:pPr>
        <w:spacing w:line="600" w:lineRule="auto"/>
        <w:jc w:val="left"/>
        <w:rPr>
          <w:ins w:id="17101" w:author="UTENTE" w:date="2020-06-30T18:54:00Z"/>
          <w:rFonts w:ascii="Calibri" w:eastAsia="Calibri" w:hAnsi="Calibri" w:cs="Times New Roman"/>
        </w:rPr>
      </w:pPr>
      <w:ins w:id="17102" w:author="UTENTE" w:date="2020-06-30T18:54:00Z">
        <w:r w:rsidRPr="002709E2">
          <w:rPr>
            <w:rFonts w:ascii="Calibri" w:eastAsia="Calibri" w:hAnsi="Calibri" w:cs="Times New Roman"/>
          </w:rPr>
          <w:t>1019.</w:t>
        </w:r>
        <w:r w:rsidRPr="002709E2">
          <w:rPr>
            <w:rFonts w:ascii="Calibri" w:eastAsia="Calibri" w:hAnsi="Calibri" w:cs="Times New Roman"/>
          </w:rPr>
          <w:tab/>
          <w:t>n "Così rosso… {w}così dolce."</w:t>
        </w:r>
      </w:ins>
    </w:p>
    <w:p w14:paraId="51CD9207" w14:textId="77777777" w:rsidR="002709E2" w:rsidRPr="002709E2" w:rsidRDefault="002709E2" w:rsidP="002709E2">
      <w:pPr>
        <w:spacing w:line="600" w:lineRule="auto"/>
        <w:jc w:val="left"/>
        <w:rPr>
          <w:ins w:id="17103" w:author="UTENTE" w:date="2020-06-30T18:54:00Z"/>
          <w:rFonts w:ascii="Calibri" w:eastAsia="Calibri" w:hAnsi="Calibri" w:cs="Times New Roman"/>
        </w:rPr>
      </w:pPr>
      <w:ins w:id="17104" w:author="UTENTE" w:date="2020-06-30T18:54:00Z">
        <w:r w:rsidRPr="002709E2">
          <w:rPr>
            <w:rFonts w:ascii="Calibri" w:eastAsia="Calibri" w:hAnsi="Calibri" w:cs="Times New Roman"/>
          </w:rPr>
          <w:t>1020.</w:t>
        </w:r>
        <w:r w:rsidRPr="002709E2">
          <w:rPr>
            <w:rFonts w:ascii="Calibri" w:eastAsia="Calibri" w:hAnsi="Calibri" w:cs="Times New Roman"/>
          </w:rPr>
          <w:tab/>
          <w:t>n "Bevo e bevo, sentendo il corpo afflosciarsi fra le mie mani."</w:t>
        </w:r>
      </w:ins>
    </w:p>
    <w:p w14:paraId="5667EAB0" w14:textId="77777777" w:rsidR="002709E2" w:rsidRPr="002709E2" w:rsidRDefault="002709E2" w:rsidP="002709E2">
      <w:pPr>
        <w:spacing w:line="600" w:lineRule="auto"/>
        <w:jc w:val="left"/>
        <w:rPr>
          <w:ins w:id="17105" w:author="UTENTE" w:date="2020-06-30T18:54:00Z"/>
          <w:rFonts w:ascii="Calibri" w:eastAsia="Calibri" w:hAnsi="Calibri" w:cs="Times New Roman"/>
        </w:rPr>
      </w:pPr>
      <w:ins w:id="17106" w:author="UTENTE" w:date="2020-06-30T18:54:00Z">
        <w:r w:rsidRPr="002709E2">
          <w:rPr>
            <w:rFonts w:ascii="Calibri" w:eastAsia="Calibri" w:hAnsi="Calibri" w:cs="Times New Roman"/>
          </w:rPr>
          <w:t>1021.</w:t>
        </w:r>
        <w:r w:rsidRPr="002709E2">
          <w:rPr>
            <w:rFonts w:ascii="Calibri" w:eastAsia="Calibri" w:hAnsi="Calibri" w:cs="Times New Roman"/>
          </w:rPr>
          <w:tab/>
          <w:t>u "\"Ammirevole… la mia nuova, perfetta creazione.\""</w:t>
        </w:r>
      </w:ins>
    </w:p>
    <w:p w14:paraId="6BA33B1A" w14:textId="77777777" w:rsidR="002709E2" w:rsidRPr="002709E2" w:rsidRDefault="002709E2" w:rsidP="002709E2">
      <w:pPr>
        <w:spacing w:line="600" w:lineRule="auto"/>
        <w:jc w:val="left"/>
        <w:rPr>
          <w:ins w:id="17107" w:author="UTENTE" w:date="2020-06-30T18:54:00Z"/>
          <w:rFonts w:ascii="Calibri" w:eastAsia="Calibri" w:hAnsi="Calibri" w:cs="Times New Roman"/>
        </w:rPr>
      </w:pPr>
      <w:ins w:id="17108" w:author="UTENTE" w:date="2020-06-30T18:54:00Z">
        <w:r w:rsidRPr="002709E2">
          <w:rPr>
            <w:rFonts w:ascii="Calibri" w:eastAsia="Calibri" w:hAnsi="Calibri" w:cs="Times New Roman"/>
          </w:rPr>
          <w:t>1022.</w:t>
        </w:r>
        <w:r w:rsidRPr="002709E2">
          <w:rPr>
            <w:rFonts w:ascii="Calibri" w:eastAsia="Calibri" w:hAnsi="Calibri" w:cs="Times New Roman"/>
          </w:rPr>
          <w:tab/>
          <w:t>n "Una mano mi accarezza gentilmente la nuca."</w:t>
        </w:r>
      </w:ins>
    </w:p>
    <w:p w14:paraId="701F3420" w14:textId="77777777" w:rsidR="002709E2" w:rsidRPr="002709E2" w:rsidRDefault="002709E2" w:rsidP="002709E2">
      <w:pPr>
        <w:spacing w:line="600" w:lineRule="auto"/>
        <w:jc w:val="left"/>
        <w:rPr>
          <w:ins w:id="17109" w:author="UTENTE" w:date="2020-06-30T18:54:00Z"/>
          <w:rFonts w:ascii="Calibri" w:eastAsia="Calibri" w:hAnsi="Calibri" w:cs="Times New Roman"/>
        </w:rPr>
      </w:pPr>
      <w:ins w:id="17110" w:author="UTENTE" w:date="2020-06-30T18:54:00Z">
        <w:r w:rsidRPr="002709E2">
          <w:rPr>
            <w:rFonts w:ascii="Calibri" w:eastAsia="Calibri" w:hAnsi="Calibri" w:cs="Times New Roman"/>
          </w:rPr>
          <w:t>1023.</w:t>
        </w:r>
        <w:r w:rsidRPr="002709E2">
          <w:rPr>
            <w:rFonts w:ascii="Calibri" w:eastAsia="Calibri" w:hAnsi="Calibri" w:cs="Times New Roman"/>
          </w:rPr>
          <w:tab/>
          <w:t>n "Ma la ignoro, concentrandomi invece sul bere ogni singola goccia."</w:t>
        </w:r>
      </w:ins>
    </w:p>
    <w:p w14:paraId="781FAE2D" w14:textId="77777777" w:rsidR="002709E2" w:rsidRPr="002709E2" w:rsidRDefault="002709E2" w:rsidP="002709E2">
      <w:pPr>
        <w:spacing w:line="600" w:lineRule="auto"/>
        <w:jc w:val="left"/>
        <w:rPr>
          <w:ins w:id="17111" w:author="UTENTE" w:date="2020-06-30T18:54:00Z"/>
          <w:rFonts w:ascii="Calibri" w:eastAsia="Calibri" w:hAnsi="Calibri" w:cs="Times New Roman"/>
        </w:rPr>
      </w:pPr>
      <w:ins w:id="17112" w:author="UTENTE" w:date="2020-06-30T18:54:00Z">
        <w:r w:rsidRPr="002709E2">
          <w:rPr>
            <w:rFonts w:ascii="Calibri" w:eastAsia="Calibri" w:hAnsi="Calibri" w:cs="Times New Roman"/>
          </w:rPr>
          <w:t>1024.</w:t>
        </w:r>
        <w:r w:rsidRPr="002709E2">
          <w:rPr>
            <w:rFonts w:ascii="Calibri" w:eastAsia="Calibri" w:hAnsi="Calibri" w:cs="Times New Roman"/>
          </w:rPr>
          <w:tab/>
          <w:t>u "\"Una volta ammaestrato, sarai un’adorabile aggiunta al coven…"</w:t>
        </w:r>
      </w:ins>
    </w:p>
    <w:p w14:paraId="7269EC9B" w14:textId="77777777" w:rsidR="002709E2" w:rsidRPr="002709E2" w:rsidRDefault="002709E2" w:rsidP="002709E2">
      <w:pPr>
        <w:spacing w:line="600" w:lineRule="auto"/>
        <w:jc w:val="left"/>
        <w:rPr>
          <w:ins w:id="17113" w:author="UTENTE" w:date="2020-06-30T18:54:00Z"/>
          <w:rFonts w:ascii="Calibri" w:eastAsia="Calibri" w:hAnsi="Calibri" w:cs="Times New Roman"/>
        </w:rPr>
      </w:pPr>
      <w:ins w:id="17114" w:author="UTENTE" w:date="2020-06-30T18:54:00Z">
        <w:r w:rsidRPr="002709E2">
          <w:rPr>
            <w:rFonts w:ascii="Calibri" w:eastAsia="Calibri" w:hAnsi="Calibri" w:cs="Times New Roman"/>
          </w:rPr>
          <w:t>1025.</w:t>
        </w:r>
        <w:r w:rsidRPr="002709E2">
          <w:rPr>
            <w:rFonts w:ascii="Calibri" w:eastAsia="Calibri" w:hAnsi="Calibri" w:cs="Times New Roman"/>
          </w:rPr>
          <w:tab/>
          <w:t>u "\"Anche se è un peccato che tu abbia perso il tuo spirito, nonostante tutto.\""</w:t>
        </w:r>
      </w:ins>
    </w:p>
    <w:p w14:paraId="64A6E4AD" w14:textId="77777777" w:rsidR="002709E2" w:rsidRPr="002709E2" w:rsidRDefault="002709E2" w:rsidP="002709E2">
      <w:pPr>
        <w:spacing w:line="600" w:lineRule="auto"/>
        <w:jc w:val="left"/>
        <w:rPr>
          <w:ins w:id="17115" w:author="UTENTE" w:date="2020-06-30T18:54:00Z"/>
          <w:rFonts w:ascii="Calibri" w:eastAsia="Calibri" w:hAnsi="Calibri" w:cs="Times New Roman"/>
        </w:rPr>
      </w:pPr>
      <w:ins w:id="17116" w:author="UTENTE" w:date="2020-06-30T18:54:00Z">
        <w:r w:rsidRPr="002709E2">
          <w:rPr>
            <w:rFonts w:ascii="Calibri" w:eastAsia="Calibri" w:hAnsi="Calibri" w:cs="Times New Roman"/>
          </w:rPr>
          <w:t>1026.</w:t>
        </w:r>
        <w:r w:rsidRPr="002709E2">
          <w:rPr>
            <w:rFonts w:ascii="Calibri" w:eastAsia="Calibri" w:hAnsi="Calibri" w:cs="Times New Roman"/>
          </w:rPr>
          <w:tab/>
          <w:t>n "-La fame si allevia leggermente."</w:t>
        </w:r>
        <w:r w:rsidRPr="002709E2">
          <w:rPr>
            <w:rFonts w:ascii="Calibri" w:eastAsia="Calibri" w:hAnsi="Calibri" w:cs="Times New Roman"/>
          </w:rPr>
          <w:br w:type="page"/>
        </w:r>
      </w:ins>
    </w:p>
    <w:p w14:paraId="719FB01D" w14:textId="77777777" w:rsidR="002709E2" w:rsidRPr="002709E2" w:rsidRDefault="002709E2" w:rsidP="002709E2">
      <w:pPr>
        <w:spacing w:line="600" w:lineRule="auto"/>
        <w:jc w:val="left"/>
        <w:rPr>
          <w:ins w:id="17117" w:author="UTENTE" w:date="2020-06-30T18:54:00Z"/>
          <w:rFonts w:ascii="Calibri" w:eastAsia="Calibri" w:hAnsi="Calibri" w:cs="Times New Roman"/>
          <w:lang w:val="en-US"/>
        </w:rPr>
      </w:pPr>
      <w:ins w:id="17118" w:author="UTENTE" w:date="2020-06-30T18:54:00Z">
        <w:r w:rsidRPr="002709E2">
          <w:rPr>
            <w:rFonts w:ascii="Calibri" w:eastAsia="Calibri" w:hAnsi="Calibri" w:cs="Times New Roman"/>
            <w:lang w:val="en-US"/>
          </w:rPr>
          <w:lastRenderedPageBreak/>
          <w:t>1027.</w:t>
        </w:r>
        <w:r w:rsidRPr="002709E2">
          <w:rPr>
            <w:rFonts w:ascii="Calibri" w:eastAsia="Calibri" w:hAnsi="Calibri" w:cs="Times New Roman"/>
            <w:lang w:val="en-US"/>
          </w:rPr>
          <w:tab/>
          <w:t>n "The corpse of a tall man in a dark jacket lies before my feet."</w:t>
        </w:r>
      </w:ins>
    </w:p>
    <w:p w14:paraId="16343EA0" w14:textId="77777777" w:rsidR="002709E2" w:rsidRPr="002709E2" w:rsidRDefault="002709E2" w:rsidP="002709E2">
      <w:pPr>
        <w:spacing w:line="600" w:lineRule="auto"/>
        <w:jc w:val="left"/>
        <w:rPr>
          <w:ins w:id="17119" w:author="UTENTE" w:date="2020-06-30T18:54:00Z"/>
          <w:rFonts w:ascii="Calibri" w:eastAsia="Calibri" w:hAnsi="Calibri" w:cs="Times New Roman"/>
          <w:lang w:val="en-US"/>
        </w:rPr>
      </w:pPr>
      <w:ins w:id="17120" w:author="UTENTE" w:date="2020-06-30T18:54:00Z">
        <w:r w:rsidRPr="002709E2">
          <w:rPr>
            <w:rFonts w:ascii="Calibri" w:eastAsia="Calibri" w:hAnsi="Calibri" w:cs="Times New Roman"/>
            <w:lang w:val="en-US"/>
          </w:rPr>
          <w:t>1028.</w:t>
        </w:r>
        <w:r w:rsidRPr="002709E2">
          <w:rPr>
            <w:rFonts w:ascii="Calibri" w:eastAsia="Calibri" w:hAnsi="Calibri" w:cs="Times New Roman"/>
            <w:lang w:val="en-US"/>
          </w:rPr>
          <w:tab/>
          <w:t>n "…But I'm still hungry."</w:t>
        </w:r>
      </w:ins>
    </w:p>
    <w:p w14:paraId="6D533DCA" w14:textId="77777777" w:rsidR="002709E2" w:rsidRPr="002709E2" w:rsidRDefault="002709E2" w:rsidP="002709E2">
      <w:pPr>
        <w:spacing w:line="600" w:lineRule="auto"/>
        <w:jc w:val="left"/>
        <w:rPr>
          <w:ins w:id="17121" w:author="UTENTE" w:date="2020-06-30T18:54:00Z"/>
          <w:rFonts w:ascii="Calibri" w:eastAsia="Calibri" w:hAnsi="Calibri" w:cs="Times New Roman"/>
          <w:lang w:val="en-US"/>
        </w:rPr>
      </w:pPr>
      <w:ins w:id="17122" w:author="UTENTE" w:date="2020-06-30T18:54:00Z">
        <w:r w:rsidRPr="002709E2">
          <w:rPr>
            <w:rFonts w:ascii="Calibri" w:eastAsia="Calibri" w:hAnsi="Calibri" w:cs="Times New Roman"/>
            <w:lang w:val="en-US"/>
          </w:rPr>
          <w:t>1029.</w:t>
        </w:r>
        <w:r w:rsidRPr="002709E2">
          <w:rPr>
            <w:rFonts w:ascii="Calibri" w:eastAsia="Calibri" w:hAnsi="Calibri" w:cs="Times New Roman"/>
            <w:lang w:val="en-US"/>
          </w:rPr>
          <w:tab/>
          <w:t>n "I want more… {w}more."</w:t>
        </w:r>
      </w:ins>
    </w:p>
    <w:p w14:paraId="2D765B08" w14:textId="77777777" w:rsidR="002709E2" w:rsidRPr="002709E2" w:rsidRDefault="002709E2" w:rsidP="002709E2">
      <w:pPr>
        <w:spacing w:line="600" w:lineRule="auto"/>
        <w:jc w:val="left"/>
        <w:rPr>
          <w:ins w:id="17123" w:author="UTENTE" w:date="2020-06-30T18:54:00Z"/>
          <w:rFonts w:ascii="Calibri" w:eastAsia="Calibri" w:hAnsi="Calibri" w:cs="Times New Roman"/>
          <w:lang w:val="en-US"/>
        </w:rPr>
      </w:pPr>
      <w:ins w:id="17124" w:author="UTENTE" w:date="2020-06-30T18:54:00Z">
        <w:r w:rsidRPr="002709E2">
          <w:rPr>
            <w:rFonts w:ascii="Calibri" w:eastAsia="Calibri" w:hAnsi="Calibri" w:cs="Times New Roman"/>
            <w:lang w:val="en-US"/>
          </w:rPr>
          <w:t>1030.</w:t>
        </w:r>
        <w:r w:rsidRPr="002709E2">
          <w:rPr>
            <w:rFonts w:ascii="Calibri" w:eastAsia="Calibri" w:hAnsi="Calibri" w:cs="Times New Roman"/>
            <w:lang w:val="en-US"/>
          </w:rPr>
          <w:tab/>
          <w:t>n "I want to drain the whole world dry."</w:t>
        </w:r>
      </w:ins>
    </w:p>
    <w:p w14:paraId="308F0412" w14:textId="77777777" w:rsidR="002709E2" w:rsidRPr="002709E2" w:rsidRDefault="002709E2" w:rsidP="002709E2">
      <w:pPr>
        <w:spacing w:line="600" w:lineRule="auto"/>
        <w:jc w:val="left"/>
        <w:rPr>
          <w:ins w:id="17125" w:author="UTENTE" w:date="2020-06-30T18:54:00Z"/>
          <w:rFonts w:ascii="Calibri" w:eastAsia="Calibri" w:hAnsi="Calibri" w:cs="Times New Roman"/>
          <w:lang w:val="en-US"/>
        </w:rPr>
      </w:pPr>
      <w:ins w:id="17126" w:author="UTENTE" w:date="2020-06-30T18:54:00Z">
        <w:r w:rsidRPr="002709E2">
          <w:rPr>
            <w:rFonts w:ascii="Calibri" w:eastAsia="Calibri" w:hAnsi="Calibri" w:cs="Times New Roman"/>
            <w:lang w:val="en-US"/>
          </w:rPr>
          <w:t>1031.</w:t>
        </w:r>
        <w:r w:rsidRPr="002709E2">
          <w:rPr>
            <w:rFonts w:ascii="Calibri" w:eastAsia="Calibri" w:hAnsi="Calibri" w:cs="Times New Roman"/>
            <w:lang w:val="en-US"/>
          </w:rPr>
          <w:tab/>
          <w:t>n "There's a hole inside me now, and I don't think it will ever be filled."</w:t>
        </w:r>
      </w:ins>
    </w:p>
    <w:p w14:paraId="799BE8EC" w14:textId="77777777" w:rsidR="002709E2" w:rsidRPr="002709E2" w:rsidRDefault="002709E2" w:rsidP="002709E2">
      <w:pPr>
        <w:spacing w:line="600" w:lineRule="auto"/>
        <w:jc w:val="left"/>
        <w:rPr>
          <w:ins w:id="17127" w:author="UTENTE" w:date="2020-06-30T18:54:00Z"/>
          <w:rFonts w:ascii="Calibri" w:eastAsia="Calibri" w:hAnsi="Calibri" w:cs="Times New Roman"/>
          <w:lang w:val="en-US"/>
        </w:rPr>
      </w:pPr>
      <w:ins w:id="17128" w:author="UTENTE" w:date="2020-06-30T18:54:00Z">
        <w:r w:rsidRPr="002709E2">
          <w:rPr>
            <w:rFonts w:ascii="Calibri" w:eastAsia="Calibri" w:hAnsi="Calibri" w:cs="Times New Roman"/>
            <w:lang w:val="en-US"/>
          </w:rPr>
          <w:t>1032.</w:t>
        </w:r>
        <w:r w:rsidRPr="002709E2">
          <w:rPr>
            <w:rFonts w:ascii="Calibri" w:eastAsia="Calibri" w:hAnsi="Calibri" w:cs="Times New Roman"/>
            <w:lang w:val="en-US"/>
          </w:rPr>
          <w:tab/>
          <w:t>n "That's right…{w} I'm missing something, aren't I?"</w:t>
        </w:r>
      </w:ins>
    </w:p>
    <w:p w14:paraId="6D43A363" w14:textId="77777777" w:rsidR="002709E2" w:rsidRPr="002709E2" w:rsidRDefault="002709E2" w:rsidP="002709E2">
      <w:pPr>
        <w:spacing w:line="600" w:lineRule="auto"/>
        <w:jc w:val="left"/>
        <w:rPr>
          <w:ins w:id="17129" w:author="UTENTE" w:date="2020-06-30T18:54:00Z"/>
          <w:rFonts w:ascii="Calibri" w:eastAsia="Calibri" w:hAnsi="Calibri" w:cs="Times New Roman"/>
          <w:lang w:val="en-US"/>
        </w:rPr>
      </w:pPr>
      <w:ins w:id="17130" w:author="UTENTE" w:date="2020-06-30T18:54:00Z">
        <w:r w:rsidRPr="002709E2">
          <w:rPr>
            <w:rFonts w:ascii="Calibri" w:eastAsia="Calibri" w:hAnsi="Calibri" w:cs="Times New Roman"/>
            <w:lang w:val="en-US"/>
          </w:rPr>
          <w:t>1033.</w:t>
        </w:r>
        <w:r w:rsidRPr="002709E2">
          <w:rPr>
            <w:rFonts w:ascii="Calibri" w:eastAsia="Calibri" w:hAnsi="Calibri" w:cs="Times New Roman"/>
            <w:lang w:val="en-US"/>
          </w:rPr>
          <w:tab/>
          <w:t>mc "\"…\""</w:t>
        </w:r>
      </w:ins>
    </w:p>
    <w:p w14:paraId="56DFFE55" w14:textId="77777777" w:rsidR="002709E2" w:rsidRPr="002709E2" w:rsidRDefault="002709E2" w:rsidP="002709E2">
      <w:pPr>
        <w:spacing w:line="600" w:lineRule="auto"/>
        <w:jc w:val="left"/>
        <w:rPr>
          <w:ins w:id="17131" w:author="UTENTE" w:date="2020-06-30T18:54:00Z"/>
          <w:rFonts w:ascii="Calibri" w:eastAsia="Calibri" w:hAnsi="Calibri" w:cs="Times New Roman"/>
          <w:lang w:val="en-US"/>
        </w:rPr>
      </w:pPr>
      <w:ins w:id="17132" w:author="UTENTE" w:date="2020-06-30T18:54:00Z">
        <w:r w:rsidRPr="002709E2">
          <w:rPr>
            <w:rFonts w:ascii="Calibri" w:eastAsia="Calibri" w:hAnsi="Calibri" w:cs="Times New Roman"/>
            <w:lang w:val="en-US"/>
          </w:rPr>
          <w:t>1034.</w:t>
        </w:r>
        <w:r w:rsidRPr="002709E2">
          <w:rPr>
            <w:rFonts w:ascii="Calibri" w:eastAsia="Calibri" w:hAnsi="Calibri" w:cs="Times New Roman"/>
            <w:lang w:val="en-US"/>
          </w:rPr>
          <w:tab/>
          <w:t>n "No… {w}it doesn't matter."</w:t>
        </w:r>
      </w:ins>
    </w:p>
    <w:p w14:paraId="6A2CD5F9" w14:textId="77777777" w:rsidR="002709E2" w:rsidRPr="002709E2" w:rsidRDefault="002709E2" w:rsidP="002709E2">
      <w:pPr>
        <w:spacing w:line="600" w:lineRule="auto"/>
        <w:jc w:val="left"/>
        <w:rPr>
          <w:ins w:id="17133" w:author="UTENTE" w:date="2020-06-30T18:54:00Z"/>
          <w:rFonts w:ascii="Calibri" w:eastAsia="Calibri" w:hAnsi="Calibri" w:cs="Times New Roman"/>
          <w:lang w:val="en-US"/>
        </w:rPr>
      </w:pPr>
      <w:ins w:id="17134" w:author="UTENTE" w:date="2020-06-30T18:54:00Z">
        <w:r w:rsidRPr="002709E2">
          <w:rPr>
            <w:rFonts w:ascii="Calibri" w:eastAsia="Calibri" w:hAnsi="Calibri" w:cs="Times New Roman"/>
            <w:lang w:val="en-US"/>
          </w:rPr>
          <w:t>1035.</w:t>
        </w:r>
        <w:r w:rsidRPr="002709E2">
          <w:rPr>
            <w:rFonts w:ascii="Calibri" w:eastAsia="Calibri" w:hAnsi="Calibri" w:cs="Times New Roman"/>
            <w:lang w:val="en-US"/>
          </w:rPr>
          <w:tab/>
          <w:t>n "Nothing matters any more, except the hunger."</w:t>
        </w:r>
      </w:ins>
    </w:p>
    <w:p w14:paraId="55199C27" w14:textId="77777777" w:rsidR="002709E2" w:rsidRPr="002709E2" w:rsidRDefault="002709E2" w:rsidP="002709E2">
      <w:pPr>
        <w:spacing w:line="600" w:lineRule="auto"/>
        <w:jc w:val="left"/>
        <w:rPr>
          <w:ins w:id="17135" w:author="UTENTE" w:date="2020-06-30T18:54:00Z"/>
          <w:rFonts w:ascii="Calibri" w:eastAsia="Calibri" w:hAnsi="Calibri" w:cs="Times New Roman"/>
          <w:lang w:val="en-US"/>
        </w:rPr>
      </w:pPr>
      <w:ins w:id="17136" w:author="UTENTE" w:date="2020-06-30T18:54:00Z">
        <w:r w:rsidRPr="002709E2">
          <w:rPr>
            <w:rFonts w:ascii="Calibri" w:eastAsia="Calibri" w:hAnsi="Calibri" w:cs="Times New Roman"/>
            <w:lang w:val="en-US"/>
          </w:rPr>
          <w:t>1036.</w:t>
        </w:r>
        <w:r w:rsidRPr="002709E2">
          <w:rPr>
            <w:rFonts w:ascii="Calibri" w:eastAsia="Calibri" w:hAnsi="Calibri" w:cs="Times New Roman"/>
            <w:lang w:val="en-US"/>
          </w:rPr>
          <w:tab/>
          <w:t>n "More, and more, and more…"</w:t>
        </w:r>
      </w:ins>
    </w:p>
    <w:p w14:paraId="5288772F" w14:textId="77777777" w:rsidR="002709E2" w:rsidRPr="002709E2" w:rsidRDefault="002709E2" w:rsidP="002709E2">
      <w:pPr>
        <w:spacing w:line="600" w:lineRule="auto"/>
        <w:jc w:val="left"/>
        <w:rPr>
          <w:ins w:id="17137" w:author="UTENTE" w:date="2020-06-30T18:54:00Z"/>
          <w:rFonts w:ascii="Calibri" w:eastAsia="Calibri" w:hAnsi="Calibri" w:cs="Times New Roman"/>
          <w:lang w:val="en-US"/>
        </w:rPr>
      </w:pPr>
      <w:ins w:id="17138" w:author="UTENTE" w:date="2020-06-30T18:54:00Z">
        <w:r w:rsidRPr="002709E2">
          <w:rPr>
            <w:rFonts w:ascii="Calibri" w:eastAsia="Calibri" w:hAnsi="Calibri" w:cs="Times New Roman"/>
            <w:lang w:val="en-US"/>
          </w:rPr>
          <w:t>1037.</w:t>
        </w:r>
        <w:r w:rsidRPr="002709E2">
          <w:rPr>
            <w:rFonts w:ascii="Calibri" w:eastAsia="Calibri" w:hAnsi="Calibri" w:cs="Times New Roman"/>
            <w:lang w:val="en-US"/>
          </w:rPr>
          <w:tab/>
          <w:t>n "…Until the whole world is dyed a wonderful, painful {w}red."</w:t>
        </w:r>
      </w:ins>
    </w:p>
    <w:p w14:paraId="585118F2" w14:textId="77777777" w:rsidR="002709E2" w:rsidRPr="002709E2" w:rsidRDefault="002709E2" w:rsidP="002709E2">
      <w:pPr>
        <w:spacing w:line="600" w:lineRule="auto"/>
        <w:jc w:val="left"/>
        <w:rPr>
          <w:ins w:id="17139" w:author="UTENTE" w:date="2020-06-30T18:54:00Z"/>
          <w:rFonts w:ascii="Calibri" w:eastAsia="Calibri" w:hAnsi="Calibri" w:cs="Times New Roman"/>
          <w:lang w:val="en-US"/>
        </w:rPr>
      </w:pPr>
      <w:ins w:id="17140" w:author="UTENTE" w:date="2020-06-30T18:54:00Z">
        <w:r w:rsidRPr="002709E2">
          <w:rPr>
            <w:rFonts w:ascii="Calibri" w:eastAsia="Calibri" w:hAnsi="Calibri" w:cs="Times New Roman"/>
            <w:lang w:val="en-US"/>
          </w:rPr>
          <w:t>1038.</w:t>
        </w:r>
        <w:r w:rsidRPr="002709E2">
          <w:rPr>
            <w:rFonts w:ascii="Calibri" w:eastAsia="Calibri" w:hAnsi="Calibri" w:cs="Times New Roman"/>
            <w:lang w:val="en-US"/>
          </w:rPr>
          <w:tab/>
          <w:t>mcp "\"…\""</w:t>
        </w:r>
      </w:ins>
    </w:p>
    <w:p w14:paraId="3A36D1B5" w14:textId="77777777" w:rsidR="002709E2" w:rsidRPr="002709E2" w:rsidRDefault="002709E2" w:rsidP="002709E2">
      <w:pPr>
        <w:spacing w:line="600" w:lineRule="auto"/>
        <w:jc w:val="left"/>
        <w:rPr>
          <w:ins w:id="17141" w:author="UTENTE" w:date="2020-06-30T18:54:00Z"/>
          <w:rFonts w:ascii="Calibri" w:eastAsia="Calibri" w:hAnsi="Calibri" w:cs="Times New Roman"/>
          <w:lang w:val="en-US"/>
        </w:rPr>
      </w:pPr>
      <w:ins w:id="17142" w:author="UTENTE" w:date="2020-06-30T18:54:00Z">
        <w:r w:rsidRPr="002709E2">
          <w:rPr>
            <w:rFonts w:ascii="Calibri" w:eastAsia="Calibri" w:hAnsi="Calibri" w:cs="Times New Roman"/>
            <w:lang w:val="en-US"/>
          </w:rPr>
          <w:t>1039.</w:t>
        </w:r>
        <w:r w:rsidRPr="002709E2">
          <w:rPr>
            <w:rFonts w:ascii="Calibri" w:eastAsia="Calibri" w:hAnsi="Calibri" w:cs="Times New Roman"/>
            <w:lang w:val="en-US"/>
          </w:rPr>
          <w:tab/>
          <w:t>n "–It's impossible."</w:t>
        </w:r>
      </w:ins>
    </w:p>
    <w:p w14:paraId="6417E5C4" w14:textId="77777777" w:rsidR="002709E2" w:rsidRPr="002709E2" w:rsidRDefault="002709E2" w:rsidP="002709E2">
      <w:pPr>
        <w:spacing w:line="600" w:lineRule="auto"/>
        <w:jc w:val="left"/>
        <w:rPr>
          <w:ins w:id="17143" w:author="UTENTE" w:date="2020-06-30T18:54:00Z"/>
          <w:rFonts w:ascii="Calibri" w:eastAsia="Calibri" w:hAnsi="Calibri" w:cs="Times New Roman"/>
          <w:lang w:val="en-US"/>
        </w:rPr>
      </w:pPr>
      <w:ins w:id="17144" w:author="UTENTE" w:date="2020-06-30T18:54:00Z">
        <w:r w:rsidRPr="002709E2">
          <w:rPr>
            <w:rFonts w:ascii="Calibri" w:eastAsia="Calibri" w:hAnsi="Calibri" w:cs="Times New Roman"/>
            <w:lang w:val="en-US"/>
          </w:rPr>
          <w:t>1040.</w:t>
        </w:r>
        <w:r w:rsidRPr="002709E2">
          <w:rPr>
            <w:rFonts w:ascii="Calibri" w:eastAsia="Calibri" w:hAnsi="Calibri" w:cs="Times New Roman"/>
            <w:lang w:val="en-US"/>
          </w:rPr>
          <w:tab/>
          <w:t>n "There's no way that Bishop will let Dom go, even if I do let him turn me…"</w:t>
        </w:r>
      </w:ins>
    </w:p>
    <w:p w14:paraId="03D68851" w14:textId="77777777" w:rsidR="002709E2" w:rsidRPr="002709E2" w:rsidRDefault="002709E2" w:rsidP="002709E2">
      <w:pPr>
        <w:spacing w:line="600" w:lineRule="auto"/>
        <w:jc w:val="left"/>
        <w:rPr>
          <w:ins w:id="17145" w:author="UTENTE" w:date="2020-06-30T18:54:00Z"/>
          <w:rFonts w:ascii="Calibri" w:eastAsia="Calibri" w:hAnsi="Calibri" w:cs="Times New Roman"/>
          <w:lang w:val="en-US"/>
        </w:rPr>
      </w:pPr>
      <w:ins w:id="17146" w:author="UTENTE" w:date="2020-06-30T18:54:00Z">
        <w:r w:rsidRPr="002709E2">
          <w:rPr>
            <w:rFonts w:ascii="Calibri" w:eastAsia="Calibri" w:hAnsi="Calibri" w:cs="Times New Roman"/>
            <w:lang w:val="en-US"/>
          </w:rPr>
          <w:t>1041.</w:t>
        </w:r>
        <w:r w:rsidRPr="002709E2">
          <w:rPr>
            <w:rFonts w:ascii="Calibri" w:eastAsia="Calibri" w:hAnsi="Calibri" w:cs="Times New Roman"/>
            <w:lang w:val="en-US"/>
          </w:rPr>
          <w:tab/>
          <w:t>n "And more than anything, if Dom says I shouldn't give in, then I trust him."</w:t>
        </w:r>
      </w:ins>
    </w:p>
    <w:p w14:paraId="5838456B" w14:textId="77777777" w:rsidR="002709E2" w:rsidRPr="002709E2" w:rsidRDefault="002709E2" w:rsidP="002709E2">
      <w:pPr>
        <w:spacing w:line="600" w:lineRule="auto"/>
        <w:jc w:val="left"/>
        <w:rPr>
          <w:ins w:id="17147" w:author="UTENTE" w:date="2020-06-30T18:54:00Z"/>
          <w:rFonts w:ascii="Calibri" w:eastAsia="Calibri" w:hAnsi="Calibri" w:cs="Times New Roman"/>
          <w:lang w:val="en-US"/>
        </w:rPr>
      </w:pPr>
      <w:ins w:id="17148" w:author="UTENTE" w:date="2020-06-30T18:54:00Z">
        <w:r w:rsidRPr="002709E2">
          <w:rPr>
            <w:rFonts w:ascii="Calibri" w:eastAsia="Calibri" w:hAnsi="Calibri" w:cs="Times New Roman"/>
            <w:lang w:val="en-US"/>
          </w:rPr>
          <w:t>1042.</w:t>
        </w:r>
        <w:r w:rsidRPr="002709E2">
          <w:rPr>
            <w:rFonts w:ascii="Calibri" w:eastAsia="Calibri" w:hAnsi="Calibri" w:cs="Times New Roman"/>
            <w:lang w:val="en-US"/>
          </w:rPr>
          <w:tab/>
          <w:t>n "If nothing else, I'd like to hold Dom one last time."</w:t>
        </w:r>
      </w:ins>
    </w:p>
    <w:p w14:paraId="01CC0A58" w14:textId="77777777" w:rsidR="002709E2" w:rsidRPr="002709E2" w:rsidRDefault="002709E2" w:rsidP="002709E2">
      <w:pPr>
        <w:spacing w:line="600" w:lineRule="auto"/>
        <w:jc w:val="left"/>
        <w:rPr>
          <w:ins w:id="17149" w:author="UTENTE" w:date="2020-06-30T18:54:00Z"/>
          <w:rFonts w:ascii="Calibri" w:eastAsia="Calibri" w:hAnsi="Calibri" w:cs="Times New Roman"/>
          <w:lang w:val="en-US"/>
        </w:rPr>
      </w:pPr>
      <w:ins w:id="17150" w:author="UTENTE" w:date="2020-06-30T18:54:00Z">
        <w:r w:rsidRPr="002709E2">
          <w:rPr>
            <w:rFonts w:ascii="Calibri" w:eastAsia="Calibri" w:hAnsi="Calibri" w:cs="Times New Roman"/>
            <w:lang w:val="en-US"/>
          </w:rPr>
          <w:t>1043.</w:t>
        </w:r>
        <w:r w:rsidRPr="002709E2">
          <w:rPr>
            <w:rFonts w:ascii="Calibri" w:eastAsia="Calibri" w:hAnsi="Calibri" w:cs="Times New Roman"/>
            <w:lang w:val="en-US"/>
          </w:rPr>
          <w:tab/>
          <w:t>n "This might be the end, but if they kill us together –"</w:t>
        </w:r>
      </w:ins>
    </w:p>
    <w:p w14:paraId="0BB577BC" w14:textId="77777777" w:rsidR="002709E2" w:rsidRPr="002709E2" w:rsidRDefault="002709E2" w:rsidP="002709E2">
      <w:pPr>
        <w:spacing w:line="600" w:lineRule="auto"/>
        <w:jc w:val="left"/>
        <w:rPr>
          <w:ins w:id="17151" w:author="UTENTE" w:date="2020-06-30T18:54:00Z"/>
          <w:rFonts w:ascii="Calibri" w:eastAsia="Calibri" w:hAnsi="Calibri" w:cs="Times New Roman"/>
          <w:lang w:val="en-US"/>
        </w:rPr>
      </w:pPr>
      <w:ins w:id="17152" w:author="UTENTE" w:date="2020-06-30T18:54:00Z">
        <w:r w:rsidRPr="002709E2">
          <w:rPr>
            <w:rFonts w:ascii="Calibri" w:eastAsia="Calibri" w:hAnsi="Calibri" w:cs="Times New Roman"/>
            <w:lang w:val="en-US"/>
          </w:rPr>
          <w:t>1044.</w:t>
        </w:r>
        <w:r w:rsidRPr="002709E2">
          <w:rPr>
            <w:rFonts w:ascii="Calibri" w:eastAsia="Calibri" w:hAnsi="Calibri" w:cs="Times New Roman"/>
            <w:lang w:val="en-US"/>
          </w:rPr>
          <w:tab/>
          <w:t>extend " {w=0.5}I think I'd be able to endure that."</w:t>
        </w:r>
      </w:ins>
    </w:p>
    <w:p w14:paraId="4BBF2FC1" w14:textId="77777777" w:rsidR="002709E2" w:rsidRPr="002709E2" w:rsidRDefault="002709E2" w:rsidP="002709E2">
      <w:pPr>
        <w:spacing w:line="600" w:lineRule="auto"/>
        <w:jc w:val="left"/>
        <w:rPr>
          <w:ins w:id="17153" w:author="UTENTE" w:date="2020-06-30T18:54:00Z"/>
          <w:rFonts w:ascii="Calibri" w:eastAsia="Calibri" w:hAnsi="Calibri" w:cs="Times New Roman"/>
          <w:lang w:val="en-US"/>
        </w:rPr>
      </w:pPr>
      <w:ins w:id="17154" w:author="UTENTE" w:date="2020-06-30T18:54:00Z">
        <w:r w:rsidRPr="002709E2">
          <w:rPr>
            <w:rFonts w:ascii="Calibri" w:eastAsia="Calibri" w:hAnsi="Calibri" w:cs="Times New Roman"/>
            <w:lang w:val="en-US"/>
          </w:rPr>
          <w:t>1045.</w:t>
        </w:r>
        <w:r w:rsidRPr="002709E2">
          <w:rPr>
            <w:rFonts w:ascii="Calibri" w:eastAsia="Calibri" w:hAnsi="Calibri" w:cs="Times New Roman"/>
            <w:lang w:val="en-US"/>
          </w:rPr>
          <w:tab/>
          <w:t>n "I don't care if they rip us to shreds."</w:t>
        </w:r>
        <w:r w:rsidRPr="002709E2">
          <w:rPr>
            <w:rFonts w:ascii="Calibri" w:eastAsia="Calibri" w:hAnsi="Calibri" w:cs="Times New Roman"/>
            <w:lang w:val="en-US"/>
          </w:rPr>
          <w:br w:type="page"/>
        </w:r>
      </w:ins>
    </w:p>
    <w:p w14:paraId="0097E263" w14:textId="77777777" w:rsidR="002709E2" w:rsidRPr="002709E2" w:rsidRDefault="002709E2" w:rsidP="002709E2">
      <w:pPr>
        <w:spacing w:line="600" w:lineRule="auto"/>
        <w:jc w:val="left"/>
        <w:rPr>
          <w:ins w:id="17155" w:author="UTENTE" w:date="2020-06-30T18:54:00Z"/>
          <w:rFonts w:ascii="Calibri" w:eastAsia="Calibri" w:hAnsi="Calibri" w:cs="Times New Roman"/>
        </w:rPr>
      </w:pPr>
      <w:ins w:id="17156" w:author="UTENTE" w:date="2020-06-30T18:54:00Z">
        <w:r w:rsidRPr="002709E2">
          <w:rPr>
            <w:rFonts w:ascii="Calibri" w:eastAsia="Calibri" w:hAnsi="Calibri" w:cs="Times New Roman"/>
          </w:rPr>
          <w:lastRenderedPageBreak/>
          <w:t>1027.</w:t>
        </w:r>
        <w:r w:rsidRPr="002709E2">
          <w:rPr>
            <w:rFonts w:ascii="Calibri" w:eastAsia="Calibri" w:hAnsi="Calibri" w:cs="Times New Roman"/>
          </w:rPr>
          <w:tab/>
          <w:t>n "Il corpo di un uomo alto con una giacca scura è steso ai miei piedi."</w:t>
        </w:r>
      </w:ins>
    </w:p>
    <w:p w14:paraId="5DD4AE01" w14:textId="77777777" w:rsidR="002709E2" w:rsidRPr="002709E2" w:rsidRDefault="002709E2" w:rsidP="002709E2">
      <w:pPr>
        <w:spacing w:line="600" w:lineRule="auto"/>
        <w:jc w:val="left"/>
        <w:rPr>
          <w:ins w:id="17157" w:author="UTENTE" w:date="2020-06-30T18:54:00Z"/>
          <w:rFonts w:ascii="Calibri" w:eastAsia="Calibri" w:hAnsi="Calibri" w:cs="Times New Roman"/>
        </w:rPr>
      </w:pPr>
      <w:ins w:id="17158" w:author="UTENTE" w:date="2020-06-30T18:54:00Z">
        <w:r w:rsidRPr="002709E2">
          <w:rPr>
            <w:rFonts w:ascii="Calibri" w:eastAsia="Calibri" w:hAnsi="Calibri" w:cs="Times New Roman"/>
          </w:rPr>
          <w:t>1028.</w:t>
        </w:r>
        <w:r w:rsidRPr="002709E2">
          <w:rPr>
            <w:rFonts w:ascii="Calibri" w:eastAsia="Calibri" w:hAnsi="Calibri" w:cs="Times New Roman"/>
          </w:rPr>
          <w:tab/>
          <w:t>n "…Ma sono ancora affamato."</w:t>
        </w:r>
      </w:ins>
    </w:p>
    <w:p w14:paraId="4324457D" w14:textId="77777777" w:rsidR="002709E2" w:rsidRPr="002709E2" w:rsidRDefault="002709E2" w:rsidP="002709E2">
      <w:pPr>
        <w:spacing w:line="600" w:lineRule="auto"/>
        <w:jc w:val="left"/>
        <w:rPr>
          <w:ins w:id="17159" w:author="UTENTE" w:date="2020-06-30T18:54:00Z"/>
          <w:rFonts w:ascii="Calibri" w:eastAsia="Calibri" w:hAnsi="Calibri" w:cs="Times New Roman"/>
        </w:rPr>
      </w:pPr>
      <w:ins w:id="17160" w:author="UTENTE" w:date="2020-06-30T18:54:00Z">
        <w:r w:rsidRPr="002709E2">
          <w:rPr>
            <w:rFonts w:ascii="Calibri" w:eastAsia="Calibri" w:hAnsi="Calibri" w:cs="Times New Roman"/>
          </w:rPr>
          <w:t>1029.</w:t>
        </w:r>
        <w:r w:rsidRPr="002709E2">
          <w:rPr>
            <w:rFonts w:ascii="Calibri" w:eastAsia="Calibri" w:hAnsi="Calibri" w:cs="Times New Roman"/>
          </w:rPr>
          <w:tab/>
          <w:t>n "Ne voglio di più… {w}di più."</w:t>
        </w:r>
      </w:ins>
    </w:p>
    <w:p w14:paraId="618AABA4" w14:textId="77777777" w:rsidR="002709E2" w:rsidRPr="002709E2" w:rsidRDefault="002709E2" w:rsidP="002709E2">
      <w:pPr>
        <w:spacing w:line="600" w:lineRule="auto"/>
        <w:jc w:val="left"/>
        <w:rPr>
          <w:ins w:id="17161" w:author="UTENTE" w:date="2020-06-30T18:54:00Z"/>
          <w:rFonts w:ascii="Calibri" w:eastAsia="Calibri" w:hAnsi="Calibri" w:cs="Times New Roman"/>
        </w:rPr>
      </w:pPr>
      <w:ins w:id="17162" w:author="UTENTE" w:date="2020-06-30T18:54:00Z">
        <w:r w:rsidRPr="002709E2">
          <w:rPr>
            <w:rFonts w:ascii="Calibri" w:eastAsia="Calibri" w:hAnsi="Calibri" w:cs="Times New Roman"/>
          </w:rPr>
          <w:t>1030.</w:t>
        </w:r>
        <w:r w:rsidRPr="002709E2">
          <w:rPr>
            <w:rFonts w:ascii="Calibri" w:eastAsia="Calibri" w:hAnsi="Calibri" w:cs="Times New Roman"/>
          </w:rPr>
          <w:tab/>
          <w:t>n "Voglio prosciugare l’intera città."</w:t>
        </w:r>
      </w:ins>
    </w:p>
    <w:p w14:paraId="1FE7AD9D" w14:textId="77777777" w:rsidR="002709E2" w:rsidRPr="002709E2" w:rsidRDefault="002709E2" w:rsidP="002709E2">
      <w:pPr>
        <w:spacing w:line="600" w:lineRule="auto"/>
        <w:jc w:val="left"/>
        <w:rPr>
          <w:ins w:id="17163" w:author="UTENTE" w:date="2020-06-30T18:54:00Z"/>
          <w:rFonts w:ascii="Calibri" w:eastAsia="Calibri" w:hAnsi="Calibri" w:cs="Times New Roman"/>
        </w:rPr>
      </w:pPr>
      <w:ins w:id="17164" w:author="UTENTE" w:date="2020-06-30T18:54:00Z">
        <w:r w:rsidRPr="002709E2">
          <w:rPr>
            <w:rFonts w:ascii="Calibri" w:eastAsia="Calibri" w:hAnsi="Calibri" w:cs="Times New Roman"/>
          </w:rPr>
          <w:t>1031.</w:t>
        </w:r>
        <w:r w:rsidRPr="002709E2">
          <w:rPr>
            <w:rFonts w:ascii="Calibri" w:eastAsia="Calibri" w:hAnsi="Calibri" w:cs="Times New Roman"/>
          </w:rPr>
          <w:tab/>
          <w:t>n "C'è un vuoto dentro di me adesso, e non penso che riuscirò mai a colmarlo."</w:t>
        </w:r>
      </w:ins>
    </w:p>
    <w:p w14:paraId="15FC1D41" w14:textId="77777777" w:rsidR="002709E2" w:rsidRPr="002709E2" w:rsidRDefault="002709E2" w:rsidP="002709E2">
      <w:pPr>
        <w:spacing w:line="600" w:lineRule="auto"/>
        <w:jc w:val="left"/>
        <w:rPr>
          <w:ins w:id="17165" w:author="UTENTE" w:date="2020-06-30T18:54:00Z"/>
          <w:rFonts w:ascii="Calibri" w:eastAsia="Calibri" w:hAnsi="Calibri" w:cs="Times New Roman"/>
        </w:rPr>
      </w:pPr>
      <w:ins w:id="17166" w:author="UTENTE" w:date="2020-06-30T18:54:00Z">
        <w:r w:rsidRPr="002709E2">
          <w:rPr>
            <w:rFonts w:ascii="Calibri" w:eastAsia="Calibri" w:hAnsi="Calibri" w:cs="Times New Roman"/>
          </w:rPr>
          <w:t>1032.</w:t>
        </w:r>
        <w:r w:rsidRPr="002709E2">
          <w:rPr>
            <w:rFonts w:ascii="Calibri" w:eastAsia="Calibri" w:hAnsi="Calibri" w:cs="Times New Roman"/>
          </w:rPr>
          <w:tab/>
          <w:t>n "È così…{w} Mi manca qualcosa, vero?"</w:t>
        </w:r>
      </w:ins>
    </w:p>
    <w:p w14:paraId="03FB0974" w14:textId="77777777" w:rsidR="002709E2" w:rsidRPr="002709E2" w:rsidRDefault="002709E2" w:rsidP="002709E2">
      <w:pPr>
        <w:spacing w:line="600" w:lineRule="auto"/>
        <w:jc w:val="left"/>
        <w:rPr>
          <w:ins w:id="17167" w:author="UTENTE" w:date="2020-06-30T18:54:00Z"/>
          <w:rFonts w:ascii="Calibri" w:eastAsia="Calibri" w:hAnsi="Calibri" w:cs="Times New Roman"/>
        </w:rPr>
      </w:pPr>
      <w:ins w:id="17168" w:author="UTENTE" w:date="2020-06-30T18:54:00Z">
        <w:r w:rsidRPr="002709E2">
          <w:rPr>
            <w:rFonts w:ascii="Calibri" w:eastAsia="Calibri" w:hAnsi="Calibri" w:cs="Times New Roman"/>
          </w:rPr>
          <w:t>1033.</w:t>
        </w:r>
        <w:r w:rsidRPr="002709E2">
          <w:rPr>
            <w:rFonts w:ascii="Calibri" w:eastAsia="Calibri" w:hAnsi="Calibri" w:cs="Times New Roman"/>
          </w:rPr>
          <w:tab/>
          <w:t>mc "\"…\""</w:t>
        </w:r>
      </w:ins>
    </w:p>
    <w:p w14:paraId="50A65B84" w14:textId="77777777" w:rsidR="002709E2" w:rsidRPr="002709E2" w:rsidRDefault="002709E2" w:rsidP="002709E2">
      <w:pPr>
        <w:spacing w:line="600" w:lineRule="auto"/>
        <w:jc w:val="left"/>
        <w:rPr>
          <w:ins w:id="17169" w:author="UTENTE" w:date="2020-06-30T18:54:00Z"/>
          <w:rFonts w:ascii="Calibri" w:eastAsia="Calibri" w:hAnsi="Calibri" w:cs="Times New Roman"/>
        </w:rPr>
      </w:pPr>
      <w:ins w:id="17170" w:author="UTENTE" w:date="2020-06-30T18:54:00Z">
        <w:r w:rsidRPr="002709E2">
          <w:rPr>
            <w:rFonts w:ascii="Calibri" w:eastAsia="Calibri" w:hAnsi="Calibri" w:cs="Times New Roman"/>
          </w:rPr>
          <w:t>1034.</w:t>
        </w:r>
        <w:r w:rsidRPr="002709E2">
          <w:rPr>
            <w:rFonts w:ascii="Calibri" w:eastAsia="Calibri" w:hAnsi="Calibri" w:cs="Times New Roman"/>
          </w:rPr>
          <w:tab/>
          <w:t>n "No…{w}Non importa."</w:t>
        </w:r>
      </w:ins>
    </w:p>
    <w:p w14:paraId="1911AF85" w14:textId="77777777" w:rsidR="002709E2" w:rsidRPr="002709E2" w:rsidRDefault="002709E2" w:rsidP="002709E2">
      <w:pPr>
        <w:spacing w:line="600" w:lineRule="auto"/>
        <w:jc w:val="left"/>
        <w:rPr>
          <w:ins w:id="17171" w:author="UTENTE" w:date="2020-06-30T18:54:00Z"/>
          <w:rFonts w:ascii="Calibri" w:eastAsia="Calibri" w:hAnsi="Calibri" w:cs="Times New Roman"/>
        </w:rPr>
      </w:pPr>
      <w:ins w:id="17172" w:author="UTENTE" w:date="2020-06-30T18:54:00Z">
        <w:r w:rsidRPr="002709E2">
          <w:rPr>
            <w:rFonts w:ascii="Calibri" w:eastAsia="Calibri" w:hAnsi="Calibri" w:cs="Times New Roman"/>
          </w:rPr>
          <w:t>1035.</w:t>
        </w:r>
        <w:r w:rsidRPr="002709E2">
          <w:rPr>
            <w:rFonts w:ascii="Calibri" w:eastAsia="Calibri" w:hAnsi="Calibri" w:cs="Times New Roman"/>
          </w:rPr>
          <w:tab/>
          <w:t>n "Non importa più niente ormai, a parte la fame."</w:t>
        </w:r>
      </w:ins>
    </w:p>
    <w:p w14:paraId="56874F9E" w14:textId="77777777" w:rsidR="002709E2" w:rsidRPr="002709E2" w:rsidRDefault="002709E2" w:rsidP="002709E2">
      <w:pPr>
        <w:spacing w:line="600" w:lineRule="auto"/>
        <w:jc w:val="left"/>
        <w:rPr>
          <w:ins w:id="17173" w:author="UTENTE" w:date="2020-06-30T18:54:00Z"/>
          <w:rFonts w:ascii="Calibri" w:eastAsia="Calibri" w:hAnsi="Calibri" w:cs="Times New Roman"/>
        </w:rPr>
      </w:pPr>
      <w:ins w:id="17174" w:author="UTENTE" w:date="2020-06-30T18:54:00Z">
        <w:r w:rsidRPr="002709E2">
          <w:rPr>
            <w:rFonts w:ascii="Calibri" w:eastAsia="Calibri" w:hAnsi="Calibri" w:cs="Times New Roman"/>
          </w:rPr>
          <w:t>1036.</w:t>
        </w:r>
        <w:r w:rsidRPr="002709E2">
          <w:rPr>
            <w:rFonts w:ascii="Calibri" w:eastAsia="Calibri" w:hAnsi="Calibri" w:cs="Times New Roman"/>
          </w:rPr>
          <w:tab/>
          <w:t>n "Di più, di più, di più…"</w:t>
        </w:r>
      </w:ins>
    </w:p>
    <w:p w14:paraId="2006331F" w14:textId="77777777" w:rsidR="002709E2" w:rsidRPr="002709E2" w:rsidRDefault="002709E2" w:rsidP="002709E2">
      <w:pPr>
        <w:spacing w:line="600" w:lineRule="auto"/>
        <w:jc w:val="left"/>
        <w:rPr>
          <w:ins w:id="17175" w:author="UTENTE" w:date="2020-06-30T18:54:00Z"/>
          <w:rFonts w:ascii="Calibri" w:eastAsia="Calibri" w:hAnsi="Calibri" w:cs="Times New Roman"/>
        </w:rPr>
      </w:pPr>
      <w:ins w:id="17176" w:author="UTENTE" w:date="2020-06-30T18:54:00Z">
        <w:r w:rsidRPr="002709E2">
          <w:rPr>
            <w:rFonts w:ascii="Calibri" w:eastAsia="Calibri" w:hAnsi="Calibri" w:cs="Times New Roman"/>
          </w:rPr>
          <w:t>1037.</w:t>
        </w:r>
        <w:r w:rsidRPr="002709E2">
          <w:rPr>
            <w:rFonts w:ascii="Calibri" w:eastAsia="Calibri" w:hAnsi="Calibri" w:cs="Times New Roman"/>
          </w:rPr>
          <w:tab/>
          <w:t>n "…Finché il mondo non sarà completamente tinto di un meraviglioso e doloroso {w}rosso."</w:t>
        </w:r>
      </w:ins>
    </w:p>
    <w:p w14:paraId="28E3F41F" w14:textId="77777777" w:rsidR="002709E2" w:rsidRPr="002709E2" w:rsidRDefault="002709E2" w:rsidP="002709E2">
      <w:pPr>
        <w:spacing w:line="600" w:lineRule="auto"/>
        <w:jc w:val="left"/>
        <w:rPr>
          <w:ins w:id="17177" w:author="UTENTE" w:date="2020-06-30T18:54:00Z"/>
          <w:rFonts w:ascii="Calibri" w:eastAsia="Calibri" w:hAnsi="Calibri" w:cs="Times New Roman"/>
        </w:rPr>
      </w:pPr>
      <w:ins w:id="17178" w:author="UTENTE" w:date="2020-06-30T18:54:00Z">
        <w:r w:rsidRPr="002709E2">
          <w:rPr>
            <w:rFonts w:ascii="Calibri" w:eastAsia="Calibri" w:hAnsi="Calibri" w:cs="Times New Roman"/>
          </w:rPr>
          <w:t>1038.</w:t>
        </w:r>
        <w:r w:rsidRPr="002709E2">
          <w:rPr>
            <w:rFonts w:ascii="Calibri" w:eastAsia="Calibri" w:hAnsi="Calibri" w:cs="Times New Roman"/>
          </w:rPr>
          <w:tab/>
          <w:t>mcp "\"…\""</w:t>
        </w:r>
      </w:ins>
    </w:p>
    <w:p w14:paraId="4C190428" w14:textId="77777777" w:rsidR="002709E2" w:rsidRPr="002709E2" w:rsidRDefault="002709E2" w:rsidP="002709E2">
      <w:pPr>
        <w:spacing w:line="600" w:lineRule="auto"/>
        <w:jc w:val="left"/>
        <w:rPr>
          <w:ins w:id="17179" w:author="UTENTE" w:date="2020-06-30T18:54:00Z"/>
          <w:rFonts w:ascii="Calibri" w:eastAsia="Calibri" w:hAnsi="Calibri" w:cs="Times New Roman"/>
        </w:rPr>
      </w:pPr>
      <w:ins w:id="17180" w:author="UTENTE" w:date="2020-06-30T18:54:00Z">
        <w:r w:rsidRPr="002709E2">
          <w:rPr>
            <w:rFonts w:ascii="Calibri" w:eastAsia="Calibri" w:hAnsi="Calibri" w:cs="Times New Roman"/>
          </w:rPr>
          <w:t>1039.</w:t>
        </w:r>
        <w:r w:rsidRPr="002709E2">
          <w:rPr>
            <w:rFonts w:ascii="Calibri" w:eastAsia="Calibri" w:hAnsi="Calibri" w:cs="Times New Roman"/>
          </w:rPr>
          <w:tab/>
          <w:t>n "-È impossibile."</w:t>
        </w:r>
      </w:ins>
    </w:p>
    <w:p w14:paraId="76C14387" w14:textId="77777777" w:rsidR="002709E2" w:rsidRPr="002709E2" w:rsidRDefault="002709E2" w:rsidP="002709E2">
      <w:pPr>
        <w:spacing w:line="600" w:lineRule="auto"/>
        <w:jc w:val="left"/>
        <w:rPr>
          <w:ins w:id="17181" w:author="UTENTE" w:date="2020-06-30T18:54:00Z"/>
          <w:rFonts w:ascii="Calibri" w:eastAsia="Calibri" w:hAnsi="Calibri" w:cs="Times New Roman"/>
        </w:rPr>
      </w:pPr>
      <w:ins w:id="17182" w:author="UTENTE" w:date="2020-06-30T18:54:00Z">
        <w:r w:rsidRPr="002709E2">
          <w:rPr>
            <w:rFonts w:ascii="Calibri" w:eastAsia="Calibri" w:hAnsi="Calibri" w:cs="Times New Roman"/>
          </w:rPr>
          <w:t>1040.</w:t>
        </w:r>
        <w:r w:rsidRPr="002709E2">
          <w:rPr>
            <w:rFonts w:ascii="Calibri" w:eastAsia="Calibri" w:hAnsi="Calibri" w:cs="Times New Roman"/>
          </w:rPr>
          <w:tab/>
          <w:t>n "Bishop non lascerà mai andare Dom, neanche se lascio che mi trasformi…"</w:t>
        </w:r>
      </w:ins>
    </w:p>
    <w:p w14:paraId="6F487971" w14:textId="77777777" w:rsidR="002709E2" w:rsidRPr="002709E2" w:rsidRDefault="002709E2" w:rsidP="002709E2">
      <w:pPr>
        <w:spacing w:line="600" w:lineRule="auto"/>
        <w:jc w:val="left"/>
        <w:rPr>
          <w:ins w:id="17183" w:author="UTENTE" w:date="2020-06-30T18:54:00Z"/>
          <w:rFonts w:ascii="Calibri" w:eastAsia="Calibri" w:hAnsi="Calibri" w:cs="Times New Roman"/>
        </w:rPr>
      </w:pPr>
      <w:ins w:id="17184" w:author="UTENTE" w:date="2020-06-30T18:54:00Z">
        <w:r w:rsidRPr="002709E2">
          <w:rPr>
            <w:rFonts w:ascii="Calibri" w:eastAsia="Calibri" w:hAnsi="Calibri" w:cs="Times New Roman"/>
          </w:rPr>
          <w:t>1041.</w:t>
        </w:r>
        <w:r w:rsidRPr="002709E2">
          <w:rPr>
            <w:rFonts w:ascii="Calibri" w:eastAsia="Calibri" w:hAnsi="Calibri" w:cs="Times New Roman"/>
          </w:rPr>
          <w:tab/>
          <w:t>n "E ancora più importante, se Dom dice che non devo arrendermi, mi fido di lui."</w:t>
        </w:r>
      </w:ins>
    </w:p>
    <w:p w14:paraId="4A67D75D" w14:textId="77777777" w:rsidR="002709E2" w:rsidRPr="002709E2" w:rsidRDefault="002709E2" w:rsidP="002709E2">
      <w:pPr>
        <w:spacing w:line="600" w:lineRule="auto"/>
        <w:jc w:val="left"/>
        <w:rPr>
          <w:ins w:id="17185" w:author="UTENTE" w:date="2020-06-30T18:54:00Z"/>
          <w:rFonts w:ascii="Calibri" w:eastAsia="Calibri" w:hAnsi="Calibri" w:cs="Times New Roman"/>
        </w:rPr>
      </w:pPr>
      <w:ins w:id="17186" w:author="UTENTE" w:date="2020-06-30T18:54:00Z">
        <w:r w:rsidRPr="002709E2">
          <w:rPr>
            <w:rFonts w:ascii="Calibri" w:eastAsia="Calibri" w:hAnsi="Calibri" w:cs="Times New Roman"/>
          </w:rPr>
          <w:t>1042.</w:t>
        </w:r>
        <w:r w:rsidRPr="002709E2">
          <w:rPr>
            <w:rFonts w:ascii="Calibri" w:eastAsia="Calibri" w:hAnsi="Calibri" w:cs="Times New Roman"/>
          </w:rPr>
          <w:tab/>
          <w:t>n "Almeno però, vorrei poter riabbracciare Dom un'ultima volta."</w:t>
        </w:r>
      </w:ins>
    </w:p>
    <w:p w14:paraId="0CBDF99C" w14:textId="77777777" w:rsidR="002709E2" w:rsidRPr="002709E2" w:rsidRDefault="002709E2" w:rsidP="002709E2">
      <w:pPr>
        <w:spacing w:line="600" w:lineRule="auto"/>
        <w:jc w:val="left"/>
        <w:rPr>
          <w:ins w:id="17187" w:author="UTENTE" w:date="2020-06-30T18:54:00Z"/>
          <w:rFonts w:ascii="Calibri" w:eastAsia="Calibri" w:hAnsi="Calibri" w:cs="Times New Roman"/>
        </w:rPr>
      </w:pPr>
      <w:ins w:id="17188" w:author="UTENTE" w:date="2020-06-30T18:54:00Z">
        <w:r w:rsidRPr="002709E2">
          <w:rPr>
            <w:rFonts w:ascii="Calibri" w:eastAsia="Calibri" w:hAnsi="Calibri" w:cs="Times New Roman"/>
          </w:rPr>
          <w:t>1043.</w:t>
        </w:r>
        <w:r w:rsidRPr="002709E2">
          <w:rPr>
            <w:rFonts w:ascii="Calibri" w:eastAsia="Calibri" w:hAnsi="Calibri" w:cs="Times New Roman"/>
          </w:rPr>
          <w:tab/>
          <w:t>n "Questa potrebbe essere la fine, ma se ci ammazzano insieme -"</w:t>
        </w:r>
      </w:ins>
    </w:p>
    <w:p w14:paraId="6F1D7B95" w14:textId="77777777" w:rsidR="002709E2" w:rsidRPr="002709E2" w:rsidRDefault="002709E2" w:rsidP="002709E2">
      <w:pPr>
        <w:spacing w:line="600" w:lineRule="auto"/>
        <w:jc w:val="left"/>
        <w:rPr>
          <w:ins w:id="17189" w:author="UTENTE" w:date="2020-06-30T18:54:00Z"/>
          <w:rFonts w:ascii="Calibri" w:eastAsia="Calibri" w:hAnsi="Calibri" w:cs="Times New Roman"/>
        </w:rPr>
      </w:pPr>
      <w:ins w:id="17190" w:author="UTENTE" w:date="2020-06-30T18:54:00Z">
        <w:r w:rsidRPr="002709E2">
          <w:rPr>
            <w:rFonts w:ascii="Calibri" w:eastAsia="Calibri" w:hAnsi="Calibri" w:cs="Times New Roman"/>
          </w:rPr>
          <w:t>1044.</w:t>
        </w:r>
        <w:r w:rsidRPr="002709E2">
          <w:rPr>
            <w:rFonts w:ascii="Calibri" w:eastAsia="Calibri" w:hAnsi="Calibri" w:cs="Times New Roman"/>
          </w:rPr>
          <w:tab/>
          <w:t>extend " {w=0.5}Penso che sarei in grado di sopportarlo."</w:t>
        </w:r>
      </w:ins>
    </w:p>
    <w:p w14:paraId="591AFFE2" w14:textId="77777777" w:rsidR="002709E2" w:rsidRPr="002709E2" w:rsidRDefault="002709E2" w:rsidP="002709E2">
      <w:pPr>
        <w:spacing w:line="600" w:lineRule="auto"/>
        <w:jc w:val="left"/>
        <w:rPr>
          <w:ins w:id="17191" w:author="UTENTE" w:date="2020-06-30T18:54:00Z"/>
          <w:rFonts w:ascii="Calibri" w:eastAsia="Calibri" w:hAnsi="Calibri" w:cs="Times New Roman"/>
        </w:rPr>
      </w:pPr>
      <w:ins w:id="17192" w:author="UTENTE" w:date="2020-06-30T18:54:00Z">
        <w:r w:rsidRPr="002709E2">
          <w:rPr>
            <w:rFonts w:ascii="Calibri" w:eastAsia="Calibri" w:hAnsi="Calibri" w:cs="Times New Roman"/>
          </w:rPr>
          <w:t>1045.</w:t>
        </w:r>
        <w:r w:rsidRPr="002709E2">
          <w:rPr>
            <w:rFonts w:ascii="Calibri" w:eastAsia="Calibri" w:hAnsi="Calibri" w:cs="Times New Roman"/>
          </w:rPr>
          <w:tab/>
          <w:t>n "Non mi interessa se ci fanno a pezzi."</w:t>
        </w:r>
        <w:r w:rsidRPr="002709E2">
          <w:rPr>
            <w:rFonts w:ascii="Calibri" w:eastAsia="Calibri" w:hAnsi="Calibri" w:cs="Times New Roman"/>
          </w:rPr>
          <w:br w:type="page"/>
        </w:r>
      </w:ins>
    </w:p>
    <w:p w14:paraId="7BD76B92" w14:textId="77777777" w:rsidR="002709E2" w:rsidRPr="002709E2" w:rsidRDefault="002709E2" w:rsidP="002709E2">
      <w:pPr>
        <w:spacing w:line="600" w:lineRule="auto"/>
        <w:jc w:val="left"/>
        <w:rPr>
          <w:ins w:id="17193" w:author="UTENTE" w:date="2020-06-30T18:54:00Z"/>
          <w:rFonts w:ascii="Calibri" w:eastAsia="Calibri" w:hAnsi="Calibri" w:cs="Times New Roman"/>
          <w:lang w:val="en-US"/>
        </w:rPr>
      </w:pPr>
      <w:ins w:id="17194" w:author="UTENTE" w:date="2020-06-30T18:54:00Z">
        <w:r w:rsidRPr="002709E2">
          <w:rPr>
            <w:rFonts w:ascii="Calibri" w:eastAsia="Calibri" w:hAnsi="Calibri" w:cs="Times New Roman"/>
            <w:lang w:val="en-US"/>
          </w:rPr>
          <w:lastRenderedPageBreak/>
          <w:t>1046.</w:t>
        </w:r>
        <w:r w:rsidRPr="002709E2">
          <w:rPr>
            <w:rFonts w:ascii="Calibri" w:eastAsia="Calibri" w:hAnsi="Calibri" w:cs="Times New Roman"/>
            <w:lang w:val="en-US"/>
          </w:rPr>
          <w:tab/>
          <w:t>n "I'll fight them for Dom until my last breath –"</w:t>
        </w:r>
      </w:ins>
    </w:p>
    <w:p w14:paraId="1246C484" w14:textId="77777777" w:rsidR="002709E2" w:rsidRPr="002709E2" w:rsidRDefault="002709E2" w:rsidP="002709E2">
      <w:pPr>
        <w:spacing w:line="600" w:lineRule="auto"/>
        <w:jc w:val="left"/>
        <w:rPr>
          <w:ins w:id="17195" w:author="UTENTE" w:date="2020-06-30T18:54:00Z"/>
          <w:rFonts w:ascii="Calibri" w:eastAsia="Calibri" w:hAnsi="Calibri" w:cs="Times New Roman"/>
          <w:lang w:val="en-US"/>
        </w:rPr>
      </w:pPr>
      <w:ins w:id="17196" w:author="UTENTE" w:date="2020-06-30T18:54:00Z">
        <w:r w:rsidRPr="002709E2">
          <w:rPr>
            <w:rFonts w:ascii="Calibri" w:eastAsia="Calibri" w:hAnsi="Calibri" w:cs="Times New Roman"/>
            <w:lang w:val="en-US"/>
          </w:rPr>
          <w:t>1047.</w:t>
        </w:r>
        <w:r w:rsidRPr="002709E2">
          <w:rPr>
            <w:rFonts w:ascii="Calibri" w:eastAsia="Calibri" w:hAnsi="Calibri" w:cs="Times New Roman"/>
            <w:lang w:val="en-US"/>
          </w:rPr>
          <w:tab/>
          <w:t>n " {w=0.5}And not have a single regret."</w:t>
        </w:r>
      </w:ins>
    </w:p>
    <w:p w14:paraId="3FEDB4D3" w14:textId="77777777" w:rsidR="002709E2" w:rsidRPr="002709E2" w:rsidRDefault="002709E2" w:rsidP="002709E2">
      <w:pPr>
        <w:spacing w:line="600" w:lineRule="auto"/>
        <w:jc w:val="left"/>
        <w:rPr>
          <w:ins w:id="17197" w:author="UTENTE" w:date="2020-06-30T18:54:00Z"/>
          <w:rFonts w:ascii="Calibri" w:eastAsia="Calibri" w:hAnsi="Calibri" w:cs="Times New Roman"/>
          <w:lang w:val="en-US"/>
        </w:rPr>
      </w:pPr>
      <w:ins w:id="17198" w:author="UTENTE" w:date="2020-06-30T18:54:00Z">
        <w:r w:rsidRPr="002709E2">
          <w:rPr>
            <w:rFonts w:ascii="Calibri" w:eastAsia="Calibri" w:hAnsi="Calibri" w:cs="Times New Roman"/>
            <w:lang w:val="en-US"/>
          </w:rPr>
          <w:t>1048.</w:t>
        </w:r>
        <w:r w:rsidRPr="002709E2">
          <w:rPr>
            <w:rFonts w:ascii="Calibri" w:eastAsia="Calibri" w:hAnsi="Calibri" w:cs="Times New Roman"/>
            <w:lang w:val="en-US"/>
          </w:rPr>
          <w:tab/>
          <w:t>mc "\"Dom–!\""</w:t>
        </w:r>
      </w:ins>
    </w:p>
    <w:p w14:paraId="1D3ED753" w14:textId="77777777" w:rsidR="002709E2" w:rsidRPr="002709E2" w:rsidRDefault="002709E2" w:rsidP="002709E2">
      <w:pPr>
        <w:spacing w:line="600" w:lineRule="auto"/>
        <w:jc w:val="left"/>
        <w:rPr>
          <w:ins w:id="17199" w:author="UTENTE" w:date="2020-06-30T18:54:00Z"/>
          <w:rFonts w:ascii="Calibri" w:eastAsia="Calibri" w:hAnsi="Calibri" w:cs="Times New Roman"/>
          <w:lang w:val="en-US"/>
        </w:rPr>
      </w:pPr>
      <w:ins w:id="17200" w:author="UTENTE" w:date="2020-06-30T18:54:00Z">
        <w:r w:rsidRPr="002709E2">
          <w:rPr>
            <w:rFonts w:ascii="Calibri" w:eastAsia="Calibri" w:hAnsi="Calibri" w:cs="Times New Roman"/>
            <w:lang w:val="en-US"/>
          </w:rPr>
          <w:t>1049.</w:t>
        </w:r>
        <w:r w:rsidRPr="002709E2">
          <w:rPr>
            <w:rFonts w:ascii="Calibri" w:eastAsia="Calibri" w:hAnsi="Calibri" w:cs="Times New Roman"/>
            <w:lang w:val="en-US"/>
          </w:rPr>
          <w:tab/>
          <w:t>n "Breaking away from a startled Bishop, I rush towards Dom as fast as my legs will take me."</w:t>
        </w:r>
      </w:ins>
    </w:p>
    <w:p w14:paraId="0ED7485F" w14:textId="77777777" w:rsidR="002709E2" w:rsidRPr="002709E2" w:rsidRDefault="002709E2" w:rsidP="002709E2">
      <w:pPr>
        <w:spacing w:line="600" w:lineRule="auto"/>
        <w:jc w:val="left"/>
        <w:rPr>
          <w:ins w:id="17201" w:author="UTENTE" w:date="2020-06-30T18:54:00Z"/>
          <w:rFonts w:ascii="Calibri" w:eastAsia="Calibri" w:hAnsi="Calibri" w:cs="Times New Roman"/>
          <w:lang w:val="en-US"/>
        </w:rPr>
      </w:pPr>
      <w:ins w:id="17202" w:author="UTENTE" w:date="2020-06-30T18:54:00Z">
        <w:r w:rsidRPr="002709E2">
          <w:rPr>
            <w:rFonts w:ascii="Calibri" w:eastAsia="Calibri" w:hAnsi="Calibri" w:cs="Times New Roman"/>
            <w:lang w:val="en-US"/>
          </w:rPr>
          <w:t>1050.</w:t>
        </w:r>
        <w:r w:rsidRPr="002709E2">
          <w:rPr>
            <w:rFonts w:ascii="Calibri" w:eastAsia="Calibri" w:hAnsi="Calibri" w:cs="Times New Roman"/>
            <w:lang w:val="en-US"/>
          </w:rPr>
          <w:tab/>
          <w:t>dp "\"–!\""</w:t>
        </w:r>
      </w:ins>
    </w:p>
    <w:p w14:paraId="74002758" w14:textId="77777777" w:rsidR="002709E2" w:rsidRPr="002709E2" w:rsidRDefault="002709E2" w:rsidP="002709E2">
      <w:pPr>
        <w:spacing w:line="600" w:lineRule="auto"/>
        <w:jc w:val="left"/>
        <w:rPr>
          <w:ins w:id="17203" w:author="UTENTE" w:date="2020-06-30T18:54:00Z"/>
          <w:rFonts w:ascii="Calibri" w:eastAsia="Calibri" w:hAnsi="Calibri" w:cs="Times New Roman"/>
          <w:lang w:val="en-US"/>
        </w:rPr>
      </w:pPr>
      <w:ins w:id="17204" w:author="UTENTE" w:date="2020-06-30T18:54:00Z">
        <w:r w:rsidRPr="002709E2">
          <w:rPr>
            <w:rFonts w:ascii="Calibri" w:eastAsia="Calibri" w:hAnsi="Calibri" w:cs="Times New Roman"/>
            <w:lang w:val="en-US"/>
          </w:rPr>
          <w:t>1051.</w:t>
        </w:r>
        <w:r w:rsidRPr="002709E2">
          <w:rPr>
            <w:rFonts w:ascii="Calibri" w:eastAsia="Calibri" w:hAnsi="Calibri" w:cs="Times New Roman"/>
            <w:lang w:val="en-US"/>
          </w:rPr>
          <w:tab/>
          <w:t>n "Dom's eyes widen when he sees me run up to him, and the vampires guarding him blink in surprise, as well."</w:t>
        </w:r>
      </w:ins>
    </w:p>
    <w:p w14:paraId="44F25C12" w14:textId="77777777" w:rsidR="002709E2" w:rsidRPr="002709E2" w:rsidRDefault="002709E2" w:rsidP="002709E2">
      <w:pPr>
        <w:spacing w:line="600" w:lineRule="auto"/>
        <w:jc w:val="left"/>
        <w:rPr>
          <w:ins w:id="17205" w:author="UTENTE" w:date="2020-06-30T18:54:00Z"/>
          <w:rFonts w:ascii="Calibri" w:eastAsia="Calibri" w:hAnsi="Calibri" w:cs="Times New Roman"/>
          <w:lang w:val="en-US"/>
        </w:rPr>
      </w:pPr>
      <w:ins w:id="17206" w:author="UTENTE" w:date="2020-06-30T18:54:00Z">
        <w:r w:rsidRPr="002709E2">
          <w:rPr>
            <w:rFonts w:ascii="Calibri" w:eastAsia="Calibri" w:hAnsi="Calibri" w:cs="Times New Roman"/>
            <w:lang w:val="en-US"/>
          </w:rPr>
          <w:t>1052.</w:t>
        </w:r>
        <w:r w:rsidRPr="002709E2">
          <w:rPr>
            <w:rFonts w:ascii="Calibri" w:eastAsia="Calibri" w:hAnsi="Calibri" w:cs="Times New Roman"/>
            <w:lang w:val="en-US"/>
          </w:rPr>
          <w:tab/>
          <w:t>n "I take a deep breath, getting ready to throw myself at him for a last embrace –"</w:t>
        </w:r>
      </w:ins>
    </w:p>
    <w:p w14:paraId="20C2F72E" w14:textId="77777777" w:rsidR="002709E2" w:rsidRPr="002709E2" w:rsidRDefault="002709E2" w:rsidP="002709E2">
      <w:pPr>
        <w:spacing w:line="600" w:lineRule="auto"/>
        <w:jc w:val="left"/>
        <w:rPr>
          <w:ins w:id="17207" w:author="UTENTE" w:date="2020-06-30T18:54:00Z"/>
          <w:rFonts w:ascii="Calibri" w:eastAsia="Calibri" w:hAnsi="Calibri" w:cs="Times New Roman"/>
          <w:lang w:val="en-US"/>
        </w:rPr>
      </w:pPr>
      <w:ins w:id="17208" w:author="UTENTE" w:date="2020-06-30T18:54:00Z">
        <w:r w:rsidRPr="002709E2">
          <w:rPr>
            <w:rFonts w:ascii="Calibri" w:eastAsia="Calibri" w:hAnsi="Calibri" w:cs="Times New Roman"/>
            <w:lang w:val="en-US"/>
          </w:rPr>
          <w:t>1053.</w:t>
        </w:r>
        <w:r w:rsidRPr="002709E2">
          <w:rPr>
            <w:rFonts w:ascii="Calibri" w:eastAsia="Calibri" w:hAnsi="Calibri" w:cs="Times New Roman"/>
            <w:lang w:val="en-US"/>
          </w:rPr>
          <w:tab/>
          <w:t>mc "\"…!\""</w:t>
        </w:r>
      </w:ins>
    </w:p>
    <w:p w14:paraId="729174FA" w14:textId="77777777" w:rsidR="002709E2" w:rsidRPr="002709E2" w:rsidRDefault="002709E2" w:rsidP="002709E2">
      <w:pPr>
        <w:spacing w:line="600" w:lineRule="auto"/>
        <w:jc w:val="left"/>
        <w:rPr>
          <w:ins w:id="17209" w:author="UTENTE" w:date="2020-06-30T18:54:00Z"/>
          <w:rFonts w:ascii="Calibri" w:eastAsia="Calibri" w:hAnsi="Calibri" w:cs="Times New Roman"/>
          <w:lang w:val="en-US"/>
        </w:rPr>
      </w:pPr>
      <w:ins w:id="17210" w:author="UTENTE" w:date="2020-06-30T18:54:00Z">
        <w:r w:rsidRPr="002709E2">
          <w:rPr>
            <w:rFonts w:ascii="Calibri" w:eastAsia="Calibri" w:hAnsi="Calibri" w:cs="Times New Roman"/>
            <w:lang w:val="en-US"/>
          </w:rPr>
          <w:t>1054.</w:t>
        </w:r>
        <w:r w:rsidRPr="002709E2">
          <w:rPr>
            <w:rFonts w:ascii="Calibri" w:eastAsia="Calibri" w:hAnsi="Calibri" w:cs="Times New Roman"/>
            <w:lang w:val="en-US"/>
          </w:rPr>
          <w:tab/>
          <w:t>n "–When suddenly, my feet lift off the ground."</w:t>
        </w:r>
      </w:ins>
    </w:p>
    <w:p w14:paraId="51418FC8" w14:textId="77777777" w:rsidR="002709E2" w:rsidRPr="002709E2" w:rsidRDefault="002709E2" w:rsidP="002709E2">
      <w:pPr>
        <w:spacing w:line="600" w:lineRule="auto"/>
        <w:jc w:val="left"/>
        <w:rPr>
          <w:ins w:id="17211" w:author="UTENTE" w:date="2020-06-30T18:54:00Z"/>
          <w:rFonts w:ascii="Calibri" w:eastAsia="Calibri" w:hAnsi="Calibri" w:cs="Times New Roman"/>
          <w:lang w:val="en-US"/>
        </w:rPr>
      </w:pPr>
      <w:ins w:id="17212" w:author="UTENTE" w:date="2020-06-30T18:54:00Z">
        <w:r w:rsidRPr="002709E2">
          <w:rPr>
            <w:rFonts w:ascii="Calibri" w:eastAsia="Calibri" w:hAnsi="Calibri" w:cs="Times New Roman"/>
            <w:lang w:val="en-US"/>
          </w:rPr>
          <w:t>1055.</w:t>
        </w:r>
        <w:r w:rsidRPr="002709E2">
          <w:rPr>
            <w:rFonts w:ascii="Calibri" w:eastAsia="Calibri" w:hAnsi="Calibri" w:cs="Times New Roman"/>
            <w:lang w:val="en-US"/>
          </w:rPr>
          <w:tab/>
          <w:t>n "Dom is –"</w:t>
        </w:r>
      </w:ins>
    </w:p>
    <w:p w14:paraId="5B35DA53" w14:textId="77777777" w:rsidR="002709E2" w:rsidRPr="002709E2" w:rsidRDefault="002709E2" w:rsidP="002709E2">
      <w:pPr>
        <w:spacing w:line="600" w:lineRule="auto"/>
        <w:jc w:val="left"/>
        <w:rPr>
          <w:ins w:id="17213" w:author="UTENTE" w:date="2020-06-30T18:54:00Z"/>
          <w:rFonts w:ascii="Calibri" w:eastAsia="Calibri" w:hAnsi="Calibri" w:cs="Times New Roman"/>
          <w:lang w:val="en-US"/>
        </w:rPr>
      </w:pPr>
      <w:ins w:id="17214" w:author="UTENTE" w:date="2020-06-30T18:54:00Z">
        <w:r w:rsidRPr="002709E2">
          <w:rPr>
            <w:rFonts w:ascii="Calibri" w:eastAsia="Calibri" w:hAnsi="Calibri" w:cs="Times New Roman"/>
            <w:lang w:val="en-US"/>
          </w:rPr>
          <w:t>1056.</w:t>
        </w:r>
        <w:r w:rsidRPr="002709E2">
          <w:rPr>
            <w:rFonts w:ascii="Calibri" w:eastAsia="Calibri" w:hAnsi="Calibri" w:cs="Times New Roman"/>
            <w:lang w:val="en-US"/>
          </w:rPr>
          <w:tab/>
          <w:t>n "I'm being carried…?"</w:t>
        </w:r>
      </w:ins>
    </w:p>
    <w:p w14:paraId="3C0586DB" w14:textId="77777777" w:rsidR="002709E2" w:rsidRPr="002709E2" w:rsidRDefault="002709E2" w:rsidP="002709E2">
      <w:pPr>
        <w:spacing w:line="600" w:lineRule="auto"/>
        <w:jc w:val="left"/>
        <w:rPr>
          <w:ins w:id="17215" w:author="UTENTE" w:date="2020-06-30T18:54:00Z"/>
          <w:rFonts w:ascii="Calibri" w:eastAsia="Calibri" w:hAnsi="Calibri" w:cs="Times New Roman"/>
          <w:lang w:val="en-US"/>
        </w:rPr>
      </w:pPr>
      <w:ins w:id="17216" w:author="UTENTE" w:date="2020-06-30T18:54:00Z">
        <w:r w:rsidRPr="002709E2">
          <w:rPr>
            <w:rFonts w:ascii="Calibri" w:eastAsia="Calibri" w:hAnsi="Calibri" w:cs="Times New Roman"/>
            <w:lang w:val="en-US"/>
          </w:rPr>
          <w:t>1057.</w:t>
        </w:r>
        <w:r w:rsidRPr="002709E2">
          <w:rPr>
            <w:rFonts w:ascii="Calibri" w:eastAsia="Calibri" w:hAnsi="Calibri" w:cs="Times New Roman"/>
            <w:lang w:val="en-US"/>
          </w:rPr>
          <w:tab/>
          <w:t>b "\"What are you fools doing?!\""</w:t>
        </w:r>
      </w:ins>
    </w:p>
    <w:p w14:paraId="3B135E32" w14:textId="77777777" w:rsidR="002709E2" w:rsidRPr="002709E2" w:rsidRDefault="002709E2" w:rsidP="002709E2">
      <w:pPr>
        <w:spacing w:line="600" w:lineRule="auto"/>
        <w:jc w:val="left"/>
        <w:rPr>
          <w:ins w:id="17217" w:author="UTENTE" w:date="2020-06-30T18:54:00Z"/>
          <w:rFonts w:ascii="Calibri" w:eastAsia="Calibri" w:hAnsi="Calibri" w:cs="Times New Roman"/>
          <w:lang w:val="en-US"/>
        </w:rPr>
      </w:pPr>
      <w:ins w:id="17218" w:author="UTENTE" w:date="2020-06-30T18:54:00Z">
        <w:r w:rsidRPr="002709E2">
          <w:rPr>
            <w:rFonts w:ascii="Calibri" w:eastAsia="Calibri" w:hAnsi="Calibri" w:cs="Times New Roman"/>
            <w:lang w:val="en-US"/>
          </w:rPr>
          <w:t>1058.</w:t>
        </w:r>
        <w:r w:rsidRPr="002709E2">
          <w:rPr>
            <w:rFonts w:ascii="Calibri" w:eastAsia="Calibri" w:hAnsi="Calibri" w:cs="Times New Roman"/>
            <w:lang w:val="en-US"/>
          </w:rPr>
          <w:tab/>
          <w:t>b "\"Get them!\""</w:t>
        </w:r>
      </w:ins>
    </w:p>
    <w:p w14:paraId="71116772" w14:textId="77777777" w:rsidR="002709E2" w:rsidRPr="002709E2" w:rsidRDefault="002709E2" w:rsidP="002709E2">
      <w:pPr>
        <w:spacing w:line="600" w:lineRule="auto"/>
        <w:jc w:val="left"/>
        <w:rPr>
          <w:ins w:id="17219" w:author="UTENTE" w:date="2020-06-30T18:54:00Z"/>
          <w:rFonts w:ascii="Calibri" w:eastAsia="Calibri" w:hAnsi="Calibri" w:cs="Times New Roman"/>
          <w:lang w:val="en-US"/>
        </w:rPr>
      </w:pPr>
      <w:ins w:id="17220" w:author="UTENTE" w:date="2020-06-30T18:54:00Z">
        <w:r w:rsidRPr="002709E2">
          <w:rPr>
            <w:rFonts w:ascii="Calibri" w:eastAsia="Calibri" w:hAnsi="Calibri" w:cs="Times New Roman"/>
            <w:lang w:val="en-US"/>
          </w:rPr>
          <w:t>1059.</w:t>
        </w:r>
        <w:r w:rsidRPr="002709E2">
          <w:rPr>
            <w:rFonts w:ascii="Calibri" w:eastAsia="Calibri" w:hAnsi="Calibri" w:cs="Times New Roman"/>
            <w:lang w:val="en-US"/>
          </w:rPr>
          <w:tab/>
          <w:t>n "Bishop's angry hiss jolts me back to my senses."</w:t>
        </w:r>
      </w:ins>
    </w:p>
    <w:p w14:paraId="43BA84F6" w14:textId="77777777" w:rsidR="002709E2" w:rsidRPr="002709E2" w:rsidRDefault="002709E2" w:rsidP="002709E2">
      <w:pPr>
        <w:spacing w:line="600" w:lineRule="auto"/>
        <w:jc w:val="left"/>
        <w:rPr>
          <w:ins w:id="17221" w:author="UTENTE" w:date="2020-06-30T18:54:00Z"/>
          <w:rFonts w:ascii="Calibri" w:eastAsia="Calibri" w:hAnsi="Calibri" w:cs="Times New Roman"/>
          <w:lang w:val="en-US"/>
        </w:rPr>
      </w:pPr>
      <w:ins w:id="17222" w:author="UTENTE" w:date="2020-06-30T18:54:00Z">
        <w:r w:rsidRPr="002709E2">
          <w:rPr>
            <w:rFonts w:ascii="Calibri" w:eastAsia="Calibri" w:hAnsi="Calibri" w:cs="Times New Roman"/>
            <w:lang w:val="en-US"/>
          </w:rPr>
          <w:t>1060.</w:t>
        </w:r>
        <w:r w:rsidRPr="002709E2">
          <w:rPr>
            <w:rFonts w:ascii="Calibri" w:eastAsia="Calibri" w:hAnsi="Calibri" w:cs="Times New Roman"/>
            <w:lang w:val="en-US"/>
          </w:rPr>
          <w:tab/>
          <w:t>n "Dom has me in his arms, and he's dashing towards the warehouse exit."</w:t>
        </w:r>
      </w:ins>
    </w:p>
    <w:p w14:paraId="658BB7A4" w14:textId="77777777" w:rsidR="002709E2" w:rsidRPr="002709E2" w:rsidRDefault="002709E2" w:rsidP="002709E2">
      <w:pPr>
        <w:spacing w:line="600" w:lineRule="auto"/>
        <w:jc w:val="left"/>
        <w:rPr>
          <w:ins w:id="17223" w:author="UTENTE" w:date="2020-06-30T18:54:00Z"/>
          <w:rFonts w:ascii="Calibri" w:eastAsia="Calibri" w:hAnsi="Calibri" w:cs="Times New Roman"/>
        </w:rPr>
      </w:pPr>
      <w:ins w:id="17224" w:author="UTENTE" w:date="2020-06-30T18:54:00Z">
        <w:r w:rsidRPr="002709E2">
          <w:rPr>
            <w:rFonts w:ascii="Calibri" w:eastAsia="Calibri" w:hAnsi="Calibri" w:cs="Times New Roman"/>
          </w:rPr>
          <w:t>1061.</w:t>
        </w:r>
        <w:r w:rsidRPr="002709E2">
          <w:rPr>
            <w:rFonts w:ascii="Calibri" w:eastAsia="Calibri" w:hAnsi="Calibri" w:cs="Times New Roman"/>
          </w:rPr>
          <w:tab/>
          <w:t>mcp "\"Dom… you…\""</w:t>
        </w:r>
        <w:r w:rsidRPr="002709E2">
          <w:rPr>
            <w:rFonts w:ascii="Calibri" w:eastAsia="Calibri" w:hAnsi="Calibri" w:cs="Times New Roman"/>
          </w:rPr>
          <w:br w:type="page"/>
        </w:r>
      </w:ins>
    </w:p>
    <w:p w14:paraId="3C110C75" w14:textId="77777777" w:rsidR="002709E2" w:rsidRPr="002709E2" w:rsidRDefault="002709E2" w:rsidP="002709E2">
      <w:pPr>
        <w:spacing w:line="600" w:lineRule="auto"/>
        <w:jc w:val="left"/>
        <w:rPr>
          <w:ins w:id="17225" w:author="UTENTE" w:date="2020-06-30T18:54:00Z"/>
          <w:rFonts w:ascii="Calibri" w:eastAsia="Calibri" w:hAnsi="Calibri" w:cs="Times New Roman"/>
        </w:rPr>
      </w:pPr>
      <w:ins w:id="17226" w:author="UTENTE" w:date="2020-06-30T18:54:00Z">
        <w:r w:rsidRPr="002709E2">
          <w:rPr>
            <w:rFonts w:ascii="Calibri" w:eastAsia="Calibri" w:hAnsi="Calibri" w:cs="Times New Roman"/>
          </w:rPr>
          <w:lastRenderedPageBreak/>
          <w:t>1046.</w:t>
        </w:r>
        <w:r w:rsidRPr="002709E2">
          <w:rPr>
            <w:rFonts w:ascii="Calibri" w:eastAsia="Calibri" w:hAnsi="Calibri" w:cs="Times New Roman"/>
          </w:rPr>
          <w:tab/>
          <w:t>n "Li combatterò fino al mio ultimo respiro, per Dom -"</w:t>
        </w:r>
      </w:ins>
    </w:p>
    <w:p w14:paraId="7517C456" w14:textId="77777777" w:rsidR="002709E2" w:rsidRPr="002709E2" w:rsidRDefault="002709E2" w:rsidP="002709E2">
      <w:pPr>
        <w:spacing w:line="600" w:lineRule="auto"/>
        <w:jc w:val="left"/>
        <w:rPr>
          <w:ins w:id="17227" w:author="UTENTE" w:date="2020-06-30T18:54:00Z"/>
          <w:rFonts w:ascii="Calibri" w:eastAsia="Calibri" w:hAnsi="Calibri" w:cs="Times New Roman"/>
        </w:rPr>
      </w:pPr>
      <w:ins w:id="17228" w:author="UTENTE" w:date="2020-06-30T18:54:00Z">
        <w:r w:rsidRPr="002709E2">
          <w:rPr>
            <w:rFonts w:ascii="Calibri" w:eastAsia="Calibri" w:hAnsi="Calibri" w:cs="Times New Roman"/>
          </w:rPr>
          <w:t>1047.</w:t>
        </w:r>
        <w:r w:rsidRPr="002709E2">
          <w:rPr>
            <w:rFonts w:ascii="Calibri" w:eastAsia="Calibri" w:hAnsi="Calibri" w:cs="Times New Roman"/>
          </w:rPr>
          <w:tab/>
          <w:t>n " {w=0.5} E non avrò un singolo rimpianto."</w:t>
        </w:r>
      </w:ins>
    </w:p>
    <w:p w14:paraId="2BD3FD4C" w14:textId="77777777" w:rsidR="002709E2" w:rsidRPr="002709E2" w:rsidRDefault="002709E2" w:rsidP="002709E2">
      <w:pPr>
        <w:spacing w:line="600" w:lineRule="auto"/>
        <w:jc w:val="left"/>
        <w:rPr>
          <w:ins w:id="17229" w:author="UTENTE" w:date="2020-06-30T18:54:00Z"/>
          <w:rFonts w:ascii="Calibri" w:eastAsia="Calibri" w:hAnsi="Calibri" w:cs="Times New Roman"/>
        </w:rPr>
      </w:pPr>
      <w:ins w:id="17230" w:author="UTENTE" w:date="2020-06-30T18:54:00Z">
        <w:r w:rsidRPr="002709E2">
          <w:rPr>
            <w:rFonts w:ascii="Calibri" w:eastAsia="Calibri" w:hAnsi="Calibri" w:cs="Times New Roman"/>
          </w:rPr>
          <w:t>1048.</w:t>
        </w:r>
        <w:r w:rsidRPr="002709E2">
          <w:rPr>
            <w:rFonts w:ascii="Calibri" w:eastAsia="Calibri" w:hAnsi="Calibri" w:cs="Times New Roman"/>
          </w:rPr>
          <w:tab/>
          <w:t>mc "\"Dom-!\""</w:t>
        </w:r>
      </w:ins>
    </w:p>
    <w:p w14:paraId="7EA90F5E" w14:textId="77777777" w:rsidR="002709E2" w:rsidRPr="002709E2" w:rsidRDefault="002709E2" w:rsidP="002709E2">
      <w:pPr>
        <w:spacing w:line="600" w:lineRule="auto"/>
        <w:jc w:val="left"/>
        <w:rPr>
          <w:ins w:id="17231" w:author="UTENTE" w:date="2020-06-30T18:54:00Z"/>
          <w:rFonts w:ascii="Calibri" w:eastAsia="Calibri" w:hAnsi="Calibri" w:cs="Times New Roman"/>
        </w:rPr>
      </w:pPr>
      <w:ins w:id="17232" w:author="UTENTE" w:date="2020-06-30T18:54:00Z">
        <w:r w:rsidRPr="002709E2">
          <w:rPr>
            <w:rFonts w:ascii="Calibri" w:eastAsia="Calibri" w:hAnsi="Calibri" w:cs="Times New Roman"/>
          </w:rPr>
          <w:t>1049.</w:t>
        </w:r>
        <w:r w:rsidRPr="002709E2">
          <w:rPr>
            <w:rFonts w:ascii="Calibri" w:eastAsia="Calibri" w:hAnsi="Calibri" w:cs="Times New Roman"/>
          </w:rPr>
          <w:tab/>
          <w:t>n "Liberandomi da un esterrefatto Bishop, corro verso Dom più che veloce che posso."</w:t>
        </w:r>
      </w:ins>
    </w:p>
    <w:p w14:paraId="36BF8348" w14:textId="77777777" w:rsidR="002709E2" w:rsidRPr="002709E2" w:rsidRDefault="002709E2" w:rsidP="002709E2">
      <w:pPr>
        <w:spacing w:line="600" w:lineRule="auto"/>
        <w:jc w:val="left"/>
        <w:rPr>
          <w:ins w:id="17233" w:author="UTENTE" w:date="2020-06-30T18:54:00Z"/>
          <w:rFonts w:ascii="Calibri" w:eastAsia="Calibri" w:hAnsi="Calibri" w:cs="Times New Roman"/>
        </w:rPr>
      </w:pPr>
      <w:ins w:id="17234" w:author="UTENTE" w:date="2020-06-30T18:54:00Z">
        <w:r w:rsidRPr="002709E2">
          <w:rPr>
            <w:rFonts w:ascii="Calibri" w:eastAsia="Calibri" w:hAnsi="Calibri" w:cs="Times New Roman"/>
          </w:rPr>
          <w:t>1050.</w:t>
        </w:r>
        <w:r w:rsidRPr="002709E2">
          <w:rPr>
            <w:rFonts w:ascii="Calibri" w:eastAsia="Calibri" w:hAnsi="Calibri" w:cs="Times New Roman"/>
          </w:rPr>
          <w:tab/>
          <w:t>dp "\"-!\""</w:t>
        </w:r>
      </w:ins>
    </w:p>
    <w:p w14:paraId="6C1C3DFD" w14:textId="77777777" w:rsidR="002709E2" w:rsidRPr="002709E2" w:rsidRDefault="002709E2" w:rsidP="002709E2">
      <w:pPr>
        <w:spacing w:line="600" w:lineRule="auto"/>
        <w:jc w:val="left"/>
        <w:rPr>
          <w:ins w:id="17235" w:author="UTENTE" w:date="2020-06-30T18:54:00Z"/>
          <w:rFonts w:ascii="Calibri" w:eastAsia="Calibri" w:hAnsi="Calibri" w:cs="Times New Roman"/>
        </w:rPr>
      </w:pPr>
      <w:ins w:id="17236" w:author="UTENTE" w:date="2020-06-30T18:54:00Z">
        <w:r w:rsidRPr="002709E2">
          <w:rPr>
            <w:rFonts w:ascii="Calibri" w:eastAsia="Calibri" w:hAnsi="Calibri" w:cs="Times New Roman"/>
          </w:rPr>
          <w:t>1051.</w:t>
        </w:r>
        <w:r w:rsidRPr="002709E2">
          <w:rPr>
            <w:rFonts w:ascii="Calibri" w:eastAsia="Calibri" w:hAnsi="Calibri" w:cs="Times New Roman"/>
          </w:rPr>
          <w:tab/>
          <w:t>n "Gli occhi di Dom si spalancano quando mi vede avvicinarmi a lui e i vampiri che gli fanno guardia sbattono le palpebre per la sorpresa, anche loro sbalorditi dalla mia reazione."</w:t>
        </w:r>
      </w:ins>
    </w:p>
    <w:p w14:paraId="12831523" w14:textId="77777777" w:rsidR="002709E2" w:rsidRPr="002709E2" w:rsidRDefault="002709E2" w:rsidP="002709E2">
      <w:pPr>
        <w:spacing w:line="600" w:lineRule="auto"/>
        <w:jc w:val="left"/>
        <w:rPr>
          <w:ins w:id="17237" w:author="UTENTE" w:date="2020-06-30T18:54:00Z"/>
          <w:rFonts w:ascii="Calibri" w:eastAsia="Calibri" w:hAnsi="Calibri" w:cs="Times New Roman"/>
        </w:rPr>
      </w:pPr>
      <w:ins w:id="17238" w:author="UTENTE" w:date="2020-06-30T18:54:00Z">
        <w:r w:rsidRPr="002709E2">
          <w:rPr>
            <w:rFonts w:ascii="Calibri" w:eastAsia="Calibri" w:hAnsi="Calibri" w:cs="Times New Roman"/>
          </w:rPr>
          <w:t>1052.</w:t>
        </w:r>
        <w:r w:rsidRPr="002709E2">
          <w:rPr>
            <w:rFonts w:ascii="Calibri" w:eastAsia="Calibri" w:hAnsi="Calibri" w:cs="Times New Roman"/>
          </w:rPr>
          <w:tab/>
          <w:t>n "Prendo un respiro profondo, preparandomi a lanciarmi su di lui per un ultimo abbraccio -"</w:t>
        </w:r>
      </w:ins>
    </w:p>
    <w:p w14:paraId="49CEADDD" w14:textId="77777777" w:rsidR="002709E2" w:rsidRPr="002709E2" w:rsidRDefault="002709E2" w:rsidP="002709E2">
      <w:pPr>
        <w:spacing w:line="600" w:lineRule="auto"/>
        <w:jc w:val="left"/>
        <w:rPr>
          <w:ins w:id="17239" w:author="UTENTE" w:date="2020-06-30T18:54:00Z"/>
          <w:rFonts w:ascii="Calibri" w:eastAsia="Calibri" w:hAnsi="Calibri" w:cs="Times New Roman"/>
        </w:rPr>
      </w:pPr>
      <w:ins w:id="17240" w:author="UTENTE" w:date="2020-06-30T18:54:00Z">
        <w:r w:rsidRPr="002709E2">
          <w:rPr>
            <w:rFonts w:ascii="Calibri" w:eastAsia="Calibri" w:hAnsi="Calibri" w:cs="Times New Roman"/>
          </w:rPr>
          <w:t>1053.</w:t>
        </w:r>
        <w:r w:rsidRPr="002709E2">
          <w:rPr>
            <w:rFonts w:ascii="Calibri" w:eastAsia="Calibri" w:hAnsi="Calibri" w:cs="Times New Roman"/>
          </w:rPr>
          <w:tab/>
          <w:t>mc "\"…!\""</w:t>
        </w:r>
      </w:ins>
    </w:p>
    <w:p w14:paraId="18F0E26F" w14:textId="77777777" w:rsidR="002709E2" w:rsidRPr="002709E2" w:rsidRDefault="002709E2" w:rsidP="002709E2">
      <w:pPr>
        <w:spacing w:line="600" w:lineRule="auto"/>
        <w:jc w:val="left"/>
        <w:rPr>
          <w:ins w:id="17241" w:author="UTENTE" w:date="2020-06-30T18:54:00Z"/>
          <w:rFonts w:ascii="Calibri" w:eastAsia="Calibri" w:hAnsi="Calibri" w:cs="Times New Roman"/>
        </w:rPr>
      </w:pPr>
      <w:ins w:id="17242" w:author="UTENTE" w:date="2020-06-30T18:54:00Z">
        <w:r w:rsidRPr="002709E2">
          <w:rPr>
            <w:rFonts w:ascii="Calibri" w:eastAsia="Calibri" w:hAnsi="Calibri" w:cs="Times New Roman"/>
          </w:rPr>
          <w:t>1054.</w:t>
        </w:r>
        <w:r w:rsidRPr="002709E2">
          <w:rPr>
            <w:rFonts w:ascii="Calibri" w:eastAsia="Calibri" w:hAnsi="Calibri" w:cs="Times New Roman"/>
          </w:rPr>
          <w:tab/>
          <w:t>n "-Quando all'improvviso, i miei piedi si staccano dal pavimento."</w:t>
        </w:r>
      </w:ins>
    </w:p>
    <w:p w14:paraId="6C2B8C6C" w14:textId="77777777" w:rsidR="002709E2" w:rsidRPr="002709E2" w:rsidRDefault="002709E2" w:rsidP="002709E2">
      <w:pPr>
        <w:spacing w:line="600" w:lineRule="auto"/>
        <w:jc w:val="left"/>
        <w:rPr>
          <w:ins w:id="17243" w:author="UTENTE" w:date="2020-06-30T18:54:00Z"/>
          <w:rFonts w:ascii="Calibri" w:eastAsia="Calibri" w:hAnsi="Calibri" w:cs="Times New Roman"/>
        </w:rPr>
      </w:pPr>
      <w:ins w:id="17244" w:author="UTENTE" w:date="2020-06-30T18:54:00Z">
        <w:r w:rsidRPr="002709E2">
          <w:rPr>
            <w:rFonts w:ascii="Calibri" w:eastAsia="Calibri" w:hAnsi="Calibri" w:cs="Times New Roman"/>
          </w:rPr>
          <w:t>1055.</w:t>
        </w:r>
        <w:r w:rsidRPr="002709E2">
          <w:rPr>
            <w:rFonts w:ascii="Calibri" w:eastAsia="Calibri" w:hAnsi="Calibri" w:cs="Times New Roman"/>
          </w:rPr>
          <w:tab/>
          <w:t>n "Dom mi sta -"</w:t>
        </w:r>
      </w:ins>
    </w:p>
    <w:p w14:paraId="5DB6EBBE" w14:textId="77777777" w:rsidR="002709E2" w:rsidRPr="002709E2" w:rsidRDefault="002709E2" w:rsidP="002709E2">
      <w:pPr>
        <w:spacing w:line="600" w:lineRule="auto"/>
        <w:jc w:val="left"/>
        <w:rPr>
          <w:ins w:id="17245" w:author="UTENTE" w:date="2020-06-30T18:54:00Z"/>
          <w:rFonts w:ascii="Calibri" w:eastAsia="Calibri" w:hAnsi="Calibri" w:cs="Times New Roman"/>
        </w:rPr>
      </w:pPr>
      <w:ins w:id="17246" w:author="UTENTE" w:date="2020-06-30T18:54:00Z">
        <w:r w:rsidRPr="002709E2">
          <w:rPr>
            <w:rFonts w:ascii="Calibri" w:eastAsia="Calibri" w:hAnsi="Calibri" w:cs="Times New Roman"/>
          </w:rPr>
          <w:t>1056.</w:t>
        </w:r>
        <w:r w:rsidRPr="002709E2">
          <w:rPr>
            <w:rFonts w:ascii="Calibri" w:eastAsia="Calibri" w:hAnsi="Calibri" w:cs="Times New Roman"/>
          </w:rPr>
          <w:tab/>
          <w:t>n "Mi sta portando in braccio…?"</w:t>
        </w:r>
      </w:ins>
    </w:p>
    <w:p w14:paraId="4D7EB010" w14:textId="77777777" w:rsidR="002709E2" w:rsidRPr="002709E2" w:rsidRDefault="002709E2" w:rsidP="002709E2">
      <w:pPr>
        <w:spacing w:line="600" w:lineRule="auto"/>
        <w:jc w:val="left"/>
        <w:rPr>
          <w:ins w:id="17247" w:author="UTENTE" w:date="2020-06-30T18:54:00Z"/>
          <w:rFonts w:ascii="Calibri" w:eastAsia="Calibri" w:hAnsi="Calibri" w:cs="Times New Roman"/>
        </w:rPr>
      </w:pPr>
      <w:ins w:id="17248" w:author="UTENTE" w:date="2020-06-30T18:54:00Z">
        <w:r w:rsidRPr="002709E2">
          <w:rPr>
            <w:rFonts w:ascii="Calibri" w:eastAsia="Calibri" w:hAnsi="Calibri" w:cs="Times New Roman"/>
          </w:rPr>
          <w:t>1057.</w:t>
        </w:r>
        <w:r w:rsidRPr="002709E2">
          <w:rPr>
            <w:rFonts w:ascii="Calibri" w:eastAsia="Calibri" w:hAnsi="Calibri" w:cs="Times New Roman"/>
          </w:rPr>
          <w:tab/>
          <w:t>b "\"Che cosa state facendo, idioti?\""</w:t>
        </w:r>
      </w:ins>
    </w:p>
    <w:p w14:paraId="10354010" w14:textId="77777777" w:rsidR="002709E2" w:rsidRPr="002709E2" w:rsidRDefault="002709E2" w:rsidP="002709E2">
      <w:pPr>
        <w:spacing w:line="600" w:lineRule="auto"/>
        <w:jc w:val="left"/>
        <w:rPr>
          <w:ins w:id="17249" w:author="UTENTE" w:date="2020-06-30T18:54:00Z"/>
          <w:rFonts w:ascii="Calibri" w:eastAsia="Calibri" w:hAnsi="Calibri" w:cs="Times New Roman"/>
        </w:rPr>
      </w:pPr>
      <w:ins w:id="17250" w:author="UTENTE" w:date="2020-06-30T18:54:00Z">
        <w:r w:rsidRPr="002709E2">
          <w:rPr>
            <w:rFonts w:ascii="Calibri" w:eastAsia="Calibri" w:hAnsi="Calibri" w:cs="Times New Roman"/>
          </w:rPr>
          <w:t>1058.</w:t>
        </w:r>
        <w:r w:rsidRPr="002709E2">
          <w:rPr>
            <w:rFonts w:ascii="Calibri" w:eastAsia="Calibri" w:hAnsi="Calibri" w:cs="Times New Roman"/>
          </w:rPr>
          <w:tab/>
          <w:t>b "\"Prendeteli!\""</w:t>
        </w:r>
      </w:ins>
    </w:p>
    <w:p w14:paraId="65E76F04" w14:textId="77777777" w:rsidR="002709E2" w:rsidRPr="002709E2" w:rsidRDefault="002709E2" w:rsidP="002709E2">
      <w:pPr>
        <w:spacing w:line="600" w:lineRule="auto"/>
        <w:jc w:val="left"/>
        <w:rPr>
          <w:ins w:id="17251" w:author="UTENTE" w:date="2020-06-30T18:54:00Z"/>
          <w:rFonts w:ascii="Calibri" w:eastAsia="Calibri" w:hAnsi="Calibri" w:cs="Times New Roman"/>
        </w:rPr>
      </w:pPr>
      <w:ins w:id="17252" w:author="UTENTE" w:date="2020-06-30T18:54:00Z">
        <w:r w:rsidRPr="002709E2">
          <w:rPr>
            <w:rFonts w:ascii="Calibri" w:eastAsia="Calibri" w:hAnsi="Calibri" w:cs="Times New Roman"/>
          </w:rPr>
          <w:t>1059.</w:t>
        </w:r>
        <w:r w:rsidRPr="002709E2">
          <w:rPr>
            <w:rFonts w:ascii="Calibri" w:eastAsia="Calibri" w:hAnsi="Calibri" w:cs="Times New Roman"/>
          </w:rPr>
          <w:tab/>
          <w:t>n "L'urlo inferocito di Bishop mi fa rinsanire."</w:t>
        </w:r>
      </w:ins>
    </w:p>
    <w:p w14:paraId="7A9AD80C" w14:textId="77777777" w:rsidR="002709E2" w:rsidRPr="002709E2" w:rsidRDefault="002709E2" w:rsidP="002709E2">
      <w:pPr>
        <w:spacing w:line="600" w:lineRule="auto"/>
        <w:jc w:val="left"/>
        <w:rPr>
          <w:ins w:id="17253" w:author="UTENTE" w:date="2020-06-30T18:54:00Z"/>
          <w:rFonts w:ascii="Calibri" w:eastAsia="Calibri" w:hAnsi="Calibri" w:cs="Times New Roman"/>
        </w:rPr>
      </w:pPr>
      <w:ins w:id="17254" w:author="UTENTE" w:date="2020-06-30T18:54:00Z">
        <w:r w:rsidRPr="002709E2">
          <w:rPr>
            <w:rFonts w:ascii="Calibri" w:eastAsia="Calibri" w:hAnsi="Calibri" w:cs="Times New Roman"/>
          </w:rPr>
          <w:t>1060.</w:t>
        </w:r>
        <w:r w:rsidRPr="002709E2">
          <w:rPr>
            <w:rFonts w:ascii="Calibri" w:eastAsia="Calibri" w:hAnsi="Calibri" w:cs="Times New Roman"/>
          </w:rPr>
          <w:tab/>
          <w:t>n "Dom mi tiene fra le sue braccia, corriamo verso l'uscita del magazzino."</w:t>
        </w:r>
      </w:ins>
    </w:p>
    <w:p w14:paraId="215F3E45" w14:textId="77777777" w:rsidR="002709E2" w:rsidRPr="002709E2" w:rsidRDefault="002709E2" w:rsidP="002709E2">
      <w:pPr>
        <w:spacing w:line="600" w:lineRule="auto"/>
        <w:jc w:val="left"/>
        <w:rPr>
          <w:ins w:id="17255" w:author="UTENTE" w:date="2020-06-30T18:54:00Z"/>
          <w:rFonts w:ascii="Calibri" w:eastAsia="Calibri" w:hAnsi="Calibri" w:cs="Times New Roman"/>
          <w:lang w:val="en-US"/>
          <w:rPrChange w:id="17256" w:author="UTENTE" w:date="2020-06-30T18:54:00Z">
            <w:rPr>
              <w:ins w:id="17257" w:author="UTENTE" w:date="2020-06-30T18:54:00Z"/>
              <w:rFonts w:ascii="Calibri" w:eastAsia="Calibri" w:hAnsi="Calibri" w:cs="Times New Roman"/>
            </w:rPr>
          </w:rPrChange>
        </w:rPr>
      </w:pPr>
      <w:ins w:id="17258" w:author="UTENTE" w:date="2020-06-30T18:54:00Z">
        <w:r w:rsidRPr="002709E2">
          <w:rPr>
            <w:rFonts w:ascii="Calibri" w:eastAsia="Calibri" w:hAnsi="Calibri" w:cs="Times New Roman"/>
            <w:lang w:val="en-US"/>
            <w:rPrChange w:id="17259" w:author="UTENTE" w:date="2020-06-30T18:54:00Z">
              <w:rPr>
                <w:rFonts w:ascii="Calibri" w:eastAsia="Calibri" w:hAnsi="Calibri" w:cs="Times New Roman"/>
              </w:rPr>
            </w:rPrChange>
          </w:rPr>
          <w:t>1061.</w:t>
        </w:r>
        <w:r w:rsidRPr="002709E2">
          <w:rPr>
            <w:rFonts w:ascii="Calibri" w:eastAsia="Calibri" w:hAnsi="Calibri" w:cs="Times New Roman"/>
            <w:lang w:val="en-US"/>
            <w:rPrChange w:id="17260" w:author="UTENTE" w:date="2020-06-30T18:54:00Z">
              <w:rPr>
                <w:rFonts w:ascii="Calibri" w:eastAsia="Calibri" w:hAnsi="Calibri" w:cs="Times New Roman"/>
              </w:rPr>
            </w:rPrChange>
          </w:rPr>
          <w:tab/>
          <w:t>mcp "\"Dom… tu…\""</w:t>
        </w:r>
        <w:r w:rsidRPr="002709E2">
          <w:rPr>
            <w:rFonts w:ascii="Calibri" w:eastAsia="Calibri" w:hAnsi="Calibri" w:cs="Times New Roman"/>
            <w:lang w:val="en-US"/>
            <w:rPrChange w:id="17261" w:author="UTENTE" w:date="2020-06-30T18:54:00Z">
              <w:rPr>
                <w:rFonts w:ascii="Calibri" w:eastAsia="Calibri" w:hAnsi="Calibri" w:cs="Times New Roman"/>
              </w:rPr>
            </w:rPrChange>
          </w:rPr>
          <w:br w:type="page"/>
        </w:r>
      </w:ins>
    </w:p>
    <w:p w14:paraId="5DE4A4EC" w14:textId="77777777" w:rsidR="002709E2" w:rsidRPr="002709E2" w:rsidRDefault="002709E2" w:rsidP="002709E2">
      <w:pPr>
        <w:spacing w:line="600" w:lineRule="auto"/>
        <w:jc w:val="left"/>
        <w:rPr>
          <w:ins w:id="17262" w:author="UTENTE" w:date="2020-06-30T18:54:00Z"/>
          <w:rFonts w:ascii="Calibri" w:eastAsia="Calibri" w:hAnsi="Calibri" w:cs="Times New Roman"/>
          <w:lang w:val="en-US"/>
        </w:rPr>
      </w:pPr>
      <w:ins w:id="17263" w:author="UTENTE" w:date="2020-06-30T18:54:00Z">
        <w:r w:rsidRPr="002709E2">
          <w:rPr>
            <w:rFonts w:ascii="Calibri" w:eastAsia="Calibri" w:hAnsi="Calibri" w:cs="Times New Roman"/>
            <w:lang w:val="en-US"/>
          </w:rPr>
          <w:lastRenderedPageBreak/>
          <w:t>1062.</w:t>
        </w:r>
        <w:r w:rsidRPr="002709E2">
          <w:rPr>
            <w:rFonts w:ascii="Calibri" w:eastAsia="Calibri" w:hAnsi="Calibri" w:cs="Times New Roman"/>
            <w:lang w:val="en-US"/>
          </w:rPr>
          <w:tab/>
          <w:t>dp "\"…\""</w:t>
        </w:r>
      </w:ins>
    </w:p>
    <w:p w14:paraId="2797D2FE" w14:textId="77777777" w:rsidR="002709E2" w:rsidRPr="002709E2" w:rsidRDefault="002709E2" w:rsidP="002709E2">
      <w:pPr>
        <w:spacing w:line="600" w:lineRule="auto"/>
        <w:jc w:val="left"/>
        <w:rPr>
          <w:ins w:id="17264" w:author="UTENTE" w:date="2020-06-30T18:54:00Z"/>
          <w:rFonts w:ascii="Calibri" w:eastAsia="Calibri" w:hAnsi="Calibri" w:cs="Times New Roman"/>
          <w:lang w:val="en-US"/>
        </w:rPr>
      </w:pPr>
      <w:ins w:id="17265" w:author="UTENTE" w:date="2020-06-30T18:54:00Z">
        <w:r w:rsidRPr="002709E2">
          <w:rPr>
            <w:rFonts w:ascii="Calibri" w:eastAsia="Calibri" w:hAnsi="Calibri" w:cs="Times New Roman"/>
            <w:lang w:val="en-US"/>
          </w:rPr>
          <w:t>1063.</w:t>
        </w:r>
        <w:r w:rsidRPr="002709E2">
          <w:rPr>
            <w:rFonts w:ascii="Calibri" w:eastAsia="Calibri" w:hAnsi="Calibri" w:cs="Times New Roman"/>
            <w:lang w:val="en-US"/>
          </w:rPr>
          <w:tab/>
          <w:t>n "With a sudden burst of strength, he must've thrown off the guards in their moment of shock."</w:t>
        </w:r>
      </w:ins>
    </w:p>
    <w:p w14:paraId="06862B46" w14:textId="77777777" w:rsidR="002709E2" w:rsidRPr="002709E2" w:rsidRDefault="002709E2" w:rsidP="002709E2">
      <w:pPr>
        <w:spacing w:line="600" w:lineRule="auto"/>
        <w:jc w:val="left"/>
        <w:rPr>
          <w:ins w:id="17266" w:author="UTENTE" w:date="2020-06-30T18:54:00Z"/>
          <w:rFonts w:ascii="Calibri" w:eastAsia="Calibri" w:hAnsi="Calibri" w:cs="Times New Roman"/>
          <w:lang w:val="en-US"/>
        </w:rPr>
      </w:pPr>
      <w:ins w:id="17267" w:author="UTENTE" w:date="2020-06-30T18:54:00Z">
        <w:r w:rsidRPr="002709E2">
          <w:rPr>
            <w:rFonts w:ascii="Calibri" w:eastAsia="Calibri" w:hAnsi="Calibri" w:cs="Times New Roman"/>
            <w:lang w:val="en-US"/>
          </w:rPr>
          <w:t>1064.</w:t>
        </w:r>
        <w:r w:rsidRPr="002709E2">
          <w:rPr>
            <w:rFonts w:ascii="Calibri" w:eastAsia="Calibri" w:hAnsi="Calibri" w:cs="Times New Roman"/>
            <w:lang w:val="en-US"/>
          </w:rPr>
          <w:tab/>
          <w:t>n "I hear their hurried footsteps rushing behind us, and I cling tightly onto Dom as he sprints up the stairs."</w:t>
        </w:r>
      </w:ins>
    </w:p>
    <w:p w14:paraId="6436DD77" w14:textId="77777777" w:rsidR="002709E2" w:rsidRPr="002709E2" w:rsidRDefault="002709E2" w:rsidP="002709E2">
      <w:pPr>
        <w:spacing w:line="600" w:lineRule="auto"/>
        <w:jc w:val="left"/>
        <w:rPr>
          <w:ins w:id="17268" w:author="UTENTE" w:date="2020-06-30T18:54:00Z"/>
          <w:rFonts w:ascii="Calibri" w:eastAsia="Calibri" w:hAnsi="Calibri" w:cs="Times New Roman"/>
          <w:lang w:val="en-US"/>
        </w:rPr>
      </w:pPr>
      <w:ins w:id="17269" w:author="UTENTE" w:date="2020-06-30T18:54:00Z">
        <w:r w:rsidRPr="002709E2">
          <w:rPr>
            <w:rFonts w:ascii="Calibri" w:eastAsia="Calibri" w:hAnsi="Calibri" w:cs="Times New Roman"/>
            <w:lang w:val="en-US"/>
          </w:rPr>
          <w:t>1065.</w:t>
        </w:r>
        <w:r w:rsidRPr="002709E2">
          <w:rPr>
            <w:rFonts w:ascii="Calibri" w:eastAsia="Calibri" w:hAnsi="Calibri" w:cs="Times New Roman"/>
            <w:lang w:val="en-US"/>
          </w:rPr>
          <w:tab/>
          <w:t>mc "\"Where are you going?\""</w:t>
        </w:r>
      </w:ins>
    </w:p>
    <w:p w14:paraId="27DB118C" w14:textId="77777777" w:rsidR="002709E2" w:rsidRPr="002709E2" w:rsidRDefault="002709E2" w:rsidP="002709E2">
      <w:pPr>
        <w:spacing w:line="600" w:lineRule="auto"/>
        <w:jc w:val="left"/>
        <w:rPr>
          <w:ins w:id="17270" w:author="UTENTE" w:date="2020-06-30T18:54:00Z"/>
          <w:rFonts w:ascii="Calibri" w:eastAsia="Calibri" w:hAnsi="Calibri" w:cs="Times New Roman"/>
          <w:lang w:val="en-US"/>
        </w:rPr>
      </w:pPr>
      <w:ins w:id="17271" w:author="UTENTE" w:date="2020-06-30T18:54:00Z">
        <w:r w:rsidRPr="002709E2">
          <w:rPr>
            <w:rFonts w:ascii="Calibri" w:eastAsia="Calibri" w:hAnsi="Calibri" w:cs="Times New Roman"/>
            <w:lang w:val="en-US"/>
          </w:rPr>
          <w:t>1066.</w:t>
        </w:r>
        <w:r w:rsidRPr="002709E2">
          <w:rPr>
            <w:rFonts w:ascii="Calibri" w:eastAsia="Calibri" w:hAnsi="Calibri" w:cs="Times New Roman"/>
            <w:lang w:val="en-US"/>
          </w:rPr>
          <w:tab/>
          <w:t>mc "\"Dom!\""</w:t>
        </w:r>
      </w:ins>
    </w:p>
    <w:p w14:paraId="1A3CF03E" w14:textId="77777777" w:rsidR="002709E2" w:rsidRPr="002709E2" w:rsidRDefault="002709E2" w:rsidP="002709E2">
      <w:pPr>
        <w:spacing w:line="600" w:lineRule="auto"/>
        <w:jc w:val="left"/>
        <w:rPr>
          <w:ins w:id="17272" w:author="UTENTE" w:date="2020-06-30T18:54:00Z"/>
          <w:rFonts w:ascii="Calibri" w:eastAsia="Calibri" w:hAnsi="Calibri" w:cs="Times New Roman"/>
          <w:lang w:val="en-US"/>
        </w:rPr>
      </w:pPr>
      <w:ins w:id="17273" w:author="UTENTE" w:date="2020-06-30T18:54:00Z">
        <w:r w:rsidRPr="002709E2">
          <w:rPr>
            <w:rFonts w:ascii="Calibri" w:eastAsia="Calibri" w:hAnsi="Calibri" w:cs="Times New Roman"/>
            <w:lang w:val="en-US"/>
          </w:rPr>
          <w:t>1067.</w:t>
        </w:r>
        <w:r w:rsidRPr="002709E2">
          <w:rPr>
            <w:rFonts w:ascii="Calibri" w:eastAsia="Calibri" w:hAnsi="Calibri" w:cs="Times New Roman"/>
            <w:lang w:val="en-US"/>
          </w:rPr>
          <w:tab/>
          <w:t>n "He keeps running up more and more flights, racing towards the building's roof."</w:t>
        </w:r>
      </w:ins>
    </w:p>
    <w:p w14:paraId="2ED93FD5" w14:textId="77777777" w:rsidR="002709E2" w:rsidRPr="002709E2" w:rsidRDefault="002709E2" w:rsidP="002709E2">
      <w:pPr>
        <w:spacing w:line="600" w:lineRule="auto"/>
        <w:jc w:val="left"/>
        <w:rPr>
          <w:ins w:id="17274" w:author="UTENTE" w:date="2020-06-30T18:54:00Z"/>
          <w:rFonts w:ascii="Calibri" w:eastAsia="Calibri" w:hAnsi="Calibri" w:cs="Times New Roman"/>
          <w:lang w:val="en-US"/>
        </w:rPr>
      </w:pPr>
      <w:ins w:id="17275" w:author="UTENTE" w:date="2020-06-30T18:54:00Z">
        <w:r w:rsidRPr="002709E2">
          <w:rPr>
            <w:rFonts w:ascii="Calibri" w:eastAsia="Calibri" w:hAnsi="Calibri" w:cs="Times New Roman"/>
            <w:lang w:val="en-US"/>
          </w:rPr>
          <w:t>1068.</w:t>
        </w:r>
        <w:r w:rsidRPr="002709E2">
          <w:rPr>
            <w:rFonts w:ascii="Calibri" w:eastAsia="Calibri" w:hAnsi="Calibri" w:cs="Times New Roman"/>
            <w:lang w:val="en-US"/>
          </w:rPr>
          <w:tab/>
          <w:t>n "It isn't long before we burst outside, and Dom brings us all the way to the edge of the rooftop –"</w:t>
        </w:r>
      </w:ins>
    </w:p>
    <w:p w14:paraId="5F72A8E4" w14:textId="77777777" w:rsidR="002709E2" w:rsidRPr="002709E2" w:rsidRDefault="002709E2" w:rsidP="002709E2">
      <w:pPr>
        <w:spacing w:line="600" w:lineRule="auto"/>
        <w:jc w:val="left"/>
        <w:rPr>
          <w:ins w:id="17276" w:author="UTENTE" w:date="2020-06-30T18:54:00Z"/>
          <w:rFonts w:ascii="Calibri" w:eastAsia="Calibri" w:hAnsi="Calibri" w:cs="Times New Roman"/>
          <w:lang w:val="en-US"/>
        </w:rPr>
      </w:pPr>
      <w:ins w:id="17277" w:author="UTENTE" w:date="2020-06-30T18:54:00Z">
        <w:r w:rsidRPr="002709E2">
          <w:rPr>
            <w:rFonts w:ascii="Calibri" w:eastAsia="Calibri" w:hAnsi="Calibri" w:cs="Times New Roman"/>
            <w:lang w:val="en-US"/>
          </w:rPr>
          <w:t>1069.</w:t>
        </w:r>
        <w:r w:rsidRPr="002709E2">
          <w:rPr>
            <w:rFonts w:ascii="Calibri" w:eastAsia="Calibri" w:hAnsi="Calibri" w:cs="Times New Roman"/>
            <w:lang w:val="en-US"/>
          </w:rPr>
          <w:tab/>
          <w:t>mcp "\"Dom!\""</w:t>
        </w:r>
      </w:ins>
    </w:p>
    <w:p w14:paraId="4CC61CDA" w14:textId="77777777" w:rsidR="002709E2" w:rsidRPr="002709E2" w:rsidRDefault="002709E2" w:rsidP="002709E2">
      <w:pPr>
        <w:spacing w:line="600" w:lineRule="auto"/>
        <w:jc w:val="left"/>
        <w:rPr>
          <w:ins w:id="17278" w:author="UTENTE" w:date="2020-06-30T18:54:00Z"/>
          <w:rFonts w:ascii="Calibri" w:eastAsia="Calibri" w:hAnsi="Calibri" w:cs="Times New Roman"/>
          <w:lang w:val="en-US"/>
        </w:rPr>
      </w:pPr>
      <w:ins w:id="17279" w:author="UTENTE" w:date="2020-06-30T18:54:00Z">
        <w:r w:rsidRPr="002709E2">
          <w:rPr>
            <w:rFonts w:ascii="Calibri" w:eastAsia="Calibri" w:hAnsi="Calibri" w:cs="Times New Roman"/>
            <w:lang w:val="en-US"/>
          </w:rPr>
          <w:t>1070.</w:t>
        </w:r>
        <w:r w:rsidRPr="002709E2">
          <w:rPr>
            <w:rFonts w:ascii="Calibri" w:eastAsia="Calibri" w:hAnsi="Calibri" w:cs="Times New Roman"/>
            <w:lang w:val="en-US"/>
          </w:rPr>
          <w:tab/>
          <w:t>mcp "\"Don't jump, you idiot! We'll –\""</w:t>
        </w:r>
      </w:ins>
    </w:p>
    <w:p w14:paraId="674DB1DB" w14:textId="77777777" w:rsidR="002709E2" w:rsidRPr="002709E2" w:rsidRDefault="002709E2" w:rsidP="002709E2">
      <w:pPr>
        <w:spacing w:line="600" w:lineRule="auto"/>
        <w:jc w:val="left"/>
        <w:rPr>
          <w:ins w:id="17280" w:author="UTENTE" w:date="2020-06-30T18:54:00Z"/>
          <w:rFonts w:ascii="Calibri" w:eastAsia="Calibri" w:hAnsi="Calibri" w:cs="Times New Roman"/>
          <w:lang w:val="en-US"/>
        </w:rPr>
      </w:pPr>
      <w:ins w:id="17281" w:author="UTENTE" w:date="2020-06-30T18:54:00Z">
        <w:r w:rsidRPr="002709E2">
          <w:rPr>
            <w:rFonts w:ascii="Calibri" w:eastAsia="Calibri" w:hAnsi="Calibri" w:cs="Times New Roman"/>
            <w:lang w:val="en-US"/>
          </w:rPr>
          <w:t>1071.</w:t>
        </w:r>
        <w:r w:rsidRPr="002709E2">
          <w:rPr>
            <w:rFonts w:ascii="Calibri" w:eastAsia="Calibri" w:hAnsi="Calibri" w:cs="Times New Roman"/>
            <w:lang w:val="en-US"/>
          </w:rPr>
          <w:tab/>
          <w:t>d "\"Just trust me…\""</w:t>
        </w:r>
      </w:ins>
    </w:p>
    <w:p w14:paraId="2AAD1685" w14:textId="77777777" w:rsidR="002709E2" w:rsidRPr="002709E2" w:rsidRDefault="002709E2" w:rsidP="002709E2">
      <w:pPr>
        <w:spacing w:line="600" w:lineRule="auto"/>
        <w:jc w:val="left"/>
        <w:rPr>
          <w:ins w:id="17282" w:author="UTENTE" w:date="2020-06-30T18:54:00Z"/>
          <w:rFonts w:ascii="Calibri" w:eastAsia="Calibri" w:hAnsi="Calibri" w:cs="Times New Roman"/>
          <w:lang w:val="en-US"/>
        </w:rPr>
      </w:pPr>
      <w:ins w:id="17283" w:author="UTENTE" w:date="2020-06-30T18:54:00Z">
        <w:r w:rsidRPr="002709E2">
          <w:rPr>
            <w:rFonts w:ascii="Calibri" w:eastAsia="Calibri" w:hAnsi="Calibri" w:cs="Times New Roman"/>
            <w:lang w:val="en-US"/>
          </w:rPr>
          <w:t>1072.</w:t>
        </w:r>
        <w:r w:rsidRPr="002709E2">
          <w:rPr>
            <w:rFonts w:ascii="Calibri" w:eastAsia="Calibri" w:hAnsi="Calibri" w:cs="Times New Roman"/>
            <w:lang w:val="en-US"/>
          </w:rPr>
          <w:tab/>
          <w:t>d "\"…Like you did back there.\""</w:t>
        </w:r>
      </w:ins>
    </w:p>
    <w:p w14:paraId="4D45BEBD" w14:textId="77777777" w:rsidR="002709E2" w:rsidRPr="002709E2" w:rsidRDefault="002709E2" w:rsidP="002709E2">
      <w:pPr>
        <w:spacing w:line="600" w:lineRule="auto"/>
        <w:jc w:val="left"/>
        <w:rPr>
          <w:ins w:id="17284" w:author="UTENTE" w:date="2020-06-30T18:54:00Z"/>
          <w:rFonts w:ascii="Calibri" w:eastAsia="Calibri" w:hAnsi="Calibri" w:cs="Times New Roman"/>
          <w:lang w:val="en-US"/>
        </w:rPr>
      </w:pPr>
      <w:ins w:id="17285" w:author="UTENTE" w:date="2020-06-30T18:54:00Z">
        <w:r w:rsidRPr="002709E2">
          <w:rPr>
            <w:rFonts w:ascii="Calibri" w:eastAsia="Calibri" w:hAnsi="Calibri" w:cs="Times New Roman"/>
            <w:lang w:val="en-US"/>
          </w:rPr>
          <w:t>1073.</w:t>
        </w:r>
        <w:r w:rsidRPr="002709E2">
          <w:rPr>
            <w:rFonts w:ascii="Calibri" w:eastAsia="Calibri" w:hAnsi="Calibri" w:cs="Times New Roman"/>
            <w:lang w:val="en-US"/>
          </w:rPr>
          <w:tab/>
          <w:t>mcp "\"…\""</w:t>
        </w:r>
      </w:ins>
    </w:p>
    <w:p w14:paraId="07B32B03" w14:textId="77777777" w:rsidR="002709E2" w:rsidRPr="002709E2" w:rsidRDefault="002709E2" w:rsidP="002709E2">
      <w:pPr>
        <w:spacing w:line="600" w:lineRule="auto"/>
        <w:jc w:val="left"/>
        <w:rPr>
          <w:ins w:id="17286" w:author="UTENTE" w:date="2020-06-30T18:54:00Z"/>
          <w:rFonts w:ascii="Calibri" w:eastAsia="Calibri" w:hAnsi="Calibri" w:cs="Times New Roman"/>
          <w:lang w:val="en-US"/>
        </w:rPr>
      </w:pPr>
      <w:ins w:id="17287" w:author="UTENTE" w:date="2020-06-30T18:54:00Z">
        <w:r w:rsidRPr="002709E2">
          <w:rPr>
            <w:rFonts w:ascii="Calibri" w:eastAsia="Calibri" w:hAnsi="Calibri" w:cs="Times New Roman"/>
            <w:lang w:val="en-US"/>
          </w:rPr>
          <w:t>1074.</w:t>
        </w:r>
        <w:r w:rsidRPr="002709E2">
          <w:rPr>
            <w:rFonts w:ascii="Calibri" w:eastAsia="Calibri" w:hAnsi="Calibri" w:cs="Times New Roman"/>
            <w:lang w:val="en-US"/>
          </w:rPr>
          <w:tab/>
          <w:t>n "For a split second, Dom smiles down at me, an incredibly gentle look welling in his clear blue gaze."</w:t>
        </w:r>
      </w:ins>
    </w:p>
    <w:p w14:paraId="7F85B71A" w14:textId="77777777" w:rsidR="002709E2" w:rsidRPr="002709E2" w:rsidRDefault="002709E2" w:rsidP="002709E2">
      <w:pPr>
        <w:spacing w:line="600" w:lineRule="auto"/>
        <w:jc w:val="left"/>
        <w:rPr>
          <w:ins w:id="17288" w:author="UTENTE" w:date="2020-06-30T18:54:00Z"/>
          <w:rFonts w:ascii="Calibri" w:eastAsia="Calibri" w:hAnsi="Calibri" w:cs="Times New Roman"/>
          <w:lang w:val="en-US"/>
        </w:rPr>
      </w:pPr>
      <w:ins w:id="17289" w:author="UTENTE" w:date="2020-06-30T18:54:00Z">
        <w:r w:rsidRPr="002709E2">
          <w:rPr>
            <w:rFonts w:ascii="Calibri" w:eastAsia="Calibri" w:hAnsi="Calibri" w:cs="Times New Roman"/>
            <w:lang w:val="en-US"/>
          </w:rPr>
          <w:t>1075.</w:t>
        </w:r>
        <w:r w:rsidRPr="002709E2">
          <w:rPr>
            <w:rFonts w:ascii="Calibri" w:eastAsia="Calibri" w:hAnsi="Calibri" w:cs="Times New Roman"/>
            <w:lang w:val="en-US"/>
          </w:rPr>
          <w:tab/>
          <w:t>n "Somehow, that confident smile melts away every fear I have."</w:t>
        </w:r>
      </w:ins>
    </w:p>
    <w:p w14:paraId="47CE564F" w14:textId="77777777" w:rsidR="002709E2" w:rsidRPr="002709E2" w:rsidRDefault="002709E2" w:rsidP="002709E2">
      <w:pPr>
        <w:spacing w:line="600" w:lineRule="auto"/>
        <w:jc w:val="left"/>
        <w:rPr>
          <w:ins w:id="17290" w:author="UTENTE" w:date="2020-06-30T18:54:00Z"/>
          <w:rFonts w:ascii="Calibri" w:eastAsia="Calibri" w:hAnsi="Calibri" w:cs="Times New Roman"/>
          <w:lang w:val="en-US"/>
          <w:rPrChange w:id="17291" w:author="UTENTE" w:date="2020-06-30T18:54:00Z">
            <w:rPr>
              <w:ins w:id="17292" w:author="UTENTE" w:date="2020-06-30T18:54:00Z"/>
              <w:rFonts w:ascii="Calibri" w:eastAsia="Calibri" w:hAnsi="Calibri" w:cs="Times New Roman"/>
            </w:rPr>
          </w:rPrChange>
        </w:rPr>
      </w:pPr>
      <w:ins w:id="17293" w:author="UTENTE" w:date="2020-06-30T18:54:00Z">
        <w:r w:rsidRPr="002709E2">
          <w:rPr>
            <w:rFonts w:ascii="Calibri" w:eastAsia="Calibri" w:hAnsi="Calibri" w:cs="Times New Roman"/>
            <w:lang w:val="en-US"/>
            <w:rPrChange w:id="17294" w:author="UTENTE" w:date="2020-06-30T18:54:00Z">
              <w:rPr>
                <w:rFonts w:ascii="Calibri" w:eastAsia="Calibri" w:hAnsi="Calibri" w:cs="Times New Roman"/>
              </w:rPr>
            </w:rPrChange>
          </w:rPr>
          <w:t>1076.</w:t>
        </w:r>
        <w:r w:rsidRPr="002709E2">
          <w:rPr>
            <w:rFonts w:ascii="Calibri" w:eastAsia="Calibri" w:hAnsi="Calibri" w:cs="Times New Roman"/>
            <w:lang w:val="en-US"/>
            <w:rPrChange w:id="17295" w:author="UTENTE" w:date="2020-06-30T18:54:00Z">
              <w:rPr>
                <w:rFonts w:ascii="Calibri" w:eastAsia="Calibri" w:hAnsi="Calibri" w:cs="Times New Roman"/>
              </w:rPr>
            </w:rPrChange>
          </w:rPr>
          <w:tab/>
          <w:t>n "I trust him…"</w:t>
        </w:r>
        <w:r w:rsidRPr="002709E2">
          <w:rPr>
            <w:rFonts w:ascii="Calibri" w:eastAsia="Calibri" w:hAnsi="Calibri" w:cs="Times New Roman"/>
            <w:lang w:val="en-US"/>
            <w:rPrChange w:id="17296" w:author="UTENTE" w:date="2020-06-30T18:54:00Z">
              <w:rPr>
                <w:rFonts w:ascii="Calibri" w:eastAsia="Calibri" w:hAnsi="Calibri" w:cs="Times New Roman"/>
              </w:rPr>
            </w:rPrChange>
          </w:rPr>
          <w:br w:type="page"/>
        </w:r>
      </w:ins>
    </w:p>
    <w:p w14:paraId="51D1E3E6" w14:textId="77777777" w:rsidR="002709E2" w:rsidRPr="002709E2" w:rsidRDefault="002709E2" w:rsidP="002709E2">
      <w:pPr>
        <w:spacing w:line="600" w:lineRule="auto"/>
        <w:jc w:val="left"/>
        <w:rPr>
          <w:ins w:id="17297" w:author="UTENTE" w:date="2020-06-30T18:54:00Z"/>
          <w:rFonts w:ascii="Calibri" w:eastAsia="Calibri" w:hAnsi="Calibri" w:cs="Times New Roman"/>
          <w:lang w:val="en-US"/>
          <w:rPrChange w:id="17298" w:author="UTENTE" w:date="2020-06-30T18:54:00Z">
            <w:rPr>
              <w:ins w:id="17299" w:author="UTENTE" w:date="2020-06-30T18:54:00Z"/>
              <w:rFonts w:ascii="Calibri" w:eastAsia="Calibri" w:hAnsi="Calibri" w:cs="Times New Roman"/>
            </w:rPr>
          </w:rPrChange>
        </w:rPr>
      </w:pPr>
      <w:ins w:id="17300" w:author="UTENTE" w:date="2020-06-30T18:54:00Z">
        <w:r w:rsidRPr="002709E2">
          <w:rPr>
            <w:rFonts w:ascii="Calibri" w:eastAsia="Calibri" w:hAnsi="Calibri" w:cs="Times New Roman"/>
            <w:lang w:val="en-US"/>
            <w:rPrChange w:id="17301" w:author="UTENTE" w:date="2020-06-30T18:54:00Z">
              <w:rPr>
                <w:rFonts w:ascii="Calibri" w:eastAsia="Calibri" w:hAnsi="Calibri" w:cs="Times New Roman"/>
              </w:rPr>
            </w:rPrChange>
          </w:rPr>
          <w:lastRenderedPageBreak/>
          <w:t>1062.</w:t>
        </w:r>
        <w:r w:rsidRPr="002709E2">
          <w:rPr>
            <w:rFonts w:ascii="Calibri" w:eastAsia="Calibri" w:hAnsi="Calibri" w:cs="Times New Roman"/>
            <w:lang w:val="en-US"/>
            <w:rPrChange w:id="17302" w:author="UTENTE" w:date="2020-06-30T18:54:00Z">
              <w:rPr>
                <w:rFonts w:ascii="Calibri" w:eastAsia="Calibri" w:hAnsi="Calibri" w:cs="Times New Roman"/>
              </w:rPr>
            </w:rPrChange>
          </w:rPr>
          <w:tab/>
          <w:t>dp "\"…\""</w:t>
        </w:r>
      </w:ins>
    </w:p>
    <w:p w14:paraId="7C20C82A" w14:textId="77777777" w:rsidR="002709E2" w:rsidRPr="002709E2" w:rsidRDefault="002709E2" w:rsidP="002709E2">
      <w:pPr>
        <w:spacing w:line="600" w:lineRule="auto"/>
        <w:jc w:val="left"/>
        <w:rPr>
          <w:ins w:id="17303" w:author="UTENTE" w:date="2020-06-30T18:54:00Z"/>
          <w:rFonts w:ascii="Calibri" w:eastAsia="Calibri" w:hAnsi="Calibri" w:cs="Times New Roman"/>
        </w:rPr>
      </w:pPr>
      <w:ins w:id="17304" w:author="UTENTE" w:date="2020-06-30T18:54:00Z">
        <w:r w:rsidRPr="002709E2">
          <w:rPr>
            <w:rFonts w:ascii="Calibri" w:eastAsia="Calibri" w:hAnsi="Calibri" w:cs="Times New Roman"/>
          </w:rPr>
          <w:t>1063.</w:t>
        </w:r>
        <w:r w:rsidRPr="002709E2">
          <w:rPr>
            <w:rFonts w:ascii="Calibri" w:eastAsia="Calibri" w:hAnsi="Calibri" w:cs="Times New Roman"/>
          </w:rPr>
          <w:tab/>
          <w:t>n "Con un'improvvisa esplosione di forza, deve essersi sbarazzato dalle guardie nel loro momento di shock."</w:t>
        </w:r>
      </w:ins>
    </w:p>
    <w:p w14:paraId="10ABFCC1" w14:textId="77777777" w:rsidR="002709E2" w:rsidRPr="002709E2" w:rsidRDefault="002709E2" w:rsidP="002709E2">
      <w:pPr>
        <w:spacing w:line="600" w:lineRule="auto"/>
        <w:jc w:val="left"/>
        <w:rPr>
          <w:ins w:id="17305" w:author="UTENTE" w:date="2020-06-30T18:54:00Z"/>
          <w:rFonts w:ascii="Calibri" w:eastAsia="Calibri" w:hAnsi="Calibri" w:cs="Times New Roman"/>
        </w:rPr>
      </w:pPr>
      <w:ins w:id="17306" w:author="UTENTE" w:date="2020-06-30T18:54:00Z">
        <w:r w:rsidRPr="002709E2">
          <w:rPr>
            <w:rFonts w:ascii="Calibri" w:eastAsia="Calibri" w:hAnsi="Calibri" w:cs="Times New Roman"/>
          </w:rPr>
          <w:t>1064.</w:t>
        </w:r>
        <w:r w:rsidRPr="002709E2">
          <w:rPr>
            <w:rFonts w:ascii="Calibri" w:eastAsia="Calibri" w:hAnsi="Calibri" w:cs="Times New Roman"/>
          </w:rPr>
          <w:tab/>
          <w:t>n "Sento i loro passi frenetici affrettarsi dietro di noi e mi aggrappo forte a Dominic, mentre scatta su per le scale."</w:t>
        </w:r>
      </w:ins>
    </w:p>
    <w:p w14:paraId="310C3794" w14:textId="77777777" w:rsidR="002709E2" w:rsidRPr="002709E2" w:rsidRDefault="002709E2" w:rsidP="002709E2">
      <w:pPr>
        <w:spacing w:line="600" w:lineRule="auto"/>
        <w:jc w:val="left"/>
        <w:rPr>
          <w:ins w:id="17307" w:author="UTENTE" w:date="2020-06-30T18:54:00Z"/>
          <w:rFonts w:ascii="Calibri" w:eastAsia="Calibri" w:hAnsi="Calibri" w:cs="Times New Roman"/>
        </w:rPr>
      </w:pPr>
      <w:ins w:id="17308" w:author="UTENTE" w:date="2020-06-30T18:54:00Z">
        <w:r w:rsidRPr="002709E2">
          <w:rPr>
            <w:rFonts w:ascii="Calibri" w:eastAsia="Calibri" w:hAnsi="Calibri" w:cs="Times New Roman"/>
          </w:rPr>
          <w:t>1065.</w:t>
        </w:r>
        <w:r w:rsidRPr="002709E2">
          <w:rPr>
            <w:rFonts w:ascii="Calibri" w:eastAsia="Calibri" w:hAnsi="Calibri" w:cs="Times New Roman"/>
          </w:rPr>
          <w:tab/>
          <w:t>mc "\"Dove stai andando?\""</w:t>
        </w:r>
      </w:ins>
    </w:p>
    <w:p w14:paraId="3CBCFCD6" w14:textId="77777777" w:rsidR="002709E2" w:rsidRPr="002709E2" w:rsidRDefault="002709E2" w:rsidP="002709E2">
      <w:pPr>
        <w:spacing w:line="600" w:lineRule="auto"/>
        <w:jc w:val="left"/>
        <w:rPr>
          <w:ins w:id="17309" w:author="UTENTE" w:date="2020-06-30T18:54:00Z"/>
          <w:rFonts w:ascii="Calibri" w:eastAsia="Calibri" w:hAnsi="Calibri" w:cs="Times New Roman"/>
        </w:rPr>
      </w:pPr>
      <w:ins w:id="17310" w:author="UTENTE" w:date="2020-06-30T18:54:00Z">
        <w:r w:rsidRPr="002709E2">
          <w:rPr>
            <w:rFonts w:ascii="Calibri" w:eastAsia="Calibri" w:hAnsi="Calibri" w:cs="Times New Roman"/>
          </w:rPr>
          <w:t>1066.</w:t>
        </w:r>
        <w:r w:rsidRPr="002709E2">
          <w:rPr>
            <w:rFonts w:ascii="Calibri" w:eastAsia="Calibri" w:hAnsi="Calibri" w:cs="Times New Roman"/>
          </w:rPr>
          <w:tab/>
          <w:t>mc "\"Dom!\""</w:t>
        </w:r>
      </w:ins>
    </w:p>
    <w:p w14:paraId="393C6FF0" w14:textId="77777777" w:rsidR="002709E2" w:rsidRPr="002709E2" w:rsidRDefault="002709E2" w:rsidP="002709E2">
      <w:pPr>
        <w:spacing w:line="600" w:lineRule="auto"/>
        <w:jc w:val="left"/>
        <w:rPr>
          <w:ins w:id="17311" w:author="UTENTE" w:date="2020-06-30T18:54:00Z"/>
          <w:rFonts w:ascii="Calibri" w:eastAsia="Calibri" w:hAnsi="Calibri" w:cs="Times New Roman"/>
        </w:rPr>
      </w:pPr>
      <w:ins w:id="17312" w:author="UTENTE" w:date="2020-06-30T18:54:00Z">
        <w:r w:rsidRPr="002709E2">
          <w:rPr>
            <w:rFonts w:ascii="Calibri" w:eastAsia="Calibri" w:hAnsi="Calibri" w:cs="Times New Roman"/>
          </w:rPr>
          <w:t>1067.</w:t>
        </w:r>
        <w:r w:rsidRPr="002709E2">
          <w:rPr>
            <w:rFonts w:ascii="Calibri" w:eastAsia="Calibri" w:hAnsi="Calibri" w:cs="Times New Roman"/>
          </w:rPr>
          <w:tab/>
          <w:t>n "Continua a salire rampe e rampe di scale, correndo verso il tetto del palazzo."</w:t>
        </w:r>
      </w:ins>
    </w:p>
    <w:p w14:paraId="5E9F2DFE" w14:textId="77777777" w:rsidR="002709E2" w:rsidRPr="002709E2" w:rsidRDefault="002709E2" w:rsidP="002709E2">
      <w:pPr>
        <w:spacing w:line="600" w:lineRule="auto"/>
        <w:jc w:val="left"/>
        <w:rPr>
          <w:ins w:id="17313" w:author="UTENTE" w:date="2020-06-30T18:54:00Z"/>
          <w:rFonts w:ascii="Calibri" w:eastAsia="Calibri" w:hAnsi="Calibri" w:cs="Times New Roman"/>
        </w:rPr>
      </w:pPr>
      <w:ins w:id="17314" w:author="UTENTE" w:date="2020-06-30T18:54:00Z">
        <w:r w:rsidRPr="002709E2">
          <w:rPr>
            <w:rFonts w:ascii="Calibri" w:eastAsia="Calibri" w:hAnsi="Calibri" w:cs="Times New Roman"/>
          </w:rPr>
          <w:t>1068.</w:t>
        </w:r>
        <w:r w:rsidRPr="002709E2">
          <w:rPr>
            <w:rFonts w:ascii="Calibri" w:eastAsia="Calibri" w:hAnsi="Calibri" w:cs="Times New Roman"/>
          </w:rPr>
          <w:tab/>
          <w:t>n "In poco tempo, usciamo all'aria aperta e Dom cammina filo al bordo del tetto -"</w:t>
        </w:r>
      </w:ins>
    </w:p>
    <w:p w14:paraId="1BB44104" w14:textId="77777777" w:rsidR="002709E2" w:rsidRPr="002709E2" w:rsidRDefault="002709E2" w:rsidP="002709E2">
      <w:pPr>
        <w:spacing w:line="600" w:lineRule="auto"/>
        <w:jc w:val="left"/>
        <w:rPr>
          <w:ins w:id="17315" w:author="UTENTE" w:date="2020-06-30T18:54:00Z"/>
          <w:rFonts w:ascii="Calibri" w:eastAsia="Calibri" w:hAnsi="Calibri" w:cs="Times New Roman"/>
        </w:rPr>
      </w:pPr>
      <w:ins w:id="17316" w:author="UTENTE" w:date="2020-06-30T18:54:00Z">
        <w:r w:rsidRPr="002709E2">
          <w:rPr>
            <w:rFonts w:ascii="Calibri" w:eastAsia="Calibri" w:hAnsi="Calibri" w:cs="Times New Roman"/>
          </w:rPr>
          <w:t>1069.</w:t>
        </w:r>
        <w:r w:rsidRPr="002709E2">
          <w:rPr>
            <w:rFonts w:ascii="Calibri" w:eastAsia="Calibri" w:hAnsi="Calibri" w:cs="Times New Roman"/>
          </w:rPr>
          <w:tab/>
          <w:t>mcp "\"Dom!\""</w:t>
        </w:r>
      </w:ins>
    </w:p>
    <w:p w14:paraId="6D2F04D3" w14:textId="77777777" w:rsidR="002709E2" w:rsidRPr="002709E2" w:rsidRDefault="002709E2" w:rsidP="002709E2">
      <w:pPr>
        <w:spacing w:line="600" w:lineRule="auto"/>
        <w:jc w:val="left"/>
        <w:rPr>
          <w:ins w:id="17317" w:author="UTENTE" w:date="2020-06-30T18:54:00Z"/>
          <w:rFonts w:ascii="Calibri" w:eastAsia="Calibri" w:hAnsi="Calibri" w:cs="Times New Roman"/>
        </w:rPr>
      </w:pPr>
      <w:ins w:id="17318" w:author="UTENTE" w:date="2020-06-30T18:54:00Z">
        <w:r w:rsidRPr="002709E2">
          <w:rPr>
            <w:rFonts w:ascii="Calibri" w:eastAsia="Calibri" w:hAnsi="Calibri" w:cs="Times New Roman"/>
          </w:rPr>
          <w:t>1070.</w:t>
        </w:r>
        <w:r w:rsidRPr="002709E2">
          <w:rPr>
            <w:rFonts w:ascii="Calibri" w:eastAsia="Calibri" w:hAnsi="Calibri" w:cs="Times New Roman"/>
          </w:rPr>
          <w:tab/>
          <w:t>mcp "\"Non saltare, idiota! Morir -\""</w:t>
        </w:r>
      </w:ins>
    </w:p>
    <w:p w14:paraId="3FD912B5" w14:textId="77777777" w:rsidR="002709E2" w:rsidRPr="002709E2" w:rsidRDefault="002709E2" w:rsidP="002709E2">
      <w:pPr>
        <w:spacing w:line="600" w:lineRule="auto"/>
        <w:jc w:val="left"/>
        <w:rPr>
          <w:ins w:id="17319" w:author="UTENTE" w:date="2020-06-30T18:54:00Z"/>
          <w:rFonts w:ascii="Calibri" w:eastAsia="Calibri" w:hAnsi="Calibri" w:cs="Times New Roman"/>
        </w:rPr>
      </w:pPr>
      <w:ins w:id="17320" w:author="UTENTE" w:date="2020-06-30T18:54:00Z">
        <w:r w:rsidRPr="002709E2">
          <w:rPr>
            <w:rFonts w:ascii="Calibri" w:eastAsia="Calibri" w:hAnsi="Calibri" w:cs="Times New Roman"/>
          </w:rPr>
          <w:t>1071.</w:t>
        </w:r>
        <w:r w:rsidRPr="002709E2">
          <w:rPr>
            <w:rFonts w:ascii="Calibri" w:eastAsia="Calibri" w:hAnsi="Calibri" w:cs="Times New Roman"/>
          </w:rPr>
          <w:tab/>
          <w:t>d "\"Fidati di me…\""</w:t>
        </w:r>
      </w:ins>
    </w:p>
    <w:p w14:paraId="05AF6D91" w14:textId="77777777" w:rsidR="002709E2" w:rsidRPr="002709E2" w:rsidRDefault="002709E2" w:rsidP="002709E2">
      <w:pPr>
        <w:spacing w:line="600" w:lineRule="auto"/>
        <w:jc w:val="left"/>
        <w:rPr>
          <w:ins w:id="17321" w:author="UTENTE" w:date="2020-06-30T18:54:00Z"/>
          <w:rFonts w:ascii="Calibri" w:eastAsia="Calibri" w:hAnsi="Calibri" w:cs="Times New Roman"/>
        </w:rPr>
      </w:pPr>
      <w:ins w:id="17322" w:author="UTENTE" w:date="2020-06-30T18:54:00Z">
        <w:r w:rsidRPr="002709E2">
          <w:rPr>
            <w:rFonts w:ascii="Calibri" w:eastAsia="Calibri" w:hAnsi="Calibri" w:cs="Times New Roman"/>
          </w:rPr>
          <w:t>1072.</w:t>
        </w:r>
        <w:r w:rsidRPr="002709E2">
          <w:rPr>
            <w:rFonts w:ascii="Calibri" w:eastAsia="Calibri" w:hAnsi="Calibri" w:cs="Times New Roman"/>
          </w:rPr>
          <w:tab/>
          <w:t>d "\"…Come hai fatto prima.\""</w:t>
        </w:r>
      </w:ins>
    </w:p>
    <w:p w14:paraId="360B15EA" w14:textId="77777777" w:rsidR="002709E2" w:rsidRPr="002709E2" w:rsidRDefault="002709E2" w:rsidP="002709E2">
      <w:pPr>
        <w:spacing w:line="600" w:lineRule="auto"/>
        <w:jc w:val="left"/>
        <w:rPr>
          <w:ins w:id="17323" w:author="UTENTE" w:date="2020-06-30T18:54:00Z"/>
          <w:rFonts w:ascii="Calibri" w:eastAsia="Calibri" w:hAnsi="Calibri" w:cs="Times New Roman"/>
        </w:rPr>
      </w:pPr>
      <w:ins w:id="17324" w:author="UTENTE" w:date="2020-06-30T18:54:00Z">
        <w:r w:rsidRPr="002709E2">
          <w:rPr>
            <w:rFonts w:ascii="Calibri" w:eastAsia="Calibri" w:hAnsi="Calibri" w:cs="Times New Roman"/>
          </w:rPr>
          <w:t>1073.</w:t>
        </w:r>
        <w:r w:rsidRPr="002709E2">
          <w:rPr>
            <w:rFonts w:ascii="Calibri" w:eastAsia="Calibri" w:hAnsi="Calibri" w:cs="Times New Roman"/>
          </w:rPr>
          <w:tab/>
          <w:t>mcp "\"…\""</w:t>
        </w:r>
      </w:ins>
    </w:p>
    <w:p w14:paraId="62547B5C" w14:textId="77777777" w:rsidR="002709E2" w:rsidRPr="002709E2" w:rsidRDefault="002709E2" w:rsidP="002709E2">
      <w:pPr>
        <w:spacing w:line="600" w:lineRule="auto"/>
        <w:jc w:val="left"/>
        <w:rPr>
          <w:ins w:id="17325" w:author="UTENTE" w:date="2020-06-30T18:54:00Z"/>
          <w:rFonts w:ascii="Calibri" w:eastAsia="Calibri" w:hAnsi="Calibri" w:cs="Times New Roman"/>
        </w:rPr>
      </w:pPr>
      <w:ins w:id="17326" w:author="UTENTE" w:date="2020-06-30T18:54:00Z">
        <w:r w:rsidRPr="002709E2">
          <w:rPr>
            <w:rFonts w:ascii="Calibri" w:eastAsia="Calibri" w:hAnsi="Calibri" w:cs="Times New Roman"/>
          </w:rPr>
          <w:t>1074.</w:t>
        </w:r>
        <w:r w:rsidRPr="002709E2">
          <w:rPr>
            <w:rFonts w:ascii="Calibri" w:eastAsia="Calibri" w:hAnsi="Calibri" w:cs="Times New Roman"/>
          </w:rPr>
          <w:tab/>
          <w:t>n "Per un millesimo di secondo, Dom mi sorride, uno sguardo incredibilmente dolce risiede nei suoi occhi blu cristallini."</w:t>
        </w:r>
      </w:ins>
    </w:p>
    <w:p w14:paraId="5E0D71F4" w14:textId="77777777" w:rsidR="002709E2" w:rsidRPr="002709E2" w:rsidRDefault="002709E2" w:rsidP="002709E2">
      <w:pPr>
        <w:spacing w:line="600" w:lineRule="auto"/>
        <w:jc w:val="left"/>
        <w:rPr>
          <w:ins w:id="17327" w:author="UTENTE" w:date="2020-06-30T18:54:00Z"/>
          <w:rFonts w:ascii="Calibri" w:eastAsia="Calibri" w:hAnsi="Calibri" w:cs="Times New Roman"/>
        </w:rPr>
      </w:pPr>
      <w:ins w:id="17328" w:author="UTENTE" w:date="2020-06-30T18:54:00Z">
        <w:r w:rsidRPr="002709E2">
          <w:rPr>
            <w:rFonts w:ascii="Calibri" w:eastAsia="Calibri" w:hAnsi="Calibri" w:cs="Times New Roman"/>
          </w:rPr>
          <w:t>1075.</w:t>
        </w:r>
        <w:r w:rsidRPr="002709E2">
          <w:rPr>
            <w:rFonts w:ascii="Calibri" w:eastAsia="Calibri" w:hAnsi="Calibri" w:cs="Times New Roman"/>
          </w:rPr>
          <w:tab/>
          <w:t>n "In qualche modo, quello sguardo sicuro scioglie ogni mia paura."</w:t>
        </w:r>
      </w:ins>
    </w:p>
    <w:p w14:paraId="44D98F4F" w14:textId="77777777" w:rsidR="002709E2" w:rsidRPr="002709E2" w:rsidRDefault="002709E2" w:rsidP="002709E2">
      <w:pPr>
        <w:spacing w:line="600" w:lineRule="auto"/>
        <w:jc w:val="left"/>
        <w:rPr>
          <w:ins w:id="17329" w:author="UTENTE" w:date="2020-06-30T18:54:00Z"/>
          <w:rFonts w:ascii="Calibri" w:eastAsia="Calibri" w:hAnsi="Calibri" w:cs="Times New Roman"/>
        </w:rPr>
      </w:pPr>
      <w:ins w:id="17330" w:author="UTENTE" w:date="2020-06-30T18:54:00Z">
        <w:r w:rsidRPr="002709E2">
          <w:rPr>
            <w:rFonts w:ascii="Calibri" w:eastAsia="Calibri" w:hAnsi="Calibri" w:cs="Times New Roman"/>
          </w:rPr>
          <w:t>1076.</w:t>
        </w:r>
        <w:r w:rsidRPr="002709E2">
          <w:rPr>
            <w:rFonts w:ascii="Calibri" w:eastAsia="Calibri" w:hAnsi="Calibri" w:cs="Times New Roman"/>
          </w:rPr>
          <w:tab/>
          <w:t>n "Mi fido di lui…" </w:t>
        </w:r>
        <w:r w:rsidRPr="002709E2">
          <w:rPr>
            <w:rFonts w:ascii="Calibri" w:eastAsia="Calibri" w:hAnsi="Calibri" w:cs="Times New Roman"/>
          </w:rPr>
          <w:br w:type="page"/>
        </w:r>
      </w:ins>
    </w:p>
    <w:p w14:paraId="695B923A" w14:textId="77777777" w:rsidR="002709E2" w:rsidRPr="002709E2" w:rsidRDefault="002709E2" w:rsidP="002709E2">
      <w:pPr>
        <w:spacing w:line="600" w:lineRule="auto"/>
        <w:jc w:val="left"/>
        <w:rPr>
          <w:ins w:id="17331" w:author="UTENTE" w:date="2020-06-30T18:54:00Z"/>
          <w:rFonts w:ascii="Calibri" w:eastAsia="Calibri" w:hAnsi="Calibri" w:cs="Times New Roman"/>
          <w:lang w:val="en-US"/>
        </w:rPr>
      </w:pPr>
      <w:ins w:id="17332" w:author="UTENTE" w:date="2020-06-30T18:54:00Z">
        <w:r w:rsidRPr="002709E2">
          <w:rPr>
            <w:rFonts w:ascii="Calibri" w:eastAsia="Calibri" w:hAnsi="Calibri" w:cs="Times New Roman"/>
            <w:lang w:val="en-US"/>
          </w:rPr>
          <w:lastRenderedPageBreak/>
          <w:t>1077.</w:t>
        </w:r>
        <w:r w:rsidRPr="002709E2">
          <w:rPr>
            <w:rFonts w:ascii="Calibri" w:eastAsia="Calibri" w:hAnsi="Calibri" w:cs="Times New Roman"/>
            <w:lang w:val="en-US"/>
          </w:rPr>
          <w:tab/>
          <w:t>n "More than anything."</w:t>
        </w:r>
      </w:ins>
    </w:p>
    <w:p w14:paraId="7905B4AD" w14:textId="77777777" w:rsidR="002709E2" w:rsidRPr="002709E2" w:rsidRDefault="002709E2" w:rsidP="002709E2">
      <w:pPr>
        <w:spacing w:line="600" w:lineRule="auto"/>
        <w:jc w:val="left"/>
        <w:rPr>
          <w:ins w:id="17333" w:author="UTENTE" w:date="2020-06-30T18:54:00Z"/>
          <w:rFonts w:ascii="Calibri" w:eastAsia="Calibri" w:hAnsi="Calibri" w:cs="Times New Roman"/>
          <w:lang w:val="en-US"/>
        </w:rPr>
      </w:pPr>
      <w:ins w:id="17334" w:author="UTENTE" w:date="2020-06-30T18:54:00Z">
        <w:r w:rsidRPr="002709E2">
          <w:rPr>
            <w:rFonts w:ascii="Calibri" w:eastAsia="Calibri" w:hAnsi="Calibri" w:cs="Times New Roman"/>
            <w:lang w:val="en-US"/>
          </w:rPr>
          <w:t>1078.</w:t>
        </w:r>
        <w:r w:rsidRPr="002709E2">
          <w:rPr>
            <w:rFonts w:ascii="Calibri" w:eastAsia="Calibri" w:hAnsi="Calibri" w:cs="Times New Roman"/>
            <w:lang w:val="en-US"/>
          </w:rPr>
          <w:tab/>
          <w:t>n "As Dom readies himself to jump to a faraway roof –"</w:t>
        </w:r>
      </w:ins>
    </w:p>
    <w:p w14:paraId="6AF1497B" w14:textId="77777777" w:rsidR="002709E2" w:rsidRPr="002709E2" w:rsidRDefault="002709E2" w:rsidP="002709E2">
      <w:pPr>
        <w:spacing w:line="600" w:lineRule="auto"/>
        <w:jc w:val="left"/>
        <w:rPr>
          <w:ins w:id="17335" w:author="UTENTE" w:date="2020-06-30T18:54:00Z"/>
          <w:rFonts w:ascii="Calibri" w:eastAsia="Calibri" w:hAnsi="Calibri" w:cs="Times New Roman"/>
          <w:lang w:val="en-US"/>
        </w:rPr>
      </w:pPr>
      <w:ins w:id="17336" w:author="UTENTE" w:date="2020-06-30T18:54:00Z">
        <w:r w:rsidRPr="002709E2">
          <w:rPr>
            <w:rFonts w:ascii="Calibri" w:eastAsia="Calibri" w:hAnsi="Calibri" w:cs="Times New Roman"/>
            <w:lang w:val="en-US"/>
          </w:rPr>
          <w:t>1079.</w:t>
        </w:r>
        <w:r w:rsidRPr="002709E2">
          <w:rPr>
            <w:rFonts w:ascii="Calibri" w:eastAsia="Calibri" w:hAnsi="Calibri" w:cs="Times New Roman"/>
            <w:lang w:val="en-US"/>
          </w:rPr>
          <w:tab/>
          <w:t>n "I close my eyes, and hold onto him as tightly as I can."</w:t>
        </w:r>
      </w:ins>
    </w:p>
    <w:p w14:paraId="459CDE9B" w14:textId="77777777" w:rsidR="002709E2" w:rsidRPr="002709E2" w:rsidRDefault="002709E2" w:rsidP="002709E2">
      <w:pPr>
        <w:spacing w:line="600" w:lineRule="auto"/>
        <w:jc w:val="left"/>
        <w:rPr>
          <w:ins w:id="17337" w:author="UTENTE" w:date="2020-06-30T18:54:00Z"/>
          <w:rFonts w:ascii="Calibri" w:eastAsia="Calibri" w:hAnsi="Calibri" w:cs="Times New Roman"/>
          <w:lang w:val="en-US"/>
        </w:rPr>
      </w:pPr>
      <w:ins w:id="17338" w:author="UTENTE" w:date="2020-06-30T18:54:00Z">
        <w:r w:rsidRPr="002709E2">
          <w:rPr>
            <w:rFonts w:ascii="Calibri" w:eastAsia="Calibri" w:hAnsi="Calibri" w:cs="Times New Roman"/>
            <w:lang w:val="en-US"/>
          </w:rPr>
          <w:t>1080.</w:t>
        </w:r>
        <w:r w:rsidRPr="002709E2">
          <w:rPr>
            <w:rFonts w:ascii="Calibri" w:eastAsia="Calibri" w:hAnsi="Calibri" w:cs="Times New Roman"/>
            <w:lang w:val="en-US"/>
          </w:rPr>
          <w:tab/>
          <w:t>u "\"…take this man… wedded husband…\""</w:t>
        </w:r>
      </w:ins>
    </w:p>
    <w:p w14:paraId="2E14C1F1" w14:textId="77777777" w:rsidR="002709E2" w:rsidRPr="002709E2" w:rsidRDefault="002709E2" w:rsidP="002709E2">
      <w:pPr>
        <w:spacing w:line="600" w:lineRule="auto"/>
        <w:jc w:val="left"/>
        <w:rPr>
          <w:ins w:id="17339" w:author="UTENTE" w:date="2020-06-30T18:54:00Z"/>
          <w:rFonts w:ascii="Calibri" w:eastAsia="Calibri" w:hAnsi="Calibri" w:cs="Times New Roman"/>
          <w:lang w:val="en-US"/>
        </w:rPr>
      </w:pPr>
      <w:ins w:id="17340" w:author="UTENTE" w:date="2020-06-30T18:54:00Z">
        <w:r w:rsidRPr="002709E2">
          <w:rPr>
            <w:rFonts w:ascii="Calibri" w:eastAsia="Calibri" w:hAnsi="Calibri" w:cs="Times New Roman"/>
            <w:lang w:val="en-US"/>
          </w:rPr>
          <w:t>1081.</w:t>
        </w:r>
        <w:r w:rsidRPr="002709E2">
          <w:rPr>
            <w:rFonts w:ascii="Calibri" w:eastAsia="Calibri" w:hAnsi="Calibri" w:cs="Times New Roman"/>
            <w:lang w:val="en-US"/>
          </w:rPr>
          <w:tab/>
          <w:t>u "\"…I do!\""</w:t>
        </w:r>
      </w:ins>
    </w:p>
    <w:p w14:paraId="6D610806" w14:textId="77777777" w:rsidR="002709E2" w:rsidRPr="002709E2" w:rsidRDefault="002709E2" w:rsidP="002709E2">
      <w:pPr>
        <w:spacing w:line="600" w:lineRule="auto"/>
        <w:jc w:val="left"/>
        <w:rPr>
          <w:ins w:id="17341" w:author="UTENTE" w:date="2020-06-30T18:54:00Z"/>
          <w:rFonts w:ascii="Calibri" w:eastAsia="Calibri" w:hAnsi="Calibri" w:cs="Times New Roman"/>
          <w:lang w:val="en-US"/>
        </w:rPr>
      </w:pPr>
      <w:ins w:id="17342" w:author="UTENTE" w:date="2020-06-30T18:54:00Z">
        <w:r w:rsidRPr="002709E2">
          <w:rPr>
            <w:rFonts w:ascii="Calibri" w:eastAsia="Calibri" w:hAnsi="Calibri" w:cs="Times New Roman"/>
            <w:lang w:val="en-US"/>
          </w:rPr>
          <w:t>1082.</w:t>
        </w:r>
        <w:r w:rsidRPr="002709E2">
          <w:rPr>
            <w:rFonts w:ascii="Calibri" w:eastAsia="Calibri" w:hAnsi="Calibri" w:cs="Times New Roman"/>
            <w:lang w:val="en-US"/>
          </w:rPr>
          <w:tab/>
          <w:t>n "–If I strain my ears, I can hear happy voices not far in the distance."</w:t>
        </w:r>
      </w:ins>
    </w:p>
    <w:p w14:paraId="3E7DC757" w14:textId="77777777" w:rsidR="002709E2" w:rsidRPr="002709E2" w:rsidRDefault="002709E2" w:rsidP="002709E2">
      <w:pPr>
        <w:spacing w:line="600" w:lineRule="auto"/>
        <w:jc w:val="left"/>
        <w:rPr>
          <w:ins w:id="17343" w:author="UTENTE" w:date="2020-06-30T18:54:00Z"/>
          <w:rFonts w:ascii="Calibri" w:eastAsia="Calibri" w:hAnsi="Calibri" w:cs="Times New Roman"/>
          <w:lang w:val="en-US"/>
        </w:rPr>
      </w:pPr>
      <w:ins w:id="17344" w:author="UTENTE" w:date="2020-06-30T18:54:00Z">
        <w:r w:rsidRPr="002709E2">
          <w:rPr>
            <w:rFonts w:ascii="Calibri" w:eastAsia="Calibri" w:hAnsi="Calibri" w:cs="Times New Roman"/>
            <w:lang w:val="en-US"/>
          </w:rPr>
          <w:t>1083.</w:t>
        </w:r>
        <w:r w:rsidRPr="002709E2">
          <w:rPr>
            <w:rFonts w:ascii="Calibri" w:eastAsia="Calibri" w:hAnsi="Calibri" w:cs="Times New Roman"/>
            <w:lang w:val="en-US"/>
          </w:rPr>
          <w:tab/>
          <w:t>n "A tall man in a suit and a slender lady in a white dress stand side-by-side before a priest."</w:t>
        </w:r>
      </w:ins>
    </w:p>
    <w:p w14:paraId="7A552380" w14:textId="77777777" w:rsidR="002709E2" w:rsidRPr="002709E2" w:rsidRDefault="002709E2" w:rsidP="002709E2">
      <w:pPr>
        <w:spacing w:line="600" w:lineRule="auto"/>
        <w:jc w:val="left"/>
        <w:rPr>
          <w:ins w:id="17345" w:author="UTENTE" w:date="2020-06-30T18:54:00Z"/>
          <w:rFonts w:ascii="Calibri" w:eastAsia="Calibri" w:hAnsi="Calibri" w:cs="Times New Roman"/>
          <w:lang w:val="en-US"/>
        </w:rPr>
      </w:pPr>
      <w:ins w:id="17346" w:author="UTENTE" w:date="2020-06-30T18:54:00Z">
        <w:r w:rsidRPr="002709E2">
          <w:rPr>
            <w:rFonts w:ascii="Calibri" w:eastAsia="Calibri" w:hAnsi="Calibri" w:cs="Times New Roman"/>
            <w:lang w:val="en-US"/>
          </w:rPr>
          <w:t>1084.</w:t>
        </w:r>
        <w:r w:rsidRPr="002709E2">
          <w:rPr>
            <w:rFonts w:ascii="Calibri" w:eastAsia="Calibri" w:hAnsi="Calibri" w:cs="Times New Roman"/>
            <w:lang w:val="en-US"/>
          </w:rPr>
          <w:tab/>
          <w:t>mc "\"I can't believe they decided to hold their wedding at night!\""</w:t>
        </w:r>
      </w:ins>
    </w:p>
    <w:p w14:paraId="2F3FEFF8" w14:textId="77777777" w:rsidR="002709E2" w:rsidRPr="002709E2" w:rsidRDefault="002709E2" w:rsidP="002709E2">
      <w:pPr>
        <w:spacing w:line="600" w:lineRule="auto"/>
        <w:jc w:val="left"/>
        <w:rPr>
          <w:ins w:id="17347" w:author="UTENTE" w:date="2020-06-30T18:54:00Z"/>
          <w:rFonts w:ascii="Calibri" w:eastAsia="Calibri" w:hAnsi="Calibri" w:cs="Times New Roman"/>
          <w:lang w:val="en-US"/>
        </w:rPr>
      </w:pPr>
      <w:ins w:id="17348" w:author="UTENTE" w:date="2020-06-30T18:54:00Z">
        <w:r w:rsidRPr="002709E2">
          <w:rPr>
            <w:rFonts w:ascii="Calibri" w:eastAsia="Calibri" w:hAnsi="Calibri" w:cs="Times New Roman"/>
            <w:lang w:val="en-US"/>
          </w:rPr>
          <w:t>1085.</w:t>
        </w:r>
        <w:r w:rsidRPr="002709E2">
          <w:rPr>
            <w:rFonts w:ascii="Calibri" w:eastAsia="Calibri" w:hAnsi="Calibri" w:cs="Times New Roman"/>
            <w:lang w:val="en-US"/>
          </w:rPr>
          <w:tab/>
          <w:t>mc "\"It's almost as if they knew, huh?\""</w:t>
        </w:r>
      </w:ins>
    </w:p>
    <w:p w14:paraId="42E5CA58" w14:textId="77777777" w:rsidR="002709E2" w:rsidRPr="002709E2" w:rsidRDefault="002709E2" w:rsidP="002709E2">
      <w:pPr>
        <w:spacing w:line="600" w:lineRule="auto"/>
        <w:jc w:val="left"/>
        <w:rPr>
          <w:ins w:id="17349" w:author="UTENTE" w:date="2020-06-30T18:54:00Z"/>
          <w:rFonts w:ascii="Calibri" w:eastAsia="Calibri" w:hAnsi="Calibri" w:cs="Times New Roman"/>
          <w:lang w:val="en-US"/>
        </w:rPr>
      </w:pPr>
      <w:ins w:id="17350" w:author="UTENTE" w:date="2020-06-30T18:54:00Z">
        <w:r w:rsidRPr="002709E2">
          <w:rPr>
            <w:rFonts w:ascii="Calibri" w:eastAsia="Calibri" w:hAnsi="Calibri" w:cs="Times New Roman"/>
            <w:lang w:val="en-US"/>
          </w:rPr>
          <w:t>1086.</w:t>
        </w:r>
        <w:r w:rsidRPr="002709E2">
          <w:rPr>
            <w:rFonts w:ascii="Calibri" w:eastAsia="Calibri" w:hAnsi="Calibri" w:cs="Times New Roman"/>
            <w:lang w:val="en-US"/>
          </w:rPr>
          <w:tab/>
          <w:t>n "Whispering excitedly, I elbow the man crouching beside me, who offers a little smirk."</w:t>
        </w:r>
      </w:ins>
    </w:p>
    <w:p w14:paraId="0490763A" w14:textId="77777777" w:rsidR="002709E2" w:rsidRPr="002709E2" w:rsidRDefault="002709E2" w:rsidP="002709E2">
      <w:pPr>
        <w:spacing w:line="600" w:lineRule="auto"/>
        <w:jc w:val="left"/>
        <w:rPr>
          <w:ins w:id="17351" w:author="UTENTE" w:date="2020-06-30T18:54:00Z"/>
          <w:rFonts w:ascii="Calibri" w:eastAsia="Calibri" w:hAnsi="Calibri" w:cs="Times New Roman"/>
          <w:lang w:val="en-US"/>
        </w:rPr>
      </w:pPr>
      <w:ins w:id="17352" w:author="UTENTE" w:date="2020-06-30T18:54:00Z">
        <w:r w:rsidRPr="002709E2">
          <w:rPr>
            <w:rFonts w:ascii="Calibri" w:eastAsia="Calibri" w:hAnsi="Calibri" w:cs="Times New Roman"/>
            <w:lang w:val="en-US"/>
          </w:rPr>
          <w:t>1087.</w:t>
        </w:r>
        <w:r w:rsidRPr="002709E2">
          <w:rPr>
            <w:rFonts w:ascii="Calibri" w:eastAsia="Calibri" w:hAnsi="Calibri" w:cs="Times New Roman"/>
            <w:lang w:val="en-US"/>
          </w:rPr>
          <w:tab/>
          <w:t>d "\"My brother always liked the night… guess it runs in the family.\""</w:t>
        </w:r>
      </w:ins>
    </w:p>
    <w:p w14:paraId="351443E5" w14:textId="77777777" w:rsidR="002709E2" w:rsidRPr="002709E2" w:rsidRDefault="002709E2" w:rsidP="002709E2">
      <w:pPr>
        <w:spacing w:line="600" w:lineRule="auto"/>
        <w:jc w:val="left"/>
        <w:rPr>
          <w:ins w:id="17353" w:author="UTENTE" w:date="2020-06-30T18:54:00Z"/>
          <w:rFonts w:ascii="Calibri" w:eastAsia="Calibri" w:hAnsi="Calibri" w:cs="Times New Roman"/>
          <w:lang w:val="en-US"/>
        </w:rPr>
      </w:pPr>
      <w:ins w:id="17354" w:author="UTENTE" w:date="2020-06-30T18:54:00Z">
        <w:r w:rsidRPr="002709E2">
          <w:rPr>
            <w:rFonts w:ascii="Calibri" w:eastAsia="Calibri" w:hAnsi="Calibri" w:cs="Times New Roman"/>
            <w:lang w:val="en-US"/>
          </w:rPr>
          <w:t>1088.</w:t>
        </w:r>
        <w:r w:rsidRPr="002709E2">
          <w:rPr>
            <w:rFonts w:ascii="Calibri" w:eastAsia="Calibri" w:hAnsi="Calibri" w:cs="Times New Roman"/>
            <w:lang w:val="en-US"/>
          </w:rPr>
          <w:tab/>
          <w:t>n "Dom reaches out to gently press his forehead against my own, chuckling under his breath."</w:t>
        </w:r>
      </w:ins>
    </w:p>
    <w:p w14:paraId="657D8434" w14:textId="77777777" w:rsidR="002709E2" w:rsidRPr="002709E2" w:rsidRDefault="002709E2" w:rsidP="002709E2">
      <w:pPr>
        <w:spacing w:line="600" w:lineRule="auto"/>
        <w:jc w:val="left"/>
        <w:rPr>
          <w:ins w:id="17355" w:author="UTENTE" w:date="2020-06-30T18:54:00Z"/>
          <w:rFonts w:ascii="Calibri" w:eastAsia="Calibri" w:hAnsi="Calibri" w:cs="Times New Roman"/>
          <w:lang w:val="en-US"/>
        </w:rPr>
      </w:pPr>
      <w:ins w:id="17356" w:author="UTENTE" w:date="2020-06-30T18:54:00Z">
        <w:r w:rsidRPr="002709E2">
          <w:rPr>
            <w:rFonts w:ascii="Calibri" w:eastAsia="Calibri" w:hAnsi="Calibri" w:cs="Times New Roman"/>
            <w:lang w:val="en-US"/>
          </w:rPr>
          <w:t>1089.</w:t>
        </w:r>
        <w:r w:rsidRPr="002709E2">
          <w:rPr>
            <w:rFonts w:ascii="Calibri" w:eastAsia="Calibri" w:hAnsi="Calibri" w:cs="Times New Roman"/>
            <w:lang w:val="en-US"/>
          </w:rPr>
          <w:tab/>
          <w:t>n "–Back in San Francisco, Dom and I somehow managed to escape Bishop and his men." </w:t>
        </w:r>
        <w:r w:rsidRPr="002709E2">
          <w:rPr>
            <w:rFonts w:ascii="Calibri" w:eastAsia="Calibri" w:hAnsi="Calibri" w:cs="Times New Roman"/>
            <w:lang w:val="en-US"/>
          </w:rPr>
          <w:br w:type="page"/>
        </w:r>
      </w:ins>
    </w:p>
    <w:p w14:paraId="1B459AD5" w14:textId="77777777" w:rsidR="002709E2" w:rsidRPr="002709E2" w:rsidRDefault="002709E2" w:rsidP="002709E2">
      <w:pPr>
        <w:spacing w:line="600" w:lineRule="auto"/>
        <w:jc w:val="left"/>
        <w:rPr>
          <w:ins w:id="17357" w:author="UTENTE" w:date="2020-06-30T18:54:00Z"/>
          <w:rFonts w:ascii="Calibri" w:eastAsia="Calibri" w:hAnsi="Calibri" w:cs="Times New Roman"/>
        </w:rPr>
      </w:pPr>
      <w:ins w:id="17358" w:author="UTENTE" w:date="2020-06-30T18:54:00Z">
        <w:r w:rsidRPr="002709E2">
          <w:rPr>
            <w:rFonts w:ascii="Calibri" w:eastAsia="Calibri" w:hAnsi="Calibri" w:cs="Times New Roman"/>
          </w:rPr>
          <w:lastRenderedPageBreak/>
          <w:t>1077.</w:t>
        </w:r>
        <w:r w:rsidRPr="002709E2">
          <w:rPr>
            <w:rFonts w:ascii="Calibri" w:eastAsia="Calibri" w:hAnsi="Calibri" w:cs="Times New Roman"/>
          </w:rPr>
          <w:tab/>
          <w:t>n "Più di ogni altra cosa al mondo."</w:t>
        </w:r>
      </w:ins>
    </w:p>
    <w:p w14:paraId="58518BFC" w14:textId="77777777" w:rsidR="002709E2" w:rsidRPr="002709E2" w:rsidRDefault="002709E2" w:rsidP="002709E2">
      <w:pPr>
        <w:spacing w:line="600" w:lineRule="auto"/>
        <w:jc w:val="left"/>
        <w:rPr>
          <w:ins w:id="17359" w:author="UTENTE" w:date="2020-06-30T18:54:00Z"/>
          <w:rFonts w:ascii="Calibri" w:eastAsia="Calibri" w:hAnsi="Calibri" w:cs="Times New Roman"/>
        </w:rPr>
      </w:pPr>
      <w:ins w:id="17360" w:author="UTENTE" w:date="2020-06-30T18:54:00Z">
        <w:r w:rsidRPr="002709E2">
          <w:rPr>
            <w:rFonts w:ascii="Calibri" w:eastAsia="Calibri" w:hAnsi="Calibri" w:cs="Times New Roman"/>
          </w:rPr>
          <w:t>1078.</w:t>
        </w:r>
        <w:r w:rsidRPr="002709E2">
          <w:rPr>
            <w:rFonts w:ascii="Calibri" w:eastAsia="Calibri" w:hAnsi="Calibri" w:cs="Times New Roman"/>
          </w:rPr>
          <w:tab/>
          <w:t>n "Mentre Dom si prepara per saltare su un lontano tetto -"</w:t>
        </w:r>
      </w:ins>
    </w:p>
    <w:p w14:paraId="4B741BA3" w14:textId="77777777" w:rsidR="002709E2" w:rsidRPr="002709E2" w:rsidRDefault="002709E2" w:rsidP="002709E2">
      <w:pPr>
        <w:spacing w:line="600" w:lineRule="auto"/>
        <w:jc w:val="left"/>
        <w:rPr>
          <w:ins w:id="17361" w:author="UTENTE" w:date="2020-06-30T18:54:00Z"/>
          <w:rFonts w:ascii="Calibri" w:eastAsia="Calibri" w:hAnsi="Calibri" w:cs="Times New Roman"/>
        </w:rPr>
      </w:pPr>
      <w:ins w:id="17362" w:author="UTENTE" w:date="2020-06-30T18:54:00Z">
        <w:r w:rsidRPr="002709E2">
          <w:rPr>
            <w:rFonts w:ascii="Calibri" w:eastAsia="Calibri" w:hAnsi="Calibri" w:cs="Times New Roman"/>
          </w:rPr>
          <w:t>1079.</w:t>
        </w:r>
        <w:r w:rsidRPr="002709E2">
          <w:rPr>
            <w:rFonts w:ascii="Calibri" w:eastAsia="Calibri" w:hAnsi="Calibri" w:cs="Times New Roman"/>
          </w:rPr>
          <w:tab/>
          <w:t>n "Chiudo gli occhi e mi tengo a lui più forte che posso."</w:t>
        </w:r>
      </w:ins>
    </w:p>
    <w:p w14:paraId="405514EE" w14:textId="77777777" w:rsidR="002709E2" w:rsidRPr="002709E2" w:rsidRDefault="002709E2" w:rsidP="002709E2">
      <w:pPr>
        <w:spacing w:line="600" w:lineRule="auto"/>
        <w:jc w:val="left"/>
        <w:rPr>
          <w:ins w:id="17363" w:author="UTENTE" w:date="2020-06-30T18:54:00Z"/>
          <w:rFonts w:ascii="Calibri" w:eastAsia="Calibri" w:hAnsi="Calibri" w:cs="Times New Roman"/>
        </w:rPr>
      </w:pPr>
      <w:ins w:id="17364" w:author="UTENTE" w:date="2020-06-30T18:54:00Z">
        <w:r w:rsidRPr="002709E2">
          <w:rPr>
            <w:rFonts w:ascii="Calibri" w:eastAsia="Calibri" w:hAnsi="Calibri" w:cs="Times New Roman"/>
          </w:rPr>
          <w:t>1080.</w:t>
        </w:r>
        <w:r w:rsidRPr="002709E2">
          <w:rPr>
            <w:rFonts w:ascii="Calibri" w:eastAsia="Calibri" w:hAnsi="Calibri" w:cs="Times New Roman"/>
          </w:rPr>
          <w:tab/>
          <w:t>u "\"…vuoi prendere quest'uomo… tuo marito…\""</w:t>
        </w:r>
      </w:ins>
    </w:p>
    <w:p w14:paraId="1B10CAB3" w14:textId="77777777" w:rsidR="002709E2" w:rsidRPr="002709E2" w:rsidRDefault="002709E2" w:rsidP="002709E2">
      <w:pPr>
        <w:spacing w:line="600" w:lineRule="auto"/>
        <w:jc w:val="left"/>
        <w:rPr>
          <w:ins w:id="17365" w:author="UTENTE" w:date="2020-06-30T18:54:00Z"/>
          <w:rFonts w:ascii="Calibri" w:eastAsia="Calibri" w:hAnsi="Calibri" w:cs="Times New Roman"/>
        </w:rPr>
      </w:pPr>
      <w:ins w:id="17366" w:author="UTENTE" w:date="2020-06-30T18:54:00Z">
        <w:r w:rsidRPr="002709E2">
          <w:rPr>
            <w:rFonts w:ascii="Calibri" w:eastAsia="Calibri" w:hAnsi="Calibri" w:cs="Times New Roman"/>
          </w:rPr>
          <w:t>1081.</w:t>
        </w:r>
        <w:r w:rsidRPr="002709E2">
          <w:rPr>
            <w:rFonts w:ascii="Calibri" w:eastAsia="Calibri" w:hAnsi="Calibri" w:cs="Times New Roman"/>
          </w:rPr>
          <w:tab/>
          <w:t>u "\"…Lo voglio!\""</w:t>
        </w:r>
      </w:ins>
    </w:p>
    <w:p w14:paraId="6E3CFF81" w14:textId="77777777" w:rsidR="002709E2" w:rsidRPr="002709E2" w:rsidRDefault="002709E2" w:rsidP="002709E2">
      <w:pPr>
        <w:spacing w:line="600" w:lineRule="auto"/>
        <w:jc w:val="left"/>
        <w:rPr>
          <w:ins w:id="17367" w:author="UTENTE" w:date="2020-06-30T18:54:00Z"/>
          <w:rFonts w:ascii="Calibri" w:eastAsia="Calibri" w:hAnsi="Calibri" w:cs="Times New Roman"/>
        </w:rPr>
      </w:pPr>
      <w:ins w:id="17368" w:author="UTENTE" w:date="2020-06-30T18:54:00Z">
        <w:r w:rsidRPr="002709E2">
          <w:rPr>
            <w:rFonts w:ascii="Calibri" w:eastAsia="Calibri" w:hAnsi="Calibri" w:cs="Times New Roman"/>
          </w:rPr>
          <w:t>1082.</w:t>
        </w:r>
        <w:r w:rsidRPr="002709E2">
          <w:rPr>
            <w:rFonts w:ascii="Calibri" w:eastAsia="Calibri" w:hAnsi="Calibri" w:cs="Times New Roman"/>
          </w:rPr>
          <w:tab/>
          <w:t>n "-Se tendo l'orecchio, riesco a sentire delle voci felici non troppo distanti."</w:t>
        </w:r>
      </w:ins>
    </w:p>
    <w:p w14:paraId="3522E6D5" w14:textId="77777777" w:rsidR="002709E2" w:rsidRPr="002709E2" w:rsidRDefault="002709E2" w:rsidP="002709E2">
      <w:pPr>
        <w:spacing w:line="600" w:lineRule="auto"/>
        <w:jc w:val="left"/>
        <w:rPr>
          <w:ins w:id="17369" w:author="UTENTE" w:date="2020-06-30T18:54:00Z"/>
          <w:rFonts w:ascii="Calibri" w:eastAsia="Calibri" w:hAnsi="Calibri" w:cs="Times New Roman"/>
        </w:rPr>
      </w:pPr>
      <w:ins w:id="17370" w:author="UTENTE" w:date="2020-06-30T18:54:00Z">
        <w:r w:rsidRPr="002709E2">
          <w:rPr>
            <w:rFonts w:ascii="Calibri" w:eastAsia="Calibri" w:hAnsi="Calibri" w:cs="Times New Roman"/>
          </w:rPr>
          <w:t>1083.</w:t>
        </w:r>
        <w:r w:rsidRPr="002709E2">
          <w:rPr>
            <w:rFonts w:ascii="Calibri" w:eastAsia="Calibri" w:hAnsi="Calibri" w:cs="Times New Roman"/>
          </w:rPr>
          <w:tab/>
          <w:t>n "Un uomo alto in abito elegante e una donna slanciata in abito bianco sono in piedi, uno accanto all'altra, davanti a un prete."</w:t>
        </w:r>
      </w:ins>
    </w:p>
    <w:p w14:paraId="16FE53AC" w14:textId="77777777" w:rsidR="002709E2" w:rsidRPr="002709E2" w:rsidRDefault="002709E2" w:rsidP="002709E2">
      <w:pPr>
        <w:spacing w:line="600" w:lineRule="auto"/>
        <w:jc w:val="left"/>
        <w:rPr>
          <w:ins w:id="17371" w:author="UTENTE" w:date="2020-06-30T18:54:00Z"/>
          <w:rFonts w:ascii="Calibri" w:eastAsia="Calibri" w:hAnsi="Calibri" w:cs="Times New Roman"/>
        </w:rPr>
      </w:pPr>
      <w:ins w:id="17372" w:author="UTENTE" w:date="2020-06-30T18:54:00Z">
        <w:r w:rsidRPr="002709E2">
          <w:rPr>
            <w:rFonts w:ascii="Calibri" w:eastAsia="Calibri" w:hAnsi="Calibri" w:cs="Times New Roman"/>
          </w:rPr>
          <w:t>1084.</w:t>
        </w:r>
        <w:r w:rsidRPr="002709E2">
          <w:rPr>
            <w:rFonts w:ascii="Calibri" w:eastAsia="Calibri" w:hAnsi="Calibri" w:cs="Times New Roman"/>
          </w:rPr>
          <w:tab/>
          <w:t>mc "\"Non posso crederci che abbiano deciso di celebrare il matrimonio di notte!\""</w:t>
        </w:r>
      </w:ins>
    </w:p>
    <w:p w14:paraId="35DC9C3E" w14:textId="77777777" w:rsidR="002709E2" w:rsidRPr="002709E2" w:rsidRDefault="002709E2" w:rsidP="002709E2">
      <w:pPr>
        <w:spacing w:line="600" w:lineRule="auto"/>
        <w:jc w:val="left"/>
        <w:rPr>
          <w:ins w:id="17373" w:author="UTENTE" w:date="2020-06-30T18:54:00Z"/>
          <w:rFonts w:ascii="Calibri" w:eastAsia="Calibri" w:hAnsi="Calibri" w:cs="Times New Roman"/>
        </w:rPr>
      </w:pPr>
      <w:ins w:id="17374" w:author="UTENTE" w:date="2020-06-30T18:54:00Z">
        <w:r w:rsidRPr="002709E2">
          <w:rPr>
            <w:rFonts w:ascii="Calibri" w:eastAsia="Calibri" w:hAnsi="Calibri" w:cs="Times New Roman"/>
          </w:rPr>
          <w:t>1085.</w:t>
        </w:r>
        <w:r w:rsidRPr="002709E2">
          <w:rPr>
            <w:rFonts w:ascii="Calibri" w:eastAsia="Calibri" w:hAnsi="Calibri" w:cs="Times New Roman"/>
          </w:rPr>
          <w:tab/>
          <w:t>mc "\"È quasi come se sapessero, eh?\""</w:t>
        </w:r>
      </w:ins>
    </w:p>
    <w:p w14:paraId="6B62B72F" w14:textId="77777777" w:rsidR="002709E2" w:rsidRPr="002709E2" w:rsidRDefault="002709E2" w:rsidP="002709E2">
      <w:pPr>
        <w:spacing w:line="600" w:lineRule="auto"/>
        <w:jc w:val="left"/>
        <w:rPr>
          <w:ins w:id="17375" w:author="UTENTE" w:date="2020-06-30T18:54:00Z"/>
          <w:rFonts w:ascii="Calibri" w:eastAsia="Calibri" w:hAnsi="Calibri" w:cs="Times New Roman"/>
        </w:rPr>
      </w:pPr>
      <w:ins w:id="17376" w:author="UTENTE" w:date="2020-06-30T18:54:00Z">
        <w:r w:rsidRPr="002709E2">
          <w:rPr>
            <w:rFonts w:ascii="Calibri" w:eastAsia="Calibri" w:hAnsi="Calibri" w:cs="Times New Roman"/>
          </w:rPr>
          <w:t>1086.</w:t>
        </w:r>
        <w:r w:rsidRPr="002709E2">
          <w:rPr>
            <w:rFonts w:ascii="Calibri" w:eastAsia="Calibri" w:hAnsi="Calibri" w:cs="Times New Roman"/>
          </w:rPr>
          <w:tab/>
          <w:t>n "Sussurrando eccitato, tiro una gomitata giocosa all'uomo accovacciato accanto a me, che mi rivolge un piccolo sorriso."</w:t>
        </w:r>
      </w:ins>
    </w:p>
    <w:p w14:paraId="451A7CE9" w14:textId="77777777" w:rsidR="002709E2" w:rsidRPr="002709E2" w:rsidRDefault="002709E2" w:rsidP="002709E2">
      <w:pPr>
        <w:spacing w:line="600" w:lineRule="auto"/>
        <w:jc w:val="left"/>
        <w:rPr>
          <w:ins w:id="17377" w:author="UTENTE" w:date="2020-06-30T18:54:00Z"/>
          <w:rFonts w:ascii="Calibri" w:eastAsia="Calibri" w:hAnsi="Calibri" w:cs="Times New Roman"/>
        </w:rPr>
      </w:pPr>
      <w:ins w:id="17378" w:author="UTENTE" w:date="2020-06-30T18:54:00Z">
        <w:r w:rsidRPr="002709E2">
          <w:rPr>
            <w:rFonts w:ascii="Calibri" w:eastAsia="Calibri" w:hAnsi="Calibri" w:cs="Times New Roman"/>
          </w:rPr>
          <w:t>1087.</w:t>
        </w:r>
        <w:r w:rsidRPr="002709E2">
          <w:rPr>
            <w:rFonts w:ascii="Calibri" w:eastAsia="Calibri" w:hAnsi="Calibri" w:cs="Times New Roman"/>
          </w:rPr>
          <w:tab/>
          <w:t>d "\"A mio fratello è sempre piaciuta la notte… immagino che sia una cosa di famiglia.\""</w:t>
        </w:r>
      </w:ins>
    </w:p>
    <w:p w14:paraId="2436D3C8" w14:textId="77777777" w:rsidR="002709E2" w:rsidRPr="002709E2" w:rsidRDefault="002709E2" w:rsidP="002709E2">
      <w:pPr>
        <w:spacing w:line="600" w:lineRule="auto"/>
        <w:jc w:val="left"/>
        <w:rPr>
          <w:ins w:id="17379" w:author="UTENTE" w:date="2020-06-30T18:54:00Z"/>
          <w:rFonts w:ascii="Calibri" w:eastAsia="Calibri" w:hAnsi="Calibri" w:cs="Times New Roman"/>
        </w:rPr>
      </w:pPr>
      <w:ins w:id="17380" w:author="UTENTE" w:date="2020-06-30T18:54:00Z">
        <w:r w:rsidRPr="002709E2">
          <w:rPr>
            <w:rFonts w:ascii="Calibri" w:eastAsia="Calibri" w:hAnsi="Calibri" w:cs="Times New Roman"/>
          </w:rPr>
          <w:t>1088.</w:t>
        </w:r>
        <w:r w:rsidRPr="002709E2">
          <w:rPr>
            <w:rFonts w:ascii="Calibri" w:eastAsia="Calibri" w:hAnsi="Calibri" w:cs="Times New Roman"/>
          </w:rPr>
          <w:tab/>
          <w:t>n "Dom si avvicina per poggiare dolcemente la sua fronte sulla mia, ridacchiando."</w:t>
        </w:r>
      </w:ins>
    </w:p>
    <w:p w14:paraId="66677107" w14:textId="77777777" w:rsidR="002709E2" w:rsidRPr="002709E2" w:rsidRDefault="002709E2" w:rsidP="002709E2">
      <w:pPr>
        <w:spacing w:line="600" w:lineRule="auto"/>
        <w:jc w:val="left"/>
        <w:rPr>
          <w:ins w:id="17381" w:author="UTENTE" w:date="2020-06-30T18:54:00Z"/>
          <w:rFonts w:ascii="Calibri" w:eastAsia="Calibri" w:hAnsi="Calibri" w:cs="Times New Roman"/>
        </w:rPr>
      </w:pPr>
      <w:ins w:id="17382" w:author="UTENTE" w:date="2020-06-30T18:54:00Z">
        <w:r w:rsidRPr="002709E2">
          <w:rPr>
            <w:rFonts w:ascii="Calibri" w:eastAsia="Calibri" w:hAnsi="Calibri" w:cs="Times New Roman"/>
          </w:rPr>
          <w:t>1089.</w:t>
        </w:r>
        <w:r w:rsidRPr="002709E2">
          <w:rPr>
            <w:rFonts w:ascii="Calibri" w:eastAsia="Calibri" w:hAnsi="Calibri" w:cs="Times New Roman"/>
          </w:rPr>
          <w:tab/>
          <w:t>n "-Quella notte a San Francisco, Dom e io siamo riusciti a scappare da Bishop e i suoi uomini." </w:t>
        </w:r>
        <w:r w:rsidRPr="002709E2">
          <w:rPr>
            <w:rFonts w:ascii="Calibri" w:eastAsia="Calibri" w:hAnsi="Calibri" w:cs="Times New Roman"/>
          </w:rPr>
          <w:br w:type="page"/>
        </w:r>
      </w:ins>
    </w:p>
    <w:p w14:paraId="2967FD6D" w14:textId="77777777" w:rsidR="002709E2" w:rsidRPr="002709E2" w:rsidRDefault="002709E2" w:rsidP="002709E2">
      <w:pPr>
        <w:spacing w:line="600" w:lineRule="auto"/>
        <w:jc w:val="left"/>
        <w:rPr>
          <w:ins w:id="17383" w:author="UTENTE" w:date="2020-06-30T18:54:00Z"/>
          <w:rFonts w:ascii="Calibri" w:eastAsia="Calibri" w:hAnsi="Calibri" w:cs="Times New Roman"/>
          <w:lang w:val="en-US"/>
        </w:rPr>
      </w:pPr>
      <w:ins w:id="17384" w:author="UTENTE" w:date="2020-06-30T18:54:00Z">
        <w:r w:rsidRPr="002709E2">
          <w:rPr>
            <w:rFonts w:ascii="Calibri" w:eastAsia="Calibri" w:hAnsi="Calibri" w:cs="Times New Roman"/>
            <w:lang w:val="en-US"/>
          </w:rPr>
          <w:lastRenderedPageBreak/>
          <w:t>1090.</w:t>
        </w:r>
        <w:r w:rsidRPr="002709E2">
          <w:rPr>
            <w:rFonts w:ascii="Calibri" w:eastAsia="Calibri" w:hAnsi="Calibri" w:cs="Times New Roman"/>
            <w:lang w:val="en-US"/>
          </w:rPr>
          <w:tab/>
          <w:t>n "Dom pulled off some stunts that were way too close for comfort, leaping from roof to roof, making impossible jumps that nearly gave me a heart attack."</w:t>
        </w:r>
      </w:ins>
    </w:p>
    <w:p w14:paraId="1571F6F2" w14:textId="77777777" w:rsidR="002709E2" w:rsidRPr="002709E2" w:rsidRDefault="002709E2" w:rsidP="002709E2">
      <w:pPr>
        <w:spacing w:line="600" w:lineRule="auto"/>
        <w:jc w:val="left"/>
        <w:rPr>
          <w:ins w:id="17385" w:author="UTENTE" w:date="2020-06-30T18:54:00Z"/>
          <w:rFonts w:ascii="Calibri" w:eastAsia="Calibri" w:hAnsi="Calibri" w:cs="Times New Roman"/>
          <w:lang w:val="en-US"/>
        </w:rPr>
      </w:pPr>
      <w:ins w:id="17386" w:author="UTENTE" w:date="2020-06-30T18:54:00Z">
        <w:r w:rsidRPr="002709E2">
          <w:rPr>
            <w:rFonts w:ascii="Calibri" w:eastAsia="Calibri" w:hAnsi="Calibri" w:cs="Times New Roman"/>
            <w:lang w:val="en-US"/>
          </w:rPr>
          <w:t>1091.</w:t>
        </w:r>
        <w:r w:rsidRPr="002709E2">
          <w:rPr>
            <w:rFonts w:ascii="Calibri" w:eastAsia="Calibri" w:hAnsi="Calibri" w:cs="Times New Roman"/>
            <w:lang w:val="en-US"/>
          </w:rPr>
          <w:tab/>
          <w:t>n "We were almost caught several times, but as soon as we got to the nearest bus station, we fled the city as fast as we could."</w:t>
        </w:r>
      </w:ins>
    </w:p>
    <w:p w14:paraId="501B6C2B" w14:textId="77777777" w:rsidR="002709E2" w:rsidRPr="002709E2" w:rsidRDefault="002709E2" w:rsidP="002709E2">
      <w:pPr>
        <w:spacing w:line="600" w:lineRule="auto"/>
        <w:jc w:val="left"/>
        <w:rPr>
          <w:ins w:id="17387" w:author="UTENTE" w:date="2020-06-30T18:54:00Z"/>
          <w:rFonts w:ascii="Calibri" w:eastAsia="Calibri" w:hAnsi="Calibri" w:cs="Times New Roman"/>
          <w:lang w:val="en-US"/>
        </w:rPr>
      </w:pPr>
      <w:ins w:id="17388" w:author="UTENTE" w:date="2020-06-30T18:54:00Z">
        <w:r w:rsidRPr="002709E2">
          <w:rPr>
            <w:rFonts w:ascii="Calibri" w:eastAsia="Calibri" w:hAnsi="Calibri" w:cs="Times New Roman"/>
            <w:lang w:val="en-US"/>
          </w:rPr>
          <w:t>1092.</w:t>
        </w:r>
        <w:r w:rsidRPr="002709E2">
          <w:rPr>
            <w:rFonts w:ascii="Calibri" w:eastAsia="Calibri" w:hAnsi="Calibri" w:cs="Times New Roman"/>
            <w:lang w:val="en-US"/>
          </w:rPr>
          <w:tab/>
          <w:t>n "To get as far away from San Fran as possible, we headed east, doing bits of work here and there to make ends meet."</w:t>
        </w:r>
      </w:ins>
    </w:p>
    <w:p w14:paraId="471187AF" w14:textId="77777777" w:rsidR="002709E2" w:rsidRPr="002709E2" w:rsidRDefault="002709E2" w:rsidP="002709E2">
      <w:pPr>
        <w:spacing w:line="600" w:lineRule="auto"/>
        <w:jc w:val="left"/>
        <w:rPr>
          <w:ins w:id="17389" w:author="UTENTE" w:date="2020-06-30T18:54:00Z"/>
          <w:rFonts w:ascii="Calibri" w:eastAsia="Calibri" w:hAnsi="Calibri" w:cs="Times New Roman"/>
          <w:lang w:val="en-US"/>
        </w:rPr>
      </w:pPr>
      <w:ins w:id="17390" w:author="UTENTE" w:date="2020-06-30T18:54:00Z">
        <w:r w:rsidRPr="002709E2">
          <w:rPr>
            <w:rFonts w:ascii="Calibri" w:eastAsia="Calibri" w:hAnsi="Calibri" w:cs="Times New Roman"/>
            <w:lang w:val="en-US"/>
          </w:rPr>
          <w:t>1093.</w:t>
        </w:r>
        <w:r w:rsidRPr="002709E2">
          <w:rPr>
            <w:rFonts w:ascii="Calibri" w:eastAsia="Calibri" w:hAnsi="Calibri" w:cs="Times New Roman"/>
            <w:lang w:val="en-US"/>
          </w:rPr>
          <w:tab/>
          <w:t>n "A vampire's strength can really be a valuable asset for heavy lifting jobs, let me tell you."</w:t>
        </w:r>
      </w:ins>
    </w:p>
    <w:p w14:paraId="068F2B28" w14:textId="77777777" w:rsidR="002709E2" w:rsidRPr="002709E2" w:rsidRDefault="002709E2" w:rsidP="002709E2">
      <w:pPr>
        <w:spacing w:line="600" w:lineRule="auto"/>
        <w:jc w:val="left"/>
        <w:rPr>
          <w:ins w:id="17391" w:author="UTENTE" w:date="2020-06-30T18:54:00Z"/>
          <w:rFonts w:ascii="Calibri" w:eastAsia="Calibri" w:hAnsi="Calibri" w:cs="Times New Roman"/>
          <w:lang w:val="en-US"/>
        </w:rPr>
      </w:pPr>
      <w:ins w:id="17392" w:author="UTENTE" w:date="2020-06-30T18:54:00Z">
        <w:r w:rsidRPr="002709E2">
          <w:rPr>
            <w:rFonts w:ascii="Calibri" w:eastAsia="Calibri" w:hAnsi="Calibri" w:cs="Times New Roman"/>
            <w:lang w:val="en-US"/>
          </w:rPr>
          <w:t>1094.</w:t>
        </w:r>
        <w:r w:rsidRPr="002709E2">
          <w:rPr>
            <w:rFonts w:ascii="Calibri" w:eastAsia="Calibri" w:hAnsi="Calibri" w:cs="Times New Roman"/>
            <w:lang w:val="en-US"/>
          </w:rPr>
          <w:tab/>
          <w:t>n "When I remembered that Dom's brother was going to be married soon, I convinced him we should try and visit."</w:t>
        </w:r>
      </w:ins>
    </w:p>
    <w:p w14:paraId="3D774432" w14:textId="77777777" w:rsidR="002709E2" w:rsidRPr="002709E2" w:rsidRDefault="002709E2" w:rsidP="002709E2">
      <w:pPr>
        <w:spacing w:line="600" w:lineRule="auto"/>
        <w:jc w:val="left"/>
        <w:rPr>
          <w:ins w:id="17393" w:author="UTENTE" w:date="2020-06-30T18:54:00Z"/>
          <w:rFonts w:ascii="Calibri" w:eastAsia="Calibri" w:hAnsi="Calibri" w:cs="Times New Roman"/>
          <w:lang w:val="en-US"/>
        </w:rPr>
      </w:pPr>
      <w:ins w:id="17394" w:author="UTENTE" w:date="2020-06-30T18:54:00Z">
        <w:r w:rsidRPr="002709E2">
          <w:rPr>
            <w:rFonts w:ascii="Calibri" w:eastAsia="Calibri" w:hAnsi="Calibri" w:cs="Times New Roman"/>
            <w:lang w:val="en-US"/>
          </w:rPr>
          <w:t>1095.</w:t>
        </w:r>
        <w:r w:rsidRPr="002709E2">
          <w:rPr>
            <w:rFonts w:ascii="Calibri" w:eastAsia="Calibri" w:hAnsi="Calibri" w:cs="Times New Roman"/>
            <w:lang w:val="en-US"/>
          </w:rPr>
          <w:tab/>
          <w:t>n "It took awhile to reassure him we'd stay hidden, but he finally gave in, much to my satisfaction."</w:t>
        </w:r>
      </w:ins>
    </w:p>
    <w:p w14:paraId="23800184" w14:textId="77777777" w:rsidR="002709E2" w:rsidRPr="002709E2" w:rsidRDefault="002709E2" w:rsidP="002709E2">
      <w:pPr>
        <w:spacing w:line="600" w:lineRule="auto"/>
        <w:jc w:val="left"/>
        <w:rPr>
          <w:ins w:id="17395" w:author="UTENTE" w:date="2020-06-30T18:54:00Z"/>
          <w:rFonts w:ascii="Calibri" w:eastAsia="Calibri" w:hAnsi="Calibri" w:cs="Times New Roman"/>
          <w:lang w:val="en-US"/>
        </w:rPr>
      </w:pPr>
      <w:ins w:id="17396" w:author="UTENTE" w:date="2020-06-30T18:54:00Z">
        <w:r w:rsidRPr="002709E2">
          <w:rPr>
            <w:rFonts w:ascii="Calibri" w:eastAsia="Calibri" w:hAnsi="Calibri" w:cs="Times New Roman"/>
            <w:lang w:val="en-US"/>
          </w:rPr>
          <w:t>1096.</w:t>
        </w:r>
        <w:r w:rsidRPr="002709E2">
          <w:rPr>
            <w:rFonts w:ascii="Calibri" w:eastAsia="Calibri" w:hAnsi="Calibri" w:cs="Times New Roman"/>
            <w:lang w:val="en-US"/>
          </w:rPr>
          <w:tab/>
          <w:t>n "…And now, I can tell how happy he is that we actually came."</w:t>
        </w:r>
      </w:ins>
    </w:p>
    <w:p w14:paraId="00C6E625" w14:textId="77777777" w:rsidR="002709E2" w:rsidRPr="002709E2" w:rsidRDefault="002709E2" w:rsidP="002709E2">
      <w:pPr>
        <w:spacing w:line="600" w:lineRule="auto"/>
        <w:jc w:val="left"/>
        <w:rPr>
          <w:ins w:id="17397" w:author="UTENTE" w:date="2020-06-30T18:54:00Z"/>
          <w:rFonts w:ascii="Calibri" w:eastAsia="Calibri" w:hAnsi="Calibri" w:cs="Times New Roman"/>
          <w:lang w:val="en-US"/>
        </w:rPr>
      </w:pPr>
      <w:ins w:id="17398" w:author="UTENTE" w:date="2020-06-30T18:54:00Z">
        <w:r w:rsidRPr="002709E2">
          <w:rPr>
            <w:rFonts w:ascii="Calibri" w:eastAsia="Calibri" w:hAnsi="Calibri" w:cs="Times New Roman"/>
            <w:lang w:val="en-US"/>
          </w:rPr>
          <w:t>1097.</w:t>
        </w:r>
        <w:r w:rsidRPr="002709E2">
          <w:rPr>
            <w:rFonts w:ascii="Calibri" w:eastAsia="Calibri" w:hAnsi="Calibri" w:cs="Times New Roman"/>
            <w:lang w:val="en-US"/>
          </w:rPr>
          <w:tab/>
          <w:t>n "Even if his brother doesn't know he's here – or even alive – I think Dom just wants to watch over him, to see him off into being a \"true adult.\""</w:t>
        </w:r>
      </w:ins>
    </w:p>
    <w:p w14:paraId="6977CDF7" w14:textId="77777777" w:rsidR="002709E2" w:rsidRPr="002709E2" w:rsidRDefault="002709E2" w:rsidP="002709E2">
      <w:pPr>
        <w:spacing w:line="600" w:lineRule="auto"/>
        <w:jc w:val="left"/>
        <w:rPr>
          <w:ins w:id="17399" w:author="UTENTE" w:date="2020-06-30T18:54:00Z"/>
          <w:rFonts w:ascii="Calibri" w:eastAsia="Calibri" w:hAnsi="Calibri" w:cs="Times New Roman"/>
          <w:lang w:val="en-US"/>
        </w:rPr>
      </w:pPr>
      <w:ins w:id="17400" w:author="UTENTE" w:date="2020-06-30T18:54:00Z">
        <w:r w:rsidRPr="002709E2">
          <w:rPr>
            <w:rFonts w:ascii="Calibri" w:eastAsia="Calibri" w:hAnsi="Calibri" w:cs="Times New Roman"/>
            <w:lang w:val="en-US"/>
          </w:rPr>
          <w:t>1098.</w:t>
        </w:r>
        <w:r w:rsidRPr="002709E2">
          <w:rPr>
            <w:rFonts w:ascii="Calibri" w:eastAsia="Calibri" w:hAnsi="Calibri" w:cs="Times New Roman"/>
            <w:lang w:val="en-US"/>
          </w:rPr>
          <w:tab/>
          <w:t>d "\"He's all grown up now… ten years makes a hell of a difference.\""</w:t>
        </w:r>
      </w:ins>
    </w:p>
    <w:p w14:paraId="3425633C" w14:textId="77777777" w:rsidR="002709E2" w:rsidRPr="002709E2" w:rsidRDefault="002709E2" w:rsidP="002709E2">
      <w:pPr>
        <w:spacing w:line="600" w:lineRule="auto"/>
        <w:jc w:val="left"/>
        <w:rPr>
          <w:ins w:id="17401" w:author="UTENTE" w:date="2020-06-30T18:54:00Z"/>
          <w:rFonts w:ascii="Calibri" w:eastAsia="Calibri" w:hAnsi="Calibri" w:cs="Times New Roman"/>
          <w:lang w:val="en-US"/>
        </w:rPr>
      </w:pPr>
      <w:ins w:id="17402" w:author="UTENTE" w:date="2020-06-30T18:54:00Z">
        <w:r w:rsidRPr="002709E2">
          <w:rPr>
            <w:rFonts w:ascii="Calibri" w:eastAsia="Calibri" w:hAnsi="Calibri" w:cs="Times New Roman"/>
            <w:lang w:val="en-US"/>
          </w:rPr>
          <w:t>1099.</w:t>
        </w:r>
        <w:r w:rsidRPr="002709E2">
          <w:rPr>
            <w:rFonts w:ascii="Calibri" w:eastAsia="Calibri" w:hAnsi="Calibri" w:cs="Times New Roman"/>
            <w:lang w:val="en-US"/>
          </w:rPr>
          <w:tab/>
          <w:t>d "\"I just wish I could shake his hand.\""</w:t>
        </w:r>
        <w:r w:rsidRPr="002709E2">
          <w:rPr>
            <w:rFonts w:ascii="Calibri" w:eastAsia="Calibri" w:hAnsi="Calibri" w:cs="Times New Roman"/>
            <w:lang w:val="en-US"/>
          </w:rPr>
          <w:br w:type="page"/>
        </w:r>
      </w:ins>
    </w:p>
    <w:p w14:paraId="195CC652" w14:textId="77777777" w:rsidR="002709E2" w:rsidRPr="002709E2" w:rsidRDefault="002709E2" w:rsidP="002709E2">
      <w:pPr>
        <w:spacing w:line="600" w:lineRule="auto"/>
        <w:jc w:val="left"/>
        <w:rPr>
          <w:ins w:id="17403" w:author="UTENTE" w:date="2020-06-30T18:54:00Z"/>
          <w:rFonts w:ascii="Calibri" w:eastAsia="Calibri" w:hAnsi="Calibri" w:cs="Times New Roman"/>
        </w:rPr>
      </w:pPr>
      <w:ins w:id="17404" w:author="UTENTE" w:date="2020-06-30T18:54:00Z">
        <w:r w:rsidRPr="002709E2">
          <w:rPr>
            <w:rFonts w:ascii="Calibri" w:eastAsia="Calibri" w:hAnsi="Calibri" w:cs="Times New Roman"/>
          </w:rPr>
          <w:lastRenderedPageBreak/>
          <w:t>1090.</w:t>
        </w:r>
        <w:r w:rsidRPr="002709E2">
          <w:rPr>
            <w:rFonts w:ascii="Calibri" w:eastAsia="Calibri" w:hAnsi="Calibri" w:cs="Times New Roman"/>
          </w:rPr>
          <w:tab/>
          <w:t>n "Dom ha tirato fuori delle acrobazie che erano decisamente troppo pericolose per essere confortanti, balzando da un tetto all'altro, facendo salti impossibili che quasi mi facevano venire un infarto."</w:t>
        </w:r>
      </w:ins>
    </w:p>
    <w:p w14:paraId="1731033F" w14:textId="77777777" w:rsidR="002709E2" w:rsidRPr="002709E2" w:rsidRDefault="002709E2" w:rsidP="002709E2">
      <w:pPr>
        <w:spacing w:line="600" w:lineRule="auto"/>
        <w:jc w:val="left"/>
        <w:rPr>
          <w:ins w:id="17405" w:author="UTENTE" w:date="2020-06-30T18:54:00Z"/>
          <w:rFonts w:ascii="Calibri" w:eastAsia="Calibri" w:hAnsi="Calibri" w:cs="Times New Roman"/>
        </w:rPr>
      </w:pPr>
      <w:ins w:id="17406" w:author="UTENTE" w:date="2020-06-30T18:54:00Z">
        <w:r w:rsidRPr="002709E2">
          <w:rPr>
            <w:rFonts w:ascii="Calibri" w:eastAsia="Calibri" w:hAnsi="Calibri" w:cs="Times New Roman"/>
          </w:rPr>
          <w:t>1091.</w:t>
        </w:r>
        <w:r w:rsidRPr="002709E2">
          <w:rPr>
            <w:rFonts w:ascii="Calibri" w:eastAsia="Calibri" w:hAnsi="Calibri" w:cs="Times New Roman"/>
          </w:rPr>
          <w:tab/>
          <w:t>n "Siamo quasi stati catturati in parecchie occasioni, ma una volta arrivati alla stazione degli autobus più vicina, abbiamo lasciato la città in fretta e furia."</w:t>
        </w:r>
      </w:ins>
    </w:p>
    <w:p w14:paraId="4E5637FD" w14:textId="77777777" w:rsidR="002709E2" w:rsidRPr="002709E2" w:rsidRDefault="002709E2" w:rsidP="002709E2">
      <w:pPr>
        <w:spacing w:line="600" w:lineRule="auto"/>
        <w:jc w:val="left"/>
        <w:rPr>
          <w:ins w:id="17407" w:author="UTENTE" w:date="2020-06-30T18:54:00Z"/>
          <w:rFonts w:ascii="Calibri" w:eastAsia="Calibri" w:hAnsi="Calibri" w:cs="Times New Roman"/>
        </w:rPr>
      </w:pPr>
      <w:ins w:id="17408" w:author="UTENTE" w:date="2020-06-30T18:54:00Z">
        <w:r w:rsidRPr="002709E2">
          <w:rPr>
            <w:rFonts w:ascii="Calibri" w:eastAsia="Calibri" w:hAnsi="Calibri" w:cs="Times New Roman"/>
          </w:rPr>
          <w:t>1092.</w:t>
        </w:r>
        <w:r w:rsidRPr="002709E2">
          <w:rPr>
            <w:rFonts w:ascii="Calibri" w:eastAsia="Calibri" w:hAnsi="Calibri" w:cs="Times New Roman"/>
          </w:rPr>
          <w:tab/>
          <w:t>n "Per allontanarci il più possibile da San Fran, ci siamo diretti a est, facendo qualche lavoretto per riuscire ad arrivare a fine mese."</w:t>
        </w:r>
      </w:ins>
    </w:p>
    <w:p w14:paraId="5CAED646" w14:textId="77777777" w:rsidR="002709E2" w:rsidRPr="002709E2" w:rsidRDefault="002709E2" w:rsidP="002709E2">
      <w:pPr>
        <w:spacing w:line="600" w:lineRule="auto"/>
        <w:jc w:val="left"/>
        <w:rPr>
          <w:ins w:id="17409" w:author="UTENTE" w:date="2020-06-30T18:54:00Z"/>
          <w:rFonts w:ascii="Calibri" w:eastAsia="Calibri" w:hAnsi="Calibri" w:cs="Times New Roman"/>
        </w:rPr>
      </w:pPr>
      <w:ins w:id="17410" w:author="UTENTE" w:date="2020-06-30T18:54:00Z">
        <w:r w:rsidRPr="002709E2">
          <w:rPr>
            <w:rFonts w:ascii="Calibri" w:eastAsia="Calibri" w:hAnsi="Calibri" w:cs="Times New Roman"/>
          </w:rPr>
          <w:t>1093.</w:t>
        </w:r>
        <w:r w:rsidRPr="002709E2">
          <w:rPr>
            <w:rFonts w:ascii="Calibri" w:eastAsia="Calibri" w:hAnsi="Calibri" w:cs="Times New Roman"/>
          </w:rPr>
          <w:tab/>
          <w:t>n "La forza di un vampiro può essere una caratteristica estremamente preziosa nei lavori in cui bisogna alzare oggetti pesanti, lasciatemelo dire."</w:t>
        </w:r>
      </w:ins>
    </w:p>
    <w:p w14:paraId="3A5F34D0" w14:textId="77777777" w:rsidR="002709E2" w:rsidRPr="002709E2" w:rsidRDefault="002709E2" w:rsidP="002709E2">
      <w:pPr>
        <w:spacing w:line="600" w:lineRule="auto"/>
        <w:jc w:val="left"/>
        <w:rPr>
          <w:ins w:id="17411" w:author="UTENTE" w:date="2020-06-30T18:54:00Z"/>
          <w:rFonts w:ascii="Calibri" w:eastAsia="Calibri" w:hAnsi="Calibri" w:cs="Times New Roman"/>
        </w:rPr>
      </w:pPr>
      <w:ins w:id="17412" w:author="UTENTE" w:date="2020-06-30T18:54:00Z">
        <w:r w:rsidRPr="002709E2">
          <w:rPr>
            <w:rFonts w:ascii="Calibri" w:eastAsia="Calibri" w:hAnsi="Calibri" w:cs="Times New Roman"/>
          </w:rPr>
          <w:t>1094.</w:t>
        </w:r>
        <w:r w:rsidRPr="002709E2">
          <w:rPr>
            <w:rFonts w:ascii="Calibri" w:eastAsia="Calibri" w:hAnsi="Calibri" w:cs="Times New Roman"/>
          </w:rPr>
          <w:tab/>
          <w:t>n "Quando mi ricordai che il fratello di Dom si sarebbe sposato a breve, lo convinsi a cercare di fare una piccola visita."</w:t>
        </w:r>
      </w:ins>
    </w:p>
    <w:p w14:paraId="7179F34A" w14:textId="77777777" w:rsidR="002709E2" w:rsidRPr="002709E2" w:rsidRDefault="002709E2" w:rsidP="002709E2">
      <w:pPr>
        <w:spacing w:line="600" w:lineRule="auto"/>
        <w:jc w:val="left"/>
        <w:rPr>
          <w:ins w:id="17413" w:author="UTENTE" w:date="2020-06-30T18:54:00Z"/>
          <w:rFonts w:ascii="Calibri" w:eastAsia="Calibri" w:hAnsi="Calibri" w:cs="Times New Roman"/>
        </w:rPr>
      </w:pPr>
      <w:ins w:id="17414" w:author="UTENTE" w:date="2020-06-30T18:54:00Z">
        <w:r w:rsidRPr="002709E2">
          <w:rPr>
            <w:rFonts w:ascii="Calibri" w:eastAsia="Calibri" w:hAnsi="Calibri" w:cs="Times New Roman"/>
          </w:rPr>
          <w:t>1095.</w:t>
        </w:r>
        <w:r w:rsidRPr="002709E2">
          <w:rPr>
            <w:rFonts w:ascii="Calibri" w:eastAsia="Calibri" w:hAnsi="Calibri" w:cs="Times New Roman"/>
          </w:rPr>
          <w:tab/>
          <w:t>n "C'è voluto un po' per rassicurarlo che saremmo rimasti nascosti, ma alla fine si è arreso, per mia grande soddisfazione."</w:t>
        </w:r>
      </w:ins>
    </w:p>
    <w:p w14:paraId="6E775504" w14:textId="77777777" w:rsidR="002709E2" w:rsidRPr="002709E2" w:rsidRDefault="002709E2" w:rsidP="002709E2">
      <w:pPr>
        <w:spacing w:line="600" w:lineRule="auto"/>
        <w:jc w:val="left"/>
        <w:rPr>
          <w:ins w:id="17415" w:author="UTENTE" w:date="2020-06-30T18:54:00Z"/>
          <w:rFonts w:ascii="Calibri" w:eastAsia="Calibri" w:hAnsi="Calibri" w:cs="Times New Roman"/>
        </w:rPr>
      </w:pPr>
      <w:ins w:id="17416" w:author="UTENTE" w:date="2020-06-30T18:54:00Z">
        <w:r w:rsidRPr="002709E2">
          <w:rPr>
            <w:rFonts w:ascii="Calibri" w:eastAsia="Calibri" w:hAnsi="Calibri" w:cs="Times New Roman"/>
          </w:rPr>
          <w:t>1096.</w:t>
        </w:r>
        <w:r w:rsidRPr="002709E2">
          <w:rPr>
            <w:rFonts w:ascii="Calibri" w:eastAsia="Calibri" w:hAnsi="Calibri" w:cs="Times New Roman"/>
          </w:rPr>
          <w:tab/>
          <w:t>n "…E ora, posso dire quanto sia incredibilmente felice che siamo venuti."</w:t>
        </w:r>
      </w:ins>
    </w:p>
    <w:p w14:paraId="73057376" w14:textId="77777777" w:rsidR="002709E2" w:rsidRPr="002709E2" w:rsidRDefault="002709E2" w:rsidP="002709E2">
      <w:pPr>
        <w:spacing w:line="600" w:lineRule="auto"/>
        <w:jc w:val="left"/>
        <w:rPr>
          <w:ins w:id="17417" w:author="UTENTE" w:date="2020-06-30T18:54:00Z"/>
          <w:rFonts w:ascii="Calibri" w:eastAsia="Calibri" w:hAnsi="Calibri" w:cs="Times New Roman"/>
        </w:rPr>
      </w:pPr>
      <w:ins w:id="17418" w:author="UTENTE" w:date="2020-06-30T18:54:00Z">
        <w:r w:rsidRPr="002709E2">
          <w:rPr>
            <w:rFonts w:ascii="Calibri" w:eastAsia="Calibri" w:hAnsi="Calibri" w:cs="Times New Roman"/>
          </w:rPr>
          <w:t>1097.</w:t>
        </w:r>
        <w:r w:rsidRPr="002709E2">
          <w:rPr>
            <w:rFonts w:ascii="Calibri" w:eastAsia="Calibri" w:hAnsi="Calibri" w:cs="Times New Roman"/>
          </w:rPr>
          <w:tab/>
          <w:t>n "Anche se suo fratello non sa che è qui - o che sia vivo - penso che Dom voglia semplicemente vederlo, per poterlo in qualche modo accompagnare nel suo passaggio a \"vero adulto.\""</w:t>
        </w:r>
      </w:ins>
    </w:p>
    <w:p w14:paraId="332B5D32" w14:textId="77777777" w:rsidR="002709E2" w:rsidRPr="002709E2" w:rsidRDefault="002709E2" w:rsidP="002709E2">
      <w:pPr>
        <w:spacing w:line="600" w:lineRule="auto"/>
        <w:jc w:val="left"/>
        <w:rPr>
          <w:ins w:id="17419" w:author="UTENTE" w:date="2020-06-30T18:54:00Z"/>
          <w:rFonts w:ascii="Calibri" w:eastAsia="Calibri" w:hAnsi="Calibri" w:cs="Times New Roman"/>
        </w:rPr>
      </w:pPr>
      <w:ins w:id="17420" w:author="UTENTE" w:date="2020-06-30T18:54:00Z">
        <w:r w:rsidRPr="002709E2">
          <w:rPr>
            <w:rFonts w:ascii="Calibri" w:eastAsia="Calibri" w:hAnsi="Calibri" w:cs="Times New Roman"/>
          </w:rPr>
          <w:t>1098.</w:t>
        </w:r>
        <w:r w:rsidRPr="002709E2">
          <w:rPr>
            <w:rFonts w:ascii="Calibri" w:eastAsia="Calibri" w:hAnsi="Calibri" w:cs="Times New Roman"/>
          </w:rPr>
          <w:tab/>
          <w:t>d "\"È cresciuto così tanto… dieci anni fanno un'enorme differenza."</w:t>
        </w:r>
      </w:ins>
    </w:p>
    <w:p w14:paraId="21A30D39" w14:textId="77777777" w:rsidR="002709E2" w:rsidRPr="002709E2" w:rsidRDefault="002709E2" w:rsidP="002709E2">
      <w:pPr>
        <w:spacing w:line="600" w:lineRule="auto"/>
        <w:jc w:val="left"/>
        <w:rPr>
          <w:ins w:id="17421" w:author="UTENTE" w:date="2020-06-30T18:54:00Z"/>
          <w:rFonts w:ascii="Calibri" w:eastAsia="Calibri" w:hAnsi="Calibri" w:cs="Times New Roman"/>
        </w:rPr>
      </w:pPr>
      <w:ins w:id="17422" w:author="UTENTE" w:date="2020-06-30T18:54:00Z">
        <w:r w:rsidRPr="002709E2">
          <w:rPr>
            <w:rFonts w:ascii="Calibri" w:eastAsia="Calibri" w:hAnsi="Calibri" w:cs="Times New Roman"/>
          </w:rPr>
          <w:t>1099.</w:t>
        </w:r>
        <w:r w:rsidRPr="002709E2">
          <w:rPr>
            <w:rFonts w:ascii="Calibri" w:eastAsia="Calibri" w:hAnsi="Calibri" w:cs="Times New Roman"/>
          </w:rPr>
          <w:tab/>
          <w:t>d "\"Vorrei solo potergli stringere la mano.\""</w:t>
        </w:r>
        <w:r w:rsidRPr="002709E2">
          <w:rPr>
            <w:rFonts w:ascii="Calibri" w:eastAsia="Calibri" w:hAnsi="Calibri" w:cs="Times New Roman"/>
          </w:rPr>
          <w:br w:type="page"/>
        </w:r>
      </w:ins>
    </w:p>
    <w:p w14:paraId="073F172E" w14:textId="77777777" w:rsidR="002709E2" w:rsidRPr="002709E2" w:rsidRDefault="002709E2" w:rsidP="002709E2">
      <w:pPr>
        <w:spacing w:line="600" w:lineRule="auto"/>
        <w:jc w:val="left"/>
        <w:rPr>
          <w:ins w:id="17423" w:author="UTENTE" w:date="2020-06-30T18:54:00Z"/>
          <w:rFonts w:ascii="Calibri" w:eastAsia="Calibri" w:hAnsi="Calibri" w:cs="Times New Roman"/>
          <w:lang w:val="en-US"/>
        </w:rPr>
      </w:pPr>
      <w:ins w:id="17424" w:author="UTENTE" w:date="2020-06-30T18:54:00Z">
        <w:r w:rsidRPr="002709E2">
          <w:rPr>
            <w:rFonts w:ascii="Calibri" w:eastAsia="Calibri" w:hAnsi="Calibri" w:cs="Times New Roman"/>
            <w:lang w:val="en-US"/>
          </w:rPr>
          <w:lastRenderedPageBreak/>
          <w:t>1100.</w:t>
        </w:r>
        <w:r w:rsidRPr="002709E2">
          <w:rPr>
            <w:rFonts w:ascii="Calibri" w:eastAsia="Calibri" w:hAnsi="Calibri" w:cs="Times New Roman"/>
            <w:lang w:val="en-US"/>
          </w:rPr>
          <w:tab/>
          <w:t>n "Dom murmurs to me with a wistful smile, but there's only a little sadness in his voice."</w:t>
        </w:r>
      </w:ins>
    </w:p>
    <w:p w14:paraId="1A690087" w14:textId="77777777" w:rsidR="002709E2" w:rsidRPr="002709E2" w:rsidRDefault="002709E2" w:rsidP="002709E2">
      <w:pPr>
        <w:spacing w:line="600" w:lineRule="auto"/>
        <w:jc w:val="left"/>
        <w:rPr>
          <w:ins w:id="17425" w:author="UTENTE" w:date="2020-06-30T18:54:00Z"/>
          <w:rFonts w:ascii="Calibri" w:eastAsia="Calibri" w:hAnsi="Calibri" w:cs="Times New Roman"/>
          <w:lang w:val="en-US"/>
        </w:rPr>
      </w:pPr>
      <w:ins w:id="17426" w:author="UTENTE" w:date="2020-06-30T18:54:00Z">
        <w:r w:rsidRPr="002709E2">
          <w:rPr>
            <w:rFonts w:ascii="Calibri" w:eastAsia="Calibri" w:hAnsi="Calibri" w:cs="Times New Roman"/>
            <w:lang w:val="en-US"/>
          </w:rPr>
          <w:t>1101.</w:t>
        </w:r>
        <w:r w:rsidRPr="002709E2">
          <w:rPr>
            <w:rFonts w:ascii="Calibri" w:eastAsia="Calibri" w:hAnsi="Calibri" w:cs="Times New Roman"/>
            <w:lang w:val="en-US"/>
          </w:rPr>
          <w:tab/>
          <w:t>n "I stroke a hand through his feathery hair, letting out a soft sigh."</w:t>
        </w:r>
      </w:ins>
    </w:p>
    <w:p w14:paraId="4945F317" w14:textId="77777777" w:rsidR="002709E2" w:rsidRPr="002709E2" w:rsidRDefault="002709E2" w:rsidP="002709E2">
      <w:pPr>
        <w:spacing w:line="600" w:lineRule="auto"/>
        <w:jc w:val="left"/>
        <w:rPr>
          <w:ins w:id="17427" w:author="UTENTE" w:date="2020-06-30T18:54:00Z"/>
          <w:rFonts w:ascii="Calibri" w:eastAsia="Calibri" w:hAnsi="Calibri" w:cs="Times New Roman"/>
          <w:lang w:val="en-US"/>
        </w:rPr>
      </w:pPr>
      <w:ins w:id="17428" w:author="UTENTE" w:date="2020-06-30T18:54:00Z">
        <w:r w:rsidRPr="002709E2">
          <w:rPr>
            <w:rFonts w:ascii="Calibri" w:eastAsia="Calibri" w:hAnsi="Calibri" w:cs="Times New Roman"/>
            <w:lang w:val="en-US"/>
          </w:rPr>
          <w:t>1102.</w:t>
        </w:r>
        <w:r w:rsidRPr="002709E2">
          <w:rPr>
            <w:rFonts w:ascii="Calibri" w:eastAsia="Calibri" w:hAnsi="Calibri" w:cs="Times New Roman"/>
            <w:lang w:val="en-US"/>
          </w:rPr>
          <w:tab/>
          <w:t>mc "\"Maybe you can, one day.\""</w:t>
        </w:r>
      </w:ins>
    </w:p>
    <w:p w14:paraId="1B8B8E1A" w14:textId="77777777" w:rsidR="002709E2" w:rsidRPr="002709E2" w:rsidRDefault="002709E2" w:rsidP="002709E2">
      <w:pPr>
        <w:spacing w:line="600" w:lineRule="auto"/>
        <w:jc w:val="left"/>
        <w:rPr>
          <w:ins w:id="17429" w:author="UTENTE" w:date="2020-06-30T18:54:00Z"/>
          <w:rFonts w:ascii="Calibri" w:eastAsia="Calibri" w:hAnsi="Calibri" w:cs="Times New Roman"/>
          <w:lang w:val="en-US"/>
        </w:rPr>
      </w:pPr>
      <w:ins w:id="17430" w:author="UTENTE" w:date="2020-06-30T18:54:00Z">
        <w:r w:rsidRPr="002709E2">
          <w:rPr>
            <w:rFonts w:ascii="Calibri" w:eastAsia="Calibri" w:hAnsi="Calibri" w:cs="Times New Roman"/>
            <w:lang w:val="en-US"/>
          </w:rPr>
          <w:t>1103.</w:t>
        </w:r>
        <w:r w:rsidRPr="002709E2">
          <w:rPr>
            <w:rFonts w:ascii="Calibri" w:eastAsia="Calibri" w:hAnsi="Calibri" w:cs="Times New Roman"/>
            <w:lang w:val="en-US"/>
          </w:rPr>
          <w:tab/>
          <w:t>mc "\"Maybe you won't have to hide away from the world… one day.\""</w:t>
        </w:r>
      </w:ins>
    </w:p>
    <w:p w14:paraId="53D73FA1" w14:textId="77777777" w:rsidR="002709E2" w:rsidRPr="002709E2" w:rsidRDefault="002709E2" w:rsidP="002709E2">
      <w:pPr>
        <w:spacing w:line="600" w:lineRule="auto"/>
        <w:jc w:val="left"/>
        <w:rPr>
          <w:ins w:id="17431" w:author="UTENTE" w:date="2020-06-30T18:54:00Z"/>
          <w:rFonts w:ascii="Calibri" w:eastAsia="Calibri" w:hAnsi="Calibri" w:cs="Times New Roman"/>
          <w:lang w:val="en-US"/>
        </w:rPr>
      </w:pPr>
      <w:ins w:id="17432" w:author="UTENTE" w:date="2020-06-30T18:54:00Z">
        <w:r w:rsidRPr="002709E2">
          <w:rPr>
            <w:rFonts w:ascii="Calibri" w:eastAsia="Calibri" w:hAnsi="Calibri" w:cs="Times New Roman"/>
            <w:lang w:val="en-US"/>
          </w:rPr>
          <w:t>1104.</w:t>
        </w:r>
        <w:r w:rsidRPr="002709E2">
          <w:rPr>
            <w:rFonts w:ascii="Calibri" w:eastAsia="Calibri" w:hAnsi="Calibri" w:cs="Times New Roman"/>
            <w:lang w:val="en-US"/>
          </w:rPr>
          <w:tab/>
          <w:t>n "–Dom hasn't turned me yet, saying he thinks I need more time before I decide to seal my life away forever."</w:t>
        </w:r>
      </w:ins>
    </w:p>
    <w:p w14:paraId="03B0E892" w14:textId="77777777" w:rsidR="002709E2" w:rsidRPr="002709E2" w:rsidRDefault="002709E2" w:rsidP="002709E2">
      <w:pPr>
        <w:spacing w:line="600" w:lineRule="auto"/>
        <w:jc w:val="left"/>
        <w:rPr>
          <w:ins w:id="17433" w:author="UTENTE" w:date="2020-06-30T18:54:00Z"/>
          <w:rFonts w:ascii="Calibri" w:eastAsia="Calibri" w:hAnsi="Calibri" w:cs="Times New Roman"/>
          <w:lang w:val="en-US"/>
        </w:rPr>
      </w:pPr>
      <w:ins w:id="17434" w:author="UTENTE" w:date="2020-06-30T18:54:00Z">
        <w:r w:rsidRPr="002709E2">
          <w:rPr>
            <w:rFonts w:ascii="Calibri" w:eastAsia="Calibri" w:hAnsi="Calibri" w:cs="Times New Roman"/>
            <w:lang w:val="en-US"/>
          </w:rPr>
          <w:t>1105.</w:t>
        </w:r>
        <w:r w:rsidRPr="002709E2">
          <w:rPr>
            <w:rFonts w:ascii="Calibri" w:eastAsia="Calibri" w:hAnsi="Calibri" w:cs="Times New Roman"/>
            <w:lang w:val="en-US"/>
          </w:rPr>
          <w:tab/>
          <w:t>n "I'm grateful for it, too. It's a heavy curse to bear, and he doesn't want me to end up doing something I'll eternally regret."</w:t>
        </w:r>
      </w:ins>
    </w:p>
    <w:p w14:paraId="34D6DDCA" w14:textId="77777777" w:rsidR="002709E2" w:rsidRPr="002709E2" w:rsidRDefault="002709E2" w:rsidP="002709E2">
      <w:pPr>
        <w:spacing w:line="600" w:lineRule="auto"/>
        <w:jc w:val="left"/>
        <w:rPr>
          <w:ins w:id="17435" w:author="UTENTE" w:date="2020-06-30T18:54:00Z"/>
          <w:rFonts w:ascii="Calibri" w:eastAsia="Calibri" w:hAnsi="Calibri" w:cs="Times New Roman"/>
          <w:lang w:val="en-US"/>
        </w:rPr>
      </w:pPr>
      <w:ins w:id="17436" w:author="UTENTE" w:date="2020-06-30T18:54:00Z">
        <w:r w:rsidRPr="002709E2">
          <w:rPr>
            <w:rFonts w:ascii="Calibri" w:eastAsia="Calibri" w:hAnsi="Calibri" w:cs="Times New Roman"/>
            <w:lang w:val="en-US"/>
          </w:rPr>
          <w:t>1106.</w:t>
        </w:r>
        <w:r w:rsidRPr="002709E2">
          <w:rPr>
            <w:rFonts w:ascii="Calibri" w:eastAsia="Calibri" w:hAnsi="Calibri" w:cs="Times New Roman"/>
            <w:lang w:val="en-US"/>
          </w:rPr>
          <w:tab/>
          <w:t>n "…But I think I'll end up saying yes. {w}After all – I don't think I could bear the thought of facing death and leaving this adorably gloomy man all alone."</w:t>
        </w:r>
      </w:ins>
    </w:p>
    <w:p w14:paraId="3207636D" w14:textId="77777777" w:rsidR="002709E2" w:rsidRPr="002709E2" w:rsidRDefault="002709E2" w:rsidP="002709E2">
      <w:pPr>
        <w:spacing w:line="600" w:lineRule="auto"/>
        <w:jc w:val="left"/>
        <w:rPr>
          <w:ins w:id="17437" w:author="UTENTE" w:date="2020-06-30T18:54:00Z"/>
          <w:rFonts w:ascii="Calibri" w:eastAsia="Calibri" w:hAnsi="Calibri" w:cs="Times New Roman"/>
          <w:lang w:val="en-US"/>
        </w:rPr>
      </w:pPr>
      <w:ins w:id="17438" w:author="UTENTE" w:date="2020-06-30T18:54:00Z">
        <w:r w:rsidRPr="002709E2">
          <w:rPr>
            <w:rFonts w:ascii="Calibri" w:eastAsia="Calibri" w:hAnsi="Calibri" w:cs="Times New Roman"/>
            <w:lang w:val="en-US"/>
          </w:rPr>
          <w:t>1107.</w:t>
        </w:r>
        <w:r w:rsidRPr="002709E2">
          <w:rPr>
            <w:rFonts w:ascii="Calibri" w:eastAsia="Calibri" w:hAnsi="Calibri" w:cs="Times New Roman"/>
            <w:lang w:val="en-US"/>
          </w:rPr>
          <w:tab/>
          <w:t>u "\"I now pronounce you… man and wife!\""</w:t>
        </w:r>
      </w:ins>
    </w:p>
    <w:p w14:paraId="607E2CA7" w14:textId="77777777" w:rsidR="002709E2" w:rsidRPr="002709E2" w:rsidRDefault="002709E2" w:rsidP="002709E2">
      <w:pPr>
        <w:spacing w:line="600" w:lineRule="auto"/>
        <w:jc w:val="left"/>
        <w:rPr>
          <w:ins w:id="17439" w:author="UTENTE" w:date="2020-06-30T18:54:00Z"/>
          <w:rFonts w:ascii="Calibri" w:eastAsia="Calibri" w:hAnsi="Calibri" w:cs="Times New Roman"/>
          <w:lang w:val="en-US"/>
        </w:rPr>
      </w:pPr>
      <w:ins w:id="17440" w:author="UTENTE" w:date="2020-06-30T18:54:00Z">
        <w:r w:rsidRPr="002709E2">
          <w:rPr>
            <w:rFonts w:ascii="Calibri" w:eastAsia="Calibri" w:hAnsi="Calibri" w:cs="Times New Roman"/>
            <w:lang w:val="en-US"/>
          </w:rPr>
          <w:t>1108.</w:t>
        </w:r>
        <w:r w:rsidRPr="002709E2">
          <w:rPr>
            <w:rFonts w:ascii="Calibri" w:eastAsia="Calibri" w:hAnsi="Calibri" w:cs="Times New Roman"/>
            <w:lang w:val="en-US"/>
          </w:rPr>
          <w:tab/>
          <w:t>n "The priest's announcement rings out in the gardens, followed by enthusiastic cheers."</w:t>
        </w:r>
      </w:ins>
    </w:p>
    <w:p w14:paraId="6383FDA0" w14:textId="77777777" w:rsidR="002709E2" w:rsidRPr="002709E2" w:rsidRDefault="002709E2" w:rsidP="002709E2">
      <w:pPr>
        <w:spacing w:line="600" w:lineRule="auto"/>
        <w:jc w:val="left"/>
        <w:rPr>
          <w:ins w:id="17441" w:author="UTENTE" w:date="2020-06-30T18:54:00Z"/>
          <w:rFonts w:ascii="Calibri" w:eastAsia="Calibri" w:hAnsi="Calibri" w:cs="Times New Roman"/>
          <w:lang w:val="en-US"/>
        </w:rPr>
      </w:pPr>
      <w:ins w:id="17442" w:author="UTENTE" w:date="2020-06-30T18:54:00Z">
        <w:r w:rsidRPr="002709E2">
          <w:rPr>
            <w:rFonts w:ascii="Calibri" w:eastAsia="Calibri" w:hAnsi="Calibri" w:cs="Times New Roman"/>
            <w:lang w:val="en-US"/>
          </w:rPr>
          <w:t>1109.</w:t>
        </w:r>
        <w:r w:rsidRPr="002709E2">
          <w:rPr>
            <w:rFonts w:ascii="Calibri" w:eastAsia="Calibri" w:hAnsi="Calibri" w:cs="Times New Roman"/>
            <w:lang w:val="en-US"/>
          </w:rPr>
          <w:tab/>
          <w:t>mc "\"…Well, should I try and catch the bouquet? I'll be expecting a giant diamond ring from you,\nso be prepared.\""</w:t>
        </w:r>
      </w:ins>
    </w:p>
    <w:p w14:paraId="59A5BFBC" w14:textId="77777777" w:rsidR="002709E2" w:rsidRPr="002709E2" w:rsidRDefault="002709E2" w:rsidP="002709E2">
      <w:pPr>
        <w:spacing w:line="600" w:lineRule="auto"/>
        <w:jc w:val="left"/>
        <w:rPr>
          <w:ins w:id="17443" w:author="UTENTE" w:date="2020-06-30T18:54:00Z"/>
          <w:rFonts w:ascii="Calibri" w:eastAsia="Calibri" w:hAnsi="Calibri" w:cs="Times New Roman"/>
          <w:lang w:val="en-US"/>
        </w:rPr>
      </w:pPr>
      <w:ins w:id="17444" w:author="UTENTE" w:date="2020-06-30T18:54:00Z">
        <w:r w:rsidRPr="002709E2">
          <w:rPr>
            <w:rFonts w:ascii="Calibri" w:eastAsia="Calibri" w:hAnsi="Calibri" w:cs="Times New Roman"/>
            <w:lang w:val="en-US"/>
          </w:rPr>
          <w:t>1110.</w:t>
        </w:r>
        <w:r w:rsidRPr="002709E2">
          <w:rPr>
            <w:rFonts w:ascii="Calibri" w:eastAsia="Calibri" w:hAnsi="Calibri" w:cs="Times New Roman"/>
            <w:lang w:val="en-US"/>
          </w:rPr>
          <w:tab/>
          <w:t>d "\"You're pretty needy for a guy who was working in a diner.\""</w:t>
        </w:r>
      </w:ins>
    </w:p>
    <w:p w14:paraId="46B97C9E" w14:textId="77777777" w:rsidR="002709E2" w:rsidRPr="002709E2" w:rsidRDefault="002709E2" w:rsidP="002709E2">
      <w:pPr>
        <w:spacing w:line="600" w:lineRule="auto"/>
        <w:jc w:val="left"/>
        <w:rPr>
          <w:ins w:id="17445" w:author="UTENTE" w:date="2020-06-30T18:54:00Z"/>
          <w:rFonts w:ascii="Calibri" w:eastAsia="Calibri" w:hAnsi="Calibri" w:cs="Times New Roman"/>
          <w:lang w:val="en-US"/>
          <w:rPrChange w:id="17446" w:author="UTENTE" w:date="2020-06-30T18:54:00Z">
            <w:rPr>
              <w:ins w:id="17447" w:author="UTENTE" w:date="2020-06-30T18:54:00Z"/>
              <w:rFonts w:ascii="Calibri" w:eastAsia="Calibri" w:hAnsi="Calibri" w:cs="Times New Roman"/>
            </w:rPr>
          </w:rPrChange>
        </w:rPr>
      </w:pPr>
      <w:ins w:id="17448" w:author="UTENTE" w:date="2020-06-30T18:54:00Z">
        <w:r w:rsidRPr="002709E2">
          <w:rPr>
            <w:rFonts w:ascii="Calibri" w:eastAsia="Calibri" w:hAnsi="Calibri" w:cs="Times New Roman"/>
            <w:lang w:val="en-US"/>
            <w:rPrChange w:id="17449" w:author="UTENTE" w:date="2020-06-30T18:54:00Z">
              <w:rPr>
                <w:rFonts w:ascii="Calibri" w:eastAsia="Calibri" w:hAnsi="Calibri" w:cs="Times New Roman"/>
              </w:rPr>
            </w:rPrChange>
          </w:rPr>
          <w:t>1111.</w:t>
        </w:r>
        <w:r w:rsidRPr="002709E2">
          <w:rPr>
            <w:rFonts w:ascii="Calibri" w:eastAsia="Calibri" w:hAnsi="Calibri" w:cs="Times New Roman"/>
            <w:lang w:val="en-US"/>
            <w:rPrChange w:id="17450" w:author="UTENTE" w:date="2020-06-30T18:54:00Z">
              <w:rPr>
                <w:rFonts w:ascii="Calibri" w:eastAsia="Calibri" w:hAnsi="Calibri" w:cs="Times New Roman"/>
              </w:rPr>
            </w:rPrChange>
          </w:rPr>
          <w:tab/>
          <w:t>mc "\"Jeez, how rude.\""</w:t>
        </w:r>
      </w:ins>
    </w:p>
    <w:p w14:paraId="54EE93C3" w14:textId="77777777" w:rsidR="002709E2" w:rsidRPr="002709E2" w:rsidRDefault="002709E2" w:rsidP="002709E2">
      <w:pPr>
        <w:spacing w:line="600" w:lineRule="auto"/>
        <w:jc w:val="left"/>
        <w:rPr>
          <w:ins w:id="17451" w:author="UTENTE" w:date="2020-06-30T18:54:00Z"/>
          <w:rFonts w:ascii="Calibri" w:eastAsia="Calibri" w:hAnsi="Calibri" w:cs="Times New Roman"/>
          <w:lang w:val="en-US"/>
        </w:rPr>
      </w:pPr>
      <w:ins w:id="17452" w:author="UTENTE" w:date="2020-06-30T18:54:00Z">
        <w:r w:rsidRPr="002709E2">
          <w:rPr>
            <w:rFonts w:ascii="Calibri" w:eastAsia="Calibri" w:hAnsi="Calibri" w:cs="Times New Roman"/>
            <w:lang w:val="en-US"/>
          </w:rPr>
          <w:t>1112.</w:t>
        </w:r>
        <w:r w:rsidRPr="002709E2">
          <w:rPr>
            <w:rFonts w:ascii="Calibri" w:eastAsia="Calibri" w:hAnsi="Calibri" w:cs="Times New Roman"/>
            <w:lang w:val="en-US"/>
          </w:rPr>
          <w:tab/>
          <w:t>n "Dom leans in to press a little kiss onto my pouting lips."</w:t>
        </w:r>
        <w:r w:rsidRPr="002709E2">
          <w:rPr>
            <w:rFonts w:ascii="Calibri" w:eastAsia="Calibri" w:hAnsi="Calibri" w:cs="Times New Roman"/>
            <w:lang w:val="en-US"/>
          </w:rPr>
          <w:br w:type="page"/>
        </w:r>
      </w:ins>
    </w:p>
    <w:p w14:paraId="5FA77BED" w14:textId="77777777" w:rsidR="002709E2" w:rsidRPr="002709E2" w:rsidRDefault="002709E2" w:rsidP="002709E2">
      <w:pPr>
        <w:spacing w:line="600" w:lineRule="auto"/>
        <w:jc w:val="left"/>
        <w:rPr>
          <w:ins w:id="17453" w:author="UTENTE" w:date="2020-06-30T18:54:00Z"/>
          <w:rFonts w:ascii="Calibri" w:eastAsia="Calibri" w:hAnsi="Calibri" w:cs="Times New Roman"/>
        </w:rPr>
      </w:pPr>
      <w:ins w:id="17454" w:author="UTENTE" w:date="2020-06-30T18:54:00Z">
        <w:r w:rsidRPr="002709E2">
          <w:rPr>
            <w:rFonts w:ascii="Calibri" w:eastAsia="Calibri" w:hAnsi="Calibri" w:cs="Times New Roman"/>
          </w:rPr>
          <w:lastRenderedPageBreak/>
          <w:t>1100.</w:t>
        </w:r>
        <w:r w:rsidRPr="002709E2">
          <w:rPr>
            <w:rFonts w:ascii="Calibri" w:eastAsia="Calibri" w:hAnsi="Calibri" w:cs="Times New Roman"/>
          </w:rPr>
          <w:tab/>
          <w:t>n "Mormora Dom con un sorriso malinconico, ma c'è solo un filo di tristezza nella sua voce."</w:t>
        </w:r>
      </w:ins>
    </w:p>
    <w:p w14:paraId="374A1601" w14:textId="77777777" w:rsidR="002709E2" w:rsidRPr="002709E2" w:rsidRDefault="002709E2" w:rsidP="002709E2">
      <w:pPr>
        <w:spacing w:line="600" w:lineRule="auto"/>
        <w:jc w:val="left"/>
        <w:rPr>
          <w:ins w:id="17455" w:author="UTENTE" w:date="2020-06-30T18:54:00Z"/>
          <w:rFonts w:ascii="Calibri" w:eastAsia="Calibri" w:hAnsi="Calibri" w:cs="Times New Roman"/>
        </w:rPr>
      </w:pPr>
      <w:ins w:id="17456" w:author="UTENTE" w:date="2020-06-30T18:54:00Z">
        <w:r w:rsidRPr="002709E2">
          <w:rPr>
            <w:rFonts w:ascii="Calibri" w:eastAsia="Calibri" w:hAnsi="Calibri" w:cs="Times New Roman"/>
          </w:rPr>
          <w:t>1101.</w:t>
        </w:r>
        <w:r w:rsidRPr="002709E2">
          <w:rPr>
            <w:rFonts w:ascii="Calibri" w:eastAsia="Calibri" w:hAnsi="Calibri" w:cs="Times New Roman"/>
          </w:rPr>
          <w:tab/>
          <w:t>n "Gli passo una mano fra i morbidi capelli, lasciandomi andare ad un sospiro."</w:t>
        </w:r>
      </w:ins>
    </w:p>
    <w:p w14:paraId="303AF536" w14:textId="77777777" w:rsidR="002709E2" w:rsidRPr="002709E2" w:rsidRDefault="002709E2" w:rsidP="002709E2">
      <w:pPr>
        <w:spacing w:line="600" w:lineRule="auto"/>
        <w:jc w:val="left"/>
        <w:rPr>
          <w:ins w:id="17457" w:author="UTENTE" w:date="2020-06-30T18:54:00Z"/>
          <w:rFonts w:ascii="Calibri" w:eastAsia="Calibri" w:hAnsi="Calibri" w:cs="Times New Roman"/>
        </w:rPr>
      </w:pPr>
      <w:ins w:id="17458" w:author="UTENTE" w:date="2020-06-30T18:54:00Z">
        <w:r w:rsidRPr="002709E2">
          <w:rPr>
            <w:rFonts w:ascii="Calibri" w:eastAsia="Calibri" w:hAnsi="Calibri" w:cs="Times New Roman"/>
          </w:rPr>
          <w:t>1102.</w:t>
        </w:r>
        <w:r w:rsidRPr="002709E2">
          <w:rPr>
            <w:rFonts w:ascii="Calibri" w:eastAsia="Calibri" w:hAnsi="Calibri" w:cs="Times New Roman"/>
          </w:rPr>
          <w:tab/>
          <w:t>mc "\"Magari potrai, un giorno.\""</w:t>
        </w:r>
      </w:ins>
    </w:p>
    <w:p w14:paraId="60DDF214" w14:textId="77777777" w:rsidR="002709E2" w:rsidRPr="002709E2" w:rsidRDefault="002709E2" w:rsidP="002709E2">
      <w:pPr>
        <w:spacing w:line="600" w:lineRule="auto"/>
        <w:jc w:val="left"/>
        <w:rPr>
          <w:ins w:id="17459" w:author="UTENTE" w:date="2020-06-30T18:54:00Z"/>
          <w:rFonts w:ascii="Calibri" w:eastAsia="Calibri" w:hAnsi="Calibri" w:cs="Times New Roman"/>
        </w:rPr>
      </w:pPr>
      <w:ins w:id="17460" w:author="UTENTE" w:date="2020-06-30T18:54:00Z">
        <w:r w:rsidRPr="002709E2">
          <w:rPr>
            <w:rFonts w:ascii="Calibri" w:eastAsia="Calibri" w:hAnsi="Calibri" w:cs="Times New Roman"/>
          </w:rPr>
          <w:t>1103.</w:t>
        </w:r>
        <w:r w:rsidRPr="002709E2">
          <w:rPr>
            <w:rFonts w:ascii="Calibri" w:eastAsia="Calibri" w:hAnsi="Calibri" w:cs="Times New Roman"/>
          </w:rPr>
          <w:tab/>
          <w:t>mc "\"Magari non dovrai nasconderti dal mondo… un giorno.\""</w:t>
        </w:r>
      </w:ins>
    </w:p>
    <w:p w14:paraId="3D9CE4D3" w14:textId="77777777" w:rsidR="002709E2" w:rsidRPr="002709E2" w:rsidRDefault="002709E2" w:rsidP="002709E2">
      <w:pPr>
        <w:spacing w:line="600" w:lineRule="auto"/>
        <w:jc w:val="left"/>
        <w:rPr>
          <w:ins w:id="17461" w:author="UTENTE" w:date="2020-06-30T18:54:00Z"/>
          <w:rFonts w:ascii="Calibri" w:eastAsia="Calibri" w:hAnsi="Calibri" w:cs="Times New Roman"/>
        </w:rPr>
      </w:pPr>
      <w:ins w:id="17462" w:author="UTENTE" w:date="2020-06-30T18:54:00Z">
        <w:r w:rsidRPr="002709E2">
          <w:rPr>
            <w:rFonts w:ascii="Calibri" w:eastAsia="Calibri" w:hAnsi="Calibri" w:cs="Times New Roman"/>
          </w:rPr>
          <w:t>1104.</w:t>
        </w:r>
        <w:r w:rsidRPr="002709E2">
          <w:rPr>
            <w:rFonts w:ascii="Calibri" w:eastAsia="Calibri" w:hAnsi="Calibri" w:cs="Times New Roman"/>
          </w:rPr>
          <w:tab/>
          <w:t>n "Dom non mi ha ancora trasformato, dice che ho bisogno di più tempo per decidere se voglio mettere una pietra sopra la mia vita."</w:t>
        </w:r>
      </w:ins>
    </w:p>
    <w:p w14:paraId="47033A49" w14:textId="77777777" w:rsidR="002709E2" w:rsidRPr="002709E2" w:rsidRDefault="002709E2" w:rsidP="002709E2">
      <w:pPr>
        <w:spacing w:line="600" w:lineRule="auto"/>
        <w:jc w:val="left"/>
        <w:rPr>
          <w:ins w:id="17463" w:author="UTENTE" w:date="2020-06-30T18:54:00Z"/>
          <w:rFonts w:ascii="Calibri" w:eastAsia="Calibri" w:hAnsi="Calibri" w:cs="Times New Roman"/>
        </w:rPr>
      </w:pPr>
      <w:ins w:id="17464" w:author="UTENTE" w:date="2020-06-30T18:54:00Z">
        <w:r w:rsidRPr="002709E2">
          <w:rPr>
            <w:rFonts w:ascii="Calibri" w:eastAsia="Calibri" w:hAnsi="Calibri" w:cs="Times New Roman"/>
          </w:rPr>
          <w:t>1105.</w:t>
        </w:r>
        <w:r w:rsidRPr="002709E2">
          <w:rPr>
            <w:rFonts w:ascii="Calibri" w:eastAsia="Calibri" w:hAnsi="Calibri" w:cs="Times New Roman"/>
          </w:rPr>
          <w:tab/>
          <w:t>n "Gli sono grato, però. È una maledizione pesante da sopportare e non vuole che finisca per fare una cosa di cui mi pentirò in eterno."</w:t>
        </w:r>
      </w:ins>
    </w:p>
    <w:p w14:paraId="61DFCEDF" w14:textId="77777777" w:rsidR="002709E2" w:rsidRPr="002709E2" w:rsidRDefault="002709E2" w:rsidP="002709E2">
      <w:pPr>
        <w:spacing w:line="600" w:lineRule="auto"/>
        <w:jc w:val="left"/>
        <w:rPr>
          <w:ins w:id="17465" w:author="UTENTE" w:date="2020-06-30T18:54:00Z"/>
          <w:rFonts w:ascii="Calibri" w:eastAsia="Calibri" w:hAnsi="Calibri" w:cs="Times New Roman"/>
        </w:rPr>
      </w:pPr>
      <w:ins w:id="17466" w:author="UTENTE" w:date="2020-06-30T18:54:00Z">
        <w:r w:rsidRPr="002709E2">
          <w:rPr>
            <w:rFonts w:ascii="Calibri" w:eastAsia="Calibri" w:hAnsi="Calibri" w:cs="Times New Roman"/>
          </w:rPr>
          <w:t>1106.</w:t>
        </w:r>
        <w:r w:rsidRPr="002709E2">
          <w:rPr>
            <w:rFonts w:ascii="Calibri" w:eastAsia="Calibri" w:hAnsi="Calibri" w:cs="Times New Roman"/>
          </w:rPr>
          <w:tab/>
          <w:t>n "…Ma penso che alla fine accetterò. {w}Dopo tutto, non penso di poter reggere il pensiero di morire e lasciare questo adorabile e cupo uomo tutto solo. "</w:t>
        </w:r>
      </w:ins>
    </w:p>
    <w:p w14:paraId="62101E5F" w14:textId="77777777" w:rsidR="002709E2" w:rsidRPr="002709E2" w:rsidRDefault="002709E2" w:rsidP="002709E2">
      <w:pPr>
        <w:spacing w:line="600" w:lineRule="auto"/>
        <w:jc w:val="left"/>
        <w:rPr>
          <w:ins w:id="17467" w:author="UTENTE" w:date="2020-06-30T18:54:00Z"/>
          <w:rFonts w:ascii="Calibri" w:eastAsia="Calibri" w:hAnsi="Calibri" w:cs="Times New Roman"/>
        </w:rPr>
      </w:pPr>
      <w:ins w:id="17468" w:author="UTENTE" w:date="2020-06-30T18:54:00Z">
        <w:r w:rsidRPr="002709E2">
          <w:rPr>
            <w:rFonts w:ascii="Calibri" w:eastAsia="Calibri" w:hAnsi="Calibri" w:cs="Times New Roman"/>
          </w:rPr>
          <w:t>1107.</w:t>
        </w:r>
        <w:r w:rsidRPr="002709E2">
          <w:rPr>
            <w:rFonts w:ascii="Calibri" w:eastAsia="Calibri" w:hAnsi="Calibri" w:cs="Times New Roman"/>
          </w:rPr>
          <w:tab/>
          <w:t>u "\"Vi dichiaro… marito e moglie!\""</w:t>
        </w:r>
      </w:ins>
    </w:p>
    <w:p w14:paraId="1F6A08CB" w14:textId="77777777" w:rsidR="002709E2" w:rsidRPr="002709E2" w:rsidRDefault="002709E2" w:rsidP="002709E2">
      <w:pPr>
        <w:spacing w:line="600" w:lineRule="auto"/>
        <w:jc w:val="left"/>
        <w:rPr>
          <w:ins w:id="17469" w:author="UTENTE" w:date="2020-06-30T18:54:00Z"/>
          <w:rFonts w:ascii="Calibri" w:eastAsia="Calibri" w:hAnsi="Calibri" w:cs="Times New Roman"/>
        </w:rPr>
      </w:pPr>
      <w:ins w:id="17470" w:author="UTENTE" w:date="2020-06-30T18:54:00Z">
        <w:r w:rsidRPr="002709E2">
          <w:rPr>
            <w:rFonts w:ascii="Calibri" w:eastAsia="Calibri" w:hAnsi="Calibri" w:cs="Times New Roman"/>
          </w:rPr>
          <w:t>1108.</w:t>
        </w:r>
        <w:r w:rsidRPr="002709E2">
          <w:rPr>
            <w:rFonts w:ascii="Calibri" w:eastAsia="Calibri" w:hAnsi="Calibri" w:cs="Times New Roman"/>
          </w:rPr>
          <w:tab/>
          <w:t>n "L'annuncio del prete riecheggia per il giardino, seguito dagli auguri entusiasti dei presenti."</w:t>
        </w:r>
      </w:ins>
    </w:p>
    <w:p w14:paraId="41E004E6" w14:textId="77777777" w:rsidR="002709E2" w:rsidRPr="002709E2" w:rsidRDefault="002709E2" w:rsidP="002709E2">
      <w:pPr>
        <w:spacing w:line="600" w:lineRule="auto"/>
        <w:jc w:val="left"/>
        <w:rPr>
          <w:ins w:id="17471" w:author="UTENTE" w:date="2020-06-30T18:54:00Z"/>
          <w:rFonts w:ascii="Calibri" w:eastAsia="Calibri" w:hAnsi="Calibri" w:cs="Times New Roman"/>
        </w:rPr>
      </w:pPr>
      <w:ins w:id="17472" w:author="UTENTE" w:date="2020-06-30T18:54:00Z">
        <w:r w:rsidRPr="002709E2">
          <w:rPr>
            <w:rFonts w:ascii="Calibri" w:eastAsia="Calibri" w:hAnsi="Calibri" w:cs="Times New Roman"/>
          </w:rPr>
          <w:t>1109.</w:t>
        </w:r>
        <w:r w:rsidRPr="002709E2">
          <w:rPr>
            <w:rFonts w:ascii="Calibri" w:eastAsia="Calibri" w:hAnsi="Calibri" w:cs="Times New Roman"/>
          </w:rPr>
          <w:tab/>
          <w:t>mc "\"…Beh, che dici, cerco di prendere il bouquet? Mi aspetto un anello con un gigantesco diamante, \nquindi preparati.\""</w:t>
        </w:r>
      </w:ins>
    </w:p>
    <w:p w14:paraId="4A28CB63" w14:textId="77777777" w:rsidR="002709E2" w:rsidRPr="002709E2" w:rsidRDefault="002709E2" w:rsidP="002709E2">
      <w:pPr>
        <w:spacing w:line="600" w:lineRule="auto"/>
        <w:jc w:val="left"/>
        <w:rPr>
          <w:ins w:id="17473" w:author="UTENTE" w:date="2020-06-30T18:54:00Z"/>
          <w:rFonts w:ascii="Calibri" w:eastAsia="Calibri" w:hAnsi="Calibri" w:cs="Times New Roman"/>
          <w:rPrChange w:id="17474" w:author="UTENTE" w:date="2020-06-30T18:54:00Z">
            <w:rPr>
              <w:ins w:id="17475" w:author="UTENTE" w:date="2020-06-30T18:54:00Z"/>
              <w:rFonts w:ascii="Calibri" w:eastAsia="Calibri" w:hAnsi="Calibri" w:cs="Times New Roman"/>
              <w:lang w:val="en-US"/>
            </w:rPr>
          </w:rPrChange>
        </w:rPr>
      </w:pPr>
      <w:ins w:id="17476" w:author="UTENTE" w:date="2020-06-30T18:54:00Z">
        <w:r w:rsidRPr="002709E2">
          <w:rPr>
            <w:rFonts w:ascii="Calibri" w:eastAsia="Calibri" w:hAnsi="Calibri" w:cs="Times New Roman"/>
          </w:rPr>
          <w:t>1110.</w:t>
        </w:r>
        <w:r w:rsidRPr="002709E2">
          <w:rPr>
            <w:rFonts w:ascii="Calibri" w:eastAsia="Calibri" w:hAnsi="Calibri" w:cs="Times New Roman"/>
          </w:rPr>
          <w:tab/>
          <w:t xml:space="preserve">d "\"Sei piuttosto esigente per essere uno che lavorava in una tavola calda.\" </w:t>
        </w:r>
        <w:r w:rsidRPr="002709E2">
          <w:rPr>
            <w:rFonts w:ascii="Calibri" w:eastAsia="Calibri" w:hAnsi="Calibri" w:cs="Times New Roman"/>
            <w:rPrChange w:id="17477" w:author="UTENTE" w:date="2020-06-30T18:54:00Z">
              <w:rPr>
                <w:rFonts w:ascii="Calibri" w:eastAsia="Calibri" w:hAnsi="Calibri" w:cs="Times New Roman"/>
                <w:lang w:val="en-US"/>
              </w:rPr>
            </w:rPrChange>
          </w:rPr>
          <w:t>"</w:t>
        </w:r>
      </w:ins>
    </w:p>
    <w:p w14:paraId="1A0F7B05" w14:textId="77777777" w:rsidR="002709E2" w:rsidRPr="002709E2" w:rsidRDefault="002709E2" w:rsidP="002709E2">
      <w:pPr>
        <w:spacing w:line="600" w:lineRule="auto"/>
        <w:jc w:val="left"/>
        <w:rPr>
          <w:ins w:id="17478" w:author="UTENTE" w:date="2020-06-30T18:54:00Z"/>
          <w:rFonts w:ascii="Calibri" w:eastAsia="Calibri" w:hAnsi="Calibri" w:cs="Times New Roman"/>
          <w:rPrChange w:id="17479" w:author="UTENTE" w:date="2020-06-30T18:54:00Z">
            <w:rPr>
              <w:ins w:id="17480" w:author="UTENTE" w:date="2020-06-30T18:54:00Z"/>
              <w:rFonts w:ascii="Calibri" w:eastAsia="Calibri" w:hAnsi="Calibri" w:cs="Times New Roman"/>
              <w:lang w:val="en-US"/>
            </w:rPr>
          </w:rPrChange>
        </w:rPr>
      </w:pPr>
      <w:ins w:id="17481" w:author="UTENTE" w:date="2020-06-30T18:54:00Z">
        <w:r w:rsidRPr="002709E2">
          <w:rPr>
            <w:rFonts w:ascii="Calibri" w:eastAsia="Calibri" w:hAnsi="Calibri" w:cs="Times New Roman"/>
            <w:rPrChange w:id="17482" w:author="UTENTE" w:date="2020-06-30T18:54:00Z">
              <w:rPr>
                <w:rFonts w:ascii="Calibri" w:eastAsia="Calibri" w:hAnsi="Calibri" w:cs="Times New Roman"/>
                <w:lang w:val="en-US"/>
              </w:rPr>
            </w:rPrChange>
          </w:rPr>
          <w:t>1111.</w:t>
        </w:r>
        <w:r w:rsidRPr="002709E2">
          <w:rPr>
            <w:rFonts w:ascii="Calibri" w:eastAsia="Calibri" w:hAnsi="Calibri" w:cs="Times New Roman"/>
            <w:rPrChange w:id="17483" w:author="UTENTE" w:date="2020-06-30T18:54:00Z">
              <w:rPr>
                <w:rFonts w:ascii="Calibri" w:eastAsia="Calibri" w:hAnsi="Calibri" w:cs="Times New Roman"/>
                <w:lang w:val="en-US"/>
              </w:rPr>
            </w:rPrChange>
          </w:rPr>
          <w:tab/>
          <w:t>mc "\"Wow, che sgarbataggine.\""</w:t>
        </w:r>
      </w:ins>
    </w:p>
    <w:p w14:paraId="5EEF316D" w14:textId="77777777" w:rsidR="002709E2" w:rsidRPr="002709E2" w:rsidRDefault="002709E2" w:rsidP="002709E2">
      <w:pPr>
        <w:spacing w:line="600" w:lineRule="auto"/>
        <w:jc w:val="left"/>
        <w:rPr>
          <w:ins w:id="17484" w:author="UTENTE" w:date="2020-06-30T18:54:00Z"/>
          <w:rFonts w:ascii="Calibri" w:eastAsia="Calibri" w:hAnsi="Calibri" w:cs="Times New Roman"/>
        </w:rPr>
      </w:pPr>
      <w:ins w:id="17485" w:author="UTENTE" w:date="2020-06-30T18:54:00Z">
        <w:r w:rsidRPr="002709E2">
          <w:rPr>
            <w:rFonts w:ascii="Calibri" w:eastAsia="Calibri" w:hAnsi="Calibri" w:cs="Times New Roman"/>
          </w:rPr>
          <w:t>1112.</w:t>
        </w:r>
        <w:r w:rsidRPr="002709E2">
          <w:rPr>
            <w:rFonts w:ascii="Calibri" w:eastAsia="Calibri" w:hAnsi="Calibri" w:cs="Times New Roman"/>
          </w:rPr>
          <w:tab/>
          <w:t>n "Dom si avvicina per stamparmi un tenero bacio sulle labbra imbronciate."</w:t>
        </w:r>
        <w:r w:rsidRPr="002709E2">
          <w:rPr>
            <w:rFonts w:ascii="Calibri" w:eastAsia="Calibri" w:hAnsi="Calibri" w:cs="Times New Roman"/>
          </w:rPr>
          <w:br w:type="page"/>
        </w:r>
      </w:ins>
    </w:p>
    <w:p w14:paraId="19480ECC" w14:textId="77777777" w:rsidR="002709E2" w:rsidRPr="002709E2" w:rsidRDefault="002709E2" w:rsidP="002709E2">
      <w:pPr>
        <w:spacing w:line="600" w:lineRule="auto"/>
        <w:jc w:val="left"/>
        <w:rPr>
          <w:ins w:id="17486" w:author="UTENTE" w:date="2020-06-30T18:54:00Z"/>
          <w:rFonts w:ascii="Calibri" w:eastAsia="Calibri" w:hAnsi="Calibri" w:cs="Times New Roman"/>
          <w:lang w:val="en-US"/>
        </w:rPr>
      </w:pPr>
      <w:ins w:id="17487" w:author="UTENTE" w:date="2020-06-30T18:54:00Z">
        <w:r w:rsidRPr="002709E2">
          <w:rPr>
            <w:rFonts w:ascii="Calibri" w:eastAsia="Calibri" w:hAnsi="Calibri" w:cs="Times New Roman"/>
            <w:lang w:val="en-US"/>
          </w:rPr>
          <w:lastRenderedPageBreak/>
          <w:t>1113.</w:t>
        </w:r>
        <w:r w:rsidRPr="002709E2">
          <w:rPr>
            <w:rFonts w:ascii="Calibri" w:eastAsia="Calibri" w:hAnsi="Calibri" w:cs="Times New Roman"/>
            <w:lang w:val="en-US"/>
          </w:rPr>
          <w:tab/>
          <w:t>n "For a moment, I glimpse a look of pure, gentle contentment in his eyes, and all the lingering shadows on his face are completely lifted."</w:t>
        </w:r>
      </w:ins>
    </w:p>
    <w:p w14:paraId="7C6C66AC" w14:textId="77777777" w:rsidR="002709E2" w:rsidRPr="002709E2" w:rsidRDefault="002709E2" w:rsidP="002709E2">
      <w:pPr>
        <w:spacing w:line="600" w:lineRule="auto"/>
        <w:jc w:val="left"/>
        <w:rPr>
          <w:ins w:id="17488" w:author="UTENTE" w:date="2020-06-30T18:54:00Z"/>
          <w:rFonts w:ascii="Calibri" w:eastAsia="Calibri" w:hAnsi="Calibri" w:cs="Times New Roman"/>
          <w:lang w:val="en-US"/>
        </w:rPr>
      </w:pPr>
      <w:ins w:id="17489" w:author="UTENTE" w:date="2020-06-30T18:54:00Z">
        <w:r w:rsidRPr="002709E2">
          <w:rPr>
            <w:rFonts w:ascii="Calibri" w:eastAsia="Calibri" w:hAnsi="Calibri" w:cs="Times New Roman"/>
            <w:lang w:val="en-US"/>
          </w:rPr>
          <w:t>1114.</w:t>
        </w:r>
        <w:r w:rsidRPr="002709E2">
          <w:rPr>
            <w:rFonts w:ascii="Calibri" w:eastAsia="Calibri" w:hAnsi="Calibri" w:cs="Times New Roman"/>
            <w:lang w:val="en-US"/>
          </w:rPr>
          <w:tab/>
          <w:t>d "\"Hey, [mc]…\""</w:t>
        </w:r>
      </w:ins>
    </w:p>
    <w:p w14:paraId="65ABC806" w14:textId="77777777" w:rsidR="002709E2" w:rsidRPr="002709E2" w:rsidRDefault="002709E2" w:rsidP="002709E2">
      <w:pPr>
        <w:spacing w:line="600" w:lineRule="auto"/>
        <w:jc w:val="left"/>
        <w:rPr>
          <w:ins w:id="17490" w:author="UTENTE" w:date="2020-06-30T18:54:00Z"/>
          <w:rFonts w:ascii="Calibri" w:eastAsia="Calibri" w:hAnsi="Calibri" w:cs="Times New Roman"/>
          <w:lang w:val="en-US"/>
        </w:rPr>
      </w:pPr>
      <w:ins w:id="17491" w:author="UTENTE" w:date="2020-06-30T18:54:00Z">
        <w:r w:rsidRPr="002709E2">
          <w:rPr>
            <w:rFonts w:ascii="Calibri" w:eastAsia="Calibri" w:hAnsi="Calibri" w:cs="Times New Roman"/>
            <w:lang w:val="en-US"/>
          </w:rPr>
          <w:t>1115.</w:t>
        </w:r>
        <w:r w:rsidRPr="002709E2">
          <w:rPr>
            <w:rFonts w:ascii="Calibri" w:eastAsia="Calibri" w:hAnsi="Calibri" w:cs="Times New Roman"/>
            <w:lang w:val="en-US"/>
          </w:rPr>
          <w:tab/>
          <w:t>mc "\"Yeah?\""</w:t>
        </w:r>
      </w:ins>
    </w:p>
    <w:p w14:paraId="0A256B9E" w14:textId="77777777" w:rsidR="002709E2" w:rsidRPr="002709E2" w:rsidRDefault="002709E2" w:rsidP="002709E2">
      <w:pPr>
        <w:spacing w:line="600" w:lineRule="auto"/>
        <w:jc w:val="left"/>
        <w:rPr>
          <w:ins w:id="17492" w:author="UTENTE" w:date="2020-06-30T18:54:00Z"/>
          <w:rFonts w:ascii="Calibri" w:eastAsia="Calibri" w:hAnsi="Calibri" w:cs="Times New Roman"/>
          <w:lang w:val="en-US"/>
        </w:rPr>
      </w:pPr>
      <w:ins w:id="17493" w:author="UTENTE" w:date="2020-06-30T18:54:00Z">
        <w:r w:rsidRPr="002709E2">
          <w:rPr>
            <w:rFonts w:ascii="Calibri" w:eastAsia="Calibri" w:hAnsi="Calibri" w:cs="Times New Roman"/>
            <w:lang w:val="en-US"/>
          </w:rPr>
          <w:t>1116.</w:t>
        </w:r>
        <w:r w:rsidRPr="002709E2">
          <w:rPr>
            <w:rFonts w:ascii="Calibri" w:eastAsia="Calibri" w:hAnsi="Calibri" w:cs="Times New Roman"/>
            <w:lang w:val="en-US"/>
          </w:rPr>
          <w:tab/>
          <w:t>d "\"…Thanks.\""</w:t>
        </w:r>
      </w:ins>
    </w:p>
    <w:p w14:paraId="589E5348" w14:textId="77777777" w:rsidR="002709E2" w:rsidRPr="002709E2" w:rsidRDefault="002709E2" w:rsidP="002709E2">
      <w:pPr>
        <w:spacing w:line="600" w:lineRule="auto"/>
        <w:jc w:val="left"/>
        <w:rPr>
          <w:ins w:id="17494" w:author="UTENTE" w:date="2020-06-30T18:54:00Z"/>
          <w:rFonts w:ascii="Calibri" w:eastAsia="Calibri" w:hAnsi="Calibri" w:cs="Times New Roman"/>
          <w:lang w:val="en-US"/>
        </w:rPr>
      </w:pPr>
      <w:ins w:id="17495" w:author="UTENTE" w:date="2020-06-30T18:54:00Z">
        <w:r w:rsidRPr="002709E2">
          <w:rPr>
            <w:rFonts w:ascii="Calibri" w:eastAsia="Calibri" w:hAnsi="Calibri" w:cs="Times New Roman"/>
            <w:lang w:val="en-US"/>
          </w:rPr>
          <w:t>1117.</w:t>
        </w:r>
        <w:r w:rsidRPr="002709E2">
          <w:rPr>
            <w:rFonts w:ascii="Calibri" w:eastAsia="Calibri" w:hAnsi="Calibri" w:cs="Times New Roman"/>
            <w:lang w:val="en-US"/>
          </w:rPr>
          <w:tab/>
          <w:t>mc "\"Huh? For what?\""</w:t>
        </w:r>
      </w:ins>
    </w:p>
    <w:p w14:paraId="4CEDC48D" w14:textId="77777777" w:rsidR="002709E2" w:rsidRPr="002709E2" w:rsidRDefault="002709E2" w:rsidP="002709E2">
      <w:pPr>
        <w:spacing w:line="600" w:lineRule="auto"/>
        <w:jc w:val="left"/>
        <w:rPr>
          <w:ins w:id="17496" w:author="UTENTE" w:date="2020-06-30T18:54:00Z"/>
          <w:rFonts w:ascii="Calibri" w:eastAsia="Calibri" w:hAnsi="Calibri" w:cs="Times New Roman"/>
          <w:lang w:val="en-US"/>
        </w:rPr>
      </w:pPr>
      <w:ins w:id="17497" w:author="UTENTE" w:date="2020-06-30T18:54:00Z">
        <w:r w:rsidRPr="002709E2">
          <w:rPr>
            <w:rFonts w:ascii="Calibri" w:eastAsia="Calibri" w:hAnsi="Calibri" w:cs="Times New Roman"/>
            <w:lang w:val="en-US"/>
          </w:rPr>
          <w:t>1118.</w:t>
        </w:r>
        <w:r w:rsidRPr="002709E2">
          <w:rPr>
            <w:rFonts w:ascii="Calibri" w:eastAsia="Calibri" w:hAnsi="Calibri" w:cs="Times New Roman"/>
            <w:lang w:val="en-US"/>
          </w:rPr>
          <w:tab/>
          <w:t>n "Letting out a little chuckle, Dom shakes his head, gazing down affectionately into my eyes."</w:t>
        </w:r>
      </w:ins>
    </w:p>
    <w:p w14:paraId="589A356E" w14:textId="77777777" w:rsidR="002709E2" w:rsidRPr="002709E2" w:rsidRDefault="002709E2" w:rsidP="002709E2">
      <w:pPr>
        <w:spacing w:line="600" w:lineRule="auto"/>
        <w:jc w:val="left"/>
        <w:rPr>
          <w:ins w:id="17498" w:author="UTENTE" w:date="2020-06-30T18:54:00Z"/>
          <w:rFonts w:ascii="Calibri" w:eastAsia="Calibri" w:hAnsi="Calibri" w:cs="Times New Roman"/>
          <w:lang w:val="en-US"/>
        </w:rPr>
      </w:pPr>
      <w:ins w:id="17499" w:author="UTENTE" w:date="2020-06-30T18:54:00Z">
        <w:r w:rsidRPr="002709E2">
          <w:rPr>
            <w:rFonts w:ascii="Calibri" w:eastAsia="Calibri" w:hAnsi="Calibri" w:cs="Times New Roman"/>
            <w:lang w:val="en-US"/>
          </w:rPr>
          <w:t>1119.</w:t>
        </w:r>
        <w:r w:rsidRPr="002709E2">
          <w:rPr>
            <w:rFonts w:ascii="Calibri" w:eastAsia="Calibri" w:hAnsi="Calibri" w:cs="Times New Roman"/>
            <w:lang w:val="en-US"/>
          </w:rPr>
          <w:tab/>
          <w:t>d "\"Don't worry about it.\""</w:t>
        </w:r>
      </w:ins>
    </w:p>
    <w:p w14:paraId="2F009F7E" w14:textId="77777777" w:rsidR="002709E2" w:rsidRPr="002709E2" w:rsidRDefault="002709E2" w:rsidP="002709E2">
      <w:pPr>
        <w:spacing w:line="600" w:lineRule="auto"/>
        <w:jc w:val="left"/>
        <w:rPr>
          <w:ins w:id="17500" w:author="UTENTE" w:date="2020-06-30T18:54:00Z"/>
          <w:rFonts w:ascii="Calibri" w:eastAsia="Calibri" w:hAnsi="Calibri" w:cs="Times New Roman"/>
          <w:lang w:val="en-US"/>
        </w:rPr>
      </w:pPr>
      <w:ins w:id="17501" w:author="UTENTE" w:date="2020-06-30T18:54:00Z">
        <w:r w:rsidRPr="002709E2">
          <w:rPr>
            <w:rFonts w:ascii="Calibri" w:eastAsia="Calibri" w:hAnsi="Calibri" w:cs="Times New Roman"/>
            <w:lang w:val="en-US"/>
          </w:rPr>
          <w:t>1120.</w:t>
        </w:r>
        <w:r w:rsidRPr="002709E2">
          <w:rPr>
            <w:rFonts w:ascii="Calibri" w:eastAsia="Calibri" w:hAnsi="Calibri" w:cs="Times New Roman"/>
            <w:lang w:val="en-US"/>
          </w:rPr>
          <w:tab/>
          <w:t>n "Man, after all this time, I can still barely read him…{w} but I guess that's just part of his charm, stoic bastard that he is."</w:t>
        </w:r>
      </w:ins>
    </w:p>
    <w:p w14:paraId="45F37925" w14:textId="77777777" w:rsidR="002709E2" w:rsidRPr="002709E2" w:rsidRDefault="002709E2" w:rsidP="002709E2">
      <w:pPr>
        <w:spacing w:line="600" w:lineRule="auto"/>
        <w:jc w:val="left"/>
        <w:rPr>
          <w:ins w:id="17502" w:author="UTENTE" w:date="2020-06-30T18:54:00Z"/>
          <w:rFonts w:ascii="Calibri" w:eastAsia="Calibri" w:hAnsi="Calibri" w:cs="Times New Roman"/>
          <w:lang w:val="en-US"/>
        </w:rPr>
      </w:pPr>
      <w:ins w:id="17503" w:author="UTENTE" w:date="2020-06-30T18:54:00Z">
        <w:r w:rsidRPr="002709E2">
          <w:rPr>
            <w:rFonts w:ascii="Calibri" w:eastAsia="Calibri" w:hAnsi="Calibri" w:cs="Times New Roman"/>
            <w:lang w:val="en-US"/>
          </w:rPr>
          <w:t>1121.</w:t>
        </w:r>
        <w:r w:rsidRPr="002709E2">
          <w:rPr>
            <w:rFonts w:ascii="Calibri" w:eastAsia="Calibri" w:hAnsi="Calibri" w:cs="Times New Roman"/>
            <w:lang w:val="en-US"/>
          </w:rPr>
          <w:tab/>
          <w:t>n "I curl against Dom's side while we watch the joyful reception, eventually letting my eyes drift closed."</w:t>
        </w:r>
      </w:ins>
    </w:p>
    <w:p w14:paraId="287B4826" w14:textId="77777777" w:rsidR="002709E2" w:rsidRPr="002709E2" w:rsidRDefault="002709E2" w:rsidP="002709E2">
      <w:pPr>
        <w:spacing w:line="600" w:lineRule="auto"/>
        <w:jc w:val="left"/>
        <w:rPr>
          <w:ins w:id="17504" w:author="UTENTE" w:date="2020-06-30T18:54:00Z"/>
          <w:rFonts w:ascii="Calibri" w:eastAsia="Calibri" w:hAnsi="Calibri" w:cs="Times New Roman"/>
          <w:lang w:val="en-US"/>
        </w:rPr>
      </w:pPr>
      <w:ins w:id="17505" w:author="UTENTE" w:date="2020-06-30T18:54:00Z">
        <w:r w:rsidRPr="002709E2">
          <w:rPr>
            <w:rFonts w:ascii="Calibri" w:eastAsia="Calibri" w:hAnsi="Calibri" w:cs="Times New Roman"/>
            <w:lang w:val="en-US"/>
          </w:rPr>
          <w:t>1122.</w:t>
        </w:r>
        <w:r w:rsidRPr="002709E2">
          <w:rPr>
            <w:rFonts w:ascii="Calibri" w:eastAsia="Calibri" w:hAnsi="Calibri" w:cs="Times New Roman"/>
            <w:lang w:val="en-US"/>
          </w:rPr>
          <w:tab/>
          <w:t>n "In our shared silence, there's a warm, comforting sense of togetherness, like we're one body, one soul, rather than two."</w:t>
        </w:r>
      </w:ins>
    </w:p>
    <w:p w14:paraId="1C8BAD21" w14:textId="77777777" w:rsidR="002709E2" w:rsidRPr="002709E2" w:rsidRDefault="002709E2" w:rsidP="002709E2">
      <w:pPr>
        <w:spacing w:line="600" w:lineRule="auto"/>
        <w:jc w:val="left"/>
        <w:rPr>
          <w:ins w:id="17506" w:author="UTENTE" w:date="2020-06-30T18:54:00Z"/>
          <w:rFonts w:ascii="Calibri" w:eastAsia="Calibri" w:hAnsi="Calibri" w:cs="Times New Roman"/>
          <w:lang w:val="en-US"/>
        </w:rPr>
      </w:pPr>
      <w:ins w:id="17507" w:author="UTENTE" w:date="2020-06-30T18:54:00Z">
        <w:r w:rsidRPr="002709E2">
          <w:rPr>
            <w:rFonts w:ascii="Calibri" w:eastAsia="Calibri" w:hAnsi="Calibri" w:cs="Times New Roman"/>
            <w:lang w:val="en-US"/>
          </w:rPr>
          <w:t>1123.</w:t>
        </w:r>
        <w:r w:rsidRPr="002709E2">
          <w:rPr>
            <w:rFonts w:ascii="Calibri" w:eastAsia="Calibri" w:hAnsi="Calibri" w:cs="Times New Roman"/>
            <w:lang w:val="en-US"/>
          </w:rPr>
          <w:tab/>
          <w:t>n "And for all the world, that might as well be the case. Since, back in San Francisco –"</w:t>
        </w:r>
      </w:ins>
    </w:p>
    <w:p w14:paraId="357D7DDE" w14:textId="77777777" w:rsidR="002709E2" w:rsidRPr="002709E2" w:rsidRDefault="002709E2" w:rsidP="002709E2">
      <w:pPr>
        <w:spacing w:line="600" w:lineRule="auto"/>
        <w:jc w:val="left"/>
        <w:rPr>
          <w:ins w:id="17508" w:author="UTENTE" w:date="2020-06-30T18:54:00Z"/>
          <w:rFonts w:ascii="Calibri" w:eastAsia="Calibri" w:hAnsi="Calibri" w:cs="Times New Roman"/>
          <w:lang w:val="en-US"/>
        </w:rPr>
      </w:pPr>
      <w:ins w:id="17509" w:author="UTENTE" w:date="2020-06-30T18:54:00Z">
        <w:r w:rsidRPr="002709E2">
          <w:rPr>
            <w:rFonts w:ascii="Calibri" w:eastAsia="Calibri" w:hAnsi="Calibri" w:cs="Times New Roman"/>
            <w:lang w:val="en-US"/>
          </w:rPr>
          <w:t>1124.</w:t>
        </w:r>
        <w:r w:rsidRPr="002709E2">
          <w:rPr>
            <w:rFonts w:ascii="Calibri" w:eastAsia="Calibri" w:hAnsi="Calibri" w:cs="Times New Roman"/>
            <w:lang w:val="en-US"/>
          </w:rPr>
          <w:tab/>
          <w:t>n "I promised Dom that I wouldn't leave his side, no matter what…"</w:t>
        </w:r>
        <w:r w:rsidRPr="002709E2">
          <w:rPr>
            <w:rFonts w:ascii="Calibri" w:eastAsia="Calibri" w:hAnsi="Calibri" w:cs="Times New Roman"/>
            <w:lang w:val="en-US"/>
          </w:rPr>
          <w:br w:type="page"/>
        </w:r>
      </w:ins>
    </w:p>
    <w:p w14:paraId="2A526DF0" w14:textId="77777777" w:rsidR="002709E2" w:rsidRPr="002709E2" w:rsidRDefault="002709E2" w:rsidP="002709E2">
      <w:pPr>
        <w:spacing w:line="600" w:lineRule="auto"/>
        <w:jc w:val="left"/>
        <w:rPr>
          <w:ins w:id="17510" w:author="UTENTE" w:date="2020-06-30T18:54:00Z"/>
          <w:rFonts w:ascii="Calibri" w:eastAsia="Calibri" w:hAnsi="Calibri" w:cs="Times New Roman"/>
        </w:rPr>
      </w:pPr>
      <w:ins w:id="17511" w:author="UTENTE" w:date="2020-06-30T18:54:00Z">
        <w:r w:rsidRPr="002709E2">
          <w:rPr>
            <w:rFonts w:ascii="Calibri" w:eastAsia="Calibri" w:hAnsi="Calibri" w:cs="Times New Roman"/>
          </w:rPr>
          <w:lastRenderedPageBreak/>
          <w:t>1113.</w:t>
        </w:r>
        <w:r w:rsidRPr="002709E2">
          <w:rPr>
            <w:rFonts w:ascii="Calibri" w:eastAsia="Calibri" w:hAnsi="Calibri" w:cs="Times New Roman"/>
          </w:rPr>
          <w:tab/>
          <w:t>n "Per un secondo, scorgo uno sguardo di pura e timida contentezza nei suoi occhi, e tutte le ombre che indugiavano sul suo viso sono completamente svanite."</w:t>
        </w:r>
      </w:ins>
    </w:p>
    <w:p w14:paraId="3750642F" w14:textId="77777777" w:rsidR="002709E2" w:rsidRPr="002709E2" w:rsidRDefault="002709E2" w:rsidP="002709E2">
      <w:pPr>
        <w:spacing w:line="600" w:lineRule="auto"/>
        <w:jc w:val="left"/>
        <w:rPr>
          <w:ins w:id="17512" w:author="UTENTE" w:date="2020-06-30T18:54:00Z"/>
          <w:rFonts w:ascii="Calibri" w:eastAsia="Calibri" w:hAnsi="Calibri" w:cs="Times New Roman"/>
        </w:rPr>
      </w:pPr>
      <w:ins w:id="17513" w:author="UTENTE" w:date="2020-06-30T18:54:00Z">
        <w:r w:rsidRPr="002709E2">
          <w:rPr>
            <w:rFonts w:ascii="Calibri" w:eastAsia="Calibri" w:hAnsi="Calibri" w:cs="Times New Roman"/>
          </w:rPr>
          <w:t>1114.</w:t>
        </w:r>
        <w:r w:rsidRPr="002709E2">
          <w:rPr>
            <w:rFonts w:ascii="Calibri" w:eastAsia="Calibri" w:hAnsi="Calibri" w:cs="Times New Roman"/>
          </w:rPr>
          <w:tab/>
          <w:t>d "\"Ehi, [mc]…\""</w:t>
        </w:r>
      </w:ins>
    </w:p>
    <w:p w14:paraId="22202A4E" w14:textId="77777777" w:rsidR="002709E2" w:rsidRPr="002709E2" w:rsidRDefault="002709E2" w:rsidP="002709E2">
      <w:pPr>
        <w:spacing w:line="600" w:lineRule="auto"/>
        <w:jc w:val="left"/>
        <w:rPr>
          <w:ins w:id="17514" w:author="UTENTE" w:date="2020-06-30T18:54:00Z"/>
          <w:rFonts w:ascii="Calibri" w:eastAsia="Calibri" w:hAnsi="Calibri" w:cs="Times New Roman"/>
        </w:rPr>
      </w:pPr>
      <w:ins w:id="17515" w:author="UTENTE" w:date="2020-06-30T18:54:00Z">
        <w:r w:rsidRPr="002709E2">
          <w:rPr>
            <w:rFonts w:ascii="Calibri" w:eastAsia="Calibri" w:hAnsi="Calibri" w:cs="Times New Roman"/>
          </w:rPr>
          <w:t>1115.</w:t>
        </w:r>
        <w:r w:rsidRPr="002709E2">
          <w:rPr>
            <w:rFonts w:ascii="Calibri" w:eastAsia="Calibri" w:hAnsi="Calibri" w:cs="Times New Roman"/>
          </w:rPr>
          <w:tab/>
          <w:t>mc "\"Sì?\""</w:t>
        </w:r>
      </w:ins>
    </w:p>
    <w:p w14:paraId="4703B3E6" w14:textId="77777777" w:rsidR="002709E2" w:rsidRPr="002709E2" w:rsidRDefault="002709E2" w:rsidP="002709E2">
      <w:pPr>
        <w:spacing w:line="600" w:lineRule="auto"/>
        <w:jc w:val="left"/>
        <w:rPr>
          <w:ins w:id="17516" w:author="UTENTE" w:date="2020-06-30T18:54:00Z"/>
          <w:rFonts w:ascii="Calibri" w:eastAsia="Calibri" w:hAnsi="Calibri" w:cs="Times New Roman"/>
        </w:rPr>
      </w:pPr>
      <w:ins w:id="17517" w:author="UTENTE" w:date="2020-06-30T18:54:00Z">
        <w:r w:rsidRPr="002709E2">
          <w:rPr>
            <w:rFonts w:ascii="Calibri" w:eastAsia="Calibri" w:hAnsi="Calibri" w:cs="Times New Roman"/>
          </w:rPr>
          <w:t>1116.</w:t>
        </w:r>
        <w:r w:rsidRPr="002709E2">
          <w:rPr>
            <w:rFonts w:ascii="Calibri" w:eastAsia="Calibri" w:hAnsi="Calibri" w:cs="Times New Roman"/>
          </w:rPr>
          <w:tab/>
          <w:t>d "\"…Grazie.\""</w:t>
        </w:r>
      </w:ins>
    </w:p>
    <w:p w14:paraId="741955EB" w14:textId="77777777" w:rsidR="002709E2" w:rsidRPr="002709E2" w:rsidRDefault="002709E2" w:rsidP="002709E2">
      <w:pPr>
        <w:spacing w:line="600" w:lineRule="auto"/>
        <w:jc w:val="left"/>
        <w:rPr>
          <w:ins w:id="17518" w:author="UTENTE" w:date="2020-06-30T18:54:00Z"/>
          <w:rFonts w:ascii="Calibri" w:eastAsia="Calibri" w:hAnsi="Calibri" w:cs="Times New Roman"/>
        </w:rPr>
      </w:pPr>
      <w:ins w:id="17519" w:author="UTENTE" w:date="2020-06-30T18:54:00Z">
        <w:r w:rsidRPr="002709E2">
          <w:rPr>
            <w:rFonts w:ascii="Calibri" w:eastAsia="Calibri" w:hAnsi="Calibri" w:cs="Times New Roman"/>
          </w:rPr>
          <w:t>1117.</w:t>
        </w:r>
        <w:r w:rsidRPr="002709E2">
          <w:rPr>
            <w:rFonts w:ascii="Calibri" w:eastAsia="Calibri" w:hAnsi="Calibri" w:cs="Times New Roman"/>
          </w:rPr>
          <w:tab/>
          <w:t>mc "\"Uh? Per cosa?\""</w:t>
        </w:r>
      </w:ins>
    </w:p>
    <w:p w14:paraId="0B0210A2" w14:textId="77777777" w:rsidR="002709E2" w:rsidRPr="002709E2" w:rsidRDefault="002709E2" w:rsidP="002709E2">
      <w:pPr>
        <w:spacing w:line="600" w:lineRule="auto"/>
        <w:jc w:val="left"/>
        <w:rPr>
          <w:ins w:id="17520" w:author="UTENTE" w:date="2020-06-30T18:54:00Z"/>
          <w:rFonts w:ascii="Calibri" w:eastAsia="Calibri" w:hAnsi="Calibri" w:cs="Times New Roman"/>
        </w:rPr>
      </w:pPr>
      <w:ins w:id="17521" w:author="UTENTE" w:date="2020-06-30T18:54:00Z">
        <w:r w:rsidRPr="002709E2">
          <w:rPr>
            <w:rFonts w:ascii="Calibri" w:eastAsia="Calibri" w:hAnsi="Calibri" w:cs="Times New Roman"/>
          </w:rPr>
          <w:t>1118.</w:t>
        </w:r>
        <w:r w:rsidRPr="002709E2">
          <w:rPr>
            <w:rFonts w:ascii="Calibri" w:eastAsia="Calibri" w:hAnsi="Calibri" w:cs="Times New Roman"/>
          </w:rPr>
          <w:tab/>
          <w:t>n "Lasciandosi andare ad una risatina, Dom scuote la testa, guardandomi negli occhi con affetto."</w:t>
        </w:r>
      </w:ins>
    </w:p>
    <w:p w14:paraId="6944DEDB" w14:textId="77777777" w:rsidR="002709E2" w:rsidRPr="002709E2" w:rsidRDefault="002709E2" w:rsidP="002709E2">
      <w:pPr>
        <w:spacing w:line="600" w:lineRule="auto"/>
        <w:jc w:val="left"/>
        <w:rPr>
          <w:ins w:id="17522" w:author="UTENTE" w:date="2020-06-30T18:54:00Z"/>
          <w:rFonts w:ascii="Calibri" w:eastAsia="Calibri" w:hAnsi="Calibri" w:cs="Times New Roman"/>
        </w:rPr>
      </w:pPr>
      <w:ins w:id="17523" w:author="UTENTE" w:date="2020-06-30T18:54:00Z">
        <w:r w:rsidRPr="002709E2">
          <w:rPr>
            <w:rFonts w:ascii="Calibri" w:eastAsia="Calibri" w:hAnsi="Calibri" w:cs="Times New Roman"/>
          </w:rPr>
          <w:t>1119.</w:t>
        </w:r>
        <w:r w:rsidRPr="002709E2">
          <w:rPr>
            <w:rFonts w:ascii="Calibri" w:eastAsia="Calibri" w:hAnsi="Calibri" w:cs="Times New Roman"/>
          </w:rPr>
          <w:tab/>
          <w:t>d "\"Lascia stare.\""</w:t>
        </w:r>
      </w:ins>
    </w:p>
    <w:p w14:paraId="122666C1" w14:textId="77777777" w:rsidR="002709E2" w:rsidRPr="002709E2" w:rsidRDefault="002709E2" w:rsidP="002709E2">
      <w:pPr>
        <w:spacing w:line="600" w:lineRule="auto"/>
        <w:jc w:val="left"/>
        <w:rPr>
          <w:ins w:id="17524" w:author="UTENTE" w:date="2020-06-30T18:54:00Z"/>
          <w:rFonts w:ascii="Calibri" w:eastAsia="Calibri" w:hAnsi="Calibri" w:cs="Times New Roman"/>
        </w:rPr>
      </w:pPr>
      <w:ins w:id="17525" w:author="UTENTE" w:date="2020-06-30T18:54:00Z">
        <w:r w:rsidRPr="002709E2">
          <w:rPr>
            <w:rFonts w:ascii="Calibri" w:eastAsia="Calibri" w:hAnsi="Calibri" w:cs="Times New Roman"/>
          </w:rPr>
          <w:t>1120.</w:t>
        </w:r>
        <w:r w:rsidRPr="002709E2">
          <w:rPr>
            <w:rFonts w:ascii="Calibri" w:eastAsia="Calibri" w:hAnsi="Calibri" w:cs="Times New Roman"/>
          </w:rPr>
          <w:tab/>
          <w:t>n "Wow, dopo tutto questo tempo, riesco a malapena a capirlo… {w} ma immagino che sia parte del suo charme, stoico bastardo che non è altro."</w:t>
        </w:r>
      </w:ins>
    </w:p>
    <w:p w14:paraId="6640C2DE" w14:textId="77777777" w:rsidR="002709E2" w:rsidRPr="002709E2" w:rsidRDefault="002709E2" w:rsidP="002709E2">
      <w:pPr>
        <w:spacing w:line="600" w:lineRule="auto"/>
        <w:jc w:val="left"/>
        <w:rPr>
          <w:ins w:id="17526" w:author="UTENTE" w:date="2020-06-30T18:54:00Z"/>
          <w:rFonts w:ascii="Calibri" w:eastAsia="Calibri" w:hAnsi="Calibri" w:cs="Times New Roman"/>
        </w:rPr>
      </w:pPr>
      <w:ins w:id="17527" w:author="UTENTE" w:date="2020-06-30T18:54:00Z">
        <w:r w:rsidRPr="002709E2">
          <w:rPr>
            <w:rFonts w:ascii="Calibri" w:eastAsia="Calibri" w:hAnsi="Calibri" w:cs="Times New Roman"/>
          </w:rPr>
          <w:t>1121.</w:t>
        </w:r>
        <w:r w:rsidRPr="002709E2">
          <w:rPr>
            <w:rFonts w:ascii="Calibri" w:eastAsia="Calibri" w:hAnsi="Calibri" w:cs="Times New Roman"/>
          </w:rPr>
          <w:tab/>
          <w:t>n "Mi accoccolo al lato di Dom mentre guardiamo il gioioso ricevimento, lasciando che i miei occhi si chiudano, alla fine."</w:t>
        </w:r>
      </w:ins>
    </w:p>
    <w:p w14:paraId="5D80A6CC" w14:textId="77777777" w:rsidR="002709E2" w:rsidRPr="002709E2" w:rsidRDefault="002709E2" w:rsidP="002709E2">
      <w:pPr>
        <w:spacing w:line="600" w:lineRule="auto"/>
        <w:jc w:val="left"/>
        <w:rPr>
          <w:ins w:id="17528" w:author="UTENTE" w:date="2020-06-30T18:54:00Z"/>
          <w:rFonts w:ascii="Calibri" w:eastAsia="Calibri" w:hAnsi="Calibri" w:cs="Times New Roman"/>
        </w:rPr>
      </w:pPr>
      <w:ins w:id="17529" w:author="UTENTE" w:date="2020-06-30T18:54:00Z">
        <w:r w:rsidRPr="002709E2">
          <w:rPr>
            <w:rFonts w:ascii="Calibri" w:eastAsia="Calibri" w:hAnsi="Calibri" w:cs="Times New Roman"/>
          </w:rPr>
          <w:t>1122.</w:t>
        </w:r>
        <w:r w:rsidRPr="002709E2">
          <w:rPr>
            <w:rFonts w:ascii="Calibri" w:eastAsia="Calibri" w:hAnsi="Calibri" w:cs="Times New Roman"/>
          </w:rPr>
          <w:tab/>
          <w:t>n "Nel nostro condiviso silenzio, c'è un caldo e confortante senso di unione, come se fossimo un solo corpo, una sola anima, invece che due."</w:t>
        </w:r>
      </w:ins>
    </w:p>
    <w:p w14:paraId="2B8BCC62" w14:textId="77777777" w:rsidR="002709E2" w:rsidRPr="002709E2" w:rsidRDefault="002709E2" w:rsidP="002709E2">
      <w:pPr>
        <w:spacing w:line="600" w:lineRule="auto"/>
        <w:jc w:val="left"/>
        <w:rPr>
          <w:ins w:id="17530" w:author="UTENTE" w:date="2020-06-30T18:54:00Z"/>
          <w:rFonts w:ascii="Calibri" w:eastAsia="Calibri" w:hAnsi="Calibri" w:cs="Times New Roman"/>
        </w:rPr>
      </w:pPr>
      <w:ins w:id="17531" w:author="UTENTE" w:date="2020-06-30T18:54:00Z">
        <w:r w:rsidRPr="002709E2">
          <w:rPr>
            <w:rFonts w:ascii="Calibri" w:eastAsia="Calibri" w:hAnsi="Calibri" w:cs="Times New Roman"/>
          </w:rPr>
          <w:t>1123.</w:t>
        </w:r>
        <w:r w:rsidRPr="002709E2">
          <w:rPr>
            <w:rFonts w:ascii="Calibri" w:eastAsia="Calibri" w:hAnsi="Calibri" w:cs="Times New Roman"/>
          </w:rPr>
          <w:tab/>
          <w:t>n "E potrebbe davvero essere così, dato che a San Francisco -"</w:t>
        </w:r>
      </w:ins>
    </w:p>
    <w:p w14:paraId="2D2C9123" w14:textId="77777777" w:rsidR="002709E2" w:rsidRPr="002709E2" w:rsidRDefault="002709E2" w:rsidP="002709E2">
      <w:pPr>
        <w:spacing w:line="600" w:lineRule="auto"/>
        <w:jc w:val="left"/>
        <w:rPr>
          <w:ins w:id="17532" w:author="UTENTE" w:date="2020-06-30T18:54:00Z"/>
          <w:rFonts w:ascii="Calibri" w:eastAsia="Calibri" w:hAnsi="Calibri" w:cs="Times New Roman"/>
        </w:rPr>
      </w:pPr>
      <w:ins w:id="17533" w:author="UTENTE" w:date="2020-06-30T18:54:00Z">
        <w:r w:rsidRPr="002709E2">
          <w:rPr>
            <w:rFonts w:ascii="Calibri" w:eastAsia="Calibri" w:hAnsi="Calibri" w:cs="Times New Roman"/>
          </w:rPr>
          <w:t>1124.</w:t>
        </w:r>
        <w:r w:rsidRPr="002709E2">
          <w:rPr>
            <w:rFonts w:ascii="Calibri" w:eastAsia="Calibri" w:hAnsi="Calibri" w:cs="Times New Roman"/>
          </w:rPr>
          <w:tab/>
          <w:t>n "Ho promesso a Dom che non avrei mai lasciato il suo fianco, succeda quel che succeda…" </w:t>
        </w:r>
        <w:r w:rsidRPr="002709E2">
          <w:rPr>
            <w:rFonts w:ascii="Calibri" w:eastAsia="Calibri" w:hAnsi="Calibri" w:cs="Times New Roman"/>
          </w:rPr>
          <w:br w:type="page"/>
        </w:r>
      </w:ins>
    </w:p>
    <w:p w14:paraId="7C52F0C6" w14:textId="77777777" w:rsidR="00181FFC" w:rsidRPr="00181FFC" w:rsidRDefault="00181FFC" w:rsidP="00181FFC">
      <w:pPr>
        <w:spacing w:line="240" w:lineRule="auto"/>
        <w:contextualSpacing/>
        <w:jc w:val="left"/>
        <w:rPr>
          <w:ins w:id="17534" w:author="UTENTE" w:date="2020-06-30T19:00:00Z"/>
          <w:rFonts w:ascii="Calibri" w:eastAsia="DengXian Light" w:hAnsi="Calibri" w:cs="Calibri"/>
          <w:spacing w:val="-10"/>
          <w:kern w:val="28"/>
        </w:rPr>
      </w:pPr>
    </w:p>
    <w:p w14:paraId="14EBE1FB" w14:textId="77777777" w:rsidR="00181FFC" w:rsidRPr="00CD3CF7" w:rsidRDefault="00181FFC" w:rsidP="00CD3CF7">
      <w:pPr>
        <w:pStyle w:val="Titolo1"/>
        <w:jc w:val="center"/>
        <w:rPr>
          <w:ins w:id="17535" w:author="UTENTE" w:date="2020-06-30T19:00:00Z"/>
          <w:rFonts w:ascii="Times New Roman" w:hAnsi="Times New Roman" w:cs="Times New Roman"/>
          <w:color w:val="auto"/>
          <w:sz w:val="96"/>
          <w:szCs w:val="96"/>
          <w:rPrChange w:id="17536" w:author="UTENTE" w:date="2020-06-30T19:42:00Z">
            <w:rPr>
              <w:ins w:id="17537" w:author="UTENTE" w:date="2020-06-30T19:00:00Z"/>
            </w:rPr>
          </w:rPrChange>
        </w:rPr>
        <w:pPrChange w:id="17538" w:author="UTENTE" w:date="2020-06-30T19:42:00Z">
          <w:pPr>
            <w:spacing w:line="240" w:lineRule="auto"/>
            <w:contextualSpacing/>
            <w:jc w:val="center"/>
          </w:pPr>
        </w:pPrChange>
      </w:pPr>
      <w:bookmarkStart w:id="17539" w:name="_Toc44438776"/>
      <w:ins w:id="17540" w:author="UTENTE" w:date="2020-06-30T19:00:00Z">
        <w:r w:rsidRPr="00CD3CF7">
          <w:rPr>
            <w:rFonts w:ascii="Times New Roman" w:hAnsi="Times New Roman" w:cs="Times New Roman"/>
            <w:color w:val="auto"/>
            <w:sz w:val="96"/>
            <w:szCs w:val="96"/>
            <w:rPrChange w:id="17541" w:author="UTENTE" w:date="2020-06-30T19:42:00Z">
              <w:rPr/>
            </w:rPrChange>
          </w:rPr>
          <w:t>5. Luka</w:t>
        </w:r>
        <w:bookmarkEnd w:id="17539"/>
      </w:ins>
    </w:p>
    <w:p w14:paraId="38490C03" w14:textId="77777777" w:rsidR="00181FFC" w:rsidRPr="00181FFC" w:rsidRDefault="00181FFC" w:rsidP="00181FFC">
      <w:pPr>
        <w:spacing w:line="240" w:lineRule="auto"/>
        <w:jc w:val="left"/>
        <w:rPr>
          <w:ins w:id="17542" w:author="UTENTE" w:date="2020-06-30T19:00:00Z"/>
          <w:rFonts w:ascii="Calibri" w:eastAsia="Calibri" w:hAnsi="Calibri" w:cs="Times New Roman"/>
        </w:rPr>
      </w:pPr>
    </w:p>
    <w:p w14:paraId="655EA0E9" w14:textId="77777777" w:rsidR="00181FFC" w:rsidRPr="00181FFC" w:rsidRDefault="00181FFC" w:rsidP="00181FFC">
      <w:pPr>
        <w:spacing w:line="240" w:lineRule="auto"/>
        <w:jc w:val="left"/>
        <w:rPr>
          <w:ins w:id="17543" w:author="UTENTE" w:date="2020-06-30T19:00:00Z"/>
          <w:rFonts w:ascii="Calibri" w:eastAsia="Calibri" w:hAnsi="Calibri" w:cs="Times New Roman"/>
        </w:rPr>
      </w:pPr>
    </w:p>
    <w:p w14:paraId="7A4FF1F8" w14:textId="77777777" w:rsidR="00181FFC" w:rsidRPr="00181FFC" w:rsidRDefault="00181FFC" w:rsidP="00181FFC">
      <w:pPr>
        <w:spacing w:line="240" w:lineRule="auto"/>
        <w:jc w:val="center"/>
        <w:rPr>
          <w:ins w:id="17544" w:author="UTENTE" w:date="2020-06-30T19:00:00Z"/>
          <w:rFonts w:ascii="Calibri" w:eastAsia="Calibri" w:hAnsi="Calibri" w:cs="Times New Roman"/>
          <w:lang w:val="es-ES"/>
        </w:rPr>
      </w:pPr>
      <w:ins w:id="17545" w:author="UTENTE" w:date="2020-06-30T19:00:00Z">
        <w:r w:rsidRPr="00181FFC">
          <w:rPr>
            <w:rFonts w:ascii="Calibri" w:eastAsia="Calibri" w:hAnsi="Calibri" w:cs="Times New Roman"/>
            <w:noProof/>
            <w:lang w:eastAsia="it-IT"/>
          </w:rPr>
          <w:drawing>
            <wp:inline distT="0" distB="0" distL="0" distR="0" wp14:anchorId="218ABC1F" wp14:editId="625FBF2F">
              <wp:extent cx="3835400" cy="5789283"/>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ka.png"/>
                      <pic:cNvPicPr/>
                    </pic:nvPicPr>
                    <pic:blipFill>
                      <a:blip r:embed="rId17">
                        <a:extLst>
                          <a:ext uri="{28A0092B-C50C-407E-A947-70E740481C1C}">
                            <a14:useLocalDpi xmlns:a14="http://schemas.microsoft.com/office/drawing/2010/main" val="0"/>
                          </a:ext>
                        </a:extLst>
                      </a:blip>
                      <a:stretch>
                        <a:fillRect/>
                      </a:stretch>
                    </pic:blipFill>
                    <pic:spPr>
                      <a:xfrm>
                        <a:off x="0" y="0"/>
                        <a:ext cx="3845997" cy="5805278"/>
                      </a:xfrm>
                      <a:prstGeom prst="rect">
                        <a:avLst/>
                      </a:prstGeom>
                    </pic:spPr>
                  </pic:pic>
                </a:graphicData>
              </a:graphic>
            </wp:inline>
          </w:drawing>
        </w:r>
        <w:r w:rsidRPr="00181FFC">
          <w:rPr>
            <w:rFonts w:ascii="Calibri" w:eastAsia="Calibri" w:hAnsi="Calibri" w:cs="Times New Roman"/>
            <w:lang w:val="es-ES"/>
          </w:rPr>
          <w:br w:type="page"/>
        </w:r>
      </w:ins>
    </w:p>
    <w:p w14:paraId="6802A370" w14:textId="77777777" w:rsidR="00181FFC" w:rsidRPr="00181FFC" w:rsidRDefault="00181FFC" w:rsidP="00181FFC">
      <w:pPr>
        <w:numPr>
          <w:ilvl w:val="0"/>
          <w:numId w:val="61"/>
        </w:numPr>
        <w:spacing w:line="600" w:lineRule="auto"/>
        <w:contextualSpacing/>
        <w:jc w:val="left"/>
        <w:rPr>
          <w:ins w:id="17546" w:author="UTENTE" w:date="2020-06-30T19:00:00Z"/>
          <w:rFonts w:ascii="Calibri" w:eastAsia="Calibri" w:hAnsi="Calibri" w:cs="Calibri"/>
          <w:lang w:val="en-US"/>
        </w:rPr>
      </w:pPr>
      <w:ins w:id="17547" w:author="UTENTE" w:date="2020-06-30T19:00:00Z">
        <w:r w:rsidRPr="00181FFC">
          <w:rPr>
            <w:rFonts w:ascii="Calibri" w:eastAsia="Calibri" w:hAnsi="Calibri" w:cs="Calibri"/>
            <w:lang w:val="en-US"/>
          </w:rPr>
          <w:lastRenderedPageBreak/>
          <w:t>n "––Well, Luka may be a brat, but at least he seems pretty normal."</w:t>
        </w:r>
      </w:ins>
    </w:p>
    <w:p w14:paraId="4844F2B4" w14:textId="77777777" w:rsidR="00181FFC" w:rsidRPr="00181FFC" w:rsidRDefault="00181FFC" w:rsidP="00181FFC">
      <w:pPr>
        <w:numPr>
          <w:ilvl w:val="0"/>
          <w:numId w:val="61"/>
        </w:numPr>
        <w:spacing w:line="600" w:lineRule="auto"/>
        <w:contextualSpacing/>
        <w:jc w:val="left"/>
        <w:rPr>
          <w:ins w:id="17548" w:author="UTENTE" w:date="2020-06-30T19:00:00Z"/>
          <w:rFonts w:ascii="Calibri" w:eastAsia="Calibri" w:hAnsi="Calibri" w:cs="Calibri"/>
          <w:lang w:val="en-US"/>
        </w:rPr>
      </w:pPr>
      <w:ins w:id="17549" w:author="UTENTE" w:date="2020-06-30T19:00:00Z">
        <w:r w:rsidRPr="00181FFC">
          <w:rPr>
            <w:rFonts w:ascii="Calibri" w:eastAsia="Calibri" w:hAnsi="Calibri" w:cs="Calibri"/>
            <w:lang w:val="en-US"/>
          </w:rPr>
          <w:t>n "If I hurry, I can catch up to him and ask what he knows about this crazy vampire stuff."</w:t>
        </w:r>
      </w:ins>
    </w:p>
    <w:p w14:paraId="181FB644" w14:textId="77777777" w:rsidR="00181FFC" w:rsidRPr="00181FFC" w:rsidRDefault="00181FFC" w:rsidP="00181FFC">
      <w:pPr>
        <w:numPr>
          <w:ilvl w:val="0"/>
          <w:numId w:val="61"/>
        </w:numPr>
        <w:spacing w:line="600" w:lineRule="auto"/>
        <w:contextualSpacing/>
        <w:jc w:val="left"/>
        <w:rPr>
          <w:ins w:id="17550" w:author="UTENTE" w:date="2020-06-30T19:00:00Z"/>
          <w:rFonts w:ascii="Calibri" w:eastAsia="Calibri" w:hAnsi="Calibri" w:cs="Calibri"/>
          <w:lang w:val="en-US"/>
        </w:rPr>
      </w:pPr>
      <w:ins w:id="17551" w:author="UTENTE" w:date="2020-06-30T19:00:00Z">
        <w:r w:rsidRPr="00181FFC">
          <w:rPr>
            <w:rFonts w:ascii="Calibri" w:eastAsia="Calibri" w:hAnsi="Calibri" w:cs="Calibri"/>
            <w:lang w:val="en-US"/>
          </w:rPr>
          <w:t>mcp "\"Uh, nice meeting you! Have a nice night, now!\""</w:t>
        </w:r>
      </w:ins>
    </w:p>
    <w:p w14:paraId="139FFE23" w14:textId="77777777" w:rsidR="00181FFC" w:rsidRPr="00181FFC" w:rsidRDefault="00181FFC" w:rsidP="00181FFC">
      <w:pPr>
        <w:numPr>
          <w:ilvl w:val="0"/>
          <w:numId w:val="61"/>
        </w:numPr>
        <w:spacing w:line="600" w:lineRule="auto"/>
        <w:contextualSpacing/>
        <w:jc w:val="left"/>
        <w:rPr>
          <w:ins w:id="17552" w:author="UTENTE" w:date="2020-06-30T19:00:00Z"/>
          <w:rFonts w:ascii="Calibri" w:eastAsia="Calibri" w:hAnsi="Calibri" w:cs="Calibri"/>
          <w:lang w:val="en-US"/>
        </w:rPr>
      </w:pPr>
      <w:ins w:id="17553" w:author="UTENTE" w:date="2020-06-30T19:00:00Z">
        <w:r w:rsidRPr="00181FFC">
          <w:rPr>
            <w:rFonts w:ascii="Calibri" w:eastAsia="Calibri" w:hAnsi="Calibri" w:cs="Calibri"/>
            <w:lang w:val="en-US"/>
          </w:rPr>
          <w:t>n "Throwing a nervous grin at Rex, I turn and bolt in Luka's direction as fast as I can."</w:t>
        </w:r>
      </w:ins>
    </w:p>
    <w:p w14:paraId="7BE5375D" w14:textId="77777777" w:rsidR="00181FFC" w:rsidRPr="00181FFC" w:rsidRDefault="00181FFC" w:rsidP="00181FFC">
      <w:pPr>
        <w:numPr>
          <w:ilvl w:val="0"/>
          <w:numId w:val="61"/>
        </w:numPr>
        <w:spacing w:line="600" w:lineRule="auto"/>
        <w:contextualSpacing/>
        <w:jc w:val="left"/>
        <w:rPr>
          <w:ins w:id="17554" w:author="UTENTE" w:date="2020-06-30T19:00:00Z"/>
          <w:rFonts w:ascii="Calibri" w:eastAsia="Calibri" w:hAnsi="Calibri" w:cs="Calibri"/>
          <w:lang w:val="en-US"/>
        </w:rPr>
      </w:pPr>
      <w:ins w:id="17555" w:author="UTENTE" w:date="2020-06-30T19:00:00Z">
        <w:r w:rsidRPr="00181FFC">
          <w:rPr>
            <w:rFonts w:ascii="Calibri" w:eastAsia="Calibri" w:hAnsi="Calibri" w:cs="Calibri"/>
            <w:lang w:val="en-US"/>
          </w:rPr>
          <w:t>n "Luckily, the kid's only lazily jogging along, so I reach his side in a few moments."</w:t>
        </w:r>
      </w:ins>
    </w:p>
    <w:p w14:paraId="2389E2E6" w14:textId="77777777" w:rsidR="00181FFC" w:rsidRPr="00181FFC" w:rsidRDefault="00181FFC" w:rsidP="00181FFC">
      <w:pPr>
        <w:numPr>
          <w:ilvl w:val="0"/>
          <w:numId w:val="61"/>
        </w:numPr>
        <w:spacing w:line="600" w:lineRule="auto"/>
        <w:contextualSpacing/>
        <w:jc w:val="left"/>
        <w:rPr>
          <w:ins w:id="17556" w:author="UTENTE" w:date="2020-06-30T19:00:00Z"/>
          <w:rFonts w:ascii="Calibri" w:eastAsia="Calibri" w:hAnsi="Calibri" w:cs="Calibri"/>
          <w:lang w:val="en-US"/>
        </w:rPr>
      </w:pPr>
      <w:ins w:id="17557" w:author="UTENTE" w:date="2020-06-30T19:00:00Z">
        <w:r w:rsidRPr="00181FFC">
          <w:rPr>
            <w:rFonts w:ascii="Calibri" w:eastAsia="Calibri" w:hAnsi="Calibri" w:cs="Calibri"/>
            <w:lang w:val="en-US"/>
          </w:rPr>
          <w:t>lp "\"…You?\""</w:t>
        </w:r>
      </w:ins>
    </w:p>
    <w:p w14:paraId="7BD24B9F" w14:textId="77777777" w:rsidR="00181FFC" w:rsidRPr="00181FFC" w:rsidRDefault="00181FFC" w:rsidP="00181FFC">
      <w:pPr>
        <w:numPr>
          <w:ilvl w:val="0"/>
          <w:numId w:val="61"/>
        </w:numPr>
        <w:spacing w:line="600" w:lineRule="auto"/>
        <w:contextualSpacing/>
        <w:jc w:val="left"/>
        <w:rPr>
          <w:ins w:id="17558" w:author="UTENTE" w:date="2020-06-30T19:00:00Z"/>
          <w:rFonts w:ascii="Calibri" w:eastAsia="Calibri" w:hAnsi="Calibri" w:cs="Calibri"/>
          <w:lang w:val="en-US"/>
        </w:rPr>
      </w:pPr>
      <w:ins w:id="17559" w:author="UTENTE" w:date="2020-06-30T19:00:00Z">
        <w:r w:rsidRPr="00181FFC">
          <w:rPr>
            <w:rFonts w:ascii="Calibri" w:eastAsia="Calibri" w:hAnsi="Calibri" w:cs="Calibri"/>
            <w:lang w:val="en-US"/>
          </w:rPr>
          <w:t>lp "\"What are {i}you{/i} following me for?\""</w:t>
        </w:r>
      </w:ins>
    </w:p>
    <w:p w14:paraId="4DAC0A32" w14:textId="77777777" w:rsidR="00181FFC" w:rsidRPr="00181FFC" w:rsidRDefault="00181FFC" w:rsidP="00181FFC">
      <w:pPr>
        <w:numPr>
          <w:ilvl w:val="0"/>
          <w:numId w:val="61"/>
        </w:numPr>
        <w:spacing w:line="600" w:lineRule="auto"/>
        <w:contextualSpacing/>
        <w:jc w:val="left"/>
        <w:rPr>
          <w:ins w:id="17560" w:author="UTENTE" w:date="2020-06-30T19:00:00Z"/>
          <w:rFonts w:ascii="Calibri" w:eastAsia="Calibri" w:hAnsi="Calibri" w:cs="Calibri"/>
          <w:lang w:val="en-US"/>
        </w:rPr>
      </w:pPr>
      <w:ins w:id="17561" w:author="UTENTE" w:date="2020-06-30T19:00:00Z">
        <w:r w:rsidRPr="00181FFC">
          <w:rPr>
            <w:rFonts w:ascii="Calibri" w:eastAsia="Calibri" w:hAnsi="Calibri" w:cs="Calibri"/>
            <w:lang w:val="en-US"/>
          </w:rPr>
          <w:t>n "He throws me a suspicious glare when I start running by his side."</w:t>
        </w:r>
      </w:ins>
    </w:p>
    <w:p w14:paraId="5C100EAF" w14:textId="77777777" w:rsidR="00181FFC" w:rsidRPr="00181FFC" w:rsidRDefault="00181FFC" w:rsidP="00181FFC">
      <w:pPr>
        <w:numPr>
          <w:ilvl w:val="0"/>
          <w:numId w:val="61"/>
        </w:numPr>
        <w:spacing w:line="600" w:lineRule="auto"/>
        <w:contextualSpacing/>
        <w:jc w:val="left"/>
        <w:rPr>
          <w:ins w:id="17562" w:author="UTENTE" w:date="2020-06-30T19:00:00Z"/>
          <w:rFonts w:ascii="Calibri" w:eastAsia="Calibri" w:hAnsi="Calibri" w:cs="Calibri"/>
          <w:lang w:val="en-US"/>
        </w:rPr>
      </w:pPr>
      <w:ins w:id="17563" w:author="UTENTE" w:date="2020-06-30T19:00:00Z">
        <w:r w:rsidRPr="00181FFC">
          <w:rPr>
            <w:rFonts w:ascii="Calibri" w:eastAsia="Calibri" w:hAnsi="Calibri" w:cs="Calibri"/>
            <w:lang w:val="en-US"/>
          </w:rPr>
          <w:t>mcp "\"I thought we'd talk about the weather! Isn't it a great night?\""</w:t>
        </w:r>
      </w:ins>
    </w:p>
    <w:p w14:paraId="6F102657" w14:textId="77777777" w:rsidR="00181FFC" w:rsidRPr="00181FFC" w:rsidRDefault="00181FFC" w:rsidP="00181FFC">
      <w:pPr>
        <w:numPr>
          <w:ilvl w:val="0"/>
          <w:numId w:val="61"/>
        </w:numPr>
        <w:spacing w:line="600" w:lineRule="auto"/>
        <w:contextualSpacing/>
        <w:jc w:val="left"/>
        <w:rPr>
          <w:ins w:id="17564" w:author="UTENTE" w:date="2020-06-30T19:00:00Z"/>
          <w:rFonts w:ascii="Calibri" w:eastAsia="Calibri" w:hAnsi="Calibri" w:cs="Calibri"/>
          <w:lang w:val="en-US"/>
        </w:rPr>
      </w:pPr>
      <w:ins w:id="17565" w:author="UTENTE" w:date="2020-06-30T19:00:00Z">
        <w:r w:rsidRPr="00181FFC">
          <w:rPr>
            <w:rFonts w:ascii="Calibri" w:eastAsia="Calibri" w:hAnsi="Calibri" w:cs="Calibri"/>
            <w:lang w:val="en-US"/>
          </w:rPr>
          <w:t>mcp "\"…I wanted to ask about the vampires, idiot. Why else?\""</w:t>
        </w:r>
      </w:ins>
    </w:p>
    <w:p w14:paraId="599BBE7B" w14:textId="77777777" w:rsidR="00181FFC" w:rsidRPr="00181FFC" w:rsidRDefault="00181FFC" w:rsidP="00181FFC">
      <w:pPr>
        <w:numPr>
          <w:ilvl w:val="0"/>
          <w:numId w:val="61"/>
        </w:numPr>
        <w:spacing w:line="600" w:lineRule="auto"/>
        <w:contextualSpacing/>
        <w:jc w:val="left"/>
        <w:rPr>
          <w:ins w:id="17566" w:author="UTENTE" w:date="2020-06-30T19:00:00Z"/>
          <w:rFonts w:ascii="Calibri" w:eastAsia="Calibri" w:hAnsi="Calibri" w:cs="Calibri"/>
          <w:lang w:val="en-US"/>
        </w:rPr>
      </w:pPr>
      <w:ins w:id="17567" w:author="UTENTE" w:date="2020-06-30T19:00:00Z">
        <w:r w:rsidRPr="00181FFC">
          <w:rPr>
            <w:rFonts w:ascii="Calibri" w:eastAsia="Calibri" w:hAnsi="Calibri" w:cs="Calibri"/>
            <w:lang w:val="en-US"/>
          </w:rPr>
          <w:t>mcp "\"Well, believe it or not, I'm having a pretty hard time dealing with the fact that vampires are real.\""</w:t>
        </w:r>
      </w:ins>
    </w:p>
    <w:p w14:paraId="46E75DA8" w14:textId="77777777" w:rsidR="00181FFC" w:rsidRPr="00181FFC" w:rsidRDefault="00181FFC" w:rsidP="00181FFC">
      <w:pPr>
        <w:numPr>
          <w:ilvl w:val="0"/>
          <w:numId w:val="61"/>
        </w:numPr>
        <w:spacing w:line="600" w:lineRule="auto"/>
        <w:contextualSpacing/>
        <w:jc w:val="left"/>
        <w:rPr>
          <w:ins w:id="17568" w:author="UTENTE" w:date="2020-06-30T19:00:00Z"/>
          <w:rFonts w:ascii="Calibri" w:eastAsia="Calibri" w:hAnsi="Calibri" w:cs="Calibri"/>
          <w:lang w:val="en-US"/>
        </w:rPr>
      </w:pPr>
      <w:ins w:id="17569" w:author="UTENTE" w:date="2020-06-30T19:00:00Z">
        <w:r w:rsidRPr="00181FFC">
          <w:rPr>
            <w:rFonts w:ascii="Calibri" w:eastAsia="Calibri" w:hAnsi="Calibri" w:cs="Calibri"/>
            <w:lang w:val="en-US"/>
          </w:rPr>
          <w:t>mcp "\"I was hoping you could shed some light on things for me, since you're human and fairly sane.\""</w:t>
        </w:r>
      </w:ins>
    </w:p>
    <w:p w14:paraId="3500E23B" w14:textId="77777777" w:rsidR="00181FFC" w:rsidRPr="00181FFC" w:rsidRDefault="00181FFC" w:rsidP="00181FFC">
      <w:pPr>
        <w:numPr>
          <w:ilvl w:val="0"/>
          <w:numId w:val="61"/>
        </w:numPr>
        <w:spacing w:line="600" w:lineRule="auto"/>
        <w:contextualSpacing/>
        <w:jc w:val="left"/>
        <w:rPr>
          <w:ins w:id="17570" w:author="UTENTE" w:date="2020-06-30T19:00:00Z"/>
          <w:rFonts w:ascii="Calibri" w:eastAsia="Calibri" w:hAnsi="Calibri" w:cs="Calibri"/>
          <w:lang w:val="en-US"/>
        </w:rPr>
      </w:pPr>
      <w:ins w:id="17571" w:author="UTENTE" w:date="2020-06-30T19:00:00Z">
        <w:r w:rsidRPr="00181FFC">
          <w:rPr>
            <w:rFonts w:ascii="Calibri" w:eastAsia="Calibri" w:hAnsi="Calibri" w:cs="Calibri"/>
            <w:lang w:val="en-US"/>
          </w:rPr>
          <w:t>lp "\"…\""</w:t>
        </w:r>
      </w:ins>
    </w:p>
    <w:p w14:paraId="7DF3AFFF" w14:textId="77777777" w:rsidR="00181FFC" w:rsidRPr="00181FFC" w:rsidRDefault="00181FFC" w:rsidP="00181FFC">
      <w:pPr>
        <w:numPr>
          <w:ilvl w:val="0"/>
          <w:numId w:val="61"/>
        </w:numPr>
        <w:spacing w:line="600" w:lineRule="auto"/>
        <w:contextualSpacing/>
        <w:jc w:val="left"/>
        <w:rPr>
          <w:ins w:id="17572" w:author="UTENTE" w:date="2020-06-30T19:00:00Z"/>
          <w:rFonts w:ascii="Calibri" w:eastAsia="Calibri" w:hAnsi="Calibri" w:cs="Calibri"/>
          <w:lang w:val="en-US"/>
        </w:rPr>
      </w:pPr>
      <w:ins w:id="17573" w:author="UTENTE" w:date="2020-06-30T19:00:00Z">
        <w:r w:rsidRPr="00181FFC">
          <w:rPr>
            <w:rFonts w:ascii="Calibri" w:eastAsia="Calibri" w:hAnsi="Calibri" w:cs="Calibri"/>
            <w:lang w:val="en-US"/>
          </w:rPr>
          <w:t>n "Luka slows his pace some, his eyes flicking hesitantly away from me."</w:t>
        </w:r>
        <w:r w:rsidRPr="00181FFC">
          <w:rPr>
            <w:rFonts w:ascii="Calibri" w:eastAsia="Calibri" w:hAnsi="Calibri" w:cs="Calibri"/>
            <w:lang w:val="en-US"/>
          </w:rPr>
          <w:br w:type="page"/>
        </w:r>
      </w:ins>
    </w:p>
    <w:p w14:paraId="08B3BD2E" w14:textId="77777777" w:rsidR="00181FFC" w:rsidRPr="00181FFC" w:rsidRDefault="00181FFC" w:rsidP="00181FFC">
      <w:pPr>
        <w:numPr>
          <w:ilvl w:val="0"/>
          <w:numId w:val="62"/>
        </w:numPr>
        <w:spacing w:line="600" w:lineRule="auto"/>
        <w:contextualSpacing/>
        <w:jc w:val="left"/>
        <w:rPr>
          <w:ins w:id="17574" w:author="UTENTE" w:date="2020-06-30T19:00:00Z"/>
          <w:rFonts w:ascii="Calibri" w:eastAsia="Calibri" w:hAnsi="Calibri" w:cs="Times New Roman"/>
        </w:rPr>
      </w:pPr>
      <w:ins w:id="17575" w:author="UTENTE" w:date="2020-06-30T19:00:00Z">
        <w:r w:rsidRPr="00181FFC">
          <w:rPr>
            <w:rFonts w:ascii="Calibri" w:eastAsia="Calibri" w:hAnsi="Calibri" w:cs="Times New Roman"/>
          </w:rPr>
          <w:lastRenderedPageBreak/>
          <w:t>n "Beh, Luka sarà anche un moccioso viziato, ma almeno sembra abbastanza normale."</w:t>
        </w:r>
      </w:ins>
    </w:p>
    <w:p w14:paraId="726D44C8" w14:textId="77777777" w:rsidR="00181FFC" w:rsidRPr="00181FFC" w:rsidRDefault="00181FFC" w:rsidP="00181FFC">
      <w:pPr>
        <w:numPr>
          <w:ilvl w:val="0"/>
          <w:numId w:val="62"/>
        </w:numPr>
        <w:spacing w:line="600" w:lineRule="auto"/>
        <w:contextualSpacing/>
        <w:jc w:val="left"/>
        <w:rPr>
          <w:ins w:id="17576" w:author="UTENTE" w:date="2020-06-30T19:00:00Z"/>
          <w:rFonts w:ascii="Calibri" w:eastAsia="Calibri" w:hAnsi="Calibri" w:cs="Times New Roman"/>
        </w:rPr>
      </w:pPr>
      <w:ins w:id="17577" w:author="UTENTE" w:date="2020-06-30T19:00:00Z">
        <w:r w:rsidRPr="00181FFC">
          <w:rPr>
            <w:rFonts w:ascii="Calibri" w:eastAsia="Calibri" w:hAnsi="Calibri" w:cs="Times New Roman"/>
          </w:rPr>
          <w:t>n "Se mi muovo, riesco a raggiungerlo e chiedergli cosa sa di tutta questa stronzata dei vampiri."</w:t>
        </w:r>
      </w:ins>
    </w:p>
    <w:p w14:paraId="64F499E6" w14:textId="77777777" w:rsidR="00181FFC" w:rsidRPr="00181FFC" w:rsidRDefault="00181FFC" w:rsidP="00181FFC">
      <w:pPr>
        <w:numPr>
          <w:ilvl w:val="0"/>
          <w:numId w:val="62"/>
        </w:numPr>
        <w:spacing w:line="600" w:lineRule="auto"/>
        <w:contextualSpacing/>
        <w:jc w:val="left"/>
        <w:rPr>
          <w:ins w:id="17578" w:author="UTENTE" w:date="2020-06-30T19:00:00Z"/>
          <w:rFonts w:ascii="Calibri" w:eastAsia="Calibri" w:hAnsi="Calibri" w:cs="Times New Roman"/>
        </w:rPr>
      </w:pPr>
      <w:ins w:id="17579" w:author="UTENTE" w:date="2020-06-30T19:00:00Z">
        <w:r w:rsidRPr="00181FFC">
          <w:rPr>
            <w:rFonts w:ascii="Calibri" w:eastAsia="Calibri" w:hAnsi="Calibri" w:cs="Times New Roman"/>
          </w:rPr>
          <w:t>mcp "\"Uh, piacere di averti conosciuto! Buona serata!\""</w:t>
        </w:r>
      </w:ins>
    </w:p>
    <w:p w14:paraId="16C10677" w14:textId="77777777" w:rsidR="00181FFC" w:rsidRPr="00181FFC" w:rsidRDefault="00181FFC" w:rsidP="00181FFC">
      <w:pPr>
        <w:numPr>
          <w:ilvl w:val="0"/>
          <w:numId w:val="62"/>
        </w:numPr>
        <w:spacing w:line="600" w:lineRule="auto"/>
        <w:contextualSpacing/>
        <w:jc w:val="left"/>
        <w:rPr>
          <w:ins w:id="17580" w:author="UTENTE" w:date="2020-06-30T19:00:00Z"/>
          <w:rFonts w:ascii="Calibri" w:eastAsia="Calibri" w:hAnsi="Calibri" w:cs="Times New Roman"/>
        </w:rPr>
      </w:pPr>
      <w:ins w:id="17581" w:author="UTENTE" w:date="2020-06-30T19:00:00Z">
        <w:r w:rsidRPr="00181FFC">
          <w:rPr>
            <w:rFonts w:ascii="Calibri" w:eastAsia="Calibri" w:hAnsi="Calibri" w:cs="Times New Roman"/>
          </w:rPr>
          <w:t>n "Rivolgendo un sorriso nervoso a Rex, mi volto e inizio a correre nella direzione di Luka più veloce che posso."</w:t>
        </w:r>
      </w:ins>
    </w:p>
    <w:p w14:paraId="0621CB04" w14:textId="77777777" w:rsidR="00181FFC" w:rsidRPr="00181FFC" w:rsidRDefault="00181FFC" w:rsidP="00181FFC">
      <w:pPr>
        <w:numPr>
          <w:ilvl w:val="0"/>
          <w:numId w:val="62"/>
        </w:numPr>
        <w:spacing w:line="600" w:lineRule="auto"/>
        <w:contextualSpacing/>
        <w:jc w:val="left"/>
        <w:rPr>
          <w:ins w:id="17582" w:author="UTENTE" w:date="2020-06-30T19:00:00Z"/>
          <w:rFonts w:ascii="Calibri" w:eastAsia="Calibri" w:hAnsi="Calibri" w:cs="Times New Roman"/>
        </w:rPr>
      </w:pPr>
      <w:ins w:id="17583" w:author="UTENTE" w:date="2020-06-30T19:00:00Z">
        <w:r w:rsidRPr="00181FFC">
          <w:rPr>
            <w:rFonts w:ascii="Calibri" w:eastAsia="Calibri" w:hAnsi="Calibri" w:cs="Times New Roman"/>
          </w:rPr>
          <w:t>n "Per fortuna, il ragazzino sta solo corricchiando, quindi riesco a essere al suo fianco in qualche secondo."</w:t>
        </w:r>
      </w:ins>
    </w:p>
    <w:p w14:paraId="59760C61" w14:textId="77777777" w:rsidR="00181FFC" w:rsidRPr="00181FFC" w:rsidRDefault="00181FFC" w:rsidP="00181FFC">
      <w:pPr>
        <w:numPr>
          <w:ilvl w:val="0"/>
          <w:numId w:val="62"/>
        </w:numPr>
        <w:spacing w:line="600" w:lineRule="auto"/>
        <w:contextualSpacing/>
        <w:jc w:val="left"/>
        <w:rPr>
          <w:ins w:id="17584" w:author="UTENTE" w:date="2020-06-30T19:00:00Z"/>
          <w:rFonts w:ascii="Calibri" w:eastAsia="Calibri" w:hAnsi="Calibri" w:cs="Times New Roman"/>
        </w:rPr>
      </w:pPr>
      <w:ins w:id="17585" w:author="UTENTE" w:date="2020-06-30T19:00:00Z">
        <w:r w:rsidRPr="00181FFC">
          <w:rPr>
            <w:rFonts w:ascii="Calibri" w:eastAsia="Calibri" w:hAnsi="Calibri" w:cs="Times New Roman"/>
          </w:rPr>
          <w:t>lp "\"…Tu?\""</w:t>
        </w:r>
      </w:ins>
    </w:p>
    <w:p w14:paraId="20C5BA5C" w14:textId="77777777" w:rsidR="00181FFC" w:rsidRPr="00181FFC" w:rsidRDefault="00181FFC" w:rsidP="00181FFC">
      <w:pPr>
        <w:numPr>
          <w:ilvl w:val="0"/>
          <w:numId w:val="62"/>
        </w:numPr>
        <w:spacing w:line="600" w:lineRule="auto"/>
        <w:contextualSpacing/>
        <w:jc w:val="left"/>
        <w:rPr>
          <w:ins w:id="17586" w:author="UTENTE" w:date="2020-06-30T19:00:00Z"/>
          <w:rFonts w:ascii="Calibri" w:eastAsia="Calibri" w:hAnsi="Calibri" w:cs="Times New Roman"/>
        </w:rPr>
      </w:pPr>
      <w:ins w:id="17587" w:author="UTENTE" w:date="2020-06-30T19:00:00Z">
        <w:r w:rsidRPr="00181FFC">
          <w:rPr>
            <w:rFonts w:ascii="Calibri" w:eastAsia="Calibri" w:hAnsi="Calibri" w:cs="Times New Roman"/>
          </w:rPr>
          <w:t>lp "\"Perché mi stai seguendo{i}tu?{/i}\""</w:t>
        </w:r>
      </w:ins>
    </w:p>
    <w:p w14:paraId="5C8B1C15" w14:textId="77777777" w:rsidR="00181FFC" w:rsidRPr="00181FFC" w:rsidRDefault="00181FFC" w:rsidP="00181FFC">
      <w:pPr>
        <w:numPr>
          <w:ilvl w:val="0"/>
          <w:numId w:val="62"/>
        </w:numPr>
        <w:spacing w:line="600" w:lineRule="auto"/>
        <w:contextualSpacing/>
        <w:jc w:val="left"/>
        <w:rPr>
          <w:ins w:id="17588" w:author="UTENTE" w:date="2020-06-30T19:00:00Z"/>
          <w:rFonts w:ascii="Calibri" w:eastAsia="Calibri" w:hAnsi="Calibri" w:cs="Times New Roman"/>
        </w:rPr>
      </w:pPr>
      <w:ins w:id="17589" w:author="UTENTE" w:date="2020-06-30T19:00:00Z">
        <w:r w:rsidRPr="00181FFC">
          <w:rPr>
            <w:rFonts w:ascii="Calibri" w:eastAsia="Calibri" w:hAnsi="Calibri" w:cs="Times New Roman"/>
          </w:rPr>
          <w:t>n "Mi lancia uno sguardo sospettoso quando inizio a correre accanto a lui."</w:t>
        </w:r>
      </w:ins>
    </w:p>
    <w:p w14:paraId="5FC14877" w14:textId="77777777" w:rsidR="00181FFC" w:rsidRPr="00181FFC" w:rsidRDefault="00181FFC" w:rsidP="00181FFC">
      <w:pPr>
        <w:numPr>
          <w:ilvl w:val="0"/>
          <w:numId w:val="62"/>
        </w:numPr>
        <w:spacing w:line="600" w:lineRule="auto"/>
        <w:contextualSpacing/>
        <w:jc w:val="left"/>
        <w:rPr>
          <w:ins w:id="17590" w:author="UTENTE" w:date="2020-06-30T19:00:00Z"/>
          <w:rFonts w:ascii="Calibri" w:eastAsia="Calibri" w:hAnsi="Calibri" w:cs="Times New Roman"/>
        </w:rPr>
      </w:pPr>
      <w:ins w:id="17591" w:author="UTENTE" w:date="2020-06-30T19:00:00Z">
        <w:r w:rsidRPr="00181FFC">
          <w:rPr>
            <w:rFonts w:ascii="Calibri" w:eastAsia="Calibri" w:hAnsi="Calibri" w:cs="Times New Roman"/>
          </w:rPr>
          <w:t>mcp "\"Pensavo che avremmo potuto parlare del tempo! È una notte veramente piacevole, non trovi?\""</w:t>
        </w:r>
      </w:ins>
    </w:p>
    <w:p w14:paraId="1505DA38" w14:textId="77777777" w:rsidR="00181FFC" w:rsidRPr="00181FFC" w:rsidRDefault="00181FFC" w:rsidP="00181FFC">
      <w:pPr>
        <w:numPr>
          <w:ilvl w:val="0"/>
          <w:numId w:val="62"/>
        </w:numPr>
        <w:spacing w:line="600" w:lineRule="auto"/>
        <w:contextualSpacing/>
        <w:jc w:val="left"/>
        <w:rPr>
          <w:ins w:id="17592" w:author="UTENTE" w:date="2020-06-30T19:00:00Z"/>
          <w:rFonts w:ascii="Calibri" w:eastAsia="Calibri" w:hAnsi="Calibri" w:cs="Times New Roman"/>
        </w:rPr>
      </w:pPr>
      <w:ins w:id="17593" w:author="UTENTE" w:date="2020-06-30T19:00:00Z">
        <w:r w:rsidRPr="00181FFC">
          <w:rPr>
            <w:rFonts w:ascii="Calibri" w:eastAsia="Calibri" w:hAnsi="Calibri" w:cs="Times New Roman"/>
          </w:rPr>
          <w:t>mcp "\"…Volevo farti delle domande sui vampiri, idiota. Che altro poteva essere?\""</w:t>
        </w:r>
      </w:ins>
    </w:p>
    <w:p w14:paraId="1C9159C8" w14:textId="77777777" w:rsidR="00181FFC" w:rsidRPr="00181FFC" w:rsidRDefault="00181FFC" w:rsidP="00181FFC">
      <w:pPr>
        <w:numPr>
          <w:ilvl w:val="0"/>
          <w:numId w:val="62"/>
        </w:numPr>
        <w:spacing w:line="600" w:lineRule="auto"/>
        <w:contextualSpacing/>
        <w:jc w:val="left"/>
        <w:rPr>
          <w:ins w:id="17594" w:author="UTENTE" w:date="2020-06-30T19:00:00Z"/>
          <w:rFonts w:ascii="Calibri" w:eastAsia="Calibri" w:hAnsi="Calibri" w:cs="Times New Roman"/>
        </w:rPr>
      </w:pPr>
      <w:ins w:id="17595" w:author="UTENTE" w:date="2020-06-30T19:00:00Z">
        <w:r w:rsidRPr="00181FFC">
          <w:rPr>
            <w:rFonts w:ascii="Calibri" w:eastAsia="Calibri" w:hAnsi="Calibri" w:cs="Times New Roman"/>
          </w:rPr>
          <w:t>mcp "\"Beh, che tu ci creda o no, mi sta risultando un po' difficile abituarmi all'idea che i vampiri esistano   per davvero.\""</w:t>
        </w:r>
      </w:ins>
    </w:p>
    <w:p w14:paraId="0F2E136B" w14:textId="77777777" w:rsidR="00181FFC" w:rsidRPr="00181FFC" w:rsidRDefault="00181FFC" w:rsidP="00181FFC">
      <w:pPr>
        <w:numPr>
          <w:ilvl w:val="0"/>
          <w:numId w:val="62"/>
        </w:numPr>
        <w:spacing w:line="600" w:lineRule="auto"/>
        <w:contextualSpacing/>
        <w:jc w:val="left"/>
        <w:rPr>
          <w:ins w:id="17596" w:author="UTENTE" w:date="2020-06-30T19:00:00Z"/>
          <w:rFonts w:ascii="Calibri" w:eastAsia="Calibri" w:hAnsi="Calibri" w:cs="Times New Roman"/>
        </w:rPr>
      </w:pPr>
      <w:ins w:id="17597" w:author="UTENTE" w:date="2020-06-30T19:00:00Z">
        <w:r w:rsidRPr="00181FFC">
          <w:rPr>
            <w:rFonts w:ascii="Calibri" w:eastAsia="Calibri" w:hAnsi="Calibri" w:cs="Times New Roman"/>
          </w:rPr>
          <w:t>mcp "\"Speravo che potessi fare luce   sulla questione per me, visto che sei umano e sufficientemente sano mentalmente.\""</w:t>
        </w:r>
      </w:ins>
    </w:p>
    <w:p w14:paraId="75ABA777" w14:textId="77777777" w:rsidR="00181FFC" w:rsidRPr="00181FFC" w:rsidRDefault="00181FFC" w:rsidP="00181FFC">
      <w:pPr>
        <w:numPr>
          <w:ilvl w:val="0"/>
          <w:numId w:val="62"/>
        </w:numPr>
        <w:spacing w:line="600" w:lineRule="auto"/>
        <w:contextualSpacing/>
        <w:jc w:val="left"/>
        <w:rPr>
          <w:ins w:id="17598" w:author="UTENTE" w:date="2020-06-30T19:00:00Z"/>
          <w:rFonts w:ascii="Calibri" w:eastAsia="Calibri" w:hAnsi="Calibri" w:cs="Times New Roman"/>
        </w:rPr>
      </w:pPr>
      <w:ins w:id="17599" w:author="UTENTE" w:date="2020-06-30T19:00:00Z">
        <w:r w:rsidRPr="00181FFC">
          <w:rPr>
            <w:rFonts w:ascii="Calibri" w:eastAsia="Calibri" w:hAnsi="Calibri" w:cs="Times New Roman"/>
          </w:rPr>
          <w:t>lp "\"…\""</w:t>
        </w:r>
      </w:ins>
    </w:p>
    <w:p w14:paraId="554477E4" w14:textId="77777777" w:rsidR="00181FFC" w:rsidRPr="00181FFC" w:rsidRDefault="00181FFC" w:rsidP="00181FFC">
      <w:pPr>
        <w:numPr>
          <w:ilvl w:val="0"/>
          <w:numId w:val="62"/>
        </w:numPr>
        <w:spacing w:line="600" w:lineRule="auto"/>
        <w:contextualSpacing/>
        <w:jc w:val="left"/>
        <w:rPr>
          <w:ins w:id="17600" w:author="UTENTE" w:date="2020-06-30T19:00:00Z"/>
          <w:rFonts w:ascii="Calibri" w:eastAsia="Calibri" w:hAnsi="Calibri" w:cs="Times New Roman"/>
        </w:rPr>
      </w:pPr>
      <w:ins w:id="17601" w:author="UTENTE" w:date="2020-06-30T19:00:00Z">
        <w:r w:rsidRPr="00181FFC">
          <w:rPr>
            <w:rFonts w:ascii="Calibri" w:eastAsia="Calibri" w:hAnsi="Calibri" w:cs="Times New Roman"/>
          </w:rPr>
          <w:t>n "Luka rallenta il passo, distogliendo gli occhi da me con esitazione."</w:t>
        </w:r>
        <w:r w:rsidRPr="00181FFC">
          <w:rPr>
            <w:rFonts w:ascii="Calibri" w:eastAsia="Calibri" w:hAnsi="Calibri" w:cs="Times New Roman"/>
          </w:rPr>
          <w:br w:type="page"/>
        </w:r>
      </w:ins>
    </w:p>
    <w:p w14:paraId="3EB842D1" w14:textId="77777777" w:rsidR="00181FFC" w:rsidRPr="00181FFC" w:rsidRDefault="00181FFC" w:rsidP="00181FFC">
      <w:pPr>
        <w:numPr>
          <w:ilvl w:val="0"/>
          <w:numId w:val="62"/>
        </w:numPr>
        <w:spacing w:line="600" w:lineRule="auto"/>
        <w:contextualSpacing/>
        <w:jc w:val="left"/>
        <w:rPr>
          <w:ins w:id="17602" w:author="UTENTE" w:date="2020-06-30T19:00:00Z"/>
          <w:rFonts w:ascii="Calibri" w:eastAsia="Calibri" w:hAnsi="Calibri" w:cs="Times New Roman"/>
          <w:lang w:val="en-US"/>
        </w:rPr>
      </w:pPr>
      <w:ins w:id="17603" w:author="UTENTE" w:date="2020-06-30T19:00:00Z">
        <w:r w:rsidRPr="00181FFC">
          <w:rPr>
            <w:rFonts w:ascii="Calibri" w:eastAsia="Calibri" w:hAnsi="Calibri" w:cs="Times New Roman"/>
            <w:lang w:val="en-US"/>
          </w:rPr>
          <w:lastRenderedPageBreak/>
          <w:t>n "I think he was chasing after Isaac, but the other man's already long gone."</w:t>
        </w:r>
      </w:ins>
    </w:p>
    <w:p w14:paraId="3DE80F5D" w14:textId="77777777" w:rsidR="00181FFC" w:rsidRPr="00181FFC" w:rsidRDefault="00181FFC" w:rsidP="00181FFC">
      <w:pPr>
        <w:numPr>
          <w:ilvl w:val="0"/>
          <w:numId w:val="62"/>
        </w:numPr>
        <w:spacing w:line="600" w:lineRule="auto"/>
        <w:contextualSpacing/>
        <w:jc w:val="left"/>
        <w:rPr>
          <w:ins w:id="17604" w:author="UTENTE" w:date="2020-06-30T19:00:00Z"/>
          <w:rFonts w:ascii="Calibri" w:eastAsia="Calibri" w:hAnsi="Calibri" w:cs="Times New Roman"/>
          <w:lang w:val="en-US"/>
        </w:rPr>
      </w:pPr>
      <w:ins w:id="17605" w:author="UTENTE" w:date="2020-06-30T19:00:00Z">
        <w:r w:rsidRPr="00181FFC">
          <w:rPr>
            <w:rFonts w:ascii="Calibri" w:eastAsia="Calibri" w:hAnsi="Calibri" w:cs="Times New Roman"/>
            <w:lang w:val="en-US"/>
          </w:rPr>
          <w:t>lp "\"Why d'you wanna know about the vampires?\""</w:t>
        </w:r>
      </w:ins>
    </w:p>
    <w:p w14:paraId="0AA2288C" w14:textId="77777777" w:rsidR="00181FFC" w:rsidRPr="00181FFC" w:rsidRDefault="00181FFC" w:rsidP="00181FFC">
      <w:pPr>
        <w:numPr>
          <w:ilvl w:val="0"/>
          <w:numId w:val="62"/>
        </w:numPr>
        <w:spacing w:line="600" w:lineRule="auto"/>
        <w:contextualSpacing/>
        <w:jc w:val="left"/>
        <w:rPr>
          <w:ins w:id="17606" w:author="UTENTE" w:date="2020-06-30T19:00:00Z"/>
          <w:rFonts w:ascii="Calibri" w:eastAsia="Calibri" w:hAnsi="Calibri" w:cs="Times New Roman"/>
          <w:lang w:val="en-US"/>
        </w:rPr>
      </w:pPr>
      <w:ins w:id="17607" w:author="UTENTE" w:date="2020-06-30T19:00:00Z">
        <w:r w:rsidRPr="00181FFC">
          <w:rPr>
            <w:rFonts w:ascii="Calibri" w:eastAsia="Calibri" w:hAnsi="Calibri" w:cs="Times New Roman"/>
            <w:lang w:val="en-US"/>
          </w:rPr>
          <w:t>mcp "\"I just got attacked by one, for fuck's sake. I had no idea they even existed before!\""</w:t>
        </w:r>
      </w:ins>
    </w:p>
    <w:p w14:paraId="09FA3A76" w14:textId="77777777" w:rsidR="00181FFC" w:rsidRPr="00181FFC" w:rsidRDefault="00181FFC" w:rsidP="00181FFC">
      <w:pPr>
        <w:numPr>
          <w:ilvl w:val="0"/>
          <w:numId w:val="62"/>
        </w:numPr>
        <w:spacing w:line="600" w:lineRule="auto"/>
        <w:contextualSpacing/>
        <w:jc w:val="left"/>
        <w:rPr>
          <w:ins w:id="17608" w:author="UTENTE" w:date="2020-06-30T19:00:00Z"/>
          <w:rFonts w:ascii="Calibri" w:eastAsia="Calibri" w:hAnsi="Calibri" w:cs="Times New Roman"/>
          <w:lang w:val="en-US"/>
        </w:rPr>
      </w:pPr>
      <w:ins w:id="17609" w:author="UTENTE" w:date="2020-06-30T19:00:00Z">
        <w:r w:rsidRPr="00181FFC">
          <w:rPr>
            <w:rFonts w:ascii="Calibri" w:eastAsia="Calibri" w:hAnsi="Calibri" w:cs="Times New Roman"/>
            <w:lang w:val="en-US"/>
          </w:rPr>
          <w:t>mcp "\" If they're crawling around everywhere, I'd like to know so I don't get chomped on my way home one night!\""</w:t>
        </w:r>
      </w:ins>
    </w:p>
    <w:p w14:paraId="5FA16BCD" w14:textId="77777777" w:rsidR="00181FFC" w:rsidRPr="00181FFC" w:rsidRDefault="00181FFC" w:rsidP="00181FFC">
      <w:pPr>
        <w:numPr>
          <w:ilvl w:val="0"/>
          <w:numId w:val="62"/>
        </w:numPr>
        <w:spacing w:line="600" w:lineRule="auto"/>
        <w:contextualSpacing/>
        <w:jc w:val="left"/>
        <w:rPr>
          <w:ins w:id="17610" w:author="UTENTE" w:date="2020-06-30T19:00:00Z"/>
          <w:rFonts w:ascii="Calibri" w:eastAsia="Calibri" w:hAnsi="Calibri" w:cs="Times New Roman"/>
          <w:lang w:val="en-US"/>
        </w:rPr>
      </w:pPr>
      <w:ins w:id="17611" w:author="UTENTE" w:date="2020-06-30T19:00:00Z">
        <w:r w:rsidRPr="00181FFC">
          <w:rPr>
            <w:rFonts w:ascii="Calibri" w:eastAsia="Calibri" w:hAnsi="Calibri" w:cs="Times New Roman"/>
            <w:lang w:val="en-US"/>
          </w:rPr>
          <w:t>n "My frustrated response makes Luka blink in surprise."</w:t>
        </w:r>
      </w:ins>
    </w:p>
    <w:p w14:paraId="4EB17462" w14:textId="77777777" w:rsidR="00181FFC" w:rsidRPr="00181FFC" w:rsidRDefault="00181FFC" w:rsidP="00181FFC">
      <w:pPr>
        <w:numPr>
          <w:ilvl w:val="0"/>
          <w:numId w:val="62"/>
        </w:numPr>
        <w:spacing w:line="600" w:lineRule="auto"/>
        <w:contextualSpacing/>
        <w:jc w:val="left"/>
        <w:rPr>
          <w:ins w:id="17612" w:author="UTENTE" w:date="2020-06-30T19:00:00Z"/>
          <w:rFonts w:ascii="Calibri" w:eastAsia="Calibri" w:hAnsi="Calibri" w:cs="Times New Roman"/>
          <w:lang w:val="en-US"/>
        </w:rPr>
      </w:pPr>
      <w:ins w:id="17613" w:author="UTENTE" w:date="2020-06-30T19:00:00Z">
        <w:r w:rsidRPr="00181FFC">
          <w:rPr>
            <w:rFonts w:ascii="Calibri" w:eastAsia="Calibri" w:hAnsi="Calibri" w:cs="Times New Roman"/>
            <w:lang w:val="en-US"/>
          </w:rPr>
          <w:t>mcp "\"To protect myself, obviously.\""</w:t>
        </w:r>
      </w:ins>
    </w:p>
    <w:p w14:paraId="08CAB670" w14:textId="77777777" w:rsidR="00181FFC" w:rsidRPr="00181FFC" w:rsidRDefault="00181FFC" w:rsidP="00181FFC">
      <w:pPr>
        <w:numPr>
          <w:ilvl w:val="0"/>
          <w:numId w:val="62"/>
        </w:numPr>
        <w:spacing w:line="600" w:lineRule="auto"/>
        <w:contextualSpacing/>
        <w:jc w:val="left"/>
        <w:rPr>
          <w:ins w:id="17614" w:author="UTENTE" w:date="2020-06-30T19:00:00Z"/>
          <w:rFonts w:ascii="Calibri" w:eastAsia="Calibri" w:hAnsi="Calibri" w:cs="Times New Roman"/>
          <w:lang w:val="en-US"/>
        </w:rPr>
      </w:pPr>
      <w:ins w:id="17615" w:author="UTENTE" w:date="2020-06-30T19:00:00Z">
        <w:r w:rsidRPr="00181FFC">
          <w:rPr>
            <w:rFonts w:ascii="Calibri" w:eastAsia="Calibri" w:hAnsi="Calibri" w:cs="Times New Roman"/>
            <w:lang w:val="en-US"/>
          </w:rPr>
          <w:t>mcp "\"After what happened back there, it's pretty clear how dangerous they are.\""</w:t>
        </w:r>
      </w:ins>
    </w:p>
    <w:p w14:paraId="63C58A34" w14:textId="77777777" w:rsidR="00181FFC" w:rsidRPr="00181FFC" w:rsidRDefault="00181FFC" w:rsidP="00181FFC">
      <w:pPr>
        <w:numPr>
          <w:ilvl w:val="0"/>
          <w:numId w:val="62"/>
        </w:numPr>
        <w:spacing w:line="600" w:lineRule="auto"/>
        <w:contextualSpacing/>
        <w:jc w:val="left"/>
        <w:rPr>
          <w:ins w:id="17616" w:author="UTENTE" w:date="2020-06-30T19:00:00Z"/>
          <w:rFonts w:ascii="Calibri" w:eastAsia="Calibri" w:hAnsi="Calibri" w:cs="Times New Roman"/>
          <w:lang w:val="en-US"/>
        </w:rPr>
      </w:pPr>
      <w:ins w:id="17617" w:author="UTENTE" w:date="2020-06-30T19:00:00Z">
        <w:r w:rsidRPr="00181FFC">
          <w:rPr>
            <w:rFonts w:ascii="Calibri" w:eastAsia="Calibri" w:hAnsi="Calibri" w:cs="Times New Roman"/>
            <w:lang w:val="en-US"/>
          </w:rPr>
          <w:t>n "My earnest response makes Luka blink in surprise."</w:t>
        </w:r>
      </w:ins>
    </w:p>
    <w:p w14:paraId="2C53CA7A" w14:textId="77777777" w:rsidR="00181FFC" w:rsidRPr="00181FFC" w:rsidRDefault="00181FFC" w:rsidP="00181FFC">
      <w:pPr>
        <w:numPr>
          <w:ilvl w:val="0"/>
          <w:numId w:val="62"/>
        </w:numPr>
        <w:spacing w:line="600" w:lineRule="auto"/>
        <w:contextualSpacing/>
        <w:jc w:val="left"/>
        <w:rPr>
          <w:ins w:id="17618" w:author="UTENTE" w:date="2020-06-30T19:00:00Z"/>
          <w:rFonts w:ascii="Calibri" w:eastAsia="Calibri" w:hAnsi="Calibri" w:cs="Times New Roman"/>
          <w:lang w:val="en-US"/>
        </w:rPr>
      </w:pPr>
      <w:ins w:id="17619" w:author="UTENTE" w:date="2020-06-30T19:00:00Z">
        <w:r w:rsidRPr="00181FFC">
          <w:rPr>
            <w:rFonts w:ascii="Calibri" w:eastAsia="Calibri" w:hAnsi="Calibri" w:cs="Times New Roman"/>
            <w:lang w:val="en-US"/>
          </w:rPr>
          <w:t>n "I don't know why he'd be surprised.{w} Isn't this a pretty normal reaction to learning that fantasy monsters are real…?"</w:t>
        </w:r>
      </w:ins>
    </w:p>
    <w:p w14:paraId="258B7F24" w14:textId="77777777" w:rsidR="00181FFC" w:rsidRPr="00181FFC" w:rsidRDefault="00181FFC" w:rsidP="00181FFC">
      <w:pPr>
        <w:numPr>
          <w:ilvl w:val="0"/>
          <w:numId w:val="62"/>
        </w:numPr>
        <w:spacing w:line="600" w:lineRule="auto"/>
        <w:contextualSpacing/>
        <w:jc w:val="left"/>
        <w:rPr>
          <w:ins w:id="17620" w:author="UTENTE" w:date="2020-06-30T19:00:00Z"/>
          <w:rFonts w:ascii="Calibri" w:eastAsia="Calibri" w:hAnsi="Calibri" w:cs="Times New Roman"/>
          <w:lang w:val="en-US"/>
        </w:rPr>
      </w:pPr>
      <w:ins w:id="17621" w:author="UTENTE" w:date="2020-06-30T19:00:00Z">
        <w:r w:rsidRPr="00181FFC">
          <w:rPr>
            <w:rFonts w:ascii="Calibri" w:eastAsia="Calibri" w:hAnsi="Calibri" w:cs="Times New Roman"/>
            <w:lang w:val="en-US"/>
          </w:rPr>
          <w:t>n "––Slowly, Luka comes to a stop, turning around to face me."</w:t>
        </w:r>
      </w:ins>
    </w:p>
    <w:p w14:paraId="7399533A" w14:textId="77777777" w:rsidR="00181FFC" w:rsidRPr="00181FFC" w:rsidRDefault="00181FFC" w:rsidP="00181FFC">
      <w:pPr>
        <w:numPr>
          <w:ilvl w:val="0"/>
          <w:numId w:val="62"/>
        </w:numPr>
        <w:spacing w:line="600" w:lineRule="auto"/>
        <w:contextualSpacing/>
        <w:jc w:val="left"/>
        <w:rPr>
          <w:ins w:id="17622" w:author="UTENTE" w:date="2020-06-30T19:00:00Z"/>
          <w:rFonts w:ascii="Calibri" w:eastAsia="Calibri" w:hAnsi="Calibri" w:cs="Times New Roman"/>
          <w:lang w:val="en-US"/>
        </w:rPr>
      </w:pPr>
      <w:ins w:id="17623" w:author="UTENTE" w:date="2020-06-30T19:00:00Z">
        <w:r w:rsidRPr="00181FFC">
          <w:rPr>
            <w:rFonts w:ascii="Calibri" w:eastAsia="Calibri" w:hAnsi="Calibri" w:cs="Times New Roman"/>
            <w:lang w:val="en-US"/>
          </w:rPr>
          <w:t>n "He looks a bit reluctant, but his face soon twists up in a determined frown."</w:t>
        </w:r>
      </w:ins>
    </w:p>
    <w:p w14:paraId="5C1ADF64" w14:textId="77777777" w:rsidR="00181FFC" w:rsidRPr="00181FFC" w:rsidRDefault="00181FFC" w:rsidP="00181FFC">
      <w:pPr>
        <w:numPr>
          <w:ilvl w:val="0"/>
          <w:numId w:val="62"/>
        </w:numPr>
        <w:spacing w:line="600" w:lineRule="auto"/>
        <w:contextualSpacing/>
        <w:jc w:val="left"/>
        <w:rPr>
          <w:ins w:id="17624" w:author="UTENTE" w:date="2020-06-30T19:00:00Z"/>
          <w:rFonts w:ascii="Calibri" w:eastAsia="Calibri" w:hAnsi="Calibri" w:cs="Times New Roman"/>
          <w:lang w:val="en-US"/>
        </w:rPr>
      </w:pPr>
      <w:ins w:id="17625" w:author="UTENTE" w:date="2020-06-30T19:00:00Z">
        <w:r w:rsidRPr="00181FFC">
          <w:rPr>
            <w:rFonts w:ascii="Calibri" w:eastAsia="Calibri" w:hAnsi="Calibri" w:cs="Times New Roman"/>
            <w:lang w:val="en-US"/>
          </w:rPr>
          <w:t>l "\"Fine. Let's go back to the diner.\""</w:t>
        </w:r>
      </w:ins>
    </w:p>
    <w:p w14:paraId="0DF8DAF8" w14:textId="77777777" w:rsidR="00181FFC" w:rsidRPr="00181FFC" w:rsidRDefault="00181FFC" w:rsidP="00181FFC">
      <w:pPr>
        <w:numPr>
          <w:ilvl w:val="0"/>
          <w:numId w:val="62"/>
        </w:numPr>
        <w:spacing w:line="600" w:lineRule="auto"/>
        <w:contextualSpacing/>
        <w:jc w:val="left"/>
        <w:rPr>
          <w:ins w:id="17626" w:author="UTENTE" w:date="2020-06-30T19:00:00Z"/>
          <w:rFonts w:ascii="Calibri" w:eastAsia="Calibri" w:hAnsi="Calibri" w:cs="Times New Roman"/>
          <w:lang w:val="en-US"/>
        </w:rPr>
      </w:pPr>
      <w:ins w:id="17627" w:author="UTENTE" w:date="2020-06-30T19:00:00Z">
        <w:r w:rsidRPr="00181FFC">
          <w:rPr>
            <w:rFonts w:ascii="Calibri" w:eastAsia="Calibri" w:hAnsi="Calibri" w:cs="Times New Roman"/>
            <w:lang w:val="en-US"/>
          </w:rPr>
          <w:t>mc "\"Back to… the diner?\""</w:t>
        </w:r>
      </w:ins>
    </w:p>
    <w:p w14:paraId="1EF51531" w14:textId="77777777" w:rsidR="00181FFC" w:rsidRPr="00181FFC" w:rsidRDefault="00181FFC" w:rsidP="00181FFC">
      <w:pPr>
        <w:numPr>
          <w:ilvl w:val="0"/>
          <w:numId w:val="62"/>
        </w:numPr>
        <w:spacing w:line="600" w:lineRule="auto"/>
        <w:contextualSpacing/>
        <w:jc w:val="left"/>
        <w:rPr>
          <w:ins w:id="17628" w:author="UTENTE" w:date="2020-06-30T19:00:00Z"/>
          <w:rFonts w:ascii="Calibri" w:eastAsia="Calibri" w:hAnsi="Calibri" w:cs="Times New Roman"/>
          <w:lang w:val="en-US"/>
        </w:rPr>
      </w:pPr>
      <w:ins w:id="17629" w:author="UTENTE" w:date="2020-06-30T19:00:00Z">
        <w:r w:rsidRPr="00181FFC">
          <w:rPr>
            <w:rFonts w:ascii="Calibri" w:eastAsia="Calibri" w:hAnsi="Calibri" w:cs="Times New Roman"/>
            <w:lang w:val="en-US"/>
          </w:rPr>
          <w:t>n "When I repeat his words curiously, Luka gives me a long, impatient sigh."</w:t>
        </w:r>
      </w:ins>
    </w:p>
    <w:p w14:paraId="3B3ABC03" w14:textId="77777777" w:rsidR="00181FFC" w:rsidRPr="00181FFC" w:rsidRDefault="00181FFC" w:rsidP="00181FFC">
      <w:pPr>
        <w:numPr>
          <w:ilvl w:val="0"/>
          <w:numId w:val="62"/>
        </w:numPr>
        <w:spacing w:line="600" w:lineRule="auto"/>
        <w:contextualSpacing/>
        <w:jc w:val="left"/>
        <w:rPr>
          <w:ins w:id="17630" w:author="UTENTE" w:date="2020-06-30T19:00:00Z"/>
          <w:rFonts w:ascii="Calibri" w:eastAsia="Calibri" w:hAnsi="Calibri" w:cs="Times New Roman"/>
          <w:lang w:val="en-US"/>
        </w:rPr>
      </w:pPr>
      <w:ins w:id="17631" w:author="UTENTE" w:date="2020-06-30T19:00:00Z">
        <w:r w:rsidRPr="00181FFC">
          <w:rPr>
            <w:rFonts w:ascii="Calibri" w:eastAsia="Calibri" w:hAnsi="Calibri" w:cs="Times New Roman"/>
            <w:lang w:val="en-US"/>
          </w:rPr>
          <w:t>l "\"That's what I said, wasn't it? I really want a soda right now.\""</w:t>
        </w:r>
        <w:r w:rsidRPr="00181FFC">
          <w:rPr>
            <w:rFonts w:ascii="Calibri" w:eastAsia="Calibri" w:hAnsi="Calibri" w:cs="Times New Roman"/>
            <w:lang w:val="en-US"/>
          </w:rPr>
          <w:br w:type="page"/>
        </w:r>
      </w:ins>
    </w:p>
    <w:p w14:paraId="574B964E" w14:textId="77777777" w:rsidR="00181FFC" w:rsidRPr="00181FFC" w:rsidRDefault="00181FFC" w:rsidP="00181FFC">
      <w:pPr>
        <w:numPr>
          <w:ilvl w:val="0"/>
          <w:numId w:val="61"/>
        </w:numPr>
        <w:spacing w:line="600" w:lineRule="auto"/>
        <w:ind w:left="567" w:hanging="578"/>
        <w:contextualSpacing/>
        <w:jc w:val="left"/>
        <w:rPr>
          <w:ins w:id="17632" w:author="UTENTE" w:date="2020-06-30T19:00:00Z"/>
          <w:rFonts w:ascii="Calibri" w:eastAsia="Calibri" w:hAnsi="Calibri" w:cs="Times New Roman"/>
        </w:rPr>
      </w:pPr>
      <w:ins w:id="17633" w:author="UTENTE" w:date="2020-06-30T19:00:00Z">
        <w:r w:rsidRPr="00181FFC">
          <w:rPr>
            <w:rFonts w:ascii="Calibri" w:eastAsia="Calibri" w:hAnsi="Calibri" w:cs="Times New Roman"/>
          </w:rPr>
          <w:lastRenderedPageBreak/>
          <w:t>n "Penso che stesse rincorrendo Isaac, ma l'uomo è ormai bello che andato."</w:t>
        </w:r>
      </w:ins>
    </w:p>
    <w:p w14:paraId="09D218AA" w14:textId="77777777" w:rsidR="00181FFC" w:rsidRPr="00181FFC" w:rsidRDefault="00181FFC" w:rsidP="00181FFC">
      <w:pPr>
        <w:numPr>
          <w:ilvl w:val="0"/>
          <w:numId w:val="61"/>
        </w:numPr>
        <w:spacing w:line="600" w:lineRule="auto"/>
        <w:ind w:left="567" w:hanging="578"/>
        <w:contextualSpacing/>
        <w:jc w:val="left"/>
        <w:rPr>
          <w:ins w:id="17634" w:author="UTENTE" w:date="2020-06-30T19:00:00Z"/>
          <w:rFonts w:ascii="Calibri" w:eastAsia="Calibri" w:hAnsi="Calibri" w:cs="Times New Roman"/>
        </w:rPr>
      </w:pPr>
      <w:ins w:id="17635" w:author="UTENTE" w:date="2020-06-30T19:00:00Z">
        <w:r w:rsidRPr="00181FFC">
          <w:rPr>
            <w:rFonts w:ascii="Calibri" w:eastAsia="Calibri" w:hAnsi="Calibri" w:cs="Times New Roman"/>
          </w:rPr>
          <w:t>lp "\"Perché vuoi sapere cose sui vampiri?\""</w:t>
        </w:r>
      </w:ins>
    </w:p>
    <w:p w14:paraId="5C08DB91" w14:textId="77777777" w:rsidR="00181FFC" w:rsidRPr="00181FFC" w:rsidRDefault="00181FFC" w:rsidP="00181FFC">
      <w:pPr>
        <w:numPr>
          <w:ilvl w:val="0"/>
          <w:numId w:val="61"/>
        </w:numPr>
        <w:spacing w:line="600" w:lineRule="auto"/>
        <w:ind w:left="567" w:hanging="578"/>
        <w:contextualSpacing/>
        <w:jc w:val="left"/>
        <w:rPr>
          <w:ins w:id="17636" w:author="UTENTE" w:date="2020-06-30T19:00:00Z"/>
          <w:rFonts w:ascii="Calibri" w:eastAsia="Calibri" w:hAnsi="Calibri" w:cs="Times New Roman"/>
        </w:rPr>
      </w:pPr>
      <w:ins w:id="17637" w:author="UTENTE" w:date="2020-06-30T19:00:00Z">
        <w:r w:rsidRPr="00181FFC">
          <w:rPr>
            <w:rFonts w:ascii="Calibri" w:eastAsia="Calibri" w:hAnsi="Calibri" w:cs="Times New Roman"/>
          </w:rPr>
          <w:t>mcp "\"Sono appena stato aggredito da uno di essi, per dio. E non avevo nemmeno idea che esistessero!\""</w:t>
        </w:r>
      </w:ins>
    </w:p>
    <w:p w14:paraId="5ADC3127" w14:textId="77777777" w:rsidR="00181FFC" w:rsidRPr="00181FFC" w:rsidRDefault="00181FFC" w:rsidP="00181FFC">
      <w:pPr>
        <w:numPr>
          <w:ilvl w:val="0"/>
          <w:numId w:val="61"/>
        </w:numPr>
        <w:spacing w:line="600" w:lineRule="auto"/>
        <w:ind w:left="567" w:hanging="578"/>
        <w:contextualSpacing/>
        <w:jc w:val="left"/>
        <w:rPr>
          <w:ins w:id="17638" w:author="UTENTE" w:date="2020-06-30T19:00:00Z"/>
          <w:rFonts w:ascii="Calibri" w:eastAsia="Calibri" w:hAnsi="Calibri" w:cs="Times New Roman"/>
        </w:rPr>
      </w:pPr>
      <w:ins w:id="17639" w:author="UTENTE" w:date="2020-06-30T19:00:00Z">
        <w:r w:rsidRPr="00181FFC">
          <w:rPr>
            <w:rFonts w:ascii="Calibri" w:eastAsia="Calibri" w:hAnsi="Calibri" w:cs="Times New Roman"/>
          </w:rPr>
          <w:t>mcp "\"Se si nascondono ovunque, vorrei saperlo, almeno posso evitare di farmi masticare mordere sulla strada verso casa!"</w:t>
        </w:r>
      </w:ins>
    </w:p>
    <w:p w14:paraId="4C567916" w14:textId="77777777" w:rsidR="00181FFC" w:rsidRPr="00181FFC" w:rsidRDefault="00181FFC" w:rsidP="00181FFC">
      <w:pPr>
        <w:numPr>
          <w:ilvl w:val="0"/>
          <w:numId w:val="61"/>
        </w:numPr>
        <w:spacing w:line="600" w:lineRule="auto"/>
        <w:ind w:left="567" w:hanging="578"/>
        <w:contextualSpacing/>
        <w:jc w:val="left"/>
        <w:rPr>
          <w:ins w:id="17640" w:author="UTENTE" w:date="2020-06-30T19:00:00Z"/>
          <w:rFonts w:ascii="Calibri" w:eastAsia="Calibri" w:hAnsi="Calibri" w:cs="Times New Roman"/>
        </w:rPr>
      </w:pPr>
      <w:ins w:id="17641" w:author="UTENTE" w:date="2020-06-30T19:00:00Z">
        <w:r w:rsidRPr="00181FFC">
          <w:rPr>
            <w:rFonts w:ascii="Calibri" w:eastAsia="Calibri" w:hAnsi="Calibri" w:cs="Times New Roman"/>
          </w:rPr>
          <w:t>n "La mia risposta frustrata fa strabuzzare gli occhi a Luka."</w:t>
        </w:r>
      </w:ins>
    </w:p>
    <w:p w14:paraId="2C702B9E" w14:textId="77777777" w:rsidR="00181FFC" w:rsidRPr="00181FFC" w:rsidRDefault="00181FFC" w:rsidP="00181FFC">
      <w:pPr>
        <w:numPr>
          <w:ilvl w:val="0"/>
          <w:numId w:val="61"/>
        </w:numPr>
        <w:spacing w:line="600" w:lineRule="auto"/>
        <w:ind w:left="567" w:hanging="578"/>
        <w:contextualSpacing/>
        <w:jc w:val="left"/>
        <w:rPr>
          <w:ins w:id="17642" w:author="UTENTE" w:date="2020-06-30T19:00:00Z"/>
          <w:rFonts w:ascii="Calibri" w:eastAsia="Calibri" w:hAnsi="Calibri" w:cs="Times New Roman"/>
          <w:lang w:val="en-US"/>
        </w:rPr>
      </w:pPr>
      <w:ins w:id="17643" w:author="UTENTE" w:date="2020-06-30T19:00:00Z">
        <w:r w:rsidRPr="00181FFC">
          <w:rPr>
            <w:rFonts w:ascii="Calibri" w:eastAsia="Calibri" w:hAnsi="Calibri" w:cs="Times New Roman"/>
            <w:lang w:val="en-US"/>
          </w:rPr>
          <w:t>mcp "\"Per proteggermi, ovviamente.\""</w:t>
        </w:r>
      </w:ins>
    </w:p>
    <w:p w14:paraId="66461214" w14:textId="77777777" w:rsidR="00181FFC" w:rsidRPr="00181FFC" w:rsidRDefault="00181FFC" w:rsidP="00181FFC">
      <w:pPr>
        <w:numPr>
          <w:ilvl w:val="0"/>
          <w:numId w:val="61"/>
        </w:numPr>
        <w:spacing w:line="600" w:lineRule="auto"/>
        <w:ind w:left="567" w:hanging="578"/>
        <w:contextualSpacing/>
        <w:jc w:val="left"/>
        <w:rPr>
          <w:ins w:id="17644" w:author="UTENTE" w:date="2020-06-30T19:00:00Z"/>
          <w:rFonts w:ascii="Calibri" w:eastAsia="Calibri" w:hAnsi="Calibri" w:cs="Times New Roman"/>
        </w:rPr>
      </w:pPr>
      <w:ins w:id="17645" w:author="UTENTE" w:date="2020-06-30T19:00:00Z">
        <w:r w:rsidRPr="00181FFC">
          <w:rPr>
            <w:rFonts w:ascii="Calibri" w:eastAsia="Calibri" w:hAnsi="Calibri" w:cs="Times New Roman"/>
          </w:rPr>
          <w:t>mcp "\"Dopo quello che è successo prima, è piuttosto chiaro quanto siano pericolosi.\""</w:t>
        </w:r>
      </w:ins>
    </w:p>
    <w:p w14:paraId="2930869F" w14:textId="77777777" w:rsidR="00181FFC" w:rsidRPr="00181FFC" w:rsidRDefault="00181FFC" w:rsidP="00181FFC">
      <w:pPr>
        <w:numPr>
          <w:ilvl w:val="0"/>
          <w:numId w:val="61"/>
        </w:numPr>
        <w:spacing w:line="600" w:lineRule="auto"/>
        <w:ind w:left="567" w:hanging="578"/>
        <w:contextualSpacing/>
        <w:jc w:val="left"/>
        <w:rPr>
          <w:ins w:id="17646" w:author="UTENTE" w:date="2020-06-30T19:00:00Z"/>
          <w:rFonts w:ascii="Calibri" w:eastAsia="Calibri" w:hAnsi="Calibri" w:cs="Times New Roman"/>
        </w:rPr>
      </w:pPr>
      <w:ins w:id="17647" w:author="UTENTE" w:date="2020-06-30T19:00:00Z">
        <w:r w:rsidRPr="00181FFC">
          <w:rPr>
            <w:rFonts w:ascii="Calibri" w:eastAsia="Calibri" w:hAnsi="Calibri" w:cs="Times New Roman"/>
          </w:rPr>
          <w:t>n "La mia risposta sincera fa strabuzzare gli occhi a Luka."</w:t>
        </w:r>
      </w:ins>
    </w:p>
    <w:p w14:paraId="45A9572E" w14:textId="77777777" w:rsidR="00181FFC" w:rsidRPr="00181FFC" w:rsidRDefault="00181FFC" w:rsidP="00181FFC">
      <w:pPr>
        <w:numPr>
          <w:ilvl w:val="0"/>
          <w:numId w:val="61"/>
        </w:numPr>
        <w:spacing w:line="600" w:lineRule="auto"/>
        <w:ind w:left="567" w:hanging="578"/>
        <w:contextualSpacing/>
        <w:jc w:val="left"/>
        <w:rPr>
          <w:ins w:id="17648" w:author="UTENTE" w:date="2020-06-30T19:00:00Z"/>
          <w:rFonts w:ascii="Calibri" w:eastAsia="Calibri" w:hAnsi="Calibri" w:cs="Times New Roman"/>
        </w:rPr>
      </w:pPr>
      <w:ins w:id="17649" w:author="UTENTE" w:date="2020-06-30T19:00:00Z">
        <w:r w:rsidRPr="00181FFC">
          <w:rPr>
            <w:rFonts w:ascii="Calibri" w:eastAsia="Calibri" w:hAnsi="Calibri" w:cs="Times New Roman"/>
          </w:rPr>
          <w:t>n "Non capisco come possa essere sorpreso.{w} Non è una reazione normale, nel momento in cui vieni a sapere che i mostri delle storie sono veri…?"</w:t>
        </w:r>
      </w:ins>
    </w:p>
    <w:p w14:paraId="0C825C40" w14:textId="77777777" w:rsidR="00181FFC" w:rsidRPr="00181FFC" w:rsidRDefault="00181FFC" w:rsidP="00181FFC">
      <w:pPr>
        <w:numPr>
          <w:ilvl w:val="0"/>
          <w:numId w:val="61"/>
        </w:numPr>
        <w:spacing w:line="600" w:lineRule="auto"/>
        <w:ind w:left="567" w:hanging="578"/>
        <w:contextualSpacing/>
        <w:jc w:val="left"/>
        <w:rPr>
          <w:ins w:id="17650" w:author="UTENTE" w:date="2020-06-30T19:00:00Z"/>
          <w:rFonts w:ascii="Calibri" w:eastAsia="Calibri" w:hAnsi="Calibri" w:cs="Times New Roman"/>
        </w:rPr>
      </w:pPr>
      <w:ins w:id="17651" w:author="UTENTE" w:date="2020-06-30T19:00:00Z">
        <w:r w:rsidRPr="00181FFC">
          <w:rPr>
            <w:rFonts w:ascii="Calibri" w:eastAsia="Calibri" w:hAnsi="Calibri" w:cs="Times New Roman"/>
          </w:rPr>
          <w:t>n "Piano piano, Luka smette di correre, voltandosi per guardarmi."</w:t>
        </w:r>
      </w:ins>
    </w:p>
    <w:p w14:paraId="0019C33E" w14:textId="77777777" w:rsidR="00181FFC" w:rsidRPr="00181FFC" w:rsidRDefault="00181FFC" w:rsidP="00181FFC">
      <w:pPr>
        <w:numPr>
          <w:ilvl w:val="0"/>
          <w:numId w:val="61"/>
        </w:numPr>
        <w:spacing w:line="600" w:lineRule="auto"/>
        <w:ind w:left="567" w:hanging="578"/>
        <w:contextualSpacing/>
        <w:jc w:val="left"/>
        <w:rPr>
          <w:ins w:id="17652" w:author="UTENTE" w:date="2020-06-30T19:00:00Z"/>
          <w:rFonts w:ascii="Calibri" w:eastAsia="Calibri" w:hAnsi="Calibri" w:cs="Times New Roman"/>
        </w:rPr>
      </w:pPr>
      <w:ins w:id="17653" w:author="UTENTE" w:date="2020-06-30T19:00:00Z">
        <w:r w:rsidRPr="00181FFC">
          <w:rPr>
            <w:rFonts w:ascii="Calibri" w:eastAsia="Calibri" w:hAnsi="Calibri" w:cs="Times New Roman"/>
          </w:rPr>
          <w:t>n "Sembra un po' riluttante, ma la sua faccia si trasforma subito in una smorfia determinata."</w:t>
        </w:r>
      </w:ins>
    </w:p>
    <w:p w14:paraId="7763D9A4" w14:textId="77777777" w:rsidR="00181FFC" w:rsidRPr="00181FFC" w:rsidRDefault="00181FFC" w:rsidP="00181FFC">
      <w:pPr>
        <w:numPr>
          <w:ilvl w:val="0"/>
          <w:numId w:val="61"/>
        </w:numPr>
        <w:spacing w:line="600" w:lineRule="auto"/>
        <w:ind w:left="567" w:hanging="578"/>
        <w:contextualSpacing/>
        <w:jc w:val="left"/>
        <w:rPr>
          <w:ins w:id="17654" w:author="UTENTE" w:date="2020-06-30T19:00:00Z"/>
          <w:rFonts w:ascii="Calibri" w:eastAsia="Calibri" w:hAnsi="Calibri" w:cs="Times New Roman"/>
        </w:rPr>
      </w:pPr>
      <w:ins w:id="17655" w:author="UTENTE" w:date="2020-06-30T19:00:00Z">
        <w:r w:rsidRPr="00181FFC">
          <w:rPr>
            <w:rFonts w:ascii="Calibri" w:eastAsia="Calibri" w:hAnsi="Calibri" w:cs="Times New Roman"/>
          </w:rPr>
          <w:t>l "\"D'accordo. Torniamo alla tavola calda.\""</w:t>
        </w:r>
      </w:ins>
    </w:p>
    <w:p w14:paraId="4CA16AA8" w14:textId="77777777" w:rsidR="00181FFC" w:rsidRPr="00181FFC" w:rsidRDefault="00181FFC" w:rsidP="00181FFC">
      <w:pPr>
        <w:numPr>
          <w:ilvl w:val="0"/>
          <w:numId w:val="61"/>
        </w:numPr>
        <w:spacing w:line="600" w:lineRule="auto"/>
        <w:ind w:left="567" w:hanging="578"/>
        <w:contextualSpacing/>
        <w:jc w:val="left"/>
        <w:rPr>
          <w:ins w:id="17656" w:author="UTENTE" w:date="2020-06-30T19:00:00Z"/>
          <w:rFonts w:ascii="Calibri" w:eastAsia="Calibri" w:hAnsi="Calibri" w:cs="Times New Roman"/>
          <w:lang w:val="en-US"/>
        </w:rPr>
      </w:pPr>
      <w:ins w:id="17657" w:author="UTENTE" w:date="2020-06-30T19:00:00Z">
        <w:r w:rsidRPr="00181FFC">
          <w:rPr>
            <w:rFonts w:ascii="Calibri" w:eastAsia="Calibri" w:hAnsi="Calibri" w:cs="Times New Roman"/>
            <w:lang w:val="en-US"/>
          </w:rPr>
          <w:t>mc "\"Alla… tavola calda?\""</w:t>
        </w:r>
      </w:ins>
    </w:p>
    <w:p w14:paraId="67857CE1" w14:textId="77777777" w:rsidR="00181FFC" w:rsidRPr="00181FFC" w:rsidRDefault="00181FFC" w:rsidP="00181FFC">
      <w:pPr>
        <w:numPr>
          <w:ilvl w:val="0"/>
          <w:numId w:val="61"/>
        </w:numPr>
        <w:spacing w:line="600" w:lineRule="auto"/>
        <w:ind w:left="567" w:hanging="578"/>
        <w:contextualSpacing/>
        <w:jc w:val="left"/>
        <w:rPr>
          <w:ins w:id="17658" w:author="UTENTE" w:date="2020-06-30T19:00:00Z"/>
          <w:rFonts w:ascii="Calibri" w:eastAsia="Calibri" w:hAnsi="Calibri" w:cs="Times New Roman"/>
        </w:rPr>
      </w:pPr>
      <w:ins w:id="17659" w:author="UTENTE" w:date="2020-06-30T19:00:00Z">
        <w:r w:rsidRPr="00181FFC">
          <w:rPr>
            <w:rFonts w:ascii="Calibri" w:eastAsia="Calibri" w:hAnsi="Calibri" w:cs="Times New Roman"/>
          </w:rPr>
          <w:t>n "Quando ripeto incuriosito le sue parole, Luka mi rivolge un lungo e spazientito sospiro."</w:t>
        </w:r>
      </w:ins>
    </w:p>
    <w:p w14:paraId="0714B961" w14:textId="77777777" w:rsidR="00181FFC" w:rsidRPr="00181FFC" w:rsidRDefault="00181FFC" w:rsidP="00181FFC">
      <w:pPr>
        <w:numPr>
          <w:ilvl w:val="0"/>
          <w:numId w:val="61"/>
        </w:numPr>
        <w:spacing w:line="600" w:lineRule="auto"/>
        <w:ind w:left="567" w:hanging="578"/>
        <w:contextualSpacing/>
        <w:jc w:val="left"/>
        <w:rPr>
          <w:ins w:id="17660" w:author="UTENTE" w:date="2020-06-30T19:00:00Z"/>
          <w:rFonts w:ascii="Calibri" w:eastAsia="Calibri" w:hAnsi="Calibri" w:cs="Times New Roman"/>
        </w:rPr>
      </w:pPr>
      <w:ins w:id="17661" w:author="UTENTE" w:date="2020-06-30T19:00:00Z">
        <w:r w:rsidRPr="00181FFC">
          <w:rPr>
            <w:rFonts w:ascii="Calibri" w:eastAsia="Calibri" w:hAnsi="Calibri" w:cs="Times New Roman"/>
          </w:rPr>
          <w:t>l "\"È quello che ho detto, già. Ho proprio voglia di una bibita, al momento.\""</w:t>
        </w:r>
        <w:r w:rsidRPr="00181FFC">
          <w:rPr>
            <w:rFonts w:ascii="Calibri" w:eastAsia="Calibri" w:hAnsi="Calibri" w:cs="Times New Roman"/>
          </w:rPr>
          <w:br w:type="page"/>
        </w:r>
      </w:ins>
    </w:p>
    <w:p w14:paraId="41187875" w14:textId="77777777" w:rsidR="00181FFC" w:rsidRPr="00181FFC" w:rsidRDefault="00181FFC" w:rsidP="00181FFC">
      <w:pPr>
        <w:numPr>
          <w:ilvl w:val="0"/>
          <w:numId w:val="61"/>
        </w:numPr>
        <w:spacing w:line="600" w:lineRule="auto"/>
        <w:contextualSpacing/>
        <w:jc w:val="left"/>
        <w:rPr>
          <w:ins w:id="17662" w:author="UTENTE" w:date="2020-06-30T19:00:00Z"/>
          <w:rFonts w:ascii="Calibri" w:eastAsia="Calibri" w:hAnsi="Calibri" w:cs="Times New Roman"/>
          <w:lang w:val="en-US"/>
        </w:rPr>
      </w:pPr>
      <w:ins w:id="17663" w:author="UTENTE" w:date="2020-06-30T19:00:00Z">
        <w:r w:rsidRPr="00181FFC">
          <w:rPr>
            <w:rFonts w:ascii="Calibri" w:eastAsia="Calibri" w:hAnsi="Calibri" w:cs="Times New Roman"/>
            <w:lang w:val="en-US"/>
          </w:rPr>
          <w:lastRenderedPageBreak/>
          <w:t>l "\"And I guess I'll tell you about the vampires, since you seem like the type of guy who won't give up.\""</w:t>
        </w:r>
      </w:ins>
    </w:p>
    <w:p w14:paraId="62D1FF83" w14:textId="77777777" w:rsidR="00181FFC" w:rsidRPr="00181FFC" w:rsidRDefault="00181FFC" w:rsidP="00181FFC">
      <w:pPr>
        <w:numPr>
          <w:ilvl w:val="0"/>
          <w:numId w:val="61"/>
        </w:numPr>
        <w:spacing w:line="600" w:lineRule="auto"/>
        <w:contextualSpacing/>
        <w:jc w:val="left"/>
        <w:rPr>
          <w:ins w:id="17664" w:author="UTENTE" w:date="2020-06-30T19:00:00Z"/>
          <w:rFonts w:ascii="Calibri" w:eastAsia="Calibri" w:hAnsi="Calibri" w:cs="Times New Roman"/>
          <w:lang w:val="en-US"/>
        </w:rPr>
      </w:pPr>
      <w:ins w:id="17665" w:author="UTENTE" w:date="2020-06-30T19:00:00Z">
        <w:r w:rsidRPr="00181FFC">
          <w:rPr>
            <w:rFonts w:ascii="Calibri" w:eastAsia="Calibri" w:hAnsi="Calibri" w:cs="Times New Roman"/>
            <w:lang w:val="en-US"/>
          </w:rPr>
          <w:t>n "He raises an eyebrow expectantly, waiting for me to lead us back to the diner."</w:t>
        </w:r>
      </w:ins>
    </w:p>
    <w:p w14:paraId="2D442AB8" w14:textId="77777777" w:rsidR="00181FFC" w:rsidRPr="00181FFC" w:rsidRDefault="00181FFC" w:rsidP="00181FFC">
      <w:pPr>
        <w:numPr>
          <w:ilvl w:val="0"/>
          <w:numId w:val="61"/>
        </w:numPr>
        <w:spacing w:line="600" w:lineRule="auto"/>
        <w:contextualSpacing/>
        <w:jc w:val="left"/>
        <w:rPr>
          <w:ins w:id="17666" w:author="UTENTE" w:date="2020-06-30T19:00:00Z"/>
          <w:rFonts w:ascii="Calibri" w:eastAsia="Calibri" w:hAnsi="Calibri" w:cs="Times New Roman"/>
          <w:lang w:val="en-US"/>
        </w:rPr>
      </w:pPr>
      <w:ins w:id="17667" w:author="UTENTE" w:date="2020-06-30T19:00:00Z">
        <w:r w:rsidRPr="00181FFC">
          <w:rPr>
            <w:rFonts w:ascii="Calibri" w:eastAsia="Calibri" w:hAnsi="Calibri" w:cs="Times New Roman"/>
            <w:lang w:val="en-US"/>
          </w:rPr>
          <w:t>n "Man, this entitled little shit, I swear…"</w:t>
        </w:r>
      </w:ins>
    </w:p>
    <w:p w14:paraId="2B279E6D" w14:textId="77777777" w:rsidR="00181FFC" w:rsidRPr="00181FFC" w:rsidRDefault="00181FFC" w:rsidP="00181FFC">
      <w:pPr>
        <w:numPr>
          <w:ilvl w:val="0"/>
          <w:numId w:val="61"/>
        </w:numPr>
        <w:spacing w:line="600" w:lineRule="auto"/>
        <w:contextualSpacing/>
        <w:jc w:val="left"/>
        <w:rPr>
          <w:ins w:id="17668" w:author="UTENTE" w:date="2020-06-30T19:00:00Z"/>
          <w:rFonts w:ascii="Calibri" w:eastAsia="Calibri" w:hAnsi="Calibri" w:cs="Times New Roman"/>
          <w:lang w:val="en-US"/>
        </w:rPr>
      </w:pPr>
      <w:ins w:id="17669" w:author="UTENTE" w:date="2020-06-30T19:00:00Z">
        <w:r w:rsidRPr="00181FFC">
          <w:rPr>
            <w:rFonts w:ascii="Calibri" w:eastAsia="Calibri" w:hAnsi="Calibri" w:cs="Times New Roman"/>
            <w:lang w:val="en-US"/>
          </w:rPr>
          <w:t>mc "\"Right, sure. It's probably safer than being out here, anyway.\""</w:t>
        </w:r>
      </w:ins>
    </w:p>
    <w:p w14:paraId="29F57D50" w14:textId="77777777" w:rsidR="00181FFC" w:rsidRPr="00181FFC" w:rsidRDefault="00181FFC" w:rsidP="00181FFC">
      <w:pPr>
        <w:numPr>
          <w:ilvl w:val="0"/>
          <w:numId w:val="61"/>
        </w:numPr>
        <w:spacing w:line="600" w:lineRule="auto"/>
        <w:contextualSpacing/>
        <w:jc w:val="left"/>
        <w:rPr>
          <w:ins w:id="17670" w:author="UTENTE" w:date="2020-06-30T19:00:00Z"/>
          <w:rFonts w:ascii="Calibri" w:eastAsia="Calibri" w:hAnsi="Calibri" w:cs="Times New Roman"/>
        </w:rPr>
      </w:pPr>
      <w:ins w:id="17671" w:author="UTENTE" w:date="2020-06-30T19:00:00Z">
        <w:r w:rsidRPr="00181FFC">
          <w:rPr>
            <w:rFonts w:ascii="Calibri" w:eastAsia="Calibri" w:hAnsi="Calibri" w:cs="Times New Roman"/>
          </w:rPr>
          <w:t>mc "\"C'mon.\""</w:t>
        </w:r>
      </w:ins>
    </w:p>
    <w:p w14:paraId="49D52501" w14:textId="77777777" w:rsidR="00181FFC" w:rsidRPr="00181FFC" w:rsidRDefault="00181FFC" w:rsidP="00181FFC">
      <w:pPr>
        <w:numPr>
          <w:ilvl w:val="0"/>
          <w:numId w:val="61"/>
        </w:numPr>
        <w:spacing w:line="600" w:lineRule="auto"/>
        <w:contextualSpacing/>
        <w:jc w:val="left"/>
        <w:rPr>
          <w:ins w:id="17672" w:author="UTENTE" w:date="2020-06-30T19:00:00Z"/>
          <w:rFonts w:ascii="Calibri" w:eastAsia="Calibri" w:hAnsi="Calibri" w:cs="Times New Roman"/>
          <w:lang w:val="en-US"/>
        </w:rPr>
      </w:pPr>
      <w:ins w:id="17673" w:author="UTENTE" w:date="2020-06-30T19:00:00Z">
        <w:r w:rsidRPr="00181FFC">
          <w:rPr>
            <w:rFonts w:ascii="Calibri" w:eastAsia="Calibri" w:hAnsi="Calibri" w:cs="Times New Roman"/>
            <w:lang w:val="en-US"/>
          </w:rPr>
          <w:t>n "…This kid, I swear."</w:t>
        </w:r>
      </w:ins>
    </w:p>
    <w:p w14:paraId="10F96105" w14:textId="77777777" w:rsidR="00181FFC" w:rsidRPr="00181FFC" w:rsidRDefault="00181FFC" w:rsidP="00181FFC">
      <w:pPr>
        <w:numPr>
          <w:ilvl w:val="0"/>
          <w:numId w:val="61"/>
        </w:numPr>
        <w:spacing w:line="600" w:lineRule="auto"/>
        <w:contextualSpacing/>
        <w:jc w:val="left"/>
        <w:rPr>
          <w:ins w:id="17674" w:author="UTENTE" w:date="2020-06-30T19:00:00Z"/>
          <w:rFonts w:ascii="Calibri" w:eastAsia="Calibri" w:hAnsi="Calibri" w:cs="Times New Roman"/>
        </w:rPr>
      </w:pPr>
      <w:ins w:id="17675" w:author="UTENTE" w:date="2020-06-30T19:00:00Z">
        <w:r w:rsidRPr="00181FFC">
          <w:rPr>
            <w:rFonts w:ascii="Calibri" w:eastAsia="Calibri" w:hAnsi="Calibri" w:cs="Times New Roman"/>
            <w:lang w:val="en-US"/>
          </w:rPr>
          <w:t xml:space="preserve">mc "\"That's the price for your information, huh? </w:t>
        </w:r>
        <w:r w:rsidRPr="00181FFC">
          <w:rPr>
            <w:rFonts w:ascii="Calibri" w:eastAsia="Calibri" w:hAnsi="Calibri" w:cs="Times New Roman"/>
          </w:rPr>
          <w:t>Could be worse.\""</w:t>
        </w:r>
      </w:ins>
    </w:p>
    <w:p w14:paraId="4A0BC57F" w14:textId="77777777" w:rsidR="00181FFC" w:rsidRPr="00181FFC" w:rsidRDefault="00181FFC" w:rsidP="00181FFC">
      <w:pPr>
        <w:numPr>
          <w:ilvl w:val="0"/>
          <w:numId w:val="61"/>
        </w:numPr>
        <w:spacing w:line="600" w:lineRule="auto"/>
        <w:contextualSpacing/>
        <w:jc w:val="left"/>
        <w:rPr>
          <w:ins w:id="17676" w:author="UTENTE" w:date="2020-06-30T19:00:00Z"/>
          <w:rFonts w:ascii="Calibri" w:eastAsia="Calibri" w:hAnsi="Calibri" w:cs="Times New Roman"/>
        </w:rPr>
      </w:pPr>
      <w:ins w:id="17677" w:author="UTENTE" w:date="2020-06-30T19:00:00Z">
        <w:r w:rsidRPr="00181FFC">
          <w:rPr>
            <w:rFonts w:ascii="Calibri" w:eastAsia="Calibri" w:hAnsi="Calibri" w:cs="Times New Roman"/>
          </w:rPr>
          <w:t>mc "\"Let's go, then.\""</w:t>
        </w:r>
      </w:ins>
    </w:p>
    <w:p w14:paraId="40A47A52" w14:textId="77777777" w:rsidR="00181FFC" w:rsidRPr="00181FFC" w:rsidRDefault="00181FFC" w:rsidP="00181FFC">
      <w:pPr>
        <w:numPr>
          <w:ilvl w:val="0"/>
          <w:numId w:val="61"/>
        </w:numPr>
        <w:spacing w:line="600" w:lineRule="auto"/>
        <w:contextualSpacing/>
        <w:jc w:val="left"/>
        <w:rPr>
          <w:ins w:id="17678" w:author="UTENTE" w:date="2020-06-30T19:00:00Z"/>
          <w:rFonts w:ascii="Calibri" w:eastAsia="Calibri" w:hAnsi="Calibri" w:cs="Times New Roman"/>
          <w:lang w:val="en-US"/>
        </w:rPr>
      </w:pPr>
      <w:ins w:id="17679" w:author="UTENTE" w:date="2020-06-30T19:00:00Z">
        <w:r w:rsidRPr="00181FFC">
          <w:rPr>
            <w:rFonts w:ascii="Calibri" w:eastAsia="Calibri" w:hAnsi="Calibri" w:cs="Times New Roman"/>
            <w:lang w:val="en-US"/>
          </w:rPr>
          <w:t>n "I pick my way through the alleys and return to the main road, relying on my inner compass."</w:t>
        </w:r>
      </w:ins>
    </w:p>
    <w:p w14:paraId="00F565D3" w14:textId="77777777" w:rsidR="00181FFC" w:rsidRPr="00181FFC" w:rsidRDefault="00181FFC" w:rsidP="00181FFC">
      <w:pPr>
        <w:numPr>
          <w:ilvl w:val="0"/>
          <w:numId w:val="61"/>
        </w:numPr>
        <w:spacing w:line="600" w:lineRule="auto"/>
        <w:contextualSpacing/>
        <w:jc w:val="left"/>
        <w:rPr>
          <w:ins w:id="17680" w:author="UTENTE" w:date="2020-06-30T19:00:00Z"/>
          <w:rFonts w:ascii="Calibri" w:eastAsia="Calibri" w:hAnsi="Calibri" w:cs="Times New Roman"/>
          <w:lang w:val="en-US"/>
        </w:rPr>
      </w:pPr>
      <w:ins w:id="17681" w:author="UTENTE" w:date="2020-06-30T19:00:00Z">
        <w:r w:rsidRPr="00181FFC">
          <w:rPr>
            <w:rFonts w:ascii="Calibri" w:eastAsia="Calibri" w:hAnsi="Calibri" w:cs="Times New Roman"/>
            <w:lang w:val="en-US"/>
          </w:rPr>
          <w:t>n "The streets of San Fran are messy as hell, but you get used to them after awhile."</w:t>
        </w:r>
      </w:ins>
    </w:p>
    <w:p w14:paraId="614FEE72" w14:textId="77777777" w:rsidR="00181FFC" w:rsidRPr="00181FFC" w:rsidRDefault="00181FFC" w:rsidP="00181FFC">
      <w:pPr>
        <w:numPr>
          <w:ilvl w:val="0"/>
          <w:numId w:val="61"/>
        </w:numPr>
        <w:spacing w:line="600" w:lineRule="auto"/>
        <w:contextualSpacing/>
        <w:jc w:val="left"/>
        <w:rPr>
          <w:ins w:id="17682" w:author="UTENTE" w:date="2020-06-30T19:00:00Z"/>
          <w:rFonts w:ascii="Calibri" w:eastAsia="Calibri" w:hAnsi="Calibri" w:cs="Times New Roman"/>
          <w:lang w:val="en-US"/>
        </w:rPr>
      </w:pPr>
      <w:ins w:id="17683" w:author="UTENTE" w:date="2020-06-30T19:00:00Z">
        <w:r w:rsidRPr="00181FFC">
          <w:rPr>
            <w:rFonts w:ascii="Calibri" w:eastAsia="Calibri" w:hAnsi="Calibri" w:cs="Times New Roman"/>
            <w:lang w:val="en-US"/>
          </w:rPr>
          <w:t>mcp "\"You sure, er, Isaac's gonna be alright?\""</w:t>
        </w:r>
      </w:ins>
    </w:p>
    <w:p w14:paraId="527B7E5B" w14:textId="77777777" w:rsidR="00181FFC" w:rsidRPr="00181FFC" w:rsidRDefault="00181FFC" w:rsidP="00181FFC">
      <w:pPr>
        <w:numPr>
          <w:ilvl w:val="0"/>
          <w:numId w:val="61"/>
        </w:numPr>
        <w:spacing w:line="600" w:lineRule="auto"/>
        <w:contextualSpacing/>
        <w:jc w:val="left"/>
        <w:rPr>
          <w:ins w:id="17684" w:author="UTENTE" w:date="2020-06-30T19:00:00Z"/>
          <w:rFonts w:ascii="Calibri" w:eastAsia="Calibri" w:hAnsi="Calibri" w:cs="Times New Roman"/>
          <w:lang w:val="en-US"/>
        </w:rPr>
      </w:pPr>
      <w:ins w:id="17685" w:author="UTENTE" w:date="2020-06-30T19:00:00Z">
        <w:r w:rsidRPr="00181FFC">
          <w:rPr>
            <w:rFonts w:ascii="Calibri" w:eastAsia="Calibri" w:hAnsi="Calibri" w:cs="Times New Roman"/>
            <w:lang w:val="en-US"/>
          </w:rPr>
          <w:t>n "As we walk along, I glance over at Luka, who just shrugs carelessly."</w:t>
        </w:r>
      </w:ins>
    </w:p>
    <w:p w14:paraId="66AB406C" w14:textId="77777777" w:rsidR="00181FFC" w:rsidRPr="00181FFC" w:rsidRDefault="00181FFC" w:rsidP="00181FFC">
      <w:pPr>
        <w:numPr>
          <w:ilvl w:val="0"/>
          <w:numId w:val="61"/>
        </w:numPr>
        <w:spacing w:line="600" w:lineRule="auto"/>
        <w:contextualSpacing/>
        <w:jc w:val="left"/>
        <w:rPr>
          <w:ins w:id="17686" w:author="UTENTE" w:date="2020-06-30T19:00:00Z"/>
          <w:rFonts w:ascii="Calibri" w:eastAsia="Calibri" w:hAnsi="Calibri" w:cs="Times New Roman"/>
          <w:lang w:val="en-US"/>
        </w:rPr>
      </w:pPr>
      <w:ins w:id="17687" w:author="UTENTE" w:date="2020-06-30T19:00:00Z">
        <w:r w:rsidRPr="00181FFC">
          <w:rPr>
            <w:rFonts w:ascii="Calibri" w:eastAsia="Calibri" w:hAnsi="Calibri" w:cs="Times New Roman"/>
            <w:lang w:val="en-US"/>
          </w:rPr>
          <w:t>lp "\"Isaac can take care of himself. He does stupid shit all the time and never gets hurt.\""</w:t>
        </w:r>
      </w:ins>
    </w:p>
    <w:p w14:paraId="52D3677E" w14:textId="77777777" w:rsidR="00181FFC" w:rsidRPr="00181FFC" w:rsidRDefault="00181FFC" w:rsidP="00181FFC">
      <w:pPr>
        <w:numPr>
          <w:ilvl w:val="0"/>
          <w:numId w:val="61"/>
        </w:numPr>
        <w:spacing w:line="600" w:lineRule="auto"/>
        <w:contextualSpacing/>
        <w:jc w:val="left"/>
        <w:rPr>
          <w:ins w:id="17688" w:author="UTENTE" w:date="2020-06-30T19:00:00Z"/>
          <w:rFonts w:ascii="Calibri" w:eastAsia="Calibri" w:hAnsi="Calibri" w:cs="Times New Roman"/>
          <w:lang w:val="en-US"/>
        </w:rPr>
      </w:pPr>
      <w:ins w:id="17689" w:author="UTENTE" w:date="2020-06-30T19:00:00Z">
        <w:r w:rsidRPr="00181FFC">
          <w:rPr>
            <w:rFonts w:ascii="Calibri" w:eastAsia="Calibri" w:hAnsi="Calibri" w:cs="Times New Roman"/>
            <w:lang w:val="en-US"/>
          </w:rPr>
          <w:t>lp "\"He's been dealing with vampires for ages, too… Isaac's not afraid of them.\""</w:t>
        </w:r>
      </w:ins>
    </w:p>
    <w:p w14:paraId="13363B12" w14:textId="77777777" w:rsidR="00181FFC" w:rsidRPr="00181FFC" w:rsidRDefault="00181FFC" w:rsidP="00181FFC">
      <w:pPr>
        <w:numPr>
          <w:ilvl w:val="0"/>
          <w:numId w:val="61"/>
        </w:numPr>
        <w:spacing w:line="600" w:lineRule="auto"/>
        <w:contextualSpacing/>
        <w:jc w:val="left"/>
        <w:rPr>
          <w:ins w:id="17690" w:author="UTENTE" w:date="2020-06-30T19:00:00Z"/>
          <w:rFonts w:ascii="Calibri" w:eastAsia="Calibri" w:hAnsi="Calibri" w:cs="Times New Roman"/>
          <w:lang w:val="en-US"/>
        </w:rPr>
      </w:pPr>
      <w:ins w:id="17691" w:author="UTENTE" w:date="2020-06-30T19:00:00Z">
        <w:r w:rsidRPr="00181FFC">
          <w:rPr>
            <w:rFonts w:ascii="Calibri" w:eastAsia="Calibri" w:hAnsi="Calibri" w:cs="Times New Roman"/>
            <w:lang w:val="en-US"/>
          </w:rPr>
          <w:t>n "Luka scowls darkly, his eyes narrowing."</w:t>
        </w:r>
      </w:ins>
    </w:p>
    <w:p w14:paraId="2284E367" w14:textId="77777777" w:rsidR="00181FFC" w:rsidRPr="00181FFC" w:rsidRDefault="00181FFC" w:rsidP="00181FFC">
      <w:pPr>
        <w:numPr>
          <w:ilvl w:val="0"/>
          <w:numId w:val="61"/>
        </w:numPr>
        <w:spacing w:line="600" w:lineRule="auto"/>
        <w:contextualSpacing/>
        <w:jc w:val="left"/>
        <w:rPr>
          <w:ins w:id="17692" w:author="UTENTE" w:date="2020-06-30T19:00:00Z"/>
          <w:rFonts w:ascii="Calibri" w:eastAsia="Calibri" w:hAnsi="Calibri" w:cs="Times New Roman"/>
        </w:rPr>
      </w:pPr>
      <w:ins w:id="17693" w:author="UTENTE" w:date="2020-06-30T19:00:00Z">
        <w:r w:rsidRPr="00181FFC">
          <w:rPr>
            <w:rFonts w:ascii="Calibri" w:eastAsia="Calibri" w:hAnsi="Calibri" w:cs="Times New Roman"/>
            <w:lang w:val="en-US"/>
          </w:rPr>
          <w:t xml:space="preserve">n "He sounds a little pissed off. {w}Is he jealous of Isaac, or angry at him? </w:t>
        </w:r>
        <w:r w:rsidRPr="00181FFC">
          <w:rPr>
            <w:rFonts w:ascii="Calibri" w:eastAsia="Calibri" w:hAnsi="Calibri" w:cs="Times New Roman"/>
          </w:rPr>
          <w:t>I can't tell."</w:t>
        </w:r>
      </w:ins>
    </w:p>
    <w:p w14:paraId="5F14B34B" w14:textId="77777777" w:rsidR="00181FFC" w:rsidRPr="00181FFC" w:rsidRDefault="00181FFC" w:rsidP="00181FFC">
      <w:pPr>
        <w:numPr>
          <w:ilvl w:val="0"/>
          <w:numId w:val="61"/>
        </w:numPr>
        <w:spacing w:line="600" w:lineRule="auto"/>
        <w:contextualSpacing/>
        <w:jc w:val="left"/>
        <w:rPr>
          <w:ins w:id="17694" w:author="UTENTE" w:date="2020-06-30T19:00:00Z"/>
          <w:rFonts w:ascii="Calibri" w:eastAsia="Calibri" w:hAnsi="Calibri" w:cs="Times New Roman"/>
          <w:lang w:val="en-US"/>
        </w:rPr>
      </w:pPr>
      <w:ins w:id="17695" w:author="UTENTE" w:date="2020-06-30T19:00:00Z">
        <w:r w:rsidRPr="00181FFC">
          <w:rPr>
            <w:rFonts w:ascii="Calibri" w:eastAsia="Calibri" w:hAnsi="Calibri" w:cs="Times New Roman"/>
            <w:lang w:val="en-US"/>
          </w:rPr>
          <w:t>n "When we get back to the diner, I flip the lights on with a relieved sigh."</w:t>
        </w:r>
        <w:r w:rsidRPr="00181FFC">
          <w:rPr>
            <w:rFonts w:ascii="Calibri" w:eastAsia="Calibri" w:hAnsi="Calibri" w:cs="Times New Roman"/>
            <w:lang w:val="en-US"/>
          </w:rPr>
          <w:br w:type="page"/>
        </w:r>
      </w:ins>
    </w:p>
    <w:p w14:paraId="382F2C06" w14:textId="77777777" w:rsidR="00181FFC" w:rsidRPr="00181FFC" w:rsidRDefault="00181FFC" w:rsidP="00181FFC">
      <w:pPr>
        <w:numPr>
          <w:ilvl w:val="0"/>
          <w:numId w:val="62"/>
        </w:numPr>
        <w:spacing w:line="600" w:lineRule="auto"/>
        <w:contextualSpacing/>
        <w:jc w:val="left"/>
        <w:rPr>
          <w:ins w:id="17696" w:author="UTENTE" w:date="2020-06-30T19:00:00Z"/>
          <w:rFonts w:ascii="Calibri" w:eastAsia="Calibri" w:hAnsi="Calibri" w:cs="Times New Roman"/>
        </w:rPr>
      </w:pPr>
      <w:ins w:id="17697" w:author="UTENTE" w:date="2020-06-30T19:00:00Z">
        <w:r w:rsidRPr="00181FFC">
          <w:rPr>
            <w:rFonts w:ascii="Calibri" w:eastAsia="Calibri" w:hAnsi="Calibri" w:cs="Times New Roman"/>
          </w:rPr>
          <w:lastRenderedPageBreak/>
          <w:t>l "\"E immagino che ti racconterò anche dei vampiri, dato che mi sembri il tipo che non si arrende mai.\""</w:t>
        </w:r>
      </w:ins>
    </w:p>
    <w:p w14:paraId="04B8AB9D" w14:textId="77777777" w:rsidR="00181FFC" w:rsidRPr="00181FFC" w:rsidRDefault="00181FFC" w:rsidP="00181FFC">
      <w:pPr>
        <w:numPr>
          <w:ilvl w:val="0"/>
          <w:numId w:val="62"/>
        </w:numPr>
        <w:spacing w:line="600" w:lineRule="auto"/>
        <w:contextualSpacing/>
        <w:jc w:val="left"/>
        <w:rPr>
          <w:ins w:id="17698" w:author="UTENTE" w:date="2020-06-30T19:00:00Z"/>
          <w:rFonts w:ascii="Calibri" w:eastAsia="Calibri" w:hAnsi="Calibri" w:cs="Times New Roman"/>
        </w:rPr>
      </w:pPr>
      <w:ins w:id="17699" w:author="UTENTE" w:date="2020-06-30T19:00:00Z">
        <w:r w:rsidRPr="00181FFC">
          <w:rPr>
            <w:rFonts w:ascii="Calibri" w:eastAsia="Calibri" w:hAnsi="Calibri" w:cs="Times New Roman"/>
          </w:rPr>
          <w:t>n "Alza un sopracciglio, aspettando che sia io a fare strada verso la tavola calda."</w:t>
        </w:r>
      </w:ins>
    </w:p>
    <w:p w14:paraId="3B9C59D0" w14:textId="77777777" w:rsidR="00181FFC" w:rsidRPr="00181FFC" w:rsidRDefault="00181FFC" w:rsidP="00181FFC">
      <w:pPr>
        <w:numPr>
          <w:ilvl w:val="0"/>
          <w:numId w:val="62"/>
        </w:numPr>
        <w:spacing w:line="600" w:lineRule="auto"/>
        <w:contextualSpacing/>
        <w:jc w:val="left"/>
        <w:rPr>
          <w:ins w:id="17700" w:author="UTENTE" w:date="2020-06-30T19:00:00Z"/>
          <w:rFonts w:ascii="Calibri" w:eastAsia="Calibri" w:hAnsi="Calibri" w:cs="Times New Roman"/>
        </w:rPr>
      </w:pPr>
      <w:ins w:id="17701" w:author="UTENTE" w:date="2020-06-30T19:00:00Z">
        <w:r w:rsidRPr="00181FFC">
          <w:rPr>
            <w:rFonts w:ascii="Calibri" w:eastAsia="Calibri" w:hAnsi="Calibri" w:cs="Times New Roman"/>
          </w:rPr>
          <w:t>n "Wow, che pretenzioso del cazzo, giuro che…"</w:t>
        </w:r>
      </w:ins>
    </w:p>
    <w:p w14:paraId="782E47BE" w14:textId="77777777" w:rsidR="00181FFC" w:rsidRPr="00181FFC" w:rsidRDefault="00181FFC" w:rsidP="00181FFC">
      <w:pPr>
        <w:numPr>
          <w:ilvl w:val="0"/>
          <w:numId w:val="62"/>
        </w:numPr>
        <w:spacing w:line="600" w:lineRule="auto"/>
        <w:contextualSpacing/>
        <w:jc w:val="left"/>
        <w:rPr>
          <w:ins w:id="17702" w:author="UTENTE" w:date="2020-06-30T19:00:00Z"/>
          <w:rFonts w:ascii="Calibri" w:eastAsia="Calibri" w:hAnsi="Calibri" w:cs="Times New Roman"/>
        </w:rPr>
      </w:pPr>
      <w:ins w:id="17703" w:author="UTENTE" w:date="2020-06-30T19:00:00Z">
        <w:r w:rsidRPr="00181FFC">
          <w:rPr>
            <w:rFonts w:ascii="Calibri" w:eastAsia="Calibri" w:hAnsi="Calibri" w:cs="Times New Roman"/>
          </w:rPr>
          <w:t>mc "\"Sì, certo. È probabilmente più sicuro di stare qui fuori, dopotutto.\""</w:t>
        </w:r>
      </w:ins>
    </w:p>
    <w:p w14:paraId="2283334B" w14:textId="77777777" w:rsidR="00181FFC" w:rsidRPr="00181FFC" w:rsidRDefault="00181FFC" w:rsidP="00181FFC">
      <w:pPr>
        <w:numPr>
          <w:ilvl w:val="0"/>
          <w:numId w:val="62"/>
        </w:numPr>
        <w:spacing w:line="600" w:lineRule="auto"/>
        <w:contextualSpacing/>
        <w:jc w:val="left"/>
        <w:rPr>
          <w:ins w:id="17704" w:author="UTENTE" w:date="2020-06-30T19:00:00Z"/>
          <w:rFonts w:ascii="Calibri" w:eastAsia="Calibri" w:hAnsi="Calibri" w:cs="Times New Roman"/>
        </w:rPr>
      </w:pPr>
      <w:ins w:id="17705" w:author="UTENTE" w:date="2020-06-30T19:00:00Z">
        <w:r w:rsidRPr="00181FFC">
          <w:rPr>
            <w:rFonts w:ascii="Calibri" w:eastAsia="Calibri" w:hAnsi="Calibri" w:cs="Times New Roman"/>
          </w:rPr>
          <w:t>mc "\"Andiamo.\""</w:t>
        </w:r>
      </w:ins>
    </w:p>
    <w:p w14:paraId="1E53940C" w14:textId="77777777" w:rsidR="00181FFC" w:rsidRPr="00181FFC" w:rsidRDefault="00181FFC" w:rsidP="00181FFC">
      <w:pPr>
        <w:numPr>
          <w:ilvl w:val="0"/>
          <w:numId w:val="62"/>
        </w:numPr>
        <w:spacing w:line="600" w:lineRule="auto"/>
        <w:contextualSpacing/>
        <w:jc w:val="left"/>
        <w:rPr>
          <w:ins w:id="17706" w:author="UTENTE" w:date="2020-06-30T19:00:00Z"/>
          <w:rFonts w:ascii="Calibri" w:eastAsia="Calibri" w:hAnsi="Calibri" w:cs="Times New Roman"/>
        </w:rPr>
      </w:pPr>
      <w:ins w:id="17707" w:author="UTENTE" w:date="2020-06-30T19:00:00Z">
        <w:r w:rsidRPr="00181FFC">
          <w:rPr>
            <w:rFonts w:ascii="Calibri" w:eastAsia="Calibri" w:hAnsi="Calibri" w:cs="Times New Roman"/>
          </w:rPr>
          <w:t>n "Questo ragazzino, giuro che…"</w:t>
        </w:r>
      </w:ins>
    </w:p>
    <w:p w14:paraId="076354FF" w14:textId="77777777" w:rsidR="00181FFC" w:rsidRPr="00181FFC" w:rsidRDefault="00181FFC" w:rsidP="00181FFC">
      <w:pPr>
        <w:numPr>
          <w:ilvl w:val="0"/>
          <w:numId w:val="62"/>
        </w:numPr>
        <w:spacing w:line="600" w:lineRule="auto"/>
        <w:contextualSpacing/>
        <w:jc w:val="left"/>
        <w:rPr>
          <w:ins w:id="17708" w:author="UTENTE" w:date="2020-06-30T19:00:00Z"/>
          <w:rFonts w:ascii="Calibri" w:eastAsia="Calibri" w:hAnsi="Calibri" w:cs="Times New Roman"/>
        </w:rPr>
      </w:pPr>
      <w:ins w:id="17709" w:author="UTENTE" w:date="2020-06-30T19:00:00Z">
        <w:r w:rsidRPr="00181FFC">
          <w:rPr>
            <w:rFonts w:ascii="Calibri" w:eastAsia="Calibri" w:hAnsi="Calibri" w:cs="Times New Roman"/>
          </w:rPr>
          <w:t>mc "\"Quello è il prezzo per le tue informazioni, eh? Poteva andare peggio.\""</w:t>
        </w:r>
      </w:ins>
    </w:p>
    <w:p w14:paraId="08C07CCD" w14:textId="77777777" w:rsidR="00181FFC" w:rsidRPr="00181FFC" w:rsidRDefault="00181FFC" w:rsidP="00181FFC">
      <w:pPr>
        <w:numPr>
          <w:ilvl w:val="0"/>
          <w:numId w:val="62"/>
        </w:numPr>
        <w:spacing w:line="600" w:lineRule="auto"/>
        <w:contextualSpacing/>
        <w:jc w:val="left"/>
        <w:rPr>
          <w:ins w:id="17710" w:author="UTENTE" w:date="2020-06-30T19:00:00Z"/>
          <w:rFonts w:ascii="Calibri" w:eastAsia="Calibri" w:hAnsi="Calibri" w:cs="Times New Roman"/>
        </w:rPr>
      </w:pPr>
      <w:ins w:id="17711" w:author="UTENTE" w:date="2020-06-30T19:00:00Z">
        <w:r w:rsidRPr="00181FFC">
          <w:rPr>
            <w:rFonts w:ascii="Calibri" w:eastAsia="Calibri" w:hAnsi="Calibri" w:cs="Times New Roman"/>
          </w:rPr>
          <w:t>mc "\"Andiamo, allora.\""</w:t>
        </w:r>
      </w:ins>
    </w:p>
    <w:p w14:paraId="5B8086DC" w14:textId="77777777" w:rsidR="00181FFC" w:rsidRPr="00181FFC" w:rsidRDefault="00181FFC" w:rsidP="00181FFC">
      <w:pPr>
        <w:numPr>
          <w:ilvl w:val="0"/>
          <w:numId w:val="62"/>
        </w:numPr>
        <w:spacing w:line="600" w:lineRule="auto"/>
        <w:contextualSpacing/>
        <w:jc w:val="left"/>
        <w:rPr>
          <w:ins w:id="17712" w:author="UTENTE" w:date="2020-06-30T19:00:00Z"/>
          <w:rFonts w:ascii="Calibri" w:eastAsia="Calibri" w:hAnsi="Calibri" w:cs="Times New Roman"/>
        </w:rPr>
      </w:pPr>
      <w:ins w:id="17713" w:author="UTENTE" w:date="2020-06-30T19:00:00Z">
        <w:r w:rsidRPr="00181FFC">
          <w:rPr>
            <w:rFonts w:ascii="Calibri" w:eastAsia="Calibri" w:hAnsi="Calibri" w:cs="Times New Roman"/>
          </w:rPr>
          <w:t>n "Faccio strada lungo i vicoletti e ritorniamo sulla strada principale, affidandomi alla mia bussola interna."</w:t>
        </w:r>
      </w:ins>
    </w:p>
    <w:p w14:paraId="6CC27D36" w14:textId="77777777" w:rsidR="00181FFC" w:rsidRPr="00181FFC" w:rsidRDefault="00181FFC" w:rsidP="00181FFC">
      <w:pPr>
        <w:numPr>
          <w:ilvl w:val="0"/>
          <w:numId w:val="62"/>
        </w:numPr>
        <w:spacing w:line="600" w:lineRule="auto"/>
        <w:contextualSpacing/>
        <w:jc w:val="left"/>
        <w:rPr>
          <w:ins w:id="17714" w:author="UTENTE" w:date="2020-06-30T19:00:00Z"/>
          <w:rFonts w:ascii="Calibri" w:eastAsia="Calibri" w:hAnsi="Calibri" w:cs="Times New Roman"/>
        </w:rPr>
      </w:pPr>
      <w:ins w:id="17715" w:author="UTENTE" w:date="2020-06-30T19:00:00Z">
        <w:r w:rsidRPr="00181FFC">
          <w:rPr>
            <w:rFonts w:ascii="Calibri" w:eastAsia="Calibri" w:hAnsi="Calibri" w:cs="Times New Roman"/>
          </w:rPr>
          <w:t>n "Le strade di San Francisco sono un gran bel casino, ma alla fine ci si fa l'abitudine."</w:t>
        </w:r>
      </w:ins>
    </w:p>
    <w:p w14:paraId="7C4A71E8" w14:textId="77777777" w:rsidR="00181FFC" w:rsidRPr="00181FFC" w:rsidRDefault="00181FFC" w:rsidP="00181FFC">
      <w:pPr>
        <w:numPr>
          <w:ilvl w:val="0"/>
          <w:numId w:val="62"/>
        </w:numPr>
        <w:spacing w:line="600" w:lineRule="auto"/>
        <w:contextualSpacing/>
        <w:jc w:val="left"/>
        <w:rPr>
          <w:ins w:id="17716" w:author="UTENTE" w:date="2020-06-30T19:00:00Z"/>
          <w:rFonts w:ascii="Calibri" w:eastAsia="Calibri" w:hAnsi="Calibri" w:cs="Times New Roman"/>
        </w:rPr>
      </w:pPr>
      <w:ins w:id="17717" w:author="UTENTE" w:date="2020-06-30T19:00:00Z">
        <w:r w:rsidRPr="00181FFC">
          <w:rPr>
            <w:rFonts w:ascii="Calibri" w:eastAsia="Calibri" w:hAnsi="Calibri" w:cs="Times New Roman"/>
          </w:rPr>
          <w:t>mcp "\"Sei sicuro, ehm, che Isaac starà bene?\""</w:t>
        </w:r>
      </w:ins>
    </w:p>
    <w:p w14:paraId="4F00C3B2" w14:textId="77777777" w:rsidR="00181FFC" w:rsidRPr="00181FFC" w:rsidRDefault="00181FFC" w:rsidP="00181FFC">
      <w:pPr>
        <w:numPr>
          <w:ilvl w:val="0"/>
          <w:numId w:val="62"/>
        </w:numPr>
        <w:spacing w:line="600" w:lineRule="auto"/>
        <w:contextualSpacing/>
        <w:jc w:val="left"/>
        <w:rPr>
          <w:ins w:id="17718" w:author="UTENTE" w:date="2020-06-30T19:00:00Z"/>
          <w:rFonts w:ascii="Calibri" w:eastAsia="Calibri" w:hAnsi="Calibri" w:cs="Times New Roman"/>
        </w:rPr>
      </w:pPr>
      <w:ins w:id="17719" w:author="UTENTE" w:date="2020-06-30T19:00:00Z">
        <w:r w:rsidRPr="00181FFC">
          <w:rPr>
            <w:rFonts w:ascii="Calibri" w:eastAsia="Calibri" w:hAnsi="Calibri" w:cs="Times New Roman"/>
          </w:rPr>
          <w:t>n "Mentre camminiamo, mi volto verso Luka, che alza le spalle distrattamente."</w:t>
        </w:r>
      </w:ins>
    </w:p>
    <w:p w14:paraId="6B606B96" w14:textId="77777777" w:rsidR="00181FFC" w:rsidRPr="00181FFC" w:rsidRDefault="00181FFC" w:rsidP="00181FFC">
      <w:pPr>
        <w:numPr>
          <w:ilvl w:val="0"/>
          <w:numId w:val="62"/>
        </w:numPr>
        <w:spacing w:line="600" w:lineRule="auto"/>
        <w:contextualSpacing/>
        <w:jc w:val="left"/>
        <w:rPr>
          <w:ins w:id="17720" w:author="UTENTE" w:date="2020-06-30T19:00:00Z"/>
          <w:rFonts w:ascii="Calibri" w:eastAsia="Calibri" w:hAnsi="Calibri" w:cs="Times New Roman"/>
        </w:rPr>
      </w:pPr>
      <w:ins w:id="17721" w:author="UTENTE" w:date="2020-06-30T19:00:00Z">
        <w:r w:rsidRPr="00181FFC">
          <w:rPr>
            <w:rFonts w:ascii="Calibri" w:eastAsia="Calibri" w:hAnsi="Calibri" w:cs="Times New Roman"/>
          </w:rPr>
          <w:t>lp "\"Isaac sa prendersi cura di sé. Fa cose stupide in continuazione e non si fa mai male.\""</w:t>
        </w:r>
      </w:ins>
    </w:p>
    <w:p w14:paraId="6D0C5738" w14:textId="77777777" w:rsidR="00181FFC" w:rsidRPr="00181FFC" w:rsidRDefault="00181FFC" w:rsidP="00181FFC">
      <w:pPr>
        <w:numPr>
          <w:ilvl w:val="0"/>
          <w:numId w:val="62"/>
        </w:numPr>
        <w:spacing w:line="600" w:lineRule="auto"/>
        <w:contextualSpacing/>
        <w:jc w:val="left"/>
        <w:rPr>
          <w:ins w:id="17722" w:author="UTENTE" w:date="2020-06-30T19:00:00Z"/>
          <w:rFonts w:ascii="Calibri" w:eastAsia="Calibri" w:hAnsi="Calibri" w:cs="Times New Roman"/>
        </w:rPr>
      </w:pPr>
      <w:ins w:id="17723" w:author="UTENTE" w:date="2020-06-30T19:00:00Z">
        <w:r w:rsidRPr="00181FFC">
          <w:rPr>
            <w:rFonts w:ascii="Calibri" w:eastAsia="Calibri" w:hAnsi="Calibri" w:cs="Times New Roman"/>
          </w:rPr>
          <w:t>lp "\"Sono anni che lavora con i vampiri, poi... Isaac non ha paura di loro.\""</w:t>
        </w:r>
      </w:ins>
    </w:p>
    <w:p w14:paraId="0D7AF7C2" w14:textId="77777777" w:rsidR="00181FFC" w:rsidRPr="00181FFC" w:rsidRDefault="00181FFC" w:rsidP="00181FFC">
      <w:pPr>
        <w:numPr>
          <w:ilvl w:val="0"/>
          <w:numId w:val="62"/>
        </w:numPr>
        <w:spacing w:line="600" w:lineRule="auto"/>
        <w:contextualSpacing/>
        <w:jc w:val="left"/>
        <w:rPr>
          <w:ins w:id="17724" w:author="UTENTE" w:date="2020-06-30T19:00:00Z"/>
          <w:rFonts w:ascii="Calibri" w:eastAsia="Calibri" w:hAnsi="Calibri" w:cs="Times New Roman"/>
        </w:rPr>
      </w:pPr>
      <w:ins w:id="17725" w:author="UTENTE" w:date="2020-06-30T19:00:00Z">
        <w:r w:rsidRPr="00181FFC">
          <w:rPr>
            <w:rFonts w:ascii="Calibri" w:eastAsia="Calibri" w:hAnsi="Calibri" w:cs="Times New Roman"/>
          </w:rPr>
          <w:t>n "Luka aggrotta la fronte cupamente, socchiudendo gli occhi."</w:t>
        </w:r>
      </w:ins>
    </w:p>
    <w:p w14:paraId="417F7D0E" w14:textId="77777777" w:rsidR="00181FFC" w:rsidRPr="00181FFC" w:rsidRDefault="00181FFC" w:rsidP="00181FFC">
      <w:pPr>
        <w:numPr>
          <w:ilvl w:val="0"/>
          <w:numId w:val="62"/>
        </w:numPr>
        <w:spacing w:line="600" w:lineRule="auto"/>
        <w:contextualSpacing/>
        <w:jc w:val="left"/>
        <w:rPr>
          <w:ins w:id="17726" w:author="UTENTE" w:date="2020-06-30T19:00:00Z"/>
          <w:rFonts w:ascii="Calibri" w:eastAsia="Calibri" w:hAnsi="Calibri" w:cs="Times New Roman"/>
        </w:rPr>
      </w:pPr>
      <w:ins w:id="17727" w:author="UTENTE" w:date="2020-06-30T19:00:00Z">
        <w:r w:rsidRPr="00181FFC">
          <w:rPr>
            <w:rFonts w:ascii="Calibri" w:eastAsia="Calibri" w:hAnsi="Calibri" w:cs="Times New Roman"/>
          </w:rPr>
          <w:t>n "Sembra un po' irritato.{w}È geloso di Isaac o è arrabbiato con lui? Non saprei."</w:t>
        </w:r>
      </w:ins>
    </w:p>
    <w:p w14:paraId="52ED6909" w14:textId="77777777" w:rsidR="00181FFC" w:rsidRPr="00181FFC" w:rsidRDefault="00181FFC" w:rsidP="00181FFC">
      <w:pPr>
        <w:numPr>
          <w:ilvl w:val="0"/>
          <w:numId w:val="62"/>
        </w:numPr>
        <w:spacing w:line="600" w:lineRule="auto"/>
        <w:contextualSpacing/>
        <w:jc w:val="left"/>
        <w:rPr>
          <w:ins w:id="17728" w:author="UTENTE" w:date="2020-06-30T19:00:00Z"/>
          <w:rFonts w:ascii="Calibri" w:eastAsia="Calibri" w:hAnsi="Calibri" w:cs="Times New Roman"/>
        </w:rPr>
      </w:pPr>
      <w:ins w:id="17729" w:author="UTENTE" w:date="2020-06-30T19:00:00Z">
        <w:r w:rsidRPr="00181FFC">
          <w:rPr>
            <w:rFonts w:ascii="Calibri" w:eastAsia="Calibri" w:hAnsi="Calibri" w:cs="Times New Roman"/>
          </w:rPr>
          <w:t>n "Quando rientriamo nella tavola calda, accendo le luci con un respiro di sollievo."</w:t>
        </w:r>
        <w:r w:rsidRPr="00181FFC">
          <w:rPr>
            <w:rFonts w:ascii="Calibri" w:eastAsia="Calibri" w:hAnsi="Calibri" w:cs="Times New Roman"/>
          </w:rPr>
          <w:br w:type="page"/>
        </w:r>
      </w:ins>
    </w:p>
    <w:p w14:paraId="78E36E22" w14:textId="77777777" w:rsidR="00181FFC" w:rsidRPr="00181FFC" w:rsidRDefault="00181FFC" w:rsidP="00181FFC">
      <w:pPr>
        <w:numPr>
          <w:ilvl w:val="0"/>
          <w:numId w:val="62"/>
        </w:numPr>
        <w:spacing w:line="600" w:lineRule="auto"/>
        <w:contextualSpacing/>
        <w:jc w:val="left"/>
        <w:rPr>
          <w:ins w:id="17730" w:author="UTENTE" w:date="2020-06-30T19:00:00Z"/>
          <w:rFonts w:ascii="Calibri" w:eastAsia="Calibri" w:hAnsi="Calibri" w:cs="Times New Roman"/>
        </w:rPr>
      </w:pPr>
      <w:ins w:id="17731" w:author="UTENTE" w:date="2020-06-30T19:00:00Z">
        <w:r w:rsidRPr="00181FFC">
          <w:rPr>
            <w:rFonts w:ascii="Calibri" w:eastAsia="Calibri" w:hAnsi="Calibri" w:cs="Times New Roman"/>
            <w:lang w:val="en-US"/>
          </w:rPr>
          <w:lastRenderedPageBreak/>
          <w:t xml:space="preserve">n "Luka makes a bee-line for the bar and hops onto a stool, resting his head on the counter with a yawn. </w:t>
        </w:r>
        <w:r w:rsidRPr="00181FFC">
          <w:rPr>
            <w:rFonts w:ascii="Calibri" w:eastAsia="Calibri" w:hAnsi="Calibri" w:cs="Times New Roman"/>
          </w:rPr>
          <w:t>{w}Yeah, just make yourself at home…"</w:t>
        </w:r>
      </w:ins>
    </w:p>
    <w:p w14:paraId="480515D2" w14:textId="77777777" w:rsidR="00181FFC" w:rsidRPr="00181FFC" w:rsidRDefault="00181FFC" w:rsidP="00181FFC">
      <w:pPr>
        <w:numPr>
          <w:ilvl w:val="0"/>
          <w:numId w:val="62"/>
        </w:numPr>
        <w:spacing w:line="600" w:lineRule="auto"/>
        <w:contextualSpacing/>
        <w:jc w:val="left"/>
        <w:rPr>
          <w:ins w:id="17732" w:author="UTENTE" w:date="2020-06-30T19:00:00Z"/>
          <w:rFonts w:ascii="Calibri" w:eastAsia="Calibri" w:hAnsi="Calibri" w:cs="Times New Roman"/>
          <w:lang w:val="en-US"/>
        </w:rPr>
      </w:pPr>
      <w:ins w:id="17733" w:author="UTENTE" w:date="2020-06-30T19:00:00Z">
        <w:r w:rsidRPr="00181FFC">
          <w:rPr>
            <w:rFonts w:ascii="Calibri" w:eastAsia="Calibri" w:hAnsi="Calibri" w:cs="Times New Roman"/>
            <w:lang w:val="en-US"/>
          </w:rPr>
          <w:t>mcp "\"What kind of sugary carbonated beverage tickles your fancy today?\""</w:t>
        </w:r>
      </w:ins>
    </w:p>
    <w:p w14:paraId="062302B8" w14:textId="77777777" w:rsidR="00181FFC" w:rsidRPr="00181FFC" w:rsidRDefault="00181FFC" w:rsidP="00181FFC">
      <w:pPr>
        <w:numPr>
          <w:ilvl w:val="0"/>
          <w:numId w:val="62"/>
        </w:numPr>
        <w:spacing w:line="600" w:lineRule="auto"/>
        <w:contextualSpacing/>
        <w:jc w:val="left"/>
        <w:rPr>
          <w:ins w:id="17734" w:author="UTENTE" w:date="2020-06-30T19:00:00Z"/>
          <w:rFonts w:ascii="Calibri" w:eastAsia="Calibri" w:hAnsi="Calibri" w:cs="Times New Roman"/>
          <w:lang w:val="en-US"/>
        </w:rPr>
      </w:pPr>
      <w:ins w:id="17735" w:author="UTENTE" w:date="2020-06-30T19:00:00Z">
        <w:r w:rsidRPr="00181FFC">
          <w:rPr>
            <w:rFonts w:ascii="Calibri" w:eastAsia="Calibri" w:hAnsi="Calibri" w:cs="Times New Roman"/>
            <w:lang w:val="en-US"/>
          </w:rPr>
          <w:t>lp "\"Can you cut it out already? Just bring me a regular Coke.\""</w:t>
        </w:r>
      </w:ins>
    </w:p>
    <w:p w14:paraId="082BEFC4" w14:textId="77777777" w:rsidR="00181FFC" w:rsidRPr="00181FFC" w:rsidRDefault="00181FFC" w:rsidP="00181FFC">
      <w:pPr>
        <w:numPr>
          <w:ilvl w:val="0"/>
          <w:numId w:val="62"/>
        </w:numPr>
        <w:spacing w:line="600" w:lineRule="auto"/>
        <w:contextualSpacing/>
        <w:jc w:val="left"/>
        <w:rPr>
          <w:ins w:id="17736" w:author="UTENTE" w:date="2020-06-30T19:00:00Z"/>
          <w:rFonts w:ascii="Calibri" w:eastAsia="Calibri" w:hAnsi="Calibri" w:cs="Times New Roman"/>
          <w:lang w:val="en-US"/>
        </w:rPr>
      </w:pPr>
      <w:ins w:id="17737" w:author="UTENTE" w:date="2020-06-30T19:00:00Z">
        <w:r w:rsidRPr="00181FFC">
          <w:rPr>
            <w:rFonts w:ascii="Calibri" w:eastAsia="Calibri" w:hAnsi="Calibri" w:cs="Times New Roman"/>
            <w:lang w:val="en-US"/>
          </w:rPr>
          <w:t>n "Snickering at Luka's sour response, I fill up a glass with the fizzy liquid and slide it in front of him."</w:t>
        </w:r>
      </w:ins>
    </w:p>
    <w:p w14:paraId="1899D80B" w14:textId="77777777" w:rsidR="00181FFC" w:rsidRPr="00181FFC" w:rsidRDefault="00181FFC" w:rsidP="00181FFC">
      <w:pPr>
        <w:numPr>
          <w:ilvl w:val="0"/>
          <w:numId w:val="62"/>
        </w:numPr>
        <w:spacing w:line="600" w:lineRule="auto"/>
        <w:contextualSpacing/>
        <w:jc w:val="left"/>
        <w:rPr>
          <w:ins w:id="17738" w:author="UTENTE" w:date="2020-06-30T19:00:00Z"/>
          <w:rFonts w:ascii="Calibri" w:eastAsia="Calibri" w:hAnsi="Calibri" w:cs="Times New Roman"/>
          <w:lang w:val="en-US"/>
        </w:rPr>
      </w:pPr>
      <w:ins w:id="17739" w:author="UTENTE" w:date="2020-06-30T19:00:00Z">
        <w:r w:rsidRPr="00181FFC">
          <w:rPr>
            <w:rFonts w:ascii="Calibri" w:eastAsia="Calibri" w:hAnsi="Calibri" w:cs="Times New Roman"/>
            <w:lang w:val="en-US"/>
          </w:rPr>
          <w:t>n "He grabs a straw from a nearby container and slurps down half of the drink in a few seconds."</w:t>
        </w:r>
      </w:ins>
    </w:p>
    <w:p w14:paraId="6101ED6B" w14:textId="77777777" w:rsidR="00181FFC" w:rsidRPr="00181FFC" w:rsidRDefault="00181FFC" w:rsidP="00181FFC">
      <w:pPr>
        <w:numPr>
          <w:ilvl w:val="0"/>
          <w:numId w:val="62"/>
        </w:numPr>
        <w:spacing w:line="600" w:lineRule="auto"/>
        <w:contextualSpacing/>
        <w:jc w:val="left"/>
        <w:rPr>
          <w:ins w:id="17740" w:author="UTENTE" w:date="2020-06-30T19:00:00Z"/>
          <w:rFonts w:ascii="Calibri" w:eastAsia="Calibri" w:hAnsi="Calibri" w:cs="Times New Roman"/>
          <w:lang w:val="en-US"/>
        </w:rPr>
      </w:pPr>
      <w:ins w:id="17741" w:author="UTENTE" w:date="2020-06-30T19:00:00Z">
        <w:r w:rsidRPr="00181FFC">
          <w:rPr>
            <w:rFonts w:ascii="Calibri" w:eastAsia="Calibri" w:hAnsi="Calibri" w:cs="Times New Roman"/>
            <w:lang w:val="en-US"/>
          </w:rPr>
          <w:t>mcp "\"Damn, you were really thirsty, weren't you?\""</w:t>
        </w:r>
      </w:ins>
    </w:p>
    <w:p w14:paraId="21FE1064" w14:textId="77777777" w:rsidR="00181FFC" w:rsidRPr="00181FFC" w:rsidRDefault="00181FFC" w:rsidP="00181FFC">
      <w:pPr>
        <w:numPr>
          <w:ilvl w:val="0"/>
          <w:numId w:val="62"/>
        </w:numPr>
        <w:spacing w:line="600" w:lineRule="auto"/>
        <w:contextualSpacing/>
        <w:jc w:val="left"/>
        <w:rPr>
          <w:ins w:id="17742" w:author="UTENTE" w:date="2020-06-30T19:00:00Z"/>
          <w:rFonts w:ascii="Calibri" w:eastAsia="Calibri" w:hAnsi="Calibri" w:cs="Times New Roman"/>
          <w:lang w:val="en-US"/>
        </w:rPr>
      </w:pPr>
      <w:ins w:id="17743" w:author="UTENTE" w:date="2020-06-30T19:00:00Z">
        <w:r w:rsidRPr="00181FFC">
          <w:rPr>
            <w:rFonts w:ascii="Calibri" w:eastAsia="Calibri" w:hAnsi="Calibri" w:cs="Times New Roman"/>
            <w:lang w:val="en-US"/>
          </w:rPr>
          <w:t>mcp "\"Or do you just like sweet soda that much?\""</w:t>
        </w:r>
      </w:ins>
    </w:p>
    <w:p w14:paraId="2AC7A319" w14:textId="77777777" w:rsidR="00181FFC" w:rsidRPr="00181FFC" w:rsidRDefault="00181FFC" w:rsidP="00181FFC">
      <w:pPr>
        <w:numPr>
          <w:ilvl w:val="0"/>
          <w:numId w:val="62"/>
        </w:numPr>
        <w:spacing w:line="600" w:lineRule="auto"/>
        <w:contextualSpacing/>
        <w:jc w:val="left"/>
        <w:rPr>
          <w:ins w:id="17744" w:author="UTENTE" w:date="2020-06-30T19:00:00Z"/>
          <w:rFonts w:ascii="Calibri" w:eastAsia="Calibri" w:hAnsi="Calibri" w:cs="Times New Roman"/>
          <w:lang w:val="en-US"/>
        </w:rPr>
      </w:pPr>
      <w:ins w:id="17745" w:author="UTENTE" w:date="2020-06-30T19:00:00Z">
        <w:r w:rsidRPr="00181FFC">
          <w:rPr>
            <w:rFonts w:ascii="Calibri" w:eastAsia="Calibri" w:hAnsi="Calibri" w:cs="Times New Roman"/>
            <w:lang w:val="en-US"/>
          </w:rPr>
          <w:t>l "\"…I do, yeah. Got a problem with it?\""</w:t>
        </w:r>
      </w:ins>
    </w:p>
    <w:p w14:paraId="47C8B698" w14:textId="77777777" w:rsidR="00181FFC" w:rsidRPr="00181FFC" w:rsidRDefault="00181FFC" w:rsidP="00181FFC">
      <w:pPr>
        <w:numPr>
          <w:ilvl w:val="0"/>
          <w:numId w:val="62"/>
        </w:numPr>
        <w:spacing w:line="600" w:lineRule="auto"/>
        <w:contextualSpacing/>
        <w:jc w:val="left"/>
        <w:rPr>
          <w:ins w:id="17746" w:author="UTENTE" w:date="2020-06-30T19:00:00Z"/>
          <w:rFonts w:ascii="Calibri" w:eastAsia="Calibri" w:hAnsi="Calibri" w:cs="Times New Roman"/>
          <w:lang w:val="en-US"/>
        </w:rPr>
      </w:pPr>
      <w:ins w:id="17747" w:author="UTENTE" w:date="2020-06-30T19:00:00Z">
        <w:r w:rsidRPr="00181FFC">
          <w:rPr>
            <w:rFonts w:ascii="Calibri" w:eastAsia="Calibri" w:hAnsi="Calibri" w:cs="Times New Roman"/>
            <w:lang w:val="en-US"/>
          </w:rPr>
          <w:t>n "Luka raises an eyebrow at me aggressively, shifting in his seat."</w:t>
        </w:r>
      </w:ins>
    </w:p>
    <w:p w14:paraId="7A11CE1D" w14:textId="77777777" w:rsidR="00181FFC" w:rsidRPr="00181FFC" w:rsidRDefault="00181FFC" w:rsidP="00181FFC">
      <w:pPr>
        <w:numPr>
          <w:ilvl w:val="0"/>
          <w:numId w:val="62"/>
        </w:numPr>
        <w:spacing w:line="600" w:lineRule="auto"/>
        <w:contextualSpacing/>
        <w:jc w:val="left"/>
        <w:rPr>
          <w:ins w:id="17748" w:author="UTENTE" w:date="2020-06-30T19:00:00Z"/>
          <w:rFonts w:ascii="Calibri" w:eastAsia="Calibri" w:hAnsi="Calibri" w:cs="Times New Roman"/>
          <w:lang w:val="en-US"/>
        </w:rPr>
      </w:pPr>
      <w:ins w:id="17749" w:author="UTENTE" w:date="2020-06-30T19:00:00Z">
        <w:r w:rsidRPr="00181FFC">
          <w:rPr>
            <w:rFonts w:ascii="Calibri" w:eastAsia="Calibri" w:hAnsi="Calibri" w:cs="Times New Roman"/>
            <w:lang w:val="en-US"/>
          </w:rPr>
          <w:t>l "\"I live with Isaac, and he won't let me buy sugary stuff because it's 'bad for me'…\""</w:t>
        </w:r>
      </w:ins>
    </w:p>
    <w:p w14:paraId="181D3A21" w14:textId="77777777" w:rsidR="00181FFC" w:rsidRPr="00181FFC" w:rsidRDefault="00181FFC" w:rsidP="00181FFC">
      <w:pPr>
        <w:numPr>
          <w:ilvl w:val="0"/>
          <w:numId w:val="62"/>
        </w:numPr>
        <w:spacing w:line="600" w:lineRule="auto"/>
        <w:contextualSpacing/>
        <w:jc w:val="left"/>
        <w:rPr>
          <w:ins w:id="17750" w:author="UTENTE" w:date="2020-06-30T19:00:00Z"/>
          <w:rFonts w:ascii="Calibri" w:eastAsia="Calibri" w:hAnsi="Calibri" w:cs="Times New Roman"/>
          <w:lang w:val="en-US"/>
        </w:rPr>
      </w:pPr>
      <w:ins w:id="17751" w:author="UTENTE" w:date="2020-06-30T19:00:00Z">
        <w:r w:rsidRPr="00181FFC">
          <w:rPr>
            <w:rFonts w:ascii="Calibri" w:eastAsia="Calibri" w:hAnsi="Calibri" w:cs="Times New Roman"/>
            <w:lang w:val="en-US"/>
          </w:rPr>
          <w:t>l "\"That guy thinks he's my dad or something.\""</w:t>
        </w:r>
      </w:ins>
    </w:p>
    <w:p w14:paraId="344BC6C0" w14:textId="77777777" w:rsidR="00181FFC" w:rsidRPr="00181FFC" w:rsidRDefault="00181FFC" w:rsidP="00181FFC">
      <w:pPr>
        <w:numPr>
          <w:ilvl w:val="0"/>
          <w:numId w:val="62"/>
        </w:numPr>
        <w:spacing w:line="600" w:lineRule="auto"/>
        <w:contextualSpacing/>
        <w:jc w:val="left"/>
        <w:rPr>
          <w:ins w:id="17752" w:author="UTENTE" w:date="2020-06-30T19:00:00Z"/>
          <w:rFonts w:ascii="Calibri" w:eastAsia="Calibri" w:hAnsi="Calibri" w:cs="Times New Roman"/>
          <w:lang w:val="en-US"/>
        </w:rPr>
      </w:pPr>
      <w:ins w:id="17753" w:author="UTENTE" w:date="2020-06-30T19:00:00Z">
        <w:r w:rsidRPr="00181FFC">
          <w:rPr>
            <w:rFonts w:ascii="Calibri" w:eastAsia="Calibri" w:hAnsi="Calibri" w:cs="Times New Roman"/>
            <w:lang w:val="en-US"/>
          </w:rPr>
          <w:t>mcp "\"Well, he's not wrong. You don't get to keep that fast metabolism forever.\""</w:t>
        </w:r>
      </w:ins>
    </w:p>
    <w:p w14:paraId="5A148785" w14:textId="77777777" w:rsidR="00181FFC" w:rsidRPr="00181FFC" w:rsidRDefault="00181FFC" w:rsidP="00181FFC">
      <w:pPr>
        <w:numPr>
          <w:ilvl w:val="0"/>
          <w:numId w:val="62"/>
        </w:numPr>
        <w:spacing w:line="600" w:lineRule="auto"/>
        <w:contextualSpacing/>
        <w:jc w:val="left"/>
        <w:rPr>
          <w:ins w:id="17754" w:author="UTENTE" w:date="2020-06-30T19:00:00Z"/>
          <w:rFonts w:ascii="Calibri" w:eastAsia="Calibri" w:hAnsi="Calibri" w:cs="Times New Roman"/>
        </w:rPr>
      </w:pPr>
      <w:ins w:id="17755" w:author="UTENTE" w:date="2020-06-30T19:00:00Z">
        <w:r w:rsidRPr="00181FFC">
          <w:rPr>
            <w:rFonts w:ascii="Calibri" w:eastAsia="Calibri" w:hAnsi="Calibri" w:cs="Times New Roman"/>
            <w:lang w:val="en-US"/>
          </w:rPr>
          <w:t xml:space="preserve">l "\"Yeah, so I might as well eat all the sweet and fatty stuff I want right now! </w:t>
        </w:r>
        <w:r w:rsidRPr="00181FFC">
          <w:rPr>
            <w:rFonts w:ascii="Calibri" w:eastAsia="Calibri" w:hAnsi="Calibri" w:cs="Times New Roman"/>
          </w:rPr>
          <w:t>Makes sense, doesn't it?\""</w:t>
        </w:r>
      </w:ins>
    </w:p>
    <w:p w14:paraId="609FD600" w14:textId="77777777" w:rsidR="00181FFC" w:rsidRPr="00181FFC" w:rsidRDefault="00181FFC" w:rsidP="00181FFC">
      <w:pPr>
        <w:numPr>
          <w:ilvl w:val="0"/>
          <w:numId w:val="62"/>
        </w:numPr>
        <w:spacing w:line="600" w:lineRule="auto"/>
        <w:contextualSpacing/>
        <w:jc w:val="left"/>
        <w:rPr>
          <w:ins w:id="17756" w:author="UTENTE" w:date="2020-06-30T19:00:00Z"/>
          <w:rFonts w:ascii="Calibri" w:eastAsia="Calibri" w:hAnsi="Calibri" w:cs="Times New Roman"/>
          <w:lang w:val="en-US"/>
        </w:rPr>
      </w:pPr>
      <w:ins w:id="17757" w:author="UTENTE" w:date="2020-06-30T19:00:00Z">
        <w:r w:rsidRPr="00181FFC">
          <w:rPr>
            <w:rFonts w:ascii="Calibri" w:eastAsia="Calibri" w:hAnsi="Calibri" w:cs="Times New Roman"/>
            <w:lang w:val="en-US"/>
          </w:rPr>
          <w:t>n "Luka's frown melts away for a moment, and he lets out a little giggle."</w:t>
        </w:r>
        <w:r w:rsidRPr="00181FFC">
          <w:rPr>
            <w:rFonts w:ascii="Calibri" w:eastAsia="Calibri" w:hAnsi="Calibri" w:cs="Times New Roman"/>
            <w:lang w:val="en-US"/>
          </w:rPr>
          <w:br w:type="page"/>
        </w:r>
      </w:ins>
    </w:p>
    <w:p w14:paraId="6EE1B249" w14:textId="77777777" w:rsidR="00181FFC" w:rsidRPr="00181FFC" w:rsidRDefault="00181FFC" w:rsidP="00181FFC">
      <w:pPr>
        <w:numPr>
          <w:ilvl w:val="0"/>
          <w:numId w:val="61"/>
        </w:numPr>
        <w:spacing w:line="600" w:lineRule="auto"/>
        <w:contextualSpacing/>
        <w:jc w:val="left"/>
        <w:rPr>
          <w:ins w:id="17758" w:author="UTENTE" w:date="2020-06-30T19:00:00Z"/>
          <w:rFonts w:ascii="Calibri" w:eastAsia="Calibri" w:hAnsi="Calibri" w:cs="Times New Roman"/>
        </w:rPr>
      </w:pPr>
      <w:ins w:id="17759" w:author="UTENTE" w:date="2020-06-30T19:00:00Z">
        <w:r w:rsidRPr="00181FFC">
          <w:rPr>
            <w:rFonts w:ascii="Calibri" w:eastAsia="Calibri" w:hAnsi="Calibri" w:cs="Times New Roman"/>
          </w:rPr>
          <w:lastRenderedPageBreak/>
          <w:t>n "Luka va dritto verso il bar e salta su uno degli sgabelli, appoggiando la testa sul bancone con uno sbadiglio. {w}Ah sì, fa' come se fossi a casa tua…"</w:t>
        </w:r>
      </w:ins>
    </w:p>
    <w:p w14:paraId="63819720" w14:textId="77777777" w:rsidR="00181FFC" w:rsidRPr="00181FFC" w:rsidRDefault="00181FFC" w:rsidP="00181FFC">
      <w:pPr>
        <w:numPr>
          <w:ilvl w:val="0"/>
          <w:numId w:val="61"/>
        </w:numPr>
        <w:spacing w:line="600" w:lineRule="auto"/>
        <w:contextualSpacing/>
        <w:jc w:val="left"/>
        <w:rPr>
          <w:ins w:id="17760" w:author="UTENTE" w:date="2020-06-30T19:00:00Z"/>
          <w:rFonts w:ascii="Calibri" w:eastAsia="Calibri" w:hAnsi="Calibri" w:cs="Times New Roman"/>
        </w:rPr>
      </w:pPr>
      <w:ins w:id="17761" w:author="UTENTE" w:date="2020-06-30T19:00:00Z">
        <w:r w:rsidRPr="00181FFC">
          <w:rPr>
            <w:rFonts w:ascii="Calibri" w:eastAsia="Calibri" w:hAnsi="Calibri" w:cs="Times New Roman"/>
          </w:rPr>
          <w:t>mcp "\"Che tipo di bevanda gassata ti solletica il palato oggi?\""</w:t>
        </w:r>
      </w:ins>
    </w:p>
    <w:p w14:paraId="7D8F8328" w14:textId="77777777" w:rsidR="00181FFC" w:rsidRPr="00181FFC" w:rsidRDefault="00181FFC" w:rsidP="00181FFC">
      <w:pPr>
        <w:numPr>
          <w:ilvl w:val="0"/>
          <w:numId w:val="61"/>
        </w:numPr>
        <w:spacing w:line="600" w:lineRule="auto"/>
        <w:contextualSpacing/>
        <w:jc w:val="left"/>
        <w:rPr>
          <w:ins w:id="17762" w:author="UTENTE" w:date="2020-06-30T19:00:00Z"/>
          <w:rFonts w:ascii="Calibri" w:eastAsia="Calibri" w:hAnsi="Calibri" w:cs="Times New Roman"/>
        </w:rPr>
      </w:pPr>
      <w:ins w:id="17763" w:author="UTENTE" w:date="2020-06-30T19:00:00Z">
        <w:r w:rsidRPr="00181FFC">
          <w:rPr>
            <w:rFonts w:ascii="Calibri" w:eastAsia="Calibri" w:hAnsi="Calibri" w:cs="Times New Roman"/>
          </w:rPr>
          <w:t>lp "\"Puoi darci un taglio? Dammi una semplice Coca.\""</w:t>
        </w:r>
      </w:ins>
    </w:p>
    <w:p w14:paraId="05A7A240" w14:textId="77777777" w:rsidR="00181FFC" w:rsidRPr="00181FFC" w:rsidRDefault="00181FFC" w:rsidP="00181FFC">
      <w:pPr>
        <w:numPr>
          <w:ilvl w:val="0"/>
          <w:numId w:val="61"/>
        </w:numPr>
        <w:spacing w:line="600" w:lineRule="auto"/>
        <w:contextualSpacing/>
        <w:jc w:val="left"/>
        <w:rPr>
          <w:ins w:id="17764" w:author="UTENTE" w:date="2020-06-30T19:00:00Z"/>
          <w:rFonts w:ascii="Calibri" w:eastAsia="Calibri" w:hAnsi="Calibri" w:cs="Times New Roman"/>
        </w:rPr>
      </w:pPr>
      <w:ins w:id="17765" w:author="UTENTE" w:date="2020-06-30T19:00:00Z">
        <w:r w:rsidRPr="00181FFC">
          <w:rPr>
            <w:rFonts w:ascii="Calibri" w:eastAsia="Calibri" w:hAnsi="Calibri" w:cs="Times New Roman"/>
          </w:rPr>
          <w:t>n "Ridacchiando alla risposta acida di Luka, riempio un bicchiere con il liquido frizzante e lo faccio scivolare davanti a lui."</w:t>
        </w:r>
      </w:ins>
    </w:p>
    <w:p w14:paraId="0B082986" w14:textId="77777777" w:rsidR="00181FFC" w:rsidRPr="00181FFC" w:rsidRDefault="00181FFC" w:rsidP="00181FFC">
      <w:pPr>
        <w:numPr>
          <w:ilvl w:val="0"/>
          <w:numId w:val="61"/>
        </w:numPr>
        <w:spacing w:line="600" w:lineRule="auto"/>
        <w:contextualSpacing/>
        <w:jc w:val="left"/>
        <w:rPr>
          <w:ins w:id="17766" w:author="UTENTE" w:date="2020-06-30T19:00:00Z"/>
          <w:rFonts w:ascii="Calibri" w:eastAsia="Calibri" w:hAnsi="Calibri" w:cs="Times New Roman"/>
        </w:rPr>
      </w:pPr>
      <w:ins w:id="17767" w:author="UTENTE" w:date="2020-06-30T19:00:00Z">
        <w:r w:rsidRPr="00181FFC">
          <w:rPr>
            <w:rFonts w:ascii="Calibri" w:eastAsia="Calibri" w:hAnsi="Calibri" w:cs="Times New Roman"/>
          </w:rPr>
          <w:t>n "Afferra una cannuccia dal vicino contenitore e sorseggia rumorosamente quasi metà del bicchiere in soli pochi secondi."</w:t>
        </w:r>
      </w:ins>
    </w:p>
    <w:p w14:paraId="532DBCF7" w14:textId="77777777" w:rsidR="00181FFC" w:rsidRPr="00181FFC" w:rsidRDefault="00181FFC" w:rsidP="00181FFC">
      <w:pPr>
        <w:numPr>
          <w:ilvl w:val="0"/>
          <w:numId w:val="61"/>
        </w:numPr>
        <w:spacing w:line="600" w:lineRule="auto"/>
        <w:contextualSpacing/>
        <w:jc w:val="left"/>
        <w:rPr>
          <w:ins w:id="17768" w:author="UTENTE" w:date="2020-06-30T19:00:00Z"/>
          <w:rFonts w:ascii="Calibri" w:eastAsia="Calibri" w:hAnsi="Calibri" w:cs="Times New Roman"/>
        </w:rPr>
      </w:pPr>
      <w:ins w:id="17769" w:author="UTENTE" w:date="2020-06-30T19:00:00Z">
        <w:r w:rsidRPr="00181FFC">
          <w:rPr>
            <w:rFonts w:ascii="Calibri" w:eastAsia="Calibri" w:hAnsi="Calibri" w:cs="Times New Roman"/>
          </w:rPr>
          <w:t>mcp "\"Cavolo, avevi una gran sete, eh?\""</w:t>
        </w:r>
      </w:ins>
    </w:p>
    <w:p w14:paraId="1CB72DEB" w14:textId="77777777" w:rsidR="00181FFC" w:rsidRPr="00181FFC" w:rsidRDefault="00181FFC" w:rsidP="00181FFC">
      <w:pPr>
        <w:numPr>
          <w:ilvl w:val="0"/>
          <w:numId w:val="61"/>
        </w:numPr>
        <w:spacing w:line="600" w:lineRule="auto"/>
        <w:contextualSpacing/>
        <w:jc w:val="left"/>
        <w:rPr>
          <w:ins w:id="17770" w:author="UTENTE" w:date="2020-06-30T19:00:00Z"/>
          <w:rFonts w:ascii="Calibri" w:eastAsia="Calibri" w:hAnsi="Calibri" w:cs="Times New Roman"/>
        </w:rPr>
      </w:pPr>
      <w:ins w:id="17771" w:author="UTENTE" w:date="2020-06-30T19:00:00Z">
        <w:r w:rsidRPr="00181FFC">
          <w:rPr>
            <w:rFonts w:ascii="Calibri" w:eastAsia="Calibri" w:hAnsi="Calibri" w:cs="Times New Roman"/>
          </w:rPr>
          <w:t>mcp "\"O ti piacciono così tanto le bevande zuccherose?\""</w:t>
        </w:r>
      </w:ins>
    </w:p>
    <w:p w14:paraId="3A695036" w14:textId="77777777" w:rsidR="00181FFC" w:rsidRPr="00181FFC" w:rsidRDefault="00181FFC" w:rsidP="00181FFC">
      <w:pPr>
        <w:numPr>
          <w:ilvl w:val="0"/>
          <w:numId w:val="61"/>
        </w:numPr>
        <w:spacing w:line="600" w:lineRule="auto"/>
        <w:contextualSpacing/>
        <w:jc w:val="left"/>
        <w:rPr>
          <w:ins w:id="17772" w:author="UTENTE" w:date="2020-06-30T19:00:00Z"/>
          <w:rFonts w:ascii="Calibri" w:eastAsia="Calibri" w:hAnsi="Calibri" w:cs="Times New Roman"/>
        </w:rPr>
      </w:pPr>
      <w:ins w:id="17773" w:author="UTENTE" w:date="2020-06-30T19:00:00Z">
        <w:r w:rsidRPr="00181FFC">
          <w:rPr>
            <w:rFonts w:ascii="Calibri" w:eastAsia="Calibri" w:hAnsi="Calibri" w:cs="Times New Roman"/>
          </w:rPr>
          <w:t>l "…Beh, sì. Hai qualche problema con la cosa?\""</w:t>
        </w:r>
      </w:ins>
    </w:p>
    <w:p w14:paraId="7536F82A" w14:textId="77777777" w:rsidR="00181FFC" w:rsidRPr="00181FFC" w:rsidRDefault="00181FFC" w:rsidP="00181FFC">
      <w:pPr>
        <w:numPr>
          <w:ilvl w:val="0"/>
          <w:numId w:val="61"/>
        </w:numPr>
        <w:spacing w:line="600" w:lineRule="auto"/>
        <w:contextualSpacing/>
        <w:jc w:val="left"/>
        <w:rPr>
          <w:ins w:id="17774" w:author="UTENTE" w:date="2020-06-30T19:00:00Z"/>
          <w:rFonts w:ascii="Calibri" w:eastAsia="Calibri" w:hAnsi="Calibri" w:cs="Times New Roman"/>
        </w:rPr>
      </w:pPr>
      <w:ins w:id="17775" w:author="UTENTE" w:date="2020-06-30T19:00:00Z">
        <w:r w:rsidRPr="00181FFC">
          <w:rPr>
            <w:rFonts w:ascii="Calibri" w:eastAsia="Calibri" w:hAnsi="Calibri" w:cs="Times New Roman"/>
          </w:rPr>
          <w:t>n "Luka solleva un sopracciglio aggressivamente, voltandosi da un'altra parte."</w:t>
        </w:r>
      </w:ins>
    </w:p>
    <w:p w14:paraId="58DB4736" w14:textId="77777777" w:rsidR="00181FFC" w:rsidRPr="00181FFC" w:rsidRDefault="00181FFC" w:rsidP="00181FFC">
      <w:pPr>
        <w:numPr>
          <w:ilvl w:val="0"/>
          <w:numId w:val="61"/>
        </w:numPr>
        <w:spacing w:line="600" w:lineRule="auto"/>
        <w:contextualSpacing/>
        <w:jc w:val="left"/>
        <w:rPr>
          <w:ins w:id="17776" w:author="UTENTE" w:date="2020-06-30T19:00:00Z"/>
          <w:rFonts w:ascii="Calibri" w:eastAsia="Calibri" w:hAnsi="Calibri" w:cs="Times New Roman"/>
        </w:rPr>
      </w:pPr>
      <w:ins w:id="17777" w:author="UTENTE" w:date="2020-06-30T19:00:00Z">
        <w:r w:rsidRPr="00181FFC">
          <w:rPr>
            <w:rFonts w:ascii="Calibri" w:eastAsia="Calibri" w:hAnsi="Calibri" w:cs="Times New Roman"/>
          </w:rPr>
          <w:t>l "\"Vivo con Isaac e non mi fa comprare roba zuccherosa perché dice che 'non mi fa bene'…\""</w:t>
        </w:r>
      </w:ins>
    </w:p>
    <w:p w14:paraId="6F47C871" w14:textId="77777777" w:rsidR="00181FFC" w:rsidRPr="00181FFC" w:rsidRDefault="00181FFC" w:rsidP="00181FFC">
      <w:pPr>
        <w:numPr>
          <w:ilvl w:val="0"/>
          <w:numId w:val="61"/>
        </w:numPr>
        <w:spacing w:line="600" w:lineRule="auto"/>
        <w:contextualSpacing/>
        <w:jc w:val="left"/>
        <w:rPr>
          <w:ins w:id="17778" w:author="UTENTE" w:date="2020-06-30T19:00:00Z"/>
          <w:rFonts w:ascii="Calibri" w:eastAsia="Calibri" w:hAnsi="Calibri" w:cs="Times New Roman"/>
        </w:rPr>
      </w:pPr>
      <w:ins w:id="17779" w:author="UTENTE" w:date="2020-06-30T19:00:00Z">
        <w:r w:rsidRPr="00181FFC">
          <w:rPr>
            <w:rFonts w:ascii="Calibri" w:eastAsia="Calibri" w:hAnsi="Calibri" w:cs="Times New Roman"/>
          </w:rPr>
          <w:t>l "\"Quel tizio si crede mio padre…\""</w:t>
        </w:r>
      </w:ins>
    </w:p>
    <w:p w14:paraId="2FE1917C" w14:textId="77777777" w:rsidR="00181FFC" w:rsidRPr="00181FFC" w:rsidRDefault="00181FFC" w:rsidP="00181FFC">
      <w:pPr>
        <w:numPr>
          <w:ilvl w:val="0"/>
          <w:numId w:val="61"/>
        </w:numPr>
        <w:spacing w:line="600" w:lineRule="auto"/>
        <w:contextualSpacing/>
        <w:jc w:val="left"/>
        <w:rPr>
          <w:ins w:id="17780" w:author="UTENTE" w:date="2020-06-30T19:00:00Z"/>
          <w:rFonts w:ascii="Calibri" w:eastAsia="Calibri" w:hAnsi="Calibri" w:cs="Times New Roman"/>
        </w:rPr>
      </w:pPr>
      <w:ins w:id="17781" w:author="UTENTE" w:date="2020-06-30T19:00:00Z">
        <w:r w:rsidRPr="00181FFC">
          <w:rPr>
            <w:rFonts w:ascii="Calibri" w:eastAsia="Calibri" w:hAnsi="Calibri" w:cs="Times New Roman"/>
          </w:rPr>
          <w:t>mcp "\"Beh, ha ragione. Non avrai un metabolismo veloce per sempre.\""</w:t>
        </w:r>
      </w:ins>
    </w:p>
    <w:p w14:paraId="7B971464" w14:textId="77777777" w:rsidR="00181FFC" w:rsidRPr="00181FFC" w:rsidRDefault="00181FFC" w:rsidP="00181FFC">
      <w:pPr>
        <w:numPr>
          <w:ilvl w:val="0"/>
          <w:numId w:val="61"/>
        </w:numPr>
        <w:spacing w:line="600" w:lineRule="auto"/>
        <w:contextualSpacing/>
        <w:jc w:val="left"/>
        <w:rPr>
          <w:ins w:id="17782" w:author="UTENTE" w:date="2020-06-30T19:00:00Z"/>
          <w:rFonts w:ascii="Calibri" w:eastAsia="Calibri" w:hAnsi="Calibri" w:cs="Times New Roman"/>
        </w:rPr>
      </w:pPr>
      <w:ins w:id="17783" w:author="UTENTE" w:date="2020-06-30T19:00:00Z">
        <w:r w:rsidRPr="00181FFC">
          <w:rPr>
            <w:rFonts w:ascii="Calibri" w:eastAsia="Calibri" w:hAnsi="Calibri" w:cs="Times New Roman"/>
          </w:rPr>
          <w:t>l "\"Esatto, quindi meglio mangiare tutta la roba dolce e cicciona che voglio adesso! Ha senso, no?\""</w:t>
        </w:r>
      </w:ins>
    </w:p>
    <w:p w14:paraId="6DF63211" w14:textId="77777777" w:rsidR="00181FFC" w:rsidRPr="00181FFC" w:rsidRDefault="00181FFC" w:rsidP="00181FFC">
      <w:pPr>
        <w:numPr>
          <w:ilvl w:val="0"/>
          <w:numId w:val="61"/>
        </w:numPr>
        <w:spacing w:line="600" w:lineRule="auto"/>
        <w:contextualSpacing/>
        <w:jc w:val="left"/>
        <w:rPr>
          <w:ins w:id="17784" w:author="UTENTE" w:date="2020-06-30T19:00:00Z"/>
          <w:rFonts w:ascii="Calibri" w:eastAsia="Calibri" w:hAnsi="Calibri" w:cs="Times New Roman"/>
        </w:rPr>
      </w:pPr>
      <w:ins w:id="17785" w:author="UTENTE" w:date="2020-06-30T19:00:00Z">
        <w:r w:rsidRPr="00181FFC">
          <w:rPr>
            <w:rFonts w:ascii="Calibri" w:eastAsia="Calibri" w:hAnsi="Calibri" w:cs="Times New Roman"/>
          </w:rPr>
          <w:t>n "La smorfia corrucciata di Luka si scioglie per qualche secondo e si lascia andare a una risatina." </w:t>
        </w:r>
        <w:r w:rsidRPr="00181FFC">
          <w:rPr>
            <w:rFonts w:ascii="Calibri" w:eastAsia="Calibri" w:hAnsi="Calibri" w:cs="Times New Roman"/>
          </w:rPr>
          <w:br w:type="page"/>
        </w:r>
      </w:ins>
    </w:p>
    <w:p w14:paraId="18EBAC31" w14:textId="77777777" w:rsidR="00181FFC" w:rsidRPr="00181FFC" w:rsidRDefault="00181FFC" w:rsidP="00181FFC">
      <w:pPr>
        <w:numPr>
          <w:ilvl w:val="0"/>
          <w:numId w:val="61"/>
        </w:numPr>
        <w:spacing w:line="600" w:lineRule="auto"/>
        <w:contextualSpacing/>
        <w:jc w:val="left"/>
        <w:rPr>
          <w:ins w:id="17786" w:author="UTENTE" w:date="2020-06-30T19:00:00Z"/>
          <w:rFonts w:ascii="Calibri" w:eastAsia="Calibri" w:hAnsi="Calibri" w:cs="Times New Roman"/>
          <w:lang w:val="en-US"/>
        </w:rPr>
      </w:pPr>
      <w:ins w:id="17787" w:author="UTENTE" w:date="2020-06-30T19:00:00Z">
        <w:r w:rsidRPr="00181FFC">
          <w:rPr>
            <w:rFonts w:ascii="Calibri" w:eastAsia="Calibri" w:hAnsi="Calibri" w:cs="Times New Roman"/>
            <w:lang w:val="en-US"/>
          </w:rPr>
          <w:lastRenderedPageBreak/>
          <w:t>n "…He's kinda cute when he's not making angry faces."</w:t>
        </w:r>
      </w:ins>
    </w:p>
    <w:p w14:paraId="24398A93" w14:textId="77777777" w:rsidR="00181FFC" w:rsidRPr="00181FFC" w:rsidRDefault="00181FFC" w:rsidP="00181FFC">
      <w:pPr>
        <w:numPr>
          <w:ilvl w:val="0"/>
          <w:numId w:val="61"/>
        </w:numPr>
        <w:spacing w:line="600" w:lineRule="auto"/>
        <w:contextualSpacing/>
        <w:jc w:val="left"/>
        <w:rPr>
          <w:ins w:id="17788" w:author="UTENTE" w:date="2020-06-30T19:00:00Z"/>
          <w:rFonts w:ascii="Calibri" w:eastAsia="Calibri" w:hAnsi="Calibri" w:cs="Times New Roman"/>
          <w:lang w:val="en-US"/>
        </w:rPr>
      </w:pPr>
      <w:ins w:id="17789" w:author="UTENTE" w:date="2020-06-30T19:00:00Z">
        <w:r w:rsidRPr="00181FFC">
          <w:rPr>
            <w:rFonts w:ascii="Calibri" w:eastAsia="Calibri" w:hAnsi="Calibri" w:cs="Times New Roman"/>
            <w:lang w:val="en-US"/>
          </w:rPr>
          <w:t>mcp "\"So, the vampires… Can you explain more about them to me?\""</w:t>
        </w:r>
      </w:ins>
    </w:p>
    <w:p w14:paraId="4E85FAC6" w14:textId="77777777" w:rsidR="00181FFC" w:rsidRPr="00181FFC" w:rsidRDefault="00181FFC" w:rsidP="00181FFC">
      <w:pPr>
        <w:numPr>
          <w:ilvl w:val="0"/>
          <w:numId w:val="61"/>
        </w:numPr>
        <w:spacing w:line="600" w:lineRule="auto"/>
        <w:contextualSpacing/>
        <w:jc w:val="left"/>
        <w:rPr>
          <w:ins w:id="17790" w:author="UTENTE" w:date="2020-06-30T19:00:00Z"/>
          <w:rFonts w:ascii="Calibri" w:eastAsia="Calibri" w:hAnsi="Calibri" w:cs="Times New Roman"/>
          <w:lang w:val="en-US"/>
        </w:rPr>
      </w:pPr>
      <w:ins w:id="17791" w:author="UTENTE" w:date="2020-06-30T19:00:00Z">
        <w:r w:rsidRPr="00181FFC">
          <w:rPr>
            <w:rFonts w:ascii="Calibri" w:eastAsia="Calibri" w:hAnsi="Calibri" w:cs="Times New Roman"/>
            <w:lang w:val="en-US"/>
          </w:rPr>
          <w:t>mcp "\"I'm still sort of in shock. I could barely believe my eyes back there.\""</w:t>
        </w:r>
      </w:ins>
    </w:p>
    <w:p w14:paraId="04F261D0" w14:textId="77777777" w:rsidR="00181FFC" w:rsidRPr="00181FFC" w:rsidRDefault="00181FFC" w:rsidP="00181FFC">
      <w:pPr>
        <w:numPr>
          <w:ilvl w:val="0"/>
          <w:numId w:val="61"/>
        </w:numPr>
        <w:spacing w:line="600" w:lineRule="auto"/>
        <w:contextualSpacing/>
        <w:jc w:val="left"/>
        <w:rPr>
          <w:ins w:id="17792" w:author="UTENTE" w:date="2020-06-30T19:00:00Z"/>
          <w:rFonts w:ascii="Calibri" w:eastAsia="Calibri" w:hAnsi="Calibri" w:cs="Times New Roman"/>
        </w:rPr>
      </w:pPr>
      <w:ins w:id="17793" w:author="UTENTE" w:date="2020-06-30T19:00:00Z">
        <w:r w:rsidRPr="00181FFC">
          <w:rPr>
            <w:rFonts w:ascii="Calibri" w:eastAsia="Calibri" w:hAnsi="Calibri" w:cs="Times New Roman"/>
          </w:rPr>
          <w:t>lp "\"…\""</w:t>
        </w:r>
      </w:ins>
    </w:p>
    <w:p w14:paraId="619F20E8" w14:textId="77777777" w:rsidR="00181FFC" w:rsidRPr="00181FFC" w:rsidRDefault="00181FFC" w:rsidP="00181FFC">
      <w:pPr>
        <w:numPr>
          <w:ilvl w:val="0"/>
          <w:numId w:val="61"/>
        </w:numPr>
        <w:spacing w:line="600" w:lineRule="auto"/>
        <w:contextualSpacing/>
        <w:jc w:val="left"/>
        <w:rPr>
          <w:ins w:id="17794" w:author="UTENTE" w:date="2020-06-30T19:00:00Z"/>
          <w:rFonts w:ascii="Calibri" w:eastAsia="Calibri" w:hAnsi="Calibri" w:cs="Times New Roman"/>
          <w:lang w:val="en-US"/>
        </w:rPr>
      </w:pPr>
      <w:ins w:id="17795" w:author="UTENTE" w:date="2020-06-30T19:00:00Z">
        <w:r w:rsidRPr="00181FFC">
          <w:rPr>
            <w:rFonts w:ascii="Calibri" w:eastAsia="Calibri" w:hAnsi="Calibri" w:cs="Times New Roman"/>
            <w:lang w:val="en-US"/>
          </w:rPr>
          <w:t>n "When I question Luka more gently, he nods, his face growing serious again."</w:t>
        </w:r>
      </w:ins>
    </w:p>
    <w:p w14:paraId="30BE54E6" w14:textId="77777777" w:rsidR="00181FFC" w:rsidRPr="00181FFC" w:rsidRDefault="00181FFC" w:rsidP="00181FFC">
      <w:pPr>
        <w:numPr>
          <w:ilvl w:val="0"/>
          <w:numId w:val="61"/>
        </w:numPr>
        <w:spacing w:line="600" w:lineRule="auto"/>
        <w:contextualSpacing/>
        <w:jc w:val="left"/>
        <w:rPr>
          <w:ins w:id="17796" w:author="UTENTE" w:date="2020-06-30T19:00:00Z"/>
          <w:rFonts w:ascii="Calibri" w:eastAsia="Calibri" w:hAnsi="Calibri" w:cs="Times New Roman"/>
          <w:lang w:val="en-US"/>
        </w:rPr>
      </w:pPr>
      <w:ins w:id="17797" w:author="UTENTE" w:date="2020-06-30T19:00:00Z">
        <w:r w:rsidRPr="00181FFC">
          <w:rPr>
            <w:rFonts w:ascii="Calibri" w:eastAsia="Calibri" w:hAnsi="Calibri" w:cs="Times New Roman"/>
            <w:lang w:val="en-US"/>
          </w:rPr>
          <w:t>mcp "\"So, can you tell me more about what the hell's up with these… vampires?\""</w:t>
        </w:r>
      </w:ins>
    </w:p>
    <w:p w14:paraId="10CBD59F" w14:textId="77777777" w:rsidR="00181FFC" w:rsidRPr="00181FFC" w:rsidRDefault="00181FFC" w:rsidP="00181FFC">
      <w:pPr>
        <w:numPr>
          <w:ilvl w:val="0"/>
          <w:numId w:val="61"/>
        </w:numPr>
        <w:spacing w:line="600" w:lineRule="auto"/>
        <w:contextualSpacing/>
        <w:jc w:val="left"/>
        <w:rPr>
          <w:ins w:id="17798" w:author="UTENTE" w:date="2020-06-30T19:00:00Z"/>
          <w:rFonts w:ascii="Calibri" w:eastAsia="Calibri" w:hAnsi="Calibri" w:cs="Times New Roman"/>
          <w:lang w:val="en-US"/>
        </w:rPr>
      </w:pPr>
      <w:ins w:id="17799" w:author="UTENTE" w:date="2020-06-30T19:00:00Z">
        <w:r w:rsidRPr="00181FFC">
          <w:rPr>
            <w:rFonts w:ascii="Calibri" w:eastAsia="Calibri" w:hAnsi="Calibri" w:cs="Times New Roman"/>
            <w:lang w:val="en-US"/>
          </w:rPr>
          <w:t>mcp "\"I nearly got turned into a juice box for that crazy redhead.\""</w:t>
        </w:r>
      </w:ins>
    </w:p>
    <w:p w14:paraId="76CEF4F9" w14:textId="77777777" w:rsidR="00181FFC" w:rsidRPr="00181FFC" w:rsidRDefault="00181FFC" w:rsidP="00181FFC">
      <w:pPr>
        <w:numPr>
          <w:ilvl w:val="0"/>
          <w:numId w:val="61"/>
        </w:numPr>
        <w:spacing w:line="600" w:lineRule="auto"/>
        <w:contextualSpacing/>
        <w:jc w:val="left"/>
        <w:rPr>
          <w:ins w:id="17800" w:author="UTENTE" w:date="2020-06-30T19:00:00Z"/>
          <w:rFonts w:ascii="Calibri" w:eastAsia="Calibri" w:hAnsi="Calibri" w:cs="Times New Roman"/>
        </w:rPr>
      </w:pPr>
      <w:ins w:id="17801" w:author="UTENTE" w:date="2020-06-30T19:00:00Z">
        <w:r w:rsidRPr="00181FFC">
          <w:rPr>
            <w:rFonts w:ascii="Calibri" w:eastAsia="Calibri" w:hAnsi="Calibri" w:cs="Times New Roman"/>
          </w:rPr>
          <w:t>lp "\"…\""</w:t>
        </w:r>
      </w:ins>
    </w:p>
    <w:p w14:paraId="7C98E7D8" w14:textId="77777777" w:rsidR="00181FFC" w:rsidRPr="00181FFC" w:rsidRDefault="00181FFC" w:rsidP="00181FFC">
      <w:pPr>
        <w:numPr>
          <w:ilvl w:val="0"/>
          <w:numId w:val="61"/>
        </w:numPr>
        <w:spacing w:line="600" w:lineRule="auto"/>
        <w:contextualSpacing/>
        <w:jc w:val="left"/>
        <w:rPr>
          <w:ins w:id="17802" w:author="UTENTE" w:date="2020-06-30T19:00:00Z"/>
          <w:rFonts w:ascii="Calibri" w:eastAsia="Calibri" w:hAnsi="Calibri" w:cs="Times New Roman"/>
          <w:lang w:val="en-US"/>
        </w:rPr>
      </w:pPr>
      <w:ins w:id="17803" w:author="UTENTE" w:date="2020-06-30T19:00:00Z">
        <w:r w:rsidRPr="00181FFC">
          <w:rPr>
            <w:rFonts w:ascii="Calibri" w:eastAsia="Calibri" w:hAnsi="Calibri" w:cs="Times New Roman"/>
            <w:lang w:val="en-US"/>
          </w:rPr>
          <w:t>n "When I question Luka a little impatiently, he nods, his face growing serious again."</w:t>
        </w:r>
      </w:ins>
    </w:p>
    <w:p w14:paraId="11033F2F" w14:textId="77777777" w:rsidR="00181FFC" w:rsidRPr="00181FFC" w:rsidRDefault="00181FFC" w:rsidP="00181FFC">
      <w:pPr>
        <w:numPr>
          <w:ilvl w:val="0"/>
          <w:numId w:val="61"/>
        </w:numPr>
        <w:spacing w:line="600" w:lineRule="auto"/>
        <w:contextualSpacing/>
        <w:jc w:val="left"/>
        <w:rPr>
          <w:ins w:id="17804" w:author="UTENTE" w:date="2020-06-30T19:00:00Z"/>
          <w:rFonts w:ascii="Calibri" w:eastAsia="Calibri" w:hAnsi="Calibri" w:cs="Times New Roman"/>
          <w:lang w:val="en-US"/>
        </w:rPr>
      </w:pPr>
      <w:ins w:id="17805" w:author="UTENTE" w:date="2020-06-30T19:00:00Z">
        <w:r w:rsidRPr="00181FFC">
          <w:rPr>
            <w:rFonts w:ascii="Calibri" w:eastAsia="Calibri" w:hAnsi="Calibri" w:cs="Times New Roman"/>
            <w:lang w:val="en-US"/>
          </w:rPr>
          <w:t>lp "\"Long story short –– they're straight out of a horror movie, basically.\""</w:t>
        </w:r>
      </w:ins>
    </w:p>
    <w:p w14:paraId="449BAF56" w14:textId="77777777" w:rsidR="00181FFC" w:rsidRPr="00181FFC" w:rsidRDefault="00181FFC" w:rsidP="00181FFC">
      <w:pPr>
        <w:numPr>
          <w:ilvl w:val="0"/>
          <w:numId w:val="61"/>
        </w:numPr>
        <w:spacing w:line="600" w:lineRule="auto"/>
        <w:contextualSpacing/>
        <w:jc w:val="left"/>
        <w:rPr>
          <w:ins w:id="17806" w:author="UTENTE" w:date="2020-06-30T19:00:00Z"/>
          <w:rFonts w:ascii="Calibri" w:eastAsia="Calibri" w:hAnsi="Calibri" w:cs="Times New Roman"/>
          <w:lang w:val="en-US"/>
        </w:rPr>
      </w:pPr>
      <w:ins w:id="17807" w:author="UTENTE" w:date="2020-06-30T19:00:00Z">
        <w:r w:rsidRPr="00181FFC">
          <w:rPr>
            <w:rFonts w:ascii="Calibri" w:eastAsia="Calibri" w:hAnsi="Calibri" w:cs="Times New Roman"/>
            <w:lang w:val="en-US"/>
          </w:rPr>
          <w:t>lp "\"Can't walk in sunlight, need to drink blood, live forever.\""</w:t>
        </w:r>
      </w:ins>
    </w:p>
    <w:p w14:paraId="23A2581A" w14:textId="77777777" w:rsidR="00181FFC" w:rsidRPr="00181FFC" w:rsidRDefault="00181FFC" w:rsidP="00181FFC">
      <w:pPr>
        <w:numPr>
          <w:ilvl w:val="0"/>
          <w:numId w:val="61"/>
        </w:numPr>
        <w:spacing w:line="600" w:lineRule="auto"/>
        <w:contextualSpacing/>
        <w:jc w:val="left"/>
        <w:rPr>
          <w:ins w:id="17808" w:author="UTENTE" w:date="2020-06-30T19:00:00Z"/>
          <w:rFonts w:ascii="Calibri" w:eastAsia="Calibri" w:hAnsi="Calibri" w:cs="Times New Roman"/>
          <w:lang w:val="en-US"/>
        </w:rPr>
      </w:pPr>
      <w:ins w:id="17809" w:author="UTENTE" w:date="2020-06-30T19:00:00Z">
        <w:r w:rsidRPr="00181FFC">
          <w:rPr>
            <w:rFonts w:ascii="Calibri" w:eastAsia="Calibri" w:hAnsi="Calibri" w:cs="Times New Roman"/>
            <w:lang w:val="en-US"/>
          </w:rPr>
          <w:t>lp "\"Most of them hide in big cities, where they don't stand out as much.\""</w:t>
        </w:r>
      </w:ins>
    </w:p>
    <w:p w14:paraId="261A9977" w14:textId="77777777" w:rsidR="00181FFC" w:rsidRPr="00181FFC" w:rsidRDefault="00181FFC" w:rsidP="00181FFC">
      <w:pPr>
        <w:numPr>
          <w:ilvl w:val="0"/>
          <w:numId w:val="61"/>
        </w:numPr>
        <w:spacing w:line="600" w:lineRule="auto"/>
        <w:contextualSpacing/>
        <w:jc w:val="left"/>
        <w:rPr>
          <w:ins w:id="17810" w:author="UTENTE" w:date="2020-06-30T19:00:00Z"/>
          <w:rFonts w:ascii="Calibri" w:eastAsia="Calibri" w:hAnsi="Calibri" w:cs="Times New Roman"/>
          <w:lang w:val="en-US"/>
        </w:rPr>
      </w:pPr>
      <w:ins w:id="17811" w:author="UTENTE" w:date="2020-06-30T19:00:00Z">
        <w:r w:rsidRPr="00181FFC">
          <w:rPr>
            <w:rFonts w:ascii="Calibri" w:eastAsia="Calibri" w:hAnsi="Calibri" w:cs="Times New Roman"/>
            <w:lang w:val="en-US"/>
          </w:rPr>
          <w:t>lp "\"But they're {i}everywhere{/i}… we just don't notice them.\""</w:t>
        </w:r>
      </w:ins>
    </w:p>
    <w:p w14:paraId="657E30A9" w14:textId="77777777" w:rsidR="00181FFC" w:rsidRPr="00181FFC" w:rsidRDefault="00181FFC" w:rsidP="00181FFC">
      <w:pPr>
        <w:numPr>
          <w:ilvl w:val="0"/>
          <w:numId w:val="61"/>
        </w:numPr>
        <w:spacing w:line="600" w:lineRule="auto"/>
        <w:contextualSpacing/>
        <w:jc w:val="left"/>
        <w:rPr>
          <w:ins w:id="17812" w:author="UTENTE" w:date="2020-06-30T19:00:00Z"/>
          <w:rFonts w:ascii="Calibri" w:eastAsia="Calibri" w:hAnsi="Calibri" w:cs="Times New Roman"/>
          <w:lang w:val="en-US"/>
        </w:rPr>
      </w:pPr>
      <w:ins w:id="17813" w:author="UTENTE" w:date="2020-06-30T19:00:00Z">
        <w:r w:rsidRPr="00181FFC">
          <w:rPr>
            <w:rFonts w:ascii="Calibri" w:eastAsia="Calibri" w:hAnsi="Calibri" w:cs="Times New Roman"/>
            <w:lang w:val="en-US"/>
          </w:rPr>
          <w:t>n "He pauses, biting the end of his straw thoughtfully, and narrows his eyes a little."</w:t>
        </w:r>
        <w:r w:rsidRPr="00181FFC">
          <w:rPr>
            <w:rFonts w:ascii="Calibri" w:eastAsia="Calibri" w:hAnsi="Calibri" w:cs="Times New Roman"/>
            <w:lang w:val="en-US"/>
          </w:rPr>
          <w:br w:type="page"/>
        </w:r>
      </w:ins>
    </w:p>
    <w:p w14:paraId="351DB9B5" w14:textId="77777777" w:rsidR="00181FFC" w:rsidRPr="00181FFC" w:rsidRDefault="00181FFC" w:rsidP="00181FFC">
      <w:pPr>
        <w:numPr>
          <w:ilvl w:val="0"/>
          <w:numId w:val="62"/>
        </w:numPr>
        <w:spacing w:line="600" w:lineRule="auto"/>
        <w:contextualSpacing/>
        <w:jc w:val="left"/>
        <w:rPr>
          <w:ins w:id="17814" w:author="UTENTE" w:date="2020-06-30T19:00:00Z"/>
          <w:rFonts w:ascii="Calibri" w:eastAsia="Calibri" w:hAnsi="Calibri" w:cs="Times New Roman"/>
        </w:rPr>
      </w:pPr>
      <w:ins w:id="17815" w:author="UTENTE" w:date="2020-06-30T19:00:00Z">
        <w:r w:rsidRPr="00181FFC">
          <w:rPr>
            <w:rFonts w:ascii="Calibri" w:eastAsia="Calibri" w:hAnsi="Calibri" w:cs="Times New Roman"/>
          </w:rPr>
          <w:lastRenderedPageBreak/>
          <w:t>n "…È piuttosto carino quando non tiene il broncio."</w:t>
        </w:r>
      </w:ins>
    </w:p>
    <w:p w14:paraId="506A2753" w14:textId="77777777" w:rsidR="00181FFC" w:rsidRPr="00181FFC" w:rsidRDefault="00181FFC" w:rsidP="00181FFC">
      <w:pPr>
        <w:numPr>
          <w:ilvl w:val="0"/>
          <w:numId w:val="62"/>
        </w:numPr>
        <w:spacing w:line="600" w:lineRule="auto"/>
        <w:contextualSpacing/>
        <w:jc w:val="left"/>
        <w:rPr>
          <w:ins w:id="17816" w:author="UTENTE" w:date="2020-06-30T19:00:00Z"/>
          <w:rFonts w:ascii="Calibri" w:eastAsia="Calibri" w:hAnsi="Calibri" w:cs="Times New Roman"/>
        </w:rPr>
      </w:pPr>
      <w:ins w:id="17817" w:author="UTENTE" w:date="2020-06-30T19:00:00Z">
        <w:r w:rsidRPr="00181FFC">
          <w:rPr>
            <w:rFonts w:ascii="Calibri" w:eastAsia="Calibri" w:hAnsi="Calibri" w:cs="Times New Roman"/>
          </w:rPr>
          <w:t>mcp "\"Quindi, vampiri… Puoi spiegarmi qualcosa su di loro?\""</w:t>
        </w:r>
      </w:ins>
    </w:p>
    <w:p w14:paraId="13737B70" w14:textId="77777777" w:rsidR="00181FFC" w:rsidRPr="00181FFC" w:rsidRDefault="00181FFC" w:rsidP="00181FFC">
      <w:pPr>
        <w:numPr>
          <w:ilvl w:val="0"/>
          <w:numId w:val="62"/>
        </w:numPr>
        <w:spacing w:line="600" w:lineRule="auto"/>
        <w:contextualSpacing/>
        <w:jc w:val="left"/>
        <w:rPr>
          <w:ins w:id="17818" w:author="UTENTE" w:date="2020-06-30T19:00:00Z"/>
          <w:rFonts w:ascii="Calibri" w:eastAsia="Calibri" w:hAnsi="Calibri" w:cs="Times New Roman"/>
        </w:rPr>
      </w:pPr>
      <w:ins w:id="17819" w:author="UTENTE" w:date="2020-06-30T19:00:00Z">
        <w:r w:rsidRPr="00181FFC">
          <w:rPr>
            <w:rFonts w:ascii="Calibri" w:eastAsia="Calibri" w:hAnsi="Calibri" w:cs="Times New Roman"/>
          </w:rPr>
          <w:t>mcp "\"Sono ancora un po' sotto shock. A malapena riuscivo a credere ai miei occhi.\""</w:t>
        </w:r>
      </w:ins>
    </w:p>
    <w:p w14:paraId="50533AD3" w14:textId="77777777" w:rsidR="00181FFC" w:rsidRPr="00181FFC" w:rsidRDefault="00181FFC" w:rsidP="00181FFC">
      <w:pPr>
        <w:numPr>
          <w:ilvl w:val="0"/>
          <w:numId w:val="62"/>
        </w:numPr>
        <w:spacing w:line="600" w:lineRule="auto"/>
        <w:contextualSpacing/>
        <w:jc w:val="left"/>
        <w:rPr>
          <w:ins w:id="17820" w:author="UTENTE" w:date="2020-06-30T19:00:00Z"/>
          <w:rFonts w:ascii="Calibri" w:eastAsia="Calibri" w:hAnsi="Calibri" w:cs="Times New Roman"/>
        </w:rPr>
      </w:pPr>
      <w:ins w:id="17821" w:author="UTENTE" w:date="2020-06-30T19:00:00Z">
        <w:r w:rsidRPr="00181FFC">
          <w:rPr>
            <w:rFonts w:ascii="Calibri" w:eastAsia="Calibri" w:hAnsi="Calibri" w:cs="Times New Roman"/>
          </w:rPr>
          <w:t>lp "\"…\""</w:t>
        </w:r>
      </w:ins>
    </w:p>
    <w:p w14:paraId="240480E7" w14:textId="77777777" w:rsidR="00181FFC" w:rsidRPr="00181FFC" w:rsidRDefault="00181FFC" w:rsidP="00181FFC">
      <w:pPr>
        <w:numPr>
          <w:ilvl w:val="0"/>
          <w:numId w:val="62"/>
        </w:numPr>
        <w:spacing w:line="600" w:lineRule="auto"/>
        <w:contextualSpacing/>
        <w:jc w:val="left"/>
        <w:rPr>
          <w:ins w:id="17822" w:author="UTENTE" w:date="2020-06-30T19:00:00Z"/>
          <w:rFonts w:ascii="Calibri" w:eastAsia="Calibri" w:hAnsi="Calibri" w:cs="Times New Roman"/>
        </w:rPr>
      </w:pPr>
      <w:ins w:id="17823" w:author="UTENTE" w:date="2020-06-30T19:00:00Z">
        <w:r w:rsidRPr="00181FFC">
          <w:rPr>
            <w:rFonts w:ascii="Calibri" w:eastAsia="Calibri" w:hAnsi="Calibri" w:cs="Times New Roman"/>
          </w:rPr>
          <w:t>n "Quando gli porgo la domanda più gentilmente, Luka annuisce e la sua faccia torna seria."</w:t>
        </w:r>
      </w:ins>
    </w:p>
    <w:p w14:paraId="5BD1E5FF" w14:textId="77777777" w:rsidR="00181FFC" w:rsidRPr="00181FFC" w:rsidRDefault="00181FFC" w:rsidP="00181FFC">
      <w:pPr>
        <w:numPr>
          <w:ilvl w:val="0"/>
          <w:numId w:val="62"/>
        </w:numPr>
        <w:spacing w:line="600" w:lineRule="auto"/>
        <w:contextualSpacing/>
        <w:jc w:val="left"/>
        <w:rPr>
          <w:ins w:id="17824" w:author="UTENTE" w:date="2020-06-30T19:00:00Z"/>
          <w:rFonts w:ascii="Calibri" w:eastAsia="Calibri" w:hAnsi="Calibri" w:cs="Times New Roman"/>
        </w:rPr>
      </w:pPr>
      <w:ins w:id="17825" w:author="UTENTE" w:date="2020-06-30T19:00:00Z">
        <w:r w:rsidRPr="00181FFC">
          <w:rPr>
            <w:rFonts w:ascii="Calibri" w:eastAsia="Calibri" w:hAnsi="Calibri" w:cs="Times New Roman"/>
          </w:rPr>
          <w:t>mcp "\"Quindi, puoi dirmi qualcosa su che cosa sta succedendo con quei… vampiri?\""</w:t>
        </w:r>
      </w:ins>
    </w:p>
    <w:p w14:paraId="1E715DCD" w14:textId="77777777" w:rsidR="00181FFC" w:rsidRPr="00181FFC" w:rsidRDefault="00181FFC" w:rsidP="00181FFC">
      <w:pPr>
        <w:numPr>
          <w:ilvl w:val="0"/>
          <w:numId w:val="62"/>
        </w:numPr>
        <w:spacing w:line="600" w:lineRule="auto"/>
        <w:contextualSpacing/>
        <w:jc w:val="left"/>
        <w:rPr>
          <w:ins w:id="17826" w:author="UTENTE" w:date="2020-06-30T19:00:00Z"/>
          <w:rFonts w:ascii="Calibri" w:eastAsia="Calibri" w:hAnsi="Calibri" w:cs="Times New Roman"/>
        </w:rPr>
      </w:pPr>
      <w:ins w:id="17827" w:author="UTENTE" w:date="2020-06-30T19:00:00Z">
        <w:r w:rsidRPr="00181FFC">
          <w:rPr>
            <w:rFonts w:ascii="Calibri" w:eastAsia="Calibri" w:hAnsi="Calibri" w:cs="Times New Roman"/>
          </w:rPr>
          <w:t>mcp "\"Stavo per essere trasformato in un succo di frutta da quel pazzo coi cappelli rossi.\""</w:t>
        </w:r>
      </w:ins>
    </w:p>
    <w:p w14:paraId="7E28461A" w14:textId="77777777" w:rsidR="00181FFC" w:rsidRPr="00181FFC" w:rsidRDefault="00181FFC" w:rsidP="00181FFC">
      <w:pPr>
        <w:numPr>
          <w:ilvl w:val="0"/>
          <w:numId w:val="62"/>
        </w:numPr>
        <w:spacing w:line="600" w:lineRule="auto"/>
        <w:contextualSpacing/>
        <w:jc w:val="left"/>
        <w:rPr>
          <w:ins w:id="17828" w:author="UTENTE" w:date="2020-06-30T19:00:00Z"/>
          <w:rFonts w:ascii="Calibri" w:eastAsia="Calibri" w:hAnsi="Calibri" w:cs="Times New Roman"/>
        </w:rPr>
      </w:pPr>
      <w:ins w:id="17829" w:author="UTENTE" w:date="2020-06-30T19:00:00Z">
        <w:r w:rsidRPr="00181FFC">
          <w:rPr>
            <w:rFonts w:ascii="Calibri" w:eastAsia="Calibri" w:hAnsi="Calibri" w:cs="Times New Roman"/>
          </w:rPr>
          <w:t>lp "\"…\""</w:t>
        </w:r>
      </w:ins>
    </w:p>
    <w:p w14:paraId="6A166255" w14:textId="77777777" w:rsidR="00181FFC" w:rsidRPr="00181FFC" w:rsidRDefault="00181FFC" w:rsidP="00181FFC">
      <w:pPr>
        <w:numPr>
          <w:ilvl w:val="0"/>
          <w:numId w:val="62"/>
        </w:numPr>
        <w:spacing w:line="600" w:lineRule="auto"/>
        <w:contextualSpacing/>
        <w:jc w:val="left"/>
        <w:rPr>
          <w:ins w:id="17830" w:author="UTENTE" w:date="2020-06-30T19:00:00Z"/>
          <w:rFonts w:ascii="Calibri" w:eastAsia="Calibri" w:hAnsi="Calibri" w:cs="Times New Roman"/>
        </w:rPr>
      </w:pPr>
      <w:ins w:id="17831" w:author="UTENTE" w:date="2020-06-30T19:00:00Z">
        <w:r w:rsidRPr="00181FFC">
          <w:rPr>
            <w:rFonts w:ascii="Calibri" w:eastAsia="Calibri" w:hAnsi="Calibri" w:cs="Times New Roman"/>
          </w:rPr>
          <w:t>n "Quando gli porgo la domanda con impazienza, Luka annuisce e la sua faccia torna seria."</w:t>
        </w:r>
      </w:ins>
    </w:p>
    <w:p w14:paraId="77C73FB3" w14:textId="77777777" w:rsidR="00181FFC" w:rsidRPr="00181FFC" w:rsidRDefault="00181FFC" w:rsidP="00181FFC">
      <w:pPr>
        <w:numPr>
          <w:ilvl w:val="0"/>
          <w:numId w:val="62"/>
        </w:numPr>
        <w:spacing w:line="600" w:lineRule="auto"/>
        <w:contextualSpacing/>
        <w:jc w:val="left"/>
        <w:rPr>
          <w:ins w:id="17832" w:author="UTENTE" w:date="2020-06-30T19:00:00Z"/>
          <w:rFonts w:ascii="Calibri" w:eastAsia="Calibri" w:hAnsi="Calibri" w:cs="Times New Roman"/>
        </w:rPr>
      </w:pPr>
      <w:ins w:id="17833" w:author="UTENTE" w:date="2020-06-30T19:00:00Z">
        <w:r w:rsidRPr="00181FFC">
          <w:rPr>
            <w:rFonts w:ascii="Calibri" w:eastAsia="Calibri" w:hAnsi="Calibri" w:cs="Times New Roman"/>
          </w:rPr>
          <w:t>lp "\"Per farla breve, praticamente sono proprio creature uscite dai film horror.\""</w:t>
        </w:r>
      </w:ins>
    </w:p>
    <w:p w14:paraId="31E3BAA7" w14:textId="77777777" w:rsidR="00181FFC" w:rsidRPr="00181FFC" w:rsidRDefault="00181FFC" w:rsidP="00181FFC">
      <w:pPr>
        <w:numPr>
          <w:ilvl w:val="0"/>
          <w:numId w:val="62"/>
        </w:numPr>
        <w:spacing w:line="600" w:lineRule="auto"/>
        <w:contextualSpacing/>
        <w:jc w:val="left"/>
        <w:rPr>
          <w:ins w:id="17834" w:author="UTENTE" w:date="2020-06-30T19:00:00Z"/>
          <w:rFonts w:ascii="Calibri" w:eastAsia="Calibri" w:hAnsi="Calibri" w:cs="Times New Roman"/>
        </w:rPr>
      </w:pPr>
      <w:ins w:id="17835" w:author="UTENTE" w:date="2020-06-30T19:00:00Z">
        <w:r w:rsidRPr="00181FFC">
          <w:rPr>
            <w:rFonts w:ascii="Calibri" w:eastAsia="Calibri" w:hAnsi="Calibri" w:cs="Times New Roman"/>
          </w:rPr>
          <w:t>lp "\"Non possono esporsi alla luce de sole, hanno bisogno di bere sangue, vivono per sempre."</w:t>
        </w:r>
      </w:ins>
    </w:p>
    <w:p w14:paraId="087C5FA1" w14:textId="77777777" w:rsidR="00181FFC" w:rsidRPr="00181FFC" w:rsidRDefault="00181FFC" w:rsidP="00181FFC">
      <w:pPr>
        <w:numPr>
          <w:ilvl w:val="0"/>
          <w:numId w:val="62"/>
        </w:numPr>
        <w:spacing w:line="600" w:lineRule="auto"/>
        <w:contextualSpacing/>
        <w:jc w:val="left"/>
        <w:rPr>
          <w:ins w:id="17836" w:author="UTENTE" w:date="2020-06-30T19:00:00Z"/>
          <w:rFonts w:ascii="Calibri" w:eastAsia="Calibri" w:hAnsi="Calibri" w:cs="Times New Roman"/>
        </w:rPr>
      </w:pPr>
      <w:ins w:id="17837" w:author="UTENTE" w:date="2020-06-30T19:00:00Z">
        <w:r w:rsidRPr="00181FFC">
          <w:rPr>
            <w:rFonts w:ascii="Calibri" w:eastAsia="Calibri" w:hAnsi="Calibri" w:cs="Times New Roman"/>
          </w:rPr>
          <w:t>lp "\"La maggior parte di loro si nasconde in grandi città, dove riesce a non farsi notare.\""</w:t>
        </w:r>
      </w:ins>
    </w:p>
    <w:p w14:paraId="266D577E" w14:textId="77777777" w:rsidR="00181FFC" w:rsidRPr="00181FFC" w:rsidRDefault="00181FFC" w:rsidP="00181FFC">
      <w:pPr>
        <w:numPr>
          <w:ilvl w:val="0"/>
          <w:numId w:val="62"/>
        </w:numPr>
        <w:spacing w:line="600" w:lineRule="auto"/>
        <w:contextualSpacing/>
        <w:jc w:val="left"/>
        <w:rPr>
          <w:ins w:id="17838" w:author="UTENTE" w:date="2020-06-30T19:00:00Z"/>
          <w:rFonts w:ascii="Calibri" w:eastAsia="Calibri" w:hAnsi="Calibri" w:cs="Times New Roman"/>
        </w:rPr>
      </w:pPr>
      <w:ins w:id="17839" w:author="UTENTE" w:date="2020-06-30T19:00:00Z">
        <w:r w:rsidRPr="00181FFC">
          <w:rPr>
            <w:rFonts w:ascii="Calibri" w:eastAsia="Calibri" w:hAnsi="Calibri" w:cs="Times New Roman"/>
          </w:rPr>
          <w:t>lp "\"Ma sono {i}ovunque{/i}… Solo che non li notiamo.\""</w:t>
        </w:r>
      </w:ins>
    </w:p>
    <w:p w14:paraId="4BC2327F" w14:textId="77777777" w:rsidR="00181FFC" w:rsidRPr="00181FFC" w:rsidRDefault="00181FFC" w:rsidP="00181FFC">
      <w:pPr>
        <w:numPr>
          <w:ilvl w:val="0"/>
          <w:numId w:val="62"/>
        </w:numPr>
        <w:spacing w:line="600" w:lineRule="auto"/>
        <w:contextualSpacing/>
        <w:jc w:val="left"/>
        <w:rPr>
          <w:ins w:id="17840" w:author="UTENTE" w:date="2020-06-30T19:00:00Z"/>
          <w:rFonts w:ascii="Calibri" w:eastAsia="Calibri" w:hAnsi="Calibri" w:cs="Times New Roman"/>
        </w:rPr>
      </w:pPr>
      <w:ins w:id="17841" w:author="UTENTE" w:date="2020-06-30T19:00:00Z">
        <w:r w:rsidRPr="00181FFC">
          <w:rPr>
            <w:rFonts w:ascii="Calibri" w:eastAsia="Calibri" w:hAnsi="Calibri" w:cs="Times New Roman"/>
          </w:rPr>
          <w:t>n "Fa una pausa, mordicchiando l’estremità della cannuccia pensieroso e socchiudendo gli occhi." </w:t>
        </w:r>
        <w:r w:rsidRPr="00181FFC">
          <w:rPr>
            <w:rFonts w:ascii="Calibri" w:eastAsia="Calibri" w:hAnsi="Calibri" w:cs="Times New Roman"/>
          </w:rPr>
          <w:br w:type="page"/>
        </w:r>
      </w:ins>
    </w:p>
    <w:p w14:paraId="7418150A" w14:textId="77777777" w:rsidR="00181FFC" w:rsidRPr="00181FFC" w:rsidRDefault="00181FFC" w:rsidP="00181FFC">
      <w:pPr>
        <w:numPr>
          <w:ilvl w:val="0"/>
          <w:numId w:val="62"/>
        </w:numPr>
        <w:spacing w:line="600" w:lineRule="auto"/>
        <w:contextualSpacing/>
        <w:jc w:val="left"/>
        <w:rPr>
          <w:ins w:id="17842" w:author="UTENTE" w:date="2020-06-30T19:00:00Z"/>
          <w:rFonts w:ascii="Calibri" w:eastAsia="Calibri" w:hAnsi="Calibri" w:cs="Times New Roman"/>
          <w:lang w:val="en-US"/>
        </w:rPr>
      </w:pPr>
      <w:ins w:id="17843" w:author="UTENTE" w:date="2020-06-30T19:00:00Z">
        <w:r w:rsidRPr="00181FFC">
          <w:rPr>
            <w:rFonts w:ascii="Calibri" w:eastAsia="Calibri" w:hAnsi="Calibri" w:cs="Times New Roman"/>
            <w:lang w:val="en-US"/>
          </w:rPr>
          <w:lastRenderedPageBreak/>
          <w:t>l "\"Here in San Fran, there're two big clans, the Helgen and the Seirei. They hate each other's guts, even though they're part of the same coven.\""</w:t>
        </w:r>
      </w:ins>
    </w:p>
    <w:p w14:paraId="5AEC17D8" w14:textId="77777777" w:rsidR="00181FFC" w:rsidRPr="00181FFC" w:rsidRDefault="00181FFC" w:rsidP="00181FFC">
      <w:pPr>
        <w:numPr>
          <w:ilvl w:val="0"/>
          <w:numId w:val="62"/>
        </w:numPr>
        <w:spacing w:line="600" w:lineRule="auto"/>
        <w:contextualSpacing/>
        <w:jc w:val="left"/>
        <w:rPr>
          <w:ins w:id="17844" w:author="UTENTE" w:date="2020-06-30T19:00:00Z"/>
          <w:rFonts w:ascii="Calibri" w:eastAsia="Calibri" w:hAnsi="Calibri" w:cs="Times New Roman"/>
          <w:lang w:val="en-US"/>
        </w:rPr>
      </w:pPr>
      <w:ins w:id="17845" w:author="UTENTE" w:date="2020-06-30T19:00:00Z">
        <w:r w:rsidRPr="00181FFC">
          <w:rPr>
            <w:rFonts w:ascii="Calibri" w:eastAsia="Calibri" w:hAnsi="Calibri" w:cs="Times New Roman"/>
            <w:lang w:val="en-US"/>
          </w:rPr>
          <w:t>mc "\"Coven? You mean there's a larger group?\""</w:t>
        </w:r>
      </w:ins>
    </w:p>
    <w:p w14:paraId="2E5B9302" w14:textId="77777777" w:rsidR="00181FFC" w:rsidRPr="00181FFC" w:rsidRDefault="00181FFC" w:rsidP="00181FFC">
      <w:pPr>
        <w:numPr>
          <w:ilvl w:val="0"/>
          <w:numId w:val="62"/>
        </w:numPr>
        <w:spacing w:line="600" w:lineRule="auto"/>
        <w:contextualSpacing/>
        <w:jc w:val="left"/>
        <w:rPr>
          <w:ins w:id="17846" w:author="UTENTE" w:date="2020-06-30T19:00:00Z"/>
          <w:rFonts w:ascii="Calibri" w:eastAsia="Calibri" w:hAnsi="Calibri" w:cs="Times New Roman"/>
          <w:lang w:val="en-US"/>
        </w:rPr>
      </w:pPr>
      <w:ins w:id="17847" w:author="UTENTE" w:date="2020-06-30T19:00:00Z">
        <w:r w:rsidRPr="00181FFC">
          <w:rPr>
            <w:rFonts w:ascii="Calibri" w:eastAsia="Calibri" w:hAnsi="Calibri" w:cs="Times New Roman"/>
            <w:lang w:val="en-US"/>
          </w:rPr>
          <w:t>l "\"Yeah. All of the city's vampires are ruled by a guy named Bishop. He's really old and powerful, or so they say.\""</w:t>
        </w:r>
      </w:ins>
    </w:p>
    <w:p w14:paraId="0A238FE4" w14:textId="77777777" w:rsidR="00181FFC" w:rsidRPr="00181FFC" w:rsidRDefault="00181FFC" w:rsidP="00181FFC">
      <w:pPr>
        <w:numPr>
          <w:ilvl w:val="0"/>
          <w:numId w:val="62"/>
        </w:numPr>
        <w:spacing w:line="600" w:lineRule="auto"/>
        <w:contextualSpacing/>
        <w:jc w:val="left"/>
        <w:rPr>
          <w:ins w:id="17848" w:author="UTENTE" w:date="2020-06-30T19:00:00Z"/>
          <w:rFonts w:ascii="Calibri" w:eastAsia="Calibri" w:hAnsi="Calibri" w:cs="Times New Roman"/>
          <w:lang w:val="en-US"/>
        </w:rPr>
      </w:pPr>
      <w:ins w:id="17849" w:author="UTENTE" w:date="2020-06-30T19:00:00Z">
        <w:r w:rsidRPr="00181FFC">
          <w:rPr>
            <w:rFonts w:ascii="Calibri" w:eastAsia="Calibri" w:hAnsi="Calibri" w:cs="Times New Roman"/>
            <w:lang w:val="en-US"/>
          </w:rPr>
          <w:t>n "Luka wrinkles his nose in distaste, obviously not too fond of whoever this \"Bishop\" is."</w:t>
        </w:r>
      </w:ins>
    </w:p>
    <w:p w14:paraId="1153E157" w14:textId="77777777" w:rsidR="00181FFC" w:rsidRPr="00181FFC" w:rsidRDefault="00181FFC" w:rsidP="00181FFC">
      <w:pPr>
        <w:numPr>
          <w:ilvl w:val="0"/>
          <w:numId w:val="62"/>
        </w:numPr>
        <w:spacing w:line="600" w:lineRule="auto"/>
        <w:contextualSpacing/>
        <w:jc w:val="left"/>
        <w:rPr>
          <w:ins w:id="17850" w:author="UTENTE" w:date="2020-06-30T19:00:00Z"/>
          <w:rFonts w:ascii="Calibri" w:eastAsia="Calibri" w:hAnsi="Calibri" w:cs="Times New Roman"/>
          <w:lang w:val="en-US"/>
        </w:rPr>
      </w:pPr>
      <w:ins w:id="17851" w:author="UTENTE" w:date="2020-06-30T19:00:00Z">
        <w:r w:rsidRPr="00181FFC">
          <w:rPr>
            <w:rFonts w:ascii="Calibri" w:eastAsia="Calibri" w:hAnsi="Calibri" w:cs="Times New Roman"/>
            <w:lang w:val="en-US"/>
          </w:rPr>
          <w:t>n "Come to think of it, he really seems to hate vampires in general."</w:t>
        </w:r>
      </w:ins>
    </w:p>
    <w:p w14:paraId="59F89355" w14:textId="77777777" w:rsidR="00181FFC" w:rsidRPr="00181FFC" w:rsidRDefault="00181FFC" w:rsidP="00181FFC">
      <w:pPr>
        <w:numPr>
          <w:ilvl w:val="0"/>
          <w:numId w:val="62"/>
        </w:numPr>
        <w:spacing w:line="600" w:lineRule="auto"/>
        <w:contextualSpacing/>
        <w:jc w:val="left"/>
        <w:rPr>
          <w:ins w:id="17852" w:author="UTENTE" w:date="2020-06-30T19:00:00Z"/>
          <w:rFonts w:ascii="Calibri" w:eastAsia="Calibri" w:hAnsi="Calibri" w:cs="Times New Roman"/>
          <w:lang w:val="en-US"/>
        </w:rPr>
      </w:pPr>
      <w:ins w:id="17853" w:author="UTENTE" w:date="2020-06-30T19:00:00Z">
        <w:r w:rsidRPr="00181FFC">
          <w:rPr>
            <w:rFonts w:ascii="Calibri" w:eastAsia="Calibri" w:hAnsi="Calibri" w:cs="Times New Roman"/>
            <w:lang w:val="en-US"/>
          </w:rPr>
          <w:t>mc "\"How do you know so much about these guys? Are you and Isaac working with them or something?\""</w:t>
        </w:r>
      </w:ins>
    </w:p>
    <w:p w14:paraId="3038FDB8" w14:textId="77777777" w:rsidR="00181FFC" w:rsidRPr="00181FFC" w:rsidRDefault="00181FFC" w:rsidP="00181FFC">
      <w:pPr>
        <w:numPr>
          <w:ilvl w:val="0"/>
          <w:numId w:val="62"/>
        </w:numPr>
        <w:spacing w:line="600" w:lineRule="auto"/>
        <w:contextualSpacing/>
        <w:jc w:val="left"/>
        <w:rPr>
          <w:ins w:id="17854" w:author="UTENTE" w:date="2020-06-30T19:00:00Z"/>
          <w:rFonts w:ascii="Calibri" w:eastAsia="Calibri" w:hAnsi="Calibri" w:cs="Times New Roman"/>
          <w:lang w:val="en-US"/>
        </w:rPr>
      </w:pPr>
      <w:ins w:id="17855" w:author="UTENTE" w:date="2020-06-30T19:00:00Z">
        <w:r w:rsidRPr="00181FFC">
          <w:rPr>
            <w:rFonts w:ascii="Calibri" w:eastAsia="Calibri" w:hAnsi="Calibri" w:cs="Times New Roman"/>
            <w:lang w:val="en-US"/>
          </w:rPr>
          <w:t>l "\"Hah!\""</w:t>
        </w:r>
      </w:ins>
    </w:p>
    <w:p w14:paraId="156A4D85" w14:textId="77777777" w:rsidR="00181FFC" w:rsidRPr="00181FFC" w:rsidRDefault="00181FFC" w:rsidP="00181FFC">
      <w:pPr>
        <w:numPr>
          <w:ilvl w:val="0"/>
          <w:numId w:val="62"/>
        </w:numPr>
        <w:spacing w:line="600" w:lineRule="auto"/>
        <w:contextualSpacing/>
        <w:jc w:val="left"/>
        <w:rPr>
          <w:ins w:id="17856" w:author="UTENTE" w:date="2020-06-30T19:00:00Z"/>
          <w:rFonts w:ascii="Calibri" w:eastAsia="Calibri" w:hAnsi="Calibri" w:cs="Times New Roman"/>
          <w:lang w:val="en-US"/>
        </w:rPr>
      </w:pPr>
      <w:ins w:id="17857" w:author="UTENTE" w:date="2020-06-30T19:00:00Z">
        <w:r w:rsidRPr="00181FFC">
          <w:rPr>
            <w:rFonts w:ascii="Calibri" w:eastAsia="Calibri" w:hAnsi="Calibri" w:cs="Times New Roman"/>
            <w:lang w:val="en-US"/>
          </w:rPr>
          <w:t>l "\"Isaac's just trying to make a profit. He sells them information and weapons, which both clans use to kill each other.\""</w:t>
        </w:r>
      </w:ins>
    </w:p>
    <w:p w14:paraId="2A2C9A58" w14:textId="77777777" w:rsidR="00181FFC" w:rsidRPr="00181FFC" w:rsidRDefault="00181FFC" w:rsidP="00181FFC">
      <w:pPr>
        <w:numPr>
          <w:ilvl w:val="0"/>
          <w:numId w:val="62"/>
        </w:numPr>
        <w:spacing w:line="600" w:lineRule="auto"/>
        <w:contextualSpacing/>
        <w:jc w:val="left"/>
        <w:rPr>
          <w:ins w:id="17858" w:author="UTENTE" w:date="2020-06-30T19:00:00Z"/>
          <w:rFonts w:ascii="Calibri" w:eastAsia="Calibri" w:hAnsi="Calibri" w:cs="Times New Roman"/>
          <w:lang w:val="en-US"/>
        </w:rPr>
      </w:pPr>
      <w:ins w:id="17859" w:author="UTENTE" w:date="2020-06-30T19:00:00Z">
        <w:r w:rsidRPr="00181FFC">
          <w:rPr>
            <w:rFonts w:ascii="Calibri" w:eastAsia="Calibri" w:hAnsi="Calibri" w:cs="Times New Roman"/>
            <w:lang w:val="en-US"/>
          </w:rPr>
          <w:t>l "\"…I help him out, yeah, but not for the money.\""</w:t>
        </w:r>
      </w:ins>
    </w:p>
    <w:p w14:paraId="0C29F033" w14:textId="77777777" w:rsidR="00181FFC" w:rsidRPr="00181FFC" w:rsidRDefault="00181FFC" w:rsidP="00181FFC">
      <w:pPr>
        <w:numPr>
          <w:ilvl w:val="0"/>
          <w:numId w:val="62"/>
        </w:numPr>
        <w:spacing w:line="600" w:lineRule="auto"/>
        <w:contextualSpacing/>
        <w:jc w:val="left"/>
        <w:rPr>
          <w:ins w:id="17860" w:author="UTENTE" w:date="2020-06-30T19:00:00Z"/>
          <w:rFonts w:ascii="Calibri" w:eastAsia="Calibri" w:hAnsi="Calibri" w:cs="Times New Roman"/>
          <w:lang w:val="en-US"/>
        </w:rPr>
      </w:pPr>
      <w:ins w:id="17861" w:author="UTENTE" w:date="2020-06-30T19:00:00Z">
        <w:r w:rsidRPr="00181FFC">
          <w:rPr>
            <w:rFonts w:ascii="Calibri" w:eastAsia="Calibri" w:hAnsi="Calibri" w:cs="Times New Roman"/>
            <w:lang w:val="en-US"/>
          </w:rPr>
          <w:t>n "His voice trails off to a low mumble, and he swirls around the ice in his nearly-empty glass with a sigh."</w:t>
        </w:r>
      </w:ins>
    </w:p>
    <w:p w14:paraId="3FF079EB" w14:textId="77777777" w:rsidR="00181FFC" w:rsidRPr="00181FFC" w:rsidRDefault="00181FFC" w:rsidP="00181FFC">
      <w:pPr>
        <w:numPr>
          <w:ilvl w:val="0"/>
          <w:numId w:val="62"/>
        </w:numPr>
        <w:spacing w:line="600" w:lineRule="auto"/>
        <w:contextualSpacing/>
        <w:jc w:val="left"/>
        <w:rPr>
          <w:ins w:id="17862" w:author="UTENTE" w:date="2020-06-30T19:00:00Z"/>
          <w:rFonts w:ascii="Calibri" w:eastAsia="Calibri" w:hAnsi="Calibri" w:cs="Times New Roman"/>
          <w:lang w:val="en-US"/>
        </w:rPr>
      </w:pPr>
      <w:ins w:id="17863" w:author="UTENTE" w:date="2020-06-30T19:00:00Z">
        <w:r w:rsidRPr="00181FFC">
          <w:rPr>
            <w:rFonts w:ascii="Calibri" w:eastAsia="Calibri" w:hAnsi="Calibri" w:cs="Times New Roman"/>
            <w:lang w:val="en-US"/>
          </w:rPr>
          <w:t>n "It doesn't take a genius to tell this is a sore subject for him. {w}Maybe I shouldn't pry…"</w:t>
        </w:r>
      </w:ins>
    </w:p>
    <w:p w14:paraId="0781F85A" w14:textId="77777777" w:rsidR="00181FFC" w:rsidRPr="00181FFC" w:rsidRDefault="00181FFC" w:rsidP="00181FFC">
      <w:pPr>
        <w:numPr>
          <w:ilvl w:val="0"/>
          <w:numId w:val="62"/>
        </w:numPr>
        <w:spacing w:line="600" w:lineRule="auto"/>
        <w:contextualSpacing/>
        <w:jc w:val="left"/>
        <w:rPr>
          <w:ins w:id="17864" w:author="UTENTE" w:date="2020-06-30T19:00:00Z"/>
          <w:rFonts w:ascii="Calibri" w:eastAsia="Calibri" w:hAnsi="Calibri" w:cs="Times New Roman"/>
          <w:lang w:val="en-US"/>
        </w:rPr>
      </w:pPr>
      <w:ins w:id="17865" w:author="UTENTE" w:date="2020-06-30T19:00:00Z">
        <w:r w:rsidRPr="00181FFC">
          <w:rPr>
            <w:rFonts w:ascii="Calibri" w:eastAsia="Calibri" w:hAnsi="Calibri" w:cs="Times New Roman"/>
            <w:lang w:val="en-US"/>
          </w:rPr>
          <w:t>old "Why do you hate vampires?"</w:t>
        </w:r>
      </w:ins>
    </w:p>
    <w:p w14:paraId="20214F37" w14:textId="77777777" w:rsidR="00181FFC" w:rsidRPr="00181FFC" w:rsidRDefault="00181FFC" w:rsidP="00181FFC">
      <w:pPr>
        <w:numPr>
          <w:ilvl w:val="0"/>
          <w:numId w:val="62"/>
        </w:numPr>
        <w:spacing w:line="600" w:lineRule="auto"/>
        <w:contextualSpacing/>
        <w:jc w:val="left"/>
        <w:rPr>
          <w:ins w:id="17866" w:author="UTENTE" w:date="2020-06-30T19:00:00Z"/>
          <w:rFonts w:ascii="Calibri" w:eastAsia="Calibri" w:hAnsi="Calibri" w:cs="Times New Roman"/>
          <w:lang w:val="en-US"/>
        </w:rPr>
      </w:pPr>
      <w:ins w:id="17867" w:author="UTENTE" w:date="2020-06-30T19:00:00Z">
        <w:r w:rsidRPr="00181FFC">
          <w:rPr>
            <w:rFonts w:ascii="Calibri" w:eastAsia="Calibri" w:hAnsi="Calibri" w:cs="Times New Roman"/>
            <w:lang w:val="en-US"/>
          </w:rPr>
          <w:t>old "How about a refill?" </w:t>
        </w:r>
        <w:r w:rsidRPr="00181FFC">
          <w:rPr>
            <w:rFonts w:ascii="Calibri" w:eastAsia="Calibri" w:hAnsi="Calibri" w:cs="Times New Roman"/>
            <w:lang w:val="en-US"/>
          </w:rPr>
          <w:br w:type="page"/>
        </w:r>
      </w:ins>
    </w:p>
    <w:p w14:paraId="38E8C580" w14:textId="77777777" w:rsidR="00181FFC" w:rsidRPr="00181FFC" w:rsidRDefault="00181FFC" w:rsidP="00181FFC">
      <w:pPr>
        <w:spacing w:line="600" w:lineRule="auto"/>
        <w:jc w:val="left"/>
        <w:rPr>
          <w:ins w:id="17868" w:author="UTENTE" w:date="2020-06-30T19:00:00Z"/>
          <w:rFonts w:ascii="Calibri" w:eastAsia="Calibri" w:hAnsi="Calibri" w:cs="Times New Roman"/>
        </w:rPr>
      </w:pPr>
      <w:ins w:id="17869" w:author="UTENTE" w:date="2020-06-30T19:00:00Z">
        <w:r w:rsidRPr="00181FFC">
          <w:rPr>
            <w:rFonts w:ascii="Calibri" w:eastAsia="Calibri" w:hAnsi="Calibri" w:cs="Times New Roman"/>
          </w:rPr>
          <w:lastRenderedPageBreak/>
          <w:t>75.</w:t>
        </w:r>
        <w:r w:rsidRPr="00181FFC">
          <w:rPr>
            <w:rFonts w:ascii="Calibri" w:eastAsia="Calibri" w:hAnsi="Calibri" w:cs="Times New Roman"/>
          </w:rPr>
          <w:tab/>
          <w:t>l "\"Qui a San Fran, ci sono due clan molto grandi: gli Helgen e i Seirei. Si odiano a morte, anche se fanno parte dello stesso coven.\""</w:t>
        </w:r>
      </w:ins>
    </w:p>
    <w:p w14:paraId="54ED9524" w14:textId="77777777" w:rsidR="00181FFC" w:rsidRPr="00181FFC" w:rsidRDefault="00181FFC" w:rsidP="00181FFC">
      <w:pPr>
        <w:spacing w:line="600" w:lineRule="auto"/>
        <w:jc w:val="left"/>
        <w:rPr>
          <w:ins w:id="17870" w:author="UTENTE" w:date="2020-06-30T19:00:00Z"/>
          <w:rFonts w:ascii="Calibri" w:eastAsia="Calibri" w:hAnsi="Calibri" w:cs="Times New Roman"/>
        </w:rPr>
      </w:pPr>
      <w:ins w:id="17871" w:author="UTENTE" w:date="2020-06-30T19:00:00Z">
        <w:r w:rsidRPr="00181FFC">
          <w:rPr>
            <w:rFonts w:ascii="Calibri" w:eastAsia="Calibri" w:hAnsi="Calibri" w:cs="Times New Roman"/>
          </w:rPr>
          <w:t>76.</w:t>
        </w:r>
        <w:r w:rsidRPr="00181FFC">
          <w:rPr>
            <w:rFonts w:ascii="Calibri" w:eastAsia="Calibri" w:hAnsi="Calibri" w:cs="Times New Roman"/>
          </w:rPr>
          <w:tab/>
          <w:t>mc "\"Coven? Vuol dire che c'è un gruppo più grande?\""</w:t>
        </w:r>
      </w:ins>
    </w:p>
    <w:p w14:paraId="397F7785" w14:textId="77777777" w:rsidR="00181FFC" w:rsidRPr="00181FFC" w:rsidRDefault="00181FFC" w:rsidP="00181FFC">
      <w:pPr>
        <w:spacing w:line="600" w:lineRule="auto"/>
        <w:jc w:val="left"/>
        <w:rPr>
          <w:ins w:id="17872" w:author="UTENTE" w:date="2020-06-30T19:00:00Z"/>
          <w:rFonts w:ascii="Calibri" w:eastAsia="Calibri" w:hAnsi="Calibri" w:cs="Times New Roman"/>
        </w:rPr>
      </w:pPr>
      <w:ins w:id="17873" w:author="UTENTE" w:date="2020-06-30T19:00:00Z">
        <w:r w:rsidRPr="00181FFC">
          <w:rPr>
            <w:rFonts w:ascii="Calibri" w:eastAsia="Calibri" w:hAnsi="Calibri" w:cs="Times New Roman"/>
          </w:rPr>
          <w:t>77.</w:t>
        </w:r>
        <w:r w:rsidRPr="00181FFC">
          <w:rPr>
            <w:rFonts w:ascii="Calibri" w:eastAsia="Calibri" w:hAnsi="Calibri" w:cs="Times New Roman"/>
          </w:rPr>
          <w:tab/>
          <w:t>l "\"Sì. Tutti i vampiri della città sono governati da un certo Bishop. È molto vecchio e potente, o almeno così dicono.\""</w:t>
        </w:r>
      </w:ins>
    </w:p>
    <w:p w14:paraId="6A19034E" w14:textId="77777777" w:rsidR="00181FFC" w:rsidRPr="00181FFC" w:rsidRDefault="00181FFC" w:rsidP="00181FFC">
      <w:pPr>
        <w:spacing w:line="600" w:lineRule="auto"/>
        <w:jc w:val="left"/>
        <w:rPr>
          <w:ins w:id="17874" w:author="UTENTE" w:date="2020-06-30T19:00:00Z"/>
          <w:rFonts w:ascii="Calibri" w:eastAsia="Calibri" w:hAnsi="Calibri" w:cs="Times New Roman"/>
        </w:rPr>
      </w:pPr>
      <w:ins w:id="17875" w:author="UTENTE" w:date="2020-06-30T19:00:00Z">
        <w:r w:rsidRPr="00181FFC">
          <w:rPr>
            <w:rFonts w:ascii="Calibri" w:eastAsia="Calibri" w:hAnsi="Calibri" w:cs="Times New Roman"/>
          </w:rPr>
          <w:t>78.</w:t>
        </w:r>
        <w:r w:rsidRPr="00181FFC">
          <w:rPr>
            <w:rFonts w:ascii="Calibri" w:eastAsia="Calibri" w:hAnsi="Calibri" w:cs="Times New Roman"/>
          </w:rPr>
          <w:tab/>
          <w:t>n "Luka arriccia il naso per il disgusto, ovviamente non gli va molto a genio questo \"Bishop.\""</w:t>
        </w:r>
      </w:ins>
    </w:p>
    <w:p w14:paraId="5CA0A6F1" w14:textId="77777777" w:rsidR="00181FFC" w:rsidRPr="00181FFC" w:rsidRDefault="00181FFC" w:rsidP="00181FFC">
      <w:pPr>
        <w:spacing w:line="600" w:lineRule="auto"/>
        <w:jc w:val="left"/>
        <w:rPr>
          <w:ins w:id="17876" w:author="UTENTE" w:date="2020-06-30T19:00:00Z"/>
          <w:rFonts w:ascii="Calibri" w:eastAsia="Calibri" w:hAnsi="Calibri" w:cs="Times New Roman"/>
        </w:rPr>
      </w:pPr>
      <w:ins w:id="17877" w:author="UTENTE" w:date="2020-06-30T19:00:00Z">
        <w:r w:rsidRPr="00181FFC">
          <w:rPr>
            <w:rFonts w:ascii="Calibri" w:eastAsia="Calibri" w:hAnsi="Calibri" w:cs="Times New Roman"/>
          </w:rPr>
          <w:t>79.</w:t>
        </w:r>
        <w:r w:rsidRPr="00181FFC">
          <w:rPr>
            <w:rFonts w:ascii="Calibri" w:eastAsia="Calibri" w:hAnsi="Calibri" w:cs="Times New Roman"/>
          </w:rPr>
          <w:tab/>
          <w:t>n "A pensarci bene, sembra odiare i vampiri in generale."</w:t>
        </w:r>
      </w:ins>
    </w:p>
    <w:p w14:paraId="1A316310" w14:textId="77777777" w:rsidR="00181FFC" w:rsidRPr="00181FFC" w:rsidRDefault="00181FFC" w:rsidP="00181FFC">
      <w:pPr>
        <w:spacing w:line="600" w:lineRule="auto"/>
        <w:jc w:val="left"/>
        <w:rPr>
          <w:ins w:id="17878" w:author="UTENTE" w:date="2020-06-30T19:00:00Z"/>
          <w:rFonts w:ascii="Calibri" w:eastAsia="Calibri" w:hAnsi="Calibri" w:cs="Times New Roman"/>
        </w:rPr>
      </w:pPr>
      <w:ins w:id="17879" w:author="UTENTE" w:date="2020-06-30T19:00:00Z">
        <w:r w:rsidRPr="00181FFC">
          <w:rPr>
            <w:rFonts w:ascii="Calibri" w:eastAsia="Calibri" w:hAnsi="Calibri" w:cs="Times New Roman"/>
          </w:rPr>
          <w:t>80.</w:t>
        </w:r>
        <w:r w:rsidRPr="00181FFC">
          <w:rPr>
            <w:rFonts w:ascii="Calibri" w:eastAsia="Calibri" w:hAnsi="Calibri" w:cs="Times New Roman"/>
          </w:rPr>
          <w:tab/>
          <w:t>mc "\"Come fai a sapere così tanto su quei tipi? Tu e Isaac lavorate con loro o qualcosa del genere?\""</w:t>
        </w:r>
      </w:ins>
    </w:p>
    <w:p w14:paraId="73B22BC9" w14:textId="77777777" w:rsidR="00181FFC" w:rsidRPr="00181FFC" w:rsidRDefault="00181FFC" w:rsidP="00181FFC">
      <w:pPr>
        <w:spacing w:line="600" w:lineRule="auto"/>
        <w:jc w:val="left"/>
        <w:rPr>
          <w:ins w:id="17880" w:author="UTENTE" w:date="2020-06-30T19:00:00Z"/>
          <w:rFonts w:ascii="Calibri" w:eastAsia="Calibri" w:hAnsi="Calibri" w:cs="Times New Roman"/>
        </w:rPr>
      </w:pPr>
      <w:ins w:id="17881" w:author="UTENTE" w:date="2020-06-30T19:00:00Z">
        <w:r w:rsidRPr="00181FFC">
          <w:rPr>
            <w:rFonts w:ascii="Calibri" w:eastAsia="Calibri" w:hAnsi="Calibri" w:cs="Times New Roman"/>
          </w:rPr>
          <w:t>81.</w:t>
        </w:r>
        <w:r w:rsidRPr="00181FFC">
          <w:rPr>
            <w:rFonts w:ascii="Calibri" w:eastAsia="Calibri" w:hAnsi="Calibri" w:cs="Times New Roman"/>
          </w:rPr>
          <w:tab/>
          <w:t>l "\"Hah!\""</w:t>
        </w:r>
      </w:ins>
    </w:p>
    <w:p w14:paraId="1546A918" w14:textId="77777777" w:rsidR="00181FFC" w:rsidRPr="00181FFC" w:rsidRDefault="00181FFC" w:rsidP="00181FFC">
      <w:pPr>
        <w:spacing w:line="600" w:lineRule="auto"/>
        <w:jc w:val="left"/>
        <w:rPr>
          <w:ins w:id="17882" w:author="UTENTE" w:date="2020-06-30T19:00:00Z"/>
          <w:rFonts w:ascii="Calibri" w:eastAsia="Calibri" w:hAnsi="Calibri" w:cs="Times New Roman"/>
        </w:rPr>
      </w:pPr>
      <w:ins w:id="17883" w:author="UTENTE" w:date="2020-06-30T19:00:00Z">
        <w:r w:rsidRPr="00181FFC">
          <w:rPr>
            <w:rFonts w:ascii="Calibri" w:eastAsia="Calibri" w:hAnsi="Calibri" w:cs="Times New Roman"/>
          </w:rPr>
          <w:t>82.</w:t>
        </w:r>
        <w:r w:rsidRPr="00181FFC">
          <w:rPr>
            <w:rFonts w:ascii="Calibri" w:eastAsia="Calibri" w:hAnsi="Calibri" w:cs="Times New Roman"/>
          </w:rPr>
          <w:tab/>
          <w:t>l "\"Isaac sta solo cercando di guadagnare. Vende loro informazioni e armi, che i clan usano per ammazzarsi a vicenda.\""</w:t>
        </w:r>
      </w:ins>
    </w:p>
    <w:p w14:paraId="52D1C6EC" w14:textId="77777777" w:rsidR="00181FFC" w:rsidRPr="00181FFC" w:rsidRDefault="00181FFC" w:rsidP="00181FFC">
      <w:pPr>
        <w:spacing w:line="600" w:lineRule="auto"/>
        <w:jc w:val="left"/>
        <w:rPr>
          <w:ins w:id="17884" w:author="UTENTE" w:date="2020-06-30T19:00:00Z"/>
          <w:rFonts w:ascii="Calibri" w:eastAsia="Calibri" w:hAnsi="Calibri" w:cs="Times New Roman"/>
        </w:rPr>
      </w:pPr>
      <w:ins w:id="17885" w:author="UTENTE" w:date="2020-06-30T19:00:00Z">
        <w:r w:rsidRPr="00181FFC">
          <w:rPr>
            <w:rFonts w:ascii="Calibri" w:eastAsia="Calibri" w:hAnsi="Calibri" w:cs="Times New Roman"/>
          </w:rPr>
          <w:t>83.</w:t>
        </w:r>
        <w:r w:rsidRPr="00181FFC">
          <w:rPr>
            <w:rFonts w:ascii="Calibri" w:eastAsia="Calibri" w:hAnsi="Calibri" w:cs="Times New Roman"/>
          </w:rPr>
          <w:tab/>
          <w:t>l "\"…Io gli do una mano, sì, ma non per soldi.\""</w:t>
        </w:r>
      </w:ins>
    </w:p>
    <w:p w14:paraId="54C93755" w14:textId="77777777" w:rsidR="00181FFC" w:rsidRPr="00181FFC" w:rsidRDefault="00181FFC" w:rsidP="00181FFC">
      <w:pPr>
        <w:spacing w:line="600" w:lineRule="auto"/>
        <w:jc w:val="left"/>
        <w:rPr>
          <w:ins w:id="17886" w:author="UTENTE" w:date="2020-06-30T19:00:00Z"/>
          <w:rFonts w:ascii="Calibri" w:eastAsia="Calibri" w:hAnsi="Calibri" w:cs="Times New Roman"/>
        </w:rPr>
      </w:pPr>
      <w:ins w:id="17887" w:author="UTENTE" w:date="2020-06-30T19:00:00Z">
        <w:r w:rsidRPr="00181FFC">
          <w:rPr>
            <w:rFonts w:ascii="Calibri" w:eastAsia="Calibri" w:hAnsi="Calibri" w:cs="Times New Roman"/>
          </w:rPr>
          <w:t>84.</w:t>
        </w:r>
        <w:r w:rsidRPr="00181FFC">
          <w:rPr>
            <w:rFonts w:ascii="Calibri" w:eastAsia="Calibri" w:hAnsi="Calibri" w:cs="Times New Roman"/>
          </w:rPr>
          <w:tab/>
          <w:t>n "La sua voce si affievolisce fino a diventare un debole mormorio e giocherella con il ghiaccio nel suo bicchiere, sospirando."</w:t>
        </w:r>
      </w:ins>
    </w:p>
    <w:p w14:paraId="465C8B6D" w14:textId="77777777" w:rsidR="00181FFC" w:rsidRPr="00181FFC" w:rsidRDefault="00181FFC" w:rsidP="00181FFC">
      <w:pPr>
        <w:spacing w:line="600" w:lineRule="auto"/>
        <w:jc w:val="left"/>
        <w:rPr>
          <w:ins w:id="17888" w:author="UTENTE" w:date="2020-06-30T19:00:00Z"/>
          <w:rFonts w:ascii="Calibri" w:eastAsia="Calibri" w:hAnsi="Calibri" w:cs="Times New Roman"/>
        </w:rPr>
      </w:pPr>
      <w:ins w:id="17889" w:author="UTENTE" w:date="2020-06-30T19:00:00Z">
        <w:r w:rsidRPr="00181FFC">
          <w:rPr>
            <w:rFonts w:ascii="Calibri" w:eastAsia="Calibri" w:hAnsi="Calibri" w:cs="Times New Roman"/>
          </w:rPr>
          <w:t>85.</w:t>
        </w:r>
        <w:r w:rsidRPr="00181FFC">
          <w:rPr>
            <w:rFonts w:ascii="Calibri" w:eastAsia="Calibri" w:hAnsi="Calibri" w:cs="Times New Roman"/>
          </w:rPr>
          <w:tab/>
          <w:t>n "Non c'è bisogno di essere un genio per capire che questo è un argomento delicato per lui.{w}Forse non dovrei ficcare il naso…"</w:t>
        </w:r>
      </w:ins>
    </w:p>
    <w:p w14:paraId="675D9C60" w14:textId="77777777" w:rsidR="00181FFC" w:rsidRPr="00181FFC" w:rsidRDefault="00181FFC" w:rsidP="00181FFC">
      <w:pPr>
        <w:spacing w:line="600" w:lineRule="auto"/>
        <w:jc w:val="left"/>
        <w:rPr>
          <w:ins w:id="17890" w:author="UTENTE" w:date="2020-06-30T19:00:00Z"/>
          <w:rFonts w:ascii="Calibri" w:eastAsia="Calibri" w:hAnsi="Calibri" w:cs="Times New Roman"/>
        </w:rPr>
      </w:pPr>
      <w:ins w:id="17891" w:author="UTENTE" w:date="2020-06-30T19:00:00Z">
        <w:r w:rsidRPr="00181FFC">
          <w:rPr>
            <w:rFonts w:ascii="Calibri" w:eastAsia="Calibri" w:hAnsi="Calibri" w:cs="Times New Roman"/>
          </w:rPr>
          <w:t>86.</w:t>
        </w:r>
        <w:r w:rsidRPr="00181FFC">
          <w:rPr>
            <w:rFonts w:ascii="Calibri" w:eastAsia="Calibri" w:hAnsi="Calibri" w:cs="Times New Roman"/>
          </w:rPr>
          <w:tab/>
          <w:t>new "Perché odi i vampiri?"</w:t>
        </w:r>
      </w:ins>
    </w:p>
    <w:p w14:paraId="0D450F88" w14:textId="77777777" w:rsidR="00181FFC" w:rsidRPr="00181FFC" w:rsidRDefault="00181FFC" w:rsidP="00181FFC">
      <w:pPr>
        <w:spacing w:line="600" w:lineRule="auto"/>
        <w:jc w:val="left"/>
        <w:rPr>
          <w:ins w:id="17892" w:author="UTENTE" w:date="2020-06-30T19:00:00Z"/>
          <w:rFonts w:ascii="Calibri" w:eastAsia="Calibri" w:hAnsi="Calibri" w:cs="Times New Roman"/>
          <w:lang w:val="en-US"/>
        </w:rPr>
      </w:pPr>
      <w:ins w:id="17893" w:author="UTENTE" w:date="2020-06-30T19:00:00Z">
        <w:r w:rsidRPr="00181FFC">
          <w:rPr>
            <w:rFonts w:ascii="Calibri" w:eastAsia="Calibri" w:hAnsi="Calibri" w:cs="Times New Roman"/>
            <w:lang w:val="en-US"/>
          </w:rPr>
          <w:t>87.</w:t>
        </w:r>
        <w:r w:rsidRPr="00181FFC">
          <w:rPr>
            <w:rFonts w:ascii="Calibri" w:eastAsia="Calibri" w:hAnsi="Calibri" w:cs="Times New Roman"/>
            <w:lang w:val="en-US"/>
          </w:rPr>
          <w:tab/>
          <w:t>new "Un altro giro?" </w:t>
        </w:r>
        <w:r w:rsidRPr="00181FFC">
          <w:rPr>
            <w:rFonts w:ascii="Calibri" w:eastAsia="Calibri" w:hAnsi="Calibri" w:cs="Times New Roman"/>
            <w:lang w:val="en-US"/>
          </w:rPr>
          <w:br w:type="page"/>
        </w:r>
      </w:ins>
    </w:p>
    <w:p w14:paraId="2D71832A" w14:textId="77777777" w:rsidR="00181FFC" w:rsidRPr="00181FFC" w:rsidRDefault="00181FFC" w:rsidP="00181FFC">
      <w:pPr>
        <w:spacing w:line="600" w:lineRule="auto"/>
        <w:jc w:val="left"/>
        <w:rPr>
          <w:ins w:id="17894" w:author="UTENTE" w:date="2020-06-30T19:00:00Z"/>
          <w:rFonts w:ascii="Calibri" w:eastAsia="Calibri" w:hAnsi="Calibri" w:cs="Times New Roman"/>
          <w:lang w:val="en-US"/>
        </w:rPr>
      </w:pPr>
      <w:ins w:id="17895" w:author="UTENTE" w:date="2020-06-30T19:00:00Z">
        <w:r w:rsidRPr="00181FFC">
          <w:rPr>
            <w:rFonts w:ascii="Calibri" w:eastAsia="Calibri" w:hAnsi="Calibri" w:cs="Times New Roman"/>
            <w:lang w:val="en-US"/>
          </w:rPr>
          <w:lastRenderedPageBreak/>
          <w:t>88.</w:t>
        </w:r>
        <w:r w:rsidRPr="00181FFC">
          <w:rPr>
            <w:rFonts w:ascii="Calibri" w:eastAsia="Calibri" w:hAnsi="Calibri" w:cs="Times New Roman"/>
            <w:lang w:val="en-US"/>
          </w:rPr>
          <w:tab/>
          <w:t>old "Anything else worth telling me?"</w:t>
        </w:r>
      </w:ins>
    </w:p>
    <w:p w14:paraId="76C1A2EB" w14:textId="77777777" w:rsidR="00181FFC" w:rsidRPr="00181FFC" w:rsidRDefault="00181FFC" w:rsidP="00181FFC">
      <w:pPr>
        <w:spacing w:line="600" w:lineRule="auto"/>
        <w:jc w:val="left"/>
        <w:rPr>
          <w:ins w:id="17896" w:author="UTENTE" w:date="2020-06-30T19:00:00Z"/>
          <w:rFonts w:ascii="Calibri" w:eastAsia="Calibri" w:hAnsi="Calibri" w:cs="Times New Roman"/>
          <w:lang w:val="en-US"/>
        </w:rPr>
      </w:pPr>
      <w:ins w:id="17897" w:author="UTENTE" w:date="2020-06-30T19:00:00Z">
        <w:r w:rsidRPr="00181FFC">
          <w:rPr>
            <w:rFonts w:ascii="Calibri" w:eastAsia="Calibri" w:hAnsi="Calibri" w:cs="Times New Roman"/>
            <w:lang w:val="en-US"/>
          </w:rPr>
          <w:t>89.</w:t>
        </w:r>
        <w:r w:rsidRPr="00181FFC">
          <w:rPr>
            <w:rFonts w:ascii="Calibri" w:eastAsia="Calibri" w:hAnsi="Calibri" w:cs="Times New Roman"/>
            <w:lang w:val="en-US"/>
          </w:rPr>
          <w:tab/>
          <w:t>n "…But my curiosity's too strong."</w:t>
        </w:r>
      </w:ins>
    </w:p>
    <w:p w14:paraId="7D940834" w14:textId="77777777" w:rsidR="00181FFC" w:rsidRPr="00181FFC" w:rsidRDefault="00181FFC" w:rsidP="00181FFC">
      <w:pPr>
        <w:spacing w:line="600" w:lineRule="auto"/>
        <w:jc w:val="left"/>
        <w:rPr>
          <w:ins w:id="17898" w:author="UTENTE" w:date="2020-06-30T19:00:00Z"/>
          <w:rFonts w:ascii="Calibri" w:eastAsia="Calibri" w:hAnsi="Calibri" w:cs="Times New Roman"/>
          <w:lang w:val="en-US"/>
        </w:rPr>
      </w:pPr>
      <w:ins w:id="17899" w:author="UTENTE" w:date="2020-06-30T19:00:00Z">
        <w:r w:rsidRPr="00181FFC">
          <w:rPr>
            <w:rFonts w:ascii="Calibri" w:eastAsia="Calibri" w:hAnsi="Calibri" w:cs="Times New Roman"/>
            <w:lang w:val="en-US"/>
          </w:rPr>
          <w:t>90.</w:t>
        </w:r>
        <w:r w:rsidRPr="00181FFC">
          <w:rPr>
            <w:rFonts w:ascii="Calibri" w:eastAsia="Calibri" w:hAnsi="Calibri" w:cs="Times New Roman"/>
            <w:lang w:val="en-US"/>
          </w:rPr>
          <w:tab/>
          <w:t>n "Besides, Luka's not exactly polite to me –– why should I have to hold back my questions?"</w:t>
        </w:r>
      </w:ins>
    </w:p>
    <w:p w14:paraId="330BB664" w14:textId="77777777" w:rsidR="00181FFC" w:rsidRPr="00181FFC" w:rsidRDefault="00181FFC" w:rsidP="00181FFC">
      <w:pPr>
        <w:spacing w:line="600" w:lineRule="auto"/>
        <w:jc w:val="left"/>
        <w:rPr>
          <w:ins w:id="17900" w:author="UTENTE" w:date="2020-06-30T19:00:00Z"/>
          <w:rFonts w:ascii="Calibri" w:eastAsia="Calibri" w:hAnsi="Calibri" w:cs="Times New Roman"/>
          <w:lang w:val="en-US"/>
        </w:rPr>
      </w:pPr>
      <w:ins w:id="17901" w:author="UTENTE" w:date="2020-06-30T19:00:00Z">
        <w:r w:rsidRPr="00181FFC">
          <w:rPr>
            <w:rFonts w:ascii="Calibri" w:eastAsia="Calibri" w:hAnsi="Calibri" w:cs="Times New Roman"/>
            <w:lang w:val="en-US"/>
          </w:rPr>
          <w:t>91.</w:t>
        </w:r>
        <w:r w:rsidRPr="00181FFC">
          <w:rPr>
            <w:rFonts w:ascii="Calibri" w:eastAsia="Calibri" w:hAnsi="Calibri" w:cs="Times New Roman"/>
            <w:lang w:val="en-US"/>
          </w:rPr>
          <w:tab/>
          <w:t>mc "\"Why do you hate vampires so much, Luka?\""</w:t>
        </w:r>
      </w:ins>
    </w:p>
    <w:p w14:paraId="6360EBC6" w14:textId="77777777" w:rsidR="00181FFC" w:rsidRPr="00181FFC" w:rsidRDefault="00181FFC" w:rsidP="00181FFC">
      <w:pPr>
        <w:spacing w:line="600" w:lineRule="auto"/>
        <w:jc w:val="left"/>
        <w:rPr>
          <w:ins w:id="17902" w:author="UTENTE" w:date="2020-06-30T19:00:00Z"/>
          <w:rFonts w:ascii="Calibri" w:eastAsia="Calibri" w:hAnsi="Calibri" w:cs="Times New Roman"/>
          <w:lang w:val="en-US"/>
        </w:rPr>
      </w:pPr>
      <w:ins w:id="17903" w:author="UTENTE" w:date="2020-06-30T19:00:00Z">
        <w:r w:rsidRPr="00181FFC">
          <w:rPr>
            <w:rFonts w:ascii="Calibri" w:eastAsia="Calibri" w:hAnsi="Calibri" w:cs="Times New Roman"/>
            <w:lang w:val="en-US"/>
          </w:rPr>
          <w:t>92.</w:t>
        </w:r>
        <w:r w:rsidRPr="00181FFC">
          <w:rPr>
            <w:rFonts w:ascii="Calibri" w:eastAsia="Calibri" w:hAnsi="Calibri" w:cs="Times New Roman"/>
            <w:lang w:val="en-US"/>
          </w:rPr>
          <w:tab/>
          <w:t>mc "\"I mean, it's not like they're cuddly and friendly or anything, but you really seem to––\""</w:t>
        </w:r>
      </w:ins>
    </w:p>
    <w:p w14:paraId="1841F5C8" w14:textId="77777777" w:rsidR="00181FFC" w:rsidRPr="00181FFC" w:rsidRDefault="00181FFC" w:rsidP="00181FFC">
      <w:pPr>
        <w:spacing w:line="600" w:lineRule="auto"/>
        <w:jc w:val="left"/>
        <w:rPr>
          <w:ins w:id="17904" w:author="UTENTE" w:date="2020-06-30T19:00:00Z"/>
          <w:rFonts w:ascii="Calibri" w:eastAsia="Calibri" w:hAnsi="Calibri" w:cs="Times New Roman"/>
          <w:lang w:val="en-US"/>
        </w:rPr>
      </w:pPr>
      <w:ins w:id="17905" w:author="UTENTE" w:date="2020-06-30T19:00:00Z">
        <w:r w:rsidRPr="00181FFC">
          <w:rPr>
            <w:rFonts w:ascii="Calibri" w:eastAsia="Calibri" w:hAnsi="Calibri" w:cs="Times New Roman"/>
            <w:lang w:val="en-US"/>
          </w:rPr>
          <w:t>93.</w:t>
        </w:r>
        <w:r w:rsidRPr="00181FFC">
          <w:rPr>
            <w:rFonts w:ascii="Calibri" w:eastAsia="Calibri" w:hAnsi="Calibri" w:cs="Times New Roman"/>
            <w:lang w:val="en-US"/>
          </w:rPr>
          <w:tab/>
          <w:t>l "\"Shut up!\""</w:t>
        </w:r>
      </w:ins>
    </w:p>
    <w:p w14:paraId="357EADE2" w14:textId="77777777" w:rsidR="00181FFC" w:rsidRPr="00181FFC" w:rsidRDefault="00181FFC" w:rsidP="00181FFC">
      <w:pPr>
        <w:spacing w:line="600" w:lineRule="auto"/>
        <w:jc w:val="left"/>
        <w:rPr>
          <w:ins w:id="17906" w:author="UTENTE" w:date="2020-06-30T19:00:00Z"/>
          <w:rFonts w:ascii="Calibri" w:eastAsia="Calibri" w:hAnsi="Calibri" w:cs="Times New Roman"/>
          <w:lang w:val="en-US"/>
        </w:rPr>
      </w:pPr>
      <w:ins w:id="17907" w:author="UTENTE" w:date="2020-06-30T19:00:00Z">
        <w:r w:rsidRPr="00181FFC">
          <w:rPr>
            <w:rFonts w:ascii="Calibri" w:eastAsia="Calibri" w:hAnsi="Calibri" w:cs="Times New Roman"/>
            <w:lang w:val="en-US"/>
          </w:rPr>
          <w:t>94.</w:t>
        </w:r>
        <w:r w:rsidRPr="00181FFC">
          <w:rPr>
            <w:rFonts w:ascii="Calibri" w:eastAsia="Calibri" w:hAnsi="Calibri" w:cs="Times New Roman"/>
            <w:lang w:val="en-US"/>
          </w:rPr>
          <w:tab/>
          <w:t>mc "\"…\""</w:t>
        </w:r>
      </w:ins>
    </w:p>
    <w:p w14:paraId="57E181BB" w14:textId="77777777" w:rsidR="00181FFC" w:rsidRPr="00181FFC" w:rsidRDefault="00181FFC" w:rsidP="00181FFC">
      <w:pPr>
        <w:spacing w:line="600" w:lineRule="auto"/>
        <w:jc w:val="left"/>
        <w:rPr>
          <w:ins w:id="17908" w:author="UTENTE" w:date="2020-06-30T19:00:00Z"/>
          <w:rFonts w:ascii="Calibri" w:eastAsia="Calibri" w:hAnsi="Calibri" w:cs="Times New Roman"/>
          <w:lang w:val="en-US"/>
        </w:rPr>
      </w:pPr>
      <w:ins w:id="17909" w:author="UTENTE" w:date="2020-06-30T19:00:00Z">
        <w:r w:rsidRPr="00181FFC">
          <w:rPr>
            <w:rFonts w:ascii="Calibri" w:eastAsia="Calibri" w:hAnsi="Calibri" w:cs="Times New Roman"/>
            <w:lang w:val="en-US"/>
          </w:rPr>
          <w:t>95.</w:t>
        </w:r>
        <w:r w:rsidRPr="00181FFC">
          <w:rPr>
            <w:rFonts w:ascii="Calibri" w:eastAsia="Calibri" w:hAnsi="Calibri" w:cs="Times New Roman"/>
            <w:lang w:val="en-US"/>
          </w:rPr>
          <w:tab/>
          <w:t>n "Luka angrily snaps at me, his eyes narrowing."</w:t>
        </w:r>
      </w:ins>
    </w:p>
    <w:p w14:paraId="013AB97B" w14:textId="77777777" w:rsidR="00181FFC" w:rsidRPr="00181FFC" w:rsidRDefault="00181FFC" w:rsidP="00181FFC">
      <w:pPr>
        <w:spacing w:line="600" w:lineRule="auto"/>
        <w:jc w:val="left"/>
        <w:rPr>
          <w:ins w:id="17910" w:author="UTENTE" w:date="2020-06-30T19:00:00Z"/>
          <w:rFonts w:ascii="Calibri" w:eastAsia="Calibri" w:hAnsi="Calibri" w:cs="Times New Roman"/>
          <w:lang w:val="en-US"/>
        </w:rPr>
      </w:pPr>
      <w:ins w:id="17911" w:author="UTENTE" w:date="2020-06-30T19:00:00Z">
        <w:r w:rsidRPr="00181FFC">
          <w:rPr>
            <w:rFonts w:ascii="Calibri" w:eastAsia="Calibri" w:hAnsi="Calibri" w:cs="Times New Roman"/>
            <w:lang w:val="en-US"/>
          </w:rPr>
          <w:t>96.</w:t>
        </w:r>
        <w:r w:rsidRPr="00181FFC">
          <w:rPr>
            <w:rFonts w:ascii="Calibri" w:eastAsia="Calibri" w:hAnsi="Calibri" w:cs="Times New Roman"/>
            <w:lang w:val="en-US"/>
          </w:rPr>
          <w:tab/>
          <w:t>l "\"If you wanna ask more questions about them, fine. But don't ask about me.\""</w:t>
        </w:r>
      </w:ins>
    </w:p>
    <w:p w14:paraId="44EA4F4B" w14:textId="77777777" w:rsidR="00181FFC" w:rsidRPr="00181FFC" w:rsidRDefault="00181FFC" w:rsidP="00181FFC">
      <w:pPr>
        <w:spacing w:line="600" w:lineRule="auto"/>
        <w:jc w:val="left"/>
        <w:rPr>
          <w:ins w:id="17912" w:author="UTENTE" w:date="2020-06-30T19:00:00Z"/>
          <w:rFonts w:ascii="Calibri" w:eastAsia="Calibri" w:hAnsi="Calibri" w:cs="Times New Roman"/>
          <w:lang w:val="en-US"/>
        </w:rPr>
      </w:pPr>
      <w:ins w:id="17913" w:author="UTENTE" w:date="2020-06-30T19:00:00Z">
        <w:r w:rsidRPr="00181FFC">
          <w:rPr>
            <w:rFonts w:ascii="Calibri" w:eastAsia="Calibri" w:hAnsi="Calibri" w:cs="Times New Roman"/>
            <w:lang w:val="en-US"/>
          </w:rPr>
          <w:t>97.</w:t>
        </w:r>
        <w:r w:rsidRPr="00181FFC">
          <w:rPr>
            <w:rFonts w:ascii="Calibri" w:eastAsia="Calibri" w:hAnsi="Calibri" w:cs="Times New Roman"/>
            <w:lang w:val="en-US"/>
          </w:rPr>
          <w:tab/>
          <w:t>n "His voice doesn't even sound stubborn –– it's just flat, like he's refusing to open up no matter what."</w:t>
        </w:r>
      </w:ins>
    </w:p>
    <w:p w14:paraId="6BF0BF25" w14:textId="77777777" w:rsidR="00181FFC" w:rsidRPr="00181FFC" w:rsidRDefault="00181FFC" w:rsidP="00181FFC">
      <w:pPr>
        <w:spacing w:line="600" w:lineRule="auto"/>
        <w:jc w:val="left"/>
        <w:rPr>
          <w:ins w:id="17914" w:author="UTENTE" w:date="2020-06-30T19:00:00Z"/>
          <w:rFonts w:ascii="Calibri" w:eastAsia="Calibri" w:hAnsi="Calibri" w:cs="Times New Roman"/>
          <w:lang w:val="en-US"/>
        </w:rPr>
      </w:pPr>
      <w:ins w:id="17915" w:author="UTENTE" w:date="2020-06-30T19:00:00Z">
        <w:r w:rsidRPr="00181FFC">
          <w:rPr>
            <w:rFonts w:ascii="Calibri" w:eastAsia="Calibri" w:hAnsi="Calibri" w:cs="Times New Roman"/>
            <w:lang w:val="en-US"/>
          </w:rPr>
          <w:t>98.</w:t>
        </w:r>
        <w:r w:rsidRPr="00181FFC">
          <w:rPr>
            <w:rFonts w:ascii="Calibri" w:eastAsia="Calibri" w:hAnsi="Calibri" w:cs="Times New Roman"/>
            <w:lang w:val="en-US"/>
          </w:rPr>
          <w:tab/>
          <w:t>n "I guess I won't be getting any answers out of him today… oh well."</w:t>
        </w:r>
      </w:ins>
    </w:p>
    <w:p w14:paraId="0DE1DE03" w14:textId="77777777" w:rsidR="00181FFC" w:rsidRPr="00181FFC" w:rsidRDefault="00181FFC" w:rsidP="00181FFC">
      <w:pPr>
        <w:spacing w:line="600" w:lineRule="auto"/>
        <w:jc w:val="left"/>
        <w:rPr>
          <w:ins w:id="17916" w:author="UTENTE" w:date="2020-06-30T19:00:00Z"/>
          <w:rFonts w:ascii="Calibri" w:eastAsia="Calibri" w:hAnsi="Calibri" w:cs="Times New Roman"/>
          <w:lang w:val="en-US"/>
        </w:rPr>
      </w:pPr>
      <w:ins w:id="17917" w:author="UTENTE" w:date="2020-06-30T19:00:00Z">
        <w:r w:rsidRPr="00181FFC">
          <w:rPr>
            <w:rFonts w:ascii="Calibri" w:eastAsia="Calibri" w:hAnsi="Calibri" w:cs="Times New Roman"/>
            <w:lang w:val="en-US"/>
          </w:rPr>
          <w:t>99.</w:t>
        </w:r>
        <w:r w:rsidRPr="00181FFC">
          <w:rPr>
            <w:rFonts w:ascii="Calibri" w:eastAsia="Calibri" w:hAnsi="Calibri" w:cs="Times New Roman"/>
            <w:lang w:val="en-US"/>
          </w:rPr>
          <w:tab/>
          <w:t>n "…For some reason, Luka's dark mood makes me want to cheer him up."</w:t>
        </w:r>
      </w:ins>
    </w:p>
    <w:p w14:paraId="2D0EDE66" w14:textId="77777777" w:rsidR="00181FFC" w:rsidRPr="00181FFC" w:rsidRDefault="00181FFC" w:rsidP="00181FFC">
      <w:pPr>
        <w:spacing w:line="600" w:lineRule="auto"/>
        <w:jc w:val="left"/>
        <w:rPr>
          <w:ins w:id="17918" w:author="UTENTE" w:date="2020-06-30T19:00:00Z"/>
          <w:rFonts w:ascii="Calibri" w:eastAsia="Calibri" w:hAnsi="Calibri" w:cs="Times New Roman"/>
          <w:lang w:val="en-US"/>
        </w:rPr>
      </w:pPr>
      <w:ins w:id="17919" w:author="UTENTE" w:date="2020-06-30T19:00:00Z">
        <w:r w:rsidRPr="00181FFC">
          <w:rPr>
            <w:rFonts w:ascii="Calibri" w:eastAsia="Calibri" w:hAnsi="Calibri" w:cs="Times New Roman"/>
            <w:lang w:val="en-US"/>
          </w:rPr>
          <w:t>100.</w:t>
        </w:r>
        <w:r w:rsidRPr="00181FFC">
          <w:rPr>
            <w:rFonts w:ascii="Calibri" w:eastAsia="Calibri" w:hAnsi="Calibri" w:cs="Times New Roman"/>
            <w:lang w:val="en-US"/>
          </w:rPr>
          <w:tab/>
          <w:t>n "He's an annoying kid, sure, but I'd rather see him smiling than pouting. It suits him better."</w:t>
        </w:r>
      </w:ins>
    </w:p>
    <w:p w14:paraId="2E76C992" w14:textId="77777777" w:rsidR="00181FFC" w:rsidRPr="00181FFC" w:rsidRDefault="00181FFC" w:rsidP="00181FFC">
      <w:pPr>
        <w:spacing w:line="600" w:lineRule="auto"/>
        <w:jc w:val="left"/>
        <w:rPr>
          <w:ins w:id="17920" w:author="UTENTE" w:date="2020-06-30T19:00:00Z"/>
          <w:rFonts w:ascii="Calibri" w:eastAsia="Calibri" w:hAnsi="Calibri" w:cs="Times New Roman"/>
          <w:lang w:val="en-US"/>
        </w:rPr>
      </w:pPr>
      <w:ins w:id="17921" w:author="UTENTE" w:date="2020-06-30T19:00:00Z">
        <w:r w:rsidRPr="00181FFC">
          <w:rPr>
            <w:rFonts w:ascii="Calibri" w:eastAsia="Calibri" w:hAnsi="Calibri" w:cs="Times New Roman"/>
            <w:lang w:val="en-US"/>
          </w:rPr>
          <w:t>101.</w:t>
        </w:r>
        <w:r w:rsidRPr="00181FFC">
          <w:rPr>
            <w:rFonts w:ascii="Calibri" w:eastAsia="Calibri" w:hAnsi="Calibri" w:cs="Times New Roman"/>
            <w:lang w:val="en-US"/>
          </w:rPr>
          <w:tab/>
          <w:t>mc "\"Want a refill? You're getting pretty low, there.\""</w:t>
        </w:r>
      </w:ins>
    </w:p>
    <w:p w14:paraId="1E1FA9B4" w14:textId="77777777" w:rsidR="00181FFC" w:rsidRPr="00181FFC" w:rsidRDefault="00181FFC" w:rsidP="00181FFC">
      <w:pPr>
        <w:spacing w:line="600" w:lineRule="auto"/>
        <w:jc w:val="left"/>
        <w:rPr>
          <w:ins w:id="17922" w:author="UTENTE" w:date="2020-06-30T19:00:00Z"/>
          <w:rFonts w:ascii="Calibri" w:eastAsia="Calibri" w:hAnsi="Calibri" w:cs="Times New Roman"/>
          <w:lang w:val="en-US"/>
        </w:rPr>
      </w:pPr>
      <w:ins w:id="17923" w:author="UTENTE" w:date="2020-06-30T19:00:00Z">
        <w:r w:rsidRPr="00181FFC">
          <w:rPr>
            <w:rFonts w:ascii="Calibri" w:eastAsia="Calibri" w:hAnsi="Calibri" w:cs="Times New Roman"/>
            <w:lang w:val="en-US"/>
          </w:rPr>
          <w:t>102.</w:t>
        </w:r>
        <w:r w:rsidRPr="00181FFC">
          <w:rPr>
            <w:rFonts w:ascii="Calibri" w:eastAsia="Calibri" w:hAnsi="Calibri" w:cs="Times New Roman"/>
            <w:lang w:val="en-US"/>
          </w:rPr>
          <w:tab/>
          <w:t>l "\"…\""</w:t>
        </w:r>
      </w:ins>
    </w:p>
    <w:p w14:paraId="3FBE12B1" w14:textId="77777777" w:rsidR="00181FFC" w:rsidRPr="00181FFC" w:rsidRDefault="00181FFC" w:rsidP="00181FFC">
      <w:pPr>
        <w:spacing w:line="600" w:lineRule="auto"/>
        <w:jc w:val="left"/>
        <w:rPr>
          <w:ins w:id="17924" w:author="UTENTE" w:date="2020-06-30T19:00:00Z"/>
          <w:rFonts w:ascii="Calibri" w:eastAsia="Calibri" w:hAnsi="Calibri" w:cs="Times New Roman"/>
          <w:lang w:val="en-US"/>
        </w:rPr>
      </w:pPr>
      <w:ins w:id="17925" w:author="UTENTE" w:date="2020-06-30T19:00:00Z">
        <w:r w:rsidRPr="00181FFC">
          <w:rPr>
            <w:rFonts w:ascii="Calibri" w:eastAsia="Calibri" w:hAnsi="Calibri" w:cs="Times New Roman"/>
            <w:lang w:val="en-US"/>
          </w:rPr>
          <w:t>103.</w:t>
        </w:r>
        <w:r w:rsidRPr="00181FFC">
          <w:rPr>
            <w:rFonts w:ascii="Calibri" w:eastAsia="Calibri" w:hAnsi="Calibri" w:cs="Times New Roman"/>
            <w:lang w:val="en-US"/>
          </w:rPr>
          <w:tab/>
          <w:t>n "Luka blinks up at me." </w:t>
        </w:r>
        <w:r w:rsidRPr="00181FFC">
          <w:rPr>
            <w:rFonts w:ascii="Calibri" w:eastAsia="Calibri" w:hAnsi="Calibri" w:cs="Times New Roman"/>
            <w:lang w:val="en-US"/>
          </w:rPr>
          <w:br w:type="page"/>
        </w:r>
      </w:ins>
    </w:p>
    <w:p w14:paraId="79DFE1E5" w14:textId="77777777" w:rsidR="00181FFC" w:rsidRPr="00181FFC" w:rsidRDefault="00181FFC" w:rsidP="00181FFC">
      <w:pPr>
        <w:spacing w:line="600" w:lineRule="auto"/>
        <w:jc w:val="left"/>
        <w:rPr>
          <w:ins w:id="17926" w:author="UTENTE" w:date="2020-06-30T19:00:00Z"/>
          <w:rFonts w:ascii="Calibri" w:eastAsia="Calibri" w:hAnsi="Calibri" w:cs="Times New Roman"/>
        </w:rPr>
      </w:pPr>
      <w:ins w:id="17927" w:author="UTENTE" w:date="2020-06-30T19:00:00Z">
        <w:r w:rsidRPr="00181FFC">
          <w:rPr>
            <w:rFonts w:ascii="Calibri" w:eastAsia="Calibri" w:hAnsi="Calibri" w:cs="Times New Roman"/>
          </w:rPr>
          <w:lastRenderedPageBreak/>
          <w:t>88.</w:t>
        </w:r>
        <w:r w:rsidRPr="00181FFC">
          <w:rPr>
            <w:rFonts w:ascii="Calibri" w:eastAsia="Calibri" w:hAnsi="Calibri" w:cs="Times New Roman"/>
          </w:rPr>
          <w:tab/>
          <w:t>new "C'è altro che vale la pena raccontarmi?"</w:t>
        </w:r>
      </w:ins>
    </w:p>
    <w:p w14:paraId="1CEA06FA" w14:textId="77777777" w:rsidR="00181FFC" w:rsidRPr="00181FFC" w:rsidRDefault="00181FFC" w:rsidP="00181FFC">
      <w:pPr>
        <w:spacing w:line="600" w:lineRule="auto"/>
        <w:jc w:val="left"/>
        <w:rPr>
          <w:ins w:id="17928" w:author="UTENTE" w:date="2020-06-30T19:00:00Z"/>
          <w:rFonts w:ascii="Calibri" w:eastAsia="Calibri" w:hAnsi="Calibri" w:cs="Times New Roman"/>
        </w:rPr>
      </w:pPr>
      <w:ins w:id="17929" w:author="UTENTE" w:date="2020-06-30T19:00:00Z">
        <w:r w:rsidRPr="00181FFC">
          <w:rPr>
            <w:rFonts w:ascii="Calibri" w:eastAsia="Calibri" w:hAnsi="Calibri" w:cs="Times New Roman"/>
          </w:rPr>
          <w:t>89.</w:t>
        </w:r>
        <w:r w:rsidRPr="00181FFC">
          <w:rPr>
            <w:rFonts w:ascii="Calibri" w:eastAsia="Calibri" w:hAnsi="Calibri" w:cs="Times New Roman"/>
          </w:rPr>
          <w:tab/>
          <w:t>n "…Ma la mia curiosità è troppo forte."</w:t>
        </w:r>
      </w:ins>
    </w:p>
    <w:p w14:paraId="591A772A" w14:textId="77777777" w:rsidR="00181FFC" w:rsidRPr="00181FFC" w:rsidRDefault="00181FFC" w:rsidP="00181FFC">
      <w:pPr>
        <w:spacing w:line="600" w:lineRule="auto"/>
        <w:jc w:val="left"/>
        <w:rPr>
          <w:ins w:id="17930" w:author="UTENTE" w:date="2020-06-30T19:00:00Z"/>
          <w:rFonts w:ascii="Calibri" w:eastAsia="Calibri" w:hAnsi="Calibri" w:cs="Times New Roman"/>
        </w:rPr>
      </w:pPr>
      <w:ins w:id="17931" w:author="UTENTE" w:date="2020-06-30T19:00:00Z">
        <w:r w:rsidRPr="00181FFC">
          <w:rPr>
            <w:rFonts w:ascii="Calibri" w:eastAsia="Calibri" w:hAnsi="Calibri" w:cs="Times New Roman"/>
          </w:rPr>
          <w:t>90.</w:t>
        </w:r>
        <w:r w:rsidRPr="00181FFC">
          <w:rPr>
            <w:rFonts w:ascii="Calibri" w:eastAsia="Calibri" w:hAnsi="Calibri" w:cs="Times New Roman"/>
          </w:rPr>
          <w:tab/>
          <w:t>n "E poi, Luka non è esattamente gentile nei miei confronti, perché dovrei trattenermi dal fare domande?"</w:t>
        </w:r>
      </w:ins>
    </w:p>
    <w:p w14:paraId="675A77FF" w14:textId="77777777" w:rsidR="00181FFC" w:rsidRPr="00181FFC" w:rsidRDefault="00181FFC" w:rsidP="00181FFC">
      <w:pPr>
        <w:spacing w:line="600" w:lineRule="auto"/>
        <w:jc w:val="left"/>
        <w:rPr>
          <w:ins w:id="17932" w:author="UTENTE" w:date="2020-06-30T19:00:00Z"/>
          <w:rFonts w:ascii="Calibri" w:eastAsia="Calibri" w:hAnsi="Calibri" w:cs="Times New Roman"/>
        </w:rPr>
      </w:pPr>
      <w:ins w:id="17933" w:author="UTENTE" w:date="2020-06-30T19:00:00Z">
        <w:r w:rsidRPr="00181FFC">
          <w:rPr>
            <w:rFonts w:ascii="Calibri" w:eastAsia="Calibri" w:hAnsi="Calibri" w:cs="Times New Roman"/>
          </w:rPr>
          <w:t>91.</w:t>
        </w:r>
        <w:r w:rsidRPr="00181FFC">
          <w:rPr>
            <w:rFonts w:ascii="Calibri" w:eastAsia="Calibri" w:hAnsi="Calibri" w:cs="Times New Roman"/>
          </w:rPr>
          <w:tab/>
          <w:t>mc "\"Perché odi così tanto i vampiri, Luka?\""</w:t>
        </w:r>
      </w:ins>
    </w:p>
    <w:p w14:paraId="14BA6780" w14:textId="77777777" w:rsidR="00181FFC" w:rsidRPr="00181FFC" w:rsidRDefault="00181FFC" w:rsidP="00181FFC">
      <w:pPr>
        <w:spacing w:line="600" w:lineRule="auto"/>
        <w:jc w:val="left"/>
        <w:rPr>
          <w:ins w:id="17934" w:author="UTENTE" w:date="2020-06-30T19:00:00Z"/>
          <w:rFonts w:ascii="Calibri" w:eastAsia="Calibri" w:hAnsi="Calibri" w:cs="Times New Roman"/>
        </w:rPr>
      </w:pPr>
      <w:ins w:id="17935" w:author="UTENTE" w:date="2020-06-30T19:00:00Z">
        <w:r w:rsidRPr="00181FFC">
          <w:rPr>
            <w:rFonts w:ascii="Calibri" w:eastAsia="Calibri" w:hAnsi="Calibri" w:cs="Times New Roman"/>
          </w:rPr>
          <w:t>92.</w:t>
        </w:r>
        <w:r w:rsidRPr="00181FFC">
          <w:rPr>
            <w:rFonts w:ascii="Calibri" w:eastAsia="Calibri" w:hAnsi="Calibri" w:cs="Times New Roman"/>
          </w:rPr>
          <w:tab/>
          <w:t>mc "\"Voglio dire, non che siano esattamente carini e coccolosi, ma sembri davvero -\""</w:t>
        </w:r>
      </w:ins>
    </w:p>
    <w:p w14:paraId="4E2168A0" w14:textId="77777777" w:rsidR="00181FFC" w:rsidRPr="00181FFC" w:rsidRDefault="00181FFC" w:rsidP="00181FFC">
      <w:pPr>
        <w:spacing w:line="600" w:lineRule="auto"/>
        <w:jc w:val="left"/>
        <w:rPr>
          <w:ins w:id="17936" w:author="UTENTE" w:date="2020-06-30T19:00:00Z"/>
          <w:rFonts w:ascii="Calibri" w:eastAsia="Calibri" w:hAnsi="Calibri" w:cs="Times New Roman"/>
        </w:rPr>
      </w:pPr>
      <w:ins w:id="17937" w:author="UTENTE" w:date="2020-06-30T19:00:00Z">
        <w:r w:rsidRPr="00181FFC">
          <w:rPr>
            <w:rFonts w:ascii="Calibri" w:eastAsia="Calibri" w:hAnsi="Calibri" w:cs="Times New Roman"/>
          </w:rPr>
          <w:t>93.</w:t>
        </w:r>
        <w:r w:rsidRPr="00181FFC">
          <w:rPr>
            <w:rFonts w:ascii="Calibri" w:eastAsia="Calibri" w:hAnsi="Calibri" w:cs="Times New Roman"/>
          </w:rPr>
          <w:tab/>
          <w:t>l "\"Sta’ zitto!\""</w:t>
        </w:r>
      </w:ins>
    </w:p>
    <w:p w14:paraId="72B794C5" w14:textId="77777777" w:rsidR="00181FFC" w:rsidRPr="00181FFC" w:rsidRDefault="00181FFC" w:rsidP="00181FFC">
      <w:pPr>
        <w:spacing w:line="600" w:lineRule="auto"/>
        <w:jc w:val="left"/>
        <w:rPr>
          <w:ins w:id="17938" w:author="UTENTE" w:date="2020-06-30T19:00:00Z"/>
          <w:rFonts w:ascii="Calibri" w:eastAsia="Calibri" w:hAnsi="Calibri" w:cs="Times New Roman"/>
        </w:rPr>
      </w:pPr>
      <w:ins w:id="17939" w:author="UTENTE" w:date="2020-06-30T19:00:00Z">
        <w:r w:rsidRPr="00181FFC">
          <w:rPr>
            <w:rFonts w:ascii="Calibri" w:eastAsia="Calibri" w:hAnsi="Calibri" w:cs="Times New Roman"/>
          </w:rPr>
          <w:t>94.</w:t>
        </w:r>
        <w:r w:rsidRPr="00181FFC">
          <w:rPr>
            <w:rFonts w:ascii="Calibri" w:eastAsia="Calibri" w:hAnsi="Calibri" w:cs="Times New Roman"/>
          </w:rPr>
          <w:tab/>
          <w:t>mc "\"…\""</w:t>
        </w:r>
      </w:ins>
    </w:p>
    <w:p w14:paraId="07D330D2" w14:textId="77777777" w:rsidR="00181FFC" w:rsidRPr="00181FFC" w:rsidRDefault="00181FFC" w:rsidP="00181FFC">
      <w:pPr>
        <w:spacing w:line="600" w:lineRule="auto"/>
        <w:jc w:val="left"/>
        <w:rPr>
          <w:ins w:id="17940" w:author="UTENTE" w:date="2020-06-30T19:00:00Z"/>
          <w:rFonts w:ascii="Calibri" w:eastAsia="Calibri" w:hAnsi="Calibri" w:cs="Times New Roman"/>
        </w:rPr>
      </w:pPr>
      <w:ins w:id="17941" w:author="UTENTE" w:date="2020-06-30T19:00:00Z">
        <w:r w:rsidRPr="00181FFC">
          <w:rPr>
            <w:rFonts w:ascii="Calibri" w:eastAsia="Calibri" w:hAnsi="Calibri" w:cs="Times New Roman"/>
          </w:rPr>
          <w:t>95.</w:t>
        </w:r>
        <w:r w:rsidRPr="00181FFC">
          <w:rPr>
            <w:rFonts w:ascii="Calibri" w:eastAsia="Calibri" w:hAnsi="Calibri" w:cs="Times New Roman"/>
          </w:rPr>
          <w:tab/>
          <w:t>n "Luka scatta di rabbia, i suoi occhi come due fessure."</w:t>
        </w:r>
      </w:ins>
    </w:p>
    <w:p w14:paraId="4C04A774" w14:textId="77777777" w:rsidR="00181FFC" w:rsidRPr="00181FFC" w:rsidRDefault="00181FFC" w:rsidP="00181FFC">
      <w:pPr>
        <w:spacing w:line="600" w:lineRule="auto"/>
        <w:jc w:val="left"/>
        <w:rPr>
          <w:ins w:id="17942" w:author="UTENTE" w:date="2020-06-30T19:00:00Z"/>
          <w:rFonts w:ascii="Calibri" w:eastAsia="Calibri" w:hAnsi="Calibri" w:cs="Times New Roman"/>
        </w:rPr>
      </w:pPr>
      <w:ins w:id="17943" w:author="UTENTE" w:date="2020-06-30T19:00:00Z">
        <w:r w:rsidRPr="00181FFC">
          <w:rPr>
            <w:rFonts w:ascii="Calibri" w:eastAsia="Calibri" w:hAnsi="Calibri" w:cs="Times New Roman"/>
          </w:rPr>
          <w:t>96.</w:t>
        </w:r>
        <w:r w:rsidRPr="00181FFC">
          <w:rPr>
            <w:rFonts w:ascii="Calibri" w:eastAsia="Calibri" w:hAnsi="Calibri" w:cs="Times New Roman"/>
          </w:rPr>
          <w:tab/>
          <w:t>l "\"Se vuoi fare più domande su di loro, ok. Ma non farne su di me.\""</w:t>
        </w:r>
      </w:ins>
    </w:p>
    <w:p w14:paraId="6998EBB3" w14:textId="77777777" w:rsidR="00181FFC" w:rsidRPr="00181FFC" w:rsidRDefault="00181FFC" w:rsidP="00181FFC">
      <w:pPr>
        <w:spacing w:line="600" w:lineRule="auto"/>
        <w:jc w:val="left"/>
        <w:rPr>
          <w:ins w:id="17944" w:author="UTENTE" w:date="2020-06-30T19:00:00Z"/>
          <w:rFonts w:ascii="Calibri" w:eastAsia="Calibri" w:hAnsi="Calibri" w:cs="Times New Roman"/>
        </w:rPr>
      </w:pPr>
      <w:ins w:id="17945" w:author="UTENTE" w:date="2020-06-30T19:00:00Z">
        <w:r w:rsidRPr="00181FFC">
          <w:rPr>
            <w:rFonts w:ascii="Calibri" w:eastAsia="Calibri" w:hAnsi="Calibri" w:cs="Times New Roman"/>
          </w:rPr>
          <w:t>97.</w:t>
        </w:r>
        <w:r w:rsidRPr="00181FFC">
          <w:rPr>
            <w:rFonts w:ascii="Calibri" w:eastAsia="Calibri" w:hAnsi="Calibri" w:cs="Times New Roman"/>
          </w:rPr>
          <w:tab/>
          <w:t>n "La sua voce non ha nemmeno un tono testardo, è semplicemente piatta, come se si stesse rifiutando di aprirsi con me a priori."</w:t>
        </w:r>
      </w:ins>
    </w:p>
    <w:p w14:paraId="2A9714B6" w14:textId="77777777" w:rsidR="00181FFC" w:rsidRPr="00181FFC" w:rsidRDefault="00181FFC" w:rsidP="00181FFC">
      <w:pPr>
        <w:spacing w:line="600" w:lineRule="auto"/>
        <w:jc w:val="left"/>
        <w:rPr>
          <w:ins w:id="17946" w:author="UTENTE" w:date="2020-06-30T19:00:00Z"/>
          <w:rFonts w:ascii="Calibri" w:eastAsia="Calibri" w:hAnsi="Calibri" w:cs="Times New Roman"/>
        </w:rPr>
      </w:pPr>
      <w:ins w:id="17947" w:author="UTENTE" w:date="2020-06-30T19:00:00Z">
        <w:r w:rsidRPr="00181FFC">
          <w:rPr>
            <w:rFonts w:ascii="Calibri" w:eastAsia="Calibri" w:hAnsi="Calibri" w:cs="Times New Roman"/>
          </w:rPr>
          <w:t>98.</w:t>
        </w:r>
        <w:r w:rsidRPr="00181FFC">
          <w:rPr>
            <w:rFonts w:ascii="Calibri" w:eastAsia="Calibri" w:hAnsi="Calibri" w:cs="Times New Roman"/>
          </w:rPr>
          <w:tab/>
          <w:t>n "Immagino che non avrò nessuna risposta da lui oggi… e vabbè."</w:t>
        </w:r>
      </w:ins>
    </w:p>
    <w:p w14:paraId="01024610" w14:textId="77777777" w:rsidR="00181FFC" w:rsidRPr="00181FFC" w:rsidRDefault="00181FFC" w:rsidP="00181FFC">
      <w:pPr>
        <w:spacing w:line="600" w:lineRule="auto"/>
        <w:jc w:val="left"/>
        <w:rPr>
          <w:ins w:id="17948" w:author="UTENTE" w:date="2020-06-30T19:00:00Z"/>
          <w:rFonts w:ascii="Calibri" w:eastAsia="Calibri" w:hAnsi="Calibri" w:cs="Times New Roman"/>
        </w:rPr>
      </w:pPr>
      <w:ins w:id="17949" w:author="UTENTE" w:date="2020-06-30T19:00:00Z">
        <w:r w:rsidRPr="00181FFC">
          <w:rPr>
            <w:rFonts w:ascii="Calibri" w:eastAsia="Calibri" w:hAnsi="Calibri" w:cs="Times New Roman"/>
          </w:rPr>
          <w:t>99.</w:t>
        </w:r>
        <w:r w:rsidRPr="00181FFC">
          <w:rPr>
            <w:rFonts w:ascii="Calibri" w:eastAsia="Calibri" w:hAnsi="Calibri" w:cs="Times New Roman"/>
          </w:rPr>
          <w:tab/>
          <w:t>n "…Per qualche motivo, lo stato d'animo cupo di Luka mi fa venire voglia di tirarlo su."</w:t>
        </w:r>
      </w:ins>
    </w:p>
    <w:p w14:paraId="4F469347" w14:textId="77777777" w:rsidR="00181FFC" w:rsidRPr="00181FFC" w:rsidRDefault="00181FFC" w:rsidP="00181FFC">
      <w:pPr>
        <w:spacing w:line="600" w:lineRule="auto"/>
        <w:jc w:val="left"/>
        <w:rPr>
          <w:ins w:id="17950" w:author="UTENTE" w:date="2020-06-30T19:00:00Z"/>
          <w:rFonts w:ascii="Calibri" w:eastAsia="Calibri" w:hAnsi="Calibri" w:cs="Times New Roman"/>
        </w:rPr>
      </w:pPr>
      <w:ins w:id="17951" w:author="UTENTE" w:date="2020-06-30T19:00:00Z">
        <w:r w:rsidRPr="00181FFC">
          <w:rPr>
            <w:rFonts w:ascii="Calibri" w:eastAsia="Calibri" w:hAnsi="Calibri" w:cs="Times New Roman"/>
          </w:rPr>
          <w:t>100.</w:t>
        </w:r>
        <w:r w:rsidRPr="00181FFC">
          <w:rPr>
            <w:rFonts w:ascii="Calibri" w:eastAsia="Calibri" w:hAnsi="Calibri" w:cs="Times New Roman"/>
          </w:rPr>
          <w:tab/>
          <w:t>n "È un ragazzino fastidioso, certo, ma preferirei vederlo sorridere invece che tenere il broncio. Gli si addice di più."</w:t>
        </w:r>
      </w:ins>
    </w:p>
    <w:p w14:paraId="618CDEDD" w14:textId="77777777" w:rsidR="00181FFC" w:rsidRPr="00181FFC" w:rsidRDefault="00181FFC" w:rsidP="00181FFC">
      <w:pPr>
        <w:spacing w:line="600" w:lineRule="auto"/>
        <w:jc w:val="left"/>
        <w:rPr>
          <w:ins w:id="17952" w:author="UTENTE" w:date="2020-06-30T19:00:00Z"/>
          <w:rFonts w:ascii="Calibri" w:eastAsia="Calibri" w:hAnsi="Calibri" w:cs="Times New Roman"/>
        </w:rPr>
      </w:pPr>
      <w:ins w:id="17953" w:author="UTENTE" w:date="2020-06-30T19:00:00Z">
        <w:r w:rsidRPr="00181FFC">
          <w:rPr>
            <w:rFonts w:ascii="Calibri" w:eastAsia="Calibri" w:hAnsi="Calibri" w:cs="Times New Roman"/>
          </w:rPr>
          <w:t>101.</w:t>
        </w:r>
        <w:r w:rsidRPr="00181FFC">
          <w:rPr>
            <w:rFonts w:ascii="Calibri" w:eastAsia="Calibri" w:hAnsi="Calibri" w:cs="Times New Roman"/>
          </w:rPr>
          <w:tab/>
          <w:t>mc "\"Che ne dici di un altro giro? Stai quasi per finire il bicchiere\"."</w:t>
        </w:r>
      </w:ins>
    </w:p>
    <w:p w14:paraId="744EA1F1" w14:textId="77777777" w:rsidR="00181FFC" w:rsidRPr="00181FFC" w:rsidRDefault="00181FFC" w:rsidP="00181FFC">
      <w:pPr>
        <w:spacing w:line="600" w:lineRule="auto"/>
        <w:jc w:val="left"/>
        <w:rPr>
          <w:ins w:id="17954" w:author="UTENTE" w:date="2020-06-30T19:00:00Z"/>
          <w:rFonts w:ascii="Calibri" w:eastAsia="Calibri" w:hAnsi="Calibri" w:cs="Times New Roman"/>
          <w:rPrChange w:id="17955" w:author="UTENTE" w:date="2020-06-30T19:00:00Z">
            <w:rPr>
              <w:ins w:id="17956" w:author="UTENTE" w:date="2020-06-30T19:00:00Z"/>
              <w:rFonts w:ascii="Calibri" w:eastAsia="Calibri" w:hAnsi="Calibri" w:cs="Times New Roman"/>
              <w:lang w:val="en-US"/>
            </w:rPr>
          </w:rPrChange>
        </w:rPr>
      </w:pPr>
      <w:ins w:id="17957" w:author="UTENTE" w:date="2020-06-30T19:00:00Z">
        <w:r w:rsidRPr="00181FFC">
          <w:rPr>
            <w:rFonts w:ascii="Calibri" w:eastAsia="Calibri" w:hAnsi="Calibri" w:cs="Times New Roman"/>
            <w:rPrChange w:id="17958" w:author="UTENTE" w:date="2020-06-30T19:00:00Z">
              <w:rPr>
                <w:rFonts w:ascii="Calibri" w:eastAsia="Calibri" w:hAnsi="Calibri" w:cs="Times New Roman"/>
                <w:lang w:val="en-US"/>
              </w:rPr>
            </w:rPrChange>
          </w:rPr>
          <w:t>102.</w:t>
        </w:r>
        <w:r w:rsidRPr="00181FFC">
          <w:rPr>
            <w:rFonts w:ascii="Calibri" w:eastAsia="Calibri" w:hAnsi="Calibri" w:cs="Times New Roman"/>
            <w:rPrChange w:id="17959" w:author="UTENTE" w:date="2020-06-30T19:00:00Z">
              <w:rPr>
                <w:rFonts w:ascii="Calibri" w:eastAsia="Calibri" w:hAnsi="Calibri" w:cs="Times New Roman"/>
                <w:lang w:val="en-US"/>
              </w:rPr>
            </w:rPrChange>
          </w:rPr>
          <w:tab/>
          <w:t>l "\"…\""</w:t>
        </w:r>
      </w:ins>
    </w:p>
    <w:p w14:paraId="07A79CB4" w14:textId="77777777" w:rsidR="00181FFC" w:rsidRPr="00181FFC" w:rsidRDefault="00181FFC" w:rsidP="00181FFC">
      <w:pPr>
        <w:spacing w:line="600" w:lineRule="auto"/>
        <w:jc w:val="left"/>
        <w:rPr>
          <w:ins w:id="17960" w:author="UTENTE" w:date="2020-06-30T19:00:00Z"/>
          <w:rFonts w:ascii="Calibri" w:eastAsia="Calibri" w:hAnsi="Calibri" w:cs="Times New Roman"/>
        </w:rPr>
      </w:pPr>
      <w:ins w:id="17961" w:author="UTENTE" w:date="2020-06-30T19:00:00Z">
        <w:r w:rsidRPr="00181FFC">
          <w:rPr>
            <w:rFonts w:ascii="Calibri" w:eastAsia="Calibri" w:hAnsi="Calibri" w:cs="Times New Roman"/>
          </w:rPr>
          <w:t>103.</w:t>
        </w:r>
        <w:r w:rsidRPr="00181FFC">
          <w:rPr>
            <w:rFonts w:ascii="Calibri" w:eastAsia="Calibri" w:hAnsi="Calibri" w:cs="Times New Roman"/>
          </w:rPr>
          <w:tab/>
          <w:t>n "Luka mi guarda sorpreso."</w:t>
        </w:r>
        <w:r w:rsidRPr="00181FFC">
          <w:rPr>
            <w:rFonts w:ascii="Calibri" w:eastAsia="Calibri" w:hAnsi="Calibri" w:cs="Times New Roman"/>
          </w:rPr>
          <w:br w:type="page"/>
        </w:r>
      </w:ins>
    </w:p>
    <w:p w14:paraId="44336C7F" w14:textId="77777777" w:rsidR="00181FFC" w:rsidRPr="00181FFC" w:rsidRDefault="00181FFC" w:rsidP="00181FFC">
      <w:pPr>
        <w:spacing w:line="600" w:lineRule="auto"/>
        <w:jc w:val="left"/>
        <w:rPr>
          <w:ins w:id="17962" w:author="UTENTE" w:date="2020-06-30T19:00:00Z"/>
          <w:rFonts w:ascii="Calibri" w:eastAsia="Calibri" w:hAnsi="Calibri" w:cs="Times New Roman"/>
          <w:lang w:val="en-US"/>
        </w:rPr>
      </w:pPr>
      <w:ins w:id="17963" w:author="UTENTE" w:date="2020-06-30T19:00:00Z">
        <w:r w:rsidRPr="00181FFC">
          <w:rPr>
            <w:rFonts w:ascii="Calibri" w:eastAsia="Calibri" w:hAnsi="Calibri" w:cs="Times New Roman"/>
            <w:lang w:val="en-US"/>
          </w:rPr>
          <w:lastRenderedPageBreak/>
          <w:t>104.</w:t>
        </w:r>
        <w:r w:rsidRPr="00181FFC">
          <w:rPr>
            <w:rFonts w:ascii="Calibri" w:eastAsia="Calibri" w:hAnsi="Calibri" w:cs="Times New Roman"/>
            <w:lang w:val="en-US"/>
          </w:rPr>
          <w:tab/>
          <w:t>n "Offering him a wink, I grab his glass and take it over to the soda fountain, splashing in a few different flavors."</w:t>
        </w:r>
      </w:ins>
    </w:p>
    <w:p w14:paraId="03D62C71" w14:textId="77777777" w:rsidR="00181FFC" w:rsidRPr="00181FFC" w:rsidRDefault="00181FFC" w:rsidP="00181FFC">
      <w:pPr>
        <w:spacing w:line="600" w:lineRule="auto"/>
        <w:jc w:val="left"/>
        <w:rPr>
          <w:ins w:id="17964" w:author="UTENTE" w:date="2020-06-30T19:00:00Z"/>
          <w:rFonts w:ascii="Calibri" w:eastAsia="Calibri" w:hAnsi="Calibri" w:cs="Times New Roman"/>
          <w:lang w:val="en-US"/>
        </w:rPr>
      </w:pPr>
      <w:ins w:id="17965" w:author="UTENTE" w:date="2020-06-30T19:00:00Z">
        <w:r w:rsidRPr="00181FFC">
          <w:rPr>
            <w:rFonts w:ascii="Calibri" w:eastAsia="Calibri" w:hAnsi="Calibri" w:cs="Times New Roman"/>
            <w:lang w:val="en-US"/>
          </w:rPr>
          <w:t>105.</w:t>
        </w:r>
        <w:r w:rsidRPr="00181FFC">
          <w:rPr>
            <w:rFonts w:ascii="Calibri" w:eastAsia="Calibri" w:hAnsi="Calibri" w:cs="Times New Roman"/>
            <w:lang w:val="en-US"/>
          </w:rPr>
          <w:tab/>
          <w:t>l "\"Are you gonna charge me for this?\""</w:t>
        </w:r>
      </w:ins>
    </w:p>
    <w:p w14:paraId="4A739888" w14:textId="77777777" w:rsidR="00181FFC" w:rsidRPr="00181FFC" w:rsidRDefault="00181FFC" w:rsidP="00181FFC">
      <w:pPr>
        <w:spacing w:line="600" w:lineRule="auto"/>
        <w:jc w:val="left"/>
        <w:rPr>
          <w:ins w:id="17966" w:author="UTENTE" w:date="2020-06-30T19:00:00Z"/>
          <w:rFonts w:ascii="Calibri" w:eastAsia="Calibri" w:hAnsi="Calibri" w:cs="Times New Roman"/>
          <w:lang w:val="en-US"/>
        </w:rPr>
      </w:pPr>
      <w:ins w:id="17967" w:author="UTENTE" w:date="2020-06-30T19:00:00Z">
        <w:r w:rsidRPr="00181FFC">
          <w:rPr>
            <w:rFonts w:ascii="Calibri" w:eastAsia="Calibri" w:hAnsi="Calibri" w:cs="Times New Roman"/>
            <w:lang w:val="en-US"/>
          </w:rPr>
          <w:t>106.</w:t>
        </w:r>
        <w:r w:rsidRPr="00181FFC">
          <w:rPr>
            <w:rFonts w:ascii="Calibri" w:eastAsia="Calibri" w:hAnsi="Calibri" w:cs="Times New Roman"/>
            <w:lang w:val="en-US"/>
          </w:rPr>
          <w:tab/>
          <w:t>mcp "\"Of course not. It's on the house!\""</w:t>
        </w:r>
      </w:ins>
    </w:p>
    <w:p w14:paraId="4FAF7D0F" w14:textId="77777777" w:rsidR="00181FFC" w:rsidRPr="00181FFC" w:rsidRDefault="00181FFC" w:rsidP="00181FFC">
      <w:pPr>
        <w:spacing w:line="600" w:lineRule="auto"/>
        <w:jc w:val="left"/>
        <w:rPr>
          <w:ins w:id="17968" w:author="UTENTE" w:date="2020-06-30T19:00:00Z"/>
          <w:rFonts w:ascii="Calibri" w:eastAsia="Calibri" w:hAnsi="Calibri" w:cs="Times New Roman"/>
          <w:lang w:val="en-US"/>
        </w:rPr>
      </w:pPr>
      <w:ins w:id="17969" w:author="UTENTE" w:date="2020-06-30T19:00:00Z">
        <w:r w:rsidRPr="00181FFC">
          <w:rPr>
            <w:rFonts w:ascii="Calibri" w:eastAsia="Calibri" w:hAnsi="Calibri" w:cs="Times New Roman"/>
            <w:lang w:val="en-US"/>
          </w:rPr>
          <w:t>107.</w:t>
        </w:r>
        <w:r w:rsidRPr="00181FFC">
          <w:rPr>
            <w:rFonts w:ascii="Calibri" w:eastAsia="Calibri" w:hAnsi="Calibri" w:cs="Times New Roman"/>
            <w:lang w:val="en-US"/>
          </w:rPr>
          <w:tab/>
          <w:t>mcp "\"Although…\""</w:t>
        </w:r>
      </w:ins>
    </w:p>
    <w:p w14:paraId="1A5D989F" w14:textId="77777777" w:rsidR="00181FFC" w:rsidRPr="00181FFC" w:rsidRDefault="00181FFC" w:rsidP="00181FFC">
      <w:pPr>
        <w:spacing w:line="600" w:lineRule="auto"/>
        <w:jc w:val="left"/>
        <w:rPr>
          <w:ins w:id="17970" w:author="UTENTE" w:date="2020-06-30T19:00:00Z"/>
          <w:rFonts w:ascii="Calibri" w:eastAsia="Calibri" w:hAnsi="Calibri" w:cs="Times New Roman"/>
          <w:lang w:val="en-US"/>
        </w:rPr>
      </w:pPr>
      <w:ins w:id="17971" w:author="UTENTE" w:date="2020-06-30T19:00:00Z">
        <w:r w:rsidRPr="00181FFC">
          <w:rPr>
            <w:rFonts w:ascii="Calibri" w:eastAsia="Calibri" w:hAnsi="Calibri" w:cs="Times New Roman"/>
            <w:lang w:val="en-US"/>
          </w:rPr>
          <w:t>108.</w:t>
        </w:r>
        <w:r w:rsidRPr="00181FFC">
          <w:rPr>
            <w:rFonts w:ascii="Calibri" w:eastAsia="Calibri" w:hAnsi="Calibri" w:cs="Times New Roman"/>
            <w:lang w:val="en-US"/>
          </w:rPr>
          <w:tab/>
          <w:t>n "A sudden, evil urge comes over me, and I smirk at Luka while placing the glass back in front of him."</w:t>
        </w:r>
      </w:ins>
    </w:p>
    <w:p w14:paraId="13B4BC05" w14:textId="77777777" w:rsidR="00181FFC" w:rsidRPr="00181FFC" w:rsidRDefault="00181FFC" w:rsidP="00181FFC">
      <w:pPr>
        <w:spacing w:line="600" w:lineRule="auto"/>
        <w:jc w:val="left"/>
        <w:rPr>
          <w:ins w:id="17972" w:author="UTENTE" w:date="2020-06-30T19:00:00Z"/>
          <w:rFonts w:ascii="Calibri" w:eastAsia="Calibri" w:hAnsi="Calibri" w:cs="Times New Roman"/>
          <w:lang w:val="en-US"/>
        </w:rPr>
      </w:pPr>
      <w:ins w:id="17973" w:author="UTENTE" w:date="2020-06-30T19:00:00Z">
        <w:r w:rsidRPr="00181FFC">
          <w:rPr>
            <w:rFonts w:ascii="Calibri" w:eastAsia="Calibri" w:hAnsi="Calibri" w:cs="Times New Roman"/>
            <w:lang w:val="en-US"/>
          </w:rPr>
          <w:t>109.</w:t>
        </w:r>
        <w:r w:rsidRPr="00181FFC">
          <w:rPr>
            <w:rFonts w:ascii="Calibri" w:eastAsia="Calibri" w:hAnsi="Calibri" w:cs="Times New Roman"/>
            <w:lang w:val="en-US"/>
          </w:rPr>
          <w:tab/>
          <w:t>mc "\"I'll take a different form of payment, if you'd like~\""</w:t>
        </w:r>
      </w:ins>
    </w:p>
    <w:p w14:paraId="179DBE65" w14:textId="77777777" w:rsidR="00181FFC" w:rsidRPr="00181FFC" w:rsidRDefault="00181FFC" w:rsidP="00181FFC">
      <w:pPr>
        <w:spacing w:line="600" w:lineRule="auto"/>
        <w:jc w:val="left"/>
        <w:rPr>
          <w:ins w:id="17974" w:author="UTENTE" w:date="2020-06-30T19:00:00Z"/>
          <w:rFonts w:ascii="Calibri" w:eastAsia="Calibri" w:hAnsi="Calibri" w:cs="Times New Roman"/>
          <w:lang w:val="en-US"/>
        </w:rPr>
      </w:pPr>
      <w:ins w:id="17975" w:author="UTENTE" w:date="2020-06-30T19:00:00Z">
        <w:r w:rsidRPr="00181FFC">
          <w:rPr>
            <w:rFonts w:ascii="Calibri" w:eastAsia="Calibri" w:hAnsi="Calibri" w:cs="Times New Roman"/>
            <w:lang w:val="en-US"/>
          </w:rPr>
          <w:t>110.</w:t>
        </w:r>
        <w:r w:rsidRPr="00181FFC">
          <w:rPr>
            <w:rFonts w:ascii="Calibri" w:eastAsia="Calibri" w:hAnsi="Calibri" w:cs="Times New Roman"/>
            <w:lang w:val="en-US"/>
          </w:rPr>
          <w:tab/>
          <w:t>l "\"…!\""</w:t>
        </w:r>
      </w:ins>
    </w:p>
    <w:p w14:paraId="199DF379" w14:textId="77777777" w:rsidR="00181FFC" w:rsidRPr="00181FFC" w:rsidRDefault="00181FFC" w:rsidP="00181FFC">
      <w:pPr>
        <w:spacing w:line="600" w:lineRule="auto"/>
        <w:jc w:val="left"/>
        <w:rPr>
          <w:ins w:id="17976" w:author="UTENTE" w:date="2020-06-30T19:00:00Z"/>
          <w:rFonts w:ascii="Calibri" w:eastAsia="Calibri" w:hAnsi="Calibri" w:cs="Times New Roman"/>
          <w:lang w:val="en-US"/>
        </w:rPr>
      </w:pPr>
      <w:ins w:id="17977" w:author="UTENTE" w:date="2020-06-30T19:00:00Z">
        <w:r w:rsidRPr="00181FFC">
          <w:rPr>
            <w:rFonts w:ascii="Calibri" w:eastAsia="Calibri" w:hAnsi="Calibri" w:cs="Times New Roman"/>
            <w:lang w:val="en-US"/>
          </w:rPr>
          <w:t>111.</w:t>
        </w:r>
        <w:r w:rsidRPr="00181FFC">
          <w:rPr>
            <w:rFonts w:ascii="Calibri" w:eastAsia="Calibri" w:hAnsi="Calibri" w:cs="Times New Roman"/>
            <w:lang w:val="en-US"/>
          </w:rPr>
          <w:tab/>
          <w:t>n "When I lean over the counter towards him with a sly grin, Luka's face immediately turns bright red."</w:t>
        </w:r>
      </w:ins>
    </w:p>
    <w:p w14:paraId="5B922712" w14:textId="77777777" w:rsidR="00181FFC" w:rsidRPr="00181FFC" w:rsidRDefault="00181FFC" w:rsidP="00181FFC">
      <w:pPr>
        <w:spacing w:line="600" w:lineRule="auto"/>
        <w:jc w:val="left"/>
        <w:rPr>
          <w:ins w:id="17978" w:author="UTENTE" w:date="2020-06-30T19:00:00Z"/>
          <w:rFonts w:ascii="Calibri" w:eastAsia="Calibri" w:hAnsi="Calibri" w:cs="Times New Roman"/>
          <w:lang w:val="en-US"/>
        </w:rPr>
      </w:pPr>
      <w:ins w:id="17979" w:author="UTENTE" w:date="2020-06-30T19:00:00Z">
        <w:r w:rsidRPr="00181FFC">
          <w:rPr>
            <w:rFonts w:ascii="Calibri" w:eastAsia="Calibri" w:hAnsi="Calibri" w:cs="Times New Roman"/>
            <w:lang w:val="en-US"/>
          </w:rPr>
          <w:t>112.</w:t>
        </w:r>
        <w:r w:rsidRPr="00181FFC">
          <w:rPr>
            <w:rFonts w:ascii="Calibri" w:eastAsia="Calibri" w:hAnsi="Calibri" w:cs="Times New Roman"/>
            <w:lang w:val="en-US"/>
          </w:rPr>
          <w:tab/>
          <w:t>l "\"P-p-pervert! I'm not gonna drink that!\""</w:t>
        </w:r>
      </w:ins>
    </w:p>
    <w:p w14:paraId="10F1CDA3" w14:textId="77777777" w:rsidR="00181FFC" w:rsidRPr="00181FFC" w:rsidRDefault="00181FFC" w:rsidP="00181FFC">
      <w:pPr>
        <w:spacing w:line="600" w:lineRule="auto"/>
        <w:jc w:val="left"/>
        <w:rPr>
          <w:ins w:id="17980" w:author="UTENTE" w:date="2020-06-30T19:00:00Z"/>
          <w:rFonts w:ascii="Calibri" w:eastAsia="Calibri" w:hAnsi="Calibri" w:cs="Times New Roman"/>
          <w:lang w:val="en-US"/>
        </w:rPr>
      </w:pPr>
      <w:ins w:id="17981" w:author="UTENTE" w:date="2020-06-30T19:00:00Z">
        <w:r w:rsidRPr="00181FFC">
          <w:rPr>
            <w:rFonts w:ascii="Calibri" w:eastAsia="Calibri" w:hAnsi="Calibri" w:cs="Times New Roman"/>
            <w:lang w:val="en-US"/>
          </w:rPr>
          <w:t>113.</w:t>
        </w:r>
        <w:r w:rsidRPr="00181FFC">
          <w:rPr>
            <w:rFonts w:ascii="Calibri" w:eastAsia="Calibri" w:hAnsi="Calibri" w:cs="Times New Roman"/>
            <w:lang w:val="en-US"/>
          </w:rPr>
          <w:tab/>
          <w:t>n "…It's hard not to laugh at how comically flustered he gets."</w:t>
        </w:r>
      </w:ins>
    </w:p>
    <w:p w14:paraId="276A8F81" w14:textId="77777777" w:rsidR="00181FFC" w:rsidRPr="00181FFC" w:rsidRDefault="00181FFC" w:rsidP="00181FFC">
      <w:pPr>
        <w:spacing w:line="600" w:lineRule="auto"/>
        <w:jc w:val="left"/>
        <w:rPr>
          <w:ins w:id="17982" w:author="UTENTE" w:date="2020-06-30T19:00:00Z"/>
          <w:rFonts w:ascii="Calibri" w:eastAsia="Calibri" w:hAnsi="Calibri" w:cs="Times New Roman"/>
          <w:lang w:val="en-US"/>
        </w:rPr>
      </w:pPr>
      <w:ins w:id="17983" w:author="UTENTE" w:date="2020-06-30T19:00:00Z">
        <w:r w:rsidRPr="00181FFC">
          <w:rPr>
            <w:rFonts w:ascii="Calibri" w:eastAsia="Calibri" w:hAnsi="Calibri" w:cs="Times New Roman"/>
            <w:lang w:val="en-US"/>
          </w:rPr>
          <w:t>114.</w:t>
        </w:r>
        <w:r w:rsidRPr="00181FFC">
          <w:rPr>
            <w:rFonts w:ascii="Calibri" w:eastAsia="Calibri" w:hAnsi="Calibri" w:cs="Times New Roman"/>
            <w:lang w:val="en-US"/>
          </w:rPr>
          <w:tab/>
          <w:t>n "Snickering to myself, I shake my head, figuring I should probably return to the main subject."</w:t>
        </w:r>
      </w:ins>
    </w:p>
    <w:p w14:paraId="3E0FFE90" w14:textId="77777777" w:rsidR="00181FFC" w:rsidRPr="00181FFC" w:rsidRDefault="00181FFC" w:rsidP="00181FFC">
      <w:pPr>
        <w:spacing w:line="600" w:lineRule="auto"/>
        <w:jc w:val="left"/>
        <w:rPr>
          <w:ins w:id="17984" w:author="UTENTE" w:date="2020-06-30T19:00:00Z"/>
          <w:rFonts w:ascii="Calibri" w:eastAsia="Calibri" w:hAnsi="Calibri" w:cs="Times New Roman"/>
          <w:lang w:val="en-US"/>
        </w:rPr>
      </w:pPr>
      <w:ins w:id="17985" w:author="UTENTE" w:date="2020-06-30T19:00:00Z">
        <w:r w:rsidRPr="00181FFC">
          <w:rPr>
            <w:rFonts w:ascii="Calibri" w:eastAsia="Calibri" w:hAnsi="Calibri" w:cs="Times New Roman"/>
            <w:lang w:val="en-US"/>
          </w:rPr>
          <w:t>115.</w:t>
        </w:r>
        <w:r w:rsidRPr="00181FFC">
          <w:rPr>
            <w:rFonts w:ascii="Calibri" w:eastAsia="Calibri" w:hAnsi="Calibri" w:cs="Times New Roman"/>
            <w:lang w:val="en-US"/>
          </w:rPr>
          <w:tab/>
          <w:t>n "After all, if I tease him too much, he might just turn tail and run out of the diner."</w:t>
        </w:r>
      </w:ins>
    </w:p>
    <w:p w14:paraId="06A5A4B8" w14:textId="77777777" w:rsidR="00181FFC" w:rsidRPr="00181FFC" w:rsidRDefault="00181FFC" w:rsidP="00181FFC">
      <w:pPr>
        <w:spacing w:line="600" w:lineRule="auto"/>
        <w:jc w:val="left"/>
        <w:rPr>
          <w:ins w:id="17986" w:author="UTENTE" w:date="2020-06-30T19:00:00Z"/>
          <w:rFonts w:ascii="Calibri" w:eastAsia="Calibri" w:hAnsi="Calibri" w:cs="Times New Roman"/>
          <w:lang w:val="en-US"/>
        </w:rPr>
      </w:pPr>
      <w:ins w:id="17987" w:author="UTENTE" w:date="2020-06-30T19:00:00Z">
        <w:r w:rsidRPr="00181FFC">
          <w:rPr>
            <w:rFonts w:ascii="Calibri" w:eastAsia="Calibri" w:hAnsi="Calibri" w:cs="Times New Roman"/>
            <w:lang w:val="en-US"/>
          </w:rPr>
          <w:t>116.</w:t>
        </w:r>
        <w:r w:rsidRPr="00181FFC">
          <w:rPr>
            <w:rFonts w:ascii="Calibri" w:eastAsia="Calibri" w:hAnsi="Calibri" w:cs="Times New Roman"/>
            <w:lang w:val="en-US"/>
          </w:rPr>
          <w:tab/>
          <w:t>n "…I might as well stay on subject. He probably won't answer any personal questions, anyway."</w:t>
        </w:r>
      </w:ins>
    </w:p>
    <w:p w14:paraId="1BACE87C" w14:textId="77777777" w:rsidR="00181FFC" w:rsidRPr="00181FFC" w:rsidRDefault="00181FFC" w:rsidP="00181FFC">
      <w:pPr>
        <w:spacing w:line="600" w:lineRule="auto"/>
        <w:jc w:val="left"/>
        <w:rPr>
          <w:ins w:id="17988" w:author="UTENTE" w:date="2020-06-30T19:00:00Z"/>
          <w:rFonts w:ascii="Calibri" w:eastAsia="Calibri" w:hAnsi="Calibri" w:cs="Times New Roman"/>
          <w:lang w:val="en-US"/>
        </w:rPr>
      </w:pPr>
      <w:ins w:id="17989" w:author="UTENTE" w:date="2020-06-30T19:00:00Z">
        <w:r w:rsidRPr="00181FFC">
          <w:rPr>
            <w:rFonts w:ascii="Calibri" w:eastAsia="Calibri" w:hAnsi="Calibri" w:cs="Times New Roman"/>
            <w:lang w:val="en-US"/>
          </w:rPr>
          <w:t>117.</w:t>
        </w:r>
        <w:r w:rsidRPr="00181FFC">
          <w:rPr>
            <w:rFonts w:ascii="Calibri" w:eastAsia="Calibri" w:hAnsi="Calibri" w:cs="Times New Roman"/>
            <w:lang w:val="en-US"/>
          </w:rPr>
          <w:tab/>
          <w:t>mc "\"Well, is there anything else I need to know to stay safe from vampires?\""</w:t>
        </w:r>
        <w:r w:rsidRPr="00181FFC">
          <w:rPr>
            <w:rFonts w:ascii="Calibri" w:eastAsia="Calibri" w:hAnsi="Calibri" w:cs="Times New Roman"/>
            <w:lang w:val="en-US"/>
          </w:rPr>
          <w:br w:type="page"/>
        </w:r>
      </w:ins>
    </w:p>
    <w:p w14:paraId="535F9504" w14:textId="77777777" w:rsidR="00181FFC" w:rsidRPr="00181FFC" w:rsidRDefault="00181FFC" w:rsidP="00181FFC">
      <w:pPr>
        <w:spacing w:line="600" w:lineRule="auto"/>
        <w:jc w:val="left"/>
        <w:rPr>
          <w:ins w:id="17990" w:author="UTENTE" w:date="2020-06-30T19:00:00Z"/>
          <w:rFonts w:ascii="Calibri" w:eastAsia="Calibri" w:hAnsi="Calibri" w:cs="Times New Roman"/>
        </w:rPr>
      </w:pPr>
      <w:ins w:id="17991" w:author="UTENTE" w:date="2020-06-30T19:00:00Z">
        <w:r w:rsidRPr="00181FFC">
          <w:rPr>
            <w:rFonts w:ascii="Calibri" w:eastAsia="Calibri" w:hAnsi="Calibri" w:cs="Times New Roman"/>
          </w:rPr>
          <w:lastRenderedPageBreak/>
          <w:t>104.</w:t>
        </w:r>
        <w:r w:rsidRPr="00181FFC">
          <w:rPr>
            <w:rFonts w:ascii="Calibri" w:eastAsia="Calibri" w:hAnsi="Calibri" w:cs="Times New Roman"/>
          </w:rPr>
          <w:tab/>
          <w:t>n "Facendogli l'occhiolino, afferro il suo bicchiere e lo porto al distributore delle bevande, versandoci dentro un paio di sapori diversi."</w:t>
        </w:r>
      </w:ins>
    </w:p>
    <w:p w14:paraId="14E4AE98" w14:textId="77777777" w:rsidR="00181FFC" w:rsidRPr="00181FFC" w:rsidRDefault="00181FFC" w:rsidP="00181FFC">
      <w:pPr>
        <w:spacing w:line="600" w:lineRule="auto"/>
        <w:jc w:val="left"/>
        <w:rPr>
          <w:ins w:id="17992" w:author="UTENTE" w:date="2020-06-30T19:00:00Z"/>
          <w:rFonts w:ascii="Calibri" w:eastAsia="Calibri" w:hAnsi="Calibri" w:cs="Times New Roman"/>
        </w:rPr>
      </w:pPr>
      <w:ins w:id="17993" w:author="UTENTE" w:date="2020-06-30T19:00:00Z">
        <w:r w:rsidRPr="00181FFC">
          <w:rPr>
            <w:rFonts w:ascii="Calibri" w:eastAsia="Calibri" w:hAnsi="Calibri" w:cs="Times New Roman"/>
          </w:rPr>
          <w:t>105.</w:t>
        </w:r>
        <w:r w:rsidRPr="00181FFC">
          <w:rPr>
            <w:rFonts w:ascii="Calibri" w:eastAsia="Calibri" w:hAnsi="Calibri" w:cs="Times New Roman"/>
          </w:rPr>
          <w:tab/>
          <w:t>l "\"Mi chiederai dei soldi per questa roba?\""</w:t>
        </w:r>
      </w:ins>
    </w:p>
    <w:p w14:paraId="240AC587" w14:textId="77777777" w:rsidR="00181FFC" w:rsidRPr="00181FFC" w:rsidRDefault="00181FFC" w:rsidP="00181FFC">
      <w:pPr>
        <w:spacing w:line="600" w:lineRule="auto"/>
        <w:jc w:val="left"/>
        <w:rPr>
          <w:ins w:id="17994" w:author="UTENTE" w:date="2020-06-30T19:00:00Z"/>
          <w:rFonts w:ascii="Calibri" w:eastAsia="Calibri" w:hAnsi="Calibri" w:cs="Times New Roman"/>
        </w:rPr>
      </w:pPr>
      <w:ins w:id="17995" w:author="UTENTE" w:date="2020-06-30T19:00:00Z">
        <w:r w:rsidRPr="00181FFC">
          <w:rPr>
            <w:rFonts w:ascii="Calibri" w:eastAsia="Calibri" w:hAnsi="Calibri" w:cs="Times New Roman"/>
          </w:rPr>
          <w:t>106.</w:t>
        </w:r>
        <w:r w:rsidRPr="00181FFC">
          <w:rPr>
            <w:rFonts w:ascii="Calibri" w:eastAsia="Calibri" w:hAnsi="Calibri" w:cs="Times New Roman"/>
          </w:rPr>
          <w:tab/>
          <w:t>mcp "\"Certo che no. Offre la casa!\""</w:t>
        </w:r>
      </w:ins>
    </w:p>
    <w:p w14:paraId="4C488A62" w14:textId="77777777" w:rsidR="00181FFC" w:rsidRPr="00181FFC" w:rsidRDefault="00181FFC" w:rsidP="00181FFC">
      <w:pPr>
        <w:spacing w:line="600" w:lineRule="auto"/>
        <w:jc w:val="left"/>
        <w:rPr>
          <w:ins w:id="17996" w:author="UTENTE" w:date="2020-06-30T19:00:00Z"/>
          <w:rFonts w:ascii="Calibri" w:eastAsia="Calibri" w:hAnsi="Calibri" w:cs="Times New Roman"/>
        </w:rPr>
      </w:pPr>
      <w:ins w:id="17997" w:author="UTENTE" w:date="2020-06-30T19:00:00Z">
        <w:r w:rsidRPr="00181FFC">
          <w:rPr>
            <w:rFonts w:ascii="Calibri" w:eastAsia="Calibri" w:hAnsi="Calibri" w:cs="Times New Roman"/>
          </w:rPr>
          <w:t>107.</w:t>
        </w:r>
        <w:r w:rsidRPr="00181FFC">
          <w:rPr>
            <w:rFonts w:ascii="Calibri" w:eastAsia="Calibri" w:hAnsi="Calibri" w:cs="Times New Roman"/>
          </w:rPr>
          <w:tab/>
          <w:t>mcp "\"Anche se…\""</w:t>
        </w:r>
      </w:ins>
    </w:p>
    <w:p w14:paraId="15F1B03D" w14:textId="77777777" w:rsidR="00181FFC" w:rsidRPr="00181FFC" w:rsidRDefault="00181FFC" w:rsidP="00181FFC">
      <w:pPr>
        <w:spacing w:line="600" w:lineRule="auto"/>
        <w:jc w:val="left"/>
        <w:rPr>
          <w:ins w:id="17998" w:author="UTENTE" w:date="2020-06-30T19:00:00Z"/>
          <w:rFonts w:ascii="Calibri" w:eastAsia="Calibri" w:hAnsi="Calibri" w:cs="Times New Roman"/>
        </w:rPr>
      </w:pPr>
      <w:ins w:id="17999" w:author="UTENTE" w:date="2020-06-30T19:00:00Z">
        <w:r w:rsidRPr="00181FFC">
          <w:rPr>
            <w:rFonts w:ascii="Calibri" w:eastAsia="Calibri" w:hAnsi="Calibri" w:cs="Times New Roman"/>
          </w:rPr>
          <w:t>108.</w:t>
        </w:r>
        <w:r w:rsidRPr="00181FFC">
          <w:rPr>
            <w:rFonts w:ascii="Calibri" w:eastAsia="Calibri" w:hAnsi="Calibri" w:cs="Times New Roman"/>
          </w:rPr>
          <w:tab/>
          <w:t>n "Un improvviso istinto malvagio mi sovviene e sorrido a Luka, mentre gli rimetto il bicchiere davanti."</w:t>
        </w:r>
      </w:ins>
    </w:p>
    <w:p w14:paraId="7402D771" w14:textId="77777777" w:rsidR="00181FFC" w:rsidRPr="00181FFC" w:rsidRDefault="00181FFC" w:rsidP="00181FFC">
      <w:pPr>
        <w:spacing w:line="600" w:lineRule="auto"/>
        <w:jc w:val="left"/>
        <w:rPr>
          <w:ins w:id="18000" w:author="UTENTE" w:date="2020-06-30T19:00:00Z"/>
          <w:rFonts w:ascii="Calibri" w:eastAsia="Calibri" w:hAnsi="Calibri" w:cs="Times New Roman"/>
        </w:rPr>
      </w:pPr>
      <w:ins w:id="18001" w:author="UTENTE" w:date="2020-06-30T19:00:00Z">
        <w:r w:rsidRPr="00181FFC">
          <w:rPr>
            <w:rFonts w:ascii="Calibri" w:eastAsia="Calibri" w:hAnsi="Calibri" w:cs="Times New Roman"/>
          </w:rPr>
          <w:t>109.</w:t>
        </w:r>
        <w:r w:rsidRPr="00181FFC">
          <w:rPr>
            <w:rFonts w:ascii="Calibri" w:eastAsia="Calibri" w:hAnsi="Calibri" w:cs="Times New Roman"/>
          </w:rPr>
          <w:tab/>
          <w:t>mc "\"Accetto un'altra forma di pagamento, se vuoi~\""</w:t>
        </w:r>
      </w:ins>
    </w:p>
    <w:p w14:paraId="2C100E9A" w14:textId="77777777" w:rsidR="00181FFC" w:rsidRPr="00181FFC" w:rsidRDefault="00181FFC" w:rsidP="00181FFC">
      <w:pPr>
        <w:spacing w:line="600" w:lineRule="auto"/>
        <w:jc w:val="left"/>
        <w:rPr>
          <w:ins w:id="18002" w:author="UTENTE" w:date="2020-06-30T19:00:00Z"/>
          <w:rFonts w:ascii="Calibri" w:eastAsia="Calibri" w:hAnsi="Calibri" w:cs="Times New Roman"/>
        </w:rPr>
      </w:pPr>
      <w:ins w:id="18003" w:author="UTENTE" w:date="2020-06-30T19:00:00Z">
        <w:r w:rsidRPr="00181FFC">
          <w:rPr>
            <w:rFonts w:ascii="Calibri" w:eastAsia="Calibri" w:hAnsi="Calibri" w:cs="Times New Roman"/>
          </w:rPr>
          <w:t>110.</w:t>
        </w:r>
        <w:r w:rsidRPr="00181FFC">
          <w:rPr>
            <w:rFonts w:ascii="Calibri" w:eastAsia="Calibri" w:hAnsi="Calibri" w:cs="Times New Roman"/>
          </w:rPr>
          <w:tab/>
          <w:t>l "\"…!\""</w:t>
        </w:r>
      </w:ins>
    </w:p>
    <w:p w14:paraId="7F0CE9DB" w14:textId="77777777" w:rsidR="00181FFC" w:rsidRPr="00181FFC" w:rsidRDefault="00181FFC" w:rsidP="00181FFC">
      <w:pPr>
        <w:spacing w:line="600" w:lineRule="auto"/>
        <w:jc w:val="left"/>
        <w:rPr>
          <w:ins w:id="18004" w:author="UTENTE" w:date="2020-06-30T19:00:00Z"/>
          <w:rFonts w:ascii="Calibri" w:eastAsia="Calibri" w:hAnsi="Calibri" w:cs="Times New Roman"/>
        </w:rPr>
      </w:pPr>
      <w:ins w:id="18005" w:author="UTENTE" w:date="2020-06-30T19:00:00Z">
        <w:r w:rsidRPr="00181FFC">
          <w:rPr>
            <w:rFonts w:ascii="Calibri" w:eastAsia="Calibri" w:hAnsi="Calibri" w:cs="Times New Roman"/>
          </w:rPr>
          <w:t>111.</w:t>
        </w:r>
        <w:r w:rsidRPr="00181FFC">
          <w:rPr>
            <w:rFonts w:ascii="Calibri" w:eastAsia="Calibri" w:hAnsi="Calibri" w:cs="Times New Roman"/>
          </w:rPr>
          <w:tab/>
          <w:t>n "Quando mi appoggio al bancone con un sorrisetto malizioso, la faccia di Luka diventa immediatamente rossa come un peperone."</w:t>
        </w:r>
      </w:ins>
    </w:p>
    <w:p w14:paraId="2D747471" w14:textId="77777777" w:rsidR="00181FFC" w:rsidRPr="00181FFC" w:rsidRDefault="00181FFC" w:rsidP="00181FFC">
      <w:pPr>
        <w:spacing w:line="600" w:lineRule="auto"/>
        <w:jc w:val="left"/>
        <w:rPr>
          <w:ins w:id="18006" w:author="UTENTE" w:date="2020-06-30T19:00:00Z"/>
          <w:rFonts w:ascii="Calibri" w:eastAsia="Calibri" w:hAnsi="Calibri" w:cs="Times New Roman"/>
        </w:rPr>
      </w:pPr>
      <w:ins w:id="18007" w:author="UTENTE" w:date="2020-06-30T19:00:00Z">
        <w:r w:rsidRPr="00181FFC">
          <w:rPr>
            <w:rFonts w:ascii="Calibri" w:eastAsia="Calibri" w:hAnsi="Calibri" w:cs="Times New Roman"/>
          </w:rPr>
          <w:t>112.</w:t>
        </w:r>
        <w:r w:rsidRPr="00181FFC">
          <w:rPr>
            <w:rFonts w:ascii="Calibri" w:eastAsia="Calibri" w:hAnsi="Calibri" w:cs="Times New Roman"/>
          </w:rPr>
          <w:tab/>
          <w:t>l "\"P-p-pervertito! Non lo voglio più bere!\""</w:t>
        </w:r>
      </w:ins>
    </w:p>
    <w:p w14:paraId="67A3CC85" w14:textId="77777777" w:rsidR="00181FFC" w:rsidRPr="00181FFC" w:rsidRDefault="00181FFC" w:rsidP="00181FFC">
      <w:pPr>
        <w:spacing w:line="600" w:lineRule="auto"/>
        <w:jc w:val="left"/>
        <w:rPr>
          <w:ins w:id="18008" w:author="UTENTE" w:date="2020-06-30T19:00:00Z"/>
          <w:rFonts w:ascii="Calibri" w:eastAsia="Calibri" w:hAnsi="Calibri" w:cs="Times New Roman"/>
        </w:rPr>
      </w:pPr>
      <w:ins w:id="18009" w:author="UTENTE" w:date="2020-06-30T19:00:00Z">
        <w:r w:rsidRPr="00181FFC">
          <w:rPr>
            <w:rFonts w:ascii="Calibri" w:eastAsia="Calibri" w:hAnsi="Calibri" w:cs="Times New Roman"/>
          </w:rPr>
          <w:t>113.</w:t>
        </w:r>
        <w:r w:rsidRPr="00181FFC">
          <w:rPr>
            <w:rFonts w:ascii="Calibri" w:eastAsia="Calibri" w:hAnsi="Calibri" w:cs="Times New Roman"/>
          </w:rPr>
          <w:tab/>
          <w:t>n "…È difficile non scoppiare a ridere vedendo quanto si agita."</w:t>
        </w:r>
      </w:ins>
    </w:p>
    <w:p w14:paraId="11E9F05F" w14:textId="77777777" w:rsidR="00181FFC" w:rsidRPr="00181FFC" w:rsidRDefault="00181FFC" w:rsidP="00181FFC">
      <w:pPr>
        <w:spacing w:line="600" w:lineRule="auto"/>
        <w:jc w:val="left"/>
        <w:rPr>
          <w:ins w:id="18010" w:author="UTENTE" w:date="2020-06-30T19:00:00Z"/>
          <w:rFonts w:ascii="Calibri" w:eastAsia="Calibri" w:hAnsi="Calibri" w:cs="Times New Roman"/>
        </w:rPr>
      </w:pPr>
      <w:ins w:id="18011" w:author="UTENTE" w:date="2020-06-30T19:00:00Z">
        <w:r w:rsidRPr="00181FFC">
          <w:rPr>
            <w:rFonts w:ascii="Calibri" w:eastAsia="Calibri" w:hAnsi="Calibri" w:cs="Times New Roman"/>
          </w:rPr>
          <w:t>114.</w:t>
        </w:r>
        <w:r w:rsidRPr="00181FFC">
          <w:rPr>
            <w:rFonts w:ascii="Calibri" w:eastAsia="Calibri" w:hAnsi="Calibri" w:cs="Times New Roman"/>
          </w:rPr>
          <w:tab/>
          <w:t>n "Ridacchiando sotto i baffi, scuoto la testa, pensando sia il caso di tornare alle questioni importanti."</w:t>
        </w:r>
      </w:ins>
    </w:p>
    <w:p w14:paraId="56B72F1F" w14:textId="77777777" w:rsidR="00181FFC" w:rsidRPr="00181FFC" w:rsidRDefault="00181FFC" w:rsidP="00181FFC">
      <w:pPr>
        <w:spacing w:line="600" w:lineRule="auto"/>
        <w:jc w:val="left"/>
        <w:rPr>
          <w:ins w:id="18012" w:author="UTENTE" w:date="2020-06-30T19:00:00Z"/>
          <w:rFonts w:ascii="Calibri" w:eastAsia="Calibri" w:hAnsi="Calibri" w:cs="Times New Roman"/>
        </w:rPr>
      </w:pPr>
      <w:ins w:id="18013" w:author="UTENTE" w:date="2020-06-30T19:00:00Z">
        <w:r w:rsidRPr="00181FFC">
          <w:rPr>
            <w:rFonts w:ascii="Calibri" w:eastAsia="Calibri" w:hAnsi="Calibri" w:cs="Times New Roman"/>
          </w:rPr>
          <w:t>115.</w:t>
        </w:r>
        <w:r w:rsidRPr="00181FFC">
          <w:rPr>
            <w:rFonts w:ascii="Calibri" w:eastAsia="Calibri" w:hAnsi="Calibri" w:cs="Times New Roman"/>
          </w:rPr>
          <w:tab/>
          <w:t>n "Dopotutto, se lo stuzzico troppo, potrebbe semplicemente girare i tacchi e scappare dal locale."</w:t>
        </w:r>
      </w:ins>
    </w:p>
    <w:p w14:paraId="4C97A475" w14:textId="77777777" w:rsidR="00181FFC" w:rsidRPr="00181FFC" w:rsidRDefault="00181FFC" w:rsidP="00181FFC">
      <w:pPr>
        <w:spacing w:line="600" w:lineRule="auto"/>
        <w:jc w:val="left"/>
        <w:rPr>
          <w:ins w:id="18014" w:author="UTENTE" w:date="2020-06-30T19:00:00Z"/>
          <w:rFonts w:ascii="Calibri" w:eastAsia="Calibri" w:hAnsi="Calibri" w:cs="Times New Roman"/>
        </w:rPr>
      </w:pPr>
      <w:ins w:id="18015" w:author="UTENTE" w:date="2020-06-30T19:00:00Z">
        <w:r w:rsidRPr="00181FFC">
          <w:rPr>
            <w:rFonts w:ascii="Calibri" w:eastAsia="Calibri" w:hAnsi="Calibri" w:cs="Times New Roman"/>
          </w:rPr>
          <w:t>116.</w:t>
        </w:r>
        <w:r w:rsidRPr="00181FFC">
          <w:rPr>
            <w:rFonts w:ascii="Calibri" w:eastAsia="Calibri" w:hAnsi="Calibri" w:cs="Times New Roman"/>
          </w:rPr>
          <w:tab/>
          <w:t>n "…Meglio rimanere sulle questioni importanti. Probabilmente, non risponderebbe comunque a domande personali."</w:t>
        </w:r>
      </w:ins>
    </w:p>
    <w:p w14:paraId="708D016E" w14:textId="77777777" w:rsidR="00181FFC" w:rsidRPr="00181FFC" w:rsidRDefault="00181FFC" w:rsidP="00181FFC">
      <w:pPr>
        <w:spacing w:line="600" w:lineRule="auto"/>
        <w:jc w:val="left"/>
        <w:rPr>
          <w:ins w:id="18016" w:author="UTENTE" w:date="2020-06-30T19:00:00Z"/>
          <w:rFonts w:ascii="Calibri" w:eastAsia="Calibri" w:hAnsi="Calibri" w:cs="Times New Roman"/>
        </w:rPr>
      </w:pPr>
      <w:ins w:id="18017" w:author="UTENTE" w:date="2020-06-30T19:00:00Z">
        <w:r w:rsidRPr="00181FFC">
          <w:rPr>
            <w:rFonts w:ascii="Calibri" w:eastAsia="Calibri" w:hAnsi="Calibri" w:cs="Times New Roman"/>
          </w:rPr>
          <w:t>117.</w:t>
        </w:r>
        <w:r w:rsidRPr="00181FFC">
          <w:rPr>
            <w:rFonts w:ascii="Calibri" w:eastAsia="Calibri" w:hAnsi="Calibri" w:cs="Times New Roman"/>
          </w:rPr>
          <w:tab/>
          <w:t>mc "\"Beh, c'è altro che devo sapere per essere al sicuro dai vampiri?\""</w:t>
        </w:r>
        <w:r w:rsidRPr="00181FFC">
          <w:rPr>
            <w:rFonts w:ascii="Calibri" w:eastAsia="Calibri" w:hAnsi="Calibri" w:cs="Times New Roman"/>
          </w:rPr>
          <w:br w:type="page"/>
        </w:r>
      </w:ins>
    </w:p>
    <w:p w14:paraId="6C7CCC7F" w14:textId="77777777" w:rsidR="00181FFC" w:rsidRPr="00181FFC" w:rsidRDefault="00181FFC" w:rsidP="00181FFC">
      <w:pPr>
        <w:spacing w:line="600" w:lineRule="auto"/>
        <w:jc w:val="left"/>
        <w:rPr>
          <w:ins w:id="18018" w:author="UTENTE" w:date="2020-06-30T19:00:00Z"/>
          <w:rFonts w:ascii="Calibri" w:eastAsia="Calibri" w:hAnsi="Calibri" w:cs="Times New Roman"/>
          <w:lang w:val="en-US"/>
        </w:rPr>
      </w:pPr>
      <w:ins w:id="18019" w:author="UTENTE" w:date="2020-06-30T19:00:00Z">
        <w:r w:rsidRPr="00181FFC">
          <w:rPr>
            <w:rFonts w:ascii="Calibri" w:eastAsia="Calibri" w:hAnsi="Calibri" w:cs="Times New Roman"/>
            <w:lang w:val="en-US"/>
          </w:rPr>
          <w:lastRenderedPageBreak/>
          <w:t>118.</w:t>
        </w:r>
        <w:r w:rsidRPr="00181FFC">
          <w:rPr>
            <w:rFonts w:ascii="Calibri" w:eastAsia="Calibri" w:hAnsi="Calibri" w:cs="Times New Roman"/>
            <w:lang w:val="en-US"/>
          </w:rPr>
          <w:tab/>
          <w:t>mc "\"Should I stock up on garlic? Maybe buy one of those tacky cross necklaces?\""</w:t>
        </w:r>
      </w:ins>
    </w:p>
    <w:p w14:paraId="0ABE27F0" w14:textId="77777777" w:rsidR="00181FFC" w:rsidRPr="00181FFC" w:rsidRDefault="00181FFC" w:rsidP="00181FFC">
      <w:pPr>
        <w:spacing w:line="600" w:lineRule="auto"/>
        <w:jc w:val="left"/>
        <w:rPr>
          <w:ins w:id="18020" w:author="UTENTE" w:date="2020-06-30T19:00:00Z"/>
          <w:rFonts w:ascii="Calibri" w:eastAsia="Calibri" w:hAnsi="Calibri" w:cs="Times New Roman"/>
          <w:lang w:val="en-US"/>
        </w:rPr>
      </w:pPr>
      <w:ins w:id="18021" w:author="UTENTE" w:date="2020-06-30T19:00:00Z">
        <w:r w:rsidRPr="00181FFC">
          <w:rPr>
            <w:rFonts w:ascii="Calibri" w:eastAsia="Calibri" w:hAnsi="Calibri" w:cs="Times New Roman"/>
            <w:lang w:val="en-US"/>
          </w:rPr>
          <w:t>119.</w:t>
        </w:r>
        <w:r w:rsidRPr="00181FFC">
          <w:rPr>
            <w:rFonts w:ascii="Calibri" w:eastAsia="Calibri" w:hAnsi="Calibri" w:cs="Times New Roman"/>
            <w:lang w:val="en-US"/>
          </w:rPr>
          <w:tab/>
          <w:t>l "\"…Don't be an idiot. That stuff only works in movies.\""</w:t>
        </w:r>
      </w:ins>
    </w:p>
    <w:p w14:paraId="3C0EE925" w14:textId="77777777" w:rsidR="00181FFC" w:rsidRPr="00181FFC" w:rsidRDefault="00181FFC" w:rsidP="00181FFC">
      <w:pPr>
        <w:spacing w:line="600" w:lineRule="auto"/>
        <w:jc w:val="left"/>
        <w:rPr>
          <w:ins w:id="18022" w:author="UTENTE" w:date="2020-06-30T19:00:00Z"/>
          <w:rFonts w:ascii="Calibri" w:eastAsia="Calibri" w:hAnsi="Calibri" w:cs="Times New Roman"/>
          <w:lang w:val="en-US"/>
        </w:rPr>
      </w:pPr>
      <w:ins w:id="18023" w:author="UTENTE" w:date="2020-06-30T19:00:00Z">
        <w:r w:rsidRPr="00181FFC">
          <w:rPr>
            <w:rFonts w:ascii="Calibri" w:eastAsia="Calibri" w:hAnsi="Calibri" w:cs="Times New Roman"/>
            <w:lang w:val="en-US"/>
          </w:rPr>
          <w:t>120.</w:t>
        </w:r>
        <w:r w:rsidRPr="00181FFC">
          <w:rPr>
            <w:rFonts w:ascii="Calibri" w:eastAsia="Calibri" w:hAnsi="Calibri" w:cs="Times New Roman"/>
            <w:lang w:val="en-US"/>
          </w:rPr>
          <w:tab/>
          <w:t>n "Luka rolls his eyes at me, but a faint smile grows on his lips."</w:t>
        </w:r>
      </w:ins>
    </w:p>
    <w:p w14:paraId="23130ACF" w14:textId="77777777" w:rsidR="00181FFC" w:rsidRPr="00181FFC" w:rsidRDefault="00181FFC" w:rsidP="00181FFC">
      <w:pPr>
        <w:spacing w:line="600" w:lineRule="auto"/>
        <w:jc w:val="left"/>
        <w:rPr>
          <w:ins w:id="18024" w:author="UTENTE" w:date="2020-06-30T19:00:00Z"/>
          <w:rFonts w:ascii="Calibri" w:eastAsia="Calibri" w:hAnsi="Calibri" w:cs="Times New Roman"/>
          <w:lang w:val="en-US"/>
        </w:rPr>
      </w:pPr>
      <w:ins w:id="18025" w:author="UTENTE" w:date="2020-06-30T19:00:00Z">
        <w:r w:rsidRPr="00181FFC">
          <w:rPr>
            <w:rFonts w:ascii="Calibri" w:eastAsia="Calibri" w:hAnsi="Calibri" w:cs="Times New Roman"/>
            <w:lang w:val="en-US"/>
          </w:rPr>
          <w:t>121.</w:t>
        </w:r>
        <w:r w:rsidRPr="00181FFC">
          <w:rPr>
            <w:rFonts w:ascii="Calibri" w:eastAsia="Calibri" w:hAnsi="Calibri" w:cs="Times New Roman"/>
            <w:lang w:val="en-US"/>
          </w:rPr>
          <w:tab/>
          <w:t>l "\"I'd say get a gun, but you don't look like you can handle one.\""</w:t>
        </w:r>
      </w:ins>
    </w:p>
    <w:p w14:paraId="2C925CED" w14:textId="77777777" w:rsidR="00181FFC" w:rsidRPr="00181FFC" w:rsidRDefault="00181FFC" w:rsidP="00181FFC">
      <w:pPr>
        <w:spacing w:line="600" w:lineRule="auto"/>
        <w:jc w:val="left"/>
        <w:rPr>
          <w:ins w:id="18026" w:author="UTENTE" w:date="2020-06-30T19:00:00Z"/>
          <w:rFonts w:ascii="Calibri" w:eastAsia="Calibri" w:hAnsi="Calibri" w:cs="Times New Roman"/>
          <w:lang w:val="en-US"/>
        </w:rPr>
      </w:pPr>
      <w:ins w:id="18027" w:author="UTENTE" w:date="2020-06-30T19:00:00Z">
        <w:r w:rsidRPr="00181FFC">
          <w:rPr>
            <w:rFonts w:ascii="Calibri" w:eastAsia="Calibri" w:hAnsi="Calibri" w:cs="Times New Roman"/>
            <w:lang w:val="en-US"/>
          </w:rPr>
          <w:t>122.</w:t>
        </w:r>
        <w:r w:rsidRPr="00181FFC">
          <w:rPr>
            <w:rFonts w:ascii="Calibri" w:eastAsia="Calibri" w:hAnsi="Calibri" w:cs="Times New Roman"/>
            <w:lang w:val="en-US"/>
          </w:rPr>
          <w:tab/>
          <w:t>mc "\"Oh, and you can? The recoil would blow your tiny ass away.\""</w:t>
        </w:r>
      </w:ins>
    </w:p>
    <w:p w14:paraId="0603ACA5" w14:textId="77777777" w:rsidR="00181FFC" w:rsidRPr="00181FFC" w:rsidRDefault="00181FFC" w:rsidP="00181FFC">
      <w:pPr>
        <w:spacing w:line="600" w:lineRule="auto"/>
        <w:jc w:val="left"/>
        <w:rPr>
          <w:ins w:id="18028" w:author="UTENTE" w:date="2020-06-30T19:00:00Z"/>
          <w:rFonts w:ascii="Calibri" w:eastAsia="Calibri" w:hAnsi="Calibri" w:cs="Times New Roman"/>
          <w:lang w:val="en-US"/>
        </w:rPr>
      </w:pPr>
      <w:ins w:id="18029" w:author="UTENTE" w:date="2020-06-30T19:00:00Z">
        <w:r w:rsidRPr="00181FFC">
          <w:rPr>
            <w:rFonts w:ascii="Calibri" w:eastAsia="Calibri" w:hAnsi="Calibri" w:cs="Times New Roman"/>
            <w:lang w:val="en-US"/>
          </w:rPr>
          <w:t>123.</w:t>
        </w:r>
        <w:r w:rsidRPr="00181FFC">
          <w:rPr>
            <w:rFonts w:ascii="Calibri" w:eastAsia="Calibri" w:hAnsi="Calibri" w:cs="Times New Roman"/>
            <w:lang w:val="en-US"/>
          </w:rPr>
          <w:tab/>
          <w:t>l "\"Did you just call me tiny? I'm almost the same size as you, shithead!\""</w:t>
        </w:r>
      </w:ins>
    </w:p>
    <w:p w14:paraId="5602E06D" w14:textId="77777777" w:rsidR="00181FFC" w:rsidRPr="00181FFC" w:rsidRDefault="00181FFC" w:rsidP="00181FFC">
      <w:pPr>
        <w:spacing w:line="600" w:lineRule="auto"/>
        <w:jc w:val="left"/>
        <w:rPr>
          <w:ins w:id="18030" w:author="UTENTE" w:date="2020-06-30T19:00:00Z"/>
          <w:rFonts w:ascii="Calibri" w:eastAsia="Calibri" w:hAnsi="Calibri" w:cs="Times New Roman"/>
          <w:lang w:val="en-US"/>
        </w:rPr>
      </w:pPr>
      <w:ins w:id="18031" w:author="UTENTE" w:date="2020-06-30T19:00:00Z">
        <w:r w:rsidRPr="00181FFC">
          <w:rPr>
            <w:rFonts w:ascii="Calibri" w:eastAsia="Calibri" w:hAnsi="Calibri" w:cs="Times New Roman"/>
            <w:lang w:val="en-US"/>
          </w:rPr>
          <w:t>124.</w:t>
        </w:r>
        <w:r w:rsidRPr="00181FFC">
          <w:rPr>
            <w:rFonts w:ascii="Calibri" w:eastAsia="Calibri" w:hAnsi="Calibri" w:cs="Times New Roman"/>
            <w:lang w:val="en-US"/>
          </w:rPr>
          <w:tab/>
          <w:t>n "He flips his middle finger at me, sticking out his tongue."</w:t>
        </w:r>
      </w:ins>
    </w:p>
    <w:p w14:paraId="47688F10" w14:textId="77777777" w:rsidR="00181FFC" w:rsidRPr="00181FFC" w:rsidRDefault="00181FFC" w:rsidP="00181FFC">
      <w:pPr>
        <w:spacing w:line="600" w:lineRule="auto"/>
        <w:jc w:val="left"/>
        <w:rPr>
          <w:ins w:id="18032" w:author="UTENTE" w:date="2020-06-30T19:00:00Z"/>
          <w:rFonts w:ascii="Calibri" w:eastAsia="Calibri" w:hAnsi="Calibri" w:cs="Times New Roman"/>
          <w:lang w:val="en-US"/>
        </w:rPr>
      </w:pPr>
      <w:ins w:id="18033" w:author="UTENTE" w:date="2020-06-30T19:00:00Z">
        <w:r w:rsidRPr="00181FFC">
          <w:rPr>
            <w:rFonts w:ascii="Calibri" w:eastAsia="Calibri" w:hAnsi="Calibri" w:cs="Times New Roman"/>
            <w:lang w:val="en-US"/>
          </w:rPr>
          <w:t>125.</w:t>
        </w:r>
        <w:r w:rsidRPr="00181FFC">
          <w:rPr>
            <w:rFonts w:ascii="Calibri" w:eastAsia="Calibri" w:hAnsi="Calibri" w:cs="Times New Roman"/>
            <w:lang w:val="en-US"/>
          </w:rPr>
          <w:tab/>
          <w:t>n "An angry Luka reminds me of a feisty puppy, trying to nip at someone's heels."</w:t>
        </w:r>
      </w:ins>
    </w:p>
    <w:p w14:paraId="11452E02" w14:textId="77777777" w:rsidR="00181FFC" w:rsidRPr="00181FFC" w:rsidRDefault="00181FFC" w:rsidP="00181FFC">
      <w:pPr>
        <w:spacing w:line="600" w:lineRule="auto"/>
        <w:jc w:val="left"/>
        <w:rPr>
          <w:ins w:id="18034" w:author="UTENTE" w:date="2020-06-30T19:00:00Z"/>
          <w:rFonts w:ascii="Calibri" w:eastAsia="Calibri" w:hAnsi="Calibri" w:cs="Times New Roman"/>
          <w:lang w:val="en-US"/>
        </w:rPr>
      </w:pPr>
      <w:ins w:id="18035" w:author="UTENTE" w:date="2020-06-30T19:00:00Z">
        <w:r w:rsidRPr="00181FFC">
          <w:rPr>
            <w:rFonts w:ascii="Calibri" w:eastAsia="Calibri" w:hAnsi="Calibri" w:cs="Times New Roman"/>
            <w:lang w:val="en-US"/>
          </w:rPr>
          <w:t>126.</w:t>
        </w:r>
        <w:r w:rsidRPr="00181FFC">
          <w:rPr>
            <w:rFonts w:ascii="Calibri" w:eastAsia="Calibri" w:hAnsi="Calibri" w:cs="Times New Roman"/>
            <w:lang w:val="en-US"/>
          </w:rPr>
          <w:tab/>
          <w:t>mc "\"So what's my alternative?\""</w:t>
        </w:r>
      </w:ins>
    </w:p>
    <w:p w14:paraId="2602CA5C" w14:textId="77777777" w:rsidR="00181FFC" w:rsidRPr="00181FFC" w:rsidRDefault="00181FFC" w:rsidP="00181FFC">
      <w:pPr>
        <w:spacing w:line="600" w:lineRule="auto"/>
        <w:jc w:val="left"/>
        <w:rPr>
          <w:ins w:id="18036" w:author="UTENTE" w:date="2020-06-30T19:00:00Z"/>
          <w:rFonts w:ascii="Calibri" w:eastAsia="Calibri" w:hAnsi="Calibri" w:cs="Times New Roman"/>
          <w:lang w:val="en-US"/>
        </w:rPr>
      </w:pPr>
      <w:ins w:id="18037" w:author="UTENTE" w:date="2020-06-30T19:00:00Z">
        <w:r w:rsidRPr="00181FFC">
          <w:rPr>
            <w:rFonts w:ascii="Calibri" w:eastAsia="Calibri" w:hAnsi="Calibri" w:cs="Times New Roman"/>
            <w:lang w:val="en-US"/>
          </w:rPr>
          <w:t>127.</w:t>
        </w:r>
        <w:r w:rsidRPr="00181FFC">
          <w:rPr>
            <w:rFonts w:ascii="Calibri" w:eastAsia="Calibri" w:hAnsi="Calibri" w:cs="Times New Roman"/>
            <w:lang w:val="en-US"/>
          </w:rPr>
          <w:tab/>
          <w:t>mc "\"Relying on you, my knight in shining armor, to protect me?\""</w:t>
        </w:r>
      </w:ins>
    </w:p>
    <w:p w14:paraId="5419F7C6" w14:textId="77777777" w:rsidR="00181FFC" w:rsidRPr="00181FFC" w:rsidRDefault="00181FFC" w:rsidP="00181FFC">
      <w:pPr>
        <w:spacing w:line="600" w:lineRule="auto"/>
        <w:jc w:val="left"/>
        <w:rPr>
          <w:ins w:id="18038" w:author="UTENTE" w:date="2020-06-30T19:00:00Z"/>
          <w:rFonts w:ascii="Calibri" w:eastAsia="Calibri" w:hAnsi="Calibri" w:cs="Times New Roman"/>
          <w:lang w:val="en-US"/>
        </w:rPr>
      </w:pPr>
      <w:ins w:id="18039" w:author="UTENTE" w:date="2020-06-30T19:00:00Z">
        <w:r w:rsidRPr="00181FFC">
          <w:rPr>
            <w:rFonts w:ascii="Calibri" w:eastAsia="Calibri" w:hAnsi="Calibri" w:cs="Times New Roman"/>
            <w:lang w:val="en-US"/>
          </w:rPr>
          <w:t>128.</w:t>
        </w:r>
        <w:r w:rsidRPr="00181FFC">
          <w:rPr>
            <w:rFonts w:ascii="Calibri" w:eastAsia="Calibri" w:hAnsi="Calibri" w:cs="Times New Roman"/>
            <w:lang w:val="en-US"/>
          </w:rPr>
          <w:tab/>
          <w:t>l "\"…\""</w:t>
        </w:r>
      </w:ins>
    </w:p>
    <w:p w14:paraId="0343444B" w14:textId="77777777" w:rsidR="00181FFC" w:rsidRPr="00181FFC" w:rsidRDefault="00181FFC" w:rsidP="00181FFC">
      <w:pPr>
        <w:spacing w:line="600" w:lineRule="auto"/>
        <w:jc w:val="left"/>
        <w:rPr>
          <w:ins w:id="18040" w:author="UTENTE" w:date="2020-06-30T19:00:00Z"/>
          <w:rFonts w:ascii="Calibri" w:eastAsia="Calibri" w:hAnsi="Calibri" w:cs="Times New Roman"/>
          <w:lang w:val="en-US"/>
        </w:rPr>
      </w:pPr>
      <w:ins w:id="18041" w:author="UTENTE" w:date="2020-06-30T19:00:00Z">
        <w:r w:rsidRPr="00181FFC">
          <w:rPr>
            <w:rFonts w:ascii="Calibri" w:eastAsia="Calibri" w:hAnsi="Calibri" w:cs="Times New Roman"/>
            <w:lang w:val="en-US"/>
          </w:rPr>
          <w:t>129.</w:t>
        </w:r>
        <w:r w:rsidRPr="00181FFC">
          <w:rPr>
            <w:rFonts w:ascii="Calibri" w:eastAsia="Calibri" w:hAnsi="Calibri" w:cs="Times New Roman"/>
            <w:lang w:val="en-US"/>
          </w:rPr>
          <w:tab/>
          <w:t>n "Luka huffs quietly, but for a moment, he actually looks a little hurt.{w} Oops."</w:t>
        </w:r>
      </w:ins>
    </w:p>
    <w:p w14:paraId="469FB129" w14:textId="77777777" w:rsidR="00181FFC" w:rsidRPr="00181FFC" w:rsidRDefault="00181FFC" w:rsidP="00181FFC">
      <w:pPr>
        <w:spacing w:line="600" w:lineRule="auto"/>
        <w:jc w:val="left"/>
        <w:rPr>
          <w:ins w:id="18042" w:author="UTENTE" w:date="2020-06-30T19:00:00Z"/>
          <w:rFonts w:ascii="Calibri" w:eastAsia="Calibri" w:hAnsi="Calibri" w:cs="Times New Roman"/>
          <w:lang w:val="en-US"/>
        </w:rPr>
      </w:pPr>
      <w:ins w:id="18043" w:author="UTENTE" w:date="2020-06-30T19:00:00Z">
        <w:r w:rsidRPr="00181FFC">
          <w:rPr>
            <w:rFonts w:ascii="Calibri" w:eastAsia="Calibri" w:hAnsi="Calibri" w:cs="Times New Roman"/>
            <w:lang w:val="en-US"/>
          </w:rPr>
          <w:t>130.</w:t>
        </w:r>
        <w:r w:rsidRPr="00181FFC">
          <w:rPr>
            <w:rFonts w:ascii="Calibri" w:eastAsia="Calibri" w:hAnsi="Calibri" w:cs="Times New Roman"/>
            <w:lang w:val="en-US"/>
          </w:rPr>
          <w:tab/>
          <w:t>mc "\"So you're saying I'm screwed, then? No way to defend myself?\""</w:t>
        </w:r>
      </w:ins>
    </w:p>
    <w:p w14:paraId="775C4969" w14:textId="77777777" w:rsidR="00181FFC" w:rsidRPr="00181FFC" w:rsidRDefault="00181FFC" w:rsidP="00181FFC">
      <w:pPr>
        <w:spacing w:line="600" w:lineRule="auto"/>
        <w:jc w:val="left"/>
        <w:rPr>
          <w:ins w:id="18044" w:author="UTENTE" w:date="2020-06-30T19:00:00Z"/>
          <w:rFonts w:ascii="Calibri" w:eastAsia="Calibri" w:hAnsi="Calibri" w:cs="Times New Roman"/>
          <w:lang w:val="en-US"/>
        </w:rPr>
      </w:pPr>
      <w:ins w:id="18045" w:author="UTENTE" w:date="2020-06-30T19:00:00Z">
        <w:r w:rsidRPr="00181FFC">
          <w:rPr>
            <w:rFonts w:ascii="Calibri" w:eastAsia="Calibri" w:hAnsi="Calibri" w:cs="Times New Roman"/>
            <w:lang w:val="en-US"/>
          </w:rPr>
          <w:t>131.</w:t>
        </w:r>
        <w:r w:rsidRPr="00181FFC">
          <w:rPr>
            <w:rFonts w:ascii="Calibri" w:eastAsia="Calibri" w:hAnsi="Calibri" w:cs="Times New Roman"/>
            <w:lang w:val="en-US"/>
          </w:rPr>
          <w:tab/>
          <w:t>l "\"Well…\""</w:t>
        </w:r>
      </w:ins>
    </w:p>
    <w:p w14:paraId="2A7937FC" w14:textId="77777777" w:rsidR="00181FFC" w:rsidRPr="00181FFC" w:rsidRDefault="00181FFC" w:rsidP="00181FFC">
      <w:pPr>
        <w:spacing w:line="600" w:lineRule="auto"/>
        <w:jc w:val="left"/>
        <w:rPr>
          <w:ins w:id="18046" w:author="UTENTE" w:date="2020-06-30T19:00:00Z"/>
          <w:rFonts w:ascii="Calibri" w:eastAsia="Calibri" w:hAnsi="Calibri" w:cs="Times New Roman"/>
          <w:lang w:val="en-US"/>
        </w:rPr>
      </w:pPr>
      <w:ins w:id="18047" w:author="UTENTE" w:date="2020-06-30T19:00:00Z">
        <w:r w:rsidRPr="00181FFC">
          <w:rPr>
            <w:rFonts w:ascii="Calibri" w:eastAsia="Calibri" w:hAnsi="Calibri" w:cs="Times New Roman"/>
            <w:lang w:val="en-US"/>
          </w:rPr>
          <w:t>132.</w:t>
        </w:r>
        <w:r w:rsidRPr="00181FFC">
          <w:rPr>
            <w:rFonts w:ascii="Calibri" w:eastAsia="Calibri" w:hAnsi="Calibri" w:cs="Times New Roman"/>
            <w:lang w:val="en-US"/>
          </w:rPr>
          <w:tab/>
          <w:t>n "The blond hesitates, letting out a small sigh, his eyes flicking to one side."</w:t>
        </w:r>
      </w:ins>
    </w:p>
    <w:p w14:paraId="07657553" w14:textId="77777777" w:rsidR="00181FFC" w:rsidRPr="00181FFC" w:rsidRDefault="00181FFC" w:rsidP="00181FFC">
      <w:pPr>
        <w:spacing w:line="600" w:lineRule="auto"/>
        <w:jc w:val="left"/>
        <w:rPr>
          <w:ins w:id="18048" w:author="UTENTE" w:date="2020-06-30T19:00:00Z"/>
          <w:rFonts w:ascii="Calibri" w:eastAsia="Calibri" w:hAnsi="Calibri" w:cs="Times New Roman"/>
          <w:lang w:val="en-US"/>
        </w:rPr>
      </w:pPr>
      <w:ins w:id="18049" w:author="UTENTE" w:date="2020-06-30T19:00:00Z">
        <w:r w:rsidRPr="00181FFC">
          <w:rPr>
            <w:rFonts w:ascii="Calibri" w:eastAsia="Calibri" w:hAnsi="Calibri" w:cs="Times New Roman"/>
            <w:lang w:val="en-US"/>
          </w:rPr>
          <w:t>133.</w:t>
        </w:r>
        <w:r w:rsidRPr="00181FFC">
          <w:rPr>
            <w:rFonts w:ascii="Calibri" w:eastAsia="Calibri" w:hAnsi="Calibri" w:cs="Times New Roman"/>
            <w:lang w:val="en-US"/>
          </w:rPr>
          <w:tab/>
          <w:t>n "He looks like he's thinking pretty hard. {w}About what, I wonder?"</w:t>
        </w:r>
        <w:r w:rsidRPr="00181FFC">
          <w:rPr>
            <w:rFonts w:ascii="Calibri" w:eastAsia="Calibri" w:hAnsi="Calibri" w:cs="Times New Roman"/>
            <w:lang w:val="en-US"/>
          </w:rPr>
          <w:br w:type="page"/>
        </w:r>
      </w:ins>
    </w:p>
    <w:p w14:paraId="5A529C29" w14:textId="77777777" w:rsidR="00181FFC" w:rsidRPr="00181FFC" w:rsidRDefault="00181FFC" w:rsidP="00181FFC">
      <w:pPr>
        <w:spacing w:line="600" w:lineRule="auto"/>
        <w:jc w:val="left"/>
        <w:rPr>
          <w:ins w:id="18050" w:author="UTENTE" w:date="2020-06-30T19:00:00Z"/>
          <w:rFonts w:ascii="Calibri" w:eastAsia="Calibri" w:hAnsi="Calibri" w:cs="Times New Roman"/>
        </w:rPr>
      </w:pPr>
      <w:ins w:id="18051" w:author="UTENTE" w:date="2020-06-30T19:00:00Z">
        <w:r w:rsidRPr="00181FFC">
          <w:rPr>
            <w:rFonts w:ascii="Calibri" w:eastAsia="Calibri" w:hAnsi="Calibri" w:cs="Times New Roman"/>
          </w:rPr>
          <w:lastRenderedPageBreak/>
          <w:t>118.</w:t>
        </w:r>
        <w:r w:rsidRPr="00181FFC">
          <w:rPr>
            <w:rFonts w:ascii="Calibri" w:eastAsia="Calibri" w:hAnsi="Calibri" w:cs="Times New Roman"/>
          </w:rPr>
          <w:tab/>
          <w:t>mc "\"Devo fare scorta di aglio? Magari compare una di quelle collane con la croce super pacchiane.\""</w:t>
        </w:r>
      </w:ins>
    </w:p>
    <w:p w14:paraId="2E3DB4C6" w14:textId="77777777" w:rsidR="00181FFC" w:rsidRPr="00181FFC" w:rsidRDefault="00181FFC" w:rsidP="00181FFC">
      <w:pPr>
        <w:spacing w:line="600" w:lineRule="auto"/>
        <w:jc w:val="left"/>
        <w:rPr>
          <w:ins w:id="18052" w:author="UTENTE" w:date="2020-06-30T19:00:00Z"/>
          <w:rFonts w:ascii="Calibri" w:eastAsia="Calibri" w:hAnsi="Calibri" w:cs="Times New Roman"/>
        </w:rPr>
      </w:pPr>
      <w:ins w:id="18053" w:author="UTENTE" w:date="2020-06-30T19:00:00Z">
        <w:r w:rsidRPr="00181FFC">
          <w:rPr>
            <w:rFonts w:ascii="Calibri" w:eastAsia="Calibri" w:hAnsi="Calibri" w:cs="Times New Roman"/>
          </w:rPr>
          <w:t>119.</w:t>
        </w:r>
        <w:r w:rsidRPr="00181FFC">
          <w:rPr>
            <w:rFonts w:ascii="Calibri" w:eastAsia="Calibri" w:hAnsi="Calibri" w:cs="Times New Roman"/>
          </w:rPr>
          <w:tab/>
          <w:t>l "\"…Non essere stupido. Quella roba funziona solo nei film.\""</w:t>
        </w:r>
      </w:ins>
    </w:p>
    <w:p w14:paraId="104CEEA4" w14:textId="77777777" w:rsidR="00181FFC" w:rsidRPr="00181FFC" w:rsidRDefault="00181FFC" w:rsidP="00181FFC">
      <w:pPr>
        <w:spacing w:line="600" w:lineRule="auto"/>
        <w:jc w:val="left"/>
        <w:rPr>
          <w:ins w:id="18054" w:author="UTENTE" w:date="2020-06-30T19:00:00Z"/>
          <w:rFonts w:ascii="Calibri" w:eastAsia="Calibri" w:hAnsi="Calibri" w:cs="Times New Roman"/>
        </w:rPr>
      </w:pPr>
      <w:ins w:id="18055" w:author="UTENTE" w:date="2020-06-30T19:00:00Z">
        <w:r w:rsidRPr="00181FFC">
          <w:rPr>
            <w:rFonts w:ascii="Calibri" w:eastAsia="Calibri" w:hAnsi="Calibri" w:cs="Times New Roman"/>
          </w:rPr>
          <w:t>120.</w:t>
        </w:r>
        <w:r w:rsidRPr="00181FFC">
          <w:rPr>
            <w:rFonts w:ascii="Calibri" w:eastAsia="Calibri" w:hAnsi="Calibri" w:cs="Times New Roman"/>
          </w:rPr>
          <w:tab/>
          <w:t>n "Luka gira gli occhi al soffitto, ma un leggero sorriso gli si dipinge sul viso."</w:t>
        </w:r>
      </w:ins>
    </w:p>
    <w:p w14:paraId="726BD3D4" w14:textId="77777777" w:rsidR="00181FFC" w:rsidRPr="00181FFC" w:rsidRDefault="00181FFC" w:rsidP="00181FFC">
      <w:pPr>
        <w:spacing w:line="600" w:lineRule="auto"/>
        <w:jc w:val="left"/>
        <w:rPr>
          <w:ins w:id="18056" w:author="UTENTE" w:date="2020-06-30T19:00:00Z"/>
          <w:rFonts w:ascii="Calibri" w:eastAsia="Calibri" w:hAnsi="Calibri" w:cs="Times New Roman"/>
        </w:rPr>
      </w:pPr>
      <w:ins w:id="18057" w:author="UTENTE" w:date="2020-06-30T19:00:00Z">
        <w:r w:rsidRPr="00181FFC">
          <w:rPr>
            <w:rFonts w:ascii="Calibri" w:eastAsia="Calibri" w:hAnsi="Calibri" w:cs="Times New Roman"/>
          </w:rPr>
          <w:t>121.</w:t>
        </w:r>
        <w:r w:rsidRPr="00181FFC">
          <w:rPr>
            <w:rFonts w:ascii="Calibri" w:eastAsia="Calibri" w:hAnsi="Calibri" w:cs="Times New Roman"/>
          </w:rPr>
          <w:tab/>
          <w:t>l "\"Ti direi di procurarti una pistola, ma non sembri il tipo che sa maneggiarla.\""</w:t>
        </w:r>
      </w:ins>
    </w:p>
    <w:p w14:paraId="2DAA6C72" w14:textId="77777777" w:rsidR="00181FFC" w:rsidRPr="00181FFC" w:rsidRDefault="00181FFC" w:rsidP="00181FFC">
      <w:pPr>
        <w:spacing w:line="600" w:lineRule="auto"/>
        <w:jc w:val="left"/>
        <w:rPr>
          <w:ins w:id="18058" w:author="UTENTE" w:date="2020-06-30T19:00:00Z"/>
          <w:rFonts w:ascii="Calibri" w:eastAsia="Calibri" w:hAnsi="Calibri" w:cs="Times New Roman"/>
        </w:rPr>
      </w:pPr>
      <w:ins w:id="18059" w:author="UTENTE" w:date="2020-06-30T19:00:00Z">
        <w:r w:rsidRPr="00181FFC">
          <w:rPr>
            <w:rFonts w:ascii="Calibri" w:eastAsia="Calibri" w:hAnsi="Calibri" w:cs="Times New Roman"/>
          </w:rPr>
          <w:t>122.</w:t>
        </w:r>
        <w:r w:rsidRPr="00181FFC">
          <w:rPr>
            <w:rFonts w:ascii="Calibri" w:eastAsia="Calibri" w:hAnsi="Calibri" w:cs="Times New Roman"/>
          </w:rPr>
          <w:tab/>
          <w:t>mc "\"Oh, invece tu sì? Il rinculo dell'arma spazzerebbe via come una foglia.\""</w:t>
        </w:r>
      </w:ins>
    </w:p>
    <w:p w14:paraId="7E0F11C6" w14:textId="77777777" w:rsidR="00181FFC" w:rsidRPr="00181FFC" w:rsidRDefault="00181FFC" w:rsidP="00181FFC">
      <w:pPr>
        <w:spacing w:line="600" w:lineRule="auto"/>
        <w:jc w:val="left"/>
        <w:rPr>
          <w:ins w:id="18060" w:author="UTENTE" w:date="2020-06-30T19:00:00Z"/>
          <w:rFonts w:ascii="Calibri" w:eastAsia="Calibri" w:hAnsi="Calibri" w:cs="Times New Roman"/>
        </w:rPr>
      </w:pPr>
      <w:ins w:id="18061" w:author="UTENTE" w:date="2020-06-30T19:00:00Z">
        <w:r w:rsidRPr="00181FFC">
          <w:rPr>
            <w:rFonts w:ascii="Calibri" w:eastAsia="Calibri" w:hAnsi="Calibri" w:cs="Times New Roman"/>
          </w:rPr>
          <w:t>123.</w:t>
        </w:r>
        <w:r w:rsidRPr="00181FFC">
          <w:rPr>
            <w:rFonts w:ascii="Calibri" w:eastAsia="Calibri" w:hAnsi="Calibri" w:cs="Times New Roman"/>
          </w:rPr>
          <w:tab/>
          <w:t>l "\"Mi stai dicendo che sono piccolo? Sono quasi alto quanto te, stronzo!\""</w:t>
        </w:r>
      </w:ins>
    </w:p>
    <w:p w14:paraId="2329DA42" w14:textId="77777777" w:rsidR="00181FFC" w:rsidRPr="00181FFC" w:rsidRDefault="00181FFC" w:rsidP="00181FFC">
      <w:pPr>
        <w:spacing w:line="600" w:lineRule="auto"/>
        <w:jc w:val="left"/>
        <w:rPr>
          <w:ins w:id="18062" w:author="UTENTE" w:date="2020-06-30T19:00:00Z"/>
          <w:rFonts w:ascii="Calibri" w:eastAsia="Calibri" w:hAnsi="Calibri" w:cs="Times New Roman"/>
        </w:rPr>
      </w:pPr>
      <w:ins w:id="18063" w:author="UTENTE" w:date="2020-06-30T19:00:00Z">
        <w:r w:rsidRPr="00181FFC">
          <w:rPr>
            <w:rFonts w:ascii="Calibri" w:eastAsia="Calibri" w:hAnsi="Calibri" w:cs="Times New Roman"/>
          </w:rPr>
          <w:t>124.</w:t>
        </w:r>
        <w:r w:rsidRPr="00181FFC">
          <w:rPr>
            <w:rFonts w:ascii="Calibri" w:eastAsia="Calibri" w:hAnsi="Calibri" w:cs="Times New Roman"/>
          </w:rPr>
          <w:tab/>
          <w:t>n "Alza il dito medio verso di me, facendomi la linguaccia."</w:t>
        </w:r>
      </w:ins>
    </w:p>
    <w:p w14:paraId="17A6DD3C" w14:textId="77777777" w:rsidR="00181FFC" w:rsidRPr="00181FFC" w:rsidRDefault="00181FFC" w:rsidP="00181FFC">
      <w:pPr>
        <w:spacing w:line="600" w:lineRule="auto"/>
        <w:jc w:val="left"/>
        <w:rPr>
          <w:ins w:id="18064" w:author="UTENTE" w:date="2020-06-30T19:00:00Z"/>
          <w:rFonts w:ascii="Calibri" w:eastAsia="Calibri" w:hAnsi="Calibri" w:cs="Times New Roman"/>
        </w:rPr>
      </w:pPr>
      <w:ins w:id="18065" w:author="UTENTE" w:date="2020-06-30T19:00:00Z">
        <w:r w:rsidRPr="00181FFC">
          <w:rPr>
            <w:rFonts w:ascii="Calibri" w:eastAsia="Calibri" w:hAnsi="Calibri" w:cs="Times New Roman"/>
          </w:rPr>
          <w:t>125.</w:t>
        </w:r>
        <w:r w:rsidRPr="00181FFC">
          <w:rPr>
            <w:rFonts w:ascii="Calibri" w:eastAsia="Calibri" w:hAnsi="Calibri" w:cs="Times New Roman"/>
          </w:rPr>
          <w:tab/>
          <w:t>n "Luka arrabbiato mi ricorda un cucciolo esuberante che cerca di mordicchiare i talloni di qualcuno."</w:t>
        </w:r>
      </w:ins>
    </w:p>
    <w:p w14:paraId="778216AB" w14:textId="77777777" w:rsidR="00181FFC" w:rsidRPr="00181FFC" w:rsidRDefault="00181FFC" w:rsidP="00181FFC">
      <w:pPr>
        <w:spacing w:line="600" w:lineRule="auto"/>
        <w:jc w:val="left"/>
        <w:rPr>
          <w:ins w:id="18066" w:author="UTENTE" w:date="2020-06-30T19:00:00Z"/>
          <w:rFonts w:ascii="Calibri" w:eastAsia="Calibri" w:hAnsi="Calibri" w:cs="Times New Roman"/>
        </w:rPr>
      </w:pPr>
      <w:ins w:id="18067" w:author="UTENTE" w:date="2020-06-30T19:00:00Z">
        <w:r w:rsidRPr="00181FFC">
          <w:rPr>
            <w:rFonts w:ascii="Calibri" w:eastAsia="Calibri" w:hAnsi="Calibri" w:cs="Times New Roman"/>
          </w:rPr>
          <w:t>126.</w:t>
        </w:r>
        <w:r w:rsidRPr="00181FFC">
          <w:rPr>
            <w:rFonts w:ascii="Calibri" w:eastAsia="Calibri" w:hAnsi="Calibri" w:cs="Times New Roman"/>
          </w:rPr>
          <w:tab/>
          <w:t>mc "\"Allora quali sono le mie alternative?\""</w:t>
        </w:r>
      </w:ins>
    </w:p>
    <w:p w14:paraId="54AC9016" w14:textId="77777777" w:rsidR="00181FFC" w:rsidRPr="00181FFC" w:rsidRDefault="00181FFC" w:rsidP="00181FFC">
      <w:pPr>
        <w:spacing w:line="600" w:lineRule="auto"/>
        <w:jc w:val="left"/>
        <w:rPr>
          <w:ins w:id="18068" w:author="UTENTE" w:date="2020-06-30T19:00:00Z"/>
          <w:rFonts w:ascii="Calibri" w:eastAsia="Calibri" w:hAnsi="Calibri" w:cs="Times New Roman"/>
        </w:rPr>
      </w:pPr>
      <w:ins w:id="18069" w:author="UTENTE" w:date="2020-06-30T19:00:00Z">
        <w:r w:rsidRPr="00181FFC">
          <w:rPr>
            <w:rFonts w:ascii="Calibri" w:eastAsia="Calibri" w:hAnsi="Calibri" w:cs="Times New Roman"/>
          </w:rPr>
          <w:t>127.</w:t>
        </w:r>
        <w:r w:rsidRPr="00181FFC">
          <w:rPr>
            <w:rFonts w:ascii="Calibri" w:eastAsia="Calibri" w:hAnsi="Calibri" w:cs="Times New Roman"/>
          </w:rPr>
          <w:tab/>
          <w:t>mc "\"Affidarmi a te, mio cavaliere dall'armatura scintillante, e alla tua protezione?\""</w:t>
        </w:r>
      </w:ins>
    </w:p>
    <w:p w14:paraId="7B208078" w14:textId="77777777" w:rsidR="00181FFC" w:rsidRPr="00181FFC" w:rsidRDefault="00181FFC" w:rsidP="00181FFC">
      <w:pPr>
        <w:spacing w:line="600" w:lineRule="auto"/>
        <w:jc w:val="left"/>
        <w:rPr>
          <w:ins w:id="18070" w:author="UTENTE" w:date="2020-06-30T19:00:00Z"/>
          <w:rFonts w:ascii="Calibri" w:eastAsia="Calibri" w:hAnsi="Calibri" w:cs="Times New Roman"/>
        </w:rPr>
      </w:pPr>
      <w:ins w:id="18071" w:author="UTENTE" w:date="2020-06-30T19:00:00Z">
        <w:r w:rsidRPr="00181FFC">
          <w:rPr>
            <w:rFonts w:ascii="Calibri" w:eastAsia="Calibri" w:hAnsi="Calibri" w:cs="Times New Roman"/>
          </w:rPr>
          <w:t>128.</w:t>
        </w:r>
        <w:r w:rsidRPr="00181FFC">
          <w:rPr>
            <w:rFonts w:ascii="Calibri" w:eastAsia="Calibri" w:hAnsi="Calibri" w:cs="Times New Roman"/>
          </w:rPr>
          <w:tab/>
          <w:t>l "\"…\""</w:t>
        </w:r>
      </w:ins>
    </w:p>
    <w:p w14:paraId="28ED6BB0" w14:textId="77777777" w:rsidR="00181FFC" w:rsidRPr="00181FFC" w:rsidRDefault="00181FFC" w:rsidP="00181FFC">
      <w:pPr>
        <w:spacing w:line="600" w:lineRule="auto"/>
        <w:jc w:val="left"/>
        <w:rPr>
          <w:ins w:id="18072" w:author="UTENTE" w:date="2020-06-30T19:00:00Z"/>
          <w:rFonts w:ascii="Calibri" w:eastAsia="Calibri" w:hAnsi="Calibri" w:cs="Times New Roman"/>
        </w:rPr>
      </w:pPr>
      <w:ins w:id="18073" w:author="UTENTE" w:date="2020-06-30T19:00:00Z">
        <w:r w:rsidRPr="00181FFC">
          <w:rPr>
            <w:rFonts w:ascii="Calibri" w:eastAsia="Calibri" w:hAnsi="Calibri" w:cs="Times New Roman"/>
          </w:rPr>
          <w:t>129.</w:t>
        </w:r>
        <w:r w:rsidRPr="00181FFC">
          <w:rPr>
            <w:rFonts w:ascii="Calibri" w:eastAsia="Calibri" w:hAnsi="Calibri" w:cs="Times New Roman"/>
          </w:rPr>
          <w:tab/>
          <w:t>n "Luka sbuffa, ma per un secondo sembra davvero ferito.{w} Ops."</w:t>
        </w:r>
      </w:ins>
    </w:p>
    <w:p w14:paraId="37490E96" w14:textId="77777777" w:rsidR="00181FFC" w:rsidRPr="00181FFC" w:rsidRDefault="00181FFC" w:rsidP="00181FFC">
      <w:pPr>
        <w:spacing w:line="600" w:lineRule="auto"/>
        <w:jc w:val="left"/>
        <w:rPr>
          <w:ins w:id="18074" w:author="UTENTE" w:date="2020-06-30T19:00:00Z"/>
          <w:rFonts w:ascii="Calibri" w:eastAsia="Calibri" w:hAnsi="Calibri" w:cs="Times New Roman"/>
        </w:rPr>
      </w:pPr>
      <w:ins w:id="18075" w:author="UTENTE" w:date="2020-06-30T19:00:00Z">
        <w:r w:rsidRPr="00181FFC">
          <w:rPr>
            <w:rFonts w:ascii="Calibri" w:eastAsia="Calibri" w:hAnsi="Calibri" w:cs="Times New Roman"/>
          </w:rPr>
          <w:t>130.</w:t>
        </w:r>
        <w:r w:rsidRPr="00181FFC">
          <w:rPr>
            <w:rFonts w:ascii="Calibri" w:eastAsia="Calibri" w:hAnsi="Calibri" w:cs="Times New Roman"/>
          </w:rPr>
          <w:tab/>
          <w:t>mc "\"Quindi mi stai dicendo che sono fottuto? Non c'è modo di difendermi?\""</w:t>
        </w:r>
      </w:ins>
    </w:p>
    <w:p w14:paraId="08C16D8F" w14:textId="77777777" w:rsidR="00181FFC" w:rsidRPr="00181FFC" w:rsidRDefault="00181FFC" w:rsidP="00181FFC">
      <w:pPr>
        <w:spacing w:line="600" w:lineRule="auto"/>
        <w:jc w:val="left"/>
        <w:rPr>
          <w:ins w:id="18076" w:author="UTENTE" w:date="2020-06-30T19:00:00Z"/>
          <w:rFonts w:ascii="Calibri" w:eastAsia="Calibri" w:hAnsi="Calibri" w:cs="Times New Roman"/>
        </w:rPr>
      </w:pPr>
      <w:ins w:id="18077" w:author="UTENTE" w:date="2020-06-30T19:00:00Z">
        <w:r w:rsidRPr="00181FFC">
          <w:rPr>
            <w:rFonts w:ascii="Calibri" w:eastAsia="Calibri" w:hAnsi="Calibri" w:cs="Times New Roman"/>
          </w:rPr>
          <w:t>131.</w:t>
        </w:r>
        <w:r w:rsidRPr="00181FFC">
          <w:rPr>
            <w:rFonts w:ascii="Calibri" w:eastAsia="Calibri" w:hAnsi="Calibri" w:cs="Times New Roman"/>
          </w:rPr>
          <w:tab/>
          <w:t>l "\"Beh…\""</w:t>
        </w:r>
      </w:ins>
    </w:p>
    <w:p w14:paraId="7F94AAFC" w14:textId="77777777" w:rsidR="00181FFC" w:rsidRPr="00181FFC" w:rsidRDefault="00181FFC" w:rsidP="00181FFC">
      <w:pPr>
        <w:spacing w:line="600" w:lineRule="auto"/>
        <w:jc w:val="left"/>
        <w:rPr>
          <w:ins w:id="18078" w:author="UTENTE" w:date="2020-06-30T19:00:00Z"/>
          <w:rFonts w:ascii="Calibri" w:eastAsia="Calibri" w:hAnsi="Calibri" w:cs="Times New Roman"/>
        </w:rPr>
      </w:pPr>
      <w:ins w:id="18079" w:author="UTENTE" w:date="2020-06-30T19:00:00Z">
        <w:r w:rsidRPr="00181FFC">
          <w:rPr>
            <w:rFonts w:ascii="Calibri" w:eastAsia="Calibri" w:hAnsi="Calibri" w:cs="Times New Roman"/>
          </w:rPr>
          <w:t>132.</w:t>
        </w:r>
        <w:r w:rsidRPr="00181FFC">
          <w:rPr>
            <w:rFonts w:ascii="Calibri" w:eastAsia="Calibri" w:hAnsi="Calibri" w:cs="Times New Roman"/>
          </w:rPr>
          <w:tab/>
          <w:t>n "Il biondino esita, lasciando andare un leggero sospiro, i suoi occhi si spostano a un lato."</w:t>
        </w:r>
      </w:ins>
    </w:p>
    <w:p w14:paraId="057093EA" w14:textId="77777777" w:rsidR="00181FFC" w:rsidRPr="00181FFC" w:rsidRDefault="00181FFC" w:rsidP="00181FFC">
      <w:pPr>
        <w:spacing w:line="600" w:lineRule="auto"/>
        <w:jc w:val="left"/>
        <w:rPr>
          <w:ins w:id="18080" w:author="UTENTE" w:date="2020-06-30T19:00:00Z"/>
          <w:rFonts w:ascii="Calibri" w:eastAsia="Calibri" w:hAnsi="Calibri" w:cs="Times New Roman"/>
        </w:rPr>
      </w:pPr>
      <w:ins w:id="18081" w:author="UTENTE" w:date="2020-06-30T19:00:00Z">
        <w:r w:rsidRPr="00181FFC">
          <w:rPr>
            <w:rFonts w:ascii="Calibri" w:eastAsia="Calibri" w:hAnsi="Calibri" w:cs="Times New Roman"/>
          </w:rPr>
          <w:t>133.</w:t>
        </w:r>
        <w:r w:rsidRPr="00181FFC">
          <w:rPr>
            <w:rFonts w:ascii="Calibri" w:eastAsia="Calibri" w:hAnsi="Calibri" w:cs="Times New Roman"/>
          </w:rPr>
          <w:tab/>
          <w:t>n "Sembra che stia pensando piuttosto intensamente a qualcosa.{w} Ma a cosa?"</w:t>
        </w:r>
        <w:r w:rsidRPr="00181FFC">
          <w:rPr>
            <w:rFonts w:ascii="Calibri" w:eastAsia="Calibri" w:hAnsi="Calibri" w:cs="Times New Roman"/>
          </w:rPr>
          <w:br w:type="page"/>
        </w:r>
      </w:ins>
    </w:p>
    <w:p w14:paraId="4AE72FFB" w14:textId="77777777" w:rsidR="00181FFC" w:rsidRPr="00181FFC" w:rsidRDefault="00181FFC" w:rsidP="00181FFC">
      <w:pPr>
        <w:spacing w:line="600" w:lineRule="auto"/>
        <w:jc w:val="left"/>
        <w:rPr>
          <w:ins w:id="18082" w:author="UTENTE" w:date="2020-06-30T19:00:00Z"/>
          <w:rFonts w:ascii="Calibri" w:eastAsia="Calibri" w:hAnsi="Calibri" w:cs="Times New Roman"/>
          <w:lang w:val="en-US"/>
        </w:rPr>
      </w:pPr>
      <w:ins w:id="18083" w:author="UTENTE" w:date="2020-06-30T19:00:00Z">
        <w:r w:rsidRPr="00181FFC">
          <w:rPr>
            <w:rFonts w:ascii="Calibri" w:eastAsia="Calibri" w:hAnsi="Calibri" w:cs="Times New Roman"/>
            <w:lang w:val="en-US"/>
          </w:rPr>
          <w:lastRenderedPageBreak/>
          <w:t>134.</w:t>
        </w:r>
        <w:r w:rsidRPr="00181FFC">
          <w:rPr>
            <w:rFonts w:ascii="Calibri" w:eastAsia="Calibri" w:hAnsi="Calibri" w:cs="Times New Roman"/>
            <w:lang w:val="en-US"/>
          </w:rPr>
          <w:tab/>
          <w:t>l "\"Since Isaac's the one who got you involved in this mess, I do feel kinda sorry for you.\""</w:t>
        </w:r>
      </w:ins>
    </w:p>
    <w:p w14:paraId="22287DF6" w14:textId="77777777" w:rsidR="00181FFC" w:rsidRPr="00181FFC" w:rsidRDefault="00181FFC" w:rsidP="00181FFC">
      <w:pPr>
        <w:spacing w:line="600" w:lineRule="auto"/>
        <w:jc w:val="left"/>
        <w:rPr>
          <w:ins w:id="18084" w:author="UTENTE" w:date="2020-06-30T19:00:00Z"/>
          <w:rFonts w:ascii="Calibri" w:eastAsia="Calibri" w:hAnsi="Calibri" w:cs="Times New Roman"/>
          <w:lang w:val="en-US"/>
        </w:rPr>
      </w:pPr>
      <w:ins w:id="18085" w:author="UTENTE" w:date="2020-06-30T19:00:00Z">
        <w:r w:rsidRPr="00181FFC">
          <w:rPr>
            <w:rFonts w:ascii="Calibri" w:eastAsia="Calibri" w:hAnsi="Calibri" w:cs="Times New Roman"/>
            <w:lang w:val="en-US"/>
          </w:rPr>
          <w:t>135.</w:t>
        </w:r>
        <w:r w:rsidRPr="00181FFC">
          <w:rPr>
            <w:rFonts w:ascii="Calibri" w:eastAsia="Calibri" w:hAnsi="Calibri" w:cs="Times New Roman"/>
            <w:lang w:val="en-US"/>
          </w:rPr>
          <w:tab/>
          <w:t>l "\"If you want, we can make a deal.\""</w:t>
        </w:r>
      </w:ins>
    </w:p>
    <w:p w14:paraId="06750EAD" w14:textId="77777777" w:rsidR="00181FFC" w:rsidRPr="00181FFC" w:rsidRDefault="00181FFC" w:rsidP="00181FFC">
      <w:pPr>
        <w:spacing w:line="600" w:lineRule="auto"/>
        <w:jc w:val="left"/>
        <w:rPr>
          <w:ins w:id="18086" w:author="UTENTE" w:date="2020-06-30T19:00:00Z"/>
          <w:rFonts w:ascii="Calibri" w:eastAsia="Calibri" w:hAnsi="Calibri" w:cs="Times New Roman"/>
          <w:lang w:val="en-US"/>
        </w:rPr>
      </w:pPr>
      <w:ins w:id="18087" w:author="UTENTE" w:date="2020-06-30T19:00:00Z">
        <w:r w:rsidRPr="00181FFC">
          <w:rPr>
            <w:rFonts w:ascii="Calibri" w:eastAsia="Calibri" w:hAnsi="Calibri" w:cs="Times New Roman"/>
            <w:lang w:val="en-US"/>
          </w:rPr>
          <w:t>136.</w:t>
        </w:r>
        <w:r w:rsidRPr="00181FFC">
          <w:rPr>
            <w:rFonts w:ascii="Calibri" w:eastAsia="Calibri" w:hAnsi="Calibri" w:cs="Times New Roman"/>
            <w:lang w:val="en-US"/>
          </w:rPr>
          <w:tab/>
          <w:t>mc "\"A… deal?\""</w:t>
        </w:r>
      </w:ins>
    </w:p>
    <w:p w14:paraId="53C0C130" w14:textId="77777777" w:rsidR="00181FFC" w:rsidRPr="00181FFC" w:rsidRDefault="00181FFC" w:rsidP="00181FFC">
      <w:pPr>
        <w:spacing w:line="600" w:lineRule="auto"/>
        <w:jc w:val="left"/>
        <w:rPr>
          <w:ins w:id="18088" w:author="UTENTE" w:date="2020-06-30T19:00:00Z"/>
          <w:rFonts w:ascii="Calibri" w:eastAsia="Calibri" w:hAnsi="Calibri" w:cs="Times New Roman"/>
          <w:lang w:val="en-US"/>
        </w:rPr>
      </w:pPr>
      <w:ins w:id="18089" w:author="UTENTE" w:date="2020-06-30T19:00:00Z">
        <w:r w:rsidRPr="00181FFC">
          <w:rPr>
            <w:rFonts w:ascii="Calibri" w:eastAsia="Calibri" w:hAnsi="Calibri" w:cs="Times New Roman"/>
            <w:lang w:val="en-US"/>
          </w:rPr>
          <w:t>137.</w:t>
        </w:r>
        <w:r w:rsidRPr="00181FFC">
          <w:rPr>
            <w:rFonts w:ascii="Calibri" w:eastAsia="Calibri" w:hAnsi="Calibri" w:cs="Times New Roman"/>
            <w:lang w:val="en-US"/>
          </w:rPr>
          <w:tab/>
          <w:t>n "When I question him curiously, Luka nods."</w:t>
        </w:r>
      </w:ins>
    </w:p>
    <w:p w14:paraId="24C02D13" w14:textId="77777777" w:rsidR="00181FFC" w:rsidRPr="00181FFC" w:rsidRDefault="00181FFC" w:rsidP="00181FFC">
      <w:pPr>
        <w:spacing w:line="600" w:lineRule="auto"/>
        <w:jc w:val="left"/>
        <w:rPr>
          <w:ins w:id="18090" w:author="UTENTE" w:date="2020-06-30T19:00:00Z"/>
          <w:rFonts w:ascii="Calibri" w:eastAsia="Calibri" w:hAnsi="Calibri" w:cs="Times New Roman"/>
          <w:lang w:val="en-US"/>
        </w:rPr>
      </w:pPr>
      <w:ins w:id="18091" w:author="UTENTE" w:date="2020-06-30T19:00:00Z">
        <w:r w:rsidRPr="00181FFC">
          <w:rPr>
            <w:rFonts w:ascii="Calibri" w:eastAsia="Calibri" w:hAnsi="Calibri" w:cs="Times New Roman"/>
            <w:lang w:val="en-US"/>
          </w:rPr>
          <w:t>138.</w:t>
        </w:r>
        <w:r w:rsidRPr="00181FFC">
          <w:rPr>
            <w:rFonts w:ascii="Calibri" w:eastAsia="Calibri" w:hAnsi="Calibri" w:cs="Times New Roman"/>
            <w:lang w:val="en-US"/>
          </w:rPr>
          <w:tab/>
          <w:t>l "\"Remember when I asked you to keep an eye out for vampires who come in here?\""</w:t>
        </w:r>
      </w:ins>
    </w:p>
    <w:p w14:paraId="7B8DF52F" w14:textId="77777777" w:rsidR="00181FFC" w:rsidRPr="00181FFC" w:rsidRDefault="00181FFC" w:rsidP="00181FFC">
      <w:pPr>
        <w:spacing w:line="600" w:lineRule="auto"/>
        <w:jc w:val="left"/>
        <w:rPr>
          <w:ins w:id="18092" w:author="UTENTE" w:date="2020-06-30T19:00:00Z"/>
          <w:rFonts w:ascii="Calibri" w:eastAsia="Calibri" w:hAnsi="Calibri" w:cs="Times New Roman"/>
          <w:lang w:val="en-US"/>
        </w:rPr>
      </w:pPr>
      <w:ins w:id="18093" w:author="UTENTE" w:date="2020-06-30T19:00:00Z">
        <w:r w:rsidRPr="00181FFC">
          <w:rPr>
            <w:rFonts w:ascii="Calibri" w:eastAsia="Calibri" w:hAnsi="Calibri" w:cs="Times New Roman"/>
            <w:lang w:val="en-US"/>
          </w:rPr>
          <w:t>139.</w:t>
        </w:r>
        <w:r w:rsidRPr="00181FFC">
          <w:rPr>
            <w:rFonts w:ascii="Calibri" w:eastAsia="Calibri" w:hAnsi="Calibri" w:cs="Times New Roman"/>
            <w:lang w:val="en-US"/>
          </w:rPr>
          <w:tab/>
          <w:t>l "\"You keep doing that, and tell me about all the ones you see.\""</w:t>
        </w:r>
      </w:ins>
    </w:p>
    <w:p w14:paraId="100410A0" w14:textId="77777777" w:rsidR="00181FFC" w:rsidRPr="00181FFC" w:rsidRDefault="00181FFC" w:rsidP="00181FFC">
      <w:pPr>
        <w:spacing w:line="600" w:lineRule="auto"/>
        <w:jc w:val="left"/>
        <w:rPr>
          <w:ins w:id="18094" w:author="UTENTE" w:date="2020-06-30T19:00:00Z"/>
          <w:rFonts w:ascii="Calibri" w:eastAsia="Calibri" w:hAnsi="Calibri" w:cs="Times New Roman"/>
          <w:lang w:val="en-US"/>
        </w:rPr>
      </w:pPr>
      <w:ins w:id="18095" w:author="UTENTE" w:date="2020-06-30T19:00:00Z">
        <w:r w:rsidRPr="00181FFC">
          <w:rPr>
            <w:rFonts w:ascii="Calibri" w:eastAsia="Calibri" w:hAnsi="Calibri" w:cs="Times New Roman"/>
            <w:lang w:val="en-US"/>
          </w:rPr>
          <w:t>140.</w:t>
        </w:r>
        <w:r w:rsidRPr="00181FFC">
          <w:rPr>
            <w:rFonts w:ascii="Calibri" w:eastAsia="Calibri" w:hAnsi="Calibri" w:cs="Times New Roman"/>
            <w:lang w:val="en-US"/>
          </w:rPr>
          <w:tab/>
          <w:t>mc "\"And in exchange?\""</w:t>
        </w:r>
      </w:ins>
    </w:p>
    <w:p w14:paraId="06FE8A0B" w14:textId="77777777" w:rsidR="00181FFC" w:rsidRPr="00181FFC" w:rsidRDefault="00181FFC" w:rsidP="00181FFC">
      <w:pPr>
        <w:spacing w:line="600" w:lineRule="auto"/>
        <w:jc w:val="left"/>
        <w:rPr>
          <w:ins w:id="18096" w:author="UTENTE" w:date="2020-06-30T19:00:00Z"/>
          <w:rFonts w:ascii="Calibri" w:eastAsia="Calibri" w:hAnsi="Calibri" w:cs="Times New Roman"/>
          <w:lang w:val="en-US"/>
        </w:rPr>
      </w:pPr>
      <w:ins w:id="18097" w:author="UTENTE" w:date="2020-06-30T19:00:00Z">
        <w:r w:rsidRPr="00181FFC">
          <w:rPr>
            <w:rFonts w:ascii="Calibri" w:eastAsia="Calibri" w:hAnsi="Calibri" w:cs="Times New Roman"/>
            <w:lang w:val="en-US"/>
          </w:rPr>
          <w:t>141.</w:t>
        </w:r>
        <w:r w:rsidRPr="00181FFC">
          <w:rPr>
            <w:rFonts w:ascii="Calibri" w:eastAsia="Calibri" w:hAnsi="Calibri" w:cs="Times New Roman"/>
            <w:lang w:val="en-US"/>
          </w:rPr>
          <w:tab/>
          <w:t>l "\"I'll stick around on your way home at night. Most of the coven knows me as Isaac's assistant, so they don't bother me.\""</w:t>
        </w:r>
      </w:ins>
    </w:p>
    <w:p w14:paraId="6E027926" w14:textId="77777777" w:rsidR="00181FFC" w:rsidRPr="00181FFC" w:rsidRDefault="00181FFC" w:rsidP="00181FFC">
      <w:pPr>
        <w:spacing w:line="600" w:lineRule="auto"/>
        <w:jc w:val="left"/>
        <w:rPr>
          <w:ins w:id="18098" w:author="UTENTE" w:date="2020-06-30T19:00:00Z"/>
          <w:rFonts w:ascii="Calibri" w:eastAsia="Calibri" w:hAnsi="Calibri" w:cs="Times New Roman"/>
          <w:lang w:val="en-US"/>
        </w:rPr>
      </w:pPr>
      <w:ins w:id="18099" w:author="UTENTE" w:date="2020-06-30T19:00:00Z">
        <w:r w:rsidRPr="00181FFC">
          <w:rPr>
            <w:rFonts w:ascii="Calibri" w:eastAsia="Calibri" w:hAnsi="Calibri" w:cs="Times New Roman"/>
            <w:lang w:val="en-US"/>
          </w:rPr>
          <w:t>142.</w:t>
        </w:r>
        <w:r w:rsidRPr="00181FFC">
          <w:rPr>
            <w:rFonts w:ascii="Calibri" w:eastAsia="Calibri" w:hAnsi="Calibri" w:cs="Times New Roman"/>
            <w:lang w:val="en-US"/>
          </w:rPr>
          <w:tab/>
          <w:t>mc "\"…\""</w:t>
        </w:r>
      </w:ins>
    </w:p>
    <w:p w14:paraId="6FEE86A3" w14:textId="77777777" w:rsidR="00181FFC" w:rsidRPr="00181FFC" w:rsidRDefault="00181FFC" w:rsidP="00181FFC">
      <w:pPr>
        <w:spacing w:line="600" w:lineRule="auto"/>
        <w:jc w:val="left"/>
        <w:rPr>
          <w:ins w:id="18100" w:author="UTENTE" w:date="2020-06-30T19:00:00Z"/>
          <w:rFonts w:ascii="Calibri" w:eastAsia="Calibri" w:hAnsi="Calibri" w:cs="Times New Roman"/>
          <w:lang w:val="en-US"/>
        </w:rPr>
      </w:pPr>
      <w:ins w:id="18101" w:author="UTENTE" w:date="2020-06-30T19:00:00Z">
        <w:r w:rsidRPr="00181FFC">
          <w:rPr>
            <w:rFonts w:ascii="Calibri" w:eastAsia="Calibri" w:hAnsi="Calibri" w:cs="Times New Roman"/>
            <w:lang w:val="en-US"/>
          </w:rPr>
          <w:t>143.</w:t>
        </w:r>
        <w:r w:rsidRPr="00181FFC">
          <w:rPr>
            <w:rFonts w:ascii="Calibri" w:eastAsia="Calibri" w:hAnsi="Calibri" w:cs="Times New Roman"/>
            <w:lang w:val="en-US"/>
          </w:rPr>
          <w:tab/>
          <w:t>n "Am I hearing things right?"</w:t>
        </w:r>
      </w:ins>
    </w:p>
    <w:p w14:paraId="2CB00158" w14:textId="77777777" w:rsidR="00181FFC" w:rsidRPr="00181FFC" w:rsidRDefault="00181FFC" w:rsidP="00181FFC">
      <w:pPr>
        <w:spacing w:line="600" w:lineRule="auto"/>
        <w:jc w:val="left"/>
        <w:rPr>
          <w:ins w:id="18102" w:author="UTENTE" w:date="2020-06-30T19:00:00Z"/>
          <w:rFonts w:ascii="Calibri" w:eastAsia="Calibri" w:hAnsi="Calibri" w:cs="Times New Roman"/>
          <w:lang w:val="en-US"/>
        </w:rPr>
      </w:pPr>
      <w:ins w:id="18103" w:author="UTENTE" w:date="2020-06-30T19:00:00Z">
        <w:r w:rsidRPr="00181FFC">
          <w:rPr>
            <w:rFonts w:ascii="Calibri" w:eastAsia="Calibri" w:hAnsi="Calibri" w:cs="Times New Roman"/>
            <w:lang w:val="en-US"/>
          </w:rPr>
          <w:t>144.</w:t>
        </w:r>
        <w:r w:rsidRPr="00181FFC">
          <w:rPr>
            <w:rFonts w:ascii="Calibri" w:eastAsia="Calibri" w:hAnsi="Calibri" w:cs="Times New Roman"/>
            <w:lang w:val="en-US"/>
          </w:rPr>
          <w:tab/>
          <w:t>n "Is he {i}actually{/i} offering to try and \"protect\" me?"</w:t>
        </w:r>
      </w:ins>
    </w:p>
    <w:p w14:paraId="7730569F" w14:textId="77777777" w:rsidR="00181FFC" w:rsidRPr="00181FFC" w:rsidRDefault="00181FFC" w:rsidP="00181FFC">
      <w:pPr>
        <w:spacing w:line="600" w:lineRule="auto"/>
        <w:jc w:val="left"/>
        <w:rPr>
          <w:ins w:id="18104" w:author="UTENTE" w:date="2020-06-30T19:00:00Z"/>
          <w:rFonts w:ascii="Calibri" w:eastAsia="Calibri" w:hAnsi="Calibri" w:cs="Times New Roman"/>
          <w:lang w:val="en-US"/>
        </w:rPr>
      </w:pPr>
      <w:ins w:id="18105" w:author="UTENTE" w:date="2020-06-30T19:00:00Z">
        <w:r w:rsidRPr="00181FFC">
          <w:rPr>
            <w:rFonts w:ascii="Calibri" w:eastAsia="Calibri" w:hAnsi="Calibri" w:cs="Times New Roman"/>
            <w:lang w:val="en-US"/>
          </w:rPr>
          <w:t>145.</w:t>
        </w:r>
        <w:r w:rsidRPr="00181FFC">
          <w:rPr>
            <w:rFonts w:ascii="Calibri" w:eastAsia="Calibri" w:hAnsi="Calibri" w:cs="Times New Roman"/>
            <w:lang w:val="en-US"/>
          </w:rPr>
          <w:tab/>
          <w:t>l "\"I-If you don't want to, then you don't have to. I don't care.\""</w:t>
        </w:r>
      </w:ins>
    </w:p>
    <w:p w14:paraId="147800CF" w14:textId="77777777" w:rsidR="00181FFC" w:rsidRPr="00181FFC" w:rsidRDefault="00181FFC" w:rsidP="00181FFC">
      <w:pPr>
        <w:spacing w:line="600" w:lineRule="auto"/>
        <w:jc w:val="left"/>
        <w:rPr>
          <w:ins w:id="18106" w:author="UTENTE" w:date="2020-06-30T19:00:00Z"/>
          <w:rFonts w:ascii="Calibri" w:eastAsia="Calibri" w:hAnsi="Calibri" w:cs="Times New Roman"/>
          <w:lang w:val="en-US"/>
        </w:rPr>
      </w:pPr>
      <w:ins w:id="18107" w:author="UTENTE" w:date="2020-06-30T19:00:00Z">
        <w:r w:rsidRPr="00181FFC">
          <w:rPr>
            <w:rFonts w:ascii="Calibri" w:eastAsia="Calibri" w:hAnsi="Calibri" w:cs="Times New Roman"/>
            <w:lang w:val="en-US"/>
          </w:rPr>
          <w:t>146.</w:t>
        </w:r>
        <w:r w:rsidRPr="00181FFC">
          <w:rPr>
            <w:rFonts w:ascii="Calibri" w:eastAsia="Calibri" w:hAnsi="Calibri" w:cs="Times New Roman"/>
            <w:lang w:val="en-US"/>
          </w:rPr>
          <w:tab/>
          <w:t>l "\"It's your life, not mine. It doesn't matter to m––\""</w:t>
        </w:r>
      </w:ins>
    </w:p>
    <w:p w14:paraId="5AC3C02B" w14:textId="77777777" w:rsidR="00181FFC" w:rsidRPr="00181FFC" w:rsidRDefault="00181FFC" w:rsidP="00181FFC">
      <w:pPr>
        <w:spacing w:line="600" w:lineRule="auto"/>
        <w:jc w:val="left"/>
        <w:rPr>
          <w:ins w:id="18108" w:author="UTENTE" w:date="2020-06-30T19:00:00Z"/>
          <w:rFonts w:ascii="Calibri" w:eastAsia="Calibri" w:hAnsi="Calibri" w:cs="Times New Roman"/>
          <w:lang w:val="en-US"/>
        </w:rPr>
      </w:pPr>
      <w:ins w:id="18109" w:author="UTENTE" w:date="2020-06-30T19:00:00Z">
        <w:r w:rsidRPr="00181FFC">
          <w:rPr>
            <w:rFonts w:ascii="Calibri" w:eastAsia="Calibri" w:hAnsi="Calibri" w:cs="Times New Roman"/>
            <w:lang w:val="en-US"/>
          </w:rPr>
          <w:t>147.</w:t>
        </w:r>
        <w:r w:rsidRPr="00181FFC">
          <w:rPr>
            <w:rFonts w:ascii="Calibri" w:eastAsia="Calibri" w:hAnsi="Calibri" w:cs="Times New Roman"/>
            <w:lang w:val="en-US"/>
          </w:rPr>
          <w:tab/>
          <w:t>mc "\"Deal.\""</w:t>
        </w:r>
      </w:ins>
    </w:p>
    <w:p w14:paraId="22B00997" w14:textId="77777777" w:rsidR="00181FFC" w:rsidRPr="00181FFC" w:rsidRDefault="00181FFC" w:rsidP="00181FFC">
      <w:pPr>
        <w:spacing w:line="600" w:lineRule="auto"/>
        <w:jc w:val="left"/>
        <w:rPr>
          <w:ins w:id="18110" w:author="UTENTE" w:date="2020-06-30T19:00:00Z"/>
          <w:rFonts w:ascii="Calibri" w:eastAsia="Calibri" w:hAnsi="Calibri" w:cs="Times New Roman"/>
          <w:lang w:val="en-US"/>
        </w:rPr>
      </w:pPr>
      <w:ins w:id="18111" w:author="UTENTE" w:date="2020-06-30T19:00:00Z">
        <w:r w:rsidRPr="00181FFC">
          <w:rPr>
            <w:rFonts w:ascii="Calibri" w:eastAsia="Calibri" w:hAnsi="Calibri" w:cs="Times New Roman"/>
            <w:lang w:val="en-US"/>
          </w:rPr>
          <w:t>148.</w:t>
        </w:r>
        <w:r w:rsidRPr="00181FFC">
          <w:rPr>
            <w:rFonts w:ascii="Calibri" w:eastAsia="Calibri" w:hAnsi="Calibri" w:cs="Times New Roman"/>
            <w:lang w:val="en-US"/>
          </w:rPr>
          <w:tab/>
          <w:t>l "\"…\""</w:t>
        </w:r>
      </w:ins>
    </w:p>
    <w:p w14:paraId="566CA2C5" w14:textId="77777777" w:rsidR="00181FFC" w:rsidRPr="00181FFC" w:rsidRDefault="00181FFC" w:rsidP="00181FFC">
      <w:pPr>
        <w:spacing w:line="600" w:lineRule="auto"/>
        <w:jc w:val="left"/>
        <w:rPr>
          <w:ins w:id="18112" w:author="UTENTE" w:date="2020-06-30T19:00:00Z"/>
          <w:rFonts w:ascii="Calibri" w:eastAsia="Calibri" w:hAnsi="Calibri" w:cs="Times New Roman"/>
          <w:lang w:val="en-US"/>
        </w:rPr>
      </w:pPr>
      <w:ins w:id="18113" w:author="UTENTE" w:date="2020-06-30T19:00:00Z">
        <w:r w:rsidRPr="00181FFC">
          <w:rPr>
            <w:rFonts w:ascii="Calibri" w:eastAsia="Calibri" w:hAnsi="Calibri" w:cs="Times New Roman"/>
            <w:lang w:val="en-US"/>
          </w:rPr>
          <w:t>149.</w:t>
        </w:r>
        <w:r w:rsidRPr="00181FFC">
          <w:rPr>
            <w:rFonts w:ascii="Calibri" w:eastAsia="Calibri" w:hAnsi="Calibri" w:cs="Times New Roman"/>
            <w:lang w:val="en-US"/>
          </w:rPr>
          <w:tab/>
          <w:t>n "My confident reply makes Luka's eyes go wide."</w:t>
        </w:r>
      </w:ins>
    </w:p>
    <w:p w14:paraId="20AD5342" w14:textId="77777777" w:rsidR="00181FFC" w:rsidRPr="00181FFC" w:rsidRDefault="00181FFC" w:rsidP="00181FFC">
      <w:pPr>
        <w:spacing w:line="600" w:lineRule="auto"/>
        <w:jc w:val="left"/>
        <w:rPr>
          <w:ins w:id="18114" w:author="UTENTE" w:date="2020-06-30T19:00:00Z"/>
          <w:rFonts w:ascii="Calibri" w:eastAsia="Calibri" w:hAnsi="Calibri" w:cs="Times New Roman"/>
          <w:lang w:val="en-US"/>
        </w:rPr>
      </w:pPr>
      <w:ins w:id="18115" w:author="UTENTE" w:date="2020-06-30T19:00:00Z">
        <w:r w:rsidRPr="00181FFC">
          <w:rPr>
            <w:rFonts w:ascii="Calibri" w:eastAsia="Calibri" w:hAnsi="Calibri" w:cs="Times New Roman"/>
            <w:lang w:val="en-US"/>
          </w:rPr>
          <w:t>150.</w:t>
        </w:r>
        <w:r w:rsidRPr="00181FFC">
          <w:rPr>
            <w:rFonts w:ascii="Calibri" w:eastAsia="Calibri" w:hAnsi="Calibri" w:cs="Times New Roman"/>
            <w:lang w:val="en-US"/>
          </w:rPr>
          <w:tab/>
          <w:t>n "Was he expecting me to say no, I wonder?"</w:t>
        </w:r>
        <w:r w:rsidRPr="00181FFC">
          <w:rPr>
            <w:rFonts w:ascii="Calibri" w:eastAsia="Calibri" w:hAnsi="Calibri" w:cs="Times New Roman"/>
            <w:lang w:val="en-US"/>
          </w:rPr>
          <w:br w:type="page"/>
        </w:r>
      </w:ins>
    </w:p>
    <w:p w14:paraId="345FCFD6" w14:textId="77777777" w:rsidR="00181FFC" w:rsidRPr="00181FFC" w:rsidRDefault="00181FFC" w:rsidP="00181FFC">
      <w:pPr>
        <w:spacing w:line="600" w:lineRule="auto"/>
        <w:jc w:val="left"/>
        <w:rPr>
          <w:ins w:id="18116" w:author="UTENTE" w:date="2020-06-30T19:00:00Z"/>
          <w:rFonts w:ascii="Calibri" w:eastAsia="Calibri" w:hAnsi="Calibri" w:cs="Times New Roman"/>
        </w:rPr>
      </w:pPr>
      <w:ins w:id="18117" w:author="UTENTE" w:date="2020-06-30T19:00:00Z">
        <w:r w:rsidRPr="00181FFC">
          <w:rPr>
            <w:rFonts w:ascii="Calibri" w:eastAsia="Calibri" w:hAnsi="Calibri" w:cs="Times New Roman"/>
          </w:rPr>
          <w:lastRenderedPageBreak/>
          <w:t>134.</w:t>
        </w:r>
        <w:r w:rsidRPr="00181FFC">
          <w:rPr>
            <w:rFonts w:ascii="Calibri" w:eastAsia="Calibri" w:hAnsi="Calibri" w:cs="Times New Roman"/>
          </w:rPr>
          <w:tab/>
          <w:t>l "\"Dato che Isaac è quello che ti ha coinvolto in tutto questo casino, mi dispiace un po' per te.\""</w:t>
        </w:r>
      </w:ins>
    </w:p>
    <w:p w14:paraId="5AB51BCF" w14:textId="77777777" w:rsidR="00181FFC" w:rsidRPr="00181FFC" w:rsidRDefault="00181FFC" w:rsidP="00181FFC">
      <w:pPr>
        <w:spacing w:line="600" w:lineRule="auto"/>
        <w:jc w:val="left"/>
        <w:rPr>
          <w:ins w:id="18118" w:author="UTENTE" w:date="2020-06-30T19:00:00Z"/>
          <w:rFonts w:ascii="Calibri" w:eastAsia="Calibri" w:hAnsi="Calibri" w:cs="Times New Roman"/>
        </w:rPr>
      </w:pPr>
      <w:ins w:id="18119" w:author="UTENTE" w:date="2020-06-30T19:00:00Z">
        <w:r w:rsidRPr="00181FFC">
          <w:rPr>
            <w:rFonts w:ascii="Calibri" w:eastAsia="Calibri" w:hAnsi="Calibri" w:cs="Times New Roman"/>
          </w:rPr>
          <w:t>135.</w:t>
        </w:r>
        <w:r w:rsidRPr="00181FFC">
          <w:rPr>
            <w:rFonts w:ascii="Calibri" w:eastAsia="Calibri" w:hAnsi="Calibri" w:cs="Times New Roman"/>
          </w:rPr>
          <w:tab/>
          <w:t>l "\"Se vuoi, possiamo fare un patto.\""</w:t>
        </w:r>
      </w:ins>
    </w:p>
    <w:p w14:paraId="70F8B095" w14:textId="77777777" w:rsidR="00181FFC" w:rsidRPr="00181FFC" w:rsidRDefault="00181FFC" w:rsidP="00181FFC">
      <w:pPr>
        <w:spacing w:line="600" w:lineRule="auto"/>
        <w:jc w:val="left"/>
        <w:rPr>
          <w:ins w:id="18120" w:author="UTENTE" w:date="2020-06-30T19:00:00Z"/>
          <w:rFonts w:ascii="Calibri" w:eastAsia="Calibri" w:hAnsi="Calibri" w:cs="Times New Roman"/>
        </w:rPr>
      </w:pPr>
      <w:ins w:id="18121" w:author="UTENTE" w:date="2020-06-30T19:00:00Z">
        <w:r w:rsidRPr="00181FFC">
          <w:rPr>
            <w:rFonts w:ascii="Calibri" w:eastAsia="Calibri" w:hAnsi="Calibri" w:cs="Times New Roman"/>
          </w:rPr>
          <w:t>136.</w:t>
        </w:r>
        <w:r w:rsidRPr="00181FFC">
          <w:rPr>
            <w:rFonts w:ascii="Calibri" w:eastAsia="Calibri" w:hAnsi="Calibri" w:cs="Times New Roman"/>
          </w:rPr>
          <w:tab/>
          <w:t>mc "\"Un… patto?\""</w:t>
        </w:r>
      </w:ins>
    </w:p>
    <w:p w14:paraId="0F9B42E9" w14:textId="77777777" w:rsidR="00181FFC" w:rsidRPr="00181FFC" w:rsidRDefault="00181FFC" w:rsidP="00181FFC">
      <w:pPr>
        <w:spacing w:line="600" w:lineRule="auto"/>
        <w:jc w:val="left"/>
        <w:rPr>
          <w:ins w:id="18122" w:author="UTENTE" w:date="2020-06-30T19:00:00Z"/>
          <w:rFonts w:ascii="Calibri" w:eastAsia="Calibri" w:hAnsi="Calibri" w:cs="Times New Roman"/>
        </w:rPr>
      </w:pPr>
      <w:ins w:id="18123" w:author="UTENTE" w:date="2020-06-30T19:00:00Z">
        <w:r w:rsidRPr="00181FFC">
          <w:rPr>
            <w:rFonts w:ascii="Calibri" w:eastAsia="Calibri" w:hAnsi="Calibri" w:cs="Times New Roman"/>
          </w:rPr>
          <w:t>137.</w:t>
        </w:r>
        <w:r w:rsidRPr="00181FFC">
          <w:rPr>
            <w:rFonts w:ascii="Calibri" w:eastAsia="Calibri" w:hAnsi="Calibri" w:cs="Times New Roman"/>
          </w:rPr>
          <w:tab/>
          <w:t>n "Quando lo interrogo curioso, Luka annuisce."</w:t>
        </w:r>
      </w:ins>
    </w:p>
    <w:p w14:paraId="5262A502" w14:textId="77777777" w:rsidR="00181FFC" w:rsidRPr="00181FFC" w:rsidRDefault="00181FFC" w:rsidP="00181FFC">
      <w:pPr>
        <w:spacing w:line="600" w:lineRule="auto"/>
        <w:jc w:val="left"/>
        <w:rPr>
          <w:ins w:id="18124" w:author="UTENTE" w:date="2020-06-30T19:00:00Z"/>
          <w:rFonts w:ascii="Calibri" w:eastAsia="Calibri" w:hAnsi="Calibri" w:cs="Times New Roman"/>
        </w:rPr>
      </w:pPr>
      <w:ins w:id="18125" w:author="UTENTE" w:date="2020-06-30T19:00:00Z">
        <w:r w:rsidRPr="00181FFC">
          <w:rPr>
            <w:rFonts w:ascii="Calibri" w:eastAsia="Calibri" w:hAnsi="Calibri" w:cs="Times New Roman"/>
          </w:rPr>
          <w:t>138.</w:t>
        </w:r>
        <w:r w:rsidRPr="00181FFC">
          <w:rPr>
            <w:rFonts w:ascii="Calibri" w:eastAsia="Calibri" w:hAnsi="Calibri" w:cs="Times New Roman"/>
          </w:rPr>
          <w:tab/>
          <w:t>l "\"Ricordi quando ti ho detto di tenere un occhio aperto, nel caso vedessi vampiri qui?\""</w:t>
        </w:r>
      </w:ins>
    </w:p>
    <w:p w14:paraId="2D6118B1" w14:textId="77777777" w:rsidR="00181FFC" w:rsidRPr="00181FFC" w:rsidRDefault="00181FFC" w:rsidP="00181FFC">
      <w:pPr>
        <w:spacing w:line="600" w:lineRule="auto"/>
        <w:jc w:val="left"/>
        <w:rPr>
          <w:ins w:id="18126" w:author="UTENTE" w:date="2020-06-30T19:00:00Z"/>
          <w:rFonts w:ascii="Calibri" w:eastAsia="Calibri" w:hAnsi="Calibri" w:cs="Times New Roman"/>
        </w:rPr>
      </w:pPr>
      <w:ins w:id="18127" w:author="UTENTE" w:date="2020-06-30T19:00:00Z">
        <w:r w:rsidRPr="00181FFC">
          <w:rPr>
            <w:rFonts w:ascii="Calibri" w:eastAsia="Calibri" w:hAnsi="Calibri" w:cs="Times New Roman"/>
          </w:rPr>
          <w:t>139.</w:t>
        </w:r>
        <w:r w:rsidRPr="00181FFC">
          <w:rPr>
            <w:rFonts w:ascii="Calibri" w:eastAsia="Calibri" w:hAnsi="Calibri" w:cs="Times New Roman"/>
          </w:rPr>
          <w:tab/>
          <w:t>l "\"Continua a farlo e dimmi quelli che vedi.\""</w:t>
        </w:r>
      </w:ins>
    </w:p>
    <w:p w14:paraId="00FD0569" w14:textId="77777777" w:rsidR="00181FFC" w:rsidRPr="00181FFC" w:rsidRDefault="00181FFC" w:rsidP="00181FFC">
      <w:pPr>
        <w:spacing w:line="600" w:lineRule="auto"/>
        <w:jc w:val="left"/>
        <w:rPr>
          <w:ins w:id="18128" w:author="UTENTE" w:date="2020-06-30T19:00:00Z"/>
          <w:rFonts w:ascii="Calibri" w:eastAsia="Calibri" w:hAnsi="Calibri" w:cs="Times New Roman"/>
        </w:rPr>
      </w:pPr>
      <w:ins w:id="18129" w:author="UTENTE" w:date="2020-06-30T19:00:00Z">
        <w:r w:rsidRPr="00181FFC">
          <w:rPr>
            <w:rFonts w:ascii="Calibri" w:eastAsia="Calibri" w:hAnsi="Calibri" w:cs="Times New Roman"/>
          </w:rPr>
          <w:t>140.</w:t>
        </w:r>
        <w:r w:rsidRPr="00181FFC">
          <w:rPr>
            <w:rFonts w:ascii="Calibri" w:eastAsia="Calibri" w:hAnsi="Calibri" w:cs="Times New Roman"/>
          </w:rPr>
          <w:tab/>
          <w:t>mc "\"E in cambio?\""</w:t>
        </w:r>
      </w:ins>
    </w:p>
    <w:p w14:paraId="05C54F16" w14:textId="77777777" w:rsidR="00181FFC" w:rsidRPr="00181FFC" w:rsidRDefault="00181FFC" w:rsidP="00181FFC">
      <w:pPr>
        <w:spacing w:line="600" w:lineRule="auto"/>
        <w:jc w:val="left"/>
        <w:rPr>
          <w:ins w:id="18130" w:author="UTENTE" w:date="2020-06-30T19:00:00Z"/>
          <w:rFonts w:ascii="Calibri" w:eastAsia="Calibri" w:hAnsi="Calibri" w:cs="Times New Roman"/>
        </w:rPr>
      </w:pPr>
      <w:ins w:id="18131" w:author="UTENTE" w:date="2020-06-30T19:00:00Z">
        <w:r w:rsidRPr="00181FFC">
          <w:rPr>
            <w:rFonts w:ascii="Calibri" w:eastAsia="Calibri" w:hAnsi="Calibri" w:cs="Times New Roman"/>
          </w:rPr>
          <w:t>141.</w:t>
        </w:r>
        <w:r w:rsidRPr="00181FFC">
          <w:rPr>
            <w:rFonts w:ascii="Calibri" w:eastAsia="Calibri" w:hAnsi="Calibri" w:cs="Times New Roman"/>
          </w:rPr>
          <w:tab/>
          <w:t>l "\"Rimarrò nei paraggi mentre torni a casa la notte. Gran parte del coven mi conosce come l'assistente di Isaac, quindi non mi daranno fastidio.\""</w:t>
        </w:r>
      </w:ins>
    </w:p>
    <w:p w14:paraId="7D77AC79" w14:textId="77777777" w:rsidR="00181FFC" w:rsidRPr="00181FFC" w:rsidRDefault="00181FFC" w:rsidP="00181FFC">
      <w:pPr>
        <w:spacing w:line="600" w:lineRule="auto"/>
        <w:jc w:val="left"/>
        <w:rPr>
          <w:ins w:id="18132" w:author="UTENTE" w:date="2020-06-30T19:00:00Z"/>
          <w:rFonts w:ascii="Calibri" w:eastAsia="Calibri" w:hAnsi="Calibri" w:cs="Times New Roman"/>
        </w:rPr>
      </w:pPr>
      <w:ins w:id="18133" w:author="UTENTE" w:date="2020-06-30T19:00:00Z">
        <w:r w:rsidRPr="00181FFC">
          <w:rPr>
            <w:rFonts w:ascii="Calibri" w:eastAsia="Calibri" w:hAnsi="Calibri" w:cs="Times New Roman"/>
          </w:rPr>
          <w:t>142.</w:t>
        </w:r>
        <w:r w:rsidRPr="00181FFC">
          <w:rPr>
            <w:rFonts w:ascii="Calibri" w:eastAsia="Calibri" w:hAnsi="Calibri" w:cs="Times New Roman"/>
          </w:rPr>
          <w:tab/>
          <w:t>mc "\"…\""</w:t>
        </w:r>
      </w:ins>
    </w:p>
    <w:p w14:paraId="73208D1B" w14:textId="77777777" w:rsidR="00181FFC" w:rsidRPr="00181FFC" w:rsidRDefault="00181FFC" w:rsidP="00181FFC">
      <w:pPr>
        <w:spacing w:line="600" w:lineRule="auto"/>
        <w:jc w:val="left"/>
        <w:rPr>
          <w:ins w:id="18134" w:author="UTENTE" w:date="2020-06-30T19:00:00Z"/>
          <w:rFonts w:ascii="Calibri" w:eastAsia="Calibri" w:hAnsi="Calibri" w:cs="Times New Roman"/>
        </w:rPr>
      </w:pPr>
      <w:ins w:id="18135" w:author="UTENTE" w:date="2020-06-30T19:00:00Z">
        <w:r w:rsidRPr="00181FFC">
          <w:rPr>
            <w:rFonts w:ascii="Calibri" w:eastAsia="Calibri" w:hAnsi="Calibri" w:cs="Times New Roman"/>
          </w:rPr>
          <w:t>143.</w:t>
        </w:r>
        <w:r w:rsidRPr="00181FFC">
          <w:rPr>
            <w:rFonts w:ascii="Calibri" w:eastAsia="Calibri" w:hAnsi="Calibri" w:cs="Times New Roman"/>
          </w:rPr>
          <w:tab/>
          <w:t>n "Sto capendo bene?\""</w:t>
        </w:r>
      </w:ins>
    </w:p>
    <w:p w14:paraId="42D23C05" w14:textId="77777777" w:rsidR="00181FFC" w:rsidRPr="00181FFC" w:rsidRDefault="00181FFC" w:rsidP="00181FFC">
      <w:pPr>
        <w:spacing w:line="600" w:lineRule="auto"/>
        <w:jc w:val="left"/>
        <w:rPr>
          <w:ins w:id="18136" w:author="UTENTE" w:date="2020-06-30T19:00:00Z"/>
          <w:rFonts w:ascii="Calibri" w:eastAsia="Calibri" w:hAnsi="Calibri" w:cs="Times New Roman"/>
        </w:rPr>
      </w:pPr>
      <w:ins w:id="18137" w:author="UTENTE" w:date="2020-06-30T19:00:00Z">
        <w:r w:rsidRPr="00181FFC">
          <w:rPr>
            <w:rFonts w:ascii="Calibri" w:eastAsia="Calibri" w:hAnsi="Calibri" w:cs="Times New Roman"/>
          </w:rPr>
          <w:t>144.</w:t>
        </w:r>
        <w:r w:rsidRPr="00181FFC">
          <w:rPr>
            <w:rFonts w:ascii="Calibri" w:eastAsia="Calibri" w:hAnsi="Calibri" w:cs="Times New Roman"/>
          </w:rPr>
          <w:tab/>
          <w:t>n "\"Si sta {i}davvero{/i} offrendo per provare a \"proteggermi\"?"</w:t>
        </w:r>
      </w:ins>
    </w:p>
    <w:p w14:paraId="1655655C" w14:textId="77777777" w:rsidR="00181FFC" w:rsidRPr="00181FFC" w:rsidRDefault="00181FFC" w:rsidP="00181FFC">
      <w:pPr>
        <w:spacing w:line="600" w:lineRule="auto"/>
        <w:jc w:val="left"/>
        <w:rPr>
          <w:ins w:id="18138" w:author="UTENTE" w:date="2020-06-30T19:00:00Z"/>
          <w:rFonts w:ascii="Calibri" w:eastAsia="Calibri" w:hAnsi="Calibri" w:cs="Times New Roman"/>
        </w:rPr>
      </w:pPr>
      <w:ins w:id="18139" w:author="UTENTE" w:date="2020-06-30T19:00:00Z">
        <w:r w:rsidRPr="00181FFC">
          <w:rPr>
            <w:rFonts w:ascii="Calibri" w:eastAsia="Calibri" w:hAnsi="Calibri" w:cs="Times New Roman"/>
          </w:rPr>
          <w:t>145.</w:t>
        </w:r>
        <w:r w:rsidRPr="00181FFC">
          <w:rPr>
            <w:rFonts w:ascii="Calibri" w:eastAsia="Calibri" w:hAnsi="Calibri" w:cs="Times New Roman"/>
          </w:rPr>
          <w:tab/>
          <w:t>l "\"S-se non vuoi, non devi. Non m'importa.\""</w:t>
        </w:r>
      </w:ins>
    </w:p>
    <w:p w14:paraId="651E3038" w14:textId="77777777" w:rsidR="00181FFC" w:rsidRPr="00181FFC" w:rsidRDefault="00181FFC" w:rsidP="00181FFC">
      <w:pPr>
        <w:spacing w:line="600" w:lineRule="auto"/>
        <w:jc w:val="left"/>
        <w:rPr>
          <w:ins w:id="18140" w:author="UTENTE" w:date="2020-06-30T19:00:00Z"/>
          <w:rFonts w:ascii="Calibri" w:eastAsia="Calibri" w:hAnsi="Calibri" w:cs="Times New Roman"/>
        </w:rPr>
      </w:pPr>
      <w:ins w:id="18141" w:author="UTENTE" w:date="2020-06-30T19:00:00Z">
        <w:r w:rsidRPr="00181FFC">
          <w:rPr>
            <w:rFonts w:ascii="Calibri" w:eastAsia="Calibri" w:hAnsi="Calibri" w:cs="Times New Roman"/>
          </w:rPr>
          <w:t>146.</w:t>
        </w:r>
        <w:r w:rsidRPr="00181FFC">
          <w:rPr>
            <w:rFonts w:ascii="Calibri" w:eastAsia="Calibri" w:hAnsi="Calibri" w:cs="Times New Roman"/>
          </w:rPr>
          <w:tab/>
          <w:t>l "\"È la tua vita, non la mia. A me non import-\""</w:t>
        </w:r>
      </w:ins>
    </w:p>
    <w:p w14:paraId="522CBE37" w14:textId="77777777" w:rsidR="00181FFC" w:rsidRPr="00181FFC" w:rsidRDefault="00181FFC" w:rsidP="00181FFC">
      <w:pPr>
        <w:spacing w:line="600" w:lineRule="auto"/>
        <w:jc w:val="left"/>
        <w:rPr>
          <w:ins w:id="18142" w:author="UTENTE" w:date="2020-06-30T19:00:00Z"/>
          <w:rFonts w:ascii="Calibri" w:eastAsia="Calibri" w:hAnsi="Calibri" w:cs="Times New Roman"/>
        </w:rPr>
      </w:pPr>
      <w:ins w:id="18143" w:author="UTENTE" w:date="2020-06-30T19:00:00Z">
        <w:r w:rsidRPr="00181FFC">
          <w:rPr>
            <w:rFonts w:ascii="Calibri" w:eastAsia="Calibri" w:hAnsi="Calibri" w:cs="Times New Roman"/>
          </w:rPr>
          <w:t>147.</w:t>
        </w:r>
        <w:r w:rsidRPr="00181FFC">
          <w:rPr>
            <w:rFonts w:ascii="Calibri" w:eastAsia="Calibri" w:hAnsi="Calibri" w:cs="Times New Roman"/>
          </w:rPr>
          <w:tab/>
          <w:t>mc "\"D'accordo.\""</w:t>
        </w:r>
      </w:ins>
    </w:p>
    <w:p w14:paraId="198A3713" w14:textId="77777777" w:rsidR="00181FFC" w:rsidRPr="00181FFC" w:rsidRDefault="00181FFC" w:rsidP="00181FFC">
      <w:pPr>
        <w:spacing w:line="600" w:lineRule="auto"/>
        <w:jc w:val="left"/>
        <w:rPr>
          <w:ins w:id="18144" w:author="UTENTE" w:date="2020-06-30T19:00:00Z"/>
          <w:rFonts w:ascii="Calibri" w:eastAsia="Calibri" w:hAnsi="Calibri" w:cs="Times New Roman"/>
        </w:rPr>
      </w:pPr>
      <w:ins w:id="18145" w:author="UTENTE" w:date="2020-06-30T19:00:00Z">
        <w:r w:rsidRPr="00181FFC">
          <w:rPr>
            <w:rFonts w:ascii="Calibri" w:eastAsia="Calibri" w:hAnsi="Calibri" w:cs="Times New Roman"/>
          </w:rPr>
          <w:t>148.</w:t>
        </w:r>
        <w:r w:rsidRPr="00181FFC">
          <w:rPr>
            <w:rFonts w:ascii="Calibri" w:eastAsia="Calibri" w:hAnsi="Calibri" w:cs="Times New Roman"/>
          </w:rPr>
          <w:tab/>
          <w:t>l "\"…\""</w:t>
        </w:r>
      </w:ins>
    </w:p>
    <w:p w14:paraId="666F8760" w14:textId="77777777" w:rsidR="00181FFC" w:rsidRPr="00181FFC" w:rsidRDefault="00181FFC" w:rsidP="00181FFC">
      <w:pPr>
        <w:spacing w:line="600" w:lineRule="auto"/>
        <w:jc w:val="left"/>
        <w:rPr>
          <w:ins w:id="18146" w:author="UTENTE" w:date="2020-06-30T19:00:00Z"/>
          <w:rFonts w:ascii="Calibri" w:eastAsia="Calibri" w:hAnsi="Calibri" w:cs="Times New Roman"/>
        </w:rPr>
      </w:pPr>
      <w:ins w:id="18147" w:author="UTENTE" w:date="2020-06-30T19:00:00Z">
        <w:r w:rsidRPr="00181FFC">
          <w:rPr>
            <w:rFonts w:ascii="Calibri" w:eastAsia="Calibri" w:hAnsi="Calibri" w:cs="Times New Roman"/>
          </w:rPr>
          <w:t>149.</w:t>
        </w:r>
        <w:r w:rsidRPr="00181FFC">
          <w:rPr>
            <w:rFonts w:ascii="Calibri" w:eastAsia="Calibri" w:hAnsi="Calibri" w:cs="Times New Roman"/>
          </w:rPr>
          <w:tab/>
          <w:t>n "La mia risposta sicura fa spalancare gli occhi a Luka."</w:t>
        </w:r>
      </w:ins>
    </w:p>
    <w:p w14:paraId="5FA965E9" w14:textId="77777777" w:rsidR="00181FFC" w:rsidRPr="00181FFC" w:rsidRDefault="00181FFC" w:rsidP="00181FFC">
      <w:pPr>
        <w:spacing w:line="600" w:lineRule="auto"/>
        <w:jc w:val="left"/>
        <w:rPr>
          <w:ins w:id="18148" w:author="UTENTE" w:date="2020-06-30T19:00:00Z"/>
          <w:rFonts w:ascii="Calibri" w:eastAsia="Calibri" w:hAnsi="Calibri" w:cs="Times New Roman"/>
        </w:rPr>
      </w:pPr>
      <w:ins w:id="18149" w:author="UTENTE" w:date="2020-06-30T19:00:00Z">
        <w:r w:rsidRPr="00181FFC">
          <w:rPr>
            <w:rFonts w:ascii="Calibri" w:eastAsia="Calibri" w:hAnsi="Calibri" w:cs="Times New Roman"/>
          </w:rPr>
          <w:t>150.</w:t>
        </w:r>
        <w:r w:rsidRPr="00181FFC">
          <w:rPr>
            <w:rFonts w:ascii="Calibri" w:eastAsia="Calibri" w:hAnsi="Calibri" w:cs="Times New Roman"/>
          </w:rPr>
          <w:tab/>
          <w:t>n "Si aspettava che rifiutassi?" </w:t>
        </w:r>
        <w:r w:rsidRPr="00181FFC">
          <w:rPr>
            <w:rFonts w:ascii="Calibri" w:eastAsia="Calibri" w:hAnsi="Calibri" w:cs="Times New Roman"/>
          </w:rPr>
          <w:br w:type="page"/>
        </w:r>
      </w:ins>
    </w:p>
    <w:p w14:paraId="00B7750A" w14:textId="77777777" w:rsidR="00181FFC" w:rsidRPr="00181FFC" w:rsidRDefault="00181FFC" w:rsidP="00181FFC">
      <w:pPr>
        <w:spacing w:line="600" w:lineRule="auto"/>
        <w:jc w:val="left"/>
        <w:rPr>
          <w:ins w:id="18150" w:author="UTENTE" w:date="2020-06-30T19:00:00Z"/>
          <w:rFonts w:ascii="Calibri" w:eastAsia="Calibri" w:hAnsi="Calibri" w:cs="Times New Roman"/>
          <w:lang w:val="en-US"/>
        </w:rPr>
      </w:pPr>
      <w:ins w:id="18151" w:author="UTENTE" w:date="2020-06-30T19:00:00Z">
        <w:r w:rsidRPr="00181FFC">
          <w:rPr>
            <w:rFonts w:ascii="Calibri" w:eastAsia="Calibri" w:hAnsi="Calibri" w:cs="Times New Roman"/>
            <w:lang w:val="en-US"/>
          </w:rPr>
          <w:lastRenderedPageBreak/>
          <w:t>151.</w:t>
        </w:r>
        <w:r w:rsidRPr="00181FFC">
          <w:rPr>
            <w:rFonts w:ascii="Calibri" w:eastAsia="Calibri" w:hAnsi="Calibri" w:cs="Times New Roman"/>
            <w:lang w:val="en-US"/>
          </w:rPr>
          <w:tab/>
          <w:t>mc "\"It's a win-win for me, isn't it?\""</w:t>
        </w:r>
      </w:ins>
    </w:p>
    <w:p w14:paraId="1911A87F" w14:textId="77777777" w:rsidR="00181FFC" w:rsidRPr="00181FFC" w:rsidRDefault="00181FFC" w:rsidP="00181FFC">
      <w:pPr>
        <w:spacing w:line="600" w:lineRule="auto"/>
        <w:jc w:val="left"/>
        <w:rPr>
          <w:ins w:id="18152" w:author="UTENTE" w:date="2020-06-30T19:00:00Z"/>
          <w:rFonts w:ascii="Calibri" w:eastAsia="Calibri" w:hAnsi="Calibri" w:cs="Times New Roman"/>
          <w:lang w:val="en-US"/>
        </w:rPr>
      </w:pPr>
      <w:ins w:id="18153" w:author="UTENTE" w:date="2020-06-30T19:00:00Z">
        <w:r w:rsidRPr="00181FFC">
          <w:rPr>
            <w:rFonts w:ascii="Calibri" w:eastAsia="Calibri" w:hAnsi="Calibri" w:cs="Times New Roman"/>
            <w:lang w:val="en-US"/>
          </w:rPr>
          <w:t>152.</w:t>
        </w:r>
        <w:r w:rsidRPr="00181FFC">
          <w:rPr>
            <w:rFonts w:ascii="Calibri" w:eastAsia="Calibri" w:hAnsi="Calibri" w:cs="Times New Roman"/>
            <w:lang w:val="en-US"/>
          </w:rPr>
          <w:tab/>
          <w:t>mc "\"I just do my normal routine at the diner, and then I get to be escorted home by my shining knight.\""</w:t>
        </w:r>
      </w:ins>
    </w:p>
    <w:p w14:paraId="5579DBE4" w14:textId="77777777" w:rsidR="00181FFC" w:rsidRPr="00181FFC" w:rsidRDefault="00181FFC" w:rsidP="00181FFC">
      <w:pPr>
        <w:spacing w:line="600" w:lineRule="auto"/>
        <w:jc w:val="left"/>
        <w:rPr>
          <w:ins w:id="18154" w:author="UTENTE" w:date="2020-06-30T19:00:00Z"/>
          <w:rFonts w:ascii="Calibri" w:eastAsia="Calibri" w:hAnsi="Calibri" w:cs="Times New Roman"/>
          <w:lang w:val="en-US"/>
        </w:rPr>
      </w:pPr>
      <w:ins w:id="18155" w:author="UTENTE" w:date="2020-06-30T19:00:00Z">
        <w:r w:rsidRPr="00181FFC">
          <w:rPr>
            <w:rFonts w:ascii="Calibri" w:eastAsia="Calibri" w:hAnsi="Calibri" w:cs="Times New Roman"/>
            <w:lang w:val="en-US"/>
          </w:rPr>
          <w:t>153.</w:t>
        </w:r>
        <w:r w:rsidRPr="00181FFC">
          <w:rPr>
            <w:rFonts w:ascii="Calibri" w:eastAsia="Calibri" w:hAnsi="Calibri" w:cs="Times New Roman"/>
            <w:lang w:val="en-US"/>
          </w:rPr>
          <w:tab/>
          <w:t>mc "\"What? It's the best chance I've got.\""</w:t>
        </w:r>
      </w:ins>
    </w:p>
    <w:p w14:paraId="3EF5914F" w14:textId="77777777" w:rsidR="00181FFC" w:rsidRPr="00181FFC" w:rsidRDefault="00181FFC" w:rsidP="00181FFC">
      <w:pPr>
        <w:spacing w:line="600" w:lineRule="auto"/>
        <w:jc w:val="left"/>
        <w:rPr>
          <w:ins w:id="18156" w:author="UTENTE" w:date="2020-06-30T19:00:00Z"/>
          <w:rFonts w:ascii="Calibri" w:eastAsia="Calibri" w:hAnsi="Calibri" w:cs="Times New Roman"/>
          <w:lang w:val="en-US"/>
        </w:rPr>
      </w:pPr>
      <w:ins w:id="18157" w:author="UTENTE" w:date="2020-06-30T19:00:00Z">
        <w:r w:rsidRPr="00181FFC">
          <w:rPr>
            <w:rFonts w:ascii="Calibri" w:eastAsia="Calibri" w:hAnsi="Calibri" w:cs="Times New Roman"/>
            <w:lang w:val="en-US"/>
          </w:rPr>
          <w:t>154.</w:t>
        </w:r>
        <w:r w:rsidRPr="00181FFC">
          <w:rPr>
            <w:rFonts w:ascii="Calibri" w:eastAsia="Calibri" w:hAnsi="Calibri" w:cs="Times New Roman"/>
            <w:lang w:val="en-US"/>
          </w:rPr>
          <w:tab/>
          <w:t>mc "\"Besides, getting walked home by a cute brat every night sounds kinda fun.\""</w:t>
        </w:r>
      </w:ins>
    </w:p>
    <w:p w14:paraId="6DD44CD4" w14:textId="77777777" w:rsidR="00181FFC" w:rsidRPr="00181FFC" w:rsidRDefault="00181FFC" w:rsidP="00181FFC">
      <w:pPr>
        <w:spacing w:line="600" w:lineRule="auto"/>
        <w:jc w:val="left"/>
        <w:rPr>
          <w:ins w:id="18158" w:author="UTENTE" w:date="2020-06-30T19:00:00Z"/>
          <w:rFonts w:ascii="Calibri" w:eastAsia="Calibri" w:hAnsi="Calibri" w:cs="Times New Roman"/>
          <w:lang w:val="en-US"/>
        </w:rPr>
      </w:pPr>
      <w:ins w:id="18159" w:author="UTENTE" w:date="2020-06-30T19:00:00Z">
        <w:r w:rsidRPr="00181FFC">
          <w:rPr>
            <w:rFonts w:ascii="Calibri" w:eastAsia="Calibri" w:hAnsi="Calibri" w:cs="Times New Roman"/>
            <w:lang w:val="en-US"/>
          </w:rPr>
          <w:t>155.</w:t>
        </w:r>
        <w:r w:rsidRPr="00181FFC">
          <w:rPr>
            <w:rFonts w:ascii="Calibri" w:eastAsia="Calibri" w:hAnsi="Calibri" w:cs="Times New Roman"/>
            <w:lang w:val="en-US"/>
          </w:rPr>
          <w:tab/>
          <w:t>l "\"…I have a name, you know. Start using it.\""</w:t>
        </w:r>
      </w:ins>
    </w:p>
    <w:p w14:paraId="049445A6" w14:textId="77777777" w:rsidR="00181FFC" w:rsidRPr="00181FFC" w:rsidRDefault="00181FFC" w:rsidP="00181FFC">
      <w:pPr>
        <w:spacing w:line="600" w:lineRule="auto"/>
        <w:jc w:val="left"/>
        <w:rPr>
          <w:ins w:id="18160" w:author="UTENTE" w:date="2020-06-30T19:00:00Z"/>
          <w:rFonts w:ascii="Calibri" w:eastAsia="Calibri" w:hAnsi="Calibri" w:cs="Times New Roman"/>
          <w:lang w:val="en-US"/>
        </w:rPr>
      </w:pPr>
      <w:ins w:id="18161" w:author="UTENTE" w:date="2020-06-30T19:00:00Z">
        <w:r w:rsidRPr="00181FFC">
          <w:rPr>
            <w:rFonts w:ascii="Calibri" w:eastAsia="Calibri" w:hAnsi="Calibri" w:cs="Times New Roman"/>
            <w:lang w:val="en-US"/>
          </w:rPr>
          <w:t>156.</w:t>
        </w:r>
        <w:r w:rsidRPr="00181FFC">
          <w:rPr>
            <w:rFonts w:ascii="Calibri" w:eastAsia="Calibri" w:hAnsi="Calibri" w:cs="Times New Roman"/>
            <w:lang w:val="en-US"/>
          </w:rPr>
          <w:tab/>
          <w:t>n "Grumbling quietly, Luka jumps off the barstool and steps back from the counter."</w:t>
        </w:r>
      </w:ins>
    </w:p>
    <w:p w14:paraId="4740A2AF" w14:textId="77777777" w:rsidR="00181FFC" w:rsidRPr="00181FFC" w:rsidRDefault="00181FFC" w:rsidP="00181FFC">
      <w:pPr>
        <w:spacing w:line="600" w:lineRule="auto"/>
        <w:jc w:val="left"/>
        <w:rPr>
          <w:ins w:id="18162" w:author="UTENTE" w:date="2020-06-30T19:00:00Z"/>
          <w:rFonts w:ascii="Calibri" w:eastAsia="Calibri" w:hAnsi="Calibri" w:cs="Times New Roman"/>
          <w:lang w:val="en-US"/>
        </w:rPr>
      </w:pPr>
      <w:ins w:id="18163" w:author="UTENTE" w:date="2020-06-30T19:00:00Z">
        <w:r w:rsidRPr="00181FFC">
          <w:rPr>
            <w:rFonts w:ascii="Calibri" w:eastAsia="Calibri" w:hAnsi="Calibri" w:cs="Times New Roman"/>
            <w:lang w:val="en-US"/>
          </w:rPr>
          <w:t>157.</w:t>
        </w:r>
        <w:r w:rsidRPr="00181FFC">
          <w:rPr>
            <w:rFonts w:ascii="Calibri" w:eastAsia="Calibri" w:hAnsi="Calibri" w:cs="Times New Roman"/>
            <w:lang w:val="en-US"/>
          </w:rPr>
          <w:tab/>
          <w:t>n "His voice is sulky as usual, but oddly enough, he looks a little happy."</w:t>
        </w:r>
      </w:ins>
    </w:p>
    <w:p w14:paraId="15ADE1F4" w14:textId="77777777" w:rsidR="00181FFC" w:rsidRPr="00181FFC" w:rsidRDefault="00181FFC" w:rsidP="00181FFC">
      <w:pPr>
        <w:spacing w:line="600" w:lineRule="auto"/>
        <w:jc w:val="left"/>
        <w:rPr>
          <w:ins w:id="18164" w:author="UTENTE" w:date="2020-06-30T19:00:00Z"/>
          <w:rFonts w:ascii="Calibri" w:eastAsia="Calibri" w:hAnsi="Calibri" w:cs="Times New Roman"/>
          <w:lang w:val="en-US"/>
        </w:rPr>
      </w:pPr>
      <w:ins w:id="18165" w:author="UTENTE" w:date="2020-06-30T19:00:00Z">
        <w:r w:rsidRPr="00181FFC">
          <w:rPr>
            <w:rFonts w:ascii="Calibri" w:eastAsia="Calibri" w:hAnsi="Calibri" w:cs="Times New Roman"/>
            <w:lang w:val="en-US"/>
          </w:rPr>
          <w:t>158.</w:t>
        </w:r>
        <w:r w:rsidRPr="00181FFC">
          <w:rPr>
            <w:rFonts w:ascii="Calibri" w:eastAsia="Calibri" w:hAnsi="Calibri" w:cs="Times New Roman"/>
            <w:lang w:val="en-US"/>
          </w:rPr>
          <w:tab/>
          <w:t>mcp "\"Fine then –– Luka.\""</w:t>
        </w:r>
      </w:ins>
    </w:p>
    <w:p w14:paraId="4AC200F7" w14:textId="77777777" w:rsidR="00181FFC" w:rsidRPr="00181FFC" w:rsidRDefault="00181FFC" w:rsidP="00181FFC">
      <w:pPr>
        <w:spacing w:line="600" w:lineRule="auto"/>
        <w:jc w:val="left"/>
        <w:rPr>
          <w:ins w:id="18166" w:author="UTENTE" w:date="2020-06-30T19:00:00Z"/>
          <w:rFonts w:ascii="Calibri" w:eastAsia="Calibri" w:hAnsi="Calibri" w:cs="Times New Roman"/>
          <w:lang w:val="en-US"/>
        </w:rPr>
      </w:pPr>
      <w:ins w:id="18167" w:author="UTENTE" w:date="2020-06-30T19:00:00Z">
        <w:r w:rsidRPr="00181FFC">
          <w:rPr>
            <w:rFonts w:ascii="Calibri" w:eastAsia="Calibri" w:hAnsi="Calibri" w:cs="Times New Roman"/>
            <w:lang w:val="en-US"/>
          </w:rPr>
          <w:t>159.</w:t>
        </w:r>
        <w:r w:rsidRPr="00181FFC">
          <w:rPr>
            <w:rFonts w:ascii="Calibri" w:eastAsia="Calibri" w:hAnsi="Calibri" w:cs="Times New Roman"/>
            <w:lang w:val="en-US"/>
          </w:rPr>
          <w:tab/>
          <w:t>mcp "\"You'd better show up here tomorrow night.\""</w:t>
        </w:r>
      </w:ins>
    </w:p>
    <w:p w14:paraId="0FABEDD5" w14:textId="77777777" w:rsidR="00181FFC" w:rsidRPr="00181FFC" w:rsidRDefault="00181FFC" w:rsidP="00181FFC">
      <w:pPr>
        <w:spacing w:line="600" w:lineRule="auto"/>
        <w:jc w:val="left"/>
        <w:rPr>
          <w:ins w:id="18168" w:author="UTENTE" w:date="2020-06-30T19:00:00Z"/>
          <w:rFonts w:ascii="Calibri" w:eastAsia="Calibri" w:hAnsi="Calibri" w:cs="Times New Roman"/>
          <w:lang w:val="en-US"/>
        </w:rPr>
      </w:pPr>
      <w:ins w:id="18169" w:author="UTENTE" w:date="2020-06-30T19:00:00Z">
        <w:r w:rsidRPr="00181FFC">
          <w:rPr>
            <w:rFonts w:ascii="Calibri" w:eastAsia="Calibri" w:hAnsi="Calibri" w:cs="Times New Roman"/>
            <w:lang w:val="en-US"/>
          </w:rPr>
          <w:t>160.</w:t>
        </w:r>
        <w:r w:rsidRPr="00181FFC">
          <w:rPr>
            <w:rFonts w:ascii="Calibri" w:eastAsia="Calibri" w:hAnsi="Calibri" w:cs="Times New Roman"/>
            <w:lang w:val="en-US"/>
          </w:rPr>
          <w:tab/>
          <w:t>l "\"Do I look like the type of guy to break a promise?\""</w:t>
        </w:r>
      </w:ins>
    </w:p>
    <w:p w14:paraId="51CFBFA5" w14:textId="77777777" w:rsidR="00181FFC" w:rsidRPr="00181FFC" w:rsidRDefault="00181FFC" w:rsidP="00181FFC">
      <w:pPr>
        <w:spacing w:line="600" w:lineRule="auto"/>
        <w:jc w:val="left"/>
        <w:rPr>
          <w:ins w:id="18170" w:author="UTENTE" w:date="2020-06-30T19:00:00Z"/>
          <w:rFonts w:ascii="Calibri" w:eastAsia="Calibri" w:hAnsi="Calibri" w:cs="Times New Roman"/>
          <w:lang w:val="en-US"/>
        </w:rPr>
      </w:pPr>
      <w:ins w:id="18171" w:author="UTENTE" w:date="2020-06-30T19:00:00Z">
        <w:r w:rsidRPr="00181FFC">
          <w:rPr>
            <w:rFonts w:ascii="Calibri" w:eastAsia="Calibri" w:hAnsi="Calibri" w:cs="Times New Roman"/>
            <w:lang w:val="en-US"/>
          </w:rPr>
          <w:t>161.</w:t>
        </w:r>
        <w:r w:rsidRPr="00181FFC">
          <w:rPr>
            <w:rFonts w:ascii="Calibri" w:eastAsia="Calibri" w:hAnsi="Calibri" w:cs="Times New Roman"/>
            <w:lang w:val="en-US"/>
          </w:rPr>
          <w:tab/>
          <w:t>mcp "\"Yes.\""</w:t>
        </w:r>
      </w:ins>
    </w:p>
    <w:p w14:paraId="29F810C8" w14:textId="77777777" w:rsidR="00181FFC" w:rsidRPr="00181FFC" w:rsidRDefault="00181FFC" w:rsidP="00181FFC">
      <w:pPr>
        <w:spacing w:line="600" w:lineRule="auto"/>
        <w:jc w:val="left"/>
        <w:rPr>
          <w:ins w:id="18172" w:author="UTENTE" w:date="2020-06-30T19:00:00Z"/>
          <w:rFonts w:ascii="Calibri" w:eastAsia="Calibri" w:hAnsi="Calibri" w:cs="Times New Roman"/>
          <w:lang w:val="en-US"/>
        </w:rPr>
      </w:pPr>
      <w:ins w:id="18173" w:author="UTENTE" w:date="2020-06-30T19:00:00Z">
        <w:r w:rsidRPr="00181FFC">
          <w:rPr>
            <w:rFonts w:ascii="Calibri" w:eastAsia="Calibri" w:hAnsi="Calibri" w:cs="Times New Roman"/>
            <w:lang w:val="en-US"/>
          </w:rPr>
          <w:t>162.</w:t>
        </w:r>
        <w:r w:rsidRPr="00181FFC">
          <w:rPr>
            <w:rFonts w:ascii="Calibri" w:eastAsia="Calibri" w:hAnsi="Calibri" w:cs="Times New Roman"/>
            <w:lang w:val="en-US"/>
          </w:rPr>
          <w:tab/>
          <w:t>l "\"Wow, screw you too! Piece of…\""</w:t>
        </w:r>
      </w:ins>
    </w:p>
    <w:p w14:paraId="2CA89B74" w14:textId="77777777" w:rsidR="00181FFC" w:rsidRPr="00181FFC" w:rsidRDefault="00181FFC" w:rsidP="00181FFC">
      <w:pPr>
        <w:spacing w:line="600" w:lineRule="auto"/>
        <w:jc w:val="left"/>
        <w:rPr>
          <w:ins w:id="18174" w:author="UTENTE" w:date="2020-06-30T19:00:00Z"/>
          <w:rFonts w:ascii="Calibri" w:eastAsia="Calibri" w:hAnsi="Calibri" w:cs="Times New Roman"/>
          <w:lang w:val="en-US"/>
        </w:rPr>
      </w:pPr>
      <w:ins w:id="18175" w:author="UTENTE" w:date="2020-06-30T19:00:00Z">
        <w:r w:rsidRPr="00181FFC">
          <w:rPr>
            <w:rFonts w:ascii="Calibri" w:eastAsia="Calibri" w:hAnsi="Calibri" w:cs="Times New Roman"/>
            <w:lang w:val="en-US"/>
          </w:rPr>
          <w:t>163.</w:t>
        </w:r>
        <w:r w:rsidRPr="00181FFC">
          <w:rPr>
            <w:rFonts w:ascii="Calibri" w:eastAsia="Calibri" w:hAnsi="Calibri" w:cs="Times New Roman"/>
            <w:lang w:val="en-US"/>
          </w:rPr>
          <w:tab/>
          <w:t>n "With a snort, Luka turns on his heel and heads for the door, shaking his head."</w:t>
        </w:r>
      </w:ins>
    </w:p>
    <w:p w14:paraId="5B607FF7" w14:textId="77777777" w:rsidR="00181FFC" w:rsidRPr="00181FFC" w:rsidRDefault="00181FFC" w:rsidP="00181FFC">
      <w:pPr>
        <w:spacing w:line="600" w:lineRule="auto"/>
        <w:jc w:val="left"/>
        <w:rPr>
          <w:ins w:id="18176" w:author="UTENTE" w:date="2020-06-30T19:00:00Z"/>
          <w:rFonts w:ascii="Calibri" w:eastAsia="Calibri" w:hAnsi="Calibri" w:cs="Times New Roman"/>
          <w:lang w:val="en-US"/>
        </w:rPr>
      </w:pPr>
      <w:ins w:id="18177" w:author="UTENTE" w:date="2020-06-30T19:00:00Z">
        <w:r w:rsidRPr="00181FFC">
          <w:rPr>
            <w:rFonts w:ascii="Calibri" w:eastAsia="Calibri" w:hAnsi="Calibri" w:cs="Times New Roman"/>
            <w:lang w:val="en-US"/>
          </w:rPr>
          <w:t>164.</w:t>
        </w:r>
        <w:r w:rsidRPr="00181FFC">
          <w:rPr>
            <w:rFonts w:ascii="Calibri" w:eastAsia="Calibri" w:hAnsi="Calibri" w:cs="Times New Roman"/>
            <w:lang w:val="en-US"/>
          </w:rPr>
          <w:tab/>
          <w:t>n "I watch him leave, a grin spreading on my lips before I realize it."</w:t>
        </w:r>
        <w:r w:rsidRPr="00181FFC">
          <w:rPr>
            <w:rFonts w:ascii="Calibri" w:eastAsia="Calibri" w:hAnsi="Calibri" w:cs="Times New Roman"/>
            <w:lang w:val="en-US"/>
          </w:rPr>
          <w:br w:type="page"/>
        </w:r>
      </w:ins>
    </w:p>
    <w:p w14:paraId="201A03DE" w14:textId="77777777" w:rsidR="00181FFC" w:rsidRPr="00181FFC" w:rsidRDefault="00181FFC" w:rsidP="00181FFC">
      <w:pPr>
        <w:spacing w:line="600" w:lineRule="auto"/>
        <w:jc w:val="left"/>
        <w:rPr>
          <w:ins w:id="18178" w:author="UTENTE" w:date="2020-06-30T19:00:00Z"/>
          <w:rFonts w:ascii="Calibri" w:eastAsia="Calibri" w:hAnsi="Calibri" w:cs="Times New Roman"/>
        </w:rPr>
      </w:pPr>
      <w:ins w:id="18179" w:author="UTENTE" w:date="2020-06-30T19:00:00Z">
        <w:r w:rsidRPr="00181FFC">
          <w:rPr>
            <w:rFonts w:ascii="Calibri" w:eastAsia="Calibri" w:hAnsi="Calibri" w:cs="Times New Roman"/>
          </w:rPr>
          <w:lastRenderedPageBreak/>
          <w:t>151.</w:t>
        </w:r>
        <w:r w:rsidRPr="00181FFC">
          <w:rPr>
            <w:rFonts w:ascii="Calibri" w:eastAsia="Calibri" w:hAnsi="Calibri" w:cs="Times New Roman"/>
          </w:rPr>
          <w:tab/>
          <w:t>mc "\"Vinco in entrambi i casi, no?\""</w:t>
        </w:r>
      </w:ins>
    </w:p>
    <w:p w14:paraId="21132D06" w14:textId="77777777" w:rsidR="00181FFC" w:rsidRPr="00181FFC" w:rsidRDefault="00181FFC" w:rsidP="00181FFC">
      <w:pPr>
        <w:spacing w:line="600" w:lineRule="auto"/>
        <w:jc w:val="left"/>
        <w:rPr>
          <w:ins w:id="18180" w:author="UTENTE" w:date="2020-06-30T19:00:00Z"/>
          <w:rFonts w:ascii="Calibri" w:eastAsia="Calibri" w:hAnsi="Calibri" w:cs="Times New Roman"/>
        </w:rPr>
      </w:pPr>
      <w:ins w:id="18181" w:author="UTENTE" w:date="2020-06-30T19:00:00Z">
        <w:r w:rsidRPr="00181FFC">
          <w:rPr>
            <w:rFonts w:ascii="Calibri" w:eastAsia="Calibri" w:hAnsi="Calibri" w:cs="Times New Roman"/>
          </w:rPr>
          <w:t>152.</w:t>
        </w:r>
        <w:r w:rsidRPr="00181FFC">
          <w:rPr>
            <w:rFonts w:ascii="Calibri" w:eastAsia="Calibri" w:hAnsi="Calibri" w:cs="Times New Roman"/>
          </w:rPr>
          <w:tab/>
          <w:t>mc "\"Devo solo portare avanti la mia normale routine alla tavola calda e poi mi faccio scortare verso casa da uno scintillante cavaliere."</w:t>
        </w:r>
      </w:ins>
    </w:p>
    <w:p w14:paraId="77B2FCB1" w14:textId="77777777" w:rsidR="00181FFC" w:rsidRPr="00181FFC" w:rsidRDefault="00181FFC" w:rsidP="00181FFC">
      <w:pPr>
        <w:spacing w:line="600" w:lineRule="auto"/>
        <w:jc w:val="left"/>
        <w:rPr>
          <w:ins w:id="18182" w:author="UTENTE" w:date="2020-06-30T19:00:00Z"/>
          <w:rFonts w:ascii="Calibri" w:eastAsia="Calibri" w:hAnsi="Calibri" w:cs="Times New Roman"/>
        </w:rPr>
      </w:pPr>
      <w:ins w:id="18183" w:author="UTENTE" w:date="2020-06-30T19:00:00Z">
        <w:r w:rsidRPr="00181FFC">
          <w:rPr>
            <w:rFonts w:ascii="Calibri" w:eastAsia="Calibri" w:hAnsi="Calibri" w:cs="Times New Roman"/>
          </w:rPr>
          <w:t>153.</w:t>
        </w:r>
        <w:r w:rsidRPr="00181FFC">
          <w:rPr>
            <w:rFonts w:ascii="Calibri" w:eastAsia="Calibri" w:hAnsi="Calibri" w:cs="Times New Roman"/>
          </w:rPr>
          <w:tab/>
          <w:t>mc "\"Che c'è? È l'alternativa migliore che ho.\""</w:t>
        </w:r>
      </w:ins>
    </w:p>
    <w:p w14:paraId="28951760" w14:textId="77777777" w:rsidR="00181FFC" w:rsidRPr="00181FFC" w:rsidRDefault="00181FFC" w:rsidP="00181FFC">
      <w:pPr>
        <w:spacing w:line="600" w:lineRule="auto"/>
        <w:jc w:val="left"/>
        <w:rPr>
          <w:ins w:id="18184" w:author="UTENTE" w:date="2020-06-30T19:00:00Z"/>
          <w:rFonts w:ascii="Calibri" w:eastAsia="Calibri" w:hAnsi="Calibri" w:cs="Times New Roman"/>
        </w:rPr>
      </w:pPr>
      <w:ins w:id="18185" w:author="UTENTE" w:date="2020-06-30T19:00:00Z">
        <w:r w:rsidRPr="00181FFC">
          <w:rPr>
            <w:rFonts w:ascii="Calibri" w:eastAsia="Calibri" w:hAnsi="Calibri" w:cs="Times New Roman"/>
          </w:rPr>
          <w:t>154.</w:t>
        </w:r>
        <w:r w:rsidRPr="00181FFC">
          <w:rPr>
            <w:rFonts w:ascii="Calibri" w:eastAsia="Calibri" w:hAnsi="Calibri" w:cs="Times New Roman"/>
          </w:rPr>
          <w:tab/>
          <w:t>mc "\"E poi, farmi accompagnare a casa da un adorabile moccioso come te ogni notte mi sembra divertente.\""</w:t>
        </w:r>
      </w:ins>
    </w:p>
    <w:p w14:paraId="7AAE8820" w14:textId="77777777" w:rsidR="00181FFC" w:rsidRPr="00181FFC" w:rsidRDefault="00181FFC" w:rsidP="00181FFC">
      <w:pPr>
        <w:spacing w:line="600" w:lineRule="auto"/>
        <w:jc w:val="left"/>
        <w:rPr>
          <w:ins w:id="18186" w:author="UTENTE" w:date="2020-06-30T19:00:00Z"/>
          <w:rFonts w:ascii="Calibri" w:eastAsia="Calibri" w:hAnsi="Calibri" w:cs="Times New Roman"/>
        </w:rPr>
      </w:pPr>
      <w:ins w:id="18187" w:author="UTENTE" w:date="2020-06-30T19:00:00Z">
        <w:r w:rsidRPr="00181FFC">
          <w:rPr>
            <w:rFonts w:ascii="Calibri" w:eastAsia="Calibri" w:hAnsi="Calibri" w:cs="Times New Roman"/>
          </w:rPr>
          <w:t>155.</w:t>
        </w:r>
        <w:r w:rsidRPr="00181FFC">
          <w:rPr>
            <w:rFonts w:ascii="Calibri" w:eastAsia="Calibri" w:hAnsi="Calibri" w:cs="Times New Roman"/>
          </w:rPr>
          <w:tab/>
          <w:t>l "\"…Ho un nome, sai? Comincia a usarlo.\""</w:t>
        </w:r>
      </w:ins>
    </w:p>
    <w:p w14:paraId="14A9340E" w14:textId="77777777" w:rsidR="00181FFC" w:rsidRPr="00181FFC" w:rsidRDefault="00181FFC" w:rsidP="00181FFC">
      <w:pPr>
        <w:spacing w:line="600" w:lineRule="auto"/>
        <w:jc w:val="left"/>
        <w:rPr>
          <w:ins w:id="18188" w:author="UTENTE" w:date="2020-06-30T19:00:00Z"/>
          <w:rFonts w:ascii="Calibri" w:eastAsia="Calibri" w:hAnsi="Calibri" w:cs="Times New Roman"/>
        </w:rPr>
      </w:pPr>
      <w:ins w:id="18189" w:author="UTENTE" w:date="2020-06-30T19:00:00Z">
        <w:r w:rsidRPr="00181FFC">
          <w:rPr>
            <w:rFonts w:ascii="Calibri" w:eastAsia="Calibri" w:hAnsi="Calibri" w:cs="Times New Roman"/>
          </w:rPr>
          <w:t>156.</w:t>
        </w:r>
        <w:r w:rsidRPr="00181FFC">
          <w:rPr>
            <w:rFonts w:ascii="Calibri" w:eastAsia="Calibri" w:hAnsi="Calibri" w:cs="Times New Roman"/>
          </w:rPr>
          <w:tab/>
          <w:t>n "Borbottando a bassa voce, Luka salta giù dallo sgabello e si allontana dal bancone."</w:t>
        </w:r>
      </w:ins>
    </w:p>
    <w:p w14:paraId="3A3EBD73" w14:textId="77777777" w:rsidR="00181FFC" w:rsidRPr="00181FFC" w:rsidRDefault="00181FFC" w:rsidP="00181FFC">
      <w:pPr>
        <w:spacing w:line="600" w:lineRule="auto"/>
        <w:jc w:val="left"/>
        <w:rPr>
          <w:ins w:id="18190" w:author="UTENTE" w:date="2020-06-30T19:00:00Z"/>
          <w:rFonts w:ascii="Calibri" w:eastAsia="Calibri" w:hAnsi="Calibri" w:cs="Times New Roman"/>
        </w:rPr>
      </w:pPr>
      <w:ins w:id="18191" w:author="UTENTE" w:date="2020-06-30T19:00:00Z">
        <w:r w:rsidRPr="00181FFC">
          <w:rPr>
            <w:rFonts w:ascii="Calibri" w:eastAsia="Calibri" w:hAnsi="Calibri" w:cs="Times New Roman"/>
          </w:rPr>
          <w:t>157.</w:t>
        </w:r>
        <w:r w:rsidRPr="00181FFC">
          <w:rPr>
            <w:rFonts w:ascii="Calibri" w:eastAsia="Calibri" w:hAnsi="Calibri" w:cs="Times New Roman"/>
          </w:rPr>
          <w:tab/>
          <w:t>n "La sua voce imbronciata come sempre, ma stranamente, sembra quasi felice."</w:t>
        </w:r>
      </w:ins>
    </w:p>
    <w:p w14:paraId="13F6BFBE" w14:textId="77777777" w:rsidR="00181FFC" w:rsidRPr="00181FFC" w:rsidRDefault="00181FFC" w:rsidP="00181FFC">
      <w:pPr>
        <w:spacing w:line="600" w:lineRule="auto"/>
        <w:jc w:val="left"/>
        <w:rPr>
          <w:ins w:id="18192" w:author="UTENTE" w:date="2020-06-30T19:00:00Z"/>
          <w:rFonts w:ascii="Calibri" w:eastAsia="Calibri" w:hAnsi="Calibri" w:cs="Times New Roman"/>
        </w:rPr>
      </w:pPr>
      <w:ins w:id="18193" w:author="UTENTE" w:date="2020-06-30T19:00:00Z">
        <w:r w:rsidRPr="00181FFC">
          <w:rPr>
            <w:rFonts w:ascii="Calibri" w:eastAsia="Calibri" w:hAnsi="Calibri" w:cs="Times New Roman"/>
          </w:rPr>
          <w:t>158.</w:t>
        </w:r>
        <w:r w:rsidRPr="00181FFC">
          <w:rPr>
            <w:rFonts w:ascii="Calibri" w:eastAsia="Calibri" w:hAnsi="Calibri" w:cs="Times New Roman"/>
          </w:rPr>
          <w:tab/>
          <w:t>mcp "\"Bene allora -- Luka.\""</w:t>
        </w:r>
      </w:ins>
    </w:p>
    <w:p w14:paraId="7C26A321" w14:textId="77777777" w:rsidR="00181FFC" w:rsidRPr="00181FFC" w:rsidRDefault="00181FFC" w:rsidP="00181FFC">
      <w:pPr>
        <w:spacing w:line="600" w:lineRule="auto"/>
        <w:jc w:val="left"/>
        <w:rPr>
          <w:ins w:id="18194" w:author="UTENTE" w:date="2020-06-30T19:00:00Z"/>
          <w:rFonts w:ascii="Calibri" w:eastAsia="Calibri" w:hAnsi="Calibri" w:cs="Times New Roman"/>
        </w:rPr>
      </w:pPr>
      <w:ins w:id="18195" w:author="UTENTE" w:date="2020-06-30T19:00:00Z">
        <w:r w:rsidRPr="00181FFC">
          <w:rPr>
            <w:rFonts w:ascii="Calibri" w:eastAsia="Calibri" w:hAnsi="Calibri" w:cs="Times New Roman"/>
          </w:rPr>
          <w:t>159.</w:t>
        </w:r>
        <w:r w:rsidRPr="00181FFC">
          <w:rPr>
            <w:rFonts w:ascii="Calibri" w:eastAsia="Calibri" w:hAnsi="Calibri" w:cs="Times New Roman"/>
          </w:rPr>
          <w:tab/>
          <w:t>mcp "\"Ti conviene farti vivo domani notte.\""</w:t>
        </w:r>
      </w:ins>
    </w:p>
    <w:p w14:paraId="714D1149" w14:textId="77777777" w:rsidR="00181FFC" w:rsidRPr="00181FFC" w:rsidRDefault="00181FFC" w:rsidP="00181FFC">
      <w:pPr>
        <w:spacing w:line="600" w:lineRule="auto"/>
        <w:jc w:val="left"/>
        <w:rPr>
          <w:ins w:id="18196" w:author="UTENTE" w:date="2020-06-30T19:00:00Z"/>
          <w:rFonts w:ascii="Calibri" w:eastAsia="Calibri" w:hAnsi="Calibri" w:cs="Times New Roman"/>
        </w:rPr>
      </w:pPr>
      <w:ins w:id="18197" w:author="UTENTE" w:date="2020-06-30T19:00:00Z">
        <w:r w:rsidRPr="00181FFC">
          <w:rPr>
            <w:rFonts w:ascii="Calibri" w:eastAsia="Calibri" w:hAnsi="Calibri" w:cs="Times New Roman"/>
          </w:rPr>
          <w:t>160.</w:t>
        </w:r>
        <w:r w:rsidRPr="00181FFC">
          <w:rPr>
            <w:rFonts w:ascii="Calibri" w:eastAsia="Calibri" w:hAnsi="Calibri" w:cs="Times New Roman"/>
          </w:rPr>
          <w:tab/>
          <w:t>l "\"Ti sembro il tipo di ragazzo che non mantiene le promesse?\""</w:t>
        </w:r>
      </w:ins>
    </w:p>
    <w:p w14:paraId="349D17BB" w14:textId="77777777" w:rsidR="00181FFC" w:rsidRPr="00181FFC" w:rsidRDefault="00181FFC" w:rsidP="00181FFC">
      <w:pPr>
        <w:spacing w:line="600" w:lineRule="auto"/>
        <w:jc w:val="left"/>
        <w:rPr>
          <w:ins w:id="18198" w:author="UTENTE" w:date="2020-06-30T19:00:00Z"/>
          <w:rFonts w:ascii="Calibri" w:eastAsia="Calibri" w:hAnsi="Calibri" w:cs="Times New Roman"/>
        </w:rPr>
      </w:pPr>
      <w:ins w:id="18199" w:author="UTENTE" w:date="2020-06-30T19:00:00Z">
        <w:r w:rsidRPr="00181FFC">
          <w:rPr>
            <w:rFonts w:ascii="Calibri" w:eastAsia="Calibri" w:hAnsi="Calibri" w:cs="Times New Roman"/>
          </w:rPr>
          <w:t>161.</w:t>
        </w:r>
        <w:r w:rsidRPr="00181FFC">
          <w:rPr>
            <w:rFonts w:ascii="Calibri" w:eastAsia="Calibri" w:hAnsi="Calibri" w:cs="Times New Roman"/>
          </w:rPr>
          <w:tab/>
          <w:t>mcp "\"Sì.\""</w:t>
        </w:r>
      </w:ins>
    </w:p>
    <w:p w14:paraId="09A41E4E" w14:textId="77777777" w:rsidR="00181FFC" w:rsidRPr="00181FFC" w:rsidRDefault="00181FFC" w:rsidP="00181FFC">
      <w:pPr>
        <w:spacing w:line="600" w:lineRule="auto"/>
        <w:jc w:val="left"/>
        <w:rPr>
          <w:ins w:id="18200" w:author="UTENTE" w:date="2020-06-30T19:00:00Z"/>
          <w:rFonts w:ascii="Calibri" w:eastAsia="Calibri" w:hAnsi="Calibri" w:cs="Times New Roman"/>
        </w:rPr>
      </w:pPr>
      <w:ins w:id="18201" w:author="UTENTE" w:date="2020-06-30T19:00:00Z">
        <w:r w:rsidRPr="00181FFC">
          <w:rPr>
            <w:rFonts w:ascii="Calibri" w:eastAsia="Calibri" w:hAnsi="Calibri" w:cs="Times New Roman"/>
          </w:rPr>
          <w:t>162.</w:t>
        </w:r>
        <w:r w:rsidRPr="00181FFC">
          <w:rPr>
            <w:rFonts w:ascii="Calibri" w:eastAsia="Calibri" w:hAnsi="Calibri" w:cs="Times New Roman"/>
          </w:rPr>
          <w:tab/>
          <w:t>l "\"Wow, vaffanculo! Pezzo di…\""</w:t>
        </w:r>
      </w:ins>
    </w:p>
    <w:p w14:paraId="782B40BE" w14:textId="77777777" w:rsidR="00181FFC" w:rsidRPr="00181FFC" w:rsidRDefault="00181FFC" w:rsidP="00181FFC">
      <w:pPr>
        <w:spacing w:line="600" w:lineRule="auto"/>
        <w:jc w:val="left"/>
        <w:rPr>
          <w:ins w:id="18202" w:author="UTENTE" w:date="2020-06-30T19:00:00Z"/>
          <w:rFonts w:ascii="Calibri" w:eastAsia="Calibri" w:hAnsi="Calibri" w:cs="Times New Roman"/>
        </w:rPr>
      </w:pPr>
      <w:ins w:id="18203" w:author="UTENTE" w:date="2020-06-30T19:00:00Z">
        <w:r w:rsidRPr="00181FFC">
          <w:rPr>
            <w:rFonts w:ascii="Calibri" w:eastAsia="Calibri" w:hAnsi="Calibri" w:cs="Times New Roman"/>
          </w:rPr>
          <w:t>163.</w:t>
        </w:r>
        <w:r w:rsidRPr="00181FFC">
          <w:rPr>
            <w:rFonts w:ascii="Calibri" w:eastAsia="Calibri" w:hAnsi="Calibri" w:cs="Times New Roman"/>
          </w:rPr>
          <w:tab/>
          <w:t>n "Sbuffando, Luka si gira sui suoi tacchi e si dirige verso la porta, scuotendo la testa."</w:t>
        </w:r>
      </w:ins>
    </w:p>
    <w:p w14:paraId="2E5FB1E2" w14:textId="77777777" w:rsidR="00181FFC" w:rsidRPr="00181FFC" w:rsidRDefault="00181FFC" w:rsidP="00181FFC">
      <w:pPr>
        <w:spacing w:line="600" w:lineRule="auto"/>
        <w:jc w:val="left"/>
        <w:rPr>
          <w:ins w:id="18204" w:author="UTENTE" w:date="2020-06-30T19:00:00Z"/>
          <w:rFonts w:ascii="Calibri" w:eastAsia="Calibri" w:hAnsi="Calibri" w:cs="Times New Roman"/>
        </w:rPr>
      </w:pPr>
      <w:ins w:id="18205" w:author="UTENTE" w:date="2020-06-30T19:00:00Z">
        <w:r w:rsidRPr="00181FFC">
          <w:rPr>
            <w:rFonts w:ascii="Calibri" w:eastAsia="Calibri" w:hAnsi="Calibri" w:cs="Times New Roman"/>
          </w:rPr>
          <w:t>164.</w:t>
        </w:r>
        <w:r w:rsidRPr="00181FFC">
          <w:rPr>
            <w:rFonts w:ascii="Calibri" w:eastAsia="Calibri" w:hAnsi="Calibri" w:cs="Times New Roman"/>
          </w:rPr>
          <w:tab/>
          <w:t>n "Lo guardo andarsene, un sorriso mi si disegna sul viso ancora prima che io me ne renda conto." </w:t>
        </w:r>
        <w:r w:rsidRPr="00181FFC">
          <w:rPr>
            <w:rFonts w:ascii="Calibri" w:eastAsia="Calibri" w:hAnsi="Calibri" w:cs="Times New Roman"/>
          </w:rPr>
          <w:br w:type="page"/>
        </w:r>
      </w:ins>
    </w:p>
    <w:p w14:paraId="2838047E" w14:textId="77777777" w:rsidR="00181FFC" w:rsidRPr="00181FFC" w:rsidRDefault="00181FFC" w:rsidP="00181FFC">
      <w:pPr>
        <w:spacing w:line="600" w:lineRule="auto"/>
        <w:jc w:val="left"/>
        <w:rPr>
          <w:ins w:id="18206" w:author="UTENTE" w:date="2020-06-30T19:00:00Z"/>
          <w:rFonts w:ascii="Calibri" w:eastAsia="Calibri" w:hAnsi="Calibri" w:cs="Times New Roman"/>
          <w:lang w:val="en-US"/>
        </w:rPr>
      </w:pPr>
      <w:ins w:id="18207" w:author="UTENTE" w:date="2020-06-30T19:00:00Z">
        <w:r w:rsidRPr="00181FFC">
          <w:rPr>
            <w:rFonts w:ascii="Calibri" w:eastAsia="Calibri" w:hAnsi="Calibri" w:cs="Times New Roman"/>
            <w:lang w:val="en-US"/>
          </w:rPr>
          <w:lastRenderedPageBreak/>
          <w:t>165.</w:t>
        </w:r>
        <w:r w:rsidRPr="00181FFC">
          <w:rPr>
            <w:rFonts w:ascii="Calibri" w:eastAsia="Calibri" w:hAnsi="Calibri" w:cs="Times New Roman"/>
            <w:lang w:val="en-US"/>
          </w:rPr>
          <w:tab/>
          <w:t>n "I really shouldn't be smiling, considering the dangerous world I've been yanked into…"</w:t>
        </w:r>
      </w:ins>
    </w:p>
    <w:p w14:paraId="08112401" w14:textId="77777777" w:rsidR="00181FFC" w:rsidRPr="00181FFC" w:rsidRDefault="00181FFC" w:rsidP="00181FFC">
      <w:pPr>
        <w:spacing w:line="600" w:lineRule="auto"/>
        <w:jc w:val="left"/>
        <w:rPr>
          <w:ins w:id="18208" w:author="UTENTE" w:date="2020-06-30T19:00:00Z"/>
          <w:rFonts w:ascii="Calibri" w:eastAsia="Calibri" w:hAnsi="Calibri" w:cs="Times New Roman"/>
          <w:lang w:val="en-US"/>
        </w:rPr>
      </w:pPr>
      <w:ins w:id="18209" w:author="UTENTE" w:date="2020-06-30T19:00:00Z">
        <w:r w:rsidRPr="00181FFC">
          <w:rPr>
            <w:rFonts w:ascii="Calibri" w:eastAsia="Calibri" w:hAnsi="Calibri" w:cs="Times New Roman"/>
            <w:lang w:val="en-US"/>
          </w:rPr>
          <w:t>166.</w:t>
        </w:r>
        <w:r w:rsidRPr="00181FFC">
          <w:rPr>
            <w:rFonts w:ascii="Calibri" w:eastAsia="Calibri" w:hAnsi="Calibri" w:cs="Times New Roman"/>
            <w:lang w:val="en-US"/>
          </w:rPr>
          <w:tab/>
          <w:t>n "But when Luka gets all huffy and tries to act like an aloof cat, it's hard for me to keep a straight face."</w:t>
        </w:r>
      </w:ins>
    </w:p>
    <w:p w14:paraId="149EDFC1" w14:textId="77777777" w:rsidR="00181FFC" w:rsidRPr="00181FFC" w:rsidRDefault="00181FFC" w:rsidP="00181FFC">
      <w:pPr>
        <w:spacing w:line="600" w:lineRule="auto"/>
        <w:jc w:val="left"/>
        <w:rPr>
          <w:ins w:id="18210" w:author="UTENTE" w:date="2020-06-30T19:00:00Z"/>
          <w:rFonts w:ascii="Calibri" w:eastAsia="Calibri" w:hAnsi="Calibri" w:cs="Times New Roman"/>
          <w:lang w:val="en-US"/>
        </w:rPr>
      </w:pPr>
      <w:ins w:id="18211" w:author="UTENTE" w:date="2020-06-30T19:00:00Z">
        <w:r w:rsidRPr="00181FFC">
          <w:rPr>
            <w:rFonts w:ascii="Calibri" w:eastAsia="Calibri" w:hAnsi="Calibri" w:cs="Times New Roman"/>
            <w:lang w:val="en-US"/>
          </w:rPr>
          <w:t>167.</w:t>
        </w:r>
        <w:r w:rsidRPr="00181FFC">
          <w:rPr>
            <w:rFonts w:ascii="Calibri" w:eastAsia="Calibri" w:hAnsi="Calibri" w:cs="Times New Roman"/>
            <w:lang w:val="en-US"/>
          </w:rPr>
          <w:tab/>
          <w:t>n "Closing up the diner for the second time tonight, I head home quickly, avoiding the alley where I was attacked by Rex."</w:t>
        </w:r>
      </w:ins>
    </w:p>
    <w:p w14:paraId="2DFABB18" w14:textId="77777777" w:rsidR="00181FFC" w:rsidRPr="00181FFC" w:rsidRDefault="00181FFC" w:rsidP="00181FFC">
      <w:pPr>
        <w:spacing w:line="600" w:lineRule="auto"/>
        <w:jc w:val="left"/>
        <w:rPr>
          <w:ins w:id="18212" w:author="UTENTE" w:date="2020-06-30T19:00:00Z"/>
          <w:rFonts w:ascii="Calibri" w:eastAsia="Calibri" w:hAnsi="Calibri" w:cs="Times New Roman"/>
          <w:lang w:val="en-US"/>
        </w:rPr>
      </w:pPr>
      <w:ins w:id="18213" w:author="UTENTE" w:date="2020-06-30T19:00:00Z">
        <w:r w:rsidRPr="00181FFC">
          <w:rPr>
            <w:rFonts w:ascii="Calibri" w:eastAsia="Calibri" w:hAnsi="Calibri" w:cs="Times New Roman"/>
            <w:lang w:val="en-US"/>
          </w:rPr>
          <w:t>168.</w:t>
        </w:r>
        <w:r w:rsidRPr="00181FFC">
          <w:rPr>
            <w:rFonts w:ascii="Calibri" w:eastAsia="Calibri" w:hAnsi="Calibri" w:cs="Times New Roman"/>
            <w:lang w:val="en-US"/>
          </w:rPr>
          <w:tab/>
          <w:t>n "The streets are empty, but the silence makes me more nervous than anything."</w:t>
        </w:r>
      </w:ins>
    </w:p>
    <w:p w14:paraId="06E8423E" w14:textId="77777777" w:rsidR="00181FFC" w:rsidRPr="00181FFC" w:rsidRDefault="00181FFC" w:rsidP="00181FFC">
      <w:pPr>
        <w:spacing w:line="600" w:lineRule="auto"/>
        <w:jc w:val="left"/>
        <w:rPr>
          <w:ins w:id="18214" w:author="UTENTE" w:date="2020-06-30T19:00:00Z"/>
          <w:rFonts w:ascii="Calibri" w:eastAsia="Calibri" w:hAnsi="Calibri" w:cs="Times New Roman"/>
          <w:lang w:val="en-US"/>
        </w:rPr>
      </w:pPr>
      <w:ins w:id="18215" w:author="UTENTE" w:date="2020-06-30T19:00:00Z">
        <w:r w:rsidRPr="00181FFC">
          <w:rPr>
            <w:rFonts w:ascii="Calibri" w:eastAsia="Calibri" w:hAnsi="Calibri" w:cs="Times New Roman"/>
            <w:lang w:val="en-US"/>
          </w:rPr>
          <w:t>169.</w:t>
        </w:r>
        <w:r w:rsidRPr="00181FFC">
          <w:rPr>
            <w:rFonts w:ascii="Calibri" w:eastAsia="Calibri" w:hAnsi="Calibri" w:cs="Times New Roman"/>
            <w:lang w:val="en-US"/>
          </w:rPr>
          <w:tab/>
          <w:t>n "I can't shake the strange feeling that I'm being watched…"</w:t>
        </w:r>
      </w:ins>
    </w:p>
    <w:p w14:paraId="1741F2AF" w14:textId="77777777" w:rsidR="00181FFC" w:rsidRPr="00181FFC" w:rsidRDefault="00181FFC" w:rsidP="00181FFC">
      <w:pPr>
        <w:spacing w:line="600" w:lineRule="auto"/>
        <w:jc w:val="left"/>
        <w:rPr>
          <w:ins w:id="18216" w:author="UTENTE" w:date="2020-06-30T19:00:00Z"/>
          <w:rFonts w:ascii="Calibri" w:eastAsia="Calibri" w:hAnsi="Calibri" w:cs="Times New Roman"/>
          <w:lang w:val="en-US"/>
        </w:rPr>
      </w:pPr>
      <w:ins w:id="18217" w:author="UTENTE" w:date="2020-06-30T19:00:00Z">
        <w:r w:rsidRPr="00181FFC">
          <w:rPr>
            <w:rFonts w:ascii="Calibri" w:eastAsia="Calibri" w:hAnsi="Calibri" w:cs="Times New Roman"/>
            <w:lang w:val="en-US"/>
          </w:rPr>
          <w:t>170.</w:t>
        </w:r>
        <w:r w:rsidRPr="00181FFC">
          <w:rPr>
            <w:rFonts w:ascii="Calibri" w:eastAsia="Calibri" w:hAnsi="Calibri" w:cs="Times New Roman"/>
            <w:lang w:val="en-US"/>
          </w:rPr>
          <w:tab/>
          <w:t>mc "\"Mh…\""</w:t>
        </w:r>
      </w:ins>
    </w:p>
    <w:p w14:paraId="5807D2DA" w14:textId="77777777" w:rsidR="00181FFC" w:rsidRPr="00181FFC" w:rsidRDefault="00181FFC" w:rsidP="00181FFC">
      <w:pPr>
        <w:spacing w:line="600" w:lineRule="auto"/>
        <w:jc w:val="left"/>
        <w:rPr>
          <w:ins w:id="18218" w:author="UTENTE" w:date="2020-06-30T19:00:00Z"/>
          <w:rFonts w:ascii="Calibri" w:eastAsia="Calibri" w:hAnsi="Calibri" w:cs="Times New Roman"/>
          <w:lang w:val="en-US"/>
        </w:rPr>
      </w:pPr>
      <w:ins w:id="18219" w:author="UTENTE" w:date="2020-06-30T19:00:00Z">
        <w:r w:rsidRPr="00181FFC">
          <w:rPr>
            <w:rFonts w:ascii="Calibri" w:eastAsia="Calibri" w:hAnsi="Calibri" w:cs="Times New Roman"/>
            <w:lang w:val="en-US"/>
          </w:rPr>
          <w:t>171.</w:t>
        </w:r>
        <w:r w:rsidRPr="00181FFC">
          <w:rPr>
            <w:rFonts w:ascii="Calibri" w:eastAsia="Calibri" w:hAnsi="Calibri" w:cs="Times New Roman"/>
            <w:lang w:val="en-US"/>
          </w:rPr>
          <w:tab/>
          <w:t>n "When I get to my apartment, exhaustion hits me like a pile of bricks, and I collapse on my bed."</w:t>
        </w:r>
      </w:ins>
    </w:p>
    <w:p w14:paraId="3F30E6A3" w14:textId="77777777" w:rsidR="00181FFC" w:rsidRPr="00181FFC" w:rsidRDefault="00181FFC" w:rsidP="00181FFC">
      <w:pPr>
        <w:spacing w:line="600" w:lineRule="auto"/>
        <w:jc w:val="left"/>
        <w:rPr>
          <w:ins w:id="18220" w:author="UTENTE" w:date="2020-06-30T19:00:00Z"/>
          <w:rFonts w:ascii="Calibri" w:eastAsia="Calibri" w:hAnsi="Calibri" w:cs="Times New Roman"/>
          <w:lang w:val="en-US"/>
        </w:rPr>
      </w:pPr>
      <w:ins w:id="18221" w:author="UTENTE" w:date="2020-06-30T19:00:00Z">
        <w:r w:rsidRPr="00181FFC">
          <w:rPr>
            <w:rFonts w:ascii="Calibri" w:eastAsia="Calibri" w:hAnsi="Calibri" w:cs="Times New Roman"/>
            <w:lang w:val="en-US"/>
          </w:rPr>
          <w:t>172.</w:t>
        </w:r>
        <w:r w:rsidRPr="00181FFC">
          <w:rPr>
            <w:rFonts w:ascii="Calibri" w:eastAsia="Calibri" w:hAnsi="Calibri" w:cs="Times New Roman"/>
            <w:lang w:val="en-US"/>
          </w:rPr>
          <w:tab/>
          <w:t>n "Excitement and fear still race in my chest, but I'm too tired to think about them any longer."</w:t>
        </w:r>
      </w:ins>
    </w:p>
    <w:p w14:paraId="520CD534" w14:textId="77777777" w:rsidR="00181FFC" w:rsidRPr="00181FFC" w:rsidRDefault="00181FFC" w:rsidP="00181FFC">
      <w:pPr>
        <w:spacing w:line="600" w:lineRule="auto"/>
        <w:jc w:val="left"/>
        <w:rPr>
          <w:ins w:id="18222" w:author="UTENTE" w:date="2020-06-30T19:00:00Z"/>
          <w:rFonts w:ascii="Calibri" w:eastAsia="Calibri" w:hAnsi="Calibri" w:cs="Times New Roman"/>
          <w:lang w:val="en-US"/>
        </w:rPr>
      </w:pPr>
      <w:ins w:id="18223" w:author="UTENTE" w:date="2020-06-30T19:00:00Z">
        <w:r w:rsidRPr="00181FFC">
          <w:rPr>
            <w:rFonts w:ascii="Calibri" w:eastAsia="Calibri" w:hAnsi="Calibri" w:cs="Times New Roman"/>
            <w:lang w:val="en-US"/>
          </w:rPr>
          <w:t>173.</w:t>
        </w:r>
        <w:r w:rsidRPr="00181FFC">
          <w:rPr>
            <w:rFonts w:ascii="Calibri" w:eastAsia="Calibri" w:hAnsi="Calibri" w:cs="Times New Roman"/>
            <w:lang w:val="en-US"/>
          </w:rPr>
          <w:tab/>
          <w:t>n "Closing my eyes, I let the comforting darkness take over and slip into a deep sleep."</w:t>
        </w:r>
      </w:ins>
    </w:p>
    <w:p w14:paraId="515C0B80" w14:textId="77777777" w:rsidR="00181FFC" w:rsidRPr="00181FFC" w:rsidRDefault="00181FFC" w:rsidP="00181FFC">
      <w:pPr>
        <w:spacing w:line="600" w:lineRule="auto"/>
        <w:jc w:val="left"/>
        <w:rPr>
          <w:ins w:id="18224" w:author="UTENTE" w:date="2020-06-30T19:00:00Z"/>
          <w:rFonts w:ascii="Calibri" w:eastAsia="Calibri" w:hAnsi="Calibri" w:cs="Times New Roman"/>
          <w:lang w:val="en-US"/>
        </w:rPr>
      </w:pPr>
      <w:ins w:id="18225" w:author="UTENTE" w:date="2020-06-30T19:00:00Z">
        <w:r w:rsidRPr="00181FFC">
          <w:rPr>
            <w:rFonts w:ascii="Calibri" w:eastAsia="Calibri" w:hAnsi="Calibri" w:cs="Times New Roman"/>
            <w:lang w:val="en-US"/>
          </w:rPr>
          <w:t>174.</w:t>
        </w:r>
        <w:r w:rsidRPr="00181FFC">
          <w:rPr>
            <w:rFonts w:ascii="Calibri" w:eastAsia="Calibri" w:hAnsi="Calibri" w:cs="Times New Roman"/>
            <w:lang w:val="en-US"/>
          </w:rPr>
          <w:tab/>
          <w:t>mc "\"Ngh…\""</w:t>
        </w:r>
      </w:ins>
    </w:p>
    <w:p w14:paraId="5331FEA6" w14:textId="77777777" w:rsidR="00181FFC" w:rsidRPr="00181FFC" w:rsidRDefault="00181FFC" w:rsidP="00181FFC">
      <w:pPr>
        <w:spacing w:line="600" w:lineRule="auto"/>
        <w:jc w:val="left"/>
        <w:rPr>
          <w:ins w:id="18226" w:author="UTENTE" w:date="2020-06-30T19:00:00Z"/>
          <w:rFonts w:ascii="Calibri" w:eastAsia="Calibri" w:hAnsi="Calibri" w:cs="Times New Roman"/>
          <w:lang w:val="en-US"/>
        </w:rPr>
      </w:pPr>
      <w:ins w:id="18227" w:author="UTENTE" w:date="2020-06-30T19:00:00Z">
        <w:r w:rsidRPr="00181FFC">
          <w:rPr>
            <w:rFonts w:ascii="Calibri" w:eastAsia="Calibri" w:hAnsi="Calibri" w:cs="Times New Roman"/>
            <w:lang w:val="en-US"/>
          </w:rPr>
          <w:t>175.</w:t>
        </w:r>
        <w:r w:rsidRPr="00181FFC">
          <w:rPr>
            <w:rFonts w:ascii="Calibri" w:eastAsia="Calibri" w:hAnsi="Calibri" w:cs="Times New Roman"/>
            <w:lang w:val="en-US"/>
          </w:rPr>
          <w:tab/>
          <w:t>n "The early afternoon sun trickles into my apartment, fighting through storm clouds to arrive on my face."</w:t>
        </w:r>
      </w:ins>
    </w:p>
    <w:p w14:paraId="4002F548" w14:textId="77777777" w:rsidR="00181FFC" w:rsidRPr="00181FFC" w:rsidRDefault="00181FFC" w:rsidP="00181FFC">
      <w:pPr>
        <w:spacing w:line="600" w:lineRule="auto"/>
        <w:jc w:val="left"/>
        <w:rPr>
          <w:ins w:id="18228" w:author="UTENTE" w:date="2020-06-30T19:00:00Z"/>
          <w:rFonts w:ascii="Calibri" w:eastAsia="Calibri" w:hAnsi="Calibri" w:cs="Times New Roman"/>
          <w:lang w:val="en-US"/>
        </w:rPr>
      </w:pPr>
      <w:ins w:id="18229" w:author="UTENTE" w:date="2020-06-30T19:00:00Z">
        <w:r w:rsidRPr="00181FFC">
          <w:rPr>
            <w:rFonts w:ascii="Calibri" w:eastAsia="Calibri" w:hAnsi="Calibri" w:cs="Times New Roman"/>
            <w:lang w:val="en-US"/>
          </w:rPr>
          <w:t>176.</w:t>
        </w:r>
        <w:r w:rsidRPr="00181FFC">
          <w:rPr>
            <w:rFonts w:ascii="Calibri" w:eastAsia="Calibri" w:hAnsi="Calibri" w:cs="Times New Roman"/>
            <w:lang w:val="en-US"/>
          </w:rPr>
          <w:tab/>
          <w:t>n "I push myself up with a yawn."</w:t>
        </w:r>
      </w:ins>
    </w:p>
    <w:p w14:paraId="4C888FDD" w14:textId="77777777" w:rsidR="00181FFC" w:rsidRPr="00181FFC" w:rsidRDefault="00181FFC" w:rsidP="00181FFC">
      <w:pPr>
        <w:spacing w:line="600" w:lineRule="auto"/>
        <w:jc w:val="left"/>
        <w:rPr>
          <w:ins w:id="18230" w:author="UTENTE" w:date="2020-06-30T19:00:00Z"/>
          <w:rFonts w:ascii="Calibri" w:eastAsia="Calibri" w:hAnsi="Calibri" w:cs="Times New Roman"/>
          <w:lang w:val="en-US"/>
        </w:rPr>
      </w:pPr>
      <w:ins w:id="18231" w:author="UTENTE" w:date="2020-06-30T19:00:00Z">
        <w:r w:rsidRPr="00181FFC">
          <w:rPr>
            <w:rFonts w:ascii="Calibri" w:eastAsia="Calibri" w:hAnsi="Calibri" w:cs="Times New Roman"/>
            <w:lang w:val="en-US"/>
          </w:rPr>
          <w:t>177.</w:t>
        </w:r>
        <w:r w:rsidRPr="00181FFC">
          <w:rPr>
            <w:rFonts w:ascii="Calibri" w:eastAsia="Calibri" w:hAnsi="Calibri" w:cs="Times New Roman"/>
            <w:lang w:val="en-US"/>
          </w:rPr>
          <w:tab/>
          <w:t>extend " I can't say I feel very refreshed."</w:t>
        </w:r>
        <w:r w:rsidRPr="00181FFC">
          <w:rPr>
            <w:rFonts w:ascii="Calibri" w:eastAsia="Calibri" w:hAnsi="Calibri" w:cs="Times New Roman"/>
            <w:lang w:val="en-US"/>
          </w:rPr>
          <w:br w:type="page"/>
        </w:r>
      </w:ins>
    </w:p>
    <w:p w14:paraId="2E0400C8" w14:textId="77777777" w:rsidR="00181FFC" w:rsidRPr="00181FFC" w:rsidRDefault="00181FFC" w:rsidP="00181FFC">
      <w:pPr>
        <w:spacing w:line="600" w:lineRule="auto"/>
        <w:jc w:val="left"/>
        <w:rPr>
          <w:ins w:id="18232" w:author="UTENTE" w:date="2020-06-30T19:00:00Z"/>
          <w:rFonts w:ascii="Calibri" w:eastAsia="Calibri" w:hAnsi="Calibri" w:cs="Times New Roman"/>
        </w:rPr>
      </w:pPr>
      <w:ins w:id="18233" w:author="UTENTE" w:date="2020-06-30T19:00:00Z">
        <w:r w:rsidRPr="00181FFC">
          <w:rPr>
            <w:rFonts w:ascii="Calibri" w:eastAsia="Calibri" w:hAnsi="Calibri" w:cs="Times New Roman"/>
          </w:rPr>
          <w:lastRenderedPageBreak/>
          <w:t>165.</w:t>
        </w:r>
        <w:r w:rsidRPr="00181FFC">
          <w:rPr>
            <w:rFonts w:ascii="Calibri" w:eastAsia="Calibri" w:hAnsi="Calibri" w:cs="Times New Roman"/>
          </w:rPr>
          <w:tab/>
          <w:t>n "Non dovrei proprio sorridere, considerato in che mondo pericoloso sono stato ficcato…"</w:t>
        </w:r>
      </w:ins>
    </w:p>
    <w:p w14:paraId="6A9EB6EB" w14:textId="77777777" w:rsidR="00181FFC" w:rsidRPr="00181FFC" w:rsidRDefault="00181FFC" w:rsidP="00181FFC">
      <w:pPr>
        <w:spacing w:line="600" w:lineRule="auto"/>
        <w:jc w:val="left"/>
        <w:rPr>
          <w:ins w:id="18234" w:author="UTENTE" w:date="2020-06-30T19:00:00Z"/>
          <w:rFonts w:ascii="Calibri" w:eastAsia="Calibri" w:hAnsi="Calibri" w:cs="Times New Roman"/>
        </w:rPr>
      </w:pPr>
      <w:ins w:id="18235" w:author="UTENTE" w:date="2020-06-30T19:00:00Z">
        <w:r w:rsidRPr="00181FFC">
          <w:rPr>
            <w:rFonts w:ascii="Calibri" w:eastAsia="Calibri" w:hAnsi="Calibri" w:cs="Times New Roman"/>
          </w:rPr>
          <w:t>166.</w:t>
        </w:r>
        <w:r w:rsidRPr="00181FFC">
          <w:rPr>
            <w:rFonts w:ascii="Calibri" w:eastAsia="Calibri" w:hAnsi="Calibri" w:cs="Times New Roman"/>
          </w:rPr>
          <w:tab/>
          <w:t>n "Ma quando Luka diventa tutto scocciato e cerca di comportarsi come un gatto indifferente, è difficile tenere una faccia seria."</w:t>
        </w:r>
      </w:ins>
    </w:p>
    <w:p w14:paraId="65DC5366" w14:textId="77777777" w:rsidR="00181FFC" w:rsidRPr="00181FFC" w:rsidRDefault="00181FFC" w:rsidP="00181FFC">
      <w:pPr>
        <w:spacing w:line="600" w:lineRule="auto"/>
        <w:jc w:val="left"/>
        <w:rPr>
          <w:ins w:id="18236" w:author="UTENTE" w:date="2020-06-30T19:00:00Z"/>
          <w:rFonts w:ascii="Calibri" w:eastAsia="Calibri" w:hAnsi="Calibri" w:cs="Times New Roman"/>
        </w:rPr>
      </w:pPr>
      <w:ins w:id="18237" w:author="UTENTE" w:date="2020-06-30T19:00:00Z">
        <w:r w:rsidRPr="00181FFC">
          <w:rPr>
            <w:rFonts w:ascii="Calibri" w:eastAsia="Calibri" w:hAnsi="Calibri" w:cs="Times New Roman"/>
          </w:rPr>
          <w:t>167.</w:t>
        </w:r>
        <w:r w:rsidRPr="00181FFC">
          <w:rPr>
            <w:rFonts w:ascii="Calibri" w:eastAsia="Calibri" w:hAnsi="Calibri" w:cs="Times New Roman"/>
          </w:rPr>
          <w:tab/>
          <w:t>n "Chiudendo la tavola calda per la seconda volta, stanotte, mi dirigo velocemente verso casa, evitando il vicolo dove Rex mi ha aggredito."</w:t>
        </w:r>
      </w:ins>
    </w:p>
    <w:p w14:paraId="50785DD3" w14:textId="77777777" w:rsidR="00181FFC" w:rsidRPr="00181FFC" w:rsidRDefault="00181FFC" w:rsidP="00181FFC">
      <w:pPr>
        <w:spacing w:line="600" w:lineRule="auto"/>
        <w:jc w:val="left"/>
        <w:rPr>
          <w:ins w:id="18238" w:author="UTENTE" w:date="2020-06-30T19:00:00Z"/>
          <w:rFonts w:ascii="Calibri" w:eastAsia="Calibri" w:hAnsi="Calibri" w:cs="Times New Roman"/>
        </w:rPr>
      </w:pPr>
      <w:ins w:id="18239" w:author="UTENTE" w:date="2020-06-30T19:00:00Z">
        <w:r w:rsidRPr="00181FFC">
          <w:rPr>
            <w:rFonts w:ascii="Calibri" w:eastAsia="Calibri" w:hAnsi="Calibri" w:cs="Times New Roman"/>
          </w:rPr>
          <w:t>168.</w:t>
        </w:r>
        <w:r w:rsidRPr="00181FFC">
          <w:rPr>
            <w:rFonts w:ascii="Calibri" w:eastAsia="Calibri" w:hAnsi="Calibri" w:cs="Times New Roman"/>
          </w:rPr>
          <w:tab/>
          <w:t>n "Le strade sono vuote, ma il silenzio mi rende più nervoso che mai."</w:t>
        </w:r>
      </w:ins>
    </w:p>
    <w:p w14:paraId="34B44577" w14:textId="77777777" w:rsidR="00181FFC" w:rsidRPr="00181FFC" w:rsidRDefault="00181FFC" w:rsidP="00181FFC">
      <w:pPr>
        <w:spacing w:line="600" w:lineRule="auto"/>
        <w:jc w:val="left"/>
        <w:rPr>
          <w:ins w:id="18240" w:author="UTENTE" w:date="2020-06-30T19:00:00Z"/>
          <w:rFonts w:ascii="Calibri" w:eastAsia="Calibri" w:hAnsi="Calibri" w:cs="Times New Roman"/>
        </w:rPr>
      </w:pPr>
      <w:ins w:id="18241" w:author="UTENTE" w:date="2020-06-30T19:00:00Z">
        <w:r w:rsidRPr="00181FFC">
          <w:rPr>
            <w:rFonts w:ascii="Calibri" w:eastAsia="Calibri" w:hAnsi="Calibri" w:cs="Times New Roman"/>
          </w:rPr>
          <w:t>169.</w:t>
        </w:r>
        <w:r w:rsidRPr="00181FFC">
          <w:rPr>
            <w:rFonts w:ascii="Calibri" w:eastAsia="Calibri" w:hAnsi="Calibri" w:cs="Times New Roman"/>
          </w:rPr>
          <w:tab/>
          <w:t>n "Non riesco a liberarmi della strana sensazione di essere osservato…"</w:t>
        </w:r>
      </w:ins>
    </w:p>
    <w:p w14:paraId="02D9A998" w14:textId="77777777" w:rsidR="00181FFC" w:rsidRPr="00181FFC" w:rsidRDefault="00181FFC" w:rsidP="00181FFC">
      <w:pPr>
        <w:spacing w:line="600" w:lineRule="auto"/>
        <w:jc w:val="left"/>
        <w:rPr>
          <w:ins w:id="18242" w:author="UTENTE" w:date="2020-06-30T19:00:00Z"/>
          <w:rFonts w:ascii="Calibri" w:eastAsia="Calibri" w:hAnsi="Calibri" w:cs="Times New Roman"/>
        </w:rPr>
      </w:pPr>
      <w:ins w:id="18243" w:author="UTENTE" w:date="2020-06-30T19:00:00Z">
        <w:r w:rsidRPr="00181FFC">
          <w:rPr>
            <w:rFonts w:ascii="Calibri" w:eastAsia="Calibri" w:hAnsi="Calibri" w:cs="Times New Roman"/>
          </w:rPr>
          <w:t>170.</w:t>
        </w:r>
        <w:r w:rsidRPr="00181FFC">
          <w:rPr>
            <w:rFonts w:ascii="Calibri" w:eastAsia="Calibri" w:hAnsi="Calibri" w:cs="Times New Roman"/>
          </w:rPr>
          <w:tab/>
          <w:t>mc "\"Mh…\""</w:t>
        </w:r>
      </w:ins>
    </w:p>
    <w:p w14:paraId="734BEB01" w14:textId="77777777" w:rsidR="00181FFC" w:rsidRPr="00181FFC" w:rsidRDefault="00181FFC" w:rsidP="00181FFC">
      <w:pPr>
        <w:spacing w:line="600" w:lineRule="auto"/>
        <w:jc w:val="left"/>
        <w:rPr>
          <w:ins w:id="18244" w:author="UTENTE" w:date="2020-06-30T19:00:00Z"/>
          <w:rFonts w:ascii="Calibri" w:eastAsia="Calibri" w:hAnsi="Calibri" w:cs="Times New Roman"/>
        </w:rPr>
      </w:pPr>
      <w:ins w:id="18245" w:author="UTENTE" w:date="2020-06-30T19:00:00Z">
        <w:r w:rsidRPr="00181FFC">
          <w:rPr>
            <w:rFonts w:ascii="Calibri" w:eastAsia="Calibri" w:hAnsi="Calibri" w:cs="Times New Roman"/>
          </w:rPr>
          <w:t>171.</w:t>
        </w:r>
        <w:r w:rsidRPr="00181FFC">
          <w:rPr>
            <w:rFonts w:ascii="Calibri" w:eastAsia="Calibri" w:hAnsi="Calibri" w:cs="Times New Roman"/>
          </w:rPr>
          <w:tab/>
          <w:t>n "Quando arrivo al mio appartamento, la stanchezza mi colpisce come un mattone in faccia e collasso a letto."</w:t>
        </w:r>
      </w:ins>
    </w:p>
    <w:p w14:paraId="42838DCF" w14:textId="77777777" w:rsidR="00181FFC" w:rsidRPr="00181FFC" w:rsidRDefault="00181FFC" w:rsidP="00181FFC">
      <w:pPr>
        <w:spacing w:line="600" w:lineRule="auto"/>
        <w:jc w:val="left"/>
        <w:rPr>
          <w:ins w:id="18246" w:author="UTENTE" w:date="2020-06-30T19:00:00Z"/>
          <w:rFonts w:ascii="Calibri" w:eastAsia="Calibri" w:hAnsi="Calibri" w:cs="Times New Roman"/>
        </w:rPr>
      </w:pPr>
      <w:ins w:id="18247" w:author="UTENTE" w:date="2020-06-30T19:00:00Z">
        <w:r w:rsidRPr="00181FFC">
          <w:rPr>
            <w:rFonts w:ascii="Calibri" w:eastAsia="Calibri" w:hAnsi="Calibri" w:cs="Times New Roman"/>
          </w:rPr>
          <w:t>172.</w:t>
        </w:r>
        <w:r w:rsidRPr="00181FFC">
          <w:rPr>
            <w:rFonts w:ascii="Calibri" w:eastAsia="Calibri" w:hAnsi="Calibri" w:cs="Times New Roman"/>
          </w:rPr>
          <w:tab/>
          <w:t>n "L'eccitazione e la paura mi fanno ancora battere il cuore a mille, ma sono troppo esausto per continuare a pensarci."</w:t>
        </w:r>
      </w:ins>
    </w:p>
    <w:p w14:paraId="4BE42620" w14:textId="77777777" w:rsidR="00181FFC" w:rsidRPr="00181FFC" w:rsidRDefault="00181FFC" w:rsidP="00181FFC">
      <w:pPr>
        <w:spacing w:line="600" w:lineRule="auto"/>
        <w:jc w:val="left"/>
        <w:rPr>
          <w:ins w:id="18248" w:author="UTENTE" w:date="2020-06-30T19:00:00Z"/>
          <w:rFonts w:ascii="Calibri" w:eastAsia="Calibri" w:hAnsi="Calibri" w:cs="Times New Roman"/>
        </w:rPr>
      </w:pPr>
      <w:ins w:id="18249" w:author="UTENTE" w:date="2020-06-30T19:00:00Z">
        <w:r w:rsidRPr="00181FFC">
          <w:rPr>
            <w:rFonts w:ascii="Calibri" w:eastAsia="Calibri" w:hAnsi="Calibri" w:cs="Times New Roman"/>
          </w:rPr>
          <w:t>173.</w:t>
        </w:r>
        <w:r w:rsidRPr="00181FFC">
          <w:rPr>
            <w:rFonts w:ascii="Calibri" w:eastAsia="Calibri" w:hAnsi="Calibri" w:cs="Times New Roman"/>
          </w:rPr>
          <w:tab/>
          <w:t>n "Chiudendo gli occhi, lascio che la confortante oscurità prenda il sopravvento e scivolo in un sonno profondo."</w:t>
        </w:r>
      </w:ins>
    </w:p>
    <w:p w14:paraId="0A9770FF" w14:textId="77777777" w:rsidR="00181FFC" w:rsidRPr="00181FFC" w:rsidRDefault="00181FFC" w:rsidP="00181FFC">
      <w:pPr>
        <w:spacing w:line="600" w:lineRule="auto"/>
        <w:jc w:val="left"/>
        <w:rPr>
          <w:ins w:id="18250" w:author="UTENTE" w:date="2020-06-30T19:00:00Z"/>
          <w:rFonts w:ascii="Calibri" w:eastAsia="Calibri" w:hAnsi="Calibri" w:cs="Times New Roman"/>
        </w:rPr>
      </w:pPr>
      <w:ins w:id="18251" w:author="UTENTE" w:date="2020-06-30T19:00:00Z">
        <w:r w:rsidRPr="00181FFC">
          <w:rPr>
            <w:rFonts w:ascii="Calibri" w:eastAsia="Calibri" w:hAnsi="Calibri" w:cs="Times New Roman"/>
          </w:rPr>
          <w:t>174.</w:t>
        </w:r>
        <w:r w:rsidRPr="00181FFC">
          <w:rPr>
            <w:rFonts w:ascii="Calibri" w:eastAsia="Calibri" w:hAnsi="Calibri" w:cs="Times New Roman"/>
          </w:rPr>
          <w:tab/>
          <w:t>mc "\"Ngh..\""</w:t>
        </w:r>
      </w:ins>
    </w:p>
    <w:p w14:paraId="6ED6922B" w14:textId="77777777" w:rsidR="00181FFC" w:rsidRPr="00181FFC" w:rsidRDefault="00181FFC" w:rsidP="00181FFC">
      <w:pPr>
        <w:spacing w:line="600" w:lineRule="auto"/>
        <w:jc w:val="left"/>
        <w:rPr>
          <w:ins w:id="18252" w:author="UTENTE" w:date="2020-06-30T19:00:00Z"/>
          <w:rFonts w:ascii="Calibri" w:eastAsia="Calibri" w:hAnsi="Calibri" w:cs="Times New Roman"/>
        </w:rPr>
      </w:pPr>
      <w:ins w:id="18253" w:author="UTENTE" w:date="2020-06-30T19:00:00Z">
        <w:r w:rsidRPr="00181FFC">
          <w:rPr>
            <w:rFonts w:ascii="Calibri" w:eastAsia="Calibri" w:hAnsi="Calibri" w:cs="Times New Roman"/>
          </w:rPr>
          <w:t>175.</w:t>
        </w:r>
        <w:r w:rsidRPr="00181FFC">
          <w:rPr>
            <w:rFonts w:ascii="Calibri" w:eastAsia="Calibri" w:hAnsi="Calibri" w:cs="Times New Roman"/>
          </w:rPr>
          <w:tab/>
          <w:t>n "Il sole del primo pomeriggio si affaccia alla finestra del mio appartamento, combattendo nuvole di tempesta per arrivarmi giusto in faccia."</w:t>
        </w:r>
      </w:ins>
    </w:p>
    <w:p w14:paraId="38B269EB" w14:textId="77777777" w:rsidR="00181FFC" w:rsidRPr="00181FFC" w:rsidRDefault="00181FFC" w:rsidP="00181FFC">
      <w:pPr>
        <w:spacing w:line="600" w:lineRule="auto"/>
        <w:jc w:val="left"/>
        <w:rPr>
          <w:ins w:id="18254" w:author="UTENTE" w:date="2020-06-30T19:00:00Z"/>
          <w:rFonts w:ascii="Calibri" w:eastAsia="Calibri" w:hAnsi="Calibri" w:cs="Times New Roman"/>
          <w:rPrChange w:id="18255" w:author="UTENTE" w:date="2020-06-30T19:00:00Z">
            <w:rPr>
              <w:ins w:id="18256" w:author="UTENTE" w:date="2020-06-30T19:00:00Z"/>
              <w:rFonts w:ascii="Calibri" w:eastAsia="Calibri" w:hAnsi="Calibri" w:cs="Times New Roman"/>
              <w:lang w:val="en-US"/>
            </w:rPr>
          </w:rPrChange>
        </w:rPr>
      </w:pPr>
      <w:ins w:id="18257" w:author="UTENTE" w:date="2020-06-30T19:00:00Z">
        <w:r w:rsidRPr="00181FFC">
          <w:rPr>
            <w:rFonts w:ascii="Calibri" w:eastAsia="Calibri" w:hAnsi="Calibri" w:cs="Times New Roman"/>
            <w:rPrChange w:id="18258" w:author="UTENTE" w:date="2020-06-30T19:00:00Z">
              <w:rPr>
                <w:rFonts w:ascii="Calibri" w:eastAsia="Calibri" w:hAnsi="Calibri" w:cs="Times New Roman"/>
                <w:lang w:val="en-US"/>
              </w:rPr>
            </w:rPrChange>
          </w:rPr>
          <w:t>176.</w:t>
        </w:r>
        <w:r w:rsidRPr="00181FFC">
          <w:rPr>
            <w:rFonts w:ascii="Calibri" w:eastAsia="Calibri" w:hAnsi="Calibri" w:cs="Times New Roman"/>
            <w:rPrChange w:id="18259" w:author="UTENTE" w:date="2020-06-30T19:00:00Z">
              <w:rPr>
                <w:rFonts w:ascii="Calibri" w:eastAsia="Calibri" w:hAnsi="Calibri" w:cs="Times New Roman"/>
                <w:lang w:val="en-US"/>
              </w:rPr>
            </w:rPrChange>
          </w:rPr>
          <w:tab/>
          <w:t>n "Mi alzo sbadigliando."</w:t>
        </w:r>
      </w:ins>
    </w:p>
    <w:p w14:paraId="2F961E3C" w14:textId="77777777" w:rsidR="00181FFC" w:rsidRPr="00181FFC" w:rsidRDefault="00181FFC" w:rsidP="00181FFC">
      <w:pPr>
        <w:spacing w:line="600" w:lineRule="auto"/>
        <w:jc w:val="left"/>
        <w:rPr>
          <w:ins w:id="18260" w:author="UTENTE" w:date="2020-06-30T19:00:00Z"/>
          <w:rFonts w:ascii="Calibri" w:eastAsia="Calibri" w:hAnsi="Calibri" w:cs="Times New Roman"/>
        </w:rPr>
      </w:pPr>
      <w:ins w:id="18261" w:author="UTENTE" w:date="2020-06-30T19:00:00Z">
        <w:r w:rsidRPr="00181FFC">
          <w:rPr>
            <w:rFonts w:ascii="Calibri" w:eastAsia="Calibri" w:hAnsi="Calibri" w:cs="Times New Roman"/>
          </w:rPr>
          <w:t>177.</w:t>
        </w:r>
        <w:r w:rsidRPr="00181FFC">
          <w:rPr>
            <w:rFonts w:ascii="Calibri" w:eastAsia="Calibri" w:hAnsi="Calibri" w:cs="Times New Roman"/>
          </w:rPr>
          <w:tab/>
          <w:t>extend "Non posso dire di sentirmi riposato."</w:t>
        </w:r>
        <w:r w:rsidRPr="00181FFC">
          <w:rPr>
            <w:rFonts w:ascii="Calibri" w:eastAsia="Calibri" w:hAnsi="Calibri" w:cs="Times New Roman"/>
          </w:rPr>
          <w:br w:type="page"/>
        </w:r>
      </w:ins>
    </w:p>
    <w:p w14:paraId="2D12B0AD" w14:textId="77777777" w:rsidR="00181FFC" w:rsidRPr="00181FFC" w:rsidRDefault="00181FFC" w:rsidP="00181FFC">
      <w:pPr>
        <w:spacing w:line="600" w:lineRule="auto"/>
        <w:jc w:val="left"/>
        <w:rPr>
          <w:ins w:id="18262" w:author="UTENTE" w:date="2020-06-30T19:00:00Z"/>
          <w:rFonts w:ascii="Calibri" w:eastAsia="Calibri" w:hAnsi="Calibri" w:cs="Times New Roman"/>
          <w:lang w:val="en-US"/>
        </w:rPr>
      </w:pPr>
      <w:ins w:id="18263" w:author="UTENTE" w:date="2020-06-30T19:00:00Z">
        <w:r w:rsidRPr="00181FFC">
          <w:rPr>
            <w:rFonts w:ascii="Calibri" w:eastAsia="Calibri" w:hAnsi="Calibri" w:cs="Times New Roman"/>
            <w:lang w:val="en-US"/>
          </w:rPr>
          <w:lastRenderedPageBreak/>
          <w:t>178.</w:t>
        </w:r>
        <w:r w:rsidRPr="00181FFC">
          <w:rPr>
            <w:rFonts w:ascii="Calibri" w:eastAsia="Calibri" w:hAnsi="Calibri" w:cs="Times New Roman"/>
            <w:lang w:val="en-US"/>
          </w:rPr>
          <w:tab/>
          <w:t>mc "\"…\""</w:t>
        </w:r>
      </w:ins>
    </w:p>
    <w:p w14:paraId="41109E43" w14:textId="77777777" w:rsidR="00181FFC" w:rsidRPr="00181FFC" w:rsidRDefault="00181FFC" w:rsidP="00181FFC">
      <w:pPr>
        <w:spacing w:line="600" w:lineRule="auto"/>
        <w:jc w:val="left"/>
        <w:rPr>
          <w:ins w:id="18264" w:author="UTENTE" w:date="2020-06-30T19:00:00Z"/>
          <w:rFonts w:ascii="Calibri" w:eastAsia="Calibri" w:hAnsi="Calibri" w:cs="Times New Roman"/>
          <w:lang w:val="en-US"/>
        </w:rPr>
      </w:pPr>
      <w:ins w:id="18265" w:author="UTENTE" w:date="2020-06-30T19:00:00Z">
        <w:r w:rsidRPr="00181FFC">
          <w:rPr>
            <w:rFonts w:ascii="Calibri" w:eastAsia="Calibri" w:hAnsi="Calibri" w:cs="Times New Roman"/>
            <w:lang w:val="en-US"/>
          </w:rPr>
          <w:t>179.</w:t>
        </w:r>
        <w:r w:rsidRPr="00181FFC">
          <w:rPr>
            <w:rFonts w:ascii="Calibri" w:eastAsia="Calibri" w:hAnsi="Calibri" w:cs="Times New Roman"/>
            <w:lang w:val="en-US"/>
          </w:rPr>
          <w:tab/>
          <w:t>n "Those events last night, the fight between Dominic and Rex…"</w:t>
        </w:r>
      </w:ins>
    </w:p>
    <w:p w14:paraId="359439C5" w14:textId="77777777" w:rsidR="00181FFC" w:rsidRPr="00181FFC" w:rsidRDefault="00181FFC" w:rsidP="00181FFC">
      <w:pPr>
        <w:spacing w:line="600" w:lineRule="auto"/>
        <w:jc w:val="left"/>
        <w:rPr>
          <w:ins w:id="18266" w:author="UTENTE" w:date="2020-06-30T19:00:00Z"/>
          <w:rFonts w:ascii="Calibri" w:eastAsia="Calibri" w:hAnsi="Calibri" w:cs="Times New Roman"/>
          <w:lang w:val="en-US"/>
        </w:rPr>
      </w:pPr>
      <w:ins w:id="18267" w:author="UTENTE" w:date="2020-06-30T19:00:00Z">
        <w:r w:rsidRPr="00181FFC">
          <w:rPr>
            <w:rFonts w:ascii="Calibri" w:eastAsia="Calibri" w:hAnsi="Calibri" w:cs="Times New Roman"/>
            <w:lang w:val="en-US"/>
          </w:rPr>
          <w:t>180.</w:t>
        </w:r>
        <w:r w:rsidRPr="00181FFC">
          <w:rPr>
            <w:rFonts w:ascii="Calibri" w:eastAsia="Calibri" w:hAnsi="Calibri" w:cs="Times New Roman"/>
            <w:lang w:val="en-US"/>
          </w:rPr>
          <w:tab/>
          <w:t>n "…The vampires."</w:t>
        </w:r>
      </w:ins>
    </w:p>
    <w:p w14:paraId="127914B5" w14:textId="77777777" w:rsidR="00181FFC" w:rsidRPr="00181FFC" w:rsidRDefault="00181FFC" w:rsidP="00181FFC">
      <w:pPr>
        <w:spacing w:line="600" w:lineRule="auto"/>
        <w:jc w:val="left"/>
        <w:rPr>
          <w:ins w:id="18268" w:author="UTENTE" w:date="2020-06-30T19:00:00Z"/>
          <w:rFonts w:ascii="Calibri" w:eastAsia="Calibri" w:hAnsi="Calibri" w:cs="Times New Roman"/>
          <w:lang w:val="en-US"/>
        </w:rPr>
      </w:pPr>
      <w:ins w:id="18269" w:author="UTENTE" w:date="2020-06-30T19:00:00Z">
        <w:r w:rsidRPr="00181FFC">
          <w:rPr>
            <w:rFonts w:ascii="Calibri" w:eastAsia="Calibri" w:hAnsi="Calibri" w:cs="Times New Roman"/>
            <w:lang w:val="en-US"/>
          </w:rPr>
          <w:t>181.</w:t>
        </w:r>
        <w:r w:rsidRPr="00181FFC">
          <w:rPr>
            <w:rFonts w:ascii="Calibri" w:eastAsia="Calibri" w:hAnsi="Calibri" w:cs="Times New Roman"/>
            <w:lang w:val="en-US"/>
          </w:rPr>
          <w:tab/>
          <w:t>n "I was hoping it would be a dream, but –"</w:t>
        </w:r>
      </w:ins>
    </w:p>
    <w:p w14:paraId="4A1C2AEF" w14:textId="77777777" w:rsidR="00181FFC" w:rsidRPr="00181FFC" w:rsidRDefault="00181FFC" w:rsidP="00181FFC">
      <w:pPr>
        <w:spacing w:line="600" w:lineRule="auto"/>
        <w:jc w:val="left"/>
        <w:rPr>
          <w:ins w:id="18270" w:author="UTENTE" w:date="2020-06-30T19:00:00Z"/>
          <w:rFonts w:ascii="Calibri" w:eastAsia="Calibri" w:hAnsi="Calibri" w:cs="Times New Roman"/>
          <w:lang w:val="en-US"/>
        </w:rPr>
      </w:pPr>
      <w:ins w:id="18271" w:author="UTENTE" w:date="2020-06-30T19:00:00Z">
        <w:r w:rsidRPr="00181FFC">
          <w:rPr>
            <w:rFonts w:ascii="Calibri" w:eastAsia="Calibri" w:hAnsi="Calibri" w:cs="Times New Roman"/>
            <w:lang w:val="en-US"/>
          </w:rPr>
          <w:t>182.</w:t>
        </w:r>
        <w:r w:rsidRPr="00181FFC">
          <w:rPr>
            <w:rFonts w:ascii="Calibri" w:eastAsia="Calibri" w:hAnsi="Calibri" w:cs="Times New Roman"/>
            <w:lang w:val="en-US"/>
          </w:rPr>
          <w:tab/>
          <w:t>extend " it sticks too vividly in my mind, like a bad taste that won't leave my mouth."</w:t>
        </w:r>
      </w:ins>
    </w:p>
    <w:p w14:paraId="35A80218" w14:textId="77777777" w:rsidR="00181FFC" w:rsidRPr="00181FFC" w:rsidRDefault="00181FFC" w:rsidP="00181FFC">
      <w:pPr>
        <w:spacing w:line="600" w:lineRule="auto"/>
        <w:jc w:val="left"/>
        <w:rPr>
          <w:ins w:id="18272" w:author="UTENTE" w:date="2020-06-30T19:00:00Z"/>
          <w:rFonts w:ascii="Calibri" w:eastAsia="Calibri" w:hAnsi="Calibri" w:cs="Times New Roman"/>
          <w:lang w:val="en-US"/>
        </w:rPr>
      </w:pPr>
      <w:ins w:id="18273" w:author="UTENTE" w:date="2020-06-30T19:00:00Z">
        <w:r w:rsidRPr="00181FFC">
          <w:rPr>
            <w:rFonts w:ascii="Calibri" w:eastAsia="Calibri" w:hAnsi="Calibri" w:cs="Times New Roman"/>
            <w:lang w:val="en-US"/>
          </w:rPr>
          <w:t>183.</w:t>
        </w:r>
        <w:r w:rsidRPr="00181FFC">
          <w:rPr>
            <w:rFonts w:ascii="Calibri" w:eastAsia="Calibri" w:hAnsi="Calibri" w:cs="Times New Roman"/>
            <w:lang w:val="en-US"/>
          </w:rPr>
          <w:tab/>
          <w:t>mc "\"This would make for a great story to write about… except I'd definitely have an anxiety attack while writing it…\""</w:t>
        </w:r>
      </w:ins>
    </w:p>
    <w:p w14:paraId="09652272" w14:textId="77777777" w:rsidR="00181FFC" w:rsidRPr="00181FFC" w:rsidRDefault="00181FFC" w:rsidP="00181FFC">
      <w:pPr>
        <w:spacing w:line="600" w:lineRule="auto"/>
        <w:jc w:val="left"/>
        <w:rPr>
          <w:ins w:id="18274" w:author="UTENTE" w:date="2020-06-30T19:00:00Z"/>
          <w:rFonts w:ascii="Calibri" w:eastAsia="Calibri" w:hAnsi="Calibri" w:cs="Times New Roman"/>
          <w:lang w:val="en-US"/>
        </w:rPr>
      </w:pPr>
      <w:ins w:id="18275" w:author="UTENTE" w:date="2020-06-30T19:00:00Z">
        <w:r w:rsidRPr="00181FFC">
          <w:rPr>
            <w:rFonts w:ascii="Calibri" w:eastAsia="Calibri" w:hAnsi="Calibri" w:cs="Times New Roman"/>
            <w:lang w:val="en-US"/>
          </w:rPr>
          <w:t>184.</w:t>
        </w:r>
        <w:r w:rsidRPr="00181FFC">
          <w:rPr>
            <w:rFonts w:ascii="Calibri" w:eastAsia="Calibri" w:hAnsi="Calibri" w:cs="Times New Roman"/>
            <w:lang w:val="en-US"/>
          </w:rPr>
          <w:tab/>
          <w:t>mc "\"I could mix up an amazing EP inspired by this stuff… although I'm not sure if I'd live long enough to drop it…\""</w:t>
        </w:r>
      </w:ins>
    </w:p>
    <w:p w14:paraId="07E72D15" w14:textId="77777777" w:rsidR="00181FFC" w:rsidRPr="00181FFC" w:rsidRDefault="00181FFC" w:rsidP="00181FFC">
      <w:pPr>
        <w:spacing w:line="600" w:lineRule="auto"/>
        <w:jc w:val="left"/>
        <w:rPr>
          <w:ins w:id="18276" w:author="UTENTE" w:date="2020-06-30T19:00:00Z"/>
          <w:rFonts w:ascii="Calibri" w:eastAsia="Calibri" w:hAnsi="Calibri" w:cs="Times New Roman"/>
          <w:lang w:val="en-US"/>
        </w:rPr>
      </w:pPr>
      <w:ins w:id="18277" w:author="UTENTE" w:date="2020-06-30T19:00:00Z">
        <w:r w:rsidRPr="00181FFC">
          <w:rPr>
            <w:rFonts w:ascii="Calibri" w:eastAsia="Calibri" w:hAnsi="Calibri" w:cs="Times New Roman"/>
            <w:lang w:val="en-US"/>
          </w:rPr>
          <w:t>185.</w:t>
        </w:r>
        <w:r w:rsidRPr="00181FFC">
          <w:rPr>
            <w:rFonts w:ascii="Calibri" w:eastAsia="Calibri" w:hAnsi="Calibri" w:cs="Times New Roman"/>
            <w:lang w:val="en-US"/>
          </w:rPr>
          <w:tab/>
          <w:t>mc "\"But I feel like I could draw some amazing vampire shit right now… It would probably land me on the cover of a teen goth magazine, though…\""</w:t>
        </w:r>
      </w:ins>
    </w:p>
    <w:p w14:paraId="4AB944E9" w14:textId="77777777" w:rsidR="00181FFC" w:rsidRPr="00181FFC" w:rsidRDefault="00181FFC" w:rsidP="00181FFC">
      <w:pPr>
        <w:spacing w:line="600" w:lineRule="auto"/>
        <w:jc w:val="left"/>
        <w:rPr>
          <w:ins w:id="18278" w:author="UTENTE" w:date="2020-06-30T19:00:00Z"/>
          <w:rFonts w:ascii="Calibri" w:eastAsia="Calibri" w:hAnsi="Calibri" w:cs="Times New Roman"/>
          <w:lang w:val="en-US"/>
        </w:rPr>
      </w:pPr>
      <w:ins w:id="18279" w:author="UTENTE" w:date="2020-06-30T19:00:00Z">
        <w:r w:rsidRPr="00181FFC">
          <w:rPr>
            <w:rFonts w:ascii="Calibri" w:eastAsia="Calibri" w:hAnsi="Calibri" w:cs="Times New Roman"/>
            <w:lang w:val="en-US"/>
          </w:rPr>
          <w:t>186.</w:t>
        </w:r>
        <w:r w:rsidRPr="00181FFC">
          <w:rPr>
            <w:rFonts w:ascii="Calibri" w:eastAsia="Calibri" w:hAnsi="Calibri" w:cs="Times New Roman"/>
            <w:lang w:val="en-US"/>
          </w:rPr>
          <w:tab/>
          <w:t>n "Still half-asleep, I mumble to myself as I put on the coffee machine."</w:t>
        </w:r>
      </w:ins>
    </w:p>
    <w:p w14:paraId="40958705" w14:textId="77777777" w:rsidR="00181FFC" w:rsidRPr="00181FFC" w:rsidRDefault="00181FFC" w:rsidP="00181FFC">
      <w:pPr>
        <w:spacing w:line="600" w:lineRule="auto"/>
        <w:jc w:val="left"/>
        <w:rPr>
          <w:ins w:id="18280" w:author="UTENTE" w:date="2020-06-30T19:00:00Z"/>
          <w:rFonts w:ascii="Calibri" w:eastAsia="Calibri" w:hAnsi="Calibri" w:cs="Times New Roman"/>
          <w:lang w:val="en-US"/>
        </w:rPr>
      </w:pPr>
      <w:ins w:id="18281" w:author="UTENTE" w:date="2020-06-30T19:00:00Z">
        <w:r w:rsidRPr="00181FFC">
          <w:rPr>
            <w:rFonts w:ascii="Calibri" w:eastAsia="Calibri" w:hAnsi="Calibri" w:cs="Times New Roman"/>
            <w:lang w:val="en-US"/>
          </w:rPr>
          <w:t>187.</w:t>
        </w:r>
        <w:r w:rsidRPr="00181FFC">
          <w:rPr>
            <w:rFonts w:ascii="Calibri" w:eastAsia="Calibri" w:hAnsi="Calibri" w:cs="Times New Roman"/>
            <w:lang w:val="en-US"/>
          </w:rPr>
          <w:tab/>
          <w:t>n "It's true, all this excitement's definitely inspired me a little – though I'm also too on edge to really channel it right now."</w:t>
        </w:r>
      </w:ins>
    </w:p>
    <w:p w14:paraId="4369A5A1" w14:textId="77777777" w:rsidR="00181FFC" w:rsidRPr="00181FFC" w:rsidRDefault="00181FFC" w:rsidP="00181FFC">
      <w:pPr>
        <w:spacing w:line="600" w:lineRule="auto"/>
        <w:jc w:val="left"/>
        <w:rPr>
          <w:ins w:id="18282" w:author="UTENTE" w:date="2020-06-30T19:00:00Z"/>
          <w:rFonts w:ascii="Calibri" w:eastAsia="Calibri" w:hAnsi="Calibri" w:cs="Times New Roman"/>
          <w:lang w:val="en-US"/>
        </w:rPr>
      </w:pPr>
      <w:ins w:id="18283" w:author="UTENTE" w:date="2020-06-30T19:00:00Z">
        <w:r w:rsidRPr="00181FFC">
          <w:rPr>
            <w:rFonts w:ascii="Calibri" w:eastAsia="Calibri" w:hAnsi="Calibri" w:cs="Times New Roman"/>
            <w:lang w:val="en-US"/>
          </w:rPr>
          <w:t>188.</w:t>
        </w:r>
        <w:r w:rsidRPr="00181FFC">
          <w:rPr>
            <w:rFonts w:ascii="Calibri" w:eastAsia="Calibri" w:hAnsi="Calibri" w:cs="Times New Roman"/>
            <w:lang w:val="en-US"/>
          </w:rPr>
          <w:tab/>
          <w:t>n "Luka…"</w:t>
        </w:r>
      </w:ins>
    </w:p>
    <w:p w14:paraId="4703F106" w14:textId="77777777" w:rsidR="00181FFC" w:rsidRPr="00181FFC" w:rsidRDefault="00181FFC" w:rsidP="00181FFC">
      <w:pPr>
        <w:spacing w:line="600" w:lineRule="auto"/>
        <w:jc w:val="left"/>
        <w:rPr>
          <w:ins w:id="18284" w:author="UTENTE" w:date="2020-06-30T19:00:00Z"/>
          <w:rFonts w:ascii="Calibri" w:eastAsia="Calibri" w:hAnsi="Calibri" w:cs="Times New Roman"/>
          <w:lang w:val="en-US"/>
        </w:rPr>
      </w:pPr>
      <w:ins w:id="18285" w:author="UTENTE" w:date="2020-06-30T19:00:00Z">
        <w:r w:rsidRPr="00181FFC">
          <w:rPr>
            <w:rFonts w:ascii="Calibri" w:eastAsia="Calibri" w:hAnsi="Calibri" w:cs="Times New Roman"/>
            <w:lang w:val="en-US"/>
          </w:rPr>
          <w:t>189.</w:t>
        </w:r>
        <w:r w:rsidRPr="00181FFC">
          <w:rPr>
            <w:rFonts w:ascii="Calibri" w:eastAsia="Calibri" w:hAnsi="Calibri" w:cs="Times New Roman"/>
            <w:lang w:val="en-US"/>
          </w:rPr>
          <w:tab/>
          <w:t>n "It was pretty cute how he offered to help me, but will I really be safe?"</w:t>
        </w:r>
      </w:ins>
    </w:p>
    <w:p w14:paraId="7D423D5B" w14:textId="77777777" w:rsidR="00181FFC" w:rsidRPr="00181FFC" w:rsidRDefault="00181FFC" w:rsidP="00181FFC">
      <w:pPr>
        <w:spacing w:line="600" w:lineRule="auto"/>
        <w:jc w:val="left"/>
        <w:rPr>
          <w:ins w:id="18286" w:author="UTENTE" w:date="2020-06-30T19:00:00Z"/>
          <w:rFonts w:ascii="Calibri" w:eastAsia="Calibri" w:hAnsi="Calibri" w:cs="Times New Roman"/>
          <w:lang w:val="en-US"/>
        </w:rPr>
      </w:pPr>
      <w:ins w:id="18287" w:author="UTENTE" w:date="2020-06-30T19:00:00Z">
        <w:r w:rsidRPr="00181FFC">
          <w:rPr>
            <w:rFonts w:ascii="Calibri" w:eastAsia="Calibri" w:hAnsi="Calibri" w:cs="Times New Roman"/>
            <w:lang w:val="en-US"/>
          </w:rPr>
          <w:t>190.</w:t>
        </w:r>
        <w:r w:rsidRPr="00181FFC">
          <w:rPr>
            <w:rFonts w:ascii="Calibri" w:eastAsia="Calibri" w:hAnsi="Calibri" w:cs="Times New Roman"/>
            <w:lang w:val="en-US"/>
          </w:rPr>
          <w:tab/>
          <w:t>n "If anything, I feel like {i}I{/i} should be the one protecting {i}him.{/i} He'd yell at me if I said that to his face, of course." </w:t>
        </w:r>
        <w:r w:rsidRPr="00181FFC">
          <w:rPr>
            <w:rFonts w:ascii="Calibri" w:eastAsia="Calibri" w:hAnsi="Calibri" w:cs="Times New Roman"/>
            <w:lang w:val="en-US"/>
          </w:rPr>
          <w:br w:type="page"/>
        </w:r>
      </w:ins>
    </w:p>
    <w:p w14:paraId="7138C584" w14:textId="77777777" w:rsidR="00181FFC" w:rsidRPr="00181FFC" w:rsidRDefault="00181FFC" w:rsidP="00181FFC">
      <w:pPr>
        <w:spacing w:line="600" w:lineRule="auto"/>
        <w:jc w:val="left"/>
        <w:rPr>
          <w:ins w:id="18288" w:author="UTENTE" w:date="2020-06-30T19:00:00Z"/>
          <w:rFonts w:ascii="Calibri" w:eastAsia="Calibri" w:hAnsi="Calibri" w:cs="Times New Roman"/>
        </w:rPr>
      </w:pPr>
      <w:ins w:id="18289" w:author="UTENTE" w:date="2020-06-30T19:00:00Z">
        <w:r w:rsidRPr="00181FFC">
          <w:rPr>
            <w:rFonts w:ascii="Calibri" w:eastAsia="Calibri" w:hAnsi="Calibri" w:cs="Times New Roman"/>
          </w:rPr>
          <w:lastRenderedPageBreak/>
          <w:t>178.</w:t>
        </w:r>
        <w:r w:rsidRPr="00181FFC">
          <w:rPr>
            <w:rFonts w:ascii="Calibri" w:eastAsia="Calibri" w:hAnsi="Calibri" w:cs="Times New Roman"/>
          </w:rPr>
          <w:tab/>
          <w:t>mc "\"…\"</w:t>
        </w:r>
      </w:ins>
    </w:p>
    <w:p w14:paraId="29FE43BA" w14:textId="77777777" w:rsidR="00181FFC" w:rsidRPr="00181FFC" w:rsidRDefault="00181FFC" w:rsidP="00181FFC">
      <w:pPr>
        <w:spacing w:line="600" w:lineRule="auto"/>
        <w:jc w:val="left"/>
        <w:rPr>
          <w:ins w:id="18290" w:author="UTENTE" w:date="2020-06-30T19:00:00Z"/>
          <w:rFonts w:ascii="Calibri" w:eastAsia="Calibri" w:hAnsi="Calibri" w:cs="Times New Roman"/>
        </w:rPr>
      </w:pPr>
      <w:ins w:id="18291" w:author="UTENTE" w:date="2020-06-30T19:00:00Z">
        <w:r w:rsidRPr="00181FFC">
          <w:rPr>
            <w:rFonts w:ascii="Calibri" w:eastAsia="Calibri" w:hAnsi="Calibri" w:cs="Times New Roman"/>
          </w:rPr>
          <w:t>179.</w:t>
        </w:r>
        <w:r w:rsidRPr="00181FFC">
          <w:rPr>
            <w:rFonts w:ascii="Calibri" w:eastAsia="Calibri" w:hAnsi="Calibri" w:cs="Times New Roman"/>
          </w:rPr>
          <w:tab/>
          <w:t>n "Gli eventi della scorsa notte, lo scontro fra Dominic e Rex…"</w:t>
        </w:r>
      </w:ins>
    </w:p>
    <w:p w14:paraId="1A790A45" w14:textId="77777777" w:rsidR="00181FFC" w:rsidRPr="00181FFC" w:rsidRDefault="00181FFC" w:rsidP="00181FFC">
      <w:pPr>
        <w:spacing w:line="600" w:lineRule="auto"/>
        <w:jc w:val="left"/>
        <w:rPr>
          <w:ins w:id="18292" w:author="UTENTE" w:date="2020-06-30T19:00:00Z"/>
          <w:rFonts w:ascii="Calibri" w:eastAsia="Calibri" w:hAnsi="Calibri" w:cs="Times New Roman"/>
        </w:rPr>
      </w:pPr>
      <w:ins w:id="18293" w:author="UTENTE" w:date="2020-06-30T19:00:00Z">
        <w:r w:rsidRPr="00181FFC">
          <w:rPr>
            <w:rFonts w:ascii="Calibri" w:eastAsia="Calibri" w:hAnsi="Calibri" w:cs="Times New Roman"/>
          </w:rPr>
          <w:t>180.</w:t>
        </w:r>
        <w:r w:rsidRPr="00181FFC">
          <w:rPr>
            <w:rFonts w:ascii="Calibri" w:eastAsia="Calibri" w:hAnsi="Calibri" w:cs="Times New Roman"/>
          </w:rPr>
          <w:tab/>
          <w:t>n "…I vampiri."</w:t>
        </w:r>
      </w:ins>
    </w:p>
    <w:p w14:paraId="308BA86C" w14:textId="77777777" w:rsidR="00181FFC" w:rsidRPr="00181FFC" w:rsidRDefault="00181FFC" w:rsidP="00181FFC">
      <w:pPr>
        <w:spacing w:line="600" w:lineRule="auto"/>
        <w:jc w:val="left"/>
        <w:rPr>
          <w:ins w:id="18294" w:author="UTENTE" w:date="2020-06-30T19:00:00Z"/>
          <w:rFonts w:ascii="Calibri" w:eastAsia="Calibri" w:hAnsi="Calibri" w:cs="Times New Roman"/>
        </w:rPr>
      </w:pPr>
      <w:ins w:id="18295" w:author="UTENTE" w:date="2020-06-30T19:00:00Z">
        <w:r w:rsidRPr="00181FFC">
          <w:rPr>
            <w:rFonts w:ascii="Calibri" w:eastAsia="Calibri" w:hAnsi="Calibri" w:cs="Times New Roman"/>
          </w:rPr>
          <w:t>181.</w:t>
        </w:r>
        <w:r w:rsidRPr="00181FFC">
          <w:rPr>
            <w:rFonts w:ascii="Calibri" w:eastAsia="Calibri" w:hAnsi="Calibri" w:cs="Times New Roman"/>
          </w:rPr>
          <w:tab/>
          <w:t>n "Speravo fosse tutto un sogno, ma -"</w:t>
        </w:r>
      </w:ins>
    </w:p>
    <w:p w14:paraId="78C90947" w14:textId="77777777" w:rsidR="00181FFC" w:rsidRPr="00181FFC" w:rsidRDefault="00181FFC" w:rsidP="00181FFC">
      <w:pPr>
        <w:spacing w:line="600" w:lineRule="auto"/>
        <w:jc w:val="left"/>
        <w:rPr>
          <w:ins w:id="18296" w:author="UTENTE" w:date="2020-06-30T19:00:00Z"/>
          <w:rFonts w:ascii="Calibri" w:eastAsia="Calibri" w:hAnsi="Calibri" w:cs="Times New Roman"/>
        </w:rPr>
      </w:pPr>
      <w:ins w:id="18297" w:author="UTENTE" w:date="2020-06-30T19:00:00Z">
        <w:r w:rsidRPr="00181FFC">
          <w:rPr>
            <w:rFonts w:ascii="Calibri" w:eastAsia="Calibri" w:hAnsi="Calibri" w:cs="Times New Roman"/>
          </w:rPr>
          <w:t>182.</w:t>
        </w:r>
        <w:r w:rsidRPr="00181FFC">
          <w:rPr>
            <w:rFonts w:ascii="Calibri" w:eastAsia="Calibri" w:hAnsi="Calibri" w:cs="Times New Roman"/>
          </w:rPr>
          <w:tab/>
          <w:t>extend "È rimasto troppo vivido nella mia mente, come un cattivo sapore che non vuole andarsene dalla mia bocca."</w:t>
        </w:r>
      </w:ins>
    </w:p>
    <w:p w14:paraId="5375E506" w14:textId="77777777" w:rsidR="00181FFC" w:rsidRPr="00181FFC" w:rsidRDefault="00181FFC" w:rsidP="00181FFC">
      <w:pPr>
        <w:spacing w:line="600" w:lineRule="auto"/>
        <w:jc w:val="left"/>
        <w:rPr>
          <w:ins w:id="18298" w:author="UTENTE" w:date="2020-06-30T19:00:00Z"/>
          <w:rFonts w:ascii="Calibri" w:eastAsia="Calibri" w:hAnsi="Calibri" w:cs="Times New Roman"/>
        </w:rPr>
      </w:pPr>
      <w:ins w:id="18299" w:author="UTENTE" w:date="2020-06-30T19:00:00Z">
        <w:r w:rsidRPr="00181FFC">
          <w:rPr>
            <w:rFonts w:ascii="Calibri" w:eastAsia="Calibri" w:hAnsi="Calibri" w:cs="Times New Roman"/>
          </w:rPr>
          <w:t>183.</w:t>
        </w:r>
        <w:r w:rsidRPr="00181FFC">
          <w:rPr>
            <w:rFonts w:ascii="Calibri" w:eastAsia="Calibri" w:hAnsi="Calibri" w:cs="Times New Roman"/>
          </w:rPr>
          <w:tab/>
          <w:t>mc "\"Sarebbe una storia fantastica da scrivere… solo che avrei sicuramente un attacco di panico mentre la scrivo…\""</w:t>
        </w:r>
      </w:ins>
    </w:p>
    <w:p w14:paraId="6CDFF74F" w14:textId="77777777" w:rsidR="00181FFC" w:rsidRPr="00181FFC" w:rsidRDefault="00181FFC" w:rsidP="00181FFC">
      <w:pPr>
        <w:spacing w:line="600" w:lineRule="auto"/>
        <w:jc w:val="left"/>
        <w:rPr>
          <w:ins w:id="18300" w:author="UTENTE" w:date="2020-06-30T19:00:00Z"/>
          <w:rFonts w:ascii="Calibri" w:eastAsia="Calibri" w:hAnsi="Calibri" w:cs="Times New Roman"/>
        </w:rPr>
      </w:pPr>
      <w:ins w:id="18301" w:author="UTENTE" w:date="2020-06-30T19:00:00Z">
        <w:r w:rsidRPr="00181FFC">
          <w:rPr>
            <w:rFonts w:ascii="Calibri" w:eastAsia="Calibri" w:hAnsi="Calibri" w:cs="Times New Roman"/>
          </w:rPr>
          <w:t>184.</w:t>
        </w:r>
        <w:r w:rsidRPr="00181FFC">
          <w:rPr>
            <w:rFonts w:ascii="Calibri" w:eastAsia="Calibri" w:hAnsi="Calibri" w:cs="Times New Roman"/>
          </w:rPr>
          <w:tab/>
          <w:t>mc "\"Potrei creare un fantastico EP ispirato a questa roba… anche se non sono sicuro di vivere abbastanza a lungo da pubblicarlo…\""</w:t>
        </w:r>
      </w:ins>
    </w:p>
    <w:p w14:paraId="671F939F" w14:textId="77777777" w:rsidR="00181FFC" w:rsidRPr="00181FFC" w:rsidRDefault="00181FFC" w:rsidP="00181FFC">
      <w:pPr>
        <w:spacing w:line="600" w:lineRule="auto"/>
        <w:jc w:val="left"/>
        <w:rPr>
          <w:ins w:id="18302" w:author="UTENTE" w:date="2020-06-30T19:00:00Z"/>
          <w:rFonts w:ascii="Calibri" w:eastAsia="Calibri" w:hAnsi="Calibri" w:cs="Times New Roman"/>
        </w:rPr>
      </w:pPr>
      <w:ins w:id="18303" w:author="UTENTE" w:date="2020-06-30T19:00:00Z">
        <w:r w:rsidRPr="00181FFC">
          <w:rPr>
            <w:rFonts w:ascii="Calibri" w:eastAsia="Calibri" w:hAnsi="Calibri" w:cs="Times New Roman"/>
          </w:rPr>
          <w:t>185.</w:t>
        </w:r>
        <w:r w:rsidRPr="00181FFC">
          <w:rPr>
            <w:rFonts w:ascii="Calibri" w:eastAsia="Calibri" w:hAnsi="Calibri" w:cs="Times New Roman"/>
          </w:rPr>
          <w:tab/>
          <w:t>mc "\"Ma sento che potrei disegnare qualche stronzata fichissima coi vampiri adesso… mi porterebbe solo sulla copertina di qualche rivista per ragazzini goth, però…\""</w:t>
        </w:r>
      </w:ins>
    </w:p>
    <w:p w14:paraId="416F39C4" w14:textId="77777777" w:rsidR="00181FFC" w:rsidRPr="00181FFC" w:rsidRDefault="00181FFC" w:rsidP="00181FFC">
      <w:pPr>
        <w:spacing w:line="600" w:lineRule="auto"/>
        <w:jc w:val="left"/>
        <w:rPr>
          <w:ins w:id="18304" w:author="UTENTE" w:date="2020-06-30T19:00:00Z"/>
          <w:rFonts w:ascii="Calibri" w:eastAsia="Calibri" w:hAnsi="Calibri" w:cs="Times New Roman"/>
        </w:rPr>
      </w:pPr>
      <w:ins w:id="18305" w:author="UTENTE" w:date="2020-06-30T19:00:00Z">
        <w:r w:rsidRPr="00181FFC">
          <w:rPr>
            <w:rFonts w:ascii="Calibri" w:eastAsia="Calibri" w:hAnsi="Calibri" w:cs="Times New Roman"/>
          </w:rPr>
          <w:t>186.</w:t>
        </w:r>
        <w:r w:rsidRPr="00181FFC">
          <w:rPr>
            <w:rFonts w:ascii="Calibri" w:eastAsia="Calibri" w:hAnsi="Calibri" w:cs="Times New Roman"/>
          </w:rPr>
          <w:tab/>
          <w:t>n "Ancora mezzo addormentato, borbotto da solo mentre metto su la caffettiera."</w:t>
        </w:r>
      </w:ins>
    </w:p>
    <w:p w14:paraId="6307E978" w14:textId="77777777" w:rsidR="00181FFC" w:rsidRPr="00181FFC" w:rsidRDefault="00181FFC" w:rsidP="00181FFC">
      <w:pPr>
        <w:spacing w:line="600" w:lineRule="auto"/>
        <w:jc w:val="left"/>
        <w:rPr>
          <w:ins w:id="18306" w:author="UTENTE" w:date="2020-06-30T19:00:00Z"/>
          <w:rFonts w:ascii="Calibri" w:eastAsia="Calibri" w:hAnsi="Calibri" w:cs="Times New Roman"/>
        </w:rPr>
      </w:pPr>
      <w:ins w:id="18307" w:author="UTENTE" w:date="2020-06-30T19:00:00Z">
        <w:r w:rsidRPr="00181FFC">
          <w:rPr>
            <w:rFonts w:ascii="Calibri" w:eastAsia="Calibri" w:hAnsi="Calibri" w:cs="Times New Roman"/>
          </w:rPr>
          <w:t>187.</w:t>
        </w:r>
        <w:r w:rsidRPr="00181FFC">
          <w:rPr>
            <w:rFonts w:ascii="Calibri" w:eastAsia="Calibri" w:hAnsi="Calibri" w:cs="Times New Roman"/>
          </w:rPr>
          <w:tab/>
          <w:t>n "È vero, tutta questa eccitazione mi ha decisamente ispirato un po', anche se sono troppo sull'orlo di una crisi per incanalarla al momento."</w:t>
        </w:r>
      </w:ins>
    </w:p>
    <w:p w14:paraId="4194958F" w14:textId="77777777" w:rsidR="00181FFC" w:rsidRPr="00181FFC" w:rsidRDefault="00181FFC" w:rsidP="00181FFC">
      <w:pPr>
        <w:spacing w:line="600" w:lineRule="auto"/>
        <w:jc w:val="left"/>
        <w:rPr>
          <w:ins w:id="18308" w:author="UTENTE" w:date="2020-06-30T19:00:00Z"/>
          <w:rFonts w:ascii="Calibri" w:eastAsia="Calibri" w:hAnsi="Calibri" w:cs="Times New Roman"/>
        </w:rPr>
      </w:pPr>
      <w:ins w:id="18309" w:author="UTENTE" w:date="2020-06-30T19:00:00Z">
        <w:r w:rsidRPr="00181FFC">
          <w:rPr>
            <w:rFonts w:ascii="Calibri" w:eastAsia="Calibri" w:hAnsi="Calibri" w:cs="Times New Roman"/>
          </w:rPr>
          <w:t>188.</w:t>
        </w:r>
        <w:r w:rsidRPr="00181FFC">
          <w:rPr>
            <w:rFonts w:ascii="Calibri" w:eastAsia="Calibri" w:hAnsi="Calibri" w:cs="Times New Roman"/>
          </w:rPr>
          <w:tab/>
          <w:t>n "Luka…"</w:t>
        </w:r>
      </w:ins>
    </w:p>
    <w:p w14:paraId="7C3A572D" w14:textId="77777777" w:rsidR="00181FFC" w:rsidRPr="00181FFC" w:rsidRDefault="00181FFC" w:rsidP="00181FFC">
      <w:pPr>
        <w:spacing w:line="600" w:lineRule="auto"/>
        <w:jc w:val="left"/>
        <w:rPr>
          <w:ins w:id="18310" w:author="UTENTE" w:date="2020-06-30T19:00:00Z"/>
          <w:rFonts w:ascii="Calibri" w:eastAsia="Calibri" w:hAnsi="Calibri" w:cs="Times New Roman"/>
        </w:rPr>
      </w:pPr>
      <w:ins w:id="18311" w:author="UTENTE" w:date="2020-06-30T19:00:00Z">
        <w:r w:rsidRPr="00181FFC">
          <w:rPr>
            <w:rFonts w:ascii="Calibri" w:eastAsia="Calibri" w:hAnsi="Calibri" w:cs="Times New Roman"/>
          </w:rPr>
          <w:t>189.</w:t>
        </w:r>
        <w:r w:rsidRPr="00181FFC">
          <w:rPr>
            <w:rFonts w:ascii="Calibri" w:eastAsia="Calibri" w:hAnsi="Calibri" w:cs="Times New Roman"/>
          </w:rPr>
          <w:tab/>
          <w:t>n "È stato davvero carino a offrirsi di proteggermi, ma sarò davvero al sicuro?"</w:t>
        </w:r>
      </w:ins>
    </w:p>
    <w:p w14:paraId="652F5D72" w14:textId="77777777" w:rsidR="00181FFC" w:rsidRPr="00181FFC" w:rsidRDefault="00181FFC" w:rsidP="00181FFC">
      <w:pPr>
        <w:spacing w:line="600" w:lineRule="auto"/>
        <w:jc w:val="left"/>
        <w:rPr>
          <w:ins w:id="18312" w:author="UTENTE" w:date="2020-06-30T19:00:00Z"/>
          <w:rFonts w:ascii="Calibri" w:eastAsia="Calibri" w:hAnsi="Calibri" w:cs="Times New Roman"/>
        </w:rPr>
      </w:pPr>
      <w:ins w:id="18313" w:author="UTENTE" w:date="2020-06-30T19:00:00Z">
        <w:r w:rsidRPr="00181FFC">
          <w:rPr>
            <w:rFonts w:ascii="Calibri" w:eastAsia="Calibri" w:hAnsi="Calibri" w:cs="Times New Roman"/>
          </w:rPr>
          <w:t>190.</w:t>
        </w:r>
        <w:r w:rsidRPr="00181FFC">
          <w:rPr>
            <w:rFonts w:ascii="Calibri" w:eastAsia="Calibri" w:hAnsi="Calibri" w:cs="Times New Roman"/>
          </w:rPr>
          <w:tab/>
          <w:t>n "Piuttosto, mi sento che dovrei essere {i}io{/i} a proteggere {i}lui.{/i}Mi urlerebbe addosso se glielo dicessi in faccia, ovviamente." </w:t>
        </w:r>
        <w:r w:rsidRPr="00181FFC">
          <w:rPr>
            <w:rFonts w:ascii="Calibri" w:eastAsia="Calibri" w:hAnsi="Calibri" w:cs="Times New Roman"/>
          </w:rPr>
          <w:br w:type="page"/>
        </w:r>
      </w:ins>
    </w:p>
    <w:p w14:paraId="6520C13E" w14:textId="77777777" w:rsidR="00181FFC" w:rsidRPr="00181FFC" w:rsidRDefault="00181FFC" w:rsidP="00181FFC">
      <w:pPr>
        <w:spacing w:line="600" w:lineRule="auto"/>
        <w:jc w:val="left"/>
        <w:rPr>
          <w:ins w:id="18314" w:author="UTENTE" w:date="2020-06-30T19:00:00Z"/>
          <w:rFonts w:ascii="Calibri" w:eastAsia="Calibri" w:hAnsi="Calibri" w:cs="Times New Roman"/>
          <w:lang w:val="en-US"/>
        </w:rPr>
      </w:pPr>
      <w:ins w:id="18315" w:author="UTENTE" w:date="2020-06-30T19:00:00Z">
        <w:r w:rsidRPr="00181FFC">
          <w:rPr>
            <w:rFonts w:ascii="Calibri" w:eastAsia="Calibri" w:hAnsi="Calibri" w:cs="Times New Roman"/>
            <w:lang w:val="en-US"/>
          </w:rPr>
          <w:lastRenderedPageBreak/>
          <w:t>191.</w:t>
        </w:r>
        <w:r w:rsidRPr="00181FFC">
          <w:rPr>
            <w:rFonts w:ascii="Calibri" w:eastAsia="Calibri" w:hAnsi="Calibri" w:cs="Times New Roman"/>
            <w:lang w:val="en-US"/>
          </w:rPr>
          <w:tab/>
          <w:t>n "Well, I guess I'll play along. If nothing else, at least I get to tease him more."</w:t>
        </w:r>
      </w:ins>
    </w:p>
    <w:p w14:paraId="34A257C4" w14:textId="77777777" w:rsidR="00181FFC" w:rsidRPr="00181FFC" w:rsidRDefault="00181FFC" w:rsidP="00181FFC">
      <w:pPr>
        <w:spacing w:line="600" w:lineRule="auto"/>
        <w:jc w:val="left"/>
        <w:rPr>
          <w:ins w:id="18316" w:author="UTENTE" w:date="2020-06-30T19:00:00Z"/>
          <w:rFonts w:ascii="Calibri" w:eastAsia="Calibri" w:hAnsi="Calibri" w:cs="Times New Roman"/>
          <w:lang w:val="en-US"/>
        </w:rPr>
      </w:pPr>
      <w:ins w:id="18317" w:author="UTENTE" w:date="2020-06-30T19:00:00Z">
        <w:r w:rsidRPr="00181FFC">
          <w:rPr>
            <w:rFonts w:ascii="Calibri" w:eastAsia="Calibri" w:hAnsi="Calibri" w:cs="Times New Roman"/>
            <w:lang w:val="en-US"/>
          </w:rPr>
          <w:t>192.</w:t>
        </w:r>
        <w:r w:rsidRPr="00181FFC">
          <w:rPr>
            <w:rFonts w:ascii="Calibri" w:eastAsia="Calibri" w:hAnsi="Calibri" w:cs="Times New Roman"/>
            <w:lang w:val="en-US"/>
          </w:rPr>
          <w:tab/>
          <w:t>n "I manage to get some writing commissions finished up during the rest of the day, although they are sorely in need of some editing."</w:t>
        </w:r>
      </w:ins>
    </w:p>
    <w:p w14:paraId="530DD7CA" w14:textId="77777777" w:rsidR="00181FFC" w:rsidRPr="00181FFC" w:rsidRDefault="00181FFC" w:rsidP="00181FFC">
      <w:pPr>
        <w:spacing w:line="600" w:lineRule="auto"/>
        <w:jc w:val="left"/>
        <w:rPr>
          <w:ins w:id="18318" w:author="UTENTE" w:date="2020-06-30T19:00:00Z"/>
          <w:rFonts w:ascii="Calibri" w:eastAsia="Calibri" w:hAnsi="Calibri" w:cs="Times New Roman"/>
          <w:lang w:val="en-US"/>
        </w:rPr>
      </w:pPr>
      <w:ins w:id="18319" w:author="UTENTE" w:date="2020-06-30T19:00:00Z">
        <w:r w:rsidRPr="00181FFC">
          <w:rPr>
            <w:rFonts w:ascii="Calibri" w:eastAsia="Calibri" w:hAnsi="Calibri" w:cs="Times New Roman"/>
            <w:lang w:val="en-US"/>
          </w:rPr>
          <w:t>193.</w:t>
        </w:r>
        <w:r w:rsidRPr="00181FFC">
          <w:rPr>
            <w:rFonts w:ascii="Calibri" w:eastAsia="Calibri" w:hAnsi="Calibri" w:cs="Times New Roman"/>
            <w:lang w:val="en-US"/>
          </w:rPr>
          <w:tab/>
          <w:t>n "In the last couple hours before work, I decide to start a new little story, drawing heavily from the crazy stuff that happened last night."</w:t>
        </w:r>
      </w:ins>
    </w:p>
    <w:p w14:paraId="551C3533" w14:textId="77777777" w:rsidR="00181FFC" w:rsidRPr="00181FFC" w:rsidRDefault="00181FFC" w:rsidP="00181FFC">
      <w:pPr>
        <w:spacing w:line="600" w:lineRule="auto"/>
        <w:jc w:val="left"/>
        <w:rPr>
          <w:ins w:id="18320" w:author="UTENTE" w:date="2020-06-30T19:00:00Z"/>
          <w:rFonts w:ascii="Calibri" w:eastAsia="Calibri" w:hAnsi="Calibri" w:cs="Times New Roman"/>
          <w:lang w:val="en-US"/>
        </w:rPr>
      </w:pPr>
      <w:ins w:id="18321" w:author="UTENTE" w:date="2020-06-30T19:00:00Z">
        <w:r w:rsidRPr="00181FFC">
          <w:rPr>
            <w:rFonts w:ascii="Calibri" w:eastAsia="Calibri" w:hAnsi="Calibri" w:cs="Times New Roman"/>
            <w:lang w:val="en-US"/>
          </w:rPr>
          <w:t>194.</w:t>
        </w:r>
        <w:r w:rsidRPr="00181FFC">
          <w:rPr>
            <w:rFonts w:ascii="Calibri" w:eastAsia="Calibri" w:hAnsi="Calibri" w:cs="Times New Roman"/>
            <w:lang w:val="en-US"/>
          </w:rPr>
          <w:tab/>
          <w:t>n "I change a few details here and there, but it reads more like a diary rather than fiction."</w:t>
        </w:r>
      </w:ins>
    </w:p>
    <w:p w14:paraId="3631D70B" w14:textId="77777777" w:rsidR="00181FFC" w:rsidRPr="00181FFC" w:rsidRDefault="00181FFC" w:rsidP="00181FFC">
      <w:pPr>
        <w:spacing w:line="600" w:lineRule="auto"/>
        <w:jc w:val="left"/>
        <w:rPr>
          <w:ins w:id="18322" w:author="UTENTE" w:date="2020-06-30T19:00:00Z"/>
          <w:rFonts w:ascii="Calibri" w:eastAsia="Calibri" w:hAnsi="Calibri" w:cs="Times New Roman"/>
          <w:lang w:val="en-US"/>
        </w:rPr>
      </w:pPr>
      <w:ins w:id="18323" w:author="UTENTE" w:date="2020-06-30T19:00:00Z">
        <w:r w:rsidRPr="00181FFC">
          <w:rPr>
            <w:rFonts w:ascii="Calibri" w:eastAsia="Calibri" w:hAnsi="Calibri" w:cs="Times New Roman"/>
            <w:lang w:val="en-US"/>
          </w:rPr>
          <w:t>195.</w:t>
        </w:r>
        <w:r w:rsidRPr="00181FFC">
          <w:rPr>
            <w:rFonts w:ascii="Calibri" w:eastAsia="Calibri" w:hAnsi="Calibri" w:cs="Times New Roman"/>
            <w:lang w:val="en-US"/>
          </w:rPr>
          <w:tab/>
          <w:t>n "I finish a couple of short songs for the indie game I was hired onto, but I know I'll need to go back and give them another listen when I'm more focused."</w:t>
        </w:r>
      </w:ins>
    </w:p>
    <w:p w14:paraId="3113A1F4" w14:textId="77777777" w:rsidR="00181FFC" w:rsidRPr="00181FFC" w:rsidRDefault="00181FFC" w:rsidP="00181FFC">
      <w:pPr>
        <w:spacing w:line="600" w:lineRule="auto"/>
        <w:jc w:val="left"/>
        <w:rPr>
          <w:ins w:id="18324" w:author="UTENTE" w:date="2020-06-30T19:00:00Z"/>
          <w:rFonts w:ascii="Calibri" w:eastAsia="Calibri" w:hAnsi="Calibri" w:cs="Times New Roman"/>
          <w:lang w:val="en-US"/>
        </w:rPr>
      </w:pPr>
      <w:ins w:id="18325" w:author="UTENTE" w:date="2020-06-30T19:00:00Z">
        <w:r w:rsidRPr="00181FFC">
          <w:rPr>
            <w:rFonts w:ascii="Calibri" w:eastAsia="Calibri" w:hAnsi="Calibri" w:cs="Times New Roman"/>
            <w:lang w:val="en-US"/>
          </w:rPr>
          <w:t>196.</w:t>
        </w:r>
        <w:r w:rsidRPr="00181FFC">
          <w:rPr>
            <w:rFonts w:ascii="Calibri" w:eastAsia="Calibri" w:hAnsi="Calibri" w:cs="Times New Roman"/>
            <w:lang w:val="en-US"/>
          </w:rPr>
          <w:tab/>
          <w:t>n "In the last couple hours before work, I decide to play around with a new track, trying to capture the essence of the tension from last night."</w:t>
        </w:r>
      </w:ins>
    </w:p>
    <w:p w14:paraId="5938E920" w14:textId="77777777" w:rsidR="00181FFC" w:rsidRPr="00181FFC" w:rsidRDefault="00181FFC" w:rsidP="00181FFC">
      <w:pPr>
        <w:spacing w:line="600" w:lineRule="auto"/>
        <w:jc w:val="left"/>
        <w:rPr>
          <w:ins w:id="18326" w:author="UTENTE" w:date="2020-06-30T19:00:00Z"/>
          <w:rFonts w:ascii="Calibri" w:eastAsia="Calibri" w:hAnsi="Calibri" w:cs="Times New Roman"/>
          <w:lang w:val="en-US"/>
        </w:rPr>
      </w:pPr>
      <w:ins w:id="18327" w:author="UTENTE" w:date="2020-06-30T19:00:00Z">
        <w:r w:rsidRPr="00181FFC">
          <w:rPr>
            <w:rFonts w:ascii="Calibri" w:eastAsia="Calibri" w:hAnsi="Calibri" w:cs="Times New Roman"/>
            <w:lang w:val="en-US"/>
          </w:rPr>
          <w:t>197.</w:t>
        </w:r>
        <w:r w:rsidRPr="00181FFC">
          <w:rPr>
            <w:rFonts w:ascii="Calibri" w:eastAsia="Calibri" w:hAnsi="Calibri" w:cs="Times New Roman"/>
            <w:lang w:val="en-US"/>
          </w:rPr>
          <w:tab/>
          <w:t>n "It ends up as some dark, trip-hoppy piece with out-of-tune guitar and grungy synths. {w}Sounds like it'd be right at home in a vampire game, at least."</w:t>
        </w:r>
      </w:ins>
    </w:p>
    <w:p w14:paraId="77546882" w14:textId="77777777" w:rsidR="00181FFC" w:rsidRPr="00181FFC" w:rsidRDefault="00181FFC" w:rsidP="00181FFC">
      <w:pPr>
        <w:spacing w:line="600" w:lineRule="auto"/>
        <w:jc w:val="left"/>
        <w:rPr>
          <w:ins w:id="18328" w:author="UTENTE" w:date="2020-06-30T19:00:00Z"/>
          <w:rFonts w:ascii="Calibri" w:eastAsia="Calibri" w:hAnsi="Calibri" w:cs="Times New Roman"/>
          <w:lang w:val="en-US"/>
        </w:rPr>
      </w:pPr>
      <w:ins w:id="18329" w:author="UTENTE" w:date="2020-06-30T19:00:00Z">
        <w:r w:rsidRPr="00181FFC">
          <w:rPr>
            <w:rFonts w:ascii="Calibri" w:eastAsia="Calibri" w:hAnsi="Calibri" w:cs="Times New Roman"/>
            <w:lang w:val="en-US"/>
          </w:rPr>
          <w:t>198.</w:t>
        </w:r>
        <w:r w:rsidRPr="00181FFC">
          <w:rPr>
            <w:rFonts w:ascii="Calibri" w:eastAsia="Calibri" w:hAnsi="Calibri" w:cs="Times New Roman"/>
            <w:lang w:val="en-US"/>
          </w:rPr>
          <w:tab/>
          <w:t>n "I spend the rest of the day on a few commissions, my eyes glazing over a little as I color and shade in auto-pilot mode."</w:t>
        </w:r>
      </w:ins>
    </w:p>
    <w:p w14:paraId="7C3A350A" w14:textId="77777777" w:rsidR="00181FFC" w:rsidRPr="00181FFC" w:rsidRDefault="00181FFC" w:rsidP="00181FFC">
      <w:pPr>
        <w:spacing w:line="600" w:lineRule="auto"/>
        <w:jc w:val="left"/>
        <w:rPr>
          <w:ins w:id="18330" w:author="UTENTE" w:date="2020-06-30T19:00:00Z"/>
          <w:rFonts w:ascii="Calibri" w:eastAsia="Calibri" w:hAnsi="Calibri" w:cs="Times New Roman"/>
          <w:lang w:val="en-US"/>
        </w:rPr>
      </w:pPr>
      <w:ins w:id="18331" w:author="UTENTE" w:date="2020-06-30T19:00:00Z">
        <w:r w:rsidRPr="00181FFC">
          <w:rPr>
            <w:rFonts w:ascii="Calibri" w:eastAsia="Calibri" w:hAnsi="Calibri" w:cs="Times New Roman"/>
            <w:lang w:val="en-US"/>
          </w:rPr>
          <w:t>199.</w:t>
        </w:r>
        <w:r w:rsidRPr="00181FFC">
          <w:rPr>
            <w:rFonts w:ascii="Calibri" w:eastAsia="Calibri" w:hAnsi="Calibri" w:cs="Times New Roman"/>
            <w:lang w:val="en-US"/>
          </w:rPr>
          <w:tab/>
          <w:t>n "In the last couple hours before work, I decide to draw the new picture filling my head –- a looming, shadowy figure in an alleyway."</w:t>
        </w:r>
        <w:r w:rsidRPr="00181FFC">
          <w:rPr>
            <w:rFonts w:ascii="Calibri" w:eastAsia="Calibri" w:hAnsi="Calibri" w:cs="Times New Roman"/>
            <w:lang w:val="en-US"/>
          </w:rPr>
          <w:br w:type="page"/>
        </w:r>
      </w:ins>
    </w:p>
    <w:p w14:paraId="6011BD89" w14:textId="77777777" w:rsidR="00181FFC" w:rsidRPr="00181FFC" w:rsidRDefault="00181FFC" w:rsidP="00181FFC">
      <w:pPr>
        <w:spacing w:line="600" w:lineRule="auto"/>
        <w:jc w:val="left"/>
        <w:rPr>
          <w:ins w:id="18332" w:author="UTENTE" w:date="2020-06-30T19:00:00Z"/>
          <w:rFonts w:ascii="Calibri" w:eastAsia="Calibri" w:hAnsi="Calibri" w:cs="Times New Roman"/>
        </w:rPr>
      </w:pPr>
      <w:ins w:id="18333" w:author="UTENTE" w:date="2020-06-30T19:00:00Z">
        <w:r w:rsidRPr="00181FFC">
          <w:rPr>
            <w:rFonts w:ascii="Calibri" w:eastAsia="Calibri" w:hAnsi="Calibri" w:cs="Times New Roman"/>
          </w:rPr>
          <w:lastRenderedPageBreak/>
          <w:t>191.</w:t>
        </w:r>
        <w:r w:rsidRPr="00181FFC">
          <w:rPr>
            <w:rFonts w:ascii="Calibri" w:eastAsia="Calibri" w:hAnsi="Calibri" w:cs="Times New Roman"/>
          </w:rPr>
          <w:tab/>
          <w:t>n "Beh, immagino che starò al gioco. Se non altro, almeno avrò la possibilità di stuzzicarlo ancora."</w:t>
        </w:r>
      </w:ins>
    </w:p>
    <w:p w14:paraId="23A1292E" w14:textId="77777777" w:rsidR="00181FFC" w:rsidRPr="00181FFC" w:rsidRDefault="00181FFC" w:rsidP="00181FFC">
      <w:pPr>
        <w:spacing w:line="600" w:lineRule="auto"/>
        <w:jc w:val="left"/>
        <w:rPr>
          <w:ins w:id="18334" w:author="UTENTE" w:date="2020-06-30T19:00:00Z"/>
          <w:rFonts w:ascii="Calibri" w:eastAsia="Calibri" w:hAnsi="Calibri" w:cs="Times New Roman"/>
        </w:rPr>
      </w:pPr>
      <w:ins w:id="18335" w:author="UTENTE" w:date="2020-06-30T19:00:00Z">
        <w:r w:rsidRPr="00181FFC">
          <w:rPr>
            <w:rFonts w:ascii="Calibri" w:eastAsia="Calibri" w:hAnsi="Calibri" w:cs="Times New Roman"/>
          </w:rPr>
          <w:t>192.</w:t>
        </w:r>
        <w:r w:rsidRPr="00181FFC">
          <w:rPr>
            <w:rFonts w:ascii="Calibri" w:eastAsia="Calibri" w:hAnsi="Calibri" w:cs="Times New Roman"/>
          </w:rPr>
          <w:tab/>
          <w:t>n "Riesco a finire di scrivere qualche lavoro commissionato durante il resto della giornata, anche se hanno decisamente bisogno di qualche revisione."</w:t>
        </w:r>
      </w:ins>
    </w:p>
    <w:p w14:paraId="78B59F93" w14:textId="77777777" w:rsidR="00181FFC" w:rsidRPr="00181FFC" w:rsidRDefault="00181FFC" w:rsidP="00181FFC">
      <w:pPr>
        <w:spacing w:line="600" w:lineRule="auto"/>
        <w:jc w:val="left"/>
        <w:rPr>
          <w:ins w:id="18336" w:author="UTENTE" w:date="2020-06-30T19:00:00Z"/>
          <w:rFonts w:ascii="Calibri" w:eastAsia="Calibri" w:hAnsi="Calibri" w:cs="Times New Roman"/>
        </w:rPr>
      </w:pPr>
      <w:ins w:id="18337" w:author="UTENTE" w:date="2020-06-30T19:00:00Z">
        <w:r w:rsidRPr="00181FFC">
          <w:rPr>
            <w:rFonts w:ascii="Calibri" w:eastAsia="Calibri" w:hAnsi="Calibri" w:cs="Times New Roman"/>
          </w:rPr>
          <w:t>193.</w:t>
        </w:r>
        <w:r w:rsidRPr="00181FFC">
          <w:rPr>
            <w:rFonts w:ascii="Calibri" w:eastAsia="Calibri" w:hAnsi="Calibri" w:cs="Times New Roman"/>
          </w:rPr>
          <w:tab/>
          <w:t>n "Nelle ultime ore prima di andare al lavoro, decido di cominciare una nuova storiella, prendendo spunto intensamente dalla roba assurda che è successa ieri sera."</w:t>
        </w:r>
      </w:ins>
    </w:p>
    <w:p w14:paraId="6AB7D0BF" w14:textId="77777777" w:rsidR="00181FFC" w:rsidRPr="00181FFC" w:rsidRDefault="00181FFC" w:rsidP="00181FFC">
      <w:pPr>
        <w:spacing w:line="600" w:lineRule="auto"/>
        <w:jc w:val="left"/>
        <w:rPr>
          <w:ins w:id="18338" w:author="UTENTE" w:date="2020-06-30T19:00:00Z"/>
          <w:rFonts w:ascii="Calibri" w:eastAsia="Calibri" w:hAnsi="Calibri" w:cs="Times New Roman"/>
        </w:rPr>
      </w:pPr>
      <w:ins w:id="18339" w:author="UTENTE" w:date="2020-06-30T19:00:00Z">
        <w:r w:rsidRPr="00181FFC">
          <w:rPr>
            <w:rFonts w:ascii="Calibri" w:eastAsia="Calibri" w:hAnsi="Calibri" w:cs="Times New Roman"/>
          </w:rPr>
          <w:t>194.</w:t>
        </w:r>
        <w:r w:rsidRPr="00181FFC">
          <w:rPr>
            <w:rFonts w:ascii="Calibri" w:eastAsia="Calibri" w:hAnsi="Calibri" w:cs="Times New Roman"/>
          </w:rPr>
          <w:tab/>
          <w:t>n "Cambio qualche dettaglio qua e là, ma sembra più un diario che un romanzo."</w:t>
        </w:r>
      </w:ins>
    </w:p>
    <w:p w14:paraId="28D02374" w14:textId="77777777" w:rsidR="00181FFC" w:rsidRPr="00181FFC" w:rsidRDefault="00181FFC" w:rsidP="00181FFC">
      <w:pPr>
        <w:spacing w:line="600" w:lineRule="auto"/>
        <w:jc w:val="left"/>
        <w:rPr>
          <w:ins w:id="18340" w:author="UTENTE" w:date="2020-06-30T19:00:00Z"/>
          <w:rFonts w:ascii="Calibri" w:eastAsia="Calibri" w:hAnsi="Calibri" w:cs="Times New Roman"/>
        </w:rPr>
      </w:pPr>
      <w:ins w:id="18341" w:author="UTENTE" w:date="2020-06-30T19:00:00Z">
        <w:r w:rsidRPr="00181FFC">
          <w:rPr>
            <w:rFonts w:ascii="Calibri" w:eastAsia="Calibri" w:hAnsi="Calibri" w:cs="Times New Roman"/>
          </w:rPr>
          <w:t>195.</w:t>
        </w:r>
        <w:r w:rsidRPr="00181FFC">
          <w:rPr>
            <w:rFonts w:ascii="Calibri" w:eastAsia="Calibri" w:hAnsi="Calibri" w:cs="Times New Roman"/>
          </w:rPr>
          <w:tab/>
          <w:t>n "Finisco qualche canzone corta per il gioco indie per cui mi hanno assunto, ma so già che dovrò ritornarci e ascoltarle con più attenzione."</w:t>
        </w:r>
      </w:ins>
    </w:p>
    <w:p w14:paraId="53ECDA7A" w14:textId="77777777" w:rsidR="00181FFC" w:rsidRPr="00181FFC" w:rsidRDefault="00181FFC" w:rsidP="00181FFC">
      <w:pPr>
        <w:spacing w:line="600" w:lineRule="auto"/>
        <w:jc w:val="left"/>
        <w:rPr>
          <w:ins w:id="18342" w:author="UTENTE" w:date="2020-06-30T19:00:00Z"/>
          <w:rFonts w:ascii="Calibri" w:eastAsia="Calibri" w:hAnsi="Calibri" w:cs="Times New Roman"/>
        </w:rPr>
      </w:pPr>
      <w:ins w:id="18343" w:author="UTENTE" w:date="2020-06-30T19:00:00Z">
        <w:r w:rsidRPr="00181FFC">
          <w:rPr>
            <w:rFonts w:ascii="Calibri" w:eastAsia="Calibri" w:hAnsi="Calibri" w:cs="Times New Roman"/>
          </w:rPr>
          <w:t>196.</w:t>
        </w:r>
        <w:r w:rsidRPr="00181FFC">
          <w:rPr>
            <w:rFonts w:ascii="Calibri" w:eastAsia="Calibri" w:hAnsi="Calibri" w:cs="Times New Roman"/>
          </w:rPr>
          <w:tab/>
          <w:t>n "Nelle ultime ore prima di andare a lavoro, decido di giochicchiare un po' e lavorare a una nuova traccia, cercando di rendere la tensione di ieri sera."</w:t>
        </w:r>
      </w:ins>
    </w:p>
    <w:p w14:paraId="40866325" w14:textId="77777777" w:rsidR="00181FFC" w:rsidRPr="00181FFC" w:rsidRDefault="00181FFC" w:rsidP="00181FFC">
      <w:pPr>
        <w:spacing w:line="600" w:lineRule="auto"/>
        <w:jc w:val="left"/>
        <w:rPr>
          <w:ins w:id="18344" w:author="UTENTE" w:date="2020-06-30T19:00:00Z"/>
          <w:rFonts w:ascii="Calibri" w:eastAsia="Calibri" w:hAnsi="Calibri" w:cs="Times New Roman"/>
        </w:rPr>
      </w:pPr>
      <w:ins w:id="18345" w:author="UTENTE" w:date="2020-06-30T19:00:00Z">
        <w:r w:rsidRPr="00181FFC">
          <w:rPr>
            <w:rFonts w:ascii="Calibri" w:eastAsia="Calibri" w:hAnsi="Calibri" w:cs="Times New Roman"/>
          </w:rPr>
          <w:t>197.</w:t>
        </w:r>
        <w:r w:rsidRPr="00181FFC">
          <w:rPr>
            <w:rFonts w:ascii="Calibri" w:eastAsia="Calibri" w:hAnsi="Calibri" w:cs="Times New Roman"/>
          </w:rPr>
          <w:tab/>
          <w:t>n "Finisce per essere un pezzo molto dark e trip-hop con una chitarra scordata e sintetizzatore molto grunge. {w}Ci starebbe proprio bene in un giro di vampiri, per lo meno."</w:t>
        </w:r>
      </w:ins>
    </w:p>
    <w:p w14:paraId="7E9660B3" w14:textId="77777777" w:rsidR="00181FFC" w:rsidRPr="00181FFC" w:rsidRDefault="00181FFC" w:rsidP="00181FFC">
      <w:pPr>
        <w:spacing w:line="600" w:lineRule="auto"/>
        <w:jc w:val="left"/>
        <w:rPr>
          <w:ins w:id="18346" w:author="UTENTE" w:date="2020-06-30T19:00:00Z"/>
          <w:rFonts w:ascii="Calibri" w:eastAsia="Calibri" w:hAnsi="Calibri" w:cs="Times New Roman"/>
        </w:rPr>
      </w:pPr>
      <w:ins w:id="18347" w:author="UTENTE" w:date="2020-06-30T19:00:00Z">
        <w:r w:rsidRPr="00181FFC">
          <w:rPr>
            <w:rFonts w:ascii="Calibri" w:eastAsia="Calibri" w:hAnsi="Calibri" w:cs="Times New Roman"/>
          </w:rPr>
          <w:t>198.</w:t>
        </w:r>
        <w:r w:rsidRPr="00181FFC">
          <w:rPr>
            <w:rFonts w:ascii="Calibri" w:eastAsia="Calibri" w:hAnsi="Calibri" w:cs="Times New Roman"/>
          </w:rPr>
          <w:tab/>
          <w:t>n "Passo il resto della giornata a lavorare a qualche lavoro commissionato, i miei occhi si velavano leggermente mentre coloravo e ombreggiavo praticamente con il pilota automatico."</w:t>
        </w:r>
      </w:ins>
    </w:p>
    <w:p w14:paraId="6A08A032" w14:textId="77777777" w:rsidR="00181FFC" w:rsidRPr="00181FFC" w:rsidRDefault="00181FFC" w:rsidP="00181FFC">
      <w:pPr>
        <w:spacing w:line="600" w:lineRule="auto"/>
        <w:jc w:val="left"/>
        <w:rPr>
          <w:ins w:id="18348" w:author="UTENTE" w:date="2020-06-30T19:00:00Z"/>
          <w:rFonts w:ascii="Calibri" w:eastAsia="Calibri" w:hAnsi="Calibri" w:cs="Times New Roman"/>
        </w:rPr>
      </w:pPr>
      <w:ins w:id="18349" w:author="UTENTE" w:date="2020-06-30T19:00:00Z">
        <w:r w:rsidRPr="00181FFC">
          <w:rPr>
            <w:rFonts w:ascii="Calibri" w:eastAsia="Calibri" w:hAnsi="Calibri" w:cs="Times New Roman"/>
          </w:rPr>
          <w:t>199.</w:t>
        </w:r>
        <w:r w:rsidRPr="00181FFC">
          <w:rPr>
            <w:rFonts w:ascii="Calibri" w:eastAsia="Calibri" w:hAnsi="Calibri" w:cs="Times New Roman"/>
          </w:rPr>
          <w:tab/>
          <w:t>n "Nelle ultime ore prima di andare al lavoro, decido di disegnare l'immagine che continuava a ronzarmi in testa, un'oscura sagoma che si staglia sullo sfondo di un vicolo."</w:t>
        </w:r>
      </w:ins>
    </w:p>
    <w:p w14:paraId="67F69107" w14:textId="77777777" w:rsidR="00181FFC" w:rsidRPr="00181FFC" w:rsidRDefault="00181FFC" w:rsidP="00181FFC">
      <w:pPr>
        <w:spacing w:line="600" w:lineRule="auto"/>
        <w:jc w:val="left"/>
        <w:rPr>
          <w:ins w:id="18350" w:author="UTENTE" w:date="2020-06-30T19:00:00Z"/>
          <w:rFonts w:ascii="Calibri" w:eastAsia="Calibri" w:hAnsi="Calibri" w:cs="Times New Roman"/>
          <w:lang w:val="en-US"/>
        </w:rPr>
      </w:pPr>
      <w:ins w:id="18351" w:author="UTENTE" w:date="2020-06-30T19:00:00Z">
        <w:r w:rsidRPr="00181FFC">
          <w:rPr>
            <w:rFonts w:ascii="Calibri" w:eastAsia="Calibri" w:hAnsi="Calibri" w:cs="Times New Roman"/>
            <w:lang w:val="en-US"/>
          </w:rPr>
          <w:t>200.</w:t>
        </w:r>
        <w:r w:rsidRPr="00181FFC">
          <w:rPr>
            <w:rFonts w:ascii="Calibri" w:eastAsia="Calibri" w:hAnsi="Calibri" w:cs="Times New Roman"/>
            <w:lang w:val="en-US"/>
          </w:rPr>
          <w:tab/>
          <w:t>n "I make sure the light is focused on the figure's bared teeth, using the memory of Rex's fangs as reference. {w}It turns out surprisingly well - almost {i}too{/i} well."</w:t>
        </w:r>
      </w:ins>
    </w:p>
    <w:p w14:paraId="7926A4D6" w14:textId="77777777" w:rsidR="00181FFC" w:rsidRPr="00181FFC" w:rsidRDefault="00181FFC" w:rsidP="00181FFC">
      <w:pPr>
        <w:spacing w:line="600" w:lineRule="auto"/>
        <w:jc w:val="left"/>
        <w:rPr>
          <w:ins w:id="18352" w:author="UTENTE" w:date="2020-06-30T19:00:00Z"/>
          <w:rFonts w:ascii="Calibri" w:eastAsia="Calibri" w:hAnsi="Calibri" w:cs="Times New Roman"/>
          <w:lang w:val="en-US"/>
        </w:rPr>
      </w:pPr>
      <w:ins w:id="18353" w:author="UTENTE" w:date="2020-06-30T19:00:00Z">
        <w:r w:rsidRPr="00181FFC">
          <w:rPr>
            <w:rFonts w:ascii="Calibri" w:eastAsia="Calibri" w:hAnsi="Calibri" w:cs="Times New Roman"/>
            <w:lang w:val="en-US"/>
          </w:rPr>
          <w:lastRenderedPageBreak/>
          <w:t>201.</w:t>
        </w:r>
        <w:r w:rsidRPr="00181FFC">
          <w:rPr>
            <w:rFonts w:ascii="Calibri" w:eastAsia="Calibri" w:hAnsi="Calibri" w:cs="Times New Roman"/>
            <w:lang w:val="en-US"/>
          </w:rPr>
          <w:tab/>
          <w:t>n "I used to love the sunset, but now, I can only think of the monsters that are coming out to crawl the streets…"</w:t>
        </w:r>
      </w:ins>
    </w:p>
    <w:p w14:paraId="5A8EAA24" w14:textId="77777777" w:rsidR="00181FFC" w:rsidRPr="00181FFC" w:rsidRDefault="00181FFC" w:rsidP="00181FFC">
      <w:pPr>
        <w:spacing w:line="600" w:lineRule="auto"/>
        <w:jc w:val="left"/>
        <w:rPr>
          <w:ins w:id="18354" w:author="UTENTE" w:date="2020-06-30T19:00:00Z"/>
          <w:rFonts w:ascii="Calibri" w:eastAsia="Calibri" w:hAnsi="Calibri" w:cs="Times New Roman"/>
          <w:lang w:val="en-US"/>
        </w:rPr>
      </w:pPr>
      <w:ins w:id="18355" w:author="UTENTE" w:date="2020-06-30T19:00:00Z">
        <w:r w:rsidRPr="00181FFC">
          <w:rPr>
            <w:rFonts w:ascii="Calibri" w:eastAsia="Calibri" w:hAnsi="Calibri" w:cs="Times New Roman"/>
            <w:lang w:val="en-US"/>
          </w:rPr>
          <w:t>202.</w:t>
        </w:r>
        <w:r w:rsidRPr="00181FFC">
          <w:rPr>
            <w:rFonts w:ascii="Calibri" w:eastAsia="Calibri" w:hAnsi="Calibri" w:cs="Times New Roman"/>
            <w:lang w:val="en-US"/>
          </w:rPr>
          <w:tab/>
          <w:t>n "And in the back of my mind, I find myself worrying for Luka's safety as much as my own."</w:t>
        </w:r>
      </w:ins>
    </w:p>
    <w:p w14:paraId="2E21FF6C" w14:textId="77777777" w:rsidR="00181FFC" w:rsidRPr="00181FFC" w:rsidRDefault="00181FFC" w:rsidP="00181FFC">
      <w:pPr>
        <w:spacing w:line="600" w:lineRule="auto"/>
        <w:jc w:val="left"/>
        <w:rPr>
          <w:ins w:id="18356" w:author="UTENTE" w:date="2020-06-30T19:00:00Z"/>
          <w:rFonts w:ascii="Calibri" w:eastAsia="Calibri" w:hAnsi="Calibri" w:cs="Times New Roman"/>
          <w:lang w:val="en-US"/>
        </w:rPr>
      </w:pPr>
      <w:ins w:id="18357" w:author="UTENTE" w:date="2020-06-30T19:00:00Z">
        <w:r w:rsidRPr="00181FFC">
          <w:rPr>
            <w:rFonts w:ascii="Calibri" w:eastAsia="Calibri" w:hAnsi="Calibri" w:cs="Times New Roman"/>
            <w:lang w:val="en-US"/>
          </w:rPr>
          <w:t>203.</w:t>
        </w:r>
        <w:r w:rsidRPr="00181FFC">
          <w:rPr>
            <w:rFonts w:ascii="Calibri" w:eastAsia="Calibri" w:hAnsi="Calibri" w:cs="Times New Roman"/>
            <w:lang w:val="en-US"/>
          </w:rPr>
          <w:tab/>
          <w:t>n "Luckily, nothing happens on the way to my shift, and I flick on the diner's lights with a sigh of relief."</w:t>
        </w:r>
      </w:ins>
    </w:p>
    <w:p w14:paraId="69508BA1" w14:textId="77777777" w:rsidR="00181FFC" w:rsidRPr="00181FFC" w:rsidRDefault="00181FFC" w:rsidP="00181FFC">
      <w:pPr>
        <w:spacing w:line="600" w:lineRule="auto"/>
        <w:jc w:val="left"/>
        <w:rPr>
          <w:ins w:id="18358" w:author="UTENTE" w:date="2020-06-30T19:00:00Z"/>
          <w:rFonts w:ascii="Calibri" w:eastAsia="Calibri" w:hAnsi="Calibri" w:cs="Times New Roman"/>
          <w:lang w:val="en-US"/>
        </w:rPr>
      </w:pPr>
      <w:ins w:id="18359" w:author="UTENTE" w:date="2020-06-30T19:00:00Z">
        <w:r w:rsidRPr="00181FFC">
          <w:rPr>
            <w:rFonts w:ascii="Calibri" w:eastAsia="Calibri" w:hAnsi="Calibri" w:cs="Times New Roman"/>
            <w:lang w:val="en-US"/>
          </w:rPr>
          <w:t>204.</w:t>
        </w:r>
        <w:r w:rsidRPr="00181FFC">
          <w:rPr>
            <w:rFonts w:ascii="Calibri" w:eastAsia="Calibri" w:hAnsi="Calibri" w:cs="Times New Roman"/>
            <w:lang w:val="en-US"/>
          </w:rPr>
          <w:tab/>
          <w:t>mcp "\"This crap is doing a real number on my stress levels, I'll say…\""</w:t>
        </w:r>
      </w:ins>
    </w:p>
    <w:p w14:paraId="52097E92" w14:textId="77777777" w:rsidR="00181FFC" w:rsidRPr="00181FFC" w:rsidRDefault="00181FFC" w:rsidP="00181FFC">
      <w:pPr>
        <w:spacing w:line="600" w:lineRule="auto"/>
        <w:jc w:val="left"/>
        <w:rPr>
          <w:ins w:id="18360" w:author="UTENTE" w:date="2020-06-30T19:00:00Z"/>
          <w:rFonts w:ascii="Calibri" w:eastAsia="Calibri" w:hAnsi="Calibri" w:cs="Times New Roman"/>
          <w:lang w:val="en-US"/>
        </w:rPr>
      </w:pPr>
      <w:ins w:id="18361" w:author="UTENTE" w:date="2020-06-30T19:00:00Z">
        <w:r w:rsidRPr="00181FFC">
          <w:rPr>
            <w:rFonts w:ascii="Calibri" w:eastAsia="Calibri" w:hAnsi="Calibri" w:cs="Times New Roman"/>
            <w:lang w:val="en-US"/>
          </w:rPr>
          <w:t>205.</w:t>
        </w:r>
        <w:r w:rsidRPr="00181FFC">
          <w:rPr>
            <w:rFonts w:ascii="Calibri" w:eastAsia="Calibri" w:hAnsi="Calibri" w:cs="Times New Roman"/>
            <w:lang w:val="en-US"/>
          </w:rPr>
          <w:tab/>
          <w:t>n "Muttering to myself, I switch the sign to \"Open\" after a little bit of prep work, and the night finally begins."</w:t>
        </w:r>
      </w:ins>
    </w:p>
    <w:p w14:paraId="51499422" w14:textId="77777777" w:rsidR="00181FFC" w:rsidRPr="00181FFC" w:rsidRDefault="00181FFC" w:rsidP="00181FFC">
      <w:pPr>
        <w:spacing w:line="600" w:lineRule="auto"/>
        <w:jc w:val="left"/>
        <w:rPr>
          <w:ins w:id="18362" w:author="UTENTE" w:date="2020-06-30T19:00:00Z"/>
          <w:rFonts w:ascii="Calibri" w:eastAsia="Calibri" w:hAnsi="Calibri" w:cs="Times New Roman"/>
          <w:lang w:val="en-US"/>
        </w:rPr>
      </w:pPr>
      <w:ins w:id="18363" w:author="UTENTE" w:date="2020-06-30T19:00:00Z">
        <w:r w:rsidRPr="00181FFC">
          <w:rPr>
            <w:rFonts w:ascii="Calibri" w:eastAsia="Calibri" w:hAnsi="Calibri" w:cs="Times New Roman"/>
            <w:lang w:val="en-US"/>
          </w:rPr>
          <w:t>206.</w:t>
        </w:r>
        <w:r w:rsidRPr="00181FFC">
          <w:rPr>
            <w:rFonts w:ascii="Calibri" w:eastAsia="Calibri" w:hAnsi="Calibri" w:cs="Times New Roman"/>
            <w:lang w:val="en-US"/>
          </w:rPr>
          <w:tab/>
          <w:t>u "\"Y-yeah, I'll have, uh… just the fries, uh, yeah…\""</w:t>
        </w:r>
      </w:ins>
    </w:p>
    <w:p w14:paraId="0EC4C82D" w14:textId="77777777" w:rsidR="00181FFC" w:rsidRPr="00181FFC" w:rsidRDefault="00181FFC" w:rsidP="00181FFC">
      <w:pPr>
        <w:spacing w:line="600" w:lineRule="auto"/>
        <w:jc w:val="left"/>
        <w:rPr>
          <w:ins w:id="18364" w:author="UTENTE" w:date="2020-06-30T19:00:00Z"/>
          <w:rFonts w:ascii="Calibri" w:eastAsia="Calibri" w:hAnsi="Calibri" w:cs="Times New Roman"/>
          <w:lang w:val="en-US"/>
        </w:rPr>
      </w:pPr>
      <w:ins w:id="18365" w:author="UTENTE" w:date="2020-06-30T19:00:00Z">
        <w:r w:rsidRPr="00181FFC">
          <w:rPr>
            <w:rFonts w:ascii="Calibri" w:eastAsia="Calibri" w:hAnsi="Calibri" w:cs="Times New Roman"/>
            <w:lang w:val="en-US"/>
          </w:rPr>
          <w:t>207.</w:t>
        </w:r>
        <w:r w:rsidRPr="00181FFC">
          <w:rPr>
            <w:rFonts w:ascii="Calibri" w:eastAsia="Calibri" w:hAnsi="Calibri" w:cs="Times New Roman"/>
            <w:lang w:val="en-US"/>
          </w:rPr>
          <w:tab/>
          <w:t>mc "\"Coming right up.\""</w:t>
        </w:r>
      </w:ins>
    </w:p>
    <w:p w14:paraId="2E402870" w14:textId="77777777" w:rsidR="00181FFC" w:rsidRPr="00181FFC" w:rsidRDefault="00181FFC" w:rsidP="00181FFC">
      <w:pPr>
        <w:spacing w:line="600" w:lineRule="auto"/>
        <w:jc w:val="left"/>
        <w:rPr>
          <w:ins w:id="18366" w:author="UTENTE" w:date="2020-06-30T19:00:00Z"/>
          <w:rFonts w:ascii="Calibri" w:eastAsia="Calibri" w:hAnsi="Calibri" w:cs="Times New Roman"/>
          <w:lang w:val="en-US"/>
        </w:rPr>
      </w:pPr>
      <w:ins w:id="18367" w:author="UTENTE" w:date="2020-06-30T19:00:00Z">
        <w:r w:rsidRPr="00181FFC">
          <w:rPr>
            <w:rFonts w:ascii="Calibri" w:eastAsia="Calibri" w:hAnsi="Calibri" w:cs="Times New Roman"/>
            <w:lang w:val="en-US"/>
          </w:rPr>
          <w:t>208.</w:t>
        </w:r>
        <w:r w:rsidRPr="00181FFC">
          <w:rPr>
            <w:rFonts w:ascii="Calibri" w:eastAsia="Calibri" w:hAnsi="Calibri" w:cs="Times New Roman"/>
            <w:lang w:val="en-US"/>
          </w:rPr>
          <w:tab/>
          <w:t>n "–Just the normal drunk customers."</w:t>
        </w:r>
      </w:ins>
    </w:p>
    <w:p w14:paraId="6E5C0C1A" w14:textId="77777777" w:rsidR="00181FFC" w:rsidRPr="00181FFC" w:rsidRDefault="00181FFC" w:rsidP="00181FFC">
      <w:pPr>
        <w:spacing w:line="600" w:lineRule="auto"/>
        <w:jc w:val="left"/>
        <w:rPr>
          <w:ins w:id="18368" w:author="UTENTE" w:date="2020-06-30T19:00:00Z"/>
          <w:rFonts w:ascii="Calibri" w:eastAsia="Calibri" w:hAnsi="Calibri" w:cs="Times New Roman"/>
          <w:lang w:val="en-US"/>
        </w:rPr>
      </w:pPr>
      <w:ins w:id="18369" w:author="UTENTE" w:date="2020-06-30T19:00:00Z">
        <w:r w:rsidRPr="00181FFC">
          <w:rPr>
            <w:rFonts w:ascii="Calibri" w:eastAsia="Calibri" w:hAnsi="Calibri" w:cs="Times New Roman"/>
            <w:lang w:val="en-US"/>
          </w:rPr>
          <w:t>209.</w:t>
        </w:r>
        <w:r w:rsidRPr="00181FFC">
          <w:rPr>
            <w:rFonts w:ascii="Calibri" w:eastAsia="Calibri" w:hAnsi="Calibri" w:cs="Times New Roman"/>
            <w:lang w:val="en-US"/>
          </w:rPr>
          <w:tab/>
          <w:t>u "\"Hey dude, can I get… an ice cream frothy… thing?\""</w:t>
        </w:r>
      </w:ins>
    </w:p>
    <w:p w14:paraId="5C494338" w14:textId="77777777" w:rsidR="00181FFC" w:rsidRPr="00181FFC" w:rsidRDefault="00181FFC" w:rsidP="00181FFC">
      <w:pPr>
        <w:spacing w:line="600" w:lineRule="auto"/>
        <w:jc w:val="left"/>
        <w:rPr>
          <w:ins w:id="18370" w:author="UTENTE" w:date="2020-06-30T19:00:00Z"/>
          <w:rFonts w:ascii="Calibri" w:eastAsia="Calibri" w:hAnsi="Calibri" w:cs="Times New Roman"/>
          <w:lang w:val="en-US"/>
        </w:rPr>
      </w:pPr>
      <w:ins w:id="18371" w:author="UTENTE" w:date="2020-06-30T19:00:00Z">
        <w:r w:rsidRPr="00181FFC">
          <w:rPr>
            <w:rFonts w:ascii="Calibri" w:eastAsia="Calibri" w:hAnsi="Calibri" w:cs="Times New Roman"/>
            <w:lang w:val="en-US"/>
          </w:rPr>
          <w:t>210.</w:t>
        </w:r>
        <w:r w:rsidRPr="00181FFC">
          <w:rPr>
            <w:rFonts w:ascii="Calibri" w:eastAsia="Calibri" w:hAnsi="Calibri" w:cs="Times New Roman"/>
            <w:lang w:val="en-US"/>
          </w:rPr>
          <w:tab/>
          <w:t>mc "\"…You mean a milkshake?\""</w:t>
        </w:r>
      </w:ins>
    </w:p>
    <w:p w14:paraId="01A4AC44" w14:textId="77777777" w:rsidR="00181FFC" w:rsidRPr="00181FFC" w:rsidRDefault="00181FFC" w:rsidP="00181FFC">
      <w:pPr>
        <w:spacing w:line="600" w:lineRule="auto"/>
        <w:jc w:val="left"/>
        <w:rPr>
          <w:ins w:id="18372" w:author="UTENTE" w:date="2020-06-30T19:00:00Z"/>
          <w:rFonts w:ascii="Calibri" w:eastAsia="Calibri" w:hAnsi="Calibri" w:cs="Times New Roman"/>
          <w:lang w:val="en-US"/>
        </w:rPr>
      </w:pPr>
      <w:ins w:id="18373" w:author="UTENTE" w:date="2020-06-30T19:00:00Z">
        <w:r w:rsidRPr="00181FFC">
          <w:rPr>
            <w:rFonts w:ascii="Calibri" w:eastAsia="Calibri" w:hAnsi="Calibri" w:cs="Times New Roman"/>
            <w:lang w:val="en-US"/>
          </w:rPr>
          <w:t>211.</w:t>
        </w:r>
        <w:r w:rsidRPr="00181FFC">
          <w:rPr>
            <w:rFonts w:ascii="Calibri" w:eastAsia="Calibri" w:hAnsi="Calibri" w:cs="Times New Roman"/>
            <w:lang w:val="en-US"/>
          </w:rPr>
          <w:tab/>
          <w:t>u "\"Yeah, dude, {i}milkshake!{/i} That's totally what I meant, how'd you know?\""</w:t>
        </w:r>
        <w:r w:rsidRPr="00181FFC">
          <w:rPr>
            <w:rFonts w:ascii="Calibri" w:eastAsia="Calibri" w:hAnsi="Calibri" w:cs="Times New Roman"/>
            <w:lang w:val="en-US"/>
          </w:rPr>
          <w:br w:type="page"/>
        </w:r>
      </w:ins>
    </w:p>
    <w:p w14:paraId="257155EA" w14:textId="77777777" w:rsidR="00181FFC" w:rsidRPr="00181FFC" w:rsidRDefault="00181FFC" w:rsidP="00181FFC">
      <w:pPr>
        <w:spacing w:line="600" w:lineRule="auto"/>
        <w:jc w:val="left"/>
        <w:rPr>
          <w:ins w:id="18374" w:author="UTENTE" w:date="2020-06-30T19:00:00Z"/>
          <w:rFonts w:ascii="Calibri" w:eastAsia="Calibri" w:hAnsi="Calibri" w:cs="Times New Roman"/>
        </w:rPr>
      </w:pPr>
      <w:ins w:id="18375" w:author="UTENTE" w:date="2020-06-30T19:00:00Z">
        <w:r w:rsidRPr="00181FFC">
          <w:rPr>
            <w:rFonts w:ascii="Calibri" w:eastAsia="Calibri" w:hAnsi="Calibri" w:cs="Times New Roman"/>
          </w:rPr>
          <w:lastRenderedPageBreak/>
          <w:t>200.</w:t>
        </w:r>
        <w:r w:rsidRPr="00181FFC">
          <w:rPr>
            <w:rFonts w:ascii="Calibri" w:eastAsia="Calibri" w:hAnsi="Calibri" w:cs="Times New Roman"/>
          </w:rPr>
          <w:tab/>
          <w:t>n "Mi assicuro che la luce metta in evidenza i denti aguzzi della sagoma, ispirandomi all'immagine dei canini di Rex. {w}Il risultato è sorprendentemente buono, forse anche{i}troppo{/i} buono."</w:t>
        </w:r>
      </w:ins>
    </w:p>
    <w:p w14:paraId="07F9C81B" w14:textId="77777777" w:rsidR="00181FFC" w:rsidRPr="00181FFC" w:rsidRDefault="00181FFC" w:rsidP="00181FFC">
      <w:pPr>
        <w:spacing w:line="600" w:lineRule="auto"/>
        <w:jc w:val="left"/>
        <w:rPr>
          <w:ins w:id="18376" w:author="UTENTE" w:date="2020-06-30T19:00:00Z"/>
          <w:rFonts w:ascii="Calibri" w:eastAsia="Calibri" w:hAnsi="Calibri" w:cs="Times New Roman"/>
        </w:rPr>
      </w:pPr>
      <w:ins w:id="18377" w:author="UTENTE" w:date="2020-06-30T19:00:00Z">
        <w:r w:rsidRPr="00181FFC">
          <w:rPr>
            <w:rFonts w:ascii="Calibri" w:eastAsia="Calibri" w:hAnsi="Calibri" w:cs="Times New Roman"/>
          </w:rPr>
          <w:t>201.</w:t>
        </w:r>
        <w:r w:rsidRPr="00181FFC">
          <w:rPr>
            <w:rFonts w:ascii="Calibri" w:eastAsia="Calibri" w:hAnsi="Calibri" w:cs="Times New Roman"/>
          </w:rPr>
          <w:tab/>
          <w:t>n "Amavo il tramonto, ma ora, riesco a pensare solo ai mostri che vagano per le strade la notte…"</w:t>
        </w:r>
      </w:ins>
    </w:p>
    <w:p w14:paraId="147E677A" w14:textId="77777777" w:rsidR="00181FFC" w:rsidRPr="00181FFC" w:rsidRDefault="00181FFC" w:rsidP="00181FFC">
      <w:pPr>
        <w:spacing w:line="600" w:lineRule="auto"/>
        <w:jc w:val="left"/>
        <w:rPr>
          <w:ins w:id="18378" w:author="UTENTE" w:date="2020-06-30T19:00:00Z"/>
          <w:rFonts w:ascii="Calibri" w:eastAsia="Calibri" w:hAnsi="Calibri" w:cs="Times New Roman"/>
        </w:rPr>
      </w:pPr>
      <w:ins w:id="18379" w:author="UTENTE" w:date="2020-06-30T19:00:00Z">
        <w:r w:rsidRPr="00181FFC">
          <w:rPr>
            <w:rFonts w:ascii="Calibri" w:eastAsia="Calibri" w:hAnsi="Calibri" w:cs="Times New Roman"/>
          </w:rPr>
          <w:t>202.</w:t>
        </w:r>
        <w:r w:rsidRPr="00181FFC">
          <w:rPr>
            <w:rFonts w:ascii="Calibri" w:eastAsia="Calibri" w:hAnsi="Calibri" w:cs="Times New Roman"/>
          </w:rPr>
          <w:tab/>
          <w:t>n "E sotto sotto, mi ritrovo a preoccuparmi per la salute di Luka quanto per la mia."</w:t>
        </w:r>
      </w:ins>
    </w:p>
    <w:p w14:paraId="50545CDE" w14:textId="77777777" w:rsidR="00181FFC" w:rsidRPr="00181FFC" w:rsidRDefault="00181FFC" w:rsidP="00181FFC">
      <w:pPr>
        <w:spacing w:line="600" w:lineRule="auto"/>
        <w:jc w:val="left"/>
        <w:rPr>
          <w:ins w:id="18380" w:author="UTENTE" w:date="2020-06-30T19:00:00Z"/>
          <w:rFonts w:ascii="Calibri" w:eastAsia="Calibri" w:hAnsi="Calibri" w:cs="Times New Roman"/>
        </w:rPr>
      </w:pPr>
      <w:ins w:id="18381" w:author="UTENTE" w:date="2020-06-30T19:00:00Z">
        <w:r w:rsidRPr="00181FFC">
          <w:rPr>
            <w:rFonts w:ascii="Calibri" w:eastAsia="Calibri" w:hAnsi="Calibri" w:cs="Times New Roman"/>
          </w:rPr>
          <w:t>203.</w:t>
        </w:r>
        <w:r w:rsidRPr="00181FFC">
          <w:rPr>
            <w:rFonts w:ascii="Calibri" w:eastAsia="Calibri" w:hAnsi="Calibri" w:cs="Times New Roman"/>
          </w:rPr>
          <w:tab/>
          <w:t>n "Fortunatamente, non succede nulla per strada. Accendo le luci della tavola calda con un sospiro di sollievo."</w:t>
        </w:r>
      </w:ins>
    </w:p>
    <w:p w14:paraId="4F7B92EB" w14:textId="77777777" w:rsidR="00181FFC" w:rsidRPr="00181FFC" w:rsidRDefault="00181FFC" w:rsidP="00181FFC">
      <w:pPr>
        <w:spacing w:line="600" w:lineRule="auto"/>
        <w:jc w:val="left"/>
        <w:rPr>
          <w:ins w:id="18382" w:author="UTENTE" w:date="2020-06-30T19:00:00Z"/>
          <w:rFonts w:ascii="Calibri" w:eastAsia="Calibri" w:hAnsi="Calibri" w:cs="Times New Roman"/>
        </w:rPr>
      </w:pPr>
      <w:ins w:id="18383" w:author="UTENTE" w:date="2020-06-30T19:00:00Z">
        <w:r w:rsidRPr="00181FFC">
          <w:rPr>
            <w:rFonts w:ascii="Calibri" w:eastAsia="Calibri" w:hAnsi="Calibri" w:cs="Times New Roman"/>
          </w:rPr>
          <w:t>204.</w:t>
        </w:r>
        <w:r w:rsidRPr="00181FFC">
          <w:rPr>
            <w:rFonts w:ascii="Calibri" w:eastAsia="Calibri" w:hAnsi="Calibri" w:cs="Times New Roman"/>
          </w:rPr>
          <w:tab/>
          <w:t>mcp "\"Queste stronzate stanno mettendo a dura prova i miei nervi, devo dire…\""</w:t>
        </w:r>
      </w:ins>
    </w:p>
    <w:p w14:paraId="52C0107F" w14:textId="77777777" w:rsidR="00181FFC" w:rsidRPr="00181FFC" w:rsidRDefault="00181FFC" w:rsidP="00181FFC">
      <w:pPr>
        <w:spacing w:line="600" w:lineRule="auto"/>
        <w:jc w:val="left"/>
        <w:rPr>
          <w:ins w:id="18384" w:author="UTENTE" w:date="2020-06-30T19:00:00Z"/>
          <w:rFonts w:ascii="Calibri" w:eastAsia="Calibri" w:hAnsi="Calibri" w:cs="Times New Roman"/>
        </w:rPr>
      </w:pPr>
      <w:ins w:id="18385" w:author="UTENTE" w:date="2020-06-30T19:00:00Z">
        <w:r w:rsidRPr="00181FFC">
          <w:rPr>
            <w:rFonts w:ascii="Calibri" w:eastAsia="Calibri" w:hAnsi="Calibri" w:cs="Times New Roman"/>
          </w:rPr>
          <w:t>205.</w:t>
        </w:r>
        <w:r w:rsidRPr="00181FFC">
          <w:rPr>
            <w:rFonts w:ascii="Calibri" w:eastAsia="Calibri" w:hAnsi="Calibri" w:cs="Times New Roman"/>
          </w:rPr>
          <w:tab/>
          <w:t>n "Borbottando da solo, giro il cartello verso \"Aperto\", dopo aver fatto qualche lavoretto preparativo, e la notte finalmente inizia."</w:t>
        </w:r>
      </w:ins>
    </w:p>
    <w:p w14:paraId="2D45AAC9" w14:textId="77777777" w:rsidR="00181FFC" w:rsidRPr="00181FFC" w:rsidRDefault="00181FFC" w:rsidP="00181FFC">
      <w:pPr>
        <w:spacing w:line="600" w:lineRule="auto"/>
        <w:jc w:val="left"/>
        <w:rPr>
          <w:ins w:id="18386" w:author="UTENTE" w:date="2020-06-30T19:00:00Z"/>
          <w:rFonts w:ascii="Calibri" w:eastAsia="Calibri" w:hAnsi="Calibri" w:cs="Times New Roman"/>
        </w:rPr>
      </w:pPr>
      <w:ins w:id="18387" w:author="UTENTE" w:date="2020-06-30T19:00:00Z">
        <w:r w:rsidRPr="00181FFC">
          <w:rPr>
            <w:rFonts w:ascii="Calibri" w:eastAsia="Calibri" w:hAnsi="Calibri" w:cs="Times New Roman"/>
          </w:rPr>
          <w:t>206.</w:t>
        </w:r>
        <w:r w:rsidRPr="00181FFC">
          <w:rPr>
            <w:rFonts w:ascii="Calibri" w:eastAsia="Calibri" w:hAnsi="Calibri" w:cs="Times New Roman"/>
          </w:rPr>
          <w:tab/>
          <w:t>u "\"S-sì- vorrei, uhm… solo delle patatine, uhm, sì…\""</w:t>
        </w:r>
      </w:ins>
    </w:p>
    <w:p w14:paraId="64B5A1E8" w14:textId="77777777" w:rsidR="00181FFC" w:rsidRPr="00181FFC" w:rsidRDefault="00181FFC" w:rsidP="00181FFC">
      <w:pPr>
        <w:spacing w:line="600" w:lineRule="auto"/>
        <w:jc w:val="left"/>
        <w:rPr>
          <w:ins w:id="18388" w:author="UTENTE" w:date="2020-06-30T19:00:00Z"/>
          <w:rFonts w:ascii="Calibri" w:eastAsia="Calibri" w:hAnsi="Calibri" w:cs="Times New Roman"/>
        </w:rPr>
      </w:pPr>
      <w:ins w:id="18389" w:author="UTENTE" w:date="2020-06-30T19:00:00Z">
        <w:r w:rsidRPr="00181FFC">
          <w:rPr>
            <w:rFonts w:ascii="Calibri" w:eastAsia="Calibri" w:hAnsi="Calibri" w:cs="Times New Roman"/>
          </w:rPr>
          <w:t>207.</w:t>
        </w:r>
        <w:r w:rsidRPr="00181FFC">
          <w:rPr>
            <w:rFonts w:ascii="Calibri" w:eastAsia="Calibri" w:hAnsi="Calibri" w:cs="Times New Roman"/>
          </w:rPr>
          <w:tab/>
          <w:t>mc "\"Arrivano subito.\""</w:t>
        </w:r>
      </w:ins>
    </w:p>
    <w:p w14:paraId="271126A9" w14:textId="77777777" w:rsidR="00181FFC" w:rsidRPr="00181FFC" w:rsidRDefault="00181FFC" w:rsidP="00181FFC">
      <w:pPr>
        <w:spacing w:line="600" w:lineRule="auto"/>
        <w:jc w:val="left"/>
        <w:rPr>
          <w:ins w:id="18390" w:author="UTENTE" w:date="2020-06-30T19:00:00Z"/>
          <w:rFonts w:ascii="Calibri" w:eastAsia="Calibri" w:hAnsi="Calibri" w:cs="Times New Roman"/>
        </w:rPr>
      </w:pPr>
      <w:ins w:id="18391" w:author="UTENTE" w:date="2020-06-30T19:00:00Z">
        <w:r w:rsidRPr="00181FFC">
          <w:rPr>
            <w:rFonts w:ascii="Calibri" w:eastAsia="Calibri" w:hAnsi="Calibri" w:cs="Times New Roman"/>
          </w:rPr>
          <w:t>208.</w:t>
        </w:r>
        <w:r w:rsidRPr="00181FFC">
          <w:rPr>
            <w:rFonts w:ascii="Calibri" w:eastAsia="Calibri" w:hAnsi="Calibri" w:cs="Times New Roman"/>
          </w:rPr>
          <w:tab/>
          <w:t>n "-Solo i soliti clienti ubriachi."</w:t>
        </w:r>
      </w:ins>
    </w:p>
    <w:p w14:paraId="5804F204" w14:textId="77777777" w:rsidR="00181FFC" w:rsidRPr="00181FFC" w:rsidRDefault="00181FFC" w:rsidP="00181FFC">
      <w:pPr>
        <w:spacing w:line="600" w:lineRule="auto"/>
        <w:jc w:val="left"/>
        <w:rPr>
          <w:ins w:id="18392" w:author="UTENTE" w:date="2020-06-30T19:00:00Z"/>
          <w:rFonts w:ascii="Calibri" w:eastAsia="Calibri" w:hAnsi="Calibri" w:cs="Times New Roman"/>
        </w:rPr>
      </w:pPr>
      <w:ins w:id="18393" w:author="UTENTE" w:date="2020-06-30T19:00:00Z">
        <w:r w:rsidRPr="00181FFC">
          <w:rPr>
            <w:rFonts w:ascii="Calibri" w:eastAsia="Calibri" w:hAnsi="Calibri" w:cs="Times New Roman"/>
          </w:rPr>
          <w:t>209.</w:t>
        </w:r>
        <w:r w:rsidRPr="00181FFC">
          <w:rPr>
            <w:rFonts w:ascii="Calibri" w:eastAsia="Calibri" w:hAnsi="Calibri" w:cs="Times New Roman"/>
          </w:rPr>
          <w:tab/>
          <w:t>u "\"Ehi amico, posso avere un… gelato frullato… quella roba lì?\""</w:t>
        </w:r>
      </w:ins>
    </w:p>
    <w:p w14:paraId="50C56E60" w14:textId="77777777" w:rsidR="00181FFC" w:rsidRPr="00181FFC" w:rsidRDefault="00181FFC" w:rsidP="00181FFC">
      <w:pPr>
        <w:spacing w:line="600" w:lineRule="auto"/>
        <w:jc w:val="left"/>
        <w:rPr>
          <w:ins w:id="18394" w:author="UTENTE" w:date="2020-06-30T19:00:00Z"/>
          <w:rFonts w:ascii="Calibri" w:eastAsia="Calibri" w:hAnsi="Calibri" w:cs="Times New Roman"/>
          <w:rPrChange w:id="18395" w:author="UTENTE" w:date="2020-06-30T19:00:00Z">
            <w:rPr>
              <w:ins w:id="18396" w:author="UTENTE" w:date="2020-06-30T19:00:00Z"/>
              <w:rFonts w:ascii="Calibri" w:eastAsia="Calibri" w:hAnsi="Calibri" w:cs="Times New Roman"/>
              <w:lang w:val="en-US"/>
            </w:rPr>
          </w:rPrChange>
        </w:rPr>
      </w:pPr>
      <w:ins w:id="18397" w:author="UTENTE" w:date="2020-06-30T19:00:00Z">
        <w:r w:rsidRPr="00181FFC">
          <w:rPr>
            <w:rFonts w:ascii="Calibri" w:eastAsia="Calibri" w:hAnsi="Calibri" w:cs="Times New Roman"/>
            <w:rPrChange w:id="18398" w:author="UTENTE" w:date="2020-06-30T19:00:00Z">
              <w:rPr>
                <w:rFonts w:ascii="Calibri" w:eastAsia="Calibri" w:hAnsi="Calibri" w:cs="Times New Roman"/>
                <w:lang w:val="en-US"/>
              </w:rPr>
            </w:rPrChange>
          </w:rPr>
          <w:t>210.</w:t>
        </w:r>
        <w:r w:rsidRPr="00181FFC">
          <w:rPr>
            <w:rFonts w:ascii="Calibri" w:eastAsia="Calibri" w:hAnsi="Calibri" w:cs="Times New Roman"/>
            <w:rPrChange w:id="18399" w:author="UTENTE" w:date="2020-06-30T19:00:00Z">
              <w:rPr>
                <w:rFonts w:ascii="Calibri" w:eastAsia="Calibri" w:hAnsi="Calibri" w:cs="Times New Roman"/>
                <w:lang w:val="en-US"/>
              </w:rPr>
            </w:rPrChange>
          </w:rPr>
          <w:tab/>
          <w:t>mc "\"…intendi un frappè?\""</w:t>
        </w:r>
      </w:ins>
    </w:p>
    <w:p w14:paraId="41283A6F" w14:textId="77777777" w:rsidR="00181FFC" w:rsidRPr="00181FFC" w:rsidRDefault="00181FFC" w:rsidP="00181FFC">
      <w:pPr>
        <w:spacing w:line="600" w:lineRule="auto"/>
        <w:jc w:val="left"/>
        <w:rPr>
          <w:ins w:id="18400" w:author="UTENTE" w:date="2020-06-30T19:00:00Z"/>
          <w:rFonts w:ascii="Calibri" w:eastAsia="Calibri" w:hAnsi="Calibri" w:cs="Times New Roman"/>
        </w:rPr>
      </w:pPr>
      <w:ins w:id="18401" w:author="UTENTE" w:date="2020-06-30T19:00:00Z">
        <w:r w:rsidRPr="00181FFC">
          <w:rPr>
            <w:rFonts w:ascii="Calibri" w:eastAsia="Calibri" w:hAnsi="Calibri" w:cs="Times New Roman"/>
          </w:rPr>
          <w:t>211.</w:t>
        </w:r>
        <w:r w:rsidRPr="00181FFC">
          <w:rPr>
            <w:rFonts w:ascii="Calibri" w:eastAsia="Calibri" w:hAnsi="Calibri" w:cs="Times New Roman"/>
          </w:rPr>
          <w:tab/>
          <w:t>u "\"Esatto, amico, {i}frappè!{/i} È proprio quello che volevo dire, come facevi a saperlo?\"" </w:t>
        </w:r>
        <w:r w:rsidRPr="00181FFC">
          <w:rPr>
            <w:rFonts w:ascii="Calibri" w:eastAsia="Calibri" w:hAnsi="Calibri" w:cs="Times New Roman"/>
          </w:rPr>
          <w:br w:type="page"/>
        </w:r>
      </w:ins>
    </w:p>
    <w:p w14:paraId="3F567AD5" w14:textId="77777777" w:rsidR="00181FFC" w:rsidRPr="00181FFC" w:rsidRDefault="00181FFC" w:rsidP="00181FFC">
      <w:pPr>
        <w:spacing w:line="600" w:lineRule="auto"/>
        <w:jc w:val="left"/>
        <w:rPr>
          <w:ins w:id="18402" w:author="UTENTE" w:date="2020-06-30T19:00:00Z"/>
          <w:rFonts w:ascii="Calibri" w:eastAsia="Calibri" w:hAnsi="Calibri" w:cs="Times New Roman"/>
          <w:lang w:val="en-US"/>
        </w:rPr>
      </w:pPr>
      <w:ins w:id="18403" w:author="UTENTE" w:date="2020-06-30T19:00:00Z">
        <w:r w:rsidRPr="00181FFC">
          <w:rPr>
            <w:rFonts w:ascii="Calibri" w:eastAsia="Calibri" w:hAnsi="Calibri" w:cs="Times New Roman"/>
            <w:lang w:val="en-US"/>
          </w:rPr>
          <w:lastRenderedPageBreak/>
          <w:t>212.</w:t>
        </w:r>
        <w:r w:rsidRPr="00181FFC">
          <w:rPr>
            <w:rFonts w:ascii="Calibri" w:eastAsia="Calibri" w:hAnsi="Calibri" w:cs="Times New Roman"/>
            <w:lang w:val="en-US"/>
          </w:rPr>
          <w:tab/>
          <w:t>n "–Average, high-as-a-kite teenagers."</w:t>
        </w:r>
      </w:ins>
    </w:p>
    <w:p w14:paraId="73B3144B" w14:textId="77777777" w:rsidR="00181FFC" w:rsidRPr="00181FFC" w:rsidRDefault="00181FFC" w:rsidP="00181FFC">
      <w:pPr>
        <w:spacing w:line="600" w:lineRule="auto"/>
        <w:jc w:val="left"/>
        <w:rPr>
          <w:ins w:id="18404" w:author="UTENTE" w:date="2020-06-30T19:00:00Z"/>
          <w:rFonts w:ascii="Calibri" w:eastAsia="Calibri" w:hAnsi="Calibri" w:cs="Times New Roman"/>
          <w:lang w:val="en-US"/>
        </w:rPr>
      </w:pPr>
      <w:ins w:id="18405" w:author="UTENTE" w:date="2020-06-30T19:00:00Z">
        <w:r w:rsidRPr="00181FFC">
          <w:rPr>
            <w:rFonts w:ascii="Calibri" w:eastAsia="Calibri" w:hAnsi="Calibri" w:cs="Times New Roman"/>
            <w:lang w:val="en-US"/>
          </w:rPr>
          <w:t>213.</w:t>
        </w:r>
        <w:r w:rsidRPr="00181FFC">
          <w:rPr>
            <w:rFonts w:ascii="Calibri" w:eastAsia="Calibri" w:hAnsi="Calibri" w:cs="Times New Roman"/>
            <w:lang w:val="en-US"/>
          </w:rPr>
          <w:tab/>
          <w:t>n "Nothing out of the ordinary… {w}not yet."</w:t>
        </w:r>
      </w:ins>
    </w:p>
    <w:p w14:paraId="381E760F" w14:textId="77777777" w:rsidR="00181FFC" w:rsidRPr="00181FFC" w:rsidRDefault="00181FFC" w:rsidP="00181FFC">
      <w:pPr>
        <w:spacing w:line="600" w:lineRule="auto"/>
        <w:jc w:val="left"/>
        <w:rPr>
          <w:ins w:id="18406" w:author="UTENTE" w:date="2020-06-30T19:00:00Z"/>
          <w:rFonts w:ascii="Calibri" w:eastAsia="Calibri" w:hAnsi="Calibri" w:cs="Times New Roman"/>
          <w:lang w:val="en-US"/>
        </w:rPr>
      </w:pPr>
      <w:ins w:id="18407" w:author="UTENTE" w:date="2020-06-30T19:00:00Z">
        <w:r w:rsidRPr="00181FFC">
          <w:rPr>
            <w:rFonts w:ascii="Calibri" w:eastAsia="Calibri" w:hAnsi="Calibri" w:cs="Times New Roman"/>
            <w:lang w:val="en-US"/>
          </w:rPr>
          <w:t>214.</w:t>
        </w:r>
        <w:r w:rsidRPr="00181FFC">
          <w:rPr>
            <w:rFonts w:ascii="Calibri" w:eastAsia="Calibri" w:hAnsi="Calibri" w:cs="Times New Roman"/>
            <w:lang w:val="en-US"/>
          </w:rPr>
          <w:tab/>
          <w:t>n "Occasionally, I glimpse a shape moving outside the diner's windows, although it's probably just a random passerby."</w:t>
        </w:r>
      </w:ins>
    </w:p>
    <w:p w14:paraId="03A3FE30" w14:textId="77777777" w:rsidR="00181FFC" w:rsidRPr="00181FFC" w:rsidRDefault="00181FFC" w:rsidP="00181FFC">
      <w:pPr>
        <w:spacing w:line="600" w:lineRule="auto"/>
        <w:jc w:val="left"/>
        <w:rPr>
          <w:ins w:id="18408" w:author="UTENTE" w:date="2020-06-30T19:00:00Z"/>
          <w:rFonts w:ascii="Calibri" w:eastAsia="Calibri" w:hAnsi="Calibri" w:cs="Times New Roman"/>
          <w:lang w:val="en-US"/>
        </w:rPr>
      </w:pPr>
      <w:ins w:id="18409" w:author="UTENTE" w:date="2020-06-30T19:00:00Z">
        <w:r w:rsidRPr="00181FFC">
          <w:rPr>
            <w:rFonts w:ascii="Calibri" w:eastAsia="Calibri" w:hAnsi="Calibri" w:cs="Times New Roman"/>
            <w:lang w:val="en-US"/>
          </w:rPr>
          <w:t>215.</w:t>
        </w:r>
        <w:r w:rsidRPr="00181FFC">
          <w:rPr>
            <w:rFonts w:ascii="Calibri" w:eastAsia="Calibri" w:hAnsi="Calibri" w:cs="Times New Roman"/>
            <w:lang w:val="en-US"/>
          </w:rPr>
          <w:tab/>
          <w:t>n "…For some reason, though, I have an uneasy feeling."</w:t>
        </w:r>
      </w:ins>
    </w:p>
    <w:p w14:paraId="455B17A8" w14:textId="77777777" w:rsidR="00181FFC" w:rsidRPr="00181FFC" w:rsidRDefault="00181FFC" w:rsidP="00181FFC">
      <w:pPr>
        <w:spacing w:line="600" w:lineRule="auto"/>
        <w:jc w:val="left"/>
        <w:rPr>
          <w:ins w:id="18410" w:author="UTENTE" w:date="2020-06-30T19:00:00Z"/>
          <w:rFonts w:ascii="Calibri" w:eastAsia="Calibri" w:hAnsi="Calibri" w:cs="Times New Roman"/>
          <w:lang w:val="en-US"/>
        </w:rPr>
      </w:pPr>
      <w:ins w:id="18411" w:author="UTENTE" w:date="2020-06-30T19:00:00Z">
        <w:r w:rsidRPr="00181FFC">
          <w:rPr>
            <w:rFonts w:ascii="Calibri" w:eastAsia="Calibri" w:hAnsi="Calibri" w:cs="Times New Roman"/>
            <w:lang w:val="en-US"/>
          </w:rPr>
          <w:t>216.</w:t>
        </w:r>
        <w:r w:rsidRPr="00181FFC">
          <w:rPr>
            <w:rFonts w:ascii="Calibri" w:eastAsia="Calibri" w:hAnsi="Calibri" w:cs="Times New Roman"/>
            <w:lang w:val="en-US"/>
          </w:rPr>
          <w:tab/>
          <w:t>n "It's like I'm being watched –– and not in the comforting \"guardian angel\" way, either."</w:t>
        </w:r>
      </w:ins>
    </w:p>
    <w:p w14:paraId="52A765EA" w14:textId="77777777" w:rsidR="00181FFC" w:rsidRPr="00181FFC" w:rsidRDefault="00181FFC" w:rsidP="00181FFC">
      <w:pPr>
        <w:spacing w:line="600" w:lineRule="auto"/>
        <w:jc w:val="left"/>
        <w:rPr>
          <w:ins w:id="18412" w:author="UTENTE" w:date="2020-06-30T19:00:00Z"/>
          <w:rFonts w:ascii="Calibri" w:eastAsia="Calibri" w:hAnsi="Calibri" w:cs="Times New Roman"/>
          <w:lang w:val="en-US"/>
        </w:rPr>
      </w:pPr>
      <w:ins w:id="18413" w:author="UTENTE" w:date="2020-06-30T19:00:00Z">
        <w:r w:rsidRPr="00181FFC">
          <w:rPr>
            <w:rFonts w:ascii="Calibri" w:eastAsia="Calibri" w:hAnsi="Calibri" w:cs="Times New Roman"/>
            <w:lang w:val="en-US"/>
          </w:rPr>
          <w:t>217.</w:t>
        </w:r>
        <w:r w:rsidRPr="00181FFC">
          <w:rPr>
            <w:rFonts w:ascii="Calibri" w:eastAsia="Calibri" w:hAnsi="Calibri" w:cs="Times New Roman"/>
            <w:lang w:val="en-US"/>
          </w:rPr>
          <w:tab/>
          <w:t>mc "\"…\""</w:t>
        </w:r>
      </w:ins>
    </w:p>
    <w:p w14:paraId="7AFDB2B2" w14:textId="77777777" w:rsidR="00181FFC" w:rsidRPr="00181FFC" w:rsidRDefault="00181FFC" w:rsidP="00181FFC">
      <w:pPr>
        <w:spacing w:line="600" w:lineRule="auto"/>
        <w:jc w:val="left"/>
        <w:rPr>
          <w:ins w:id="18414" w:author="UTENTE" w:date="2020-06-30T19:00:00Z"/>
          <w:rFonts w:ascii="Calibri" w:eastAsia="Calibri" w:hAnsi="Calibri" w:cs="Times New Roman"/>
          <w:lang w:val="en-US"/>
        </w:rPr>
      </w:pPr>
      <w:ins w:id="18415" w:author="UTENTE" w:date="2020-06-30T19:00:00Z">
        <w:r w:rsidRPr="00181FFC">
          <w:rPr>
            <w:rFonts w:ascii="Calibri" w:eastAsia="Calibri" w:hAnsi="Calibri" w:cs="Times New Roman"/>
            <w:lang w:val="en-US"/>
          </w:rPr>
          <w:t>218.</w:t>
        </w:r>
        <w:r w:rsidRPr="00181FFC">
          <w:rPr>
            <w:rFonts w:ascii="Calibri" w:eastAsia="Calibri" w:hAnsi="Calibri" w:cs="Times New Roman"/>
            <w:lang w:val="en-US"/>
          </w:rPr>
          <w:tab/>
          <w:t>n "A couple minutes before closing time, I moodily stare at the linoleum floor while wiping a glass."</w:t>
        </w:r>
      </w:ins>
    </w:p>
    <w:p w14:paraId="71BD5E0F" w14:textId="77777777" w:rsidR="00181FFC" w:rsidRPr="00181FFC" w:rsidRDefault="00181FFC" w:rsidP="00181FFC">
      <w:pPr>
        <w:spacing w:line="600" w:lineRule="auto"/>
        <w:jc w:val="left"/>
        <w:rPr>
          <w:ins w:id="18416" w:author="UTENTE" w:date="2020-06-30T19:00:00Z"/>
          <w:rFonts w:ascii="Calibri" w:eastAsia="Calibri" w:hAnsi="Calibri" w:cs="Times New Roman"/>
          <w:lang w:val="en-US"/>
        </w:rPr>
      </w:pPr>
      <w:ins w:id="18417" w:author="UTENTE" w:date="2020-06-30T19:00:00Z">
        <w:r w:rsidRPr="00181FFC">
          <w:rPr>
            <w:rFonts w:ascii="Calibri" w:eastAsia="Calibri" w:hAnsi="Calibri" w:cs="Times New Roman"/>
            <w:lang w:val="en-US"/>
          </w:rPr>
          <w:t>219.</w:t>
        </w:r>
        <w:r w:rsidRPr="00181FFC">
          <w:rPr>
            <w:rFonts w:ascii="Calibri" w:eastAsia="Calibri" w:hAnsi="Calibri" w:cs="Times New Roman"/>
            <w:lang w:val="en-US"/>
          </w:rPr>
          <w:tab/>
          <w:t>n "None of the people who came in here seemed like they were vampires, but then again, I never guessed Dominic was one either."</w:t>
        </w:r>
      </w:ins>
    </w:p>
    <w:p w14:paraId="08CE47FC" w14:textId="77777777" w:rsidR="00181FFC" w:rsidRPr="00181FFC" w:rsidRDefault="00181FFC" w:rsidP="00181FFC">
      <w:pPr>
        <w:spacing w:line="600" w:lineRule="auto"/>
        <w:jc w:val="left"/>
        <w:rPr>
          <w:ins w:id="18418" w:author="UTENTE" w:date="2020-06-30T19:00:00Z"/>
          <w:rFonts w:ascii="Calibri" w:eastAsia="Calibri" w:hAnsi="Calibri" w:cs="Times New Roman"/>
          <w:lang w:val="en-US"/>
        </w:rPr>
      </w:pPr>
      <w:ins w:id="18419" w:author="UTENTE" w:date="2020-06-30T19:00:00Z">
        <w:r w:rsidRPr="00181FFC">
          <w:rPr>
            <w:rFonts w:ascii="Calibri" w:eastAsia="Calibri" w:hAnsi="Calibri" w:cs="Times New Roman"/>
            <w:lang w:val="en-US"/>
          </w:rPr>
          <w:t>220.</w:t>
        </w:r>
        <w:r w:rsidRPr="00181FFC">
          <w:rPr>
            <w:rFonts w:ascii="Calibri" w:eastAsia="Calibri" w:hAnsi="Calibri" w:cs="Times New Roman"/>
            <w:lang w:val="en-US"/>
          </w:rPr>
          <w:tab/>
          <w:t>n "At this rate, I'm gonna go paranoid and end up committed somewhere, seriously."</w:t>
        </w:r>
      </w:ins>
    </w:p>
    <w:p w14:paraId="6CAC3CA0" w14:textId="77777777" w:rsidR="00181FFC" w:rsidRPr="00181FFC" w:rsidRDefault="00181FFC" w:rsidP="00181FFC">
      <w:pPr>
        <w:spacing w:line="600" w:lineRule="auto"/>
        <w:jc w:val="left"/>
        <w:rPr>
          <w:ins w:id="18420" w:author="UTENTE" w:date="2020-06-30T19:00:00Z"/>
          <w:rFonts w:ascii="Calibri" w:eastAsia="Calibri" w:hAnsi="Calibri" w:cs="Times New Roman"/>
          <w:lang w:val="en-US"/>
        </w:rPr>
      </w:pPr>
      <w:ins w:id="18421" w:author="UTENTE" w:date="2020-06-30T19:00:00Z">
        <w:r w:rsidRPr="00181FFC">
          <w:rPr>
            <w:rFonts w:ascii="Calibri" w:eastAsia="Calibri" w:hAnsi="Calibri" w:cs="Times New Roman"/>
            <w:lang w:val="en-US"/>
          </w:rPr>
          <w:t>221.</w:t>
        </w:r>
        <w:r w:rsidRPr="00181FFC">
          <w:rPr>
            <w:rFonts w:ascii="Calibri" w:eastAsia="Calibri" w:hAnsi="Calibri" w:cs="Times New Roman"/>
            <w:lang w:val="en-US"/>
          </w:rPr>
          <w:tab/>
          <w:t>u "\"Hey, diner guy. I'm here to get you.\""</w:t>
        </w:r>
      </w:ins>
    </w:p>
    <w:p w14:paraId="269EBB2A" w14:textId="77777777" w:rsidR="00181FFC" w:rsidRPr="00181FFC" w:rsidRDefault="00181FFC" w:rsidP="00181FFC">
      <w:pPr>
        <w:spacing w:line="600" w:lineRule="auto"/>
        <w:jc w:val="left"/>
        <w:rPr>
          <w:ins w:id="18422" w:author="UTENTE" w:date="2020-06-30T19:00:00Z"/>
          <w:rFonts w:ascii="Calibri" w:eastAsia="Calibri" w:hAnsi="Calibri" w:cs="Times New Roman"/>
          <w:lang w:val="en-US"/>
        </w:rPr>
      </w:pPr>
      <w:ins w:id="18423" w:author="UTENTE" w:date="2020-06-30T19:00:00Z">
        <w:r w:rsidRPr="00181FFC">
          <w:rPr>
            <w:rFonts w:ascii="Calibri" w:eastAsia="Calibri" w:hAnsi="Calibri" w:cs="Times New Roman"/>
            <w:lang w:val="en-US"/>
          </w:rPr>
          <w:t>222.</w:t>
        </w:r>
        <w:r w:rsidRPr="00181FFC">
          <w:rPr>
            <w:rFonts w:ascii="Calibri" w:eastAsia="Calibri" w:hAnsi="Calibri" w:cs="Times New Roman"/>
            <w:lang w:val="en-US"/>
          </w:rPr>
          <w:tab/>
          <w:t>mc "\"––!\""</w:t>
        </w:r>
      </w:ins>
    </w:p>
    <w:p w14:paraId="327F099C" w14:textId="77777777" w:rsidR="00181FFC" w:rsidRPr="00181FFC" w:rsidRDefault="00181FFC" w:rsidP="00181FFC">
      <w:pPr>
        <w:spacing w:line="600" w:lineRule="auto"/>
        <w:jc w:val="left"/>
        <w:rPr>
          <w:ins w:id="18424" w:author="UTENTE" w:date="2020-06-30T19:00:00Z"/>
          <w:rFonts w:ascii="Calibri" w:eastAsia="Calibri" w:hAnsi="Calibri" w:cs="Times New Roman"/>
          <w:lang w:val="en-US"/>
        </w:rPr>
      </w:pPr>
      <w:ins w:id="18425" w:author="UTENTE" w:date="2020-06-30T19:00:00Z">
        <w:r w:rsidRPr="00181FFC">
          <w:rPr>
            <w:rFonts w:ascii="Calibri" w:eastAsia="Calibri" w:hAnsi="Calibri" w:cs="Times New Roman"/>
            <w:lang w:val="en-US"/>
          </w:rPr>
          <w:t>223.</w:t>
        </w:r>
        <w:r w:rsidRPr="00181FFC">
          <w:rPr>
            <w:rFonts w:ascii="Calibri" w:eastAsia="Calibri" w:hAnsi="Calibri" w:cs="Times New Roman"/>
            <w:lang w:val="en-US"/>
          </w:rPr>
          <w:tab/>
          <w:t>n "A familiar voice makes me sharply turn towards the door."</w:t>
        </w:r>
      </w:ins>
    </w:p>
    <w:p w14:paraId="4EA066DC" w14:textId="77777777" w:rsidR="00181FFC" w:rsidRPr="00181FFC" w:rsidRDefault="00181FFC" w:rsidP="00181FFC">
      <w:pPr>
        <w:spacing w:line="600" w:lineRule="auto"/>
        <w:jc w:val="left"/>
        <w:rPr>
          <w:ins w:id="18426" w:author="UTENTE" w:date="2020-06-30T19:00:00Z"/>
          <w:rFonts w:ascii="Calibri" w:eastAsia="Calibri" w:hAnsi="Calibri" w:cs="Times New Roman"/>
          <w:lang w:val="en-US"/>
        </w:rPr>
      </w:pPr>
      <w:ins w:id="18427" w:author="UTENTE" w:date="2020-06-30T19:00:00Z">
        <w:r w:rsidRPr="00181FFC">
          <w:rPr>
            <w:rFonts w:ascii="Calibri" w:eastAsia="Calibri" w:hAnsi="Calibri" w:cs="Times New Roman"/>
            <w:lang w:val="en-US"/>
          </w:rPr>
          <w:t>224.</w:t>
        </w:r>
        <w:r w:rsidRPr="00181FFC">
          <w:rPr>
            <w:rFonts w:ascii="Calibri" w:eastAsia="Calibri" w:hAnsi="Calibri" w:cs="Times New Roman"/>
            <w:lang w:val="en-US"/>
          </w:rPr>
          <w:tab/>
          <w:t>n "––When the hell did {i}he{/i} come in?"</w:t>
        </w:r>
      </w:ins>
    </w:p>
    <w:p w14:paraId="7A96E0CF" w14:textId="77777777" w:rsidR="00181FFC" w:rsidRPr="00181FFC" w:rsidRDefault="00181FFC" w:rsidP="00181FFC">
      <w:pPr>
        <w:spacing w:line="600" w:lineRule="auto"/>
        <w:jc w:val="left"/>
        <w:rPr>
          <w:ins w:id="18428" w:author="UTENTE" w:date="2020-06-30T19:00:00Z"/>
          <w:rFonts w:ascii="Calibri" w:eastAsia="Calibri" w:hAnsi="Calibri" w:cs="Times New Roman"/>
          <w:lang w:val="en-US"/>
        </w:rPr>
      </w:pPr>
      <w:ins w:id="18429" w:author="UTENTE" w:date="2020-06-30T19:00:00Z">
        <w:r w:rsidRPr="00181FFC">
          <w:rPr>
            <w:rFonts w:ascii="Calibri" w:eastAsia="Calibri" w:hAnsi="Calibri" w:cs="Times New Roman"/>
            <w:lang w:val="en-US"/>
          </w:rPr>
          <w:t>225.</w:t>
        </w:r>
        <w:r w:rsidRPr="00181FFC">
          <w:rPr>
            <w:rFonts w:ascii="Calibri" w:eastAsia="Calibri" w:hAnsi="Calibri" w:cs="Times New Roman"/>
            <w:lang w:val="en-US"/>
          </w:rPr>
          <w:tab/>
          <w:t>l "\"Are you ready? I don't have all night.\""</w:t>
        </w:r>
        <w:r w:rsidRPr="00181FFC">
          <w:rPr>
            <w:rFonts w:ascii="Calibri" w:eastAsia="Calibri" w:hAnsi="Calibri" w:cs="Times New Roman"/>
            <w:lang w:val="en-US"/>
          </w:rPr>
          <w:br w:type="page"/>
        </w:r>
      </w:ins>
    </w:p>
    <w:p w14:paraId="093B4BB4" w14:textId="77777777" w:rsidR="00181FFC" w:rsidRPr="00181FFC" w:rsidRDefault="00181FFC" w:rsidP="00181FFC">
      <w:pPr>
        <w:spacing w:line="600" w:lineRule="auto"/>
        <w:jc w:val="left"/>
        <w:rPr>
          <w:ins w:id="18430" w:author="UTENTE" w:date="2020-06-30T19:00:00Z"/>
          <w:rFonts w:ascii="Calibri" w:eastAsia="Calibri" w:hAnsi="Calibri" w:cs="Times New Roman"/>
        </w:rPr>
      </w:pPr>
      <w:ins w:id="18431" w:author="UTENTE" w:date="2020-06-30T19:00:00Z">
        <w:r w:rsidRPr="00181FFC">
          <w:rPr>
            <w:rFonts w:ascii="Calibri" w:eastAsia="Calibri" w:hAnsi="Calibri" w:cs="Times New Roman"/>
          </w:rPr>
          <w:lastRenderedPageBreak/>
          <w:t>212.</w:t>
        </w:r>
        <w:r w:rsidRPr="00181FFC">
          <w:rPr>
            <w:rFonts w:ascii="Calibri" w:eastAsia="Calibri" w:hAnsi="Calibri" w:cs="Times New Roman"/>
          </w:rPr>
          <w:tab/>
          <w:t>n "L'adolescente strafatto medio."</w:t>
        </w:r>
      </w:ins>
    </w:p>
    <w:p w14:paraId="42D3FE73" w14:textId="77777777" w:rsidR="00181FFC" w:rsidRPr="00181FFC" w:rsidRDefault="00181FFC" w:rsidP="00181FFC">
      <w:pPr>
        <w:spacing w:line="600" w:lineRule="auto"/>
        <w:jc w:val="left"/>
        <w:rPr>
          <w:ins w:id="18432" w:author="UTENTE" w:date="2020-06-30T19:00:00Z"/>
          <w:rFonts w:ascii="Calibri" w:eastAsia="Calibri" w:hAnsi="Calibri" w:cs="Times New Roman"/>
        </w:rPr>
      </w:pPr>
      <w:ins w:id="18433" w:author="UTENTE" w:date="2020-06-30T19:00:00Z">
        <w:r w:rsidRPr="00181FFC">
          <w:rPr>
            <w:rFonts w:ascii="Calibri" w:eastAsia="Calibri" w:hAnsi="Calibri" w:cs="Times New Roman"/>
          </w:rPr>
          <w:t>213.</w:t>
        </w:r>
        <w:r w:rsidRPr="00181FFC">
          <w:rPr>
            <w:rFonts w:ascii="Calibri" w:eastAsia="Calibri" w:hAnsi="Calibri" w:cs="Times New Roman"/>
          </w:rPr>
          <w:tab/>
          <w:t>n "Niente di anormale…{w}per ora."</w:t>
        </w:r>
      </w:ins>
    </w:p>
    <w:p w14:paraId="59D5553F" w14:textId="77777777" w:rsidR="00181FFC" w:rsidRPr="00181FFC" w:rsidRDefault="00181FFC" w:rsidP="00181FFC">
      <w:pPr>
        <w:spacing w:line="600" w:lineRule="auto"/>
        <w:jc w:val="left"/>
        <w:rPr>
          <w:ins w:id="18434" w:author="UTENTE" w:date="2020-06-30T19:00:00Z"/>
          <w:rFonts w:ascii="Calibri" w:eastAsia="Calibri" w:hAnsi="Calibri" w:cs="Times New Roman"/>
        </w:rPr>
      </w:pPr>
      <w:ins w:id="18435" w:author="UTENTE" w:date="2020-06-30T19:00:00Z">
        <w:r w:rsidRPr="00181FFC">
          <w:rPr>
            <w:rFonts w:ascii="Calibri" w:eastAsia="Calibri" w:hAnsi="Calibri" w:cs="Times New Roman"/>
          </w:rPr>
          <w:t>214.</w:t>
        </w:r>
        <w:r w:rsidRPr="00181FFC">
          <w:rPr>
            <w:rFonts w:ascii="Calibri" w:eastAsia="Calibri" w:hAnsi="Calibri" w:cs="Times New Roman"/>
          </w:rPr>
          <w:tab/>
          <w:t>n "Ogni tanto mi sembra di intravedere una sagoma muoversi fuori dalle finestre della tavola calda, ma probabilmente sono solo passanti."</w:t>
        </w:r>
      </w:ins>
    </w:p>
    <w:p w14:paraId="68343910" w14:textId="77777777" w:rsidR="00181FFC" w:rsidRPr="00181FFC" w:rsidRDefault="00181FFC" w:rsidP="00181FFC">
      <w:pPr>
        <w:spacing w:line="600" w:lineRule="auto"/>
        <w:jc w:val="left"/>
        <w:rPr>
          <w:ins w:id="18436" w:author="UTENTE" w:date="2020-06-30T19:00:00Z"/>
          <w:rFonts w:ascii="Calibri" w:eastAsia="Calibri" w:hAnsi="Calibri" w:cs="Times New Roman"/>
        </w:rPr>
      </w:pPr>
      <w:ins w:id="18437" w:author="UTENTE" w:date="2020-06-30T19:00:00Z">
        <w:r w:rsidRPr="00181FFC">
          <w:rPr>
            <w:rFonts w:ascii="Calibri" w:eastAsia="Calibri" w:hAnsi="Calibri" w:cs="Times New Roman"/>
          </w:rPr>
          <w:t>215.</w:t>
        </w:r>
        <w:r w:rsidRPr="00181FFC">
          <w:rPr>
            <w:rFonts w:ascii="Calibri" w:eastAsia="Calibri" w:hAnsi="Calibri" w:cs="Times New Roman"/>
          </w:rPr>
          <w:tab/>
          <w:t>n "…Eppure per qualche motivo, ho una brutta sensazione."</w:t>
        </w:r>
      </w:ins>
    </w:p>
    <w:p w14:paraId="367DF939" w14:textId="77777777" w:rsidR="00181FFC" w:rsidRPr="00181FFC" w:rsidRDefault="00181FFC" w:rsidP="00181FFC">
      <w:pPr>
        <w:spacing w:line="600" w:lineRule="auto"/>
        <w:jc w:val="left"/>
        <w:rPr>
          <w:ins w:id="18438" w:author="UTENTE" w:date="2020-06-30T19:00:00Z"/>
          <w:rFonts w:ascii="Calibri" w:eastAsia="Calibri" w:hAnsi="Calibri" w:cs="Times New Roman"/>
        </w:rPr>
      </w:pPr>
      <w:ins w:id="18439" w:author="UTENTE" w:date="2020-06-30T19:00:00Z">
        <w:r w:rsidRPr="00181FFC">
          <w:rPr>
            <w:rFonts w:ascii="Calibri" w:eastAsia="Calibri" w:hAnsi="Calibri" w:cs="Times New Roman"/>
          </w:rPr>
          <w:t>216.</w:t>
        </w:r>
        <w:r w:rsidRPr="00181FFC">
          <w:rPr>
            <w:rFonts w:ascii="Calibri" w:eastAsia="Calibri" w:hAnsi="Calibri" w:cs="Times New Roman"/>
          </w:rPr>
          <w:tab/>
          <w:t>n "É come se qualcuno mi stesse osservando, e non nel confortante modo alla \"angelo custode\", fra l'altro."</w:t>
        </w:r>
      </w:ins>
    </w:p>
    <w:p w14:paraId="19CED474" w14:textId="77777777" w:rsidR="00181FFC" w:rsidRPr="00181FFC" w:rsidRDefault="00181FFC" w:rsidP="00181FFC">
      <w:pPr>
        <w:spacing w:line="600" w:lineRule="auto"/>
        <w:jc w:val="left"/>
        <w:rPr>
          <w:ins w:id="18440" w:author="UTENTE" w:date="2020-06-30T19:00:00Z"/>
          <w:rFonts w:ascii="Calibri" w:eastAsia="Calibri" w:hAnsi="Calibri" w:cs="Times New Roman"/>
        </w:rPr>
      </w:pPr>
      <w:ins w:id="18441" w:author="UTENTE" w:date="2020-06-30T19:00:00Z">
        <w:r w:rsidRPr="00181FFC">
          <w:rPr>
            <w:rFonts w:ascii="Calibri" w:eastAsia="Calibri" w:hAnsi="Calibri" w:cs="Times New Roman"/>
          </w:rPr>
          <w:t>217.</w:t>
        </w:r>
        <w:r w:rsidRPr="00181FFC">
          <w:rPr>
            <w:rFonts w:ascii="Calibri" w:eastAsia="Calibri" w:hAnsi="Calibri" w:cs="Times New Roman"/>
          </w:rPr>
          <w:tab/>
          <w:t>mc "\"…\""</w:t>
        </w:r>
      </w:ins>
    </w:p>
    <w:p w14:paraId="2EB92A54" w14:textId="77777777" w:rsidR="00181FFC" w:rsidRPr="00181FFC" w:rsidRDefault="00181FFC" w:rsidP="00181FFC">
      <w:pPr>
        <w:spacing w:line="600" w:lineRule="auto"/>
        <w:jc w:val="left"/>
        <w:rPr>
          <w:ins w:id="18442" w:author="UTENTE" w:date="2020-06-30T19:00:00Z"/>
          <w:rFonts w:ascii="Calibri" w:eastAsia="Calibri" w:hAnsi="Calibri" w:cs="Times New Roman"/>
        </w:rPr>
      </w:pPr>
      <w:ins w:id="18443" w:author="UTENTE" w:date="2020-06-30T19:00:00Z">
        <w:r w:rsidRPr="00181FFC">
          <w:rPr>
            <w:rFonts w:ascii="Calibri" w:eastAsia="Calibri" w:hAnsi="Calibri" w:cs="Times New Roman"/>
          </w:rPr>
          <w:t>218.</w:t>
        </w:r>
        <w:r w:rsidRPr="00181FFC">
          <w:rPr>
            <w:rFonts w:ascii="Calibri" w:eastAsia="Calibri" w:hAnsi="Calibri" w:cs="Times New Roman"/>
          </w:rPr>
          <w:tab/>
          <w:t>n "Un paio di minuti prima di chiudere, mi ritrovo di cattivo umore a fissare il pavimento di linoleum mentre asciugo un bicchiere."</w:t>
        </w:r>
      </w:ins>
    </w:p>
    <w:p w14:paraId="1099973C" w14:textId="77777777" w:rsidR="00181FFC" w:rsidRPr="00181FFC" w:rsidRDefault="00181FFC" w:rsidP="00181FFC">
      <w:pPr>
        <w:spacing w:line="600" w:lineRule="auto"/>
        <w:jc w:val="left"/>
        <w:rPr>
          <w:ins w:id="18444" w:author="UTENTE" w:date="2020-06-30T19:00:00Z"/>
          <w:rFonts w:ascii="Calibri" w:eastAsia="Calibri" w:hAnsi="Calibri" w:cs="Times New Roman"/>
        </w:rPr>
      </w:pPr>
      <w:ins w:id="18445" w:author="UTENTE" w:date="2020-06-30T19:00:00Z">
        <w:r w:rsidRPr="00181FFC">
          <w:rPr>
            <w:rFonts w:ascii="Calibri" w:eastAsia="Calibri" w:hAnsi="Calibri" w:cs="Times New Roman"/>
          </w:rPr>
          <w:t>219.</w:t>
        </w:r>
        <w:r w:rsidRPr="00181FFC">
          <w:rPr>
            <w:rFonts w:ascii="Calibri" w:eastAsia="Calibri" w:hAnsi="Calibri" w:cs="Times New Roman"/>
          </w:rPr>
          <w:tab/>
          <w:t>n "Nessuna delle persone che sono entrate mi è parsa essere un vampiro, però alla fine, neanche Dominic avrei mai pensato lo fosse."</w:t>
        </w:r>
      </w:ins>
    </w:p>
    <w:p w14:paraId="6F4B8D8B" w14:textId="77777777" w:rsidR="00181FFC" w:rsidRPr="00181FFC" w:rsidRDefault="00181FFC" w:rsidP="00181FFC">
      <w:pPr>
        <w:spacing w:line="600" w:lineRule="auto"/>
        <w:jc w:val="left"/>
        <w:rPr>
          <w:ins w:id="18446" w:author="UTENTE" w:date="2020-06-30T19:00:00Z"/>
          <w:rFonts w:ascii="Calibri" w:eastAsia="Calibri" w:hAnsi="Calibri" w:cs="Times New Roman"/>
        </w:rPr>
      </w:pPr>
      <w:ins w:id="18447" w:author="UTENTE" w:date="2020-06-30T19:00:00Z">
        <w:r w:rsidRPr="00181FFC">
          <w:rPr>
            <w:rFonts w:ascii="Calibri" w:eastAsia="Calibri" w:hAnsi="Calibri" w:cs="Times New Roman"/>
          </w:rPr>
          <w:t>220.</w:t>
        </w:r>
        <w:r w:rsidRPr="00181FFC">
          <w:rPr>
            <w:rFonts w:ascii="Calibri" w:eastAsia="Calibri" w:hAnsi="Calibri" w:cs="Times New Roman"/>
          </w:rPr>
          <w:tab/>
          <w:t>n "Di questo passo, diventerò paranoico e finirò internato da qualche parte…"</w:t>
        </w:r>
      </w:ins>
    </w:p>
    <w:p w14:paraId="408208E7" w14:textId="77777777" w:rsidR="00181FFC" w:rsidRPr="00181FFC" w:rsidRDefault="00181FFC" w:rsidP="00181FFC">
      <w:pPr>
        <w:spacing w:line="600" w:lineRule="auto"/>
        <w:jc w:val="left"/>
        <w:rPr>
          <w:ins w:id="18448" w:author="UTENTE" w:date="2020-06-30T19:00:00Z"/>
          <w:rFonts w:ascii="Calibri" w:eastAsia="Calibri" w:hAnsi="Calibri" w:cs="Times New Roman"/>
        </w:rPr>
      </w:pPr>
      <w:ins w:id="18449" w:author="UTENTE" w:date="2020-06-30T19:00:00Z">
        <w:r w:rsidRPr="00181FFC">
          <w:rPr>
            <w:rFonts w:ascii="Calibri" w:eastAsia="Calibri" w:hAnsi="Calibri" w:cs="Times New Roman"/>
          </w:rPr>
          <w:t>221.</w:t>
        </w:r>
        <w:r w:rsidRPr="00181FFC">
          <w:rPr>
            <w:rFonts w:ascii="Calibri" w:eastAsia="Calibri" w:hAnsi="Calibri" w:cs="Times New Roman"/>
          </w:rPr>
          <w:tab/>
          <w:t>u "\"Ehi, ragazzo della tavola calda. Sono venuto a prenderti.\""</w:t>
        </w:r>
      </w:ins>
    </w:p>
    <w:p w14:paraId="579C660D" w14:textId="77777777" w:rsidR="00181FFC" w:rsidRPr="00181FFC" w:rsidRDefault="00181FFC" w:rsidP="00181FFC">
      <w:pPr>
        <w:spacing w:line="600" w:lineRule="auto"/>
        <w:jc w:val="left"/>
        <w:rPr>
          <w:ins w:id="18450" w:author="UTENTE" w:date="2020-06-30T19:00:00Z"/>
          <w:rFonts w:ascii="Calibri" w:eastAsia="Calibri" w:hAnsi="Calibri" w:cs="Times New Roman"/>
        </w:rPr>
      </w:pPr>
      <w:ins w:id="18451" w:author="UTENTE" w:date="2020-06-30T19:00:00Z">
        <w:r w:rsidRPr="00181FFC">
          <w:rPr>
            <w:rFonts w:ascii="Calibri" w:eastAsia="Calibri" w:hAnsi="Calibri" w:cs="Times New Roman"/>
          </w:rPr>
          <w:t>222.</w:t>
        </w:r>
        <w:r w:rsidRPr="00181FFC">
          <w:rPr>
            <w:rFonts w:ascii="Calibri" w:eastAsia="Calibri" w:hAnsi="Calibri" w:cs="Times New Roman"/>
          </w:rPr>
          <w:tab/>
          <w:t>mc "\"--!\""</w:t>
        </w:r>
      </w:ins>
    </w:p>
    <w:p w14:paraId="2603DC49" w14:textId="77777777" w:rsidR="00181FFC" w:rsidRPr="00181FFC" w:rsidRDefault="00181FFC" w:rsidP="00181FFC">
      <w:pPr>
        <w:spacing w:line="600" w:lineRule="auto"/>
        <w:jc w:val="left"/>
        <w:rPr>
          <w:ins w:id="18452" w:author="UTENTE" w:date="2020-06-30T19:00:00Z"/>
          <w:rFonts w:ascii="Calibri" w:eastAsia="Calibri" w:hAnsi="Calibri" w:cs="Times New Roman"/>
        </w:rPr>
      </w:pPr>
      <w:ins w:id="18453" w:author="UTENTE" w:date="2020-06-30T19:00:00Z">
        <w:r w:rsidRPr="00181FFC">
          <w:rPr>
            <w:rFonts w:ascii="Calibri" w:eastAsia="Calibri" w:hAnsi="Calibri" w:cs="Times New Roman"/>
          </w:rPr>
          <w:t>223.</w:t>
        </w:r>
        <w:r w:rsidRPr="00181FFC">
          <w:rPr>
            <w:rFonts w:ascii="Calibri" w:eastAsia="Calibri" w:hAnsi="Calibri" w:cs="Times New Roman"/>
          </w:rPr>
          <w:tab/>
          <w:t>n "Una voce familiare mi fa voltare di scatto verso la porta."</w:t>
        </w:r>
      </w:ins>
    </w:p>
    <w:p w14:paraId="7D26B502" w14:textId="77777777" w:rsidR="00181FFC" w:rsidRPr="00181FFC" w:rsidRDefault="00181FFC" w:rsidP="00181FFC">
      <w:pPr>
        <w:spacing w:line="600" w:lineRule="auto"/>
        <w:jc w:val="left"/>
        <w:rPr>
          <w:ins w:id="18454" w:author="UTENTE" w:date="2020-06-30T19:00:00Z"/>
          <w:rFonts w:ascii="Calibri" w:eastAsia="Calibri" w:hAnsi="Calibri" w:cs="Times New Roman"/>
        </w:rPr>
      </w:pPr>
      <w:ins w:id="18455" w:author="UTENTE" w:date="2020-06-30T19:00:00Z">
        <w:r w:rsidRPr="00181FFC">
          <w:rPr>
            <w:rFonts w:ascii="Calibri" w:eastAsia="Calibri" w:hAnsi="Calibri" w:cs="Times New Roman"/>
          </w:rPr>
          <w:t>224.</w:t>
        </w:r>
        <w:r w:rsidRPr="00181FFC">
          <w:rPr>
            <w:rFonts w:ascii="Calibri" w:eastAsia="Calibri" w:hAnsi="Calibri" w:cs="Times New Roman"/>
          </w:rPr>
          <w:tab/>
          <w:t>n "--Quando diamine è entrato {i}lui{/i}?"</w:t>
        </w:r>
      </w:ins>
    </w:p>
    <w:p w14:paraId="50FAFB6C" w14:textId="77777777" w:rsidR="00181FFC" w:rsidRPr="00181FFC" w:rsidRDefault="00181FFC" w:rsidP="00181FFC">
      <w:pPr>
        <w:spacing w:line="600" w:lineRule="auto"/>
        <w:jc w:val="left"/>
        <w:rPr>
          <w:ins w:id="18456" w:author="UTENTE" w:date="2020-06-30T19:00:00Z"/>
          <w:rFonts w:ascii="Calibri" w:eastAsia="Calibri" w:hAnsi="Calibri" w:cs="Times New Roman"/>
        </w:rPr>
      </w:pPr>
      <w:ins w:id="18457" w:author="UTENTE" w:date="2020-06-30T19:00:00Z">
        <w:r w:rsidRPr="00181FFC">
          <w:rPr>
            <w:rFonts w:ascii="Calibri" w:eastAsia="Calibri" w:hAnsi="Calibri" w:cs="Times New Roman"/>
          </w:rPr>
          <w:t>225.</w:t>
        </w:r>
        <w:r w:rsidRPr="00181FFC">
          <w:rPr>
            <w:rFonts w:ascii="Calibri" w:eastAsia="Calibri" w:hAnsi="Calibri" w:cs="Times New Roman"/>
          </w:rPr>
          <w:tab/>
          <w:t>l "\"Sei pronto? Non ho tutta la notte.\""</w:t>
        </w:r>
        <w:r w:rsidRPr="00181FFC">
          <w:rPr>
            <w:rFonts w:ascii="Calibri" w:eastAsia="Calibri" w:hAnsi="Calibri" w:cs="Times New Roman"/>
          </w:rPr>
          <w:br w:type="page"/>
        </w:r>
      </w:ins>
    </w:p>
    <w:p w14:paraId="478C3513" w14:textId="77777777" w:rsidR="00181FFC" w:rsidRPr="00181FFC" w:rsidRDefault="00181FFC" w:rsidP="00181FFC">
      <w:pPr>
        <w:spacing w:line="600" w:lineRule="auto"/>
        <w:jc w:val="left"/>
        <w:rPr>
          <w:ins w:id="18458" w:author="UTENTE" w:date="2020-06-30T19:00:00Z"/>
          <w:rFonts w:ascii="Calibri" w:eastAsia="Calibri" w:hAnsi="Calibri" w:cs="Times New Roman"/>
          <w:lang w:val="en-US"/>
        </w:rPr>
      </w:pPr>
      <w:ins w:id="18459" w:author="UTENTE" w:date="2020-06-30T19:00:00Z">
        <w:r w:rsidRPr="00181FFC">
          <w:rPr>
            <w:rFonts w:ascii="Calibri" w:eastAsia="Calibri" w:hAnsi="Calibri" w:cs="Times New Roman"/>
            <w:lang w:val="en-US"/>
          </w:rPr>
          <w:lastRenderedPageBreak/>
          <w:t>226.</w:t>
        </w:r>
        <w:r w:rsidRPr="00181FFC">
          <w:rPr>
            <w:rFonts w:ascii="Calibri" w:eastAsia="Calibri" w:hAnsi="Calibri" w:cs="Times New Roman"/>
            <w:lang w:val="en-US"/>
          </w:rPr>
          <w:tab/>
          <w:t>mcp "\"You sure you don't want a drink first? Have you gotten your sugar fix for today?\""</w:t>
        </w:r>
      </w:ins>
    </w:p>
    <w:p w14:paraId="68DD07BF" w14:textId="77777777" w:rsidR="00181FFC" w:rsidRPr="00181FFC" w:rsidRDefault="00181FFC" w:rsidP="00181FFC">
      <w:pPr>
        <w:spacing w:line="600" w:lineRule="auto"/>
        <w:jc w:val="left"/>
        <w:rPr>
          <w:ins w:id="18460" w:author="UTENTE" w:date="2020-06-30T19:00:00Z"/>
          <w:rFonts w:ascii="Calibri" w:eastAsia="Calibri" w:hAnsi="Calibri" w:cs="Times New Roman"/>
          <w:lang w:val="en-US"/>
        </w:rPr>
      </w:pPr>
      <w:ins w:id="18461" w:author="UTENTE" w:date="2020-06-30T19:00:00Z">
        <w:r w:rsidRPr="00181FFC">
          <w:rPr>
            <w:rFonts w:ascii="Calibri" w:eastAsia="Calibri" w:hAnsi="Calibri" w:cs="Times New Roman"/>
            <w:lang w:val="en-US"/>
          </w:rPr>
          <w:t>227.</w:t>
        </w:r>
        <w:r w:rsidRPr="00181FFC">
          <w:rPr>
            <w:rFonts w:ascii="Calibri" w:eastAsia="Calibri" w:hAnsi="Calibri" w:cs="Times New Roman"/>
            <w:lang w:val="en-US"/>
          </w:rPr>
          <w:tab/>
          <w:t>l "\"Keep talking like that and I'm gonna leave, just watch!\""</w:t>
        </w:r>
      </w:ins>
    </w:p>
    <w:p w14:paraId="027F0F2B" w14:textId="77777777" w:rsidR="00181FFC" w:rsidRPr="00181FFC" w:rsidRDefault="00181FFC" w:rsidP="00181FFC">
      <w:pPr>
        <w:spacing w:line="600" w:lineRule="auto"/>
        <w:jc w:val="left"/>
        <w:rPr>
          <w:ins w:id="18462" w:author="UTENTE" w:date="2020-06-30T19:00:00Z"/>
          <w:rFonts w:ascii="Calibri" w:eastAsia="Calibri" w:hAnsi="Calibri" w:cs="Times New Roman"/>
          <w:lang w:val="en-US"/>
        </w:rPr>
      </w:pPr>
      <w:ins w:id="18463" w:author="UTENTE" w:date="2020-06-30T19:00:00Z">
        <w:r w:rsidRPr="00181FFC">
          <w:rPr>
            <w:rFonts w:ascii="Calibri" w:eastAsia="Calibri" w:hAnsi="Calibri" w:cs="Times New Roman"/>
            <w:lang w:val="en-US"/>
          </w:rPr>
          <w:t>228.</w:t>
        </w:r>
        <w:r w:rsidRPr="00181FFC">
          <w:rPr>
            <w:rFonts w:ascii="Calibri" w:eastAsia="Calibri" w:hAnsi="Calibri" w:cs="Times New Roman"/>
            <w:lang w:val="en-US"/>
          </w:rPr>
          <w:tab/>
          <w:t>mcp "\"You mean you didn't block out your schedule for me…?\""</w:t>
        </w:r>
      </w:ins>
    </w:p>
    <w:p w14:paraId="5F75A3DC" w14:textId="77777777" w:rsidR="00181FFC" w:rsidRPr="00181FFC" w:rsidRDefault="00181FFC" w:rsidP="00181FFC">
      <w:pPr>
        <w:spacing w:line="600" w:lineRule="auto"/>
        <w:jc w:val="left"/>
        <w:rPr>
          <w:ins w:id="18464" w:author="UTENTE" w:date="2020-06-30T19:00:00Z"/>
          <w:rFonts w:ascii="Calibri" w:eastAsia="Calibri" w:hAnsi="Calibri" w:cs="Times New Roman"/>
          <w:lang w:val="en-US"/>
        </w:rPr>
      </w:pPr>
      <w:ins w:id="18465" w:author="UTENTE" w:date="2020-06-30T19:00:00Z">
        <w:r w:rsidRPr="00181FFC">
          <w:rPr>
            <w:rFonts w:ascii="Calibri" w:eastAsia="Calibri" w:hAnsi="Calibri" w:cs="Times New Roman"/>
            <w:lang w:val="en-US"/>
          </w:rPr>
          <w:t>229.</w:t>
        </w:r>
        <w:r w:rsidRPr="00181FFC">
          <w:rPr>
            <w:rFonts w:ascii="Calibri" w:eastAsia="Calibri" w:hAnsi="Calibri" w:cs="Times New Roman"/>
            <w:lang w:val="en-US"/>
          </w:rPr>
          <w:tab/>
          <w:t>mcp "\"I'm hurt, Luka.\""</w:t>
        </w:r>
      </w:ins>
    </w:p>
    <w:p w14:paraId="3F1C1474" w14:textId="77777777" w:rsidR="00181FFC" w:rsidRPr="00181FFC" w:rsidRDefault="00181FFC" w:rsidP="00181FFC">
      <w:pPr>
        <w:spacing w:line="600" w:lineRule="auto"/>
        <w:jc w:val="left"/>
        <w:rPr>
          <w:ins w:id="18466" w:author="UTENTE" w:date="2020-06-30T19:00:00Z"/>
          <w:rFonts w:ascii="Calibri" w:eastAsia="Calibri" w:hAnsi="Calibri" w:cs="Times New Roman"/>
          <w:lang w:val="en-US"/>
        </w:rPr>
      </w:pPr>
      <w:ins w:id="18467" w:author="UTENTE" w:date="2020-06-30T19:00:00Z">
        <w:r w:rsidRPr="00181FFC">
          <w:rPr>
            <w:rFonts w:ascii="Calibri" w:eastAsia="Calibri" w:hAnsi="Calibri" w:cs="Times New Roman"/>
            <w:lang w:val="en-US"/>
          </w:rPr>
          <w:t>230.</w:t>
        </w:r>
        <w:r w:rsidRPr="00181FFC">
          <w:rPr>
            <w:rFonts w:ascii="Calibri" w:eastAsia="Calibri" w:hAnsi="Calibri" w:cs="Times New Roman"/>
            <w:lang w:val="en-US"/>
          </w:rPr>
          <w:tab/>
          <w:t>l "\"Uh-huh, I can tell.\""</w:t>
        </w:r>
      </w:ins>
    </w:p>
    <w:p w14:paraId="33497557" w14:textId="77777777" w:rsidR="00181FFC" w:rsidRPr="00181FFC" w:rsidRDefault="00181FFC" w:rsidP="00181FFC">
      <w:pPr>
        <w:spacing w:line="600" w:lineRule="auto"/>
        <w:jc w:val="left"/>
        <w:rPr>
          <w:ins w:id="18468" w:author="UTENTE" w:date="2020-06-30T19:00:00Z"/>
          <w:rFonts w:ascii="Calibri" w:eastAsia="Calibri" w:hAnsi="Calibri" w:cs="Times New Roman"/>
          <w:lang w:val="en-US"/>
        </w:rPr>
      </w:pPr>
      <w:ins w:id="18469" w:author="UTENTE" w:date="2020-06-30T19:00:00Z">
        <w:r w:rsidRPr="00181FFC">
          <w:rPr>
            <w:rFonts w:ascii="Calibri" w:eastAsia="Calibri" w:hAnsi="Calibri" w:cs="Times New Roman"/>
            <w:lang w:val="en-US"/>
          </w:rPr>
          <w:t>231.</w:t>
        </w:r>
        <w:r w:rsidRPr="00181FFC">
          <w:rPr>
            <w:rFonts w:ascii="Calibri" w:eastAsia="Calibri" w:hAnsi="Calibri" w:cs="Times New Roman"/>
            <w:lang w:val="en-US"/>
          </w:rPr>
          <w:tab/>
          <w:t>l "\"Could you quit whining and hurry up, maybe?\""</w:t>
        </w:r>
      </w:ins>
    </w:p>
    <w:p w14:paraId="24276439" w14:textId="77777777" w:rsidR="00181FFC" w:rsidRPr="00181FFC" w:rsidRDefault="00181FFC" w:rsidP="00181FFC">
      <w:pPr>
        <w:spacing w:line="600" w:lineRule="auto"/>
        <w:jc w:val="left"/>
        <w:rPr>
          <w:ins w:id="18470" w:author="UTENTE" w:date="2020-06-30T19:00:00Z"/>
          <w:rFonts w:ascii="Calibri" w:eastAsia="Calibri" w:hAnsi="Calibri" w:cs="Times New Roman"/>
          <w:lang w:val="en-US"/>
        </w:rPr>
      </w:pPr>
      <w:ins w:id="18471" w:author="UTENTE" w:date="2020-06-30T19:00:00Z">
        <w:r w:rsidRPr="00181FFC">
          <w:rPr>
            <w:rFonts w:ascii="Calibri" w:eastAsia="Calibri" w:hAnsi="Calibri" w:cs="Times New Roman"/>
            <w:lang w:val="en-US"/>
          </w:rPr>
          <w:t>232.</w:t>
        </w:r>
        <w:r w:rsidRPr="00181FFC">
          <w:rPr>
            <w:rFonts w:ascii="Calibri" w:eastAsia="Calibri" w:hAnsi="Calibri" w:cs="Times New Roman"/>
            <w:lang w:val="en-US"/>
          </w:rPr>
          <w:tab/>
          <w:t>mcp "\"Right, right!\""</w:t>
        </w:r>
      </w:ins>
    </w:p>
    <w:p w14:paraId="163C9B7A" w14:textId="77777777" w:rsidR="00181FFC" w:rsidRPr="00181FFC" w:rsidRDefault="00181FFC" w:rsidP="00181FFC">
      <w:pPr>
        <w:spacing w:line="600" w:lineRule="auto"/>
        <w:jc w:val="left"/>
        <w:rPr>
          <w:ins w:id="18472" w:author="UTENTE" w:date="2020-06-30T19:00:00Z"/>
          <w:rFonts w:ascii="Calibri" w:eastAsia="Calibri" w:hAnsi="Calibri" w:cs="Times New Roman"/>
          <w:lang w:val="en-US"/>
        </w:rPr>
      </w:pPr>
      <w:ins w:id="18473" w:author="UTENTE" w:date="2020-06-30T19:00:00Z">
        <w:r w:rsidRPr="00181FFC">
          <w:rPr>
            <w:rFonts w:ascii="Calibri" w:eastAsia="Calibri" w:hAnsi="Calibri" w:cs="Times New Roman"/>
            <w:lang w:val="en-US"/>
          </w:rPr>
          <w:t>233.</w:t>
        </w:r>
        <w:r w:rsidRPr="00181FFC">
          <w:rPr>
            <w:rFonts w:ascii="Calibri" w:eastAsia="Calibri" w:hAnsi="Calibri" w:cs="Times New Roman"/>
            <w:lang w:val="en-US"/>
          </w:rPr>
          <w:tab/>
          <w:t>n "With an oddly excited feeling, I grab my keys and hurry over to Luka by the door."</w:t>
        </w:r>
      </w:ins>
    </w:p>
    <w:p w14:paraId="2E2556B6" w14:textId="77777777" w:rsidR="00181FFC" w:rsidRPr="00181FFC" w:rsidRDefault="00181FFC" w:rsidP="00181FFC">
      <w:pPr>
        <w:spacing w:line="600" w:lineRule="auto"/>
        <w:jc w:val="left"/>
        <w:rPr>
          <w:ins w:id="18474" w:author="UTENTE" w:date="2020-06-30T19:00:00Z"/>
          <w:rFonts w:ascii="Calibri" w:eastAsia="Calibri" w:hAnsi="Calibri" w:cs="Times New Roman"/>
          <w:lang w:val="en-US"/>
        </w:rPr>
      </w:pPr>
      <w:ins w:id="18475" w:author="UTENTE" w:date="2020-06-30T19:00:00Z">
        <w:r w:rsidRPr="00181FFC">
          <w:rPr>
            <w:rFonts w:ascii="Calibri" w:eastAsia="Calibri" w:hAnsi="Calibri" w:cs="Times New Roman"/>
            <w:lang w:val="en-US"/>
          </w:rPr>
          <w:t>234.</w:t>
        </w:r>
        <w:r w:rsidRPr="00181FFC">
          <w:rPr>
            <w:rFonts w:ascii="Calibri" w:eastAsia="Calibri" w:hAnsi="Calibri" w:cs="Times New Roman"/>
            <w:lang w:val="en-US"/>
          </w:rPr>
          <w:tab/>
          <w:t>n "I still can't believe he really came… {w}but I'm kind of glad he did."</w:t>
        </w:r>
      </w:ins>
    </w:p>
    <w:p w14:paraId="697C5137" w14:textId="77777777" w:rsidR="00181FFC" w:rsidRPr="00181FFC" w:rsidRDefault="00181FFC" w:rsidP="00181FFC">
      <w:pPr>
        <w:spacing w:line="600" w:lineRule="auto"/>
        <w:jc w:val="left"/>
        <w:rPr>
          <w:ins w:id="18476" w:author="UTENTE" w:date="2020-06-30T19:00:00Z"/>
          <w:rFonts w:ascii="Calibri" w:eastAsia="Calibri" w:hAnsi="Calibri" w:cs="Times New Roman"/>
          <w:lang w:val="en-US"/>
        </w:rPr>
      </w:pPr>
      <w:ins w:id="18477" w:author="UTENTE" w:date="2020-06-30T19:00:00Z">
        <w:r w:rsidRPr="00181FFC">
          <w:rPr>
            <w:rFonts w:ascii="Calibri" w:eastAsia="Calibri" w:hAnsi="Calibri" w:cs="Times New Roman"/>
            <w:lang w:val="en-US"/>
          </w:rPr>
          <w:t>235.</w:t>
        </w:r>
        <w:r w:rsidRPr="00181FFC">
          <w:rPr>
            <w:rFonts w:ascii="Calibri" w:eastAsia="Calibri" w:hAnsi="Calibri" w:cs="Times New Roman"/>
            <w:lang w:val="en-US"/>
          </w:rPr>
          <w:tab/>
          <w:t>n "We step outside together, and the cool night breeze brushes over my face."</w:t>
        </w:r>
      </w:ins>
    </w:p>
    <w:p w14:paraId="6144A7A9" w14:textId="77777777" w:rsidR="00181FFC" w:rsidRPr="00181FFC" w:rsidRDefault="00181FFC" w:rsidP="00181FFC">
      <w:pPr>
        <w:spacing w:line="600" w:lineRule="auto"/>
        <w:jc w:val="left"/>
        <w:rPr>
          <w:ins w:id="18478" w:author="UTENTE" w:date="2020-06-30T19:00:00Z"/>
          <w:rFonts w:ascii="Calibri" w:eastAsia="Calibri" w:hAnsi="Calibri" w:cs="Times New Roman"/>
          <w:lang w:val="en-US"/>
        </w:rPr>
      </w:pPr>
      <w:ins w:id="18479" w:author="UTENTE" w:date="2020-06-30T19:00:00Z">
        <w:r w:rsidRPr="00181FFC">
          <w:rPr>
            <w:rFonts w:ascii="Calibri" w:eastAsia="Calibri" w:hAnsi="Calibri" w:cs="Times New Roman"/>
            <w:lang w:val="en-US"/>
          </w:rPr>
          <w:t>236.</w:t>
        </w:r>
        <w:r w:rsidRPr="00181FFC">
          <w:rPr>
            <w:rFonts w:ascii="Calibri" w:eastAsia="Calibri" w:hAnsi="Calibri" w:cs="Times New Roman"/>
            <w:lang w:val="en-US"/>
          </w:rPr>
          <w:tab/>
          <w:t>n "Luka sticks by my side as I start to head towards my apartment, staying fairly close even on the wide sidewalk."</w:t>
        </w:r>
      </w:ins>
    </w:p>
    <w:p w14:paraId="21E0E1D4" w14:textId="77777777" w:rsidR="00181FFC" w:rsidRPr="00181FFC" w:rsidRDefault="00181FFC" w:rsidP="00181FFC">
      <w:pPr>
        <w:spacing w:line="600" w:lineRule="auto"/>
        <w:jc w:val="left"/>
        <w:rPr>
          <w:ins w:id="18480" w:author="UTENTE" w:date="2020-06-30T19:00:00Z"/>
          <w:rFonts w:ascii="Calibri" w:eastAsia="Calibri" w:hAnsi="Calibri" w:cs="Times New Roman"/>
          <w:lang w:val="en-US"/>
        </w:rPr>
      </w:pPr>
      <w:ins w:id="18481" w:author="UTENTE" w:date="2020-06-30T19:00:00Z">
        <w:r w:rsidRPr="00181FFC">
          <w:rPr>
            <w:rFonts w:ascii="Calibri" w:eastAsia="Calibri" w:hAnsi="Calibri" w:cs="Times New Roman"/>
            <w:lang w:val="en-US"/>
          </w:rPr>
          <w:t>237.</w:t>
        </w:r>
        <w:r w:rsidRPr="00181FFC">
          <w:rPr>
            <w:rFonts w:ascii="Calibri" w:eastAsia="Calibri" w:hAnsi="Calibri" w:cs="Times New Roman"/>
            <w:lang w:val="en-US"/>
          </w:rPr>
          <w:tab/>
          <w:t>lp "\"So… did you see anyone?\""</w:t>
        </w:r>
      </w:ins>
    </w:p>
    <w:p w14:paraId="4B4436EA" w14:textId="77777777" w:rsidR="00181FFC" w:rsidRPr="00181FFC" w:rsidRDefault="00181FFC" w:rsidP="00181FFC">
      <w:pPr>
        <w:spacing w:line="600" w:lineRule="auto"/>
        <w:jc w:val="left"/>
        <w:rPr>
          <w:ins w:id="18482" w:author="UTENTE" w:date="2020-06-30T19:00:00Z"/>
          <w:rFonts w:ascii="Calibri" w:eastAsia="Calibri" w:hAnsi="Calibri" w:cs="Times New Roman"/>
          <w:lang w:val="en-US"/>
        </w:rPr>
      </w:pPr>
      <w:ins w:id="18483" w:author="UTENTE" w:date="2020-06-30T19:00:00Z">
        <w:r w:rsidRPr="00181FFC">
          <w:rPr>
            <w:rFonts w:ascii="Calibri" w:eastAsia="Calibri" w:hAnsi="Calibri" w:cs="Times New Roman"/>
            <w:lang w:val="en-US"/>
          </w:rPr>
          <w:t>238.</w:t>
        </w:r>
        <w:r w:rsidRPr="00181FFC">
          <w:rPr>
            <w:rFonts w:ascii="Calibri" w:eastAsia="Calibri" w:hAnsi="Calibri" w:cs="Times New Roman"/>
            <w:lang w:val="en-US"/>
          </w:rPr>
          <w:tab/>
          <w:t>mcp "\"See anyone?… Oh, right.\""</w:t>
        </w:r>
      </w:ins>
    </w:p>
    <w:p w14:paraId="12FB91FE" w14:textId="77777777" w:rsidR="00181FFC" w:rsidRPr="00181FFC" w:rsidRDefault="00181FFC" w:rsidP="00181FFC">
      <w:pPr>
        <w:spacing w:line="600" w:lineRule="auto"/>
        <w:jc w:val="left"/>
        <w:rPr>
          <w:ins w:id="18484" w:author="UTENTE" w:date="2020-06-30T19:00:00Z"/>
          <w:rFonts w:ascii="Calibri" w:eastAsia="Calibri" w:hAnsi="Calibri" w:cs="Times New Roman"/>
          <w:lang w:val="en-US"/>
        </w:rPr>
      </w:pPr>
      <w:ins w:id="18485" w:author="UTENTE" w:date="2020-06-30T19:00:00Z">
        <w:r w:rsidRPr="00181FFC">
          <w:rPr>
            <w:rFonts w:ascii="Calibri" w:eastAsia="Calibri" w:hAnsi="Calibri" w:cs="Times New Roman"/>
            <w:lang w:val="en-US"/>
          </w:rPr>
          <w:t>239.</w:t>
        </w:r>
        <w:r w:rsidRPr="00181FFC">
          <w:rPr>
            <w:rFonts w:ascii="Calibri" w:eastAsia="Calibri" w:hAnsi="Calibri" w:cs="Times New Roman"/>
            <w:lang w:val="en-US"/>
          </w:rPr>
          <w:tab/>
          <w:t>n "He wants to know if there were any vampires in the diner. {w}It didn't seem like the crowd was any different tonight, though."</w:t>
        </w:r>
      </w:ins>
    </w:p>
    <w:p w14:paraId="581C6EBA" w14:textId="77777777" w:rsidR="00181FFC" w:rsidRPr="00181FFC" w:rsidRDefault="00181FFC" w:rsidP="00181FFC">
      <w:pPr>
        <w:spacing w:line="600" w:lineRule="auto"/>
        <w:jc w:val="left"/>
        <w:rPr>
          <w:ins w:id="18486" w:author="UTENTE" w:date="2020-06-30T19:00:00Z"/>
          <w:rFonts w:ascii="Calibri" w:eastAsia="Calibri" w:hAnsi="Calibri" w:cs="Times New Roman"/>
          <w:lang w:val="en-US"/>
        </w:rPr>
      </w:pPr>
      <w:ins w:id="18487" w:author="UTENTE" w:date="2020-06-30T19:00:00Z">
        <w:r w:rsidRPr="00181FFC">
          <w:rPr>
            <w:rFonts w:ascii="Calibri" w:eastAsia="Calibri" w:hAnsi="Calibri" w:cs="Times New Roman"/>
            <w:lang w:val="en-US"/>
          </w:rPr>
          <w:t>240.</w:t>
        </w:r>
        <w:r w:rsidRPr="00181FFC">
          <w:rPr>
            <w:rFonts w:ascii="Calibri" w:eastAsia="Calibri" w:hAnsi="Calibri" w:cs="Times New Roman"/>
            <w:lang w:val="en-US"/>
          </w:rPr>
          <w:tab/>
          <w:t>mcp "\"Sorry, but no dice. Didn't even see anyone with sharp teeth.\""</w:t>
        </w:r>
        <w:r w:rsidRPr="00181FFC">
          <w:rPr>
            <w:rFonts w:ascii="Calibri" w:eastAsia="Calibri" w:hAnsi="Calibri" w:cs="Times New Roman"/>
            <w:lang w:val="en-US"/>
          </w:rPr>
          <w:br w:type="page"/>
        </w:r>
      </w:ins>
    </w:p>
    <w:p w14:paraId="55D0AAEA" w14:textId="0E366AAF" w:rsidR="00181FFC" w:rsidRPr="00181FFC" w:rsidRDefault="00181FFC" w:rsidP="00181FFC">
      <w:pPr>
        <w:spacing w:line="600" w:lineRule="auto"/>
        <w:jc w:val="left"/>
        <w:rPr>
          <w:ins w:id="18488" w:author="UTENTE" w:date="2020-06-30T19:00:00Z"/>
          <w:rFonts w:ascii="Calibri" w:eastAsia="Calibri" w:hAnsi="Calibri" w:cs="Times New Roman"/>
        </w:rPr>
      </w:pPr>
      <w:ins w:id="18489" w:author="UTENTE" w:date="2020-06-30T19:00:00Z">
        <w:r w:rsidRPr="00181FFC">
          <w:rPr>
            <w:rFonts w:ascii="Calibri" w:eastAsia="Calibri" w:hAnsi="Calibri" w:cs="Times New Roman"/>
          </w:rPr>
          <w:lastRenderedPageBreak/>
          <w:t>226.</w:t>
        </w:r>
        <w:r w:rsidRPr="00181FFC">
          <w:rPr>
            <w:rFonts w:ascii="Calibri" w:eastAsia="Calibri" w:hAnsi="Calibri" w:cs="Times New Roman"/>
          </w:rPr>
          <w:tab/>
          <w:t>mcp "\"Sicuro di non voler bere qualcosa prima? Hai già avuto la tua dose di zucchero giornaliera?\""</w:t>
        </w:r>
      </w:ins>
    </w:p>
    <w:p w14:paraId="4139A894" w14:textId="77777777" w:rsidR="00181FFC" w:rsidRPr="00181FFC" w:rsidRDefault="00181FFC" w:rsidP="00181FFC">
      <w:pPr>
        <w:spacing w:line="600" w:lineRule="auto"/>
        <w:jc w:val="left"/>
        <w:rPr>
          <w:ins w:id="18490" w:author="UTENTE" w:date="2020-06-30T19:00:00Z"/>
          <w:rFonts w:ascii="Calibri" w:eastAsia="Calibri" w:hAnsi="Calibri" w:cs="Times New Roman"/>
        </w:rPr>
      </w:pPr>
      <w:ins w:id="18491" w:author="UTENTE" w:date="2020-06-30T19:00:00Z">
        <w:r w:rsidRPr="00181FFC">
          <w:rPr>
            <w:rFonts w:ascii="Calibri" w:eastAsia="Calibri" w:hAnsi="Calibri" w:cs="Times New Roman"/>
          </w:rPr>
          <w:t>227.</w:t>
        </w:r>
        <w:r w:rsidRPr="00181FFC">
          <w:rPr>
            <w:rFonts w:ascii="Calibri" w:eastAsia="Calibri" w:hAnsi="Calibri" w:cs="Times New Roman"/>
          </w:rPr>
          <w:tab/>
          <w:t>l "\"Continua a parlami in quel modo e me ne vado, stanne certo!\""</w:t>
        </w:r>
      </w:ins>
    </w:p>
    <w:p w14:paraId="5C04F9E0" w14:textId="77777777" w:rsidR="00181FFC" w:rsidRPr="00181FFC" w:rsidRDefault="00181FFC" w:rsidP="00181FFC">
      <w:pPr>
        <w:spacing w:line="600" w:lineRule="auto"/>
        <w:jc w:val="left"/>
        <w:rPr>
          <w:ins w:id="18492" w:author="UTENTE" w:date="2020-06-30T19:00:00Z"/>
          <w:rFonts w:ascii="Calibri" w:eastAsia="Calibri" w:hAnsi="Calibri" w:cs="Times New Roman"/>
        </w:rPr>
      </w:pPr>
      <w:ins w:id="18493" w:author="UTENTE" w:date="2020-06-30T19:00:00Z">
        <w:r w:rsidRPr="00181FFC">
          <w:rPr>
            <w:rFonts w:ascii="Calibri" w:eastAsia="Calibri" w:hAnsi="Calibri" w:cs="Times New Roman"/>
          </w:rPr>
          <w:t>228.</w:t>
        </w:r>
        <w:r w:rsidRPr="00181FFC">
          <w:rPr>
            <w:rFonts w:ascii="Calibri" w:eastAsia="Calibri" w:hAnsi="Calibri" w:cs="Times New Roman"/>
          </w:rPr>
          <w:tab/>
          <w:t>mcp "\"Vuoi dirmi che non hai cancellato tutti i tuoi impegni per me…?\""</w:t>
        </w:r>
      </w:ins>
    </w:p>
    <w:p w14:paraId="45F2E47C" w14:textId="77777777" w:rsidR="00181FFC" w:rsidRPr="00181FFC" w:rsidRDefault="00181FFC" w:rsidP="00181FFC">
      <w:pPr>
        <w:spacing w:line="600" w:lineRule="auto"/>
        <w:jc w:val="left"/>
        <w:rPr>
          <w:ins w:id="18494" w:author="UTENTE" w:date="2020-06-30T19:00:00Z"/>
          <w:rFonts w:ascii="Calibri" w:eastAsia="Calibri" w:hAnsi="Calibri" w:cs="Times New Roman"/>
        </w:rPr>
      </w:pPr>
      <w:ins w:id="18495" w:author="UTENTE" w:date="2020-06-30T19:00:00Z">
        <w:r w:rsidRPr="00181FFC">
          <w:rPr>
            <w:rFonts w:ascii="Calibri" w:eastAsia="Calibri" w:hAnsi="Calibri" w:cs="Times New Roman"/>
          </w:rPr>
          <w:t>229.</w:t>
        </w:r>
        <w:r w:rsidRPr="00181FFC">
          <w:rPr>
            <w:rFonts w:ascii="Calibri" w:eastAsia="Calibri" w:hAnsi="Calibri" w:cs="Times New Roman"/>
          </w:rPr>
          <w:tab/>
          <w:t>mcp "\"Mi ferisci, Luka.\""</w:t>
        </w:r>
      </w:ins>
    </w:p>
    <w:p w14:paraId="12344849" w14:textId="77777777" w:rsidR="00181FFC" w:rsidRPr="00181FFC" w:rsidRDefault="00181FFC" w:rsidP="00181FFC">
      <w:pPr>
        <w:spacing w:line="600" w:lineRule="auto"/>
        <w:jc w:val="left"/>
        <w:rPr>
          <w:ins w:id="18496" w:author="UTENTE" w:date="2020-06-30T19:00:00Z"/>
          <w:rFonts w:ascii="Calibri" w:eastAsia="Calibri" w:hAnsi="Calibri" w:cs="Times New Roman"/>
        </w:rPr>
      </w:pPr>
      <w:ins w:id="18497" w:author="UTENTE" w:date="2020-06-30T19:00:00Z">
        <w:r w:rsidRPr="00181FFC">
          <w:rPr>
            <w:rFonts w:ascii="Calibri" w:eastAsia="Calibri" w:hAnsi="Calibri" w:cs="Times New Roman"/>
          </w:rPr>
          <w:t>230.</w:t>
        </w:r>
        <w:r w:rsidRPr="00181FFC">
          <w:rPr>
            <w:rFonts w:ascii="Calibri" w:eastAsia="Calibri" w:hAnsi="Calibri" w:cs="Times New Roman"/>
          </w:rPr>
          <w:tab/>
          <w:t>l "\"Ah-ahn, lo vedo.\""</w:t>
        </w:r>
      </w:ins>
    </w:p>
    <w:p w14:paraId="7AC5C6D2" w14:textId="77777777" w:rsidR="00181FFC" w:rsidRPr="00181FFC" w:rsidRDefault="00181FFC" w:rsidP="00181FFC">
      <w:pPr>
        <w:spacing w:line="600" w:lineRule="auto"/>
        <w:jc w:val="left"/>
        <w:rPr>
          <w:ins w:id="18498" w:author="UTENTE" w:date="2020-06-30T19:00:00Z"/>
          <w:rFonts w:ascii="Calibri" w:eastAsia="Calibri" w:hAnsi="Calibri" w:cs="Times New Roman"/>
        </w:rPr>
      </w:pPr>
      <w:ins w:id="18499" w:author="UTENTE" w:date="2020-06-30T19:00:00Z">
        <w:r w:rsidRPr="00181FFC">
          <w:rPr>
            <w:rFonts w:ascii="Calibri" w:eastAsia="Calibri" w:hAnsi="Calibri" w:cs="Times New Roman"/>
          </w:rPr>
          <w:t>231.</w:t>
        </w:r>
        <w:r w:rsidRPr="00181FFC">
          <w:rPr>
            <w:rFonts w:ascii="Calibri" w:eastAsia="Calibri" w:hAnsi="Calibri" w:cs="Times New Roman"/>
          </w:rPr>
          <w:tab/>
          <w:t>l "\"Puoi smetterla di piagnucolare e muoverti, magari?\""</w:t>
        </w:r>
      </w:ins>
    </w:p>
    <w:p w14:paraId="1069703C" w14:textId="77777777" w:rsidR="00181FFC" w:rsidRPr="00181FFC" w:rsidRDefault="00181FFC" w:rsidP="00181FFC">
      <w:pPr>
        <w:spacing w:line="600" w:lineRule="auto"/>
        <w:jc w:val="left"/>
        <w:rPr>
          <w:ins w:id="18500" w:author="UTENTE" w:date="2020-06-30T19:00:00Z"/>
          <w:rFonts w:ascii="Calibri" w:eastAsia="Calibri" w:hAnsi="Calibri" w:cs="Times New Roman"/>
        </w:rPr>
      </w:pPr>
      <w:ins w:id="18501" w:author="UTENTE" w:date="2020-06-30T19:00:00Z">
        <w:r w:rsidRPr="00181FFC">
          <w:rPr>
            <w:rFonts w:ascii="Calibri" w:eastAsia="Calibri" w:hAnsi="Calibri" w:cs="Times New Roman"/>
          </w:rPr>
          <w:t>232.</w:t>
        </w:r>
        <w:r w:rsidRPr="00181FFC">
          <w:rPr>
            <w:rFonts w:ascii="Calibri" w:eastAsia="Calibri" w:hAnsi="Calibri" w:cs="Times New Roman"/>
          </w:rPr>
          <w:tab/>
          <w:t>mcp "\"Giusto, arrivo!\""</w:t>
        </w:r>
      </w:ins>
    </w:p>
    <w:p w14:paraId="380370B5" w14:textId="77777777" w:rsidR="00181FFC" w:rsidRPr="00181FFC" w:rsidRDefault="00181FFC" w:rsidP="00181FFC">
      <w:pPr>
        <w:spacing w:line="600" w:lineRule="auto"/>
        <w:jc w:val="left"/>
        <w:rPr>
          <w:ins w:id="18502" w:author="UTENTE" w:date="2020-06-30T19:00:00Z"/>
          <w:rFonts w:ascii="Calibri" w:eastAsia="Calibri" w:hAnsi="Calibri" w:cs="Times New Roman"/>
        </w:rPr>
      </w:pPr>
      <w:ins w:id="18503" w:author="UTENTE" w:date="2020-06-30T19:00:00Z">
        <w:r w:rsidRPr="00181FFC">
          <w:rPr>
            <w:rFonts w:ascii="Calibri" w:eastAsia="Calibri" w:hAnsi="Calibri" w:cs="Times New Roman"/>
          </w:rPr>
          <w:t>233.</w:t>
        </w:r>
        <w:r w:rsidRPr="00181FFC">
          <w:rPr>
            <w:rFonts w:ascii="Calibri" w:eastAsia="Calibri" w:hAnsi="Calibri" w:cs="Times New Roman"/>
          </w:rPr>
          <w:tab/>
          <w:t>n "Con una strana sensazione di eccitazione, afferro le mie chiavi e mi affretto per raggiungere Luka sulla porta."</w:t>
        </w:r>
      </w:ins>
    </w:p>
    <w:p w14:paraId="7707B175" w14:textId="77777777" w:rsidR="00181FFC" w:rsidRPr="00181FFC" w:rsidRDefault="00181FFC" w:rsidP="00181FFC">
      <w:pPr>
        <w:spacing w:line="600" w:lineRule="auto"/>
        <w:jc w:val="left"/>
        <w:rPr>
          <w:ins w:id="18504" w:author="UTENTE" w:date="2020-06-30T19:00:00Z"/>
          <w:rFonts w:ascii="Calibri" w:eastAsia="Calibri" w:hAnsi="Calibri" w:cs="Times New Roman"/>
        </w:rPr>
      </w:pPr>
      <w:ins w:id="18505" w:author="UTENTE" w:date="2020-06-30T19:00:00Z">
        <w:r w:rsidRPr="00181FFC">
          <w:rPr>
            <w:rFonts w:ascii="Calibri" w:eastAsia="Calibri" w:hAnsi="Calibri" w:cs="Times New Roman"/>
          </w:rPr>
          <w:t>234.</w:t>
        </w:r>
        <w:r w:rsidRPr="00181FFC">
          <w:rPr>
            <w:rFonts w:ascii="Calibri" w:eastAsia="Calibri" w:hAnsi="Calibri" w:cs="Times New Roman"/>
          </w:rPr>
          <w:tab/>
          <w:t>n "Ancora non riesco a credere che sia venuto…{w}ma sono quasi contento che l'abbia fatto."</w:t>
        </w:r>
      </w:ins>
    </w:p>
    <w:p w14:paraId="7D2FD04F" w14:textId="77777777" w:rsidR="00181FFC" w:rsidRPr="00181FFC" w:rsidRDefault="00181FFC" w:rsidP="00181FFC">
      <w:pPr>
        <w:spacing w:line="600" w:lineRule="auto"/>
        <w:jc w:val="left"/>
        <w:rPr>
          <w:ins w:id="18506" w:author="UTENTE" w:date="2020-06-30T19:00:00Z"/>
          <w:rFonts w:ascii="Calibri" w:eastAsia="Calibri" w:hAnsi="Calibri" w:cs="Times New Roman"/>
        </w:rPr>
      </w:pPr>
      <w:ins w:id="18507" w:author="UTENTE" w:date="2020-06-30T19:00:00Z">
        <w:r w:rsidRPr="00181FFC">
          <w:rPr>
            <w:rFonts w:ascii="Calibri" w:eastAsia="Calibri" w:hAnsi="Calibri" w:cs="Times New Roman"/>
          </w:rPr>
          <w:t>235.</w:t>
        </w:r>
        <w:r w:rsidRPr="00181FFC">
          <w:rPr>
            <w:rFonts w:ascii="Calibri" w:eastAsia="Calibri" w:hAnsi="Calibri" w:cs="Times New Roman"/>
          </w:rPr>
          <w:tab/>
          <w:t>n "Usciamo e la brezza fresca della notte mi solletica il viso."</w:t>
        </w:r>
      </w:ins>
    </w:p>
    <w:p w14:paraId="2E575BD0" w14:textId="77777777" w:rsidR="00181FFC" w:rsidRPr="00181FFC" w:rsidRDefault="00181FFC" w:rsidP="00181FFC">
      <w:pPr>
        <w:spacing w:line="600" w:lineRule="auto"/>
        <w:jc w:val="left"/>
        <w:rPr>
          <w:ins w:id="18508" w:author="UTENTE" w:date="2020-06-30T19:00:00Z"/>
          <w:rFonts w:ascii="Calibri" w:eastAsia="Calibri" w:hAnsi="Calibri" w:cs="Times New Roman"/>
        </w:rPr>
      </w:pPr>
      <w:ins w:id="18509" w:author="UTENTE" w:date="2020-06-30T19:00:00Z">
        <w:r w:rsidRPr="00181FFC">
          <w:rPr>
            <w:rFonts w:ascii="Calibri" w:eastAsia="Calibri" w:hAnsi="Calibri" w:cs="Times New Roman"/>
          </w:rPr>
          <w:t>236.</w:t>
        </w:r>
        <w:r w:rsidRPr="00181FFC">
          <w:rPr>
            <w:rFonts w:ascii="Calibri" w:eastAsia="Calibri" w:hAnsi="Calibri" w:cs="Times New Roman"/>
          </w:rPr>
          <w:tab/>
          <w:t>n "Luka mi rimane accanto mentre inizio a fare strada verso il mio appartamento, standomi piuttosto vicino nonostante il marciapiede sia largo."</w:t>
        </w:r>
      </w:ins>
    </w:p>
    <w:p w14:paraId="686A10CE" w14:textId="77777777" w:rsidR="00181FFC" w:rsidRPr="00181FFC" w:rsidRDefault="00181FFC" w:rsidP="00181FFC">
      <w:pPr>
        <w:spacing w:line="600" w:lineRule="auto"/>
        <w:jc w:val="left"/>
        <w:rPr>
          <w:ins w:id="18510" w:author="UTENTE" w:date="2020-06-30T19:00:00Z"/>
          <w:rFonts w:ascii="Calibri" w:eastAsia="Calibri" w:hAnsi="Calibri" w:cs="Times New Roman"/>
        </w:rPr>
      </w:pPr>
      <w:ins w:id="18511" w:author="UTENTE" w:date="2020-06-30T19:00:00Z">
        <w:r w:rsidRPr="00181FFC">
          <w:rPr>
            <w:rFonts w:ascii="Calibri" w:eastAsia="Calibri" w:hAnsi="Calibri" w:cs="Times New Roman"/>
          </w:rPr>
          <w:t>237.</w:t>
        </w:r>
        <w:r w:rsidRPr="00181FFC">
          <w:rPr>
            <w:rFonts w:ascii="Calibri" w:eastAsia="Calibri" w:hAnsi="Calibri" w:cs="Times New Roman"/>
          </w:rPr>
          <w:tab/>
          <w:t>lp "\"Allora… hai visto qualcuno?\""</w:t>
        </w:r>
      </w:ins>
    </w:p>
    <w:p w14:paraId="48138B4C" w14:textId="77777777" w:rsidR="00181FFC" w:rsidRPr="00181FFC" w:rsidRDefault="00181FFC" w:rsidP="00181FFC">
      <w:pPr>
        <w:spacing w:line="600" w:lineRule="auto"/>
        <w:jc w:val="left"/>
        <w:rPr>
          <w:ins w:id="18512" w:author="UTENTE" w:date="2020-06-30T19:00:00Z"/>
          <w:rFonts w:ascii="Calibri" w:eastAsia="Calibri" w:hAnsi="Calibri" w:cs="Times New Roman"/>
        </w:rPr>
      </w:pPr>
      <w:ins w:id="18513" w:author="UTENTE" w:date="2020-06-30T19:00:00Z">
        <w:r w:rsidRPr="00181FFC">
          <w:rPr>
            <w:rFonts w:ascii="Calibri" w:eastAsia="Calibri" w:hAnsi="Calibri" w:cs="Times New Roman"/>
          </w:rPr>
          <w:t>238.</w:t>
        </w:r>
        <w:r w:rsidRPr="00181FFC">
          <w:rPr>
            <w:rFonts w:ascii="Calibri" w:eastAsia="Calibri" w:hAnsi="Calibri" w:cs="Times New Roman"/>
          </w:rPr>
          <w:tab/>
          <w:t>mcp "\"Visto qualcuno?…Ah, sì, giusto.\""</w:t>
        </w:r>
      </w:ins>
    </w:p>
    <w:p w14:paraId="30D3C1FF" w14:textId="77777777" w:rsidR="00181FFC" w:rsidRPr="00181FFC" w:rsidRDefault="00181FFC" w:rsidP="00181FFC">
      <w:pPr>
        <w:spacing w:line="600" w:lineRule="auto"/>
        <w:jc w:val="left"/>
        <w:rPr>
          <w:ins w:id="18514" w:author="UTENTE" w:date="2020-06-30T19:00:00Z"/>
          <w:rFonts w:ascii="Calibri" w:eastAsia="Calibri" w:hAnsi="Calibri" w:cs="Times New Roman"/>
        </w:rPr>
      </w:pPr>
      <w:ins w:id="18515" w:author="UTENTE" w:date="2020-06-30T19:00:00Z">
        <w:r w:rsidRPr="00181FFC">
          <w:rPr>
            <w:rFonts w:ascii="Calibri" w:eastAsia="Calibri" w:hAnsi="Calibri" w:cs="Times New Roman"/>
          </w:rPr>
          <w:t>239.</w:t>
        </w:r>
        <w:r w:rsidRPr="00181FFC">
          <w:rPr>
            <w:rFonts w:ascii="Calibri" w:eastAsia="Calibri" w:hAnsi="Calibri" w:cs="Times New Roman"/>
          </w:rPr>
          <w:tab/>
          <w:t>n "Vuole sapere se sono venuti dei vampiri alla tavola calda stanotte.{w}Non mi sembrava che la clientela fosse diversa dal solito, però.{w}"</w:t>
        </w:r>
      </w:ins>
    </w:p>
    <w:p w14:paraId="46C60FE1" w14:textId="77777777" w:rsidR="00181FFC" w:rsidRPr="00181FFC" w:rsidRDefault="00181FFC" w:rsidP="00181FFC">
      <w:pPr>
        <w:spacing w:line="600" w:lineRule="auto"/>
        <w:jc w:val="left"/>
        <w:rPr>
          <w:ins w:id="18516" w:author="UTENTE" w:date="2020-06-30T19:00:00Z"/>
          <w:rFonts w:ascii="Calibri" w:eastAsia="Calibri" w:hAnsi="Calibri" w:cs="Times New Roman"/>
        </w:rPr>
      </w:pPr>
      <w:ins w:id="18517" w:author="UTENTE" w:date="2020-06-30T19:00:00Z">
        <w:r w:rsidRPr="00181FFC">
          <w:rPr>
            <w:rFonts w:ascii="Calibri" w:eastAsia="Calibri" w:hAnsi="Calibri" w:cs="Times New Roman"/>
          </w:rPr>
          <w:t>240.</w:t>
        </w:r>
        <w:r w:rsidRPr="00181FFC">
          <w:rPr>
            <w:rFonts w:ascii="Calibri" w:eastAsia="Calibri" w:hAnsi="Calibri" w:cs="Times New Roman"/>
          </w:rPr>
          <w:tab/>
          <w:t>mcp "\"Mi spiace, neanche uno. Non ho visto nessuno dai denti affilati.\""</w:t>
        </w:r>
        <w:r w:rsidRPr="00181FFC">
          <w:rPr>
            <w:rFonts w:ascii="Calibri" w:eastAsia="Calibri" w:hAnsi="Calibri" w:cs="Times New Roman"/>
          </w:rPr>
          <w:br w:type="page"/>
        </w:r>
      </w:ins>
    </w:p>
    <w:p w14:paraId="375C0614" w14:textId="77777777" w:rsidR="00181FFC" w:rsidRPr="00181FFC" w:rsidRDefault="00181FFC" w:rsidP="00181FFC">
      <w:pPr>
        <w:spacing w:line="600" w:lineRule="auto"/>
        <w:jc w:val="left"/>
        <w:rPr>
          <w:ins w:id="18518" w:author="UTENTE" w:date="2020-06-30T19:00:00Z"/>
          <w:rFonts w:ascii="Calibri" w:eastAsia="Calibri" w:hAnsi="Calibri" w:cs="Times New Roman"/>
          <w:lang w:val="en-US"/>
        </w:rPr>
      </w:pPr>
      <w:ins w:id="18519" w:author="UTENTE" w:date="2020-06-30T19:00:00Z">
        <w:r w:rsidRPr="00181FFC">
          <w:rPr>
            <w:rFonts w:ascii="Calibri" w:eastAsia="Calibri" w:hAnsi="Calibri" w:cs="Times New Roman"/>
            <w:lang w:val="en-US"/>
          </w:rPr>
          <w:lastRenderedPageBreak/>
          <w:t>241.</w:t>
        </w:r>
        <w:r w:rsidRPr="00181FFC">
          <w:rPr>
            <w:rFonts w:ascii="Calibri" w:eastAsia="Calibri" w:hAnsi="Calibri" w:cs="Times New Roman"/>
            <w:lang w:val="en-US"/>
          </w:rPr>
          <w:tab/>
          <w:t>lp "\"Mmh…\""</w:t>
        </w:r>
      </w:ins>
    </w:p>
    <w:p w14:paraId="6061F0D9" w14:textId="77777777" w:rsidR="00181FFC" w:rsidRPr="00181FFC" w:rsidRDefault="00181FFC" w:rsidP="00181FFC">
      <w:pPr>
        <w:spacing w:line="600" w:lineRule="auto"/>
        <w:jc w:val="left"/>
        <w:rPr>
          <w:ins w:id="18520" w:author="UTENTE" w:date="2020-06-30T19:00:00Z"/>
          <w:rFonts w:ascii="Calibri" w:eastAsia="Calibri" w:hAnsi="Calibri" w:cs="Times New Roman"/>
          <w:lang w:val="en-US"/>
        </w:rPr>
      </w:pPr>
      <w:ins w:id="18521" w:author="UTENTE" w:date="2020-06-30T19:00:00Z">
        <w:r w:rsidRPr="00181FFC">
          <w:rPr>
            <w:rFonts w:ascii="Calibri" w:eastAsia="Calibri" w:hAnsi="Calibri" w:cs="Times New Roman"/>
            <w:lang w:val="en-US"/>
          </w:rPr>
          <w:t>242.</w:t>
        </w:r>
        <w:r w:rsidRPr="00181FFC">
          <w:rPr>
            <w:rFonts w:ascii="Calibri" w:eastAsia="Calibri" w:hAnsi="Calibri" w:cs="Times New Roman"/>
            <w:lang w:val="en-US"/>
          </w:rPr>
          <w:tab/>
          <w:t>n "Luka exhales a quiet, disappointed sigh, obviously not too pleased."</w:t>
        </w:r>
      </w:ins>
    </w:p>
    <w:p w14:paraId="2861AEE4" w14:textId="77777777" w:rsidR="00181FFC" w:rsidRPr="00181FFC" w:rsidRDefault="00181FFC" w:rsidP="00181FFC">
      <w:pPr>
        <w:spacing w:line="600" w:lineRule="auto"/>
        <w:jc w:val="left"/>
        <w:rPr>
          <w:ins w:id="18522" w:author="UTENTE" w:date="2020-06-30T19:00:00Z"/>
          <w:rFonts w:ascii="Calibri" w:eastAsia="Calibri" w:hAnsi="Calibri" w:cs="Times New Roman"/>
          <w:lang w:val="en-US"/>
        </w:rPr>
      </w:pPr>
      <w:ins w:id="18523" w:author="UTENTE" w:date="2020-06-30T19:00:00Z">
        <w:r w:rsidRPr="00181FFC">
          <w:rPr>
            <w:rFonts w:ascii="Calibri" w:eastAsia="Calibri" w:hAnsi="Calibri" w:cs="Times New Roman"/>
            <w:lang w:val="en-US"/>
          </w:rPr>
          <w:t>243.</w:t>
        </w:r>
        <w:r w:rsidRPr="00181FFC">
          <w:rPr>
            <w:rFonts w:ascii="Calibri" w:eastAsia="Calibri" w:hAnsi="Calibri" w:cs="Times New Roman"/>
            <w:lang w:val="en-US"/>
          </w:rPr>
          <w:tab/>
          <w:t>n "Why's he so invested in this, I wonder?"</w:t>
        </w:r>
      </w:ins>
    </w:p>
    <w:p w14:paraId="467F368C" w14:textId="77777777" w:rsidR="00181FFC" w:rsidRPr="00181FFC" w:rsidRDefault="00181FFC" w:rsidP="00181FFC">
      <w:pPr>
        <w:spacing w:line="600" w:lineRule="auto"/>
        <w:jc w:val="left"/>
        <w:rPr>
          <w:ins w:id="18524" w:author="UTENTE" w:date="2020-06-30T19:00:00Z"/>
          <w:rFonts w:ascii="Calibri" w:eastAsia="Calibri" w:hAnsi="Calibri" w:cs="Times New Roman"/>
          <w:lang w:val="en-US"/>
        </w:rPr>
      </w:pPr>
      <w:ins w:id="18525" w:author="UTENTE" w:date="2020-06-30T19:00:00Z">
        <w:r w:rsidRPr="00181FFC">
          <w:rPr>
            <w:rFonts w:ascii="Calibri" w:eastAsia="Calibri" w:hAnsi="Calibri" w:cs="Times New Roman"/>
            <w:lang w:val="en-US"/>
          </w:rPr>
          <w:t>244.</w:t>
        </w:r>
        <w:r w:rsidRPr="00181FFC">
          <w:rPr>
            <w:rFonts w:ascii="Calibri" w:eastAsia="Calibri" w:hAnsi="Calibri" w:cs="Times New Roman"/>
            <w:lang w:val="en-US"/>
          </w:rPr>
          <w:tab/>
          <w:t>mcp "\"…Is there a reason you asked me to watch for vampires?\""</w:t>
        </w:r>
      </w:ins>
    </w:p>
    <w:p w14:paraId="195C6AE9" w14:textId="77777777" w:rsidR="00181FFC" w:rsidRPr="00181FFC" w:rsidRDefault="00181FFC" w:rsidP="00181FFC">
      <w:pPr>
        <w:spacing w:line="600" w:lineRule="auto"/>
        <w:jc w:val="left"/>
        <w:rPr>
          <w:ins w:id="18526" w:author="UTENTE" w:date="2020-06-30T19:00:00Z"/>
          <w:rFonts w:ascii="Calibri" w:eastAsia="Calibri" w:hAnsi="Calibri" w:cs="Times New Roman"/>
          <w:lang w:val="en-US"/>
        </w:rPr>
      </w:pPr>
      <w:ins w:id="18527" w:author="UTENTE" w:date="2020-06-30T19:00:00Z">
        <w:r w:rsidRPr="00181FFC">
          <w:rPr>
            <w:rFonts w:ascii="Calibri" w:eastAsia="Calibri" w:hAnsi="Calibri" w:cs="Times New Roman"/>
            <w:lang w:val="en-US"/>
          </w:rPr>
          <w:t>245.</w:t>
        </w:r>
        <w:r w:rsidRPr="00181FFC">
          <w:rPr>
            <w:rFonts w:ascii="Calibri" w:eastAsia="Calibri" w:hAnsi="Calibri" w:cs="Times New Roman"/>
            <w:lang w:val="en-US"/>
          </w:rPr>
          <w:tab/>
          <w:t>mcp "\"If you're working with Isaac, it can't be that hard to find them yourself, can it?\""</w:t>
        </w:r>
      </w:ins>
    </w:p>
    <w:p w14:paraId="097E1C27" w14:textId="77777777" w:rsidR="00181FFC" w:rsidRPr="00181FFC" w:rsidRDefault="00181FFC" w:rsidP="00181FFC">
      <w:pPr>
        <w:spacing w:line="600" w:lineRule="auto"/>
        <w:jc w:val="left"/>
        <w:rPr>
          <w:ins w:id="18528" w:author="UTENTE" w:date="2020-06-30T19:00:00Z"/>
          <w:rFonts w:ascii="Calibri" w:eastAsia="Calibri" w:hAnsi="Calibri" w:cs="Times New Roman"/>
          <w:lang w:val="en-US"/>
        </w:rPr>
      </w:pPr>
      <w:ins w:id="18529" w:author="UTENTE" w:date="2020-06-30T19:00:00Z">
        <w:r w:rsidRPr="00181FFC">
          <w:rPr>
            <w:rFonts w:ascii="Calibri" w:eastAsia="Calibri" w:hAnsi="Calibri" w:cs="Times New Roman"/>
            <w:lang w:val="en-US"/>
          </w:rPr>
          <w:t>246.</w:t>
        </w:r>
        <w:r w:rsidRPr="00181FFC">
          <w:rPr>
            <w:rFonts w:ascii="Calibri" w:eastAsia="Calibri" w:hAnsi="Calibri" w:cs="Times New Roman"/>
            <w:lang w:val="en-US"/>
          </w:rPr>
          <w:tab/>
          <w:t>lp "\"…\""</w:t>
        </w:r>
      </w:ins>
    </w:p>
    <w:p w14:paraId="460ABDCA" w14:textId="77777777" w:rsidR="00181FFC" w:rsidRPr="00181FFC" w:rsidRDefault="00181FFC" w:rsidP="00181FFC">
      <w:pPr>
        <w:spacing w:line="600" w:lineRule="auto"/>
        <w:jc w:val="left"/>
        <w:rPr>
          <w:ins w:id="18530" w:author="UTENTE" w:date="2020-06-30T19:00:00Z"/>
          <w:rFonts w:ascii="Calibri" w:eastAsia="Calibri" w:hAnsi="Calibri" w:cs="Times New Roman"/>
          <w:lang w:val="en-US"/>
        </w:rPr>
      </w:pPr>
      <w:ins w:id="18531" w:author="UTENTE" w:date="2020-06-30T19:00:00Z">
        <w:r w:rsidRPr="00181FFC">
          <w:rPr>
            <w:rFonts w:ascii="Calibri" w:eastAsia="Calibri" w:hAnsi="Calibri" w:cs="Times New Roman"/>
            <w:lang w:val="en-US"/>
          </w:rPr>
          <w:t>247.</w:t>
        </w:r>
        <w:r w:rsidRPr="00181FFC">
          <w:rPr>
            <w:rFonts w:ascii="Calibri" w:eastAsia="Calibri" w:hAnsi="Calibri" w:cs="Times New Roman"/>
            <w:lang w:val="en-US"/>
          </w:rPr>
          <w:tab/>
          <w:t>n "Frowning, Luka turns his head towards me, eyes narrowed in suspicion."</w:t>
        </w:r>
      </w:ins>
    </w:p>
    <w:p w14:paraId="251FBC03" w14:textId="77777777" w:rsidR="00181FFC" w:rsidRPr="00181FFC" w:rsidRDefault="00181FFC" w:rsidP="00181FFC">
      <w:pPr>
        <w:spacing w:line="600" w:lineRule="auto"/>
        <w:jc w:val="left"/>
        <w:rPr>
          <w:ins w:id="18532" w:author="UTENTE" w:date="2020-06-30T19:00:00Z"/>
          <w:rFonts w:ascii="Calibri" w:eastAsia="Calibri" w:hAnsi="Calibri" w:cs="Times New Roman"/>
          <w:lang w:val="en-US"/>
        </w:rPr>
      </w:pPr>
      <w:ins w:id="18533" w:author="UTENTE" w:date="2020-06-30T19:00:00Z">
        <w:r w:rsidRPr="00181FFC">
          <w:rPr>
            <w:rFonts w:ascii="Calibri" w:eastAsia="Calibri" w:hAnsi="Calibri" w:cs="Times New Roman"/>
            <w:lang w:val="en-US"/>
          </w:rPr>
          <w:t>248.</w:t>
        </w:r>
        <w:r w:rsidRPr="00181FFC">
          <w:rPr>
            <w:rFonts w:ascii="Calibri" w:eastAsia="Calibri" w:hAnsi="Calibri" w:cs="Times New Roman"/>
            <w:lang w:val="en-US"/>
          </w:rPr>
          <w:tab/>
          <w:t>n "Uh-oh, is he going to snap at me again? This guy really has a hair-trigger temper, doesn't he?"</w:t>
        </w:r>
      </w:ins>
    </w:p>
    <w:p w14:paraId="4D7C7975" w14:textId="77777777" w:rsidR="00181FFC" w:rsidRPr="00181FFC" w:rsidRDefault="00181FFC" w:rsidP="00181FFC">
      <w:pPr>
        <w:spacing w:line="600" w:lineRule="auto"/>
        <w:jc w:val="left"/>
        <w:rPr>
          <w:ins w:id="18534" w:author="UTENTE" w:date="2020-06-30T19:00:00Z"/>
          <w:rFonts w:ascii="Calibri" w:eastAsia="Calibri" w:hAnsi="Calibri" w:cs="Times New Roman"/>
          <w:lang w:val="en-US"/>
        </w:rPr>
      </w:pPr>
      <w:ins w:id="18535" w:author="UTENTE" w:date="2020-06-30T19:00:00Z">
        <w:r w:rsidRPr="00181FFC">
          <w:rPr>
            <w:rFonts w:ascii="Calibri" w:eastAsia="Calibri" w:hAnsi="Calibri" w:cs="Times New Roman"/>
            <w:lang w:val="en-US"/>
          </w:rPr>
          <w:t>249.</w:t>
        </w:r>
        <w:r w:rsidRPr="00181FFC">
          <w:rPr>
            <w:rFonts w:ascii="Calibri" w:eastAsia="Calibri" w:hAnsi="Calibri" w:cs="Times New Roman"/>
            <w:lang w:val="en-US"/>
          </w:rPr>
          <w:tab/>
          <w:t>l "\"Why do you care? It doesn't affect our deal, right?\""</w:t>
        </w:r>
      </w:ins>
    </w:p>
    <w:p w14:paraId="3B4C6A73" w14:textId="77777777" w:rsidR="00181FFC" w:rsidRPr="00181FFC" w:rsidRDefault="00181FFC" w:rsidP="00181FFC">
      <w:pPr>
        <w:spacing w:line="600" w:lineRule="auto"/>
        <w:jc w:val="left"/>
        <w:rPr>
          <w:ins w:id="18536" w:author="UTENTE" w:date="2020-06-30T19:00:00Z"/>
          <w:rFonts w:ascii="Calibri" w:eastAsia="Calibri" w:hAnsi="Calibri" w:cs="Times New Roman"/>
          <w:lang w:val="en-US"/>
        </w:rPr>
      </w:pPr>
      <w:ins w:id="18537" w:author="UTENTE" w:date="2020-06-30T19:00:00Z">
        <w:r w:rsidRPr="00181FFC">
          <w:rPr>
            <w:rFonts w:ascii="Calibri" w:eastAsia="Calibri" w:hAnsi="Calibri" w:cs="Times New Roman"/>
            <w:lang w:val="en-US"/>
          </w:rPr>
          <w:t>250.</w:t>
        </w:r>
        <w:r w:rsidRPr="00181FFC">
          <w:rPr>
            <w:rFonts w:ascii="Calibri" w:eastAsia="Calibri" w:hAnsi="Calibri" w:cs="Times New Roman"/>
            <w:lang w:val="en-US"/>
          </w:rPr>
          <w:tab/>
          <w:t>n "His voice isn't sulky like normal –– instead, he sounds a little hesitant, almost defensive."</w:t>
        </w:r>
      </w:ins>
    </w:p>
    <w:p w14:paraId="7D9C9BA9" w14:textId="77777777" w:rsidR="00181FFC" w:rsidRPr="00181FFC" w:rsidRDefault="00181FFC" w:rsidP="00181FFC">
      <w:pPr>
        <w:spacing w:line="600" w:lineRule="auto"/>
        <w:jc w:val="left"/>
        <w:rPr>
          <w:ins w:id="18538" w:author="UTENTE" w:date="2020-06-30T19:00:00Z"/>
          <w:rFonts w:ascii="Calibri" w:eastAsia="Calibri" w:hAnsi="Calibri" w:cs="Times New Roman"/>
          <w:lang w:val="en-US"/>
        </w:rPr>
      </w:pPr>
      <w:ins w:id="18539" w:author="UTENTE" w:date="2020-06-30T19:00:00Z">
        <w:r w:rsidRPr="00181FFC">
          <w:rPr>
            <w:rFonts w:ascii="Calibri" w:eastAsia="Calibri" w:hAnsi="Calibri" w:cs="Times New Roman"/>
            <w:lang w:val="en-US"/>
          </w:rPr>
          <w:t>251.</w:t>
        </w:r>
        <w:r w:rsidRPr="00181FFC">
          <w:rPr>
            <w:rFonts w:ascii="Calibri" w:eastAsia="Calibri" w:hAnsi="Calibri" w:cs="Times New Roman"/>
            <w:lang w:val="en-US"/>
          </w:rPr>
          <w:tab/>
          <w:t>old "I'm just curious"</w:t>
        </w:r>
      </w:ins>
    </w:p>
    <w:p w14:paraId="7C0C9315" w14:textId="77777777" w:rsidR="00181FFC" w:rsidRPr="00181FFC" w:rsidRDefault="00181FFC" w:rsidP="00181FFC">
      <w:pPr>
        <w:spacing w:line="600" w:lineRule="auto"/>
        <w:jc w:val="left"/>
        <w:rPr>
          <w:ins w:id="18540" w:author="UTENTE" w:date="2020-06-30T19:00:00Z"/>
          <w:rFonts w:ascii="Calibri" w:eastAsia="Calibri" w:hAnsi="Calibri" w:cs="Times New Roman"/>
          <w:lang w:val="en-US"/>
        </w:rPr>
      </w:pPr>
      <w:ins w:id="18541" w:author="UTENTE" w:date="2020-06-30T19:00:00Z">
        <w:r w:rsidRPr="00181FFC">
          <w:rPr>
            <w:rFonts w:ascii="Calibri" w:eastAsia="Calibri" w:hAnsi="Calibri" w:cs="Times New Roman"/>
            <w:lang w:val="en-US"/>
          </w:rPr>
          <w:t>252.</w:t>
        </w:r>
        <w:r w:rsidRPr="00181FFC">
          <w:rPr>
            <w:rFonts w:ascii="Calibri" w:eastAsia="Calibri" w:hAnsi="Calibri" w:cs="Times New Roman"/>
            <w:lang w:val="en-US"/>
          </w:rPr>
          <w:tab/>
          <w:t>old "I deserve to know, don't I?"</w:t>
        </w:r>
      </w:ins>
    </w:p>
    <w:p w14:paraId="09739407" w14:textId="77777777" w:rsidR="00181FFC" w:rsidRPr="00181FFC" w:rsidRDefault="00181FFC" w:rsidP="00181FFC">
      <w:pPr>
        <w:spacing w:line="600" w:lineRule="auto"/>
        <w:jc w:val="left"/>
        <w:rPr>
          <w:ins w:id="18542" w:author="UTENTE" w:date="2020-06-30T19:00:00Z"/>
          <w:rFonts w:ascii="Calibri" w:eastAsia="Calibri" w:hAnsi="Calibri" w:cs="Times New Roman"/>
          <w:lang w:val="en-US"/>
        </w:rPr>
      </w:pPr>
      <w:ins w:id="18543" w:author="UTENTE" w:date="2020-06-30T19:00:00Z">
        <w:r w:rsidRPr="00181FFC">
          <w:rPr>
            <w:rFonts w:ascii="Calibri" w:eastAsia="Calibri" w:hAnsi="Calibri" w:cs="Times New Roman"/>
            <w:lang w:val="en-US"/>
          </w:rPr>
          <w:t>253.</w:t>
        </w:r>
        <w:r w:rsidRPr="00181FFC">
          <w:rPr>
            <w:rFonts w:ascii="Calibri" w:eastAsia="Calibri" w:hAnsi="Calibri" w:cs="Times New Roman"/>
            <w:lang w:val="en-US"/>
          </w:rPr>
          <w:tab/>
          <w:t>old "It's more about you than the deal (unlocked)"</w:t>
        </w:r>
      </w:ins>
    </w:p>
    <w:p w14:paraId="32028CB6" w14:textId="77777777" w:rsidR="00181FFC" w:rsidRPr="00181FFC" w:rsidRDefault="00181FFC" w:rsidP="00181FFC">
      <w:pPr>
        <w:spacing w:line="600" w:lineRule="auto"/>
        <w:jc w:val="left"/>
        <w:rPr>
          <w:ins w:id="18544" w:author="UTENTE" w:date="2020-06-30T19:00:00Z"/>
          <w:rFonts w:ascii="Calibri" w:eastAsia="Calibri" w:hAnsi="Calibri" w:cs="Times New Roman"/>
          <w:lang w:val="en-US"/>
        </w:rPr>
      </w:pPr>
      <w:ins w:id="18545" w:author="UTENTE" w:date="2020-06-30T19:00:00Z">
        <w:r w:rsidRPr="00181FFC">
          <w:rPr>
            <w:rFonts w:ascii="Calibri" w:eastAsia="Calibri" w:hAnsi="Calibri" w:cs="Times New Roman"/>
            <w:lang w:val="en-US"/>
          </w:rPr>
          <w:t>254.</w:t>
        </w:r>
        <w:r w:rsidRPr="00181FFC">
          <w:rPr>
            <w:rFonts w:ascii="Calibri" w:eastAsia="Calibri" w:hAnsi="Calibri" w:cs="Times New Roman"/>
            <w:lang w:val="en-US"/>
          </w:rPr>
          <w:tab/>
          <w:t>old "It's more about you than the deal"</w:t>
        </w:r>
      </w:ins>
    </w:p>
    <w:p w14:paraId="26DCF67D" w14:textId="77777777" w:rsidR="00181FFC" w:rsidRPr="00181FFC" w:rsidRDefault="00181FFC" w:rsidP="00181FFC">
      <w:pPr>
        <w:spacing w:line="600" w:lineRule="auto"/>
        <w:jc w:val="left"/>
        <w:rPr>
          <w:ins w:id="18546" w:author="UTENTE" w:date="2020-06-30T19:00:00Z"/>
          <w:rFonts w:ascii="Calibri" w:eastAsia="Calibri" w:hAnsi="Calibri" w:cs="Times New Roman"/>
          <w:lang w:val="en-US"/>
        </w:rPr>
      </w:pPr>
      <w:ins w:id="18547" w:author="UTENTE" w:date="2020-06-30T19:00:00Z">
        <w:r w:rsidRPr="00181FFC">
          <w:rPr>
            <w:rFonts w:ascii="Calibri" w:eastAsia="Calibri" w:hAnsi="Calibri" w:cs="Times New Roman"/>
            <w:lang w:val="en-US"/>
          </w:rPr>
          <w:t>255.</w:t>
        </w:r>
        <w:r w:rsidRPr="00181FFC">
          <w:rPr>
            <w:rFonts w:ascii="Calibri" w:eastAsia="Calibri" w:hAnsi="Calibri" w:cs="Times New Roman"/>
            <w:lang w:val="en-US"/>
          </w:rPr>
          <w:tab/>
          <w:t>mc "\"…I was just curious, that's all.\""</w:t>
        </w:r>
        <w:r w:rsidRPr="00181FFC">
          <w:rPr>
            <w:rFonts w:ascii="Calibri" w:eastAsia="Calibri" w:hAnsi="Calibri" w:cs="Times New Roman"/>
            <w:lang w:val="en-US"/>
          </w:rPr>
          <w:br w:type="page"/>
        </w:r>
      </w:ins>
    </w:p>
    <w:p w14:paraId="05E8E11F" w14:textId="77777777" w:rsidR="00181FFC" w:rsidRPr="00181FFC" w:rsidRDefault="00181FFC" w:rsidP="00181FFC">
      <w:pPr>
        <w:spacing w:line="600" w:lineRule="auto"/>
        <w:jc w:val="left"/>
        <w:rPr>
          <w:ins w:id="18548" w:author="UTENTE" w:date="2020-06-30T19:00:00Z"/>
          <w:rFonts w:ascii="Calibri" w:eastAsia="Calibri" w:hAnsi="Calibri" w:cs="Times New Roman"/>
        </w:rPr>
      </w:pPr>
      <w:ins w:id="18549" w:author="UTENTE" w:date="2020-06-30T19:00:00Z">
        <w:r w:rsidRPr="00181FFC">
          <w:rPr>
            <w:rFonts w:ascii="Calibri" w:eastAsia="Calibri" w:hAnsi="Calibri" w:cs="Times New Roman"/>
          </w:rPr>
          <w:lastRenderedPageBreak/>
          <w:t>241.</w:t>
        </w:r>
        <w:r w:rsidRPr="00181FFC">
          <w:rPr>
            <w:rFonts w:ascii="Calibri" w:eastAsia="Calibri" w:hAnsi="Calibri" w:cs="Times New Roman"/>
          </w:rPr>
          <w:tab/>
          <w:t>lp "\"Mmh…\""</w:t>
        </w:r>
      </w:ins>
    </w:p>
    <w:p w14:paraId="52110F38" w14:textId="77777777" w:rsidR="00181FFC" w:rsidRPr="00181FFC" w:rsidRDefault="00181FFC" w:rsidP="00181FFC">
      <w:pPr>
        <w:spacing w:line="600" w:lineRule="auto"/>
        <w:jc w:val="left"/>
        <w:rPr>
          <w:ins w:id="18550" w:author="UTENTE" w:date="2020-06-30T19:00:00Z"/>
          <w:rFonts w:ascii="Calibri" w:eastAsia="Calibri" w:hAnsi="Calibri" w:cs="Times New Roman"/>
        </w:rPr>
      </w:pPr>
      <w:ins w:id="18551" w:author="UTENTE" w:date="2020-06-30T19:00:00Z">
        <w:r w:rsidRPr="00181FFC">
          <w:rPr>
            <w:rFonts w:ascii="Calibri" w:eastAsia="Calibri" w:hAnsi="Calibri" w:cs="Times New Roman"/>
          </w:rPr>
          <w:t>242.</w:t>
        </w:r>
        <w:r w:rsidRPr="00181FFC">
          <w:rPr>
            <w:rFonts w:ascii="Calibri" w:eastAsia="Calibri" w:hAnsi="Calibri" w:cs="Times New Roman"/>
          </w:rPr>
          <w:tab/>
          <w:t>n "Luka sospira deluso, ovviamente non contento della notizia."</w:t>
        </w:r>
      </w:ins>
    </w:p>
    <w:p w14:paraId="7381B095" w14:textId="77777777" w:rsidR="00181FFC" w:rsidRPr="00181FFC" w:rsidRDefault="00181FFC" w:rsidP="00181FFC">
      <w:pPr>
        <w:spacing w:line="600" w:lineRule="auto"/>
        <w:jc w:val="left"/>
        <w:rPr>
          <w:ins w:id="18552" w:author="UTENTE" w:date="2020-06-30T19:00:00Z"/>
          <w:rFonts w:ascii="Calibri" w:eastAsia="Calibri" w:hAnsi="Calibri" w:cs="Times New Roman"/>
        </w:rPr>
      </w:pPr>
      <w:ins w:id="18553" w:author="UTENTE" w:date="2020-06-30T19:00:00Z">
        <w:r w:rsidRPr="00181FFC">
          <w:rPr>
            <w:rFonts w:ascii="Calibri" w:eastAsia="Calibri" w:hAnsi="Calibri" w:cs="Times New Roman"/>
          </w:rPr>
          <w:t>243.</w:t>
        </w:r>
        <w:r w:rsidRPr="00181FFC">
          <w:rPr>
            <w:rFonts w:ascii="Calibri" w:eastAsia="Calibri" w:hAnsi="Calibri" w:cs="Times New Roman"/>
          </w:rPr>
          <w:tab/>
          <w:t>n "Mi chiedo perché ci tenga così tanto."</w:t>
        </w:r>
      </w:ins>
    </w:p>
    <w:p w14:paraId="51602AC8" w14:textId="77777777" w:rsidR="00181FFC" w:rsidRPr="00181FFC" w:rsidRDefault="00181FFC" w:rsidP="00181FFC">
      <w:pPr>
        <w:spacing w:line="600" w:lineRule="auto"/>
        <w:jc w:val="left"/>
        <w:rPr>
          <w:ins w:id="18554" w:author="UTENTE" w:date="2020-06-30T19:00:00Z"/>
          <w:rFonts w:ascii="Calibri" w:eastAsia="Calibri" w:hAnsi="Calibri" w:cs="Times New Roman"/>
        </w:rPr>
      </w:pPr>
      <w:ins w:id="18555" w:author="UTENTE" w:date="2020-06-30T19:00:00Z">
        <w:r w:rsidRPr="00181FFC">
          <w:rPr>
            <w:rFonts w:ascii="Calibri" w:eastAsia="Calibri" w:hAnsi="Calibri" w:cs="Times New Roman"/>
          </w:rPr>
          <w:t>244.</w:t>
        </w:r>
        <w:r w:rsidRPr="00181FFC">
          <w:rPr>
            <w:rFonts w:ascii="Calibri" w:eastAsia="Calibri" w:hAnsi="Calibri" w:cs="Times New Roman"/>
          </w:rPr>
          <w:tab/>
          <w:t>mcp "\"…C'è un motivo per cui mi hai chiesto di vedere se vengono vampiri?\""</w:t>
        </w:r>
      </w:ins>
    </w:p>
    <w:p w14:paraId="71560ECC" w14:textId="77777777" w:rsidR="00181FFC" w:rsidRPr="00181FFC" w:rsidRDefault="00181FFC" w:rsidP="00181FFC">
      <w:pPr>
        <w:spacing w:line="600" w:lineRule="auto"/>
        <w:jc w:val="left"/>
        <w:rPr>
          <w:ins w:id="18556" w:author="UTENTE" w:date="2020-06-30T19:00:00Z"/>
          <w:rFonts w:ascii="Calibri" w:eastAsia="Calibri" w:hAnsi="Calibri" w:cs="Times New Roman"/>
        </w:rPr>
      </w:pPr>
      <w:ins w:id="18557" w:author="UTENTE" w:date="2020-06-30T19:00:00Z">
        <w:r w:rsidRPr="00181FFC">
          <w:rPr>
            <w:rFonts w:ascii="Calibri" w:eastAsia="Calibri" w:hAnsi="Calibri" w:cs="Times New Roman"/>
          </w:rPr>
          <w:t>245.</w:t>
        </w:r>
        <w:r w:rsidRPr="00181FFC">
          <w:rPr>
            <w:rFonts w:ascii="Calibri" w:eastAsia="Calibri" w:hAnsi="Calibri" w:cs="Times New Roman"/>
          </w:rPr>
          <w:tab/>
          <w:t>mcp "\"Se lavori per Isaac, non può essere così difficile trovarli per conto tuo, no?\""</w:t>
        </w:r>
      </w:ins>
    </w:p>
    <w:p w14:paraId="0D82A7A4" w14:textId="77777777" w:rsidR="00181FFC" w:rsidRPr="00181FFC" w:rsidRDefault="00181FFC" w:rsidP="00181FFC">
      <w:pPr>
        <w:spacing w:line="600" w:lineRule="auto"/>
        <w:jc w:val="left"/>
        <w:rPr>
          <w:ins w:id="18558" w:author="UTENTE" w:date="2020-06-30T19:00:00Z"/>
          <w:rFonts w:ascii="Calibri" w:eastAsia="Calibri" w:hAnsi="Calibri" w:cs="Times New Roman"/>
        </w:rPr>
      </w:pPr>
      <w:ins w:id="18559" w:author="UTENTE" w:date="2020-06-30T19:00:00Z">
        <w:r w:rsidRPr="00181FFC">
          <w:rPr>
            <w:rFonts w:ascii="Calibri" w:eastAsia="Calibri" w:hAnsi="Calibri" w:cs="Times New Roman"/>
          </w:rPr>
          <w:t>246.</w:t>
        </w:r>
        <w:r w:rsidRPr="00181FFC">
          <w:rPr>
            <w:rFonts w:ascii="Calibri" w:eastAsia="Calibri" w:hAnsi="Calibri" w:cs="Times New Roman"/>
          </w:rPr>
          <w:tab/>
          <w:t>lp "\"…\""</w:t>
        </w:r>
      </w:ins>
    </w:p>
    <w:p w14:paraId="6865F80C" w14:textId="77777777" w:rsidR="00181FFC" w:rsidRPr="00181FFC" w:rsidRDefault="00181FFC" w:rsidP="00181FFC">
      <w:pPr>
        <w:spacing w:line="600" w:lineRule="auto"/>
        <w:jc w:val="left"/>
        <w:rPr>
          <w:ins w:id="18560" w:author="UTENTE" w:date="2020-06-30T19:00:00Z"/>
          <w:rFonts w:ascii="Calibri" w:eastAsia="Calibri" w:hAnsi="Calibri" w:cs="Times New Roman"/>
        </w:rPr>
      </w:pPr>
      <w:ins w:id="18561" w:author="UTENTE" w:date="2020-06-30T19:00:00Z">
        <w:r w:rsidRPr="00181FFC">
          <w:rPr>
            <w:rFonts w:ascii="Calibri" w:eastAsia="Calibri" w:hAnsi="Calibri" w:cs="Times New Roman"/>
          </w:rPr>
          <w:t>247.</w:t>
        </w:r>
        <w:r w:rsidRPr="00181FFC">
          <w:rPr>
            <w:rFonts w:ascii="Calibri" w:eastAsia="Calibri" w:hAnsi="Calibri" w:cs="Times New Roman"/>
          </w:rPr>
          <w:tab/>
          <w:t>n "Con una smorfia, Luka sposta lo sguardo su di me, i suoi occhi socchiusi, sospettosi."</w:t>
        </w:r>
      </w:ins>
    </w:p>
    <w:p w14:paraId="2AE9CA6A" w14:textId="77777777" w:rsidR="00181FFC" w:rsidRPr="00181FFC" w:rsidRDefault="00181FFC" w:rsidP="00181FFC">
      <w:pPr>
        <w:spacing w:line="600" w:lineRule="auto"/>
        <w:jc w:val="left"/>
        <w:rPr>
          <w:ins w:id="18562" w:author="UTENTE" w:date="2020-06-30T19:00:00Z"/>
          <w:rFonts w:ascii="Calibri" w:eastAsia="Calibri" w:hAnsi="Calibri" w:cs="Times New Roman"/>
        </w:rPr>
      </w:pPr>
      <w:ins w:id="18563" w:author="UTENTE" w:date="2020-06-30T19:00:00Z">
        <w:r w:rsidRPr="00181FFC">
          <w:rPr>
            <w:rFonts w:ascii="Calibri" w:eastAsia="Calibri" w:hAnsi="Calibri" w:cs="Times New Roman"/>
          </w:rPr>
          <w:t>248.</w:t>
        </w:r>
        <w:r w:rsidRPr="00181FFC">
          <w:rPr>
            <w:rFonts w:ascii="Calibri" w:eastAsia="Calibri" w:hAnsi="Calibri" w:cs="Times New Roman"/>
          </w:rPr>
          <w:tab/>
          <w:t>n "Oh-oh, sta per ringhiarmi di nuovo contro? Questo ragazzo scatta all'istante, eh?"</w:t>
        </w:r>
      </w:ins>
    </w:p>
    <w:p w14:paraId="6607071E" w14:textId="77777777" w:rsidR="00181FFC" w:rsidRPr="00181FFC" w:rsidRDefault="00181FFC" w:rsidP="00181FFC">
      <w:pPr>
        <w:spacing w:line="600" w:lineRule="auto"/>
        <w:jc w:val="left"/>
        <w:rPr>
          <w:ins w:id="18564" w:author="UTENTE" w:date="2020-06-30T19:00:00Z"/>
          <w:rFonts w:ascii="Calibri" w:eastAsia="Calibri" w:hAnsi="Calibri" w:cs="Times New Roman"/>
        </w:rPr>
      </w:pPr>
      <w:ins w:id="18565" w:author="UTENTE" w:date="2020-06-30T19:00:00Z">
        <w:r w:rsidRPr="00181FFC">
          <w:rPr>
            <w:rFonts w:ascii="Calibri" w:eastAsia="Calibri" w:hAnsi="Calibri" w:cs="Times New Roman"/>
          </w:rPr>
          <w:t>249.</w:t>
        </w:r>
        <w:r w:rsidRPr="00181FFC">
          <w:rPr>
            <w:rFonts w:ascii="Calibri" w:eastAsia="Calibri" w:hAnsi="Calibri" w:cs="Times New Roman"/>
          </w:rPr>
          <w:tab/>
          <w:t>l "\"Che te ne frega? Non ha niente a che fare col nostro accordo, giusto?\""</w:t>
        </w:r>
      </w:ins>
    </w:p>
    <w:p w14:paraId="36A8F619" w14:textId="77777777" w:rsidR="00181FFC" w:rsidRPr="00181FFC" w:rsidRDefault="00181FFC" w:rsidP="00181FFC">
      <w:pPr>
        <w:spacing w:line="600" w:lineRule="auto"/>
        <w:jc w:val="left"/>
        <w:rPr>
          <w:ins w:id="18566" w:author="UTENTE" w:date="2020-06-30T19:00:00Z"/>
          <w:rFonts w:ascii="Calibri" w:eastAsia="Calibri" w:hAnsi="Calibri" w:cs="Times New Roman"/>
        </w:rPr>
      </w:pPr>
      <w:ins w:id="18567" w:author="UTENTE" w:date="2020-06-30T19:00:00Z">
        <w:r w:rsidRPr="00181FFC">
          <w:rPr>
            <w:rFonts w:ascii="Calibri" w:eastAsia="Calibri" w:hAnsi="Calibri" w:cs="Times New Roman"/>
          </w:rPr>
          <w:t>250.</w:t>
        </w:r>
        <w:r w:rsidRPr="00181FFC">
          <w:rPr>
            <w:rFonts w:ascii="Calibri" w:eastAsia="Calibri" w:hAnsi="Calibri" w:cs="Times New Roman"/>
          </w:rPr>
          <w:tab/>
          <w:t>n "La sua voce non è imbronciata come al solito, al contrario, sembra un po' esitante, quasi sulla difensiva."</w:t>
        </w:r>
      </w:ins>
    </w:p>
    <w:p w14:paraId="0AF5DBA7" w14:textId="77777777" w:rsidR="00181FFC" w:rsidRPr="00181FFC" w:rsidRDefault="00181FFC" w:rsidP="00181FFC">
      <w:pPr>
        <w:spacing w:line="600" w:lineRule="auto"/>
        <w:jc w:val="left"/>
        <w:rPr>
          <w:ins w:id="18568" w:author="UTENTE" w:date="2020-06-30T19:00:00Z"/>
          <w:rFonts w:ascii="Calibri" w:eastAsia="Calibri" w:hAnsi="Calibri" w:cs="Times New Roman"/>
        </w:rPr>
      </w:pPr>
      <w:ins w:id="18569" w:author="UTENTE" w:date="2020-06-30T19:00:00Z">
        <w:r w:rsidRPr="00181FFC">
          <w:rPr>
            <w:rFonts w:ascii="Calibri" w:eastAsia="Calibri" w:hAnsi="Calibri" w:cs="Times New Roman"/>
          </w:rPr>
          <w:t>251.</w:t>
        </w:r>
        <w:r w:rsidRPr="00181FFC">
          <w:rPr>
            <w:rFonts w:ascii="Calibri" w:eastAsia="Calibri" w:hAnsi="Calibri" w:cs="Times New Roman"/>
          </w:rPr>
          <w:tab/>
          <w:t>new "Sono solo curioso"</w:t>
        </w:r>
      </w:ins>
    </w:p>
    <w:p w14:paraId="14F83C7C" w14:textId="77777777" w:rsidR="00181FFC" w:rsidRPr="00181FFC" w:rsidRDefault="00181FFC" w:rsidP="00181FFC">
      <w:pPr>
        <w:spacing w:line="600" w:lineRule="auto"/>
        <w:jc w:val="left"/>
        <w:rPr>
          <w:ins w:id="18570" w:author="UTENTE" w:date="2020-06-30T19:00:00Z"/>
          <w:rFonts w:ascii="Calibri" w:eastAsia="Calibri" w:hAnsi="Calibri" w:cs="Times New Roman"/>
        </w:rPr>
      </w:pPr>
      <w:ins w:id="18571" w:author="UTENTE" w:date="2020-06-30T19:00:00Z">
        <w:r w:rsidRPr="00181FFC">
          <w:rPr>
            <w:rFonts w:ascii="Calibri" w:eastAsia="Calibri" w:hAnsi="Calibri" w:cs="Times New Roman"/>
          </w:rPr>
          <w:t>252.</w:t>
        </w:r>
        <w:r w:rsidRPr="00181FFC">
          <w:rPr>
            <w:rFonts w:ascii="Calibri" w:eastAsia="Calibri" w:hAnsi="Calibri" w:cs="Times New Roman"/>
          </w:rPr>
          <w:tab/>
          <w:t>new "Ho il diritto di sapere, no?"</w:t>
        </w:r>
      </w:ins>
    </w:p>
    <w:p w14:paraId="123517F9" w14:textId="77777777" w:rsidR="00181FFC" w:rsidRPr="00181FFC" w:rsidRDefault="00181FFC" w:rsidP="00181FFC">
      <w:pPr>
        <w:spacing w:line="600" w:lineRule="auto"/>
        <w:jc w:val="left"/>
        <w:rPr>
          <w:ins w:id="18572" w:author="UTENTE" w:date="2020-06-30T19:00:00Z"/>
          <w:rFonts w:ascii="Calibri" w:eastAsia="Calibri" w:hAnsi="Calibri" w:cs="Times New Roman"/>
        </w:rPr>
      </w:pPr>
      <w:ins w:id="18573" w:author="UTENTE" w:date="2020-06-30T19:00:00Z">
        <w:r w:rsidRPr="00181FFC">
          <w:rPr>
            <w:rFonts w:ascii="Calibri" w:eastAsia="Calibri" w:hAnsi="Calibri" w:cs="Times New Roman"/>
          </w:rPr>
          <w:t>253.</w:t>
        </w:r>
        <w:r w:rsidRPr="00181FFC">
          <w:rPr>
            <w:rFonts w:ascii="Calibri" w:eastAsia="Calibri" w:hAnsi="Calibri" w:cs="Times New Roman"/>
          </w:rPr>
          <w:tab/>
          <w:t>new "Riguarda più te che l'accordo (sbloccato)"</w:t>
        </w:r>
      </w:ins>
    </w:p>
    <w:p w14:paraId="19E56468" w14:textId="77777777" w:rsidR="00181FFC" w:rsidRPr="00181FFC" w:rsidRDefault="00181FFC" w:rsidP="00181FFC">
      <w:pPr>
        <w:spacing w:line="600" w:lineRule="auto"/>
        <w:jc w:val="left"/>
        <w:rPr>
          <w:ins w:id="18574" w:author="UTENTE" w:date="2020-06-30T19:00:00Z"/>
          <w:rFonts w:ascii="Calibri" w:eastAsia="Calibri" w:hAnsi="Calibri" w:cs="Times New Roman"/>
        </w:rPr>
      </w:pPr>
      <w:ins w:id="18575" w:author="UTENTE" w:date="2020-06-30T19:00:00Z">
        <w:r w:rsidRPr="00181FFC">
          <w:rPr>
            <w:rFonts w:ascii="Calibri" w:eastAsia="Calibri" w:hAnsi="Calibri" w:cs="Times New Roman"/>
          </w:rPr>
          <w:t>254.</w:t>
        </w:r>
        <w:r w:rsidRPr="00181FFC">
          <w:rPr>
            <w:rFonts w:ascii="Calibri" w:eastAsia="Calibri" w:hAnsi="Calibri" w:cs="Times New Roman"/>
          </w:rPr>
          <w:tab/>
          <w:t>new "Riguarda più te che l'accordo (sbloccato)"</w:t>
        </w:r>
      </w:ins>
    </w:p>
    <w:p w14:paraId="10499F0F" w14:textId="77777777" w:rsidR="00181FFC" w:rsidRPr="00181FFC" w:rsidRDefault="00181FFC" w:rsidP="00181FFC">
      <w:pPr>
        <w:spacing w:line="600" w:lineRule="auto"/>
        <w:jc w:val="left"/>
        <w:rPr>
          <w:ins w:id="18576" w:author="UTENTE" w:date="2020-06-30T19:00:00Z"/>
          <w:rFonts w:ascii="Calibri" w:eastAsia="Calibri" w:hAnsi="Calibri" w:cs="Times New Roman"/>
        </w:rPr>
      </w:pPr>
      <w:ins w:id="18577" w:author="UTENTE" w:date="2020-06-30T19:00:00Z">
        <w:r w:rsidRPr="00181FFC">
          <w:rPr>
            <w:rFonts w:ascii="Calibri" w:eastAsia="Calibri" w:hAnsi="Calibri" w:cs="Times New Roman"/>
          </w:rPr>
          <w:t>255.</w:t>
        </w:r>
        <w:r w:rsidRPr="00181FFC">
          <w:rPr>
            <w:rFonts w:ascii="Calibri" w:eastAsia="Calibri" w:hAnsi="Calibri" w:cs="Times New Roman"/>
          </w:rPr>
          <w:tab/>
          <w:t>mc "\"…Ero solo curioso, tutto qui.\""</w:t>
        </w:r>
        <w:r w:rsidRPr="00181FFC">
          <w:rPr>
            <w:rFonts w:ascii="Calibri" w:eastAsia="Calibri" w:hAnsi="Calibri" w:cs="Times New Roman"/>
          </w:rPr>
          <w:br w:type="page"/>
        </w:r>
      </w:ins>
    </w:p>
    <w:p w14:paraId="7367BB8B" w14:textId="77777777" w:rsidR="00181FFC" w:rsidRPr="00181FFC" w:rsidRDefault="00181FFC" w:rsidP="00181FFC">
      <w:pPr>
        <w:spacing w:line="600" w:lineRule="auto"/>
        <w:jc w:val="left"/>
        <w:rPr>
          <w:ins w:id="18578" w:author="UTENTE" w:date="2020-06-30T19:00:00Z"/>
          <w:rFonts w:ascii="Calibri" w:eastAsia="Calibri" w:hAnsi="Calibri" w:cs="Times New Roman"/>
          <w:lang w:val="en-US"/>
        </w:rPr>
      </w:pPr>
      <w:ins w:id="18579" w:author="UTENTE" w:date="2020-06-30T19:00:00Z">
        <w:r w:rsidRPr="00181FFC">
          <w:rPr>
            <w:rFonts w:ascii="Calibri" w:eastAsia="Calibri" w:hAnsi="Calibri" w:cs="Times New Roman"/>
            <w:lang w:val="en-US"/>
          </w:rPr>
          <w:lastRenderedPageBreak/>
          <w:t>256.</w:t>
        </w:r>
        <w:r w:rsidRPr="00181FFC">
          <w:rPr>
            <w:rFonts w:ascii="Calibri" w:eastAsia="Calibri" w:hAnsi="Calibri" w:cs="Times New Roman"/>
            <w:lang w:val="en-US"/>
          </w:rPr>
          <w:tab/>
          <w:t>mc "\"It seems important to you, so I'd like to know. I won't tease you about it, promise.\""</w:t>
        </w:r>
      </w:ins>
    </w:p>
    <w:p w14:paraId="6D92AD11" w14:textId="77777777" w:rsidR="00181FFC" w:rsidRPr="00181FFC" w:rsidRDefault="00181FFC" w:rsidP="00181FFC">
      <w:pPr>
        <w:spacing w:line="600" w:lineRule="auto"/>
        <w:jc w:val="left"/>
        <w:rPr>
          <w:ins w:id="18580" w:author="UTENTE" w:date="2020-06-30T19:00:00Z"/>
          <w:rFonts w:ascii="Calibri" w:eastAsia="Calibri" w:hAnsi="Calibri" w:cs="Times New Roman"/>
          <w:lang w:val="en-US"/>
        </w:rPr>
      </w:pPr>
      <w:ins w:id="18581" w:author="UTENTE" w:date="2020-06-30T19:00:00Z">
        <w:r w:rsidRPr="00181FFC">
          <w:rPr>
            <w:rFonts w:ascii="Calibri" w:eastAsia="Calibri" w:hAnsi="Calibri" w:cs="Times New Roman"/>
            <w:lang w:val="en-US"/>
          </w:rPr>
          <w:t>257.</w:t>
        </w:r>
        <w:r w:rsidRPr="00181FFC">
          <w:rPr>
            <w:rFonts w:ascii="Calibri" w:eastAsia="Calibri" w:hAnsi="Calibri" w:cs="Times New Roman"/>
            <w:lang w:val="en-US"/>
          </w:rPr>
          <w:tab/>
          <w:t>n "I reach out to gently ruffle Luka's hair, and to my surprise, he doesn't duck away."</w:t>
        </w:r>
      </w:ins>
    </w:p>
    <w:p w14:paraId="2F0662D5" w14:textId="77777777" w:rsidR="00181FFC" w:rsidRPr="00181FFC" w:rsidRDefault="00181FFC" w:rsidP="00181FFC">
      <w:pPr>
        <w:spacing w:line="600" w:lineRule="auto"/>
        <w:jc w:val="left"/>
        <w:rPr>
          <w:ins w:id="18582" w:author="UTENTE" w:date="2020-06-30T19:00:00Z"/>
          <w:rFonts w:ascii="Calibri" w:eastAsia="Calibri" w:hAnsi="Calibri" w:cs="Times New Roman"/>
          <w:lang w:val="en-US"/>
        </w:rPr>
      </w:pPr>
      <w:ins w:id="18583" w:author="UTENTE" w:date="2020-06-30T19:00:00Z">
        <w:r w:rsidRPr="00181FFC">
          <w:rPr>
            <w:rFonts w:ascii="Calibri" w:eastAsia="Calibri" w:hAnsi="Calibri" w:cs="Times New Roman"/>
            <w:lang w:val="en-US"/>
          </w:rPr>
          <w:t>258.</w:t>
        </w:r>
        <w:r w:rsidRPr="00181FFC">
          <w:rPr>
            <w:rFonts w:ascii="Calibri" w:eastAsia="Calibri" w:hAnsi="Calibri" w:cs="Times New Roman"/>
            <w:lang w:val="en-US"/>
          </w:rPr>
          <w:tab/>
          <w:t>l "\"Really?\""</w:t>
        </w:r>
      </w:ins>
    </w:p>
    <w:p w14:paraId="230A5062" w14:textId="77777777" w:rsidR="00181FFC" w:rsidRPr="00181FFC" w:rsidRDefault="00181FFC" w:rsidP="00181FFC">
      <w:pPr>
        <w:spacing w:line="600" w:lineRule="auto"/>
        <w:jc w:val="left"/>
        <w:rPr>
          <w:ins w:id="18584" w:author="UTENTE" w:date="2020-06-30T19:00:00Z"/>
          <w:rFonts w:ascii="Calibri" w:eastAsia="Calibri" w:hAnsi="Calibri" w:cs="Times New Roman"/>
          <w:lang w:val="en-US"/>
        </w:rPr>
      </w:pPr>
      <w:ins w:id="18585" w:author="UTENTE" w:date="2020-06-30T19:00:00Z">
        <w:r w:rsidRPr="00181FFC">
          <w:rPr>
            <w:rFonts w:ascii="Calibri" w:eastAsia="Calibri" w:hAnsi="Calibri" w:cs="Times New Roman"/>
            <w:lang w:val="en-US"/>
          </w:rPr>
          <w:t>259.</w:t>
        </w:r>
        <w:r w:rsidRPr="00181FFC">
          <w:rPr>
            <w:rFonts w:ascii="Calibri" w:eastAsia="Calibri" w:hAnsi="Calibri" w:cs="Times New Roman"/>
            <w:lang w:val="en-US"/>
          </w:rPr>
          <w:tab/>
          <w:t>l "\"You were curious… about me?\""</w:t>
        </w:r>
      </w:ins>
    </w:p>
    <w:p w14:paraId="5DBA929F" w14:textId="77777777" w:rsidR="00181FFC" w:rsidRPr="00181FFC" w:rsidRDefault="00181FFC" w:rsidP="00181FFC">
      <w:pPr>
        <w:spacing w:line="600" w:lineRule="auto"/>
        <w:jc w:val="left"/>
        <w:rPr>
          <w:ins w:id="18586" w:author="UTENTE" w:date="2020-06-30T19:00:00Z"/>
          <w:rFonts w:ascii="Calibri" w:eastAsia="Calibri" w:hAnsi="Calibri" w:cs="Times New Roman"/>
          <w:lang w:val="en-US"/>
        </w:rPr>
      </w:pPr>
      <w:ins w:id="18587" w:author="UTENTE" w:date="2020-06-30T19:00:00Z">
        <w:r w:rsidRPr="00181FFC">
          <w:rPr>
            <w:rFonts w:ascii="Calibri" w:eastAsia="Calibri" w:hAnsi="Calibri" w:cs="Times New Roman"/>
            <w:lang w:val="en-US"/>
          </w:rPr>
          <w:t>260.</w:t>
        </w:r>
        <w:r w:rsidRPr="00181FFC">
          <w:rPr>
            <w:rFonts w:ascii="Calibri" w:eastAsia="Calibri" w:hAnsi="Calibri" w:cs="Times New Roman"/>
            <w:lang w:val="en-US"/>
          </w:rPr>
          <w:tab/>
          <w:t>mc "\"Yeah. Weird, huh? Guess I just can't help myself.\""</w:t>
        </w:r>
      </w:ins>
    </w:p>
    <w:p w14:paraId="5997C17D" w14:textId="77777777" w:rsidR="00181FFC" w:rsidRPr="00181FFC" w:rsidRDefault="00181FFC" w:rsidP="00181FFC">
      <w:pPr>
        <w:spacing w:line="600" w:lineRule="auto"/>
        <w:jc w:val="left"/>
        <w:rPr>
          <w:ins w:id="18588" w:author="UTENTE" w:date="2020-06-30T19:00:00Z"/>
          <w:rFonts w:ascii="Calibri" w:eastAsia="Calibri" w:hAnsi="Calibri" w:cs="Times New Roman"/>
          <w:lang w:val="en-US"/>
        </w:rPr>
      </w:pPr>
      <w:ins w:id="18589" w:author="UTENTE" w:date="2020-06-30T19:00:00Z">
        <w:r w:rsidRPr="00181FFC">
          <w:rPr>
            <w:rFonts w:ascii="Calibri" w:eastAsia="Calibri" w:hAnsi="Calibri" w:cs="Times New Roman"/>
            <w:lang w:val="en-US"/>
          </w:rPr>
          <w:t>261.</w:t>
        </w:r>
        <w:r w:rsidRPr="00181FFC">
          <w:rPr>
            <w:rFonts w:ascii="Calibri" w:eastAsia="Calibri" w:hAnsi="Calibri" w:cs="Times New Roman"/>
            <w:lang w:val="en-US"/>
          </w:rPr>
          <w:tab/>
          <w:t>l "\"…I thought you weren't gonna tease me.\""</w:t>
        </w:r>
      </w:ins>
    </w:p>
    <w:p w14:paraId="2DE6CF8C" w14:textId="77777777" w:rsidR="00181FFC" w:rsidRPr="00181FFC" w:rsidRDefault="00181FFC" w:rsidP="00181FFC">
      <w:pPr>
        <w:spacing w:line="600" w:lineRule="auto"/>
        <w:jc w:val="left"/>
        <w:rPr>
          <w:ins w:id="18590" w:author="UTENTE" w:date="2020-06-30T19:00:00Z"/>
          <w:rFonts w:ascii="Calibri" w:eastAsia="Calibri" w:hAnsi="Calibri" w:cs="Times New Roman"/>
          <w:lang w:val="en-US"/>
        </w:rPr>
      </w:pPr>
      <w:ins w:id="18591" w:author="UTENTE" w:date="2020-06-30T19:00:00Z">
        <w:r w:rsidRPr="00181FFC">
          <w:rPr>
            <w:rFonts w:ascii="Calibri" w:eastAsia="Calibri" w:hAnsi="Calibri" w:cs="Times New Roman"/>
            <w:lang w:val="en-US"/>
          </w:rPr>
          <w:t>262.</w:t>
        </w:r>
        <w:r w:rsidRPr="00181FFC">
          <w:rPr>
            <w:rFonts w:ascii="Calibri" w:eastAsia="Calibri" w:hAnsi="Calibri" w:cs="Times New Roman"/>
            <w:lang w:val="en-US"/>
          </w:rPr>
          <w:tab/>
          <w:t>mc "\"That one doesn't count, sorry.\""</w:t>
        </w:r>
      </w:ins>
    </w:p>
    <w:p w14:paraId="0AB5005C" w14:textId="77777777" w:rsidR="00181FFC" w:rsidRPr="00181FFC" w:rsidRDefault="00181FFC" w:rsidP="00181FFC">
      <w:pPr>
        <w:spacing w:line="600" w:lineRule="auto"/>
        <w:jc w:val="left"/>
        <w:rPr>
          <w:ins w:id="18592" w:author="UTENTE" w:date="2020-06-30T19:00:00Z"/>
          <w:rFonts w:ascii="Calibri" w:eastAsia="Calibri" w:hAnsi="Calibri" w:cs="Times New Roman"/>
          <w:lang w:val="en-US"/>
        </w:rPr>
      </w:pPr>
      <w:ins w:id="18593" w:author="UTENTE" w:date="2020-06-30T19:00:00Z">
        <w:r w:rsidRPr="00181FFC">
          <w:rPr>
            <w:rFonts w:ascii="Calibri" w:eastAsia="Calibri" w:hAnsi="Calibri" w:cs="Times New Roman"/>
            <w:lang w:val="en-US"/>
          </w:rPr>
          <w:t>263.</w:t>
        </w:r>
        <w:r w:rsidRPr="00181FFC">
          <w:rPr>
            <w:rFonts w:ascii="Calibri" w:eastAsia="Calibri" w:hAnsi="Calibri" w:cs="Times New Roman"/>
            <w:lang w:val="en-US"/>
          </w:rPr>
          <w:tab/>
          <w:t>n "Luka rolls his eyes, but he smirks faintly for a few moments."</w:t>
        </w:r>
      </w:ins>
    </w:p>
    <w:p w14:paraId="5CDB7C5F" w14:textId="77777777" w:rsidR="00181FFC" w:rsidRPr="00181FFC" w:rsidRDefault="00181FFC" w:rsidP="00181FFC">
      <w:pPr>
        <w:spacing w:line="600" w:lineRule="auto"/>
        <w:jc w:val="left"/>
        <w:rPr>
          <w:ins w:id="18594" w:author="UTENTE" w:date="2020-06-30T19:00:00Z"/>
          <w:rFonts w:ascii="Calibri" w:eastAsia="Calibri" w:hAnsi="Calibri" w:cs="Times New Roman"/>
          <w:lang w:val="en-US"/>
        </w:rPr>
      </w:pPr>
      <w:ins w:id="18595" w:author="UTENTE" w:date="2020-06-30T19:00:00Z">
        <w:r w:rsidRPr="00181FFC">
          <w:rPr>
            <w:rFonts w:ascii="Calibri" w:eastAsia="Calibri" w:hAnsi="Calibri" w:cs="Times New Roman"/>
            <w:lang w:val="en-US"/>
          </w:rPr>
          <w:t>264.</w:t>
        </w:r>
        <w:r w:rsidRPr="00181FFC">
          <w:rPr>
            <w:rFonts w:ascii="Calibri" w:eastAsia="Calibri" w:hAnsi="Calibri" w:cs="Times New Roman"/>
            <w:lang w:val="en-US"/>
          </w:rPr>
          <w:tab/>
          <w:t>n "Then, his expression grows more serious again, and he lets out a quiet sigh."</w:t>
        </w:r>
      </w:ins>
    </w:p>
    <w:p w14:paraId="6B3F3621" w14:textId="77777777" w:rsidR="00181FFC" w:rsidRPr="00181FFC" w:rsidRDefault="00181FFC" w:rsidP="00181FFC">
      <w:pPr>
        <w:spacing w:line="600" w:lineRule="auto"/>
        <w:jc w:val="left"/>
        <w:rPr>
          <w:ins w:id="18596" w:author="UTENTE" w:date="2020-06-30T19:00:00Z"/>
          <w:rFonts w:ascii="Calibri" w:eastAsia="Calibri" w:hAnsi="Calibri" w:cs="Times New Roman"/>
          <w:lang w:val="en-US"/>
        </w:rPr>
      </w:pPr>
      <w:ins w:id="18597" w:author="UTENTE" w:date="2020-06-30T19:00:00Z">
        <w:r w:rsidRPr="00181FFC">
          <w:rPr>
            <w:rFonts w:ascii="Calibri" w:eastAsia="Calibri" w:hAnsi="Calibri" w:cs="Times New Roman"/>
            <w:lang w:val="en-US"/>
          </w:rPr>
          <w:t>265.</w:t>
        </w:r>
        <w:r w:rsidRPr="00181FFC">
          <w:rPr>
            <w:rFonts w:ascii="Calibri" w:eastAsia="Calibri" w:hAnsi="Calibri" w:cs="Times New Roman"/>
            <w:lang w:val="en-US"/>
          </w:rPr>
          <w:tab/>
          <w:t>mc "\"…I deserve to know, don't I? After all, I'm the one doing your dirty work.\""</w:t>
        </w:r>
      </w:ins>
    </w:p>
    <w:p w14:paraId="730C8639" w14:textId="77777777" w:rsidR="00181FFC" w:rsidRPr="00181FFC" w:rsidRDefault="00181FFC" w:rsidP="00181FFC">
      <w:pPr>
        <w:spacing w:line="600" w:lineRule="auto"/>
        <w:jc w:val="left"/>
        <w:rPr>
          <w:ins w:id="18598" w:author="UTENTE" w:date="2020-06-30T19:00:00Z"/>
          <w:rFonts w:ascii="Calibri" w:eastAsia="Calibri" w:hAnsi="Calibri" w:cs="Times New Roman"/>
          <w:lang w:val="en-US"/>
        </w:rPr>
      </w:pPr>
      <w:ins w:id="18599" w:author="UTENTE" w:date="2020-06-30T19:00:00Z">
        <w:r w:rsidRPr="00181FFC">
          <w:rPr>
            <w:rFonts w:ascii="Calibri" w:eastAsia="Calibri" w:hAnsi="Calibri" w:cs="Times New Roman"/>
            <w:lang w:val="en-US"/>
          </w:rPr>
          <w:t>266.</w:t>
        </w:r>
        <w:r w:rsidRPr="00181FFC">
          <w:rPr>
            <w:rFonts w:ascii="Calibri" w:eastAsia="Calibri" w:hAnsi="Calibri" w:cs="Times New Roman"/>
            <w:lang w:val="en-US"/>
          </w:rPr>
          <w:tab/>
          <w:t>n "A bit annoyed, I raise an eyebrow at Luka."</w:t>
        </w:r>
      </w:ins>
    </w:p>
    <w:p w14:paraId="42862AD3" w14:textId="77777777" w:rsidR="00181FFC" w:rsidRPr="00181FFC" w:rsidRDefault="00181FFC" w:rsidP="00181FFC">
      <w:pPr>
        <w:spacing w:line="600" w:lineRule="auto"/>
        <w:jc w:val="left"/>
        <w:rPr>
          <w:ins w:id="18600" w:author="UTENTE" w:date="2020-06-30T19:00:00Z"/>
          <w:rFonts w:ascii="Calibri" w:eastAsia="Calibri" w:hAnsi="Calibri" w:cs="Times New Roman"/>
          <w:lang w:val="en-US"/>
        </w:rPr>
      </w:pPr>
      <w:ins w:id="18601" w:author="UTENTE" w:date="2020-06-30T19:00:00Z">
        <w:r w:rsidRPr="00181FFC">
          <w:rPr>
            <w:rFonts w:ascii="Calibri" w:eastAsia="Calibri" w:hAnsi="Calibri" w:cs="Times New Roman"/>
            <w:lang w:val="en-US"/>
          </w:rPr>
          <w:t>267.</w:t>
        </w:r>
        <w:r w:rsidRPr="00181FFC">
          <w:rPr>
            <w:rFonts w:ascii="Calibri" w:eastAsia="Calibri" w:hAnsi="Calibri" w:cs="Times New Roman"/>
            <w:lang w:val="en-US"/>
          </w:rPr>
          <w:tab/>
          <w:t>mc "\"Don't get so up in arms about it.\""</w:t>
        </w:r>
      </w:ins>
    </w:p>
    <w:p w14:paraId="3025ACB5" w14:textId="77777777" w:rsidR="00181FFC" w:rsidRPr="00181FFC" w:rsidRDefault="00181FFC" w:rsidP="00181FFC">
      <w:pPr>
        <w:spacing w:line="600" w:lineRule="auto"/>
        <w:jc w:val="left"/>
        <w:rPr>
          <w:ins w:id="18602" w:author="UTENTE" w:date="2020-06-30T19:00:00Z"/>
          <w:rFonts w:ascii="Calibri" w:eastAsia="Calibri" w:hAnsi="Calibri" w:cs="Times New Roman"/>
          <w:lang w:val="en-US"/>
        </w:rPr>
      </w:pPr>
      <w:ins w:id="18603" w:author="UTENTE" w:date="2020-06-30T19:00:00Z">
        <w:r w:rsidRPr="00181FFC">
          <w:rPr>
            <w:rFonts w:ascii="Calibri" w:eastAsia="Calibri" w:hAnsi="Calibri" w:cs="Times New Roman"/>
            <w:lang w:val="en-US"/>
          </w:rPr>
          <w:t>268.</w:t>
        </w:r>
        <w:r w:rsidRPr="00181FFC">
          <w:rPr>
            <w:rFonts w:ascii="Calibri" w:eastAsia="Calibri" w:hAnsi="Calibri" w:cs="Times New Roman"/>
            <w:lang w:val="en-US"/>
          </w:rPr>
          <w:tab/>
          <w:t>l "\"…\""</w:t>
        </w:r>
      </w:ins>
    </w:p>
    <w:p w14:paraId="305F5D3E" w14:textId="77777777" w:rsidR="00181FFC" w:rsidRPr="00181FFC" w:rsidRDefault="00181FFC" w:rsidP="00181FFC">
      <w:pPr>
        <w:spacing w:line="600" w:lineRule="auto"/>
        <w:jc w:val="left"/>
        <w:rPr>
          <w:ins w:id="18604" w:author="UTENTE" w:date="2020-06-30T19:00:00Z"/>
          <w:rFonts w:ascii="Calibri" w:eastAsia="Calibri" w:hAnsi="Calibri" w:cs="Times New Roman"/>
          <w:lang w:val="en-US"/>
        </w:rPr>
      </w:pPr>
      <w:ins w:id="18605" w:author="UTENTE" w:date="2020-06-30T19:00:00Z">
        <w:r w:rsidRPr="00181FFC">
          <w:rPr>
            <w:rFonts w:ascii="Calibri" w:eastAsia="Calibri" w:hAnsi="Calibri" w:cs="Times New Roman"/>
            <w:lang w:val="en-US"/>
          </w:rPr>
          <w:t>269.</w:t>
        </w:r>
        <w:r w:rsidRPr="00181FFC">
          <w:rPr>
            <w:rFonts w:ascii="Calibri" w:eastAsia="Calibri" w:hAnsi="Calibri" w:cs="Times New Roman"/>
            <w:lang w:val="en-US"/>
          </w:rPr>
          <w:tab/>
          <w:t>n "He averts his eyes, looking a bit like a scolded child."</w:t>
        </w:r>
      </w:ins>
    </w:p>
    <w:p w14:paraId="5588E3EC" w14:textId="77777777" w:rsidR="00181FFC" w:rsidRPr="00181FFC" w:rsidRDefault="00181FFC" w:rsidP="00181FFC">
      <w:pPr>
        <w:spacing w:line="600" w:lineRule="auto"/>
        <w:jc w:val="left"/>
        <w:rPr>
          <w:ins w:id="18606" w:author="UTENTE" w:date="2020-06-30T19:00:00Z"/>
          <w:rFonts w:ascii="Calibri" w:eastAsia="Calibri" w:hAnsi="Calibri" w:cs="Times New Roman"/>
          <w:lang w:val="en-US"/>
        </w:rPr>
      </w:pPr>
      <w:ins w:id="18607" w:author="UTENTE" w:date="2020-06-30T19:00:00Z">
        <w:r w:rsidRPr="00181FFC">
          <w:rPr>
            <w:rFonts w:ascii="Calibri" w:eastAsia="Calibri" w:hAnsi="Calibri" w:cs="Times New Roman"/>
            <w:lang w:val="en-US"/>
          </w:rPr>
          <w:t>270.</w:t>
        </w:r>
        <w:r w:rsidRPr="00181FFC">
          <w:rPr>
            <w:rFonts w:ascii="Calibri" w:eastAsia="Calibri" w:hAnsi="Calibri" w:cs="Times New Roman"/>
            <w:lang w:val="en-US"/>
          </w:rPr>
          <w:tab/>
          <w:t>mc "\"…If I'm being honest, I'm asking because of you –– not the deal.\""</w:t>
        </w:r>
      </w:ins>
    </w:p>
    <w:p w14:paraId="7F9CAAC0" w14:textId="77777777" w:rsidR="00181FFC" w:rsidRPr="00181FFC" w:rsidRDefault="00181FFC" w:rsidP="00181FFC">
      <w:pPr>
        <w:spacing w:line="600" w:lineRule="auto"/>
        <w:jc w:val="left"/>
        <w:rPr>
          <w:ins w:id="18608" w:author="UTENTE" w:date="2020-06-30T19:00:00Z"/>
          <w:rFonts w:ascii="Calibri" w:eastAsia="Calibri" w:hAnsi="Calibri" w:cs="Times New Roman"/>
        </w:rPr>
      </w:pPr>
      <w:ins w:id="18609" w:author="UTENTE" w:date="2020-06-30T19:00:00Z">
        <w:r w:rsidRPr="00181FFC">
          <w:rPr>
            <w:rFonts w:ascii="Calibri" w:eastAsia="Calibri" w:hAnsi="Calibri" w:cs="Times New Roman"/>
          </w:rPr>
          <w:t>271.</w:t>
        </w:r>
        <w:r w:rsidRPr="00181FFC">
          <w:rPr>
            <w:rFonts w:ascii="Calibri" w:eastAsia="Calibri" w:hAnsi="Calibri" w:cs="Times New Roman"/>
          </w:rPr>
          <w:tab/>
          <w:t>l "\"…\"" </w:t>
        </w:r>
        <w:r w:rsidRPr="00181FFC">
          <w:rPr>
            <w:rFonts w:ascii="Calibri" w:eastAsia="Calibri" w:hAnsi="Calibri" w:cs="Times New Roman"/>
          </w:rPr>
          <w:br w:type="page"/>
        </w:r>
      </w:ins>
    </w:p>
    <w:p w14:paraId="384F75AC" w14:textId="77777777" w:rsidR="00181FFC" w:rsidRPr="00181FFC" w:rsidRDefault="00181FFC" w:rsidP="00181FFC">
      <w:pPr>
        <w:spacing w:line="600" w:lineRule="auto"/>
        <w:jc w:val="left"/>
        <w:rPr>
          <w:ins w:id="18610" w:author="UTENTE" w:date="2020-06-30T19:00:00Z"/>
          <w:rFonts w:ascii="Calibri" w:eastAsia="Calibri" w:hAnsi="Calibri" w:cs="Times New Roman"/>
        </w:rPr>
      </w:pPr>
      <w:ins w:id="18611" w:author="UTENTE" w:date="2020-06-30T19:00:00Z">
        <w:r w:rsidRPr="00181FFC">
          <w:rPr>
            <w:rFonts w:ascii="Calibri" w:eastAsia="Calibri" w:hAnsi="Calibri" w:cs="Times New Roman"/>
          </w:rPr>
          <w:lastRenderedPageBreak/>
          <w:t>256.</w:t>
        </w:r>
        <w:r w:rsidRPr="00181FFC">
          <w:rPr>
            <w:rFonts w:ascii="Calibri" w:eastAsia="Calibri" w:hAnsi="Calibri" w:cs="Times New Roman"/>
          </w:rPr>
          <w:tab/>
          <w:t>mc "\"Sembra una cosa importante per te, quindi vorrei saperlo. Ma non ti prenderò in giro, promesso.\""</w:t>
        </w:r>
      </w:ins>
    </w:p>
    <w:p w14:paraId="5B620CF1" w14:textId="77777777" w:rsidR="00181FFC" w:rsidRPr="00181FFC" w:rsidRDefault="00181FFC" w:rsidP="00181FFC">
      <w:pPr>
        <w:spacing w:line="600" w:lineRule="auto"/>
        <w:jc w:val="left"/>
        <w:rPr>
          <w:ins w:id="18612" w:author="UTENTE" w:date="2020-06-30T19:00:00Z"/>
          <w:rFonts w:ascii="Calibri" w:eastAsia="Calibri" w:hAnsi="Calibri" w:cs="Times New Roman"/>
        </w:rPr>
      </w:pPr>
      <w:ins w:id="18613" w:author="UTENTE" w:date="2020-06-30T19:00:00Z">
        <w:r w:rsidRPr="00181FFC">
          <w:rPr>
            <w:rFonts w:ascii="Calibri" w:eastAsia="Calibri" w:hAnsi="Calibri" w:cs="Times New Roman"/>
          </w:rPr>
          <w:t>257.</w:t>
        </w:r>
        <w:r w:rsidRPr="00181FFC">
          <w:rPr>
            <w:rFonts w:ascii="Calibri" w:eastAsia="Calibri" w:hAnsi="Calibri" w:cs="Times New Roman"/>
          </w:rPr>
          <w:tab/>
          <w:t>n "Allungo il braccio per arruffare teneramente i capelli di Luka che, con mia grande sorpresa, non cerca nemmeno di schivarmi."</w:t>
        </w:r>
      </w:ins>
    </w:p>
    <w:p w14:paraId="5B976200" w14:textId="77777777" w:rsidR="00181FFC" w:rsidRPr="00181FFC" w:rsidRDefault="00181FFC" w:rsidP="00181FFC">
      <w:pPr>
        <w:spacing w:line="600" w:lineRule="auto"/>
        <w:jc w:val="left"/>
        <w:rPr>
          <w:ins w:id="18614" w:author="UTENTE" w:date="2020-06-30T19:00:00Z"/>
          <w:rFonts w:ascii="Calibri" w:eastAsia="Calibri" w:hAnsi="Calibri" w:cs="Times New Roman"/>
        </w:rPr>
      </w:pPr>
      <w:ins w:id="18615" w:author="UTENTE" w:date="2020-06-30T19:00:00Z">
        <w:r w:rsidRPr="00181FFC">
          <w:rPr>
            <w:rFonts w:ascii="Calibri" w:eastAsia="Calibri" w:hAnsi="Calibri" w:cs="Times New Roman"/>
          </w:rPr>
          <w:t>258.</w:t>
        </w:r>
        <w:r w:rsidRPr="00181FFC">
          <w:rPr>
            <w:rFonts w:ascii="Calibri" w:eastAsia="Calibri" w:hAnsi="Calibri" w:cs="Times New Roman"/>
          </w:rPr>
          <w:tab/>
          <w:t>l "\"Davvero?\""</w:t>
        </w:r>
      </w:ins>
    </w:p>
    <w:p w14:paraId="59977BC8" w14:textId="77777777" w:rsidR="00181FFC" w:rsidRPr="00181FFC" w:rsidRDefault="00181FFC" w:rsidP="00181FFC">
      <w:pPr>
        <w:spacing w:line="600" w:lineRule="auto"/>
        <w:jc w:val="left"/>
        <w:rPr>
          <w:ins w:id="18616" w:author="UTENTE" w:date="2020-06-30T19:00:00Z"/>
          <w:rFonts w:ascii="Calibri" w:eastAsia="Calibri" w:hAnsi="Calibri" w:cs="Times New Roman"/>
        </w:rPr>
      </w:pPr>
      <w:ins w:id="18617" w:author="UTENTE" w:date="2020-06-30T19:00:00Z">
        <w:r w:rsidRPr="00181FFC">
          <w:rPr>
            <w:rFonts w:ascii="Calibri" w:eastAsia="Calibri" w:hAnsi="Calibri" w:cs="Times New Roman"/>
          </w:rPr>
          <w:t>259.</w:t>
        </w:r>
        <w:r w:rsidRPr="00181FFC">
          <w:rPr>
            <w:rFonts w:ascii="Calibri" w:eastAsia="Calibri" w:hAnsi="Calibri" w:cs="Times New Roman"/>
          </w:rPr>
          <w:tab/>
          <w:t>l "\"Eri curioso… di me?\""</w:t>
        </w:r>
      </w:ins>
    </w:p>
    <w:p w14:paraId="23748312" w14:textId="77777777" w:rsidR="00181FFC" w:rsidRPr="00181FFC" w:rsidRDefault="00181FFC" w:rsidP="00181FFC">
      <w:pPr>
        <w:spacing w:line="600" w:lineRule="auto"/>
        <w:jc w:val="left"/>
        <w:rPr>
          <w:ins w:id="18618" w:author="UTENTE" w:date="2020-06-30T19:00:00Z"/>
          <w:rFonts w:ascii="Calibri" w:eastAsia="Calibri" w:hAnsi="Calibri" w:cs="Times New Roman"/>
        </w:rPr>
      </w:pPr>
      <w:ins w:id="18619" w:author="UTENTE" w:date="2020-06-30T19:00:00Z">
        <w:r w:rsidRPr="00181FFC">
          <w:rPr>
            <w:rFonts w:ascii="Calibri" w:eastAsia="Calibri" w:hAnsi="Calibri" w:cs="Times New Roman"/>
          </w:rPr>
          <w:t>260.</w:t>
        </w:r>
        <w:r w:rsidRPr="00181FFC">
          <w:rPr>
            <w:rFonts w:ascii="Calibri" w:eastAsia="Calibri" w:hAnsi="Calibri" w:cs="Times New Roman"/>
          </w:rPr>
          <w:tab/>
          <w:t>mc "\"Già. Strano, vero? Immagino di non poterne fare a meno.\""</w:t>
        </w:r>
      </w:ins>
    </w:p>
    <w:p w14:paraId="47D51418" w14:textId="77777777" w:rsidR="00181FFC" w:rsidRPr="00181FFC" w:rsidRDefault="00181FFC" w:rsidP="00181FFC">
      <w:pPr>
        <w:spacing w:line="600" w:lineRule="auto"/>
        <w:jc w:val="left"/>
        <w:rPr>
          <w:ins w:id="18620" w:author="UTENTE" w:date="2020-06-30T19:00:00Z"/>
          <w:rFonts w:ascii="Calibri" w:eastAsia="Calibri" w:hAnsi="Calibri" w:cs="Times New Roman"/>
        </w:rPr>
      </w:pPr>
      <w:ins w:id="18621" w:author="UTENTE" w:date="2020-06-30T19:00:00Z">
        <w:r w:rsidRPr="00181FFC">
          <w:rPr>
            <w:rFonts w:ascii="Calibri" w:eastAsia="Calibri" w:hAnsi="Calibri" w:cs="Times New Roman"/>
          </w:rPr>
          <w:t>261.</w:t>
        </w:r>
        <w:r w:rsidRPr="00181FFC">
          <w:rPr>
            <w:rFonts w:ascii="Calibri" w:eastAsia="Calibri" w:hAnsi="Calibri" w:cs="Times New Roman"/>
          </w:rPr>
          <w:tab/>
          <w:t>l "…Pensavo che non mi avresti preso in giro.\""</w:t>
        </w:r>
      </w:ins>
    </w:p>
    <w:p w14:paraId="5470AC4B" w14:textId="77777777" w:rsidR="00181FFC" w:rsidRPr="00181FFC" w:rsidRDefault="00181FFC" w:rsidP="00181FFC">
      <w:pPr>
        <w:spacing w:line="600" w:lineRule="auto"/>
        <w:jc w:val="left"/>
        <w:rPr>
          <w:ins w:id="18622" w:author="UTENTE" w:date="2020-06-30T19:00:00Z"/>
          <w:rFonts w:ascii="Calibri" w:eastAsia="Calibri" w:hAnsi="Calibri" w:cs="Times New Roman"/>
        </w:rPr>
      </w:pPr>
      <w:ins w:id="18623" w:author="UTENTE" w:date="2020-06-30T19:00:00Z">
        <w:r w:rsidRPr="00181FFC">
          <w:rPr>
            <w:rFonts w:ascii="Calibri" w:eastAsia="Calibri" w:hAnsi="Calibri" w:cs="Times New Roman"/>
          </w:rPr>
          <w:t>262.</w:t>
        </w:r>
        <w:r w:rsidRPr="00181FFC">
          <w:rPr>
            <w:rFonts w:ascii="Calibri" w:eastAsia="Calibri" w:hAnsi="Calibri" w:cs="Times New Roman"/>
          </w:rPr>
          <w:tab/>
          <w:t>mc "\"Quella non conta, scusa.\""</w:t>
        </w:r>
      </w:ins>
    </w:p>
    <w:p w14:paraId="018E8F58" w14:textId="77777777" w:rsidR="00181FFC" w:rsidRPr="00181FFC" w:rsidRDefault="00181FFC" w:rsidP="00181FFC">
      <w:pPr>
        <w:spacing w:line="600" w:lineRule="auto"/>
        <w:jc w:val="left"/>
        <w:rPr>
          <w:ins w:id="18624" w:author="UTENTE" w:date="2020-06-30T19:00:00Z"/>
          <w:rFonts w:ascii="Calibri" w:eastAsia="Calibri" w:hAnsi="Calibri" w:cs="Times New Roman"/>
        </w:rPr>
      </w:pPr>
      <w:ins w:id="18625" w:author="UTENTE" w:date="2020-06-30T19:00:00Z">
        <w:r w:rsidRPr="00181FFC">
          <w:rPr>
            <w:rFonts w:ascii="Calibri" w:eastAsia="Calibri" w:hAnsi="Calibri" w:cs="Times New Roman"/>
          </w:rPr>
          <w:t>263.</w:t>
        </w:r>
        <w:r w:rsidRPr="00181FFC">
          <w:rPr>
            <w:rFonts w:ascii="Calibri" w:eastAsia="Calibri" w:hAnsi="Calibri" w:cs="Times New Roman"/>
          </w:rPr>
          <w:tab/>
          <w:t>n "Luka alza gli occhi al cielo, ma sorride debolmente per qualche istante."</w:t>
        </w:r>
      </w:ins>
    </w:p>
    <w:p w14:paraId="551DCB21" w14:textId="77777777" w:rsidR="00181FFC" w:rsidRPr="00181FFC" w:rsidRDefault="00181FFC" w:rsidP="00181FFC">
      <w:pPr>
        <w:spacing w:line="600" w:lineRule="auto"/>
        <w:jc w:val="left"/>
        <w:rPr>
          <w:ins w:id="18626" w:author="UTENTE" w:date="2020-06-30T19:00:00Z"/>
          <w:rFonts w:ascii="Calibri" w:eastAsia="Calibri" w:hAnsi="Calibri" w:cs="Times New Roman"/>
        </w:rPr>
      </w:pPr>
      <w:ins w:id="18627" w:author="UTENTE" w:date="2020-06-30T19:00:00Z">
        <w:r w:rsidRPr="00181FFC">
          <w:rPr>
            <w:rFonts w:ascii="Calibri" w:eastAsia="Calibri" w:hAnsi="Calibri" w:cs="Times New Roman"/>
          </w:rPr>
          <w:t>264.</w:t>
        </w:r>
        <w:r w:rsidRPr="00181FFC">
          <w:rPr>
            <w:rFonts w:ascii="Calibri" w:eastAsia="Calibri" w:hAnsi="Calibri" w:cs="Times New Roman"/>
          </w:rPr>
          <w:tab/>
          <w:t>n "Poi, la sua espressione si fa ancora più seria e lascia andare un lieve sospiro."</w:t>
        </w:r>
      </w:ins>
    </w:p>
    <w:p w14:paraId="7306989D" w14:textId="77777777" w:rsidR="00181FFC" w:rsidRPr="00181FFC" w:rsidRDefault="00181FFC" w:rsidP="00181FFC">
      <w:pPr>
        <w:spacing w:line="600" w:lineRule="auto"/>
        <w:jc w:val="left"/>
        <w:rPr>
          <w:ins w:id="18628" w:author="UTENTE" w:date="2020-06-30T19:00:00Z"/>
          <w:rFonts w:ascii="Calibri" w:eastAsia="Calibri" w:hAnsi="Calibri" w:cs="Times New Roman"/>
        </w:rPr>
      </w:pPr>
      <w:ins w:id="18629" w:author="UTENTE" w:date="2020-06-30T19:00:00Z">
        <w:r w:rsidRPr="00181FFC">
          <w:rPr>
            <w:rFonts w:ascii="Calibri" w:eastAsia="Calibri" w:hAnsi="Calibri" w:cs="Times New Roman"/>
          </w:rPr>
          <w:t>265.</w:t>
        </w:r>
        <w:r w:rsidRPr="00181FFC">
          <w:rPr>
            <w:rFonts w:ascii="Calibri" w:eastAsia="Calibri" w:hAnsi="Calibri" w:cs="Times New Roman"/>
          </w:rPr>
          <w:tab/>
          <w:t>mc "\"…Ho il diritto di sapere, no? Dopotutto, sono io quello che sta facendo il tuo lavoro sporco.\""</w:t>
        </w:r>
      </w:ins>
    </w:p>
    <w:p w14:paraId="5F19AC5B" w14:textId="77777777" w:rsidR="00181FFC" w:rsidRPr="00181FFC" w:rsidRDefault="00181FFC" w:rsidP="00181FFC">
      <w:pPr>
        <w:spacing w:line="600" w:lineRule="auto"/>
        <w:jc w:val="left"/>
        <w:rPr>
          <w:ins w:id="18630" w:author="UTENTE" w:date="2020-06-30T19:00:00Z"/>
          <w:rFonts w:ascii="Calibri" w:eastAsia="Calibri" w:hAnsi="Calibri" w:cs="Times New Roman"/>
        </w:rPr>
      </w:pPr>
      <w:ins w:id="18631" w:author="UTENTE" w:date="2020-06-30T19:00:00Z">
        <w:r w:rsidRPr="00181FFC">
          <w:rPr>
            <w:rFonts w:ascii="Calibri" w:eastAsia="Calibri" w:hAnsi="Calibri" w:cs="Times New Roman"/>
          </w:rPr>
          <w:t>266.</w:t>
        </w:r>
        <w:r w:rsidRPr="00181FFC">
          <w:rPr>
            <w:rFonts w:ascii="Calibri" w:eastAsia="Calibri" w:hAnsi="Calibri" w:cs="Times New Roman"/>
          </w:rPr>
          <w:tab/>
          <w:t>n "Un po' infastidito, sollevo un sopracciglio verso Luka."</w:t>
        </w:r>
      </w:ins>
    </w:p>
    <w:p w14:paraId="76F5F97E" w14:textId="77777777" w:rsidR="00181FFC" w:rsidRPr="00181FFC" w:rsidRDefault="00181FFC" w:rsidP="00181FFC">
      <w:pPr>
        <w:spacing w:line="600" w:lineRule="auto"/>
        <w:jc w:val="left"/>
        <w:rPr>
          <w:ins w:id="18632" w:author="UTENTE" w:date="2020-06-30T19:00:00Z"/>
          <w:rFonts w:ascii="Calibri" w:eastAsia="Calibri" w:hAnsi="Calibri" w:cs="Times New Roman"/>
        </w:rPr>
      </w:pPr>
      <w:ins w:id="18633" w:author="UTENTE" w:date="2020-06-30T19:00:00Z">
        <w:r w:rsidRPr="00181FFC">
          <w:rPr>
            <w:rFonts w:ascii="Calibri" w:eastAsia="Calibri" w:hAnsi="Calibri" w:cs="Times New Roman"/>
          </w:rPr>
          <w:t>267.</w:t>
        </w:r>
        <w:r w:rsidRPr="00181FFC">
          <w:rPr>
            <w:rFonts w:ascii="Calibri" w:eastAsia="Calibri" w:hAnsi="Calibri" w:cs="Times New Roman"/>
          </w:rPr>
          <w:tab/>
          <w:t>mc "\"Non incazzarti così.\""</w:t>
        </w:r>
      </w:ins>
    </w:p>
    <w:p w14:paraId="55716031" w14:textId="77777777" w:rsidR="00181FFC" w:rsidRPr="00181FFC" w:rsidRDefault="00181FFC" w:rsidP="00181FFC">
      <w:pPr>
        <w:spacing w:line="600" w:lineRule="auto"/>
        <w:jc w:val="left"/>
        <w:rPr>
          <w:ins w:id="18634" w:author="UTENTE" w:date="2020-06-30T19:00:00Z"/>
          <w:rFonts w:ascii="Calibri" w:eastAsia="Calibri" w:hAnsi="Calibri" w:cs="Times New Roman"/>
        </w:rPr>
      </w:pPr>
      <w:ins w:id="18635" w:author="UTENTE" w:date="2020-06-30T19:00:00Z">
        <w:r w:rsidRPr="00181FFC">
          <w:rPr>
            <w:rFonts w:ascii="Calibri" w:eastAsia="Calibri" w:hAnsi="Calibri" w:cs="Times New Roman"/>
          </w:rPr>
          <w:t>268.</w:t>
        </w:r>
        <w:r w:rsidRPr="00181FFC">
          <w:rPr>
            <w:rFonts w:ascii="Calibri" w:eastAsia="Calibri" w:hAnsi="Calibri" w:cs="Times New Roman"/>
          </w:rPr>
          <w:tab/>
          <w:t>l "\"…\""</w:t>
        </w:r>
      </w:ins>
    </w:p>
    <w:p w14:paraId="798416BB" w14:textId="77777777" w:rsidR="00181FFC" w:rsidRPr="00181FFC" w:rsidRDefault="00181FFC" w:rsidP="00181FFC">
      <w:pPr>
        <w:spacing w:line="600" w:lineRule="auto"/>
        <w:jc w:val="left"/>
        <w:rPr>
          <w:ins w:id="18636" w:author="UTENTE" w:date="2020-06-30T19:00:00Z"/>
          <w:rFonts w:ascii="Calibri" w:eastAsia="Calibri" w:hAnsi="Calibri" w:cs="Times New Roman"/>
        </w:rPr>
      </w:pPr>
      <w:ins w:id="18637" w:author="UTENTE" w:date="2020-06-30T19:00:00Z">
        <w:r w:rsidRPr="00181FFC">
          <w:rPr>
            <w:rFonts w:ascii="Calibri" w:eastAsia="Calibri" w:hAnsi="Calibri" w:cs="Times New Roman"/>
          </w:rPr>
          <w:t>269.</w:t>
        </w:r>
        <w:r w:rsidRPr="00181FFC">
          <w:rPr>
            <w:rFonts w:ascii="Calibri" w:eastAsia="Calibri" w:hAnsi="Calibri" w:cs="Times New Roman"/>
          </w:rPr>
          <w:tab/>
          <w:t>n "Distoglie lo sguardo, apparendo come un bambino appena rimproverato."</w:t>
        </w:r>
      </w:ins>
    </w:p>
    <w:p w14:paraId="5B690974" w14:textId="77777777" w:rsidR="00181FFC" w:rsidRPr="00181FFC" w:rsidRDefault="00181FFC" w:rsidP="00181FFC">
      <w:pPr>
        <w:spacing w:line="600" w:lineRule="auto"/>
        <w:jc w:val="left"/>
        <w:rPr>
          <w:ins w:id="18638" w:author="UTENTE" w:date="2020-06-30T19:00:00Z"/>
          <w:rFonts w:ascii="Calibri" w:eastAsia="Calibri" w:hAnsi="Calibri" w:cs="Times New Roman"/>
        </w:rPr>
      </w:pPr>
      <w:ins w:id="18639" w:author="UTENTE" w:date="2020-06-30T19:00:00Z">
        <w:r w:rsidRPr="00181FFC">
          <w:rPr>
            <w:rFonts w:ascii="Calibri" w:eastAsia="Calibri" w:hAnsi="Calibri" w:cs="Times New Roman"/>
          </w:rPr>
          <w:t>270.</w:t>
        </w:r>
        <w:r w:rsidRPr="00181FFC">
          <w:rPr>
            <w:rFonts w:ascii="Calibri" w:eastAsia="Calibri" w:hAnsi="Calibri" w:cs="Times New Roman"/>
          </w:rPr>
          <w:tab/>
          <w:t>mc "\"…Se devo essere sincero, te lo sto chiedendo per sapere di te - non c'entra niente con il patto.\""</w:t>
        </w:r>
      </w:ins>
    </w:p>
    <w:p w14:paraId="679C9B5A" w14:textId="77777777" w:rsidR="00181FFC" w:rsidRPr="00181FFC" w:rsidRDefault="00181FFC" w:rsidP="00181FFC">
      <w:pPr>
        <w:spacing w:line="600" w:lineRule="auto"/>
        <w:jc w:val="left"/>
        <w:rPr>
          <w:ins w:id="18640" w:author="UTENTE" w:date="2020-06-30T19:00:00Z"/>
          <w:rFonts w:ascii="Calibri" w:eastAsia="Calibri" w:hAnsi="Calibri" w:cs="Times New Roman"/>
          <w:lang w:val="en-US"/>
          <w:rPrChange w:id="18641" w:author="UTENTE" w:date="2020-06-30T19:00:00Z">
            <w:rPr>
              <w:ins w:id="18642" w:author="UTENTE" w:date="2020-06-30T19:00:00Z"/>
              <w:rFonts w:ascii="Calibri" w:eastAsia="Calibri" w:hAnsi="Calibri" w:cs="Times New Roman"/>
            </w:rPr>
          </w:rPrChange>
        </w:rPr>
      </w:pPr>
      <w:ins w:id="18643" w:author="UTENTE" w:date="2020-06-30T19:00:00Z">
        <w:r w:rsidRPr="00181FFC">
          <w:rPr>
            <w:rFonts w:ascii="Calibri" w:eastAsia="Calibri" w:hAnsi="Calibri" w:cs="Times New Roman"/>
            <w:lang w:val="en-US"/>
            <w:rPrChange w:id="18644" w:author="UTENTE" w:date="2020-06-30T19:00:00Z">
              <w:rPr>
                <w:rFonts w:ascii="Calibri" w:eastAsia="Calibri" w:hAnsi="Calibri" w:cs="Times New Roman"/>
              </w:rPr>
            </w:rPrChange>
          </w:rPr>
          <w:t>271.</w:t>
        </w:r>
        <w:r w:rsidRPr="00181FFC">
          <w:rPr>
            <w:rFonts w:ascii="Calibri" w:eastAsia="Calibri" w:hAnsi="Calibri" w:cs="Times New Roman"/>
            <w:lang w:val="en-US"/>
            <w:rPrChange w:id="18645" w:author="UTENTE" w:date="2020-06-30T19:00:00Z">
              <w:rPr>
                <w:rFonts w:ascii="Calibri" w:eastAsia="Calibri" w:hAnsi="Calibri" w:cs="Times New Roman"/>
              </w:rPr>
            </w:rPrChange>
          </w:rPr>
          <w:tab/>
          <w:t>l "\"…\"" </w:t>
        </w:r>
        <w:r w:rsidRPr="00181FFC">
          <w:rPr>
            <w:rFonts w:ascii="Calibri" w:eastAsia="Calibri" w:hAnsi="Calibri" w:cs="Times New Roman"/>
            <w:lang w:val="en-US"/>
            <w:rPrChange w:id="18646" w:author="UTENTE" w:date="2020-06-30T19:00:00Z">
              <w:rPr>
                <w:rFonts w:ascii="Calibri" w:eastAsia="Calibri" w:hAnsi="Calibri" w:cs="Times New Roman"/>
              </w:rPr>
            </w:rPrChange>
          </w:rPr>
          <w:br w:type="page"/>
        </w:r>
      </w:ins>
    </w:p>
    <w:p w14:paraId="7E00C154" w14:textId="77777777" w:rsidR="00181FFC" w:rsidRPr="00181FFC" w:rsidRDefault="00181FFC" w:rsidP="00181FFC">
      <w:pPr>
        <w:spacing w:line="600" w:lineRule="auto"/>
        <w:jc w:val="left"/>
        <w:rPr>
          <w:ins w:id="18647" w:author="UTENTE" w:date="2020-06-30T19:00:00Z"/>
          <w:rFonts w:ascii="Calibri" w:eastAsia="Calibri" w:hAnsi="Calibri" w:cs="Times New Roman"/>
          <w:lang w:val="en-US"/>
        </w:rPr>
      </w:pPr>
      <w:ins w:id="18648" w:author="UTENTE" w:date="2020-06-30T19:00:00Z">
        <w:r w:rsidRPr="00181FFC">
          <w:rPr>
            <w:rFonts w:ascii="Calibri" w:eastAsia="Calibri" w:hAnsi="Calibri" w:cs="Times New Roman"/>
            <w:lang w:val="en-US"/>
          </w:rPr>
          <w:lastRenderedPageBreak/>
          <w:t>272.</w:t>
        </w:r>
        <w:r w:rsidRPr="00181FFC">
          <w:rPr>
            <w:rFonts w:ascii="Calibri" w:eastAsia="Calibri" w:hAnsi="Calibri" w:cs="Times New Roman"/>
            <w:lang w:val="en-US"/>
          </w:rPr>
          <w:tab/>
          <w:t>n "Luka narrows his eyes at me in a mixture of suspicion and confusion."</w:t>
        </w:r>
      </w:ins>
    </w:p>
    <w:p w14:paraId="7E05BA75" w14:textId="77777777" w:rsidR="00181FFC" w:rsidRPr="00181FFC" w:rsidRDefault="00181FFC" w:rsidP="00181FFC">
      <w:pPr>
        <w:spacing w:line="600" w:lineRule="auto"/>
        <w:jc w:val="left"/>
        <w:rPr>
          <w:ins w:id="18649" w:author="UTENTE" w:date="2020-06-30T19:00:00Z"/>
          <w:rFonts w:ascii="Calibri" w:eastAsia="Calibri" w:hAnsi="Calibri" w:cs="Times New Roman"/>
          <w:lang w:val="en-US"/>
        </w:rPr>
      </w:pPr>
      <w:ins w:id="18650" w:author="UTENTE" w:date="2020-06-30T19:00:00Z">
        <w:r w:rsidRPr="00181FFC">
          <w:rPr>
            <w:rFonts w:ascii="Calibri" w:eastAsia="Calibri" w:hAnsi="Calibri" w:cs="Times New Roman"/>
            <w:lang w:val="en-US"/>
          </w:rPr>
          <w:t>273.</w:t>
        </w:r>
        <w:r w:rsidRPr="00181FFC">
          <w:rPr>
            <w:rFonts w:ascii="Calibri" w:eastAsia="Calibri" w:hAnsi="Calibri" w:cs="Times New Roman"/>
            <w:lang w:val="en-US"/>
          </w:rPr>
          <w:tab/>
          <w:t>mc "\"Hey, hey, don't give me that look. I think my curiosity's pretty justified.\""</w:t>
        </w:r>
      </w:ins>
    </w:p>
    <w:p w14:paraId="3CCF1FF4" w14:textId="77777777" w:rsidR="00181FFC" w:rsidRPr="00181FFC" w:rsidRDefault="00181FFC" w:rsidP="00181FFC">
      <w:pPr>
        <w:spacing w:line="600" w:lineRule="auto"/>
        <w:jc w:val="left"/>
        <w:rPr>
          <w:ins w:id="18651" w:author="UTENTE" w:date="2020-06-30T19:00:00Z"/>
          <w:rFonts w:ascii="Calibri" w:eastAsia="Calibri" w:hAnsi="Calibri" w:cs="Times New Roman"/>
          <w:lang w:val="en-US"/>
        </w:rPr>
      </w:pPr>
      <w:ins w:id="18652" w:author="UTENTE" w:date="2020-06-30T19:00:00Z">
        <w:r w:rsidRPr="00181FFC">
          <w:rPr>
            <w:rFonts w:ascii="Calibri" w:eastAsia="Calibri" w:hAnsi="Calibri" w:cs="Times New Roman"/>
            <w:lang w:val="en-US"/>
          </w:rPr>
          <w:t>274.</w:t>
        </w:r>
        <w:r w:rsidRPr="00181FFC">
          <w:rPr>
            <w:rFonts w:ascii="Calibri" w:eastAsia="Calibri" w:hAnsi="Calibri" w:cs="Times New Roman"/>
            <w:lang w:val="en-US"/>
          </w:rPr>
          <w:tab/>
          <w:t>mc "\"You barged your way into my life, and if you're here to stay, I'd like to know more about you… even if it's just a little bit.\""</w:t>
        </w:r>
      </w:ins>
    </w:p>
    <w:p w14:paraId="71099A72" w14:textId="77777777" w:rsidR="00181FFC" w:rsidRPr="00181FFC" w:rsidRDefault="00181FFC" w:rsidP="00181FFC">
      <w:pPr>
        <w:spacing w:line="600" w:lineRule="auto"/>
        <w:jc w:val="left"/>
        <w:rPr>
          <w:ins w:id="18653" w:author="UTENTE" w:date="2020-06-30T19:00:00Z"/>
          <w:rFonts w:ascii="Calibri" w:eastAsia="Calibri" w:hAnsi="Calibri" w:cs="Times New Roman"/>
          <w:lang w:val="en-US"/>
        </w:rPr>
      </w:pPr>
      <w:ins w:id="18654" w:author="UTENTE" w:date="2020-06-30T19:00:00Z">
        <w:r w:rsidRPr="00181FFC">
          <w:rPr>
            <w:rFonts w:ascii="Calibri" w:eastAsia="Calibri" w:hAnsi="Calibri" w:cs="Times New Roman"/>
            <w:lang w:val="en-US"/>
          </w:rPr>
          <w:t>275.</w:t>
        </w:r>
        <w:r w:rsidRPr="00181FFC">
          <w:rPr>
            <w:rFonts w:ascii="Calibri" w:eastAsia="Calibri" w:hAnsi="Calibri" w:cs="Times New Roman"/>
            <w:lang w:val="en-US"/>
          </w:rPr>
          <w:tab/>
          <w:t>n "I realize how cheesy my words sound after they leave my mouth, but they're completely true."</w:t>
        </w:r>
      </w:ins>
    </w:p>
    <w:p w14:paraId="1876FA35" w14:textId="77777777" w:rsidR="00181FFC" w:rsidRPr="00181FFC" w:rsidRDefault="00181FFC" w:rsidP="00181FFC">
      <w:pPr>
        <w:spacing w:line="600" w:lineRule="auto"/>
        <w:jc w:val="left"/>
        <w:rPr>
          <w:ins w:id="18655" w:author="UTENTE" w:date="2020-06-30T19:00:00Z"/>
          <w:rFonts w:ascii="Calibri" w:eastAsia="Calibri" w:hAnsi="Calibri" w:cs="Times New Roman"/>
          <w:lang w:val="en-US"/>
        </w:rPr>
      </w:pPr>
      <w:ins w:id="18656" w:author="UTENTE" w:date="2020-06-30T19:00:00Z">
        <w:r w:rsidRPr="00181FFC">
          <w:rPr>
            <w:rFonts w:ascii="Calibri" w:eastAsia="Calibri" w:hAnsi="Calibri" w:cs="Times New Roman"/>
            <w:lang w:val="en-US"/>
          </w:rPr>
          <w:t>276.</w:t>
        </w:r>
        <w:r w:rsidRPr="00181FFC">
          <w:rPr>
            <w:rFonts w:ascii="Calibri" w:eastAsia="Calibri" w:hAnsi="Calibri" w:cs="Times New Roman"/>
            <w:lang w:val="en-US"/>
          </w:rPr>
          <w:tab/>
          <w:t>n "A certain protective feeling comes over me whenever I look at Luka. {w}I want to know what he's aiming for, since I don't want him to rush into anything stupid."</w:t>
        </w:r>
      </w:ins>
    </w:p>
    <w:p w14:paraId="27698139" w14:textId="77777777" w:rsidR="00181FFC" w:rsidRPr="00181FFC" w:rsidRDefault="00181FFC" w:rsidP="00181FFC">
      <w:pPr>
        <w:spacing w:line="600" w:lineRule="auto"/>
        <w:jc w:val="left"/>
        <w:rPr>
          <w:ins w:id="18657" w:author="UTENTE" w:date="2020-06-30T19:00:00Z"/>
          <w:rFonts w:ascii="Calibri" w:eastAsia="Calibri" w:hAnsi="Calibri" w:cs="Times New Roman"/>
          <w:lang w:val="en-US"/>
        </w:rPr>
      </w:pPr>
      <w:ins w:id="18658" w:author="UTENTE" w:date="2020-06-30T19:00:00Z">
        <w:r w:rsidRPr="00181FFC">
          <w:rPr>
            <w:rFonts w:ascii="Calibri" w:eastAsia="Calibri" w:hAnsi="Calibri" w:cs="Times New Roman"/>
            <w:lang w:val="en-US"/>
          </w:rPr>
          <w:t>277.</w:t>
        </w:r>
        <w:r w:rsidRPr="00181FFC">
          <w:rPr>
            <w:rFonts w:ascii="Calibri" w:eastAsia="Calibri" w:hAnsi="Calibri" w:cs="Times New Roman"/>
            <w:lang w:val="en-US"/>
          </w:rPr>
          <w:tab/>
          <w:t>l "\"You're a really weird guy, [mc].\""</w:t>
        </w:r>
      </w:ins>
    </w:p>
    <w:p w14:paraId="158F2381" w14:textId="77777777" w:rsidR="00181FFC" w:rsidRPr="00181FFC" w:rsidRDefault="00181FFC" w:rsidP="00181FFC">
      <w:pPr>
        <w:spacing w:line="600" w:lineRule="auto"/>
        <w:jc w:val="left"/>
        <w:rPr>
          <w:ins w:id="18659" w:author="UTENTE" w:date="2020-06-30T19:00:00Z"/>
          <w:rFonts w:ascii="Calibri" w:eastAsia="Calibri" w:hAnsi="Calibri" w:cs="Times New Roman"/>
          <w:lang w:val="en-US"/>
        </w:rPr>
      </w:pPr>
      <w:ins w:id="18660" w:author="UTENTE" w:date="2020-06-30T19:00:00Z">
        <w:r w:rsidRPr="00181FFC">
          <w:rPr>
            <w:rFonts w:ascii="Calibri" w:eastAsia="Calibri" w:hAnsi="Calibri" w:cs="Times New Roman"/>
            <w:lang w:val="en-US"/>
          </w:rPr>
          <w:t>278.</w:t>
        </w:r>
        <w:r w:rsidRPr="00181FFC">
          <w:rPr>
            <w:rFonts w:ascii="Calibri" w:eastAsia="Calibri" w:hAnsi="Calibri" w:cs="Times New Roman"/>
            <w:lang w:val="en-US"/>
          </w:rPr>
          <w:tab/>
          <w:t>l "\"Like… completely, hopelessly nuts.\""</w:t>
        </w:r>
      </w:ins>
    </w:p>
    <w:p w14:paraId="2F51BD64" w14:textId="77777777" w:rsidR="00181FFC" w:rsidRPr="00181FFC" w:rsidRDefault="00181FFC" w:rsidP="00181FFC">
      <w:pPr>
        <w:spacing w:line="600" w:lineRule="auto"/>
        <w:jc w:val="left"/>
        <w:rPr>
          <w:ins w:id="18661" w:author="UTENTE" w:date="2020-06-30T19:00:00Z"/>
          <w:rFonts w:ascii="Calibri" w:eastAsia="Calibri" w:hAnsi="Calibri" w:cs="Times New Roman"/>
          <w:lang w:val="en-US"/>
        </w:rPr>
      </w:pPr>
      <w:ins w:id="18662" w:author="UTENTE" w:date="2020-06-30T19:00:00Z">
        <w:r w:rsidRPr="00181FFC">
          <w:rPr>
            <w:rFonts w:ascii="Calibri" w:eastAsia="Calibri" w:hAnsi="Calibri" w:cs="Times New Roman"/>
            <w:lang w:val="en-US"/>
          </w:rPr>
          <w:t>279.</w:t>
        </w:r>
        <w:r w:rsidRPr="00181FFC">
          <w:rPr>
            <w:rFonts w:ascii="Calibri" w:eastAsia="Calibri" w:hAnsi="Calibri" w:cs="Times New Roman"/>
            <w:lang w:val="en-US"/>
          </w:rPr>
          <w:tab/>
          <w:t>n "Although Luka rolls his eyes at me, an embarrassed smile warms his face."</w:t>
        </w:r>
      </w:ins>
    </w:p>
    <w:p w14:paraId="6DDB81A3" w14:textId="77777777" w:rsidR="00181FFC" w:rsidRPr="00181FFC" w:rsidRDefault="00181FFC" w:rsidP="00181FFC">
      <w:pPr>
        <w:spacing w:line="600" w:lineRule="auto"/>
        <w:jc w:val="left"/>
        <w:rPr>
          <w:ins w:id="18663" w:author="UTENTE" w:date="2020-06-30T19:00:00Z"/>
          <w:rFonts w:ascii="Calibri" w:eastAsia="Calibri" w:hAnsi="Calibri" w:cs="Times New Roman"/>
          <w:lang w:val="en-US"/>
        </w:rPr>
      </w:pPr>
      <w:ins w:id="18664" w:author="UTENTE" w:date="2020-06-30T19:00:00Z">
        <w:r w:rsidRPr="00181FFC">
          <w:rPr>
            <w:rFonts w:ascii="Calibri" w:eastAsia="Calibri" w:hAnsi="Calibri" w:cs="Times New Roman"/>
            <w:lang w:val="en-US"/>
          </w:rPr>
          <w:t>280.</w:t>
        </w:r>
        <w:r w:rsidRPr="00181FFC">
          <w:rPr>
            <w:rFonts w:ascii="Calibri" w:eastAsia="Calibri" w:hAnsi="Calibri" w:cs="Times New Roman"/>
            <w:lang w:val="en-US"/>
          </w:rPr>
          <w:tab/>
          <w:t>n "He turns his head away to scratch at his cheek, pausing for a moment before he turns back to me."</w:t>
        </w:r>
      </w:ins>
    </w:p>
    <w:p w14:paraId="19094207" w14:textId="77777777" w:rsidR="00181FFC" w:rsidRPr="00181FFC" w:rsidRDefault="00181FFC" w:rsidP="00181FFC">
      <w:pPr>
        <w:spacing w:line="600" w:lineRule="auto"/>
        <w:jc w:val="left"/>
        <w:rPr>
          <w:ins w:id="18665" w:author="UTENTE" w:date="2020-06-30T19:00:00Z"/>
          <w:rFonts w:ascii="Calibri" w:eastAsia="Calibri" w:hAnsi="Calibri" w:cs="Times New Roman"/>
          <w:lang w:val="en-US"/>
        </w:rPr>
      </w:pPr>
      <w:ins w:id="18666" w:author="UTENTE" w:date="2020-06-30T19:00:00Z">
        <w:r w:rsidRPr="00181FFC">
          <w:rPr>
            <w:rFonts w:ascii="Calibri" w:eastAsia="Calibri" w:hAnsi="Calibri" w:cs="Times New Roman"/>
            <w:lang w:val="en-US"/>
          </w:rPr>
          <w:t>281.</w:t>
        </w:r>
        <w:r w:rsidRPr="00181FFC">
          <w:rPr>
            <w:rFonts w:ascii="Calibri" w:eastAsia="Calibri" w:hAnsi="Calibri" w:cs="Times New Roman"/>
            <w:lang w:val="en-US"/>
          </w:rPr>
          <w:tab/>
          <w:t>l "\"…I'm looking for someone.\""</w:t>
        </w:r>
      </w:ins>
    </w:p>
    <w:p w14:paraId="1336CB1B" w14:textId="77777777" w:rsidR="00181FFC" w:rsidRPr="00181FFC" w:rsidRDefault="00181FFC" w:rsidP="00181FFC">
      <w:pPr>
        <w:spacing w:line="600" w:lineRule="auto"/>
        <w:jc w:val="left"/>
        <w:rPr>
          <w:ins w:id="18667" w:author="UTENTE" w:date="2020-06-30T19:00:00Z"/>
          <w:rFonts w:ascii="Calibri" w:eastAsia="Calibri" w:hAnsi="Calibri" w:cs="Times New Roman"/>
          <w:lang w:val="en-US"/>
        </w:rPr>
      </w:pPr>
      <w:ins w:id="18668" w:author="UTENTE" w:date="2020-06-30T19:00:00Z">
        <w:r w:rsidRPr="00181FFC">
          <w:rPr>
            <w:rFonts w:ascii="Calibri" w:eastAsia="Calibri" w:hAnsi="Calibri" w:cs="Times New Roman"/>
            <w:lang w:val="en-US"/>
          </w:rPr>
          <w:t>282.</w:t>
        </w:r>
        <w:r w:rsidRPr="00181FFC">
          <w:rPr>
            <w:rFonts w:ascii="Calibri" w:eastAsia="Calibri" w:hAnsi="Calibri" w:cs="Times New Roman"/>
            <w:lang w:val="en-US"/>
          </w:rPr>
          <w:tab/>
          <w:t>l "\"I haven't been able to find them on my own, so I thought I'd ask you, since… you seem smart enough.\""</w:t>
        </w:r>
      </w:ins>
    </w:p>
    <w:p w14:paraId="381A8601" w14:textId="77777777" w:rsidR="00181FFC" w:rsidRPr="00181FFC" w:rsidRDefault="00181FFC" w:rsidP="00181FFC">
      <w:pPr>
        <w:spacing w:line="600" w:lineRule="auto"/>
        <w:jc w:val="left"/>
        <w:rPr>
          <w:ins w:id="18669" w:author="UTENTE" w:date="2020-06-30T19:00:00Z"/>
          <w:rFonts w:ascii="Calibri" w:eastAsia="Calibri" w:hAnsi="Calibri" w:cs="Times New Roman"/>
          <w:lang w:val="en-US"/>
        </w:rPr>
      </w:pPr>
      <w:ins w:id="18670" w:author="UTENTE" w:date="2020-06-30T19:00:00Z">
        <w:r w:rsidRPr="00181FFC">
          <w:rPr>
            <w:rFonts w:ascii="Calibri" w:eastAsia="Calibri" w:hAnsi="Calibri" w:cs="Times New Roman"/>
            <w:lang w:val="en-US"/>
          </w:rPr>
          <w:t>283.</w:t>
        </w:r>
        <w:r w:rsidRPr="00181FFC">
          <w:rPr>
            <w:rFonts w:ascii="Calibri" w:eastAsia="Calibri" w:hAnsi="Calibri" w:cs="Times New Roman"/>
            <w:lang w:val="en-US"/>
          </w:rPr>
          <w:tab/>
          <w:t>l "\"And… vampires like attractive humans, so… there's a chance they'd try to talk to you…\"" </w:t>
        </w:r>
        <w:r w:rsidRPr="00181FFC">
          <w:rPr>
            <w:rFonts w:ascii="Calibri" w:eastAsia="Calibri" w:hAnsi="Calibri" w:cs="Times New Roman"/>
            <w:lang w:val="en-US"/>
          </w:rPr>
          <w:br w:type="page"/>
        </w:r>
      </w:ins>
    </w:p>
    <w:p w14:paraId="6C939ADE" w14:textId="77777777" w:rsidR="00181FFC" w:rsidRPr="00181FFC" w:rsidRDefault="00181FFC" w:rsidP="00181FFC">
      <w:pPr>
        <w:spacing w:line="600" w:lineRule="auto"/>
        <w:jc w:val="left"/>
        <w:rPr>
          <w:ins w:id="18671" w:author="UTENTE" w:date="2020-06-30T19:00:00Z"/>
          <w:rFonts w:ascii="Calibri" w:eastAsia="Calibri" w:hAnsi="Calibri" w:cs="Times New Roman"/>
        </w:rPr>
      </w:pPr>
      <w:ins w:id="18672" w:author="UTENTE" w:date="2020-06-30T19:00:00Z">
        <w:r w:rsidRPr="00181FFC">
          <w:rPr>
            <w:rFonts w:ascii="Calibri" w:eastAsia="Calibri" w:hAnsi="Calibri" w:cs="Times New Roman"/>
          </w:rPr>
          <w:lastRenderedPageBreak/>
          <w:t>272.</w:t>
        </w:r>
        <w:r w:rsidRPr="00181FFC">
          <w:rPr>
            <w:rFonts w:ascii="Calibri" w:eastAsia="Calibri" w:hAnsi="Calibri" w:cs="Times New Roman"/>
          </w:rPr>
          <w:tab/>
          <w:t>n "Luka socchiude gli occhi e mi osserva con un misto di sospetto e confusione."</w:t>
        </w:r>
      </w:ins>
    </w:p>
    <w:p w14:paraId="75A933ED" w14:textId="77777777" w:rsidR="00181FFC" w:rsidRPr="00181FFC" w:rsidRDefault="00181FFC" w:rsidP="00181FFC">
      <w:pPr>
        <w:spacing w:line="600" w:lineRule="auto"/>
        <w:jc w:val="left"/>
        <w:rPr>
          <w:ins w:id="18673" w:author="UTENTE" w:date="2020-06-30T19:00:00Z"/>
          <w:rFonts w:ascii="Calibri" w:eastAsia="Calibri" w:hAnsi="Calibri" w:cs="Times New Roman"/>
        </w:rPr>
      </w:pPr>
      <w:ins w:id="18674" w:author="UTENTE" w:date="2020-06-30T19:00:00Z">
        <w:r w:rsidRPr="00181FFC">
          <w:rPr>
            <w:rFonts w:ascii="Calibri" w:eastAsia="Calibri" w:hAnsi="Calibri" w:cs="Times New Roman"/>
          </w:rPr>
          <w:t>273.</w:t>
        </w:r>
        <w:r w:rsidRPr="00181FFC">
          <w:rPr>
            <w:rFonts w:ascii="Calibri" w:eastAsia="Calibri" w:hAnsi="Calibri" w:cs="Times New Roman"/>
          </w:rPr>
          <w:tab/>
          <w:t>mc "\"Ehi, ehi, non guardarmi in quel modo. Credo che la mia curiosità sia piuttosto giustificata.\""</w:t>
        </w:r>
      </w:ins>
    </w:p>
    <w:p w14:paraId="7739FFE8" w14:textId="77777777" w:rsidR="00181FFC" w:rsidRPr="00181FFC" w:rsidRDefault="00181FFC" w:rsidP="00181FFC">
      <w:pPr>
        <w:spacing w:line="600" w:lineRule="auto"/>
        <w:jc w:val="left"/>
        <w:rPr>
          <w:ins w:id="18675" w:author="UTENTE" w:date="2020-06-30T19:00:00Z"/>
          <w:rFonts w:ascii="Calibri" w:eastAsia="Calibri" w:hAnsi="Calibri" w:cs="Times New Roman"/>
        </w:rPr>
      </w:pPr>
      <w:ins w:id="18676" w:author="UTENTE" w:date="2020-06-30T19:00:00Z">
        <w:r w:rsidRPr="00181FFC">
          <w:rPr>
            <w:rFonts w:ascii="Calibri" w:eastAsia="Calibri" w:hAnsi="Calibri" w:cs="Times New Roman"/>
          </w:rPr>
          <w:t>274.</w:t>
        </w:r>
        <w:r w:rsidRPr="00181FFC">
          <w:rPr>
            <w:rFonts w:ascii="Calibri" w:eastAsia="Calibri" w:hAnsi="Calibri" w:cs="Times New Roman"/>
          </w:rPr>
          <w:tab/>
          <w:t>mc "\"Ti sei imbucato nella mia vita e, se sei qui per rimanere, vorrei sapere qualcosa di più su di te… anche se solo qualcosina."</w:t>
        </w:r>
      </w:ins>
    </w:p>
    <w:p w14:paraId="071B6E61" w14:textId="77777777" w:rsidR="00181FFC" w:rsidRPr="00181FFC" w:rsidRDefault="00181FFC" w:rsidP="00181FFC">
      <w:pPr>
        <w:spacing w:line="600" w:lineRule="auto"/>
        <w:jc w:val="left"/>
        <w:rPr>
          <w:ins w:id="18677" w:author="UTENTE" w:date="2020-06-30T19:00:00Z"/>
          <w:rFonts w:ascii="Calibri" w:eastAsia="Calibri" w:hAnsi="Calibri" w:cs="Times New Roman"/>
        </w:rPr>
      </w:pPr>
      <w:ins w:id="18678" w:author="UTENTE" w:date="2020-06-30T19:00:00Z">
        <w:r w:rsidRPr="00181FFC">
          <w:rPr>
            <w:rFonts w:ascii="Calibri" w:eastAsia="Calibri" w:hAnsi="Calibri" w:cs="Times New Roman"/>
          </w:rPr>
          <w:t>275.</w:t>
        </w:r>
        <w:r w:rsidRPr="00181FFC">
          <w:rPr>
            <w:rFonts w:ascii="Calibri" w:eastAsia="Calibri" w:hAnsi="Calibri" w:cs="Times New Roman"/>
          </w:rPr>
          <w:tab/>
          <w:t>n "Mi rendo conto di quanto siano smielate le mie parole solo dopo che hanno lasciato la mia bocca, ma sono totalmente vere."</w:t>
        </w:r>
      </w:ins>
    </w:p>
    <w:p w14:paraId="426645E5" w14:textId="77777777" w:rsidR="00181FFC" w:rsidRPr="00181FFC" w:rsidRDefault="00181FFC" w:rsidP="00181FFC">
      <w:pPr>
        <w:spacing w:line="600" w:lineRule="auto"/>
        <w:jc w:val="left"/>
        <w:rPr>
          <w:ins w:id="18679" w:author="UTENTE" w:date="2020-06-30T19:00:00Z"/>
          <w:rFonts w:ascii="Calibri" w:eastAsia="Calibri" w:hAnsi="Calibri" w:cs="Times New Roman"/>
        </w:rPr>
      </w:pPr>
      <w:ins w:id="18680" w:author="UTENTE" w:date="2020-06-30T19:00:00Z">
        <w:r w:rsidRPr="00181FFC">
          <w:rPr>
            <w:rFonts w:ascii="Calibri" w:eastAsia="Calibri" w:hAnsi="Calibri" w:cs="Times New Roman"/>
          </w:rPr>
          <w:t>276.</w:t>
        </w:r>
        <w:r w:rsidRPr="00181FFC">
          <w:rPr>
            <w:rFonts w:ascii="Calibri" w:eastAsia="Calibri" w:hAnsi="Calibri" w:cs="Times New Roman"/>
          </w:rPr>
          <w:tab/>
          <w:t>n "Un certo senso di protezione mi assale ogni volta che guardo Luka. {w}Voglio capire qual è il suo obbiettivo, visto che non voglio che faccia qualcosa di stupido."</w:t>
        </w:r>
      </w:ins>
    </w:p>
    <w:p w14:paraId="6894470B" w14:textId="77777777" w:rsidR="00181FFC" w:rsidRPr="00181FFC" w:rsidRDefault="00181FFC" w:rsidP="00181FFC">
      <w:pPr>
        <w:spacing w:line="600" w:lineRule="auto"/>
        <w:jc w:val="left"/>
        <w:rPr>
          <w:ins w:id="18681" w:author="UTENTE" w:date="2020-06-30T19:00:00Z"/>
          <w:rFonts w:ascii="Calibri" w:eastAsia="Calibri" w:hAnsi="Calibri" w:cs="Times New Roman"/>
        </w:rPr>
      </w:pPr>
      <w:ins w:id="18682" w:author="UTENTE" w:date="2020-06-30T19:00:00Z">
        <w:r w:rsidRPr="00181FFC">
          <w:rPr>
            <w:rFonts w:ascii="Calibri" w:eastAsia="Calibri" w:hAnsi="Calibri" w:cs="Times New Roman"/>
          </w:rPr>
          <w:t>277.</w:t>
        </w:r>
        <w:r w:rsidRPr="00181FFC">
          <w:rPr>
            <w:rFonts w:ascii="Calibri" w:eastAsia="Calibri" w:hAnsi="Calibri" w:cs="Times New Roman"/>
          </w:rPr>
          <w:tab/>
          <w:t>l "\"Sei proprio un tipo strano, [mc].\""</w:t>
        </w:r>
      </w:ins>
    </w:p>
    <w:p w14:paraId="1B765D92" w14:textId="77777777" w:rsidR="00181FFC" w:rsidRPr="00181FFC" w:rsidRDefault="00181FFC" w:rsidP="00181FFC">
      <w:pPr>
        <w:spacing w:line="600" w:lineRule="auto"/>
        <w:jc w:val="left"/>
        <w:rPr>
          <w:ins w:id="18683" w:author="UTENTE" w:date="2020-06-30T19:00:00Z"/>
          <w:rFonts w:ascii="Calibri" w:eastAsia="Calibri" w:hAnsi="Calibri" w:cs="Times New Roman"/>
        </w:rPr>
      </w:pPr>
      <w:ins w:id="18684" w:author="UTENTE" w:date="2020-06-30T19:00:00Z">
        <w:r w:rsidRPr="00181FFC">
          <w:rPr>
            <w:rFonts w:ascii="Calibri" w:eastAsia="Calibri" w:hAnsi="Calibri" w:cs="Times New Roman"/>
          </w:rPr>
          <w:t>278.</w:t>
        </w:r>
        <w:r w:rsidRPr="00181FFC">
          <w:rPr>
            <w:rFonts w:ascii="Calibri" w:eastAsia="Calibri" w:hAnsi="Calibri" w:cs="Times New Roman"/>
          </w:rPr>
          <w:tab/>
          <w:t>l "\"Tipo… completamente pazzo, senza speranza proprio.\""</w:t>
        </w:r>
      </w:ins>
    </w:p>
    <w:p w14:paraId="26F06516" w14:textId="77777777" w:rsidR="00181FFC" w:rsidRPr="00181FFC" w:rsidRDefault="00181FFC" w:rsidP="00181FFC">
      <w:pPr>
        <w:spacing w:line="600" w:lineRule="auto"/>
        <w:jc w:val="left"/>
        <w:rPr>
          <w:ins w:id="18685" w:author="UTENTE" w:date="2020-06-30T19:00:00Z"/>
          <w:rFonts w:ascii="Calibri" w:eastAsia="Calibri" w:hAnsi="Calibri" w:cs="Times New Roman"/>
        </w:rPr>
      </w:pPr>
      <w:ins w:id="18686" w:author="UTENTE" w:date="2020-06-30T19:00:00Z">
        <w:r w:rsidRPr="00181FFC">
          <w:rPr>
            <w:rFonts w:ascii="Calibri" w:eastAsia="Calibri" w:hAnsi="Calibri" w:cs="Times New Roman"/>
          </w:rPr>
          <w:t>279.</w:t>
        </w:r>
        <w:r w:rsidRPr="00181FFC">
          <w:rPr>
            <w:rFonts w:ascii="Calibri" w:eastAsia="Calibri" w:hAnsi="Calibri" w:cs="Times New Roman"/>
          </w:rPr>
          <w:tab/>
          <w:t>n "Anche se Luka alza gli occhi al cielo, vedo un sorriso imbarazzato riscaldare il suo viso."</w:t>
        </w:r>
      </w:ins>
    </w:p>
    <w:p w14:paraId="6F62B58F" w14:textId="77777777" w:rsidR="00181FFC" w:rsidRPr="00181FFC" w:rsidRDefault="00181FFC" w:rsidP="00181FFC">
      <w:pPr>
        <w:spacing w:line="600" w:lineRule="auto"/>
        <w:jc w:val="left"/>
        <w:rPr>
          <w:ins w:id="18687" w:author="UTENTE" w:date="2020-06-30T19:00:00Z"/>
          <w:rFonts w:ascii="Calibri" w:eastAsia="Calibri" w:hAnsi="Calibri" w:cs="Times New Roman"/>
        </w:rPr>
      </w:pPr>
      <w:ins w:id="18688" w:author="UTENTE" w:date="2020-06-30T19:00:00Z">
        <w:r w:rsidRPr="00181FFC">
          <w:rPr>
            <w:rFonts w:ascii="Calibri" w:eastAsia="Calibri" w:hAnsi="Calibri" w:cs="Times New Roman"/>
          </w:rPr>
          <w:t>280.</w:t>
        </w:r>
        <w:r w:rsidRPr="00181FFC">
          <w:rPr>
            <w:rFonts w:ascii="Calibri" w:eastAsia="Calibri" w:hAnsi="Calibri" w:cs="Times New Roman"/>
          </w:rPr>
          <w:tab/>
          <w:t>n "Si volta per grattarsi una guancia, rimanendo in silenzio qualche secondo, prima di girarsi di nuovo verso di me."</w:t>
        </w:r>
      </w:ins>
    </w:p>
    <w:p w14:paraId="38DC3479" w14:textId="77777777" w:rsidR="00181FFC" w:rsidRPr="00181FFC" w:rsidRDefault="00181FFC" w:rsidP="00181FFC">
      <w:pPr>
        <w:spacing w:line="600" w:lineRule="auto"/>
        <w:jc w:val="left"/>
        <w:rPr>
          <w:ins w:id="18689" w:author="UTENTE" w:date="2020-06-30T19:00:00Z"/>
          <w:rFonts w:ascii="Calibri" w:eastAsia="Calibri" w:hAnsi="Calibri" w:cs="Times New Roman"/>
        </w:rPr>
      </w:pPr>
      <w:ins w:id="18690" w:author="UTENTE" w:date="2020-06-30T19:00:00Z">
        <w:r w:rsidRPr="00181FFC">
          <w:rPr>
            <w:rFonts w:ascii="Calibri" w:eastAsia="Calibri" w:hAnsi="Calibri" w:cs="Times New Roman"/>
          </w:rPr>
          <w:t>281.</w:t>
        </w:r>
        <w:r w:rsidRPr="00181FFC">
          <w:rPr>
            <w:rFonts w:ascii="Calibri" w:eastAsia="Calibri" w:hAnsi="Calibri" w:cs="Times New Roman"/>
          </w:rPr>
          <w:tab/>
          <w:t>l "\"…Sto cercando una persona.\""</w:t>
        </w:r>
      </w:ins>
    </w:p>
    <w:p w14:paraId="72D5D3CE" w14:textId="77777777" w:rsidR="00181FFC" w:rsidRPr="00181FFC" w:rsidRDefault="00181FFC" w:rsidP="00181FFC">
      <w:pPr>
        <w:spacing w:line="600" w:lineRule="auto"/>
        <w:jc w:val="left"/>
        <w:rPr>
          <w:ins w:id="18691" w:author="UTENTE" w:date="2020-06-30T19:00:00Z"/>
          <w:rFonts w:ascii="Calibri" w:eastAsia="Calibri" w:hAnsi="Calibri" w:cs="Times New Roman"/>
        </w:rPr>
      </w:pPr>
      <w:ins w:id="18692" w:author="UTENTE" w:date="2020-06-30T19:00:00Z">
        <w:r w:rsidRPr="00181FFC">
          <w:rPr>
            <w:rFonts w:ascii="Calibri" w:eastAsia="Calibri" w:hAnsi="Calibri" w:cs="Times New Roman"/>
          </w:rPr>
          <w:t>282.</w:t>
        </w:r>
        <w:r w:rsidRPr="00181FFC">
          <w:rPr>
            <w:rFonts w:ascii="Calibri" w:eastAsia="Calibri" w:hAnsi="Calibri" w:cs="Times New Roman"/>
          </w:rPr>
          <w:tab/>
          <w:t>l "\"Non sono riuscito a trovarla da solo, quindi ho pensato di chiedere a te, visto che… sembri abbastanza sveglio.\""</w:t>
        </w:r>
      </w:ins>
    </w:p>
    <w:p w14:paraId="102B7B7A" w14:textId="77777777" w:rsidR="00181FFC" w:rsidRPr="00181FFC" w:rsidRDefault="00181FFC" w:rsidP="00181FFC">
      <w:pPr>
        <w:spacing w:line="600" w:lineRule="auto"/>
        <w:jc w:val="left"/>
        <w:rPr>
          <w:ins w:id="18693" w:author="UTENTE" w:date="2020-06-30T19:00:00Z"/>
          <w:rFonts w:ascii="Calibri" w:eastAsia="Calibri" w:hAnsi="Calibri" w:cs="Times New Roman"/>
        </w:rPr>
      </w:pPr>
      <w:ins w:id="18694" w:author="UTENTE" w:date="2020-06-30T19:00:00Z">
        <w:r w:rsidRPr="00181FFC">
          <w:rPr>
            <w:rFonts w:ascii="Calibri" w:eastAsia="Calibri" w:hAnsi="Calibri" w:cs="Times New Roman"/>
          </w:rPr>
          <w:t>283.</w:t>
        </w:r>
        <w:r w:rsidRPr="00181FFC">
          <w:rPr>
            <w:rFonts w:ascii="Calibri" w:eastAsia="Calibri" w:hAnsi="Calibri" w:cs="Times New Roman"/>
          </w:rPr>
          <w:tab/>
          <w:t>l "\"E… ai vampiri piacciono gli umani attraenti, quindi… c'è una buona probabilità che vengano a parlarti…\"" </w:t>
        </w:r>
        <w:r w:rsidRPr="00181FFC">
          <w:rPr>
            <w:rFonts w:ascii="Calibri" w:eastAsia="Calibri" w:hAnsi="Calibri" w:cs="Times New Roman"/>
          </w:rPr>
          <w:br w:type="page"/>
        </w:r>
      </w:ins>
    </w:p>
    <w:p w14:paraId="6F2CB1B0" w14:textId="77777777" w:rsidR="00181FFC" w:rsidRPr="00181FFC" w:rsidRDefault="00181FFC" w:rsidP="00181FFC">
      <w:pPr>
        <w:spacing w:line="600" w:lineRule="auto"/>
        <w:jc w:val="left"/>
        <w:rPr>
          <w:ins w:id="18695" w:author="UTENTE" w:date="2020-06-30T19:00:00Z"/>
          <w:rFonts w:ascii="Calibri" w:eastAsia="Calibri" w:hAnsi="Calibri" w:cs="Times New Roman"/>
          <w:lang w:val="en-US"/>
        </w:rPr>
      </w:pPr>
      <w:ins w:id="18696" w:author="UTENTE" w:date="2020-06-30T19:00:00Z">
        <w:r w:rsidRPr="00181FFC">
          <w:rPr>
            <w:rFonts w:ascii="Calibri" w:eastAsia="Calibri" w:hAnsi="Calibri" w:cs="Times New Roman"/>
            <w:lang w:val="en-US"/>
          </w:rPr>
          <w:lastRenderedPageBreak/>
          <w:t>284.</w:t>
        </w:r>
        <w:r w:rsidRPr="00181FFC">
          <w:rPr>
            <w:rFonts w:ascii="Calibri" w:eastAsia="Calibri" w:hAnsi="Calibri" w:cs="Times New Roman"/>
            <w:lang w:val="en-US"/>
          </w:rPr>
          <w:tab/>
          <w:t>n "Luka's voice grows quieter and quieter, and his cheeks turn pink."</w:t>
        </w:r>
      </w:ins>
    </w:p>
    <w:p w14:paraId="20A999E3" w14:textId="77777777" w:rsidR="00181FFC" w:rsidRPr="00181FFC" w:rsidRDefault="00181FFC" w:rsidP="00181FFC">
      <w:pPr>
        <w:spacing w:line="600" w:lineRule="auto"/>
        <w:jc w:val="left"/>
        <w:rPr>
          <w:ins w:id="18697" w:author="UTENTE" w:date="2020-06-30T19:00:00Z"/>
          <w:rFonts w:ascii="Calibri" w:eastAsia="Calibri" w:hAnsi="Calibri" w:cs="Times New Roman"/>
          <w:lang w:val="en-US"/>
        </w:rPr>
      </w:pPr>
      <w:ins w:id="18698" w:author="UTENTE" w:date="2020-06-30T19:00:00Z">
        <w:r w:rsidRPr="00181FFC">
          <w:rPr>
            <w:rFonts w:ascii="Calibri" w:eastAsia="Calibri" w:hAnsi="Calibri" w:cs="Times New Roman"/>
            <w:lang w:val="en-US"/>
          </w:rPr>
          <w:t>285.</w:t>
        </w:r>
        <w:r w:rsidRPr="00181FFC">
          <w:rPr>
            <w:rFonts w:ascii="Calibri" w:eastAsia="Calibri" w:hAnsi="Calibri" w:cs="Times New Roman"/>
            <w:lang w:val="en-US"/>
          </w:rPr>
          <w:tab/>
          <w:t>mc "\"Wait, wait.\""</w:t>
        </w:r>
      </w:ins>
    </w:p>
    <w:p w14:paraId="25815123" w14:textId="77777777" w:rsidR="00181FFC" w:rsidRPr="00181FFC" w:rsidRDefault="00181FFC" w:rsidP="00181FFC">
      <w:pPr>
        <w:spacing w:line="600" w:lineRule="auto"/>
        <w:jc w:val="left"/>
        <w:rPr>
          <w:ins w:id="18699" w:author="UTENTE" w:date="2020-06-30T19:00:00Z"/>
          <w:rFonts w:ascii="Calibri" w:eastAsia="Calibri" w:hAnsi="Calibri" w:cs="Times New Roman"/>
          <w:lang w:val="en-US"/>
        </w:rPr>
      </w:pPr>
      <w:ins w:id="18700" w:author="UTENTE" w:date="2020-06-30T19:00:00Z">
        <w:r w:rsidRPr="00181FFC">
          <w:rPr>
            <w:rFonts w:ascii="Calibri" w:eastAsia="Calibri" w:hAnsi="Calibri" w:cs="Times New Roman"/>
            <w:lang w:val="en-US"/>
          </w:rPr>
          <w:t>286.</w:t>
        </w:r>
        <w:r w:rsidRPr="00181FFC">
          <w:rPr>
            <w:rFonts w:ascii="Calibri" w:eastAsia="Calibri" w:hAnsi="Calibri" w:cs="Times New Roman"/>
            <w:lang w:val="en-US"/>
          </w:rPr>
          <w:tab/>
          <w:t>mc "\"Did you just call me {i}attractive{/i}?\""</w:t>
        </w:r>
      </w:ins>
    </w:p>
    <w:p w14:paraId="6D1283FA" w14:textId="77777777" w:rsidR="00181FFC" w:rsidRPr="00181FFC" w:rsidRDefault="00181FFC" w:rsidP="00181FFC">
      <w:pPr>
        <w:spacing w:line="600" w:lineRule="auto"/>
        <w:jc w:val="left"/>
        <w:rPr>
          <w:ins w:id="18701" w:author="UTENTE" w:date="2020-06-30T19:00:00Z"/>
          <w:rFonts w:ascii="Calibri" w:eastAsia="Calibri" w:hAnsi="Calibri" w:cs="Times New Roman"/>
          <w:lang w:val="en-US"/>
        </w:rPr>
      </w:pPr>
      <w:ins w:id="18702" w:author="UTENTE" w:date="2020-06-30T19:00:00Z">
        <w:r w:rsidRPr="00181FFC">
          <w:rPr>
            <w:rFonts w:ascii="Calibri" w:eastAsia="Calibri" w:hAnsi="Calibri" w:cs="Times New Roman"/>
            <w:lang w:val="en-US"/>
          </w:rPr>
          <w:t>287.</w:t>
        </w:r>
        <w:r w:rsidRPr="00181FFC">
          <w:rPr>
            <w:rFonts w:ascii="Calibri" w:eastAsia="Calibri" w:hAnsi="Calibri" w:cs="Times New Roman"/>
            <w:lang w:val="en-US"/>
          </w:rPr>
          <w:tab/>
          <w:t>l "\"Listen, I'm not a giant pervert like you! I'm just saying it from a scientifi––\""</w:t>
        </w:r>
      </w:ins>
    </w:p>
    <w:p w14:paraId="7A5E0CF8" w14:textId="77777777" w:rsidR="00181FFC" w:rsidRPr="00181FFC" w:rsidRDefault="00181FFC" w:rsidP="00181FFC">
      <w:pPr>
        <w:spacing w:line="600" w:lineRule="auto"/>
        <w:jc w:val="left"/>
        <w:rPr>
          <w:ins w:id="18703" w:author="UTENTE" w:date="2020-06-30T19:00:00Z"/>
          <w:rFonts w:ascii="Calibri" w:eastAsia="Calibri" w:hAnsi="Calibri" w:cs="Times New Roman"/>
          <w:lang w:val="en-US"/>
        </w:rPr>
      </w:pPr>
      <w:ins w:id="18704" w:author="UTENTE" w:date="2020-06-30T19:00:00Z">
        <w:r w:rsidRPr="00181FFC">
          <w:rPr>
            <w:rFonts w:ascii="Calibri" w:eastAsia="Calibri" w:hAnsi="Calibri" w:cs="Times New Roman"/>
            <w:lang w:val="en-US"/>
          </w:rPr>
          <w:t>288.</w:t>
        </w:r>
        <w:r w:rsidRPr="00181FFC">
          <w:rPr>
            <w:rFonts w:ascii="Calibri" w:eastAsia="Calibri" w:hAnsi="Calibri" w:cs="Times New Roman"/>
            <w:lang w:val="en-US"/>
          </w:rPr>
          <w:tab/>
          <w:t>mc "\"Holy crap, that's adorable. You're worse at flirting than a kid in elementary school!\""</w:t>
        </w:r>
      </w:ins>
    </w:p>
    <w:p w14:paraId="05248FBE" w14:textId="77777777" w:rsidR="00181FFC" w:rsidRPr="00181FFC" w:rsidRDefault="00181FFC" w:rsidP="00181FFC">
      <w:pPr>
        <w:spacing w:line="600" w:lineRule="auto"/>
        <w:jc w:val="left"/>
        <w:rPr>
          <w:ins w:id="18705" w:author="UTENTE" w:date="2020-06-30T19:00:00Z"/>
          <w:rFonts w:ascii="Calibri" w:eastAsia="Calibri" w:hAnsi="Calibri" w:cs="Times New Roman"/>
          <w:lang w:val="en-US"/>
        </w:rPr>
      </w:pPr>
      <w:ins w:id="18706" w:author="UTENTE" w:date="2020-06-30T19:00:00Z">
        <w:r w:rsidRPr="00181FFC">
          <w:rPr>
            <w:rFonts w:ascii="Calibri" w:eastAsia="Calibri" w:hAnsi="Calibri" w:cs="Times New Roman"/>
            <w:lang w:val="en-US"/>
          </w:rPr>
          <w:t>289.</w:t>
        </w:r>
        <w:r w:rsidRPr="00181FFC">
          <w:rPr>
            <w:rFonts w:ascii="Calibri" w:eastAsia="Calibri" w:hAnsi="Calibri" w:cs="Times New Roman"/>
            <w:lang w:val="en-US"/>
          </w:rPr>
          <w:tab/>
          <w:t>l "\"Ngh… I should've just asked someone else…\""</w:t>
        </w:r>
      </w:ins>
    </w:p>
    <w:p w14:paraId="66AB130F" w14:textId="77777777" w:rsidR="00181FFC" w:rsidRPr="00181FFC" w:rsidRDefault="00181FFC" w:rsidP="00181FFC">
      <w:pPr>
        <w:spacing w:line="600" w:lineRule="auto"/>
        <w:jc w:val="left"/>
        <w:rPr>
          <w:ins w:id="18707" w:author="UTENTE" w:date="2020-06-30T19:00:00Z"/>
          <w:rFonts w:ascii="Calibri" w:eastAsia="Calibri" w:hAnsi="Calibri" w:cs="Times New Roman"/>
          <w:lang w:val="en-US"/>
        </w:rPr>
      </w:pPr>
      <w:ins w:id="18708" w:author="UTENTE" w:date="2020-06-30T19:00:00Z">
        <w:r w:rsidRPr="00181FFC">
          <w:rPr>
            <w:rFonts w:ascii="Calibri" w:eastAsia="Calibri" w:hAnsi="Calibri" w:cs="Times New Roman"/>
            <w:lang w:val="en-US"/>
          </w:rPr>
          <w:t>290.</w:t>
        </w:r>
        <w:r w:rsidRPr="00181FFC">
          <w:rPr>
            <w:rFonts w:ascii="Calibri" w:eastAsia="Calibri" w:hAnsi="Calibri" w:cs="Times New Roman"/>
            <w:lang w:val="en-US"/>
          </w:rPr>
          <w:tab/>
          <w:t>mc "\"A scientific perspective? Of course, silly me.\""</w:t>
        </w:r>
      </w:ins>
    </w:p>
    <w:p w14:paraId="4C0718A4" w14:textId="77777777" w:rsidR="00181FFC" w:rsidRPr="00181FFC" w:rsidRDefault="00181FFC" w:rsidP="00181FFC">
      <w:pPr>
        <w:spacing w:line="600" w:lineRule="auto"/>
        <w:jc w:val="left"/>
        <w:rPr>
          <w:ins w:id="18709" w:author="UTENTE" w:date="2020-06-30T19:00:00Z"/>
          <w:rFonts w:ascii="Calibri" w:eastAsia="Calibri" w:hAnsi="Calibri" w:cs="Times New Roman"/>
          <w:lang w:val="en-US"/>
        </w:rPr>
      </w:pPr>
      <w:ins w:id="18710" w:author="UTENTE" w:date="2020-06-30T19:00:00Z">
        <w:r w:rsidRPr="00181FFC">
          <w:rPr>
            <w:rFonts w:ascii="Calibri" w:eastAsia="Calibri" w:hAnsi="Calibri" w:cs="Times New Roman"/>
            <w:lang w:val="en-US"/>
          </w:rPr>
          <w:t>291.</w:t>
        </w:r>
        <w:r w:rsidRPr="00181FFC">
          <w:rPr>
            <w:rFonts w:ascii="Calibri" w:eastAsia="Calibri" w:hAnsi="Calibri" w:cs="Times New Roman"/>
            <w:lang w:val="en-US"/>
          </w:rPr>
          <w:tab/>
          <w:t>mc "\"I had no idea you were using me a lab rat, but if you've got any more experiments planned, count me in.\""</w:t>
        </w:r>
      </w:ins>
    </w:p>
    <w:p w14:paraId="47491E86" w14:textId="77777777" w:rsidR="00181FFC" w:rsidRPr="00181FFC" w:rsidRDefault="00181FFC" w:rsidP="00181FFC">
      <w:pPr>
        <w:spacing w:line="600" w:lineRule="auto"/>
        <w:jc w:val="left"/>
        <w:rPr>
          <w:ins w:id="18711" w:author="UTENTE" w:date="2020-06-30T19:00:00Z"/>
          <w:rFonts w:ascii="Calibri" w:eastAsia="Calibri" w:hAnsi="Calibri" w:cs="Times New Roman"/>
          <w:lang w:val="en-US"/>
        </w:rPr>
      </w:pPr>
      <w:ins w:id="18712" w:author="UTENTE" w:date="2020-06-30T19:00:00Z">
        <w:r w:rsidRPr="00181FFC">
          <w:rPr>
            <w:rFonts w:ascii="Calibri" w:eastAsia="Calibri" w:hAnsi="Calibri" w:cs="Times New Roman"/>
            <w:lang w:val="en-US"/>
          </w:rPr>
          <w:t>292.</w:t>
        </w:r>
        <w:r w:rsidRPr="00181FFC">
          <w:rPr>
            <w:rFonts w:ascii="Calibri" w:eastAsia="Calibri" w:hAnsi="Calibri" w:cs="Times New Roman"/>
            <w:lang w:val="en-US"/>
          </w:rPr>
          <w:tab/>
          <w:t>l "\"Tch…\""</w:t>
        </w:r>
      </w:ins>
    </w:p>
    <w:p w14:paraId="5B24D771" w14:textId="77777777" w:rsidR="00181FFC" w:rsidRPr="00181FFC" w:rsidRDefault="00181FFC" w:rsidP="00181FFC">
      <w:pPr>
        <w:spacing w:line="600" w:lineRule="auto"/>
        <w:jc w:val="left"/>
        <w:rPr>
          <w:ins w:id="18713" w:author="UTENTE" w:date="2020-06-30T19:00:00Z"/>
          <w:rFonts w:ascii="Calibri" w:eastAsia="Calibri" w:hAnsi="Calibri" w:cs="Times New Roman"/>
          <w:lang w:val="en-US"/>
        </w:rPr>
      </w:pPr>
      <w:ins w:id="18714" w:author="UTENTE" w:date="2020-06-30T19:00:00Z">
        <w:r w:rsidRPr="00181FFC">
          <w:rPr>
            <w:rFonts w:ascii="Calibri" w:eastAsia="Calibri" w:hAnsi="Calibri" w:cs="Times New Roman"/>
            <w:lang w:val="en-US"/>
          </w:rPr>
          <w:t>293.</w:t>
        </w:r>
        <w:r w:rsidRPr="00181FFC">
          <w:rPr>
            <w:rFonts w:ascii="Calibri" w:eastAsia="Calibri" w:hAnsi="Calibri" w:cs="Times New Roman"/>
            <w:lang w:val="en-US"/>
          </w:rPr>
          <w:tab/>
          <w:t>n "I can't hold back my gleeful laughter, even as Luka glares daggers at me."</w:t>
        </w:r>
      </w:ins>
    </w:p>
    <w:p w14:paraId="2F69DEF2" w14:textId="77777777" w:rsidR="00181FFC" w:rsidRPr="00181FFC" w:rsidRDefault="00181FFC" w:rsidP="00181FFC">
      <w:pPr>
        <w:spacing w:line="600" w:lineRule="auto"/>
        <w:jc w:val="left"/>
        <w:rPr>
          <w:ins w:id="18715" w:author="UTENTE" w:date="2020-06-30T19:00:00Z"/>
          <w:rFonts w:ascii="Calibri" w:eastAsia="Calibri" w:hAnsi="Calibri" w:cs="Times New Roman"/>
          <w:lang w:val="en-US"/>
        </w:rPr>
      </w:pPr>
      <w:ins w:id="18716" w:author="UTENTE" w:date="2020-06-30T19:00:00Z">
        <w:r w:rsidRPr="00181FFC">
          <w:rPr>
            <w:rFonts w:ascii="Calibri" w:eastAsia="Calibri" w:hAnsi="Calibri" w:cs="Times New Roman"/>
            <w:lang w:val="en-US"/>
          </w:rPr>
          <w:t>294.</w:t>
        </w:r>
        <w:r w:rsidRPr="00181FFC">
          <w:rPr>
            <w:rFonts w:ascii="Calibri" w:eastAsia="Calibri" w:hAnsi="Calibri" w:cs="Times New Roman"/>
            <w:lang w:val="en-US"/>
          </w:rPr>
          <w:tab/>
          <w:t>n "Oh, man. This guy is something else, seriously."</w:t>
        </w:r>
      </w:ins>
    </w:p>
    <w:p w14:paraId="0B9ABC0A" w14:textId="77777777" w:rsidR="00181FFC" w:rsidRPr="00181FFC" w:rsidRDefault="00181FFC" w:rsidP="00181FFC">
      <w:pPr>
        <w:spacing w:line="600" w:lineRule="auto"/>
        <w:jc w:val="left"/>
        <w:rPr>
          <w:ins w:id="18717" w:author="UTENTE" w:date="2020-06-30T19:00:00Z"/>
          <w:rFonts w:ascii="Calibri" w:eastAsia="Calibri" w:hAnsi="Calibri" w:cs="Times New Roman"/>
          <w:lang w:val="en-US"/>
        </w:rPr>
      </w:pPr>
      <w:ins w:id="18718" w:author="UTENTE" w:date="2020-06-30T19:00:00Z">
        <w:r w:rsidRPr="00181FFC">
          <w:rPr>
            <w:rFonts w:ascii="Calibri" w:eastAsia="Calibri" w:hAnsi="Calibri" w:cs="Times New Roman"/>
            <w:lang w:val="en-US"/>
          </w:rPr>
          <w:t>295.</w:t>
        </w:r>
        <w:r w:rsidRPr="00181FFC">
          <w:rPr>
            <w:rFonts w:ascii="Calibri" w:eastAsia="Calibri" w:hAnsi="Calibri" w:cs="Times New Roman"/>
            <w:lang w:val="en-US"/>
          </w:rPr>
          <w:tab/>
          <w:t>l "\"Come on, let's keep going.\""</w:t>
        </w:r>
      </w:ins>
    </w:p>
    <w:p w14:paraId="4A2C821B" w14:textId="77777777" w:rsidR="00181FFC" w:rsidRPr="00181FFC" w:rsidRDefault="00181FFC" w:rsidP="00181FFC">
      <w:pPr>
        <w:spacing w:line="600" w:lineRule="auto"/>
        <w:jc w:val="left"/>
        <w:rPr>
          <w:ins w:id="18719" w:author="UTENTE" w:date="2020-06-30T19:00:00Z"/>
          <w:rFonts w:ascii="Calibri" w:eastAsia="Calibri" w:hAnsi="Calibri" w:cs="Times New Roman"/>
          <w:lang w:val="en-US"/>
        </w:rPr>
      </w:pPr>
      <w:ins w:id="18720" w:author="UTENTE" w:date="2020-06-30T19:00:00Z">
        <w:r w:rsidRPr="00181FFC">
          <w:rPr>
            <w:rFonts w:ascii="Calibri" w:eastAsia="Calibri" w:hAnsi="Calibri" w:cs="Times New Roman"/>
            <w:lang w:val="en-US"/>
          </w:rPr>
          <w:t>296.</w:t>
        </w:r>
        <w:r w:rsidRPr="00181FFC">
          <w:rPr>
            <w:rFonts w:ascii="Calibri" w:eastAsia="Calibri" w:hAnsi="Calibri" w:cs="Times New Roman"/>
            <w:lang w:val="en-US"/>
          </w:rPr>
          <w:tab/>
          <w:t>l "\"Unless you've got nothing better to do than being a dick to me, that is.\""</w:t>
        </w:r>
      </w:ins>
    </w:p>
    <w:p w14:paraId="288821AC" w14:textId="77777777" w:rsidR="00181FFC" w:rsidRPr="00181FFC" w:rsidRDefault="00181FFC" w:rsidP="00181FFC">
      <w:pPr>
        <w:spacing w:line="600" w:lineRule="auto"/>
        <w:jc w:val="left"/>
        <w:rPr>
          <w:ins w:id="18721" w:author="UTENTE" w:date="2020-06-30T19:00:00Z"/>
          <w:rFonts w:ascii="Calibri" w:eastAsia="Calibri" w:hAnsi="Calibri" w:cs="Times New Roman"/>
        </w:rPr>
      </w:pPr>
      <w:ins w:id="18722" w:author="UTENTE" w:date="2020-06-30T19:00:00Z">
        <w:r w:rsidRPr="00181FFC">
          <w:rPr>
            <w:rFonts w:ascii="Calibri" w:eastAsia="Calibri" w:hAnsi="Calibri" w:cs="Times New Roman"/>
          </w:rPr>
          <w:t>297.</w:t>
        </w:r>
        <w:r w:rsidRPr="00181FFC">
          <w:rPr>
            <w:rFonts w:ascii="Calibri" w:eastAsia="Calibri" w:hAnsi="Calibri" w:cs="Times New Roman"/>
          </w:rPr>
          <w:tab/>
          <w:t>mc "\"Not really.\"" </w:t>
        </w:r>
        <w:r w:rsidRPr="00181FFC">
          <w:rPr>
            <w:rFonts w:ascii="Calibri" w:eastAsia="Calibri" w:hAnsi="Calibri" w:cs="Times New Roman"/>
          </w:rPr>
          <w:br w:type="page"/>
        </w:r>
      </w:ins>
    </w:p>
    <w:p w14:paraId="0980917D" w14:textId="77777777" w:rsidR="00181FFC" w:rsidRPr="00181FFC" w:rsidRDefault="00181FFC" w:rsidP="00181FFC">
      <w:pPr>
        <w:spacing w:line="600" w:lineRule="auto"/>
        <w:jc w:val="left"/>
        <w:rPr>
          <w:ins w:id="18723" w:author="UTENTE" w:date="2020-06-30T19:00:00Z"/>
          <w:rFonts w:ascii="Calibri" w:eastAsia="Calibri" w:hAnsi="Calibri" w:cs="Times New Roman"/>
        </w:rPr>
      </w:pPr>
      <w:ins w:id="18724" w:author="UTENTE" w:date="2020-06-30T19:00:00Z">
        <w:r w:rsidRPr="00181FFC">
          <w:rPr>
            <w:rFonts w:ascii="Calibri" w:eastAsia="Calibri" w:hAnsi="Calibri" w:cs="Times New Roman"/>
          </w:rPr>
          <w:lastRenderedPageBreak/>
          <w:t>284.</w:t>
        </w:r>
        <w:r w:rsidRPr="00181FFC">
          <w:rPr>
            <w:rFonts w:ascii="Calibri" w:eastAsia="Calibri" w:hAnsi="Calibri" w:cs="Times New Roman"/>
          </w:rPr>
          <w:tab/>
          <w:t>n "La voce di Luka si fa sempre più fioca e le sue guance rosa."</w:t>
        </w:r>
      </w:ins>
    </w:p>
    <w:p w14:paraId="245A1F42" w14:textId="77777777" w:rsidR="00181FFC" w:rsidRPr="00181FFC" w:rsidRDefault="00181FFC" w:rsidP="00181FFC">
      <w:pPr>
        <w:spacing w:line="600" w:lineRule="auto"/>
        <w:jc w:val="left"/>
        <w:rPr>
          <w:ins w:id="18725" w:author="UTENTE" w:date="2020-06-30T19:00:00Z"/>
          <w:rFonts w:ascii="Calibri" w:eastAsia="Calibri" w:hAnsi="Calibri" w:cs="Times New Roman"/>
        </w:rPr>
      </w:pPr>
      <w:ins w:id="18726" w:author="UTENTE" w:date="2020-06-30T19:00:00Z">
        <w:r w:rsidRPr="00181FFC">
          <w:rPr>
            <w:rFonts w:ascii="Calibri" w:eastAsia="Calibri" w:hAnsi="Calibri" w:cs="Times New Roman"/>
          </w:rPr>
          <w:t>285.</w:t>
        </w:r>
        <w:r w:rsidRPr="00181FFC">
          <w:rPr>
            <w:rFonts w:ascii="Calibri" w:eastAsia="Calibri" w:hAnsi="Calibri" w:cs="Times New Roman"/>
          </w:rPr>
          <w:tab/>
          <w:t>mc "\"Aspetta, aspetta.\""</w:t>
        </w:r>
      </w:ins>
    </w:p>
    <w:p w14:paraId="306DFF51" w14:textId="77777777" w:rsidR="00181FFC" w:rsidRPr="00181FFC" w:rsidRDefault="00181FFC" w:rsidP="00181FFC">
      <w:pPr>
        <w:spacing w:line="600" w:lineRule="auto"/>
        <w:jc w:val="left"/>
        <w:rPr>
          <w:ins w:id="18727" w:author="UTENTE" w:date="2020-06-30T19:00:00Z"/>
          <w:rFonts w:ascii="Calibri" w:eastAsia="Calibri" w:hAnsi="Calibri" w:cs="Times New Roman"/>
        </w:rPr>
      </w:pPr>
      <w:ins w:id="18728" w:author="UTENTE" w:date="2020-06-30T19:00:00Z">
        <w:r w:rsidRPr="00181FFC">
          <w:rPr>
            <w:rFonts w:ascii="Calibri" w:eastAsia="Calibri" w:hAnsi="Calibri" w:cs="Times New Roman"/>
          </w:rPr>
          <w:t>286.</w:t>
        </w:r>
        <w:r w:rsidRPr="00181FFC">
          <w:rPr>
            <w:rFonts w:ascii="Calibri" w:eastAsia="Calibri" w:hAnsi="Calibri" w:cs="Times New Roman"/>
          </w:rPr>
          <w:tab/>
          <w:t>mc "\"Mi hai appena detto che sono {i}attraente{/i}?\""</w:t>
        </w:r>
      </w:ins>
    </w:p>
    <w:p w14:paraId="06E8A630" w14:textId="77777777" w:rsidR="00181FFC" w:rsidRPr="00181FFC" w:rsidRDefault="00181FFC" w:rsidP="00181FFC">
      <w:pPr>
        <w:spacing w:line="600" w:lineRule="auto"/>
        <w:jc w:val="left"/>
        <w:rPr>
          <w:ins w:id="18729" w:author="UTENTE" w:date="2020-06-30T19:00:00Z"/>
          <w:rFonts w:ascii="Calibri" w:eastAsia="Calibri" w:hAnsi="Calibri" w:cs="Times New Roman"/>
        </w:rPr>
      </w:pPr>
      <w:ins w:id="18730" w:author="UTENTE" w:date="2020-06-30T19:00:00Z">
        <w:r w:rsidRPr="00181FFC">
          <w:rPr>
            <w:rFonts w:ascii="Calibri" w:eastAsia="Calibri" w:hAnsi="Calibri" w:cs="Times New Roman"/>
          </w:rPr>
          <w:t>287.</w:t>
        </w:r>
        <w:r w:rsidRPr="00181FFC">
          <w:rPr>
            <w:rFonts w:ascii="Calibri" w:eastAsia="Calibri" w:hAnsi="Calibri" w:cs="Times New Roman"/>
          </w:rPr>
          <w:tab/>
          <w:t>l "\"Senti, non sono un enorme pervertito come te! Parlo da un punto di vista scientific-\""</w:t>
        </w:r>
      </w:ins>
    </w:p>
    <w:p w14:paraId="263C3829" w14:textId="77777777" w:rsidR="00181FFC" w:rsidRPr="00181FFC" w:rsidRDefault="00181FFC" w:rsidP="00181FFC">
      <w:pPr>
        <w:spacing w:line="600" w:lineRule="auto"/>
        <w:jc w:val="left"/>
        <w:rPr>
          <w:ins w:id="18731" w:author="UTENTE" w:date="2020-06-30T19:00:00Z"/>
          <w:rFonts w:ascii="Calibri" w:eastAsia="Calibri" w:hAnsi="Calibri" w:cs="Times New Roman"/>
        </w:rPr>
      </w:pPr>
      <w:ins w:id="18732" w:author="UTENTE" w:date="2020-06-30T19:00:00Z">
        <w:r w:rsidRPr="00181FFC">
          <w:rPr>
            <w:rFonts w:ascii="Calibri" w:eastAsia="Calibri" w:hAnsi="Calibri" w:cs="Times New Roman"/>
          </w:rPr>
          <w:t>288.</w:t>
        </w:r>
        <w:r w:rsidRPr="00181FFC">
          <w:rPr>
            <w:rFonts w:ascii="Calibri" w:eastAsia="Calibri" w:hAnsi="Calibri" w:cs="Times New Roman"/>
          </w:rPr>
          <w:tab/>
          <w:t>mc "\"Oh cavolo, sei adorabile. Sei più scarso di un bambino delle elementari a flirtare!\""</w:t>
        </w:r>
      </w:ins>
    </w:p>
    <w:p w14:paraId="6F4343A0" w14:textId="77777777" w:rsidR="00181FFC" w:rsidRPr="00181FFC" w:rsidRDefault="00181FFC" w:rsidP="00181FFC">
      <w:pPr>
        <w:spacing w:line="600" w:lineRule="auto"/>
        <w:jc w:val="left"/>
        <w:rPr>
          <w:ins w:id="18733" w:author="UTENTE" w:date="2020-06-30T19:00:00Z"/>
          <w:rFonts w:ascii="Calibri" w:eastAsia="Calibri" w:hAnsi="Calibri" w:cs="Times New Roman"/>
        </w:rPr>
      </w:pPr>
      <w:ins w:id="18734" w:author="UTENTE" w:date="2020-06-30T19:00:00Z">
        <w:r w:rsidRPr="00181FFC">
          <w:rPr>
            <w:rFonts w:ascii="Calibri" w:eastAsia="Calibri" w:hAnsi="Calibri" w:cs="Times New Roman"/>
          </w:rPr>
          <w:t>289.</w:t>
        </w:r>
        <w:r w:rsidRPr="00181FFC">
          <w:rPr>
            <w:rFonts w:ascii="Calibri" w:eastAsia="Calibri" w:hAnsi="Calibri" w:cs="Times New Roman"/>
          </w:rPr>
          <w:tab/>
          <w:t>l "\"Ngh… Avrei dovuto chiedere a qualcun altro…\""</w:t>
        </w:r>
      </w:ins>
    </w:p>
    <w:p w14:paraId="02863CF3" w14:textId="77777777" w:rsidR="00181FFC" w:rsidRPr="00181FFC" w:rsidRDefault="00181FFC" w:rsidP="00181FFC">
      <w:pPr>
        <w:spacing w:line="600" w:lineRule="auto"/>
        <w:jc w:val="left"/>
        <w:rPr>
          <w:ins w:id="18735" w:author="UTENTE" w:date="2020-06-30T19:00:00Z"/>
          <w:rFonts w:ascii="Calibri" w:eastAsia="Calibri" w:hAnsi="Calibri" w:cs="Times New Roman"/>
        </w:rPr>
      </w:pPr>
      <w:ins w:id="18736" w:author="UTENTE" w:date="2020-06-30T19:00:00Z">
        <w:r w:rsidRPr="00181FFC">
          <w:rPr>
            <w:rFonts w:ascii="Calibri" w:eastAsia="Calibri" w:hAnsi="Calibri" w:cs="Times New Roman"/>
          </w:rPr>
          <w:t>290.</w:t>
        </w:r>
        <w:r w:rsidRPr="00181FFC">
          <w:rPr>
            <w:rFonts w:ascii="Calibri" w:eastAsia="Calibri" w:hAnsi="Calibri" w:cs="Times New Roman"/>
          </w:rPr>
          <w:tab/>
          <w:t>mc "\"Un punto di vista scientifico? Ma certo, che stupido che sono.\""</w:t>
        </w:r>
      </w:ins>
    </w:p>
    <w:p w14:paraId="72DCF870" w14:textId="77777777" w:rsidR="00181FFC" w:rsidRPr="00181FFC" w:rsidRDefault="00181FFC" w:rsidP="00181FFC">
      <w:pPr>
        <w:spacing w:line="600" w:lineRule="auto"/>
        <w:jc w:val="left"/>
        <w:rPr>
          <w:ins w:id="18737" w:author="UTENTE" w:date="2020-06-30T19:00:00Z"/>
          <w:rFonts w:ascii="Calibri" w:eastAsia="Calibri" w:hAnsi="Calibri" w:cs="Times New Roman"/>
        </w:rPr>
      </w:pPr>
      <w:ins w:id="18738" w:author="UTENTE" w:date="2020-06-30T19:00:00Z">
        <w:r w:rsidRPr="00181FFC">
          <w:rPr>
            <w:rFonts w:ascii="Calibri" w:eastAsia="Calibri" w:hAnsi="Calibri" w:cs="Times New Roman"/>
          </w:rPr>
          <w:t>291.</w:t>
        </w:r>
        <w:r w:rsidRPr="00181FFC">
          <w:rPr>
            <w:rFonts w:ascii="Calibri" w:eastAsia="Calibri" w:hAnsi="Calibri" w:cs="Times New Roman"/>
          </w:rPr>
          <w:tab/>
          <w:t>mc "\"Non sapevo mi stessi usando come cavia da laboratorio, ma se hai in mente altri esperimenti, conta su di me.\""</w:t>
        </w:r>
      </w:ins>
    </w:p>
    <w:p w14:paraId="2233C971" w14:textId="77777777" w:rsidR="00181FFC" w:rsidRPr="00181FFC" w:rsidRDefault="00181FFC" w:rsidP="00181FFC">
      <w:pPr>
        <w:spacing w:line="600" w:lineRule="auto"/>
        <w:jc w:val="left"/>
        <w:rPr>
          <w:ins w:id="18739" w:author="UTENTE" w:date="2020-06-30T19:00:00Z"/>
          <w:rFonts w:ascii="Calibri" w:eastAsia="Calibri" w:hAnsi="Calibri" w:cs="Times New Roman"/>
        </w:rPr>
      </w:pPr>
      <w:ins w:id="18740" w:author="UTENTE" w:date="2020-06-30T19:00:00Z">
        <w:r w:rsidRPr="00181FFC">
          <w:rPr>
            <w:rFonts w:ascii="Calibri" w:eastAsia="Calibri" w:hAnsi="Calibri" w:cs="Times New Roman"/>
          </w:rPr>
          <w:t>292.</w:t>
        </w:r>
        <w:r w:rsidRPr="00181FFC">
          <w:rPr>
            <w:rFonts w:ascii="Calibri" w:eastAsia="Calibri" w:hAnsi="Calibri" w:cs="Times New Roman"/>
          </w:rPr>
          <w:tab/>
          <w:t>l "\"Tzè…\"""</w:t>
        </w:r>
      </w:ins>
    </w:p>
    <w:p w14:paraId="37C3BC0F" w14:textId="77777777" w:rsidR="00181FFC" w:rsidRPr="00181FFC" w:rsidRDefault="00181FFC" w:rsidP="00181FFC">
      <w:pPr>
        <w:spacing w:line="600" w:lineRule="auto"/>
        <w:jc w:val="left"/>
        <w:rPr>
          <w:ins w:id="18741" w:author="UTENTE" w:date="2020-06-30T19:00:00Z"/>
          <w:rFonts w:ascii="Calibri" w:eastAsia="Calibri" w:hAnsi="Calibri" w:cs="Times New Roman"/>
        </w:rPr>
      </w:pPr>
      <w:ins w:id="18742" w:author="UTENTE" w:date="2020-06-30T19:00:00Z">
        <w:r w:rsidRPr="00181FFC">
          <w:rPr>
            <w:rFonts w:ascii="Calibri" w:eastAsia="Calibri" w:hAnsi="Calibri" w:cs="Times New Roman"/>
          </w:rPr>
          <w:t>293.</w:t>
        </w:r>
        <w:r w:rsidRPr="00181FFC">
          <w:rPr>
            <w:rFonts w:ascii="Calibri" w:eastAsia="Calibri" w:hAnsi="Calibri" w:cs="Times New Roman"/>
          </w:rPr>
          <w:tab/>
          <w:t>n "Non riesco a trattenere una risata, nonostante lo sguardo di Luka che mi trafigge come frecce."</w:t>
        </w:r>
      </w:ins>
    </w:p>
    <w:p w14:paraId="6B125447" w14:textId="77777777" w:rsidR="00181FFC" w:rsidRPr="00181FFC" w:rsidRDefault="00181FFC" w:rsidP="00181FFC">
      <w:pPr>
        <w:spacing w:line="600" w:lineRule="auto"/>
        <w:jc w:val="left"/>
        <w:rPr>
          <w:ins w:id="18743" w:author="UTENTE" w:date="2020-06-30T19:00:00Z"/>
          <w:rFonts w:ascii="Calibri" w:eastAsia="Calibri" w:hAnsi="Calibri" w:cs="Times New Roman"/>
        </w:rPr>
      </w:pPr>
      <w:ins w:id="18744" w:author="UTENTE" w:date="2020-06-30T19:00:00Z">
        <w:r w:rsidRPr="00181FFC">
          <w:rPr>
            <w:rFonts w:ascii="Calibri" w:eastAsia="Calibri" w:hAnsi="Calibri" w:cs="Times New Roman"/>
          </w:rPr>
          <w:t>294.</w:t>
        </w:r>
        <w:r w:rsidRPr="00181FFC">
          <w:rPr>
            <w:rFonts w:ascii="Calibri" w:eastAsia="Calibri" w:hAnsi="Calibri" w:cs="Times New Roman"/>
          </w:rPr>
          <w:tab/>
          <w:t>n "\"Oh, wow. Questo ragazzo è proprio un tipo, seriamente.\""</w:t>
        </w:r>
      </w:ins>
    </w:p>
    <w:p w14:paraId="393816EA" w14:textId="77777777" w:rsidR="00181FFC" w:rsidRPr="00181FFC" w:rsidRDefault="00181FFC" w:rsidP="00181FFC">
      <w:pPr>
        <w:spacing w:line="600" w:lineRule="auto"/>
        <w:jc w:val="left"/>
        <w:rPr>
          <w:ins w:id="18745" w:author="UTENTE" w:date="2020-06-30T19:00:00Z"/>
          <w:rFonts w:ascii="Calibri" w:eastAsia="Calibri" w:hAnsi="Calibri" w:cs="Times New Roman"/>
        </w:rPr>
      </w:pPr>
      <w:ins w:id="18746" w:author="UTENTE" w:date="2020-06-30T19:00:00Z">
        <w:r w:rsidRPr="00181FFC">
          <w:rPr>
            <w:rFonts w:ascii="Calibri" w:eastAsia="Calibri" w:hAnsi="Calibri" w:cs="Times New Roman"/>
          </w:rPr>
          <w:t>295.</w:t>
        </w:r>
        <w:r w:rsidRPr="00181FFC">
          <w:rPr>
            <w:rFonts w:ascii="Calibri" w:eastAsia="Calibri" w:hAnsi="Calibri" w:cs="Times New Roman"/>
          </w:rPr>
          <w:tab/>
          <w:t>l "\"Forza, continuiamo a camminare.\""</w:t>
        </w:r>
      </w:ins>
    </w:p>
    <w:p w14:paraId="37D3D0DF" w14:textId="77777777" w:rsidR="00181FFC" w:rsidRPr="00181FFC" w:rsidRDefault="00181FFC" w:rsidP="00181FFC">
      <w:pPr>
        <w:spacing w:line="600" w:lineRule="auto"/>
        <w:jc w:val="left"/>
        <w:rPr>
          <w:ins w:id="18747" w:author="UTENTE" w:date="2020-06-30T19:00:00Z"/>
          <w:rFonts w:ascii="Calibri" w:eastAsia="Calibri" w:hAnsi="Calibri" w:cs="Times New Roman"/>
        </w:rPr>
      </w:pPr>
      <w:ins w:id="18748" w:author="UTENTE" w:date="2020-06-30T19:00:00Z">
        <w:r w:rsidRPr="00181FFC">
          <w:rPr>
            <w:rFonts w:ascii="Calibri" w:eastAsia="Calibri" w:hAnsi="Calibri" w:cs="Times New Roman"/>
          </w:rPr>
          <w:t>296.</w:t>
        </w:r>
        <w:r w:rsidRPr="00181FFC">
          <w:rPr>
            <w:rFonts w:ascii="Calibri" w:eastAsia="Calibri" w:hAnsi="Calibri" w:cs="Times New Roman"/>
          </w:rPr>
          <w:tab/>
          <w:t>l "\"A meno che tu non abbia niente di meglio da fare che comportarti da stronzo con me, ovviamente.\""</w:t>
        </w:r>
      </w:ins>
    </w:p>
    <w:p w14:paraId="5400C7E3" w14:textId="77777777" w:rsidR="00181FFC" w:rsidRPr="00181FFC" w:rsidRDefault="00181FFC" w:rsidP="00181FFC">
      <w:pPr>
        <w:spacing w:line="600" w:lineRule="auto"/>
        <w:jc w:val="left"/>
        <w:rPr>
          <w:ins w:id="18749" w:author="UTENTE" w:date="2020-06-30T19:00:00Z"/>
          <w:rFonts w:ascii="Calibri" w:eastAsia="Calibri" w:hAnsi="Calibri" w:cs="Times New Roman"/>
          <w:lang w:val="en-US"/>
          <w:rPrChange w:id="18750" w:author="UTENTE" w:date="2020-06-30T19:00:00Z">
            <w:rPr>
              <w:ins w:id="18751" w:author="UTENTE" w:date="2020-06-30T19:00:00Z"/>
              <w:rFonts w:ascii="Calibri" w:eastAsia="Calibri" w:hAnsi="Calibri" w:cs="Times New Roman"/>
            </w:rPr>
          </w:rPrChange>
        </w:rPr>
      </w:pPr>
      <w:ins w:id="18752" w:author="UTENTE" w:date="2020-06-30T19:00:00Z">
        <w:r w:rsidRPr="00181FFC">
          <w:rPr>
            <w:rFonts w:ascii="Calibri" w:eastAsia="Calibri" w:hAnsi="Calibri" w:cs="Times New Roman"/>
            <w:lang w:val="en-US"/>
            <w:rPrChange w:id="18753" w:author="UTENTE" w:date="2020-06-30T19:00:00Z">
              <w:rPr>
                <w:rFonts w:ascii="Calibri" w:eastAsia="Calibri" w:hAnsi="Calibri" w:cs="Times New Roman"/>
              </w:rPr>
            </w:rPrChange>
          </w:rPr>
          <w:t>297.</w:t>
        </w:r>
        <w:r w:rsidRPr="00181FFC">
          <w:rPr>
            <w:rFonts w:ascii="Calibri" w:eastAsia="Calibri" w:hAnsi="Calibri" w:cs="Times New Roman"/>
            <w:lang w:val="en-US"/>
            <w:rPrChange w:id="18754" w:author="UTENTE" w:date="2020-06-30T19:00:00Z">
              <w:rPr>
                <w:rFonts w:ascii="Calibri" w:eastAsia="Calibri" w:hAnsi="Calibri" w:cs="Times New Roman"/>
              </w:rPr>
            </w:rPrChange>
          </w:rPr>
          <w:tab/>
          <w:t>mc "\"In realtà no.\""</w:t>
        </w:r>
        <w:r w:rsidRPr="00181FFC">
          <w:rPr>
            <w:rFonts w:ascii="Calibri" w:eastAsia="Calibri" w:hAnsi="Calibri" w:cs="Times New Roman"/>
            <w:lang w:val="en-US"/>
            <w:rPrChange w:id="18755" w:author="UTENTE" w:date="2020-06-30T19:00:00Z">
              <w:rPr>
                <w:rFonts w:ascii="Calibri" w:eastAsia="Calibri" w:hAnsi="Calibri" w:cs="Times New Roman"/>
              </w:rPr>
            </w:rPrChange>
          </w:rPr>
          <w:br w:type="page"/>
        </w:r>
      </w:ins>
    </w:p>
    <w:p w14:paraId="3D01373E" w14:textId="77777777" w:rsidR="00181FFC" w:rsidRPr="00181FFC" w:rsidRDefault="00181FFC" w:rsidP="00181FFC">
      <w:pPr>
        <w:spacing w:line="600" w:lineRule="auto"/>
        <w:jc w:val="left"/>
        <w:rPr>
          <w:ins w:id="18756" w:author="UTENTE" w:date="2020-06-30T19:00:00Z"/>
          <w:rFonts w:ascii="Calibri" w:eastAsia="Calibri" w:hAnsi="Calibri" w:cs="Times New Roman"/>
          <w:lang w:val="en-US"/>
        </w:rPr>
      </w:pPr>
      <w:ins w:id="18757" w:author="UTENTE" w:date="2020-06-30T19:00:00Z">
        <w:r w:rsidRPr="00181FFC">
          <w:rPr>
            <w:rFonts w:ascii="Calibri" w:eastAsia="Calibri" w:hAnsi="Calibri" w:cs="Times New Roman"/>
            <w:lang w:val="en-US"/>
          </w:rPr>
          <w:lastRenderedPageBreak/>
          <w:t>298.</w:t>
        </w:r>
        <w:r w:rsidRPr="00181FFC">
          <w:rPr>
            <w:rFonts w:ascii="Calibri" w:eastAsia="Calibri" w:hAnsi="Calibri" w:cs="Times New Roman"/>
            <w:lang w:val="en-US"/>
          </w:rPr>
          <w:tab/>
          <w:t>n "We reach my apartment a few minutes later –– {w}without any unwanted encounters, much to my surprise."</w:t>
        </w:r>
      </w:ins>
    </w:p>
    <w:p w14:paraId="72B10EF3" w14:textId="77777777" w:rsidR="00181FFC" w:rsidRPr="00181FFC" w:rsidRDefault="00181FFC" w:rsidP="00181FFC">
      <w:pPr>
        <w:spacing w:line="600" w:lineRule="auto"/>
        <w:jc w:val="left"/>
        <w:rPr>
          <w:ins w:id="18758" w:author="UTENTE" w:date="2020-06-30T19:00:00Z"/>
          <w:rFonts w:ascii="Calibri" w:eastAsia="Calibri" w:hAnsi="Calibri" w:cs="Times New Roman"/>
          <w:lang w:val="en-US"/>
        </w:rPr>
      </w:pPr>
      <w:ins w:id="18759" w:author="UTENTE" w:date="2020-06-30T19:00:00Z">
        <w:r w:rsidRPr="00181FFC">
          <w:rPr>
            <w:rFonts w:ascii="Calibri" w:eastAsia="Calibri" w:hAnsi="Calibri" w:cs="Times New Roman"/>
            <w:lang w:val="en-US"/>
          </w:rPr>
          <w:t>299.</w:t>
        </w:r>
        <w:r w:rsidRPr="00181FFC">
          <w:rPr>
            <w:rFonts w:ascii="Calibri" w:eastAsia="Calibri" w:hAnsi="Calibri" w:cs="Times New Roman"/>
            <w:lang w:val="en-US"/>
          </w:rPr>
          <w:tab/>
          <w:t>n "I guess Luka really wasn't kidding about the vampires leaving him alone. Who would've thought?"</w:t>
        </w:r>
      </w:ins>
    </w:p>
    <w:p w14:paraId="0D9780C8" w14:textId="77777777" w:rsidR="00181FFC" w:rsidRPr="00181FFC" w:rsidRDefault="00181FFC" w:rsidP="00181FFC">
      <w:pPr>
        <w:spacing w:line="600" w:lineRule="auto"/>
        <w:jc w:val="left"/>
        <w:rPr>
          <w:ins w:id="18760" w:author="UTENTE" w:date="2020-06-30T19:00:00Z"/>
          <w:rFonts w:ascii="Calibri" w:eastAsia="Calibri" w:hAnsi="Calibri" w:cs="Times New Roman"/>
          <w:lang w:val="en-US"/>
        </w:rPr>
      </w:pPr>
      <w:ins w:id="18761" w:author="UTENTE" w:date="2020-06-30T19:00:00Z">
        <w:r w:rsidRPr="00181FFC">
          <w:rPr>
            <w:rFonts w:ascii="Calibri" w:eastAsia="Calibri" w:hAnsi="Calibri" w:cs="Times New Roman"/>
            <w:lang w:val="en-US"/>
          </w:rPr>
          <w:t>300.</w:t>
        </w:r>
        <w:r w:rsidRPr="00181FFC">
          <w:rPr>
            <w:rFonts w:ascii="Calibri" w:eastAsia="Calibri" w:hAnsi="Calibri" w:cs="Times New Roman"/>
            <w:lang w:val="en-US"/>
          </w:rPr>
          <w:tab/>
          <w:t>mcp "\"Well, this is it.\""</w:t>
        </w:r>
      </w:ins>
    </w:p>
    <w:p w14:paraId="08343FEB" w14:textId="77777777" w:rsidR="00181FFC" w:rsidRPr="00181FFC" w:rsidRDefault="00181FFC" w:rsidP="00181FFC">
      <w:pPr>
        <w:spacing w:line="600" w:lineRule="auto"/>
        <w:jc w:val="left"/>
        <w:rPr>
          <w:ins w:id="18762" w:author="UTENTE" w:date="2020-06-30T19:00:00Z"/>
          <w:rFonts w:ascii="Calibri" w:eastAsia="Calibri" w:hAnsi="Calibri" w:cs="Times New Roman"/>
          <w:lang w:val="en-US"/>
        </w:rPr>
      </w:pPr>
      <w:ins w:id="18763" w:author="UTENTE" w:date="2020-06-30T19:00:00Z">
        <w:r w:rsidRPr="00181FFC">
          <w:rPr>
            <w:rFonts w:ascii="Calibri" w:eastAsia="Calibri" w:hAnsi="Calibri" w:cs="Times New Roman"/>
            <w:lang w:val="en-US"/>
          </w:rPr>
          <w:t>301.</w:t>
        </w:r>
        <w:r w:rsidRPr="00181FFC">
          <w:rPr>
            <w:rFonts w:ascii="Calibri" w:eastAsia="Calibri" w:hAnsi="Calibri" w:cs="Times New Roman"/>
            <w:lang w:val="en-US"/>
          </w:rPr>
          <w:tab/>
          <w:t>l "\"…! Already?\""</w:t>
        </w:r>
      </w:ins>
    </w:p>
    <w:p w14:paraId="5784C3E1" w14:textId="77777777" w:rsidR="00181FFC" w:rsidRPr="00181FFC" w:rsidRDefault="00181FFC" w:rsidP="00181FFC">
      <w:pPr>
        <w:spacing w:line="600" w:lineRule="auto"/>
        <w:jc w:val="left"/>
        <w:rPr>
          <w:ins w:id="18764" w:author="UTENTE" w:date="2020-06-30T19:00:00Z"/>
          <w:rFonts w:ascii="Calibri" w:eastAsia="Calibri" w:hAnsi="Calibri" w:cs="Times New Roman"/>
          <w:lang w:val="en-US"/>
        </w:rPr>
      </w:pPr>
      <w:ins w:id="18765" w:author="UTENTE" w:date="2020-06-30T19:00:00Z">
        <w:r w:rsidRPr="00181FFC">
          <w:rPr>
            <w:rFonts w:ascii="Calibri" w:eastAsia="Calibri" w:hAnsi="Calibri" w:cs="Times New Roman"/>
            <w:lang w:val="en-US"/>
          </w:rPr>
          <w:t>302.</w:t>
        </w:r>
        <w:r w:rsidRPr="00181FFC">
          <w:rPr>
            <w:rFonts w:ascii="Calibri" w:eastAsia="Calibri" w:hAnsi="Calibri" w:cs="Times New Roman"/>
            <w:lang w:val="en-US"/>
          </w:rPr>
          <w:tab/>
          <w:t>n "When I stop in front of the stairs, Luka blinks, his face falling for a moment."</w:t>
        </w:r>
      </w:ins>
    </w:p>
    <w:p w14:paraId="1B5B80B5" w14:textId="77777777" w:rsidR="00181FFC" w:rsidRPr="00181FFC" w:rsidRDefault="00181FFC" w:rsidP="00181FFC">
      <w:pPr>
        <w:spacing w:line="600" w:lineRule="auto"/>
        <w:jc w:val="left"/>
        <w:rPr>
          <w:ins w:id="18766" w:author="UTENTE" w:date="2020-06-30T19:00:00Z"/>
          <w:rFonts w:ascii="Calibri" w:eastAsia="Calibri" w:hAnsi="Calibri" w:cs="Times New Roman"/>
          <w:lang w:val="en-US"/>
        </w:rPr>
      </w:pPr>
      <w:ins w:id="18767" w:author="UTENTE" w:date="2020-06-30T19:00:00Z">
        <w:r w:rsidRPr="00181FFC">
          <w:rPr>
            <w:rFonts w:ascii="Calibri" w:eastAsia="Calibri" w:hAnsi="Calibri" w:cs="Times New Roman"/>
            <w:lang w:val="en-US"/>
          </w:rPr>
          <w:t>303.</w:t>
        </w:r>
        <w:r w:rsidRPr="00181FFC">
          <w:rPr>
            <w:rFonts w:ascii="Calibri" w:eastAsia="Calibri" w:hAnsi="Calibri" w:cs="Times New Roman"/>
            <w:lang w:val="en-US"/>
          </w:rPr>
          <w:tab/>
          <w:t>n "But he recovers soon after, offering me only a stiff nod."</w:t>
        </w:r>
      </w:ins>
    </w:p>
    <w:p w14:paraId="20655DCC" w14:textId="77777777" w:rsidR="00181FFC" w:rsidRPr="00181FFC" w:rsidRDefault="00181FFC" w:rsidP="00181FFC">
      <w:pPr>
        <w:spacing w:line="600" w:lineRule="auto"/>
        <w:jc w:val="left"/>
        <w:rPr>
          <w:ins w:id="18768" w:author="UTENTE" w:date="2020-06-30T19:00:00Z"/>
          <w:rFonts w:ascii="Calibri" w:eastAsia="Calibri" w:hAnsi="Calibri" w:cs="Times New Roman"/>
          <w:lang w:val="en-US"/>
        </w:rPr>
      </w:pPr>
      <w:ins w:id="18769" w:author="UTENTE" w:date="2020-06-30T19:00:00Z">
        <w:r w:rsidRPr="00181FFC">
          <w:rPr>
            <w:rFonts w:ascii="Calibri" w:eastAsia="Calibri" w:hAnsi="Calibri" w:cs="Times New Roman"/>
            <w:lang w:val="en-US"/>
          </w:rPr>
          <w:t>304.</w:t>
        </w:r>
        <w:r w:rsidRPr="00181FFC">
          <w:rPr>
            <w:rFonts w:ascii="Calibri" w:eastAsia="Calibri" w:hAnsi="Calibri" w:cs="Times New Roman"/>
            <w:lang w:val="en-US"/>
          </w:rPr>
          <w:tab/>
          <w:t>mcp "\"What's with the hesitation?\""</w:t>
        </w:r>
      </w:ins>
    </w:p>
    <w:p w14:paraId="6BCC1DDE" w14:textId="77777777" w:rsidR="00181FFC" w:rsidRPr="00181FFC" w:rsidRDefault="00181FFC" w:rsidP="00181FFC">
      <w:pPr>
        <w:spacing w:line="600" w:lineRule="auto"/>
        <w:jc w:val="left"/>
        <w:rPr>
          <w:ins w:id="18770" w:author="UTENTE" w:date="2020-06-30T19:00:00Z"/>
          <w:rFonts w:ascii="Calibri" w:eastAsia="Calibri" w:hAnsi="Calibri" w:cs="Times New Roman"/>
          <w:lang w:val="en-US"/>
        </w:rPr>
      </w:pPr>
      <w:ins w:id="18771" w:author="UTENTE" w:date="2020-06-30T19:00:00Z">
        <w:r w:rsidRPr="00181FFC">
          <w:rPr>
            <w:rFonts w:ascii="Calibri" w:eastAsia="Calibri" w:hAnsi="Calibri" w:cs="Times New Roman"/>
            <w:lang w:val="en-US"/>
          </w:rPr>
          <w:t>305.</w:t>
        </w:r>
        <w:r w:rsidRPr="00181FFC">
          <w:rPr>
            <w:rFonts w:ascii="Calibri" w:eastAsia="Calibri" w:hAnsi="Calibri" w:cs="Times New Roman"/>
            <w:lang w:val="en-US"/>
          </w:rPr>
          <w:tab/>
          <w:t>mcp "\"Did you want me to drag you inside or something?\""</w:t>
        </w:r>
      </w:ins>
    </w:p>
    <w:p w14:paraId="10A2C7C9" w14:textId="77777777" w:rsidR="00181FFC" w:rsidRPr="00181FFC" w:rsidRDefault="00181FFC" w:rsidP="00181FFC">
      <w:pPr>
        <w:spacing w:line="600" w:lineRule="auto"/>
        <w:jc w:val="left"/>
        <w:rPr>
          <w:ins w:id="18772" w:author="UTENTE" w:date="2020-06-30T19:00:00Z"/>
          <w:rFonts w:ascii="Calibri" w:eastAsia="Calibri" w:hAnsi="Calibri" w:cs="Times New Roman"/>
          <w:lang w:val="en-US"/>
        </w:rPr>
      </w:pPr>
      <w:ins w:id="18773" w:author="UTENTE" w:date="2020-06-30T19:00:00Z">
        <w:r w:rsidRPr="00181FFC">
          <w:rPr>
            <w:rFonts w:ascii="Calibri" w:eastAsia="Calibri" w:hAnsi="Calibri" w:cs="Times New Roman"/>
            <w:lang w:val="en-US"/>
          </w:rPr>
          <w:t>306.</w:t>
        </w:r>
        <w:r w:rsidRPr="00181FFC">
          <w:rPr>
            <w:rFonts w:ascii="Calibri" w:eastAsia="Calibri" w:hAnsi="Calibri" w:cs="Times New Roman"/>
            <w:lang w:val="en-US"/>
          </w:rPr>
          <w:tab/>
          <w:t>l "\"…Into {i}this{/i} gross place? I'll pass.\""</w:t>
        </w:r>
      </w:ins>
    </w:p>
    <w:p w14:paraId="4FD7207E" w14:textId="77777777" w:rsidR="00181FFC" w:rsidRPr="00181FFC" w:rsidRDefault="00181FFC" w:rsidP="00181FFC">
      <w:pPr>
        <w:spacing w:line="600" w:lineRule="auto"/>
        <w:jc w:val="left"/>
        <w:rPr>
          <w:ins w:id="18774" w:author="UTENTE" w:date="2020-06-30T19:00:00Z"/>
          <w:rFonts w:ascii="Calibri" w:eastAsia="Calibri" w:hAnsi="Calibri" w:cs="Times New Roman"/>
          <w:lang w:val="en-US"/>
        </w:rPr>
      </w:pPr>
      <w:ins w:id="18775" w:author="UTENTE" w:date="2020-06-30T19:00:00Z">
        <w:r w:rsidRPr="00181FFC">
          <w:rPr>
            <w:rFonts w:ascii="Calibri" w:eastAsia="Calibri" w:hAnsi="Calibri" w:cs="Times New Roman"/>
            <w:lang w:val="en-US"/>
          </w:rPr>
          <w:t>307.</w:t>
        </w:r>
        <w:r w:rsidRPr="00181FFC">
          <w:rPr>
            <w:rFonts w:ascii="Calibri" w:eastAsia="Calibri" w:hAnsi="Calibri" w:cs="Times New Roman"/>
            <w:lang w:val="en-US"/>
          </w:rPr>
          <w:tab/>
          <w:t>mcp "\"Are you sure you'll be able to get back safely, too?\""</w:t>
        </w:r>
      </w:ins>
    </w:p>
    <w:p w14:paraId="0B065DA4" w14:textId="77777777" w:rsidR="00181FFC" w:rsidRPr="00181FFC" w:rsidRDefault="00181FFC" w:rsidP="00181FFC">
      <w:pPr>
        <w:spacing w:line="600" w:lineRule="auto"/>
        <w:jc w:val="left"/>
        <w:rPr>
          <w:ins w:id="18776" w:author="UTENTE" w:date="2020-06-30T19:00:00Z"/>
          <w:rFonts w:ascii="Calibri" w:eastAsia="Calibri" w:hAnsi="Calibri" w:cs="Times New Roman"/>
          <w:lang w:val="en-US"/>
        </w:rPr>
      </w:pPr>
      <w:ins w:id="18777" w:author="UTENTE" w:date="2020-06-30T19:00:00Z">
        <w:r w:rsidRPr="00181FFC">
          <w:rPr>
            <w:rFonts w:ascii="Calibri" w:eastAsia="Calibri" w:hAnsi="Calibri" w:cs="Times New Roman"/>
            <w:lang w:val="en-US"/>
          </w:rPr>
          <w:t>308.</w:t>
        </w:r>
        <w:r w:rsidRPr="00181FFC">
          <w:rPr>
            <w:rFonts w:ascii="Calibri" w:eastAsia="Calibri" w:hAnsi="Calibri" w:cs="Times New Roman"/>
            <w:lang w:val="en-US"/>
          </w:rPr>
          <w:tab/>
          <w:t>l "\"Yeah… Don't worry about me.\""</w:t>
        </w:r>
      </w:ins>
    </w:p>
    <w:p w14:paraId="0E430438" w14:textId="77777777" w:rsidR="00181FFC" w:rsidRPr="00181FFC" w:rsidRDefault="00181FFC" w:rsidP="00181FFC">
      <w:pPr>
        <w:spacing w:line="600" w:lineRule="auto"/>
        <w:jc w:val="left"/>
        <w:rPr>
          <w:ins w:id="18778" w:author="UTENTE" w:date="2020-06-30T19:00:00Z"/>
          <w:rFonts w:ascii="Calibri" w:eastAsia="Calibri" w:hAnsi="Calibri" w:cs="Times New Roman"/>
          <w:lang w:val="en-US"/>
        </w:rPr>
      </w:pPr>
      <w:ins w:id="18779" w:author="UTENTE" w:date="2020-06-30T19:00:00Z">
        <w:r w:rsidRPr="00181FFC">
          <w:rPr>
            <w:rFonts w:ascii="Calibri" w:eastAsia="Calibri" w:hAnsi="Calibri" w:cs="Times New Roman"/>
            <w:lang w:val="en-US"/>
          </w:rPr>
          <w:t>309.</w:t>
        </w:r>
        <w:r w:rsidRPr="00181FFC">
          <w:rPr>
            <w:rFonts w:ascii="Calibri" w:eastAsia="Calibri" w:hAnsi="Calibri" w:cs="Times New Roman"/>
            <w:lang w:val="en-US"/>
          </w:rPr>
          <w:tab/>
          <w:t>n "He seems pretty hesitant to say goodbye, so I flash him a winning smile and two-fingered salute."</w:t>
        </w:r>
      </w:ins>
    </w:p>
    <w:p w14:paraId="3C058F31" w14:textId="77777777" w:rsidR="00181FFC" w:rsidRPr="00181FFC" w:rsidRDefault="00181FFC" w:rsidP="00181FFC">
      <w:pPr>
        <w:spacing w:line="600" w:lineRule="auto"/>
        <w:jc w:val="left"/>
        <w:rPr>
          <w:ins w:id="18780" w:author="UTENTE" w:date="2020-06-30T19:00:00Z"/>
          <w:rFonts w:ascii="Calibri" w:eastAsia="Calibri" w:hAnsi="Calibri" w:cs="Times New Roman"/>
          <w:lang w:val="en-US"/>
        </w:rPr>
      </w:pPr>
      <w:ins w:id="18781" w:author="UTENTE" w:date="2020-06-30T19:00:00Z">
        <w:r w:rsidRPr="00181FFC">
          <w:rPr>
            <w:rFonts w:ascii="Calibri" w:eastAsia="Calibri" w:hAnsi="Calibri" w:cs="Times New Roman"/>
            <w:lang w:val="en-US"/>
          </w:rPr>
          <w:t>310.</w:t>
        </w:r>
        <w:r w:rsidRPr="00181FFC">
          <w:rPr>
            <w:rFonts w:ascii="Calibri" w:eastAsia="Calibri" w:hAnsi="Calibri" w:cs="Times New Roman"/>
            <w:lang w:val="en-US"/>
          </w:rPr>
          <w:tab/>
          <w:t>mcp "\"Tomorrow night, then? Don't stand me up.\""</w:t>
        </w:r>
      </w:ins>
    </w:p>
    <w:p w14:paraId="3C532324" w14:textId="77777777" w:rsidR="00181FFC" w:rsidRPr="00181FFC" w:rsidRDefault="00181FFC" w:rsidP="00181FFC">
      <w:pPr>
        <w:spacing w:line="600" w:lineRule="auto"/>
        <w:jc w:val="left"/>
        <w:rPr>
          <w:ins w:id="18782" w:author="UTENTE" w:date="2020-06-30T19:00:00Z"/>
          <w:rFonts w:ascii="Calibri" w:eastAsia="Calibri" w:hAnsi="Calibri" w:cs="Times New Roman"/>
          <w:lang w:val="en-US"/>
        </w:rPr>
      </w:pPr>
      <w:ins w:id="18783" w:author="UTENTE" w:date="2020-06-30T19:00:00Z">
        <w:r w:rsidRPr="00181FFC">
          <w:rPr>
            <w:rFonts w:ascii="Calibri" w:eastAsia="Calibri" w:hAnsi="Calibri" w:cs="Times New Roman"/>
            <w:lang w:val="en-US"/>
          </w:rPr>
          <w:t>311.</w:t>
        </w:r>
        <w:r w:rsidRPr="00181FFC">
          <w:rPr>
            <w:rFonts w:ascii="Calibri" w:eastAsia="Calibri" w:hAnsi="Calibri" w:cs="Times New Roman"/>
            <w:lang w:val="en-US"/>
          </w:rPr>
          <w:tab/>
          <w:t>l "\"I won't. A deal's a deal.\""</w:t>
        </w:r>
      </w:ins>
    </w:p>
    <w:p w14:paraId="5C77FBD6" w14:textId="77777777" w:rsidR="00181FFC" w:rsidRPr="00181FFC" w:rsidRDefault="00181FFC" w:rsidP="00181FFC">
      <w:pPr>
        <w:spacing w:line="600" w:lineRule="auto"/>
        <w:jc w:val="left"/>
        <w:rPr>
          <w:ins w:id="18784" w:author="UTENTE" w:date="2020-06-30T19:00:00Z"/>
          <w:rFonts w:ascii="Calibri" w:eastAsia="Calibri" w:hAnsi="Calibri" w:cs="Times New Roman"/>
          <w:lang w:val="en-US"/>
          <w:rPrChange w:id="18785" w:author="UTENTE" w:date="2020-06-30T19:00:00Z">
            <w:rPr>
              <w:ins w:id="18786" w:author="UTENTE" w:date="2020-06-30T19:00:00Z"/>
              <w:rFonts w:ascii="Calibri" w:eastAsia="Calibri" w:hAnsi="Calibri" w:cs="Times New Roman"/>
            </w:rPr>
          </w:rPrChange>
        </w:rPr>
      </w:pPr>
      <w:ins w:id="18787" w:author="UTENTE" w:date="2020-06-30T19:00:00Z">
        <w:r w:rsidRPr="00181FFC">
          <w:rPr>
            <w:rFonts w:ascii="Calibri" w:eastAsia="Calibri" w:hAnsi="Calibri" w:cs="Times New Roman"/>
            <w:lang w:val="en-US"/>
            <w:rPrChange w:id="18788" w:author="UTENTE" w:date="2020-06-30T19:00:00Z">
              <w:rPr>
                <w:rFonts w:ascii="Calibri" w:eastAsia="Calibri" w:hAnsi="Calibri" w:cs="Times New Roman"/>
              </w:rPr>
            </w:rPrChange>
          </w:rPr>
          <w:t>312.</w:t>
        </w:r>
        <w:r w:rsidRPr="00181FFC">
          <w:rPr>
            <w:rFonts w:ascii="Calibri" w:eastAsia="Calibri" w:hAnsi="Calibri" w:cs="Times New Roman"/>
            <w:lang w:val="en-US"/>
            <w:rPrChange w:id="18789" w:author="UTENTE" w:date="2020-06-30T19:00:00Z">
              <w:rPr>
                <w:rFonts w:ascii="Calibri" w:eastAsia="Calibri" w:hAnsi="Calibri" w:cs="Times New Roman"/>
              </w:rPr>
            </w:rPrChange>
          </w:rPr>
          <w:tab/>
          <w:t>l "\"…'Night, [mc].\""</w:t>
        </w:r>
      </w:ins>
    </w:p>
    <w:p w14:paraId="02051FD5" w14:textId="77777777" w:rsidR="00181FFC" w:rsidRPr="00181FFC" w:rsidRDefault="00181FFC" w:rsidP="00181FFC">
      <w:pPr>
        <w:spacing w:line="600" w:lineRule="auto"/>
        <w:jc w:val="left"/>
        <w:rPr>
          <w:ins w:id="18790" w:author="UTENTE" w:date="2020-06-30T19:00:00Z"/>
          <w:rFonts w:ascii="Calibri" w:eastAsia="Calibri" w:hAnsi="Calibri" w:cs="Times New Roman"/>
          <w:lang w:val="en-US"/>
          <w:rPrChange w:id="18791" w:author="UTENTE" w:date="2020-06-30T19:00:00Z">
            <w:rPr>
              <w:ins w:id="18792" w:author="UTENTE" w:date="2020-06-30T19:00:00Z"/>
              <w:rFonts w:ascii="Calibri" w:eastAsia="Calibri" w:hAnsi="Calibri" w:cs="Times New Roman"/>
            </w:rPr>
          </w:rPrChange>
        </w:rPr>
      </w:pPr>
      <w:ins w:id="18793" w:author="UTENTE" w:date="2020-06-30T19:00:00Z">
        <w:r w:rsidRPr="00181FFC">
          <w:rPr>
            <w:rFonts w:ascii="Calibri" w:eastAsia="Calibri" w:hAnsi="Calibri" w:cs="Times New Roman"/>
            <w:lang w:val="en-US"/>
            <w:rPrChange w:id="18794" w:author="UTENTE" w:date="2020-06-30T19:00:00Z">
              <w:rPr>
                <w:rFonts w:ascii="Calibri" w:eastAsia="Calibri" w:hAnsi="Calibri" w:cs="Times New Roman"/>
              </w:rPr>
            </w:rPrChange>
          </w:rPr>
          <w:t>313.</w:t>
        </w:r>
        <w:r w:rsidRPr="00181FFC">
          <w:rPr>
            <w:rFonts w:ascii="Calibri" w:eastAsia="Calibri" w:hAnsi="Calibri" w:cs="Times New Roman"/>
            <w:lang w:val="en-US"/>
            <w:rPrChange w:id="18795" w:author="UTENTE" w:date="2020-06-30T19:00:00Z">
              <w:rPr>
                <w:rFonts w:ascii="Calibri" w:eastAsia="Calibri" w:hAnsi="Calibri" w:cs="Times New Roman"/>
              </w:rPr>
            </w:rPrChange>
          </w:rPr>
          <w:tab/>
          <w:t>mcp "\"'Night, Luka.\"" </w:t>
        </w:r>
        <w:r w:rsidRPr="00181FFC">
          <w:rPr>
            <w:rFonts w:ascii="Calibri" w:eastAsia="Calibri" w:hAnsi="Calibri" w:cs="Times New Roman"/>
            <w:lang w:val="en-US"/>
            <w:rPrChange w:id="18796" w:author="UTENTE" w:date="2020-06-30T19:00:00Z">
              <w:rPr>
                <w:rFonts w:ascii="Calibri" w:eastAsia="Calibri" w:hAnsi="Calibri" w:cs="Times New Roman"/>
              </w:rPr>
            </w:rPrChange>
          </w:rPr>
          <w:br w:type="page"/>
        </w:r>
      </w:ins>
    </w:p>
    <w:p w14:paraId="19A2CEC0" w14:textId="77777777" w:rsidR="00181FFC" w:rsidRPr="00181FFC" w:rsidRDefault="00181FFC" w:rsidP="00181FFC">
      <w:pPr>
        <w:spacing w:line="600" w:lineRule="auto"/>
        <w:jc w:val="left"/>
        <w:rPr>
          <w:ins w:id="18797" w:author="UTENTE" w:date="2020-06-30T19:00:00Z"/>
          <w:rFonts w:ascii="Calibri" w:eastAsia="Calibri" w:hAnsi="Calibri" w:cs="Times New Roman"/>
        </w:rPr>
      </w:pPr>
      <w:ins w:id="18798" w:author="UTENTE" w:date="2020-06-30T19:00:00Z">
        <w:r w:rsidRPr="00181FFC">
          <w:rPr>
            <w:rFonts w:ascii="Calibri" w:eastAsia="Calibri" w:hAnsi="Calibri" w:cs="Times New Roman"/>
          </w:rPr>
          <w:lastRenderedPageBreak/>
          <w:t>298.</w:t>
        </w:r>
        <w:r w:rsidRPr="00181FFC">
          <w:rPr>
            <w:rFonts w:ascii="Calibri" w:eastAsia="Calibri" w:hAnsi="Calibri" w:cs="Times New Roman"/>
          </w:rPr>
          <w:tab/>
          <w:t>n "Dopo qualche minuto, raggiungiamo il mio appartamento -{w}senza incontri indesiderati, sorprendentemente."</w:t>
        </w:r>
      </w:ins>
    </w:p>
    <w:p w14:paraId="15E26137" w14:textId="77777777" w:rsidR="00181FFC" w:rsidRPr="00181FFC" w:rsidRDefault="00181FFC" w:rsidP="00181FFC">
      <w:pPr>
        <w:spacing w:line="600" w:lineRule="auto"/>
        <w:jc w:val="left"/>
        <w:rPr>
          <w:ins w:id="18799" w:author="UTENTE" w:date="2020-06-30T19:00:00Z"/>
          <w:rFonts w:ascii="Calibri" w:eastAsia="Calibri" w:hAnsi="Calibri" w:cs="Times New Roman"/>
        </w:rPr>
      </w:pPr>
      <w:ins w:id="18800" w:author="UTENTE" w:date="2020-06-30T19:00:00Z">
        <w:r w:rsidRPr="00181FFC">
          <w:rPr>
            <w:rFonts w:ascii="Calibri" w:eastAsia="Calibri" w:hAnsi="Calibri" w:cs="Times New Roman"/>
          </w:rPr>
          <w:t>299.</w:t>
        </w:r>
        <w:r w:rsidRPr="00181FFC">
          <w:rPr>
            <w:rFonts w:ascii="Calibri" w:eastAsia="Calibri" w:hAnsi="Calibri" w:cs="Times New Roman"/>
          </w:rPr>
          <w:tab/>
          <w:t>n "Quindi Luka non mentiva sul fatto che i vampiri lo lasciassero in pace. Chi poteva crederci?"</w:t>
        </w:r>
      </w:ins>
    </w:p>
    <w:p w14:paraId="28B82DB5" w14:textId="77777777" w:rsidR="00181FFC" w:rsidRPr="00181FFC" w:rsidRDefault="00181FFC" w:rsidP="00181FFC">
      <w:pPr>
        <w:spacing w:line="600" w:lineRule="auto"/>
        <w:jc w:val="left"/>
        <w:rPr>
          <w:ins w:id="18801" w:author="UTENTE" w:date="2020-06-30T19:00:00Z"/>
          <w:rFonts w:ascii="Calibri" w:eastAsia="Calibri" w:hAnsi="Calibri" w:cs="Times New Roman"/>
        </w:rPr>
      </w:pPr>
      <w:ins w:id="18802" w:author="UTENTE" w:date="2020-06-30T19:00:00Z">
        <w:r w:rsidRPr="00181FFC">
          <w:rPr>
            <w:rFonts w:ascii="Calibri" w:eastAsia="Calibri" w:hAnsi="Calibri" w:cs="Times New Roman"/>
          </w:rPr>
          <w:t>300.</w:t>
        </w:r>
        <w:r w:rsidRPr="00181FFC">
          <w:rPr>
            <w:rFonts w:ascii="Calibri" w:eastAsia="Calibri" w:hAnsi="Calibri" w:cs="Times New Roman"/>
          </w:rPr>
          <w:tab/>
          <w:t>mcp "\"Beh, eccoci qua.\""</w:t>
        </w:r>
      </w:ins>
    </w:p>
    <w:p w14:paraId="3CBE5178" w14:textId="77777777" w:rsidR="00181FFC" w:rsidRPr="00181FFC" w:rsidRDefault="00181FFC" w:rsidP="00181FFC">
      <w:pPr>
        <w:spacing w:line="600" w:lineRule="auto"/>
        <w:jc w:val="left"/>
        <w:rPr>
          <w:ins w:id="18803" w:author="UTENTE" w:date="2020-06-30T19:00:00Z"/>
          <w:rFonts w:ascii="Calibri" w:eastAsia="Calibri" w:hAnsi="Calibri" w:cs="Times New Roman"/>
        </w:rPr>
      </w:pPr>
      <w:ins w:id="18804" w:author="UTENTE" w:date="2020-06-30T19:00:00Z">
        <w:r w:rsidRPr="00181FFC">
          <w:rPr>
            <w:rFonts w:ascii="Calibri" w:eastAsia="Calibri" w:hAnsi="Calibri" w:cs="Times New Roman"/>
          </w:rPr>
          <w:t>301.</w:t>
        </w:r>
        <w:r w:rsidRPr="00181FFC">
          <w:rPr>
            <w:rFonts w:ascii="Calibri" w:eastAsia="Calibri" w:hAnsi="Calibri" w:cs="Times New Roman"/>
          </w:rPr>
          <w:tab/>
          <w:t>l "\"…! Di già?\""</w:t>
        </w:r>
      </w:ins>
    </w:p>
    <w:p w14:paraId="6C4844D4" w14:textId="77777777" w:rsidR="00181FFC" w:rsidRPr="00181FFC" w:rsidRDefault="00181FFC" w:rsidP="00181FFC">
      <w:pPr>
        <w:spacing w:line="600" w:lineRule="auto"/>
        <w:jc w:val="left"/>
        <w:rPr>
          <w:ins w:id="18805" w:author="UTENTE" w:date="2020-06-30T19:00:00Z"/>
          <w:rFonts w:ascii="Calibri" w:eastAsia="Calibri" w:hAnsi="Calibri" w:cs="Times New Roman"/>
        </w:rPr>
      </w:pPr>
      <w:ins w:id="18806" w:author="UTENTE" w:date="2020-06-30T19:00:00Z">
        <w:r w:rsidRPr="00181FFC">
          <w:rPr>
            <w:rFonts w:ascii="Calibri" w:eastAsia="Calibri" w:hAnsi="Calibri" w:cs="Times New Roman"/>
          </w:rPr>
          <w:t>302.</w:t>
        </w:r>
        <w:r w:rsidRPr="00181FFC">
          <w:rPr>
            <w:rFonts w:ascii="Calibri" w:eastAsia="Calibri" w:hAnsi="Calibri" w:cs="Times New Roman"/>
          </w:rPr>
          <w:tab/>
          <w:t>n "Quando mi fermo davanti alle scale, Luka sgrana gli occhi, sbiancando."</w:t>
        </w:r>
      </w:ins>
    </w:p>
    <w:p w14:paraId="2B8569DC" w14:textId="77777777" w:rsidR="00181FFC" w:rsidRPr="00181FFC" w:rsidRDefault="00181FFC" w:rsidP="00181FFC">
      <w:pPr>
        <w:spacing w:line="600" w:lineRule="auto"/>
        <w:jc w:val="left"/>
        <w:rPr>
          <w:ins w:id="18807" w:author="UTENTE" w:date="2020-06-30T19:00:00Z"/>
          <w:rFonts w:ascii="Calibri" w:eastAsia="Calibri" w:hAnsi="Calibri" w:cs="Times New Roman"/>
        </w:rPr>
      </w:pPr>
      <w:ins w:id="18808" w:author="UTENTE" w:date="2020-06-30T19:00:00Z">
        <w:r w:rsidRPr="00181FFC">
          <w:rPr>
            <w:rFonts w:ascii="Calibri" w:eastAsia="Calibri" w:hAnsi="Calibri" w:cs="Times New Roman"/>
          </w:rPr>
          <w:t>303.</w:t>
        </w:r>
        <w:r w:rsidRPr="00181FFC">
          <w:rPr>
            <w:rFonts w:ascii="Calibri" w:eastAsia="Calibri" w:hAnsi="Calibri" w:cs="Times New Roman"/>
          </w:rPr>
          <w:tab/>
          <w:t>n "Ma si riprende poco dopo, annuendo stizzito."</w:t>
        </w:r>
      </w:ins>
    </w:p>
    <w:p w14:paraId="383AE5AE" w14:textId="77777777" w:rsidR="00181FFC" w:rsidRPr="00181FFC" w:rsidRDefault="00181FFC" w:rsidP="00181FFC">
      <w:pPr>
        <w:spacing w:line="600" w:lineRule="auto"/>
        <w:jc w:val="left"/>
        <w:rPr>
          <w:ins w:id="18809" w:author="UTENTE" w:date="2020-06-30T19:00:00Z"/>
          <w:rFonts w:ascii="Calibri" w:eastAsia="Calibri" w:hAnsi="Calibri" w:cs="Times New Roman"/>
        </w:rPr>
      </w:pPr>
      <w:ins w:id="18810" w:author="UTENTE" w:date="2020-06-30T19:00:00Z">
        <w:r w:rsidRPr="00181FFC">
          <w:rPr>
            <w:rFonts w:ascii="Calibri" w:eastAsia="Calibri" w:hAnsi="Calibri" w:cs="Times New Roman"/>
          </w:rPr>
          <w:t>304.</w:t>
        </w:r>
        <w:r w:rsidRPr="00181FFC">
          <w:rPr>
            <w:rFonts w:ascii="Calibri" w:eastAsia="Calibri" w:hAnsi="Calibri" w:cs="Times New Roman"/>
          </w:rPr>
          <w:tab/>
          <w:t>mcp "\"Perché hai esitato?\""</w:t>
        </w:r>
      </w:ins>
    </w:p>
    <w:p w14:paraId="468A05FF" w14:textId="77777777" w:rsidR="00181FFC" w:rsidRPr="00181FFC" w:rsidRDefault="00181FFC" w:rsidP="00181FFC">
      <w:pPr>
        <w:spacing w:line="600" w:lineRule="auto"/>
        <w:jc w:val="left"/>
        <w:rPr>
          <w:ins w:id="18811" w:author="UTENTE" w:date="2020-06-30T19:00:00Z"/>
          <w:rFonts w:ascii="Calibri" w:eastAsia="Calibri" w:hAnsi="Calibri" w:cs="Times New Roman"/>
        </w:rPr>
      </w:pPr>
      <w:ins w:id="18812" w:author="UTENTE" w:date="2020-06-30T19:00:00Z">
        <w:r w:rsidRPr="00181FFC">
          <w:rPr>
            <w:rFonts w:ascii="Calibri" w:eastAsia="Calibri" w:hAnsi="Calibri" w:cs="Times New Roman"/>
          </w:rPr>
          <w:t>305.</w:t>
        </w:r>
        <w:r w:rsidRPr="00181FFC">
          <w:rPr>
            <w:rFonts w:ascii="Calibri" w:eastAsia="Calibri" w:hAnsi="Calibri" w:cs="Times New Roman"/>
          </w:rPr>
          <w:tab/>
          <w:t>mcp "\"Volevi che ti trascinassi dentro o altro?\""</w:t>
        </w:r>
      </w:ins>
    </w:p>
    <w:p w14:paraId="3814F3E9" w14:textId="77777777" w:rsidR="00181FFC" w:rsidRPr="00181FFC" w:rsidRDefault="00181FFC" w:rsidP="00181FFC">
      <w:pPr>
        <w:spacing w:line="600" w:lineRule="auto"/>
        <w:jc w:val="left"/>
        <w:rPr>
          <w:ins w:id="18813" w:author="UTENTE" w:date="2020-06-30T19:00:00Z"/>
          <w:rFonts w:ascii="Calibri" w:eastAsia="Calibri" w:hAnsi="Calibri" w:cs="Times New Roman"/>
        </w:rPr>
      </w:pPr>
      <w:ins w:id="18814" w:author="UTENTE" w:date="2020-06-30T19:00:00Z">
        <w:r w:rsidRPr="00181FFC">
          <w:rPr>
            <w:rFonts w:ascii="Calibri" w:eastAsia="Calibri" w:hAnsi="Calibri" w:cs="Times New Roman"/>
          </w:rPr>
          <w:t>306.</w:t>
        </w:r>
        <w:r w:rsidRPr="00181FFC">
          <w:rPr>
            <w:rFonts w:ascii="Calibri" w:eastAsia="Calibri" w:hAnsi="Calibri" w:cs="Times New Roman"/>
          </w:rPr>
          <w:tab/>
          <w:t>l "\"…dentro {i}questo{/i} posto squallido? Anche no.\""</w:t>
        </w:r>
      </w:ins>
    </w:p>
    <w:p w14:paraId="16DDF72E" w14:textId="77777777" w:rsidR="00181FFC" w:rsidRPr="00181FFC" w:rsidRDefault="00181FFC" w:rsidP="00181FFC">
      <w:pPr>
        <w:spacing w:line="600" w:lineRule="auto"/>
        <w:jc w:val="left"/>
        <w:rPr>
          <w:ins w:id="18815" w:author="UTENTE" w:date="2020-06-30T19:00:00Z"/>
          <w:rFonts w:ascii="Calibri" w:eastAsia="Calibri" w:hAnsi="Calibri" w:cs="Times New Roman"/>
        </w:rPr>
      </w:pPr>
      <w:ins w:id="18816" w:author="UTENTE" w:date="2020-06-30T19:00:00Z">
        <w:r w:rsidRPr="00181FFC">
          <w:rPr>
            <w:rFonts w:ascii="Calibri" w:eastAsia="Calibri" w:hAnsi="Calibri" w:cs="Times New Roman"/>
          </w:rPr>
          <w:t>307.</w:t>
        </w:r>
        <w:r w:rsidRPr="00181FFC">
          <w:rPr>
            <w:rFonts w:ascii="Calibri" w:eastAsia="Calibri" w:hAnsi="Calibri" w:cs="Times New Roman"/>
          </w:rPr>
          <w:tab/>
          <w:t>mcp "\"Sei sicuro che non avrai problemi neanche al ritorno?\""</w:t>
        </w:r>
      </w:ins>
    </w:p>
    <w:p w14:paraId="5C6068C4" w14:textId="77777777" w:rsidR="00181FFC" w:rsidRPr="00181FFC" w:rsidRDefault="00181FFC" w:rsidP="00181FFC">
      <w:pPr>
        <w:spacing w:line="600" w:lineRule="auto"/>
        <w:jc w:val="left"/>
        <w:rPr>
          <w:ins w:id="18817" w:author="UTENTE" w:date="2020-06-30T19:00:00Z"/>
          <w:rFonts w:ascii="Calibri" w:eastAsia="Calibri" w:hAnsi="Calibri" w:cs="Times New Roman"/>
        </w:rPr>
      </w:pPr>
      <w:ins w:id="18818" w:author="UTENTE" w:date="2020-06-30T19:00:00Z">
        <w:r w:rsidRPr="00181FFC">
          <w:rPr>
            <w:rFonts w:ascii="Calibri" w:eastAsia="Calibri" w:hAnsi="Calibri" w:cs="Times New Roman"/>
          </w:rPr>
          <w:t>308.</w:t>
        </w:r>
        <w:r w:rsidRPr="00181FFC">
          <w:rPr>
            <w:rFonts w:ascii="Calibri" w:eastAsia="Calibri" w:hAnsi="Calibri" w:cs="Times New Roman"/>
          </w:rPr>
          <w:tab/>
          <w:t>l "\"Sì… Non preoccuparti.\""</w:t>
        </w:r>
      </w:ins>
    </w:p>
    <w:p w14:paraId="79A004DC" w14:textId="77777777" w:rsidR="00181FFC" w:rsidRPr="00181FFC" w:rsidRDefault="00181FFC" w:rsidP="00181FFC">
      <w:pPr>
        <w:spacing w:line="600" w:lineRule="auto"/>
        <w:jc w:val="left"/>
        <w:rPr>
          <w:ins w:id="18819" w:author="UTENTE" w:date="2020-06-30T19:00:00Z"/>
          <w:rFonts w:ascii="Calibri" w:eastAsia="Calibri" w:hAnsi="Calibri" w:cs="Times New Roman"/>
        </w:rPr>
      </w:pPr>
      <w:ins w:id="18820" w:author="UTENTE" w:date="2020-06-30T19:00:00Z">
        <w:r w:rsidRPr="00181FFC">
          <w:rPr>
            <w:rFonts w:ascii="Calibri" w:eastAsia="Calibri" w:hAnsi="Calibri" w:cs="Times New Roman"/>
          </w:rPr>
          <w:t>309.</w:t>
        </w:r>
        <w:r w:rsidRPr="00181FFC">
          <w:rPr>
            <w:rFonts w:ascii="Calibri" w:eastAsia="Calibri" w:hAnsi="Calibri" w:cs="Times New Roman"/>
          </w:rPr>
          <w:tab/>
          <w:t>n "Sembra un po' tentennante all'idea di salutarmi, quindi gli sparo in faccia un enorme sorriso vincente e gli faccio il segno della pace con la mano."</w:t>
        </w:r>
      </w:ins>
    </w:p>
    <w:p w14:paraId="0AE76E13" w14:textId="77777777" w:rsidR="00181FFC" w:rsidRPr="00181FFC" w:rsidRDefault="00181FFC" w:rsidP="00181FFC">
      <w:pPr>
        <w:spacing w:line="600" w:lineRule="auto"/>
        <w:jc w:val="left"/>
        <w:rPr>
          <w:ins w:id="18821" w:author="UTENTE" w:date="2020-06-30T19:00:00Z"/>
          <w:rFonts w:ascii="Calibri" w:eastAsia="Calibri" w:hAnsi="Calibri" w:cs="Times New Roman"/>
        </w:rPr>
      </w:pPr>
      <w:ins w:id="18822" w:author="UTENTE" w:date="2020-06-30T19:00:00Z">
        <w:r w:rsidRPr="00181FFC">
          <w:rPr>
            <w:rFonts w:ascii="Calibri" w:eastAsia="Calibri" w:hAnsi="Calibri" w:cs="Times New Roman"/>
          </w:rPr>
          <w:t>310.</w:t>
        </w:r>
        <w:r w:rsidRPr="00181FFC">
          <w:rPr>
            <w:rFonts w:ascii="Calibri" w:eastAsia="Calibri" w:hAnsi="Calibri" w:cs="Times New Roman"/>
          </w:rPr>
          <w:tab/>
          <w:t>mcp "\"A domani notte, allora? Non darmi buca, eh.\""</w:t>
        </w:r>
      </w:ins>
    </w:p>
    <w:p w14:paraId="6B769602" w14:textId="77777777" w:rsidR="00181FFC" w:rsidRPr="00181FFC" w:rsidRDefault="00181FFC" w:rsidP="00181FFC">
      <w:pPr>
        <w:spacing w:line="600" w:lineRule="auto"/>
        <w:jc w:val="left"/>
        <w:rPr>
          <w:ins w:id="18823" w:author="UTENTE" w:date="2020-06-30T19:00:00Z"/>
          <w:rFonts w:ascii="Calibri" w:eastAsia="Calibri" w:hAnsi="Calibri" w:cs="Times New Roman"/>
        </w:rPr>
      </w:pPr>
      <w:ins w:id="18824" w:author="UTENTE" w:date="2020-06-30T19:00:00Z">
        <w:r w:rsidRPr="00181FFC">
          <w:rPr>
            <w:rFonts w:ascii="Calibri" w:eastAsia="Calibri" w:hAnsi="Calibri" w:cs="Times New Roman"/>
          </w:rPr>
          <w:t>311.</w:t>
        </w:r>
        <w:r w:rsidRPr="00181FFC">
          <w:rPr>
            <w:rFonts w:ascii="Calibri" w:eastAsia="Calibri" w:hAnsi="Calibri" w:cs="Times New Roman"/>
          </w:rPr>
          <w:tab/>
          <w:t>l "\"Non lo farò. Un patto è un patto.\""</w:t>
        </w:r>
      </w:ins>
    </w:p>
    <w:p w14:paraId="3F65B307" w14:textId="77777777" w:rsidR="00181FFC" w:rsidRPr="00181FFC" w:rsidRDefault="00181FFC" w:rsidP="00181FFC">
      <w:pPr>
        <w:spacing w:line="600" w:lineRule="auto"/>
        <w:jc w:val="left"/>
        <w:rPr>
          <w:ins w:id="18825" w:author="UTENTE" w:date="2020-06-30T19:00:00Z"/>
          <w:rFonts w:ascii="Calibri" w:eastAsia="Calibri" w:hAnsi="Calibri" w:cs="Times New Roman"/>
        </w:rPr>
      </w:pPr>
      <w:ins w:id="18826" w:author="UTENTE" w:date="2020-06-30T19:00:00Z">
        <w:r w:rsidRPr="00181FFC">
          <w:rPr>
            <w:rFonts w:ascii="Calibri" w:eastAsia="Calibri" w:hAnsi="Calibri" w:cs="Times New Roman"/>
          </w:rPr>
          <w:t>312.</w:t>
        </w:r>
        <w:r w:rsidRPr="00181FFC">
          <w:rPr>
            <w:rFonts w:ascii="Calibri" w:eastAsia="Calibri" w:hAnsi="Calibri" w:cs="Times New Roman"/>
          </w:rPr>
          <w:tab/>
          <w:t>l "\"…Notte, [mc].\""</w:t>
        </w:r>
      </w:ins>
    </w:p>
    <w:p w14:paraId="3B91E763" w14:textId="77777777" w:rsidR="00181FFC" w:rsidRPr="00181FFC" w:rsidRDefault="00181FFC" w:rsidP="00181FFC">
      <w:pPr>
        <w:spacing w:line="600" w:lineRule="auto"/>
        <w:jc w:val="left"/>
        <w:rPr>
          <w:ins w:id="18827" w:author="UTENTE" w:date="2020-06-30T19:00:00Z"/>
          <w:rFonts w:ascii="Calibri" w:eastAsia="Calibri" w:hAnsi="Calibri" w:cs="Times New Roman"/>
        </w:rPr>
      </w:pPr>
      <w:ins w:id="18828" w:author="UTENTE" w:date="2020-06-30T19:00:00Z">
        <w:r w:rsidRPr="00181FFC">
          <w:rPr>
            <w:rFonts w:ascii="Calibri" w:eastAsia="Calibri" w:hAnsi="Calibri" w:cs="Times New Roman"/>
          </w:rPr>
          <w:t>313.</w:t>
        </w:r>
        <w:r w:rsidRPr="00181FFC">
          <w:rPr>
            <w:rFonts w:ascii="Calibri" w:eastAsia="Calibri" w:hAnsi="Calibri" w:cs="Times New Roman"/>
          </w:rPr>
          <w:tab/>
          <w:t>mcp "\"Notte, Luka.\"" </w:t>
        </w:r>
        <w:r w:rsidRPr="00181FFC">
          <w:rPr>
            <w:rFonts w:ascii="Calibri" w:eastAsia="Calibri" w:hAnsi="Calibri" w:cs="Times New Roman"/>
          </w:rPr>
          <w:br w:type="page"/>
        </w:r>
      </w:ins>
    </w:p>
    <w:p w14:paraId="6766A49E" w14:textId="77777777" w:rsidR="00181FFC" w:rsidRPr="00181FFC" w:rsidRDefault="00181FFC" w:rsidP="00181FFC">
      <w:pPr>
        <w:spacing w:line="600" w:lineRule="auto"/>
        <w:jc w:val="left"/>
        <w:rPr>
          <w:ins w:id="18829" w:author="UTENTE" w:date="2020-06-30T19:00:00Z"/>
          <w:rFonts w:ascii="Calibri" w:eastAsia="Calibri" w:hAnsi="Calibri" w:cs="Times New Roman"/>
          <w:lang w:val="en-US"/>
        </w:rPr>
      </w:pPr>
      <w:ins w:id="18830" w:author="UTENTE" w:date="2020-06-30T19:00:00Z">
        <w:r w:rsidRPr="00181FFC">
          <w:rPr>
            <w:rFonts w:ascii="Calibri" w:eastAsia="Calibri" w:hAnsi="Calibri" w:cs="Times New Roman"/>
            <w:lang w:val="en-US"/>
          </w:rPr>
          <w:lastRenderedPageBreak/>
          <w:t>314.</w:t>
        </w:r>
        <w:r w:rsidRPr="00181FFC">
          <w:rPr>
            <w:rFonts w:ascii="Calibri" w:eastAsia="Calibri" w:hAnsi="Calibri" w:cs="Times New Roman"/>
            <w:lang w:val="en-US"/>
          </w:rPr>
          <w:tab/>
          <w:t>n "And with that, I watched his small figure wander off into the distance, finally vanishing around the corner."</w:t>
        </w:r>
      </w:ins>
    </w:p>
    <w:p w14:paraId="67C63190" w14:textId="77777777" w:rsidR="00181FFC" w:rsidRPr="00181FFC" w:rsidRDefault="00181FFC" w:rsidP="00181FFC">
      <w:pPr>
        <w:spacing w:line="600" w:lineRule="auto"/>
        <w:jc w:val="left"/>
        <w:rPr>
          <w:ins w:id="18831" w:author="UTENTE" w:date="2020-06-30T19:00:00Z"/>
          <w:rFonts w:ascii="Calibri" w:eastAsia="Calibri" w:hAnsi="Calibri" w:cs="Times New Roman"/>
          <w:lang w:val="en-US"/>
        </w:rPr>
      </w:pPr>
      <w:ins w:id="18832" w:author="UTENTE" w:date="2020-06-30T19:00:00Z">
        <w:r w:rsidRPr="00181FFC">
          <w:rPr>
            <w:rFonts w:ascii="Calibri" w:eastAsia="Calibri" w:hAnsi="Calibri" w:cs="Times New Roman"/>
            <w:lang w:val="en-US"/>
          </w:rPr>
          <w:t>315.</w:t>
        </w:r>
        <w:r w:rsidRPr="00181FFC">
          <w:rPr>
            <w:rFonts w:ascii="Calibri" w:eastAsia="Calibri" w:hAnsi="Calibri" w:cs="Times New Roman"/>
            <w:lang w:val="en-US"/>
          </w:rPr>
          <w:tab/>
          <w:t>n "The more time we spend together, the more different he seems from my first impression of him."</w:t>
        </w:r>
      </w:ins>
    </w:p>
    <w:p w14:paraId="39685E4B" w14:textId="77777777" w:rsidR="00181FFC" w:rsidRPr="00181FFC" w:rsidRDefault="00181FFC" w:rsidP="00181FFC">
      <w:pPr>
        <w:spacing w:line="600" w:lineRule="auto"/>
        <w:jc w:val="left"/>
        <w:rPr>
          <w:ins w:id="18833" w:author="UTENTE" w:date="2020-06-30T19:00:00Z"/>
          <w:rFonts w:ascii="Calibri" w:eastAsia="Calibri" w:hAnsi="Calibri" w:cs="Times New Roman"/>
          <w:lang w:val="en-US"/>
        </w:rPr>
      </w:pPr>
      <w:ins w:id="18834" w:author="UTENTE" w:date="2020-06-30T19:00:00Z">
        <w:r w:rsidRPr="00181FFC">
          <w:rPr>
            <w:rFonts w:ascii="Calibri" w:eastAsia="Calibri" w:hAnsi="Calibri" w:cs="Times New Roman"/>
            <w:lang w:val="en-US"/>
          </w:rPr>
          <w:t>316.</w:t>
        </w:r>
        <w:r w:rsidRPr="00181FFC">
          <w:rPr>
            <w:rFonts w:ascii="Calibri" w:eastAsia="Calibri" w:hAnsi="Calibri" w:cs="Times New Roman"/>
            <w:lang w:val="en-US"/>
          </w:rPr>
          <w:tab/>
          <w:t>n "Maybe he's still a brat, but… in an endearing way, I guess."</w:t>
        </w:r>
      </w:ins>
    </w:p>
    <w:p w14:paraId="73F63C2F" w14:textId="77777777" w:rsidR="00181FFC" w:rsidRPr="00181FFC" w:rsidRDefault="00181FFC" w:rsidP="00181FFC">
      <w:pPr>
        <w:spacing w:line="600" w:lineRule="auto"/>
        <w:jc w:val="left"/>
        <w:rPr>
          <w:ins w:id="18835" w:author="UTENTE" w:date="2020-06-30T19:00:00Z"/>
          <w:rFonts w:ascii="Calibri" w:eastAsia="Calibri" w:hAnsi="Calibri" w:cs="Times New Roman"/>
          <w:lang w:val="en-US"/>
        </w:rPr>
      </w:pPr>
      <w:ins w:id="18836" w:author="UTENTE" w:date="2020-06-30T19:00:00Z">
        <w:r w:rsidRPr="00181FFC">
          <w:rPr>
            <w:rFonts w:ascii="Calibri" w:eastAsia="Calibri" w:hAnsi="Calibri" w:cs="Times New Roman"/>
            <w:lang w:val="en-US"/>
          </w:rPr>
          <w:t>317.</w:t>
        </w:r>
        <w:r w:rsidRPr="00181FFC">
          <w:rPr>
            <w:rFonts w:ascii="Calibri" w:eastAsia="Calibri" w:hAnsi="Calibri" w:cs="Times New Roman"/>
            <w:lang w:val="en-US"/>
          </w:rPr>
          <w:tab/>
          <w:t>n "I head up to my apartment and collapse into bed, not quite as tired as usual."</w:t>
        </w:r>
      </w:ins>
    </w:p>
    <w:p w14:paraId="486FC837" w14:textId="77777777" w:rsidR="00181FFC" w:rsidRPr="00181FFC" w:rsidRDefault="00181FFC" w:rsidP="00181FFC">
      <w:pPr>
        <w:spacing w:line="600" w:lineRule="auto"/>
        <w:jc w:val="left"/>
        <w:rPr>
          <w:ins w:id="18837" w:author="UTENTE" w:date="2020-06-30T19:00:00Z"/>
          <w:rFonts w:ascii="Calibri" w:eastAsia="Calibri" w:hAnsi="Calibri" w:cs="Times New Roman"/>
          <w:lang w:val="en-US"/>
        </w:rPr>
      </w:pPr>
      <w:ins w:id="18838" w:author="UTENTE" w:date="2020-06-30T19:00:00Z">
        <w:r w:rsidRPr="00181FFC">
          <w:rPr>
            <w:rFonts w:ascii="Calibri" w:eastAsia="Calibri" w:hAnsi="Calibri" w:cs="Times New Roman"/>
            <w:lang w:val="en-US"/>
          </w:rPr>
          <w:t>318.</w:t>
        </w:r>
        <w:r w:rsidRPr="00181FFC">
          <w:rPr>
            <w:rFonts w:ascii="Calibri" w:eastAsia="Calibri" w:hAnsi="Calibri" w:cs="Times New Roman"/>
            <w:lang w:val="en-US"/>
          </w:rPr>
          <w:tab/>
          <w:t>n "As I close my eyes and let sleep finally crawl its way over me ––{w} I dimly smile."</w:t>
        </w:r>
      </w:ins>
    </w:p>
    <w:p w14:paraId="0360CA9D" w14:textId="77777777" w:rsidR="00181FFC" w:rsidRPr="00181FFC" w:rsidRDefault="00181FFC" w:rsidP="00181FFC">
      <w:pPr>
        <w:spacing w:line="600" w:lineRule="auto"/>
        <w:jc w:val="left"/>
        <w:rPr>
          <w:ins w:id="18839" w:author="UTENTE" w:date="2020-06-30T19:00:00Z"/>
          <w:rFonts w:ascii="Calibri" w:eastAsia="Calibri" w:hAnsi="Calibri" w:cs="Times New Roman"/>
          <w:lang w:val="en-US"/>
        </w:rPr>
      </w:pPr>
      <w:ins w:id="18840" w:author="UTENTE" w:date="2020-06-30T19:00:00Z">
        <w:r w:rsidRPr="00181FFC">
          <w:rPr>
            <w:rFonts w:ascii="Calibri" w:eastAsia="Calibri" w:hAnsi="Calibri" w:cs="Times New Roman"/>
            <w:lang w:val="en-US"/>
          </w:rPr>
          <w:t>319.</w:t>
        </w:r>
        <w:r w:rsidRPr="00181FFC">
          <w:rPr>
            <w:rFonts w:ascii="Calibri" w:eastAsia="Calibri" w:hAnsi="Calibri" w:cs="Times New Roman"/>
            <w:lang w:val="en-US"/>
          </w:rPr>
          <w:tab/>
          <w:t>n "{i}A deal's a deal{/i}…{w} Yeah, so it is."</w:t>
        </w:r>
      </w:ins>
    </w:p>
    <w:p w14:paraId="33499A57" w14:textId="77777777" w:rsidR="00181FFC" w:rsidRPr="00181FFC" w:rsidRDefault="00181FFC" w:rsidP="00181FFC">
      <w:pPr>
        <w:spacing w:line="600" w:lineRule="auto"/>
        <w:jc w:val="left"/>
        <w:rPr>
          <w:ins w:id="18841" w:author="UTENTE" w:date="2020-06-30T19:00:00Z"/>
          <w:rFonts w:ascii="Calibri" w:eastAsia="Calibri" w:hAnsi="Calibri" w:cs="Times New Roman"/>
          <w:lang w:val="en-US"/>
        </w:rPr>
      </w:pPr>
      <w:ins w:id="18842" w:author="UTENTE" w:date="2020-06-30T19:00:00Z">
        <w:r w:rsidRPr="00181FFC">
          <w:rPr>
            <w:rFonts w:ascii="Calibri" w:eastAsia="Calibri" w:hAnsi="Calibri" w:cs="Times New Roman"/>
            <w:lang w:val="en-US"/>
          </w:rPr>
          <w:t>320.</w:t>
        </w:r>
        <w:r w:rsidRPr="00181FFC">
          <w:rPr>
            <w:rFonts w:ascii="Calibri" w:eastAsia="Calibri" w:hAnsi="Calibri" w:cs="Times New Roman"/>
            <w:lang w:val="en-US"/>
          </w:rPr>
          <w:tab/>
          <w:t>n "The next week passed pretty uneventfully."</w:t>
        </w:r>
      </w:ins>
    </w:p>
    <w:p w14:paraId="29B2C304" w14:textId="77777777" w:rsidR="00181FFC" w:rsidRPr="00181FFC" w:rsidRDefault="00181FFC" w:rsidP="00181FFC">
      <w:pPr>
        <w:spacing w:line="600" w:lineRule="auto"/>
        <w:jc w:val="left"/>
        <w:rPr>
          <w:ins w:id="18843" w:author="UTENTE" w:date="2020-06-30T19:00:00Z"/>
          <w:rFonts w:ascii="Calibri" w:eastAsia="Calibri" w:hAnsi="Calibri" w:cs="Times New Roman"/>
          <w:lang w:val="en-US"/>
        </w:rPr>
      </w:pPr>
      <w:ins w:id="18844" w:author="UTENTE" w:date="2020-06-30T19:00:00Z">
        <w:r w:rsidRPr="00181FFC">
          <w:rPr>
            <w:rFonts w:ascii="Calibri" w:eastAsia="Calibri" w:hAnsi="Calibri" w:cs="Times New Roman"/>
            <w:lang w:val="en-US"/>
          </w:rPr>
          <w:t>321.</w:t>
        </w:r>
        <w:r w:rsidRPr="00181FFC">
          <w:rPr>
            <w:rFonts w:ascii="Calibri" w:eastAsia="Calibri" w:hAnsi="Calibri" w:cs="Times New Roman"/>
            <w:lang w:val="en-US"/>
          </w:rPr>
          <w:tab/>
          <w:t>n "It wasn't long until I'd settled into my new routine with Luka. Every night, he'd show up at the diner, right on time."</w:t>
        </w:r>
      </w:ins>
    </w:p>
    <w:p w14:paraId="49F027E6" w14:textId="77777777" w:rsidR="00181FFC" w:rsidRPr="00181FFC" w:rsidRDefault="00181FFC" w:rsidP="00181FFC">
      <w:pPr>
        <w:spacing w:line="600" w:lineRule="auto"/>
        <w:jc w:val="left"/>
        <w:rPr>
          <w:ins w:id="18845" w:author="UTENTE" w:date="2020-06-30T19:00:00Z"/>
          <w:rFonts w:ascii="Calibri" w:eastAsia="Calibri" w:hAnsi="Calibri" w:cs="Times New Roman"/>
          <w:lang w:val="en-US"/>
        </w:rPr>
      </w:pPr>
      <w:ins w:id="18846" w:author="UTENTE" w:date="2020-06-30T19:00:00Z">
        <w:r w:rsidRPr="00181FFC">
          <w:rPr>
            <w:rFonts w:ascii="Calibri" w:eastAsia="Calibri" w:hAnsi="Calibri" w:cs="Times New Roman"/>
            <w:lang w:val="en-US"/>
          </w:rPr>
          <w:t>322.</w:t>
        </w:r>
        <w:r w:rsidRPr="00181FFC">
          <w:rPr>
            <w:rFonts w:ascii="Calibri" w:eastAsia="Calibri" w:hAnsi="Calibri" w:cs="Times New Roman"/>
            <w:lang w:val="en-US"/>
          </w:rPr>
          <w:tab/>
          <w:t>n "I got so used to him being around that my off-days felt a little lonely, with no blond brat to keep me company."</w:t>
        </w:r>
      </w:ins>
    </w:p>
    <w:p w14:paraId="1D378C48" w14:textId="77777777" w:rsidR="00181FFC" w:rsidRPr="00181FFC" w:rsidRDefault="00181FFC" w:rsidP="00181FFC">
      <w:pPr>
        <w:spacing w:line="600" w:lineRule="auto"/>
        <w:jc w:val="left"/>
        <w:rPr>
          <w:ins w:id="18847" w:author="UTENTE" w:date="2020-06-30T19:00:00Z"/>
          <w:rFonts w:ascii="Calibri" w:eastAsia="Calibri" w:hAnsi="Calibri" w:cs="Times New Roman"/>
          <w:lang w:val="en-US"/>
        </w:rPr>
      </w:pPr>
      <w:ins w:id="18848" w:author="UTENTE" w:date="2020-06-30T19:00:00Z">
        <w:r w:rsidRPr="00181FFC">
          <w:rPr>
            <w:rFonts w:ascii="Calibri" w:eastAsia="Calibri" w:hAnsi="Calibri" w:cs="Times New Roman"/>
            <w:lang w:val="en-US"/>
          </w:rPr>
          <w:t>323.</w:t>
        </w:r>
        <w:r w:rsidRPr="00181FFC">
          <w:rPr>
            <w:rFonts w:ascii="Calibri" w:eastAsia="Calibri" w:hAnsi="Calibri" w:cs="Times New Roman"/>
            <w:lang w:val="en-US"/>
          </w:rPr>
          <w:tab/>
          <w:t>n "I held up my end of the deal, of course –– taking note of every potential vampire I saw wandering in the diner and giving Luka the run-down."</w:t>
        </w:r>
      </w:ins>
    </w:p>
    <w:p w14:paraId="770D64F1" w14:textId="77777777" w:rsidR="00181FFC" w:rsidRPr="00181FFC" w:rsidRDefault="00181FFC" w:rsidP="00181FFC">
      <w:pPr>
        <w:spacing w:line="600" w:lineRule="auto"/>
        <w:jc w:val="left"/>
        <w:rPr>
          <w:ins w:id="18849" w:author="UTENTE" w:date="2020-06-30T19:00:00Z"/>
          <w:rFonts w:ascii="Calibri" w:eastAsia="Calibri" w:hAnsi="Calibri" w:cs="Times New Roman"/>
          <w:lang w:val="en-US"/>
        </w:rPr>
      </w:pPr>
      <w:ins w:id="18850" w:author="UTENTE" w:date="2020-06-30T19:00:00Z">
        <w:r w:rsidRPr="00181FFC">
          <w:rPr>
            <w:rFonts w:ascii="Calibri" w:eastAsia="Calibri" w:hAnsi="Calibri" w:cs="Times New Roman"/>
            <w:lang w:val="en-US"/>
          </w:rPr>
          <w:t>324.</w:t>
        </w:r>
        <w:r w:rsidRPr="00181FFC">
          <w:rPr>
            <w:rFonts w:ascii="Calibri" w:eastAsia="Calibri" w:hAnsi="Calibri" w:cs="Times New Roman"/>
            <w:lang w:val="en-US"/>
          </w:rPr>
          <w:tab/>
          <w:t>n "But none of my reports ever provoked a reaction.{w} He seemed a little gloomy, even frustrated, every time I finished."</w:t>
        </w:r>
      </w:ins>
    </w:p>
    <w:p w14:paraId="57E679FE" w14:textId="77777777" w:rsidR="00181FFC" w:rsidRPr="00181FFC" w:rsidRDefault="00181FFC" w:rsidP="00181FFC">
      <w:pPr>
        <w:spacing w:line="600" w:lineRule="auto"/>
        <w:jc w:val="left"/>
        <w:rPr>
          <w:ins w:id="18851" w:author="UTENTE" w:date="2020-06-30T19:00:00Z"/>
          <w:rFonts w:ascii="Calibri" w:eastAsia="Calibri" w:hAnsi="Calibri" w:cs="Times New Roman"/>
          <w:lang w:val="en-US"/>
        </w:rPr>
      </w:pPr>
      <w:ins w:id="18852" w:author="UTENTE" w:date="2020-06-30T19:00:00Z">
        <w:r w:rsidRPr="00181FFC">
          <w:rPr>
            <w:rFonts w:ascii="Calibri" w:eastAsia="Calibri" w:hAnsi="Calibri" w:cs="Times New Roman"/>
            <w:lang w:val="en-US"/>
          </w:rPr>
          <w:t>325.</w:t>
        </w:r>
        <w:r w:rsidRPr="00181FFC">
          <w:rPr>
            <w:rFonts w:ascii="Calibri" w:eastAsia="Calibri" w:hAnsi="Calibri" w:cs="Times New Roman"/>
            <w:lang w:val="en-US"/>
          </w:rPr>
          <w:tab/>
          <w:t>n "I was curious, but it really wasn't any of my business."</w:t>
        </w:r>
      </w:ins>
    </w:p>
    <w:p w14:paraId="3FE2FCA2" w14:textId="77777777" w:rsidR="00181FFC" w:rsidRPr="00181FFC" w:rsidRDefault="00181FFC" w:rsidP="00181FFC">
      <w:pPr>
        <w:spacing w:line="600" w:lineRule="auto"/>
        <w:jc w:val="left"/>
        <w:rPr>
          <w:ins w:id="18853" w:author="UTENTE" w:date="2020-06-30T19:00:00Z"/>
          <w:rFonts w:ascii="Calibri" w:eastAsia="Calibri" w:hAnsi="Calibri" w:cs="Times New Roman"/>
          <w:lang w:val="en-US"/>
        </w:rPr>
      </w:pPr>
      <w:ins w:id="18854" w:author="UTENTE" w:date="2020-06-30T19:00:00Z">
        <w:r w:rsidRPr="00181FFC">
          <w:rPr>
            <w:rFonts w:ascii="Calibri" w:eastAsia="Calibri" w:hAnsi="Calibri" w:cs="Times New Roman"/>
            <w:lang w:val="en-US"/>
          </w:rPr>
          <w:t>326.</w:t>
        </w:r>
        <w:r w:rsidRPr="00181FFC">
          <w:rPr>
            <w:rFonts w:ascii="Calibri" w:eastAsia="Calibri" w:hAnsi="Calibri" w:cs="Times New Roman"/>
            <w:lang w:val="en-US"/>
          </w:rPr>
          <w:tab/>
          <w:t>n "Or so I tried to convince myself, at least."</w:t>
        </w:r>
        <w:r w:rsidRPr="00181FFC">
          <w:rPr>
            <w:rFonts w:ascii="Calibri" w:eastAsia="Calibri" w:hAnsi="Calibri" w:cs="Times New Roman"/>
            <w:lang w:val="en-US"/>
          </w:rPr>
          <w:br w:type="page"/>
        </w:r>
      </w:ins>
    </w:p>
    <w:p w14:paraId="0202BA42" w14:textId="77777777" w:rsidR="00181FFC" w:rsidRPr="00181FFC" w:rsidRDefault="00181FFC" w:rsidP="00181FFC">
      <w:pPr>
        <w:spacing w:line="600" w:lineRule="auto"/>
        <w:jc w:val="left"/>
        <w:rPr>
          <w:ins w:id="18855" w:author="UTENTE" w:date="2020-06-30T19:00:00Z"/>
          <w:rFonts w:ascii="Calibri" w:eastAsia="Calibri" w:hAnsi="Calibri" w:cs="Times New Roman"/>
        </w:rPr>
      </w:pPr>
      <w:ins w:id="18856" w:author="UTENTE" w:date="2020-06-30T19:00:00Z">
        <w:r w:rsidRPr="00181FFC">
          <w:rPr>
            <w:rFonts w:ascii="Calibri" w:eastAsia="Calibri" w:hAnsi="Calibri" w:cs="Times New Roman"/>
          </w:rPr>
          <w:lastRenderedPageBreak/>
          <w:t>314.</w:t>
        </w:r>
        <w:r w:rsidRPr="00181FFC">
          <w:rPr>
            <w:rFonts w:ascii="Calibri" w:eastAsia="Calibri" w:hAnsi="Calibri" w:cs="Times New Roman"/>
          </w:rPr>
          <w:tab/>
          <w:t>n "E così, guardo la sua figura snella allontanarsi, svanendo poi dietro un angolo."</w:t>
        </w:r>
      </w:ins>
    </w:p>
    <w:p w14:paraId="3DB01C91" w14:textId="77777777" w:rsidR="00181FFC" w:rsidRPr="00181FFC" w:rsidRDefault="00181FFC" w:rsidP="00181FFC">
      <w:pPr>
        <w:spacing w:line="600" w:lineRule="auto"/>
        <w:jc w:val="left"/>
        <w:rPr>
          <w:ins w:id="18857" w:author="UTENTE" w:date="2020-06-30T19:00:00Z"/>
          <w:rFonts w:ascii="Calibri" w:eastAsia="Calibri" w:hAnsi="Calibri" w:cs="Times New Roman"/>
        </w:rPr>
      </w:pPr>
      <w:ins w:id="18858" w:author="UTENTE" w:date="2020-06-30T19:00:00Z">
        <w:r w:rsidRPr="00181FFC">
          <w:rPr>
            <w:rFonts w:ascii="Calibri" w:eastAsia="Calibri" w:hAnsi="Calibri" w:cs="Times New Roman"/>
          </w:rPr>
          <w:t>315.</w:t>
        </w:r>
        <w:r w:rsidRPr="00181FFC">
          <w:rPr>
            <w:rFonts w:ascii="Calibri" w:eastAsia="Calibri" w:hAnsi="Calibri" w:cs="Times New Roman"/>
          </w:rPr>
          <w:tab/>
          <w:t>n "Più tempo passiamo assieme, più differisce dalla prima impressione che mi sono fatto di lui."</w:t>
        </w:r>
      </w:ins>
    </w:p>
    <w:p w14:paraId="2844AF10" w14:textId="77777777" w:rsidR="00181FFC" w:rsidRPr="00181FFC" w:rsidRDefault="00181FFC" w:rsidP="00181FFC">
      <w:pPr>
        <w:spacing w:line="600" w:lineRule="auto"/>
        <w:jc w:val="left"/>
        <w:rPr>
          <w:ins w:id="18859" w:author="UTENTE" w:date="2020-06-30T19:00:00Z"/>
          <w:rFonts w:ascii="Calibri" w:eastAsia="Calibri" w:hAnsi="Calibri" w:cs="Times New Roman"/>
        </w:rPr>
      </w:pPr>
      <w:ins w:id="18860" w:author="UTENTE" w:date="2020-06-30T19:00:00Z">
        <w:r w:rsidRPr="00181FFC">
          <w:rPr>
            <w:rFonts w:ascii="Calibri" w:eastAsia="Calibri" w:hAnsi="Calibri" w:cs="Times New Roman"/>
          </w:rPr>
          <w:t>316.</w:t>
        </w:r>
        <w:r w:rsidRPr="00181FFC">
          <w:rPr>
            <w:rFonts w:ascii="Calibri" w:eastAsia="Calibri" w:hAnsi="Calibri" w:cs="Times New Roman"/>
          </w:rPr>
          <w:tab/>
          <w:t>n "Forse è ancora un mocciosetto viziato, ma… fa tenerezza, credo."</w:t>
        </w:r>
      </w:ins>
    </w:p>
    <w:p w14:paraId="6DFCAEC2" w14:textId="77777777" w:rsidR="00181FFC" w:rsidRPr="00181FFC" w:rsidRDefault="00181FFC" w:rsidP="00181FFC">
      <w:pPr>
        <w:spacing w:line="600" w:lineRule="auto"/>
        <w:jc w:val="left"/>
        <w:rPr>
          <w:ins w:id="18861" w:author="UTENTE" w:date="2020-06-30T19:00:00Z"/>
          <w:rFonts w:ascii="Calibri" w:eastAsia="Calibri" w:hAnsi="Calibri" w:cs="Times New Roman"/>
        </w:rPr>
      </w:pPr>
      <w:ins w:id="18862" w:author="UTENTE" w:date="2020-06-30T19:00:00Z">
        <w:r w:rsidRPr="00181FFC">
          <w:rPr>
            <w:rFonts w:ascii="Calibri" w:eastAsia="Calibri" w:hAnsi="Calibri" w:cs="Times New Roman"/>
          </w:rPr>
          <w:t>317.</w:t>
        </w:r>
        <w:r w:rsidRPr="00181FFC">
          <w:rPr>
            <w:rFonts w:ascii="Calibri" w:eastAsia="Calibri" w:hAnsi="Calibri" w:cs="Times New Roman"/>
          </w:rPr>
          <w:tab/>
          <w:t>n "Salgo al mio appartamento e collasso a letto, anche se non sono stanco come al solito."</w:t>
        </w:r>
      </w:ins>
    </w:p>
    <w:p w14:paraId="11C9404A" w14:textId="77777777" w:rsidR="00181FFC" w:rsidRPr="00181FFC" w:rsidRDefault="00181FFC" w:rsidP="00181FFC">
      <w:pPr>
        <w:spacing w:line="600" w:lineRule="auto"/>
        <w:jc w:val="left"/>
        <w:rPr>
          <w:ins w:id="18863" w:author="UTENTE" w:date="2020-06-30T19:00:00Z"/>
          <w:rFonts w:ascii="Calibri" w:eastAsia="Calibri" w:hAnsi="Calibri" w:cs="Times New Roman"/>
        </w:rPr>
      </w:pPr>
      <w:ins w:id="18864" w:author="UTENTE" w:date="2020-06-30T19:00:00Z">
        <w:r w:rsidRPr="00181FFC">
          <w:rPr>
            <w:rFonts w:ascii="Calibri" w:eastAsia="Calibri" w:hAnsi="Calibri" w:cs="Times New Roman"/>
          </w:rPr>
          <w:t>318.</w:t>
        </w:r>
        <w:r w:rsidRPr="00181FFC">
          <w:rPr>
            <w:rFonts w:ascii="Calibri" w:eastAsia="Calibri" w:hAnsi="Calibri" w:cs="Times New Roman"/>
          </w:rPr>
          <w:tab/>
          <w:t>n "Quando chiudo gli occhi e mi lascio prendere dal sonno - {w}sorrido flebilmente."</w:t>
        </w:r>
      </w:ins>
    </w:p>
    <w:p w14:paraId="70B41B71" w14:textId="77777777" w:rsidR="00181FFC" w:rsidRPr="00181FFC" w:rsidRDefault="00181FFC" w:rsidP="00181FFC">
      <w:pPr>
        <w:spacing w:line="600" w:lineRule="auto"/>
        <w:jc w:val="left"/>
        <w:rPr>
          <w:ins w:id="18865" w:author="UTENTE" w:date="2020-06-30T19:00:00Z"/>
          <w:rFonts w:ascii="Calibri" w:eastAsia="Calibri" w:hAnsi="Calibri" w:cs="Times New Roman"/>
        </w:rPr>
      </w:pPr>
      <w:ins w:id="18866" w:author="UTENTE" w:date="2020-06-30T19:00:00Z">
        <w:r w:rsidRPr="00181FFC">
          <w:rPr>
            <w:rFonts w:ascii="Calibri" w:eastAsia="Calibri" w:hAnsi="Calibri" w:cs="Times New Roman"/>
          </w:rPr>
          <w:t>319.</w:t>
        </w:r>
        <w:r w:rsidRPr="00181FFC">
          <w:rPr>
            <w:rFonts w:ascii="Calibri" w:eastAsia="Calibri" w:hAnsi="Calibri" w:cs="Times New Roman"/>
          </w:rPr>
          <w:tab/>
          <w:t>n "{i}Un patto è un patto{/i}…{w} Già, proprio così."</w:t>
        </w:r>
      </w:ins>
    </w:p>
    <w:p w14:paraId="488D9F9B" w14:textId="77777777" w:rsidR="00181FFC" w:rsidRPr="00181FFC" w:rsidRDefault="00181FFC" w:rsidP="00181FFC">
      <w:pPr>
        <w:spacing w:line="600" w:lineRule="auto"/>
        <w:jc w:val="left"/>
        <w:rPr>
          <w:ins w:id="18867" w:author="UTENTE" w:date="2020-06-30T19:00:00Z"/>
          <w:rFonts w:ascii="Calibri" w:eastAsia="Calibri" w:hAnsi="Calibri" w:cs="Times New Roman"/>
        </w:rPr>
      </w:pPr>
      <w:ins w:id="18868" w:author="UTENTE" w:date="2020-06-30T19:00:00Z">
        <w:r w:rsidRPr="00181FFC">
          <w:rPr>
            <w:rFonts w:ascii="Calibri" w:eastAsia="Calibri" w:hAnsi="Calibri" w:cs="Times New Roman"/>
          </w:rPr>
          <w:t>320.</w:t>
        </w:r>
        <w:r w:rsidRPr="00181FFC">
          <w:rPr>
            <w:rFonts w:ascii="Calibri" w:eastAsia="Calibri" w:hAnsi="Calibri" w:cs="Times New Roman"/>
          </w:rPr>
          <w:tab/>
          <w:t>n "La settimana successiva passa senza che succeda molto."</w:t>
        </w:r>
      </w:ins>
    </w:p>
    <w:p w14:paraId="7C30EA53" w14:textId="77777777" w:rsidR="00181FFC" w:rsidRPr="00181FFC" w:rsidRDefault="00181FFC" w:rsidP="00181FFC">
      <w:pPr>
        <w:spacing w:line="600" w:lineRule="auto"/>
        <w:jc w:val="left"/>
        <w:rPr>
          <w:ins w:id="18869" w:author="UTENTE" w:date="2020-06-30T19:00:00Z"/>
          <w:rFonts w:ascii="Calibri" w:eastAsia="Calibri" w:hAnsi="Calibri" w:cs="Times New Roman"/>
        </w:rPr>
      </w:pPr>
      <w:ins w:id="18870" w:author="UTENTE" w:date="2020-06-30T19:00:00Z">
        <w:r w:rsidRPr="00181FFC">
          <w:rPr>
            <w:rFonts w:ascii="Calibri" w:eastAsia="Calibri" w:hAnsi="Calibri" w:cs="Times New Roman"/>
          </w:rPr>
          <w:t>321.</w:t>
        </w:r>
        <w:r w:rsidRPr="00181FFC">
          <w:rPr>
            <w:rFonts w:ascii="Calibri" w:eastAsia="Calibri" w:hAnsi="Calibri" w:cs="Times New Roman"/>
          </w:rPr>
          <w:tab/>
          <w:t>n "Non mi ci è voluto molto ad abituarmi alla mia nuova routine con Luka. Ogni notte arriva alla tavola calda, puntualissimo."</w:t>
        </w:r>
      </w:ins>
    </w:p>
    <w:p w14:paraId="7B9A7D5E" w14:textId="77777777" w:rsidR="00181FFC" w:rsidRPr="00181FFC" w:rsidRDefault="00181FFC" w:rsidP="00181FFC">
      <w:pPr>
        <w:spacing w:line="600" w:lineRule="auto"/>
        <w:jc w:val="left"/>
        <w:rPr>
          <w:ins w:id="18871" w:author="UTENTE" w:date="2020-06-30T19:00:00Z"/>
          <w:rFonts w:ascii="Calibri" w:eastAsia="Calibri" w:hAnsi="Calibri" w:cs="Times New Roman"/>
        </w:rPr>
      </w:pPr>
      <w:ins w:id="18872" w:author="UTENTE" w:date="2020-06-30T19:00:00Z">
        <w:r w:rsidRPr="00181FFC">
          <w:rPr>
            <w:rFonts w:ascii="Calibri" w:eastAsia="Calibri" w:hAnsi="Calibri" w:cs="Times New Roman"/>
          </w:rPr>
          <w:t>322.</w:t>
        </w:r>
        <w:r w:rsidRPr="00181FFC">
          <w:rPr>
            <w:rFonts w:ascii="Calibri" w:eastAsia="Calibri" w:hAnsi="Calibri" w:cs="Times New Roman"/>
          </w:rPr>
          <w:tab/>
          <w:t>n "Mi sono abituato tanto ad averlo intorno che nei giorni in cui non lavoro mi sento un po' solo, senza quel moccioso biondino a farmi compagnia."</w:t>
        </w:r>
      </w:ins>
    </w:p>
    <w:p w14:paraId="70C86BDE" w14:textId="77777777" w:rsidR="00181FFC" w:rsidRPr="00181FFC" w:rsidRDefault="00181FFC" w:rsidP="00181FFC">
      <w:pPr>
        <w:spacing w:line="600" w:lineRule="auto"/>
        <w:jc w:val="left"/>
        <w:rPr>
          <w:ins w:id="18873" w:author="UTENTE" w:date="2020-06-30T19:00:00Z"/>
          <w:rFonts w:ascii="Calibri" w:eastAsia="Calibri" w:hAnsi="Calibri" w:cs="Times New Roman"/>
        </w:rPr>
      </w:pPr>
      <w:ins w:id="18874" w:author="UTENTE" w:date="2020-06-30T19:00:00Z">
        <w:r w:rsidRPr="00181FFC">
          <w:rPr>
            <w:rFonts w:ascii="Calibri" w:eastAsia="Calibri" w:hAnsi="Calibri" w:cs="Times New Roman"/>
          </w:rPr>
          <w:t>323.</w:t>
        </w:r>
        <w:r w:rsidRPr="00181FFC">
          <w:rPr>
            <w:rFonts w:ascii="Calibri" w:eastAsia="Calibri" w:hAnsi="Calibri" w:cs="Times New Roman"/>
          </w:rPr>
          <w:tab/>
          <w:t>n "Ho rispettato la mia parte del patto, ovviamente - prendendo nota di qualunque potenziale vampiro vedessi girare per il locale e riportando tutto a Luka."</w:t>
        </w:r>
      </w:ins>
    </w:p>
    <w:p w14:paraId="53DF1311" w14:textId="77777777" w:rsidR="00181FFC" w:rsidRPr="00181FFC" w:rsidRDefault="00181FFC" w:rsidP="00181FFC">
      <w:pPr>
        <w:spacing w:line="600" w:lineRule="auto"/>
        <w:jc w:val="left"/>
        <w:rPr>
          <w:ins w:id="18875" w:author="UTENTE" w:date="2020-06-30T19:00:00Z"/>
          <w:rFonts w:ascii="Calibri" w:eastAsia="Calibri" w:hAnsi="Calibri" w:cs="Times New Roman"/>
        </w:rPr>
      </w:pPr>
      <w:ins w:id="18876" w:author="UTENTE" w:date="2020-06-30T19:00:00Z">
        <w:r w:rsidRPr="00181FFC">
          <w:rPr>
            <w:rFonts w:ascii="Calibri" w:eastAsia="Calibri" w:hAnsi="Calibri" w:cs="Times New Roman"/>
          </w:rPr>
          <w:t>324.</w:t>
        </w:r>
        <w:r w:rsidRPr="00181FFC">
          <w:rPr>
            <w:rFonts w:ascii="Calibri" w:eastAsia="Calibri" w:hAnsi="Calibri" w:cs="Times New Roman"/>
          </w:rPr>
          <w:tab/>
          <w:t>n "Ma nessuno dei miei resoconti ha mai provocato una reazione.{w} Sembrava deluso, persino frustato, al termine di ognuno."</w:t>
        </w:r>
      </w:ins>
    </w:p>
    <w:p w14:paraId="2FEB50EA" w14:textId="77777777" w:rsidR="00181FFC" w:rsidRPr="00181FFC" w:rsidRDefault="00181FFC" w:rsidP="00181FFC">
      <w:pPr>
        <w:spacing w:line="600" w:lineRule="auto"/>
        <w:jc w:val="left"/>
        <w:rPr>
          <w:ins w:id="18877" w:author="UTENTE" w:date="2020-06-30T19:00:00Z"/>
          <w:rFonts w:ascii="Calibri" w:eastAsia="Calibri" w:hAnsi="Calibri" w:cs="Times New Roman"/>
        </w:rPr>
      </w:pPr>
      <w:ins w:id="18878" w:author="UTENTE" w:date="2020-06-30T19:00:00Z">
        <w:r w:rsidRPr="00181FFC">
          <w:rPr>
            <w:rFonts w:ascii="Calibri" w:eastAsia="Calibri" w:hAnsi="Calibri" w:cs="Times New Roman"/>
          </w:rPr>
          <w:t>325.</w:t>
        </w:r>
        <w:r w:rsidRPr="00181FFC">
          <w:rPr>
            <w:rFonts w:ascii="Calibri" w:eastAsia="Calibri" w:hAnsi="Calibri" w:cs="Times New Roman"/>
          </w:rPr>
          <w:tab/>
          <w:t>n "Ero curioso, ma non erano fatti miei."</w:t>
        </w:r>
      </w:ins>
    </w:p>
    <w:p w14:paraId="718BDD66" w14:textId="77777777" w:rsidR="00181FFC" w:rsidRPr="00181FFC" w:rsidRDefault="00181FFC" w:rsidP="00181FFC">
      <w:pPr>
        <w:spacing w:line="600" w:lineRule="auto"/>
        <w:jc w:val="left"/>
        <w:rPr>
          <w:ins w:id="18879" w:author="UTENTE" w:date="2020-06-30T19:00:00Z"/>
          <w:rFonts w:ascii="Calibri" w:eastAsia="Calibri" w:hAnsi="Calibri" w:cs="Times New Roman"/>
        </w:rPr>
      </w:pPr>
      <w:ins w:id="18880" w:author="UTENTE" w:date="2020-06-30T19:00:00Z">
        <w:r w:rsidRPr="00181FFC">
          <w:rPr>
            <w:rFonts w:ascii="Calibri" w:eastAsia="Calibri" w:hAnsi="Calibri" w:cs="Times New Roman"/>
          </w:rPr>
          <w:t>326.</w:t>
        </w:r>
        <w:r w:rsidRPr="00181FFC">
          <w:rPr>
            <w:rFonts w:ascii="Calibri" w:eastAsia="Calibri" w:hAnsi="Calibri" w:cs="Times New Roman"/>
          </w:rPr>
          <w:tab/>
          <w:t>n "O almeno questo è quello che ho sempre cercato di dirmi." </w:t>
        </w:r>
        <w:r w:rsidRPr="00181FFC">
          <w:rPr>
            <w:rFonts w:ascii="Calibri" w:eastAsia="Calibri" w:hAnsi="Calibri" w:cs="Times New Roman"/>
          </w:rPr>
          <w:br w:type="page"/>
        </w:r>
      </w:ins>
    </w:p>
    <w:p w14:paraId="1DB97B55" w14:textId="77777777" w:rsidR="00181FFC" w:rsidRPr="00181FFC" w:rsidRDefault="00181FFC" w:rsidP="00181FFC">
      <w:pPr>
        <w:spacing w:line="600" w:lineRule="auto"/>
        <w:jc w:val="left"/>
        <w:rPr>
          <w:ins w:id="18881" w:author="UTENTE" w:date="2020-06-30T19:00:00Z"/>
          <w:rFonts w:ascii="Calibri" w:eastAsia="Calibri" w:hAnsi="Calibri" w:cs="Times New Roman"/>
          <w:lang w:val="en-US"/>
        </w:rPr>
      </w:pPr>
      <w:ins w:id="18882" w:author="UTENTE" w:date="2020-06-30T19:00:00Z">
        <w:r w:rsidRPr="00181FFC">
          <w:rPr>
            <w:rFonts w:ascii="Calibri" w:eastAsia="Calibri" w:hAnsi="Calibri" w:cs="Times New Roman"/>
            <w:lang w:val="en-US"/>
          </w:rPr>
          <w:lastRenderedPageBreak/>
          <w:t>327.</w:t>
        </w:r>
        <w:r w:rsidRPr="00181FFC">
          <w:rPr>
            <w:rFonts w:ascii="Calibri" w:eastAsia="Calibri" w:hAnsi="Calibri" w:cs="Times New Roman"/>
            <w:lang w:val="en-US"/>
          </w:rPr>
          <w:tab/>
          <w:t>n "We never had much contact outside of our nightly ritual, save for a few texts here and there…"</w:t>
        </w:r>
      </w:ins>
    </w:p>
    <w:p w14:paraId="6FBD274B" w14:textId="77777777" w:rsidR="00181FFC" w:rsidRPr="00181FFC" w:rsidRDefault="00181FFC" w:rsidP="00181FFC">
      <w:pPr>
        <w:spacing w:line="600" w:lineRule="auto"/>
        <w:jc w:val="left"/>
        <w:rPr>
          <w:ins w:id="18883" w:author="UTENTE" w:date="2020-06-30T19:00:00Z"/>
          <w:rFonts w:ascii="Calibri" w:eastAsia="Calibri" w:hAnsi="Calibri" w:cs="Times New Roman"/>
          <w:lang w:val="en-US"/>
        </w:rPr>
      </w:pPr>
      <w:ins w:id="18884" w:author="UTENTE" w:date="2020-06-30T19:00:00Z">
        <w:r w:rsidRPr="00181FFC">
          <w:rPr>
            <w:rFonts w:ascii="Calibri" w:eastAsia="Calibri" w:hAnsi="Calibri" w:cs="Times New Roman"/>
            <w:lang w:val="en-US"/>
          </w:rPr>
          <w:t>328.</w:t>
        </w:r>
        <w:r w:rsidRPr="00181FFC">
          <w:rPr>
            <w:rFonts w:ascii="Calibri" w:eastAsia="Calibri" w:hAnsi="Calibri" w:cs="Times New Roman"/>
            <w:lang w:val="en-US"/>
          </w:rPr>
          <w:tab/>
          <w:t>n "Until today, that is."</w:t>
        </w:r>
      </w:ins>
    </w:p>
    <w:p w14:paraId="46996A06" w14:textId="77777777" w:rsidR="00181FFC" w:rsidRPr="00181FFC" w:rsidRDefault="00181FFC" w:rsidP="00181FFC">
      <w:pPr>
        <w:spacing w:line="600" w:lineRule="auto"/>
        <w:jc w:val="left"/>
        <w:rPr>
          <w:ins w:id="18885" w:author="UTENTE" w:date="2020-06-30T19:00:00Z"/>
          <w:rFonts w:ascii="Calibri" w:eastAsia="Calibri" w:hAnsi="Calibri" w:cs="Times New Roman"/>
          <w:lang w:val="en-US"/>
        </w:rPr>
      </w:pPr>
      <w:ins w:id="18886" w:author="UTENTE" w:date="2020-06-30T19:00:00Z">
        <w:r w:rsidRPr="00181FFC">
          <w:rPr>
            <w:rFonts w:ascii="Calibri" w:eastAsia="Calibri" w:hAnsi="Calibri" w:cs="Times New Roman"/>
            <w:lang w:val="en-US"/>
          </w:rPr>
          <w:t>329.</w:t>
        </w:r>
        <w:r w:rsidRPr="00181FFC">
          <w:rPr>
            <w:rFonts w:ascii="Calibri" w:eastAsia="Calibri" w:hAnsi="Calibri" w:cs="Times New Roman"/>
            <w:lang w:val="en-US"/>
          </w:rPr>
          <w:tab/>
          <w:t>mcp "\"Hello…?\""</w:t>
        </w:r>
      </w:ins>
    </w:p>
    <w:p w14:paraId="068532BD" w14:textId="77777777" w:rsidR="00181FFC" w:rsidRPr="00181FFC" w:rsidRDefault="00181FFC" w:rsidP="00181FFC">
      <w:pPr>
        <w:spacing w:line="600" w:lineRule="auto"/>
        <w:jc w:val="left"/>
        <w:rPr>
          <w:ins w:id="18887" w:author="UTENTE" w:date="2020-06-30T19:00:00Z"/>
          <w:rFonts w:ascii="Calibri" w:eastAsia="Calibri" w:hAnsi="Calibri" w:cs="Times New Roman"/>
          <w:lang w:val="en-US"/>
        </w:rPr>
      </w:pPr>
      <w:ins w:id="18888" w:author="UTENTE" w:date="2020-06-30T19:00:00Z">
        <w:r w:rsidRPr="00181FFC">
          <w:rPr>
            <w:rFonts w:ascii="Calibri" w:eastAsia="Calibri" w:hAnsi="Calibri" w:cs="Times New Roman"/>
            <w:lang w:val="en-US"/>
          </w:rPr>
          <w:t>330.</w:t>
        </w:r>
        <w:r w:rsidRPr="00181FFC">
          <w:rPr>
            <w:rFonts w:ascii="Calibri" w:eastAsia="Calibri" w:hAnsi="Calibri" w:cs="Times New Roman"/>
            <w:lang w:val="en-US"/>
          </w:rPr>
          <w:tab/>
          <w:t>n "Halfway into the afternoon, I pick up an unexpected call from Luka's number."</w:t>
        </w:r>
      </w:ins>
    </w:p>
    <w:p w14:paraId="3EF825DF" w14:textId="77777777" w:rsidR="00181FFC" w:rsidRPr="00181FFC" w:rsidRDefault="00181FFC" w:rsidP="00181FFC">
      <w:pPr>
        <w:spacing w:line="600" w:lineRule="auto"/>
        <w:jc w:val="left"/>
        <w:rPr>
          <w:ins w:id="18889" w:author="UTENTE" w:date="2020-06-30T19:00:00Z"/>
          <w:rFonts w:ascii="Calibri" w:eastAsia="Calibri" w:hAnsi="Calibri" w:cs="Times New Roman"/>
          <w:lang w:val="en-US"/>
        </w:rPr>
      </w:pPr>
      <w:ins w:id="18890" w:author="UTENTE" w:date="2020-06-30T19:00:00Z">
        <w:r w:rsidRPr="00181FFC">
          <w:rPr>
            <w:rFonts w:ascii="Calibri" w:eastAsia="Calibri" w:hAnsi="Calibri" w:cs="Times New Roman"/>
            <w:lang w:val="en-US"/>
          </w:rPr>
          <w:t>331.</w:t>
        </w:r>
        <w:r w:rsidRPr="00181FFC">
          <w:rPr>
            <w:rFonts w:ascii="Calibri" w:eastAsia="Calibri" w:hAnsi="Calibri" w:cs="Times New Roman"/>
            <w:lang w:val="en-US"/>
          </w:rPr>
          <w:tab/>
          <w:t>l "\"Hey, [mc]. You busy?\""</w:t>
        </w:r>
      </w:ins>
    </w:p>
    <w:p w14:paraId="50D1B21B" w14:textId="77777777" w:rsidR="00181FFC" w:rsidRPr="00181FFC" w:rsidRDefault="00181FFC" w:rsidP="00181FFC">
      <w:pPr>
        <w:spacing w:line="600" w:lineRule="auto"/>
        <w:jc w:val="left"/>
        <w:rPr>
          <w:ins w:id="18891" w:author="UTENTE" w:date="2020-06-30T19:00:00Z"/>
          <w:rFonts w:ascii="Calibri" w:eastAsia="Calibri" w:hAnsi="Calibri" w:cs="Times New Roman"/>
          <w:lang w:val="en-US"/>
        </w:rPr>
      </w:pPr>
      <w:ins w:id="18892" w:author="UTENTE" w:date="2020-06-30T19:00:00Z">
        <w:r w:rsidRPr="00181FFC">
          <w:rPr>
            <w:rFonts w:ascii="Calibri" w:eastAsia="Calibri" w:hAnsi="Calibri" w:cs="Times New Roman"/>
            <w:lang w:val="en-US"/>
          </w:rPr>
          <w:t>332.</w:t>
        </w:r>
        <w:r w:rsidRPr="00181FFC">
          <w:rPr>
            <w:rFonts w:ascii="Calibri" w:eastAsia="Calibri" w:hAnsi="Calibri" w:cs="Times New Roman"/>
            <w:lang w:val="en-US"/>
          </w:rPr>
          <w:tab/>
          <w:t>mcp "\"Not really, just working on some shitty fanfiction.\""</w:t>
        </w:r>
      </w:ins>
    </w:p>
    <w:p w14:paraId="17AA8456" w14:textId="77777777" w:rsidR="00181FFC" w:rsidRPr="00181FFC" w:rsidRDefault="00181FFC" w:rsidP="00181FFC">
      <w:pPr>
        <w:spacing w:line="600" w:lineRule="auto"/>
        <w:jc w:val="left"/>
        <w:rPr>
          <w:ins w:id="18893" w:author="UTENTE" w:date="2020-06-30T19:00:00Z"/>
          <w:rFonts w:ascii="Calibri" w:eastAsia="Calibri" w:hAnsi="Calibri" w:cs="Times New Roman"/>
          <w:lang w:val="en-US"/>
        </w:rPr>
      </w:pPr>
      <w:ins w:id="18894" w:author="UTENTE" w:date="2020-06-30T19:00:00Z">
        <w:r w:rsidRPr="00181FFC">
          <w:rPr>
            <w:rFonts w:ascii="Calibri" w:eastAsia="Calibri" w:hAnsi="Calibri" w:cs="Times New Roman"/>
            <w:lang w:val="en-US"/>
          </w:rPr>
          <w:t>333.</w:t>
        </w:r>
        <w:r w:rsidRPr="00181FFC">
          <w:rPr>
            <w:rFonts w:ascii="Calibri" w:eastAsia="Calibri" w:hAnsi="Calibri" w:cs="Times New Roman"/>
            <w:lang w:val="en-US"/>
          </w:rPr>
          <w:tab/>
          <w:t>mcp "\"Nah, just playing around with a new song idea.\""</w:t>
        </w:r>
      </w:ins>
    </w:p>
    <w:p w14:paraId="03A39882" w14:textId="77777777" w:rsidR="00181FFC" w:rsidRPr="00181FFC" w:rsidRDefault="00181FFC" w:rsidP="00181FFC">
      <w:pPr>
        <w:spacing w:line="600" w:lineRule="auto"/>
        <w:jc w:val="left"/>
        <w:rPr>
          <w:ins w:id="18895" w:author="UTENTE" w:date="2020-06-30T19:00:00Z"/>
          <w:rFonts w:ascii="Calibri" w:eastAsia="Calibri" w:hAnsi="Calibri" w:cs="Times New Roman"/>
          <w:lang w:val="en-US"/>
        </w:rPr>
      </w:pPr>
      <w:ins w:id="18896" w:author="UTENTE" w:date="2020-06-30T19:00:00Z">
        <w:r w:rsidRPr="00181FFC">
          <w:rPr>
            <w:rFonts w:ascii="Calibri" w:eastAsia="Calibri" w:hAnsi="Calibri" w:cs="Times New Roman"/>
            <w:lang w:val="en-US"/>
          </w:rPr>
          <w:t>334.</w:t>
        </w:r>
        <w:r w:rsidRPr="00181FFC">
          <w:rPr>
            <w:rFonts w:ascii="Calibri" w:eastAsia="Calibri" w:hAnsi="Calibri" w:cs="Times New Roman"/>
            <w:lang w:val="en-US"/>
          </w:rPr>
          <w:tab/>
          <w:t>mcp "\"Only if you call drawing smutty sketches 'busy'.\""</w:t>
        </w:r>
      </w:ins>
    </w:p>
    <w:p w14:paraId="361E6EB8" w14:textId="77777777" w:rsidR="00181FFC" w:rsidRPr="00181FFC" w:rsidRDefault="00181FFC" w:rsidP="00181FFC">
      <w:pPr>
        <w:spacing w:line="600" w:lineRule="auto"/>
        <w:jc w:val="left"/>
        <w:rPr>
          <w:ins w:id="18897" w:author="UTENTE" w:date="2020-06-30T19:00:00Z"/>
          <w:rFonts w:ascii="Calibri" w:eastAsia="Calibri" w:hAnsi="Calibri" w:cs="Times New Roman"/>
          <w:lang w:val="en-US"/>
        </w:rPr>
      </w:pPr>
      <w:ins w:id="18898" w:author="UTENTE" w:date="2020-06-30T19:00:00Z">
        <w:r w:rsidRPr="00181FFC">
          <w:rPr>
            <w:rFonts w:ascii="Calibri" w:eastAsia="Calibri" w:hAnsi="Calibri" w:cs="Times New Roman"/>
            <w:lang w:val="en-US"/>
          </w:rPr>
          <w:t>335.</w:t>
        </w:r>
        <w:r w:rsidRPr="00181FFC">
          <w:rPr>
            <w:rFonts w:ascii="Calibri" w:eastAsia="Calibri" w:hAnsi="Calibri" w:cs="Times New Roman"/>
            <w:lang w:val="en-US"/>
          </w:rPr>
          <w:tab/>
          <w:t>mcp "\"Why, what's up?\""</w:t>
        </w:r>
      </w:ins>
    </w:p>
    <w:p w14:paraId="488A6B39" w14:textId="77777777" w:rsidR="00181FFC" w:rsidRPr="00181FFC" w:rsidRDefault="00181FFC" w:rsidP="00181FFC">
      <w:pPr>
        <w:spacing w:line="600" w:lineRule="auto"/>
        <w:jc w:val="left"/>
        <w:rPr>
          <w:ins w:id="18899" w:author="UTENTE" w:date="2020-06-30T19:00:00Z"/>
          <w:rFonts w:ascii="Calibri" w:eastAsia="Calibri" w:hAnsi="Calibri" w:cs="Times New Roman"/>
          <w:lang w:val="en-US"/>
        </w:rPr>
      </w:pPr>
      <w:ins w:id="18900" w:author="UTENTE" w:date="2020-06-30T19:00:00Z">
        <w:r w:rsidRPr="00181FFC">
          <w:rPr>
            <w:rFonts w:ascii="Calibri" w:eastAsia="Calibri" w:hAnsi="Calibri" w:cs="Times New Roman"/>
            <w:lang w:val="en-US"/>
          </w:rPr>
          <w:t>336.</w:t>
        </w:r>
        <w:r w:rsidRPr="00181FFC">
          <w:rPr>
            <w:rFonts w:ascii="Calibri" w:eastAsia="Calibri" w:hAnsi="Calibri" w:cs="Times New Roman"/>
            <w:lang w:val="en-US"/>
          </w:rPr>
          <w:tab/>
          <w:t>l "\"I was wondering if you'd, erm, do me a favor.\""</w:t>
        </w:r>
      </w:ins>
    </w:p>
    <w:p w14:paraId="01405682" w14:textId="77777777" w:rsidR="00181FFC" w:rsidRPr="00181FFC" w:rsidRDefault="00181FFC" w:rsidP="00181FFC">
      <w:pPr>
        <w:spacing w:line="600" w:lineRule="auto"/>
        <w:jc w:val="left"/>
        <w:rPr>
          <w:ins w:id="18901" w:author="UTENTE" w:date="2020-06-30T19:00:00Z"/>
          <w:rFonts w:ascii="Calibri" w:eastAsia="Calibri" w:hAnsi="Calibri" w:cs="Times New Roman"/>
          <w:lang w:val="en-US"/>
        </w:rPr>
      </w:pPr>
      <w:ins w:id="18902" w:author="UTENTE" w:date="2020-06-30T19:00:00Z">
        <w:r w:rsidRPr="00181FFC">
          <w:rPr>
            <w:rFonts w:ascii="Calibri" w:eastAsia="Calibri" w:hAnsi="Calibri" w:cs="Times New Roman"/>
            <w:lang w:val="en-US"/>
          </w:rPr>
          <w:t>337.</w:t>
        </w:r>
        <w:r w:rsidRPr="00181FFC">
          <w:rPr>
            <w:rFonts w:ascii="Calibri" w:eastAsia="Calibri" w:hAnsi="Calibri" w:cs="Times New Roman"/>
            <w:lang w:val="en-US"/>
          </w:rPr>
          <w:tab/>
          <w:t>l "\"Weird as it is, I'm actually a lot safer at night than I am during the day. Thugs aren't as nocturnal as vampires.\""</w:t>
        </w:r>
      </w:ins>
    </w:p>
    <w:p w14:paraId="1C4362D0" w14:textId="77777777" w:rsidR="00181FFC" w:rsidRPr="00181FFC" w:rsidRDefault="00181FFC" w:rsidP="00181FFC">
      <w:pPr>
        <w:spacing w:line="600" w:lineRule="auto"/>
        <w:jc w:val="left"/>
        <w:rPr>
          <w:ins w:id="18903" w:author="UTENTE" w:date="2020-06-30T19:00:00Z"/>
          <w:rFonts w:ascii="Calibri" w:eastAsia="Calibri" w:hAnsi="Calibri" w:cs="Times New Roman"/>
          <w:lang w:val="en-US"/>
        </w:rPr>
      </w:pPr>
      <w:ins w:id="18904" w:author="UTENTE" w:date="2020-06-30T19:00:00Z">
        <w:r w:rsidRPr="00181FFC">
          <w:rPr>
            <w:rFonts w:ascii="Calibri" w:eastAsia="Calibri" w:hAnsi="Calibri" w:cs="Times New Roman"/>
            <w:lang w:val="en-US"/>
          </w:rPr>
          <w:t>338.</w:t>
        </w:r>
        <w:r w:rsidRPr="00181FFC">
          <w:rPr>
            <w:rFonts w:ascii="Calibri" w:eastAsia="Calibri" w:hAnsi="Calibri" w:cs="Times New Roman"/>
            <w:lang w:val="en-US"/>
          </w:rPr>
          <w:tab/>
          <w:t>l "\"I need to go into a kinda seedy part of town to pick something up, so…\""</w:t>
        </w:r>
      </w:ins>
    </w:p>
    <w:p w14:paraId="60329822" w14:textId="77777777" w:rsidR="00181FFC" w:rsidRPr="00181FFC" w:rsidRDefault="00181FFC" w:rsidP="00181FFC">
      <w:pPr>
        <w:spacing w:line="600" w:lineRule="auto"/>
        <w:jc w:val="left"/>
        <w:rPr>
          <w:ins w:id="18905" w:author="UTENTE" w:date="2020-06-30T19:00:00Z"/>
          <w:rFonts w:ascii="Calibri" w:eastAsia="Calibri" w:hAnsi="Calibri" w:cs="Times New Roman"/>
          <w:lang w:val="en-US"/>
        </w:rPr>
      </w:pPr>
      <w:ins w:id="18906" w:author="UTENTE" w:date="2020-06-30T19:00:00Z">
        <w:r w:rsidRPr="00181FFC">
          <w:rPr>
            <w:rFonts w:ascii="Calibri" w:eastAsia="Calibri" w:hAnsi="Calibri" w:cs="Times New Roman"/>
            <w:lang w:val="en-US"/>
          </w:rPr>
          <w:t>339.</w:t>
        </w:r>
        <w:r w:rsidRPr="00181FFC">
          <w:rPr>
            <w:rFonts w:ascii="Calibri" w:eastAsia="Calibri" w:hAnsi="Calibri" w:cs="Times New Roman"/>
            <w:lang w:val="en-US"/>
          </w:rPr>
          <w:tab/>
          <w:t>n "He trails off, clearing his throat hesitantly."</w:t>
        </w:r>
      </w:ins>
    </w:p>
    <w:p w14:paraId="10033C24" w14:textId="77777777" w:rsidR="00181FFC" w:rsidRPr="00181FFC" w:rsidRDefault="00181FFC" w:rsidP="00181FFC">
      <w:pPr>
        <w:spacing w:line="600" w:lineRule="auto"/>
        <w:jc w:val="left"/>
        <w:rPr>
          <w:ins w:id="18907" w:author="UTENTE" w:date="2020-06-30T19:00:00Z"/>
          <w:rFonts w:ascii="Calibri" w:eastAsia="Calibri" w:hAnsi="Calibri" w:cs="Times New Roman"/>
          <w:lang w:val="en-US"/>
        </w:rPr>
      </w:pPr>
      <w:ins w:id="18908" w:author="UTENTE" w:date="2020-06-30T19:00:00Z">
        <w:r w:rsidRPr="00181FFC">
          <w:rPr>
            <w:rFonts w:ascii="Calibri" w:eastAsia="Calibri" w:hAnsi="Calibri" w:cs="Times New Roman"/>
            <w:lang w:val="en-US"/>
          </w:rPr>
          <w:t>340.</w:t>
        </w:r>
        <w:r w:rsidRPr="00181FFC">
          <w:rPr>
            <w:rFonts w:ascii="Calibri" w:eastAsia="Calibri" w:hAnsi="Calibri" w:cs="Times New Roman"/>
            <w:lang w:val="en-US"/>
          </w:rPr>
          <w:tab/>
          <w:t>mcp "\"…Are you asking me to come with you?\""</w:t>
        </w:r>
      </w:ins>
    </w:p>
    <w:p w14:paraId="6726DC89" w14:textId="77777777" w:rsidR="00181FFC" w:rsidRPr="00181FFC" w:rsidRDefault="00181FFC" w:rsidP="00181FFC">
      <w:pPr>
        <w:spacing w:line="600" w:lineRule="auto"/>
        <w:jc w:val="left"/>
        <w:rPr>
          <w:ins w:id="18909" w:author="UTENTE" w:date="2020-06-30T19:00:00Z"/>
          <w:rFonts w:ascii="Calibri" w:eastAsia="Calibri" w:hAnsi="Calibri" w:cs="Times New Roman"/>
          <w:lang w:val="en-US"/>
        </w:rPr>
      </w:pPr>
      <w:ins w:id="18910" w:author="UTENTE" w:date="2020-06-30T19:00:00Z">
        <w:r w:rsidRPr="00181FFC">
          <w:rPr>
            <w:rFonts w:ascii="Calibri" w:eastAsia="Calibri" w:hAnsi="Calibri" w:cs="Times New Roman"/>
            <w:lang w:val="en-US"/>
          </w:rPr>
          <w:t>341.</w:t>
        </w:r>
        <w:r w:rsidRPr="00181FFC">
          <w:rPr>
            <w:rFonts w:ascii="Calibri" w:eastAsia="Calibri" w:hAnsi="Calibri" w:cs="Times New Roman"/>
            <w:lang w:val="en-US"/>
          </w:rPr>
          <w:tab/>
          <w:t>l "\"Y-yeah, I guess so.\""</w:t>
        </w:r>
      </w:ins>
    </w:p>
    <w:p w14:paraId="58E75B18" w14:textId="77777777" w:rsidR="00181FFC" w:rsidRPr="00181FFC" w:rsidRDefault="00181FFC" w:rsidP="00181FFC">
      <w:pPr>
        <w:spacing w:line="600" w:lineRule="auto"/>
        <w:jc w:val="left"/>
        <w:rPr>
          <w:ins w:id="18911" w:author="UTENTE" w:date="2020-06-30T19:00:00Z"/>
          <w:rFonts w:ascii="Calibri" w:eastAsia="Calibri" w:hAnsi="Calibri" w:cs="Times New Roman"/>
        </w:rPr>
      </w:pPr>
      <w:ins w:id="18912" w:author="UTENTE" w:date="2020-06-30T19:00:00Z">
        <w:r w:rsidRPr="00181FFC">
          <w:rPr>
            <w:rFonts w:ascii="Calibri" w:eastAsia="Calibri" w:hAnsi="Calibri" w:cs="Times New Roman"/>
            <w:lang w:val="en-US"/>
          </w:rPr>
          <w:t>342.</w:t>
        </w:r>
        <w:r w:rsidRPr="00181FFC">
          <w:rPr>
            <w:rFonts w:ascii="Calibri" w:eastAsia="Calibri" w:hAnsi="Calibri" w:cs="Times New Roman"/>
            <w:lang w:val="en-US"/>
          </w:rPr>
          <w:tab/>
          <w:t xml:space="preserve">mcp "\"No need to be so shy about it. </w:t>
        </w:r>
        <w:r w:rsidRPr="00181FFC">
          <w:rPr>
            <w:rFonts w:ascii="Calibri" w:eastAsia="Calibri" w:hAnsi="Calibri" w:cs="Times New Roman"/>
          </w:rPr>
          <w:t>I don't mind.\""</w:t>
        </w:r>
        <w:r w:rsidRPr="00181FFC">
          <w:rPr>
            <w:rFonts w:ascii="Calibri" w:eastAsia="Calibri" w:hAnsi="Calibri" w:cs="Times New Roman"/>
          </w:rPr>
          <w:br w:type="page"/>
        </w:r>
      </w:ins>
    </w:p>
    <w:p w14:paraId="3E9E9411" w14:textId="77777777" w:rsidR="00181FFC" w:rsidRPr="00181FFC" w:rsidRDefault="00181FFC" w:rsidP="00181FFC">
      <w:pPr>
        <w:spacing w:line="600" w:lineRule="auto"/>
        <w:jc w:val="left"/>
        <w:rPr>
          <w:ins w:id="18913" w:author="UTENTE" w:date="2020-06-30T19:00:00Z"/>
          <w:rFonts w:ascii="Calibri" w:eastAsia="Calibri" w:hAnsi="Calibri" w:cs="Times New Roman"/>
        </w:rPr>
      </w:pPr>
      <w:ins w:id="18914" w:author="UTENTE" w:date="2020-06-30T19:00:00Z">
        <w:r w:rsidRPr="00181FFC">
          <w:rPr>
            <w:rFonts w:ascii="Calibri" w:eastAsia="Calibri" w:hAnsi="Calibri" w:cs="Times New Roman"/>
          </w:rPr>
          <w:lastRenderedPageBreak/>
          <w:t>327.</w:t>
        </w:r>
        <w:r w:rsidRPr="00181FFC">
          <w:rPr>
            <w:rFonts w:ascii="Calibri" w:eastAsia="Calibri" w:hAnsi="Calibri" w:cs="Times New Roman"/>
          </w:rPr>
          <w:tab/>
          <w:t>n "Non abbiamo mai chiacchierato molto al di fuori del nostro rituale notturno, a parte qualche sporadico messaggio…"</w:t>
        </w:r>
      </w:ins>
    </w:p>
    <w:p w14:paraId="64A31CAD" w14:textId="77777777" w:rsidR="00181FFC" w:rsidRPr="00181FFC" w:rsidRDefault="00181FFC" w:rsidP="00181FFC">
      <w:pPr>
        <w:spacing w:line="600" w:lineRule="auto"/>
        <w:jc w:val="left"/>
        <w:rPr>
          <w:ins w:id="18915" w:author="UTENTE" w:date="2020-06-30T19:00:00Z"/>
          <w:rFonts w:ascii="Calibri" w:eastAsia="Calibri" w:hAnsi="Calibri" w:cs="Times New Roman"/>
        </w:rPr>
      </w:pPr>
      <w:ins w:id="18916" w:author="UTENTE" w:date="2020-06-30T19:00:00Z">
        <w:r w:rsidRPr="00181FFC">
          <w:rPr>
            <w:rFonts w:ascii="Calibri" w:eastAsia="Calibri" w:hAnsi="Calibri" w:cs="Times New Roman"/>
          </w:rPr>
          <w:t>328.</w:t>
        </w:r>
        <w:r w:rsidRPr="00181FFC">
          <w:rPr>
            <w:rFonts w:ascii="Calibri" w:eastAsia="Calibri" w:hAnsi="Calibri" w:cs="Times New Roman"/>
          </w:rPr>
          <w:tab/>
          <w:t>n "Fino a oggi, almeno."</w:t>
        </w:r>
      </w:ins>
    </w:p>
    <w:p w14:paraId="60900425" w14:textId="77777777" w:rsidR="00181FFC" w:rsidRPr="00181FFC" w:rsidRDefault="00181FFC" w:rsidP="00181FFC">
      <w:pPr>
        <w:spacing w:line="600" w:lineRule="auto"/>
        <w:jc w:val="left"/>
        <w:rPr>
          <w:ins w:id="18917" w:author="UTENTE" w:date="2020-06-30T19:00:00Z"/>
          <w:rFonts w:ascii="Calibri" w:eastAsia="Calibri" w:hAnsi="Calibri" w:cs="Times New Roman"/>
        </w:rPr>
      </w:pPr>
      <w:ins w:id="18918" w:author="UTENTE" w:date="2020-06-30T19:00:00Z">
        <w:r w:rsidRPr="00181FFC">
          <w:rPr>
            <w:rFonts w:ascii="Calibri" w:eastAsia="Calibri" w:hAnsi="Calibri" w:cs="Times New Roman"/>
          </w:rPr>
          <w:t>329.</w:t>
        </w:r>
        <w:r w:rsidRPr="00181FFC">
          <w:rPr>
            <w:rFonts w:ascii="Calibri" w:eastAsia="Calibri" w:hAnsi="Calibri" w:cs="Times New Roman"/>
          </w:rPr>
          <w:tab/>
          <w:t>mcp "\"Pronto…?\""</w:t>
        </w:r>
      </w:ins>
    </w:p>
    <w:p w14:paraId="0FFBDD7B" w14:textId="77777777" w:rsidR="00181FFC" w:rsidRPr="00181FFC" w:rsidRDefault="00181FFC" w:rsidP="00181FFC">
      <w:pPr>
        <w:spacing w:line="600" w:lineRule="auto"/>
        <w:jc w:val="left"/>
        <w:rPr>
          <w:ins w:id="18919" w:author="UTENTE" w:date="2020-06-30T19:00:00Z"/>
          <w:rFonts w:ascii="Calibri" w:eastAsia="Calibri" w:hAnsi="Calibri" w:cs="Times New Roman"/>
        </w:rPr>
      </w:pPr>
      <w:ins w:id="18920" w:author="UTENTE" w:date="2020-06-30T19:00:00Z">
        <w:r w:rsidRPr="00181FFC">
          <w:rPr>
            <w:rFonts w:ascii="Calibri" w:eastAsia="Calibri" w:hAnsi="Calibri" w:cs="Times New Roman"/>
          </w:rPr>
          <w:t>330.</w:t>
        </w:r>
        <w:r w:rsidRPr="00181FFC">
          <w:rPr>
            <w:rFonts w:ascii="Calibri" w:eastAsia="Calibri" w:hAnsi="Calibri" w:cs="Times New Roman"/>
          </w:rPr>
          <w:tab/>
          <w:t>n "A metà pomeriggio, ricevo una telefonata inaspettata dal numero di Luka."</w:t>
        </w:r>
      </w:ins>
    </w:p>
    <w:p w14:paraId="4C6C6996" w14:textId="77777777" w:rsidR="00181FFC" w:rsidRPr="00181FFC" w:rsidRDefault="00181FFC" w:rsidP="00181FFC">
      <w:pPr>
        <w:spacing w:line="600" w:lineRule="auto"/>
        <w:jc w:val="left"/>
        <w:rPr>
          <w:ins w:id="18921" w:author="UTENTE" w:date="2020-06-30T19:00:00Z"/>
          <w:rFonts w:ascii="Calibri" w:eastAsia="Calibri" w:hAnsi="Calibri" w:cs="Times New Roman"/>
        </w:rPr>
      </w:pPr>
      <w:ins w:id="18922" w:author="UTENTE" w:date="2020-06-30T19:00:00Z">
        <w:r w:rsidRPr="00181FFC">
          <w:rPr>
            <w:rFonts w:ascii="Calibri" w:eastAsia="Calibri" w:hAnsi="Calibri" w:cs="Times New Roman"/>
          </w:rPr>
          <w:t>331.</w:t>
        </w:r>
        <w:r w:rsidRPr="00181FFC">
          <w:rPr>
            <w:rFonts w:ascii="Calibri" w:eastAsia="Calibri" w:hAnsi="Calibri" w:cs="Times New Roman"/>
          </w:rPr>
          <w:tab/>
          <w:t>l "\"Ehi, [mc]. Sei impegnato?\""</w:t>
        </w:r>
      </w:ins>
    </w:p>
    <w:p w14:paraId="761B7847" w14:textId="77777777" w:rsidR="00181FFC" w:rsidRPr="00181FFC" w:rsidRDefault="00181FFC" w:rsidP="00181FFC">
      <w:pPr>
        <w:spacing w:line="600" w:lineRule="auto"/>
        <w:jc w:val="left"/>
        <w:rPr>
          <w:ins w:id="18923" w:author="UTENTE" w:date="2020-06-30T19:00:00Z"/>
          <w:rFonts w:ascii="Calibri" w:eastAsia="Calibri" w:hAnsi="Calibri" w:cs="Times New Roman"/>
        </w:rPr>
      </w:pPr>
      <w:ins w:id="18924" w:author="UTENTE" w:date="2020-06-30T19:00:00Z">
        <w:r w:rsidRPr="00181FFC">
          <w:rPr>
            <w:rFonts w:ascii="Calibri" w:eastAsia="Calibri" w:hAnsi="Calibri" w:cs="Times New Roman"/>
          </w:rPr>
          <w:t>332.</w:t>
        </w:r>
        <w:r w:rsidRPr="00181FFC">
          <w:rPr>
            <w:rFonts w:ascii="Calibri" w:eastAsia="Calibri" w:hAnsi="Calibri" w:cs="Times New Roman"/>
          </w:rPr>
          <w:tab/>
          <w:t>mcp "\"Non proprio, sto solo lavorando a delle fanfiction del cazzo.\""</w:t>
        </w:r>
      </w:ins>
    </w:p>
    <w:p w14:paraId="16E2455D" w14:textId="77777777" w:rsidR="00181FFC" w:rsidRPr="00181FFC" w:rsidRDefault="00181FFC" w:rsidP="00181FFC">
      <w:pPr>
        <w:spacing w:line="600" w:lineRule="auto"/>
        <w:jc w:val="left"/>
        <w:rPr>
          <w:ins w:id="18925" w:author="UTENTE" w:date="2020-06-30T19:00:00Z"/>
          <w:rFonts w:ascii="Calibri" w:eastAsia="Calibri" w:hAnsi="Calibri" w:cs="Times New Roman"/>
        </w:rPr>
      </w:pPr>
      <w:ins w:id="18926" w:author="UTENTE" w:date="2020-06-30T19:00:00Z">
        <w:r w:rsidRPr="00181FFC">
          <w:rPr>
            <w:rFonts w:ascii="Calibri" w:eastAsia="Calibri" w:hAnsi="Calibri" w:cs="Times New Roman"/>
          </w:rPr>
          <w:t>333.</w:t>
        </w:r>
        <w:r w:rsidRPr="00181FFC">
          <w:rPr>
            <w:rFonts w:ascii="Calibri" w:eastAsia="Calibri" w:hAnsi="Calibri" w:cs="Times New Roman"/>
          </w:rPr>
          <w:tab/>
          <w:t>mcp "\"Nah, sto solo giochicchiando un'idea per una nuova canzone.\""</w:t>
        </w:r>
      </w:ins>
    </w:p>
    <w:p w14:paraId="018BC726" w14:textId="77777777" w:rsidR="00181FFC" w:rsidRPr="00181FFC" w:rsidRDefault="00181FFC" w:rsidP="00181FFC">
      <w:pPr>
        <w:spacing w:line="600" w:lineRule="auto"/>
        <w:jc w:val="left"/>
        <w:rPr>
          <w:ins w:id="18927" w:author="UTENTE" w:date="2020-06-30T19:00:00Z"/>
          <w:rFonts w:ascii="Calibri" w:eastAsia="Calibri" w:hAnsi="Calibri" w:cs="Times New Roman"/>
        </w:rPr>
      </w:pPr>
      <w:ins w:id="18928" w:author="UTENTE" w:date="2020-06-30T19:00:00Z">
        <w:r w:rsidRPr="00181FFC">
          <w:rPr>
            <w:rFonts w:ascii="Calibri" w:eastAsia="Calibri" w:hAnsi="Calibri" w:cs="Times New Roman"/>
          </w:rPr>
          <w:t>334.</w:t>
        </w:r>
        <w:r w:rsidRPr="00181FFC">
          <w:rPr>
            <w:rFonts w:ascii="Calibri" w:eastAsia="Calibri" w:hAnsi="Calibri" w:cs="Times New Roman"/>
          </w:rPr>
          <w:tab/>
          <w:t>mcp "\"Solo se pensi che disegnare scenette sconce possa essere chiamato 'impegno'.\""</w:t>
        </w:r>
      </w:ins>
    </w:p>
    <w:p w14:paraId="6A639F6B" w14:textId="77777777" w:rsidR="00181FFC" w:rsidRPr="00181FFC" w:rsidRDefault="00181FFC" w:rsidP="00181FFC">
      <w:pPr>
        <w:spacing w:line="600" w:lineRule="auto"/>
        <w:jc w:val="left"/>
        <w:rPr>
          <w:ins w:id="18929" w:author="UTENTE" w:date="2020-06-30T19:00:00Z"/>
          <w:rFonts w:ascii="Calibri" w:eastAsia="Calibri" w:hAnsi="Calibri" w:cs="Times New Roman"/>
        </w:rPr>
      </w:pPr>
      <w:ins w:id="18930" w:author="UTENTE" w:date="2020-06-30T19:00:00Z">
        <w:r w:rsidRPr="00181FFC">
          <w:rPr>
            <w:rFonts w:ascii="Calibri" w:eastAsia="Calibri" w:hAnsi="Calibri" w:cs="Times New Roman"/>
          </w:rPr>
          <w:t>335.</w:t>
        </w:r>
        <w:r w:rsidRPr="00181FFC">
          <w:rPr>
            <w:rFonts w:ascii="Calibri" w:eastAsia="Calibri" w:hAnsi="Calibri" w:cs="Times New Roman"/>
          </w:rPr>
          <w:tab/>
          <w:t>mcp "\"Perché, che succede?\""</w:t>
        </w:r>
      </w:ins>
    </w:p>
    <w:p w14:paraId="0AE7C8EE" w14:textId="77777777" w:rsidR="00181FFC" w:rsidRPr="00181FFC" w:rsidRDefault="00181FFC" w:rsidP="00181FFC">
      <w:pPr>
        <w:spacing w:line="600" w:lineRule="auto"/>
        <w:jc w:val="left"/>
        <w:rPr>
          <w:ins w:id="18931" w:author="UTENTE" w:date="2020-06-30T19:00:00Z"/>
          <w:rFonts w:ascii="Calibri" w:eastAsia="Calibri" w:hAnsi="Calibri" w:cs="Times New Roman"/>
        </w:rPr>
      </w:pPr>
      <w:ins w:id="18932" w:author="UTENTE" w:date="2020-06-30T19:00:00Z">
        <w:r w:rsidRPr="00181FFC">
          <w:rPr>
            <w:rFonts w:ascii="Calibri" w:eastAsia="Calibri" w:hAnsi="Calibri" w:cs="Times New Roman"/>
          </w:rPr>
          <w:t>336.</w:t>
        </w:r>
        <w:r w:rsidRPr="00181FFC">
          <w:rPr>
            <w:rFonts w:ascii="Calibri" w:eastAsia="Calibri" w:hAnsi="Calibri" w:cs="Times New Roman"/>
          </w:rPr>
          <w:tab/>
          <w:t>l "\"Mi chiedevo se, emm, potessi farmi un favore.\""</w:t>
        </w:r>
      </w:ins>
    </w:p>
    <w:p w14:paraId="79141777" w14:textId="77777777" w:rsidR="00181FFC" w:rsidRPr="00181FFC" w:rsidRDefault="00181FFC" w:rsidP="00181FFC">
      <w:pPr>
        <w:spacing w:line="600" w:lineRule="auto"/>
        <w:jc w:val="left"/>
        <w:rPr>
          <w:ins w:id="18933" w:author="UTENTE" w:date="2020-06-30T19:00:00Z"/>
          <w:rFonts w:ascii="Calibri" w:eastAsia="Calibri" w:hAnsi="Calibri" w:cs="Times New Roman"/>
        </w:rPr>
      </w:pPr>
      <w:ins w:id="18934" w:author="UTENTE" w:date="2020-06-30T19:00:00Z">
        <w:r w:rsidRPr="00181FFC">
          <w:rPr>
            <w:rFonts w:ascii="Calibri" w:eastAsia="Calibri" w:hAnsi="Calibri" w:cs="Times New Roman"/>
          </w:rPr>
          <w:t>337.</w:t>
        </w:r>
        <w:r w:rsidRPr="00181FFC">
          <w:rPr>
            <w:rFonts w:ascii="Calibri" w:eastAsia="Calibri" w:hAnsi="Calibri" w:cs="Times New Roman"/>
          </w:rPr>
          <w:tab/>
          <w:t>l "\"Per quanto strano possa sembrare, sono molto più al sicuro la notte che di giorno. I brutti ceffi non sono notturni come i vampiri.\""</w:t>
        </w:r>
      </w:ins>
    </w:p>
    <w:p w14:paraId="12D53B9A" w14:textId="77777777" w:rsidR="00181FFC" w:rsidRPr="00181FFC" w:rsidRDefault="00181FFC" w:rsidP="00181FFC">
      <w:pPr>
        <w:spacing w:line="600" w:lineRule="auto"/>
        <w:jc w:val="left"/>
        <w:rPr>
          <w:ins w:id="18935" w:author="UTENTE" w:date="2020-06-30T19:00:00Z"/>
          <w:rFonts w:ascii="Calibri" w:eastAsia="Calibri" w:hAnsi="Calibri" w:cs="Times New Roman"/>
        </w:rPr>
      </w:pPr>
      <w:ins w:id="18936" w:author="UTENTE" w:date="2020-06-30T19:00:00Z">
        <w:r w:rsidRPr="00181FFC">
          <w:rPr>
            <w:rFonts w:ascii="Calibri" w:eastAsia="Calibri" w:hAnsi="Calibri" w:cs="Times New Roman"/>
          </w:rPr>
          <w:t>338.</w:t>
        </w:r>
        <w:r w:rsidRPr="00181FFC">
          <w:rPr>
            <w:rFonts w:ascii="Calibri" w:eastAsia="Calibri" w:hAnsi="Calibri" w:cs="Times New Roman"/>
          </w:rPr>
          <w:tab/>
          <w:t>l "\"Devo andare in una zona piuttosto malfamata della città a ritirare una cosa, quindi…\""</w:t>
        </w:r>
      </w:ins>
    </w:p>
    <w:p w14:paraId="195C30BB" w14:textId="77777777" w:rsidR="00181FFC" w:rsidRPr="00181FFC" w:rsidRDefault="00181FFC" w:rsidP="00181FFC">
      <w:pPr>
        <w:spacing w:line="600" w:lineRule="auto"/>
        <w:jc w:val="left"/>
        <w:rPr>
          <w:ins w:id="18937" w:author="UTENTE" w:date="2020-06-30T19:00:00Z"/>
          <w:rFonts w:ascii="Calibri" w:eastAsia="Calibri" w:hAnsi="Calibri" w:cs="Times New Roman"/>
        </w:rPr>
      </w:pPr>
      <w:ins w:id="18938" w:author="UTENTE" w:date="2020-06-30T19:00:00Z">
        <w:r w:rsidRPr="00181FFC">
          <w:rPr>
            <w:rFonts w:ascii="Calibri" w:eastAsia="Calibri" w:hAnsi="Calibri" w:cs="Times New Roman"/>
          </w:rPr>
          <w:t>339.</w:t>
        </w:r>
        <w:r w:rsidRPr="00181FFC">
          <w:rPr>
            <w:rFonts w:ascii="Calibri" w:eastAsia="Calibri" w:hAnsi="Calibri" w:cs="Times New Roman"/>
          </w:rPr>
          <w:tab/>
          <w:t>n "La sua voce si affievolisce e si schiarisce la gola, esitante."</w:t>
        </w:r>
      </w:ins>
    </w:p>
    <w:p w14:paraId="00C628BD" w14:textId="77777777" w:rsidR="00181FFC" w:rsidRPr="00181FFC" w:rsidRDefault="00181FFC" w:rsidP="00181FFC">
      <w:pPr>
        <w:spacing w:line="600" w:lineRule="auto"/>
        <w:jc w:val="left"/>
        <w:rPr>
          <w:ins w:id="18939" w:author="UTENTE" w:date="2020-06-30T19:00:00Z"/>
          <w:rFonts w:ascii="Calibri" w:eastAsia="Calibri" w:hAnsi="Calibri" w:cs="Times New Roman"/>
        </w:rPr>
      </w:pPr>
      <w:ins w:id="18940" w:author="UTENTE" w:date="2020-06-30T19:00:00Z">
        <w:r w:rsidRPr="00181FFC">
          <w:rPr>
            <w:rFonts w:ascii="Calibri" w:eastAsia="Calibri" w:hAnsi="Calibri" w:cs="Times New Roman"/>
          </w:rPr>
          <w:t>340.</w:t>
        </w:r>
        <w:r w:rsidRPr="00181FFC">
          <w:rPr>
            <w:rFonts w:ascii="Calibri" w:eastAsia="Calibri" w:hAnsi="Calibri" w:cs="Times New Roman"/>
          </w:rPr>
          <w:tab/>
          <w:t>mcp "\"…Mi stai chiedendo di venire con te?\""</w:t>
        </w:r>
      </w:ins>
    </w:p>
    <w:p w14:paraId="4D1593FB" w14:textId="77777777" w:rsidR="00181FFC" w:rsidRPr="00181FFC" w:rsidRDefault="00181FFC" w:rsidP="00181FFC">
      <w:pPr>
        <w:spacing w:line="600" w:lineRule="auto"/>
        <w:jc w:val="left"/>
        <w:rPr>
          <w:ins w:id="18941" w:author="UTENTE" w:date="2020-06-30T19:00:00Z"/>
          <w:rFonts w:ascii="Calibri" w:eastAsia="Calibri" w:hAnsi="Calibri" w:cs="Times New Roman"/>
        </w:rPr>
      </w:pPr>
      <w:ins w:id="18942" w:author="UTENTE" w:date="2020-06-30T19:00:00Z">
        <w:r w:rsidRPr="00181FFC">
          <w:rPr>
            <w:rFonts w:ascii="Calibri" w:eastAsia="Calibri" w:hAnsi="Calibri" w:cs="Times New Roman"/>
          </w:rPr>
          <w:t>341.</w:t>
        </w:r>
        <w:r w:rsidRPr="00181FFC">
          <w:rPr>
            <w:rFonts w:ascii="Calibri" w:eastAsia="Calibri" w:hAnsi="Calibri" w:cs="Times New Roman"/>
          </w:rPr>
          <w:tab/>
          <w:t>l "\"S-sì, credo di sì.\""</w:t>
        </w:r>
      </w:ins>
    </w:p>
    <w:p w14:paraId="4FDADC4D" w14:textId="77777777" w:rsidR="00181FFC" w:rsidRPr="00181FFC" w:rsidRDefault="00181FFC" w:rsidP="00181FFC">
      <w:pPr>
        <w:spacing w:line="600" w:lineRule="auto"/>
        <w:jc w:val="left"/>
        <w:rPr>
          <w:ins w:id="18943" w:author="UTENTE" w:date="2020-06-30T19:00:00Z"/>
          <w:rFonts w:ascii="Calibri" w:eastAsia="Calibri" w:hAnsi="Calibri" w:cs="Times New Roman"/>
          <w:lang w:val="en-US"/>
          <w:rPrChange w:id="18944" w:author="UTENTE" w:date="2020-06-30T19:00:00Z">
            <w:rPr>
              <w:ins w:id="18945" w:author="UTENTE" w:date="2020-06-30T19:00:00Z"/>
              <w:rFonts w:ascii="Calibri" w:eastAsia="Calibri" w:hAnsi="Calibri" w:cs="Times New Roman"/>
            </w:rPr>
          </w:rPrChange>
        </w:rPr>
      </w:pPr>
      <w:ins w:id="18946" w:author="UTENTE" w:date="2020-06-30T19:00:00Z">
        <w:r w:rsidRPr="00181FFC">
          <w:rPr>
            <w:rFonts w:ascii="Calibri" w:eastAsia="Calibri" w:hAnsi="Calibri" w:cs="Times New Roman"/>
          </w:rPr>
          <w:t>342.</w:t>
        </w:r>
        <w:r w:rsidRPr="00181FFC">
          <w:rPr>
            <w:rFonts w:ascii="Calibri" w:eastAsia="Calibri" w:hAnsi="Calibri" w:cs="Times New Roman"/>
          </w:rPr>
          <w:tab/>
          <w:t xml:space="preserve">mcp "\"Non c'è bisogno di fare il timido. </w:t>
        </w:r>
        <w:r w:rsidRPr="00181FFC">
          <w:rPr>
            <w:rFonts w:ascii="Calibri" w:eastAsia="Calibri" w:hAnsi="Calibri" w:cs="Times New Roman"/>
            <w:lang w:val="en-US"/>
            <w:rPrChange w:id="18947" w:author="UTENTE" w:date="2020-06-30T19:00:00Z">
              <w:rPr>
                <w:rFonts w:ascii="Calibri" w:eastAsia="Calibri" w:hAnsi="Calibri" w:cs="Times New Roman"/>
              </w:rPr>
            </w:rPrChange>
          </w:rPr>
          <w:t>Non mi disturbi.\""</w:t>
        </w:r>
        <w:r w:rsidRPr="00181FFC">
          <w:rPr>
            <w:rFonts w:ascii="Calibri" w:eastAsia="Calibri" w:hAnsi="Calibri" w:cs="Times New Roman"/>
            <w:lang w:val="en-US"/>
            <w:rPrChange w:id="18948" w:author="UTENTE" w:date="2020-06-30T19:00:00Z">
              <w:rPr>
                <w:rFonts w:ascii="Calibri" w:eastAsia="Calibri" w:hAnsi="Calibri" w:cs="Times New Roman"/>
              </w:rPr>
            </w:rPrChange>
          </w:rPr>
          <w:br w:type="page"/>
        </w:r>
      </w:ins>
    </w:p>
    <w:p w14:paraId="1A424C4B" w14:textId="77777777" w:rsidR="00181FFC" w:rsidRPr="00181FFC" w:rsidRDefault="00181FFC" w:rsidP="00181FFC">
      <w:pPr>
        <w:spacing w:line="600" w:lineRule="auto"/>
        <w:jc w:val="left"/>
        <w:rPr>
          <w:ins w:id="18949" w:author="UTENTE" w:date="2020-06-30T19:00:00Z"/>
          <w:rFonts w:ascii="Calibri" w:eastAsia="Calibri" w:hAnsi="Calibri" w:cs="Times New Roman"/>
          <w:lang w:val="en-US"/>
        </w:rPr>
      </w:pPr>
      <w:ins w:id="18950" w:author="UTENTE" w:date="2020-06-30T19:00:00Z">
        <w:r w:rsidRPr="00181FFC">
          <w:rPr>
            <w:rFonts w:ascii="Calibri" w:eastAsia="Calibri" w:hAnsi="Calibri" w:cs="Times New Roman"/>
            <w:lang w:val="en-US"/>
          </w:rPr>
          <w:lastRenderedPageBreak/>
          <w:t>343.</w:t>
        </w:r>
        <w:r w:rsidRPr="00181FFC">
          <w:rPr>
            <w:rFonts w:ascii="Calibri" w:eastAsia="Calibri" w:hAnsi="Calibri" w:cs="Times New Roman"/>
            <w:lang w:val="en-US"/>
          </w:rPr>
          <w:tab/>
          <w:t>l "\"Tch, who's being shy? I just didn't wanna sound, you know, rude or anything.\""</w:t>
        </w:r>
      </w:ins>
    </w:p>
    <w:p w14:paraId="7C75964F" w14:textId="77777777" w:rsidR="00181FFC" w:rsidRPr="00181FFC" w:rsidRDefault="00181FFC" w:rsidP="00181FFC">
      <w:pPr>
        <w:spacing w:line="600" w:lineRule="auto"/>
        <w:jc w:val="left"/>
        <w:rPr>
          <w:ins w:id="18951" w:author="UTENTE" w:date="2020-06-30T19:00:00Z"/>
          <w:rFonts w:ascii="Calibri" w:eastAsia="Calibri" w:hAnsi="Calibri" w:cs="Times New Roman"/>
          <w:lang w:val="en-US"/>
        </w:rPr>
      </w:pPr>
      <w:ins w:id="18952" w:author="UTENTE" w:date="2020-06-30T19:00:00Z">
        <w:r w:rsidRPr="00181FFC">
          <w:rPr>
            <w:rFonts w:ascii="Calibri" w:eastAsia="Calibri" w:hAnsi="Calibri" w:cs="Times New Roman"/>
            <w:lang w:val="en-US"/>
          </w:rPr>
          <w:t>344.</w:t>
        </w:r>
        <w:r w:rsidRPr="00181FFC">
          <w:rPr>
            <w:rFonts w:ascii="Calibri" w:eastAsia="Calibri" w:hAnsi="Calibri" w:cs="Times New Roman"/>
            <w:lang w:val="en-US"/>
          </w:rPr>
          <w:tab/>
          <w:t>mcp "\"Uh-huh, like that's been a big concern for you in the past.\""</w:t>
        </w:r>
      </w:ins>
    </w:p>
    <w:p w14:paraId="46145653" w14:textId="77777777" w:rsidR="00181FFC" w:rsidRPr="00181FFC" w:rsidRDefault="00181FFC" w:rsidP="00181FFC">
      <w:pPr>
        <w:spacing w:line="600" w:lineRule="auto"/>
        <w:jc w:val="left"/>
        <w:rPr>
          <w:ins w:id="18953" w:author="UTENTE" w:date="2020-06-30T19:00:00Z"/>
          <w:rFonts w:ascii="Calibri" w:eastAsia="Calibri" w:hAnsi="Calibri" w:cs="Times New Roman"/>
          <w:lang w:val="en-US"/>
          <w:rPrChange w:id="18954" w:author="UTENTE" w:date="2020-06-30T19:00:00Z">
            <w:rPr>
              <w:ins w:id="18955" w:author="UTENTE" w:date="2020-06-30T19:00:00Z"/>
              <w:rFonts w:ascii="Calibri" w:eastAsia="Calibri" w:hAnsi="Calibri" w:cs="Times New Roman"/>
            </w:rPr>
          </w:rPrChange>
        </w:rPr>
      </w:pPr>
      <w:ins w:id="18956" w:author="UTENTE" w:date="2020-06-30T19:00:00Z">
        <w:r w:rsidRPr="00181FFC">
          <w:rPr>
            <w:rFonts w:ascii="Calibri" w:eastAsia="Calibri" w:hAnsi="Calibri" w:cs="Times New Roman"/>
            <w:lang w:val="en-US"/>
          </w:rPr>
          <w:t>345.</w:t>
        </w:r>
        <w:r w:rsidRPr="00181FFC">
          <w:rPr>
            <w:rFonts w:ascii="Calibri" w:eastAsia="Calibri" w:hAnsi="Calibri" w:cs="Times New Roman"/>
            <w:lang w:val="en-US"/>
          </w:rPr>
          <w:tab/>
          <w:t xml:space="preserve">mcp "\"The tables have really turned, huh? </w:t>
        </w:r>
        <w:r w:rsidRPr="00181FFC">
          <w:rPr>
            <w:rFonts w:ascii="Calibri" w:eastAsia="Calibri" w:hAnsi="Calibri" w:cs="Times New Roman"/>
            <w:lang w:val="en-US"/>
            <w:rPrChange w:id="18957" w:author="UTENTE" w:date="2020-06-30T19:00:00Z">
              <w:rPr>
                <w:rFonts w:ascii="Calibri" w:eastAsia="Calibri" w:hAnsi="Calibri" w:cs="Times New Roman"/>
              </w:rPr>
            </w:rPrChange>
          </w:rPr>
          <w:t>Sure, I'm down.\""</w:t>
        </w:r>
      </w:ins>
    </w:p>
    <w:p w14:paraId="15409149" w14:textId="77777777" w:rsidR="00181FFC" w:rsidRPr="00181FFC" w:rsidRDefault="00181FFC" w:rsidP="00181FFC">
      <w:pPr>
        <w:spacing w:line="600" w:lineRule="auto"/>
        <w:jc w:val="left"/>
        <w:rPr>
          <w:ins w:id="18958" w:author="UTENTE" w:date="2020-06-30T19:00:00Z"/>
          <w:rFonts w:ascii="Calibri" w:eastAsia="Calibri" w:hAnsi="Calibri" w:cs="Times New Roman"/>
          <w:lang w:val="en-US"/>
        </w:rPr>
      </w:pPr>
      <w:ins w:id="18959" w:author="UTENTE" w:date="2020-06-30T19:00:00Z">
        <w:r w:rsidRPr="00181FFC">
          <w:rPr>
            <w:rFonts w:ascii="Calibri" w:eastAsia="Calibri" w:hAnsi="Calibri" w:cs="Times New Roman"/>
            <w:lang w:val="en-US"/>
          </w:rPr>
          <w:t>346.</w:t>
        </w:r>
        <w:r w:rsidRPr="00181FFC">
          <w:rPr>
            <w:rFonts w:ascii="Calibri" w:eastAsia="Calibri" w:hAnsi="Calibri" w:cs="Times New Roman"/>
            <w:lang w:val="en-US"/>
          </w:rPr>
          <w:tab/>
          <w:t>l "\"Yeah, you'll get to be the escort this time.\""</w:t>
        </w:r>
      </w:ins>
    </w:p>
    <w:p w14:paraId="69125CE8" w14:textId="77777777" w:rsidR="00181FFC" w:rsidRPr="00181FFC" w:rsidRDefault="00181FFC" w:rsidP="00181FFC">
      <w:pPr>
        <w:spacing w:line="600" w:lineRule="auto"/>
        <w:jc w:val="left"/>
        <w:rPr>
          <w:ins w:id="18960" w:author="UTENTE" w:date="2020-06-30T19:00:00Z"/>
          <w:rFonts w:ascii="Calibri" w:eastAsia="Calibri" w:hAnsi="Calibri" w:cs="Times New Roman"/>
          <w:lang w:val="en-US"/>
        </w:rPr>
      </w:pPr>
      <w:ins w:id="18961" w:author="UTENTE" w:date="2020-06-30T19:00:00Z">
        <w:r w:rsidRPr="00181FFC">
          <w:rPr>
            <w:rFonts w:ascii="Calibri" w:eastAsia="Calibri" w:hAnsi="Calibri" w:cs="Times New Roman"/>
            <w:lang w:val="en-US"/>
          </w:rPr>
          <w:t>347.</w:t>
        </w:r>
        <w:r w:rsidRPr="00181FFC">
          <w:rPr>
            <w:rFonts w:ascii="Calibri" w:eastAsia="Calibri" w:hAnsi="Calibri" w:cs="Times New Roman"/>
            <w:lang w:val="en-US"/>
          </w:rPr>
          <w:tab/>
          <w:t>mcp "\"…I wouldn't mind being an escort if you hired me…\""</w:t>
        </w:r>
      </w:ins>
    </w:p>
    <w:p w14:paraId="008323C0" w14:textId="77777777" w:rsidR="00181FFC" w:rsidRPr="00181FFC" w:rsidRDefault="00181FFC" w:rsidP="00181FFC">
      <w:pPr>
        <w:spacing w:line="600" w:lineRule="auto"/>
        <w:jc w:val="left"/>
        <w:rPr>
          <w:ins w:id="18962" w:author="UTENTE" w:date="2020-06-30T19:00:00Z"/>
          <w:rFonts w:ascii="Calibri" w:eastAsia="Calibri" w:hAnsi="Calibri" w:cs="Times New Roman"/>
          <w:lang w:val="en-US"/>
        </w:rPr>
      </w:pPr>
      <w:ins w:id="18963" w:author="UTENTE" w:date="2020-06-30T19:00:00Z">
        <w:r w:rsidRPr="00181FFC">
          <w:rPr>
            <w:rFonts w:ascii="Calibri" w:eastAsia="Calibri" w:hAnsi="Calibri" w:cs="Times New Roman"/>
            <w:lang w:val="en-US"/>
          </w:rPr>
          <w:t>348.</w:t>
        </w:r>
        <w:r w:rsidRPr="00181FFC">
          <w:rPr>
            <w:rFonts w:ascii="Calibri" w:eastAsia="Calibri" w:hAnsi="Calibri" w:cs="Times New Roman"/>
            <w:lang w:val="en-US"/>
          </w:rPr>
          <w:tab/>
          <w:t>l "\"…What'd you just say?\""</w:t>
        </w:r>
      </w:ins>
    </w:p>
    <w:p w14:paraId="41FF2CB4" w14:textId="77777777" w:rsidR="00181FFC" w:rsidRPr="00181FFC" w:rsidRDefault="00181FFC" w:rsidP="00181FFC">
      <w:pPr>
        <w:spacing w:line="600" w:lineRule="auto"/>
        <w:jc w:val="left"/>
        <w:rPr>
          <w:ins w:id="18964" w:author="UTENTE" w:date="2020-06-30T19:00:00Z"/>
          <w:rFonts w:ascii="Calibri" w:eastAsia="Calibri" w:hAnsi="Calibri" w:cs="Times New Roman"/>
          <w:lang w:val="en-US"/>
        </w:rPr>
      </w:pPr>
      <w:ins w:id="18965" w:author="UTENTE" w:date="2020-06-30T19:00:00Z">
        <w:r w:rsidRPr="00181FFC">
          <w:rPr>
            <w:rFonts w:ascii="Calibri" w:eastAsia="Calibri" w:hAnsi="Calibri" w:cs="Times New Roman"/>
            <w:lang w:val="en-US"/>
          </w:rPr>
          <w:t>349.</w:t>
        </w:r>
        <w:r w:rsidRPr="00181FFC">
          <w:rPr>
            <w:rFonts w:ascii="Calibri" w:eastAsia="Calibri" w:hAnsi="Calibri" w:cs="Times New Roman"/>
            <w:lang w:val="en-US"/>
          </w:rPr>
          <w:tab/>
          <w:t>mcp "\"Nothing!\""</w:t>
        </w:r>
      </w:ins>
    </w:p>
    <w:p w14:paraId="7562D8D2" w14:textId="77777777" w:rsidR="00181FFC" w:rsidRPr="00181FFC" w:rsidRDefault="00181FFC" w:rsidP="00181FFC">
      <w:pPr>
        <w:spacing w:line="600" w:lineRule="auto"/>
        <w:jc w:val="left"/>
        <w:rPr>
          <w:ins w:id="18966" w:author="UTENTE" w:date="2020-06-30T19:00:00Z"/>
          <w:rFonts w:ascii="Calibri" w:eastAsia="Calibri" w:hAnsi="Calibri" w:cs="Times New Roman"/>
          <w:lang w:val="en-US"/>
        </w:rPr>
      </w:pPr>
      <w:ins w:id="18967" w:author="UTENTE" w:date="2020-06-30T19:00:00Z">
        <w:r w:rsidRPr="00181FFC">
          <w:rPr>
            <w:rFonts w:ascii="Calibri" w:eastAsia="Calibri" w:hAnsi="Calibri" w:cs="Times New Roman"/>
            <w:lang w:val="en-US"/>
          </w:rPr>
          <w:t>350.</w:t>
        </w:r>
        <w:r w:rsidRPr="00181FFC">
          <w:rPr>
            <w:rFonts w:ascii="Calibri" w:eastAsia="Calibri" w:hAnsi="Calibri" w:cs="Times New Roman"/>
            <w:lang w:val="en-US"/>
          </w:rPr>
          <w:tab/>
          <w:t>mcp "\"Anyway, meet me outside my apartment in fifteen? Assuming you can find your way here in the daytime.\""</w:t>
        </w:r>
      </w:ins>
    </w:p>
    <w:p w14:paraId="6C24D703" w14:textId="77777777" w:rsidR="00181FFC" w:rsidRPr="00181FFC" w:rsidRDefault="00181FFC" w:rsidP="00181FFC">
      <w:pPr>
        <w:spacing w:line="600" w:lineRule="auto"/>
        <w:jc w:val="left"/>
        <w:rPr>
          <w:ins w:id="18968" w:author="UTENTE" w:date="2020-06-30T19:00:00Z"/>
          <w:rFonts w:ascii="Calibri" w:eastAsia="Calibri" w:hAnsi="Calibri" w:cs="Times New Roman"/>
          <w:lang w:val="en-US"/>
        </w:rPr>
      </w:pPr>
      <w:ins w:id="18969" w:author="UTENTE" w:date="2020-06-30T19:00:00Z">
        <w:r w:rsidRPr="00181FFC">
          <w:rPr>
            <w:rFonts w:ascii="Calibri" w:eastAsia="Calibri" w:hAnsi="Calibri" w:cs="Times New Roman"/>
            <w:lang w:val="en-US"/>
          </w:rPr>
          <w:t>351.</w:t>
        </w:r>
        <w:r w:rsidRPr="00181FFC">
          <w:rPr>
            <w:rFonts w:ascii="Calibri" w:eastAsia="Calibri" w:hAnsi="Calibri" w:cs="Times New Roman"/>
            <w:lang w:val="en-US"/>
          </w:rPr>
          <w:tab/>
          <w:t>l "\"Yeah, yeah. I'll be right over.\""</w:t>
        </w:r>
      </w:ins>
    </w:p>
    <w:p w14:paraId="5C598F7D" w14:textId="77777777" w:rsidR="00181FFC" w:rsidRPr="00181FFC" w:rsidRDefault="00181FFC" w:rsidP="00181FFC">
      <w:pPr>
        <w:spacing w:line="600" w:lineRule="auto"/>
        <w:jc w:val="left"/>
        <w:rPr>
          <w:ins w:id="18970" w:author="UTENTE" w:date="2020-06-30T19:00:00Z"/>
          <w:rFonts w:ascii="Calibri" w:eastAsia="Calibri" w:hAnsi="Calibri" w:cs="Times New Roman"/>
          <w:lang w:val="en-US"/>
        </w:rPr>
      </w:pPr>
      <w:ins w:id="18971" w:author="UTENTE" w:date="2020-06-30T19:00:00Z">
        <w:r w:rsidRPr="00181FFC">
          <w:rPr>
            <w:rFonts w:ascii="Calibri" w:eastAsia="Calibri" w:hAnsi="Calibri" w:cs="Times New Roman"/>
            <w:lang w:val="en-US"/>
          </w:rPr>
          <w:t>352.</w:t>
        </w:r>
        <w:r w:rsidRPr="00181FFC">
          <w:rPr>
            <w:rFonts w:ascii="Calibri" w:eastAsia="Calibri" w:hAnsi="Calibri" w:cs="Times New Roman"/>
            <w:lang w:val="en-US"/>
          </w:rPr>
          <w:tab/>
          <w:t>n "He quickly hangs up, trying too hard to sound annoyed.{w} Kid could've chosen anyone else to \"escort\" him, like Isaac… but he called me."</w:t>
        </w:r>
      </w:ins>
    </w:p>
    <w:p w14:paraId="72E2A2EC" w14:textId="77777777" w:rsidR="00181FFC" w:rsidRPr="00181FFC" w:rsidRDefault="00181FFC" w:rsidP="00181FFC">
      <w:pPr>
        <w:spacing w:line="600" w:lineRule="auto"/>
        <w:jc w:val="left"/>
        <w:rPr>
          <w:ins w:id="18972" w:author="UTENTE" w:date="2020-06-30T19:00:00Z"/>
          <w:rFonts w:ascii="Calibri" w:eastAsia="Calibri" w:hAnsi="Calibri" w:cs="Times New Roman"/>
          <w:lang w:val="en-US"/>
        </w:rPr>
      </w:pPr>
      <w:ins w:id="18973" w:author="UTENTE" w:date="2020-06-30T19:00:00Z">
        <w:r w:rsidRPr="00181FFC">
          <w:rPr>
            <w:rFonts w:ascii="Calibri" w:eastAsia="Calibri" w:hAnsi="Calibri" w:cs="Times New Roman"/>
            <w:lang w:val="en-US"/>
          </w:rPr>
          <w:t>353.</w:t>
        </w:r>
        <w:r w:rsidRPr="00181FFC">
          <w:rPr>
            <w:rFonts w:ascii="Calibri" w:eastAsia="Calibri" w:hAnsi="Calibri" w:cs="Times New Roman"/>
            <w:lang w:val="en-US"/>
          </w:rPr>
          <w:tab/>
          <w:t>mcp "\"I think a call girl' s lingerie is less transparent than you are, Luka.\""</w:t>
        </w:r>
      </w:ins>
    </w:p>
    <w:p w14:paraId="7B9122E1" w14:textId="77777777" w:rsidR="00181FFC" w:rsidRPr="00181FFC" w:rsidRDefault="00181FFC" w:rsidP="00181FFC">
      <w:pPr>
        <w:spacing w:line="600" w:lineRule="auto"/>
        <w:jc w:val="left"/>
        <w:rPr>
          <w:ins w:id="18974" w:author="UTENTE" w:date="2020-06-30T19:00:00Z"/>
          <w:rFonts w:ascii="Calibri" w:eastAsia="Calibri" w:hAnsi="Calibri" w:cs="Times New Roman"/>
          <w:lang w:val="en-US"/>
        </w:rPr>
      </w:pPr>
      <w:ins w:id="18975" w:author="UTENTE" w:date="2020-06-30T19:00:00Z">
        <w:r w:rsidRPr="00181FFC">
          <w:rPr>
            <w:rFonts w:ascii="Calibri" w:eastAsia="Calibri" w:hAnsi="Calibri" w:cs="Times New Roman"/>
            <w:lang w:val="en-US"/>
          </w:rPr>
          <w:t>354.</w:t>
        </w:r>
        <w:r w:rsidRPr="00181FFC">
          <w:rPr>
            <w:rFonts w:ascii="Calibri" w:eastAsia="Calibri" w:hAnsi="Calibri" w:cs="Times New Roman"/>
            <w:lang w:val="en-US"/>
          </w:rPr>
          <w:tab/>
          <w:t>n "Snickering to myself, I finish up my project before heading downstairs."</w:t>
        </w:r>
      </w:ins>
    </w:p>
    <w:p w14:paraId="09F4085A" w14:textId="77777777" w:rsidR="00181FFC" w:rsidRPr="00181FFC" w:rsidRDefault="00181FFC" w:rsidP="00181FFC">
      <w:pPr>
        <w:spacing w:line="600" w:lineRule="auto"/>
        <w:jc w:val="left"/>
        <w:rPr>
          <w:ins w:id="18976" w:author="UTENTE" w:date="2020-06-30T19:00:00Z"/>
          <w:rFonts w:ascii="Calibri" w:eastAsia="Calibri" w:hAnsi="Calibri" w:cs="Times New Roman"/>
          <w:lang w:val="en-US"/>
        </w:rPr>
      </w:pPr>
      <w:ins w:id="18977" w:author="UTENTE" w:date="2020-06-30T19:00:00Z">
        <w:r w:rsidRPr="00181FFC">
          <w:rPr>
            <w:rFonts w:ascii="Calibri" w:eastAsia="Calibri" w:hAnsi="Calibri" w:cs="Times New Roman"/>
            <w:lang w:val="en-US"/>
          </w:rPr>
          <w:t>355.</w:t>
        </w:r>
        <w:r w:rsidRPr="00181FFC">
          <w:rPr>
            <w:rFonts w:ascii="Calibri" w:eastAsia="Calibri" w:hAnsi="Calibri" w:cs="Times New Roman"/>
            <w:lang w:val="en-US"/>
          </w:rPr>
          <w:tab/>
          <w:t>n "Sure enough, less than a minute later, a fluffy head of blond hair appears in the distance."</w:t>
        </w:r>
      </w:ins>
    </w:p>
    <w:p w14:paraId="71F12CD9" w14:textId="77777777" w:rsidR="00181FFC" w:rsidRPr="00181FFC" w:rsidRDefault="00181FFC" w:rsidP="00181FFC">
      <w:pPr>
        <w:spacing w:line="600" w:lineRule="auto"/>
        <w:jc w:val="left"/>
        <w:rPr>
          <w:ins w:id="18978" w:author="UTENTE" w:date="2020-06-30T19:00:00Z"/>
          <w:rFonts w:ascii="Calibri" w:eastAsia="Calibri" w:hAnsi="Calibri" w:cs="Times New Roman"/>
          <w:lang w:val="en-US"/>
        </w:rPr>
      </w:pPr>
      <w:ins w:id="18979" w:author="UTENTE" w:date="2020-06-30T19:00:00Z">
        <w:r w:rsidRPr="00181FFC">
          <w:rPr>
            <w:rFonts w:ascii="Calibri" w:eastAsia="Calibri" w:hAnsi="Calibri" w:cs="Times New Roman"/>
            <w:lang w:val="en-US"/>
          </w:rPr>
          <w:t>356.</w:t>
        </w:r>
        <w:r w:rsidRPr="00181FFC">
          <w:rPr>
            <w:rFonts w:ascii="Calibri" w:eastAsia="Calibri" w:hAnsi="Calibri" w:cs="Times New Roman"/>
            <w:lang w:val="en-US"/>
          </w:rPr>
          <w:tab/>
          <w:t>n "I can't help but think he looks a little angelic in the daytime, his boyish features lit up in the warm rays."</w:t>
        </w:r>
      </w:ins>
    </w:p>
    <w:p w14:paraId="4C527DF6" w14:textId="77777777" w:rsidR="00181FFC" w:rsidRPr="00181FFC" w:rsidRDefault="00181FFC" w:rsidP="00181FFC">
      <w:pPr>
        <w:spacing w:line="600" w:lineRule="auto"/>
        <w:jc w:val="left"/>
        <w:rPr>
          <w:ins w:id="18980" w:author="UTENTE" w:date="2020-06-30T19:00:00Z"/>
          <w:rFonts w:ascii="Calibri" w:eastAsia="Calibri" w:hAnsi="Calibri" w:cs="Times New Roman"/>
          <w:lang w:val="en-US"/>
        </w:rPr>
      </w:pPr>
      <w:ins w:id="18981" w:author="UTENTE" w:date="2020-06-30T19:00:00Z">
        <w:r w:rsidRPr="00181FFC">
          <w:rPr>
            <w:rFonts w:ascii="Calibri" w:eastAsia="Calibri" w:hAnsi="Calibri" w:cs="Times New Roman"/>
            <w:lang w:val="en-US"/>
          </w:rPr>
          <w:t>357.</w:t>
        </w:r>
        <w:r w:rsidRPr="00181FFC">
          <w:rPr>
            <w:rFonts w:ascii="Calibri" w:eastAsia="Calibri" w:hAnsi="Calibri" w:cs="Times New Roman"/>
            <w:lang w:val="en-US"/>
          </w:rPr>
          <w:tab/>
          <w:t>l "\"…Wow, you look even worse under the sun than in fluorescent lights.\""</w:t>
        </w:r>
        <w:r w:rsidRPr="00181FFC">
          <w:rPr>
            <w:rFonts w:ascii="Calibri" w:eastAsia="Calibri" w:hAnsi="Calibri" w:cs="Times New Roman"/>
            <w:lang w:val="en-US"/>
          </w:rPr>
          <w:br w:type="page"/>
        </w:r>
      </w:ins>
    </w:p>
    <w:p w14:paraId="13B72D66" w14:textId="77777777" w:rsidR="00181FFC" w:rsidRPr="00181FFC" w:rsidRDefault="00181FFC" w:rsidP="00181FFC">
      <w:pPr>
        <w:spacing w:line="600" w:lineRule="auto"/>
        <w:jc w:val="left"/>
        <w:rPr>
          <w:ins w:id="18982" w:author="UTENTE" w:date="2020-06-30T19:00:00Z"/>
          <w:rFonts w:ascii="Calibri" w:eastAsia="Calibri" w:hAnsi="Calibri" w:cs="Times New Roman"/>
        </w:rPr>
      </w:pPr>
      <w:ins w:id="18983" w:author="UTENTE" w:date="2020-06-30T19:00:00Z">
        <w:r w:rsidRPr="00181FFC">
          <w:rPr>
            <w:rFonts w:ascii="Calibri" w:eastAsia="Calibri" w:hAnsi="Calibri" w:cs="Times New Roman"/>
          </w:rPr>
          <w:lastRenderedPageBreak/>
          <w:t>343.</w:t>
        </w:r>
        <w:r w:rsidRPr="00181FFC">
          <w:rPr>
            <w:rFonts w:ascii="Calibri" w:eastAsia="Calibri" w:hAnsi="Calibri" w:cs="Times New Roman"/>
          </w:rPr>
          <w:tab/>
          <w:t>l "\"Tzè, timido? Non volevo sembrare maleducato o altro, tutto qui.\""</w:t>
        </w:r>
      </w:ins>
    </w:p>
    <w:p w14:paraId="75554C29" w14:textId="77777777" w:rsidR="00181FFC" w:rsidRPr="00181FFC" w:rsidRDefault="00181FFC" w:rsidP="00181FFC">
      <w:pPr>
        <w:spacing w:line="600" w:lineRule="auto"/>
        <w:jc w:val="left"/>
        <w:rPr>
          <w:ins w:id="18984" w:author="UTENTE" w:date="2020-06-30T19:00:00Z"/>
          <w:rFonts w:ascii="Calibri" w:eastAsia="Calibri" w:hAnsi="Calibri" w:cs="Times New Roman"/>
        </w:rPr>
      </w:pPr>
      <w:ins w:id="18985" w:author="UTENTE" w:date="2020-06-30T19:00:00Z">
        <w:r w:rsidRPr="00181FFC">
          <w:rPr>
            <w:rFonts w:ascii="Calibri" w:eastAsia="Calibri" w:hAnsi="Calibri" w:cs="Times New Roman"/>
          </w:rPr>
          <w:t>344.</w:t>
        </w:r>
        <w:r w:rsidRPr="00181FFC">
          <w:rPr>
            <w:rFonts w:ascii="Calibri" w:eastAsia="Calibri" w:hAnsi="Calibri" w:cs="Times New Roman"/>
          </w:rPr>
          <w:tab/>
          <w:t>mcp "\"Ah-ahn, come se te ne fossi mai preoccupato in passato.\""</w:t>
        </w:r>
      </w:ins>
    </w:p>
    <w:p w14:paraId="6457C43E" w14:textId="77777777" w:rsidR="00181FFC" w:rsidRPr="00181FFC" w:rsidRDefault="00181FFC" w:rsidP="00181FFC">
      <w:pPr>
        <w:spacing w:line="600" w:lineRule="auto"/>
        <w:jc w:val="left"/>
        <w:rPr>
          <w:ins w:id="18986" w:author="UTENTE" w:date="2020-06-30T19:00:00Z"/>
          <w:rFonts w:ascii="Calibri" w:eastAsia="Calibri" w:hAnsi="Calibri" w:cs="Times New Roman"/>
          <w:rPrChange w:id="18987" w:author="UTENTE" w:date="2020-06-30T19:00:00Z">
            <w:rPr>
              <w:ins w:id="18988" w:author="UTENTE" w:date="2020-06-30T19:00:00Z"/>
              <w:rFonts w:ascii="Calibri" w:eastAsia="Calibri" w:hAnsi="Calibri" w:cs="Times New Roman"/>
              <w:lang w:val="en-US"/>
            </w:rPr>
          </w:rPrChange>
        </w:rPr>
      </w:pPr>
      <w:ins w:id="18989" w:author="UTENTE" w:date="2020-06-30T19:00:00Z">
        <w:r w:rsidRPr="00181FFC">
          <w:rPr>
            <w:rFonts w:ascii="Calibri" w:eastAsia="Calibri" w:hAnsi="Calibri" w:cs="Times New Roman"/>
          </w:rPr>
          <w:t>345.</w:t>
        </w:r>
        <w:r w:rsidRPr="00181FFC">
          <w:rPr>
            <w:rFonts w:ascii="Calibri" w:eastAsia="Calibri" w:hAnsi="Calibri" w:cs="Times New Roman"/>
          </w:rPr>
          <w:tab/>
          <w:t xml:space="preserve">mcp "\"I ruoli si sono invertiti, eh? </w:t>
        </w:r>
        <w:r w:rsidRPr="00181FFC">
          <w:rPr>
            <w:rFonts w:ascii="Calibri" w:eastAsia="Calibri" w:hAnsi="Calibri" w:cs="Times New Roman"/>
            <w:rPrChange w:id="18990" w:author="UTENTE" w:date="2020-06-30T19:00:00Z">
              <w:rPr>
                <w:rFonts w:ascii="Calibri" w:eastAsia="Calibri" w:hAnsi="Calibri" w:cs="Times New Roman"/>
                <w:lang w:val="en-US"/>
              </w:rPr>
            </w:rPrChange>
          </w:rPr>
          <w:t>Certo, ci sto.\""</w:t>
        </w:r>
      </w:ins>
    </w:p>
    <w:p w14:paraId="16106866" w14:textId="77777777" w:rsidR="00181FFC" w:rsidRPr="00181FFC" w:rsidRDefault="00181FFC" w:rsidP="00181FFC">
      <w:pPr>
        <w:spacing w:line="600" w:lineRule="auto"/>
        <w:jc w:val="left"/>
        <w:rPr>
          <w:ins w:id="18991" w:author="UTENTE" w:date="2020-06-30T19:00:00Z"/>
          <w:rFonts w:ascii="Calibri" w:eastAsia="Calibri" w:hAnsi="Calibri" w:cs="Times New Roman"/>
        </w:rPr>
      </w:pPr>
      <w:ins w:id="18992" w:author="UTENTE" w:date="2020-06-30T19:00:00Z">
        <w:r w:rsidRPr="00181FFC">
          <w:rPr>
            <w:rFonts w:ascii="Calibri" w:eastAsia="Calibri" w:hAnsi="Calibri" w:cs="Times New Roman"/>
          </w:rPr>
          <w:t>346.</w:t>
        </w:r>
        <w:r w:rsidRPr="00181FFC">
          <w:rPr>
            <w:rFonts w:ascii="Calibri" w:eastAsia="Calibri" w:hAnsi="Calibri" w:cs="Times New Roman"/>
          </w:rPr>
          <w:tab/>
          <w:t>l "\"Già, questa volta sarai tu a scortare me.\""</w:t>
        </w:r>
      </w:ins>
    </w:p>
    <w:p w14:paraId="0E81DDC9" w14:textId="77777777" w:rsidR="00181FFC" w:rsidRPr="00181FFC" w:rsidRDefault="00181FFC" w:rsidP="00181FFC">
      <w:pPr>
        <w:spacing w:line="600" w:lineRule="auto"/>
        <w:jc w:val="left"/>
        <w:rPr>
          <w:ins w:id="18993" w:author="UTENTE" w:date="2020-06-30T19:00:00Z"/>
          <w:rFonts w:ascii="Calibri" w:eastAsia="Calibri" w:hAnsi="Calibri" w:cs="Times New Roman"/>
        </w:rPr>
      </w:pPr>
      <w:ins w:id="18994" w:author="UTENTE" w:date="2020-06-30T19:00:00Z">
        <w:r w:rsidRPr="00181FFC">
          <w:rPr>
            <w:rFonts w:ascii="Calibri" w:eastAsia="Calibri" w:hAnsi="Calibri" w:cs="Times New Roman"/>
          </w:rPr>
          <w:t>347.</w:t>
        </w:r>
        <w:r w:rsidRPr="00181FFC">
          <w:rPr>
            <w:rFonts w:ascii="Calibri" w:eastAsia="Calibri" w:hAnsi="Calibri" w:cs="Times New Roman"/>
          </w:rPr>
          <w:tab/>
          <w:t>mcp "\"…Non mi dispiacerebbe fare da escort se fossi tu ad assumermi…\""</w:t>
        </w:r>
      </w:ins>
    </w:p>
    <w:p w14:paraId="27261B7F" w14:textId="77777777" w:rsidR="00181FFC" w:rsidRPr="00181FFC" w:rsidRDefault="00181FFC" w:rsidP="00181FFC">
      <w:pPr>
        <w:spacing w:line="600" w:lineRule="auto"/>
        <w:jc w:val="left"/>
        <w:rPr>
          <w:ins w:id="18995" w:author="UTENTE" w:date="2020-06-30T19:00:00Z"/>
          <w:rFonts w:ascii="Calibri" w:eastAsia="Calibri" w:hAnsi="Calibri" w:cs="Times New Roman"/>
        </w:rPr>
      </w:pPr>
      <w:ins w:id="18996" w:author="UTENTE" w:date="2020-06-30T19:00:00Z">
        <w:r w:rsidRPr="00181FFC">
          <w:rPr>
            <w:rFonts w:ascii="Calibri" w:eastAsia="Calibri" w:hAnsi="Calibri" w:cs="Times New Roman"/>
          </w:rPr>
          <w:t>348.</w:t>
        </w:r>
        <w:r w:rsidRPr="00181FFC">
          <w:rPr>
            <w:rFonts w:ascii="Calibri" w:eastAsia="Calibri" w:hAnsi="Calibri" w:cs="Times New Roman"/>
          </w:rPr>
          <w:tab/>
          <w:t>l "\"…Che hai detto?\""</w:t>
        </w:r>
      </w:ins>
    </w:p>
    <w:p w14:paraId="7BF9A8CE" w14:textId="77777777" w:rsidR="00181FFC" w:rsidRPr="00181FFC" w:rsidRDefault="00181FFC" w:rsidP="00181FFC">
      <w:pPr>
        <w:spacing w:line="600" w:lineRule="auto"/>
        <w:jc w:val="left"/>
        <w:rPr>
          <w:ins w:id="18997" w:author="UTENTE" w:date="2020-06-30T19:00:00Z"/>
          <w:rFonts w:ascii="Calibri" w:eastAsia="Calibri" w:hAnsi="Calibri" w:cs="Times New Roman"/>
        </w:rPr>
      </w:pPr>
      <w:ins w:id="18998" w:author="UTENTE" w:date="2020-06-30T19:00:00Z">
        <w:r w:rsidRPr="00181FFC">
          <w:rPr>
            <w:rFonts w:ascii="Calibri" w:eastAsia="Calibri" w:hAnsi="Calibri" w:cs="Times New Roman"/>
          </w:rPr>
          <w:t>349.</w:t>
        </w:r>
        <w:r w:rsidRPr="00181FFC">
          <w:rPr>
            <w:rFonts w:ascii="Calibri" w:eastAsia="Calibri" w:hAnsi="Calibri" w:cs="Times New Roman"/>
          </w:rPr>
          <w:tab/>
          <w:t>mcp "\"Niente!\""</w:t>
        </w:r>
      </w:ins>
    </w:p>
    <w:p w14:paraId="33CDE697" w14:textId="77777777" w:rsidR="00181FFC" w:rsidRPr="00181FFC" w:rsidRDefault="00181FFC" w:rsidP="00181FFC">
      <w:pPr>
        <w:spacing w:line="600" w:lineRule="auto"/>
        <w:jc w:val="left"/>
        <w:rPr>
          <w:ins w:id="18999" w:author="UTENTE" w:date="2020-06-30T19:00:00Z"/>
          <w:rFonts w:ascii="Calibri" w:eastAsia="Calibri" w:hAnsi="Calibri" w:cs="Times New Roman"/>
        </w:rPr>
      </w:pPr>
      <w:ins w:id="19000" w:author="UTENTE" w:date="2020-06-30T19:00:00Z">
        <w:r w:rsidRPr="00181FFC">
          <w:rPr>
            <w:rFonts w:ascii="Calibri" w:eastAsia="Calibri" w:hAnsi="Calibri" w:cs="Times New Roman"/>
          </w:rPr>
          <w:t>350.</w:t>
        </w:r>
        <w:r w:rsidRPr="00181FFC">
          <w:rPr>
            <w:rFonts w:ascii="Calibri" w:eastAsia="Calibri" w:hAnsi="Calibri" w:cs="Times New Roman"/>
          </w:rPr>
          <w:tab/>
          <w:t>mcp "\"Comunque, ci vediamo fuori dal mio appartamento fra un quarto d'ora? Presumendo tu riesca a trovare la strada di giorno.\""</w:t>
        </w:r>
      </w:ins>
    </w:p>
    <w:p w14:paraId="7D13FD27" w14:textId="77777777" w:rsidR="00181FFC" w:rsidRPr="00181FFC" w:rsidRDefault="00181FFC" w:rsidP="00181FFC">
      <w:pPr>
        <w:spacing w:line="600" w:lineRule="auto"/>
        <w:jc w:val="left"/>
        <w:rPr>
          <w:ins w:id="19001" w:author="UTENTE" w:date="2020-06-30T19:00:00Z"/>
          <w:rFonts w:ascii="Calibri" w:eastAsia="Calibri" w:hAnsi="Calibri" w:cs="Times New Roman"/>
        </w:rPr>
      </w:pPr>
      <w:ins w:id="19002" w:author="UTENTE" w:date="2020-06-30T19:00:00Z">
        <w:r w:rsidRPr="00181FFC">
          <w:rPr>
            <w:rFonts w:ascii="Calibri" w:eastAsia="Calibri" w:hAnsi="Calibri" w:cs="Times New Roman"/>
          </w:rPr>
          <w:t>351.</w:t>
        </w:r>
        <w:r w:rsidRPr="00181FFC">
          <w:rPr>
            <w:rFonts w:ascii="Calibri" w:eastAsia="Calibri" w:hAnsi="Calibri" w:cs="Times New Roman"/>
          </w:rPr>
          <w:tab/>
          <w:t>l "\"Sì, sì. Arrivo.\""</w:t>
        </w:r>
      </w:ins>
    </w:p>
    <w:p w14:paraId="02E3BA42" w14:textId="77777777" w:rsidR="00181FFC" w:rsidRPr="00181FFC" w:rsidRDefault="00181FFC" w:rsidP="00181FFC">
      <w:pPr>
        <w:spacing w:line="600" w:lineRule="auto"/>
        <w:jc w:val="left"/>
        <w:rPr>
          <w:ins w:id="19003" w:author="UTENTE" w:date="2020-06-30T19:00:00Z"/>
          <w:rFonts w:ascii="Calibri" w:eastAsia="Calibri" w:hAnsi="Calibri" w:cs="Times New Roman"/>
        </w:rPr>
      </w:pPr>
      <w:ins w:id="19004" w:author="UTENTE" w:date="2020-06-30T19:00:00Z">
        <w:r w:rsidRPr="00181FFC">
          <w:rPr>
            <w:rFonts w:ascii="Calibri" w:eastAsia="Calibri" w:hAnsi="Calibri" w:cs="Times New Roman"/>
          </w:rPr>
          <w:t>352.</w:t>
        </w:r>
        <w:r w:rsidRPr="00181FFC">
          <w:rPr>
            <w:rFonts w:ascii="Calibri" w:eastAsia="Calibri" w:hAnsi="Calibri" w:cs="Times New Roman"/>
          </w:rPr>
          <w:tab/>
          <w:t>n "Attacca rapidamente, sforzandosi troppo per sembrare infastidito.{w}  Quel ragazzino avrebbe potuto scegliere chiunque altro per \"scortarlo\", come Isaac… ma ha chiamato me."</w:t>
        </w:r>
      </w:ins>
    </w:p>
    <w:p w14:paraId="756D1777" w14:textId="77777777" w:rsidR="00181FFC" w:rsidRPr="00181FFC" w:rsidRDefault="00181FFC" w:rsidP="00181FFC">
      <w:pPr>
        <w:spacing w:line="600" w:lineRule="auto"/>
        <w:jc w:val="left"/>
        <w:rPr>
          <w:ins w:id="19005" w:author="UTENTE" w:date="2020-06-30T19:00:00Z"/>
          <w:rFonts w:ascii="Calibri" w:eastAsia="Calibri" w:hAnsi="Calibri" w:cs="Times New Roman"/>
        </w:rPr>
      </w:pPr>
      <w:ins w:id="19006" w:author="UTENTE" w:date="2020-06-30T19:00:00Z">
        <w:r w:rsidRPr="00181FFC">
          <w:rPr>
            <w:rFonts w:ascii="Calibri" w:eastAsia="Calibri" w:hAnsi="Calibri" w:cs="Times New Roman"/>
          </w:rPr>
          <w:t>353.</w:t>
        </w:r>
        <w:r w:rsidRPr="00181FFC">
          <w:rPr>
            <w:rFonts w:ascii="Calibri" w:eastAsia="Calibri" w:hAnsi="Calibri" w:cs="Times New Roman"/>
          </w:rPr>
          <w:tab/>
          <w:t>mcp "\"Penso che la lingerie di una squillo sia meno trasparente di te, Luka.\""</w:t>
        </w:r>
      </w:ins>
    </w:p>
    <w:p w14:paraId="752A37DA" w14:textId="77777777" w:rsidR="00181FFC" w:rsidRPr="00181FFC" w:rsidRDefault="00181FFC" w:rsidP="00181FFC">
      <w:pPr>
        <w:spacing w:line="600" w:lineRule="auto"/>
        <w:jc w:val="left"/>
        <w:rPr>
          <w:ins w:id="19007" w:author="UTENTE" w:date="2020-06-30T19:00:00Z"/>
          <w:rFonts w:ascii="Calibri" w:eastAsia="Calibri" w:hAnsi="Calibri" w:cs="Times New Roman"/>
        </w:rPr>
      </w:pPr>
      <w:ins w:id="19008" w:author="UTENTE" w:date="2020-06-30T19:00:00Z">
        <w:r w:rsidRPr="00181FFC">
          <w:rPr>
            <w:rFonts w:ascii="Calibri" w:eastAsia="Calibri" w:hAnsi="Calibri" w:cs="Times New Roman"/>
          </w:rPr>
          <w:t>354.</w:t>
        </w:r>
        <w:r w:rsidRPr="00181FFC">
          <w:rPr>
            <w:rFonts w:ascii="Calibri" w:eastAsia="Calibri" w:hAnsi="Calibri" w:cs="Times New Roman"/>
          </w:rPr>
          <w:tab/>
          <w:t>n "Ridacchiando fra me e me, finisco il mio progetto e scendo in strada."</w:t>
        </w:r>
      </w:ins>
    </w:p>
    <w:p w14:paraId="6FAD8E45" w14:textId="77777777" w:rsidR="00181FFC" w:rsidRPr="00181FFC" w:rsidRDefault="00181FFC" w:rsidP="00181FFC">
      <w:pPr>
        <w:spacing w:line="600" w:lineRule="auto"/>
        <w:jc w:val="left"/>
        <w:rPr>
          <w:ins w:id="19009" w:author="UTENTE" w:date="2020-06-30T19:00:00Z"/>
          <w:rFonts w:ascii="Calibri" w:eastAsia="Calibri" w:hAnsi="Calibri" w:cs="Times New Roman"/>
        </w:rPr>
      </w:pPr>
      <w:ins w:id="19010" w:author="UTENTE" w:date="2020-06-30T19:00:00Z">
        <w:r w:rsidRPr="00181FFC">
          <w:rPr>
            <w:rFonts w:ascii="Calibri" w:eastAsia="Calibri" w:hAnsi="Calibri" w:cs="Times New Roman"/>
          </w:rPr>
          <w:t>355.</w:t>
        </w:r>
        <w:r w:rsidRPr="00181FFC">
          <w:rPr>
            <w:rFonts w:ascii="Calibri" w:eastAsia="Calibri" w:hAnsi="Calibri" w:cs="Times New Roman"/>
          </w:rPr>
          <w:tab/>
          <w:t>n "Puntuale come un orologio, dopo meno di un minuto, una testa di morbidi capelli biondi appare in lontananza."</w:t>
        </w:r>
      </w:ins>
    </w:p>
    <w:p w14:paraId="7037D271" w14:textId="77777777" w:rsidR="00181FFC" w:rsidRPr="00181FFC" w:rsidRDefault="00181FFC" w:rsidP="00181FFC">
      <w:pPr>
        <w:spacing w:line="600" w:lineRule="auto"/>
        <w:jc w:val="left"/>
        <w:rPr>
          <w:ins w:id="19011" w:author="UTENTE" w:date="2020-06-30T19:00:00Z"/>
          <w:rFonts w:ascii="Calibri" w:eastAsia="Calibri" w:hAnsi="Calibri" w:cs="Times New Roman"/>
        </w:rPr>
      </w:pPr>
      <w:ins w:id="19012" w:author="UTENTE" w:date="2020-06-30T19:00:00Z">
        <w:r w:rsidRPr="00181FFC">
          <w:rPr>
            <w:rFonts w:ascii="Calibri" w:eastAsia="Calibri" w:hAnsi="Calibri" w:cs="Times New Roman"/>
          </w:rPr>
          <w:t>356.</w:t>
        </w:r>
        <w:r w:rsidRPr="00181FFC">
          <w:rPr>
            <w:rFonts w:ascii="Calibri" w:eastAsia="Calibri" w:hAnsi="Calibri" w:cs="Times New Roman"/>
          </w:rPr>
          <w:tab/>
          <w:t>n "Non posso fare a meno di pensare che abbia un aspetto in un certo senso angelico di giorno, i suoi tratti giovanili risaltano sotto i caldi raggi del sole."</w:t>
        </w:r>
      </w:ins>
    </w:p>
    <w:p w14:paraId="2891301D" w14:textId="77777777" w:rsidR="00181FFC" w:rsidRPr="00181FFC" w:rsidRDefault="00181FFC" w:rsidP="00181FFC">
      <w:pPr>
        <w:spacing w:line="600" w:lineRule="auto"/>
        <w:jc w:val="left"/>
        <w:rPr>
          <w:ins w:id="19013" w:author="UTENTE" w:date="2020-06-30T19:00:00Z"/>
          <w:rFonts w:ascii="Calibri" w:eastAsia="Calibri" w:hAnsi="Calibri" w:cs="Times New Roman"/>
        </w:rPr>
      </w:pPr>
      <w:ins w:id="19014" w:author="UTENTE" w:date="2020-06-30T19:00:00Z">
        <w:r w:rsidRPr="00181FFC">
          <w:rPr>
            <w:rFonts w:ascii="Calibri" w:eastAsia="Calibri" w:hAnsi="Calibri" w:cs="Times New Roman"/>
          </w:rPr>
          <w:t>357.</w:t>
        </w:r>
        <w:r w:rsidRPr="00181FFC">
          <w:rPr>
            <w:rFonts w:ascii="Calibri" w:eastAsia="Calibri" w:hAnsi="Calibri" w:cs="Times New Roman"/>
          </w:rPr>
          <w:tab/>
          <w:t>l "\"…Wow, sei anche più brutto al sole che sotto le luci al neon.\""</w:t>
        </w:r>
        <w:r w:rsidRPr="00181FFC">
          <w:rPr>
            <w:rFonts w:ascii="Calibri" w:eastAsia="Calibri" w:hAnsi="Calibri" w:cs="Times New Roman"/>
          </w:rPr>
          <w:br w:type="page"/>
        </w:r>
      </w:ins>
    </w:p>
    <w:p w14:paraId="64EF9423" w14:textId="77777777" w:rsidR="00181FFC" w:rsidRPr="00181FFC" w:rsidRDefault="00181FFC" w:rsidP="00181FFC">
      <w:pPr>
        <w:spacing w:line="600" w:lineRule="auto"/>
        <w:jc w:val="left"/>
        <w:rPr>
          <w:ins w:id="19015" w:author="UTENTE" w:date="2020-06-30T19:00:00Z"/>
          <w:rFonts w:ascii="Calibri" w:eastAsia="Calibri" w:hAnsi="Calibri" w:cs="Times New Roman"/>
          <w:lang w:val="en-US"/>
        </w:rPr>
      </w:pPr>
      <w:ins w:id="19016" w:author="UTENTE" w:date="2020-06-30T19:00:00Z">
        <w:r w:rsidRPr="00181FFC">
          <w:rPr>
            <w:rFonts w:ascii="Calibri" w:eastAsia="Calibri" w:hAnsi="Calibri" w:cs="Times New Roman"/>
            <w:lang w:val="en-US"/>
          </w:rPr>
          <w:lastRenderedPageBreak/>
          <w:t>358.</w:t>
        </w:r>
        <w:r w:rsidRPr="00181FFC">
          <w:rPr>
            <w:rFonts w:ascii="Calibri" w:eastAsia="Calibri" w:hAnsi="Calibri" w:cs="Times New Roman"/>
            <w:lang w:val="en-US"/>
          </w:rPr>
          <w:tab/>
          <w:t>mc "\"…\""</w:t>
        </w:r>
      </w:ins>
    </w:p>
    <w:p w14:paraId="5612E71E" w14:textId="77777777" w:rsidR="00181FFC" w:rsidRPr="00181FFC" w:rsidRDefault="00181FFC" w:rsidP="00181FFC">
      <w:pPr>
        <w:spacing w:line="600" w:lineRule="auto"/>
        <w:jc w:val="left"/>
        <w:rPr>
          <w:ins w:id="19017" w:author="UTENTE" w:date="2020-06-30T19:00:00Z"/>
          <w:rFonts w:ascii="Calibri" w:eastAsia="Calibri" w:hAnsi="Calibri" w:cs="Times New Roman"/>
          <w:lang w:val="en-US"/>
        </w:rPr>
      </w:pPr>
      <w:ins w:id="19018" w:author="UTENTE" w:date="2020-06-30T19:00:00Z">
        <w:r w:rsidRPr="00181FFC">
          <w:rPr>
            <w:rFonts w:ascii="Calibri" w:eastAsia="Calibri" w:hAnsi="Calibri" w:cs="Times New Roman"/>
            <w:lang w:val="en-US"/>
          </w:rPr>
          <w:t>359.</w:t>
        </w:r>
        <w:r w:rsidRPr="00181FFC">
          <w:rPr>
            <w:rFonts w:ascii="Calibri" w:eastAsia="Calibri" w:hAnsi="Calibri" w:cs="Times New Roman"/>
            <w:lang w:val="en-US"/>
          </w:rPr>
          <w:tab/>
          <w:t>n "Guess it doesn't go both ways."</w:t>
        </w:r>
      </w:ins>
    </w:p>
    <w:p w14:paraId="2E395306" w14:textId="77777777" w:rsidR="00181FFC" w:rsidRPr="00181FFC" w:rsidRDefault="00181FFC" w:rsidP="00181FFC">
      <w:pPr>
        <w:spacing w:line="600" w:lineRule="auto"/>
        <w:jc w:val="left"/>
        <w:rPr>
          <w:ins w:id="19019" w:author="UTENTE" w:date="2020-06-30T19:00:00Z"/>
          <w:rFonts w:ascii="Calibri" w:eastAsia="Calibri" w:hAnsi="Calibri" w:cs="Times New Roman"/>
          <w:lang w:val="en-US"/>
        </w:rPr>
      </w:pPr>
      <w:ins w:id="19020" w:author="UTENTE" w:date="2020-06-30T19:00:00Z">
        <w:r w:rsidRPr="00181FFC">
          <w:rPr>
            <w:rFonts w:ascii="Calibri" w:eastAsia="Calibri" w:hAnsi="Calibri" w:cs="Times New Roman"/>
            <w:lang w:val="en-US"/>
          </w:rPr>
          <w:t>360.</w:t>
        </w:r>
        <w:r w:rsidRPr="00181FFC">
          <w:rPr>
            <w:rFonts w:ascii="Calibri" w:eastAsia="Calibri" w:hAnsi="Calibri" w:cs="Times New Roman"/>
            <w:lang w:val="en-US"/>
          </w:rPr>
          <w:tab/>
          <w:t>mc "\"You really think so? Could've sworn you called me attractive the other night.\""</w:t>
        </w:r>
      </w:ins>
    </w:p>
    <w:p w14:paraId="6832E0F3" w14:textId="77777777" w:rsidR="00181FFC" w:rsidRPr="00181FFC" w:rsidRDefault="00181FFC" w:rsidP="00181FFC">
      <w:pPr>
        <w:spacing w:line="600" w:lineRule="auto"/>
        <w:jc w:val="left"/>
        <w:rPr>
          <w:ins w:id="19021" w:author="UTENTE" w:date="2020-06-30T19:00:00Z"/>
          <w:rFonts w:ascii="Calibri" w:eastAsia="Calibri" w:hAnsi="Calibri" w:cs="Times New Roman"/>
          <w:lang w:val="en-US"/>
        </w:rPr>
      </w:pPr>
      <w:ins w:id="19022" w:author="UTENTE" w:date="2020-06-30T19:00:00Z">
        <w:r w:rsidRPr="00181FFC">
          <w:rPr>
            <w:rFonts w:ascii="Calibri" w:eastAsia="Calibri" w:hAnsi="Calibri" w:cs="Times New Roman"/>
            <w:lang w:val="en-US"/>
          </w:rPr>
          <w:t>361.</w:t>
        </w:r>
        <w:r w:rsidRPr="00181FFC">
          <w:rPr>
            <w:rFonts w:ascii="Calibri" w:eastAsia="Calibri" w:hAnsi="Calibri" w:cs="Times New Roman"/>
            <w:lang w:val="en-US"/>
          </w:rPr>
          <w:tab/>
          <w:t>l "\"I think you're mistaking me for someone else.\""</w:t>
        </w:r>
      </w:ins>
    </w:p>
    <w:p w14:paraId="02ECA6F8" w14:textId="77777777" w:rsidR="00181FFC" w:rsidRPr="00181FFC" w:rsidRDefault="00181FFC" w:rsidP="00181FFC">
      <w:pPr>
        <w:spacing w:line="600" w:lineRule="auto"/>
        <w:jc w:val="left"/>
        <w:rPr>
          <w:ins w:id="19023" w:author="UTENTE" w:date="2020-06-30T19:00:00Z"/>
          <w:rFonts w:ascii="Calibri" w:eastAsia="Calibri" w:hAnsi="Calibri" w:cs="Times New Roman"/>
          <w:lang w:val="en-US"/>
        </w:rPr>
      </w:pPr>
      <w:ins w:id="19024" w:author="UTENTE" w:date="2020-06-30T19:00:00Z">
        <w:r w:rsidRPr="00181FFC">
          <w:rPr>
            <w:rFonts w:ascii="Calibri" w:eastAsia="Calibri" w:hAnsi="Calibri" w:cs="Times New Roman"/>
            <w:lang w:val="en-US"/>
          </w:rPr>
          <w:t>362.</w:t>
        </w:r>
        <w:r w:rsidRPr="00181FFC">
          <w:rPr>
            <w:rFonts w:ascii="Calibri" w:eastAsia="Calibri" w:hAnsi="Calibri" w:cs="Times New Roman"/>
            <w:lang w:val="en-US"/>
          </w:rPr>
          <w:tab/>
          <w:t>mc "\"Impossible. I could never forget a face I wanted to slap.\""</w:t>
        </w:r>
      </w:ins>
    </w:p>
    <w:p w14:paraId="4BCE1FA8" w14:textId="77777777" w:rsidR="00181FFC" w:rsidRPr="00181FFC" w:rsidRDefault="00181FFC" w:rsidP="00181FFC">
      <w:pPr>
        <w:spacing w:line="600" w:lineRule="auto"/>
        <w:jc w:val="left"/>
        <w:rPr>
          <w:ins w:id="19025" w:author="UTENTE" w:date="2020-06-30T19:00:00Z"/>
          <w:rFonts w:ascii="Calibri" w:eastAsia="Calibri" w:hAnsi="Calibri" w:cs="Times New Roman"/>
          <w:lang w:val="en-US"/>
        </w:rPr>
      </w:pPr>
      <w:ins w:id="19026" w:author="UTENTE" w:date="2020-06-30T19:00:00Z">
        <w:r w:rsidRPr="00181FFC">
          <w:rPr>
            <w:rFonts w:ascii="Calibri" w:eastAsia="Calibri" w:hAnsi="Calibri" w:cs="Times New Roman"/>
            <w:lang w:val="en-US"/>
          </w:rPr>
          <w:t>363.</w:t>
        </w:r>
        <w:r w:rsidRPr="00181FFC">
          <w:rPr>
            <w:rFonts w:ascii="Calibri" w:eastAsia="Calibri" w:hAnsi="Calibri" w:cs="Times New Roman"/>
            <w:lang w:val="en-US"/>
          </w:rPr>
          <w:tab/>
          <w:t>l "\"Wow, thanks.\""</w:t>
        </w:r>
      </w:ins>
    </w:p>
    <w:p w14:paraId="3DA14647" w14:textId="77777777" w:rsidR="00181FFC" w:rsidRPr="00181FFC" w:rsidRDefault="00181FFC" w:rsidP="00181FFC">
      <w:pPr>
        <w:spacing w:line="600" w:lineRule="auto"/>
        <w:jc w:val="left"/>
        <w:rPr>
          <w:ins w:id="19027" w:author="UTENTE" w:date="2020-06-30T19:00:00Z"/>
          <w:rFonts w:ascii="Calibri" w:eastAsia="Calibri" w:hAnsi="Calibri" w:cs="Times New Roman"/>
          <w:lang w:val="en-US"/>
        </w:rPr>
      </w:pPr>
      <w:ins w:id="19028" w:author="UTENTE" w:date="2020-06-30T19:00:00Z">
        <w:r w:rsidRPr="00181FFC">
          <w:rPr>
            <w:rFonts w:ascii="Calibri" w:eastAsia="Calibri" w:hAnsi="Calibri" w:cs="Times New Roman"/>
            <w:lang w:val="en-US"/>
          </w:rPr>
          <w:t>364.</w:t>
        </w:r>
        <w:r w:rsidRPr="00181FFC">
          <w:rPr>
            <w:rFonts w:ascii="Calibri" w:eastAsia="Calibri" w:hAnsi="Calibri" w:cs="Times New Roman"/>
            <w:lang w:val="en-US"/>
          </w:rPr>
          <w:tab/>
          <w:t>mc "\"Huh, I don't think so…\""</w:t>
        </w:r>
      </w:ins>
    </w:p>
    <w:p w14:paraId="6F11DEE4" w14:textId="77777777" w:rsidR="00181FFC" w:rsidRPr="00181FFC" w:rsidRDefault="00181FFC" w:rsidP="00181FFC">
      <w:pPr>
        <w:spacing w:line="600" w:lineRule="auto"/>
        <w:jc w:val="left"/>
        <w:rPr>
          <w:ins w:id="19029" w:author="UTENTE" w:date="2020-06-30T19:00:00Z"/>
          <w:rFonts w:ascii="Calibri" w:eastAsia="Calibri" w:hAnsi="Calibri" w:cs="Times New Roman"/>
          <w:lang w:val="en-US"/>
        </w:rPr>
      </w:pPr>
      <w:ins w:id="19030" w:author="UTENTE" w:date="2020-06-30T19:00:00Z">
        <w:r w:rsidRPr="00181FFC">
          <w:rPr>
            <w:rFonts w:ascii="Calibri" w:eastAsia="Calibri" w:hAnsi="Calibri" w:cs="Times New Roman"/>
            <w:lang w:val="en-US"/>
          </w:rPr>
          <w:t>365.</w:t>
        </w:r>
        <w:r w:rsidRPr="00181FFC">
          <w:rPr>
            <w:rFonts w:ascii="Calibri" w:eastAsia="Calibri" w:hAnsi="Calibri" w:cs="Times New Roman"/>
            <w:lang w:val="en-US"/>
          </w:rPr>
          <w:tab/>
          <w:t>mc "\"How could I mistake my protector for someone else?\""</w:t>
        </w:r>
      </w:ins>
    </w:p>
    <w:p w14:paraId="1BA0CD83" w14:textId="77777777" w:rsidR="00181FFC" w:rsidRPr="00181FFC" w:rsidRDefault="00181FFC" w:rsidP="00181FFC">
      <w:pPr>
        <w:spacing w:line="600" w:lineRule="auto"/>
        <w:jc w:val="left"/>
        <w:rPr>
          <w:ins w:id="19031" w:author="UTENTE" w:date="2020-06-30T19:00:00Z"/>
          <w:rFonts w:ascii="Calibri" w:eastAsia="Calibri" w:hAnsi="Calibri" w:cs="Times New Roman"/>
          <w:lang w:val="en-US"/>
        </w:rPr>
      </w:pPr>
      <w:ins w:id="19032" w:author="UTENTE" w:date="2020-06-30T19:00:00Z">
        <w:r w:rsidRPr="00181FFC">
          <w:rPr>
            <w:rFonts w:ascii="Calibri" w:eastAsia="Calibri" w:hAnsi="Calibri" w:cs="Times New Roman"/>
            <w:lang w:val="en-US"/>
          </w:rPr>
          <w:t>366.</w:t>
        </w:r>
        <w:r w:rsidRPr="00181FFC">
          <w:rPr>
            <w:rFonts w:ascii="Calibri" w:eastAsia="Calibri" w:hAnsi="Calibri" w:cs="Times New Roman"/>
            <w:lang w:val="en-US"/>
          </w:rPr>
          <w:tab/>
          <w:t>l "\"Pretty easily, knowing you.\""</w:t>
        </w:r>
      </w:ins>
    </w:p>
    <w:p w14:paraId="02F8D7A9" w14:textId="77777777" w:rsidR="00181FFC" w:rsidRPr="00181FFC" w:rsidRDefault="00181FFC" w:rsidP="00181FFC">
      <w:pPr>
        <w:spacing w:line="600" w:lineRule="auto"/>
        <w:jc w:val="left"/>
        <w:rPr>
          <w:ins w:id="19033" w:author="UTENTE" w:date="2020-06-30T19:00:00Z"/>
          <w:rFonts w:ascii="Calibri" w:eastAsia="Calibri" w:hAnsi="Calibri" w:cs="Times New Roman"/>
          <w:lang w:val="en-US"/>
        </w:rPr>
      </w:pPr>
      <w:ins w:id="19034" w:author="UTENTE" w:date="2020-06-30T19:00:00Z">
        <w:r w:rsidRPr="00181FFC">
          <w:rPr>
            <w:rFonts w:ascii="Calibri" w:eastAsia="Calibri" w:hAnsi="Calibri" w:cs="Times New Roman"/>
            <w:lang w:val="en-US"/>
          </w:rPr>
          <w:t>367.</w:t>
        </w:r>
        <w:r w:rsidRPr="00181FFC">
          <w:rPr>
            <w:rFonts w:ascii="Calibri" w:eastAsia="Calibri" w:hAnsi="Calibri" w:cs="Times New Roman"/>
            <w:lang w:val="en-US"/>
          </w:rPr>
          <w:tab/>
          <w:t>n "As we stroll down the street together, I notice that the atmosphere feels a little different from normal."</w:t>
        </w:r>
      </w:ins>
    </w:p>
    <w:p w14:paraId="1F76234C" w14:textId="77777777" w:rsidR="00181FFC" w:rsidRPr="00181FFC" w:rsidRDefault="00181FFC" w:rsidP="00181FFC">
      <w:pPr>
        <w:spacing w:line="600" w:lineRule="auto"/>
        <w:jc w:val="left"/>
        <w:rPr>
          <w:ins w:id="19035" w:author="UTENTE" w:date="2020-06-30T19:00:00Z"/>
          <w:rFonts w:ascii="Calibri" w:eastAsia="Calibri" w:hAnsi="Calibri" w:cs="Times New Roman"/>
          <w:lang w:val="en-US"/>
        </w:rPr>
      </w:pPr>
      <w:ins w:id="19036" w:author="UTENTE" w:date="2020-06-30T19:00:00Z">
        <w:r w:rsidRPr="00181FFC">
          <w:rPr>
            <w:rFonts w:ascii="Calibri" w:eastAsia="Calibri" w:hAnsi="Calibri" w:cs="Times New Roman"/>
            <w:lang w:val="en-US"/>
          </w:rPr>
          <w:t>368.</w:t>
        </w:r>
        <w:r w:rsidRPr="00181FFC">
          <w:rPr>
            <w:rFonts w:ascii="Calibri" w:eastAsia="Calibri" w:hAnsi="Calibri" w:cs="Times New Roman"/>
            <w:lang w:val="en-US"/>
          </w:rPr>
          <w:tab/>
          <w:t>n "Sort of awkward and self-conscious, like two people meeting for a blind date."</w:t>
        </w:r>
      </w:ins>
    </w:p>
    <w:p w14:paraId="1234D73B" w14:textId="77777777" w:rsidR="00181FFC" w:rsidRPr="00181FFC" w:rsidRDefault="00181FFC" w:rsidP="00181FFC">
      <w:pPr>
        <w:spacing w:line="600" w:lineRule="auto"/>
        <w:jc w:val="left"/>
        <w:rPr>
          <w:ins w:id="19037" w:author="UTENTE" w:date="2020-06-30T19:00:00Z"/>
          <w:rFonts w:ascii="Calibri" w:eastAsia="Calibri" w:hAnsi="Calibri" w:cs="Times New Roman"/>
          <w:lang w:val="en-US"/>
        </w:rPr>
      </w:pPr>
      <w:ins w:id="19038" w:author="UTENTE" w:date="2020-06-30T19:00:00Z">
        <w:r w:rsidRPr="00181FFC">
          <w:rPr>
            <w:rFonts w:ascii="Calibri" w:eastAsia="Calibri" w:hAnsi="Calibri" w:cs="Times New Roman"/>
            <w:lang w:val="en-US"/>
          </w:rPr>
          <w:t>369.</w:t>
        </w:r>
        <w:r w:rsidRPr="00181FFC">
          <w:rPr>
            <w:rFonts w:ascii="Calibri" w:eastAsia="Calibri" w:hAnsi="Calibri" w:cs="Times New Roman"/>
            <w:lang w:val="en-US"/>
          </w:rPr>
          <w:tab/>
          <w:t>n "But I do my best to ignore it, keeping up a cheerful –– and slightly one-sided –– conversation instead."</w:t>
        </w:r>
      </w:ins>
    </w:p>
    <w:p w14:paraId="1031BAE4" w14:textId="77777777" w:rsidR="00181FFC" w:rsidRPr="00181FFC" w:rsidRDefault="00181FFC" w:rsidP="00181FFC">
      <w:pPr>
        <w:spacing w:line="600" w:lineRule="auto"/>
        <w:jc w:val="left"/>
        <w:rPr>
          <w:ins w:id="19039" w:author="UTENTE" w:date="2020-06-30T19:00:00Z"/>
          <w:rFonts w:ascii="Calibri" w:eastAsia="Calibri" w:hAnsi="Calibri" w:cs="Times New Roman"/>
          <w:lang w:val="en-US"/>
        </w:rPr>
      </w:pPr>
      <w:ins w:id="19040" w:author="UTENTE" w:date="2020-06-30T19:00:00Z">
        <w:r w:rsidRPr="00181FFC">
          <w:rPr>
            <w:rFonts w:ascii="Calibri" w:eastAsia="Calibri" w:hAnsi="Calibri" w:cs="Times New Roman"/>
            <w:lang w:val="en-US"/>
          </w:rPr>
          <w:t>370.</w:t>
        </w:r>
        <w:r w:rsidRPr="00181FFC">
          <w:rPr>
            <w:rFonts w:ascii="Calibri" w:eastAsia="Calibri" w:hAnsi="Calibri" w:cs="Times New Roman"/>
            <w:lang w:val="en-US"/>
          </w:rPr>
          <w:tab/>
          <w:t>n "We reach a dingy little shop after about half an hour, and Luka runs inside for a few minutes."</w:t>
        </w:r>
      </w:ins>
    </w:p>
    <w:p w14:paraId="5EDB891B" w14:textId="77777777" w:rsidR="00181FFC" w:rsidRPr="00181FFC" w:rsidRDefault="00181FFC" w:rsidP="00181FFC">
      <w:pPr>
        <w:spacing w:line="600" w:lineRule="auto"/>
        <w:jc w:val="left"/>
        <w:rPr>
          <w:ins w:id="19041" w:author="UTENTE" w:date="2020-06-30T19:00:00Z"/>
          <w:rFonts w:ascii="Calibri" w:eastAsia="Calibri" w:hAnsi="Calibri" w:cs="Times New Roman"/>
          <w:lang w:val="en-US"/>
        </w:rPr>
      </w:pPr>
      <w:ins w:id="19042" w:author="UTENTE" w:date="2020-06-30T19:00:00Z">
        <w:r w:rsidRPr="00181FFC">
          <w:rPr>
            <w:rFonts w:ascii="Calibri" w:eastAsia="Calibri" w:hAnsi="Calibri" w:cs="Times New Roman"/>
            <w:lang w:val="en-US"/>
          </w:rPr>
          <w:t>371.</w:t>
        </w:r>
        <w:r w:rsidRPr="00181FFC">
          <w:rPr>
            <w:rFonts w:ascii="Calibri" w:eastAsia="Calibri" w:hAnsi="Calibri" w:cs="Times New Roman"/>
            <w:lang w:val="en-US"/>
          </w:rPr>
          <w:tab/>
          <w:t>n "When he comes back out, I expect him to scamper off, leaving me to fend for myself."</w:t>
        </w:r>
      </w:ins>
    </w:p>
    <w:p w14:paraId="2727A734" w14:textId="77777777" w:rsidR="00181FFC" w:rsidRPr="00181FFC" w:rsidRDefault="00181FFC" w:rsidP="00181FFC">
      <w:pPr>
        <w:spacing w:line="600" w:lineRule="auto"/>
        <w:jc w:val="left"/>
        <w:rPr>
          <w:ins w:id="19043" w:author="UTENTE" w:date="2020-06-30T19:00:00Z"/>
          <w:rFonts w:ascii="Calibri" w:eastAsia="Calibri" w:hAnsi="Calibri" w:cs="Times New Roman"/>
        </w:rPr>
      </w:pPr>
      <w:ins w:id="19044" w:author="UTENTE" w:date="2020-06-30T19:00:00Z">
        <w:r w:rsidRPr="00181FFC">
          <w:rPr>
            <w:rFonts w:ascii="Calibri" w:eastAsia="Calibri" w:hAnsi="Calibri" w:cs="Times New Roman"/>
          </w:rPr>
          <w:t>372.</w:t>
        </w:r>
        <w:r w:rsidRPr="00181FFC">
          <w:rPr>
            <w:rFonts w:ascii="Calibri" w:eastAsia="Calibri" w:hAnsi="Calibri" w:cs="Times New Roman"/>
          </w:rPr>
          <w:tab/>
          <w:t>l "\"Hey, uh…\"" </w:t>
        </w:r>
        <w:r w:rsidRPr="00181FFC">
          <w:rPr>
            <w:rFonts w:ascii="Calibri" w:eastAsia="Calibri" w:hAnsi="Calibri" w:cs="Times New Roman"/>
          </w:rPr>
          <w:br w:type="page"/>
        </w:r>
      </w:ins>
    </w:p>
    <w:p w14:paraId="374639ED" w14:textId="77777777" w:rsidR="00181FFC" w:rsidRPr="00181FFC" w:rsidRDefault="00181FFC" w:rsidP="00181FFC">
      <w:pPr>
        <w:spacing w:line="600" w:lineRule="auto"/>
        <w:jc w:val="left"/>
        <w:rPr>
          <w:ins w:id="19045" w:author="UTENTE" w:date="2020-06-30T19:00:00Z"/>
          <w:rFonts w:ascii="Calibri" w:eastAsia="Calibri" w:hAnsi="Calibri" w:cs="Times New Roman"/>
        </w:rPr>
      </w:pPr>
      <w:ins w:id="19046" w:author="UTENTE" w:date="2020-06-30T19:00:00Z">
        <w:r w:rsidRPr="00181FFC">
          <w:rPr>
            <w:rFonts w:ascii="Calibri" w:eastAsia="Calibri" w:hAnsi="Calibri" w:cs="Times New Roman"/>
          </w:rPr>
          <w:lastRenderedPageBreak/>
          <w:t>358.</w:t>
        </w:r>
        <w:r w:rsidRPr="00181FFC">
          <w:rPr>
            <w:rFonts w:ascii="Calibri" w:eastAsia="Calibri" w:hAnsi="Calibri" w:cs="Times New Roman"/>
          </w:rPr>
          <w:tab/>
          <w:t>mc "\"…\""</w:t>
        </w:r>
      </w:ins>
    </w:p>
    <w:p w14:paraId="1C29103E" w14:textId="77777777" w:rsidR="00181FFC" w:rsidRPr="00181FFC" w:rsidRDefault="00181FFC" w:rsidP="00181FFC">
      <w:pPr>
        <w:spacing w:line="600" w:lineRule="auto"/>
        <w:jc w:val="left"/>
        <w:rPr>
          <w:ins w:id="19047" w:author="UTENTE" w:date="2020-06-30T19:00:00Z"/>
          <w:rFonts w:ascii="Calibri" w:eastAsia="Calibri" w:hAnsi="Calibri" w:cs="Times New Roman"/>
        </w:rPr>
      </w:pPr>
      <w:ins w:id="19048" w:author="UTENTE" w:date="2020-06-30T19:00:00Z">
        <w:r w:rsidRPr="00181FFC">
          <w:rPr>
            <w:rFonts w:ascii="Calibri" w:eastAsia="Calibri" w:hAnsi="Calibri" w:cs="Times New Roman"/>
          </w:rPr>
          <w:t>359.</w:t>
        </w:r>
        <w:r w:rsidRPr="00181FFC">
          <w:rPr>
            <w:rFonts w:ascii="Calibri" w:eastAsia="Calibri" w:hAnsi="Calibri" w:cs="Times New Roman"/>
          </w:rPr>
          <w:tab/>
          <w:t>n "Immagino non valga per entrambi."</w:t>
        </w:r>
      </w:ins>
    </w:p>
    <w:p w14:paraId="6E60D783" w14:textId="77777777" w:rsidR="00181FFC" w:rsidRPr="00181FFC" w:rsidRDefault="00181FFC" w:rsidP="00181FFC">
      <w:pPr>
        <w:spacing w:line="600" w:lineRule="auto"/>
        <w:jc w:val="left"/>
        <w:rPr>
          <w:ins w:id="19049" w:author="UTENTE" w:date="2020-06-30T19:00:00Z"/>
          <w:rFonts w:ascii="Calibri" w:eastAsia="Calibri" w:hAnsi="Calibri" w:cs="Times New Roman"/>
        </w:rPr>
      </w:pPr>
      <w:ins w:id="19050" w:author="UTENTE" w:date="2020-06-30T19:00:00Z">
        <w:r w:rsidRPr="00181FFC">
          <w:rPr>
            <w:rFonts w:ascii="Calibri" w:eastAsia="Calibri" w:hAnsi="Calibri" w:cs="Times New Roman"/>
          </w:rPr>
          <w:t>360.</w:t>
        </w:r>
        <w:r w:rsidRPr="00181FFC">
          <w:rPr>
            <w:rFonts w:ascii="Calibri" w:eastAsia="Calibri" w:hAnsi="Calibri" w:cs="Times New Roman"/>
          </w:rPr>
          <w:tab/>
          <w:t>mc "\"Ah sì? Eppure avrei giurato mi avessi dato dell'attraente, l'altra notte.\""</w:t>
        </w:r>
      </w:ins>
    </w:p>
    <w:p w14:paraId="1438B740" w14:textId="77777777" w:rsidR="00181FFC" w:rsidRPr="00181FFC" w:rsidRDefault="00181FFC" w:rsidP="00181FFC">
      <w:pPr>
        <w:spacing w:line="600" w:lineRule="auto"/>
        <w:jc w:val="left"/>
        <w:rPr>
          <w:ins w:id="19051" w:author="UTENTE" w:date="2020-06-30T19:00:00Z"/>
          <w:rFonts w:ascii="Calibri" w:eastAsia="Calibri" w:hAnsi="Calibri" w:cs="Times New Roman"/>
        </w:rPr>
      </w:pPr>
      <w:ins w:id="19052" w:author="UTENTE" w:date="2020-06-30T19:00:00Z">
        <w:r w:rsidRPr="00181FFC">
          <w:rPr>
            <w:rFonts w:ascii="Calibri" w:eastAsia="Calibri" w:hAnsi="Calibri" w:cs="Times New Roman"/>
          </w:rPr>
          <w:t>361.</w:t>
        </w:r>
        <w:r w:rsidRPr="00181FFC">
          <w:rPr>
            <w:rFonts w:ascii="Calibri" w:eastAsia="Calibri" w:hAnsi="Calibri" w:cs="Times New Roman"/>
          </w:rPr>
          <w:tab/>
          <w:t>l "\"Devi avermi scambiato per qualcun altro.\""</w:t>
        </w:r>
      </w:ins>
    </w:p>
    <w:p w14:paraId="5EDAD310" w14:textId="77777777" w:rsidR="00181FFC" w:rsidRPr="00181FFC" w:rsidRDefault="00181FFC" w:rsidP="00181FFC">
      <w:pPr>
        <w:spacing w:line="600" w:lineRule="auto"/>
        <w:jc w:val="left"/>
        <w:rPr>
          <w:ins w:id="19053" w:author="UTENTE" w:date="2020-06-30T19:00:00Z"/>
          <w:rFonts w:ascii="Calibri" w:eastAsia="Calibri" w:hAnsi="Calibri" w:cs="Times New Roman"/>
        </w:rPr>
      </w:pPr>
      <w:ins w:id="19054" w:author="UTENTE" w:date="2020-06-30T19:00:00Z">
        <w:r w:rsidRPr="00181FFC">
          <w:rPr>
            <w:rFonts w:ascii="Calibri" w:eastAsia="Calibri" w:hAnsi="Calibri" w:cs="Times New Roman"/>
          </w:rPr>
          <w:t>362.</w:t>
        </w:r>
        <w:r w:rsidRPr="00181FFC">
          <w:rPr>
            <w:rFonts w:ascii="Calibri" w:eastAsia="Calibri" w:hAnsi="Calibri" w:cs="Times New Roman"/>
          </w:rPr>
          <w:tab/>
          <w:t>mc "\"Impossibile. Non potrei mai dimenticarmi una faccia che vorrei schiaffeggiare.\""</w:t>
        </w:r>
      </w:ins>
    </w:p>
    <w:p w14:paraId="0BDFEB3A" w14:textId="77777777" w:rsidR="00181FFC" w:rsidRPr="00181FFC" w:rsidRDefault="00181FFC" w:rsidP="00181FFC">
      <w:pPr>
        <w:spacing w:line="600" w:lineRule="auto"/>
        <w:jc w:val="left"/>
        <w:rPr>
          <w:ins w:id="19055" w:author="UTENTE" w:date="2020-06-30T19:00:00Z"/>
          <w:rFonts w:ascii="Calibri" w:eastAsia="Calibri" w:hAnsi="Calibri" w:cs="Times New Roman"/>
        </w:rPr>
      </w:pPr>
      <w:ins w:id="19056" w:author="UTENTE" w:date="2020-06-30T19:00:00Z">
        <w:r w:rsidRPr="00181FFC">
          <w:rPr>
            <w:rFonts w:ascii="Calibri" w:eastAsia="Calibri" w:hAnsi="Calibri" w:cs="Times New Roman"/>
          </w:rPr>
          <w:t>363.</w:t>
        </w:r>
        <w:r w:rsidRPr="00181FFC">
          <w:rPr>
            <w:rFonts w:ascii="Calibri" w:eastAsia="Calibri" w:hAnsi="Calibri" w:cs="Times New Roman"/>
          </w:rPr>
          <w:tab/>
          <w:t>l "\"Wow, grazie.\""</w:t>
        </w:r>
      </w:ins>
    </w:p>
    <w:p w14:paraId="284FBE74" w14:textId="77777777" w:rsidR="00181FFC" w:rsidRPr="00181FFC" w:rsidRDefault="00181FFC" w:rsidP="00181FFC">
      <w:pPr>
        <w:spacing w:line="600" w:lineRule="auto"/>
        <w:jc w:val="left"/>
        <w:rPr>
          <w:ins w:id="19057" w:author="UTENTE" w:date="2020-06-30T19:00:00Z"/>
          <w:rFonts w:ascii="Calibri" w:eastAsia="Calibri" w:hAnsi="Calibri" w:cs="Times New Roman"/>
        </w:rPr>
      </w:pPr>
      <w:ins w:id="19058" w:author="UTENTE" w:date="2020-06-30T19:00:00Z">
        <w:r w:rsidRPr="00181FFC">
          <w:rPr>
            <w:rFonts w:ascii="Calibri" w:eastAsia="Calibri" w:hAnsi="Calibri" w:cs="Times New Roman"/>
          </w:rPr>
          <w:t>364.</w:t>
        </w:r>
        <w:r w:rsidRPr="00181FFC">
          <w:rPr>
            <w:rFonts w:ascii="Calibri" w:eastAsia="Calibri" w:hAnsi="Calibri" w:cs="Times New Roman"/>
          </w:rPr>
          <w:tab/>
          <w:t>mc "\"Uh, non penso…\""</w:t>
        </w:r>
      </w:ins>
    </w:p>
    <w:p w14:paraId="164A2C54" w14:textId="77777777" w:rsidR="00181FFC" w:rsidRPr="00181FFC" w:rsidRDefault="00181FFC" w:rsidP="00181FFC">
      <w:pPr>
        <w:spacing w:line="600" w:lineRule="auto"/>
        <w:jc w:val="left"/>
        <w:rPr>
          <w:ins w:id="19059" w:author="UTENTE" w:date="2020-06-30T19:00:00Z"/>
          <w:rFonts w:ascii="Calibri" w:eastAsia="Calibri" w:hAnsi="Calibri" w:cs="Times New Roman"/>
        </w:rPr>
      </w:pPr>
      <w:ins w:id="19060" w:author="UTENTE" w:date="2020-06-30T19:00:00Z">
        <w:r w:rsidRPr="00181FFC">
          <w:rPr>
            <w:rFonts w:ascii="Calibri" w:eastAsia="Calibri" w:hAnsi="Calibri" w:cs="Times New Roman"/>
          </w:rPr>
          <w:t>365.</w:t>
        </w:r>
        <w:r w:rsidRPr="00181FFC">
          <w:rPr>
            <w:rFonts w:ascii="Calibri" w:eastAsia="Calibri" w:hAnsi="Calibri" w:cs="Times New Roman"/>
          </w:rPr>
          <w:tab/>
          <w:t>mc "\"Come potrei mai scambiare il mio protettore per qualcun altro?\""</w:t>
        </w:r>
      </w:ins>
    </w:p>
    <w:p w14:paraId="3693513B" w14:textId="77777777" w:rsidR="00181FFC" w:rsidRPr="00181FFC" w:rsidRDefault="00181FFC" w:rsidP="00181FFC">
      <w:pPr>
        <w:spacing w:line="600" w:lineRule="auto"/>
        <w:jc w:val="left"/>
        <w:rPr>
          <w:ins w:id="19061" w:author="UTENTE" w:date="2020-06-30T19:00:00Z"/>
          <w:rFonts w:ascii="Calibri" w:eastAsia="Calibri" w:hAnsi="Calibri" w:cs="Times New Roman"/>
        </w:rPr>
      </w:pPr>
      <w:ins w:id="19062" w:author="UTENTE" w:date="2020-06-30T19:00:00Z">
        <w:r w:rsidRPr="00181FFC">
          <w:rPr>
            <w:rFonts w:ascii="Calibri" w:eastAsia="Calibri" w:hAnsi="Calibri" w:cs="Times New Roman"/>
          </w:rPr>
          <w:t>366.</w:t>
        </w:r>
        <w:r w:rsidRPr="00181FFC">
          <w:rPr>
            <w:rFonts w:ascii="Calibri" w:eastAsia="Calibri" w:hAnsi="Calibri" w:cs="Times New Roman"/>
          </w:rPr>
          <w:tab/>
          <w:t>l "\"Molto facilmente, conoscendoti.\""</w:t>
        </w:r>
      </w:ins>
    </w:p>
    <w:p w14:paraId="4CA01F8C" w14:textId="77777777" w:rsidR="00181FFC" w:rsidRPr="00181FFC" w:rsidRDefault="00181FFC" w:rsidP="00181FFC">
      <w:pPr>
        <w:spacing w:line="600" w:lineRule="auto"/>
        <w:jc w:val="left"/>
        <w:rPr>
          <w:ins w:id="19063" w:author="UTENTE" w:date="2020-06-30T19:00:00Z"/>
          <w:rFonts w:ascii="Calibri" w:eastAsia="Calibri" w:hAnsi="Calibri" w:cs="Times New Roman"/>
        </w:rPr>
      </w:pPr>
      <w:ins w:id="19064" w:author="UTENTE" w:date="2020-06-30T19:00:00Z">
        <w:r w:rsidRPr="00181FFC">
          <w:rPr>
            <w:rFonts w:ascii="Calibri" w:eastAsia="Calibri" w:hAnsi="Calibri" w:cs="Times New Roman"/>
          </w:rPr>
          <w:t>367.</w:t>
        </w:r>
        <w:r w:rsidRPr="00181FFC">
          <w:rPr>
            <w:rFonts w:ascii="Calibri" w:eastAsia="Calibri" w:hAnsi="Calibri" w:cs="Times New Roman"/>
          </w:rPr>
          <w:tab/>
          <w:t>n "Mentre passeggiamo lungo la strada insieme, mi rendo conto che l'atmosfera è un po' diversa dal solito."</w:t>
        </w:r>
      </w:ins>
    </w:p>
    <w:p w14:paraId="35E712E7" w14:textId="77777777" w:rsidR="00181FFC" w:rsidRPr="00181FFC" w:rsidRDefault="00181FFC" w:rsidP="00181FFC">
      <w:pPr>
        <w:spacing w:line="600" w:lineRule="auto"/>
        <w:jc w:val="left"/>
        <w:rPr>
          <w:ins w:id="19065" w:author="UTENTE" w:date="2020-06-30T19:00:00Z"/>
          <w:rFonts w:ascii="Calibri" w:eastAsia="Calibri" w:hAnsi="Calibri" w:cs="Times New Roman"/>
        </w:rPr>
      </w:pPr>
      <w:ins w:id="19066" w:author="UTENTE" w:date="2020-06-30T19:00:00Z">
        <w:r w:rsidRPr="00181FFC">
          <w:rPr>
            <w:rFonts w:ascii="Calibri" w:eastAsia="Calibri" w:hAnsi="Calibri" w:cs="Times New Roman"/>
          </w:rPr>
          <w:t>368.</w:t>
        </w:r>
        <w:r w:rsidRPr="00181FFC">
          <w:rPr>
            <w:rFonts w:ascii="Calibri" w:eastAsia="Calibri" w:hAnsi="Calibri" w:cs="Times New Roman"/>
          </w:rPr>
          <w:tab/>
          <w:t>n "Quasi imbarazzante e di disagio, come due persone che si incontrano per un appuntamento al buio."</w:t>
        </w:r>
      </w:ins>
    </w:p>
    <w:p w14:paraId="7CCD07F9" w14:textId="77777777" w:rsidR="00181FFC" w:rsidRPr="00181FFC" w:rsidRDefault="00181FFC" w:rsidP="00181FFC">
      <w:pPr>
        <w:spacing w:line="600" w:lineRule="auto"/>
        <w:jc w:val="left"/>
        <w:rPr>
          <w:ins w:id="19067" w:author="UTENTE" w:date="2020-06-30T19:00:00Z"/>
          <w:rFonts w:ascii="Calibri" w:eastAsia="Calibri" w:hAnsi="Calibri" w:cs="Times New Roman"/>
        </w:rPr>
      </w:pPr>
      <w:ins w:id="19068" w:author="UTENTE" w:date="2020-06-30T19:00:00Z">
        <w:r w:rsidRPr="00181FFC">
          <w:rPr>
            <w:rFonts w:ascii="Calibri" w:eastAsia="Calibri" w:hAnsi="Calibri" w:cs="Times New Roman"/>
          </w:rPr>
          <w:t>369.</w:t>
        </w:r>
        <w:r w:rsidRPr="00181FFC">
          <w:rPr>
            <w:rFonts w:ascii="Calibri" w:eastAsia="Calibri" w:hAnsi="Calibri" w:cs="Times New Roman"/>
          </w:rPr>
          <w:tab/>
          <w:t>n "Ma faccio del mio meglio per ignorare la cosa, mantenendo un'allegra --e a tratti unilaterale -- conversazione."</w:t>
        </w:r>
      </w:ins>
    </w:p>
    <w:p w14:paraId="60B7D66A" w14:textId="77777777" w:rsidR="00181FFC" w:rsidRPr="00181FFC" w:rsidRDefault="00181FFC" w:rsidP="00181FFC">
      <w:pPr>
        <w:spacing w:line="600" w:lineRule="auto"/>
        <w:jc w:val="left"/>
        <w:rPr>
          <w:ins w:id="19069" w:author="UTENTE" w:date="2020-06-30T19:00:00Z"/>
          <w:rFonts w:ascii="Calibri" w:eastAsia="Calibri" w:hAnsi="Calibri" w:cs="Times New Roman"/>
        </w:rPr>
      </w:pPr>
      <w:ins w:id="19070" w:author="UTENTE" w:date="2020-06-30T19:00:00Z">
        <w:r w:rsidRPr="00181FFC">
          <w:rPr>
            <w:rFonts w:ascii="Calibri" w:eastAsia="Calibri" w:hAnsi="Calibri" w:cs="Times New Roman"/>
          </w:rPr>
          <w:t>370.</w:t>
        </w:r>
        <w:r w:rsidRPr="00181FFC">
          <w:rPr>
            <w:rFonts w:ascii="Calibri" w:eastAsia="Calibri" w:hAnsi="Calibri" w:cs="Times New Roman"/>
          </w:rPr>
          <w:tab/>
          <w:t>n "Dopo circa mezzora, arriviamo ad uno squallido negozietto in cui Luka entra per qualche minuto."</w:t>
        </w:r>
      </w:ins>
    </w:p>
    <w:p w14:paraId="07A97D33" w14:textId="77777777" w:rsidR="00181FFC" w:rsidRPr="00181FFC" w:rsidRDefault="00181FFC" w:rsidP="00181FFC">
      <w:pPr>
        <w:spacing w:line="600" w:lineRule="auto"/>
        <w:jc w:val="left"/>
        <w:rPr>
          <w:ins w:id="19071" w:author="UTENTE" w:date="2020-06-30T19:00:00Z"/>
          <w:rFonts w:ascii="Calibri" w:eastAsia="Calibri" w:hAnsi="Calibri" w:cs="Times New Roman"/>
        </w:rPr>
      </w:pPr>
      <w:ins w:id="19072" w:author="UTENTE" w:date="2020-06-30T19:00:00Z">
        <w:r w:rsidRPr="00181FFC">
          <w:rPr>
            <w:rFonts w:ascii="Calibri" w:eastAsia="Calibri" w:hAnsi="Calibri" w:cs="Times New Roman"/>
          </w:rPr>
          <w:t>371.</w:t>
        </w:r>
        <w:r w:rsidRPr="00181FFC">
          <w:rPr>
            <w:rFonts w:ascii="Calibri" w:eastAsia="Calibri" w:hAnsi="Calibri" w:cs="Times New Roman"/>
          </w:rPr>
          <w:tab/>
          <w:t>n "Quando esce, mi aspetto che scatti via, lasciandomi a cavarmela da solo."</w:t>
        </w:r>
      </w:ins>
    </w:p>
    <w:p w14:paraId="0C34B518" w14:textId="77777777" w:rsidR="00181FFC" w:rsidRPr="00181FFC" w:rsidRDefault="00181FFC" w:rsidP="00181FFC">
      <w:pPr>
        <w:spacing w:line="600" w:lineRule="auto"/>
        <w:jc w:val="left"/>
        <w:rPr>
          <w:ins w:id="19073" w:author="UTENTE" w:date="2020-06-30T19:00:00Z"/>
          <w:rFonts w:ascii="Calibri" w:eastAsia="Calibri" w:hAnsi="Calibri" w:cs="Times New Roman"/>
          <w:lang w:val="en-US"/>
          <w:rPrChange w:id="19074" w:author="UTENTE" w:date="2020-06-30T19:00:00Z">
            <w:rPr>
              <w:ins w:id="19075" w:author="UTENTE" w:date="2020-06-30T19:00:00Z"/>
              <w:rFonts w:ascii="Calibri" w:eastAsia="Calibri" w:hAnsi="Calibri" w:cs="Times New Roman"/>
            </w:rPr>
          </w:rPrChange>
        </w:rPr>
      </w:pPr>
      <w:ins w:id="19076" w:author="UTENTE" w:date="2020-06-30T19:00:00Z">
        <w:r w:rsidRPr="00181FFC">
          <w:rPr>
            <w:rFonts w:ascii="Calibri" w:eastAsia="Calibri" w:hAnsi="Calibri" w:cs="Times New Roman"/>
            <w:lang w:val="en-US"/>
            <w:rPrChange w:id="19077" w:author="UTENTE" w:date="2020-06-30T19:00:00Z">
              <w:rPr>
                <w:rFonts w:ascii="Calibri" w:eastAsia="Calibri" w:hAnsi="Calibri" w:cs="Times New Roman"/>
              </w:rPr>
            </w:rPrChange>
          </w:rPr>
          <w:t>372.</w:t>
        </w:r>
        <w:r w:rsidRPr="00181FFC">
          <w:rPr>
            <w:rFonts w:ascii="Calibri" w:eastAsia="Calibri" w:hAnsi="Calibri" w:cs="Times New Roman"/>
            <w:lang w:val="en-US"/>
            <w:rPrChange w:id="19078" w:author="UTENTE" w:date="2020-06-30T19:00:00Z">
              <w:rPr>
                <w:rFonts w:ascii="Calibri" w:eastAsia="Calibri" w:hAnsi="Calibri" w:cs="Times New Roman"/>
              </w:rPr>
            </w:rPrChange>
          </w:rPr>
          <w:tab/>
          <w:t>l "\"Ehi, ehm…\"" </w:t>
        </w:r>
        <w:r w:rsidRPr="00181FFC">
          <w:rPr>
            <w:rFonts w:ascii="Calibri" w:eastAsia="Calibri" w:hAnsi="Calibri" w:cs="Times New Roman"/>
            <w:lang w:val="en-US"/>
            <w:rPrChange w:id="19079" w:author="UTENTE" w:date="2020-06-30T19:00:00Z">
              <w:rPr>
                <w:rFonts w:ascii="Calibri" w:eastAsia="Calibri" w:hAnsi="Calibri" w:cs="Times New Roman"/>
              </w:rPr>
            </w:rPrChange>
          </w:rPr>
          <w:br w:type="page"/>
        </w:r>
      </w:ins>
    </w:p>
    <w:p w14:paraId="5D140999" w14:textId="77777777" w:rsidR="00181FFC" w:rsidRPr="00181FFC" w:rsidRDefault="00181FFC" w:rsidP="00181FFC">
      <w:pPr>
        <w:spacing w:line="600" w:lineRule="auto"/>
        <w:jc w:val="left"/>
        <w:rPr>
          <w:ins w:id="19080" w:author="UTENTE" w:date="2020-06-30T19:00:00Z"/>
          <w:rFonts w:ascii="Calibri" w:eastAsia="Calibri" w:hAnsi="Calibri" w:cs="Times New Roman"/>
          <w:lang w:val="en-US"/>
        </w:rPr>
      </w:pPr>
      <w:ins w:id="19081" w:author="UTENTE" w:date="2020-06-30T19:00:00Z">
        <w:r w:rsidRPr="00181FFC">
          <w:rPr>
            <w:rFonts w:ascii="Calibri" w:eastAsia="Calibri" w:hAnsi="Calibri" w:cs="Times New Roman"/>
            <w:lang w:val="en-US"/>
          </w:rPr>
          <w:lastRenderedPageBreak/>
          <w:t>373.</w:t>
        </w:r>
        <w:r w:rsidRPr="00181FFC">
          <w:rPr>
            <w:rFonts w:ascii="Calibri" w:eastAsia="Calibri" w:hAnsi="Calibri" w:cs="Times New Roman"/>
            <w:lang w:val="en-US"/>
          </w:rPr>
          <w:tab/>
          <w:t>l "\"You know, there's a pretty nice coffee place on the way back home.\""</w:t>
        </w:r>
      </w:ins>
    </w:p>
    <w:p w14:paraId="64C10F0B" w14:textId="77777777" w:rsidR="00181FFC" w:rsidRPr="00181FFC" w:rsidRDefault="00181FFC" w:rsidP="00181FFC">
      <w:pPr>
        <w:spacing w:line="600" w:lineRule="auto"/>
        <w:jc w:val="left"/>
        <w:rPr>
          <w:ins w:id="19082" w:author="UTENTE" w:date="2020-06-30T19:00:00Z"/>
          <w:rFonts w:ascii="Calibri" w:eastAsia="Calibri" w:hAnsi="Calibri" w:cs="Times New Roman"/>
          <w:lang w:val="en-US"/>
        </w:rPr>
      </w:pPr>
      <w:ins w:id="19083" w:author="UTENTE" w:date="2020-06-30T19:00:00Z">
        <w:r w:rsidRPr="00181FFC">
          <w:rPr>
            <w:rFonts w:ascii="Calibri" w:eastAsia="Calibri" w:hAnsi="Calibri" w:cs="Times New Roman"/>
            <w:lang w:val="en-US"/>
          </w:rPr>
          <w:t>374.</w:t>
        </w:r>
        <w:r w:rsidRPr="00181FFC">
          <w:rPr>
            <w:rFonts w:ascii="Calibri" w:eastAsia="Calibri" w:hAnsi="Calibri" w:cs="Times New Roman"/>
            <w:lang w:val="en-US"/>
          </w:rPr>
          <w:tab/>
          <w:t>mcp "\"…\""</w:t>
        </w:r>
      </w:ins>
    </w:p>
    <w:p w14:paraId="5D6AF861" w14:textId="77777777" w:rsidR="00181FFC" w:rsidRPr="00181FFC" w:rsidRDefault="00181FFC" w:rsidP="00181FFC">
      <w:pPr>
        <w:spacing w:line="600" w:lineRule="auto"/>
        <w:jc w:val="left"/>
        <w:rPr>
          <w:ins w:id="19084" w:author="UTENTE" w:date="2020-06-30T19:00:00Z"/>
          <w:rFonts w:ascii="Calibri" w:eastAsia="Calibri" w:hAnsi="Calibri" w:cs="Times New Roman"/>
          <w:lang w:val="en-US"/>
        </w:rPr>
      </w:pPr>
      <w:ins w:id="19085" w:author="UTENTE" w:date="2020-06-30T19:00:00Z">
        <w:r w:rsidRPr="00181FFC">
          <w:rPr>
            <w:rFonts w:ascii="Calibri" w:eastAsia="Calibri" w:hAnsi="Calibri" w:cs="Times New Roman"/>
            <w:lang w:val="en-US"/>
          </w:rPr>
          <w:t>375.</w:t>
        </w:r>
        <w:r w:rsidRPr="00181FFC">
          <w:rPr>
            <w:rFonts w:ascii="Calibri" w:eastAsia="Calibri" w:hAnsi="Calibri" w:cs="Times New Roman"/>
            <w:lang w:val="en-US"/>
          </w:rPr>
          <w:tab/>
          <w:t>n "But instead, he offers me a shy smile, running his fingers through his ponytail."</w:t>
        </w:r>
      </w:ins>
    </w:p>
    <w:p w14:paraId="6BC783D7" w14:textId="77777777" w:rsidR="00181FFC" w:rsidRPr="00181FFC" w:rsidRDefault="00181FFC" w:rsidP="00181FFC">
      <w:pPr>
        <w:spacing w:line="600" w:lineRule="auto"/>
        <w:jc w:val="left"/>
        <w:rPr>
          <w:ins w:id="19086" w:author="UTENTE" w:date="2020-06-30T19:00:00Z"/>
          <w:rFonts w:ascii="Calibri" w:eastAsia="Calibri" w:hAnsi="Calibri" w:cs="Times New Roman"/>
          <w:lang w:val="en-US"/>
        </w:rPr>
      </w:pPr>
      <w:ins w:id="19087" w:author="UTENTE" w:date="2020-06-30T19:00:00Z">
        <w:r w:rsidRPr="00181FFC">
          <w:rPr>
            <w:rFonts w:ascii="Calibri" w:eastAsia="Calibri" w:hAnsi="Calibri" w:cs="Times New Roman"/>
            <w:lang w:val="en-US"/>
          </w:rPr>
          <w:t>376.</w:t>
        </w:r>
        <w:r w:rsidRPr="00181FFC">
          <w:rPr>
            <w:rFonts w:ascii="Calibri" w:eastAsia="Calibri" w:hAnsi="Calibri" w:cs="Times New Roman"/>
            <w:lang w:val="en-US"/>
          </w:rPr>
          <w:tab/>
          <w:t>l "\"I'm probably gonna stop in there. And if you don't have anything else to do, then…\""</w:t>
        </w:r>
      </w:ins>
    </w:p>
    <w:p w14:paraId="6019D0CE" w14:textId="77777777" w:rsidR="00181FFC" w:rsidRPr="00181FFC" w:rsidRDefault="00181FFC" w:rsidP="00181FFC">
      <w:pPr>
        <w:spacing w:line="600" w:lineRule="auto"/>
        <w:jc w:val="left"/>
        <w:rPr>
          <w:ins w:id="19088" w:author="UTENTE" w:date="2020-06-30T19:00:00Z"/>
          <w:rFonts w:ascii="Calibri" w:eastAsia="Calibri" w:hAnsi="Calibri" w:cs="Times New Roman"/>
          <w:lang w:val="en-US"/>
        </w:rPr>
      </w:pPr>
      <w:ins w:id="19089" w:author="UTENTE" w:date="2020-06-30T19:00:00Z">
        <w:r w:rsidRPr="00181FFC">
          <w:rPr>
            <w:rFonts w:ascii="Calibri" w:eastAsia="Calibri" w:hAnsi="Calibri" w:cs="Times New Roman"/>
            <w:lang w:val="en-US"/>
          </w:rPr>
          <w:t>377.</w:t>
        </w:r>
        <w:r w:rsidRPr="00181FFC">
          <w:rPr>
            <w:rFonts w:ascii="Calibri" w:eastAsia="Calibri" w:hAnsi="Calibri" w:cs="Times New Roman"/>
            <w:lang w:val="en-US"/>
          </w:rPr>
          <w:tab/>
          <w:t>l "\"…Well, they have a 'buy one, get one 50%% off' special, sometimes.\""</w:t>
        </w:r>
      </w:ins>
    </w:p>
    <w:p w14:paraId="596C58DC" w14:textId="77777777" w:rsidR="00181FFC" w:rsidRPr="00181FFC" w:rsidRDefault="00181FFC" w:rsidP="00181FFC">
      <w:pPr>
        <w:spacing w:line="600" w:lineRule="auto"/>
        <w:jc w:val="left"/>
        <w:rPr>
          <w:ins w:id="19090" w:author="UTENTE" w:date="2020-06-30T19:00:00Z"/>
          <w:rFonts w:ascii="Calibri" w:eastAsia="Calibri" w:hAnsi="Calibri" w:cs="Times New Roman"/>
          <w:lang w:val="en-US"/>
        </w:rPr>
      </w:pPr>
      <w:ins w:id="19091" w:author="UTENTE" w:date="2020-06-30T19:00:00Z">
        <w:r w:rsidRPr="00181FFC">
          <w:rPr>
            <w:rFonts w:ascii="Calibri" w:eastAsia="Calibri" w:hAnsi="Calibri" w:cs="Times New Roman"/>
            <w:lang w:val="en-US"/>
          </w:rPr>
          <w:t>378.</w:t>
        </w:r>
        <w:r w:rsidRPr="00181FFC">
          <w:rPr>
            <w:rFonts w:ascii="Calibri" w:eastAsia="Calibri" w:hAnsi="Calibri" w:cs="Times New Roman"/>
            <w:lang w:val="en-US"/>
          </w:rPr>
          <w:tab/>
          <w:t>n "Wait, was this his plan from the start?{w} Did he really drag me out all this way just so he could nonchalantly ask me on a date?"</w:t>
        </w:r>
      </w:ins>
    </w:p>
    <w:p w14:paraId="2C99CA96" w14:textId="77777777" w:rsidR="00181FFC" w:rsidRPr="00181FFC" w:rsidRDefault="00181FFC" w:rsidP="00181FFC">
      <w:pPr>
        <w:spacing w:line="600" w:lineRule="auto"/>
        <w:jc w:val="left"/>
        <w:rPr>
          <w:ins w:id="19092" w:author="UTENTE" w:date="2020-06-30T19:00:00Z"/>
          <w:rFonts w:ascii="Calibri" w:eastAsia="Calibri" w:hAnsi="Calibri" w:cs="Times New Roman"/>
          <w:lang w:val="en-US"/>
        </w:rPr>
      </w:pPr>
      <w:ins w:id="19093" w:author="UTENTE" w:date="2020-06-30T19:00:00Z">
        <w:r w:rsidRPr="00181FFC">
          <w:rPr>
            <w:rFonts w:ascii="Calibri" w:eastAsia="Calibri" w:hAnsi="Calibri" w:cs="Times New Roman"/>
            <w:lang w:val="en-US"/>
          </w:rPr>
          <w:t>379.</w:t>
        </w:r>
        <w:r w:rsidRPr="00181FFC">
          <w:rPr>
            <w:rFonts w:ascii="Calibri" w:eastAsia="Calibri" w:hAnsi="Calibri" w:cs="Times New Roman"/>
            <w:lang w:val="en-US"/>
          </w:rPr>
          <w:tab/>
          <w:t>n "Holy hell, he really sucks at this."</w:t>
        </w:r>
      </w:ins>
    </w:p>
    <w:p w14:paraId="22FDAE17" w14:textId="77777777" w:rsidR="00181FFC" w:rsidRPr="00181FFC" w:rsidRDefault="00181FFC" w:rsidP="00181FFC">
      <w:pPr>
        <w:spacing w:line="600" w:lineRule="auto"/>
        <w:jc w:val="left"/>
        <w:rPr>
          <w:ins w:id="19094" w:author="UTENTE" w:date="2020-06-30T19:00:00Z"/>
          <w:rFonts w:ascii="Calibri" w:eastAsia="Calibri" w:hAnsi="Calibri" w:cs="Times New Roman"/>
          <w:lang w:val="en-US"/>
        </w:rPr>
      </w:pPr>
      <w:ins w:id="19095" w:author="UTENTE" w:date="2020-06-30T19:00:00Z">
        <w:r w:rsidRPr="00181FFC">
          <w:rPr>
            <w:rFonts w:ascii="Calibri" w:eastAsia="Calibri" w:hAnsi="Calibri" w:cs="Times New Roman"/>
            <w:lang w:val="en-US"/>
          </w:rPr>
          <w:t>380.</w:t>
        </w:r>
        <w:r w:rsidRPr="00181FFC">
          <w:rPr>
            <w:rFonts w:ascii="Calibri" w:eastAsia="Calibri" w:hAnsi="Calibri" w:cs="Times New Roman"/>
            <w:lang w:val="en-US"/>
          </w:rPr>
          <w:tab/>
          <w:t>l "\"What are you grinning about?\""</w:t>
        </w:r>
      </w:ins>
    </w:p>
    <w:p w14:paraId="790C7AC6" w14:textId="77777777" w:rsidR="00181FFC" w:rsidRPr="00181FFC" w:rsidRDefault="00181FFC" w:rsidP="00181FFC">
      <w:pPr>
        <w:spacing w:line="600" w:lineRule="auto"/>
        <w:jc w:val="left"/>
        <w:rPr>
          <w:ins w:id="19096" w:author="UTENTE" w:date="2020-06-30T19:00:00Z"/>
          <w:rFonts w:ascii="Calibri" w:eastAsia="Calibri" w:hAnsi="Calibri" w:cs="Times New Roman"/>
          <w:lang w:val="en-US"/>
        </w:rPr>
      </w:pPr>
      <w:ins w:id="19097" w:author="UTENTE" w:date="2020-06-30T19:00:00Z">
        <w:r w:rsidRPr="00181FFC">
          <w:rPr>
            <w:rFonts w:ascii="Calibri" w:eastAsia="Calibri" w:hAnsi="Calibri" w:cs="Times New Roman"/>
            <w:lang w:val="en-US"/>
          </w:rPr>
          <w:t>381.</w:t>
        </w:r>
        <w:r w:rsidRPr="00181FFC">
          <w:rPr>
            <w:rFonts w:ascii="Calibri" w:eastAsia="Calibri" w:hAnsi="Calibri" w:cs="Times New Roman"/>
            <w:lang w:val="en-US"/>
          </w:rPr>
          <w:tab/>
          <w:t>l "\"Did I say something that funny?\""</w:t>
        </w:r>
      </w:ins>
    </w:p>
    <w:p w14:paraId="6ECEF6A3" w14:textId="77777777" w:rsidR="00181FFC" w:rsidRPr="00181FFC" w:rsidRDefault="00181FFC" w:rsidP="00181FFC">
      <w:pPr>
        <w:spacing w:line="600" w:lineRule="auto"/>
        <w:jc w:val="left"/>
        <w:rPr>
          <w:ins w:id="19098" w:author="UTENTE" w:date="2020-06-30T19:00:00Z"/>
          <w:rFonts w:ascii="Calibri" w:eastAsia="Calibri" w:hAnsi="Calibri" w:cs="Times New Roman"/>
          <w:lang w:val="en-US"/>
        </w:rPr>
      </w:pPr>
      <w:ins w:id="19099" w:author="UTENTE" w:date="2020-06-30T19:00:00Z">
        <w:r w:rsidRPr="00181FFC">
          <w:rPr>
            <w:rFonts w:ascii="Calibri" w:eastAsia="Calibri" w:hAnsi="Calibri" w:cs="Times New Roman"/>
            <w:lang w:val="en-US"/>
          </w:rPr>
          <w:t>382.</w:t>
        </w:r>
        <w:r w:rsidRPr="00181FFC">
          <w:rPr>
            <w:rFonts w:ascii="Calibri" w:eastAsia="Calibri" w:hAnsi="Calibri" w:cs="Times New Roman"/>
            <w:lang w:val="en-US"/>
          </w:rPr>
          <w:tab/>
          <w:t>mcp "\"No, no, I was just excited about cheap coffee.\""</w:t>
        </w:r>
      </w:ins>
    </w:p>
    <w:p w14:paraId="14D8BD09" w14:textId="77777777" w:rsidR="00181FFC" w:rsidRPr="00181FFC" w:rsidRDefault="00181FFC" w:rsidP="00181FFC">
      <w:pPr>
        <w:spacing w:line="600" w:lineRule="auto"/>
        <w:jc w:val="left"/>
        <w:rPr>
          <w:ins w:id="19100" w:author="UTENTE" w:date="2020-06-30T19:00:00Z"/>
          <w:rFonts w:ascii="Calibri" w:eastAsia="Calibri" w:hAnsi="Calibri" w:cs="Times New Roman"/>
          <w:lang w:val="en-US"/>
        </w:rPr>
      </w:pPr>
      <w:ins w:id="19101" w:author="UTENTE" w:date="2020-06-30T19:00:00Z">
        <w:r w:rsidRPr="00181FFC">
          <w:rPr>
            <w:rFonts w:ascii="Calibri" w:eastAsia="Calibri" w:hAnsi="Calibri" w:cs="Times New Roman"/>
            <w:lang w:val="en-US"/>
          </w:rPr>
          <w:t>383.</w:t>
        </w:r>
        <w:r w:rsidRPr="00181FFC">
          <w:rPr>
            <w:rFonts w:ascii="Calibri" w:eastAsia="Calibri" w:hAnsi="Calibri" w:cs="Times New Roman"/>
            <w:lang w:val="en-US"/>
          </w:rPr>
          <w:tab/>
          <w:t>mcp "\"You {i}are{/i} gonna let me get the half-off one, right? I think I deserve at least that much.\""</w:t>
        </w:r>
      </w:ins>
    </w:p>
    <w:p w14:paraId="59D8B272" w14:textId="77777777" w:rsidR="00181FFC" w:rsidRPr="00181FFC" w:rsidRDefault="00181FFC" w:rsidP="00181FFC">
      <w:pPr>
        <w:spacing w:line="600" w:lineRule="auto"/>
        <w:jc w:val="left"/>
        <w:rPr>
          <w:ins w:id="19102" w:author="UTENTE" w:date="2020-06-30T19:00:00Z"/>
          <w:rFonts w:ascii="Calibri" w:eastAsia="Calibri" w:hAnsi="Calibri" w:cs="Times New Roman"/>
          <w:lang w:val="en-US"/>
        </w:rPr>
      </w:pPr>
      <w:ins w:id="19103" w:author="UTENTE" w:date="2020-06-30T19:00:00Z">
        <w:r w:rsidRPr="00181FFC">
          <w:rPr>
            <w:rFonts w:ascii="Calibri" w:eastAsia="Calibri" w:hAnsi="Calibri" w:cs="Times New Roman"/>
            <w:lang w:val="en-US"/>
          </w:rPr>
          <w:t>384.</w:t>
        </w:r>
        <w:r w:rsidRPr="00181FFC">
          <w:rPr>
            <w:rFonts w:ascii="Calibri" w:eastAsia="Calibri" w:hAnsi="Calibri" w:cs="Times New Roman"/>
            <w:lang w:val="en-US"/>
          </w:rPr>
          <w:tab/>
          <w:t>l "\"I guess… Since you're pulling my arm   and everything…\""</w:t>
        </w:r>
      </w:ins>
    </w:p>
    <w:p w14:paraId="6942B7BF" w14:textId="77777777" w:rsidR="00181FFC" w:rsidRPr="00181FFC" w:rsidRDefault="00181FFC" w:rsidP="00181FFC">
      <w:pPr>
        <w:spacing w:line="600" w:lineRule="auto"/>
        <w:jc w:val="left"/>
        <w:rPr>
          <w:ins w:id="19104" w:author="UTENTE" w:date="2020-06-30T19:00:00Z"/>
          <w:rFonts w:ascii="Calibri" w:eastAsia="Calibri" w:hAnsi="Calibri" w:cs="Times New Roman"/>
          <w:lang w:val="en-US"/>
        </w:rPr>
      </w:pPr>
      <w:ins w:id="19105" w:author="UTENTE" w:date="2020-06-30T19:00:00Z">
        <w:r w:rsidRPr="00181FFC">
          <w:rPr>
            <w:rFonts w:ascii="Calibri" w:eastAsia="Calibri" w:hAnsi="Calibri" w:cs="Times New Roman"/>
            <w:lang w:val="en-US"/>
          </w:rPr>
          <w:t>385.</w:t>
        </w:r>
        <w:r w:rsidRPr="00181FFC">
          <w:rPr>
            <w:rFonts w:ascii="Calibri" w:eastAsia="Calibri" w:hAnsi="Calibri" w:cs="Times New Roman"/>
            <w:lang w:val="en-US"/>
          </w:rPr>
          <w:tab/>
          <w:t>mcp "\"Not the exact phrasing I'd use myself, but I'll take it.\""</w:t>
        </w:r>
      </w:ins>
    </w:p>
    <w:p w14:paraId="3F900FA6" w14:textId="77777777" w:rsidR="00181FFC" w:rsidRPr="00181FFC" w:rsidRDefault="00181FFC" w:rsidP="00181FFC">
      <w:pPr>
        <w:spacing w:line="600" w:lineRule="auto"/>
        <w:jc w:val="left"/>
        <w:rPr>
          <w:ins w:id="19106" w:author="UTENTE" w:date="2020-06-30T19:00:00Z"/>
          <w:rFonts w:ascii="Calibri" w:eastAsia="Calibri" w:hAnsi="Calibri" w:cs="Times New Roman"/>
          <w:lang w:val="en-US"/>
        </w:rPr>
      </w:pPr>
      <w:ins w:id="19107" w:author="UTENTE" w:date="2020-06-30T19:00:00Z">
        <w:r w:rsidRPr="00181FFC">
          <w:rPr>
            <w:rFonts w:ascii="Calibri" w:eastAsia="Calibri" w:hAnsi="Calibri" w:cs="Times New Roman"/>
            <w:lang w:val="en-US"/>
          </w:rPr>
          <w:t>386.</w:t>
        </w:r>
        <w:r w:rsidRPr="00181FFC">
          <w:rPr>
            <w:rFonts w:ascii="Calibri" w:eastAsia="Calibri" w:hAnsi="Calibri" w:cs="Times New Roman"/>
            <w:lang w:val="en-US"/>
          </w:rPr>
          <w:tab/>
          <w:t>mcp "\"No, I just couldn't contain my joy at finally getting to…\""</w:t>
        </w:r>
      </w:ins>
    </w:p>
    <w:p w14:paraId="14B53769" w14:textId="77777777" w:rsidR="00181FFC" w:rsidRPr="00181FFC" w:rsidRDefault="00181FFC" w:rsidP="00181FFC">
      <w:pPr>
        <w:spacing w:line="600" w:lineRule="auto"/>
        <w:jc w:val="left"/>
        <w:rPr>
          <w:ins w:id="19108" w:author="UTENTE" w:date="2020-06-30T19:00:00Z"/>
          <w:rFonts w:ascii="Calibri" w:eastAsia="Calibri" w:hAnsi="Calibri" w:cs="Times New Roman"/>
          <w:lang w:val="en-US"/>
        </w:rPr>
      </w:pPr>
      <w:ins w:id="19109" w:author="UTENTE" w:date="2020-06-30T19:00:00Z">
        <w:r w:rsidRPr="00181FFC">
          <w:rPr>
            <w:rFonts w:ascii="Calibri" w:eastAsia="Calibri" w:hAnsi="Calibri" w:cs="Times New Roman"/>
            <w:lang w:val="en-US"/>
          </w:rPr>
          <w:t>387.</w:t>
        </w:r>
        <w:r w:rsidRPr="00181FFC">
          <w:rPr>
            <w:rFonts w:ascii="Calibri" w:eastAsia="Calibri" w:hAnsi="Calibri" w:cs="Times New Roman"/>
            <w:lang w:val="en-US"/>
          </w:rPr>
          <w:tab/>
          <w:t>mcp "\"…Have some nice coffee.\""</w:t>
        </w:r>
      </w:ins>
    </w:p>
    <w:p w14:paraId="071B8466" w14:textId="77777777" w:rsidR="00181FFC" w:rsidRPr="00181FFC" w:rsidRDefault="00181FFC" w:rsidP="00181FFC">
      <w:pPr>
        <w:spacing w:line="600" w:lineRule="auto"/>
        <w:jc w:val="left"/>
        <w:rPr>
          <w:ins w:id="19110" w:author="UTENTE" w:date="2020-06-30T19:00:00Z"/>
          <w:rFonts w:ascii="Calibri" w:eastAsia="Calibri" w:hAnsi="Calibri" w:cs="Times New Roman"/>
        </w:rPr>
      </w:pPr>
      <w:ins w:id="19111" w:author="UTENTE" w:date="2020-06-30T19:00:00Z">
        <w:r w:rsidRPr="00181FFC">
          <w:rPr>
            <w:rFonts w:ascii="Calibri" w:eastAsia="Calibri" w:hAnsi="Calibri" w:cs="Times New Roman"/>
          </w:rPr>
          <w:t>388.</w:t>
        </w:r>
        <w:r w:rsidRPr="00181FFC">
          <w:rPr>
            <w:rFonts w:ascii="Calibri" w:eastAsia="Calibri" w:hAnsi="Calibri" w:cs="Times New Roman"/>
          </w:rPr>
          <w:tab/>
          <w:t>l "\"Y-yeah?\"" </w:t>
        </w:r>
        <w:r w:rsidRPr="00181FFC">
          <w:rPr>
            <w:rFonts w:ascii="Calibri" w:eastAsia="Calibri" w:hAnsi="Calibri" w:cs="Times New Roman"/>
          </w:rPr>
          <w:br w:type="page"/>
        </w:r>
      </w:ins>
    </w:p>
    <w:p w14:paraId="45B2FAF2" w14:textId="77777777" w:rsidR="00181FFC" w:rsidRPr="00181FFC" w:rsidRDefault="00181FFC" w:rsidP="00181FFC">
      <w:pPr>
        <w:spacing w:line="600" w:lineRule="auto"/>
        <w:jc w:val="left"/>
        <w:rPr>
          <w:ins w:id="19112" w:author="UTENTE" w:date="2020-06-30T19:00:00Z"/>
          <w:rFonts w:ascii="Calibri" w:eastAsia="Calibri" w:hAnsi="Calibri" w:cs="Times New Roman"/>
        </w:rPr>
      </w:pPr>
      <w:ins w:id="19113" w:author="UTENTE" w:date="2020-06-30T19:00:00Z">
        <w:r w:rsidRPr="00181FFC">
          <w:rPr>
            <w:rFonts w:ascii="Calibri" w:eastAsia="Calibri" w:hAnsi="Calibri" w:cs="Times New Roman"/>
          </w:rPr>
          <w:lastRenderedPageBreak/>
          <w:t>373.</w:t>
        </w:r>
        <w:r w:rsidRPr="00181FFC">
          <w:rPr>
            <w:rFonts w:ascii="Calibri" w:eastAsia="Calibri" w:hAnsi="Calibri" w:cs="Times New Roman"/>
          </w:rPr>
          <w:tab/>
          <w:t>l "\"Sai, c'è un bar molto carino sulla strada verso casa.\""</w:t>
        </w:r>
      </w:ins>
    </w:p>
    <w:p w14:paraId="7E51F119" w14:textId="77777777" w:rsidR="00181FFC" w:rsidRPr="00181FFC" w:rsidRDefault="00181FFC" w:rsidP="00181FFC">
      <w:pPr>
        <w:spacing w:line="600" w:lineRule="auto"/>
        <w:jc w:val="left"/>
        <w:rPr>
          <w:ins w:id="19114" w:author="UTENTE" w:date="2020-06-30T19:00:00Z"/>
          <w:rFonts w:ascii="Calibri" w:eastAsia="Calibri" w:hAnsi="Calibri" w:cs="Times New Roman"/>
        </w:rPr>
      </w:pPr>
      <w:ins w:id="19115" w:author="UTENTE" w:date="2020-06-30T19:00:00Z">
        <w:r w:rsidRPr="00181FFC">
          <w:rPr>
            <w:rFonts w:ascii="Calibri" w:eastAsia="Calibri" w:hAnsi="Calibri" w:cs="Times New Roman"/>
          </w:rPr>
          <w:t>374.</w:t>
        </w:r>
        <w:r w:rsidRPr="00181FFC">
          <w:rPr>
            <w:rFonts w:ascii="Calibri" w:eastAsia="Calibri" w:hAnsi="Calibri" w:cs="Times New Roman"/>
          </w:rPr>
          <w:tab/>
          <w:t>mcp "\"…\""</w:t>
        </w:r>
      </w:ins>
    </w:p>
    <w:p w14:paraId="289B4E76" w14:textId="77777777" w:rsidR="00181FFC" w:rsidRPr="00181FFC" w:rsidRDefault="00181FFC" w:rsidP="00181FFC">
      <w:pPr>
        <w:spacing w:line="600" w:lineRule="auto"/>
        <w:jc w:val="left"/>
        <w:rPr>
          <w:ins w:id="19116" w:author="UTENTE" w:date="2020-06-30T19:00:00Z"/>
          <w:rFonts w:ascii="Calibri" w:eastAsia="Calibri" w:hAnsi="Calibri" w:cs="Times New Roman"/>
        </w:rPr>
      </w:pPr>
      <w:ins w:id="19117" w:author="UTENTE" w:date="2020-06-30T19:00:00Z">
        <w:r w:rsidRPr="00181FFC">
          <w:rPr>
            <w:rFonts w:ascii="Calibri" w:eastAsia="Calibri" w:hAnsi="Calibri" w:cs="Times New Roman"/>
          </w:rPr>
          <w:t>375.</w:t>
        </w:r>
        <w:r w:rsidRPr="00181FFC">
          <w:rPr>
            <w:rFonts w:ascii="Calibri" w:eastAsia="Calibri" w:hAnsi="Calibri" w:cs="Times New Roman"/>
          </w:rPr>
          <w:tab/>
          <w:t>n "Ma invece, mi rivolge un sorriso timido, facendo scorrere le dita fra la sua coda di cavallo."</w:t>
        </w:r>
      </w:ins>
    </w:p>
    <w:p w14:paraId="691DBA70" w14:textId="77777777" w:rsidR="00181FFC" w:rsidRPr="00181FFC" w:rsidRDefault="00181FFC" w:rsidP="00181FFC">
      <w:pPr>
        <w:spacing w:line="600" w:lineRule="auto"/>
        <w:jc w:val="left"/>
        <w:rPr>
          <w:ins w:id="19118" w:author="UTENTE" w:date="2020-06-30T19:00:00Z"/>
          <w:rFonts w:ascii="Calibri" w:eastAsia="Calibri" w:hAnsi="Calibri" w:cs="Times New Roman"/>
        </w:rPr>
      </w:pPr>
      <w:ins w:id="19119" w:author="UTENTE" w:date="2020-06-30T19:00:00Z">
        <w:r w:rsidRPr="00181FFC">
          <w:rPr>
            <w:rFonts w:ascii="Calibri" w:eastAsia="Calibri" w:hAnsi="Calibri" w:cs="Times New Roman"/>
          </w:rPr>
          <w:t>376.</w:t>
        </w:r>
        <w:r w:rsidRPr="00181FFC">
          <w:rPr>
            <w:rFonts w:ascii="Calibri" w:eastAsia="Calibri" w:hAnsi="Calibri" w:cs="Times New Roman"/>
          </w:rPr>
          <w:tab/>
          <w:t>l "\"Probabilmente mi fermo un po' lì. E se non hai altro da fare, magari…\""</w:t>
        </w:r>
      </w:ins>
    </w:p>
    <w:p w14:paraId="34865605" w14:textId="77777777" w:rsidR="00181FFC" w:rsidRPr="00181FFC" w:rsidRDefault="00181FFC" w:rsidP="00181FFC">
      <w:pPr>
        <w:spacing w:line="600" w:lineRule="auto"/>
        <w:jc w:val="left"/>
        <w:rPr>
          <w:ins w:id="19120" w:author="UTENTE" w:date="2020-06-30T19:00:00Z"/>
          <w:rFonts w:ascii="Calibri" w:eastAsia="Calibri" w:hAnsi="Calibri" w:cs="Times New Roman"/>
        </w:rPr>
      </w:pPr>
      <w:ins w:id="19121" w:author="UTENTE" w:date="2020-06-30T19:00:00Z">
        <w:r w:rsidRPr="00181FFC">
          <w:rPr>
            <w:rFonts w:ascii="Calibri" w:eastAsia="Calibri" w:hAnsi="Calibri" w:cs="Times New Roman"/>
          </w:rPr>
          <w:t>377.</w:t>
        </w:r>
        <w:r w:rsidRPr="00181FFC">
          <w:rPr>
            <w:rFonts w:ascii="Calibri" w:eastAsia="Calibri" w:hAnsi="Calibri" w:cs="Times New Roman"/>
          </w:rPr>
          <w:tab/>
          <w:t>l "\"…Beh, hanno l'offerta speciale 'prendi due e il secondo lo paghi la metà’, a volte.\""</w:t>
        </w:r>
      </w:ins>
    </w:p>
    <w:p w14:paraId="209ED6E9" w14:textId="77777777" w:rsidR="00181FFC" w:rsidRPr="00181FFC" w:rsidRDefault="00181FFC" w:rsidP="00181FFC">
      <w:pPr>
        <w:spacing w:line="600" w:lineRule="auto"/>
        <w:jc w:val="left"/>
        <w:rPr>
          <w:ins w:id="19122" w:author="UTENTE" w:date="2020-06-30T19:00:00Z"/>
          <w:rFonts w:ascii="Calibri" w:eastAsia="Calibri" w:hAnsi="Calibri" w:cs="Times New Roman"/>
        </w:rPr>
      </w:pPr>
      <w:ins w:id="19123" w:author="UTENTE" w:date="2020-06-30T19:00:00Z">
        <w:r w:rsidRPr="00181FFC">
          <w:rPr>
            <w:rFonts w:ascii="Calibri" w:eastAsia="Calibri" w:hAnsi="Calibri" w:cs="Times New Roman"/>
          </w:rPr>
          <w:t>378.</w:t>
        </w:r>
        <w:r w:rsidRPr="00181FFC">
          <w:rPr>
            <w:rFonts w:ascii="Calibri" w:eastAsia="Calibri" w:hAnsi="Calibri" w:cs="Times New Roman"/>
          </w:rPr>
          <w:tab/>
          <w:t>n "Aspetta, era questo il suo piano fin dall'inizio?{w} Mi ha davvero fatto fare tutta questa strada solo per potermi chiedere di uscire con nonchalance?"</w:t>
        </w:r>
      </w:ins>
    </w:p>
    <w:p w14:paraId="08A75B00" w14:textId="77777777" w:rsidR="00181FFC" w:rsidRPr="00181FFC" w:rsidRDefault="00181FFC" w:rsidP="00181FFC">
      <w:pPr>
        <w:spacing w:line="600" w:lineRule="auto"/>
        <w:jc w:val="left"/>
        <w:rPr>
          <w:ins w:id="19124" w:author="UTENTE" w:date="2020-06-30T19:00:00Z"/>
          <w:rFonts w:ascii="Calibri" w:eastAsia="Calibri" w:hAnsi="Calibri" w:cs="Times New Roman"/>
        </w:rPr>
      </w:pPr>
      <w:ins w:id="19125" w:author="UTENTE" w:date="2020-06-30T19:00:00Z">
        <w:r w:rsidRPr="00181FFC">
          <w:rPr>
            <w:rFonts w:ascii="Calibri" w:eastAsia="Calibri" w:hAnsi="Calibri" w:cs="Times New Roman"/>
          </w:rPr>
          <w:t>379.</w:t>
        </w:r>
        <w:r w:rsidRPr="00181FFC">
          <w:rPr>
            <w:rFonts w:ascii="Calibri" w:eastAsia="Calibri" w:hAnsi="Calibri" w:cs="Times New Roman"/>
          </w:rPr>
          <w:tab/>
          <w:t>n "Dio santo, fa proprio schifo in queste cose."</w:t>
        </w:r>
      </w:ins>
    </w:p>
    <w:p w14:paraId="175AC4E0" w14:textId="77777777" w:rsidR="00181FFC" w:rsidRPr="00181FFC" w:rsidRDefault="00181FFC" w:rsidP="00181FFC">
      <w:pPr>
        <w:spacing w:line="600" w:lineRule="auto"/>
        <w:jc w:val="left"/>
        <w:rPr>
          <w:ins w:id="19126" w:author="UTENTE" w:date="2020-06-30T19:00:00Z"/>
          <w:rFonts w:ascii="Calibri" w:eastAsia="Calibri" w:hAnsi="Calibri" w:cs="Times New Roman"/>
        </w:rPr>
      </w:pPr>
      <w:ins w:id="19127" w:author="UTENTE" w:date="2020-06-30T19:00:00Z">
        <w:r w:rsidRPr="00181FFC">
          <w:rPr>
            <w:rFonts w:ascii="Calibri" w:eastAsia="Calibri" w:hAnsi="Calibri" w:cs="Times New Roman"/>
          </w:rPr>
          <w:t>380.</w:t>
        </w:r>
        <w:r w:rsidRPr="00181FFC">
          <w:rPr>
            <w:rFonts w:ascii="Calibri" w:eastAsia="Calibri" w:hAnsi="Calibri" w:cs="Times New Roman"/>
          </w:rPr>
          <w:tab/>
          <w:t>l "\"Perché sorridi?\""</w:t>
        </w:r>
      </w:ins>
    </w:p>
    <w:p w14:paraId="103F8FDB" w14:textId="77777777" w:rsidR="00181FFC" w:rsidRPr="00181FFC" w:rsidRDefault="00181FFC" w:rsidP="00181FFC">
      <w:pPr>
        <w:spacing w:line="600" w:lineRule="auto"/>
        <w:jc w:val="left"/>
        <w:rPr>
          <w:ins w:id="19128" w:author="UTENTE" w:date="2020-06-30T19:00:00Z"/>
          <w:rFonts w:ascii="Calibri" w:eastAsia="Calibri" w:hAnsi="Calibri" w:cs="Times New Roman"/>
        </w:rPr>
      </w:pPr>
      <w:ins w:id="19129" w:author="UTENTE" w:date="2020-06-30T19:00:00Z">
        <w:r w:rsidRPr="00181FFC">
          <w:rPr>
            <w:rFonts w:ascii="Calibri" w:eastAsia="Calibri" w:hAnsi="Calibri" w:cs="Times New Roman"/>
          </w:rPr>
          <w:t>381.</w:t>
        </w:r>
        <w:r w:rsidRPr="00181FFC">
          <w:rPr>
            <w:rFonts w:ascii="Calibri" w:eastAsia="Calibri" w:hAnsi="Calibri" w:cs="Times New Roman"/>
          </w:rPr>
          <w:tab/>
          <w:t>l "\"Ho detto qualcosa di divertente?\""</w:t>
        </w:r>
      </w:ins>
    </w:p>
    <w:p w14:paraId="717E8D29" w14:textId="77777777" w:rsidR="00181FFC" w:rsidRPr="00181FFC" w:rsidRDefault="00181FFC" w:rsidP="00181FFC">
      <w:pPr>
        <w:spacing w:line="600" w:lineRule="auto"/>
        <w:jc w:val="left"/>
        <w:rPr>
          <w:ins w:id="19130" w:author="UTENTE" w:date="2020-06-30T19:00:00Z"/>
          <w:rFonts w:ascii="Calibri" w:eastAsia="Calibri" w:hAnsi="Calibri" w:cs="Times New Roman"/>
        </w:rPr>
      </w:pPr>
      <w:ins w:id="19131" w:author="UTENTE" w:date="2020-06-30T19:00:00Z">
        <w:r w:rsidRPr="00181FFC">
          <w:rPr>
            <w:rFonts w:ascii="Calibri" w:eastAsia="Calibri" w:hAnsi="Calibri" w:cs="Times New Roman"/>
          </w:rPr>
          <w:t>382.</w:t>
        </w:r>
        <w:r w:rsidRPr="00181FFC">
          <w:rPr>
            <w:rFonts w:ascii="Calibri" w:eastAsia="Calibri" w:hAnsi="Calibri" w:cs="Times New Roman"/>
          </w:rPr>
          <w:tab/>
          <w:t>mcp "\"No, no. Sono solo entusiasta per il caffè in offerta.\""</w:t>
        </w:r>
      </w:ins>
    </w:p>
    <w:p w14:paraId="1EFA5E79" w14:textId="77777777" w:rsidR="00181FFC" w:rsidRPr="00181FFC" w:rsidRDefault="00181FFC" w:rsidP="00181FFC">
      <w:pPr>
        <w:spacing w:line="600" w:lineRule="auto"/>
        <w:jc w:val="left"/>
        <w:rPr>
          <w:ins w:id="19132" w:author="UTENTE" w:date="2020-06-30T19:00:00Z"/>
          <w:rFonts w:ascii="Calibri" w:eastAsia="Calibri" w:hAnsi="Calibri" w:cs="Times New Roman"/>
        </w:rPr>
      </w:pPr>
      <w:ins w:id="19133" w:author="UTENTE" w:date="2020-06-30T19:00:00Z">
        <w:r w:rsidRPr="00181FFC">
          <w:rPr>
            <w:rFonts w:ascii="Calibri" w:eastAsia="Calibri" w:hAnsi="Calibri" w:cs="Times New Roman"/>
          </w:rPr>
          <w:t>383.</w:t>
        </w:r>
        <w:r w:rsidRPr="00181FFC">
          <w:rPr>
            <w:rFonts w:ascii="Calibri" w:eastAsia="Calibri" w:hAnsi="Calibri" w:cs="Times New Roman"/>
          </w:rPr>
          <w:tab/>
          <w:t>mcp "\"Mi {i}farai{/i} prendere quello a metà prezzo, vero? Penso di meritarmi almeno questo."</w:t>
        </w:r>
      </w:ins>
    </w:p>
    <w:p w14:paraId="0607161C" w14:textId="77777777" w:rsidR="00181FFC" w:rsidRPr="00181FFC" w:rsidRDefault="00181FFC" w:rsidP="00181FFC">
      <w:pPr>
        <w:spacing w:line="600" w:lineRule="auto"/>
        <w:jc w:val="left"/>
        <w:rPr>
          <w:ins w:id="19134" w:author="UTENTE" w:date="2020-06-30T19:00:00Z"/>
          <w:rFonts w:ascii="Calibri" w:eastAsia="Calibri" w:hAnsi="Calibri" w:cs="Times New Roman"/>
        </w:rPr>
      </w:pPr>
      <w:ins w:id="19135" w:author="UTENTE" w:date="2020-06-30T19:00:00Z">
        <w:r w:rsidRPr="00181FFC">
          <w:rPr>
            <w:rFonts w:ascii="Calibri" w:eastAsia="Calibri" w:hAnsi="Calibri" w:cs="Times New Roman"/>
          </w:rPr>
          <w:t>384.</w:t>
        </w:r>
        <w:r w:rsidRPr="00181FFC">
          <w:rPr>
            <w:rFonts w:ascii="Calibri" w:eastAsia="Calibri" w:hAnsi="Calibri" w:cs="Times New Roman"/>
          </w:rPr>
          <w:tab/>
          <w:t>l "\"Direi di sì… Dato che mi stai praticamente costringendo…\""</w:t>
        </w:r>
      </w:ins>
    </w:p>
    <w:p w14:paraId="58E7F4F4" w14:textId="77777777" w:rsidR="00181FFC" w:rsidRPr="00181FFC" w:rsidRDefault="00181FFC" w:rsidP="00181FFC">
      <w:pPr>
        <w:spacing w:line="600" w:lineRule="auto"/>
        <w:jc w:val="left"/>
        <w:rPr>
          <w:ins w:id="19136" w:author="UTENTE" w:date="2020-06-30T19:00:00Z"/>
          <w:rFonts w:ascii="Calibri" w:eastAsia="Calibri" w:hAnsi="Calibri" w:cs="Times New Roman"/>
        </w:rPr>
      </w:pPr>
      <w:ins w:id="19137" w:author="UTENTE" w:date="2020-06-30T19:00:00Z">
        <w:r w:rsidRPr="00181FFC">
          <w:rPr>
            <w:rFonts w:ascii="Calibri" w:eastAsia="Calibri" w:hAnsi="Calibri" w:cs="Times New Roman"/>
          </w:rPr>
          <w:t>385.</w:t>
        </w:r>
        <w:r w:rsidRPr="00181FFC">
          <w:rPr>
            <w:rFonts w:ascii="Calibri" w:eastAsia="Calibri" w:hAnsi="Calibri" w:cs="Times New Roman"/>
          </w:rPr>
          <w:tab/>
          <w:t>mcp "\"Non proprio le parole che avrei usato io, ma accetto.\""</w:t>
        </w:r>
      </w:ins>
    </w:p>
    <w:p w14:paraId="55AD2B1A" w14:textId="77777777" w:rsidR="00181FFC" w:rsidRPr="00181FFC" w:rsidRDefault="00181FFC" w:rsidP="00181FFC">
      <w:pPr>
        <w:spacing w:line="600" w:lineRule="auto"/>
        <w:jc w:val="left"/>
        <w:rPr>
          <w:ins w:id="19138" w:author="UTENTE" w:date="2020-06-30T19:00:00Z"/>
          <w:rFonts w:ascii="Calibri" w:eastAsia="Calibri" w:hAnsi="Calibri" w:cs="Times New Roman"/>
        </w:rPr>
      </w:pPr>
      <w:ins w:id="19139" w:author="UTENTE" w:date="2020-06-30T19:00:00Z">
        <w:r w:rsidRPr="00181FFC">
          <w:rPr>
            <w:rFonts w:ascii="Calibri" w:eastAsia="Calibri" w:hAnsi="Calibri" w:cs="Times New Roman"/>
          </w:rPr>
          <w:t>386.</w:t>
        </w:r>
        <w:r w:rsidRPr="00181FFC">
          <w:rPr>
            <w:rFonts w:ascii="Calibri" w:eastAsia="Calibri" w:hAnsi="Calibri" w:cs="Times New Roman"/>
          </w:rPr>
          <w:tab/>
          <w:t>mcp "\"No, è che non riuscivo a trattenere l'entusiasmo all'idea di uscire…\""</w:t>
        </w:r>
      </w:ins>
    </w:p>
    <w:p w14:paraId="6F5B64F3" w14:textId="77777777" w:rsidR="00181FFC" w:rsidRPr="00181FFC" w:rsidRDefault="00181FFC" w:rsidP="00181FFC">
      <w:pPr>
        <w:spacing w:line="600" w:lineRule="auto"/>
        <w:jc w:val="left"/>
        <w:rPr>
          <w:ins w:id="19140" w:author="UTENTE" w:date="2020-06-30T19:00:00Z"/>
          <w:rFonts w:ascii="Calibri" w:eastAsia="Calibri" w:hAnsi="Calibri" w:cs="Times New Roman"/>
        </w:rPr>
      </w:pPr>
      <w:ins w:id="19141" w:author="UTENTE" w:date="2020-06-30T19:00:00Z">
        <w:r w:rsidRPr="00181FFC">
          <w:rPr>
            <w:rFonts w:ascii="Calibri" w:eastAsia="Calibri" w:hAnsi="Calibri" w:cs="Times New Roman"/>
          </w:rPr>
          <w:t>387.</w:t>
        </w:r>
        <w:r w:rsidRPr="00181FFC">
          <w:rPr>
            <w:rFonts w:ascii="Calibri" w:eastAsia="Calibri" w:hAnsi="Calibri" w:cs="Times New Roman"/>
          </w:rPr>
          <w:tab/>
          <w:t>mcp "\"…A prendere un buon caffè.\""</w:t>
        </w:r>
      </w:ins>
    </w:p>
    <w:p w14:paraId="203CBCAF" w14:textId="77777777" w:rsidR="00181FFC" w:rsidRPr="00181FFC" w:rsidRDefault="00181FFC" w:rsidP="00181FFC">
      <w:pPr>
        <w:spacing w:line="600" w:lineRule="auto"/>
        <w:jc w:val="left"/>
        <w:rPr>
          <w:ins w:id="19142" w:author="UTENTE" w:date="2020-06-30T19:00:00Z"/>
          <w:rFonts w:ascii="Calibri" w:eastAsia="Calibri" w:hAnsi="Calibri" w:cs="Times New Roman"/>
          <w:lang w:val="en-US"/>
          <w:rPrChange w:id="19143" w:author="UTENTE" w:date="2020-06-30T19:00:00Z">
            <w:rPr>
              <w:ins w:id="19144" w:author="UTENTE" w:date="2020-06-30T19:00:00Z"/>
              <w:rFonts w:ascii="Calibri" w:eastAsia="Calibri" w:hAnsi="Calibri" w:cs="Times New Roman"/>
            </w:rPr>
          </w:rPrChange>
        </w:rPr>
      </w:pPr>
      <w:ins w:id="19145" w:author="UTENTE" w:date="2020-06-30T19:00:00Z">
        <w:r w:rsidRPr="00181FFC">
          <w:rPr>
            <w:rFonts w:ascii="Calibri" w:eastAsia="Calibri" w:hAnsi="Calibri" w:cs="Times New Roman"/>
            <w:lang w:val="en-US"/>
            <w:rPrChange w:id="19146" w:author="UTENTE" w:date="2020-06-30T19:00:00Z">
              <w:rPr>
                <w:rFonts w:ascii="Calibri" w:eastAsia="Calibri" w:hAnsi="Calibri" w:cs="Times New Roman"/>
              </w:rPr>
            </w:rPrChange>
          </w:rPr>
          <w:t>388.</w:t>
        </w:r>
        <w:r w:rsidRPr="00181FFC">
          <w:rPr>
            <w:rFonts w:ascii="Calibri" w:eastAsia="Calibri" w:hAnsi="Calibri" w:cs="Times New Roman"/>
            <w:lang w:val="en-US"/>
            <w:rPrChange w:id="19147" w:author="UTENTE" w:date="2020-06-30T19:00:00Z">
              <w:rPr>
                <w:rFonts w:ascii="Calibri" w:eastAsia="Calibri" w:hAnsi="Calibri" w:cs="Times New Roman"/>
              </w:rPr>
            </w:rPrChange>
          </w:rPr>
          <w:tab/>
          <w:t>l "\"S-sì?\"" </w:t>
        </w:r>
        <w:r w:rsidRPr="00181FFC">
          <w:rPr>
            <w:rFonts w:ascii="Calibri" w:eastAsia="Calibri" w:hAnsi="Calibri" w:cs="Times New Roman"/>
            <w:lang w:val="en-US"/>
            <w:rPrChange w:id="19148" w:author="UTENTE" w:date="2020-06-30T19:00:00Z">
              <w:rPr>
                <w:rFonts w:ascii="Calibri" w:eastAsia="Calibri" w:hAnsi="Calibri" w:cs="Times New Roman"/>
              </w:rPr>
            </w:rPrChange>
          </w:rPr>
          <w:br w:type="page"/>
        </w:r>
      </w:ins>
    </w:p>
    <w:p w14:paraId="551F4989" w14:textId="77777777" w:rsidR="00181FFC" w:rsidRPr="00181FFC" w:rsidRDefault="00181FFC" w:rsidP="00181FFC">
      <w:pPr>
        <w:spacing w:line="600" w:lineRule="auto"/>
        <w:jc w:val="left"/>
        <w:rPr>
          <w:ins w:id="19149" w:author="UTENTE" w:date="2020-06-30T19:00:00Z"/>
          <w:rFonts w:ascii="Calibri" w:eastAsia="Calibri" w:hAnsi="Calibri" w:cs="Times New Roman"/>
          <w:lang w:val="en-US"/>
        </w:rPr>
      </w:pPr>
      <w:ins w:id="19150" w:author="UTENTE" w:date="2020-06-30T19:00:00Z">
        <w:r w:rsidRPr="00181FFC">
          <w:rPr>
            <w:rFonts w:ascii="Calibri" w:eastAsia="Calibri" w:hAnsi="Calibri" w:cs="Times New Roman"/>
            <w:lang w:val="en-US"/>
          </w:rPr>
          <w:lastRenderedPageBreak/>
          <w:t>389.</w:t>
        </w:r>
        <w:r w:rsidRPr="00181FFC">
          <w:rPr>
            <w:rFonts w:ascii="Calibri" w:eastAsia="Calibri" w:hAnsi="Calibri" w:cs="Times New Roman"/>
            <w:lang w:val="en-US"/>
          </w:rPr>
          <w:tab/>
          <w:t>mcp "\"And I'm so happy that you and I can have the chance to…\""</w:t>
        </w:r>
      </w:ins>
    </w:p>
    <w:p w14:paraId="2C54DCF2" w14:textId="77777777" w:rsidR="00181FFC" w:rsidRPr="00181FFC" w:rsidRDefault="00181FFC" w:rsidP="00181FFC">
      <w:pPr>
        <w:spacing w:line="600" w:lineRule="auto"/>
        <w:jc w:val="left"/>
        <w:rPr>
          <w:ins w:id="19151" w:author="UTENTE" w:date="2020-06-30T19:00:00Z"/>
          <w:rFonts w:ascii="Calibri" w:eastAsia="Calibri" w:hAnsi="Calibri" w:cs="Times New Roman"/>
          <w:lang w:val="en-US"/>
        </w:rPr>
      </w:pPr>
      <w:ins w:id="19152" w:author="UTENTE" w:date="2020-06-30T19:00:00Z">
        <w:r w:rsidRPr="00181FFC">
          <w:rPr>
            <w:rFonts w:ascii="Calibri" w:eastAsia="Calibri" w:hAnsi="Calibri" w:cs="Times New Roman"/>
            <w:lang w:val="en-US"/>
          </w:rPr>
          <w:t>390.</w:t>
        </w:r>
        <w:r w:rsidRPr="00181FFC">
          <w:rPr>
            <w:rFonts w:ascii="Calibri" w:eastAsia="Calibri" w:hAnsi="Calibri" w:cs="Times New Roman"/>
            <w:lang w:val="en-US"/>
          </w:rPr>
          <w:tab/>
          <w:t>mcp "\"…Step out of this heat! It's really killing me.\""</w:t>
        </w:r>
      </w:ins>
    </w:p>
    <w:p w14:paraId="4EACF107" w14:textId="77777777" w:rsidR="00181FFC" w:rsidRPr="00181FFC" w:rsidRDefault="00181FFC" w:rsidP="00181FFC">
      <w:pPr>
        <w:spacing w:line="600" w:lineRule="auto"/>
        <w:jc w:val="left"/>
        <w:rPr>
          <w:ins w:id="19153" w:author="UTENTE" w:date="2020-06-30T19:00:00Z"/>
          <w:rFonts w:ascii="Calibri" w:eastAsia="Calibri" w:hAnsi="Calibri" w:cs="Times New Roman"/>
          <w:lang w:val="en-US"/>
        </w:rPr>
      </w:pPr>
      <w:ins w:id="19154" w:author="UTENTE" w:date="2020-06-30T19:00:00Z">
        <w:r w:rsidRPr="00181FFC">
          <w:rPr>
            <w:rFonts w:ascii="Calibri" w:eastAsia="Calibri" w:hAnsi="Calibri" w:cs="Times New Roman"/>
            <w:lang w:val="en-US"/>
          </w:rPr>
          <w:t>391.</w:t>
        </w:r>
        <w:r w:rsidRPr="00181FFC">
          <w:rPr>
            <w:rFonts w:ascii="Calibri" w:eastAsia="Calibri" w:hAnsi="Calibri" w:cs="Times New Roman"/>
            <w:lang w:val="en-US"/>
          </w:rPr>
          <w:tab/>
          <w:t>l "\"…\""</w:t>
        </w:r>
      </w:ins>
    </w:p>
    <w:p w14:paraId="5BA76D76" w14:textId="77777777" w:rsidR="00181FFC" w:rsidRPr="00181FFC" w:rsidRDefault="00181FFC" w:rsidP="00181FFC">
      <w:pPr>
        <w:spacing w:line="600" w:lineRule="auto"/>
        <w:jc w:val="left"/>
        <w:rPr>
          <w:ins w:id="19155" w:author="UTENTE" w:date="2020-06-30T19:00:00Z"/>
          <w:rFonts w:ascii="Calibri" w:eastAsia="Calibri" w:hAnsi="Calibri" w:cs="Times New Roman"/>
          <w:lang w:val="en-US"/>
        </w:rPr>
      </w:pPr>
      <w:ins w:id="19156" w:author="UTENTE" w:date="2020-06-30T19:00:00Z">
        <w:r w:rsidRPr="00181FFC">
          <w:rPr>
            <w:rFonts w:ascii="Calibri" w:eastAsia="Calibri" w:hAnsi="Calibri" w:cs="Times New Roman"/>
            <w:lang w:val="en-US"/>
          </w:rPr>
          <w:t>392.</w:t>
        </w:r>
        <w:r w:rsidRPr="00181FFC">
          <w:rPr>
            <w:rFonts w:ascii="Calibri" w:eastAsia="Calibri" w:hAnsi="Calibri" w:cs="Times New Roman"/>
            <w:lang w:val="en-US"/>
          </w:rPr>
          <w:tab/>
          <w:t>l "\"Ngh… Let's go already.\""</w:t>
        </w:r>
      </w:ins>
    </w:p>
    <w:p w14:paraId="411F327E" w14:textId="77777777" w:rsidR="00181FFC" w:rsidRPr="00181FFC" w:rsidRDefault="00181FFC" w:rsidP="00181FFC">
      <w:pPr>
        <w:spacing w:line="600" w:lineRule="auto"/>
        <w:jc w:val="left"/>
        <w:rPr>
          <w:ins w:id="19157" w:author="UTENTE" w:date="2020-06-30T19:00:00Z"/>
          <w:rFonts w:ascii="Calibri" w:eastAsia="Calibri" w:hAnsi="Calibri" w:cs="Times New Roman"/>
          <w:lang w:val="en-US"/>
        </w:rPr>
      </w:pPr>
      <w:ins w:id="19158" w:author="UTENTE" w:date="2020-06-30T19:00:00Z">
        <w:r w:rsidRPr="00181FFC">
          <w:rPr>
            <w:rFonts w:ascii="Calibri" w:eastAsia="Calibri" w:hAnsi="Calibri" w:cs="Times New Roman"/>
            <w:lang w:val="en-US"/>
          </w:rPr>
          <w:t>393.</w:t>
        </w:r>
        <w:r w:rsidRPr="00181FFC">
          <w:rPr>
            <w:rFonts w:ascii="Calibri" w:eastAsia="Calibri" w:hAnsi="Calibri" w:cs="Times New Roman"/>
            <w:lang w:val="en-US"/>
          </w:rPr>
          <w:tab/>
          <w:t>n "…Man, his reactions will never get old."</w:t>
        </w:r>
      </w:ins>
    </w:p>
    <w:p w14:paraId="64E0D174" w14:textId="77777777" w:rsidR="00181FFC" w:rsidRPr="00181FFC" w:rsidRDefault="00181FFC" w:rsidP="00181FFC">
      <w:pPr>
        <w:spacing w:line="600" w:lineRule="auto"/>
        <w:jc w:val="left"/>
        <w:rPr>
          <w:ins w:id="19159" w:author="UTENTE" w:date="2020-06-30T19:00:00Z"/>
          <w:rFonts w:ascii="Calibri" w:eastAsia="Calibri" w:hAnsi="Calibri" w:cs="Times New Roman"/>
          <w:lang w:val="en-US"/>
        </w:rPr>
      </w:pPr>
      <w:ins w:id="19160" w:author="UTENTE" w:date="2020-06-30T19:00:00Z">
        <w:r w:rsidRPr="00181FFC">
          <w:rPr>
            <w:rFonts w:ascii="Calibri" w:eastAsia="Calibri" w:hAnsi="Calibri" w:cs="Times New Roman"/>
            <w:lang w:val="en-US"/>
          </w:rPr>
          <w:t>394.</w:t>
        </w:r>
        <w:r w:rsidRPr="00181FFC">
          <w:rPr>
            <w:rFonts w:ascii="Calibri" w:eastAsia="Calibri" w:hAnsi="Calibri" w:cs="Times New Roman"/>
            <w:lang w:val="en-US"/>
          </w:rPr>
          <w:tab/>
          <w:t>n "And so began our impromptu date, slightly soured by questionable coffee, but Luka's company makes up for it."</w:t>
        </w:r>
      </w:ins>
    </w:p>
    <w:p w14:paraId="1FD04C7F" w14:textId="77777777" w:rsidR="00181FFC" w:rsidRPr="00181FFC" w:rsidRDefault="00181FFC" w:rsidP="00181FFC">
      <w:pPr>
        <w:spacing w:line="600" w:lineRule="auto"/>
        <w:jc w:val="left"/>
        <w:rPr>
          <w:ins w:id="19161" w:author="UTENTE" w:date="2020-06-30T19:00:00Z"/>
          <w:rFonts w:ascii="Calibri" w:eastAsia="Calibri" w:hAnsi="Calibri" w:cs="Times New Roman"/>
          <w:lang w:val="en-US"/>
        </w:rPr>
      </w:pPr>
      <w:ins w:id="19162" w:author="UTENTE" w:date="2020-06-30T19:00:00Z">
        <w:r w:rsidRPr="00181FFC">
          <w:rPr>
            <w:rFonts w:ascii="Calibri" w:eastAsia="Calibri" w:hAnsi="Calibri" w:cs="Times New Roman"/>
            <w:lang w:val="en-US"/>
          </w:rPr>
          <w:t>395.</w:t>
        </w:r>
        <w:r w:rsidRPr="00181FFC">
          <w:rPr>
            <w:rFonts w:ascii="Calibri" w:eastAsia="Calibri" w:hAnsi="Calibri" w:cs="Times New Roman"/>
            <w:lang w:val="en-US"/>
          </w:rPr>
          <w:tab/>
          <w:t>n "He starts to relax during our second cup, smiling and giggling at every other thing I say.{w}\nHe's pretty clearly enjoying himself, and I have to admit the same."</w:t>
        </w:r>
      </w:ins>
    </w:p>
    <w:p w14:paraId="1513798F" w14:textId="77777777" w:rsidR="00181FFC" w:rsidRPr="00181FFC" w:rsidRDefault="00181FFC" w:rsidP="00181FFC">
      <w:pPr>
        <w:spacing w:line="600" w:lineRule="auto"/>
        <w:jc w:val="left"/>
        <w:rPr>
          <w:ins w:id="19163" w:author="UTENTE" w:date="2020-06-30T19:00:00Z"/>
          <w:rFonts w:ascii="Calibri" w:eastAsia="Calibri" w:hAnsi="Calibri" w:cs="Times New Roman"/>
          <w:lang w:val="en-US"/>
        </w:rPr>
      </w:pPr>
      <w:ins w:id="19164" w:author="UTENTE" w:date="2020-06-30T19:00:00Z">
        <w:r w:rsidRPr="00181FFC">
          <w:rPr>
            <w:rFonts w:ascii="Calibri" w:eastAsia="Calibri" w:hAnsi="Calibri" w:cs="Times New Roman"/>
            <w:lang w:val="en-US"/>
          </w:rPr>
          <w:t>396.</w:t>
        </w:r>
        <w:r w:rsidRPr="00181FFC">
          <w:rPr>
            <w:rFonts w:ascii="Calibri" w:eastAsia="Calibri" w:hAnsi="Calibri" w:cs="Times New Roman"/>
            <w:lang w:val="en-US"/>
          </w:rPr>
          <w:tab/>
          <w:t>n "By the time we finish chatting about everything from B-movies to webcomics and had a few refills, it's already time for my shift –– the time flew by, somehow."</w:t>
        </w:r>
      </w:ins>
    </w:p>
    <w:p w14:paraId="272B1920" w14:textId="77777777" w:rsidR="00181FFC" w:rsidRPr="00181FFC" w:rsidRDefault="00181FFC" w:rsidP="00181FFC">
      <w:pPr>
        <w:spacing w:line="600" w:lineRule="auto"/>
        <w:jc w:val="left"/>
        <w:rPr>
          <w:ins w:id="19165" w:author="UTENTE" w:date="2020-06-30T19:00:00Z"/>
          <w:rFonts w:ascii="Calibri" w:eastAsia="Calibri" w:hAnsi="Calibri" w:cs="Times New Roman"/>
          <w:lang w:val="en-US"/>
        </w:rPr>
      </w:pPr>
      <w:ins w:id="19166" w:author="UTENTE" w:date="2020-06-30T19:00:00Z">
        <w:r w:rsidRPr="00181FFC">
          <w:rPr>
            <w:rFonts w:ascii="Calibri" w:eastAsia="Calibri" w:hAnsi="Calibri" w:cs="Times New Roman"/>
            <w:lang w:val="en-US"/>
          </w:rPr>
          <w:t>397.</w:t>
        </w:r>
        <w:r w:rsidRPr="00181FFC">
          <w:rPr>
            <w:rFonts w:ascii="Calibri" w:eastAsia="Calibri" w:hAnsi="Calibri" w:cs="Times New Roman"/>
            <w:lang w:val="en-US"/>
          </w:rPr>
          <w:tab/>
          <w:t>n "We go our separate ways, and while I wander towards the diner, humming faintly to myself…"</w:t>
        </w:r>
      </w:ins>
    </w:p>
    <w:p w14:paraId="3B6FA09D" w14:textId="77777777" w:rsidR="00181FFC" w:rsidRPr="00181FFC" w:rsidRDefault="00181FFC" w:rsidP="00181FFC">
      <w:pPr>
        <w:spacing w:line="600" w:lineRule="auto"/>
        <w:jc w:val="left"/>
        <w:rPr>
          <w:ins w:id="19167" w:author="UTENTE" w:date="2020-06-30T19:00:00Z"/>
          <w:rFonts w:ascii="Calibri" w:eastAsia="Calibri" w:hAnsi="Calibri" w:cs="Times New Roman"/>
          <w:lang w:val="en-US"/>
        </w:rPr>
      </w:pPr>
      <w:ins w:id="19168" w:author="UTENTE" w:date="2020-06-30T19:00:00Z">
        <w:r w:rsidRPr="00181FFC">
          <w:rPr>
            <w:rFonts w:ascii="Calibri" w:eastAsia="Calibri" w:hAnsi="Calibri" w:cs="Times New Roman"/>
            <w:lang w:val="en-US"/>
          </w:rPr>
          <w:t>398.</w:t>
        </w:r>
        <w:r w:rsidRPr="00181FFC">
          <w:rPr>
            <w:rFonts w:ascii="Calibri" w:eastAsia="Calibri" w:hAnsi="Calibri" w:cs="Times New Roman"/>
            <w:lang w:val="en-US"/>
          </w:rPr>
          <w:tab/>
          <w:t>n "I realize just how attached I'm getting to this little blond, horrible dating skills and all."</w:t>
        </w:r>
      </w:ins>
    </w:p>
    <w:p w14:paraId="44718585" w14:textId="77777777" w:rsidR="00181FFC" w:rsidRPr="00181FFC" w:rsidRDefault="00181FFC" w:rsidP="00181FFC">
      <w:pPr>
        <w:spacing w:line="600" w:lineRule="auto"/>
        <w:jc w:val="left"/>
        <w:rPr>
          <w:ins w:id="19169" w:author="UTENTE" w:date="2020-06-30T19:00:00Z"/>
          <w:rFonts w:ascii="Calibri" w:eastAsia="Calibri" w:hAnsi="Calibri" w:cs="Times New Roman"/>
          <w:lang w:val="en-US"/>
        </w:rPr>
      </w:pPr>
      <w:ins w:id="19170" w:author="UTENTE" w:date="2020-06-30T19:00:00Z">
        <w:r w:rsidRPr="00181FFC">
          <w:rPr>
            <w:rFonts w:ascii="Calibri" w:eastAsia="Calibri" w:hAnsi="Calibri" w:cs="Times New Roman"/>
            <w:lang w:val="en-US"/>
          </w:rPr>
          <w:t>399.</w:t>
        </w:r>
        <w:r w:rsidRPr="00181FFC">
          <w:rPr>
            <w:rFonts w:ascii="Calibri" w:eastAsia="Calibri" w:hAnsi="Calibri" w:cs="Times New Roman"/>
            <w:lang w:val="en-US"/>
          </w:rPr>
          <w:tab/>
          <w:t>mc "\"…And those guys were the only ones I saw tonight.\""</w:t>
        </w:r>
      </w:ins>
    </w:p>
    <w:p w14:paraId="521C1B07" w14:textId="77777777" w:rsidR="00181FFC" w:rsidRPr="00181FFC" w:rsidRDefault="00181FFC" w:rsidP="00181FFC">
      <w:pPr>
        <w:spacing w:line="600" w:lineRule="auto"/>
        <w:jc w:val="left"/>
        <w:rPr>
          <w:ins w:id="19171" w:author="UTENTE" w:date="2020-06-30T19:00:00Z"/>
          <w:rFonts w:ascii="Calibri" w:eastAsia="Calibri" w:hAnsi="Calibri" w:cs="Times New Roman"/>
          <w:lang w:val="en-US"/>
        </w:rPr>
      </w:pPr>
      <w:ins w:id="19172" w:author="UTENTE" w:date="2020-06-30T19:00:00Z">
        <w:r w:rsidRPr="00181FFC">
          <w:rPr>
            <w:rFonts w:ascii="Calibri" w:eastAsia="Calibri" w:hAnsi="Calibri" w:cs="Times New Roman"/>
            <w:lang w:val="en-US"/>
          </w:rPr>
          <w:t>400.</w:t>
        </w:r>
        <w:r w:rsidRPr="00181FFC">
          <w:rPr>
            <w:rFonts w:ascii="Calibri" w:eastAsia="Calibri" w:hAnsi="Calibri" w:cs="Times New Roman"/>
            <w:lang w:val="en-US"/>
          </w:rPr>
          <w:tab/>
          <w:t>l "\"Mm… Right.\""</w:t>
        </w:r>
      </w:ins>
    </w:p>
    <w:p w14:paraId="1B45C1F9" w14:textId="77777777" w:rsidR="00181FFC" w:rsidRPr="00181FFC" w:rsidRDefault="00181FFC" w:rsidP="00181FFC">
      <w:pPr>
        <w:spacing w:line="600" w:lineRule="auto"/>
        <w:jc w:val="left"/>
        <w:rPr>
          <w:ins w:id="19173" w:author="UTENTE" w:date="2020-06-30T19:00:00Z"/>
          <w:rFonts w:ascii="Calibri" w:eastAsia="Calibri" w:hAnsi="Calibri" w:cs="Times New Roman"/>
          <w:lang w:val="en-US"/>
        </w:rPr>
      </w:pPr>
      <w:ins w:id="19174" w:author="UTENTE" w:date="2020-06-30T19:00:00Z">
        <w:r w:rsidRPr="00181FFC">
          <w:rPr>
            <w:rFonts w:ascii="Calibri" w:eastAsia="Calibri" w:hAnsi="Calibri" w:cs="Times New Roman"/>
            <w:lang w:val="en-US"/>
          </w:rPr>
          <w:t>401.</w:t>
        </w:r>
        <w:r w:rsidRPr="00181FFC">
          <w:rPr>
            <w:rFonts w:ascii="Calibri" w:eastAsia="Calibri" w:hAnsi="Calibri" w:cs="Times New Roman"/>
            <w:lang w:val="en-US"/>
          </w:rPr>
          <w:tab/>
          <w:t>n "A few nights later, I deliver my report to Luka as we make our way down the alley." </w:t>
        </w:r>
        <w:r w:rsidRPr="00181FFC">
          <w:rPr>
            <w:rFonts w:ascii="Calibri" w:eastAsia="Calibri" w:hAnsi="Calibri" w:cs="Times New Roman"/>
            <w:lang w:val="en-US"/>
          </w:rPr>
          <w:br w:type="page"/>
        </w:r>
      </w:ins>
    </w:p>
    <w:p w14:paraId="5E2F2C8C" w14:textId="77777777" w:rsidR="00181FFC" w:rsidRPr="00181FFC" w:rsidRDefault="00181FFC" w:rsidP="00181FFC">
      <w:pPr>
        <w:spacing w:line="600" w:lineRule="auto"/>
        <w:jc w:val="left"/>
        <w:rPr>
          <w:ins w:id="19175" w:author="UTENTE" w:date="2020-06-30T19:00:00Z"/>
          <w:rFonts w:ascii="Calibri" w:eastAsia="Calibri" w:hAnsi="Calibri" w:cs="Times New Roman"/>
        </w:rPr>
      </w:pPr>
      <w:ins w:id="19176" w:author="UTENTE" w:date="2020-06-30T19:00:00Z">
        <w:r w:rsidRPr="00181FFC">
          <w:rPr>
            <w:rFonts w:ascii="Calibri" w:eastAsia="Calibri" w:hAnsi="Calibri" w:cs="Times New Roman"/>
          </w:rPr>
          <w:lastRenderedPageBreak/>
          <w:t>389.</w:t>
        </w:r>
        <w:r w:rsidRPr="00181FFC">
          <w:rPr>
            <w:rFonts w:ascii="Calibri" w:eastAsia="Calibri" w:hAnsi="Calibri" w:cs="Times New Roman"/>
          </w:rPr>
          <w:tab/>
          <w:t>mcp "\"E sono così contento che finalmente tu e io avremo l'opportunità di…\""</w:t>
        </w:r>
      </w:ins>
    </w:p>
    <w:p w14:paraId="52CCCE73" w14:textId="77777777" w:rsidR="00181FFC" w:rsidRPr="00181FFC" w:rsidRDefault="00181FFC" w:rsidP="00181FFC">
      <w:pPr>
        <w:spacing w:line="600" w:lineRule="auto"/>
        <w:jc w:val="left"/>
        <w:rPr>
          <w:ins w:id="19177" w:author="UTENTE" w:date="2020-06-30T19:00:00Z"/>
          <w:rFonts w:ascii="Calibri" w:eastAsia="Calibri" w:hAnsi="Calibri" w:cs="Times New Roman"/>
          <w:rPrChange w:id="19178" w:author="UTENTE" w:date="2020-06-30T19:00:00Z">
            <w:rPr>
              <w:ins w:id="19179" w:author="UTENTE" w:date="2020-06-30T19:00:00Z"/>
              <w:rFonts w:ascii="Calibri" w:eastAsia="Calibri" w:hAnsi="Calibri" w:cs="Times New Roman"/>
              <w:lang w:val="en-US"/>
            </w:rPr>
          </w:rPrChange>
        </w:rPr>
      </w:pPr>
      <w:ins w:id="19180" w:author="UTENTE" w:date="2020-06-30T19:00:00Z">
        <w:r w:rsidRPr="00181FFC">
          <w:rPr>
            <w:rFonts w:ascii="Calibri" w:eastAsia="Calibri" w:hAnsi="Calibri" w:cs="Times New Roman"/>
          </w:rPr>
          <w:t>390.</w:t>
        </w:r>
        <w:r w:rsidRPr="00181FFC">
          <w:rPr>
            <w:rFonts w:ascii="Calibri" w:eastAsia="Calibri" w:hAnsi="Calibri" w:cs="Times New Roman"/>
          </w:rPr>
          <w:tab/>
          <w:t xml:space="preserve">mcp "\"…Levarci da sotto questo sole torrido! </w:t>
        </w:r>
        <w:r w:rsidRPr="00181FFC">
          <w:rPr>
            <w:rFonts w:ascii="Calibri" w:eastAsia="Calibri" w:hAnsi="Calibri" w:cs="Times New Roman"/>
            <w:rPrChange w:id="19181" w:author="UTENTE" w:date="2020-06-30T19:00:00Z">
              <w:rPr>
                <w:rFonts w:ascii="Calibri" w:eastAsia="Calibri" w:hAnsi="Calibri" w:cs="Times New Roman"/>
                <w:lang w:val="en-US"/>
              </w:rPr>
            </w:rPrChange>
          </w:rPr>
          <w:t>Mi sta uccidendo.\""</w:t>
        </w:r>
      </w:ins>
    </w:p>
    <w:p w14:paraId="1618F895" w14:textId="77777777" w:rsidR="00181FFC" w:rsidRPr="00181FFC" w:rsidRDefault="00181FFC" w:rsidP="00181FFC">
      <w:pPr>
        <w:spacing w:line="600" w:lineRule="auto"/>
        <w:jc w:val="left"/>
        <w:rPr>
          <w:ins w:id="19182" w:author="UTENTE" w:date="2020-06-30T19:00:00Z"/>
          <w:rFonts w:ascii="Calibri" w:eastAsia="Calibri" w:hAnsi="Calibri" w:cs="Times New Roman"/>
          <w:rPrChange w:id="19183" w:author="UTENTE" w:date="2020-06-30T19:00:00Z">
            <w:rPr>
              <w:ins w:id="19184" w:author="UTENTE" w:date="2020-06-30T19:00:00Z"/>
              <w:rFonts w:ascii="Calibri" w:eastAsia="Calibri" w:hAnsi="Calibri" w:cs="Times New Roman"/>
              <w:lang w:val="en-US"/>
            </w:rPr>
          </w:rPrChange>
        </w:rPr>
      </w:pPr>
      <w:ins w:id="19185" w:author="UTENTE" w:date="2020-06-30T19:00:00Z">
        <w:r w:rsidRPr="00181FFC">
          <w:rPr>
            <w:rFonts w:ascii="Calibri" w:eastAsia="Calibri" w:hAnsi="Calibri" w:cs="Times New Roman"/>
            <w:rPrChange w:id="19186" w:author="UTENTE" w:date="2020-06-30T19:00:00Z">
              <w:rPr>
                <w:rFonts w:ascii="Calibri" w:eastAsia="Calibri" w:hAnsi="Calibri" w:cs="Times New Roman"/>
                <w:lang w:val="en-US"/>
              </w:rPr>
            </w:rPrChange>
          </w:rPr>
          <w:t>391.</w:t>
        </w:r>
        <w:r w:rsidRPr="00181FFC">
          <w:rPr>
            <w:rFonts w:ascii="Calibri" w:eastAsia="Calibri" w:hAnsi="Calibri" w:cs="Times New Roman"/>
            <w:rPrChange w:id="19187" w:author="UTENTE" w:date="2020-06-30T19:00:00Z">
              <w:rPr>
                <w:rFonts w:ascii="Calibri" w:eastAsia="Calibri" w:hAnsi="Calibri" w:cs="Times New Roman"/>
                <w:lang w:val="en-US"/>
              </w:rPr>
            </w:rPrChange>
          </w:rPr>
          <w:tab/>
          <w:t>l "\"…\""</w:t>
        </w:r>
      </w:ins>
    </w:p>
    <w:p w14:paraId="570527B2" w14:textId="77777777" w:rsidR="00181FFC" w:rsidRPr="00181FFC" w:rsidRDefault="00181FFC" w:rsidP="00181FFC">
      <w:pPr>
        <w:spacing w:line="600" w:lineRule="auto"/>
        <w:jc w:val="left"/>
        <w:rPr>
          <w:ins w:id="19188" w:author="UTENTE" w:date="2020-06-30T19:00:00Z"/>
          <w:rFonts w:ascii="Calibri" w:eastAsia="Calibri" w:hAnsi="Calibri" w:cs="Times New Roman"/>
        </w:rPr>
      </w:pPr>
      <w:ins w:id="19189" w:author="UTENTE" w:date="2020-06-30T19:00:00Z">
        <w:r w:rsidRPr="00181FFC">
          <w:rPr>
            <w:rFonts w:ascii="Calibri" w:eastAsia="Calibri" w:hAnsi="Calibri" w:cs="Times New Roman"/>
          </w:rPr>
          <w:t>392.</w:t>
        </w:r>
        <w:r w:rsidRPr="00181FFC">
          <w:rPr>
            <w:rFonts w:ascii="Calibri" w:eastAsia="Calibri" w:hAnsi="Calibri" w:cs="Times New Roman"/>
          </w:rPr>
          <w:tab/>
          <w:t>l "\"Ngh… Andiamo va.\""</w:t>
        </w:r>
      </w:ins>
    </w:p>
    <w:p w14:paraId="7BD0C103" w14:textId="77777777" w:rsidR="00181FFC" w:rsidRPr="00181FFC" w:rsidRDefault="00181FFC" w:rsidP="00181FFC">
      <w:pPr>
        <w:spacing w:line="600" w:lineRule="auto"/>
        <w:jc w:val="left"/>
        <w:rPr>
          <w:ins w:id="19190" w:author="UTENTE" w:date="2020-06-30T19:00:00Z"/>
          <w:rFonts w:ascii="Calibri" w:eastAsia="Calibri" w:hAnsi="Calibri" w:cs="Times New Roman"/>
        </w:rPr>
      </w:pPr>
      <w:ins w:id="19191" w:author="UTENTE" w:date="2020-06-30T19:00:00Z">
        <w:r w:rsidRPr="00181FFC">
          <w:rPr>
            <w:rFonts w:ascii="Calibri" w:eastAsia="Calibri" w:hAnsi="Calibri" w:cs="Times New Roman"/>
          </w:rPr>
          <w:t>393.</w:t>
        </w:r>
        <w:r w:rsidRPr="00181FFC">
          <w:rPr>
            <w:rFonts w:ascii="Calibri" w:eastAsia="Calibri" w:hAnsi="Calibri" w:cs="Times New Roman"/>
          </w:rPr>
          <w:tab/>
          <w:t>n "…Cavolo, non mi stancherò mai delle sue reazioni."</w:t>
        </w:r>
      </w:ins>
    </w:p>
    <w:p w14:paraId="128978C5" w14:textId="77777777" w:rsidR="00181FFC" w:rsidRPr="00181FFC" w:rsidRDefault="00181FFC" w:rsidP="00181FFC">
      <w:pPr>
        <w:spacing w:line="600" w:lineRule="auto"/>
        <w:jc w:val="left"/>
        <w:rPr>
          <w:ins w:id="19192" w:author="UTENTE" w:date="2020-06-30T19:00:00Z"/>
          <w:rFonts w:ascii="Calibri" w:eastAsia="Calibri" w:hAnsi="Calibri" w:cs="Times New Roman"/>
        </w:rPr>
      </w:pPr>
      <w:ins w:id="19193" w:author="UTENTE" w:date="2020-06-30T19:00:00Z">
        <w:r w:rsidRPr="00181FFC">
          <w:rPr>
            <w:rFonts w:ascii="Calibri" w:eastAsia="Calibri" w:hAnsi="Calibri" w:cs="Times New Roman"/>
          </w:rPr>
          <w:t>394.</w:t>
        </w:r>
        <w:r w:rsidRPr="00181FFC">
          <w:rPr>
            <w:rFonts w:ascii="Calibri" w:eastAsia="Calibri" w:hAnsi="Calibri" w:cs="Times New Roman"/>
          </w:rPr>
          <w:tab/>
          <w:t>n "E così ebbe inizio il nostro appuntamento improvvisato, reso leggermente più amaro da un caffè di dubbia qualità, ma la compagnia di Luka lo compensa."</w:t>
        </w:r>
      </w:ins>
    </w:p>
    <w:p w14:paraId="3EEAC79A" w14:textId="77777777" w:rsidR="00181FFC" w:rsidRPr="00181FFC" w:rsidRDefault="00181FFC" w:rsidP="00181FFC">
      <w:pPr>
        <w:spacing w:line="600" w:lineRule="auto"/>
        <w:jc w:val="left"/>
        <w:rPr>
          <w:ins w:id="19194" w:author="UTENTE" w:date="2020-06-30T19:00:00Z"/>
          <w:rFonts w:ascii="Calibri" w:eastAsia="Calibri" w:hAnsi="Calibri" w:cs="Times New Roman"/>
        </w:rPr>
      </w:pPr>
      <w:ins w:id="19195" w:author="UTENTE" w:date="2020-06-30T19:00:00Z">
        <w:r w:rsidRPr="00181FFC">
          <w:rPr>
            <w:rFonts w:ascii="Calibri" w:eastAsia="Calibri" w:hAnsi="Calibri" w:cs="Times New Roman"/>
          </w:rPr>
          <w:t>395.</w:t>
        </w:r>
        <w:r w:rsidRPr="00181FFC">
          <w:rPr>
            <w:rFonts w:ascii="Calibri" w:eastAsia="Calibri" w:hAnsi="Calibri" w:cs="Times New Roman"/>
          </w:rPr>
          <w:tab/>
          <w:t>n "Inizia a rilassarsi alla seconda tazza, sorridendo e ridacchiando a ogni cosa che dico.{w}\n Si sta chiaramente divertendo e, devo ammetterlo, anche io."</w:t>
        </w:r>
      </w:ins>
    </w:p>
    <w:p w14:paraId="4FF834F6" w14:textId="77777777" w:rsidR="00181FFC" w:rsidRPr="00181FFC" w:rsidRDefault="00181FFC" w:rsidP="00181FFC">
      <w:pPr>
        <w:spacing w:line="600" w:lineRule="auto"/>
        <w:jc w:val="left"/>
        <w:rPr>
          <w:ins w:id="19196" w:author="UTENTE" w:date="2020-06-30T19:00:00Z"/>
          <w:rFonts w:ascii="Calibri" w:eastAsia="Calibri" w:hAnsi="Calibri" w:cs="Times New Roman"/>
        </w:rPr>
      </w:pPr>
      <w:ins w:id="19197" w:author="UTENTE" w:date="2020-06-30T19:00:00Z">
        <w:r w:rsidRPr="00181FFC">
          <w:rPr>
            <w:rFonts w:ascii="Calibri" w:eastAsia="Calibri" w:hAnsi="Calibri" w:cs="Times New Roman"/>
          </w:rPr>
          <w:t>396.</w:t>
        </w:r>
        <w:r w:rsidRPr="00181FFC">
          <w:rPr>
            <w:rFonts w:ascii="Calibri" w:eastAsia="Calibri" w:hAnsi="Calibri" w:cs="Times New Roman"/>
          </w:rPr>
          <w:tab/>
          <w:t>n "Quando finiamo di chiacchierare di questo e quell'altro, dai film di serie B ai web comics, e dopo una serie di tazze di caffè, è già ora di iniziare il mio turno - il tempo è volato, in qualche modo."</w:t>
        </w:r>
      </w:ins>
    </w:p>
    <w:p w14:paraId="0014AF4B" w14:textId="77777777" w:rsidR="00181FFC" w:rsidRPr="00181FFC" w:rsidRDefault="00181FFC" w:rsidP="00181FFC">
      <w:pPr>
        <w:spacing w:line="600" w:lineRule="auto"/>
        <w:jc w:val="left"/>
        <w:rPr>
          <w:ins w:id="19198" w:author="UTENTE" w:date="2020-06-30T19:00:00Z"/>
          <w:rFonts w:ascii="Calibri" w:eastAsia="Calibri" w:hAnsi="Calibri" w:cs="Times New Roman"/>
        </w:rPr>
      </w:pPr>
      <w:ins w:id="19199" w:author="UTENTE" w:date="2020-06-30T19:00:00Z">
        <w:r w:rsidRPr="00181FFC">
          <w:rPr>
            <w:rFonts w:ascii="Calibri" w:eastAsia="Calibri" w:hAnsi="Calibri" w:cs="Times New Roman"/>
          </w:rPr>
          <w:t>397.</w:t>
        </w:r>
        <w:r w:rsidRPr="00181FFC">
          <w:rPr>
            <w:rFonts w:ascii="Calibri" w:eastAsia="Calibri" w:hAnsi="Calibri" w:cs="Times New Roman"/>
          </w:rPr>
          <w:tab/>
          <w:t>n "Ci separiamo e mentre passeggio verso la tavola calda, canticchio fra me e me…"</w:t>
        </w:r>
      </w:ins>
    </w:p>
    <w:p w14:paraId="34956F44" w14:textId="77777777" w:rsidR="00181FFC" w:rsidRPr="00181FFC" w:rsidRDefault="00181FFC" w:rsidP="00181FFC">
      <w:pPr>
        <w:spacing w:line="600" w:lineRule="auto"/>
        <w:jc w:val="left"/>
        <w:rPr>
          <w:ins w:id="19200" w:author="UTENTE" w:date="2020-06-30T19:00:00Z"/>
          <w:rFonts w:ascii="Calibri" w:eastAsia="Calibri" w:hAnsi="Calibri" w:cs="Times New Roman"/>
        </w:rPr>
      </w:pPr>
      <w:ins w:id="19201" w:author="UTENTE" w:date="2020-06-30T19:00:00Z">
        <w:r w:rsidRPr="00181FFC">
          <w:rPr>
            <w:rFonts w:ascii="Calibri" w:eastAsia="Calibri" w:hAnsi="Calibri" w:cs="Times New Roman"/>
          </w:rPr>
          <w:t>398.</w:t>
        </w:r>
        <w:r w:rsidRPr="00181FFC">
          <w:rPr>
            <w:rFonts w:ascii="Calibri" w:eastAsia="Calibri" w:hAnsi="Calibri" w:cs="Times New Roman"/>
          </w:rPr>
          <w:tab/>
          <w:t>n "Mi rendo conto di quanto mi stia affezionato a quel biondino, pessime doti di seduzione e tutto."</w:t>
        </w:r>
      </w:ins>
    </w:p>
    <w:p w14:paraId="63DA652F" w14:textId="77777777" w:rsidR="00181FFC" w:rsidRPr="00181FFC" w:rsidRDefault="00181FFC" w:rsidP="00181FFC">
      <w:pPr>
        <w:spacing w:line="600" w:lineRule="auto"/>
        <w:jc w:val="left"/>
        <w:rPr>
          <w:ins w:id="19202" w:author="UTENTE" w:date="2020-06-30T19:00:00Z"/>
          <w:rFonts w:ascii="Calibri" w:eastAsia="Calibri" w:hAnsi="Calibri" w:cs="Times New Roman"/>
        </w:rPr>
      </w:pPr>
      <w:ins w:id="19203" w:author="UTENTE" w:date="2020-06-30T19:00:00Z">
        <w:r w:rsidRPr="00181FFC">
          <w:rPr>
            <w:rFonts w:ascii="Calibri" w:eastAsia="Calibri" w:hAnsi="Calibri" w:cs="Times New Roman"/>
          </w:rPr>
          <w:t>399.</w:t>
        </w:r>
        <w:r w:rsidRPr="00181FFC">
          <w:rPr>
            <w:rFonts w:ascii="Calibri" w:eastAsia="Calibri" w:hAnsi="Calibri" w:cs="Times New Roman"/>
          </w:rPr>
          <w:tab/>
          <w:t>mc "\"…E quei tizi sono gli unici che ho visto stanotte.\""</w:t>
        </w:r>
      </w:ins>
    </w:p>
    <w:p w14:paraId="4C68AF9D" w14:textId="77777777" w:rsidR="00181FFC" w:rsidRPr="00181FFC" w:rsidRDefault="00181FFC" w:rsidP="00181FFC">
      <w:pPr>
        <w:spacing w:line="600" w:lineRule="auto"/>
        <w:jc w:val="left"/>
        <w:rPr>
          <w:ins w:id="19204" w:author="UTENTE" w:date="2020-06-30T19:00:00Z"/>
          <w:rFonts w:ascii="Calibri" w:eastAsia="Calibri" w:hAnsi="Calibri" w:cs="Times New Roman"/>
          <w:rPrChange w:id="19205" w:author="UTENTE" w:date="2020-06-30T19:00:00Z">
            <w:rPr>
              <w:ins w:id="19206" w:author="UTENTE" w:date="2020-06-30T19:00:00Z"/>
              <w:rFonts w:ascii="Calibri" w:eastAsia="Calibri" w:hAnsi="Calibri" w:cs="Times New Roman"/>
              <w:lang w:val="en-US"/>
            </w:rPr>
          </w:rPrChange>
        </w:rPr>
      </w:pPr>
      <w:ins w:id="19207" w:author="UTENTE" w:date="2020-06-30T19:00:00Z">
        <w:r w:rsidRPr="00181FFC">
          <w:rPr>
            <w:rFonts w:ascii="Calibri" w:eastAsia="Calibri" w:hAnsi="Calibri" w:cs="Times New Roman"/>
            <w:rPrChange w:id="19208" w:author="UTENTE" w:date="2020-06-30T19:00:00Z">
              <w:rPr>
                <w:rFonts w:ascii="Calibri" w:eastAsia="Calibri" w:hAnsi="Calibri" w:cs="Times New Roman"/>
                <w:lang w:val="en-US"/>
              </w:rPr>
            </w:rPrChange>
          </w:rPr>
          <w:t>400.</w:t>
        </w:r>
        <w:r w:rsidRPr="00181FFC">
          <w:rPr>
            <w:rFonts w:ascii="Calibri" w:eastAsia="Calibri" w:hAnsi="Calibri" w:cs="Times New Roman"/>
            <w:rPrChange w:id="19209" w:author="UTENTE" w:date="2020-06-30T19:00:00Z">
              <w:rPr>
                <w:rFonts w:ascii="Calibri" w:eastAsia="Calibri" w:hAnsi="Calibri" w:cs="Times New Roman"/>
                <w:lang w:val="en-US"/>
              </w:rPr>
            </w:rPrChange>
          </w:rPr>
          <w:tab/>
          <w:t>l "\"Mm… D'accordo.\""</w:t>
        </w:r>
      </w:ins>
    </w:p>
    <w:p w14:paraId="6725F752" w14:textId="77777777" w:rsidR="00181FFC" w:rsidRPr="00181FFC" w:rsidRDefault="00181FFC" w:rsidP="00181FFC">
      <w:pPr>
        <w:spacing w:line="600" w:lineRule="auto"/>
        <w:jc w:val="left"/>
        <w:rPr>
          <w:ins w:id="19210" w:author="UTENTE" w:date="2020-06-30T19:00:00Z"/>
          <w:rFonts w:ascii="Calibri" w:eastAsia="Calibri" w:hAnsi="Calibri" w:cs="Times New Roman"/>
        </w:rPr>
      </w:pPr>
      <w:ins w:id="19211" w:author="UTENTE" w:date="2020-06-30T19:00:00Z">
        <w:r w:rsidRPr="00181FFC">
          <w:rPr>
            <w:rFonts w:ascii="Calibri" w:eastAsia="Calibri" w:hAnsi="Calibri" w:cs="Times New Roman"/>
          </w:rPr>
          <w:t>401.</w:t>
        </w:r>
        <w:r w:rsidRPr="00181FFC">
          <w:rPr>
            <w:rFonts w:ascii="Calibri" w:eastAsia="Calibri" w:hAnsi="Calibri" w:cs="Times New Roman"/>
          </w:rPr>
          <w:tab/>
          <w:t>n "Qualche notte dopo, faccio il mio resoconto a Luka mentre ci facciamo strada lungo un vicolo." </w:t>
        </w:r>
        <w:r w:rsidRPr="00181FFC">
          <w:rPr>
            <w:rFonts w:ascii="Calibri" w:eastAsia="Calibri" w:hAnsi="Calibri" w:cs="Times New Roman"/>
          </w:rPr>
          <w:br w:type="page"/>
        </w:r>
      </w:ins>
    </w:p>
    <w:p w14:paraId="368DE419" w14:textId="77777777" w:rsidR="00181FFC" w:rsidRPr="00181FFC" w:rsidRDefault="00181FFC" w:rsidP="00181FFC">
      <w:pPr>
        <w:spacing w:line="600" w:lineRule="auto"/>
        <w:jc w:val="left"/>
        <w:rPr>
          <w:ins w:id="19212" w:author="UTENTE" w:date="2020-06-30T19:00:00Z"/>
          <w:rFonts w:ascii="Calibri" w:eastAsia="Calibri" w:hAnsi="Calibri" w:cs="Times New Roman"/>
          <w:lang w:val="en-US"/>
        </w:rPr>
      </w:pPr>
      <w:ins w:id="19213" w:author="UTENTE" w:date="2020-06-30T19:00:00Z">
        <w:r w:rsidRPr="00181FFC">
          <w:rPr>
            <w:rFonts w:ascii="Calibri" w:eastAsia="Calibri" w:hAnsi="Calibri" w:cs="Times New Roman"/>
            <w:lang w:val="en-US"/>
          </w:rPr>
          <w:lastRenderedPageBreak/>
          <w:t>402.</w:t>
        </w:r>
        <w:r w:rsidRPr="00181FFC">
          <w:rPr>
            <w:rFonts w:ascii="Calibri" w:eastAsia="Calibri" w:hAnsi="Calibri" w:cs="Times New Roman"/>
            <w:lang w:val="en-US"/>
          </w:rPr>
          <w:tab/>
          <w:t>n "Like usual, he goes quiet for a little while, mulling over something to himself."</w:t>
        </w:r>
      </w:ins>
    </w:p>
    <w:p w14:paraId="7C746EB7" w14:textId="77777777" w:rsidR="00181FFC" w:rsidRPr="00181FFC" w:rsidRDefault="00181FFC" w:rsidP="00181FFC">
      <w:pPr>
        <w:spacing w:line="600" w:lineRule="auto"/>
        <w:jc w:val="left"/>
        <w:rPr>
          <w:ins w:id="19214" w:author="UTENTE" w:date="2020-06-30T19:00:00Z"/>
          <w:rFonts w:ascii="Calibri" w:eastAsia="Calibri" w:hAnsi="Calibri" w:cs="Times New Roman"/>
          <w:lang w:val="en-US"/>
        </w:rPr>
      </w:pPr>
      <w:ins w:id="19215" w:author="UTENTE" w:date="2020-06-30T19:00:00Z">
        <w:r w:rsidRPr="00181FFC">
          <w:rPr>
            <w:rFonts w:ascii="Calibri" w:eastAsia="Calibri" w:hAnsi="Calibri" w:cs="Times New Roman"/>
            <w:lang w:val="en-US"/>
          </w:rPr>
          <w:t>403.</w:t>
        </w:r>
        <w:r w:rsidRPr="00181FFC">
          <w:rPr>
            <w:rFonts w:ascii="Calibri" w:eastAsia="Calibri" w:hAnsi="Calibri" w:cs="Times New Roman"/>
            <w:lang w:val="en-US"/>
          </w:rPr>
          <w:tab/>
          <w:t>mc "\"…\""</w:t>
        </w:r>
      </w:ins>
    </w:p>
    <w:p w14:paraId="19C8684E" w14:textId="77777777" w:rsidR="00181FFC" w:rsidRPr="00181FFC" w:rsidRDefault="00181FFC" w:rsidP="00181FFC">
      <w:pPr>
        <w:spacing w:line="600" w:lineRule="auto"/>
        <w:jc w:val="left"/>
        <w:rPr>
          <w:ins w:id="19216" w:author="UTENTE" w:date="2020-06-30T19:00:00Z"/>
          <w:rFonts w:ascii="Calibri" w:eastAsia="Calibri" w:hAnsi="Calibri" w:cs="Times New Roman"/>
          <w:lang w:val="en-US"/>
        </w:rPr>
      </w:pPr>
      <w:ins w:id="19217" w:author="UTENTE" w:date="2020-06-30T19:00:00Z">
        <w:r w:rsidRPr="00181FFC">
          <w:rPr>
            <w:rFonts w:ascii="Calibri" w:eastAsia="Calibri" w:hAnsi="Calibri" w:cs="Times New Roman"/>
            <w:lang w:val="en-US"/>
          </w:rPr>
          <w:t>404.</w:t>
        </w:r>
        <w:r w:rsidRPr="00181FFC">
          <w:rPr>
            <w:rFonts w:ascii="Calibri" w:eastAsia="Calibri" w:hAnsi="Calibri" w:cs="Times New Roman"/>
            <w:lang w:val="en-US"/>
          </w:rPr>
          <w:tab/>
          <w:t>n "Honestly, I don't think I can contain my curiosity any longer.{w} I didn't want to pry into his business, but…"</w:t>
        </w:r>
      </w:ins>
    </w:p>
    <w:p w14:paraId="38563BB3" w14:textId="77777777" w:rsidR="00181FFC" w:rsidRPr="00181FFC" w:rsidRDefault="00181FFC" w:rsidP="00181FFC">
      <w:pPr>
        <w:spacing w:line="600" w:lineRule="auto"/>
        <w:jc w:val="left"/>
        <w:rPr>
          <w:ins w:id="19218" w:author="UTENTE" w:date="2020-06-30T19:00:00Z"/>
          <w:rFonts w:ascii="Calibri" w:eastAsia="Calibri" w:hAnsi="Calibri" w:cs="Times New Roman"/>
          <w:lang w:val="en-US"/>
        </w:rPr>
      </w:pPr>
      <w:ins w:id="19219" w:author="UTENTE" w:date="2020-06-30T19:00:00Z">
        <w:r w:rsidRPr="00181FFC">
          <w:rPr>
            <w:rFonts w:ascii="Calibri" w:eastAsia="Calibri" w:hAnsi="Calibri" w:cs="Times New Roman"/>
            <w:lang w:val="en-US"/>
          </w:rPr>
          <w:t>405.</w:t>
        </w:r>
        <w:r w:rsidRPr="00181FFC">
          <w:rPr>
            <w:rFonts w:ascii="Calibri" w:eastAsia="Calibri" w:hAnsi="Calibri" w:cs="Times New Roman"/>
            <w:lang w:val="en-US"/>
          </w:rPr>
          <w:tab/>
          <w:t>n "Well, now that we're getting close, I'm starting to worry a little about him."</w:t>
        </w:r>
      </w:ins>
    </w:p>
    <w:p w14:paraId="5F3D00D1" w14:textId="77777777" w:rsidR="00181FFC" w:rsidRPr="00181FFC" w:rsidRDefault="00181FFC" w:rsidP="00181FFC">
      <w:pPr>
        <w:spacing w:line="600" w:lineRule="auto"/>
        <w:jc w:val="left"/>
        <w:rPr>
          <w:ins w:id="19220" w:author="UTENTE" w:date="2020-06-30T19:00:00Z"/>
          <w:rFonts w:ascii="Calibri" w:eastAsia="Calibri" w:hAnsi="Calibri" w:cs="Times New Roman"/>
          <w:lang w:val="en-US"/>
        </w:rPr>
      </w:pPr>
      <w:ins w:id="19221" w:author="UTENTE" w:date="2020-06-30T19:00:00Z">
        <w:r w:rsidRPr="00181FFC">
          <w:rPr>
            <w:rFonts w:ascii="Calibri" w:eastAsia="Calibri" w:hAnsi="Calibri" w:cs="Times New Roman"/>
            <w:lang w:val="en-US"/>
          </w:rPr>
          <w:t>406.</w:t>
        </w:r>
        <w:r w:rsidRPr="00181FFC">
          <w:rPr>
            <w:rFonts w:ascii="Calibri" w:eastAsia="Calibri" w:hAnsi="Calibri" w:cs="Times New Roman"/>
            <w:lang w:val="en-US"/>
          </w:rPr>
          <w:tab/>
          <w:t>mc "\"Hey, Luka.\""</w:t>
        </w:r>
      </w:ins>
    </w:p>
    <w:p w14:paraId="42553402" w14:textId="77777777" w:rsidR="00181FFC" w:rsidRPr="00181FFC" w:rsidRDefault="00181FFC" w:rsidP="00181FFC">
      <w:pPr>
        <w:spacing w:line="600" w:lineRule="auto"/>
        <w:jc w:val="left"/>
        <w:rPr>
          <w:ins w:id="19222" w:author="UTENTE" w:date="2020-06-30T19:00:00Z"/>
          <w:rFonts w:ascii="Calibri" w:eastAsia="Calibri" w:hAnsi="Calibri" w:cs="Times New Roman"/>
          <w:lang w:val="en-US"/>
        </w:rPr>
      </w:pPr>
      <w:ins w:id="19223" w:author="UTENTE" w:date="2020-06-30T19:00:00Z">
        <w:r w:rsidRPr="00181FFC">
          <w:rPr>
            <w:rFonts w:ascii="Calibri" w:eastAsia="Calibri" w:hAnsi="Calibri" w:cs="Times New Roman"/>
            <w:lang w:val="en-US"/>
          </w:rPr>
          <w:t>407.</w:t>
        </w:r>
        <w:r w:rsidRPr="00181FFC">
          <w:rPr>
            <w:rFonts w:ascii="Calibri" w:eastAsia="Calibri" w:hAnsi="Calibri" w:cs="Times New Roman"/>
            <w:lang w:val="en-US"/>
          </w:rPr>
          <w:tab/>
          <w:t>l "\"Yeah?\""</w:t>
        </w:r>
      </w:ins>
    </w:p>
    <w:p w14:paraId="59B901A6" w14:textId="77777777" w:rsidR="00181FFC" w:rsidRPr="00181FFC" w:rsidRDefault="00181FFC" w:rsidP="00181FFC">
      <w:pPr>
        <w:spacing w:line="600" w:lineRule="auto"/>
        <w:jc w:val="left"/>
        <w:rPr>
          <w:ins w:id="19224" w:author="UTENTE" w:date="2020-06-30T19:00:00Z"/>
          <w:rFonts w:ascii="Calibri" w:eastAsia="Calibri" w:hAnsi="Calibri" w:cs="Times New Roman"/>
          <w:lang w:val="en-US"/>
        </w:rPr>
      </w:pPr>
      <w:ins w:id="19225" w:author="UTENTE" w:date="2020-06-30T19:00:00Z">
        <w:r w:rsidRPr="00181FFC">
          <w:rPr>
            <w:rFonts w:ascii="Calibri" w:eastAsia="Calibri" w:hAnsi="Calibri" w:cs="Times New Roman"/>
            <w:lang w:val="en-US"/>
          </w:rPr>
          <w:t>408.</w:t>
        </w:r>
        <w:r w:rsidRPr="00181FFC">
          <w:rPr>
            <w:rFonts w:ascii="Calibri" w:eastAsia="Calibri" w:hAnsi="Calibri" w:cs="Times New Roman"/>
            <w:lang w:val="en-US"/>
          </w:rPr>
          <w:tab/>
          <w:t>mc "\"About my reports… I wanted to ask you something.\""</w:t>
        </w:r>
      </w:ins>
    </w:p>
    <w:p w14:paraId="29811DBD" w14:textId="77777777" w:rsidR="00181FFC" w:rsidRPr="00181FFC" w:rsidRDefault="00181FFC" w:rsidP="00181FFC">
      <w:pPr>
        <w:spacing w:line="600" w:lineRule="auto"/>
        <w:jc w:val="left"/>
        <w:rPr>
          <w:ins w:id="19226" w:author="UTENTE" w:date="2020-06-30T19:00:00Z"/>
          <w:rFonts w:ascii="Calibri" w:eastAsia="Calibri" w:hAnsi="Calibri" w:cs="Times New Roman"/>
          <w:lang w:val="en-US"/>
        </w:rPr>
      </w:pPr>
      <w:ins w:id="19227" w:author="UTENTE" w:date="2020-06-30T19:00:00Z">
        <w:r w:rsidRPr="00181FFC">
          <w:rPr>
            <w:rFonts w:ascii="Calibri" w:eastAsia="Calibri" w:hAnsi="Calibri" w:cs="Times New Roman"/>
            <w:lang w:val="en-US"/>
          </w:rPr>
          <w:t>409.</w:t>
        </w:r>
        <w:r w:rsidRPr="00181FFC">
          <w:rPr>
            <w:rFonts w:ascii="Calibri" w:eastAsia="Calibri" w:hAnsi="Calibri" w:cs="Times New Roman"/>
            <w:lang w:val="en-US"/>
          </w:rPr>
          <w:tab/>
          <w:t>mc "\"Why are you ––\""</w:t>
        </w:r>
      </w:ins>
    </w:p>
    <w:p w14:paraId="595EACBB" w14:textId="77777777" w:rsidR="00181FFC" w:rsidRPr="00181FFC" w:rsidRDefault="00181FFC" w:rsidP="00181FFC">
      <w:pPr>
        <w:spacing w:line="600" w:lineRule="auto"/>
        <w:jc w:val="left"/>
        <w:rPr>
          <w:ins w:id="19228" w:author="UTENTE" w:date="2020-06-30T19:00:00Z"/>
          <w:rFonts w:ascii="Calibri" w:eastAsia="Calibri" w:hAnsi="Calibri" w:cs="Times New Roman"/>
          <w:lang w:val="en-US"/>
        </w:rPr>
      </w:pPr>
      <w:ins w:id="19229" w:author="UTENTE" w:date="2020-06-30T19:00:00Z">
        <w:r w:rsidRPr="00181FFC">
          <w:rPr>
            <w:rFonts w:ascii="Calibri" w:eastAsia="Calibri" w:hAnsi="Calibri" w:cs="Times New Roman"/>
            <w:lang w:val="en-US"/>
          </w:rPr>
          <w:t>410.</w:t>
        </w:r>
        <w:r w:rsidRPr="00181FFC">
          <w:rPr>
            <w:rFonts w:ascii="Calibri" w:eastAsia="Calibri" w:hAnsi="Calibri" w:cs="Times New Roman"/>
            <w:lang w:val="en-US"/>
          </w:rPr>
          <w:tab/>
          <w:t>mc "\"…\""</w:t>
        </w:r>
      </w:ins>
    </w:p>
    <w:p w14:paraId="2015704E" w14:textId="77777777" w:rsidR="00181FFC" w:rsidRPr="00181FFC" w:rsidRDefault="00181FFC" w:rsidP="00181FFC">
      <w:pPr>
        <w:spacing w:line="600" w:lineRule="auto"/>
        <w:jc w:val="left"/>
        <w:rPr>
          <w:ins w:id="19230" w:author="UTENTE" w:date="2020-06-30T19:00:00Z"/>
          <w:rFonts w:ascii="Calibri" w:eastAsia="Calibri" w:hAnsi="Calibri" w:cs="Times New Roman"/>
          <w:lang w:val="en-US"/>
        </w:rPr>
      </w:pPr>
      <w:ins w:id="19231" w:author="UTENTE" w:date="2020-06-30T19:00:00Z">
        <w:r w:rsidRPr="00181FFC">
          <w:rPr>
            <w:rFonts w:ascii="Calibri" w:eastAsia="Calibri" w:hAnsi="Calibri" w:cs="Times New Roman"/>
            <w:lang w:val="en-US"/>
          </w:rPr>
          <w:t>411.</w:t>
        </w:r>
        <w:r w:rsidRPr="00181FFC">
          <w:rPr>
            <w:rFonts w:ascii="Calibri" w:eastAsia="Calibri" w:hAnsi="Calibri" w:cs="Times New Roman"/>
            <w:lang w:val="en-US"/>
          </w:rPr>
          <w:tab/>
          <w:t>n "But I bite my tongue before I can finish."</w:t>
        </w:r>
      </w:ins>
    </w:p>
    <w:p w14:paraId="7182292A" w14:textId="77777777" w:rsidR="00181FFC" w:rsidRPr="00181FFC" w:rsidRDefault="00181FFC" w:rsidP="00181FFC">
      <w:pPr>
        <w:spacing w:line="600" w:lineRule="auto"/>
        <w:jc w:val="left"/>
        <w:rPr>
          <w:ins w:id="19232" w:author="UTENTE" w:date="2020-06-30T19:00:00Z"/>
          <w:rFonts w:ascii="Calibri" w:eastAsia="Calibri" w:hAnsi="Calibri" w:cs="Times New Roman"/>
          <w:lang w:val="en-US"/>
        </w:rPr>
      </w:pPr>
      <w:ins w:id="19233" w:author="UTENTE" w:date="2020-06-30T19:00:00Z">
        <w:r w:rsidRPr="00181FFC">
          <w:rPr>
            <w:rFonts w:ascii="Calibri" w:eastAsia="Calibri" w:hAnsi="Calibri" w:cs="Times New Roman"/>
            <w:lang w:val="en-US"/>
          </w:rPr>
          <w:t>412.</w:t>
        </w:r>
        <w:r w:rsidRPr="00181FFC">
          <w:rPr>
            <w:rFonts w:ascii="Calibri" w:eastAsia="Calibri" w:hAnsi="Calibri" w:cs="Times New Roman"/>
            <w:lang w:val="en-US"/>
          </w:rPr>
          <w:tab/>
          <w:t>n "At the end of the narrow street ––"</w:t>
        </w:r>
      </w:ins>
    </w:p>
    <w:p w14:paraId="29721F61" w14:textId="77777777" w:rsidR="00181FFC" w:rsidRPr="00181FFC" w:rsidRDefault="00181FFC" w:rsidP="00181FFC">
      <w:pPr>
        <w:spacing w:line="600" w:lineRule="auto"/>
        <w:jc w:val="left"/>
        <w:rPr>
          <w:ins w:id="19234" w:author="UTENTE" w:date="2020-06-30T19:00:00Z"/>
          <w:rFonts w:ascii="Calibri" w:eastAsia="Calibri" w:hAnsi="Calibri" w:cs="Times New Roman"/>
          <w:lang w:val="en-US"/>
        </w:rPr>
      </w:pPr>
      <w:ins w:id="19235" w:author="UTENTE" w:date="2020-06-30T19:00:00Z">
        <w:r w:rsidRPr="00181FFC">
          <w:rPr>
            <w:rFonts w:ascii="Calibri" w:eastAsia="Calibri" w:hAnsi="Calibri" w:cs="Times New Roman"/>
            <w:lang w:val="en-US"/>
          </w:rPr>
          <w:t>413.</w:t>
        </w:r>
        <w:r w:rsidRPr="00181FFC">
          <w:rPr>
            <w:rFonts w:ascii="Calibri" w:eastAsia="Calibri" w:hAnsi="Calibri" w:cs="Times New Roman"/>
            <w:lang w:val="en-US"/>
          </w:rPr>
          <w:tab/>
          <w:t>extend " a small group of figures suddenly comes into view."</w:t>
        </w:r>
      </w:ins>
    </w:p>
    <w:p w14:paraId="1A2A8E1A" w14:textId="77777777" w:rsidR="00181FFC" w:rsidRPr="00181FFC" w:rsidRDefault="00181FFC" w:rsidP="00181FFC">
      <w:pPr>
        <w:spacing w:line="600" w:lineRule="auto"/>
        <w:jc w:val="left"/>
        <w:rPr>
          <w:ins w:id="19236" w:author="UTENTE" w:date="2020-06-30T19:00:00Z"/>
          <w:rFonts w:ascii="Calibri" w:eastAsia="Calibri" w:hAnsi="Calibri" w:cs="Times New Roman"/>
        </w:rPr>
      </w:pPr>
      <w:ins w:id="19237" w:author="UTENTE" w:date="2020-06-30T19:00:00Z">
        <w:r w:rsidRPr="00181FFC">
          <w:rPr>
            <w:rFonts w:ascii="Calibri" w:eastAsia="Calibri" w:hAnsi="Calibri" w:cs="Times New Roman"/>
            <w:lang w:val="en-US"/>
          </w:rPr>
          <w:t>414.</w:t>
        </w:r>
        <w:r w:rsidRPr="00181FFC">
          <w:rPr>
            <w:rFonts w:ascii="Calibri" w:eastAsia="Calibri" w:hAnsi="Calibri" w:cs="Times New Roman"/>
            <w:lang w:val="en-US"/>
          </w:rPr>
          <w:tab/>
          <w:t xml:space="preserve">n "By the time I realize they're there, it's too late to turn away. </w:t>
        </w:r>
        <w:r w:rsidRPr="00181FFC">
          <w:rPr>
            <w:rFonts w:ascii="Calibri" w:eastAsia="Calibri" w:hAnsi="Calibri" w:cs="Times New Roman"/>
          </w:rPr>
          <w:t>They've already seen us, I'm sure." 402.</w:t>
        </w:r>
        <w:r w:rsidRPr="00181FFC">
          <w:rPr>
            <w:rFonts w:ascii="Calibri" w:eastAsia="Calibri" w:hAnsi="Calibri" w:cs="Times New Roman"/>
          </w:rPr>
          <w:tab/>
          <w:t>n "Come al solito, rimane in silenzio per qualche secondo, rimuginando su qualcosa."</w:t>
        </w:r>
      </w:ins>
    </w:p>
    <w:p w14:paraId="6D9A4852" w14:textId="77777777" w:rsidR="00181FFC" w:rsidRPr="00181FFC" w:rsidRDefault="00181FFC" w:rsidP="00181FFC">
      <w:pPr>
        <w:spacing w:line="600" w:lineRule="auto"/>
        <w:jc w:val="left"/>
        <w:rPr>
          <w:ins w:id="19238" w:author="UTENTE" w:date="2020-06-30T19:00:00Z"/>
          <w:rFonts w:ascii="Calibri" w:eastAsia="Calibri" w:hAnsi="Calibri" w:cs="Times New Roman"/>
        </w:rPr>
      </w:pPr>
      <w:ins w:id="19239" w:author="UTENTE" w:date="2020-06-30T19:00:00Z">
        <w:r w:rsidRPr="00181FFC">
          <w:rPr>
            <w:rFonts w:ascii="Calibri" w:eastAsia="Calibri" w:hAnsi="Calibri" w:cs="Times New Roman"/>
          </w:rPr>
          <w:t>403.</w:t>
        </w:r>
        <w:r w:rsidRPr="00181FFC">
          <w:rPr>
            <w:rFonts w:ascii="Calibri" w:eastAsia="Calibri" w:hAnsi="Calibri" w:cs="Times New Roman"/>
          </w:rPr>
          <w:tab/>
          <w:t>mc "\"…\""</w:t>
        </w:r>
      </w:ins>
    </w:p>
    <w:p w14:paraId="52D55990" w14:textId="77777777" w:rsidR="00181FFC" w:rsidRPr="00181FFC" w:rsidRDefault="00181FFC" w:rsidP="00181FFC">
      <w:pPr>
        <w:spacing w:line="600" w:lineRule="auto"/>
        <w:jc w:val="left"/>
        <w:rPr>
          <w:ins w:id="19240" w:author="UTENTE" w:date="2020-06-30T19:00:00Z"/>
          <w:rFonts w:ascii="Calibri" w:eastAsia="Calibri" w:hAnsi="Calibri" w:cs="Times New Roman"/>
        </w:rPr>
      </w:pPr>
      <w:ins w:id="19241" w:author="UTENTE" w:date="2020-06-30T19:00:00Z">
        <w:r w:rsidRPr="00181FFC">
          <w:rPr>
            <w:rFonts w:ascii="Calibri" w:eastAsia="Calibri" w:hAnsi="Calibri" w:cs="Times New Roman"/>
          </w:rPr>
          <w:t>404.</w:t>
        </w:r>
        <w:r w:rsidRPr="00181FFC">
          <w:rPr>
            <w:rFonts w:ascii="Calibri" w:eastAsia="Calibri" w:hAnsi="Calibri" w:cs="Times New Roman"/>
          </w:rPr>
          <w:tab/>
          <w:t>n "Onestamente, non pensato di riuscire a trattenere la mia curiosità ancora a lungo.{w} Non volevo ficcare in naso negli affari suoi, ma…"</w:t>
        </w:r>
      </w:ins>
    </w:p>
    <w:p w14:paraId="5DD9D92E" w14:textId="77777777" w:rsidR="00181FFC" w:rsidRPr="00181FFC" w:rsidRDefault="00181FFC" w:rsidP="00181FFC">
      <w:pPr>
        <w:spacing w:line="600" w:lineRule="auto"/>
        <w:jc w:val="left"/>
        <w:rPr>
          <w:ins w:id="19242" w:author="UTENTE" w:date="2020-06-30T19:00:00Z"/>
          <w:rFonts w:ascii="Calibri" w:eastAsia="Calibri" w:hAnsi="Calibri" w:cs="Times New Roman"/>
        </w:rPr>
      </w:pPr>
      <w:ins w:id="19243" w:author="UTENTE" w:date="2020-06-30T19:00:00Z">
        <w:r w:rsidRPr="00181FFC">
          <w:rPr>
            <w:rFonts w:ascii="Calibri" w:eastAsia="Calibri" w:hAnsi="Calibri" w:cs="Times New Roman"/>
          </w:rPr>
          <w:t>405.</w:t>
        </w:r>
        <w:r w:rsidRPr="00181FFC">
          <w:rPr>
            <w:rFonts w:ascii="Calibri" w:eastAsia="Calibri" w:hAnsi="Calibri" w:cs="Times New Roman"/>
          </w:rPr>
          <w:tab/>
          <w:t>n "Beh, ora che ci stiamo avvicinando, sto iniziando a preoccuparmi per lui."</w:t>
        </w:r>
      </w:ins>
    </w:p>
    <w:p w14:paraId="096D9AD2" w14:textId="77777777" w:rsidR="00181FFC" w:rsidRPr="00181FFC" w:rsidRDefault="00181FFC" w:rsidP="00181FFC">
      <w:pPr>
        <w:spacing w:line="600" w:lineRule="auto"/>
        <w:jc w:val="left"/>
        <w:rPr>
          <w:ins w:id="19244" w:author="UTENTE" w:date="2020-06-30T19:00:00Z"/>
          <w:rFonts w:ascii="Calibri" w:eastAsia="Calibri" w:hAnsi="Calibri" w:cs="Times New Roman"/>
        </w:rPr>
      </w:pPr>
      <w:ins w:id="19245" w:author="UTENTE" w:date="2020-06-30T19:00:00Z">
        <w:r w:rsidRPr="00181FFC">
          <w:rPr>
            <w:rFonts w:ascii="Calibri" w:eastAsia="Calibri" w:hAnsi="Calibri" w:cs="Times New Roman"/>
          </w:rPr>
          <w:lastRenderedPageBreak/>
          <w:t>406.</w:t>
        </w:r>
        <w:r w:rsidRPr="00181FFC">
          <w:rPr>
            <w:rFonts w:ascii="Calibri" w:eastAsia="Calibri" w:hAnsi="Calibri" w:cs="Times New Roman"/>
          </w:rPr>
          <w:tab/>
          <w:t>mc "\"Ehi, Luka.\""</w:t>
        </w:r>
      </w:ins>
    </w:p>
    <w:p w14:paraId="4CD92D59" w14:textId="77777777" w:rsidR="00181FFC" w:rsidRPr="00181FFC" w:rsidRDefault="00181FFC" w:rsidP="00181FFC">
      <w:pPr>
        <w:spacing w:line="600" w:lineRule="auto"/>
        <w:jc w:val="left"/>
        <w:rPr>
          <w:ins w:id="19246" w:author="UTENTE" w:date="2020-06-30T19:00:00Z"/>
          <w:rFonts w:ascii="Calibri" w:eastAsia="Calibri" w:hAnsi="Calibri" w:cs="Times New Roman"/>
        </w:rPr>
      </w:pPr>
      <w:ins w:id="19247" w:author="UTENTE" w:date="2020-06-30T19:00:00Z">
        <w:r w:rsidRPr="00181FFC">
          <w:rPr>
            <w:rFonts w:ascii="Calibri" w:eastAsia="Calibri" w:hAnsi="Calibri" w:cs="Times New Roman"/>
          </w:rPr>
          <w:t>407.</w:t>
        </w:r>
        <w:r w:rsidRPr="00181FFC">
          <w:rPr>
            <w:rFonts w:ascii="Calibri" w:eastAsia="Calibri" w:hAnsi="Calibri" w:cs="Times New Roman"/>
          </w:rPr>
          <w:tab/>
          <w:t>l "\"Sì?\""</w:t>
        </w:r>
      </w:ins>
    </w:p>
    <w:p w14:paraId="42AD9EFA" w14:textId="77777777" w:rsidR="00181FFC" w:rsidRPr="00181FFC" w:rsidRDefault="00181FFC" w:rsidP="00181FFC">
      <w:pPr>
        <w:spacing w:line="600" w:lineRule="auto"/>
        <w:jc w:val="left"/>
        <w:rPr>
          <w:ins w:id="19248" w:author="UTENTE" w:date="2020-06-30T19:00:00Z"/>
          <w:rFonts w:ascii="Calibri" w:eastAsia="Calibri" w:hAnsi="Calibri" w:cs="Times New Roman"/>
          <w:rPrChange w:id="19249" w:author="UTENTE" w:date="2020-06-30T19:00:00Z">
            <w:rPr>
              <w:ins w:id="19250" w:author="UTENTE" w:date="2020-06-30T19:00:00Z"/>
              <w:rFonts w:ascii="Calibri" w:eastAsia="Calibri" w:hAnsi="Calibri" w:cs="Times New Roman"/>
              <w:lang w:val="en-US"/>
            </w:rPr>
          </w:rPrChange>
        </w:rPr>
      </w:pPr>
      <w:ins w:id="19251" w:author="UTENTE" w:date="2020-06-30T19:00:00Z">
        <w:r w:rsidRPr="00181FFC">
          <w:rPr>
            <w:rFonts w:ascii="Calibri" w:eastAsia="Calibri" w:hAnsi="Calibri" w:cs="Times New Roman"/>
          </w:rPr>
          <w:t>408.</w:t>
        </w:r>
        <w:r w:rsidRPr="00181FFC">
          <w:rPr>
            <w:rFonts w:ascii="Calibri" w:eastAsia="Calibri" w:hAnsi="Calibri" w:cs="Times New Roman"/>
          </w:rPr>
          <w:tab/>
          <w:t xml:space="preserve">mc "\"Riguardo ai miei resoconti… </w:t>
        </w:r>
        <w:r w:rsidRPr="00181FFC">
          <w:rPr>
            <w:rFonts w:ascii="Calibri" w:eastAsia="Calibri" w:hAnsi="Calibri" w:cs="Times New Roman"/>
            <w:rPrChange w:id="19252" w:author="UTENTE" w:date="2020-06-30T19:00:00Z">
              <w:rPr>
                <w:rFonts w:ascii="Calibri" w:eastAsia="Calibri" w:hAnsi="Calibri" w:cs="Times New Roman"/>
                <w:lang w:val="en-US"/>
              </w:rPr>
            </w:rPrChange>
          </w:rPr>
          <w:t>Volevo chiederti una cosa.\""</w:t>
        </w:r>
      </w:ins>
    </w:p>
    <w:p w14:paraId="19B8A906" w14:textId="77777777" w:rsidR="00181FFC" w:rsidRPr="00181FFC" w:rsidRDefault="00181FFC" w:rsidP="00181FFC">
      <w:pPr>
        <w:spacing w:line="600" w:lineRule="auto"/>
        <w:jc w:val="left"/>
        <w:rPr>
          <w:ins w:id="19253" w:author="UTENTE" w:date="2020-06-30T19:00:00Z"/>
          <w:rFonts w:ascii="Calibri" w:eastAsia="Calibri" w:hAnsi="Calibri" w:cs="Times New Roman"/>
        </w:rPr>
      </w:pPr>
      <w:ins w:id="19254" w:author="UTENTE" w:date="2020-06-30T19:00:00Z">
        <w:r w:rsidRPr="00181FFC">
          <w:rPr>
            <w:rFonts w:ascii="Calibri" w:eastAsia="Calibri" w:hAnsi="Calibri" w:cs="Times New Roman"/>
          </w:rPr>
          <w:t>409.</w:t>
        </w:r>
        <w:r w:rsidRPr="00181FFC">
          <w:rPr>
            <w:rFonts w:ascii="Calibri" w:eastAsia="Calibri" w:hAnsi="Calibri" w:cs="Times New Roman"/>
          </w:rPr>
          <w:tab/>
          <w:t>mc "\"Perché sei -\""</w:t>
        </w:r>
      </w:ins>
    </w:p>
    <w:p w14:paraId="5C391A9A" w14:textId="77777777" w:rsidR="00181FFC" w:rsidRPr="00181FFC" w:rsidRDefault="00181FFC" w:rsidP="00181FFC">
      <w:pPr>
        <w:spacing w:line="600" w:lineRule="auto"/>
        <w:jc w:val="left"/>
        <w:rPr>
          <w:ins w:id="19255" w:author="UTENTE" w:date="2020-06-30T19:00:00Z"/>
          <w:rFonts w:ascii="Calibri" w:eastAsia="Calibri" w:hAnsi="Calibri" w:cs="Times New Roman"/>
        </w:rPr>
      </w:pPr>
      <w:ins w:id="19256" w:author="UTENTE" w:date="2020-06-30T19:00:00Z">
        <w:r w:rsidRPr="00181FFC">
          <w:rPr>
            <w:rFonts w:ascii="Calibri" w:eastAsia="Calibri" w:hAnsi="Calibri" w:cs="Times New Roman"/>
          </w:rPr>
          <w:t>410.</w:t>
        </w:r>
        <w:r w:rsidRPr="00181FFC">
          <w:rPr>
            <w:rFonts w:ascii="Calibri" w:eastAsia="Calibri" w:hAnsi="Calibri" w:cs="Times New Roman"/>
          </w:rPr>
          <w:tab/>
          <w:t>mc "\"…\""</w:t>
        </w:r>
      </w:ins>
    </w:p>
    <w:p w14:paraId="15BE7478" w14:textId="77777777" w:rsidR="00181FFC" w:rsidRPr="00181FFC" w:rsidRDefault="00181FFC" w:rsidP="00181FFC">
      <w:pPr>
        <w:spacing w:line="600" w:lineRule="auto"/>
        <w:jc w:val="left"/>
        <w:rPr>
          <w:ins w:id="19257" w:author="UTENTE" w:date="2020-06-30T19:00:00Z"/>
          <w:rFonts w:ascii="Calibri" w:eastAsia="Calibri" w:hAnsi="Calibri" w:cs="Times New Roman"/>
        </w:rPr>
      </w:pPr>
      <w:ins w:id="19258" w:author="UTENTE" w:date="2020-06-30T19:00:00Z">
        <w:r w:rsidRPr="00181FFC">
          <w:rPr>
            <w:rFonts w:ascii="Calibri" w:eastAsia="Calibri" w:hAnsi="Calibri" w:cs="Times New Roman"/>
          </w:rPr>
          <w:t>411.</w:t>
        </w:r>
        <w:r w:rsidRPr="00181FFC">
          <w:rPr>
            <w:rFonts w:ascii="Calibri" w:eastAsia="Calibri" w:hAnsi="Calibri" w:cs="Times New Roman"/>
          </w:rPr>
          <w:tab/>
          <w:t>n "Mi mordo la lingua prima di riuscire a finire."</w:t>
        </w:r>
      </w:ins>
    </w:p>
    <w:p w14:paraId="4686CFFF" w14:textId="77777777" w:rsidR="00181FFC" w:rsidRPr="00181FFC" w:rsidRDefault="00181FFC" w:rsidP="00181FFC">
      <w:pPr>
        <w:spacing w:line="600" w:lineRule="auto"/>
        <w:jc w:val="left"/>
        <w:rPr>
          <w:ins w:id="19259" w:author="UTENTE" w:date="2020-06-30T19:00:00Z"/>
          <w:rFonts w:ascii="Calibri" w:eastAsia="Calibri" w:hAnsi="Calibri" w:cs="Times New Roman"/>
        </w:rPr>
      </w:pPr>
      <w:ins w:id="19260" w:author="UTENTE" w:date="2020-06-30T19:00:00Z">
        <w:r w:rsidRPr="00181FFC">
          <w:rPr>
            <w:rFonts w:ascii="Calibri" w:eastAsia="Calibri" w:hAnsi="Calibri" w:cs="Times New Roman"/>
          </w:rPr>
          <w:t>412.</w:t>
        </w:r>
        <w:r w:rsidRPr="00181FFC">
          <w:rPr>
            <w:rFonts w:ascii="Calibri" w:eastAsia="Calibri" w:hAnsi="Calibri" w:cs="Times New Roman"/>
          </w:rPr>
          <w:tab/>
          <w:t>n "Alla fine della stretta stradina -"</w:t>
        </w:r>
      </w:ins>
    </w:p>
    <w:p w14:paraId="3CE65084" w14:textId="77777777" w:rsidR="00181FFC" w:rsidRPr="00181FFC" w:rsidRDefault="00181FFC" w:rsidP="00181FFC">
      <w:pPr>
        <w:spacing w:line="600" w:lineRule="auto"/>
        <w:jc w:val="left"/>
        <w:rPr>
          <w:ins w:id="19261" w:author="UTENTE" w:date="2020-06-30T19:00:00Z"/>
          <w:rFonts w:ascii="Calibri" w:eastAsia="Calibri" w:hAnsi="Calibri" w:cs="Times New Roman"/>
        </w:rPr>
      </w:pPr>
      <w:ins w:id="19262" w:author="UTENTE" w:date="2020-06-30T19:00:00Z">
        <w:r w:rsidRPr="00181FFC">
          <w:rPr>
            <w:rFonts w:ascii="Calibri" w:eastAsia="Calibri" w:hAnsi="Calibri" w:cs="Times New Roman"/>
          </w:rPr>
          <w:t>413.</w:t>
        </w:r>
        <w:r w:rsidRPr="00181FFC">
          <w:rPr>
            <w:rFonts w:ascii="Calibri" w:eastAsia="Calibri" w:hAnsi="Calibri" w:cs="Times New Roman"/>
          </w:rPr>
          <w:tab/>
          <w:t>extend " appare un gruppetto di persone."</w:t>
        </w:r>
      </w:ins>
    </w:p>
    <w:p w14:paraId="6AAB9A7D" w14:textId="77777777" w:rsidR="00181FFC" w:rsidRPr="00181FFC" w:rsidRDefault="00181FFC" w:rsidP="00181FFC">
      <w:pPr>
        <w:spacing w:line="600" w:lineRule="auto"/>
        <w:jc w:val="left"/>
        <w:rPr>
          <w:ins w:id="19263" w:author="UTENTE" w:date="2020-06-30T19:00:00Z"/>
          <w:rFonts w:ascii="Calibri" w:eastAsia="Calibri" w:hAnsi="Calibri" w:cs="Times New Roman"/>
        </w:rPr>
      </w:pPr>
      <w:ins w:id="19264" w:author="UTENTE" w:date="2020-06-30T19:00:00Z">
        <w:r w:rsidRPr="00181FFC">
          <w:rPr>
            <w:rFonts w:ascii="Calibri" w:eastAsia="Calibri" w:hAnsi="Calibri" w:cs="Times New Roman"/>
          </w:rPr>
          <w:t>414.</w:t>
        </w:r>
        <w:r w:rsidRPr="00181FFC">
          <w:rPr>
            <w:rFonts w:ascii="Calibri" w:eastAsia="Calibri" w:hAnsi="Calibri" w:cs="Times New Roman"/>
          </w:rPr>
          <w:tab/>
          <w:t>n "Quando me ne rendo conto, è già troppo tardi per scappare. Ci hanno già visti, ne sono certo."</w:t>
        </w:r>
      </w:ins>
    </w:p>
    <w:p w14:paraId="545292A3" w14:textId="77777777" w:rsidR="00181FFC" w:rsidRPr="00181FFC" w:rsidRDefault="00181FFC" w:rsidP="00181FFC">
      <w:pPr>
        <w:spacing w:line="600" w:lineRule="auto"/>
        <w:jc w:val="left"/>
        <w:rPr>
          <w:ins w:id="19265" w:author="UTENTE" w:date="2020-06-30T19:00:00Z"/>
          <w:rFonts w:ascii="Calibri" w:eastAsia="Calibri" w:hAnsi="Calibri" w:cs="Times New Roman"/>
        </w:rPr>
      </w:pPr>
      <w:ins w:id="19266" w:author="UTENTE" w:date="2020-06-30T19:00:00Z">
        <w:r w:rsidRPr="00181FFC">
          <w:rPr>
            <w:rFonts w:ascii="Calibri" w:eastAsia="Calibri" w:hAnsi="Calibri" w:cs="Times New Roman"/>
          </w:rPr>
          <w:t>415.</w:t>
        </w:r>
        <w:r w:rsidRPr="00181FFC">
          <w:rPr>
            <w:rFonts w:ascii="Calibri" w:eastAsia="Calibri" w:hAnsi="Calibri" w:cs="Times New Roman"/>
          </w:rPr>
          <w:tab/>
          <w:t>lp "\"…\""</w:t>
        </w:r>
      </w:ins>
    </w:p>
    <w:p w14:paraId="7ED06043" w14:textId="77777777" w:rsidR="00181FFC" w:rsidRPr="00181FFC" w:rsidRDefault="00181FFC" w:rsidP="00181FFC">
      <w:pPr>
        <w:spacing w:line="600" w:lineRule="auto"/>
        <w:jc w:val="left"/>
        <w:rPr>
          <w:ins w:id="19267" w:author="UTENTE" w:date="2020-06-30T19:00:00Z"/>
          <w:rFonts w:ascii="Calibri" w:eastAsia="Calibri" w:hAnsi="Calibri" w:cs="Times New Roman"/>
        </w:rPr>
      </w:pPr>
      <w:ins w:id="19268" w:author="UTENTE" w:date="2020-06-30T19:00:00Z">
        <w:r w:rsidRPr="00181FFC">
          <w:rPr>
            <w:rFonts w:ascii="Calibri" w:eastAsia="Calibri" w:hAnsi="Calibri" w:cs="Times New Roman"/>
          </w:rPr>
          <w:t>416.</w:t>
        </w:r>
        <w:r w:rsidRPr="00181FFC">
          <w:rPr>
            <w:rFonts w:ascii="Calibri" w:eastAsia="Calibri" w:hAnsi="Calibri" w:cs="Times New Roman"/>
          </w:rPr>
          <w:tab/>
          <w:t>n "Anche Luka li nota, perché si ferma accanto a me con un'espressione tesa."</w:t>
        </w:r>
      </w:ins>
    </w:p>
    <w:p w14:paraId="1B09DD82" w14:textId="77777777" w:rsidR="00181FFC" w:rsidRPr="00181FFC" w:rsidRDefault="00181FFC" w:rsidP="00181FFC">
      <w:pPr>
        <w:spacing w:line="600" w:lineRule="auto"/>
        <w:jc w:val="left"/>
        <w:rPr>
          <w:ins w:id="19269" w:author="UTENTE" w:date="2020-06-30T19:00:00Z"/>
          <w:rFonts w:ascii="Calibri" w:eastAsia="Calibri" w:hAnsi="Calibri" w:cs="Times New Roman"/>
          <w:rPrChange w:id="19270" w:author="UTENTE" w:date="2020-06-30T19:00:00Z">
            <w:rPr>
              <w:ins w:id="19271" w:author="UTENTE" w:date="2020-06-30T19:00:00Z"/>
              <w:rFonts w:ascii="Calibri" w:eastAsia="Calibri" w:hAnsi="Calibri" w:cs="Times New Roman"/>
              <w:lang w:val="en-US"/>
            </w:rPr>
          </w:rPrChange>
        </w:rPr>
      </w:pPr>
      <w:ins w:id="19272" w:author="UTENTE" w:date="2020-06-30T19:00:00Z">
        <w:r w:rsidRPr="00181FFC">
          <w:rPr>
            <w:rFonts w:ascii="Calibri" w:eastAsia="Calibri" w:hAnsi="Calibri" w:cs="Times New Roman"/>
          </w:rPr>
          <w:t>417.</w:t>
        </w:r>
        <w:r w:rsidRPr="00181FFC">
          <w:rPr>
            <w:rFonts w:ascii="Calibri" w:eastAsia="Calibri" w:hAnsi="Calibri" w:cs="Times New Roman"/>
          </w:rPr>
          <w:tab/>
          <w:t>n "Merda. {w}Che siano vampiri o normali brutti ceffi, potrebbe non finire bene comunque." </w:t>
        </w:r>
      </w:ins>
    </w:p>
    <w:p w14:paraId="64837EBE" w14:textId="77777777" w:rsidR="00181FFC" w:rsidRPr="00181FFC" w:rsidRDefault="00181FFC" w:rsidP="00181FFC">
      <w:pPr>
        <w:spacing w:line="600" w:lineRule="auto"/>
        <w:jc w:val="left"/>
        <w:rPr>
          <w:ins w:id="19273" w:author="UTENTE" w:date="2020-06-30T19:00:00Z"/>
          <w:rFonts w:ascii="Calibri" w:eastAsia="Calibri" w:hAnsi="Calibri" w:cs="Times New Roman"/>
          <w:lang w:val="en-US"/>
        </w:rPr>
      </w:pPr>
      <w:ins w:id="19274" w:author="UTENTE" w:date="2020-06-30T19:00:00Z">
        <w:r w:rsidRPr="00181FFC">
          <w:rPr>
            <w:rFonts w:ascii="Calibri" w:eastAsia="Calibri" w:hAnsi="Calibri" w:cs="Times New Roman"/>
            <w:lang w:val="en-US"/>
          </w:rPr>
          <w:t>415.</w:t>
        </w:r>
        <w:r w:rsidRPr="00181FFC">
          <w:rPr>
            <w:rFonts w:ascii="Calibri" w:eastAsia="Calibri" w:hAnsi="Calibri" w:cs="Times New Roman"/>
            <w:lang w:val="en-US"/>
          </w:rPr>
          <w:tab/>
          <w:t>lp "\"…\""</w:t>
        </w:r>
      </w:ins>
    </w:p>
    <w:p w14:paraId="23A239E8" w14:textId="77777777" w:rsidR="00181FFC" w:rsidRPr="00181FFC" w:rsidRDefault="00181FFC" w:rsidP="00181FFC">
      <w:pPr>
        <w:spacing w:line="600" w:lineRule="auto"/>
        <w:jc w:val="left"/>
        <w:rPr>
          <w:ins w:id="19275" w:author="UTENTE" w:date="2020-06-30T19:00:00Z"/>
          <w:rFonts w:ascii="Calibri" w:eastAsia="Calibri" w:hAnsi="Calibri" w:cs="Times New Roman"/>
          <w:lang w:val="en-US"/>
        </w:rPr>
      </w:pPr>
      <w:ins w:id="19276" w:author="UTENTE" w:date="2020-06-30T19:00:00Z">
        <w:r w:rsidRPr="00181FFC">
          <w:rPr>
            <w:rFonts w:ascii="Calibri" w:eastAsia="Calibri" w:hAnsi="Calibri" w:cs="Times New Roman"/>
            <w:lang w:val="en-US"/>
          </w:rPr>
          <w:t>416.</w:t>
        </w:r>
        <w:r w:rsidRPr="00181FFC">
          <w:rPr>
            <w:rFonts w:ascii="Calibri" w:eastAsia="Calibri" w:hAnsi="Calibri" w:cs="Times New Roman"/>
            <w:lang w:val="en-US"/>
          </w:rPr>
          <w:tab/>
          <w:t>n "Luka notices them, too, because he stops beside me with a tense expression."</w:t>
        </w:r>
      </w:ins>
    </w:p>
    <w:p w14:paraId="21944EED" w14:textId="77777777" w:rsidR="00181FFC" w:rsidRPr="00181FFC" w:rsidRDefault="00181FFC" w:rsidP="00181FFC">
      <w:pPr>
        <w:spacing w:line="600" w:lineRule="auto"/>
        <w:jc w:val="left"/>
        <w:rPr>
          <w:ins w:id="19277" w:author="UTENTE" w:date="2020-06-30T19:00:00Z"/>
          <w:rFonts w:ascii="Calibri" w:eastAsia="Calibri" w:hAnsi="Calibri" w:cs="Times New Roman"/>
          <w:lang w:val="en-US"/>
        </w:rPr>
      </w:pPr>
      <w:ins w:id="19278" w:author="UTENTE" w:date="2020-06-30T19:00:00Z">
        <w:r w:rsidRPr="00181FFC">
          <w:rPr>
            <w:rFonts w:ascii="Calibri" w:eastAsia="Calibri" w:hAnsi="Calibri" w:cs="Times New Roman"/>
            <w:lang w:val="en-US"/>
          </w:rPr>
          <w:t>417.</w:t>
        </w:r>
        <w:r w:rsidRPr="00181FFC">
          <w:rPr>
            <w:rFonts w:ascii="Calibri" w:eastAsia="Calibri" w:hAnsi="Calibri" w:cs="Times New Roman"/>
            <w:lang w:val="en-US"/>
          </w:rPr>
          <w:tab/>
          <w:t>n "Shit. {w}Vampires or regular thugs, this could be bad."</w:t>
        </w:r>
        <w:r w:rsidRPr="00181FFC">
          <w:rPr>
            <w:rFonts w:ascii="Calibri" w:eastAsia="Calibri" w:hAnsi="Calibri" w:cs="Times New Roman"/>
            <w:lang w:val="en-US"/>
          </w:rPr>
          <w:br w:type="page"/>
        </w:r>
      </w:ins>
    </w:p>
    <w:p w14:paraId="51A4A52D" w14:textId="77777777" w:rsidR="00181FFC" w:rsidRPr="00181FFC" w:rsidRDefault="00181FFC" w:rsidP="00181FFC">
      <w:pPr>
        <w:spacing w:line="600" w:lineRule="auto"/>
        <w:jc w:val="left"/>
        <w:rPr>
          <w:ins w:id="19279" w:author="UTENTE" w:date="2020-06-30T19:00:00Z"/>
          <w:rFonts w:ascii="Calibri" w:eastAsia="Calibri" w:hAnsi="Calibri" w:cs="Times New Roman"/>
          <w:lang w:val="en-US"/>
        </w:rPr>
      </w:pPr>
      <w:ins w:id="19280" w:author="UTENTE" w:date="2020-06-30T19:00:00Z">
        <w:r w:rsidRPr="00181FFC">
          <w:rPr>
            <w:rFonts w:ascii="Calibri" w:eastAsia="Calibri" w:hAnsi="Calibri" w:cs="Times New Roman"/>
            <w:lang w:val="en-US"/>
          </w:rPr>
          <w:lastRenderedPageBreak/>
          <w:t>418.</w:t>
        </w:r>
        <w:r w:rsidRPr="00181FFC">
          <w:rPr>
            <w:rFonts w:ascii="Calibri" w:eastAsia="Calibri" w:hAnsi="Calibri" w:cs="Times New Roman"/>
            <w:lang w:val="en-US"/>
          </w:rPr>
          <w:tab/>
          <w:t>mcp "\"Luka, should we…\""</w:t>
        </w:r>
      </w:ins>
    </w:p>
    <w:p w14:paraId="34618956" w14:textId="77777777" w:rsidR="00181FFC" w:rsidRPr="00181FFC" w:rsidRDefault="00181FFC" w:rsidP="00181FFC">
      <w:pPr>
        <w:spacing w:line="600" w:lineRule="auto"/>
        <w:jc w:val="left"/>
        <w:rPr>
          <w:ins w:id="19281" w:author="UTENTE" w:date="2020-06-30T19:00:00Z"/>
          <w:rFonts w:ascii="Calibri" w:eastAsia="Calibri" w:hAnsi="Calibri" w:cs="Times New Roman"/>
          <w:lang w:val="en-US"/>
        </w:rPr>
      </w:pPr>
      <w:ins w:id="19282" w:author="UTENTE" w:date="2020-06-30T19:00:00Z">
        <w:r w:rsidRPr="00181FFC">
          <w:rPr>
            <w:rFonts w:ascii="Calibri" w:eastAsia="Calibri" w:hAnsi="Calibri" w:cs="Times New Roman"/>
            <w:lang w:val="en-US"/>
          </w:rPr>
          <w:t>419.</w:t>
        </w:r>
        <w:r w:rsidRPr="00181FFC">
          <w:rPr>
            <w:rFonts w:ascii="Calibri" w:eastAsia="Calibri" w:hAnsi="Calibri" w:cs="Times New Roman"/>
            <w:lang w:val="en-US"/>
          </w:rPr>
          <w:tab/>
          <w:t>mcp "\"––?\""</w:t>
        </w:r>
      </w:ins>
    </w:p>
    <w:p w14:paraId="1CDE87DA" w14:textId="77777777" w:rsidR="00181FFC" w:rsidRPr="00181FFC" w:rsidRDefault="00181FFC" w:rsidP="00181FFC">
      <w:pPr>
        <w:spacing w:line="600" w:lineRule="auto"/>
        <w:jc w:val="left"/>
        <w:rPr>
          <w:ins w:id="19283" w:author="UTENTE" w:date="2020-06-30T19:00:00Z"/>
          <w:rFonts w:ascii="Calibri" w:eastAsia="Calibri" w:hAnsi="Calibri" w:cs="Times New Roman"/>
          <w:lang w:val="en-US"/>
        </w:rPr>
      </w:pPr>
      <w:ins w:id="19284" w:author="UTENTE" w:date="2020-06-30T19:00:00Z">
        <w:r w:rsidRPr="00181FFC">
          <w:rPr>
            <w:rFonts w:ascii="Calibri" w:eastAsia="Calibri" w:hAnsi="Calibri" w:cs="Times New Roman"/>
            <w:lang w:val="en-US"/>
          </w:rPr>
          <w:t>420.</w:t>
        </w:r>
        <w:r w:rsidRPr="00181FFC">
          <w:rPr>
            <w:rFonts w:ascii="Calibri" w:eastAsia="Calibri" w:hAnsi="Calibri" w:cs="Times New Roman"/>
            <w:lang w:val="en-US"/>
          </w:rPr>
          <w:tab/>
          <w:t>n "When one of the figures steps closer, my eyes widen in surprise."</w:t>
        </w:r>
      </w:ins>
    </w:p>
    <w:p w14:paraId="200E8758" w14:textId="77777777" w:rsidR="00181FFC" w:rsidRPr="00181FFC" w:rsidRDefault="00181FFC" w:rsidP="00181FFC">
      <w:pPr>
        <w:spacing w:line="600" w:lineRule="auto"/>
        <w:jc w:val="left"/>
        <w:rPr>
          <w:ins w:id="19285" w:author="UTENTE" w:date="2020-06-30T19:00:00Z"/>
          <w:rFonts w:ascii="Calibri" w:eastAsia="Calibri" w:hAnsi="Calibri" w:cs="Times New Roman"/>
          <w:lang w:val="en-US"/>
        </w:rPr>
      </w:pPr>
      <w:ins w:id="19286" w:author="UTENTE" w:date="2020-06-30T19:00:00Z">
        <w:r w:rsidRPr="00181FFC">
          <w:rPr>
            <w:rFonts w:ascii="Calibri" w:eastAsia="Calibri" w:hAnsi="Calibri" w:cs="Times New Roman"/>
            <w:lang w:val="en-US"/>
          </w:rPr>
          <w:t>421.</w:t>
        </w:r>
        <w:r w:rsidRPr="00181FFC">
          <w:rPr>
            <w:rFonts w:ascii="Calibri" w:eastAsia="Calibri" w:hAnsi="Calibri" w:cs="Times New Roman"/>
            <w:lang w:val="en-US"/>
          </w:rPr>
          <w:tab/>
          <w:t>n "Isaac…? {w}What's he doing here?"</w:t>
        </w:r>
      </w:ins>
    </w:p>
    <w:p w14:paraId="686B09F1" w14:textId="77777777" w:rsidR="00181FFC" w:rsidRPr="00181FFC" w:rsidRDefault="00181FFC" w:rsidP="00181FFC">
      <w:pPr>
        <w:spacing w:line="600" w:lineRule="auto"/>
        <w:jc w:val="left"/>
        <w:rPr>
          <w:ins w:id="19287" w:author="UTENTE" w:date="2020-06-30T19:00:00Z"/>
          <w:rFonts w:ascii="Calibri" w:eastAsia="Calibri" w:hAnsi="Calibri" w:cs="Times New Roman"/>
          <w:lang w:val="en-US"/>
        </w:rPr>
      </w:pPr>
      <w:ins w:id="19288" w:author="UTENTE" w:date="2020-06-30T19:00:00Z">
        <w:r w:rsidRPr="00181FFC">
          <w:rPr>
            <w:rFonts w:ascii="Calibri" w:eastAsia="Calibri" w:hAnsi="Calibri" w:cs="Times New Roman"/>
            <w:lang w:val="en-US"/>
          </w:rPr>
          <w:t>422.</w:t>
        </w:r>
        <w:r w:rsidRPr="00181FFC">
          <w:rPr>
            <w:rFonts w:ascii="Calibri" w:eastAsia="Calibri" w:hAnsi="Calibri" w:cs="Times New Roman"/>
            <w:lang w:val="en-US"/>
          </w:rPr>
          <w:tab/>
          <w:t>i "\"Wow, what a coincidence! I was just wondering where you'd scampered off to, Luka.\""</w:t>
        </w:r>
      </w:ins>
    </w:p>
    <w:p w14:paraId="6D694D9F" w14:textId="77777777" w:rsidR="00181FFC" w:rsidRPr="00181FFC" w:rsidRDefault="00181FFC" w:rsidP="00181FFC">
      <w:pPr>
        <w:spacing w:line="600" w:lineRule="auto"/>
        <w:jc w:val="left"/>
        <w:rPr>
          <w:ins w:id="19289" w:author="UTENTE" w:date="2020-06-30T19:00:00Z"/>
          <w:rFonts w:ascii="Calibri" w:eastAsia="Calibri" w:hAnsi="Calibri" w:cs="Times New Roman"/>
          <w:lang w:val="en-US"/>
        </w:rPr>
      </w:pPr>
      <w:ins w:id="19290" w:author="UTENTE" w:date="2020-06-30T19:00:00Z">
        <w:r w:rsidRPr="00181FFC">
          <w:rPr>
            <w:rFonts w:ascii="Calibri" w:eastAsia="Calibri" w:hAnsi="Calibri" w:cs="Times New Roman"/>
            <w:lang w:val="en-US"/>
          </w:rPr>
          <w:t>423.</w:t>
        </w:r>
        <w:r w:rsidRPr="00181FFC">
          <w:rPr>
            <w:rFonts w:ascii="Calibri" w:eastAsia="Calibri" w:hAnsi="Calibri" w:cs="Times New Roman"/>
            <w:lang w:val="en-US"/>
          </w:rPr>
          <w:tab/>
          <w:t>i "\"And you're arm-in-arm with [mc], no less… what an unlikely couple!\""</w:t>
        </w:r>
      </w:ins>
    </w:p>
    <w:p w14:paraId="7BD3BC40" w14:textId="77777777" w:rsidR="00181FFC" w:rsidRPr="00181FFC" w:rsidRDefault="00181FFC" w:rsidP="00181FFC">
      <w:pPr>
        <w:spacing w:line="600" w:lineRule="auto"/>
        <w:jc w:val="left"/>
        <w:rPr>
          <w:ins w:id="19291" w:author="UTENTE" w:date="2020-06-30T19:00:00Z"/>
          <w:rFonts w:ascii="Calibri" w:eastAsia="Calibri" w:hAnsi="Calibri" w:cs="Times New Roman"/>
          <w:lang w:val="en-US"/>
        </w:rPr>
      </w:pPr>
      <w:ins w:id="19292" w:author="UTENTE" w:date="2020-06-30T19:00:00Z">
        <w:r w:rsidRPr="00181FFC">
          <w:rPr>
            <w:rFonts w:ascii="Calibri" w:eastAsia="Calibri" w:hAnsi="Calibri" w:cs="Times New Roman"/>
            <w:lang w:val="en-US"/>
          </w:rPr>
          <w:t>424.</w:t>
        </w:r>
        <w:r w:rsidRPr="00181FFC">
          <w:rPr>
            <w:rFonts w:ascii="Calibri" w:eastAsia="Calibri" w:hAnsi="Calibri" w:cs="Times New Roman"/>
            <w:lang w:val="en-US"/>
          </w:rPr>
          <w:tab/>
          <w:t>lp "\"We're not a couple, Isaac.\""</w:t>
        </w:r>
      </w:ins>
    </w:p>
    <w:p w14:paraId="04E9EE3F" w14:textId="77777777" w:rsidR="00181FFC" w:rsidRPr="00181FFC" w:rsidRDefault="00181FFC" w:rsidP="00181FFC">
      <w:pPr>
        <w:spacing w:line="600" w:lineRule="auto"/>
        <w:jc w:val="left"/>
        <w:rPr>
          <w:ins w:id="19293" w:author="UTENTE" w:date="2020-06-30T19:00:00Z"/>
          <w:rFonts w:ascii="Calibri" w:eastAsia="Calibri" w:hAnsi="Calibri" w:cs="Times New Roman"/>
          <w:lang w:val="en-US"/>
        </w:rPr>
      </w:pPr>
      <w:ins w:id="19294" w:author="UTENTE" w:date="2020-06-30T19:00:00Z">
        <w:r w:rsidRPr="00181FFC">
          <w:rPr>
            <w:rFonts w:ascii="Calibri" w:eastAsia="Calibri" w:hAnsi="Calibri" w:cs="Times New Roman"/>
            <w:lang w:val="en-US"/>
          </w:rPr>
          <w:t>425.</w:t>
        </w:r>
        <w:r w:rsidRPr="00181FFC">
          <w:rPr>
            <w:rFonts w:ascii="Calibri" w:eastAsia="Calibri" w:hAnsi="Calibri" w:cs="Times New Roman"/>
            <w:lang w:val="en-US"/>
          </w:rPr>
          <w:tab/>
          <w:t>n "Luka fidgets beside me, scowling at Isaac."</w:t>
        </w:r>
      </w:ins>
    </w:p>
    <w:p w14:paraId="1D659844" w14:textId="77777777" w:rsidR="00181FFC" w:rsidRPr="00181FFC" w:rsidRDefault="00181FFC" w:rsidP="00181FFC">
      <w:pPr>
        <w:spacing w:line="600" w:lineRule="auto"/>
        <w:jc w:val="left"/>
        <w:rPr>
          <w:ins w:id="19295" w:author="UTENTE" w:date="2020-06-30T19:00:00Z"/>
          <w:rFonts w:ascii="Calibri" w:eastAsia="Calibri" w:hAnsi="Calibri" w:cs="Times New Roman"/>
          <w:lang w:val="en-US"/>
        </w:rPr>
      </w:pPr>
      <w:ins w:id="19296" w:author="UTENTE" w:date="2020-06-30T19:00:00Z">
        <w:r w:rsidRPr="00181FFC">
          <w:rPr>
            <w:rFonts w:ascii="Calibri" w:eastAsia="Calibri" w:hAnsi="Calibri" w:cs="Times New Roman"/>
            <w:lang w:val="en-US"/>
          </w:rPr>
          <w:t>426.</w:t>
        </w:r>
        <w:r w:rsidRPr="00181FFC">
          <w:rPr>
            <w:rFonts w:ascii="Calibri" w:eastAsia="Calibri" w:hAnsi="Calibri" w:cs="Times New Roman"/>
            <w:lang w:val="en-US"/>
          </w:rPr>
          <w:tab/>
          <w:t>i "\"Oh?\""</w:t>
        </w:r>
      </w:ins>
    </w:p>
    <w:p w14:paraId="5D8F3714" w14:textId="77777777" w:rsidR="00181FFC" w:rsidRPr="00181FFC" w:rsidRDefault="00181FFC" w:rsidP="00181FFC">
      <w:pPr>
        <w:spacing w:line="600" w:lineRule="auto"/>
        <w:jc w:val="left"/>
        <w:rPr>
          <w:ins w:id="19297" w:author="UTENTE" w:date="2020-06-30T19:00:00Z"/>
          <w:rFonts w:ascii="Calibri" w:eastAsia="Calibri" w:hAnsi="Calibri" w:cs="Times New Roman"/>
          <w:lang w:val="en-US"/>
        </w:rPr>
      </w:pPr>
      <w:ins w:id="19298" w:author="UTENTE" w:date="2020-06-30T19:00:00Z">
        <w:r w:rsidRPr="00181FFC">
          <w:rPr>
            <w:rFonts w:ascii="Calibri" w:eastAsia="Calibri" w:hAnsi="Calibri" w:cs="Times New Roman"/>
            <w:lang w:val="en-US"/>
          </w:rPr>
          <w:t>427.</w:t>
        </w:r>
        <w:r w:rsidRPr="00181FFC">
          <w:rPr>
            <w:rFonts w:ascii="Calibri" w:eastAsia="Calibri" w:hAnsi="Calibri" w:cs="Times New Roman"/>
            <w:lang w:val="en-US"/>
          </w:rPr>
          <w:tab/>
          <w:t>i "\"Well, if you say so. It's not like you to just wander around with a 'friend', though.\""</w:t>
        </w:r>
      </w:ins>
    </w:p>
    <w:p w14:paraId="5A40D3F4" w14:textId="77777777" w:rsidR="00181FFC" w:rsidRPr="00181FFC" w:rsidRDefault="00181FFC" w:rsidP="00181FFC">
      <w:pPr>
        <w:spacing w:line="600" w:lineRule="auto"/>
        <w:jc w:val="left"/>
        <w:rPr>
          <w:ins w:id="19299" w:author="UTENTE" w:date="2020-06-30T19:00:00Z"/>
          <w:rFonts w:ascii="Calibri" w:eastAsia="Calibri" w:hAnsi="Calibri" w:cs="Times New Roman"/>
          <w:lang w:val="en-US"/>
        </w:rPr>
      </w:pPr>
      <w:ins w:id="19300" w:author="UTENTE" w:date="2020-06-30T19:00:00Z">
        <w:r w:rsidRPr="00181FFC">
          <w:rPr>
            <w:rFonts w:ascii="Calibri" w:eastAsia="Calibri" w:hAnsi="Calibri" w:cs="Times New Roman"/>
            <w:lang w:val="en-US"/>
          </w:rPr>
          <w:t>428.</w:t>
        </w:r>
        <w:r w:rsidRPr="00181FFC">
          <w:rPr>
            <w:rFonts w:ascii="Calibri" w:eastAsia="Calibri" w:hAnsi="Calibri" w:cs="Times New Roman"/>
            <w:lang w:val="en-US"/>
          </w:rPr>
          <w:tab/>
          <w:t>i "\"That aside, I've got work for you to do, so let's head back to the apartment. I was just closing up a deal here.\""</w:t>
        </w:r>
      </w:ins>
    </w:p>
    <w:p w14:paraId="041021BE" w14:textId="77777777" w:rsidR="00181FFC" w:rsidRPr="00181FFC" w:rsidRDefault="00181FFC" w:rsidP="00181FFC">
      <w:pPr>
        <w:spacing w:line="600" w:lineRule="auto"/>
        <w:jc w:val="left"/>
        <w:rPr>
          <w:ins w:id="19301" w:author="UTENTE" w:date="2020-06-30T19:00:00Z"/>
          <w:rFonts w:ascii="Calibri" w:eastAsia="Calibri" w:hAnsi="Calibri" w:cs="Times New Roman"/>
          <w:lang w:val="en-US"/>
        </w:rPr>
      </w:pPr>
      <w:ins w:id="19302" w:author="UTENTE" w:date="2020-06-30T19:00:00Z">
        <w:r w:rsidRPr="00181FFC">
          <w:rPr>
            <w:rFonts w:ascii="Calibri" w:eastAsia="Calibri" w:hAnsi="Calibri" w:cs="Times New Roman"/>
            <w:lang w:val="en-US"/>
          </w:rPr>
          <w:t>429.</w:t>
        </w:r>
        <w:r w:rsidRPr="00181FFC">
          <w:rPr>
            <w:rFonts w:ascii="Calibri" w:eastAsia="Calibri" w:hAnsi="Calibri" w:cs="Times New Roman"/>
            <w:lang w:val="en-US"/>
          </w:rPr>
          <w:tab/>
          <w:t>lp "\"…\""</w:t>
        </w:r>
      </w:ins>
    </w:p>
    <w:p w14:paraId="79EB314A" w14:textId="77777777" w:rsidR="00181FFC" w:rsidRPr="00181FFC" w:rsidRDefault="00181FFC" w:rsidP="00181FFC">
      <w:pPr>
        <w:spacing w:line="600" w:lineRule="auto"/>
        <w:jc w:val="left"/>
        <w:rPr>
          <w:ins w:id="19303" w:author="UTENTE" w:date="2020-06-30T19:00:00Z"/>
          <w:rFonts w:ascii="Calibri" w:eastAsia="Calibri" w:hAnsi="Calibri" w:cs="Times New Roman"/>
          <w:lang w:val="en-US"/>
        </w:rPr>
      </w:pPr>
      <w:ins w:id="19304" w:author="UTENTE" w:date="2020-06-30T19:00:00Z">
        <w:r w:rsidRPr="00181FFC">
          <w:rPr>
            <w:rFonts w:ascii="Calibri" w:eastAsia="Calibri" w:hAnsi="Calibri" w:cs="Times New Roman"/>
            <w:lang w:val="en-US"/>
          </w:rPr>
          <w:t>430.</w:t>
        </w:r>
        <w:r w:rsidRPr="00181FFC">
          <w:rPr>
            <w:rFonts w:ascii="Calibri" w:eastAsia="Calibri" w:hAnsi="Calibri" w:cs="Times New Roman"/>
            <w:lang w:val="en-US"/>
          </w:rPr>
          <w:tab/>
          <w:t>n "Throwing me an uncertain glance, Luka bites his lower lip hesitantly."</w:t>
        </w:r>
      </w:ins>
    </w:p>
    <w:p w14:paraId="4ECED7B9" w14:textId="77777777" w:rsidR="00181FFC" w:rsidRPr="00181FFC" w:rsidRDefault="00181FFC" w:rsidP="00181FFC">
      <w:pPr>
        <w:spacing w:line="600" w:lineRule="auto"/>
        <w:jc w:val="left"/>
        <w:rPr>
          <w:ins w:id="19305" w:author="UTENTE" w:date="2020-06-30T19:00:00Z"/>
          <w:rFonts w:ascii="Calibri" w:eastAsia="Calibri" w:hAnsi="Calibri" w:cs="Times New Roman"/>
          <w:lang w:val="en-US"/>
        </w:rPr>
      </w:pPr>
      <w:ins w:id="19306" w:author="UTENTE" w:date="2020-06-30T19:00:00Z">
        <w:r w:rsidRPr="00181FFC">
          <w:rPr>
            <w:rFonts w:ascii="Calibri" w:eastAsia="Calibri" w:hAnsi="Calibri" w:cs="Times New Roman"/>
            <w:lang w:val="en-US"/>
          </w:rPr>
          <w:t>431.</w:t>
        </w:r>
        <w:r w:rsidRPr="00181FFC">
          <w:rPr>
            <w:rFonts w:ascii="Calibri" w:eastAsia="Calibri" w:hAnsi="Calibri" w:cs="Times New Roman"/>
            <w:lang w:val="en-US"/>
          </w:rPr>
          <w:tab/>
          <w:t>mcp "\"It's fine. I'm almost back home, anyway.\""</w:t>
        </w:r>
      </w:ins>
    </w:p>
    <w:p w14:paraId="7036A726" w14:textId="77777777" w:rsidR="00181FFC" w:rsidRPr="00181FFC" w:rsidRDefault="00181FFC" w:rsidP="00181FFC">
      <w:pPr>
        <w:spacing w:line="600" w:lineRule="auto"/>
        <w:jc w:val="left"/>
        <w:rPr>
          <w:ins w:id="19307" w:author="UTENTE" w:date="2020-06-30T19:00:00Z"/>
          <w:rFonts w:ascii="Calibri" w:eastAsia="Calibri" w:hAnsi="Calibri" w:cs="Times New Roman"/>
          <w:lang w:val="en-US"/>
        </w:rPr>
      </w:pPr>
      <w:ins w:id="19308" w:author="UTENTE" w:date="2020-06-30T19:00:00Z">
        <w:r w:rsidRPr="00181FFC">
          <w:rPr>
            <w:rFonts w:ascii="Calibri" w:eastAsia="Calibri" w:hAnsi="Calibri" w:cs="Times New Roman"/>
            <w:lang w:val="en-US"/>
          </w:rPr>
          <w:t>432.</w:t>
        </w:r>
        <w:r w:rsidRPr="00181FFC">
          <w:rPr>
            <w:rFonts w:ascii="Calibri" w:eastAsia="Calibri" w:hAnsi="Calibri" w:cs="Times New Roman"/>
            <w:lang w:val="en-US"/>
          </w:rPr>
          <w:tab/>
          <w:t>n "I nudge his shoulder encouragingly, and he nods, despite looking a little reluctant." </w:t>
        </w:r>
        <w:r w:rsidRPr="00181FFC">
          <w:rPr>
            <w:rFonts w:ascii="Calibri" w:eastAsia="Calibri" w:hAnsi="Calibri" w:cs="Times New Roman"/>
            <w:lang w:val="en-US"/>
          </w:rPr>
          <w:br w:type="page"/>
        </w:r>
      </w:ins>
    </w:p>
    <w:p w14:paraId="7BB75FED" w14:textId="77777777" w:rsidR="00181FFC" w:rsidRPr="00181FFC" w:rsidRDefault="00181FFC" w:rsidP="00181FFC">
      <w:pPr>
        <w:spacing w:line="600" w:lineRule="auto"/>
        <w:jc w:val="left"/>
        <w:rPr>
          <w:ins w:id="19309" w:author="UTENTE" w:date="2020-06-30T19:00:00Z"/>
          <w:rFonts w:ascii="Calibri" w:eastAsia="Calibri" w:hAnsi="Calibri" w:cs="Times New Roman"/>
        </w:rPr>
      </w:pPr>
      <w:ins w:id="19310" w:author="UTENTE" w:date="2020-06-30T19:00:00Z">
        <w:r w:rsidRPr="00181FFC">
          <w:rPr>
            <w:rFonts w:ascii="Calibri" w:eastAsia="Calibri" w:hAnsi="Calibri" w:cs="Times New Roman"/>
          </w:rPr>
          <w:lastRenderedPageBreak/>
          <w:t>418.</w:t>
        </w:r>
        <w:r w:rsidRPr="00181FFC">
          <w:rPr>
            <w:rFonts w:ascii="Calibri" w:eastAsia="Calibri" w:hAnsi="Calibri" w:cs="Times New Roman"/>
          </w:rPr>
          <w:tab/>
          <w:t>mcp "\"Luka, dovremmo…\""</w:t>
        </w:r>
      </w:ins>
    </w:p>
    <w:p w14:paraId="44E80281" w14:textId="77777777" w:rsidR="00181FFC" w:rsidRPr="00181FFC" w:rsidRDefault="00181FFC" w:rsidP="00181FFC">
      <w:pPr>
        <w:spacing w:line="600" w:lineRule="auto"/>
        <w:jc w:val="left"/>
        <w:rPr>
          <w:ins w:id="19311" w:author="UTENTE" w:date="2020-06-30T19:00:00Z"/>
          <w:rFonts w:ascii="Calibri" w:eastAsia="Calibri" w:hAnsi="Calibri" w:cs="Times New Roman"/>
        </w:rPr>
      </w:pPr>
      <w:ins w:id="19312" w:author="UTENTE" w:date="2020-06-30T19:00:00Z">
        <w:r w:rsidRPr="00181FFC">
          <w:rPr>
            <w:rFonts w:ascii="Calibri" w:eastAsia="Calibri" w:hAnsi="Calibri" w:cs="Times New Roman"/>
          </w:rPr>
          <w:t>419.</w:t>
        </w:r>
        <w:r w:rsidRPr="00181FFC">
          <w:rPr>
            <w:rFonts w:ascii="Calibri" w:eastAsia="Calibri" w:hAnsi="Calibri" w:cs="Times New Roman"/>
          </w:rPr>
          <w:tab/>
          <w:t>mcp "\"--?\""</w:t>
        </w:r>
      </w:ins>
    </w:p>
    <w:p w14:paraId="13B4EF00" w14:textId="77777777" w:rsidR="00181FFC" w:rsidRPr="00181FFC" w:rsidRDefault="00181FFC" w:rsidP="00181FFC">
      <w:pPr>
        <w:spacing w:line="600" w:lineRule="auto"/>
        <w:jc w:val="left"/>
        <w:rPr>
          <w:ins w:id="19313" w:author="UTENTE" w:date="2020-06-30T19:00:00Z"/>
          <w:rFonts w:ascii="Calibri" w:eastAsia="Calibri" w:hAnsi="Calibri" w:cs="Times New Roman"/>
        </w:rPr>
      </w:pPr>
      <w:ins w:id="19314" w:author="UTENTE" w:date="2020-06-30T19:00:00Z">
        <w:r w:rsidRPr="00181FFC">
          <w:rPr>
            <w:rFonts w:ascii="Calibri" w:eastAsia="Calibri" w:hAnsi="Calibri" w:cs="Times New Roman"/>
          </w:rPr>
          <w:t>420.</w:t>
        </w:r>
        <w:r w:rsidRPr="00181FFC">
          <w:rPr>
            <w:rFonts w:ascii="Calibri" w:eastAsia="Calibri" w:hAnsi="Calibri" w:cs="Times New Roman"/>
          </w:rPr>
          <w:tab/>
          <w:t>n "Una delle figure si avvicina, i miei occhi si spalancano per la sorpresa."</w:t>
        </w:r>
      </w:ins>
    </w:p>
    <w:p w14:paraId="1F418834" w14:textId="77777777" w:rsidR="00181FFC" w:rsidRPr="00181FFC" w:rsidRDefault="00181FFC" w:rsidP="00181FFC">
      <w:pPr>
        <w:spacing w:line="600" w:lineRule="auto"/>
        <w:jc w:val="left"/>
        <w:rPr>
          <w:ins w:id="19315" w:author="UTENTE" w:date="2020-06-30T19:00:00Z"/>
          <w:rFonts w:ascii="Calibri" w:eastAsia="Calibri" w:hAnsi="Calibri" w:cs="Times New Roman"/>
        </w:rPr>
      </w:pPr>
      <w:ins w:id="19316" w:author="UTENTE" w:date="2020-06-30T19:00:00Z">
        <w:r w:rsidRPr="00181FFC">
          <w:rPr>
            <w:rFonts w:ascii="Calibri" w:eastAsia="Calibri" w:hAnsi="Calibri" w:cs="Times New Roman"/>
          </w:rPr>
          <w:t>421.</w:t>
        </w:r>
        <w:r w:rsidRPr="00181FFC">
          <w:rPr>
            <w:rFonts w:ascii="Calibri" w:eastAsia="Calibri" w:hAnsi="Calibri" w:cs="Times New Roman"/>
          </w:rPr>
          <w:tab/>
          <w:t>n "Isaac…?{w}Che ci fa lui qui?"</w:t>
        </w:r>
      </w:ins>
    </w:p>
    <w:p w14:paraId="3012E505" w14:textId="77777777" w:rsidR="00181FFC" w:rsidRPr="00181FFC" w:rsidRDefault="00181FFC" w:rsidP="00181FFC">
      <w:pPr>
        <w:spacing w:line="600" w:lineRule="auto"/>
        <w:jc w:val="left"/>
        <w:rPr>
          <w:ins w:id="19317" w:author="UTENTE" w:date="2020-06-30T19:00:00Z"/>
          <w:rFonts w:ascii="Calibri" w:eastAsia="Calibri" w:hAnsi="Calibri" w:cs="Times New Roman"/>
        </w:rPr>
      </w:pPr>
      <w:ins w:id="19318" w:author="UTENTE" w:date="2020-06-30T19:00:00Z">
        <w:r w:rsidRPr="00181FFC">
          <w:rPr>
            <w:rFonts w:ascii="Calibri" w:eastAsia="Calibri" w:hAnsi="Calibri" w:cs="Times New Roman"/>
          </w:rPr>
          <w:t>422.</w:t>
        </w:r>
        <w:r w:rsidRPr="00181FFC">
          <w:rPr>
            <w:rFonts w:ascii="Calibri" w:eastAsia="Calibri" w:hAnsi="Calibri" w:cs="Times New Roman"/>
          </w:rPr>
          <w:tab/>
          <w:t>i "\"Wow, che coincidenza! Mi stavo proprio chiedendo dove fossi, Luka.\""</w:t>
        </w:r>
      </w:ins>
    </w:p>
    <w:p w14:paraId="5FE8B826" w14:textId="77777777" w:rsidR="00181FFC" w:rsidRPr="00181FFC" w:rsidRDefault="00181FFC" w:rsidP="00181FFC">
      <w:pPr>
        <w:spacing w:line="600" w:lineRule="auto"/>
        <w:jc w:val="left"/>
        <w:rPr>
          <w:ins w:id="19319" w:author="UTENTE" w:date="2020-06-30T19:00:00Z"/>
          <w:rFonts w:ascii="Calibri" w:eastAsia="Calibri" w:hAnsi="Calibri" w:cs="Times New Roman"/>
        </w:rPr>
      </w:pPr>
      <w:ins w:id="19320" w:author="UTENTE" w:date="2020-06-30T19:00:00Z">
        <w:r w:rsidRPr="00181FFC">
          <w:rPr>
            <w:rFonts w:ascii="Calibri" w:eastAsia="Calibri" w:hAnsi="Calibri" w:cs="Times New Roman"/>
          </w:rPr>
          <w:t>423.</w:t>
        </w:r>
        <w:r w:rsidRPr="00181FFC">
          <w:rPr>
            <w:rFonts w:ascii="Calibri" w:eastAsia="Calibri" w:hAnsi="Calibri" w:cs="Times New Roman"/>
          </w:rPr>
          <w:tab/>
          <w:t>i "\"Oh e sei a braccetto con niente di meno che [mc]… che strana coppia!\""</w:t>
        </w:r>
      </w:ins>
    </w:p>
    <w:p w14:paraId="7DED60A5" w14:textId="77777777" w:rsidR="00181FFC" w:rsidRPr="00181FFC" w:rsidRDefault="00181FFC" w:rsidP="00181FFC">
      <w:pPr>
        <w:spacing w:line="600" w:lineRule="auto"/>
        <w:jc w:val="left"/>
        <w:rPr>
          <w:ins w:id="19321" w:author="UTENTE" w:date="2020-06-30T19:00:00Z"/>
          <w:rFonts w:ascii="Calibri" w:eastAsia="Calibri" w:hAnsi="Calibri" w:cs="Times New Roman"/>
        </w:rPr>
      </w:pPr>
      <w:ins w:id="19322" w:author="UTENTE" w:date="2020-06-30T19:00:00Z">
        <w:r w:rsidRPr="00181FFC">
          <w:rPr>
            <w:rFonts w:ascii="Calibri" w:eastAsia="Calibri" w:hAnsi="Calibri" w:cs="Times New Roman"/>
          </w:rPr>
          <w:t>424.</w:t>
        </w:r>
        <w:r w:rsidRPr="00181FFC">
          <w:rPr>
            <w:rFonts w:ascii="Calibri" w:eastAsia="Calibri" w:hAnsi="Calibri" w:cs="Times New Roman"/>
          </w:rPr>
          <w:tab/>
          <w:t>lp "\"Non siamo una coppia, Isaac.\""</w:t>
        </w:r>
      </w:ins>
    </w:p>
    <w:p w14:paraId="16A187CA" w14:textId="77777777" w:rsidR="00181FFC" w:rsidRPr="00181FFC" w:rsidRDefault="00181FFC" w:rsidP="00181FFC">
      <w:pPr>
        <w:spacing w:line="600" w:lineRule="auto"/>
        <w:jc w:val="left"/>
        <w:rPr>
          <w:ins w:id="19323" w:author="UTENTE" w:date="2020-06-30T19:00:00Z"/>
          <w:rFonts w:ascii="Calibri" w:eastAsia="Calibri" w:hAnsi="Calibri" w:cs="Times New Roman"/>
        </w:rPr>
      </w:pPr>
      <w:ins w:id="19324" w:author="UTENTE" w:date="2020-06-30T19:00:00Z">
        <w:r w:rsidRPr="00181FFC">
          <w:rPr>
            <w:rFonts w:ascii="Calibri" w:eastAsia="Calibri" w:hAnsi="Calibri" w:cs="Times New Roman"/>
          </w:rPr>
          <w:t>425.</w:t>
        </w:r>
        <w:r w:rsidRPr="00181FFC">
          <w:rPr>
            <w:rFonts w:ascii="Calibri" w:eastAsia="Calibri" w:hAnsi="Calibri" w:cs="Times New Roman"/>
          </w:rPr>
          <w:tab/>
          <w:t>n "Luka non smette di muoversi nervosamente, guardando storto Isaac."</w:t>
        </w:r>
      </w:ins>
    </w:p>
    <w:p w14:paraId="4DE30EF3" w14:textId="77777777" w:rsidR="00181FFC" w:rsidRPr="00181FFC" w:rsidRDefault="00181FFC" w:rsidP="00181FFC">
      <w:pPr>
        <w:spacing w:line="600" w:lineRule="auto"/>
        <w:jc w:val="left"/>
        <w:rPr>
          <w:ins w:id="19325" w:author="UTENTE" w:date="2020-06-30T19:00:00Z"/>
          <w:rFonts w:ascii="Calibri" w:eastAsia="Calibri" w:hAnsi="Calibri" w:cs="Times New Roman"/>
        </w:rPr>
      </w:pPr>
      <w:ins w:id="19326" w:author="UTENTE" w:date="2020-06-30T19:00:00Z">
        <w:r w:rsidRPr="00181FFC">
          <w:rPr>
            <w:rFonts w:ascii="Calibri" w:eastAsia="Calibri" w:hAnsi="Calibri" w:cs="Times New Roman"/>
          </w:rPr>
          <w:t>426.</w:t>
        </w:r>
        <w:r w:rsidRPr="00181FFC">
          <w:rPr>
            <w:rFonts w:ascii="Calibri" w:eastAsia="Calibri" w:hAnsi="Calibri" w:cs="Times New Roman"/>
          </w:rPr>
          <w:tab/>
          <w:t>i "\"Oh?\""</w:t>
        </w:r>
      </w:ins>
    </w:p>
    <w:p w14:paraId="1AC14D75" w14:textId="77777777" w:rsidR="00181FFC" w:rsidRPr="00181FFC" w:rsidRDefault="00181FFC" w:rsidP="00181FFC">
      <w:pPr>
        <w:spacing w:line="600" w:lineRule="auto"/>
        <w:jc w:val="left"/>
        <w:rPr>
          <w:ins w:id="19327" w:author="UTENTE" w:date="2020-06-30T19:00:00Z"/>
          <w:rFonts w:ascii="Calibri" w:eastAsia="Calibri" w:hAnsi="Calibri" w:cs="Times New Roman"/>
        </w:rPr>
      </w:pPr>
      <w:ins w:id="19328" w:author="UTENTE" w:date="2020-06-30T19:00:00Z">
        <w:r w:rsidRPr="00181FFC">
          <w:rPr>
            <w:rFonts w:ascii="Calibri" w:eastAsia="Calibri" w:hAnsi="Calibri" w:cs="Times New Roman"/>
          </w:rPr>
          <w:t>427.</w:t>
        </w:r>
        <w:r w:rsidRPr="00181FFC">
          <w:rPr>
            <w:rFonts w:ascii="Calibri" w:eastAsia="Calibri" w:hAnsi="Calibri" w:cs="Times New Roman"/>
          </w:rPr>
          <w:tab/>
          <w:t>i "\"Beh, se lo dici tu. Non è da te gironzolare con un 'amico', però.\""</w:t>
        </w:r>
      </w:ins>
    </w:p>
    <w:p w14:paraId="04C5386E" w14:textId="77777777" w:rsidR="00181FFC" w:rsidRPr="00181FFC" w:rsidRDefault="00181FFC" w:rsidP="00181FFC">
      <w:pPr>
        <w:spacing w:line="600" w:lineRule="auto"/>
        <w:jc w:val="left"/>
        <w:rPr>
          <w:ins w:id="19329" w:author="UTENTE" w:date="2020-06-30T19:00:00Z"/>
          <w:rFonts w:ascii="Calibri" w:eastAsia="Calibri" w:hAnsi="Calibri" w:cs="Times New Roman"/>
        </w:rPr>
      </w:pPr>
      <w:ins w:id="19330" w:author="UTENTE" w:date="2020-06-30T19:00:00Z">
        <w:r w:rsidRPr="00181FFC">
          <w:rPr>
            <w:rFonts w:ascii="Calibri" w:eastAsia="Calibri" w:hAnsi="Calibri" w:cs="Times New Roman"/>
          </w:rPr>
          <w:t>428.</w:t>
        </w:r>
        <w:r w:rsidRPr="00181FFC">
          <w:rPr>
            <w:rFonts w:ascii="Calibri" w:eastAsia="Calibri" w:hAnsi="Calibri" w:cs="Times New Roman"/>
          </w:rPr>
          <w:tab/>
          <w:t>i "\"Ma a parte questo, ho del lavoro per te, quindi rientriamo all'appartamento. Stavo giusto chiudendo un accordo.\""</w:t>
        </w:r>
      </w:ins>
    </w:p>
    <w:p w14:paraId="1D128CE9" w14:textId="77777777" w:rsidR="00181FFC" w:rsidRPr="00181FFC" w:rsidRDefault="00181FFC" w:rsidP="00181FFC">
      <w:pPr>
        <w:spacing w:line="600" w:lineRule="auto"/>
        <w:jc w:val="left"/>
        <w:rPr>
          <w:ins w:id="19331" w:author="UTENTE" w:date="2020-06-30T19:00:00Z"/>
          <w:rFonts w:ascii="Calibri" w:eastAsia="Calibri" w:hAnsi="Calibri" w:cs="Times New Roman"/>
        </w:rPr>
      </w:pPr>
      <w:ins w:id="19332" w:author="UTENTE" w:date="2020-06-30T19:00:00Z">
        <w:r w:rsidRPr="00181FFC">
          <w:rPr>
            <w:rFonts w:ascii="Calibri" w:eastAsia="Calibri" w:hAnsi="Calibri" w:cs="Times New Roman"/>
          </w:rPr>
          <w:t>429.</w:t>
        </w:r>
        <w:r w:rsidRPr="00181FFC">
          <w:rPr>
            <w:rFonts w:ascii="Calibri" w:eastAsia="Calibri" w:hAnsi="Calibri" w:cs="Times New Roman"/>
          </w:rPr>
          <w:tab/>
          <w:t>lp "\"…\""</w:t>
        </w:r>
      </w:ins>
    </w:p>
    <w:p w14:paraId="6BB47BEB" w14:textId="77777777" w:rsidR="00181FFC" w:rsidRPr="00181FFC" w:rsidRDefault="00181FFC" w:rsidP="00181FFC">
      <w:pPr>
        <w:spacing w:line="600" w:lineRule="auto"/>
        <w:jc w:val="left"/>
        <w:rPr>
          <w:ins w:id="19333" w:author="UTENTE" w:date="2020-06-30T19:00:00Z"/>
          <w:rFonts w:ascii="Calibri" w:eastAsia="Calibri" w:hAnsi="Calibri" w:cs="Times New Roman"/>
        </w:rPr>
      </w:pPr>
      <w:ins w:id="19334" w:author="UTENTE" w:date="2020-06-30T19:00:00Z">
        <w:r w:rsidRPr="00181FFC">
          <w:rPr>
            <w:rFonts w:ascii="Calibri" w:eastAsia="Calibri" w:hAnsi="Calibri" w:cs="Times New Roman"/>
          </w:rPr>
          <w:t>430.</w:t>
        </w:r>
        <w:r w:rsidRPr="00181FFC">
          <w:rPr>
            <w:rFonts w:ascii="Calibri" w:eastAsia="Calibri" w:hAnsi="Calibri" w:cs="Times New Roman"/>
          </w:rPr>
          <w:tab/>
          <w:t>n "Lanciandomi uno sguardo insicuro, Luka continua a mordicchiarsi il labbro incessantemente."</w:t>
        </w:r>
      </w:ins>
    </w:p>
    <w:p w14:paraId="0602C5D5" w14:textId="77777777" w:rsidR="00181FFC" w:rsidRPr="00181FFC" w:rsidRDefault="00181FFC" w:rsidP="00181FFC">
      <w:pPr>
        <w:spacing w:line="600" w:lineRule="auto"/>
        <w:jc w:val="left"/>
        <w:rPr>
          <w:ins w:id="19335" w:author="UTENTE" w:date="2020-06-30T19:00:00Z"/>
          <w:rFonts w:ascii="Calibri" w:eastAsia="Calibri" w:hAnsi="Calibri" w:cs="Times New Roman"/>
        </w:rPr>
      </w:pPr>
      <w:ins w:id="19336" w:author="UTENTE" w:date="2020-06-30T19:00:00Z">
        <w:r w:rsidRPr="00181FFC">
          <w:rPr>
            <w:rFonts w:ascii="Calibri" w:eastAsia="Calibri" w:hAnsi="Calibri" w:cs="Times New Roman"/>
          </w:rPr>
          <w:t>431.</w:t>
        </w:r>
        <w:r w:rsidRPr="00181FFC">
          <w:rPr>
            <w:rFonts w:ascii="Calibri" w:eastAsia="Calibri" w:hAnsi="Calibri" w:cs="Times New Roman"/>
          </w:rPr>
          <w:tab/>
          <w:t>mcp "\"Tranquillo. Tanto sono quasi arrivato a casa.\""</w:t>
        </w:r>
      </w:ins>
    </w:p>
    <w:p w14:paraId="336C3FBE" w14:textId="77777777" w:rsidR="00181FFC" w:rsidRPr="00181FFC" w:rsidRDefault="00181FFC" w:rsidP="00181FFC">
      <w:pPr>
        <w:spacing w:line="600" w:lineRule="auto"/>
        <w:jc w:val="left"/>
        <w:rPr>
          <w:ins w:id="19337" w:author="UTENTE" w:date="2020-06-30T19:00:00Z"/>
          <w:rFonts w:ascii="Calibri" w:eastAsia="Calibri" w:hAnsi="Calibri" w:cs="Times New Roman"/>
        </w:rPr>
      </w:pPr>
      <w:ins w:id="19338" w:author="UTENTE" w:date="2020-06-30T19:00:00Z">
        <w:r w:rsidRPr="00181FFC">
          <w:rPr>
            <w:rFonts w:ascii="Calibri" w:eastAsia="Calibri" w:hAnsi="Calibri" w:cs="Times New Roman"/>
          </w:rPr>
          <w:t>432.</w:t>
        </w:r>
        <w:r w:rsidRPr="00181FFC">
          <w:rPr>
            <w:rFonts w:ascii="Calibri" w:eastAsia="Calibri" w:hAnsi="Calibri" w:cs="Times New Roman"/>
          </w:rPr>
          <w:tab/>
          <w:t>n "Gli do un colpetto sulla spalla per incoraggiarlo e lui annuisce, nonostante mi sembri piuttosto riluttante."</w:t>
        </w:r>
        <w:r w:rsidRPr="00181FFC">
          <w:rPr>
            <w:rFonts w:ascii="Calibri" w:eastAsia="Calibri" w:hAnsi="Calibri" w:cs="Times New Roman"/>
          </w:rPr>
          <w:br w:type="page"/>
        </w:r>
      </w:ins>
    </w:p>
    <w:p w14:paraId="5AD61AD0" w14:textId="77777777" w:rsidR="00181FFC" w:rsidRPr="00181FFC" w:rsidRDefault="00181FFC" w:rsidP="00181FFC">
      <w:pPr>
        <w:spacing w:line="600" w:lineRule="auto"/>
        <w:jc w:val="left"/>
        <w:rPr>
          <w:ins w:id="19339" w:author="UTENTE" w:date="2020-06-30T19:00:00Z"/>
          <w:rFonts w:ascii="Calibri" w:eastAsia="Calibri" w:hAnsi="Calibri" w:cs="Times New Roman"/>
          <w:lang w:val="en-US"/>
        </w:rPr>
      </w:pPr>
      <w:ins w:id="19340" w:author="UTENTE" w:date="2020-06-30T19:00:00Z">
        <w:r w:rsidRPr="00181FFC">
          <w:rPr>
            <w:rFonts w:ascii="Calibri" w:eastAsia="Calibri" w:hAnsi="Calibri" w:cs="Times New Roman"/>
            <w:lang w:val="en-US"/>
          </w:rPr>
          <w:lastRenderedPageBreak/>
          <w:t>433.</w:t>
        </w:r>
        <w:r w:rsidRPr="00181FFC">
          <w:rPr>
            <w:rFonts w:ascii="Calibri" w:eastAsia="Calibri" w:hAnsi="Calibri" w:cs="Times New Roman"/>
            <w:lang w:val="en-US"/>
          </w:rPr>
          <w:tab/>
          <w:t>n "He really must be taking this whole \"protecting\" me business seriously.{w} Either that, or he's a masochist for my teasing."</w:t>
        </w:r>
      </w:ins>
    </w:p>
    <w:p w14:paraId="62CF7FA4" w14:textId="77777777" w:rsidR="00181FFC" w:rsidRPr="00181FFC" w:rsidRDefault="00181FFC" w:rsidP="00181FFC">
      <w:pPr>
        <w:spacing w:line="600" w:lineRule="auto"/>
        <w:jc w:val="left"/>
        <w:rPr>
          <w:ins w:id="19341" w:author="UTENTE" w:date="2020-06-30T19:00:00Z"/>
          <w:rFonts w:ascii="Calibri" w:eastAsia="Calibri" w:hAnsi="Calibri" w:cs="Times New Roman"/>
          <w:lang w:val="en-US"/>
        </w:rPr>
      </w:pPr>
      <w:ins w:id="19342" w:author="UTENTE" w:date="2020-06-30T19:00:00Z">
        <w:r w:rsidRPr="00181FFC">
          <w:rPr>
            <w:rFonts w:ascii="Calibri" w:eastAsia="Calibri" w:hAnsi="Calibri" w:cs="Times New Roman"/>
            <w:lang w:val="en-US"/>
          </w:rPr>
          <w:t>434.</w:t>
        </w:r>
        <w:r w:rsidRPr="00181FFC">
          <w:rPr>
            <w:rFonts w:ascii="Calibri" w:eastAsia="Calibri" w:hAnsi="Calibri" w:cs="Times New Roman"/>
            <w:lang w:val="en-US"/>
          </w:rPr>
          <w:tab/>
          <w:t>i "\"The car's out on the main street, Luka. Go on, I'll be there in a second.\""</w:t>
        </w:r>
      </w:ins>
    </w:p>
    <w:p w14:paraId="4D60ADDD" w14:textId="77777777" w:rsidR="00181FFC" w:rsidRPr="00181FFC" w:rsidRDefault="00181FFC" w:rsidP="00181FFC">
      <w:pPr>
        <w:spacing w:line="600" w:lineRule="auto"/>
        <w:jc w:val="left"/>
        <w:rPr>
          <w:ins w:id="19343" w:author="UTENTE" w:date="2020-06-30T19:00:00Z"/>
          <w:rFonts w:ascii="Calibri" w:eastAsia="Calibri" w:hAnsi="Calibri" w:cs="Times New Roman"/>
          <w:lang w:val="en-US"/>
        </w:rPr>
      </w:pPr>
      <w:ins w:id="19344" w:author="UTENTE" w:date="2020-06-30T19:00:00Z">
        <w:r w:rsidRPr="00181FFC">
          <w:rPr>
            <w:rFonts w:ascii="Calibri" w:eastAsia="Calibri" w:hAnsi="Calibri" w:cs="Times New Roman"/>
            <w:lang w:val="en-US"/>
          </w:rPr>
          <w:t>435.</w:t>
        </w:r>
        <w:r w:rsidRPr="00181FFC">
          <w:rPr>
            <w:rFonts w:ascii="Calibri" w:eastAsia="Calibri" w:hAnsi="Calibri" w:cs="Times New Roman"/>
            <w:lang w:val="en-US"/>
          </w:rPr>
          <w:tab/>
          <w:t>lp "\"Yeah, yeah. I'm going.\""</w:t>
        </w:r>
      </w:ins>
    </w:p>
    <w:p w14:paraId="10FAD7B9" w14:textId="77777777" w:rsidR="00181FFC" w:rsidRPr="00181FFC" w:rsidRDefault="00181FFC" w:rsidP="00181FFC">
      <w:pPr>
        <w:spacing w:line="600" w:lineRule="auto"/>
        <w:jc w:val="left"/>
        <w:rPr>
          <w:ins w:id="19345" w:author="UTENTE" w:date="2020-06-30T19:00:00Z"/>
          <w:rFonts w:ascii="Calibri" w:eastAsia="Calibri" w:hAnsi="Calibri" w:cs="Times New Roman"/>
          <w:lang w:val="en-US"/>
        </w:rPr>
      </w:pPr>
      <w:ins w:id="19346" w:author="UTENTE" w:date="2020-06-30T19:00:00Z">
        <w:r w:rsidRPr="00181FFC">
          <w:rPr>
            <w:rFonts w:ascii="Calibri" w:eastAsia="Calibri" w:hAnsi="Calibri" w:cs="Times New Roman"/>
            <w:lang w:val="en-US"/>
          </w:rPr>
          <w:t>436.</w:t>
        </w:r>
        <w:r w:rsidRPr="00181FFC">
          <w:rPr>
            <w:rFonts w:ascii="Calibri" w:eastAsia="Calibri" w:hAnsi="Calibri" w:cs="Times New Roman"/>
            <w:lang w:val="en-US"/>
          </w:rPr>
          <w:tab/>
          <w:t>n "Luka shoves his hands in his pockets and stalks towards the street, throwing a brief glance over his shoulder at me."</w:t>
        </w:r>
      </w:ins>
    </w:p>
    <w:p w14:paraId="02327EEC" w14:textId="77777777" w:rsidR="00181FFC" w:rsidRPr="00181FFC" w:rsidRDefault="00181FFC" w:rsidP="00181FFC">
      <w:pPr>
        <w:spacing w:line="600" w:lineRule="auto"/>
        <w:jc w:val="left"/>
        <w:rPr>
          <w:ins w:id="19347" w:author="UTENTE" w:date="2020-06-30T19:00:00Z"/>
          <w:rFonts w:ascii="Calibri" w:eastAsia="Calibri" w:hAnsi="Calibri" w:cs="Times New Roman"/>
          <w:lang w:val="en-US"/>
        </w:rPr>
      </w:pPr>
      <w:ins w:id="19348" w:author="UTENTE" w:date="2020-06-30T19:00:00Z">
        <w:r w:rsidRPr="00181FFC">
          <w:rPr>
            <w:rFonts w:ascii="Calibri" w:eastAsia="Calibri" w:hAnsi="Calibri" w:cs="Times New Roman"/>
            <w:lang w:val="en-US"/>
          </w:rPr>
          <w:t>437.</w:t>
        </w:r>
        <w:r w:rsidRPr="00181FFC">
          <w:rPr>
            <w:rFonts w:ascii="Calibri" w:eastAsia="Calibri" w:hAnsi="Calibri" w:cs="Times New Roman"/>
            <w:lang w:val="en-US"/>
          </w:rPr>
          <w:tab/>
          <w:t>n "I wave at him with a lighthearted wink, and he quickly turns away. Pfft."</w:t>
        </w:r>
      </w:ins>
    </w:p>
    <w:p w14:paraId="663BC560" w14:textId="77777777" w:rsidR="00181FFC" w:rsidRPr="00181FFC" w:rsidRDefault="00181FFC" w:rsidP="00181FFC">
      <w:pPr>
        <w:spacing w:line="600" w:lineRule="auto"/>
        <w:jc w:val="left"/>
        <w:rPr>
          <w:ins w:id="19349" w:author="UTENTE" w:date="2020-06-30T19:00:00Z"/>
          <w:rFonts w:ascii="Calibri" w:eastAsia="Calibri" w:hAnsi="Calibri" w:cs="Times New Roman"/>
          <w:lang w:val="en-US"/>
        </w:rPr>
      </w:pPr>
      <w:ins w:id="19350" w:author="UTENTE" w:date="2020-06-30T19:00:00Z">
        <w:r w:rsidRPr="00181FFC">
          <w:rPr>
            <w:rFonts w:ascii="Calibri" w:eastAsia="Calibri" w:hAnsi="Calibri" w:cs="Times New Roman"/>
            <w:lang w:val="en-US"/>
          </w:rPr>
          <w:t>438.</w:t>
        </w:r>
        <w:r w:rsidRPr="00181FFC">
          <w:rPr>
            <w:rFonts w:ascii="Calibri" w:eastAsia="Calibri" w:hAnsi="Calibri" w:cs="Times New Roman"/>
            <w:lang w:val="en-US"/>
          </w:rPr>
          <w:tab/>
          <w:t>i "\"As for you, [mc] –– there's something I'd like to tell you.\""</w:t>
        </w:r>
      </w:ins>
    </w:p>
    <w:p w14:paraId="1E0FE313" w14:textId="77777777" w:rsidR="00181FFC" w:rsidRPr="00181FFC" w:rsidRDefault="00181FFC" w:rsidP="00181FFC">
      <w:pPr>
        <w:spacing w:line="600" w:lineRule="auto"/>
        <w:jc w:val="left"/>
        <w:rPr>
          <w:ins w:id="19351" w:author="UTENTE" w:date="2020-06-30T19:00:00Z"/>
          <w:rFonts w:ascii="Calibri" w:eastAsia="Calibri" w:hAnsi="Calibri" w:cs="Times New Roman"/>
          <w:lang w:val="en-US"/>
        </w:rPr>
      </w:pPr>
      <w:ins w:id="19352" w:author="UTENTE" w:date="2020-06-30T19:00:00Z">
        <w:r w:rsidRPr="00181FFC">
          <w:rPr>
            <w:rFonts w:ascii="Calibri" w:eastAsia="Calibri" w:hAnsi="Calibri" w:cs="Times New Roman"/>
            <w:lang w:val="en-US"/>
          </w:rPr>
          <w:t>439.</w:t>
        </w:r>
        <w:r w:rsidRPr="00181FFC">
          <w:rPr>
            <w:rFonts w:ascii="Calibri" w:eastAsia="Calibri" w:hAnsi="Calibri" w:cs="Times New Roman"/>
            <w:lang w:val="en-US"/>
          </w:rPr>
          <w:tab/>
          <w:t>mcp "\"Huh? Me…?\""</w:t>
        </w:r>
      </w:ins>
    </w:p>
    <w:p w14:paraId="6287094C" w14:textId="77777777" w:rsidR="00181FFC" w:rsidRPr="00181FFC" w:rsidRDefault="00181FFC" w:rsidP="00181FFC">
      <w:pPr>
        <w:spacing w:line="600" w:lineRule="auto"/>
        <w:jc w:val="left"/>
        <w:rPr>
          <w:ins w:id="19353" w:author="UTENTE" w:date="2020-06-30T19:00:00Z"/>
          <w:rFonts w:ascii="Calibri" w:eastAsia="Calibri" w:hAnsi="Calibri" w:cs="Times New Roman"/>
          <w:lang w:val="en-US"/>
        </w:rPr>
      </w:pPr>
      <w:ins w:id="19354" w:author="UTENTE" w:date="2020-06-30T19:00:00Z">
        <w:r w:rsidRPr="00181FFC">
          <w:rPr>
            <w:rFonts w:ascii="Calibri" w:eastAsia="Calibri" w:hAnsi="Calibri" w:cs="Times New Roman"/>
            <w:lang w:val="en-US"/>
          </w:rPr>
          <w:t>440.</w:t>
        </w:r>
        <w:r w:rsidRPr="00181FFC">
          <w:rPr>
            <w:rFonts w:ascii="Calibri" w:eastAsia="Calibri" w:hAnsi="Calibri" w:cs="Times New Roman"/>
            <w:lang w:val="en-US"/>
          </w:rPr>
          <w:tab/>
          <w:t>n "When Isaac abruptly steps closer, I blink in surprise."</w:t>
        </w:r>
      </w:ins>
    </w:p>
    <w:p w14:paraId="717C87B1" w14:textId="77777777" w:rsidR="00181FFC" w:rsidRPr="00181FFC" w:rsidRDefault="00181FFC" w:rsidP="00181FFC">
      <w:pPr>
        <w:spacing w:line="600" w:lineRule="auto"/>
        <w:jc w:val="left"/>
        <w:rPr>
          <w:ins w:id="19355" w:author="UTENTE" w:date="2020-06-30T19:00:00Z"/>
          <w:rFonts w:ascii="Calibri" w:eastAsia="Calibri" w:hAnsi="Calibri" w:cs="Times New Roman"/>
          <w:lang w:val="en-US"/>
        </w:rPr>
      </w:pPr>
      <w:ins w:id="19356" w:author="UTENTE" w:date="2020-06-30T19:00:00Z">
        <w:r w:rsidRPr="00181FFC">
          <w:rPr>
            <w:rFonts w:ascii="Calibri" w:eastAsia="Calibri" w:hAnsi="Calibri" w:cs="Times New Roman"/>
            <w:lang w:val="en-US"/>
          </w:rPr>
          <w:t>441.</w:t>
        </w:r>
        <w:r w:rsidRPr="00181FFC">
          <w:rPr>
            <w:rFonts w:ascii="Calibri" w:eastAsia="Calibri" w:hAnsi="Calibri" w:cs="Times New Roman"/>
            <w:lang w:val="en-US"/>
          </w:rPr>
          <w:tab/>
          <w:t>i "\"Luka has you looking for vampires, doesn't he?\""</w:t>
        </w:r>
      </w:ins>
    </w:p>
    <w:p w14:paraId="516E7E65" w14:textId="77777777" w:rsidR="00181FFC" w:rsidRPr="00181FFC" w:rsidRDefault="00181FFC" w:rsidP="00181FFC">
      <w:pPr>
        <w:spacing w:line="600" w:lineRule="auto"/>
        <w:jc w:val="left"/>
        <w:rPr>
          <w:ins w:id="19357" w:author="UTENTE" w:date="2020-06-30T19:00:00Z"/>
          <w:rFonts w:ascii="Calibri" w:eastAsia="Calibri" w:hAnsi="Calibri" w:cs="Times New Roman"/>
          <w:lang w:val="en-US"/>
        </w:rPr>
      </w:pPr>
      <w:ins w:id="19358" w:author="UTENTE" w:date="2020-06-30T19:00:00Z">
        <w:r w:rsidRPr="00181FFC">
          <w:rPr>
            <w:rFonts w:ascii="Calibri" w:eastAsia="Calibri" w:hAnsi="Calibri" w:cs="Times New Roman"/>
            <w:lang w:val="en-US"/>
          </w:rPr>
          <w:t>442.</w:t>
        </w:r>
        <w:r w:rsidRPr="00181FFC">
          <w:rPr>
            <w:rFonts w:ascii="Calibri" w:eastAsia="Calibri" w:hAnsi="Calibri" w:cs="Times New Roman"/>
            <w:lang w:val="en-US"/>
          </w:rPr>
          <w:tab/>
          <w:t>mcp "\"…He does, yeah. Didn't he tell you?\""</w:t>
        </w:r>
      </w:ins>
    </w:p>
    <w:p w14:paraId="16F3D484" w14:textId="77777777" w:rsidR="00181FFC" w:rsidRPr="00181FFC" w:rsidRDefault="00181FFC" w:rsidP="00181FFC">
      <w:pPr>
        <w:spacing w:line="600" w:lineRule="auto"/>
        <w:jc w:val="left"/>
        <w:rPr>
          <w:ins w:id="19359" w:author="UTENTE" w:date="2020-06-30T19:00:00Z"/>
          <w:rFonts w:ascii="Calibri" w:eastAsia="Calibri" w:hAnsi="Calibri" w:cs="Times New Roman"/>
          <w:lang w:val="en-US"/>
        </w:rPr>
      </w:pPr>
      <w:ins w:id="19360" w:author="UTENTE" w:date="2020-06-30T19:00:00Z">
        <w:r w:rsidRPr="00181FFC">
          <w:rPr>
            <w:rFonts w:ascii="Calibri" w:eastAsia="Calibri" w:hAnsi="Calibri" w:cs="Times New Roman"/>
            <w:lang w:val="en-US"/>
          </w:rPr>
          <w:t>443.</w:t>
        </w:r>
        <w:r w:rsidRPr="00181FFC">
          <w:rPr>
            <w:rFonts w:ascii="Calibri" w:eastAsia="Calibri" w:hAnsi="Calibri" w:cs="Times New Roman"/>
            <w:lang w:val="en-US"/>
          </w:rPr>
          <w:tab/>
          <w:t>n "Isaac lets out a dry chuckle, shaking his head."</w:t>
        </w:r>
      </w:ins>
    </w:p>
    <w:p w14:paraId="232C8E0B" w14:textId="77777777" w:rsidR="00181FFC" w:rsidRPr="00181FFC" w:rsidRDefault="00181FFC" w:rsidP="00181FFC">
      <w:pPr>
        <w:spacing w:line="600" w:lineRule="auto"/>
        <w:jc w:val="left"/>
        <w:rPr>
          <w:ins w:id="19361" w:author="UTENTE" w:date="2020-06-30T19:00:00Z"/>
          <w:rFonts w:ascii="Calibri" w:eastAsia="Calibri" w:hAnsi="Calibri" w:cs="Times New Roman"/>
          <w:lang w:val="en-US"/>
        </w:rPr>
      </w:pPr>
      <w:ins w:id="19362" w:author="UTENTE" w:date="2020-06-30T19:00:00Z">
        <w:r w:rsidRPr="00181FFC">
          <w:rPr>
            <w:rFonts w:ascii="Calibri" w:eastAsia="Calibri" w:hAnsi="Calibri" w:cs="Times New Roman"/>
            <w:lang w:val="en-US"/>
          </w:rPr>
          <w:t>444.</w:t>
        </w:r>
        <w:r w:rsidRPr="00181FFC">
          <w:rPr>
            <w:rFonts w:ascii="Calibri" w:eastAsia="Calibri" w:hAnsi="Calibri" w:cs="Times New Roman"/>
            <w:lang w:val="en-US"/>
          </w:rPr>
          <w:tab/>
          <w:t>i "\"He's got his own agenda. I've tried to warn him to stop, but he won't listen to me.\""</w:t>
        </w:r>
      </w:ins>
    </w:p>
    <w:p w14:paraId="7F51F769" w14:textId="77777777" w:rsidR="00181FFC" w:rsidRPr="00181FFC" w:rsidRDefault="00181FFC" w:rsidP="00181FFC">
      <w:pPr>
        <w:spacing w:line="600" w:lineRule="auto"/>
        <w:jc w:val="left"/>
        <w:rPr>
          <w:ins w:id="19363" w:author="UTENTE" w:date="2020-06-30T19:00:00Z"/>
          <w:rFonts w:ascii="Calibri" w:eastAsia="Calibri" w:hAnsi="Calibri" w:cs="Times New Roman"/>
          <w:lang w:val="en-US"/>
        </w:rPr>
      </w:pPr>
      <w:ins w:id="19364" w:author="UTENTE" w:date="2020-06-30T19:00:00Z">
        <w:r w:rsidRPr="00181FFC">
          <w:rPr>
            <w:rFonts w:ascii="Calibri" w:eastAsia="Calibri" w:hAnsi="Calibri" w:cs="Times New Roman"/>
            <w:lang w:val="en-US"/>
          </w:rPr>
          <w:t>445.</w:t>
        </w:r>
        <w:r w:rsidRPr="00181FFC">
          <w:rPr>
            <w:rFonts w:ascii="Calibri" w:eastAsia="Calibri" w:hAnsi="Calibri" w:cs="Times New Roman"/>
            <w:lang w:val="en-US"/>
          </w:rPr>
          <w:tab/>
          <w:t>mcp "\"Stop? Stop what?\""</w:t>
        </w:r>
      </w:ins>
    </w:p>
    <w:p w14:paraId="068D78ED" w14:textId="77777777" w:rsidR="00181FFC" w:rsidRPr="00181FFC" w:rsidRDefault="00181FFC" w:rsidP="00181FFC">
      <w:pPr>
        <w:spacing w:line="600" w:lineRule="auto"/>
        <w:jc w:val="left"/>
        <w:rPr>
          <w:ins w:id="19365" w:author="UTENTE" w:date="2020-06-30T19:00:00Z"/>
          <w:rFonts w:ascii="Calibri" w:eastAsia="Calibri" w:hAnsi="Calibri" w:cs="Times New Roman"/>
          <w:lang w:val="en-US"/>
        </w:rPr>
      </w:pPr>
      <w:ins w:id="19366" w:author="UTENTE" w:date="2020-06-30T19:00:00Z">
        <w:r w:rsidRPr="00181FFC">
          <w:rPr>
            <w:rFonts w:ascii="Calibri" w:eastAsia="Calibri" w:hAnsi="Calibri" w:cs="Times New Roman"/>
            <w:lang w:val="en-US"/>
          </w:rPr>
          <w:t>446.</w:t>
        </w:r>
        <w:r w:rsidRPr="00181FFC">
          <w:rPr>
            <w:rFonts w:ascii="Calibri" w:eastAsia="Calibri" w:hAnsi="Calibri" w:cs="Times New Roman"/>
            <w:lang w:val="en-US"/>
          </w:rPr>
          <w:tab/>
          <w:t>n "My question makes him pause for a moment, and he pushes up his glasses with a slightly worried sigh."</w:t>
        </w:r>
      </w:ins>
    </w:p>
    <w:p w14:paraId="7C64C049" w14:textId="77777777" w:rsidR="00181FFC" w:rsidRPr="00181FFC" w:rsidRDefault="00181FFC" w:rsidP="00181FFC">
      <w:pPr>
        <w:spacing w:line="600" w:lineRule="auto"/>
        <w:jc w:val="left"/>
        <w:rPr>
          <w:ins w:id="19367" w:author="UTENTE" w:date="2020-06-30T19:00:00Z"/>
          <w:rFonts w:ascii="Calibri" w:eastAsia="Calibri" w:hAnsi="Calibri" w:cs="Times New Roman"/>
          <w:lang w:val="en-US"/>
        </w:rPr>
      </w:pPr>
      <w:ins w:id="19368" w:author="UTENTE" w:date="2020-06-30T19:00:00Z">
        <w:r w:rsidRPr="00181FFC">
          <w:rPr>
            <w:rFonts w:ascii="Calibri" w:eastAsia="Calibri" w:hAnsi="Calibri" w:cs="Times New Roman"/>
            <w:lang w:val="en-US"/>
          </w:rPr>
          <w:t>447.</w:t>
        </w:r>
        <w:r w:rsidRPr="00181FFC">
          <w:rPr>
            <w:rFonts w:ascii="Calibri" w:eastAsia="Calibri" w:hAnsi="Calibri" w:cs="Times New Roman"/>
            <w:lang w:val="en-US"/>
          </w:rPr>
          <w:tab/>
          <w:t>i "\"He's getting too obsessed with finding a particular vampire.\""</w:t>
        </w:r>
        <w:r w:rsidRPr="00181FFC">
          <w:rPr>
            <w:rFonts w:ascii="Calibri" w:eastAsia="Calibri" w:hAnsi="Calibri" w:cs="Times New Roman"/>
            <w:lang w:val="en-US"/>
          </w:rPr>
          <w:br w:type="page"/>
        </w:r>
      </w:ins>
    </w:p>
    <w:p w14:paraId="4031A675" w14:textId="77777777" w:rsidR="00181FFC" w:rsidRPr="00181FFC" w:rsidRDefault="00181FFC" w:rsidP="00181FFC">
      <w:pPr>
        <w:spacing w:line="600" w:lineRule="auto"/>
        <w:jc w:val="left"/>
        <w:rPr>
          <w:ins w:id="19369" w:author="UTENTE" w:date="2020-06-30T19:00:00Z"/>
          <w:rFonts w:ascii="Calibri" w:eastAsia="Calibri" w:hAnsi="Calibri" w:cs="Times New Roman"/>
        </w:rPr>
      </w:pPr>
      <w:ins w:id="19370" w:author="UTENTE" w:date="2020-06-30T19:00:00Z">
        <w:r w:rsidRPr="00181FFC">
          <w:rPr>
            <w:rFonts w:ascii="Calibri" w:eastAsia="Calibri" w:hAnsi="Calibri" w:cs="Times New Roman"/>
          </w:rPr>
          <w:lastRenderedPageBreak/>
          <w:t>433.</w:t>
        </w:r>
        <w:r w:rsidRPr="00181FFC">
          <w:rPr>
            <w:rFonts w:ascii="Calibri" w:eastAsia="Calibri" w:hAnsi="Calibri" w:cs="Times New Roman"/>
          </w:rPr>
          <w:tab/>
          <w:t>n "Sta proprio prendendo seriamente questa cosa del \"proteggermi\".{w} O quello, o è un masochista e gli piace quando lo stuzzico."</w:t>
        </w:r>
      </w:ins>
    </w:p>
    <w:p w14:paraId="4BCBACBF" w14:textId="77777777" w:rsidR="00181FFC" w:rsidRPr="00181FFC" w:rsidRDefault="00181FFC" w:rsidP="00181FFC">
      <w:pPr>
        <w:spacing w:line="600" w:lineRule="auto"/>
        <w:jc w:val="left"/>
        <w:rPr>
          <w:ins w:id="19371" w:author="UTENTE" w:date="2020-06-30T19:00:00Z"/>
          <w:rFonts w:ascii="Calibri" w:eastAsia="Calibri" w:hAnsi="Calibri" w:cs="Times New Roman"/>
        </w:rPr>
      </w:pPr>
      <w:ins w:id="19372" w:author="UTENTE" w:date="2020-06-30T19:00:00Z">
        <w:r w:rsidRPr="00181FFC">
          <w:rPr>
            <w:rFonts w:ascii="Calibri" w:eastAsia="Calibri" w:hAnsi="Calibri" w:cs="Times New Roman"/>
          </w:rPr>
          <w:t>434.</w:t>
        </w:r>
        <w:r w:rsidRPr="00181FFC">
          <w:rPr>
            <w:rFonts w:ascii="Calibri" w:eastAsia="Calibri" w:hAnsi="Calibri" w:cs="Times New Roman"/>
          </w:rPr>
          <w:tab/>
          <w:t>i "\"L'auto è sulla strada principale, Luka. Vai pure, arrivo fra un attimo.\""</w:t>
        </w:r>
      </w:ins>
    </w:p>
    <w:p w14:paraId="5FAEF7D9" w14:textId="77777777" w:rsidR="00181FFC" w:rsidRPr="00181FFC" w:rsidRDefault="00181FFC" w:rsidP="00181FFC">
      <w:pPr>
        <w:spacing w:line="600" w:lineRule="auto"/>
        <w:jc w:val="left"/>
        <w:rPr>
          <w:ins w:id="19373" w:author="UTENTE" w:date="2020-06-30T19:00:00Z"/>
          <w:rFonts w:ascii="Calibri" w:eastAsia="Calibri" w:hAnsi="Calibri" w:cs="Times New Roman"/>
        </w:rPr>
      </w:pPr>
      <w:ins w:id="19374" w:author="UTENTE" w:date="2020-06-30T19:00:00Z">
        <w:r w:rsidRPr="00181FFC">
          <w:rPr>
            <w:rFonts w:ascii="Calibri" w:eastAsia="Calibri" w:hAnsi="Calibri" w:cs="Times New Roman"/>
          </w:rPr>
          <w:t>435.</w:t>
        </w:r>
        <w:r w:rsidRPr="00181FFC">
          <w:rPr>
            <w:rFonts w:ascii="Calibri" w:eastAsia="Calibri" w:hAnsi="Calibri" w:cs="Times New Roman"/>
          </w:rPr>
          <w:tab/>
          <w:t>lp "\"Sì, sì. Vado.\""</w:t>
        </w:r>
      </w:ins>
    </w:p>
    <w:p w14:paraId="56671F37" w14:textId="77777777" w:rsidR="00181FFC" w:rsidRPr="00181FFC" w:rsidRDefault="00181FFC" w:rsidP="00181FFC">
      <w:pPr>
        <w:spacing w:line="600" w:lineRule="auto"/>
        <w:jc w:val="left"/>
        <w:rPr>
          <w:ins w:id="19375" w:author="UTENTE" w:date="2020-06-30T19:00:00Z"/>
          <w:rFonts w:ascii="Calibri" w:eastAsia="Calibri" w:hAnsi="Calibri" w:cs="Times New Roman"/>
        </w:rPr>
      </w:pPr>
      <w:ins w:id="19376" w:author="UTENTE" w:date="2020-06-30T19:00:00Z">
        <w:r w:rsidRPr="00181FFC">
          <w:rPr>
            <w:rFonts w:ascii="Calibri" w:eastAsia="Calibri" w:hAnsi="Calibri" w:cs="Times New Roman"/>
          </w:rPr>
          <w:t>436.</w:t>
        </w:r>
        <w:r w:rsidRPr="00181FFC">
          <w:rPr>
            <w:rFonts w:ascii="Calibri" w:eastAsia="Calibri" w:hAnsi="Calibri" w:cs="Times New Roman"/>
          </w:rPr>
          <w:tab/>
          <w:t>n "Luka ficca le mani in tasca e cammina arrabbiato verso la strada, lanciandomi un breve sguardo da sopra la sua spalla."</w:t>
        </w:r>
      </w:ins>
    </w:p>
    <w:p w14:paraId="4D256396" w14:textId="77777777" w:rsidR="00181FFC" w:rsidRPr="00181FFC" w:rsidRDefault="00181FFC" w:rsidP="00181FFC">
      <w:pPr>
        <w:spacing w:line="600" w:lineRule="auto"/>
        <w:jc w:val="left"/>
        <w:rPr>
          <w:ins w:id="19377" w:author="UTENTE" w:date="2020-06-30T19:00:00Z"/>
          <w:rFonts w:ascii="Calibri" w:eastAsia="Calibri" w:hAnsi="Calibri" w:cs="Times New Roman"/>
        </w:rPr>
      </w:pPr>
      <w:ins w:id="19378" w:author="UTENTE" w:date="2020-06-30T19:00:00Z">
        <w:r w:rsidRPr="00181FFC">
          <w:rPr>
            <w:rFonts w:ascii="Calibri" w:eastAsia="Calibri" w:hAnsi="Calibri" w:cs="Times New Roman"/>
          </w:rPr>
          <w:t>437.</w:t>
        </w:r>
        <w:r w:rsidRPr="00181FFC">
          <w:rPr>
            <w:rFonts w:ascii="Calibri" w:eastAsia="Calibri" w:hAnsi="Calibri" w:cs="Times New Roman"/>
          </w:rPr>
          <w:tab/>
          <w:t>n "Lo saluto con la mano e con un occhiolino allegro, ma lui si volta subito. Pff."</w:t>
        </w:r>
      </w:ins>
    </w:p>
    <w:p w14:paraId="2E6A4CD5" w14:textId="77777777" w:rsidR="00181FFC" w:rsidRPr="00181FFC" w:rsidRDefault="00181FFC" w:rsidP="00181FFC">
      <w:pPr>
        <w:spacing w:line="600" w:lineRule="auto"/>
        <w:jc w:val="left"/>
        <w:rPr>
          <w:ins w:id="19379" w:author="UTENTE" w:date="2020-06-30T19:00:00Z"/>
          <w:rFonts w:ascii="Calibri" w:eastAsia="Calibri" w:hAnsi="Calibri" w:cs="Times New Roman"/>
        </w:rPr>
      </w:pPr>
      <w:ins w:id="19380" w:author="UTENTE" w:date="2020-06-30T19:00:00Z">
        <w:r w:rsidRPr="00181FFC">
          <w:rPr>
            <w:rFonts w:ascii="Calibri" w:eastAsia="Calibri" w:hAnsi="Calibri" w:cs="Times New Roman"/>
          </w:rPr>
          <w:t>438.</w:t>
        </w:r>
        <w:r w:rsidRPr="00181FFC">
          <w:rPr>
            <w:rFonts w:ascii="Calibri" w:eastAsia="Calibri" w:hAnsi="Calibri" w:cs="Times New Roman"/>
          </w:rPr>
          <w:tab/>
          <w:t>i "\"Per quanto riguarda te, [mc] ––  c'è qualcosa che vorrei dirti.\""</w:t>
        </w:r>
      </w:ins>
    </w:p>
    <w:p w14:paraId="3F124AF7" w14:textId="77777777" w:rsidR="00181FFC" w:rsidRPr="00181FFC" w:rsidRDefault="00181FFC" w:rsidP="00181FFC">
      <w:pPr>
        <w:spacing w:line="600" w:lineRule="auto"/>
        <w:jc w:val="left"/>
        <w:rPr>
          <w:ins w:id="19381" w:author="UTENTE" w:date="2020-06-30T19:00:00Z"/>
          <w:rFonts w:ascii="Calibri" w:eastAsia="Calibri" w:hAnsi="Calibri" w:cs="Times New Roman"/>
        </w:rPr>
      </w:pPr>
      <w:ins w:id="19382" w:author="UTENTE" w:date="2020-06-30T19:00:00Z">
        <w:r w:rsidRPr="00181FFC">
          <w:rPr>
            <w:rFonts w:ascii="Calibri" w:eastAsia="Calibri" w:hAnsi="Calibri" w:cs="Times New Roman"/>
          </w:rPr>
          <w:t>439.</w:t>
        </w:r>
        <w:r w:rsidRPr="00181FFC">
          <w:rPr>
            <w:rFonts w:ascii="Calibri" w:eastAsia="Calibri" w:hAnsi="Calibri" w:cs="Times New Roman"/>
          </w:rPr>
          <w:tab/>
          <w:t>mcp "\"Eh? A me…?\""</w:t>
        </w:r>
      </w:ins>
    </w:p>
    <w:p w14:paraId="3BD2B96D" w14:textId="77777777" w:rsidR="00181FFC" w:rsidRPr="00181FFC" w:rsidRDefault="00181FFC" w:rsidP="00181FFC">
      <w:pPr>
        <w:spacing w:line="600" w:lineRule="auto"/>
        <w:jc w:val="left"/>
        <w:rPr>
          <w:ins w:id="19383" w:author="UTENTE" w:date="2020-06-30T19:00:00Z"/>
          <w:rFonts w:ascii="Calibri" w:eastAsia="Calibri" w:hAnsi="Calibri" w:cs="Times New Roman"/>
        </w:rPr>
      </w:pPr>
      <w:ins w:id="19384" w:author="UTENTE" w:date="2020-06-30T19:00:00Z">
        <w:r w:rsidRPr="00181FFC">
          <w:rPr>
            <w:rFonts w:ascii="Calibri" w:eastAsia="Calibri" w:hAnsi="Calibri" w:cs="Times New Roman"/>
          </w:rPr>
          <w:t>440.</w:t>
        </w:r>
        <w:r w:rsidRPr="00181FFC">
          <w:rPr>
            <w:rFonts w:ascii="Calibri" w:eastAsia="Calibri" w:hAnsi="Calibri" w:cs="Times New Roman"/>
          </w:rPr>
          <w:tab/>
          <w:t>n "Quando Isaac si avvicina all'improvviso, sgrano gli occhi."</w:t>
        </w:r>
      </w:ins>
    </w:p>
    <w:p w14:paraId="1E206051" w14:textId="77777777" w:rsidR="00181FFC" w:rsidRPr="00181FFC" w:rsidRDefault="00181FFC" w:rsidP="00181FFC">
      <w:pPr>
        <w:spacing w:line="600" w:lineRule="auto"/>
        <w:jc w:val="left"/>
        <w:rPr>
          <w:ins w:id="19385" w:author="UTENTE" w:date="2020-06-30T19:00:00Z"/>
          <w:rFonts w:ascii="Calibri" w:eastAsia="Calibri" w:hAnsi="Calibri" w:cs="Times New Roman"/>
        </w:rPr>
      </w:pPr>
      <w:ins w:id="19386" w:author="UTENTE" w:date="2020-06-30T19:00:00Z">
        <w:r w:rsidRPr="00181FFC">
          <w:rPr>
            <w:rFonts w:ascii="Calibri" w:eastAsia="Calibri" w:hAnsi="Calibri" w:cs="Times New Roman"/>
          </w:rPr>
          <w:t>441.</w:t>
        </w:r>
        <w:r w:rsidRPr="00181FFC">
          <w:rPr>
            <w:rFonts w:ascii="Calibri" w:eastAsia="Calibri" w:hAnsi="Calibri" w:cs="Times New Roman"/>
          </w:rPr>
          <w:tab/>
          <w:t>i "\"Luka ti sta facendo cercare dei vampiri, vero?\""</w:t>
        </w:r>
      </w:ins>
    </w:p>
    <w:p w14:paraId="5B1BD579" w14:textId="77777777" w:rsidR="00181FFC" w:rsidRPr="00181FFC" w:rsidRDefault="00181FFC" w:rsidP="00181FFC">
      <w:pPr>
        <w:spacing w:line="600" w:lineRule="auto"/>
        <w:jc w:val="left"/>
        <w:rPr>
          <w:ins w:id="19387" w:author="UTENTE" w:date="2020-06-30T19:00:00Z"/>
          <w:rFonts w:ascii="Calibri" w:eastAsia="Calibri" w:hAnsi="Calibri" w:cs="Times New Roman"/>
        </w:rPr>
      </w:pPr>
      <w:ins w:id="19388" w:author="UTENTE" w:date="2020-06-30T19:00:00Z">
        <w:r w:rsidRPr="00181FFC">
          <w:rPr>
            <w:rFonts w:ascii="Calibri" w:eastAsia="Calibri" w:hAnsi="Calibri" w:cs="Times New Roman"/>
          </w:rPr>
          <w:t>442.</w:t>
        </w:r>
        <w:r w:rsidRPr="00181FFC">
          <w:rPr>
            <w:rFonts w:ascii="Calibri" w:eastAsia="Calibri" w:hAnsi="Calibri" w:cs="Times New Roman"/>
          </w:rPr>
          <w:tab/>
          <w:t>mcp "\"…Sì, esatto. Non te l'ha detto?\""</w:t>
        </w:r>
      </w:ins>
    </w:p>
    <w:p w14:paraId="55D958D3" w14:textId="77777777" w:rsidR="00181FFC" w:rsidRPr="00181FFC" w:rsidRDefault="00181FFC" w:rsidP="00181FFC">
      <w:pPr>
        <w:spacing w:line="600" w:lineRule="auto"/>
        <w:jc w:val="left"/>
        <w:rPr>
          <w:ins w:id="19389" w:author="UTENTE" w:date="2020-06-30T19:00:00Z"/>
          <w:rFonts w:ascii="Calibri" w:eastAsia="Calibri" w:hAnsi="Calibri" w:cs="Times New Roman"/>
        </w:rPr>
      </w:pPr>
      <w:ins w:id="19390" w:author="UTENTE" w:date="2020-06-30T19:00:00Z">
        <w:r w:rsidRPr="00181FFC">
          <w:rPr>
            <w:rFonts w:ascii="Calibri" w:eastAsia="Calibri" w:hAnsi="Calibri" w:cs="Times New Roman"/>
          </w:rPr>
          <w:t>443.</w:t>
        </w:r>
        <w:r w:rsidRPr="00181FFC">
          <w:rPr>
            <w:rFonts w:ascii="Calibri" w:eastAsia="Calibri" w:hAnsi="Calibri" w:cs="Times New Roman"/>
          </w:rPr>
          <w:tab/>
          <w:t>n "Isaac si lascia andare ad una risatina monotona, scuotendo la testa."</w:t>
        </w:r>
      </w:ins>
    </w:p>
    <w:p w14:paraId="0E3176A4" w14:textId="77777777" w:rsidR="00181FFC" w:rsidRPr="00181FFC" w:rsidRDefault="00181FFC" w:rsidP="00181FFC">
      <w:pPr>
        <w:spacing w:line="600" w:lineRule="auto"/>
        <w:jc w:val="left"/>
        <w:rPr>
          <w:ins w:id="19391" w:author="UTENTE" w:date="2020-06-30T19:00:00Z"/>
          <w:rFonts w:ascii="Calibri" w:eastAsia="Calibri" w:hAnsi="Calibri" w:cs="Times New Roman"/>
        </w:rPr>
      </w:pPr>
      <w:ins w:id="19392" w:author="UTENTE" w:date="2020-06-30T19:00:00Z">
        <w:r w:rsidRPr="00181FFC">
          <w:rPr>
            <w:rFonts w:ascii="Calibri" w:eastAsia="Calibri" w:hAnsi="Calibri" w:cs="Times New Roman"/>
          </w:rPr>
          <w:t>444.</w:t>
        </w:r>
        <w:r w:rsidRPr="00181FFC">
          <w:rPr>
            <w:rFonts w:ascii="Calibri" w:eastAsia="Calibri" w:hAnsi="Calibri" w:cs="Times New Roman"/>
          </w:rPr>
          <w:tab/>
          <w:t>i "\"Ha i suoi obbiettivi. Ho cerco di avvertirlo di smetterla, ma non vuole darmi retta.\""</w:t>
        </w:r>
      </w:ins>
    </w:p>
    <w:p w14:paraId="1AA118D8" w14:textId="77777777" w:rsidR="00181FFC" w:rsidRPr="00181FFC" w:rsidRDefault="00181FFC" w:rsidP="00181FFC">
      <w:pPr>
        <w:spacing w:line="600" w:lineRule="auto"/>
        <w:jc w:val="left"/>
        <w:rPr>
          <w:ins w:id="19393" w:author="UTENTE" w:date="2020-06-30T19:00:00Z"/>
          <w:rFonts w:ascii="Calibri" w:eastAsia="Calibri" w:hAnsi="Calibri" w:cs="Times New Roman"/>
        </w:rPr>
      </w:pPr>
      <w:ins w:id="19394" w:author="UTENTE" w:date="2020-06-30T19:00:00Z">
        <w:r w:rsidRPr="00181FFC">
          <w:rPr>
            <w:rFonts w:ascii="Calibri" w:eastAsia="Calibri" w:hAnsi="Calibri" w:cs="Times New Roman"/>
          </w:rPr>
          <w:t>445.</w:t>
        </w:r>
        <w:r w:rsidRPr="00181FFC">
          <w:rPr>
            <w:rFonts w:ascii="Calibri" w:eastAsia="Calibri" w:hAnsi="Calibri" w:cs="Times New Roman"/>
          </w:rPr>
          <w:tab/>
          <w:t>mcp "\"Smetterla? Di fare cosa?\""</w:t>
        </w:r>
      </w:ins>
    </w:p>
    <w:p w14:paraId="3142D0D7" w14:textId="77777777" w:rsidR="00181FFC" w:rsidRPr="00181FFC" w:rsidRDefault="00181FFC" w:rsidP="00181FFC">
      <w:pPr>
        <w:spacing w:line="600" w:lineRule="auto"/>
        <w:jc w:val="left"/>
        <w:rPr>
          <w:ins w:id="19395" w:author="UTENTE" w:date="2020-06-30T19:00:00Z"/>
          <w:rFonts w:ascii="Calibri" w:eastAsia="Calibri" w:hAnsi="Calibri" w:cs="Times New Roman"/>
        </w:rPr>
      </w:pPr>
      <w:ins w:id="19396" w:author="UTENTE" w:date="2020-06-30T19:00:00Z">
        <w:r w:rsidRPr="00181FFC">
          <w:rPr>
            <w:rFonts w:ascii="Calibri" w:eastAsia="Calibri" w:hAnsi="Calibri" w:cs="Times New Roman"/>
          </w:rPr>
          <w:t>446.</w:t>
        </w:r>
        <w:r w:rsidRPr="00181FFC">
          <w:rPr>
            <w:rFonts w:ascii="Calibri" w:eastAsia="Calibri" w:hAnsi="Calibri" w:cs="Times New Roman"/>
          </w:rPr>
          <w:tab/>
          <w:t>n "La mia domanda lo fa rimanere in silenzio per qualche secondo, intanto si tira su gli occhiali con un dito, emettendo un sospiro leggermente inquieto."</w:t>
        </w:r>
      </w:ins>
    </w:p>
    <w:p w14:paraId="6B528EB0" w14:textId="77777777" w:rsidR="00181FFC" w:rsidRPr="00181FFC" w:rsidRDefault="00181FFC" w:rsidP="00181FFC">
      <w:pPr>
        <w:spacing w:line="600" w:lineRule="auto"/>
        <w:jc w:val="left"/>
        <w:rPr>
          <w:ins w:id="19397" w:author="UTENTE" w:date="2020-06-30T19:00:00Z"/>
          <w:rFonts w:ascii="Calibri" w:eastAsia="Calibri" w:hAnsi="Calibri" w:cs="Times New Roman"/>
        </w:rPr>
      </w:pPr>
      <w:ins w:id="19398" w:author="UTENTE" w:date="2020-06-30T19:00:00Z">
        <w:r w:rsidRPr="00181FFC">
          <w:rPr>
            <w:rFonts w:ascii="Calibri" w:eastAsia="Calibri" w:hAnsi="Calibri" w:cs="Times New Roman"/>
          </w:rPr>
          <w:t>447.</w:t>
        </w:r>
        <w:r w:rsidRPr="00181FFC">
          <w:rPr>
            <w:rFonts w:ascii="Calibri" w:eastAsia="Calibri" w:hAnsi="Calibri" w:cs="Times New Roman"/>
          </w:rPr>
          <w:tab/>
          <w:t>i "\"Si sta ossessionando troppo nel trovare un vampiro in particolare.\""</w:t>
        </w:r>
        <w:r w:rsidRPr="00181FFC">
          <w:rPr>
            <w:rFonts w:ascii="Calibri" w:eastAsia="Calibri" w:hAnsi="Calibri" w:cs="Times New Roman"/>
          </w:rPr>
          <w:br w:type="page"/>
        </w:r>
      </w:ins>
    </w:p>
    <w:p w14:paraId="5938D3D2" w14:textId="77777777" w:rsidR="00181FFC" w:rsidRPr="00181FFC" w:rsidRDefault="00181FFC" w:rsidP="00181FFC">
      <w:pPr>
        <w:spacing w:line="600" w:lineRule="auto"/>
        <w:jc w:val="left"/>
        <w:rPr>
          <w:ins w:id="19399" w:author="UTENTE" w:date="2020-06-30T19:00:00Z"/>
          <w:rFonts w:ascii="Calibri" w:eastAsia="Calibri" w:hAnsi="Calibri" w:cs="Times New Roman"/>
          <w:lang w:val="en-US"/>
        </w:rPr>
      </w:pPr>
      <w:ins w:id="19400" w:author="UTENTE" w:date="2020-06-30T19:00:00Z">
        <w:r w:rsidRPr="00181FFC">
          <w:rPr>
            <w:rFonts w:ascii="Calibri" w:eastAsia="Calibri" w:hAnsi="Calibri" w:cs="Times New Roman"/>
            <w:lang w:val="en-US"/>
          </w:rPr>
          <w:lastRenderedPageBreak/>
          <w:t>448.</w:t>
        </w:r>
        <w:r w:rsidRPr="00181FFC">
          <w:rPr>
            <w:rFonts w:ascii="Calibri" w:eastAsia="Calibri" w:hAnsi="Calibri" w:cs="Times New Roman"/>
            <w:lang w:val="en-US"/>
          </w:rPr>
          <w:tab/>
          <w:t>i "\"If Luka gets any clue as to their whereabouts, I know he'll do something stupid, hotheaded kid that he is.\""</w:t>
        </w:r>
      </w:ins>
    </w:p>
    <w:p w14:paraId="7423100E" w14:textId="77777777" w:rsidR="00181FFC" w:rsidRPr="00181FFC" w:rsidRDefault="00181FFC" w:rsidP="00181FFC">
      <w:pPr>
        <w:spacing w:line="600" w:lineRule="auto"/>
        <w:jc w:val="left"/>
        <w:rPr>
          <w:ins w:id="19401" w:author="UTENTE" w:date="2020-06-30T19:00:00Z"/>
          <w:rFonts w:ascii="Calibri" w:eastAsia="Calibri" w:hAnsi="Calibri" w:cs="Times New Roman"/>
          <w:lang w:val="en-US"/>
        </w:rPr>
      </w:pPr>
      <w:ins w:id="19402" w:author="UTENTE" w:date="2020-06-30T19:00:00Z">
        <w:r w:rsidRPr="00181FFC">
          <w:rPr>
            <w:rFonts w:ascii="Calibri" w:eastAsia="Calibri" w:hAnsi="Calibri" w:cs="Times New Roman"/>
            <w:lang w:val="en-US"/>
          </w:rPr>
          <w:t>449.</w:t>
        </w:r>
        <w:r w:rsidRPr="00181FFC">
          <w:rPr>
            <w:rFonts w:ascii="Calibri" w:eastAsia="Calibri" w:hAnsi="Calibri" w:cs="Times New Roman"/>
            <w:lang w:val="en-US"/>
          </w:rPr>
          <w:tab/>
          <w:t>n "Well, it's hard to argue with that one."</w:t>
        </w:r>
      </w:ins>
    </w:p>
    <w:p w14:paraId="002BD117" w14:textId="77777777" w:rsidR="00181FFC" w:rsidRPr="00181FFC" w:rsidRDefault="00181FFC" w:rsidP="00181FFC">
      <w:pPr>
        <w:spacing w:line="600" w:lineRule="auto"/>
        <w:jc w:val="left"/>
        <w:rPr>
          <w:ins w:id="19403" w:author="UTENTE" w:date="2020-06-30T19:00:00Z"/>
          <w:rFonts w:ascii="Calibri" w:eastAsia="Calibri" w:hAnsi="Calibri" w:cs="Times New Roman"/>
          <w:lang w:val="en-US"/>
        </w:rPr>
      </w:pPr>
      <w:ins w:id="19404" w:author="UTENTE" w:date="2020-06-30T19:00:00Z">
        <w:r w:rsidRPr="00181FFC">
          <w:rPr>
            <w:rFonts w:ascii="Calibri" w:eastAsia="Calibri" w:hAnsi="Calibri" w:cs="Times New Roman"/>
            <w:lang w:val="en-US"/>
          </w:rPr>
          <w:t>450.</w:t>
        </w:r>
        <w:r w:rsidRPr="00181FFC">
          <w:rPr>
            <w:rFonts w:ascii="Calibri" w:eastAsia="Calibri" w:hAnsi="Calibri" w:cs="Times New Roman"/>
            <w:lang w:val="en-US"/>
          </w:rPr>
          <w:tab/>
          <w:t>n "In fact, I was thinking something similar, myself. What can Luka even do against a creature with supernatural power, like Rex or Dominic?"</w:t>
        </w:r>
      </w:ins>
    </w:p>
    <w:p w14:paraId="2C011754" w14:textId="77777777" w:rsidR="00181FFC" w:rsidRPr="00181FFC" w:rsidRDefault="00181FFC" w:rsidP="00181FFC">
      <w:pPr>
        <w:spacing w:line="600" w:lineRule="auto"/>
        <w:jc w:val="left"/>
        <w:rPr>
          <w:ins w:id="19405" w:author="UTENTE" w:date="2020-06-30T19:00:00Z"/>
          <w:rFonts w:ascii="Calibri" w:eastAsia="Calibri" w:hAnsi="Calibri" w:cs="Times New Roman"/>
          <w:lang w:val="en-US"/>
        </w:rPr>
      </w:pPr>
      <w:ins w:id="19406" w:author="UTENTE" w:date="2020-06-30T19:00:00Z">
        <w:r w:rsidRPr="00181FFC">
          <w:rPr>
            <w:rFonts w:ascii="Calibri" w:eastAsia="Calibri" w:hAnsi="Calibri" w:cs="Times New Roman"/>
            <w:lang w:val="en-US"/>
          </w:rPr>
          <w:t>451.</w:t>
        </w:r>
        <w:r w:rsidRPr="00181FFC">
          <w:rPr>
            <w:rFonts w:ascii="Calibri" w:eastAsia="Calibri" w:hAnsi="Calibri" w:cs="Times New Roman"/>
            <w:lang w:val="en-US"/>
          </w:rPr>
          <w:tab/>
          <w:t>i "\"Let me put it this way.\""</w:t>
        </w:r>
      </w:ins>
    </w:p>
    <w:p w14:paraId="40E8BF4B" w14:textId="77777777" w:rsidR="00181FFC" w:rsidRPr="00181FFC" w:rsidRDefault="00181FFC" w:rsidP="00181FFC">
      <w:pPr>
        <w:spacing w:line="600" w:lineRule="auto"/>
        <w:jc w:val="left"/>
        <w:rPr>
          <w:ins w:id="19407" w:author="UTENTE" w:date="2020-06-30T19:00:00Z"/>
          <w:rFonts w:ascii="Calibri" w:eastAsia="Calibri" w:hAnsi="Calibri" w:cs="Times New Roman"/>
          <w:lang w:val="en-US"/>
        </w:rPr>
      </w:pPr>
      <w:ins w:id="19408" w:author="UTENTE" w:date="2020-06-30T19:00:00Z">
        <w:r w:rsidRPr="00181FFC">
          <w:rPr>
            <w:rFonts w:ascii="Calibri" w:eastAsia="Calibri" w:hAnsi="Calibri" w:cs="Times New Roman"/>
            <w:lang w:val="en-US"/>
          </w:rPr>
          <w:t>452.</w:t>
        </w:r>
        <w:r w:rsidRPr="00181FFC">
          <w:rPr>
            <w:rFonts w:ascii="Calibri" w:eastAsia="Calibri" w:hAnsi="Calibri" w:cs="Times New Roman"/>
            <w:lang w:val="en-US"/>
          </w:rPr>
          <w:tab/>
          <w:t>i "\"All you have to do is give Luka false information, either by making up descriptions or saying you didn't see any vampires at all.\""</w:t>
        </w:r>
      </w:ins>
    </w:p>
    <w:p w14:paraId="3BFF76F0" w14:textId="77777777" w:rsidR="00181FFC" w:rsidRPr="00181FFC" w:rsidRDefault="00181FFC" w:rsidP="00181FFC">
      <w:pPr>
        <w:spacing w:line="600" w:lineRule="auto"/>
        <w:jc w:val="left"/>
        <w:rPr>
          <w:ins w:id="19409" w:author="UTENTE" w:date="2020-06-30T19:00:00Z"/>
          <w:rFonts w:ascii="Calibri" w:eastAsia="Calibri" w:hAnsi="Calibri" w:cs="Times New Roman"/>
          <w:lang w:val="en-US"/>
        </w:rPr>
      </w:pPr>
      <w:ins w:id="19410" w:author="UTENTE" w:date="2020-06-30T19:00:00Z">
        <w:r w:rsidRPr="00181FFC">
          <w:rPr>
            <w:rFonts w:ascii="Calibri" w:eastAsia="Calibri" w:hAnsi="Calibri" w:cs="Times New Roman"/>
            <w:lang w:val="en-US"/>
          </w:rPr>
          <w:t>453.</w:t>
        </w:r>
        <w:r w:rsidRPr="00181FFC">
          <w:rPr>
            <w:rFonts w:ascii="Calibri" w:eastAsia="Calibri" w:hAnsi="Calibri" w:cs="Times New Roman"/>
            <w:lang w:val="en-US"/>
          </w:rPr>
          <w:tab/>
          <w:t>i "\"It won't do him any harm –– in fact, it'll even keep both of you safer.\""</w:t>
        </w:r>
      </w:ins>
    </w:p>
    <w:p w14:paraId="5282B518" w14:textId="77777777" w:rsidR="00181FFC" w:rsidRPr="00181FFC" w:rsidRDefault="00181FFC" w:rsidP="00181FFC">
      <w:pPr>
        <w:spacing w:line="600" w:lineRule="auto"/>
        <w:jc w:val="left"/>
        <w:rPr>
          <w:ins w:id="19411" w:author="UTENTE" w:date="2020-06-30T19:00:00Z"/>
          <w:rFonts w:ascii="Calibri" w:eastAsia="Calibri" w:hAnsi="Calibri" w:cs="Times New Roman"/>
          <w:lang w:val="en-US"/>
        </w:rPr>
      </w:pPr>
      <w:ins w:id="19412" w:author="UTENTE" w:date="2020-06-30T19:00:00Z">
        <w:r w:rsidRPr="00181FFC">
          <w:rPr>
            <w:rFonts w:ascii="Calibri" w:eastAsia="Calibri" w:hAnsi="Calibri" w:cs="Times New Roman"/>
            <w:lang w:val="en-US"/>
          </w:rPr>
          <w:t>454.</w:t>
        </w:r>
        <w:r w:rsidRPr="00181FFC">
          <w:rPr>
            <w:rFonts w:ascii="Calibri" w:eastAsia="Calibri" w:hAnsi="Calibri" w:cs="Times New Roman"/>
            <w:lang w:val="en-US"/>
          </w:rPr>
          <w:tab/>
          <w:t>mcp "\"You want me to lie to him?\""</w:t>
        </w:r>
      </w:ins>
    </w:p>
    <w:p w14:paraId="7B6A46BC" w14:textId="77777777" w:rsidR="00181FFC" w:rsidRPr="00181FFC" w:rsidRDefault="00181FFC" w:rsidP="00181FFC">
      <w:pPr>
        <w:spacing w:line="600" w:lineRule="auto"/>
        <w:jc w:val="left"/>
        <w:rPr>
          <w:ins w:id="19413" w:author="UTENTE" w:date="2020-06-30T19:00:00Z"/>
          <w:rFonts w:ascii="Calibri" w:eastAsia="Calibri" w:hAnsi="Calibri" w:cs="Times New Roman"/>
          <w:lang w:val="en-US"/>
        </w:rPr>
      </w:pPr>
      <w:ins w:id="19414" w:author="UTENTE" w:date="2020-06-30T19:00:00Z">
        <w:r w:rsidRPr="00181FFC">
          <w:rPr>
            <w:rFonts w:ascii="Calibri" w:eastAsia="Calibri" w:hAnsi="Calibri" w:cs="Times New Roman"/>
            <w:lang w:val="en-US"/>
          </w:rPr>
          <w:t>455.</w:t>
        </w:r>
        <w:r w:rsidRPr="00181FFC">
          <w:rPr>
            <w:rFonts w:ascii="Calibri" w:eastAsia="Calibri" w:hAnsi="Calibri" w:cs="Times New Roman"/>
            <w:lang w:val="en-US"/>
          </w:rPr>
          <w:tab/>
          <w:t>n "Isaac nods, a peculiarly sharp light glinting behind his glasses."</w:t>
        </w:r>
      </w:ins>
    </w:p>
    <w:p w14:paraId="3728A584" w14:textId="77777777" w:rsidR="00181FFC" w:rsidRPr="00181FFC" w:rsidRDefault="00181FFC" w:rsidP="00181FFC">
      <w:pPr>
        <w:spacing w:line="600" w:lineRule="auto"/>
        <w:jc w:val="left"/>
        <w:rPr>
          <w:ins w:id="19415" w:author="UTENTE" w:date="2020-06-30T19:00:00Z"/>
          <w:rFonts w:ascii="Calibri" w:eastAsia="Calibri" w:hAnsi="Calibri" w:cs="Times New Roman"/>
          <w:lang w:val="en-US"/>
        </w:rPr>
      </w:pPr>
      <w:ins w:id="19416" w:author="UTENTE" w:date="2020-06-30T19:00:00Z">
        <w:r w:rsidRPr="00181FFC">
          <w:rPr>
            <w:rFonts w:ascii="Calibri" w:eastAsia="Calibri" w:hAnsi="Calibri" w:cs="Times New Roman"/>
            <w:lang w:val="en-US"/>
          </w:rPr>
          <w:t>456.</w:t>
        </w:r>
        <w:r w:rsidRPr="00181FFC">
          <w:rPr>
            <w:rFonts w:ascii="Calibri" w:eastAsia="Calibri" w:hAnsi="Calibri" w:cs="Times New Roman"/>
            <w:lang w:val="en-US"/>
          </w:rPr>
          <w:tab/>
          <w:t>i "\"Trust me on this, [mc]. I've known him for a lot longer than you.\""</w:t>
        </w:r>
      </w:ins>
    </w:p>
    <w:p w14:paraId="2D627F50" w14:textId="77777777" w:rsidR="00181FFC" w:rsidRPr="00181FFC" w:rsidRDefault="00181FFC" w:rsidP="00181FFC">
      <w:pPr>
        <w:spacing w:line="600" w:lineRule="auto"/>
        <w:jc w:val="left"/>
        <w:rPr>
          <w:ins w:id="19417" w:author="UTENTE" w:date="2020-06-30T19:00:00Z"/>
          <w:rFonts w:ascii="Calibri" w:eastAsia="Calibri" w:hAnsi="Calibri" w:cs="Times New Roman"/>
          <w:lang w:val="en-US"/>
        </w:rPr>
      </w:pPr>
      <w:ins w:id="19418" w:author="UTENTE" w:date="2020-06-30T19:00:00Z">
        <w:r w:rsidRPr="00181FFC">
          <w:rPr>
            <w:rFonts w:ascii="Calibri" w:eastAsia="Calibri" w:hAnsi="Calibri" w:cs="Times New Roman"/>
            <w:lang w:val="en-US"/>
          </w:rPr>
          <w:t>457.</w:t>
        </w:r>
        <w:r w:rsidRPr="00181FFC">
          <w:rPr>
            <w:rFonts w:ascii="Calibri" w:eastAsia="Calibri" w:hAnsi="Calibri" w:cs="Times New Roman"/>
            <w:lang w:val="en-US"/>
          </w:rPr>
          <w:tab/>
          <w:t>i "\"This obsession of his won't lead to anything good. It's blinding him.. Keeping him from seeing what really matters.\""</w:t>
        </w:r>
      </w:ins>
    </w:p>
    <w:p w14:paraId="36BAE90B" w14:textId="77777777" w:rsidR="00181FFC" w:rsidRPr="00181FFC" w:rsidRDefault="00181FFC" w:rsidP="00181FFC">
      <w:pPr>
        <w:spacing w:line="600" w:lineRule="auto"/>
        <w:jc w:val="left"/>
        <w:rPr>
          <w:ins w:id="19419" w:author="UTENTE" w:date="2020-06-30T19:00:00Z"/>
          <w:rFonts w:ascii="Calibri" w:eastAsia="Calibri" w:hAnsi="Calibri" w:cs="Times New Roman"/>
          <w:lang w:val="en-US"/>
        </w:rPr>
      </w:pPr>
      <w:ins w:id="19420" w:author="UTENTE" w:date="2020-06-30T19:00:00Z">
        <w:r w:rsidRPr="00181FFC">
          <w:rPr>
            <w:rFonts w:ascii="Calibri" w:eastAsia="Calibri" w:hAnsi="Calibri" w:cs="Times New Roman"/>
            <w:lang w:val="en-US"/>
          </w:rPr>
          <w:t>458.</w:t>
        </w:r>
        <w:r w:rsidRPr="00181FFC">
          <w:rPr>
            <w:rFonts w:ascii="Calibri" w:eastAsia="Calibri" w:hAnsi="Calibri" w:cs="Times New Roman"/>
            <w:lang w:val="en-US"/>
          </w:rPr>
          <w:tab/>
          <w:t>i "\"And if you know what's good for you, you shouldn't get involved in it, either.\""</w:t>
        </w:r>
      </w:ins>
    </w:p>
    <w:p w14:paraId="3B8B21B0" w14:textId="77777777" w:rsidR="00181FFC" w:rsidRPr="00181FFC" w:rsidRDefault="00181FFC" w:rsidP="00181FFC">
      <w:pPr>
        <w:spacing w:line="600" w:lineRule="auto"/>
        <w:jc w:val="left"/>
        <w:rPr>
          <w:ins w:id="19421" w:author="UTENTE" w:date="2020-06-30T19:00:00Z"/>
          <w:rFonts w:ascii="Calibri" w:eastAsia="Calibri" w:hAnsi="Calibri" w:cs="Times New Roman"/>
          <w:lang w:val="en-US"/>
        </w:rPr>
      </w:pPr>
      <w:ins w:id="19422" w:author="UTENTE" w:date="2020-06-30T19:00:00Z">
        <w:r w:rsidRPr="00181FFC">
          <w:rPr>
            <w:rFonts w:ascii="Calibri" w:eastAsia="Calibri" w:hAnsi="Calibri" w:cs="Times New Roman"/>
            <w:lang w:val="en-US"/>
          </w:rPr>
          <w:t>459.</w:t>
        </w:r>
        <w:r w:rsidRPr="00181FFC">
          <w:rPr>
            <w:rFonts w:ascii="Calibri" w:eastAsia="Calibri" w:hAnsi="Calibri" w:cs="Times New Roman"/>
            <w:lang w:val="en-US"/>
          </w:rPr>
          <w:tab/>
          <w:t>mcp "\"…\""</w:t>
        </w:r>
      </w:ins>
    </w:p>
    <w:p w14:paraId="63983CD8" w14:textId="77777777" w:rsidR="00181FFC" w:rsidRPr="00181FFC" w:rsidRDefault="00181FFC" w:rsidP="00181FFC">
      <w:pPr>
        <w:spacing w:line="600" w:lineRule="auto"/>
        <w:jc w:val="left"/>
        <w:rPr>
          <w:ins w:id="19423" w:author="UTENTE" w:date="2020-06-30T19:00:00Z"/>
          <w:rFonts w:ascii="Calibri" w:eastAsia="Calibri" w:hAnsi="Calibri" w:cs="Times New Roman"/>
          <w:lang w:val="en-US"/>
        </w:rPr>
      </w:pPr>
      <w:ins w:id="19424" w:author="UTENTE" w:date="2020-06-30T19:00:00Z">
        <w:r w:rsidRPr="00181FFC">
          <w:rPr>
            <w:rFonts w:ascii="Calibri" w:eastAsia="Calibri" w:hAnsi="Calibri" w:cs="Times New Roman"/>
            <w:lang w:val="en-US"/>
          </w:rPr>
          <w:t>460.</w:t>
        </w:r>
        <w:r w:rsidRPr="00181FFC">
          <w:rPr>
            <w:rFonts w:ascii="Calibri" w:eastAsia="Calibri" w:hAnsi="Calibri" w:cs="Times New Roman"/>
            <w:lang w:val="en-US"/>
          </w:rPr>
          <w:tab/>
          <w:t>n "When he puts it like that, it's hard to argue…"</w:t>
        </w:r>
      </w:ins>
    </w:p>
    <w:p w14:paraId="6263177D" w14:textId="77777777" w:rsidR="00181FFC" w:rsidRPr="00181FFC" w:rsidRDefault="00181FFC" w:rsidP="00181FFC">
      <w:pPr>
        <w:spacing w:line="600" w:lineRule="auto"/>
        <w:jc w:val="left"/>
        <w:rPr>
          <w:ins w:id="19425" w:author="UTENTE" w:date="2020-06-30T19:00:00Z"/>
          <w:rFonts w:ascii="Calibri" w:eastAsia="Calibri" w:hAnsi="Calibri" w:cs="Times New Roman"/>
          <w:lang w:val="en-US"/>
        </w:rPr>
      </w:pPr>
      <w:ins w:id="19426" w:author="UTENTE" w:date="2020-06-30T19:00:00Z">
        <w:r w:rsidRPr="00181FFC">
          <w:rPr>
            <w:rFonts w:ascii="Calibri" w:eastAsia="Calibri" w:hAnsi="Calibri" w:cs="Times New Roman"/>
            <w:lang w:val="en-US"/>
          </w:rPr>
          <w:t>461.</w:t>
        </w:r>
        <w:r w:rsidRPr="00181FFC">
          <w:rPr>
            <w:rFonts w:ascii="Calibri" w:eastAsia="Calibri" w:hAnsi="Calibri" w:cs="Times New Roman"/>
            <w:lang w:val="en-US"/>
          </w:rPr>
          <w:tab/>
          <w:t>n "But how can I lie to Luka's face? {w}If he found out, I can only imagine how he'd react… he'd probably hate me forever." </w:t>
        </w:r>
        <w:r w:rsidRPr="00181FFC">
          <w:rPr>
            <w:rFonts w:ascii="Calibri" w:eastAsia="Calibri" w:hAnsi="Calibri" w:cs="Times New Roman"/>
            <w:lang w:val="en-US"/>
          </w:rPr>
          <w:br w:type="page"/>
        </w:r>
      </w:ins>
    </w:p>
    <w:p w14:paraId="0E88FB44" w14:textId="77777777" w:rsidR="00181FFC" w:rsidRPr="00181FFC" w:rsidRDefault="00181FFC" w:rsidP="00181FFC">
      <w:pPr>
        <w:spacing w:line="600" w:lineRule="auto"/>
        <w:jc w:val="left"/>
        <w:rPr>
          <w:ins w:id="19427" w:author="UTENTE" w:date="2020-06-30T19:00:00Z"/>
          <w:rFonts w:ascii="Calibri" w:eastAsia="Calibri" w:hAnsi="Calibri" w:cs="Times New Roman"/>
        </w:rPr>
      </w:pPr>
      <w:ins w:id="19428" w:author="UTENTE" w:date="2020-06-30T19:00:00Z">
        <w:r w:rsidRPr="00181FFC">
          <w:rPr>
            <w:rFonts w:ascii="Calibri" w:eastAsia="Calibri" w:hAnsi="Calibri" w:cs="Times New Roman"/>
          </w:rPr>
          <w:lastRenderedPageBreak/>
          <w:t>448.</w:t>
        </w:r>
        <w:r w:rsidRPr="00181FFC">
          <w:rPr>
            <w:rFonts w:ascii="Calibri" w:eastAsia="Calibri" w:hAnsi="Calibri" w:cs="Times New Roman"/>
          </w:rPr>
          <w:tab/>
          <w:t>i "\"Se Luka scopre il minimo indizio su dove si trova, so che farà qualcosa di stupido, data la testa calda che è quel ragazzino."</w:t>
        </w:r>
      </w:ins>
    </w:p>
    <w:p w14:paraId="381C25E9" w14:textId="77777777" w:rsidR="00181FFC" w:rsidRPr="00181FFC" w:rsidRDefault="00181FFC" w:rsidP="00181FFC">
      <w:pPr>
        <w:spacing w:line="600" w:lineRule="auto"/>
        <w:jc w:val="left"/>
        <w:rPr>
          <w:ins w:id="19429" w:author="UTENTE" w:date="2020-06-30T19:00:00Z"/>
          <w:rFonts w:ascii="Calibri" w:eastAsia="Calibri" w:hAnsi="Calibri" w:cs="Times New Roman"/>
        </w:rPr>
      </w:pPr>
      <w:ins w:id="19430" w:author="UTENTE" w:date="2020-06-30T19:00:00Z">
        <w:r w:rsidRPr="00181FFC">
          <w:rPr>
            <w:rFonts w:ascii="Calibri" w:eastAsia="Calibri" w:hAnsi="Calibri" w:cs="Times New Roman"/>
          </w:rPr>
          <w:t>449.</w:t>
        </w:r>
        <w:r w:rsidRPr="00181FFC">
          <w:rPr>
            <w:rFonts w:ascii="Calibri" w:eastAsia="Calibri" w:hAnsi="Calibri" w:cs="Times New Roman"/>
          </w:rPr>
          <w:tab/>
          <w:t>n "Beh, difficile controbattere."</w:t>
        </w:r>
      </w:ins>
    </w:p>
    <w:p w14:paraId="2AE73D0E" w14:textId="77777777" w:rsidR="00181FFC" w:rsidRPr="00181FFC" w:rsidRDefault="00181FFC" w:rsidP="00181FFC">
      <w:pPr>
        <w:spacing w:line="600" w:lineRule="auto"/>
        <w:jc w:val="left"/>
        <w:rPr>
          <w:ins w:id="19431" w:author="UTENTE" w:date="2020-06-30T19:00:00Z"/>
          <w:rFonts w:ascii="Calibri" w:eastAsia="Calibri" w:hAnsi="Calibri" w:cs="Times New Roman"/>
        </w:rPr>
      </w:pPr>
      <w:ins w:id="19432" w:author="UTENTE" w:date="2020-06-30T19:00:00Z">
        <w:r w:rsidRPr="00181FFC">
          <w:rPr>
            <w:rFonts w:ascii="Calibri" w:eastAsia="Calibri" w:hAnsi="Calibri" w:cs="Times New Roman"/>
          </w:rPr>
          <w:t>450.</w:t>
        </w:r>
        <w:r w:rsidRPr="00181FFC">
          <w:rPr>
            <w:rFonts w:ascii="Calibri" w:eastAsia="Calibri" w:hAnsi="Calibri" w:cs="Times New Roman"/>
          </w:rPr>
          <w:tab/>
          <w:t>n "Infatti, stavo pensando una cosa simile io stesso. Cosa potrebbe mai fare Luka contro una creatura dai poteri sovrannaturali, come Rex o Dominic?"</w:t>
        </w:r>
      </w:ins>
    </w:p>
    <w:p w14:paraId="041DFAA9" w14:textId="77777777" w:rsidR="00181FFC" w:rsidRPr="00181FFC" w:rsidRDefault="00181FFC" w:rsidP="00181FFC">
      <w:pPr>
        <w:spacing w:line="600" w:lineRule="auto"/>
        <w:jc w:val="left"/>
        <w:rPr>
          <w:ins w:id="19433" w:author="UTENTE" w:date="2020-06-30T19:00:00Z"/>
          <w:rFonts w:ascii="Calibri" w:eastAsia="Calibri" w:hAnsi="Calibri" w:cs="Times New Roman"/>
        </w:rPr>
      </w:pPr>
      <w:ins w:id="19434" w:author="UTENTE" w:date="2020-06-30T19:00:00Z">
        <w:r w:rsidRPr="00181FFC">
          <w:rPr>
            <w:rFonts w:ascii="Calibri" w:eastAsia="Calibri" w:hAnsi="Calibri" w:cs="Times New Roman"/>
          </w:rPr>
          <w:t>451.</w:t>
        </w:r>
        <w:r w:rsidRPr="00181FFC">
          <w:rPr>
            <w:rFonts w:ascii="Calibri" w:eastAsia="Calibri" w:hAnsi="Calibri" w:cs="Times New Roman"/>
          </w:rPr>
          <w:tab/>
          <w:t>i "\"Mettiamola così.\""</w:t>
        </w:r>
      </w:ins>
    </w:p>
    <w:p w14:paraId="0D25DE32" w14:textId="77777777" w:rsidR="00181FFC" w:rsidRPr="00181FFC" w:rsidRDefault="00181FFC" w:rsidP="00181FFC">
      <w:pPr>
        <w:spacing w:line="600" w:lineRule="auto"/>
        <w:jc w:val="left"/>
        <w:rPr>
          <w:ins w:id="19435" w:author="UTENTE" w:date="2020-06-30T19:00:00Z"/>
          <w:rFonts w:ascii="Calibri" w:eastAsia="Calibri" w:hAnsi="Calibri" w:cs="Times New Roman"/>
        </w:rPr>
      </w:pPr>
      <w:ins w:id="19436" w:author="UTENTE" w:date="2020-06-30T19:00:00Z">
        <w:r w:rsidRPr="00181FFC">
          <w:rPr>
            <w:rFonts w:ascii="Calibri" w:eastAsia="Calibri" w:hAnsi="Calibri" w:cs="Times New Roman"/>
          </w:rPr>
          <w:t>452.</w:t>
        </w:r>
        <w:r w:rsidRPr="00181FFC">
          <w:rPr>
            <w:rFonts w:ascii="Calibri" w:eastAsia="Calibri" w:hAnsi="Calibri" w:cs="Times New Roman"/>
          </w:rPr>
          <w:tab/>
          <w:t>i "\"Tutto quello che devi fare è dare a Luka informazioni false, inventandoti descrizioni o dicendo che non hai visto alcun vampiro.\""</w:t>
        </w:r>
      </w:ins>
    </w:p>
    <w:p w14:paraId="00C9CB81" w14:textId="77777777" w:rsidR="00181FFC" w:rsidRPr="00181FFC" w:rsidRDefault="00181FFC" w:rsidP="00181FFC">
      <w:pPr>
        <w:spacing w:line="600" w:lineRule="auto"/>
        <w:jc w:val="left"/>
        <w:rPr>
          <w:ins w:id="19437" w:author="UTENTE" w:date="2020-06-30T19:00:00Z"/>
          <w:rFonts w:ascii="Calibri" w:eastAsia="Calibri" w:hAnsi="Calibri" w:cs="Times New Roman"/>
        </w:rPr>
      </w:pPr>
      <w:ins w:id="19438" w:author="UTENTE" w:date="2020-06-30T19:00:00Z">
        <w:r w:rsidRPr="00181FFC">
          <w:rPr>
            <w:rFonts w:ascii="Calibri" w:eastAsia="Calibri" w:hAnsi="Calibri" w:cs="Times New Roman"/>
          </w:rPr>
          <w:t>453.</w:t>
        </w:r>
        <w:r w:rsidRPr="00181FFC">
          <w:rPr>
            <w:rFonts w:ascii="Calibri" w:eastAsia="Calibri" w:hAnsi="Calibri" w:cs="Times New Roman"/>
          </w:rPr>
          <w:tab/>
          <w:t>i "\"Non gli farà del male -- al contrario, vi terrà entrambi più al sicuro.\""</w:t>
        </w:r>
      </w:ins>
    </w:p>
    <w:p w14:paraId="5890D533" w14:textId="77777777" w:rsidR="00181FFC" w:rsidRPr="00181FFC" w:rsidRDefault="00181FFC" w:rsidP="00181FFC">
      <w:pPr>
        <w:spacing w:line="600" w:lineRule="auto"/>
        <w:jc w:val="left"/>
        <w:rPr>
          <w:ins w:id="19439" w:author="UTENTE" w:date="2020-06-30T19:00:00Z"/>
          <w:rFonts w:ascii="Calibri" w:eastAsia="Calibri" w:hAnsi="Calibri" w:cs="Times New Roman"/>
        </w:rPr>
      </w:pPr>
      <w:ins w:id="19440" w:author="UTENTE" w:date="2020-06-30T19:00:00Z">
        <w:r w:rsidRPr="00181FFC">
          <w:rPr>
            <w:rFonts w:ascii="Calibri" w:eastAsia="Calibri" w:hAnsi="Calibri" w:cs="Times New Roman"/>
          </w:rPr>
          <w:t>454.</w:t>
        </w:r>
        <w:r w:rsidRPr="00181FFC">
          <w:rPr>
            <w:rFonts w:ascii="Calibri" w:eastAsia="Calibri" w:hAnsi="Calibri" w:cs="Times New Roman"/>
          </w:rPr>
          <w:tab/>
          <w:t>mcp "\"Vuoi che io gli menta?\""</w:t>
        </w:r>
      </w:ins>
    </w:p>
    <w:p w14:paraId="474FEE5A" w14:textId="77777777" w:rsidR="00181FFC" w:rsidRPr="00181FFC" w:rsidRDefault="00181FFC" w:rsidP="00181FFC">
      <w:pPr>
        <w:spacing w:line="600" w:lineRule="auto"/>
        <w:jc w:val="left"/>
        <w:rPr>
          <w:ins w:id="19441" w:author="UTENTE" w:date="2020-06-30T19:00:00Z"/>
          <w:rFonts w:ascii="Calibri" w:eastAsia="Calibri" w:hAnsi="Calibri" w:cs="Times New Roman"/>
        </w:rPr>
      </w:pPr>
      <w:ins w:id="19442" w:author="UTENTE" w:date="2020-06-30T19:00:00Z">
        <w:r w:rsidRPr="00181FFC">
          <w:rPr>
            <w:rFonts w:ascii="Calibri" w:eastAsia="Calibri" w:hAnsi="Calibri" w:cs="Times New Roman"/>
          </w:rPr>
          <w:t>455.</w:t>
        </w:r>
        <w:r w:rsidRPr="00181FFC">
          <w:rPr>
            <w:rFonts w:ascii="Calibri" w:eastAsia="Calibri" w:hAnsi="Calibri" w:cs="Times New Roman"/>
          </w:rPr>
          <w:tab/>
          <w:t xml:space="preserve">n "Isaac annuisce, un acuto e peculiare scintillio gli brilla dietro le lenti." </w:t>
        </w:r>
      </w:ins>
    </w:p>
    <w:p w14:paraId="6077DC6B" w14:textId="77777777" w:rsidR="00181FFC" w:rsidRPr="00181FFC" w:rsidRDefault="00181FFC" w:rsidP="00181FFC">
      <w:pPr>
        <w:spacing w:line="600" w:lineRule="auto"/>
        <w:jc w:val="left"/>
        <w:rPr>
          <w:ins w:id="19443" w:author="UTENTE" w:date="2020-06-30T19:00:00Z"/>
          <w:rFonts w:ascii="Calibri" w:eastAsia="Calibri" w:hAnsi="Calibri" w:cs="Times New Roman"/>
        </w:rPr>
      </w:pPr>
      <w:ins w:id="19444" w:author="UTENTE" w:date="2020-06-30T19:00:00Z">
        <w:r w:rsidRPr="00181FFC">
          <w:rPr>
            <w:rFonts w:ascii="Calibri" w:eastAsia="Calibri" w:hAnsi="Calibri" w:cs="Times New Roman"/>
          </w:rPr>
          <w:t>456.</w:t>
        </w:r>
        <w:r w:rsidRPr="00181FFC">
          <w:rPr>
            <w:rFonts w:ascii="Calibri" w:eastAsia="Calibri" w:hAnsi="Calibri" w:cs="Times New Roman"/>
          </w:rPr>
          <w:tab/>
          <w:t>i "\"Fidati di me, [mc]. Lo conosco da molto più di te.\""</w:t>
        </w:r>
      </w:ins>
    </w:p>
    <w:p w14:paraId="714FDA06" w14:textId="77777777" w:rsidR="00181FFC" w:rsidRPr="00181FFC" w:rsidRDefault="00181FFC" w:rsidP="00181FFC">
      <w:pPr>
        <w:spacing w:line="600" w:lineRule="auto"/>
        <w:jc w:val="left"/>
        <w:rPr>
          <w:ins w:id="19445" w:author="UTENTE" w:date="2020-06-30T19:00:00Z"/>
          <w:rFonts w:ascii="Calibri" w:eastAsia="Calibri" w:hAnsi="Calibri" w:cs="Times New Roman"/>
        </w:rPr>
      </w:pPr>
      <w:ins w:id="19446" w:author="UTENTE" w:date="2020-06-30T19:00:00Z">
        <w:r w:rsidRPr="00181FFC">
          <w:rPr>
            <w:rFonts w:ascii="Calibri" w:eastAsia="Calibri" w:hAnsi="Calibri" w:cs="Times New Roman"/>
          </w:rPr>
          <w:t>457.</w:t>
        </w:r>
        <w:r w:rsidRPr="00181FFC">
          <w:rPr>
            <w:rFonts w:ascii="Calibri" w:eastAsia="Calibri" w:hAnsi="Calibri" w:cs="Times New Roman"/>
          </w:rPr>
          <w:tab/>
          <w:t>i "\"Questa sua ossessione non lo porterà a niente di buono. Lo sta accecando… Impedendogli di vedere quello che conta davvero.\""</w:t>
        </w:r>
      </w:ins>
    </w:p>
    <w:p w14:paraId="1F6BFA43" w14:textId="77777777" w:rsidR="00181FFC" w:rsidRPr="00181FFC" w:rsidRDefault="00181FFC" w:rsidP="00181FFC">
      <w:pPr>
        <w:spacing w:line="600" w:lineRule="auto"/>
        <w:jc w:val="left"/>
        <w:rPr>
          <w:ins w:id="19447" w:author="UTENTE" w:date="2020-06-30T19:00:00Z"/>
          <w:rFonts w:ascii="Calibri" w:eastAsia="Calibri" w:hAnsi="Calibri" w:cs="Times New Roman"/>
        </w:rPr>
      </w:pPr>
      <w:ins w:id="19448" w:author="UTENTE" w:date="2020-06-30T19:00:00Z">
        <w:r w:rsidRPr="00181FFC">
          <w:rPr>
            <w:rFonts w:ascii="Calibri" w:eastAsia="Calibri" w:hAnsi="Calibri" w:cs="Times New Roman"/>
          </w:rPr>
          <w:t>458.</w:t>
        </w:r>
        <w:r w:rsidRPr="00181FFC">
          <w:rPr>
            <w:rFonts w:ascii="Calibri" w:eastAsia="Calibri" w:hAnsi="Calibri" w:cs="Times New Roman"/>
          </w:rPr>
          <w:tab/>
          <w:t>i "\"E sei sai cosa è meglio per te, non dovresti farti coinvolgere nemmeno tu.\""</w:t>
        </w:r>
      </w:ins>
    </w:p>
    <w:p w14:paraId="0C6CAD57" w14:textId="77777777" w:rsidR="00181FFC" w:rsidRPr="00181FFC" w:rsidRDefault="00181FFC" w:rsidP="00181FFC">
      <w:pPr>
        <w:spacing w:line="600" w:lineRule="auto"/>
        <w:jc w:val="left"/>
        <w:rPr>
          <w:ins w:id="19449" w:author="UTENTE" w:date="2020-06-30T19:00:00Z"/>
          <w:rFonts w:ascii="Calibri" w:eastAsia="Calibri" w:hAnsi="Calibri" w:cs="Times New Roman"/>
        </w:rPr>
      </w:pPr>
      <w:ins w:id="19450" w:author="UTENTE" w:date="2020-06-30T19:00:00Z">
        <w:r w:rsidRPr="00181FFC">
          <w:rPr>
            <w:rFonts w:ascii="Calibri" w:eastAsia="Calibri" w:hAnsi="Calibri" w:cs="Times New Roman"/>
          </w:rPr>
          <w:t>459.</w:t>
        </w:r>
        <w:r w:rsidRPr="00181FFC">
          <w:rPr>
            <w:rFonts w:ascii="Calibri" w:eastAsia="Calibri" w:hAnsi="Calibri" w:cs="Times New Roman"/>
          </w:rPr>
          <w:tab/>
          <w:t>mcp "\"…\""</w:t>
        </w:r>
      </w:ins>
    </w:p>
    <w:p w14:paraId="4042A3A5" w14:textId="77777777" w:rsidR="00181FFC" w:rsidRPr="00181FFC" w:rsidRDefault="00181FFC" w:rsidP="00181FFC">
      <w:pPr>
        <w:spacing w:line="600" w:lineRule="auto"/>
        <w:jc w:val="left"/>
        <w:rPr>
          <w:ins w:id="19451" w:author="UTENTE" w:date="2020-06-30T19:00:00Z"/>
          <w:rFonts w:ascii="Calibri" w:eastAsia="Calibri" w:hAnsi="Calibri" w:cs="Times New Roman"/>
        </w:rPr>
      </w:pPr>
      <w:ins w:id="19452" w:author="UTENTE" w:date="2020-06-30T19:00:00Z">
        <w:r w:rsidRPr="00181FFC">
          <w:rPr>
            <w:rFonts w:ascii="Calibri" w:eastAsia="Calibri" w:hAnsi="Calibri" w:cs="Times New Roman"/>
          </w:rPr>
          <w:t>460.</w:t>
        </w:r>
        <w:r w:rsidRPr="00181FFC">
          <w:rPr>
            <w:rFonts w:ascii="Calibri" w:eastAsia="Calibri" w:hAnsi="Calibri" w:cs="Times New Roman"/>
          </w:rPr>
          <w:tab/>
          <w:t>n "Quando la mette così, è difficile controbattere…"</w:t>
        </w:r>
      </w:ins>
    </w:p>
    <w:p w14:paraId="578CBDE4" w14:textId="77777777" w:rsidR="00181FFC" w:rsidRPr="00181FFC" w:rsidRDefault="00181FFC" w:rsidP="00181FFC">
      <w:pPr>
        <w:spacing w:line="600" w:lineRule="auto"/>
        <w:jc w:val="left"/>
        <w:rPr>
          <w:ins w:id="19453" w:author="UTENTE" w:date="2020-06-30T19:00:00Z"/>
          <w:rFonts w:ascii="Calibri" w:eastAsia="Calibri" w:hAnsi="Calibri" w:cs="Times New Roman"/>
        </w:rPr>
      </w:pPr>
      <w:ins w:id="19454" w:author="UTENTE" w:date="2020-06-30T19:00:00Z">
        <w:r w:rsidRPr="00181FFC">
          <w:rPr>
            <w:rFonts w:ascii="Calibri" w:eastAsia="Calibri" w:hAnsi="Calibri" w:cs="Times New Roman"/>
          </w:rPr>
          <w:t>461.</w:t>
        </w:r>
        <w:r w:rsidRPr="00181FFC">
          <w:rPr>
            <w:rFonts w:ascii="Calibri" w:eastAsia="Calibri" w:hAnsi="Calibri" w:cs="Times New Roman"/>
          </w:rPr>
          <w:tab/>
          <w:t>n "Ma come posso mentire in faccia a Luka? {w}Se lo scoprisse, posso solo immaginare come potrebbe reagire… mi odierebbe per sempre, probabilmente."</w:t>
        </w:r>
        <w:r w:rsidRPr="00181FFC">
          <w:rPr>
            <w:rFonts w:ascii="Calibri" w:eastAsia="Calibri" w:hAnsi="Calibri" w:cs="Times New Roman"/>
          </w:rPr>
          <w:br w:type="page"/>
        </w:r>
      </w:ins>
    </w:p>
    <w:p w14:paraId="4D5DC292" w14:textId="77777777" w:rsidR="00181FFC" w:rsidRPr="00181FFC" w:rsidRDefault="00181FFC" w:rsidP="00181FFC">
      <w:pPr>
        <w:spacing w:line="600" w:lineRule="auto"/>
        <w:jc w:val="left"/>
        <w:rPr>
          <w:ins w:id="19455" w:author="UTENTE" w:date="2020-06-30T19:00:00Z"/>
          <w:rFonts w:ascii="Calibri" w:eastAsia="Calibri" w:hAnsi="Calibri" w:cs="Times New Roman"/>
          <w:lang w:val="en-US"/>
        </w:rPr>
      </w:pPr>
      <w:ins w:id="19456" w:author="UTENTE" w:date="2020-06-30T19:00:00Z">
        <w:r w:rsidRPr="00181FFC">
          <w:rPr>
            <w:rFonts w:ascii="Calibri" w:eastAsia="Calibri" w:hAnsi="Calibri" w:cs="Times New Roman"/>
            <w:lang w:val="en-US"/>
          </w:rPr>
          <w:lastRenderedPageBreak/>
          <w:t>462.</w:t>
        </w:r>
        <w:r w:rsidRPr="00181FFC">
          <w:rPr>
            <w:rFonts w:ascii="Calibri" w:eastAsia="Calibri" w:hAnsi="Calibri" w:cs="Times New Roman"/>
            <w:lang w:val="en-US"/>
          </w:rPr>
          <w:tab/>
          <w:t>old "I'd never lie to Luka"</w:t>
        </w:r>
      </w:ins>
    </w:p>
    <w:p w14:paraId="20FE46B7" w14:textId="77777777" w:rsidR="00181FFC" w:rsidRPr="00181FFC" w:rsidRDefault="00181FFC" w:rsidP="00181FFC">
      <w:pPr>
        <w:spacing w:line="600" w:lineRule="auto"/>
        <w:jc w:val="left"/>
        <w:rPr>
          <w:ins w:id="19457" w:author="UTENTE" w:date="2020-06-30T19:00:00Z"/>
          <w:rFonts w:ascii="Calibri" w:eastAsia="Calibri" w:hAnsi="Calibri" w:cs="Times New Roman"/>
          <w:lang w:val="en-US"/>
        </w:rPr>
      </w:pPr>
      <w:ins w:id="19458" w:author="UTENTE" w:date="2020-06-30T19:00:00Z">
        <w:r w:rsidRPr="00181FFC">
          <w:rPr>
            <w:rFonts w:ascii="Calibri" w:eastAsia="Calibri" w:hAnsi="Calibri" w:cs="Times New Roman"/>
            <w:lang w:val="en-US"/>
          </w:rPr>
          <w:t>463.</w:t>
        </w:r>
        <w:r w:rsidRPr="00181FFC">
          <w:rPr>
            <w:rFonts w:ascii="Calibri" w:eastAsia="Calibri" w:hAnsi="Calibri" w:cs="Times New Roman"/>
            <w:lang w:val="en-US"/>
          </w:rPr>
          <w:tab/>
          <w:t>old "Would it really keep him safe…?"</w:t>
        </w:r>
      </w:ins>
    </w:p>
    <w:p w14:paraId="55EB8EA1" w14:textId="77777777" w:rsidR="00181FFC" w:rsidRPr="00181FFC" w:rsidRDefault="00181FFC" w:rsidP="00181FFC">
      <w:pPr>
        <w:spacing w:line="600" w:lineRule="auto"/>
        <w:jc w:val="left"/>
        <w:rPr>
          <w:ins w:id="19459" w:author="UTENTE" w:date="2020-06-30T19:00:00Z"/>
          <w:rFonts w:ascii="Calibri" w:eastAsia="Calibri" w:hAnsi="Calibri" w:cs="Times New Roman"/>
          <w:lang w:val="en-US"/>
        </w:rPr>
      </w:pPr>
      <w:ins w:id="19460" w:author="UTENTE" w:date="2020-06-30T19:00:00Z">
        <w:r w:rsidRPr="00181FFC">
          <w:rPr>
            <w:rFonts w:ascii="Calibri" w:eastAsia="Calibri" w:hAnsi="Calibri" w:cs="Times New Roman"/>
            <w:lang w:val="en-US"/>
          </w:rPr>
          <w:t>464.</w:t>
        </w:r>
        <w:r w:rsidRPr="00181FFC">
          <w:rPr>
            <w:rFonts w:ascii="Calibri" w:eastAsia="Calibri" w:hAnsi="Calibri" w:cs="Times New Roman"/>
            <w:lang w:val="en-US"/>
          </w:rPr>
          <w:tab/>
          <w:t>old "I'll decide for myself"</w:t>
        </w:r>
      </w:ins>
    </w:p>
    <w:p w14:paraId="48CBA083" w14:textId="77777777" w:rsidR="00181FFC" w:rsidRPr="00181FFC" w:rsidRDefault="00181FFC" w:rsidP="00181FFC">
      <w:pPr>
        <w:spacing w:line="600" w:lineRule="auto"/>
        <w:jc w:val="left"/>
        <w:rPr>
          <w:ins w:id="19461" w:author="UTENTE" w:date="2020-06-30T19:00:00Z"/>
          <w:rFonts w:ascii="Calibri" w:eastAsia="Calibri" w:hAnsi="Calibri" w:cs="Times New Roman"/>
          <w:lang w:val="en-US"/>
        </w:rPr>
      </w:pPr>
      <w:ins w:id="19462" w:author="UTENTE" w:date="2020-06-30T19:00:00Z">
        <w:r w:rsidRPr="00181FFC">
          <w:rPr>
            <w:rFonts w:ascii="Calibri" w:eastAsia="Calibri" w:hAnsi="Calibri" w:cs="Times New Roman"/>
            <w:lang w:val="en-US"/>
          </w:rPr>
          <w:t>465.</w:t>
        </w:r>
        <w:r w:rsidRPr="00181FFC">
          <w:rPr>
            <w:rFonts w:ascii="Calibri" w:eastAsia="Calibri" w:hAnsi="Calibri" w:cs="Times New Roman"/>
            <w:lang w:val="en-US"/>
          </w:rPr>
          <w:tab/>
          <w:t>mcp "\"There's no way.\""</w:t>
        </w:r>
      </w:ins>
    </w:p>
    <w:p w14:paraId="46D99C41" w14:textId="77777777" w:rsidR="00181FFC" w:rsidRPr="00181FFC" w:rsidRDefault="00181FFC" w:rsidP="00181FFC">
      <w:pPr>
        <w:spacing w:line="600" w:lineRule="auto"/>
        <w:jc w:val="left"/>
        <w:rPr>
          <w:ins w:id="19463" w:author="UTENTE" w:date="2020-06-30T19:00:00Z"/>
          <w:rFonts w:ascii="Calibri" w:eastAsia="Calibri" w:hAnsi="Calibri" w:cs="Times New Roman"/>
          <w:lang w:val="en-US"/>
        </w:rPr>
      </w:pPr>
      <w:ins w:id="19464" w:author="UTENTE" w:date="2020-06-30T19:00:00Z">
        <w:r w:rsidRPr="00181FFC">
          <w:rPr>
            <w:rFonts w:ascii="Calibri" w:eastAsia="Calibri" w:hAnsi="Calibri" w:cs="Times New Roman"/>
            <w:lang w:val="en-US"/>
          </w:rPr>
          <w:t>466.</w:t>
        </w:r>
        <w:r w:rsidRPr="00181FFC">
          <w:rPr>
            <w:rFonts w:ascii="Calibri" w:eastAsia="Calibri" w:hAnsi="Calibri" w:cs="Times New Roman"/>
            <w:lang w:val="en-US"/>
          </w:rPr>
          <w:tab/>
          <w:t>mcp "\"I'd be completely betraying his trust. How can you ask me to do something like that?\""</w:t>
        </w:r>
      </w:ins>
    </w:p>
    <w:p w14:paraId="254C3B36" w14:textId="77777777" w:rsidR="00181FFC" w:rsidRPr="00181FFC" w:rsidRDefault="00181FFC" w:rsidP="00181FFC">
      <w:pPr>
        <w:spacing w:line="600" w:lineRule="auto"/>
        <w:jc w:val="left"/>
        <w:rPr>
          <w:ins w:id="19465" w:author="UTENTE" w:date="2020-06-30T19:00:00Z"/>
          <w:rFonts w:ascii="Calibri" w:eastAsia="Calibri" w:hAnsi="Calibri" w:cs="Times New Roman"/>
          <w:lang w:val="en-US"/>
        </w:rPr>
      </w:pPr>
      <w:ins w:id="19466" w:author="UTENTE" w:date="2020-06-30T19:00:00Z">
        <w:r w:rsidRPr="00181FFC">
          <w:rPr>
            <w:rFonts w:ascii="Calibri" w:eastAsia="Calibri" w:hAnsi="Calibri" w:cs="Times New Roman"/>
            <w:lang w:val="en-US"/>
          </w:rPr>
          <w:t>467.</w:t>
        </w:r>
        <w:r w:rsidRPr="00181FFC">
          <w:rPr>
            <w:rFonts w:ascii="Calibri" w:eastAsia="Calibri" w:hAnsi="Calibri" w:cs="Times New Roman"/>
            <w:lang w:val="en-US"/>
          </w:rPr>
          <w:tab/>
          <w:t>n "Isaac sighs, pinching the bridge of his nose with a dark grimace."</w:t>
        </w:r>
      </w:ins>
    </w:p>
    <w:p w14:paraId="78885909" w14:textId="77777777" w:rsidR="00181FFC" w:rsidRPr="00181FFC" w:rsidRDefault="00181FFC" w:rsidP="00181FFC">
      <w:pPr>
        <w:spacing w:line="600" w:lineRule="auto"/>
        <w:jc w:val="left"/>
        <w:rPr>
          <w:ins w:id="19467" w:author="UTENTE" w:date="2020-06-30T19:00:00Z"/>
          <w:rFonts w:ascii="Calibri" w:eastAsia="Calibri" w:hAnsi="Calibri" w:cs="Times New Roman"/>
          <w:lang w:val="en-US"/>
        </w:rPr>
      </w:pPr>
      <w:ins w:id="19468" w:author="UTENTE" w:date="2020-06-30T19:00:00Z">
        <w:r w:rsidRPr="00181FFC">
          <w:rPr>
            <w:rFonts w:ascii="Calibri" w:eastAsia="Calibri" w:hAnsi="Calibri" w:cs="Times New Roman"/>
            <w:lang w:val="en-US"/>
          </w:rPr>
          <w:t>468.</w:t>
        </w:r>
        <w:r w:rsidRPr="00181FFC">
          <w:rPr>
            <w:rFonts w:ascii="Calibri" w:eastAsia="Calibri" w:hAnsi="Calibri" w:cs="Times New Roman"/>
            <w:lang w:val="en-US"/>
          </w:rPr>
          <w:tab/>
          <w:t>i "\"What a painfully naive thing to say.\""</w:t>
        </w:r>
      </w:ins>
    </w:p>
    <w:p w14:paraId="21CCA6FB" w14:textId="77777777" w:rsidR="00181FFC" w:rsidRPr="00181FFC" w:rsidRDefault="00181FFC" w:rsidP="00181FFC">
      <w:pPr>
        <w:spacing w:line="600" w:lineRule="auto"/>
        <w:jc w:val="left"/>
        <w:rPr>
          <w:ins w:id="19469" w:author="UTENTE" w:date="2020-06-30T19:00:00Z"/>
          <w:rFonts w:ascii="Calibri" w:eastAsia="Calibri" w:hAnsi="Calibri" w:cs="Times New Roman"/>
          <w:lang w:val="en-US"/>
        </w:rPr>
      </w:pPr>
      <w:ins w:id="19470" w:author="UTENTE" w:date="2020-06-30T19:00:00Z">
        <w:r w:rsidRPr="00181FFC">
          <w:rPr>
            <w:rFonts w:ascii="Calibri" w:eastAsia="Calibri" w:hAnsi="Calibri" w:cs="Times New Roman"/>
            <w:lang w:val="en-US"/>
          </w:rPr>
          <w:t>469.</w:t>
        </w:r>
        <w:r w:rsidRPr="00181FFC">
          <w:rPr>
            <w:rFonts w:ascii="Calibri" w:eastAsia="Calibri" w:hAnsi="Calibri" w:cs="Times New Roman"/>
            <w:lang w:val="en-US"/>
          </w:rPr>
          <w:tab/>
          <w:t>i "\"If he wanted a knife to cut off his hand, would you politely direct him to the kitchen drawer?\""</w:t>
        </w:r>
      </w:ins>
    </w:p>
    <w:p w14:paraId="432EB6A3" w14:textId="77777777" w:rsidR="00181FFC" w:rsidRPr="00181FFC" w:rsidRDefault="00181FFC" w:rsidP="00181FFC">
      <w:pPr>
        <w:spacing w:line="600" w:lineRule="auto"/>
        <w:jc w:val="left"/>
        <w:rPr>
          <w:ins w:id="19471" w:author="UTENTE" w:date="2020-06-30T19:00:00Z"/>
          <w:rFonts w:ascii="Calibri" w:eastAsia="Calibri" w:hAnsi="Calibri" w:cs="Times New Roman"/>
          <w:lang w:val="en-US"/>
        </w:rPr>
      </w:pPr>
      <w:ins w:id="19472" w:author="UTENTE" w:date="2020-06-30T19:00:00Z">
        <w:r w:rsidRPr="00181FFC">
          <w:rPr>
            <w:rFonts w:ascii="Calibri" w:eastAsia="Calibri" w:hAnsi="Calibri" w:cs="Times New Roman"/>
            <w:lang w:val="en-US"/>
          </w:rPr>
          <w:t>470.</w:t>
        </w:r>
        <w:r w:rsidRPr="00181FFC">
          <w:rPr>
            <w:rFonts w:ascii="Calibri" w:eastAsia="Calibri" w:hAnsi="Calibri" w:cs="Times New Roman"/>
            <w:lang w:val="en-US"/>
          </w:rPr>
          <w:tab/>
          <w:t>mcp "\"…I don't think it's the same––\""</w:t>
        </w:r>
      </w:ins>
    </w:p>
    <w:p w14:paraId="722161AE" w14:textId="77777777" w:rsidR="00181FFC" w:rsidRPr="00181FFC" w:rsidRDefault="00181FFC" w:rsidP="00181FFC">
      <w:pPr>
        <w:spacing w:line="600" w:lineRule="auto"/>
        <w:jc w:val="left"/>
        <w:rPr>
          <w:ins w:id="19473" w:author="UTENTE" w:date="2020-06-30T19:00:00Z"/>
          <w:rFonts w:ascii="Calibri" w:eastAsia="Calibri" w:hAnsi="Calibri" w:cs="Times New Roman"/>
          <w:lang w:val="en-US"/>
        </w:rPr>
      </w:pPr>
      <w:ins w:id="19474" w:author="UTENTE" w:date="2020-06-30T19:00:00Z">
        <w:r w:rsidRPr="00181FFC">
          <w:rPr>
            <w:rFonts w:ascii="Calibri" w:eastAsia="Calibri" w:hAnsi="Calibri" w:cs="Times New Roman"/>
            <w:lang w:val="en-US"/>
          </w:rPr>
          <w:t>471.</w:t>
        </w:r>
        <w:r w:rsidRPr="00181FFC">
          <w:rPr>
            <w:rFonts w:ascii="Calibri" w:eastAsia="Calibri" w:hAnsi="Calibri" w:cs="Times New Roman"/>
            <w:lang w:val="en-US"/>
          </w:rPr>
          <w:tab/>
          <w:t>i "\"You don't know this world like I do, [mc].\""</w:t>
        </w:r>
      </w:ins>
    </w:p>
    <w:p w14:paraId="05AD4195" w14:textId="77777777" w:rsidR="00181FFC" w:rsidRPr="00181FFC" w:rsidRDefault="00181FFC" w:rsidP="00181FFC">
      <w:pPr>
        <w:spacing w:line="600" w:lineRule="auto"/>
        <w:jc w:val="left"/>
        <w:rPr>
          <w:ins w:id="19475" w:author="UTENTE" w:date="2020-06-30T19:00:00Z"/>
          <w:rFonts w:ascii="Calibri" w:eastAsia="Calibri" w:hAnsi="Calibri" w:cs="Times New Roman"/>
          <w:lang w:val="en-US"/>
        </w:rPr>
      </w:pPr>
      <w:ins w:id="19476" w:author="UTENTE" w:date="2020-06-30T19:00:00Z">
        <w:r w:rsidRPr="00181FFC">
          <w:rPr>
            <w:rFonts w:ascii="Calibri" w:eastAsia="Calibri" w:hAnsi="Calibri" w:cs="Times New Roman"/>
            <w:lang w:val="en-US"/>
          </w:rPr>
          <w:t>472.</w:t>
        </w:r>
        <w:r w:rsidRPr="00181FFC">
          <w:rPr>
            <w:rFonts w:ascii="Calibri" w:eastAsia="Calibri" w:hAnsi="Calibri" w:cs="Times New Roman"/>
            <w:lang w:val="en-US"/>
          </w:rPr>
          <w:tab/>
          <w:t>n "He cuts me off sharply.{w} An unusually serious, wistful light burns in his eyes, bearing into mine."</w:t>
        </w:r>
      </w:ins>
    </w:p>
    <w:p w14:paraId="62B99DDC" w14:textId="77777777" w:rsidR="00181FFC" w:rsidRPr="00181FFC" w:rsidRDefault="00181FFC" w:rsidP="00181FFC">
      <w:pPr>
        <w:spacing w:line="600" w:lineRule="auto"/>
        <w:jc w:val="left"/>
        <w:rPr>
          <w:ins w:id="19477" w:author="UTENTE" w:date="2020-06-30T19:00:00Z"/>
          <w:rFonts w:ascii="Calibri" w:eastAsia="Calibri" w:hAnsi="Calibri" w:cs="Times New Roman"/>
          <w:lang w:val="en-US"/>
        </w:rPr>
      </w:pPr>
      <w:ins w:id="19478" w:author="UTENTE" w:date="2020-06-30T19:00:00Z">
        <w:r w:rsidRPr="00181FFC">
          <w:rPr>
            <w:rFonts w:ascii="Calibri" w:eastAsia="Calibri" w:hAnsi="Calibri" w:cs="Times New Roman"/>
            <w:lang w:val="en-US"/>
          </w:rPr>
          <w:t>473.</w:t>
        </w:r>
        <w:r w:rsidRPr="00181FFC">
          <w:rPr>
            <w:rFonts w:ascii="Calibri" w:eastAsia="Calibri" w:hAnsi="Calibri" w:cs="Times New Roman"/>
            <w:lang w:val="en-US"/>
          </w:rPr>
          <w:tab/>
          <w:t>i "\"It forces you into sacrifices, into impossible decisions… Makes you learn the difference between the things you love and the things you'd die for.\""</w:t>
        </w:r>
      </w:ins>
    </w:p>
    <w:p w14:paraId="05E9EBA0" w14:textId="77777777" w:rsidR="00181FFC" w:rsidRPr="00181FFC" w:rsidRDefault="00181FFC" w:rsidP="00181FFC">
      <w:pPr>
        <w:spacing w:line="600" w:lineRule="auto"/>
        <w:jc w:val="left"/>
        <w:rPr>
          <w:ins w:id="19479" w:author="UTENTE" w:date="2020-06-30T19:00:00Z"/>
          <w:rFonts w:ascii="Calibri" w:eastAsia="Calibri" w:hAnsi="Calibri" w:cs="Times New Roman"/>
          <w:lang w:val="en-US"/>
        </w:rPr>
      </w:pPr>
      <w:ins w:id="19480" w:author="UTENTE" w:date="2020-06-30T19:00:00Z">
        <w:r w:rsidRPr="00181FFC">
          <w:rPr>
            <w:rFonts w:ascii="Calibri" w:eastAsia="Calibri" w:hAnsi="Calibri" w:cs="Times New Roman"/>
            <w:lang w:val="en-US"/>
          </w:rPr>
          <w:t>474.</w:t>
        </w:r>
        <w:r w:rsidRPr="00181FFC">
          <w:rPr>
            <w:rFonts w:ascii="Calibri" w:eastAsia="Calibri" w:hAnsi="Calibri" w:cs="Times New Roman"/>
            <w:lang w:val="en-US"/>
          </w:rPr>
          <w:tab/>
          <w:t>i "\"But it's only after the luxury of choice is taken from you that you really, truly see the weight of all your actions.\""</w:t>
        </w:r>
      </w:ins>
    </w:p>
    <w:p w14:paraId="7A00FF69" w14:textId="77777777" w:rsidR="00181FFC" w:rsidRPr="00181FFC" w:rsidRDefault="00181FFC" w:rsidP="00181FFC">
      <w:pPr>
        <w:spacing w:line="600" w:lineRule="auto"/>
        <w:jc w:val="left"/>
        <w:rPr>
          <w:ins w:id="19481" w:author="UTENTE" w:date="2020-06-30T19:00:00Z"/>
          <w:rFonts w:ascii="Calibri" w:eastAsia="Calibri" w:hAnsi="Calibri" w:cs="Times New Roman"/>
          <w:lang w:val="en-US"/>
        </w:rPr>
      </w:pPr>
      <w:ins w:id="19482" w:author="UTENTE" w:date="2020-06-30T19:00:00Z">
        <w:r w:rsidRPr="00181FFC">
          <w:rPr>
            <w:rFonts w:ascii="Calibri" w:eastAsia="Calibri" w:hAnsi="Calibri" w:cs="Times New Roman"/>
            <w:lang w:val="en-US"/>
          </w:rPr>
          <w:t>475.</w:t>
        </w:r>
        <w:r w:rsidRPr="00181FFC">
          <w:rPr>
            <w:rFonts w:ascii="Calibri" w:eastAsia="Calibri" w:hAnsi="Calibri" w:cs="Times New Roman"/>
            <w:lang w:val="en-US"/>
          </w:rPr>
          <w:tab/>
          <w:t>i "\"You've got such a luxury right now, [mc], remember that.\""</w:t>
        </w:r>
      </w:ins>
    </w:p>
    <w:p w14:paraId="13535862" w14:textId="77777777" w:rsidR="00181FFC" w:rsidRPr="00181FFC" w:rsidRDefault="00181FFC" w:rsidP="00181FFC">
      <w:pPr>
        <w:spacing w:line="600" w:lineRule="auto"/>
        <w:jc w:val="left"/>
        <w:rPr>
          <w:ins w:id="19483" w:author="UTENTE" w:date="2020-06-30T19:00:00Z"/>
          <w:rFonts w:ascii="Calibri" w:eastAsia="Calibri" w:hAnsi="Calibri" w:cs="Times New Roman"/>
          <w:lang w:val="en-US"/>
        </w:rPr>
      </w:pPr>
      <w:ins w:id="19484" w:author="UTENTE" w:date="2020-06-30T19:00:00Z">
        <w:r w:rsidRPr="00181FFC">
          <w:rPr>
            <w:rFonts w:ascii="Calibri" w:eastAsia="Calibri" w:hAnsi="Calibri" w:cs="Times New Roman"/>
            <w:lang w:val="en-US"/>
          </w:rPr>
          <w:t>476.</w:t>
        </w:r>
        <w:r w:rsidRPr="00181FFC">
          <w:rPr>
            <w:rFonts w:ascii="Calibri" w:eastAsia="Calibri" w:hAnsi="Calibri" w:cs="Times New Roman"/>
            <w:lang w:val="en-US"/>
          </w:rPr>
          <w:tab/>
          <w:t>i "\"…I suggest you don't waste it.\"" </w:t>
        </w:r>
        <w:r w:rsidRPr="00181FFC">
          <w:rPr>
            <w:rFonts w:ascii="Calibri" w:eastAsia="Calibri" w:hAnsi="Calibri" w:cs="Times New Roman"/>
            <w:lang w:val="en-US"/>
          </w:rPr>
          <w:br w:type="page"/>
        </w:r>
      </w:ins>
    </w:p>
    <w:p w14:paraId="7F72572D" w14:textId="77777777" w:rsidR="00181FFC" w:rsidRPr="00181FFC" w:rsidRDefault="00181FFC" w:rsidP="00181FFC">
      <w:pPr>
        <w:spacing w:line="600" w:lineRule="auto"/>
        <w:jc w:val="left"/>
        <w:rPr>
          <w:ins w:id="19485" w:author="UTENTE" w:date="2020-06-30T19:00:00Z"/>
          <w:rFonts w:ascii="Calibri" w:eastAsia="Calibri" w:hAnsi="Calibri" w:cs="Times New Roman"/>
        </w:rPr>
      </w:pPr>
      <w:ins w:id="19486" w:author="UTENTE" w:date="2020-06-30T19:00:00Z">
        <w:r w:rsidRPr="00181FFC">
          <w:rPr>
            <w:rFonts w:ascii="Calibri" w:eastAsia="Calibri" w:hAnsi="Calibri" w:cs="Times New Roman"/>
          </w:rPr>
          <w:lastRenderedPageBreak/>
          <w:t>462.</w:t>
        </w:r>
        <w:r w:rsidRPr="00181FFC">
          <w:rPr>
            <w:rFonts w:ascii="Calibri" w:eastAsia="Calibri" w:hAnsi="Calibri" w:cs="Times New Roman"/>
          </w:rPr>
          <w:tab/>
          <w:t>new "Non mentirei mai a Luka."</w:t>
        </w:r>
      </w:ins>
    </w:p>
    <w:p w14:paraId="608766A9" w14:textId="77777777" w:rsidR="00181FFC" w:rsidRPr="00181FFC" w:rsidRDefault="00181FFC" w:rsidP="00181FFC">
      <w:pPr>
        <w:spacing w:line="600" w:lineRule="auto"/>
        <w:jc w:val="left"/>
        <w:rPr>
          <w:ins w:id="19487" w:author="UTENTE" w:date="2020-06-30T19:00:00Z"/>
          <w:rFonts w:ascii="Calibri" w:eastAsia="Calibri" w:hAnsi="Calibri" w:cs="Times New Roman"/>
        </w:rPr>
      </w:pPr>
      <w:ins w:id="19488" w:author="UTENTE" w:date="2020-06-30T19:00:00Z">
        <w:r w:rsidRPr="00181FFC">
          <w:rPr>
            <w:rFonts w:ascii="Calibri" w:eastAsia="Calibri" w:hAnsi="Calibri" w:cs="Times New Roman"/>
          </w:rPr>
          <w:t>463.</w:t>
        </w:r>
        <w:r w:rsidRPr="00181FFC">
          <w:rPr>
            <w:rFonts w:ascii="Calibri" w:eastAsia="Calibri" w:hAnsi="Calibri" w:cs="Times New Roman"/>
          </w:rPr>
          <w:tab/>
          <w:t>new "Lo terrebbe davvero al sicuro…?"</w:t>
        </w:r>
      </w:ins>
    </w:p>
    <w:p w14:paraId="457A516A" w14:textId="77777777" w:rsidR="00181FFC" w:rsidRPr="00181FFC" w:rsidRDefault="00181FFC" w:rsidP="00181FFC">
      <w:pPr>
        <w:spacing w:line="600" w:lineRule="auto"/>
        <w:jc w:val="left"/>
        <w:rPr>
          <w:ins w:id="19489" w:author="UTENTE" w:date="2020-06-30T19:00:00Z"/>
          <w:rFonts w:ascii="Calibri" w:eastAsia="Calibri" w:hAnsi="Calibri" w:cs="Times New Roman"/>
          <w:rPrChange w:id="19490" w:author="UTENTE" w:date="2020-06-30T19:00:00Z">
            <w:rPr>
              <w:ins w:id="19491" w:author="UTENTE" w:date="2020-06-30T19:00:00Z"/>
              <w:rFonts w:ascii="Calibri" w:eastAsia="Calibri" w:hAnsi="Calibri" w:cs="Times New Roman"/>
              <w:lang w:val="en-US"/>
            </w:rPr>
          </w:rPrChange>
        </w:rPr>
      </w:pPr>
      <w:ins w:id="19492" w:author="UTENTE" w:date="2020-06-30T19:00:00Z">
        <w:r w:rsidRPr="00181FFC">
          <w:rPr>
            <w:rFonts w:ascii="Calibri" w:eastAsia="Calibri" w:hAnsi="Calibri" w:cs="Times New Roman"/>
            <w:rPrChange w:id="19493" w:author="UTENTE" w:date="2020-06-30T19:00:00Z">
              <w:rPr>
                <w:rFonts w:ascii="Calibri" w:eastAsia="Calibri" w:hAnsi="Calibri" w:cs="Times New Roman"/>
                <w:lang w:val="en-US"/>
              </w:rPr>
            </w:rPrChange>
          </w:rPr>
          <w:t>464.</w:t>
        </w:r>
        <w:r w:rsidRPr="00181FFC">
          <w:rPr>
            <w:rFonts w:ascii="Calibri" w:eastAsia="Calibri" w:hAnsi="Calibri" w:cs="Times New Roman"/>
            <w:rPrChange w:id="19494" w:author="UTENTE" w:date="2020-06-30T19:00:00Z">
              <w:rPr>
                <w:rFonts w:ascii="Calibri" w:eastAsia="Calibri" w:hAnsi="Calibri" w:cs="Times New Roman"/>
                <w:lang w:val="en-US"/>
              </w:rPr>
            </w:rPrChange>
          </w:rPr>
          <w:tab/>
          <w:t>new "Deciderò da me"</w:t>
        </w:r>
      </w:ins>
    </w:p>
    <w:p w14:paraId="00921831" w14:textId="77777777" w:rsidR="00181FFC" w:rsidRPr="00181FFC" w:rsidRDefault="00181FFC" w:rsidP="00181FFC">
      <w:pPr>
        <w:spacing w:line="600" w:lineRule="auto"/>
        <w:jc w:val="left"/>
        <w:rPr>
          <w:ins w:id="19495" w:author="UTENTE" w:date="2020-06-30T19:00:00Z"/>
          <w:rFonts w:ascii="Calibri" w:eastAsia="Calibri" w:hAnsi="Calibri" w:cs="Times New Roman"/>
        </w:rPr>
      </w:pPr>
      <w:ins w:id="19496" w:author="UTENTE" w:date="2020-06-30T19:00:00Z">
        <w:r w:rsidRPr="00181FFC">
          <w:rPr>
            <w:rFonts w:ascii="Calibri" w:eastAsia="Calibri" w:hAnsi="Calibri" w:cs="Times New Roman"/>
          </w:rPr>
          <w:t>465.</w:t>
        </w:r>
        <w:r w:rsidRPr="00181FFC">
          <w:rPr>
            <w:rFonts w:ascii="Calibri" w:eastAsia="Calibri" w:hAnsi="Calibri" w:cs="Times New Roman"/>
          </w:rPr>
          <w:tab/>
          <w:t>mcp "\"Impossibile.\""</w:t>
        </w:r>
      </w:ins>
    </w:p>
    <w:p w14:paraId="7FB6CA9E" w14:textId="77777777" w:rsidR="00181FFC" w:rsidRPr="00181FFC" w:rsidRDefault="00181FFC" w:rsidP="00181FFC">
      <w:pPr>
        <w:spacing w:line="600" w:lineRule="auto"/>
        <w:jc w:val="left"/>
        <w:rPr>
          <w:ins w:id="19497" w:author="UTENTE" w:date="2020-06-30T19:00:00Z"/>
          <w:rFonts w:ascii="Calibri" w:eastAsia="Calibri" w:hAnsi="Calibri" w:cs="Times New Roman"/>
        </w:rPr>
      </w:pPr>
      <w:ins w:id="19498" w:author="UTENTE" w:date="2020-06-30T19:00:00Z">
        <w:r w:rsidRPr="00181FFC">
          <w:rPr>
            <w:rFonts w:ascii="Calibri" w:eastAsia="Calibri" w:hAnsi="Calibri" w:cs="Times New Roman"/>
          </w:rPr>
          <w:t>466.</w:t>
        </w:r>
        <w:r w:rsidRPr="00181FFC">
          <w:rPr>
            <w:rFonts w:ascii="Calibri" w:eastAsia="Calibri" w:hAnsi="Calibri" w:cs="Times New Roman"/>
          </w:rPr>
          <w:tab/>
          <w:t>mcp "\"Starei completamente tradendo la sua fiducia. Come puoi chiedermi di fare una cosa del genere?\""</w:t>
        </w:r>
      </w:ins>
    </w:p>
    <w:p w14:paraId="2287FFCB" w14:textId="77777777" w:rsidR="00181FFC" w:rsidRPr="00181FFC" w:rsidRDefault="00181FFC" w:rsidP="00181FFC">
      <w:pPr>
        <w:spacing w:line="600" w:lineRule="auto"/>
        <w:jc w:val="left"/>
        <w:rPr>
          <w:ins w:id="19499" w:author="UTENTE" w:date="2020-06-30T19:00:00Z"/>
          <w:rFonts w:ascii="Calibri" w:eastAsia="Calibri" w:hAnsi="Calibri" w:cs="Times New Roman"/>
        </w:rPr>
      </w:pPr>
      <w:ins w:id="19500" w:author="UTENTE" w:date="2020-06-30T19:00:00Z">
        <w:r w:rsidRPr="00181FFC">
          <w:rPr>
            <w:rFonts w:ascii="Calibri" w:eastAsia="Calibri" w:hAnsi="Calibri" w:cs="Times New Roman"/>
          </w:rPr>
          <w:t>467.</w:t>
        </w:r>
        <w:r w:rsidRPr="00181FFC">
          <w:rPr>
            <w:rFonts w:ascii="Calibri" w:eastAsia="Calibri" w:hAnsi="Calibri" w:cs="Times New Roman"/>
          </w:rPr>
          <w:tab/>
          <w:t>n "Isaac sospira, pizzicandosi il ponte del naso con una smorfia sinistra."</w:t>
        </w:r>
      </w:ins>
    </w:p>
    <w:p w14:paraId="566CDF71" w14:textId="77777777" w:rsidR="00181FFC" w:rsidRPr="00181FFC" w:rsidRDefault="00181FFC" w:rsidP="00181FFC">
      <w:pPr>
        <w:spacing w:line="600" w:lineRule="auto"/>
        <w:jc w:val="left"/>
        <w:rPr>
          <w:ins w:id="19501" w:author="UTENTE" w:date="2020-06-30T19:00:00Z"/>
          <w:rFonts w:ascii="Calibri" w:eastAsia="Calibri" w:hAnsi="Calibri" w:cs="Times New Roman"/>
        </w:rPr>
      </w:pPr>
      <w:ins w:id="19502" w:author="UTENTE" w:date="2020-06-30T19:00:00Z">
        <w:r w:rsidRPr="00181FFC">
          <w:rPr>
            <w:rFonts w:ascii="Calibri" w:eastAsia="Calibri" w:hAnsi="Calibri" w:cs="Times New Roman"/>
          </w:rPr>
          <w:t>468.</w:t>
        </w:r>
        <w:r w:rsidRPr="00181FFC">
          <w:rPr>
            <w:rFonts w:ascii="Calibri" w:eastAsia="Calibri" w:hAnsi="Calibri" w:cs="Times New Roman"/>
          </w:rPr>
          <w:tab/>
          <w:t>i "\"Che cosa terribilmente ingenua da dire.\""</w:t>
        </w:r>
      </w:ins>
    </w:p>
    <w:p w14:paraId="29C4E3F2" w14:textId="77777777" w:rsidR="00181FFC" w:rsidRPr="00181FFC" w:rsidRDefault="00181FFC" w:rsidP="00181FFC">
      <w:pPr>
        <w:spacing w:line="600" w:lineRule="auto"/>
        <w:jc w:val="left"/>
        <w:rPr>
          <w:ins w:id="19503" w:author="UTENTE" w:date="2020-06-30T19:00:00Z"/>
          <w:rFonts w:ascii="Calibri" w:eastAsia="Calibri" w:hAnsi="Calibri" w:cs="Times New Roman"/>
        </w:rPr>
      </w:pPr>
      <w:ins w:id="19504" w:author="UTENTE" w:date="2020-06-30T19:00:00Z">
        <w:r w:rsidRPr="00181FFC">
          <w:rPr>
            <w:rFonts w:ascii="Calibri" w:eastAsia="Calibri" w:hAnsi="Calibri" w:cs="Times New Roman"/>
          </w:rPr>
          <w:t>469.</w:t>
        </w:r>
        <w:r w:rsidRPr="00181FFC">
          <w:rPr>
            <w:rFonts w:ascii="Calibri" w:eastAsia="Calibri" w:hAnsi="Calibri" w:cs="Times New Roman"/>
          </w:rPr>
          <w:tab/>
          <w:t>i "\"Se volesse un coltello per tagliarsi una mano, lo guideresti gentilmente verso il cassetto della cucina?\""</w:t>
        </w:r>
      </w:ins>
    </w:p>
    <w:p w14:paraId="016971FE" w14:textId="77777777" w:rsidR="00181FFC" w:rsidRPr="00181FFC" w:rsidRDefault="00181FFC" w:rsidP="00181FFC">
      <w:pPr>
        <w:spacing w:line="600" w:lineRule="auto"/>
        <w:jc w:val="left"/>
        <w:rPr>
          <w:ins w:id="19505" w:author="UTENTE" w:date="2020-06-30T19:00:00Z"/>
          <w:rFonts w:ascii="Calibri" w:eastAsia="Calibri" w:hAnsi="Calibri" w:cs="Times New Roman"/>
        </w:rPr>
      </w:pPr>
      <w:ins w:id="19506" w:author="UTENTE" w:date="2020-06-30T19:00:00Z">
        <w:r w:rsidRPr="00181FFC">
          <w:rPr>
            <w:rFonts w:ascii="Calibri" w:eastAsia="Calibri" w:hAnsi="Calibri" w:cs="Times New Roman"/>
          </w:rPr>
          <w:t>470.</w:t>
        </w:r>
        <w:r w:rsidRPr="00181FFC">
          <w:rPr>
            <w:rFonts w:ascii="Calibri" w:eastAsia="Calibri" w:hAnsi="Calibri" w:cs="Times New Roman"/>
          </w:rPr>
          <w:tab/>
          <w:t>mcp "\"…Non penso sia la stessa--\""</w:t>
        </w:r>
      </w:ins>
    </w:p>
    <w:p w14:paraId="4546BDCB" w14:textId="77777777" w:rsidR="00181FFC" w:rsidRPr="00181FFC" w:rsidRDefault="00181FFC" w:rsidP="00181FFC">
      <w:pPr>
        <w:spacing w:line="600" w:lineRule="auto"/>
        <w:jc w:val="left"/>
        <w:rPr>
          <w:ins w:id="19507" w:author="UTENTE" w:date="2020-06-30T19:00:00Z"/>
          <w:rFonts w:ascii="Calibri" w:eastAsia="Calibri" w:hAnsi="Calibri" w:cs="Times New Roman"/>
        </w:rPr>
      </w:pPr>
      <w:ins w:id="19508" w:author="UTENTE" w:date="2020-06-30T19:00:00Z">
        <w:r w:rsidRPr="00181FFC">
          <w:rPr>
            <w:rFonts w:ascii="Calibri" w:eastAsia="Calibri" w:hAnsi="Calibri" w:cs="Times New Roman"/>
          </w:rPr>
          <w:t>471.</w:t>
        </w:r>
        <w:r w:rsidRPr="00181FFC">
          <w:rPr>
            <w:rFonts w:ascii="Calibri" w:eastAsia="Calibri" w:hAnsi="Calibri" w:cs="Times New Roman"/>
          </w:rPr>
          <w:tab/>
          <w:t>i "\"Non conosci questo mondo come lo conosco io, [mc].\""</w:t>
        </w:r>
      </w:ins>
    </w:p>
    <w:p w14:paraId="45EBE824" w14:textId="77777777" w:rsidR="00181FFC" w:rsidRPr="00181FFC" w:rsidRDefault="00181FFC" w:rsidP="00181FFC">
      <w:pPr>
        <w:spacing w:line="600" w:lineRule="auto"/>
        <w:jc w:val="left"/>
        <w:rPr>
          <w:ins w:id="19509" w:author="UTENTE" w:date="2020-06-30T19:00:00Z"/>
          <w:rFonts w:ascii="Calibri" w:eastAsia="Calibri" w:hAnsi="Calibri" w:cs="Times New Roman"/>
        </w:rPr>
      </w:pPr>
      <w:ins w:id="19510" w:author="UTENTE" w:date="2020-06-30T19:00:00Z">
        <w:r w:rsidRPr="00181FFC">
          <w:rPr>
            <w:rFonts w:ascii="Calibri" w:eastAsia="Calibri" w:hAnsi="Calibri" w:cs="Times New Roman"/>
          </w:rPr>
          <w:t>472.</w:t>
        </w:r>
        <w:r w:rsidRPr="00181FFC">
          <w:rPr>
            <w:rFonts w:ascii="Calibri" w:eastAsia="Calibri" w:hAnsi="Calibri" w:cs="Times New Roman"/>
          </w:rPr>
          <w:tab/>
          <w:t>n "Mi interrompe seccamente.{w} Una luce insolitamente seria e malinconica gli brucia negli occhi, trafiggendo i miei."</w:t>
        </w:r>
      </w:ins>
    </w:p>
    <w:p w14:paraId="063598C1" w14:textId="77777777" w:rsidR="00181FFC" w:rsidRPr="00181FFC" w:rsidRDefault="00181FFC" w:rsidP="00181FFC">
      <w:pPr>
        <w:spacing w:line="600" w:lineRule="auto"/>
        <w:jc w:val="left"/>
        <w:rPr>
          <w:ins w:id="19511" w:author="UTENTE" w:date="2020-06-30T19:00:00Z"/>
          <w:rFonts w:ascii="Calibri" w:eastAsia="Calibri" w:hAnsi="Calibri" w:cs="Times New Roman"/>
        </w:rPr>
      </w:pPr>
      <w:ins w:id="19512" w:author="UTENTE" w:date="2020-06-30T19:00:00Z">
        <w:r w:rsidRPr="00181FFC">
          <w:rPr>
            <w:rFonts w:ascii="Calibri" w:eastAsia="Calibri" w:hAnsi="Calibri" w:cs="Times New Roman"/>
          </w:rPr>
          <w:t>473.</w:t>
        </w:r>
        <w:r w:rsidRPr="00181FFC">
          <w:rPr>
            <w:rFonts w:ascii="Calibri" w:eastAsia="Calibri" w:hAnsi="Calibri" w:cs="Times New Roman"/>
          </w:rPr>
          <w:tab/>
          <w:t>i "\"Ti costringe a sacrificarti, a prendere decisioni impossibili… Ti fa capire la differenza fra le cose che ami e quelle per cui moriresti.\""</w:t>
        </w:r>
      </w:ins>
    </w:p>
    <w:p w14:paraId="5131D843" w14:textId="77777777" w:rsidR="00181FFC" w:rsidRPr="00181FFC" w:rsidRDefault="00181FFC" w:rsidP="00181FFC">
      <w:pPr>
        <w:spacing w:line="600" w:lineRule="auto"/>
        <w:jc w:val="left"/>
        <w:rPr>
          <w:ins w:id="19513" w:author="UTENTE" w:date="2020-06-30T19:00:00Z"/>
          <w:rFonts w:ascii="Calibri" w:eastAsia="Calibri" w:hAnsi="Calibri" w:cs="Times New Roman"/>
        </w:rPr>
      </w:pPr>
      <w:ins w:id="19514" w:author="UTENTE" w:date="2020-06-30T19:00:00Z">
        <w:r w:rsidRPr="00181FFC">
          <w:rPr>
            <w:rFonts w:ascii="Calibri" w:eastAsia="Calibri" w:hAnsi="Calibri" w:cs="Times New Roman"/>
          </w:rPr>
          <w:t>474.</w:t>
        </w:r>
        <w:r w:rsidRPr="00181FFC">
          <w:rPr>
            <w:rFonts w:ascii="Calibri" w:eastAsia="Calibri" w:hAnsi="Calibri" w:cs="Times New Roman"/>
          </w:rPr>
          <w:tab/>
          <w:t>i "\"Ma è solo dopo che il lusso di scegliere ti viene tolto che comprendi davvero, a fondo, il peso delle tue azioni.\""</w:t>
        </w:r>
      </w:ins>
    </w:p>
    <w:p w14:paraId="00426C5E" w14:textId="77777777" w:rsidR="00181FFC" w:rsidRPr="00181FFC" w:rsidRDefault="00181FFC" w:rsidP="00181FFC">
      <w:pPr>
        <w:spacing w:line="600" w:lineRule="auto"/>
        <w:jc w:val="left"/>
        <w:rPr>
          <w:ins w:id="19515" w:author="UTENTE" w:date="2020-06-30T19:00:00Z"/>
          <w:rFonts w:ascii="Calibri" w:eastAsia="Calibri" w:hAnsi="Calibri" w:cs="Times New Roman"/>
        </w:rPr>
      </w:pPr>
      <w:ins w:id="19516" w:author="UTENTE" w:date="2020-06-30T19:00:00Z">
        <w:r w:rsidRPr="00181FFC">
          <w:rPr>
            <w:rFonts w:ascii="Calibri" w:eastAsia="Calibri" w:hAnsi="Calibri" w:cs="Times New Roman"/>
          </w:rPr>
          <w:t>475.</w:t>
        </w:r>
        <w:r w:rsidRPr="00181FFC">
          <w:rPr>
            <w:rFonts w:ascii="Calibri" w:eastAsia="Calibri" w:hAnsi="Calibri" w:cs="Times New Roman"/>
          </w:rPr>
          <w:tab/>
          <w:t>i "\"Adesso hai quel lusso, [mc], ricordatelo.\""</w:t>
        </w:r>
      </w:ins>
    </w:p>
    <w:p w14:paraId="0F440674" w14:textId="77777777" w:rsidR="00181FFC" w:rsidRPr="00181FFC" w:rsidRDefault="00181FFC" w:rsidP="00181FFC">
      <w:pPr>
        <w:spacing w:line="600" w:lineRule="auto"/>
        <w:jc w:val="left"/>
        <w:rPr>
          <w:ins w:id="19517" w:author="UTENTE" w:date="2020-06-30T19:00:00Z"/>
          <w:rFonts w:ascii="Calibri" w:eastAsia="Calibri" w:hAnsi="Calibri" w:cs="Times New Roman"/>
        </w:rPr>
      </w:pPr>
      <w:ins w:id="19518" w:author="UTENTE" w:date="2020-06-30T19:00:00Z">
        <w:r w:rsidRPr="00181FFC">
          <w:rPr>
            <w:rFonts w:ascii="Calibri" w:eastAsia="Calibri" w:hAnsi="Calibri" w:cs="Times New Roman"/>
          </w:rPr>
          <w:t>476.</w:t>
        </w:r>
        <w:r w:rsidRPr="00181FFC">
          <w:rPr>
            <w:rFonts w:ascii="Calibri" w:eastAsia="Calibri" w:hAnsi="Calibri" w:cs="Times New Roman"/>
          </w:rPr>
          <w:tab/>
          <w:t>i "\"…Ti consiglio di non sprecarlo.\"" </w:t>
        </w:r>
        <w:r w:rsidRPr="00181FFC">
          <w:rPr>
            <w:rFonts w:ascii="Calibri" w:eastAsia="Calibri" w:hAnsi="Calibri" w:cs="Times New Roman"/>
          </w:rPr>
          <w:br w:type="page"/>
        </w:r>
      </w:ins>
    </w:p>
    <w:p w14:paraId="3FB83B60" w14:textId="77777777" w:rsidR="00181FFC" w:rsidRPr="00181FFC" w:rsidRDefault="00181FFC" w:rsidP="00181FFC">
      <w:pPr>
        <w:spacing w:line="600" w:lineRule="auto"/>
        <w:jc w:val="left"/>
        <w:rPr>
          <w:ins w:id="19519" w:author="UTENTE" w:date="2020-06-30T19:00:00Z"/>
          <w:rFonts w:ascii="Calibri" w:eastAsia="Calibri" w:hAnsi="Calibri" w:cs="Times New Roman"/>
          <w:lang w:val="en-US"/>
        </w:rPr>
      </w:pPr>
      <w:ins w:id="19520" w:author="UTENTE" w:date="2020-06-30T19:00:00Z">
        <w:r w:rsidRPr="00181FFC">
          <w:rPr>
            <w:rFonts w:ascii="Calibri" w:eastAsia="Calibri" w:hAnsi="Calibri" w:cs="Times New Roman"/>
            <w:lang w:val="en-US"/>
          </w:rPr>
          <w:lastRenderedPageBreak/>
          <w:t>477.</w:t>
        </w:r>
        <w:r w:rsidRPr="00181FFC">
          <w:rPr>
            <w:rFonts w:ascii="Calibri" w:eastAsia="Calibri" w:hAnsi="Calibri" w:cs="Times New Roman"/>
            <w:lang w:val="en-US"/>
          </w:rPr>
          <w:tab/>
          <w:t>mcp "\"…\""</w:t>
        </w:r>
      </w:ins>
    </w:p>
    <w:p w14:paraId="19CAB2AB" w14:textId="77777777" w:rsidR="00181FFC" w:rsidRPr="00181FFC" w:rsidRDefault="00181FFC" w:rsidP="00181FFC">
      <w:pPr>
        <w:spacing w:line="600" w:lineRule="auto"/>
        <w:jc w:val="left"/>
        <w:rPr>
          <w:ins w:id="19521" w:author="UTENTE" w:date="2020-06-30T19:00:00Z"/>
          <w:rFonts w:ascii="Calibri" w:eastAsia="Calibri" w:hAnsi="Calibri" w:cs="Times New Roman"/>
          <w:lang w:val="en-US"/>
        </w:rPr>
      </w:pPr>
      <w:ins w:id="19522" w:author="UTENTE" w:date="2020-06-30T19:00:00Z">
        <w:r w:rsidRPr="00181FFC">
          <w:rPr>
            <w:rFonts w:ascii="Calibri" w:eastAsia="Calibri" w:hAnsi="Calibri" w:cs="Times New Roman"/>
            <w:lang w:val="en-US"/>
          </w:rPr>
          <w:t>478.</w:t>
        </w:r>
        <w:r w:rsidRPr="00181FFC">
          <w:rPr>
            <w:rFonts w:ascii="Calibri" w:eastAsia="Calibri" w:hAnsi="Calibri" w:cs="Times New Roman"/>
            <w:lang w:val="en-US"/>
          </w:rPr>
          <w:tab/>
          <w:t>n "For a few moments, Isaac gazes at me in cold silence."</w:t>
        </w:r>
      </w:ins>
    </w:p>
    <w:p w14:paraId="1034F92E" w14:textId="77777777" w:rsidR="00181FFC" w:rsidRPr="00181FFC" w:rsidRDefault="00181FFC" w:rsidP="00181FFC">
      <w:pPr>
        <w:spacing w:line="600" w:lineRule="auto"/>
        <w:jc w:val="left"/>
        <w:rPr>
          <w:ins w:id="19523" w:author="UTENTE" w:date="2020-06-30T19:00:00Z"/>
          <w:rFonts w:ascii="Calibri" w:eastAsia="Calibri" w:hAnsi="Calibri" w:cs="Times New Roman"/>
          <w:lang w:val="en-US"/>
        </w:rPr>
      </w:pPr>
      <w:ins w:id="19524" w:author="UTENTE" w:date="2020-06-30T19:00:00Z">
        <w:r w:rsidRPr="00181FFC">
          <w:rPr>
            <w:rFonts w:ascii="Calibri" w:eastAsia="Calibri" w:hAnsi="Calibri" w:cs="Times New Roman"/>
            <w:lang w:val="en-US"/>
          </w:rPr>
          <w:t>479.</w:t>
        </w:r>
        <w:r w:rsidRPr="00181FFC">
          <w:rPr>
            <w:rFonts w:ascii="Calibri" w:eastAsia="Calibri" w:hAnsi="Calibri" w:cs="Times New Roman"/>
            <w:lang w:val="en-US"/>
          </w:rPr>
          <w:tab/>
          <w:t>n "His words hang heavily in the air like a storm cloud, and I feel an uncomfortable pressure on my chest."</w:t>
        </w:r>
      </w:ins>
    </w:p>
    <w:p w14:paraId="5B480FE2" w14:textId="77777777" w:rsidR="00181FFC" w:rsidRPr="00181FFC" w:rsidRDefault="00181FFC" w:rsidP="00181FFC">
      <w:pPr>
        <w:spacing w:line="600" w:lineRule="auto"/>
        <w:jc w:val="left"/>
        <w:rPr>
          <w:ins w:id="19525" w:author="UTENTE" w:date="2020-06-30T19:00:00Z"/>
          <w:rFonts w:ascii="Calibri" w:eastAsia="Calibri" w:hAnsi="Calibri" w:cs="Times New Roman"/>
          <w:lang w:val="en-US"/>
        </w:rPr>
      </w:pPr>
      <w:ins w:id="19526" w:author="UTENTE" w:date="2020-06-30T19:00:00Z">
        <w:r w:rsidRPr="00181FFC">
          <w:rPr>
            <w:rFonts w:ascii="Calibri" w:eastAsia="Calibri" w:hAnsi="Calibri" w:cs="Times New Roman"/>
            <w:lang w:val="en-US"/>
          </w:rPr>
          <w:t>480.</w:t>
        </w:r>
        <w:r w:rsidRPr="00181FFC">
          <w:rPr>
            <w:rFonts w:ascii="Calibri" w:eastAsia="Calibri" w:hAnsi="Calibri" w:cs="Times New Roman"/>
            <w:lang w:val="en-US"/>
          </w:rPr>
          <w:tab/>
          <w:t>n "Only the sound of our breathing and distant cars fills the long pause…"</w:t>
        </w:r>
      </w:ins>
    </w:p>
    <w:p w14:paraId="76963773" w14:textId="77777777" w:rsidR="00181FFC" w:rsidRPr="00181FFC" w:rsidRDefault="00181FFC" w:rsidP="00181FFC">
      <w:pPr>
        <w:spacing w:line="600" w:lineRule="auto"/>
        <w:jc w:val="left"/>
        <w:rPr>
          <w:ins w:id="19527" w:author="UTENTE" w:date="2020-06-30T19:00:00Z"/>
          <w:rFonts w:ascii="Calibri" w:eastAsia="Calibri" w:hAnsi="Calibri" w:cs="Times New Roman"/>
          <w:lang w:val="en-US"/>
        </w:rPr>
      </w:pPr>
      <w:ins w:id="19528" w:author="UTENTE" w:date="2020-06-30T19:00:00Z">
        <w:r w:rsidRPr="00181FFC">
          <w:rPr>
            <w:rFonts w:ascii="Calibri" w:eastAsia="Calibri" w:hAnsi="Calibri" w:cs="Times New Roman"/>
            <w:lang w:val="en-US"/>
          </w:rPr>
          <w:t>481.</w:t>
        </w:r>
        <w:r w:rsidRPr="00181FFC">
          <w:rPr>
            <w:rFonts w:ascii="Calibri" w:eastAsia="Calibri" w:hAnsi="Calibri" w:cs="Times New Roman"/>
            <w:lang w:val="en-US"/>
          </w:rPr>
          <w:tab/>
          <w:t>i "\"Ah, there I go again…\""</w:t>
        </w:r>
      </w:ins>
    </w:p>
    <w:p w14:paraId="7BDA3B9F" w14:textId="77777777" w:rsidR="00181FFC" w:rsidRPr="00181FFC" w:rsidRDefault="00181FFC" w:rsidP="00181FFC">
      <w:pPr>
        <w:spacing w:line="600" w:lineRule="auto"/>
        <w:jc w:val="left"/>
        <w:rPr>
          <w:ins w:id="19529" w:author="UTENTE" w:date="2020-06-30T19:00:00Z"/>
          <w:rFonts w:ascii="Calibri" w:eastAsia="Calibri" w:hAnsi="Calibri" w:cs="Times New Roman"/>
          <w:lang w:val="en-US"/>
        </w:rPr>
      </w:pPr>
      <w:ins w:id="19530" w:author="UTENTE" w:date="2020-06-30T19:00:00Z">
        <w:r w:rsidRPr="00181FFC">
          <w:rPr>
            <w:rFonts w:ascii="Calibri" w:eastAsia="Calibri" w:hAnsi="Calibri" w:cs="Times New Roman"/>
            <w:lang w:val="en-US"/>
          </w:rPr>
          <w:t>482.</w:t>
        </w:r>
        <w:r w:rsidRPr="00181FFC">
          <w:rPr>
            <w:rFonts w:ascii="Calibri" w:eastAsia="Calibri" w:hAnsi="Calibri" w:cs="Times New Roman"/>
            <w:lang w:val="en-US"/>
          </w:rPr>
          <w:tab/>
          <w:t>n "…I don't know what Luka's after, but if he's putting himself in danger, then I doubt it's anything good."</w:t>
        </w:r>
      </w:ins>
    </w:p>
    <w:p w14:paraId="7E2E44E9" w14:textId="77777777" w:rsidR="00181FFC" w:rsidRPr="00181FFC" w:rsidRDefault="00181FFC" w:rsidP="00181FFC">
      <w:pPr>
        <w:spacing w:line="600" w:lineRule="auto"/>
        <w:jc w:val="left"/>
        <w:rPr>
          <w:ins w:id="19531" w:author="UTENTE" w:date="2020-06-30T19:00:00Z"/>
          <w:rFonts w:ascii="Calibri" w:eastAsia="Calibri" w:hAnsi="Calibri" w:cs="Times New Roman"/>
          <w:lang w:val="en-US"/>
        </w:rPr>
      </w:pPr>
      <w:ins w:id="19532" w:author="UTENTE" w:date="2020-06-30T19:00:00Z">
        <w:r w:rsidRPr="00181FFC">
          <w:rPr>
            <w:rFonts w:ascii="Calibri" w:eastAsia="Calibri" w:hAnsi="Calibri" w:cs="Times New Roman"/>
            <w:lang w:val="en-US"/>
          </w:rPr>
          <w:t>483.</w:t>
        </w:r>
        <w:r w:rsidRPr="00181FFC">
          <w:rPr>
            <w:rFonts w:ascii="Calibri" w:eastAsia="Calibri" w:hAnsi="Calibri" w:cs="Times New Roman"/>
            <w:lang w:val="en-US"/>
          </w:rPr>
          <w:tab/>
          <w:t>n "And knowing how stubborn he is, maybe keeping him away is the only thing I  do."</w:t>
        </w:r>
      </w:ins>
    </w:p>
    <w:p w14:paraId="50168C1D" w14:textId="77777777" w:rsidR="00181FFC" w:rsidRPr="00181FFC" w:rsidRDefault="00181FFC" w:rsidP="00181FFC">
      <w:pPr>
        <w:spacing w:line="600" w:lineRule="auto"/>
        <w:jc w:val="left"/>
        <w:rPr>
          <w:ins w:id="19533" w:author="UTENTE" w:date="2020-06-30T19:00:00Z"/>
          <w:rFonts w:ascii="Calibri" w:eastAsia="Calibri" w:hAnsi="Calibri" w:cs="Times New Roman"/>
          <w:lang w:val="en-US"/>
        </w:rPr>
      </w:pPr>
      <w:ins w:id="19534" w:author="UTENTE" w:date="2020-06-30T19:00:00Z">
        <w:r w:rsidRPr="00181FFC">
          <w:rPr>
            <w:rFonts w:ascii="Calibri" w:eastAsia="Calibri" w:hAnsi="Calibri" w:cs="Times New Roman"/>
            <w:lang w:val="en-US"/>
          </w:rPr>
          <w:t>484.</w:t>
        </w:r>
        <w:r w:rsidRPr="00181FFC">
          <w:rPr>
            <w:rFonts w:ascii="Calibri" w:eastAsia="Calibri" w:hAnsi="Calibri" w:cs="Times New Roman"/>
            <w:lang w:val="en-US"/>
          </w:rPr>
          <w:tab/>
          <w:t>mcp "\"I'll… think about it.\""</w:t>
        </w:r>
      </w:ins>
    </w:p>
    <w:p w14:paraId="0C0A1CEA" w14:textId="77777777" w:rsidR="00181FFC" w:rsidRPr="00181FFC" w:rsidRDefault="00181FFC" w:rsidP="00181FFC">
      <w:pPr>
        <w:spacing w:line="600" w:lineRule="auto"/>
        <w:jc w:val="left"/>
        <w:rPr>
          <w:ins w:id="19535" w:author="UTENTE" w:date="2020-06-30T19:00:00Z"/>
          <w:rFonts w:ascii="Calibri" w:eastAsia="Calibri" w:hAnsi="Calibri" w:cs="Times New Roman"/>
          <w:lang w:val="en-US"/>
        </w:rPr>
      </w:pPr>
      <w:ins w:id="19536" w:author="UTENTE" w:date="2020-06-30T19:00:00Z">
        <w:r w:rsidRPr="00181FFC">
          <w:rPr>
            <w:rFonts w:ascii="Calibri" w:eastAsia="Calibri" w:hAnsi="Calibri" w:cs="Times New Roman"/>
            <w:lang w:val="en-US"/>
          </w:rPr>
          <w:t>485.</w:t>
        </w:r>
        <w:r w:rsidRPr="00181FFC">
          <w:rPr>
            <w:rFonts w:ascii="Calibri" w:eastAsia="Calibri" w:hAnsi="Calibri" w:cs="Times New Roman"/>
            <w:lang w:val="en-US"/>
          </w:rPr>
          <w:tab/>
          <w:t>mcp "\"If I could keep him away from danger, then…\""</w:t>
        </w:r>
      </w:ins>
    </w:p>
    <w:p w14:paraId="7B03F174" w14:textId="77777777" w:rsidR="00181FFC" w:rsidRPr="00181FFC" w:rsidRDefault="00181FFC" w:rsidP="00181FFC">
      <w:pPr>
        <w:spacing w:line="600" w:lineRule="auto"/>
        <w:jc w:val="left"/>
        <w:rPr>
          <w:ins w:id="19537" w:author="UTENTE" w:date="2020-06-30T19:00:00Z"/>
          <w:rFonts w:ascii="Calibri" w:eastAsia="Calibri" w:hAnsi="Calibri" w:cs="Times New Roman"/>
          <w:lang w:val="en-US"/>
        </w:rPr>
      </w:pPr>
      <w:ins w:id="19538" w:author="UTENTE" w:date="2020-06-30T19:00:00Z">
        <w:r w:rsidRPr="00181FFC">
          <w:rPr>
            <w:rFonts w:ascii="Calibri" w:eastAsia="Calibri" w:hAnsi="Calibri" w:cs="Times New Roman"/>
            <w:lang w:val="en-US"/>
          </w:rPr>
          <w:t>486.</w:t>
        </w:r>
        <w:r w:rsidRPr="00181FFC">
          <w:rPr>
            <w:rFonts w:ascii="Calibri" w:eastAsia="Calibri" w:hAnsi="Calibri" w:cs="Times New Roman"/>
            <w:lang w:val="en-US"/>
          </w:rPr>
          <w:tab/>
          <w:t>i "\"Exactly.\""</w:t>
        </w:r>
      </w:ins>
    </w:p>
    <w:p w14:paraId="6152F509" w14:textId="77777777" w:rsidR="00181FFC" w:rsidRPr="00181FFC" w:rsidRDefault="00181FFC" w:rsidP="00181FFC">
      <w:pPr>
        <w:spacing w:line="600" w:lineRule="auto"/>
        <w:jc w:val="left"/>
        <w:rPr>
          <w:ins w:id="19539" w:author="UTENTE" w:date="2020-06-30T19:00:00Z"/>
          <w:rFonts w:ascii="Calibri" w:eastAsia="Calibri" w:hAnsi="Calibri" w:cs="Times New Roman"/>
          <w:lang w:val="en-US"/>
        </w:rPr>
      </w:pPr>
      <w:ins w:id="19540" w:author="UTENTE" w:date="2020-06-30T19:00:00Z">
        <w:r w:rsidRPr="00181FFC">
          <w:rPr>
            <w:rFonts w:ascii="Calibri" w:eastAsia="Calibri" w:hAnsi="Calibri" w:cs="Times New Roman"/>
            <w:lang w:val="en-US"/>
          </w:rPr>
          <w:t>487.</w:t>
        </w:r>
        <w:r w:rsidRPr="00181FFC">
          <w:rPr>
            <w:rFonts w:ascii="Calibri" w:eastAsia="Calibri" w:hAnsi="Calibri" w:cs="Times New Roman"/>
            <w:lang w:val="en-US"/>
          </w:rPr>
          <w:tab/>
          <w:t>i "\"You're a smart boy, [mc], I'm sure you understand where I'm coming from.\""</w:t>
        </w:r>
      </w:ins>
    </w:p>
    <w:p w14:paraId="468F4AE3" w14:textId="77777777" w:rsidR="00181FFC" w:rsidRPr="00181FFC" w:rsidRDefault="00181FFC" w:rsidP="00181FFC">
      <w:pPr>
        <w:spacing w:line="600" w:lineRule="auto"/>
        <w:jc w:val="left"/>
        <w:rPr>
          <w:ins w:id="19541" w:author="UTENTE" w:date="2020-06-30T19:00:00Z"/>
          <w:rFonts w:ascii="Calibri" w:eastAsia="Calibri" w:hAnsi="Calibri" w:cs="Times New Roman"/>
          <w:lang w:val="en-US"/>
        </w:rPr>
      </w:pPr>
      <w:ins w:id="19542" w:author="UTENTE" w:date="2020-06-30T19:00:00Z">
        <w:r w:rsidRPr="00181FFC">
          <w:rPr>
            <w:rFonts w:ascii="Calibri" w:eastAsia="Calibri" w:hAnsi="Calibri" w:cs="Times New Roman"/>
            <w:lang w:val="en-US"/>
          </w:rPr>
          <w:t>488.</w:t>
        </w:r>
        <w:r w:rsidRPr="00181FFC">
          <w:rPr>
            <w:rFonts w:ascii="Calibri" w:eastAsia="Calibri" w:hAnsi="Calibri" w:cs="Times New Roman"/>
            <w:lang w:val="en-US"/>
          </w:rPr>
          <w:tab/>
          <w:t>i "\"I want to protect Luka as much as you do.\""</w:t>
        </w:r>
      </w:ins>
    </w:p>
    <w:p w14:paraId="0238C088" w14:textId="77777777" w:rsidR="00181FFC" w:rsidRPr="00181FFC" w:rsidRDefault="00181FFC" w:rsidP="00181FFC">
      <w:pPr>
        <w:spacing w:line="600" w:lineRule="auto"/>
        <w:jc w:val="left"/>
        <w:rPr>
          <w:ins w:id="19543" w:author="UTENTE" w:date="2020-06-30T19:00:00Z"/>
          <w:rFonts w:ascii="Calibri" w:eastAsia="Calibri" w:hAnsi="Calibri" w:cs="Times New Roman"/>
          <w:lang w:val="en-US"/>
        </w:rPr>
      </w:pPr>
      <w:ins w:id="19544" w:author="UTENTE" w:date="2020-06-30T19:00:00Z">
        <w:r w:rsidRPr="00181FFC">
          <w:rPr>
            <w:rFonts w:ascii="Calibri" w:eastAsia="Calibri" w:hAnsi="Calibri" w:cs="Times New Roman"/>
            <w:lang w:val="en-US"/>
          </w:rPr>
          <w:t>489.</w:t>
        </w:r>
        <w:r w:rsidRPr="00181FFC">
          <w:rPr>
            <w:rFonts w:ascii="Calibri" w:eastAsia="Calibri" w:hAnsi="Calibri" w:cs="Times New Roman"/>
            <w:lang w:val="en-US"/>
          </w:rPr>
          <w:tab/>
          <w:t>n "He reaches out towards my shoulder, squeezing it firmly."</w:t>
        </w:r>
      </w:ins>
    </w:p>
    <w:p w14:paraId="563EE19E" w14:textId="77777777" w:rsidR="00181FFC" w:rsidRPr="00181FFC" w:rsidRDefault="00181FFC" w:rsidP="00181FFC">
      <w:pPr>
        <w:spacing w:line="600" w:lineRule="auto"/>
        <w:jc w:val="left"/>
        <w:rPr>
          <w:ins w:id="19545" w:author="UTENTE" w:date="2020-06-30T19:00:00Z"/>
          <w:rFonts w:ascii="Calibri" w:eastAsia="Calibri" w:hAnsi="Calibri" w:cs="Times New Roman"/>
          <w:lang w:val="en-US"/>
        </w:rPr>
      </w:pPr>
      <w:ins w:id="19546" w:author="UTENTE" w:date="2020-06-30T19:00:00Z">
        <w:r w:rsidRPr="00181FFC">
          <w:rPr>
            <w:rFonts w:ascii="Calibri" w:eastAsia="Calibri" w:hAnsi="Calibri" w:cs="Times New Roman"/>
            <w:lang w:val="en-US"/>
          </w:rPr>
          <w:t>490.</w:t>
        </w:r>
        <w:r w:rsidRPr="00181FFC">
          <w:rPr>
            <w:rFonts w:ascii="Calibri" w:eastAsia="Calibri" w:hAnsi="Calibri" w:cs="Times New Roman"/>
            <w:lang w:val="en-US"/>
          </w:rPr>
          <w:tab/>
          <w:t>n "I've never seen him look so serious before…{w} I guess he does have protective instincts, after all."</w:t>
        </w:r>
      </w:ins>
    </w:p>
    <w:p w14:paraId="45625DCA" w14:textId="77777777" w:rsidR="00181FFC" w:rsidRPr="00181FFC" w:rsidRDefault="00181FFC" w:rsidP="00181FFC">
      <w:pPr>
        <w:spacing w:line="600" w:lineRule="auto"/>
        <w:jc w:val="left"/>
        <w:rPr>
          <w:ins w:id="19547" w:author="UTENTE" w:date="2020-06-30T19:00:00Z"/>
          <w:rFonts w:ascii="Calibri" w:eastAsia="Calibri" w:hAnsi="Calibri" w:cs="Times New Roman"/>
          <w:lang w:val="en-US"/>
        </w:rPr>
      </w:pPr>
      <w:ins w:id="19548" w:author="UTENTE" w:date="2020-06-30T19:00:00Z">
        <w:r w:rsidRPr="00181FFC">
          <w:rPr>
            <w:rFonts w:ascii="Calibri" w:eastAsia="Calibri" w:hAnsi="Calibri" w:cs="Times New Roman"/>
            <w:lang w:val="en-US"/>
          </w:rPr>
          <w:t>491.</w:t>
        </w:r>
        <w:r w:rsidRPr="00181FFC">
          <w:rPr>
            <w:rFonts w:ascii="Calibri" w:eastAsia="Calibri" w:hAnsi="Calibri" w:cs="Times New Roman"/>
            <w:lang w:val="en-US"/>
          </w:rPr>
          <w:tab/>
          <w:t>mcp "\"I'll decide what to do when I find out what he's after.\""</w:t>
        </w:r>
      </w:ins>
    </w:p>
    <w:p w14:paraId="69B4F4BC" w14:textId="77777777" w:rsidR="00181FFC" w:rsidRPr="00181FFC" w:rsidRDefault="00181FFC" w:rsidP="00181FFC">
      <w:pPr>
        <w:spacing w:line="600" w:lineRule="auto"/>
        <w:jc w:val="left"/>
        <w:rPr>
          <w:ins w:id="19549" w:author="UTENTE" w:date="2020-06-30T19:00:00Z"/>
          <w:rFonts w:ascii="Calibri" w:eastAsia="Calibri" w:hAnsi="Calibri" w:cs="Times New Roman"/>
          <w:lang w:val="en-US"/>
        </w:rPr>
      </w:pPr>
      <w:ins w:id="19550" w:author="UTENTE" w:date="2020-06-30T19:00:00Z">
        <w:r w:rsidRPr="00181FFC">
          <w:rPr>
            <w:rFonts w:ascii="Calibri" w:eastAsia="Calibri" w:hAnsi="Calibri" w:cs="Times New Roman"/>
            <w:lang w:val="en-US"/>
          </w:rPr>
          <w:t>492.</w:t>
        </w:r>
        <w:r w:rsidRPr="00181FFC">
          <w:rPr>
            <w:rFonts w:ascii="Calibri" w:eastAsia="Calibri" w:hAnsi="Calibri" w:cs="Times New Roman"/>
            <w:lang w:val="en-US"/>
          </w:rPr>
          <w:tab/>
          <w:t>mcp "\"Until then, I won't promise anything.\""</w:t>
        </w:r>
        <w:r w:rsidRPr="00181FFC">
          <w:rPr>
            <w:rFonts w:ascii="Calibri" w:eastAsia="Calibri" w:hAnsi="Calibri" w:cs="Times New Roman"/>
            <w:lang w:val="en-US"/>
          </w:rPr>
          <w:br w:type="page"/>
        </w:r>
      </w:ins>
    </w:p>
    <w:p w14:paraId="5E1DAEC8" w14:textId="77777777" w:rsidR="00181FFC" w:rsidRPr="00181FFC" w:rsidRDefault="00181FFC" w:rsidP="00181FFC">
      <w:pPr>
        <w:spacing w:line="600" w:lineRule="auto"/>
        <w:jc w:val="left"/>
        <w:rPr>
          <w:ins w:id="19551" w:author="UTENTE" w:date="2020-06-30T19:00:00Z"/>
          <w:rFonts w:ascii="Calibri" w:eastAsia="Calibri" w:hAnsi="Calibri" w:cs="Times New Roman"/>
        </w:rPr>
      </w:pPr>
      <w:ins w:id="19552" w:author="UTENTE" w:date="2020-06-30T19:00:00Z">
        <w:r w:rsidRPr="00181FFC">
          <w:rPr>
            <w:rFonts w:ascii="Calibri" w:eastAsia="Calibri" w:hAnsi="Calibri" w:cs="Times New Roman"/>
          </w:rPr>
          <w:lastRenderedPageBreak/>
          <w:t>477.</w:t>
        </w:r>
        <w:r w:rsidRPr="00181FFC">
          <w:rPr>
            <w:rFonts w:ascii="Calibri" w:eastAsia="Calibri" w:hAnsi="Calibri" w:cs="Times New Roman"/>
          </w:rPr>
          <w:tab/>
          <w:t>mcp "\"…\""</w:t>
        </w:r>
      </w:ins>
    </w:p>
    <w:p w14:paraId="33C70A5F" w14:textId="77777777" w:rsidR="00181FFC" w:rsidRPr="00181FFC" w:rsidRDefault="00181FFC" w:rsidP="00181FFC">
      <w:pPr>
        <w:spacing w:line="600" w:lineRule="auto"/>
        <w:jc w:val="left"/>
        <w:rPr>
          <w:ins w:id="19553" w:author="UTENTE" w:date="2020-06-30T19:00:00Z"/>
          <w:rFonts w:ascii="Calibri" w:eastAsia="Calibri" w:hAnsi="Calibri" w:cs="Times New Roman"/>
        </w:rPr>
      </w:pPr>
      <w:ins w:id="19554" w:author="UTENTE" w:date="2020-06-30T19:00:00Z">
        <w:r w:rsidRPr="00181FFC">
          <w:rPr>
            <w:rFonts w:ascii="Calibri" w:eastAsia="Calibri" w:hAnsi="Calibri" w:cs="Times New Roman"/>
          </w:rPr>
          <w:t>478.</w:t>
        </w:r>
        <w:r w:rsidRPr="00181FFC">
          <w:rPr>
            <w:rFonts w:ascii="Calibri" w:eastAsia="Calibri" w:hAnsi="Calibri" w:cs="Times New Roman"/>
          </w:rPr>
          <w:tab/>
          <w:t>n "Per qualche secondo, Isaac mi guarda in silenzio."</w:t>
        </w:r>
      </w:ins>
    </w:p>
    <w:p w14:paraId="75E59E93" w14:textId="77777777" w:rsidR="00181FFC" w:rsidRPr="00181FFC" w:rsidRDefault="00181FFC" w:rsidP="00181FFC">
      <w:pPr>
        <w:spacing w:line="600" w:lineRule="auto"/>
        <w:jc w:val="left"/>
        <w:rPr>
          <w:ins w:id="19555" w:author="UTENTE" w:date="2020-06-30T19:00:00Z"/>
          <w:rFonts w:ascii="Calibri" w:eastAsia="Calibri" w:hAnsi="Calibri" w:cs="Times New Roman"/>
        </w:rPr>
      </w:pPr>
      <w:ins w:id="19556" w:author="UTENTE" w:date="2020-06-30T19:00:00Z">
        <w:r w:rsidRPr="00181FFC">
          <w:rPr>
            <w:rFonts w:ascii="Calibri" w:eastAsia="Calibri" w:hAnsi="Calibri" w:cs="Times New Roman"/>
          </w:rPr>
          <w:t>479.</w:t>
        </w:r>
        <w:r w:rsidRPr="00181FFC">
          <w:rPr>
            <w:rFonts w:ascii="Calibri" w:eastAsia="Calibri" w:hAnsi="Calibri" w:cs="Times New Roman"/>
          </w:rPr>
          <w:tab/>
          <w:t>n "Le sue parole rimangono sospese a mezzaria, pesanti come nuvole di tempesta, e mi sento un fastidioso peso sul petto."</w:t>
        </w:r>
      </w:ins>
    </w:p>
    <w:p w14:paraId="050152DC" w14:textId="77777777" w:rsidR="00181FFC" w:rsidRPr="00181FFC" w:rsidRDefault="00181FFC" w:rsidP="00181FFC">
      <w:pPr>
        <w:spacing w:line="600" w:lineRule="auto"/>
        <w:jc w:val="left"/>
        <w:rPr>
          <w:ins w:id="19557" w:author="UTENTE" w:date="2020-06-30T19:00:00Z"/>
          <w:rFonts w:ascii="Calibri" w:eastAsia="Calibri" w:hAnsi="Calibri" w:cs="Times New Roman"/>
        </w:rPr>
      </w:pPr>
      <w:ins w:id="19558" w:author="UTENTE" w:date="2020-06-30T19:00:00Z">
        <w:r w:rsidRPr="00181FFC">
          <w:rPr>
            <w:rFonts w:ascii="Calibri" w:eastAsia="Calibri" w:hAnsi="Calibri" w:cs="Times New Roman"/>
          </w:rPr>
          <w:t>480.</w:t>
        </w:r>
        <w:r w:rsidRPr="00181FFC">
          <w:rPr>
            <w:rFonts w:ascii="Calibri" w:eastAsia="Calibri" w:hAnsi="Calibri" w:cs="Times New Roman"/>
          </w:rPr>
          <w:tab/>
          <w:t>n "Solo il rumore del nostro respiro e delle auto in lontananza riempiono questa lunga pausa…"</w:t>
        </w:r>
      </w:ins>
    </w:p>
    <w:p w14:paraId="1ED4734D" w14:textId="77777777" w:rsidR="00181FFC" w:rsidRPr="00181FFC" w:rsidRDefault="00181FFC" w:rsidP="00181FFC">
      <w:pPr>
        <w:spacing w:line="600" w:lineRule="auto"/>
        <w:jc w:val="left"/>
        <w:rPr>
          <w:ins w:id="19559" w:author="UTENTE" w:date="2020-06-30T19:00:00Z"/>
          <w:rFonts w:ascii="Calibri" w:eastAsia="Calibri" w:hAnsi="Calibri" w:cs="Times New Roman"/>
        </w:rPr>
      </w:pPr>
      <w:ins w:id="19560" w:author="UTENTE" w:date="2020-06-30T19:00:00Z">
        <w:r w:rsidRPr="00181FFC">
          <w:rPr>
            <w:rFonts w:ascii="Calibri" w:eastAsia="Calibri" w:hAnsi="Calibri" w:cs="Times New Roman"/>
          </w:rPr>
          <w:t>481.</w:t>
        </w:r>
        <w:r w:rsidRPr="00181FFC">
          <w:rPr>
            <w:rFonts w:ascii="Calibri" w:eastAsia="Calibri" w:hAnsi="Calibri" w:cs="Times New Roman"/>
          </w:rPr>
          <w:tab/>
          <w:t>i "\"Ah, d'accordo…\""</w:t>
        </w:r>
      </w:ins>
    </w:p>
    <w:p w14:paraId="57581F59" w14:textId="77777777" w:rsidR="00181FFC" w:rsidRPr="00181FFC" w:rsidRDefault="00181FFC" w:rsidP="00181FFC">
      <w:pPr>
        <w:spacing w:line="600" w:lineRule="auto"/>
        <w:jc w:val="left"/>
        <w:rPr>
          <w:ins w:id="19561" w:author="UTENTE" w:date="2020-06-30T19:00:00Z"/>
          <w:rFonts w:ascii="Calibri" w:eastAsia="Calibri" w:hAnsi="Calibri" w:cs="Times New Roman"/>
        </w:rPr>
      </w:pPr>
      <w:ins w:id="19562" w:author="UTENTE" w:date="2020-06-30T19:00:00Z">
        <w:r w:rsidRPr="00181FFC">
          <w:rPr>
            <w:rFonts w:ascii="Calibri" w:eastAsia="Calibri" w:hAnsi="Calibri" w:cs="Times New Roman"/>
          </w:rPr>
          <w:t>482.</w:t>
        </w:r>
        <w:r w:rsidRPr="00181FFC">
          <w:rPr>
            <w:rFonts w:ascii="Calibri" w:eastAsia="Calibri" w:hAnsi="Calibri" w:cs="Times New Roman"/>
          </w:rPr>
          <w:tab/>
          <w:t>n "…Non so che cosa stia cercando Luka, ma se si sta mettendo in pericolo, allora dubito sia qualcosa di buono."</w:t>
        </w:r>
      </w:ins>
    </w:p>
    <w:p w14:paraId="6AB77305" w14:textId="77777777" w:rsidR="00181FFC" w:rsidRPr="00181FFC" w:rsidRDefault="00181FFC" w:rsidP="00181FFC">
      <w:pPr>
        <w:spacing w:line="600" w:lineRule="auto"/>
        <w:jc w:val="left"/>
        <w:rPr>
          <w:ins w:id="19563" w:author="UTENTE" w:date="2020-06-30T19:00:00Z"/>
          <w:rFonts w:ascii="Calibri" w:eastAsia="Calibri" w:hAnsi="Calibri" w:cs="Times New Roman"/>
        </w:rPr>
      </w:pPr>
      <w:ins w:id="19564" w:author="UTENTE" w:date="2020-06-30T19:00:00Z">
        <w:r w:rsidRPr="00181FFC">
          <w:rPr>
            <w:rFonts w:ascii="Calibri" w:eastAsia="Calibri" w:hAnsi="Calibri" w:cs="Times New Roman"/>
          </w:rPr>
          <w:t>483.</w:t>
        </w:r>
        <w:r w:rsidRPr="00181FFC">
          <w:rPr>
            <w:rFonts w:ascii="Calibri" w:eastAsia="Calibri" w:hAnsi="Calibri" w:cs="Times New Roman"/>
          </w:rPr>
          <w:tab/>
          <w:t>n "E sapendo quanto è testardo, forse tenerlo lontano è l'unica cosa che {i}posso{/i} fare."</w:t>
        </w:r>
      </w:ins>
    </w:p>
    <w:p w14:paraId="1AC470EB" w14:textId="77777777" w:rsidR="00181FFC" w:rsidRPr="00181FFC" w:rsidRDefault="00181FFC" w:rsidP="00181FFC">
      <w:pPr>
        <w:spacing w:line="600" w:lineRule="auto"/>
        <w:jc w:val="left"/>
        <w:rPr>
          <w:ins w:id="19565" w:author="UTENTE" w:date="2020-06-30T19:00:00Z"/>
          <w:rFonts w:ascii="Calibri" w:eastAsia="Calibri" w:hAnsi="Calibri" w:cs="Times New Roman"/>
        </w:rPr>
      </w:pPr>
      <w:ins w:id="19566" w:author="UTENTE" w:date="2020-06-30T19:00:00Z">
        <w:r w:rsidRPr="00181FFC">
          <w:rPr>
            <w:rFonts w:ascii="Calibri" w:eastAsia="Calibri" w:hAnsi="Calibri" w:cs="Times New Roman"/>
          </w:rPr>
          <w:t>484.</w:t>
        </w:r>
        <w:r w:rsidRPr="00181FFC">
          <w:rPr>
            <w:rFonts w:ascii="Calibri" w:eastAsia="Calibri" w:hAnsi="Calibri" w:cs="Times New Roman"/>
          </w:rPr>
          <w:tab/>
          <w:t>mcp "\"Io… ci penserò.\""</w:t>
        </w:r>
      </w:ins>
    </w:p>
    <w:p w14:paraId="7D2CA2A3" w14:textId="77777777" w:rsidR="00181FFC" w:rsidRPr="00181FFC" w:rsidRDefault="00181FFC" w:rsidP="00181FFC">
      <w:pPr>
        <w:spacing w:line="600" w:lineRule="auto"/>
        <w:jc w:val="left"/>
        <w:rPr>
          <w:ins w:id="19567" w:author="UTENTE" w:date="2020-06-30T19:00:00Z"/>
          <w:rFonts w:ascii="Calibri" w:eastAsia="Calibri" w:hAnsi="Calibri" w:cs="Times New Roman"/>
        </w:rPr>
      </w:pPr>
      <w:ins w:id="19568" w:author="UTENTE" w:date="2020-06-30T19:00:00Z">
        <w:r w:rsidRPr="00181FFC">
          <w:rPr>
            <w:rFonts w:ascii="Calibri" w:eastAsia="Calibri" w:hAnsi="Calibri" w:cs="Times New Roman"/>
          </w:rPr>
          <w:t>485.</w:t>
        </w:r>
        <w:r w:rsidRPr="00181FFC">
          <w:rPr>
            <w:rFonts w:ascii="Calibri" w:eastAsia="Calibri" w:hAnsi="Calibri" w:cs="Times New Roman"/>
          </w:rPr>
          <w:tab/>
          <w:t>mcp "\"Se posso tenerlo lontano dal pericolo, allora…\""</w:t>
        </w:r>
      </w:ins>
    </w:p>
    <w:p w14:paraId="34683B0E" w14:textId="77777777" w:rsidR="00181FFC" w:rsidRPr="00181FFC" w:rsidRDefault="00181FFC" w:rsidP="00181FFC">
      <w:pPr>
        <w:spacing w:line="600" w:lineRule="auto"/>
        <w:jc w:val="left"/>
        <w:rPr>
          <w:ins w:id="19569" w:author="UTENTE" w:date="2020-06-30T19:00:00Z"/>
          <w:rFonts w:ascii="Calibri" w:eastAsia="Calibri" w:hAnsi="Calibri" w:cs="Times New Roman"/>
        </w:rPr>
      </w:pPr>
      <w:ins w:id="19570" w:author="UTENTE" w:date="2020-06-30T19:00:00Z">
        <w:r w:rsidRPr="00181FFC">
          <w:rPr>
            <w:rFonts w:ascii="Calibri" w:eastAsia="Calibri" w:hAnsi="Calibri" w:cs="Times New Roman"/>
          </w:rPr>
          <w:t>486.</w:t>
        </w:r>
        <w:r w:rsidRPr="00181FFC">
          <w:rPr>
            <w:rFonts w:ascii="Calibri" w:eastAsia="Calibri" w:hAnsi="Calibri" w:cs="Times New Roman"/>
          </w:rPr>
          <w:tab/>
          <w:t>i "\"Esatto.\""</w:t>
        </w:r>
      </w:ins>
    </w:p>
    <w:p w14:paraId="1DAE5B09" w14:textId="77777777" w:rsidR="00181FFC" w:rsidRPr="00181FFC" w:rsidRDefault="00181FFC" w:rsidP="00181FFC">
      <w:pPr>
        <w:spacing w:line="600" w:lineRule="auto"/>
        <w:jc w:val="left"/>
        <w:rPr>
          <w:ins w:id="19571" w:author="UTENTE" w:date="2020-06-30T19:00:00Z"/>
          <w:rFonts w:ascii="Calibri" w:eastAsia="Calibri" w:hAnsi="Calibri" w:cs="Times New Roman"/>
        </w:rPr>
      </w:pPr>
      <w:ins w:id="19572" w:author="UTENTE" w:date="2020-06-30T19:00:00Z">
        <w:r w:rsidRPr="00181FFC">
          <w:rPr>
            <w:rFonts w:ascii="Calibri" w:eastAsia="Calibri" w:hAnsi="Calibri" w:cs="Times New Roman"/>
          </w:rPr>
          <w:t>487.</w:t>
        </w:r>
        <w:r w:rsidRPr="00181FFC">
          <w:rPr>
            <w:rFonts w:ascii="Calibri" w:eastAsia="Calibri" w:hAnsi="Calibri" w:cs="Times New Roman"/>
          </w:rPr>
          <w:tab/>
          <w:t>i "\"Sei un ragazzo sveglio, [mc], sono sicuro che capisci il mio punto di vista.\""</w:t>
        </w:r>
      </w:ins>
    </w:p>
    <w:p w14:paraId="44E71EAB" w14:textId="77777777" w:rsidR="00181FFC" w:rsidRPr="00181FFC" w:rsidRDefault="00181FFC" w:rsidP="00181FFC">
      <w:pPr>
        <w:spacing w:line="600" w:lineRule="auto"/>
        <w:jc w:val="left"/>
        <w:rPr>
          <w:ins w:id="19573" w:author="UTENTE" w:date="2020-06-30T19:00:00Z"/>
          <w:rFonts w:ascii="Calibri" w:eastAsia="Calibri" w:hAnsi="Calibri" w:cs="Times New Roman"/>
        </w:rPr>
      </w:pPr>
      <w:ins w:id="19574" w:author="UTENTE" w:date="2020-06-30T19:00:00Z">
        <w:r w:rsidRPr="00181FFC">
          <w:rPr>
            <w:rFonts w:ascii="Calibri" w:eastAsia="Calibri" w:hAnsi="Calibri" w:cs="Times New Roman"/>
          </w:rPr>
          <w:t>488.</w:t>
        </w:r>
        <w:r w:rsidRPr="00181FFC">
          <w:rPr>
            <w:rFonts w:ascii="Calibri" w:eastAsia="Calibri" w:hAnsi="Calibri" w:cs="Times New Roman"/>
          </w:rPr>
          <w:tab/>
          <w:t>i "\"Voglio proteggere Luka tanto quanto te.\""</w:t>
        </w:r>
      </w:ins>
    </w:p>
    <w:p w14:paraId="71905B03" w14:textId="77777777" w:rsidR="00181FFC" w:rsidRPr="00181FFC" w:rsidRDefault="00181FFC" w:rsidP="00181FFC">
      <w:pPr>
        <w:spacing w:line="600" w:lineRule="auto"/>
        <w:jc w:val="left"/>
        <w:rPr>
          <w:ins w:id="19575" w:author="UTENTE" w:date="2020-06-30T19:00:00Z"/>
          <w:rFonts w:ascii="Calibri" w:eastAsia="Calibri" w:hAnsi="Calibri" w:cs="Times New Roman"/>
        </w:rPr>
      </w:pPr>
      <w:ins w:id="19576" w:author="UTENTE" w:date="2020-06-30T19:00:00Z">
        <w:r w:rsidRPr="00181FFC">
          <w:rPr>
            <w:rFonts w:ascii="Calibri" w:eastAsia="Calibri" w:hAnsi="Calibri" w:cs="Times New Roman"/>
          </w:rPr>
          <w:t>489.</w:t>
        </w:r>
        <w:r w:rsidRPr="00181FFC">
          <w:rPr>
            <w:rFonts w:ascii="Calibri" w:eastAsia="Calibri" w:hAnsi="Calibri" w:cs="Times New Roman"/>
          </w:rPr>
          <w:tab/>
          <w:t>n "\"Allunga il braccio e mi stringe saldamente una spalla."</w:t>
        </w:r>
      </w:ins>
    </w:p>
    <w:p w14:paraId="4A007A93" w14:textId="77777777" w:rsidR="00181FFC" w:rsidRPr="00181FFC" w:rsidRDefault="00181FFC" w:rsidP="00181FFC">
      <w:pPr>
        <w:spacing w:line="600" w:lineRule="auto"/>
        <w:jc w:val="left"/>
        <w:rPr>
          <w:ins w:id="19577" w:author="UTENTE" w:date="2020-06-30T19:00:00Z"/>
          <w:rFonts w:ascii="Calibri" w:eastAsia="Calibri" w:hAnsi="Calibri" w:cs="Times New Roman"/>
        </w:rPr>
      </w:pPr>
      <w:ins w:id="19578" w:author="UTENTE" w:date="2020-06-30T19:00:00Z">
        <w:r w:rsidRPr="00181FFC">
          <w:rPr>
            <w:rFonts w:ascii="Calibri" w:eastAsia="Calibri" w:hAnsi="Calibri" w:cs="Times New Roman"/>
          </w:rPr>
          <w:t>490.</w:t>
        </w:r>
        <w:r w:rsidRPr="00181FFC">
          <w:rPr>
            <w:rFonts w:ascii="Calibri" w:eastAsia="Calibri" w:hAnsi="Calibri" w:cs="Times New Roman"/>
          </w:rPr>
          <w:tab/>
          <w:t>n "Non l'ho mai visto così serio…{w}Allora ha degli istinti protettivi, dopotutto."</w:t>
        </w:r>
      </w:ins>
    </w:p>
    <w:p w14:paraId="0F6B363E" w14:textId="77777777" w:rsidR="00181FFC" w:rsidRPr="00181FFC" w:rsidRDefault="00181FFC" w:rsidP="00181FFC">
      <w:pPr>
        <w:spacing w:line="600" w:lineRule="auto"/>
        <w:jc w:val="left"/>
        <w:rPr>
          <w:ins w:id="19579" w:author="UTENTE" w:date="2020-06-30T19:00:00Z"/>
          <w:rFonts w:ascii="Calibri" w:eastAsia="Calibri" w:hAnsi="Calibri" w:cs="Times New Roman"/>
        </w:rPr>
      </w:pPr>
      <w:ins w:id="19580" w:author="UTENTE" w:date="2020-06-30T19:00:00Z">
        <w:r w:rsidRPr="00181FFC">
          <w:rPr>
            <w:rFonts w:ascii="Calibri" w:eastAsia="Calibri" w:hAnsi="Calibri" w:cs="Times New Roman"/>
          </w:rPr>
          <w:t>491.</w:t>
        </w:r>
        <w:r w:rsidRPr="00181FFC">
          <w:rPr>
            <w:rFonts w:ascii="Calibri" w:eastAsia="Calibri" w:hAnsi="Calibri" w:cs="Times New Roman"/>
          </w:rPr>
          <w:tab/>
          <w:t>mcp "\"Deciderò cosa fare quando scopro che cosa sta cercando.\""</w:t>
        </w:r>
      </w:ins>
    </w:p>
    <w:p w14:paraId="1F0C9E06" w14:textId="77777777" w:rsidR="00181FFC" w:rsidRPr="00181FFC" w:rsidRDefault="00181FFC" w:rsidP="00181FFC">
      <w:pPr>
        <w:spacing w:line="600" w:lineRule="auto"/>
        <w:jc w:val="left"/>
        <w:rPr>
          <w:ins w:id="19581" w:author="UTENTE" w:date="2020-06-30T19:00:00Z"/>
          <w:rFonts w:ascii="Calibri" w:eastAsia="Calibri" w:hAnsi="Calibri" w:cs="Times New Roman"/>
        </w:rPr>
      </w:pPr>
      <w:ins w:id="19582" w:author="UTENTE" w:date="2020-06-30T19:00:00Z">
        <w:r w:rsidRPr="00181FFC">
          <w:rPr>
            <w:rFonts w:ascii="Calibri" w:eastAsia="Calibri" w:hAnsi="Calibri" w:cs="Times New Roman"/>
          </w:rPr>
          <w:t>492.</w:t>
        </w:r>
        <w:r w:rsidRPr="00181FFC">
          <w:rPr>
            <w:rFonts w:ascii="Calibri" w:eastAsia="Calibri" w:hAnsi="Calibri" w:cs="Times New Roman"/>
          </w:rPr>
          <w:tab/>
          <w:t>mcp "\"Fino ad allora, non prometto niente.\""</w:t>
        </w:r>
        <w:r w:rsidRPr="00181FFC">
          <w:rPr>
            <w:rFonts w:ascii="Calibri" w:eastAsia="Calibri" w:hAnsi="Calibri" w:cs="Times New Roman"/>
          </w:rPr>
          <w:br w:type="page"/>
        </w:r>
      </w:ins>
    </w:p>
    <w:p w14:paraId="42171A2E" w14:textId="77777777" w:rsidR="00181FFC" w:rsidRPr="00181FFC" w:rsidRDefault="00181FFC" w:rsidP="00181FFC">
      <w:pPr>
        <w:spacing w:line="600" w:lineRule="auto"/>
        <w:jc w:val="left"/>
        <w:rPr>
          <w:ins w:id="19583" w:author="UTENTE" w:date="2020-06-30T19:00:00Z"/>
          <w:rFonts w:ascii="Calibri" w:eastAsia="Calibri" w:hAnsi="Calibri" w:cs="Times New Roman"/>
          <w:lang w:val="en-US"/>
        </w:rPr>
      </w:pPr>
      <w:ins w:id="19584" w:author="UTENTE" w:date="2020-06-30T19:00:00Z">
        <w:r w:rsidRPr="00181FFC">
          <w:rPr>
            <w:rFonts w:ascii="Calibri" w:eastAsia="Calibri" w:hAnsi="Calibri" w:cs="Times New Roman"/>
            <w:lang w:val="en-US"/>
          </w:rPr>
          <w:lastRenderedPageBreak/>
          <w:t>493.</w:t>
        </w:r>
        <w:r w:rsidRPr="00181FFC">
          <w:rPr>
            <w:rFonts w:ascii="Calibri" w:eastAsia="Calibri" w:hAnsi="Calibri" w:cs="Times New Roman"/>
            <w:lang w:val="en-US"/>
          </w:rPr>
          <w:tab/>
          <w:t>i "\"…A very logical viewpoint, I suppose.\""</w:t>
        </w:r>
      </w:ins>
    </w:p>
    <w:p w14:paraId="0B5433ED" w14:textId="77777777" w:rsidR="00181FFC" w:rsidRPr="00181FFC" w:rsidRDefault="00181FFC" w:rsidP="00181FFC">
      <w:pPr>
        <w:spacing w:line="600" w:lineRule="auto"/>
        <w:jc w:val="left"/>
        <w:rPr>
          <w:ins w:id="19585" w:author="UTENTE" w:date="2020-06-30T19:00:00Z"/>
          <w:rFonts w:ascii="Calibri" w:eastAsia="Calibri" w:hAnsi="Calibri" w:cs="Times New Roman"/>
          <w:lang w:val="en-US"/>
        </w:rPr>
      </w:pPr>
      <w:ins w:id="19586" w:author="UTENTE" w:date="2020-06-30T19:00:00Z">
        <w:r w:rsidRPr="00181FFC">
          <w:rPr>
            <w:rFonts w:ascii="Calibri" w:eastAsia="Calibri" w:hAnsi="Calibri" w:cs="Times New Roman"/>
            <w:lang w:val="en-US"/>
          </w:rPr>
          <w:t>494.</w:t>
        </w:r>
        <w:r w:rsidRPr="00181FFC">
          <w:rPr>
            <w:rFonts w:ascii="Calibri" w:eastAsia="Calibri" w:hAnsi="Calibri" w:cs="Times New Roman"/>
            <w:lang w:val="en-US"/>
          </w:rPr>
          <w:tab/>
          <w:t>n "He purses his lips, looking faintly annoyed but also a little amused."</w:t>
        </w:r>
      </w:ins>
    </w:p>
    <w:p w14:paraId="3858BD13" w14:textId="77777777" w:rsidR="00181FFC" w:rsidRPr="00181FFC" w:rsidRDefault="00181FFC" w:rsidP="00181FFC">
      <w:pPr>
        <w:spacing w:line="600" w:lineRule="auto"/>
        <w:jc w:val="left"/>
        <w:rPr>
          <w:ins w:id="19587" w:author="UTENTE" w:date="2020-06-30T19:00:00Z"/>
          <w:rFonts w:ascii="Calibri" w:eastAsia="Calibri" w:hAnsi="Calibri" w:cs="Times New Roman"/>
          <w:lang w:val="en-US"/>
        </w:rPr>
      </w:pPr>
      <w:ins w:id="19588" w:author="UTENTE" w:date="2020-06-30T19:00:00Z">
        <w:r w:rsidRPr="00181FFC">
          <w:rPr>
            <w:rFonts w:ascii="Calibri" w:eastAsia="Calibri" w:hAnsi="Calibri" w:cs="Times New Roman"/>
            <w:lang w:val="en-US"/>
          </w:rPr>
          <w:t>495.</w:t>
        </w:r>
        <w:r w:rsidRPr="00181FFC">
          <w:rPr>
            <w:rFonts w:ascii="Calibri" w:eastAsia="Calibri" w:hAnsi="Calibri" w:cs="Times New Roman"/>
            <w:lang w:val="en-US"/>
          </w:rPr>
          <w:tab/>
          <w:t>i "\"Following my advice would be {i}more{/i} logical, but I can tell you've already made up your mind.\""</w:t>
        </w:r>
      </w:ins>
    </w:p>
    <w:p w14:paraId="3F5A61A9" w14:textId="77777777" w:rsidR="00181FFC" w:rsidRPr="00181FFC" w:rsidRDefault="00181FFC" w:rsidP="00181FFC">
      <w:pPr>
        <w:spacing w:line="600" w:lineRule="auto"/>
        <w:jc w:val="left"/>
        <w:rPr>
          <w:ins w:id="19589" w:author="UTENTE" w:date="2020-06-30T19:00:00Z"/>
          <w:rFonts w:ascii="Calibri" w:eastAsia="Calibri" w:hAnsi="Calibri" w:cs="Times New Roman"/>
          <w:lang w:val="en-US"/>
        </w:rPr>
      </w:pPr>
      <w:ins w:id="19590" w:author="UTENTE" w:date="2020-06-30T19:00:00Z">
        <w:r w:rsidRPr="00181FFC">
          <w:rPr>
            <w:rFonts w:ascii="Calibri" w:eastAsia="Calibri" w:hAnsi="Calibri" w:cs="Times New Roman"/>
            <w:lang w:val="en-US"/>
          </w:rPr>
          <w:t>496.</w:t>
        </w:r>
        <w:r w:rsidRPr="00181FFC">
          <w:rPr>
            <w:rFonts w:ascii="Calibri" w:eastAsia="Calibri" w:hAnsi="Calibri" w:cs="Times New Roman"/>
            <w:lang w:val="en-US"/>
          </w:rPr>
          <w:tab/>
          <w:t>i "\"Just keep that rational head on your shoulders when it comes time to choose, and I'm sure you'll be fine…\""</w:t>
        </w:r>
      </w:ins>
    </w:p>
    <w:p w14:paraId="09616F7B" w14:textId="77777777" w:rsidR="00181FFC" w:rsidRPr="00181FFC" w:rsidRDefault="00181FFC" w:rsidP="00181FFC">
      <w:pPr>
        <w:spacing w:line="600" w:lineRule="auto"/>
        <w:jc w:val="left"/>
        <w:rPr>
          <w:ins w:id="19591" w:author="UTENTE" w:date="2020-06-30T19:00:00Z"/>
          <w:rFonts w:ascii="Calibri" w:eastAsia="Calibri" w:hAnsi="Calibri" w:cs="Times New Roman"/>
          <w:lang w:val="en-US"/>
        </w:rPr>
      </w:pPr>
      <w:ins w:id="19592" w:author="UTENTE" w:date="2020-06-30T19:00:00Z">
        <w:r w:rsidRPr="00181FFC">
          <w:rPr>
            <w:rFonts w:ascii="Calibri" w:eastAsia="Calibri" w:hAnsi="Calibri" w:cs="Times New Roman"/>
            <w:lang w:val="en-US"/>
          </w:rPr>
          <w:t>497.</w:t>
        </w:r>
        <w:r w:rsidRPr="00181FFC">
          <w:rPr>
            <w:rFonts w:ascii="Calibri" w:eastAsia="Calibri" w:hAnsi="Calibri" w:cs="Times New Roman"/>
            <w:lang w:val="en-US"/>
          </w:rPr>
          <w:tab/>
          <w:t>i "\"Probably.\""</w:t>
        </w:r>
      </w:ins>
    </w:p>
    <w:p w14:paraId="79FE886A" w14:textId="77777777" w:rsidR="00181FFC" w:rsidRPr="00181FFC" w:rsidRDefault="00181FFC" w:rsidP="00181FFC">
      <w:pPr>
        <w:spacing w:line="600" w:lineRule="auto"/>
        <w:jc w:val="left"/>
        <w:rPr>
          <w:ins w:id="19593" w:author="UTENTE" w:date="2020-06-30T19:00:00Z"/>
          <w:rFonts w:ascii="Calibri" w:eastAsia="Calibri" w:hAnsi="Calibri" w:cs="Times New Roman"/>
          <w:lang w:val="en-US"/>
        </w:rPr>
      </w:pPr>
      <w:ins w:id="19594" w:author="UTENTE" w:date="2020-06-30T19:00:00Z">
        <w:r w:rsidRPr="00181FFC">
          <w:rPr>
            <w:rFonts w:ascii="Calibri" w:eastAsia="Calibri" w:hAnsi="Calibri" w:cs="Times New Roman"/>
            <w:lang w:val="en-US"/>
          </w:rPr>
          <w:t>498.</w:t>
        </w:r>
        <w:r w:rsidRPr="00181FFC">
          <w:rPr>
            <w:rFonts w:ascii="Calibri" w:eastAsia="Calibri" w:hAnsi="Calibri" w:cs="Times New Roman"/>
            <w:lang w:val="en-US"/>
          </w:rPr>
          <w:tab/>
          <w:t>n "For a brief moment, Isaac studies my face closely, peering straight into my eyes."</w:t>
        </w:r>
      </w:ins>
    </w:p>
    <w:p w14:paraId="34C43655" w14:textId="77777777" w:rsidR="00181FFC" w:rsidRPr="00181FFC" w:rsidRDefault="00181FFC" w:rsidP="00181FFC">
      <w:pPr>
        <w:spacing w:line="600" w:lineRule="auto"/>
        <w:jc w:val="left"/>
        <w:rPr>
          <w:ins w:id="19595" w:author="UTENTE" w:date="2020-06-30T19:00:00Z"/>
          <w:rFonts w:ascii="Calibri" w:eastAsia="Calibri" w:hAnsi="Calibri" w:cs="Times New Roman"/>
          <w:lang w:val="en-US"/>
        </w:rPr>
      </w:pPr>
      <w:ins w:id="19596" w:author="UTENTE" w:date="2020-06-30T19:00:00Z">
        <w:r w:rsidRPr="00181FFC">
          <w:rPr>
            <w:rFonts w:ascii="Calibri" w:eastAsia="Calibri" w:hAnsi="Calibri" w:cs="Times New Roman"/>
            <w:lang w:val="en-US"/>
          </w:rPr>
          <w:t>499.</w:t>
        </w:r>
        <w:r w:rsidRPr="00181FFC">
          <w:rPr>
            <w:rFonts w:ascii="Calibri" w:eastAsia="Calibri" w:hAnsi="Calibri" w:cs="Times New Roman"/>
            <w:lang w:val="en-US"/>
          </w:rPr>
          <w:tab/>
          <w:t>n "…But just as his intense gaze starts to get uncomfortable, he lets out a light chuckle, shaking his head."</w:t>
        </w:r>
      </w:ins>
    </w:p>
    <w:p w14:paraId="66651D0A" w14:textId="77777777" w:rsidR="00181FFC" w:rsidRPr="00181FFC" w:rsidRDefault="00181FFC" w:rsidP="00181FFC">
      <w:pPr>
        <w:spacing w:line="600" w:lineRule="auto"/>
        <w:jc w:val="left"/>
        <w:rPr>
          <w:ins w:id="19597" w:author="UTENTE" w:date="2020-06-30T19:00:00Z"/>
          <w:rFonts w:ascii="Calibri" w:eastAsia="Calibri" w:hAnsi="Calibri" w:cs="Times New Roman"/>
          <w:lang w:val="en-US"/>
        </w:rPr>
      </w:pPr>
      <w:ins w:id="19598" w:author="UTENTE" w:date="2020-06-30T19:00:00Z">
        <w:r w:rsidRPr="00181FFC">
          <w:rPr>
            <w:rFonts w:ascii="Calibri" w:eastAsia="Calibri" w:hAnsi="Calibri" w:cs="Times New Roman"/>
            <w:lang w:val="en-US"/>
          </w:rPr>
          <w:t>500.</w:t>
        </w:r>
        <w:r w:rsidRPr="00181FFC">
          <w:rPr>
            <w:rFonts w:ascii="Calibri" w:eastAsia="Calibri" w:hAnsi="Calibri" w:cs="Times New Roman"/>
            <w:lang w:val="en-US"/>
          </w:rPr>
          <w:tab/>
          <w:t>i "\"Well, that's enough lecturing for today, I think.\""</w:t>
        </w:r>
      </w:ins>
    </w:p>
    <w:p w14:paraId="5017F162" w14:textId="77777777" w:rsidR="00181FFC" w:rsidRPr="00181FFC" w:rsidRDefault="00181FFC" w:rsidP="00181FFC">
      <w:pPr>
        <w:spacing w:line="600" w:lineRule="auto"/>
        <w:jc w:val="left"/>
        <w:rPr>
          <w:ins w:id="19599" w:author="UTENTE" w:date="2020-06-30T19:00:00Z"/>
          <w:rFonts w:ascii="Calibri" w:eastAsia="Calibri" w:hAnsi="Calibri" w:cs="Times New Roman"/>
          <w:lang w:val="en-US"/>
        </w:rPr>
      </w:pPr>
      <w:ins w:id="19600" w:author="UTENTE" w:date="2020-06-30T19:00:00Z">
        <w:r w:rsidRPr="00181FFC">
          <w:rPr>
            <w:rFonts w:ascii="Calibri" w:eastAsia="Calibri" w:hAnsi="Calibri" w:cs="Times New Roman"/>
            <w:lang w:val="en-US"/>
          </w:rPr>
          <w:t>501.</w:t>
        </w:r>
        <w:r w:rsidRPr="00181FFC">
          <w:rPr>
            <w:rFonts w:ascii="Calibri" w:eastAsia="Calibri" w:hAnsi="Calibri" w:cs="Times New Roman"/>
            <w:lang w:val="en-US"/>
          </w:rPr>
          <w:tab/>
          <w:t>n "Isaac steps back then, a cheerful smile curling on his lips once more."</w:t>
        </w:r>
      </w:ins>
    </w:p>
    <w:p w14:paraId="419413E5" w14:textId="77777777" w:rsidR="00181FFC" w:rsidRPr="00181FFC" w:rsidRDefault="00181FFC" w:rsidP="00181FFC">
      <w:pPr>
        <w:spacing w:line="600" w:lineRule="auto"/>
        <w:jc w:val="left"/>
        <w:rPr>
          <w:ins w:id="19601" w:author="UTENTE" w:date="2020-06-30T19:00:00Z"/>
          <w:rFonts w:ascii="Calibri" w:eastAsia="Calibri" w:hAnsi="Calibri" w:cs="Times New Roman"/>
          <w:lang w:val="en-US"/>
        </w:rPr>
      </w:pPr>
      <w:ins w:id="19602" w:author="UTENTE" w:date="2020-06-30T19:00:00Z">
        <w:r w:rsidRPr="00181FFC">
          <w:rPr>
            <w:rFonts w:ascii="Calibri" w:eastAsia="Calibri" w:hAnsi="Calibri" w:cs="Times New Roman"/>
            <w:lang w:val="en-US"/>
          </w:rPr>
          <w:t>502.</w:t>
        </w:r>
        <w:r w:rsidRPr="00181FFC">
          <w:rPr>
            <w:rFonts w:ascii="Calibri" w:eastAsia="Calibri" w:hAnsi="Calibri" w:cs="Times New Roman"/>
            <w:lang w:val="en-US"/>
          </w:rPr>
          <w:tab/>
          <w:t>i "\"Just a few friendly words of wisdom. Now, it's about time for me to get back to the car.\""</w:t>
        </w:r>
      </w:ins>
    </w:p>
    <w:p w14:paraId="68CC031E" w14:textId="77777777" w:rsidR="00181FFC" w:rsidRPr="00181FFC" w:rsidRDefault="00181FFC" w:rsidP="00181FFC">
      <w:pPr>
        <w:spacing w:line="600" w:lineRule="auto"/>
        <w:jc w:val="left"/>
        <w:rPr>
          <w:ins w:id="19603" w:author="UTENTE" w:date="2020-06-30T19:00:00Z"/>
          <w:rFonts w:ascii="Calibri" w:eastAsia="Calibri" w:hAnsi="Calibri" w:cs="Times New Roman"/>
          <w:lang w:val="en-US"/>
        </w:rPr>
      </w:pPr>
      <w:ins w:id="19604" w:author="UTENTE" w:date="2020-06-30T19:00:00Z">
        <w:r w:rsidRPr="00181FFC">
          <w:rPr>
            <w:rFonts w:ascii="Calibri" w:eastAsia="Calibri" w:hAnsi="Calibri" w:cs="Times New Roman"/>
            <w:lang w:val="en-US"/>
          </w:rPr>
          <w:t>503.</w:t>
        </w:r>
        <w:r w:rsidRPr="00181FFC">
          <w:rPr>
            <w:rFonts w:ascii="Calibri" w:eastAsia="Calibri" w:hAnsi="Calibri" w:cs="Times New Roman"/>
            <w:lang w:val="en-US"/>
          </w:rPr>
          <w:tab/>
          <w:t>i "\"Come around to the apartment sometime, hm? I'll make a pot of my renowned coffee for you.\""</w:t>
        </w:r>
      </w:ins>
    </w:p>
    <w:p w14:paraId="75A08850" w14:textId="77777777" w:rsidR="00181FFC" w:rsidRPr="00181FFC" w:rsidRDefault="00181FFC" w:rsidP="00181FFC">
      <w:pPr>
        <w:spacing w:line="600" w:lineRule="auto"/>
        <w:jc w:val="left"/>
        <w:rPr>
          <w:ins w:id="19605" w:author="UTENTE" w:date="2020-06-30T19:00:00Z"/>
          <w:rFonts w:ascii="Calibri" w:eastAsia="Calibri" w:hAnsi="Calibri" w:cs="Times New Roman"/>
          <w:lang w:val="en-US"/>
        </w:rPr>
      </w:pPr>
      <w:ins w:id="19606" w:author="UTENTE" w:date="2020-06-30T19:00:00Z">
        <w:r w:rsidRPr="00181FFC">
          <w:rPr>
            <w:rFonts w:ascii="Calibri" w:eastAsia="Calibri" w:hAnsi="Calibri" w:cs="Times New Roman"/>
            <w:lang w:val="en-US"/>
          </w:rPr>
          <w:t>504.</w:t>
        </w:r>
        <w:r w:rsidRPr="00181FFC">
          <w:rPr>
            <w:rFonts w:ascii="Calibri" w:eastAsia="Calibri" w:hAnsi="Calibri" w:cs="Times New Roman"/>
            <w:lang w:val="en-US"/>
          </w:rPr>
          <w:tab/>
          <w:t>mc "\"…Yeah, sure, as long as your coffee isn't as oily as you are.\""</w:t>
        </w:r>
      </w:ins>
    </w:p>
    <w:p w14:paraId="2A9A4CEA" w14:textId="77777777" w:rsidR="00181FFC" w:rsidRPr="00181FFC" w:rsidRDefault="00181FFC" w:rsidP="00181FFC">
      <w:pPr>
        <w:spacing w:line="600" w:lineRule="auto"/>
        <w:jc w:val="left"/>
        <w:rPr>
          <w:ins w:id="19607" w:author="UTENTE" w:date="2020-06-30T19:00:00Z"/>
          <w:rFonts w:ascii="Calibri" w:eastAsia="Calibri" w:hAnsi="Calibri" w:cs="Times New Roman"/>
          <w:lang w:val="en-US"/>
          <w:rPrChange w:id="19608" w:author="UTENTE" w:date="2020-06-30T19:00:00Z">
            <w:rPr>
              <w:ins w:id="19609" w:author="UTENTE" w:date="2020-06-30T19:00:00Z"/>
              <w:rFonts w:ascii="Calibri" w:eastAsia="Calibri" w:hAnsi="Calibri" w:cs="Times New Roman"/>
            </w:rPr>
          </w:rPrChange>
        </w:rPr>
      </w:pPr>
      <w:ins w:id="19610" w:author="UTENTE" w:date="2020-06-30T19:00:00Z">
        <w:r w:rsidRPr="00181FFC">
          <w:rPr>
            <w:rFonts w:ascii="Calibri" w:eastAsia="Calibri" w:hAnsi="Calibri" w:cs="Times New Roman"/>
            <w:lang w:val="en-US"/>
            <w:rPrChange w:id="19611" w:author="UTENTE" w:date="2020-06-30T19:00:00Z">
              <w:rPr>
                <w:rFonts w:ascii="Calibri" w:eastAsia="Calibri" w:hAnsi="Calibri" w:cs="Times New Roman"/>
              </w:rPr>
            </w:rPrChange>
          </w:rPr>
          <w:t>505.</w:t>
        </w:r>
        <w:r w:rsidRPr="00181FFC">
          <w:rPr>
            <w:rFonts w:ascii="Calibri" w:eastAsia="Calibri" w:hAnsi="Calibri" w:cs="Times New Roman"/>
            <w:lang w:val="en-US"/>
            <w:rPrChange w:id="19612" w:author="UTENTE" w:date="2020-06-30T19:00:00Z">
              <w:rPr>
                <w:rFonts w:ascii="Calibri" w:eastAsia="Calibri" w:hAnsi="Calibri" w:cs="Times New Roman"/>
              </w:rPr>
            </w:rPrChange>
          </w:rPr>
          <w:tab/>
          <w:t>i "\"How rude!\""</w:t>
        </w:r>
      </w:ins>
    </w:p>
    <w:p w14:paraId="7C857D8D" w14:textId="77777777" w:rsidR="00181FFC" w:rsidRPr="00181FFC" w:rsidRDefault="00181FFC" w:rsidP="00181FFC">
      <w:pPr>
        <w:spacing w:line="600" w:lineRule="auto"/>
        <w:jc w:val="left"/>
        <w:rPr>
          <w:ins w:id="19613" w:author="UTENTE" w:date="2020-06-30T19:00:00Z"/>
          <w:rFonts w:ascii="Calibri" w:eastAsia="Calibri" w:hAnsi="Calibri" w:cs="Times New Roman"/>
          <w:lang w:val="en-US"/>
        </w:rPr>
      </w:pPr>
      <w:ins w:id="19614" w:author="UTENTE" w:date="2020-06-30T19:00:00Z">
        <w:r w:rsidRPr="00181FFC">
          <w:rPr>
            <w:rFonts w:ascii="Calibri" w:eastAsia="Calibri" w:hAnsi="Calibri" w:cs="Times New Roman"/>
            <w:lang w:val="en-US"/>
          </w:rPr>
          <w:t>506.</w:t>
        </w:r>
        <w:r w:rsidRPr="00181FFC">
          <w:rPr>
            <w:rFonts w:ascii="Calibri" w:eastAsia="Calibri" w:hAnsi="Calibri" w:cs="Times New Roman"/>
            <w:lang w:val="en-US"/>
          </w:rPr>
          <w:tab/>
          <w:t>i "\"Don't provoke me, or I might just slip something into your mug~\""</w:t>
        </w:r>
        <w:r w:rsidRPr="00181FFC">
          <w:rPr>
            <w:rFonts w:ascii="Calibri" w:eastAsia="Calibri" w:hAnsi="Calibri" w:cs="Times New Roman"/>
            <w:lang w:val="en-US"/>
          </w:rPr>
          <w:br w:type="page"/>
        </w:r>
      </w:ins>
    </w:p>
    <w:p w14:paraId="282E948B" w14:textId="77777777" w:rsidR="00181FFC" w:rsidRPr="00181FFC" w:rsidRDefault="00181FFC" w:rsidP="00181FFC">
      <w:pPr>
        <w:spacing w:line="600" w:lineRule="auto"/>
        <w:jc w:val="left"/>
        <w:rPr>
          <w:ins w:id="19615" w:author="UTENTE" w:date="2020-06-30T19:00:00Z"/>
          <w:rFonts w:ascii="Calibri" w:eastAsia="Calibri" w:hAnsi="Calibri" w:cs="Times New Roman"/>
        </w:rPr>
      </w:pPr>
      <w:ins w:id="19616" w:author="UTENTE" w:date="2020-06-30T19:00:00Z">
        <w:r w:rsidRPr="00181FFC">
          <w:rPr>
            <w:rFonts w:ascii="Calibri" w:eastAsia="Calibri" w:hAnsi="Calibri" w:cs="Times New Roman"/>
          </w:rPr>
          <w:lastRenderedPageBreak/>
          <w:t>493.</w:t>
        </w:r>
        <w:r w:rsidRPr="00181FFC">
          <w:rPr>
            <w:rFonts w:ascii="Calibri" w:eastAsia="Calibri" w:hAnsi="Calibri" w:cs="Times New Roman"/>
          </w:rPr>
          <w:tab/>
          <w:t>i "\"…Una posizione molto logica, credo.\""</w:t>
        </w:r>
      </w:ins>
    </w:p>
    <w:p w14:paraId="1E0557F6" w14:textId="77777777" w:rsidR="00181FFC" w:rsidRPr="00181FFC" w:rsidRDefault="00181FFC" w:rsidP="00181FFC">
      <w:pPr>
        <w:spacing w:line="600" w:lineRule="auto"/>
        <w:jc w:val="left"/>
        <w:rPr>
          <w:ins w:id="19617" w:author="UTENTE" w:date="2020-06-30T19:00:00Z"/>
          <w:rFonts w:ascii="Calibri" w:eastAsia="Calibri" w:hAnsi="Calibri" w:cs="Times New Roman"/>
        </w:rPr>
      </w:pPr>
      <w:ins w:id="19618" w:author="UTENTE" w:date="2020-06-30T19:00:00Z">
        <w:r w:rsidRPr="00181FFC">
          <w:rPr>
            <w:rFonts w:ascii="Calibri" w:eastAsia="Calibri" w:hAnsi="Calibri" w:cs="Times New Roman"/>
          </w:rPr>
          <w:t>494.</w:t>
        </w:r>
        <w:r w:rsidRPr="00181FFC">
          <w:rPr>
            <w:rFonts w:ascii="Calibri" w:eastAsia="Calibri" w:hAnsi="Calibri" w:cs="Times New Roman"/>
          </w:rPr>
          <w:tab/>
          <w:t>n "Contrae le labbra, apparendo leggermente infastidito, ma anche un po' divertito."</w:t>
        </w:r>
      </w:ins>
    </w:p>
    <w:p w14:paraId="4E0C4C70" w14:textId="77777777" w:rsidR="00181FFC" w:rsidRPr="00181FFC" w:rsidRDefault="00181FFC" w:rsidP="00181FFC">
      <w:pPr>
        <w:spacing w:line="600" w:lineRule="auto"/>
        <w:jc w:val="left"/>
        <w:rPr>
          <w:ins w:id="19619" w:author="UTENTE" w:date="2020-06-30T19:00:00Z"/>
          <w:rFonts w:ascii="Calibri" w:eastAsia="Calibri" w:hAnsi="Calibri" w:cs="Times New Roman"/>
        </w:rPr>
      </w:pPr>
      <w:ins w:id="19620" w:author="UTENTE" w:date="2020-06-30T19:00:00Z">
        <w:r w:rsidRPr="00181FFC">
          <w:rPr>
            <w:rFonts w:ascii="Calibri" w:eastAsia="Calibri" w:hAnsi="Calibri" w:cs="Times New Roman"/>
          </w:rPr>
          <w:t>495.</w:t>
        </w:r>
        <w:r w:rsidRPr="00181FFC">
          <w:rPr>
            <w:rFonts w:ascii="Calibri" w:eastAsia="Calibri" w:hAnsi="Calibri" w:cs="Times New Roman"/>
          </w:rPr>
          <w:tab/>
          <w:t>i "\"Seguire il mio consiglio sarebbe stato {i}più{/i} logico, ma vedo che ormai hai fatto la tua scelta.\""</w:t>
        </w:r>
      </w:ins>
    </w:p>
    <w:p w14:paraId="48DD36E2" w14:textId="77777777" w:rsidR="00181FFC" w:rsidRPr="00181FFC" w:rsidRDefault="00181FFC" w:rsidP="00181FFC">
      <w:pPr>
        <w:spacing w:line="600" w:lineRule="auto"/>
        <w:jc w:val="left"/>
        <w:rPr>
          <w:ins w:id="19621" w:author="UTENTE" w:date="2020-06-30T19:00:00Z"/>
          <w:rFonts w:ascii="Calibri" w:eastAsia="Calibri" w:hAnsi="Calibri" w:cs="Times New Roman"/>
        </w:rPr>
      </w:pPr>
      <w:ins w:id="19622" w:author="UTENTE" w:date="2020-06-30T19:00:00Z">
        <w:r w:rsidRPr="00181FFC">
          <w:rPr>
            <w:rFonts w:ascii="Calibri" w:eastAsia="Calibri" w:hAnsi="Calibri" w:cs="Times New Roman"/>
          </w:rPr>
          <w:t>496.</w:t>
        </w:r>
        <w:r w:rsidRPr="00181FFC">
          <w:rPr>
            <w:rFonts w:ascii="Calibri" w:eastAsia="Calibri" w:hAnsi="Calibri" w:cs="Times New Roman"/>
          </w:rPr>
          <w:tab/>
          <w:t>i "\"Tieni quella testa razionale sulle spalle quando arriva il momento di decidere e sono sicuro che andrà tutto bene…\""</w:t>
        </w:r>
      </w:ins>
    </w:p>
    <w:p w14:paraId="698F5FE7" w14:textId="77777777" w:rsidR="00181FFC" w:rsidRPr="00181FFC" w:rsidRDefault="00181FFC" w:rsidP="00181FFC">
      <w:pPr>
        <w:spacing w:line="600" w:lineRule="auto"/>
        <w:jc w:val="left"/>
        <w:rPr>
          <w:ins w:id="19623" w:author="UTENTE" w:date="2020-06-30T19:00:00Z"/>
          <w:rFonts w:ascii="Calibri" w:eastAsia="Calibri" w:hAnsi="Calibri" w:cs="Times New Roman"/>
        </w:rPr>
      </w:pPr>
      <w:ins w:id="19624" w:author="UTENTE" w:date="2020-06-30T19:00:00Z">
        <w:r w:rsidRPr="00181FFC">
          <w:rPr>
            <w:rFonts w:ascii="Calibri" w:eastAsia="Calibri" w:hAnsi="Calibri" w:cs="Times New Roman"/>
          </w:rPr>
          <w:t>497.</w:t>
        </w:r>
        <w:r w:rsidRPr="00181FFC">
          <w:rPr>
            <w:rFonts w:ascii="Calibri" w:eastAsia="Calibri" w:hAnsi="Calibri" w:cs="Times New Roman"/>
          </w:rPr>
          <w:tab/>
          <w:t>i "\"Probabilmente.\""</w:t>
        </w:r>
      </w:ins>
    </w:p>
    <w:p w14:paraId="3C5F1F06" w14:textId="77777777" w:rsidR="00181FFC" w:rsidRPr="00181FFC" w:rsidRDefault="00181FFC" w:rsidP="00181FFC">
      <w:pPr>
        <w:spacing w:line="600" w:lineRule="auto"/>
        <w:jc w:val="left"/>
        <w:rPr>
          <w:ins w:id="19625" w:author="UTENTE" w:date="2020-06-30T19:00:00Z"/>
          <w:rFonts w:ascii="Calibri" w:eastAsia="Calibri" w:hAnsi="Calibri" w:cs="Times New Roman"/>
        </w:rPr>
      </w:pPr>
      <w:ins w:id="19626" w:author="UTENTE" w:date="2020-06-30T19:00:00Z">
        <w:r w:rsidRPr="00181FFC">
          <w:rPr>
            <w:rFonts w:ascii="Calibri" w:eastAsia="Calibri" w:hAnsi="Calibri" w:cs="Times New Roman"/>
          </w:rPr>
          <w:t>498.</w:t>
        </w:r>
        <w:r w:rsidRPr="00181FFC">
          <w:rPr>
            <w:rFonts w:ascii="Calibri" w:eastAsia="Calibri" w:hAnsi="Calibri" w:cs="Times New Roman"/>
          </w:rPr>
          <w:tab/>
          <w:t>n "Per un millesimo di secondo, Isaac studia attentamente la mia faccia, scrutandomi dritto negli occhi."</w:t>
        </w:r>
      </w:ins>
    </w:p>
    <w:p w14:paraId="2835F78E" w14:textId="77777777" w:rsidR="00181FFC" w:rsidRPr="00181FFC" w:rsidRDefault="00181FFC" w:rsidP="00181FFC">
      <w:pPr>
        <w:spacing w:line="600" w:lineRule="auto"/>
        <w:jc w:val="left"/>
        <w:rPr>
          <w:ins w:id="19627" w:author="UTENTE" w:date="2020-06-30T19:00:00Z"/>
          <w:rFonts w:ascii="Calibri" w:eastAsia="Calibri" w:hAnsi="Calibri" w:cs="Times New Roman"/>
        </w:rPr>
      </w:pPr>
      <w:ins w:id="19628" w:author="UTENTE" w:date="2020-06-30T19:00:00Z">
        <w:r w:rsidRPr="00181FFC">
          <w:rPr>
            <w:rFonts w:ascii="Calibri" w:eastAsia="Calibri" w:hAnsi="Calibri" w:cs="Times New Roman"/>
          </w:rPr>
          <w:t>499.</w:t>
        </w:r>
        <w:r w:rsidRPr="00181FFC">
          <w:rPr>
            <w:rFonts w:ascii="Calibri" w:eastAsia="Calibri" w:hAnsi="Calibri" w:cs="Times New Roman"/>
          </w:rPr>
          <w:tab/>
          <w:t>n "…Ma appena il suo sguardo intenso inizia a mettermi a disagio, scoppia in una risatina leggera, scuotendo la testa."</w:t>
        </w:r>
      </w:ins>
    </w:p>
    <w:p w14:paraId="3966DC47" w14:textId="77777777" w:rsidR="00181FFC" w:rsidRPr="00181FFC" w:rsidRDefault="00181FFC" w:rsidP="00181FFC">
      <w:pPr>
        <w:spacing w:line="600" w:lineRule="auto"/>
        <w:jc w:val="left"/>
        <w:rPr>
          <w:ins w:id="19629" w:author="UTENTE" w:date="2020-06-30T19:00:00Z"/>
          <w:rFonts w:ascii="Calibri" w:eastAsia="Calibri" w:hAnsi="Calibri" w:cs="Times New Roman"/>
        </w:rPr>
      </w:pPr>
      <w:ins w:id="19630" w:author="UTENTE" w:date="2020-06-30T19:00:00Z">
        <w:r w:rsidRPr="00181FFC">
          <w:rPr>
            <w:rFonts w:ascii="Calibri" w:eastAsia="Calibri" w:hAnsi="Calibri" w:cs="Times New Roman"/>
          </w:rPr>
          <w:t>500.</w:t>
        </w:r>
        <w:r w:rsidRPr="00181FFC">
          <w:rPr>
            <w:rFonts w:ascii="Calibri" w:eastAsia="Calibri" w:hAnsi="Calibri" w:cs="Times New Roman"/>
          </w:rPr>
          <w:tab/>
          <w:t>i "\"Beh, direi che per oggi la ramanzina può bastare, penso.\""</w:t>
        </w:r>
      </w:ins>
    </w:p>
    <w:p w14:paraId="3A1D5387" w14:textId="77777777" w:rsidR="00181FFC" w:rsidRPr="00181FFC" w:rsidRDefault="00181FFC" w:rsidP="00181FFC">
      <w:pPr>
        <w:spacing w:line="600" w:lineRule="auto"/>
        <w:jc w:val="left"/>
        <w:rPr>
          <w:ins w:id="19631" w:author="UTENTE" w:date="2020-06-30T19:00:00Z"/>
          <w:rFonts w:ascii="Calibri" w:eastAsia="Calibri" w:hAnsi="Calibri" w:cs="Times New Roman"/>
        </w:rPr>
      </w:pPr>
      <w:ins w:id="19632" w:author="UTENTE" w:date="2020-06-30T19:00:00Z">
        <w:r w:rsidRPr="00181FFC">
          <w:rPr>
            <w:rFonts w:ascii="Calibri" w:eastAsia="Calibri" w:hAnsi="Calibri" w:cs="Times New Roman"/>
          </w:rPr>
          <w:t>501.</w:t>
        </w:r>
        <w:r w:rsidRPr="00181FFC">
          <w:rPr>
            <w:rFonts w:ascii="Calibri" w:eastAsia="Calibri" w:hAnsi="Calibri" w:cs="Times New Roman"/>
          </w:rPr>
          <w:tab/>
          <w:t>n "Isaac indietreggia, un sorriso allegro gli si dipinge nuovamente in viso."</w:t>
        </w:r>
      </w:ins>
    </w:p>
    <w:p w14:paraId="121A43AD" w14:textId="77777777" w:rsidR="00181FFC" w:rsidRPr="00181FFC" w:rsidRDefault="00181FFC" w:rsidP="00181FFC">
      <w:pPr>
        <w:spacing w:line="600" w:lineRule="auto"/>
        <w:jc w:val="left"/>
        <w:rPr>
          <w:ins w:id="19633" w:author="UTENTE" w:date="2020-06-30T19:00:00Z"/>
          <w:rFonts w:ascii="Calibri" w:eastAsia="Calibri" w:hAnsi="Calibri" w:cs="Times New Roman"/>
        </w:rPr>
      </w:pPr>
      <w:ins w:id="19634" w:author="UTENTE" w:date="2020-06-30T19:00:00Z">
        <w:r w:rsidRPr="00181FFC">
          <w:rPr>
            <w:rFonts w:ascii="Calibri" w:eastAsia="Calibri" w:hAnsi="Calibri" w:cs="Times New Roman"/>
          </w:rPr>
          <w:t>502.</w:t>
        </w:r>
        <w:r w:rsidRPr="00181FFC">
          <w:rPr>
            <w:rFonts w:ascii="Calibri" w:eastAsia="Calibri" w:hAnsi="Calibri" w:cs="Times New Roman"/>
          </w:rPr>
          <w:tab/>
          <w:t>i "\"Giusto qualche parola saggia in amicizia. Ora, è meglio che torni alla macchina.\""</w:t>
        </w:r>
      </w:ins>
    </w:p>
    <w:p w14:paraId="14A31154" w14:textId="77777777" w:rsidR="00181FFC" w:rsidRPr="00181FFC" w:rsidRDefault="00181FFC" w:rsidP="00181FFC">
      <w:pPr>
        <w:spacing w:line="600" w:lineRule="auto"/>
        <w:jc w:val="left"/>
        <w:rPr>
          <w:ins w:id="19635" w:author="UTENTE" w:date="2020-06-30T19:00:00Z"/>
          <w:rFonts w:ascii="Calibri" w:eastAsia="Calibri" w:hAnsi="Calibri" w:cs="Times New Roman"/>
        </w:rPr>
      </w:pPr>
      <w:ins w:id="19636" w:author="UTENTE" w:date="2020-06-30T19:00:00Z">
        <w:r w:rsidRPr="00181FFC">
          <w:rPr>
            <w:rFonts w:ascii="Calibri" w:eastAsia="Calibri" w:hAnsi="Calibri" w:cs="Times New Roman"/>
          </w:rPr>
          <w:t>503.</w:t>
        </w:r>
        <w:r w:rsidRPr="00181FFC">
          <w:rPr>
            <w:rFonts w:ascii="Calibri" w:eastAsia="Calibri" w:hAnsi="Calibri" w:cs="Times New Roman"/>
          </w:rPr>
          <w:tab/>
          <w:t>i "\"Facci visita qualche volta, hm? Ti offro una tazza del mio famoso caffè.\""</w:t>
        </w:r>
      </w:ins>
    </w:p>
    <w:p w14:paraId="4EDC6FF3" w14:textId="77777777" w:rsidR="00181FFC" w:rsidRPr="00181FFC" w:rsidRDefault="00181FFC" w:rsidP="00181FFC">
      <w:pPr>
        <w:spacing w:line="600" w:lineRule="auto"/>
        <w:jc w:val="left"/>
        <w:rPr>
          <w:ins w:id="19637" w:author="UTENTE" w:date="2020-06-30T19:00:00Z"/>
          <w:rFonts w:ascii="Calibri" w:eastAsia="Calibri" w:hAnsi="Calibri" w:cs="Times New Roman"/>
        </w:rPr>
      </w:pPr>
      <w:ins w:id="19638" w:author="UTENTE" w:date="2020-06-30T19:00:00Z">
        <w:r w:rsidRPr="00181FFC">
          <w:rPr>
            <w:rFonts w:ascii="Calibri" w:eastAsia="Calibri" w:hAnsi="Calibri" w:cs="Times New Roman"/>
          </w:rPr>
          <w:t>504.</w:t>
        </w:r>
        <w:r w:rsidRPr="00181FFC">
          <w:rPr>
            <w:rFonts w:ascii="Calibri" w:eastAsia="Calibri" w:hAnsi="Calibri" w:cs="Times New Roman"/>
          </w:rPr>
          <w:tab/>
          <w:t>mc "\"…Sì, certo, a patto che il tuo caffè non sia untuoso come te.\""</w:t>
        </w:r>
      </w:ins>
    </w:p>
    <w:p w14:paraId="79BF8C19" w14:textId="77777777" w:rsidR="00181FFC" w:rsidRPr="00181FFC" w:rsidRDefault="00181FFC" w:rsidP="00181FFC">
      <w:pPr>
        <w:spacing w:line="600" w:lineRule="auto"/>
        <w:jc w:val="left"/>
        <w:rPr>
          <w:ins w:id="19639" w:author="UTENTE" w:date="2020-06-30T19:00:00Z"/>
          <w:rFonts w:ascii="Calibri" w:eastAsia="Calibri" w:hAnsi="Calibri" w:cs="Times New Roman"/>
          <w:rPrChange w:id="19640" w:author="UTENTE" w:date="2020-06-30T19:00:00Z">
            <w:rPr>
              <w:ins w:id="19641" w:author="UTENTE" w:date="2020-06-30T19:00:00Z"/>
              <w:rFonts w:ascii="Calibri" w:eastAsia="Calibri" w:hAnsi="Calibri" w:cs="Times New Roman"/>
              <w:lang w:val="en-US"/>
            </w:rPr>
          </w:rPrChange>
        </w:rPr>
      </w:pPr>
      <w:ins w:id="19642" w:author="UTENTE" w:date="2020-06-30T19:00:00Z">
        <w:r w:rsidRPr="00181FFC">
          <w:rPr>
            <w:rFonts w:ascii="Calibri" w:eastAsia="Calibri" w:hAnsi="Calibri" w:cs="Times New Roman"/>
            <w:rPrChange w:id="19643" w:author="UTENTE" w:date="2020-06-30T19:00:00Z">
              <w:rPr>
                <w:rFonts w:ascii="Calibri" w:eastAsia="Calibri" w:hAnsi="Calibri" w:cs="Times New Roman"/>
                <w:lang w:val="en-US"/>
              </w:rPr>
            </w:rPrChange>
          </w:rPr>
          <w:t>505.</w:t>
        </w:r>
        <w:r w:rsidRPr="00181FFC">
          <w:rPr>
            <w:rFonts w:ascii="Calibri" w:eastAsia="Calibri" w:hAnsi="Calibri" w:cs="Times New Roman"/>
            <w:rPrChange w:id="19644" w:author="UTENTE" w:date="2020-06-30T19:00:00Z">
              <w:rPr>
                <w:rFonts w:ascii="Calibri" w:eastAsia="Calibri" w:hAnsi="Calibri" w:cs="Times New Roman"/>
                <w:lang w:val="en-US"/>
              </w:rPr>
            </w:rPrChange>
          </w:rPr>
          <w:tab/>
          <w:t>i "\"Che cattivo!\""</w:t>
        </w:r>
      </w:ins>
    </w:p>
    <w:p w14:paraId="446E9E95" w14:textId="77777777" w:rsidR="00181FFC" w:rsidRPr="00181FFC" w:rsidRDefault="00181FFC" w:rsidP="00181FFC">
      <w:pPr>
        <w:spacing w:line="600" w:lineRule="auto"/>
        <w:jc w:val="left"/>
        <w:rPr>
          <w:ins w:id="19645" w:author="UTENTE" w:date="2020-06-30T19:00:00Z"/>
          <w:rFonts w:ascii="Calibri" w:eastAsia="Calibri" w:hAnsi="Calibri" w:cs="Times New Roman"/>
        </w:rPr>
      </w:pPr>
      <w:ins w:id="19646" w:author="UTENTE" w:date="2020-06-30T19:00:00Z">
        <w:r w:rsidRPr="00181FFC">
          <w:rPr>
            <w:rFonts w:ascii="Calibri" w:eastAsia="Calibri" w:hAnsi="Calibri" w:cs="Times New Roman"/>
          </w:rPr>
          <w:t>506.</w:t>
        </w:r>
        <w:r w:rsidRPr="00181FFC">
          <w:rPr>
            <w:rFonts w:ascii="Calibri" w:eastAsia="Calibri" w:hAnsi="Calibri" w:cs="Times New Roman"/>
          </w:rPr>
          <w:tab/>
          <w:t>i "\"Non provocarmi, o potrei far scivolare qualcosa nella tua tazza~\""</w:t>
        </w:r>
        <w:r w:rsidRPr="00181FFC">
          <w:rPr>
            <w:rFonts w:ascii="Calibri" w:eastAsia="Calibri" w:hAnsi="Calibri" w:cs="Times New Roman"/>
          </w:rPr>
          <w:br w:type="page"/>
        </w:r>
      </w:ins>
    </w:p>
    <w:p w14:paraId="62C68B93" w14:textId="77777777" w:rsidR="00181FFC" w:rsidRPr="00181FFC" w:rsidRDefault="00181FFC" w:rsidP="00181FFC">
      <w:pPr>
        <w:spacing w:line="600" w:lineRule="auto"/>
        <w:jc w:val="left"/>
        <w:rPr>
          <w:ins w:id="19647" w:author="UTENTE" w:date="2020-06-30T19:00:00Z"/>
          <w:rFonts w:ascii="Calibri" w:eastAsia="Calibri" w:hAnsi="Calibri" w:cs="Times New Roman"/>
          <w:lang w:val="en-US"/>
        </w:rPr>
      </w:pPr>
      <w:ins w:id="19648" w:author="UTENTE" w:date="2020-06-30T19:00:00Z">
        <w:r w:rsidRPr="00181FFC">
          <w:rPr>
            <w:rFonts w:ascii="Calibri" w:eastAsia="Calibri" w:hAnsi="Calibri" w:cs="Times New Roman"/>
            <w:lang w:val="en-US"/>
          </w:rPr>
          <w:lastRenderedPageBreak/>
          <w:t>507.</w:t>
        </w:r>
        <w:r w:rsidRPr="00181FFC">
          <w:rPr>
            <w:rFonts w:ascii="Calibri" w:eastAsia="Calibri" w:hAnsi="Calibri" w:cs="Times New Roman"/>
            <w:lang w:val="en-US"/>
          </w:rPr>
          <w:tab/>
          <w:t>n "After flashing me a roguish grin, Isaac turns around and strides off."</w:t>
        </w:r>
      </w:ins>
    </w:p>
    <w:p w14:paraId="75E5713F" w14:textId="77777777" w:rsidR="00181FFC" w:rsidRPr="00181FFC" w:rsidRDefault="00181FFC" w:rsidP="00181FFC">
      <w:pPr>
        <w:spacing w:line="600" w:lineRule="auto"/>
        <w:jc w:val="left"/>
        <w:rPr>
          <w:ins w:id="19649" w:author="UTENTE" w:date="2020-06-30T19:00:00Z"/>
          <w:rFonts w:ascii="Calibri" w:eastAsia="Calibri" w:hAnsi="Calibri" w:cs="Times New Roman"/>
          <w:lang w:val="en-US"/>
        </w:rPr>
      </w:pPr>
      <w:ins w:id="19650" w:author="UTENTE" w:date="2020-06-30T19:00:00Z">
        <w:r w:rsidRPr="00181FFC">
          <w:rPr>
            <w:rFonts w:ascii="Calibri" w:eastAsia="Calibri" w:hAnsi="Calibri" w:cs="Times New Roman"/>
            <w:lang w:val="en-US"/>
          </w:rPr>
          <w:t>508.</w:t>
        </w:r>
        <w:r w:rsidRPr="00181FFC">
          <w:rPr>
            <w:rFonts w:ascii="Calibri" w:eastAsia="Calibri" w:hAnsi="Calibri" w:cs="Times New Roman"/>
            <w:lang w:val="en-US"/>
          </w:rPr>
          <w:tab/>
          <w:t>n "The figures he was \"dealing\" with have already gone off somewhere, leaving me alone in the alley."</w:t>
        </w:r>
      </w:ins>
    </w:p>
    <w:p w14:paraId="7E367ED6" w14:textId="77777777" w:rsidR="00181FFC" w:rsidRPr="00181FFC" w:rsidRDefault="00181FFC" w:rsidP="00181FFC">
      <w:pPr>
        <w:spacing w:line="600" w:lineRule="auto"/>
        <w:jc w:val="left"/>
        <w:rPr>
          <w:ins w:id="19651" w:author="UTENTE" w:date="2020-06-30T19:00:00Z"/>
          <w:rFonts w:ascii="Calibri" w:eastAsia="Calibri" w:hAnsi="Calibri" w:cs="Times New Roman"/>
          <w:lang w:val="en-US"/>
        </w:rPr>
      </w:pPr>
      <w:ins w:id="19652" w:author="UTENTE" w:date="2020-06-30T19:00:00Z">
        <w:r w:rsidRPr="00181FFC">
          <w:rPr>
            <w:rFonts w:ascii="Calibri" w:eastAsia="Calibri" w:hAnsi="Calibri" w:cs="Times New Roman"/>
            <w:lang w:val="en-US"/>
          </w:rPr>
          <w:t>509.</w:t>
        </w:r>
        <w:r w:rsidRPr="00181FFC">
          <w:rPr>
            <w:rFonts w:ascii="Calibri" w:eastAsia="Calibri" w:hAnsi="Calibri" w:cs="Times New Roman"/>
            <w:lang w:val="en-US"/>
          </w:rPr>
          <w:tab/>
          <w:t>mc "\"…\""</w:t>
        </w:r>
      </w:ins>
    </w:p>
    <w:p w14:paraId="0BACC8D0" w14:textId="77777777" w:rsidR="00181FFC" w:rsidRPr="00181FFC" w:rsidRDefault="00181FFC" w:rsidP="00181FFC">
      <w:pPr>
        <w:spacing w:line="600" w:lineRule="auto"/>
        <w:jc w:val="left"/>
        <w:rPr>
          <w:ins w:id="19653" w:author="UTENTE" w:date="2020-06-30T19:00:00Z"/>
          <w:rFonts w:ascii="Calibri" w:eastAsia="Calibri" w:hAnsi="Calibri" w:cs="Times New Roman"/>
          <w:lang w:val="en-US"/>
        </w:rPr>
      </w:pPr>
      <w:ins w:id="19654" w:author="UTENTE" w:date="2020-06-30T19:00:00Z">
        <w:r w:rsidRPr="00181FFC">
          <w:rPr>
            <w:rFonts w:ascii="Calibri" w:eastAsia="Calibri" w:hAnsi="Calibri" w:cs="Times New Roman"/>
            <w:lang w:val="en-US"/>
          </w:rPr>
          <w:t>510.</w:t>
        </w:r>
        <w:r w:rsidRPr="00181FFC">
          <w:rPr>
            <w:rFonts w:ascii="Calibri" w:eastAsia="Calibri" w:hAnsi="Calibri" w:cs="Times New Roman"/>
            <w:lang w:val="en-US"/>
          </w:rPr>
          <w:tab/>
          <w:t>n "Feeling a little disappointed, I turn around and drag myself the rest of the way home."</w:t>
        </w:r>
      </w:ins>
    </w:p>
    <w:p w14:paraId="7EA08AC8" w14:textId="77777777" w:rsidR="00181FFC" w:rsidRPr="00181FFC" w:rsidRDefault="00181FFC" w:rsidP="00181FFC">
      <w:pPr>
        <w:spacing w:line="600" w:lineRule="auto"/>
        <w:jc w:val="left"/>
        <w:rPr>
          <w:ins w:id="19655" w:author="UTENTE" w:date="2020-06-30T19:00:00Z"/>
          <w:rFonts w:ascii="Calibri" w:eastAsia="Calibri" w:hAnsi="Calibri" w:cs="Times New Roman"/>
          <w:lang w:val="en-US"/>
        </w:rPr>
      </w:pPr>
      <w:ins w:id="19656" w:author="UTENTE" w:date="2020-06-30T19:00:00Z">
        <w:r w:rsidRPr="00181FFC">
          <w:rPr>
            <w:rFonts w:ascii="Calibri" w:eastAsia="Calibri" w:hAnsi="Calibri" w:cs="Times New Roman"/>
            <w:lang w:val="en-US"/>
          </w:rPr>
          <w:t>511.</w:t>
        </w:r>
        <w:r w:rsidRPr="00181FFC">
          <w:rPr>
            <w:rFonts w:ascii="Calibri" w:eastAsia="Calibri" w:hAnsi="Calibri" w:cs="Times New Roman"/>
            <w:lang w:val="en-US"/>
          </w:rPr>
          <w:tab/>
          <w:t>n "…Luka…"</w:t>
        </w:r>
      </w:ins>
    </w:p>
    <w:p w14:paraId="6FF915D6" w14:textId="77777777" w:rsidR="00181FFC" w:rsidRPr="00181FFC" w:rsidRDefault="00181FFC" w:rsidP="00181FFC">
      <w:pPr>
        <w:spacing w:line="600" w:lineRule="auto"/>
        <w:jc w:val="left"/>
        <w:rPr>
          <w:ins w:id="19657" w:author="UTENTE" w:date="2020-06-30T19:00:00Z"/>
          <w:rFonts w:ascii="Calibri" w:eastAsia="Calibri" w:hAnsi="Calibri" w:cs="Times New Roman"/>
          <w:lang w:val="en-US"/>
        </w:rPr>
      </w:pPr>
      <w:ins w:id="19658" w:author="UTENTE" w:date="2020-06-30T19:00:00Z">
        <w:r w:rsidRPr="00181FFC">
          <w:rPr>
            <w:rFonts w:ascii="Calibri" w:eastAsia="Calibri" w:hAnsi="Calibri" w:cs="Times New Roman"/>
            <w:lang w:val="en-US"/>
          </w:rPr>
          <w:t>512.</w:t>
        </w:r>
        <w:r w:rsidRPr="00181FFC">
          <w:rPr>
            <w:rFonts w:ascii="Calibri" w:eastAsia="Calibri" w:hAnsi="Calibri" w:cs="Times New Roman"/>
            <w:lang w:val="en-US"/>
          </w:rPr>
          <w:tab/>
          <w:t>n "Could I really lie to him?"</w:t>
        </w:r>
      </w:ins>
    </w:p>
    <w:p w14:paraId="41C7A442" w14:textId="77777777" w:rsidR="00181FFC" w:rsidRPr="00181FFC" w:rsidRDefault="00181FFC" w:rsidP="00181FFC">
      <w:pPr>
        <w:spacing w:line="600" w:lineRule="auto"/>
        <w:jc w:val="left"/>
        <w:rPr>
          <w:ins w:id="19659" w:author="UTENTE" w:date="2020-06-30T19:00:00Z"/>
          <w:rFonts w:ascii="Calibri" w:eastAsia="Calibri" w:hAnsi="Calibri" w:cs="Times New Roman"/>
          <w:lang w:val="en-US"/>
        </w:rPr>
      </w:pPr>
      <w:ins w:id="19660" w:author="UTENTE" w:date="2020-06-30T19:00:00Z">
        <w:r w:rsidRPr="00181FFC">
          <w:rPr>
            <w:rFonts w:ascii="Calibri" w:eastAsia="Calibri" w:hAnsi="Calibri" w:cs="Times New Roman"/>
            <w:lang w:val="en-US"/>
          </w:rPr>
          <w:t>513.</w:t>
        </w:r>
        <w:r w:rsidRPr="00181FFC">
          <w:rPr>
            <w:rFonts w:ascii="Calibri" w:eastAsia="Calibri" w:hAnsi="Calibri" w:cs="Times New Roman"/>
            <w:lang w:val="en-US"/>
          </w:rPr>
          <w:tab/>
          <w:t>n "There must be a reason Isaac warned me ahead of time, without giving me any real details… {w}\nI can never tell what that guy's thinking."</w:t>
        </w:r>
      </w:ins>
    </w:p>
    <w:p w14:paraId="22F55903" w14:textId="77777777" w:rsidR="00181FFC" w:rsidRPr="00181FFC" w:rsidRDefault="00181FFC" w:rsidP="00181FFC">
      <w:pPr>
        <w:spacing w:line="600" w:lineRule="auto"/>
        <w:jc w:val="left"/>
        <w:rPr>
          <w:ins w:id="19661" w:author="UTENTE" w:date="2020-06-30T19:00:00Z"/>
          <w:rFonts w:ascii="Calibri" w:eastAsia="Calibri" w:hAnsi="Calibri" w:cs="Times New Roman"/>
          <w:lang w:val="en-US"/>
        </w:rPr>
      </w:pPr>
      <w:ins w:id="19662" w:author="UTENTE" w:date="2020-06-30T19:00:00Z">
        <w:r w:rsidRPr="00181FFC">
          <w:rPr>
            <w:rFonts w:ascii="Calibri" w:eastAsia="Calibri" w:hAnsi="Calibri" w:cs="Times New Roman"/>
            <w:lang w:val="en-US"/>
          </w:rPr>
          <w:t>514.</w:t>
        </w:r>
        <w:r w:rsidRPr="00181FFC">
          <w:rPr>
            <w:rFonts w:ascii="Calibri" w:eastAsia="Calibri" w:hAnsi="Calibri" w:cs="Times New Roman"/>
            <w:lang w:val="en-US"/>
          </w:rPr>
          <w:tab/>
          <w:t>n "I end up tossing and turning for most of the night, unable to get more than a couple hours' sleep before surrendering to insomnia."</w:t>
        </w:r>
      </w:ins>
    </w:p>
    <w:p w14:paraId="3964842F" w14:textId="77777777" w:rsidR="00181FFC" w:rsidRPr="00181FFC" w:rsidRDefault="00181FFC" w:rsidP="00181FFC">
      <w:pPr>
        <w:spacing w:line="600" w:lineRule="auto"/>
        <w:jc w:val="left"/>
        <w:rPr>
          <w:ins w:id="19663" w:author="UTENTE" w:date="2020-06-30T19:00:00Z"/>
          <w:rFonts w:ascii="Calibri" w:eastAsia="Calibri" w:hAnsi="Calibri" w:cs="Times New Roman"/>
          <w:lang w:val="en-US"/>
        </w:rPr>
      </w:pPr>
      <w:ins w:id="19664" w:author="UTENTE" w:date="2020-06-30T19:00:00Z">
        <w:r w:rsidRPr="00181FFC">
          <w:rPr>
            <w:rFonts w:ascii="Calibri" w:eastAsia="Calibri" w:hAnsi="Calibri" w:cs="Times New Roman"/>
            <w:lang w:val="en-US"/>
          </w:rPr>
          <w:t>515.</w:t>
        </w:r>
        <w:r w:rsidRPr="00181FFC">
          <w:rPr>
            <w:rFonts w:ascii="Calibri" w:eastAsia="Calibri" w:hAnsi="Calibri" w:cs="Times New Roman"/>
            <w:lang w:val="en-US"/>
          </w:rPr>
          <w:tab/>
          <w:t>n "As I crawl out of bed and put on some coffee, the first place my mind goes isn't to my freelance work ––{w} but to Luka."</w:t>
        </w:r>
      </w:ins>
    </w:p>
    <w:p w14:paraId="602FCC79" w14:textId="77777777" w:rsidR="00181FFC" w:rsidRPr="00181FFC" w:rsidRDefault="00181FFC" w:rsidP="00181FFC">
      <w:pPr>
        <w:spacing w:line="600" w:lineRule="auto"/>
        <w:jc w:val="left"/>
        <w:rPr>
          <w:ins w:id="19665" w:author="UTENTE" w:date="2020-06-30T19:00:00Z"/>
          <w:rFonts w:ascii="Calibri" w:eastAsia="Calibri" w:hAnsi="Calibri" w:cs="Times New Roman"/>
          <w:lang w:val="en-US"/>
        </w:rPr>
      </w:pPr>
      <w:ins w:id="19666" w:author="UTENTE" w:date="2020-06-30T19:00:00Z">
        <w:r w:rsidRPr="00181FFC">
          <w:rPr>
            <w:rFonts w:ascii="Calibri" w:eastAsia="Calibri" w:hAnsi="Calibri" w:cs="Times New Roman"/>
            <w:lang w:val="en-US"/>
          </w:rPr>
          <w:t>516.</w:t>
        </w:r>
        <w:r w:rsidRPr="00181FFC">
          <w:rPr>
            <w:rFonts w:ascii="Calibri" w:eastAsia="Calibri" w:hAnsi="Calibri" w:cs="Times New Roman"/>
            <w:lang w:val="en-US"/>
          </w:rPr>
          <w:tab/>
          <w:t>mcp "\"…\""</w:t>
        </w:r>
      </w:ins>
    </w:p>
    <w:p w14:paraId="24C43026" w14:textId="77777777" w:rsidR="00181FFC" w:rsidRPr="00181FFC" w:rsidRDefault="00181FFC" w:rsidP="00181FFC">
      <w:pPr>
        <w:spacing w:line="600" w:lineRule="auto"/>
        <w:jc w:val="left"/>
        <w:rPr>
          <w:ins w:id="19667" w:author="UTENTE" w:date="2020-06-30T19:00:00Z"/>
          <w:rFonts w:ascii="Calibri" w:eastAsia="Calibri" w:hAnsi="Calibri" w:cs="Times New Roman"/>
          <w:lang w:val="en-US"/>
        </w:rPr>
      </w:pPr>
      <w:ins w:id="19668" w:author="UTENTE" w:date="2020-06-30T19:00:00Z">
        <w:r w:rsidRPr="00181FFC">
          <w:rPr>
            <w:rFonts w:ascii="Calibri" w:eastAsia="Calibri" w:hAnsi="Calibri" w:cs="Times New Roman"/>
            <w:lang w:val="en-US"/>
          </w:rPr>
          <w:t>517.</w:t>
        </w:r>
        <w:r w:rsidRPr="00181FFC">
          <w:rPr>
            <w:rFonts w:ascii="Calibri" w:eastAsia="Calibri" w:hAnsi="Calibri" w:cs="Times New Roman"/>
            <w:lang w:val="en-US"/>
          </w:rPr>
          <w:tab/>
          <w:t>n "We parted pretty abruptly last night… I hope nothing bad happened between him and Isaac after I left."</w:t>
        </w:r>
      </w:ins>
    </w:p>
    <w:p w14:paraId="1577F4C1" w14:textId="77777777" w:rsidR="00181FFC" w:rsidRPr="00181FFC" w:rsidRDefault="00181FFC" w:rsidP="00181FFC">
      <w:pPr>
        <w:spacing w:line="600" w:lineRule="auto"/>
        <w:jc w:val="left"/>
        <w:rPr>
          <w:ins w:id="19669" w:author="UTENTE" w:date="2020-06-30T19:00:00Z"/>
          <w:rFonts w:ascii="Calibri" w:eastAsia="Calibri" w:hAnsi="Calibri" w:cs="Times New Roman"/>
          <w:lang w:val="en-US"/>
        </w:rPr>
      </w:pPr>
      <w:ins w:id="19670" w:author="UTENTE" w:date="2020-06-30T19:00:00Z">
        <w:r w:rsidRPr="00181FFC">
          <w:rPr>
            <w:rFonts w:ascii="Calibri" w:eastAsia="Calibri" w:hAnsi="Calibri" w:cs="Times New Roman"/>
            <w:lang w:val="en-US"/>
          </w:rPr>
          <w:t>518.</w:t>
        </w:r>
        <w:r w:rsidRPr="00181FFC">
          <w:rPr>
            <w:rFonts w:ascii="Calibri" w:eastAsia="Calibri" w:hAnsi="Calibri" w:cs="Times New Roman"/>
            <w:lang w:val="en-US"/>
          </w:rPr>
          <w:tab/>
          <w:t>n "…I know I'm being silly, but I'd feel a lot better if I gave him a quick call."</w:t>
        </w:r>
      </w:ins>
    </w:p>
    <w:p w14:paraId="35F54683" w14:textId="77777777" w:rsidR="00181FFC" w:rsidRPr="00181FFC" w:rsidRDefault="00181FFC" w:rsidP="00181FFC">
      <w:pPr>
        <w:spacing w:line="600" w:lineRule="auto"/>
        <w:jc w:val="left"/>
        <w:rPr>
          <w:ins w:id="19671" w:author="UTENTE" w:date="2020-06-30T19:00:00Z"/>
          <w:rFonts w:ascii="Calibri" w:eastAsia="Calibri" w:hAnsi="Calibri" w:cs="Times New Roman"/>
          <w:lang w:val="en-US"/>
        </w:rPr>
      </w:pPr>
      <w:ins w:id="19672" w:author="UTENTE" w:date="2020-06-30T19:00:00Z">
        <w:r w:rsidRPr="00181FFC">
          <w:rPr>
            <w:rFonts w:ascii="Calibri" w:eastAsia="Calibri" w:hAnsi="Calibri" w:cs="Times New Roman"/>
            <w:lang w:val="en-US"/>
          </w:rPr>
          <w:t>519.</w:t>
        </w:r>
        <w:r w:rsidRPr="00181FFC">
          <w:rPr>
            <w:rFonts w:ascii="Calibri" w:eastAsia="Calibri" w:hAnsi="Calibri" w:cs="Times New Roman"/>
            <w:lang w:val="en-US"/>
          </w:rPr>
          <w:tab/>
          <w:t>n "Settling down in my chair, I dial up Luka's number, unconsciously holding my breath…" </w:t>
        </w:r>
        <w:r w:rsidRPr="00181FFC">
          <w:rPr>
            <w:rFonts w:ascii="Calibri" w:eastAsia="Calibri" w:hAnsi="Calibri" w:cs="Times New Roman"/>
            <w:lang w:val="en-US"/>
          </w:rPr>
          <w:br w:type="page"/>
        </w:r>
      </w:ins>
    </w:p>
    <w:p w14:paraId="1D9EE47C" w14:textId="77777777" w:rsidR="00181FFC" w:rsidRPr="00181FFC" w:rsidRDefault="00181FFC" w:rsidP="00181FFC">
      <w:pPr>
        <w:spacing w:line="600" w:lineRule="auto"/>
        <w:jc w:val="left"/>
        <w:rPr>
          <w:ins w:id="19673" w:author="UTENTE" w:date="2020-06-30T19:00:00Z"/>
          <w:rFonts w:ascii="Calibri" w:eastAsia="Calibri" w:hAnsi="Calibri" w:cs="Times New Roman"/>
        </w:rPr>
      </w:pPr>
      <w:ins w:id="19674" w:author="UTENTE" w:date="2020-06-30T19:00:00Z">
        <w:r w:rsidRPr="00181FFC">
          <w:rPr>
            <w:rFonts w:ascii="Calibri" w:eastAsia="Calibri" w:hAnsi="Calibri" w:cs="Times New Roman"/>
          </w:rPr>
          <w:lastRenderedPageBreak/>
          <w:t>507.</w:t>
        </w:r>
        <w:r w:rsidRPr="00181FFC">
          <w:rPr>
            <w:rFonts w:ascii="Calibri" w:eastAsia="Calibri" w:hAnsi="Calibri" w:cs="Times New Roman"/>
          </w:rPr>
          <w:tab/>
          <w:t>n "Dopo avermi rivolto un sorriso malizioso, Isaac si gira e si allontana."</w:t>
        </w:r>
      </w:ins>
    </w:p>
    <w:p w14:paraId="73B03B2A" w14:textId="77777777" w:rsidR="00181FFC" w:rsidRPr="00181FFC" w:rsidRDefault="00181FFC" w:rsidP="00181FFC">
      <w:pPr>
        <w:spacing w:line="600" w:lineRule="auto"/>
        <w:jc w:val="left"/>
        <w:rPr>
          <w:ins w:id="19675" w:author="UTENTE" w:date="2020-06-30T19:00:00Z"/>
          <w:rFonts w:ascii="Calibri" w:eastAsia="Calibri" w:hAnsi="Calibri" w:cs="Times New Roman"/>
        </w:rPr>
      </w:pPr>
      <w:ins w:id="19676" w:author="UTENTE" w:date="2020-06-30T19:00:00Z">
        <w:r w:rsidRPr="00181FFC">
          <w:rPr>
            <w:rFonts w:ascii="Calibri" w:eastAsia="Calibri" w:hAnsi="Calibri" w:cs="Times New Roman"/>
          </w:rPr>
          <w:t>508.</w:t>
        </w:r>
        <w:r w:rsidRPr="00181FFC">
          <w:rPr>
            <w:rFonts w:ascii="Calibri" w:eastAsia="Calibri" w:hAnsi="Calibri" w:cs="Times New Roman"/>
          </w:rPr>
          <w:tab/>
          <w:t>n "La figura con cui stava \"parlando\" se n'è già andata, lasciandomi solo nel vicolo."</w:t>
        </w:r>
      </w:ins>
    </w:p>
    <w:p w14:paraId="4ADABD75" w14:textId="77777777" w:rsidR="00181FFC" w:rsidRPr="00181FFC" w:rsidRDefault="00181FFC" w:rsidP="00181FFC">
      <w:pPr>
        <w:spacing w:line="600" w:lineRule="auto"/>
        <w:jc w:val="left"/>
        <w:rPr>
          <w:ins w:id="19677" w:author="UTENTE" w:date="2020-06-30T19:00:00Z"/>
          <w:rFonts w:ascii="Calibri" w:eastAsia="Calibri" w:hAnsi="Calibri" w:cs="Times New Roman"/>
          <w:rPrChange w:id="19678" w:author="UTENTE" w:date="2020-06-30T19:00:00Z">
            <w:rPr>
              <w:ins w:id="19679" w:author="UTENTE" w:date="2020-06-30T19:00:00Z"/>
              <w:rFonts w:ascii="Calibri" w:eastAsia="Calibri" w:hAnsi="Calibri" w:cs="Times New Roman"/>
              <w:lang w:val="en-US"/>
            </w:rPr>
          </w:rPrChange>
        </w:rPr>
      </w:pPr>
      <w:ins w:id="19680" w:author="UTENTE" w:date="2020-06-30T19:00:00Z">
        <w:r w:rsidRPr="00181FFC">
          <w:rPr>
            <w:rFonts w:ascii="Calibri" w:eastAsia="Calibri" w:hAnsi="Calibri" w:cs="Times New Roman"/>
            <w:rPrChange w:id="19681" w:author="UTENTE" w:date="2020-06-30T19:00:00Z">
              <w:rPr>
                <w:rFonts w:ascii="Calibri" w:eastAsia="Calibri" w:hAnsi="Calibri" w:cs="Times New Roman"/>
                <w:lang w:val="en-US"/>
              </w:rPr>
            </w:rPrChange>
          </w:rPr>
          <w:t>509.</w:t>
        </w:r>
        <w:r w:rsidRPr="00181FFC">
          <w:rPr>
            <w:rFonts w:ascii="Calibri" w:eastAsia="Calibri" w:hAnsi="Calibri" w:cs="Times New Roman"/>
            <w:rPrChange w:id="19682" w:author="UTENTE" w:date="2020-06-30T19:00:00Z">
              <w:rPr>
                <w:rFonts w:ascii="Calibri" w:eastAsia="Calibri" w:hAnsi="Calibri" w:cs="Times New Roman"/>
                <w:lang w:val="en-US"/>
              </w:rPr>
            </w:rPrChange>
          </w:rPr>
          <w:tab/>
          <w:t>mc "\"…\""</w:t>
        </w:r>
      </w:ins>
    </w:p>
    <w:p w14:paraId="44A30D71" w14:textId="77777777" w:rsidR="00181FFC" w:rsidRPr="00181FFC" w:rsidRDefault="00181FFC" w:rsidP="00181FFC">
      <w:pPr>
        <w:spacing w:line="600" w:lineRule="auto"/>
        <w:jc w:val="left"/>
        <w:rPr>
          <w:ins w:id="19683" w:author="UTENTE" w:date="2020-06-30T19:00:00Z"/>
          <w:rFonts w:ascii="Calibri" w:eastAsia="Calibri" w:hAnsi="Calibri" w:cs="Times New Roman"/>
        </w:rPr>
      </w:pPr>
      <w:ins w:id="19684" w:author="UTENTE" w:date="2020-06-30T19:00:00Z">
        <w:r w:rsidRPr="00181FFC">
          <w:rPr>
            <w:rFonts w:ascii="Calibri" w:eastAsia="Calibri" w:hAnsi="Calibri" w:cs="Times New Roman"/>
          </w:rPr>
          <w:t>510.</w:t>
        </w:r>
        <w:r w:rsidRPr="00181FFC">
          <w:rPr>
            <w:rFonts w:ascii="Calibri" w:eastAsia="Calibri" w:hAnsi="Calibri" w:cs="Times New Roman"/>
          </w:rPr>
          <w:tab/>
          <w:t>n "Sentendomi un po' deluso, mi volto e mi trascino per il resto del tragitto."</w:t>
        </w:r>
      </w:ins>
    </w:p>
    <w:p w14:paraId="3E477D05" w14:textId="77777777" w:rsidR="00181FFC" w:rsidRPr="00181FFC" w:rsidRDefault="00181FFC" w:rsidP="00181FFC">
      <w:pPr>
        <w:spacing w:line="600" w:lineRule="auto"/>
        <w:jc w:val="left"/>
        <w:rPr>
          <w:ins w:id="19685" w:author="UTENTE" w:date="2020-06-30T19:00:00Z"/>
          <w:rFonts w:ascii="Calibri" w:eastAsia="Calibri" w:hAnsi="Calibri" w:cs="Times New Roman"/>
        </w:rPr>
      </w:pPr>
      <w:ins w:id="19686" w:author="UTENTE" w:date="2020-06-30T19:00:00Z">
        <w:r w:rsidRPr="00181FFC">
          <w:rPr>
            <w:rFonts w:ascii="Calibri" w:eastAsia="Calibri" w:hAnsi="Calibri" w:cs="Times New Roman"/>
          </w:rPr>
          <w:t>511.</w:t>
        </w:r>
        <w:r w:rsidRPr="00181FFC">
          <w:rPr>
            <w:rFonts w:ascii="Calibri" w:eastAsia="Calibri" w:hAnsi="Calibri" w:cs="Times New Roman"/>
          </w:rPr>
          <w:tab/>
          <w:t>n "…Luka…"</w:t>
        </w:r>
      </w:ins>
    </w:p>
    <w:p w14:paraId="579401E8" w14:textId="77777777" w:rsidR="00181FFC" w:rsidRPr="00181FFC" w:rsidRDefault="00181FFC" w:rsidP="00181FFC">
      <w:pPr>
        <w:spacing w:line="600" w:lineRule="auto"/>
        <w:jc w:val="left"/>
        <w:rPr>
          <w:ins w:id="19687" w:author="UTENTE" w:date="2020-06-30T19:00:00Z"/>
          <w:rFonts w:ascii="Calibri" w:eastAsia="Calibri" w:hAnsi="Calibri" w:cs="Times New Roman"/>
        </w:rPr>
      </w:pPr>
      <w:ins w:id="19688" w:author="UTENTE" w:date="2020-06-30T19:00:00Z">
        <w:r w:rsidRPr="00181FFC">
          <w:rPr>
            <w:rFonts w:ascii="Calibri" w:eastAsia="Calibri" w:hAnsi="Calibri" w:cs="Times New Roman"/>
          </w:rPr>
          <w:t>512.</w:t>
        </w:r>
        <w:r w:rsidRPr="00181FFC">
          <w:rPr>
            <w:rFonts w:ascii="Calibri" w:eastAsia="Calibri" w:hAnsi="Calibri" w:cs="Times New Roman"/>
          </w:rPr>
          <w:tab/>
          <w:t>n "Potrei davvero riuscire a mentirgli?"</w:t>
        </w:r>
      </w:ins>
    </w:p>
    <w:p w14:paraId="6419F9FF" w14:textId="77777777" w:rsidR="00181FFC" w:rsidRPr="00181FFC" w:rsidRDefault="00181FFC" w:rsidP="00181FFC">
      <w:pPr>
        <w:spacing w:line="600" w:lineRule="auto"/>
        <w:jc w:val="left"/>
        <w:rPr>
          <w:ins w:id="19689" w:author="UTENTE" w:date="2020-06-30T19:00:00Z"/>
          <w:rFonts w:ascii="Calibri" w:eastAsia="Calibri" w:hAnsi="Calibri" w:cs="Times New Roman"/>
        </w:rPr>
      </w:pPr>
      <w:ins w:id="19690" w:author="UTENTE" w:date="2020-06-30T19:00:00Z">
        <w:r w:rsidRPr="00181FFC">
          <w:rPr>
            <w:rFonts w:ascii="Calibri" w:eastAsia="Calibri" w:hAnsi="Calibri" w:cs="Times New Roman"/>
          </w:rPr>
          <w:t>513.</w:t>
        </w:r>
        <w:r w:rsidRPr="00181FFC">
          <w:rPr>
            <w:rFonts w:ascii="Calibri" w:eastAsia="Calibri" w:hAnsi="Calibri" w:cs="Times New Roman"/>
          </w:rPr>
          <w:tab/>
          <w:t>n "Ci dev'essere un motivo per cui Isaac mi ha avvisato subito, senza darmi nessuna vera spiegazione…{w}\nNon riesco mai a capire a cosa stia pensando quel tipo."</w:t>
        </w:r>
      </w:ins>
    </w:p>
    <w:p w14:paraId="539887DF" w14:textId="77777777" w:rsidR="00181FFC" w:rsidRPr="00181FFC" w:rsidRDefault="00181FFC" w:rsidP="00181FFC">
      <w:pPr>
        <w:spacing w:line="600" w:lineRule="auto"/>
        <w:jc w:val="left"/>
        <w:rPr>
          <w:ins w:id="19691" w:author="UTENTE" w:date="2020-06-30T19:00:00Z"/>
          <w:rFonts w:ascii="Calibri" w:eastAsia="Calibri" w:hAnsi="Calibri" w:cs="Times New Roman"/>
        </w:rPr>
      </w:pPr>
      <w:ins w:id="19692" w:author="UTENTE" w:date="2020-06-30T19:00:00Z">
        <w:r w:rsidRPr="00181FFC">
          <w:rPr>
            <w:rFonts w:ascii="Calibri" w:eastAsia="Calibri" w:hAnsi="Calibri" w:cs="Times New Roman"/>
          </w:rPr>
          <w:t>514.</w:t>
        </w:r>
        <w:r w:rsidRPr="00181FFC">
          <w:rPr>
            <w:rFonts w:ascii="Calibri" w:eastAsia="Calibri" w:hAnsi="Calibri" w:cs="Times New Roman"/>
          </w:rPr>
          <w:tab/>
          <w:t>n "Finisco per girarmi e rigirarmi nel letto per gran parte della notte, incapace di dormire più di un paio d'ore, per poi arrendermi all'insonnia."</w:t>
        </w:r>
      </w:ins>
    </w:p>
    <w:p w14:paraId="1DA166DB" w14:textId="77777777" w:rsidR="00181FFC" w:rsidRPr="00181FFC" w:rsidRDefault="00181FFC" w:rsidP="00181FFC">
      <w:pPr>
        <w:spacing w:line="600" w:lineRule="auto"/>
        <w:jc w:val="left"/>
        <w:rPr>
          <w:ins w:id="19693" w:author="UTENTE" w:date="2020-06-30T19:00:00Z"/>
          <w:rFonts w:ascii="Calibri" w:eastAsia="Calibri" w:hAnsi="Calibri" w:cs="Times New Roman"/>
        </w:rPr>
      </w:pPr>
      <w:ins w:id="19694" w:author="UTENTE" w:date="2020-06-30T19:00:00Z">
        <w:r w:rsidRPr="00181FFC">
          <w:rPr>
            <w:rFonts w:ascii="Calibri" w:eastAsia="Calibri" w:hAnsi="Calibri" w:cs="Times New Roman"/>
          </w:rPr>
          <w:t>515.</w:t>
        </w:r>
        <w:r w:rsidRPr="00181FFC">
          <w:rPr>
            <w:rFonts w:ascii="Calibri" w:eastAsia="Calibri" w:hAnsi="Calibri" w:cs="Times New Roman"/>
          </w:rPr>
          <w:tab/>
          <w:t>n "Mentre striscio fuori dal letto e mi faccio un caffè, la prima cosa a cui pensa la mia mente non è il mio lavoro da freelancer --{w} ma Luka."</w:t>
        </w:r>
      </w:ins>
    </w:p>
    <w:p w14:paraId="53F3A82A" w14:textId="77777777" w:rsidR="00181FFC" w:rsidRPr="00181FFC" w:rsidRDefault="00181FFC" w:rsidP="00181FFC">
      <w:pPr>
        <w:spacing w:line="600" w:lineRule="auto"/>
        <w:jc w:val="left"/>
        <w:rPr>
          <w:ins w:id="19695" w:author="UTENTE" w:date="2020-06-30T19:00:00Z"/>
          <w:rFonts w:ascii="Calibri" w:eastAsia="Calibri" w:hAnsi="Calibri" w:cs="Times New Roman"/>
        </w:rPr>
      </w:pPr>
      <w:ins w:id="19696" w:author="UTENTE" w:date="2020-06-30T19:00:00Z">
        <w:r w:rsidRPr="00181FFC">
          <w:rPr>
            <w:rFonts w:ascii="Calibri" w:eastAsia="Calibri" w:hAnsi="Calibri" w:cs="Times New Roman"/>
          </w:rPr>
          <w:t>516.</w:t>
        </w:r>
        <w:r w:rsidRPr="00181FFC">
          <w:rPr>
            <w:rFonts w:ascii="Calibri" w:eastAsia="Calibri" w:hAnsi="Calibri" w:cs="Times New Roman"/>
          </w:rPr>
          <w:tab/>
          <w:t>mcp "\"…\""</w:t>
        </w:r>
      </w:ins>
    </w:p>
    <w:p w14:paraId="45872D79" w14:textId="77777777" w:rsidR="00181FFC" w:rsidRPr="00181FFC" w:rsidRDefault="00181FFC" w:rsidP="00181FFC">
      <w:pPr>
        <w:spacing w:line="600" w:lineRule="auto"/>
        <w:jc w:val="left"/>
        <w:rPr>
          <w:ins w:id="19697" w:author="UTENTE" w:date="2020-06-30T19:00:00Z"/>
          <w:rFonts w:ascii="Calibri" w:eastAsia="Calibri" w:hAnsi="Calibri" w:cs="Times New Roman"/>
        </w:rPr>
      </w:pPr>
      <w:ins w:id="19698" w:author="UTENTE" w:date="2020-06-30T19:00:00Z">
        <w:r w:rsidRPr="00181FFC">
          <w:rPr>
            <w:rFonts w:ascii="Calibri" w:eastAsia="Calibri" w:hAnsi="Calibri" w:cs="Times New Roman"/>
          </w:rPr>
          <w:t>517.</w:t>
        </w:r>
        <w:r w:rsidRPr="00181FFC">
          <w:rPr>
            <w:rFonts w:ascii="Calibri" w:eastAsia="Calibri" w:hAnsi="Calibri" w:cs="Times New Roman"/>
          </w:rPr>
          <w:tab/>
          <w:t>n "Ci siamo separati in maniera piuttosto frettolosa ieri notte… Spero che non sia successo niente fra lui e Isaac dopo che me ne sono andato."</w:t>
        </w:r>
      </w:ins>
    </w:p>
    <w:p w14:paraId="6DE8491B" w14:textId="77777777" w:rsidR="00181FFC" w:rsidRPr="00181FFC" w:rsidRDefault="00181FFC" w:rsidP="00181FFC">
      <w:pPr>
        <w:spacing w:line="600" w:lineRule="auto"/>
        <w:jc w:val="left"/>
        <w:rPr>
          <w:ins w:id="19699" w:author="UTENTE" w:date="2020-06-30T19:00:00Z"/>
          <w:rFonts w:ascii="Calibri" w:eastAsia="Calibri" w:hAnsi="Calibri" w:cs="Times New Roman"/>
        </w:rPr>
      </w:pPr>
      <w:ins w:id="19700" w:author="UTENTE" w:date="2020-06-30T19:00:00Z">
        <w:r w:rsidRPr="00181FFC">
          <w:rPr>
            <w:rFonts w:ascii="Calibri" w:eastAsia="Calibri" w:hAnsi="Calibri" w:cs="Times New Roman"/>
          </w:rPr>
          <w:t>518.</w:t>
        </w:r>
        <w:r w:rsidRPr="00181FFC">
          <w:rPr>
            <w:rFonts w:ascii="Calibri" w:eastAsia="Calibri" w:hAnsi="Calibri" w:cs="Times New Roman"/>
          </w:rPr>
          <w:tab/>
          <w:t>n "…Lo so che è stupido, ma mi sentirei molto meglio dopo una chiamata veloce."</w:t>
        </w:r>
      </w:ins>
    </w:p>
    <w:p w14:paraId="03497BF6" w14:textId="77777777" w:rsidR="00181FFC" w:rsidRPr="00181FFC" w:rsidRDefault="00181FFC" w:rsidP="00181FFC">
      <w:pPr>
        <w:spacing w:line="600" w:lineRule="auto"/>
        <w:jc w:val="left"/>
        <w:rPr>
          <w:ins w:id="19701" w:author="UTENTE" w:date="2020-06-30T19:00:00Z"/>
          <w:rFonts w:ascii="Calibri" w:eastAsia="Calibri" w:hAnsi="Calibri" w:cs="Times New Roman"/>
        </w:rPr>
      </w:pPr>
      <w:ins w:id="19702" w:author="UTENTE" w:date="2020-06-30T19:00:00Z">
        <w:r w:rsidRPr="00181FFC">
          <w:rPr>
            <w:rFonts w:ascii="Calibri" w:eastAsia="Calibri" w:hAnsi="Calibri" w:cs="Times New Roman"/>
          </w:rPr>
          <w:t>519.</w:t>
        </w:r>
        <w:r w:rsidRPr="00181FFC">
          <w:rPr>
            <w:rFonts w:ascii="Calibri" w:eastAsia="Calibri" w:hAnsi="Calibri" w:cs="Times New Roman"/>
          </w:rPr>
          <w:tab/>
          <w:t>n "Sedendomi sulla sedia, compongo il numero di Luka, trattenendo il respiro inconsciamente…" </w:t>
        </w:r>
        <w:r w:rsidRPr="00181FFC">
          <w:rPr>
            <w:rFonts w:ascii="Calibri" w:eastAsia="Calibri" w:hAnsi="Calibri" w:cs="Times New Roman"/>
          </w:rPr>
          <w:br w:type="page"/>
        </w:r>
      </w:ins>
    </w:p>
    <w:p w14:paraId="35253641" w14:textId="77777777" w:rsidR="00181FFC" w:rsidRPr="00181FFC" w:rsidRDefault="00181FFC" w:rsidP="00181FFC">
      <w:pPr>
        <w:spacing w:line="600" w:lineRule="auto"/>
        <w:jc w:val="left"/>
        <w:rPr>
          <w:ins w:id="19703" w:author="UTENTE" w:date="2020-06-30T19:00:00Z"/>
          <w:rFonts w:ascii="Calibri" w:eastAsia="Calibri" w:hAnsi="Calibri" w:cs="Times New Roman"/>
          <w:lang w:val="en-US"/>
        </w:rPr>
      </w:pPr>
      <w:ins w:id="19704" w:author="UTENTE" w:date="2020-06-30T19:00:00Z">
        <w:r w:rsidRPr="00181FFC">
          <w:rPr>
            <w:rFonts w:ascii="Calibri" w:eastAsia="Calibri" w:hAnsi="Calibri" w:cs="Times New Roman"/>
            <w:lang w:val="en-US"/>
          </w:rPr>
          <w:lastRenderedPageBreak/>
          <w:t>520.</w:t>
        </w:r>
        <w:r w:rsidRPr="00181FFC">
          <w:rPr>
            <w:rFonts w:ascii="Calibri" w:eastAsia="Calibri" w:hAnsi="Calibri" w:cs="Times New Roman"/>
            <w:lang w:val="en-US"/>
          </w:rPr>
          <w:tab/>
          <w:t>l "\"What the hell are you calling me for?\""</w:t>
        </w:r>
      </w:ins>
    </w:p>
    <w:p w14:paraId="6F9F23B2" w14:textId="77777777" w:rsidR="00181FFC" w:rsidRPr="00181FFC" w:rsidRDefault="00181FFC" w:rsidP="00181FFC">
      <w:pPr>
        <w:spacing w:line="600" w:lineRule="auto"/>
        <w:jc w:val="left"/>
        <w:rPr>
          <w:ins w:id="19705" w:author="UTENTE" w:date="2020-06-30T19:00:00Z"/>
          <w:rFonts w:ascii="Calibri" w:eastAsia="Calibri" w:hAnsi="Calibri" w:cs="Times New Roman"/>
          <w:lang w:val="en-US"/>
        </w:rPr>
      </w:pPr>
      <w:ins w:id="19706" w:author="UTENTE" w:date="2020-06-30T19:00:00Z">
        <w:r w:rsidRPr="00181FFC">
          <w:rPr>
            <w:rFonts w:ascii="Calibri" w:eastAsia="Calibri" w:hAnsi="Calibri" w:cs="Times New Roman"/>
            <w:lang w:val="en-US"/>
          </w:rPr>
          <w:t>521.</w:t>
        </w:r>
        <w:r w:rsidRPr="00181FFC">
          <w:rPr>
            <w:rFonts w:ascii="Calibri" w:eastAsia="Calibri" w:hAnsi="Calibri" w:cs="Times New Roman"/>
            <w:lang w:val="en-US"/>
          </w:rPr>
          <w:tab/>
          <w:t>l "\"Shouldn't you be asleep, or writing bad fanfiction, or whatever?\""</w:t>
        </w:r>
      </w:ins>
    </w:p>
    <w:p w14:paraId="47294A77" w14:textId="77777777" w:rsidR="00181FFC" w:rsidRPr="00181FFC" w:rsidRDefault="00181FFC" w:rsidP="00181FFC">
      <w:pPr>
        <w:spacing w:line="600" w:lineRule="auto"/>
        <w:jc w:val="left"/>
        <w:rPr>
          <w:ins w:id="19707" w:author="UTENTE" w:date="2020-06-30T19:00:00Z"/>
          <w:rFonts w:ascii="Calibri" w:eastAsia="Calibri" w:hAnsi="Calibri" w:cs="Times New Roman"/>
          <w:lang w:val="en-US"/>
        </w:rPr>
      </w:pPr>
      <w:ins w:id="19708" w:author="UTENTE" w:date="2020-06-30T19:00:00Z">
        <w:r w:rsidRPr="00181FFC">
          <w:rPr>
            <w:rFonts w:ascii="Calibri" w:eastAsia="Calibri" w:hAnsi="Calibri" w:cs="Times New Roman"/>
            <w:lang w:val="en-US"/>
          </w:rPr>
          <w:t>522.</w:t>
        </w:r>
        <w:r w:rsidRPr="00181FFC">
          <w:rPr>
            <w:rFonts w:ascii="Calibri" w:eastAsia="Calibri" w:hAnsi="Calibri" w:cs="Times New Roman"/>
            <w:lang w:val="en-US"/>
          </w:rPr>
          <w:tab/>
          <w:t>l "\"Shouldn't you be asleep, or making lame songs, or something?\""</w:t>
        </w:r>
      </w:ins>
    </w:p>
    <w:p w14:paraId="161A992A" w14:textId="77777777" w:rsidR="00181FFC" w:rsidRPr="00181FFC" w:rsidRDefault="00181FFC" w:rsidP="00181FFC">
      <w:pPr>
        <w:spacing w:line="600" w:lineRule="auto"/>
        <w:jc w:val="left"/>
        <w:rPr>
          <w:ins w:id="19709" w:author="UTENTE" w:date="2020-06-30T19:00:00Z"/>
          <w:rFonts w:ascii="Calibri" w:eastAsia="Calibri" w:hAnsi="Calibri" w:cs="Times New Roman"/>
          <w:lang w:val="en-US"/>
        </w:rPr>
      </w:pPr>
      <w:ins w:id="19710" w:author="UTENTE" w:date="2020-06-30T19:00:00Z">
        <w:r w:rsidRPr="00181FFC">
          <w:rPr>
            <w:rFonts w:ascii="Calibri" w:eastAsia="Calibri" w:hAnsi="Calibri" w:cs="Times New Roman"/>
            <w:lang w:val="en-US"/>
          </w:rPr>
          <w:t>523.</w:t>
        </w:r>
        <w:r w:rsidRPr="00181FFC">
          <w:rPr>
            <w:rFonts w:ascii="Calibri" w:eastAsia="Calibri" w:hAnsi="Calibri" w:cs="Times New Roman"/>
            <w:lang w:val="en-US"/>
          </w:rPr>
          <w:tab/>
          <w:t>l "\"Shouldn't you be asleep, or drawing gross stuff, or… whatever it is you do?\""</w:t>
        </w:r>
      </w:ins>
    </w:p>
    <w:p w14:paraId="1572A33F" w14:textId="77777777" w:rsidR="00181FFC" w:rsidRPr="00181FFC" w:rsidRDefault="00181FFC" w:rsidP="00181FFC">
      <w:pPr>
        <w:spacing w:line="600" w:lineRule="auto"/>
        <w:jc w:val="left"/>
        <w:rPr>
          <w:ins w:id="19711" w:author="UTENTE" w:date="2020-06-30T19:00:00Z"/>
          <w:rFonts w:ascii="Calibri" w:eastAsia="Calibri" w:hAnsi="Calibri" w:cs="Times New Roman"/>
          <w:lang w:val="en-US"/>
        </w:rPr>
      </w:pPr>
      <w:ins w:id="19712" w:author="UTENTE" w:date="2020-06-30T19:00:00Z">
        <w:r w:rsidRPr="00181FFC">
          <w:rPr>
            <w:rFonts w:ascii="Calibri" w:eastAsia="Calibri" w:hAnsi="Calibri" w:cs="Times New Roman"/>
            <w:lang w:val="en-US"/>
          </w:rPr>
          <w:t>524.</w:t>
        </w:r>
        <w:r w:rsidRPr="00181FFC">
          <w:rPr>
            <w:rFonts w:ascii="Calibri" w:eastAsia="Calibri" w:hAnsi="Calibri" w:cs="Times New Roman"/>
            <w:lang w:val="en-US"/>
          </w:rPr>
          <w:tab/>
          <w:t>mcp "\"I just wanted to make sure you were okay, that's all!\""</w:t>
        </w:r>
      </w:ins>
    </w:p>
    <w:p w14:paraId="69ED6A32" w14:textId="77777777" w:rsidR="00181FFC" w:rsidRPr="00181FFC" w:rsidRDefault="00181FFC" w:rsidP="00181FFC">
      <w:pPr>
        <w:spacing w:line="600" w:lineRule="auto"/>
        <w:jc w:val="left"/>
        <w:rPr>
          <w:ins w:id="19713" w:author="UTENTE" w:date="2020-06-30T19:00:00Z"/>
          <w:rFonts w:ascii="Calibri" w:eastAsia="Calibri" w:hAnsi="Calibri" w:cs="Times New Roman"/>
          <w:lang w:val="en-US"/>
        </w:rPr>
      </w:pPr>
      <w:ins w:id="19714" w:author="UTENTE" w:date="2020-06-30T19:00:00Z">
        <w:r w:rsidRPr="00181FFC">
          <w:rPr>
            <w:rFonts w:ascii="Calibri" w:eastAsia="Calibri" w:hAnsi="Calibri" w:cs="Times New Roman"/>
            <w:lang w:val="en-US"/>
          </w:rPr>
          <w:t>525.</w:t>
        </w:r>
        <w:r w:rsidRPr="00181FFC">
          <w:rPr>
            <w:rFonts w:ascii="Calibri" w:eastAsia="Calibri" w:hAnsi="Calibri" w:cs="Times New Roman"/>
            <w:lang w:val="en-US"/>
          </w:rPr>
          <w:tab/>
          <w:t>l "\"Of course I'm okay! You think I'm gonna get jumped while I'm with Isaac?\""</w:t>
        </w:r>
      </w:ins>
    </w:p>
    <w:p w14:paraId="540FF6D9" w14:textId="77777777" w:rsidR="00181FFC" w:rsidRPr="00181FFC" w:rsidRDefault="00181FFC" w:rsidP="00181FFC">
      <w:pPr>
        <w:spacing w:line="600" w:lineRule="auto"/>
        <w:jc w:val="left"/>
        <w:rPr>
          <w:ins w:id="19715" w:author="UTENTE" w:date="2020-06-30T19:00:00Z"/>
          <w:rFonts w:ascii="Calibri" w:eastAsia="Calibri" w:hAnsi="Calibri" w:cs="Times New Roman"/>
          <w:lang w:val="en-US"/>
        </w:rPr>
      </w:pPr>
      <w:ins w:id="19716" w:author="UTENTE" w:date="2020-06-30T19:00:00Z">
        <w:r w:rsidRPr="00181FFC">
          <w:rPr>
            <w:rFonts w:ascii="Calibri" w:eastAsia="Calibri" w:hAnsi="Calibri" w:cs="Times New Roman"/>
            <w:lang w:val="en-US"/>
          </w:rPr>
          <w:t>526.</w:t>
        </w:r>
        <w:r w:rsidRPr="00181FFC">
          <w:rPr>
            <w:rFonts w:ascii="Calibri" w:eastAsia="Calibri" w:hAnsi="Calibri" w:cs="Times New Roman"/>
            <w:lang w:val="en-US"/>
          </w:rPr>
          <w:tab/>
          <w:t>n "Despite his annoyed response, the tone of Luka's voice sounds a little… grateful."</w:t>
        </w:r>
      </w:ins>
    </w:p>
    <w:p w14:paraId="037DD840" w14:textId="77777777" w:rsidR="00181FFC" w:rsidRPr="00181FFC" w:rsidRDefault="00181FFC" w:rsidP="00181FFC">
      <w:pPr>
        <w:spacing w:line="600" w:lineRule="auto"/>
        <w:jc w:val="left"/>
        <w:rPr>
          <w:ins w:id="19717" w:author="UTENTE" w:date="2020-06-30T19:00:00Z"/>
          <w:rFonts w:ascii="Calibri" w:eastAsia="Calibri" w:hAnsi="Calibri" w:cs="Times New Roman"/>
          <w:lang w:val="en-US"/>
        </w:rPr>
      </w:pPr>
      <w:ins w:id="19718" w:author="UTENTE" w:date="2020-06-30T19:00:00Z">
        <w:r w:rsidRPr="00181FFC">
          <w:rPr>
            <w:rFonts w:ascii="Calibri" w:eastAsia="Calibri" w:hAnsi="Calibri" w:cs="Times New Roman"/>
            <w:lang w:val="en-US"/>
          </w:rPr>
          <w:t>527.</w:t>
        </w:r>
        <w:r w:rsidRPr="00181FFC">
          <w:rPr>
            <w:rFonts w:ascii="Calibri" w:eastAsia="Calibri" w:hAnsi="Calibri" w:cs="Times New Roman"/>
            <w:lang w:val="en-US"/>
          </w:rPr>
          <w:tab/>
          <w:t>n "Maybe he's actually happy I called after all, but he won't say it, like the brat he is."</w:t>
        </w:r>
      </w:ins>
    </w:p>
    <w:p w14:paraId="0DDDB491" w14:textId="77777777" w:rsidR="00181FFC" w:rsidRPr="00181FFC" w:rsidRDefault="00181FFC" w:rsidP="00181FFC">
      <w:pPr>
        <w:spacing w:line="600" w:lineRule="auto"/>
        <w:jc w:val="left"/>
        <w:rPr>
          <w:ins w:id="19719" w:author="UTENTE" w:date="2020-06-30T19:00:00Z"/>
          <w:rFonts w:ascii="Calibri" w:eastAsia="Calibri" w:hAnsi="Calibri" w:cs="Times New Roman"/>
          <w:lang w:val="en-US"/>
        </w:rPr>
      </w:pPr>
      <w:ins w:id="19720" w:author="UTENTE" w:date="2020-06-30T19:00:00Z">
        <w:r w:rsidRPr="00181FFC">
          <w:rPr>
            <w:rFonts w:ascii="Calibri" w:eastAsia="Calibri" w:hAnsi="Calibri" w:cs="Times New Roman"/>
            <w:lang w:val="en-US"/>
          </w:rPr>
          <w:t>528.</w:t>
        </w:r>
        <w:r w:rsidRPr="00181FFC">
          <w:rPr>
            <w:rFonts w:ascii="Calibri" w:eastAsia="Calibri" w:hAnsi="Calibri" w:cs="Times New Roman"/>
            <w:lang w:val="en-US"/>
          </w:rPr>
          <w:tab/>
          <w:t>l "\"Hey…\""</w:t>
        </w:r>
      </w:ins>
    </w:p>
    <w:p w14:paraId="0D64E3B0" w14:textId="77777777" w:rsidR="00181FFC" w:rsidRPr="00181FFC" w:rsidRDefault="00181FFC" w:rsidP="00181FFC">
      <w:pPr>
        <w:spacing w:line="600" w:lineRule="auto"/>
        <w:jc w:val="left"/>
        <w:rPr>
          <w:ins w:id="19721" w:author="UTENTE" w:date="2020-06-30T19:00:00Z"/>
          <w:rFonts w:ascii="Calibri" w:eastAsia="Calibri" w:hAnsi="Calibri" w:cs="Times New Roman"/>
          <w:lang w:val="en-US"/>
        </w:rPr>
      </w:pPr>
      <w:ins w:id="19722" w:author="UTENTE" w:date="2020-06-30T19:00:00Z">
        <w:r w:rsidRPr="00181FFC">
          <w:rPr>
            <w:rFonts w:ascii="Calibri" w:eastAsia="Calibri" w:hAnsi="Calibri" w:cs="Times New Roman"/>
            <w:lang w:val="en-US"/>
          </w:rPr>
          <w:t>529.</w:t>
        </w:r>
        <w:r w:rsidRPr="00181FFC">
          <w:rPr>
            <w:rFonts w:ascii="Calibri" w:eastAsia="Calibri" w:hAnsi="Calibri" w:cs="Times New Roman"/>
            <w:lang w:val="en-US"/>
          </w:rPr>
          <w:tab/>
          <w:t>l "\"…You wanna come over for a bit?\""</w:t>
        </w:r>
      </w:ins>
    </w:p>
    <w:p w14:paraId="727F9593" w14:textId="77777777" w:rsidR="00181FFC" w:rsidRPr="00181FFC" w:rsidRDefault="00181FFC" w:rsidP="00181FFC">
      <w:pPr>
        <w:spacing w:line="600" w:lineRule="auto"/>
        <w:jc w:val="left"/>
        <w:rPr>
          <w:ins w:id="19723" w:author="UTENTE" w:date="2020-06-30T19:00:00Z"/>
          <w:rFonts w:ascii="Calibri" w:eastAsia="Calibri" w:hAnsi="Calibri" w:cs="Times New Roman"/>
          <w:lang w:val="en-US"/>
        </w:rPr>
      </w:pPr>
      <w:ins w:id="19724" w:author="UTENTE" w:date="2020-06-30T19:00:00Z">
        <w:r w:rsidRPr="00181FFC">
          <w:rPr>
            <w:rFonts w:ascii="Calibri" w:eastAsia="Calibri" w:hAnsi="Calibri" w:cs="Times New Roman"/>
            <w:lang w:val="en-US"/>
          </w:rPr>
          <w:t>530.</w:t>
        </w:r>
        <w:r w:rsidRPr="00181FFC">
          <w:rPr>
            <w:rFonts w:ascii="Calibri" w:eastAsia="Calibri" w:hAnsi="Calibri" w:cs="Times New Roman"/>
            <w:lang w:val="en-US"/>
          </w:rPr>
          <w:tab/>
          <w:t>mcp "\"Huh?!\""</w:t>
        </w:r>
      </w:ins>
    </w:p>
    <w:p w14:paraId="239A22EA" w14:textId="77777777" w:rsidR="00181FFC" w:rsidRPr="00181FFC" w:rsidRDefault="00181FFC" w:rsidP="00181FFC">
      <w:pPr>
        <w:spacing w:line="600" w:lineRule="auto"/>
        <w:jc w:val="left"/>
        <w:rPr>
          <w:ins w:id="19725" w:author="UTENTE" w:date="2020-06-30T19:00:00Z"/>
          <w:rFonts w:ascii="Calibri" w:eastAsia="Calibri" w:hAnsi="Calibri" w:cs="Times New Roman"/>
          <w:lang w:val="en-US"/>
        </w:rPr>
      </w:pPr>
      <w:ins w:id="19726" w:author="UTENTE" w:date="2020-06-30T19:00:00Z">
        <w:r w:rsidRPr="00181FFC">
          <w:rPr>
            <w:rFonts w:ascii="Calibri" w:eastAsia="Calibri" w:hAnsi="Calibri" w:cs="Times New Roman"/>
            <w:lang w:val="en-US"/>
          </w:rPr>
          <w:t>531.</w:t>
        </w:r>
        <w:r w:rsidRPr="00181FFC">
          <w:rPr>
            <w:rFonts w:ascii="Calibri" w:eastAsia="Calibri" w:hAnsi="Calibri" w:cs="Times New Roman"/>
            <w:lang w:val="en-US"/>
          </w:rPr>
          <w:tab/>
          <w:t>n "I nearly drop my phone in shock at Luka's sudden offer."</w:t>
        </w:r>
      </w:ins>
    </w:p>
    <w:p w14:paraId="6B3A1DE2" w14:textId="77777777" w:rsidR="00181FFC" w:rsidRPr="00181FFC" w:rsidRDefault="00181FFC" w:rsidP="00181FFC">
      <w:pPr>
        <w:spacing w:line="600" w:lineRule="auto"/>
        <w:jc w:val="left"/>
        <w:rPr>
          <w:ins w:id="19727" w:author="UTENTE" w:date="2020-06-30T19:00:00Z"/>
          <w:rFonts w:ascii="Calibri" w:eastAsia="Calibri" w:hAnsi="Calibri" w:cs="Times New Roman"/>
          <w:lang w:val="en-US"/>
        </w:rPr>
      </w:pPr>
      <w:ins w:id="19728" w:author="UTENTE" w:date="2020-06-30T19:00:00Z">
        <w:r w:rsidRPr="00181FFC">
          <w:rPr>
            <w:rFonts w:ascii="Calibri" w:eastAsia="Calibri" w:hAnsi="Calibri" w:cs="Times New Roman"/>
            <w:lang w:val="en-US"/>
          </w:rPr>
          <w:t>532.</w:t>
        </w:r>
        <w:r w:rsidRPr="00181FFC">
          <w:rPr>
            <w:rFonts w:ascii="Calibri" w:eastAsia="Calibri" w:hAnsi="Calibri" w:cs="Times New Roman"/>
            <w:lang w:val="en-US"/>
          </w:rPr>
          <w:tab/>
          <w:t>l "\"Don't go thinking any weird crap, okay?\""</w:t>
        </w:r>
      </w:ins>
    </w:p>
    <w:p w14:paraId="2F994DC1" w14:textId="77777777" w:rsidR="00181FFC" w:rsidRPr="00181FFC" w:rsidRDefault="00181FFC" w:rsidP="00181FFC">
      <w:pPr>
        <w:spacing w:line="600" w:lineRule="auto"/>
        <w:jc w:val="left"/>
        <w:rPr>
          <w:ins w:id="19729" w:author="UTENTE" w:date="2020-06-30T19:00:00Z"/>
          <w:rFonts w:ascii="Calibri" w:eastAsia="Calibri" w:hAnsi="Calibri" w:cs="Times New Roman"/>
          <w:lang w:val="en-US"/>
        </w:rPr>
      </w:pPr>
      <w:ins w:id="19730" w:author="UTENTE" w:date="2020-06-30T19:00:00Z">
        <w:r w:rsidRPr="00181FFC">
          <w:rPr>
            <w:rFonts w:ascii="Calibri" w:eastAsia="Calibri" w:hAnsi="Calibri" w:cs="Times New Roman"/>
            <w:lang w:val="en-US"/>
          </w:rPr>
          <w:t>533.</w:t>
        </w:r>
        <w:r w:rsidRPr="00181FFC">
          <w:rPr>
            <w:rFonts w:ascii="Calibri" w:eastAsia="Calibri" w:hAnsi="Calibri" w:cs="Times New Roman"/>
            <w:lang w:val="en-US"/>
          </w:rPr>
          <w:tab/>
          <w:t>l "\"Isaac just said I should invite you, that's all.\""</w:t>
        </w:r>
      </w:ins>
    </w:p>
    <w:p w14:paraId="2748B942" w14:textId="77777777" w:rsidR="00181FFC" w:rsidRPr="00181FFC" w:rsidRDefault="00181FFC" w:rsidP="00181FFC">
      <w:pPr>
        <w:spacing w:line="600" w:lineRule="auto"/>
        <w:jc w:val="left"/>
        <w:rPr>
          <w:ins w:id="19731" w:author="UTENTE" w:date="2020-06-30T19:00:00Z"/>
          <w:rFonts w:ascii="Calibri" w:eastAsia="Calibri" w:hAnsi="Calibri" w:cs="Times New Roman"/>
        </w:rPr>
      </w:pPr>
      <w:ins w:id="19732" w:author="UTENTE" w:date="2020-06-30T19:00:00Z">
        <w:r w:rsidRPr="00181FFC">
          <w:rPr>
            <w:rFonts w:ascii="Calibri" w:eastAsia="Calibri" w:hAnsi="Calibri" w:cs="Times New Roman"/>
          </w:rPr>
          <w:t>534.</w:t>
        </w:r>
        <w:r w:rsidRPr="00181FFC">
          <w:rPr>
            <w:rFonts w:ascii="Calibri" w:eastAsia="Calibri" w:hAnsi="Calibri" w:cs="Times New Roman"/>
          </w:rPr>
          <w:tab/>
          <w:t>mcp "\"…\"" </w:t>
        </w:r>
        <w:r w:rsidRPr="00181FFC">
          <w:rPr>
            <w:rFonts w:ascii="Calibri" w:eastAsia="Calibri" w:hAnsi="Calibri" w:cs="Times New Roman"/>
          </w:rPr>
          <w:br w:type="page"/>
        </w:r>
      </w:ins>
    </w:p>
    <w:p w14:paraId="2BF7F225" w14:textId="77777777" w:rsidR="00181FFC" w:rsidRPr="00181FFC" w:rsidRDefault="00181FFC" w:rsidP="00181FFC">
      <w:pPr>
        <w:spacing w:line="600" w:lineRule="auto"/>
        <w:jc w:val="left"/>
        <w:rPr>
          <w:ins w:id="19733" w:author="UTENTE" w:date="2020-06-30T19:00:00Z"/>
          <w:rFonts w:ascii="Calibri" w:eastAsia="Calibri" w:hAnsi="Calibri" w:cs="Times New Roman"/>
        </w:rPr>
      </w:pPr>
      <w:ins w:id="19734" w:author="UTENTE" w:date="2020-06-30T19:00:00Z">
        <w:r w:rsidRPr="00181FFC">
          <w:rPr>
            <w:rFonts w:ascii="Calibri" w:eastAsia="Calibri" w:hAnsi="Calibri" w:cs="Times New Roman"/>
          </w:rPr>
          <w:lastRenderedPageBreak/>
          <w:t>520.</w:t>
        </w:r>
        <w:r w:rsidRPr="00181FFC">
          <w:rPr>
            <w:rFonts w:ascii="Calibri" w:eastAsia="Calibri" w:hAnsi="Calibri" w:cs="Times New Roman"/>
          </w:rPr>
          <w:tab/>
          <w:t>l "\"Perché diamine mi stai chiamando?\""</w:t>
        </w:r>
      </w:ins>
    </w:p>
    <w:p w14:paraId="62112EC3" w14:textId="77777777" w:rsidR="00181FFC" w:rsidRPr="00181FFC" w:rsidRDefault="00181FFC" w:rsidP="00181FFC">
      <w:pPr>
        <w:spacing w:line="600" w:lineRule="auto"/>
        <w:jc w:val="left"/>
        <w:rPr>
          <w:ins w:id="19735" w:author="UTENTE" w:date="2020-06-30T19:00:00Z"/>
          <w:rFonts w:ascii="Calibri" w:eastAsia="Calibri" w:hAnsi="Calibri" w:cs="Times New Roman"/>
        </w:rPr>
      </w:pPr>
      <w:ins w:id="19736" w:author="UTENTE" w:date="2020-06-30T19:00:00Z">
        <w:r w:rsidRPr="00181FFC">
          <w:rPr>
            <w:rFonts w:ascii="Calibri" w:eastAsia="Calibri" w:hAnsi="Calibri" w:cs="Times New Roman"/>
          </w:rPr>
          <w:t>521.</w:t>
        </w:r>
        <w:r w:rsidRPr="00181FFC">
          <w:rPr>
            <w:rFonts w:ascii="Calibri" w:eastAsia="Calibri" w:hAnsi="Calibri" w:cs="Times New Roman"/>
          </w:rPr>
          <w:tab/>
          <w:t>l "\"Non dovresti essere a letto, o a scrivere pessime fanfiction, o qualunque cosa tu faccia col tuo tempo?"</w:t>
        </w:r>
      </w:ins>
    </w:p>
    <w:p w14:paraId="483BC6F5" w14:textId="77777777" w:rsidR="00181FFC" w:rsidRPr="00181FFC" w:rsidRDefault="00181FFC" w:rsidP="00181FFC">
      <w:pPr>
        <w:spacing w:line="600" w:lineRule="auto"/>
        <w:jc w:val="left"/>
        <w:rPr>
          <w:ins w:id="19737" w:author="UTENTE" w:date="2020-06-30T19:00:00Z"/>
          <w:rFonts w:ascii="Calibri" w:eastAsia="Calibri" w:hAnsi="Calibri" w:cs="Times New Roman"/>
        </w:rPr>
      </w:pPr>
      <w:ins w:id="19738" w:author="UTENTE" w:date="2020-06-30T19:00:00Z">
        <w:r w:rsidRPr="00181FFC">
          <w:rPr>
            <w:rFonts w:ascii="Calibri" w:eastAsia="Calibri" w:hAnsi="Calibri" w:cs="Times New Roman"/>
          </w:rPr>
          <w:t>522.</w:t>
        </w:r>
        <w:r w:rsidRPr="00181FFC">
          <w:rPr>
            <w:rFonts w:ascii="Calibri" w:eastAsia="Calibri" w:hAnsi="Calibri" w:cs="Times New Roman"/>
          </w:rPr>
          <w:tab/>
          <w:t>l "\"Non dovresti essere a letto, o a scrivere canzoncine, o qualunque cosa tu faccia col tuo tempo?\""</w:t>
        </w:r>
      </w:ins>
    </w:p>
    <w:p w14:paraId="384C6FDC" w14:textId="77777777" w:rsidR="00181FFC" w:rsidRPr="00181FFC" w:rsidRDefault="00181FFC" w:rsidP="00181FFC">
      <w:pPr>
        <w:spacing w:line="600" w:lineRule="auto"/>
        <w:jc w:val="left"/>
        <w:rPr>
          <w:ins w:id="19739" w:author="UTENTE" w:date="2020-06-30T19:00:00Z"/>
          <w:rFonts w:ascii="Calibri" w:eastAsia="Calibri" w:hAnsi="Calibri" w:cs="Times New Roman"/>
        </w:rPr>
      </w:pPr>
      <w:ins w:id="19740" w:author="UTENTE" w:date="2020-06-30T19:00:00Z">
        <w:r w:rsidRPr="00181FFC">
          <w:rPr>
            <w:rFonts w:ascii="Calibri" w:eastAsia="Calibri" w:hAnsi="Calibri" w:cs="Times New Roman"/>
          </w:rPr>
          <w:t>523.</w:t>
        </w:r>
        <w:r w:rsidRPr="00181FFC">
          <w:rPr>
            <w:rFonts w:ascii="Calibri" w:eastAsia="Calibri" w:hAnsi="Calibri" w:cs="Times New Roman"/>
          </w:rPr>
          <w:tab/>
          <w:t>l "\"Non dovresti essere a letto, o a disegnare roba rivoltante o… qualunque cosa tu faccia col tuo tempo?\""</w:t>
        </w:r>
      </w:ins>
    </w:p>
    <w:p w14:paraId="676C1001" w14:textId="77777777" w:rsidR="00181FFC" w:rsidRPr="00181FFC" w:rsidRDefault="00181FFC" w:rsidP="00181FFC">
      <w:pPr>
        <w:spacing w:line="600" w:lineRule="auto"/>
        <w:jc w:val="left"/>
        <w:rPr>
          <w:ins w:id="19741" w:author="UTENTE" w:date="2020-06-30T19:00:00Z"/>
          <w:rFonts w:ascii="Calibri" w:eastAsia="Calibri" w:hAnsi="Calibri" w:cs="Times New Roman"/>
        </w:rPr>
      </w:pPr>
      <w:ins w:id="19742" w:author="UTENTE" w:date="2020-06-30T19:00:00Z">
        <w:r w:rsidRPr="00181FFC">
          <w:rPr>
            <w:rFonts w:ascii="Calibri" w:eastAsia="Calibri" w:hAnsi="Calibri" w:cs="Times New Roman"/>
          </w:rPr>
          <w:t>524.</w:t>
        </w:r>
        <w:r w:rsidRPr="00181FFC">
          <w:rPr>
            <w:rFonts w:ascii="Calibri" w:eastAsia="Calibri" w:hAnsi="Calibri" w:cs="Times New Roman"/>
          </w:rPr>
          <w:tab/>
          <w:t>mcp "\"Volevo solo assicurarmi che stessi bene, tutto qui!\""</w:t>
        </w:r>
      </w:ins>
    </w:p>
    <w:p w14:paraId="37AEE256" w14:textId="77777777" w:rsidR="00181FFC" w:rsidRPr="00181FFC" w:rsidRDefault="00181FFC" w:rsidP="00181FFC">
      <w:pPr>
        <w:spacing w:line="600" w:lineRule="auto"/>
        <w:jc w:val="left"/>
        <w:rPr>
          <w:ins w:id="19743" w:author="UTENTE" w:date="2020-06-30T19:00:00Z"/>
          <w:rFonts w:ascii="Calibri" w:eastAsia="Calibri" w:hAnsi="Calibri" w:cs="Times New Roman"/>
        </w:rPr>
      </w:pPr>
      <w:ins w:id="19744" w:author="UTENTE" w:date="2020-06-30T19:00:00Z">
        <w:r w:rsidRPr="00181FFC">
          <w:rPr>
            <w:rFonts w:ascii="Calibri" w:eastAsia="Calibri" w:hAnsi="Calibri" w:cs="Times New Roman"/>
          </w:rPr>
          <w:t>525.</w:t>
        </w:r>
        <w:r w:rsidRPr="00181FFC">
          <w:rPr>
            <w:rFonts w:ascii="Calibri" w:eastAsia="Calibri" w:hAnsi="Calibri" w:cs="Times New Roman"/>
          </w:rPr>
          <w:tab/>
          <w:t>l "\"Certo che sto bene! Pensi che mi possano assalire mentre sono con Isaac?\""</w:t>
        </w:r>
      </w:ins>
    </w:p>
    <w:p w14:paraId="4B2DCD44" w14:textId="77777777" w:rsidR="00181FFC" w:rsidRPr="00181FFC" w:rsidRDefault="00181FFC" w:rsidP="00181FFC">
      <w:pPr>
        <w:spacing w:line="600" w:lineRule="auto"/>
        <w:jc w:val="left"/>
        <w:rPr>
          <w:ins w:id="19745" w:author="UTENTE" w:date="2020-06-30T19:00:00Z"/>
          <w:rFonts w:ascii="Calibri" w:eastAsia="Calibri" w:hAnsi="Calibri" w:cs="Times New Roman"/>
        </w:rPr>
      </w:pPr>
      <w:ins w:id="19746" w:author="UTENTE" w:date="2020-06-30T19:00:00Z">
        <w:r w:rsidRPr="00181FFC">
          <w:rPr>
            <w:rFonts w:ascii="Calibri" w:eastAsia="Calibri" w:hAnsi="Calibri" w:cs="Times New Roman"/>
          </w:rPr>
          <w:t>526.</w:t>
        </w:r>
        <w:r w:rsidRPr="00181FFC">
          <w:rPr>
            <w:rFonts w:ascii="Calibri" w:eastAsia="Calibri" w:hAnsi="Calibri" w:cs="Times New Roman"/>
          </w:rPr>
          <w:tab/>
          <w:t>n "Nonostante la sua risposta infastidita, il tono della voce di Luka sembra leggermente… grato."</w:t>
        </w:r>
      </w:ins>
    </w:p>
    <w:p w14:paraId="3728833E" w14:textId="77777777" w:rsidR="00181FFC" w:rsidRPr="00181FFC" w:rsidRDefault="00181FFC" w:rsidP="00181FFC">
      <w:pPr>
        <w:spacing w:line="600" w:lineRule="auto"/>
        <w:jc w:val="left"/>
        <w:rPr>
          <w:ins w:id="19747" w:author="UTENTE" w:date="2020-06-30T19:00:00Z"/>
          <w:rFonts w:ascii="Calibri" w:eastAsia="Calibri" w:hAnsi="Calibri" w:cs="Times New Roman"/>
        </w:rPr>
      </w:pPr>
      <w:ins w:id="19748" w:author="UTENTE" w:date="2020-06-30T19:00:00Z">
        <w:r w:rsidRPr="00181FFC">
          <w:rPr>
            <w:rFonts w:ascii="Calibri" w:eastAsia="Calibri" w:hAnsi="Calibri" w:cs="Times New Roman"/>
          </w:rPr>
          <w:t>527.</w:t>
        </w:r>
        <w:r w:rsidRPr="00181FFC">
          <w:rPr>
            <w:rFonts w:ascii="Calibri" w:eastAsia="Calibri" w:hAnsi="Calibri" w:cs="Times New Roman"/>
          </w:rPr>
          <w:tab/>
          <w:t>n "Magari è davvero felice che io l'abbia chiamato in realtà, ma non me lo vuole dire, da bravo moccioso che è."</w:t>
        </w:r>
      </w:ins>
    </w:p>
    <w:p w14:paraId="283FBDB0" w14:textId="77777777" w:rsidR="00181FFC" w:rsidRPr="00181FFC" w:rsidRDefault="00181FFC" w:rsidP="00181FFC">
      <w:pPr>
        <w:spacing w:line="600" w:lineRule="auto"/>
        <w:jc w:val="left"/>
        <w:rPr>
          <w:ins w:id="19749" w:author="UTENTE" w:date="2020-06-30T19:00:00Z"/>
          <w:rFonts w:ascii="Calibri" w:eastAsia="Calibri" w:hAnsi="Calibri" w:cs="Times New Roman"/>
        </w:rPr>
      </w:pPr>
      <w:ins w:id="19750" w:author="UTENTE" w:date="2020-06-30T19:00:00Z">
        <w:r w:rsidRPr="00181FFC">
          <w:rPr>
            <w:rFonts w:ascii="Calibri" w:eastAsia="Calibri" w:hAnsi="Calibri" w:cs="Times New Roman"/>
          </w:rPr>
          <w:t>528.</w:t>
        </w:r>
        <w:r w:rsidRPr="00181FFC">
          <w:rPr>
            <w:rFonts w:ascii="Calibri" w:eastAsia="Calibri" w:hAnsi="Calibri" w:cs="Times New Roman"/>
          </w:rPr>
          <w:tab/>
          <w:t>l "\"…\""</w:t>
        </w:r>
      </w:ins>
    </w:p>
    <w:p w14:paraId="305CCC73" w14:textId="77777777" w:rsidR="00181FFC" w:rsidRPr="00181FFC" w:rsidRDefault="00181FFC" w:rsidP="00181FFC">
      <w:pPr>
        <w:spacing w:line="600" w:lineRule="auto"/>
        <w:jc w:val="left"/>
        <w:rPr>
          <w:ins w:id="19751" w:author="UTENTE" w:date="2020-06-30T19:00:00Z"/>
          <w:rFonts w:ascii="Calibri" w:eastAsia="Calibri" w:hAnsi="Calibri" w:cs="Times New Roman"/>
        </w:rPr>
      </w:pPr>
      <w:ins w:id="19752" w:author="UTENTE" w:date="2020-06-30T19:00:00Z">
        <w:r w:rsidRPr="00181FFC">
          <w:rPr>
            <w:rFonts w:ascii="Calibri" w:eastAsia="Calibri" w:hAnsi="Calibri" w:cs="Times New Roman"/>
          </w:rPr>
          <w:t>529.</w:t>
        </w:r>
        <w:r w:rsidRPr="00181FFC">
          <w:rPr>
            <w:rFonts w:ascii="Calibri" w:eastAsia="Calibri" w:hAnsi="Calibri" w:cs="Times New Roman"/>
          </w:rPr>
          <w:tab/>
          <w:t>l "\"…Ti va di venire un paio d'ore?\""</w:t>
        </w:r>
      </w:ins>
    </w:p>
    <w:p w14:paraId="731C2480" w14:textId="77777777" w:rsidR="00181FFC" w:rsidRPr="00181FFC" w:rsidRDefault="00181FFC" w:rsidP="00181FFC">
      <w:pPr>
        <w:spacing w:line="600" w:lineRule="auto"/>
        <w:jc w:val="left"/>
        <w:rPr>
          <w:ins w:id="19753" w:author="UTENTE" w:date="2020-06-30T19:00:00Z"/>
          <w:rFonts w:ascii="Calibri" w:eastAsia="Calibri" w:hAnsi="Calibri" w:cs="Times New Roman"/>
        </w:rPr>
      </w:pPr>
      <w:ins w:id="19754" w:author="UTENTE" w:date="2020-06-30T19:00:00Z">
        <w:r w:rsidRPr="00181FFC">
          <w:rPr>
            <w:rFonts w:ascii="Calibri" w:eastAsia="Calibri" w:hAnsi="Calibri" w:cs="Times New Roman"/>
          </w:rPr>
          <w:t>530.</w:t>
        </w:r>
        <w:r w:rsidRPr="00181FFC">
          <w:rPr>
            <w:rFonts w:ascii="Calibri" w:eastAsia="Calibri" w:hAnsi="Calibri" w:cs="Times New Roman"/>
          </w:rPr>
          <w:tab/>
          <w:t>mcp "\"Eh?\""</w:t>
        </w:r>
      </w:ins>
    </w:p>
    <w:p w14:paraId="19B142B4" w14:textId="77777777" w:rsidR="00181FFC" w:rsidRPr="00181FFC" w:rsidRDefault="00181FFC" w:rsidP="00181FFC">
      <w:pPr>
        <w:spacing w:line="600" w:lineRule="auto"/>
        <w:jc w:val="left"/>
        <w:rPr>
          <w:ins w:id="19755" w:author="UTENTE" w:date="2020-06-30T19:00:00Z"/>
          <w:rFonts w:ascii="Calibri" w:eastAsia="Calibri" w:hAnsi="Calibri" w:cs="Times New Roman"/>
        </w:rPr>
      </w:pPr>
      <w:ins w:id="19756" w:author="UTENTE" w:date="2020-06-30T19:00:00Z">
        <w:r w:rsidRPr="00181FFC">
          <w:rPr>
            <w:rFonts w:ascii="Calibri" w:eastAsia="Calibri" w:hAnsi="Calibri" w:cs="Times New Roman"/>
          </w:rPr>
          <w:t>531.</w:t>
        </w:r>
        <w:r w:rsidRPr="00181FFC">
          <w:rPr>
            <w:rFonts w:ascii="Calibri" w:eastAsia="Calibri" w:hAnsi="Calibri" w:cs="Times New Roman"/>
          </w:rPr>
          <w:tab/>
          <w:t>n "Quasi mi cade il telefono dalle mani dallo shock per l'improvviso invito di Luka."</w:t>
        </w:r>
      </w:ins>
    </w:p>
    <w:p w14:paraId="4058C523" w14:textId="77777777" w:rsidR="00181FFC" w:rsidRPr="00181FFC" w:rsidRDefault="00181FFC" w:rsidP="00181FFC">
      <w:pPr>
        <w:spacing w:line="600" w:lineRule="auto"/>
        <w:jc w:val="left"/>
        <w:rPr>
          <w:ins w:id="19757" w:author="UTENTE" w:date="2020-06-30T19:00:00Z"/>
          <w:rFonts w:ascii="Calibri" w:eastAsia="Calibri" w:hAnsi="Calibri" w:cs="Times New Roman"/>
        </w:rPr>
      </w:pPr>
      <w:ins w:id="19758" w:author="UTENTE" w:date="2020-06-30T19:00:00Z">
        <w:r w:rsidRPr="00181FFC">
          <w:rPr>
            <w:rFonts w:ascii="Calibri" w:eastAsia="Calibri" w:hAnsi="Calibri" w:cs="Times New Roman"/>
          </w:rPr>
          <w:t>532.</w:t>
        </w:r>
        <w:r w:rsidRPr="00181FFC">
          <w:rPr>
            <w:rFonts w:ascii="Calibri" w:eastAsia="Calibri" w:hAnsi="Calibri" w:cs="Times New Roman"/>
          </w:rPr>
          <w:tab/>
          <w:t>l "\"Non pensare a niente di strano, ok?\""</w:t>
        </w:r>
      </w:ins>
    </w:p>
    <w:p w14:paraId="288FB013" w14:textId="77777777" w:rsidR="00181FFC" w:rsidRPr="00181FFC" w:rsidRDefault="00181FFC" w:rsidP="00181FFC">
      <w:pPr>
        <w:spacing w:line="600" w:lineRule="auto"/>
        <w:jc w:val="left"/>
        <w:rPr>
          <w:ins w:id="19759" w:author="UTENTE" w:date="2020-06-30T19:00:00Z"/>
          <w:rFonts w:ascii="Calibri" w:eastAsia="Calibri" w:hAnsi="Calibri" w:cs="Times New Roman"/>
        </w:rPr>
      </w:pPr>
      <w:ins w:id="19760" w:author="UTENTE" w:date="2020-06-30T19:00:00Z">
        <w:r w:rsidRPr="00181FFC">
          <w:rPr>
            <w:rFonts w:ascii="Calibri" w:eastAsia="Calibri" w:hAnsi="Calibri" w:cs="Times New Roman"/>
          </w:rPr>
          <w:t>533.</w:t>
        </w:r>
        <w:r w:rsidRPr="00181FFC">
          <w:rPr>
            <w:rFonts w:ascii="Calibri" w:eastAsia="Calibri" w:hAnsi="Calibri" w:cs="Times New Roman"/>
          </w:rPr>
          <w:tab/>
          <w:t>l "\"Isaac mi ha solo detto che sarebbe carino invitarti, tutto qui.\""</w:t>
        </w:r>
      </w:ins>
    </w:p>
    <w:p w14:paraId="2B629302" w14:textId="77777777" w:rsidR="00181FFC" w:rsidRPr="00181FFC" w:rsidRDefault="00181FFC" w:rsidP="00181FFC">
      <w:pPr>
        <w:spacing w:line="600" w:lineRule="auto"/>
        <w:jc w:val="left"/>
        <w:rPr>
          <w:ins w:id="19761" w:author="UTENTE" w:date="2020-06-30T19:00:00Z"/>
          <w:rFonts w:ascii="Calibri" w:eastAsia="Calibri" w:hAnsi="Calibri" w:cs="Times New Roman"/>
          <w:lang w:val="en-US"/>
          <w:rPrChange w:id="19762" w:author="UTENTE" w:date="2020-06-30T19:00:00Z">
            <w:rPr>
              <w:ins w:id="19763" w:author="UTENTE" w:date="2020-06-30T19:00:00Z"/>
              <w:rFonts w:ascii="Calibri" w:eastAsia="Calibri" w:hAnsi="Calibri" w:cs="Times New Roman"/>
            </w:rPr>
          </w:rPrChange>
        </w:rPr>
      </w:pPr>
      <w:ins w:id="19764" w:author="UTENTE" w:date="2020-06-30T19:00:00Z">
        <w:r w:rsidRPr="00181FFC">
          <w:rPr>
            <w:rFonts w:ascii="Calibri" w:eastAsia="Calibri" w:hAnsi="Calibri" w:cs="Times New Roman"/>
            <w:lang w:val="en-US"/>
            <w:rPrChange w:id="19765" w:author="UTENTE" w:date="2020-06-30T19:00:00Z">
              <w:rPr>
                <w:rFonts w:ascii="Calibri" w:eastAsia="Calibri" w:hAnsi="Calibri" w:cs="Times New Roman"/>
              </w:rPr>
            </w:rPrChange>
          </w:rPr>
          <w:t>534.</w:t>
        </w:r>
        <w:r w:rsidRPr="00181FFC">
          <w:rPr>
            <w:rFonts w:ascii="Calibri" w:eastAsia="Calibri" w:hAnsi="Calibri" w:cs="Times New Roman"/>
            <w:lang w:val="en-US"/>
            <w:rPrChange w:id="19766" w:author="UTENTE" w:date="2020-06-30T19:00:00Z">
              <w:rPr>
                <w:rFonts w:ascii="Calibri" w:eastAsia="Calibri" w:hAnsi="Calibri" w:cs="Times New Roman"/>
              </w:rPr>
            </w:rPrChange>
          </w:rPr>
          <w:tab/>
          <w:t>mcp "\"…\"" </w:t>
        </w:r>
        <w:r w:rsidRPr="00181FFC">
          <w:rPr>
            <w:rFonts w:ascii="Calibri" w:eastAsia="Calibri" w:hAnsi="Calibri" w:cs="Times New Roman"/>
            <w:lang w:val="en-US"/>
            <w:rPrChange w:id="19767" w:author="UTENTE" w:date="2020-06-30T19:00:00Z">
              <w:rPr>
                <w:rFonts w:ascii="Calibri" w:eastAsia="Calibri" w:hAnsi="Calibri" w:cs="Times New Roman"/>
              </w:rPr>
            </w:rPrChange>
          </w:rPr>
          <w:br w:type="page"/>
        </w:r>
      </w:ins>
    </w:p>
    <w:p w14:paraId="7FAE7FDA" w14:textId="77777777" w:rsidR="00181FFC" w:rsidRPr="00181FFC" w:rsidRDefault="00181FFC" w:rsidP="00181FFC">
      <w:pPr>
        <w:spacing w:line="600" w:lineRule="auto"/>
        <w:jc w:val="left"/>
        <w:rPr>
          <w:ins w:id="19768" w:author="UTENTE" w:date="2020-06-30T19:00:00Z"/>
          <w:rFonts w:ascii="Calibri" w:eastAsia="Calibri" w:hAnsi="Calibri" w:cs="Times New Roman"/>
          <w:lang w:val="en-US"/>
        </w:rPr>
      </w:pPr>
      <w:ins w:id="19769" w:author="UTENTE" w:date="2020-06-30T19:00:00Z">
        <w:r w:rsidRPr="00181FFC">
          <w:rPr>
            <w:rFonts w:ascii="Calibri" w:eastAsia="Calibri" w:hAnsi="Calibri" w:cs="Times New Roman"/>
            <w:lang w:val="en-US"/>
          </w:rPr>
          <w:lastRenderedPageBreak/>
          <w:t>535.</w:t>
        </w:r>
        <w:r w:rsidRPr="00181FFC">
          <w:rPr>
            <w:rFonts w:ascii="Calibri" w:eastAsia="Calibri" w:hAnsi="Calibri" w:cs="Times New Roman"/>
            <w:lang w:val="en-US"/>
          </w:rPr>
          <w:tab/>
          <w:t>n "Did Isaac really tell him that? {w}Is he trying to get us together on purpose…?"</w:t>
        </w:r>
      </w:ins>
    </w:p>
    <w:p w14:paraId="646BBD03" w14:textId="77777777" w:rsidR="00181FFC" w:rsidRPr="00181FFC" w:rsidRDefault="00181FFC" w:rsidP="00181FFC">
      <w:pPr>
        <w:spacing w:line="600" w:lineRule="auto"/>
        <w:jc w:val="left"/>
        <w:rPr>
          <w:ins w:id="19770" w:author="UTENTE" w:date="2020-06-30T19:00:00Z"/>
          <w:rFonts w:ascii="Calibri" w:eastAsia="Calibri" w:hAnsi="Calibri" w:cs="Times New Roman"/>
          <w:lang w:val="en-US"/>
        </w:rPr>
      </w:pPr>
      <w:ins w:id="19771" w:author="UTENTE" w:date="2020-06-30T19:00:00Z">
        <w:r w:rsidRPr="00181FFC">
          <w:rPr>
            <w:rFonts w:ascii="Calibri" w:eastAsia="Calibri" w:hAnsi="Calibri" w:cs="Times New Roman"/>
            <w:lang w:val="en-US"/>
          </w:rPr>
          <w:t>536.</w:t>
        </w:r>
        <w:r w:rsidRPr="00181FFC">
          <w:rPr>
            <w:rFonts w:ascii="Calibri" w:eastAsia="Calibri" w:hAnsi="Calibri" w:cs="Times New Roman"/>
            <w:lang w:val="en-US"/>
          </w:rPr>
          <w:tab/>
          <w:t>n "Or is Luka just making it up as an excuse? Damn it, I can't read this situation at all."</w:t>
        </w:r>
      </w:ins>
    </w:p>
    <w:p w14:paraId="143F0ECF" w14:textId="77777777" w:rsidR="00181FFC" w:rsidRPr="00181FFC" w:rsidRDefault="00181FFC" w:rsidP="00181FFC">
      <w:pPr>
        <w:spacing w:line="600" w:lineRule="auto"/>
        <w:jc w:val="left"/>
        <w:rPr>
          <w:ins w:id="19772" w:author="UTENTE" w:date="2020-06-30T19:00:00Z"/>
          <w:rFonts w:ascii="Calibri" w:eastAsia="Calibri" w:hAnsi="Calibri" w:cs="Times New Roman"/>
          <w:lang w:val="en-US"/>
        </w:rPr>
      </w:pPr>
      <w:ins w:id="19773" w:author="UTENTE" w:date="2020-06-30T19:00:00Z">
        <w:r w:rsidRPr="00181FFC">
          <w:rPr>
            <w:rFonts w:ascii="Calibri" w:eastAsia="Calibri" w:hAnsi="Calibri" w:cs="Times New Roman"/>
            <w:lang w:val="en-US"/>
          </w:rPr>
          <w:t>537.</w:t>
        </w:r>
        <w:r w:rsidRPr="00181FFC">
          <w:rPr>
            <w:rFonts w:ascii="Calibri" w:eastAsia="Calibri" w:hAnsi="Calibri" w:cs="Times New Roman"/>
            <w:lang w:val="en-US"/>
          </w:rPr>
          <w:tab/>
          <w:t>mcp "\"Well, why not? Sounds fun to me.\""</w:t>
        </w:r>
      </w:ins>
    </w:p>
    <w:p w14:paraId="5227D232" w14:textId="77777777" w:rsidR="00181FFC" w:rsidRPr="00181FFC" w:rsidRDefault="00181FFC" w:rsidP="00181FFC">
      <w:pPr>
        <w:spacing w:line="600" w:lineRule="auto"/>
        <w:jc w:val="left"/>
        <w:rPr>
          <w:ins w:id="19774" w:author="UTENTE" w:date="2020-06-30T19:00:00Z"/>
          <w:rFonts w:ascii="Calibri" w:eastAsia="Calibri" w:hAnsi="Calibri" w:cs="Times New Roman"/>
          <w:lang w:val="en-US"/>
        </w:rPr>
      </w:pPr>
      <w:ins w:id="19775" w:author="UTENTE" w:date="2020-06-30T19:00:00Z">
        <w:r w:rsidRPr="00181FFC">
          <w:rPr>
            <w:rFonts w:ascii="Calibri" w:eastAsia="Calibri" w:hAnsi="Calibri" w:cs="Times New Roman"/>
            <w:lang w:val="en-US"/>
          </w:rPr>
          <w:t>538.</w:t>
        </w:r>
        <w:r w:rsidRPr="00181FFC">
          <w:rPr>
            <w:rFonts w:ascii="Calibri" w:eastAsia="Calibri" w:hAnsi="Calibri" w:cs="Times New Roman"/>
            <w:lang w:val="en-US"/>
          </w:rPr>
          <w:tab/>
          <w:t>mcp "\"Should I bring a gift for my host? Maybe some sugary sodas for you?\""</w:t>
        </w:r>
      </w:ins>
    </w:p>
    <w:p w14:paraId="5CB7AE71" w14:textId="77777777" w:rsidR="00181FFC" w:rsidRPr="00181FFC" w:rsidRDefault="00181FFC" w:rsidP="00181FFC">
      <w:pPr>
        <w:spacing w:line="600" w:lineRule="auto"/>
        <w:jc w:val="left"/>
        <w:rPr>
          <w:ins w:id="19776" w:author="UTENTE" w:date="2020-06-30T19:00:00Z"/>
          <w:rFonts w:ascii="Calibri" w:eastAsia="Calibri" w:hAnsi="Calibri" w:cs="Times New Roman"/>
          <w:lang w:val="en-US"/>
        </w:rPr>
      </w:pPr>
      <w:ins w:id="19777" w:author="UTENTE" w:date="2020-06-30T19:00:00Z">
        <w:r w:rsidRPr="00181FFC">
          <w:rPr>
            <w:rFonts w:ascii="Calibri" w:eastAsia="Calibri" w:hAnsi="Calibri" w:cs="Times New Roman"/>
            <w:lang w:val="en-US"/>
          </w:rPr>
          <w:t>539.</w:t>
        </w:r>
        <w:r w:rsidRPr="00181FFC">
          <w:rPr>
            <w:rFonts w:ascii="Calibri" w:eastAsia="Calibri" w:hAnsi="Calibri" w:cs="Times New Roman"/>
            <w:lang w:val="en-US"/>
          </w:rPr>
          <w:tab/>
          <w:t>l "\"I swear to God, if you show up at the door like that, I'll slam it closed in your face.\""</w:t>
        </w:r>
      </w:ins>
    </w:p>
    <w:p w14:paraId="0DABFC92" w14:textId="77777777" w:rsidR="00181FFC" w:rsidRPr="00181FFC" w:rsidRDefault="00181FFC" w:rsidP="00181FFC">
      <w:pPr>
        <w:spacing w:line="600" w:lineRule="auto"/>
        <w:jc w:val="left"/>
        <w:rPr>
          <w:ins w:id="19778" w:author="UTENTE" w:date="2020-06-30T19:00:00Z"/>
          <w:rFonts w:ascii="Calibri" w:eastAsia="Calibri" w:hAnsi="Calibri" w:cs="Times New Roman"/>
          <w:lang w:val="en-US"/>
        </w:rPr>
      </w:pPr>
      <w:ins w:id="19779" w:author="UTENTE" w:date="2020-06-30T19:00:00Z">
        <w:r w:rsidRPr="00181FFC">
          <w:rPr>
            <w:rFonts w:ascii="Calibri" w:eastAsia="Calibri" w:hAnsi="Calibri" w:cs="Times New Roman"/>
            <w:lang w:val="en-US"/>
          </w:rPr>
          <w:t>540.</w:t>
        </w:r>
        <w:r w:rsidRPr="00181FFC">
          <w:rPr>
            <w:rFonts w:ascii="Calibri" w:eastAsia="Calibri" w:hAnsi="Calibri" w:cs="Times New Roman"/>
            <w:lang w:val="en-US"/>
          </w:rPr>
          <w:tab/>
          <w:t>n "––And without further ceremony, the line abruptly cuts off."</w:t>
        </w:r>
      </w:ins>
    </w:p>
    <w:p w14:paraId="1A052683" w14:textId="77777777" w:rsidR="00181FFC" w:rsidRPr="00181FFC" w:rsidRDefault="00181FFC" w:rsidP="00181FFC">
      <w:pPr>
        <w:spacing w:line="600" w:lineRule="auto"/>
        <w:jc w:val="left"/>
        <w:rPr>
          <w:ins w:id="19780" w:author="UTENTE" w:date="2020-06-30T19:00:00Z"/>
          <w:rFonts w:ascii="Calibri" w:eastAsia="Calibri" w:hAnsi="Calibri" w:cs="Times New Roman"/>
          <w:lang w:val="en-US"/>
        </w:rPr>
      </w:pPr>
      <w:ins w:id="19781" w:author="UTENTE" w:date="2020-06-30T19:00:00Z">
        <w:r w:rsidRPr="00181FFC">
          <w:rPr>
            <w:rFonts w:ascii="Calibri" w:eastAsia="Calibri" w:hAnsi="Calibri" w:cs="Times New Roman"/>
            <w:lang w:val="en-US"/>
          </w:rPr>
          <w:t>541.</w:t>
        </w:r>
        <w:r w:rsidRPr="00181FFC">
          <w:rPr>
            <w:rFonts w:ascii="Calibri" w:eastAsia="Calibri" w:hAnsi="Calibri" w:cs="Times New Roman"/>
            <w:lang w:val="en-US"/>
          </w:rPr>
          <w:tab/>
          <w:t>mcp "\"Oh, Luka. The true Casanova of our century.\""</w:t>
        </w:r>
      </w:ins>
    </w:p>
    <w:p w14:paraId="52A32F47" w14:textId="77777777" w:rsidR="00181FFC" w:rsidRPr="00181FFC" w:rsidRDefault="00181FFC" w:rsidP="00181FFC">
      <w:pPr>
        <w:spacing w:line="600" w:lineRule="auto"/>
        <w:jc w:val="left"/>
        <w:rPr>
          <w:ins w:id="19782" w:author="UTENTE" w:date="2020-06-30T19:00:00Z"/>
          <w:rFonts w:ascii="Calibri" w:eastAsia="Calibri" w:hAnsi="Calibri" w:cs="Times New Roman"/>
          <w:lang w:val="en-US"/>
        </w:rPr>
      </w:pPr>
      <w:ins w:id="19783" w:author="UTENTE" w:date="2020-06-30T19:00:00Z">
        <w:r w:rsidRPr="00181FFC">
          <w:rPr>
            <w:rFonts w:ascii="Calibri" w:eastAsia="Calibri" w:hAnsi="Calibri" w:cs="Times New Roman"/>
            <w:lang w:val="en-US"/>
          </w:rPr>
          <w:t>542.</w:t>
        </w:r>
        <w:r w:rsidRPr="00181FFC">
          <w:rPr>
            <w:rFonts w:ascii="Calibri" w:eastAsia="Calibri" w:hAnsi="Calibri" w:cs="Times New Roman"/>
            <w:lang w:val="en-US"/>
          </w:rPr>
          <w:tab/>
          <w:t>n "A soft beep signals that Luka's texted the apartment's address to my phone, along with a few rude words."</w:t>
        </w:r>
      </w:ins>
    </w:p>
    <w:p w14:paraId="59599FC4" w14:textId="77777777" w:rsidR="00181FFC" w:rsidRPr="00181FFC" w:rsidRDefault="00181FFC" w:rsidP="00181FFC">
      <w:pPr>
        <w:spacing w:line="600" w:lineRule="auto"/>
        <w:jc w:val="left"/>
        <w:rPr>
          <w:ins w:id="19784" w:author="UTENTE" w:date="2020-06-30T19:00:00Z"/>
          <w:rFonts w:ascii="Calibri" w:eastAsia="Calibri" w:hAnsi="Calibri" w:cs="Times New Roman"/>
          <w:lang w:val="en-US"/>
        </w:rPr>
      </w:pPr>
      <w:ins w:id="19785" w:author="UTENTE" w:date="2020-06-30T19:00:00Z">
        <w:r w:rsidRPr="00181FFC">
          <w:rPr>
            <w:rFonts w:ascii="Calibri" w:eastAsia="Calibri" w:hAnsi="Calibri" w:cs="Times New Roman"/>
            <w:lang w:val="en-US"/>
          </w:rPr>
          <w:t>543.</w:t>
        </w:r>
        <w:r w:rsidRPr="00181FFC">
          <w:rPr>
            <w:rFonts w:ascii="Calibri" w:eastAsia="Calibri" w:hAnsi="Calibri" w:cs="Times New Roman"/>
            <w:lang w:val="en-US"/>
          </w:rPr>
          <w:tab/>
          <w:t>n "After letting out a playful sigh, I spend a few minutes grooming myself, making sure I look at least a little presentable."</w:t>
        </w:r>
      </w:ins>
    </w:p>
    <w:p w14:paraId="5E530E66" w14:textId="77777777" w:rsidR="00181FFC" w:rsidRPr="00181FFC" w:rsidRDefault="00181FFC" w:rsidP="00181FFC">
      <w:pPr>
        <w:spacing w:line="600" w:lineRule="auto"/>
        <w:jc w:val="left"/>
        <w:rPr>
          <w:ins w:id="19786" w:author="UTENTE" w:date="2020-06-30T19:00:00Z"/>
          <w:rFonts w:ascii="Calibri" w:eastAsia="Calibri" w:hAnsi="Calibri" w:cs="Times New Roman"/>
          <w:lang w:val="en-US"/>
        </w:rPr>
      </w:pPr>
      <w:ins w:id="19787" w:author="UTENTE" w:date="2020-06-30T19:00:00Z">
        <w:r w:rsidRPr="00181FFC">
          <w:rPr>
            <w:rFonts w:ascii="Calibri" w:eastAsia="Calibri" w:hAnsi="Calibri" w:cs="Times New Roman"/>
            <w:lang w:val="en-US"/>
          </w:rPr>
          <w:t>544.</w:t>
        </w:r>
        <w:r w:rsidRPr="00181FFC">
          <w:rPr>
            <w:rFonts w:ascii="Calibri" w:eastAsia="Calibri" w:hAnsi="Calibri" w:cs="Times New Roman"/>
            <w:lang w:val="en-US"/>
          </w:rPr>
          <w:tab/>
          <w:t>n "Then, I head outside to catch a taxi. {w}It's painful having to pay for the stupidly high fare, but the place's too far to walk."</w:t>
        </w:r>
      </w:ins>
    </w:p>
    <w:p w14:paraId="335C43FC" w14:textId="77777777" w:rsidR="00181FFC" w:rsidRPr="00181FFC" w:rsidRDefault="00181FFC" w:rsidP="00181FFC">
      <w:pPr>
        <w:spacing w:line="600" w:lineRule="auto"/>
        <w:jc w:val="left"/>
        <w:rPr>
          <w:ins w:id="19788" w:author="UTENTE" w:date="2020-06-30T19:00:00Z"/>
          <w:rFonts w:ascii="Calibri" w:eastAsia="Calibri" w:hAnsi="Calibri" w:cs="Times New Roman"/>
          <w:lang w:val="en-US"/>
        </w:rPr>
      </w:pPr>
      <w:ins w:id="19789" w:author="UTENTE" w:date="2020-06-30T19:00:00Z">
        <w:r w:rsidRPr="00181FFC">
          <w:rPr>
            <w:rFonts w:ascii="Calibri" w:eastAsia="Calibri" w:hAnsi="Calibri" w:cs="Times New Roman"/>
            <w:lang w:val="en-US"/>
          </w:rPr>
          <w:t>545.</w:t>
        </w:r>
        <w:r w:rsidRPr="00181FFC">
          <w:rPr>
            <w:rFonts w:ascii="Calibri" w:eastAsia="Calibri" w:hAnsi="Calibri" w:cs="Times New Roman"/>
            <w:lang w:val="en-US"/>
          </w:rPr>
          <w:tab/>
          <w:t>mcp "\"Wow…\""</w:t>
        </w:r>
      </w:ins>
    </w:p>
    <w:p w14:paraId="75A8E7B8" w14:textId="77777777" w:rsidR="00181FFC" w:rsidRPr="00181FFC" w:rsidRDefault="00181FFC" w:rsidP="00181FFC">
      <w:pPr>
        <w:spacing w:line="600" w:lineRule="auto"/>
        <w:jc w:val="left"/>
        <w:rPr>
          <w:ins w:id="19790" w:author="UTENTE" w:date="2020-06-30T19:00:00Z"/>
          <w:rFonts w:ascii="Calibri" w:eastAsia="Calibri" w:hAnsi="Calibri" w:cs="Times New Roman"/>
          <w:lang w:val="en-US"/>
        </w:rPr>
      </w:pPr>
      <w:ins w:id="19791" w:author="UTENTE" w:date="2020-06-30T19:00:00Z">
        <w:r w:rsidRPr="00181FFC">
          <w:rPr>
            <w:rFonts w:ascii="Calibri" w:eastAsia="Calibri" w:hAnsi="Calibri" w:cs="Times New Roman"/>
            <w:lang w:val="en-US"/>
          </w:rPr>
          <w:t>546.</w:t>
        </w:r>
        <w:r w:rsidRPr="00181FFC">
          <w:rPr>
            <w:rFonts w:ascii="Calibri" w:eastAsia="Calibri" w:hAnsi="Calibri" w:cs="Times New Roman"/>
            <w:lang w:val="en-US"/>
          </w:rPr>
          <w:tab/>
          <w:t>n "The huge, fancy apartment building I end up in front of is –– incredibly nice, to say the least." </w:t>
        </w:r>
        <w:r w:rsidRPr="00181FFC">
          <w:rPr>
            <w:rFonts w:ascii="Calibri" w:eastAsia="Calibri" w:hAnsi="Calibri" w:cs="Times New Roman"/>
            <w:lang w:val="en-US"/>
          </w:rPr>
          <w:br w:type="page"/>
        </w:r>
      </w:ins>
    </w:p>
    <w:p w14:paraId="6BCE817E" w14:textId="77777777" w:rsidR="00181FFC" w:rsidRPr="00181FFC" w:rsidRDefault="00181FFC" w:rsidP="00181FFC">
      <w:pPr>
        <w:spacing w:line="600" w:lineRule="auto"/>
        <w:jc w:val="left"/>
        <w:rPr>
          <w:ins w:id="19792" w:author="UTENTE" w:date="2020-06-30T19:00:00Z"/>
          <w:rFonts w:ascii="Calibri" w:eastAsia="Calibri" w:hAnsi="Calibri" w:cs="Times New Roman"/>
        </w:rPr>
      </w:pPr>
      <w:ins w:id="19793" w:author="UTENTE" w:date="2020-06-30T19:00:00Z">
        <w:r w:rsidRPr="00181FFC">
          <w:rPr>
            <w:rFonts w:ascii="Calibri" w:eastAsia="Calibri" w:hAnsi="Calibri" w:cs="Times New Roman"/>
          </w:rPr>
          <w:lastRenderedPageBreak/>
          <w:t>535.</w:t>
        </w:r>
        <w:r w:rsidRPr="00181FFC">
          <w:rPr>
            <w:rFonts w:ascii="Calibri" w:eastAsia="Calibri" w:hAnsi="Calibri" w:cs="Times New Roman"/>
          </w:rPr>
          <w:tab/>
          <w:t>n "Gliel'ha detto Isaac?{w} Sta cercando di farci mettere assieme per caso…?"</w:t>
        </w:r>
      </w:ins>
    </w:p>
    <w:p w14:paraId="6C4A9E28" w14:textId="77777777" w:rsidR="00181FFC" w:rsidRPr="00181FFC" w:rsidRDefault="00181FFC" w:rsidP="00181FFC">
      <w:pPr>
        <w:spacing w:line="600" w:lineRule="auto"/>
        <w:jc w:val="left"/>
        <w:rPr>
          <w:ins w:id="19794" w:author="UTENTE" w:date="2020-06-30T19:00:00Z"/>
          <w:rFonts w:ascii="Calibri" w:eastAsia="Calibri" w:hAnsi="Calibri" w:cs="Times New Roman"/>
        </w:rPr>
      </w:pPr>
      <w:ins w:id="19795" w:author="UTENTE" w:date="2020-06-30T19:00:00Z">
        <w:r w:rsidRPr="00181FFC">
          <w:rPr>
            <w:rFonts w:ascii="Calibri" w:eastAsia="Calibri" w:hAnsi="Calibri" w:cs="Times New Roman"/>
          </w:rPr>
          <w:t>536.</w:t>
        </w:r>
        <w:r w:rsidRPr="00181FFC">
          <w:rPr>
            <w:rFonts w:ascii="Calibri" w:eastAsia="Calibri" w:hAnsi="Calibri" w:cs="Times New Roman"/>
          </w:rPr>
          <w:tab/>
          <w:t>n "O Luka si sta semplicemente inventando una scusa? Cavolo, non riesco a capire niente di questa situazione."</w:t>
        </w:r>
      </w:ins>
    </w:p>
    <w:p w14:paraId="05A24737" w14:textId="77777777" w:rsidR="00181FFC" w:rsidRPr="00181FFC" w:rsidRDefault="00181FFC" w:rsidP="00181FFC">
      <w:pPr>
        <w:spacing w:line="600" w:lineRule="auto"/>
        <w:jc w:val="left"/>
        <w:rPr>
          <w:ins w:id="19796" w:author="UTENTE" w:date="2020-06-30T19:00:00Z"/>
          <w:rFonts w:ascii="Calibri" w:eastAsia="Calibri" w:hAnsi="Calibri" w:cs="Times New Roman"/>
        </w:rPr>
      </w:pPr>
      <w:ins w:id="19797" w:author="UTENTE" w:date="2020-06-30T19:00:00Z">
        <w:r w:rsidRPr="00181FFC">
          <w:rPr>
            <w:rFonts w:ascii="Calibri" w:eastAsia="Calibri" w:hAnsi="Calibri" w:cs="Times New Roman"/>
          </w:rPr>
          <w:t>537.</w:t>
        </w:r>
        <w:r w:rsidRPr="00181FFC">
          <w:rPr>
            <w:rFonts w:ascii="Calibri" w:eastAsia="Calibri" w:hAnsi="Calibri" w:cs="Times New Roman"/>
          </w:rPr>
          <w:tab/>
          <w:t>mcp "\"Beh, perché no? Sembra divertente. "</w:t>
        </w:r>
      </w:ins>
    </w:p>
    <w:p w14:paraId="3D92C500" w14:textId="77777777" w:rsidR="00181FFC" w:rsidRPr="00181FFC" w:rsidRDefault="00181FFC" w:rsidP="00181FFC">
      <w:pPr>
        <w:spacing w:line="600" w:lineRule="auto"/>
        <w:jc w:val="left"/>
        <w:rPr>
          <w:ins w:id="19798" w:author="UTENTE" w:date="2020-06-30T19:00:00Z"/>
          <w:rFonts w:ascii="Calibri" w:eastAsia="Calibri" w:hAnsi="Calibri" w:cs="Times New Roman"/>
        </w:rPr>
      </w:pPr>
      <w:ins w:id="19799" w:author="UTENTE" w:date="2020-06-30T19:00:00Z">
        <w:r w:rsidRPr="00181FFC">
          <w:rPr>
            <w:rFonts w:ascii="Calibri" w:eastAsia="Calibri" w:hAnsi="Calibri" w:cs="Times New Roman"/>
          </w:rPr>
          <w:t>538.</w:t>
        </w:r>
        <w:r w:rsidRPr="00181FFC">
          <w:rPr>
            <w:rFonts w:ascii="Calibri" w:eastAsia="Calibri" w:hAnsi="Calibri" w:cs="Times New Roman"/>
          </w:rPr>
          <w:tab/>
          <w:t>mcp "\"Devo portare un regalo per i padroni di casa? Magari qualche bevanda zuccherosa per te?\""</w:t>
        </w:r>
      </w:ins>
    </w:p>
    <w:p w14:paraId="429C576F" w14:textId="77777777" w:rsidR="00181FFC" w:rsidRPr="00181FFC" w:rsidRDefault="00181FFC" w:rsidP="00181FFC">
      <w:pPr>
        <w:spacing w:line="600" w:lineRule="auto"/>
        <w:jc w:val="left"/>
        <w:rPr>
          <w:ins w:id="19800" w:author="UTENTE" w:date="2020-06-30T19:00:00Z"/>
          <w:rFonts w:ascii="Calibri" w:eastAsia="Calibri" w:hAnsi="Calibri" w:cs="Times New Roman"/>
        </w:rPr>
      </w:pPr>
      <w:ins w:id="19801" w:author="UTENTE" w:date="2020-06-30T19:00:00Z">
        <w:r w:rsidRPr="00181FFC">
          <w:rPr>
            <w:rFonts w:ascii="Calibri" w:eastAsia="Calibri" w:hAnsi="Calibri" w:cs="Times New Roman"/>
          </w:rPr>
          <w:t>539.</w:t>
        </w:r>
        <w:r w:rsidRPr="00181FFC">
          <w:rPr>
            <w:rFonts w:ascii="Calibri" w:eastAsia="Calibri" w:hAnsi="Calibri" w:cs="Times New Roman"/>
          </w:rPr>
          <w:tab/>
          <w:t>l "\"Giuro su Dio che se ti presenti alla mia porta in quel modo, te la sbatto in faccia.\""</w:t>
        </w:r>
      </w:ins>
    </w:p>
    <w:p w14:paraId="02D30D47" w14:textId="77777777" w:rsidR="00181FFC" w:rsidRPr="00181FFC" w:rsidRDefault="00181FFC" w:rsidP="00181FFC">
      <w:pPr>
        <w:spacing w:line="600" w:lineRule="auto"/>
        <w:jc w:val="left"/>
        <w:rPr>
          <w:ins w:id="19802" w:author="UTENTE" w:date="2020-06-30T19:00:00Z"/>
          <w:rFonts w:ascii="Calibri" w:eastAsia="Calibri" w:hAnsi="Calibri" w:cs="Times New Roman"/>
        </w:rPr>
      </w:pPr>
      <w:ins w:id="19803" w:author="UTENTE" w:date="2020-06-30T19:00:00Z">
        <w:r w:rsidRPr="00181FFC">
          <w:rPr>
            <w:rFonts w:ascii="Calibri" w:eastAsia="Calibri" w:hAnsi="Calibri" w:cs="Times New Roman"/>
          </w:rPr>
          <w:t>540.</w:t>
        </w:r>
        <w:r w:rsidRPr="00181FFC">
          <w:rPr>
            <w:rFonts w:ascii="Calibri" w:eastAsia="Calibri" w:hAnsi="Calibri" w:cs="Times New Roman"/>
          </w:rPr>
          <w:tab/>
          <w:t>n "--E senza dire altro, cade la linea."</w:t>
        </w:r>
      </w:ins>
    </w:p>
    <w:p w14:paraId="75B108FF" w14:textId="77777777" w:rsidR="00181FFC" w:rsidRPr="00181FFC" w:rsidRDefault="00181FFC" w:rsidP="00181FFC">
      <w:pPr>
        <w:spacing w:line="600" w:lineRule="auto"/>
        <w:jc w:val="left"/>
        <w:rPr>
          <w:ins w:id="19804" w:author="UTENTE" w:date="2020-06-30T19:00:00Z"/>
          <w:rFonts w:ascii="Calibri" w:eastAsia="Calibri" w:hAnsi="Calibri" w:cs="Times New Roman"/>
        </w:rPr>
      </w:pPr>
      <w:ins w:id="19805" w:author="UTENTE" w:date="2020-06-30T19:00:00Z">
        <w:r w:rsidRPr="00181FFC">
          <w:rPr>
            <w:rFonts w:ascii="Calibri" w:eastAsia="Calibri" w:hAnsi="Calibri" w:cs="Times New Roman"/>
          </w:rPr>
          <w:t>541.</w:t>
        </w:r>
        <w:r w:rsidRPr="00181FFC">
          <w:rPr>
            <w:rFonts w:ascii="Calibri" w:eastAsia="Calibri" w:hAnsi="Calibri" w:cs="Times New Roman"/>
          </w:rPr>
          <w:tab/>
          <w:t>mcp "\"Oh, Luka. Il vero Casanova del nostro secolo.\""</w:t>
        </w:r>
      </w:ins>
    </w:p>
    <w:p w14:paraId="23B3254A" w14:textId="77777777" w:rsidR="00181FFC" w:rsidRPr="00181FFC" w:rsidRDefault="00181FFC" w:rsidP="00181FFC">
      <w:pPr>
        <w:spacing w:line="600" w:lineRule="auto"/>
        <w:jc w:val="left"/>
        <w:rPr>
          <w:ins w:id="19806" w:author="UTENTE" w:date="2020-06-30T19:00:00Z"/>
          <w:rFonts w:ascii="Calibri" w:eastAsia="Calibri" w:hAnsi="Calibri" w:cs="Times New Roman"/>
        </w:rPr>
      </w:pPr>
      <w:ins w:id="19807" w:author="UTENTE" w:date="2020-06-30T19:00:00Z">
        <w:r w:rsidRPr="00181FFC">
          <w:rPr>
            <w:rFonts w:ascii="Calibri" w:eastAsia="Calibri" w:hAnsi="Calibri" w:cs="Times New Roman"/>
          </w:rPr>
          <w:t>542.</w:t>
        </w:r>
        <w:r w:rsidRPr="00181FFC">
          <w:rPr>
            <w:rFonts w:ascii="Calibri" w:eastAsia="Calibri" w:hAnsi="Calibri" w:cs="Times New Roman"/>
          </w:rPr>
          <w:tab/>
          <w:t>n "Un leggero bip mi notifica che Luka mi ha scritto l'indirizzo, insieme ad altre parole volgari."</w:t>
        </w:r>
      </w:ins>
    </w:p>
    <w:p w14:paraId="2AAA3BA9" w14:textId="77777777" w:rsidR="00181FFC" w:rsidRPr="00181FFC" w:rsidRDefault="00181FFC" w:rsidP="00181FFC">
      <w:pPr>
        <w:spacing w:line="600" w:lineRule="auto"/>
        <w:jc w:val="left"/>
        <w:rPr>
          <w:ins w:id="19808" w:author="UTENTE" w:date="2020-06-30T19:00:00Z"/>
          <w:rFonts w:ascii="Calibri" w:eastAsia="Calibri" w:hAnsi="Calibri" w:cs="Times New Roman"/>
        </w:rPr>
      </w:pPr>
      <w:ins w:id="19809" w:author="UTENTE" w:date="2020-06-30T19:00:00Z">
        <w:r w:rsidRPr="00181FFC">
          <w:rPr>
            <w:rFonts w:ascii="Calibri" w:eastAsia="Calibri" w:hAnsi="Calibri" w:cs="Times New Roman"/>
          </w:rPr>
          <w:t>543.</w:t>
        </w:r>
        <w:r w:rsidRPr="00181FFC">
          <w:rPr>
            <w:rFonts w:ascii="Calibri" w:eastAsia="Calibri" w:hAnsi="Calibri" w:cs="Times New Roman"/>
          </w:rPr>
          <w:tab/>
          <w:t>n "Dopo aver emesso un sospiro divertito, passo qualche minuto a mettermi a posto, assicurandomi di essere almeno un minimo presentabile."</w:t>
        </w:r>
      </w:ins>
    </w:p>
    <w:p w14:paraId="5FBF8993" w14:textId="77777777" w:rsidR="00181FFC" w:rsidRPr="00181FFC" w:rsidRDefault="00181FFC" w:rsidP="00181FFC">
      <w:pPr>
        <w:spacing w:line="600" w:lineRule="auto"/>
        <w:jc w:val="left"/>
        <w:rPr>
          <w:ins w:id="19810" w:author="UTENTE" w:date="2020-06-30T19:00:00Z"/>
          <w:rFonts w:ascii="Calibri" w:eastAsia="Calibri" w:hAnsi="Calibri" w:cs="Times New Roman"/>
        </w:rPr>
      </w:pPr>
      <w:ins w:id="19811" w:author="UTENTE" w:date="2020-06-30T19:00:00Z">
        <w:r w:rsidRPr="00181FFC">
          <w:rPr>
            <w:rFonts w:ascii="Calibri" w:eastAsia="Calibri" w:hAnsi="Calibri" w:cs="Times New Roman"/>
          </w:rPr>
          <w:t>544.</w:t>
        </w:r>
        <w:r w:rsidRPr="00181FFC">
          <w:rPr>
            <w:rFonts w:ascii="Calibri" w:eastAsia="Calibri" w:hAnsi="Calibri" w:cs="Times New Roman"/>
          </w:rPr>
          <w:tab/>
          <w:t>n "Poi, vado fuori a prendere un taxi. {w}Mi fa male pagare queste tariffe stupidamente alte, ma l'appartamento è troppo lontano per arrivarci a piedi."</w:t>
        </w:r>
      </w:ins>
    </w:p>
    <w:p w14:paraId="520DBBAC" w14:textId="77777777" w:rsidR="00181FFC" w:rsidRPr="00181FFC" w:rsidRDefault="00181FFC" w:rsidP="00181FFC">
      <w:pPr>
        <w:spacing w:line="600" w:lineRule="auto"/>
        <w:jc w:val="left"/>
        <w:rPr>
          <w:ins w:id="19812" w:author="UTENTE" w:date="2020-06-30T19:00:00Z"/>
          <w:rFonts w:ascii="Calibri" w:eastAsia="Calibri" w:hAnsi="Calibri" w:cs="Times New Roman"/>
          <w:rPrChange w:id="19813" w:author="UTENTE" w:date="2020-06-30T19:00:00Z">
            <w:rPr>
              <w:ins w:id="19814" w:author="UTENTE" w:date="2020-06-30T19:00:00Z"/>
              <w:rFonts w:ascii="Calibri" w:eastAsia="Calibri" w:hAnsi="Calibri" w:cs="Times New Roman"/>
              <w:lang w:val="en-US"/>
            </w:rPr>
          </w:rPrChange>
        </w:rPr>
      </w:pPr>
      <w:ins w:id="19815" w:author="UTENTE" w:date="2020-06-30T19:00:00Z">
        <w:r w:rsidRPr="00181FFC">
          <w:rPr>
            <w:rFonts w:ascii="Calibri" w:eastAsia="Calibri" w:hAnsi="Calibri" w:cs="Times New Roman"/>
            <w:rPrChange w:id="19816" w:author="UTENTE" w:date="2020-06-30T19:00:00Z">
              <w:rPr>
                <w:rFonts w:ascii="Calibri" w:eastAsia="Calibri" w:hAnsi="Calibri" w:cs="Times New Roman"/>
                <w:lang w:val="en-US"/>
              </w:rPr>
            </w:rPrChange>
          </w:rPr>
          <w:t>545.</w:t>
        </w:r>
        <w:r w:rsidRPr="00181FFC">
          <w:rPr>
            <w:rFonts w:ascii="Calibri" w:eastAsia="Calibri" w:hAnsi="Calibri" w:cs="Times New Roman"/>
            <w:rPrChange w:id="19817" w:author="UTENTE" w:date="2020-06-30T19:00:00Z">
              <w:rPr>
                <w:rFonts w:ascii="Calibri" w:eastAsia="Calibri" w:hAnsi="Calibri" w:cs="Times New Roman"/>
                <w:lang w:val="en-US"/>
              </w:rPr>
            </w:rPrChange>
          </w:rPr>
          <w:tab/>
          <w:t>mcp "\"Wow…\""</w:t>
        </w:r>
      </w:ins>
    </w:p>
    <w:p w14:paraId="73E58535" w14:textId="77777777" w:rsidR="00181FFC" w:rsidRPr="00181FFC" w:rsidRDefault="00181FFC" w:rsidP="00181FFC">
      <w:pPr>
        <w:spacing w:line="600" w:lineRule="auto"/>
        <w:jc w:val="left"/>
        <w:rPr>
          <w:ins w:id="19818" w:author="UTENTE" w:date="2020-06-30T19:00:00Z"/>
          <w:rFonts w:ascii="Calibri" w:eastAsia="Calibri" w:hAnsi="Calibri" w:cs="Times New Roman"/>
        </w:rPr>
      </w:pPr>
      <w:ins w:id="19819" w:author="UTENTE" w:date="2020-06-30T19:00:00Z">
        <w:r w:rsidRPr="00181FFC">
          <w:rPr>
            <w:rFonts w:ascii="Calibri" w:eastAsia="Calibri" w:hAnsi="Calibri" w:cs="Times New Roman"/>
          </w:rPr>
          <w:t>546.</w:t>
        </w:r>
        <w:r w:rsidRPr="00181FFC">
          <w:rPr>
            <w:rFonts w:ascii="Calibri" w:eastAsia="Calibri" w:hAnsi="Calibri" w:cs="Times New Roman"/>
          </w:rPr>
          <w:tab/>
          <w:t>n "Il gigantesco ed elegante palazzo davanti al quale mi ritrovo è -- incredibilmente bello, per farla breve." </w:t>
        </w:r>
        <w:r w:rsidRPr="00181FFC">
          <w:rPr>
            <w:rFonts w:ascii="Calibri" w:eastAsia="Calibri" w:hAnsi="Calibri" w:cs="Times New Roman"/>
          </w:rPr>
          <w:br w:type="page"/>
        </w:r>
      </w:ins>
    </w:p>
    <w:p w14:paraId="47342648" w14:textId="77777777" w:rsidR="00181FFC" w:rsidRPr="00181FFC" w:rsidRDefault="00181FFC" w:rsidP="00181FFC">
      <w:pPr>
        <w:spacing w:line="600" w:lineRule="auto"/>
        <w:jc w:val="left"/>
        <w:rPr>
          <w:ins w:id="19820" w:author="UTENTE" w:date="2020-06-30T19:00:00Z"/>
          <w:rFonts w:ascii="Calibri" w:eastAsia="Calibri" w:hAnsi="Calibri" w:cs="Times New Roman"/>
          <w:lang w:val="en-US"/>
        </w:rPr>
      </w:pPr>
      <w:ins w:id="19821" w:author="UTENTE" w:date="2020-06-30T19:00:00Z">
        <w:r w:rsidRPr="00181FFC">
          <w:rPr>
            <w:rFonts w:ascii="Calibri" w:eastAsia="Calibri" w:hAnsi="Calibri" w:cs="Times New Roman"/>
            <w:lang w:val="en-US"/>
          </w:rPr>
          <w:lastRenderedPageBreak/>
          <w:t>547.</w:t>
        </w:r>
        <w:r w:rsidRPr="00181FFC">
          <w:rPr>
            <w:rFonts w:ascii="Calibri" w:eastAsia="Calibri" w:hAnsi="Calibri" w:cs="Times New Roman"/>
            <w:lang w:val="en-US"/>
          </w:rPr>
          <w:tab/>
          <w:t>n "Following Luka's directions, I head inside and take the elevator up to one of the top floors."</w:t>
        </w:r>
      </w:ins>
    </w:p>
    <w:p w14:paraId="36AD84E1" w14:textId="77777777" w:rsidR="00181FFC" w:rsidRPr="00181FFC" w:rsidRDefault="00181FFC" w:rsidP="00181FFC">
      <w:pPr>
        <w:spacing w:line="600" w:lineRule="auto"/>
        <w:jc w:val="left"/>
        <w:rPr>
          <w:ins w:id="19822" w:author="UTENTE" w:date="2020-06-30T19:00:00Z"/>
          <w:rFonts w:ascii="Calibri" w:eastAsia="Calibri" w:hAnsi="Calibri" w:cs="Times New Roman"/>
          <w:lang w:val="en-US"/>
        </w:rPr>
      </w:pPr>
      <w:ins w:id="19823" w:author="UTENTE" w:date="2020-06-30T19:00:00Z">
        <w:r w:rsidRPr="00181FFC">
          <w:rPr>
            <w:rFonts w:ascii="Calibri" w:eastAsia="Calibri" w:hAnsi="Calibri" w:cs="Times New Roman"/>
            <w:lang w:val="en-US"/>
          </w:rPr>
          <w:t>548.</w:t>
        </w:r>
        <w:r w:rsidRPr="00181FFC">
          <w:rPr>
            <w:rFonts w:ascii="Calibri" w:eastAsia="Calibri" w:hAnsi="Calibri" w:cs="Times New Roman"/>
            <w:lang w:val="en-US"/>
          </w:rPr>
          <w:tab/>
          <w:t>n "…I'm starting to get a little nervous, to be honest."</w:t>
        </w:r>
      </w:ins>
    </w:p>
    <w:p w14:paraId="39CF74B8" w14:textId="77777777" w:rsidR="00181FFC" w:rsidRPr="00181FFC" w:rsidRDefault="00181FFC" w:rsidP="00181FFC">
      <w:pPr>
        <w:spacing w:line="600" w:lineRule="auto"/>
        <w:jc w:val="left"/>
        <w:rPr>
          <w:ins w:id="19824" w:author="UTENTE" w:date="2020-06-30T19:00:00Z"/>
          <w:rFonts w:ascii="Calibri" w:eastAsia="Calibri" w:hAnsi="Calibri" w:cs="Times New Roman"/>
          <w:lang w:val="en-US"/>
        </w:rPr>
      </w:pPr>
      <w:ins w:id="19825" w:author="UTENTE" w:date="2020-06-30T19:00:00Z">
        <w:r w:rsidRPr="00181FFC">
          <w:rPr>
            <w:rFonts w:ascii="Calibri" w:eastAsia="Calibri" w:hAnsi="Calibri" w:cs="Times New Roman"/>
            <w:lang w:val="en-US"/>
          </w:rPr>
          <w:t>549.</w:t>
        </w:r>
        <w:r w:rsidRPr="00181FFC">
          <w:rPr>
            <w:rFonts w:ascii="Calibri" w:eastAsia="Calibri" w:hAnsi="Calibri" w:cs="Times New Roman"/>
            <w:lang w:val="en-US"/>
          </w:rPr>
          <w:tab/>
          <w:t>n "I feel kinda out of place in a building like this. Remind me to never invite him inside {i}my{/i} apartment."</w:t>
        </w:r>
      </w:ins>
    </w:p>
    <w:p w14:paraId="66BD8D89" w14:textId="77777777" w:rsidR="00181FFC" w:rsidRPr="00181FFC" w:rsidRDefault="00181FFC" w:rsidP="00181FFC">
      <w:pPr>
        <w:spacing w:line="600" w:lineRule="auto"/>
        <w:jc w:val="left"/>
        <w:rPr>
          <w:ins w:id="19826" w:author="UTENTE" w:date="2020-06-30T19:00:00Z"/>
          <w:rFonts w:ascii="Calibri" w:eastAsia="Calibri" w:hAnsi="Calibri" w:cs="Times New Roman"/>
          <w:lang w:val="en-US"/>
        </w:rPr>
      </w:pPr>
      <w:ins w:id="19827" w:author="UTENTE" w:date="2020-06-30T19:00:00Z">
        <w:r w:rsidRPr="00181FFC">
          <w:rPr>
            <w:rFonts w:ascii="Calibri" w:eastAsia="Calibri" w:hAnsi="Calibri" w:cs="Times New Roman"/>
            <w:lang w:val="en-US"/>
          </w:rPr>
          <w:t>550.</w:t>
        </w:r>
        <w:r w:rsidRPr="00181FFC">
          <w:rPr>
            <w:rFonts w:ascii="Calibri" w:eastAsia="Calibri" w:hAnsi="Calibri" w:cs="Times New Roman"/>
            <w:lang w:val="en-US"/>
          </w:rPr>
          <w:tab/>
          <w:t>n "Reaching towards the door, I give a firm knock, holding my breath."</w:t>
        </w:r>
      </w:ins>
    </w:p>
    <w:p w14:paraId="10EBA0AE" w14:textId="77777777" w:rsidR="00181FFC" w:rsidRPr="00181FFC" w:rsidRDefault="00181FFC" w:rsidP="00181FFC">
      <w:pPr>
        <w:spacing w:line="600" w:lineRule="auto"/>
        <w:jc w:val="left"/>
        <w:rPr>
          <w:ins w:id="19828" w:author="UTENTE" w:date="2020-06-30T19:00:00Z"/>
          <w:rFonts w:ascii="Calibri" w:eastAsia="Calibri" w:hAnsi="Calibri" w:cs="Times New Roman"/>
          <w:lang w:val="en-US"/>
        </w:rPr>
      </w:pPr>
      <w:ins w:id="19829" w:author="UTENTE" w:date="2020-06-30T19:00:00Z">
        <w:r w:rsidRPr="00181FFC">
          <w:rPr>
            <w:rFonts w:ascii="Calibri" w:eastAsia="Calibri" w:hAnsi="Calibri" w:cs="Times New Roman"/>
            <w:lang w:val="en-US"/>
          </w:rPr>
          <w:t>551.</w:t>
        </w:r>
        <w:r w:rsidRPr="00181FFC">
          <w:rPr>
            <w:rFonts w:ascii="Calibri" w:eastAsia="Calibri" w:hAnsi="Calibri" w:cs="Times New Roman"/>
            <w:lang w:val="en-US"/>
          </w:rPr>
          <w:tab/>
          <w:t>n "It takes a few moments, but before long ––"</w:t>
        </w:r>
      </w:ins>
    </w:p>
    <w:p w14:paraId="3A7FF9DE" w14:textId="77777777" w:rsidR="00181FFC" w:rsidRPr="00181FFC" w:rsidRDefault="00181FFC" w:rsidP="00181FFC">
      <w:pPr>
        <w:spacing w:line="600" w:lineRule="auto"/>
        <w:jc w:val="left"/>
        <w:rPr>
          <w:ins w:id="19830" w:author="UTENTE" w:date="2020-06-30T19:00:00Z"/>
          <w:rFonts w:ascii="Calibri" w:eastAsia="Calibri" w:hAnsi="Calibri" w:cs="Times New Roman"/>
          <w:lang w:val="en-US"/>
        </w:rPr>
      </w:pPr>
      <w:ins w:id="19831" w:author="UTENTE" w:date="2020-06-30T19:00:00Z">
        <w:r w:rsidRPr="00181FFC">
          <w:rPr>
            <w:rFonts w:ascii="Calibri" w:eastAsia="Calibri" w:hAnsi="Calibri" w:cs="Times New Roman"/>
            <w:lang w:val="en-US"/>
          </w:rPr>
          <w:t>552.</w:t>
        </w:r>
        <w:r w:rsidRPr="00181FFC">
          <w:rPr>
            <w:rFonts w:ascii="Calibri" w:eastAsia="Calibri" w:hAnsi="Calibri" w:cs="Times New Roman"/>
            <w:lang w:val="en-US"/>
          </w:rPr>
          <w:tab/>
          <w:t>l "\"Hey.\""</w:t>
        </w:r>
      </w:ins>
    </w:p>
    <w:p w14:paraId="5AA19E80" w14:textId="77777777" w:rsidR="00181FFC" w:rsidRPr="00181FFC" w:rsidRDefault="00181FFC" w:rsidP="00181FFC">
      <w:pPr>
        <w:spacing w:line="600" w:lineRule="auto"/>
        <w:jc w:val="left"/>
        <w:rPr>
          <w:ins w:id="19832" w:author="UTENTE" w:date="2020-06-30T19:00:00Z"/>
          <w:rFonts w:ascii="Calibri" w:eastAsia="Calibri" w:hAnsi="Calibri" w:cs="Times New Roman"/>
          <w:lang w:val="en-US"/>
        </w:rPr>
      </w:pPr>
      <w:ins w:id="19833" w:author="UTENTE" w:date="2020-06-30T19:00:00Z">
        <w:r w:rsidRPr="00181FFC">
          <w:rPr>
            <w:rFonts w:ascii="Calibri" w:eastAsia="Calibri" w:hAnsi="Calibri" w:cs="Times New Roman"/>
            <w:lang w:val="en-US"/>
          </w:rPr>
          <w:t>553.</w:t>
        </w:r>
        <w:r w:rsidRPr="00181FFC">
          <w:rPr>
            <w:rFonts w:ascii="Calibri" w:eastAsia="Calibri" w:hAnsi="Calibri" w:cs="Times New Roman"/>
            <w:lang w:val="en-US"/>
          </w:rPr>
          <w:tab/>
          <w:t>mc "\"Hey, Lu––\""</w:t>
        </w:r>
      </w:ins>
    </w:p>
    <w:p w14:paraId="054A8113" w14:textId="77777777" w:rsidR="00181FFC" w:rsidRPr="00181FFC" w:rsidRDefault="00181FFC" w:rsidP="00181FFC">
      <w:pPr>
        <w:spacing w:line="600" w:lineRule="auto"/>
        <w:jc w:val="left"/>
        <w:rPr>
          <w:ins w:id="19834" w:author="UTENTE" w:date="2020-06-30T19:00:00Z"/>
          <w:rFonts w:ascii="Calibri" w:eastAsia="Calibri" w:hAnsi="Calibri" w:cs="Times New Roman"/>
          <w:lang w:val="en-US"/>
        </w:rPr>
      </w:pPr>
      <w:ins w:id="19835" w:author="UTENTE" w:date="2020-06-30T19:00:00Z">
        <w:r w:rsidRPr="00181FFC">
          <w:rPr>
            <w:rFonts w:ascii="Calibri" w:eastAsia="Calibri" w:hAnsi="Calibri" w:cs="Times New Roman"/>
            <w:lang w:val="en-US"/>
          </w:rPr>
          <w:t>554.</w:t>
        </w:r>
        <w:r w:rsidRPr="00181FFC">
          <w:rPr>
            <w:rFonts w:ascii="Calibri" w:eastAsia="Calibri" w:hAnsi="Calibri" w:cs="Times New Roman"/>
            <w:lang w:val="en-US"/>
          </w:rPr>
          <w:tab/>
          <w:t>l "\"Make sure you take off your shoes. I don't want you dirtying up the place.\""</w:t>
        </w:r>
      </w:ins>
    </w:p>
    <w:p w14:paraId="164670F3" w14:textId="77777777" w:rsidR="00181FFC" w:rsidRPr="00181FFC" w:rsidRDefault="00181FFC" w:rsidP="00181FFC">
      <w:pPr>
        <w:spacing w:line="600" w:lineRule="auto"/>
        <w:jc w:val="left"/>
        <w:rPr>
          <w:ins w:id="19836" w:author="UTENTE" w:date="2020-06-30T19:00:00Z"/>
          <w:rFonts w:ascii="Calibri" w:eastAsia="Calibri" w:hAnsi="Calibri" w:cs="Times New Roman"/>
          <w:lang w:val="en-US"/>
        </w:rPr>
      </w:pPr>
      <w:ins w:id="19837" w:author="UTENTE" w:date="2020-06-30T19:00:00Z">
        <w:r w:rsidRPr="00181FFC">
          <w:rPr>
            <w:rFonts w:ascii="Calibri" w:eastAsia="Calibri" w:hAnsi="Calibri" w:cs="Times New Roman"/>
            <w:lang w:val="en-US"/>
          </w:rPr>
          <w:t>555.</w:t>
        </w:r>
        <w:r w:rsidRPr="00181FFC">
          <w:rPr>
            <w:rFonts w:ascii="Calibri" w:eastAsia="Calibri" w:hAnsi="Calibri" w:cs="Times New Roman"/>
            <w:lang w:val="en-US"/>
          </w:rPr>
          <w:tab/>
          <w:t>mc "\"…Real gracious host, aren't you?\""</w:t>
        </w:r>
      </w:ins>
    </w:p>
    <w:p w14:paraId="2767D2DA" w14:textId="77777777" w:rsidR="00181FFC" w:rsidRPr="00181FFC" w:rsidRDefault="00181FFC" w:rsidP="00181FFC">
      <w:pPr>
        <w:spacing w:line="600" w:lineRule="auto"/>
        <w:jc w:val="left"/>
        <w:rPr>
          <w:ins w:id="19838" w:author="UTENTE" w:date="2020-06-30T19:00:00Z"/>
          <w:rFonts w:ascii="Calibri" w:eastAsia="Calibri" w:hAnsi="Calibri" w:cs="Times New Roman"/>
          <w:lang w:val="en-US"/>
        </w:rPr>
      </w:pPr>
      <w:ins w:id="19839" w:author="UTENTE" w:date="2020-06-30T19:00:00Z">
        <w:r w:rsidRPr="00181FFC">
          <w:rPr>
            <w:rFonts w:ascii="Calibri" w:eastAsia="Calibri" w:hAnsi="Calibri" w:cs="Times New Roman"/>
            <w:lang w:val="en-US"/>
          </w:rPr>
          <w:t>556.</w:t>
        </w:r>
        <w:r w:rsidRPr="00181FFC">
          <w:rPr>
            <w:rFonts w:ascii="Calibri" w:eastAsia="Calibri" w:hAnsi="Calibri" w:cs="Times New Roman"/>
            <w:lang w:val="en-US"/>
          </w:rPr>
          <w:tab/>
          <w:t>n "The apartment I step into is a modern, beautiful loft."</w:t>
        </w:r>
      </w:ins>
    </w:p>
    <w:p w14:paraId="5510ADFD" w14:textId="77777777" w:rsidR="00181FFC" w:rsidRPr="00181FFC" w:rsidRDefault="00181FFC" w:rsidP="00181FFC">
      <w:pPr>
        <w:spacing w:line="600" w:lineRule="auto"/>
        <w:jc w:val="left"/>
        <w:rPr>
          <w:ins w:id="19840" w:author="UTENTE" w:date="2020-06-30T19:00:00Z"/>
          <w:rFonts w:ascii="Calibri" w:eastAsia="Calibri" w:hAnsi="Calibri" w:cs="Times New Roman"/>
          <w:lang w:val="en-US"/>
        </w:rPr>
      </w:pPr>
      <w:ins w:id="19841" w:author="UTENTE" w:date="2020-06-30T19:00:00Z">
        <w:r w:rsidRPr="00181FFC">
          <w:rPr>
            <w:rFonts w:ascii="Calibri" w:eastAsia="Calibri" w:hAnsi="Calibri" w:cs="Times New Roman"/>
            <w:lang w:val="en-US"/>
          </w:rPr>
          <w:t>557.</w:t>
        </w:r>
        <w:r w:rsidRPr="00181FFC">
          <w:rPr>
            <w:rFonts w:ascii="Calibri" w:eastAsia="Calibri" w:hAnsi="Calibri" w:cs="Times New Roman"/>
            <w:lang w:val="en-US"/>
          </w:rPr>
          <w:tab/>
          <w:t>n "Rent has to be more than my yearly salary, Jesus."</w:t>
        </w:r>
      </w:ins>
    </w:p>
    <w:p w14:paraId="7BEFB6F9" w14:textId="77777777" w:rsidR="00181FFC" w:rsidRPr="00181FFC" w:rsidRDefault="00181FFC" w:rsidP="00181FFC">
      <w:pPr>
        <w:spacing w:line="600" w:lineRule="auto"/>
        <w:jc w:val="left"/>
        <w:rPr>
          <w:ins w:id="19842" w:author="UTENTE" w:date="2020-06-30T19:00:00Z"/>
          <w:rFonts w:ascii="Calibri" w:eastAsia="Calibri" w:hAnsi="Calibri" w:cs="Times New Roman"/>
          <w:lang w:val="en-US"/>
        </w:rPr>
      </w:pPr>
      <w:ins w:id="19843" w:author="UTENTE" w:date="2020-06-30T19:00:00Z">
        <w:r w:rsidRPr="00181FFC">
          <w:rPr>
            <w:rFonts w:ascii="Calibri" w:eastAsia="Calibri" w:hAnsi="Calibri" w:cs="Times New Roman"/>
            <w:lang w:val="en-US"/>
          </w:rPr>
          <w:t>558.</w:t>
        </w:r>
        <w:r w:rsidRPr="00181FFC">
          <w:rPr>
            <w:rFonts w:ascii="Calibri" w:eastAsia="Calibri" w:hAnsi="Calibri" w:cs="Times New Roman"/>
            <w:lang w:val="en-US"/>
          </w:rPr>
          <w:tab/>
          <w:t>mc "\"Where's Isaac? Out working?\""</w:t>
        </w:r>
      </w:ins>
    </w:p>
    <w:p w14:paraId="364B5629" w14:textId="77777777" w:rsidR="00181FFC" w:rsidRPr="00181FFC" w:rsidRDefault="00181FFC" w:rsidP="00181FFC">
      <w:pPr>
        <w:spacing w:line="600" w:lineRule="auto"/>
        <w:jc w:val="left"/>
        <w:rPr>
          <w:ins w:id="19844" w:author="UTENTE" w:date="2020-06-30T19:00:00Z"/>
          <w:rFonts w:ascii="Calibri" w:eastAsia="Calibri" w:hAnsi="Calibri" w:cs="Times New Roman"/>
          <w:lang w:val="en-US"/>
        </w:rPr>
      </w:pPr>
      <w:ins w:id="19845" w:author="UTENTE" w:date="2020-06-30T19:00:00Z">
        <w:r w:rsidRPr="00181FFC">
          <w:rPr>
            <w:rFonts w:ascii="Calibri" w:eastAsia="Calibri" w:hAnsi="Calibri" w:cs="Times New Roman"/>
            <w:lang w:val="en-US"/>
          </w:rPr>
          <w:t>559.</w:t>
        </w:r>
        <w:r w:rsidRPr="00181FFC">
          <w:rPr>
            <w:rFonts w:ascii="Calibri" w:eastAsia="Calibri" w:hAnsi="Calibri" w:cs="Times New Roman"/>
            <w:lang w:val="en-US"/>
          </w:rPr>
          <w:tab/>
          <w:t>l "\"Y-yeah, he's not around…\""</w:t>
        </w:r>
      </w:ins>
    </w:p>
    <w:p w14:paraId="0335255C" w14:textId="77777777" w:rsidR="00181FFC" w:rsidRPr="00181FFC" w:rsidRDefault="00181FFC" w:rsidP="00181FFC">
      <w:pPr>
        <w:spacing w:line="600" w:lineRule="auto"/>
        <w:jc w:val="left"/>
        <w:rPr>
          <w:ins w:id="19846" w:author="UTENTE" w:date="2020-06-30T19:00:00Z"/>
          <w:rFonts w:ascii="Calibri" w:eastAsia="Calibri" w:hAnsi="Calibri" w:cs="Times New Roman"/>
          <w:lang w:val="en-US"/>
        </w:rPr>
      </w:pPr>
      <w:ins w:id="19847" w:author="UTENTE" w:date="2020-06-30T19:00:00Z">
        <w:r w:rsidRPr="00181FFC">
          <w:rPr>
            <w:rFonts w:ascii="Calibri" w:eastAsia="Calibri" w:hAnsi="Calibri" w:cs="Times New Roman"/>
            <w:lang w:val="en-US"/>
          </w:rPr>
          <w:t>560.</w:t>
        </w:r>
        <w:r w:rsidRPr="00181FFC">
          <w:rPr>
            <w:rFonts w:ascii="Calibri" w:eastAsia="Calibri" w:hAnsi="Calibri" w:cs="Times New Roman"/>
            <w:lang w:val="en-US"/>
          </w:rPr>
          <w:tab/>
          <w:t>n "Luka fidgets all of a sudden, looking a little nervous."</w:t>
        </w:r>
      </w:ins>
    </w:p>
    <w:p w14:paraId="28E6F252" w14:textId="77777777" w:rsidR="00181FFC" w:rsidRPr="00181FFC" w:rsidRDefault="00181FFC" w:rsidP="00181FFC">
      <w:pPr>
        <w:spacing w:line="600" w:lineRule="auto"/>
        <w:jc w:val="left"/>
        <w:rPr>
          <w:ins w:id="19848" w:author="UTENTE" w:date="2020-06-30T19:00:00Z"/>
          <w:rFonts w:ascii="Calibri" w:eastAsia="Calibri" w:hAnsi="Calibri" w:cs="Times New Roman"/>
          <w:lang w:val="en-US"/>
        </w:rPr>
      </w:pPr>
      <w:ins w:id="19849" w:author="UTENTE" w:date="2020-06-30T19:00:00Z">
        <w:r w:rsidRPr="00181FFC">
          <w:rPr>
            <w:rFonts w:ascii="Calibri" w:eastAsia="Calibri" w:hAnsi="Calibri" w:cs="Times New Roman"/>
            <w:lang w:val="en-US"/>
          </w:rPr>
          <w:t>561.</w:t>
        </w:r>
        <w:r w:rsidRPr="00181FFC">
          <w:rPr>
            <w:rFonts w:ascii="Calibri" w:eastAsia="Calibri" w:hAnsi="Calibri" w:cs="Times New Roman"/>
            <w:lang w:val="en-US"/>
          </w:rPr>
          <w:tab/>
          <w:t>n "…Is he nervous because we're alone? {w}He's the one who invited me over in the first place!"</w:t>
        </w:r>
      </w:ins>
    </w:p>
    <w:p w14:paraId="3EEAFA99" w14:textId="77777777" w:rsidR="00181FFC" w:rsidRPr="00181FFC" w:rsidRDefault="00181FFC" w:rsidP="00181FFC">
      <w:pPr>
        <w:spacing w:line="600" w:lineRule="auto"/>
        <w:jc w:val="left"/>
        <w:rPr>
          <w:ins w:id="19850" w:author="UTENTE" w:date="2020-06-30T19:00:00Z"/>
          <w:rFonts w:ascii="Calibri" w:eastAsia="Calibri" w:hAnsi="Calibri" w:cs="Times New Roman"/>
          <w:lang w:val="en-US"/>
        </w:rPr>
      </w:pPr>
      <w:ins w:id="19851" w:author="UTENTE" w:date="2020-06-30T19:00:00Z">
        <w:r w:rsidRPr="00181FFC">
          <w:rPr>
            <w:rFonts w:ascii="Calibri" w:eastAsia="Calibri" w:hAnsi="Calibri" w:cs="Times New Roman"/>
            <w:lang w:val="en-US"/>
          </w:rPr>
          <w:t>562.</w:t>
        </w:r>
        <w:r w:rsidRPr="00181FFC">
          <w:rPr>
            <w:rFonts w:ascii="Calibri" w:eastAsia="Calibri" w:hAnsi="Calibri" w:cs="Times New Roman"/>
            <w:lang w:val="en-US"/>
          </w:rPr>
          <w:tab/>
          <w:t>l "\"You wanna go sit down? I can get you a… a drink, or something.\""</w:t>
        </w:r>
      </w:ins>
    </w:p>
    <w:p w14:paraId="579CA303" w14:textId="77777777" w:rsidR="00181FFC" w:rsidRPr="00181FFC" w:rsidRDefault="00181FFC" w:rsidP="00181FFC">
      <w:pPr>
        <w:spacing w:line="600" w:lineRule="auto"/>
        <w:jc w:val="left"/>
        <w:rPr>
          <w:ins w:id="19852" w:author="UTENTE" w:date="2020-06-30T19:00:00Z"/>
          <w:rFonts w:ascii="Calibri" w:eastAsia="Calibri" w:hAnsi="Calibri" w:cs="Times New Roman"/>
          <w:lang w:val="en-US"/>
        </w:rPr>
      </w:pPr>
      <w:ins w:id="19853" w:author="UTENTE" w:date="2020-06-30T19:00:00Z">
        <w:r w:rsidRPr="00181FFC">
          <w:rPr>
            <w:rFonts w:ascii="Calibri" w:eastAsia="Calibri" w:hAnsi="Calibri" w:cs="Times New Roman"/>
            <w:lang w:val="en-US"/>
          </w:rPr>
          <w:t>563.</w:t>
        </w:r>
        <w:r w:rsidRPr="00181FFC">
          <w:rPr>
            <w:rFonts w:ascii="Calibri" w:eastAsia="Calibri" w:hAnsi="Calibri" w:cs="Times New Roman"/>
            <w:lang w:val="en-US"/>
          </w:rPr>
          <w:tab/>
          <w:t>mc "\"Sure. Get me one of whatever you're having.\""</w:t>
        </w:r>
        <w:r w:rsidRPr="00181FFC">
          <w:rPr>
            <w:rFonts w:ascii="Calibri" w:eastAsia="Calibri" w:hAnsi="Calibri" w:cs="Times New Roman"/>
            <w:lang w:val="en-US"/>
          </w:rPr>
          <w:br w:type="page"/>
        </w:r>
      </w:ins>
    </w:p>
    <w:p w14:paraId="2F26855B" w14:textId="77777777" w:rsidR="00181FFC" w:rsidRPr="00181FFC" w:rsidRDefault="00181FFC" w:rsidP="00181FFC">
      <w:pPr>
        <w:spacing w:line="600" w:lineRule="auto"/>
        <w:jc w:val="left"/>
        <w:rPr>
          <w:ins w:id="19854" w:author="UTENTE" w:date="2020-06-30T19:00:00Z"/>
          <w:rFonts w:ascii="Calibri" w:eastAsia="Calibri" w:hAnsi="Calibri" w:cs="Times New Roman"/>
        </w:rPr>
      </w:pPr>
      <w:ins w:id="19855" w:author="UTENTE" w:date="2020-06-30T19:00:00Z">
        <w:r w:rsidRPr="00181FFC">
          <w:rPr>
            <w:rFonts w:ascii="Calibri" w:eastAsia="Calibri" w:hAnsi="Calibri" w:cs="Times New Roman"/>
          </w:rPr>
          <w:lastRenderedPageBreak/>
          <w:t>547.</w:t>
        </w:r>
        <w:r w:rsidRPr="00181FFC">
          <w:rPr>
            <w:rFonts w:ascii="Calibri" w:eastAsia="Calibri" w:hAnsi="Calibri" w:cs="Times New Roman"/>
          </w:rPr>
          <w:tab/>
          <w:t>n "Seguendo le indicazioni di Luka, entro e prendo l'ascensore fino a uno degli ultimi piani."</w:t>
        </w:r>
      </w:ins>
    </w:p>
    <w:p w14:paraId="73D6B0AC" w14:textId="77777777" w:rsidR="00181FFC" w:rsidRPr="00181FFC" w:rsidRDefault="00181FFC" w:rsidP="00181FFC">
      <w:pPr>
        <w:spacing w:line="600" w:lineRule="auto"/>
        <w:jc w:val="left"/>
        <w:rPr>
          <w:ins w:id="19856" w:author="UTENTE" w:date="2020-06-30T19:00:00Z"/>
          <w:rFonts w:ascii="Calibri" w:eastAsia="Calibri" w:hAnsi="Calibri" w:cs="Times New Roman"/>
        </w:rPr>
      </w:pPr>
      <w:ins w:id="19857" w:author="UTENTE" w:date="2020-06-30T19:00:00Z">
        <w:r w:rsidRPr="00181FFC">
          <w:rPr>
            <w:rFonts w:ascii="Calibri" w:eastAsia="Calibri" w:hAnsi="Calibri" w:cs="Times New Roman"/>
          </w:rPr>
          <w:t>548.</w:t>
        </w:r>
        <w:r w:rsidRPr="00181FFC">
          <w:rPr>
            <w:rFonts w:ascii="Calibri" w:eastAsia="Calibri" w:hAnsi="Calibri" w:cs="Times New Roman"/>
          </w:rPr>
          <w:tab/>
          <w:t>n "…Sto iniziando a sentirmi un po' nervoso, ad essere sincero."</w:t>
        </w:r>
      </w:ins>
    </w:p>
    <w:p w14:paraId="0E44B4AB" w14:textId="77777777" w:rsidR="00181FFC" w:rsidRPr="00181FFC" w:rsidRDefault="00181FFC" w:rsidP="00181FFC">
      <w:pPr>
        <w:spacing w:line="600" w:lineRule="auto"/>
        <w:jc w:val="left"/>
        <w:rPr>
          <w:ins w:id="19858" w:author="UTENTE" w:date="2020-06-30T19:00:00Z"/>
          <w:rFonts w:ascii="Calibri" w:eastAsia="Calibri" w:hAnsi="Calibri" w:cs="Times New Roman"/>
        </w:rPr>
      </w:pPr>
      <w:ins w:id="19859" w:author="UTENTE" w:date="2020-06-30T19:00:00Z">
        <w:r w:rsidRPr="00181FFC">
          <w:rPr>
            <w:rFonts w:ascii="Calibri" w:eastAsia="Calibri" w:hAnsi="Calibri" w:cs="Times New Roman"/>
          </w:rPr>
          <w:t>549.</w:t>
        </w:r>
        <w:r w:rsidRPr="00181FFC">
          <w:rPr>
            <w:rFonts w:ascii="Calibri" w:eastAsia="Calibri" w:hAnsi="Calibri" w:cs="Times New Roman"/>
          </w:rPr>
          <w:tab/>
          <w:t>n "Mi sento un po' fuori posto in un palazzo del genere. Devo ricordarmi di non invitarlo mai nel {i}mio{/i} appartamento."</w:t>
        </w:r>
      </w:ins>
    </w:p>
    <w:p w14:paraId="7CD3B319" w14:textId="77777777" w:rsidR="00181FFC" w:rsidRPr="00181FFC" w:rsidRDefault="00181FFC" w:rsidP="00181FFC">
      <w:pPr>
        <w:spacing w:line="600" w:lineRule="auto"/>
        <w:jc w:val="left"/>
        <w:rPr>
          <w:ins w:id="19860" w:author="UTENTE" w:date="2020-06-30T19:00:00Z"/>
          <w:rFonts w:ascii="Calibri" w:eastAsia="Calibri" w:hAnsi="Calibri" w:cs="Times New Roman"/>
        </w:rPr>
      </w:pPr>
      <w:ins w:id="19861" w:author="UTENTE" w:date="2020-06-30T19:00:00Z">
        <w:r w:rsidRPr="00181FFC">
          <w:rPr>
            <w:rFonts w:ascii="Calibri" w:eastAsia="Calibri" w:hAnsi="Calibri" w:cs="Times New Roman"/>
          </w:rPr>
          <w:t>550.</w:t>
        </w:r>
        <w:r w:rsidRPr="00181FFC">
          <w:rPr>
            <w:rFonts w:ascii="Calibri" w:eastAsia="Calibri" w:hAnsi="Calibri" w:cs="Times New Roman"/>
          </w:rPr>
          <w:tab/>
          <w:t>n "Allungando il braccio verso la porta, busso con fermezza, trattenendo il respiro."</w:t>
        </w:r>
      </w:ins>
    </w:p>
    <w:p w14:paraId="608AC203" w14:textId="77777777" w:rsidR="00181FFC" w:rsidRPr="00181FFC" w:rsidRDefault="00181FFC" w:rsidP="00181FFC">
      <w:pPr>
        <w:spacing w:line="600" w:lineRule="auto"/>
        <w:jc w:val="left"/>
        <w:rPr>
          <w:ins w:id="19862" w:author="UTENTE" w:date="2020-06-30T19:00:00Z"/>
          <w:rFonts w:ascii="Calibri" w:eastAsia="Calibri" w:hAnsi="Calibri" w:cs="Times New Roman"/>
        </w:rPr>
      </w:pPr>
      <w:ins w:id="19863" w:author="UTENTE" w:date="2020-06-30T19:00:00Z">
        <w:r w:rsidRPr="00181FFC">
          <w:rPr>
            <w:rFonts w:ascii="Calibri" w:eastAsia="Calibri" w:hAnsi="Calibri" w:cs="Times New Roman"/>
          </w:rPr>
          <w:t>551.</w:t>
        </w:r>
        <w:r w:rsidRPr="00181FFC">
          <w:rPr>
            <w:rFonts w:ascii="Calibri" w:eastAsia="Calibri" w:hAnsi="Calibri" w:cs="Times New Roman"/>
          </w:rPr>
          <w:tab/>
          <w:t>n "Ci vuole qualche secondo, ma poco dopo --"</w:t>
        </w:r>
      </w:ins>
    </w:p>
    <w:p w14:paraId="4641D7B6" w14:textId="77777777" w:rsidR="00181FFC" w:rsidRPr="00181FFC" w:rsidRDefault="00181FFC" w:rsidP="00181FFC">
      <w:pPr>
        <w:spacing w:line="600" w:lineRule="auto"/>
        <w:jc w:val="left"/>
        <w:rPr>
          <w:ins w:id="19864" w:author="UTENTE" w:date="2020-06-30T19:00:00Z"/>
          <w:rFonts w:ascii="Calibri" w:eastAsia="Calibri" w:hAnsi="Calibri" w:cs="Times New Roman"/>
        </w:rPr>
      </w:pPr>
      <w:ins w:id="19865" w:author="UTENTE" w:date="2020-06-30T19:00:00Z">
        <w:r w:rsidRPr="00181FFC">
          <w:rPr>
            <w:rFonts w:ascii="Calibri" w:eastAsia="Calibri" w:hAnsi="Calibri" w:cs="Times New Roman"/>
          </w:rPr>
          <w:t>552.</w:t>
        </w:r>
        <w:r w:rsidRPr="00181FFC">
          <w:rPr>
            <w:rFonts w:ascii="Calibri" w:eastAsia="Calibri" w:hAnsi="Calibri" w:cs="Times New Roman"/>
          </w:rPr>
          <w:tab/>
          <w:t>l "\"Ehi.\""</w:t>
        </w:r>
      </w:ins>
    </w:p>
    <w:p w14:paraId="66FD4D29" w14:textId="77777777" w:rsidR="00181FFC" w:rsidRPr="00181FFC" w:rsidRDefault="00181FFC" w:rsidP="00181FFC">
      <w:pPr>
        <w:spacing w:line="600" w:lineRule="auto"/>
        <w:jc w:val="left"/>
        <w:rPr>
          <w:ins w:id="19866" w:author="UTENTE" w:date="2020-06-30T19:00:00Z"/>
          <w:rFonts w:ascii="Calibri" w:eastAsia="Calibri" w:hAnsi="Calibri" w:cs="Times New Roman"/>
        </w:rPr>
      </w:pPr>
      <w:ins w:id="19867" w:author="UTENTE" w:date="2020-06-30T19:00:00Z">
        <w:r w:rsidRPr="00181FFC">
          <w:rPr>
            <w:rFonts w:ascii="Calibri" w:eastAsia="Calibri" w:hAnsi="Calibri" w:cs="Times New Roman"/>
          </w:rPr>
          <w:t>553.</w:t>
        </w:r>
        <w:r w:rsidRPr="00181FFC">
          <w:rPr>
            <w:rFonts w:ascii="Calibri" w:eastAsia="Calibri" w:hAnsi="Calibri" w:cs="Times New Roman"/>
          </w:rPr>
          <w:tab/>
          <w:t>mc "\"Ehi, Lu--\""</w:t>
        </w:r>
      </w:ins>
    </w:p>
    <w:p w14:paraId="1E861B40" w14:textId="77777777" w:rsidR="00181FFC" w:rsidRPr="00181FFC" w:rsidRDefault="00181FFC" w:rsidP="00181FFC">
      <w:pPr>
        <w:spacing w:line="600" w:lineRule="auto"/>
        <w:jc w:val="left"/>
        <w:rPr>
          <w:ins w:id="19868" w:author="UTENTE" w:date="2020-06-30T19:00:00Z"/>
          <w:rFonts w:ascii="Calibri" w:eastAsia="Calibri" w:hAnsi="Calibri" w:cs="Times New Roman"/>
        </w:rPr>
      </w:pPr>
      <w:ins w:id="19869" w:author="UTENTE" w:date="2020-06-30T19:00:00Z">
        <w:r w:rsidRPr="00181FFC">
          <w:rPr>
            <w:rFonts w:ascii="Calibri" w:eastAsia="Calibri" w:hAnsi="Calibri" w:cs="Times New Roman"/>
          </w:rPr>
          <w:t>554.</w:t>
        </w:r>
        <w:r w:rsidRPr="00181FFC">
          <w:rPr>
            <w:rFonts w:ascii="Calibri" w:eastAsia="Calibri" w:hAnsi="Calibri" w:cs="Times New Roman"/>
          </w:rPr>
          <w:tab/>
          <w:t>l "\"Togliti le scarpe. Non voglio che sporchi tutto.\""</w:t>
        </w:r>
      </w:ins>
    </w:p>
    <w:p w14:paraId="19D03BAC" w14:textId="77777777" w:rsidR="00181FFC" w:rsidRPr="00181FFC" w:rsidRDefault="00181FFC" w:rsidP="00181FFC">
      <w:pPr>
        <w:spacing w:line="600" w:lineRule="auto"/>
        <w:jc w:val="left"/>
        <w:rPr>
          <w:ins w:id="19870" w:author="UTENTE" w:date="2020-06-30T19:00:00Z"/>
          <w:rFonts w:ascii="Calibri" w:eastAsia="Calibri" w:hAnsi="Calibri" w:cs="Times New Roman"/>
        </w:rPr>
      </w:pPr>
      <w:ins w:id="19871" w:author="UTENTE" w:date="2020-06-30T19:00:00Z">
        <w:r w:rsidRPr="00181FFC">
          <w:rPr>
            <w:rFonts w:ascii="Calibri" w:eastAsia="Calibri" w:hAnsi="Calibri" w:cs="Times New Roman"/>
          </w:rPr>
          <w:t>555.</w:t>
        </w:r>
        <w:r w:rsidRPr="00181FFC">
          <w:rPr>
            <w:rFonts w:ascii="Calibri" w:eastAsia="Calibri" w:hAnsi="Calibri" w:cs="Times New Roman"/>
          </w:rPr>
          <w:tab/>
          <w:t>mc "\"…Sei un padrone di casa veramente aggraziato, eh?\""</w:t>
        </w:r>
      </w:ins>
    </w:p>
    <w:p w14:paraId="648DEBA8" w14:textId="77777777" w:rsidR="00181FFC" w:rsidRPr="00181FFC" w:rsidRDefault="00181FFC" w:rsidP="00181FFC">
      <w:pPr>
        <w:spacing w:line="600" w:lineRule="auto"/>
        <w:jc w:val="left"/>
        <w:rPr>
          <w:ins w:id="19872" w:author="UTENTE" w:date="2020-06-30T19:00:00Z"/>
          <w:rFonts w:ascii="Calibri" w:eastAsia="Calibri" w:hAnsi="Calibri" w:cs="Times New Roman"/>
        </w:rPr>
      </w:pPr>
      <w:ins w:id="19873" w:author="UTENTE" w:date="2020-06-30T19:00:00Z">
        <w:r w:rsidRPr="00181FFC">
          <w:rPr>
            <w:rFonts w:ascii="Calibri" w:eastAsia="Calibri" w:hAnsi="Calibri" w:cs="Times New Roman"/>
          </w:rPr>
          <w:t>556.</w:t>
        </w:r>
        <w:r w:rsidRPr="00181FFC">
          <w:rPr>
            <w:rFonts w:ascii="Calibri" w:eastAsia="Calibri" w:hAnsi="Calibri" w:cs="Times New Roman"/>
          </w:rPr>
          <w:tab/>
          <w:t>n "L'appartamento in cui entro è un fantastico loft moderno."</w:t>
        </w:r>
      </w:ins>
    </w:p>
    <w:p w14:paraId="33967262" w14:textId="77777777" w:rsidR="00181FFC" w:rsidRPr="00181FFC" w:rsidRDefault="00181FFC" w:rsidP="00181FFC">
      <w:pPr>
        <w:spacing w:line="600" w:lineRule="auto"/>
        <w:jc w:val="left"/>
        <w:rPr>
          <w:ins w:id="19874" w:author="UTENTE" w:date="2020-06-30T19:00:00Z"/>
          <w:rFonts w:ascii="Calibri" w:eastAsia="Calibri" w:hAnsi="Calibri" w:cs="Times New Roman"/>
        </w:rPr>
      </w:pPr>
      <w:ins w:id="19875" w:author="UTENTE" w:date="2020-06-30T19:00:00Z">
        <w:r w:rsidRPr="00181FFC">
          <w:rPr>
            <w:rFonts w:ascii="Calibri" w:eastAsia="Calibri" w:hAnsi="Calibri" w:cs="Times New Roman"/>
          </w:rPr>
          <w:t>557.</w:t>
        </w:r>
        <w:r w:rsidRPr="00181FFC">
          <w:rPr>
            <w:rFonts w:ascii="Calibri" w:eastAsia="Calibri" w:hAnsi="Calibri" w:cs="Times New Roman"/>
          </w:rPr>
          <w:tab/>
          <w:t>n "L'affitto deve costare più del mio stipendio annuale, Cristo.\""</w:t>
        </w:r>
      </w:ins>
    </w:p>
    <w:p w14:paraId="2DAEF816" w14:textId="77777777" w:rsidR="00181FFC" w:rsidRPr="00181FFC" w:rsidRDefault="00181FFC" w:rsidP="00181FFC">
      <w:pPr>
        <w:spacing w:line="600" w:lineRule="auto"/>
        <w:jc w:val="left"/>
        <w:rPr>
          <w:ins w:id="19876" w:author="UTENTE" w:date="2020-06-30T19:00:00Z"/>
          <w:rFonts w:ascii="Calibri" w:eastAsia="Calibri" w:hAnsi="Calibri" w:cs="Times New Roman"/>
        </w:rPr>
      </w:pPr>
      <w:ins w:id="19877" w:author="UTENTE" w:date="2020-06-30T19:00:00Z">
        <w:r w:rsidRPr="00181FFC">
          <w:rPr>
            <w:rFonts w:ascii="Calibri" w:eastAsia="Calibri" w:hAnsi="Calibri" w:cs="Times New Roman"/>
          </w:rPr>
          <w:t>558.</w:t>
        </w:r>
        <w:r w:rsidRPr="00181FFC">
          <w:rPr>
            <w:rFonts w:ascii="Calibri" w:eastAsia="Calibri" w:hAnsi="Calibri" w:cs="Times New Roman"/>
          </w:rPr>
          <w:tab/>
          <w:t>mc "\"Dov'è Isaac? Fuori per lavoro?\""</w:t>
        </w:r>
      </w:ins>
    </w:p>
    <w:p w14:paraId="2C703FB5" w14:textId="77777777" w:rsidR="00181FFC" w:rsidRPr="00181FFC" w:rsidRDefault="00181FFC" w:rsidP="00181FFC">
      <w:pPr>
        <w:spacing w:line="600" w:lineRule="auto"/>
        <w:jc w:val="left"/>
        <w:rPr>
          <w:ins w:id="19878" w:author="UTENTE" w:date="2020-06-30T19:00:00Z"/>
          <w:rFonts w:ascii="Calibri" w:eastAsia="Calibri" w:hAnsi="Calibri" w:cs="Times New Roman"/>
        </w:rPr>
      </w:pPr>
      <w:ins w:id="19879" w:author="UTENTE" w:date="2020-06-30T19:00:00Z">
        <w:r w:rsidRPr="00181FFC">
          <w:rPr>
            <w:rFonts w:ascii="Calibri" w:eastAsia="Calibri" w:hAnsi="Calibri" w:cs="Times New Roman"/>
          </w:rPr>
          <w:t>559.</w:t>
        </w:r>
        <w:r w:rsidRPr="00181FFC">
          <w:rPr>
            <w:rFonts w:ascii="Calibri" w:eastAsia="Calibri" w:hAnsi="Calibri" w:cs="Times New Roman"/>
          </w:rPr>
          <w:tab/>
          <w:t>l "\"S-sì, non c'è…\""</w:t>
        </w:r>
      </w:ins>
    </w:p>
    <w:p w14:paraId="6948C2D1" w14:textId="77777777" w:rsidR="00181FFC" w:rsidRPr="00181FFC" w:rsidRDefault="00181FFC" w:rsidP="00181FFC">
      <w:pPr>
        <w:spacing w:line="600" w:lineRule="auto"/>
        <w:jc w:val="left"/>
        <w:rPr>
          <w:ins w:id="19880" w:author="UTENTE" w:date="2020-06-30T19:00:00Z"/>
          <w:rFonts w:ascii="Calibri" w:eastAsia="Calibri" w:hAnsi="Calibri" w:cs="Times New Roman"/>
        </w:rPr>
      </w:pPr>
      <w:ins w:id="19881" w:author="UTENTE" w:date="2020-06-30T19:00:00Z">
        <w:r w:rsidRPr="00181FFC">
          <w:rPr>
            <w:rFonts w:ascii="Calibri" w:eastAsia="Calibri" w:hAnsi="Calibri" w:cs="Times New Roman"/>
          </w:rPr>
          <w:t>560.</w:t>
        </w:r>
        <w:r w:rsidRPr="00181FFC">
          <w:rPr>
            <w:rFonts w:ascii="Calibri" w:eastAsia="Calibri" w:hAnsi="Calibri" w:cs="Times New Roman"/>
          </w:rPr>
          <w:tab/>
          <w:t>n "Luka si agita, tutt'a un tratto, un po' nervoso."</w:t>
        </w:r>
      </w:ins>
    </w:p>
    <w:p w14:paraId="2766B161" w14:textId="77777777" w:rsidR="00181FFC" w:rsidRPr="00181FFC" w:rsidRDefault="00181FFC" w:rsidP="00181FFC">
      <w:pPr>
        <w:spacing w:line="600" w:lineRule="auto"/>
        <w:jc w:val="left"/>
        <w:rPr>
          <w:ins w:id="19882" w:author="UTENTE" w:date="2020-06-30T19:00:00Z"/>
          <w:rFonts w:ascii="Calibri" w:eastAsia="Calibri" w:hAnsi="Calibri" w:cs="Times New Roman"/>
        </w:rPr>
      </w:pPr>
      <w:ins w:id="19883" w:author="UTENTE" w:date="2020-06-30T19:00:00Z">
        <w:r w:rsidRPr="00181FFC">
          <w:rPr>
            <w:rFonts w:ascii="Calibri" w:eastAsia="Calibri" w:hAnsi="Calibri" w:cs="Times New Roman"/>
          </w:rPr>
          <w:t>561.</w:t>
        </w:r>
        <w:r w:rsidRPr="00181FFC">
          <w:rPr>
            <w:rFonts w:ascii="Calibri" w:eastAsia="Calibri" w:hAnsi="Calibri" w:cs="Times New Roman"/>
          </w:rPr>
          <w:tab/>
          <w:t>n "…È nervoso perché siamo soli? {w}È stato lui ad invitarmi! "</w:t>
        </w:r>
      </w:ins>
    </w:p>
    <w:p w14:paraId="29AFADD5" w14:textId="77777777" w:rsidR="00181FFC" w:rsidRPr="00181FFC" w:rsidRDefault="00181FFC" w:rsidP="00181FFC">
      <w:pPr>
        <w:spacing w:line="600" w:lineRule="auto"/>
        <w:jc w:val="left"/>
        <w:rPr>
          <w:ins w:id="19884" w:author="UTENTE" w:date="2020-06-30T19:00:00Z"/>
          <w:rFonts w:ascii="Calibri" w:eastAsia="Calibri" w:hAnsi="Calibri" w:cs="Times New Roman"/>
        </w:rPr>
      </w:pPr>
      <w:ins w:id="19885" w:author="UTENTE" w:date="2020-06-30T19:00:00Z">
        <w:r w:rsidRPr="00181FFC">
          <w:rPr>
            <w:rFonts w:ascii="Calibri" w:eastAsia="Calibri" w:hAnsi="Calibri" w:cs="Times New Roman"/>
          </w:rPr>
          <w:t>562.</w:t>
        </w:r>
        <w:r w:rsidRPr="00181FFC">
          <w:rPr>
            <w:rFonts w:ascii="Calibri" w:eastAsia="Calibri" w:hAnsi="Calibri" w:cs="Times New Roman"/>
          </w:rPr>
          <w:tab/>
          <w:t>l "\"Ti va di sederti? Ti porto… qualcosa da bere, o qualcos'altro.\""</w:t>
        </w:r>
      </w:ins>
    </w:p>
    <w:p w14:paraId="53AC84D1" w14:textId="77777777" w:rsidR="00181FFC" w:rsidRPr="00181FFC" w:rsidRDefault="00181FFC" w:rsidP="00181FFC">
      <w:pPr>
        <w:spacing w:line="600" w:lineRule="auto"/>
        <w:jc w:val="left"/>
        <w:rPr>
          <w:ins w:id="19886" w:author="UTENTE" w:date="2020-06-30T19:00:00Z"/>
          <w:rFonts w:ascii="Calibri" w:eastAsia="Calibri" w:hAnsi="Calibri" w:cs="Times New Roman"/>
        </w:rPr>
      </w:pPr>
      <w:ins w:id="19887" w:author="UTENTE" w:date="2020-06-30T19:00:00Z">
        <w:r w:rsidRPr="00181FFC">
          <w:rPr>
            <w:rFonts w:ascii="Calibri" w:eastAsia="Calibri" w:hAnsi="Calibri" w:cs="Times New Roman"/>
          </w:rPr>
          <w:t>563.</w:t>
        </w:r>
        <w:r w:rsidRPr="00181FFC">
          <w:rPr>
            <w:rFonts w:ascii="Calibri" w:eastAsia="Calibri" w:hAnsi="Calibri" w:cs="Times New Roman"/>
          </w:rPr>
          <w:tab/>
          <w:t>mc "\"Certo. Prendo quello che prendi te.\""</w:t>
        </w:r>
        <w:r w:rsidRPr="00181FFC">
          <w:rPr>
            <w:rFonts w:ascii="Calibri" w:eastAsia="Calibri" w:hAnsi="Calibri" w:cs="Times New Roman"/>
          </w:rPr>
          <w:br w:type="page"/>
        </w:r>
      </w:ins>
    </w:p>
    <w:p w14:paraId="1C7027DC" w14:textId="77777777" w:rsidR="00181FFC" w:rsidRPr="00181FFC" w:rsidRDefault="00181FFC" w:rsidP="00181FFC">
      <w:pPr>
        <w:spacing w:line="600" w:lineRule="auto"/>
        <w:jc w:val="left"/>
        <w:rPr>
          <w:ins w:id="19888" w:author="UTENTE" w:date="2020-06-30T19:00:00Z"/>
          <w:rFonts w:ascii="Calibri" w:eastAsia="Calibri" w:hAnsi="Calibri" w:cs="Times New Roman"/>
          <w:lang w:val="en-US"/>
        </w:rPr>
      </w:pPr>
      <w:ins w:id="19889" w:author="UTENTE" w:date="2020-06-30T19:00:00Z">
        <w:r w:rsidRPr="00181FFC">
          <w:rPr>
            <w:rFonts w:ascii="Calibri" w:eastAsia="Calibri" w:hAnsi="Calibri" w:cs="Times New Roman"/>
            <w:lang w:val="en-US"/>
          </w:rPr>
          <w:lastRenderedPageBreak/>
          <w:t>564.</w:t>
        </w:r>
        <w:r w:rsidRPr="00181FFC">
          <w:rPr>
            <w:rFonts w:ascii="Calibri" w:eastAsia="Calibri" w:hAnsi="Calibri" w:cs="Times New Roman"/>
            <w:lang w:val="en-US"/>
          </w:rPr>
          <w:tab/>
          <w:t>l "\"Right.\""</w:t>
        </w:r>
      </w:ins>
    </w:p>
    <w:p w14:paraId="15B5E5E9" w14:textId="77777777" w:rsidR="00181FFC" w:rsidRPr="00181FFC" w:rsidRDefault="00181FFC" w:rsidP="00181FFC">
      <w:pPr>
        <w:spacing w:line="600" w:lineRule="auto"/>
        <w:jc w:val="left"/>
        <w:rPr>
          <w:ins w:id="19890" w:author="UTENTE" w:date="2020-06-30T19:00:00Z"/>
          <w:rFonts w:ascii="Calibri" w:eastAsia="Calibri" w:hAnsi="Calibri" w:cs="Times New Roman"/>
          <w:lang w:val="en-US"/>
        </w:rPr>
      </w:pPr>
      <w:ins w:id="19891" w:author="UTENTE" w:date="2020-06-30T19:00:00Z">
        <w:r w:rsidRPr="00181FFC">
          <w:rPr>
            <w:rFonts w:ascii="Calibri" w:eastAsia="Calibri" w:hAnsi="Calibri" w:cs="Times New Roman"/>
            <w:lang w:val="en-US"/>
          </w:rPr>
          <w:t>565.</w:t>
        </w:r>
        <w:r w:rsidRPr="00181FFC">
          <w:rPr>
            <w:rFonts w:ascii="Calibri" w:eastAsia="Calibri" w:hAnsi="Calibri" w:cs="Times New Roman"/>
            <w:lang w:val="en-US"/>
          </w:rPr>
          <w:tab/>
          <w:t>n "Luka scurries off into the kitchen, and I make my way over to the sofa to sit down."</w:t>
        </w:r>
      </w:ins>
    </w:p>
    <w:p w14:paraId="7E41DDF4" w14:textId="77777777" w:rsidR="00181FFC" w:rsidRPr="00181FFC" w:rsidRDefault="00181FFC" w:rsidP="00181FFC">
      <w:pPr>
        <w:spacing w:line="600" w:lineRule="auto"/>
        <w:jc w:val="left"/>
        <w:rPr>
          <w:ins w:id="19892" w:author="UTENTE" w:date="2020-06-30T19:00:00Z"/>
          <w:rFonts w:ascii="Calibri" w:eastAsia="Calibri" w:hAnsi="Calibri" w:cs="Times New Roman"/>
          <w:lang w:val="en-US"/>
        </w:rPr>
      </w:pPr>
      <w:ins w:id="19893" w:author="UTENTE" w:date="2020-06-30T19:00:00Z">
        <w:r w:rsidRPr="00181FFC">
          <w:rPr>
            <w:rFonts w:ascii="Calibri" w:eastAsia="Calibri" w:hAnsi="Calibri" w:cs="Times New Roman"/>
            <w:lang w:val="en-US"/>
          </w:rPr>
          <w:t>566.</w:t>
        </w:r>
        <w:r w:rsidRPr="00181FFC">
          <w:rPr>
            <w:rFonts w:ascii="Calibri" w:eastAsia="Calibri" w:hAnsi="Calibri" w:cs="Times New Roman"/>
            <w:lang w:val="en-US"/>
          </w:rPr>
          <w:tab/>
          <w:t>n "Damn, this thing is softer than my bed…!"</w:t>
        </w:r>
      </w:ins>
    </w:p>
    <w:p w14:paraId="3FECD054" w14:textId="77777777" w:rsidR="00181FFC" w:rsidRPr="00181FFC" w:rsidRDefault="00181FFC" w:rsidP="00181FFC">
      <w:pPr>
        <w:spacing w:line="600" w:lineRule="auto"/>
        <w:jc w:val="left"/>
        <w:rPr>
          <w:ins w:id="19894" w:author="UTENTE" w:date="2020-06-30T19:00:00Z"/>
          <w:rFonts w:ascii="Calibri" w:eastAsia="Calibri" w:hAnsi="Calibri" w:cs="Times New Roman"/>
          <w:lang w:val="en-US"/>
        </w:rPr>
      </w:pPr>
      <w:ins w:id="19895" w:author="UTENTE" w:date="2020-06-30T19:00:00Z">
        <w:r w:rsidRPr="00181FFC">
          <w:rPr>
            <w:rFonts w:ascii="Calibri" w:eastAsia="Calibri" w:hAnsi="Calibri" w:cs="Times New Roman"/>
            <w:lang w:val="en-US"/>
          </w:rPr>
          <w:t>567.</w:t>
        </w:r>
        <w:r w:rsidRPr="00181FFC">
          <w:rPr>
            <w:rFonts w:ascii="Calibri" w:eastAsia="Calibri" w:hAnsi="Calibri" w:cs="Times New Roman"/>
            <w:lang w:val="en-US"/>
          </w:rPr>
          <w:tab/>
          <w:t>n "Soon, Luka's soft footsteps approach the side of the couch, and he leans over to shove a cold can into my hands."</w:t>
        </w:r>
      </w:ins>
    </w:p>
    <w:p w14:paraId="7B00F590" w14:textId="77777777" w:rsidR="00181FFC" w:rsidRPr="00181FFC" w:rsidRDefault="00181FFC" w:rsidP="00181FFC">
      <w:pPr>
        <w:spacing w:line="600" w:lineRule="auto"/>
        <w:jc w:val="left"/>
        <w:rPr>
          <w:ins w:id="19896" w:author="UTENTE" w:date="2020-06-30T19:00:00Z"/>
          <w:rFonts w:ascii="Calibri" w:eastAsia="Calibri" w:hAnsi="Calibri" w:cs="Times New Roman"/>
          <w:lang w:val="en-US"/>
        </w:rPr>
      </w:pPr>
      <w:ins w:id="19897" w:author="UTENTE" w:date="2020-06-30T19:00:00Z">
        <w:r w:rsidRPr="00181FFC">
          <w:rPr>
            <w:rFonts w:ascii="Calibri" w:eastAsia="Calibri" w:hAnsi="Calibri" w:cs="Times New Roman"/>
            <w:lang w:val="en-US"/>
          </w:rPr>
          <w:t>568.</w:t>
        </w:r>
        <w:r w:rsidRPr="00181FFC">
          <w:rPr>
            <w:rFonts w:ascii="Calibri" w:eastAsia="Calibri" w:hAnsi="Calibri" w:cs="Times New Roman"/>
            <w:lang w:val="en-US"/>
          </w:rPr>
          <w:tab/>
          <w:t>mcp "\"Luka? Are you all right?\""</w:t>
        </w:r>
      </w:ins>
    </w:p>
    <w:p w14:paraId="6ED9875A" w14:textId="77777777" w:rsidR="00181FFC" w:rsidRPr="00181FFC" w:rsidRDefault="00181FFC" w:rsidP="00181FFC">
      <w:pPr>
        <w:spacing w:line="600" w:lineRule="auto"/>
        <w:jc w:val="left"/>
        <w:rPr>
          <w:ins w:id="19898" w:author="UTENTE" w:date="2020-06-30T19:00:00Z"/>
          <w:rFonts w:ascii="Calibri" w:eastAsia="Calibri" w:hAnsi="Calibri" w:cs="Times New Roman"/>
          <w:lang w:val="en-US"/>
        </w:rPr>
      </w:pPr>
      <w:ins w:id="19899" w:author="UTENTE" w:date="2020-06-30T19:00:00Z">
        <w:r w:rsidRPr="00181FFC">
          <w:rPr>
            <w:rFonts w:ascii="Calibri" w:eastAsia="Calibri" w:hAnsi="Calibri" w:cs="Times New Roman"/>
            <w:lang w:val="en-US"/>
          </w:rPr>
          <w:t>569.</w:t>
        </w:r>
        <w:r w:rsidRPr="00181FFC">
          <w:rPr>
            <w:rFonts w:ascii="Calibri" w:eastAsia="Calibri" w:hAnsi="Calibri" w:cs="Times New Roman"/>
            <w:lang w:val="en-US"/>
          </w:rPr>
          <w:tab/>
          <w:t>mcp "\"Your face is a little red… you don't have a fever, do you?\""</w:t>
        </w:r>
      </w:ins>
    </w:p>
    <w:p w14:paraId="2A2A7338" w14:textId="77777777" w:rsidR="00181FFC" w:rsidRPr="00181FFC" w:rsidRDefault="00181FFC" w:rsidP="00181FFC">
      <w:pPr>
        <w:spacing w:line="600" w:lineRule="auto"/>
        <w:jc w:val="left"/>
        <w:rPr>
          <w:ins w:id="19900" w:author="UTENTE" w:date="2020-06-30T19:00:00Z"/>
          <w:rFonts w:ascii="Calibri" w:eastAsia="Calibri" w:hAnsi="Calibri" w:cs="Times New Roman"/>
          <w:lang w:val="en-US"/>
        </w:rPr>
      </w:pPr>
      <w:ins w:id="19901" w:author="UTENTE" w:date="2020-06-30T19:00:00Z">
        <w:r w:rsidRPr="00181FFC">
          <w:rPr>
            <w:rFonts w:ascii="Calibri" w:eastAsia="Calibri" w:hAnsi="Calibri" w:cs="Times New Roman"/>
            <w:lang w:val="en-US"/>
          </w:rPr>
          <w:t>570.</w:t>
        </w:r>
        <w:r w:rsidRPr="00181FFC">
          <w:rPr>
            <w:rFonts w:ascii="Calibri" w:eastAsia="Calibri" w:hAnsi="Calibri" w:cs="Times New Roman"/>
            <w:lang w:val="en-US"/>
          </w:rPr>
          <w:tab/>
          <w:t>mcp "\"You should hold this against the side of your face.\""</w:t>
        </w:r>
      </w:ins>
    </w:p>
    <w:p w14:paraId="3992F7FF" w14:textId="77777777" w:rsidR="00181FFC" w:rsidRPr="00181FFC" w:rsidRDefault="00181FFC" w:rsidP="00181FFC">
      <w:pPr>
        <w:spacing w:line="600" w:lineRule="auto"/>
        <w:jc w:val="left"/>
        <w:rPr>
          <w:ins w:id="19902" w:author="UTENTE" w:date="2020-06-30T19:00:00Z"/>
          <w:rFonts w:ascii="Calibri" w:eastAsia="Calibri" w:hAnsi="Calibri" w:cs="Times New Roman"/>
          <w:lang w:val="en-US"/>
        </w:rPr>
      </w:pPr>
      <w:ins w:id="19903" w:author="UTENTE" w:date="2020-06-30T19:00:00Z">
        <w:r w:rsidRPr="00181FFC">
          <w:rPr>
            <w:rFonts w:ascii="Calibri" w:eastAsia="Calibri" w:hAnsi="Calibri" w:cs="Times New Roman"/>
            <w:lang w:val="en-US"/>
          </w:rPr>
          <w:t>571.</w:t>
        </w:r>
        <w:r w:rsidRPr="00181FFC">
          <w:rPr>
            <w:rFonts w:ascii="Calibri" w:eastAsia="Calibri" w:hAnsi="Calibri" w:cs="Times New Roman"/>
            <w:lang w:val="en-US"/>
          </w:rPr>
          <w:tab/>
          <w:t>lp "\"Eh?\""</w:t>
        </w:r>
      </w:ins>
    </w:p>
    <w:p w14:paraId="5640C482" w14:textId="77777777" w:rsidR="00181FFC" w:rsidRPr="00181FFC" w:rsidRDefault="00181FFC" w:rsidP="00181FFC">
      <w:pPr>
        <w:spacing w:line="600" w:lineRule="auto"/>
        <w:jc w:val="left"/>
        <w:rPr>
          <w:ins w:id="19904" w:author="UTENTE" w:date="2020-06-30T19:00:00Z"/>
          <w:rFonts w:ascii="Calibri" w:eastAsia="Calibri" w:hAnsi="Calibri" w:cs="Times New Roman"/>
          <w:lang w:val="en-US"/>
        </w:rPr>
      </w:pPr>
      <w:ins w:id="19905" w:author="UTENTE" w:date="2020-06-30T19:00:00Z">
        <w:r w:rsidRPr="00181FFC">
          <w:rPr>
            <w:rFonts w:ascii="Calibri" w:eastAsia="Calibri" w:hAnsi="Calibri" w:cs="Times New Roman"/>
            <w:lang w:val="en-US"/>
          </w:rPr>
          <w:t>572.</w:t>
        </w:r>
        <w:r w:rsidRPr="00181FFC">
          <w:rPr>
            <w:rFonts w:ascii="Calibri" w:eastAsia="Calibri" w:hAnsi="Calibri" w:cs="Times New Roman"/>
            <w:lang w:val="en-US"/>
          </w:rPr>
          <w:tab/>
          <w:t>mcp "\"You're flushed as hell. You have a private sauna here too, maybe?\""</w:t>
        </w:r>
      </w:ins>
    </w:p>
    <w:p w14:paraId="0DBF8506" w14:textId="77777777" w:rsidR="00181FFC" w:rsidRPr="00181FFC" w:rsidRDefault="00181FFC" w:rsidP="00181FFC">
      <w:pPr>
        <w:spacing w:line="600" w:lineRule="auto"/>
        <w:jc w:val="left"/>
        <w:rPr>
          <w:ins w:id="19906" w:author="UTENTE" w:date="2020-06-30T19:00:00Z"/>
          <w:rFonts w:ascii="Calibri" w:eastAsia="Calibri" w:hAnsi="Calibri" w:cs="Times New Roman"/>
          <w:lang w:val="en-US"/>
        </w:rPr>
      </w:pPr>
      <w:ins w:id="19907" w:author="UTENTE" w:date="2020-06-30T19:00:00Z">
        <w:r w:rsidRPr="00181FFC">
          <w:rPr>
            <w:rFonts w:ascii="Calibri" w:eastAsia="Calibri" w:hAnsi="Calibri" w:cs="Times New Roman"/>
            <w:lang w:val="en-US"/>
          </w:rPr>
          <w:t>573.</w:t>
        </w:r>
        <w:r w:rsidRPr="00181FFC">
          <w:rPr>
            <w:rFonts w:ascii="Calibri" w:eastAsia="Calibri" w:hAnsi="Calibri" w:cs="Times New Roman"/>
            <w:lang w:val="en-US"/>
          </w:rPr>
          <w:tab/>
          <w:t>lp "\"What the hell are you talking about? It's just hot in this stupid apartment, that's all.\""</w:t>
        </w:r>
      </w:ins>
    </w:p>
    <w:p w14:paraId="075EE9D6" w14:textId="77777777" w:rsidR="00181FFC" w:rsidRPr="00181FFC" w:rsidRDefault="00181FFC" w:rsidP="00181FFC">
      <w:pPr>
        <w:spacing w:line="600" w:lineRule="auto"/>
        <w:jc w:val="left"/>
        <w:rPr>
          <w:ins w:id="19908" w:author="UTENTE" w:date="2020-06-30T19:00:00Z"/>
          <w:rFonts w:ascii="Calibri" w:eastAsia="Calibri" w:hAnsi="Calibri" w:cs="Times New Roman"/>
          <w:lang w:val="en-US"/>
        </w:rPr>
      </w:pPr>
      <w:ins w:id="19909" w:author="UTENTE" w:date="2020-06-30T19:00:00Z">
        <w:r w:rsidRPr="00181FFC">
          <w:rPr>
            <w:rFonts w:ascii="Calibri" w:eastAsia="Calibri" w:hAnsi="Calibri" w:cs="Times New Roman"/>
            <w:lang w:val="en-US"/>
          </w:rPr>
          <w:t>574.</w:t>
        </w:r>
        <w:r w:rsidRPr="00181FFC">
          <w:rPr>
            <w:rFonts w:ascii="Calibri" w:eastAsia="Calibri" w:hAnsi="Calibri" w:cs="Times New Roman"/>
            <w:lang w:val="en-US"/>
          </w:rPr>
          <w:tab/>
          <w:t>n "With a faint growl, Luka flomps down on the couch beside me, popping the tab of his drink and taking a long gulp."</w:t>
        </w:r>
      </w:ins>
    </w:p>
    <w:p w14:paraId="5F3D6220" w14:textId="77777777" w:rsidR="00181FFC" w:rsidRPr="00181FFC" w:rsidRDefault="00181FFC" w:rsidP="00181FFC">
      <w:pPr>
        <w:spacing w:line="600" w:lineRule="auto"/>
        <w:jc w:val="left"/>
        <w:rPr>
          <w:ins w:id="19910" w:author="UTENTE" w:date="2020-06-30T19:00:00Z"/>
          <w:rFonts w:ascii="Calibri" w:eastAsia="Calibri" w:hAnsi="Calibri" w:cs="Times New Roman"/>
          <w:lang w:val="en-US"/>
        </w:rPr>
      </w:pPr>
      <w:ins w:id="19911" w:author="UTENTE" w:date="2020-06-30T19:00:00Z">
        <w:r w:rsidRPr="00181FFC">
          <w:rPr>
            <w:rFonts w:ascii="Calibri" w:eastAsia="Calibri" w:hAnsi="Calibri" w:cs="Times New Roman"/>
            <w:lang w:val="en-US"/>
          </w:rPr>
          <w:t>575.</w:t>
        </w:r>
        <w:r w:rsidRPr="00181FFC">
          <w:rPr>
            <w:rFonts w:ascii="Calibri" w:eastAsia="Calibri" w:hAnsi="Calibri" w:cs="Times New Roman"/>
            <w:lang w:val="en-US"/>
          </w:rPr>
          <w:tab/>
          <w:t>n "I glance down to the can in my hands, peering at the label."</w:t>
        </w:r>
      </w:ins>
    </w:p>
    <w:p w14:paraId="50EA45FB" w14:textId="77777777" w:rsidR="00181FFC" w:rsidRPr="00181FFC" w:rsidRDefault="00181FFC" w:rsidP="00181FFC">
      <w:pPr>
        <w:spacing w:line="600" w:lineRule="auto"/>
        <w:jc w:val="left"/>
        <w:rPr>
          <w:ins w:id="19912" w:author="UTENTE" w:date="2020-06-30T19:00:00Z"/>
          <w:rFonts w:ascii="Calibri" w:eastAsia="Calibri" w:hAnsi="Calibri" w:cs="Times New Roman"/>
          <w:lang w:val="en-US"/>
        </w:rPr>
      </w:pPr>
      <w:ins w:id="19913" w:author="UTENTE" w:date="2020-06-30T19:00:00Z">
        <w:r w:rsidRPr="00181FFC">
          <w:rPr>
            <w:rFonts w:ascii="Calibri" w:eastAsia="Calibri" w:hAnsi="Calibri" w:cs="Times New Roman"/>
            <w:lang w:val="en-US"/>
          </w:rPr>
          <w:t>576.</w:t>
        </w:r>
        <w:r w:rsidRPr="00181FFC">
          <w:rPr>
            <w:rFonts w:ascii="Calibri" w:eastAsia="Calibri" w:hAnsi="Calibri" w:cs="Times New Roman"/>
            <w:lang w:val="en-US"/>
          </w:rPr>
          <w:tab/>
          <w:t>n "This is the same kind I gave Luka at the diner, back when we first met. {w}He must've really liked it."</w:t>
        </w:r>
      </w:ins>
    </w:p>
    <w:p w14:paraId="468B9EA7" w14:textId="77777777" w:rsidR="00181FFC" w:rsidRPr="00181FFC" w:rsidRDefault="00181FFC" w:rsidP="00181FFC">
      <w:pPr>
        <w:spacing w:line="600" w:lineRule="auto"/>
        <w:jc w:val="left"/>
        <w:rPr>
          <w:ins w:id="19914" w:author="UTENTE" w:date="2020-06-30T19:00:00Z"/>
          <w:rFonts w:ascii="Calibri" w:eastAsia="Calibri" w:hAnsi="Calibri" w:cs="Times New Roman"/>
          <w:lang w:val="en-US"/>
        </w:rPr>
      </w:pPr>
      <w:ins w:id="19915" w:author="UTENTE" w:date="2020-06-30T19:00:00Z">
        <w:r w:rsidRPr="00181FFC">
          <w:rPr>
            <w:rFonts w:ascii="Calibri" w:eastAsia="Calibri" w:hAnsi="Calibri" w:cs="Times New Roman"/>
            <w:lang w:val="en-US"/>
          </w:rPr>
          <w:t>577.</w:t>
        </w:r>
        <w:r w:rsidRPr="00181FFC">
          <w:rPr>
            <w:rFonts w:ascii="Calibri" w:eastAsia="Calibri" w:hAnsi="Calibri" w:cs="Times New Roman"/>
            <w:lang w:val="en-US"/>
          </w:rPr>
          <w:tab/>
          <w:t>mcp "\"…Is there a reason you love sweet drinks so much?\""</w:t>
        </w:r>
      </w:ins>
    </w:p>
    <w:p w14:paraId="755238CB" w14:textId="77777777" w:rsidR="00181FFC" w:rsidRPr="00181FFC" w:rsidRDefault="00181FFC" w:rsidP="00181FFC">
      <w:pPr>
        <w:spacing w:line="600" w:lineRule="auto"/>
        <w:jc w:val="left"/>
        <w:rPr>
          <w:ins w:id="19916" w:author="UTENTE" w:date="2020-06-30T19:00:00Z"/>
          <w:rFonts w:ascii="Calibri" w:eastAsia="Calibri" w:hAnsi="Calibri" w:cs="Times New Roman"/>
        </w:rPr>
      </w:pPr>
      <w:ins w:id="19917" w:author="UTENTE" w:date="2020-06-30T19:00:00Z">
        <w:r w:rsidRPr="00181FFC">
          <w:rPr>
            <w:rFonts w:ascii="Calibri" w:eastAsia="Calibri" w:hAnsi="Calibri" w:cs="Times New Roman"/>
          </w:rPr>
          <w:t>578.</w:t>
        </w:r>
        <w:r w:rsidRPr="00181FFC">
          <w:rPr>
            <w:rFonts w:ascii="Calibri" w:eastAsia="Calibri" w:hAnsi="Calibri" w:cs="Times New Roman"/>
          </w:rPr>
          <w:tab/>
          <w:t>l "\"…\"" </w:t>
        </w:r>
        <w:r w:rsidRPr="00181FFC">
          <w:rPr>
            <w:rFonts w:ascii="Calibri" w:eastAsia="Calibri" w:hAnsi="Calibri" w:cs="Times New Roman"/>
          </w:rPr>
          <w:br w:type="page"/>
        </w:r>
      </w:ins>
    </w:p>
    <w:p w14:paraId="6E59B290" w14:textId="77777777" w:rsidR="00181FFC" w:rsidRPr="00181FFC" w:rsidRDefault="00181FFC" w:rsidP="00181FFC">
      <w:pPr>
        <w:spacing w:line="600" w:lineRule="auto"/>
        <w:jc w:val="left"/>
        <w:rPr>
          <w:ins w:id="19918" w:author="UTENTE" w:date="2020-06-30T19:00:00Z"/>
          <w:rFonts w:ascii="Calibri" w:eastAsia="Calibri" w:hAnsi="Calibri" w:cs="Times New Roman"/>
        </w:rPr>
      </w:pPr>
      <w:ins w:id="19919" w:author="UTENTE" w:date="2020-06-30T19:00:00Z">
        <w:r w:rsidRPr="00181FFC">
          <w:rPr>
            <w:rFonts w:ascii="Calibri" w:eastAsia="Calibri" w:hAnsi="Calibri" w:cs="Times New Roman"/>
          </w:rPr>
          <w:lastRenderedPageBreak/>
          <w:t>564.</w:t>
        </w:r>
        <w:r w:rsidRPr="00181FFC">
          <w:rPr>
            <w:rFonts w:ascii="Calibri" w:eastAsia="Calibri" w:hAnsi="Calibri" w:cs="Times New Roman"/>
          </w:rPr>
          <w:tab/>
          <w:t>l "\"D'accordo.\""</w:t>
        </w:r>
      </w:ins>
    </w:p>
    <w:p w14:paraId="02243108" w14:textId="77777777" w:rsidR="00181FFC" w:rsidRPr="00181FFC" w:rsidRDefault="00181FFC" w:rsidP="00181FFC">
      <w:pPr>
        <w:spacing w:line="600" w:lineRule="auto"/>
        <w:jc w:val="left"/>
        <w:rPr>
          <w:ins w:id="19920" w:author="UTENTE" w:date="2020-06-30T19:00:00Z"/>
          <w:rFonts w:ascii="Calibri" w:eastAsia="Calibri" w:hAnsi="Calibri" w:cs="Times New Roman"/>
        </w:rPr>
      </w:pPr>
      <w:ins w:id="19921" w:author="UTENTE" w:date="2020-06-30T19:00:00Z">
        <w:r w:rsidRPr="00181FFC">
          <w:rPr>
            <w:rFonts w:ascii="Calibri" w:eastAsia="Calibri" w:hAnsi="Calibri" w:cs="Times New Roman"/>
          </w:rPr>
          <w:t>565.</w:t>
        </w:r>
        <w:r w:rsidRPr="00181FFC">
          <w:rPr>
            <w:rFonts w:ascii="Calibri" w:eastAsia="Calibri" w:hAnsi="Calibri" w:cs="Times New Roman"/>
          </w:rPr>
          <w:tab/>
          <w:t>n "Luka si precipita in cucina, mentre io mi faccio strada verso il divano e mi siedo."</w:t>
        </w:r>
      </w:ins>
    </w:p>
    <w:p w14:paraId="4179B6FB" w14:textId="77777777" w:rsidR="00181FFC" w:rsidRPr="00181FFC" w:rsidRDefault="00181FFC" w:rsidP="00181FFC">
      <w:pPr>
        <w:spacing w:line="600" w:lineRule="auto"/>
        <w:jc w:val="left"/>
        <w:rPr>
          <w:ins w:id="19922" w:author="UTENTE" w:date="2020-06-30T19:00:00Z"/>
          <w:rFonts w:ascii="Calibri" w:eastAsia="Calibri" w:hAnsi="Calibri" w:cs="Times New Roman"/>
        </w:rPr>
      </w:pPr>
      <w:ins w:id="19923" w:author="UTENTE" w:date="2020-06-30T19:00:00Z">
        <w:r w:rsidRPr="00181FFC">
          <w:rPr>
            <w:rFonts w:ascii="Calibri" w:eastAsia="Calibri" w:hAnsi="Calibri" w:cs="Times New Roman"/>
          </w:rPr>
          <w:t>566.</w:t>
        </w:r>
        <w:r w:rsidRPr="00181FFC">
          <w:rPr>
            <w:rFonts w:ascii="Calibri" w:eastAsia="Calibri" w:hAnsi="Calibri" w:cs="Times New Roman"/>
          </w:rPr>
          <w:tab/>
          <w:t>n "Wow, questa cosa è più morbida del mio materasso…!"</w:t>
        </w:r>
      </w:ins>
    </w:p>
    <w:p w14:paraId="756D8211" w14:textId="77777777" w:rsidR="00181FFC" w:rsidRPr="00181FFC" w:rsidRDefault="00181FFC" w:rsidP="00181FFC">
      <w:pPr>
        <w:spacing w:line="600" w:lineRule="auto"/>
        <w:jc w:val="left"/>
        <w:rPr>
          <w:ins w:id="19924" w:author="UTENTE" w:date="2020-06-30T19:00:00Z"/>
          <w:rFonts w:ascii="Calibri" w:eastAsia="Calibri" w:hAnsi="Calibri" w:cs="Times New Roman"/>
        </w:rPr>
      </w:pPr>
      <w:ins w:id="19925" w:author="UTENTE" w:date="2020-06-30T19:00:00Z">
        <w:r w:rsidRPr="00181FFC">
          <w:rPr>
            <w:rFonts w:ascii="Calibri" w:eastAsia="Calibri" w:hAnsi="Calibri" w:cs="Times New Roman"/>
          </w:rPr>
          <w:t>567.</w:t>
        </w:r>
        <w:r w:rsidRPr="00181FFC">
          <w:rPr>
            <w:rFonts w:ascii="Calibri" w:eastAsia="Calibri" w:hAnsi="Calibri" w:cs="Times New Roman"/>
          </w:rPr>
          <w:tab/>
          <w:t>n "Poco dopo, i passi di Luka si avvicinano al lato del divano e si sporge ficcarmi un la lattina fresca in mano."</w:t>
        </w:r>
      </w:ins>
    </w:p>
    <w:p w14:paraId="0523B094" w14:textId="77777777" w:rsidR="00181FFC" w:rsidRPr="00181FFC" w:rsidRDefault="00181FFC" w:rsidP="00181FFC">
      <w:pPr>
        <w:spacing w:line="600" w:lineRule="auto"/>
        <w:jc w:val="left"/>
        <w:rPr>
          <w:ins w:id="19926" w:author="UTENTE" w:date="2020-06-30T19:00:00Z"/>
          <w:rFonts w:ascii="Calibri" w:eastAsia="Calibri" w:hAnsi="Calibri" w:cs="Times New Roman"/>
        </w:rPr>
      </w:pPr>
      <w:ins w:id="19927" w:author="UTENTE" w:date="2020-06-30T19:00:00Z">
        <w:r w:rsidRPr="00181FFC">
          <w:rPr>
            <w:rFonts w:ascii="Calibri" w:eastAsia="Calibri" w:hAnsi="Calibri" w:cs="Times New Roman"/>
          </w:rPr>
          <w:t>568.</w:t>
        </w:r>
        <w:r w:rsidRPr="00181FFC">
          <w:rPr>
            <w:rFonts w:ascii="Calibri" w:eastAsia="Calibri" w:hAnsi="Calibri" w:cs="Times New Roman"/>
          </w:rPr>
          <w:tab/>
          <w:t>mcp "\"Luka? Va tutto bene?\""</w:t>
        </w:r>
      </w:ins>
    </w:p>
    <w:p w14:paraId="4539CE8B" w14:textId="77777777" w:rsidR="00181FFC" w:rsidRPr="00181FFC" w:rsidRDefault="00181FFC" w:rsidP="00181FFC">
      <w:pPr>
        <w:spacing w:line="600" w:lineRule="auto"/>
        <w:jc w:val="left"/>
        <w:rPr>
          <w:ins w:id="19928" w:author="UTENTE" w:date="2020-06-30T19:00:00Z"/>
          <w:rFonts w:ascii="Calibri" w:eastAsia="Calibri" w:hAnsi="Calibri" w:cs="Times New Roman"/>
        </w:rPr>
      </w:pPr>
      <w:ins w:id="19929" w:author="UTENTE" w:date="2020-06-30T19:00:00Z">
        <w:r w:rsidRPr="00181FFC">
          <w:rPr>
            <w:rFonts w:ascii="Calibri" w:eastAsia="Calibri" w:hAnsi="Calibri" w:cs="Times New Roman"/>
          </w:rPr>
          <w:t>569.</w:t>
        </w:r>
        <w:r w:rsidRPr="00181FFC">
          <w:rPr>
            <w:rFonts w:ascii="Calibri" w:eastAsia="Calibri" w:hAnsi="Calibri" w:cs="Times New Roman"/>
          </w:rPr>
          <w:tab/>
          <w:t>mcp "\"La tua faccia è un po' arrossata… non hai la febbre, vero?\""</w:t>
        </w:r>
      </w:ins>
    </w:p>
    <w:p w14:paraId="55B58DDA" w14:textId="77777777" w:rsidR="00181FFC" w:rsidRPr="00181FFC" w:rsidRDefault="00181FFC" w:rsidP="00181FFC">
      <w:pPr>
        <w:spacing w:line="600" w:lineRule="auto"/>
        <w:jc w:val="left"/>
        <w:rPr>
          <w:ins w:id="19930" w:author="UTENTE" w:date="2020-06-30T19:00:00Z"/>
          <w:rFonts w:ascii="Calibri" w:eastAsia="Calibri" w:hAnsi="Calibri" w:cs="Times New Roman"/>
        </w:rPr>
      </w:pPr>
      <w:ins w:id="19931" w:author="UTENTE" w:date="2020-06-30T19:00:00Z">
        <w:r w:rsidRPr="00181FFC">
          <w:rPr>
            <w:rFonts w:ascii="Calibri" w:eastAsia="Calibri" w:hAnsi="Calibri" w:cs="Times New Roman"/>
          </w:rPr>
          <w:t>570.</w:t>
        </w:r>
        <w:r w:rsidRPr="00181FFC">
          <w:rPr>
            <w:rFonts w:ascii="Calibri" w:eastAsia="Calibri" w:hAnsi="Calibri" w:cs="Times New Roman"/>
          </w:rPr>
          <w:tab/>
          <w:t>mcp "\"Dovresti poggiarti questo sulle guance.\""</w:t>
        </w:r>
      </w:ins>
    </w:p>
    <w:p w14:paraId="310FB87E" w14:textId="77777777" w:rsidR="00181FFC" w:rsidRPr="00181FFC" w:rsidRDefault="00181FFC" w:rsidP="00181FFC">
      <w:pPr>
        <w:spacing w:line="600" w:lineRule="auto"/>
        <w:jc w:val="left"/>
        <w:rPr>
          <w:ins w:id="19932" w:author="UTENTE" w:date="2020-06-30T19:00:00Z"/>
          <w:rFonts w:ascii="Calibri" w:eastAsia="Calibri" w:hAnsi="Calibri" w:cs="Times New Roman"/>
        </w:rPr>
      </w:pPr>
      <w:ins w:id="19933" w:author="UTENTE" w:date="2020-06-30T19:00:00Z">
        <w:r w:rsidRPr="00181FFC">
          <w:rPr>
            <w:rFonts w:ascii="Calibri" w:eastAsia="Calibri" w:hAnsi="Calibri" w:cs="Times New Roman"/>
          </w:rPr>
          <w:t>571.</w:t>
        </w:r>
        <w:r w:rsidRPr="00181FFC">
          <w:rPr>
            <w:rFonts w:ascii="Calibri" w:eastAsia="Calibri" w:hAnsi="Calibri" w:cs="Times New Roman"/>
          </w:rPr>
          <w:tab/>
          <w:t>lp "\"Eh?\""</w:t>
        </w:r>
      </w:ins>
    </w:p>
    <w:p w14:paraId="43257A83" w14:textId="77777777" w:rsidR="00181FFC" w:rsidRPr="00181FFC" w:rsidRDefault="00181FFC" w:rsidP="00181FFC">
      <w:pPr>
        <w:spacing w:line="600" w:lineRule="auto"/>
        <w:jc w:val="left"/>
        <w:rPr>
          <w:ins w:id="19934" w:author="UTENTE" w:date="2020-06-30T19:00:00Z"/>
          <w:rFonts w:ascii="Calibri" w:eastAsia="Calibri" w:hAnsi="Calibri" w:cs="Times New Roman"/>
        </w:rPr>
      </w:pPr>
      <w:ins w:id="19935" w:author="UTENTE" w:date="2020-06-30T19:00:00Z">
        <w:r w:rsidRPr="00181FFC">
          <w:rPr>
            <w:rFonts w:ascii="Calibri" w:eastAsia="Calibri" w:hAnsi="Calibri" w:cs="Times New Roman"/>
          </w:rPr>
          <w:t>572.</w:t>
        </w:r>
        <w:r w:rsidRPr="00181FFC">
          <w:rPr>
            <w:rFonts w:ascii="Calibri" w:eastAsia="Calibri" w:hAnsi="Calibri" w:cs="Times New Roman"/>
          </w:rPr>
          <w:tab/>
          <w:t>mcp "\"Sei super rosso. Avete una sauna privata, per caso?\""</w:t>
        </w:r>
      </w:ins>
    </w:p>
    <w:p w14:paraId="0FD9CB09" w14:textId="77777777" w:rsidR="00181FFC" w:rsidRPr="00181FFC" w:rsidRDefault="00181FFC" w:rsidP="00181FFC">
      <w:pPr>
        <w:spacing w:line="600" w:lineRule="auto"/>
        <w:jc w:val="left"/>
        <w:rPr>
          <w:ins w:id="19936" w:author="UTENTE" w:date="2020-06-30T19:00:00Z"/>
          <w:rFonts w:ascii="Calibri" w:eastAsia="Calibri" w:hAnsi="Calibri" w:cs="Times New Roman"/>
        </w:rPr>
      </w:pPr>
      <w:ins w:id="19937" w:author="UTENTE" w:date="2020-06-30T19:00:00Z">
        <w:r w:rsidRPr="00181FFC">
          <w:rPr>
            <w:rFonts w:ascii="Calibri" w:eastAsia="Calibri" w:hAnsi="Calibri" w:cs="Times New Roman"/>
          </w:rPr>
          <w:t>573.</w:t>
        </w:r>
        <w:r w:rsidRPr="00181FFC">
          <w:rPr>
            <w:rFonts w:ascii="Calibri" w:eastAsia="Calibri" w:hAnsi="Calibri" w:cs="Times New Roman"/>
          </w:rPr>
          <w:tab/>
          <w:t>lp "\"Ma di che diamine stai parlando? Fa semplicemente caldo in questo stupido appartamento, tutto qui.\""</w:t>
        </w:r>
      </w:ins>
    </w:p>
    <w:p w14:paraId="314ECAC6" w14:textId="77777777" w:rsidR="00181FFC" w:rsidRPr="00181FFC" w:rsidRDefault="00181FFC" w:rsidP="00181FFC">
      <w:pPr>
        <w:spacing w:line="600" w:lineRule="auto"/>
        <w:jc w:val="left"/>
        <w:rPr>
          <w:ins w:id="19938" w:author="UTENTE" w:date="2020-06-30T19:00:00Z"/>
          <w:rFonts w:ascii="Calibri" w:eastAsia="Calibri" w:hAnsi="Calibri" w:cs="Times New Roman"/>
        </w:rPr>
      </w:pPr>
      <w:ins w:id="19939" w:author="UTENTE" w:date="2020-06-30T19:00:00Z">
        <w:r w:rsidRPr="00181FFC">
          <w:rPr>
            <w:rFonts w:ascii="Calibri" w:eastAsia="Calibri" w:hAnsi="Calibri" w:cs="Times New Roman"/>
          </w:rPr>
          <w:t>574.</w:t>
        </w:r>
        <w:r w:rsidRPr="00181FFC">
          <w:rPr>
            <w:rFonts w:ascii="Calibri" w:eastAsia="Calibri" w:hAnsi="Calibri" w:cs="Times New Roman"/>
          </w:rPr>
          <w:tab/>
          <w:t>n "Con un debole ringhio, Luka si butta sul divano accanto a me, aprendo la sua bibita e bevendo un lungo sorso."</w:t>
        </w:r>
      </w:ins>
    </w:p>
    <w:p w14:paraId="36C5D1BE" w14:textId="77777777" w:rsidR="00181FFC" w:rsidRPr="00181FFC" w:rsidRDefault="00181FFC" w:rsidP="00181FFC">
      <w:pPr>
        <w:spacing w:line="600" w:lineRule="auto"/>
        <w:jc w:val="left"/>
        <w:rPr>
          <w:ins w:id="19940" w:author="UTENTE" w:date="2020-06-30T19:00:00Z"/>
          <w:rFonts w:ascii="Calibri" w:eastAsia="Calibri" w:hAnsi="Calibri" w:cs="Times New Roman"/>
        </w:rPr>
      </w:pPr>
      <w:ins w:id="19941" w:author="UTENTE" w:date="2020-06-30T19:00:00Z">
        <w:r w:rsidRPr="00181FFC">
          <w:rPr>
            <w:rFonts w:ascii="Calibri" w:eastAsia="Calibri" w:hAnsi="Calibri" w:cs="Times New Roman"/>
          </w:rPr>
          <w:t>575.</w:t>
        </w:r>
        <w:r w:rsidRPr="00181FFC">
          <w:rPr>
            <w:rFonts w:ascii="Calibri" w:eastAsia="Calibri" w:hAnsi="Calibri" w:cs="Times New Roman"/>
          </w:rPr>
          <w:tab/>
          <w:t>n "Guardo la lattina che ho fra le mani, scrutando l'etichetta."</w:t>
        </w:r>
      </w:ins>
    </w:p>
    <w:p w14:paraId="5E0C2842" w14:textId="77777777" w:rsidR="00181FFC" w:rsidRPr="00181FFC" w:rsidRDefault="00181FFC" w:rsidP="00181FFC">
      <w:pPr>
        <w:spacing w:line="600" w:lineRule="auto"/>
        <w:jc w:val="left"/>
        <w:rPr>
          <w:ins w:id="19942" w:author="UTENTE" w:date="2020-06-30T19:00:00Z"/>
          <w:rFonts w:ascii="Calibri" w:eastAsia="Calibri" w:hAnsi="Calibri" w:cs="Times New Roman"/>
        </w:rPr>
      </w:pPr>
      <w:ins w:id="19943" w:author="UTENTE" w:date="2020-06-30T19:00:00Z">
        <w:r w:rsidRPr="00181FFC">
          <w:rPr>
            <w:rFonts w:ascii="Calibri" w:eastAsia="Calibri" w:hAnsi="Calibri" w:cs="Times New Roman"/>
          </w:rPr>
          <w:t>576.</w:t>
        </w:r>
        <w:r w:rsidRPr="00181FFC">
          <w:rPr>
            <w:rFonts w:ascii="Calibri" w:eastAsia="Calibri" w:hAnsi="Calibri" w:cs="Times New Roman"/>
          </w:rPr>
          <w:tab/>
          <w:t>n "È la stessa marca che ho dato a Luka quando è venuto alla tavola calda, la prima volta. {w}Dev'essergli piaciuta parecchio."</w:t>
        </w:r>
      </w:ins>
    </w:p>
    <w:p w14:paraId="13715BB3" w14:textId="77777777" w:rsidR="00181FFC" w:rsidRPr="00181FFC" w:rsidRDefault="00181FFC" w:rsidP="00181FFC">
      <w:pPr>
        <w:spacing w:line="600" w:lineRule="auto"/>
        <w:jc w:val="left"/>
        <w:rPr>
          <w:ins w:id="19944" w:author="UTENTE" w:date="2020-06-30T19:00:00Z"/>
          <w:rFonts w:ascii="Calibri" w:eastAsia="Calibri" w:hAnsi="Calibri" w:cs="Times New Roman"/>
        </w:rPr>
      </w:pPr>
      <w:ins w:id="19945" w:author="UTENTE" w:date="2020-06-30T19:00:00Z">
        <w:r w:rsidRPr="00181FFC">
          <w:rPr>
            <w:rFonts w:ascii="Calibri" w:eastAsia="Calibri" w:hAnsi="Calibri" w:cs="Times New Roman"/>
          </w:rPr>
          <w:t>577.</w:t>
        </w:r>
        <w:r w:rsidRPr="00181FFC">
          <w:rPr>
            <w:rFonts w:ascii="Calibri" w:eastAsia="Calibri" w:hAnsi="Calibri" w:cs="Times New Roman"/>
          </w:rPr>
          <w:tab/>
          <w:t>mcp "\"…C'è un motivo per cui ti piacciono così tanto le bibite zuccherate?\""</w:t>
        </w:r>
      </w:ins>
    </w:p>
    <w:p w14:paraId="7ED78ED5" w14:textId="77777777" w:rsidR="00181FFC" w:rsidRPr="00181FFC" w:rsidRDefault="00181FFC" w:rsidP="00181FFC">
      <w:pPr>
        <w:spacing w:line="600" w:lineRule="auto"/>
        <w:jc w:val="left"/>
        <w:rPr>
          <w:ins w:id="19946" w:author="UTENTE" w:date="2020-06-30T19:00:00Z"/>
          <w:rFonts w:ascii="Calibri" w:eastAsia="Calibri" w:hAnsi="Calibri" w:cs="Times New Roman"/>
          <w:lang w:val="en-US"/>
          <w:rPrChange w:id="19947" w:author="UTENTE" w:date="2020-06-30T19:00:00Z">
            <w:rPr>
              <w:ins w:id="19948" w:author="UTENTE" w:date="2020-06-30T19:00:00Z"/>
              <w:rFonts w:ascii="Calibri" w:eastAsia="Calibri" w:hAnsi="Calibri" w:cs="Times New Roman"/>
            </w:rPr>
          </w:rPrChange>
        </w:rPr>
      </w:pPr>
      <w:ins w:id="19949" w:author="UTENTE" w:date="2020-06-30T19:00:00Z">
        <w:r w:rsidRPr="00181FFC">
          <w:rPr>
            <w:rFonts w:ascii="Calibri" w:eastAsia="Calibri" w:hAnsi="Calibri" w:cs="Times New Roman"/>
            <w:lang w:val="en-US"/>
            <w:rPrChange w:id="19950" w:author="UTENTE" w:date="2020-06-30T19:00:00Z">
              <w:rPr>
                <w:rFonts w:ascii="Calibri" w:eastAsia="Calibri" w:hAnsi="Calibri" w:cs="Times New Roman"/>
              </w:rPr>
            </w:rPrChange>
          </w:rPr>
          <w:t>578.</w:t>
        </w:r>
        <w:r w:rsidRPr="00181FFC">
          <w:rPr>
            <w:rFonts w:ascii="Calibri" w:eastAsia="Calibri" w:hAnsi="Calibri" w:cs="Times New Roman"/>
            <w:lang w:val="en-US"/>
            <w:rPrChange w:id="19951" w:author="UTENTE" w:date="2020-06-30T19:00:00Z">
              <w:rPr>
                <w:rFonts w:ascii="Calibri" w:eastAsia="Calibri" w:hAnsi="Calibri" w:cs="Times New Roman"/>
              </w:rPr>
            </w:rPrChange>
          </w:rPr>
          <w:tab/>
          <w:t>l "\"…\"" </w:t>
        </w:r>
        <w:r w:rsidRPr="00181FFC">
          <w:rPr>
            <w:rFonts w:ascii="Calibri" w:eastAsia="Calibri" w:hAnsi="Calibri" w:cs="Times New Roman"/>
            <w:lang w:val="en-US"/>
            <w:rPrChange w:id="19952" w:author="UTENTE" w:date="2020-06-30T19:00:00Z">
              <w:rPr>
                <w:rFonts w:ascii="Calibri" w:eastAsia="Calibri" w:hAnsi="Calibri" w:cs="Times New Roman"/>
              </w:rPr>
            </w:rPrChange>
          </w:rPr>
          <w:br w:type="page"/>
        </w:r>
      </w:ins>
    </w:p>
    <w:p w14:paraId="2E8F730C" w14:textId="77777777" w:rsidR="00181FFC" w:rsidRPr="00181FFC" w:rsidRDefault="00181FFC" w:rsidP="00181FFC">
      <w:pPr>
        <w:spacing w:line="600" w:lineRule="auto"/>
        <w:jc w:val="left"/>
        <w:rPr>
          <w:ins w:id="19953" w:author="UTENTE" w:date="2020-06-30T19:00:00Z"/>
          <w:rFonts w:ascii="Calibri" w:eastAsia="Calibri" w:hAnsi="Calibri" w:cs="Times New Roman"/>
          <w:lang w:val="en-US"/>
        </w:rPr>
      </w:pPr>
      <w:ins w:id="19954" w:author="UTENTE" w:date="2020-06-30T19:00:00Z">
        <w:r w:rsidRPr="00181FFC">
          <w:rPr>
            <w:rFonts w:ascii="Calibri" w:eastAsia="Calibri" w:hAnsi="Calibri" w:cs="Times New Roman"/>
            <w:lang w:val="en-US"/>
          </w:rPr>
          <w:lastRenderedPageBreak/>
          <w:t>579.</w:t>
        </w:r>
        <w:r w:rsidRPr="00181FFC">
          <w:rPr>
            <w:rFonts w:ascii="Calibri" w:eastAsia="Calibri" w:hAnsi="Calibri" w:cs="Times New Roman"/>
            <w:lang w:val="en-US"/>
          </w:rPr>
          <w:tab/>
          <w:t>n "Luka sharply shoots me a glance, but I offer a light smile to show I'm not teasing him."</w:t>
        </w:r>
      </w:ins>
    </w:p>
    <w:p w14:paraId="503D5BF7" w14:textId="77777777" w:rsidR="00181FFC" w:rsidRPr="00181FFC" w:rsidRDefault="00181FFC" w:rsidP="00181FFC">
      <w:pPr>
        <w:spacing w:line="600" w:lineRule="auto"/>
        <w:jc w:val="left"/>
        <w:rPr>
          <w:ins w:id="19955" w:author="UTENTE" w:date="2020-06-30T19:00:00Z"/>
          <w:rFonts w:ascii="Calibri" w:eastAsia="Calibri" w:hAnsi="Calibri" w:cs="Times New Roman"/>
          <w:lang w:val="en-US"/>
        </w:rPr>
      </w:pPr>
      <w:ins w:id="19956" w:author="UTENTE" w:date="2020-06-30T19:00:00Z">
        <w:r w:rsidRPr="00181FFC">
          <w:rPr>
            <w:rFonts w:ascii="Calibri" w:eastAsia="Calibri" w:hAnsi="Calibri" w:cs="Times New Roman"/>
            <w:lang w:val="en-US"/>
          </w:rPr>
          <w:t>580.</w:t>
        </w:r>
        <w:r w:rsidRPr="00181FFC">
          <w:rPr>
            <w:rFonts w:ascii="Calibri" w:eastAsia="Calibri" w:hAnsi="Calibri" w:cs="Times New Roman"/>
            <w:lang w:val="en-US"/>
          </w:rPr>
          <w:tab/>
          <w:t>n "After a moment, he lets out a quiet sigh, closing his eyes in a pained expression."</w:t>
        </w:r>
      </w:ins>
    </w:p>
    <w:p w14:paraId="5CFDECF1" w14:textId="77777777" w:rsidR="00181FFC" w:rsidRPr="00181FFC" w:rsidRDefault="00181FFC" w:rsidP="00181FFC">
      <w:pPr>
        <w:spacing w:line="600" w:lineRule="auto"/>
        <w:jc w:val="left"/>
        <w:rPr>
          <w:ins w:id="19957" w:author="UTENTE" w:date="2020-06-30T19:00:00Z"/>
          <w:rFonts w:ascii="Calibri" w:eastAsia="Calibri" w:hAnsi="Calibri" w:cs="Times New Roman"/>
          <w:lang w:val="en-US"/>
        </w:rPr>
      </w:pPr>
      <w:ins w:id="19958" w:author="UTENTE" w:date="2020-06-30T19:00:00Z">
        <w:r w:rsidRPr="00181FFC">
          <w:rPr>
            <w:rFonts w:ascii="Calibri" w:eastAsia="Calibri" w:hAnsi="Calibri" w:cs="Times New Roman"/>
            <w:lang w:val="en-US"/>
          </w:rPr>
          <w:t>581.</w:t>
        </w:r>
        <w:r w:rsidRPr="00181FFC">
          <w:rPr>
            <w:rFonts w:ascii="Calibri" w:eastAsia="Calibri" w:hAnsi="Calibri" w:cs="Times New Roman"/>
            <w:lang w:val="en-US"/>
          </w:rPr>
          <w:tab/>
          <w:t>l "\"My younger brother, David… used to really like them.\""</w:t>
        </w:r>
      </w:ins>
    </w:p>
    <w:p w14:paraId="1477CE11" w14:textId="77777777" w:rsidR="00181FFC" w:rsidRPr="00181FFC" w:rsidRDefault="00181FFC" w:rsidP="00181FFC">
      <w:pPr>
        <w:spacing w:line="600" w:lineRule="auto"/>
        <w:jc w:val="left"/>
        <w:rPr>
          <w:ins w:id="19959" w:author="UTENTE" w:date="2020-06-30T19:00:00Z"/>
          <w:rFonts w:ascii="Calibri" w:eastAsia="Calibri" w:hAnsi="Calibri" w:cs="Times New Roman"/>
          <w:lang w:val="en-US"/>
        </w:rPr>
      </w:pPr>
      <w:ins w:id="19960" w:author="UTENTE" w:date="2020-06-30T19:00:00Z">
        <w:r w:rsidRPr="00181FFC">
          <w:rPr>
            <w:rFonts w:ascii="Calibri" w:eastAsia="Calibri" w:hAnsi="Calibri" w:cs="Times New Roman"/>
            <w:lang w:val="en-US"/>
          </w:rPr>
          <w:t>582.</w:t>
        </w:r>
        <w:r w:rsidRPr="00181FFC">
          <w:rPr>
            <w:rFonts w:ascii="Calibri" w:eastAsia="Calibri" w:hAnsi="Calibri" w:cs="Times New Roman"/>
            <w:lang w:val="en-US"/>
          </w:rPr>
          <w:tab/>
          <w:t>mcp "\"Used to?\""</w:t>
        </w:r>
      </w:ins>
    </w:p>
    <w:p w14:paraId="532926F6" w14:textId="77777777" w:rsidR="00181FFC" w:rsidRPr="00181FFC" w:rsidRDefault="00181FFC" w:rsidP="00181FFC">
      <w:pPr>
        <w:spacing w:line="600" w:lineRule="auto"/>
        <w:jc w:val="left"/>
        <w:rPr>
          <w:ins w:id="19961" w:author="UTENTE" w:date="2020-06-30T19:00:00Z"/>
          <w:rFonts w:ascii="Calibri" w:eastAsia="Calibri" w:hAnsi="Calibri" w:cs="Times New Roman"/>
          <w:lang w:val="en-US"/>
        </w:rPr>
      </w:pPr>
      <w:ins w:id="19962" w:author="UTENTE" w:date="2020-06-30T19:00:00Z">
        <w:r w:rsidRPr="00181FFC">
          <w:rPr>
            <w:rFonts w:ascii="Calibri" w:eastAsia="Calibri" w:hAnsi="Calibri" w:cs="Times New Roman"/>
            <w:lang w:val="en-US"/>
          </w:rPr>
          <w:t>583.</w:t>
        </w:r>
        <w:r w:rsidRPr="00181FFC">
          <w:rPr>
            <w:rFonts w:ascii="Calibri" w:eastAsia="Calibri" w:hAnsi="Calibri" w:cs="Times New Roman"/>
            <w:lang w:val="en-US"/>
          </w:rPr>
          <w:tab/>
          <w:t>mcp "\"Did –– did something happen to him?\""</w:t>
        </w:r>
      </w:ins>
    </w:p>
    <w:p w14:paraId="6CC87B77" w14:textId="77777777" w:rsidR="00181FFC" w:rsidRPr="00181FFC" w:rsidRDefault="00181FFC" w:rsidP="00181FFC">
      <w:pPr>
        <w:spacing w:line="600" w:lineRule="auto"/>
        <w:jc w:val="left"/>
        <w:rPr>
          <w:ins w:id="19963" w:author="UTENTE" w:date="2020-06-30T19:00:00Z"/>
          <w:rFonts w:ascii="Calibri" w:eastAsia="Calibri" w:hAnsi="Calibri" w:cs="Times New Roman"/>
          <w:lang w:val="en-US"/>
        </w:rPr>
      </w:pPr>
      <w:ins w:id="19964" w:author="UTENTE" w:date="2020-06-30T19:00:00Z">
        <w:r w:rsidRPr="00181FFC">
          <w:rPr>
            <w:rFonts w:ascii="Calibri" w:eastAsia="Calibri" w:hAnsi="Calibri" w:cs="Times New Roman"/>
            <w:lang w:val="en-US"/>
          </w:rPr>
          <w:t>584.</w:t>
        </w:r>
        <w:r w:rsidRPr="00181FFC">
          <w:rPr>
            <w:rFonts w:ascii="Calibri" w:eastAsia="Calibri" w:hAnsi="Calibri" w:cs="Times New Roman"/>
            <w:lang w:val="en-US"/>
          </w:rPr>
          <w:tab/>
          <w:t>n "He doesn't immediately answer, visibly hesitating for a few seconds."</w:t>
        </w:r>
      </w:ins>
    </w:p>
    <w:p w14:paraId="623564BD" w14:textId="77777777" w:rsidR="00181FFC" w:rsidRPr="00181FFC" w:rsidRDefault="00181FFC" w:rsidP="00181FFC">
      <w:pPr>
        <w:spacing w:line="600" w:lineRule="auto"/>
        <w:jc w:val="left"/>
        <w:rPr>
          <w:ins w:id="19965" w:author="UTENTE" w:date="2020-06-30T19:00:00Z"/>
          <w:rFonts w:ascii="Calibri" w:eastAsia="Calibri" w:hAnsi="Calibri" w:cs="Times New Roman"/>
          <w:lang w:val="en-US"/>
        </w:rPr>
      </w:pPr>
      <w:ins w:id="19966" w:author="UTENTE" w:date="2020-06-30T19:00:00Z">
        <w:r w:rsidRPr="00181FFC">
          <w:rPr>
            <w:rFonts w:ascii="Calibri" w:eastAsia="Calibri" w:hAnsi="Calibri" w:cs="Times New Roman"/>
            <w:lang w:val="en-US"/>
          </w:rPr>
          <w:t>585.</w:t>
        </w:r>
        <w:r w:rsidRPr="00181FFC">
          <w:rPr>
            <w:rFonts w:ascii="Calibri" w:eastAsia="Calibri" w:hAnsi="Calibri" w:cs="Times New Roman"/>
            <w:lang w:val="en-US"/>
          </w:rPr>
          <w:tab/>
          <w:t>n "I get the sense that I asked something I shouldn't have."</w:t>
        </w:r>
      </w:ins>
    </w:p>
    <w:p w14:paraId="35667EB4" w14:textId="77777777" w:rsidR="00181FFC" w:rsidRPr="00181FFC" w:rsidRDefault="00181FFC" w:rsidP="00181FFC">
      <w:pPr>
        <w:spacing w:line="600" w:lineRule="auto"/>
        <w:jc w:val="left"/>
        <w:rPr>
          <w:ins w:id="19967" w:author="UTENTE" w:date="2020-06-30T19:00:00Z"/>
          <w:rFonts w:ascii="Calibri" w:eastAsia="Calibri" w:hAnsi="Calibri" w:cs="Times New Roman"/>
          <w:lang w:val="en-US"/>
        </w:rPr>
      </w:pPr>
      <w:ins w:id="19968" w:author="UTENTE" w:date="2020-06-30T19:00:00Z">
        <w:r w:rsidRPr="00181FFC">
          <w:rPr>
            <w:rFonts w:ascii="Calibri" w:eastAsia="Calibri" w:hAnsi="Calibri" w:cs="Times New Roman"/>
            <w:lang w:val="en-US"/>
          </w:rPr>
          <w:t>586.</w:t>
        </w:r>
        <w:r w:rsidRPr="00181FFC">
          <w:rPr>
            <w:rFonts w:ascii="Calibri" w:eastAsia="Calibri" w:hAnsi="Calibri" w:cs="Times New Roman"/>
            <w:lang w:val="en-US"/>
          </w:rPr>
          <w:tab/>
          <w:t>n "Shit, maybe I should try and change the subject…"</w:t>
        </w:r>
      </w:ins>
    </w:p>
    <w:p w14:paraId="38178347" w14:textId="77777777" w:rsidR="00181FFC" w:rsidRPr="00181FFC" w:rsidRDefault="00181FFC" w:rsidP="00181FFC">
      <w:pPr>
        <w:spacing w:line="600" w:lineRule="auto"/>
        <w:jc w:val="left"/>
        <w:rPr>
          <w:ins w:id="19969" w:author="UTENTE" w:date="2020-06-30T19:00:00Z"/>
          <w:rFonts w:ascii="Calibri" w:eastAsia="Calibri" w:hAnsi="Calibri" w:cs="Times New Roman"/>
          <w:lang w:val="en-US"/>
        </w:rPr>
      </w:pPr>
      <w:ins w:id="19970" w:author="UTENTE" w:date="2020-06-30T19:00:00Z">
        <w:r w:rsidRPr="00181FFC">
          <w:rPr>
            <w:rFonts w:ascii="Calibri" w:eastAsia="Calibri" w:hAnsi="Calibri" w:cs="Times New Roman"/>
            <w:lang w:val="en-US"/>
          </w:rPr>
          <w:t>587.</w:t>
        </w:r>
        <w:r w:rsidRPr="00181FFC">
          <w:rPr>
            <w:rFonts w:ascii="Calibri" w:eastAsia="Calibri" w:hAnsi="Calibri" w:cs="Times New Roman"/>
            <w:lang w:val="en-US"/>
          </w:rPr>
          <w:tab/>
          <w:t>n "But before I get a chance, Luka reopens his eyes and gazes at me, his expression bleak."</w:t>
        </w:r>
      </w:ins>
    </w:p>
    <w:p w14:paraId="791403FF" w14:textId="77777777" w:rsidR="00181FFC" w:rsidRPr="00181FFC" w:rsidRDefault="00181FFC" w:rsidP="00181FFC">
      <w:pPr>
        <w:spacing w:line="600" w:lineRule="auto"/>
        <w:jc w:val="left"/>
        <w:rPr>
          <w:ins w:id="19971" w:author="UTENTE" w:date="2020-06-30T19:00:00Z"/>
          <w:rFonts w:ascii="Calibri" w:eastAsia="Calibri" w:hAnsi="Calibri" w:cs="Times New Roman"/>
          <w:lang w:val="en-US"/>
        </w:rPr>
      </w:pPr>
      <w:ins w:id="19972" w:author="UTENTE" w:date="2020-06-30T19:00:00Z">
        <w:r w:rsidRPr="00181FFC">
          <w:rPr>
            <w:rFonts w:ascii="Calibri" w:eastAsia="Calibri" w:hAnsi="Calibri" w:cs="Times New Roman"/>
            <w:lang w:val="en-US"/>
          </w:rPr>
          <w:t>588.</w:t>
        </w:r>
        <w:r w:rsidRPr="00181FFC">
          <w:rPr>
            <w:rFonts w:ascii="Calibri" w:eastAsia="Calibri" w:hAnsi="Calibri" w:cs="Times New Roman"/>
            <w:lang w:val="en-US"/>
          </w:rPr>
          <w:tab/>
          <w:t>l "\"He was…\""</w:t>
        </w:r>
      </w:ins>
    </w:p>
    <w:p w14:paraId="0FEA393D" w14:textId="77777777" w:rsidR="00181FFC" w:rsidRPr="00181FFC" w:rsidRDefault="00181FFC" w:rsidP="00181FFC">
      <w:pPr>
        <w:spacing w:line="600" w:lineRule="auto"/>
        <w:jc w:val="left"/>
        <w:rPr>
          <w:ins w:id="19973" w:author="UTENTE" w:date="2020-06-30T19:00:00Z"/>
          <w:rFonts w:ascii="Calibri" w:eastAsia="Calibri" w:hAnsi="Calibri" w:cs="Times New Roman"/>
          <w:lang w:val="en-US"/>
        </w:rPr>
      </w:pPr>
      <w:ins w:id="19974" w:author="UTENTE" w:date="2020-06-30T19:00:00Z">
        <w:r w:rsidRPr="00181FFC">
          <w:rPr>
            <w:rFonts w:ascii="Calibri" w:eastAsia="Calibri" w:hAnsi="Calibri" w:cs="Times New Roman"/>
            <w:lang w:val="en-US"/>
          </w:rPr>
          <w:t>589.</w:t>
        </w:r>
        <w:r w:rsidRPr="00181FFC">
          <w:rPr>
            <w:rFonts w:ascii="Calibri" w:eastAsia="Calibri" w:hAnsi="Calibri" w:cs="Times New Roman"/>
            <w:lang w:val="en-US"/>
          </w:rPr>
          <w:tab/>
          <w:t>l "\"He was taken in by a vampire, as a… as a pet.\""</w:t>
        </w:r>
      </w:ins>
    </w:p>
    <w:p w14:paraId="27A28658" w14:textId="77777777" w:rsidR="00181FFC" w:rsidRPr="00181FFC" w:rsidRDefault="00181FFC" w:rsidP="00181FFC">
      <w:pPr>
        <w:spacing w:line="600" w:lineRule="auto"/>
        <w:jc w:val="left"/>
        <w:rPr>
          <w:ins w:id="19975" w:author="UTENTE" w:date="2020-06-30T19:00:00Z"/>
          <w:rFonts w:ascii="Calibri" w:eastAsia="Calibri" w:hAnsi="Calibri" w:cs="Times New Roman"/>
          <w:lang w:val="en-US"/>
        </w:rPr>
      </w:pPr>
      <w:ins w:id="19976" w:author="UTENTE" w:date="2020-06-30T19:00:00Z">
        <w:r w:rsidRPr="00181FFC">
          <w:rPr>
            <w:rFonts w:ascii="Calibri" w:eastAsia="Calibri" w:hAnsi="Calibri" w:cs="Times New Roman"/>
            <w:lang w:val="en-US"/>
          </w:rPr>
          <w:t>590.</w:t>
        </w:r>
        <w:r w:rsidRPr="00181FFC">
          <w:rPr>
            <w:rFonts w:ascii="Calibri" w:eastAsia="Calibri" w:hAnsi="Calibri" w:cs="Times New Roman"/>
            <w:lang w:val="en-US"/>
          </w:rPr>
          <w:tab/>
          <w:t>mcp "\"…\""</w:t>
        </w:r>
      </w:ins>
    </w:p>
    <w:p w14:paraId="2108A5C1" w14:textId="77777777" w:rsidR="00181FFC" w:rsidRPr="00181FFC" w:rsidRDefault="00181FFC" w:rsidP="00181FFC">
      <w:pPr>
        <w:spacing w:line="600" w:lineRule="auto"/>
        <w:jc w:val="left"/>
        <w:rPr>
          <w:ins w:id="19977" w:author="UTENTE" w:date="2020-06-30T19:00:00Z"/>
          <w:rFonts w:ascii="Calibri" w:eastAsia="Calibri" w:hAnsi="Calibri" w:cs="Times New Roman"/>
          <w:lang w:val="en-US"/>
        </w:rPr>
      </w:pPr>
      <w:ins w:id="19978" w:author="UTENTE" w:date="2020-06-30T19:00:00Z">
        <w:r w:rsidRPr="00181FFC">
          <w:rPr>
            <w:rFonts w:ascii="Calibri" w:eastAsia="Calibri" w:hAnsi="Calibri" w:cs="Times New Roman"/>
            <w:lang w:val="en-US"/>
          </w:rPr>
          <w:t>591.</w:t>
        </w:r>
        <w:r w:rsidRPr="00181FFC">
          <w:rPr>
            <w:rFonts w:ascii="Calibri" w:eastAsia="Calibri" w:hAnsi="Calibri" w:cs="Times New Roman"/>
            <w:lang w:val="en-US"/>
          </w:rPr>
          <w:tab/>
          <w:t>n "Luka's fingers slowly curl into fists, clenching so tightly that his knuckles turn white."</w:t>
        </w:r>
      </w:ins>
    </w:p>
    <w:p w14:paraId="63CB9109" w14:textId="77777777" w:rsidR="00181FFC" w:rsidRPr="00181FFC" w:rsidRDefault="00181FFC" w:rsidP="00181FFC">
      <w:pPr>
        <w:spacing w:line="600" w:lineRule="auto"/>
        <w:jc w:val="left"/>
        <w:rPr>
          <w:ins w:id="19979" w:author="UTENTE" w:date="2020-06-30T19:00:00Z"/>
          <w:rFonts w:ascii="Calibri" w:eastAsia="Calibri" w:hAnsi="Calibri" w:cs="Times New Roman"/>
          <w:lang w:val="en-US"/>
        </w:rPr>
      </w:pPr>
      <w:ins w:id="19980" w:author="UTENTE" w:date="2020-06-30T19:00:00Z">
        <w:r w:rsidRPr="00181FFC">
          <w:rPr>
            <w:rFonts w:ascii="Calibri" w:eastAsia="Calibri" w:hAnsi="Calibri" w:cs="Times New Roman"/>
            <w:lang w:val="en-US"/>
          </w:rPr>
          <w:t>592.</w:t>
        </w:r>
        <w:r w:rsidRPr="00181FFC">
          <w:rPr>
            <w:rFonts w:ascii="Calibri" w:eastAsia="Calibri" w:hAnsi="Calibri" w:cs="Times New Roman"/>
            <w:lang w:val="en-US"/>
          </w:rPr>
          <w:tab/>
          <w:t>l "\"I didn't know where he'd gone, or why he suddenly disappeared. I felt so...so guilty, so terrified, not knowing if he was dead or alive.\""</w:t>
        </w:r>
      </w:ins>
    </w:p>
    <w:p w14:paraId="138801C1" w14:textId="77777777" w:rsidR="00181FFC" w:rsidRPr="00181FFC" w:rsidRDefault="00181FFC" w:rsidP="00181FFC">
      <w:pPr>
        <w:spacing w:line="600" w:lineRule="auto"/>
        <w:jc w:val="left"/>
        <w:rPr>
          <w:ins w:id="19981" w:author="UTENTE" w:date="2020-06-30T19:00:00Z"/>
          <w:rFonts w:ascii="Calibri" w:eastAsia="Calibri" w:hAnsi="Calibri" w:cs="Times New Roman"/>
          <w:lang w:val="en-US"/>
        </w:rPr>
      </w:pPr>
      <w:ins w:id="19982" w:author="UTENTE" w:date="2020-06-30T19:00:00Z">
        <w:r w:rsidRPr="00181FFC">
          <w:rPr>
            <w:rFonts w:ascii="Calibri" w:eastAsia="Calibri" w:hAnsi="Calibri" w:cs="Times New Roman"/>
            <w:lang w:val="en-US"/>
          </w:rPr>
          <w:t>593.</w:t>
        </w:r>
        <w:r w:rsidRPr="00181FFC">
          <w:rPr>
            <w:rFonts w:ascii="Calibri" w:eastAsia="Calibri" w:hAnsi="Calibri" w:cs="Times New Roman"/>
            <w:lang w:val="en-US"/>
          </w:rPr>
          <w:tab/>
          <w:t>l "\"Until one night… I was out walking on the streets, and I…\""</w:t>
        </w:r>
        <w:r w:rsidRPr="00181FFC">
          <w:rPr>
            <w:rFonts w:ascii="Calibri" w:eastAsia="Calibri" w:hAnsi="Calibri" w:cs="Times New Roman"/>
            <w:lang w:val="en-US"/>
          </w:rPr>
          <w:br w:type="page"/>
        </w:r>
      </w:ins>
    </w:p>
    <w:p w14:paraId="63B809C6" w14:textId="77777777" w:rsidR="00181FFC" w:rsidRPr="00181FFC" w:rsidRDefault="00181FFC" w:rsidP="00181FFC">
      <w:pPr>
        <w:spacing w:line="600" w:lineRule="auto"/>
        <w:jc w:val="left"/>
        <w:rPr>
          <w:ins w:id="19983" w:author="UTENTE" w:date="2020-06-30T19:00:00Z"/>
          <w:rFonts w:ascii="Calibri" w:eastAsia="Calibri" w:hAnsi="Calibri" w:cs="Times New Roman"/>
        </w:rPr>
      </w:pPr>
      <w:ins w:id="19984" w:author="UTENTE" w:date="2020-06-30T19:00:00Z">
        <w:r w:rsidRPr="00181FFC">
          <w:rPr>
            <w:rFonts w:ascii="Calibri" w:eastAsia="Calibri" w:hAnsi="Calibri" w:cs="Times New Roman"/>
          </w:rPr>
          <w:lastRenderedPageBreak/>
          <w:t>579.</w:t>
        </w:r>
        <w:r w:rsidRPr="00181FFC">
          <w:rPr>
            <w:rFonts w:ascii="Calibri" w:eastAsia="Calibri" w:hAnsi="Calibri" w:cs="Times New Roman"/>
          </w:rPr>
          <w:tab/>
          <w:t>n "Luka mi guarda subito storto, ma gli rivolgo un sorriso per fargli capire che non lo sto punzecchiando."</w:t>
        </w:r>
      </w:ins>
    </w:p>
    <w:p w14:paraId="265BE7C5" w14:textId="77777777" w:rsidR="00181FFC" w:rsidRPr="00181FFC" w:rsidRDefault="00181FFC" w:rsidP="00181FFC">
      <w:pPr>
        <w:spacing w:line="600" w:lineRule="auto"/>
        <w:jc w:val="left"/>
        <w:rPr>
          <w:ins w:id="19985" w:author="UTENTE" w:date="2020-06-30T19:00:00Z"/>
          <w:rFonts w:ascii="Calibri" w:eastAsia="Calibri" w:hAnsi="Calibri" w:cs="Times New Roman"/>
        </w:rPr>
      </w:pPr>
      <w:ins w:id="19986" w:author="UTENTE" w:date="2020-06-30T19:00:00Z">
        <w:r w:rsidRPr="00181FFC">
          <w:rPr>
            <w:rFonts w:ascii="Calibri" w:eastAsia="Calibri" w:hAnsi="Calibri" w:cs="Times New Roman"/>
          </w:rPr>
          <w:t>580.</w:t>
        </w:r>
        <w:r w:rsidRPr="00181FFC">
          <w:rPr>
            <w:rFonts w:ascii="Calibri" w:eastAsia="Calibri" w:hAnsi="Calibri" w:cs="Times New Roman"/>
          </w:rPr>
          <w:tab/>
          <w:t>n "Un secondo dopo, si lascia andare ad un leggero sospiro, chiudendo gli occhi con un'espressione addolorata."</w:t>
        </w:r>
      </w:ins>
    </w:p>
    <w:p w14:paraId="2ED72731" w14:textId="77777777" w:rsidR="00181FFC" w:rsidRPr="00181FFC" w:rsidRDefault="00181FFC" w:rsidP="00181FFC">
      <w:pPr>
        <w:spacing w:line="600" w:lineRule="auto"/>
        <w:jc w:val="left"/>
        <w:rPr>
          <w:ins w:id="19987" w:author="UTENTE" w:date="2020-06-30T19:00:00Z"/>
          <w:rFonts w:ascii="Calibri" w:eastAsia="Calibri" w:hAnsi="Calibri" w:cs="Times New Roman"/>
        </w:rPr>
      </w:pPr>
      <w:ins w:id="19988" w:author="UTENTE" w:date="2020-06-30T19:00:00Z">
        <w:r w:rsidRPr="00181FFC">
          <w:rPr>
            <w:rFonts w:ascii="Calibri" w:eastAsia="Calibri" w:hAnsi="Calibri" w:cs="Times New Roman"/>
          </w:rPr>
          <w:t>581.</w:t>
        </w:r>
        <w:r w:rsidRPr="00181FFC">
          <w:rPr>
            <w:rFonts w:ascii="Calibri" w:eastAsia="Calibri" w:hAnsi="Calibri" w:cs="Times New Roman"/>
          </w:rPr>
          <w:tab/>
          <w:t>l "\"Al mio fratellino, David… gli piacevano molto.\""</w:t>
        </w:r>
      </w:ins>
    </w:p>
    <w:p w14:paraId="0F07463D" w14:textId="77777777" w:rsidR="00181FFC" w:rsidRPr="00181FFC" w:rsidRDefault="00181FFC" w:rsidP="00181FFC">
      <w:pPr>
        <w:spacing w:line="600" w:lineRule="auto"/>
        <w:jc w:val="left"/>
        <w:rPr>
          <w:ins w:id="19989" w:author="UTENTE" w:date="2020-06-30T19:00:00Z"/>
          <w:rFonts w:ascii="Calibri" w:eastAsia="Calibri" w:hAnsi="Calibri" w:cs="Times New Roman"/>
        </w:rPr>
      </w:pPr>
      <w:ins w:id="19990" w:author="UTENTE" w:date="2020-06-30T19:00:00Z">
        <w:r w:rsidRPr="00181FFC">
          <w:rPr>
            <w:rFonts w:ascii="Calibri" w:eastAsia="Calibri" w:hAnsi="Calibri" w:cs="Times New Roman"/>
          </w:rPr>
          <w:t>582.</w:t>
        </w:r>
        <w:r w:rsidRPr="00181FFC">
          <w:rPr>
            <w:rFonts w:ascii="Calibri" w:eastAsia="Calibri" w:hAnsi="Calibri" w:cs="Times New Roman"/>
          </w:rPr>
          <w:tab/>
          <w:t>mcp "\"Gli piacevano?\""</w:t>
        </w:r>
      </w:ins>
    </w:p>
    <w:p w14:paraId="251E57EC" w14:textId="77777777" w:rsidR="00181FFC" w:rsidRPr="00181FFC" w:rsidRDefault="00181FFC" w:rsidP="00181FFC">
      <w:pPr>
        <w:spacing w:line="600" w:lineRule="auto"/>
        <w:jc w:val="left"/>
        <w:rPr>
          <w:ins w:id="19991" w:author="UTENTE" w:date="2020-06-30T19:00:00Z"/>
          <w:rFonts w:ascii="Calibri" w:eastAsia="Calibri" w:hAnsi="Calibri" w:cs="Times New Roman"/>
        </w:rPr>
      </w:pPr>
      <w:ins w:id="19992" w:author="UTENTE" w:date="2020-06-30T19:00:00Z">
        <w:r w:rsidRPr="00181FFC">
          <w:rPr>
            <w:rFonts w:ascii="Calibri" w:eastAsia="Calibri" w:hAnsi="Calibri" w:cs="Times New Roman"/>
          </w:rPr>
          <w:t>583.</w:t>
        </w:r>
        <w:r w:rsidRPr="00181FFC">
          <w:rPr>
            <w:rFonts w:ascii="Calibri" w:eastAsia="Calibri" w:hAnsi="Calibri" w:cs="Times New Roman"/>
          </w:rPr>
          <w:tab/>
          <w:t>mcp "\"Gli -- gli è successo qualcosa?\""</w:t>
        </w:r>
      </w:ins>
    </w:p>
    <w:p w14:paraId="181FB055" w14:textId="77777777" w:rsidR="00181FFC" w:rsidRPr="00181FFC" w:rsidRDefault="00181FFC" w:rsidP="00181FFC">
      <w:pPr>
        <w:spacing w:line="600" w:lineRule="auto"/>
        <w:jc w:val="left"/>
        <w:rPr>
          <w:ins w:id="19993" w:author="UTENTE" w:date="2020-06-30T19:00:00Z"/>
          <w:rFonts w:ascii="Calibri" w:eastAsia="Calibri" w:hAnsi="Calibri" w:cs="Times New Roman"/>
        </w:rPr>
      </w:pPr>
      <w:ins w:id="19994" w:author="UTENTE" w:date="2020-06-30T19:00:00Z">
        <w:r w:rsidRPr="00181FFC">
          <w:rPr>
            <w:rFonts w:ascii="Calibri" w:eastAsia="Calibri" w:hAnsi="Calibri" w:cs="Times New Roman"/>
          </w:rPr>
          <w:t>584.</w:t>
        </w:r>
        <w:r w:rsidRPr="00181FFC">
          <w:rPr>
            <w:rFonts w:ascii="Calibri" w:eastAsia="Calibri" w:hAnsi="Calibri" w:cs="Times New Roman"/>
          </w:rPr>
          <w:tab/>
          <w:t>n "Non risponde immediatamente, esitando visibilmente per qualche secondo."</w:t>
        </w:r>
      </w:ins>
    </w:p>
    <w:p w14:paraId="12BC7E2E" w14:textId="77777777" w:rsidR="00181FFC" w:rsidRPr="00181FFC" w:rsidRDefault="00181FFC" w:rsidP="00181FFC">
      <w:pPr>
        <w:spacing w:line="600" w:lineRule="auto"/>
        <w:jc w:val="left"/>
        <w:rPr>
          <w:ins w:id="19995" w:author="UTENTE" w:date="2020-06-30T19:00:00Z"/>
          <w:rFonts w:ascii="Calibri" w:eastAsia="Calibri" w:hAnsi="Calibri" w:cs="Times New Roman"/>
        </w:rPr>
      </w:pPr>
      <w:ins w:id="19996" w:author="UTENTE" w:date="2020-06-30T19:00:00Z">
        <w:r w:rsidRPr="00181FFC">
          <w:rPr>
            <w:rFonts w:ascii="Calibri" w:eastAsia="Calibri" w:hAnsi="Calibri" w:cs="Times New Roman"/>
          </w:rPr>
          <w:t>585.</w:t>
        </w:r>
        <w:r w:rsidRPr="00181FFC">
          <w:rPr>
            <w:rFonts w:ascii="Calibri" w:eastAsia="Calibri" w:hAnsi="Calibri" w:cs="Times New Roman"/>
          </w:rPr>
          <w:tab/>
          <w:t>n "Ho la sensazione di aver chiesto qualcosa che non avrei dovuto chiedere."</w:t>
        </w:r>
      </w:ins>
    </w:p>
    <w:p w14:paraId="64416142" w14:textId="77777777" w:rsidR="00181FFC" w:rsidRPr="00181FFC" w:rsidRDefault="00181FFC" w:rsidP="00181FFC">
      <w:pPr>
        <w:spacing w:line="600" w:lineRule="auto"/>
        <w:jc w:val="left"/>
        <w:rPr>
          <w:ins w:id="19997" w:author="UTENTE" w:date="2020-06-30T19:00:00Z"/>
          <w:rFonts w:ascii="Calibri" w:eastAsia="Calibri" w:hAnsi="Calibri" w:cs="Times New Roman"/>
        </w:rPr>
      </w:pPr>
      <w:ins w:id="19998" w:author="UTENTE" w:date="2020-06-30T19:00:00Z">
        <w:r w:rsidRPr="00181FFC">
          <w:rPr>
            <w:rFonts w:ascii="Calibri" w:eastAsia="Calibri" w:hAnsi="Calibri" w:cs="Times New Roman"/>
          </w:rPr>
          <w:t>586.</w:t>
        </w:r>
        <w:r w:rsidRPr="00181FFC">
          <w:rPr>
            <w:rFonts w:ascii="Calibri" w:eastAsia="Calibri" w:hAnsi="Calibri" w:cs="Times New Roman"/>
          </w:rPr>
          <w:tab/>
          <w:t>n "Cazzo, forse dovrei cercare di cambiare argomento…"</w:t>
        </w:r>
      </w:ins>
    </w:p>
    <w:p w14:paraId="3B3D03CF" w14:textId="77777777" w:rsidR="00181FFC" w:rsidRPr="00181FFC" w:rsidRDefault="00181FFC" w:rsidP="00181FFC">
      <w:pPr>
        <w:spacing w:line="600" w:lineRule="auto"/>
        <w:jc w:val="left"/>
        <w:rPr>
          <w:ins w:id="19999" w:author="UTENTE" w:date="2020-06-30T19:00:00Z"/>
          <w:rFonts w:ascii="Calibri" w:eastAsia="Calibri" w:hAnsi="Calibri" w:cs="Times New Roman"/>
        </w:rPr>
      </w:pPr>
      <w:ins w:id="20000" w:author="UTENTE" w:date="2020-06-30T19:00:00Z">
        <w:r w:rsidRPr="00181FFC">
          <w:rPr>
            <w:rFonts w:ascii="Calibri" w:eastAsia="Calibri" w:hAnsi="Calibri" w:cs="Times New Roman"/>
          </w:rPr>
          <w:t>587.</w:t>
        </w:r>
        <w:r w:rsidRPr="00181FFC">
          <w:rPr>
            <w:rFonts w:ascii="Calibri" w:eastAsia="Calibri" w:hAnsi="Calibri" w:cs="Times New Roman"/>
          </w:rPr>
          <w:tab/>
          <w:t>n "Ma prima che ne abbia la possibilità, Luka riapre gli occhi e mi osserva, la sua espressione è gelida."</w:t>
        </w:r>
      </w:ins>
    </w:p>
    <w:p w14:paraId="2EC7E614" w14:textId="77777777" w:rsidR="00181FFC" w:rsidRPr="00181FFC" w:rsidRDefault="00181FFC" w:rsidP="00181FFC">
      <w:pPr>
        <w:spacing w:line="600" w:lineRule="auto"/>
        <w:jc w:val="left"/>
        <w:rPr>
          <w:ins w:id="20001" w:author="UTENTE" w:date="2020-06-30T19:00:00Z"/>
          <w:rFonts w:ascii="Calibri" w:eastAsia="Calibri" w:hAnsi="Calibri" w:cs="Times New Roman"/>
        </w:rPr>
      </w:pPr>
      <w:ins w:id="20002" w:author="UTENTE" w:date="2020-06-30T19:00:00Z">
        <w:r w:rsidRPr="00181FFC">
          <w:rPr>
            <w:rFonts w:ascii="Calibri" w:eastAsia="Calibri" w:hAnsi="Calibri" w:cs="Times New Roman"/>
          </w:rPr>
          <w:t>588.</w:t>
        </w:r>
        <w:r w:rsidRPr="00181FFC">
          <w:rPr>
            <w:rFonts w:ascii="Calibri" w:eastAsia="Calibri" w:hAnsi="Calibri" w:cs="Times New Roman"/>
          </w:rPr>
          <w:tab/>
          <w:t>l "\"È stato…\""</w:t>
        </w:r>
      </w:ins>
    </w:p>
    <w:p w14:paraId="45D26ADA" w14:textId="77777777" w:rsidR="00181FFC" w:rsidRPr="00181FFC" w:rsidRDefault="00181FFC" w:rsidP="00181FFC">
      <w:pPr>
        <w:spacing w:line="600" w:lineRule="auto"/>
        <w:jc w:val="left"/>
        <w:rPr>
          <w:ins w:id="20003" w:author="UTENTE" w:date="2020-06-30T19:00:00Z"/>
          <w:rFonts w:ascii="Calibri" w:eastAsia="Calibri" w:hAnsi="Calibri" w:cs="Times New Roman"/>
        </w:rPr>
      </w:pPr>
      <w:ins w:id="20004" w:author="UTENTE" w:date="2020-06-30T19:00:00Z">
        <w:r w:rsidRPr="00181FFC">
          <w:rPr>
            <w:rFonts w:ascii="Calibri" w:eastAsia="Calibri" w:hAnsi="Calibri" w:cs="Times New Roman"/>
          </w:rPr>
          <w:t>589.</w:t>
        </w:r>
        <w:r w:rsidRPr="00181FFC">
          <w:rPr>
            <w:rFonts w:ascii="Calibri" w:eastAsia="Calibri" w:hAnsi="Calibri" w:cs="Times New Roman"/>
          </w:rPr>
          <w:tab/>
          <w:t>l "\"È stato preso da un vampiro, come… cagnolino.\""</w:t>
        </w:r>
      </w:ins>
    </w:p>
    <w:p w14:paraId="345A0204" w14:textId="77777777" w:rsidR="00181FFC" w:rsidRPr="00181FFC" w:rsidRDefault="00181FFC" w:rsidP="00181FFC">
      <w:pPr>
        <w:spacing w:line="600" w:lineRule="auto"/>
        <w:jc w:val="left"/>
        <w:rPr>
          <w:ins w:id="20005" w:author="UTENTE" w:date="2020-06-30T19:00:00Z"/>
          <w:rFonts w:ascii="Calibri" w:eastAsia="Calibri" w:hAnsi="Calibri" w:cs="Times New Roman"/>
        </w:rPr>
      </w:pPr>
      <w:ins w:id="20006" w:author="UTENTE" w:date="2020-06-30T19:00:00Z">
        <w:r w:rsidRPr="00181FFC">
          <w:rPr>
            <w:rFonts w:ascii="Calibri" w:eastAsia="Calibri" w:hAnsi="Calibri" w:cs="Times New Roman"/>
          </w:rPr>
          <w:t>590.</w:t>
        </w:r>
        <w:r w:rsidRPr="00181FFC">
          <w:rPr>
            <w:rFonts w:ascii="Calibri" w:eastAsia="Calibri" w:hAnsi="Calibri" w:cs="Times New Roman"/>
          </w:rPr>
          <w:tab/>
          <w:t>mcp "\"…\""</w:t>
        </w:r>
      </w:ins>
    </w:p>
    <w:p w14:paraId="7C0C1E9A" w14:textId="77777777" w:rsidR="00181FFC" w:rsidRPr="00181FFC" w:rsidRDefault="00181FFC" w:rsidP="00181FFC">
      <w:pPr>
        <w:spacing w:line="600" w:lineRule="auto"/>
        <w:jc w:val="left"/>
        <w:rPr>
          <w:ins w:id="20007" w:author="UTENTE" w:date="2020-06-30T19:00:00Z"/>
          <w:rFonts w:ascii="Calibri" w:eastAsia="Calibri" w:hAnsi="Calibri" w:cs="Times New Roman"/>
        </w:rPr>
      </w:pPr>
      <w:ins w:id="20008" w:author="UTENTE" w:date="2020-06-30T19:00:00Z">
        <w:r w:rsidRPr="00181FFC">
          <w:rPr>
            <w:rFonts w:ascii="Calibri" w:eastAsia="Calibri" w:hAnsi="Calibri" w:cs="Times New Roman"/>
          </w:rPr>
          <w:t>591.</w:t>
        </w:r>
        <w:r w:rsidRPr="00181FFC">
          <w:rPr>
            <w:rFonts w:ascii="Calibri" w:eastAsia="Calibri" w:hAnsi="Calibri" w:cs="Times New Roman"/>
          </w:rPr>
          <w:tab/>
          <w:t>n "Le dita di Luka si chiudono lentamente in un pugno, stringendo così forte che le sue nocche diventano bianche."</w:t>
        </w:r>
      </w:ins>
    </w:p>
    <w:p w14:paraId="77FF0143" w14:textId="77777777" w:rsidR="00181FFC" w:rsidRPr="00181FFC" w:rsidRDefault="00181FFC" w:rsidP="00181FFC">
      <w:pPr>
        <w:spacing w:line="600" w:lineRule="auto"/>
        <w:jc w:val="left"/>
        <w:rPr>
          <w:ins w:id="20009" w:author="UTENTE" w:date="2020-06-30T19:00:00Z"/>
          <w:rFonts w:ascii="Calibri" w:eastAsia="Calibri" w:hAnsi="Calibri" w:cs="Times New Roman"/>
        </w:rPr>
      </w:pPr>
      <w:ins w:id="20010" w:author="UTENTE" w:date="2020-06-30T19:00:00Z">
        <w:r w:rsidRPr="00181FFC">
          <w:rPr>
            <w:rFonts w:ascii="Calibri" w:eastAsia="Calibri" w:hAnsi="Calibri" w:cs="Times New Roman"/>
          </w:rPr>
          <w:t>592.</w:t>
        </w:r>
        <w:r w:rsidRPr="00181FFC">
          <w:rPr>
            <w:rFonts w:ascii="Calibri" w:eastAsia="Calibri" w:hAnsi="Calibri" w:cs="Times New Roman"/>
          </w:rPr>
          <w:tab/>
          <w:t>l "\"Non sapevo dove fosse andato, o perché fosse sparito all'improvviso. Mi sono sentito così… in colpa, terrorizzato, non sapendo se fosse vivo o morto.\""</w:t>
        </w:r>
      </w:ins>
    </w:p>
    <w:p w14:paraId="0CE06958" w14:textId="77777777" w:rsidR="00181FFC" w:rsidRPr="00181FFC" w:rsidRDefault="00181FFC" w:rsidP="00181FFC">
      <w:pPr>
        <w:spacing w:line="600" w:lineRule="auto"/>
        <w:jc w:val="left"/>
        <w:rPr>
          <w:ins w:id="20011" w:author="UTENTE" w:date="2020-06-30T19:00:00Z"/>
          <w:rFonts w:ascii="Calibri" w:eastAsia="Calibri" w:hAnsi="Calibri" w:cs="Times New Roman"/>
        </w:rPr>
      </w:pPr>
      <w:ins w:id="20012" w:author="UTENTE" w:date="2020-06-30T19:00:00Z">
        <w:r w:rsidRPr="00181FFC">
          <w:rPr>
            <w:rFonts w:ascii="Calibri" w:eastAsia="Calibri" w:hAnsi="Calibri" w:cs="Times New Roman"/>
          </w:rPr>
          <w:t>593.</w:t>
        </w:r>
        <w:r w:rsidRPr="00181FFC">
          <w:rPr>
            <w:rFonts w:ascii="Calibri" w:eastAsia="Calibri" w:hAnsi="Calibri" w:cs="Times New Roman"/>
          </w:rPr>
          <w:tab/>
          <w:t>l "\"Finché una notte… Camminavo per le strade e…\"" </w:t>
        </w:r>
        <w:r w:rsidRPr="00181FFC">
          <w:rPr>
            <w:rFonts w:ascii="Calibri" w:eastAsia="Calibri" w:hAnsi="Calibri" w:cs="Times New Roman"/>
          </w:rPr>
          <w:br w:type="page"/>
        </w:r>
      </w:ins>
    </w:p>
    <w:p w14:paraId="18360E24" w14:textId="77777777" w:rsidR="00181FFC" w:rsidRPr="00181FFC" w:rsidRDefault="00181FFC" w:rsidP="00181FFC">
      <w:pPr>
        <w:spacing w:line="600" w:lineRule="auto"/>
        <w:jc w:val="left"/>
        <w:rPr>
          <w:ins w:id="20013" w:author="UTENTE" w:date="2020-06-30T19:00:00Z"/>
          <w:rFonts w:ascii="Calibri" w:eastAsia="Calibri" w:hAnsi="Calibri" w:cs="Times New Roman"/>
          <w:lang w:val="en-US"/>
        </w:rPr>
      </w:pPr>
      <w:ins w:id="20014" w:author="UTENTE" w:date="2020-06-30T19:00:00Z">
        <w:r w:rsidRPr="00181FFC">
          <w:rPr>
            <w:rFonts w:ascii="Calibri" w:eastAsia="Calibri" w:hAnsi="Calibri" w:cs="Times New Roman"/>
            <w:lang w:val="en-US"/>
          </w:rPr>
          <w:lastRenderedPageBreak/>
          <w:t>594.</w:t>
        </w:r>
        <w:r w:rsidRPr="00181FFC">
          <w:rPr>
            <w:rFonts w:ascii="Calibri" w:eastAsia="Calibri" w:hAnsi="Calibri" w:cs="Times New Roman"/>
            <w:lang w:val="en-US"/>
          </w:rPr>
          <w:tab/>
          <w:t>n "Luka pauses, biting his lower lip."</w:t>
        </w:r>
      </w:ins>
    </w:p>
    <w:p w14:paraId="6CC94541" w14:textId="77777777" w:rsidR="00181FFC" w:rsidRPr="00181FFC" w:rsidRDefault="00181FFC" w:rsidP="00181FFC">
      <w:pPr>
        <w:spacing w:line="600" w:lineRule="auto"/>
        <w:jc w:val="left"/>
        <w:rPr>
          <w:ins w:id="20015" w:author="UTENTE" w:date="2020-06-30T19:00:00Z"/>
          <w:rFonts w:ascii="Calibri" w:eastAsia="Calibri" w:hAnsi="Calibri" w:cs="Times New Roman"/>
          <w:lang w:val="en-US"/>
        </w:rPr>
      </w:pPr>
      <w:ins w:id="20016" w:author="UTENTE" w:date="2020-06-30T19:00:00Z">
        <w:r w:rsidRPr="00181FFC">
          <w:rPr>
            <w:rFonts w:ascii="Calibri" w:eastAsia="Calibri" w:hAnsi="Calibri" w:cs="Times New Roman"/>
            <w:lang w:val="en-US"/>
          </w:rPr>
          <w:t>595.</w:t>
        </w:r>
        <w:r w:rsidRPr="00181FFC">
          <w:rPr>
            <w:rFonts w:ascii="Calibri" w:eastAsia="Calibri" w:hAnsi="Calibri" w:cs="Times New Roman"/>
            <w:lang w:val="en-US"/>
          </w:rPr>
          <w:tab/>
          <w:t>n "The color drains from his face, and his eyes take on a cold, bitter look."</w:t>
        </w:r>
      </w:ins>
    </w:p>
    <w:p w14:paraId="0072C814" w14:textId="77777777" w:rsidR="00181FFC" w:rsidRPr="00181FFC" w:rsidRDefault="00181FFC" w:rsidP="00181FFC">
      <w:pPr>
        <w:spacing w:line="600" w:lineRule="auto"/>
        <w:jc w:val="left"/>
        <w:rPr>
          <w:ins w:id="20017" w:author="UTENTE" w:date="2020-06-30T19:00:00Z"/>
          <w:rFonts w:ascii="Calibri" w:eastAsia="Calibri" w:hAnsi="Calibri" w:cs="Times New Roman"/>
          <w:lang w:val="en-US"/>
        </w:rPr>
      </w:pPr>
      <w:ins w:id="20018" w:author="UTENTE" w:date="2020-06-30T19:00:00Z">
        <w:r w:rsidRPr="00181FFC">
          <w:rPr>
            <w:rFonts w:ascii="Calibri" w:eastAsia="Calibri" w:hAnsi="Calibri" w:cs="Times New Roman"/>
            <w:lang w:val="en-US"/>
          </w:rPr>
          <w:t>596.</w:t>
        </w:r>
        <w:r w:rsidRPr="00181FFC">
          <w:rPr>
            <w:rFonts w:ascii="Calibri" w:eastAsia="Calibri" w:hAnsi="Calibri" w:cs="Times New Roman"/>
            <w:lang w:val="en-US"/>
          </w:rPr>
          <w:tab/>
          <w:t>l "\"I saw David. I saw him stumbling down the alley beside someone I'd never seen before.\""</w:t>
        </w:r>
      </w:ins>
    </w:p>
    <w:p w14:paraId="4E724550" w14:textId="77777777" w:rsidR="00181FFC" w:rsidRPr="00181FFC" w:rsidRDefault="00181FFC" w:rsidP="00181FFC">
      <w:pPr>
        <w:spacing w:line="600" w:lineRule="auto"/>
        <w:jc w:val="left"/>
        <w:rPr>
          <w:ins w:id="20019" w:author="UTENTE" w:date="2020-06-30T19:00:00Z"/>
          <w:rFonts w:ascii="Calibri" w:eastAsia="Calibri" w:hAnsi="Calibri" w:cs="Times New Roman"/>
          <w:lang w:val="en-US"/>
        </w:rPr>
      </w:pPr>
      <w:ins w:id="20020" w:author="UTENTE" w:date="2020-06-30T19:00:00Z">
        <w:r w:rsidRPr="00181FFC">
          <w:rPr>
            <w:rFonts w:ascii="Calibri" w:eastAsia="Calibri" w:hAnsi="Calibri" w:cs="Times New Roman"/>
            <w:lang w:val="en-US"/>
          </w:rPr>
          <w:t>597.</w:t>
        </w:r>
        <w:r w:rsidRPr="00181FFC">
          <w:rPr>
            <w:rFonts w:ascii="Calibri" w:eastAsia="Calibri" w:hAnsi="Calibri" w:cs="Times New Roman"/>
            <w:lang w:val="en-US"/>
          </w:rPr>
          <w:tab/>
          <w:t>l "\"But when I yelled out to David, he...didn't recognize me. His eyes were just––empty, like there was nothing left inside him.\""</w:t>
        </w:r>
      </w:ins>
    </w:p>
    <w:p w14:paraId="10D9E1B0" w14:textId="77777777" w:rsidR="00181FFC" w:rsidRPr="00181FFC" w:rsidRDefault="00181FFC" w:rsidP="00181FFC">
      <w:pPr>
        <w:spacing w:line="600" w:lineRule="auto"/>
        <w:jc w:val="left"/>
        <w:rPr>
          <w:ins w:id="20021" w:author="UTENTE" w:date="2020-06-30T19:00:00Z"/>
          <w:rFonts w:ascii="Calibri" w:eastAsia="Calibri" w:hAnsi="Calibri" w:cs="Times New Roman"/>
          <w:lang w:val="en-US"/>
        </w:rPr>
      </w:pPr>
      <w:ins w:id="20022" w:author="UTENTE" w:date="2020-06-30T19:00:00Z">
        <w:r w:rsidRPr="00181FFC">
          <w:rPr>
            <w:rFonts w:ascii="Calibri" w:eastAsia="Calibri" w:hAnsi="Calibri" w:cs="Times New Roman"/>
            <w:lang w:val="en-US"/>
          </w:rPr>
          <w:t>598.</w:t>
        </w:r>
        <w:r w:rsidRPr="00181FFC">
          <w:rPr>
            <w:rFonts w:ascii="Calibri" w:eastAsia="Calibri" w:hAnsi="Calibri" w:cs="Times New Roman"/>
            <w:lang w:val="en-US"/>
          </w:rPr>
          <w:tab/>
          <w:t>l "\"He was brainwashed, broken –– gone.\""</w:t>
        </w:r>
      </w:ins>
    </w:p>
    <w:p w14:paraId="11B3D0CB" w14:textId="77777777" w:rsidR="00181FFC" w:rsidRPr="00181FFC" w:rsidRDefault="00181FFC" w:rsidP="00181FFC">
      <w:pPr>
        <w:spacing w:line="600" w:lineRule="auto"/>
        <w:jc w:val="left"/>
        <w:rPr>
          <w:ins w:id="20023" w:author="UTENTE" w:date="2020-06-30T19:00:00Z"/>
          <w:rFonts w:ascii="Calibri" w:eastAsia="Calibri" w:hAnsi="Calibri" w:cs="Times New Roman"/>
          <w:lang w:val="en-US"/>
        </w:rPr>
      </w:pPr>
      <w:ins w:id="20024" w:author="UTENTE" w:date="2020-06-30T19:00:00Z">
        <w:r w:rsidRPr="00181FFC">
          <w:rPr>
            <w:rFonts w:ascii="Calibri" w:eastAsia="Calibri" w:hAnsi="Calibri" w:cs="Times New Roman"/>
            <w:lang w:val="en-US"/>
          </w:rPr>
          <w:t>599.</w:t>
        </w:r>
        <w:r w:rsidRPr="00181FFC">
          <w:rPr>
            <w:rFonts w:ascii="Calibri" w:eastAsia="Calibri" w:hAnsi="Calibri" w:cs="Times New Roman"/>
            <w:lang w:val="en-US"/>
          </w:rPr>
          <w:tab/>
          <w:t>mcp "\"…Luka…\""</w:t>
        </w:r>
      </w:ins>
    </w:p>
    <w:p w14:paraId="3A5DA389" w14:textId="77777777" w:rsidR="00181FFC" w:rsidRPr="00181FFC" w:rsidRDefault="00181FFC" w:rsidP="00181FFC">
      <w:pPr>
        <w:spacing w:line="600" w:lineRule="auto"/>
        <w:jc w:val="left"/>
        <w:rPr>
          <w:ins w:id="20025" w:author="UTENTE" w:date="2020-06-30T19:00:00Z"/>
          <w:rFonts w:ascii="Calibri" w:eastAsia="Calibri" w:hAnsi="Calibri" w:cs="Times New Roman"/>
          <w:lang w:val="en-US"/>
        </w:rPr>
      </w:pPr>
      <w:ins w:id="20026" w:author="UTENTE" w:date="2020-06-30T19:00:00Z">
        <w:r w:rsidRPr="00181FFC">
          <w:rPr>
            <w:rFonts w:ascii="Calibri" w:eastAsia="Calibri" w:hAnsi="Calibri" w:cs="Times New Roman"/>
            <w:lang w:val="en-US"/>
          </w:rPr>
          <w:t>600.</w:t>
        </w:r>
        <w:r w:rsidRPr="00181FFC">
          <w:rPr>
            <w:rFonts w:ascii="Calibri" w:eastAsia="Calibri" w:hAnsi="Calibri" w:cs="Times New Roman"/>
            <w:lang w:val="en-US"/>
          </w:rPr>
          <w:tab/>
          <w:t>n "Luka's voice grows increasingly hateful, to the point where it barely sounds like him at all."</w:t>
        </w:r>
      </w:ins>
    </w:p>
    <w:p w14:paraId="3557838E" w14:textId="77777777" w:rsidR="00181FFC" w:rsidRPr="00181FFC" w:rsidRDefault="00181FFC" w:rsidP="00181FFC">
      <w:pPr>
        <w:spacing w:line="600" w:lineRule="auto"/>
        <w:jc w:val="left"/>
        <w:rPr>
          <w:ins w:id="20027" w:author="UTENTE" w:date="2020-06-30T19:00:00Z"/>
          <w:rFonts w:ascii="Calibri" w:eastAsia="Calibri" w:hAnsi="Calibri" w:cs="Times New Roman"/>
          <w:lang w:val="en-US"/>
        </w:rPr>
      </w:pPr>
      <w:ins w:id="20028" w:author="UTENTE" w:date="2020-06-30T19:00:00Z">
        <w:r w:rsidRPr="00181FFC">
          <w:rPr>
            <w:rFonts w:ascii="Calibri" w:eastAsia="Calibri" w:hAnsi="Calibri" w:cs="Times New Roman"/>
            <w:lang w:val="en-US"/>
          </w:rPr>
          <w:t>601.</w:t>
        </w:r>
        <w:r w:rsidRPr="00181FFC">
          <w:rPr>
            <w:rFonts w:ascii="Calibri" w:eastAsia="Calibri" w:hAnsi="Calibri" w:cs="Times New Roman"/>
            <w:lang w:val="en-US"/>
          </w:rPr>
          <w:tab/>
          <w:t>l "\"That vampire, that {i}monster{/i}…\""</w:t>
        </w:r>
      </w:ins>
    </w:p>
    <w:p w14:paraId="795EAEAE" w14:textId="77777777" w:rsidR="00181FFC" w:rsidRPr="00181FFC" w:rsidRDefault="00181FFC" w:rsidP="00181FFC">
      <w:pPr>
        <w:spacing w:line="600" w:lineRule="auto"/>
        <w:jc w:val="left"/>
        <w:rPr>
          <w:ins w:id="20029" w:author="UTENTE" w:date="2020-06-30T19:00:00Z"/>
          <w:rFonts w:ascii="Calibri" w:eastAsia="Calibri" w:hAnsi="Calibri" w:cs="Times New Roman"/>
          <w:lang w:val="en-US"/>
        </w:rPr>
      </w:pPr>
      <w:ins w:id="20030" w:author="UTENTE" w:date="2020-06-30T19:00:00Z">
        <w:r w:rsidRPr="00181FFC">
          <w:rPr>
            <w:rFonts w:ascii="Calibri" w:eastAsia="Calibri" w:hAnsi="Calibri" w:cs="Times New Roman"/>
            <w:lang w:val="en-US"/>
          </w:rPr>
          <w:t>602.</w:t>
        </w:r>
        <w:r w:rsidRPr="00181FFC">
          <w:rPr>
            <w:rFonts w:ascii="Calibri" w:eastAsia="Calibri" w:hAnsi="Calibri" w:cs="Times New Roman"/>
            <w:lang w:val="en-US"/>
          </w:rPr>
          <w:tab/>
          <w:t>l "\"They grinned at me. I saw their fangs, and I knew… I knew what they were.\""</w:t>
        </w:r>
      </w:ins>
    </w:p>
    <w:p w14:paraId="40605015" w14:textId="77777777" w:rsidR="00181FFC" w:rsidRPr="00181FFC" w:rsidRDefault="00181FFC" w:rsidP="00181FFC">
      <w:pPr>
        <w:spacing w:line="600" w:lineRule="auto"/>
        <w:jc w:val="left"/>
        <w:rPr>
          <w:ins w:id="20031" w:author="UTENTE" w:date="2020-06-30T19:00:00Z"/>
          <w:rFonts w:ascii="Calibri" w:eastAsia="Calibri" w:hAnsi="Calibri" w:cs="Times New Roman"/>
          <w:lang w:val="en-US"/>
        </w:rPr>
      </w:pPr>
      <w:ins w:id="20032" w:author="UTENTE" w:date="2020-06-30T19:00:00Z">
        <w:r w:rsidRPr="00181FFC">
          <w:rPr>
            <w:rFonts w:ascii="Calibri" w:eastAsia="Calibri" w:hAnsi="Calibri" w:cs="Times New Roman"/>
            <w:lang w:val="en-US"/>
          </w:rPr>
          <w:t>603.</w:t>
        </w:r>
        <w:r w:rsidRPr="00181FFC">
          <w:rPr>
            <w:rFonts w:ascii="Calibri" w:eastAsia="Calibri" w:hAnsi="Calibri" w:cs="Times New Roman"/>
            <w:lang w:val="en-US"/>
          </w:rPr>
          <w:tab/>
          <w:t>l "\"They escaped with my brother, and I couldn't do anything to stop them.\""</w:t>
        </w:r>
      </w:ins>
    </w:p>
    <w:p w14:paraId="49ED0DAB" w14:textId="77777777" w:rsidR="00181FFC" w:rsidRPr="00181FFC" w:rsidRDefault="00181FFC" w:rsidP="00181FFC">
      <w:pPr>
        <w:spacing w:line="600" w:lineRule="auto"/>
        <w:jc w:val="left"/>
        <w:rPr>
          <w:ins w:id="20033" w:author="UTENTE" w:date="2020-06-30T19:00:00Z"/>
          <w:rFonts w:ascii="Calibri" w:eastAsia="Calibri" w:hAnsi="Calibri" w:cs="Times New Roman"/>
          <w:lang w:val="en-US"/>
        </w:rPr>
      </w:pPr>
      <w:ins w:id="20034" w:author="UTENTE" w:date="2020-06-30T19:00:00Z">
        <w:r w:rsidRPr="00181FFC">
          <w:rPr>
            <w:rFonts w:ascii="Calibri" w:eastAsia="Calibri" w:hAnsi="Calibri" w:cs="Times New Roman"/>
            <w:lang w:val="en-US"/>
          </w:rPr>
          <w:t>604.</w:t>
        </w:r>
        <w:r w:rsidRPr="00181FFC">
          <w:rPr>
            <w:rFonts w:ascii="Calibri" w:eastAsia="Calibri" w:hAnsi="Calibri" w:cs="Times New Roman"/>
            <w:lang w:val="en-US"/>
          </w:rPr>
          <w:tab/>
          <w:t>l "\"But after that, I did everything to try and hunt him down. I researched vampires, found out they were real, tried to learn how to fight them.\""</w:t>
        </w:r>
      </w:ins>
    </w:p>
    <w:p w14:paraId="2632435F" w14:textId="77777777" w:rsidR="00181FFC" w:rsidRPr="00181FFC" w:rsidRDefault="00181FFC" w:rsidP="00181FFC">
      <w:pPr>
        <w:spacing w:line="600" w:lineRule="auto"/>
        <w:jc w:val="left"/>
        <w:rPr>
          <w:ins w:id="20035" w:author="UTENTE" w:date="2020-06-30T19:00:00Z"/>
          <w:rFonts w:ascii="Calibri" w:eastAsia="Calibri" w:hAnsi="Calibri" w:cs="Times New Roman"/>
          <w:lang w:val="en-US"/>
        </w:rPr>
      </w:pPr>
      <w:ins w:id="20036" w:author="UTENTE" w:date="2020-06-30T19:00:00Z">
        <w:r w:rsidRPr="00181FFC">
          <w:rPr>
            <w:rFonts w:ascii="Calibri" w:eastAsia="Calibri" w:hAnsi="Calibri" w:cs="Times New Roman"/>
            <w:lang w:val="en-US"/>
          </w:rPr>
          <w:t>605.</w:t>
        </w:r>
        <w:r w:rsidRPr="00181FFC">
          <w:rPr>
            <w:rFonts w:ascii="Calibri" w:eastAsia="Calibri" w:hAnsi="Calibri" w:cs="Times New Roman"/>
            <w:lang w:val="en-US"/>
          </w:rPr>
          <w:tab/>
          <w:t>l "\"I even asked some of my friends for help, but they thought I was crazy. They didn't say it, but I could see it in their eyes.\""</w:t>
        </w:r>
      </w:ins>
    </w:p>
    <w:p w14:paraId="714F5CB7" w14:textId="77777777" w:rsidR="00181FFC" w:rsidRPr="00181FFC" w:rsidRDefault="00181FFC" w:rsidP="00181FFC">
      <w:pPr>
        <w:spacing w:line="600" w:lineRule="auto"/>
        <w:jc w:val="left"/>
        <w:rPr>
          <w:ins w:id="20037" w:author="UTENTE" w:date="2020-06-30T19:00:00Z"/>
          <w:rFonts w:ascii="Calibri" w:eastAsia="Calibri" w:hAnsi="Calibri" w:cs="Times New Roman"/>
          <w:lang w:val="en-US"/>
        </w:rPr>
      </w:pPr>
      <w:ins w:id="20038" w:author="UTENTE" w:date="2020-06-30T19:00:00Z">
        <w:r w:rsidRPr="00181FFC">
          <w:rPr>
            <w:rFonts w:ascii="Calibri" w:eastAsia="Calibri" w:hAnsi="Calibri" w:cs="Times New Roman"/>
            <w:lang w:val="en-US"/>
          </w:rPr>
          <w:t>606.</w:t>
        </w:r>
        <w:r w:rsidRPr="00181FFC">
          <w:rPr>
            <w:rFonts w:ascii="Calibri" w:eastAsia="Calibri" w:hAnsi="Calibri" w:cs="Times New Roman"/>
            <w:lang w:val="en-US"/>
          </w:rPr>
          <w:tab/>
          <w:t>l "\"I got so desperate that I quit my job and started looking for vampires by myself, every night.\"" </w:t>
        </w:r>
        <w:r w:rsidRPr="00181FFC">
          <w:rPr>
            <w:rFonts w:ascii="Calibri" w:eastAsia="Calibri" w:hAnsi="Calibri" w:cs="Times New Roman"/>
            <w:lang w:val="en-US"/>
          </w:rPr>
          <w:br w:type="page"/>
        </w:r>
      </w:ins>
    </w:p>
    <w:p w14:paraId="0CA4C415" w14:textId="77777777" w:rsidR="00181FFC" w:rsidRPr="00181FFC" w:rsidRDefault="00181FFC" w:rsidP="00181FFC">
      <w:pPr>
        <w:spacing w:line="600" w:lineRule="auto"/>
        <w:jc w:val="left"/>
        <w:rPr>
          <w:ins w:id="20039" w:author="UTENTE" w:date="2020-06-30T19:00:00Z"/>
          <w:rFonts w:ascii="Calibri" w:eastAsia="Calibri" w:hAnsi="Calibri" w:cs="Times New Roman"/>
        </w:rPr>
      </w:pPr>
      <w:ins w:id="20040" w:author="UTENTE" w:date="2020-06-30T19:00:00Z">
        <w:r w:rsidRPr="00181FFC">
          <w:rPr>
            <w:rFonts w:ascii="Calibri" w:eastAsia="Calibri" w:hAnsi="Calibri" w:cs="Times New Roman"/>
          </w:rPr>
          <w:lastRenderedPageBreak/>
          <w:t>594.</w:t>
        </w:r>
        <w:r w:rsidRPr="00181FFC">
          <w:rPr>
            <w:rFonts w:ascii="Calibri" w:eastAsia="Calibri" w:hAnsi="Calibri" w:cs="Times New Roman"/>
          </w:rPr>
          <w:tab/>
          <w:t>n "Luka si ferma, mordicchiandosi il labbro."</w:t>
        </w:r>
      </w:ins>
    </w:p>
    <w:p w14:paraId="280306D0" w14:textId="77777777" w:rsidR="00181FFC" w:rsidRPr="00181FFC" w:rsidRDefault="00181FFC" w:rsidP="00181FFC">
      <w:pPr>
        <w:spacing w:line="600" w:lineRule="auto"/>
        <w:jc w:val="left"/>
        <w:rPr>
          <w:ins w:id="20041" w:author="UTENTE" w:date="2020-06-30T19:00:00Z"/>
          <w:rFonts w:ascii="Calibri" w:eastAsia="Calibri" w:hAnsi="Calibri" w:cs="Times New Roman"/>
        </w:rPr>
      </w:pPr>
      <w:ins w:id="20042" w:author="UTENTE" w:date="2020-06-30T19:00:00Z">
        <w:r w:rsidRPr="00181FFC">
          <w:rPr>
            <w:rFonts w:ascii="Calibri" w:eastAsia="Calibri" w:hAnsi="Calibri" w:cs="Times New Roman"/>
          </w:rPr>
          <w:t>595.</w:t>
        </w:r>
        <w:r w:rsidRPr="00181FFC">
          <w:rPr>
            <w:rFonts w:ascii="Calibri" w:eastAsia="Calibri" w:hAnsi="Calibri" w:cs="Times New Roman"/>
          </w:rPr>
          <w:tab/>
          <w:t>n "La sua faccia perde tutto il suo colore; nei suoi occhi, uno sguardo freddo e pieno di rabbia."</w:t>
        </w:r>
      </w:ins>
    </w:p>
    <w:p w14:paraId="17292159" w14:textId="77777777" w:rsidR="00181FFC" w:rsidRPr="00181FFC" w:rsidRDefault="00181FFC" w:rsidP="00181FFC">
      <w:pPr>
        <w:spacing w:line="600" w:lineRule="auto"/>
        <w:jc w:val="left"/>
        <w:rPr>
          <w:ins w:id="20043" w:author="UTENTE" w:date="2020-06-30T19:00:00Z"/>
          <w:rFonts w:ascii="Calibri" w:eastAsia="Calibri" w:hAnsi="Calibri" w:cs="Times New Roman"/>
        </w:rPr>
      </w:pPr>
      <w:ins w:id="20044" w:author="UTENTE" w:date="2020-06-30T19:00:00Z">
        <w:r w:rsidRPr="00181FFC">
          <w:rPr>
            <w:rFonts w:ascii="Calibri" w:eastAsia="Calibri" w:hAnsi="Calibri" w:cs="Times New Roman"/>
          </w:rPr>
          <w:t>596.</w:t>
        </w:r>
        <w:r w:rsidRPr="00181FFC">
          <w:rPr>
            <w:rFonts w:ascii="Calibri" w:eastAsia="Calibri" w:hAnsi="Calibri" w:cs="Times New Roman"/>
          </w:rPr>
          <w:tab/>
          <w:t>l "Ho visto David. L'ho visto barcollare lungo un vicolo accanto a qualcuno che non avevo mai visto.\""</w:t>
        </w:r>
      </w:ins>
    </w:p>
    <w:p w14:paraId="1FF10742" w14:textId="77777777" w:rsidR="00181FFC" w:rsidRPr="00181FFC" w:rsidRDefault="00181FFC" w:rsidP="00181FFC">
      <w:pPr>
        <w:spacing w:line="600" w:lineRule="auto"/>
        <w:jc w:val="left"/>
        <w:rPr>
          <w:ins w:id="20045" w:author="UTENTE" w:date="2020-06-30T19:00:00Z"/>
          <w:rFonts w:ascii="Calibri" w:eastAsia="Calibri" w:hAnsi="Calibri" w:cs="Times New Roman"/>
        </w:rPr>
      </w:pPr>
      <w:ins w:id="20046" w:author="UTENTE" w:date="2020-06-30T19:00:00Z">
        <w:r w:rsidRPr="00181FFC">
          <w:rPr>
            <w:rFonts w:ascii="Calibri" w:eastAsia="Calibri" w:hAnsi="Calibri" w:cs="Times New Roman"/>
          </w:rPr>
          <w:t>597.</w:t>
        </w:r>
        <w:r w:rsidRPr="00181FFC">
          <w:rPr>
            <w:rFonts w:ascii="Calibri" w:eastAsia="Calibri" w:hAnsi="Calibri" w:cs="Times New Roman"/>
          </w:rPr>
          <w:tab/>
          <w:t>l "\"Ma quando l'ho chiamato, lui… non mi ha riconosciuto. I suoi occhi erano--vuoti, come se non ci fosse più niente dentro di lui.\""</w:t>
        </w:r>
      </w:ins>
    </w:p>
    <w:p w14:paraId="7CB04417" w14:textId="77777777" w:rsidR="00181FFC" w:rsidRPr="00181FFC" w:rsidRDefault="00181FFC" w:rsidP="00181FFC">
      <w:pPr>
        <w:spacing w:line="600" w:lineRule="auto"/>
        <w:jc w:val="left"/>
        <w:rPr>
          <w:ins w:id="20047" w:author="UTENTE" w:date="2020-06-30T19:00:00Z"/>
          <w:rFonts w:ascii="Calibri" w:eastAsia="Calibri" w:hAnsi="Calibri" w:cs="Times New Roman"/>
        </w:rPr>
      </w:pPr>
      <w:ins w:id="20048" w:author="UTENTE" w:date="2020-06-30T19:00:00Z">
        <w:r w:rsidRPr="00181FFC">
          <w:rPr>
            <w:rFonts w:ascii="Calibri" w:eastAsia="Calibri" w:hAnsi="Calibri" w:cs="Times New Roman"/>
          </w:rPr>
          <w:t>598.</w:t>
        </w:r>
        <w:r w:rsidRPr="00181FFC">
          <w:rPr>
            <w:rFonts w:ascii="Calibri" w:eastAsia="Calibri" w:hAnsi="Calibri" w:cs="Times New Roman"/>
          </w:rPr>
          <w:tab/>
          <w:t>l "\"Gli avevano fatto il lavaggio del cervello, lo avevano rotto -- era andato.\""</w:t>
        </w:r>
      </w:ins>
    </w:p>
    <w:p w14:paraId="113133C0" w14:textId="77777777" w:rsidR="00181FFC" w:rsidRPr="00181FFC" w:rsidRDefault="00181FFC" w:rsidP="00181FFC">
      <w:pPr>
        <w:spacing w:line="600" w:lineRule="auto"/>
        <w:jc w:val="left"/>
        <w:rPr>
          <w:ins w:id="20049" w:author="UTENTE" w:date="2020-06-30T19:00:00Z"/>
          <w:rFonts w:ascii="Calibri" w:eastAsia="Calibri" w:hAnsi="Calibri" w:cs="Times New Roman"/>
        </w:rPr>
      </w:pPr>
      <w:ins w:id="20050" w:author="UTENTE" w:date="2020-06-30T19:00:00Z">
        <w:r w:rsidRPr="00181FFC">
          <w:rPr>
            <w:rFonts w:ascii="Calibri" w:eastAsia="Calibri" w:hAnsi="Calibri" w:cs="Times New Roman"/>
          </w:rPr>
          <w:t>599.</w:t>
        </w:r>
        <w:r w:rsidRPr="00181FFC">
          <w:rPr>
            <w:rFonts w:ascii="Calibri" w:eastAsia="Calibri" w:hAnsi="Calibri" w:cs="Times New Roman"/>
          </w:rPr>
          <w:tab/>
          <w:t>mcp "\"…Luka…\""</w:t>
        </w:r>
      </w:ins>
    </w:p>
    <w:p w14:paraId="279AF6F0" w14:textId="77777777" w:rsidR="00181FFC" w:rsidRPr="00181FFC" w:rsidRDefault="00181FFC" w:rsidP="00181FFC">
      <w:pPr>
        <w:spacing w:line="600" w:lineRule="auto"/>
        <w:jc w:val="left"/>
        <w:rPr>
          <w:ins w:id="20051" w:author="UTENTE" w:date="2020-06-30T19:00:00Z"/>
          <w:rFonts w:ascii="Calibri" w:eastAsia="Calibri" w:hAnsi="Calibri" w:cs="Times New Roman"/>
        </w:rPr>
      </w:pPr>
      <w:ins w:id="20052" w:author="UTENTE" w:date="2020-06-30T19:00:00Z">
        <w:r w:rsidRPr="00181FFC">
          <w:rPr>
            <w:rFonts w:ascii="Calibri" w:eastAsia="Calibri" w:hAnsi="Calibri" w:cs="Times New Roman"/>
          </w:rPr>
          <w:t>600.</w:t>
        </w:r>
        <w:r w:rsidRPr="00181FFC">
          <w:rPr>
            <w:rFonts w:ascii="Calibri" w:eastAsia="Calibri" w:hAnsi="Calibri" w:cs="Times New Roman"/>
          </w:rPr>
          <w:tab/>
          <w:t>n "La voce di Luka si riempie d'odio, fino al punto che a malapena riesco a riconoscerlo."</w:t>
        </w:r>
      </w:ins>
    </w:p>
    <w:p w14:paraId="7F0012C6" w14:textId="77777777" w:rsidR="00181FFC" w:rsidRPr="00181FFC" w:rsidRDefault="00181FFC" w:rsidP="00181FFC">
      <w:pPr>
        <w:spacing w:line="600" w:lineRule="auto"/>
        <w:jc w:val="left"/>
        <w:rPr>
          <w:ins w:id="20053" w:author="UTENTE" w:date="2020-06-30T19:00:00Z"/>
          <w:rFonts w:ascii="Calibri" w:eastAsia="Calibri" w:hAnsi="Calibri" w:cs="Times New Roman"/>
        </w:rPr>
      </w:pPr>
      <w:ins w:id="20054" w:author="UTENTE" w:date="2020-06-30T19:00:00Z">
        <w:r w:rsidRPr="00181FFC">
          <w:rPr>
            <w:rFonts w:ascii="Calibri" w:eastAsia="Calibri" w:hAnsi="Calibri" w:cs="Times New Roman"/>
          </w:rPr>
          <w:t>601.</w:t>
        </w:r>
        <w:r w:rsidRPr="00181FFC">
          <w:rPr>
            <w:rFonts w:ascii="Calibri" w:eastAsia="Calibri" w:hAnsi="Calibri" w:cs="Times New Roman"/>
          </w:rPr>
          <w:tab/>
          <w:t>l "\"Quel vampiro, quel {i}mostro{/i}…\""</w:t>
        </w:r>
      </w:ins>
    </w:p>
    <w:p w14:paraId="40DD41F9" w14:textId="77777777" w:rsidR="00181FFC" w:rsidRPr="00181FFC" w:rsidRDefault="00181FFC" w:rsidP="00181FFC">
      <w:pPr>
        <w:spacing w:line="600" w:lineRule="auto"/>
        <w:jc w:val="left"/>
        <w:rPr>
          <w:ins w:id="20055" w:author="UTENTE" w:date="2020-06-30T19:00:00Z"/>
          <w:rFonts w:ascii="Calibri" w:eastAsia="Calibri" w:hAnsi="Calibri" w:cs="Times New Roman"/>
        </w:rPr>
      </w:pPr>
      <w:ins w:id="20056" w:author="UTENTE" w:date="2020-06-30T19:00:00Z">
        <w:r w:rsidRPr="00181FFC">
          <w:rPr>
            <w:rFonts w:ascii="Calibri" w:eastAsia="Calibri" w:hAnsi="Calibri" w:cs="Times New Roman"/>
          </w:rPr>
          <w:t>602.</w:t>
        </w:r>
        <w:r w:rsidRPr="00181FFC">
          <w:rPr>
            <w:rFonts w:ascii="Calibri" w:eastAsia="Calibri" w:hAnsi="Calibri" w:cs="Times New Roman"/>
          </w:rPr>
          <w:tab/>
          <w:t>l "\"Mi ha sorriso. Ho visto i suoi canini, sapevo… sapevo cos'era.\""</w:t>
        </w:r>
      </w:ins>
    </w:p>
    <w:p w14:paraId="0338B3AB" w14:textId="77777777" w:rsidR="00181FFC" w:rsidRPr="00181FFC" w:rsidRDefault="00181FFC" w:rsidP="00181FFC">
      <w:pPr>
        <w:spacing w:line="600" w:lineRule="auto"/>
        <w:jc w:val="left"/>
        <w:rPr>
          <w:ins w:id="20057" w:author="UTENTE" w:date="2020-06-30T19:00:00Z"/>
          <w:rFonts w:ascii="Calibri" w:eastAsia="Calibri" w:hAnsi="Calibri" w:cs="Times New Roman"/>
        </w:rPr>
      </w:pPr>
      <w:ins w:id="20058" w:author="UTENTE" w:date="2020-06-30T19:00:00Z">
        <w:r w:rsidRPr="00181FFC">
          <w:rPr>
            <w:rFonts w:ascii="Calibri" w:eastAsia="Calibri" w:hAnsi="Calibri" w:cs="Times New Roman"/>
          </w:rPr>
          <w:t>603.</w:t>
        </w:r>
        <w:r w:rsidRPr="00181FFC">
          <w:rPr>
            <w:rFonts w:ascii="Calibri" w:eastAsia="Calibri" w:hAnsi="Calibri" w:cs="Times New Roman"/>
          </w:rPr>
          <w:tab/>
          <w:t>l "\"Se n'è andato con mio fratello e non potevo fare nulla per fermarlo.\""</w:t>
        </w:r>
      </w:ins>
    </w:p>
    <w:p w14:paraId="3151622A" w14:textId="77777777" w:rsidR="00181FFC" w:rsidRPr="00181FFC" w:rsidRDefault="00181FFC" w:rsidP="00181FFC">
      <w:pPr>
        <w:spacing w:line="600" w:lineRule="auto"/>
        <w:jc w:val="left"/>
        <w:rPr>
          <w:ins w:id="20059" w:author="UTENTE" w:date="2020-06-30T19:00:00Z"/>
          <w:rFonts w:ascii="Calibri" w:eastAsia="Calibri" w:hAnsi="Calibri" w:cs="Times New Roman"/>
        </w:rPr>
      </w:pPr>
      <w:ins w:id="20060" w:author="UTENTE" w:date="2020-06-30T19:00:00Z">
        <w:r w:rsidRPr="00181FFC">
          <w:rPr>
            <w:rFonts w:ascii="Calibri" w:eastAsia="Calibri" w:hAnsi="Calibri" w:cs="Times New Roman"/>
          </w:rPr>
          <w:t>604.</w:t>
        </w:r>
        <w:r w:rsidRPr="00181FFC">
          <w:rPr>
            <w:rFonts w:ascii="Calibri" w:eastAsia="Calibri" w:hAnsi="Calibri" w:cs="Times New Roman"/>
          </w:rPr>
          <w:tab/>
          <w:t>l "\"Ma dopo quel momento, ho fatto di tutto per trovarlo. Ho fatto ricerca sui vampiri, ho scoperto che sono veri e ho imparato a combatterli.\""</w:t>
        </w:r>
      </w:ins>
    </w:p>
    <w:p w14:paraId="1A2FC432" w14:textId="77777777" w:rsidR="00181FFC" w:rsidRPr="00181FFC" w:rsidRDefault="00181FFC" w:rsidP="00181FFC">
      <w:pPr>
        <w:spacing w:line="600" w:lineRule="auto"/>
        <w:jc w:val="left"/>
        <w:rPr>
          <w:ins w:id="20061" w:author="UTENTE" w:date="2020-06-30T19:00:00Z"/>
          <w:rFonts w:ascii="Calibri" w:eastAsia="Calibri" w:hAnsi="Calibri" w:cs="Times New Roman"/>
          <w:rPrChange w:id="20062" w:author="UTENTE" w:date="2020-06-30T19:00:00Z">
            <w:rPr>
              <w:ins w:id="20063" w:author="UTENTE" w:date="2020-06-30T19:00:00Z"/>
              <w:rFonts w:ascii="Calibri" w:eastAsia="Calibri" w:hAnsi="Calibri" w:cs="Times New Roman"/>
              <w:lang w:val="en-US"/>
            </w:rPr>
          </w:rPrChange>
        </w:rPr>
      </w:pPr>
      <w:ins w:id="20064" w:author="UTENTE" w:date="2020-06-30T19:00:00Z">
        <w:r w:rsidRPr="00181FFC">
          <w:rPr>
            <w:rFonts w:ascii="Calibri" w:eastAsia="Calibri" w:hAnsi="Calibri" w:cs="Times New Roman"/>
          </w:rPr>
          <w:t>605.</w:t>
        </w:r>
        <w:r w:rsidRPr="00181FFC">
          <w:rPr>
            <w:rFonts w:ascii="Calibri" w:eastAsia="Calibri" w:hAnsi="Calibri" w:cs="Times New Roman"/>
          </w:rPr>
          <w:tab/>
          <w:t xml:space="preserve">l "\"Ho persino chiesto aiuto a degli amici, ma hanno pensato che fossi pazzo. </w:t>
        </w:r>
        <w:r w:rsidRPr="00181FFC">
          <w:rPr>
            <w:rFonts w:ascii="Calibri" w:eastAsia="Calibri" w:hAnsi="Calibri" w:cs="Times New Roman"/>
            <w:rPrChange w:id="20065" w:author="UTENTE" w:date="2020-06-30T19:00:00Z">
              <w:rPr>
                <w:rFonts w:ascii="Calibri" w:eastAsia="Calibri" w:hAnsi="Calibri" w:cs="Times New Roman"/>
                <w:lang w:val="en-US"/>
              </w:rPr>
            </w:rPrChange>
          </w:rPr>
          <w:t>Non l'hanno detto, ma potevo leggerglielo negli occhi.\""</w:t>
        </w:r>
      </w:ins>
    </w:p>
    <w:p w14:paraId="358681F7" w14:textId="77777777" w:rsidR="00181FFC" w:rsidRPr="00181FFC" w:rsidRDefault="00181FFC" w:rsidP="00181FFC">
      <w:pPr>
        <w:spacing w:line="600" w:lineRule="auto"/>
        <w:jc w:val="left"/>
        <w:rPr>
          <w:ins w:id="20066" w:author="UTENTE" w:date="2020-06-30T19:00:00Z"/>
          <w:rFonts w:ascii="Calibri" w:eastAsia="Calibri" w:hAnsi="Calibri" w:cs="Times New Roman"/>
        </w:rPr>
      </w:pPr>
      <w:ins w:id="20067" w:author="UTENTE" w:date="2020-06-30T19:00:00Z">
        <w:r w:rsidRPr="00181FFC">
          <w:rPr>
            <w:rFonts w:ascii="Calibri" w:eastAsia="Calibri" w:hAnsi="Calibri" w:cs="Times New Roman"/>
          </w:rPr>
          <w:t>606.</w:t>
        </w:r>
        <w:r w:rsidRPr="00181FFC">
          <w:rPr>
            <w:rFonts w:ascii="Calibri" w:eastAsia="Calibri" w:hAnsi="Calibri" w:cs="Times New Roman"/>
          </w:rPr>
          <w:tab/>
          <w:t>l "\"Ero così disperato che ho lasciato il mio lavoro e ho iniziato io stesso a dare la caccia ai vampiri, ogni notte.\""</w:t>
        </w:r>
        <w:r w:rsidRPr="00181FFC">
          <w:rPr>
            <w:rFonts w:ascii="Calibri" w:eastAsia="Calibri" w:hAnsi="Calibri" w:cs="Times New Roman"/>
          </w:rPr>
          <w:br w:type="page"/>
        </w:r>
      </w:ins>
    </w:p>
    <w:p w14:paraId="0434A55E" w14:textId="77777777" w:rsidR="00181FFC" w:rsidRPr="00181FFC" w:rsidRDefault="00181FFC" w:rsidP="00181FFC">
      <w:pPr>
        <w:spacing w:line="600" w:lineRule="auto"/>
        <w:jc w:val="left"/>
        <w:rPr>
          <w:ins w:id="20068" w:author="UTENTE" w:date="2020-06-30T19:00:00Z"/>
          <w:rFonts w:ascii="Calibri" w:eastAsia="Calibri" w:hAnsi="Calibri" w:cs="Times New Roman"/>
          <w:lang w:val="en-US"/>
        </w:rPr>
      </w:pPr>
      <w:ins w:id="20069" w:author="UTENTE" w:date="2020-06-30T19:00:00Z">
        <w:r w:rsidRPr="00181FFC">
          <w:rPr>
            <w:rFonts w:ascii="Calibri" w:eastAsia="Calibri" w:hAnsi="Calibri" w:cs="Times New Roman"/>
            <w:lang w:val="en-US"/>
          </w:rPr>
          <w:lastRenderedPageBreak/>
          <w:t>607.</w:t>
        </w:r>
        <w:r w:rsidRPr="00181FFC">
          <w:rPr>
            <w:rFonts w:ascii="Calibri" w:eastAsia="Calibri" w:hAnsi="Calibri" w:cs="Times New Roman"/>
            <w:lang w:val="en-US"/>
          </w:rPr>
          <w:tab/>
          <w:t>mcp "\"And that's when you met Isaac?\""</w:t>
        </w:r>
      </w:ins>
    </w:p>
    <w:p w14:paraId="72B8C94F" w14:textId="77777777" w:rsidR="00181FFC" w:rsidRPr="00181FFC" w:rsidRDefault="00181FFC" w:rsidP="00181FFC">
      <w:pPr>
        <w:spacing w:line="600" w:lineRule="auto"/>
        <w:jc w:val="left"/>
        <w:rPr>
          <w:ins w:id="20070" w:author="UTENTE" w:date="2020-06-30T19:00:00Z"/>
          <w:rFonts w:ascii="Calibri" w:eastAsia="Calibri" w:hAnsi="Calibri" w:cs="Times New Roman"/>
          <w:lang w:val="en-US"/>
        </w:rPr>
      </w:pPr>
      <w:ins w:id="20071" w:author="UTENTE" w:date="2020-06-30T19:00:00Z">
        <w:r w:rsidRPr="00181FFC">
          <w:rPr>
            <w:rFonts w:ascii="Calibri" w:eastAsia="Calibri" w:hAnsi="Calibri" w:cs="Times New Roman"/>
            <w:lang w:val="en-US"/>
          </w:rPr>
          <w:t>608.</w:t>
        </w:r>
        <w:r w:rsidRPr="00181FFC">
          <w:rPr>
            <w:rFonts w:ascii="Calibri" w:eastAsia="Calibri" w:hAnsi="Calibri" w:cs="Times New Roman"/>
            <w:lang w:val="en-US"/>
          </w:rPr>
          <w:tab/>
          <w:t>n "The blond nods grimly, his eyes flicking back to me."</w:t>
        </w:r>
      </w:ins>
    </w:p>
    <w:p w14:paraId="360FC473" w14:textId="77777777" w:rsidR="00181FFC" w:rsidRPr="00181FFC" w:rsidRDefault="00181FFC" w:rsidP="00181FFC">
      <w:pPr>
        <w:spacing w:line="600" w:lineRule="auto"/>
        <w:jc w:val="left"/>
        <w:rPr>
          <w:ins w:id="20072" w:author="UTENTE" w:date="2020-06-30T19:00:00Z"/>
          <w:rFonts w:ascii="Calibri" w:eastAsia="Calibri" w:hAnsi="Calibri" w:cs="Times New Roman"/>
          <w:lang w:val="en-US"/>
        </w:rPr>
      </w:pPr>
      <w:ins w:id="20073" w:author="UTENTE" w:date="2020-06-30T19:00:00Z">
        <w:r w:rsidRPr="00181FFC">
          <w:rPr>
            <w:rFonts w:ascii="Calibri" w:eastAsia="Calibri" w:hAnsi="Calibri" w:cs="Times New Roman"/>
            <w:lang w:val="en-US"/>
          </w:rPr>
          <w:t>609.</w:t>
        </w:r>
        <w:r w:rsidRPr="00181FFC">
          <w:rPr>
            <w:rFonts w:ascii="Calibri" w:eastAsia="Calibri" w:hAnsi="Calibri" w:cs="Times New Roman"/>
            <w:lang w:val="en-US"/>
          </w:rPr>
          <w:tab/>
          <w:t>l "\"He said he'd help me find that vampire if I worked with him. That's the only reason I stick around.\""</w:t>
        </w:r>
      </w:ins>
    </w:p>
    <w:p w14:paraId="15F04739" w14:textId="77777777" w:rsidR="00181FFC" w:rsidRPr="00181FFC" w:rsidRDefault="00181FFC" w:rsidP="00181FFC">
      <w:pPr>
        <w:spacing w:line="600" w:lineRule="auto"/>
        <w:jc w:val="left"/>
        <w:rPr>
          <w:ins w:id="20074" w:author="UTENTE" w:date="2020-06-30T19:00:00Z"/>
          <w:rFonts w:ascii="Calibri" w:eastAsia="Calibri" w:hAnsi="Calibri" w:cs="Times New Roman"/>
          <w:lang w:val="en-US"/>
        </w:rPr>
      </w:pPr>
      <w:ins w:id="20075" w:author="UTENTE" w:date="2020-06-30T19:00:00Z">
        <w:r w:rsidRPr="00181FFC">
          <w:rPr>
            <w:rFonts w:ascii="Calibri" w:eastAsia="Calibri" w:hAnsi="Calibri" w:cs="Times New Roman"/>
            <w:lang w:val="en-US"/>
          </w:rPr>
          <w:t>610.</w:t>
        </w:r>
        <w:r w:rsidRPr="00181FFC">
          <w:rPr>
            <w:rFonts w:ascii="Calibri" w:eastAsia="Calibri" w:hAnsi="Calibri" w:cs="Times New Roman"/>
            <w:lang w:val="en-US"/>
          </w:rPr>
          <w:tab/>
          <w:t>l "\"But it's been over a year, and we haven't gotten a single clue.\""</w:t>
        </w:r>
      </w:ins>
    </w:p>
    <w:p w14:paraId="3DE90836" w14:textId="77777777" w:rsidR="00181FFC" w:rsidRPr="00181FFC" w:rsidRDefault="00181FFC" w:rsidP="00181FFC">
      <w:pPr>
        <w:spacing w:line="600" w:lineRule="auto"/>
        <w:jc w:val="left"/>
        <w:rPr>
          <w:ins w:id="20076" w:author="UTENTE" w:date="2020-06-30T19:00:00Z"/>
          <w:rFonts w:ascii="Calibri" w:eastAsia="Calibri" w:hAnsi="Calibri" w:cs="Times New Roman"/>
          <w:lang w:val="en-US"/>
        </w:rPr>
      </w:pPr>
      <w:ins w:id="20077" w:author="UTENTE" w:date="2020-06-30T19:00:00Z">
        <w:r w:rsidRPr="00181FFC">
          <w:rPr>
            <w:rFonts w:ascii="Calibri" w:eastAsia="Calibri" w:hAnsi="Calibri" w:cs="Times New Roman"/>
            <w:lang w:val="en-US"/>
          </w:rPr>
          <w:t>611.</w:t>
        </w:r>
        <w:r w:rsidRPr="00181FFC">
          <w:rPr>
            <w:rFonts w:ascii="Calibri" w:eastAsia="Calibri" w:hAnsi="Calibri" w:cs="Times New Roman"/>
            <w:lang w:val="en-US"/>
          </w:rPr>
          <w:tab/>
          <w:t>n "…So Isaac must be keeping whatever he finds out a secret from Luka, too."</w:t>
        </w:r>
      </w:ins>
    </w:p>
    <w:p w14:paraId="2FECC36E" w14:textId="77777777" w:rsidR="00181FFC" w:rsidRPr="00181FFC" w:rsidRDefault="00181FFC" w:rsidP="00181FFC">
      <w:pPr>
        <w:spacing w:line="600" w:lineRule="auto"/>
        <w:jc w:val="left"/>
        <w:rPr>
          <w:ins w:id="20078" w:author="UTENTE" w:date="2020-06-30T19:00:00Z"/>
          <w:rFonts w:ascii="Calibri" w:eastAsia="Calibri" w:hAnsi="Calibri" w:cs="Times New Roman"/>
          <w:lang w:val="en-US"/>
        </w:rPr>
      </w:pPr>
      <w:ins w:id="20079" w:author="UTENTE" w:date="2020-06-30T19:00:00Z">
        <w:r w:rsidRPr="00181FFC">
          <w:rPr>
            <w:rFonts w:ascii="Calibri" w:eastAsia="Calibri" w:hAnsi="Calibri" w:cs="Times New Roman"/>
            <w:lang w:val="en-US"/>
          </w:rPr>
          <w:t>612.</w:t>
        </w:r>
        <w:r w:rsidRPr="00181FFC">
          <w:rPr>
            <w:rFonts w:ascii="Calibri" w:eastAsia="Calibri" w:hAnsi="Calibri" w:cs="Times New Roman"/>
            <w:lang w:val="en-US"/>
          </w:rPr>
          <w:tab/>
          <w:t>n "I'm sure he has to know who this vampire is by now. {w}I guess he's staying quiet so Luka doesn't rush in over his head."</w:t>
        </w:r>
      </w:ins>
    </w:p>
    <w:p w14:paraId="29121533" w14:textId="77777777" w:rsidR="00181FFC" w:rsidRPr="00181FFC" w:rsidRDefault="00181FFC" w:rsidP="00181FFC">
      <w:pPr>
        <w:spacing w:line="600" w:lineRule="auto"/>
        <w:jc w:val="left"/>
        <w:rPr>
          <w:ins w:id="20080" w:author="UTENTE" w:date="2020-06-30T19:00:00Z"/>
          <w:rFonts w:ascii="Calibri" w:eastAsia="Calibri" w:hAnsi="Calibri" w:cs="Times New Roman"/>
          <w:lang w:val="en-US"/>
        </w:rPr>
      </w:pPr>
      <w:ins w:id="20081" w:author="UTENTE" w:date="2020-06-30T19:00:00Z">
        <w:r w:rsidRPr="00181FFC">
          <w:rPr>
            <w:rFonts w:ascii="Calibri" w:eastAsia="Calibri" w:hAnsi="Calibri" w:cs="Times New Roman"/>
            <w:lang w:val="en-US"/>
          </w:rPr>
          <w:t>613.</w:t>
        </w:r>
        <w:r w:rsidRPr="00181FFC">
          <w:rPr>
            <w:rFonts w:ascii="Calibri" w:eastAsia="Calibri" w:hAnsi="Calibri" w:cs="Times New Roman"/>
            <w:lang w:val="en-US"/>
          </w:rPr>
          <w:tab/>
          <w:t>mcp "\"…That's why you asked me to watch for vampires at the diner, then?\""</w:t>
        </w:r>
      </w:ins>
    </w:p>
    <w:p w14:paraId="35C40EE2" w14:textId="77777777" w:rsidR="00181FFC" w:rsidRPr="00181FFC" w:rsidRDefault="00181FFC" w:rsidP="00181FFC">
      <w:pPr>
        <w:spacing w:line="600" w:lineRule="auto"/>
        <w:jc w:val="left"/>
        <w:rPr>
          <w:ins w:id="20082" w:author="UTENTE" w:date="2020-06-30T19:00:00Z"/>
          <w:rFonts w:ascii="Calibri" w:eastAsia="Calibri" w:hAnsi="Calibri" w:cs="Times New Roman"/>
          <w:lang w:val="en-US"/>
        </w:rPr>
      </w:pPr>
      <w:ins w:id="20083" w:author="UTENTE" w:date="2020-06-30T19:00:00Z">
        <w:r w:rsidRPr="00181FFC">
          <w:rPr>
            <w:rFonts w:ascii="Calibri" w:eastAsia="Calibri" w:hAnsi="Calibri" w:cs="Times New Roman"/>
            <w:lang w:val="en-US"/>
          </w:rPr>
          <w:t>614.</w:t>
        </w:r>
        <w:r w:rsidRPr="00181FFC">
          <w:rPr>
            <w:rFonts w:ascii="Calibri" w:eastAsia="Calibri" w:hAnsi="Calibri" w:cs="Times New Roman"/>
            <w:lang w:val="en-US"/>
          </w:rPr>
          <w:tab/>
          <w:t>l "\"Yeah… although I doubt the piece of shit I'm looking for is the type to show up at a diner.\""</w:t>
        </w:r>
      </w:ins>
    </w:p>
    <w:p w14:paraId="3D7BC746" w14:textId="77777777" w:rsidR="00181FFC" w:rsidRPr="00181FFC" w:rsidRDefault="00181FFC" w:rsidP="00181FFC">
      <w:pPr>
        <w:spacing w:line="600" w:lineRule="auto"/>
        <w:jc w:val="left"/>
        <w:rPr>
          <w:ins w:id="20084" w:author="UTENTE" w:date="2020-06-30T19:00:00Z"/>
          <w:rFonts w:ascii="Calibri" w:eastAsia="Calibri" w:hAnsi="Calibri" w:cs="Times New Roman"/>
          <w:lang w:val="en-US"/>
        </w:rPr>
      </w:pPr>
      <w:ins w:id="20085" w:author="UTENTE" w:date="2020-06-30T19:00:00Z">
        <w:r w:rsidRPr="00181FFC">
          <w:rPr>
            <w:rFonts w:ascii="Calibri" w:eastAsia="Calibri" w:hAnsi="Calibri" w:cs="Times New Roman"/>
            <w:lang w:val="en-US"/>
          </w:rPr>
          <w:t>615.</w:t>
        </w:r>
        <w:r w:rsidRPr="00181FFC">
          <w:rPr>
            <w:rFonts w:ascii="Calibri" w:eastAsia="Calibri" w:hAnsi="Calibri" w:cs="Times New Roman"/>
            <w:lang w:val="en-US"/>
          </w:rPr>
          <w:tab/>
          <w:t>l "\"They're probably just… with…\""</w:t>
        </w:r>
      </w:ins>
    </w:p>
    <w:p w14:paraId="509893BB" w14:textId="77777777" w:rsidR="00181FFC" w:rsidRPr="00181FFC" w:rsidRDefault="00181FFC" w:rsidP="00181FFC">
      <w:pPr>
        <w:spacing w:line="600" w:lineRule="auto"/>
        <w:jc w:val="left"/>
        <w:rPr>
          <w:ins w:id="20086" w:author="UTENTE" w:date="2020-06-30T19:00:00Z"/>
          <w:rFonts w:ascii="Calibri" w:eastAsia="Calibri" w:hAnsi="Calibri" w:cs="Times New Roman"/>
          <w:lang w:val="en-US"/>
        </w:rPr>
      </w:pPr>
      <w:ins w:id="20087" w:author="UTENTE" w:date="2020-06-30T19:00:00Z">
        <w:r w:rsidRPr="00181FFC">
          <w:rPr>
            <w:rFonts w:ascii="Calibri" w:eastAsia="Calibri" w:hAnsi="Calibri" w:cs="Times New Roman"/>
            <w:lang w:val="en-US"/>
          </w:rPr>
          <w:t>616.</w:t>
        </w:r>
        <w:r w:rsidRPr="00181FFC">
          <w:rPr>
            <w:rFonts w:ascii="Calibri" w:eastAsia="Calibri" w:hAnsi="Calibri" w:cs="Times New Roman"/>
            <w:lang w:val="en-US"/>
          </w:rPr>
          <w:tab/>
          <w:t>n "Luka's voice trails off, and he goes silent."</w:t>
        </w:r>
      </w:ins>
    </w:p>
    <w:p w14:paraId="08685BD5" w14:textId="77777777" w:rsidR="00181FFC" w:rsidRPr="00181FFC" w:rsidRDefault="00181FFC" w:rsidP="00181FFC">
      <w:pPr>
        <w:spacing w:line="600" w:lineRule="auto"/>
        <w:jc w:val="left"/>
        <w:rPr>
          <w:ins w:id="20088" w:author="UTENTE" w:date="2020-06-30T19:00:00Z"/>
          <w:rFonts w:ascii="Calibri" w:eastAsia="Calibri" w:hAnsi="Calibri" w:cs="Times New Roman"/>
          <w:lang w:val="en-US"/>
        </w:rPr>
      </w:pPr>
      <w:ins w:id="20089" w:author="UTENTE" w:date="2020-06-30T19:00:00Z">
        <w:r w:rsidRPr="00181FFC">
          <w:rPr>
            <w:rFonts w:ascii="Calibri" w:eastAsia="Calibri" w:hAnsi="Calibri" w:cs="Times New Roman"/>
            <w:lang w:val="en-US"/>
          </w:rPr>
          <w:t>617.</w:t>
        </w:r>
        <w:r w:rsidRPr="00181FFC">
          <w:rPr>
            <w:rFonts w:ascii="Calibri" w:eastAsia="Calibri" w:hAnsi="Calibri" w:cs="Times New Roman"/>
            <w:lang w:val="en-US"/>
          </w:rPr>
          <w:tab/>
          <w:t>n "As his gaze falls to the floor, the anger in his face seems to melt away, replaced with bleak emptiness."</w:t>
        </w:r>
      </w:ins>
    </w:p>
    <w:p w14:paraId="2697A743" w14:textId="77777777" w:rsidR="00181FFC" w:rsidRPr="00181FFC" w:rsidRDefault="00181FFC" w:rsidP="00181FFC">
      <w:pPr>
        <w:spacing w:line="600" w:lineRule="auto"/>
        <w:jc w:val="left"/>
        <w:rPr>
          <w:ins w:id="20090" w:author="UTENTE" w:date="2020-06-30T19:00:00Z"/>
          <w:rFonts w:ascii="Calibri" w:eastAsia="Calibri" w:hAnsi="Calibri" w:cs="Times New Roman"/>
          <w:lang w:val="en-US"/>
        </w:rPr>
      </w:pPr>
      <w:ins w:id="20091" w:author="UTENTE" w:date="2020-06-30T19:00:00Z">
        <w:r w:rsidRPr="00181FFC">
          <w:rPr>
            <w:rFonts w:ascii="Calibri" w:eastAsia="Calibri" w:hAnsi="Calibri" w:cs="Times New Roman"/>
            <w:lang w:val="en-US"/>
          </w:rPr>
          <w:t>618.</w:t>
        </w:r>
        <w:r w:rsidRPr="00181FFC">
          <w:rPr>
            <w:rFonts w:ascii="Calibri" w:eastAsia="Calibri" w:hAnsi="Calibri" w:cs="Times New Roman"/>
            <w:lang w:val="en-US"/>
          </w:rPr>
          <w:tab/>
          <w:t>n "The sorrow and guilt in his eyes doesn't belong to the proud Luka I know."</w:t>
        </w:r>
        <w:r w:rsidRPr="00181FFC">
          <w:rPr>
            <w:rFonts w:ascii="Calibri" w:eastAsia="Calibri" w:hAnsi="Calibri" w:cs="Times New Roman"/>
            <w:lang w:val="en-US"/>
          </w:rPr>
          <w:br w:type="page"/>
        </w:r>
      </w:ins>
    </w:p>
    <w:p w14:paraId="22F8879D" w14:textId="77777777" w:rsidR="00181FFC" w:rsidRPr="00181FFC" w:rsidRDefault="00181FFC" w:rsidP="00181FFC">
      <w:pPr>
        <w:spacing w:line="600" w:lineRule="auto"/>
        <w:jc w:val="left"/>
        <w:rPr>
          <w:ins w:id="20092" w:author="UTENTE" w:date="2020-06-30T19:00:00Z"/>
          <w:rFonts w:ascii="Calibri" w:eastAsia="Calibri" w:hAnsi="Calibri" w:cs="Times New Roman"/>
        </w:rPr>
      </w:pPr>
      <w:ins w:id="20093" w:author="UTENTE" w:date="2020-06-30T19:00:00Z">
        <w:r w:rsidRPr="00181FFC">
          <w:rPr>
            <w:rFonts w:ascii="Calibri" w:eastAsia="Calibri" w:hAnsi="Calibri" w:cs="Times New Roman"/>
          </w:rPr>
          <w:lastRenderedPageBreak/>
          <w:t>607.</w:t>
        </w:r>
        <w:r w:rsidRPr="00181FFC">
          <w:rPr>
            <w:rFonts w:ascii="Calibri" w:eastAsia="Calibri" w:hAnsi="Calibri" w:cs="Times New Roman"/>
          </w:rPr>
          <w:tab/>
          <w:t>mcp "\"Ed è così che hai conosciuto Isaac?\""</w:t>
        </w:r>
      </w:ins>
    </w:p>
    <w:p w14:paraId="33775672" w14:textId="77777777" w:rsidR="00181FFC" w:rsidRPr="00181FFC" w:rsidRDefault="00181FFC" w:rsidP="00181FFC">
      <w:pPr>
        <w:spacing w:line="600" w:lineRule="auto"/>
        <w:jc w:val="left"/>
        <w:rPr>
          <w:ins w:id="20094" w:author="UTENTE" w:date="2020-06-30T19:00:00Z"/>
          <w:rFonts w:ascii="Calibri" w:eastAsia="Calibri" w:hAnsi="Calibri" w:cs="Times New Roman"/>
        </w:rPr>
      </w:pPr>
      <w:ins w:id="20095" w:author="UTENTE" w:date="2020-06-30T19:00:00Z">
        <w:r w:rsidRPr="00181FFC">
          <w:rPr>
            <w:rFonts w:ascii="Calibri" w:eastAsia="Calibri" w:hAnsi="Calibri" w:cs="Times New Roman"/>
          </w:rPr>
          <w:t>608.</w:t>
        </w:r>
        <w:r w:rsidRPr="00181FFC">
          <w:rPr>
            <w:rFonts w:ascii="Calibri" w:eastAsia="Calibri" w:hAnsi="Calibri" w:cs="Times New Roman"/>
          </w:rPr>
          <w:tab/>
          <w:t>n "Il biondino annuisce tristemente, i suoi occhi tornano su di me."</w:t>
        </w:r>
      </w:ins>
    </w:p>
    <w:p w14:paraId="043C270A" w14:textId="77777777" w:rsidR="00181FFC" w:rsidRPr="00181FFC" w:rsidRDefault="00181FFC" w:rsidP="00181FFC">
      <w:pPr>
        <w:spacing w:line="600" w:lineRule="auto"/>
        <w:jc w:val="left"/>
        <w:rPr>
          <w:ins w:id="20096" w:author="UTENTE" w:date="2020-06-30T19:00:00Z"/>
          <w:rFonts w:ascii="Calibri" w:eastAsia="Calibri" w:hAnsi="Calibri" w:cs="Times New Roman"/>
        </w:rPr>
      </w:pPr>
      <w:ins w:id="20097" w:author="UTENTE" w:date="2020-06-30T19:00:00Z">
        <w:r w:rsidRPr="00181FFC">
          <w:rPr>
            <w:rFonts w:ascii="Calibri" w:eastAsia="Calibri" w:hAnsi="Calibri" w:cs="Times New Roman"/>
          </w:rPr>
          <w:t>609.</w:t>
        </w:r>
        <w:r w:rsidRPr="00181FFC">
          <w:rPr>
            <w:rFonts w:ascii="Calibri" w:eastAsia="Calibri" w:hAnsi="Calibri" w:cs="Times New Roman"/>
          </w:rPr>
          <w:tab/>
          <w:t>l "\"Ha detto che mi avrebbe aiutato a trovare quel svampito se avessi lavorato con lui. È l'unica ragione per cui sono ancora qui.\""</w:t>
        </w:r>
      </w:ins>
    </w:p>
    <w:p w14:paraId="12B25306" w14:textId="77777777" w:rsidR="00181FFC" w:rsidRPr="00181FFC" w:rsidRDefault="00181FFC" w:rsidP="00181FFC">
      <w:pPr>
        <w:spacing w:line="600" w:lineRule="auto"/>
        <w:jc w:val="left"/>
        <w:rPr>
          <w:ins w:id="20098" w:author="UTENTE" w:date="2020-06-30T19:00:00Z"/>
          <w:rFonts w:ascii="Calibri" w:eastAsia="Calibri" w:hAnsi="Calibri" w:cs="Times New Roman"/>
        </w:rPr>
      </w:pPr>
      <w:ins w:id="20099" w:author="UTENTE" w:date="2020-06-30T19:00:00Z">
        <w:r w:rsidRPr="00181FFC">
          <w:rPr>
            <w:rFonts w:ascii="Calibri" w:eastAsia="Calibri" w:hAnsi="Calibri" w:cs="Times New Roman"/>
          </w:rPr>
          <w:t>610.</w:t>
        </w:r>
        <w:r w:rsidRPr="00181FFC">
          <w:rPr>
            <w:rFonts w:ascii="Calibri" w:eastAsia="Calibri" w:hAnsi="Calibri" w:cs="Times New Roman"/>
          </w:rPr>
          <w:tab/>
          <w:t>l "\"Ma è passato più di un anno, e non abbiamo ancora un singolo indizio.\""</w:t>
        </w:r>
      </w:ins>
    </w:p>
    <w:p w14:paraId="5E27BCFC" w14:textId="77777777" w:rsidR="00181FFC" w:rsidRPr="00181FFC" w:rsidRDefault="00181FFC" w:rsidP="00181FFC">
      <w:pPr>
        <w:spacing w:line="600" w:lineRule="auto"/>
        <w:jc w:val="left"/>
        <w:rPr>
          <w:ins w:id="20100" w:author="UTENTE" w:date="2020-06-30T19:00:00Z"/>
          <w:rFonts w:ascii="Calibri" w:eastAsia="Calibri" w:hAnsi="Calibri" w:cs="Times New Roman"/>
        </w:rPr>
      </w:pPr>
      <w:ins w:id="20101" w:author="UTENTE" w:date="2020-06-30T19:00:00Z">
        <w:r w:rsidRPr="00181FFC">
          <w:rPr>
            <w:rFonts w:ascii="Calibri" w:eastAsia="Calibri" w:hAnsi="Calibri" w:cs="Times New Roman"/>
          </w:rPr>
          <w:t>611.</w:t>
        </w:r>
        <w:r w:rsidRPr="00181FFC">
          <w:rPr>
            <w:rFonts w:ascii="Calibri" w:eastAsia="Calibri" w:hAnsi="Calibri" w:cs="Times New Roman"/>
          </w:rPr>
          <w:tab/>
          <w:t>n "…Quindi anche Isaac sta mantenendo segreta qualunque cosa riesca a scoprire."</w:t>
        </w:r>
      </w:ins>
    </w:p>
    <w:p w14:paraId="3589E50B" w14:textId="77777777" w:rsidR="00181FFC" w:rsidRPr="00181FFC" w:rsidRDefault="00181FFC" w:rsidP="00181FFC">
      <w:pPr>
        <w:spacing w:line="600" w:lineRule="auto"/>
        <w:jc w:val="left"/>
        <w:rPr>
          <w:ins w:id="20102" w:author="UTENTE" w:date="2020-06-30T19:00:00Z"/>
          <w:rFonts w:ascii="Calibri" w:eastAsia="Calibri" w:hAnsi="Calibri" w:cs="Times New Roman"/>
        </w:rPr>
      </w:pPr>
      <w:ins w:id="20103" w:author="UTENTE" w:date="2020-06-30T19:00:00Z">
        <w:r w:rsidRPr="00181FFC">
          <w:rPr>
            <w:rFonts w:ascii="Calibri" w:eastAsia="Calibri" w:hAnsi="Calibri" w:cs="Times New Roman"/>
          </w:rPr>
          <w:t>612.</w:t>
        </w:r>
        <w:r w:rsidRPr="00181FFC">
          <w:rPr>
            <w:rFonts w:ascii="Calibri" w:eastAsia="Calibri" w:hAnsi="Calibri" w:cs="Times New Roman"/>
          </w:rPr>
          <w:tab/>
          <w:t>n "Sono sicuro che sappia chi è questo vampiro ormai. {w}Immagino che non stia dicendo nulla per evitare che Luka faccia qualcosa di folle."</w:t>
        </w:r>
      </w:ins>
    </w:p>
    <w:p w14:paraId="06249424" w14:textId="77777777" w:rsidR="00181FFC" w:rsidRPr="00181FFC" w:rsidRDefault="00181FFC" w:rsidP="00181FFC">
      <w:pPr>
        <w:spacing w:line="600" w:lineRule="auto"/>
        <w:jc w:val="left"/>
        <w:rPr>
          <w:ins w:id="20104" w:author="UTENTE" w:date="2020-06-30T19:00:00Z"/>
          <w:rFonts w:ascii="Calibri" w:eastAsia="Calibri" w:hAnsi="Calibri" w:cs="Times New Roman"/>
        </w:rPr>
      </w:pPr>
      <w:ins w:id="20105" w:author="UTENTE" w:date="2020-06-30T19:00:00Z">
        <w:r w:rsidRPr="00181FFC">
          <w:rPr>
            <w:rFonts w:ascii="Calibri" w:eastAsia="Calibri" w:hAnsi="Calibri" w:cs="Times New Roman"/>
          </w:rPr>
          <w:t>613.</w:t>
        </w:r>
        <w:r w:rsidRPr="00181FFC">
          <w:rPr>
            <w:rFonts w:ascii="Calibri" w:eastAsia="Calibri" w:hAnsi="Calibri" w:cs="Times New Roman"/>
          </w:rPr>
          <w:tab/>
          <w:t>mcp "\"…Quindi è per questo che mi hai chiesto di vedere se vengono vampiri alla tavola calda?\""</w:t>
        </w:r>
      </w:ins>
    </w:p>
    <w:p w14:paraId="4453E4F2" w14:textId="77777777" w:rsidR="00181FFC" w:rsidRPr="00181FFC" w:rsidRDefault="00181FFC" w:rsidP="00181FFC">
      <w:pPr>
        <w:spacing w:line="600" w:lineRule="auto"/>
        <w:jc w:val="left"/>
        <w:rPr>
          <w:ins w:id="20106" w:author="UTENTE" w:date="2020-06-30T19:00:00Z"/>
          <w:rFonts w:ascii="Calibri" w:eastAsia="Calibri" w:hAnsi="Calibri" w:cs="Times New Roman"/>
        </w:rPr>
      </w:pPr>
      <w:ins w:id="20107" w:author="UTENTE" w:date="2020-06-30T19:00:00Z">
        <w:r w:rsidRPr="00181FFC">
          <w:rPr>
            <w:rFonts w:ascii="Calibri" w:eastAsia="Calibri" w:hAnsi="Calibri" w:cs="Times New Roman"/>
          </w:rPr>
          <w:t>614.</w:t>
        </w:r>
        <w:r w:rsidRPr="00181FFC">
          <w:rPr>
            <w:rFonts w:ascii="Calibri" w:eastAsia="Calibri" w:hAnsi="Calibri" w:cs="Times New Roman"/>
          </w:rPr>
          <w:tab/>
          <w:t>l "\"Sì… anche se dubito che il pezzo di merda che sto cercando sia il tipo di persona che va alla tavola calda.\""</w:t>
        </w:r>
      </w:ins>
    </w:p>
    <w:p w14:paraId="6182F6C6" w14:textId="77777777" w:rsidR="00181FFC" w:rsidRPr="00181FFC" w:rsidRDefault="00181FFC" w:rsidP="00181FFC">
      <w:pPr>
        <w:spacing w:line="600" w:lineRule="auto"/>
        <w:jc w:val="left"/>
        <w:rPr>
          <w:ins w:id="20108" w:author="UTENTE" w:date="2020-06-30T19:00:00Z"/>
          <w:rFonts w:ascii="Calibri" w:eastAsia="Calibri" w:hAnsi="Calibri" w:cs="Times New Roman"/>
        </w:rPr>
      </w:pPr>
      <w:ins w:id="20109" w:author="UTENTE" w:date="2020-06-30T19:00:00Z">
        <w:r w:rsidRPr="00181FFC">
          <w:rPr>
            <w:rFonts w:ascii="Calibri" w:eastAsia="Calibri" w:hAnsi="Calibri" w:cs="Times New Roman"/>
          </w:rPr>
          <w:t>615.</w:t>
        </w:r>
        <w:r w:rsidRPr="00181FFC">
          <w:rPr>
            <w:rFonts w:ascii="Calibri" w:eastAsia="Calibri" w:hAnsi="Calibri" w:cs="Times New Roman"/>
          </w:rPr>
          <w:tab/>
          <w:t>l "\"Probabilmente sta solo… con…\""</w:t>
        </w:r>
      </w:ins>
    </w:p>
    <w:p w14:paraId="7841E21E" w14:textId="77777777" w:rsidR="00181FFC" w:rsidRPr="00181FFC" w:rsidRDefault="00181FFC" w:rsidP="00181FFC">
      <w:pPr>
        <w:spacing w:line="600" w:lineRule="auto"/>
        <w:jc w:val="left"/>
        <w:rPr>
          <w:ins w:id="20110" w:author="UTENTE" w:date="2020-06-30T19:00:00Z"/>
          <w:rFonts w:ascii="Calibri" w:eastAsia="Calibri" w:hAnsi="Calibri" w:cs="Times New Roman"/>
        </w:rPr>
      </w:pPr>
      <w:ins w:id="20111" w:author="UTENTE" w:date="2020-06-30T19:00:00Z">
        <w:r w:rsidRPr="00181FFC">
          <w:rPr>
            <w:rFonts w:ascii="Calibri" w:eastAsia="Calibri" w:hAnsi="Calibri" w:cs="Times New Roman"/>
          </w:rPr>
          <w:t>616.</w:t>
        </w:r>
        <w:r w:rsidRPr="00181FFC">
          <w:rPr>
            <w:rFonts w:ascii="Calibri" w:eastAsia="Calibri" w:hAnsi="Calibri" w:cs="Times New Roman"/>
          </w:rPr>
          <w:tab/>
          <w:t>n "La voce di Luka si affievolisce e rimane in silenzio."</w:t>
        </w:r>
      </w:ins>
    </w:p>
    <w:p w14:paraId="128C9116" w14:textId="77777777" w:rsidR="00181FFC" w:rsidRPr="00181FFC" w:rsidRDefault="00181FFC" w:rsidP="00181FFC">
      <w:pPr>
        <w:spacing w:line="600" w:lineRule="auto"/>
        <w:jc w:val="left"/>
        <w:rPr>
          <w:ins w:id="20112" w:author="UTENTE" w:date="2020-06-30T19:00:00Z"/>
          <w:rFonts w:ascii="Calibri" w:eastAsia="Calibri" w:hAnsi="Calibri" w:cs="Times New Roman"/>
        </w:rPr>
      </w:pPr>
      <w:ins w:id="20113" w:author="UTENTE" w:date="2020-06-30T19:00:00Z">
        <w:r w:rsidRPr="00181FFC">
          <w:rPr>
            <w:rFonts w:ascii="Calibri" w:eastAsia="Calibri" w:hAnsi="Calibri" w:cs="Times New Roman"/>
          </w:rPr>
          <w:t>617.</w:t>
        </w:r>
        <w:r w:rsidRPr="00181FFC">
          <w:rPr>
            <w:rFonts w:ascii="Calibri" w:eastAsia="Calibri" w:hAnsi="Calibri" w:cs="Times New Roman"/>
          </w:rPr>
          <w:tab/>
          <w:t>n "Mentre il suo sguardo cade sul pavimento, la rabbia nel suo viso sembra scomparire, rimpiazzata da un puro senso di vuoto."</w:t>
        </w:r>
      </w:ins>
    </w:p>
    <w:p w14:paraId="35A6B9F5" w14:textId="77777777" w:rsidR="00181FFC" w:rsidRPr="00181FFC" w:rsidRDefault="00181FFC" w:rsidP="00181FFC">
      <w:pPr>
        <w:spacing w:line="600" w:lineRule="auto"/>
        <w:jc w:val="left"/>
        <w:rPr>
          <w:ins w:id="20114" w:author="UTENTE" w:date="2020-06-30T19:00:00Z"/>
          <w:rFonts w:ascii="Calibri" w:eastAsia="Calibri" w:hAnsi="Calibri" w:cs="Times New Roman"/>
        </w:rPr>
      </w:pPr>
      <w:ins w:id="20115" w:author="UTENTE" w:date="2020-06-30T19:00:00Z">
        <w:r w:rsidRPr="00181FFC">
          <w:rPr>
            <w:rFonts w:ascii="Calibri" w:eastAsia="Calibri" w:hAnsi="Calibri" w:cs="Times New Roman"/>
          </w:rPr>
          <w:t>618.</w:t>
        </w:r>
        <w:r w:rsidRPr="00181FFC">
          <w:rPr>
            <w:rFonts w:ascii="Calibri" w:eastAsia="Calibri" w:hAnsi="Calibri" w:cs="Times New Roman"/>
          </w:rPr>
          <w:tab/>
          <w:t>n "Il dolore e il senso di colpa nei suoi occhi non appartengono all'orgoglioso Luka che conosco io." </w:t>
        </w:r>
        <w:r w:rsidRPr="00181FFC">
          <w:rPr>
            <w:rFonts w:ascii="Calibri" w:eastAsia="Calibri" w:hAnsi="Calibri" w:cs="Times New Roman"/>
          </w:rPr>
          <w:br w:type="page"/>
        </w:r>
      </w:ins>
    </w:p>
    <w:p w14:paraId="5838B1FC" w14:textId="77777777" w:rsidR="00181FFC" w:rsidRPr="00181FFC" w:rsidRDefault="00181FFC" w:rsidP="00181FFC">
      <w:pPr>
        <w:spacing w:line="600" w:lineRule="auto"/>
        <w:jc w:val="left"/>
        <w:rPr>
          <w:ins w:id="20116" w:author="UTENTE" w:date="2020-06-30T19:00:00Z"/>
          <w:rFonts w:ascii="Calibri" w:eastAsia="Calibri" w:hAnsi="Calibri" w:cs="Times New Roman"/>
          <w:lang w:val="en-US"/>
        </w:rPr>
      </w:pPr>
      <w:ins w:id="20117" w:author="UTENTE" w:date="2020-06-30T19:00:00Z">
        <w:r w:rsidRPr="00181FFC">
          <w:rPr>
            <w:rFonts w:ascii="Calibri" w:eastAsia="Calibri" w:hAnsi="Calibri" w:cs="Times New Roman"/>
            <w:lang w:val="en-US"/>
          </w:rPr>
          <w:lastRenderedPageBreak/>
          <w:t>619.</w:t>
        </w:r>
        <w:r w:rsidRPr="00181FFC">
          <w:rPr>
            <w:rFonts w:ascii="Calibri" w:eastAsia="Calibri" w:hAnsi="Calibri" w:cs="Times New Roman"/>
            <w:lang w:val="en-US"/>
          </w:rPr>
          <w:tab/>
          <w:t>n "He looks much older, like someone who's had to bear the weight of depression and guilt far longer than they should have."</w:t>
        </w:r>
      </w:ins>
    </w:p>
    <w:p w14:paraId="1211036A" w14:textId="77777777" w:rsidR="00181FFC" w:rsidRPr="00181FFC" w:rsidRDefault="00181FFC" w:rsidP="00181FFC">
      <w:pPr>
        <w:spacing w:line="600" w:lineRule="auto"/>
        <w:jc w:val="left"/>
        <w:rPr>
          <w:ins w:id="20118" w:author="UTENTE" w:date="2020-06-30T19:00:00Z"/>
          <w:rFonts w:ascii="Calibri" w:eastAsia="Calibri" w:hAnsi="Calibri" w:cs="Times New Roman"/>
          <w:lang w:val="en-US"/>
        </w:rPr>
      </w:pPr>
      <w:ins w:id="20119" w:author="UTENTE" w:date="2020-06-30T19:00:00Z">
        <w:r w:rsidRPr="00181FFC">
          <w:rPr>
            <w:rFonts w:ascii="Calibri" w:eastAsia="Calibri" w:hAnsi="Calibri" w:cs="Times New Roman"/>
            <w:lang w:val="en-US"/>
          </w:rPr>
          <w:t>620.</w:t>
        </w:r>
        <w:r w:rsidRPr="00181FFC">
          <w:rPr>
            <w:rFonts w:ascii="Calibri" w:eastAsia="Calibri" w:hAnsi="Calibri" w:cs="Times New Roman"/>
            <w:lang w:val="en-US"/>
          </w:rPr>
          <w:tab/>
          <w:t>l "\"I know I can't really offer you much of anything, and it's a risky game to play, but…\""</w:t>
        </w:r>
      </w:ins>
    </w:p>
    <w:p w14:paraId="31BCBE71" w14:textId="77777777" w:rsidR="00181FFC" w:rsidRPr="00181FFC" w:rsidRDefault="00181FFC" w:rsidP="00181FFC">
      <w:pPr>
        <w:spacing w:line="600" w:lineRule="auto"/>
        <w:jc w:val="left"/>
        <w:rPr>
          <w:ins w:id="20120" w:author="UTENTE" w:date="2020-06-30T19:00:00Z"/>
          <w:rFonts w:ascii="Calibri" w:eastAsia="Calibri" w:hAnsi="Calibri" w:cs="Times New Roman"/>
          <w:lang w:val="en-US"/>
        </w:rPr>
      </w:pPr>
      <w:ins w:id="20121" w:author="UTENTE" w:date="2020-06-30T19:00:00Z">
        <w:r w:rsidRPr="00181FFC">
          <w:rPr>
            <w:rFonts w:ascii="Calibri" w:eastAsia="Calibri" w:hAnsi="Calibri" w:cs="Times New Roman"/>
            <w:lang w:val="en-US"/>
          </w:rPr>
          <w:t>621.</w:t>
        </w:r>
        <w:r w:rsidRPr="00181FFC">
          <w:rPr>
            <w:rFonts w:ascii="Calibri" w:eastAsia="Calibri" w:hAnsi="Calibri" w:cs="Times New Roman"/>
            <w:lang w:val="en-US"/>
          </w:rPr>
          <w:tab/>
          <w:t>l "\"…Would you hate me if I still asked for your help?\""</w:t>
        </w:r>
      </w:ins>
    </w:p>
    <w:p w14:paraId="30E2D316" w14:textId="77777777" w:rsidR="00181FFC" w:rsidRPr="00181FFC" w:rsidRDefault="00181FFC" w:rsidP="00181FFC">
      <w:pPr>
        <w:spacing w:line="600" w:lineRule="auto"/>
        <w:jc w:val="left"/>
        <w:rPr>
          <w:ins w:id="20122" w:author="UTENTE" w:date="2020-06-30T19:00:00Z"/>
          <w:rFonts w:ascii="Calibri" w:eastAsia="Calibri" w:hAnsi="Calibri" w:cs="Times New Roman"/>
          <w:lang w:val="en-US"/>
        </w:rPr>
      </w:pPr>
      <w:ins w:id="20123" w:author="UTENTE" w:date="2020-06-30T19:00:00Z">
        <w:r w:rsidRPr="00181FFC">
          <w:rPr>
            <w:rFonts w:ascii="Calibri" w:eastAsia="Calibri" w:hAnsi="Calibri" w:cs="Times New Roman"/>
            <w:lang w:val="en-US"/>
          </w:rPr>
          <w:t>622.</w:t>
        </w:r>
        <w:r w:rsidRPr="00181FFC">
          <w:rPr>
            <w:rFonts w:ascii="Calibri" w:eastAsia="Calibri" w:hAnsi="Calibri" w:cs="Times New Roman"/>
            <w:lang w:val="en-US"/>
          </w:rPr>
          <w:tab/>
          <w:t>mcp "\"…\""</w:t>
        </w:r>
      </w:ins>
    </w:p>
    <w:p w14:paraId="08C8CB43" w14:textId="77777777" w:rsidR="00181FFC" w:rsidRPr="00181FFC" w:rsidRDefault="00181FFC" w:rsidP="00181FFC">
      <w:pPr>
        <w:spacing w:line="600" w:lineRule="auto"/>
        <w:jc w:val="left"/>
        <w:rPr>
          <w:ins w:id="20124" w:author="UTENTE" w:date="2020-06-30T19:00:00Z"/>
          <w:rFonts w:ascii="Calibri" w:eastAsia="Calibri" w:hAnsi="Calibri" w:cs="Times New Roman"/>
          <w:lang w:val="en-US"/>
        </w:rPr>
      </w:pPr>
      <w:ins w:id="20125" w:author="UTENTE" w:date="2020-06-30T19:00:00Z">
        <w:r w:rsidRPr="00181FFC">
          <w:rPr>
            <w:rFonts w:ascii="Calibri" w:eastAsia="Calibri" w:hAnsi="Calibri" w:cs="Times New Roman"/>
            <w:lang w:val="en-US"/>
          </w:rPr>
          <w:t>623.</w:t>
        </w:r>
        <w:r w:rsidRPr="00181FFC">
          <w:rPr>
            <w:rFonts w:ascii="Calibri" w:eastAsia="Calibri" w:hAnsi="Calibri" w:cs="Times New Roman"/>
            <w:lang w:val="en-US"/>
          </w:rPr>
          <w:tab/>
          <w:t>n "Luka refuses to meet my gaze as he talks, staring off towards the window instead."</w:t>
        </w:r>
      </w:ins>
    </w:p>
    <w:p w14:paraId="1A2A7BC5" w14:textId="77777777" w:rsidR="00181FFC" w:rsidRPr="00181FFC" w:rsidRDefault="00181FFC" w:rsidP="00181FFC">
      <w:pPr>
        <w:spacing w:line="600" w:lineRule="auto"/>
        <w:jc w:val="left"/>
        <w:rPr>
          <w:ins w:id="20126" w:author="UTENTE" w:date="2020-06-30T19:00:00Z"/>
          <w:rFonts w:ascii="Calibri" w:eastAsia="Calibri" w:hAnsi="Calibri" w:cs="Times New Roman"/>
          <w:lang w:val="en-US"/>
        </w:rPr>
      </w:pPr>
      <w:ins w:id="20127" w:author="UTENTE" w:date="2020-06-30T19:00:00Z">
        <w:r w:rsidRPr="00181FFC">
          <w:rPr>
            <w:rFonts w:ascii="Calibri" w:eastAsia="Calibri" w:hAnsi="Calibri" w:cs="Times New Roman"/>
            <w:lang w:val="en-US"/>
          </w:rPr>
          <w:t>624.</w:t>
        </w:r>
        <w:r w:rsidRPr="00181FFC">
          <w:rPr>
            <w:rFonts w:ascii="Calibri" w:eastAsia="Calibri" w:hAnsi="Calibri" w:cs="Times New Roman"/>
            <w:lang w:val="en-US"/>
          </w:rPr>
          <w:tab/>
          <w:t>n "He sounds so uncertain, like he doubts himself more than he doubts me."</w:t>
        </w:r>
      </w:ins>
    </w:p>
    <w:p w14:paraId="6ADAF168" w14:textId="77777777" w:rsidR="00181FFC" w:rsidRPr="00181FFC" w:rsidRDefault="00181FFC" w:rsidP="00181FFC">
      <w:pPr>
        <w:spacing w:line="600" w:lineRule="auto"/>
        <w:jc w:val="left"/>
        <w:rPr>
          <w:ins w:id="20128" w:author="UTENTE" w:date="2020-06-30T19:00:00Z"/>
          <w:rFonts w:ascii="Calibri" w:eastAsia="Calibri" w:hAnsi="Calibri" w:cs="Times New Roman"/>
          <w:lang w:val="en-US"/>
        </w:rPr>
      </w:pPr>
      <w:ins w:id="20129" w:author="UTENTE" w:date="2020-06-30T19:00:00Z">
        <w:r w:rsidRPr="00181FFC">
          <w:rPr>
            <w:rFonts w:ascii="Calibri" w:eastAsia="Calibri" w:hAnsi="Calibri" w:cs="Times New Roman"/>
            <w:lang w:val="en-US"/>
          </w:rPr>
          <w:t>625.</w:t>
        </w:r>
        <w:r w:rsidRPr="00181FFC">
          <w:rPr>
            <w:rFonts w:ascii="Calibri" w:eastAsia="Calibri" w:hAnsi="Calibri" w:cs="Times New Roman"/>
            <w:lang w:val="en-US"/>
          </w:rPr>
          <w:tab/>
          <w:t>old "When I get my hands on that vampire… (unlocked)"</w:t>
        </w:r>
      </w:ins>
    </w:p>
    <w:p w14:paraId="6C6C0F80" w14:textId="77777777" w:rsidR="00181FFC" w:rsidRPr="00181FFC" w:rsidRDefault="00181FFC" w:rsidP="00181FFC">
      <w:pPr>
        <w:spacing w:line="600" w:lineRule="auto"/>
        <w:jc w:val="left"/>
        <w:rPr>
          <w:ins w:id="20130" w:author="UTENTE" w:date="2020-06-30T19:00:00Z"/>
          <w:rFonts w:ascii="Calibri" w:eastAsia="Calibri" w:hAnsi="Calibri" w:cs="Times New Roman"/>
          <w:lang w:val="en-US"/>
        </w:rPr>
      </w:pPr>
      <w:ins w:id="20131" w:author="UTENTE" w:date="2020-06-30T19:00:00Z">
        <w:r w:rsidRPr="00181FFC">
          <w:rPr>
            <w:rFonts w:ascii="Calibri" w:eastAsia="Calibri" w:hAnsi="Calibri" w:cs="Times New Roman"/>
            <w:lang w:val="en-US"/>
          </w:rPr>
          <w:t>626.</w:t>
        </w:r>
        <w:r w:rsidRPr="00181FFC">
          <w:rPr>
            <w:rFonts w:ascii="Calibri" w:eastAsia="Calibri" w:hAnsi="Calibri" w:cs="Times New Roman"/>
            <w:lang w:val="en-US"/>
          </w:rPr>
          <w:tab/>
          <w:t>old "When I get my hands on that vampire…"</w:t>
        </w:r>
      </w:ins>
    </w:p>
    <w:p w14:paraId="089B90EC" w14:textId="77777777" w:rsidR="00181FFC" w:rsidRPr="00181FFC" w:rsidRDefault="00181FFC" w:rsidP="00181FFC">
      <w:pPr>
        <w:spacing w:line="600" w:lineRule="auto"/>
        <w:jc w:val="left"/>
        <w:rPr>
          <w:ins w:id="20132" w:author="UTENTE" w:date="2020-06-30T19:00:00Z"/>
          <w:rFonts w:ascii="Calibri" w:eastAsia="Calibri" w:hAnsi="Calibri" w:cs="Times New Roman"/>
          <w:lang w:val="en-US"/>
        </w:rPr>
      </w:pPr>
      <w:ins w:id="20133" w:author="UTENTE" w:date="2020-06-30T19:00:00Z">
        <w:r w:rsidRPr="00181FFC">
          <w:rPr>
            <w:rFonts w:ascii="Calibri" w:eastAsia="Calibri" w:hAnsi="Calibri" w:cs="Times New Roman"/>
            <w:lang w:val="en-US"/>
          </w:rPr>
          <w:t>627.</w:t>
        </w:r>
        <w:r w:rsidRPr="00181FFC">
          <w:rPr>
            <w:rFonts w:ascii="Calibri" w:eastAsia="Calibri" w:hAnsi="Calibri" w:cs="Times New Roman"/>
            <w:lang w:val="en-US"/>
          </w:rPr>
          <w:tab/>
          <w:t>old "I'll help you, no matter what"</w:t>
        </w:r>
      </w:ins>
    </w:p>
    <w:p w14:paraId="5313651B" w14:textId="77777777" w:rsidR="00181FFC" w:rsidRPr="00181FFC" w:rsidRDefault="00181FFC" w:rsidP="00181FFC">
      <w:pPr>
        <w:spacing w:line="600" w:lineRule="auto"/>
        <w:jc w:val="left"/>
        <w:rPr>
          <w:ins w:id="20134" w:author="UTENTE" w:date="2020-06-30T19:00:00Z"/>
          <w:rFonts w:ascii="Calibri" w:eastAsia="Calibri" w:hAnsi="Calibri" w:cs="Times New Roman"/>
          <w:lang w:val="en-US"/>
        </w:rPr>
      </w:pPr>
      <w:ins w:id="20135" w:author="UTENTE" w:date="2020-06-30T19:00:00Z">
        <w:r w:rsidRPr="00181FFC">
          <w:rPr>
            <w:rFonts w:ascii="Calibri" w:eastAsia="Calibri" w:hAnsi="Calibri" w:cs="Times New Roman"/>
            <w:lang w:val="en-US"/>
          </w:rPr>
          <w:t>628.</w:t>
        </w:r>
        <w:r w:rsidRPr="00181FFC">
          <w:rPr>
            <w:rFonts w:ascii="Calibri" w:eastAsia="Calibri" w:hAnsi="Calibri" w:cs="Times New Roman"/>
            <w:lang w:val="en-US"/>
          </w:rPr>
          <w:tab/>
          <w:t>old "Only if you keep your end of the deal"</w:t>
        </w:r>
      </w:ins>
    </w:p>
    <w:p w14:paraId="2A1A9F91" w14:textId="77777777" w:rsidR="00181FFC" w:rsidRPr="00181FFC" w:rsidRDefault="00181FFC" w:rsidP="00181FFC">
      <w:pPr>
        <w:spacing w:line="600" w:lineRule="auto"/>
        <w:jc w:val="left"/>
        <w:rPr>
          <w:ins w:id="20136" w:author="UTENTE" w:date="2020-06-30T19:00:00Z"/>
          <w:rFonts w:ascii="Calibri" w:eastAsia="Calibri" w:hAnsi="Calibri" w:cs="Times New Roman"/>
          <w:lang w:val="en-US"/>
        </w:rPr>
      </w:pPr>
      <w:ins w:id="20137" w:author="UTENTE" w:date="2020-06-30T19:00:00Z">
        <w:r w:rsidRPr="00181FFC">
          <w:rPr>
            <w:rFonts w:ascii="Calibri" w:eastAsia="Calibri" w:hAnsi="Calibri" w:cs="Times New Roman"/>
            <w:lang w:val="en-US"/>
          </w:rPr>
          <w:t>629.</w:t>
        </w:r>
        <w:r w:rsidRPr="00181FFC">
          <w:rPr>
            <w:rFonts w:ascii="Calibri" w:eastAsia="Calibri" w:hAnsi="Calibri" w:cs="Times New Roman"/>
            <w:lang w:val="en-US"/>
          </w:rPr>
          <w:tab/>
          <w:t>n "Narrowing my eyes into a glare, I let out a long, slow breath through clenched teeth."</w:t>
        </w:r>
      </w:ins>
    </w:p>
    <w:p w14:paraId="5A684096" w14:textId="77777777" w:rsidR="00181FFC" w:rsidRPr="00181FFC" w:rsidRDefault="00181FFC" w:rsidP="00181FFC">
      <w:pPr>
        <w:spacing w:line="600" w:lineRule="auto"/>
        <w:jc w:val="left"/>
        <w:rPr>
          <w:ins w:id="20138" w:author="UTENTE" w:date="2020-06-30T19:00:00Z"/>
          <w:rFonts w:ascii="Calibri" w:eastAsia="Calibri" w:hAnsi="Calibri" w:cs="Times New Roman"/>
          <w:lang w:val="en-US"/>
        </w:rPr>
      </w:pPr>
      <w:ins w:id="20139" w:author="UTENTE" w:date="2020-06-30T19:00:00Z">
        <w:r w:rsidRPr="00181FFC">
          <w:rPr>
            <w:rFonts w:ascii="Calibri" w:eastAsia="Calibri" w:hAnsi="Calibri" w:cs="Times New Roman"/>
            <w:lang w:val="en-US"/>
          </w:rPr>
          <w:t>630.</w:t>
        </w:r>
        <w:r w:rsidRPr="00181FFC">
          <w:rPr>
            <w:rFonts w:ascii="Calibri" w:eastAsia="Calibri" w:hAnsi="Calibri" w:cs="Times New Roman"/>
            <w:lang w:val="en-US"/>
          </w:rPr>
          <w:tab/>
          <w:t>mcp "\"When I get my hands on that vampire, Luka… I'm gonna make them into minced meat, no matter how goddamn powerful they are.\""</w:t>
        </w:r>
      </w:ins>
    </w:p>
    <w:p w14:paraId="6C829C32" w14:textId="77777777" w:rsidR="00181FFC" w:rsidRPr="00181FFC" w:rsidRDefault="00181FFC" w:rsidP="00181FFC">
      <w:pPr>
        <w:spacing w:line="600" w:lineRule="auto"/>
        <w:jc w:val="left"/>
        <w:rPr>
          <w:ins w:id="20140" w:author="UTENTE" w:date="2020-06-30T19:00:00Z"/>
          <w:rFonts w:ascii="Calibri" w:eastAsia="Calibri" w:hAnsi="Calibri" w:cs="Times New Roman"/>
          <w:lang w:val="en-US"/>
        </w:rPr>
      </w:pPr>
      <w:ins w:id="20141" w:author="UTENTE" w:date="2020-06-30T19:00:00Z">
        <w:r w:rsidRPr="00181FFC">
          <w:rPr>
            <w:rFonts w:ascii="Calibri" w:eastAsia="Calibri" w:hAnsi="Calibri" w:cs="Times New Roman"/>
            <w:lang w:val="en-US"/>
          </w:rPr>
          <w:t>631.</w:t>
        </w:r>
        <w:r w:rsidRPr="00181FFC">
          <w:rPr>
            <w:rFonts w:ascii="Calibri" w:eastAsia="Calibri" w:hAnsi="Calibri" w:cs="Times New Roman"/>
            <w:lang w:val="en-US"/>
          </w:rPr>
          <w:tab/>
          <w:t>l "\"[mc]…\""</w:t>
        </w:r>
      </w:ins>
    </w:p>
    <w:p w14:paraId="69AF24F8" w14:textId="77777777" w:rsidR="00181FFC" w:rsidRPr="00181FFC" w:rsidRDefault="00181FFC" w:rsidP="00181FFC">
      <w:pPr>
        <w:spacing w:line="600" w:lineRule="auto"/>
        <w:jc w:val="left"/>
        <w:rPr>
          <w:ins w:id="20142" w:author="UTENTE" w:date="2020-06-30T19:00:00Z"/>
          <w:rFonts w:ascii="Calibri" w:eastAsia="Calibri" w:hAnsi="Calibri" w:cs="Times New Roman"/>
          <w:lang w:val="en-US"/>
        </w:rPr>
      </w:pPr>
      <w:ins w:id="20143" w:author="UTENTE" w:date="2020-06-30T19:00:00Z">
        <w:r w:rsidRPr="00181FFC">
          <w:rPr>
            <w:rFonts w:ascii="Calibri" w:eastAsia="Calibri" w:hAnsi="Calibri" w:cs="Times New Roman"/>
            <w:lang w:val="en-US"/>
          </w:rPr>
          <w:t>632.</w:t>
        </w:r>
        <w:r w:rsidRPr="00181FFC">
          <w:rPr>
            <w:rFonts w:ascii="Calibri" w:eastAsia="Calibri" w:hAnsi="Calibri" w:cs="Times New Roman"/>
            <w:lang w:val="en-US"/>
          </w:rPr>
          <w:tab/>
          <w:t>mcp "\"A monster like that needs a stake stuffed up their ass and a nice baptism in some holy water, don't you think?\"" </w:t>
        </w:r>
        <w:r w:rsidRPr="00181FFC">
          <w:rPr>
            <w:rFonts w:ascii="Calibri" w:eastAsia="Calibri" w:hAnsi="Calibri" w:cs="Times New Roman"/>
            <w:lang w:val="en-US"/>
          </w:rPr>
          <w:br w:type="page"/>
        </w:r>
      </w:ins>
    </w:p>
    <w:p w14:paraId="7F2A3334" w14:textId="77777777" w:rsidR="00181FFC" w:rsidRPr="00181FFC" w:rsidRDefault="00181FFC" w:rsidP="00181FFC">
      <w:pPr>
        <w:spacing w:line="600" w:lineRule="auto"/>
        <w:jc w:val="left"/>
        <w:rPr>
          <w:ins w:id="20144" w:author="UTENTE" w:date="2020-06-30T19:00:00Z"/>
          <w:rFonts w:ascii="Calibri" w:eastAsia="Calibri" w:hAnsi="Calibri" w:cs="Times New Roman"/>
        </w:rPr>
      </w:pPr>
      <w:ins w:id="20145" w:author="UTENTE" w:date="2020-06-30T19:00:00Z">
        <w:r w:rsidRPr="00181FFC">
          <w:rPr>
            <w:rFonts w:ascii="Calibri" w:eastAsia="Calibri" w:hAnsi="Calibri" w:cs="Times New Roman"/>
          </w:rPr>
          <w:lastRenderedPageBreak/>
          <w:t>619.</w:t>
        </w:r>
        <w:r w:rsidRPr="00181FFC">
          <w:rPr>
            <w:rFonts w:ascii="Calibri" w:eastAsia="Calibri" w:hAnsi="Calibri" w:cs="Times New Roman"/>
          </w:rPr>
          <w:tab/>
          <w:t>n "Sembra molto più grande, come qualcuno che ha dovuto sopportare il peso della depressione e della colpa molto più a lungo del dovuto."</w:t>
        </w:r>
      </w:ins>
    </w:p>
    <w:p w14:paraId="10FB4E6D" w14:textId="77777777" w:rsidR="00181FFC" w:rsidRPr="00181FFC" w:rsidRDefault="00181FFC" w:rsidP="00181FFC">
      <w:pPr>
        <w:spacing w:line="600" w:lineRule="auto"/>
        <w:jc w:val="left"/>
        <w:rPr>
          <w:ins w:id="20146" w:author="UTENTE" w:date="2020-06-30T19:00:00Z"/>
          <w:rFonts w:ascii="Calibri" w:eastAsia="Calibri" w:hAnsi="Calibri" w:cs="Times New Roman"/>
        </w:rPr>
      </w:pPr>
      <w:ins w:id="20147" w:author="UTENTE" w:date="2020-06-30T19:00:00Z">
        <w:r w:rsidRPr="00181FFC">
          <w:rPr>
            <w:rFonts w:ascii="Calibri" w:eastAsia="Calibri" w:hAnsi="Calibri" w:cs="Times New Roman"/>
          </w:rPr>
          <w:t>620.</w:t>
        </w:r>
        <w:r w:rsidRPr="00181FFC">
          <w:rPr>
            <w:rFonts w:ascii="Calibri" w:eastAsia="Calibri" w:hAnsi="Calibri" w:cs="Times New Roman"/>
          </w:rPr>
          <w:tab/>
          <w:t>l "\"Lo so che non posso darti molto in cambio, e che è un gioco pericoloso da giocare, ma…\""</w:t>
        </w:r>
      </w:ins>
    </w:p>
    <w:p w14:paraId="13FC5AE1" w14:textId="77777777" w:rsidR="00181FFC" w:rsidRPr="00181FFC" w:rsidRDefault="00181FFC" w:rsidP="00181FFC">
      <w:pPr>
        <w:spacing w:line="600" w:lineRule="auto"/>
        <w:jc w:val="left"/>
        <w:rPr>
          <w:ins w:id="20148" w:author="UTENTE" w:date="2020-06-30T19:00:00Z"/>
          <w:rFonts w:ascii="Calibri" w:eastAsia="Calibri" w:hAnsi="Calibri" w:cs="Times New Roman"/>
        </w:rPr>
      </w:pPr>
      <w:ins w:id="20149" w:author="UTENTE" w:date="2020-06-30T19:00:00Z">
        <w:r w:rsidRPr="00181FFC">
          <w:rPr>
            <w:rFonts w:ascii="Calibri" w:eastAsia="Calibri" w:hAnsi="Calibri" w:cs="Times New Roman"/>
          </w:rPr>
          <w:t>621.</w:t>
        </w:r>
        <w:r w:rsidRPr="00181FFC">
          <w:rPr>
            <w:rFonts w:ascii="Calibri" w:eastAsia="Calibri" w:hAnsi="Calibri" w:cs="Times New Roman"/>
          </w:rPr>
          <w:tab/>
          <w:t>l "\"…Mi odieresti se ti chiedessi ancora di aiutarmi?\""</w:t>
        </w:r>
      </w:ins>
    </w:p>
    <w:p w14:paraId="533734D1" w14:textId="77777777" w:rsidR="00181FFC" w:rsidRPr="00181FFC" w:rsidRDefault="00181FFC" w:rsidP="00181FFC">
      <w:pPr>
        <w:spacing w:line="600" w:lineRule="auto"/>
        <w:jc w:val="left"/>
        <w:rPr>
          <w:ins w:id="20150" w:author="UTENTE" w:date="2020-06-30T19:00:00Z"/>
          <w:rFonts w:ascii="Calibri" w:eastAsia="Calibri" w:hAnsi="Calibri" w:cs="Times New Roman"/>
        </w:rPr>
      </w:pPr>
      <w:ins w:id="20151" w:author="UTENTE" w:date="2020-06-30T19:00:00Z">
        <w:r w:rsidRPr="00181FFC">
          <w:rPr>
            <w:rFonts w:ascii="Calibri" w:eastAsia="Calibri" w:hAnsi="Calibri" w:cs="Times New Roman"/>
          </w:rPr>
          <w:t>622.</w:t>
        </w:r>
        <w:r w:rsidRPr="00181FFC">
          <w:rPr>
            <w:rFonts w:ascii="Calibri" w:eastAsia="Calibri" w:hAnsi="Calibri" w:cs="Times New Roman"/>
          </w:rPr>
          <w:tab/>
          <w:t>mcp "\"…\""</w:t>
        </w:r>
      </w:ins>
    </w:p>
    <w:p w14:paraId="07F20FEB" w14:textId="77777777" w:rsidR="00181FFC" w:rsidRPr="00181FFC" w:rsidRDefault="00181FFC" w:rsidP="00181FFC">
      <w:pPr>
        <w:spacing w:line="600" w:lineRule="auto"/>
        <w:jc w:val="left"/>
        <w:rPr>
          <w:ins w:id="20152" w:author="UTENTE" w:date="2020-06-30T19:00:00Z"/>
          <w:rFonts w:ascii="Calibri" w:eastAsia="Calibri" w:hAnsi="Calibri" w:cs="Times New Roman"/>
        </w:rPr>
      </w:pPr>
      <w:ins w:id="20153" w:author="UTENTE" w:date="2020-06-30T19:00:00Z">
        <w:r w:rsidRPr="00181FFC">
          <w:rPr>
            <w:rFonts w:ascii="Calibri" w:eastAsia="Calibri" w:hAnsi="Calibri" w:cs="Times New Roman"/>
          </w:rPr>
          <w:t>623.</w:t>
        </w:r>
        <w:r w:rsidRPr="00181FFC">
          <w:rPr>
            <w:rFonts w:ascii="Calibri" w:eastAsia="Calibri" w:hAnsi="Calibri" w:cs="Times New Roman"/>
          </w:rPr>
          <w:tab/>
          <w:t>n "Luka si rifiuta di incrociare il mio sguardo e continua a guardare fuori dalla finestra."</w:t>
        </w:r>
      </w:ins>
    </w:p>
    <w:p w14:paraId="6C59639D" w14:textId="77777777" w:rsidR="00181FFC" w:rsidRPr="00181FFC" w:rsidRDefault="00181FFC" w:rsidP="00181FFC">
      <w:pPr>
        <w:spacing w:line="600" w:lineRule="auto"/>
        <w:jc w:val="left"/>
        <w:rPr>
          <w:ins w:id="20154" w:author="UTENTE" w:date="2020-06-30T19:00:00Z"/>
          <w:rFonts w:ascii="Calibri" w:eastAsia="Calibri" w:hAnsi="Calibri" w:cs="Times New Roman"/>
        </w:rPr>
      </w:pPr>
      <w:ins w:id="20155" w:author="UTENTE" w:date="2020-06-30T19:00:00Z">
        <w:r w:rsidRPr="00181FFC">
          <w:rPr>
            <w:rFonts w:ascii="Calibri" w:eastAsia="Calibri" w:hAnsi="Calibri" w:cs="Times New Roman"/>
          </w:rPr>
          <w:t>624.</w:t>
        </w:r>
        <w:r w:rsidRPr="00181FFC">
          <w:rPr>
            <w:rFonts w:ascii="Calibri" w:eastAsia="Calibri" w:hAnsi="Calibri" w:cs="Times New Roman"/>
          </w:rPr>
          <w:tab/>
          <w:t>n "Sembra così insicuro, come se dubitasse di sé stesso più di quanto dubiti di me."</w:t>
        </w:r>
      </w:ins>
    </w:p>
    <w:p w14:paraId="3C4F758C" w14:textId="77777777" w:rsidR="00181FFC" w:rsidRPr="00181FFC" w:rsidRDefault="00181FFC" w:rsidP="00181FFC">
      <w:pPr>
        <w:spacing w:line="600" w:lineRule="auto"/>
        <w:jc w:val="left"/>
        <w:rPr>
          <w:ins w:id="20156" w:author="UTENTE" w:date="2020-06-30T19:00:00Z"/>
          <w:rFonts w:ascii="Calibri" w:eastAsia="Calibri" w:hAnsi="Calibri" w:cs="Times New Roman"/>
        </w:rPr>
      </w:pPr>
      <w:ins w:id="20157" w:author="UTENTE" w:date="2020-06-30T19:00:00Z">
        <w:r w:rsidRPr="00181FFC">
          <w:rPr>
            <w:rFonts w:ascii="Calibri" w:eastAsia="Calibri" w:hAnsi="Calibri" w:cs="Times New Roman"/>
          </w:rPr>
          <w:t>625.</w:t>
        </w:r>
        <w:r w:rsidRPr="00181FFC">
          <w:rPr>
            <w:rFonts w:ascii="Calibri" w:eastAsia="Calibri" w:hAnsi="Calibri" w:cs="Times New Roman"/>
          </w:rPr>
          <w:tab/>
          <w:t>new "Quando metto le mani su quel vampiro… (sbloccato)"</w:t>
        </w:r>
      </w:ins>
    </w:p>
    <w:p w14:paraId="4F5D4AE8" w14:textId="77777777" w:rsidR="00181FFC" w:rsidRPr="00181FFC" w:rsidRDefault="00181FFC" w:rsidP="00181FFC">
      <w:pPr>
        <w:spacing w:line="600" w:lineRule="auto"/>
        <w:jc w:val="left"/>
        <w:rPr>
          <w:ins w:id="20158" w:author="UTENTE" w:date="2020-06-30T19:00:00Z"/>
          <w:rFonts w:ascii="Calibri" w:eastAsia="Calibri" w:hAnsi="Calibri" w:cs="Times New Roman"/>
        </w:rPr>
      </w:pPr>
      <w:ins w:id="20159" w:author="UTENTE" w:date="2020-06-30T19:00:00Z">
        <w:r w:rsidRPr="00181FFC">
          <w:rPr>
            <w:rFonts w:ascii="Calibri" w:eastAsia="Calibri" w:hAnsi="Calibri" w:cs="Times New Roman"/>
          </w:rPr>
          <w:t>626.</w:t>
        </w:r>
        <w:r w:rsidRPr="00181FFC">
          <w:rPr>
            <w:rFonts w:ascii="Calibri" w:eastAsia="Calibri" w:hAnsi="Calibri" w:cs="Times New Roman"/>
          </w:rPr>
          <w:tab/>
          <w:t>new "Quando metto le mani su quel vampiro…"</w:t>
        </w:r>
      </w:ins>
    </w:p>
    <w:p w14:paraId="490F9852" w14:textId="77777777" w:rsidR="00181FFC" w:rsidRPr="00181FFC" w:rsidRDefault="00181FFC" w:rsidP="00181FFC">
      <w:pPr>
        <w:spacing w:line="600" w:lineRule="auto"/>
        <w:jc w:val="left"/>
        <w:rPr>
          <w:ins w:id="20160" w:author="UTENTE" w:date="2020-06-30T19:00:00Z"/>
          <w:rFonts w:ascii="Calibri" w:eastAsia="Calibri" w:hAnsi="Calibri" w:cs="Times New Roman"/>
        </w:rPr>
      </w:pPr>
      <w:ins w:id="20161" w:author="UTENTE" w:date="2020-06-30T19:00:00Z">
        <w:r w:rsidRPr="00181FFC">
          <w:rPr>
            <w:rFonts w:ascii="Calibri" w:eastAsia="Calibri" w:hAnsi="Calibri" w:cs="Times New Roman"/>
          </w:rPr>
          <w:t>627.</w:t>
        </w:r>
        <w:r w:rsidRPr="00181FFC">
          <w:rPr>
            <w:rFonts w:ascii="Calibri" w:eastAsia="Calibri" w:hAnsi="Calibri" w:cs="Times New Roman"/>
          </w:rPr>
          <w:tab/>
          <w:t>new "Ti aiuterò, succeda quel che succeda"</w:t>
        </w:r>
      </w:ins>
    </w:p>
    <w:p w14:paraId="76536D29" w14:textId="77777777" w:rsidR="00181FFC" w:rsidRPr="00181FFC" w:rsidRDefault="00181FFC" w:rsidP="00181FFC">
      <w:pPr>
        <w:spacing w:line="600" w:lineRule="auto"/>
        <w:jc w:val="left"/>
        <w:rPr>
          <w:ins w:id="20162" w:author="UTENTE" w:date="2020-06-30T19:00:00Z"/>
          <w:rFonts w:ascii="Calibri" w:eastAsia="Calibri" w:hAnsi="Calibri" w:cs="Times New Roman"/>
        </w:rPr>
      </w:pPr>
      <w:ins w:id="20163" w:author="UTENTE" w:date="2020-06-30T19:00:00Z">
        <w:r w:rsidRPr="00181FFC">
          <w:rPr>
            <w:rFonts w:ascii="Calibri" w:eastAsia="Calibri" w:hAnsi="Calibri" w:cs="Times New Roman"/>
          </w:rPr>
          <w:t>628.</w:t>
        </w:r>
        <w:r w:rsidRPr="00181FFC">
          <w:rPr>
            <w:rFonts w:ascii="Calibri" w:eastAsia="Calibri" w:hAnsi="Calibri" w:cs="Times New Roman"/>
          </w:rPr>
          <w:tab/>
          <w:t>new "Solo se rispetti la tua parte dell'accordo"</w:t>
        </w:r>
      </w:ins>
    </w:p>
    <w:p w14:paraId="798FA2E5" w14:textId="77777777" w:rsidR="00181FFC" w:rsidRPr="00181FFC" w:rsidRDefault="00181FFC" w:rsidP="00181FFC">
      <w:pPr>
        <w:spacing w:line="600" w:lineRule="auto"/>
        <w:jc w:val="left"/>
        <w:rPr>
          <w:ins w:id="20164" w:author="UTENTE" w:date="2020-06-30T19:00:00Z"/>
          <w:rFonts w:ascii="Calibri" w:eastAsia="Calibri" w:hAnsi="Calibri" w:cs="Times New Roman"/>
        </w:rPr>
      </w:pPr>
      <w:ins w:id="20165" w:author="UTENTE" w:date="2020-06-30T19:00:00Z">
        <w:r w:rsidRPr="00181FFC">
          <w:rPr>
            <w:rFonts w:ascii="Calibri" w:eastAsia="Calibri" w:hAnsi="Calibri" w:cs="Times New Roman"/>
          </w:rPr>
          <w:t>629.</w:t>
        </w:r>
        <w:r w:rsidRPr="00181FFC">
          <w:rPr>
            <w:rFonts w:ascii="Calibri" w:eastAsia="Calibri" w:hAnsi="Calibri" w:cs="Times New Roman"/>
          </w:rPr>
          <w:tab/>
          <w:t>n "Socchiudendo gli occhi, lascio andare un lungo e lento sospiro a denti stretti."</w:t>
        </w:r>
      </w:ins>
    </w:p>
    <w:p w14:paraId="166925B4" w14:textId="77777777" w:rsidR="00181FFC" w:rsidRPr="00181FFC" w:rsidRDefault="00181FFC" w:rsidP="00181FFC">
      <w:pPr>
        <w:spacing w:line="600" w:lineRule="auto"/>
        <w:jc w:val="left"/>
        <w:rPr>
          <w:ins w:id="20166" w:author="UTENTE" w:date="2020-06-30T19:00:00Z"/>
          <w:rFonts w:ascii="Calibri" w:eastAsia="Calibri" w:hAnsi="Calibri" w:cs="Times New Roman"/>
        </w:rPr>
      </w:pPr>
      <w:ins w:id="20167" w:author="UTENTE" w:date="2020-06-30T19:00:00Z">
        <w:r w:rsidRPr="00181FFC">
          <w:rPr>
            <w:rFonts w:ascii="Calibri" w:eastAsia="Calibri" w:hAnsi="Calibri" w:cs="Times New Roman"/>
          </w:rPr>
          <w:t>630.</w:t>
        </w:r>
        <w:r w:rsidRPr="00181FFC">
          <w:rPr>
            <w:rFonts w:ascii="Calibri" w:eastAsia="Calibri" w:hAnsi="Calibri" w:cs="Times New Roman"/>
          </w:rPr>
          <w:tab/>
          <w:t>mcp "\"Quando metto le mani su quel vampiro, Luka… Lo farò diventare carne trita, non me ne frega di quanto fottutamente forte sia.\""</w:t>
        </w:r>
      </w:ins>
    </w:p>
    <w:p w14:paraId="5AD81D44" w14:textId="77777777" w:rsidR="00181FFC" w:rsidRPr="00181FFC" w:rsidRDefault="00181FFC" w:rsidP="00181FFC">
      <w:pPr>
        <w:spacing w:line="600" w:lineRule="auto"/>
        <w:jc w:val="left"/>
        <w:rPr>
          <w:ins w:id="20168" w:author="UTENTE" w:date="2020-06-30T19:00:00Z"/>
          <w:rFonts w:ascii="Calibri" w:eastAsia="Calibri" w:hAnsi="Calibri" w:cs="Times New Roman"/>
          <w:rPrChange w:id="20169" w:author="UTENTE" w:date="2020-06-30T19:00:00Z">
            <w:rPr>
              <w:ins w:id="20170" w:author="UTENTE" w:date="2020-06-30T19:00:00Z"/>
              <w:rFonts w:ascii="Calibri" w:eastAsia="Calibri" w:hAnsi="Calibri" w:cs="Times New Roman"/>
              <w:lang w:val="en-US"/>
            </w:rPr>
          </w:rPrChange>
        </w:rPr>
      </w:pPr>
      <w:ins w:id="20171" w:author="UTENTE" w:date="2020-06-30T19:00:00Z">
        <w:r w:rsidRPr="00181FFC">
          <w:rPr>
            <w:rFonts w:ascii="Calibri" w:eastAsia="Calibri" w:hAnsi="Calibri" w:cs="Times New Roman"/>
            <w:rPrChange w:id="20172" w:author="UTENTE" w:date="2020-06-30T19:00:00Z">
              <w:rPr>
                <w:rFonts w:ascii="Calibri" w:eastAsia="Calibri" w:hAnsi="Calibri" w:cs="Times New Roman"/>
                <w:lang w:val="en-US"/>
              </w:rPr>
            </w:rPrChange>
          </w:rPr>
          <w:t>631.</w:t>
        </w:r>
        <w:r w:rsidRPr="00181FFC">
          <w:rPr>
            <w:rFonts w:ascii="Calibri" w:eastAsia="Calibri" w:hAnsi="Calibri" w:cs="Times New Roman"/>
            <w:rPrChange w:id="20173" w:author="UTENTE" w:date="2020-06-30T19:00:00Z">
              <w:rPr>
                <w:rFonts w:ascii="Calibri" w:eastAsia="Calibri" w:hAnsi="Calibri" w:cs="Times New Roman"/>
                <w:lang w:val="en-US"/>
              </w:rPr>
            </w:rPrChange>
          </w:rPr>
          <w:tab/>
          <w:t>l "\"[mc]…\""</w:t>
        </w:r>
      </w:ins>
    </w:p>
    <w:p w14:paraId="2FE7A05B" w14:textId="77777777" w:rsidR="00181FFC" w:rsidRPr="00181FFC" w:rsidRDefault="00181FFC" w:rsidP="00181FFC">
      <w:pPr>
        <w:spacing w:line="600" w:lineRule="auto"/>
        <w:jc w:val="left"/>
        <w:rPr>
          <w:ins w:id="20174" w:author="UTENTE" w:date="2020-06-30T19:00:00Z"/>
          <w:rFonts w:ascii="Calibri" w:eastAsia="Calibri" w:hAnsi="Calibri" w:cs="Times New Roman"/>
        </w:rPr>
      </w:pPr>
      <w:ins w:id="20175" w:author="UTENTE" w:date="2020-06-30T19:00:00Z">
        <w:r w:rsidRPr="00181FFC">
          <w:rPr>
            <w:rFonts w:ascii="Calibri" w:eastAsia="Calibri" w:hAnsi="Calibri" w:cs="Times New Roman"/>
          </w:rPr>
          <w:t>632.</w:t>
        </w:r>
        <w:r w:rsidRPr="00181FFC">
          <w:rPr>
            <w:rFonts w:ascii="Calibri" w:eastAsia="Calibri" w:hAnsi="Calibri" w:cs="Times New Roman"/>
          </w:rPr>
          <w:tab/>
          <w:t>mcp "\"Un mostro del genere si merita un paletto dritto in culo e un bel battesimo ad acqua santa, sei d'accordo?\""</w:t>
        </w:r>
        <w:r w:rsidRPr="00181FFC">
          <w:rPr>
            <w:rFonts w:ascii="Calibri" w:eastAsia="Calibri" w:hAnsi="Calibri" w:cs="Times New Roman"/>
          </w:rPr>
          <w:br w:type="page"/>
        </w:r>
      </w:ins>
    </w:p>
    <w:p w14:paraId="63FF970D" w14:textId="77777777" w:rsidR="00181FFC" w:rsidRPr="00181FFC" w:rsidRDefault="00181FFC" w:rsidP="00181FFC">
      <w:pPr>
        <w:spacing w:line="600" w:lineRule="auto"/>
        <w:jc w:val="left"/>
        <w:rPr>
          <w:ins w:id="20176" w:author="UTENTE" w:date="2020-06-30T19:00:00Z"/>
          <w:rFonts w:ascii="Calibri" w:eastAsia="Calibri" w:hAnsi="Calibri" w:cs="Times New Roman"/>
          <w:lang w:val="en-US"/>
        </w:rPr>
      </w:pPr>
      <w:ins w:id="20177" w:author="UTENTE" w:date="2020-06-30T19:00:00Z">
        <w:r w:rsidRPr="00181FFC">
          <w:rPr>
            <w:rFonts w:ascii="Calibri" w:eastAsia="Calibri" w:hAnsi="Calibri" w:cs="Times New Roman"/>
            <w:lang w:val="en-US"/>
          </w:rPr>
          <w:lastRenderedPageBreak/>
          <w:t>633.</w:t>
        </w:r>
        <w:r w:rsidRPr="00181FFC">
          <w:rPr>
            <w:rFonts w:ascii="Calibri" w:eastAsia="Calibri" w:hAnsi="Calibri" w:cs="Times New Roman"/>
            <w:lang w:val="en-US"/>
          </w:rPr>
          <w:tab/>
          <w:t>l "\"Didn't I tell you before that those don't ––\""</w:t>
        </w:r>
      </w:ins>
    </w:p>
    <w:p w14:paraId="5F52BF50" w14:textId="77777777" w:rsidR="00181FFC" w:rsidRPr="00181FFC" w:rsidRDefault="00181FFC" w:rsidP="00181FFC">
      <w:pPr>
        <w:spacing w:line="600" w:lineRule="auto"/>
        <w:jc w:val="left"/>
        <w:rPr>
          <w:ins w:id="20178" w:author="UTENTE" w:date="2020-06-30T19:00:00Z"/>
          <w:rFonts w:ascii="Calibri" w:eastAsia="Calibri" w:hAnsi="Calibri" w:cs="Times New Roman"/>
          <w:lang w:val="en-US"/>
        </w:rPr>
      </w:pPr>
      <w:ins w:id="20179" w:author="UTENTE" w:date="2020-06-30T19:00:00Z">
        <w:r w:rsidRPr="00181FFC">
          <w:rPr>
            <w:rFonts w:ascii="Calibri" w:eastAsia="Calibri" w:hAnsi="Calibri" w:cs="Times New Roman"/>
            <w:lang w:val="en-US"/>
          </w:rPr>
          <w:t>634.</w:t>
        </w:r>
        <w:r w:rsidRPr="00181FFC">
          <w:rPr>
            <w:rFonts w:ascii="Calibri" w:eastAsia="Calibri" w:hAnsi="Calibri" w:cs="Times New Roman"/>
            <w:lang w:val="en-US"/>
          </w:rPr>
          <w:tab/>
          <w:t>mcp "\"Don't worry, that part's just for humiliation. We'll introduce them to some shotgun shells first, put them in their place.\""</w:t>
        </w:r>
      </w:ins>
    </w:p>
    <w:p w14:paraId="048247FE" w14:textId="77777777" w:rsidR="00181FFC" w:rsidRPr="00181FFC" w:rsidRDefault="00181FFC" w:rsidP="00181FFC">
      <w:pPr>
        <w:spacing w:line="600" w:lineRule="auto"/>
        <w:jc w:val="left"/>
        <w:rPr>
          <w:ins w:id="20180" w:author="UTENTE" w:date="2020-06-30T19:00:00Z"/>
          <w:rFonts w:ascii="Calibri" w:eastAsia="Calibri" w:hAnsi="Calibri" w:cs="Times New Roman"/>
          <w:lang w:val="en-US"/>
        </w:rPr>
      </w:pPr>
      <w:ins w:id="20181" w:author="UTENTE" w:date="2020-06-30T19:00:00Z">
        <w:r w:rsidRPr="00181FFC">
          <w:rPr>
            <w:rFonts w:ascii="Calibri" w:eastAsia="Calibri" w:hAnsi="Calibri" w:cs="Times New Roman"/>
            <w:lang w:val="en-US"/>
          </w:rPr>
          <w:t>635.</w:t>
        </w:r>
        <w:r w:rsidRPr="00181FFC">
          <w:rPr>
            <w:rFonts w:ascii="Calibri" w:eastAsia="Calibri" w:hAnsi="Calibri" w:cs="Times New Roman"/>
            <w:lang w:val="en-US"/>
          </w:rPr>
          <w:tab/>
          <w:t>l "\"…Idiot.\""</w:t>
        </w:r>
      </w:ins>
    </w:p>
    <w:p w14:paraId="15108C48" w14:textId="77777777" w:rsidR="00181FFC" w:rsidRPr="00181FFC" w:rsidRDefault="00181FFC" w:rsidP="00181FFC">
      <w:pPr>
        <w:spacing w:line="600" w:lineRule="auto"/>
        <w:jc w:val="left"/>
        <w:rPr>
          <w:ins w:id="20182" w:author="UTENTE" w:date="2020-06-30T19:00:00Z"/>
          <w:rFonts w:ascii="Calibri" w:eastAsia="Calibri" w:hAnsi="Calibri" w:cs="Times New Roman"/>
          <w:lang w:val="en-US"/>
        </w:rPr>
      </w:pPr>
      <w:ins w:id="20183" w:author="UTENTE" w:date="2020-06-30T19:00:00Z">
        <w:r w:rsidRPr="00181FFC">
          <w:rPr>
            <w:rFonts w:ascii="Calibri" w:eastAsia="Calibri" w:hAnsi="Calibri" w:cs="Times New Roman"/>
            <w:lang w:val="en-US"/>
          </w:rPr>
          <w:t>636.</w:t>
        </w:r>
        <w:r w:rsidRPr="00181FFC">
          <w:rPr>
            <w:rFonts w:ascii="Calibri" w:eastAsia="Calibri" w:hAnsi="Calibri" w:cs="Times New Roman"/>
            <w:lang w:val="en-US"/>
          </w:rPr>
          <w:tab/>
          <w:t>n "A relieved, almost tearful smile spreads over Luka's face."</w:t>
        </w:r>
      </w:ins>
    </w:p>
    <w:p w14:paraId="36E251B1" w14:textId="77777777" w:rsidR="00181FFC" w:rsidRPr="00181FFC" w:rsidRDefault="00181FFC" w:rsidP="00181FFC">
      <w:pPr>
        <w:spacing w:line="600" w:lineRule="auto"/>
        <w:jc w:val="left"/>
        <w:rPr>
          <w:ins w:id="20184" w:author="UTENTE" w:date="2020-06-30T19:00:00Z"/>
          <w:rFonts w:ascii="Calibri" w:eastAsia="Calibri" w:hAnsi="Calibri" w:cs="Times New Roman"/>
          <w:lang w:val="en-US"/>
        </w:rPr>
      </w:pPr>
      <w:ins w:id="20185" w:author="UTENTE" w:date="2020-06-30T19:00:00Z">
        <w:r w:rsidRPr="00181FFC">
          <w:rPr>
            <w:rFonts w:ascii="Calibri" w:eastAsia="Calibri" w:hAnsi="Calibri" w:cs="Times New Roman"/>
            <w:lang w:val="en-US"/>
          </w:rPr>
          <w:t>637.</w:t>
        </w:r>
        <w:r w:rsidRPr="00181FFC">
          <w:rPr>
            <w:rFonts w:ascii="Calibri" w:eastAsia="Calibri" w:hAnsi="Calibri" w:cs="Times New Roman"/>
            <w:lang w:val="en-US"/>
          </w:rPr>
          <w:tab/>
          <w:t>n "To be honest, I doubt I'd ever be able to make a scratch on a vampire… {w}but I just don't want Luka to be so discouraged."</w:t>
        </w:r>
      </w:ins>
    </w:p>
    <w:p w14:paraId="2364BB3C" w14:textId="77777777" w:rsidR="00181FFC" w:rsidRPr="00181FFC" w:rsidRDefault="00181FFC" w:rsidP="00181FFC">
      <w:pPr>
        <w:spacing w:line="600" w:lineRule="auto"/>
        <w:jc w:val="left"/>
        <w:rPr>
          <w:ins w:id="20186" w:author="UTENTE" w:date="2020-06-30T19:00:00Z"/>
          <w:rFonts w:ascii="Calibri" w:eastAsia="Calibri" w:hAnsi="Calibri" w:cs="Times New Roman"/>
          <w:lang w:val="en-US"/>
        </w:rPr>
      </w:pPr>
      <w:ins w:id="20187" w:author="UTENTE" w:date="2020-06-30T19:00:00Z">
        <w:r w:rsidRPr="00181FFC">
          <w:rPr>
            <w:rFonts w:ascii="Calibri" w:eastAsia="Calibri" w:hAnsi="Calibri" w:cs="Times New Roman"/>
            <w:lang w:val="en-US"/>
          </w:rPr>
          <w:t>638.</w:t>
        </w:r>
        <w:r w:rsidRPr="00181FFC">
          <w:rPr>
            <w:rFonts w:ascii="Calibri" w:eastAsia="Calibri" w:hAnsi="Calibri" w:cs="Times New Roman"/>
            <w:lang w:val="en-US"/>
          </w:rPr>
          <w:tab/>
          <w:t>mcp "\"Of course I'll help you. What kind of guy do you think I am?\""</w:t>
        </w:r>
      </w:ins>
    </w:p>
    <w:p w14:paraId="6A6FAEA8" w14:textId="77777777" w:rsidR="00181FFC" w:rsidRPr="00181FFC" w:rsidRDefault="00181FFC" w:rsidP="00181FFC">
      <w:pPr>
        <w:spacing w:line="600" w:lineRule="auto"/>
        <w:jc w:val="left"/>
        <w:rPr>
          <w:ins w:id="20188" w:author="UTENTE" w:date="2020-06-30T19:00:00Z"/>
          <w:rFonts w:ascii="Calibri" w:eastAsia="Calibri" w:hAnsi="Calibri" w:cs="Times New Roman"/>
          <w:lang w:val="en-US"/>
        </w:rPr>
      </w:pPr>
      <w:ins w:id="20189" w:author="UTENTE" w:date="2020-06-30T19:00:00Z">
        <w:r w:rsidRPr="00181FFC">
          <w:rPr>
            <w:rFonts w:ascii="Calibri" w:eastAsia="Calibri" w:hAnsi="Calibri" w:cs="Times New Roman"/>
            <w:lang w:val="en-US"/>
          </w:rPr>
          <w:t>639.</w:t>
        </w:r>
        <w:r w:rsidRPr="00181FFC">
          <w:rPr>
            <w:rFonts w:ascii="Calibri" w:eastAsia="Calibri" w:hAnsi="Calibri" w:cs="Times New Roman"/>
            <w:lang w:val="en-US"/>
          </w:rPr>
          <w:tab/>
          <w:t>mcp "\"I can't just leave you hanging like that.\""</w:t>
        </w:r>
      </w:ins>
    </w:p>
    <w:p w14:paraId="598C5645" w14:textId="77777777" w:rsidR="00181FFC" w:rsidRPr="00181FFC" w:rsidRDefault="00181FFC" w:rsidP="00181FFC">
      <w:pPr>
        <w:spacing w:line="600" w:lineRule="auto"/>
        <w:jc w:val="left"/>
        <w:rPr>
          <w:ins w:id="20190" w:author="UTENTE" w:date="2020-06-30T19:00:00Z"/>
          <w:rFonts w:ascii="Calibri" w:eastAsia="Calibri" w:hAnsi="Calibri" w:cs="Times New Roman"/>
          <w:lang w:val="en-US"/>
        </w:rPr>
      </w:pPr>
      <w:ins w:id="20191" w:author="UTENTE" w:date="2020-06-30T19:00:00Z">
        <w:r w:rsidRPr="00181FFC">
          <w:rPr>
            <w:rFonts w:ascii="Calibri" w:eastAsia="Calibri" w:hAnsi="Calibri" w:cs="Times New Roman"/>
            <w:lang w:val="en-US"/>
          </w:rPr>
          <w:t>640.</w:t>
        </w:r>
        <w:r w:rsidRPr="00181FFC">
          <w:rPr>
            <w:rFonts w:ascii="Calibri" w:eastAsia="Calibri" w:hAnsi="Calibri" w:cs="Times New Roman"/>
            <w:lang w:val="en-US"/>
          </w:rPr>
          <w:tab/>
          <w:t>l "\"…\""</w:t>
        </w:r>
      </w:ins>
    </w:p>
    <w:p w14:paraId="77D67CD7" w14:textId="77777777" w:rsidR="00181FFC" w:rsidRPr="00181FFC" w:rsidRDefault="00181FFC" w:rsidP="00181FFC">
      <w:pPr>
        <w:spacing w:line="600" w:lineRule="auto"/>
        <w:jc w:val="left"/>
        <w:rPr>
          <w:ins w:id="20192" w:author="UTENTE" w:date="2020-06-30T19:00:00Z"/>
          <w:rFonts w:ascii="Calibri" w:eastAsia="Calibri" w:hAnsi="Calibri" w:cs="Times New Roman"/>
          <w:lang w:val="en-US"/>
        </w:rPr>
      </w:pPr>
      <w:ins w:id="20193" w:author="UTENTE" w:date="2020-06-30T19:00:00Z">
        <w:r w:rsidRPr="00181FFC">
          <w:rPr>
            <w:rFonts w:ascii="Calibri" w:eastAsia="Calibri" w:hAnsi="Calibri" w:cs="Times New Roman"/>
            <w:lang w:val="en-US"/>
          </w:rPr>
          <w:t>641.</w:t>
        </w:r>
        <w:r w:rsidRPr="00181FFC">
          <w:rPr>
            <w:rFonts w:ascii="Calibri" w:eastAsia="Calibri" w:hAnsi="Calibri" w:cs="Times New Roman"/>
            <w:lang w:val="en-US"/>
          </w:rPr>
          <w:tab/>
          <w:t>n "Luka still doesn't look back up at me."</w:t>
        </w:r>
      </w:ins>
    </w:p>
    <w:p w14:paraId="7A8033E5" w14:textId="77777777" w:rsidR="00181FFC" w:rsidRPr="00181FFC" w:rsidRDefault="00181FFC" w:rsidP="00181FFC">
      <w:pPr>
        <w:spacing w:line="600" w:lineRule="auto"/>
        <w:jc w:val="left"/>
        <w:rPr>
          <w:ins w:id="20194" w:author="UTENTE" w:date="2020-06-30T19:00:00Z"/>
          <w:rFonts w:ascii="Calibri" w:eastAsia="Calibri" w:hAnsi="Calibri" w:cs="Times New Roman"/>
          <w:lang w:val="en-US"/>
        </w:rPr>
      </w:pPr>
      <w:ins w:id="20195" w:author="UTENTE" w:date="2020-06-30T19:00:00Z">
        <w:r w:rsidRPr="00181FFC">
          <w:rPr>
            <w:rFonts w:ascii="Calibri" w:eastAsia="Calibri" w:hAnsi="Calibri" w:cs="Times New Roman"/>
            <w:lang w:val="en-US"/>
          </w:rPr>
          <w:t>642.</w:t>
        </w:r>
        <w:r w:rsidRPr="00181FFC">
          <w:rPr>
            <w:rFonts w:ascii="Calibri" w:eastAsia="Calibri" w:hAnsi="Calibri" w:cs="Times New Roman"/>
            <w:lang w:val="en-US"/>
          </w:rPr>
          <w:tab/>
          <w:t>n "It's hard to read exactly what he's thinking. {w}Does he not believe me?"</w:t>
        </w:r>
      </w:ins>
    </w:p>
    <w:p w14:paraId="2353D8B2" w14:textId="77777777" w:rsidR="00181FFC" w:rsidRPr="00181FFC" w:rsidRDefault="00181FFC" w:rsidP="00181FFC">
      <w:pPr>
        <w:spacing w:line="600" w:lineRule="auto"/>
        <w:jc w:val="left"/>
        <w:rPr>
          <w:ins w:id="20196" w:author="UTENTE" w:date="2020-06-30T19:00:00Z"/>
          <w:rFonts w:ascii="Calibri" w:eastAsia="Calibri" w:hAnsi="Calibri" w:cs="Times New Roman"/>
          <w:lang w:val="en-US"/>
        </w:rPr>
      </w:pPr>
      <w:ins w:id="20197" w:author="UTENTE" w:date="2020-06-30T19:00:00Z">
        <w:r w:rsidRPr="00181FFC">
          <w:rPr>
            <w:rFonts w:ascii="Calibri" w:eastAsia="Calibri" w:hAnsi="Calibri" w:cs="Times New Roman"/>
            <w:lang w:val="en-US"/>
          </w:rPr>
          <w:t>643.</w:t>
        </w:r>
        <w:r w:rsidRPr="00181FFC">
          <w:rPr>
            <w:rFonts w:ascii="Calibri" w:eastAsia="Calibri" w:hAnsi="Calibri" w:cs="Times New Roman"/>
            <w:lang w:val="en-US"/>
          </w:rPr>
          <w:tab/>
          <w:t>n "––But finally, he lifts his head, a hopeful smile on his lips."</w:t>
        </w:r>
      </w:ins>
    </w:p>
    <w:p w14:paraId="62ACEBEB" w14:textId="77777777" w:rsidR="00181FFC" w:rsidRPr="00181FFC" w:rsidRDefault="00181FFC" w:rsidP="00181FFC">
      <w:pPr>
        <w:spacing w:line="600" w:lineRule="auto"/>
        <w:jc w:val="left"/>
        <w:rPr>
          <w:ins w:id="20198" w:author="UTENTE" w:date="2020-06-30T19:00:00Z"/>
          <w:rFonts w:ascii="Calibri" w:eastAsia="Calibri" w:hAnsi="Calibri" w:cs="Times New Roman"/>
          <w:lang w:val="en-US"/>
        </w:rPr>
      </w:pPr>
      <w:ins w:id="20199" w:author="UTENTE" w:date="2020-06-30T19:00:00Z">
        <w:r w:rsidRPr="00181FFC">
          <w:rPr>
            <w:rFonts w:ascii="Calibri" w:eastAsia="Calibri" w:hAnsi="Calibri" w:cs="Times New Roman"/>
            <w:lang w:val="en-US"/>
          </w:rPr>
          <w:t>644.</w:t>
        </w:r>
        <w:r w:rsidRPr="00181FFC">
          <w:rPr>
            <w:rFonts w:ascii="Calibri" w:eastAsia="Calibri" w:hAnsi="Calibri" w:cs="Times New Roman"/>
            <w:lang w:val="en-US"/>
          </w:rPr>
          <w:tab/>
          <w:t>mcp "\"I'll help you, sure… as long as you keep your end of the deal.\""</w:t>
        </w:r>
      </w:ins>
    </w:p>
    <w:p w14:paraId="1EE38C9C" w14:textId="77777777" w:rsidR="00181FFC" w:rsidRPr="00181FFC" w:rsidRDefault="00181FFC" w:rsidP="00181FFC">
      <w:pPr>
        <w:spacing w:line="600" w:lineRule="auto"/>
        <w:jc w:val="left"/>
        <w:rPr>
          <w:ins w:id="20200" w:author="UTENTE" w:date="2020-06-30T19:00:00Z"/>
          <w:rFonts w:ascii="Calibri" w:eastAsia="Calibri" w:hAnsi="Calibri" w:cs="Times New Roman"/>
          <w:lang w:val="en-US"/>
        </w:rPr>
      </w:pPr>
      <w:ins w:id="20201" w:author="UTENTE" w:date="2020-06-30T19:00:00Z">
        <w:r w:rsidRPr="00181FFC">
          <w:rPr>
            <w:rFonts w:ascii="Calibri" w:eastAsia="Calibri" w:hAnsi="Calibri" w:cs="Times New Roman"/>
            <w:lang w:val="en-US"/>
          </w:rPr>
          <w:t>645.</w:t>
        </w:r>
        <w:r w:rsidRPr="00181FFC">
          <w:rPr>
            <w:rFonts w:ascii="Calibri" w:eastAsia="Calibri" w:hAnsi="Calibri" w:cs="Times New Roman"/>
            <w:lang w:val="en-US"/>
          </w:rPr>
          <w:tab/>
          <w:t>l "\"…\""</w:t>
        </w:r>
      </w:ins>
    </w:p>
    <w:p w14:paraId="1A960847" w14:textId="77777777" w:rsidR="00181FFC" w:rsidRPr="00181FFC" w:rsidRDefault="00181FFC" w:rsidP="00181FFC">
      <w:pPr>
        <w:spacing w:line="600" w:lineRule="auto"/>
        <w:jc w:val="left"/>
        <w:rPr>
          <w:ins w:id="20202" w:author="UTENTE" w:date="2020-06-30T19:00:00Z"/>
          <w:rFonts w:ascii="Calibri" w:eastAsia="Calibri" w:hAnsi="Calibri" w:cs="Times New Roman"/>
          <w:lang w:val="en-US"/>
        </w:rPr>
      </w:pPr>
      <w:ins w:id="20203" w:author="UTENTE" w:date="2020-06-30T19:00:00Z">
        <w:r w:rsidRPr="00181FFC">
          <w:rPr>
            <w:rFonts w:ascii="Calibri" w:eastAsia="Calibri" w:hAnsi="Calibri" w:cs="Times New Roman"/>
            <w:lang w:val="en-US"/>
          </w:rPr>
          <w:t>646.</w:t>
        </w:r>
        <w:r w:rsidRPr="00181FFC">
          <w:rPr>
            <w:rFonts w:ascii="Calibri" w:eastAsia="Calibri" w:hAnsi="Calibri" w:cs="Times New Roman"/>
            <w:lang w:val="en-US"/>
          </w:rPr>
          <w:tab/>
          <w:t>n "Lifting his head, Luka blinks at me in surprise."</w:t>
        </w:r>
      </w:ins>
    </w:p>
    <w:p w14:paraId="08C849D6" w14:textId="77777777" w:rsidR="00181FFC" w:rsidRPr="00181FFC" w:rsidRDefault="00181FFC" w:rsidP="00181FFC">
      <w:pPr>
        <w:spacing w:line="600" w:lineRule="auto"/>
        <w:jc w:val="left"/>
        <w:rPr>
          <w:ins w:id="20204" w:author="UTENTE" w:date="2020-06-30T19:00:00Z"/>
          <w:rFonts w:ascii="Calibri" w:eastAsia="Calibri" w:hAnsi="Calibri" w:cs="Times New Roman"/>
          <w:lang w:val="en-US"/>
        </w:rPr>
      </w:pPr>
      <w:ins w:id="20205" w:author="UTENTE" w:date="2020-06-30T19:00:00Z">
        <w:r w:rsidRPr="00181FFC">
          <w:rPr>
            <w:rFonts w:ascii="Calibri" w:eastAsia="Calibri" w:hAnsi="Calibri" w:cs="Times New Roman"/>
            <w:lang w:val="en-US"/>
          </w:rPr>
          <w:t>647.</w:t>
        </w:r>
        <w:r w:rsidRPr="00181FFC">
          <w:rPr>
            <w:rFonts w:ascii="Calibri" w:eastAsia="Calibri" w:hAnsi="Calibri" w:cs="Times New Roman"/>
            <w:lang w:val="en-US"/>
          </w:rPr>
          <w:tab/>
          <w:t>mcp "\"You said you'd walk me home every night, didn't you?\""</w:t>
        </w:r>
      </w:ins>
    </w:p>
    <w:p w14:paraId="06C55982" w14:textId="77777777" w:rsidR="00181FFC" w:rsidRPr="00181FFC" w:rsidRDefault="00181FFC" w:rsidP="00181FFC">
      <w:pPr>
        <w:spacing w:line="600" w:lineRule="auto"/>
        <w:jc w:val="left"/>
        <w:rPr>
          <w:ins w:id="20206" w:author="UTENTE" w:date="2020-06-30T19:00:00Z"/>
          <w:rFonts w:ascii="Calibri" w:eastAsia="Calibri" w:hAnsi="Calibri" w:cs="Times New Roman"/>
          <w:lang w:val="en-US"/>
        </w:rPr>
      </w:pPr>
      <w:ins w:id="20207" w:author="UTENTE" w:date="2020-06-30T19:00:00Z">
        <w:r w:rsidRPr="00181FFC">
          <w:rPr>
            <w:rFonts w:ascii="Calibri" w:eastAsia="Calibri" w:hAnsi="Calibri" w:cs="Times New Roman"/>
            <w:lang w:val="en-US"/>
          </w:rPr>
          <w:t>648.</w:t>
        </w:r>
        <w:r w:rsidRPr="00181FFC">
          <w:rPr>
            <w:rFonts w:ascii="Calibri" w:eastAsia="Calibri" w:hAnsi="Calibri" w:cs="Times New Roman"/>
            <w:lang w:val="en-US"/>
          </w:rPr>
          <w:tab/>
          <w:t>mcp "\"I won't let you back down from our deal. You'd better show up at the diner like clockwork, or I'm not gonna be happy.\""</w:t>
        </w:r>
      </w:ins>
    </w:p>
    <w:p w14:paraId="5C077DA2" w14:textId="77777777" w:rsidR="00181FFC" w:rsidRPr="00181FFC" w:rsidRDefault="00181FFC" w:rsidP="00181FFC">
      <w:pPr>
        <w:spacing w:line="600" w:lineRule="auto"/>
        <w:jc w:val="left"/>
        <w:rPr>
          <w:ins w:id="20208" w:author="UTENTE" w:date="2020-06-30T19:00:00Z"/>
          <w:rFonts w:ascii="Calibri" w:eastAsia="Calibri" w:hAnsi="Calibri" w:cs="Times New Roman"/>
        </w:rPr>
      </w:pPr>
      <w:ins w:id="20209" w:author="UTENTE" w:date="2020-06-30T19:00:00Z">
        <w:r w:rsidRPr="00181FFC">
          <w:rPr>
            <w:rFonts w:ascii="Calibri" w:eastAsia="Calibri" w:hAnsi="Calibri" w:cs="Times New Roman"/>
          </w:rPr>
          <w:t>649.</w:t>
        </w:r>
        <w:r w:rsidRPr="00181FFC">
          <w:rPr>
            <w:rFonts w:ascii="Calibri" w:eastAsia="Calibri" w:hAnsi="Calibri" w:cs="Times New Roman"/>
          </w:rPr>
          <w:tab/>
          <w:t>l "\"[mc]…\"" </w:t>
        </w:r>
        <w:r w:rsidRPr="00181FFC">
          <w:rPr>
            <w:rFonts w:ascii="Calibri" w:eastAsia="Calibri" w:hAnsi="Calibri" w:cs="Times New Roman"/>
          </w:rPr>
          <w:br w:type="page"/>
        </w:r>
      </w:ins>
    </w:p>
    <w:p w14:paraId="266B8C8A" w14:textId="77777777" w:rsidR="00181FFC" w:rsidRPr="00181FFC" w:rsidRDefault="00181FFC" w:rsidP="00181FFC">
      <w:pPr>
        <w:spacing w:line="600" w:lineRule="auto"/>
        <w:jc w:val="left"/>
        <w:rPr>
          <w:ins w:id="20210" w:author="UTENTE" w:date="2020-06-30T19:00:00Z"/>
          <w:rFonts w:ascii="Calibri" w:eastAsia="Calibri" w:hAnsi="Calibri" w:cs="Times New Roman"/>
        </w:rPr>
      </w:pPr>
      <w:ins w:id="20211" w:author="UTENTE" w:date="2020-06-30T19:00:00Z">
        <w:r w:rsidRPr="00181FFC">
          <w:rPr>
            <w:rFonts w:ascii="Calibri" w:eastAsia="Calibri" w:hAnsi="Calibri" w:cs="Times New Roman"/>
          </w:rPr>
          <w:lastRenderedPageBreak/>
          <w:t>633.</w:t>
        </w:r>
        <w:r w:rsidRPr="00181FFC">
          <w:rPr>
            <w:rFonts w:ascii="Calibri" w:eastAsia="Calibri" w:hAnsi="Calibri" w:cs="Times New Roman"/>
          </w:rPr>
          <w:tab/>
          <w:t>l "\"Non ti avevo già detto che quelle cose non --\""</w:t>
        </w:r>
      </w:ins>
    </w:p>
    <w:p w14:paraId="06FB5810" w14:textId="77777777" w:rsidR="00181FFC" w:rsidRPr="00181FFC" w:rsidRDefault="00181FFC" w:rsidP="00181FFC">
      <w:pPr>
        <w:spacing w:line="600" w:lineRule="auto"/>
        <w:jc w:val="left"/>
        <w:rPr>
          <w:ins w:id="20212" w:author="UTENTE" w:date="2020-06-30T19:00:00Z"/>
          <w:rFonts w:ascii="Calibri" w:eastAsia="Calibri" w:hAnsi="Calibri" w:cs="Times New Roman"/>
        </w:rPr>
      </w:pPr>
      <w:ins w:id="20213" w:author="UTENTE" w:date="2020-06-30T19:00:00Z">
        <w:r w:rsidRPr="00181FFC">
          <w:rPr>
            <w:rFonts w:ascii="Calibri" w:eastAsia="Calibri" w:hAnsi="Calibri" w:cs="Times New Roman"/>
          </w:rPr>
          <w:t>634.</w:t>
        </w:r>
        <w:r w:rsidRPr="00181FFC">
          <w:rPr>
            <w:rFonts w:ascii="Calibri" w:eastAsia="Calibri" w:hAnsi="Calibri" w:cs="Times New Roman"/>
          </w:rPr>
          <w:tab/>
          <w:t>mcp "\"Non preoccuparti, quella parte è solo per umiliarlo. Prima gli presenteremo i proiettili di un fucile, per rimetterlo al suo posto.\""</w:t>
        </w:r>
      </w:ins>
    </w:p>
    <w:p w14:paraId="736E0DB0" w14:textId="77777777" w:rsidR="00181FFC" w:rsidRPr="00181FFC" w:rsidRDefault="00181FFC" w:rsidP="00181FFC">
      <w:pPr>
        <w:spacing w:line="600" w:lineRule="auto"/>
        <w:jc w:val="left"/>
        <w:rPr>
          <w:ins w:id="20214" w:author="UTENTE" w:date="2020-06-30T19:00:00Z"/>
          <w:rFonts w:ascii="Calibri" w:eastAsia="Calibri" w:hAnsi="Calibri" w:cs="Times New Roman"/>
        </w:rPr>
      </w:pPr>
      <w:ins w:id="20215" w:author="UTENTE" w:date="2020-06-30T19:00:00Z">
        <w:r w:rsidRPr="00181FFC">
          <w:rPr>
            <w:rFonts w:ascii="Calibri" w:eastAsia="Calibri" w:hAnsi="Calibri" w:cs="Times New Roman"/>
          </w:rPr>
          <w:t>635.</w:t>
        </w:r>
        <w:r w:rsidRPr="00181FFC">
          <w:rPr>
            <w:rFonts w:ascii="Calibri" w:eastAsia="Calibri" w:hAnsi="Calibri" w:cs="Times New Roman"/>
          </w:rPr>
          <w:tab/>
          <w:t>l "\"…Idiota.\""</w:t>
        </w:r>
      </w:ins>
    </w:p>
    <w:p w14:paraId="60101BC3" w14:textId="77777777" w:rsidR="00181FFC" w:rsidRPr="00181FFC" w:rsidRDefault="00181FFC" w:rsidP="00181FFC">
      <w:pPr>
        <w:spacing w:line="600" w:lineRule="auto"/>
        <w:jc w:val="left"/>
        <w:rPr>
          <w:ins w:id="20216" w:author="UTENTE" w:date="2020-06-30T19:00:00Z"/>
          <w:rFonts w:ascii="Calibri" w:eastAsia="Calibri" w:hAnsi="Calibri" w:cs="Times New Roman"/>
        </w:rPr>
      </w:pPr>
      <w:ins w:id="20217" w:author="UTENTE" w:date="2020-06-30T19:00:00Z">
        <w:r w:rsidRPr="00181FFC">
          <w:rPr>
            <w:rFonts w:ascii="Calibri" w:eastAsia="Calibri" w:hAnsi="Calibri" w:cs="Times New Roman"/>
          </w:rPr>
          <w:t>636.</w:t>
        </w:r>
        <w:r w:rsidRPr="00181FFC">
          <w:rPr>
            <w:rFonts w:ascii="Calibri" w:eastAsia="Calibri" w:hAnsi="Calibri" w:cs="Times New Roman"/>
          </w:rPr>
          <w:tab/>
          <w:t>n "Un sorriso sollevato e quasi sull'orlo delle lacrime si apre sul viso di Luka."</w:t>
        </w:r>
      </w:ins>
    </w:p>
    <w:p w14:paraId="6505E75F" w14:textId="77777777" w:rsidR="00181FFC" w:rsidRPr="00181FFC" w:rsidRDefault="00181FFC" w:rsidP="00181FFC">
      <w:pPr>
        <w:spacing w:line="600" w:lineRule="auto"/>
        <w:jc w:val="left"/>
        <w:rPr>
          <w:ins w:id="20218" w:author="UTENTE" w:date="2020-06-30T19:00:00Z"/>
          <w:rFonts w:ascii="Calibri" w:eastAsia="Calibri" w:hAnsi="Calibri" w:cs="Times New Roman"/>
        </w:rPr>
      </w:pPr>
      <w:ins w:id="20219" w:author="UTENTE" w:date="2020-06-30T19:00:00Z">
        <w:r w:rsidRPr="00181FFC">
          <w:rPr>
            <w:rFonts w:ascii="Calibri" w:eastAsia="Calibri" w:hAnsi="Calibri" w:cs="Times New Roman"/>
          </w:rPr>
          <w:t>637.</w:t>
        </w:r>
        <w:r w:rsidRPr="00181FFC">
          <w:rPr>
            <w:rFonts w:ascii="Calibri" w:eastAsia="Calibri" w:hAnsi="Calibri" w:cs="Times New Roman"/>
          </w:rPr>
          <w:tab/>
          <w:t>n "Ad essere sincero, dubito che sarei mai in grado di lasciare anche solo un graffio su un vampiro… {w}ma non voglio che Luka si scoraggi tanto."</w:t>
        </w:r>
      </w:ins>
    </w:p>
    <w:p w14:paraId="2E8A180E" w14:textId="77777777" w:rsidR="00181FFC" w:rsidRPr="00181FFC" w:rsidRDefault="00181FFC" w:rsidP="00181FFC">
      <w:pPr>
        <w:spacing w:line="600" w:lineRule="auto"/>
        <w:jc w:val="left"/>
        <w:rPr>
          <w:ins w:id="20220" w:author="UTENTE" w:date="2020-06-30T19:00:00Z"/>
          <w:rFonts w:ascii="Calibri" w:eastAsia="Calibri" w:hAnsi="Calibri" w:cs="Times New Roman"/>
        </w:rPr>
      </w:pPr>
      <w:ins w:id="20221" w:author="UTENTE" w:date="2020-06-30T19:00:00Z">
        <w:r w:rsidRPr="00181FFC">
          <w:rPr>
            <w:rFonts w:ascii="Calibri" w:eastAsia="Calibri" w:hAnsi="Calibri" w:cs="Times New Roman"/>
          </w:rPr>
          <w:t>638.</w:t>
        </w:r>
        <w:r w:rsidRPr="00181FFC">
          <w:rPr>
            <w:rFonts w:ascii="Calibri" w:eastAsia="Calibri" w:hAnsi="Calibri" w:cs="Times New Roman"/>
          </w:rPr>
          <w:tab/>
          <w:t>mcp "\"Ma certo che ti aiuto. Chi pensi che sia?\""</w:t>
        </w:r>
      </w:ins>
    </w:p>
    <w:p w14:paraId="02C9A42F" w14:textId="77777777" w:rsidR="00181FFC" w:rsidRPr="00181FFC" w:rsidRDefault="00181FFC" w:rsidP="00181FFC">
      <w:pPr>
        <w:spacing w:line="600" w:lineRule="auto"/>
        <w:jc w:val="left"/>
        <w:rPr>
          <w:ins w:id="20222" w:author="UTENTE" w:date="2020-06-30T19:00:00Z"/>
          <w:rFonts w:ascii="Calibri" w:eastAsia="Calibri" w:hAnsi="Calibri" w:cs="Times New Roman"/>
        </w:rPr>
      </w:pPr>
      <w:ins w:id="20223" w:author="UTENTE" w:date="2020-06-30T19:00:00Z">
        <w:r w:rsidRPr="00181FFC">
          <w:rPr>
            <w:rFonts w:ascii="Calibri" w:eastAsia="Calibri" w:hAnsi="Calibri" w:cs="Times New Roman"/>
          </w:rPr>
          <w:t>639.</w:t>
        </w:r>
        <w:r w:rsidRPr="00181FFC">
          <w:rPr>
            <w:rFonts w:ascii="Calibri" w:eastAsia="Calibri" w:hAnsi="Calibri" w:cs="Times New Roman"/>
          </w:rPr>
          <w:tab/>
          <w:t>mcp "\"Non posso lasciarti da solo in balia delle onde.\""</w:t>
        </w:r>
      </w:ins>
    </w:p>
    <w:p w14:paraId="0CAC636A" w14:textId="77777777" w:rsidR="00181FFC" w:rsidRPr="00181FFC" w:rsidRDefault="00181FFC" w:rsidP="00181FFC">
      <w:pPr>
        <w:spacing w:line="600" w:lineRule="auto"/>
        <w:jc w:val="left"/>
        <w:rPr>
          <w:ins w:id="20224" w:author="UTENTE" w:date="2020-06-30T19:00:00Z"/>
          <w:rFonts w:ascii="Calibri" w:eastAsia="Calibri" w:hAnsi="Calibri" w:cs="Times New Roman"/>
        </w:rPr>
      </w:pPr>
      <w:ins w:id="20225" w:author="UTENTE" w:date="2020-06-30T19:00:00Z">
        <w:r w:rsidRPr="00181FFC">
          <w:rPr>
            <w:rFonts w:ascii="Calibri" w:eastAsia="Calibri" w:hAnsi="Calibri" w:cs="Times New Roman"/>
          </w:rPr>
          <w:t>640.</w:t>
        </w:r>
        <w:r w:rsidRPr="00181FFC">
          <w:rPr>
            <w:rFonts w:ascii="Calibri" w:eastAsia="Calibri" w:hAnsi="Calibri" w:cs="Times New Roman"/>
          </w:rPr>
          <w:tab/>
          <w:t>l "\"…\""</w:t>
        </w:r>
      </w:ins>
    </w:p>
    <w:p w14:paraId="4C6E7FCC" w14:textId="77777777" w:rsidR="00181FFC" w:rsidRPr="00181FFC" w:rsidRDefault="00181FFC" w:rsidP="00181FFC">
      <w:pPr>
        <w:spacing w:line="600" w:lineRule="auto"/>
        <w:jc w:val="left"/>
        <w:rPr>
          <w:ins w:id="20226" w:author="UTENTE" w:date="2020-06-30T19:00:00Z"/>
          <w:rFonts w:ascii="Calibri" w:eastAsia="Calibri" w:hAnsi="Calibri" w:cs="Times New Roman"/>
        </w:rPr>
      </w:pPr>
      <w:ins w:id="20227" w:author="UTENTE" w:date="2020-06-30T19:00:00Z">
        <w:r w:rsidRPr="00181FFC">
          <w:rPr>
            <w:rFonts w:ascii="Calibri" w:eastAsia="Calibri" w:hAnsi="Calibri" w:cs="Times New Roman"/>
          </w:rPr>
          <w:t>641.</w:t>
        </w:r>
        <w:r w:rsidRPr="00181FFC">
          <w:rPr>
            <w:rFonts w:ascii="Calibri" w:eastAsia="Calibri" w:hAnsi="Calibri" w:cs="Times New Roman"/>
          </w:rPr>
          <w:tab/>
          <w:t>n "Luka ancora non mi guarda."</w:t>
        </w:r>
      </w:ins>
    </w:p>
    <w:p w14:paraId="46299EF9" w14:textId="77777777" w:rsidR="00181FFC" w:rsidRPr="00181FFC" w:rsidRDefault="00181FFC" w:rsidP="00181FFC">
      <w:pPr>
        <w:spacing w:line="600" w:lineRule="auto"/>
        <w:jc w:val="left"/>
        <w:rPr>
          <w:ins w:id="20228" w:author="UTENTE" w:date="2020-06-30T19:00:00Z"/>
          <w:rFonts w:ascii="Calibri" w:eastAsia="Calibri" w:hAnsi="Calibri" w:cs="Times New Roman"/>
        </w:rPr>
      </w:pPr>
      <w:ins w:id="20229" w:author="UTENTE" w:date="2020-06-30T19:00:00Z">
        <w:r w:rsidRPr="00181FFC">
          <w:rPr>
            <w:rFonts w:ascii="Calibri" w:eastAsia="Calibri" w:hAnsi="Calibri" w:cs="Times New Roman"/>
          </w:rPr>
          <w:t>642.</w:t>
        </w:r>
        <w:r w:rsidRPr="00181FFC">
          <w:rPr>
            <w:rFonts w:ascii="Calibri" w:eastAsia="Calibri" w:hAnsi="Calibri" w:cs="Times New Roman"/>
          </w:rPr>
          <w:tab/>
          <w:t>n "È difficile capire a cosa stia pensando esattamente. {w}Non mi crede?"</w:t>
        </w:r>
      </w:ins>
    </w:p>
    <w:p w14:paraId="45C49A43" w14:textId="77777777" w:rsidR="00181FFC" w:rsidRPr="00181FFC" w:rsidRDefault="00181FFC" w:rsidP="00181FFC">
      <w:pPr>
        <w:spacing w:line="600" w:lineRule="auto"/>
        <w:jc w:val="left"/>
        <w:rPr>
          <w:ins w:id="20230" w:author="UTENTE" w:date="2020-06-30T19:00:00Z"/>
          <w:rFonts w:ascii="Calibri" w:eastAsia="Calibri" w:hAnsi="Calibri" w:cs="Times New Roman"/>
        </w:rPr>
      </w:pPr>
      <w:ins w:id="20231" w:author="UTENTE" w:date="2020-06-30T19:00:00Z">
        <w:r w:rsidRPr="00181FFC">
          <w:rPr>
            <w:rFonts w:ascii="Calibri" w:eastAsia="Calibri" w:hAnsi="Calibri" w:cs="Times New Roman"/>
          </w:rPr>
          <w:t>643.</w:t>
        </w:r>
        <w:r w:rsidRPr="00181FFC">
          <w:rPr>
            <w:rFonts w:ascii="Calibri" w:eastAsia="Calibri" w:hAnsi="Calibri" w:cs="Times New Roman"/>
          </w:rPr>
          <w:tab/>
          <w:t>n "---Ma alla fine, alza la testa, un sorriso speranzoso sulle labbra."</w:t>
        </w:r>
      </w:ins>
    </w:p>
    <w:p w14:paraId="225ED415" w14:textId="77777777" w:rsidR="00181FFC" w:rsidRPr="00181FFC" w:rsidRDefault="00181FFC" w:rsidP="00181FFC">
      <w:pPr>
        <w:spacing w:line="600" w:lineRule="auto"/>
        <w:jc w:val="left"/>
        <w:rPr>
          <w:ins w:id="20232" w:author="UTENTE" w:date="2020-06-30T19:00:00Z"/>
          <w:rFonts w:ascii="Calibri" w:eastAsia="Calibri" w:hAnsi="Calibri" w:cs="Times New Roman"/>
        </w:rPr>
      </w:pPr>
      <w:ins w:id="20233" w:author="UTENTE" w:date="2020-06-30T19:00:00Z">
        <w:r w:rsidRPr="00181FFC">
          <w:rPr>
            <w:rFonts w:ascii="Calibri" w:eastAsia="Calibri" w:hAnsi="Calibri" w:cs="Times New Roman"/>
          </w:rPr>
          <w:t>644.</w:t>
        </w:r>
        <w:r w:rsidRPr="00181FFC">
          <w:rPr>
            <w:rFonts w:ascii="Calibri" w:eastAsia="Calibri" w:hAnsi="Calibri" w:cs="Times New Roman"/>
          </w:rPr>
          <w:tab/>
          <w:t>mcp "\"TI aiuterò, certo… a patto che tu rispetti la tua parte dell'accordo.\""</w:t>
        </w:r>
      </w:ins>
    </w:p>
    <w:p w14:paraId="2AFAF801" w14:textId="77777777" w:rsidR="00181FFC" w:rsidRPr="00181FFC" w:rsidRDefault="00181FFC" w:rsidP="00181FFC">
      <w:pPr>
        <w:spacing w:line="600" w:lineRule="auto"/>
        <w:jc w:val="left"/>
        <w:rPr>
          <w:ins w:id="20234" w:author="UTENTE" w:date="2020-06-30T19:00:00Z"/>
          <w:rFonts w:ascii="Calibri" w:eastAsia="Calibri" w:hAnsi="Calibri" w:cs="Times New Roman"/>
        </w:rPr>
      </w:pPr>
      <w:ins w:id="20235" w:author="UTENTE" w:date="2020-06-30T19:00:00Z">
        <w:r w:rsidRPr="00181FFC">
          <w:rPr>
            <w:rFonts w:ascii="Calibri" w:eastAsia="Calibri" w:hAnsi="Calibri" w:cs="Times New Roman"/>
          </w:rPr>
          <w:t>645.</w:t>
        </w:r>
        <w:r w:rsidRPr="00181FFC">
          <w:rPr>
            <w:rFonts w:ascii="Calibri" w:eastAsia="Calibri" w:hAnsi="Calibri" w:cs="Times New Roman"/>
          </w:rPr>
          <w:tab/>
          <w:t>l "\"…\""</w:t>
        </w:r>
      </w:ins>
    </w:p>
    <w:p w14:paraId="7909180D" w14:textId="77777777" w:rsidR="00181FFC" w:rsidRPr="00181FFC" w:rsidRDefault="00181FFC" w:rsidP="00181FFC">
      <w:pPr>
        <w:spacing w:line="600" w:lineRule="auto"/>
        <w:jc w:val="left"/>
        <w:rPr>
          <w:ins w:id="20236" w:author="UTENTE" w:date="2020-06-30T19:00:00Z"/>
          <w:rFonts w:ascii="Calibri" w:eastAsia="Calibri" w:hAnsi="Calibri" w:cs="Times New Roman"/>
        </w:rPr>
      </w:pPr>
      <w:ins w:id="20237" w:author="UTENTE" w:date="2020-06-30T19:00:00Z">
        <w:r w:rsidRPr="00181FFC">
          <w:rPr>
            <w:rFonts w:ascii="Calibri" w:eastAsia="Calibri" w:hAnsi="Calibri" w:cs="Times New Roman"/>
          </w:rPr>
          <w:t>646.</w:t>
        </w:r>
        <w:r w:rsidRPr="00181FFC">
          <w:rPr>
            <w:rFonts w:ascii="Calibri" w:eastAsia="Calibri" w:hAnsi="Calibri" w:cs="Times New Roman"/>
          </w:rPr>
          <w:tab/>
          <w:t>n "Sollevando la testa, Luka mi guarda sorpreso."</w:t>
        </w:r>
      </w:ins>
    </w:p>
    <w:p w14:paraId="6CEC94D2" w14:textId="77777777" w:rsidR="00181FFC" w:rsidRPr="00181FFC" w:rsidRDefault="00181FFC" w:rsidP="00181FFC">
      <w:pPr>
        <w:spacing w:line="600" w:lineRule="auto"/>
        <w:jc w:val="left"/>
        <w:rPr>
          <w:ins w:id="20238" w:author="UTENTE" w:date="2020-06-30T19:00:00Z"/>
          <w:rFonts w:ascii="Calibri" w:eastAsia="Calibri" w:hAnsi="Calibri" w:cs="Times New Roman"/>
        </w:rPr>
      </w:pPr>
      <w:ins w:id="20239" w:author="UTENTE" w:date="2020-06-30T19:00:00Z">
        <w:r w:rsidRPr="00181FFC">
          <w:rPr>
            <w:rFonts w:ascii="Calibri" w:eastAsia="Calibri" w:hAnsi="Calibri" w:cs="Times New Roman"/>
          </w:rPr>
          <w:t>647.</w:t>
        </w:r>
        <w:r w:rsidRPr="00181FFC">
          <w:rPr>
            <w:rFonts w:ascii="Calibri" w:eastAsia="Calibri" w:hAnsi="Calibri" w:cs="Times New Roman"/>
          </w:rPr>
          <w:tab/>
          <w:t>mcp "\"Hai promesso che mi avresti accompagnato a casa ogni notte, giusto?\""</w:t>
        </w:r>
      </w:ins>
    </w:p>
    <w:p w14:paraId="4B161DEC" w14:textId="77777777" w:rsidR="00181FFC" w:rsidRPr="00181FFC" w:rsidRDefault="00181FFC" w:rsidP="00181FFC">
      <w:pPr>
        <w:spacing w:line="600" w:lineRule="auto"/>
        <w:jc w:val="left"/>
        <w:rPr>
          <w:ins w:id="20240" w:author="UTENTE" w:date="2020-06-30T19:00:00Z"/>
          <w:rFonts w:ascii="Calibri" w:eastAsia="Calibri" w:hAnsi="Calibri" w:cs="Times New Roman"/>
        </w:rPr>
      </w:pPr>
      <w:ins w:id="20241" w:author="UTENTE" w:date="2020-06-30T19:00:00Z">
        <w:r w:rsidRPr="00181FFC">
          <w:rPr>
            <w:rFonts w:ascii="Calibri" w:eastAsia="Calibri" w:hAnsi="Calibri" w:cs="Times New Roman"/>
          </w:rPr>
          <w:t>648.</w:t>
        </w:r>
        <w:r w:rsidRPr="00181FFC">
          <w:rPr>
            <w:rFonts w:ascii="Calibri" w:eastAsia="Calibri" w:hAnsi="Calibri" w:cs="Times New Roman"/>
          </w:rPr>
          <w:tab/>
          <w:t>mcp "\"Non lascerò che ti tiri indietro dal nostro accordo. Sarà meglio che ti fai vivo domani alla tavola calda, puntuale come un orologio svizzero, o non sarà felice.\""</w:t>
        </w:r>
      </w:ins>
    </w:p>
    <w:p w14:paraId="2A86B449" w14:textId="77777777" w:rsidR="00181FFC" w:rsidRPr="00181FFC" w:rsidRDefault="00181FFC" w:rsidP="00181FFC">
      <w:pPr>
        <w:spacing w:line="600" w:lineRule="auto"/>
        <w:jc w:val="left"/>
        <w:rPr>
          <w:ins w:id="20242" w:author="UTENTE" w:date="2020-06-30T19:00:00Z"/>
          <w:rFonts w:ascii="Calibri" w:eastAsia="Calibri" w:hAnsi="Calibri" w:cs="Times New Roman"/>
          <w:lang w:val="en-US"/>
          <w:rPrChange w:id="20243" w:author="UTENTE" w:date="2020-06-30T19:00:00Z">
            <w:rPr>
              <w:ins w:id="20244" w:author="UTENTE" w:date="2020-06-30T19:00:00Z"/>
              <w:rFonts w:ascii="Calibri" w:eastAsia="Calibri" w:hAnsi="Calibri" w:cs="Times New Roman"/>
            </w:rPr>
          </w:rPrChange>
        </w:rPr>
      </w:pPr>
      <w:ins w:id="20245" w:author="UTENTE" w:date="2020-06-30T19:00:00Z">
        <w:r w:rsidRPr="00181FFC">
          <w:rPr>
            <w:rFonts w:ascii="Calibri" w:eastAsia="Calibri" w:hAnsi="Calibri" w:cs="Times New Roman"/>
            <w:lang w:val="en-US"/>
            <w:rPrChange w:id="20246" w:author="UTENTE" w:date="2020-06-30T19:00:00Z">
              <w:rPr>
                <w:rFonts w:ascii="Calibri" w:eastAsia="Calibri" w:hAnsi="Calibri" w:cs="Times New Roman"/>
              </w:rPr>
            </w:rPrChange>
          </w:rPr>
          <w:t>649.</w:t>
        </w:r>
        <w:r w:rsidRPr="00181FFC">
          <w:rPr>
            <w:rFonts w:ascii="Calibri" w:eastAsia="Calibri" w:hAnsi="Calibri" w:cs="Times New Roman"/>
            <w:lang w:val="en-US"/>
            <w:rPrChange w:id="20247" w:author="UTENTE" w:date="2020-06-30T19:00:00Z">
              <w:rPr>
                <w:rFonts w:ascii="Calibri" w:eastAsia="Calibri" w:hAnsi="Calibri" w:cs="Times New Roman"/>
              </w:rPr>
            </w:rPrChange>
          </w:rPr>
          <w:tab/>
          <w:t>l "\"[mc]…\"" </w:t>
        </w:r>
        <w:r w:rsidRPr="00181FFC">
          <w:rPr>
            <w:rFonts w:ascii="Calibri" w:eastAsia="Calibri" w:hAnsi="Calibri" w:cs="Times New Roman"/>
            <w:lang w:val="en-US"/>
            <w:rPrChange w:id="20248" w:author="UTENTE" w:date="2020-06-30T19:00:00Z">
              <w:rPr>
                <w:rFonts w:ascii="Calibri" w:eastAsia="Calibri" w:hAnsi="Calibri" w:cs="Times New Roman"/>
              </w:rPr>
            </w:rPrChange>
          </w:rPr>
          <w:br w:type="page"/>
        </w:r>
      </w:ins>
    </w:p>
    <w:p w14:paraId="0CBF2E49" w14:textId="77777777" w:rsidR="00181FFC" w:rsidRPr="00181FFC" w:rsidRDefault="00181FFC" w:rsidP="00181FFC">
      <w:pPr>
        <w:spacing w:line="600" w:lineRule="auto"/>
        <w:jc w:val="left"/>
        <w:rPr>
          <w:ins w:id="20249" w:author="UTENTE" w:date="2020-06-30T19:00:00Z"/>
          <w:rFonts w:ascii="Calibri" w:eastAsia="Calibri" w:hAnsi="Calibri" w:cs="Times New Roman"/>
          <w:lang w:val="en-US"/>
        </w:rPr>
      </w:pPr>
      <w:ins w:id="20250" w:author="UTENTE" w:date="2020-06-30T19:00:00Z">
        <w:r w:rsidRPr="00181FFC">
          <w:rPr>
            <w:rFonts w:ascii="Calibri" w:eastAsia="Calibri" w:hAnsi="Calibri" w:cs="Times New Roman"/>
            <w:lang w:val="en-US"/>
          </w:rPr>
          <w:lastRenderedPageBreak/>
          <w:t>650.</w:t>
        </w:r>
        <w:r w:rsidRPr="00181FFC">
          <w:rPr>
            <w:rFonts w:ascii="Calibri" w:eastAsia="Calibri" w:hAnsi="Calibri" w:cs="Times New Roman"/>
            <w:lang w:val="en-US"/>
          </w:rPr>
          <w:tab/>
          <w:t>n "I reach out to playfully tousle Luka's hair, winking at him."</w:t>
        </w:r>
      </w:ins>
    </w:p>
    <w:p w14:paraId="1D5F713A" w14:textId="77777777" w:rsidR="00181FFC" w:rsidRPr="00181FFC" w:rsidRDefault="00181FFC" w:rsidP="00181FFC">
      <w:pPr>
        <w:spacing w:line="600" w:lineRule="auto"/>
        <w:jc w:val="left"/>
        <w:rPr>
          <w:ins w:id="20251" w:author="UTENTE" w:date="2020-06-30T19:00:00Z"/>
          <w:rFonts w:ascii="Calibri" w:eastAsia="Calibri" w:hAnsi="Calibri" w:cs="Times New Roman"/>
          <w:lang w:val="en-US"/>
        </w:rPr>
      </w:pPr>
      <w:ins w:id="20252" w:author="UTENTE" w:date="2020-06-30T19:00:00Z">
        <w:r w:rsidRPr="00181FFC">
          <w:rPr>
            <w:rFonts w:ascii="Calibri" w:eastAsia="Calibri" w:hAnsi="Calibri" w:cs="Times New Roman"/>
            <w:lang w:val="en-US"/>
          </w:rPr>
          <w:t>651.</w:t>
        </w:r>
        <w:r w:rsidRPr="00181FFC">
          <w:rPr>
            <w:rFonts w:ascii="Calibri" w:eastAsia="Calibri" w:hAnsi="Calibri" w:cs="Times New Roman"/>
            <w:lang w:val="en-US"/>
          </w:rPr>
          <w:tab/>
          <w:t>mcp "\"Don't worry, Luka. We'll find this piece of shit.\""</w:t>
        </w:r>
      </w:ins>
    </w:p>
    <w:p w14:paraId="71877537" w14:textId="77777777" w:rsidR="00181FFC" w:rsidRPr="00181FFC" w:rsidRDefault="00181FFC" w:rsidP="00181FFC">
      <w:pPr>
        <w:spacing w:line="600" w:lineRule="auto"/>
        <w:jc w:val="left"/>
        <w:rPr>
          <w:ins w:id="20253" w:author="UTENTE" w:date="2020-06-30T19:00:00Z"/>
          <w:rFonts w:ascii="Calibri" w:eastAsia="Calibri" w:hAnsi="Calibri" w:cs="Times New Roman"/>
          <w:lang w:val="en-US"/>
        </w:rPr>
      </w:pPr>
      <w:ins w:id="20254" w:author="UTENTE" w:date="2020-06-30T19:00:00Z">
        <w:r w:rsidRPr="00181FFC">
          <w:rPr>
            <w:rFonts w:ascii="Calibri" w:eastAsia="Calibri" w:hAnsi="Calibri" w:cs="Times New Roman"/>
            <w:lang w:val="en-US"/>
          </w:rPr>
          <w:t>652.</w:t>
        </w:r>
        <w:r w:rsidRPr="00181FFC">
          <w:rPr>
            <w:rFonts w:ascii="Calibri" w:eastAsia="Calibri" w:hAnsi="Calibri" w:cs="Times New Roman"/>
            <w:lang w:val="en-US"/>
          </w:rPr>
          <w:tab/>
          <w:t>mcp "\"And when we do, I'll ––\""</w:t>
        </w:r>
      </w:ins>
    </w:p>
    <w:p w14:paraId="74A8B331" w14:textId="77777777" w:rsidR="00181FFC" w:rsidRPr="00181FFC" w:rsidRDefault="00181FFC" w:rsidP="00181FFC">
      <w:pPr>
        <w:spacing w:line="600" w:lineRule="auto"/>
        <w:jc w:val="left"/>
        <w:rPr>
          <w:ins w:id="20255" w:author="UTENTE" w:date="2020-06-30T19:00:00Z"/>
          <w:rFonts w:ascii="Calibri" w:eastAsia="Calibri" w:hAnsi="Calibri" w:cs="Times New Roman"/>
          <w:lang w:val="en-US"/>
        </w:rPr>
      </w:pPr>
      <w:ins w:id="20256" w:author="UTENTE" w:date="2020-06-30T19:00:00Z">
        <w:r w:rsidRPr="00181FFC">
          <w:rPr>
            <w:rFonts w:ascii="Calibri" w:eastAsia="Calibri" w:hAnsi="Calibri" w:cs="Times New Roman"/>
            <w:lang w:val="en-US"/>
          </w:rPr>
          <w:t>653.</w:t>
        </w:r>
        <w:r w:rsidRPr="00181FFC">
          <w:rPr>
            <w:rFonts w:ascii="Calibri" w:eastAsia="Calibri" w:hAnsi="Calibri" w:cs="Times New Roman"/>
            <w:lang w:val="en-US"/>
          </w:rPr>
          <w:tab/>
          <w:t>mcp "\"Ah––!\""</w:t>
        </w:r>
      </w:ins>
    </w:p>
    <w:p w14:paraId="06EF5484" w14:textId="77777777" w:rsidR="00181FFC" w:rsidRPr="00181FFC" w:rsidRDefault="00181FFC" w:rsidP="00181FFC">
      <w:pPr>
        <w:spacing w:line="600" w:lineRule="auto"/>
        <w:jc w:val="left"/>
        <w:rPr>
          <w:ins w:id="20257" w:author="UTENTE" w:date="2020-06-30T19:00:00Z"/>
          <w:rFonts w:ascii="Calibri" w:eastAsia="Calibri" w:hAnsi="Calibri" w:cs="Times New Roman"/>
          <w:lang w:val="en-US"/>
        </w:rPr>
      </w:pPr>
      <w:ins w:id="20258" w:author="UTENTE" w:date="2020-06-30T19:00:00Z">
        <w:r w:rsidRPr="00181FFC">
          <w:rPr>
            <w:rFonts w:ascii="Calibri" w:eastAsia="Calibri" w:hAnsi="Calibri" w:cs="Times New Roman"/>
            <w:lang w:val="en-US"/>
          </w:rPr>
          <w:t>654.</w:t>
        </w:r>
        <w:r w:rsidRPr="00181FFC">
          <w:rPr>
            <w:rFonts w:ascii="Calibri" w:eastAsia="Calibri" w:hAnsi="Calibri" w:cs="Times New Roman"/>
            <w:lang w:val="en-US"/>
          </w:rPr>
          <w:tab/>
          <w:t>n "Luka suddenly throws himself on me in a hug, pressing his head against my shoulder."</w:t>
        </w:r>
      </w:ins>
    </w:p>
    <w:p w14:paraId="268A0D38" w14:textId="77777777" w:rsidR="00181FFC" w:rsidRPr="00181FFC" w:rsidRDefault="00181FFC" w:rsidP="00181FFC">
      <w:pPr>
        <w:spacing w:line="600" w:lineRule="auto"/>
        <w:jc w:val="left"/>
        <w:rPr>
          <w:ins w:id="20259" w:author="UTENTE" w:date="2020-06-30T19:00:00Z"/>
          <w:rFonts w:ascii="Calibri" w:eastAsia="Calibri" w:hAnsi="Calibri" w:cs="Times New Roman"/>
          <w:lang w:val="en-US"/>
        </w:rPr>
      </w:pPr>
      <w:ins w:id="20260" w:author="UTENTE" w:date="2020-06-30T19:00:00Z">
        <w:r w:rsidRPr="00181FFC">
          <w:rPr>
            <w:rFonts w:ascii="Calibri" w:eastAsia="Calibri" w:hAnsi="Calibri" w:cs="Times New Roman"/>
            <w:lang w:val="en-US"/>
          </w:rPr>
          <w:t>655.</w:t>
        </w:r>
        <w:r w:rsidRPr="00181FFC">
          <w:rPr>
            <w:rFonts w:ascii="Calibri" w:eastAsia="Calibri" w:hAnsi="Calibri" w:cs="Times New Roman"/>
            <w:lang w:val="en-US"/>
          </w:rPr>
          <w:tab/>
          <w:t>n "What's gotten into him all of a sudden…?"</w:t>
        </w:r>
      </w:ins>
    </w:p>
    <w:p w14:paraId="1929D8D7" w14:textId="77777777" w:rsidR="00181FFC" w:rsidRPr="00181FFC" w:rsidRDefault="00181FFC" w:rsidP="00181FFC">
      <w:pPr>
        <w:spacing w:line="600" w:lineRule="auto"/>
        <w:jc w:val="left"/>
        <w:rPr>
          <w:ins w:id="20261" w:author="UTENTE" w:date="2020-06-30T19:00:00Z"/>
          <w:rFonts w:ascii="Calibri" w:eastAsia="Calibri" w:hAnsi="Calibri" w:cs="Times New Roman"/>
          <w:lang w:val="en-US"/>
        </w:rPr>
      </w:pPr>
      <w:ins w:id="20262" w:author="UTENTE" w:date="2020-06-30T19:00:00Z">
        <w:r w:rsidRPr="00181FFC">
          <w:rPr>
            <w:rFonts w:ascii="Calibri" w:eastAsia="Calibri" w:hAnsi="Calibri" w:cs="Times New Roman"/>
            <w:lang w:val="en-US"/>
          </w:rPr>
          <w:t>656.</w:t>
        </w:r>
        <w:r w:rsidRPr="00181FFC">
          <w:rPr>
            <w:rFonts w:ascii="Calibri" w:eastAsia="Calibri" w:hAnsi="Calibri" w:cs="Times New Roman"/>
            <w:lang w:val="en-US"/>
          </w:rPr>
          <w:tab/>
          <w:t>mcp "\"And here I was, thinking you were like a feral cat that'd bite me if I tried to touch you.\""</w:t>
        </w:r>
      </w:ins>
    </w:p>
    <w:p w14:paraId="75706C1F" w14:textId="77777777" w:rsidR="00181FFC" w:rsidRPr="00181FFC" w:rsidRDefault="00181FFC" w:rsidP="00181FFC">
      <w:pPr>
        <w:spacing w:line="600" w:lineRule="auto"/>
        <w:jc w:val="left"/>
        <w:rPr>
          <w:ins w:id="20263" w:author="UTENTE" w:date="2020-06-30T19:00:00Z"/>
          <w:rFonts w:ascii="Calibri" w:eastAsia="Calibri" w:hAnsi="Calibri" w:cs="Times New Roman"/>
          <w:lang w:val="en-US"/>
        </w:rPr>
      </w:pPr>
      <w:ins w:id="20264" w:author="UTENTE" w:date="2020-06-30T19:00:00Z">
        <w:r w:rsidRPr="00181FFC">
          <w:rPr>
            <w:rFonts w:ascii="Calibri" w:eastAsia="Calibri" w:hAnsi="Calibri" w:cs="Times New Roman"/>
            <w:lang w:val="en-US"/>
          </w:rPr>
          <w:t>657.</w:t>
        </w:r>
        <w:r w:rsidRPr="00181FFC">
          <w:rPr>
            <w:rFonts w:ascii="Calibri" w:eastAsia="Calibri" w:hAnsi="Calibri" w:cs="Times New Roman"/>
            <w:lang w:val="en-US"/>
          </w:rPr>
          <w:tab/>
          <w:t>lp "\"What the hell is that supposed to mean?\""</w:t>
        </w:r>
      </w:ins>
    </w:p>
    <w:p w14:paraId="74F0CE0E" w14:textId="77777777" w:rsidR="00181FFC" w:rsidRPr="00181FFC" w:rsidRDefault="00181FFC" w:rsidP="00181FFC">
      <w:pPr>
        <w:spacing w:line="600" w:lineRule="auto"/>
        <w:jc w:val="left"/>
        <w:rPr>
          <w:ins w:id="20265" w:author="UTENTE" w:date="2020-06-30T19:00:00Z"/>
          <w:rFonts w:ascii="Calibri" w:eastAsia="Calibri" w:hAnsi="Calibri" w:cs="Times New Roman"/>
          <w:lang w:val="en-US"/>
        </w:rPr>
      </w:pPr>
      <w:ins w:id="20266" w:author="UTENTE" w:date="2020-06-30T19:00:00Z">
        <w:r w:rsidRPr="00181FFC">
          <w:rPr>
            <w:rFonts w:ascii="Calibri" w:eastAsia="Calibri" w:hAnsi="Calibri" w:cs="Times New Roman"/>
            <w:lang w:val="en-US"/>
          </w:rPr>
          <w:t>658.</w:t>
        </w:r>
        <w:r w:rsidRPr="00181FFC">
          <w:rPr>
            <w:rFonts w:ascii="Calibri" w:eastAsia="Calibri" w:hAnsi="Calibri" w:cs="Times New Roman"/>
            <w:lang w:val="en-US"/>
          </w:rPr>
          <w:tab/>
          <w:t>n "He growls softly, but it's clear he's barely holding back a laugh."</w:t>
        </w:r>
      </w:ins>
    </w:p>
    <w:p w14:paraId="551DE566" w14:textId="77777777" w:rsidR="00181FFC" w:rsidRPr="00181FFC" w:rsidRDefault="00181FFC" w:rsidP="00181FFC">
      <w:pPr>
        <w:spacing w:line="600" w:lineRule="auto"/>
        <w:jc w:val="left"/>
        <w:rPr>
          <w:ins w:id="20267" w:author="UTENTE" w:date="2020-06-30T19:00:00Z"/>
          <w:rFonts w:ascii="Calibri" w:eastAsia="Calibri" w:hAnsi="Calibri" w:cs="Times New Roman"/>
          <w:lang w:val="en-US"/>
        </w:rPr>
      </w:pPr>
      <w:ins w:id="20268" w:author="UTENTE" w:date="2020-06-30T19:00:00Z">
        <w:r w:rsidRPr="00181FFC">
          <w:rPr>
            <w:rFonts w:ascii="Calibri" w:eastAsia="Calibri" w:hAnsi="Calibri" w:cs="Times New Roman"/>
            <w:lang w:val="en-US"/>
          </w:rPr>
          <w:t>659.</w:t>
        </w:r>
        <w:r w:rsidRPr="00181FFC">
          <w:rPr>
            <w:rFonts w:ascii="Calibri" w:eastAsia="Calibri" w:hAnsi="Calibri" w:cs="Times New Roman"/>
            <w:lang w:val="en-US"/>
          </w:rPr>
          <w:tab/>
          <w:t>n "I squeeze my arms around Luka's small, wiry body, enjoying his little show of affection while it lasts.{w} I can still hardly believe he worked up enough courage to hug me."</w:t>
        </w:r>
      </w:ins>
    </w:p>
    <w:p w14:paraId="76F64CB3" w14:textId="77777777" w:rsidR="00181FFC" w:rsidRPr="00181FFC" w:rsidRDefault="00181FFC" w:rsidP="00181FFC">
      <w:pPr>
        <w:spacing w:line="600" w:lineRule="auto"/>
        <w:jc w:val="left"/>
        <w:rPr>
          <w:ins w:id="20269" w:author="UTENTE" w:date="2020-06-30T19:00:00Z"/>
          <w:rFonts w:ascii="Calibri" w:eastAsia="Calibri" w:hAnsi="Calibri" w:cs="Times New Roman"/>
          <w:lang w:val="en-US"/>
        </w:rPr>
      </w:pPr>
      <w:ins w:id="20270" w:author="UTENTE" w:date="2020-06-30T19:00:00Z">
        <w:r w:rsidRPr="00181FFC">
          <w:rPr>
            <w:rFonts w:ascii="Calibri" w:eastAsia="Calibri" w:hAnsi="Calibri" w:cs="Times New Roman"/>
            <w:lang w:val="en-US"/>
          </w:rPr>
          <w:t>660.</w:t>
        </w:r>
        <w:r w:rsidRPr="00181FFC">
          <w:rPr>
            <w:rFonts w:ascii="Calibri" w:eastAsia="Calibri" w:hAnsi="Calibri" w:cs="Times New Roman"/>
            <w:lang w:val="en-US"/>
          </w:rPr>
          <w:tab/>
          <w:t>n "After a few moments, he pulls back just enough to tilt his head upwards, meeting my eyes."</w:t>
        </w:r>
      </w:ins>
    </w:p>
    <w:p w14:paraId="61E95647" w14:textId="77777777" w:rsidR="00181FFC" w:rsidRPr="00181FFC" w:rsidRDefault="00181FFC" w:rsidP="00181FFC">
      <w:pPr>
        <w:spacing w:line="600" w:lineRule="auto"/>
        <w:jc w:val="left"/>
        <w:rPr>
          <w:ins w:id="20271" w:author="UTENTE" w:date="2020-06-30T19:00:00Z"/>
          <w:rFonts w:ascii="Calibri" w:eastAsia="Calibri" w:hAnsi="Calibri" w:cs="Times New Roman"/>
          <w:lang w:val="en-US"/>
        </w:rPr>
      </w:pPr>
      <w:ins w:id="20272" w:author="UTENTE" w:date="2020-06-30T19:00:00Z">
        <w:r w:rsidRPr="00181FFC">
          <w:rPr>
            <w:rFonts w:ascii="Calibri" w:eastAsia="Calibri" w:hAnsi="Calibri" w:cs="Times New Roman"/>
            <w:lang w:val="en-US"/>
          </w:rPr>
          <w:t>661.</w:t>
        </w:r>
        <w:r w:rsidRPr="00181FFC">
          <w:rPr>
            <w:rFonts w:ascii="Calibri" w:eastAsia="Calibri" w:hAnsi="Calibri" w:cs="Times New Roman"/>
            <w:lang w:val="en-US"/>
          </w:rPr>
          <w:tab/>
          <w:t>mcp "\"What's up? Do I have something on my face?\""</w:t>
        </w:r>
      </w:ins>
    </w:p>
    <w:p w14:paraId="4F9FC752" w14:textId="77777777" w:rsidR="00181FFC" w:rsidRPr="00181FFC" w:rsidRDefault="00181FFC" w:rsidP="00181FFC">
      <w:pPr>
        <w:spacing w:line="600" w:lineRule="auto"/>
        <w:jc w:val="left"/>
        <w:rPr>
          <w:ins w:id="20273" w:author="UTENTE" w:date="2020-06-30T19:00:00Z"/>
          <w:rFonts w:ascii="Calibri" w:eastAsia="Calibri" w:hAnsi="Calibri" w:cs="Times New Roman"/>
        </w:rPr>
      </w:pPr>
      <w:ins w:id="20274" w:author="UTENTE" w:date="2020-06-30T19:00:00Z">
        <w:r w:rsidRPr="00181FFC">
          <w:rPr>
            <w:rFonts w:ascii="Calibri" w:eastAsia="Calibri" w:hAnsi="Calibri" w:cs="Times New Roman"/>
          </w:rPr>
          <w:t>662.</w:t>
        </w:r>
        <w:r w:rsidRPr="00181FFC">
          <w:rPr>
            <w:rFonts w:ascii="Calibri" w:eastAsia="Calibri" w:hAnsi="Calibri" w:cs="Times New Roman"/>
          </w:rPr>
          <w:tab/>
          <w:t>l "\"Tch…\"" </w:t>
        </w:r>
        <w:r w:rsidRPr="00181FFC">
          <w:rPr>
            <w:rFonts w:ascii="Calibri" w:eastAsia="Calibri" w:hAnsi="Calibri" w:cs="Times New Roman"/>
          </w:rPr>
          <w:br w:type="page"/>
        </w:r>
      </w:ins>
    </w:p>
    <w:p w14:paraId="3FAE7359" w14:textId="77777777" w:rsidR="00181FFC" w:rsidRPr="00181FFC" w:rsidRDefault="00181FFC" w:rsidP="00181FFC">
      <w:pPr>
        <w:spacing w:line="600" w:lineRule="auto"/>
        <w:jc w:val="left"/>
        <w:rPr>
          <w:ins w:id="20275" w:author="UTENTE" w:date="2020-06-30T19:00:00Z"/>
          <w:rFonts w:ascii="Calibri" w:eastAsia="Calibri" w:hAnsi="Calibri" w:cs="Times New Roman"/>
        </w:rPr>
      </w:pPr>
      <w:ins w:id="20276" w:author="UTENTE" w:date="2020-06-30T19:00:00Z">
        <w:r w:rsidRPr="00181FFC">
          <w:rPr>
            <w:rFonts w:ascii="Calibri" w:eastAsia="Calibri" w:hAnsi="Calibri" w:cs="Times New Roman"/>
          </w:rPr>
          <w:lastRenderedPageBreak/>
          <w:t>650.</w:t>
        </w:r>
        <w:r w:rsidRPr="00181FFC">
          <w:rPr>
            <w:rFonts w:ascii="Calibri" w:eastAsia="Calibri" w:hAnsi="Calibri" w:cs="Times New Roman"/>
          </w:rPr>
          <w:tab/>
          <w:t>n "Allungo il braccio per incasinare giocosamente i capelli di Luka, facendogli l'occhiolino."</w:t>
        </w:r>
      </w:ins>
    </w:p>
    <w:p w14:paraId="228C0004" w14:textId="77777777" w:rsidR="00181FFC" w:rsidRPr="00181FFC" w:rsidRDefault="00181FFC" w:rsidP="00181FFC">
      <w:pPr>
        <w:spacing w:line="600" w:lineRule="auto"/>
        <w:jc w:val="left"/>
        <w:rPr>
          <w:ins w:id="20277" w:author="UTENTE" w:date="2020-06-30T19:00:00Z"/>
          <w:rFonts w:ascii="Calibri" w:eastAsia="Calibri" w:hAnsi="Calibri" w:cs="Times New Roman"/>
        </w:rPr>
      </w:pPr>
      <w:ins w:id="20278" w:author="UTENTE" w:date="2020-06-30T19:00:00Z">
        <w:r w:rsidRPr="00181FFC">
          <w:rPr>
            <w:rFonts w:ascii="Calibri" w:eastAsia="Calibri" w:hAnsi="Calibri" w:cs="Times New Roman"/>
          </w:rPr>
          <w:t>651.</w:t>
        </w:r>
        <w:r w:rsidRPr="00181FFC">
          <w:rPr>
            <w:rFonts w:ascii="Calibri" w:eastAsia="Calibri" w:hAnsi="Calibri" w:cs="Times New Roman"/>
          </w:rPr>
          <w:tab/>
          <w:t>mcp "\"Non preoccuparti, Luka. Troveremo quel pezzo di merda.""</w:t>
        </w:r>
      </w:ins>
    </w:p>
    <w:p w14:paraId="6FE95565" w14:textId="77777777" w:rsidR="00181FFC" w:rsidRPr="00181FFC" w:rsidRDefault="00181FFC" w:rsidP="00181FFC">
      <w:pPr>
        <w:spacing w:line="600" w:lineRule="auto"/>
        <w:jc w:val="left"/>
        <w:rPr>
          <w:ins w:id="20279" w:author="UTENTE" w:date="2020-06-30T19:00:00Z"/>
          <w:rFonts w:ascii="Calibri" w:eastAsia="Calibri" w:hAnsi="Calibri" w:cs="Times New Roman"/>
        </w:rPr>
      </w:pPr>
      <w:ins w:id="20280" w:author="UTENTE" w:date="2020-06-30T19:00:00Z">
        <w:r w:rsidRPr="00181FFC">
          <w:rPr>
            <w:rFonts w:ascii="Calibri" w:eastAsia="Calibri" w:hAnsi="Calibri" w:cs="Times New Roman"/>
          </w:rPr>
          <w:t>652.</w:t>
        </w:r>
        <w:r w:rsidRPr="00181FFC">
          <w:rPr>
            <w:rFonts w:ascii="Calibri" w:eastAsia="Calibri" w:hAnsi="Calibri" w:cs="Times New Roman"/>
          </w:rPr>
          <w:tab/>
          <w:t>mcp "\"E quando l'avremo fatto, io ---\""</w:t>
        </w:r>
      </w:ins>
    </w:p>
    <w:p w14:paraId="657DE984" w14:textId="77777777" w:rsidR="00181FFC" w:rsidRPr="00181FFC" w:rsidRDefault="00181FFC" w:rsidP="00181FFC">
      <w:pPr>
        <w:spacing w:line="600" w:lineRule="auto"/>
        <w:jc w:val="left"/>
        <w:rPr>
          <w:ins w:id="20281" w:author="UTENTE" w:date="2020-06-30T19:00:00Z"/>
          <w:rFonts w:ascii="Calibri" w:eastAsia="Calibri" w:hAnsi="Calibri" w:cs="Times New Roman"/>
        </w:rPr>
      </w:pPr>
      <w:ins w:id="20282" w:author="UTENTE" w:date="2020-06-30T19:00:00Z">
        <w:r w:rsidRPr="00181FFC">
          <w:rPr>
            <w:rFonts w:ascii="Calibri" w:eastAsia="Calibri" w:hAnsi="Calibri" w:cs="Times New Roman"/>
          </w:rPr>
          <w:t>653.</w:t>
        </w:r>
        <w:r w:rsidRPr="00181FFC">
          <w:rPr>
            <w:rFonts w:ascii="Calibri" w:eastAsia="Calibri" w:hAnsi="Calibri" w:cs="Times New Roman"/>
          </w:rPr>
          <w:tab/>
          <w:t>mcp "\"Ah--!\""</w:t>
        </w:r>
      </w:ins>
    </w:p>
    <w:p w14:paraId="2A746776" w14:textId="77777777" w:rsidR="00181FFC" w:rsidRPr="00181FFC" w:rsidRDefault="00181FFC" w:rsidP="00181FFC">
      <w:pPr>
        <w:spacing w:line="600" w:lineRule="auto"/>
        <w:jc w:val="left"/>
        <w:rPr>
          <w:ins w:id="20283" w:author="UTENTE" w:date="2020-06-30T19:00:00Z"/>
          <w:rFonts w:ascii="Calibri" w:eastAsia="Calibri" w:hAnsi="Calibri" w:cs="Times New Roman"/>
        </w:rPr>
      </w:pPr>
      <w:ins w:id="20284" w:author="UTENTE" w:date="2020-06-30T19:00:00Z">
        <w:r w:rsidRPr="00181FFC">
          <w:rPr>
            <w:rFonts w:ascii="Calibri" w:eastAsia="Calibri" w:hAnsi="Calibri" w:cs="Times New Roman"/>
          </w:rPr>
          <w:t>654.</w:t>
        </w:r>
        <w:r w:rsidRPr="00181FFC">
          <w:rPr>
            <w:rFonts w:ascii="Calibri" w:eastAsia="Calibri" w:hAnsi="Calibri" w:cs="Times New Roman"/>
          </w:rPr>
          <w:tab/>
          <w:t>n "Luka si lancia improvvisamente su di me per abbracciarmi, premendo la sua faccia sulla mia spalla."</w:t>
        </w:r>
      </w:ins>
    </w:p>
    <w:p w14:paraId="4EB1F308" w14:textId="77777777" w:rsidR="00181FFC" w:rsidRPr="00181FFC" w:rsidRDefault="00181FFC" w:rsidP="00181FFC">
      <w:pPr>
        <w:spacing w:line="600" w:lineRule="auto"/>
        <w:jc w:val="left"/>
        <w:rPr>
          <w:ins w:id="20285" w:author="UTENTE" w:date="2020-06-30T19:00:00Z"/>
          <w:rFonts w:ascii="Calibri" w:eastAsia="Calibri" w:hAnsi="Calibri" w:cs="Times New Roman"/>
        </w:rPr>
      </w:pPr>
      <w:ins w:id="20286" w:author="UTENTE" w:date="2020-06-30T19:00:00Z">
        <w:r w:rsidRPr="00181FFC">
          <w:rPr>
            <w:rFonts w:ascii="Calibri" w:eastAsia="Calibri" w:hAnsi="Calibri" w:cs="Times New Roman"/>
          </w:rPr>
          <w:t>655.</w:t>
        </w:r>
        <w:r w:rsidRPr="00181FFC">
          <w:rPr>
            <w:rFonts w:ascii="Calibri" w:eastAsia="Calibri" w:hAnsi="Calibri" w:cs="Times New Roman"/>
          </w:rPr>
          <w:tab/>
          <w:t>n "Che cosa gli è preso…?"</w:t>
        </w:r>
      </w:ins>
    </w:p>
    <w:p w14:paraId="1BC55998" w14:textId="77777777" w:rsidR="00181FFC" w:rsidRPr="00181FFC" w:rsidRDefault="00181FFC" w:rsidP="00181FFC">
      <w:pPr>
        <w:spacing w:line="600" w:lineRule="auto"/>
        <w:jc w:val="left"/>
        <w:rPr>
          <w:ins w:id="20287" w:author="UTENTE" w:date="2020-06-30T19:00:00Z"/>
          <w:rFonts w:ascii="Calibri" w:eastAsia="Calibri" w:hAnsi="Calibri" w:cs="Times New Roman"/>
        </w:rPr>
      </w:pPr>
      <w:ins w:id="20288" w:author="UTENTE" w:date="2020-06-30T19:00:00Z">
        <w:r w:rsidRPr="00181FFC">
          <w:rPr>
            <w:rFonts w:ascii="Calibri" w:eastAsia="Calibri" w:hAnsi="Calibri" w:cs="Times New Roman"/>
          </w:rPr>
          <w:t>656.</w:t>
        </w:r>
        <w:r w:rsidRPr="00181FFC">
          <w:rPr>
            <w:rFonts w:ascii="Calibri" w:eastAsia="Calibri" w:hAnsi="Calibri" w:cs="Times New Roman"/>
          </w:rPr>
          <w:tab/>
          <w:t>mcp "\"E io che pensavo che fossi un felino selvaggio che mi avrebbe morso se anche solo avessi provato a toccarti.\""</w:t>
        </w:r>
      </w:ins>
    </w:p>
    <w:p w14:paraId="7D0ACDF8" w14:textId="77777777" w:rsidR="00181FFC" w:rsidRPr="00181FFC" w:rsidRDefault="00181FFC" w:rsidP="00181FFC">
      <w:pPr>
        <w:spacing w:line="600" w:lineRule="auto"/>
        <w:jc w:val="left"/>
        <w:rPr>
          <w:ins w:id="20289" w:author="UTENTE" w:date="2020-06-30T19:00:00Z"/>
          <w:rFonts w:ascii="Calibri" w:eastAsia="Calibri" w:hAnsi="Calibri" w:cs="Times New Roman"/>
        </w:rPr>
      </w:pPr>
      <w:ins w:id="20290" w:author="UTENTE" w:date="2020-06-30T19:00:00Z">
        <w:r w:rsidRPr="00181FFC">
          <w:rPr>
            <w:rFonts w:ascii="Calibri" w:eastAsia="Calibri" w:hAnsi="Calibri" w:cs="Times New Roman"/>
          </w:rPr>
          <w:t>657.</w:t>
        </w:r>
        <w:r w:rsidRPr="00181FFC">
          <w:rPr>
            <w:rFonts w:ascii="Calibri" w:eastAsia="Calibri" w:hAnsi="Calibri" w:cs="Times New Roman"/>
          </w:rPr>
          <w:tab/>
          <w:t>lp "\"Che cosa diamine dovrebbe dire?\""</w:t>
        </w:r>
      </w:ins>
    </w:p>
    <w:p w14:paraId="228C9450" w14:textId="77777777" w:rsidR="00181FFC" w:rsidRPr="00181FFC" w:rsidRDefault="00181FFC" w:rsidP="00181FFC">
      <w:pPr>
        <w:spacing w:line="600" w:lineRule="auto"/>
        <w:jc w:val="left"/>
        <w:rPr>
          <w:ins w:id="20291" w:author="UTENTE" w:date="2020-06-30T19:00:00Z"/>
          <w:rFonts w:ascii="Calibri" w:eastAsia="Calibri" w:hAnsi="Calibri" w:cs="Times New Roman"/>
        </w:rPr>
      </w:pPr>
      <w:ins w:id="20292" w:author="UTENTE" w:date="2020-06-30T19:00:00Z">
        <w:r w:rsidRPr="00181FFC">
          <w:rPr>
            <w:rFonts w:ascii="Calibri" w:eastAsia="Calibri" w:hAnsi="Calibri" w:cs="Times New Roman"/>
          </w:rPr>
          <w:t>658.</w:t>
        </w:r>
        <w:r w:rsidRPr="00181FFC">
          <w:rPr>
            <w:rFonts w:ascii="Calibri" w:eastAsia="Calibri" w:hAnsi="Calibri" w:cs="Times New Roman"/>
          </w:rPr>
          <w:tab/>
          <w:t>n "Ringhia teneramente, ma è chiaro che riesce a malapena a trattenere una risata."</w:t>
        </w:r>
      </w:ins>
    </w:p>
    <w:p w14:paraId="0622863A" w14:textId="77777777" w:rsidR="00181FFC" w:rsidRPr="00181FFC" w:rsidRDefault="00181FFC" w:rsidP="00181FFC">
      <w:pPr>
        <w:spacing w:line="600" w:lineRule="auto"/>
        <w:jc w:val="left"/>
        <w:rPr>
          <w:ins w:id="20293" w:author="UTENTE" w:date="2020-06-30T19:00:00Z"/>
          <w:rFonts w:ascii="Calibri" w:eastAsia="Calibri" w:hAnsi="Calibri" w:cs="Times New Roman"/>
        </w:rPr>
      </w:pPr>
      <w:ins w:id="20294" w:author="UTENTE" w:date="2020-06-30T19:00:00Z">
        <w:r w:rsidRPr="00181FFC">
          <w:rPr>
            <w:rFonts w:ascii="Calibri" w:eastAsia="Calibri" w:hAnsi="Calibri" w:cs="Times New Roman"/>
          </w:rPr>
          <w:t>659.</w:t>
        </w:r>
        <w:r w:rsidRPr="00181FFC">
          <w:rPr>
            <w:rFonts w:ascii="Calibri" w:eastAsia="Calibri" w:hAnsi="Calibri" w:cs="Times New Roman"/>
          </w:rPr>
          <w:tab/>
          <w:t>n "Stringo le braccia attorno al corpo esile e asciutto di Luka, godendomi questa piccola dimostrazione d'affetto finché dura. Ancora non ci credo che è riuscito a raccogliere abbastanza coraggio per abbracciarmi."</w:t>
        </w:r>
      </w:ins>
    </w:p>
    <w:p w14:paraId="75840548" w14:textId="77777777" w:rsidR="00181FFC" w:rsidRPr="00181FFC" w:rsidRDefault="00181FFC" w:rsidP="00181FFC">
      <w:pPr>
        <w:spacing w:line="600" w:lineRule="auto"/>
        <w:jc w:val="left"/>
        <w:rPr>
          <w:ins w:id="20295" w:author="UTENTE" w:date="2020-06-30T19:00:00Z"/>
          <w:rFonts w:ascii="Calibri" w:eastAsia="Calibri" w:hAnsi="Calibri" w:cs="Times New Roman"/>
        </w:rPr>
      </w:pPr>
      <w:ins w:id="20296" w:author="UTENTE" w:date="2020-06-30T19:00:00Z">
        <w:r w:rsidRPr="00181FFC">
          <w:rPr>
            <w:rFonts w:ascii="Calibri" w:eastAsia="Calibri" w:hAnsi="Calibri" w:cs="Times New Roman"/>
          </w:rPr>
          <w:t>660.</w:t>
        </w:r>
        <w:r w:rsidRPr="00181FFC">
          <w:rPr>
            <w:rFonts w:ascii="Calibri" w:eastAsia="Calibri" w:hAnsi="Calibri" w:cs="Times New Roman"/>
          </w:rPr>
          <w:tab/>
          <w:t>n "Dopo qualche secondo, si allontana il tanto giusto per alzare la testa verso di me, facendo incontrare i nostri sguardi."</w:t>
        </w:r>
      </w:ins>
    </w:p>
    <w:p w14:paraId="64CB8D6C" w14:textId="77777777" w:rsidR="00181FFC" w:rsidRPr="00181FFC" w:rsidRDefault="00181FFC" w:rsidP="00181FFC">
      <w:pPr>
        <w:spacing w:line="600" w:lineRule="auto"/>
        <w:jc w:val="left"/>
        <w:rPr>
          <w:ins w:id="20297" w:author="UTENTE" w:date="2020-06-30T19:00:00Z"/>
          <w:rFonts w:ascii="Calibri" w:eastAsia="Calibri" w:hAnsi="Calibri" w:cs="Times New Roman"/>
        </w:rPr>
      </w:pPr>
      <w:ins w:id="20298" w:author="UTENTE" w:date="2020-06-30T19:00:00Z">
        <w:r w:rsidRPr="00181FFC">
          <w:rPr>
            <w:rFonts w:ascii="Calibri" w:eastAsia="Calibri" w:hAnsi="Calibri" w:cs="Times New Roman"/>
          </w:rPr>
          <w:t>661.</w:t>
        </w:r>
        <w:r w:rsidRPr="00181FFC">
          <w:rPr>
            <w:rFonts w:ascii="Calibri" w:eastAsia="Calibri" w:hAnsi="Calibri" w:cs="Times New Roman"/>
          </w:rPr>
          <w:tab/>
          <w:t>mcp "\"Che c'è? Ho qualcosa in faccia?\""</w:t>
        </w:r>
      </w:ins>
    </w:p>
    <w:p w14:paraId="6FFD4238" w14:textId="77777777" w:rsidR="00181FFC" w:rsidRPr="00181FFC" w:rsidRDefault="00181FFC" w:rsidP="00181FFC">
      <w:pPr>
        <w:spacing w:line="600" w:lineRule="auto"/>
        <w:jc w:val="left"/>
        <w:rPr>
          <w:ins w:id="20299" w:author="UTENTE" w:date="2020-06-30T19:00:00Z"/>
          <w:rFonts w:ascii="Calibri" w:eastAsia="Calibri" w:hAnsi="Calibri" w:cs="Times New Roman"/>
          <w:lang w:val="en-US"/>
          <w:rPrChange w:id="20300" w:author="UTENTE" w:date="2020-06-30T19:00:00Z">
            <w:rPr>
              <w:ins w:id="20301" w:author="UTENTE" w:date="2020-06-30T19:00:00Z"/>
              <w:rFonts w:ascii="Calibri" w:eastAsia="Calibri" w:hAnsi="Calibri" w:cs="Times New Roman"/>
            </w:rPr>
          </w:rPrChange>
        </w:rPr>
      </w:pPr>
      <w:ins w:id="20302" w:author="UTENTE" w:date="2020-06-30T19:00:00Z">
        <w:r w:rsidRPr="00181FFC">
          <w:rPr>
            <w:rFonts w:ascii="Calibri" w:eastAsia="Calibri" w:hAnsi="Calibri" w:cs="Times New Roman"/>
            <w:lang w:val="en-US"/>
            <w:rPrChange w:id="20303" w:author="UTENTE" w:date="2020-06-30T19:00:00Z">
              <w:rPr>
                <w:rFonts w:ascii="Calibri" w:eastAsia="Calibri" w:hAnsi="Calibri" w:cs="Times New Roman"/>
              </w:rPr>
            </w:rPrChange>
          </w:rPr>
          <w:t>662.</w:t>
        </w:r>
        <w:r w:rsidRPr="00181FFC">
          <w:rPr>
            <w:rFonts w:ascii="Calibri" w:eastAsia="Calibri" w:hAnsi="Calibri" w:cs="Times New Roman"/>
            <w:lang w:val="en-US"/>
            <w:rPrChange w:id="20304" w:author="UTENTE" w:date="2020-06-30T19:00:00Z">
              <w:rPr>
                <w:rFonts w:ascii="Calibri" w:eastAsia="Calibri" w:hAnsi="Calibri" w:cs="Times New Roman"/>
              </w:rPr>
            </w:rPrChange>
          </w:rPr>
          <w:tab/>
          <w:t>l "\"Tzè…\"" </w:t>
        </w:r>
        <w:r w:rsidRPr="00181FFC">
          <w:rPr>
            <w:rFonts w:ascii="Calibri" w:eastAsia="Calibri" w:hAnsi="Calibri" w:cs="Times New Roman"/>
            <w:lang w:val="en-US"/>
            <w:rPrChange w:id="20305" w:author="UTENTE" w:date="2020-06-30T19:00:00Z">
              <w:rPr>
                <w:rFonts w:ascii="Calibri" w:eastAsia="Calibri" w:hAnsi="Calibri" w:cs="Times New Roman"/>
              </w:rPr>
            </w:rPrChange>
          </w:rPr>
          <w:br w:type="page"/>
        </w:r>
      </w:ins>
    </w:p>
    <w:p w14:paraId="61E26450" w14:textId="77777777" w:rsidR="00181FFC" w:rsidRPr="00181FFC" w:rsidRDefault="00181FFC" w:rsidP="00181FFC">
      <w:pPr>
        <w:spacing w:line="600" w:lineRule="auto"/>
        <w:jc w:val="left"/>
        <w:rPr>
          <w:ins w:id="20306" w:author="UTENTE" w:date="2020-06-30T19:00:00Z"/>
          <w:rFonts w:ascii="Calibri" w:eastAsia="Calibri" w:hAnsi="Calibri" w:cs="Times New Roman"/>
          <w:lang w:val="en-US"/>
        </w:rPr>
      </w:pPr>
      <w:ins w:id="20307" w:author="UTENTE" w:date="2020-06-30T19:00:00Z">
        <w:r w:rsidRPr="00181FFC">
          <w:rPr>
            <w:rFonts w:ascii="Calibri" w:eastAsia="Calibri" w:hAnsi="Calibri" w:cs="Times New Roman"/>
            <w:lang w:val="en-US"/>
          </w:rPr>
          <w:lastRenderedPageBreak/>
          <w:t>663.</w:t>
        </w:r>
        <w:r w:rsidRPr="00181FFC">
          <w:rPr>
            <w:rFonts w:ascii="Calibri" w:eastAsia="Calibri" w:hAnsi="Calibri" w:cs="Times New Roman"/>
            <w:lang w:val="en-US"/>
          </w:rPr>
          <w:tab/>
          <w:t>l "\"I just think you're… pretty cool, is all.\""</w:t>
        </w:r>
      </w:ins>
    </w:p>
    <w:p w14:paraId="452F4893" w14:textId="77777777" w:rsidR="00181FFC" w:rsidRPr="00181FFC" w:rsidRDefault="00181FFC" w:rsidP="00181FFC">
      <w:pPr>
        <w:spacing w:line="600" w:lineRule="auto"/>
        <w:jc w:val="left"/>
        <w:rPr>
          <w:ins w:id="20308" w:author="UTENTE" w:date="2020-06-30T19:00:00Z"/>
          <w:rFonts w:ascii="Calibri" w:eastAsia="Calibri" w:hAnsi="Calibri" w:cs="Times New Roman"/>
          <w:lang w:val="en-US"/>
          <w:rPrChange w:id="20309" w:author="UTENTE" w:date="2020-06-30T19:00:00Z">
            <w:rPr>
              <w:ins w:id="20310" w:author="UTENTE" w:date="2020-06-30T19:00:00Z"/>
              <w:rFonts w:ascii="Calibri" w:eastAsia="Calibri" w:hAnsi="Calibri" w:cs="Times New Roman"/>
            </w:rPr>
          </w:rPrChange>
        </w:rPr>
      </w:pPr>
      <w:ins w:id="20311" w:author="UTENTE" w:date="2020-06-30T19:00:00Z">
        <w:r w:rsidRPr="00181FFC">
          <w:rPr>
            <w:rFonts w:ascii="Calibri" w:eastAsia="Calibri" w:hAnsi="Calibri" w:cs="Times New Roman"/>
            <w:lang w:val="en-US"/>
            <w:rPrChange w:id="20312" w:author="UTENTE" w:date="2020-06-30T19:00:00Z">
              <w:rPr>
                <w:rFonts w:ascii="Calibri" w:eastAsia="Calibri" w:hAnsi="Calibri" w:cs="Times New Roman"/>
              </w:rPr>
            </w:rPrChange>
          </w:rPr>
          <w:t>664.</w:t>
        </w:r>
        <w:r w:rsidRPr="00181FFC">
          <w:rPr>
            <w:rFonts w:ascii="Calibri" w:eastAsia="Calibri" w:hAnsi="Calibri" w:cs="Times New Roman"/>
            <w:lang w:val="en-US"/>
            <w:rPrChange w:id="20313" w:author="UTENTE" w:date="2020-06-30T19:00:00Z">
              <w:rPr>
                <w:rFonts w:ascii="Calibri" w:eastAsia="Calibri" w:hAnsi="Calibri" w:cs="Times New Roman"/>
              </w:rPr>
            </w:rPrChange>
          </w:rPr>
          <w:tab/>
          <w:t>mcp "\"…\""</w:t>
        </w:r>
      </w:ins>
    </w:p>
    <w:p w14:paraId="41FFFE61" w14:textId="77777777" w:rsidR="00181FFC" w:rsidRPr="00181FFC" w:rsidRDefault="00181FFC" w:rsidP="00181FFC">
      <w:pPr>
        <w:spacing w:line="600" w:lineRule="auto"/>
        <w:jc w:val="left"/>
        <w:rPr>
          <w:ins w:id="20314" w:author="UTENTE" w:date="2020-06-30T19:00:00Z"/>
          <w:rFonts w:ascii="Calibri" w:eastAsia="Calibri" w:hAnsi="Calibri" w:cs="Times New Roman"/>
          <w:lang w:val="en-US"/>
        </w:rPr>
      </w:pPr>
      <w:ins w:id="20315" w:author="UTENTE" w:date="2020-06-30T19:00:00Z">
        <w:r w:rsidRPr="00181FFC">
          <w:rPr>
            <w:rFonts w:ascii="Calibri" w:eastAsia="Calibri" w:hAnsi="Calibri" w:cs="Times New Roman"/>
            <w:lang w:val="en-US"/>
          </w:rPr>
          <w:t>665.</w:t>
        </w:r>
        <w:r w:rsidRPr="00181FFC">
          <w:rPr>
            <w:rFonts w:ascii="Calibri" w:eastAsia="Calibri" w:hAnsi="Calibri" w:cs="Times New Roman"/>
            <w:lang w:val="en-US"/>
          </w:rPr>
          <w:tab/>
          <w:t>l "\"Most guys would've freaked out when they realized vampires were real. But you barely batted an eye.\""</w:t>
        </w:r>
      </w:ins>
    </w:p>
    <w:p w14:paraId="14CE93F3" w14:textId="77777777" w:rsidR="00181FFC" w:rsidRPr="00181FFC" w:rsidRDefault="00181FFC" w:rsidP="00181FFC">
      <w:pPr>
        <w:spacing w:line="600" w:lineRule="auto"/>
        <w:jc w:val="left"/>
        <w:rPr>
          <w:ins w:id="20316" w:author="UTENTE" w:date="2020-06-30T19:00:00Z"/>
          <w:rFonts w:ascii="Calibri" w:eastAsia="Calibri" w:hAnsi="Calibri" w:cs="Times New Roman"/>
          <w:lang w:val="en-US"/>
        </w:rPr>
      </w:pPr>
      <w:ins w:id="20317" w:author="UTENTE" w:date="2020-06-30T19:00:00Z">
        <w:r w:rsidRPr="00181FFC">
          <w:rPr>
            <w:rFonts w:ascii="Calibri" w:eastAsia="Calibri" w:hAnsi="Calibri" w:cs="Times New Roman"/>
            <w:lang w:val="en-US"/>
          </w:rPr>
          <w:t>666.</w:t>
        </w:r>
        <w:r w:rsidRPr="00181FFC">
          <w:rPr>
            <w:rFonts w:ascii="Calibri" w:eastAsia="Calibri" w:hAnsi="Calibri" w:cs="Times New Roman"/>
            <w:lang w:val="en-US"/>
          </w:rPr>
          <w:tab/>
          <w:t>l "\"I'm even asking you to help me hunt one down, and you're not scared… I can't tell if you're stupid, or just stupidly nice.\""</w:t>
        </w:r>
      </w:ins>
    </w:p>
    <w:p w14:paraId="540E9A68" w14:textId="77777777" w:rsidR="00181FFC" w:rsidRPr="00181FFC" w:rsidRDefault="00181FFC" w:rsidP="00181FFC">
      <w:pPr>
        <w:spacing w:line="600" w:lineRule="auto"/>
        <w:jc w:val="left"/>
        <w:rPr>
          <w:ins w:id="20318" w:author="UTENTE" w:date="2020-06-30T19:00:00Z"/>
          <w:rFonts w:ascii="Calibri" w:eastAsia="Calibri" w:hAnsi="Calibri" w:cs="Times New Roman"/>
          <w:lang w:val="en-US"/>
        </w:rPr>
      </w:pPr>
      <w:ins w:id="20319" w:author="UTENTE" w:date="2020-06-30T19:00:00Z">
        <w:r w:rsidRPr="00181FFC">
          <w:rPr>
            <w:rFonts w:ascii="Calibri" w:eastAsia="Calibri" w:hAnsi="Calibri" w:cs="Times New Roman"/>
            <w:lang w:val="en-US"/>
          </w:rPr>
          <w:t>667.</w:t>
        </w:r>
        <w:r w:rsidRPr="00181FFC">
          <w:rPr>
            <w:rFonts w:ascii="Calibri" w:eastAsia="Calibri" w:hAnsi="Calibri" w:cs="Times New Roman"/>
            <w:lang w:val="en-US"/>
          </w:rPr>
          <w:tab/>
          <w:t>n "I don't really feel like I deserve the warm, admiring gaze he offers up towards me."</w:t>
        </w:r>
      </w:ins>
    </w:p>
    <w:p w14:paraId="4F466C69" w14:textId="77777777" w:rsidR="00181FFC" w:rsidRPr="00181FFC" w:rsidRDefault="00181FFC" w:rsidP="00181FFC">
      <w:pPr>
        <w:spacing w:line="600" w:lineRule="auto"/>
        <w:jc w:val="left"/>
        <w:rPr>
          <w:ins w:id="20320" w:author="UTENTE" w:date="2020-06-30T19:00:00Z"/>
          <w:rFonts w:ascii="Calibri" w:eastAsia="Calibri" w:hAnsi="Calibri" w:cs="Times New Roman"/>
          <w:lang w:val="en-US"/>
        </w:rPr>
      </w:pPr>
      <w:ins w:id="20321" w:author="UTENTE" w:date="2020-06-30T19:00:00Z">
        <w:r w:rsidRPr="00181FFC">
          <w:rPr>
            <w:rFonts w:ascii="Calibri" w:eastAsia="Calibri" w:hAnsi="Calibri" w:cs="Times New Roman"/>
            <w:lang w:val="en-US"/>
          </w:rPr>
          <w:t>668.</w:t>
        </w:r>
        <w:r w:rsidRPr="00181FFC">
          <w:rPr>
            <w:rFonts w:ascii="Calibri" w:eastAsia="Calibri" w:hAnsi="Calibri" w:cs="Times New Roman"/>
            <w:lang w:val="en-US"/>
          </w:rPr>
          <w:tab/>
          <w:t>n "But seeing him so happy…{w} makes me wish that I could see that look more often."</w:t>
        </w:r>
      </w:ins>
    </w:p>
    <w:p w14:paraId="5BB9CFCF" w14:textId="77777777" w:rsidR="00181FFC" w:rsidRPr="00181FFC" w:rsidRDefault="00181FFC" w:rsidP="00181FFC">
      <w:pPr>
        <w:spacing w:line="600" w:lineRule="auto"/>
        <w:jc w:val="left"/>
        <w:rPr>
          <w:ins w:id="20322" w:author="UTENTE" w:date="2020-06-30T19:00:00Z"/>
          <w:rFonts w:ascii="Calibri" w:eastAsia="Calibri" w:hAnsi="Calibri" w:cs="Times New Roman"/>
          <w:lang w:val="en-US"/>
        </w:rPr>
      </w:pPr>
      <w:ins w:id="20323" w:author="UTENTE" w:date="2020-06-30T19:00:00Z">
        <w:r w:rsidRPr="00181FFC">
          <w:rPr>
            <w:rFonts w:ascii="Calibri" w:eastAsia="Calibri" w:hAnsi="Calibri" w:cs="Times New Roman"/>
            <w:lang w:val="en-US"/>
          </w:rPr>
          <w:t>669.</w:t>
        </w:r>
        <w:r w:rsidRPr="00181FFC">
          <w:rPr>
            <w:rFonts w:ascii="Calibri" w:eastAsia="Calibri" w:hAnsi="Calibri" w:cs="Times New Roman"/>
            <w:lang w:val="en-US"/>
          </w:rPr>
          <w:tab/>
          <w:t>l "\"Don't let it get to your head, okay? You're still an asshat.\""</w:t>
        </w:r>
      </w:ins>
    </w:p>
    <w:p w14:paraId="026625F9" w14:textId="77777777" w:rsidR="00181FFC" w:rsidRPr="00181FFC" w:rsidRDefault="00181FFC" w:rsidP="00181FFC">
      <w:pPr>
        <w:spacing w:line="600" w:lineRule="auto"/>
        <w:jc w:val="left"/>
        <w:rPr>
          <w:ins w:id="20324" w:author="UTENTE" w:date="2020-06-30T19:00:00Z"/>
          <w:rFonts w:ascii="Calibri" w:eastAsia="Calibri" w:hAnsi="Calibri" w:cs="Times New Roman"/>
          <w:lang w:val="en-US"/>
        </w:rPr>
      </w:pPr>
      <w:ins w:id="20325" w:author="UTENTE" w:date="2020-06-30T19:00:00Z">
        <w:r w:rsidRPr="00181FFC">
          <w:rPr>
            <w:rFonts w:ascii="Calibri" w:eastAsia="Calibri" w:hAnsi="Calibri" w:cs="Times New Roman"/>
            <w:lang w:val="en-US"/>
          </w:rPr>
          <w:t>670.</w:t>
        </w:r>
        <w:r w:rsidRPr="00181FFC">
          <w:rPr>
            <w:rFonts w:ascii="Calibri" w:eastAsia="Calibri" w:hAnsi="Calibri" w:cs="Times New Roman"/>
            <w:lang w:val="en-US"/>
          </w:rPr>
          <w:tab/>
          <w:t>l "\"And if you think I'm gonna treat you to half-price coffee again, then you're out of your mind.\""</w:t>
        </w:r>
      </w:ins>
    </w:p>
    <w:p w14:paraId="23CB78E8" w14:textId="77777777" w:rsidR="00181FFC" w:rsidRPr="00181FFC" w:rsidRDefault="00181FFC" w:rsidP="00181FFC">
      <w:pPr>
        <w:spacing w:line="600" w:lineRule="auto"/>
        <w:jc w:val="left"/>
        <w:rPr>
          <w:ins w:id="20326" w:author="UTENTE" w:date="2020-06-30T19:00:00Z"/>
          <w:rFonts w:ascii="Calibri" w:eastAsia="Calibri" w:hAnsi="Calibri" w:cs="Times New Roman"/>
          <w:lang w:val="en-US"/>
        </w:rPr>
      </w:pPr>
      <w:ins w:id="20327" w:author="UTENTE" w:date="2020-06-30T19:00:00Z">
        <w:r w:rsidRPr="00181FFC">
          <w:rPr>
            <w:rFonts w:ascii="Calibri" w:eastAsia="Calibri" w:hAnsi="Calibri" w:cs="Times New Roman"/>
            <w:lang w:val="en-US"/>
          </w:rPr>
          <w:t>671.</w:t>
        </w:r>
        <w:r w:rsidRPr="00181FFC">
          <w:rPr>
            <w:rFonts w:ascii="Calibri" w:eastAsia="Calibri" w:hAnsi="Calibri" w:cs="Times New Roman"/>
            <w:lang w:val="en-US"/>
          </w:rPr>
          <w:tab/>
          <w:t>mcp "\"I'd never take advantage of your generous spirit like that.\""</w:t>
        </w:r>
      </w:ins>
    </w:p>
    <w:p w14:paraId="4FEA1FA5" w14:textId="77777777" w:rsidR="00181FFC" w:rsidRPr="00181FFC" w:rsidRDefault="00181FFC" w:rsidP="00181FFC">
      <w:pPr>
        <w:spacing w:line="600" w:lineRule="auto"/>
        <w:jc w:val="left"/>
        <w:rPr>
          <w:ins w:id="20328" w:author="UTENTE" w:date="2020-06-30T19:00:00Z"/>
          <w:rFonts w:ascii="Calibri" w:eastAsia="Calibri" w:hAnsi="Calibri" w:cs="Times New Roman"/>
          <w:lang w:val="en-US"/>
        </w:rPr>
      </w:pPr>
      <w:ins w:id="20329" w:author="UTENTE" w:date="2020-06-30T19:00:00Z">
        <w:r w:rsidRPr="00181FFC">
          <w:rPr>
            <w:rFonts w:ascii="Calibri" w:eastAsia="Calibri" w:hAnsi="Calibri" w:cs="Times New Roman"/>
            <w:lang w:val="en-US"/>
          </w:rPr>
          <w:t>672.</w:t>
        </w:r>
        <w:r w:rsidRPr="00181FFC">
          <w:rPr>
            <w:rFonts w:ascii="Calibri" w:eastAsia="Calibri" w:hAnsi="Calibri" w:cs="Times New Roman"/>
            <w:lang w:val="en-US"/>
          </w:rPr>
          <w:tab/>
          <w:t>mcp "\"Yeah? I dunno, I feel like you owe me at least that much.\""</w:t>
        </w:r>
      </w:ins>
    </w:p>
    <w:p w14:paraId="63CCD2BC" w14:textId="77777777" w:rsidR="00181FFC" w:rsidRPr="00181FFC" w:rsidRDefault="00181FFC" w:rsidP="00181FFC">
      <w:pPr>
        <w:spacing w:line="600" w:lineRule="auto"/>
        <w:jc w:val="left"/>
        <w:rPr>
          <w:ins w:id="20330" w:author="UTENTE" w:date="2020-06-30T19:00:00Z"/>
          <w:rFonts w:ascii="Calibri" w:eastAsia="Calibri" w:hAnsi="Calibri" w:cs="Times New Roman"/>
          <w:lang w:val="en-US"/>
        </w:rPr>
      </w:pPr>
      <w:ins w:id="20331" w:author="UTENTE" w:date="2020-06-30T19:00:00Z">
        <w:r w:rsidRPr="00181FFC">
          <w:rPr>
            <w:rFonts w:ascii="Calibri" w:eastAsia="Calibri" w:hAnsi="Calibri" w:cs="Times New Roman"/>
            <w:lang w:val="en-US"/>
          </w:rPr>
          <w:t>673.</w:t>
        </w:r>
        <w:r w:rsidRPr="00181FFC">
          <w:rPr>
            <w:rFonts w:ascii="Calibri" w:eastAsia="Calibri" w:hAnsi="Calibri" w:cs="Times New Roman"/>
            <w:lang w:val="en-US"/>
          </w:rPr>
          <w:tab/>
          <w:t>n "We end up lounging on the couch together until the sun goes down –– time always seems to fly when we're chatting or trading stupid insults with each other."</w:t>
        </w:r>
      </w:ins>
    </w:p>
    <w:p w14:paraId="43BD4F50" w14:textId="77777777" w:rsidR="00181FFC" w:rsidRPr="00181FFC" w:rsidRDefault="00181FFC" w:rsidP="00181FFC">
      <w:pPr>
        <w:spacing w:line="600" w:lineRule="auto"/>
        <w:jc w:val="left"/>
        <w:rPr>
          <w:ins w:id="20332" w:author="UTENTE" w:date="2020-06-30T19:00:00Z"/>
          <w:rFonts w:ascii="Calibri" w:eastAsia="Calibri" w:hAnsi="Calibri" w:cs="Times New Roman"/>
          <w:lang w:val="en-US"/>
        </w:rPr>
      </w:pPr>
      <w:ins w:id="20333" w:author="UTENTE" w:date="2020-06-30T19:00:00Z">
        <w:r w:rsidRPr="00181FFC">
          <w:rPr>
            <w:rFonts w:ascii="Calibri" w:eastAsia="Calibri" w:hAnsi="Calibri" w:cs="Times New Roman"/>
            <w:lang w:val="en-US"/>
          </w:rPr>
          <w:t>674.</w:t>
        </w:r>
        <w:r w:rsidRPr="00181FFC">
          <w:rPr>
            <w:rFonts w:ascii="Calibri" w:eastAsia="Calibri" w:hAnsi="Calibri" w:cs="Times New Roman"/>
            <w:lang w:val="en-US"/>
          </w:rPr>
          <w:tab/>
          <w:t>n "Luka stays curled close to my side, nestling against my arm with a lazy smile hanging on his lips."</w:t>
        </w:r>
      </w:ins>
    </w:p>
    <w:p w14:paraId="509881CF" w14:textId="77777777" w:rsidR="00181FFC" w:rsidRPr="00181FFC" w:rsidRDefault="00181FFC" w:rsidP="00181FFC">
      <w:pPr>
        <w:spacing w:line="600" w:lineRule="auto"/>
        <w:jc w:val="left"/>
        <w:rPr>
          <w:ins w:id="20334" w:author="UTENTE" w:date="2020-06-30T19:00:00Z"/>
          <w:rFonts w:ascii="Calibri" w:eastAsia="Calibri" w:hAnsi="Calibri" w:cs="Times New Roman"/>
          <w:lang w:val="en-US"/>
        </w:rPr>
      </w:pPr>
      <w:ins w:id="20335" w:author="UTENTE" w:date="2020-06-30T19:00:00Z">
        <w:r w:rsidRPr="00181FFC">
          <w:rPr>
            <w:rFonts w:ascii="Calibri" w:eastAsia="Calibri" w:hAnsi="Calibri" w:cs="Times New Roman"/>
            <w:lang w:val="en-US"/>
          </w:rPr>
          <w:t>675.</w:t>
        </w:r>
        <w:r w:rsidRPr="00181FFC">
          <w:rPr>
            <w:rFonts w:ascii="Calibri" w:eastAsia="Calibri" w:hAnsi="Calibri" w:cs="Times New Roman"/>
            <w:lang w:val="en-US"/>
          </w:rPr>
          <w:tab/>
          <w:t>n "I wish we could stay like this all night, but…"</w:t>
        </w:r>
        <w:r w:rsidRPr="00181FFC">
          <w:rPr>
            <w:rFonts w:ascii="Calibri" w:eastAsia="Calibri" w:hAnsi="Calibri" w:cs="Times New Roman"/>
            <w:lang w:val="en-US"/>
          </w:rPr>
          <w:br w:type="page"/>
        </w:r>
      </w:ins>
    </w:p>
    <w:p w14:paraId="05B8C290" w14:textId="77777777" w:rsidR="00181FFC" w:rsidRPr="00181FFC" w:rsidRDefault="00181FFC" w:rsidP="00181FFC">
      <w:pPr>
        <w:spacing w:line="600" w:lineRule="auto"/>
        <w:jc w:val="left"/>
        <w:rPr>
          <w:ins w:id="20336" w:author="UTENTE" w:date="2020-06-30T19:00:00Z"/>
          <w:rFonts w:ascii="Calibri" w:eastAsia="Calibri" w:hAnsi="Calibri" w:cs="Times New Roman"/>
        </w:rPr>
      </w:pPr>
      <w:ins w:id="20337" w:author="UTENTE" w:date="2020-06-30T19:00:00Z">
        <w:r w:rsidRPr="00181FFC">
          <w:rPr>
            <w:rFonts w:ascii="Calibri" w:eastAsia="Calibri" w:hAnsi="Calibri" w:cs="Times New Roman"/>
          </w:rPr>
          <w:lastRenderedPageBreak/>
          <w:t>663.</w:t>
        </w:r>
        <w:r w:rsidRPr="00181FFC">
          <w:rPr>
            <w:rFonts w:ascii="Calibri" w:eastAsia="Calibri" w:hAnsi="Calibri" w:cs="Times New Roman"/>
          </w:rPr>
          <w:tab/>
          <w:t>l "\"Penso solo che… sei piuttosto figo, tutto qui.\""</w:t>
        </w:r>
      </w:ins>
    </w:p>
    <w:p w14:paraId="1C0CB20E" w14:textId="77777777" w:rsidR="00181FFC" w:rsidRPr="00181FFC" w:rsidRDefault="00181FFC" w:rsidP="00181FFC">
      <w:pPr>
        <w:spacing w:line="600" w:lineRule="auto"/>
        <w:jc w:val="left"/>
        <w:rPr>
          <w:ins w:id="20338" w:author="UTENTE" w:date="2020-06-30T19:00:00Z"/>
          <w:rFonts w:ascii="Calibri" w:eastAsia="Calibri" w:hAnsi="Calibri" w:cs="Times New Roman"/>
          <w:rPrChange w:id="20339" w:author="UTENTE" w:date="2020-06-30T19:00:00Z">
            <w:rPr>
              <w:ins w:id="20340" w:author="UTENTE" w:date="2020-06-30T19:00:00Z"/>
              <w:rFonts w:ascii="Calibri" w:eastAsia="Calibri" w:hAnsi="Calibri" w:cs="Times New Roman"/>
              <w:lang w:val="en-US"/>
            </w:rPr>
          </w:rPrChange>
        </w:rPr>
      </w:pPr>
      <w:ins w:id="20341" w:author="UTENTE" w:date="2020-06-30T19:00:00Z">
        <w:r w:rsidRPr="00181FFC">
          <w:rPr>
            <w:rFonts w:ascii="Calibri" w:eastAsia="Calibri" w:hAnsi="Calibri" w:cs="Times New Roman"/>
            <w:rPrChange w:id="20342" w:author="UTENTE" w:date="2020-06-30T19:00:00Z">
              <w:rPr>
                <w:rFonts w:ascii="Calibri" w:eastAsia="Calibri" w:hAnsi="Calibri" w:cs="Times New Roman"/>
                <w:lang w:val="en-US"/>
              </w:rPr>
            </w:rPrChange>
          </w:rPr>
          <w:t>664.</w:t>
        </w:r>
        <w:r w:rsidRPr="00181FFC">
          <w:rPr>
            <w:rFonts w:ascii="Calibri" w:eastAsia="Calibri" w:hAnsi="Calibri" w:cs="Times New Roman"/>
            <w:rPrChange w:id="20343" w:author="UTENTE" w:date="2020-06-30T19:00:00Z">
              <w:rPr>
                <w:rFonts w:ascii="Calibri" w:eastAsia="Calibri" w:hAnsi="Calibri" w:cs="Times New Roman"/>
                <w:lang w:val="en-US"/>
              </w:rPr>
            </w:rPrChange>
          </w:rPr>
          <w:tab/>
          <w:t>mcp "\"…\""</w:t>
        </w:r>
      </w:ins>
    </w:p>
    <w:p w14:paraId="2E178F37" w14:textId="77777777" w:rsidR="00181FFC" w:rsidRPr="00181FFC" w:rsidRDefault="00181FFC" w:rsidP="00181FFC">
      <w:pPr>
        <w:spacing w:line="600" w:lineRule="auto"/>
        <w:jc w:val="left"/>
        <w:rPr>
          <w:ins w:id="20344" w:author="UTENTE" w:date="2020-06-30T19:00:00Z"/>
          <w:rFonts w:ascii="Calibri" w:eastAsia="Calibri" w:hAnsi="Calibri" w:cs="Times New Roman"/>
        </w:rPr>
      </w:pPr>
      <w:ins w:id="20345" w:author="UTENTE" w:date="2020-06-30T19:00:00Z">
        <w:r w:rsidRPr="00181FFC">
          <w:rPr>
            <w:rFonts w:ascii="Calibri" w:eastAsia="Calibri" w:hAnsi="Calibri" w:cs="Times New Roman"/>
          </w:rPr>
          <w:t>665.</w:t>
        </w:r>
        <w:r w:rsidRPr="00181FFC">
          <w:rPr>
            <w:rFonts w:ascii="Calibri" w:eastAsia="Calibri" w:hAnsi="Calibri" w:cs="Times New Roman"/>
          </w:rPr>
          <w:tab/>
          <w:t>l "\"La maggior parte dei ragazzi sarebbe uscita di testa una volta resosi conto che i vampiri sono veri. Ma tu hai a malapena battuto ciglio.\""</w:t>
        </w:r>
      </w:ins>
    </w:p>
    <w:p w14:paraId="58DDF96F" w14:textId="77777777" w:rsidR="00181FFC" w:rsidRPr="00181FFC" w:rsidRDefault="00181FFC" w:rsidP="00181FFC">
      <w:pPr>
        <w:spacing w:line="600" w:lineRule="auto"/>
        <w:jc w:val="left"/>
        <w:rPr>
          <w:ins w:id="20346" w:author="UTENTE" w:date="2020-06-30T19:00:00Z"/>
          <w:rFonts w:ascii="Calibri" w:eastAsia="Calibri" w:hAnsi="Calibri" w:cs="Times New Roman"/>
        </w:rPr>
      </w:pPr>
      <w:ins w:id="20347" w:author="UTENTE" w:date="2020-06-30T19:00:00Z">
        <w:r w:rsidRPr="00181FFC">
          <w:rPr>
            <w:rFonts w:ascii="Calibri" w:eastAsia="Calibri" w:hAnsi="Calibri" w:cs="Times New Roman"/>
          </w:rPr>
          <w:t>666.</w:t>
        </w:r>
        <w:r w:rsidRPr="00181FFC">
          <w:rPr>
            <w:rFonts w:ascii="Calibri" w:eastAsia="Calibri" w:hAnsi="Calibri" w:cs="Times New Roman"/>
          </w:rPr>
          <w:tab/>
          <w:t>l "Ti sto persino chiedendo di aiutarmi a dare la caccia a uno di loro, e non hai paura… Non so se sei stupido o stupidamente carino.\""</w:t>
        </w:r>
      </w:ins>
    </w:p>
    <w:p w14:paraId="56B709F7" w14:textId="77777777" w:rsidR="00181FFC" w:rsidRPr="00181FFC" w:rsidRDefault="00181FFC" w:rsidP="00181FFC">
      <w:pPr>
        <w:spacing w:line="600" w:lineRule="auto"/>
        <w:jc w:val="left"/>
        <w:rPr>
          <w:ins w:id="20348" w:author="UTENTE" w:date="2020-06-30T19:00:00Z"/>
          <w:rFonts w:ascii="Calibri" w:eastAsia="Calibri" w:hAnsi="Calibri" w:cs="Times New Roman"/>
        </w:rPr>
      </w:pPr>
      <w:ins w:id="20349" w:author="UTENTE" w:date="2020-06-30T19:00:00Z">
        <w:r w:rsidRPr="00181FFC">
          <w:rPr>
            <w:rFonts w:ascii="Calibri" w:eastAsia="Calibri" w:hAnsi="Calibri" w:cs="Times New Roman"/>
          </w:rPr>
          <w:t>667.</w:t>
        </w:r>
        <w:r w:rsidRPr="00181FFC">
          <w:rPr>
            <w:rFonts w:ascii="Calibri" w:eastAsia="Calibri" w:hAnsi="Calibri" w:cs="Times New Roman"/>
          </w:rPr>
          <w:tab/>
          <w:t>n "Non sento di meritarmi davvero lo sguardo caloroso e di ammirazione che mi rivolge."</w:t>
        </w:r>
      </w:ins>
    </w:p>
    <w:p w14:paraId="47061F1F" w14:textId="77777777" w:rsidR="00181FFC" w:rsidRPr="00181FFC" w:rsidRDefault="00181FFC" w:rsidP="00181FFC">
      <w:pPr>
        <w:spacing w:line="600" w:lineRule="auto"/>
        <w:jc w:val="left"/>
        <w:rPr>
          <w:ins w:id="20350" w:author="UTENTE" w:date="2020-06-30T19:00:00Z"/>
          <w:rFonts w:ascii="Calibri" w:eastAsia="Calibri" w:hAnsi="Calibri" w:cs="Times New Roman"/>
        </w:rPr>
      </w:pPr>
      <w:ins w:id="20351" w:author="UTENTE" w:date="2020-06-30T19:00:00Z">
        <w:r w:rsidRPr="00181FFC">
          <w:rPr>
            <w:rFonts w:ascii="Calibri" w:eastAsia="Calibri" w:hAnsi="Calibri" w:cs="Times New Roman"/>
          </w:rPr>
          <w:t>668.</w:t>
        </w:r>
        <w:r w:rsidRPr="00181FFC">
          <w:rPr>
            <w:rFonts w:ascii="Calibri" w:eastAsia="Calibri" w:hAnsi="Calibri" w:cs="Times New Roman"/>
          </w:rPr>
          <w:tab/>
          <w:t>n "Ma vederlo così felice…{w} mi fa venire voglia di vedere quello sguardo più spesso."</w:t>
        </w:r>
      </w:ins>
    </w:p>
    <w:p w14:paraId="50E4D2A9" w14:textId="77777777" w:rsidR="00181FFC" w:rsidRPr="00181FFC" w:rsidRDefault="00181FFC" w:rsidP="00181FFC">
      <w:pPr>
        <w:spacing w:line="600" w:lineRule="auto"/>
        <w:jc w:val="left"/>
        <w:rPr>
          <w:ins w:id="20352" w:author="UTENTE" w:date="2020-06-30T19:00:00Z"/>
          <w:rFonts w:ascii="Calibri" w:eastAsia="Calibri" w:hAnsi="Calibri" w:cs="Times New Roman"/>
        </w:rPr>
      </w:pPr>
      <w:ins w:id="20353" w:author="UTENTE" w:date="2020-06-30T19:00:00Z">
        <w:r w:rsidRPr="00181FFC">
          <w:rPr>
            <w:rFonts w:ascii="Calibri" w:eastAsia="Calibri" w:hAnsi="Calibri" w:cs="Times New Roman"/>
          </w:rPr>
          <w:t>669.</w:t>
        </w:r>
        <w:r w:rsidRPr="00181FFC">
          <w:rPr>
            <w:rFonts w:ascii="Calibri" w:eastAsia="Calibri" w:hAnsi="Calibri" w:cs="Times New Roman"/>
          </w:rPr>
          <w:tab/>
          <w:t>l "\"Non montarti la testa, ok? Sei ancora un idiota.\""</w:t>
        </w:r>
      </w:ins>
    </w:p>
    <w:p w14:paraId="75727488" w14:textId="77777777" w:rsidR="00181FFC" w:rsidRPr="00181FFC" w:rsidRDefault="00181FFC" w:rsidP="00181FFC">
      <w:pPr>
        <w:spacing w:line="600" w:lineRule="auto"/>
        <w:jc w:val="left"/>
        <w:rPr>
          <w:ins w:id="20354" w:author="UTENTE" w:date="2020-06-30T19:00:00Z"/>
          <w:rFonts w:ascii="Calibri" w:eastAsia="Calibri" w:hAnsi="Calibri" w:cs="Times New Roman"/>
        </w:rPr>
      </w:pPr>
      <w:ins w:id="20355" w:author="UTENTE" w:date="2020-06-30T19:00:00Z">
        <w:r w:rsidRPr="00181FFC">
          <w:rPr>
            <w:rFonts w:ascii="Calibri" w:eastAsia="Calibri" w:hAnsi="Calibri" w:cs="Times New Roman"/>
          </w:rPr>
          <w:t>670.</w:t>
        </w:r>
        <w:r w:rsidRPr="00181FFC">
          <w:rPr>
            <w:rFonts w:ascii="Calibri" w:eastAsia="Calibri" w:hAnsi="Calibri" w:cs="Times New Roman"/>
          </w:rPr>
          <w:tab/>
          <w:t>l "\"E se pensi che ti vizierò di nuovo con un caffè a metà prezzo, allora sei anche pazzo.\""</w:t>
        </w:r>
      </w:ins>
    </w:p>
    <w:p w14:paraId="42ED8F20" w14:textId="77777777" w:rsidR="00181FFC" w:rsidRPr="00181FFC" w:rsidRDefault="00181FFC" w:rsidP="00181FFC">
      <w:pPr>
        <w:spacing w:line="600" w:lineRule="auto"/>
        <w:jc w:val="left"/>
        <w:rPr>
          <w:ins w:id="20356" w:author="UTENTE" w:date="2020-06-30T19:00:00Z"/>
          <w:rFonts w:ascii="Calibri" w:eastAsia="Calibri" w:hAnsi="Calibri" w:cs="Times New Roman"/>
        </w:rPr>
      </w:pPr>
      <w:ins w:id="20357" w:author="UTENTE" w:date="2020-06-30T19:00:00Z">
        <w:r w:rsidRPr="00181FFC">
          <w:rPr>
            <w:rFonts w:ascii="Calibri" w:eastAsia="Calibri" w:hAnsi="Calibri" w:cs="Times New Roman"/>
          </w:rPr>
          <w:t>671.</w:t>
        </w:r>
        <w:r w:rsidRPr="00181FFC">
          <w:rPr>
            <w:rFonts w:ascii="Calibri" w:eastAsia="Calibri" w:hAnsi="Calibri" w:cs="Times New Roman"/>
          </w:rPr>
          <w:tab/>
          <w:t>mcp "\"Non mi approfitterei mai di uno spirito generoso come te.\""</w:t>
        </w:r>
      </w:ins>
    </w:p>
    <w:p w14:paraId="2E989312" w14:textId="77777777" w:rsidR="00181FFC" w:rsidRPr="00181FFC" w:rsidRDefault="00181FFC" w:rsidP="00181FFC">
      <w:pPr>
        <w:spacing w:line="600" w:lineRule="auto"/>
        <w:jc w:val="left"/>
        <w:rPr>
          <w:ins w:id="20358" w:author="UTENTE" w:date="2020-06-30T19:00:00Z"/>
          <w:rFonts w:ascii="Calibri" w:eastAsia="Calibri" w:hAnsi="Calibri" w:cs="Times New Roman"/>
        </w:rPr>
      </w:pPr>
      <w:ins w:id="20359" w:author="UTENTE" w:date="2020-06-30T19:00:00Z">
        <w:r w:rsidRPr="00181FFC">
          <w:rPr>
            <w:rFonts w:ascii="Calibri" w:eastAsia="Calibri" w:hAnsi="Calibri" w:cs="Times New Roman"/>
          </w:rPr>
          <w:t>672.</w:t>
        </w:r>
        <w:r w:rsidRPr="00181FFC">
          <w:rPr>
            <w:rFonts w:ascii="Calibri" w:eastAsia="Calibri" w:hAnsi="Calibri" w:cs="Times New Roman"/>
          </w:rPr>
          <w:tab/>
          <w:t>mcp "\"Ah, sì? Non so, penso che mi devi almeno quello.\""</w:t>
        </w:r>
      </w:ins>
    </w:p>
    <w:p w14:paraId="2E4EE837" w14:textId="77777777" w:rsidR="00181FFC" w:rsidRPr="00181FFC" w:rsidRDefault="00181FFC" w:rsidP="00181FFC">
      <w:pPr>
        <w:spacing w:line="600" w:lineRule="auto"/>
        <w:jc w:val="left"/>
        <w:rPr>
          <w:ins w:id="20360" w:author="UTENTE" w:date="2020-06-30T19:00:00Z"/>
          <w:rFonts w:ascii="Calibri" w:eastAsia="Calibri" w:hAnsi="Calibri" w:cs="Times New Roman"/>
        </w:rPr>
      </w:pPr>
      <w:ins w:id="20361" w:author="UTENTE" w:date="2020-06-30T19:00:00Z">
        <w:r w:rsidRPr="00181FFC">
          <w:rPr>
            <w:rFonts w:ascii="Calibri" w:eastAsia="Calibri" w:hAnsi="Calibri" w:cs="Times New Roman"/>
          </w:rPr>
          <w:t>673.</w:t>
        </w:r>
        <w:r w:rsidRPr="00181FFC">
          <w:rPr>
            <w:rFonts w:ascii="Calibri" w:eastAsia="Calibri" w:hAnsi="Calibri" w:cs="Times New Roman"/>
          </w:rPr>
          <w:tab/>
          <w:t>n "La finiamo sdraiati sul divano insieme fino al tramonto -- il tempo vola sempre quando chiacchieriamo o ci scambiano insulti stupidi."</w:t>
        </w:r>
      </w:ins>
    </w:p>
    <w:p w14:paraId="242F552F" w14:textId="77777777" w:rsidR="00181FFC" w:rsidRPr="00181FFC" w:rsidRDefault="00181FFC" w:rsidP="00181FFC">
      <w:pPr>
        <w:spacing w:line="600" w:lineRule="auto"/>
        <w:jc w:val="left"/>
        <w:rPr>
          <w:ins w:id="20362" w:author="UTENTE" w:date="2020-06-30T19:00:00Z"/>
          <w:rFonts w:ascii="Calibri" w:eastAsia="Calibri" w:hAnsi="Calibri" w:cs="Times New Roman"/>
        </w:rPr>
      </w:pPr>
      <w:ins w:id="20363" w:author="UTENTE" w:date="2020-06-30T19:00:00Z">
        <w:r w:rsidRPr="00181FFC">
          <w:rPr>
            <w:rFonts w:ascii="Calibri" w:eastAsia="Calibri" w:hAnsi="Calibri" w:cs="Times New Roman"/>
          </w:rPr>
          <w:t>674.</w:t>
        </w:r>
        <w:r w:rsidRPr="00181FFC">
          <w:rPr>
            <w:rFonts w:ascii="Calibri" w:eastAsia="Calibri" w:hAnsi="Calibri" w:cs="Times New Roman"/>
          </w:rPr>
          <w:tab/>
          <w:t>n "Luka rimane accoccolato al mio fianco, rannicchiato sul mio braccio e con un sorriso pigro sulle labbra."</w:t>
        </w:r>
      </w:ins>
    </w:p>
    <w:p w14:paraId="46E39F53" w14:textId="77777777" w:rsidR="00181FFC" w:rsidRPr="00181FFC" w:rsidRDefault="00181FFC" w:rsidP="00181FFC">
      <w:pPr>
        <w:spacing w:line="600" w:lineRule="auto"/>
        <w:jc w:val="left"/>
        <w:rPr>
          <w:ins w:id="20364" w:author="UTENTE" w:date="2020-06-30T19:00:00Z"/>
          <w:rFonts w:ascii="Calibri" w:eastAsia="Calibri" w:hAnsi="Calibri" w:cs="Times New Roman"/>
        </w:rPr>
      </w:pPr>
      <w:ins w:id="20365" w:author="UTENTE" w:date="2020-06-30T19:00:00Z">
        <w:r w:rsidRPr="00181FFC">
          <w:rPr>
            <w:rFonts w:ascii="Calibri" w:eastAsia="Calibri" w:hAnsi="Calibri" w:cs="Times New Roman"/>
          </w:rPr>
          <w:t>675.</w:t>
        </w:r>
        <w:r w:rsidRPr="00181FFC">
          <w:rPr>
            <w:rFonts w:ascii="Calibri" w:eastAsia="Calibri" w:hAnsi="Calibri" w:cs="Times New Roman"/>
          </w:rPr>
          <w:tab/>
          <w:t>n "Vorrei poter stare così tutta la notte, ma…"</w:t>
        </w:r>
        <w:r w:rsidRPr="00181FFC">
          <w:rPr>
            <w:rFonts w:ascii="Calibri" w:eastAsia="Calibri" w:hAnsi="Calibri" w:cs="Times New Roman"/>
          </w:rPr>
          <w:br w:type="page"/>
        </w:r>
      </w:ins>
    </w:p>
    <w:p w14:paraId="25641649" w14:textId="77777777" w:rsidR="00181FFC" w:rsidRPr="00181FFC" w:rsidRDefault="00181FFC" w:rsidP="00181FFC">
      <w:pPr>
        <w:spacing w:line="600" w:lineRule="auto"/>
        <w:jc w:val="left"/>
        <w:rPr>
          <w:ins w:id="20366" w:author="UTENTE" w:date="2020-06-30T19:00:00Z"/>
          <w:rFonts w:ascii="Calibri" w:eastAsia="Calibri" w:hAnsi="Calibri" w:cs="Times New Roman"/>
          <w:lang w:val="en-US"/>
        </w:rPr>
      </w:pPr>
      <w:ins w:id="20367" w:author="UTENTE" w:date="2020-06-30T19:00:00Z">
        <w:r w:rsidRPr="00181FFC">
          <w:rPr>
            <w:rFonts w:ascii="Calibri" w:eastAsia="Calibri" w:hAnsi="Calibri" w:cs="Times New Roman"/>
            <w:lang w:val="en-US"/>
          </w:rPr>
          <w:lastRenderedPageBreak/>
          <w:t>676.</w:t>
        </w:r>
        <w:r w:rsidRPr="00181FFC">
          <w:rPr>
            <w:rFonts w:ascii="Calibri" w:eastAsia="Calibri" w:hAnsi="Calibri" w:cs="Times New Roman"/>
            <w:lang w:val="en-US"/>
          </w:rPr>
          <w:tab/>
          <w:t>mc "\"I should probably start heading home, Luka. Need to get a few things before I start my shift.\""</w:t>
        </w:r>
      </w:ins>
    </w:p>
    <w:p w14:paraId="0BB7ADEA" w14:textId="77777777" w:rsidR="00181FFC" w:rsidRPr="00181FFC" w:rsidRDefault="00181FFC" w:rsidP="00181FFC">
      <w:pPr>
        <w:spacing w:line="600" w:lineRule="auto"/>
        <w:jc w:val="left"/>
        <w:rPr>
          <w:ins w:id="20368" w:author="UTENTE" w:date="2020-06-30T19:00:00Z"/>
          <w:rFonts w:ascii="Calibri" w:eastAsia="Calibri" w:hAnsi="Calibri" w:cs="Times New Roman"/>
          <w:lang w:val="en-US"/>
        </w:rPr>
      </w:pPr>
      <w:ins w:id="20369" w:author="UTENTE" w:date="2020-06-30T19:00:00Z">
        <w:r w:rsidRPr="00181FFC">
          <w:rPr>
            <w:rFonts w:ascii="Calibri" w:eastAsia="Calibri" w:hAnsi="Calibri" w:cs="Times New Roman"/>
            <w:lang w:val="en-US"/>
          </w:rPr>
          <w:t>677.</w:t>
        </w:r>
        <w:r w:rsidRPr="00181FFC">
          <w:rPr>
            <w:rFonts w:ascii="Calibri" w:eastAsia="Calibri" w:hAnsi="Calibri" w:cs="Times New Roman"/>
            <w:lang w:val="en-US"/>
          </w:rPr>
          <w:tab/>
          <w:t>n "Finally, I gently disentangle myself and stand up, offering Luka a hand."</w:t>
        </w:r>
      </w:ins>
    </w:p>
    <w:p w14:paraId="209790BF" w14:textId="77777777" w:rsidR="00181FFC" w:rsidRPr="00181FFC" w:rsidRDefault="00181FFC" w:rsidP="00181FFC">
      <w:pPr>
        <w:spacing w:line="600" w:lineRule="auto"/>
        <w:jc w:val="left"/>
        <w:rPr>
          <w:ins w:id="20370" w:author="UTENTE" w:date="2020-06-30T19:00:00Z"/>
          <w:rFonts w:ascii="Calibri" w:eastAsia="Calibri" w:hAnsi="Calibri" w:cs="Times New Roman"/>
          <w:lang w:val="en-US"/>
        </w:rPr>
      </w:pPr>
      <w:ins w:id="20371" w:author="UTENTE" w:date="2020-06-30T19:00:00Z">
        <w:r w:rsidRPr="00181FFC">
          <w:rPr>
            <w:rFonts w:ascii="Calibri" w:eastAsia="Calibri" w:hAnsi="Calibri" w:cs="Times New Roman"/>
            <w:lang w:val="en-US"/>
          </w:rPr>
          <w:t>678.</w:t>
        </w:r>
        <w:r w:rsidRPr="00181FFC">
          <w:rPr>
            <w:rFonts w:ascii="Calibri" w:eastAsia="Calibri" w:hAnsi="Calibri" w:cs="Times New Roman"/>
            <w:lang w:val="en-US"/>
          </w:rPr>
          <w:tab/>
          <w:t>l "\"Your jacket's all messed up.\""</w:t>
        </w:r>
      </w:ins>
    </w:p>
    <w:p w14:paraId="7198C5B4" w14:textId="77777777" w:rsidR="00181FFC" w:rsidRPr="00181FFC" w:rsidRDefault="00181FFC" w:rsidP="00181FFC">
      <w:pPr>
        <w:spacing w:line="600" w:lineRule="auto"/>
        <w:jc w:val="left"/>
        <w:rPr>
          <w:ins w:id="20372" w:author="UTENTE" w:date="2020-06-30T19:00:00Z"/>
          <w:rFonts w:ascii="Calibri" w:eastAsia="Calibri" w:hAnsi="Calibri" w:cs="Times New Roman"/>
          <w:lang w:val="en-US"/>
        </w:rPr>
      </w:pPr>
      <w:ins w:id="20373" w:author="UTENTE" w:date="2020-06-30T19:00:00Z">
        <w:r w:rsidRPr="00181FFC">
          <w:rPr>
            <w:rFonts w:ascii="Calibri" w:eastAsia="Calibri" w:hAnsi="Calibri" w:cs="Times New Roman"/>
            <w:lang w:val="en-US"/>
          </w:rPr>
          <w:t>679.</w:t>
        </w:r>
        <w:r w:rsidRPr="00181FFC">
          <w:rPr>
            <w:rFonts w:ascii="Calibri" w:eastAsia="Calibri" w:hAnsi="Calibri" w:cs="Times New Roman"/>
            <w:lang w:val="en-US"/>
          </w:rPr>
          <w:tab/>
          <w:t>mc "\"It is?\""</w:t>
        </w:r>
      </w:ins>
    </w:p>
    <w:p w14:paraId="0CE56DD3" w14:textId="77777777" w:rsidR="00181FFC" w:rsidRPr="00181FFC" w:rsidRDefault="00181FFC" w:rsidP="00181FFC">
      <w:pPr>
        <w:spacing w:line="600" w:lineRule="auto"/>
        <w:jc w:val="left"/>
        <w:rPr>
          <w:ins w:id="20374" w:author="UTENTE" w:date="2020-06-30T19:00:00Z"/>
          <w:rFonts w:ascii="Calibri" w:eastAsia="Calibri" w:hAnsi="Calibri" w:cs="Times New Roman"/>
          <w:lang w:val="en-US"/>
        </w:rPr>
      </w:pPr>
      <w:ins w:id="20375" w:author="UTENTE" w:date="2020-06-30T19:00:00Z">
        <w:r w:rsidRPr="00181FFC">
          <w:rPr>
            <w:rFonts w:ascii="Calibri" w:eastAsia="Calibri" w:hAnsi="Calibri" w:cs="Times New Roman"/>
            <w:lang w:val="en-US"/>
          </w:rPr>
          <w:t>680.</w:t>
        </w:r>
        <w:r w:rsidRPr="00181FFC">
          <w:rPr>
            <w:rFonts w:ascii="Calibri" w:eastAsia="Calibri" w:hAnsi="Calibri" w:cs="Times New Roman"/>
            <w:lang w:val="en-US"/>
          </w:rPr>
          <w:tab/>
          <w:t>n "I glance down to see my collar ruffled, probably from being attacked by that hug earlier."</w:t>
        </w:r>
      </w:ins>
    </w:p>
    <w:p w14:paraId="58B2ECA0" w14:textId="77777777" w:rsidR="00181FFC" w:rsidRPr="00181FFC" w:rsidRDefault="00181FFC" w:rsidP="00181FFC">
      <w:pPr>
        <w:spacing w:line="600" w:lineRule="auto"/>
        <w:jc w:val="left"/>
        <w:rPr>
          <w:ins w:id="20376" w:author="UTENTE" w:date="2020-06-30T19:00:00Z"/>
          <w:rFonts w:ascii="Calibri" w:eastAsia="Calibri" w:hAnsi="Calibri" w:cs="Times New Roman"/>
          <w:lang w:val="en-US"/>
        </w:rPr>
      </w:pPr>
      <w:ins w:id="20377" w:author="UTENTE" w:date="2020-06-30T19:00:00Z">
        <w:r w:rsidRPr="00181FFC">
          <w:rPr>
            <w:rFonts w:ascii="Calibri" w:eastAsia="Calibri" w:hAnsi="Calibri" w:cs="Times New Roman"/>
            <w:lang w:val="en-US"/>
          </w:rPr>
          <w:t>681.</w:t>
        </w:r>
        <w:r w:rsidRPr="00181FFC">
          <w:rPr>
            <w:rFonts w:ascii="Calibri" w:eastAsia="Calibri" w:hAnsi="Calibri" w:cs="Times New Roman"/>
            <w:lang w:val="en-US"/>
          </w:rPr>
          <w:tab/>
          <w:t>n "But when I reach to fix it, Luka suddenly steps forward, his delicate hands grabbing the lapels."</w:t>
        </w:r>
      </w:ins>
    </w:p>
    <w:p w14:paraId="632CA012" w14:textId="77777777" w:rsidR="00181FFC" w:rsidRPr="00181FFC" w:rsidRDefault="00181FFC" w:rsidP="00181FFC">
      <w:pPr>
        <w:spacing w:line="600" w:lineRule="auto"/>
        <w:jc w:val="left"/>
        <w:rPr>
          <w:ins w:id="20378" w:author="UTENTE" w:date="2020-06-30T19:00:00Z"/>
          <w:rFonts w:ascii="Calibri" w:eastAsia="Calibri" w:hAnsi="Calibri" w:cs="Times New Roman"/>
          <w:lang w:val="en-US"/>
        </w:rPr>
      </w:pPr>
      <w:ins w:id="20379" w:author="UTENTE" w:date="2020-06-30T19:00:00Z">
        <w:r w:rsidRPr="00181FFC">
          <w:rPr>
            <w:rFonts w:ascii="Calibri" w:eastAsia="Calibri" w:hAnsi="Calibri" w:cs="Times New Roman"/>
            <w:lang w:val="en-US"/>
          </w:rPr>
          <w:t>682.</w:t>
        </w:r>
        <w:r w:rsidRPr="00181FFC">
          <w:rPr>
            <w:rFonts w:ascii="Calibri" w:eastAsia="Calibri" w:hAnsi="Calibri" w:cs="Times New Roman"/>
            <w:lang w:val="en-US"/>
          </w:rPr>
          <w:tab/>
          <w:t>lp "\"You should wear something nicer than this old thing.\""</w:t>
        </w:r>
      </w:ins>
    </w:p>
    <w:p w14:paraId="4205CC99" w14:textId="77777777" w:rsidR="00181FFC" w:rsidRPr="00181FFC" w:rsidRDefault="00181FFC" w:rsidP="00181FFC">
      <w:pPr>
        <w:spacing w:line="600" w:lineRule="auto"/>
        <w:jc w:val="left"/>
        <w:rPr>
          <w:ins w:id="20380" w:author="UTENTE" w:date="2020-06-30T19:00:00Z"/>
          <w:rFonts w:ascii="Calibri" w:eastAsia="Calibri" w:hAnsi="Calibri" w:cs="Times New Roman"/>
          <w:lang w:val="en-US"/>
        </w:rPr>
      </w:pPr>
      <w:ins w:id="20381" w:author="UTENTE" w:date="2020-06-30T19:00:00Z">
        <w:r w:rsidRPr="00181FFC">
          <w:rPr>
            <w:rFonts w:ascii="Calibri" w:eastAsia="Calibri" w:hAnsi="Calibri" w:cs="Times New Roman"/>
            <w:lang w:val="en-US"/>
          </w:rPr>
          <w:t>683.</w:t>
        </w:r>
        <w:r w:rsidRPr="00181FFC">
          <w:rPr>
            <w:rFonts w:ascii="Calibri" w:eastAsia="Calibri" w:hAnsi="Calibri" w:cs="Times New Roman"/>
            <w:lang w:val="en-US"/>
          </w:rPr>
          <w:tab/>
          <w:t>mcp "\"But it's my favorite.\""</w:t>
        </w:r>
      </w:ins>
    </w:p>
    <w:p w14:paraId="7386DF4C" w14:textId="77777777" w:rsidR="00181FFC" w:rsidRPr="00181FFC" w:rsidRDefault="00181FFC" w:rsidP="00181FFC">
      <w:pPr>
        <w:spacing w:line="600" w:lineRule="auto"/>
        <w:jc w:val="left"/>
        <w:rPr>
          <w:ins w:id="20382" w:author="UTENTE" w:date="2020-06-30T19:00:00Z"/>
          <w:rFonts w:ascii="Calibri" w:eastAsia="Calibri" w:hAnsi="Calibri" w:cs="Times New Roman"/>
          <w:lang w:val="en-US"/>
        </w:rPr>
      </w:pPr>
      <w:ins w:id="20383" w:author="UTENTE" w:date="2020-06-30T19:00:00Z">
        <w:r w:rsidRPr="00181FFC">
          <w:rPr>
            <w:rFonts w:ascii="Calibri" w:eastAsia="Calibri" w:hAnsi="Calibri" w:cs="Times New Roman"/>
            <w:lang w:val="en-US"/>
          </w:rPr>
          <w:t>684.</w:t>
        </w:r>
        <w:r w:rsidRPr="00181FFC">
          <w:rPr>
            <w:rFonts w:ascii="Calibri" w:eastAsia="Calibri" w:hAnsi="Calibri" w:cs="Times New Roman"/>
            <w:lang w:val="en-US"/>
          </w:rPr>
          <w:tab/>
          <w:t>lp "\"Yeah, well, you're missing a button, and there's a coffee stain here…\""</w:t>
        </w:r>
      </w:ins>
    </w:p>
    <w:p w14:paraId="18315F06" w14:textId="77777777" w:rsidR="00181FFC" w:rsidRPr="00181FFC" w:rsidRDefault="00181FFC" w:rsidP="00181FFC">
      <w:pPr>
        <w:spacing w:line="600" w:lineRule="auto"/>
        <w:jc w:val="left"/>
        <w:rPr>
          <w:ins w:id="20384" w:author="UTENTE" w:date="2020-06-30T19:00:00Z"/>
          <w:rFonts w:ascii="Calibri" w:eastAsia="Calibri" w:hAnsi="Calibri" w:cs="Times New Roman"/>
          <w:lang w:val="en-US"/>
        </w:rPr>
      </w:pPr>
      <w:ins w:id="20385" w:author="UTENTE" w:date="2020-06-30T19:00:00Z">
        <w:r w:rsidRPr="00181FFC">
          <w:rPr>
            <w:rFonts w:ascii="Calibri" w:eastAsia="Calibri" w:hAnsi="Calibri" w:cs="Times New Roman"/>
            <w:lang w:val="en-US"/>
          </w:rPr>
          <w:t>685.</w:t>
        </w:r>
        <w:r w:rsidRPr="00181FFC">
          <w:rPr>
            <w:rFonts w:ascii="Calibri" w:eastAsia="Calibri" w:hAnsi="Calibri" w:cs="Times New Roman"/>
            <w:lang w:val="en-US"/>
          </w:rPr>
          <w:tab/>
          <w:t>lp "\"We should really go on a shopping tri––\""</w:t>
        </w:r>
      </w:ins>
    </w:p>
    <w:p w14:paraId="391718C3" w14:textId="77777777" w:rsidR="00181FFC" w:rsidRPr="00181FFC" w:rsidRDefault="00181FFC" w:rsidP="00181FFC">
      <w:pPr>
        <w:spacing w:line="600" w:lineRule="auto"/>
        <w:jc w:val="left"/>
        <w:rPr>
          <w:ins w:id="20386" w:author="UTENTE" w:date="2020-06-30T19:00:00Z"/>
          <w:rFonts w:ascii="Calibri" w:eastAsia="Calibri" w:hAnsi="Calibri" w:cs="Times New Roman"/>
          <w:lang w:val="en-US"/>
        </w:rPr>
      </w:pPr>
      <w:ins w:id="20387" w:author="UTENTE" w:date="2020-06-30T19:00:00Z">
        <w:r w:rsidRPr="00181FFC">
          <w:rPr>
            <w:rFonts w:ascii="Calibri" w:eastAsia="Calibri" w:hAnsi="Calibri" w:cs="Times New Roman"/>
            <w:lang w:val="en-US"/>
          </w:rPr>
          <w:t>686.</w:t>
        </w:r>
        <w:r w:rsidRPr="00181FFC">
          <w:rPr>
            <w:rFonts w:ascii="Calibri" w:eastAsia="Calibri" w:hAnsi="Calibri" w:cs="Times New Roman"/>
            <w:lang w:val="en-US"/>
          </w:rPr>
          <w:tab/>
          <w:t>mcp "\"Luka.\""</w:t>
        </w:r>
      </w:ins>
    </w:p>
    <w:p w14:paraId="461DB16E" w14:textId="77777777" w:rsidR="00181FFC" w:rsidRPr="00181FFC" w:rsidRDefault="00181FFC" w:rsidP="00181FFC">
      <w:pPr>
        <w:spacing w:line="600" w:lineRule="auto"/>
        <w:jc w:val="left"/>
        <w:rPr>
          <w:ins w:id="20388" w:author="UTENTE" w:date="2020-06-30T19:00:00Z"/>
          <w:rFonts w:ascii="Calibri" w:eastAsia="Calibri" w:hAnsi="Calibri" w:cs="Times New Roman"/>
          <w:lang w:val="en-US"/>
        </w:rPr>
      </w:pPr>
      <w:ins w:id="20389" w:author="UTENTE" w:date="2020-06-30T19:00:00Z">
        <w:r w:rsidRPr="00181FFC">
          <w:rPr>
            <w:rFonts w:ascii="Calibri" w:eastAsia="Calibri" w:hAnsi="Calibri" w:cs="Times New Roman"/>
            <w:lang w:val="en-US"/>
          </w:rPr>
          <w:t>687.</w:t>
        </w:r>
        <w:r w:rsidRPr="00181FFC">
          <w:rPr>
            <w:rFonts w:ascii="Calibri" w:eastAsia="Calibri" w:hAnsi="Calibri" w:cs="Times New Roman"/>
            <w:lang w:val="en-US"/>
          </w:rPr>
          <w:tab/>
          <w:t>lp "\"…\""</w:t>
        </w:r>
      </w:ins>
    </w:p>
    <w:p w14:paraId="7C2C9276" w14:textId="77777777" w:rsidR="00181FFC" w:rsidRPr="00181FFC" w:rsidRDefault="00181FFC" w:rsidP="00181FFC">
      <w:pPr>
        <w:spacing w:line="600" w:lineRule="auto"/>
        <w:jc w:val="left"/>
        <w:rPr>
          <w:ins w:id="20390" w:author="UTENTE" w:date="2020-06-30T19:00:00Z"/>
          <w:rFonts w:ascii="Calibri" w:eastAsia="Calibri" w:hAnsi="Calibri" w:cs="Times New Roman"/>
          <w:lang w:val="en-US"/>
        </w:rPr>
      </w:pPr>
      <w:ins w:id="20391" w:author="UTENTE" w:date="2020-06-30T19:00:00Z">
        <w:r w:rsidRPr="00181FFC">
          <w:rPr>
            <w:rFonts w:ascii="Calibri" w:eastAsia="Calibri" w:hAnsi="Calibri" w:cs="Times New Roman"/>
            <w:lang w:val="en-US"/>
          </w:rPr>
          <w:t>688.</w:t>
        </w:r>
        <w:r w:rsidRPr="00181FFC">
          <w:rPr>
            <w:rFonts w:ascii="Calibri" w:eastAsia="Calibri" w:hAnsi="Calibri" w:cs="Times New Roman"/>
            <w:lang w:val="en-US"/>
          </w:rPr>
          <w:tab/>
          <w:t>n "He raises his head, and suddenly his two bright eyes are inches away from mine."</w:t>
        </w:r>
      </w:ins>
    </w:p>
    <w:p w14:paraId="54FBC056" w14:textId="77777777" w:rsidR="00181FFC" w:rsidRPr="00181FFC" w:rsidRDefault="00181FFC" w:rsidP="00181FFC">
      <w:pPr>
        <w:spacing w:line="600" w:lineRule="auto"/>
        <w:jc w:val="left"/>
        <w:rPr>
          <w:ins w:id="20392" w:author="UTENTE" w:date="2020-06-30T19:00:00Z"/>
          <w:rFonts w:ascii="Calibri" w:eastAsia="Calibri" w:hAnsi="Calibri" w:cs="Times New Roman"/>
          <w:lang w:val="en-US"/>
        </w:rPr>
      </w:pPr>
      <w:ins w:id="20393" w:author="UTENTE" w:date="2020-06-30T19:00:00Z">
        <w:r w:rsidRPr="00181FFC">
          <w:rPr>
            <w:rFonts w:ascii="Calibri" w:eastAsia="Calibri" w:hAnsi="Calibri" w:cs="Times New Roman"/>
            <w:lang w:val="en-US"/>
          </w:rPr>
          <w:t>689.</w:t>
        </w:r>
        <w:r w:rsidRPr="00181FFC">
          <w:rPr>
            <w:rFonts w:ascii="Calibri" w:eastAsia="Calibri" w:hAnsi="Calibri" w:cs="Times New Roman"/>
            <w:lang w:val="en-US"/>
          </w:rPr>
          <w:tab/>
          <w:t>n "Our lips are so close that I can feel the fluttering of his breath."</w:t>
        </w:r>
        <w:r w:rsidRPr="00181FFC">
          <w:rPr>
            <w:rFonts w:ascii="Calibri" w:eastAsia="Calibri" w:hAnsi="Calibri" w:cs="Times New Roman"/>
            <w:lang w:val="en-US"/>
          </w:rPr>
          <w:br w:type="page"/>
        </w:r>
      </w:ins>
    </w:p>
    <w:p w14:paraId="590E8CAA" w14:textId="77777777" w:rsidR="00181FFC" w:rsidRPr="00181FFC" w:rsidRDefault="00181FFC" w:rsidP="00181FFC">
      <w:pPr>
        <w:spacing w:line="600" w:lineRule="auto"/>
        <w:jc w:val="left"/>
        <w:rPr>
          <w:ins w:id="20394" w:author="UTENTE" w:date="2020-06-30T19:00:00Z"/>
          <w:rFonts w:ascii="Calibri" w:eastAsia="Calibri" w:hAnsi="Calibri" w:cs="Times New Roman"/>
        </w:rPr>
      </w:pPr>
      <w:ins w:id="20395" w:author="UTENTE" w:date="2020-06-30T19:00:00Z">
        <w:r w:rsidRPr="00181FFC">
          <w:rPr>
            <w:rFonts w:ascii="Calibri" w:eastAsia="Calibri" w:hAnsi="Calibri" w:cs="Times New Roman"/>
          </w:rPr>
          <w:lastRenderedPageBreak/>
          <w:t>676.</w:t>
        </w:r>
        <w:r w:rsidRPr="00181FFC">
          <w:rPr>
            <w:rFonts w:ascii="Calibri" w:eastAsia="Calibri" w:hAnsi="Calibri" w:cs="Times New Roman"/>
          </w:rPr>
          <w:tab/>
          <w:t>mc "\"Dovrei proprio tornare a casa, Luka. Devo prendere alcune cose prima di iniziare il mio turno.\""</w:t>
        </w:r>
      </w:ins>
    </w:p>
    <w:p w14:paraId="1E374567" w14:textId="77777777" w:rsidR="00181FFC" w:rsidRPr="00181FFC" w:rsidRDefault="00181FFC" w:rsidP="00181FFC">
      <w:pPr>
        <w:spacing w:line="600" w:lineRule="auto"/>
        <w:jc w:val="left"/>
        <w:rPr>
          <w:ins w:id="20396" w:author="UTENTE" w:date="2020-06-30T19:00:00Z"/>
          <w:rFonts w:ascii="Calibri" w:eastAsia="Calibri" w:hAnsi="Calibri" w:cs="Times New Roman"/>
        </w:rPr>
      </w:pPr>
      <w:ins w:id="20397" w:author="UTENTE" w:date="2020-06-30T19:00:00Z">
        <w:r w:rsidRPr="00181FFC">
          <w:rPr>
            <w:rFonts w:ascii="Calibri" w:eastAsia="Calibri" w:hAnsi="Calibri" w:cs="Times New Roman"/>
          </w:rPr>
          <w:t>677.</w:t>
        </w:r>
        <w:r w:rsidRPr="00181FFC">
          <w:rPr>
            <w:rFonts w:ascii="Calibri" w:eastAsia="Calibri" w:hAnsi="Calibri" w:cs="Times New Roman"/>
          </w:rPr>
          <w:tab/>
          <w:t>n "Alla fine, mi sciolgo dalla stretta di Luka e mi alzo in piedi, offrendogli una mano."</w:t>
        </w:r>
      </w:ins>
    </w:p>
    <w:p w14:paraId="496E4C9F" w14:textId="77777777" w:rsidR="00181FFC" w:rsidRPr="00181FFC" w:rsidRDefault="00181FFC" w:rsidP="00181FFC">
      <w:pPr>
        <w:spacing w:line="600" w:lineRule="auto"/>
        <w:jc w:val="left"/>
        <w:rPr>
          <w:ins w:id="20398" w:author="UTENTE" w:date="2020-06-30T19:00:00Z"/>
          <w:rFonts w:ascii="Calibri" w:eastAsia="Calibri" w:hAnsi="Calibri" w:cs="Times New Roman"/>
        </w:rPr>
      </w:pPr>
      <w:ins w:id="20399" w:author="UTENTE" w:date="2020-06-30T19:00:00Z">
        <w:r w:rsidRPr="00181FFC">
          <w:rPr>
            <w:rFonts w:ascii="Calibri" w:eastAsia="Calibri" w:hAnsi="Calibri" w:cs="Times New Roman"/>
          </w:rPr>
          <w:t>678.</w:t>
        </w:r>
        <w:r w:rsidRPr="00181FFC">
          <w:rPr>
            <w:rFonts w:ascii="Calibri" w:eastAsia="Calibri" w:hAnsi="Calibri" w:cs="Times New Roman"/>
          </w:rPr>
          <w:tab/>
          <w:t>l "\"La tua giacca è tutta stropicciata.\""</w:t>
        </w:r>
      </w:ins>
    </w:p>
    <w:p w14:paraId="277E3F30" w14:textId="77777777" w:rsidR="00181FFC" w:rsidRPr="00181FFC" w:rsidRDefault="00181FFC" w:rsidP="00181FFC">
      <w:pPr>
        <w:spacing w:line="600" w:lineRule="auto"/>
        <w:jc w:val="left"/>
        <w:rPr>
          <w:ins w:id="20400" w:author="UTENTE" w:date="2020-06-30T19:00:00Z"/>
          <w:rFonts w:ascii="Calibri" w:eastAsia="Calibri" w:hAnsi="Calibri" w:cs="Times New Roman"/>
        </w:rPr>
      </w:pPr>
      <w:ins w:id="20401" w:author="UTENTE" w:date="2020-06-30T19:00:00Z">
        <w:r w:rsidRPr="00181FFC">
          <w:rPr>
            <w:rFonts w:ascii="Calibri" w:eastAsia="Calibri" w:hAnsi="Calibri" w:cs="Times New Roman"/>
          </w:rPr>
          <w:t>679.</w:t>
        </w:r>
        <w:r w:rsidRPr="00181FFC">
          <w:rPr>
            <w:rFonts w:ascii="Calibri" w:eastAsia="Calibri" w:hAnsi="Calibri" w:cs="Times New Roman"/>
          </w:rPr>
          <w:tab/>
          <w:t>mc "\"Sì?\""</w:t>
        </w:r>
      </w:ins>
    </w:p>
    <w:p w14:paraId="314ADC98" w14:textId="77777777" w:rsidR="00181FFC" w:rsidRPr="00181FFC" w:rsidRDefault="00181FFC" w:rsidP="00181FFC">
      <w:pPr>
        <w:spacing w:line="600" w:lineRule="auto"/>
        <w:jc w:val="left"/>
        <w:rPr>
          <w:ins w:id="20402" w:author="UTENTE" w:date="2020-06-30T19:00:00Z"/>
          <w:rFonts w:ascii="Calibri" w:eastAsia="Calibri" w:hAnsi="Calibri" w:cs="Times New Roman"/>
        </w:rPr>
      </w:pPr>
      <w:ins w:id="20403" w:author="UTENTE" w:date="2020-06-30T19:00:00Z">
        <w:r w:rsidRPr="00181FFC">
          <w:rPr>
            <w:rFonts w:ascii="Calibri" w:eastAsia="Calibri" w:hAnsi="Calibri" w:cs="Times New Roman"/>
          </w:rPr>
          <w:t>680.</w:t>
        </w:r>
        <w:r w:rsidRPr="00181FFC">
          <w:rPr>
            <w:rFonts w:ascii="Calibri" w:eastAsia="Calibri" w:hAnsi="Calibri" w:cs="Times New Roman"/>
          </w:rPr>
          <w:tab/>
          <w:t>n "Guardo in basso e vedo il mio colletto pieghettato, probabilmente dall'attacco-abbraccio   di prima."</w:t>
        </w:r>
      </w:ins>
    </w:p>
    <w:p w14:paraId="1FFD89FD" w14:textId="77777777" w:rsidR="00181FFC" w:rsidRPr="00181FFC" w:rsidRDefault="00181FFC" w:rsidP="00181FFC">
      <w:pPr>
        <w:spacing w:line="600" w:lineRule="auto"/>
        <w:jc w:val="left"/>
        <w:rPr>
          <w:ins w:id="20404" w:author="UTENTE" w:date="2020-06-30T19:00:00Z"/>
          <w:rFonts w:ascii="Calibri" w:eastAsia="Calibri" w:hAnsi="Calibri" w:cs="Times New Roman"/>
        </w:rPr>
      </w:pPr>
      <w:ins w:id="20405" w:author="UTENTE" w:date="2020-06-30T19:00:00Z">
        <w:r w:rsidRPr="00181FFC">
          <w:rPr>
            <w:rFonts w:ascii="Calibri" w:eastAsia="Calibri" w:hAnsi="Calibri" w:cs="Times New Roman"/>
          </w:rPr>
          <w:t>681.</w:t>
        </w:r>
        <w:r w:rsidRPr="00181FFC">
          <w:rPr>
            <w:rFonts w:ascii="Calibri" w:eastAsia="Calibri" w:hAnsi="Calibri" w:cs="Times New Roman"/>
          </w:rPr>
          <w:tab/>
          <w:t>n "Ma quando faccio per aggiustarlo, Luka si alza improvvisamente, le sue delicate mani afferrano il colletto."</w:t>
        </w:r>
      </w:ins>
    </w:p>
    <w:p w14:paraId="5CA36F6C" w14:textId="77777777" w:rsidR="00181FFC" w:rsidRPr="00181FFC" w:rsidRDefault="00181FFC" w:rsidP="00181FFC">
      <w:pPr>
        <w:spacing w:line="600" w:lineRule="auto"/>
        <w:jc w:val="left"/>
        <w:rPr>
          <w:ins w:id="20406" w:author="UTENTE" w:date="2020-06-30T19:00:00Z"/>
          <w:rFonts w:ascii="Calibri" w:eastAsia="Calibri" w:hAnsi="Calibri" w:cs="Times New Roman"/>
        </w:rPr>
      </w:pPr>
      <w:ins w:id="20407" w:author="UTENTE" w:date="2020-06-30T19:00:00Z">
        <w:r w:rsidRPr="00181FFC">
          <w:rPr>
            <w:rFonts w:ascii="Calibri" w:eastAsia="Calibri" w:hAnsi="Calibri" w:cs="Times New Roman"/>
          </w:rPr>
          <w:t>682.</w:t>
        </w:r>
        <w:r w:rsidRPr="00181FFC">
          <w:rPr>
            <w:rFonts w:ascii="Calibri" w:eastAsia="Calibri" w:hAnsi="Calibri" w:cs="Times New Roman"/>
          </w:rPr>
          <w:tab/>
          <w:t>lp "\"Dovresti indossare qualcosa di più carino di questa vecchia robaccia.\""</w:t>
        </w:r>
      </w:ins>
    </w:p>
    <w:p w14:paraId="04F66B23" w14:textId="77777777" w:rsidR="00181FFC" w:rsidRPr="00181FFC" w:rsidRDefault="00181FFC" w:rsidP="00181FFC">
      <w:pPr>
        <w:spacing w:line="600" w:lineRule="auto"/>
        <w:jc w:val="left"/>
        <w:rPr>
          <w:ins w:id="20408" w:author="UTENTE" w:date="2020-06-30T19:00:00Z"/>
          <w:rFonts w:ascii="Calibri" w:eastAsia="Calibri" w:hAnsi="Calibri" w:cs="Times New Roman"/>
        </w:rPr>
      </w:pPr>
      <w:ins w:id="20409" w:author="UTENTE" w:date="2020-06-30T19:00:00Z">
        <w:r w:rsidRPr="00181FFC">
          <w:rPr>
            <w:rFonts w:ascii="Calibri" w:eastAsia="Calibri" w:hAnsi="Calibri" w:cs="Times New Roman"/>
          </w:rPr>
          <w:t>683.</w:t>
        </w:r>
        <w:r w:rsidRPr="00181FFC">
          <w:rPr>
            <w:rFonts w:ascii="Calibri" w:eastAsia="Calibri" w:hAnsi="Calibri" w:cs="Times New Roman"/>
          </w:rPr>
          <w:tab/>
          <w:t>mcp "\"Ma è la mia giacca preferita.\""</w:t>
        </w:r>
      </w:ins>
    </w:p>
    <w:p w14:paraId="7C78DC94" w14:textId="77777777" w:rsidR="00181FFC" w:rsidRPr="00181FFC" w:rsidRDefault="00181FFC" w:rsidP="00181FFC">
      <w:pPr>
        <w:spacing w:line="600" w:lineRule="auto"/>
        <w:jc w:val="left"/>
        <w:rPr>
          <w:ins w:id="20410" w:author="UTENTE" w:date="2020-06-30T19:00:00Z"/>
          <w:rFonts w:ascii="Calibri" w:eastAsia="Calibri" w:hAnsi="Calibri" w:cs="Times New Roman"/>
        </w:rPr>
      </w:pPr>
      <w:ins w:id="20411" w:author="UTENTE" w:date="2020-06-30T19:00:00Z">
        <w:r w:rsidRPr="00181FFC">
          <w:rPr>
            <w:rFonts w:ascii="Calibri" w:eastAsia="Calibri" w:hAnsi="Calibri" w:cs="Times New Roman"/>
          </w:rPr>
          <w:t>684.</w:t>
        </w:r>
        <w:r w:rsidRPr="00181FFC">
          <w:rPr>
            <w:rFonts w:ascii="Calibri" w:eastAsia="Calibri" w:hAnsi="Calibri" w:cs="Times New Roman"/>
          </w:rPr>
          <w:tab/>
          <w:t>lp "\"Beh allora, ti manca un bottone, e c'è una macchia di caffè qui…\""</w:t>
        </w:r>
      </w:ins>
    </w:p>
    <w:p w14:paraId="43B302D1" w14:textId="77777777" w:rsidR="00181FFC" w:rsidRPr="00181FFC" w:rsidRDefault="00181FFC" w:rsidP="00181FFC">
      <w:pPr>
        <w:spacing w:line="600" w:lineRule="auto"/>
        <w:jc w:val="left"/>
        <w:rPr>
          <w:ins w:id="20412" w:author="UTENTE" w:date="2020-06-30T19:00:00Z"/>
          <w:rFonts w:ascii="Calibri" w:eastAsia="Calibri" w:hAnsi="Calibri" w:cs="Times New Roman"/>
        </w:rPr>
      </w:pPr>
      <w:ins w:id="20413" w:author="UTENTE" w:date="2020-06-30T19:00:00Z">
        <w:r w:rsidRPr="00181FFC">
          <w:rPr>
            <w:rFonts w:ascii="Calibri" w:eastAsia="Calibri" w:hAnsi="Calibri" w:cs="Times New Roman"/>
          </w:rPr>
          <w:t>685.</w:t>
        </w:r>
        <w:r w:rsidRPr="00181FFC">
          <w:rPr>
            <w:rFonts w:ascii="Calibri" w:eastAsia="Calibri" w:hAnsi="Calibri" w:cs="Times New Roman"/>
          </w:rPr>
          <w:tab/>
          <w:t>lp "\"Dovesti proprio fare un po' di shoppin--\""</w:t>
        </w:r>
      </w:ins>
    </w:p>
    <w:p w14:paraId="457FD8E1" w14:textId="77777777" w:rsidR="00181FFC" w:rsidRPr="00181FFC" w:rsidRDefault="00181FFC" w:rsidP="00181FFC">
      <w:pPr>
        <w:spacing w:line="600" w:lineRule="auto"/>
        <w:jc w:val="left"/>
        <w:rPr>
          <w:ins w:id="20414" w:author="UTENTE" w:date="2020-06-30T19:00:00Z"/>
          <w:rFonts w:ascii="Calibri" w:eastAsia="Calibri" w:hAnsi="Calibri" w:cs="Times New Roman"/>
        </w:rPr>
      </w:pPr>
      <w:ins w:id="20415" w:author="UTENTE" w:date="2020-06-30T19:00:00Z">
        <w:r w:rsidRPr="00181FFC">
          <w:rPr>
            <w:rFonts w:ascii="Calibri" w:eastAsia="Calibri" w:hAnsi="Calibri" w:cs="Times New Roman"/>
          </w:rPr>
          <w:t>686.</w:t>
        </w:r>
        <w:r w:rsidRPr="00181FFC">
          <w:rPr>
            <w:rFonts w:ascii="Calibri" w:eastAsia="Calibri" w:hAnsi="Calibri" w:cs="Times New Roman"/>
          </w:rPr>
          <w:tab/>
          <w:t>mcp "\"Luka.\""</w:t>
        </w:r>
      </w:ins>
    </w:p>
    <w:p w14:paraId="54AFF81E" w14:textId="77777777" w:rsidR="00181FFC" w:rsidRPr="00181FFC" w:rsidRDefault="00181FFC" w:rsidP="00181FFC">
      <w:pPr>
        <w:spacing w:line="600" w:lineRule="auto"/>
        <w:jc w:val="left"/>
        <w:rPr>
          <w:ins w:id="20416" w:author="UTENTE" w:date="2020-06-30T19:00:00Z"/>
          <w:rFonts w:ascii="Calibri" w:eastAsia="Calibri" w:hAnsi="Calibri" w:cs="Times New Roman"/>
        </w:rPr>
      </w:pPr>
      <w:ins w:id="20417" w:author="UTENTE" w:date="2020-06-30T19:00:00Z">
        <w:r w:rsidRPr="00181FFC">
          <w:rPr>
            <w:rFonts w:ascii="Calibri" w:eastAsia="Calibri" w:hAnsi="Calibri" w:cs="Times New Roman"/>
          </w:rPr>
          <w:t>687.</w:t>
        </w:r>
        <w:r w:rsidRPr="00181FFC">
          <w:rPr>
            <w:rFonts w:ascii="Calibri" w:eastAsia="Calibri" w:hAnsi="Calibri" w:cs="Times New Roman"/>
          </w:rPr>
          <w:tab/>
          <w:t>lp "\"…\""</w:t>
        </w:r>
      </w:ins>
    </w:p>
    <w:p w14:paraId="7DCE8291" w14:textId="77777777" w:rsidR="00181FFC" w:rsidRPr="00181FFC" w:rsidRDefault="00181FFC" w:rsidP="00181FFC">
      <w:pPr>
        <w:spacing w:line="600" w:lineRule="auto"/>
        <w:jc w:val="left"/>
        <w:rPr>
          <w:ins w:id="20418" w:author="UTENTE" w:date="2020-06-30T19:00:00Z"/>
          <w:rFonts w:ascii="Calibri" w:eastAsia="Calibri" w:hAnsi="Calibri" w:cs="Times New Roman"/>
        </w:rPr>
      </w:pPr>
      <w:ins w:id="20419" w:author="UTENTE" w:date="2020-06-30T19:00:00Z">
        <w:r w:rsidRPr="00181FFC">
          <w:rPr>
            <w:rFonts w:ascii="Calibri" w:eastAsia="Calibri" w:hAnsi="Calibri" w:cs="Times New Roman"/>
          </w:rPr>
          <w:t>688.</w:t>
        </w:r>
        <w:r w:rsidRPr="00181FFC">
          <w:rPr>
            <w:rFonts w:ascii="Calibri" w:eastAsia="Calibri" w:hAnsi="Calibri" w:cs="Times New Roman"/>
          </w:rPr>
          <w:tab/>
          <w:t>n "Solleva la testa e improvvisamente i suoi luminosi occhi sono a pochi centimetri dai miei."</w:t>
        </w:r>
      </w:ins>
    </w:p>
    <w:p w14:paraId="7673F58D" w14:textId="77777777" w:rsidR="00181FFC" w:rsidRPr="00181FFC" w:rsidRDefault="00181FFC" w:rsidP="00181FFC">
      <w:pPr>
        <w:spacing w:line="600" w:lineRule="auto"/>
        <w:jc w:val="left"/>
        <w:rPr>
          <w:ins w:id="20420" w:author="UTENTE" w:date="2020-06-30T19:00:00Z"/>
          <w:rFonts w:ascii="Calibri" w:eastAsia="Calibri" w:hAnsi="Calibri" w:cs="Times New Roman"/>
        </w:rPr>
      </w:pPr>
      <w:ins w:id="20421" w:author="UTENTE" w:date="2020-06-30T19:00:00Z">
        <w:r w:rsidRPr="00181FFC">
          <w:rPr>
            <w:rFonts w:ascii="Calibri" w:eastAsia="Calibri" w:hAnsi="Calibri" w:cs="Times New Roman"/>
          </w:rPr>
          <w:t>689.</w:t>
        </w:r>
        <w:r w:rsidRPr="00181FFC">
          <w:rPr>
            <w:rFonts w:ascii="Calibri" w:eastAsia="Calibri" w:hAnsi="Calibri" w:cs="Times New Roman"/>
          </w:rPr>
          <w:tab/>
          <w:t>n "Le nostre labbra sono così vicine che posso sentire il solletichio del suo respiro." </w:t>
        </w:r>
        <w:r w:rsidRPr="00181FFC">
          <w:rPr>
            <w:rFonts w:ascii="Calibri" w:eastAsia="Calibri" w:hAnsi="Calibri" w:cs="Times New Roman"/>
          </w:rPr>
          <w:br w:type="page"/>
        </w:r>
      </w:ins>
    </w:p>
    <w:p w14:paraId="59A00C3F" w14:textId="77777777" w:rsidR="00181FFC" w:rsidRPr="00181FFC" w:rsidRDefault="00181FFC" w:rsidP="00181FFC">
      <w:pPr>
        <w:spacing w:line="600" w:lineRule="auto"/>
        <w:jc w:val="left"/>
        <w:rPr>
          <w:ins w:id="20422" w:author="UTENTE" w:date="2020-06-30T19:00:00Z"/>
          <w:rFonts w:ascii="Calibri" w:eastAsia="Calibri" w:hAnsi="Calibri" w:cs="Times New Roman"/>
          <w:lang w:val="en-US"/>
        </w:rPr>
      </w:pPr>
      <w:ins w:id="20423" w:author="UTENTE" w:date="2020-06-30T19:00:00Z">
        <w:r w:rsidRPr="00181FFC">
          <w:rPr>
            <w:rFonts w:ascii="Calibri" w:eastAsia="Calibri" w:hAnsi="Calibri" w:cs="Times New Roman"/>
            <w:lang w:val="en-US"/>
          </w:rPr>
          <w:lastRenderedPageBreak/>
          <w:t>690.</w:t>
        </w:r>
        <w:r w:rsidRPr="00181FFC">
          <w:rPr>
            <w:rFonts w:ascii="Calibri" w:eastAsia="Calibri" w:hAnsi="Calibri" w:cs="Times New Roman"/>
            <w:lang w:val="en-US"/>
          </w:rPr>
          <w:tab/>
          <w:t>mc "\"Did I ever tell you how bad you are at flirting?\""</w:t>
        </w:r>
      </w:ins>
    </w:p>
    <w:p w14:paraId="6C02A79F" w14:textId="77777777" w:rsidR="00181FFC" w:rsidRPr="00181FFC" w:rsidRDefault="00181FFC" w:rsidP="00181FFC">
      <w:pPr>
        <w:spacing w:line="600" w:lineRule="auto"/>
        <w:jc w:val="left"/>
        <w:rPr>
          <w:ins w:id="20424" w:author="UTENTE" w:date="2020-06-30T19:00:00Z"/>
          <w:rFonts w:ascii="Calibri" w:eastAsia="Calibri" w:hAnsi="Calibri" w:cs="Times New Roman"/>
          <w:lang w:val="en-US"/>
        </w:rPr>
      </w:pPr>
      <w:ins w:id="20425" w:author="UTENTE" w:date="2020-06-30T19:00:00Z">
        <w:r w:rsidRPr="00181FFC">
          <w:rPr>
            <w:rFonts w:ascii="Calibri" w:eastAsia="Calibri" w:hAnsi="Calibri" w:cs="Times New Roman"/>
            <w:lang w:val="en-US"/>
          </w:rPr>
          <w:t>691.</w:t>
        </w:r>
        <w:r w:rsidRPr="00181FFC">
          <w:rPr>
            <w:rFonts w:ascii="Calibri" w:eastAsia="Calibri" w:hAnsi="Calibri" w:cs="Times New Roman"/>
            <w:lang w:val="en-US"/>
          </w:rPr>
          <w:tab/>
          <w:t>l "\"Wh-what do you…\""</w:t>
        </w:r>
      </w:ins>
    </w:p>
    <w:p w14:paraId="3CE57DB1" w14:textId="77777777" w:rsidR="00181FFC" w:rsidRPr="00181FFC" w:rsidRDefault="00181FFC" w:rsidP="00181FFC">
      <w:pPr>
        <w:spacing w:line="600" w:lineRule="auto"/>
        <w:jc w:val="left"/>
        <w:rPr>
          <w:ins w:id="20426" w:author="UTENTE" w:date="2020-06-30T19:00:00Z"/>
          <w:rFonts w:ascii="Calibri" w:eastAsia="Calibri" w:hAnsi="Calibri" w:cs="Times New Roman"/>
          <w:lang w:val="en-US"/>
        </w:rPr>
      </w:pPr>
      <w:ins w:id="20427" w:author="UTENTE" w:date="2020-06-30T19:00:00Z">
        <w:r w:rsidRPr="00181FFC">
          <w:rPr>
            <w:rFonts w:ascii="Calibri" w:eastAsia="Calibri" w:hAnsi="Calibri" w:cs="Times New Roman"/>
            <w:lang w:val="en-US"/>
          </w:rPr>
          <w:t>692.</w:t>
        </w:r>
        <w:r w:rsidRPr="00181FFC">
          <w:rPr>
            <w:rFonts w:ascii="Calibri" w:eastAsia="Calibri" w:hAnsi="Calibri" w:cs="Times New Roman"/>
            <w:lang w:val="en-US"/>
          </w:rPr>
          <w:tab/>
          <w:t>mc "\"Really, really bad.\""</w:t>
        </w:r>
      </w:ins>
    </w:p>
    <w:p w14:paraId="4B13BDC0" w14:textId="77777777" w:rsidR="00181FFC" w:rsidRPr="00181FFC" w:rsidRDefault="00181FFC" w:rsidP="00181FFC">
      <w:pPr>
        <w:spacing w:line="600" w:lineRule="auto"/>
        <w:jc w:val="left"/>
        <w:rPr>
          <w:ins w:id="20428" w:author="UTENTE" w:date="2020-06-30T19:00:00Z"/>
          <w:rFonts w:ascii="Calibri" w:eastAsia="Calibri" w:hAnsi="Calibri" w:cs="Times New Roman"/>
          <w:lang w:val="en-US"/>
        </w:rPr>
      </w:pPr>
      <w:ins w:id="20429" w:author="UTENTE" w:date="2020-06-30T19:00:00Z">
        <w:r w:rsidRPr="00181FFC">
          <w:rPr>
            <w:rFonts w:ascii="Calibri" w:eastAsia="Calibri" w:hAnsi="Calibri" w:cs="Times New Roman"/>
            <w:lang w:val="en-US"/>
          </w:rPr>
          <w:t>693.</w:t>
        </w:r>
        <w:r w:rsidRPr="00181FFC">
          <w:rPr>
            <w:rFonts w:ascii="Calibri" w:eastAsia="Calibri" w:hAnsi="Calibri" w:cs="Times New Roman"/>
            <w:lang w:val="en-US"/>
          </w:rPr>
          <w:tab/>
          <w:t>n "As I whisper a few teasing words against his cheek, Luka swallows audibly."</w:t>
        </w:r>
      </w:ins>
    </w:p>
    <w:p w14:paraId="4F634F68" w14:textId="77777777" w:rsidR="00181FFC" w:rsidRPr="00181FFC" w:rsidRDefault="00181FFC" w:rsidP="00181FFC">
      <w:pPr>
        <w:spacing w:line="600" w:lineRule="auto"/>
        <w:jc w:val="left"/>
        <w:rPr>
          <w:ins w:id="20430" w:author="UTENTE" w:date="2020-06-30T19:00:00Z"/>
          <w:rFonts w:ascii="Calibri" w:eastAsia="Calibri" w:hAnsi="Calibri" w:cs="Times New Roman"/>
          <w:lang w:val="en-US"/>
        </w:rPr>
      </w:pPr>
      <w:ins w:id="20431" w:author="UTENTE" w:date="2020-06-30T19:00:00Z">
        <w:r w:rsidRPr="00181FFC">
          <w:rPr>
            <w:rFonts w:ascii="Calibri" w:eastAsia="Calibri" w:hAnsi="Calibri" w:cs="Times New Roman"/>
            <w:lang w:val="en-US"/>
          </w:rPr>
          <w:t>694.</w:t>
        </w:r>
        <w:r w:rsidRPr="00181FFC">
          <w:rPr>
            <w:rFonts w:ascii="Calibri" w:eastAsia="Calibri" w:hAnsi="Calibri" w:cs="Times New Roman"/>
            <w:lang w:val="en-US"/>
          </w:rPr>
          <w:tab/>
          <w:t>n "I half-expect him to suddenly turn and bolt, but a second later…"</w:t>
        </w:r>
      </w:ins>
    </w:p>
    <w:p w14:paraId="2FEA2EC3" w14:textId="77777777" w:rsidR="00181FFC" w:rsidRPr="00181FFC" w:rsidRDefault="00181FFC" w:rsidP="00181FFC">
      <w:pPr>
        <w:spacing w:line="600" w:lineRule="auto"/>
        <w:jc w:val="left"/>
        <w:rPr>
          <w:ins w:id="20432" w:author="UTENTE" w:date="2020-06-30T19:00:00Z"/>
          <w:rFonts w:ascii="Calibri" w:eastAsia="Calibri" w:hAnsi="Calibri" w:cs="Times New Roman"/>
          <w:lang w:val="en-US"/>
        </w:rPr>
      </w:pPr>
      <w:ins w:id="20433" w:author="UTENTE" w:date="2020-06-30T19:00:00Z">
        <w:r w:rsidRPr="00181FFC">
          <w:rPr>
            <w:rFonts w:ascii="Calibri" w:eastAsia="Calibri" w:hAnsi="Calibri" w:cs="Times New Roman"/>
            <w:lang w:val="en-US"/>
          </w:rPr>
          <w:t>695.</w:t>
        </w:r>
        <w:r w:rsidRPr="00181FFC">
          <w:rPr>
            <w:rFonts w:ascii="Calibri" w:eastAsia="Calibri" w:hAnsi="Calibri" w:cs="Times New Roman"/>
            <w:lang w:val="en-US"/>
          </w:rPr>
          <w:tab/>
          <w:t>n "Without thinking, I lean in to roughly press my lips against his, sealing them together."</w:t>
        </w:r>
      </w:ins>
    </w:p>
    <w:p w14:paraId="4610AA7C" w14:textId="77777777" w:rsidR="00181FFC" w:rsidRPr="00181FFC" w:rsidRDefault="00181FFC" w:rsidP="00181FFC">
      <w:pPr>
        <w:spacing w:line="600" w:lineRule="auto"/>
        <w:jc w:val="left"/>
        <w:rPr>
          <w:ins w:id="20434" w:author="UTENTE" w:date="2020-06-30T19:00:00Z"/>
          <w:rFonts w:ascii="Calibri" w:eastAsia="Calibri" w:hAnsi="Calibri" w:cs="Times New Roman"/>
          <w:lang w:val="en-US"/>
        </w:rPr>
      </w:pPr>
      <w:ins w:id="20435" w:author="UTENTE" w:date="2020-06-30T19:00:00Z">
        <w:r w:rsidRPr="00181FFC">
          <w:rPr>
            <w:rFonts w:ascii="Calibri" w:eastAsia="Calibri" w:hAnsi="Calibri" w:cs="Times New Roman"/>
            <w:lang w:val="en-US"/>
          </w:rPr>
          <w:t>696.</w:t>
        </w:r>
        <w:r w:rsidRPr="00181FFC">
          <w:rPr>
            <w:rFonts w:ascii="Calibri" w:eastAsia="Calibri" w:hAnsi="Calibri" w:cs="Times New Roman"/>
            <w:lang w:val="en-US"/>
          </w:rPr>
          <w:tab/>
          <w:t>n "His mouth is soft, and he tastes a little sweet… kind of like I expected."</w:t>
        </w:r>
      </w:ins>
    </w:p>
    <w:p w14:paraId="08692101" w14:textId="77777777" w:rsidR="00181FFC" w:rsidRPr="00181FFC" w:rsidRDefault="00181FFC" w:rsidP="00181FFC">
      <w:pPr>
        <w:spacing w:line="600" w:lineRule="auto"/>
        <w:jc w:val="left"/>
        <w:rPr>
          <w:ins w:id="20436" w:author="UTENTE" w:date="2020-06-30T19:00:00Z"/>
          <w:rFonts w:ascii="Calibri" w:eastAsia="Calibri" w:hAnsi="Calibri" w:cs="Times New Roman"/>
          <w:lang w:val="en-US"/>
        </w:rPr>
      </w:pPr>
      <w:ins w:id="20437" w:author="UTENTE" w:date="2020-06-30T19:00:00Z">
        <w:r w:rsidRPr="00181FFC">
          <w:rPr>
            <w:rFonts w:ascii="Calibri" w:eastAsia="Calibri" w:hAnsi="Calibri" w:cs="Times New Roman"/>
            <w:lang w:val="en-US"/>
          </w:rPr>
          <w:t>697.</w:t>
        </w:r>
        <w:r w:rsidRPr="00181FFC">
          <w:rPr>
            <w:rFonts w:ascii="Calibri" w:eastAsia="Calibri" w:hAnsi="Calibri" w:cs="Times New Roman"/>
            <w:lang w:val="en-US"/>
          </w:rPr>
          <w:tab/>
          <w:t>n "He tries to jerk away reflexively, but I tilt my head forward to keep him in the kiss, curling an arm around his waist."</w:t>
        </w:r>
      </w:ins>
    </w:p>
    <w:p w14:paraId="4423E18E" w14:textId="77777777" w:rsidR="00181FFC" w:rsidRPr="00181FFC" w:rsidRDefault="00181FFC" w:rsidP="00181FFC">
      <w:pPr>
        <w:spacing w:line="600" w:lineRule="auto"/>
        <w:jc w:val="left"/>
        <w:rPr>
          <w:ins w:id="20438" w:author="UTENTE" w:date="2020-06-30T19:00:00Z"/>
          <w:rFonts w:ascii="Calibri" w:eastAsia="Calibri" w:hAnsi="Calibri" w:cs="Times New Roman"/>
          <w:lang w:val="en-US"/>
        </w:rPr>
      </w:pPr>
      <w:ins w:id="20439" w:author="UTENTE" w:date="2020-06-30T19:00:00Z">
        <w:r w:rsidRPr="00181FFC">
          <w:rPr>
            <w:rFonts w:ascii="Calibri" w:eastAsia="Calibri" w:hAnsi="Calibri" w:cs="Times New Roman"/>
            <w:lang w:val="en-US"/>
          </w:rPr>
          <w:t>698.</w:t>
        </w:r>
        <w:r w:rsidRPr="00181FFC">
          <w:rPr>
            <w:rFonts w:ascii="Calibri" w:eastAsia="Calibri" w:hAnsi="Calibri" w:cs="Times New Roman"/>
            <w:lang w:val="en-US"/>
          </w:rPr>
          <w:tab/>
          <w:t>l "\"…nh…\""</w:t>
        </w:r>
      </w:ins>
    </w:p>
    <w:p w14:paraId="2F90D549" w14:textId="77777777" w:rsidR="00181FFC" w:rsidRPr="00181FFC" w:rsidRDefault="00181FFC" w:rsidP="00181FFC">
      <w:pPr>
        <w:spacing w:line="600" w:lineRule="auto"/>
        <w:jc w:val="left"/>
        <w:rPr>
          <w:ins w:id="20440" w:author="UTENTE" w:date="2020-06-30T19:00:00Z"/>
          <w:rFonts w:ascii="Calibri" w:eastAsia="Calibri" w:hAnsi="Calibri" w:cs="Times New Roman"/>
          <w:lang w:val="en-US"/>
        </w:rPr>
      </w:pPr>
      <w:ins w:id="20441" w:author="UTENTE" w:date="2020-06-30T19:00:00Z">
        <w:r w:rsidRPr="00181FFC">
          <w:rPr>
            <w:rFonts w:ascii="Calibri" w:eastAsia="Calibri" w:hAnsi="Calibri" w:cs="Times New Roman"/>
            <w:lang w:val="en-US"/>
          </w:rPr>
          <w:t>699.</w:t>
        </w:r>
        <w:r w:rsidRPr="00181FFC">
          <w:rPr>
            <w:rFonts w:ascii="Calibri" w:eastAsia="Calibri" w:hAnsi="Calibri" w:cs="Times New Roman"/>
            <w:lang w:val="en-US"/>
          </w:rPr>
          <w:tab/>
          <w:t>mc "\"…\""</w:t>
        </w:r>
      </w:ins>
    </w:p>
    <w:p w14:paraId="62531D0C" w14:textId="77777777" w:rsidR="00181FFC" w:rsidRPr="00181FFC" w:rsidRDefault="00181FFC" w:rsidP="00181FFC">
      <w:pPr>
        <w:spacing w:line="600" w:lineRule="auto"/>
        <w:jc w:val="left"/>
        <w:rPr>
          <w:ins w:id="20442" w:author="UTENTE" w:date="2020-06-30T19:00:00Z"/>
          <w:rFonts w:ascii="Calibri" w:eastAsia="Calibri" w:hAnsi="Calibri" w:cs="Times New Roman"/>
          <w:lang w:val="en-US"/>
        </w:rPr>
      </w:pPr>
      <w:ins w:id="20443" w:author="UTENTE" w:date="2020-06-30T19:00:00Z">
        <w:r w:rsidRPr="00181FFC">
          <w:rPr>
            <w:rFonts w:ascii="Calibri" w:eastAsia="Calibri" w:hAnsi="Calibri" w:cs="Times New Roman"/>
            <w:lang w:val="en-US"/>
          </w:rPr>
          <w:t>700.</w:t>
        </w:r>
        <w:r w:rsidRPr="00181FFC">
          <w:rPr>
            <w:rFonts w:ascii="Calibri" w:eastAsia="Calibri" w:hAnsi="Calibri" w:cs="Times New Roman"/>
            <w:lang w:val="en-US"/>
          </w:rPr>
          <w:tab/>
          <w:t>n "A few moments later, Luka stops squirming."</w:t>
        </w:r>
      </w:ins>
    </w:p>
    <w:p w14:paraId="298E32CC" w14:textId="77777777" w:rsidR="00181FFC" w:rsidRPr="00181FFC" w:rsidRDefault="00181FFC" w:rsidP="00181FFC">
      <w:pPr>
        <w:spacing w:line="600" w:lineRule="auto"/>
        <w:jc w:val="left"/>
        <w:rPr>
          <w:ins w:id="20444" w:author="UTENTE" w:date="2020-06-30T19:00:00Z"/>
          <w:rFonts w:ascii="Calibri" w:eastAsia="Calibri" w:hAnsi="Calibri" w:cs="Times New Roman"/>
          <w:lang w:val="en-US"/>
        </w:rPr>
      </w:pPr>
      <w:ins w:id="20445" w:author="UTENTE" w:date="2020-06-30T19:00:00Z">
        <w:r w:rsidRPr="00181FFC">
          <w:rPr>
            <w:rFonts w:ascii="Calibri" w:eastAsia="Calibri" w:hAnsi="Calibri" w:cs="Times New Roman"/>
            <w:lang w:val="en-US"/>
          </w:rPr>
          <w:t>701.</w:t>
        </w:r>
        <w:r w:rsidRPr="00181FFC">
          <w:rPr>
            <w:rFonts w:ascii="Calibri" w:eastAsia="Calibri" w:hAnsi="Calibri" w:cs="Times New Roman"/>
            <w:lang w:val="en-US"/>
          </w:rPr>
          <w:tab/>
          <w:t>n "His cheeks are completely flushed, but he slowly, tentatively starts to move his lips against mine."</w:t>
        </w:r>
      </w:ins>
    </w:p>
    <w:p w14:paraId="4F3F82FE" w14:textId="77777777" w:rsidR="00181FFC" w:rsidRPr="00181FFC" w:rsidRDefault="00181FFC" w:rsidP="00181FFC">
      <w:pPr>
        <w:spacing w:line="600" w:lineRule="auto"/>
        <w:jc w:val="left"/>
        <w:rPr>
          <w:ins w:id="20446" w:author="UTENTE" w:date="2020-06-30T19:00:00Z"/>
          <w:rFonts w:ascii="Calibri" w:eastAsia="Calibri" w:hAnsi="Calibri" w:cs="Times New Roman"/>
          <w:lang w:val="en-US"/>
        </w:rPr>
      </w:pPr>
      <w:ins w:id="20447" w:author="UTENTE" w:date="2020-06-30T19:00:00Z">
        <w:r w:rsidRPr="00181FFC">
          <w:rPr>
            <w:rFonts w:ascii="Calibri" w:eastAsia="Calibri" w:hAnsi="Calibri" w:cs="Times New Roman"/>
            <w:lang w:val="en-US"/>
          </w:rPr>
          <w:t>702.</w:t>
        </w:r>
        <w:r w:rsidRPr="00181FFC">
          <w:rPr>
            <w:rFonts w:ascii="Calibri" w:eastAsia="Calibri" w:hAnsi="Calibri" w:cs="Times New Roman"/>
            <w:lang w:val="en-US"/>
          </w:rPr>
          <w:tab/>
          <w:t>n "Man, talk about a quick turnaround… although it doesn't take a rocket science to realize he was hoping I'd do this."</w:t>
        </w:r>
        <w:r w:rsidRPr="00181FFC">
          <w:rPr>
            <w:rFonts w:ascii="Calibri" w:eastAsia="Calibri" w:hAnsi="Calibri" w:cs="Times New Roman"/>
            <w:lang w:val="en-US"/>
          </w:rPr>
          <w:br w:type="page"/>
        </w:r>
      </w:ins>
    </w:p>
    <w:p w14:paraId="52911DAB" w14:textId="77777777" w:rsidR="00181FFC" w:rsidRPr="00181FFC" w:rsidRDefault="00181FFC" w:rsidP="00181FFC">
      <w:pPr>
        <w:spacing w:line="600" w:lineRule="auto"/>
        <w:jc w:val="left"/>
        <w:rPr>
          <w:ins w:id="20448" w:author="UTENTE" w:date="2020-06-30T19:00:00Z"/>
          <w:rFonts w:ascii="Calibri" w:eastAsia="Calibri" w:hAnsi="Calibri" w:cs="Times New Roman"/>
        </w:rPr>
      </w:pPr>
      <w:ins w:id="20449" w:author="UTENTE" w:date="2020-06-30T19:00:00Z">
        <w:r w:rsidRPr="00181FFC">
          <w:rPr>
            <w:rFonts w:ascii="Calibri" w:eastAsia="Calibri" w:hAnsi="Calibri" w:cs="Times New Roman"/>
          </w:rPr>
          <w:lastRenderedPageBreak/>
          <w:t>690.</w:t>
        </w:r>
        <w:r w:rsidRPr="00181FFC">
          <w:rPr>
            <w:rFonts w:ascii="Calibri" w:eastAsia="Calibri" w:hAnsi="Calibri" w:cs="Times New Roman"/>
          </w:rPr>
          <w:tab/>
          <w:t>mc "\"Ti ho mai detto quanto tu sia scarso a flirtare?\""</w:t>
        </w:r>
      </w:ins>
    </w:p>
    <w:p w14:paraId="242C0955" w14:textId="77777777" w:rsidR="00181FFC" w:rsidRPr="00181FFC" w:rsidRDefault="00181FFC" w:rsidP="00181FFC">
      <w:pPr>
        <w:spacing w:line="600" w:lineRule="auto"/>
        <w:jc w:val="left"/>
        <w:rPr>
          <w:ins w:id="20450" w:author="UTENTE" w:date="2020-06-30T19:00:00Z"/>
          <w:rFonts w:ascii="Calibri" w:eastAsia="Calibri" w:hAnsi="Calibri" w:cs="Times New Roman"/>
        </w:rPr>
      </w:pPr>
      <w:ins w:id="20451" w:author="UTENTE" w:date="2020-06-30T19:00:00Z">
        <w:r w:rsidRPr="00181FFC">
          <w:rPr>
            <w:rFonts w:ascii="Calibri" w:eastAsia="Calibri" w:hAnsi="Calibri" w:cs="Times New Roman"/>
          </w:rPr>
          <w:t>691.</w:t>
        </w:r>
        <w:r w:rsidRPr="00181FFC">
          <w:rPr>
            <w:rFonts w:ascii="Calibri" w:eastAsia="Calibri" w:hAnsi="Calibri" w:cs="Times New Roman"/>
          </w:rPr>
          <w:tab/>
          <w:t>l "\"C-che cosa…\""</w:t>
        </w:r>
      </w:ins>
    </w:p>
    <w:p w14:paraId="486EBE0C" w14:textId="77777777" w:rsidR="00181FFC" w:rsidRPr="00181FFC" w:rsidRDefault="00181FFC" w:rsidP="00181FFC">
      <w:pPr>
        <w:spacing w:line="600" w:lineRule="auto"/>
        <w:jc w:val="left"/>
        <w:rPr>
          <w:ins w:id="20452" w:author="UTENTE" w:date="2020-06-30T19:00:00Z"/>
          <w:rFonts w:ascii="Calibri" w:eastAsia="Calibri" w:hAnsi="Calibri" w:cs="Times New Roman"/>
        </w:rPr>
      </w:pPr>
      <w:ins w:id="20453" w:author="UTENTE" w:date="2020-06-30T19:00:00Z">
        <w:r w:rsidRPr="00181FFC">
          <w:rPr>
            <w:rFonts w:ascii="Calibri" w:eastAsia="Calibri" w:hAnsi="Calibri" w:cs="Times New Roman"/>
          </w:rPr>
          <w:t>692.</w:t>
        </w:r>
        <w:r w:rsidRPr="00181FFC">
          <w:rPr>
            <w:rFonts w:ascii="Calibri" w:eastAsia="Calibri" w:hAnsi="Calibri" w:cs="Times New Roman"/>
          </w:rPr>
          <w:tab/>
          <w:t>mc "\"Davvero molto scarso.\""</w:t>
        </w:r>
      </w:ins>
    </w:p>
    <w:p w14:paraId="5B7DA6BA" w14:textId="77777777" w:rsidR="00181FFC" w:rsidRPr="00181FFC" w:rsidRDefault="00181FFC" w:rsidP="00181FFC">
      <w:pPr>
        <w:spacing w:line="600" w:lineRule="auto"/>
        <w:jc w:val="left"/>
        <w:rPr>
          <w:ins w:id="20454" w:author="UTENTE" w:date="2020-06-30T19:00:00Z"/>
          <w:rFonts w:ascii="Calibri" w:eastAsia="Calibri" w:hAnsi="Calibri" w:cs="Times New Roman"/>
        </w:rPr>
      </w:pPr>
      <w:ins w:id="20455" w:author="UTENTE" w:date="2020-06-30T19:00:00Z">
        <w:r w:rsidRPr="00181FFC">
          <w:rPr>
            <w:rFonts w:ascii="Calibri" w:eastAsia="Calibri" w:hAnsi="Calibri" w:cs="Times New Roman"/>
          </w:rPr>
          <w:t>693.</w:t>
        </w:r>
        <w:r w:rsidRPr="00181FFC">
          <w:rPr>
            <w:rFonts w:ascii="Calibri" w:eastAsia="Calibri" w:hAnsi="Calibri" w:cs="Times New Roman"/>
          </w:rPr>
          <w:tab/>
          <w:t>n "Mentre sussurro qualche parole canzonatorie sulla sua guancia, Luka deglutisce rumorosamente."</w:t>
        </w:r>
      </w:ins>
    </w:p>
    <w:p w14:paraId="7E721BA3" w14:textId="77777777" w:rsidR="00181FFC" w:rsidRPr="00181FFC" w:rsidRDefault="00181FFC" w:rsidP="00181FFC">
      <w:pPr>
        <w:spacing w:line="600" w:lineRule="auto"/>
        <w:jc w:val="left"/>
        <w:rPr>
          <w:ins w:id="20456" w:author="UTENTE" w:date="2020-06-30T19:00:00Z"/>
          <w:rFonts w:ascii="Calibri" w:eastAsia="Calibri" w:hAnsi="Calibri" w:cs="Times New Roman"/>
        </w:rPr>
      </w:pPr>
      <w:ins w:id="20457" w:author="UTENTE" w:date="2020-06-30T19:00:00Z">
        <w:r w:rsidRPr="00181FFC">
          <w:rPr>
            <w:rFonts w:ascii="Calibri" w:eastAsia="Calibri" w:hAnsi="Calibri" w:cs="Times New Roman"/>
          </w:rPr>
          <w:t>694.</w:t>
        </w:r>
        <w:r w:rsidRPr="00181FFC">
          <w:rPr>
            <w:rFonts w:ascii="Calibri" w:eastAsia="Calibri" w:hAnsi="Calibri" w:cs="Times New Roman"/>
          </w:rPr>
          <w:tab/>
          <w:t>n "Una parte di me si aspetta che si volti e scappi via all'improvviso, ma un secondo dopo…"</w:t>
        </w:r>
      </w:ins>
    </w:p>
    <w:p w14:paraId="7A9B35E5" w14:textId="77777777" w:rsidR="00181FFC" w:rsidRPr="00181FFC" w:rsidRDefault="00181FFC" w:rsidP="00181FFC">
      <w:pPr>
        <w:spacing w:line="600" w:lineRule="auto"/>
        <w:jc w:val="left"/>
        <w:rPr>
          <w:ins w:id="20458" w:author="UTENTE" w:date="2020-06-30T19:00:00Z"/>
          <w:rFonts w:ascii="Calibri" w:eastAsia="Calibri" w:hAnsi="Calibri" w:cs="Times New Roman"/>
        </w:rPr>
      </w:pPr>
      <w:ins w:id="20459" w:author="UTENTE" w:date="2020-06-30T19:00:00Z">
        <w:r w:rsidRPr="00181FFC">
          <w:rPr>
            <w:rFonts w:ascii="Calibri" w:eastAsia="Calibri" w:hAnsi="Calibri" w:cs="Times New Roman"/>
          </w:rPr>
          <w:t>695.</w:t>
        </w:r>
        <w:r w:rsidRPr="00181FFC">
          <w:rPr>
            <w:rFonts w:ascii="Calibri" w:eastAsia="Calibri" w:hAnsi="Calibri" w:cs="Times New Roman"/>
          </w:rPr>
          <w:tab/>
          <w:t>n "Senza pensarci, mi sporgo per premere grossolanamente le mie labbra sulle sue, sigillandole."</w:t>
        </w:r>
      </w:ins>
    </w:p>
    <w:p w14:paraId="2F6F91CC" w14:textId="77777777" w:rsidR="00181FFC" w:rsidRPr="00181FFC" w:rsidRDefault="00181FFC" w:rsidP="00181FFC">
      <w:pPr>
        <w:spacing w:line="600" w:lineRule="auto"/>
        <w:jc w:val="left"/>
        <w:rPr>
          <w:ins w:id="20460" w:author="UTENTE" w:date="2020-06-30T19:00:00Z"/>
          <w:rFonts w:ascii="Calibri" w:eastAsia="Calibri" w:hAnsi="Calibri" w:cs="Times New Roman"/>
        </w:rPr>
      </w:pPr>
      <w:ins w:id="20461" w:author="UTENTE" w:date="2020-06-30T19:00:00Z">
        <w:r w:rsidRPr="00181FFC">
          <w:rPr>
            <w:rFonts w:ascii="Calibri" w:eastAsia="Calibri" w:hAnsi="Calibri" w:cs="Times New Roman"/>
          </w:rPr>
          <w:t>696.</w:t>
        </w:r>
        <w:r w:rsidRPr="00181FFC">
          <w:rPr>
            <w:rFonts w:ascii="Calibri" w:eastAsia="Calibri" w:hAnsi="Calibri" w:cs="Times New Roman"/>
          </w:rPr>
          <w:tab/>
          <w:t>n "Le sue labbra sono soffici, e ha un sapore dolciastro… un po' come me lo aspettavo."</w:t>
        </w:r>
      </w:ins>
    </w:p>
    <w:p w14:paraId="6638FF79" w14:textId="77777777" w:rsidR="00181FFC" w:rsidRPr="00181FFC" w:rsidRDefault="00181FFC" w:rsidP="00181FFC">
      <w:pPr>
        <w:spacing w:line="600" w:lineRule="auto"/>
        <w:jc w:val="left"/>
        <w:rPr>
          <w:ins w:id="20462" w:author="UTENTE" w:date="2020-06-30T19:00:00Z"/>
          <w:rFonts w:ascii="Calibri" w:eastAsia="Calibri" w:hAnsi="Calibri" w:cs="Times New Roman"/>
        </w:rPr>
      </w:pPr>
      <w:ins w:id="20463" w:author="UTENTE" w:date="2020-06-30T19:00:00Z">
        <w:r w:rsidRPr="00181FFC">
          <w:rPr>
            <w:rFonts w:ascii="Calibri" w:eastAsia="Calibri" w:hAnsi="Calibri" w:cs="Times New Roman"/>
          </w:rPr>
          <w:t>697.</w:t>
        </w:r>
        <w:r w:rsidRPr="00181FFC">
          <w:rPr>
            <w:rFonts w:ascii="Calibri" w:eastAsia="Calibri" w:hAnsi="Calibri" w:cs="Times New Roman"/>
          </w:rPr>
          <w:tab/>
          <w:t>n "Cerca di allontanarsi di riflesso, ma inclino la testa in avanti per continuare a baciarlo, circondandogli la vita con le mie braccia."</w:t>
        </w:r>
      </w:ins>
    </w:p>
    <w:p w14:paraId="33AD9FEC" w14:textId="77777777" w:rsidR="00181FFC" w:rsidRPr="00181FFC" w:rsidRDefault="00181FFC" w:rsidP="00181FFC">
      <w:pPr>
        <w:spacing w:line="600" w:lineRule="auto"/>
        <w:jc w:val="left"/>
        <w:rPr>
          <w:ins w:id="20464" w:author="UTENTE" w:date="2020-06-30T19:00:00Z"/>
          <w:rFonts w:ascii="Calibri" w:eastAsia="Calibri" w:hAnsi="Calibri" w:cs="Times New Roman"/>
        </w:rPr>
      </w:pPr>
      <w:ins w:id="20465" w:author="UTENTE" w:date="2020-06-30T19:00:00Z">
        <w:r w:rsidRPr="00181FFC">
          <w:rPr>
            <w:rFonts w:ascii="Calibri" w:eastAsia="Calibri" w:hAnsi="Calibri" w:cs="Times New Roman"/>
          </w:rPr>
          <w:t>698.</w:t>
        </w:r>
        <w:r w:rsidRPr="00181FFC">
          <w:rPr>
            <w:rFonts w:ascii="Calibri" w:eastAsia="Calibri" w:hAnsi="Calibri" w:cs="Times New Roman"/>
          </w:rPr>
          <w:tab/>
          <w:t>l "\"…nh…\""</w:t>
        </w:r>
      </w:ins>
    </w:p>
    <w:p w14:paraId="26DCE7D8" w14:textId="77777777" w:rsidR="00181FFC" w:rsidRPr="00181FFC" w:rsidRDefault="00181FFC" w:rsidP="00181FFC">
      <w:pPr>
        <w:spacing w:line="600" w:lineRule="auto"/>
        <w:jc w:val="left"/>
        <w:rPr>
          <w:ins w:id="20466" w:author="UTENTE" w:date="2020-06-30T19:00:00Z"/>
          <w:rFonts w:ascii="Calibri" w:eastAsia="Calibri" w:hAnsi="Calibri" w:cs="Times New Roman"/>
        </w:rPr>
      </w:pPr>
      <w:ins w:id="20467" w:author="UTENTE" w:date="2020-06-30T19:00:00Z">
        <w:r w:rsidRPr="00181FFC">
          <w:rPr>
            <w:rFonts w:ascii="Calibri" w:eastAsia="Calibri" w:hAnsi="Calibri" w:cs="Times New Roman"/>
          </w:rPr>
          <w:t>699.</w:t>
        </w:r>
        <w:r w:rsidRPr="00181FFC">
          <w:rPr>
            <w:rFonts w:ascii="Calibri" w:eastAsia="Calibri" w:hAnsi="Calibri" w:cs="Times New Roman"/>
          </w:rPr>
          <w:tab/>
          <w:t>mc "\"…\""</w:t>
        </w:r>
      </w:ins>
    </w:p>
    <w:p w14:paraId="03B70B69" w14:textId="77777777" w:rsidR="00181FFC" w:rsidRPr="00181FFC" w:rsidRDefault="00181FFC" w:rsidP="00181FFC">
      <w:pPr>
        <w:spacing w:line="600" w:lineRule="auto"/>
        <w:jc w:val="left"/>
        <w:rPr>
          <w:ins w:id="20468" w:author="UTENTE" w:date="2020-06-30T19:00:00Z"/>
          <w:rFonts w:ascii="Calibri" w:eastAsia="Calibri" w:hAnsi="Calibri" w:cs="Times New Roman"/>
        </w:rPr>
      </w:pPr>
      <w:ins w:id="20469" w:author="UTENTE" w:date="2020-06-30T19:00:00Z">
        <w:r w:rsidRPr="00181FFC">
          <w:rPr>
            <w:rFonts w:ascii="Calibri" w:eastAsia="Calibri" w:hAnsi="Calibri" w:cs="Times New Roman"/>
          </w:rPr>
          <w:t>700.</w:t>
        </w:r>
        <w:r w:rsidRPr="00181FFC">
          <w:rPr>
            <w:rFonts w:ascii="Calibri" w:eastAsia="Calibri" w:hAnsi="Calibri" w:cs="Times New Roman"/>
          </w:rPr>
          <w:tab/>
          <w:t>n "Alcuni istanti dopo, Luka smette di dimenarsi."</w:t>
        </w:r>
      </w:ins>
    </w:p>
    <w:p w14:paraId="203D68A1" w14:textId="77777777" w:rsidR="00181FFC" w:rsidRPr="00181FFC" w:rsidRDefault="00181FFC" w:rsidP="00181FFC">
      <w:pPr>
        <w:spacing w:line="600" w:lineRule="auto"/>
        <w:jc w:val="left"/>
        <w:rPr>
          <w:ins w:id="20470" w:author="UTENTE" w:date="2020-06-30T19:00:00Z"/>
          <w:rFonts w:ascii="Calibri" w:eastAsia="Calibri" w:hAnsi="Calibri" w:cs="Times New Roman"/>
        </w:rPr>
      </w:pPr>
      <w:ins w:id="20471" w:author="UTENTE" w:date="2020-06-30T19:00:00Z">
        <w:r w:rsidRPr="00181FFC">
          <w:rPr>
            <w:rFonts w:ascii="Calibri" w:eastAsia="Calibri" w:hAnsi="Calibri" w:cs="Times New Roman"/>
          </w:rPr>
          <w:t>701.</w:t>
        </w:r>
        <w:r w:rsidRPr="00181FFC">
          <w:rPr>
            <w:rFonts w:ascii="Calibri" w:eastAsia="Calibri" w:hAnsi="Calibri" w:cs="Times New Roman"/>
          </w:rPr>
          <w:tab/>
          <w:t>n "Le sue guance sono completamente rosse, ma inizia lentamente a muovere le sue labbra sulle mie, con esitazione."</w:t>
        </w:r>
      </w:ins>
    </w:p>
    <w:p w14:paraId="6EE3A5C7" w14:textId="77777777" w:rsidR="00181FFC" w:rsidRPr="00181FFC" w:rsidRDefault="00181FFC" w:rsidP="00181FFC">
      <w:pPr>
        <w:spacing w:line="600" w:lineRule="auto"/>
        <w:jc w:val="left"/>
        <w:rPr>
          <w:ins w:id="20472" w:author="UTENTE" w:date="2020-06-30T19:00:00Z"/>
          <w:rFonts w:ascii="Calibri" w:eastAsia="Calibri" w:hAnsi="Calibri" w:cs="Times New Roman"/>
        </w:rPr>
      </w:pPr>
      <w:ins w:id="20473" w:author="UTENTE" w:date="2020-06-30T19:00:00Z">
        <w:r w:rsidRPr="00181FFC">
          <w:rPr>
            <w:rFonts w:ascii="Calibri" w:eastAsia="Calibri" w:hAnsi="Calibri" w:cs="Times New Roman"/>
          </w:rPr>
          <w:t>702.</w:t>
        </w:r>
        <w:r w:rsidRPr="00181FFC">
          <w:rPr>
            <w:rFonts w:ascii="Calibri" w:eastAsia="Calibri" w:hAnsi="Calibri" w:cs="Times New Roman"/>
          </w:rPr>
          <w:tab/>
          <w:t>n "Wow, questa sì che è stata un'inversione di rotta rapida… anche se non bisogna essere un genio per capire che stava sperando che lo facessi."</w:t>
        </w:r>
        <w:r w:rsidRPr="00181FFC">
          <w:rPr>
            <w:rFonts w:ascii="Calibri" w:eastAsia="Calibri" w:hAnsi="Calibri" w:cs="Times New Roman"/>
          </w:rPr>
          <w:br w:type="page"/>
        </w:r>
      </w:ins>
    </w:p>
    <w:p w14:paraId="2E5BB376" w14:textId="77777777" w:rsidR="00181FFC" w:rsidRPr="00181FFC" w:rsidRDefault="00181FFC" w:rsidP="00181FFC">
      <w:pPr>
        <w:spacing w:line="600" w:lineRule="auto"/>
        <w:jc w:val="left"/>
        <w:rPr>
          <w:ins w:id="20474" w:author="UTENTE" w:date="2020-06-30T19:00:00Z"/>
          <w:rFonts w:ascii="Calibri" w:eastAsia="Calibri" w:hAnsi="Calibri" w:cs="Times New Roman"/>
          <w:lang w:val="en-US"/>
        </w:rPr>
      </w:pPr>
      <w:ins w:id="20475" w:author="UTENTE" w:date="2020-06-30T19:00:00Z">
        <w:r w:rsidRPr="00181FFC">
          <w:rPr>
            <w:rFonts w:ascii="Calibri" w:eastAsia="Calibri" w:hAnsi="Calibri" w:cs="Times New Roman"/>
            <w:lang w:val="en-US"/>
          </w:rPr>
          <w:lastRenderedPageBreak/>
          <w:t>703.</w:t>
        </w:r>
        <w:r w:rsidRPr="00181FFC">
          <w:rPr>
            <w:rFonts w:ascii="Calibri" w:eastAsia="Calibri" w:hAnsi="Calibri" w:cs="Times New Roman"/>
            <w:lang w:val="en-US"/>
          </w:rPr>
          <w:tab/>
          <w:t>n "He jerks forward, messily crushing his lips against mine."</w:t>
        </w:r>
      </w:ins>
    </w:p>
    <w:p w14:paraId="0F008C90" w14:textId="77777777" w:rsidR="00181FFC" w:rsidRPr="00181FFC" w:rsidRDefault="00181FFC" w:rsidP="00181FFC">
      <w:pPr>
        <w:spacing w:line="600" w:lineRule="auto"/>
        <w:jc w:val="left"/>
        <w:rPr>
          <w:ins w:id="20476" w:author="UTENTE" w:date="2020-06-30T19:00:00Z"/>
          <w:rFonts w:ascii="Calibri" w:eastAsia="Calibri" w:hAnsi="Calibri" w:cs="Times New Roman"/>
          <w:lang w:val="en-US"/>
        </w:rPr>
      </w:pPr>
      <w:ins w:id="20477" w:author="UTENTE" w:date="2020-06-30T19:00:00Z">
        <w:r w:rsidRPr="00181FFC">
          <w:rPr>
            <w:rFonts w:ascii="Calibri" w:eastAsia="Calibri" w:hAnsi="Calibri" w:cs="Times New Roman"/>
            <w:lang w:val="en-US"/>
          </w:rPr>
          <w:t>704.</w:t>
        </w:r>
        <w:r w:rsidRPr="00181FFC">
          <w:rPr>
            <w:rFonts w:ascii="Calibri" w:eastAsia="Calibri" w:hAnsi="Calibri" w:cs="Times New Roman"/>
            <w:lang w:val="en-US"/>
          </w:rPr>
          <w:tab/>
          <w:t>n "Phew, I thought he was gonna headbutt me there for a second…"</w:t>
        </w:r>
      </w:ins>
    </w:p>
    <w:p w14:paraId="231D29DC" w14:textId="77777777" w:rsidR="00181FFC" w:rsidRPr="00181FFC" w:rsidRDefault="00181FFC" w:rsidP="00181FFC">
      <w:pPr>
        <w:spacing w:line="600" w:lineRule="auto"/>
        <w:jc w:val="left"/>
        <w:rPr>
          <w:ins w:id="20478" w:author="UTENTE" w:date="2020-06-30T19:00:00Z"/>
          <w:rFonts w:ascii="Calibri" w:eastAsia="Calibri" w:hAnsi="Calibri" w:cs="Times New Roman"/>
          <w:lang w:val="en-US"/>
        </w:rPr>
      </w:pPr>
      <w:ins w:id="20479" w:author="UTENTE" w:date="2020-06-30T19:00:00Z">
        <w:r w:rsidRPr="00181FFC">
          <w:rPr>
            <w:rFonts w:ascii="Calibri" w:eastAsia="Calibri" w:hAnsi="Calibri" w:cs="Times New Roman"/>
            <w:lang w:val="en-US"/>
          </w:rPr>
          <w:t>705.</w:t>
        </w:r>
        <w:r w:rsidRPr="00181FFC">
          <w:rPr>
            <w:rFonts w:ascii="Calibri" w:eastAsia="Calibri" w:hAnsi="Calibri" w:cs="Times New Roman"/>
            <w:lang w:val="en-US"/>
          </w:rPr>
          <w:tab/>
          <w:t>l "\"…nh…\""</w:t>
        </w:r>
      </w:ins>
    </w:p>
    <w:p w14:paraId="30DBA395" w14:textId="77777777" w:rsidR="00181FFC" w:rsidRPr="00181FFC" w:rsidRDefault="00181FFC" w:rsidP="00181FFC">
      <w:pPr>
        <w:spacing w:line="600" w:lineRule="auto"/>
        <w:jc w:val="left"/>
        <w:rPr>
          <w:ins w:id="20480" w:author="UTENTE" w:date="2020-06-30T19:00:00Z"/>
          <w:rFonts w:ascii="Calibri" w:eastAsia="Calibri" w:hAnsi="Calibri" w:cs="Times New Roman"/>
          <w:lang w:val="en-US"/>
        </w:rPr>
      </w:pPr>
      <w:ins w:id="20481" w:author="UTENTE" w:date="2020-06-30T19:00:00Z">
        <w:r w:rsidRPr="00181FFC">
          <w:rPr>
            <w:rFonts w:ascii="Calibri" w:eastAsia="Calibri" w:hAnsi="Calibri" w:cs="Times New Roman"/>
            <w:lang w:val="en-US"/>
          </w:rPr>
          <w:t>706.</w:t>
        </w:r>
        <w:r w:rsidRPr="00181FFC">
          <w:rPr>
            <w:rFonts w:ascii="Calibri" w:eastAsia="Calibri" w:hAnsi="Calibri" w:cs="Times New Roman"/>
            <w:lang w:val="en-US"/>
          </w:rPr>
          <w:tab/>
          <w:t>mc "\"…\""</w:t>
        </w:r>
      </w:ins>
    </w:p>
    <w:p w14:paraId="751F499E" w14:textId="77777777" w:rsidR="00181FFC" w:rsidRPr="00181FFC" w:rsidRDefault="00181FFC" w:rsidP="00181FFC">
      <w:pPr>
        <w:spacing w:line="600" w:lineRule="auto"/>
        <w:jc w:val="left"/>
        <w:rPr>
          <w:ins w:id="20482" w:author="UTENTE" w:date="2020-06-30T19:00:00Z"/>
          <w:rFonts w:ascii="Calibri" w:eastAsia="Calibri" w:hAnsi="Calibri" w:cs="Times New Roman"/>
          <w:lang w:val="en-US"/>
        </w:rPr>
      </w:pPr>
      <w:ins w:id="20483" w:author="UTENTE" w:date="2020-06-30T19:00:00Z">
        <w:r w:rsidRPr="00181FFC">
          <w:rPr>
            <w:rFonts w:ascii="Calibri" w:eastAsia="Calibri" w:hAnsi="Calibri" w:cs="Times New Roman"/>
            <w:lang w:val="en-US"/>
          </w:rPr>
          <w:t>707.</w:t>
        </w:r>
        <w:r w:rsidRPr="00181FFC">
          <w:rPr>
            <w:rFonts w:ascii="Calibri" w:eastAsia="Calibri" w:hAnsi="Calibri" w:cs="Times New Roman"/>
            <w:lang w:val="en-US"/>
          </w:rPr>
          <w:tab/>
          <w:t>n "His mouth is soft, and he tastes a little sweet… kind of like I expected."</w:t>
        </w:r>
      </w:ins>
    </w:p>
    <w:p w14:paraId="4C581EF8" w14:textId="77777777" w:rsidR="00181FFC" w:rsidRPr="00181FFC" w:rsidRDefault="00181FFC" w:rsidP="00181FFC">
      <w:pPr>
        <w:spacing w:line="600" w:lineRule="auto"/>
        <w:jc w:val="left"/>
        <w:rPr>
          <w:ins w:id="20484" w:author="UTENTE" w:date="2020-06-30T19:00:00Z"/>
          <w:rFonts w:ascii="Calibri" w:eastAsia="Calibri" w:hAnsi="Calibri" w:cs="Times New Roman"/>
          <w:lang w:val="en-US"/>
        </w:rPr>
      </w:pPr>
      <w:ins w:id="20485" w:author="UTENTE" w:date="2020-06-30T19:00:00Z">
        <w:r w:rsidRPr="00181FFC">
          <w:rPr>
            <w:rFonts w:ascii="Calibri" w:eastAsia="Calibri" w:hAnsi="Calibri" w:cs="Times New Roman"/>
            <w:lang w:val="en-US"/>
          </w:rPr>
          <w:t>708.</w:t>
        </w:r>
        <w:r w:rsidRPr="00181FFC">
          <w:rPr>
            <w:rFonts w:ascii="Calibri" w:eastAsia="Calibri" w:hAnsi="Calibri" w:cs="Times New Roman"/>
            <w:lang w:val="en-US"/>
          </w:rPr>
          <w:tab/>
          <w:t>n "I tenderly return his caresses, letting him set the pace so that he doesn't get scared off."</w:t>
        </w:r>
      </w:ins>
    </w:p>
    <w:p w14:paraId="6BA8F193" w14:textId="77777777" w:rsidR="00181FFC" w:rsidRPr="00181FFC" w:rsidRDefault="00181FFC" w:rsidP="00181FFC">
      <w:pPr>
        <w:spacing w:line="600" w:lineRule="auto"/>
        <w:jc w:val="left"/>
        <w:rPr>
          <w:ins w:id="20486" w:author="UTENTE" w:date="2020-06-30T19:00:00Z"/>
          <w:rFonts w:ascii="Calibri" w:eastAsia="Calibri" w:hAnsi="Calibri" w:cs="Times New Roman"/>
          <w:lang w:val="en-US"/>
        </w:rPr>
      </w:pPr>
      <w:ins w:id="20487" w:author="UTENTE" w:date="2020-06-30T19:00:00Z">
        <w:r w:rsidRPr="00181FFC">
          <w:rPr>
            <w:rFonts w:ascii="Calibri" w:eastAsia="Calibri" w:hAnsi="Calibri" w:cs="Times New Roman"/>
            <w:lang w:val="en-US"/>
          </w:rPr>
          <w:t>709.</w:t>
        </w:r>
        <w:r w:rsidRPr="00181FFC">
          <w:rPr>
            <w:rFonts w:ascii="Calibri" w:eastAsia="Calibri" w:hAnsi="Calibri" w:cs="Times New Roman"/>
            <w:lang w:val="en-US"/>
          </w:rPr>
          <w:tab/>
          <w:t>n "He looked so excited and nervous that I have to wonder if this isn't his first kiss. {w}Is he really that innocent? Now I almost feel bad."</w:t>
        </w:r>
      </w:ins>
    </w:p>
    <w:p w14:paraId="4B487A4E" w14:textId="77777777" w:rsidR="00181FFC" w:rsidRPr="00181FFC" w:rsidRDefault="00181FFC" w:rsidP="00181FFC">
      <w:pPr>
        <w:spacing w:line="600" w:lineRule="auto"/>
        <w:jc w:val="left"/>
        <w:rPr>
          <w:ins w:id="20488" w:author="UTENTE" w:date="2020-06-30T19:00:00Z"/>
          <w:rFonts w:ascii="Calibri" w:eastAsia="Calibri" w:hAnsi="Calibri" w:cs="Times New Roman"/>
          <w:lang w:val="en-US"/>
        </w:rPr>
      </w:pPr>
      <w:ins w:id="20489" w:author="UTENTE" w:date="2020-06-30T19:00:00Z">
        <w:r w:rsidRPr="00181FFC">
          <w:rPr>
            <w:rFonts w:ascii="Calibri" w:eastAsia="Calibri" w:hAnsi="Calibri" w:cs="Times New Roman"/>
            <w:lang w:val="en-US"/>
          </w:rPr>
          <w:t>710.</w:t>
        </w:r>
        <w:r w:rsidRPr="00181FFC">
          <w:rPr>
            <w:rFonts w:ascii="Calibri" w:eastAsia="Calibri" w:hAnsi="Calibri" w:cs="Times New Roman"/>
            <w:lang w:val="en-US"/>
          </w:rPr>
          <w:tab/>
          <w:t>n "But I just moved on impulse back there –– he looked so damn cute that I couldn't help myself."</w:t>
        </w:r>
      </w:ins>
    </w:p>
    <w:p w14:paraId="3688DD60" w14:textId="77777777" w:rsidR="00181FFC" w:rsidRPr="00181FFC" w:rsidRDefault="00181FFC" w:rsidP="00181FFC">
      <w:pPr>
        <w:spacing w:line="600" w:lineRule="auto"/>
        <w:jc w:val="left"/>
        <w:rPr>
          <w:ins w:id="20490" w:author="UTENTE" w:date="2020-06-30T19:00:00Z"/>
          <w:rFonts w:ascii="Calibri" w:eastAsia="Calibri" w:hAnsi="Calibri" w:cs="Times New Roman"/>
          <w:lang w:val="en-US"/>
        </w:rPr>
      </w:pPr>
      <w:ins w:id="20491" w:author="UTENTE" w:date="2020-06-30T19:00:00Z">
        <w:r w:rsidRPr="00181FFC">
          <w:rPr>
            <w:rFonts w:ascii="Calibri" w:eastAsia="Calibri" w:hAnsi="Calibri" w:cs="Times New Roman"/>
            <w:lang w:val="en-US"/>
          </w:rPr>
          <w:t>711.</w:t>
        </w:r>
        <w:r w:rsidRPr="00181FFC">
          <w:rPr>
            <w:rFonts w:ascii="Calibri" w:eastAsia="Calibri" w:hAnsi="Calibri" w:cs="Times New Roman"/>
            <w:lang w:val="en-US"/>
          </w:rPr>
          <w:tab/>
          <w:t>n "Besides, I think it's pretty clear by now that he has a crush on me, and I'd be lying if I said I didn't feel the same way."</w:t>
        </w:r>
      </w:ins>
    </w:p>
    <w:p w14:paraId="3BA179F3" w14:textId="77777777" w:rsidR="00181FFC" w:rsidRPr="00181FFC" w:rsidRDefault="00181FFC" w:rsidP="00181FFC">
      <w:pPr>
        <w:spacing w:line="600" w:lineRule="auto"/>
        <w:jc w:val="left"/>
        <w:rPr>
          <w:ins w:id="20492" w:author="UTENTE" w:date="2020-06-30T19:00:00Z"/>
          <w:rFonts w:ascii="Calibri" w:eastAsia="Calibri" w:hAnsi="Calibri" w:cs="Times New Roman"/>
          <w:lang w:val="en-US"/>
        </w:rPr>
      </w:pPr>
      <w:ins w:id="20493" w:author="UTENTE" w:date="2020-06-30T19:00:00Z">
        <w:r w:rsidRPr="00181FFC">
          <w:rPr>
            <w:rFonts w:ascii="Calibri" w:eastAsia="Calibri" w:hAnsi="Calibri" w:cs="Times New Roman"/>
            <w:lang w:val="en-US"/>
          </w:rPr>
          <w:t>712.</w:t>
        </w:r>
        <w:r w:rsidRPr="00181FFC">
          <w:rPr>
            <w:rFonts w:ascii="Calibri" w:eastAsia="Calibri" w:hAnsi="Calibri" w:cs="Times New Roman"/>
            <w:lang w:val="en-US"/>
          </w:rPr>
          <w:tab/>
          <w:t>mc "\"Luka…\""</w:t>
        </w:r>
      </w:ins>
    </w:p>
    <w:p w14:paraId="3CD04375" w14:textId="77777777" w:rsidR="00181FFC" w:rsidRPr="00181FFC" w:rsidRDefault="00181FFC" w:rsidP="00181FFC">
      <w:pPr>
        <w:spacing w:line="600" w:lineRule="auto"/>
        <w:jc w:val="left"/>
        <w:rPr>
          <w:ins w:id="20494" w:author="UTENTE" w:date="2020-06-30T19:00:00Z"/>
          <w:rFonts w:ascii="Calibri" w:eastAsia="Calibri" w:hAnsi="Calibri" w:cs="Times New Roman"/>
          <w:lang w:val="en-US"/>
        </w:rPr>
      </w:pPr>
      <w:ins w:id="20495" w:author="UTENTE" w:date="2020-06-30T19:00:00Z">
        <w:r w:rsidRPr="00181FFC">
          <w:rPr>
            <w:rFonts w:ascii="Calibri" w:eastAsia="Calibri" w:hAnsi="Calibri" w:cs="Times New Roman"/>
            <w:lang w:val="en-US"/>
          </w:rPr>
          <w:t>713.</w:t>
        </w:r>
        <w:r w:rsidRPr="00181FFC">
          <w:rPr>
            <w:rFonts w:ascii="Calibri" w:eastAsia="Calibri" w:hAnsi="Calibri" w:cs="Times New Roman"/>
            <w:lang w:val="en-US"/>
          </w:rPr>
          <w:tab/>
          <w:t>n "I whisper his name softly, letting my tongue slip forward to tease against his lips."</w:t>
        </w:r>
      </w:ins>
    </w:p>
    <w:p w14:paraId="1CB8B3BA" w14:textId="77777777" w:rsidR="00181FFC" w:rsidRPr="00181FFC" w:rsidRDefault="00181FFC" w:rsidP="00181FFC">
      <w:pPr>
        <w:spacing w:line="600" w:lineRule="auto"/>
        <w:jc w:val="left"/>
        <w:rPr>
          <w:ins w:id="20496" w:author="UTENTE" w:date="2020-06-30T19:00:00Z"/>
          <w:rFonts w:ascii="Calibri" w:eastAsia="Calibri" w:hAnsi="Calibri" w:cs="Times New Roman"/>
          <w:lang w:val="en-US"/>
        </w:rPr>
      </w:pPr>
      <w:ins w:id="20497" w:author="UTENTE" w:date="2020-06-30T19:00:00Z">
        <w:r w:rsidRPr="00181FFC">
          <w:rPr>
            <w:rFonts w:ascii="Calibri" w:eastAsia="Calibri" w:hAnsi="Calibri" w:cs="Times New Roman"/>
            <w:lang w:val="en-US"/>
          </w:rPr>
          <w:t>714.</w:t>
        </w:r>
        <w:r w:rsidRPr="00181FFC">
          <w:rPr>
            <w:rFonts w:ascii="Calibri" w:eastAsia="Calibri" w:hAnsi="Calibri" w:cs="Times New Roman"/>
            <w:lang w:val="en-US"/>
          </w:rPr>
          <w:tab/>
          <w:t>n "After a moment of hesitation, Luka presses his own tongue along mine, sliding them together in a wet kiss."</w:t>
        </w:r>
        <w:r w:rsidRPr="00181FFC">
          <w:rPr>
            <w:rFonts w:ascii="Calibri" w:eastAsia="Calibri" w:hAnsi="Calibri" w:cs="Times New Roman"/>
            <w:lang w:val="en-US"/>
          </w:rPr>
          <w:br w:type="page"/>
        </w:r>
      </w:ins>
    </w:p>
    <w:p w14:paraId="74D3A056" w14:textId="77777777" w:rsidR="00181FFC" w:rsidRPr="00181FFC" w:rsidRDefault="00181FFC" w:rsidP="00181FFC">
      <w:pPr>
        <w:spacing w:line="600" w:lineRule="auto"/>
        <w:jc w:val="left"/>
        <w:rPr>
          <w:ins w:id="20498" w:author="UTENTE" w:date="2020-06-30T19:00:00Z"/>
          <w:rFonts w:ascii="Calibri" w:eastAsia="Calibri" w:hAnsi="Calibri" w:cs="Times New Roman"/>
        </w:rPr>
      </w:pPr>
      <w:ins w:id="20499" w:author="UTENTE" w:date="2020-06-30T19:00:00Z">
        <w:r w:rsidRPr="00181FFC">
          <w:rPr>
            <w:rFonts w:ascii="Calibri" w:eastAsia="Calibri" w:hAnsi="Calibri" w:cs="Times New Roman"/>
          </w:rPr>
          <w:lastRenderedPageBreak/>
          <w:t>703.</w:t>
        </w:r>
        <w:r w:rsidRPr="00181FFC">
          <w:rPr>
            <w:rFonts w:ascii="Calibri" w:eastAsia="Calibri" w:hAnsi="Calibri" w:cs="Times New Roman"/>
          </w:rPr>
          <w:tab/>
          <w:t>n "Si spinge in avanti, spalmando disordinatamente le sue labbra sulle mie."</w:t>
        </w:r>
      </w:ins>
    </w:p>
    <w:p w14:paraId="75BB052A" w14:textId="77777777" w:rsidR="00181FFC" w:rsidRPr="00181FFC" w:rsidRDefault="00181FFC" w:rsidP="00181FFC">
      <w:pPr>
        <w:spacing w:line="600" w:lineRule="auto"/>
        <w:jc w:val="left"/>
        <w:rPr>
          <w:ins w:id="20500" w:author="UTENTE" w:date="2020-06-30T19:00:00Z"/>
          <w:rFonts w:ascii="Calibri" w:eastAsia="Calibri" w:hAnsi="Calibri" w:cs="Times New Roman"/>
        </w:rPr>
      </w:pPr>
      <w:ins w:id="20501" w:author="UTENTE" w:date="2020-06-30T19:00:00Z">
        <w:r w:rsidRPr="00181FFC">
          <w:rPr>
            <w:rFonts w:ascii="Calibri" w:eastAsia="Calibri" w:hAnsi="Calibri" w:cs="Times New Roman"/>
          </w:rPr>
          <w:t>704.</w:t>
        </w:r>
        <w:r w:rsidRPr="00181FFC">
          <w:rPr>
            <w:rFonts w:ascii="Calibri" w:eastAsia="Calibri" w:hAnsi="Calibri" w:cs="Times New Roman"/>
          </w:rPr>
          <w:tab/>
          <w:t>n "Fiù, pensavo che stesse per darmi una testata…"</w:t>
        </w:r>
      </w:ins>
    </w:p>
    <w:p w14:paraId="22C21B43" w14:textId="77777777" w:rsidR="00181FFC" w:rsidRPr="00181FFC" w:rsidRDefault="00181FFC" w:rsidP="00181FFC">
      <w:pPr>
        <w:spacing w:line="600" w:lineRule="auto"/>
        <w:jc w:val="left"/>
        <w:rPr>
          <w:ins w:id="20502" w:author="UTENTE" w:date="2020-06-30T19:00:00Z"/>
          <w:rFonts w:ascii="Calibri" w:eastAsia="Calibri" w:hAnsi="Calibri" w:cs="Times New Roman"/>
          <w:rPrChange w:id="20503" w:author="UTENTE" w:date="2020-06-30T19:00:00Z">
            <w:rPr>
              <w:ins w:id="20504" w:author="UTENTE" w:date="2020-06-30T19:00:00Z"/>
              <w:rFonts w:ascii="Calibri" w:eastAsia="Calibri" w:hAnsi="Calibri" w:cs="Times New Roman"/>
              <w:lang w:val="en-US"/>
            </w:rPr>
          </w:rPrChange>
        </w:rPr>
      </w:pPr>
      <w:ins w:id="20505" w:author="UTENTE" w:date="2020-06-30T19:00:00Z">
        <w:r w:rsidRPr="00181FFC">
          <w:rPr>
            <w:rFonts w:ascii="Calibri" w:eastAsia="Calibri" w:hAnsi="Calibri" w:cs="Times New Roman"/>
            <w:rPrChange w:id="20506" w:author="UTENTE" w:date="2020-06-30T19:00:00Z">
              <w:rPr>
                <w:rFonts w:ascii="Calibri" w:eastAsia="Calibri" w:hAnsi="Calibri" w:cs="Times New Roman"/>
                <w:lang w:val="en-US"/>
              </w:rPr>
            </w:rPrChange>
          </w:rPr>
          <w:t>705.</w:t>
        </w:r>
        <w:r w:rsidRPr="00181FFC">
          <w:rPr>
            <w:rFonts w:ascii="Calibri" w:eastAsia="Calibri" w:hAnsi="Calibri" w:cs="Times New Roman"/>
            <w:rPrChange w:id="20507" w:author="UTENTE" w:date="2020-06-30T19:00:00Z">
              <w:rPr>
                <w:rFonts w:ascii="Calibri" w:eastAsia="Calibri" w:hAnsi="Calibri" w:cs="Times New Roman"/>
                <w:lang w:val="en-US"/>
              </w:rPr>
            </w:rPrChange>
          </w:rPr>
          <w:tab/>
          <w:t>l "\"…nh…\""</w:t>
        </w:r>
      </w:ins>
    </w:p>
    <w:p w14:paraId="0B9CAEB0" w14:textId="77777777" w:rsidR="00181FFC" w:rsidRPr="00181FFC" w:rsidRDefault="00181FFC" w:rsidP="00181FFC">
      <w:pPr>
        <w:spacing w:line="600" w:lineRule="auto"/>
        <w:jc w:val="left"/>
        <w:rPr>
          <w:ins w:id="20508" w:author="UTENTE" w:date="2020-06-30T19:00:00Z"/>
          <w:rFonts w:ascii="Calibri" w:eastAsia="Calibri" w:hAnsi="Calibri" w:cs="Times New Roman"/>
        </w:rPr>
      </w:pPr>
      <w:ins w:id="20509" w:author="UTENTE" w:date="2020-06-30T19:00:00Z">
        <w:r w:rsidRPr="00181FFC">
          <w:rPr>
            <w:rFonts w:ascii="Calibri" w:eastAsia="Calibri" w:hAnsi="Calibri" w:cs="Times New Roman"/>
          </w:rPr>
          <w:t>706.</w:t>
        </w:r>
        <w:r w:rsidRPr="00181FFC">
          <w:rPr>
            <w:rFonts w:ascii="Calibri" w:eastAsia="Calibri" w:hAnsi="Calibri" w:cs="Times New Roman"/>
          </w:rPr>
          <w:tab/>
          <w:t>mc "\"…\""</w:t>
        </w:r>
      </w:ins>
    </w:p>
    <w:p w14:paraId="14E64525" w14:textId="77777777" w:rsidR="00181FFC" w:rsidRPr="00181FFC" w:rsidRDefault="00181FFC" w:rsidP="00181FFC">
      <w:pPr>
        <w:spacing w:line="600" w:lineRule="auto"/>
        <w:jc w:val="left"/>
        <w:rPr>
          <w:ins w:id="20510" w:author="UTENTE" w:date="2020-06-30T19:00:00Z"/>
          <w:rFonts w:ascii="Calibri" w:eastAsia="Calibri" w:hAnsi="Calibri" w:cs="Times New Roman"/>
        </w:rPr>
      </w:pPr>
      <w:ins w:id="20511" w:author="UTENTE" w:date="2020-06-30T19:00:00Z">
        <w:r w:rsidRPr="00181FFC">
          <w:rPr>
            <w:rFonts w:ascii="Calibri" w:eastAsia="Calibri" w:hAnsi="Calibri" w:cs="Times New Roman"/>
          </w:rPr>
          <w:t>707.</w:t>
        </w:r>
        <w:r w:rsidRPr="00181FFC">
          <w:rPr>
            <w:rFonts w:ascii="Calibri" w:eastAsia="Calibri" w:hAnsi="Calibri" w:cs="Times New Roman"/>
          </w:rPr>
          <w:tab/>
          <w:t>n "Le sue labbra sono soffici, e ha un sapore dolciastro… un po' come me lo aspettavo."</w:t>
        </w:r>
      </w:ins>
    </w:p>
    <w:p w14:paraId="60F7608D" w14:textId="77777777" w:rsidR="00181FFC" w:rsidRPr="00181FFC" w:rsidRDefault="00181FFC" w:rsidP="00181FFC">
      <w:pPr>
        <w:spacing w:line="600" w:lineRule="auto"/>
        <w:jc w:val="left"/>
        <w:rPr>
          <w:ins w:id="20512" w:author="UTENTE" w:date="2020-06-30T19:00:00Z"/>
          <w:rFonts w:ascii="Calibri" w:eastAsia="Calibri" w:hAnsi="Calibri" w:cs="Times New Roman"/>
        </w:rPr>
      </w:pPr>
      <w:ins w:id="20513" w:author="UTENTE" w:date="2020-06-30T19:00:00Z">
        <w:r w:rsidRPr="00181FFC">
          <w:rPr>
            <w:rFonts w:ascii="Calibri" w:eastAsia="Calibri" w:hAnsi="Calibri" w:cs="Times New Roman"/>
          </w:rPr>
          <w:t>708.</w:t>
        </w:r>
        <w:r w:rsidRPr="00181FFC">
          <w:rPr>
            <w:rFonts w:ascii="Calibri" w:eastAsia="Calibri" w:hAnsi="Calibri" w:cs="Times New Roman"/>
          </w:rPr>
          <w:tab/>
          <w:t>n "Restituisco teneramente le sue carezze, lasciandogli decidere il ritmo per non farlo spaventare."</w:t>
        </w:r>
      </w:ins>
    </w:p>
    <w:p w14:paraId="0D3FDF56" w14:textId="77777777" w:rsidR="00181FFC" w:rsidRPr="00181FFC" w:rsidRDefault="00181FFC" w:rsidP="00181FFC">
      <w:pPr>
        <w:spacing w:line="600" w:lineRule="auto"/>
        <w:jc w:val="left"/>
        <w:rPr>
          <w:ins w:id="20514" w:author="UTENTE" w:date="2020-06-30T19:00:00Z"/>
          <w:rFonts w:ascii="Calibri" w:eastAsia="Calibri" w:hAnsi="Calibri" w:cs="Times New Roman"/>
        </w:rPr>
      </w:pPr>
      <w:ins w:id="20515" w:author="UTENTE" w:date="2020-06-30T19:00:00Z">
        <w:r w:rsidRPr="00181FFC">
          <w:rPr>
            <w:rFonts w:ascii="Calibri" w:eastAsia="Calibri" w:hAnsi="Calibri" w:cs="Times New Roman"/>
          </w:rPr>
          <w:t>709.</w:t>
        </w:r>
        <w:r w:rsidRPr="00181FFC">
          <w:rPr>
            <w:rFonts w:ascii="Calibri" w:eastAsia="Calibri" w:hAnsi="Calibri" w:cs="Times New Roman"/>
          </w:rPr>
          <w:tab/>
          <w:t>n "Sembrava così eccitato e nervoso che mi chiedo se questo sia il suo primo bacio.{w}È davvero tanto innocente? Ora mi sento quasi cattivo."</w:t>
        </w:r>
      </w:ins>
    </w:p>
    <w:p w14:paraId="66679F1C" w14:textId="77777777" w:rsidR="00181FFC" w:rsidRPr="00181FFC" w:rsidRDefault="00181FFC" w:rsidP="00181FFC">
      <w:pPr>
        <w:spacing w:line="600" w:lineRule="auto"/>
        <w:jc w:val="left"/>
        <w:rPr>
          <w:ins w:id="20516" w:author="UTENTE" w:date="2020-06-30T19:00:00Z"/>
          <w:rFonts w:ascii="Calibri" w:eastAsia="Calibri" w:hAnsi="Calibri" w:cs="Times New Roman"/>
        </w:rPr>
      </w:pPr>
      <w:ins w:id="20517" w:author="UTENTE" w:date="2020-06-30T19:00:00Z">
        <w:r w:rsidRPr="00181FFC">
          <w:rPr>
            <w:rFonts w:ascii="Calibri" w:eastAsia="Calibri" w:hAnsi="Calibri" w:cs="Times New Roman"/>
          </w:rPr>
          <w:t>710.</w:t>
        </w:r>
        <w:r w:rsidRPr="00181FFC">
          <w:rPr>
            <w:rFonts w:ascii="Calibri" w:eastAsia="Calibri" w:hAnsi="Calibri" w:cs="Times New Roman"/>
          </w:rPr>
          <w:tab/>
          <w:t>n "Ma ho agito per impulso -- era così incredibilmente carino che non ho potuto farne a meno."</w:t>
        </w:r>
      </w:ins>
    </w:p>
    <w:p w14:paraId="304FF035" w14:textId="77777777" w:rsidR="00181FFC" w:rsidRPr="00181FFC" w:rsidRDefault="00181FFC" w:rsidP="00181FFC">
      <w:pPr>
        <w:spacing w:line="600" w:lineRule="auto"/>
        <w:jc w:val="left"/>
        <w:rPr>
          <w:ins w:id="20518" w:author="UTENTE" w:date="2020-06-30T19:00:00Z"/>
          <w:rFonts w:ascii="Calibri" w:eastAsia="Calibri" w:hAnsi="Calibri" w:cs="Times New Roman"/>
        </w:rPr>
      </w:pPr>
      <w:ins w:id="20519" w:author="UTENTE" w:date="2020-06-30T19:00:00Z">
        <w:r w:rsidRPr="00181FFC">
          <w:rPr>
            <w:rFonts w:ascii="Calibri" w:eastAsia="Calibri" w:hAnsi="Calibri" w:cs="Times New Roman"/>
          </w:rPr>
          <w:t>711.</w:t>
        </w:r>
        <w:r w:rsidRPr="00181FFC">
          <w:rPr>
            <w:rFonts w:ascii="Calibri" w:eastAsia="Calibri" w:hAnsi="Calibri" w:cs="Times New Roman"/>
          </w:rPr>
          <w:tab/>
          <w:t>n "Fra l'altro, penso sia chiaro ormai che ha una cotta per me, e mentirei se dicessi che non provo la stessa cosa."</w:t>
        </w:r>
      </w:ins>
    </w:p>
    <w:p w14:paraId="05BEDE79" w14:textId="77777777" w:rsidR="00181FFC" w:rsidRPr="00181FFC" w:rsidRDefault="00181FFC" w:rsidP="00181FFC">
      <w:pPr>
        <w:spacing w:line="600" w:lineRule="auto"/>
        <w:jc w:val="left"/>
        <w:rPr>
          <w:ins w:id="20520" w:author="UTENTE" w:date="2020-06-30T19:00:00Z"/>
          <w:rFonts w:ascii="Calibri" w:eastAsia="Calibri" w:hAnsi="Calibri" w:cs="Times New Roman"/>
        </w:rPr>
      </w:pPr>
      <w:ins w:id="20521" w:author="UTENTE" w:date="2020-06-30T19:00:00Z">
        <w:r w:rsidRPr="00181FFC">
          <w:rPr>
            <w:rFonts w:ascii="Calibri" w:eastAsia="Calibri" w:hAnsi="Calibri" w:cs="Times New Roman"/>
          </w:rPr>
          <w:t>712.</w:t>
        </w:r>
        <w:r w:rsidRPr="00181FFC">
          <w:rPr>
            <w:rFonts w:ascii="Calibri" w:eastAsia="Calibri" w:hAnsi="Calibri" w:cs="Times New Roman"/>
          </w:rPr>
          <w:tab/>
          <w:t>mc "\"Luka…\""</w:t>
        </w:r>
      </w:ins>
    </w:p>
    <w:p w14:paraId="06698ACC" w14:textId="77777777" w:rsidR="00181FFC" w:rsidRPr="00181FFC" w:rsidRDefault="00181FFC" w:rsidP="00181FFC">
      <w:pPr>
        <w:spacing w:line="600" w:lineRule="auto"/>
        <w:jc w:val="left"/>
        <w:rPr>
          <w:ins w:id="20522" w:author="UTENTE" w:date="2020-06-30T19:00:00Z"/>
          <w:rFonts w:ascii="Calibri" w:eastAsia="Calibri" w:hAnsi="Calibri" w:cs="Times New Roman"/>
        </w:rPr>
      </w:pPr>
      <w:ins w:id="20523" w:author="UTENTE" w:date="2020-06-30T19:00:00Z">
        <w:r w:rsidRPr="00181FFC">
          <w:rPr>
            <w:rFonts w:ascii="Calibri" w:eastAsia="Calibri" w:hAnsi="Calibri" w:cs="Times New Roman"/>
          </w:rPr>
          <w:t>713.</w:t>
        </w:r>
        <w:r w:rsidRPr="00181FFC">
          <w:rPr>
            <w:rFonts w:ascii="Calibri" w:eastAsia="Calibri" w:hAnsi="Calibri" w:cs="Times New Roman"/>
          </w:rPr>
          <w:tab/>
          <w:t>n "Sussurro dolcemente il suo nome, lasciando scivolare la mia lingua per farla scorrere sulle sue labbra."</w:t>
        </w:r>
      </w:ins>
    </w:p>
    <w:p w14:paraId="19FE687D" w14:textId="77777777" w:rsidR="00181FFC" w:rsidRPr="00181FFC" w:rsidRDefault="00181FFC" w:rsidP="00181FFC">
      <w:pPr>
        <w:spacing w:line="600" w:lineRule="auto"/>
        <w:jc w:val="left"/>
        <w:rPr>
          <w:ins w:id="20524" w:author="UTENTE" w:date="2020-06-30T19:00:00Z"/>
          <w:rFonts w:ascii="Calibri" w:eastAsia="Calibri" w:hAnsi="Calibri" w:cs="Times New Roman"/>
        </w:rPr>
      </w:pPr>
      <w:ins w:id="20525" w:author="UTENTE" w:date="2020-06-30T19:00:00Z">
        <w:r w:rsidRPr="00181FFC">
          <w:rPr>
            <w:rFonts w:ascii="Calibri" w:eastAsia="Calibri" w:hAnsi="Calibri" w:cs="Times New Roman"/>
          </w:rPr>
          <w:t>714.</w:t>
        </w:r>
        <w:r w:rsidRPr="00181FFC">
          <w:rPr>
            <w:rFonts w:ascii="Calibri" w:eastAsia="Calibri" w:hAnsi="Calibri" w:cs="Times New Roman"/>
          </w:rPr>
          <w:tab/>
          <w:t>n "Dopo un momento di esitazione, Luka preme la sua lingua contro la mia, facendole scorrere l'una contro l'altra in un umido bacio." </w:t>
        </w:r>
        <w:r w:rsidRPr="00181FFC">
          <w:rPr>
            <w:rFonts w:ascii="Calibri" w:eastAsia="Calibri" w:hAnsi="Calibri" w:cs="Times New Roman"/>
          </w:rPr>
          <w:br w:type="page"/>
        </w:r>
      </w:ins>
    </w:p>
    <w:p w14:paraId="4FFB359D" w14:textId="77777777" w:rsidR="00181FFC" w:rsidRPr="00181FFC" w:rsidRDefault="00181FFC" w:rsidP="00181FFC">
      <w:pPr>
        <w:spacing w:line="600" w:lineRule="auto"/>
        <w:jc w:val="left"/>
        <w:rPr>
          <w:ins w:id="20526" w:author="UTENTE" w:date="2020-06-30T19:00:00Z"/>
          <w:rFonts w:ascii="Calibri" w:eastAsia="Calibri" w:hAnsi="Calibri" w:cs="Times New Roman"/>
          <w:lang w:val="en-US"/>
        </w:rPr>
      </w:pPr>
      <w:ins w:id="20527" w:author="UTENTE" w:date="2020-06-30T19:00:00Z">
        <w:r w:rsidRPr="00181FFC">
          <w:rPr>
            <w:rFonts w:ascii="Calibri" w:eastAsia="Calibri" w:hAnsi="Calibri" w:cs="Times New Roman"/>
            <w:lang w:val="en-US"/>
          </w:rPr>
          <w:lastRenderedPageBreak/>
          <w:t>715.</w:t>
        </w:r>
        <w:r w:rsidRPr="00181FFC">
          <w:rPr>
            <w:rFonts w:ascii="Calibri" w:eastAsia="Calibri" w:hAnsi="Calibri" w:cs="Times New Roman"/>
            <w:lang w:val="en-US"/>
          </w:rPr>
          <w:tab/>
          <w:t>n "His grip on my jacket loosens, but he keeps his fingers curled in the fabric, like he's clutching onto a safety blanket."</w:t>
        </w:r>
      </w:ins>
    </w:p>
    <w:p w14:paraId="73449655" w14:textId="77777777" w:rsidR="00181FFC" w:rsidRPr="00181FFC" w:rsidRDefault="00181FFC" w:rsidP="00181FFC">
      <w:pPr>
        <w:spacing w:line="600" w:lineRule="auto"/>
        <w:jc w:val="left"/>
        <w:rPr>
          <w:ins w:id="20528" w:author="UTENTE" w:date="2020-06-30T19:00:00Z"/>
          <w:rFonts w:ascii="Calibri" w:eastAsia="Calibri" w:hAnsi="Calibri" w:cs="Times New Roman"/>
          <w:lang w:val="en-US"/>
          <w:rPrChange w:id="20529" w:author="UTENTE" w:date="2020-06-30T19:00:00Z">
            <w:rPr>
              <w:ins w:id="20530" w:author="UTENTE" w:date="2020-06-30T19:00:00Z"/>
              <w:rFonts w:ascii="Calibri" w:eastAsia="Calibri" w:hAnsi="Calibri" w:cs="Times New Roman"/>
            </w:rPr>
          </w:rPrChange>
        </w:rPr>
      </w:pPr>
      <w:ins w:id="20531" w:author="UTENTE" w:date="2020-06-30T19:00:00Z">
        <w:r w:rsidRPr="00181FFC">
          <w:rPr>
            <w:rFonts w:ascii="Calibri" w:eastAsia="Calibri" w:hAnsi="Calibri" w:cs="Times New Roman"/>
            <w:lang w:val="en-US"/>
            <w:rPrChange w:id="20532" w:author="UTENTE" w:date="2020-06-30T19:00:00Z">
              <w:rPr>
                <w:rFonts w:ascii="Calibri" w:eastAsia="Calibri" w:hAnsi="Calibri" w:cs="Times New Roman"/>
              </w:rPr>
            </w:rPrChange>
          </w:rPr>
          <w:t>716.</w:t>
        </w:r>
        <w:r w:rsidRPr="00181FFC">
          <w:rPr>
            <w:rFonts w:ascii="Calibri" w:eastAsia="Calibri" w:hAnsi="Calibri" w:cs="Times New Roman"/>
            <w:lang w:val="en-US"/>
            <w:rPrChange w:id="20533" w:author="UTENTE" w:date="2020-06-30T19:00:00Z">
              <w:rPr>
                <w:rFonts w:ascii="Calibri" w:eastAsia="Calibri" w:hAnsi="Calibri" w:cs="Times New Roman"/>
              </w:rPr>
            </w:rPrChange>
          </w:rPr>
          <w:tab/>
          <w:t>l "\"Mmh… fu…\""</w:t>
        </w:r>
      </w:ins>
    </w:p>
    <w:p w14:paraId="294833F7" w14:textId="77777777" w:rsidR="00181FFC" w:rsidRPr="00181FFC" w:rsidRDefault="00181FFC" w:rsidP="00181FFC">
      <w:pPr>
        <w:spacing w:line="600" w:lineRule="auto"/>
        <w:jc w:val="left"/>
        <w:rPr>
          <w:ins w:id="20534" w:author="UTENTE" w:date="2020-06-30T19:00:00Z"/>
          <w:rFonts w:ascii="Calibri" w:eastAsia="Calibri" w:hAnsi="Calibri" w:cs="Times New Roman"/>
          <w:lang w:val="en-US"/>
        </w:rPr>
      </w:pPr>
      <w:ins w:id="20535" w:author="UTENTE" w:date="2020-06-30T19:00:00Z">
        <w:r w:rsidRPr="00181FFC">
          <w:rPr>
            <w:rFonts w:ascii="Calibri" w:eastAsia="Calibri" w:hAnsi="Calibri" w:cs="Times New Roman"/>
            <w:lang w:val="en-US"/>
          </w:rPr>
          <w:t>717.</w:t>
        </w:r>
        <w:r w:rsidRPr="00181FFC">
          <w:rPr>
            <w:rFonts w:ascii="Calibri" w:eastAsia="Calibri" w:hAnsi="Calibri" w:cs="Times New Roman"/>
            <w:lang w:val="en-US"/>
          </w:rPr>
          <w:tab/>
          <w:t>n "He lets out a small sound between a moan and a whimper, leaning heavily against my chest."</w:t>
        </w:r>
      </w:ins>
    </w:p>
    <w:p w14:paraId="51FE5296" w14:textId="77777777" w:rsidR="00181FFC" w:rsidRPr="00181FFC" w:rsidRDefault="00181FFC" w:rsidP="00181FFC">
      <w:pPr>
        <w:spacing w:line="600" w:lineRule="auto"/>
        <w:jc w:val="left"/>
        <w:rPr>
          <w:ins w:id="20536" w:author="UTENTE" w:date="2020-06-30T19:00:00Z"/>
          <w:rFonts w:ascii="Calibri" w:eastAsia="Calibri" w:hAnsi="Calibri" w:cs="Times New Roman"/>
          <w:lang w:val="en-US"/>
        </w:rPr>
      </w:pPr>
      <w:ins w:id="20537" w:author="UTENTE" w:date="2020-06-30T19:00:00Z">
        <w:r w:rsidRPr="00181FFC">
          <w:rPr>
            <w:rFonts w:ascii="Calibri" w:eastAsia="Calibri" w:hAnsi="Calibri" w:cs="Times New Roman"/>
            <w:lang w:val="en-US"/>
          </w:rPr>
          <w:t>718.</w:t>
        </w:r>
        <w:r w:rsidRPr="00181FFC">
          <w:rPr>
            <w:rFonts w:ascii="Calibri" w:eastAsia="Calibri" w:hAnsi="Calibri" w:cs="Times New Roman"/>
            <w:lang w:val="en-US"/>
          </w:rPr>
          <w:tab/>
          <w:t>n "I nip and tug at his lower lip with my teeth, trailing warm, wet kisses all along his mouth and jaw."</w:t>
        </w:r>
      </w:ins>
    </w:p>
    <w:p w14:paraId="24B325C0" w14:textId="77777777" w:rsidR="00181FFC" w:rsidRPr="00181FFC" w:rsidRDefault="00181FFC" w:rsidP="00181FFC">
      <w:pPr>
        <w:spacing w:line="600" w:lineRule="auto"/>
        <w:jc w:val="left"/>
        <w:rPr>
          <w:ins w:id="20538" w:author="UTENTE" w:date="2020-06-30T19:00:00Z"/>
          <w:rFonts w:ascii="Calibri" w:eastAsia="Calibri" w:hAnsi="Calibri" w:cs="Times New Roman"/>
          <w:lang w:val="en-US"/>
        </w:rPr>
      </w:pPr>
      <w:ins w:id="20539" w:author="UTENTE" w:date="2020-06-30T19:00:00Z">
        <w:r w:rsidRPr="00181FFC">
          <w:rPr>
            <w:rFonts w:ascii="Calibri" w:eastAsia="Calibri" w:hAnsi="Calibri" w:cs="Times New Roman"/>
            <w:lang w:val="en-US"/>
          </w:rPr>
          <w:t>719.</w:t>
        </w:r>
        <w:r w:rsidRPr="00181FFC">
          <w:rPr>
            <w:rFonts w:ascii="Calibri" w:eastAsia="Calibri" w:hAnsi="Calibri" w:cs="Times New Roman"/>
            <w:lang w:val="en-US"/>
          </w:rPr>
          <w:tab/>
          <w:t>n "…Is he trembling, or is it my imagination?"</w:t>
        </w:r>
      </w:ins>
    </w:p>
    <w:p w14:paraId="07BC07C0" w14:textId="77777777" w:rsidR="00181FFC" w:rsidRPr="00181FFC" w:rsidRDefault="00181FFC" w:rsidP="00181FFC">
      <w:pPr>
        <w:spacing w:line="600" w:lineRule="auto"/>
        <w:jc w:val="left"/>
        <w:rPr>
          <w:ins w:id="20540" w:author="UTENTE" w:date="2020-06-30T19:00:00Z"/>
          <w:rFonts w:ascii="Calibri" w:eastAsia="Calibri" w:hAnsi="Calibri" w:cs="Times New Roman"/>
          <w:lang w:val="en-US"/>
        </w:rPr>
      </w:pPr>
      <w:ins w:id="20541" w:author="UTENTE" w:date="2020-06-30T19:00:00Z">
        <w:r w:rsidRPr="00181FFC">
          <w:rPr>
            <w:rFonts w:ascii="Calibri" w:eastAsia="Calibri" w:hAnsi="Calibri" w:cs="Times New Roman"/>
            <w:lang w:val="en-US"/>
          </w:rPr>
          <w:t>720.</w:t>
        </w:r>
        <w:r w:rsidRPr="00181FFC">
          <w:rPr>
            <w:rFonts w:ascii="Calibri" w:eastAsia="Calibri" w:hAnsi="Calibri" w:cs="Times New Roman"/>
            <w:lang w:val="en-US"/>
          </w:rPr>
          <w:tab/>
          <w:t>n "No, he's definitely shaking a little. Damn, am I overdoing it?"</w:t>
        </w:r>
      </w:ins>
    </w:p>
    <w:p w14:paraId="538211C9" w14:textId="77777777" w:rsidR="00181FFC" w:rsidRPr="00181FFC" w:rsidRDefault="00181FFC" w:rsidP="00181FFC">
      <w:pPr>
        <w:spacing w:line="600" w:lineRule="auto"/>
        <w:jc w:val="left"/>
        <w:rPr>
          <w:ins w:id="20542" w:author="UTENTE" w:date="2020-06-30T19:00:00Z"/>
          <w:rFonts w:ascii="Calibri" w:eastAsia="Calibri" w:hAnsi="Calibri" w:cs="Times New Roman"/>
          <w:lang w:val="en-US"/>
        </w:rPr>
      </w:pPr>
      <w:ins w:id="20543" w:author="UTENTE" w:date="2020-06-30T19:00:00Z">
        <w:r w:rsidRPr="00181FFC">
          <w:rPr>
            <w:rFonts w:ascii="Calibri" w:eastAsia="Calibri" w:hAnsi="Calibri" w:cs="Times New Roman"/>
            <w:lang w:val="en-US"/>
          </w:rPr>
          <w:t>721.</w:t>
        </w:r>
        <w:r w:rsidRPr="00181FFC">
          <w:rPr>
            <w:rFonts w:ascii="Calibri" w:eastAsia="Calibri" w:hAnsi="Calibri" w:cs="Times New Roman"/>
            <w:lang w:val="en-US"/>
          </w:rPr>
          <w:tab/>
          <w:t>mcp "\"Luka, are you okay?\""</w:t>
        </w:r>
      </w:ins>
    </w:p>
    <w:p w14:paraId="3FF13F56" w14:textId="77777777" w:rsidR="00181FFC" w:rsidRPr="00181FFC" w:rsidRDefault="00181FFC" w:rsidP="00181FFC">
      <w:pPr>
        <w:spacing w:line="600" w:lineRule="auto"/>
        <w:jc w:val="left"/>
        <w:rPr>
          <w:ins w:id="20544" w:author="UTENTE" w:date="2020-06-30T19:00:00Z"/>
          <w:rFonts w:ascii="Calibri" w:eastAsia="Calibri" w:hAnsi="Calibri" w:cs="Times New Roman"/>
          <w:lang w:val="en-US"/>
        </w:rPr>
      </w:pPr>
      <w:ins w:id="20545" w:author="UTENTE" w:date="2020-06-30T19:00:00Z">
        <w:r w:rsidRPr="00181FFC">
          <w:rPr>
            <w:rFonts w:ascii="Calibri" w:eastAsia="Calibri" w:hAnsi="Calibri" w:cs="Times New Roman"/>
            <w:lang w:val="en-US"/>
          </w:rPr>
          <w:t>722.</w:t>
        </w:r>
        <w:r w:rsidRPr="00181FFC">
          <w:rPr>
            <w:rFonts w:ascii="Calibri" w:eastAsia="Calibri" w:hAnsi="Calibri" w:cs="Times New Roman"/>
            <w:lang w:val="en-US"/>
          </w:rPr>
          <w:tab/>
          <w:t>mcp "\"If you want, we can stop…\""</w:t>
        </w:r>
      </w:ins>
    </w:p>
    <w:p w14:paraId="25178EA0" w14:textId="77777777" w:rsidR="00181FFC" w:rsidRPr="00181FFC" w:rsidRDefault="00181FFC" w:rsidP="00181FFC">
      <w:pPr>
        <w:spacing w:line="600" w:lineRule="auto"/>
        <w:jc w:val="left"/>
        <w:rPr>
          <w:ins w:id="20546" w:author="UTENTE" w:date="2020-06-30T19:00:00Z"/>
          <w:rFonts w:ascii="Calibri" w:eastAsia="Calibri" w:hAnsi="Calibri" w:cs="Times New Roman"/>
          <w:lang w:val="en-US"/>
        </w:rPr>
      </w:pPr>
      <w:ins w:id="20547" w:author="UTENTE" w:date="2020-06-30T19:00:00Z">
        <w:r w:rsidRPr="00181FFC">
          <w:rPr>
            <w:rFonts w:ascii="Calibri" w:eastAsia="Calibri" w:hAnsi="Calibri" w:cs="Times New Roman"/>
            <w:lang w:val="en-US"/>
          </w:rPr>
          <w:t>723.</w:t>
        </w:r>
        <w:r w:rsidRPr="00181FFC">
          <w:rPr>
            <w:rFonts w:ascii="Calibri" w:eastAsia="Calibri" w:hAnsi="Calibri" w:cs="Times New Roman"/>
            <w:lang w:val="en-US"/>
          </w:rPr>
          <w:tab/>
          <w:t>lp "\"Tch –– I'm fine!\""</w:t>
        </w:r>
      </w:ins>
    </w:p>
    <w:p w14:paraId="13C75570" w14:textId="77777777" w:rsidR="00181FFC" w:rsidRPr="00181FFC" w:rsidRDefault="00181FFC" w:rsidP="00181FFC">
      <w:pPr>
        <w:spacing w:line="600" w:lineRule="auto"/>
        <w:jc w:val="left"/>
        <w:rPr>
          <w:ins w:id="20548" w:author="UTENTE" w:date="2020-06-30T19:00:00Z"/>
          <w:rFonts w:ascii="Calibri" w:eastAsia="Calibri" w:hAnsi="Calibri" w:cs="Times New Roman"/>
          <w:lang w:val="en-US"/>
        </w:rPr>
      </w:pPr>
      <w:ins w:id="20549" w:author="UTENTE" w:date="2020-06-30T19:00:00Z">
        <w:r w:rsidRPr="00181FFC">
          <w:rPr>
            <w:rFonts w:ascii="Calibri" w:eastAsia="Calibri" w:hAnsi="Calibri" w:cs="Times New Roman"/>
            <w:lang w:val="en-US"/>
          </w:rPr>
          <w:t>724.</w:t>
        </w:r>
        <w:r w:rsidRPr="00181FFC">
          <w:rPr>
            <w:rFonts w:ascii="Calibri" w:eastAsia="Calibri" w:hAnsi="Calibri" w:cs="Times New Roman"/>
            <w:lang w:val="en-US"/>
          </w:rPr>
          <w:tab/>
          <w:t>lp "\"Don't act like I'm not used to kissing! I d-do it all the time.\""</w:t>
        </w:r>
      </w:ins>
    </w:p>
    <w:p w14:paraId="61255DD6" w14:textId="77777777" w:rsidR="00181FFC" w:rsidRPr="00181FFC" w:rsidRDefault="00181FFC" w:rsidP="00181FFC">
      <w:pPr>
        <w:spacing w:line="600" w:lineRule="auto"/>
        <w:jc w:val="left"/>
        <w:rPr>
          <w:ins w:id="20550" w:author="UTENTE" w:date="2020-06-30T19:00:00Z"/>
          <w:rFonts w:ascii="Calibri" w:eastAsia="Calibri" w:hAnsi="Calibri" w:cs="Times New Roman"/>
          <w:lang w:val="en-US"/>
        </w:rPr>
      </w:pPr>
      <w:ins w:id="20551" w:author="UTENTE" w:date="2020-06-30T19:00:00Z">
        <w:r w:rsidRPr="00181FFC">
          <w:rPr>
            <w:rFonts w:ascii="Calibri" w:eastAsia="Calibri" w:hAnsi="Calibri" w:cs="Times New Roman"/>
            <w:lang w:val="en-US"/>
          </w:rPr>
          <w:t>725.</w:t>
        </w:r>
        <w:r w:rsidRPr="00181FFC">
          <w:rPr>
            <w:rFonts w:ascii="Calibri" w:eastAsia="Calibri" w:hAnsi="Calibri" w:cs="Times New Roman"/>
            <w:lang w:val="en-US"/>
          </w:rPr>
          <w:tab/>
          <w:t>n "…Yeah, sure you do."</w:t>
        </w:r>
      </w:ins>
    </w:p>
    <w:p w14:paraId="718DC4C3" w14:textId="77777777" w:rsidR="00181FFC" w:rsidRPr="00181FFC" w:rsidRDefault="00181FFC" w:rsidP="00181FFC">
      <w:pPr>
        <w:spacing w:line="600" w:lineRule="auto"/>
        <w:jc w:val="left"/>
        <w:rPr>
          <w:ins w:id="20552" w:author="UTENTE" w:date="2020-06-30T19:00:00Z"/>
          <w:rFonts w:ascii="Calibri" w:eastAsia="Calibri" w:hAnsi="Calibri" w:cs="Times New Roman"/>
          <w:lang w:val="en-US"/>
        </w:rPr>
      </w:pPr>
      <w:ins w:id="20553" w:author="UTENTE" w:date="2020-06-30T19:00:00Z">
        <w:r w:rsidRPr="00181FFC">
          <w:rPr>
            <w:rFonts w:ascii="Calibri" w:eastAsia="Calibri" w:hAnsi="Calibri" w:cs="Times New Roman"/>
            <w:lang w:val="en-US"/>
          </w:rPr>
          <w:t>726.</w:t>
        </w:r>
        <w:r w:rsidRPr="00181FFC">
          <w:rPr>
            <w:rFonts w:ascii="Calibri" w:eastAsia="Calibri" w:hAnsi="Calibri" w:cs="Times New Roman"/>
            <w:lang w:val="en-US"/>
          </w:rPr>
          <w:tab/>
          <w:t>n "It takes all my strength to keep from snickering at his flustered response, but I manage to hold back and just nod, instead."</w:t>
        </w:r>
      </w:ins>
    </w:p>
    <w:p w14:paraId="66C26DDD" w14:textId="77777777" w:rsidR="00181FFC" w:rsidRPr="00181FFC" w:rsidRDefault="00181FFC" w:rsidP="00181FFC">
      <w:pPr>
        <w:spacing w:line="600" w:lineRule="auto"/>
        <w:jc w:val="left"/>
        <w:rPr>
          <w:ins w:id="20554" w:author="UTENTE" w:date="2020-06-30T19:00:00Z"/>
          <w:rFonts w:ascii="Calibri" w:eastAsia="Calibri" w:hAnsi="Calibri" w:cs="Times New Roman"/>
          <w:lang w:val="en-US"/>
        </w:rPr>
      </w:pPr>
      <w:ins w:id="20555" w:author="UTENTE" w:date="2020-06-30T19:00:00Z">
        <w:r w:rsidRPr="00181FFC">
          <w:rPr>
            <w:rFonts w:ascii="Calibri" w:eastAsia="Calibri" w:hAnsi="Calibri" w:cs="Times New Roman"/>
            <w:lang w:val="en-US"/>
          </w:rPr>
          <w:t>727.</w:t>
        </w:r>
        <w:r w:rsidRPr="00181FFC">
          <w:rPr>
            <w:rFonts w:ascii="Calibri" w:eastAsia="Calibri" w:hAnsi="Calibri" w:cs="Times New Roman"/>
            <w:lang w:val="en-US"/>
          </w:rPr>
          <w:tab/>
          <w:t>n "Then, I lean forward once more, pulling Luka in for another deep kiss."</w:t>
        </w:r>
      </w:ins>
    </w:p>
    <w:p w14:paraId="4BFDAF65" w14:textId="77777777" w:rsidR="00181FFC" w:rsidRPr="00181FFC" w:rsidRDefault="00181FFC" w:rsidP="00181FFC">
      <w:pPr>
        <w:spacing w:line="600" w:lineRule="auto"/>
        <w:jc w:val="left"/>
        <w:rPr>
          <w:ins w:id="20556" w:author="UTENTE" w:date="2020-06-30T19:00:00Z"/>
          <w:rFonts w:ascii="Calibri" w:eastAsia="Calibri" w:hAnsi="Calibri" w:cs="Times New Roman"/>
          <w:lang w:val="en-US"/>
        </w:rPr>
      </w:pPr>
      <w:ins w:id="20557" w:author="UTENTE" w:date="2020-06-30T19:00:00Z">
        <w:r w:rsidRPr="00181FFC">
          <w:rPr>
            <w:rFonts w:ascii="Calibri" w:eastAsia="Calibri" w:hAnsi="Calibri" w:cs="Times New Roman"/>
            <w:lang w:val="en-US"/>
          </w:rPr>
          <w:t>728.</w:t>
        </w:r>
        <w:r w:rsidRPr="00181FFC">
          <w:rPr>
            <w:rFonts w:ascii="Calibri" w:eastAsia="Calibri" w:hAnsi="Calibri" w:cs="Times New Roman"/>
            <w:lang w:val="en-US"/>
          </w:rPr>
          <w:tab/>
          <w:t>n "This time, he responds more eagerly, trailing his tongue along my lips in a slightly clumsy fashion."</w:t>
        </w:r>
      </w:ins>
    </w:p>
    <w:p w14:paraId="5E3E960C" w14:textId="77777777" w:rsidR="00181FFC" w:rsidRPr="00181FFC" w:rsidRDefault="00181FFC" w:rsidP="00181FFC">
      <w:pPr>
        <w:spacing w:line="600" w:lineRule="auto"/>
        <w:jc w:val="left"/>
        <w:rPr>
          <w:ins w:id="20558" w:author="UTENTE" w:date="2020-06-30T19:00:00Z"/>
          <w:rFonts w:ascii="Calibri" w:eastAsia="Calibri" w:hAnsi="Calibri" w:cs="Times New Roman"/>
        </w:rPr>
      </w:pPr>
      <w:ins w:id="20559" w:author="UTENTE" w:date="2020-06-30T19:00:00Z">
        <w:r w:rsidRPr="00181FFC">
          <w:rPr>
            <w:rFonts w:ascii="Calibri" w:eastAsia="Calibri" w:hAnsi="Calibri" w:cs="Times New Roman"/>
          </w:rPr>
          <w:t>729.</w:t>
        </w:r>
        <w:r w:rsidRPr="00181FFC">
          <w:rPr>
            <w:rFonts w:ascii="Calibri" w:eastAsia="Calibri" w:hAnsi="Calibri" w:cs="Times New Roman"/>
          </w:rPr>
          <w:tab/>
          <w:t>mc "\"Mmh…\"" </w:t>
        </w:r>
        <w:r w:rsidRPr="00181FFC">
          <w:rPr>
            <w:rFonts w:ascii="Calibri" w:eastAsia="Calibri" w:hAnsi="Calibri" w:cs="Times New Roman"/>
          </w:rPr>
          <w:br w:type="page"/>
        </w:r>
      </w:ins>
    </w:p>
    <w:p w14:paraId="220F3AD4" w14:textId="77777777" w:rsidR="00181FFC" w:rsidRPr="00181FFC" w:rsidRDefault="00181FFC" w:rsidP="00181FFC">
      <w:pPr>
        <w:spacing w:line="600" w:lineRule="auto"/>
        <w:jc w:val="left"/>
        <w:rPr>
          <w:ins w:id="20560" w:author="UTENTE" w:date="2020-06-30T19:00:00Z"/>
          <w:rFonts w:ascii="Calibri" w:eastAsia="Calibri" w:hAnsi="Calibri" w:cs="Times New Roman"/>
        </w:rPr>
      </w:pPr>
      <w:ins w:id="20561" w:author="UTENTE" w:date="2020-06-30T19:00:00Z">
        <w:r w:rsidRPr="00181FFC">
          <w:rPr>
            <w:rFonts w:ascii="Calibri" w:eastAsia="Calibri" w:hAnsi="Calibri" w:cs="Times New Roman"/>
          </w:rPr>
          <w:lastRenderedPageBreak/>
          <w:t>715.</w:t>
        </w:r>
        <w:r w:rsidRPr="00181FFC">
          <w:rPr>
            <w:rFonts w:ascii="Calibri" w:eastAsia="Calibri" w:hAnsi="Calibri" w:cs="Times New Roman"/>
          </w:rPr>
          <w:tab/>
          <w:t>n "La sua stretta sulla mia giacca si allenta, ma tiene le dita aggrappate al tessuto, come se fosse la sua copertina preferita."</w:t>
        </w:r>
      </w:ins>
    </w:p>
    <w:p w14:paraId="3D50A325" w14:textId="77777777" w:rsidR="00181FFC" w:rsidRPr="00181FFC" w:rsidRDefault="00181FFC" w:rsidP="00181FFC">
      <w:pPr>
        <w:spacing w:line="600" w:lineRule="auto"/>
        <w:jc w:val="left"/>
        <w:rPr>
          <w:ins w:id="20562" w:author="UTENTE" w:date="2020-06-30T19:00:00Z"/>
          <w:rFonts w:ascii="Calibri" w:eastAsia="Calibri" w:hAnsi="Calibri" w:cs="Times New Roman"/>
        </w:rPr>
      </w:pPr>
      <w:ins w:id="20563" w:author="UTENTE" w:date="2020-06-30T19:00:00Z">
        <w:r w:rsidRPr="00181FFC">
          <w:rPr>
            <w:rFonts w:ascii="Calibri" w:eastAsia="Calibri" w:hAnsi="Calibri" w:cs="Times New Roman"/>
          </w:rPr>
          <w:t>716.</w:t>
        </w:r>
        <w:r w:rsidRPr="00181FFC">
          <w:rPr>
            <w:rFonts w:ascii="Calibri" w:eastAsia="Calibri" w:hAnsi="Calibri" w:cs="Times New Roman"/>
          </w:rPr>
          <w:tab/>
          <w:t>l "\"Mmm… ca..\"</w:t>
        </w:r>
      </w:ins>
    </w:p>
    <w:p w14:paraId="598F8AE5" w14:textId="77777777" w:rsidR="00181FFC" w:rsidRPr="00181FFC" w:rsidRDefault="00181FFC" w:rsidP="00181FFC">
      <w:pPr>
        <w:spacing w:line="600" w:lineRule="auto"/>
        <w:jc w:val="left"/>
        <w:rPr>
          <w:ins w:id="20564" w:author="UTENTE" w:date="2020-06-30T19:00:00Z"/>
          <w:rFonts w:ascii="Calibri" w:eastAsia="Calibri" w:hAnsi="Calibri" w:cs="Times New Roman"/>
        </w:rPr>
      </w:pPr>
      <w:ins w:id="20565" w:author="UTENTE" w:date="2020-06-30T19:00:00Z">
        <w:r w:rsidRPr="00181FFC">
          <w:rPr>
            <w:rFonts w:ascii="Calibri" w:eastAsia="Calibri" w:hAnsi="Calibri" w:cs="Times New Roman"/>
          </w:rPr>
          <w:t>717.</w:t>
        </w:r>
        <w:r w:rsidRPr="00181FFC">
          <w:rPr>
            <w:rFonts w:ascii="Calibri" w:eastAsia="Calibri" w:hAnsi="Calibri" w:cs="Times New Roman"/>
          </w:rPr>
          <w:tab/>
          <w:t>n "Lascia andare un piccolo suono fra un gemito e un mugolio, poggiandosi pesantemente sul mio petto."</w:t>
        </w:r>
      </w:ins>
    </w:p>
    <w:p w14:paraId="72D065D4" w14:textId="77777777" w:rsidR="00181FFC" w:rsidRPr="00181FFC" w:rsidRDefault="00181FFC" w:rsidP="00181FFC">
      <w:pPr>
        <w:spacing w:line="600" w:lineRule="auto"/>
        <w:jc w:val="left"/>
        <w:rPr>
          <w:ins w:id="20566" w:author="UTENTE" w:date="2020-06-30T19:00:00Z"/>
          <w:rFonts w:ascii="Calibri" w:eastAsia="Calibri" w:hAnsi="Calibri" w:cs="Times New Roman"/>
        </w:rPr>
      </w:pPr>
      <w:ins w:id="20567" w:author="UTENTE" w:date="2020-06-30T19:00:00Z">
        <w:r w:rsidRPr="00181FFC">
          <w:rPr>
            <w:rFonts w:ascii="Calibri" w:eastAsia="Calibri" w:hAnsi="Calibri" w:cs="Times New Roman"/>
          </w:rPr>
          <w:t>718.</w:t>
        </w:r>
        <w:r w:rsidRPr="00181FFC">
          <w:rPr>
            <w:rFonts w:ascii="Calibri" w:eastAsia="Calibri" w:hAnsi="Calibri" w:cs="Times New Roman"/>
          </w:rPr>
          <w:tab/>
          <w:t>n "Mordicchio e succhio il suo labbro inferiore, disseminando caldi e umidi baci lungo la sua bocca e la sua mascella."</w:t>
        </w:r>
      </w:ins>
    </w:p>
    <w:p w14:paraId="3FDF72C6" w14:textId="77777777" w:rsidR="00181FFC" w:rsidRPr="00181FFC" w:rsidRDefault="00181FFC" w:rsidP="00181FFC">
      <w:pPr>
        <w:spacing w:line="600" w:lineRule="auto"/>
        <w:jc w:val="left"/>
        <w:rPr>
          <w:ins w:id="20568" w:author="UTENTE" w:date="2020-06-30T19:00:00Z"/>
          <w:rFonts w:ascii="Calibri" w:eastAsia="Calibri" w:hAnsi="Calibri" w:cs="Times New Roman"/>
        </w:rPr>
      </w:pPr>
      <w:ins w:id="20569" w:author="UTENTE" w:date="2020-06-30T19:00:00Z">
        <w:r w:rsidRPr="00181FFC">
          <w:rPr>
            <w:rFonts w:ascii="Calibri" w:eastAsia="Calibri" w:hAnsi="Calibri" w:cs="Times New Roman"/>
          </w:rPr>
          <w:t>719.</w:t>
        </w:r>
        <w:r w:rsidRPr="00181FFC">
          <w:rPr>
            <w:rFonts w:ascii="Calibri" w:eastAsia="Calibri" w:hAnsi="Calibri" w:cs="Times New Roman"/>
          </w:rPr>
          <w:tab/>
          <w:t>n "…sta tremando o è solo la mia immaginazione?"</w:t>
        </w:r>
      </w:ins>
    </w:p>
    <w:p w14:paraId="7A42DA09" w14:textId="77777777" w:rsidR="00181FFC" w:rsidRPr="00181FFC" w:rsidRDefault="00181FFC" w:rsidP="00181FFC">
      <w:pPr>
        <w:spacing w:line="600" w:lineRule="auto"/>
        <w:jc w:val="left"/>
        <w:rPr>
          <w:ins w:id="20570" w:author="UTENTE" w:date="2020-06-30T19:00:00Z"/>
          <w:rFonts w:ascii="Calibri" w:eastAsia="Calibri" w:hAnsi="Calibri" w:cs="Times New Roman"/>
        </w:rPr>
      </w:pPr>
      <w:ins w:id="20571" w:author="UTENTE" w:date="2020-06-30T19:00:00Z">
        <w:r w:rsidRPr="00181FFC">
          <w:rPr>
            <w:rFonts w:ascii="Calibri" w:eastAsia="Calibri" w:hAnsi="Calibri" w:cs="Times New Roman"/>
          </w:rPr>
          <w:t>720.</w:t>
        </w:r>
        <w:r w:rsidRPr="00181FFC">
          <w:rPr>
            <w:rFonts w:ascii="Calibri" w:eastAsia="Calibri" w:hAnsi="Calibri" w:cs="Times New Roman"/>
          </w:rPr>
          <w:tab/>
          <w:t>n "No, sta decisamente tremando un po'. Cazzo, sto esagerando?"</w:t>
        </w:r>
      </w:ins>
    </w:p>
    <w:p w14:paraId="71B38FBD" w14:textId="77777777" w:rsidR="00181FFC" w:rsidRPr="00181FFC" w:rsidRDefault="00181FFC" w:rsidP="00181FFC">
      <w:pPr>
        <w:spacing w:line="600" w:lineRule="auto"/>
        <w:jc w:val="left"/>
        <w:rPr>
          <w:ins w:id="20572" w:author="UTENTE" w:date="2020-06-30T19:00:00Z"/>
          <w:rFonts w:ascii="Calibri" w:eastAsia="Calibri" w:hAnsi="Calibri" w:cs="Times New Roman"/>
        </w:rPr>
      </w:pPr>
      <w:ins w:id="20573" w:author="UTENTE" w:date="2020-06-30T19:00:00Z">
        <w:r w:rsidRPr="00181FFC">
          <w:rPr>
            <w:rFonts w:ascii="Calibri" w:eastAsia="Calibri" w:hAnsi="Calibri" w:cs="Times New Roman"/>
          </w:rPr>
          <w:t>721.</w:t>
        </w:r>
        <w:r w:rsidRPr="00181FFC">
          <w:rPr>
            <w:rFonts w:ascii="Calibri" w:eastAsia="Calibri" w:hAnsi="Calibri" w:cs="Times New Roman"/>
          </w:rPr>
          <w:tab/>
          <w:t>mcp "\"Luka, tutto bene?\""</w:t>
        </w:r>
      </w:ins>
    </w:p>
    <w:p w14:paraId="109E4B43" w14:textId="77777777" w:rsidR="00181FFC" w:rsidRPr="00181FFC" w:rsidRDefault="00181FFC" w:rsidP="00181FFC">
      <w:pPr>
        <w:spacing w:line="600" w:lineRule="auto"/>
        <w:jc w:val="left"/>
        <w:rPr>
          <w:ins w:id="20574" w:author="UTENTE" w:date="2020-06-30T19:00:00Z"/>
          <w:rFonts w:ascii="Calibri" w:eastAsia="Calibri" w:hAnsi="Calibri" w:cs="Times New Roman"/>
        </w:rPr>
      </w:pPr>
      <w:ins w:id="20575" w:author="UTENTE" w:date="2020-06-30T19:00:00Z">
        <w:r w:rsidRPr="00181FFC">
          <w:rPr>
            <w:rFonts w:ascii="Calibri" w:eastAsia="Calibri" w:hAnsi="Calibri" w:cs="Times New Roman"/>
          </w:rPr>
          <w:t>722.</w:t>
        </w:r>
        <w:r w:rsidRPr="00181FFC">
          <w:rPr>
            <w:rFonts w:ascii="Calibri" w:eastAsia="Calibri" w:hAnsi="Calibri" w:cs="Times New Roman"/>
          </w:rPr>
          <w:tab/>
          <w:t>mcp "\"Se vuoi, possiamo fermarci…\""</w:t>
        </w:r>
      </w:ins>
    </w:p>
    <w:p w14:paraId="23B9F7B9" w14:textId="77777777" w:rsidR="00181FFC" w:rsidRPr="00181FFC" w:rsidRDefault="00181FFC" w:rsidP="00181FFC">
      <w:pPr>
        <w:spacing w:line="600" w:lineRule="auto"/>
        <w:jc w:val="left"/>
        <w:rPr>
          <w:ins w:id="20576" w:author="UTENTE" w:date="2020-06-30T19:00:00Z"/>
          <w:rFonts w:ascii="Calibri" w:eastAsia="Calibri" w:hAnsi="Calibri" w:cs="Times New Roman"/>
        </w:rPr>
      </w:pPr>
      <w:ins w:id="20577" w:author="UTENTE" w:date="2020-06-30T19:00:00Z">
        <w:r w:rsidRPr="00181FFC">
          <w:rPr>
            <w:rFonts w:ascii="Calibri" w:eastAsia="Calibri" w:hAnsi="Calibri" w:cs="Times New Roman"/>
          </w:rPr>
          <w:t>723.</w:t>
        </w:r>
        <w:r w:rsidRPr="00181FFC">
          <w:rPr>
            <w:rFonts w:ascii="Calibri" w:eastAsia="Calibri" w:hAnsi="Calibri" w:cs="Times New Roman"/>
          </w:rPr>
          <w:tab/>
          <w:t>lp "\"Tzè -- sto bene!\"\""</w:t>
        </w:r>
      </w:ins>
    </w:p>
    <w:p w14:paraId="30613865" w14:textId="77777777" w:rsidR="00181FFC" w:rsidRPr="00181FFC" w:rsidRDefault="00181FFC" w:rsidP="00181FFC">
      <w:pPr>
        <w:spacing w:line="600" w:lineRule="auto"/>
        <w:jc w:val="left"/>
        <w:rPr>
          <w:ins w:id="20578" w:author="UTENTE" w:date="2020-06-30T19:00:00Z"/>
          <w:rFonts w:ascii="Calibri" w:eastAsia="Calibri" w:hAnsi="Calibri" w:cs="Times New Roman"/>
        </w:rPr>
      </w:pPr>
      <w:ins w:id="20579" w:author="UTENTE" w:date="2020-06-30T19:00:00Z">
        <w:r w:rsidRPr="00181FFC">
          <w:rPr>
            <w:rFonts w:ascii="Calibri" w:eastAsia="Calibri" w:hAnsi="Calibri" w:cs="Times New Roman"/>
          </w:rPr>
          <w:t>724.</w:t>
        </w:r>
        <w:r w:rsidRPr="00181FFC">
          <w:rPr>
            <w:rFonts w:ascii="Calibri" w:eastAsia="Calibri" w:hAnsi="Calibri" w:cs="Times New Roman"/>
          </w:rPr>
          <w:tab/>
          <w:t>lp "\"Non fare finta che non sia abituato a baciare! L-lo faccio sempre.\""</w:t>
        </w:r>
      </w:ins>
    </w:p>
    <w:p w14:paraId="1CBD3969" w14:textId="77777777" w:rsidR="00181FFC" w:rsidRPr="00181FFC" w:rsidRDefault="00181FFC" w:rsidP="00181FFC">
      <w:pPr>
        <w:spacing w:line="600" w:lineRule="auto"/>
        <w:jc w:val="left"/>
        <w:rPr>
          <w:ins w:id="20580" w:author="UTENTE" w:date="2020-06-30T19:00:00Z"/>
          <w:rFonts w:ascii="Calibri" w:eastAsia="Calibri" w:hAnsi="Calibri" w:cs="Times New Roman"/>
        </w:rPr>
      </w:pPr>
      <w:ins w:id="20581" w:author="UTENTE" w:date="2020-06-30T19:00:00Z">
        <w:r w:rsidRPr="00181FFC">
          <w:rPr>
            <w:rFonts w:ascii="Calibri" w:eastAsia="Calibri" w:hAnsi="Calibri" w:cs="Times New Roman"/>
          </w:rPr>
          <w:t>725.</w:t>
        </w:r>
        <w:r w:rsidRPr="00181FFC">
          <w:rPr>
            <w:rFonts w:ascii="Calibri" w:eastAsia="Calibri" w:hAnsi="Calibri" w:cs="Times New Roman"/>
          </w:rPr>
          <w:tab/>
          <w:t>n "…Sì, certo."</w:t>
        </w:r>
      </w:ins>
    </w:p>
    <w:p w14:paraId="225025E5" w14:textId="77777777" w:rsidR="00181FFC" w:rsidRPr="00181FFC" w:rsidRDefault="00181FFC" w:rsidP="00181FFC">
      <w:pPr>
        <w:spacing w:line="600" w:lineRule="auto"/>
        <w:jc w:val="left"/>
        <w:rPr>
          <w:ins w:id="20582" w:author="UTENTE" w:date="2020-06-30T19:00:00Z"/>
          <w:rFonts w:ascii="Calibri" w:eastAsia="Calibri" w:hAnsi="Calibri" w:cs="Times New Roman"/>
        </w:rPr>
      </w:pPr>
      <w:ins w:id="20583" w:author="UTENTE" w:date="2020-06-30T19:00:00Z">
        <w:r w:rsidRPr="00181FFC">
          <w:rPr>
            <w:rFonts w:ascii="Calibri" w:eastAsia="Calibri" w:hAnsi="Calibri" w:cs="Times New Roman"/>
          </w:rPr>
          <w:t>726.</w:t>
        </w:r>
        <w:r w:rsidRPr="00181FFC">
          <w:rPr>
            <w:rFonts w:ascii="Calibri" w:eastAsia="Calibri" w:hAnsi="Calibri" w:cs="Times New Roman"/>
          </w:rPr>
          <w:tab/>
          <w:t>n "Devo raccogliere tutte le mie forze per evitare di ridere alla sua risposta irritata, ma riesco a trattenermi e annuire."</w:t>
        </w:r>
      </w:ins>
    </w:p>
    <w:p w14:paraId="77CA973B" w14:textId="77777777" w:rsidR="00181FFC" w:rsidRPr="00181FFC" w:rsidRDefault="00181FFC" w:rsidP="00181FFC">
      <w:pPr>
        <w:spacing w:line="600" w:lineRule="auto"/>
        <w:jc w:val="left"/>
        <w:rPr>
          <w:ins w:id="20584" w:author="UTENTE" w:date="2020-06-30T19:00:00Z"/>
          <w:rFonts w:ascii="Calibri" w:eastAsia="Calibri" w:hAnsi="Calibri" w:cs="Times New Roman"/>
        </w:rPr>
      </w:pPr>
      <w:ins w:id="20585" w:author="UTENTE" w:date="2020-06-30T19:00:00Z">
        <w:r w:rsidRPr="00181FFC">
          <w:rPr>
            <w:rFonts w:ascii="Calibri" w:eastAsia="Calibri" w:hAnsi="Calibri" w:cs="Times New Roman"/>
          </w:rPr>
          <w:t>727.</w:t>
        </w:r>
        <w:r w:rsidRPr="00181FFC">
          <w:rPr>
            <w:rFonts w:ascii="Calibri" w:eastAsia="Calibri" w:hAnsi="Calibri" w:cs="Times New Roman"/>
          </w:rPr>
          <w:tab/>
          <w:t>n "Allora, mi sporgo ancora una volta, tirando Luka in un altro profondo bacio."</w:t>
        </w:r>
      </w:ins>
    </w:p>
    <w:p w14:paraId="3218B8DB" w14:textId="77777777" w:rsidR="00181FFC" w:rsidRPr="00181FFC" w:rsidRDefault="00181FFC" w:rsidP="00181FFC">
      <w:pPr>
        <w:spacing w:line="600" w:lineRule="auto"/>
        <w:jc w:val="left"/>
        <w:rPr>
          <w:ins w:id="20586" w:author="UTENTE" w:date="2020-06-30T19:00:00Z"/>
          <w:rFonts w:ascii="Calibri" w:eastAsia="Calibri" w:hAnsi="Calibri" w:cs="Times New Roman"/>
        </w:rPr>
      </w:pPr>
      <w:ins w:id="20587" w:author="UTENTE" w:date="2020-06-30T19:00:00Z">
        <w:r w:rsidRPr="00181FFC">
          <w:rPr>
            <w:rFonts w:ascii="Calibri" w:eastAsia="Calibri" w:hAnsi="Calibri" w:cs="Times New Roman"/>
          </w:rPr>
          <w:t>728.</w:t>
        </w:r>
        <w:r w:rsidRPr="00181FFC">
          <w:rPr>
            <w:rFonts w:ascii="Calibri" w:eastAsia="Calibri" w:hAnsi="Calibri" w:cs="Times New Roman"/>
          </w:rPr>
          <w:tab/>
          <w:t>n "Questa volta, ricambia con più entusiasmo, tracciando le mie labbra con le sue in modo un po' impacciato."</w:t>
        </w:r>
      </w:ins>
    </w:p>
    <w:p w14:paraId="79787E4D" w14:textId="77777777" w:rsidR="00181FFC" w:rsidRPr="00181FFC" w:rsidRDefault="00181FFC" w:rsidP="00181FFC">
      <w:pPr>
        <w:spacing w:line="600" w:lineRule="auto"/>
        <w:jc w:val="left"/>
        <w:rPr>
          <w:ins w:id="20588" w:author="UTENTE" w:date="2020-06-30T19:00:00Z"/>
          <w:rFonts w:ascii="Calibri" w:eastAsia="Calibri" w:hAnsi="Calibri" w:cs="Times New Roman"/>
          <w:lang w:val="en-US"/>
          <w:rPrChange w:id="20589" w:author="UTENTE" w:date="2020-06-30T19:00:00Z">
            <w:rPr>
              <w:ins w:id="20590" w:author="UTENTE" w:date="2020-06-30T19:00:00Z"/>
              <w:rFonts w:ascii="Calibri" w:eastAsia="Calibri" w:hAnsi="Calibri" w:cs="Times New Roman"/>
            </w:rPr>
          </w:rPrChange>
        </w:rPr>
      </w:pPr>
      <w:ins w:id="20591" w:author="UTENTE" w:date="2020-06-30T19:00:00Z">
        <w:r w:rsidRPr="00181FFC">
          <w:rPr>
            <w:rFonts w:ascii="Calibri" w:eastAsia="Calibri" w:hAnsi="Calibri" w:cs="Times New Roman"/>
            <w:lang w:val="en-US"/>
            <w:rPrChange w:id="20592" w:author="UTENTE" w:date="2020-06-30T19:00:00Z">
              <w:rPr>
                <w:rFonts w:ascii="Calibri" w:eastAsia="Calibri" w:hAnsi="Calibri" w:cs="Times New Roman"/>
              </w:rPr>
            </w:rPrChange>
          </w:rPr>
          <w:t>729.</w:t>
        </w:r>
        <w:r w:rsidRPr="00181FFC">
          <w:rPr>
            <w:rFonts w:ascii="Calibri" w:eastAsia="Calibri" w:hAnsi="Calibri" w:cs="Times New Roman"/>
            <w:lang w:val="en-US"/>
            <w:rPrChange w:id="20593" w:author="UTENTE" w:date="2020-06-30T19:00:00Z">
              <w:rPr>
                <w:rFonts w:ascii="Calibri" w:eastAsia="Calibri" w:hAnsi="Calibri" w:cs="Times New Roman"/>
              </w:rPr>
            </w:rPrChange>
          </w:rPr>
          <w:tab/>
          <w:t>mc "\"Mmh…\"" </w:t>
        </w:r>
        <w:r w:rsidRPr="00181FFC">
          <w:rPr>
            <w:rFonts w:ascii="Calibri" w:eastAsia="Calibri" w:hAnsi="Calibri" w:cs="Times New Roman"/>
            <w:lang w:val="en-US"/>
            <w:rPrChange w:id="20594" w:author="UTENTE" w:date="2020-06-30T19:00:00Z">
              <w:rPr>
                <w:rFonts w:ascii="Calibri" w:eastAsia="Calibri" w:hAnsi="Calibri" w:cs="Times New Roman"/>
              </w:rPr>
            </w:rPrChange>
          </w:rPr>
          <w:br w:type="page"/>
        </w:r>
      </w:ins>
    </w:p>
    <w:p w14:paraId="1E923A86" w14:textId="77777777" w:rsidR="00181FFC" w:rsidRPr="00181FFC" w:rsidRDefault="00181FFC" w:rsidP="00181FFC">
      <w:pPr>
        <w:spacing w:line="600" w:lineRule="auto"/>
        <w:jc w:val="left"/>
        <w:rPr>
          <w:ins w:id="20595" w:author="UTENTE" w:date="2020-06-30T19:00:00Z"/>
          <w:rFonts w:ascii="Calibri" w:eastAsia="Calibri" w:hAnsi="Calibri" w:cs="Times New Roman"/>
          <w:lang w:val="en-US"/>
        </w:rPr>
      </w:pPr>
      <w:ins w:id="20596" w:author="UTENTE" w:date="2020-06-30T19:00:00Z">
        <w:r w:rsidRPr="00181FFC">
          <w:rPr>
            <w:rFonts w:ascii="Calibri" w:eastAsia="Calibri" w:hAnsi="Calibri" w:cs="Times New Roman"/>
            <w:lang w:val="en-US"/>
          </w:rPr>
          <w:lastRenderedPageBreak/>
          <w:t>730.</w:t>
        </w:r>
        <w:r w:rsidRPr="00181FFC">
          <w:rPr>
            <w:rFonts w:ascii="Calibri" w:eastAsia="Calibri" w:hAnsi="Calibri" w:cs="Times New Roman"/>
            <w:lang w:val="en-US"/>
          </w:rPr>
          <w:tab/>
          <w:t>l "\"Kh… [mc]…\""</w:t>
        </w:r>
      </w:ins>
    </w:p>
    <w:p w14:paraId="6ADBE58B" w14:textId="77777777" w:rsidR="00181FFC" w:rsidRPr="00181FFC" w:rsidRDefault="00181FFC" w:rsidP="00181FFC">
      <w:pPr>
        <w:spacing w:line="600" w:lineRule="auto"/>
        <w:jc w:val="left"/>
        <w:rPr>
          <w:ins w:id="20597" w:author="UTENTE" w:date="2020-06-30T19:00:00Z"/>
          <w:rFonts w:ascii="Calibri" w:eastAsia="Calibri" w:hAnsi="Calibri" w:cs="Times New Roman"/>
          <w:lang w:val="en-US"/>
        </w:rPr>
      </w:pPr>
      <w:ins w:id="20598" w:author="UTENTE" w:date="2020-06-30T19:00:00Z">
        <w:r w:rsidRPr="00181FFC">
          <w:rPr>
            <w:rFonts w:ascii="Calibri" w:eastAsia="Calibri" w:hAnsi="Calibri" w:cs="Times New Roman"/>
            <w:lang w:val="en-US"/>
          </w:rPr>
          <w:t>731.</w:t>
        </w:r>
        <w:r w:rsidRPr="00181FFC">
          <w:rPr>
            <w:rFonts w:ascii="Calibri" w:eastAsia="Calibri" w:hAnsi="Calibri" w:cs="Times New Roman"/>
            <w:lang w:val="en-US"/>
          </w:rPr>
          <w:tab/>
          <w:t>n "He's so adorable that I can barely stand it… {w}I just want to pounce on him right here, pin him down, get him to make more of those sweet noises…"</w:t>
        </w:r>
      </w:ins>
    </w:p>
    <w:p w14:paraId="1101EE8C" w14:textId="77777777" w:rsidR="00181FFC" w:rsidRPr="00181FFC" w:rsidRDefault="00181FFC" w:rsidP="00181FFC">
      <w:pPr>
        <w:spacing w:line="600" w:lineRule="auto"/>
        <w:jc w:val="left"/>
        <w:rPr>
          <w:ins w:id="20599" w:author="UTENTE" w:date="2020-06-30T19:00:00Z"/>
          <w:rFonts w:ascii="Calibri" w:eastAsia="Calibri" w:hAnsi="Calibri" w:cs="Times New Roman"/>
          <w:lang w:val="en-US"/>
        </w:rPr>
      </w:pPr>
      <w:ins w:id="20600" w:author="UTENTE" w:date="2020-06-30T19:00:00Z">
        <w:r w:rsidRPr="00181FFC">
          <w:rPr>
            <w:rFonts w:ascii="Calibri" w:eastAsia="Calibri" w:hAnsi="Calibri" w:cs="Times New Roman"/>
            <w:lang w:val="en-US"/>
          </w:rPr>
          <w:t>732.</w:t>
        </w:r>
        <w:r w:rsidRPr="00181FFC">
          <w:rPr>
            <w:rFonts w:ascii="Calibri" w:eastAsia="Calibri" w:hAnsi="Calibri" w:cs="Times New Roman"/>
            <w:lang w:val="en-US"/>
          </w:rPr>
          <w:tab/>
          <w:t>n "Considering the way he's pressing against me, I don't think he'd mind, either…"</w:t>
        </w:r>
      </w:ins>
    </w:p>
    <w:p w14:paraId="12293DD0" w14:textId="77777777" w:rsidR="00181FFC" w:rsidRPr="00181FFC" w:rsidRDefault="00181FFC" w:rsidP="00181FFC">
      <w:pPr>
        <w:spacing w:line="600" w:lineRule="auto"/>
        <w:jc w:val="left"/>
        <w:rPr>
          <w:ins w:id="20601" w:author="UTENTE" w:date="2020-06-30T19:00:00Z"/>
          <w:rFonts w:ascii="Calibri" w:eastAsia="Calibri" w:hAnsi="Calibri" w:cs="Times New Roman"/>
          <w:lang w:val="en-US"/>
        </w:rPr>
      </w:pPr>
      <w:ins w:id="20602" w:author="UTENTE" w:date="2020-06-30T19:00:00Z">
        <w:r w:rsidRPr="00181FFC">
          <w:rPr>
            <w:rFonts w:ascii="Calibri" w:eastAsia="Calibri" w:hAnsi="Calibri" w:cs="Times New Roman"/>
            <w:lang w:val="en-US"/>
          </w:rPr>
          <w:t>733.</w:t>
        </w:r>
        <w:r w:rsidRPr="00181FFC">
          <w:rPr>
            <w:rFonts w:ascii="Calibri" w:eastAsia="Calibri" w:hAnsi="Calibri" w:cs="Times New Roman"/>
            <w:lang w:val="en-US"/>
          </w:rPr>
          <w:tab/>
          <w:t>n "He's so adorable that I can barely stand it…{w} I just want to hold him all night, let him relax, cover his cute face in kisses for hours…"</w:t>
        </w:r>
      </w:ins>
    </w:p>
    <w:p w14:paraId="53351CF1" w14:textId="77777777" w:rsidR="00181FFC" w:rsidRPr="00181FFC" w:rsidRDefault="00181FFC" w:rsidP="00181FFC">
      <w:pPr>
        <w:spacing w:line="600" w:lineRule="auto"/>
        <w:jc w:val="left"/>
        <w:rPr>
          <w:ins w:id="20603" w:author="UTENTE" w:date="2020-06-30T19:00:00Z"/>
          <w:rFonts w:ascii="Calibri" w:eastAsia="Calibri" w:hAnsi="Calibri" w:cs="Times New Roman"/>
          <w:lang w:val="en-US"/>
        </w:rPr>
      </w:pPr>
      <w:ins w:id="20604" w:author="UTENTE" w:date="2020-06-30T19:00:00Z">
        <w:r w:rsidRPr="00181FFC">
          <w:rPr>
            <w:rFonts w:ascii="Calibri" w:eastAsia="Calibri" w:hAnsi="Calibri" w:cs="Times New Roman"/>
            <w:lang w:val="en-US"/>
          </w:rPr>
          <w:t>734.</w:t>
        </w:r>
        <w:r w:rsidRPr="00181FFC">
          <w:rPr>
            <w:rFonts w:ascii="Calibri" w:eastAsia="Calibri" w:hAnsi="Calibri" w:cs="Times New Roman"/>
            <w:lang w:val="en-US"/>
          </w:rPr>
          <w:tab/>
          <w:t>n "I can feel him nudging me towards the couch a little, like he's getting impatient already…"</w:t>
        </w:r>
      </w:ins>
    </w:p>
    <w:p w14:paraId="37A43539" w14:textId="77777777" w:rsidR="00181FFC" w:rsidRPr="00181FFC" w:rsidRDefault="00181FFC" w:rsidP="00181FFC">
      <w:pPr>
        <w:spacing w:line="600" w:lineRule="auto"/>
        <w:jc w:val="left"/>
        <w:rPr>
          <w:ins w:id="20605" w:author="UTENTE" w:date="2020-06-30T19:00:00Z"/>
          <w:rFonts w:ascii="Calibri" w:eastAsia="Calibri" w:hAnsi="Calibri" w:cs="Times New Roman"/>
          <w:lang w:val="en-US"/>
        </w:rPr>
      </w:pPr>
      <w:ins w:id="20606" w:author="UTENTE" w:date="2020-06-30T19:00:00Z">
        <w:r w:rsidRPr="00181FFC">
          <w:rPr>
            <w:rFonts w:ascii="Calibri" w:eastAsia="Calibri" w:hAnsi="Calibri" w:cs="Times New Roman"/>
            <w:lang w:val="en-US"/>
          </w:rPr>
          <w:t>735.</w:t>
        </w:r>
        <w:r w:rsidRPr="00181FFC">
          <w:rPr>
            <w:rFonts w:ascii="Calibri" w:eastAsia="Calibri" w:hAnsi="Calibri" w:cs="Times New Roman"/>
            <w:lang w:val="en-US"/>
          </w:rPr>
          <w:tab/>
          <w:t>u "\"Hello hello, Lu –– oh, my!\""</w:t>
        </w:r>
      </w:ins>
    </w:p>
    <w:p w14:paraId="319AA639" w14:textId="77777777" w:rsidR="00181FFC" w:rsidRPr="00181FFC" w:rsidRDefault="00181FFC" w:rsidP="00181FFC">
      <w:pPr>
        <w:spacing w:line="600" w:lineRule="auto"/>
        <w:jc w:val="left"/>
        <w:rPr>
          <w:ins w:id="20607" w:author="UTENTE" w:date="2020-06-30T19:00:00Z"/>
          <w:rFonts w:ascii="Calibri" w:eastAsia="Calibri" w:hAnsi="Calibri" w:cs="Times New Roman"/>
          <w:lang w:val="en-US"/>
        </w:rPr>
      </w:pPr>
      <w:ins w:id="20608" w:author="UTENTE" w:date="2020-06-30T19:00:00Z">
        <w:r w:rsidRPr="00181FFC">
          <w:rPr>
            <w:rFonts w:ascii="Calibri" w:eastAsia="Calibri" w:hAnsi="Calibri" w:cs="Times New Roman"/>
            <w:lang w:val="en-US"/>
          </w:rPr>
          <w:t>736.</w:t>
        </w:r>
        <w:r w:rsidRPr="00181FFC">
          <w:rPr>
            <w:rFonts w:ascii="Calibri" w:eastAsia="Calibri" w:hAnsi="Calibri" w:cs="Times New Roman"/>
            <w:lang w:val="en-US"/>
          </w:rPr>
          <w:tab/>
          <w:t>mcp "\"…!\""</w:t>
        </w:r>
      </w:ins>
    </w:p>
    <w:p w14:paraId="14E79C5F" w14:textId="77777777" w:rsidR="00181FFC" w:rsidRPr="00181FFC" w:rsidRDefault="00181FFC" w:rsidP="00181FFC">
      <w:pPr>
        <w:spacing w:line="600" w:lineRule="auto"/>
        <w:jc w:val="left"/>
        <w:rPr>
          <w:ins w:id="20609" w:author="UTENTE" w:date="2020-06-30T19:00:00Z"/>
          <w:rFonts w:ascii="Calibri" w:eastAsia="Calibri" w:hAnsi="Calibri" w:cs="Times New Roman"/>
          <w:lang w:val="en-US"/>
        </w:rPr>
      </w:pPr>
      <w:ins w:id="20610" w:author="UTENTE" w:date="2020-06-30T19:00:00Z">
        <w:r w:rsidRPr="00181FFC">
          <w:rPr>
            <w:rFonts w:ascii="Calibri" w:eastAsia="Calibri" w:hAnsi="Calibri" w:cs="Times New Roman"/>
            <w:lang w:val="en-US"/>
          </w:rPr>
          <w:t>737.</w:t>
        </w:r>
        <w:r w:rsidRPr="00181FFC">
          <w:rPr>
            <w:rFonts w:ascii="Calibri" w:eastAsia="Calibri" w:hAnsi="Calibri" w:cs="Times New Roman"/>
            <w:lang w:val="en-US"/>
          </w:rPr>
          <w:tab/>
          <w:t>lp "\"…!\""</w:t>
        </w:r>
      </w:ins>
    </w:p>
    <w:p w14:paraId="14669CD1" w14:textId="77777777" w:rsidR="00181FFC" w:rsidRPr="00181FFC" w:rsidRDefault="00181FFC" w:rsidP="00181FFC">
      <w:pPr>
        <w:spacing w:line="600" w:lineRule="auto"/>
        <w:jc w:val="left"/>
        <w:rPr>
          <w:ins w:id="20611" w:author="UTENTE" w:date="2020-06-30T19:00:00Z"/>
          <w:rFonts w:ascii="Calibri" w:eastAsia="Calibri" w:hAnsi="Calibri" w:cs="Times New Roman"/>
          <w:lang w:val="en-US"/>
        </w:rPr>
      </w:pPr>
      <w:ins w:id="20612" w:author="UTENTE" w:date="2020-06-30T19:00:00Z">
        <w:r w:rsidRPr="00181FFC">
          <w:rPr>
            <w:rFonts w:ascii="Calibri" w:eastAsia="Calibri" w:hAnsi="Calibri" w:cs="Times New Roman"/>
            <w:lang w:val="en-US"/>
          </w:rPr>
          <w:t>738.</w:t>
        </w:r>
        <w:r w:rsidRPr="00181FFC">
          <w:rPr>
            <w:rFonts w:ascii="Calibri" w:eastAsia="Calibri" w:hAnsi="Calibri" w:cs="Times New Roman"/>
            <w:lang w:val="en-US"/>
          </w:rPr>
          <w:tab/>
          <w:t>n "Luka immediately pushes me back, his face going red as a rose, eyes wide in horror and shock."</w:t>
        </w:r>
      </w:ins>
    </w:p>
    <w:p w14:paraId="3F9AA929" w14:textId="77777777" w:rsidR="00181FFC" w:rsidRPr="00181FFC" w:rsidRDefault="00181FFC" w:rsidP="00181FFC">
      <w:pPr>
        <w:spacing w:line="600" w:lineRule="auto"/>
        <w:jc w:val="left"/>
        <w:rPr>
          <w:ins w:id="20613" w:author="UTENTE" w:date="2020-06-30T19:00:00Z"/>
          <w:rFonts w:ascii="Calibri" w:eastAsia="Calibri" w:hAnsi="Calibri" w:cs="Times New Roman"/>
          <w:lang w:val="en-US"/>
        </w:rPr>
      </w:pPr>
      <w:ins w:id="20614" w:author="UTENTE" w:date="2020-06-30T19:00:00Z">
        <w:r w:rsidRPr="00181FFC">
          <w:rPr>
            <w:rFonts w:ascii="Calibri" w:eastAsia="Calibri" w:hAnsi="Calibri" w:cs="Times New Roman"/>
            <w:lang w:val="en-US"/>
          </w:rPr>
          <w:t>739.</w:t>
        </w:r>
        <w:r w:rsidRPr="00181FFC">
          <w:rPr>
            <w:rFonts w:ascii="Calibri" w:eastAsia="Calibri" w:hAnsi="Calibri" w:cs="Times New Roman"/>
            <w:lang w:val="en-US"/>
          </w:rPr>
          <w:tab/>
          <w:t>i "\"Wow, sorry for interrupting! But Luka, you know you  have a bedroom for this sort of thi––\""</w:t>
        </w:r>
      </w:ins>
    </w:p>
    <w:p w14:paraId="2B585C51" w14:textId="77777777" w:rsidR="00181FFC" w:rsidRPr="00181FFC" w:rsidRDefault="00181FFC" w:rsidP="00181FFC">
      <w:pPr>
        <w:spacing w:line="600" w:lineRule="auto"/>
        <w:jc w:val="left"/>
        <w:rPr>
          <w:ins w:id="20615" w:author="UTENTE" w:date="2020-06-30T19:00:00Z"/>
          <w:rFonts w:ascii="Calibri" w:eastAsia="Calibri" w:hAnsi="Calibri" w:cs="Times New Roman"/>
          <w:lang w:val="en-US"/>
        </w:rPr>
      </w:pPr>
      <w:ins w:id="20616" w:author="UTENTE" w:date="2020-06-30T19:00:00Z">
        <w:r w:rsidRPr="00181FFC">
          <w:rPr>
            <w:rFonts w:ascii="Calibri" w:eastAsia="Calibri" w:hAnsi="Calibri" w:cs="Times New Roman"/>
            <w:lang w:val="en-US"/>
          </w:rPr>
          <w:t>740.</w:t>
        </w:r>
        <w:r w:rsidRPr="00181FFC">
          <w:rPr>
            <w:rFonts w:ascii="Calibri" w:eastAsia="Calibri" w:hAnsi="Calibri" w:cs="Times New Roman"/>
            <w:lang w:val="en-US"/>
          </w:rPr>
          <w:tab/>
          <w:t>ip "\"Whoa––!\""</w:t>
        </w:r>
      </w:ins>
    </w:p>
    <w:p w14:paraId="77DA61C5" w14:textId="77777777" w:rsidR="00181FFC" w:rsidRPr="00181FFC" w:rsidRDefault="00181FFC" w:rsidP="00181FFC">
      <w:pPr>
        <w:spacing w:line="600" w:lineRule="auto"/>
        <w:jc w:val="left"/>
        <w:rPr>
          <w:ins w:id="20617" w:author="UTENTE" w:date="2020-06-30T19:00:00Z"/>
          <w:rFonts w:ascii="Calibri" w:eastAsia="Calibri" w:hAnsi="Calibri" w:cs="Times New Roman"/>
          <w:lang w:val="en-US"/>
        </w:rPr>
      </w:pPr>
      <w:ins w:id="20618" w:author="UTENTE" w:date="2020-06-30T19:00:00Z">
        <w:r w:rsidRPr="00181FFC">
          <w:rPr>
            <w:rFonts w:ascii="Calibri" w:eastAsia="Calibri" w:hAnsi="Calibri" w:cs="Times New Roman"/>
            <w:lang w:val="en-US"/>
          </w:rPr>
          <w:t>741.</w:t>
        </w:r>
        <w:r w:rsidRPr="00181FFC">
          <w:rPr>
            <w:rFonts w:ascii="Calibri" w:eastAsia="Calibri" w:hAnsi="Calibri" w:cs="Times New Roman"/>
            <w:lang w:val="en-US"/>
          </w:rPr>
          <w:tab/>
          <w:t>n "Isaac ducks as Luka hurls a sofa cushion towards him with all his might."</w:t>
        </w:r>
      </w:ins>
    </w:p>
    <w:p w14:paraId="0FE5B450" w14:textId="77777777" w:rsidR="00181FFC" w:rsidRPr="00181FFC" w:rsidRDefault="00181FFC" w:rsidP="00181FFC">
      <w:pPr>
        <w:spacing w:line="600" w:lineRule="auto"/>
        <w:jc w:val="left"/>
        <w:rPr>
          <w:ins w:id="20619" w:author="UTENTE" w:date="2020-06-30T19:00:00Z"/>
          <w:rFonts w:ascii="Calibri" w:eastAsia="Calibri" w:hAnsi="Calibri" w:cs="Times New Roman"/>
          <w:lang w:val="en-US"/>
        </w:rPr>
      </w:pPr>
      <w:ins w:id="20620" w:author="UTENTE" w:date="2020-06-30T19:00:00Z">
        <w:r w:rsidRPr="00181FFC">
          <w:rPr>
            <w:rFonts w:ascii="Calibri" w:eastAsia="Calibri" w:hAnsi="Calibri" w:cs="Times New Roman"/>
            <w:lang w:val="en-US"/>
          </w:rPr>
          <w:t>742.</w:t>
        </w:r>
        <w:r w:rsidRPr="00181FFC">
          <w:rPr>
            <w:rFonts w:ascii="Calibri" w:eastAsia="Calibri" w:hAnsi="Calibri" w:cs="Times New Roman"/>
            <w:lang w:val="en-US"/>
          </w:rPr>
          <w:tab/>
          <w:t>lp "\"Knock next time, four-eyed bastard!\"" </w:t>
        </w:r>
        <w:r w:rsidRPr="00181FFC">
          <w:rPr>
            <w:rFonts w:ascii="Calibri" w:eastAsia="Calibri" w:hAnsi="Calibri" w:cs="Times New Roman"/>
            <w:lang w:val="en-US"/>
          </w:rPr>
          <w:br w:type="page"/>
        </w:r>
      </w:ins>
    </w:p>
    <w:p w14:paraId="7A430A58" w14:textId="77777777" w:rsidR="00181FFC" w:rsidRPr="00181FFC" w:rsidRDefault="00181FFC" w:rsidP="00181FFC">
      <w:pPr>
        <w:spacing w:line="600" w:lineRule="auto"/>
        <w:jc w:val="left"/>
        <w:rPr>
          <w:ins w:id="20621" w:author="UTENTE" w:date="2020-06-30T19:00:00Z"/>
          <w:rFonts w:ascii="Calibri" w:eastAsia="Calibri" w:hAnsi="Calibri" w:cs="Times New Roman"/>
        </w:rPr>
      </w:pPr>
      <w:ins w:id="20622" w:author="UTENTE" w:date="2020-06-30T19:00:00Z">
        <w:r w:rsidRPr="00181FFC">
          <w:rPr>
            <w:rFonts w:ascii="Calibri" w:eastAsia="Calibri" w:hAnsi="Calibri" w:cs="Times New Roman"/>
          </w:rPr>
          <w:lastRenderedPageBreak/>
          <w:t>730.</w:t>
        </w:r>
        <w:r w:rsidRPr="00181FFC">
          <w:rPr>
            <w:rFonts w:ascii="Calibri" w:eastAsia="Calibri" w:hAnsi="Calibri" w:cs="Times New Roman"/>
          </w:rPr>
          <w:tab/>
          <w:t>l "\"Kh…[mc]…\""</w:t>
        </w:r>
      </w:ins>
    </w:p>
    <w:p w14:paraId="78F0D564" w14:textId="77777777" w:rsidR="00181FFC" w:rsidRPr="00181FFC" w:rsidRDefault="00181FFC" w:rsidP="00181FFC">
      <w:pPr>
        <w:spacing w:line="600" w:lineRule="auto"/>
        <w:jc w:val="left"/>
        <w:rPr>
          <w:ins w:id="20623" w:author="UTENTE" w:date="2020-06-30T19:00:00Z"/>
          <w:rFonts w:ascii="Calibri" w:eastAsia="Calibri" w:hAnsi="Calibri" w:cs="Times New Roman"/>
        </w:rPr>
      </w:pPr>
      <w:ins w:id="20624" w:author="UTENTE" w:date="2020-06-30T19:00:00Z">
        <w:r w:rsidRPr="00181FFC">
          <w:rPr>
            <w:rFonts w:ascii="Calibri" w:eastAsia="Calibri" w:hAnsi="Calibri" w:cs="Times New Roman"/>
          </w:rPr>
          <w:t>731.</w:t>
        </w:r>
        <w:r w:rsidRPr="00181FFC">
          <w:rPr>
            <w:rFonts w:ascii="Calibri" w:eastAsia="Calibri" w:hAnsi="Calibri" w:cs="Times New Roman"/>
          </w:rPr>
          <w:tab/>
          <w:t>n "È così adorabile che riesco a malapena a sopportarlo… {w}Voglio solo saltargli addosso ora, bloccarlo a terra e fargli fare altri dolci suoni…"</w:t>
        </w:r>
      </w:ins>
    </w:p>
    <w:p w14:paraId="4A374E3F" w14:textId="77777777" w:rsidR="00181FFC" w:rsidRPr="00181FFC" w:rsidRDefault="00181FFC" w:rsidP="00181FFC">
      <w:pPr>
        <w:spacing w:line="600" w:lineRule="auto"/>
        <w:jc w:val="left"/>
        <w:rPr>
          <w:ins w:id="20625" w:author="UTENTE" w:date="2020-06-30T19:00:00Z"/>
          <w:rFonts w:ascii="Calibri" w:eastAsia="Calibri" w:hAnsi="Calibri" w:cs="Times New Roman"/>
        </w:rPr>
      </w:pPr>
      <w:ins w:id="20626" w:author="UTENTE" w:date="2020-06-30T19:00:00Z">
        <w:r w:rsidRPr="00181FFC">
          <w:rPr>
            <w:rFonts w:ascii="Calibri" w:eastAsia="Calibri" w:hAnsi="Calibri" w:cs="Times New Roman"/>
          </w:rPr>
          <w:t>732.</w:t>
        </w:r>
        <w:r w:rsidRPr="00181FFC">
          <w:rPr>
            <w:rFonts w:ascii="Calibri" w:eastAsia="Calibri" w:hAnsi="Calibri" w:cs="Times New Roman"/>
          </w:rPr>
          <w:tab/>
          <w:t>n "Considerato il modo in cui preme contro di me, non penso che gli darebbe fastidio…"</w:t>
        </w:r>
      </w:ins>
    </w:p>
    <w:p w14:paraId="46C19689" w14:textId="77777777" w:rsidR="00181FFC" w:rsidRPr="00181FFC" w:rsidRDefault="00181FFC" w:rsidP="00181FFC">
      <w:pPr>
        <w:spacing w:line="600" w:lineRule="auto"/>
        <w:jc w:val="left"/>
        <w:rPr>
          <w:ins w:id="20627" w:author="UTENTE" w:date="2020-06-30T19:00:00Z"/>
          <w:rFonts w:ascii="Calibri" w:eastAsia="Calibri" w:hAnsi="Calibri" w:cs="Times New Roman"/>
        </w:rPr>
      </w:pPr>
      <w:ins w:id="20628" w:author="UTENTE" w:date="2020-06-30T19:00:00Z">
        <w:r w:rsidRPr="00181FFC">
          <w:rPr>
            <w:rFonts w:ascii="Calibri" w:eastAsia="Calibri" w:hAnsi="Calibri" w:cs="Times New Roman"/>
          </w:rPr>
          <w:t>733.</w:t>
        </w:r>
        <w:r w:rsidRPr="00181FFC">
          <w:rPr>
            <w:rFonts w:ascii="Calibri" w:eastAsia="Calibri" w:hAnsi="Calibri" w:cs="Times New Roman"/>
          </w:rPr>
          <w:tab/>
          <w:t>n "È così adorabile che riesco a malapena a sopportarlo… {w}Voglio solo tenerlo stretto tutta la notte, farlo rilassare, ricoprirgli la faccia di baci per ore…"</w:t>
        </w:r>
      </w:ins>
    </w:p>
    <w:p w14:paraId="0BB8E2D6" w14:textId="77777777" w:rsidR="00181FFC" w:rsidRPr="00181FFC" w:rsidRDefault="00181FFC" w:rsidP="00181FFC">
      <w:pPr>
        <w:spacing w:line="600" w:lineRule="auto"/>
        <w:jc w:val="left"/>
        <w:rPr>
          <w:ins w:id="20629" w:author="UTENTE" w:date="2020-06-30T19:00:00Z"/>
          <w:rFonts w:ascii="Calibri" w:eastAsia="Calibri" w:hAnsi="Calibri" w:cs="Times New Roman"/>
        </w:rPr>
      </w:pPr>
      <w:ins w:id="20630" w:author="UTENTE" w:date="2020-06-30T19:00:00Z">
        <w:r w:rsidRPr="00181FFC">
          <w:rPr>
            <w:rFonts w:ascii="Calibri" w:eastAsia="Calibri" w:hAnsi="Calibri" w:cs="Times New Roman"/>
          </w:rPr>
          <w:t>734.</w:t>
        </w:r>
        <w:r w:rsidRPr="00181FFC">
          <w:rPr>
            <w:rFonts w:ascii="Calibri" w:eastAsia="Calibri" w:hAnsi="Calibri" w:cs="Times New Roman"/>
          </w:rPr>
          <w:tab/>
          <w:t>n "Lo sento spostarmi verso il divano leggermente, come se si stesse spazientendo…"</w:t>
        </w:r>
      </w:ins>
    </w:p>
    <w:p w14:paraId="4EE2CFC8" w14:textId="77777777" w:rsidR="00181FFC" w:rsidRPr="00181FFC" w:rsidRDefault="00181FFC" w:rsidP="00181FFC">
      <w:pPr>
        <w:spacing w:line="600" w:lineRule="auto"/>
        <w:jc w:val="left"/>
        <w:rPr>
          <w:ins w:id="20631" w:author="UTENTE" w:date="2020-06-30T19:00:00Z"/>
          <w:rFonts w:ascii="Calibri" w:eastAsia="Calibri" w:hAnsi="Calibri" w:cs="Times New Roman"/>
          <w:lang w:val="es-ES"/>
        </w:rPr>
      </w:pPr>
      <w:ins w:id="20632" w:author="UTENTE" w:date="2020-06-30T19:00:00Z">
        <w:r w:rsidRPr="00181FFC">
          <w:rPr>
            <w:rFonts w:ascii="Calibri" w:eastAsia="Calibri" w:hAnsi="Calibri" w:cs="Times New Roman"/>
            <w:lang w:val="es-ES"/>
          </w:rPr>
          <w:t>735.</w:t>
        </w:r>
        <w:r w:rsidRPr="00181FFC">
          <w:rPr>
            <w:rFonts w:ascii="Calibri" w:eastAsia="Calibri" w:hAnsi="Calibri" w:cs="Times New Roman"/>
            <w:lang w:val="es-ES"/>
          </w:rPr>
          <w:tab/>
          <w:t>u "\"Ehi , Lu -- Oh mio dio!\""</w:t>
        </w:r>
      </w:ins>
    </w:p>
    <w:p w14:paraId="6E4A13A7" w14:textId="77777777" w:rsidR="00181FFC" w:rsidRPr="00181FFC" w:rsidRDefault="00181FFC" w:rsidP="00181FFC">
      <w:pPr>
        <w:spacing w:line="600" w:lineRule="auto"/>
        <w:jc w:val="left"/>
        <w:rPr>
          <w:ins w:id="20633" w:author="UTENTE" w:date="2020-06-30T19:00:00Z"/>
          <w:rFonts w:ascii="Calibri" w:eastAsia="Calibri" w:hAnsi="Calibri" w:cs="Times New Roman"/>
        </w:rPr>
      </w:pPr>
      <w:ins w:id="20634" w:author="UTENTE" w:date="2020-06-30T19:00:00Z">
        <w:r w:rsidRPr="00181FFC">
          <w:rPr>
            <w:rFonts w:ascii="Calibri" w:eastAsia="Calibri" w:hAnsi="Calibri" w:cs="Times New Roman"/>
          </w:rPr>
          <w:t>736.</w:t>
        </w:r>
        <w:r w:rsidRPr="00181FFC">
          <w:rPr>
            <w:rFonts w:ascii="Calibri" w:eastAsia="Calibri" w:hAnsi="Calibri" w:cs="Times New Roman"/>
          </w:rPr>
          <w:tab/>
          <w:t>mcp "\"…!\""</w:t>
        </w:r>
      </w:ins>
    </w:p>
    <w:p w14:paraId="2AE0F25E" w14:textId="77777777" w:rsidR="00181FFC" w:rsidRPr="00181FFC" w:rsidRDefault="00181FFC" w:rsidP="00181FFC">
      <w:pPr>
        <w:spacing w:line="600" w:lineRule="auto"/>
        <w:jc w:val="left"/>
        <w:rPr>
          <w:ins w:id="20635" w:author="UTENTE" w:date="2020-06-30T19:00:00Z"/>
          <w:rFonts w:ascii="Calibri" w:eastAsia="Calibri" w:hAnsi="Calibri" w:cs="Times New Roman"/>
        </w:rPr>
      </w:pPr>
      <w:ins w:id="20636" w:author="UTENTE" w:date="2020-06-30T19:00:00Z">
        <w:r w:rsidRPr="00181FFC">
          <w:rPr>
            <w:rFonts w:ascii="Calibri" w:eastAsia="Calibri" w:hAnsi="Calibri" w:cs="Times New Roman"/>
          </w:rPr>
          <w:t>737.</w:t>
        </w:r>
        <w:r w:rsidRPr="00181FFC">
          <w:rPr>
            <w:rFonts w:ascii="Calibri" w:eastAsia="Calibri" w:hAnsi="Calibri" w:cs="Times New Roman"/>
          </w:rPr>
          <w:tab/>
          <w:t>lp "\"…!\""</w:t>
        </w:r>
      </w:ins>
    </w:p>
    <w:p w14:paraId="12BECE01" w14:textId="77777777" w:rsidR="00181FFC" w:rsidRPr="00181FFC" w:rsidRDefault="00181FFC" w:rsidP="00181FFC">
      <w:pPr>
        <w:spacing w:line="600" w:lineRule="auto"/>
        <w:jc w:val="left"/>
        <w:rPr>
          <w:ins w:id="20637" w:author="UTENTE" w:date="2020-06-30T19:00:00Z"/>
          <w:rFonts w:ascii="Calibri" w:eastAsia="Calibri" w:hAnsi="Calibri" w:cs="Times New Roman"/>
        </w:rPr>
      </w:pPr>
      <w:ins w:id="20638" w:author="UTENTE" w:date="2020-06-30T19:00:00Z">
        <w:r w:rsidRPr="00181FFC">
          <w:rPr>
            <w:rFonts w:ascii="Calibri" w:eastAsia="Calibri" w:hAnsi="Calibri" w:cs="Times New Roman"/>
          </w:rPr>
          <w:t>738.</w:t>
        </w:r>
        <w:r w:rsidRPr="00181FFC">
          <w:rPr>
            <w:rFonts w:ascii="Calibri" w:eastAsia="Calibri" w:hAnsi="Calibri" w:cs="Times New Roman"/>
          </w:rPr>
          <w:tab/>
          <w:t>n "Luka mi spinge immediatamente via, la sua faccia si fa rossa come una rosa, i suoi occhi spalancati dallo shock e dall'orrore."</w:t>
        </w:r>
      </w:ins>
    </w:p>
    <w:p w14:paraId="3CF1A546" w14:textId="77777777" w:rsidR="00181FFC" w:rsidRPr="00181FFC" w:rsidRDefault="00181FFC" w:rsidP="00181FFC">
      <w:pPr>
        <w:spacing w:line="600" w:lineRule="auto"/>
        <w:jc w:val="left"/>
        <w:rPr>
          <w:ins w:id="20639" w:author="UTENTE" w:date="2020-06-30T19:00:00Z"/>
          <w:rFonts w:ascii="Calibri" w:eastAsia="Calibri" w:hAnsi="Calibri" w:cs="Times New Roman"/>
        </w:rPr>
      </w:pPr>
      <w:ins w:id="20640" w:author="UTENTE" w:date="2020-06-30T19:00:00Z">
        <w:r w:rsidRPr="00181FFC">
          <w:rPr>
            <w:rFonts w:ascii="Calibri" w:eastAsia="Calibri" w:hAnsi="Calibri" w:cs="Times New Roman"/>
          </w:rPr>
          <w:t>739.</w:t>
        </w:r>
        <w:r w:rsidRPr="00181FFC">
          <w:rPr>
            <w:rFonts w:ascii="Calibri" w:eastAsia="Calibri" w:hAnsi="Calibri" w:cs="Times New Roman"/>
          </w:rPr>
          <w:tab/>
          <w:t>i "\"Wow, scusate l'interruzione! Ma Luka, lo sai che {i}hai{/i} una camera per questo genere di cos---\""</w:t>
        </w:r>
      </w:ins>
    </w:p>
    <w:p w14:paraId="1D5E4F04" w14:textId="77777777" w:rsidR="00181FFC" w:rsidRPr="00181FFC" w:rsidRDefault="00181FFC" w:rsidP="00181FFC">
      <w:pPr>
        <w:spacing w:line="600" w:lineRule="auto"/>
        <w:jc w:val="left"/>
        <w:rPr>
          <w:ins w:id="20641" w:author="UTENTE" w:date="2020-06-30T19:00:00Z"/>
          <w:rFonts w:ascii="Calibri" w:eastAsia="Calibri" w:hAnsi="Calibri" w:cs="Times New Roman"/>
        </w:rPr>
      </w:pPr>
      <w:ins w:id="20642" w:author="UTENTE" w:date="2020-06-30T19:00:00Z">
        <w:r w:rsidRPr="00181FFC">
          <w:rPr>
            <w:rFonts w:ascii="Calibri" w:eastAsia="Calibri" w:hAnsi="Calibri" w:cs="Times New Roman"/>
          </w:rPr>
          <w:t>740.</w:t>
        </w:r>
        <w:r w:rsidRPr="00181FFC">
          <w:rPr>
            <w:rFonts w:ascii="Calibri" w:eastAsia="Calibri" w:hAnsi="Calibri" w:cs="Times New Roman"/>
          </w:rPr>
          <w:tab/>
          <w:t>ip "\"Whoa--!\""</w:t>
        </w:r>
      </w:ins>
    </w:p>
    <w:p w14:paraId="460A0519" w14:textId="77777777" w:rsidR="00181FFC" w:rsidRPr="00181FFC" w:rsidRDefault="00181FFC" w:rsidP="00181FFC">
      <w:pPr>
        <w:spacing w:line="600" w:lineRule="auto"/>
        <w:jc w:val="left"/>
        <w:rPr>
          <w:ins w:id="20643" w:author="UTENTE" w:date="2020-06-30T19:00:00Z"/>
          <w:rFonts w:ascii="Calibri" w:eastAsia="Calibri" w:hAnsi="Calibri" w:cs="Times New Roman"/>
        </w:rPr>
      </w:pPr>
      <w:ins w:id="20644" w:author="UTENTE" w:date="2020-06-30T19:00:00Z">
        <w:r w:rsidRPr="00181FFC">
          <w:rPr>
            <w:rFonts w:ascii="Calibri" w:eastAsia="Calibri" w:hAnsi="Calibri" w:cs="Times New Roman"/>
          </w:rPr>
          <w:t>741.</w:t>
        </w:r>
        <w:r w:rsidRPr="00181FFC">
          <w:rPr>
            <w:rFonts w:ascii="Calibri" w:eastAsia="Calibri" w:hAnsi="Calibri" w:cs="Times New Roman"/>
          </w:rPr>
          <w:tab/>
          <w:t>n "Isaac si abbassa per schivare un cuscino lanciato da Luka con tutte le sue forza."</w:t>
        </w:r>
      </w:ins>
    </w:p>
    <w:p w14:paraId="09727637" w14:textId="77777777" w:rsidR="00181FFC" w:rsidRPr="00181FFC" w:rsidRDefault="00181FFC" w:rsidP="00181FFC">
      <w:pPr>
        <w:spacing w:line="600" w:lineRule="auto"/>
        <w:jc w:val="left"/>
        <w:rPr>
          <w:ins w:id="20645" w:author="UTENTE" w:date="2020-06-30T19:00:00Z"/>
          <w:rFonts w:ascii="Calibri" w:eastAsia="Calibri" w:hAnsi="Calibri" w:cs="Times New Roman"/>
        </w:rPr>
      </w:pPr>
      <w:ins w:id="20646" w:author="UTENTE" w:date="2020-06-30T19:00:00Z">
        <w:r w:rsidRPr="00181FFC">
          <w:rPr>
            <w:rFonts w:ascii="Calibri" w:eastAsia="Calibri" w:hAnsi="Calibri" w:cs="Times New Roman"/>
          </w:rPr>
          <w:t>742.</w:t>
        </w:r>
        <w:r w:rsidRPr="00181FFC">
          <w:rPr>
            <w:rFonts w:ascii="Calibri" w:eastAsia="Calibri" w:hAnsi="Calibri" w:cs="Times New Roman"/>
          </w:rPr>
          <w:tab/>
          <w:t>lp "\"Bussa la prossima volta, quattrocchi del cazzo!\""</w:t>
        </w:r>
        <w:r w:rsidRPr="00181FFC">
          <w:rPr>
            <w:rFonts w:ascii="Calibri" w:eastAsia="Calibri" w:hAnsi="Calibri" w:cs="Times New Roman"/>
          </w:rPr>
          <w:br w:type="page"/>
        </w:r>
      </w:ins>
    </w:p>
    <w:p w14:paraId="072DBF33" w14:textId="77777777" w:rsidR="00181FFC" w:rsidRPr="00181FFC" w:rsidRDefault="00181FFC" w:rsidP="00181FFC">
      <w:pPr>
        <w:spacing w:line="600" w:lineRule="auto"/>
        <w:jc w:val="left"/>
        <w:rPr>
          <w:ins w:id="20647" w:author="UTENTE" w:date="2020-06-30T19:00:00Z"/>
          <w:rFonts w:ascii="Calibri" w:eastAsia="Calibri" w:hAnsi="Calibri" w:cs="Times New Roman"/>
          <w:lang w:val="en-US"/>
        </w:rPr>
      </w:pPr>
      <w:ins w:id="20648" w:author="UTENTE" w:date="2020-06-30T19:00:00Z">
        <w:r w:rsidRPr="00181FFC">
          <w:rPr>
            <w:rFonts w:ascii="Calibri" w:eastAsia="Calibri" w:hAnsi="Calibri" w:cs="Times New Roman"/>
            <w:lang w:val="en-US"/>
          </w:rPr>
          <w:lastRenderedPageBreak/>
          <w:t>743.</w:t>
        </w:r>
        <w:r w:rsidRPr="00181FFC">
          <w:rPr>
            <w:rFonts w:ascii="Calibri" w:eastAsia="Calibri" w:hAnsi="Calibri" w:cs="Times New Roman"/>
            <w:lang w:val="en-US"/>
          </w:rPr>
          <w:tab/>
          <w:t>mcp "\"Hey, Luka, wait––!\""</w:t>
        </w:r>
      </w:ins>
    </w:p>
    <w:p w14:paraId="010CC93E" w14:textId="77777777" w:rsidR="00181FFC" w:rsidRPr="00181FFC" w:rsidRDefault="00181FFC" w:rsidP="00181FFC">
      <w:pPr>
        <w:spacing w:line="600" w:lineRule="auto"/>
        <w:jc w:val="left"/>
        <w:rPr>
          <w:ins w:id="20649" w:author="UTENTE" w:date="2020-06-30T19:00:00Z"/>
          <w:rFonts w:ascii="Calibri" w:eastAsia="Calibri" w:hAnsi="Calibri" w:cs="Times New Roman"/>
          <w:lang w:val="en-US"/>
        </w:rPr>
      </w:pPr>
      <w:ins w:id="20650" w:author="UTENTE" w:date="2020-06-30T19:00:00Z">
        <w:r w:rsidRPr="00181FFC">
          <w:rPr>
            <w:rFonts w:ascii="Calibri" w:eastAsia="Calibri" w:hAnsi="Calibri" w:cs="Times New Roman"/>
            <w:lang w:val="en-US"/>
          </w:rPr>
          <w:t>744.</w:t>
        </w:r>
        <w:r w:rsidRPr="00181FFC">
          <w:rPr>
            <w:rFonts w:ascii="Calibri" w:eastAsia="Calibri" w:hAnsi="Calibri" w:cs="Times New Roman"/>
            <w:lang w:val="en-US"/>
          </w:rPr>
          <w:tab/>
          <w:t>n "But before I can stop him, Luka storms out of the living room at top speed."</w:t>
        </w:r>
      </w:ins>
    </w:p>
    <w:p w14:paraId="62910E76" w14:textId="77777777" w:rsidR="00181FFC" w:rsidRPr="00181FFC" w:rsidRDefault="00181FFC" w:rsidP="00181FFC">
      <w:pPr>
        <w:spacing w:line="600" w:lineRule="auto"/>
        <w:jc w:val="left"/>
        <w:rPr>
          <w:ins w:id="20651" w:author="UTENTE" w:date="2020-06-30T19:00:00Z"/>
          <w:rFonts w:ascii="Calibri" w:eastAsia="Calibri" w:hAnsi="Calibri" w:cs="Times New Roman"/>
          <w:lang w:val="en-US"/>
        </w:rPr>
      </w:pPr>
      <w:ins w:id="20652" w:author="UTENTE" w:date="2020-06-30T19:00:00Z">
        <w:r w:rsidRPr="00181FFC">
          <w:rPr>
            <w:rFonts w:ascii="Calibri" w:eastAsia="Calibri" w:hAnsi="Calibri" w:cs="Times New Roman"/>
            <w:lang w:val="en-US"/>
          </w:rPr>
          <w:t>745.</w:t>
        </w:r>
        <w:r w:rsidRPr="00181FFC">
          <w:rPr>
            <w:rFonts w:ascii="Calibri" w:eastAsia="Calibri" w:hAnsi="Calibri" w:cs="Times New Roman"/>
            <w:lang w:val="en-US"/>
          </w:rPr>
          <w:tab/>
          <w:t>n "The distant slamming of a door is probably him sealing himself away, just like a sulky teenager."</w:t>
        </w:r>
      </w:ins>
    </w:p>
    <w:p w14:paraId="71E4B4E2" w14:textId="77777777" w:rsidR="00181FFC" w:rsidRPr="00181FFC" w:rsidRDefault="00181FFC" w:rsidP="00181FFC">
      <w:pPr>
        <w:spacing w:line="600" w:lineRule="auto"/>
        <w:jc w:val="left"/>
        <w:rPr>
          <w:ins w:id="20653" w:author="UTENTE" w:date="2020-06-30T19:00:00Z"/>
          <w:rFonts w:ascii="Calibri" w:eastAsia="Calibri" w:hAnsi="Calibri" w:cs="Times New Roman"/>
          <w:lang w:val="en-US"/>
        </w:rPr>
      </w:pPr>
      <w:ins w:id="20654" w:author="UTENTE" w:date="2020-06-30T19:00:00Z">
        <w:r w:rsidRPr="00181FFC">
          <w:rPr>
            <w:rFonts w:ascii="Calibri" w:eastAsia="Calibri" w:hAnsi="Calibri" w:cs="Times New Roman"/>
            <w:lang w:val="en-US"/>
          </w:rPr>
          <w:t>746.</w:t>
        </w:r>
        <w:r w:rsidRPr="00181FFC">
          <w:rPr>
            <w:rFonts w:ascii="Calibri" w:eastAsia="Calibri" w:hAnsi="Calibri" w:cs="Times New Roman"/>
            <w:lang w:val="en-US"/>
          </w:rPr>
          <w:tab/>
          <w:t>i "\"Ah, I feel pretty guilty, now… should've assumed I'd be walking into something.\""</w:t>
        </w:r>
      </w:ins>
    </w:p>
    <w:p w14:paraId="6DFC3C9B" w14:textId="77777777" w:rsidR="00181FFC" w:rsidRPr="00181FFC" w:rsidRDefault="00181FFC" w:rsidP="00181FFC">
      <w:pPr>
        <w:spacing w:line="600" w:lineRule="auto"/>
        <w:jc w:val="left"/>
        <w:rPr>
          <w:ins w:id="20655" w:author="UTENTE" w:date="2020-06-30T19:00:00Z"/>
          <w:rFonts w:ascii="Calibri" w:eastAsia="Calibri" w:hAnsi="Calibri" w:cs="Times New Roman"/>
          <w:lang w:val="en-US"/>
        </w:rPr>
      </w:pPr>
      <w:ins w:id="20656" w:author="UTENTE" w:date="2020-06-30T19:00:00Z">
        <w:r w:rsidRPr="00181FFC">
          <w:rPr>
            <w:rFonts w:ascii="Calibri" w:eastAsia="Calibri" w:hAnsi="Calibri" w:cs="Times New Roman"/>
            <w:lang w:val="en-US"/>
          </w:rPr>
          <w:t>747.</w:t>
        </w:r>
        <w:r w:rsidRPr="00181FFC">
          <w:rPr>
            <w:rFonts w:ascii="Calibri" w:eastAsia="Calibri" w:hAnsi="Calibri" w:cs="Times New Roman"/>
            <w:lang w:val="en-US"/>
          </w:rPr>
          <w:tab/>
          <w:t>n "Sighing, Isaac sets down the grocery bags he'd been carrying onto the counter."</w:t>
        </w:r>
      </w:ins>
    </w:p>
    <w:p w14:paraId="00AE05EA" w14:textId="77777777" w:rsidR="00181FFC" w:rsidRPr="00181FFC" w:rsidRDefault="00181FFC" w:rsidP="00181FFC">
      <w:pPr>
        <w:spacing w:line="600" w:lineRule="auto"/>
        <w:jc w:val="left"/>
        <w:rPr>
          <w:ins w:id="20657" w:author="UTENTE" w:date="2020-06-30T19:00:00Z"/>
          <w:rFonts w:ascii="Calibri" w:eastAsia="Calibri" w:hAnsi="Calibri" w:cs="Times New Roman"/>
          <w:lang w:val="en-US"/>
        </w:rPr>
      </w:pPr>
      <w:ins w:id="20658" w:author="UTENTE" w:date="2020-06-30T19:00:00Z">
        <w:r w:rsidRPr="00181FFC">
          <w:rPr>
            <w:rFonts w:ascii="Calibri" w:eastAsia="Calibri" w:hAnsi="Calibri" w:cs="Times New Roman"/>
            <w:lang w:val="en-US"/>
          </w:rPr>
          <w:t>748.</w:t>
        </w:r>
        <w:r w:rsidRPr="00181FFC">
          <w:rPr>
            <w:rFonts w:ascii="Calibri" w:eastAsia="Calibri" w:hAnsi="Calibri" w:cs="Times New Roman"/>
            <w:lang w:val="en-US"/>
          </w:rPr>
          <w:tab/>
          <w:t>mc "\"It's no big deal. Just, er, kind of a spontaneous thing.\""</w:t>
        </w:r>
      </w:ins>
    </w:p>
    <w:p w14:paraId="2F25A25F" w14:textId="77777777" w:rsidR="00181FFC" w:rsidRPr="00181FFC" w:rsidRDefault="00181FFC" w:rsidP="00181FFC">
      <w:pPr>
        <w:spacing w:line="600" w:lineRule="auto"/>
        <w:jc w:val="left"/>
        <w:rPr>
          <w:ins w:id="20659" w:author="UTENTE" w:date="2020-06-30T19:00:00Z"/>
          <w:rFonts w:ascii="Calibri" w:eastAsia="Calibri" w:hAnsi="Calibri" w:cs="Times New Roman"/>
          <w:lang w:val="en-US"/>
        </w:rPr>
      </w:pPr>
      <w:ins w:id="20660" w:author="UTENTE" w:date="2020-06-30T19:00:00Z">
        <w:r w:rsidRPr="00181FFC">
          <w:rPr>
            <w:rFonts w:ascii="Calibri" w:eastAsia="Calibri" w:hAnsi="Calibri" w:cs="Times New Roman"/>
            <w:lang w:val="en-US"/>
          </w:rPr>
          <w:t>749.</w:t>
        </w:r>
        <w:r w:rsidRPr="00181FFC">
          <w:rPr>
            <w:rFonts w:ascii="Calibri" w:eastAsia="Calibri" w:hAnsi="Calibri" w:cs="Times New Roman"/>
            <w:lang w:val="en-US"/>
          </w:rPr>
          <w:tab/>
          <w:t>i "\"Spontaneous? You were getting pretty into it. I think I saw tongue!\""</w:t>
        </w:r>
      </w:ins>
    </w:p>
    <w:p w14:paraId="51D2F17A" w14:textId="77777777" w:rsidR="00181FFC" w:rsidRPr="00181FFC" w:rsidRDefault="00181FFC" w:rsidP="00181FFC">
      <w:pPr>
        <w:spacing w:line="600" w:lineRule="auto"/>
        <w:jc w:val="left"/>
        <w:rPr>
          <w:ins w:id="20661" w:author="UTENTE" w:date="2020-06-30T19:00:00Z"/>
          <w:rFonts w:ascii="Calibri" w:eastAsia="Calibri" w:hAnsi="Calibri" w:cs="Times New Roman"/>
          <w:lang w:val="en-US"/>
        </w:rPr>
      </w:pPr>
      <w:ins w:id="20662" w:author="UTENTE" w:date="2020-06-30T19:00:00Z">
        <w:r w:rsidRPr="00181FFC">
          <w:rPr>
            <w:rFonts w:ascii="Calibri" w:eastAsia="Calibri" w:hAnsi="Calibri" w:cs="Times New Roman"/>
            <w:lang w:val="en-US"/>
          </w:rPr>
          <w:t>750.</w:t>
        </w:r>
        <w:r w:rsidRPr="00181FFC">
          <w:rPr>
            <w:rFonts w:ascii="Calibri" w:eastAsia="Calibri" w:hAnsi="Calibri" w:cs="Times New Roman"/>
            <w:lang w:val="en-US"/>
          </w:rPr>
          <w:tab/>
          <w:t>mc "\"…How long were you watching us? Christ.\""</w:t>
        </w:r>
      </w:ins>
    </w:p>
    <w:p w14:paraId="2486A7EE" w14:textId="77777777" w:rsidR="00181FFC" w:rsidRPr="00181FFC" w:rsidRDefault="00181FFC" w:rsidP="00181FFC">
      <w:pPr>
        <w:spacing w:line="600" w:lineRule="auto"/>
        <w:jc w:val="left"/>
        <w:rPr>
          <w:ins w:id="20663" w:author="UTENTE" w:date="2020-06-30T19:00:00Z"/>
          <w:rFonts w:ascii="Calibri" w:eastAsia="Calibri" w:hAnsi="Calibri" w:cs="Times New Roman"/>
          <w:lang w:val="en-US"/>
        </w:rPr>
      </w:pPr>
      <w:ins w:id="20664" w:author="UTENTE" w:date="2020-06-30T19:00:00Z">
        <w:r w:rsidRPr="00181FFC">
          <w:rPr>
            <w:rFonts w:ascii="Calibri" w:eastAsia="Calibri" w:hAnsi="Calibri" w:cs="Times New Roman"/>
            <w:lang w:val="en-US"/>
          </w:rPr>
          <w:t>751.</w:t>
        </w:r>
        <w:r w:rsidRPr="00181FFC">
          <w:rPr>
            <w:rFonts w:ascii="Calibri" w:eastAsia="Calibri" w:hAnsi="Calibri" w:cs="Times New Roman"/>
            <w:lang w:val="en-US"/>
          </w:rPr>
          <w:tab/>
          <w:t>n "Isaac lets out a chuckle at my awkward mutter, shaking his head."</w:t>
        </w:r>
      </w:ins>
    </w:p>
    <w:p w14:paraId="5CE52615" w14:textId="77777777" w:rsidR="00181FFC" w:rsidRPr="00181FFC" w:rsidRDefault="00181FFC" w:rsidP="00181FFC">
      <w:pPr>
        <w:spacing w:line="600" w:lineRule="auto"/>
        <w:jc w:val="left"/>
        <w:rPr>
          <w:ins w:id="20665" w:author="UTENTE" w:date="2020-06-30T19:00:00Z"/>
          <w:rFonts w:ascii="Calibri" w:eastAsia="Calibri" w:hAnsi="Calibri" w:cs="Times New Roman"/>
          <w:lang w:val="en-US"/>
        </w:rPr>
      </w:pPr>
      <w:ins w:id="20666" w:author="UTENTE" w:date="2020-06-30T19:00:00Z">
        <w:r w:rsidRPr="00181FFC">
          <w:rPr>
            <w:rFonts w:ascii="Calibri" w:eastAsia="Calibri" w:hAnsi="Calibri" w:cs="Times New Roman"/>
            <w:lang w:val="en-US"/>
          </w:rPr>
          <w:t>752.</w:t>
        </w:r>
        <w:r w:rsidRPr="00181FFC">
          <w:rPr>
            <w:rFonts w:ascii="Calibri" w:eastAsia="Calibri" w:hAnsi="Calibri" w:cs="Times New Roman"/>
            <w:lang w:val="en-US"/>
          </w:rPr>
          <w:tab/>
          <w:t>i "\"Well, Luka's probably half-dead from embarrassment, so he won't be out for awhile. Maybe you'd better head back.\""</w:t>
        </w:r>
      </w:ins>
    </w:p>
    <w:p w14:paraId="5DF2DE8D" w14:textId="77777777" w:rsidR="00181FFC" w:rsidRPr="00181FFC" w:rsidRDefault="00181FFC" w:rsidP="00181FFC">
      <w:pPr>
        <w:spacing w:line="600" w:lineRule="auto"/>
        <w:jc w:val="left"/>
        <w:rPr>
          <w:ins w:id="20667" w:author="UTENTE" w:date="2020-06-30T19:00:00Z"/>
          <w:rFonts w:ascii="Calibri" w:eastAsia="Calibri" w:hAnsi="Calibri" w:cs="Times New Roman"/>
          <w:lang w:val="en-US"/>
        </w:rPr>
      </w:pPr>
      <w:ins w:id="20668" w:author="UTENTE" w:date="2020-06-30T19:00:00Z">
        <w:r w:rsidRPr="00181FFC">
          <w:rPr>
            <w:rFonts w:ascii="Calibri" w:eastAsia="Calibri" w:hAnsi="Calibri" w:cs="Times New Roman"/>
            <w:lang w:val="en-US"/>
          </w:rPr>
          <w:t>753.</w:t>
        </w:r>
        <w:r w:rsidRPr="00181FFC">
          <w:rPr>
            <w:rFonts w:ascii="Calibri" w:eastAsia="Calibri" w:hAnsi="Calibri" w:cs="Times New Roman"/>
            <w:lang w:val="en-US"/>
          </w:rPr>
          <w:tab/>
          <w:t>i "\"I'm sure he'll show up again at the diner tonight, though. You've made quite the impression on him, [mc].\""</w:t>
        </w:r>
      </w:ins>
    </w:p>
    <w:p w14:paraId="4950A8C7" w14:textId="77777777" w:rsidR="00181FFC" w:rsidRPr="00181FFC" w:rsidRDefault="00181FFC" w:rsidP="00181FFC">
      <w:pPr>
        <w:spacing w:line="600" w:lineRule="auto"/>
        <w:jc w:val="left"/>
        <w:rPr>
          <w:ins w:id="20669" w:author="UTENTE" w:date="2020-06-30T19:00:00Z"/>
          <w:rFonts w:ascii="Calibri" w:eastAsia="Calibri" w:hAnsi="Calibri" w:cs="Times New Roman"/>
          <w:lang w:val="en-US"/>
        </w:rPr>
      </w:pPr>
      <w:ins w:id="20670" w:author="UTENTE" w:date="2020-06-30T19:00:00Z">
        <w:r w:rsidRPr="00181FFC">
          <w:rPr>
            <w:rFonts w:ascii="Calibri" w:eastAsia="Calibri" w:hAnsi="Calibri" w:cs="Times New Roman"/>
            <w:lang w:val="en-US"/>
          </w:rPr>
          <w:t>754.</w:t>
        </w:r>
        <w:r w:rsidRPr="00181FFC">
          <w:rPr>
            <w:rFonts w:ascii="Calibri" w:eastAsia="Calibri" w:hAnsi="Calibri" w:cs="Times New Roman"/>
            <w:lang w:val="en-US"/>
          </w:rPr>
          <w:tab/>
          <w:t>n "He pauses for a moment, then, the playfulness gradually fading from his eyes."</w:t>
        </w:r>
      </w:ins>
    </w:p>
    <w:p w14:paraId="3667C72A" w14:textId="77777777" w:rsidR="00181FFC" w:rsidRPr="00181FFC" w:rsidRDefault="00181FFC" w:rsidP="00181FFC">
      <w:pPr>
        <w:spacing w:line="600" w:lineRule="auto"/>
        <w:jc w:val="left"/>
        <w:rPr>
          <w:ins w:id="20671" w:author="UTENTE" w:date="2020-06-30T19:00:00Z"/>
          <w:rFonts w:ascii="Calibri" w:eastAsia="Calibri" w:hAnsi="Calibri" w:cs="Times New Roman"/>
          <w:lang w:val="en-US"/>
        </w:rPr>
      </w:pPr>
      <w:ins w:id="20672" w:author="UTENTE" w:date="2020-06-30T19:00:00Z">
        <w:r w:rsidRPr="00181FFC">
          <w:rPr>
            <w:rFonts w:ascii="Calibri" w:eastAsia="Calibri" w:hAnsi="Calibri" w:cs="Times New Roman"/>
            <w:lang w:val="en-US"/>
          </w:rPr>
          <w:t>755.</w:t>
        </w:r>
        <w:r w:rsidRPr="00181FFC">
          <w:rPr>
            <w:rFonts w:ascii="Calibri" w:eastAsia="Calibri" w:hAnsi="Calibri" w:cs="Times New Roman"/>
            <w:lang w:val="en-US"/>
          </w:rPr>
          <w:tab/>
          <w:t>i "\"Just don't forget what I told you last night, mm?\""</w:t>
        </w:r>
        <w:r w:rsidRPr="00181FFC">
          <w:rPr>
            <w:rFonts w:ascii="Calibri" w:eastAsia="Calibri" w:hAnsi="Calibri" w:cs="Times New Roman"/>
            <w:lang w:val="en-US"/>
          </w:rPr>
          <w:br w:type="page"/>
        </w:r>
      </w:ins>
    </w:p>
    <w:p w14:paraId="46506D2D" w14:textId="77777777" w:rsidR="00181FFC" w:rsidRPr="00181FFC" w:rsidRDefault="00181FFC" w:rsidP="00181FFC">
      <w:pPr>
        <w:spacing w:line="600" w:lineRule="auto"/>
        <w:jc w:val="left"/>
        <w:rPr>
          <w:ins w:id="20673" w:author="UTENTE" w:date="2020-06-30T19:00:00Z"/>
          <w:rFonts w:ascii="Calibri" w:eastAsia="Calibri" w:hAnsi="Calibri" w:cs="Times New Roman"/>
        </w:rPr>
      </w:pPr>
      <w:ins w:id="20674" w:author="UTENTE" w:date="2020-06-30T19:00:00Z">
        <w:r w:rsidRPr="00181FFC">
          <w:rPr>
            <w:rFonts w:ascii="Calibri" w:eastAsia="Calibri" w:hAnsi="Calibri" w:cs="Times New Roman"/>
          </w:rPr>
          <w:lastRenderedPageBreak/>
          <w:t>743.</w:t>
        </w:r>
        <w:r w:rsidRPr="00181FFC">
          <w:rPr>
            <w:rFonts w:ascii="Calibri" w:eastAsia="Calibri" w:hAnsi="Calibri" w:cs="Times New Roman"/>
          </w:rPr>
          <w:tab/>
          <w:t>mcp "\"Ehi, Luka, aspetta--!\""</w:t>
        </w:r>
      </w:ins>
    </w:p>
    <w:p w14:paraId="167925CD" w14:textId="77777777" w:rsidR="00181FFC" w:rsidRPr="00181FFC" w:rsidRDefault="00181FFC" w:rsidP="00181FFC">
      <w:pPr>
        <w:spacing w:line="600" w:lineRule="auto"/>
        <w:jc w:val="left"/>
        <w:rPr>
          <w:ins w:id="20675" w:author="UTENTE" w:date="2020-06-30T19:00:00Z"/>
          <w:rFonts w:ascii="Calibri" w:eastAsia="Calibri" w:hAnsi="Calibri" w:cs="Times New Roman"/>
        </w:rPr>
      </w:pPr>
      <w:ins w:id="20676" w:author="UTENTE" w:date="2020-06-30T19:00:00Z">
        <w:r w:rsidRPr="00181FFC">
          <w:rPr>
            <w:rFonts w:ascii="Calibri" w:eastAsia="Calibri" w:hAnsi="Calibri" w:cs="Times New Roman"/>
          </w:rPr>
          <w:t>744.</w:t>
        </w:r>
        <w:r w:rsidRPr="00181FFC">
          <w:rPr>
            <w:rFonts w:ascii="Calibri" w:eastAsia="Calibri" w:hAnsi="Calibri" w:cs="Times New Roman"/>
          </w:rPr>
          <w:tab/>
          <w:t>n "Ma prima che io possa fermarlo, Luka lascia il soggiorno a grande velocità."</w:t>
        </w:r>
      </w:ins>
    </w:p>
    <w:p w14:paraId="40ABE3C4" w14:textId="77777777" w:rsidR="00181FFC" w:rsidRPr="00181FFC" w:rsidRDefault="00181FFC" w:rsidP="00181FFC">
      <w:pPr>
        <w:spacing w:line="600" w:lineRule="auto"/>
        <w:jc w:val="left"/>
        <w:rPr>
          <w:ins w:id="20677" w:author="UTENTE" w:date="2020-06-30T19:00:00Z"/>
          <w:rFonts w:ascii="Calibri" w:eastAsia="Calibri" w:hAnsi="Calibri" w:cs="Times New Roman"/>
        </w:rPr>
      </w:pPr>
      <w:ins w:id="20678" w:author="UTENTE" w:date="2020-06-30T19:00:00Z">
        <w:r w:rsidRPr="00181FFC">
          <w:rPr>
            <w:rFonts w:ascii="Calibri" w:eastAsia="Calibri" w:hAnsi="Calibri" w:cs="Times New Roman"/>
          </w:rPr>
          <w:t>745.</w:t>
        </w:r>
        <w:r w:rsidRPr="00181FFC">
          <w:rPr>
            <w:rFonts w:ascii="Calibri" w:eastAsia="Calibri" w:hAnsi="Calibri" w:cs="Times New Roman"/>
          </w:rPr>
          <w:tab/>
          <w:t>n "Il suono distante di una porta che sbatte è probabilmente il suo modo di chiudersi in sé stesso, proprio come un adolescente arrabbiato."</w:t>
        </w:r>
      </w:ins>
    </w:p>
    <w:p w14:paraId="1D4DBC2F" w14:textId="77777777" w:rsidR="00181FFC" w:rsidRPr="00181FFC" w:rsidRDefault="00181FFC" w:rsidP="00181FFC">
      <w:pPr>
        <w:spacing w:line="600" w:lineRule="auto"/>
        <w:jc w:val="left"/>
        <w:rPr>
          <w:ins w:id="20679" w:author="UTENTE" w:date="2020-06-30T19:00:00Z"/>
          <w:rFonts w:ascii="Calibri" w:eastAsia="Calibri" w:hAnsi="Calibri" w:cs="Times New Roman"/>
        </w:rPr>
      </w:pPr>
      <w:ins w:id="20680" w:author="UTENTE" w:date="2020-06-30T19:00:00Z">
        <w:r w:rsidRPr="00181FFC">
          <w:rPr>
            <w:rFonts w:ascii="Calibri" w:eastAsia="Calibri" w:hAnsi="Calibri" w:cs="Times New Roman"/>
          </w:rPr>
          <w:t>746.</w:t>
        </w:r>
        <w:r w:rsidRPr="00181FFC">
          <w:rPr>
            <w:rFonts w:ascii="Calibri" w:eastAsia="Calibri" w:hAnsi="Calibri" w:cs="Times New Roman"/>
          </w:rPr>
          <w:tab/>
          <w:t>i "\"Ah, mi sento piuttosto in colpa, ora… Avrei dovuto immaginarmelo che avrei interrotto qualcosa.\""</w:t>
        </w:r>
      </w:ins>
    </w:p>
    <w:p w14:paraId="4A3912B8" w14:textId="77777777" w:rsidR="00181FFC" w:rsidRPr="00181FFC" w:rsidRDefault="00181FFC" w:rsidP="00181FFC">
      <w:pPr>
        <w:spacing w:line="600" w:lineRule="auto"/>
        <w:jc w:val="left"/>
        <w:rPr>
          <w:ins w:id="20681" w:author="UTENTE" w:date="2020-06-30T19:00:00Z"/>
          <w:rFonts w:ascii="Calibri" w:eastAsia="Calibri" w:hAnsi="Calibri" w:cs="Times New Roman"/>
        </w:rPr>
      </w:pPr>
      <w:ins w:id="20682" w:author="UTENTE" w:date="2020-06-30T19:00:00Z">
        <w:r w:rsidRPr="00181FFC">
          <w:rPr>
            <w:rFonts w:ascii="Calibri" w:eastAsia="Calibri" w:hAnsi="Calibri" w:cs="Times New Roman"/>
          </w:rPr>
          <w:t>747.</w:t>
        </w:r>
        <w:r w:rsidRPr="00181FFC">
          <w:rPr>
            <w:rFonts w:ascii="Calibri" w:eastAsia="Calibri" w:hAnsi="Calibri" w:cs="Times New Roman"/>
          </w:rPr>
          <w:tab/>
          <w:t>n "Sospirando, Isaac poggia le buste della spesa sul bancone."</w:t>
        </w:r>
      </w:ins>
    </w:p>
    <w:p w14:paraId="0A8FE6CD" w14:textId="77777777" w:rsidR="00181FFC" w:rsidRPr="00181FFC" w:rsidRDefault="00181FFC" w:rsidP="00181FFC">
      <w:pPr>
        <w:spacing w:line="600" w:lineRule="auto"/>
        <w:jc w:val="left"/>
        <w:rPr>
          <w:ins w:id="20683" w:author="UTENTE" w:date="2020-06-30T19:00:00Z"/>
          <w:rFonts w:ascii="Calibri" w:eastAsia="Calibri" w:hAnsi="Calibri" w:cs="Times New Roman"/>
        </w:rPr>
      </w:pPr>
      <w:ins w:id="20684" w:author="UTENTE" w:date="2020-06-30T19:00:00Z">
        <w:r w:rsidRPr="00181FFC">
          <w:rPr>
            <w:rFonts w:ascii="Calibri" w:eastAsia="Calibri" w:hAnsi="Calibri" w:cs="Times New Roman"/>
          </w:rPr>
          <w:t>748.</w:t>
        </w:r>
        <w:r w:rsidRPr="00181FFC">
          <w:rPr>
            <w:rFonts w:ascii="Calibri" w:eastAsia="Calibri" w:hAnsi="Calibri" w:cs="Times New Roman"/>
          </w:rPr>
          <w:tab/>
          <w:t>mc "\"Oh, non importa. Solo, em, una cosa improvvisata.\""</w:t>
        </w:r>
      </w:ins>
    </w:p>
    <w:p w14:paraId="4D9604AA" w14:textId="77777777" w:rsidR="00181FFC" w:rsidRPr="00181FFC" w:rsidRDefault="00181FFC" w:rsidP="00181FFC">
      <w:pPr>
        <w:spacing w:line="600" w:lineRule="auto"/>
        <w:jc w:val="left"/>
        <w:rPr>
          <w:ins w:id="20685" w:author="UTENTE" w:date="2020-06-30T19:00:00Z"/>
          <w:rFonts w:ascii="Calibri" w:eastAsia="Calibri" w:hAnsi="Calibri" w:cs="Times New Roman"/>
        </w:rPr>
      </w:pPr>
      <w:ins w:id="20686" w:author="UTENTE" w:date="2020-06-30T19:00:00Z">
        <w:r w:rsidRPr="00181FFC">
          <w:rPr>
            <w:rFonts w:ascii="Calibri" w:eastAsia="Calibri" w:hAnsi="Calibri" w:cs="Times New Roman"/>
          </w:rPr>
          <w:t>749.</w:t>
        </w:r>
        <w:r w:rsidRPr="00181FFC">
          <w:rPr>
            <w:rFonts w:ascii="Calibri" w:eastAsia="Calibri" w:hAnsi="Calibri" w:cs="Times New Roman"/>
          </w:rPr>
          <w:tab/>
          <w:t>i "\"Improvvisata? Ci stavi andando piuttosto dentro. Penso di aver visto la tua lingua!\""</w:t>
        </w:r>
      </w:ins>
    </w:p>
    <w:p w14:paraId="0F3DBE75" w14:textId="77777777" w:rsidR="00181FFC" w:rsidRPr="00181FFC" w:rsidRDefault="00181FFC" w:rsidP="00181FFC">
      <w:pPr>
        <w:spacing w:line="600" w:lineRule="auto"/>
        <w:jc w:val="left"/>
        <w:rPr>
          <w:ins w:id="20687" w:author="UTENTE" w:date="2020-06-30T19:00:00Z"/>
          <w:rFonts w:ascii="Calibri" w:eastAsia="Calibri" w:hAnsi="Calibri" w:cs="Times New Roman"/>
        </w:rPr>
      </w:pPr>
      <w:ins w:id="20688" w:author="UTENTE" w:date="2020-06-30T19:00:00Z">
        <w:r w:rsidRPr="00181FFC">
          <w:rPr>
            <w:rFonts w:ascii="Calibri" w:eastAsia="Calibri" w:hAnsi="Calibri" w:cs="Times New Roman"/>
          </w:rPr>
          <w:t>750.</w:t>
        </w:r>
        <w:r w:rsidRPr="00181FFC">
          <w:rPr>
            <w:rFonts w:ascii="Calibri" w:eastAsia="Calibri" w:hAnsi="Calibri" w:cs="Times New Roman"/>
          </w:rPr>
          <w:tab/>
          <w:t>mc "\"…Quanto tempo sei rimasto a guardarci? Cristo.\""</w:t>
        </w:r>
      </w:ins>
    </w:p>
    <w:p w14:paraId="4EC05A08" w14:textId="77777777" w:rsidR="00181FFC" w:rsidRPr="00181FFC" w:rsidRDefault="00181FFC" w:rsidP="00181FFC">
      <w:pPr>
        <w:spacing w:line="600" w:lineRule="auto"/>
        <w:jc w:val="left"/>
        <w:rPr>
          <w:ins w:id="20689" w:author="UTENTE" w:date="2020-06-30T19:00:00Z"/>
          <w:rFonts w:ascii="Calibri" w:eastAsia="Calibri" w:hAnsi="Calibri" w:cs="Times New Roman"/>
        </w:rPr>
      </w:pPr>
      <w:ins w:id="20690" w:author="UTENTE" w:date="2020-06-30T19:00:00Z">
        <w:r w:rsidRPr="00181FFC">
          <w:rPr>
            <w:rFonts w:ascii="Calibri" w:eastAsia="Calibri" w:hAnsi="Calibri" w:cs="Times New Roman"/>
          </w:rPr>
          <w:t>751.</w:t>
        </w:r>
        <w:r w:rsidRPr="00181FFC">
          <w:rPr>
            <w:rFonts w:ascii="Calibri" w:eastAsia="Calibri" w:hAnsi="Calibri" w:cs="Times New Roman"/>
          </w:rPr>
          <w:tab/>
          <w:t>n "Isaac si lascia andare a una risatina al mio biascicare imbarazzato, scuotendo la testa."</w:t>
        </w:r>
      </w:ins>
    </w:p>
    <w:p w14:paraId="444AC258" w14:textId="77777777" w:rsidR="00181FFC" w:rsidRPr="00181FFC" w:rsidRDefault="00181FFC" w:rsidP="00181FFC">
      <w:pPr>
        <w:spacing w:line="600" w:lineRule="auto"/>
        <w:jc w:val="left"/>
        <w:rPr>
          <w:ins w:id="20691" w:author="UTENTE" w:date="2020-06-30T19:00:00Z"/>
          <w:rFonts w:ascii="Calibri" w:eastAsia="Calibri" w:hAnsi="Calibri" w:cs="Times New Roman"/>
        </w:rPr>
      </w:pPr>
      <w:ins w:id="20692" w:author="UTENTE" w:date="2020-06-30T19:00:00Z">
        <w:r w:rsidRPr="00181FFC">
          <w:rPr>
            <w:rFonts w:ascii="Calibri" w:eastAsia="Calibri" w:hAnsi="Calibri" w:cs="Times New Roman"/>
          </w:rPr>
          <w:t>752.</w:t>
        </w:r>
        <w:r w:rsidRPr="00181FFC">
          <w:rPr>
            <w:rFonts w:ascii="Calibri" w:eastAsia="Calibri" w:hAnsi="Calibri" w:cs="Times New Roman"/>
          </w:rPr>
          <w:tab/>
          <w:t>i "\"Beh, Luka è probabilmente mezzo morto dall'imbarazzo, quindi non uscirà per un po'. Forse è meglio se torni a casa.\""</w:t>
        </w:r>
      </w:ins>
    </w:p>
    <w:p w14:paraId="030E70DB" w14:textId="77777777" w:rsidR="00181FFC" w:rsidRPr="00181FFC" w:rsidRDefault="00181FFC" w:rsidP="00181FFC">
      <w:pPr>
        <w:spacing w:line="600" w:lineRule="auto"/>
        <w:jc w:val="left"/>
        <w:rPr>
          <w:ins w:id="20693" w:author="UTENTE" w:date="2020-06-30T19:00:00Z"/>
          <w:rFonts w:ascii="Calibri" w:eastAsia="Calibri" w:hAnsi="Calibri" w:cs="Times New Roman"/>
        </w:rPr>
      </w:pPr>
      <w:ins w:id="20694" w:author="UTENTE" w:date="2020-06-30T19:00:00Z">
        <w:r w:rsidRPr="00181FFC">
          <w:rPr>
            <w:rFonts w:ascii="Calibri" w:eastAsia="Calibri" w:hAnsi="Calibri" w:cs="Times New Roman"/>
          </w:rPr>
          <w:t>753.</w:t>
        </w:r>
        <w:r w:rsidRPr="00181FFC">
          <w:rPr>
            <w:rFonts w:ascii="Calibri" w:eastAsia="Calibri" w:hAnsi="Calibri" w:cs="Times New Roman"/>
          </w:rPr>
          <w:tab/>
          <w:t>i "\"Tuttavia, sono sicuro che si farà di nuovo vivo alla tavola calda stanotte. Hai avuto un bell'impatto su di lui, [mc].\""</w:t>
        </w:r>
      </w:ins>
    </w:p>
    <w:p w14:paraId="5C0C2E97" w14:textId="77777777" w:rsidR="00181FFC" w:rsidRPr="00181FFC" w:rsidRDefault="00181FFC" w:rsidP="00181FFC">
      <w:pPr>
        <w:spacing w:line="600" w:lineRule="auto"/>
        <w:jc w:val="left"/>
        <w:rPr>
          <w:ins w:id="20695" w:author="UTENTE" w:date="2020-06-30T19:00:00Z"/>
          <w:rFonts w:ascii="Calibri" w:eastAsia="Calibri" w:hAnsi="Calibri" w:cs="Times New Roman"/>
        </w:rPr>
      </w:pPr>
      <w:ins w:id="20696" w:author="UTENTE" w:date="2020-06-30T19:00:00Z">
        <w:r w:rsidRPr="00181FFC">
          <w:rPr>
            <w:rFonts w:ascii="Calibri" w:eastAsia="Calibri" w:hAnsi="Calibri" w:cs="Times New Roman"/>
          </w:rPr>
          <w:t>754.</w:t>
        </w:r>
        <w:r w:rsidRPr="00181FFC">
          <w:rPr>
            <w:rFonts w:ascii="Calibri" w:eastAsia="Calibri" w:hAnsi="Calibri" w:cs="Times New Roman"/>
          </w:rPr>
          <w:tab/>
          <w:t>n "Rimane in silenzio per un momento, poi l'allegria svanisce gradualmente dai suoi occhi."</w:t>
        </w:r>
      </w:ins>
    </w:p>
    <w:p w14:paraId="5A643710" w14:textId="77777777" w:rsidR="00181FFC" w:rsidRPr="00181FFC" w:rsidRDefault="00181FFC" w:rsidP="00181FFC">
      <w:pPr>
        <w:spacing w:line="600" w:lineRule="auto"/>
        <w:jc w:val="left"/>
        <w:rPr>
          <w:ins w:id="20697" w:author="UTENTE" w:date="2020-06-30T19:00:00Z"/>
          <w:rFonts w:ascii="Calibri" w:eastAsia="Calibri" w:hAnsi="Calibri" w:cs="Times New Roman"/>
        </w:rPr>
      </w:pPr>
      <w:ins w:id="20698" w:author="UTENTE" w:date="2020-06-30T19:00:00Z">
        <w:r w:rsidRPr="00181FFC">
          <w:rPr>
            <w:rFonts w:ascii="Calibri" w:eastAsia="Calibri" w:hAnsi="Calibri" w:cs="Times New Roman"/>
          </w:rPr>
          <w:t>755.</w:t>
        </w:r>
        <w:r w:rsidRPr="00181FFC">
          <w:rPr>
            <w:rFonts w:ascii="Calibri" w:eastAsia="Calibri" w:hAnsi="Calibri" w:cs="Times New Roman"/>
          </w:rPr>
          <w:tab/>
          <w:t>i "\"Non dimenticarti di quello che ti ho detto la scorsa notte, hm?\""</w:t>
        </w:r>
        <w:r w:rsidRPr="00181FFC">
          <w:rPr>
            <w:rFonts w:ascii="Calibri" w:eastAsia="Calibri" w:hAnsi="Calibri" w:cs="Times New Roman"/>
          </w:rPr>
          <w:br w:type="page"/>
        </w:r>
      </w:ins>
    </w:p>
    <w:p w14:paraId="51A15A58" w14:textId="77777777" w:rsidR="00181FFC" w:rsidRPr="00181FFC" w:rsidRDefault="00181FFC" w:rsidP="00181FFC">
      <w:pPr>
        <w:spacing w:line="600" w:lineRule="auto"/>
        <w:jc w:val="left"/>
        <w:rPr>
          <w:ins w:id="20699" w:author="UTENTE" w:date="2020-06-30T19:00:00Z"/>
          <w:rFonts w:ascii="Calibri" w:eastAsia="Calibri" w:hAnsi="Calibri" w:cs="Times New Roman"/>
          <w:lang w:val="en-US"/>
        </w:rPr>
      </w:pPr>
      <w:ins w:id="20700" w:author="UTENTE" w:date="2020-06-30T19:00:00Z">
        <w:r w:rsidRPr="00181FFC">
          <w:rPr>
            <w:rFonts w:ascii="Calibri" w:eastAsia="Calibri" w:hAnsi="Calibri" w:cs="Times New Roman"/>
            <w:lang w:val="en-US"/>
          </w:rPr>
          <w:lastRenderedPageBreak/>
          <w:t>756.</w:t>
        </w:r>
        <w:r w:rsidRPr="00181FFC">
          <w:rPr>
            <w:rFonts w:ascii="Calibri" w:eastAsia="Calibri" w:hAnsi="Calibri" w:cs="Times New Roman"/>
            <w:lang w:val="en-US"/>
          </w:rPr>
          <w:tab/>
          <w:t>mc "\"I haven't… don't worry.\""</w:t>
        </w:r>
      </w:ins>
    </w:p>
    <w:p w14:paraId="3613D3A3" w14:textId="77777777" w:rsidR="00181FFC" w:rsidRPr="00181FFC" w:rsidRDefault="00181FFC" w:rsidP="00181FFC">
      <w:pPr>
        <w:spacing w:line="600" w:lineRule="auto"/>
        <w:jc w:val="left"/>
        <w:rPr>
          <w:ins w:id="20701" w:author="UTENTE" w:date="2020-06-30T19:00:00Z"/>
          <w:rFonts w:ascii="Calibri" w:eastAsia="Calibri" w:hAnsi="Calibri" w:cs="Times New Roman"/>
          <w:lang w:val="en-US"/>
        </w:rPr>
      </w:pPr>
      <w:ins w:id="20702" w:author="UTENTE" w:date="2020-06-30T19:00:00Z">
        <w:r w:rsidRPr="00181FFC">
          <w:rPr>
            <w:rFonts w:ascii="Calibri" w:eastAsia="Calibri" w:hAnsi="Calibri" w:cs="Times New Roman"/>
            <w:lang w:val="en-US"/>
          </w:rPr>
          <w:t>757.</w:t>
        </w:r>
        <w:r w:rsidRPr="00181FFC">
          <w:rPr>
            <w:rFonts w:ascii="Calibri" w:eastAsia="Calibri" w:hAnsi="Calibri" w:cs="Times New Roman"/>
            <w:lang w:val="en-US"/>
          </w:rPr>
          <w:tab/>
          <w:t>n "Isaac nods at my grim reply, looking a little apologetic, but firm nonetheless."</w:t>
        </w:r>
      </w:ins>
    </w:p>
    <w:p w14:paraId="31AADCBF" w14:textId="77777777" w:rsidR="00181FFC" w:rsidRPr="00181FFC" w:rsidRDefault="00181FFC" w:rsidP="00181FFC">
      <w:pPr>
        <w:spacing w:line="600" w:lineRule="auto"/>
        <w:jc w:val="left"/>
        <w:rPr>
          <w:ins w:id="20703" w:author="UTENTE" w:date="2020-06-30T19:00:00Z"/>
          <w:rFonts w:ascii="Calibri" w:eastAsia="Calibri" w:hAnsi="Calibri" w:cs="Times New Roman"/>
          <w:lang w:val="en-US"/>
        </w:rPr>
      </w:pPr>
      <w:ins w:id="20704" w:author="UTENTE" w:date="2020-06-30T19:00:00Z">
        <w:r w:rsidRPr="00181FFC">
          <w:rPr>
            <w:rFonts w:ascii="Calibri" w:eastAsia="Calibri" w:hAnsi="Calibri" w:cs="Times New Roman"/>
            <w:lang w:val="en-US"/>
          </w:rPr>
          <w:t>758.</w:t>
        </w:r>
        <w:r w:rsidRPr="00181FFC">
          <w:rPr>
            <w:rFonts w:ascii="Calibri" w:eastAsia="Calibri" w:hAnsi="Calibri" w:cs="Times New Roman"/>
            <w:lang w:val="en-US"/>
          </w:rPr>
          <w:tab/>
          <w:t>n "He ends up escorting me outside and even dishes out for my cab fare home –– probably some kind of repayment for \"interrupting\" us."</w:t>
        </w:r>
      </w:ins>
    </w:p>
    <w:p w14:paraId="02E35EA3" w14:textId="77777777" w:rsidR="00181FFC" w:rsidRPr="00181FFC" w:rsidRDefault="00181FFC" w:rsidP="00181FFC">
      <w:pPr>
        <w:spacing w:line="600" w:lineRule="auto"/>
        <w:jc w:val="left"/>
        <w:rPr>
          <w:ins w:id="20705" w:author="UTENTE" w:date="2020-06-30T19:00:00Z"/>
          <w:rFonts w:ascii="Calibri" w:eastAsia="Calibri" w:hAnsi="Calibri" w:cs="Times New Roman"/>
          <w:lang w:val="en-US"/>
        </w:rPr>
      </w:pPr>
      <w:ins w:id="20706" w:author="UTENTE" w:date="2020-06-30T19:00:00Z">
        <w:r w:rsidRPr="00181FFC">
          <w:rPr>
            <w:rFonts w:ascii="Calibri" w:eastAsia="Calibri" w:hAnsi="Calibri" w:cs="Times New Roman"/>
            <w:lang w:val="en-US"/>
          </w:rPr>
          <w:t>759.</w:t>
        </w:r>
        <w:r w:rsidRPr="00181FFC">
          <w:rPr>
            <w:rFonts w:ascii="Calibri" w:eastAsia="Calibri" w:hAnsi="Calibri" w:cs="Times New Roman"/>
            <w:lang w:val="en-US"/>
          </w:rPr>
          <w:tab/>
          <w:t>n "But the blissful mood I'd been in after I kissed Luka quickly sinks down as I mull over Isaac's words."</w:t>
        </w:r>
      </w:ins>
    </w:p>
    <w:p w14:paraId="67B23F1F" w14:textId="77777777" w:rsidR="00181FFC" w:rsidRPr="00181FFC" w:rsidRDefault="00181FFC" w:rsidP="00181FFC">
      <w:pPr>
        <w:spacing w:line="600" w:lineRule="auto"/>
        <w:jc w:val="left"/>
        <w:rPr>
          <w:ins w:id="20707" w:author="UTENTE" w:date="2020-06-30T19:00:00Z"/>
          <w:rFonts w:ascii="Calibri" w:eastAsia="Calibri" w:hAnsi="Calibri" w:cs="Times New Roman"/>
          <w:lang w:val="en-US"/>
        </w:rPr>
      </w:pPr>
      <w:ins w:id="20708" w:author="UTENTE" w:date="2020-06-30T19:00:00Z">
        <w:r w:rsidRPr="00181FFC">
          <w:rPr>
            <w:rFonts w:ascii="Calibri" w:eastAsia="Calibri" w:hAnsi="Calibri" w:cs="Times New Roman"/>
            <w:lang w:val="en-US"/>
          </w:rPr>
          <w:t>760.</w:t>
        </w:r>
        <w:r w:rsidRPr="00181FFC">
          <w:rPr>
            <w:rFonts w:ascii="Calibri" w:eastAsia="Calibri" w:hAnsi="Calibri" w:cs="Times New Roman"/>
            <w:lang w:val="en-US"/>
          </w:rPr>
          <w:tab/>
          <w:t>n "For his own safety… {w}I should lie to him, right?"</w:t>
        </w:r>
      </w:ins>
    </w:p>
    <w:p w14:paraId="3C2C730A" w14:textId="77777777" w:rsidR="00181FFC" w:rsidRPr="00181FFC" w:rsidRDefault="00181FFC" w:rsidP="00181FFC">
      <w:pPr>
        <w:spacing w:line="600" w:lineRule="auto"/>
        <w:jc w:val="left"/>
        <w:rPr>
          <w:ins w:id="20709" w:author="UTENTE" w:date="2020-06-30T19:00:00Z"/>
          <w:rFonts w:ascii="Calibri" w:eastAsia="Calibri" w:hAnsi="Calibri" w:cs="Times New Roman"/>
          <w:lang w:val="en-US"/>
        </w:rPr>
      </w:pPr>
      <w:ins w:id="20710" w:author="UTENTE" w:date="2020-06-30T19:00:00Z">
        <w:r w:rsidRPr="00181FFC">
          <w:rPr>
            <w:rFonts w:ascii="Calibri" w:eastAsia="Calibri" w:hAnsi="Calibri" w:cs="Times New Roman"/>
            <w:lang w:val="en-US"/>
          </w:rPr>
          <w:t>761.</w:t>
        </w:r>
        <w:r w:rsidRPr="00181FFC">
          <w:rPr>
            <w:rFonts w:ascii="Calibri" w:eastAsia="Calibri" w:hAnsi="Calibri" w:cs="Times New Roman"/>
            <w:lang w:val="en-US"/>
          </w:rPr>
          <w:tab/>
          <w:t>n "Even if he trusts me, and even if I promised to help him…"</w:t>
        </w:r>
      </w:ins>
    </w:p>
    <w:p w14:paraId="10460AE5" w14:textId="77777777" w:rsidR="00181FFC" w:rsidRPr="00181FFC" w:rsidRDefault="00181FFC" w:rsidP="00181FFC">
      <w:pPr>
        <w:spacing w:line="600" w:lineRule="auto"/>
        <w:jc w:val="left"/>
        <w:rPr>
          <w:ins w:id="20711" w:author="UTENTE" w:date="2020-06-30T19:00:00Z"/>
          <w:rFonts w:ascii="Calibri" w:eastAsia="Calibri" w:hAnsi="Calibri" w:cs="Times New Roman"/>
          <w:lang w:val="en-US"/>
        </w:rPr>
      </w:pPr>
      <w:ins w:id="20712" w:author="UTENTE" w:date="2020-06-30T19:00:00Z">
        <w:r w:rsidRPr="00181FFC">
          <w:rPr>
            <w:rFonts w:ascii="Calibri" w:eastAsia="Calibri" w:hAnsi="Calibri" w:cs="Times New Roman"/>
            <w:lang w:val="en-US"/>
          </w:rPr>
          <w:t>762.</w:t>
        </w:r>
        <w:r w:rsidRPr="00181FFC">
          <w:rPr>
            <w:rFonts w:ascii="Calibri" w:eastAsia="Calibri" w:hAnsi="Calibri" w:cs="Times New Roman"/>
            <w:lang w:val="en-US"/>
          </w:rPr>
          <w:tab/>
          <w:t>n "Maybe the truth isn't always the kindest thing to give."</w:t>
        </w:r>
      </w:ins>
    </w:p>
    <w:p w14:paraId="6A1CB8DF" w14:textId="77777777" w:rsidR="00181FFC" w:rsidRPr="00181FFC" w:rsidRDefault="00181FFC" w:rsidP="00181FFC">
      <w:pPr>
        <w:spacing w:line="600" w:lineRule="auto"/>
        <w:jc w:val="left"/>
        <w:rPr>
          <w:ins w:id="20713" w:author="UTENTE" w:date="2020-06-30T19:00:00Z"/>
          <w:rFonts w:ascii="Calibri" w:eastAsia="Calibri" w:hAnsi="Calibri" w:cs="Times New Roman"/>
          <w:lang w:val="en-US"/>
        </w:rPr>
      </w:pPr>
      <w:ins w:id="20714" w:author="UTENTE" w:date="2020-06-30T19:00:00Z">
        <w:r w:rsidRPr="00181FFC">
          <w:rPr>
            <w:rFonts w:ascii="Calibri" w:eastAsia="Calibri" w:hAnsi="Calibri" w:cs="Times New Roman"/>
            <w:lang w:val="en-US"/>
          </w:rPr>
          <w:t>763.</w:t>
        </w:r>
        <w:r w:rsidRPr="00181FFC">
          <w:rPr>
            <w:rFonts w:ascii="Calibri" w:eastAsia="Calibri" w:hAnsi="Calibri" w:cs="Times New Roman"/>
            <w:lang w:val="en-US"/>
          </w:rPr>
          <w:tab/>
          <w:t>mc "\"Ngh… Man, I'm tired.\""</w:t>
        </w:r>
      </w:ins>
    </w:p>
    <w:p w14:paraId="6AED405D" w14:textId="77777777" w:rsidR="00181FFC" w:rsidRPr="00181FFC" w:rsidRDefault="00181FFC" w:rsidP="00181FFC">
      <w:pPr>
        <w:spacing w:line="600" w:lineRule="auto"/>
        <w:jc w:val="left"/>
        <w:rPr>
          <w:ins w:id="20715" w:author="UTENTE" w:date="2020-06-30T19:00:00Z"/>
          <w:rFonts w:ascii="Calibri" w:eastAsia="Calibri" w:hAnsi="Calibri" w:cs="Times New Roman"/>
          <w:lang w:val="en-US"/>
        </w:rPr>
      </w:pPr>
      <w:ins w:id="20716" w:author="UTENTE" w:date="2020-06-30T19:00:00Z">
        <w:r w:rsidRPr="00181FFC">
          <w:rPr>
            <w:rFonts w:ascii="Calibri" w:eastAsia="Calibri" w:hAnsi="Calibri" w:cs="Times New Roman"/>
            <w:lang w:val="en-US"/>
          </w:rPr>
          <w:t>764.</w:t>
        </w:r>
        <w:r w:rsidRPr="00181FFC">
          <w:rPr>
            <w:rFonts w:ascii="Calibri" w:eastAsia="Calibri" w:hAnsi="Calibri" w:cs="Times New Roman"/>
            <w:lang w:val="en-US"/>
          </w:rPr>
          <w:tab/>
          <w:t>n "Earlier today, Luka called me to say Isaac's bringing him to some kind of meeting."</w:t>
        </w:r>
      </w:ins>
    </w:p>
    <w:p w14:paraId="2ACB2B91" w14:textId="77777777" w:rsidR="00181FFC" w:rsidRPr="00181FFC" w:rsidRDefault="00181FFC" w:rsidP="00181FFC">
      <w:pPr>
        <w:spacing w:line="600" w:lineRule="auto"/>
        <w:jc w:val="left"/>
        <w:rPr>
          <w:ins w:id="20717" w:author="UTENTE" w:date="2020-06-30T19:00:00Z"/>
          <w:rFonts w:ascii="Calibri" w:eastAsia="Calibri" w:hAnsi="Calibri" w:cs="Times New Roman"/>
          <w:lang w:val="en-US"/>
        </w:rPr>
      </w:pPr>
      <w:ins w:id="20718" w:author="UTENTE" w:date="2020-06-30T19:00:00Z">
        <w:r w:rsidRPr="00181FFC">
          <w:rPr>
            <w:rFonts w:ascii="Calibri" w:eastAsia="Calibri" w:hAnsi="Calibri" w:cs="Times New Roman"/>
            <w:lang w:val="en-US"/>
          </w:rPr>
          <w:t>765.</w:t>
        </w:r>
        <w:r w:rsidRPr="00181FFC">
          <w:rPr>
            <w:rFonts w:ascii="Calibri" w:eastAsia="Calibri" w:hAnsi="Calibri" w:cs="Times New Roman"/>
            <w:lang w:val="en-US"/>
          </w:rPr>
          <w:tab/>
          <w:t>n "No one's bothered us these past few weeks, so I reassured Luka that I'd be fine for just one night by myself."</w:t>
        </w:r>
      </w:ins>
    </w:p>
    <w:p w14:paraId="4F533636" w14:textId="77777777" w:rsidR="00181FFC" w:rsidRPr="00181FFC" w:rsidRDefault="00181FFC" w:rsidP="00181FFC">
      <w:pPr>
        <w:spacing w:line="600" w:lineRule="auto"/>
        <w:jc w:val="left"/>
        <w:rPr>
          <w:ins w:id="20719" w:author="UTENTE" w:date="2020-06-30T19:00:00Z"/>
          <w:rFonts w:ascii="Calibri" w:eastAsia="Calibri" w:hAnsi="Calibri" w:cs="Times New Roman"/>
          <w:lang w:val="en-US"/>
        </w:rPr>
      </w:pPr>
      <w:ins w:id="20720" w:author="UTENTE" w:date="2020-06-30T19:00:00Z">
        <w:r w:rsidRPr="00181FFC">
          <w:rPr>
            <w:rFonts w:ascii="Calibri" w:eastAsia="Calibri" w:hAnsi="Calibri" w:cs="Times New Roman"/>
            <w:lang w:val="en-US"/>
          </w:rPr>
          <w:t>766.</w:t>
        </w:r>
        <w:r w:rsidRPr="00181FFC">
          <w:rPr>
            <w:rFonts w:ascii="Calibri" w:eastAsia="Calibri" w:hAnsi="Calibri" w:cs="Times New Roman"/>
            <w:lang w:val="en-US"/>
          </w:rPr>
          <w:tab/>
          <w:t>n "I'll admit I'm a little disappointed, though.{w} It's been a couple days since we shared that kiss, and tonight, I was planning on asking him out more officially."</w:t>
        </w:r>
      </w:ins>
    </w:p>
    <w:p w14:paraId="46539BF8" w14:textId="77777777" w:rsidR="00181FFC" w:rsidRPr="00181FFC" w:rsidRDefault="00181FFC" w:rsidP="00181FFC">
      <w:pPr>
        <w:spacing w:line="600" w:lineRule="auto"/>
        <w:jc w:val="left"/>
        <w:rPr>
          <w:ins w:id="20721" w:author="UTENTE" w:date="2020-06-30T19:00:00Z"/>
          <w:rFonts w:ascii="Calibri" w:eastAsia="Calibri" w:hAnsi="Calibri" w:cs="Times New Roman"/>
          <w:lang w:val="en-US"/>
        </w:rPr>
      </w:pPr>
      <w:ins w:id="20722" w:author="UTENTE" w:date="2020-06-30T19:00:00Z">
        <w:r w:rsidRPr="00181FFC">
          <w:rPr>
            <w:rFonts w:ascii="Calibri" w:eastAsia="Calibri" w:hAnsi="Calibri" w:cs="Times New Roman"/>
            <w:lang w:val="en-US"/>
          </w:rPr>
          <w:t>767.</w:t>
        </w:r>
        <w:r w:rsidRPr="00181FFC">
          <w:rPr>
            <w:rFonts w:ascii="Calibri" w:eastAsia="Calibri" w:hAnsi="Calibri" w:cs="Times New Roman"/>
            <w:lang w:val="en-US"/>
          </w:rPr>
          <w:tab/>
          <w:t>n "Guess it'll have to wait until tomorrow."</w:t>
        </w:r>
      </w:ins>
    </w:p>
    <w:p w14:paraId="10935795" w14:textId="77777777" w:rsidR="00181FFC" w:rsidRPr="00181FFC" w:rsidRDefault="00181FFC" w:rsidP="00181FFC">
      <w:pPr>
        <w:spacing w:line="600" w:lineRule="auto"/>
        <w:jc w:val="left"/>
        <w:rPr>
          <w:ins w:id="20723" w:author="UTENTE" w:date="2020-06-30T19:00:00Z"/>
          <w:rFonts w:ascii="Calibri" w:eastAsia="Calibri" w:hAnsi="Calibri" w:cs="Times New Roman"/>
          <w:lang w:val="en-US"/>
        </w:rPr>
      </w:pPr>
      <w:ins w:id="20724" w:author="UTENTE" w:date="2020-06-30T19:00:00Z">
        <w:r w:rsidRPr="00181FFC">
          <w:rPr>
            <w:rFonts w:ascii="Calibri" w:eastAsia="Calibri" w:hAnsi="Calibri" w:cs="Times New Roman"/>
            <w:lang w:val="en-US"/>
          </w:rPr>
          <w:t>768.</w:t>
        </w:r>
        <w:r w:rsidRPr="00181FFC">
          <w:rPr>
            <w:rFonts w:ascii="Calibri" w:eastAsia="Calibri" w:hAnsi="Calibri" w:cs="Times New Roman"/>
            <w:lang w:val="en-US"/>
          </w:rPr>
          <w:tab/>
          <w:t>n "Caught up in my own airy thoughts, I start to round the corner to my apartment ––"</w:t>
        </w:r>
      </w:ins>
    </w:p>
    <w:p w14:paraId="7F93A479" w14:textId="77777777" w:rsidR="00181FFC" w:rsidRPr="00181FFC" w:rsidRDefault="00181FFC" w:rsidP="00181FFC">
      <w:pPr>
        <w:spacing w:line="600" w:lineRule="auto"/>
        <w:jc w:val="left"/>
        <w:rPr>
          <w:ins w:id="20725" w:author="UTENTE" w:date="2020-06-30T19:00:00Z"/>
          <w:rFonts w:ascii="Calibri" w:eastAsia="Calibri" w:hAnsi="Calibri" w:cs="Times New Roman"/>
        </w:rPr>
      </w:pPr>
      <w:ins w:id="20726" w:author="UTENTE" w:date="2020-06-30T19:00:00Z">
        <w:r w:rsidRPr="00181FFC">
          <w:rPr>
            <w:rFonts w:ascii="Calibri" w:eastAsia="Calibri" w:hAnsi="Calibri" w:cs="Times New Roman"/>
          </w:rPr>
          <w:t>769.</w:t>
        </w:r>
        <w:r w:rsidRPr="00181FFC">
          <w:rPr>
            <w:rFonts w:ascii="Calibri" w:eastAsia="Calibri" w:hAnsi="Calibri" w:cs="Times New Roman"/>
          </w:rPr>
          <w:tab/>
          <w:t>u "\"Hey.\"" </w:t>
        </w:r>
        <w:r w:rsidRPr="00181FFC">
          <w:rPr>
            <w:rFonts w:ascii="Calibri" w:eastAsia="Calibri" w:hAnsi="Calibri" w:cs="Times New Roman"/>
          </w:rPr>
          <w:br w:type="page"/>
        </w:r>
      </w:ins>
    </w:p>
    <w:p w14:paraId="5E19C2BF" w14:textId="77777777" w:rsidR="00181FFC" w:rsidRPr="00181FFC" w:rsidRDefault="00181FFC" w:rsidP="00181FFC">
      <w:pPr>
        <w:spacing w:line="600" w:lineRule="auto"/>
        <w:jc w:val="left"/>
        <w:rPr>
          <w:ins w:id="20727" w:author="UTENTE" w:date="2020-06-30T19:00:00Z"/>
          <w:rFonts w:ascii="Calibri" w:eastAsia="Calibri" w:hAnsi="Calibri" w:cs="Times New Roman"/>
        </w:rPr>
      </w:pPr>
      <w:ins w:id="20728" w:author="UTENTE" w:date="2020-06-30T19:00:00Z">
        <w:r w:rsidRPr="00181FFC">
          <w:rPr>
            <w:rFonts w:ascii="Calibri" w:eastAsia="Calibri" w:hAnsi="Calibri" w:cs="Times New Roman"/>
          </w:rPr>
          <w:lastRenderedPageBreak/>
          <w:t>756.</w:t>
        </w:r>
        <w:r w:rsidRPr="00181FFC">
          <w:rPr>
            <w:rFonts w:ascii="Calibri" w:eastAsia="Calibri" w:hAnsi="Calibri" w:cs="Times New Roman"/>
          </w:rPr>
          <w:tab/>
          <w:t>mc "\"Non l'ho fatto… non preoccuparti.\""</w:t>
        </w:r>
      </w:ins>
    </w:p>
    <w:p w14:paraId="1D50FEEB" w14:textId="77777777" w:rsidR="00181FFC" w:rsidRPr="00181FFC" w:rsidRDefault="00181FFC" w:rsidP="00181FFC">
      <w:pPr>
        <w:spacing w:line="600" w:lineRule="auto"/>
        <w:jc w:val="left"/>
        <w:rPr>
          <w:ins w:id="20729" w:author="UTENTE" w:date="2020-06-30T19:00:00Z"/>
          <w:rFonts w:ascii="Calibri" w:eastAsia="Calibri" w:hAnsi="Calibri" w:cs="Times New Roman"/>
        </w:rPr>
      </w:pPr>
      <w:ins w:id="20730" w:author="UTENTE" w:date="2020-06-30T19:00:00Z">
        <w:r w:rsidRPr="00181FFC">
          <w:rPr>
            <w:rFonts w:ascii="Calibri" w:eastAsia="Calibri" w:hAnsi="Calibri" w:cs="Times New Roman"/>
          </w:rPr>
          <w:t>757.</w:t>
        </w:r>
        <w:r w:rsidRPr="00181FFC">
          <w:rPr>
            <w:rFonts w:ascii="Calibri" w:eastAsia="Calibri" w:hAnsi="Calibri" w:cs="Times New Roman"/>
          </w:rPr>
          <w:tab/>
          <w:t>n "Isaac annuisce alla mia risposta secca, apparendo leggermente dispiaciuto, ma comunque fermo."</w:t>
        </w:r>
      </w:ins>
    </w:p>
    <w:p w14:paraId="47503591" w14:textId="77777777" w:rsidR="00181FFC" w:rsidRPr="00181FFC" w:rsidRDefault="00181FFC" w:rsidP="00181FFC">
      <w:pPr>
        <w:spacing w:line="600" w:lineRule="auto"/>
        <w:jc w:val="left"/>
        <w:rPr>
          <w:ins w:id="20731" w:author="UTENTE" w:date="2020-06-30T19:00:00Z"/>
          <w:rFonts w:ascii="Calibri" w:eastAsia="Calibri" w:hAnsi="Calibri" w:cs="Times New Roman"/>
        </w:rPr>
      </w:pPr>
      <w:ins w:id="20732" w:author="UTENTE" w:date="2020-06-30T19:00:00Z">
        <w:r w:rsidRPr="00181FFC">
          <w:rPr>
            <w:rFonts w:ascii="Calibri" w:eastAsia="Calibri" w:hAnsi="Calibri" w:cs="Times New Roman"/>
          </w:rPr>
          <w:t>758.</w:t>
        </w:r>
        <w:r w:rsidRPr="00181FFC">
          <w:rPr>
            <w:rFonts w:ascii="Calibri" w:eastAsia="Calibri" w:hAnsi="Calibri" w:cs="Times New Roman"/>
          </w:rPr>
          <w:tab/>
          <w:t>n "Finisce per accompagnarmi fuori e sgancia pure i soldi per il taxi fino a casa -- probabilmente per rimediare alla sua \"interruzione.\""</w:t>
        </w:r>
      </w:ins>
    </w:p>
    <w:p w14:paraId="6B23DE5B" w14:textId="77777777" w:rsidR="00181FFC" w:rsidRPr="00181FFC" w:rsidRDefault="00181FFC" w:rsidP="00181FFC">
      <w:pPr>
        <w:spacing w:line="600" w:lineRule="auto"/>
        <w:jc w:val="left"/>
        <w:rPr>
          <w:ins w:id="20733" w:author="UTENTE" w:date="2020-06-30T19:00:00Z"/>
          <w:rFonts w:ascii="Calibri" w:eastAsia="Calibri" w:hAnsi="Calibri" w:cs="Times New Roman"/>
        </w:rPr>
      </w:pPr>
      <w:ins w:id="20734" w:author="UTENTE" w:date="2020-06-30T19:00:00Z">
        <w:r w:rsidRPr="00181FFC">
          <w:rPr>
            <w:rFonts w:ascii="Calibri" w:eastAsia="Calibri" w:hAnsi="Calibri" w:cs="Times New Roman"/>
          </w:rPr>
          <w:t>759.</w:t>
        </w:r>
        <w:r w:rsidRPr="00181FFC">
          <w:rPr>
            <w:rFonts w:ascii="Calibri" w:eastAsia="Calibri" w:hAnsi="Calibri" w:cs="Times New Roman"/>
          </w:rPr>
          <w:tab/>
          <w:t>n "Ma il gioioso stato d'animo che ho da quando ho baciato Luka affonda lentamente, mentre rimugino sulle parole di Isaac."</w:t>
        </w:r>
      </w:ins>
    </w:p>
    <w:p w14:paraId="5A162B5D" w14:textId="77777777" w:rsidR="00181FFC" w:rsidRPr="00181FFC" w:rsidRDefault="00181FFC" w:rsidP="00181FFC">
      <w:pPr>
        <w:spacing w:line="600" w:lineRule="auto"/>
        <w:jc w:val="left"/>
        <w:rPr>
          <w:ins w:id="20735" w:author="UTENTE" w:date="2020-06-30T19:00:00Z"/>
          <w:rFonts w:ascii="Calibri" w:eastAsia="Calibri" w:hAnsi="Calibri" w:cs="Times New Roman"/>
        </w:rPr>
      </w:pPr>
      <w:ins w:id="20736" w:author="UTENTE" w:date="2020-06-30T19:00:00Z">
        <w:r w:rsidRPr="00181FFC">
          <w:rPr>
            <w:rFonts w:ascii="Calibri" w:eastAsia="Calibri" w:hAnsi="Calibri" w:cs="Times New Roman"/>
          </w:rPr>
          <w:t>760.</w:t>
        </w:r>
        <w:r w:rsidRPr="00181FFC">
          <w:rPr>
            <w:rFonts w:ascii="Calibri" w:eastAsia="Calibri" w:hAnsi="Calibri" w:cs="Times New Roman"/>
          </w:rPr>
          <w:tab/>
          <w:t>n "Per la sua sicurezza…{w}Dovrei mentirgli, giusto?"</w:t>
        </w:r>
      </w:ins>
    </w:p>
    <w:p w14:paraId="1F8A749D" w14:textId="77777777" w:rsidR="00181FFC" w:rsidRPr="00181FFC" w:rsidRDefault="00181FFC" w:rsidP="00181FFC">
      <w:pPr>
        <w:spacing w:line="600" w:lineRule="auto"/>
        <w:jc w:val="left"/>
        <w:rPr>
          <w:ins w:id="20737" w:author="UTENTE" w:date="2020-06-30T19:00:00Z"/>
          <w:rFonts w:ascii="Calibri" w:eastAsia="Calibri" w:hAnsi="Calibri" w:cs="Times New Roman"/>
        </w:rPr>
      </w:pPr>
      <w:ins w:id="20738" w:author="UTENTE" w:date="2020-06-30T19:00:00Z">
        <w:r w:rsidRPr="00181FFC">
          <w:rPr>
            <w:rFonts w:ascii="Calibri" w:eastAsia="Calibri" w:hAnsi="Calibri" w:cs="Times New Roman"/>
          </w:rPr>
          <w:t>761.</w:t>
        </w:r>
        <w:r w:rsidRPr="00181FFC">
          <w:rPr>
            <w:rFonts w:ascii="Calibri" w:eastAsia="Calibri" w:hAnsi="Calibri" w:cs="Times New Roman"/>
          </w:rPr>
          <w:tab/>
          <w:t>n "Anche se si fida di me, e anche se ho promesso di aiutarlo…"</w:t>
        </w:r>
      </w:ins>
    </w:p>
    <w:p w14:paraId="1DA87F1B" w14:textId="77777777" w:rsidR="00181FFC" w:rsidRPr="00181FFC" w:rsidRDefault="00181FFC" w:rsidP="00181FFC">
      <w:pPr>
        <w:spacing w:line="600" w:lineRule="auto"/>
        <w:jc w:val="left"/>
        <w:rPr>
          <w:ins w:id="20739" w:author="UTENTE" w:date="2020-06-30T19:00:00Z"/>
          <w:rFonts w:ascii="Calibri" w:eastAsia="Calibri" w:hAnsi="Calibri" w:cs="Times New Roman"/>
        </w:rPr>
      </w:pPr>
      <w:ins w:id="20740" w:author="UTENTE" w:date="2020-06-30T19:00:00Z">
        <w:r w:rsidRPr="00181FFC">
          <w:rPr>
            <w:rFonts w:ascii="Calibri" w:eastAsia="Calibri" w:hAnsi="Calibri" w:cs="Times New Roman"/>
          </w:rPr>
          <w:t>762.</w:t>
        </w:r>
        <w:r w:rsidRPr="00181FFC">
          <w:rPr>
            <w:rFonts w:ascii="Calibri" w:eastAsia="Calibri" w:hAnsi="Calibri" w:cs="Times New Roman"/>
          </w:rPr>
          <w:tab/>
          <w:t>n "Forse la verità non è sempre la cosa migliore da dire."</w:t>
        </w:r>
      </w:ins>
    </w:p>
    <w:p w14:paraId="64210101" w14:textId="77777777" w:rsidR="00181FFC" w:rsidRPr="00181FFC" w:rsidRDefault="00181FFC" w:rsidP="00181FFC">
      <w:pPr>
        <w:spacing w:line="600" w:lineRule="auto"/>
        <w:jc w:val="left"/>
        <w:rPr>
          <w:ins w:id="20741" w:author="UTENTE" w:date="2020-06-30T19:00:00Z"/>
          <w:rFonts w:ascii="Calibri" w:eastAsia="Calibri" w:hAnsi="Calibri" w:cs="Times New Roman"/>
        </w:rPr>
      </w:pPr>
      <w:ins w:id="20742" w:author="UTENTE" w:date="2020-06-30T19:00:00Z">
        <w:r w:rsidRPr="00181FFC">
          <w:rPr>
            <w:rFonts w:ascii="Calibri" w:eastAsia="Calibri" w:hAnsi="Calibri" w:cs="Times New Roman"/>
          </w:rPr>
          <w:t>763.</w:t>
        </w:r>
        <w:r w:rsidRPr="00181FFC">
          <w:rPr>
            <w:rFonts w:ascii="Calibri" w:eastAsia="Calibri" w:hAnsi="Calibri" w:cs="Times New Roman"/>
          </w:rPr>
          <w:tab/>
          <w:t>mc "\"Ngh… Cavolo, sono distrutto.\""</w:t>
        </w:r>
      </w:ins>
    </w:p>
    <w:p w14:paraId="6130672B" w14:textId="77777777" w:rsidR="00181FFC" w:rsidRPr="00181FFC" w:rsidRDefault="00181FFC" w:rsidP="00181FFC">
      <w:pPr>
        <w:spacing w:line="600" w:lineRule="auto"/>
        <w:jc w:val="left"/>
        <w:rPr>
          <w:ins w:id="20743" w:author="UTENTE" w:date="2020-06-30T19:00:00Z"/>
          <w:rFonts w:ascii="Calibri" w:eastAsia="Calibri" w:hAnsi="Calibri" w:cs="Times New Roman"/>
        </w:rPr>
      </w:pPr>
      <w:ins w:id="20744" w:author="UTENTE" w:date="2020-06-30T19:00:00Z">
        <w:r w:rsidRPr="00181FFC">
          <w:rPr>
            <w:rFonts w:ascii="Calibri" w:eastAsia="Calibri" w:hAnsi="Calibri" w:cs="Times New Roman"/>
          </w:rPr>
          <w:t>764.</w:t>
        </w:r>
        <w:r w:rsidRPr="00181FFC">
          <w:rPr>
            <w:rFonts w:ascii="Calibri" w:eastAsia="Calibri" w:hAnsi="Calibri" w:cs="Times New Roman"/>
          </w:rPr>
          <w:tab/>
          <w:t>n "Prima Luka mi ha chiamato per dirmi che Isaac lo stava portando a una sorta di riunione."</w:t>
        </w:r>
      </w:ins>
    </w:p>
    <w:p w14:paraId="18F2B45D" w14:textId="77777777" w:rsidR="00181FFC" w:rsidRPr="00181FFC" w:rsidRDefault="00181FFC" w:rsidP="00181FFC">
      <w:pPr>
        <w:spacing w:line="600" w:lineRule="auto"/>
        <w:jc w:val="left"/>
        <w:rPr>
          <w:ins w:id="20745" w:author="UTENTE" w:date="2020-06-30T19:00:00Z"/>
          <w:rFonts w:ascii="Calibri" w:eastAsia="Calibri" w:hAnsi="Calibri" w:cs="Times New Roman"/>
        </w:rPr>
      </w:pPr>
      <w:ins w:id="20746" w:author="UTENTE" w:date="2020-06-30T19:00:00Z">
        <w:r w:rsidRPr="00181FFC">
          <w:rPr>
            <w:rFonts w:ascii="Calibri" w:eastAsia="Calibri" w:hAnsi="Calibri" w:cs="Times New Roman"/>
          </w:rPr>
          <w:t>765.</w:t>
        </w:r>
        <w:r w:rsidRPr="00181FFC">
          <w:rPr>
            <w:rFonts w:ascii="Calibri" w:eastAsia="Calibri" w:hAnsi="Calibri" w:cs="Times New Roman"/>
          </w:rPr>
          <w:tab/>
          <w:t>n "Nessuno ci ha dato fastidio nelle ultime settimane, quindi ho rassicurato Luka che me la sarei cavato da solo per una notte."</w:t>
        </w:r>
      </w:ins>
    </w:p>
    <w:p w14:paraId="31FE2229" w14:textId="77777777" w:rsidR="00181FFC" w:rsidRPr="00181FFC" w:rsidRDefault="00181FFC" w:rsidP="00181FFC">
      <w:pPr>
        <w:spacing w:line="600" w:lineRule="auto"/>
        <w:jc w:val="left"/>
        <w:rPr>
          <w:ins w:id="20747" w:author="UTENTE" w:date="2020-06-30T19:00:00Z"/>
          <w:rFonts w:ascii="Calibri" w:eastAsia="Calibri" w:hAnsi="Calibri" w:cs="Times New Roman"/>
        </w:rPr>
      </w:pPr>
      <w:ins w:id="20748" w:author="UTENTE" w:date="2020-06-30T19:00:00Z">
        <w:r w:rsidRPr="00181FFC">
          <w:rPr>
            <w:rFonts w:ascii="Calibri" w:eastAsia="Calibri" w:hAnsi="Calibri" w:cs="Times New Roman"/>
          </w:rPr>
          <w:t>766.</w:t>
        </w:r>
        <w:r w:rsidRPr="00181FFC">
          <w:rPr>
            <w:rFonts w:ascii="Calibri" w:eastAsia="Calibri" w:hAnsi="Calibri" w:cs="Times New Roman"/>
          </w:rPr>
          <w:tab/>
          <w:t>n "Ammetto di essere leggermente deluso, però.{w} È passato qualche giorno da quel bacio e, stanotte, avevo pianificato di chiedergli di uscire in maniera più ufficiale."</w:t>
        </w:r>
      </w:ins>
    </w:p>
    <w:p w14:paraId="7D715895" w14:textId="77777777" w:rsidR="00181FFC" w:rsidRPr="00181FFC" w:rsidRDefault="00181FFC" w:rsidP="00181FFC">
      <w:pPr>
        <w:spacing w:line="600" w:lineRule="auto"/>
        <w:jc w:val="left"/>
        <w:rPr>
          <w:ins w:id="20749" w:author="UTENTE" w:date="2020-06-30T19:00:00Z"/>
          <w:rFonts w:ascii="Calibri" w:eastAsia="Calibri" w:hAnsi="Calibri" w:cs="Times New Roman"/>
        </w:rPr>
      </w:pPr>
      <w:ins w:id="20750" w:author="UTENTE" w:date="2020-06-30T19:00:00Z">
        <w:r w:rsidRPr="00181FFC">
          <w:rPr>
            <w:rFonts w:ascii="Calibri" w:eastAsia="Calibri" w:hAnsi="Calibri" w:cs="Times New Roman"/>
          </w:rPr>
          <w:t>767.</w:t>
        </w:r>
        <w:r w:rsidRPr="00181FFC">
          <w:rPr>
            <w:rFonts w:ascii="Calibri" w:eastAsia="Calibri" w:hAnsi="Calibri" w:cs="Times New Roman"/>
          </w:rPr>
          <w:tab/>
          <w:t>n "Immagino che dovrò aspettare fino a domani."</w:t>
        </w:r>
      </w:ins>
    </w:p>
    <w:p w14:paraId="0060363B" w14:textId="77777777" w:rsidR="00181FFC" w:rsidRPr="00181FFC" w:rsidRDefault="00181FFC" w:rsidP="00181FFC">
      <w:pPr>
        <w:spacing w:line="600" w:lineRule="auto"/>
        <w:jc w:val="left"/>
        <w:rPr>
          <w:ins w:id="20751" w:author="UTENTE" w:date="2020-06-30T19:00:00Z"/>
          <w:rFonts w:ascii="Calibri" w:eastAsia="Calibri" w:hAnsi="Calibri" w:cs="Times New Roman"/>
        </w:rPr>
      </w:pPr>
      <w:ins w:id="20752" w:author="UTENTE" w:date="2020-06-30T19:00:00Z">
        <w:r w:rsidRPr="00181FFC">
          <w:rPr>
            <w:rFonts w:ascii="Calibri" w:eastAsia="Calibri" w:hAnsi="Calibri" w:cs="Times New Roman"/>
          </w:rPr>
          <w:t>768.</w:t>
        </w:r>
        <w:r w:rsidRPr="00181FFC">
          <w:rPr>
            <w:rFonts w:ascii="Calibri" w:eastAsia="Calibri" w:hAnsi="Calibri" w:cs="Times New Roman"/>
          </w:rPr>
          <w:tab/>
          <w:t>n "Preso dai miei pensieri, svolto l'angolo del mio palazzo --"</w:t>
        </w:r>
      </w:ins>
    </w:p>
    <w:p w14:paraId="060D30B5" w14:textId="77777777" w:rsidR="00181FFC" w:rsidRPr="00181FFC" w:rsidRDefault="00181FFC" w:rsidP="00181FFC">
      <w:pPr>
        <w:spacing w:line="600" w:lineRule="auto"/>
        <w:jc w:val="left"/>
        <w:rPr>
          <w:ins w:id="20753" w:author="UTENTE" w:date="2020-06-30T19:00:00Z"/>
          <w:rFonts w:ascii="Calibri" w:eastAsia="Calibri" w:hAnsi="Calibri" w:cs="Times New Roman"/>
          <w:lang w:val="en-US"/>
          <w:rPrChange w:id="20754" w:author="UTENTE" w:date="2020-06-30T19:00:00Z">
            <w:rPr>
              <w:ins w:id="20755" w:author="UTENTE" w:date="2020-06-30T19:00:00Z"/>
              <w:rFonts w:ascii="Calibri" w:eastAsia="Calibri" w:hAnsi="Calibri" w:cs="Times New Roman"/>
            </w:rPr>
          </w:rPrChange>
        </w:rPr>
      </w:pPr>
      <w:ins w:id="20756" w:author="UTENTE" w:date="2020-06-30T19:00:00Z">
        <w:r w:rsidRPr="00181FFC">
          <w:rPr>
            <w:rFonts w:ascii="Calibri" w:eastAsia="Calibri" w:hAnsi="Calibri" w:cs="Times New Roman"/>
            <w:lang w:val="en-US"/>
            <w:rPrChange w:id="20757" w:author="UTENTE" w:date="2020-06-30T19:00:00Z">
              <w:rPr>
                <w:rFonts w:ascii="Calibri" w:eastAsia="Calibri" w:hAnsi="Calibri" w:cs="Times New Roman"/>
              </w:rPr>
            </w:rPrChange>
          </w:rPr>
          <w:t>769.</w:t>
        </w:r>
        <w:r w:rsidRPr="00181FFC">
          <w:rPr>
            <w:rFonts w:ascii="Calibri" w:eastAsia="Calibri" w:hAnsi="Calibri" w:cs="Times New Roman"/>
            <w:lang w:val="en-US"/>
            <w:rPrChange w:id="20758" w:author="UTENTE" w:date="2020-06-30T19:00:00Z">
              <w:rPr>
                <w:rFonts w:ascii="Calibri" w:eastAsia="Calibri" w:hAnsi="Calibri" w:cs="Times New Roman"/>
              </w:rPr>
            </w:rPrChange>
          </w:rPr>
          <w:tab/>
          <w:t>u "\"Ehi.\"" </w:t>
        </w:r>
        <w:r w:rsidRPr="00181FFC">
          <w:rPr>
            <w:rFonts w:ascii="Calibri" w:eastAsia="Calibri" w:hAnsi="Calibri" w:cs="Times New Roman"/>
            <w:lang w:val="en-US"/>
            <w:rPrChange w:id="20759" w:author="UTENTE" w:date="2020-06-30T19:00:00Z">
              <w:rPr>
                <w:rFonts w:ascii="Calibri" w:eastAsia="Calibri" w:hAnsi="Calibri" w:cs="Times New Roman"/>
              </w:rPr>
            </w:rPrChange>
          </w:rPr>
          <w:br w:type="page"/>
        </w:r>
      </w:ins>
    </w:p>
    <w:p w14:paraId="431236DE" w14:textId="77777777" w:rsidR="00181FFC" w:rsidRPr="00181FFC" w:rsidRDefault="00181FFC" w:rsidP="00181FFC">
      <w:pPr>
        <w:spacing w:line="600" w:lineRule="auto"/>
        <w:jc w:val="left"/>
        <w:rPr>
          <w:ins w:id="20760" w:author="UTENTE" w:date="2020-06-30T19:00:00Z"/>
          <w:rFonts w:ascii="Calibri" w:eastAsia="Calibri" w:hAnsi="Calibri" w:cs="Times New Roman"/>
          <w:lang w:val="en-US"/>
        </w:rPr>
      </w:pPr>
      <w:ins w:id="20761" w:author="UTENTE" w:date="2020-06-30T19:00:00Z">
        <w:r w:rsidRPr="00181FFC">
          <w:rPr>
            <w:rFonts w:ascii="Calibri" w:eastAsia="Calibri" w:hAnsi="Calibri" w:cs="Times New Roman"/>
            <w:lang w:val="en-US"/>
          </w:rPr>
          <w:lastRenderedPageBreak/>
          <w:t>770.</w:t>
        </w:r>
        <w:r w:rsidRPr="00181FFC">
          <w:rPr>
            <w:rFonts w:ascii="Calibri" w:eastAsia="Calibri" w:hAnsi="Calibri" w:cs="Times New Roman"/>
            <w:lang w:val="en-US"/>
          </w:rPr>
          <w:tab/>
          <w:t>mcp "\"…!\""</w:t>
        </w:r>
      </w:ins>
    </w:p>
    <w:p w14:paraId="2CCFC3D1" w14:textId="77777777" w:rsidR="00181FFC" w:rsidRPr="00181FFC" w:rsidRDefault="00181FFC" w:rsidP="00181FFC">
      <w:pPr>
        <w:spacing w:line="600" w:lineRule="auto"/>
        <w:jc w:val="left"/>
        <w:rPr>
          <w:ins w:id="20762" w:author="UTENTE" w:date="2020-06-30T19:00:00Z"/>
          <w:rFonts w:ascii="Calibri" w:eastAsia="Calibri" w:hAnsi="Calibri" w:cs="Times New Roman"/>
          <w:lang w:val="en-US"/>
        </w:rPr>
      </w:pPr>
      <w:ins w:id="20763" w:author="UTENTE" w:date="2020-06-30T19:00:00Z">
        <w:r w:rsidRPr="00181FFC">
          <w:rPr>
            <w:rFonts w:ascii="Calibri" w:eastAsia="Calibri" w:hAnsi="Calibri" w:cs="Times New Roman"/>
            <w:lang w:val="en-US"/>
          </w:rPr>
          <w:t>771.</w:t>
        </w:r>
        <w:r w:rsidRPr="00181FFC">
          <w:rPr>
            <w:rFonts w:ascii="Calibri" w:eastAsia="Calibri" w:hAnsi="Calibri" w:cs="Times New Roman"/>
            <w:lang w:val="en-US"/>
          </w:rPr>
          <w:tab/>
          <w:t>n "A familiar low voice calls out to me."</w:t>
        </w:r>
      </w:ins>
    </w:p>
    <w:p w14:paraId="39980277" w14:textId="77777777" w:rsidR="00181FFC" w:rsidRPr="00181FFC" w:rsidRDefault="00181FFC" w:rsidP="00181FFC">
      <w:pPr>
        <w:spacing w:line="600" w:lineRule="auto"/>
        <w:jc w:val="left"/>
        <w:rPr>
          <w:ins w:id="20764" w:author="UTENTE" w:date="2020-06-30T19:00:00Z"/>
          <w:rFonts w:ascii="Calibri" w:eastAsia="Calibri" w:hAnsi="Calibri" w:cs="Times New Roman"/>
          <w:lang w:val="en-US"/>
        </w:rPr>
      </w:pPr>
      <w:ins w:id="20765" w:author="UTENTE" w:date="2020-06-30T19:00:00Z">
        <w:r w:rsidRPr="00181FFC">
          <w:rPr>
            <w:rFonts w:ascii="Calibri" w:eastAsia="Calibri" w:hAnsi="Calibri" w:cs="Times New Roman"/>
            <w:lang w:val="en-US"/>
          </w:rPr>
          <w:t>772.</w:t>
        </w:r>
        <w:r w:rsidRPr="00181FFC">
          <w:rPr>
            <w:rFonts w:ascii="Calibri" w:eastAsia="Calibri" w:hAnsi="Calibri" w:cs="Times New Roman"/>
            <w:lang w:val="en-US"/>
          </w:rPr>
          <w:tab/>
          <w:t>n "When I quickly swivel to face the new arrival, my eyes don't catch anyone at first ––"</w:t>
        </w:r>
      </w:ins>
    </w:p>
    <w:p w14:paraId="17A36B65" w14:textId="77777777" w:rsidR="00181FFC" w:rsidRPr="00181FFC" w:rsidRDefault="00181FFC" w:rsidP="00181FFC">
      <w:pPr>
        <w:spacing w:line="600" w:lineRule="auto"/>
        <w:jc w:val="left"/>
        <w:rPr>
          <w:ins w:id="20766" w:author="UTENTE" w:date="2020-06-30T19:00:00Z"/>
          <w:rFonts w:ascii="Calibri" w:eastAsia="Calibri" w:hAnsi="Calibri" w:cs="Times New Roman"/>
          <w:lang w:val="en-US"/>
        </w:rPr>
      </w:pPr>
      <w:ins w:id="20767" w:author="UTENTE" w:date="2020-06-30T19:00:00Z">
        <w:r w:rsidRPr="00181FFC">
          <w:rPr>
            <w:rFonts w:ascii="Calibri" w:eastAsia="Calibri" w:hAnsi="Calibri" w:cs="Times New Roman"/>
            <w:lang w:val="en-US"/>
          </w:rPr>
          <w:t>773.</w:t>
        </w:r>
        <w:r w:rsidRPr="00181FFC">
          <w:rPr>
            <w:rFonts w:ascii="Calibri" w:eastAsia="Calibri" w:hAnsi="Calibri" w:cs="Times New Roman"/>
            <w:lang w:val="en-US"/>
          </w:rPr>
          <w:tab/>
          <w:t>n "But then a tall, gloomy-faced man soon steps out of the shadows."</w:t>
        </w:r>
      </w:ins>
    </w:p>
    <w:p w14:paraId="735BC533" w14:textId="77777777" w:rsidR="00181FFC" w:rsidRPr="00181FFC" w:rsidRDefault="00181FFC" w:rsidP="00181FFC">
      <w:pPr>
        <w:spacing w:line="600" w:lineRule="auto"/>
        <w:jc w:val="left"/>
        <w:rPr>
          <w:ins w:id="20768" w:author="UTENTE" w:date="2020-06-30T19:00:00Z"/>
          <w:rFonts w:ascii="Calibri" w:eastAsia="Calibri" w:hAnsi="Calibri" w:cs="Times New Roman"/>
          <w:lang w:val="en-US"/>
        </w:rPr>
      </w:pPr>
      <w:ins w:id="20769" w:author="UTENTE" w:date="2020-06-30T19:00:00Z">
        <w:r w:rsidRPr="00181FFC">
          <w:rPr>
            <w:rFonts w:ascii="Calibri" w:eastAsia="Calibri" w:hAnsi="Calibri" w:cs="Times New Roman"/>
            <w:lang w:val="en-US"/>
          </w:rPr>
          <w:t>774.</w:t>
        </w:r>
        <w:r w:rsidRPr="00181FFC">
          <w:rPr>
            <w:rFonts w:ascii="Calibri" w:eastAsia="Calibri" w:hAnsi="Calibri" w:cs="Times New Roman"/>
            <w:lang w:val="en-US"/>
          </w:rPr>
          <w:tab/>
          <w:t>mc "\"Dominic…?\""</w:t>
        </w:r>
      </w:ins>
    </w:p>
    <w:p w14:paraId="22A9289F" w14:textId="77777777" w:rsidR="00181FFC" w:rsidRPr="00181FFC" w:rsidRDefault="00181FFC" w:rsidP="00181FFC">
      <w:pPr>
        <w:spacing w:line="600" w:lineRule="auto"/>
        <w:jc w:val="left"/>
        <w:rPr>
          <w:ins w:id="20770" w:author="UTENTE" w:date="2020-06-30T19:00:00Z"/>
          <w:rFonts w:ascii="Calibri" w:eastAsia="Calibri" w:hAnsi="Calibri" w:cs="Times New Roman"/>
          <w:lang w:val="en-US"/>
        </w:rPr>
      </w:pPr>
      <w:ins w:id="20771" w:author="UTENTE" w:date="2020-06-30T19:00:00Z">
        <w:r w:rsidRPr="00181FFC">
          <w:rPr>
            <w:rFonts w:ascii="Calibri" w:eastAsia="Calibri" w:hAnsi="Calibri" w:cs="Times New Roman"/>
            <w:lang w:val="en-US"/>
          </w:rPr>
          <w:t>775.</w:t>
        </w:r>
        <w:r w:rsidRPr="00181FFC">
          <w:rPr>
            <w:rFonts w:ascii="Calibri" w:eastAsia="Calibri" w:hAnsi="Calibri" w:cs="Times New Roman"/>
            <w:lang w:val="en-US"/>
          </w:rPr>
          <w:tab/>
          <w:t>mc "\"What the hell are you doing here?\""</w:t>
        </w:r>
      </w:ins>
    </w:p>
    <w:p w14:paraId="4E880F3D" w14:textId="77777777" w:rsidR="00181FFC" w:rsidRPr="00181FFC" w:rsidRDefault="00181FFC" w:rsidP="00181FFC">
      <w:pPr>
        <w:spacing w:line="600" w:lineRule="auto"/>
        <w:jc w:val="left"/>
        <w:rPr>
          <w:ins w:id="20772" w:author="UTENTE" w:date="2020-06-30T19:00:00Z"/>
          <w:rFonts w:ascii="Calibri" w:eastAsia="Calibri" w:hAnsi="Calibri" w:cs="Times New Roman"/>
          <w:lang w:val="en-US"/>
        </w:rPr>
      </w:pPr>
      <w:ins w:id="20773" w:author="UTENTE" w:date="2020-06-30T19:00:00Z">
        <w:r w:rsidRPr="00181FFC">
          <w:rPr>
            <w:rFonts w:ascii="Calibri" w:eastAsia="Calibri" w:hAnsi="Calibri" w:cs="Times New Roman"/>
            <w:lang w:val="en-US"/>
          </w:rPr>
          <w:t>776.</w:t>
        </w:r>
        <w:r w:rsidRPr="00181FFC">
          <w:rPr>
            <w:rFonts w:ascii="Calibri" w:eastAsia="Calibri" w:hAnsi="Calibri" w:cs="Times New Roman"/>
            <w:lang w:val="en-US"/>
          </w:rPr>
          <w:tab/>
          <w:t>mc "\"…You weren't exactly the late-night company I was expecting.\""</w:t>
        </w:r>
      </w:ins>
    </w:p>
    <w:p w14:paraId="54BD68D5" w14:textId="77777777" w:rsidR="00181FFC" w:rsidRPr="00181FFC" w:rsidRDefault="00181FFC" w:rsidP="00181FFC">
      <w:pPr>
        <w:spacing w:line="600" w:lineRule="auto"/>
        <w:jc w:val="left"/>
        <w:rPr>
          <w:ins w:id="20774" w:author="UTENTE" w:date="2020-06-30T19:00:00Z"/>
          <w:rFonts w:ascii="Calibri" w:eastAsia="Calibri" w:hAnsi="Calibri" w:cs="Times New Roman"/>
          <w:lang w:val="en-US"/>
        </w:rPr>
      </w:pPr>
      <w:ins w:id="20775" w:author="UTENTE" w:date="2020-06-30T19:00:00Z">
        <w:r w:rsidRPr="00181FFC">
          <w:rPr>
            <w:rFonts w:ascii="Calibri" w:eastAsia="Calibri" w:hAnsi="Calibri" w:cs="Times New Roman"/>
            <w:lang w:val="en-US"/>
          </w:rPr>
          <w:t>777.</w:t>
        </w:r>
        <w:r w:rsidRPr="00181FFC">
          <w:rPr>
            <w:rFonts w:ascii="Calibri" w:eastAsia="Calibri" w:hAnsi="Calibri" w:cs="Times New Roman"/>
            <w:lang w:val="en-US"/>
          </w:rPr>
          <w:tab/>
          <w:t>mc "\"Can I ask why you decided to follow me home?\""</w:t>
        </w:r>
      </w:ins>
    </w:p>
    <w:p w14:paraId="016B8CC6" w14:textId="77777777" w:rsidR="00181FFC" w:rsidRPr="00181FFC" w:rsidRDefault="00181FFC" w:rsidP="00181FFC">
      <w:pPr>
        <w:spacing w:line="600" w:lineRule="auto"/>
        <w:jc w:val="left"/>
        <w:rPr>
          <w:ins w:id="20776" w:author="UTENTE" w:date="2020-06-30T19:00:00Z"/>
          <w:rFonts w:ascii="Calibri" w:eastAsia="Calibri" w:hAnsi="Calibri" w:cs="Times New Roman"/>
          <w:lang w:val="en-US"/>
        </w:rPr>
      </w:pPr>
      <w:ins w:id="20777" w:author="UTENTE" w:date="2020-06-30T19:00:00Z">
        <w:r w:rsidRPr="00181FFC">
          <w:rPr>
            <w:rFonts w:ascii="Calibri" w:eastAsia="Calibri" w:hAnsi="Calibri" w:cs="Times New Roman"/>
            <w:lang w:val="en-US"/>
          </w:rPr>
          <w:t>778.</w:t>
        </w:r>
        <w:r w:rsidRPr="00181FFC">
          <w:rPr>
            <w:rFonts w:ascii="Calibri" w:eastAsia="Calibri" w:hAnsi="Calibri" w:cs="Times New Roman"/>
            <w:lang w:val="en-US"/>
          </w:rPr>
          <w:tab/>
          <w:t>d "\"…\""</w:t>
        </w:r>
      </w:ins>
    </w:p>
    <w:p w14:paraId="16042FCB" w14:textId="77777777" w:rsidR="00181FFC" w:rsidRPr="00181FFC" w:rsidRDefault="00181FFC" w:rsidP="00181FFC">
      <w:pPr>
        <w:spacing w:line="600" w:lineRule="auto"/>
        <w:jc w:val="left"/>
        <w:rPr>
          <w:ins w:id="20778" w:author="UTENTE" w:date="2020-06-30T19:00:00Z"/>
          <w:rFonts w:ascii="Calibri" w:eastAsia="Calibri" w:hAnsi="Calibri" w:cs="Times New Roman"/>
          <w:lang w:val="en-US"/>
        </w:rPr>
      </w:pPr>
      <w:ins w:id="20779" w:author="UTENTE" w:date="2020-06-30T19:00:00Z">
        <w:r w:rsidRPr="00181FFC">
          <w:rPr>
            <w:rFonts w:ascii="Calibri" w:eastAsia="Calibri" w:hAnsi="Calibri" w:cs="Times New Roman"/>
            <w:lang w:val="en-US"/>
          </w:rPr>
          <w:t>779.</w:t>
        </w:r>
        <w:r w:rsidRPr="00181FFC">
          <w:rPr>
            <w:rFonts w:ascii="Calibri" w:eastAsia="Calibri" w:hAnsi="Calibri" w:cs="Times New Roman"/>
            <w:lang w:val="en-US"/>
          </w:rPr>
          <w:tab/>
          <w:t>n "Although his stony expression isn't much different from normal, I feel like there's a strange air about Dominic tonight."</w:t>
        </w:r>
      </w:ins>
    </w:p>
    <w:p w14:paraId="39AA4A80" w14:textId="77777777" w:rsidR="00181FFC" w:rsidRPr="00181FFC" w:rsidRDefault="00181FFC" w:rsidP="00181FFC">
      <w:pPr>
        <w:spacing w:line="600" w:lineRule="auto"/>
        <w:jc w:val="left"/>
        <w:rPr>
          <w:ins w:id="20780" w:author="UTENTE" w:date="2020-06-30T19:00:00Z"/>
          <w:rFonts w:ascii="Calibri" w:eastAsia="Calibri" w:hAnsi="Calibri" w:cs="Times New Roman"/>
          <w:lang w:val="en-US"/>
        </w:rPr>
      </w:pPr>
      <w:ins w:id="20781" w:author="UTENTE" w:date="2020-06-30T19:00:00Z">
        <w:r w:rsidRPr="00181FFC">
          <w:rPr>
            <w:rFonts w:ascii="Calibri" w:eastAsia="Calibri" w:hAnsi="Calibri" w:cs="Times New Roman"/>
            <w:lang w:val="en-US"/>
          </w:rPr>
          <w:t>780.</w:t>
        </w:r>
        <w:r w:rsidRPr="00181FFC">
          <w:rPr>
            <w:rFonts w:ascii="Calibri" w:eastAsia="Calibri" w:hAnsi="Calibri" w:cs="Times New Roman"/>
            <w:lang w:val="en-US"/>
          </w:rPr>
          <w:tab/>
          <w:t>n "He looks… hesitant, somehow. {w}I don't see any of the grim confidence that I remember."</w:t>
        </w:r>
      </w:ins>
    </w:p>
    <w:p w14:paraId="54F8E7FA" w14:textId="77777777" w:rsidR="00181FFC" w:rsidRPr="00181FFC" w:rsidRDefault="00181FFC" w:rsidP="00181FFC">
      <w:pPr>
        <w:spacing w:line="600" w:lineRule="auto"/>
        <w:jc w:val="left"/>
        <w:rPr>
          <w:ins w:id="20782" w:author="UTENTE" w:date="2020-06-30T19:00:00Z"/>
          <w:rFonts w:ascii="Calibri" w:eastAsia="Calibri" w:hAnsi="Calibri" w:cs="Times New Roman"/>
          <w:lang w:val="en-US"/>
        </w:rPr>
      </w:pPr>
      <w:ins w:id="20783" w:author="UTENTE" w:date="2020-06-30T19:00:00Z">
        <w:r w:rsidRPr="00181FFC">
          <w:rPr>
            <w:rFonts w:ascii="Calibri" w:eastAsia="Calibri" w:hAnsi="Calibri" w:cs="Times New Roman"/>
            <w:lang w:val="en-US"/>
          </w:rPr>
          <w:t>781.</w:t>
        </w:r>
        <w:r w:rsidRPr="00181FFC">
          <w:rPr>
            <w:rFonts w:ascii="Calibri" w:eastAsia="Calibri" w:hAnsi="Calibri" w:cs="Times New Roman"/>
            <w:lang w:val="en-US"/>
          </w:rPr>
          <w:tab/>
          <w:t>d "\"I'm here to give you a message.\""</w:t>
        </w:r>
      </w:ins>
    </w:p>
    <w:p w14:paraId="6BE85150" w14:textId="77777777" w:rsidR="00181FFC" w:rsidRPr="00181FFC" w:rsidRDefault="00181FFC" w:rsidP="00181FFC">
      <w:pPr>
        <w:spacing w:line="600" w:lineRule="auto"/>
        <w:jc w:val="left"/>
        <w:rPr>
          <w:ins w:id="20784" w:author="UTENTE" w:date="2020-06-30T19:00:00Z"/>
          <w:rFonts w:ascii="Calibri" w:eastAsia="Calibri" w:hAnsi="Calibri" w:cs="Times New Roman"/>
          <w:lang w:val="en-US"/>
        </w:rPr>
      </w:pPr>
      <w:ins w:id="20785" w:author="UTENTE" w:date="2020-06-30T19:00:00Z">
        <w:r w:rsidRPr="00181FFC">
          <w:rPr>
            <w:rFonts w:ascii="Calibri" w:eastAsia="Calibri" w:hAnsi="Calibri" w:cs="Times New Roman"/>
            <w:lang w:val="en-US"/>
          </w:rPr>
          <w:t>782.</w:t>
        </w:r>
        <w:r w:rsidRPr="00181FFC">
          <w:rPr>
            <w:rFonts w:ascii="Calibri" w:eastAsia="Calibri" w:hAnsi="Calibri" w:cs="Times New Roman"/>
            <w:lang w:val="en-US"/>
          </w:rPr>
          <w:tab/>
          <w:t>mc "\"…A message, huh?\""</w:t>
        </w:r>
      </w:ins>
    </w:p>
    <w:p w14:paraId="4A844EB1" w14:textId="77777777" w:rsidR="00181FFC" w:rsidRPr="00181FFC" w:rsidRDefault="00181FFC" w:rsidP="00181FFC">
      <w:pPr>
        <w:spacing w:line="600" w:lineRule="auto"/>
        <w:jc w:val="left"/>
        <w:rPr>
          <w:ins w:id="20786" w:author="UTENTE" w:date="2020-06-30T19:00:00Z"/>
          <w:rFonts w:ascii="Calibri" w:eastAsia="Calibri" w:hAnsi="Calibri" w:cs="Times New Roman"/>
          <w:lang w:val="en-US"/>
        </w:rPr>
      </w:pPr>
      <w:ins w:id="20787" w:author="UTENTE" w:date="2020-06-30T19:00:00Z">
        <w:r w:rsidRPr="00181FFC">
          <w:rPr>
            <w:rFonts w:ascii="Calibri" w:eastAsia="Calibri" w:hAnsi="Calibri" w:cs="Times New Roman"/>
            <w:lang w:val="en-US"/>
          </w:rPr>
          <w:t>783.</w:t>
        </w:r>
        <w:r w:rsidRPr="00181FFC">
          <w:rPr>
            <w:rFonts w:ascii="Calibri" w:eastAsia="Calibri" w:hAnsi="Calibri" w:cs="Times New Roman"/>
            <w:lang w:val="en-US"/>
          </w:rPr>
          <w:tab/>
          <w:t>mc "\"Who's sending this message?\""</w:t>
        </w:r>
      </w:ins>
    </w:p>
    <w:p w14:paraId="50CBB40B" w14:textId="77777777" w:rsidR="00181FFC" w:rsidRPr="00181FFC" w:rsidRDefault="00181FFC" w:rsidP="00181FFC">
      <w:pPr>
        <w:spacing w:line="600" w:lineRule="auto"/>
        <w:jc w:val="left"/>
        <w:rPr>
          <w:ins w:id="20788" w:author="UTENTE" w:date="2020-06-30T19:00:00Z"/>
          <w:rFonts w:ascii="Calibri" w:eastAsia="Calibri" w:hAnsi="Calibri" w:cs="Times New Roman"/>
          <w:lang w:val="en-US"/>
        </w:rPr>
      </w:pPr>
      <w:ins w:id="20789" w:author="UTENTE" w:date="2020-06-30T19:00:00Z">
        <w:r w:rsidRPr="00181FFC">
          <w:rPr>
            <w:rFonts w:ascii="Calibri" w:eastAsia="Calibri" w:hAnsi="Calibri" w:cs="Times New Roman"/>
            <w:lang w:val="en-US"/>
          </w:rPr>
          <w:t>784.</w:t>
        </w:r>
        <w:r w:rsidRPr="00181FFC">
          <w:rPr>
            <w:rFonts w:ascii="Calibri" w:eastAsia="Calibri" w:hAnsi="Calibri" w:cs="Times New Roman"/>
            <w:lang w:val="en-US"/>
          </w:rPr>
          <w:tab/>
          <w:t>n "Dominic pauses, staring at me wordlessly for a moment."</w:t>
        </w:r>
      </w:ins>
    </w:p>
    <w:p w14:paraId="31C6D85F" w14:textId="77777777" w:rsidR="00181FFC" w:rsidRPr="00181FFC" w:rsidRDefault="00181FFC" w:rsidP="00181FFC">
      <w:pPr>
        <w:spacing w:line="600" w:lineRule="auto"/>
        <w:jc w:val="left"/>
        <w:rPr>
          <w:ins w:id="20790" w:author="UTENTE" w:date="2020-06-30T19:00:00Z"/>
          <w:rFonts w:ascii="Calibri" w:eastAsia="Calibri" w:hAnsi="Calibri" w:cs="Times New Roman"/>
          <w:lang w:val="en-US"/>
        </w:rPr>
      </w:pPr>
      <w:ins w:id="20791" w:author="UTENTE" w:date="2020-06-30T19:00:00Z">
        <w:r w:rsidRPr="00181FFC">
          <w:rPr>
            <w:rFonts w:ascii="Calibri" w:eastAsia="Calibri" w:hAnsi="Calibri" w:cs="Times New Roman"/>
            <w:lang w:val="en-US"/>
          </w:rPr>
          <w:t>785.</w:t>
        </w:r>
        <w:r w:rsidRPr="00181FFC">
          <w:rPr>
            <w:rFonts w:ascii="Calibri" w:eastAsia="Calibri" w:hAnsi="Calibri" w:cs="Times New Roman"/>
            <w:lang w:val="en-US"/>
          </w:rPr>
          <w:tab/>
          <w:t>n "Seriously, what's up with him…?"</w:t>
        </w:r>
      </w:ins>
    </w:p>
    <w:p w14:paraId="34678E34" w14:textId="77777777" w:rsidR="00181FFC" w:rsidRPr="00181FFC" w:rsidRDefault="00181FFC" w:rsidP="00181FFC">
      <w:pPr>
        <w:spacing w:line="600" w:lineRule="auto"/>
        <w:jc w:val="left"/>
        <w:rPr>
          <w:ins w:id="20792" w:author="UTENTE" w:date="2020-06-30T19:00:00Z"/>
          <w:rFonts w:ascii="Calibri" w:eastAsia="Calibri" w:hAnsi="Calibri" w:cs="Times New Roman"/>
          <w:lang w:val="en-US"/>
        </w:rPr>
      </w:pPr>
      <w:ins w:id="20793" w:author="UTENTE" w:date="2020-06-30T19:00:00Z">
        <w:r w:rsidRPr="00181FFC">
          <w:rPr>
            <w:rFonts w:ascii="Calibri" w:eastAsia="Calibri" w:hAnsi="Calibri" w:cs="Times New Roman"/>
            <w:lang w:val="en-US"/>
          </w:rPr>
          <w:t>786.</w:t>
        </w:r>
        <w:r w:rsidRPr="00181FFC">
          <w:rPr>
            <w:rFonts w:ascii="Calibri" w:eastAsia="Calibri" w:hAnsi="Calibri" w:cs="Times New Roman"/>
            <w:lang w:val="en-US"/>
          </w:rPr>
          <w:tab/>
          <w:t>d "\"Someone who has information on Luka's target.\""</w:t>
        </w:r>
        <w:r w:rsidRPr="00181FFC">
          <w:rPr>
            <w:rFonts w:ascii="Calibri" w:eastAsia="Calibri" w:hAnsi="Calibri" w:cs="Times New Roman"/>
            <w:lang w:val="en-US"/>
          </w:rPr>
          <w:br w:type="page"/>
        </w:r>
      </w:ins>
    </w:p>
    <w:p w14:paraId="03C724A1" w14:textId="77777777" w:rsidR="00181FFC" w:rsidRPr="00181FFC" w:rsidRDefault="00181FFC" w:rsidP="00181FFC">
      <w:pPr>
        <w:spacing w:line="600" w:lineRule="auto"/>
        <w:jc w:val="left"/>
        <w:rPr>
          <w:ins w:id="20794" w:author="UTENTE" w:date="2020-06-30T19:00:00Z"/>
          <w:rFonts w:ascii="Calibri" w:eastAsia="Calibri" w:hAnsi="Calibri" w:cs="Times New Roman"/>
        </w:rPr>
      </w:pPr>
      <w:ins w:id="20795" w:author="UTENTE" w:date="2020-06-30T19:00:00Z">
        <w:r w:rsidRPr="00181FFC">
          <w:rPr>
            <w:rFonts w:ascii="Calibri" w:eastAsia="Calibri" w:hAnsi="Calibri" w:cs="Times New Roman"/>
          </w:rPr>
          <w:lastRenderedPageBreak/>
          <w:t>770.</w:t>
        </w:r>
        <w:r w:rsidRPr="00181FFC">
          <w:rPr>
            <w:rFonts w:ascii="Calibri" w:eastAsia="Calibri" w:hAnsi="Calibri" w:cs="Times New Roman"/>
          </w:rPr>
          <w:tab/>
          <w:t>mcp "\"…!\""</w:t>
        </w:r>
      </w:ins>
    </w:p>
    <w:p w14:paraId="09D4EFC3" w14:textId="77777777" w:rsidR="00181FFC" w:rsidRPr="00181FFC" w:rsidRDefault="00181FFC" w:rsidP="00181FFC">
      <w:pPr>
        <w:spacing w:line="600" w:lineRule="auto"/>
        <w:jc w:val="left"/>
        <w:rPr>
          <w:ins w:id="20796" w:author="UTENTE" w:date="2020-06-30T19:00:00Z"/>
          <w:rFonts w:ascii="Calibri" w:eastAsia="Calibri" w:hAnsi="Calibri" w:cs="Times New Roman"/>
        </w:rPr>
      </w:pPr>
      <w:ins w:id="20797" w:author="UTENTE" w:date="2020-06-30T19:00:00Z">
        <w:r w:rsidRPr="00181FFC">
          <w:rPr>
            <w:rFonts w:ascii="Calibri" w:eastAsia="Calibri" w:hAnsi="Calibri" w:cs="Times New Roman"/>
          </w:rPr>
          <w:t>771.</w:t>
        </w:r>
        <w:r w:rsidRPr="00181FFC">
          <w:rPr>
            <w:rFonts w:ascii="Calibri" w:eastAsia="Calibri" w:hAnsi="Calibri" w:cs="Times New Roman"/>
          </w:rPr>
          <w:tab/>
          <w:t>n "Una voce profonda e familiare mi chiama."</w:t>
        </w:r>
      </w:ins>
    </w:p>
    <w:p w14:paraId="48FEB2F4" w14:textId="77777777" w:rsidR="00181FFC" w:rsidRPr="00181FFC" w:rsidRDefault="00181FFC" w:rsidP="00181FFC">
      <w:pPr>
        <w:spacing w:line="600" w:lineRule="auto"/>
        <w:jc w:val="left"/>
        <w:rPr>
          <w:ins w:id="20798" w:author="UTENTE" w:date="2020-06-30T19:00:00Z"/>
          <w:rFonts w:ascii="Calibri" w:eastAsia="Calibri" w:hAnsi="Calibri" w:cs="Times New Roman"/>
        </w:rPr>
      </w:pPr>
      <w:ins w:id="20799" w:author="UTENTE" w:date="2020-06-30T19:00:00Z">
        <w:r w:rsidRPr="00181FFC">
          <w:rPr>
            <w:rFonts w:ascii="Calibri" w:eastAsia="Calibri" w:hAnsi="Calibri" w:cs="Times New Roman"/>
          </w:rPr>
          <w:t>772.</w:t>
        </w:r>
        <w:r w:rsidRPr="00181FFC">
          <w:rPr>
            <w:rFonts w:ascii="Calibri" w:eastAsia="Calibri" w:hAnsi="Calibri" w:cs="Times New Roman"/>
          </w:rPr>
          <w:tab/>
          <w:t>n "Quando mi volto rapidamente per guardare il nuovo arrivato, i miei occhi all'inizio non vedono nessuno --"</w:t>
        </w:r>
      </w:ins>
    </w:p>
    <w:p w14:paraId="6E240D6F" w14:textId="77777777" w:rsidR="00181FFC" w:rsidRPr="00181FFC" w:rsidRDefault="00181FFC" w:rsidP="00181FFC">
      <w:pPr>
        <w:spacing w:line="600" w:lineRule="auto"/>
        <w:jc w:val="left"/>
        <w:rPr>
          <w:ins w:id="20800" w:author="UTENTE" w:date="2020-06-30T19:00:00Z"/>
          <w:rFonts w:ascii="Calibri" w:eastAsia="Calibri" w:hAnsi="Calibri" w:cs="Times New Roman"/>
        </w:rPr>
      </w:pPr>
      <w:ins w:id="20801" w:author="UTENTE" w:date="2020-06-30T19:00:00Z">
        <w:r w:rsidRPr="00181FFC">
          <w:rPr>
            <w:rFonts w:ascii="Calibri" w:eastAsia="Calibri" w:hAnsi="Calibri" w:cs="Times New Roman"/>
          </w:rPr>
          <w:t>773.</w:t>
        </w:r>
        <w:r w:rsidRPr="00181FFC">
          <w:rPr>
            <w:rFonts w:ascii="Calibri" w:eastAsia="Calibri" w:hAnsi="Calibri" w:cs="Times New Roman"/>
          </w:rPr>
          <w:tab/>
          <w:t>n "Ma poi una figura alta e dal viso malinconico spunta dall'ombra."</w:t>
        </w:r>
      </w:ins>
    </w:p>
    <w:p w14:paraId="78245082" w14:textId="77777777" w:rsidR="00181FFC" w:rsidRPr="00181FFC" w:rsidRDefault="00181FFC" w:rsidP="00181FFC">
      <w:pPr>
        <w:spacing w:line="600" w:lineRule="auto"/>
        <w:jc w:val="left"/>
        <w:rPr>
          <w:ins w:id="20802" w:author="UTENTE" w:date="2020-06-30T19:00:00Z"/>
          <w:rFonts w:ascii="Calibri" w:eastAsia="Calibri" w:hAnsi="Calibri" w:cs="Times New Roman"/>
        </w:rPr>
      </w:pPr>
      <w:ins w:id="20803" w:author="UTENTE" w:date="2020-06-30T19:00:00Z">
        <w:r w:rsidRPr="00181FFC">
          <w:rPr>
            <w:rFonts w:ascii="Calibri" w:eastAsia="Calibri" w:hAnsi="Calibri" w:cs="Times New Roman"/>
          </w:rPr>
          <w:t>774.</w:t>
        </w:r>
        <w:r w:rsidRPr="00181FFC">
          <w:rPr>
            <w:rFonts w:ascii="Calibri" w:eastAsia="Calibri" w:hAnsi="Calibri" w:cs="Times New Roman"/>
          </w:rPr>
          <w:tab/>
          <w:t>mc "\"Dominic…?\""</w:t>
        </w:r>
      </w:ins>
    </w:p>
    <w:p w14:paraId="24318EBA" w14:textId="77777777" w:rsidR="00181FFC" w:rsidRPr="00181FFC" w:rsidRDefault="00181FFC" w:rsidP="00181FFC">
      <w:pPr>
        <w:spacing w:line="600" w:lineRule="auto"/>
        <w:jc w:val="left"/>
        <w:rPr>
          <w:ins w:id="20804" w:author="UTENTE" w:date="2020-06-30T19:00:00Z"/>
          <w:rFonts w:ascii="Calibri" w:eastAsia="Calibri" w:hAnsi="Calibri" w:cs="Times New Roman"/>
        </w:rPr>
      </w:pPr>
      <w:ins w:id="20805" w:author="UTENTE" w:date="2020-06-30T19:00:00Z">
        <w:r w:rsidRPr="00181FFC">
          <w:rPr>
            <w:rFonts w:ascii="Calibri" w:eastAsia="Calibri" w:hAnsi="Calibri" w:cs="Times New Roman"/>
          </w:rPr>
          <w:t>775.</w:t>
        </w:r>
        <w:r w:rsidRPr="00181FFC">
          <w:rPr>
            <w:rFonts w:ascii="Calibri" w:eastAsia="Calibri" w:hAnsi="Calibri" w:cs="Times New Roman"/>
          </w:rPr>
          <w:tab/>
          <w:t>mc "\"Che diavolo ci fai qui?\""</w:t>
        </w:r>
      </w:ins>
    </w:p>
    <w:p w14:paraId="1C3D4705" w14:textId="77777777" w:rsidR="00181FFC" w:rsidRPr="00181FFC" w:rsidRDefault="00181FFC" w:rsidP="00181FFC">
      <w:pPr>
        <w:spacing w:line="600" w:lineRule="auto"/>
        <w:jc w:val="left"/>
        <w:rPr>
          <w:ins w:id="20806" w:author="UTENTE" w:date="2020-06-30T19:00:00Z"/>
          <w:rFonts w:ascii="Calibri" w:eastAsia="Calibri" w:hAnsi="Calibri" w:cs="Times New Roman"/>
        </w:rPr>
      </w:pPr>
      <w:ins w:id="20807" w:author="UTENTE" w:date="2020-06-30T19:00:00Z">
        <w:r w:rsidRPr="00181FFC">
          <w:rPr>
            <w:rFonts w:ascii="Calibri" w:eastAsia="Calibri" w:hAnsi="Calibri" w:cs="Times New Roman"/>
          </w:rPr>
          <w:t>776.</w:t>
        </w:r>
        <w:r w:rsidRPr="00181FFC">
          <w:rPr>
            <w:rFonts w:ascii="Calibri" w:eastAsia="Calibri" w:hAnsi="Calibri" w:cs="Times New Roman"/>
          </w:rPr>
          <w:tab/>
          <w:t>mc "\"…Non sei esattamente la compagnia notturna che mi aspettavo.\""</w:t>
        </w:r>
      </w:ins>
    </w:p>
    <w:p w14:paraId="75DA4F4C" w14:textId="77777777" w:rsidR="00181FFC" w:rsidRPr="00181FFC" w:rsidRDefault="00181FFC" w:rsidP="00181FFC">
      <w:pPr>
        <w:spacing w:line="600" w:lineRule="auto"/>
        <w:jc w:val="left"/>
        <w:rPr>
          <w:ins w:id="20808" w:author="UTENTE" w:date="2020-06-30T19:00:00Z"/>
          <w:rFonts w:ascii="Calibri" w:eastAsia="Calibri" w:hAnsi="Calibri" w:cs="Times New Roman"/>
        </w:rPr>
      </w:pPr>
      <w:ins w:id="20809" w:author="UTENTE" w:date="2020-06-30T19:00:00Z">
        <w:r w:rsidRPr="00181FFC">
          <w:rPr>
            <w:rFonts w:ascii="Calibri" w:eastAsia="Calibri" w:hAnsi="Calibri" w:cs="Times New Roman"/>
          </w:rPr>
          <w:t>777.</w:t>
        </w:r>
        <w:r w:rsidRPr="00181FFC">
          <w:rPr>
            <w:rFonts w:ascii="Calibri" w:eastAsia="Calibri" w:hAnsi="Calibri" w:cs="Times New Roman"/>
          </w:rPr>
          <w:tab/>
          <w:t>mc "\"Posso chiederti perché hai deciso di seguirmi?\""</w:t>
        </w:r>
      </w:ins>
    </w:p>
    <w:p w14:paraId="5321178F" w14:textId="77777777" w:rsidR="00181FFC" w:rsidRPr="00181FFC" w:rsidRDefault="00181FFC" w:rsidP="00181FFC">
      <w:pPr>
        <w:spacing w:line="600" w:lineRule="auto"/>
        <w:jc w:val="left"/>
        <w:rPr>
          <w:ins w:id="20810" w:author="UTENTE" w:date="2020-06-30T19:00:00Z"/>
          <w:rFonts w:ascii="Calibri" w:eastAsia="Calibri" w:hAnsi="Calibri" w:cs="Times New Roman"/>
        </w:rPr>
      </w:pPr>
      <w:ins w:id="20811" w:author="UTENTE" w:date="2020-06-30T19:00:00Z">
        <w:r w:rsidRPr="00181FFC">
          <w:rPr>
            <w:rFonts w:ascii="Calibri" w:eastAsia="Calibri" w:hAnsi="Calibri" w:cs="Times New Roman"/>
          </w:rPr>
          <w:t>778.</w:t>
        </w:r>
        <w:r w:rsidRPr="00181FFC">
          <w:rPr>
            <w:rFonts w:ascii="Calibri" w:eastAsia="Calibri" w:hAnsi="Calibri" w:cs="Times New Roman"/>
          </w:rPr>
          <w:tab/>
          <w:t>d "\"…\""</w:t>
        </w:r>
      </w:ins>
    </w:p>
    <w:p w14:paraId="3791BA04" w14:textId="77777777" w:rsidR="00181FFC" w:rsidRPr="00181FFC" w:rsidRDefault="00181FFC" w:rsidP="00181FFC">
      <w:pPr>
        <w:spacing w:line="600" w:lineRule="auto"/>
        <w:jc w:val="left"/>
        <w:rPr>
          <w:ins w:id="20812" w:author="UTENTE" w:date="2020-06-30T19:00:00Z"/>
          <w:rFonts w:ascii="Calibri" w:eastAsia="Calibri" w:hAnsi="Calibri" w:cs="Times New Roman"/>
        </w:rPr>
      </w:pPr>
      <w:ins w:id="20813" w:author="UTENTE" w:date="2020-06-30T19:00:00Z">
        <w:r w:rsidRPr="00181FFC">
          <w:rPr>
            <w:rFonts w:ascii="Calibri" w:eastAsia="Calibri" w:hAnsi="Calibri" w:cs="Times New Roman"/>
          </w:rPr>
          <w:t>779.</w:t>
        </w:r>
        <w:r w:rsidRPr="00181FFC">
          <w:rPr>
            <w:rFonts w:ascii="Calibri" w:eastAsia="Calibri" w:hAnsi="Calibri" w:cs="Times New Roman"/>
          </w:rPr>
          <w:tab/>
          <w:t>n "Nonostante la sua espressione di pietra non sia molto diversa dal normale, percepisco un’aura strana attorno a Dominic stanotte."</w:t>
        </w:r>
      </w:ins>
    </w:p>
    <w:p w14:paraId="6C9A08F6" w14:textId="77777777" w:rsidR="00181FFC" w:rsidRPr="00181FFC" w:rsidRDefault="00181FFC" w:rsidP="00181FFC">
      <w:pPr>
        <w:spacing w:line="600" w:lineRule="auto"/>
        <w:jc w:val="left"/>
        <w:rPr>
          <w:ins w:id="20814" w:author="UTENTE" w:date="2020-06-30T19:00:00Z"/>
          <w:rFonts w:ascii="Calibri" w:eastAsia="Calibri" w:hAnsi="Calibri" w:cs="Times New Roman"/>
        </w:rPr>
      </w:pPr>
      <w:ins w:id="20815" w:author="UTENTE" w:date="2020-06-30T19:00:00Z">
        <w:r w:rsidRPr="00181FFC">
          <w:rPr>
            <w:rFonts w:ascii="Calibri" w:eastAsia="Calibri" w:hAnsi="Calibri" w:cs="Times New Roman"/>
          </w:rPr>
          <w:t>780.</w:t>
        </w:r>
        <w:r w:rsidRPr="00181FFC">
          <w:rPr>
            <w:rFonts w:ascii="Calibri" w:eastAsia="Calibri" w:hAnsi="Calibri" w:cs="Times New Roman"/>
          </w:rPr>
          <w:tab/>
          <w:t>n "Sembra… esitante. {w}Non vedo neanche un briciolo della sua solita cupa sicurezza."</w:t>
        </w:r>
      </w:ins>
    </w:p>
    <w:p w14:paraId="6C56B994" w14:textId="77777777" w:rsidR="00181FFC" w:rsidRPr="00181FFC" w:rsidRDefault="00181FFC" w:rsidP="00181FFC">
      <w:pPr>
        <w:spacing w:line="600" w:lineRule="auto"/>
        <w:jc w:val="left"/>
        <w:rPr>
          <w:ins w:id="20816" w:author="UTENTE" w:date="2020-06-30T19:00:00Z"/>
          <w:rFonts w:ascii="Calibri" w:eastAsia="Calibri" w:hAnsi="Calibri" w:cs="Times New Roman"/>
        </w:rPr>
      </w:pPr>
      <w:ins w:id="20817" w:author="UTENTE" w:date="2020-06-30T19:00:00Z">
        <w:r w:rsidRPr="00181FFC">
          <w:rPr>
            <w:rFonts w:ascii="Calibri" w:eastAsia="Calibri" w:hAnsi="Calibri" w:cs="Times New Roman"/>
          </w:rPr>
          <w:t>781.</w:t>
        </w:r>
        <w:r w:rsidRPr="00181FFC">
          <w:rPr>
            <w:rFonts w:ascii="Calibri" w:eastAsia="Calibri" w:hAnsi="Calibri" w:cs="Times New Roman"/>
          </w:rPr>
          <w:tab/>
          <w:t>d "\"Sono qui per riferirti un messaggio.\""</w:t>
        </w:r>
      </w:ins>
    </w:p>
    <w:p w14:paraId="561A587A" w14:textId="77777777" w:rsidR="00181FFC" w:rsidRPr="00181FFC" w:rsidRDefault="00181FFC" w:rsidP="00181FFC">
      <w:pPr>
        <w:spacing w:line="600" w:lineRule="auto"/>
        <w:jc w:val="left"/>
        <w:rPr>
          <w:ins w:id="20818" w:author="UTENTE" w:date="2020-06-30T19:00:00Z"/>
          <w:rFonts w:ascii="Calibri" w:eastAsia="Calibri" w:hAnsi="Calibri" w:cs="Times New Roman"/>
        </w:rPr>
      </w:pPr>
      <w:ins w:id="20819" w:author="UTENTE" w:date="2020-06-30T19:00:00Z">
        <w:r w:rsidRPr="00181FFC">
          <w:rPr>
            <w:rFonts w:ascii="Calibri" w:eastAsia="Calibri" w:hAnsi="Calibri" w:cs="Times New Roman"/>
          </w:rPr>
          <w:t>782.</w:t>
        </w:r>
        <w:r w:rsidRPr="00181FFC">
          <w:rPr>
            <w:rFonts w:ascii="Calibri" w:eastAsia="Calibri" w:hAnsi="Calibri" w:cs="Times New Roman"/>
          </w:rPr>
          <w:tab/>
          <w:t>mc "\"…Un messaggio, eh?\""</w:t>
        </w:r>
      </w:ins>
    </w:p>
    <w:p w14:paraId="4BC127F2" w14:textId="77777777" w:rsidR="00181FFC" w:rsidRPr="00181FFC" w:rsidRDefault="00181FFC" w:rsidP="00181FFC">
      <w:pPr>
        <w:spacing w:line="600" w:lineRule="auto"/>
        <w:jc w:val="left"/>
        <w:rPr>
          <w:ins w:id="20820" w:author="UTENTE" w:date="2020-06-30T19:00:00Z"/>
          <w:rFonts w:ascii="Calibri" w:eastAsia="Calibri" w:hAnsi="Calibri" w:cs="Times New Roman"/>
        </w:rPr>
      </w:pPr>
      <w:ins w:id="20821" w:author="UTENTE" w:date="2020-06-30T19:00:00Z">
        <w:r w:rsidRPr="00181FFC">
          <w:rPr>
            <w:rFonts w:ascii="Calibri" w:eastAsia="Calibri" w:hAnsi="Calibri" w:cs="Times New Roman"/>
          </w:rPr>
          <w:t>783.</w:t>
        </w:r>
        <w:r w:rsidRPr="00181FFC">
          <w:rPr>
            <w:rFonts w:ascii="Calibri" w:eastAsia="Calibri" w:hAnsi="Calibri" w:cs="Times New Roman"/>
          </w:rPr>
          <w:tab/>
          <w:t>mc "\"Chi mi manda questo messaggio?\""</w:t>
        </w:r>
      </w:ins>
    </w:p>
    <w:p w14:paraId="4C2650C5" w14:textId="77777777" w:rsidR="00181FFC" w:rsidRPr="00181FFC" w:rsidRDefault="00181FFC" w:rsidP="00181FFC">
      <w:pPr>
        <w:spacing w:line="600" w:lineRule="auto"/>
        <w:jc w:val="left"/>
        <w:rPr>
          <w:ins w:id="20822" w:author="UTENTE" w:date="2020-06-30T19:00:00Z"/>
          <w:rFonts w:ascii="Calibri" w:eastAsia="Calibri" w:hAnsi="Calibri" w:cs="Times New Roman"/>
        </w:rPr>
      </w:pPr>
      <w:ins w:id="20823" w:author="UTENTE" w:date="2020-06-30T19:00:00Z">
        <w:r w:rsidRPr="00181FFC">
          <w:rPr>
            <w:rFonts w:ascii="Calibri" w:eastAsia="Calibri" w:hAnsi="Calibri" w:cs="Times New Roman"/>
          </w:rPr>
          <w:t>784.</w:t>
        </w:r>
        <w:r w:rsidRPr="00181FFC">
          <w:rPr>
            <w:rFonts w:ascii="Calibri" w:eastAsia="Calibri" w:hAnsi="Calibri" w:cs="Times New Roman"/>
          </w:rPr>
          <w:tab/>
          <w:t>n "Dominic si ferma, fissandomi in silenzio per un secondo."</w:t>
        </w:r>
      </w:ins>
    </w:p>
    <w:p w14:paraId="74F577F2" w14:textId="77777777" w:rsidR="00181FFC" w:rsidRPr="00181FFC" w:rsidRDefault="00181FFC" w:rsidP="00181FFC">
      <w:pPr>
        <w:spacing w:line="600" w:lineRule="auto"/>
        <w:jc w:val="left"/>
        <w:rPr>
          <w:ins w:id="20824" w:author="UTENTE" w:date="2020-06-30T19:00:00Z"/>
          <w:rFonts w:ascii="Calibri" w:eastAsia="Calibri" w:hAnsi="Calibri" w:cs="Times New Roman"/>
        </w:rPr>
      </w:pPr>
      <w:ins w:id="20825" w:author="UTENTE" w:date="2020-06-30T19:00:00Z">
        <w:r w:rsidRPr="00181FFC">
          <w:rPr>
            <w:rFonts w:ascii="Calibri" w:eastAsia="Calibri" w:hAnsi="Calibri" w:cs="Times New Roman"/>
          </w:rPr>
          <w:t>785.</w:t>
        </w:r>
        <w:r w:rsidRPr="00181FFC">
          <w:rPr>
            <w:rFonts w:ascii="Calibri" w:eastAsia="Calibri" w:hAnsi="Calibri" w:cs="Times New Roman"/>
          </w:rPr>
          <w:tab/>
          <w:t>n "Davvero, ma che gli prende…?"</w:t>
        </w:r>
      </w:ins>
    </w:p>
    <w:p w14:paraId="08076BB7" w14:textId="77777777" w:rsidR="00181FFC" w:rsidRPr="00181FFC" w:rsidRDefault="00181FFC" w:rsidP="00181FFC">
      <w:pPr>
        <w:spacing w:line="600" w:lineRule="auto"/>
        <w:jc w:val="left"/>
        <w:rPr>
          <w:ins w:id="20826" w:author="UTENTE" w:date="2020-06-30T19:00:00Z"/>
          <w:rFonts w:ascii="Calibri" w:eastAsia="Calibri" w:hAnsi="Calibri" w:cs="Times New Roman"/>
        </w:rPr>
      </w:pPr>
      <w:ins w:id="20827" w:author="UTENTE" w:date="2020-06-30T19:00:00Z">
        <w:r w:rsidRPr="00181FFC">
          <w:rPr>
            <w:rFonts w:ascii="Calibri" w:eastAsia="Calibri" w:hAnsi="Calibri" w:cs="Times New Roman"/>
          </w:rPr>
          <w:t>786.</w:t>
        </w:r>
        <w:r w:rsidRPr="00181FFC">
          <w:rPr>
            <w:rFonts w:ascii="Calibri" w:eastAsia="Calibri" w:hAnsi="Calibri" w:cs="Times New Roman"/>
          </w:rPr>
          <w:tab/>
          <w:t>d "\"Qualcuno che ha informazioni sull'obbiettivo di Luka.\""</w:t>
        </w:r>
        <w:r w:rsidRPr="00181FFC">
          <w:rPr>
            <w:rFonts w:ascii="Calibri" w:eastAsia="Calibri" w:hAnsi="Calibri" w:cs="Times New Roman"/>
          </w:rPr>
          <w:br w:type="page"/>
        </w:r>
      </w:ins>
    </w:p>
    <w:p w14:paraId="1FBBF511" w14:textId="77777777" w:rsidR="00181FFC" w:rsidRPr="00181FFC" w:rsidRDefault="00181FFC" w:rsidP="00181FFC">
      <w:pPr>
        <w:spacing w:line="600" w:lineRule="auto"/>
        <w:jc w:val="left"/>
        <w:rPr>
          <w:ins w:id="20828" w:author="UTENTE" w:date="2020-06-30T19:00:00Z"/>
          <w:rFonts w:ascii="Calibri" w:eastAsia="Calibri" w:hAnsi="Calibri" w:cs="Times New Roman"/>
          <w:lang w:val="en-US"/>
        </w:rPr>
      </w:pPr>
      <w:ins w:id="20829" w:author="UTENTE" w:date="2020-06-30T19:00:00Z">
        <w:r w:rsidRPr="00181FFC">
          <w:rPr>
            <w:rFonts w:ascii="Calibri" w:eastAsia="Calibri" w:hAnsi="Calibri" w:cs="Times New Roman"/>
            <w:lang w:val="en-US"/>
          </w:rPr>
          <w:lastRenderedPageBreak/>
          <w:t>787.</w:t>
        </w:r>
        <w:r w:rsidRPr="00181FFC">
          <w:rPr>
            <w:rFonts w:ascii="Calibri" w:eastAsia="Calibri" w:hAnsi="Calibri" w:cs="Times New Roman"/>
            <w:lang w:val="en-US"/>
          </w:rPr>
          <w:tab/>
          <w:t>mc "\"…!\""</w:t>
        </w:r>
      </w:ins>
    </w:p>
    <w:p w14:paraId="08B55FC0" w14:textId="77777777" w:rsidR="00181FFC" w:rsidRPr="00181FFC" w:rsidRDefault="00181FFC" w:rsidP="00181FFC">
      <w:pPr>
        <w:spacing w:line="600" w:lineRule="auto"/>
        <w:jc w:val="left"/>
        <w:rPr>
          <w:ins w:id="20830" w:author="UTENTE" w:date="2020-06-30T19:00:00Z"/>
          <w:rFonts w:ascii="Calibri" w:eastAsia="Calibri" w:hAnsi="Calibri" w:cs="Times New Roman"/>
          <w:lang w:val="en-US"/>
        </w:rPr>
      </w:pPr>
      <w:ins w:id="20831" w:author="UTENTE" w:date="2020-06-30T19:00:00Z">
        <w:r w:rsidRPr="00181FFC">
          <w:rPr>
            <w:rFonts w:ascii="Calibri" w:eastAsia="Calibri" w:hAnsi="Calibri" w:cs="Times New Roman"/>
            <w:lang w:val="en-US"/>
          </w:rPr>
          <w:t>788.</w:t>
        </w:r>
        <w:r w:rsidRPr="00181FFC">
          <w:rPr>
            <w:rFonts w:ascii="Calibri" w:eastAsia="Calibri" w:hAnsi="Calibri" w:cs="Times New Roman"/>
            <w:lang w:val="en-US"/>
          </w:rPr>
          <w:tab/>
          <w:t>n "Is that really possible––?{w} Someone's figured out who Luka's trying to find?"</w:t>
        </w:r>
      </w:ins>
    </w:p>
    <w:p w14:paraId="312702AC" w14:textId="77777777" w:rsidR="00181FFC" w:rsidRPr="00181FFC" w:rsidRDefault="00181FFC" w:rsidP="00181FFC">
      <w:pPr>
        <w:spacing w:line="600" w:lineRule="auto"/>
        <w:jc w:val="left"/>
        <w:rPr>
          <w:ins w:id="20832" w:author="UTENTE" w:date="2020-06-30T19:00:00Z"/>
          <w:rFonts w:ascii="Calibri" w:eastAsia="Calibri" w:hAnsi="Calibri" w:cs="Times New Roman"/>
          <w:lang w:val="en-US"/>
        </w:rPr>
      </w:pPr>
      <w:ins w:id="20833" w:author="UTENTE" w:date="2020-06-30T19:00:00Z">
        <w:r w:rsidRPr="00181FFC">
          <w:rPr>
            <w:rFonts w:ascii="Calibri" w:eastAsia="Calibri" w:hAnsi="Calibri" w:cs="Times New Roman"/>
            <w:lang w:val="en-US"/>
          </w:rPr>
          <w:t>789.</w:t>
        </w:r>
        <w:r w:rsidRPr="00181FFC">
          <w:rPr>
            <w:rFonts w:ascii="Calibri" w:eastAsia="Calibri" w:hAnsi="Calibri" w:cs="Times New Roman"/>
            <w:lang w:val="en-US"/>
          </w:rPr>
          <w:tab/>
          <w:t>n "As if he can read my thoughts, Dominic offers a stiff nod."</w:t>
        </w:r>
      </w:ins>
    </w:p>
    <w:p w14:paraId="409E439F" w14:textId="77777777" w:rsidR="00181FFC" w:rsidRPr="00181FFC" w:rsidRDefault="00181FFC" w:rsidP="00181FFC">
      <w:pPr>
        <w:spacing w:line="600" w:lineRule="auto"/>
        <w:jc w:val="left"/>
        <w:rPr>
          <w:ins w:id="20834" w:author="UTENTE" w:date="2020-06-30T19:00:00Z"/>
          <w:rFonts w:ascii="Calibri" w:eastAsia="Calibri" w:hAnsi="Calibri" w:cs="Times New Roman"/>
          <w:lang w:val="en-US"/>
        </w:rPr>
      </w:pPr>
      <w:ins w:id="20835" w:author="UTENTE" w:date="2020-06-30T19:00:00Z">
        <w:r w:rsidRPr="00181FFC">
          <w:rPr>
            <w:rFonts w:ascii="Calibri" w:eastAsia="Calibri" w:hAnsi="Calibri" w:cs="Times New Roman"/>
            <w:lang w:val="en-US"/>
          </w:rPr>
          <w:t>790.</w:t>
        </w:r>
        <w:r w:rsidRPr="00181FFC">
          <w:rPr>
            <w:rFonts w:ascii="Calibri" w:eastAsia="Calibri" w:hAnsi="Calibri" w:cs="Times New Roman"/>
            <w:lang w:val="en-US"/>
          </w:rPr>
          <w:tab/>
          <w:t>d "\"He knows about… a lot of things. Even your apartment number.\""</w:t>
        </w:r>
      </w:ins>
    </w:p>
    <w:p w14:paraId="1294FB03" w14:textId="77777777" w:rsidR="00181FFC" w:rsidRPr="00181FFC" w:rsidRDefault="00181FFC" w:rsidP="00181FFC">
      <w:pPr>
        <w:spacing w:line="600" w:lineRule="auto"/>
        <w:jc w:val="left"/>
        <w:rPr>
          <w:ins w:id="20836" w:author="UTENTE" w:date="2020-06-30T19:00:00Z"/>
          <w:rFonts w:ascii="Calibri" w:eastAsia="Calibri" w:hAnsi="Calibri" w:cs="Times New Roman"/>
          <w:lang w:val="en-US"/>
        </w:rPr>
      </w:pPr>
      <w:ins w:id="20837" w:author="UTENTE" w:date="2020-06-30T19:00:00Z">
        <w:r w:rsidRPr="00181FFC">
          <w:rPr>
            <w:rFonts w:ascii="Calibri" w:eastAsia="Calibri" w:hAnsi="Calibri" w:cs="Times New Roman"/>
            <w:lang w:val="en-US"/>
          </w:rPr>
          <w:t>791.</w:t>
        </w:r>
        <w:r w:rsidRPr="00181FFC">
          <w:rPr>
            <w:rFonts w:ascii="Calibri" w:eastAsia="Calibri" w:hAnsi="Calibri" w:cs="Times New Roman"/>
            <w:lang w:val="en-US"/>
          </w:rPr>
          <w:tab/>
          <w:t>d "\"If you agree to meet him, he'll show up at your place tomorrow night.\""</w:t>
        </w:r>
      </w:ins>
    </w:p>
    <w:p w14:paraId="786E6A2B" w14:textId="77777777" w:rsidR="00181FFC" w:rsidRPr="00181FFC" w:rsidRDefault="00181FFC" w:rsidP="00181FFC">
      <w:pPr>
        <w:spacing w:line="600" w:lineRule="auto"/>
        <w:jc w:val="left"/>
        <w:rPr>
          <w:ins w:id="20838" w:author="UTENTE" w:date="2020-06-30T19:00:00Z"/>
          <w:rFonts w:ascii="Calibri" w:eastAsia="Calibri" w:hAnsi="Calibri" w:cs="Times New Roman"/>
          <w:lang w:val="en-US"/>
        </w:rPr>
      </w:pPr>
      <w:ins w:id="20839" w:author="UTENTE" w:date="2020-06-30T19:00:00Z">
        <w:r w:rsidRPr="00181FFC">
          <w:rPr>
            <w:rFonts w:ascii="Calibri" w:eastAsia="Calibri" w:hAnsi="Calibri" w:cs="Times New Roman"/>
            <w:lang w:val="en-US"/>
          </w:rPr>
          <w:t>792.</w:t>
        </w:r>
        <w:r w:rsidRPr="00181FFC">
          <w:rPr>
            <w:rFonts w:ascii="Calibri" w:eastAsia="Calibri" w:hAnsi="Calibri" w:cs="Times New Roman"/>
            <w:lang w:val="en-US"/>
          </w:rPr>
          <w:tab/>
          <w:t>d "\"But you have to be alone, and keep the meeting a secret from Luka until after it's over… Those are his conditions.\""</w:t>
        </w:r>
      </w:ins>
    </w:p>
    <w:p w14:paraId="3EEBE9C9" w14:textId="77777777" w:rsidR="00181FFC" w:rsidRPr="00181FFC" w:rsidRDefault="00181FFC" w:rsidP="00181FFC">
      <w:pPr>
        <w:spacing w:line="600" w:lineRule="auto"/>
        <w:jc w:val="left"/>
        <w:rPr>
          <w:ins w:id="20840" w:author="UTENTE" w:date="2020-06-30T19:00:00Z"/>
          <w:rFonts w:ascii="Calibri" w:eastAsia="Calibri" w:hAnsi="Calibri" w:cs="Times New Roman"/>
          <w:lang w:val="en-US"/>
        </w:rPr>
      </w:pPr>
      <w:ins w:id="20841" w:author="UTENTE" w:date="2020-06-30T19:00:00Z">
        <w:r w:rsidRPr="00181FFC">
          <w:rPr>
            <w:rFonts w:ascii="Calibri" w:eastAsia="Calibri" w:hAnsi="Calibri" w:cs="Times New Roman"/>
            <w:lang w:val="en-US"/>
          </w:rPr>
          <w:t>793.</w:t>
        </w:r>
        <w:r w:rsidRPr="00181FFC">
          <w:rPr>
            <w:rFonts w:ascii="Calibri" w:eastAsia="Calibri" w:hAnsi="Calibri" w:cs="Times New Roman"/>
            <w:lang w:val="en-US"/>
          </w:rPr>
          <w:tab/>
          <w:t>mc "\"He doesn't want anything in return?\""</w:t>
        </w:r>
      </w:ins>
    </w:p>
    <w:p w14:paraId="7B7488BA" w14:textId="77777777" w:rsidR="00181FFC" w:rsidRPr="00181FFC" w:rsidRDefault="00181FFC" w:rsidP="00181FFC">
      <w:pPr>
        <w:spacing w:line="600" w:lineRule="auto"/>
        <w:jc w:val="left"/>
        <w:rPr>
          <w:ins w:id="20842" w:author="UTENTE" w:date="2020-06-30T19:00:00Z"/>
          <w:rFonts w:ascii="Calibri" w:eastAsia="Calibri" w:hAnsi="Calibri" w:cs="Times New Roman"/>
          <w:lang w:val="en-US"/>
        </w:rPr>
      </w:pPr>
      <w:ins w:id="20843" w:author="UTENTE" w:date="2020-06-30T19:00:00Z">
        <w:r w:rsidRPr="00181FFC">
          <w:rPr>
            <w:rFonts w:ascii="Calibri" w:eastAsia="Calibri" w:hAnsi="Calibri" w:cs="Times New Roman"/>
            <w:lang w:val="en-US"/>
          </w:rPr>
          <w:t>794.</w:t>
        </w:r>
        <w:r w:rsidRPr="00181FFC">
          <w:rPr>
            <w:rFonts w:ascii="Calibri" w:eastAsia="Calibri" w:hAnsi="Calibri" w:cs="Times New Roman"/>
            <w:lang w:val="en-US"/>
          </w:rPr>
          <w:tab/>
          <w:t>d "\"…I don't know.\""</w:t>
        </w:r>
      </w:ins>
    </w:p>
    <w:p w14:paraId="40AE3710" w14:textId="77777777" w:rsidR="00181FFC" w:rsidRPr="00181FFC" w:rsidRDefault="00181FFC" w:rsidP="00181FFC">
      <w:pPr>
        <w:spacing w:line="600" w:lineRule="auto"/>
        <w:jc w:val="left"/>
        <w:rPr>
          <w:ins w:id="20844" w:author="UTENTE" w:date="2020-06-30T19:00:00Z"/>
          <w:rFonts w:ascii="Calibri" w:eastAsia="Calibri" w:hAnsi="Calibri" w:cs="Times New Roman"/>
          <w:lang w:val="en-US"/>
        </w:rPr>
      </w:pPr>
      <w:ins w:id="20845" w:author="UTENTE" w:date="2020-06-30T19:00:00Z">
        <w:r w:rsidRPr="00181FFC">
          <w:rPr>
            <w:rFonts w:ascii="Calibri" w:eastAsia="Calibri" w:hAnsi="Calibri" w:cs="Times New Roman"/>
            <w:lang w:val="en-US"/>
          </w:rPr>
          <w:t>795.</w:t>
        </w:r>
        <w:r w:rsidRPr="00181FFC">
          <w:rPr>
            <w:rFonts w:ascii="Calibri" w:eastAsia="Calibri" w:hAnsi="Calibri" w:cs="Times New Roman"/>
            <w:lang w:val="en-US"/>
          </w:rPr>
          <w:tab/>
          <w:t>n "He grimaces slightly, shaking his head."</w:t>
        </w:r>
      </w:ins>
    </w:p>
    <w:p w14:paraId="76834570" w14:textId="77777777" w:rsidR="00181FFC" w:rsidRPr="00181FFC" w:rsidRDefault="00181FFC" w:rsidP="00181FFC">
      <w:pPr>
        <w:spacing w:line="600" w:lineRule="auto"/>
        <w:jc w:val="left"/>
        <w:rPr>
          <w:ins w:id="20846" w:author="UTENTE" w:date="2020-06-30T19:00:00Z"/>
          <w:rFonts w:ascii="Calibri" w:eastAsia="Calibri" w:hAnsi="Calibri" w:cs="Times New Roman"/>
          <w:lang w:val="en-US"/>
        </w:rPr>
      </w:pPr>
      <w:ins w:id="20847" w:author="UTENTE" w:date="2020-06-30T19:00:00Z">
        <w:r w:rsidRPr="00181FFC">
          <w:rPr>
            <w:rFonts w:ascii="Calibri" w:eastAsia="Calibri" w:hAnsi="Calibri" w:cs="Times New Roman"/>
            <w:lang w:val="en-US"/>
          </w:rPr>
          <w:t>796.</w:t>
        </w:r>
        <w:r w:rsidRPr="00181FFC">
          <w:rPr>
            <w:rFonts w:ascii="Calibri" w:eastAsia="Calibri" w:hAnsi="Calibri" w:cs="Times New Roman"/>
            <w:lang w:val="en-US"/>
          </w:rPr>
          <w:tab/>
          <w:t>n "It seems crazy that the informant wouldn't give him more details, but –– I guess he's trying to cover his tracks."</w:t>
        </w:r>
      </w:ins>
    </w:p>
    <w:p w14:paraId="250BD7B8" w14:textId="77777777" w:rsidR="00181FFC" w:rsidRPr="00181FFC" w:rsidRDefault="00181FFC" w:rsidP="00181FFC">
      <w:pPr>
        <w:spacing w:line="600" w:lineRule="auto"/>
        <w:jc w:val="left"/>
        <w:rPr>
          <w:ins w:id="20848" w:author="UTENTE" w:date="2020-06-30T19:00:00Z"/>
          <w:rFonts w:ascii="Calibri" w:eastAsia="Calibri" w:hAnsi="Calibri" w:cs="Times New Roman"/>
          <w:lang w:val="en-US"/>
        </w:rPr>
      </w:pPr>
      <w:ins w:id="20849" w:author="UTENTE" w:date="2020-06-30T19:00:00Z">
        <w:r w:rsidRPr="00181FFC">
          <w:rPr>
            <w:rFonts w:ascii="Calibri" w:eastAsia="Calibri" w:hAnsi="Calibri" w:cs="Times New Roman"/>
            <w:lang w:val="en-US"/>
          </w:rPr>
          <w:t>797.</w:t>
        </w:r>
        <w:r w:rsidRPr="00181FFC">
          <w:rPr>
            <w:rFonts w:ascii="Calibri" w:eastAsia="Calibri" w:hAnsi="Calibri" w:cs="Times New Roman"/>
            <w:lang w:val="en-US"/>
          </w:rPr>
          <w:tab/>
          <w:t>n "He even knows my apartment number, though…? {w}That's more than a little creepy."</w:t>
        </w:r>
      </w:ins>
    </w:p>
    <w:p w14:paraId="525F7566" w14:textId="77777777" w:rsidR="00181FFC" w:rsidRPr="00181FFC" w:rsidRDefault="00181FFC" w:rsidP="00181FFC">
      <w:pPr>
        <w:spacing w:line="600" w:lineRule="auto"/>
        <w:jc w:val="left"/>
        <w:rPr>
          <w:ins w:id="20850" w:author="UTENTE" w:date="2020-06-30T19:00:00Z"/>
          <w:rFonts w:ascii="Calibri" w:eastAsia="Calibri" w:hAnsi="Calibri" w:cs="Times New Roman"/>
          <w:lang w:val="en-US"/>
        </w:rPr>
      </w:pPr>
      <w:ins w:id="20851" w:author="UTENTE" w:date="2020-06-30T19:00:00Z">
        <w:r w:rsidRPr="00181FFC">
          <w:rPr>
            <w:rFonts w:ascii="Calibri" w:eastAsia="Calibri" w:hAnsi="Calibri" w:cs="Times New Roman"/>
            <w:lang w:val="en-US"/>
          </w:rPr>
          <w:t>798.</w:t>
        </w:r>
        <w:r w:rsidRPr="00181FFC">
          <w:rPr>
            <w:rFonts w:ascii="Calibri" w:eastAsia="Calibri" w:hAnsi="Calibri" w:cs="Times New Roman"/>
            <w:lang w:val="en-US"/>
          </w:rPr>
          <w:tab/>
          <w:t>mc "\"…\""</w:t>
        </w:r>
      </w:ins>
    </w:p>
    <w:p w14:paraId="3327B5CD" w14:textId="77777777" w:rsidR="00181FFC" w:rsidRPr="00181FFC" w:rsidRDefault="00181FFC" w:rsidP="00181FFC">
      <w:pPr>
        <w:spacing w:line="600" w:lineRule="auto"/>
        <w:jc w:val="left"/>
        <w:rPr>
          <w:ins w:id="20852" w:author="UTENTE" w:date="2020-06-30T19:00:00Z"/>
          <w:rFonts w:ascii="Calibri" w:eastAsia="Calibri" w:hAnsi="Calibri" w:cs="Times New Roman"/>
          <w:lang w:val="en-US"/>
        </w:rPr>
      </w:pPr>
      <w:ins w:id="20853" w:author="UTENTE" w:date="2020-06-30T19:00:00Z">
        <w:r w:rsidRPr="00181FFC">
          <w:rPr>
            <w:rFonts w:ascii="Calibri" w:eastAsia="Calibri" w:hAnsi="Calibri" w:cs="Times New Roman"/>
            <w:lang w:val="en-US"/>
          </w:rPr>
          <w:t>799.</w:t>
        </w:r>
        <w:r w:rsidRPr="00181FFC">
          <w:rPr>
            <w:rFonts w:ascii="Calibri" w:eastAsia="Calibri" w:hAnsi="Calibri" w:cs="Times New Roman"/>
            <w:lang w:val="en-US"/>
          </w:rPr>
          <w:tab/>
          <w:t>n "This could be my one chance –– my only chance to help Luka. {w}To keep my promise."</w:t>
        </w:r>
      </w:ins>
    </w:p>
    <w:p w14:paraId="15765AF5" w14:textId="77777777" w:rsidR="00181FFC" w:rsidRPr="00181FFC" w:rsidRDefault="00181FFC" w:rsidP="00181FFC">
      <w:pPr>
        <w:spacing w:line="600" w:lineRule="auto"/>
        <w:jc w:val="left"/>
        <w:rPr>
          <w:ins w:id="20854" w:author="UTENTE" w:date="2020-06-30T19:00:00Z"/>
          <w:rFonts w:ascii="Calibri" w:eastAsia="Calibri" w:hAnsi="Calibri" w:cs="Times New Roman"/>
          <w:lang w:val="en-US"/>
        </w:rPr>
      </w:pPr>
      <w:ins w:id="20855" w:author="UTENTE" w:date="2020-06-30T19:00:00Z">
        <w:r w:rsidRPr="00181FFC">
          <w:rPr>
            <w:rFonts w:ascii="Calibri" w:eastAsia="Calibri" w:hAnsi="Calibri" w:cs="Times New Roman"/>
            <w:lang w:val="en-US"/>
          </w:rPr>
          <w:t>800.</w:t>
        </w:r>
        <w:r w:rsidRPr="00181FFC">
          <w:rPr>
            <w:rFonts w:ascii="Calibri" w:eastAsia="Calibri" w:hAnsi="Calibri" w:cs="Times New Roman"/>
            <w:lang w:val="en-US"/>
          </w:rPr>
          <w:tab/>
          <w:t>n "But I can't shake the feeling that it's all too easy. {w}What if I'm walking into a trap?" </w:t>
        </w:r>
        <w:r w:rsidRPr="00181FFC">
          <w:rPr>
            <w:rFonts w:ascii="Calibri" w:eastAsia="Calibri" w:hAnsi="Calibri" w:cs="Times New Roman"/>
            <w:lang w:val="en-US"/>
          </w:rPr>
          <w:br w:type="page"/>
        </w:r>
      </w:ins>
    </w:p>
    <w:p w14:paraId="788C288A" w14:textId="77777777" w:rsidR="00181FFC" w:rsidRPr="00181FFC" w:rsidRDefault="00181FFC" w:rsidP="00181FFC">
      <w:pPr>
        <w:spacing w:line="600" w:lineRule="auto"/>
        <w:jc w:val="left"/>
        <w:rPr>
          <w:ins w:id="20856" w:author="UTENTE" w:date="2020-06-30T19:00:00Z"/>
          <w:rFonts w:ascii="Calibri" w:eastAsia="Calibri" w:hAnsi="Calibri" w:cs="Times New Roman"/>
        </w:rPr>
      </w:pPr>
      <w:ins w:id="20857" w:author="UTENTE" w:date="2020-06-30T19:00:00Z">
        <w:r w:rsidRPr="00181FFC">
          <w:rPr>
            <w:rFonts w:ascii="Calibri" w:eastAsia="Calibri" w:hAnsi="Calibri" w:cs="Times New Roman"/>
          </w:rPr>
          <w:lastRenderedPageBreak/>
          <w:t>787.</w:t>
        </w:r>
        <w:r w:rsidRPr="00181FFC">
          <w:rPr>
            <w:rFonts w:ascii="Calibri" w:eastAsia="Calibri" w:hAnsi="Calibri" w:cs="Times New Roman"/>
          </w:rPr>
          <w:tab/>
          <w:t>mc "\"…!\""</w:t>
        </w:r>
      </w:ins>
    </w:p>
    <w:p w14:paraId="33FC3789" w14:textId="77777777" w:rsidR="00181FFC" w:rsidRPr="00181FFC" w:rsidRDefault="00181FFC" w:rsidP="00181FFC">
      <w:pPr>
        <w:spacing w:line="600" w:lineRule="auto"/>
        <w:jc w:val="left"/>
        <w:rPr>
          <w:ins w:id="20858" w:author="UTENTE" w:date="2020-06-30T19:00:00Z"/>
          <w:rFonts w:ascii="Calibri" w:eastAsia="Calibri" w:hAnsi="Calibri" w:cs="Times New Roman"/>
        </w:rPr>
      </w:pPr>
      <w:ins w:id="20859" w:author="UTENTE" w:date="2020-06-30T19:00:00Z">
        <w:r w:rsidRPr="00181FFC">
          <w:rPr>
            <w:rFonts w:ascii="Calibri" w:eastAsia="Calibri" w:hAnsi="Calibri" w:cs="Times New Roman"/>
          </w:rPr>
          <w:t>788.</w:t>
        </w:r>
        <w:r w:rsidRPr="00181FFC">
          <w:rPr>
            <w:rFonts w:ascii="Calibri" w:eastAsia="Calibri" w:hAnsi="Calibri" w:cs="Times New Roman"/>
          </w:rPr>
          <w:tab/>
          <w:t>n "È davvero possibile--?{w} Qualcuno ha capito chi sta cercando di trovare Luka?"</w:t>
        </w:r>
      </w:ins>
    </w:p>
    <w:p w14:paraId="6DEB50EB" w14:textId="77777777" w:rsidR="00181FFC" w:rsidRPr="00181FFC" w:rsidRDefault="00181FFC" w:rsidP="00181FFC">
      <w:pPr>
        <w:spacing w:line="600" w:lineRule="auto"/>
        <w:jc w:val="left"/>
        <w:rPr>
          <w:ins w:id="20860" w:author="UTENTE" w:date="2020-06-30T19:00:00Z"/>
          <w:rFonts w:ascii="Calibri" w:eastAsia="Calibri" w:hAnsi="Calibri" w:cs="Times New Roman"/>
        </w:rPr>
      </w:pPr>
      <w:ins w:id="20861" w:author="UTENTE" w:date="2020-06-30T19:00:00Z">
        <w:r w:rsidRPr="00181FFC">
          <w:rPr>
            <w:rFonts w:ascii="Calibri" w:eastAsia="Calibri" w:hAnsi="Calibri" w:cs="Times New Roman"/>
          </w:rPr>
          <w:t>789.</w:t>
        </w:r>
        <w:r w:rsidRPr="00181FFC">
          <w:rPr>
            <w:rFonts w:ascii="Calibri" w:eastAsia="Calibri" w:hAnsi="Calibri" w:cs="Times New Roman"/>
          </w:rPr>
          <w:tab/>
          <w:t>n "Come se potesse leggermi la mente, Dominic annuisce rigidamente."</w:t>
        </w:r>
      </w:ins>
    </w:p>
    <w:p w14:paraId="778C3284" w14:textId="77777777" w:rsidR="00181FFC" w:rsidRPr="00181FFC" w:rsidRDefault="00181FFC" w:rsidP="00181FFC">
      <w:pPr>
        <w:spacing w:line="600" w:lineRule="auto"/>
        <w:jc w:val="left"/>
        <w:rPr>
          <w:ins w:id="20862" w:author="UTENTE" w:date="2020-06-30T19:00:00Z"/>
          <w:rFonts w:ascii="Calibri" w:eastAsia="Calibri" w:hAnsi="Calibri" w:cs="Times New Roman"/>
        </w:rPr>
      </w:pPr>
      <w:ins w:id="20863" w:author="UTENTE" w:date="2020-06-30T19:00:00Z">
        <w:r w:rsidRPr="00181FFC">
          <w:rPr>
            <w:rFonts w:ascii="Calibri" w:eastAsia="Calibri" w:hAnsi="Calibri" w:cs="Times New Roman"/>
          </w:rPr>
          <w:t>790.</w:t>
        </w:r>
        <w:r w:rsidRPr="00181FFC">
          <w:rPr>
            <w:rFonts w:ascii="Calibri" w:eastAsia="Calibri" w:hAnsi="Calibri" w:cs="Times New Roman"/>
          </w:rPr>
          <w:tab/>
          <w:t>d "\"Lui conosce… molte cose. Persino il tuo indirizzo.\""</w:t>
        </w:r>
      </w:ins>
    </w:p>
    <w:p w14:paraId="587AE890" w14:textId="77777777" w:rsidR="00181FFC" w:rsidRPr="00181FFC" w:rsidRDefault="00181FFC" w:rsidP="00181FFC">
      <w:pPr>
        <w:spacing w:line="600" w:lineRule="auto"/>
        <w:jc w:val="left"/>
        <w:rPr>
          <w:ins w:id="20864" w:author="UTENTE" w:date="2020-06-30T19:00:00Z"/>
          <w:rFonts w:ascii="Calibri" w:eastAsia="Calibri" w:hAnsi="Calibri" w:cs="Times New Roman"/>
        </w:rPr>
      </w:pPr>
      <w:ins w:id="20865" w:author="UTENTE" w:date="2020-06-30T19:00:00Z">
        <w:r w:rsidRPr="00181FFC">
          <w:rPr>
            <w:rFonts w:ascii="Calibri" w:eastAsia="Calibri" w:hAnsi="Calibri" w:cs="Times New Roman"/>
          </w:rPr>
          <w:t>791.</w:t>
        </w:r>
        <w:r w:rsidRPr="00181FFC">
          <w:rPr>
            <w:rFonts w:ascii="Calibri" w:eastAsia="Calibri" w:hAnsi="Calibri" w:cs="Times New Roman"/>
          </w:rPr>
          <w:tab/>
          <w:t>d "\"Se decidi di incontrarlo, verrà al tuo appartamento domani notte.\""</w:t>
        </w:r>
      </w:ins>
    </w:p>
    <w:p w14:paraId="7E38CAD4" w14:textId="77777777" w:rsidR="00181FFC" w:rsidRPr="00181FFC" w:rsidRDefault="00181FFC" w:rsidP="00181FFC">
      <w:pPr>
        <w:spacing w:line="600" w:lineRule="auto"/>
        <w:jc w:val="left"/>
        <w:rPr>
          <w:ins w:id="20866" w:author="UTENTE" w:date="2020-06-30T19:00:00Z"/>
          <w:rFonts w:ascii="Calibri" w:eastAsia="Calibri" w:hAnsi="Calibri" w:cs="Times New Roman"/>
        </w:rPr>
      </w:pPr>
      <w:ins w:id="20867" w:author="UTENTE" w:date="2020-06-30T19:00:00Z">
        <w:r w:rsidRPr="00181FFC">
          <w:rPr>
            <w:rFonts w:ascii="Calibri" w:eastAsia="Calibri" w:hAnsi="Calibri" w:cs="Times New Roman"/>
          </w:rPr>
          <w:t>792.</w:t>
        </w:r>
        <w:r w:rsidRPr="00181FFC">
          <w:rPr>
            <w:rFonts w:ascii="Calibri" w:eastAsia="Calibri" w:hAnsi="Calibri" w:cs="Times New Roman"/>
          </w:rPr>
          <w:tab/>
          <w:t>d "\"Ma devi essere solo e tenere segreto l'incontro a Luka finché non è finito… Queste sono le sue condizioni.\""</w:t>
        </w:r>
      </w:ins>
    </w:p>
    <w:p w14:paraId="63CA2425" w14:textId="77777777" w:rsidR="00181FFC" w:rsidRPr="00181FFC" w:rsidRDefault="00181FFC" w:rsidP="00181FFC">
      <w:pPr>
        <w:spacing w:line="600" w:lineRule="auto"/>
        <w:jc w:val="left"/>
        <w:rPr>
          <w:ins w:id="20868" w:author="UTENTE" w:date="2020-06-30T19:00:00Z"/>
          <w:rFonts w:ascii="Calibri" w:eastAsia="Calibri" w:hAnsi="Calibri" w:cs="Times New Roman"/>
        </w:rPr>
      </w:pPr>
      <w:ins w:id="20869" w:author="UTENTE" w:date="2020-06-30T19:00:00Z">
        <w:r w:rsidRPr="00181FFC">
          <w:rPr>
            <w:rFonts w:ascii="Calibri" w:eastAsia="Calibri" w:hAnsi="Calibri" w:cs="Times New Roman"/>
          </w:rPr>
          <w:t>793.</w:t>
        </w:r>
        <w:r w:rsidRPr="00181FFC">
          <w:rPr>
            <w:rFonts w:ascii="Calibri" w:eastAsia="Calibri" w:hAnsi="Calibri" w:cs="Times New Roman"/>
          </w:rPr>
          <w:tab/>
          <w:t>mc "\"Non vuole niente in cambio?\""</w:t>
        </w:r>
      </w:ins>
    </w:p>
    <w:p w14:paraId="5CD98677" w14:textId="77777777" w:rsidR="00181FFC" w:rsidRPr="00181FFC" w:rsidRDefault="00181FFC" w:rsidP="00181FFC">
      <w:pPr>
        <w:spacing w:line="600" w:lineRule="auto"/>
        <w:jc w:val="left"/>
        <w:rPr>
          <w:ins w:id="20870" w:author="UTENTE" w:date="2020-06-30T19:00:00Z"/>
          <w:rFonts w:ascii="Calibri" w:eastAsia="Calibri" w:hAnsi="Calibri" w:cs="Times New Roman"/>
        </w:rPr>
      </w:pPr>
      <w:ins w:id="20871" w:author="UTENTE" w:date="2020-06-30T19:00:00Z">
        <w:r w:rsidRPr="00181FFC">
          <w:rPr>
            <w:rFonts w:ascii="Calibri" w:eastAsia="Calibri" w:hAnsi="Calibri" w:cs="Times New Roman"/>
          </w:rPr>
          <w:t>794.</w:t>
        </w:r>
        <w:r w:rsidRPr="00181FFC">
          <w:rPr>
            <w:rFonts w:ascii="Calibri" w:eastAsia="Calibri" w:hAnsi="Calibri" w:cs="Times New Roman"/>
          </w:rPr>
          <w:tab/>
          <w:t>d "\"…Non lo so.\""</w:t>
        </w:r>
      </w:ins>
    </w:p>
    <w:p w14:paraId="20087A12" w14:textId="77777777" w:rsidR="00181FFC" w:rsidRPr="00181FFC" w:rsidRDefault="00181FFC" w:rsidP="00181FFC">
      <w:pPr>
        <w:spacing w:line="600" w:lineRule="auto"/>
        <w:jc w:val="left"/>
        <w:rPr>
          <w:ins w:id="20872" w:author="UTENTE" w:date="2020-06-30T19:00:00Z"/>
          <w:rFonts w:ascii="Calibri" w:eastAsia="Calibri" w:hAnsi="Calibri" w:cs="Times New Roman"/>
        </w:rPr>
      </w:pPr>
      <w:ins w:id="20873" w:author="UTENTE" w:date="2020-06-30T19:00:00Z">
        <w:r w:rsidRPr="00181FFC">
          <w:rPr>
            <w:rFonts w:ascii="Calibri" w:eastAsia="Calibri" w:hAnsi="Calibri" w:cs="Times New Roman"/>
          </w:rPr>
          <w:t>795.</w:t>
        </w:r>
        <w:r w:rsidRPr="00181FFC">
          <w:rPr>
            <w:rFonts w:ascii="Calibri" w:eastAsia="Calibri" w:hAnsi="Calibri" w:cs="Times New Roman"/>
          </w:rPr>
          <w:tab/>
          <w:t>n "Fa una leggera smorfia, scuotendo la testa."</w:t>
        </w:r>
      </w:ins>
    </w:p>
    <w:p w14:paraId="003FBB2A" w14:textId="77777777" w:rsidR="00181FFC" w:rsidRPr="00181FFC" w:rsidRDefault="00181FFC" w:rsidP="00181FFC">
      <w:pPr>
        <w:spacing w:line="600" w:lineRule="auto"/>
        <w:jc w:val="left"/>
        <w:rPr>
          <w:ins w:id="20874" w:author="UTENTE" w:date="2020-06-30T19:00:00Z"/>
          <w:rFonts w:ascii="Calibri" w:eastAsia="Calibri" w:hAnsi="Calibri" w:cs="Times New Roman"/>
        </w:rPr>
      </w:pPr>
      <w:ins w:id="20875" w:author="UTENTE" w:date="2020-06-30T19:00:00Z">
        <w:r w:rsidRPr="00181FFC">
          <w:rPr>
            <w:rFonts w:ascii="Calibri" w:eastAsia="Calibri" w:hAnsi="Calibri" w:cs="Times New Roman"/>
          </w:rPr>
          <w:t>796.</w:t>
        </w:r>
        <w:r w:rsidRPr="00181FFC">
          <w:rPr>
            <w:rFonts w:ascii="Calibri" w:eastAsia="Calibri" w:hAnsi="Calibri" w:cs="Times New Roman"/>
          </w:rPr>
          <w:tab/>
          <w:t>n "Mi sembra assurdo che l'informatore non abbia voluto dare più dettagli, ma -- Immagino stia cercando di coprire le proprie tracce."</w:t>
        </w:r>
      </w:ins>
    </w:p>
    <w:p w14:paraId="27FBFDB2" w14:textId="77777777" w:rsidR="00181FFC" w:rsidRPr="00181FFC" w:rsidRDefault="00181FFC" w:rsidP="00181FFC">
      <w:pPr>
        <w:spacing w:line="600" w:lineRule="auto"/>
        <w:jc w:val="left"/>
        <w:rPr>
          <w:ins w:id="20876" w:author="UTENTE" w:date="2020-06-30T19:00:00Z"/>
          <w:rFonts w:ascii="Calibri" w:eastAsia="Calibri" w:hAnsi="Calibri" w:cs="Times New Roman"/>
        </w:rPr>
      </w:pPr>
      <w:ins w:id="20877" w:author="UTENTE" w:date="2020-06-30T19:00:00Z">
        <w:r w:rsidRPr="00181FFC">
          <w:rPr>
            <w:rFonts w:ascii="Calibri" w:eastAsia="Calibri" w:hAnsi="Calibri" w:cs="Times New Roman"/>
          </w:rPr>
          <w:t>797.</w:t>
        </w:r>
        <w:r w:rsidRPr="00181FFC">
          <w:rPr>
            <w:rFonts w:ascii="Calibri" w:eastAsia="Calibri" w:hAnsi="Calibri" w:cs="Times New Roman"/>
          </w:rPr>
          <w:tab/>
          <w:t>n "Conosce persino il mio indirizzo, però…? {w}Questo è più che leggermente inquietante."</w:t>
        </w:r>
      </w:ins>
    </w:p>
    <w:p w14:paraId="09405B6D" w14:textId="77777777" w:rsidR="00181FFC" w:rsidRPr="00181FFC" w:rsidRDefault="00181FFC" w:rsidP="00181FFC">
      <w:pPr>
        <w:spacing w:line="600" w:lineRule="auto"/>
        <w:jc w:val="left"/>
        <w:rPr>
          <w:ins w:id="20878" w:author="UTENTE" w:date="2020-06-30T19:00:00Z"/>
          <w:rFonts w:ascii="Calibri" w:eastAsia="Calibri" w:hAnsi="Calibri" w:cs="Times New Roman"/>
        </w:rPr>
      </w:pPr>
      <w:ins w:id="20879" w:author="UTENTE" w:date="2020-06-30T19:00:00Z">
        <w:r w:rsidRPr="00181FFC">
          <w:rPr>
            <w:rFonts w:ascii="Calibri" w:eastAsia="Calibri" w:hAnsi="Calibri" w:cs="Times New Roman"/>
          </w:rPr>
          <w:t>798.</w:t>
        </w:r>
        <w:r w:rsidRPr="00181FFC">
          <w:rPr>
            <w:rFonts w:ascii="Calibri" w:eastAsia="Calibri" w:hAnsi="Calibri" w:cs="Times New Roman"/>
          </w:rPr>
          <w:tab/>
          <w:t>mc "\"…\""</w:t>
        </w:r>
      </w:ins>
    </w:p>
    <w:p w14:paraId="05002A96" w14:textId="77777777" w:rsidR="00181FFC" w:rsidRPr="00181FFC" w:rsidRDefault="00181FFC" w:rsidP="00181FFC">
      <w:pPr>
        <w:spacing w:line="600" w:lineRule="auto"/>
        <w:jc w:val="left"/>
        <w:rPr>
          <w:ins w:id="20880" w:author="UTENTE" w:date="2020-06-30T19:00:00Z"/>
          <w:rFonts w:ascii="Calibri" w:eastAsia="Calibri" w:hAnsi="Calibri" w:cs="Times New Roman"/>
          <w:rPrChange w:id="20881" w:author="UTENTE" w:date="2020-06-30T19:00:00Z">
            <w:rPr>
              <w:ins w:id="20882" w:author="UTENTE" w:date="2020-06-30T19:00:00Z"/>
              <w:rFonts w:ascii="Calibri" w:eastAsia="Calibri" w:hAnsi="Calibri" w:cs="Times New Roman"/>
              <w:lang w:val="en-US"/>
            </w:rPr>
          </w:rPrChange>
        </w:rPr>
      </w:pPr>
      <w:ins w:id="20883" w:author="UTENTE" w:date="2020-06-30T19:00:00Z">
        <w:r w:rsidRPr="00181FFC">
          <w:rPr>
            <w:rFonts w:ascii="Calibri" w:eastAsia="Calibri" w:hAnsi="Calibri" w:cs="Times New Roman"/>
          </w:rPr>
          <w:t>799.</w:t>
        </w:r>
        <w:r w:rsidRPr="00181FFC">
          <w:rPr>
            <w:rFonts w:ascii="Calibri" w:eastAsia="Calibri" w:hAnsi="Calibri" w:cs="Times New Roman"/>
          </w:rPr>
          <w:tab/>
          <w:t xml:space="preserve">n "Questa potrebbe essere la mia chance -- la mia unica chance di aiutare Luka. </w:t>
        </w:r>
        <w:r w:rsidRPr="00181FFC">
          <w:rPr>
            <w:rFonts w:ascii="Calibri" w:eastAsia="Calibri" w:hAnsi="Calibri" w:cs="Times New Roman"/>
            <w:rPrChange w:id="20884" w:author="UTENTE" w:date="2020-06-30T19:00:00Z">
              <w:rPr>
                <w:rFonts w:ascii="Calibri" w:eastAsia="Calibri" w:hAnsi="Calibri" w:cs="Times New Roman"/>
                <w:lang w:val="en-US"/>
              </w:rPr>
            </w:rPrChange>
          </w:rPr>
          <w:t>{w}Per mantenere la mia promessa."</w:t>
        </w:r>
      </w:ins>
    </w:p>
    <w:p w14:paraId="726E62A1" w14:textId="77777777" w:rsidR="00181FFC" w:rsidRPr="00181FFC" w:rsidRDefault="00181FFC" w:rsidP="00181FFC">
      <w:pPr>
        <w:spacing w:line="600" w:lineRule="auto"/>
        <w:jc w:val="left"/>
        <w:rPr>
          <w:ins w:id="20885" w:author="UTENTE" w:date="2020-06-30T19:00:00Z"/>
          <w:rFonts w:ascii="Calibri" w:eastAsia="Calibri" w:hAnsi="Calibri" w:cs="Times New Roman"/>
          <w:lang w:val="en-US"/>
        </w:rPr>
      </w:pPr>
      <w:ins w:id="20886" w:author="UTENTE" w:date="2020-06-30T19:00:00Z">
        <w:r w:rsidRPr="00181FFC">
          <w:rPr>
            <w:rFonts w:ascii="Calibri" w:eastAsia="Calibri" w:hAnsi="Calibri" w:cs="Times New Roman"/>
          </w:rPr>
          <w:t>800.</w:t>
        </w:r>
        <w:r w:rsidRPr="00181FFC">
          <w:rPr>
            <w:rFonts w:ascii="Calibri" w:eastAsia="Calibri" w:hAnsi="Calibri" w:cs="Times New Roman"/>
          </w:rPr>
          <w:tab/>
          <w:t xml:space="preserve">n "Ma non riesco a levarmi di dosso la sensazione che sia tutto troppo facile. </w:t>
        </w:r>
        <w:r w:rsidRPr="00181FFC">
          <w:rPr>
            <w:rFonts w:ascii="Calibri" w:eastAsia="Calibri" w:hAnsi="Calibri" w:cs="Times New Roman"/>
            <w:lang w:val="en-US"/>
          </w:rPr>
          <w:t>{w}E se stessi andando incontro a una trappola?"</w:t>
        </w:r>
        <w:r w:rsidRPr="00181FFC">
          <w:rPr>
            <w:rFonts w:ascii="Calibri" w:eastAsia="Calibri" w:hAnsi="Calibri" w:cs="Times New Roman"/>
            <w:lang w:val="en-US"/>
          </w:rPr>
          <w:br w:type="page"/>
        </w:r>
      </w:ins>
    </w:p>
    <w:p w14:paraId="0FCAA5CA" w14:textId="77777777" w:rsidR="00181FFC" w:rsidRPr="00181FFC" w:rsidRDefault="00181FFC" w:rsidP="00181FFC">
      <w:pPr>
        <w:spacing w:line="600" w:lineRule="auto"/>
        <w:jc w:val="left"/>
        <w:rPr>
          <w:ins w:id="20887" w:author="UTENTE" w:date="2020-06-30T19:00:00Z"/>
          <w:rFonts w:ascii="Calibri" w:eastAsia="Calibri" w:hAnsi="Calibri" w:cs="Times New Roman"/>
          <w:lang w:val="en-US"/>
        </w:rPr>
      </w:pPr>
      <w:ins w:id="20888" w:author="UTENTE" w:date="2020-06-30T19:00:00Z">
        <w:r w:rsidRPr="00181FFC">
          <w:rPr>
            <w:rFonts w:ascii="Calibri" w:eastAsia="Calibri" w:hAnsi="Calibri" w:cs="Times New Roman"/>
            <w:lang w:val="en-US"/>
          </w:rPr>
          <w:lastRenderedPageBreak/>
          <w:t>801.</w:t>
        </w:r>
        <w:r w:rsidRPr="00181FFC">
          <w:rPr>
            <w:rFonts w:ascii="Calibri" w:eastAsia="Calibri" w:hAnsi="Calibri" w:cs="Times New Roman"/>
            <w:lang w:val="en-US"/>
          </w:rPr>
          <w:tab/>
          <w:t>n "A hundred thoughts race through my head, logic clashing with impulse, until I realize it's no use trying to reason things out."</w:t>
        </w:r>
      </w:ins>
    </w:p>
    <w:p w14:paraId="6C46EE0D" w14:textId="77777777" w:rsidR="00181FFC" w:rsidRPr="00181FFC" w:rsidRDefault="00181FFC" w:rsidP="00181FFC">
      <w:pPr>
        <w:spacing w:line="600" w:lineRule="auto"/>
        <w:jc w:val="left"/>
        <w:rPr>
          <w:ins w:id="20889" w:author="UTENTE" w:date="2020-06-30T19:00:00Z"/>
          <w:rFonts w:ascii="Calibri" w:eastAsia="Calibri" w:hAnsi="Calibri" w:cs="Times New Roman"/>
          <w:lang w:val="en-US"/>
        </w:rPr>
      </w:pPr>
      <w:ins w:id="20890" w:author="UTENTE" w:date="2020-06-30T19:00:00Z">
        <w:r w:rsidRPr="00181FFC">
          <w:rPr>
            <w:rFonts w:ascii="Calibri" w:eastAsia="Calibri" w:hAnsi="Calibri" w:cs="Times New Roman"/>
            <w:lang w:val="en-US"/>
          </w:rPr>
          <w:t>802.</w:t>
        </w:r>
        <w:r w:rsidRPr="00181FFC">
          <w:rPr>
            <w:rFonts w:ascii="Calibri" w:eastAsia="Calibri" w:hAnsi="Calibri" w:cs="Times New Roman"/>
            <w:lang w:val="en-US"/>
          </w:rPr>
          <w:tab/>
          <w:t>n "Taking a deep breath, I focus on my gut feeling, and finally decide…"</w:t>
        </w:r>
      </w:ins>
    </w:p>
    <w:p w14:paraId="78276759" w14:textId="77777777" w:rsidR="00181FFC" w:rsidRPr="00181FFC" w:rsidRDefault="00181FFC" w:rsidP="00181FFC">
      <w:pPr>
        <w:spacing w:line="600" w:lineRule="auto"/>
        <w:jc w:val="left"/>
        <w:rPr>
          <w:ins w:id="20891" w:author="UTENTE" w:date="2020-06-30T19:00:00Z"/>
          <w:rFonts w:ascii="Calibri" w:eastAsia="Calibri" w:hAnsi="Calibri" w:cs="Times New Roman"/>
          <w:lang w:val="en-US"/>
        </w:rPr>
      </w:pPr>
      <w:ins w:id="20892" w:author="UTENTE" w:date="2020-06-30T19:00:00Z">
        <w:r w:rsidRPr="00181FFC">
          <w:rPr>
            <w:rFonts w:ascii="Calibri" w:eastAsia="Calibri" w:hAnsi="Calibri" w:cs="Times New Roman"/>
            <w:lang w:val="en-US"/>
          </w:rPr>
          <w:t>803.</w:t>
        </w:r>
        <w:r w:rsidRPr="00181FFC">
          <w:rPr>
            <w:rFonts w:ascii="Calibri" w:eastAsia="Calibri" w:hAnsi="Calibri" w:cs="Times New Roman"/>
            <w:lang w:val="en-US"/>
          </w:rPr>
          <w:tab/>
          <w:t>old "I'll meet with him"</w:t>
        </w:r>
      </w:ins>
    </w:p>
    <w:p w14:paraId="1AB4C0A3" w14:textId="77777777" w:rsidR="00181FFC" w:rsidRPr="00181FFC" w:rsidRDefault="00181FFC" w:rsidP="00181FFC">
      <w:pPr>
        <w:spacing w:line="600" w:lineRule="auto"/>
        <w:jc w:val="left"/>
        <w:rPr>
          <w:ins w:id="20893" w:author="UTENTE" w:date="2020-06-30T19:00:00Z"/>
          <w:rFonts w:ascii="Calibri" w:eastAsia="Calibri" w:hAnsi="Calibri" w:cs="Times New Roman"/>
          <w:lang w:val="en-US"/>
        </w:rPr>
      </w:pPr>
      <w:ins w:id="20894" w:author="UTENTE" w:date="2020-06-30T19:00:00Z">
        <w:r w:rsidRPr="00181FFC">
          <w:rPr>
            <w:rFonts w:ascii="Calibri" w:eastAsia="Calibri" w:hAnsi="Calibri" w:cs="Times New Roman"/>
            <w:lang w:val="en-US"/>
          </w:rPr>
          <w:t>804.</w:t>
        </w:r>
        <w:r w:rsidRPr="00181FFC">
          <w:rPr>
            <w:rFonts w:ascii="Calibri" w:eastAsia="Calibri" w:hAnsi="Calibri" w:cs="Times New Roman"/>
            <w:lang w:val="en-US"/>
          </w:rPr>
          <w:tab/>
          <w:t>old "It's too dangerous"</w:t>
        </w:r>
      </w:ins>
    </w:p>
    <w:p w14:paraId="234EF812" w14:textId="77777777" w:rsidR="00181FFC" w:rsidRPr="00181FFC" w:rsidRDefault="00181FFC" w:rsidP="00181FFC">
      <w:pPr>
        <w:spacing w:line="600" w:lineRule="auto"/>
        <w:jc w:val="left"/>
        <w:rPr>
          <w:ins w:id="20895" w:author="UTENTE" w:date="2020-06-30T19:00:00Z"/>
          <w:rFonts w:ascii="Calibri" w:eastAsia="Calibri" w:hAnsi="Calibri" w:cs="Times New Roman"/>
          <w:lang w:val="en-US"/>
        </w:rPr>
      </w:pPr>
      <w:ins w:id="20896" w:author="UTENTE" w:date="2020-06-30T19:00:00Z">
        <w:r w:rsidRPr="00181FFC">
          <w:rPr>
            <w:rFonts w:ascii="Calibri" w:eastAsia="Calibri" w:hAnsi="Calibri" w:cs="Times New Roman"/>
            <w:lang w:val="en-US"/>
          </w:rPr>
          <w:t>805.</w:t>
        </w:r>
        <w:r w:rsidRPr="00181FFC">
          <w:rPr>
            <w:rFonts w:ascii="Calibri" w:eastAsia="Calibri" w:hAnsi="Calibri" w:cs="Times New Roman"/>
            <w:lang w:val="en-US"/>
          </w:rPr>
          <w:tab/>
          <w:t>n "…I have to take this chance."</w:t>
        </w:r>
      </w:ins>
    </w:p>
    <w:p w14:paraId="278F8FA0" w14:textId="77777777" w:rsidR="00181FFC" w:rsidRPr="00181FFC" w:rsidRDefault="00181FFC" w:rsidP="00181FFC">
      <w:pPr>
        <w:spacing w:line="600" w:lineRule="auto"/>
        <w:jc w:val="left"/>
        <w:rPr>
          <w:ins w:id="20897" w:author="UTENTE" w:date="2020-06-30T19:00:00Z"/>
          <w:rFonts w:ascii="Calibri" w:eastAsia="Calibri" w:hAnsi="Calibri" w:cs="Times New Roman"/>
          <w:lang w:val="en-US"/>
        </w:rPr>
      </w:pPr>
      <w:ins w:id="20898" w:author="UTENTE" w:date="2020-06-30T19:00:00Z">
        <w:r w:rsidRPr="00181FFC">
          <w:rPr>
            <w:rFonts w:ascii="Calibri" w:eastAsia="Calibri" w:hAnsi="Calibri" w:cs="Times New Roman"/>
            <w:lang w:val="en-US"/>
          </w:rPr>
          <w:t>806.</w:t>
        </w:r>
        <w:r w:rsidRPr="00181FFC">
          <w:rPr>
            <w:rFonts w:ascii="Calibri" w:eastAsia="Calibri" w:hAnsi="Calibri" w:cs="Times New Roman"/>
            <w:lang w:val="en-US"/>
          </w:rPr>
          <w:tab/>
          <w:t>n "Maybe I'm a fool, and maybe I'll regret it, but I know I'd regret passing it up even more."</w:t>
        </w:r>
      </w:ins>
    </w:p>
    <w:p w14:paraId="4985B2BC" w14:textId="77777777" w:rsidR="00181FFC" w:rsidRPr="00181FFC" w:rsidRDefault="00181FFC" w:rsidP="00181FFC">
      <w:pPr>
        <w:spacing w:line="600" w:lineRule="auto"/>
        <w:jc w:val="left"/>
        <w:rPr>
          <w:ins w:id="20899" w:author="UTENTE" w:date="2020-06-30T19:00:00Z"/>
          <w:rFonts w:ascii="Calibri" w:eastAsia="Calibri" w:hAnsi="Calibri" w:cs="Times New Roman"/>
          <w:lang w:val="en-US"/>
        </w:rPr>
      </w:pPr>
      <w:ins w:id="20900" w:author="UTENTE" w:date="2020-06-30T19:00:00Z">
        <w:r w:rsidRPr="00181FFC">
          <w:rPr>
            <w:rFonts w:ascii="Calibri" w:eastAsia="Calibri" w:hAnsi="Calibri" w:cs="Times New Roman"/>
            <w:lang w:val="en-US"/>
          </w:rPr>
          <w:t>807.</w:t>
        </w:r>
        <w:r w:rsidRPr="00181FFC">
          <w:rPr>
            <w:rFonts w:ascii="Calibri" w:eastAsia="Calibri" w:hAnsi="Calibri" w:cs="Times New Roman"/>
            <w:lang w:val="en-US"/>
          </w:rPr>
          <w:tab/>
          <w:t>mc "\"Fine. I'll meet him tomorrow night.\""</w:t>
        </w:r>
      </w:ins>
    </w:p>
    <w:p w14:paraId="2926A652" w14:textId="77777777" w:rsidR="00181FFC" w:rsidRPr="00181FFC" w:rsidRDefault="00181FFC" w:rsidP="00181FFC">
      <w:pPr>
        <w:spacing w:line="600" w:lineRule="auto"/>
        <w:jc w:val="left"/>
        <w:rPr>
          <w:ins w:id="20901" w:author="UTENTE" w:date="2020-06-30T19:00:00Z"/>
          <w:rFonts w:ascii="Calibri" w:eastAsia="Calibri" w:hAnsi="Calibri" w:cs="Times New Roman"/>
          <w:lang w:val="en-US"/>
        </w:rPr>
      </w:pPr>
      <w:ins w:id="20902" w:author="UTENTE" w:date="2020-06-30T19:00:00Z">
        <w:r w:rsidRPr="00181FFC">
          <w:rPr>
            <w:rFonts w:ascii="Calibri" w:eastAsia="Calibri" w:hAnsi="Calibri" w:cs="Times New Roman"/>
            <w:lang w:val="en-US"/>
          </w:rPr>
          <w:t>808.</w:t>
        </w:r>
        <w:r w:rsidRPr="00181FFC">
          <w:rPr>
            <w:rFonts w:ascii="Calibri" w:eastAsia="Calibri" w:hAnsi="Calibri" w:cs="Times New Roman"/>
            <w:lang w:val="en-US"/>
          </w:rPr>
          <w:tab/>
          <w:t>d "\"…\""</w:t>
        </w:r>
      </w:ins>
    </w:p>
    <w:p w14:paraId="4AC77154" w14:textId="77777777" w:rsidR="00181FFC" w:rsidRPr="00181FFC" w:rsidRDefault="00181FFC" w:rsidP="00181FFC">
      <w:pPr>
        <w:spacing w:line="600" w:lineRule="auto"/>
        <w:jc w:val="left"/>
        <w:rPr>
          <w:ins w:id="20903" w:author="UTENTE" w:date="2020-06-30T19:00:00Z"/>
          <w:rFonts w:ascii="Calibri" w:eastAsia="Calibri" w:hAnsi="Calibri" w:cs="Times New Roman"/>
          <w:lang w:val="en-US"/>
        </w:rPr>
      </w:pPr>
      <w:ins w:id="20904" w:author="UTENTE" w:date="2020-06-30T19:00:00Z">
        <w:r w:rsidRPr="00181FFC">
          <w:rPr>
            <w:rFonts w:ascii="Calibri" w:eastAsia="Calibri" w:hAnsi="Calibri" w:cs="Times New Roman"/>
            <w:lang w:val="en-US"/>
          </w:rPr>
          <w:t>809.</w:t>
        </w:r>
        <w:r w:rsidRPr="00181FFC">
          <w:rPr>
            <w:rFonts w:ascii="Calibri" w:eastAsia="Calibri" w:hAnsi="Calibri" w:cs="Times New Roman"/>
            <w:lang w:val="en-US"/>
          </w:rPr>
          <w:tab/>
          <w:t>n "For a split second, Dominic stiffens."</w:t>
        </w:r>
      </w:ins>
    </w:p>
    <w:p w14:paraId="60537FAD" w14:textId="77777777" w:rsidR="00181FFC" w:rsidRPr="00181FFC" w:rsidRDefault="00181FFC" w:rsidP="00181FFC">
      <w:pPr>
        <w:spacing w:line="600" w:lineRule="auto"/>
        <w:jc w:val="left"/>
        <w:rPr>
          <w:ins w:id="20905" w:author="UTENTE" w:date="2020-06-30T19:00:00Z"/>
          <w:rFonts w:ascii="Calibri" w:eastAsia="Calibri" w:hAnsi="Calibri" w:cs="Times New Roman"/>
          <w:lang w:val="en-US"/>
        </w:rPr>
      </w:pPr>
      <w:ins w:id="20906" w:author="UTENTE" w:date="2020-06-30T19:00:00Z">
        <w:r w:rsidRPr="00181FFC">
          <w:rPr>
            <w:rFonts w:ascii="Calibri" w:eastAsia="Calibri" w:hAnsi="Calibri" w:cs="Times New Roman"/>
            <w:lang w:val="en-US"/>
          </w:rPr>
          <w:t>810.</w:t>
        </w:r>
        <w:r w:rsidRPr="00181FFC">
          <w:rPr>
            <w:rFonts w:ascii="Calibri" w:eastAsia="Calibri" w:hAnsi="Calibri" w:cs="Times New Roman"/>
            <w:lang w:val="en-US"/>
          </w:rPr>
          <w:tab/>
          <w:t>n "But a moment later, he gives me another nod, turning his face away a little."</w:t>
        </w:r>
      </w:ins>
    </w:p>
    <w:p w14:paraId="7E55F9B8" w14:textId="77777777" w:rsidR="00181FFC" w:rsidRPr="00181FFC" w:rsidRDefault="00181FFC" w:rsidP="00181FFC">
      <w:pPr>
        <w:spacing w:line="600" w:lineRule="auto"/>
        <w:jc w:val="left"/>
        <w:rPr>
          <w:ins w:id="20907" w:author="UTENTE" w:date="2020-06-30T19:00:00Z"/>
          <w:rFonts w:ascii="Calibri" w:eastAsia="Calibri" w:hAnsi="Calibri" w:cs="Times New Roman"/>
          <w:lang w:val="en-US"/>
        </w:rPr>
      </w:pPr>
      <w:ins w:id="20908" w:author="UTENTE" w:date="2020-06-30T19:00:00Z">
        <w:r w:rsidRPr="00181FFC">
          <w:rPr>
            <w:rFonts w:ascii="Calibri" w:eastAsia="Calibri" w:hAnsi="Calibri" w:cs="Times New Roman"/>
            <w:lang w:val="en-US"/>
          </w:rPr>
          <w:t>811.</w:t>
        </w:r>
        <w:r w:rsidRPr="00181FFC">
          <w:rPr>
            <w:rFonts w:ascii="Calibri" w:eastAsia="Calibri" w:hAnsi="Calibri" w:cs="Times New Roman"/>
            <w:lang w:val="en-US"/>
          </w:rPr>
          <w:tab/>
          <w:t>d "\"Got it.\""</w:t>
        </w:r>
      </w:ins>
    </w:p>
    <w:p w14:paraId="4359FAEF" w14:textId="77777777" w:rsidR="00181FFC" w:rsidRPr="00181FFC" w:rsidRDefault="00181FFC" w:rsidP="00181FFC">
      <w:pPr>
        <w:spacing w:line="600" w:lineRule="auto"/>
        <w:jc w:val="left"/>
        <w:rPr>
          <w:ins w:id="20909" w:author="UTENTE" w:date="2020-06-30T19:00:00Z"/>
          <w:rFonts w:ascii="Calibri" w:eastAsia="Calibri" w:hAnsi="Calibri" w:cs="Times New Roman"/>
          <w:lang w:val="en-US"/>
        </w:rPr>
      </w:pPr>
      <w:ins w:id="20910" w:author="UTENTE" w:date="2020-06-30T19:00:00Z">
        <w:r w:rsidRPr="00181FFC">
          <w:rPr>
            <w:rFonts w:ascii="Calibri" w:eastAsia="Calibri" w:hAnsi="Calibri" w:cs="Times New Roman"/>
            <w:lang w:val="en-US"/>
          </w:rPr>
          <w:t>812.</w:t>
        </w:r>
        <w:r w:rsidRPr="00181FFC">
          <w:rPr>
            <w:rFonts w:ascii="Calibri" w:eastAsia="Calibri" w:hAnsi="Calibri" w:cs="Times New Roman"/>
            <w:lang w:val="en-US"/>
          </w:rPr>
          <w:tab/>
          <w:t>d "\"I'll let him know.\""</w:t>
        </w:r>
      </w:ins>
    </w:p>
    <w:p w14:paraId="6DFC7CA9" w14:textId="77777777" w:rsidR="00181FFC" w:rsidRPr="00181FFC" w:rsidRDefault="00181FFC" w:rsidP="00181FFC">
      <w:pPr>
        <w:spacing w:line="600" w:lineRule="auto"/>
        <w:jc w:val="left"/>
        <w:rPr>
          <w:ins w:id="20911" w:author="UTENTE" w:date="2020-06-30T19:00:00Z"/>
          <w:rFonts w:ascii="Calibri" w:eastAsia="Calibri" w:hAnsi="Calibri" w:cs="Times New Roman"/>
          <w:lang w:val="en-US"/>
        </w:rPr>
      </w:pPr>
      <w:ins w:id="20912" w:author="UTENTE" w:date="2020-06-30T19:00:00Z">
        <w:r w:rsidRPr="00181FFC">
          <w:rPr>
            <w:rFonts w:ascii="Calibri" w:eastAsia="Calibri" w:hAnsi="Calibri" w:cs="Times New Roman"/>
            <w:lang w:val="en-US"/>
          </w:rPr>
          <w:t>813.</w:t>
        </w:r>
        <w:r w:rsidRPr="00181FFC">
          <w:rPr>
            <w:rFonts w:ascii="Calibri" w:eastAsia="Calibri" w:hAnsi="Calibri" w:cs="Times New Roman"/>
            <w:lang w:val="en-US"/>
          </w:rPr>
          <w:tab/>
          <w:t>n "Even though I want to say yes, to get my hands on the information Luka's been searching for all this time…"</w:t>
        </w:r>
      </w:ins>
    </w:p>
    <w:p w14:paraId="0A47576F" w14:textId="77777777" w:rsidR="00181FFC" w:rsidRPr="00181FFC" w:rsidRDefault="00181FFC" w:rsidP="00181FFC">
      <w:pPr>
        <w:spacing w:line="600" w:lineRule="auto"/>
        <w:jc w:val="left"/>
        <w:rPr>
          <w:ins w:id="20913" w:author="UTENTE" w:date="2020-06-30T19:00:00Z"/>
          <w:rFonts w:ascii="Calibri" w:eastAsia="Calibri" w:hAnsi="Calibri" w:cs="Times New Roman"/>
          <w:lang w:val="en-US"/>
        </w:rPr>
      </w:pPr>
      <w:ins w:id="20914" w:author="UTENTE" w:date="2020-06-30T19:00:00Z">
        <w:r w:rsidRPr="00181FFC">
          <w:rPr>
            <w:rFonts w:ascii="Calibri" w:eastAsia="Calibri" w:hAnsi="Calibri" w:cs="Times New Roman"/>
            <w:lang w:val="en-US"/>
          </w:rPr>
          <w:t>814.</w:t>
        </w:r>
        <w:r w:rsidRPr="00181FFC">
          <w:rPr>
            <w:rFonts w:ascii="Calibri" w:eastAsia="Calibri" w:hAnsi="Calibri" w:cs="Times New Roman"/>
            <w:lang w:val="en-US"/>
          </w:rPr>
          <w:tab/>
          <w:t>n "Isaac's words flash back through my mind."</w:t>
        </w:r>
        <w:r w:rsidRPr="00181FFC">
          <w:rPr>
            <w:rFonts w:ascii="Calibri" w:eastAsia="Calibri" w:hAnsi="Calibri" w:cs="Times New Roman"/>
            <w:lang w:val="en-US"/>
          </w:rPr>
          <w:br w:type="page"/>
        </w:r>
      </w:ins>
    </w:p>
    <w:p w14:paraId="6DF1F07F" w14:textId="77777777" w:rsidR="00181FFC" w:rsidRPr="00181FFC" w:rsidRDefault="00181FFC" w:rsidP="00181FFC">
      <w:pPr>
        <w:spacing w:line="600" w:lineRule="auto"/>
        <w:jc w:val="left"/>
        <w:rPr>
          <w:ins w:id="20915" w:author="UTENTE" w:date="2020-06-30T19:00:00Z"/>
          <w:rFonts w:ascii="Calibri" w:eastAsia="Calibri" w:hAnsi="Calibri" w:cs="Times New Roman"/>
        </w:rPr>
      </w:pPr>
      <w:ins w:id="20916" w:author="UTENTE" w:date="2020-06-30T19:00:00Z">
        <w:r w:rsidRPr="00181FFC">
          <w:rPr>
            <w:rFonts w:ascii="Calibri" w:eastAsia="Calibri" w:hAnsi="Calibri" w:cs="Times New Roman"/>
          </w:rPr>
          <w:lastRenderedPageBreak/>
          <w:t>801.</w:t>
        </w:r>
        <w:r w:rsidRPr="00181FFC">
          <w:rPr>
            <w:rFonts w:ascii="Calibri" w:eastAsia="Calibri" w:hAnsi="Calibri" w:cs="Times New Roman"/>
          </w:rPr>
          <w:tab/>
          <w:t>n "Centinaia di pensieri vorticano nella mia testa, la logica si scontra con l'impulso, finché non mi rendo conto che non ha senso cercare di razionalizzare tutto."</w:t>
        </w:r>
      </w:ins>
    </w:p>
    <w:p w14:paraId="75A43AA9" w14:textId="77777777" w:rsidR="00181FFC" w:rsidRPr="00181FFC" w:rsidRDefault="00181FFC" w:rsidP="00181FFC">
      <w:pPr>
        <w:spacing w:line="600" w:lineRule="auto"/>
        <w:jc w:val="left"/>
        <w:rPr>
          <w:ins w:id="20917" w:author="UTENTE" w:date="2020-06-30T19:00:00Z"/>
          <w:rFonts w:ascii="Calibri" w:eastAsia="Calibri" w:hAnsi="Calibri" w:cs="Times New Roman"/>
        </w:rPr>
      </w:pPr>
      <w:ins w:id="20918" w:author="UTENTE" w:date="2020-06-30T19:00:00Z">
        <w:r w:rsidRPr="00181FFC">
          <w:rPr>
            <w:rFonts w:ascii="Calibri" w:eastAsia="Calibri" w:hAnsi="Calibri" w:cs="Times New Roman"/>
          </w:rPr>
          <w:t>802.</w:t>
        </w:r>
        <w:r w:rsidRPr="00181FFC">
          <w:rPr>
            <w:rFonts w:ascii="Calibri" w:eastAsia="Calibri" w:hAnsi="Calibri" w:cs="Times New Roman"/>
          </w:rPr>
          <w:tab/>
          <w:t>n "Prendendo un respiro profondo, mi concentro sul mio istinto e finalmente decido…"</w:t>
        </w:r>
      </w:ins>
    </w:p>
    <w:p w14:paraId="386B4F6B" w14:textId="77777777" w:rsidR="00181FFC" w:rsidRPr="00181FFC" w:rsidRDefault="00181FFC" w:rsidP="00181FFC">
      <w:pPr>
        <w:spacing w:line="600" w:lineRule="auto"/>
        <w:jc w:val="left"/>
        <w:rPr>
          <w:ins w:id="20919" w:author="UTENTE" w:date="2020-06-30T19:00:00Z"/>
          <w:rFonts w:ascii="Calibri" w:eastAsia="Calibri" w:hAnsi="Calibri" w:cs="Times New Roman"/>
        </w:rPr>
      </w:pPr>
      <w:ins w:id="20920" w:author="UTENTE" w:date="2020-06-30T19:00:00Z">
        <w:r w:rsidRPr="00181FFC">
          <w:rPr>
            <w:rFonts w:ascii="Calibri" w:eastAsia="Calibri" w:hAnsi="Calibri" w:cs="Times New Roman"/>
          </w:rPr>
          <w:t>803.</w:t>
        </w:r>
        <w:r w:rsidRPr="00181FFC">
          <w:rPr>
            <w:rFonts w:ascii="Calibri" w:eastAsia="Calibri" w:hAnsi="Calibri" w:cs="Times New Roman"/>
          </w:rPr>
          <w:tab/>
          <w:t>new "Lo incontrerò"</w:t>
        </w:r>
      </w:ins>
    </w:p>
    <w:p w14:paraId="07D2969D" w14:textId="77777777" w:rsidR="00181FFC" w:rsidRPr="00181FFC" w:rsidRDefault="00181FFC" w:rsidP="00181FFC">
      <w:pPr>
        <w:spacing w:line="600" w:lineRule="auto"/>
        <w:jc w:val="left"/>
        <w:rPr>
          <w:ins w:id="20921" w:author="UTENTE" w:date="2020-06-30T19:00:00Z"/>
          <w:rFonts w:ascii="Calibri" w:eastAsia="Calibri" w:hAnsi="Calibri" w:cs="Times New Roman"/>
        </w:rPr>
      </w:pPr>
      <w:ins w:id="20922" w:author="UTENTE" w:date="2020-06-30T19:00:00Z">
        <w:r w:rsidRPr="00181FFC">
          <w:rPr>
            <w:rFonts w:ascii="Calibri" w:eastAsia="Calibri" w:hAnsi="Calibri" w:cs="Times New Roman"/>
          </w:rPr>
          <w:t>804.</w:t>
        </w:r>
        <w:r w:rsidRPr="00181FFC">
          <w:rPr>
            <w:rFonts w:ascii="Calibri" w:eastAsia="Calibri" w:hAnsi="Calibri" w:cs="Times New Roman"/>
          </w:rPr>
          <w:tab/>
          <w:t>new "È troppo pericoloso"</w:t>
        </w:r>
      </w:ins>
    </w:p>
    <w:p w14:paraId="34E8B73D" w14:textId="77777777" w:rsidR="00181FFC" w:rsidRPr="00181FFC" w:rsidRDefault="00181FFC" w:rsidP="00181FFC">
      <w:pPr>
        <w:spacing w:line="600" w:lineRule="auto"/>
        <w:jc w:val="left"/>
        <w:rPr>
          <w:ins w:id="20923" w:author="UTENTE" w:date="2020-06-30T19:00:00Z"/>
          <w:rFonts w:ascii="Calibri" w:eastAsia="Calibri" w:hAnsi="Calibri" w:cs="Times New Roman"/>
        </w:rPr>
      </w:pPr>
      <w:ins w:id="20924" w:author="UTENTE" w:date="2020-06-30T19:00:00Z">
        <w:r w:rsidRPr="00181FFC">
          <w:rPr>
            <w:rFonts w:ascii="Calibri" w:eastAsia="Calibri" w:hAnsi="Calibri" w:cs="Times New Roman"/>
          </w:rPr>
          <w:t>805.</w:t>
        </w:r>
        <w:r w:rsidRPr="00181FFC">
          <w:rPr>
            <w:rFonts w:ascii="Calibri" w:eastAsia="Calibri" w:hAnsi="Calibri" w:cs="Times New Roman"/>
          </w:rPr>
          <w:tab/>
          <w:t>n "…Devo cogliere l'occasione."</w:t>
        </w:r>
      </w:ins>
    </w:p>
    <w:p w14:paraId="5ECA6D75" w14:textId="77777777" w:rsidR="00181FFC" w:rsidRPr="00181FFC" w:rsidRDefault="00181FFC" w:rsidP="00181FFC">
      <w:pPr>
        <w:spacing w:line="600" w:lineRule="auto"/>
        <w:jc w:val="left"/>
        <w:rPr>
          <w:ins w:id="20925" w:author="UTENTE" w:date="2020-06-30T19:00:00Z"/>
          <w:rFonts w:ascii="Calibri" w:eastAsia="Calibri" w:hAnsi="Calibri" w:cs="Times New Roman"/>
        </w:rPr>
      </w:pPr>
      <w:ins w:id="20926" w:author="UTENTE" w:date="2020-06-30T19:00:00Z">
        <w:r w:rsidRPr="00181FFC">
          <w:rPr>
            <w:rFonts w:ascii="Calibri" w:eastAsia="Calibri" w:hAnsi="Calibri" w:cs="Times New Roman"/>
          </w:rPr>
          <w:t>806.</w:t>
        </w:r>
        <w:r w:rsidRPr="00181FFC">
          <w:rPr>
            <w:rFonts w:ascii="Calibri" w:eastAsia="Calibri" w:hAnsi="Calibri" w:cs="Times New Roman"/>
          </w:rPr>
          <w:tab/>
          <w:t>n "Forse sono un pazzo e forse me ne pentirò, ma so che mi pentirei molto di più se non accettassi."</w:t>
        </w:r>
      </w:ins>
    </w:p>
    <w:p w14:paraId="16D61A97" w14:textId="77777777" w:rsidR="00181FFC" w:rsidRPr="00181FFC" w:rsidRDefault="00181FFC" w:rsidP="00181FFC">
      <w:pPr>
        <w:spacing w:line="600" w:lineRule="auto"/>
        <w:jc w:val="left"/>
        <w:rPr>
          <w:ins w:id="20927" w:author="UTENTE" w:date="2020-06-30T19:00:00Z"/>
          <w:rFonts w:ascii="Calibri" w:eastAsia="Calibri" w:hAnsi="Calibri" w:cs="Times New Roman"/>
        </w:rPr>
      </w:pPr>
      <w:ins w:id="20928" w:author="UTENTE" w:date="2020-06-30T19:00:00Z">
        <w:r w:rsidRPr="00181FFC">
          <w:rPr>
            <w:rFonts w:ascii="Calibri" w:eastAsia="Calibri" w:hAnsi="Calibri" w:cs="Times New Roman"/>
          </w:rPr>
          <w:t>807.</w:t>
        </w:r>
        <w:r w:rsidRPr="00181FFC">
          <w:rPr>
            <w:rFonts w:ascii="Calibri" w:eastAsia="Calibri" w:hAnsi="Calibri" w:cs="Times New Roman"/>
          </w:rPr>
          <w:tab/>
          <w:t>mc "\"D'accordo. Lo incontrerò domani notte.\""</w:t>
        </w:r>
      </w:ins>
    </w:p>
    <w:p w14:paraId="2EC6DAB7" w14:textId="77777777" w:rsidR="00181FFC" w:rsidRPr="00181FFC" w:rsidRDefault="00181FFC" w:rsidP="00181FFC">
      <w:pPr>
        <w:spacing w:line="600" w:lineRule="auto"/>
        <w:jc w:val="left"/>
        <w:rPr>
          <w:ins w:id="20929" w:author="UTENTE" w:date="2020-06-30T19:00:00Z"/>
          <w:rFonts w:ascii="Calibri" w:eastAsia="Calibri" w:hAnsi="Calibri" w:cs="Times New Roman"/>
        </w:rPr>
      </w:pPr>
      <w:ins w:id="20930" w:author="UTENTE" w:date="2020-06-30T19:00:00Z">
        <w:r w:rsidRPr="00181FFC">
          <w:rPr>
            <w:rFonts w:ascii="Calibri" w:eastAsia="Calibri" w:hAnsi="Calibri" w:cs="Times New Roman"/>
          </w:rPr>
          <w:t>808.</w:t>
        </w:r>
        <w:r w:rsidRPr="00181FFC">
          <w:rPr>
            <w:rFonts w:ascii="Calibri" w:eastAsia="Calibri" w:hAnsi="Calibri" w:cs="Times New Roman"/>
          </w:rPr>
          <w:tab/>
          <w:t>d "\"…\""</w:t>
        </w:r>
      </w:ins>
    </w:p>
    <w:p w14:paraId="1DC15960" w14:textId="77777777" w:rsidR="00181FFC" w:rsidRPr="00181FFC" w:rsidRDefault="00181FFC" w:rsidP="00181FFC">
      <w:pPr>
        <w:spacing w:line="600" w:lineRule="auto"/>
        <w:jc w:val="left"/>
        <w:rPr>
          <w:ins w:id="20931" w:author="UTENTE" w:date="2020-06-30T19:00:00Z"/>
          <w:rFonts w:ascii="Calibri" w:eastAsia="Calibri" w:hAnsi="Calibri" w:cs="Times New Roman"/>
        </w:rPr>
      </w:pPr>
      <w:ins w:id="20932" w:author="UTENTE" w:date="2020-06-30T19:00:00Z">
        <w:r w:rsidRPr="00181FFC">
          <w:rPr>
            <w:rFonts w:ascii="Calibri" w:eastAsia="Calibri" w:hAnsi="Calibri" w:cs="Times New Roman"/>
          </w:rPr>
          <w:t>809.</w:t>
        </w:r>
        <w:r w:rsidRPr="00181FFC">
          <w:rPr>
            <w:rFonts w:ascii="Calibri" w:eastAsia="Calibri" w:hAnsi="Calibri" w:cs="Times New Roman"/>
          </w:rPr>
          <w:tab/>
          <w:t>n "Per un millesimo di secondo, Dominic si irrigidisce."</w:t>
        </w:r>
      </w:ins>
    </w:p>
    <w:p w14:paraId="1D8E88E0" w14:textId="77777777" w:rsidR="00181FFC" w:rsidRPr="00181FFC" w:rsidRDefault="00181FFC" w:rsidP="00181FFC">
      <w:pPr>
        <w:spacing w:line="600" w:lineRule="auto"/>
        <w:jc w:val="left"/>
        <w:rPr>
          <w:ins w:id="20933" w:author="UTENTE" w:date="2020-06-30T19:00:00Z"/>
          <w:rFonts w:ascii="Calibri" w:eastAsia="Calibri" w:hAnsi="Calibri" w:cs="Times New Roman"/>
        </w:rPr>
      </w:pPr>
      <w:ins w:id="20934" w:author="UTENTE" w:date="2020-06-30T19:00:00Z">
        <w:r w:rsidRPr="00181FFC">
          <w:rPr>
            <w:rFonts w:ascii="Calibri" w:eastAsia="Calibri" w:hAnsi="Calibri" w:cs="Times New Roman"/>
          </w:rPr>
          <w:t>810.</w:t>
        </w:r>
        <w:r w:rsidRPr="00181FFC">
          <w:rPr>
            <w:rFonts w:ascii="Calibri" w:eastAsia="Calibri" w:hAnsi="Calibri" w:cs="Times New Roman"/>
          </w:rPr>
          <w:tab/>
          <w:t>n "Ma un momento dopo, annuisce nuovamente, girando leggermente la testa da un lato."</w:t>
        </w:r>
      </w:ins>
    </w:p>
    <w:p w14:paraId="0025BA6B" w14:textId="77777777" w:rsidR="00181FFC" w:rsidRPr="00181FFC" w:rsidRDefault="00181FFC" w:rsidP="00181FFC">
      <w:pPr>
        <w:spacing w:line="600" w:lineRule="auto"/>
        <w:jc w:val="left"/>
        <w:rPr>
          <w:ins w:id="20935" w:author="UTENTE" w:date="2020-06-30T19:00:00Z"/>
          <w:rFonts w:ascii="Calibri" w:eastAsia="Calibri" w:hAnsi="Calibri" w:cs="Times New Roman"/>
        </w:rPr>
      </w:pPr>
      <w:ins w:id="20936" w:author="UTENTE" w:date="2020-06-30T19:00:00Z">
        <w:r w:rsidRPr="00181FFC">
          <w:rPr>
            <w:rFonts w:ascii="Calibri" w:eastAsia="Calibri" w:hAnsi="Calibri" w:cs="Times New Roman"/>
          </w:rPr>
          <w:t>811.</w:t>
        </w:r>
        <w:r w:rsidRPr="00181FFC">
          <w:rPr>
            <w:rFonts w:ascii="Calibri" w:eastAsia="Calibri" w:hAnsi="Calibri" w:cs="Times New Roman"/>
          </w:rPr>
          <w:tab/>
          <w:t>d "\"Va bene.\""</w:t>
        </w:r>
      </w:ins>
    </w:p>
    <w:p w14:paraId="426D4176" w14:textId="77777777" w:rsidR="00181FFC" w:rsidRPr="00181FFC" w:rsidRDefault="00181FFC" w:rsidP="00181FFC">
      <w:pPr>
        <w:spacing w:line="600" w:lineRule="auto"/>
        <w:jc w:val="left"/>
        <w:rPr>
          <w:ins w:id="20937" w:author="UTENTE" w:date="2020-06-30T19:00:00Z"/>
          <w:rFonts w:ascii="Calibri" w:eastAsia="Calibri" w:hAnsi="Calibri" w:cs="Times New Roman"/>
        </w:rPr>
      </w:pPr>
      <w:ins w:id="20938" w:author="UTENTE" w:date="2020-06-30T19:00:00Z">
        <w:r w:rsidRPr="00181FFC">
          <w:rPr>
            <w:rFonts w:ascii="Calibri" w:eastAsia="Calibri" w:hAnsi="Calibri" w:cs="Times New Roman"/>
          </w:rPr>
          <w:t>812.</w:t>
        </w:r>
        <w:r w:rsidRPr="00181FFC">
          <w:rPr>
            <w:rFonts w:ascii="Calibri" w:eastAsia="Calibri" w:hAnsi="Calibri" w:cs="Times New Roman"/>
          </w:rPr>
          <w:tab/>
          <w:t>d "\"Glielo riferirò.\""</w:t>
        </w:r>
      </w:ins>
    </w:p>
    <w:p w14:paraId="7475143F" w14:textId="77777777" w:rsidR="00181FFC" w:rsidRPr="00181FFC" w:rsidRDefault="00181FFC" w:rsidP="00181FFC">
      <w:pPr>
        <w:spacing w:line="600" w:lineRule="auto"/>
        <w:jc w:val="left"/>
        <w:rPr>
          <w:ins w:id="20939" w:author="UTENTE" w:date="2020-06-30T19:00:00Z"/>
          <w:rFonts w:ascii="Calibri" w:eastAsia="Calibri" w:hAnsi="Calibri" w:cs="Times New Roman"/>
        </w:rPr>
      </w:pPr>
      <w:ins w:id="20940" w:author="UTENTE" w:date="2020-06-30T19:00:00Z">
        <w:r w:rsidRPr="00181FFC">
          <w:rPr>
            <w:rFonts w:ascii="Calibri" w:eastAsia="Calibri" w:hAnsi="Calibri" w:cs="Times New Roman"/>
          </w:rPr>
          <w:t>813.</w:t>
        </w:r>
        <w:r w:rsidRPr="00181FFC">
          <w:rPr>
            <w:rFonts w:ascii="Calibri" w:eastAsia="Calibri" w:hAnsi="Calibri" w:cs="Times New Roman"/>
          </w:rPr>
          <w:tab/>
          <w:t>n "Anche se voglio accettare, per mettere le mani sulle informazioni che Luka cerca da anni…"</w:t>
        </w:r>
      </w:ins>
    </w:p>
    <w:p w14:paraId="4A96AEF2" w14:textId="77777777" w:rsidR="00181FFC" w:rsidRPr="00181FFC" w:rsidRDefault="00181FFC" w:rsidP="00181FFC">
      <w:pPr>
        <w:spacing w:line="600" w:lineRule="auto"/>
        <w:jc w:val="left"/>
        <w:rPr>
          <w:ins w:id="20941" w:author="UTENTE" w:date="2020-06-30T19:00:00Z"/>
          <w:rFonts w:ascii="Calibri" w:eastAsia="Calibri" w:hAnsi="Calibri" w:cs="Times New Roman"/>
        </w:rPr>
      </w:pPr>
      <w:ins w:id="20942" w:author="UTENTE" w:date="2020-06-30T19:00:00Z">
        <w:r w:rsidRPr="00181FFC">
          <w:rPr>
            <w:rFonts w:ascii="Calibri" w:eastAsia="Calibri" w:hAnsi="Calibri" w:cs="Times New Roman"/>
          </w:rPr>
          <w:t>814.</w:t>
        </w:r>
        <w:r w:rsidRPr="00181FFC">
          <w:rPr>
            <w:rFonts w:ascii="Calibri" w:eastAsia="Calibri" w:hAnsi="Calibri" w:cs="Times New Roman"/>
          </w:rPr>
          <w:tab/>
          <w:t>n "Le parole di Isaac mi tornano in mente." </w:t>
        </w:r>
        <w:r w:rsidRPr="00181FFC">
          <w:rPr>
            <w:rFonts w:ascii="Calibri" w:eastAsia="Calibri" w:hAnsi="Calibri" w:cs="Times New Roman"/>
          </w:rPr>
          <w:br w:type="page"/>
        </w:r>
      </w:ins>
    </w:p>
    <w:p w14:paraId="11C24FB6" w14:textId="77777777" w:rsidR="00181FFC" w:rsidRPr="00181FFC" w:rsidRDefault="00181FFC" w:rsidP="00181FFC">
      <w:pPr>
        <w:spacing w:line="600" w:lineRule="auto"/>
        <w:jc w:val="left"/>
        <w:rPr>
          <w:ins w:id="20943" w:author="UTENTE" w:date="2020-06-30T19:00:00Z"/>
          <w:rFonts w:ascii="Calibri" w:eastAsia="Calibri" w:hAnsi="Calibri" w:cs="Times New Roman"/>
          <w:lang w:val="en-US"/>
        </w:rPr>
      </w:pPr>
      <w:ins w:id="20944" w:author="UTENTE" w:date="2020-06-30T19:00:00Z">
        <w:r w:rsidRPr="00181FFC">
          <w:rPr>
            <w:rFonts w:ascii="Calibri" w:eastAsia="Calibri" w:hAnsi="Calibri" w:cs="Times New Roman"/>
            <w:lang w:val="en-US"/>
          </w:rPr>
          <w:lastRenderedPageBreak/>
          <w:t>815.</w:t>
        </w:r>
        <w:r w:rsidRPr="00181FFC">
          <w:rPr>
            <w:rFonts w:ascii="Calibri" w:eastAsia="Calibri" w:hAnsi="Calibri" w:cs="Times New Roman"/>
            <w:lang w:val="en-US"/>
          </w:rPr>
          <w:tab/>
          <w:t>i "\"This obsession of his won't lead to anything good. It's blinding him.. Keeping him from seeing what really matters.\""</w:t>
        </w:r>
      </w:ins>
    </w:p>
    <w:p w14:paraId="6678ABC4" w14:textId="77777777" w:rsidR="00181FFC" w:rsidRPr="00181FFC" w:rsidRDefault="00181FFC" w:rsidP="00181FFC">
      <w:pPr>
        <w:spacing w:line="600" w:lineRule="auto"/>
        <w:jc w:val="left"/>
        <w:rPr>
          <w:ins w:id="20945" w:author="UTENTE" w:date="2020-06-30T19:00:00Z"/>
          <w:rFonts w:ascii="Calibri" w:eastAsia="Calibri" w:hAnsi="Calibri" w:cs="Times New Roman"/>
          <w:lang w:val="en-US"/>
        </w:rPr>
      </w:pPr>
      <w:ins w:id="20946" w:author="UTENTE" w:date="2020-06-30T19:00:00Z">
        <w:r w:rsidRPr="00181FFC">
          <w:rPr>
            <w:rFonts w:ascii="Calibri" w:eastAsia="Calibri" w:hAnsi="Calibri" w:cs="Times New Roman"/>
            <w:lang w:val="en-US"/>
          </w:rPr>
          <w:t>816.</w:t>
        </w:r>
        <w:r w:rsidRPr="00181FFC">
          <w:rPr>
            <w:rFonts w:ascii="Calibri" w:eastAsia="Calibri" w:hAnsi="Calibri" w:cs="Times New Roman"/>
            <w:lang w:val="en-US"/>
          </w:rPr>
          <w:tab/>
          <w:t>i "\"And if you know what's good for you, you shouldn't get involved in it, either.\""</w:t>
        </w:r>
      </w:ins>
    </w:p>
    <w:p w14:paraId="3E627650" w14:textId="77777777" w:rsidR="00181FFC" w:rsidRPr="00181FFC" w:rsidRDefault="00181FFC" w:rsidP="00181FFC">
      <w:pPr>
        <w:spacing w:line="600" w:lineRule="auto"/>
        <w:jc w:val="left"/>
        <w:rPr>
          <w:ins w:id="20947" w:author="UTENTE" w:date="2020-06-30T19:00:00Z"/>
          <w:rFonts w:ascii="Calibri" w:eastAsia="Calibri" w:hAnsi="Calibri" w:cs="Times New Roman"/>
          <w:lang w:val="en-US"/>
        </w:rPr>
      </w:pPr>
      <w:ins w:id="20948" w:author="UTENTE" w:date="2020-06-30T19:00:00Z">
        <w:r w:rsidRPr="00181FFC">
          <w:rPr>
            <w:rFonts w:ascii="Calibri" w:eastAsia="Calibri" w:hAnsi="Calibri" w:cs="Times New Roman"/>
            <w:lang w:val="en-US"/>
          </w:rPr>
          <w:t>817.</w:t>
        </w:r>
        <w:r w:rsidRPr="00181FFC">
          <w:rPr>
            <w:rFonts w:ascii="Calibri" w:eastAsia="Calibri" w:hAnsi="Calibri" w:cs="Times New Roman"/>
            <w:lang w:val="en-US"/>
          </w:rPr>
          <w:tab/>
          <w:t>mc "\"…\""</w:t>
        </w:r>
      </w:ins>
    </w:p>
    <w:p w14:paraId="6261BB6B" w14:textId="77777777" w:rsidR="00181FFC" w:rsidRPr="00181FFC" w:rsidRDefault="00181FFC" w:rsidP="00181FFC">
      <w:pPr>
        <w:spacing w:line="600" w:lineRule="auto"/>
        <w:jc w:val="left"/>
        <w:rPr>
          <w:ins w:id="20949" w:author="UTENTE" w:date="2020-06-30T19:00:00Z"/>
          <w:rFonts w:ascii="Calibri" w:eastAsia="Calibri" w:hAnsi="Calibri" w:cs="Times New Roman"/>
          <w:lang w:val="en-US"/>
        </w:rPr>
      </w:pPr>
      <w:ins w:id="20950" w:author="UTENTE" w:date="2020-06-30T19:00:00Z">
        <w:r w:rsidRPr="00181FFC">
          <w:rPr>
            <w:rFonts w:ascii="Calibri" w:eastAsia="Calibri" w:hAnsi="Calibri" w:cs="Times New Roman"/>
            <w:lang w:val="en-US"/>
          </w:rPr>
          <w:t>818.</w:t>
        </w:r>
        <w:r w:rsidRPr="00181FFC">
          <w:rPr>
            <w:rFonts w:ascii="Calibri" w:eastAsia="Calibri" w:hAnsi="Calibri" w:cs="Times New Roman"/>
            <w:lang w:val="en-US"/>
          </w:rPr>
          <w:tab/>
          <w:t>n "He's right.{w} No matter how much I want to help Luka, I can't put both of us in danger."</w:t>
        </w:r>
      </w:ins>
    </w:p>
    <w:p w14:paraId="5A5FE856" w14:textId="77777777" w:rsidR="00181FFC" w:rsidRPr="00181FFC" w:rsidRDefault="00181FFC" w:rsidP="00181FFC">
      <w:pPr>
        <w:spacing w:line="600" w:lineRule="auto"/>
        <w:jc w:val="left"/>
        <w:rPr>
          <w:ins w:id="20951" w:author="UTENTE" w:date="2020-06-30T19:00:00Z"/>
          <w:rFonts w:ascii="Calibri" w:eastAsia="Calibri" w:hAnsi="Calibri" w:cs="Times New Roman"/>
          <w:lang w:val="en-US"/>
        </w:rPr>
      </w:pPr>
      <w:ins w:id="20952" w:author="UTENTE" w:date="2020-06-30T19:00:00Z">
        <w:r w:rsidRPr="00181FFC">
          <w:rPr>
            <w:rFonts w:ascii="Calibri" w:eastAsia="Calibri" w:hAnsi="Calibri" w:cs="Times New Roman"/>
            <w:lang w:val="en-US"/>
          </w:rPr>
          <w:t>819.</w:t>
        </w:r>
        <w:r w:rsidRPr="00181FFC">
          <w:rPr>
            <w:rFonts w:ascii="Calibri" w:eastAsia="Calibri" w:hAnsi="Calibri" w:cs="Times New Roman"/>
            <w:lang w:val="en-US"/>
          </w:rPr>
          <w:tab/>
          <w:t>n "I doubt he'd ever forgive me if he knew about this, but…"</w:t>
        </w:r>
      </w:ins>
    </w:p>
    <w:p w14:paraId="2C611DBC" w14:textId="77777777" w:rsidR="00181FFC" w:rsidRPr="00181FFC" w:rsidRDefault="00181FFC" w:rsidP="00181FFC">
      <w:pPr>
        <w:spacing w:line="600" w:lineRule="auto"/>
        <w:jc w:val="left"/>
        <w:rPr>
          <w:ins w:id="20953" w:author="UTENTE" w:date="2020-06-30T19:00:00Z"/>
          <w:rFonts w:ascii="Calibri" w:eastAsia="Calibri" w:hAnsi="Calibri" w:cs="Times New Roman"/>
          <w:lang w:val="en-US"/>
        </w:rPr>
      </w:pPr>
      <w:ins w:id="20954" w:author="UTENTE" w:date="2020-06-30T19:00:00Z">
        <w:r w:rsidRPr="00181FFC">
          <w:rPr>
            <w:rFonts w:ascii="Calibri" w:eastAsia="Calibri" w:hAnsi="Calibri" w:cs="Times New Roman"/>
            <w:lang w:val="en-US"/>
          </w:rPr>
          <w:t>820.</w:t>
        </w:r>
        <w:r w:rsidRPr="00181FFC">
          <w:rPr>
            <w:rFonts w:ascii="Calibri" w:eastAsia="Calibri" w:hAnsi="Calibri" w:cs="Times New Roman"/>
            <w:lang w:val="en-US"/>
          </w:rPr>
          <w:tab/>
          <w:t>mc "\"Sorry, Dominic.\""</w:t>
        </w:r>
      </w:ins>
    </w:p>
    <w:p w14:paraId="24BE7DC1" w14:textId="77777777" w:rsidR="00181FFC" w:rsidRPr="00181FFC" w:rsidRDefault="00181FFC" w:rsidP="00181FFC">
      <w:pPr>
        <w:spacing w:line="600" w:lineRule="auto"/>
        <w:jc w:val="left"/>
        <w:rPr>
          <w:ins w:id="20955" w:author="UTENTE" w:date="2020-06-30T19:00:00Z"/>
          <w:rFonts w:ascii="Calibri" w:eastAsia="Calibri" w:hAnsi="Calibri" w:cs="Times New Roman"/>
          <w:lang w:val="en-US"/>
        </w:rPr>
      </w:pPr>
      <w:ins w:id="20956" w:author="UTENTE" w:date="2020-06-30T19:00:00Z">
        <w:r w:rsidRPr="00181FFC">
          <w:rPr>
            <w:rFonts w:ascii="Calibri" w:eastAsia="Calibri" w:hAnsi="Calibri" w:cs="Times New Roman"/>
            <w:lang w:val="en-US"/>
          </w:rPr>
          <w:t>821.</w:t>
        </w:r>
        <w:r w:rsidRPr="00181FFC">
          <w:rPr>
            <w:rFonts w:ascii="Calibri" w:eastAsia="Calibri" w:hAnsi="Calibri" w:cs="Times New Roman"/>
            <w:lang w:val="en-US"/>
          </w:rPr>
          <w:tab/>
          <w:t>mc "\"I can't.\""</w:t>
        </w:r>
      </w:ins>
    </w:p>
    <w:p w14:paraId="3AEB2164" w14:textId="77777777" w:rsidR="00181FFC" w:rsidRPr="00181FFC" w:rsidRDefault="00181FFC" w:rsidP="00181FFC">
      <w:pPr>
        <w:spacing w:line="600" w:lineRule="auto"/>
        <w:jc w:val="left"/>
        <w:rPr>
          <w:ins w:id="20957" w:author="UTENTE" w:date="2020-06-30T19:00:00Z"/>
          <w:rFonts w:ascii="Calibri" w:eastAsia="Calibri" w:hAnsi="Calibri" w:cs="Times New Roman"/>
          <w:lang w:val="en-US"/>
        </w:rPr>
      </w:pPr>
      <w:ins w:id="20958" w:author="UTENTE" w:date="2020-06-30T19:00:00Z">
        <w:r w:rsidRPr="00181FFC">
          <w:rPr>
            <w:rFonts w:ascii="Calibri" w:eastAsia="Calibri" w:hAnsi="Calibri" w:cs="Times New Roman"/>
            <w:lang w:val="en-US"/>
          </w:rPr>
          <w:t>822.</w:t>
        </w:r>
        <w:r w:rsidRPr="00181FFC">
          <w:rPr>
            <w:rFonts w:ascii="Calibri" w:eastAsia="Calibri" w:hAnsi="Calibri" w:cs="Times New Roman"/>
            <w:lang w:val="en-US"/>
          </w:rPr>
          <w:tab/>
          <w:t>d "\"…\""</w:t>
        </w:r>
      </w:ins>
    </w:p>
    <w:p w14:paraId="696CCFB8" w14:textId="77777777" w:rsidR="00181FFC" w:rsidRPr="00181FFC" w:rsidRDefault="00181FFC" w:rsidP="00181FFC">
      <w:pPr>
        <w:spacing w:line="600" w:lineRule="auto"/>
        <w:jc w:val="left"/>
        <w:rPr>
          <w:ins w:id="20959" w:author="UTENTE" w:date="2020-06-30T19:00:00Z"/>
          <w:rFonts w:ascii="Calibri" w:eastAsia="Calibri" w:hAnsi="Calibri" w:cs="Times New Roman"/>
          <w:lang w:val="en-US"/>
        </w:rPr>
      </w:pPr>
      <w:ins w:id="20960" w:author="UTENTE" w:date="2020-06-30T19:00:00Z">
        <w:r w:rsidRPr="00181FFC">
          <w:rPr>
            <w:rFonts w:ascii="Calibri" w:eastAsia="Calibri" w:hAnsi="Calibri" w:cs="Times New Roman"/>
            <w:lang w:val="en-US"/>
          </w:rPr>
          <w:t>823.</w:t>
        </w:r>
        <w:r w:rsidRPr="00181FFC">
          <w:rPr>
            <w:rFonts w:ascii="Calibri" w:eastAsia="Calibri" w:hAnsi="Calibri" w:cs="Times New Roman"/>
            <w:lang w:val="en-US"/>
          </w:rPr>
          <w:tab/>
          <w:t>n "For a fleeting few seconds, Dominic looks the tiniest bit… relieved."</w:t>
        </w:r>
      </w:ins>
    </w:p>
    <w:p w14:paraId="0E69B03F" w14:textId="77777777" w:rsidR="00181FFC" w:rsidRPr="00181FFC" w:rsidRDefault="00181FFC" w:rsidP="00181FFC">
      <w:pPr>
        <w:spacing w:line="600" w:lineRule="auto"/>
        <w:jc w:val="left"/>
        <w:rPr>
          <w:ins w:id="20961" w:author="UTENTE" w:date="2020-06-30T19:00:00Z"/>
          <w:rFonts w:ascii="Calibri" w:eastAsia="Calibri" w:hAnsi="Calibri" w:cs="Times New Roman"/>
          <w:lang w:val="en-US"/>
        </w:rPr>
      </w:pPr>
      <w:ins w:id="20962" w:author="UTENTE" w:date="2020-06-30T19:00:00Z">
        <w:r w:rsidRPr="00181FFC">
          <w:rPr>
            <w:rFonts w:ascii="Calibri" w:eastAsia="Calibri" w:hAnsi="Calibri" w:cs="Times New Roman"/>
            <w:lang w:val="en-US"/>
          </w:rPr>
          <w:t>824.</w:t>
        </w:r>
        <w:r w:rsidRPr="00181FFC">
          <w:rPr>
            <w:rFonts w:ascii="Calibri" w:eastAsia="Calibri" w:hAnsi="Calibri" w:cs="Times New Roman"/>
            <w:lang w:val="en-US"/>
          </w:rPr>
          <w:tab/>
          <w:t>n "Was he hoping I'd say no?"</w:t>
        </w:r>
      </w:ins>
    </w:p>
    <w:p w14:paraId="079B11AB" w14:textId="77777777" w:rsidR="00181FFC" w:rsidRPr="00181FFC" w:rsidRDefault="00181FFC" w:rsidP="00181FFC">
      <w:pPr>
        <w:spacing w:line="600" w:lineRule="auto"/>
        <w:jc w:val="left"/>
        <w:rPr>
          <w:ins w:id="20963" w:author="UTENTE" w:date="2020-06-30T19:00:00Z"/>
          <w:rFonts w:ascii="Calibri" w:eastAsia="Calibri" w:hAnsi="Calibri" w:cs="Times New Roman"/>
          <w:lang w:val="en-US"/>
        </w:rPr>
      </w:pPr>
      <w:ins w:id="20964" w:author="UTENTE" w:date="2020-06-30T19:00:00Z">
        <w:r w:rsidRPr="00181FFC">
          <w:rPr>
            <w:rFonts w:ascii="Calibri" w:eastAsia="Calibri" w:hAnsi="Calibri" w:cs="Times New Roman"/>
            <w:lang w:val="en-US"/>
          </w:rPr>
          <w:t>825.</w:t>
        </w:r>
        <w:r w:rsidRPr="00181FFC">
          <w:rPr>
            <w:rFonts w:ascii="Calibri" w:eastAsia="Calibri" w:hAnsi="Calibri" w:cs="Times New Roman"/>
            <w:lang w:val="en-US"/>
          </w:rPr>
          <w:tab/>
          <w:t>d "\"Got it.\""</w:t>
        </w:r>
      </w:ins>
    </w:p>
    <w:p w14:paraId="63018A1C" w14:textId="77777777" w:rsidR="00181FFC" w:rsidRPr="00181FFC" w:rsidRDefault="00181FFC" w:rsidP="00181FFC">
      <w:pPr>
        <w:spacing w:line="600" w:lineRule="auto"/>
        <w:jc w:val="left"/>
        <w:rPr>
          <w:ins w:id="20965" w:author="UTENTE" w:date="2020-06-30T19:00:00Z"/>
          <w:rFonts w:ascii="Calibri" w:eastAsia="Calibri" w:hAnsi="Calibri" w:cs="Times New Roman"/>
          <w:lang w:val="en-US"/>
        </w:rPr>
      </w:pPr>
      <w:ins w:id="20966" w:author="UTENTE" w:date="2020-06-30T19:00:00Z">
        <w:r w:rsidRPr="00181FFC">
          <w:rPr>
            <w:rFonts w:ascii="Calibri" w:eastAsia="Calibri" w:hAnsi="Calibri" w:cs="Times New Roman"/>
            <w:lang w:val="en-US"/>
          </w:rPr>
          <w:t>826.</w:t>
        </w:r>
        <w:r w:rsidRPr="00181FFC">
          <w:rPr>
            <w:rFonts w:ascii="Calibri" w:eastAsia="Calibri" w:hAnsi="Calibri" w:cs="Times New Roman"/>
            <w:lang w:val="en-US"/>
          </w:rPr>
          <w:tab/>
          <w:t>d "\"I won't bother you again.\""</w:t>
        </w:r>
      </w:ins>
    </w:p>
    <w:p w14:paraId="4D1C4ED4" w14:textId="77777777" w:rsidR="00181FFC" w:rsidRPr="00181FFC" w:rsidRDefault="00181FFC" w:rsidP="00181FFC">
      <w:pPr>
        <w:spacing w:line="600" w:lineRule="auto"/>
        <w:jc w:val="left"/>
        <w:rPr>
          <w:ins w:id="20967" w:author="UTENTE" w:date="2020-06-30T19:00:00Z"/>
          <w:rFonts w:ascii="Calibri" w:eastAsia="Calibri" w:hAnsi="Calibri" w:cs="Times New Roman"/>
          <w:lang w:val="en-US"/>
        </w:rPr>
      </w:pPr>
      <w:ins w:id="20968" w:author="UTENTE" w:date="2020-06-30T19:00:00Z">
        <w:r w:rsidRPr="00181FFC">
          <w:rPr>
            <w:rFonts w:ascii="Calibri" w:eastAsia="Calibri" w:hAnsi="Calibri" w:cs="Times New Roman"/>
            <w:lang w:val="en-US"/>
          </w:rPr>
          <w:t>827.</w:t>
        </w:r>
        <w:r w:rsidRPr="00181FFC">
          <w:rPr>
            <w:rFonts w:ascii="Calibri" w:eastAsia="Calibri" w:hAnsi="Calibri" w:cs="Times New Roman"/>
            <w:lang w:val="en-US"/>
          </w:rPr>
          <w:tab/>
          <w:t>n "With those curt words, he turns his back to me, starting to walk away."</w:t>
        </w:r>
      </w:ins>
    </w:p>
    <w:p w14:paraId="5209021E" w14:textId="77777777" w:rsidR="00181FFC" w:rsidRPr="00181FFC" w:rsidRDefault="00181FFC" w:rsidP="00181FFC">
      <w:pPr>
        <w:spacing w:line="600" w:lineRule="auto"/>
        <w:jc w:val="left"/>
        <w:rPr>
          <w:ins w:id="20969" w:author="UTENTE" w:date="2020-06-30T19:00:00Z"/>
          <w:rFonts w:ascii="Calibri" w:eastAsia="Calibri" w:hAnsi="Calibri" w:cs="Times New Roman"/>
          <w:lang w:val="en-US"/>
        </w:rPr>
      </w:pPr>
      <w:ins w:id="20970" w:author="UTENTE" w:date="2020-06-30T19:00:00Z">
        <w:r w:rsidRPr="00181FFC">
          <w:rPr>
            <w:rFonts w:ascii="Calibri" w:eastAsia="Calibri" w:hAnsi="Calibri" w:cs="Times New Roman"/>
            <w:lang w:val="en-US"/>
          </w:rPr>
          <w:t>828.</w:t>
        </w:r>
        <w:r w:rsidRPr="00181FFC">
          <w:rPr>
            <w:rFonts w:ascii="Calibri" w:eastAsia="Calibri" w:hAnsi="Calibri" w:cs="Times New Roman"/>
            <w:lang w:val="en-US"/>
          </w:rPr>
          <w:tab/>
          <w:t>mc "\"Hey, Dominic!\""</w:t>
        </w:r>
      </w:ins>
    </w:p>
    <w:p w14:paraId="3EA31057" w14:textId="77777777" w:rsidR="00181FFC" w:rsidRPr="00181FFC" w:rsidRDefault="00181FFC" w:rsidP="00181FFC">
      <w:pPr>
        <w:spacing w:line="600" w:lineRule="auto"/>
        <w:jc w:val="left"/>
        <w:rPr>
          <w:ins w:id="20971" w:author="UTENTE" w:date="2020-06-30T19:00:00Z"/>
          <w:rFonts w:ascii="Calibri" w:eastAsia="Calibri" w:hAnsi="Calibri" w:cs="Times New Roman"/>
          <w:lang w:val="en-US"/>
        </w:rPr>
      </w:pPr>
      <w:ins w:id="20972" w:author="UTENTE" w:date="2020-06-30T19:00:00Z">
        <w:r w:rsidRPr="00181FFC">
          <w:rPr>
            <w:rFonts w:ascii="Calibri" w:eastAsia="Calibri" w:hAnsi="Calibri" w:cs="Times New Roman"/>
            <w:lang w:val="en-US"/>
          </w:rPr>
          <w:t>829.</w:t>
        </w:r>
        <w:r w:rsidRPr="00181FFC">
          <w:rPr>
            <w:rFonts w:ascii="Calibri" w:eastAsia="Calibri" w:hAnsi="Calibri" w:cs="Times New Roman"/>
            <w:lang w:val="en-US"/>
          </w:rPr>
          <w:tab/>
          <w:t>mc "\"The person who gave you that message…\""</w:t>
        </w:r>
      </w:ins>
    </w:p>
    <w:p w14:paraId="10B6B279" w14:textId="77777777" w:rsidR="00181FFC" w:rsidRPr="00181FFC" w:rsidRDefault="00181FFC" w:rsidP="00181FFC">
      <w:pPr>
        <w:spacing w:line="600" w:lineRule="auto"/>
        <w:jc w:val="left"/>
        <w:rPr>
          <w:ins w:id="20973" w:author="UTENTE" w:date="2020-06-30T19:00:00Z"/>
          <w:rFonts w:ascii="Calibri" w:eastAsia="Calibri" w:hAnsi="Calibri" w:cs="Times New Roman"/>
          <w:lang w:val="en-US"/>
        </w:rPr>
      </w:pPr>
      <w:ins w:id="20974" w:author="UTENTE" w:date="2020-06-30T19:00:00Z">
        <w:r w:rsidRPr="00181FFC">
          <w:rPr>
            <w:rFonts w:ascii="Calibri" w:eastAsia="Calibri" w:hAnsi="Calibri" w:cs="Times New Roman"/>
            <w:lang w:val="en-US"/>
          </w:rPr>
          <w:t>830.</w:t>
        </w:r>
        <w:r w:rsidRPr="00181FFC">
          <w:rPr>
            <w:rFonts w:ascii="Calibri" w:eastAsia="Calibri" w:hAnsi="Calibri" w:cs="Times New Roman"/>
            <w:lang w:val="en-US"/>
          </w:rPr>
          <w:tab/>
          <w:t>mc "\"Can't you tell me who they are?\""</w:t>
        </w:r>
      </w:ins>
    </w:p>
    <w:p w14:paraId="4BE98FC4" w14:textId="77777777" w:rsidR="00181FFC" w:rsidRPr="00181FFC" w:rsidRDefault="00181FFC" w:rsidP="00181FFC">
      <w:pPr>
        <w:spacing w:line="600" w:lineRule="auto"/>
        <w:jc w:val="left"/>
        <w:rPr>
          <w:ins w:id="20975" w:author="UTENTE" w:date="2020-06-30T19:00:00Z"/>
          <w:rFonts w:ascii="Calibri" w:eastAsia="Calibri" w:hAnsi="Calibri" w:cs="Times New Roman"/>
        </w:rPr>
      </w:pPr>
      <w:ins w:id="20976" w:author="UTENTE" w:date="2020-06-30T19:00:00Z">
        <w:r w:rsidRPr="00181FFC">
          <w:rPr>
            <w:rFonts w:ascii="Calibri" w:eastAsia="Calibri" w:hAnsi="Calibri" w:cs="Times New Roman"/>
          </w:rPr>
          <w:t>831.</w:t>
        </w:r>
        <w:r w:rsidRPr="00181FFC">
          <w:rPr>
            <w:rFonts w:ascii="Calibri" w:eastAsia="Calibri" w:hAnsi="Calibri" w:cs="Times New Roman"/>
          </w:rPr>
          <w:tab/>
          <w:t>dp "\"…\"" </w:t>
        </w:r>
        <w:r w:rsidRPr="00181FFC">
          <w:rPr>
            <w:rFonts w:ascii="Calibri" w:eastAsia="Calibri" w:hAnsi="Calibri" w:cs="Times New Roman"/>
          </w:rPr>
          <w:br w:type="page"/>
        </w:r>
      </w:ins>
    </w:p>
    <w:p w14:paraId="5A3D3ACD" w14:textId="77777777" w:rsidR="00181FFC" w:rsidRPr="00181FFC" w:rsidRDefault="00181FFC" w:rsidP="00181FFC">
      <w:pPr>
        <w:spacing w:line="600" w:lineRule="auto"/>
        <w:jc w:val="left"/>
        <w:rPr>
          <w:ins w:id="20977" w:author="UTENTE" w:date="2020-06-30T19:00:00Z"/>
          <w:rFonts w:ascii="Calibri" w:eastAsia="Calibri" w:hAnsi="Calibri" w:cs="Times New Roman"/>
        </w:rPr>
      </w:pPr>
      <w:ins w:id="20978" w:author="UTENTE" w:date="2020-06-30T19:00:00Z">
        <w:r w:rsidRPr="00181FFC">
          <w:rPr>
            <w:rFonts w:ascii="Calibri" w:eastAsia="Calibri" w:hAnsi="Calibri" w:cs="Times New Roman"/>
          </w:rPr>
          <w:lastRenderedPageBreak/>
          <w:t>815.</w:t>
        </w:r>
        <w:r w:rsidRPr="00181FFC">
          <w:rPr>
            <w:rFonts w:ascii="Calibri" w:eastAsia="Calibri" w:hAnsi="Calibri" w:cs="Times New Roman"/>
          </w:rPr>
          <w:tab/>
          <w:t>i "\"Questa sua ossessione non lo porterà a niente di buono. Lo sta accecando… Impedendogli di vedere quello che conta davvero.\""</w:t>
        </w:r>
      </w:ins>
    </w:p>
    <w:p w14:paraId="7A05BA30" w14:textId="77777777" w:rsidR="00181FFC" w:rsidRPr="00181FFC" w:rsidRDefault="00181FFC" w:rsidP="00181FFC">
      <w:pPr>
        <w:spacing w:line="600" w:lineRule="auto"/>
        <w:jc w:val="left"/>
        <w:rPr>
          <w:ins w:id="20979" w:author="UTENTE" w:date="2020-06-30T19:00:00Z"/>
          <w:rFonts w:ascii="Calibri" w:eastAsia="Calibri" w:hAnsi="Calibri" w:cs="Times New Roman"/>
        </w:rPr>
      </w:pPr>
      <w:ins w:id="20980" w:author="UTENTE" w:date="2020-06-30T19:00:00Z">
        <w:r w:rsidRPr="00181FFC">
          <w:rPr>
            <w:rFonts w:ascii="Calibri" w:eastAsia="Calibri" w:hAnsi="Calibri" w:cs="Times New Roman"/>
          </w:rPr>
          <w:t>816.</w:t>
        </w:r>
        <w:r w:rsidRPr="00181FFC">
          <w:rPr>
            <w:rFonts w:ascii="Calibri" w:eastAsia="Calibri" w:hAnsi="Calibri" w:cs="Times New Roman"/>
          </w:rPr>
          <w:tab/>
          <w:t>i "\"E sei sai cosa è meglio per te, non dovresti farti coinvolgere nemmeno tu.\""</w:t>
        </w:r>
      </w:ins>
    </w:p>
    <w:p w14:paraId="48C4BCF9" w14:textId="77777777" w:rsidR="00181FFC" w:rsidRPr="00181FFC" w:rsidRDefault="00181FFC" w:rsidP="00181FFC">
      <w:pPr>
        <w:spacing w:line="600" w:lineRule="auto"/>
        <w:jc w:val="left"/>
        <w:rPr>
          <w:ins w:id="20981" w:author="UTENTE" w:date="2020-06-30T19:00:00Z"/>
          <w:rFonts w:ascii="Calibri" w:eastAsia="Calibri" w:hAnsi="Calibri" w:cs="Times New Roman"/>
        </w:rPr>
      </w:pPr>
      <w:ins w:id="20982" w:author="UTENTE" w:date="2020-06-30T19:00:00Z">
        <w:r w:rsidRPr="00181FFC">
          <w:rPr>
            <w:rFonts w:ascii="Calibri" w:eastAsia="Calibri" w:hAnsi="Calibri" w:cs="Times New Roman"/>
          </w:rPr>
          <w:t>817.</w:t>
        </w:r>
        <w:r w:rsidRPr="00181FFC">
          <w:rPr>
            <w:rFonts w:ascii="Calibri" w:eastAsia="Calibri" w:hAnsi="Calibri" w:cs="Times New Roman"/>
          </w:rPr>
          <w:tab/>
          <w:t>mc "\"…\""</w:t>
        </w:r>
      </w:ins>
    </w:p>
    <w:p w14:paraId="3E9267E9" w14:textId="77777777" w:rsidR="00181FFC" w:rsidRPr="00181FFC" w:rsidRDefault="00181FFC" w:rsidP="00181FFC">
      <w:pPr>
        <w:spacing w:line="600" w:lineRule="auto"/>
        <w:jc w:val="left"/>
        <w:rPr>
          <w:ins w:id="20983" w:author="UTENTE" w:date="2020-06-30T19:00:00Z"/>
          <w:rFonts w:ascii="Calibri" w:eastAsia="Calibri" w:hAnsi="Calibri" w:cs="Times New Roman"/>
        </w:rPr>
      </w:pPr>
      <w:ins w:id="20984" w:author="UTENTE" w:date="2020-06-30T19:00:00Z">
        <w:r w:rsidRPr="00181FFC">
          <w:rPr>
            <w:rFonts w:ascii="Calibri" w:eastAsia="Calibri" w:hAnsi="Calibri" w:cs="Times New Roman"/>
          </w:rPr>
          <w:t>818.</w:t>
        </w:r>
        <w:r w:rsidRPr="00181FFC">
          <w:rPr>
            <w:rFonts w:ascii="Calibri" w:eastAsia="Calibri" w:hAnsi="Calibri" w:cs="Times New Roman"/>
          </w:rPr>
          <w:tab/>
          <w:t>n "Ha ragione.{w} Non importa quando io voglia aiutare Luka, non posso mettere entrambe le nostre vite in pericolo."</w:t>
        </w:r>
      </w:ins>
    </w:p>
    <w:p w14:paraId="11A92C1D" w14:textId="77777777" w:rsidR="00181FFC" w:rsidRPr="00181FFC" w:rsidRDefault="00181FFC" w:rsidP="00181FFC">
      <w:pPr>
        <w:spacing w:line="600" w:lineRule="auto"/>
        <w:jc w:val="left"/>
        <w:rPr>
          <w:ins w:id="20985" w:author="UTENTE" w:date="2020-06-30T19:00:00Z"/>
          <w:rFonts w:ascii="Calibri" w:eastAsia="Calibri" w:hAnsi="Calibri" w:cs="Times New Roman"/>
        </w:rPr>
      </w:pPr>
      <w:ins w:id="20986" w:author="UTENTE" w:date="2020-06-30T19:00:00Z">
        <w:r w:rsidRPr="00181FFC">
          <w:rPr>
            <w:rFonts w:ascii="Calibri" w:eastAsia="Calibri" w:hAnsi="Calibri" w:cs="Times New Roman"/>
          </w:rPr>
          <w:t>819.</w:t>
        </w:r>
        <w:r w:rsidRPr="00181FFC">
          <w:rPr>
            <w:rFonts w:ascii="Calibri" w:eastAsia="Calibri" w:hAnsi="Calibri" w:cs="Times New Roman"/>
          </w:rPr>
          <w:tab/>
          <w:t>n "Dubito mi potrà mai perdonare se dovesse scoprirlo, ma…"</w:t>
        </w:r>
      </w:ins>
    </w:p>
    <w:p w14:paraId="220E1F8A" w14:textId="77777777" w:rsidR="00181FFC" w:rsidRPr="00181FFC" w:rsidRDefault="00181FFC" w:rsidP="00181FFC">
      <w:pPr>
        <w:spacing w:line="600" w:lineRule="auto"/>
        <w:jc w:val="left"/>
        <w:rPr>
          <w:ins w:id="20987" w:author="UTENTE" w:date="2020-06-30T19:00:00Z"/>
          <w:rFonts w:ascii="Calibri" w:eastAsia="Calibri" w:hAnsi="Calibri" w:cs="Times New Roman"/>
        </w:rPr>
      </w:pPr>
      <w:ins w:id="20988" w:author="UTENTE" w:date="2020-06-30T19:00:00Z">
        <w:r w:rsidRPr="00181FFC">
          <w:rPr>
            <w:rFonts w:ascii="Calibri" w:eastAsia="Calibri" w:hAnsi="Calibri" w:cs="Times New Roman"/>
          </w:rPr>
          <w:t>820.</w:t>
        </w:r>
        <w:r w:rsidRPr="00181FFC">
          <w:rPr>
            <w:rFonts w:ascii="Calibri" w:eastAsia="Calibri" w:hAnsi="Calibri" w:cs="Times New Roman"/>
          </w:rPr>
          <w:tab/>
          <w:t>mc "\"Mi dispiace, Dominic.\""</w:t>
        </w:r>
      </w:ins>
    </w:p>
    <w:p w14:paraId="12DCC428" w14:textId="77777777" w:rsidR="00181FFC" w:rsidRPr="00181FFC" w:rsidRDefault="00181FFC" w:rsidP="00181FFC">
      <w:pPr>
        <w:spacing w:line="600" w:lineRule="auto"/>
        <w:jc w:val="left"/>
        <w:rPr>
          <w:ins w:id="20989" w:author="UTENTE" w:date="2020-06-30T19:00:00Z"/>
          <w:rFonts w:ascii="Calibri" w:eastAsia="Calibri" w:hAnsi="Calibri" w:cs="Times New Roman"/>
        </w:rPr>
      </w:pPr>
      <w:ins w:id="20990" w:author="UTENTE" w:date="2020-06-30T19:00:00Z">
        <w:r w:rsidRPr="00181FFC">
          <w:rPr>
            <w:rFonts w:ascii="Calibri" w:eastAsia="Calibri" w:hAnsi="Calibri" w:cs="Times New Roman"/>
          </w:rPr>
          <w:t>821.</w:t>
        </w:r>
        <w:r w:rsidRPr="00181FFC">
          <w:rPr>
            <w:rFonts w:ascii="Calibri" w:eastAsia="Calibri" w:hAnsi="Calibri" w:cs="Times New Roman"/>
          </w:rPr>
          <w:tab/>
          <w:t>mc "\"Non posso.\""</w:t>
        </w:r>
      </w:ins>
    </w:p>
    <w:p w14:paraId="3A5DEFE6" w14:textId="77777777" w:rsidR="00181FFC" w:rsidRPr="00181FFC" w:rsidRDefault="00181FFC" w:rsidP="00181FFC">
      <w:pPr>
        <w:spacing w:line="600" w:lineRule="auto"/>
        <w:jc w:val="left"/>
        <w:rPr>
          <w:ins w:id="20991" w:author="UTENTE" w:date="2020-06-30T19:00:00Z"/>
          <w:rFonts w:ascii="Calibri" w:eastAsia="Calibri" w:hAnsi="Calibri" w:cs="Times New Roman"/>
        </w:rPr>
      </w:pPr>
      <w:ins w:id="20992" w:author="UTENTE" w:date="2020-06-30T19:00:00Z">
        <w:r w:rsidRPr="00181FFC">
          <w:rPr>
            <w:rFonts w:ascii="Calibri" w:eastAsia="Calibri" w:hAnsi="Calibri" w:cs="Times New Roman"/>
          </w:rPr>
          <w:t>822.</w:t>
        </w:r>
        <w:r w:rsidRPr="00181FFC">
          <w:rPr>
            <w:rFonts w:ascii="Calibri" w:eastAsia="Calibri" w:hAnsi="Calibri" w:cs="Times New Roman"/>
          </w:rPr>
          <w:tab/>
          <w:t>d "\"…\""</w:t>
        </w:r>
      </w:ins>
    </w:p>
    <w:p w14:paraId="40C91B54" w14:textId="77777777" w:rsidR="00181FFC" w:rsidRPr="00181FFC" w:rsidRDefault="00181FFC" w:rsidP="00181FFC">
      <w:pPr>
        <w:spacing w:line="600" w:lineRule="auto"/>
        <w:jc w:val="left"/>
        <w:rPr>
          <w:ins w:id="20993" w:author="UTENTE" w:date="2020-06-30T19:00:00Z"/>
          <w:rFonts w:ascii="Calibri" w:eastAsia="Calibri" w:hAnsi="Calibri" w:cs="Times New Roman"/>
        </w:rPr>
      </w:pPr>
      <w:ins w:id="20994" w:author="UTENTE" w:date="2020-06-30T19:00:00Z">
        <w:r w:rsidRPr="00181FFC">
          <w:rPr>
            <w:rFonts w:ascii="Calibri" w:eastAsia="Calibri" w:hAnsi="Calibri" w:cs="Times New Roman"/>
          </w:rPr>
          <w:t>823.</w:t>
        </w:r>
        <w:r w:rsidRPr="00181FFC">
          <w:rPr>
            <w:rFonts w:ascii="Calibri" w:eastAsia="Calibri" w:hAnsi="Calibri" w:cs="Times New Roman"/>
          </w:rPr>
          <w:tab/>
          <w:t>n "Per un millesimo di secondo, Dominic sembra mostrare un briciolo di… sollievo."</w:t>
        </w:r>
      </w:ins>
    </w:p>
    <w:p w14:paraId="7E2A3802" w14:textId="77777777" w:rsidR="00181FFC" w:rsidRPr="00181FFC" w:rsidRDefault="00181FFC" w:rsidP="00181FFC">
      <w:pPr>
        <w:spacing w:line="600" w:lineRule="auto"/>
        <w:jc w:val="left"/>
        <w:rPr>
          <w:ins w:id="20995" w:author="UTENTE" w:date="2020-06-30T19:00:00Z"/>
          <w:rFonts w:ascii="Calibri" w:eastAsia="Calibri" w:hAnsi="Calibri" w:cs="Times New Roman"/>
        </w:rPr>
      </w:pPr>
      <w:ins w:id="20996" w:author="UTENTE" w:date="2020-06-30T19:00:00Z">
        <w:r w:rsidRPr="00181FFC">
          <w:rPr>
            <w:rFonts w:ascii="Calibri" w:eastAsia="Calibri" w:hAnsi="Calibri" w:cs="Times New Roman"/>
          </w:rPr>
          <w:t>824.</w:t>
        </w:r>
        <w:r w:rsidRPr="00181FFC">
          <w:rPr>
            <w:rFonts w:ascii="Calibri" w:eastAsia="Calibri" w:hAnsi="Calibri" w:cs="Times New Roman"/>
          </w:rPr>
          <w:tab/>
          <w:t>n "Sperava che rifiutassi?"</w:t>
        </w:r>
      </w:ins>
    </w:p>
    <w:p w14:paraId="34B3A468" w14:textId="77777777" w:rsidR="00181FFC" w:rsidRPr="00181FFC" w:rsidRDefault="00181FFC" w:rsidP="00181FFC">
      <w:pPr>
        <w:spacing w:line="600" w:lineRule="auto"/>
        <w:jc w:val="left"/>
        <w:rPr>
          <w:ins w:id="20997" w:author="UTENTE" w:date="2020-06-30T19:00:00Z"/>
          <w:rFonts w:ascii="Calibri" w:eastAsia="Calibri" w:hAnsi="Calibri" w:cs="Times New Roman"/>
        </w:rPr>
      </w:pPr>
      <w:ins w:id="20998" w:author="UTENTE" w:date="2020-06-30T19:00:00Z">
        <w:r w:rsidRPr="00181FFC">
          <w:rPr>
            <w:rFonts w:ascii="Calibri" w:eastAsia="Calibri" w:hAnsi="Calibri" w:cs="Times New Roman"/>
          </w:rPr>
          <w:t>825.</w:t>
        </w:r>
        <w:r w:rsidRPr="00181FFC">
          <w:rPr>
            <w:rFonts w:ascii="Calibri" w:eastAsia="Calibri" w:hAnsi="Calibri" w:cs="Times New Roman"/>
          </w:rPr>
          <w:tab/>
          <w:t>d "\"Va bene.\""</w:t>
        </w:r>
      </w:ins>
    </w:p>
    <w:p w14:paraId="6AB6F109" w14:textId="77777777" w:rsidR="00181FFC" w:rsidRPr="00181FFC" w:rsidRDefault="00181FFC" w:rsidP="00181FFC">
      <w:pPr>
        <w:spacing w:line="600" w:lineRule="auto"/>
        <w:jc w:val="left"/>
        <w:rPr>
          <w:ins w:id="20999" w:author="UTENTE" w:date="2020-06-30T19:00:00Z"/>
          <w:rFonts w:ascii="Calibri" w:eastAsia="Calibri" w:hAnsi="Calibri" w:cs="Times New Roman"/>
        </w:rPr>
      </w:pPr>
      <w:ins w:id="21000" w:author="UTENTE" w:date="2020-06-30T19:00:00Z">
        <w:r w:rsidRPr="00181FFC">
          <w:rPr>
            <w:rFonts w:ascii="Calibri" w:eastAsia="Calibri" w:hAnsi="Calibri" w:cs="Times New Roman"/>
          </w:rPr>
          <w:t>826.</w:t>
        </w:r>
        <w:r w:rsidRPr="00181FFC">
          <w:rPr>
            <w:rFonts w:ascii="Calibri" w:eastAsia="Calibri" w:hAnsi="Calibri" w:cs="Times New Roman"/>
          </w:rPr>
          <w:tab/>
          <w:t>d "\"Non ti disturbo ulteriormente.\""</w:t>
        </w:r>
      </w:ins>
    </w:p>
    <w:p w14:paraId="0749DC83" w14:textId="77777777" w:rsidR="00181FFC" w:rsidRPr="00181FFC" w:rsidRDefault="00181FFC" w:rsidP="00181FFC">
      <w:pPr>
        <w:spacing w:line="600" w:lineRule="auto"/>
        <w:jc w:val="left"/>
        <w:rPr>
          <w:ins w:id="21001" w:author="UTENTE" w:date="2020-06-30T19:00:00Z"/>
          <w:rFonts w:ascii="Calibri" w:eastAsia="Calibri" w:hAnsi="Calibri" w:cs="Times New Roman"/>
        </w:rPr>
      </w:pPr>
      <w:ins w:id="21002" w:author="UTENTE" w:date="2020-06-30T19:00:00Z">
        <w:r w:rsidRPr="00181FFC">
          <w:rPr>
            <w:rFonts w:ascii="Calibri" w:eastAsia="Calibri" w:hAnsi="Calibri" w:cs="Times New Roman"/>
          </w:rPr>
          <w:t>827.</w:t>
        </w:r>
        <w:r w:rsidRPr="00181FFC">
          <w:rPr>
            <w:rFonts w:ascii="Calibri" w:eastAsia="Calibri" w:hAnsi="Calibri" w:cs="Times New Roman"/>
          </w:rPr>
          <w:tab/>
          <w:t>n "Con quelle parole secche, si volta e inizia ad allontanarsi."</w:t>
        </w:r>
      </w:ins>
    </w:p>
    <w:p w14:paraId="379D32D4" w14:textId="77777777" w:rsidR="00181FFC" w:rsidRPr="00181FFC" w:rsidRDefault="00181FFC" w:rsidP="00181FFC">
      <w:pPr>
        <w:spacing w:line="600" w:lineRule="auto"/>
        <w:jc w:val="left"/>
        <w:rPr>
          <w:ins w:id="21003" w:author="UTENTE" w:date="2020-06-30T19:00:00Z"/>
          <w:rFonts w:ascii="Calibri" w:eastAsia="Calibri" w:hAnsi="Calibri" w:cs="Times New Roman"/>
        </w:rPr>
      </w:pPr>
      <w:ins w:id="21004" w:author="UTENTE" w:date="2020-06-30T19:00:00Z">
        <w:r w:rsidRPr="00181FFC">
          <w:rPr>
            <w:rFonts w:ascii="Calibri" w:eastAsia="Calibri" w:hAnsi="Calibri" w:cs="Times New Roman"/>
          </w:rPr>
          <w:t>828.</w:t>
        </w:r>
        <w:r w:rsidRPr="00181FFC">
          <w:rPr>
            <w:rFonts w:ascii="Calibri" w:eastAsia="Calibri" w:hAnsi="Calibri" w:cs="Times New Roman"/>
          </w:rPr>
          <w:tab/>
          <w:t>mc "\"Ehi, Dominic!\""</w:t>
        </w:r>
      </w:ins>
    </w:p>
    <w:p w14:paraId="24B3D36C" w14:textId="77777777" w:rsidR="00181FFC" w:rsidRPr="00181FFC" w:rsidRDefault="00181FFC" w:rsidP="00181FFC">
      <w:pPr>
        <w:spacing w:line="600" w:lineRule="auto"/>
        <w:jc w:val="left"/>
        <w:rPr>
          <w:ins w:id="21005" w:author="UTENTE" w:date="2020-06-30T19:00:00Z"/>
          <w:rFonts w:ascii="Calibri" w:eastAsia="Calibri" w:hAnsi="Calibri" w:cs="Times New Roman"/>
        </w:rPr>
      </w:pPr>
      <w:ins w:id="21006" w:author="UTENTE" w:date="2020-06-30T19:00:00Z">
        <w:r w:rsidRPr="00181FFC">
          <w:rPr>
            <w:rFonts w:ascii="Calibri" w:eastAsia="Calibri" w:hAnsi="Calibri" w:cs="Times New Roman"/>
          </w:rPr>
          <w:t>829.</w:t>
        </w:r>
        <w:r w:rsidRPr="00181FFC">
          <w:rPr>
            <w:rFonts w:ascii="Calibri" w:eastAsia="Calibri" w:hAnsi="Calibri" w:cs="Times New Roman"/>
          </w:rPr>
          <w:tab/>
          <w:t>mc "\"La persona che ti ha dato questo messaggio…\""</w:t>
        </w:r>
      </w:ins>
    </w:p>
    <w:p w14:paraId="21C298FF" w14:textId="77777777" w:rsidR="00181FFC" w:rsidRPr="00181FFC" w:rsidRDefault="00181FFC" w:rsidP="00181FFC">
      <w:pPr>
        <w:spacing w:line="600" w:lineRule="auto"/>
        <w:jc w:val="left"/>
        <w:rPr>
          <w:ins w:id="21007" w:author="UTENTE" w:date="2020-06-30T19:00:00Z"/>
          <w:rFonts w:ascii="Calibri" w:eastAsia="Calibri" w:hAnsi="Calibri" w:cs="Times New Roman"/>
        </w:rPr>
      </w:pPr>
      <w:ins w:id="21008" w:author="UTENTE" w:date="2020-06-30T19:00:00Z">
        <w:r w:rsidRPr="00181FFC">
          <w:rPr>
            <w:rFonts w:ascii="Calibri" w:eastAsia="Calibri" w:hAnsi="Calibri" w:cs="Times New Roman"/>
          </w:rPr>
          <w:t>830.</w:t>
        </w:r>
        <w:r w:rsidRPr="00181FFC">
          <w:rPr>
            <w:rFonts w:ascii="Calibri" w:eastAsia="Calibri" w:hAnsi="Calibri" w:cs="Times New Roman"/>
          </w:rPr>
          <w:tab/>
          <w:t>mc "\"Puoi dirmi chi è?\""</w:t>
        </w:r>
      </w:ins>
    </w:p>
    <w:p w14:paraId="41744268" w14:textId="77777777" w:rsidR="00181FFC" w:rsidRPr="00181FFC" w:rsidRDefault="00181FFC" w:rsidP="00181FFC">
      <w:pPr>
        <w:spacing w:line="600" w:lineRule="auto"/>
        <w:jc w:val="left"/>
        <w:rPr>
          <w:ins w:id="21009" w:author="UTENTE" w:date="2020-06-30T19:00:00Z"/>
          <w:rFonts w:ascii="Calibri" w:eastAsia="Calibri" w:hAnsi="Calibri" w:cs="Times New Roman"/>
          <w:lang w:val="en-US"/>
          <w:rPrChange w:id="21010" w:author="UTENTE" w:date="2020-06-30T19:00:00Z">
            <w:rPr>
              <w:ins w:id="21011" w:author="UTENTE" w:date="2020-06-30T19:00:00Z"/>
              <w:rFonts w:ascii="Calibri" w:eastAsia="Calibri" w:hAnsi="Calibri" w:cs="Times New Roman"/>
            </w:rPr>
          </w:rPrChange>
        </w:rPr>
      </w:pPr>
      <w:ins w:id="21012" w:author="UTENTE" w:date="2020-06-30T19:00:00Z">
        <w:r w:rsidRPr="00181FFC">
          <w:rPr>
            <w:rFonts w:ascii="Calibri" w:eastAsia="Calibri" w:hAnsi="Calibri" w:cs="Times New Roman"/>
            <w:lang w:val="en-US"/>
            <w:rPrChange w:id="21013" w:author="UTENTE" w:date="2020-06-30T19:00:00Z">
              <w:rPr>
                <w:rFonts w:ascii="Calibri" w:eastAsia="Calibri" w:hAnsi="Calibri" w:cs="Times New Roman"/>
              </w:rPr>
            </w:rPrChange>
          </w:rPr>
          <w:t>831.</w:t>
        </w:r>
        <w:r w:rsidRPr="00181FFC">
          <w:rPr>
            <w:rFonts w:ascii="Calibri" w:eastAsia="Calibri" w:hAnsi="Calibri" w:cs="Times New Roman"/>
            <w:lang w:val="en-US"/>
            <w:rPrChange w:id="21014" w:author="UTENTE" w:date="2020-06-30T19:00:00Z">
              <w:rPr>
                <w:rFonts w:ascii="Calibri" w:eastAsia="Calibri" w:hAnsi="Calibri" w:cs="Times New Roman"/>
              </w:rPr>
            </w:rPrChange>
          </w:rPr>
          <w:tab/>
          <w:t>dp "\"…\"" </w:t>
        </w:r>
        <w:r w:rsidRPr="00181FFC">
          <w:rPr>
            <w:rFonts w:ascii="Calibri" w:eastAsia="Calibri" w:hAnsi="Calibri" w:cs="Times New Roman"/>
            <w:lang w:val="en-US"/>
            <w:rPrChange w:id="21015" w:author="UTENTE" w:date="2020-06-30T19:00:00Z">
              <w:rPr>
                <w:rFonts w:ascii="Calibri" w:eastAsia="Calibri" w:hAnsi="Calibri" w:cs="Times New Roman"/>
              </w:rPr>
            </w:rPrChange>
          </w:rPr>
          <w:br w:type="page"/>
        </w:r>
      </w:ins>
    </w:p>
    <w:p w14:paraId="24246C78" w14:textId="77777777" w:rsidR="00181FFC" w:rsidRPr="00181FFC" w:rsidRDefault="00181FFC" w:rsidP="00181FFC">
      <w:pPr>
        <w:spacing w:line="600" w:lineRule="auto"/>
        <w:jc w:val="left"/>
        <w:rPr>
          <w:ins w:id="21016" w:author="UTENTE" w:date="2020-06-30T19:00:00Z"/>
          <w:rFonts w:ascii="Calibri" w:eastAsia="Calibri" w:hAnsi="Calibri" w:cs="Times New Roman"/>
          <w:lang w:val="en-US"/>
        </w:rPr>
      </w:pPr>
      <w:ins w:id="21017" w:author="UTENTE" w:date="2020-06-30T19:00:00Z">
        <w:r w:rsidRPr="00181FFC">
          <w:rPr>
            <w:rFonts w:ascii="Calibri" w:eastAsia="Calibri" w:hAnsi="Calibri" w:cs="Times New Roman"/>
            <w:lang w:val="en-US"/>
          </w:rPr>
          <w:lastRenderedPageBreak/>
          <w:t>832.</w:t>
        </w:r>
        <w:r w:rsidRPr="00181FFC">
          <w:rPr>
            <w:rFonts w:ascii="Calibri" w:eastAsia="Calibri" w:hAnsi="Calibri" w:cs="Times New Roman"/>
            <w:lang w:val="en-US"/>
          </w:rPr>
          <w:tab/>
          <w:t>n "He slowly shakes his head."</w:t>
        </w:r>
      </w:ins>
    </w:p>
    <w:p w14:paraId="24620585" w14:textId="77777777" w:rsidR="00181FFC" w:rsidRPr="00181FFC" w:rsidRDefault="00181FFC" w:rsidP="00181FFC">
      <w:pPr>
        <w:spacing w:line="600" w:lineRule="auto"/>
        <w:jc w:val="left"/>
        <w:rPr>
          <w:ins w:id="21018" w:author="UTENTE" w:date="2020-06-30T19:00:00Z"/>
          <w:rFonts w:ascii="Calibri" w:eastAsia="Calibri" w:hAnsi="Calibri" w:cs="Times New Roman"/>
          <w:lang w:val="en-US"/>
        </w:rPr>
      </w:pPr>
      <w:ins w:id="21019" w:author="UTENTE" w:date="2020-06-30T19:00:00Z">
        <w:r w:rsidRPr="00181FFC">
          <w:rPr>
            <w:rFonts w:ascii="Calibri" w:eastAsia="Calibri" w:hAnsi="Calibri" w:cs="Times New Roman"/>
            <w:lang w:val="en-US"/>
          </w:rPr>
          <w:t>833.</w:t>
        </w:r>
        <w:r w:rsidRPr="00181FFC">
          <w:rPr>
            <w:rFonts w:ascii="Calibri" w:eastAsia="Calibri" w:hAnsi="Calibri" w:cs="Times New Roman"/>
            <w:lang w:val="en-US"/>
          </w:rPr>
          <w:tab/>
          <w:t>n "A sense of disappointment tugs at me, but I manage to smile faintly at him anyway."</w:t>
        </w:r>
      </w:ins>
    </w:p>
    <w:p w14:paraId="5F7A958F" w14:textId="77777777" w:rsidR="00181FFC" w:rsidRPr="00181FFC" w:rsidRDefault="00181FFC" w:rsidP="00181FFC">
      <w:pPr>
        <w:spacing w:line="600" w:lineRule="auto"/>
        <w:jc w:val="left"/>
        <w:rPr>
          <w:ins w:id="21020" w:author="UTENTE" w:date="2020-06-30T19:00:00Z"/>
          <w:rFonts w:ascii="Calibri" w:eastAsia="Calibri" w:hAnsi="Calibri" w:cs="Times New Roman"/>
          <w:lang w:val="en-US"/>
        </w:rPr>
      </w:pPr>
      <w:ins w:id="21021" w:author="UTENTE" w:date="2020-06-30T19:00:00Z">
        <w:r w:rsidRPr="00181FFC">
          <w:rPr>
            <w:rFonts w:ascii="Calibri" w:eastAsia="Calibri" w:hAnsi="Calibri" w:cs="Times New Roman"/>
            <w:lang w:val="en-US"/>
          </w:rPr>
          <w:t>834.</w:t>
        </w:r>
        <w:r w:rsidRPr="00181FFC">
          <w:rPr>
            <w:rFonts w:ascii="Calibri" w:eastAsia="Calibri" w:hAnsi="Calibri" w:cs="Times New Roman"/>
            <w:lang w:val="en-US"/>
          </w:rPr>
          <w:tab/>
          <w:t>mc "\"Right…\""</w:t>
        </w:r>
      </w:ins>
    </w:p>
    <w:p w14:paraId="7CC86B68" w14:textId="77777777" w:rsidR="00181FFC" w:rsidRPr="00181FFC" w:rsidRDefault="00181FFC" w:rsidP="00181FFC">
      <w:pPr>
        <w:spacing w:line="600" w:lineRule="auto"/>
        <w:jc w:val="left"/>
        <w:rPr>
          <w:ins w:id="21022" w:author="UTENTE" w:date="2020-06-30T19:00:00Z"/>
          <w:rFonts w:ascii="Calibri" w:eastAsia="Calibri" w:hAnsi="Calibri" w:cs="Times New Roman"/>
          <w:lang w:val="en-US"/>
        </w:rPr>
      </w:pPr>
      <w:ins w:id="21023" w:author="UTENTE" w:date="2020-06-30T19:00:00Z">
        <w:r w:rsidRPr="00181FFC">
          <w:rPr>
            <w:rFonts w:ascii="Calibri" w:eastAsia="Calibri" w:hAnsi="Calibri" w:cs="Times New Roman"/>
            <w:lang w:val="en-US"/>
          </w:rPr>
          <w:t>835.</w:t>
        </w:r>
        <w:r w:rsidRPr="00181FFC">
          <w:rPr>
            <w:rFonts w:ascii="Calibri" w:eastAsia="Calibri" w:hAnsi="Calibri" w:cs="Times New Roman"/>
            <w:lang w:val="en-US"/>
          </w:rPr>
          <w:tab/>
          <w:t>mc "\"Thanks. I'll see you around, then.\""</w:t>
        </w:r>
      </w:ins>
    </w:p>
    <w:p w14:paraId="2FCD7A88" w14:textId="77777777" w:rsidR="00181FFC" w:rsidRPr="00181FFC" w:rsidRDefault="00181FFC" w:rsidP="00181FFC">
      <w:pPr>
        <w:spacing w:line="600" w:lineRule="auto"/>
        <w:jc w:val="left"/>
        <w:rPr>
          <w:ins w:id="21024" w:author="UTENTE" w:date="2020-06-30T19:00:00Z"/>
          <w:rFonts w:ascii="Calibri" w:eastAsia="Calibri" w:hAnsi="Calibri" w:cs="Times New Roman"/>
          <w:lang w:val="en-US"/>
        </w:rPr>
      </w:pPr>
      <w:ins w:id="21025" w:author="UTENTE" w:date="2020-06-30T19:00:00Z">
        <w:r w:rsidRPr="00181FFC">
          <w:rPr>
            <w:rFonts w:ascii="Calibri" w:eastAsia="Calibri" w:hAnsi="Calibri" w:cs="Times New Roman"/>
            <w:lang w:val="en-US"/>
          </w:rPr>
          <w:t>836.</w:t>
        </w:r>
        <w:r w:rsidRPr="00181FFC">
          <w:rPr>
            <w:rFonts w:ascii="Calibri" w:eastAsia="Calibri" w:hAnsi="Calibri" w:cs="Times New Roman"/>
            <w:lang w:val="en-US"/>
          </w:rPr>
          <w:tab/>
          <w:t>n "With no further words between us, Dominic disappears around the corner, and I head into my apartment complex."</w:t>
        </w:r>
      </w:ins>
    </w:p>
    <w:p w14:paraId="78E26FB8" w14:textId="77777777" w:rsidR="00181FFC" w:rsidRPr="00181FFC" w:rsidRDefault="00181FFC" w:rsidP="00181FFC">
      <w:pPr>
        <w:spacing w:line="600" w:lineRule="auto"/>
        <w:jc w:val="left"/>
        <w:rPr>
          <w:ins w:id="21026" w:author="UTENTE" w:date="2020-06-30T19:00:00Z"/>
          <w:rFonts w:ascii="Calibri" w:eastAsia="Calibri" w:hAnsi="Calibri" w:cs="Times New Roman"/>
          <w:lang w:val="en-US"/>
        </w:rPr>
      </w:pPr>
      <w:ins w:id="21027" w:author="UTENTE" w:date="2020-06-30T19:00:00Z">
        <w:r w:rsidRPr="00181FFC">
          <w:rPr>
            <w:rFonts w:ascii="Calibri" w:eastAsia="Calibri" w:hAnsi="Calibri" w:cs="Times New Roman"/>
            <w:lang w:val="en-US"/>
          </w:rPr>
          <w:t>837.</w:t>
        </w:r>
        <w:r w:rsidRPr="00181FFC">
          <w:rPr>
            <w:rFonts w:ascii="Calibri" w:eastAsia="Calibri" w:hAnsi="Calibri" w:cs="Times New Roman"/>
            <w:lang w:val="en-US"/>
          </w:rPr>
          <w:tab/>
          <w:t>n "As much as I try to ignore it, I can't help but feel like there's a shadow hanging over me, now."</w:t>
        </w:r>
      </w:ins>
    </w:p>
    <w:p w14:paraId="21E4EE84" w14:textId="77777777" w:rsidR="00181FFC" w:rsidRPr="00181FFC" w:rsidRDefault="00181FFC" w:rsidP="00181FFC">
      <w:pPr>
        <w:spacing w:line="600" w:lineRule="auto"/>
        <w:jc w:val="left"/>
        <w:rPr>
          <w:ins w:id="21028" w:author="UTENTE" w:date="2020-06-30T19:00:00Z"/>
          <w:rFonts w:ascii="Calibri" w:eastAsia="Calibri" w:hAnsi="Calibri" w:cs="Times New Roman"/>
          <w:lang w:val="en-US"/>
        </w:rPr>
      </w:pPr>
      <w:ins w:id="21029" w:author="UTENTE" w:date="2020-06-30T19:00:00Z">
        <w:r w:rsidRPr="00181FFC">
          <w:rPr>
            <w:rFonts w:ascii="Calibri" w:eastAsia="Calibri" w:hAnsi="Calibri" w:cs="Times New Roman"/>
            <w:lang w:val="en-US"/>
          </w:rPr>
          <w:t>838.</w:t>
        </w:r>
        <w:r w:rsidRPr="00181FFC">
          <w:rPr>
            <w:rFonts w:ascii="Calibri" w:eastAsia="Calibri" w:hAnsi="Calibri" w:cs="Times New Roman"/>
            <w:lang w:val="en-US"/>
          </w:rPr>
          <w:tab/>
          <w:t>n "I don't understand what it means, and part of me wonders if I even want to."</w:t>
        </w:r>
      </w:ins>
    </w:p>
    <w:p w14:paraId="669EFD6A" w14:textId="77777777" w:rsidR="00181FFC" w:rsidRPr="00181FFC" w:rsidRDefault="00181FFC" w:rsidP="00181FFC">
      <w:pPr>
        <w:spacing w:line="600" w:lineRule="auto"/>
        <w:jc w:val="left"/>
        <w:rPr>
          <w:ins w:id="21030" w:author="UTENTE" w:date="2020-06-30T19:00:00Z"/>
          <w:rFonts w:ascii="Calibri" w:eastAsia="Calibri" w:hAnsi="Calibri" w:cs="Times New Roman"/>
          <w:lang w:val="en-US"/>
        </w:rPr>
      </w:pPr>
      <w:ins w:id="21031" w:author="UTENTE" w:date="2020-06-30T19:00:00Z">
        <w:r w:rsidRPr="00181FFC">
          <w:rPr>
            <w:rFonts w:ascii="Calibri" w:eastAsia="Calibri" w:hAnsi="Calibri" w:cs="Times New Roman"/>
            <w:lang w:val="en-US"/>
          </w:rPr>
          <w:t>839.</w:t>
        </w:r>
        <w:r w:rsidRPr="00181FFC">
          <w:rPr>
            <w:rFonts w:ascii="Calibri" w:eastAsia="Calibri" w:hAnsi="Calibri" w:cs="Times New Roman"/>
            <w:lang w:val="en-US"/>
          </w:rPr>
          <w:tab/>
          <w:t>n "I just hope I made the right choice…"</w:t>
        </w:r>
      </w:ins>
    </w:p>
    <w:p w14:paraId="7C6CC5F0" w14:textId="77777777" w:rsidR="00181FFC" w:rsidRPr="00181FFC" w:rsidRDefault="00181FFC" w:rsidP="00181FFC">
      <w:pPr>
        <w:spacing w:line="600" w:lineRule="auto"/>
        <w:jc w:val="left"/>
        <w:rPr>
          <w:ins w:id="21032" w:author="UTENTE" w:date="2020-06-30T19:00:00Z"/>
          <w:rFonts w:ascii="Calibri" w:eastAsia="Calibri" w:hAnsi="Calibri" w:cs="Times New Roman"/>
          <w:lang w:val="en-US"/>
        </w:rPr>
      </w:pPr>
      <w:ins w:id="21033" w:author="UTENTE" w:date="2020-06-30T19:00:00Z">
        <w:r w:rsidRPr="00181FFC">
          <w:rPr>
            <w:rFonts w:ascii="Calibri" w:eastAsia="Calibri" w:hAnsi="Calibri" w:cs="Times New Roman"/>
            <w:lang w:val="en-US"/>
          </w:rPr>
          <w:t>840.</w:t>
        </w:r>
        <w:r w:rsidRPr="00181FFC">
          <w:rPr>
            <w:rFonts w:ascii="Calibri" w:eastAsia="Calibri" w:hAnsi="Calibri" w:cs="Times New Roman"/>
            <w:lang w:val="en-US"/>
          </w:rPr>
          <w:tab/>
          <w:t>n "…For Luka's sake as much as my own."</w:t>
        </w:r>
      </w:ins>
    </w:p>
    <w:p w14:paraId="73F280BF" w14:textId="77777777" w:rsidR="00181FFC" w:rsidRPr="00181FFC" w:rsidRDefault="00181FFC" w:rsidP="00181FFC">
      <w:pPr>
        <w:spacing w:line="600" w:lineRule="auto"/>
        <w:jc w:val="left"/>
        <w:rPr>
          <w:ins w:id="21034" w:author="UTENTE" w:date="2020-06-30T19:00:00Z"/>
          <w:rFonts w:ascii="Calibri" w:eastAsia="Calibri" w:hAnsi="Calibri" w:cs="Times New Roman"/>
          <w:lang w:val="en-US"/>
        </w:rPr>
      </w:pPr>
      <w:ins w:id="21035" w:author="UTENTE" w:date="2020-06-30T19:00:00Z">
        <w:r w:rsidRPr="00181FFC">
          <w:rPr>
            <w:rFonts w:ascii="Calibri" w:eastAsia="Calibri" w:hAnsi="Calibri" w:cs="Times New Roman"/>
            <w:lang w:val="en-US"/>
          </w:rPr>
          <w:t>841.</w:t>
        </w:r>
        <w:r w:rsidRPr="00181FFC">
          <w:rPr>
            <w:rFonts w:ascii="Calibri" w:eastAsia="Calibri" w:hAnsi="Calibri" w:cs="Times New Roman"/>
            <w:lang w:val="en-US"/>
          </w:rPr>
          <w:tab/>
          <w:t>mcp "\"…\""</w:t>
        </w:r>
      </w:ins>
    </w:p>
    <w:p w14:paraId="39420344" w14:textId="77777777" w:rsidR="00181FFC" w:rsidRPr="00181FFC" w:rsidRDefault="00181FFC" w:rsidP="00181FFC">
      <w:pPr>
        <w:spacing w:line="600" w:lineRule="auto"/>
        <w:jc w:val="left"/>
        <w:rPr>
          <w:ins w:id="21036" w:author="UTENTE" w:date="2020-06-30T19:00:00Z"/>
          <w:rFonts w:ascii="Calibri" w:eastAsia="Calibri" w:hAnsi="Calibri" w:cs="Times New Roman"/>
          <w:lang w:val="en-US"/>
        </w:rPr>
      </w:pPr>
      <w:ins w:id="21037" w:author="UTENTE" w:date="2020-06-30T19:00:00Z">
        <w:r w:rsidRPr="00181FFC">
          <w:rPr>
            <w:rFonts w:ascii="Calibri" w:eastAsia="Calibri" w:hAnsi="Calibri" w:cs="Times New Roman"/>
            <w:lang w:val="en-US"/>
          </w:rPr>
          <w:t>842.</w:t>
        </w:r>
        <w:r w:rsidRPr="00181FFC">
          <w:rPr>
            <w:rFonts w:ascii="Calibri" w:eastAsia="Calibri" w:hAnsi="Calibri" w:cs="Times New Roman"/>
            <w:lang w:val="en-US"/>
          </w:rPr>
          <w:tab/>
          <w:t>n "The next night, I flip a pair of burgers while on auto-pilot."</w:t>
        </w:r>
      </w:ins>
    </w:p>
    <w:p w14:paraId="3484267D" w14:textId="77777777" w:rsidR="00181FFC" w:rsidRPr="00181FFC" w:rsidRDefault="00181FFC" w:rsidP="00181FFC">
      <w:pPr>
        <w:spacing w:line="600" w:lineRule="auto"/>
        <w:jc w:val="left"/>
        <w:rPr>
          <w:ins w:id="21038" w:author="UTENTE" w:date="2020-06-30T19:00:00Z"/>
          <w:rFonts w:ascii="Calibri" w:eastAsia="Calibri" w:hAnsi="Calibri" w:cs="Times New Roman"/>
          <w:lang w:val="en-US"/>
        </w:rPr>
      </w:pPr>
      <w:ins w:id="21039" w:author="UTENTE" w:date="2020-06-30T19:00:00Z">
        <w:r w:rsidRPr="00181FFC">
          <w:rPr>
            <w:rFonts w:ascii="Calibri" w:eastAsia="Calibri" w:hAnsi="Calibri" w:cs="Times New Roman"/>
            <w:lang w:val="en-US"/>
          </w:rPr>
          <w:t>843.</w:t>
        </w:r>
        <w:r w:rsidRPr="00181FFC">
          <w:rPr>
            <w:rFonts w:ascii="Calibri" w:eastAsia="Calibri" w:hAnsi="Calibri" w:cs="Times New Roman"/>
            <w:lang w:val="en-US"/>
          </w:rPr>
          <w:tab/>
          <w:t>n "I guess I'll finally ask him out tonight…{w} Since I'm apparently the one who's gonna have to do it."</w:t>
        </w:r>
      </w:ins>
    </w:p>
    <w:p w14:paraId="4CC55AA2" w14:textId="77777777" w:rsidR="00181FFC" w:rsidRPr="00181FFC" w:rsidRDefault="00181FFC" w:rsidP="00181FFC">
      <w:pPr>
        <w:spacing w:line="600" w:lineRule="auto"/>
        <w:jc w:val="left"/>
        <w:rPr>
          <w:ins w:id="21040" w:author="UTENTE" w:date="2020-06-30T19:00:00Z"/>
          <w:rFonts w:ascii="Calibri" w:eastAsia="Calibri" w:hAnsi="Calibri" w:cs="Times New Roman"/>
          <w:lang w:val="en-US"/>
        </w:rPr>
      </w:pPr>
      <w:ins w:id="21041" w:author="UTENTE" w:date="2020-06-30T19:00:00Z">
        <w:r w:rsidRPr="00181FFC">
          <w:rPr>
            <w:rFonts w:ascii="Calibri" w:eastAsia="Calibri" w:hAnsi="Calibri" w:cs="Times New Roman"/>
            <w:lang w:val="en-US"/>
          </w:rPr>
          <w:t>844.</w:t>
        </w:r>
        <w:r w:rsidRPr="00181FFC">
          <w:rPr>
            <w:rFonts w:ascii="Calibri" w:eastAsia="Calibri" w:hAnsi="Calibri" w:cs="Times New Roman"/>
            <w:lang w:val="en-US"/>
          </w:rPr>
          <w:tab/>
          <w:t>u "\"Hey, I said medium-rare, not well-done!\""</w:t>
        </w:r>
      </w:ins>
    </w:p>
    <w:p w14:paraId="4A32CECB" w14:textId="77777777" w:rsidR="00181FFC" w:rsidRPr="00181FFC" w:rsidRDefault="00181FFC" w:rsidP="00181FFC">
      <w:pPr>
        <w:spacing w:line="600" w:lineRule="auto"/>
        <w:jc w:val="left"/>
        <w:rPr>
          <w:ins w:id="21042" w:author="UTENTE" w:date="2020-06-30T19:00:00Z"/>
          <w:rFonts w:ascii="Calibri" w:eastAsia="Calibri" w:hAnsi="Calibri" w:cs="Times New Roman"/>
          <w:lang w:val="en-US"/>
        </w:rPr>
      </w:pPr>
      <w:ins w:id="21043" w:author="UTENTE" w:date="2020-06-30T19:00:00Z">
        <w:r w:rsidRPr="00181FFC">
          <w:rPr>
            <w:rFonts w:ascii="Calibri" w:eastAsia="Calibri" w:hAnsi="Calibri" w:cs="Times New Roman"/>
            <w:lang w:val="en-US"/>
          </w:rPr>
          <w:t>845.</w:t>
        </w:r>
        <w:r w:rsidRPr="00181FFC">
          <w:rPr>
            <w:rFonts w:ascii="Calibri" w:eastAsia="Calibri" w:hAnsi="Calibri" w:cs="Times New Roman"/>
            <w:lang w:val="en-US"/>
          </w:rPr>
          <w:tab/>
          <w:t>mcp "\"O-oh, sorry!\""</w:t>
        </w:r>
      </w:ins>
    </w:p>
    <w:p w14:paraId="1A3428B3" w14:textId="77777777" w:rsidR="00181FFC" w:rsidRPr="00181FFC" w:rsidRDefault="00181FFC" w:rsidP="00181FFC">
      <w:pPr>
        <w:spacing w:line="600" w:lineRule="auto"/>
        <w:jc w:val="left"/>
        <w:rPr>
          <w:ins w:id="21044" w:author="UTENTE" w:date="2020-06-30T19:00:00Z"/>
          <w:rFonts w:ascii="Calibri" w:eastAsia="Calibri" w:hAnsi="Calibri" w:cs="Times New Roman"/>
          <w:lang w:val="en-US"/>
        </w:rPr>
      </w:pPr>
      <w:ins w:id="21045" w:author="UTENTE" w:date="2020-06-30T19:00:00Z">
        <w:r w:rsidRPr="00181FFC">
          <w:rPr>
            <w:rFonts w:ascii="Calibri" w:eastAsia="Calibri" w:hAnsi="Calibri" w:cs="Times New Roman"/>
            <w:lang w:val="en-US"/>
          </w:rPr>
          <w:t>846.</w:t>
        </w:r>
        <w:r w:rsidRPr="00181FFC">
          <w:rPr>
            <w:rFonts w:ascii="Calibri" w:eastAsia="Calibri" w:hAnsi="Calibri" w:cs="Times New Roman"/>
            <w:lang w:val="en-US"/>
          </w:rPr>
          <w:tab/>
          <w:t>n "It's pretty hard for me to stay focused for the rest of my shift, but somehow, I manage." </w:t>
        </w:r>
        <w:r w:rsidRPr="00181FFC">
          <w:rPr>
            <w:rFonts w:ascii="Calibri" w:eastAsia="Calibri" w:hAnsi="Calibri" w:cs="Times New Roman"/>
            <w:lang w:val="en-US"/>
          </w:rPr>
          <w:br w:type="page"/>
        </w:r>
      </w:ins>
    </w:p>
    <w:p w14:paraId="5E0A2488" w14:textId="77777777" w:rsidR="00181FFC" w:rsidRPr="00181FFC" w:rsidRDefault="00181FFC" w:rsidP="00181FFC">
      <w:pPr>
        <w:spacing w:line="600" w:lineRule="auto"/>
        <w:jc w:val="left"/>
        <w:rPr>
          <w:ins w:id="21046" w:author="UTENTE" w:date="2020-06-30T19:00:00Z"/>
          <w:rFonts w:ascii="Calibri" w:eastAsia="Calibri" w:hAnsi="Calibri" w:cs="Times New Roman"/>
        </w:rPr>
      </w:pPr>
      <w:ins w:id="21047" w:author="UTENTE" w:date="2020-06-30T19:00:00Z">
        <w:r w:rsidRPr="00181FFC">
          <w:rPr>
            <w:rFonts w:ascii="Calibri" w:eastAsia="Calibri" w:hAnsi="Calibri" w:cs="Times New Roman"/>
          </w:rPr>
          <w:lastRenderedPageBreak/>
          <w:t>832.</w:t>
        </w:r>
        <w:r w:rsidRPr="00181FFC">
          <w:rPr>
            <w:rFonts w:ascii="Calibri" w:eastAsia="Calibri" w:hAnsi="Calibri" w:cs="Times New Roman"/>
          </w:rPr>
          <w:tab/>
          <w:t>n "Scuote lentamente la testa."</w:t>
        </w:r>
      </w:ins>
    </w:p>
    <w:p w14:paraId="46285683" w14:textId="77777777" w:rsidR="00181FFC" w:rsidRPr="00181FFC" w:rsidRDefault="00181FFC" w:rsidP="00181FFC">
      <w:pPr>
        <w:spacing w:line="600" w:lineRule="auto"/>
        <w:jc w:val="left"/>
        <w:rPr>
          <w:ins w:id="21048" w:author="UTENTE" w:date="2020-06-30T19:00:00Z"/>
          <w:rFonts w:ascii="Calibri" w:eastAsia="Calibri" w:hAnsi="Calibri" w:cs="Times New Roman"/>
        </w:rPr>
      </w:pPr>
      <w:ins w:id="21049" w:author="UTENTE" w:date="2020-06-30T19:00:00Z">
        <w:r w:rsidRPr="00181FFC">
          <w:rPr>
            <w:rFonts w:ascii="Calibri" w:eastAsia="Calibri" w:hAnsi="Calibri" w:cs="Times New Roman"/>
          </w:rPr>
          <w:t>833.</w:t>
        </w:r>
        <w:r w:rsidRPr="00181FFC">
          <w:rPr>
            <w:rFonts w:ascii="Calibri" w:eastAsia="Calibri" w:hAnsi="Calibri" w:cs="Times New Roman"/>
          </w:rPr>
          <w:tab/>
          <w:t>n "Un senso di delusione mi attanaglia, ma riesco comunque a sorridergli debolmente."</w:t>
        </w:r>
      </w:ins>
    </w:p>
    <w:p w14:paraId="148BC904" w14:textId="77777777" w:rsidR="00181FFC" w:rsidRPr="00181FFC" w:rsidRDefault="00181FFC" w:rsidP="00181FFC">
      <w:pPr>
        <w:spacing w:line="600" w:lineRule="auto"/>
        <w:jc w:val="left"/>
        <w:rPr>
          <w:ins w:id="21050" w:author="UTENTE" w:date="2020-06-30T19:00:00Z"/>
          <w:rFonts w:ascii="Calibri" w:eastAsia="Calibri" w:hAnsi="Calibri" w:cs="Times New Roman"/>
        </w:rPr>
      </w:pPr>
      <w:ins w:id="21051" w:author="UTENTE" w:date="2020-06-30T19:00:00Z">
        <w:r w:rsidRPr="00181FFC">
          <w:rPr>
            <w:rFonts w:ascii="Calibri" w:eastAsia="Calibri" w:hAnsi="Calibri" w:cs="Times New Roman"/>
          </w:rPr>
          <w:t>834.</w:t>
        </w:r>
        <w:r w:rsidRPr="00181FFC">
          <w:rPr>
            <w:rFonts w:ascii="Calibri" w:eastAsia="Calibri" w:hAnsi="Calibri" w:cs="Times New Roman"/>
          </w:rPr>
          <w:tab/>
          <w:t>mc "\"Ok…\""</w:t>
        </w:r>
      </w:ins>
    </w:p>
    <w:p w14:paraId="51AB67BB" w14:textId="77777777" w:rsidR="00181FFC" w:rsidRPr="00181FFC" w:rsidRDefault="00181FFC" w:rsidP="00181FFC">
      <w:pPr>
        <w:spacing w:line="600" w:lineRule="auto"/>
        <w:jc w:val="left"/>
        <w:rPr>
          <w:ins w:id="21052" w:author="UTENTE" w:date="2020-06-30T19:00:00Z"/>
          <w:rFonts w:ascii="Calibri" w:eastAsia="Calibri" w:hAnsi="Calibri" w:cs="Times New Roman"/>
        </w:rPr>
      </w:pPr>
      <w:ins w:id="21053" w:author="UTENTE" w:date="2020-06-30T19:00:00Z">
        <w:r w:rsidRPr="00181FFC">
          <w:rPr>
            <w:rFonts w:ascii="Calibri" w:eastAsia="Calibri" w:hAnsi="Calibri" w:cs="Times New Roman"/>
          </w:rPr>
          <w:t>835.</w:t>
        </w:r>
        <w:r w:rsidRPr="00181FFC">
          <w:rPr>
            <w:rFonts w:ascii="Calibri" w:eastAsia="Calibri" w:hAnsi="Calibri" w:cs="Times New Roman"/>
          </w:rPr>
          <w:tab/>
          <w:t>mc "\"Grazie. Ci vediamo in giro, allora.\""</w:t>
        </w:r>
      </w:ins>
    </w:p>
    <w:p w14:paraId="37B76380" w14:textId="77777777" w:rsidR="00181FFC" w:rsidRPr="00181FFC" w:rsidRDefault="00181FFC" w:rsidP="00181FFC">
      <w:pPr>
        <w:spacing w:line="600" w:lineRule="auto"/>
        <w:jc w:val="left"/>
        <w:rPr>
          <w:ins w:id="21054" w:author="UTENTE" w:date="2020-06-30T19:00:00Z"/>
          <w:rFonts w:ascii="Calibri" w:eastAsia="Calibri" w:hAnsi="Calibri" w:cs="Times New Roman"/>
        </w:rPr>
      </w:pPr>
      <w:ins w:id="21055" w:author="UTENTE" w:date="2020-06-30T19:00:00Z">
        <w:r w:rsidRPr="00181FFC">
          <w:rPr>
            <w:rFonts w:ascii="Calibri" w:eastAsia="Calibri" w:hAnsi="Calibri" w:cs="Times New Roman"/>
          </w:rPr>
          <w:t>836.</w:t>
        </w:r>
        <w:r w:rsidRPr="00181FFC">
          <w:rPr>
            <w:rFonts w:ascii="Calibri" w:eastAsia="Calibri" w:hAnsi="Calibri" w:cs="Times New Roman"/>
          </w:rPr>
          <w:tab/>
          <w:t>n "Senza dire altro, Dominic svanisce dietro l'angolo e io entro nel mio palazzo."</w:t>
        </w:r>
      </w:ins>
    </w:p>
    <w:p w14:paraId="1170F4ED" w14:textId="77777777" w:rsidR="00181FFC" w:rsidRPr="00181FFC" w:rsidRDefault="00181FFC" w:rsidP="00181FFC">
      <w:pPr>
        <w:spacing w:line="600" w:lineRule="auto"/>
        <w:jc w:val="left"/>
        <w:rPr>
          <w:ins w:id="21056" w:author="UTENTE" w:date="2020-06-30T19:00:00Z"/>
          <w:rFonts w:ascii="Calibri" w:eastAsia="Calibri" w:hAnsi="Calibri" w:cs="Times New Roman"/>
        </w:rPr>
      </w:pPr>
      <w:ins w:id="21057" w:author="UTENTE" w:date="2020-06-30T19:00:00Z">
        <w:r w:rsidRPr="00181FFC">
          <w:rPr>
            <w:rFonts w:ascii="Calibri" w:eastAsia="Calibri" w:hAnsi="Calibri" w:cs="Times New Roman"/>
          </w:rPr>
          <w:t>837.</w:t>
        </w:r>
        <w:r w:rsidRPr="00181FFC">
          <w:rPr>
            <w:rFonts w:ascii="Calibri" w:eastAsia="Calibri" w:hAnsi="Calibri" w:cs="Times New Roman"/>
          </w:rPr>
          <w:tab/>
          <w:t>n "Per quanto cerchi di ignorarlo, non riesco a levarmi di dosso la sensazione che ora ci sia un'ombra oscura che aleggia su di me."</w:t>
        </w:r>
      </w:ins>
    </w:p>
    <w:p w14:paraId="3570F041" w14:textId="77777777" w:rsidR="00181FFC" w:rsidRPr="00181FFC" w:rsidRDefault="00181FFC" w:rsidP="00181FFC">
      <w:pPr>
        <w:spacing w:line="600" w:lineRule="auto"/>
        <w:jc w:val="left"/>
        <w:rPr>
          <w:ins w:id="21058" w:author="UTENTE" w:date="2020-06-30T19:00:00Z"/>
          <w:rFonts w:ascii="Calibri" w:eastAsia="Calibri" w:hAnsi="Calibri" w:cs="Times New Roman"/>
        </w:rPr>
      </w:pPr>
      <w:ins w:id="21059" w:author="UTENTE" w:date="2020-06-30T19:00:00Z">
        <w:r w:rsidRPr="00181FFC">
          <w:rPr>
            <w:rFonts w:ascii="Calibri" w:eastAsia="Calibri" w:hAnsi="Calibri" w:cs="Times New Roman"/>
          </w:rPr>
          <w:t>838.</w:t>
        </w:r>
        <w:r w:rsidRPr="00181FFC">
          <w:rPr>
            <w:rFonts w:ascii="Calibri" w:eastAsia="Calibri" w:hAnsi="Calibri" w:cs="Times New Roman"/>
          </w:rPr>
          <w:tab/>
          <w:t>n "Non capisco cosa voglia dire e una parte di me si chiede se voglia davvero capirlo."</w:t>
        </w:r>
      </w:ins>
    </w:p>
    <w:p w14:paraId="48BDC461" w14:textId="77777777" w:rsidR="00181FFC" w:rsidRPr="00181FFC" w:rsidRDefault="00181FFC" w:rsidP="00181FFC">
      <w:pPr>
        <w:spacing w:line="600" w:lineRule="auto"/>
        <w:jc w:val="left"/>
        <w:rPr>
          <w:ins w:id="21060" w:author="UTENTE" w:date="2020-06-30T19:00:00Z"/>
          <w:rFonts w:ascii="Calibri" w:eastAsia="Calibri" w:hAnsi="Calibri" w:cs="Times New Roman"/>
        </w:rPr>
      </w:pPr>
      <w:ins w:id="21061" w:author="UTENTE" w:date="2020-06-30T19:00:00Z">
        <w:r w:rsidRPr="00181FFC">
          <w:rPr>
            <w:rFonts w:ascii="Calibri" w:eastAsia="Calibri" w:hAnsi="Calibri" w:cs="Times New Roman"/>
          </w:rPr>
          <w:t>839.</w:t>
        </w:r>
        <w:r w:rsidRPr="00181FFC">
          <w:rPr>
            <w:rFonts w:ascii="Calibri" w:eastAsia="Calibri" w:hAnsi="Calibri" w:cs="Times New Roman"/>
          </w:rPr>
          <w:tab/>
          <w:t>n "Spero solo di aver fatto la scelta giusta…"</w:t>
        </w:r>
      </w:ins>
    </w:p>
    <w:p w14:paraId="3323A41E" w14:textId="77777777" w:rsidR="00181FFC" w:rsidRPr="00181FFC" w:rsidRDefault="00181FFC" w:rsidP="00181FFC">
      <w:pPr>
        <w:spacing w:line="600" w:lineRule="auto"/>
        <w:jc w:val="left"/>
        <w:rPr>
          <w:ins w:id="21062" w:author="UTENTE" w:date="2020-06-30T19:00:00Z"/>
          <w:rFonts w:ascii="Calibri" w:eastAsia="Calibri" w:hAnsi="Calibri" w:cs="Times New Roman"/>
        </w:rPr>
      </w:pPr>
      <w:ins w:id="21063" w:author="UTENTE" w:date="2020-06-30T19:00:00Z">
        <w:r w:rsidRPr="00181FFC">
          <w:rPr>
            <w:rFonts w:ascii="Calibri" w:eastAsia="Calibri" w:hAnsi="Calibri" w:cs="Times New Roman"/>
          </w:rPr>
          <w:t>840.</w:t>
        </w:r>
        <w:r w:rsidRPr="00181FFC">
          <w:rPr>
            <w:rFonts w:ascii="Calibri" w:eastAsia="Calibri" w:hAnsi="Calibri" w:cs="Times New Roman"/>
          </w:rPr>
          <w:tab/>
          <w:t>n "…Per il bene di Luka e per il mio."</w:t>
        </w:r>
      </w:ins>
    </w:p>
    <w:p w14:paraId="795BD56E" w14:textId="77777777" w:rsidR="00181FFC" w:rsidRPr="00181FFC" w:rsidRDefault="00181FFC" w:rsidP="00181FFC">
      <w:pPr>
        <w:spacing w:line="600" w:lineRule="auto"/>
        <w:jc w:val="left"/>
        <w:rPr>
          <w:ins w:id="21064" w:author="UTENTE" w:date="2020-06-30T19:00:00Z"/>
          <w:rFonts w:ascii="Calibri" w:eastAsia="Calibri" w:hAnsi="Calibri" w:cs="Times New Roman"/>
        </w:rPr>
      </w:pPr>
      <w:ins w:id="21065" w:author="UTENTE" w:date="2020-06-30T19:00:00Z">
        <w:r w:rsidRPr="00181FFC">
          <w:rPr>
            <w:rFonts w:ascii="Calibri" w:eastAsia="Calibri" w:hAnsi="Calibri" w:cs="Times New Roman"/>
          </w:rPr>
          <w:t>841.</w:t>
        </w:r>
        <w:r w:rsidRPr="00181FFC">
          <w:rPr>
            <w:rFonts w:ascii="Calibri" w:eastAsia="Calibri" w:hAnsi="Calibri" w:cs="Times New Roman"/>
          </w:rPr>
          <w:tab/>
          <w:t>mcp "\"…\""</w:t>
        </w:r>
      </w:ins>
    </w:p>
    <w:p w14:paraId="5317E88D" w14:textId="77777777" w:rsidR="00181FFC" w:rsidRPr="00181FFC" w:rsidRDefault="00181FFC" w:rsidP="00181FFC">
      <w:pPr>
        <w:spacing w:line="600" w:lineRule="auto"/>
        <w:jc w:val="left"/>
        <w:rPr>
          <w:ins w:id="21066" w:author="UTENTE" w:date="2020-06-30T19:00:00Z"/>
          <w:rFonts w:ascii="Calibri" w:eastAsia="Calibri" w:hAnsi="Calibri" w:cs="Times New Roman"/>
        </w:rPr>
      </w:pPr>
      <w:ins w:id="21067" w:author="UTENTE" w:date="2020-06-30T19:00:00Z">
        <w:r w:rsidRPr="00181FFC">
          <w:rPr>
            <w:rFonts w:ascii="Calibri" w:eastAsia="Calibri" w:hAnsi="Calibri" w:cs="Times New Roman"/>
          </w:rPr>
          <w:t>842.</w:t>
        </w:r>
        <w:r w:rsidRPr="00181FFC">
          <w:rPr>
            <w:rFonts w:ascii="Calibri" w:eastAsia="Calibri" w:hAnsi="Calibri" w:cs="Times New Roman"/>
          </w:rPr>
          <w:tab/>
          <w:t>n "La notte successiva, giro hamburger con il pilota automatico."</w:t>
        </w:r>
      </w:ins>
    </w:p>
    <w:p w14:paraId="57415259" w14:textId="77777777" w:rsidR="00181FFC" w:rsidRPr="00181FFC" w:rsidRDefault="00181FFC" w:rsidP="00181FFC">
      <w:pPr>
        <w:spacing w:line="600" w:lineRule="auto"/>
        <w:jc w:val="left"/>
        <w:rPr>
          <w:ins w:id="21068" w:author="UTENTE" w:date="2020-06-30T19:00:00Z"/>
          <w:rFonts w:ascii="Calibri" w:eastAsia="Calibri" w:hAnsi="Calibri" w:cs="Times New Roman"/>
        </w:rPr>
      </w:pPr>
      <w:ins w:id="21069" w:author="UTENTE" w:date="2020-06-30T19:00:00Z">
        <w:r w:rsidRPr="00181FFC">
          <w:rPr>
            <w:rFonts w:ascii="Calibri" w:eastAsia="Calibri" w:hAnsi="Calibri" w:cs="Times New Roman"/>
          </w:rPr>
          <w:t>843.</w:t>
        </w:r>
        <w:r w:rsidRPr="00181FFC">
          <w:rPr>
            <w:rFonts w:ascii="Calibri" w:eastAsia="Calibri" w:hAnsi="Calibri" w:cs="Times New Roman"/>
          </w:rPr>
          <w:tab/>
          <w:t>n "Penso che stanotte finalmente gli chiederò di uscire…{w} Visto che a quanto pare tocca a me farlo."</w:t>
        </w:r>
      </w:ins>
    </w:p>
    <w:p w14:paraId="0000F41B" w14:textId="77777777" w:rsidR="00181FFC" w:rsidRPr="00181FFC" w:rsidRDefault="00181FFC" w:rsidP="00181FFC">
      <w:pPr>
        <w:spacing w:line="600" w:lineRule="auto"/>
        <w:jc w:val="left"/>
        <w:rPr>
          <w:ins w:id="21070" w:author="UTENTE" w:date="2020-06-30T19:00:00Z"/>
          <w:rFonts w:ascii="Calibri" w:eastAsia="Calibri" w:hAnsi="Calibri" w:cs="Times New Roman"/>
        </w:rPr>
      </w:pPr>
      <w:ins w:id="21071" w:author="UTENTE" w:date="2020-06-30T19:00:00Z">
        <w:r w:rsidRPr="00181FFC">
          <w:rPr>
            <w:rFonts w:ascii="Calibri" w:eastAsia="Calibri" w:hAnsi="Calibri" w:cs="Times New Roman"/>
          </w:rPr>
          <w:t>844.</w:t>
        </w:r>
        <w:r w:rsidRPr="00181FFC">
          <w:rPr>
            <w:rFonts w:ascii="Calibri" w:eastAsia="Calibri" w:hAnsi="Calibri" w:cs="Times New Roman"/>
          </w:rPr>
          <w:tab/>
          <w:t>u "\"Ehi ti ho detto cottura media, non ben cotta!\""</w:t>
        </w:r>
      </w:ins>
    </w:p>
    <w:p w14:paraId="3FA16622" w14:textId="77777777" w:rsidR="00181FFC" w:rsidRPr="00181FFC" w:rsidRDefault="00181FFC" w:rsidP="00181FFC">
      <w:pPr>
        <w:spacing w:line="600" w:lineRule="auto"/>
        <w:jc w:val="left"/>
        <w:rPr>
          <w:ins w:id="21072" w:author="UTENTE" w:date="2020-06-30T19:00:00Z"/>
          <w:rFonts w:ascii="Calibri" w:eastAsia="Calibri" w:hAnsi="Calibri" w:cs="Times New Roman"/>
        </w:rPr>
      </w:pPr>
      <w:ins w:id="21073" w:author="UTENTE" w:date="2020-06-30T19:00:00Z">
        <w:r w:rsidRPr="00181FFC">
          <w:rPr>
            <w:rFonts w:ascii="Calibri" w:eastAsia="Calibri" w:hAnsi="Calibri" w:cs="Times New Roman"/>
          </w:rPr>
          <w:t>845.</w:t>
        </w:r>
        <w:r w:rsidRPr="00181FFC">
          <w:rPr>
            <w:rFonts w:ascii="Calibri" w:eastAsia="Calibri" w:hAnsi="Calibri" w:cs="Times New Roman"/>
          </w:rPr>
          <w:tab/>
          <w:t>mcp "\"O-oh, mi scusi!\""</w:t>
        </w:r>
      </w:ins>
    </w:p>
    <w:p w14:paraId="2DD7F448" w14:textId="77777777" w:rsidR="00181FFC" w:rsidRPr="00181FFC" w:rsidRDefault="00181FFC" w:rsidP="00181FFC">
      <w:pPr>
        <w:spacing w:line="600" w:lineRule="auto"/>
        <w:jc w:val="left"/>
        <w:rPr>
          <w:ins w:id="21074" w:author="UTENTE" w:date="2020-06-30T19:00:00Z"/>
          <w:rFonts w:ascii="Calibri" w:eastAsia="Calibri" w:hAnsi="Calibri" w:cs="Times New Roman"/>
        </w:rPr>
      </w:pPr>
      <w:ins w:id="21075" w:author="UTENTE" w:date="2020-06-30T19:00:00Z">
        <w:r w:rsidRPr="00181FFC">
          <w:rPr>
            <w:rFonts w:ascii="Calibri" w:eastAsia="Calibri" w:hAnsi="Calibri" w:cs="Times New Roman"/>
          </w:rPr>
          <w:t>846.</w:t>
        </w:r>
        <w:r w:rsidRPr="00181FFC">
          <w:rPr>
            <w:rFonts w:ascii="Calibri" w:eastAsia="Calibri" w:hAnsi="Calibri" w:cs="Times New Roman"/>
          </w:rPr>
          <w:tab/>
          <w:t>n "Mi risulta parecchio difficile concentrarmi per il resto del mio turno, ma in qualche modo, ci riesco."</w:t>
        </w:r>
        <w:r w:rsidRPr="00181FFC">
          <w:rPr>
            <w:rFonts w:ascii="Calibri" w:eastAsia="Calibri" w:hAnsi="Calibri" w:cs="Times New Roman"/>
          </w:rPr>
          <w:br w:type="page"/>
        </w:r>
      </w:ins>
    </w:p>
    <w:p w14:paraId="50C32BD2" w14:textId="77777777" w:rsidR="00181FFC" w:rsidRPr="00181FFC" w:rsidRDefault="00181FFC" w:rsidP="00181FFC">
      <w:pPr>
        <w:spacing w:line="600" w:lineRule="auto"/>
        <w:jc w:val="left"/>
        <w:rPr>
          <w:ins w:id="21076" w:author="UTENTE" w:date="2020-06-30T19:00:00Z"/>
          <w:rFonts w:ascii="Calibri" w:eastAsia="Calibri" w:hAnsi="Calibri" w:cs="Times New Roman"/>
          <w:lang w:val="en-US"/>
        </w:rPr>
      </w:pPr>
      <w:ins w:id="21077" w:author="UTENTE" w:date="2020-06-30T19:00:00Z">
        <w:r w:rsidRPr="00181FFC">
          <w:rPr>
            <w:rFonts w:ascii="Calibri" w:eastAsia="Calibri" w:hAnsi="Calibri" w:cs="Times New Roman"/>
            <w:lang w:val="en-US"/>
          </w:rPr>
          <w:lastRenderedPageBreak/>
          <w:t>847.</w:t>
        </w:r>
        <w:r w:rsidRPr="00181FFC">
          <w:rPr>
            <w:rFonts w:ascii="Calibri" w:eastAsia="Calibri" w:hAnsi="Calibri" w:cs="Times New Roman"/>
            <w:lang w:val="en-US"/>
          </w:rPr>
          <w:tab/>
          <w:t>n "By the time Luka finally shows up at the door, my stomach is a knot of pure excitement."</w:t>
        </w:r>
      </w:ins>
    </w:p>
    <w:p w14:paraId="6A7503EF" w14:textId="77777777" w:rsidR="00181FFC" w:rsidRPr="00181FFC" w:rsidRDefault="00181FFC" w:rsidP="00181FFC">
      <w:pPr>
        <w:spacing w:line="600" w:lineRule="auto"/>
        <w:jc w:val="left"/>
        <w:rPr>
          <w:ins w:id="21078" w:author="UTENTE" w:date="2020-06-30T19:00:00Z"/>
          <w:rFonts w:ascii="Calibri" w:eastAsia="Calibri" w:hAnsi="Calibri" w:cs="Times New Roman"/>
          <w:lang w:val="en-US"/>
          <w:rPrChange w:id="21079" w:author="UTENTE" w:date="2020-06-30T19:00:00Z">
            <w:rPr>
              <w:ins w:id="21080" w:author="UTENTE" w:date="2020-06-30T19:00:00Z"/>
              <w:rFonts w:ascii="Calibri" w:eastAsia="Calibri" w:hAnsi="Calibri" w:cs="Times New Roman"/>
            </w:rPr>
          </w:rPrChange>
        </w:rPr>
      </w:pPr>
      <w:ins w:id="21081" w:author="UTENTE" w:date="2020-06-30T19:00:00Z">
        <w:r w:rsidRPr="00181FFC">
          <w:rPr>
            <w:rFonts w:ascii="Calibri" w:eastAsia="Calibri" w:hAnsi="Calibri" w:cs="Times New Roman"/>
            <w:lang w:val="en-US"/>
            <w:rPrChange w:id="21082" w:author="UTENTE" w:date="2020-06-30T19:00:00Z">
              <w:rPr>
                <w:rFonts w:ascii="Calibri" w:eastAsia="Calibri" w:hAnsi="Calibri" w:cs="Times New Roman"/>
              </w:rPr>
            </w:rPrChange>
          </w:rPr>
          <w:t>848.</w:t>
        </w:r>
        <w:r w:rsidRPr="00181FFC">
          <w:rPr>
            <w:rFonts w:ascii="Calibri" w:eastAsia="Calibri" w:hAnsi="Calibri" w:cs="Times New Roman"/>
            <w:lang w:val="en-US"/>
            <w:rPrChange w:id="21083" w:author="UTENTE" w:date="2020-06-30T19:00:00Z">
              <w:rPr>
                <w:rFonts w:ascii="Calibri" w:eastAsia="Calibri" w:hAnsi="Calibri" w:cs="Times New Roman"/>
              </w:rPr>
            </w:rPrChange>
          </w:rPr>
          <w:tab/>
          <w:t>l "\"Hey, [mc]––\""</w:t>
        </w:r>
      </w:ins>
    </w:p>
    <w:p w14:paraId="2624D034" w14:textId="77777777" w:rsidR="00181FFC" w:rsidRPr="00181FFC" w:rsidRDefault="00181FFC" w:rsidP="00181FFC">
      <w:pPr>
        <w:spacing w:line="600" w:lineRule="auto"/>
        <w:jc w:val="left"/>
        <w:rPr>
          <w:ins w:id="21084" w:author="UTENTE" w:date="2020-06-30T19:00:00Z"/>
          <w:rFonts w:ascii="Calibri" w:eastAsia="Calibri" w:hAnsi="Calibri" w:cs="Times New Roman"/>
          <w:lang w:val="en-US"/>
        </w:rPr>
      </w:pPr>
      <w:ins w:id="21085" w:author="UTENTE" w:date="2020-06-30T19:00:00Z">
        <w:r w:rsidRPr="00181FFC">
          <w:rPr>
            <w:rFonts w:ascii="Calibri" w:eastAsia="Calibri" w:hAnsi="Calibri" w:cs="Times New Roman"/>
            <w:lang w:val="en-US"/>
          </w:rPr>
          <w:t>849.</w:t>
        </w:r>
        <w:r w:rsidRPr="00181FFC">
          <w:rPr>
            <w:rFonts w:ascii="Calibri" w:eastAsia="Calibri" w:hAnsi="Calibri" w:cs="Times New Roman"/>
            <w:lang w:val="en-US"/>
          </w:rPr>
          <w:tab/>
          <w:t>l "\"Ngh, what's that smell? Did you burn down the kitchen earlier or something?\""</w:t>
        </w:r>
      </w:ins>
    </w:p>
    <w:p w14:paraId="6D540F57" w14:textId="77777777" w:rsidR="00181FFC" w:rsidRPr="00181FFC" w:rsidRDefault="00181FFC" w:rsidP="00181FFC">
      <w:pPr>
        <w:spacing w:line="600" w:lineRule="auto"/>
        <w:jc w:val="left"/>
        <w:rPr>
          <w:ins w:id="21086" w:author="UTENTE" w:date="2020-06-30T19:00:00Z"/>
          <w:rFonts w:ascii="Calibri" w:eastAsia="Calibri" w:hAnsi="Calibri" w:cs="Times New Roman"/>
          <w:lang w:val="en-US"/>
        </w:rPr>
      </w:pPr>
      <w:ins w:id="21087" w:author="UTENTE" w:date="2020-06-30T19:00:00Z">
        <w:r w:rsidRPr="00181FFC">
          <w:rPr>
            <w:rFonts w:ascii="Calibri" w:eastAsia="Calibri" w:hAnsi="Calibri" w:cs="Times New Roman"/>
            <w:lang w:val="en-US"/>
          </w:rPr>
          <w:t>850.</w:t>
        </w:r>
        <w:r w:rsidRPr="00181FFC">
          <w:rPr>
            <w:rFonts w:ascii="Calibri" w:eastAsia="Calibri" w:hAnsi="Calibri" w:cs="Times New Roman"/>
            <w:lang w:val="en-US"/>
          </w:rPr>
          <w:tab/>
          <w:t>mc "\"…Heh, don't worry about it.\""</w:t>
        </w:r>
      </w:ins>
    </w:p>
    <w:p w14:paraId="4CDD5C23" w14:textId="77777777" w:rsidR="00181FFC" w:rsidRPr="00181FFC" w:rsidRDefault="00181FFC" w:rsidP="00181FFC">
      <w:pPr>
        <w:spacing w:line="600" w:lineRule="auto"/>
        <w:jc w:val="left"/>
        <w:rPr>
          <w:ins w:id="21088" w:author="UTENTE" w:date="2020-06-30T19:00:00Z"/>
          <w:rFonts w:ascii="Calibri" w:eastAsia="Calibri" w:hAnsi="Calibri" w:cs="Times New Roman"/>
          <w:lang w:val="en-US"/>
        </w:rPr>
      </w:pPr>
      <w:ins w:id="21089" w:author="UTENTE" w:date="2020-06-30T19:00:00Z">
        <w:r w:rsidRPr="00181FFC">
          <w:rPr>
            <w:rFonts w:ascii="Calibri" w:eastAsia="Calibri" w:hAnsi="Calibri" w:cs="Times New Roman"/>
            <w:lang w:val="en-US"/>
          </w:rPr>
          <w:t>851.</w:t>
        </w:r>
        <w:r w:rsidRPr="00181FFC">
          <w:rPr>
            <w:rFonts w:ascii="Calibri" w:eastAsia="Calibri" w:hAnsi="Calibri" w:cs="Times New Roman"/>
            <w:lang w:val="en-US"/>
          </w:rPr>
          <w:tab/>
          <w:t>mc "\"Let's go, yeah?\""</w:t>
        </w:r>
      </w:ins>
    </w:p>
    <w:p w14:paraId="63249B55" w14:textId="77777777" w:rsidR="00181FFC" w:rsidRPr="00181FFC" w:rsidRDefault="00181FFC" w:rsidP="00181FFC">
      <w:pPr>
        <w:spacing w:line="600" w:lineRule="auto"/>
        <w:jc w:val="left"/>
        <w:rPr>
          <w:ins w:id="21090" w:author="UTENTE" w:date="2020-06-30T19:00:00Z"/>
          <w:rFonts w:ascii="Calibri" w:eastAsia="Calibri" w:hAnsi="Calibri" w:cs="Times New Roman"/>
          <w:lang w:val="en-US"/>
        </w:rPr>
      </w:pPr>
      <w:ins w:id="21091" w:author="UTENTE" w:date="2020-06-30T19:00:00Z">
        <w:r w:rsidRPr="00181FFC">
          <w:rPr>
            <w:rFonts w:ascii="Calibri" w:eastAsia="Calibri" w:hAnsi="Calibri" w:cs="Times New Roman"/>
            <w:lang w:val="en-US"/>
          </w:rPr>
          <w:t>852.</w:t>
        </w:r>
        <w:r w:rsidRPr="00181FFC">
          <w:rPr>
            <w:rFonts w:ascii="Calibri" w:eastAsia="Calibri" w:hAnsi="Calibri" w:cs="Times New Roman"/>
            <w:lang w:val="en-US"/>
          </w:rPr>
          <w:tab/>
          <w:t>l "\"Sure, char-broiled boy.\""</w:t>
        </w:r>
      </w:ins>
    </w:p>
    <w:p w14:paraId="0E67E5F2" w14:textId="77777777" w:rsidR="00181FFC" w:rsidRPr="00181FFC" w:rsidRDefault="00181FFC" w:rsidP="00181FFC">
      <w:pPr>
        <w:spacing w:line="600" w:lineRule="auto"/>
        <w:jc w:val="left"/>
        <w:rPr>
          <w:ins w:id="21092" w:author="UTENTE" w:date="2020-06-30T19:00:00Z"/>
          <w:rFonts w:ascii="Calibri" w:eastAsia="Calibri" w:hAnsi="Calibri" w:cs="Times New Roman"/>
          <w:lang w:val="en-US"/>
        </w:rPr>
      </w:pPr>
      <w:ins w:id="21093" w:author="UTENTE" w:date="2020-06-30T19:00:00Z">
        <w:r w:rsidRPr="00181FFC">
          <w:rPr>
            <w:rFonts w:ascii="Calibri" w:eastAsia="Calibri" w:hAnsi="Calibri" w:cs="Times New Roman"/>
            <w:lang w:val="en-US"/>
          </w:rPr>
          <w:t>853.</w:t>
        </w:r>
        <w:r w:rsidRPr="00181FFC">
          <w:rPr>
            <w:rFonts w:ascii="Calibri" w:eastAsia="Calibri" w:hAnsi="Calibri" w:cs="Times New Roman"/>
            <w:lang w:val="en-US"/>
          </w:rPr>
          <w:tab/>
          <w:t>n "We head out onto the street, just like always."</w:t>
        </w:r>
      </w:ins>
    </w:p>
    <w:p w14:paraId="42ED3521" w14:textId="77777777" w:rsidR="00181FFC" w:rsidRPr="00181FFC" w:rsidRDefault="00181FFC" w:rsidP="00181FFC">
      <w:pPr>
        <w:spacing w:line="600" w:lineRule="auto"/>
        <w:jc w:val="left"/>
        <w:rPr>
          <w:ins w:id="21094" w:author="UTENTE" w:date="2020-06-30T19:00:00Z"/>
          <w:rFonts w:ascii="Calibri" w:eastAsia="Calibri" w:hAnsi="Calibri" w:cs="Times New Roman"/>
          <w:lang w:val="en-US"/>
        </w:rPr>
      </w:pPr>
      <w:ins w:id="21095" w:author="UTENTE" w:date="2020-06-30T19:00:00Z">
        <w:r w:rsidRPr="00181FFC">
          <w:rPr>
            <w:rFonts w:ascii="Calibri" w:eastAsia="Calibri" w:hAnsi="Calibri" w:cs="Times New Roman"/>
            <w:lang w:val="en-US"/>
          </w:rPr>
          <w:t>854.</w:t>
        </w:r>
        <w:r w:rsidRPr="00181FFC">
          <w:rPr>
            <w:rFonts w:ascii="Calibri" w:eastAsia="Calibri" w:hAnsi="Calibri" w:cs="Times New Roman"/>
            <w:lang w:val="en-US"/>
          </w:rPr>
          <w:tab/>
          <w:t>n "But this time, I notice a taxi parked right in front of the diner.{w} Weird, you don't usually see them around here. Does that mean…?"</w:t>
        </w:r>
      </w:ins>
    </w:p>
    <w:p w14:paraId="211C0004" w14:textId="77777777" w:rsidR="00181FFC" w:rsidRPr="00181FFC" w:rsidRDefault="00181FFC" w:rsidP="00181FFC">
      <w:pPr>
        <w:spacing w:line="600" w:lineRule="auto"/>
        <w:jc w:val="left"/>
        <w:rPr>
          <w:ins w:id="21096" w:author="UTENTE" w:date="2020-06-30T19:00:00Z"/>
          <w:rFonts w:ascii="Calibri" w:eastAsia="Calibri" w:hAnsi="Calibri" w:cs="Times New Roman"/>
          <w:lang w:val="en-US"/>
        </w:rPr>
      </w:pPr>
      <w:ins w:id="21097" w:author="UTENTE" w:date="2020-06-30T19:00:00Z">
        <w:r w:rsidRPr="00181FFC">
          <w:rPr>
            <w:rFonts w:ascii="Calibri" w:eastAsia="Calibri" w:hAnsi="Calibri" w:cs="Times New Roman"/>
            <w:lang w:val="en-US"/>
          </w:rPr>
          <w:t>855.</w:t>
        </w:r>
        <w:r w:rsidRPr="00181FFC">
          <w:rPr>
            <w:rFonts w:ascii="Calibri" w:eastAsia="Calibri" w:hAnsi="Calibri" w:cs="Times New Roman"/>
            <w:lang w:val="en-US"/>
          </w:rPr>
          <w:tab/>
          <w:t>lp "\"You wanna come back to my place again tonight?\""</w:t>
        </w:r>
      </w:ins>
    </w:p>
    <w:p w14:paraId="4A3968CD" w14:textId="77777777" w:rsidR="00181FFC" w:rsidRPr="00181FFC" w:rsidRDefault="00181FFC" w:rsidP="00181FFC">
      <w:pPr>
        <w:spacing w:line="600" w:lineRule="auto"/>
        <w:jc w:val="left"/>
        <w:rPr>
          <w:ins w:id="21098" w:author="UTENTE" w:date="2020-06-30T19:00:00Z"/>
          <w:rFonts w:ascii="Calibri" w:eastAsia="Calibri" w:hAnsi="Calibri" w:cs="Times New Roman"/>
          <w:lang w:val="en-US"/>
        </w:rPr>
      </w:pPr>
      <w:ins w:id="21099" w:author="UTENTE" w:date="2020-06-30T19:00:00Z">
        <w:r w:rsidRPr="00181FFC">
          <w:rPr>
            <w:rFonts w:ascii="Calibri" w:eastAsia="Calibri" w:hAnsi="Calibri" w:cs="Times New Roman"/>
            <w:lang w:val="en-US"/>
          </w:rPr>
          <w:t>856.</w:t>
        </w:r>
        <w:r w:rsidRPr="00181FFC">
          <w:rPr>
            <w:rFonts w:ascii="Calibri" w:eastAsia="Calibri" w:hAnsi="Calibri" w:cs="Times New Roman"/>
            <w:lang w:val="en-US"/>
          </w:rPr>
          <w:tab/>
          <w:t>lp "\"We can have a more relaxed talk, and erm… There are some things I kinda want to say.\""</w:t>
        </w:r>
      </w:ins>
    </w:p>
    <w:p w14:paraId="17766807" w14:textId="77777777" w:rsidR="00181FFC" w:rsidRPr="00181FFC" w:rsidRDefault="00181FFC" w:rsidP="00181FFC">
      <w:pPr>
        <w:spacing w:line="600" w:lineRule="auto"/>
        <w:jc w:val="left"/>
        <w:rPr>
          <w:ins w:id="21100" w:author="UTENTE" w:date="2020-06-30T19:00:00Z"/>
          <w:rFonts w:ascii="Calibri" w:eastAsia="Calibri" w:hAnsi="Calibri" w:cs="Times New Roman"/>
          <w:lang w:val="en-US"/>
        </w:rPr>
      </w:pPr>
      <w:ins w:id="21101" w:author="UTENTE" w:date="2020-06-30T19:00:00Z">
        <w:r w:rsidRPr="00181FFC">
          <w:rPr>
            <w:rFonts w:ascii="Calibri" w:eastAsia="Calibri" w:hAnsi="Calibri" w:cs="Times New Roman"/>
            <w:lang w:val="en-US"/>
          </w:rPr>
          <w:t>857.</w:t>
        </w:r>
        <w:r w:rsidRPr="00181FFC">
          <w:rPr>
            <w:rFonts w:ascii="Calibri" w:eastAsia="Calibri" w:hAnsi="Calibri" w:cs="Times New Roman"/>
            <w:lang w:val="en-US"/>
          </w:rPr>
          <w:tab/>
          <w:t>mcp "\"Like how you finally realized your true dream was always to work in a diner, and wanted to confess I'm your role model as the coolest burger-flipper ever?\""</w:t>
        </w:r>
      </w:ins>
    </w:p>
    <w:p w14:paraId="34818912" w14:textId="77777777" w:rsidR="00181FFC" w:rsidRPr="00181FFC" w:rsidRDefault="00181FFC" w:rsidP="00181FFC">
      <w:pPr>
        <w:spacing w:line="600" w:lineRule="auto"/>
        <w:jc w:val="left"/>
        <w:rPr>
          <w:ins w:id="21102" w:author="UTENTE" w:date="2020-06-30T19:00:00Z"/>
          <w:rFonts w:ascii="Calibri" w:eastAsia="Calibri" w:hAnsi="Calibri" w:cs="Times New Roman"/>
          <w:lang w:val="en-US"/>
          <w:rPrChange w:id="21103" w:author="UTENTE" w:date="2020-06-30T19:00:00Z">
            <w:rPr>
              <w:ins w:id="21104" w:author="UTENTE" w:date="2020-06-30T19:00:00Z"/>
              <w:rFonts w:ascii="Calibri" w:eastAsia="Calibri" w:hAnsi="Calibri" w:cs="Times New Roman"/>
            </w:rPr>
          </w:rPrChange>
        </w:rPr>
      </w:pPr>
      <w:ins w:id="21105" w:author="UTENTE" w:date="2020-06-30T19:00:00Z">
        <w:r w:rsidRPr="00181FFC">
          <w:rPr>
            <w:rFonts w:ascii="Calibri" w:eastAsia="Calibri" w:hAnsi="Calibri" w:cs="Times New Roman"/>
            <w:lang w:val="en-US"/>
            <w:rPrChange w:id="21106" w:author="UTENTE" w:date="2020-06-30T19:00:00Z">
              <w:rPr>
                <w:rFonts w:ascii="Calibri" w:eastAsia="Calibri" w:hAnsi="Calibri" w:cs="Times New Roman"/>
              </w:rPr>
            </w:rPrChange>
          </w:rPr>
          <w:t>858.</w:t>
        </w:r>
        <w:r w:rsidRPr="00181FFC">
          <w:rPr>
            <w:rFonts w:ascii="Calibri" w:eastAsia="Calibri" w:hAnsi="Calibri" w:cs="Times New Roman"/>
            <w:lang w:val="en-US"/>
            <w:rPrChange w:id="21107" w:author="UTENTE" w:date="2020-06-30T19:00:00Z">
              <w:rPr>
                <w:rFonts w:ascii="Calibri" w:eastAsia="Calibri" w:hAnsi="Calibri" w:cs="Times New Roman"/>
              </w:rPr>
            </w:rPrChange>
          </w:rPr>
          <w:tab/>
          <w:t>lp "\"No.\""</w:t>
        </w:r>
      </w:ins>
    </w:p>
    <w:p w14:paraId="687437AD" w14:textId="77777777" w:rsidR="00181FFC" w:rsidRPr="00181FFC" w:rsidRDefault="00181FFC" w:rsidP="00181FFC">
      <w:pPr>
        <w:spacing w:line="600" w:lineRule="auto"/>
        <w:jc w:val="left"/>
        <w:rPr>
          <w:ins w:id="21108" w:author="UTENTE" w:date="2020-06-30T19:00:00Z"/>
          <w:rFonts w:ascii="Calibri" w:eastAsia="Calibri" w:hAnsi="Calibri" w:cs="Times New Roman"/>
          <w:lang w:val="en-US"/>
          <w:rPrChange w:id="21109" w:author="UTENTE" w:date="2020-06-30T19:00:00Z">
            <w:rPr>
              <w:ins w:id="21110" w:author="UTENTE" w:date="2020-06-30T19:00:00Z"/>
              <w:rFonts w:ascii="Calibri" w:eastAsia="Calibri" w:hAnsi="Calibri" w:cs="Times New Roman"/>
            </w:rPr>
          </w:rPrChange>
        </w:rPr>
      </w:pPr>
      <w:ins w:id="21111" w:author="UTENTE" w:date="2020-06-30T19:00:00Z">
        <w:r w:rsidRPr="00181FFC">
          <w:rPr>
            <w:rFonts w:ascii="Calibri" w:eastAsia="Calibri" w:hAnsi="Calibri" w:cs="Times New Roman"/>
            <w:lang w:val="en-US"/>
            <w:rPrChange w:id="21112" w:author="UTENTE" w:date="2020-06-30T19:00:00Z">
              <w:rPr>
                <w:rFonts w:ascii="Calibri" w:eastAsia="Calibri" w:hAnsi="Calibri" w:cs="Times New Roman"/>
              </w:rPr>
            </w:rPrChange>
          </w:rPr>
          <w:t>859.</w:t>
        </w:r>
        <w:r w:rsidRPr="00181FFC">
          <w:rPr>
            <w:rFonts w:ascii="Calibri" w:eastAsia="Calibri" w:hAnsi="Calibri" w:cs="Times New Roman"/>
            <w:lang w:val="en-US"/>
            <w:rPrChange w:id="21113" w:author="UTENTE" w:date="2020-06-30T19:00:00Z">
              <w:rPr>
                <w:rFonts w:ascii="Calibri" w:eastAsia="Calibri" w:hAnsi="Calibri" w:cs="Times New Roman"/>
              </w:rPr>
            </w:rPrChange>
          </w:rPr>
          <w:tab/>
          <w:t>mcp "\"Oh.\""</w:t>
        </w:r>
      </w:ins>
    </w:p>
    <w:p w14:paraId="4D88D445" w14:textId="77777777" w:rsidR="00181FFC" w:rsidRPr="00181FFC" w:rsidRDefault="00181FFC" w:rsidP="00181FFC">
      <w:pPr>
        <w:spacing w:line="600" w:lineRule="auto"/>
        <w:jc w:val="left"/>
        <w:rPr>
          <w:ins w:id="21114" w:author="UTENTE" w:date="2020-06-30T19:00:00Z"/>
          <w:rFonts w:ascii="Calibri" w:eastAsia="Calibri" w:hAnsi="Calibri" w:cs="Times New Roman"/>
        </w:rPr>
      </w:pPr>
      <w:ins w:id="21115" w:author="UTENTE" w:date="2020-06-30T19:00:00Z">
        <w:r w:rsidRPr="00181FFC">
          <w:rPr>
            <w:rFonts w:ascii="Calibri" w:eastAsia="Calibri" w:hAnsi="Calibri" w:cs="Times New Roman"/>
            <w:lang w:val="en-US"/>
          </w:rPr>
          <w:t>860.</w:t>
        </w:r>
        <w:r w:rsidRPr="00181FFC">
          <w:rPr>
            <w:rFonts w:ascii="Calibri" w:eastAsia="Calibri" w:hAnsi="Calibri" w:cs="Times New Roman"/>
            <w:lang w:val="en-US"/>
          </w:rPr>
          <w:tab/>
          <w:t xml:space="preserve">mcp "\"Well, whatever else you wanted to say can't be as important, but sure. </w:t>
        </w:r>
        <w:r w:rsidRPr="00181FFC">
          <w:rPr>
            <w:rFonts w:ascii="Calibri" w:eastAsia="Calibri" w:hAnsi="Calibri" w:cs="Times New Roman"/>
          </w:rPr>
          <w:t>Let's go.\"" </w:t>
        </w:r>
        <w:r w:rsidRPr="00181FFC">
          <w:rPr>
            <w:rFonts w:ascii="Calibri" w:eastAsia="Calibri" w:hAnsi="Calibri" w:cs="Times New Roman"/>
          </w:rPr>
          <w:br w:type="page"/>
        </w:r>
      </w:ins>
    </w:p>
    <w:p w14:paraId="15442E8A" w14:textId="77777777" w:rsidR="00181FFC" w:rsidRPr="00181FFC" w:rsidRDefault="00181FFC" w:rsidP="00181FFC">
      <w:pPr>
        <w:spacing w:line="600" w:lineRule="auto"/>
        <w:jc w:val="left"/>
        <w:rPr>
          <w:ins w:id="21116" w:author="UTENTE" w:date="2020-06-30T19:00:00Z"/>
          <w:rFonts w:ascii="Calibri" w:eastAsia="Calibri" w:hAnsi="Calibri" w:cs="Times New Roman"/>
        </w:rPr>
      </w:pPr>
      <w:ins w:id="21117" w:author="UTENTE" w:date="2020-06-30T19:00:00Z">
        <w:r w:rsidRPr="00181FFC">
          <w:rPr>
            <w:rFonts w:ascii="Calibri" w:eastAsia="Calibri" w:hAnsi="Calibri" w:cs="Times New Roman"/>
          </w:rPr>
          <w:lastRenderedPageBreak/>
          <w:t>847.</w:t>
        </w:r>
        <w:r w:rsidRPr="00181FFC">
          <w:rPr>
            <w:rFonts w:ascii="Calibri" w:eastAsia="Calibri" w:hAnsi="Calibri" w:cs="Times New Roman"/>
          </w:rPr>
          <w:tab/>
          <w:t>n "Quando finalmente Luka spalanca la porta, il mio stomaco è un nodo di pura eccitazione."</w:t>
        </w:r>
      </w:ins>
    </w:p>
    <w:p w14:paraId="73BA24F1" w14:textId="77777777" w:rsidR="00181FFC" w:rsidRPr="00181FFC" w:rsidRDefault="00181FFC" w:rsidP="00181FFC">
      <w:pPr>
        <w:spacing w:line="600" w:lineRule="auto"/>
        <w:jc w:val="left"/>
        <w:rPr>
          <w:ins w:id="21118" w:author="UTENTE" w:date="2020-06-30T19:00:00Z"/>
          <w:rFonts w:ascii="Calibri" w:eastAsia="Calibri" w:hAnsi="Calibri" w:cs="Times New Roman"/>
        </w:rPr>
      </w:pPr>
      <w:ins w:id="21119" w:author="UTENTE" w:date="2020-06-30T19:00:00Z">
        <w:r w:rsidRPr="00181FFC">
          <w:rPr>
            <w:rFonts w:ascii="Calibri" w:eastAsia="Calibri" w:hAnsi="Calibri" w:cs="Times New Roman"/>
          </w:rPr>
          <w:t>848.</w:t>
        </w:r>
        <w:r w:rsidRPr="00181FFC">
          <w:rPr>
            <w:rFonts w:ascii="Calibri" w:eastAsia="Calibri" w:hAnsi="Calibri" w:cs="Times New Roman"/>
          </w:rPr>
          <w:tab/>
          <w:t>l "\"Ehi, [mc]––\" "</w:t>
        </w:r>
      </w:ins>
    </w:p>
    <w:p w14:paraId="47283653" w14:textId="77777777" w:rsidR="00181FFC" w:rsidRPr="00181FFC" w:rsidRDefault="00181FFC" w:rsidP="00181FFC">
      <w:pPr>
        <w:spacing w:line="600" w:lineRule="auto"/>
        <w:jc w:val="left"/>
        <w:rPr>
          <w:ins w:id="21120" w:author="UTENTE" w:date="2020-06-30T19:00:00Z"/>
          <w:rFonts w:ascii="Calibri" w:eastAsia="Calibri" w:hAnsi="Calibri" w:cs="Times New Roman"/>
        </w:rPr>
      </w:pPr>
      <w:ins w:id="21121" w:author="UTENTE" w:date="2020-06-30T19:00:00Z">
        <w:r w:rsidRPr="00181FFC">
          <w:rPr>
            <w:rFonts w:ascii="Calibri" w:eastAsia="Calibri" w:hAnsi="Calibri" w:cs="Times New Roman"/>
          </w:rPr>
          <w:t>849.</w:t>
        </w:r>
        <w:r w:rsidRPr="00181FFC">
          <w:rPr>
            <w:rFonts w:ascii="Calibri" w:eastAsia="Calibri" w:hAnsi="Calibri" w:cs="Times New Roman"/>
          </w:rPr>
          <w:tab/>
          <w:t>l "\"Ngh, che cos'è quest'odore? Hai dato fuoco alla cucina?\""</w:t>
        </w:r>
      </w:ins>
    </w:p>
    <w:p w14:paraId="6CB8E2E5" w14:textId="77777777" w:rsidR="00181FFC" w:rsidRPr="00181FFC" w:rsidRDefault="00181FFC" w:rsidP="00181FFC">
      <w:pPr>
        <w:spacing w:line="600" w:lineRule="auto"/>
        <w:jc w:val="left"/>
        <w:rPr>
          <w:ins w:id="21122" w:author="UTENTE" w:date="2020-06-30T19:00:00Z"/>
          <w:rFonts w:ascii="Calibri" w:eastAsia="Calibri" w:hAnsi="Calibri" w:cs="Times New Roman"/>
        </w:rPr>
      </w:pPr>
      <w:ins w:id="21123" w:author="UTENTE" w:date="2020-06-30T19:00:00Z">
        <w:r w:rsidRPr="00181FFC">
          <w:rPr>
            <w:rFonts w:ascii="Calibri" w:eastAsia="Calibri" w:hAnsi="Calibri" w:cs="Times New Roman"/>
          </w:rPr>
          <w:t>850.</w:t>
        </w:r>
        <w:r w:rsidRPr="00181FFC">
          <w:rPr>
            <w:rFonts w:ascii="Calibri" w:eastAsia="Calibri" w:hAnsi="Calibri" w:cs="Times New Roman"/>
          </w:rPr>
          <w:tab/>
          <w:t>mc "\"Eh, fregatene.\""</w:t>
        </w:r>
      </w:ins>
    </w:p>
    <w:p w14:paraId="0BE555BE" w14:textId="77777777" w:rsidR="00181FFC" w:rsidRPr="00181FFC" w:rsidRDefault="00181FFC" w:rsidP="00181FFC">
      <w:pPr>
        <w:spacing w:line="600" w:lineRule="auto"/>
        <w:jc w:val="left"/>
        <w:rPr>
          <w:ins w:id="21124" w:author="UTENTE" w:date="2020-06-30T19:00:00Z"/>
          <w:rFonts w:ascii="Calibri" w:eastAsia="Calibri" w:hAnsi="Calibri" w:cs="Times New Roman"/>
        </w:rPr>
      </w:pPr>
      <w:ins w:id="21125" w:author="UTENTE" w:date="2020-06-30T19:00:00Z">
        <w:r w:rsidRPr="00181FFC">
          <w:rPr>
            <w:rFonts w:ascii="Calibri" w:eastAsia="Calibri" w:hAnsi="Calibri" w:cs="Times New Roman"/>
          </w:rPr>
          <w:t>851.</w:t>
        </w:r>
        <w:r w:rsidRPr="00181FFC">
          <w:rPr>
            <w:rFonts w:ascii="Calibri" w:eastAsia="Calibri" w:hAnsi="Calibri" w:cs="Times New Roman"/>
          </w:rPr>
          <w:tab/>
          <w:t>mc "\"Andiamo, che dici?\""</w:t>
        </w:r>
      </w:ins>
    </w:p>
    <w:p w14:paraId="781718E3" w14:textId="77777777" w:rsidR="00181FFC" w:rsidRPr="00181FFC" w:rsidRDefault="00181FFC" w:rsidP="00181FFC">
      <w:pPr>
        <w:spacing w:line="600" w:lineRule="auto"/>
        <w:jc w:val="left"/>
        <w:rPr>
          <w:ins w:id="21126" w:author="UTENTE" w:date="2020-06-30T19:00:00Z"/>
          <w:rFonts w:ascii="Calibri" w:eastAsia="Calibri" w:hAnsi="Calibri" w:cs="Times New Roman"/>
        </w:rPr>
      </w:pPr>
      <w:ins w:id="21127" w:author="UTENTE" w:date="2020-06-30T19:00:00Z">
        <w:r w:rsidRPr="00181FFC">
          <w:rPr>
            <w:rFonts w:ascii="Calibri" w:eastAsia="Calibri" w:hAnsi="Calibri" w:cs="Times New Roman"/>
          </w:rPr>
          <w:t>852.</w:t>
        </w:r>
        <w:r w:rsidRPr="00181FFC">
          <w:rPr>
            <w:rFonts w:ascii="Calibri" w:eastAsia="Calibri" w:hAnsi="Calibri" w:cs="Times New Roman"/>
          </w:rPr>
          <w:tab/>
          <w:t>l "\"Certo, ragazzo carbonizzato.\""</w:t>
        </w:r>
      </w:ins>
    </w:p>
    <w:p w14:paraId="2922A584" w14:textId="77777777" w:rsidR="00181FFC" w:rsidRPr="00181FFC" w:rsidRDefault="00181FFC" w:rsidP="00181FFC">
      <w:pPr>
        <w:spacing w:line="600" w:lineRule="auto"/>
        <w:jc w:val="left"/>
        <w:rPr>
          <w:ins w:id="21128" w:author="UTENTE" w:date="2020-06-30T19:00:00Z"/>
          <w:rFonts w:ascii="Calibri" w:eastAsia="Calibri" w:hAnsi="Calibri" w:cs="Times New Roman"/>
        </w:rPr>
      </w:pPr>
      <w:ins w:id="21129" w:author="UTENTE" w:date="2020-06-30T19:00:00Z">
        <w:r w:rsidRPr="00181FFC">
          <w:rPr>
            <w:rFonts w:ascii="Calibri" w:eastAsia="Calibri" w:hAnsi="Calibri" w:cs="Times New Roman"/>
          </w:rPr>
          <w:t>853.</w:t>
        </w:r>
        <w:r w:rsidRPr="00181FFC">
          <w:rPr>
            <w:rFonts w:ascii="Calibri" w:eastAsia="Calibri" w:hAnsi="Calibri" w:cs="Times New Roman"/>
          </w:rPr>
          <w:tab/>
          <w:t>n "Usciamo sulla strada, come al solito."</w:t>
        </w:r>
      </w:ins>
    </w:p>
    <w:p w14:paraId="313485E8" w14:textId="77777777" w:rsidR="00181FFC" w:rsidRPr="00181FFC" w:rsidRDefault="00181FFC" w:rsidP="00181FFC">
      <w:pPr>
        <w:spacing w:line="600" w:lineRule="auto"/>
        <w:jc w:val="left"/>
        <w:rPr>
          <w:ins w:id="21130" w:author="UTENTE" w:date="2020-06-30T19:00:00Z"/>
          <w:rFonts w:ascii="Calibri" w:eastAsia="Calibri" w:hAnsi="Calibri" w:cs="Times New Roman"/>
        </w:rPr>
      </w:pPr>
      <w:ins w:id="21131" w:author="UTENTE" w:date="2020-06-30T19:00:00Z">
        <w:r w:rsidRPr="00181FFC">
          <w:rPr>
            <w:rFonts w:ascii="Calibri" w:eastAsia="Calibri" w:hAnsi="Calibri" w:cs="Times New Roman"/>
          </w:rPr>
          <w:t>854.</w:t>
        </w:r>
        <w:r w:rsidRPr="00181FFC">
          <w:rPr>
            <w:rFonts w:ascii="Calibri" w:eastAsia="Calibri" w:hAnsi="Calibri" w:cs="Times New Roman"/>
          </w:rPr>
          <w:tab/>
          <w:t>n "Ma questa volta, noto un taxi parcheggiato proprio davanti alla tavola calda.{w} Che strano, di solito non se ne vedono da queste parti. Significa che…?"</w:t>
        </w:r>
      </w:ins>
    </w:p>
    <w:p w14:paraId="4701DDA9" w14:textId="77777777" w:rsidR="00181FFC" w:rsidRPr="00181FFC" w:rsidRDefault="00181FFC" w:rsidP="00181FFC">
      <w:pPr>
        <w:spacing w:line="600" w:lineRule="auto"/>
        <w:jc w:val="left"/>
        <w:rPr>
          <w:ins w:id="21132" w:author="UTENTE" w:date="2020-06-30T19:00:00Z"/>
          <w:rFonts w:ascii="Calibri" w:eastAsia="Calibri" w:hAnsi="Calibri" w:cs="Times New Roman"/>
        </w:rPr>
      </w:pPr>
      <w:ins w:id="21133" w:author="UTENTE" w:date="2020-06-30T19:00:00Z">
        <w:r w:rsidRPr="00181FFC">
          <w:rPr>
            <w:rFonts w:ascii="Calibri" w:eastAsia="Calibri" w:hAnsi="Calibri" w:cs="Times New Roman"/>
          </w:rPr>
          <w:t>855.</w:t>
        </w:r>
        <w:r w:rsidRPr="00181FFC">
          <w:rPr>
            <w:rFonts w:ascii="Calibri" w:eastAsia="Calibri" w:hAnsi="Calibri" w:cs="Times New Roman"/>
          </w:rPr>
          <w:tab/>
          <w:t>lp "\"Vuoi tornare da me stanotte?\""</w:t>
        </w:r>
      </w:ins>
    </w:p>
    <w:p w14:paraId="2DA18811" w14:textId="77777777" w:rsidR="00181FFC" w:rsidRPr="00181FFC" w:rsidRDefault="00181FFC" w:rsidP="00181FFC">
      <w:pPr>
        <w:spacing w:line="600" w:lineRule="auto"/>
        <w:jc w:val="left"/>
        <w:rPr>
          <w:ins w:id="21134" w:author="UTENTE" w:date="2020-06-30T19:00:00Z"/>
          <w:rFonts w:ascii="Calibri" w:eastAsia="Calibri" w:hAnsi="Calibri" w:cs="Times New Roman"/>
        </w:rPr>
      </w:pPr>
      <w:ins w:id="21135" w:author="UTENTE" w:date="2020-06-30T19:00:00Z">
        <w:r w:rsidRPr="00181FFC">
          <w:rPr>
            <w:rFonts w:ascii="Calibri" w:eastAsia="Calibri" w:hAnsi="Calibri" w:cs="Times New Roman"/>
          </w:rPr>
          <w:t>856.</w:t>
        </w:r>
        <w:r w:rsidRPr="00181FFC">
          <w:rPr>
            <w:rFonts w:ascii="Calibri" w:eastAsia="Calibri" w:hAnsi="Calibri" w:cs="Times New Roman"/>
          </w:rPr>
          <w:tab/>
          <w:t>lp "\"Possiamo chiacchierare più tranquillamente e emm… Ci sono alcune cose che vorrei dirti.\""</w:t>
        </w:r>
      </w:ins>
    </w:p>
    <w:p w14:paraId="28EDCEB1" w14:textId="77777777" w:rsidR="00181FFC" w:rsidRPr="00181FFC" w:rsidRDefault="00181FFC" w:rsidP="00181FFC">
      <w:pPr>
        <w:spacing w:line="600" w:lineRule="auto"/>
        <w:jc w:val="left"/>
        <w:rPr>
          <w:ins w:id="21136" w:author="UTENTE" w:date="2020-06-30T19:00:00Z"/>
          <w:rFonts w:ascii="Calibri" w:eastAsia="Calibri" w:hAnsi="Calibri" w:cs="Times New Roman"/>
        </w:rPr>
      </w:pPr>
      <w:ins w:id="21137" w:author="UTENTE" w:date="2020-06-30T19:00:00Z">
        <w:r w:rsidRPr="00181FFC">
          <w:rPr>
            <w:rFonts w:ascii="Calibri" w:eastAsia="Calibri" w:hAnsi="Calibri" w:cs="Times New Roman"/>
          </w:rPr>
          <w:t>857.</w:t>
        </w:r>
        <w:r w:rsidRPr="00181FFC">
          <w:rPr>
            <w:rFonts w:ascii="Calibri" w:eastAsia="Calibri" w:hAnsi="Calibri" w:cs="Times New Roman"/>
          </w:rPr>
          <w:tab/>
          <w:t>mcp "\"Come il fatto che ti sei reso conto che il tuo lavoro dei sogni è sempre stato lavorare in una tavola calda e che vuoi confessarmi che sono un modello per te, dato che sono il gira-hamburger più fico di sempre? \""</w:t>
        </w:r>
      </w:ins>
    </w:p>
    <w:p w14:paraId="461F1FF6" w14:textId="77777777" w:rsidR="00181FFC" w:rsidRPr="00181FFC" w:rsidRDefault="00181FFC" w:rsidP="00181FFC">
      <w:pPr>
        <w:spacing w:line="600" w:lineRule="auto"/>
        <w:jc w:val="left"/>
        <w:rPr>
          <w:ins w:id="21138" w:author="UTENTE" w:date="2020-06-30T19:00:00Z"/>
          <w:rFonts w:ascii="Calibri" w:eastAsia="Calibri" w:hAnsi="Calibri" w:cs="Times New Roman"/>
        </w:rPr>
      </w:pPr>
      <w:ins w:id="21139" w:author="UTENTE" w:date="2020-06-30T19:00:00Z">
        <w:r w:rsidRPr="00181FFC">
          <w:rPr>
            <w:rFonts w:ascii="Calibri" w:eastAsia="Calibri" w:hAnsi="Calibri" w:cs="Times New Roman"/>
          </w:rPr>
          <w:t>858.</w:t>
        </w:r>
        <w:r w:rsidRPr="00181FFC">
          <w:rPr>
            <w:rFonts w:ascii="Calibri" w:eastAsia="Calibri" w:hAnsi="Calibri" w:cs="Times New Roman"/>
          </w:rPr>
          <w:tab/>
          <w:t>lp "\"No.\""</w:t>
        </w:r>
      </w:ins>
    </w:p>
    <w:p w14:paraId="3319FB08" w14:textId="77777777" w:rsidR="00181FFC" w:rsidRPr="00181FFC" w:rsidRDefault="00181FFC" w:rsidP="00181FFC">
      <w:pPr>
        <w:spacing w:line="600" w:lineRule="auto"/>
        <w:jc w:val="left"/>
        <w:rPr>
          <w:ins w:id="21140" w:author="UTENTE" w:date="2020-06-30T19:00:00Z"/>
          <w:rFonts w:ascii="Calibri" w:eastAsia="Calibri" w:hAnsi="Calibri" w:cs="Times New Roman"/>
        </w:rPr>
      </w:pPr>
      <w:ins w:id="21141" w:author="UTENTE" w:date="2020-06-30T19:00:00Z">
        <w:r w:rsidRPr="00181FFC">
          <w:rPr>
            <w:rFonts w:ascii="Calibri" w:eastAsia="Calibri" w:hAnsi="Calibri" w:cs="Times New Roman"/>
          </w:rPr>
          <w:t>859.</w:t>
        </w:r>
        <w:r w:rsidRPr="00181FFC">
          <w:rPr>
            <w:rFonts w:ascii="Calibri" w:eastAsia="Calibri" w:hAnsi="Calibri" w:cs="Times New Roman"/>
          </w:rPr>
          <w:tab/>
          <w:t>mcp "\"Oh.\""</w:t>
        </w:r>
      </w:ins>
    </w:p>
    <w:p w14:paraId="06C03382" w14:textId="77777777" w:rsidR="00181FFC" w:rsidRPr="00181FFC" w:rsidRDefault="00181FFC" w:rsidP="00181FFC">
      <w:pPr>
        <w:spacing w:line="600" w:lineRule="auto"/>
        <w:jc w:val="left"/>
        <w:rPr>
          <w:ins w:id="21142" w:author="UTENTE" w:date="2020-06-30T19:00:00Z"/>
          <w:rFonts w:ascii="Calibri" w:eastAsia="Calibri" w:hAnsi="Calibri" w:cs="Times New Roman"/>
          <w:lang w:val="en-US"/>
          <w:rPrChange w:id="21143" w:author="UTENTE" w:date="2020-06-30T19:00:00Z">
            <w:rPr>
              <w:ins w:id="21144" w:author="UTENTE" w:date="2020-06-30T19:00:00Z"/>
              <w:rFonts w:ascii="Calibri" w:eastAsia="Calibri" w:hAnsi="Calibri" w:cs="Times New Roman"/>
            </w:rPr>
          </w:rPrChange>
        </w:rPr>
      </w:pPr>
      <w:ins w:id="21145" w:author="UTENTE" w:date="2020-06-30T19:00:00Z">
        <w:r w:rsidRPr="00181FFC">
          <w:rPr>
            <w:rFonts w:ascii="Calibri" w:eastAsia="Calibri" w:hAnsi="Calibri" w:cs="Times New Roman"/>
          </w:rPr>
          <w:t>860.</w:t>
        </w:r>
        <w:r w:rsidRPr="00181FFC">
          <w:rPr>
            <w:rFonts w:ascii="Calibri" w:eastAsia="Calibri" w:hAnsi="Calibri" w:cs="Times New Roman"/>
          </w:rPr>
          <w:tab/>
          <w:t xml:space="preserve">mcp "\"Beh, qualunque altra cosa tu voglia dire non sarà mai così importante, ma d'accordo. </w:t>
        </w:r>
        <w:r w:rsidRPr="00181FFC">
          <w:rPr>
            <w:rFonts w:ascii="Calibri" w:eastAsia="Calibri" w:hAnsi="Calibri" w:cs="Times New Roman"/>
            <w:lang w:val="en-US"/>
            <w:rPrChange w:id="21146" w:author="UTENTE" w:date="2020-06-30T19:00:00Z">
              <w:rPr>
                <w:rFonts w:ascii="Calibri" w:eastAsia="Calibri" w:hAnsi="Calibri" w:cs="Times New Roman"/>
              </w:rPr>
            </w:rPrChange>
          </w:rPr>
          <w:t>Andiamo.\"" </w:t>
        </w:r>
        <w:r w:rsidRPr="00181FFC">
          <w:rPr>
            <w:rFonts w:ascii="Calibri" w:eastAsia="Calibri" w:hAnsi="Calibri" w:cs="Times New Roman"/>
            <w:lang w:val="en-US"/>
            <w:rPrChange w:id="21147" w:author="UTENTE" w:date="2020-06-30T19:00:00Z">
              <w:rPr>
                <w:rFonts w:ascii="Calibri" w:eastAsia="Calibri" w:hAnsi="Calibri" w:cs="Times New Roman"/>
              </w:rPr>
            </w:rPrChange>
          </w:rPr>
          <w:br w:type="page"/>
        </w:r>
      </w:ins>
    </w:p>
    <w:p w14:paraId="1684AE4A" w14:textId="77777777" w:rsidR="00181FFC" w:rsidRPr="00181FFC" w:rsidRDefault="00181FFC" w:rsidP="00181FFC">
      <w:pPr>
        <w:spacing w:line="600" w:lineRule="auto"/>
        <w:jc w:val="left"/>
        <w:rPr>
          <w:ins w:id="21148" w:author="UTENTE" w:date="2020-06-30T19:00:00Z"/>
          <w:rFonts w:ascii="Calibri" w:eastAsia="Calibri" w:hAnsi="Calibri" w:cs="Times New Roman"/>
          <w:lang w:val="en-US"/>
        </w:rPr>
      </w:pPr>
      <w:ins w:id="21149" w:author="UTENTE" w:date="2020-06-30T19:00:00Z">
        <w:r w:rsidRPr="00181FFC">
          <w:rPr>
            <w:rFonts w:ascii="Calibri" w:eastAsia="Calibri" w:hAnsi="Calibri" w:cs="Times New Roman"/>
            <w:lang w:val="en-US"/>
          </w:rPr>
          <w:lastRenderedPageBreak/>
          <w:t>861.</w:t>
        </w:r>
        <w:r w:rsidRPr="00181FFC">
          <w:rPr>
            <w:rFonts w:ascii="Calibri" w:eastAsia="Calibri" w:hAnsi="Calibri" w:cs="Times New Roman"/>
            <w:lang w:val="en-US"/>
          </w:rPr>
          <w:tab/>
          <w:t>mcp "\"…Me too, what a coincidence!\""</w:t>
        </w:r>
      </w:ins>
    </w:p>
    <w:p w14:paraId="7B1EF8DD" w14:textId="77777777" w:rsidR="00181FFC" w:rsidRPr="00181FFC" w:rsidRDefault="00181FFC" w:rsidP="00181FFC">
      <w:pPr>
        <w:spacing w:line="600" w:lineRule="auto"/>
        <w:jc w:val="left"/>
        <w:rPr>
          <w:ins w:id="21150" w:author="UTENTE" w:date="2020-06-30T19:00:00Z"/>
          <w:rFonts w:ascii="Calibri" w:eastAsia="Calibri" w:hAnsi="Calibri" w:cs="Times New Roman"/>
          <w:lang w:val="en-US"/>
        </w:rPr>
      </w:pPr>
      <w:ins w:id="21151" w:author="UTENTE" w:date="2020-06-30T19:00:00Z">
        <w:r w:rsidRPr="00181FFC">
          <w:rPr>
            <w:rFonts w:ascii="Calibri" w:eastAsia="Calibri" w:hAnsi="Calibri" w:cs="Times New Roman"/>
            <w:lang w:val="en-US"/>
          </w:rPr>
          <w:t>862.</w:t>
        </w:r>
        <w:r w:rsidRPr="00181FFC">
          <w:rPr>
            <w:rFonts w:ascii="Calibri" w:eastAsia="Calibri" w:hAnsi="Calibri" w:cs="Times New Roman"/>
            <w:lang w:val="en-US"/>
          </w:rPr>
          <w:tab/>
          <w:t>mcp "\"Sure, let's go.\""</w:t>
        </w:r>
      </w:ins>
    </w:p>
    <w:p w14:paraId="6E3E2806" w14:textId="77777777" w:rsidR="00181FFC" w:rsidRPr="00181FFC" w:rsidRDefault="00181FFC" w:rsidP="00181FFC">
      <w:pPr>
        <w:spacing w:line="600" w:lineRule="auto"/>
        <w:jc w:val="left"/>
        <w:rPr>
          <w:ins w:id="21152" w:author="UTENTE" w:date="2020-06-30T19:00:00Z"/>
          <w:rFonts w:ascii="Calibri" w:eastAsia="Calibri" w:hAnsi="Calibri" w:cs="Times New Roman"/>
          <w:lang w:val="en-US"/>
        </w:rPr>
      </w:pPr>
      <w:ins w:id="21153" w:author="UTENTE" w:date="2020-06-30T19:00:00Z">
        <w:r w:rsidRPr="00181FFC">
          <w:rPr>
            <w:rFonts w:ascii="Calibri" w:eastAsia="Calibri" w:hAnsi="Calibri" w:cs="Times New Roman"/>
            <w:lang w:val="en-US"/>
          </w:rPr>
          <w:t>863.</w:t>
        </w:r>
        <w:r w:rsidRPr="00181FFC">
          <w:rPr>
            <w:rFonts w:ascii="Calibri" w:eastAsia="Calibri" w:hAnsi="Calibri" w:cs="Times New Roman"/>
            <w:lang w:val="en-US"/>
          </w:rPr>
          <w:tab/>
          <w:t>n "When we reach the apartment building a few minutes later, I spot a familiar figure standing in front of it."</w:t>
        </w:r>
      </w:ins>
    </w:p>
    <w:p w14:paraId="61926431" w14:textId="77777777" w:rsidR="00181FFC" w:rsidRPr="00181FFC" w:rsidRDefault="00181FFC" w:rsidP="00181FFC">
      <w:pPr>
        <w:spacing w:line="600" w:lineRule="auto"/>
        <w:jc w:val="left"/>
        <w:rPr>
          <w:ins w:id="21154" w:author="UTENTE" w:date="2020-06-30T19:00:00Z"/>
          <w:rFonts w:ascii="Calibri" w:eastAsia="Calibri" w:hAnsi="Calibri" w:cs="Times New Roman"/>
          <w:lang w:val="en-US"/>
        </w:rPr>
      </w:pPr>
      <w:ins w:id="21155" w:author="UTENTE" w:date="2020-06-30T19:00:00Z">
        <w:r w:rsidRPr="00181FFC">
          <w:rPr>
            <w:rFonts w:ascii="Calibri" w:eastAsia="Calibri" w:hAnsi="Calibri" w:cs="Times New Roman"/>
            <w:lang w:val="en-US"/>
          </w:rPr>
          <w:t>864.</w:t>
        </w:r>
        <w:r w:rsidRPr="00181FFC">
          <w:rPr>
            <w:rFonts w:ascii="Calibri" w:eastAsia="Calibri" w:hAnsi="Calibri" w:cs="Times New Roman"/>
            <w:lang w:val="en-US"/>
          </w:rPr>
          <w:tab/>
          <w:t>n "He's gazing up towards the sky, like he's lost in thought about something."</w:t>
        </w:r>
      </w:ins>
    </w:p>
    <w:p w14:paraId="481A88F0" w14:textId="77777777" w:rsidR="00181FFC" w:rsidRPr="00181FFC" w:rsidRDefault="00181FFC" w:rsidP="00181FFC">
      <w:pPr>
        <w:spacing w:line="600" w:lineRule="auto"/>
        <w:jc w:val="left"/>
        <w:rPr>
          <w:ins w:id="21156" w:author="UTENTE" w:date="2020-06-30T19:00:00Z"/>
          <w:rFonts w:ascii="Calibri" w:eastAsia="Calibri" w:hAnsi="Calibri" w:cs="Times New Roman"/>
          <w:lang w:val="en-US"/>
        </w:rPr>
      </w:pPr>
      <w:ins w:id="21157" w:author="UTENTE" w:date="2020-06-30T19:00:00Z">
        <w:r w:rsidRPr="00181FFC">
          <w:rPr>
            <w:rFonts w:ascii="Calibri" w:eastAsia="Calibri" w:hAnsi="Calibri" w:cs="Times New Roman"/>
            <w:lang w:val="en-US"/>
          </w:rPr>
          <w:t>865.</w:t>
        </w:r>
        <w:r w:rsidRPr="00181FFC">
          <w:rPr>
            <w:rFonts w:ascii="Calibri" w:eastAsia="Calibri" w:hAnsi="Calibri" w:cs="Times New Roman"/>
            <w:lang w:val="en-US"/>
          </w:rPr>
          <w:tab/>
          <w:t>lp "\"…Oh, hey, Isaac.\""</w:t>
        </w:r>
      </w:ins>
    </w:p>
    <w:p w14:paraId="3D04308F" w14:textId="77777777" w:rsidR="00181FFC" w:rsidRPr="00181FFC" w:rsidRDefault="00181FFC" w:rsidP="00181FFC">
      <w:pPr>
        <w:spacing w:line="600" w:lineRule="auto"/>
        <w:jc w:val="left"/>
        <w:rPr>
          <w:ins w:id="21158" w:author="UTENTE" w:date="2020-06-30T19:00:00Z"/>
          <w:rFonts w:ascii="Calibri" w:eastAsia="Calibri" w:hAnsi="Calibri" w:cs="Times New Roman"/>
          <w:lang w:val="en-US"/>
        </w:rPr>
      </w:pPr>
      <w:ins w:id="21159" w:author="UTENTE" w:date="2020-06-30T19:00:00Z">
        <w:r w:rsidRPr="00181FFC">
          <w:rPr>
            <w:rFonts w:ascii="Calibri" w:eastAsia="Calibri" w:hAnsi="Calibri" w:cs="Times New Roman"/>
            <w:lang w:val="en-US"/>
          </w:rPr>
          <w:t>866.</w:t>
        </w:r>
        <w:r w:rsidRPr="00181FFC">
          <w:rPr>
            <w:rFonts w:ascii="Calibri" w:eastAsia="Calibri" w:hAnsi="Calibri" w:cs="Times New Roman"/>
            <w:lang w:val="en-US"/>
          </w:rPr>
          <w:tab/>
          <w:t>lp "\"I thought you were supposed to be out doing a deal tonight.\""</w:t>
        </w:r>
      </w:ins>
    </w:p>
    <w:p w14:paraId="64C7C1D4" w14:textId="77777777" w:rsidR="00181FFC" w:rsidRPr="00181FFC" w:rsidRDefault="00181FFC" w:rsidP="00181FFC">
      <w:pPr>
        <w:spacing w:line="600" w:lineRule="auto"/>
        <w:jc w:val="left"/>
        <w:rPr>
          <w:ins w:id="21160" w:author="UTENTE" w:date="2020-06-30T19:00:00Z"/>
          <w:rFonts w:ascii="Calibri" w:eastAsia="Calibri" w:hAnsi="Calibri" w:cs="Times New Roman"/>
          <w:lang w:val="en-US"/>
        </w:rPr>
      </w:pPr>
      <w:ins w:id="21161" w:author="UTENTE" w:date="2020-06-30T19:00:00Z">
        <w:r w:rsidRPr="00181FFC">
          <w:rPr>
            <w:rFonts w:ascii="Calibri" w:eastAsia="Calibri" w:hAnsi="Calibri" w:cs="Times New Roman"/>
            <w:lang w:val="en-US"/>
          </w:rPr>
          <w:t>867.</w:t>
        </w:r>
        <w:r w:rsidRPr="00181FFC">
          <w:rPr>
            <w:rFonts w:ascii="Calibri" w:eastAsia="Calibri" w:hAnsi="Calibri" w:cs="Times New Roman"/>
            <w:lang w:val="en-US"/>
          </w:rPr>
          <w:tab/>
          <w:t>i "\"…\""</w:t>
        </w:r>
      </w:ins>
    </w:p>
    <w:p w14:paraId="5E63C0B9" w14:textId="77777777" w:rsidR="00181FFC" w:rsidRPr="00181FFC" w:rsidRDefault="00181FFC" w:rsidP="00181FFC">
      <w:pPr>
        <w:spacing w:line="600" w:lineRule="auto"/>
        <w:jc w:val="left"/>
        <w:rPr>
          <w:ins w:id="21162" w:author="UTENTE" w:date="2020-06-30T19:00:00Z"/>
          <w:rFonts w:ascii="Calibri" w:eastAsia="Calibri" w:hAnsi="Calibri" w:cs="Times New Roman"/>
          <w:lang w:val="en-US"/>
        </w:rPr>
      </w:pPr>
      <w:ins w:id="21163" w:author="UTENTE" w:date="2020-06-30T19:00:00Z">
        <w:r w:rsidRPr="00181FFC">
          <w:rPr>
            <w:rFonts w:ascii="Calibri" w:eastAsia="Calibri" w:hAnsi="Calibri" w:cs="Times New Roman"/>
            <w:lang w:val="en-US"/>
          </w:rPr>
          <w:t>868.</w:t>
        </w:r>
        <w:r w:rsidRPr="00181FFC">
          <w:rPr>
            <w:rFonts w:ascii="Calibri" w:eastAsia="Calibri" w:hAnsi="Calibri" w:cs="Times New Roman"/>
            <w:lang w:val="en-US"/>
          </w:rPr>
          <w:tab/>
          <w:t>n "For a moment, Isaac doesn't reply."</w:t>
        </w:r>
      </w:ins>
    </w:p>
    <w:p w14:paraId="33E569D3" w14:textId="77777777" w:rsidR="00181FFC" w:rsidRPr="00181FFC" w:rsidRDefault="00181FFC" w:rsidP="00181FFC">
      <w:pPr>
        <w:spacing w:line="600" w:lineRule="auto"/>
        <w:jc w:val="left"/>
        <w:rPr>
          <w:ins w:id="21164" w:author="UTENTE" w:date="2020-06-30T19:00:00Z"/>
          <w:rFonts w:ascii="Calibri" w:eastAsia="Calibri" w:hAnsi="Calibri" w:cs="Times New Roman"/>
          <w:lang w:val="en-US"/>
        </w:rPr>
      </w:pPr>
      <w:ins w:id="21165" w:author="UTENTE" w:date="2020-06-30T19:00:00Z">
        <w:r w:rsidRPr="00181FFC">
          <w:rPr>
            <w:rFonts w:ascii="Calibri" w:eastAsia="Calibri" w:hAnsi="Calibri" w:cs="Times New Roman"/>
            <w:lang w:val="en-US"/>
          </w:rPr>
          <w:t>869.</w:t>
        </w:r>
        <w:r w:rsidRPr="00181FFC">
          <w:rPr>
            <w:rFonts w:ascii="Calibri" w:eastAsia="Calibri" w:hAnsi="Calibri" w:cs="Times New Roman"/>
            <w:lang w:val="en-US"/>
          </w:rPr>
          <w:tab/>
          <w:t>n "Instead, he looks directly at {i}me{/i} ––{w} but I have no idea why."</w:t>
        </w:r>
      </w:ins>
    </w:p>
    <w:p w14:paraId="03199DB8" w14:textId="77777777" w:rsidR="00181FFC" w:rsidRPr="00181FFC" w:rsidRDefault="00181FFC" w:rsidP="00181FFC">
      <w:pPr>
        <w:spacing w:line="600" w:lineRule="auto"/>
        <w:jc w:val="left"/>
        <w:rPr>
          <w:ins w:id="21166" w:author="UTENTE" w:date="2020-06-30T19:00:00Z"/>
          <w:rFonts w:ascii="Calibri" w:eastAsia="Calibri" w:hAnsi="Calibri" w:cs="Times New Roman"/>
          <w:lang w:val="en-US"/>
        </w:rPr>
      </w:pPr>
      <w:ins w:id="21167" w:author="UTENTE" w:date="2020-06-30T19:00:00Z">
        <w:r w:rsidRPr="00181FFC">
          <w:rPr>
            <w:rFonts w:ascii="Calibri" w:eastAsia="Calibri" w:hAnsi="Calibri" w:cs="Times New Roman"/>
            <w:lang w:val="en-US"/>
          </w:rPr>
          <w:t>870.</w:t>
        </w:r>
        <w:r w:rsidRPr="00181FFC">
          <w:rPr>
            <w:rFonts w:ascii="Calibri" w:eastAsia="Calibri" w:hAnsi="Calibri" w:cs="Times New Roman"/>
            <w:lang w:val="en-US"/>
          </w:rPr>
          <w:tab/>
          <w:t>i "\"Things didn't work out, I'll just put it like that.\""</w:t>
        </w:r>
      </w:ins>
    </w:p>
    <w:p w14:paraId="08C45C10" w14:textId="77777777" w:rsidR="00181FFC" w:rsidRPr="00181FFC" w:rsidRDefault="00181FFC" w:rsidP="00181FFC">
      <w:pPr>
        <w:spacing w:line="600" w:lineRule="auto"/>
        <w:jc w:val="left"/>
        <w:rPr>
          <w:ins w:id="21168" w:author="UTENTE" w:date="2020-06-30T19:00:00Z"/>
          <w:rFonts w:ascii="Calibri" w:eastAsia="Calibri" w:hAnsi="Calibri" w:cs="Times New Roman"/>
          <w:lang w:val="en-US"/>
        </w:rPr>
      </w:pPr>
      <w:ins w:id="21169" w:author="UTENTE" w:date="2020-06-30T19:00:00Z">
        <w:r w:rsidRPr="00181FFC">
          <w:rPr>
            <w:rFonts w:ascii="Calibri" w:eastAsia="Calibri" w:hAnsi="Calibri" w:cs="Times New Roman"/>
            <w:lang w:val="en-US"/>
          </w:rPr>
          <w:t>871.</w:t>
        </w:r>
        <w:r w:rsidRPr="00181FFC">
          <w:rPr>
            <w:rFonts w:ascii="Calibri" w:eastAsia="Calibri" w:hAnsi="Calibri" w:cs="Times New Roman"/>
            <w:lang w:val="en-US"/>
          </w:rPr>
          <w:tab/>
          <w:t>i "\"Anyway, why don't we head upstairs? We can share some coffee, and then I'll give you two your private time.\""</w:t>
        </w:r>
      </w:ins>
    </w:p>
    <w:p w14:paraId="700C787A" w14:textId="77777777" w:rsidR="00181FFC" w:rsidRPr="00181FFC" w:rsidRDefault="00181FFC" w:rsidP="00181FFC">
      <w:pPr>
        <w:spacing w:line="600" w:lineRule="auto"/>
        <w:jc w:val="left"/>
        <w:rPr>
          <w:ins w:id="21170" w:author="UTENTE" w:date="2020-06-30T19:00:00Z"/>
          <w:rFonts w:ascii="Calibri" w:eastAsia="Calibri" w:hAnsi="Calibri" w:cs="Times New Roman"/>
          <w:lang w:val="en-US"/>
        </w:rPr>
      </w:pPr>
      <w:ins w:id="21171" w:author="UTENTE" w:date="2020-06-30T19:00:00Z">
        <w:r w:rsidRPr="00181FFC">
          <w:rPr>
            <w:rFonts w:ascii="Calibri" w:eastAsia="Calibri" w:hAnsi="Calibri" w:cs="Times New Roman"/>
            <w:lang w:val="en-US"/>
          </w:rPr>
          <w:t>872.</w:t>
        </w:r>
        <w:r w:rsidRPr="00181FFC">
          <w:rPr>
            <w:rFonts w:ascii="Calibri" w:eastAsia="Calibri" w:hAnsi="Calibri" w:cs="Times New Roman"/>
            <w:lang w:val="en-US"/>
          </w:rPr>
          <w:tab/>
          <w:t>lp "\"Hah… Sure, sure.\""</w:t>
        </w:r>
      </w:ins>
    </w:p>
    <w:p w14:paraId="2976C6AA" w14:textId="77777777" w:rsidR="00181FFC" w:rsidRPr="00181FFC" w:rsidRDefault="00181FFC" w:rsidP="00181FFC">
      <w:pPr>
        <w:spacing w:line="600" w:lineRule="auto"/>
        <w:jc w:val="left"/>
        <w:rPr>
          <w:ins w:id="21172" w:author="UTENTE" w:date="2020-06-30T19:00:00Z"/>
          <w:rFonts w:ascii="Calibri" w:eastAsia="Calibri" w:hAnsi="Calibri" w:cs="Times New Roman"/>
          <w:lang w:val="en-US"/>
        </w:rPr>
      </w:pPr>
      <w:ins w:id="21173" w:author="UTENTE" w:date="2020-06-30T19:00:00Z">
        <w:r w:rsidRPr="00181FFC">
          <w:rPr>
            <w:rFonts w:ascii="Calibri" w:eastAsia="Calibri" w:hAnsi="Calibri" w:cs="Times New Roman"/>
            <w:lang w:val="en-US"/>
          </w:rPr>
          <w:t>873.</w:t>
        </w:r>
        <w:r w:rsidRPr="00181FFC">
          <w:rPr>
            <w:rFonts w:ascii="Calibri" w:eastAsia="Calibri" w:hAnsi="Calibri" w:cs="Times New Roman"/>
            <w:lang w:val="en-US"/>
          </w:rPr>
          <w:tab/>
          <w:t>mcp "\"…\""</w:t>
        </w:r>
      </w:ins>
    </w:p>
    <w:p w14:paraId="4CB0371B" w14:textId="77777777" w:rsidR="00181FFC" w:rsidRPr="00181FFC" w:rsidRDefault="00181FFC" w:rsidP="00181FFC">
      <w:pPr>
        <w:spacing w:line="600" w:lineRule="auto"/>
        <w:jc w:val="left"/>
        <w:rPr>
          <w:ins w:id="21174" w:author="UTENTE" w:date="2020-06-30T19:00:00Z"/>
          <w:rFonts w:ascii="Calibri" w:eastAsia="Calibri" w:hAnsi="Calibri" w:cs="Times New Roman"/>
          <w:lang w:val="en-US"/>
        </w:rPr>
      </w:pPr>
      <w:ins w:id="21175" w:author="UTENTE" w:date="2020-06-30T19:00:00Z">
        <w:r w:rsidRPr="00181FFC">
          <w:rPr>
            <w:rFonts w:ascii="Calibri" w:eastAsia="Calibri" w:hAnsi="Calibri" w:cs="Times New Roman"/>
            <w:lang w:val="en-US"/>
          </w:rPr>
          <w:t>874.</w:t>
        </w:r>
        <w:r w:rsidRPr="00181FFC">
          <w:rPr>
            <w:rFonts w:ascii="Calibri" w:eastAsia="Calibri" w:hAnsi="Calibri" w:cs="Times New Roman"/>
            <w:lang w:val="en-US"/>
          </w:rPr>
          <w:tab/>
          <w:t>n "For a brief moment, the excitement fluttering in my stomach turns into a strange anxiety."</w:t>
        </w:r>
      </w:ins>
    </w:p>
    <w:p w14:paraId="1F3EEE5D" w14:textId="77777777" w:rsidR="00181FFC" w:rsidRPr="00181FFC" w:rsidRDefault="00181FFC" w:rsidP="00181FFC">
      <w:pPr>
        <w:spacing w:line="600" w:lineRule="auto"/>
        <w:jc w:val="left"/>
        <w:rPr>
          <w:ins w:id="21176" w:author="UTENTE" w:date="2020-06-30T19:00:00Z"/>
          <w:rFonts w:ascii="Calibri" w:eastAsia="Calibri" w:hAnsi="Calibri" w:cs="Times New Roman"/>
          <w:lang w:val="en-US"/>
        </w:rPr>
      </w:pPr>
      <w:ins w:id="21177" w:author="UTENTE" w:date="2020-06-30T19:00:00Z">
        <w:r w:rsidRPr="00181FFC">
          <w:rPr>
            <w:rFonts w:ascii="Calibri" w:eastAsia="Calibri" w:hAnsi="Calibri" w:cs="Times New Roman"/>
            <w:lang w:val="en-US"/>
          </w:rPr>
          <w:t>875.</w:t>
        </w:r>
        <w:r w:rsidRPr="00181FFC">
          <w:rPr>
            <w:rFonts w:ascii="Calibri" w:eastAsia="Calibri" w:hAnsi="Calibri" w:cs="Times New Roman"/>
            <w:lang w:val="en-US"/>
          </w:rPr>
          <w:tab/>
          <w:t>n "…I guess the tension from these past few days is getting to me."</w:t>
        </w:r>
        <w:r w:rsidRPr="00181FFC">
          <w:rPr>
            <w:rFonts w:ascii="Calibri" w:eastAsia="Calibri" w:hAnsi="Calibri" w:cs="Times New Roman"/>
            <w:lang w:val="en-US"/>
          </w:rPr>
          <w:br w:type="page"/>
        </w:r>
      </w:ins>
    </w:p>
    <w:p w14:paraId="4C4B1A4F" w14:textId="77777777" w:rsidR="00181FFC" w:rsidRPr="00181FFC" w:rsidRDefault="00181FFC" w:rsidP="00181FFC">
      <w:pPr>
        <w:spacing w:line="600" w:lineRule="auto"/>
        <w:jc w:val="left"/>
        <w:rPr>
          <w:ins w:id="21178" w:author="UTENTE" w:date="2020-06-30T19:00:00Z"/>
          <w:rFonts w:ascii="Calibri" w:eastAsia="Calibri" w:hAnsi="Calibri" w:cs="Times New Roman"/>
        </w:rPr>
      </w:pPr>
      <w:ins w:id="21179" w:author="UTENTE" w:date="2020-06-30T19:00:00Z">
        <w:r w:rsidRPr="00181FFC">
          <w:rPr>
            <w:rFonts w:ascii="Calibri" w:eastAsia="Calibri" w:hAnsi="Calibri" w:cs="Times New Roman"/>
          </w:rPr>
          <w:lastRenderedPageBreak/>
          <w:t>861.</w:t>
        </w:r>
        <w:r w:rsidRPr="00181FFC">
          <w:rPr>
            <w:rFonts w:ascii="Calibri" w:eastAsia="Calibri" w:hAnsi="Calibri" w:cs="Times New Roman"/>
          </w:rPr>
          <w:tab/>
          <w:t>mcp "\"…Anche io, che coincidenza!\""</w:t>
        </w:r>
      </w:ins>
    </w:p>
    <w:p w14:paraId="783D2F33" w14:textId="77777777" w:rsidR="00181FFC" w:rsidRPr="00181FFC" w:rsidRDefault="00181FFC" w:rsidP="00181FFC">
      <w:pPr>
        <w:spacing w:line="600" w:lineRule="auto"/>
        <w:jc w:val="left"/>
        <w:rPr>
          <w:ins w:id="21180" w:author="UTENTE" w:date="2020-06-30T19:00:00Z"/>
          <w:rFonts w:ascii="Calibri" w:eastAsia="Calibri" w:hAnsi="Calibri" w:cs="Times New Roman"/>
          <w:rPrChange w:id="21181" w:author="UTENTE" w:date="2020-06-30T19:00:00Z">
            <w:rPr>
              <w:ins w:id="21182" w:author="UTENTE" w:date="2020-06-30T19:00:00Z"/>
              <w:rFonts w:ascii="Calibri" w:eastAsia="Calibri" w:hAnsi="Calibri" w:cs="Times New Roman"/>
              <w:lang w:val="en-US"/>
            </w:rPr>
          </w:rPrChange>
        </w:rPr>
      </w:pPr>
      <w:ins w:id="21183" w:author="UTENTE" w:date="2020-06-30T19:00:00Z">
        <w:r w:rsidRPr="00181FFC">
          <w:rPr>
            <w:rFonts w:ascii="Calibri" w:eastAsia="Calibri" w:hAnsi="Calibri" w:cs="Times New Roman"/>
            <w:rPrChange w:id="21184" w:author="UTENTE" w:date="2020-06-30T19:00:00Z">
              <w:rPr>
                <w:rFonts w:ascii="Calibri" w:eastAsia="Calibri" w:hAnsi="Calibri" w:cs="Times New Roman"/>
                <w:lang w:val="en-US"/>
              </w:rPr>
            </w:rPrChange>
          </w:rPr>
          <w:t>862.</w:t>
        </w:r>
        <w:r w:rsidRPr="00181FFC">
          <w:rPr>
            <w:rFonts w:ascii="Calibri" w:eastAsia="Calibri" w:hAnsi="Calibri" w:cs="Times New Roman"/>
            <w:rPrChange w:id="21185" w:author="UTENTE" w:date="2020-06-30T19:00:00Z">
              <w:rPr>
                <w:rFonts w:ascii="Calibri" w:eastAsia="Calibri" w:hAnsi="Calibri" w:cs="Times New Roman"/>
                <w:lang w:val="en-US"/>
              </w:rPr>
            </w:rPrChange>
          </w:rPr>
          <w:tab/>
          <w:t>mcp "\"Va bene, andiamo.\""</w:t>
        </w:r>
      </w:ins>
    </w:p>
    <w:p w14:paraId="5E48A3F2" w14:textId="77777777" w:rsidR="00181FFC" w:rsidRPr="00181FFC" w:rsidRDefault="00181FFC" w:rsidP="00181FFC">
      <w:pPr>
        <w:spacing w:line="600" w:lineRule="auto"/>
        <w:jc w:val="left"/>
        <w:rPr>
          <w:ins w:id="21186" w:author="UTENTE" w:date="2020-06-30T19:00:00Z"/>
          <w:rFonts w:ascii="Calibri" w:eastAsia="Calibri" w:hAnsi="Calibri" w:cs="Times New Roman"/>
        </w:rPr>
      </w:pPr>
      <w:ins w:id="21187" w:author="UTENTE" w:date="2020-06-30T19:00:00Z">
        <w:r w:rsidRPr="00181FFC">
          <w:rPr>
            <w:rFonts w:ascii="Calibri" w:eastAsia="Calibri" w:hAnsi="Calibri" w:cs="Times New Roman"/>
          </w:rPr>
          <w:t>863.</w:t>
        </w:r>
        <w:r w:rsidRPr="00181FFC">
          <w:rPr>
            <w:rFonts w:ascii="Calibri" w:eastAsia="Calibri" w:hAnsi="Calibri" w:cs="Times New Roman"/>
          </w:rPr>
          <w:tab/>
          <w:t>n "Quando raggiungiamo il palazzo qualche minuto dopo, noto una figura familiare davanti al portone."</w:t>
        </w:r>
      </w:ins>
    </w:p>
    <w:p w14:paraId="23C674D3" w14:textId="77777777" w:rsidR="00181FFC" w:rsidRPr="00181FFC" w:rsidRDefault="00181FFC" w:rsidP="00181FFC">
      <w:pPr>
        <w:spacing w:line="600" w:lineRule="auto"/>
        <w:jc w:val="left"/>
        <w:rPr>
          <w:ins w:id="21188" w:author="UTENTE" w:date="2020-06-30T19:00:00Z"/>
          <w:rFonts w:ascii="Calibri" w:eastAsia="Calibri" w:hAnsi="Calibri" w:cs="Times New Roman"/>
        </w:rPr>
      </w:pPr>
      <w:ins w:id="21189" w:author="UTENTE" w:date="2020-06-30T19:00:00Z">
        <w:r w:rsidRPr="00181FFC">
          <w:rPr>
            <w:rFonts w:ascii="Calibri" w:eastAsia="Calibri" w:hAnsi="Calibri" w:cs="Times New Roman"/>
          </w:rPr>
          <w:t>864.</w:t>
        </w:r>
        <w:r w:rsidRPr="00181FFC">
          <w:rPr>
            <w:rFonts w:ascii="Calibri" w:eastAsia="Calibri" w:hAnsi="Calibri" w:cs="Times New Roman"/>
          </w:rPr>
          <w:tab/>
          <w:t>n "Sta guardando il cielo, come perso in qualche pensiero."</w:t>
        </w:r>
      </w:ins>
    </w:p>
    <w:p w14:paraId="0F7C8A70" w14:textId="77777777" w:rsidR="00181FFC" w:rsidRPr="00181FFC" w:rsidRDefault="00181FFC" w:rsidP="00181FFC">
      <w:pPr>
        <w:spacing w:line="600" w:lineRule="auto"/>
        <w:jc w:val="left"/>
        <w:rPr>
          <w:ins w:id="21190" w:author="UTENTE" w:date="2020-06-30T19:00:00Z"/>
          <w:rFonts w:ascii="Calibri" w:eastAsia="Calibri" w:hAnsi="Calibri" w:cs="Times New Roman"/>
        </w:rPr>
      </w:pPr>
      <w:ins w:id="21191" w:author="UTENTE" w:date="2020-06-30T19:00:00Z">
        <w:r w:rsidRPr="00181FFC">
          <w:rPr>
            <w:rFonts w:ascii="Calibri" w:eastAsia="Calibri" w:hAnsi="Calibri" w:cs="Times New Roman"/>
          </w:rPr>
          <w:t>865.</w:t>
        </w:r>
        <w:r w:rsidRPr="00181FFC">
          <w:rPr>
            <w:rFonts w:ascii="Calibri" w:eastAsia="Calibri" w:hAnsi="Calibri" w:cs="Times New Roman"/>
          </w:rPr>
          <w:tab/>
          <w:t>lp "\"…Oh, ehi, Isaac.\""</w:t>
        </w:r>
      </w:ins>
    </w:p>
    <w:p w14:paraId="37D79E9D" w14:textId="77777777" w:rsidR="00181FFC" w:rsidRPr="00181FFC" w:rsidRDefault="00181FFC" w:rsidP="00181FFC">
      <w:pPr>
        <w:spacing w:line="600" w:lineRule="auto"/>
        <w:jc w:val="left"/>
        <w:rPr>
          <w:ins w:id="21192" w:author="UTENTE" w:date="2020-06-30T19:00:00Z"/>
          <w:rFonts w:ascii="Calibri" w:eastAsia="Calibri" w:hAnsi="Calibri" w:cs="Times New Roman"/>
        </w:rPr>
      </w:pPr>
      <w:ins w:id="21193" w:author="UTENTE" w:date="2020-06-30T19:00:00Z">
        <w:r w:rsidRPr="00181FFC">
          <w:rPr>
            <w:rFonts w:ascii="Calibri" w:eastAsia="Calibri" w:hAnsi="Calibri" w:cs="Times New Roman"/>
          </w:rPr>
          <w:t>866.</w:t>
        </w:r>
        <w:r w:rsidRPr="00181FFC">
          <w:rPr>
            <w:rFonts w:ascii="Calibri" w:eastAsia="Calibri" w:hAnsi="Calibri" w:cs="Times New Roman"/>
          </w:rPr>
          <w:tab/>
          <w:t>lp "\"Pensavo che saresti stato fuori a lavorare stanotte.\""</w:t>
        </w:r>
      </w:ins>
    </w:p>
    <w:p w14:paraId="65ECC227" w14:textId="77777777" w:rsidR="00181FFC" w:rsidRPr="00181FFC" w:rsidRDefault="00181FFC" w:rsidP="00181FFC">
      <w:pPr>
        <w:spacing w:line="600" w:lineRule="auto"/>
        <w:jc w:val="left"/>
        <w:rPr>
          <w:ins w:id="21194" w:author="UTENTE" w:date="2020-06-30T19:00:00Z"/>
          <w:rFonts w:ascii="Calibri" w:eastAsia="Calibri" w:hAnsi="Calibri" w:cs="Times New Roman"/>
        </w:rPr>
      </w:pPr>
      <w:ins w:id="21195" w:author="UTENTE" w:date="2020-06-30T19:00:00Z">
        <w:r w:rsidRPr="00181FFC">
          <w:rPr>
            <w:rFonts w:ascii="Calibri" w:eastAsia="Calibri" w:hAnsi="Calibri" w:cs="Times New Roman"/>
          </w:rPr>
          <w:t>867.</w:t>
        </w:r>
        <w:r w:rsidRPr="00181FFC">
          <w:rPr>
            <w:rFonts w:ascii="Calibri" w:eastAsia="Calibri" w:hAnsi="Calibri" w:cs="Times New Roman"/>
          </w:rPr>
          <w:tab/>
          <w:t>i "\"…\""</w:t>
        </w:r>
      </w:ins>
    </w:p>
    <w:p w14:paraId="46E13932" w14:textId="77777777" w:rsidR="00181FFC" w:rsidRPr="00181FFC" w:rsidRDefault="00181FFC" w:rsidP="00181FFC">
      <w:pPr>
        <w:spacing w:line="600" w:lineRule="auto"/>
        <w:jc w:val="left"/>
        <w:rPr>
          <w:ins w:id="21196" w:author="UTENTE" w:date="2020-06-30T19:00:00Z"/>
          <w:rFonts w:ascii="Calibri" w:eastAsia="Calibri" w:hAnsi="Calibri" w:cs="Times New Roman"/>
        </w:rPr>
      </w:pPr>
      <w:ins w:id="21197" w:author="UTENTE" w:date="2020-06-30T19:00:00Z">
        <w:r w:rsidRPr="00181FFC">
          <w:rPr>
            <w:rFonts w:ascii="Calibri" w:eastAsia="Calibri" w:hAnsi="Calibri" w:cs="Times New Roman"/>
          </w:rPr>
          <w:t>868.</w:t>
        </w:r>
        <w:r w:rsidRPr="00181FFC">
          <w:rPr>
            <w:rFonts w:ascii="Calibri" w:eastAsia="Calibri" w:hAnsi="Calibri" w:cs="Times New Roman"/>
          </w:rPr>
          <w:tab/>
          <w:t>n "Per un secondo, Isaac non risponde."</w:t>
        </w:r>
      </w:ins>
    </w:p>
    <w:p w14:paraId="495C03A3" w14:textId="77777777" w:rsidR="00181FFC" w:rsidRPr="00181FFC" w:rsidRDefault="00181FFC" w:rsidP="00181FFC">
      <w:pPr>
        <w:spacing w:line="600" w:lineRule="auto"/>
        <w:jc w:val="left"/>
        <w:rPr>
          <w:ins w:id="21198" w:author="UTENTE" w:date="2020-06-30T19:00:00Z"/>
          <w:rFonts w:ascii="Calibri" w:eastAsia="Calibri" w:hAnsi="Calibri" w:cs="Times New Roman"/>
        </w:rPr>
      </w:pPr>
      <w:ins w:id="21199" w:author="UTENTE" w:date="2020-06-30T19:00:00Z">
        <w:r w:rsidRPr="00181FFC">
          <w:rPr>
            <w:rFonts w:ascii="Calibri" w:eastAsia="Calibri" w:hAnsi="Calibri" w:cs="Times New Roman"/>
          </w:rPr>
          <w:t>869.</w:t>
        </w:r>
        <w:r w:rsidRPr="00181FFC">
          <w:rPr>
            <w:rFonts w:ascii="Calibri" w:eastAsia="Calibri" w:hAnsi="Calibri" w:cs="Times New Roman"/>
          </w:rPr>
          <w:tab/>
          <w:t>n "Invece, guarda direttamente {i}me{/i} ––{w}ma non ho la minima idea del perché."</w:t>
        </w:r>
      </w:ins>
    </w:p>
    <w:p w14:paraId="6A046133" w14:textId="77777777" w:rsidR="00181FFC" w:rsidRPr="00181FFC" w:rsidRDefault="00181FFC" w:rsidP="00181FFC">
      <w:pPr>
        <w:spacing w:line="600" w:lineRule="auto"/>
        <w:jc w:val="left"/>
        <w:rPr>
          <w:ins w:id="21200" w:author="UTENTE" w:date="2020-06-30T19:00:00Z"/>
          <w:rFonts w:ascii="Calibri" w:eastAsia="Calibri" w:hAnsi="Calibri" w:cs="Times New Roman"/>
        </w:rPr>
      </w:pPr>
      <w:ins w:id="21201" w:author="UTENTE" w:date="2020-06-30T19:00:00Z">
        <w:r w:rsidRPr="00181FFC">
          <w:rPr>
            <w:rFonts w:ascii="Calibri" w:eastAsia="Calibri" w:hAnsi="Calibri" w:cs="Times New Roman"/>
          </w:rPr>
          <w:t>870.</w:t>
        </w:r>
        <w:r w:rsidRPr="00181FFC">
          <w:rPr>
            <w:rFonts w:ascii="Calibri" w:eastAsia="Calibri" w:hAnsi="Calibri" w:cs="Times New Roman"/>
          </w:rPr>
          <w:tab/>
          <w:t>i "\"Le cose non hanno funzionato, mettiamola così.\""</w:t>
        </w:r>
      </w:ins>
    </w:p>
    <w:p w14:paraId="4511CB53" w14:textId="77777777" w:rsidR="00181FFC" w:rsidRPr="00181FFC" w:rsidRDefault="00181FFC" w:rsidP="00181FFC">
      <w:pPr>
        <w:spacing w:line="600" w:lineRule="auto"/>
        <w:jc w:val="left"/>
        <w:rPr>
          <w:ins w:id="21202" w:author="UTENTE" w:date="2020-06-30T19:00:00Z"/>
          <w:rFonts w:ascii="Calibri" w:eastAsia="Calibri" w:hAnsi="Calibri" w:cs="Times New Roman"/>
        </w:rPr>
      </w:pPr>
      <w:ins w:id="21203" w:author="UTENTE" w:date="2020-06-30T19:00:00Z">
        <w:r w:rsidRPr="00181FFC">
          <w:rPr>
            <w:rFonts w:ascii="Calibri" w:eastAsia="Calibri" w:hAnsi="Calibri" w:cs="Times New Roman"/>
          </w:rPr>
          <w:t>871.</w:t>
        </w:r>
        <w:r w:rsidRPr="00181FFC">
          <w:rPr>
            <w:rFonts w:ascii="Calibri" w:eastAsia="Calibri" w:hAnsi="Calibri" w:cs="Times New Roman"/>
          </w:rPr>
          <w:tab/>
          <w:t>i "\"Comunque, perché non andiamo di sopra? Possiamo berci un caffè e poi vi lascerò un po' da soli.\""</w:t>
        </w:r>
      </w:ins>
    </w:p>
    <w:p w14:paraId="56B21B46" w14:textId="77777777" w:rsidR="00181FFC" w:rsidRPr="00181FFC" w:rsidRDefault="00181FFC" w:rsidP="00181FFC">
      <w:pPr>
        <w:spacing w:line="600" w:lineRule="auto"/>
        <w:jc w:val="left"/>
        <w:rPr>
          <w:ins w:id="21204" w:author="UTENTE" w:date="2020-06-30T19:00:00Z"/>
          <w:rFonts w:ascii="Calibri" w:eastAsia="Calibri" w:hAnsi="Calibri" w:cs="Times New Roman"/>
        </w:rPr>
      </w:pPr>
      <w:ins w:id="21205" w:author="UTENTE" w:date="2020-06-30T19:00:00Z">
        <w:r w:rsidRPr="00181FFC">
          <w:rPr>
            <w:rFonts w:ascii="Calibri" w:eastAsia="Calibri" w:hAnsi="Calibri" w:cs="Times New Roman"/>
          </w:rPr>
          <w:t>872.</w:t>
        </w:r>
        <w:r w:rsidRPr="00181FFC">
          <w:rPr>
            <w:rFonts w:ascii="Calibri" w:eastAsia="Calibri" w:hAnsi="Calibri" w:cs="Times New Roman"/>
          </w:rPr>
          <w:tab/>
          <w:t>lp "\"Ah… certo, certo.\""</w:t>
        </w:r>
      </w:ins>
    </w:p>
    <w:p w14:paraId="09CD2A65" w14:textId="77777777" w:rsidR="00181FFC" w:rsidRPr="00181FFC" w:rsidRDefault="00181FFC" w:rsidP="00181FFC">
      <w:pPr>
        <w:spacing w:line="600" w:lineRule="auto"/>
        <w:jc w:val="left"/>
        <w:rPr>
          <w:ins w:id="21206" w:author="UTENTE" w:date="2020-06-30T19:00:00Z"/>
          <w:rFonts w:ascii="Calibri" w:eastAsia="Calibri" w:hAnsi="Calibri" w:cs="Times New Roman"/>
        </w:rPr>
      </w:pPr>
      <w:ins w:id="21207" w:author="UTENTE" w:date="2020-06-30T19:00:00Z">
        <w:r w:rsidRPr="00181FFC">
          <w:rPr>
            <w:rFonts w:ascii="Calibri" w:eastAsia="Calibri" w:hAnsi="Calibri" w:cs="Times New Roman"/>
          </w:rPr>
          <w:t>873.</w:t>
        </w:r>
        <w:r w:rsidRPr="00181FFC">
          <w:rPr>
            <w:rFonts w:ascii="Calibri" w:eastAsia="Calibri" w:hAnsi="Calibri" w:cs="Times New Roman"/>
          </w:rPr>
          <w:tab/>
          <w:t>mcp "\"…\""</w:t>
        </w:r>
      </w:ins>
    </w:p>
    <w:p w14:paraId="1EE00FA1" w14:textId="77777777" w:rsidR="00181FFC" w:rsidRPr="00181FFC" w:rsidRDefault="00181FFC" w:rsidP="00181FFC">
      <w:pPr>
        <w:spacing w:line="600" w:lineRule="auto"/>
        <w:jc w:val="left"/>
        <w:rPr>
          <w:ins w:id="21208" w:author="UTENTE" w:date="2020-06-30T19:00:00Z"/>
          <w:rFonts w:ascii="Calibri" w:eastAsia="Calibri" w:hAnsi="Calibri" w:cs="Times New Roman"/>
        </w:rPr>
      </w:pPr>
      <w:ins w:id="21209" w:author="UTENTE" w:date="2020-06-30T19:00:00Z">
        <w:r w:rsidRPr="00181FFC">
          <w:rPr>
            <w:rFonts w:ascii="Calibri" w:eastAsia="Calibri" w:hAnsi="Calibri" w:cs="Times New Roman"/>
          </w:rPr>
          <w:t>874.</w:t>
        </w:r>
        <w:r w:rsidRPr="00181FFC">
          <w:rPr>
            <w:rFonts w:ascii="Calibri" w:eastAsia="Calibri" w:hAnsi="Calibri" w:cs="Times New Roman"/>
          </w:rPr>
          <w:tab/>
          <w:t>n "Per un breve secondo, le farfalle nel mio stomaco causate dall'eccitazione si trasformano in una strana ansia."</w:t>
        </w:r>
      </w:ins>
    </w:p>
    <w:p w14:paraId="14C44A0A" w14:textId="77777777" w:rsidR="00181FFC" w:rsidRPr="00181FFC" w:rsidRDefault="00181FFC" w:rsidP="00181FFC">
      <w:pPr>
        <w:spacing w:line="600" w:lineRule="auto"/>
        <w:jc w:val="left"/>
        <w:rPr>
          <w:ins w:id="21210" w:author="UTENTE" w:date="2020-06-30T19:00:00Z"/>
          <w:rFonts w:ascii="Calibri" w:eastAsia="Calibri" w:hAnsi="Calibri" w:cs="Times New Roman"/>
        </w:rPr>
      </w:pPr>
      <w:ins w:id="21211" w:author="UTENTE" w:date="2020-06-30T19:00:00Z">
        <w:r w:rsidRPr="00181FFC">
          <w:rPr>
            <w:rFonts w:ascii="Calibri" w:eastAsia="Calibri" w:hAnsi="Calibri" w:cs="Times New Roman"/>
          </w:rPr>
          <w:t>875.</w:t>
        </w:r>
        <w:r w:rsidRPr="00181FFC">
          <w:rPr>
            <w:rFonts w:ascii="Calibri" w:eastAsia="Calibri" w:hAnsi="Calibri" w:cs="Times New Roman"/>
          </w:rPr>
          <w:tab/>
          <w:t>n "…Credo che la tensione degli ultimi giorni mi stia mettendo alle corde, alla fine." </w:t>
        </w:r>
        <w:r w:rsidRPr="00181FFC">
          <w:rPr>
            <w:rFonts w:ascii="Calibri" w:eastAsia="Calibri" w:hAnsi="Calibri" w:cs="Times New Roman"/>
          </w:rPr>
          <w:br w:type="page"/>
        </w:r>
      </w:ins>
    </w:p>
    <w:p w14:paraId="49591E1A" w14:textId="77777777" w:rsidR="00181FFC" w:rsidRPr="00181FFC" w:rsidRDefault="00181FFC" w:rsidP="00181FFC">
      <w:pPr>
        <w:spacing w:line="600" w:lineRule="auto"/>
        <w:jc w:val="left"/>
        <w:rPr>
          <w:ins w:id="21212" w:author="UTENTE" w:date="2020-06-30T19:00:00Z"/>
          <w:rFonts w:ascii="Calibri" w:eastAsia="Calibri" w:hAnsi="Calibri" w:cs="Times New Roman"/>
          <w:lang w:val="en-US"/>
        </w:rPr>
      </w:pPr>
      <w:ins w:id="21213" w:author="UTENTE" w:date="2020-06-30T19:00:00Z">
        <w:r w:rsidRPr="00181FFC">
          <w:rPr>
            <w:rFonts w:ascii="Calibri" w:eastAsia="Calibri" w:hAnsi="Calibri" w:cs="Times New Roman"/>
            <w:lang w:val="en-US"/>
          </w:rPr>
          <w:lastRenderedPageBreak/>
          <w:t>876.</w:t>
        </w:r>
        <w:r w:rsidRPr="00181FFC">
          <w:rPr>
            <w:rFonts w:ascii="Calibri" w:eastAsia="Calibri" w:hAnsi="Calibri" w:cs="Times New Roman"/>
            <w:lang w:val="en-US"/>
          </w:rPr>
          <w:tab/>
          <w:t>n "The three of us make our way into the fancy complex and up the elevator, arriving in front of Isaac and Luka's shared apartment."</w:t>
        </w:r>
      </w:ins>
    </w:p>
    <w:p w14:paraId="7AE49552" w14:textId="77777777" w:rsidR="00181FFC" w:rsidRPr="00181FFC" w:rsidRDefault="00181FFC" w:rsidP="00181FFC">
      <w:pPr>
        <w:spacing w:line="600" w:lineRule="auto"/>
        <w:jc w:val="left"/>
        <w:rPr>
          <w:ins w:id="21214" w:author="UTENTE" w:date="2020-06-30T19:00:00Z"/>
          <w:rFonts w:ascii="Calibri" w:eastAsia="Calibri" w:hAnsi="Calibri" w:cs="Times New Roman"/>
          <w:lang w:val="en-US"/>
        </w:rPr>
      </w:pPr>
      <w:ins w:id="21215" w:author="UTENTE" w:date="2020-06-30T19:00:00Z">
        <w:r w:rsidRPr="00181FFC">
          <w:rPr>
            <w:rFonts w:ascii="Calibri" w:eastAsia="Calibri" w:hAnsi="Calibri" w:cs="Times New Roman"/>
            <w:lang w:val="en-US"/>
          </w:rPr>
          <w:t>877.</w:t>
        </w:r>
        <w:r w:rsidRPr="00181FFC">
          <w:rPr>
            <w:rFonts w:ascii="Calibri" w:eastAsia="Calibri" w:hAnsi="Calibri" w:cs="Times New Roman"/>
            <w:lang w:val="en-US"/>
          </w:rPr>
          <w:tab/>
          <w:t>n "Luka and I step inside first, letting Isaac lock the door behind us."</w:t>
        </w:r>
      </w:ins>
    </w:p>
    <w:p w14:paraId="2E416EBD" w14:textId="77777777" w:rsidR="00181FFC" w:rsidRPr="00181FFC" w:rsidRDefault="00181FFC" w:rsidP="00181FFC">
      <w:pPr>
        <w:spacing w:line="600" w:lineRule="auto"/>
        <w:jc w:val="left"/>
        <w:rPr>
          <w:ins w:id="21216" w:author="UTENTE" w:date="2020-06-30T19:00:00Z"/>
          <w:rFonts w:ascii="Calibri" w:eastAsia="Calibri" w:hAnsi="Calibri" w:cs="Times New Roman"/>
          <w:lang w:val="en-US"/>
        </w:rPr>
      </w:pPr>
      <w:ins w:id="21217" w:author="UTENTE" w:date="2020-06-30T19:00:00Z">
        <w:r w:rsidRPr="00181FFC">
          <w:rPr>
            <w:rFonts w:ascii="Calibri" w:eastAsia="Calibri" w:hAnsi="Calibri" w:cs="Times New Roman"/>
            <w:lang w:val="en-US"/>
          </w:rPr>
          <w:t>878.</w:t>
        </w:r>
        <w:r w:rsidRPr="00181FFC">
          <w:rPr>
            <w:rFonts w:ascii="Calibri" w:eastAsia="Calibri" w:hAnsi="Calibri" w:cs="Times New Roman"/>
            <w:lang w:val="en-US"/>
          </w:rPr>
          <w:tab/>
          <w:t>l "\"Actually, Isaac, I think we're good without the coffee.\""</w:t>
        </w:r>
      </w:ins>
    </w:p>
    <w:p w14:paraId="1F421D8E" w14:textId="77777777" w:rsidR="00181FFC" w:rsidRPr="00181FFC" w:rsidRDefault="00181FFC" w:rsidP="00181FFC">
      <w:pPr>
        <w:spacing w:line="600" w:lineRule="auto"/>
        <w:jc w:val="left"/>
        <w:rPr>
          <w:ins w:id="21218" w:author="UTENTE" w:date="2020-06-30T19:00:00Z"/>
          <w:rFonts w:ascii="Calibri" w:eastAsia="Calibri" w:hAnsi="Calibri" w:cs="Times New Roman"/>
          <w:lang w:val="en-US"/>
        </w:rPr>
      </w:pPr>
      <w:ins w:id="21219" w:author="UTENTE" w:date="2020-06-30T19:00:00Z">
        <w:r w:rsidRPr="00181FFC">
          <w:rPr>
            <w:rFonts w:ascii="Calibri" w:eastAsia="Calibri" w:hAnsi="Calibri" w:cs="Times New Roman"/>
            <w:lang w:val="en-US"/>
          </w:rPr>
          <w:t>879.</w:t>
        </w:r>
        <w:r w:rsidRPr="00181FFC">
          <w:rPr>
            <w:rFonts w:ascii="Calibri" w:eastAsia="Calibri" w:hAnsi="Calibri" w:cs="Times New Roman"/>
            <w:lang w:val="en-US"/>
          </w:rPr>
          <w:tab/>
          <w:t>l "\"I sorta want to spend some time with ––\""</w:t>
        </w:r>
      </w:ins>
    </w:p>
    <w:p w14:paraId="4674A2B5" w14:textId="77777777" w:rsidR="00181FFC" w:rsidRPr="00181FFC" w:rsidRDefault="00181FFC" w:rsidP="00181FFC">
      <w:pPr>
        <w:spacing w:line="600" w:lineRule="auto"/>
        <w:jc w:val="left"/>
        <w:rPr>
          <w:ins w:id="21220" w:author="UTENTE" w:date="2020-06-30T19:00:00Z"/>
          <w:rFonts w:ascii="Calibri" w:eastAsia="Calibri" w:hAnsi="Calibri" w:cs="Times New Roman"/>
          <w:lang w:val="en-US"/>
        </w:rPr>
      </w:pPr>
      <w:ins w:id="21221" w:author="UTENTE" w:date="2020-06-30T19:00:00Z">
        <w:r w:rsidRPr="00181FFC">
          <w:rPr>
            <w:rFonts w:ascii="Calibri" w:eastAsia="Calibri" w:hAnsi="Calibri" w:cs="Times New Roman"/>
            <w:lang w:val="en-US"/>
          </w:rPr>
          <w:t>880.</w:t>
        </w:r>
        <w:r w:rsidRPr="00181FFC">
          <w:rPr>
            <w:rFonts w:ascii="Calibri" w:eastAsia="Calibri" w:hAnsi="Calibri" w:cs="Times New Roman"/>
            <w:lang w:val="en-US"/>
          </w:rPr>
          <w:tab/>
          <w:t>l "\"…\""</w:t>
        </w:r>
      </w:ins>
    </w:p>
    <w:p w14:paraId="0392D698" w14:textId="77777777" w:rsidR="00181FFC" w:rsidRPr="00181FFC" w:rsidRDefault="00181FFC" w:rsidP="00181FFC">
      <w:pPr>
        <w:spacing w:line="600" w:lineRule="auto"/>
        <w:jc w:val="left"/>
        <w:rPr>
          <w:ins w:id="21222" w:author="UTENTE" w:date="2020-06-30T19:00:00Z"/>
          <w:rFonts w:ascii="Calibri" w:eastAsia="Calibri" w:hAnsi="Calibri" w:cs="Times New Roman"/>
          <w:lang w:val="en-US"/>
        </w:rPr>
      </w:pPr>
      <w:ins w:id="21223" w:author="UTENTE" w:date="2020-06-30T19:00:00Z">
        <w:r w:rsidRPr="00181FFC">
          <w:rPr>
            <w:rFonts w:ascii="Calibri" w:eastAsia="Calibri" w:hAnsi="Calibri" w:cs="Times New Roman"/>
            <w:lang w:val="en-US"/>
          </w:rPr>
          <w:t>881.</w:t>
        </w:r>
        <w:r w:rsidRPr="00181FFC">
          <w:rPr>
            <w:rFonts w:ascii="Calibri" w:eastAsia="Calibri" w:hAnsi="Calibri" w:cs="Times New Roman"/>
            <w:lang w:val="en-US"/>
          </w:rPr>
          <w:tab/>
          <w:t>mcp "\"Luka?\""</w:t>
        </w:r>
      </w:ins>
    </w:p>
    <w:p w14:paraId="333F3AB8" w14:textId="77777777" w:rsidR="00181FFC" w:rsidRPr="00181FFC" w:rsidRDefault="00181FFC" w:rsidP="00181FFC">
      <w:pPr>
        <w:spacing w:line="600" w:lineRule="auto"/>
        <w:jc w:val="left"/>
        <w:rPr>
          <w:ins w:id="21224" w:author="UTENTE" w:date="2020-06-30T19:00:00Z"/>
          <w:rFonts w:ascii="Calibri" w:eastAsia="Calibri" w:hAnsi="Calibri" w:cs="Times New Roman"/>
          <w:lang w:val="en-US"/>
        </w:rPr>
      </w:pPr>
      <w:ins w:id="21225" w:author="UTENTE" w:date="2020-06-30T19:00:00Z">
        <w:r w:rsidRPr="00181FFC">
          <w:rPr>
            <w:rFonts w:ascii="Calibri" w:eastAsia="Calibri" w:hAnsi="Calibri" w:cs="Times New Roman"/>
            <w:lang w:val="en-US"/>
          </w:rPr>
          <w:t>882.</w:t>
        </w:r>
        <w:r w:rsidRPr="00181FFC">
          <w:rPr>
            <w:rFonts w:ascii="Calibri" w:eastAsia="Calibri" w:hAnsi="Calibri" w:cs="Times New Roman"/>
            <w:lang w:val="en-US"/>
          </w:rPr>
          <w:tab/>
          <w:t>mcp "\"What's…\""</w:t>
        </w:r>
      </w:ins>
    </w:p>
    <w:p w14:paraId="1BBC72D9" w14:textId="77777777" w:rsidR="00181FFC" w:rsidRPr="00181FFC" w:rsidRDefault="00181FFC" w:rsidP="00181FFC">
      <w:pPr>
        <w:spacing w:line="600" w:lineRule="auto"/>
        <w:jc w:val="left"/>
        <w:rPr>
          <w:ins w:id="21226" w:author="UTENTE" w:date="2020-06-30T19:00:00Z"/>
          <w:rFonts w:ascii="Calibri" w:eastAsia="Calibri" w:hAnsi="Calibri" w:cs="Times New Roman"/>
          <w:lang w:val="en-US"/>
        </w:rPr>
      </w:pPr>
      <w:ins w:id="21227" w:author="UTENTE" w:date="2020-06-30T19:00:00Z">
        <w:r w:rsidRPr="00181FFC">
          <w:rPr>
            <w:rFonts w:ascii="Calibri" w:eastAsia="Calibri" w:hAnsi="Calibri" w:cs="Times New Roman"/>
            <w:lang w:val="en-US"/>
          </w:rPr>
          <w:t>883.</w:t>
        </w:r>
        <w:r w:rsidRPr="00181FFC">
          <w:rPr>
            <w:rFonts w:ascii="Calibri" w:eastAsia="Calibri" w:hAnsi="Calibri" w:cs="Times New Roman"/>
            <w:lang w:val="en-US"/>
          </w:rPr>
          <w:tab/>
          <w:t>n "When Luka suddenly falls silent, I shoot a curious look over towards him."</w:t>
        </w:r>
      </w:ins>
    </w:p>
    <w:p w14:paraId="278EA5AE" w14:textId="77777777" w:rsidR="00181FFC" w:rsidRPr="00181FFC" w:rsidRDefault="00181FFC" w:rsidP="00181FFC">
      <w:pPr>
        <w:spacing w:line="600" w:lineRule="auto"/>
        <w:jc w:val="left"/>
        <w:rPr>
          <w:ins w:id="21228" w:author="UTENTE" w:date="2020-06-30T19:00:00Z"/>
          <w:rFonts w:ascii="Calibri" w:eastAsia="Calibri" w:hAnsi="Calibri" w:cs="Times New Roman"/>
          <w:lang w:val="en-US"/>
        </w:rPr>
      </w:pPr>
      <w:ins w:id="21229" w:author="UTENTE" w:date="2020-06-30T19:00:00Z">
        <w:r w:rsidRPr="00181FFC">
          <w:rPr>
            <w:rFonts w:ascii="Calibri" w:eastAsia="Calibri" w:hAnsi="Calibri" w:cs="Times New Roman"/>
            <w:lang w:val="en-US"/>
          </w:rPr>
          <w:t>884.</w:t>
        </w:r>
        <w:r w:rsidRPr="00181FFC">
          <w:rPr>
            <w:rFonts w:ascii="Calibri" w:eastAsia="Calibri" w:hAnsi="Calibri" w:cs="Times New Roman"/>
            <w:lang w:val="en-US"/>
          </w:rPr>
          <w:tab/>
          <w:t>n "Then, when I follow his gaze over towards Isaac…"</w:t>
        </w:r>
      </w:ins>
    </w:p>
    <w:p w14:paraId="2676DC8E" w14:textId="77777777" w:rsidR="00181FFC" w:rsidRPr="00181FFC" w:rsidRDefault="00181FFC" w:rsidP="00181FFC">
      <w:pPr>
        <w:spacing w:line="600" w:lineRule="auto"/>
        <w:jc w:val="left"/>
        <w:rPr>
          <w:ins w:id="21230" w:author="UTENTE" w:date="2020-06-30T19:00:00Z"/>
          <w:rFonts w:ascii="Calibri" w:eastAsia="Calibri" w:hAnsi="Calibri" w:cs="Times New Roman"/>
          <w:lang w:val="en-US"/>
        </w:rPr>
      </w:pPr>
      <w:ins w:id="21231" w:author="UTENTE" w:date="2020-06-30T19:00:00Z">
        <w:r w:rsidRPr="00181FFC">
          <w:rPr>
            <w:rFonts w:ascii="Calibri" w:eastAsia="Calibri" w:hAnsi="Calibri" w:cs="Times New Roman"/>
            <w:lang w:val="en-US"/>
          </w:rPr>
          <w:t>885.</w:t>
        </w:r>
        <w:r w:rsidRPr="00181FFC">
          <w:rPr>
            <w:rFonts w:ascii="Calibri" w:eastAsia="Calibri" w:hAnsi="Calibri" w:cs="Times New Roman"/>
            <w:lang w:val="en-US"/>
          </w:rPr>
          <w:tab/>
          <w:t>n "The man standing there is completely different."</w:t>
        </w:r>
      </w:ins>
    </w:p>
    <w:p w14:paraId="38F7ECFB" w14:textId="77777777" w:rsidR="00181FFC" w:rsidRPr="00181FFC" w:rsidRDefault="00181FFC" w:rsidP="00181FFC">
      <w:pPr>
        <w:spacing w:line="600" w:lineRule="auto"/>
        <w:jc w:val="left"/>
        <w:rPr>
          <w:ins w:id="21232" w:author="UTENTE" w:date="2020-06-30T19:00:00Z"/>
          <w:rFonts w:ascii="Calibri" w:eastAsia="Calibri" w:hAnsi="Calibri" w:cs="Times New Roman"/>
          <w:lang w:val="en-US"/>
        </w:rPr>
      </w:pPr>
      <w:ins w:id="21233" w:author="UTENTE" w:date="2020-06-30T19:00:00Z">
        <w:r w:rsidRPr="00181FFC">
          <w:rPr>
            <w:rFonts w:ascii="Calibri" w:eastAsia="Calibri" w:hAnsi="Calibri" w:cs="Times New Roman"/>
            <w:lang w:val="en-US"/>
          </w:rPr>
          <w:t>886.</w:t>
        </w:r>
        <w:r w:rsidRPr="00181FFC">
          <w:rPr>
            <w:rFonts w:ascii="Calibri" w:eastAsia="Calibri" w:hAnsi="Calibri" w:cs="Times New Roman"/>
            <w:lang w:val="en-US"/>
          </w:rPr>
          <w:tab/>
          <w:t>lp "\"Y-you…\""</w:t>
        </w:r>
      </w:ins>
    </w:p>
    <w:p w14:paraId="1A4B3845" w14:textId="77777777" w:rsidR="00181FFC" w:rsidRPr="00181FFC" w:rsidRDefault="00181FFC" w:rsidP="00181FFC">
      <w:pPr>
        <w:spacing w:line="600" w:lineRule="auto"/>
        <w:jc w:val="left"/>
        <w:rPr>
          <w:ins w:id="21234" w:author="UTENTE" w:date="2020-06-30T19:00:00Z"/>
          <w:rFonts w:ascii="Calibri" w:eastAsia="Calibri" w:hAnsi="Calibri" w:cs="Times New Roman"/>
          <w:lang w:val="en-US"/>
        </w:rPr>
      </w:pPr>
      <w:ins w:id="21235" w:author="UTENTE" w:date="2020-06-30T19:00:00Z">
        <w:r w:rsidRPr="00181FFC">
          <w:rPr>
            <w:rFonts w:ascii="Calibri" w:eastAsia="Calibri" w:hAnsi="Calibri" w:cs="Times New Roman"/>
            <w:lang w:val="en-US"/>
          </w:rPr>
          <w:t>887.</w:t>
        </w:r>
        <w:r w:rsidRPr="00181FFC">
          <w:rPr>
            <w:rFonts w:ascii="Calibri" w:eastAsia="Calibri" w:hAnsi="Calibri" w:cs="Times New Roman"/>
            <w:lang w:val="en-US"/>
          </w:rPr>
          <w:tab/>
          <w:t>lp "\"Why are you…\""</w:t>
        </w:r>
      </w:ins>
    </w:p>
    <w:p w14:paraId="52BA75CC" w14:textId="77777777" w:rsidR="00181FFC" w:rsidRPr="00181FFC" w:rsidRDefault="00181FFC" w:rsidP="00181FFC">
      <w:pPr>
        <w:spacing w:line="600" w:lineRule="auto"/>
        <w:jc w:val="left"/>
        <w:rPr>
          <w:ins w:id="21236" w:author="UTENTE" w:date="2020-06-30T19:00:00Z"/>
          <w:rFonts w:ascii="Calibri" w:eastAsia="Calibri" w:hAnsi="Calibri" w:cs="Times New Roman"/>
          <w:lang w:val="en-US"/>
        </w:rPr>
      </w:pPr>
      <w:ins w:id="21237" w:author="UTENTE" w:date="2020-06-30T19:00:00Z">
        <w:r w:rsidRPr="00181FFC">
          <w:rPr>
            <w:rFonts w:ascii="Calibri" w:eastAsia="Calibri" w:hAnsi="Calibri" w:cs="Times New Roman"/>
            <w:lang w:val="en-US"/>
          </w:rPr>
          <w:t>888.</w:t>
        </w:r>
        <w:r w:rsidRPr="00181FFC">
          <w:rPr>
            <w:rFonts w:ascii="Calibri" w:eastAsia="Calibri" w:hAnsi="Calibri" w:cs="Times New Roman"/>
            <w:lang w:val="en-US"/>
          </w:rPr>
          <w:tab/>
          <w:t>n "To my shock, Luka's eyes are lit up with recognition."</w:t>
        </w:r>
      </w:ins>
    </w:p>
    <w:p w14:paraId="5645FEEE" w14:textId="77777777" w:rsidR="00181FFC" w:rsidRPr="00181FFC" w:rsidRDefault="00181FFC" w:rsidP="00181FFC">
      <w:pPr>
        <w:spacing w:line="600" w:lineRule="auto"/>
        <w:jc w:val="left"/>
        <w:rPr>
          <w:ins w:id="21238" w:author="UTENTE" w:date="2020-06-30T19:00:00Z"/>
          <w:rFonts w:ascii="Calibri" w:eastAsia="Calibri" w:hAnsi="Calibri" w:cs="Times New Roman"/>
          <w:lang w:val="en-US"/>
        </w:rPr>
      </w:pPr>
      <w:ins w:id="21239" w:author="UTENTE" w:date="2020-06-30T19:00:00Z">
        <w:r w:rsidRPr="00181FFC">
          <w:rPr>
            <w:rFonts w:ascii="Calibri" w:eastAsia="Calibri" w:hAnsi="Calibri" w:cs="Times New Roman"/>
            <w:lang w:val="en-US"/>
          </w:rPr>
          <w:t>889.</w:t>
        </w:r>
        <w:r w:rsidRPr="00181FFC">
          <w:rPr>
            <w:rFonts w:ascii="Calibri" w:eastAsia="Calibri" w:hAnsi="Calibri" w:cs="Times New Roman"/>
            <w:lang w:val="en-US"/>
          </w:rPr>
          <w:tab/>
          <w:t>n "He's met this man before––?"</w:t>
        </w:r>
      </w:ins>
    </w:p>
    <w:p w14:paraId="5651D8E9" w14:textId="77777777" w:rsidR="00181FFC" w:rsidRPr="00181FFC" w:rsidRDefault="00181FFC" w:rsidP="00181FFC">
      <w:pPr>
        <w:spacing w:line="600" w:lineRule="auto"/>
        <w:jc w:val="left"/>
        <w:rPr>
          <w:ins w:id="21240" w:author="UTENTE" w:date="2020-06-30T19:00:00Z"/>
          <w:rFonts w:ascii="Calibri" w:eastAsia="Calibri" w:hAnsi="Calibri" w:cs="Times New Roman"/>
          <w:lang w:val="en-US"/>
          <w:rPrChange w:id="21241" w:author="UTENTE" w:date="2020-06-30T19:00:00Z">
            <w:rPr>
              <w:ins w:id="21242" w:author="UTENTE" w:date="2020-06-30T19:00:00Z"/>
              <w:rFonts w:ascii="Calibri" w:eastAsia="Calibri" w:hAnsi="Calibri" w:cs="Times New Roman"/>
            </w:rPr>
          </w:rPrChange>
        </w:rPr>
      </w:pPr>
      <w:ins w:id="21243" w:author="UTENTE" w:date="2020-06-30T19:00:00Z">
        <w:r w:rsidRPr="00181FFC">
          <w:rPr>
            <w:rFonts w:ascii="Calibri" w:eastAsia="Calibri" w:hAnsi="Calibri" w:cs="Times New Roman"/>
            <w:lang w:val="en-US"/>
            <w:rPrChange w:id="21244" w:author="UTENTE" w:date="2020-06-30T19:00:00Z">
              <w:rPr>
                <w:rFonts w:ascii="Calibri" w:eastAsia="Calibri" w:hAnsi="Calibri" w:cs="Times New Roman"/>
              </w:rPr>
            </w:rPrChange>
          </w:rPr>
          <w:t>890.</w:t>
        </w:r>
        <w:r w:rsidRPr="00181FFC">
          <w:rPr>
            <w:rFonts w:ascii="Calibri" w:eastAsia="Calibri" w:hAnsi="Calibri" w:cs="Times New Roman"/>
            <w:lang w:val="en-US"/>
            <w:rPrChange w:id="21245" w:author="UTENTE" w:date="2020-06-30T19:00:00Z">
              <w:rPr>
                <w:rFonts w:ascii="Calibri" w:eastAsia="Calibri" w:hAnsi="Calibri" w:cs="Times New Roman"/>
              </w:rPr>
            </w:rPrChange>
          </w:rPr>
          <w:tab/>
          <w:t>u "\"…Hm.\""</w:t>
        </w:r>
      </w:ins>
    </w:p>
    <w:p w14:paraId="1CFB446E" w14:textId="77777777" w:rsidR="00181FFC" w:rsidRPr="00181FFC" w:rsidRDefault="00181FFC" w:rsidP="00181FFC">
      <w:pPr>
        <w:spacing w:line="600" w:lineRule="auto"/>
        <w:jc w:val="left"/>
        <w:rPr>
          <w:ins w:id="21246" w:author="UTENTE" w:date="2020-06-30T19:00:00Z"/>
          <w:rFonts w:ascii="Calibri" w:eastAsia="Calibri" w:hAnsi="Calibri" w:cs="Times New Roman"/>
          <w:lang w:val="en-US"/>
        </w:rPr>
      </w:pPr>
      <w:ins w:id="21247" w:author="UTENTE" w:date="2020-06-30T19:00:00Z">
        <w:r w:rsidRPr="00181FFC">
          <w:rPr>
            <w:rFonts w:ascii="Calibri" w:eastAsia="Calibri" w:hAnsi="Calibri" w:cs="Times New Roman"/>
            <w:lang w:val="en-US"/>
          </w:rPr>
          <w:t>891.</w:t>
        </w:r>
        <w:r w:rsidRPr="00181FFC">
          <w:rPr>
            <w:rFonts w:ascii="Calibri" w:eastAsia="Calibri" w:hAnsi="Calibri" w:cs="Times New Roman"/>
            <w:lang w:val="en-US"/>
          </w:rPr>
          <w:tab/>
          <w:t>n "The towering, elegant newcomer lets out a low laugh, shaking his head."</w:t>
        </w:r>
        <w:r w:rsidRPr="00181FFC">
          <w:rPr>
            <w:rFonts w:ascii="Calibri" w:eastAsia="Calibri" w:hAnsi="Calibri" w:cs="Times New Roman"/>
            <w:lang w:val="en-US"/>
          </w:rPr>
          <w:br w:type="page"/>
        </w:r>
      </w:ins>
    </w:p>
    <w:p w14:paraId="6E7CE502" w14:textId="77777777" w:rsidR="00181FFC" w:rsidRPr="00181FFC" w:rsidRDefault="00181FFC" w:rsidP="00181FFC">
      <w:pPr>
        <w:spacing w:line="600" w:lineRule="auto"/>
        <w:jc w:val="left"/>
        <w:rPr>
          <w:ins w:id="21248" w:author="UTENTE" w:date="2020-06-30T19:00:00Z"/>
          <w:rFonts w:ascii="Calibri" w:eastAsia="Calibri" w:hAnsi="Calibri" w:cs="Times New Roman"/>
        </w:rPr>
      </w:pPr>
      <w:ins w:id="21249" w:author="UTENTE" w:date="2020-06-30T19:00:00Z">
        <w:r w:rsidRPr="00181FFC">
          <w:rPr>
            <w:rFonts w:ascii="Calibri" w:eastAsia="Calibri" w:hAnsi="Calibri" w:cs="Times New Roman"/>
          </w:rPr>
          <w:lastRenderedPageBreak/>
          <w:t>876.</w:t>
        </w:r>
        <w:r w:rsidRPr="00181FFC">
          <w:rPr>
            <w:rFonts w:ascii="Calibri" w:eastAsia="Calibri" w:hAnsi="Calibri" w:cs="Times New Roman"/>
          </w:rPr>
          <w:tab/>
          <w:t>n "Ci facciamo strada nell'elegante palazzo e entriamo in ascensore, arrivando davanti all'appartamento di Isaac e Luka."</w:t>
        </w:r>
      </w:ins>
    </w:p>
    <w:p w14:paraId="486A6EA5" w14:textId="77777777" w:rsidR="00181FFC" w:rsidRPr="00181FFC" w:rsidRDefault="00181FFC" w:rsidP="00181FFC">
      <w:pPr>
        <w:spacing w:line="600" w:lineRule="auto"/>
        <w:jc w:val="left"/>
        <w:rPr>
          <w:ins w:id="21250" w:author="UTENTE" w:date="2020-06-30T19:00:00Z"/>
          <w:rFonts w:ascii="Calibri" w:eastAsia="Calibri" w:hAnsi="Calibri" w:cs="Times New Roman"/>
        </w:rPr>
      </w:pPr>
      <w:ins w:id="21251" w:author="UTENTE" w:date="2020-06-30T19:00:00Z">
        <w:r w:rsidRPr="00181FFC">
          <w:rPr>
            <w:rFonts w:ascii="Calibri" w:eastAsia="Calibri" w:hAnsi="Calibri" w:cs="Times New Roman"/>
          </w:rPr>
          <w:t>877.</w:t>
        </w:r>
        <w:r w:rsidRPr="00181FFC">
          <w:rPr>
            <w:rFonts w:ascii="Calibri" w:eastAsia="Calibri" w:hAnsi="Calibri" w:cs="Times New Roman"/>
          </w:rPr>
          <w:tab/>
          <w:t>n "Luka e io entriamo per primi, lasciando che Isaac chiuda la porta dietro di noi."</w:t>
        </w:r>
      </w:ins>
    </w:p>
    <w:p w14:paraId="36237F97" w14:textId="77777777" w:rsidR="00181FFC" w:rsidRPr="00181FFC" w:rsidRDefault="00181FFC" w:rsidP="00181FFC">
      <w:pPr>
        <w:spacing w:line="600" w:lineRule="auto"/>
        <w:jc w:val="left"/>
        <w:rPr>
          <w:ins w:id="21252" w:author="UTENTE" w:date="2020-06-30T19:00:00Z"/>
          <w:rFonts w:ascii="Calibri" w:eastAsia="Calibri" w:hAnsi="Calibri" w:cs="Times New Roman"/>
        </w:rPr>
      </w:pPr>
      <w:ins w:id="21253" w:author="UTENTE" w:date="2020-06-30T19:00:00Z">
        <w:r w:rsidRPr="00181FFC">
          <w:rPr>
            <w:rFonts w:ascii="Calibri" w:eastAsia="Calibri" w:hAnsi="Calibri" w:cs="Times New Roman"/>
          </w:rPr>
          <w:t>878.</w:t>
        </w:r>
        <w:r w:rsidRPr="00181FFC">
          <w:rPr>
            <w:rFonts w:ascii="Calibri" w:eastAsia="Calibri" w:hAnsi="Calibri" w:cs="Times New Roman"/>
          </w:rPr>
          <w:tab/>
          <w:t>l "\"In realtà, Isaac, penso che stiamo bene anche senza il caffè.\""</w:t>
        </w:r>
      </w:ins>
    </w:p>
    <w:p w14:paraId="0AE2A0EC" w14:textId="77777777" w:rsidR="00181FFC" w:rsidRPr="00181FFC" w:rsidRDefault="00181FFC" w:rsidP="00181FFC">
      <w:pPr>
        <w:spacing w:line="600" w:lineRule="auto"/>
        <w:jc w:val="left"/>
        <w:rPr>
          <w:ins w:id="21254" w:author="UTENTE" w:date="2020-06-30T19:00:00Z"/>
          <w:rFonts w:ascii="Calibri" w:eastAsia="Calibri" w:hAnsi="Calibri" w:cs="Times New Roman"/>
        </w:rPr>
      </w:pPr>
      <w:ins w:id="21255" w:author="UTENTE" w:date="2020-06-30T19:00:00Z">
        <w:r w:rsidRPr="00181FFC">
          <w:rPr>
            <w:rFonts w:ascii="Calibri" w:eastAsia="Calibri" w:hAnsi="Calibri" w:cs="Times New Roman"/>
          </w:rPr>
          <w:t>879.</w:t>
        </w:r>
        <w:r w:rsidRPr="00181FFC">
          <w:rPr>
            <w:rFonts w:ascii="Calibri" w:eastAsia="Calibri" w:hAnsi="Calibri" w:cs="Times New Roman"/>
          </w:rPr>
          <w:tab/>
          <w:t>l "\"Vorrei passare un po' di tempo con --\""</w:t>
        </w:r>
      </w:ins>
    </w:p>
    <w:p w14:paraId="334421C7" w14:textId="77777777" w:rsidR="00181FFC" w:rsidRPr="00181FFC" w:rsidRDefault="00181FFC" w:rsidP="00181FFC">
      <w:pPr>
        <w:spacing w:line="600" w:lineRule="auto"/>
        <w:jc w:val="left"/>
        <w:rPr>
          <w:ins w:id="21256" w:author="UTENTE" w:date="2020-06-30T19:00:00Z"/>
          <w:rFonts w:ascii="Calibri" w:eastAsia="Calibri" w:hAnsi="Calibri" w:cs="Times New Roman"/>
        </w:rPr>
      </w:pPr>
      <w:ins w:id="21257" w:author="UTENTE" w:date="2020-06-30T19:00:00Z">
        <w:r w:rsidRPr="00181FFC">
          <w:rPr>
            <w:rFonts w:ascii="Calibri" w:eastAsia="Calibri" w:hAnsi="Calibri" w:cs="Times New Roman"/>
          </w:rPr>
          <w:t>880.</w:t>
        </w:r>
        <w:r w:rsidRPr="00181FFC">
          <w:rPr>
            <w:rFonts w:ascii="Calibri" w:eastAsia="Calibri" w:hAnsi="Calibri" w:cs="Times New Roman"/>
          </w:rPr>
          <w:tab/>
          <w:t>l "\"…\""</w:t>
        </w:r>
      </w:ins>
    </w:p>
    <w:p w14:paraId="57D090EE" w14:textId="77777777" w:rsidR="00181FFC" w:rsidRPr="00181FFC" w:rsidRDefault="00181FFC" w:rsidP="00181FFC">
      <w:pPr>
        <w:spacing w:line="600" w:lineRule="auto"/>
        <w:jc w:val="left"/>
        <w:rPr>
          <w:ins w:id="21258" w:author="UTENTE" w:date="2020-06-30T19:00:00Z"/>
          <w:rFonts w:ascii="Calibri" w:eastAsia="Calibri" w:hAnsi="Calibri" w:cs="Times New Roman"/>
        </w:rPr>
      </w:pPr>
      <w:ins w:id="21259" w:author="UTENTE" w:date="2020-06-30T19:00:00Z">
        <w:r w:rsidRPr="00181FFC">
          <w:rPr>
            <w:rFonts w:ascii="Calibri" w:eastAsia="Calibri" w:hAnsi="Calibri" w:cs="Times New Roman"/>
          </w:rPr>
          <w:t>881.</w:t>
        </w:r>
        <w:r w:rsidRPr="00181FFC">
          <w:rPr>
            <w:rFonts w:ascii="Calibri" w:eastAsia="Calibri" w:hAnsi="Calibri" w:cs="Times New Roman"/>
          </w:rPr>
          <w:tab/>
          <w:t>mcp "\"Luka?\""</w:t>
        </w:r>
      </w:ins>
    </w:p>
    <w:p w14:paraId="7754D8CB" w14:textId="77777777" w:rsidR="00181FFC" w:rsidRPr="00181FFC" w:rsidRDefault="00181FFC" w:rsidP="00181FFC">
      <w:pPr>
        <w:spacing w:line="600" w:lineRule="auto"/>
        <w:jc w:val="left"/>
        <w:rPr>
          <w:ins w:id="21260" w:author="UTENTE" w:date="2020-06-30T19:00:00Z"/>
          <w:rFonts w:ascii="Calibri" w:eastAsia="Calibri" w:hAnsi="Calibri" w:cs="Times New Roman"/>
        </w:rPr>
      </w:pPr>
      <w:ins w:id="21261" w:author="UTENTE" w:date="2020-06-30T19:00:00Z">
        <w:r w:rsidRPr="00181FFC">
          <w:rPr>
            <w:rFonts w:ascii="Calibri" w:eastAsia="Calibri" w:hAnsi="Calibri" w:cs="Times New Roman"/>
          </w:rPr>
          <w:t>882.</w:t>
        </w:r>
        <w:r w:rsidRPr="00181FFC">
          <w:rPr>
            <w:rFonts w:ascii="Calibri" w:eastAsia="Calibri" w:hAnsi="Calibri" w:cs="Times New Roman"/>
          </w:rPr>
          <w:tab/>
          <w:t>mcp "\"Ma che…\""</w:t>
        </w:r>
      </w:ins>
    </w:p>
    <w:p w14:paraId="0D0DD7E3" w14:textId="77777777" w:rsidR="00181FFC" w:rsidRPr="00181FFC" w:rsidRDefault="00181FFC" w:rsidP="00181FFC">
      <w:pPr>
        <w:spacing w:line="600" w:lineRule="auto"/>
        <w:jc w:val="left"/>
        <w:rPr>
          <w:ins w:id="21262" w:author="UTENTE" w:date="2020-06-30T19:00:00Z"/>
          <w:rFonts w:ascii="Calibri" w:eastAsia="Calibri" w:hAnsi="Calibri" w:cs="Times New Roman"/>
        </w:rPr>
      </w:pPr>
      <w:ins w:id="21263" w:author="UTENTE" w:date="2020-06-30T19:00:00Z">
        <w:r w:rsidRPr="00181FFC">
          <w:rPr>
            <w:rFonts w:ascii="Calibri" w:eastAsia="Calibri" w:hAnsi="Calibri" w:cs="Times New Roman"/>
          </w:rPr>
          <w:t>883.</w:t>
        </w:r>
        <w:r w:rsidRPr="00181FFC">
          <w:rPr>
            <w:rFonts w:ascii="Calibri" w:eastAsia="Calibri" w:hAnsi="Calibri" w:cs="Times New Roman"/>
          </w:rPr>
          <w:tab/>
          <w:t>n "Quando Luka si zittisce improvvisamente, gli lancio uno sguardo curioso."</w:t>
        </w:r>
      </w:ins>
    </w:p>
    <w:p w14:paraId="671FE7EB" w14:textId="77777777" w:rsidR="00181FFC" w:rsidRPr="00181FFC" w:rsidRDefault="00181FFC" w:rsidP="00181FFC">
      <w:pPr>
        <w:spacing w:line="600" w:lineRule="auto"/>
        <w:jc w:val="left"/>
        <w:rPr>
          <w:ins w:id="21264" w:author="UTENTE" w:date="2020-06-30T19:00:00Z"/>
          <w:rFonts w:ascii="Calibri" w:eastAsia="Calibri" w:hAnsi="Calibri" w:cs="Times New Roman"/>
        </w:rPr>
      </w:pPr>
      <w:ins w:id="21265" w:author="UTENTE" w:date="2020-06-30T19:00:00Z">
        <w:r w:rsidRPr="00181FFC">
          <w:rPr>
            <w:rFonts w:ascii="Calibri" w:eastAsia="Calibri" w:hAnsi="Calibri" w:cs="Times New Roman"/>
          </w:rPr>
          <w:t>884.</w:t>
        </w:r>
        <w:r w:rsidRPr="00181FFC">
          <w:rPr>
            <w:rFonts w:ascii="Calibri" w:eastAsia="Calibri" w:hAnsi="Calibri" w:cs="Times New Roman"/>
          </w:rPr>
          <w:tab/>
          <w:t>n "Poi, quando seguo il suo sguardo verso Isaac…"</w:t>
        </w:r>
      </w:ins>
    </w:p>
    <w:p w14:paraId="4E111503" w14:textId="77777777" w:rsidR="00181FFC" w:rsidRPr="00181FFC" w:rsidRDefault="00181FFC" w:rsidP="00181FFC">
      <w:pPr>
        <w:spacing w:line="600" w:lineRule="auto"/>
        <w:jc w:val="left"/>
        <w:rPr>
          <w:ins w:id="21266" w:author="UTENTE" w:date="2020-06-30T19:00:00Z"/>
          <w:rFonts w:ascii="Calibri" w:eastAsia="Calibri" w:hAnsi="Calibri" w:cs="Times New Roman"/>
        </w:rPr>
      </w:pPr>
      <w:ins w:id="21267" w:author="UTENTE" w:date="2020-06-30T19:00:00Z">
        <w:r w:rsidRPr="00181FFC">
          <w:rPr>
            <w:rFonts w:ascii="Calibri" w:eastAsia="Calibri" w:hAnsi="Calibri" w:cs="Times New Roman"/>
          </w:rPr>
          <w:t>885.</w:t>
        </w:r>
        <w:r w:rsidRPr="00181FFC">
          <w:rPr>
            <w:rFonts w:ascii="Calibri" w:eastAsia="Calibri" w:hAnsi="Calibri" w:cs="Times New Roman"/>
          </w:rPr>
          <w:tab/>
          <w:t>n "L'uomo lì in piedi è completamente diverso."</w:t>
        </w:r>
      </w:ins>
    </w:p>
    <w:p w14:paraId="005FEA7D" w14:textId="77777777" w:rsidR="00181FFC" w:rsidRPr="00181FFC" w:rsidRDefault="00181FFC" w:rsidP="00181FFC">
      <w:pPr>
        <w:spacing w:line="600" w:lineRule="auto"/>
        <w:jc w:val="left"/>
        <w:rPr>
          <w:ins w:id="21268" w:author="UTENTE" w:date="2020-06-30T19:00:00Z"/>
          <w:rFonts w:ascii="Calibri" w:eastAsia="Calibri" w:hAnsi="Calibri" w:cs="Times New Roman"/>
        </w:rPr>
      </w:pPr>
      <w:ins w:id="21269" w:author="UTENTE" w:date="2020-06-30T19:00:00Z">
        <w:r w:rsidRPr="00181FFC">
          <w:rPr>
            <w:rFonts w:ascii="Calibri" w:eastAsia="Calibri" w:hAnsi="Calibri" w:cs="Times New Roman"/>
          </w:rPr>
          <w:t>886.</w:t>
        </w:r>
        <w:r w:rsidRPr="00181FFC">
          <w:rPr>
            <w:rFonts w:ascii="Calibri" w:eastAsia="Calibri" w:hAnsi="Calibri" w:cs="Times New Roman"/>
          </w:rPr>
          <w:tab/>
          <w:t>lp "\"T-tu…\""</w:t>
        </w:r>
      </w:ins>
    </w:p>
    <w:p w14:paraId="7AB35B14" w14:textId="77777777" w:rsidR="00181FFC" w:rsidRPr="00181FFC" w:rsidRDefault="00181FFC" w:rsidP="00181FFC">
      <w:pPr>
        <w:spacing w:line="600" w:lineRule="auto"/>
        <w:jc w:val="left"/>
        <w:rPr>
          <w:ins w:id="21270" w:author="UTENTE" w:date="2020-06-30T19:00:00Z"/>
          <w:rFonts w:ascii="Calibri" w:eastAsia="Calibri" w:hAnsi="Calibri" w:cs="Times New Roman"/>
        </w:rPr>
      </w:pPr>
      <w:ins w:id="21271" w:author="UTENTE" w:date="2020-06-30T19:00:00Z">
        <w:r w:rsidRPr="00181FFC">
          <w:rPr>
            <w:rFonts w:ascii="Calibri" w:eastAsia="Calibri" w:hAnsi="Calibri" w:cs="Times New Roman"/>
          </w:rPr>
          <w:t>887.</w:t>
        </w:r>
        <w:r w:rsidRPr="00181FFC">
          <w:rPr>
            <w:rFonts w:ascii="Calibri" w:eastAsia="Calibri" w:hAnsi="Calibri" w:cs="Times New Roman"/>
          </w:rPr>
          <w:tab/>
          <w:t>lp "\"Perché sei…\""</w:t>
        </w:r>
      </w:ins>
    </w:p>
    <w:p w14:paraId="4DBA0BC5" w14:textId="77777777" w:rsidR="00181FFC" w:rsidRPr="00181FFC" w:rsidRDefault="00181FFC" w:rsidP="00181FFC">
      <w:pPr>
        <w:spacing w:line="600" w:lineRule="auto"/>
        <w:jc w:val="left"/>
        <w:rPr>
          <w:ins w:id="21272" w:author="UTENTE" w:date="2020-06-30T19:00:00Z"/>
          <w:rFonts w:ascii="Calibri" w:eastAsia="Calibri" w:hAnsi="Calibri" w:cs="Times New Roman"/>
        </w:rPr>
      </w:pPr>
      <w:ins w:id="21273" w:author="UTENTE" w:date="2020-06-30T19:00:00Z">
        <w:r w:rsidRPr="00181FFC">
          <w:rPr>
            <w:rFonts w:ascii="Calibri" w:eastAsia="Calibri" w:hAnsi="Calibri" w:cs="Times New Roman"/>
          </w:rPr>
          <w:t>888.</w:t>
        </w:r>
        <w:r w:rsidRPr="00181FFC">
          <w:rPr>
            <w:rFonts w:ascii="Calibri" w:eastAsia="Calibri" w:hAnsi="Calibri" w:cs="Times New Roman"/>
          </w:rPr>
          <w:tab/>
          <w:t>n "Con mia grande sorpresa, gli occhi di Luka si illuminano nel riconoscere quella persona."</w:t>
        </w:r>
      </w:ins>
    </w:p>
    <w:p w14:paraId="75627661" w14:textId="77777777" w:rsidR="00181FFC" w:rsidRPr="00181FFC" w:rsidRDefault="00181FFC" w:rsidP="00181FFC">
      <w:pPr>
        <w:spacing w:line="600" w:lineRule="auto"/>
        <w:jc w:val="left"/>
        <w:rPr>
          <w:ins w:id="21274" w:author="UTENTE" w:date="2020-06-30T19:00:00Z"/>
          <w:rFonts w:ascii="Calibri" w:eastAsia="Calibri" w:hAnsi="Calibri" w:cs="Times New Roman"/>
        </w:rPr>
      </w:pPr>
      <w:ins w:id="21275" w:author="UTENTE" w:date="2020-06-30T19:00:00Z">
        <w:r w:rsidRPr="00181FFC">
          <w:rPr>
            <w:rFonts w:ascii="Calibri" w:eastAsia="Calibri" w:hAnsi="Calibri" w:cs="Times New Roman"/>
          </w:rPr>
          <w:t>889.</w:t>
        </w:r>
        <w:r w:rsidRPr="00181FFC">
          <w:rPr>
            <w:rFonts w:ascii="Calibri" w:eastAsia="Calibri" w:hAnsi="Calibri" w:cs="Times New Roman"/>
          </w:rPr>
          <w:tab/>
          <w:t>n "Ha già conosciuto quest'uomo--?"</w:t>
        </w:r>
      </w:ins>
    </w:p>
    <w:p w14:paraId="5D646411" w14:textId="77777777" w:rsidR="00181FFC" w:rsidRPr="00181FFC" w:rsidRDefault="00181FFC" w:rsidP="00181FFC">
      <w:pPr>
        <w:spacing w:line="600" w:lineRule="auto"/>
        <w:jc w:val="left"/>
        <w:rPr>
          <w:ins w:id="21276" w:author="UTENTE" w:date="2020-06-30T19:00:00Z"/>
          <w:rFonts w:ascii="Calibri" w:eastAsia="Calibri" w:hAnsi="Calibri" w:cs="Times New Roman"/>
          <w:rPrChange w:id="21277" w:author="UTENTE" w:date="2020-06-30T19:00:00Z">
            <w:rPr>
              <w:ins w:id="21278" w:author="UTENTE" w:date="2020-06-30T19:00:00Z"/>
              <w:rFonts w:ascii="Calibri" w:eastAsia="Calibri" w:hAnsi="Calibri" w:cs="Times New Roman"/>
              <w:lang w:val="en-US"/>
            </w:rPr>
          </w:rPrChange>
        </w:rPr>
      </w:pPr>
      <w:ins w:id="21279" w:author="UTENTE" w:date="2020-06-30T19:00:00Z">
        <w:r w:rsidRPr="00181FFC">
          <w:rPr>
            <w:rFonts w:ascii="Calibri" w:eastAsia="Calibri" w:hAnsi="Calibri" w:cs="Times New Roman"/>
            <w:rPrChange w:id="21280" w:author="UTENTE" w:date="2020-06-30T19:00:00Z">
              <w:rPr>
                <w:rFonts w:ascii="Calibri" w:eastAsia="Calibri" w:hAnsi="Calibri" w:cs="Times New Roman"/>
                <w:lang w:val="en-US"/>
              </w:rPr>
            </w:rPrChange>
          </w:rPr>
          <w:t>890.</w:t>
        </w:r>
        <w:r w:rsidRPr="00181FFC">
          <w:rPr>
            <w:rFonts w:ascii="Calibri" w:eastAsia="Calibri" w:hAnsi="Calibri" w:cs="Times New Roman"/>
            <w:rPrChange w:id="21281" w:author="UTENTE" w:date="2020-06-30T19:00:00Z">
              <w:rPr>
                <w:rFonts w:ascii="Calibri" w:eastAsia="Calibri" w:hAnsi="Calibri" w:cs="Times New Roman"/>
                <w:lang w:val="en-US"/>
              </w:rPr>
            </w:rPrChange>
          </w:rPr>
          <w:tab/>
          <w:t>u "\"…Hm.\""</w:t>
        </w:r>
      </w:ins>
    </w:p>
    <w:p w14:paraId="6F5FD1B1" w14:textId="77777777" w:rsidR="00181FFC" w:rsidRPr="00181FFC" w:rsidRDefault="00181FFC" w:rsidP="00181FFC">
      <w:pPr>
        <w:spacing w:line="600" w:lineRule="auto"/>
        <w:jc w:val="left"/>
        <w:rPr>
          <w:ins w:id="21282" w:author="UTENTE" w:date="2020-06-30T19:00:00Z"/>
          <w:rFonts w:ascii="Calibri" w:eastAsia="Calibri" w:hAnsi="Calibri" w:cs="Times New Roman"/>
        </w:rPr>
      </w:pPr>
      <w:ins w:id="21283" w:author="UTENTE" w:date="2020-06-30T19:00:00Z">
        <w:r w:rsidRPr="00181FFC">
          <w:rPr>
            <w:rFonts w:ascii="Calibri" w:eastAsia="Calibri" w:hAnsi="Calibri" w:cs="Times New Roman"/>
          </w:rPr>
          <w:t>891.</w:t>
        </w:r>
        <w:r w:rsidRPr="00181FFC">
          <w:rPr>
            <w:rFonts w:ascii="Calibri" w:eastAsia="Calibri" w:hAnsi="Calibri" w:cs="Times New Roman"/>
          </w:rPr>
          <w:tab/>
          <w:t>n "Il torreggiante ed elegante nuovo arrivato si lascia andare a una risata profonda, scuotendo la testa."</w:t>
        </w:r>
        <w:r w:rsidRPr="00181FFC">
          <w:rPr>
            <w:rFonts w:ascii="Calibri" w:eastAsia="Calibri" w:hAnsi="Calibri" w:cs="Times New Roman"/>
          </w:rPr>
          <w:br w:type="page"/>
        </w:r>
      </w:ins>
    </w:p>
    <w:p w14:paraId="49FC5442" w14:textId="77777777" w:rsidR="00181FFC" w:rsidRPr="00181FFC" w:rsidRDefault="00181FFC" w:rsidP="00181FFC">
      <w:pPr>
        <w:spacing w:line="600" w:lineRule="auto"/>
        <w:jc w:val="left"/>
        <w:rPr>
          <w:ins w:id="21284" w:author="UTENTE" w:date="2020-06-30T19:00:00Z"/>
          <w:rFonts w:ascii="Calibri" w:eastAsia="Calibri" w:hAnsi="Calibri" w:cs="Times New Roman"/>
          <w:lang w:val="en-US"/>
        </w:rPr>
      </w:pPr>
      <w:ins w:id="21285" w:author="UTENTE" w:date="2020-06-30T19:00:00Z">
        <w:r w:rsidRPr="00181FFC">
          <w:rPr>
            <w:rFonts w:ascii="Calibri" w:eastAsia="Calibri" w:hAnsi="Calibri" w:cs="Times New Roman"/>
            <w:lang w:val="en-US"/>
          </w:rPr>
          <w:lastRenderedPageBreak/>
          <w:t>892.</w:t>
        </w:r>
        <w:r w:rsidRPr="00181FFC">
          <w:rPr>
            <w:rFonts w:ascii="Calibri" w:eastAsia="Calibri" w:hAnsi="Calibri" w:cs="Times New Roman"/>
            <w:lang w:val="en-US"/>
          </w:rPr>
          <w:tab/>
          <w:t>u "\"Since your friend is a little too star-struck, let me introduce myself.\""</w:t>
        </w:r>
      </w:ins>
    </w:p>
    <w:p w14:paraId="7039439C" w14:textId="77777777" w:rsidR="00181FFC" w:rsidRPr="00181FFC" w:rsidRDefault="00181FFC" w:rsidP="00181FFC">
      <w:pPr>
        <w:spacing w:line="600" w:lineRule="auto"/>
        <w:jc w:val="left"/>
        <w:rPr>
          <w:ins w:id="21286" w:author="UTENTE" w:date="2020-06-30T19:00:00Z"/>
          <w:rFonts w:ascii="Calibri" w:eastAsia="Calibri" w:hAnsi="Calibri" w:cs="Times New Roman"/>
          <w:lang w:val="en-US"/>
        </w:rPr>
      </w:pPr>
      <w:ins w:id="21287" w:author="UTENTE" w:date="2020-06-30T19:00:00Z">
        <w:r w:rsidRPr="00181FFC">
          <w:rPr>
            <w:rFonts w:ascii="Calibri" w:eastAsia="Calibri" w:hAnsi="Calibri" w:cs="Times New Roman"/>
            <w:lang w:val="en-US"/>
          </w:rPr>
          <w:t>893.</w:t>
        </w:r>
        <w:r w:rsidRPr="00181FFC">
          <w:rPr>
            <w:rFonts w:ascii="Calibri" w:eastAsia="Calibri" w:hAnsi="Calibri" w:cs="Times New Roman"/>
            <w:lang w:val="en-US"/>
          </w:rPr>
          <w:tab/>
          <w:t>b "\"I'm Bishop, the leader of San Francisco's vampire coven.\""</w:t>
        </w:r>
      </w:ins>
    </w:p>
    <w:p w14:paraId="5FE3BD7E" w14:textId="77777777" w:rsidR="00181FFC" w:rsidRPr="00181FFC" w:rsidRDefault="00181FFC" w:rsidP="00181FFC">
      <w:pPr>
        <w:spacing w:line="600" w:lineRule="auto"/>
        <w:jc w:val="left"/>
        <w:rPr>
          <w:ins w:id="21288" w:author="UTENTE" w:date="2020-06-30T19:00:00Z"/>
          <w:rFonts w:ascii="Calibri" w:eastAsia="Calibri" w:hAnsi="Calibri" w:cs="Times New Roman"/>
          <w:lang w:val="en-US"/>
        </w:rPr>
      </w:pPr>
      <w:ins w:id="21289" w:author="UTENTE" w:date="2020-06-30T19:00:00Z">
        <w:r w:rsidRPr="00181FFC">
          <w:rPr>
            <w:rFonts w:ascii="Calibri" w:eastAsia="Calibri" w:hAnsi="Calibri" w:cs="Times New Roman"/>
            <w:lang w:val="en-US"/>
          </w:rPr>
          <w:t>894.</w:t>
        </w:r>
        <w:r w:rsidRPr="00181FFC">
          <w:rPr>
            <w:rFonts w:ascii="Calibri" w:eastAsia="Calibri" w:hAnsi="Calibri" w:cs="Times New Roman"/>
            <w:lang w:val="en-US"/>
          </w:rPr>
          <w:tab/>
          <w:t>n "…When I hear those words, my first instinct is to grip Luka's hand protectively."</w:t>
        </w:r>
      </w:ins>
    </w:p>
    <w:p w14:paraId="3EE9747F" w14:textId="77777777" w:rsidR="00181FFC" w:rsidRPr="00181FFC" w:rsidRDefault="00181FFC" w:rsidP="00181FFC">
      <w:pPr>
        <w:spacing w:line="600" w:lineRule="auto"/>
        <w:jc w:val="left"/>
        <w:rPr>
          <w:ins w:id="21290" w:author="UTENTE" w:date="2020-06-30T19:00:00Z"/>
          <w:rFonts w:ascii="Calibri" w:eastAsia="Calibri" w:hAnsi="Calibri" w:cs="Times New Roman"/>
          <w:lang w:val="en-US"/>
        </w:rPr>
      </w:pPr>
      <w:ins w:id="21291" w:author="UTENTE" w:date="2020-06-30T19:00:00Z">
        <w:r w:rsidRPr="00181FFC">
          <w:rPr>
            <w:rFonts w:ascii="Calibri" w:eastAsia="Calibri" w:hAnsi="Calibri" w:cs="Times New Roman"/>
            <w:lang w:val="en-US"/>
          </w:rPr>
          <w:t>895.</w:t>
        </w:r>
        <w:r w:rsidRPr="00181FFC">
          <w:rPr>
            <w:rFonts w:ascii="Calibri" w:eastAsia="Calibri" w:hAnsi="Calibri" w:cs="Times New Roman"/>
            <w:lang w:val="en-US"/>
          </w:rPr>
          <w:tab/>
          <w:t>n "If this guy's the vampire leader, then he must have some kind of business with Luka –– but he'll have to go through me, first."</w:t>
        </w:r>
      </w:ins>
    </w:p>
    <w:p w14:paraId="1D27114B" w14:textId="77777777" w:rsidR="00181FFC" w:rsidRPr="00181FFC" w:rsidRDefault="00181FFC" w:rsidP="00181FFC">
      <w:pPr>
        <w:spacing w:line="600" w:lineRule="auto"/>
        <w:jc w:val="left"/>
        <w:rPr>
          <w:ins w:id="21292" w:author="UTENTE" w:date="2020-06-30T19:00:00Z"/>
          <w:rFonts w:ascii="Calibri" w:eastAsia="Calibri" w:hAnsi="Calibri" w:cs="Times New Roman"/>
          <w:lang w:val="en-US"/>
        </w:rPr>
      </w:pPr>
      <w:ins w:id="21293" w:author="UTENTE" w:date="2020-06-30T19:00:00Z">
        <w:r w:rsidRPr="00181FFC">
          <w:rPr>
            <w:rFonts w:ascii="Calibri" w:eastAsia="Calibri" w:hAnsi="Calibri" w:cs="Times New Roman"/>
            <w:lang w:val="en-US"/>
          </w:rPr>
          <w:t>896.</w:t>
        </w:r>
        <w:r w:rsidRPr="00181FFC">
          <w:rPr>
            <w:rFonts w:ascii="Calibri" w:eastAsia="Calibri" w:hAnsi="Calibri" w:cs="Times New Roman"/>
            <w:lang w:val="en-US"/>
          </w:rPr>
          <w:tab/>
          <w:t>mcp "\"What do you want with us?\""</w:t>
        </w:r>
      </w:ins>
    </w:p>
    <w:p w14:paraId="7ECF25F6" w14:textId="77777777" w:rsidR="00181FFC" w:rsidRPr="00181FFC" w:rsidRDefault="00181FFC" w:rsidP="00181FFC">
      <w:pPr>
        <w:spacing w:line="600" w:lineRule="auto"/>
        <w:jc w:val="left"/>
        <w:rPr>
          <w:ins w:id="21294" w:author="UTENTE" w:date="2020-06-30T19:00:00Z"/>
          <w:rFonts w:ascii="Calibri" w:eastAsia="Calibri" w:hAnsi="Calibri" w:cs="Times New Roman"/>
          <w:lang w:val="en-US"/>
        </w:rPr>
      </w:pPr>
      <w:ins w:id="21295" w:author="UTENTE" w:date="2020-06-30T19:00:00Z">
        <w:r w:rsidRPr="00181FFC">
          <w:rPr>
            <w:rFonts w:ascii="Calibri" w:eastAsia="Calibri" w:hAnsi="Calibri" w:cs="Times New Roman"/>
            <w:lang w:val="en-US"/>
          </w:rPr>
          <w:t>897.</w:t>
        </w:r>
        <w:r w:rsidRPr="00181FFC">
          <w:rPr>
            <w:rFonts w:ascii="Calibri" w:eastAsia="Calibri" w:hAnsi="Calibri" w:cs="Times New Roman"/>
            <w:lang w:val="en-US"/>
          </w:rPr>
          <w:tab/>
          <w:t>mcp "\"…\""</w:t>
        </w:r>
      </w:ins>
    </w:p>
    <w:p w14:paraId="6BF045A7" w14:textId="77777777" w:rsidR="00181FFC" w:rsidRPr="00181FFC" w:rsidRDefault="00181FFC" w:rsidP="00181FFC">
      <w:pPr>
        <w:spacing w:line="600" w:lineRule="auto"/>
        <w:jc w:val="left"/>
        <w:rPr>
          <w:ins w:id="21296" w:author="UTENTE" w:date="2020-06-30T19:00:00Z"/>
          <w:rFonts w:ascii="Calibri" w:eastAsia="Calibri" w:hAnsi="Calibri" w:cs="Times New Roman"/>
          <w:lang w:val="en-US"/>
        </w:rPr>
      </w:pPr>
      <w:ins w:id="21297" w:author="UTENTE" w:date="2020-06-30T19:00:00Z">
        <w:r w:rsidRPr="00181FFC">
          <w:rPr>
            <w:rFonts w:ascii="Calibri" w:eastAsia="Calibri" w:hAnsi="Calibri" w:cs="Times New Roman"/>
            <w:lang w:val="en-US"/>
          </w:rPr>
          <w:t>898.</w:t>
        </w:r>
        <w:r w:rsidRPr="00181FFC">
          <w:rPr>
            <w:rFonts w:ascii="Calibri" w:eastAsia="Calibri" w:hAnsi="Calibri" w:cs="Times New Roman"/>
            <w:lang w:val="en-US"/>
          </w:rPr>
          <w:tab/>
          <w:t>n "The leader of the coven… {w}He seems so different from the other vampires I've met."</w:t>
        </w:r>
      </w:ins>
    </w:p>
    <w:p w14:paraId="7BACF819" w14:textId="77777777" w:rsidR="00181FFC" w:rsidRPr="00181FFC" w:rsidRDefault="00181FFC" w:rsidP="00181FFC">
      <w:pPr>
        <w:spacing w:line="600" w:lineRule="auto"/>
        <w:jc w:val="left"/>
        <w:rPr>
          <w:ins w:id="21298" w:author="UTENTE" w:date="2020-06-30T19:00:00Z"/>
          <w:rFonts w:ascii="Calibri" w:eastAsia="Calibri" w:hAnsi="Calibri" w:cs="Times New Roman"/>
          <w:lang w:val="en-US"/>
        </w:rPr>
      </w:pPr>
      <w:ins w:id="21299" w:author="UTENTE" w:date="2020-06-30T19:00:00Z">
        <w:r w:rsidRPr="00181FFC">
          <w:rPr>
            <w:rFonts w:ascii="Calibri" w:eastAsia="Calibri" w:hAnsi="Calibri" w:cs="Times New Roman"/>
            <w:lang w:val="en-US"/>
          </w:rPr>
          <w:t>899.</w:t>
        </w:r>
        <w:r w:rsidRPr="00181FFC">
          <w:rPr>
            <w:rFonts w:ascii="Calibri" w:eastAsia="Calibri" w:hAnsi="Calibri" w:cs="Times New Roman"/>
            <w:lang w:val="en-US"/>
          </w:rPr>
          <w:tab/>
          <w:t>n "His strength and powers can't be the only things up his sleeve. I'd better be careful."</w:t>
        </w:r>
      </w:ins>
    </w:p>
    <w:p w14:paraId="35B6CE98" w14:textId="77777777" w:rsidR="00181FFC" w:rsidRPr="00181FFC" w:rsidRDefault="00181FFC" w:rsidP="00181FFC">
      <w:pPr>
        <w:spacing w:line="600" w:lineRule="auto"/>
        <w:jc w:val="left"/>
        <w:rPr>
          <w:ins w:id="21300" w:author="UTENTE" w:date="2020-06-30T19:00:00Z"/>
          <w:rFonts w:ascii="Calibri" w:eastAsia="Calibri" w:hAnsi="Calibri" w:cs="Times New Roman"/>
          <w:lang w:val="en-US"/>
        </w:rPr>
      </w:pPr>
      <w:ins w:id="21301" w:author="UTENTE" w:date="2020-06-30T19:00:00Z">
        <w:r w:rsidRPr="00181FFC">
          <w:rPr>
            <w:rFonts w:ascii="Calibri" w:eastAsia="Calibri" w:hAnsi="Calibri" w:cs="Times New Roman"/>
            <w:lang w:val="en-US"/>
          </w:rPr>
          <w:t>900.</w:t>
        </w:r>
        <w:r w:rsidRPr="00181FFC">
          <w:rPr>
            <w:rFonts w:ascii="Calibri" w:eastAsia="Calibri" w:hAnsi="Calibri" w:cs="Times New Roman"/>
            <w:lang w:val="en-US"/>
          </w:rPr>
          <w:tab/>
          <w:t>b "\"There's no cause for alarm. I didn't come here to fight you –– that's simply not my style.\""</w:t>
        </w:r>
      </w:ins>
    </w:p>
    <w:p w14:paraId="41206C45" w14:textId="77777777" w:rsidR="00181FFC" w:rsidRPr="00181FFC" w:rsidRDefault="00181FFC" w:rsidP="00181FFC">
      <w:pPr>
        <w:spacing w:line="600" w:lineRule="auto"/>
        <w:jc w:val="left"/>
        <w:rPr>
          <w:ins w:id="21302" w:author="UTENTE" w:date="2020-06-30T19:00:00Z"/>
          <w:rFonts w:ascii="Calibri" w:eastAsia="Calibri" w:hAnsi="Calibri" w:cs="Times New Roman"/>
          <w:lang w:val="en-US"/>
        </w:rPr>
      </w:pPr>
      <w:ins w:id="21303" w:author="UTENTE" w:date="2020-06-30T19:00:00Z">
        <w:r w:rsidRPr="00181FFC">
          <w:rPr>
            <w:rFonts w:ascii="Calibri" w:eastAsia="Calibri" w:hAnsi="Calibri" w:cs="Times New Roman"/>
            <w:lang w:val="en-US"/>
          </w:rPr>
          <w:t>901.</w:t>
        </w:r>
        <w:r w:rsidRPr="00181FFC">
          <w:rPr>
            <w:rFonts w:ascii="Calibri" w:eastAsia="Calibri" w:hAnsi="Calibri" w:cs="Times New Roman"/>
            <w:lang w:val="en-US"/>
          </w:rPr>
          <w:tab/>
          <w:t>b "\"But getting myself a private audience by traditional methods would have been rather difficult, don't you think? A little illusion doesn't hurt anyone.\""</w:t>
        </w:r>
      </w:ins>
    </w:p>
    <w:p w14:paraId="13E65EBF" w14:textId="77777777" w:rsidR="00181FFC" w:rsidRPr="00181FFC" w:rsidRDefault="00181FFC" w:rsidP="00181FFC">
      <w:pPr>
        <w:spacing w:line="600" w:lineRule="auto"/>
        <w:jc w:val="left"/>
        <w:rPr>
          <w:ins w:id="21304" w:author="UTENTE" w:date="2020-06-30T19:00:00Z"/>
          <w:rFonts w:ascii="Calibri" w:eastAsia="Calibri" w:hAnsi="Calibri" w:cs="Times New Roman"/>
          <w:lang w:val="en-US"/>
        </w:rPr>
      </w:pPr>
      <w:ins w:id="21305" w:author="UTENTE" w:date="2020-06-30T19:00:00Z">
        <w:r w:rsidRPr="00181FFC">
          <w:rPr>
            <w:rFonts w:ascii="Calibri" w:eastAsia="Calibri" w:hAnsi="Calibri" w:cs="Times New Roman"/>
            <w:lang w:val="en-US"/>
          </w:rPr>
          <w:t>902.</w:t>
        </w:r>
        <w:r w:rsidRPr="00181FFC">
          <w:rPr>
            <w:rFonts w:ascii="Calibri" w:eastAsia="Calibri" w:hAnsi="Calibri" w:cs="Times New Roman"/>
            <w:lang w:val="en-US"/>
          </w:rPr>
          <w:tab/>
          <w:t>lp "\"You want to say something, Bishop. Right?\""</w:t>
        </w:r>
      </w:ins>
    </w:p>
    <w:p w14:paraId="07CD8A66" w14:textId="77777777" w:rsidR="00181FFC" w:rsidRPr="00181FFC" w:rsidRDefault="00181FFC" w:rsidP="00181FFC">
      <w:pPr>
        <w:spacing w:line="600" w:lineRule="auto"/>
        <w:jc w:val="left"/>
        <w:rPr>
          <w:ins w:id="21306" w:author="UTENTE" w:date="2020-06-30T19:00:00Z"/>
          <w:rFonts w:ascii="Calibri" w:eastAsia="Calibri" w:hAnsi="Calibri" w:cs="Times New Roman"/>
          <w:lang w:val="en-US"/>
        </w:rPr>
      </w:pPr>
      <w:ins w:id="21307" w:author="UTENTE" w:date="2020-06-30T19:00:00Z">
        <w:r w:rsidRPr="00181FFC">
          <w:rPr>
            <w:rFonts w:ascii="Calibri" w:eastAsia="Calibri" w:hAnsi="Calibri" w:cs="Times New Roman"/>
            <w:lang w:val="en-US"/>
          </w:rPr>
          <w:t>903.</w:t>
        </w:r>
        <w:r w:rsidRPr="00181FFC">
          <w:rPr>
            <w:rFonts w:ascii="Calibri" w:eastAsia="Calibri" w:hAnsi="Calibri" w:cs="Times New Roman"/>
            <w:lang w:val="en-US"/>
          </w:rPr>
          <w:tab/>
          <w:t>lp "\"So tell us whatever it is… and leave.\"" </w:t>
        </w:r>
        <w:r w:rsidRPr="00181FFC">
          <w:rPr>
            <w:rFonts w:ascii="Calibri" w:eastAsia="Calibri" w:hAnsi="Calibri" w:cs="Times New Roman"/>
            <w:lang w:val="en-US"/>
          </w:rPr>
          <w:br w:type="page"/>
        </w:r>
      </w:ins>
    </w:p>
    <w:p w14:paraId="734329B1" w14:textId="77777777" w:rsidR="00181FFC" w:rsidRPr="00181FFC" w:rsidRDefault="00181FFC" w:rsidP="00181FFC">
      <w:pPr>
        <w:spacing w:line="600" w:lineRule="auto"/>
        <w:jc w:val="left"/>
        <w:rPr>
          <w:ins w:id="21308" w:author="UTENTE" w:date="2020-06-30T19:00:00Z"/>
          <w:rFonts w:ascii="Calibri" w:eastAsia="Calibri" w:hAnsi="Calibri" w:cs="Times New Roman"/>
        </w:rPr>
      </w:pPr>
      <w:ins w:id="21309" w:author="UTENTE" w:date="2020-06-30T19:00:00Z">
        <w:r w:rsidRPr="00181FFC">
          <w:rPr>
            <w:rFonts w:ascii="Calibri" w:eastAsia="Calibri" w:hAnsi="Calibri" w:cs="Times New Roman"/>
          </w:rPr>
          <w:lastRenderedPageBreak/>
          <w:t>892.</w:t>
        </w:r>
        <w:r w:rsidRPr="00181FFC">
          <w:rPr>
            <w:rFonts w:ascii="Calibri" w:eastAsia="Calibri" w:hAnsi="Calibri" w:cs="Times New Roman"/>
          </w:rPr>
          <w:tab/>
          <w:t>u "\"Visto che il tuo amico è un po' troppo sconvolto, permettimi di presentarmi.\""</w:t>
        </w:r>
      </w:ins>
    </w:p>
    <w:p w14:paraId="72A365CE" w14:textId="77777777" w:rsidR="00181FFC" w:rsidRPr="00181FFC" w:rsidRDefault="00181FFC" w:rsidP="00181FFC">
      <w:pPr>
        <w:spacing w:line="600" w:lineRule="auto"/>
        <w:jc w:val="left"/>
        <w:rPr>
          <w:ins w:id="21310" w:author="UTENTE" w:date="2020-06-30T19:00:00Z"/>
          <w:rFonts w:ascii="Calibri" w:eastAsia="Calibri" w:hAnsi="Calibri" w:cs="Times New Roman"/>
        </w:rPr>
      </w:pPr>
      <w:ins w:id="21311" w:author="UTENTE" w:date="2020-06-30T19:00:00Z">
        <w:r w:rsidRPr="00181FFC">
          <w:rPr>
            <w:rFonts w:ascii="Calibri" w:eastAsia="Calibri" w:hAnsi="Calibri" w:cs="Times New Roman"/>
          </w:rPr>
          <w:t>893.</w:t>
        </w:r>
        <w:r w:rsidRPr="00181FFC">
          <w:rPr>
            <w:rFonts w:ascii="Calibri" w:eastAsia="Calibri" w:hAnsi="Calibri" w:cs="Times New Roman"/>
          </w:rPr>
          <w:tab/>
          <w:t>b "\"Sono Bishop, il capo del coven dei vampiri di San Francisco.\""</w:t>
        </w:r>
      </w:ins>
    </w:p>
    <w:p w14:paraId="01858F71" w14:textId="77777777" w:rsidR="00181FFC" w:rsidRPr="00181FFC" w:rsidRDefault="00181FFC" w:rsidP="00181FFC">
      <w:pPr>
        <w:spacing w:line="600" w:lineRule="auto"/>
        <w:jc w:val="left"/>
        <w:rPr>
          <w:ins w:id="21312" w:author="UTENTE" w:date="2020-06-30T19:00:00Z"/>
          <w:rFonts w:ascii="Calibri" w:eastAsia="Calibri" w:hAnsi="Calibri" w:cs="Times New Roman"/>
        </w:rPr>
      </w:pPr>
      <w:ins w:id="21313" w:author="UTENTE" w:date="2020-06-30T19:00:00Z">
        <w:r w:rsidRPr="00181FFC">
          <w:rPr>
            <w:rFonts w:ascii="Calibri" w:eastAsia="Calibri" w:hAnsi="Calibri" w:cs="Times New Roman"/>
          </w:rPr>
          <w:t>894.</w:t>
        </w:r>
        <w:r w:rsidRPr="00181FFC">
          <w:rPr>
            <w:rFonts w:ascii="Calibri" w:eastAsia="Calibri" w:hAnsi="Calibri" w:cs="Times New Roman"/>
          </w:rPr>
          <w:tab/>
          <w:t>n "…Quando sento quelle parole, il mio primo istinto è afferrare la mano di Luka protettivamente."</w:t>
        </w:r>
      </w:ins>
    </w:p>
    <w:p w14:paraId="7BDCA269" w14:textId="77777777" w:rsidR="00181FFC" w:rsidRPr="00181FFC" w:rsidRDefault="00181FFC" w:rsidP="00181FFC">
      <w:pPr>
        <w:spacing w:line="600" w:lineRule="auto"/>
        <w:jc w:val="left"/>
        <w:rPr>
          <w:ins w:id="21314" w:author="UTENTE" w:date="2020-06-30T19:00:00Z"/>
          <w:rFonts w:ascii="Calibri" w:eastAsia="Calibri" w:hAnsi="Calibri" w:cs="Times New Roman"/>
        </w:rPr>
      </w:pPr>
      <w:ins w:id="21315" w:author="UTENTE" w:date="2020-06-30T19:00:00Z">
        <w:r w:rsidRPr="00181FFC">
          <w:rPr>
            <w:rFonts w:ascii="Calibri" w:eastAsia="Calibri" w:hAnsi="Calibri" w:cs="Times New Roman"/>
          </w:rPr>
          <w:t>895.</w:t>
        </w:r>
        <w:r w:rsidRPr="00181FFC">
          <w:rPr>
            <w:rFonts w:ascii="Calibri" w:eastAsia="Calibri" w:hAnsi="Calibri" w:cs="Times New Roman"/>
          </w:rPr>
          <w:tab/>
          <w:t>n "Se questo tizio è il capo dei vampiri, allora deve avere qualche affare da chiarire con Luka -- ma dovrà passare sul mio corpo, prima."</w:t>
        </w:r>
      </w:ins>
    </w:p>
    <w:p w14:paraId="5A4F9778" w14:textId="77777777" w:rsidR="00181FFC" w:rsidRPr="00181FFC" w:rsidRDefault="00181FFC" w:rsidP="00181FFC">
      <w:pPr>
        <w:spacing w:line="600" w:lineRule="auto"/>
        <w:jc w:val="left"/>
        <w:rPr>
          <w:ins w:id="21316" w:author="UTENTE" w:date="2020-06-30T19:00:00Z"/>
          <w:rFonts w:ascii="Calibri" w:eastAsia="Calibri" w:hAnsi="Calibri" w:cs="Times New Roman"/>
        </w:rPr>
      </w:pPr>
      <w:ins w:id="21317" w:author="UTENTE" w:date="2020-06-30T19:00:00Z">
        <w:r w:rsidRPr="00181FFC">
          <w:rPr>
            <w:rFonts w:ascii="Calibri" w:eastAsia="Calibri" w:hAnsi="Calibri" w:cs="Times New Roman"/>
          </w:rPr>
          <w:t>896.</w:t>
        </w:r>
        <w:r w:rsidRPr="00181FFC">
          <w:rPr>
            <w:rFonts w:ascii="Calibri" w:eastAsia="Calibri" w:hAnsi="Calibri" w:cs="Times New Roman"/>
          </w:rPr>
          <w:tab/>
          <w:t>mcp "\"Che cosa vuoi da noi?\""</w:t>
        </w:r>
      </w:ins>
    </w:p>
    <w:p w14:paraId="3A72CF9B" w14:textId="77777777" w:rsidR="00181FFC" w:rsidRPr="00181FFC" w:rsidRDefault="00181FFC" w:rsidP="00181FFC">
      <w:pPr>
        <w:spacing w:line="600" w:lineRule="auto"/>
        <w:jc w:val="left"/>
        <w:rPr>
          <w:ins w:id="21318" w:author="UTENTE" w:date="2020-06-30T19:00:00Z"/>
          <w:rFonts w:ascii="Calibri" w:eastAsia="Calibri" w:hAnsi="Calibri" w:cs="Times New Roman"/>
        </w:rPr>
      </w:pPr>
      <w:ins w:id="21319" w:author="UTENTE" w:date="2020-06-30T19:00:00Z">
        <w:r w:rsidRPr="00181FFC">
          <w:rPr>
            <w:rFonts w:ascii="Calibri" w:eastAsia="Calibri" w:hAnsi="Calibri" w:cs="Times New Roman"/>
          </w:rPr>
          <w:t>897.</w:t>
        </w:r>
        <w:r w:rsidRPr="00181FFC">
          <w:rPr>
            <w:rFonts w:ascii="Calibri" w:eastAsia="Calibri" w:hAnsi="Calibri" w:cs="Times New Roman"/>
          </w:rPr>
          <w:tab/>
          <w:t>mcp "\"…\""</w:t>
        </w:r>
      </w:ins>
    </w:p>
    <w:p w14:paraId="61932E32" w14:textId="77777777" w:rsidR="00181FFC" w:rsidRPr="00181FFC" w:rsidRDefault="00181FFC" w:rsidP="00181FFC">
      <w:pPr>
        <w:spacing w:line="600" w:lineRule="auto"/>
        <w:jc w:val="left"/>
        <w:rPr>
          <w:ins w:id="21320" w:author="UTENTE" w:date="2020-06-30T19:00:00Z"/>
          <w:rFonts w:ascii="Calibri" w:eastAsia="Calibri" w:hAnsi="Calibri" w:cs="Times New Roman"/>
        </w:rPr>
      </w:pPr>
      <w:ins w:id="21321" w:author="UTENTE" w:date="2020-06-30T19:00:00Z">
        <w:r w:rsidRPr="00181FFC">
          <w:rPr>
            <w:rFonts w:ascii="Calibri" w:eastAsia="Calibri" w:hAnsi="Calibri" w:cs="Times New Roman"/>
          </w:rPr>
          <w:t>898.</w:t>
        </w:r>
        <w:r w:rsidRPr="00181FFC">
          <w:rPr>
            <w:rFonts w:ascii="Calibri" w:eastAsia="Calibri" w:hAnsi="Calibri" w:cs="Times New Roman"/>
          </w:rPr>
          <w:tab/>
          <w:t>n "Il capo del coven… {w}Sembra così diverso dagli altri vampiri che ho conosciuto."</w:t>
        </w:r>
      </w:ins>
    </w:p>
    <w:p w14:paraId="6660198A" w14:textId="77777777" w:rsidR="00181FFC" w:rsidRPr="00181FFC" w:rsidRDefault="00181FFC" w:rsidP="00181FFC">
      <w:pPr>
        <w:spacing w:line="600" w:lineRule="auto"/>
        <w:jc w:val="left"/>
        <w:rPr>
          <w:ins w:id="21322" w:author="UTENTE" w:date="2020-06-30T19:00:00Z"/>
          <w:rFonts w:ascii="Calibri" w:eastAsia="Calibri" w:hAnsi="Calibri" w:cs="Times New Roman"/>
        </w:rPr>
      </w:pPr>
      <w:ins w:id="21323" w:author="UTENTE" w:date="2020-06-30T19:00:00Z">
        <w:r w:rsidRPr="00181FFC">
          <w:rPr>
            <w:rFonts w:ascii="Calibri" w:eastAsia="Calibri" w:hAnsi="Calibri" w:cs="Times New Roman"/>
          </w:rPr>
          <w:t>899.</w:t>
        </w:r>
        <w:r w:rsidRPr="00181FFC">
          <w:rPr>
            <w:rFonts w:ascii="Calibri" w:eastAsia="Calibri" w:hAnsi="Calibri" w:cs="Times New Roman"/>
          </w:rPr>
          <w:tab/>
          <w:t>n "La sua forza e i suoi poteri non possono essere i suoi unici assi nella manica. Meglio fare attenzione."</w:t>
        </w:r>
      </w:ins>
    </w:p>
    <w:p w14:paraId="0FC0BA1F" w14:textId="77777777" w:rsidR="00181FFC" w:rsidRPr="00181FFC" w:rsidRDefault="00181FFC" w:rsidP="00181FFC">
      <w:pPr>
        <w:spacing w:line="600" w:lineRule="auto"/>
        <w:jc w:val="left"/>
        <w:rPr>
          <w:ins w:id="21324" w:author="UTENTE" w:date="2020-06-30T19:00:00Z"/>
          <w:rFonts w:ascii="Calibri" w:eastAsia="Calibri" w:hAnsi="Calibri" w:cs="Times New Roman"/>
        </w:rPr>
      </w:pPr>
      <w:ins w:id="21325" w:author="UTENTE" w:date="2020-06-30T19:00:00Z">
        <w:r w:rsidRPr="00181FFC">
          <w:rPr>
            <w:rFonts w:ascii="Calibri" w:eastAsia="Calibri" w:hAnsi="Calibri" w:cs="Times New Roman"/>
          </w:rPr>
          <w:t>900.</w:t>
        </w:r>
        <w:r w:rsidRPr="00181FFC">
          <w:rPr>
            <w:rFonts w:ascii="Calibri" w:eastAsia="Calibri" w:hAnsi="Calibri" w:cs="Times New Roman"/>
          </w:rPr>
          <w:tab/>
          <w:t>b "\"Non c'è motivo di allarmarsi. Non sono venuto qui per combattere -- non è il mio stile.\""</w:t>
        </w:r>
      </w:ins>
    </w:p>
    <w:p w14:paraId="6FB0FBD2" w14:textId="77777777" w:rsidR="00181FFC" w:rsidRPr="00181FFC" w:rsidRDefault="00181FFC" w:rsidP="00181FFC">
      <w:pPr>
        <w:spacing w:line="600" w:lineRule="auto"/>
        <w:jc w:val="left"/>
        <w:rPr>
          <w:ins w:id="21326" w:author="UTENTE" w:date="2020-06-30T19:00:00Z"/>
          <w:rFonts w:ascii="Calibri" w:eastAsia="Calibri" w:hAnsi="Calibri" w:cs="Times New Roman"/>
        </w:rPr>
      </w:pPr>
      <w:ins w:id="21327" w:author="UTENTE" w:date="2020-06-30T19:00:00Z">
        <w:r w:rsidRPr="00181FFC">
          <w:rPr>
            <w:rFonts w:ascii="Calibri" w:eastAsia="Calibri" w:hAnsi="Calibri" w:cs="Times New Roman"/>
          </w:rPr>
          <w:t>901.</w:t>
        </w:r>
        <w:r w:rsidRPr="00181FFC">
          <w:rPr>
            <w:rFonts w:ascii="Calibri" w:eastAsia="Calibri" w:hAnsi="Calibri" w:cs="Times New Roman"/>
          </w:rPr>
          <w:tab/>
          <w:t>b "\"Ma procurarmi un incontro privato tramite metodi tradizionali sarebbe stato piuttosto difficile, non credi? Una piccola illusione ottica non fa male a nessuno.\""</w:t>
        </w:r>
      </w:ins>
    </w:p>
    <w:p w14:paraId="73B988D8" w14:textId="77777777" w:rsidR="00181FFC" w:rsidRPr="00181FFC" w:rsidRDefault="00181FFC" w:rsidP="00181FFC">
      <w:pPr>
        <w:spacing w:line="600" w:lineRule="auto"/>
        <w:jc w:val="left"/>
        <w:rPr>
          <w:ins w:id="21328" w:author="UTENTE" w:date="2020-06-30T19:00:00Z"/>
          <w:rFonts w:ascii="Calibri" w:eastAsia="Calibri" w:hAnsi="Calibri" w:cs="Times New Roman"/>
        </w:rPr>
      </w:pPr>
      <w:ins w:id="21329" w:author="UTENTE" w:date="2020-06-30T19:00:00Z">
        <w:r w:rsidRPr="00181FFC">
          <w:rPr>
            <w:rFonts w:ascii="Calibri" w:eastAsia="Calibri" w:hAnsi="Calibri" w:cs="Times New Roman"/>
          </w:rPr>
          <w:t>902.</w:t>
        </w:r>
        <w:r w:rsidRPr="00181FFC">
          <w:rPr>
            <w:rFonts w:ascii="Calibri" w:eastAsia="Calibri" w:hAnsi="Calibri" w:cs="Times New Roman"/>
          </w:rPr>
          <w:tab/>
          <w:t>lp "\"Devi dirci qualcosa, Bishop, vero?\""</w:t>
        </w:r>
      </w:ins>
    </w:p>
    <w:p w14:paraId="2FC3B37E" w14:textId="77777777" w:rsidR="00181FFC" w:rsidRPr="00181FFC" w:rsidRDefault="00181FFC" w:rsidP="00181FFC">
      <w:pPr>
        <w:spacing w:line="600" w:lineRule="auto"/>
        <w:jc w:val="left"/>
        <w:rPr>
          <w:ins w:id="21330" w:author="UTENTE" w:date="2020-06-30T19:00:00Z"/>
          <w:rFonts w:ascii="Calibri" w:eastAsia="Calibri" w:hAnsi="Calibri" w:cs="Times New Roman"/>
        </w:rPr>
      </w:pPr>
      <w:ins w:id="21331" w:author="UTENTE" w:date="2020-06-30T19:00:00Z">
        <w:r w:rsidRPr="00181FFC">
          <w:rPr>
            <w:rFonts w:ascii="Calibri" w:eastAsia="Calibri" w:hAnsi="Calibri" w:cs="Times New Roman"/>
          </w:rPr>
          <w:t>903.</w:t>
        </w:r>
        <w:r w:rsidRPr="00181FFC">
          <w:rPr>
            <w:rFonts w:ascii="Calibri" w:eastAsia="Calibri" w:hAnsi="Calibri" w:cs="Times New Roman"/>
          </w:rPr>
          <w:tab/>
          <w:t>lp "\"Quindi fallo, qualunque cosa sia… e vattene.\""</w:t>
        </w:r>
        <w:r w:rsidRPr="00181FFC">
          <w:rPr>
            <w:rFonts w:ascii="Calibri" w:eastAsia="Calibri" w:hAnsi="Calibri" w:cs="Times New Roman"/>
          </w:rPr>
          <w:br w:type="page"/>
        </w:r>
      </w:ins>
    </w:p>
    <w:p w14:paraId="01C9A758" w14:textId="77777777" w:rsidR="00181FFC" w:rsidRPr="00181FFC" w:rsidRDefault="00181FFC" w:rsidP="00181FFC">
      <w:pPr>
        <w:spacing w:line="600" w:lineRule="auto"/>
        <w:jc w:val="left"/>
        <w:rPr>
          <w:ins w:id="21332" w:author="UTENTE" w:date="2020-06-30T19:00:00Z"/>
          <w:rFonts w:ascii="Calibri" w:eastAsia="Calibri" w:hAnsi="Calibri" w:cs="Times New Roman"/>
          <w:lang w:val="en-US"/>
        </w:rPr>
      </w:pPr>
      <w:ins w:id="21333" w:author="UTENTE" w:date="2020-06-30T19:00:00Z">
        <w:r w:rsidRPr="00181FFC">
          <w:rPr>
            <w:rFonts w:ascii="Calibri" w:eastAsia="Calibri" w:hAnsi="Calibri" w:cs="Times New Roman"/>
            <w:lang w:val="en-US"/>
          </w:rPr>
          <w:lastRenderedPageBreak/>
          <w:t>904.</w:t>
        </w:r>
        <w:r w:rsidRPr="00181FFC">
          <w:rPr>
            <w:rFonts w:ascii="Calibri" w:eastAsia="Calibri" w:hAnsi="Calibri" w:cs="Times New Roman"/>
            <w:lang w:val="en-US"/>
          </w:rPr>
          <w:tab/>
          <w:t>n "Beside me, Luka does his best to sound demanding, but obvious fear leaks into his voice."</w:t>
        </w:r>
      </w:ins>
    </w:p>
    <w:p w14:paraId="302581C8" w14:textId="77777777" w:rsidR="00181FFC" w:rsidRPr="00181FFC" w:rsidRDefault="00181FFC" w:rsidP="00181FFC">
      <w:pPr>
        <w:spacing w:line="600" w:lineRule="auto"/>
        <w:jc w:val="left"/>
        <w:rPr>
          <w:ins w:id="21334" w:author="UTENTE" w:date="2020-06-30T19:00:00Z"/>
          <w:rFonts w:ascii="Calibri" w:eastAsia="Calibri" w:hAnsi="Calibri" w:cs="Times New Roman"/>
          <w:lang w:val="en-US"/>
        </w:rPr>
      </w:pPr>
      <w:ins w:id="21335" w:author="UTENTE" w:date="2020-06-30T19:00:00Z">
        <w:r w:rsidRPr="00181FFC">
          <w:rPr>
            <w:rFonts w:ascii="Calibri" w:eastAsia="Calibri" w:hAnsi="Calibri" w:cs="Times New Roman"/>
            <w:lang w:val="en-US"/>
          </w:rPr>
          <w:t>905.</w:t>
        </w:r>
        <w:r w:rsidRPr="00181FFC">
          <w:rPr>
            <w:rFonts w:ascii="Calibri" w:eastAsia="Calibri" w:hAnsi="Calibri" w:cs="Times New Roman"/>
            <w:lang w:val="en-US"/>
          </w:rPr>
          <w:tab/>
          <w:t>n "He seems even more shaken by Bishop's forceful aura than I am."</w:t>
        </w:r>
      </w:ins>
    </w:p>
    <w:p w14:paraId="29F0B2F2" w14:textId="77777777" w:rsidR="00181FFC" w:rsidRPr="00181FFC" w:rsidRDefault="00181FFC" w:rsidP="00181FFC">
      <w:pPr>
        <w:spacing w:line="600" w:lineRule="auto"/>
        <w:jc w:val="left"/>
        <w:rPr>
          <w:ins w:id="21336" w:author="UTENTE" w:date="2020-06-30T19:00:00Z"/>
          <w:rFonts w:ascii="Calibri" w:eastAsia="Calibri" w:hAnsi="Calibri" w:cs="Times New Roman"/>
          <w:lang w:val="en-US"/>
        </w:rPr>
      </w:pPr>
      <w:ins w:id="21337" w:author="UTENTE" w:date="2020-06-30T19:00:00Z">
        <w:r w:rsidRPr="00181FFC">
          <w:rPr>
            <w:rFonts w:ascii="Calibri" w:eastAsia="Calibri" w:hAnsi="Calibri" w:cs="Times New Roman"/>
            <w:lang w:val="en-US"/>
          </w:rPr>
          <w:t>906.</w:t>
        </w:r>
        <w:r w:rsidRPr="00181FFC">
          <w:rPr>
            <w:rFonts w:ascii="Calibri" w:eastAsia="Calibri" w:hAnsi="Calibri" w:cs="Times New Roman"/>
            <w:lang w:val="en-US"/>
          </w:rPr>
          <w:tab/>
          <w:t>b "\"Right down to business, I see. Isaac's worn off on you, after all.\""</w:t>
        </w:r>
      </w:ins>
    </w:p>
    <w:p w14:paraId="120DBDDE" w14:textId="77777777" w:rsidR="00181FFC" w:rsidRPr="00181FFC" w:rsidRDefault="00181FFC" w:rsidP="00181FFC">
      <w:pPr>
        <w:spacing w:line="600" w:lineRule="auto"/>
        <w:jc w:val="left"/>
        <w:rPr>
          <w:ins w:id="21338" w:author="UTENTE" w:date="2020-06-30T19:00:00Z"/>
          <w:rFonts w:ascii="Calibri" w:eastAsia="Calibri" w:hAnsi="Calibri" w:cs="Times New Roman"/>
          <w:lang w:val="en-US"/>
        </w:rPr>
      </w:pPr>
      <w:ins w:id="21339" w:author="UTENTE" w:date="2020-06-30T19:00:00Z">
        <w:r w:rsidRPr="00181FFC">
          <w:rPr>
            <w:rFonts w:ascii="Calibri" w:eastAsia="Calibri" w:hAnsi="Calibri" w:cs="Times New Roman"/>
            <w:lang w:val="en-US"/>
          </w:rPr>
          <w:t>907.</w:t>
        </w:r>
        <w:r w:rsidRPr="00181FFC">
          <w:rPr>
            <w:rFonts w:ascii="Calibri" w:eastAsia="Calibri" w:hAnsi="Calibri" w:cs="Times New Roman"/>
            <w:lang w:val="en-US"/>
          </w:rPr>
          <w:tab/>
          <w:t>b "\"Then I'll waste no time –– I know the vampire who took your brother, David.\""</w:t>
        </w:r>
      </w:ins>
    </w:p>
    <w:p w14:paraId="343999DB" w14:textId="77777777" w:rsidR="00181FFC" w:rsidRPr="00181FFC" w:rsidRDefault="00181FFC" w:rsidP="00181FFC">
      <w:pPr>
        <w:spacing w:line="600" w:lineRule="auto"/>
        <w:jc w:val="left"/>
        <w:rPr>
          <w:ins w:id="21340" w:author="UTENTE" w:date="2020-06-30T19:00:00Z"/>
          <w:rFonts w:ascii="Calibri" w:eastAsia="Calibri" w:hAnsi="Calibri" w:cs="Times New Roman"/>
          <w:lang w:val="en-US"/>
        </w:rPr>
      </w:pPr>
      <w:ins w:id="21341" w:author="UTENTE" w:date="2020-06-30T19:00:00Z">
        <w:r w:rsidRPr="00181FFC">
          <w:rPr>
            <w:rFonts w:ascii="Calibri" w:eastAsia="Calibri" w:hAnsi="Calibri" w:cs="Times New Roman"/>
            <w:lang w:val="en-US"/>
          </w:rPr>
          <w:t>908.</w:t>
        </w:r>
        <w:r w:rsidRPr="00181FFC">
          <w:rPr>
            <w:rFonts w:ascii="Calibri" w:eastAsia="Calibri" w:hAnsi="Calibri" w:cs="Times New Roman"/>
            <w:lang w:val="en-US"/>
          </w:rPr>
          <w:tab/>
          <w:t>lp "\"…!\""</w:t>
        </w:r>
      </w:ins>
    </w:p>
    <w:p w14:paraId="20D046D8" w14:textId="77777777" w:rsidR="00181FFC" w:rsidRPr="00181FFC" w:rsidRDefault="00181FFC" w:rsidP="00181FFC">
      <w:pPr>
        <w:spacing w:line="600" w:lineRule="auto"/>
        <w:jc w:val="left"/>
        <w:rPr>
          <w:ins w:id="21342" w:author="UTENTE" w:date="2020-06-30T19:00:00Z"/>
          <w:rFonts w:ascii="Calibri" w:eastAsia="Calibri" w:hAnsi="Calibri" w:cs="Times New Roman"/>
          <w:lang w:val="en-US"/>
        </w:rPr>
      </w:pPr>
      <w:ins w:id="21343" w:author="UTENTE" w:date="2020-06-30T19:00:00Z">
        <w:r w:rsidRPr="00181FFC">
          <w:rPr>
            <w:rFonts w:ascii="Calibri" w:eastAsia="Calibri" w:hAnsi="Calibri" w:cs="Times New Roman"/>
            <w:lang w:val="en-US"/>
          </w:rPr>
          <w:t>909.</w:t>
        </w:r>
        <w:r w:rsidRPr="00181FFC">
          <w:rPr>
            <w:rFonts w:ascii="Calibri" w:eastAsia="Calibri" w:hAnsi="Calibri" w:cs="Times New Roman"/>
            <w:lang w:val="en-US"/>
          </w:rPr>
          <w:tab/>
          <w:t>n "A choked gasp comes from Luka's throat."</w:t>
        </w:r>
      </w:ins>
    </w:p>
    <w:p w14:paraId="713A8F9A" w14:textId="77777777" w:rsidR="00181FFC" w:rsidRPr="00181FFC" w:rsidRDefault="00181FFC" w:rsidP="00181FFC">
      <w:pPr>
        <w:spacing w:line="600" w:lineRule="auto"/>
        <w:jc w:val="left"/>
        <w:rPr>
          <w:ins w:id="21344" w:author="UTENTE" w:date="2020-06-30T19:00:00Z"/>
          <w:rFonts w:ascii="Calibri" w:eastAsia="Calibri" w:hAnsi="Calibri" w:cs="Times New Roman"/>
          <w:lang w:val="en-US"/>
        </w:rPr>
      </w:pPr>
      <w:ins w:id="21345" w:author="UTENTE" w:date="2020-06-30T19:00:00Z">
        <w:r w:rsidRPr="00181FFC">
          <w:rPr>
            <w:rFonts w:ascii="Calibri" w:eastAsia="Calibri" w:hAnsi="Calibri" w:cs="Times New Roman"/>
            <w:lang w:val="en-US"/>
          </w:rPr>
          <w:t>910.</w:t>
        </w:r>
        <w:r w:rsidRPr="00181FFC">
          <w:rPr>
            <w:rFonts w:ascii="Calibri" w:eastAsia="Calibri" w:hAnsi="Calibri" w:cs="Times New Roman"/>
            <w:lang w:val="en-US"/>
          </w:rPr>
          <w:tab/>
          <w:t>mcp "\"…\""</w:t>
        </w:r>
      </w:ins>
    </w:p>
    <w:p w14:paraId="6EA3FD8E" w14:textId="77777777" w:rsidR="00181FFC" w:rsidRPr="00181FFC" w:rsidRDefault="00181FFC" w:rsidP="00181FFC">
      <w:pPr>
        <w:spacing w:line="600" w:lineRule="auto"/>
        <w:jc w:val="left"/>
        <w:rPr>
          <w:ins w:id="21346" w:author="UTENTE" w:date="2020-06-30T19:00:00Z"/>
          <w:rFonts w:ascii="Calibri" w:eastAsia="Calibri" w:hAnsi="Calibri" w:cs="Times New Roman"/>
          <w:lang w:val="en-US"/>
        </w:rPr>
      </w:pPr>
      <w:ins w:id="21347" w:author="UTENTE" w:date="2020-06-30T19:00:00Z">
        <w:r w:rsidRPr="00181FFC">
          <w:rPr>
            <w:rFonts w:ascii="Calibri" w:eastAsia="Calibri" w:hAnsi="Calibri" w:cs="Times New Roman"/>
            <w:lang w:val="en-US"/>
          </w:rPr>
          <w:t>911.</w:t>
        </w:r>
        <w:r w:rsidRPr="00181FFC">
          <w:rPr>
            <w:rFonts w:ascii="Calibri" w:eastAsia="Calibri" w:hAnsi="Calibri" w:cs="Times New Roman"/>
            <w:lang w:val="en-US"/>
          </w:rPr>
          <w:tab/>
          <w:t>n "Does this mean… Bishop was the one who sent that message with Dominic?"</w:t>
        </w:r>
      </w:ins>
    </w:p>
    <w:p w14:paraId="24431F1B" w14:textId="77777777" w:rsidR="00181FFC" w:rsidRPr="00181FFC" w:rsidRDefault="00181FFC" w:rsidP="00181FFC">
      <w:pPr>
        <w:spacing w:line="600" w:lineRule="auto"/>
        <w:jc w:val="left"/>
        <w:rPr>
          <w:ins w:id="21348" w:author="UTENTE" w:date="2020-06-30T19:00:00Z"/>
          <w:rFonts w:ascii="Calibri" w:eastAsia="Calibri" w:hAnsi="Calibri" w:cs="Times New Roman"/>
          <w:lang w:val="en-US"/>
        </w:rPr>
      </w:pPr>
      <w:ins w:id="21349" w:author="UTENTE" w:date="2020-06-30T19:00:00Z">
        <w:r w:rsidRPr="00181FFC">
          <w:rPr>
            <w:rFonts w:ascii="Calibri" w:eastAsia="Calibri" w:hAnsi="Calibri" w:cs="Times New Roman"/>
            <w:lang w:val="en-US"/>
          </w:rPr>
          <w:t>912.</w:t>
        </w:r>
        <w:r w:rsidRPr="00181FFC">
          <w:rPr>
            <w:rFonts w:ascii="Calibri" w:eastAsia="Calibri" w:hAnsi="Calibri" w:cs="Times New Roman"/>
            <w:lang w:val="en-US"/>
          </w:rPr>
          <w:tab/>
          <w:t>n "If I'd accepted his offer, we'd be meeting alone right now.{w} The thought alone makes my blood run cold."</w:t>
        </w:r>
      </w:ins>
    </w:p>
    <w:p w14:paraId="3E0D25A7" w14:textId="77777777" w:rsidR="00181FFC" w:rsidRPr="00181FFC" w:rsidRDefault="00181FFC" w:rsidP="00181FFC">
      <w:pPr>
        <w:spacing w:line="600" w:lineRule="auto"/>
        <w:jc w:val="left"/>
        <w:rPr>
          <w:ins w:id="21350" w:author="UTENTE" w:date="2020-06-30T19:00:00Z"/>
          <w:rFonts w:ascii="Calibri" w:eastAsia="Calibri" w:hAnsi="Calibri" w:cs="Times New Roman"/>
          <w:lang w:val="en-US"/>
        </w:rPr>
      </w:pPr>
      <w:ins w:id="21351" w:author="UTENTE" w:date="2020-06-30T19:00:00Z">
        <w:r w:rsidRPr="00181FFC">
          <w:rPr>
            <w:rFonts w:ascii="Calibri" w:eastAsia="Calibri" w:hAnsi="Calibri" w:cs="Times New Roman"/>
            <w:lang w:val="en-US"/>
          </w:rPr>
          <w:t>913.</w:t>
        </w:r>
        <w:r w:rsidRPr="00181FFC">
          <w:rPr>
            <w:rFonts w:ascii="Calibri" w:eastAsia="Calibri" w:hAnsi="Calibri" w:cs="Times New Roman"/>
            <w:lang w:val="en-US"/>
          </w:rPr>
          <w:tab/>
          <w:t>b "\"This vampire a very powerful being, well-known in our society for many prior...exploits, shall we say.\""</w:t>
        </w:r>
      </w:ins>
    </w:p>
    <w:p w14:paraId="196A3F27" w14:textId="77777777" w:rsidR="00181FFC" w:rsidRPr="00181FFC" w:rsidRDefault="00181FFC" w:rsidP="00181FFC">
      <w:pPr>
        <w:spacing w:line="600" w:lineRule="auto"/>
        <w:jc w:val="left"/>
        <w:rPr>
          <w:ins w:id="21352" w:author="UTENTE" w:date="2020-06-30T19:00:00Z"/>
          <w:rFonts w:ascii="Calibri" w:eastAsia="Calibri" w:hAnsi="Calibri" w:cs="Times New Roman"/>
          <w:lang w:val="en-US"/>
        </w:rPr>
      </w:pPr>
      <w:ins w:id="21353" w:author="UTENTE" w:date="2020-06-30T19:00:00Z">
        <w:r w:rsidRPr="00181FFC">
          <w:rPr>
            <w:rFonts w:ascii="Calibri" w:eastAsia="Calibri" w:hAnsi="Calibri" w:cs="Times New Roman"/>
            <w:lang w:val="en-US"/>
          </w:rPr>
          <w:t>914.</w:t>
        </w:r>
        <w:r w:rsidRPr="00181FFC">
          <w:rPr>
            <w:rFonts w:ascii="Calibri" w:eastAsia="Calibri" w:hAnsi="Calibri" w:cs="Times New Roman"/>
            <w:lang w:val="en-US"/>
          </w:rPr>
          <w:tab/>
          <w:t>b "\"Of course, Isaac and I have had an arrangement of sorts. An ongoing contract regarding your safety.\""</w:t>
        </w:r>
      </w:ins>
    </w:p>
    <w:p w14:paraId="1C057996" w14:textId="77777777" w:rsidR="00181FFC" w:rsidRPr="00181FFC" w:rsidRDefault="00181FFC" w:rsidP="00181FFC">
      <w:pPr>
        <w:spacing w:line="600" w:lineRule="auto"/>
        <w:jc w:val="left"/>
        <w:rPr>
          <w:ins w:id="21354" w:author="UTENTE" w:date="2020-06-30T19:00:00Z"/>
          <w:rFonts w:ascii="Calibri" w:eastAsia="Calibri" w:hAnsi="Calibri" w:cs="Times New Roman"/>
          <w:lang w:val="en-US"/>
        </w:rPr>
      </w:pPr>
      <w:ins w:id="21355" w:author="UTENTE" w:date="2020-06-30T19:00:00Z">
        <w:r w:rsidRPr="00181FFC">
          <w:rPr>
            <w:rFonts w:ascii="Calibri" w:eastAsia="Calibri" w:hAnsi="Calibri" w:cs="Times New Roman"/>
            <w:lang w:val="en-US"/>
          </w:rPr>
          <w:t>915.</w:t>
        </w:r>
        <w:r w:rsidRPr="00181FFC">
          <w:rPr>
            <w:rFonts w:ascii="Calibri" w:eastAsia="Calibri" w:hAnsi="Calibri" w:cs="Times New Roman"/>
            <w:lang w:val="en-US"/>
          </w:rPr>
          <w:tab/>
          <w:t>b "\"In exchange for some payment from Isaac, your brother's kidnapper agreed not to contact you or seek you –– nor your {i}companion{/i} –– out.\""</w:t>
        </w:r>
      </w:ins>
    </w:p>
    <w:p w14:paraId="19162EBC" w14:textId="77777777" w:rsidR="00181FFC" w:rsidRPr="00181FFC" w:rsidRDefault="00181FFC" w:rsidP="00181FFC">
      <w:pPr>
        <w:spacing w:line="600" w:lineRule="auto"/>
        <w:jc w:val="left"/>
        <w:rPr>
          <w:ins w:id="21356" w:author="UTENTE" w:date="2020-06-30T19:00:00Z"/>
          <w:rFonts w:ascii="Calibri" w:eastAsia="Calibri" w:hAnsi="Calibri" w:cs="Times New Roman"/>
          <w:lang w:val="en-US"/>
        </w:rPr>
      </w:pPr>
      <w:ins w:id="21357" w:author="UTENTE" w:date="2020-06-30T19:00:00Z">
        <w:r w:rsidRPr="00181FFC">
          <w:rPr>
            <w:rFonts w:ascii="Calibri" w:eastAsia="Calibri" w:hAnsi="Calibri" w:cs="Times New Roman"/>
            <w:lang w:val="en-US"/>
          </w:rPr>
          <w:t>916.</w:t>
        </w:r>
        <w:r w:rsidRPr="00181FFC">
          <w:rPr>
            <w:rFonts w:ascii="Calibri" w:eastAsia="Calibri" w:hAnsi="Calibri" w:cs="Times New Roman"/>
            <w:lang w:val="en-US"/>
          </w:rPr>
          <w:tab/>
          <w:t>n "Bishop smiles at me, his fangs glinting in the light." </w:t>
        </w:r>
        <w:r w:rsidRPr="00181FFC">
          <w:rPr>
            <w:rFonts w:ascii="Calibri" w:eastAsia="Calibri" w:hAnsi="Calibri" w:cs="Times New Roman"/>
            <w:lang w:val="en-US"/>
          </w:rPr>
          <w:br w:type="page"/>
        </w:r>
      </w:ins>
    </w:p>
    <w:p w14:paraId="030BA177" w14:textId="77777777" w:rsidR="00181FFC" w:rsidRPr="00181FFC" w:rsidRDefault="00181FFC" w:rsidP="00181FFC">
      <w:pPr>
        <w:spacing w:line="600" w:lineRule="auto"/>
        <w:jc w:val="left"/>
        <w:rPr>
          <w:ins w:id="21358" w:author="UTENTE" w:date="2020-06-30T19:00:00Z"/>
          <w:rFonts w:ascii="Calibri" w:eastAsia="Calibri" w:hAnsi="Calibri" w:cs="Times New Roman"/>
        </w:rPr>
      </w:pPr>
      <w:ins w:id="21359" w:author="UTENTE" w:date="2020-06-30T19:00:00Z">
        <w:r w:rsidRPr="00181FFC">
          <w:rPr>
            <w:rFonts w:ascii="Calibri" w:eastAsia="Calibri" w:hAnsi="Calibri" w:cs="Times New Roman"/>
          </w:rPr>
          <w:lastRenderedPageBreak/>
          <w:t>904.</w:t>
        </w:r>
        <w:r w:rsidRPr="00181FFC">
          <w:rPr>
            <w:rFonts w:ascii="Calibri" w:eastAsia="Calibri" w:hAnsi="Calibri" w:cs="Times New Roman"/>
          </w:rPr>
          <w:tab/>
          <w:t>n "Accanto a me, Luka fa del suo meglio per sembrare imponente, ma una palese paura gli fa tremare la voce."</w:t>
        </w:r>
      </w:ins>
    </w:p>
    <w:p w14:paraId="703E0A6D" w14:textId="77777777" w:rsidR="00181FFC" w:rsidRPr="00181FFC" w:rsidRDefault="00181FFC" w:rsidP="00181FFC">
      <w:pPr>
        <w:spacing w:line="600" w:lineRule="auto"/>
        <w:jc w:val="left"/>
        <w:rPr>
          <w:ins w:id="21360" w:author="UTENTE" w:date="2020-06-30T19:00:00Z"/>
          <w:rFonts w:ascii="Calibri" w:eastAsia="Calibri" w:hAnsi="Calibri" w:cs="Times New Roman"/>
        </w:rPr>
      </w:pPr>
      <w:ins w:id="21361" w:author="UTENTE" w:date="2020-06-30T19:00:00Z">
        <w:r w:rsidRPr="00181FFC">
          <w:rPr>
            <w:rFonts w:ascii="Calibri" w:eastAsia="Calibri" w:hAnsi="Calibri" w:cs="Times New Roman"/>
          </w:rPr>
          <w:t>905.</w:t>
        </w:r>
        <w:r w:rsidRPr="00181FFC">
          <w:rPr>
            <w:rFonts w:ascii="Calibri" w:eastAsia="Calibri" w:hAnsi="Calibri" w:cs="Times New Roman"/>
          </w:rPr>
          <w:tab/>
          <w:t>n "Sembra persino più scosso di me dall'aura potente di Bishop."</w:t>
        </w:r>
      </w:ins>
    </w:p>
    <w:p w14:paraId="1722DA49" w14:textId="77777777" w:rsidR="00181FFC" w:rsidRPr="00181FFC" w:rsidRDefault="00181FFC" w:rsidP="00181FFC">
      <w:pPr>
        <w:spacing w:line="600" w:lineRule="auto"/>
        <w:jc w:val="left"/>
        <w:rPr>
          <w:ins w:id="21362" w:author="UTENTE" w:date="2020-06-30T19:00:00Z"/>
          <w:rFonts w:ascii="Calibri" w:eastAsia="Calibri" w:hAnsi="Calibri" w:cs="Times New Roman"/>
        </w:rPr>
      </w:pPr>
      <w:ins w:id="21363" w:author="UTENTE" w:date="2020-06-30T19:00:00Z">
        <w:r w:rsidRPr="00181FFC">
          <w:rPr>
            <w:rFonts w:ascii="Calibri" w:eastAsia="Calibri" w:hAnsi="Calibri" w:cs="Times New Roman"/>
          </w:rPr>
          <w:t>906.</w:t>
        </w:r>
        <w:r w:rsidRPr="00181FFC">
          <w:rPr>
            <w:rFonts w:ascii="Calibri" w:eastAsia="Calibri" w:hAnsi="Calibri" w:cs="Times New Roman"/>
          </w:rPr>
          <w:tab/>
          <w:t>b "\"Giusto, passiamo al sodo. Isaac ti ha insegnato bene, vedo.\""</w:t>
        </w:r>
      </w:ins>
    </w:p>
    <w:p w14:paraId="2F1CCF1A" w14:textId="77777777" w:rsidR="00181FFC" w:rsidRPr="00181FFC" w:rsidRDefault="00181FFC" w:rsidP="00181FFC">
      <w:pPr>
        <w:spacing w:line="600" w:lineRule="auto"/>
        <w:jc w:val="left"/>
        <w:rPr>
          <w:ins w:id="21364" w:author="UTENTE" w:date="2020-06-30T19:00:00Z"/>
          <w:rFonts w:ascii="Calibri" w:eastAsia="Calibri" w:hAnsi="Calibri" w:cs="Times New Roman"/>
        </w:rPr>
      </w:pPr>
      <w:ins w:id="21365" w:author="UTENTE" w:date="2020-06-30T19:00:00Z">
        <w:r w:rsidRPr="00181FFC">
          <w:rPr>
            <w:rFonts w:ascii="Calibri" w:eastAsia="Calibri" w:hAnsi="Calibri" w:cs="Times New Roman"/>
          </w:rPr>
          <w:t>907.</w:t>
        </w:r>
        <w:r w:rsidRPr="00181FFC">
          <w:rPr>
            <w:rFonts w:ascii="Calibri" w:eastAsia="Calibri" w:hAnsi="Calibri" w:cs="Times New Roman"/>
          </w:rPr>
          <w:tab/>
          <w:t>b "\"Allora non perderò altro tempo -- So chi è il vampiro che ha preso tuo fratello David.\""</w:t>
        </w:r>
      </w:ins>
    </w:p>
    <w:p w14:paraId="7F41F534" w14:textId="77777777" w:rsidR="00181FFC" w:rsidRPr="00181FFC" w:rsidRDefault="00181FFC" w:rsidP="00181FFC">
      <w:pPr>
        <w:spacing w:line="600" w:lineRule="auto"/>
        <w:jc w:val="left"/>
        <w:rPr>
          <w:ins w:id="21366" w:author="UTENTE" w:date="2020-06-30T19:00:00Z"/>
          <w:rFonts w:ascii="Calibri" w:eastAsia="Calibri" w:hAnsi="Calibri" w:cs="Times New Roman"/>
        </w:rPr>
      </w:pPr>
      <w:ins w:id="21367" w:author="UTENTE" w:date="2020-06-30T19:00:00Z">
        <w:r w:rsidRPr="00181FFC">
          <w:rPr>
            <w:rFonts w:ascii="Calibri" w:eastAsia="Calibri" w:hAnsi="Calibri" w:cs="Times New Roman"/>
          </w:rPr>
          <w:t>908.</w:t>
        </w:r>
        <w:r w:rsidRPr="00181FFC">
          <w:rPr>
            <w:rFonts w:ascii="Calibri" w:eastAsia="Calibri" w:hAnsi="Calibri" w:cs="Times New Roman"/>
          </w:rPr>
          <w:tab/>
          <w:t>lp "\"…!\""</w:t>
        </w:r>
      </w:ins>
    </w:p>
    <w:p w14:paraId="2068C726" w14:textId="77777777" w:rsidR="00181FFC" w:rsidRPr="00181FFC" w:rsidRDefault="00181FFC" w:rsidP="00181FFC">
      <w:pPr>
        <w:spacing w:line="600" w:lineRule="auto"/>
        <w:jc w:val="left"/>
        <w:rPr>
          <w:ins w:id="21368" w:author="UTENTE" w:date="2020-06-30T19:00:00Z"/>
          <w:rFonts w:ascii="Calibri" w:eastAsia="Calibri" w:hAnsi="Calibri" w:cs="Times New Roman"/>
        </w:rPr>
      </w:pPr>
      <w:ins w:id="21369" w:author="UTENTE" w:date="2020-06-30T19:00:00Z">
        <w:r w:rsidRPr="00181FFC">
          <w:rPr>
            <w:rFonts w:ascii="Calibri" w:eastAsia="Calibri" w:hAnsi="Calibri" w:cs="Times New Roman"/>
          </w:rPr>
          <w:t>909.</w:t>
        </w:r>
        <w:r w:rsidRPr="00181FFC">
          <w:rPr>
            <w:rFonts w:ascii="Calibri" w:eastAsia="Calibri" w:hAnsi="Calibri" w:cs="Times New Roman"/>
          </w:rPr>
          <w:tab/>
          <w:t>n "Un gemito strozzato fuoriesce dalla gola di Luka."</w:t>
        </w:r>
      </w:ins>
    </w:p>
    <w:p w14:paraId="6EACCF00" w14:textId="77777777" w:rsidR="00181FFC" w:rsidRPr="00181FFC" w:rsidRDefault="00181FFC" w:rsidP="00181FFC">
      <w:pPr>
        <w:spacing w:line="600" w:lineRule="auto"/>
        <w:jc w:val="left"/>
        <w:rPr>
          <w:ins w:id="21370" w:author="UTENTE" w:date="2020-06-30T19:00:00Z"/>
          <w:rFonts w:ascii="Calibri" w:eastAsia="Calibri" w:hAnsi="Calibri" w:cs="Times New Roman"/>
        </w:rPr>
      </w:pPr>
      <w:ins w:id="21371" w:author="UTENTE" w:date="2020-06-30T19:00:00Z">
        <w:r w:rsidRPr="00181FFC">
          <w:rPr>
            <w:rFonts w:ascii="Calibri" w:eastAsia="Calibri" w:hAnsi="Calibri" w:cs="Times New Roman"/>
          </w:rPr>
          <w:t>910.</w:t>
        </w:r>
        <w:r w:rsidRPr="00181FFC">
          <w:rPr>
            <w:rFonts w:ascii="Calibri" w:eastAsia="Calibri" w:hAnsi="Calibri" w:cs="Times New Roman"/>
          </w:rPr>
          <w:tab/>
          <w:t>mcp "\"…\""</w:t>
        </w:r>
      </w:ins>
    </w:p>
    <w:p w14:paraId="768E16CD" w14:textId="77777777" w:rsidR="00181FFC" w:rsidRPr="00181FFC" w:rsidRDefault="00181FFC" w:rsidP="00181FFC">
      <w:pPr>
        <w:spacing w:line="600" w:lineRule="auto"/>
        <w:jc w:val="left"/>
        <w:rPr>
          <w:ins w:id="21372" w:author="UTENTE" w:date="2020-06-30T19:00:00Z"/>
          <w:rFonts w:ascii="Calibri" w:eastAsia="Calibri" w:hAnsi="Calibri" w:cs="Times New Roman"/>
        </w:rPr>
      </w:pPr>
      <w:ins w:id="21373" w:author="UTENTE" w:date="2020-06-30T19:00:00Z">
        <w:r w:rsidRPr="00181FFC">
          <w:rPr>
            <w:rFonts w:ascii="Calibri" w:eastAsia="Calibri" w:hAnsi="Calibri" w:cs="Times New Roman"/>
          </w:rPr>
          <w:t>911.</w:t>
        </w:r>
        <w:r w:rsidRPr="00181FFC">
          <w:rPr>
            <w:rFonts w:ascii="Calibri" w:eastAsia="Calibri" w:hAnsi="Calibri" w:cs="Times New Roman"/>
          </w:rPr>
          <w:tab/>
          <w:t>n "Questo significa che… era Bishop quello che mi ha mandato il messaggio tramite Dominic?"</w:t>
        </w:r>
      </w:ins>
    </w:p>
    <w:p w14:paraId="440DB494" w14:textId="77777777" w:rsidR="00181FFC" w:rsidRPr="00181FFC" w:rsidRDefault="00181FFC" w:rsidP="00181FFC">
      <w:pPr>
        <w:spacing w:line="600" w:lineRule="auto"/>
        <w:jc w:val="left"/>
        <w:rPr>
          <w:ins w:id="21374" w:author="UTENTE" w:date="2020-06-30T19:00:00Z"/>
          <w:rFonts w:ascii="Calibri" w:eastAsia="Calibri" w:hAnsi="Calibri" w:cs="Times New Roman"/>
        </w:rPr>
      </w:pPr>
      <w:ins w:id="21375" w:author="UTENTE" w:date="2020-06-30T19:00:00Z">
        <w:r w:rsidRPr="00181FFC">
          <w:rPr>
            <w:rFonts w:ascii="Calibri" w:eastAsia="Calibri" w:hAnsi="Calibri" w:cs="Times New Roman"/>
          </w:rPr>
          <w:t>912.</w:t>
        </w:r>
        <w:r w:rsidRPr="00181FFC">
          <w:rPr>
            <w:rFonts w:ascii="Calibri" w:eastAsia="Calibri" w:hAnsi="Calibri" w:cs="Times New Roman"/>
          </w:rPr>
          <w:tab/>
          <w:t>n "Se avessi accettato la sua offerta, ci staremmo incontrando da soli in questo momento.{w} Il solo pensiero mi fa raggelare il sangue nelle vene."</w:t>
        </w:r>
      </w:ins>
    </w:p>
    <w:p w14:paraId="5CD56037" w14:textId="77777777" w:rsidR="00181FFC" w:rsidRPr="00181FFC" w:rsidRDefault="00181FFC" w:rsidP="00181FFC">
      <w:pPr>
        <w:spacing w:line="600" w:lineRule="auto"/>
        <w:jc w:val="left"/>
        <w:rPr>
          <w:ins w:id="21376" w:author="UTENTE" w:date="2020-06-30T19:00:00Z"/>
          <w:rFonts w:ascii="Calibri" w:eastAsia="Calibri" w:hAnsi="Calibri" w:cs="Times New Roman"/>
        </w:rPr>
      </w:pPr>
      <w:ins w:id="21377" w:author="UTENTE" w:date="2020-06-30T19:00:00Z">
        <w:r w:rsidRPr="00181FFC">
          <w:rPr>
            <w:rFonts w:ascii="Calibri" w:eastAsia="Calibri" w:hAnsi="Calibri" w:cs="Times New Roman"/>
          </w:rPr>
          <w:t>913.</w:t>
        </w:r>
        <w:r w:rsidRPr="00181FFC">
          <w:rPr>
            <w:rFonts w:ascii="Calibri" w:eastAsia="Calibri" w:hAnsi="Calibri" w:cs="Times New Roman"/>
          </w:rPr>
          <w:tab/>
          <w:t>b "\"Il vampiro in questione è un essere molto potente, famoso nella nostra società per diversi precedenti… {i}exploit{/i}, diciamola così.\""</w:t>
        </w:r>
      </w:ins>
    </w:p>
    <w:p w14:paraId="00D8FEA4" w14:textId="77777777" w:rsidR="00181FFC" w:rsidRPr="00181FFC" w:rsidRDefault="00181FFC" w:rsidP="00181FFC">
      <w:pPr>
        <w:spacing w:line="600" w:lineRule="auto"/>
        <w:jc w:val="left"/>
        <w:rPr>
          <w:ins w:id="21378" w:author="UTENTE" w:date="2020-06-30T19:00:00Z"/>
          <w:rFonts w:ascii="Calibri" w:eastAsia="Calibri" w:hAnsi="Calibri" w:cs="Times New Roman"/>
        </w:rPr>
      </w:pPr>
      <w:ins w:id="21379" w:author="UTENTE" w:date="2020-06-30T19:00:00Z">
        <w:r w:rsidRPr="00181FFC">
          <w:rPr>
            <w:rFonts w:ascii="Calibri" w:eastAsia="Calibri" w:hAnsi="Calibri" w:cs="Times New Roman"/>
          </w:rPr>
          <w:t>914.</w:t>
        </w:r>
        <w:r w:rsidRPr="00181FFC">
          <w:rPr>
            <w:rFonts w:ascii="Calibri" w:eastAsia="Calibri" w:hAnsi="Calibri" w:cs="Times New Roman"/>
          </w:rPr>
          <w:tab/>
          <w:t>b "\"Ovviamente, Isaac e io avevamo una specie di accordo. Un contratto ancora valido che riguarda la tua sicurezza.\""</w:t>
        </w:r>
      </w:ins>
    </w:p>
    <w:p w14:paraId="1FAD9932" w14:textId="77777777" w:rsidR="00181FFC" w:rsidRPr="00181FFC" w:rsidRDefault="00181FFC" w:rsidP="00181FFC">
      <w:pPr>
        <w:spacing w:line="600" w:lineRule="auto"/>
        <w:jc w:val="left"/>
        <w:rPr>
          <w:ins w:id="21380" w:author="UTENTE" w:date="2020-06-30T19:00:00Z"/>
          <w:rFonts w:ascii="Calibri" w:eastAsia="Calibri" w:hAnsi="Calibri" w:cs="Times New Roman"/>
        </w:rPr>
      </w:pPr>
      <w:ins w:id="21381" w:author="UTENTE" w:date="2020-06-30T19:00:00Z">
        <w:r w:rsidRPr="00181FFC">
          <w:rPr>
            <w:rFonts w:ascii="Calibri" w:eastAsia="Calibri" w:hAnsi="Calibri" w:cs="Times New Roman"/>
          </w:rPr>
          <w:t>915.</w:t>
        </w:r>
        <w:r w:rsidRPr="00181FFC">
          <w:rPr>
            <w:rFonts w:ascii="Calibri" w:eastAsia="Calibri" w:hAnsi="Calibri" w:cs="Times New Roman"/>
          </w:rPr>
          <w:tab/>
          <w:t>b "\"Dietro pagamento da parte di Isaac, il rapitore di tuo fratello ha accettato di non mettersi in contato con te o cercarti -- lo stesso non vale per il tuo {i}compagno{/i}.\""</w:t>
        </w:r>
      </w:ins>
    </w:p>
    <w:p w14:paraId="61DACECE" w14:textId="77777777" w:rsidR="00181FFC" w:rsidRPr="00181FFC" w:rsidRDefault="00181FFC" w:rsidP="00181FFC">
      <w:pPr>
        <w:spacing w:line="600" w:lineRule="auto"/>
        <w:jc w:val="left"/>
        <w:rPr>
          <w:ins w:id="21382" w:author="UTENTE" w:date="2020-06-30T19:00:00Z"/>
          <w:rFonts w:ascii="Calibri" w:eastAsia="Calibri" w:hAnsi="Calibri" w:cs="Times New Roman"/>
        </w:rPr>
      </w:pPr>
      <w:ins w:id="21383" w:author="UTENTE" w:date="2020-06-30T19:00:00Z">
        <w:r w:rsidRPr="00181FFC">
          <w:rPr>
            <w:rFonts w:ascii="Calibri" w:eastAsia="Calibri" w:hAnsi="Calibri" w:cs="Times New Roman"/>
          </w:rPr>
          <w:t>916.</w:t>
        </w:r>
        <w:r w:rsidRPr="00181FFC">
          <w:rPr>
            <w:rFonts w:ascii="Calibri" w:eastAsia="Calibri" w:hAnsi="Calibri" w:cs="Times New Roman"/>
          </w:rPr>
          <w:tab/>
          <w:t>n "Bishop mi sorride, i suoi canini scintillano alla luce."</w:t>
        </w:r>
        <w:r w:rsidRPr="00181FFC">
          <w:rPr>
            <w:rFonts w:ascii="Calibri" w:eastAsia="Calibri" w:hAnsi="Calibri" w:cs="Times New Roman"/>
          </w:rPr>
          <w:br w:type="page"/>
        </w:r>
      </w:ins>
    </w:p>
    <w:p w14:paraId="223CB0A8" w14:textId="77777777" w:rsidR="00181FFC" w:rsidRPr="00181FFC" w:rsidRDefault="00181FFC" w:rsidP="00181FFC">
      <w:pPr>
        <w:spacing w:line="600" w:lineRule="auto"/>
        <w:jc w:val="left"/>
        <w:rPr>
          <w:ins w:id="21384" w:author="UTENTE" w:date="2020-06-30T19:00:00Z"/>
          <w:rFonts w:ascii="Calibri" w:eastAsia="Calibri" w:hAnsi="Calibri" w:cs="Times New Roman"/>
          <w:lang w:val="en-US"/>
        </w:rPr>
      </w:pPr>
      <w:ins w:id="21385" w:author="UTENTE" w:date="2020-06-30T19:00:00Z">
        <w:r w:rsidRPr="00181FFC">
          <w:rPr>
            <w:rFonts w:ascii="Calibri" w:eastAsia="Calibri" w:hAnsi="Calibri" w:cs="Times New Roman"/>
            <w:lang w:val="en-US"/>
          </w:rPr>
          <w:lastRenderedPageBreak/>
          <w:t>"\"But, considering recent events, such as your lax performance in information gathering, your aggression towards my coven, and unauthorized induction of this human into our world…\""</w:t>
        </w:r>
      </w:ins>
    </w:p>
    <w:p w14:paraId="0D51E9E9" w14:textId="77777777" w:rsidR="00181FFC" w:rsidRPr="00181FFC" w:rsidRDefault="00181FFC" w:rsidP="00181FFC">
      <w:pPr>
        <w:spacing w:line="600" w:lineRule="auto"/>
        <w:jc w:val="left"/>
        <w:rPr>
          <w:ins w:id="21386" w:author="UTENTE" w:date="2020-06-30T19:00:00Z"/>
          <w:rFonts w:ascii="Calibri" w:eastAsia="Calibri" w:hAnsi="Calibri" w:cs="Times New Roman"/>
          <w:lang w:val="en-US"/>
        </w:rPr>
      </w:pPr>
      <w:ins w:id="21387" w:author="UTENTE" w:date="2020-06-30T19:00:00Z">
        <w:r w:rsidRPr="00181FFC">
          <w:rPr>
            <w:rFonts w:ascii="Calibri" w:eastAsia="Calibri" w:hAnsi="Calibri" w:cs="Times New Roman"/>
            <w:lang w:val="en-US"/>
          </w:rPr>
          <w:t>918.</w:t>
        </w:r>
        <w:r w:rsidRPr="00181FFC">
          <w:rPr>
            <w:rFonts w:ascii="Calibri" w:eastAsia="Calibri" w:hAnsi="Calibri" w:cs="Times New Roman"/>
            <w:lang w:val="en-US"/>
          </w:rPr>
          <w:tab/>
          <w:t>b "\"That contract expires tonight.\""</w:t>
        </w:r>
      </w:ins>
    </w:p>
    <w:p w14:paraId="1A87510F" w14:textId="77777777" w:rsidR="00181FFC" w:rsidRPr="00181FFC" w:rsidRDefault="00181FFC" w:rsidP="00181FFC">
      <w:pPr>
        <w:spacing w:line="600" w:lineRule="auto"/>
        <w:jc w:val="left"/>
        <w:rPr>
          <w:ins w:id="21388" w:author="UTENTE" w:date="2020-06-30T19:00:00Z"/>
          <w:rFonts w:ascii="Calibri" w:eastAsia="Calibri" w:hAnsi="Calibri" w:cs="Times New Roman"/>
          <w:lang w:val="en-US"/>
        </w:rPr>
      </w:pPr>
      <w:ins w:id="21389" w:author="UTENTE" w:date="2020-06-30T19:00:00Z">
        <w:r w:rsidRPr="00181FFC">
          <w:rPr>
            <w:rFonts w:ascii="Calibri" w:eastAsia="Calibri" w:hAnsi="Calibri" w:cs="Times New Roman"/>
            <w:lang w:val="en-US"/>
          </w:rPr>
          <w:t>919.</w:t>
        </w:r>
        <w:r w:rsidRPr="00181FFC">
          <w:rPr>
            <w:rFonts w:ascii="Calibri" w:eastAsia="Calibri" w:hAnsi="Calibri" w:cs="Times New Roman"/>
            <w:lang w:val="en-US"/>
          </w:rPr>
          <w:tab/>
          <w:t>n "His grin vanishes as quickly as it came, and instead, he watches us with a cold stare."</w:t>
        </w:r>
      </w:ins>
    </w:p>
    <w:p w14:paraId="543D75E1" w14:textId="77777777" w:rsidR="00181FFC" w:rsidRPr="00181FFC" w:rsidRDefault="00181FFC" w:rsidP="00181FFC">
      <w:pPr>
        <w:spacing w:line="600" w:lineRule="auto"/>
        <w:jc w:val="left"/>
        <w:rPr>
          <w:ins w:id="21390" w:author="UTENTE" w:date="2020-06-30T19:00:00Z"/>
          <w:rFonts w:ascii="Calibri" w:eastAsia="Calibri" w:hAnsi="Calibri" w:cs="Times New Roman"/>
          <w:lang w:val="en-US"/>
        </w:rPr>
      </w:pPr>
      <w:ins w:id="21391" w:author="UTENTE" w:date="2020-06-30T19:00:00Z">
        <w:r w:rsidRPr="00181FFC">
          <w:rPr>
            <w:rFonts w:ascii="Calibri" w:eastAsia="Calibri" w:hAnsi="Calibri" w:cs="Times New Roman"/>
            <w:lang w:val="en-US"/>
          </w:rPr>
          <w:t>920.</w:t>
        </w:r>
        <w:r w:rsidRPr="00181FFC">
          <w:rPr>
            <w:rFonts w:ascii="Calibri" w:eastAsia="Calibri" w:hAnsi="Calibri" w:cs="Times New Roman"/>
            <w:lang w:val="en-US"/>
          </w:rPr>
          <w:tab/>
          <w:t>b "\"Now, let's make no mistake. Your brother's mind is broken, unsalvageable, and even if his owner perishes, he will remain only an empty husk.\""</w:t>
        </w:r>
      </w:ins>
    </w:p>
    <w:p w14:paraId="54E012E0" w14:textId="77777777" w:rsidR="00181FFC" w:rsidRPr="00181FFC" w:rsidRDefault="00181FFC" w:rsidP="00181FFC">
      <w:pPr>
        <w:spacing w:line="600" w:lineRule="auto"/>
        <w:jc w:val="left"/>
        <w:rPr>
          <w:ins w:id="21392" w:author="UTENTE" w:date="2020-06-30T19:00:00Z"/>
          <w:rFonts w:ascii="Calibri" w:eastAsia="Calibri" w:hAnsi="Calibri" w:cs="Times New Roman"/>
          <w:lang w:val="en-US"/>
        </w:rPr>
      </w:pPr>
      <w:ins w:id="21393" w:author="UTENTE" w:date="2020-06-30T19:00:00Z">
        <w:r w:rsidRPr="00181FFC">
          <w:rPr>
            <w:rFonts w:ascii="Calibri" w:eastAsia="Calibri" w:hAnsi="Calibri" w:cs="Times New Roman"/>
            <w:lang w:val="en-US"/>
          </w:rPr>
          <w:t>921.</w:t>
        </w:r>
        <w:r w:rsidRPr="00181FFC">
          <w:rPr>
            <w:rFonts w:ascii="Calibri" w:eastAsia="Calibri" w:hAnsi="Calibri" w:cs="Times New Roman"/>
            <w:lang w:val="en-US"/>
          </w:rPr>
          <w:tab/>
          <w:t>lp "\"…\""</w:t>
        </w:r>
      </w:ins>
    </w:p>
    <w:p w14:paraId="334108EC" w14:textId="77777777" w:rsidR="00181FFC" w:rsidRPr="00181FFC" w:rsidRDefault="00181FFC" w:rsidP="00181FFC">
      <w:pPr>
        <w:spacing w:line="600" w:lineRule="auto"/>
        <w:jc w:val="left"/>
        <w:rPr>
          <w:ins w:id="21394" w:author="UTENTE" w:date="2020-06-30T19:00:00Z"/>
          <w:rFonts w:ascii="Calibri" w:eastAsia="Calibri" w:hAnsi="Calibri" w:cs="Times New Roman"/>
          <w:lang w:val="en-US"/>
        </w:rPr>
      </w:pPr>
      <w:ins w:id="21395" w:author="UTENTE" w:date="2020-06-30T19:00:00Z">
        <w:r w:rsidRPr="00181FFC">
          <w:rPr>
            <w:rFonts w:ascii="Calibri" w:eastAsia="Calibri" w:hAnsi="Calibri" w:cs="Times New Roman"/>
            <w:lang w:val="en-US"/>
          </w:rPr>
          <w:t>922.</w:t>
        </w:r>
        <w:r w:rsidRPr="00181FFC">
          <w:rPr>
            <w:rFonts w:ascii="Calibri" w:eastAsia="Calibri" w:hAnsi="Calibri" w:cs="Times New Roman"/>
            <w:lang w:val="en-US"/>
          </w:rPr>
          <w:tab/>
          <w:t>b "\"But I came here to offer you a bargain, one that I believe is quite generous.\""</w:t>
        </w:r>
      </w:ins>
    </w:p>
    <w:p w14:paraId="61000EA3" w14:textId="77777777" w:rsidR="00181FFC" w:rsidRPr="00181FFC" w:rsidRDefault="00181FFC" w:rsidP="00181FFC">
      <w:pPr>
        <w:spacing w:line="600" w:lineRule="auto"/>
        <w:jc w:val="left"/>
        <w:rPr>
          <w:ins w:id="21396" w:author="UTENTE" w:date="2020-06-30T19:00:00Z"/>
          <w:rFonts w:ascii="Calibri" w:eastAsia="Calibri" w:hAnsi="Calibri" w:cs="Times New Roman"/>
          <w:lang w:val="en-US"/>
        </w:rPr>
      </w:pPr>
      <w:ins w:id="21397" w:author="UTENTE" w:date="2020-06-30T19:00:00Z">
        <w:r w:rsidRPr="00181FFC">
          <w:rPr>
            <w:rFonts w:ascii="Calibri" w:eastAsia="Calibri" w:hAnsi="Calibri" w:cs="Times New Roman"/>
            <w:lang w:val="en-US"/>
          </w:rPr>
          <w:t>923.</w:t>
        </w:r>
        <w:r w:rsidRPr="00181FFC">
          <w:rPr>
            <w:rFonts w:ascii="Calibri" w:eastAsia="Calibri" w:hAnsi="Calibri" w:cs="Times New Roman"/>
            <w:lang w:val="en-US"/>
          </w:rPr>
          <w:tab/>
          <w:t>b "\"Leave San Francisco –– leave the whole West Coast tonight, and never come back.\""</w:t>
        </w:r>
      </w:ins>
    </w:p>
    <w:p w14:paraId="5A3E794D" w14:textId="77777777" w:rsidR="00181FFC" w:rsidRPr="00181FFC" w:rsidRDefault="00181FFC" w:rsidP="00181FFC">
      <w:pPr>
        <w:spacing w:line="600" w:lineRule="auto"/>
        <w:jc w:val="left"/>
        <w:rPr>
          <w:ins w:id="21398" w:author="UTENTE" w:date="2020-06-30T19:00:00Z"/>
          <w:rFonts w:ascii="Calibri" w:eastAsia="Calibri" w:hAnsi="Calibri" w:cs="Times New Roman"/>
          <w:lang w:val="en-US"/>
        </w:rPr>
      </w:pPr>
      <w:ins w:id="21399" w:author="UTENTE" w:date="2020-06-30T19:00:00Z">
        <w:r w:rsidRPr="00181FFC">
          <w:rPr>
            <w:rFonts w:ascii="Calibri" w:eastAsia="Calibri" w:hAnsi="Calibri" w:cs="Times New Roman"/>
            <w:lang w:val="en-US"/>
          </w:rPr>
          <w:t>924.</w:t>
        </w:r>
        <w:r w:rsidRPr="00181FFC">
          <w:rPr>
            <w:rFonts w:ascii="Calibri" w:eastAsia="Calibri" w:hAnsi="Calibri" w:cs="Times New Roman"/>
            <w:lang w:val="en-US"/>
          </w:rPr>
          <w:tab/>
          <w:t>b "\"You'll never see David again, and never have a chance to deal with his kidnapper face-to-face.\""</w:t>
        </w:r>
      </w:ins>
    </w:p>
    <w:p w14:paraId="29C06301" w14:textId="77777777" w:rsidR="00181FFC" w:rsidRPr="00181FFC" w:rsidRDefault="00181FFC" w:rsidP="00181FFC">
      <w:pPr>
        <w:spacing w:line="600" w:lineRule="auto"/>
        <w:jc w:val="left"/>
        <w:rPr>
          <w:ins w:id="21400" w:author="UTENTE" w:date="2020-06-30T19:00:00Z"/>
          <w:rFonts w:ascii="Calibri" w:eastAsia="Calibri" w:hAnsi="Calibri" w:cs="Times New Roman"/>
          <w:lang w:val="en-US"/>
        </w:rPr>
      </w:pPr>
      <w:ins w:id="21401" w:author="UTENTE" w:date="2020-06-30T19:00:00Z">
        <w:r w:rsidRPr="00181FFC">
          <w:rPr>
            <w:rFonts w:ascii="Calibri" w:eastAsia="Calibri" w:hAnsi="Calibri" w:cs="Times New Roman"/>
            <w:lang w:val="en-US"/>
          </w:rPr>
          <w:t>925.</w:t>
        </w:r>
        <w:r w:rsidRPr="00181FFC">
          <w:rPr>
            <w:rFonts w:ascii="Calibri" w:eastAsia="Calibri" w:hAnsi="Calibri" w:cs="Times New Roman"/>
            <w:lang w:val="en-US"/>
          </w:rPr>
          <w:tab/>
          <w:t>b "\"The alternative…\""</w:t>
        </w:r>
      </w:ins>
    </w:p>
    <w:p w14:paraId="54A2E3A5" w14:textId="77777777" w:rsidR="00181FFC" w:rsidRPr="00181FFC" w:rsidRDefault="00181FFC" w:rsidP="00181FFC">
      <w:pPr>
        <w:spacing w:line="600" w:lineRule="auto"/>
        <w:jc w:val="left"/>
        <w:rPr>
          <w:ins w:id="21402" w:author="UTENTE" w:date="2020-06-30T19:00:00Z"/>
          <w:rFonts w:ascii="Calibri" w:eastAsia="Calibri" w:hAnsi="Calibri" w:cs="Times New Roman"/>
          <w:lang w:val="en-US"/>
        </w:rPr>
      </w:pPr>
      <w:ins w:id="21403" w:author="UTENTE" w:date="2020-06-30T19:00:00Z">
        <w:r w:rsidRPr="00181FFC">
          <w:rPr>
            <w:rFonts w:ascii="Calibri" w:eastAsia="Calibri" w:hAnsi="Calibri" w:cs="Times New Roman"/>
            <w:lang w:val="en-US"/>
          </w:rPr>
          <w:t>926.</w:t>
        </w:r>
        <w:r w:rsidRPr="00181FFC">
          <w:rPr>
            <w:rFonts w:ascii="Calibri" w:eastAsia="Calibri" w:hAnsi="Calibri" w:cs="Times New Roman"/>
            <w:lang w:val="en-US"/>
          </w:rPr>
          <w:tab/>
          <w:t>mcp "\"…!\""</w:t>
        </w:r>
      </w:ins>
    </w:p>
    <w:p w14:paraId="08041952" w14:textId="77777777" w:rsidR="00181FFC" w:rsidRPr="00181FFC" w:rsidRDefault="00181FFC" w:rsidP="00181FFC">
      <w:pPr>
        <w:spacing w:line="600" w:lineRule="auto"/>
        <w:jc w:val="left"/>
        <w:rPr>
          <w:ins w:id="21404" w:author="UTENTE" w:date="2020-06-30T19:00:00Z"/>
          <w:rFonts w:ascii="Calibri" w:eastAsia="Calibri" w:hAnsi="Calibri" w:cs="Times New Roman"/>
          <w:lang w:val="en-US"/>
        </w:rPr>
      </w:pPr>
      <w:ins w:id="21405" w:author="UTENTE" w:date="2020-06-30T19:00:00Z">
        <w:r w:rsidRPr="00181FFC">
          <w:rPr>
            <w:rFonts w:ascii="Calibri" w:eastAsia="Calibri" w:hAnsi="Calibri" w:cs="Times New Roman"/>
            <w:lang w:val="en-US"/>
          </w:rPr>
          <w:t>927.</w:t>
        </w:r>
        <w:r w:rsidRPr="00181FFC">
          <w:rPr>
            <w:rFonts w:ascii="Calibri" w:eastAsia="Calibri" w:hAnsi="Calibri" w:cs="Times New Roman"/>
            <w:lang w:val="en-US"/>
          </w:rPr>
          <w:tab/>
          <w:t>n "A hand settles on my shoulder, suddenly pulling me away from Luka."</w:t>
        </w:r>
      </w:ins>
    </w:p>
    <w:p w14:paraId="204C133E" w14:textId="77777777" w:rsidR="00181FFC" w:rsidRPr="00181FFC" w:rsidRDefault="00181FFC" w:rsidP="00181FFC">
      <w:pPr>
        <w:spacing w:line="600" w:lineRule="auto"/>
        <w:jc w:val="left"/>
        <w:rPr>
          <w:ins w:id="21406" w:author="UTENTE" w:date="2020-06-30T19:00:00Z"/>
          <w:rFonts w:ascii="Calibri" w:eastAsia="Calibri" w:hAnsi="Calibri" w:cs="Times New Roman"/>
        </w:rPr>
      </w:pPr>
      <w:ins w:id="21407" w:author="UTENTE" w:date="2020-06-30T19:00:00Z">
        <w:r w:rsidRPr="00181FFC">
          <w:rPr>
            <w:rFonts w:ascii="Calibri" w:eastAsia="Calibri" w:hAnsi="Calibri" w:cs="Times New Roman"/>
          </w:rPr>
          <w:t>928.</w:t>
        </w:r>
        <w:r w:rsidRPr="00181FFC">
          <w:rPr>
            <w:rFonts w:ascii="Calibri" w:eastAsia="Calibri" w:hAnsi="Calibri" w:cs="Times New Roman"/>
          </w:rPr>
          <w:tab/>
          <w:t>l "\"[mc]…!\"" </w:t>
        </w:r>
        <w:r w:rsidRPr="00181FFC">
          <w:rPr>
            <w:rFonts w:ascii="Calibri" w:eastAsia="Calibri" w:hAnsi="Calibri" w:cs="Times New Roman"/>
          </w:rPr>
          <w:br w:type="page"/>
        </w:r>
      </w:ins>
    </w:p>
    <w:p w14:paraId="218AEAB2" w14:textId="77777777" w:rsidR="00181FFC" w:rsidRPr="00181FFC" w:rsidRDefault="00181FFC" w:rsidP="00181FFC">
      <w:pPr>
        <w:spacing w:line="600" w:lineRule="auto"/>
        <w:jc w:val="left"/>
        <w:rPr>
          <w:ins w:id="21408" w:author="UTENTE" w:date="2020-06-30T19:00:00Z"/>
          <w:rFonts w:ascii="Calibri" w:eastAsia="Calibri" w:hAnsi="Calibri" w:cs="Times New Roman"/>
        </w:rPr>
      </w:pPr>
      <w:ins w:id="21409" w:author="UTENTE" w:date="2020-06-30T19:00:00Z">
        <w:r w:rsidRPr="00181FFC">
          <w:rPr>
            <w:rFonts w:ascii="Calibri" w:eastAsia="Calibri" w:hAnsi="Calibri" w:cs="Times New Roman"/>
          </w:rPr>
          <w:lastRenderedPageBreak/>
          <w:t>917.</w:t>
        </w:r>
        <w:r w:rsidRPr="00181FFC">
          <w:rPr>
            <w:rFonts w:ascii="Calibri" w:eastAsia="Calibri" w:hAnsi="Calibri" w:cs="Times New Roman"/>
          </w:rPr>
          <w:tab/>
          <w:t>b "\"Ma, considerati i recenti eventi, come il tuo lascivo lavoro nel raccogliere informazioni, la tua ostilità nei confronti del mio coven e l'ammissione non autorizzata di questo umano al nostro mondo…\""</w:t>
        </w:r>
      </w:ins>
    </w:p>
    <w:p w14:paraId="695A78D7" w14:textId="77777777" w:rsidR="00181FFC" w:rsidRPr="00181FFC" w:rsidRDefault="00181FFC" w:rsidP="00181FFC">
      <w:pPr>
        <w:spacing w:line="600" w:lineRule="auto"/>
        <w:jc w:val="left"/>
        <w:rPr>
          <w:ins w:id="21410" w:author="UTENTE" w:date="2020-06-30T19:00:00Z"/>
          <w:rFonts w:ascii="Calibri" w:eastAsia="Calibri" w:hAnsi="Calibri" w:cs="Times New Roman"/>
        </w:rPr>
      </w:pPr>
      <w:ins w:id="21411" w:author="UTENTE" w:date="2020-06-30T19:00:00Z">
        <w:r w:rsidRPr="00181FFC">
          <w:rPr>
            <w:rFonts w:ascii="Calibri" w:eastAsia="Calibri" w:hAnsi="Calibri" w:cs="Times New Roman"/>
          </w:rPr>
          <w:t>918.</w:t>
        </w:r>
        <w:r w:rsidRPr="00181FFC">
          <w:rPr>
            <w:rFonts w:ascii="Calibri" w:eastAsia="Calibri" w:hAnsi="Calibri" w:cs="Times New Roman"/>
          </w:rPr>
          <w:tab/>
          <w:t>b "\"Quel contratto termina oggi.\""</w:t>
        </w:r>
      </w:ins>
    </w:p>
    <w:p w14:paraId="4EDAC990" w14:textId="77777777" w:rsidR="00181FFC" w:rsidRPr="00181FFC" w:rsidRDefault="00181FFC" w:rsidP="00181FFC">
      <w:pPr>
        <w:spacing w:line="600" w:lineRule="auto"/>
        <w:jc w:val="left"/>
        <w:rPr>
          <w:ins w:id="21412" w:author="UTENTE" w:date="2020-06-30T19:00:00Z"/>
          <w:rFonts w:ascii="Calibri" w:eastAsia="Calibri" w:hAnsi="Calibri" w:cs="Times New Roman"/>
        </w:rPr>
      </w:pPr>
      <w:ins w:id="21413" w:author="UTENTE" w:date="2020-06-30T19:00:00Z">
        <w:r w:rsidRPr="00181FFC">
          <w:rPr>
            <w:rFonts w:ascii="Calibri" w:eastAsia="Calibri" w:hAnsi="Calibri" w:cs="Times New Roman"/>
          </w:rPr>
          <w:t>919.</w:t>
        </w:r>
        <w:r w:rsidRPr="00181FFC">
          <w:rPr>
            <w:rFonts w:ascii="Calibri" w:eastAsia="Calibri" w:hAnsi="Calibri" w:cs="Times New Roman"/>
          </w:rPr>
          <w:tab/>
          <w:t>n "Il suo sorriso svanisce tanto rapidamente quanto è apparso e, al suo posto, ci guarda con uno sguardo glaciale."</w:t>
        </w:r>
      </w:ins>
    </w:p>
    <w:p w14:paraId="3A738403" w14:textId="77777777" w:rsidR="00181FFC" w:rsidRPr="00181FFC" w:rsidRDefault="00181FFC" w:rsidP="00181FFC">
      <w:pPr>
        <w:spacing w:line="600" w:lineRule="auto"/>
        <w:jc w:val="left"/>
        <w:rPr>
          <w:ins w:id="21414" w:author="UTENTE" w:date="2020-06-30T19:00:00Z"/>
          <w:rFonts w:ascii="Calibri" w:eastAsia="Calibri" w:hAnsi="Calibri" w:cs="Times New Roman"/>
        </w:rPr>
      </w:pPr>
      <w:ins w:id="21415" w:author="UTENTE" w:date="2020-06-30T19:00:00Z">
        <w:r w:rsidRPr="00181FFC">
          <w:rPr>
            <w:rFonts w:ascii="Calibri" w:eastAsia="Calibri" w:hAnsi="Calibri" w:cs="Times New Roman"/>
          </w:rPr>
          <w:t>920.</w:t>
        </w:r>
        <w:r w:rsidRPr="00181FFC">
          <w:rPr>
            <w:rFonts w:ascii="Calibri" w:eastAsia="Calibri" w:hAnsi="Calibri" w:cs="Times New Roman"/>
          </w:rPr>
          <w:tab/>
          <w:t>b "\"Ora, cerchiamo di non fare errori. La mente di tuo fratello è rotta, non recuperabile, e anche se il suo padrone dovesse morire, rimarrebbe comunque un involucro vuoto.\""</w:t>
        </w:r>
      </w:ins>
    </w:p>
    <w:p w14:paraId="7C9C33BD" w14:textId="77777777" w:rsidR="00181FFC" w:rsidRPr="00181FFC" w:rsidRDefault="00181FFC" w:rsidP="00181FFC">
      <w:pPr>
        <w:spacing w:line="600" w:lineRule="auto"/>
        <w:jc w:val="left"/>
        <w:rPr>
          <w:ins w:id="21416" w:author="UTENTE" w:date="2020-06-30T19:00:00Z"/>
          <w:rFonts w:ascii="Calibri" w:eastAsia="Calibri" w:hAnsi="Calibri" w:cs="Times New Roman"/>
        </w:rPr>
      </w:pPr>
      <w:ins w:id="21417" w:author="UTENTE" w:date="2020-06-30T19:00:00Z">
        <w:r w:rsidRPr="00181FFC">
          <w:rPr>
            <w:rFonts w:ascii="Calibri" w:eastAsia="Calibri" w:hAnsi="Calibri" w:cs="Times New Roman"/>
          </w:rPr>
          <w:t>921.</w:t>
        </w:r>
        <w:r w:rsidRPr="00181FFC">
          <w:rPr>
            <w:rFonts w:ascii="Calibri" w:eastAsia="Calibri" w:hAnsi="Calibri" w:cs="Times New Roman"/>
          </w:rPr>
          <w:tab/>
          <w:t>lp "\"…\""</w:t>
        </w:r>
      </w:ins>
    </w:p>
    <w:p w14:paraId="0F79D2E6" w14:textId="77777777" w:rsidR="00181FFC" w:rsidRPr="00181FFC" w:rsidRDefault="00181FFC" w:rsidP="00181FFC">
      <w:pPr>
        <w:spacing w:line="600" w:lineRule="auto"/>
        <w:jc w:val="left"/>
        <w:rPr>
          <w:ins w:id="21418" w:author="UTENTE" w:date="2020-06-30T19:00:00Z"/>
          <w:rFonts w:ascii="Calibri" w:eastAsia="Calibri" w:hAnsi="Calibri" w:cs="Times New Roman"/>
        </w:rPr>
      </w:pPr>
      <w:ins w:id="21419" w:author="UTENTE" w:date="2020-06-30T19:00:00Z">
        <w:r w:rsidRPr="00181FFC">
          <w:rPr>
            <w:rFonts w:ascii="Calibri" w:eastAsia="Calibri" w:hAnsi="Calibri" w:cs="Times New Roman"/>
          </w:rPr>
          <w:t>922.</w:t>
        </w:r>
        <w:r w:rsidRPr="00181FFC">
          <w:rPr>
            <w:rFonts w:ascii="Calibri" w:eastAsia="Calibri" w:hAnsi="Calibri" w:cs="Times New Roman"/>
          </w:rPr>
          <w:tab/>
          <w:t>b "\"Ma sono venuto qui per offrirti un accordo, che penso sia molto generoso.\""</w:t>
        </w:r>
      </w:ins>
    </w:p>
    <w:p w14:paraId="4F9C7122" w14:textId="77777777" w:rsidR="00181FFC" w:rsidRPr="00181FFC" w:rsidRDefault="00181FFC" w:rsidP="00181FFC">
      <w:pPr>
        <w:spacing w:line="600" w:lineRule="auto"/>
        <w:jc w:val="left"/>
        <w:rPr>
          <w:ins w:id="21420" w:author="UTENTE" w:date="2020-06-30T19:00:00Z"/>
          <w:rFonts w:ascii="Calibri" w:eastAsia="Calibri" w:hAnsi="Calibri" w:cs="Times New Roman"/>
        </w:rPr>
      </w:pPr>
      <w:ins w:id="21421" w:author="UTENTE" w:date="2020-06-30T19:00:00Z">
        <w:r w:rsidRPr="00181FFC">
          <w:rPr>
            <w:rFonts w:ascii="Calibri" w:eastAsia="Calibri" w:hAnsi="Calibri" w:cs="Times New Roman"/>
          </w:rPr>
          <w:t>923.</w:t>
        </w:r>
        <w:r w:rsidRPr="00181FFC">
          <w:rPr>
            <w:rFonts w:ascii="Calibri" w:eastAsia="Calibri" w:hAnsi="Calibri" w:cs="Times New Roman"/>
          </w:rPr>
          <w:tab/>
          <w:t>b "\"Lascia San Francisco -- allontanati dalla West Coast stanotte e non tornare mai più.\""</w:t>
        </w:r>
      </w:ins>
    </w:p>
    <w:p w14:paraId="3FAD0C4E" w14:textId="77777777" w:rsidR="00181FFC" w:rsidRPr="00181FFC" w:rsidRDefault="00181FFC" w:rsidP="00181FFC">
      <w:pPr>
        <w:spacing w:line="600" w:lineRule="auto"/>
        <w:jc w:val="left"/>
        <w:rPr>
          <w:ins w:id="21422" w:author="UTENTE" w:date="2020-06-30T19:00:00Z"/>
          <w:rFonts w:ascii="Calibri" w:eastAsia="Calibri" w:hAnsi="Calibri" w:cs="Times New Roman"/>
        </w:rPr>
      </w:pPr>
      <w:ins w:id="21423" w:author="UTENTE" w:date="2020-06-30T19:00:00Z">
        <w:r w:rsidRPr="00181FFC">
          <w:rPr>
            <w:rFonts w:ascii="Calibri" w:eastAsia="Calibri" w:hAnsi="Calibri" w:cs="Times New Roman"/>
          </w:rPr>
          <w:t>924.</w:t>
        </w:r>
        <w:r w:rsidRPr="00181FFC">
          <w:rPr>
            <w:rFonts w:ascii="Calibri" w:eastAsia="Calibri" w:hAnsi="Calibri" w:cs="Times New Roman"/>
          </w:rPr>
          <w:tab/>
          <w:t>b "\"Non vedrai mai più David e non avrai mai l'opportunità di affrontare il suo rapitore faccia a faccia.\""</w:t>
        </w:r>
      </w:ins>
    </w:p>
    <w:p w14:paraId="6CBDD5D7" w14:textId="77777777" w:rsidR="00181FFC" w:rsidRPr="00181FFC" w:rsidRDefault="00181FFC" w:rsidP="00181FFC">
      <w:pPr>
        <w:spacing w:line="600" w:lineRule="auto"/>
        <w:jc w:val="left"/>
        <w:rPr>
          <w:ins w:id="21424" w:author="UTENTE" w:date="2020-06-30T19:00:00Z"/>
          <w:rFonts w:ascii="Calibri" w:eastAsia="Calibri" w:hAnsi="Calibri" w:cs="Times New Roman"/>
        </w:rPr>
      </w:pPr>
      <w:ins w:id="21425" w:author="UTENTE" w:date="2020-06-30T19:00:00Z">
        <w:r w:rsidRPr="00181FFC">
          <w:rPr>
            <w:rFonts w:ascii="Calibri" w:eastAsia="Calibri" w:hAnsi="Calibri" w:cs="Times New Roman"/>
          </w:rPr>
          <w:t>925.</w:t>
        </w:r>
        <w:r w:rsidRPr="00181FFC">
          <w:rPr>
            <w:rFonts w:ascii="Calibri" w:eastAsia="Calibri" w:hAnsi="Calibri" w:cs="Times New Roman"/>
          </w:rPr>
          <w:tab/>
          <w:t>b "\"L'alternativa è…\""</w:t>
        </w:r>
      </w:ins>
    </w:p>
    <w:p w14:paraId="49C17A36" w14:textId="77777777" w:rsidR="00181FFC" w:rsidRPr="00181FFC" w:rsidRDefault="00181FFC" w:rsidP="00181FFC">
      <w:pPr>
        <w:spacing w:line="600" w:lineRule="auto"/>
        <w:jc w:val="left"/>
        <w:rPr>
          <w:ins w:id="21426" w:author="UTENTE" w:date="2020-06-30T19:00:00Z"/>
          <w:rFonts w:ascii="Calibri" w:eastAsia="Calibri" w:hAnsi="Calibri" w:cs="Times New Roman"/>
        </w:rPr>
      </w:pPr>
      <w:ins w:id="21427" w:author="UTENTE" w:date="2020-06-30T19:00:00Z">
        <w:r w:rsidRPr="00181FFC">
          <w:rPr>
            <w:rFonts w:ascii="Calibri" w:eastAsia="Calibri" w:hAnsi="Calibri" w:cs="Times New Roman"/>
          </w:rPr>
          <w:t>926.</w:t>
        </w:r>
        <w:r w:rsidRPr="00181FFC">
          <w:rPr>
            <w:rFonts w:ascii="Calibri" w:eastAsia="Calibri" w:hAnsi="Calibri" w:cs="Times New Roman"/>
          </w:rPr>
          <w:tab/>
          <w:t>mcp "\"…!\""</w:t>
        </w:r>
      </w:ins>
    </w:p>
    <w:p w14:paraId="1E7A530B" w14:textId="77777777" w:rsidR="00181FFC" w:rsidRPr="00181FFC" w:rsidRDefault="00181FFC" w:rsidP="00181FFC">
      <w:pPr>
        <w:spacing w:line="600" w:lineRule="auto"/>
        <w:jc w:val="left"/>
        <w:rPr>
          <w:ins w:id="21428" w:author="UTENTE" w:date="2020-06-30T19:00:00Z"/>
          <w:rFonts w:ascii="Calibri" w:eastAsia="Calibri" w:hAnsi="Calibri" w:cs="Times New Roman"/>
        </w:rPr>
      </w:pPr>
      <w:ins w:id="21429" w:author="UTENTE" w:date="2020-06-30T19:00:00Z">
        <w:r w:rsidRPr="00181FFC">
          <w:rPr>
            <w:rFonts w:ascii="Calibri" w:eastAsia="Calibri" w:hAnsi="Calibri" w:cs="Times New Roman"/>
          </w:rPr>
          <w:t>927.</w:t>
        </w:r>
        <w:r w:rsidRPr="00181FFC">
          <w:rPr>
            <w:rFonts w:ascii="Calibri" w:eastAsia="Calibri" w:hAnsi="Calibri" w:cs="Times New Roman"/>
          </w:rPr>
          <w:tab/>
          <w:t>n "Una mano si poggia sulla mia spalla, allontanandomi improvvisamente da Luka."</w:t>
        </w:r>
      </w:ins>
    </w:p>
    <w:p w14:paraId="55D09646" w14:textId="77777777" w:rsidR="00181FFC" w:rsidRPr="00181FFC" w:rsidRDefault="00181FFC" w:rsidP="00181FFC">
      <w:pPr>
        <w:spacing w:line="600" w:lineRule="auto"/>
        <w:jc w:val="left"/>
        <w:rPr>
          <w:ins w:id="21430" w:author="UTENTE" w:date="2020-06-30T19:00:00Z"/>
          <w:rFonts w:ascii="Calibri" w:eastAsia="Calibri" w:hAnsi="Calibri" w:cs="Times New Roman"/>
          <w:lang w:val="en-US"/>
          <w:rPrChange w:id="21431" w:author="UTENTE" w:date="2020-06-30T19:00:00Z">
            <w:rPr>
              <w:ins w:id="21432" w:author="UTENTE" w:date="2020-06-30T19:00:00Z"/>
              <w:rFonts w:ascii="Calibri" w:eastAsia="Calibri" w:hAnsi="Calibri" w:cs="Times New Roman"/>
            </w:rPr>
          </w:rPrChange>
        </w:rPr>
      </w:pPr>
      <w:ins w:id="21433" w:author="UTENTE" w:date="2020-06-30T19:00:00Z">
        <w:r w:rsidRPr="00181FFC">
          <w:rPr>
            <w:rFonts w:ascii="Calibri" w:eastAsia="Calibri" w:hAnsi="Calibri" w:cs="Times New Roman"/>
            <w:lang w:val="en-US"/>
            <w:rPrChange w:id="21434" w:author="UTENTE" w:date="2020-06-30T19:00:00Z">
              <w:rPr>
                <w:rFonts w:ascii="Calibri" w:eastAsia="Calibri" w:hAnsi="Calibri" w:cs="Times New Roman"/>
              </w:rPr>
            </w:rPrChange>
          </w:rPr>
          <w:t>928.</w:t>
        </w:r>
        <w:r w:rsidRPr="00181FFC">
          <w:rPr>
            <w:rFonts w:ascii="Calibri" w:eastAsia="Calibri" w:hAnsi="Calibri" w:cs="Times New Roman"/>
            <w:lang w:val="en-US"/>
            <w:rPrChange w:id="21435" w:author="UTENTE" w:date="2020-06-30T19:00:00Z">
              <w:rPr>
                <w:rFonts w:ascii="Calibri" w:eastAsia="Calibri" w:hAnsi="Calibri" w:cs="Times New Roman"/>
              </w:rPr>
            </w:rPrChange>
          </w:rPr>
          <w:tab/>
          <w:t>l "\"[mc]…!\"" </w:t>
        </w:r>
        <w:r w:rsidRPr="00181FFC">
          <w:rPr>
            <w:rFonts w:ascii="Calibri" w:eastAsia="Calibri" w:hAnsi="Calibri" w:cs="Times New Roman"/>
            <w:lang w:val="en-US"/>
            <w:rPrChange w:id="21436" w:author="UTENTE" w:date="2020-06-30T19:00:00Z">
              <w:rPr>
                <w:rFonts w:ascii="Calibri" w:eastAsia="Calibri" w:hAnsi="Calibri" w:cs="Times New Roman"/>
              </w:rPr>
            </w:rPrChange>
          </w:rPr>
          <w:br w:type="page"/>
        </w:r>
      </w:ins>
    </w:p>
    <w:p w14:paraId="3E21EDFF" w14:textId="77777777" w:rsidR="00181FFC" w:rsidRPr="00181FFC" w:rsidRDefault="00181FFC" w:rsidP="00181FFC">
      <w:pPr>
        <w:spacing w:line="600" w:lineRule="auto"/>
        <w:jc w:val="left"/>
        <w:rPr>
          <w:ins w:id="21437" w:author="UTENTE" w:date="2020-06-30T19:00:00Z"/>
          <w:rFonts w:ascii="Calibri" w:eastAsia="Calibri" w:hAnsi="Calibri" w:cs="Times New Roman"/>
          <w:lang w:val="en-US"/>
        </w:rPr>
      </w:pPr>
      <w:ins w:id="21438" w:author="UTENTE" w:date="2020-06-30T19:00:00Z">
        <w:r w:rsidRPr="00181FFC">
          <w:rPr>
            <w:rFonts w:ascii="Calibri" w:eastAsia="Calibri" w:hAnsi="Calibri" w:cs="Times New Roman"/>
            <w:lang w:val="en-US"/>
          </w:rPr>
          <w:lastRenderedPageBreak/>
          <w:t>929.</w:t>
        </w:r>
        <w:r w:rsidRPr="00181FFC">
          <w:rPr>
            <w:rFonts w:ascii="Calibri" w:eastAsia="Calibri" w:hAnsi="Calibri" w:cs="Times New Roman"/>
            <w:lang w:val="en-US"/>
          </w:rPr>
          <w:tab/>
          <w:t>bp "\"If you want a chance to release your brother's spirit, and finally take your revenge… Then I will happily give you his kidnapper's identity.\""</w:t>
        </w:r>
      </w:ins>
    </w:p>
    <w:p w14:paraId="36B41F10" w14:textId="77777777" w:rsidR="00181FFC" w:rsidRPr="00181FFC" w:rsidRDefault="00181FFC" w:rsidP="00181FFC">
      <w:pPr>
        <w:spacing w:line="600" w:lineRule="auto"/>
        <w:jc w:val="left"/>
        <w:rPr>
          <w:ins w:id="21439" w:author="UTENTE" w:date="2020-06-30T19:00:00Z"/>
          <w:rFonts w:ascii="Calibri" w:eastAsia="Calibri" w:hAnsi="Calibri" w:cs="Times New Roman"/>
          <w:lang w:val="en-US"/>
        </w:rPr>
      </w:pPr>
      <w:ins w:id="21440" w:author="UTENTE" w:date="2020-06-30T19:00:00Z">
        <w:r w:rsidRPr="00181FFC">
          <w:rPr>
            <w:rFonts w:ascii="Calibri" w:eastAsia="Calibri" w:hAnsi="Calibri" w:cs="Times New Roman"/>
            <w:lang w:val="en-US"/>
          </w:rPr>
          <w:t>930.</w:t>
        </w:r>
        <w:r w:rsidRPr="00181FFC">
          <w:rPr>
            <w:rFonts w:ascii="Calibri" w:eastAsia="Calibri" w:hAnsi="Calibri" w:cs="Times New Roman"/>
            <w:lang w:val="en-US"/>
          </w:rPr>
          <w:tab/>
          <w:t>bp "\"But in exchange, I'll have to take this friend of yours into my coven.\""</w:t>
        </w:r>
      </w:ins>
    </w:p>
    <w:p w14:paraId="371870F8" w14:textId="77777777" w:rsidR="00181FFC" w:rsidRPr="00181FFC" w:rsidRDefault="00181FFC" w:rsidP="00181FFC">
      <w:pPr>
        <w:spacing w:line="600" w:lineRule="auto"/>
        <w:jc w:val="left"/>
        <w:rPr>
          <w:ins w:id="21441" w:author="UTENTE" w:date="2020-06-30T19:00:00Z"/>
          <w:rFonts w:ascii="Calibri" w:eastAsia="Calibri" w:hAnsi="Calibri" w:cs="Times New Roman"/>
          <w:lang w:val="en-US"/>
        </w:rPr>
      </w:pPr>
      <w:ins w:id="21442" w:author="UTENTE" w:date="2020-06-30T19:00:00Z">
        <w:r w:rsidRPr="00181FFC">
          <w:rPr>
            <w:rFonts w:ascii="Calibri" w:eastAsia="Calibri" w:hAnsi="Calibri" w:cs="Times New Roman"/>
            <w:lang w:val="en-US"/>
          </w:rPr>
          <w:t>931.</w:t>
        </w:r>
        <w:r w:rsidRPr="00181FFC">
          <w:rPr>
            <w:rFonts w:ascii="Calibri" w:eastAsia="Calibri" w:hAnsi="Calibri" w:cs="Times New Roman"/>
            <w:lang w:val="en-US"/>
          </w:rPr>
          <w:tab/>
          <w:t>mcp "\"…\""</w:t>
        </w:r>
      </w:ins>
    </w:p>
    <w:p w14:paraId="3FB2B0DC" w14:textId="77777777" w:rsidR="00181FFC" w:rsidRPr="00181FFC" w:rsidRDefault="00181FFC" w:rsidP="00181FFC">
      <w:pPr>
        <w:spacing w:line="600" w:lineRule="auto"/>
        <w:jc w:val="left"/>
        <w:rPr>
          <w:ins w:id="21443" w:author="UTENTE" w:date="2020-06-30T19:00:00Z"/>
          <w:rFonts w:ascii="Calibri" w:eastAsia="Calibri" w:hAnsi="Calibri" w:cs="Times New Roman"/>
          <w:lang w:val="en-US"/>
        </w:rPr>
      </w:pPr>
      <w:ins w:id="21444" w:author="UTENTE" w:date="2020-06-30T19:00:00Z">
        <w:r w:rsidRPr="00181FFC">
          <w:rPr>
            <w:rFonts w:ascii="Calibri" w:eastAsia="Calibri" w:hAnsi="Calibri" w:cs="Times New Roman"/>
            <w:lang w:val="en-US"/>
          </w:rPr>
          <w:t>932.</w:t>
        </w:r>
        <w:r w:rsidRPr="00181FFC">
          <w:rPr>
            <w:rFonts w:ascii="Calibri" w:eastAsia="Calibri" w:hAnsi="Calibri" w:cs="Times New Roman"/>
            <w:lang w:val="en-US"/>
          </w:rPr>
          <w:tab/>
          <w:t>n "Struck speechless, I stand frozen next to Bishop, who still holds my shoulder in his clawed grasp."</w:t>
        </w:r>
      </w:ins>
    </w:p>
    <w:p w14:paraId="4537CECC" w14:textId="77777777" w:rsidR="00181FFC" w:rsidRPr="00181FFC" w:rsidRDefault="00181FFC" w:rsidP="00181FFC">
      <w:pPr>
        <w:spacing w:line="600" w:lineRule="auto"/>
        <w:jc w:val="left"/>
        <w:rPr>
          <w:ins w:id="21445" w:author="UTENTE" w:date="2020-06-30T19:00:00Z"/>
          <w:rFonts w:ascii="Calibri" w:eastAsia="Calibri" w:hAnsi="Calibri" w:cs="Times New Roman"/>
          <w:lang w:val="en-US"/>
        </w:rPr>
      </w:pPr>
      <w:ins w:id="21446" w:author="UTENTE" w:date="2020-06-30T19:00:00Z">
        <w:r w:rsidRPr="00181FFC">
          <w:rPr>
            <w:rFonts w:ascii="Calibri" w:eastAsia="Calibri" w:hAnsi="Calibri" w:cs="Times New Roman"/>
            <w:lang w:val="en-US"/>
          </w:rPr>
          <w:t>933.</w:t>
        </w:r>
        <w:r w:rsidRPr="00181FFC">
          <w:rPr>
            <w:rFonts w:ascii="Calibri" w:eastAsia="Calibri" w:hAnsi="Calibri" w:cs="Times New Roman"/>
            <w:lang w:val="en-US"/>
          </w:rPr>
          <w:tab/>
          <w:t>n "He wants to turn me… into a vampire?"</w:t>
        </w:r>
      </w:ins>
    </w:p>
    <w:p w14:paraId="09055103" w14:textId="77777777" w:rsidR="00181FFC" w:rsidRPr="00181FFC" w:rsidRDefault="00181FFC" w:rsidP="00181FFC">
      <w:pPr>
        <w:spacing w:line="600" w:lineRule="auto"/>
        <w:jc w:val="left"/>
        <w:rPr>
          <w:ins w:id="21447" w:author="UTENTE" w:date="2020-06-30T19:00:00Z"/>
          <w:rFonts w:ascii="Calibri" w:eastAsia="Calibri" w:hAnsi="Calibri" w:cs="Times New Roman"/>
          <w:lang w:val="en-US"/>
        </w:rPr>
      </w:pPr>
      <w:ins w:id="21448" w:author="UTENTE" w:date="2020-06-30T19:00:00Z">
        <w:r w:rsidRPr="00181FFC">
          <w:rPr>
            <w:rFonts w:ascii="Calibri" w:eastAsia="Calibri" w:hAnsi="Calibri" w:cs="Times New Roman"/>
            <w:lang w:val="en-US"/>
          </w:rPr>
          <w:t>934.</w:t>
        </w:r>
        <w:r w:rsidRPr="00181FFC">
          <w:rPr>
            <w:rFonts w:ascii="Calibri" w:eastAsia="Calibri" w:hAnsi="Calibri" w:cs="Times New Roman"/>
            <w:lang w:val="en-US"/>
          </w:rPr>
          <w:tab/>
          <w:t>bp "\"He'll simply join our ranks, a novitiate of the night.\""</w:t>
        </w:r>
      </w:ins>
    </w:p>
    <w:p w14:paraId="2C019EF5" w14:textId="77777777" w:rsidR="00181FFC" w:rsidRPr="00181FFC" w:rsidRDefault="00181FFC" w:rsidP="00181FFC">
      <w:pPr>
        <w:spacing w:line="600" w:lineRule="auto"/>
        <w:jc w:val="left"/>
        <w:rPr>
          <w:ins w:id="21449" w:author="UTENTE" w:date="2020-06-30T19:00:00Z"/>
          <w:rFonts w:ascii="Calibri" w:eastAsia="Calibri" w:hAnsi="Calibri" w:cs="Times New Roman"/>
          <w:lang w:val="en-US"/>
        </w:rPr>
      </w:pPr>
      <w:ins w:id="21450" w:author="UTENTE" w:date="2020-06-30T19:00:00Z">
        <w:r w:rsidRPr="00181FFC">
          <w:rPr>
            <w:rFonts w:ascii="Calibri" w:eastAsia="Calibri" w:hAnsi="Calibri" w:cs="Times New Roman"/>
            <w:lang w:val="en-US"/>
          </w:rPr>
          <w:t>935.</w:t>
        </w:r>
        <w:r w:rsidRPr="00181FFC">
          <w:rPr>
            <w:rFonts w:ascii="Calibri" w:eastAsia="Calibri" w:hAnsi="Calibri" w:cs="Times New Roman"/>
            <w:lang w:val="en-US"/>
          </w:rPr>
          <w:tab/>
          <w:t>bp "\"His body will take well to the affliction, as the nature of his blood makes him particularly receptive… And I'm in need of a skilled subordinate.\""</w:t>
        </w:r>
      </w:ins>
    </w:p>
    <w:p w14:paraId="553BDFB0" w14:textId="77777777" w:rsidR="00181FFC" w:rsidRPr="00181FFC" w:rsidRDefault="00181FFC" w:rsidP="00181FFC">
      <w:pPr>
        <w:spacing w:line="600" w:lineRule="auto"/>
        <w:jc w:val="left"/>
        <w:rPr>
          <w:ins w:id="21451" w:author="UTENTE" w:date="2020-06-30T19:00:00Z"/>
          <w:rFonts w:ascii="Calibri" w:eastAsia="Calibri" w:hAnsi="Calibri" w:cs="Times New Roman"/>
          <w:lang w:val="en-US"/>
        </w:rPr>
      </w:pPr>
      <w:ins w:id="21452" w:author="UTENTE" w:date="2020-06-30T19:00:00Z">
        <w:r w:rsidRPr="00181FFC">
          <w:rPr>
            <w:rFonts w:ascii="Calibri" w:eastAsia="Calibri" w:hAnsi="Calibri" w:cs="Times New Roman"/>
            <w:lang w:val="en-US"/>
          </w:rPr>
          <w:t>936.</w:t>
        </w:r>
        <w:r w:rsidRPr="00181FFC">
          <w:rPr>
            <w:rFonts w:ascii="Calibri" w:eastAsia="Calibri" w:hAnsi="Calibri" w:cs="Times New Roman"/>
            <w:lang w:val="en-US"/>
          </w:rPr>
          <w:tab/>
          <w:t>bp "\"A worthy, simple trade, wouldn't you say?\""</w:t>
        </w:r>
      </w:ins>
    </w:p>
    <w:p w14:paraId="75015619" w14:textId="77777777" w:rsidR="00181FFC" w:rsidRPr="00181FFC" w:rsidRDefault="00181FFC" w:rsidP="00181FFC">
      <w:pPr>
        <w:spacing w:line="600" w:lineRule="auto"/>
        <w:jc w:val="left"/>
        <w:rPr>
          <w:ins w:id="21453" w:author="UTENTE" w:date="2020-06-30T19:00:00Z"/>
          <w:rFonts w:ascii="Calibri" w:eastAsia="Calibri" w:hAnsi="Calibri" w:cs="Times New Roman"/>
          <w:lang w:val="en-US"/>
        </w:rPr>
      </w:pPr>
      <w:ins w:id="21454" w:author="UTENTE" w:date="2020-06-30T19:00:00Z">
        <w:r w:rsidRPr="00181FFC">
          <w:rPr>
            <w:rFonts w:ascii="Calibri" w:eastAsia="Calibri" w:hAnsi="Calibri" w:cs="Times New Roman"/>
            <w:lang w:val="en-US"/>
          </w:rPr>
          <w:t>937.</w:t>
        </w:r>
        <w:r w:rsidRPr="00181FFC">
          <w:rPr>
            <w:rFonts w:ascii="Calibri" w:eastAsia="Calibri" w:hAnsi="Calibri" w:cs="Times New Roman"/>
            <w:lang w:val="en-US"/>
          </w:rPr>
          <w:tab/>
          <w:t>l "\"B-but I… [mc] is…\""</w:t>
        </w:r>
      </w:ins>
    </w:p>
    <w:p w14:paraId="4F510441" w14:textId="77777777" w:rsidR="00181FFC" w:rsidRPr="00181FFC" w:rsidRDefault="00181FFC" w:rsidP="00181FFC">
      <w:pPr>
        <w:spacing w:line="600" w:lineRule="auto"/>
        <w:jc w:val="left"/>
        <w:rPr>
          <w:ins w:id="21455" w:author="UTENTE" w:date="2020-06-30T19:00:00Z"/>
          <w:rFonts w:ascii="Calibri" w:eastAsia="Calibri" w:hAnsi="Calibri" w:cs="Times New Roman"/>
          <w:lang w:val="en-US"/>
        </w:rPr>
      </w:pPr>
      <w:ins w:id="21456" w:author="UTENTE" w:date="2020-06-30T19:00:00Z">
        <w:r w:rsidRPr="00181FFC">
          <w:rPr>
            <w:rFonts w:ascii="Calibri" w:eastAsia="Calibri" w:hAnsi="Calibri" w:cs="Times New Roman"/>
            <w:lang w:val="en-US"/>
          </w:rPr>
          <w:t>938.</w:t>
        </w:r>
        <w:r w:rsidRPr="00181FFC">
          <w:rPr>
            <w:rFonts w:ascii="Calibri" w:eastAsia="Calibri" w:hAnsi="Calibri" w:cs="Times New Roman"/>
            <w:lang w:val="en-US"/>
          </w:rPr>
          <w:tab/>
          <w:t>l "\"How can you ask me to just give him up like that?\""</w:t>
        </w:r>
      </w:ins>
    </w:p>
    <w:p w14:paraId="721CFF29" w14:textId="77777777" w:rsidR="00181FFC" w:rsidRPr="00181FFC" w:rsidRDefault="00181FFC" w:rsidP="00181FFC">
      <w:pPr>
        <w:spacing w:line="600" w:lineRule="auto"/>
        <w:jc w:val="left"/>
        <w:rPr>
          <w:ins w:id="21457" w:author="UTENTE" w:date="2020-06-30T19:00:00Z"/>
          <w:rFonts w:ascii="Calibri" w:eastAsia="Calibri" w:hAnsi="Calibri" w:cs="Times New Roman"/>
          <w:lang w:val="en-US"/>
        </w:rPr>
      </w:pPr>
      <w:ins w:id="21458" w:author="UTENTE" w:date="2020-06-30T19:00:00Z">
        <w:r w:rsidRPr="00181FFC">
          <w:rPr>
            <w:rFonts w:ascii="Calibri" w:eastAsia="Calibri" w:hAnsi="Calibri" w:cs="Times New Roman"/>
            <w:lang w:val="en-US"/>
          </w:rPr>
          <w:t>939.</w:t>
        </w:r>
        <w:r w:rsidRPr="00181FFC">
          <w:rPr>
            <w:rFonts w:ascii="Calibri" w:eastAsia="Calibri" w:hAnsi="Calibri" w:cs="Times New Roman"/>
            <w:lang w:val="en-US"/>
          </w:rPr>
          <w:tab/>
          <w:t>bp "\"Revenge always has a price, Luka.\""</w:t>
        </w:r>
      </w:ins>
    </w:p>
    <w:p w14:paraId="5D75C805" w14:textId="77777777" w:rsidR="00181FFC" w:rsidRPr="00181FFC" w:rsidRDefault="00181FFC" w:rsidP="00181FFC">
      <w:pPr>
        <w:spacing w:line="600" w:lineRule="auto"/>
        <w:jc w:val="left"/>
        <w:rPr>
          <w:ins w:id="21459" w:author="UTENTE" w:date="2020-06-30T19:00:00Z"/>
          <w:rFonts w:ascii="Calibri" w:eastAsia="Calibri" w:hAnsi="Calibri" w:cs="Times New Roman"/>
          <w:lang w:val="en-US"/>
        </w:rPr>
      </w:pPr>
      <w:ins w:id="21460" w:author="UTENTE" w:date="2020-06-30T19:00:00Z">
        <w:r w:rsidRPr="00181FFC">
          <w:rPr>
            <w:rFonts w:ascii="Calibri" w:eastAsia="Calibri" w:hAnsi="Calibri" w:cs="Times New Roman"/>
            <w:lang w:val="en-US"/>
          </w:rPr>
          <w:t>940.</w:t>
        </w:r>
        <w:r w:rsidRPr="00181FFC">
          <w:rPr>
            <w:rFonts w:ascii="Calibri" w:eastAsia="Calibri" w:hAnsi="Calibri" w:cs="Times New Roman"/>
            <w:lang w:val="en-US"/>
          </w:rPr>
          <w:tab/>
          <w:t>bp "\"Whether it's a possession, a companion, or within oneself… There is always a price.\""</w:t>
        </w:r>
      </w:ins>
    </w:p>
    <w:p w14:paraId="0A875909" w14:textId="77777777" w:rsidR="00181FFC" w:rsidRPr="00181FFC" w:rsidRDefault="00181FFC" w:rsidP="00181FFC">
      <w:pPr>
        <w:spacing w:line="600" w:lineRule="auto"/>
        <w:jc w:val="left"/>
        <w:rPr>
          <w:ins w:id="21461" w:author="UTENTE" w:date="2020-06-30T19:00:00Z"/>
          <w:rFonts w:ascii="Calibri" w:eastAsia="Calibri" w:hAnsi="Calibri" w:cs="Times New Roman"/>
          <w:lang w:val="en-US"/>
        </w:rPr>
      </w:pPr>
      <w:ins w:id="21462" w:author="UTENTE" w:date="2020-06-30T19:00:00Z">
        <w:r w:rsidRPr="00181FFC">
          <w:rPr>
            <w:rFonts w:ascii="Calibri" w:eastAsia="Calibri" w:hAnsi="Calibri" w:cs="Times New Roman"/>
            <w:lang w:val="en-US"/>
          </w:rPr>
          <w:t>941.</w:t>
        </w:r>
        <w:r w:rsidRPr="00181FFC">
          <w:rPr>
            <w:rFonts w:ascii="Calibri" w:eastAsia="Calibri" w:hAnsi="Calibri" w:cs="Times New Roman"/>
            <w:lang w:val="en-US"/>
          </w:rPr>
          <w:tab/>
          <w:t>bp "\"But isn't it one you're willing to pay?\""</w:t>
        </w:r>
      </w:ins>
    </w:p>
    <w:p w14:paraId="056F735B" w14:textId="77777777" w:rsidR="00181FFC" w:rsidRPr="00181FFC" w:rsidRDefault="00181FFC" w:rsidP="00181FFC">
      <w:pPr>
        <w:spacing w:line="600" w:lineRule="auto"/>
        <w:jc w:val="left"/>
        <w:rPr>
          <w:ins w:id="21463" w:author="UTENTE" w:date="2020-06-30T19:00:00Z"/>
          <w:rFonts w:ascii="Calibri" w:eastAsia="Calibri" w:hAnsi="Calibri" w:cs="Times New Roman"/>
          <w:lang w:val="en-US"/>
          <w:rPrChange w:id="21464" w:author="UTENTE" w:date="2020-06-30T19:00:00Z">
            <w:rPr>
              <w:ins w:id="21465" w:author="UTENTE" w:date="2020-06-30T19:00:00Z"/>
              <w:rFonts w:ascii="Calibri" w:eastAsia="Calibri" w:hAnsi="Calibri" w:cs="Times New Roman"/>
            </w:rPr>
          </w:rPrChange>
        </w:rPr>
      </w:pPr>
      <w:ins w:id="21466" w:author="UTENTE" w:date="2020-06-30T19:00:00Z">
        <w:r w:rsidRPr="00181FFC">
          <w:rPr>
            <w:rFonts w:ascii="Calibri" w:eastAsia="Calibri" w:hAnsi="Calibri" w:cs="Times New Roman"/>
            <w:lang w:val="en-US"/>
            <w:rPrChange w:id="21467" w:author="UTENTE" w:date="2020-06-30T19:00:00Z">
              <w:rPr>
                <w:rFonts w:ascii="Calibri" w:eastAsia="Calibri" w:hAnsi="Calibri" w:cs="Times New Roman"/>
              </w:rPr>
            </w:rPrChange>
          </w:rPr>
          <w:t>942.</w:t>
        </w:r>
        <w:r w:rsidRPr="00181FFC">
          <w:rPr>
            <w:rFonts w:ascii="Calibri" w:eastAsia="Calibri" w:hAnsi="Calibri" w:cs="Times New Roman"/>
            <w:lang w:val="en-US"/>
            <w:rPrChange w:id="21468" w:author="UTENTE" w:date="2020-06-30T19:00:00Z">
              <w:rPr>
                <w:rFonts w:ascii="Calibri" w:eastAsia="Calibri" w:hAnsi="Calibri" w:cs="Times New Roman"/>
              </w:rPr>
            </w:rPrChange>
          </w:rPr>
          <w:tab/>
          <w:t>l "\"…\""</w:t>
        </w:r>
      </w:ins>
    </w:p>
    <w:p w14:paraId="1FA92FAB" w14:textId="77777777" w:rsidR="00181FFC" w:rsidRPr="00181FFC" w:rsidRDefault="00181FFC" w:rsidP="00181FFC">
      <w:pPr>
        <w:spacing w:line="600" w:lineRule="auto"/>
        <w:jc w:val="left"/>
        <w:rPr>
          <w:ins w:id="21469" w:author="UTENTE" w:date="2020-06-30T19:00:00Z"/>
          <w:rFonts w:ascii="Calibri" w:eastAsia="Calibri" w:hAnsi="Calibri" w:cs="Times New Roman"/>
          <w:lang w:val="en-US"/>
        </w:rPr>
      </w:pPr>
      <w:ins w:id="21470" w:author="UTENTE" w:date="2020-06-30T19:00:00Z">
        <w:r w:rsidRPr="00181FFC">
          <w:rPr>
            <w:rFonts w:ascii="Calibri" w:eastAsia="Calibri" w:hAnsi="Calibri" w:cs="Times New Roman"/>
            <w:lang w:val="en-US"/>
          </w:rPr>
          <w:t>943.</w:t>
        </w:r>
        <w:r w:rsidRPr="00181FFC">
          <w:rPr>
            <w:rFonts w:ascii="Calibri" w:eastAsia="Calibri" w:hAnsi="Calibri" w:cs="Times New Roman"/>
            <w:lang w:val="en-US"/>
          </w:rPr>
          <w:tab/>
          <w:t>n "Bishop's dangling the thing he's always wanted right in front of his eyes."</w:t>
        </w:r>
        <w:r w:rsidRPr="00181FFC">
          <w:rPr>
            <w:rFonts w:ascii="Calibri" w:eastAsia="Calibri" w:hAnsi="Calibri" w:cs="Times New Roman"/>
            <w:lang w:val="en-US"/>
          </w:rPr>
          <w:br w:type="page"/>
        </w:r>
      </w:ins>
    </w:p>
    <w:p w14:paraId="38968325" w14:textId="77777777" w:rsidR="00181FFC" w:rsidRPr="00181FFC" w:rsidRDefault="00181FFC" w:rsidP="00181FFC">
      <w:pPr>
        <w:spacing w:line="600" w:lineRule="auto"/>
        <w:jc w:val="left"/>
        <w:rPr>
          <w:ins w:id="21471" w:author="UTENTE" w:date="2020-06-30T19:00:00Z"/>
          <w:rFonts w:ascii="Calibri" w:eastAsia="Calibri" w:hAnsi="Calibri" w:cs="Times New Roman"/>
        </w:rPr>
      </w:pPr>
      <w:ins w:id="21472" w:author="UTENTE" w:date="2020-06-30T19:00:00Z">
        <w:r w:rsidRPr="00181FFC">
          <w:rPr>
            <w:rFonts w:ascii="Calibri" w:eastAsia="Calibri" w:hAnsi="Calibri" w:cs="Times New Roman"/>
          </w:rPr>
          <w:lastRenderedPageBreak/>
          <w:t>929.</w:t>
        </w:r>
        <w:r w:rsidRPr="00181FFC">
          <w:rPr>
            <w:rFonts w:ascii="Calibri" w:eastAsia="Calibri" w:hAnsi="Calibri" w:cs="Times New Roman"/>
          </w:rPr>
          <w:tab/>
          <w:t>bp "\"Se vuoi avere una possibilità si liberare lo spirito di tuo fratello e ottenere finalmente la tua vendetta… Allora ti rivelerò felicemente l'identità del rapitore.\""</w:t>
        </w:r>
      </w:ins>
    </w:p>
    <w:p w14:paraId="0131FBFC" w14:textId="77777777" w:rsidR="00181FFC" w:rsidRPr="00181FFC" w:rsidRDefault="00181FFC" w:rsidP="00181FFC">
      <w:pPr>
        <w:spacing w:line="600" w:lineRule="auto"/>
        <w:jc w:val="left"/>
        <w:rPr>
          <w:ins w:id="21473" w:author="UTENTE" w:date="2020-06-30T19:00:00Z"/>
          <w:rFonts w:ascii="Calibri" w:eastAsia="Calibri" w:hAnsi="Calibri" w:cs="Times New Roman"/>
        </w:rPr>
      </w:pPr>
      <w:ins w:id="21474" w:author="UTENTE" w:date="2020-06-30T19:00:00Z">
        <w:r w:rsidRPr="00181FFC">
          <w:rPr>
            <w:rFonts w:ascii="Calibri" w:eastAsia="Calibri" w:hAnsi="Calibri" w:cs="Times New Roman"/>
          </w:rPr>
          <w:t>930.</w:t>
        </w:r>
        <w:r w:rsidRPr="00181FFC">
          <w:rPr>
            <w:rFonts w:ascii="Calibri" w:eastAsia="Calibri" w:hAnsi="Calibri" w:cs="Times New Roman"/>
          </w:rPr>
          <w:tab/>
          <w:t>bp "\"Ma in cambio, dovrò far entrare il tuo amichetto nel coven.\""</w:t>
        </w:r>
      </w:ins>
    </w:p>
    <w:p w14:paraId="759CA858" w14:textId="77777777" w:rsidR="00181FFC" w:rsidRPr="00181FFC" w:rsidRDefault="00181FFC" w:rsidP="00181FFC">
      <w:pPr>
        <w:spacing w:line="600" w:lineRule="auto"/>
        <w:jc w:val="left"/>
        <w:rPr>
          <w:ins w:id="21475" w:author="UTENTE" w:date="2020-06-30T19:00:00Z"/>
          <w:rFonts w:ascii="Calibri" w:eastAsia="Calibri" w:hAnsi="Calibri" w:cs="Times New Roman"/>
        </w:rPr>
      </w:pPr>
      <w:ins w:id="21476" w:author="UTENTE" w:date="2020-06-30T19:00:00Z">
        <w:r w:rsidRPr="00181FFC">
          <w:rPr>
            <w:rFonts w:ascii="Calibri" w:eastAsia="Calibri" w:hAnsi="Calibri" w:cs="Times New Roman"/>
          </w:rPr>
          <w:t>931.</w:t>
        </w:r>
        <w:r w:rsidRPr="00181FFC">
          <w:rPr>
            <w:rFonts w:ascii="Calibri" w:eastAsia="Calibri" w:hAnsi="Calibri" w:cs="Times New Roman"/>
          </w:rPr>
          <w:tab/>
          <w:t>mcp "\"…\""</w:t>
        </w:r>
      </w:ins>
    </w:p>
    <w:p w14:paraId="15F321D9" w14:textId="77777777" w:rsidR="00181FFC" w:rsidRPr="00181FFC" w:rsidRDefault="00181FFC" w:rsidP="00181FFC">
      <w:pPr>
        <w:spacing w:line="600" w:lineRule="auto"/>
        <w:jc w:val="left"/>
        <w:rPr>
          <w:ins w:id="21477" w:author="UTENTE" w:date="2020-06-30T19:00:00Z"/>
          <w:rFonts w:ascii="Calibri" w:eastAsia="Calibri" w:hAnsi="Calibri" w:cs="Times New Roman"/>
        </w:rPr>
      </w:pPr>
      <w:ins w:id="21478" w:author="UTENTE" w:date="2020-06-30T19:00:00Z">
        <w:r w:rsidRPr="00181FFC">
          <w:rPr>
            <w:rFonts w:ascii="Calibri" w:eastAsia="Calibri" w:hAnsi="Calibri" w:cs="Times New Roman"/>
          </w:rPr>
          <w:t>932.</w:t>
        </w:r>
        <w:r w:rsidRPr="00181FFC">
          <w:rPr>
            <w:rFonts w:ascii="Calibri" w:eastAsia="Calibri" w:hAnsi="Calibri" w:cs="Times New Roman"/>
          </w:rPr>
          <w:tab/>
          <w:t>n "Senza parole per lo shock, rimango immobile accanto a Bishop, che ancora mi tiene la spalla stretta fra i suoi artigli."</w:t>
        </w:r>
      </w:ins>
    </w:p>
    <w:p w14:paraId="2B6633D0" w14:textId="77777777" w:rsidR="00181FFC" w:rsidRPr="00181FFC" w:rsidRDefault="00181FFC" w:rsidP="00181FFC">
      <w:pPr>
        <w:spacing w:line="600" w:lineRule="auto"/>
        <w:jc w:val="left"/>
        <w:rPr>
          <w:ins w:id="21479" w:author="UTENTE" w:date="2020-06-30T19:00:00Z"/>
          <w:rFonts w:ascii="Calibri" w:eastAsia="Calibri" w:hAnsi="Calibri" w:cs="Times New Roman"/>
        </w:rPr>
      </w:pPr>
      <w:ins w:id="21480" w:author="UTENTE" w:date="2020-06-30T19:00:00Z">
        <w:r w:rsidRPr="00181FFC">
          <w:rPr>
            <w:rFonts w:ascii="Calibri" w:eastAsia="Calibri" w:hAnsi="Calibri" w:cs="Times New Roman"/>
          </w:rPr>
          <w:t>933.</w:t>
        </w:r>
        <w:r w:rsidRPr="00181FFC">
          <w:rPr>
            <w:rFonts w:ascii="Calibri" w:eastAsia="Calibri" w:hAnsi="Calibri" w:cs="Times New Roman"/>
          </w:rPr>
          <w:tab/>
          <w:t>n "Mi vuole trasformare in un… vampiro?"</w:t>
        </w:r>
      </w:ins>
    </w:p>
    <w:p w14:paraId="0ADE6BF6" w14:textId="77777777" w:rsidR="00181FFC" w:rsidRPr="00181FFC" w:rsidRDefault="00181FFC" w:rsidP="00181FFC">
      <w:pPr>
        <w:spacing w:line="600" w:lineRule="auto"/>
        <w:jc w:val="left"/>
        <w:rPr>
          <w:ins w:id="21481" w:author="UTENTE" w:date="2020-06-30T19:00:00Z"/>
          <w:rFonts w:ascii="Calibri" w:eastAsia="Calibri" w:hAnsi="Calibri" w:cs="Times New Roman"/>
        </w:rPr>
      </w:pPr>
      <w:ins w:id="21482" w:author="UTENTE" w:date="2020-06-30T19:00:00Z">
        <w:r w:rsidRPr="00181FFC">
          <w:rPr>
            <w:rFonts w:ascii="Calibri" w:eastAsia="Calibri" w:hAnsi="Calibri" w:cs="Times New Roman"/>
          </w:rPr>
          <w:t>934.</w:t>
        </w:r>
        <w:r w:rsidRPr="00181FFC">
          <w:rPr>
            <w:rFonts w:ascii="Calibri" w:eastAsia="Calibri" w:hAnsi="Calibri" w:cs="Times New Roman"/>
          </w:rPr>
          <w:tab/>
          <w:t>bp "\"Si aggiungerà ai nostri ranghi, un novizio della notte.\""</w:t>
        </w:r>
      </w:ins>
    </w:p>
    <w:p w14:paraId="11E07517" w14:textId="77777777" w:rsidR="00181FFC" w:rsidRPr="00181FFC" w:rsidRDefault="00181FFC" w:rsidP="00181FFC">
      <w:pPr>
        <w:spacing w:line="600" w:lineRule="auto"/>
        <w:jc w:val="left"/>
        <w:rPr>
          <w:ins w:id="21483" w:author="UTENTE" w:date="2020-06-30T19:00:00Z"/>
          <w:rFonts w:ascii="Calibri" w:eastAsia="Calibri" w:hAnsi="Calibri" w:cs="Times New Roman"/>
        </w:rPr>
      </w:pPr>
      <w:ins w:id="21484" w:author="UTENTE" w:date="2020-06-30T19:00:00Z">
        <w:r w:rsidRPr="00181FFC">
          <w:rPr>
            <w:rFonts w:ascii="Calibri" w:eastAsia="Calibri" w:hAnsi="Calibri" w:cs="Times New Roman"/>
          </w:rPr>
          <w:t>935.</w:t>
        </w:r>
        <w:r w:rsidRPr="00181FFC">
          <w:rPr>
            <w:rFonts w:ascii="Calibri" w:eastAsia="Calibri" w:hAnsi="Calibri" w:cs="Times New Roman"/>
          </w:rPr>
          <w:tab/>
          <w:t>bp "\"Il suo corpo sopporterà bene la sofferenza, dato che la natura stessa del suo sangue lo rende particolarmente ricettivo… E io sono in cerca di un abile sottoposto.\""</w:t>
        </w:r>
      </w:ins>
    </w:p>
    <w:p w14:paraId="6AF8BA16" w14:textId="77777777" w:rsidR="00181FFC" w:rsidRPr="00181FFC" w:rsidRDefault="00181FFC" w:rsidP="00181FFC">
      <w:pPr>
        <w:spacing w:line="600" w:lineRule="auto"/>
        <w:jc w:val="left"/>
        <w:rPr>
          <w:ins w:id="21485" w:author="UTENTE" w:date="2020-06-30T19:00:00Z"/>
          <w:rFonts w:ascii="Calibri" w:eastAsia="Calibri" w:hAnsi="Calibri" w:cs="Times New Roman"/>
        </w:rPr>
      </w:pPr>
      <w:ins w:id="21486" w:author="UTENTE" w:date="2020-06-30T19:00:00Z">
        <w:r w:rsidRPr="00181FFC">
          <w:rPr>
            <w:rFonts w:ascii="Calibri" w:eastAsia="Calibri" w:hAnsi="Calibri" w:cs="Times New Roman"/>
          </w:rPr>
          <w:t>936.</w:t>
        </w:r>
        <w:r w:rsidRPr="00181FFC">
          <w:rPr>
            <w:rFonts w:ascii="Calibri" w:eastAsia="Calibri" w:hAnsi="Calibri" w:cs="Times New Roman"/>
          </w:rPr>
          <w:tab/>
          <w:t>bp "\"Uno scambio facile e conveniente, non trovi?\""</w:t>
        </w:r>
      </w:ins>
    </w:p>
    <w:p w14:paraId="6307C9D0" w14:textId="77777777" w:rsidR="00181FFC" w:rsidRPr="00181FFC" w:rsidRDefault="00181FFC" w:rsidP="00181FFC">
      <w:pPr>
        <w:spacing w:line="600" w:lineRule="auto"/>
        <w:jc w:val="left"/>
        <w:rPr>
          <w:ins w:id="21487" w:author="UTENTE" w:date="2020-06-30T19:00:00Z"/>
          <w:rFonts w:ascii="Calibri" w:eastAsia="Calibri" w:hAnsi="Calibri" w:cs="Times New Roman"/>
        </w:rPr>
      </w:pPr>
      <w:ins w:id="21488" w:author="UTENTE" w:date="2020-06-30T19:00:00Z">
        <w:r w:rsidRPr="00181FFC">
          <w:rPr>
            <w:rFonts w:ascii="Calibri" w:eastAsia="Calibri" w:hAnsi="Calibri" w:cs="Times New Roman"/>
          </w:rPr>
          <w:t>937.</w:t>
        </w:r>
        <w:r w:rsidRPr="00181FFC">
          <w:rPr>
            <w:rFonts w:ascii="Calibri" w:eastAsia="Calibri" w:hAnsi="Calibri" w:cs="Times New Roman"/>
          </w:rPr>
          <w:tab/>
          <w:t>l "\"M-ma io… [mc] è…\""</w:t>
        </w:r>
      </w:ins>
    </w:p>
    <w:p w14:paraId="3CD61917" w14:textId="77777777" w:rsidR="00181FFC" w:rsidRPr="00181FFC" w:rsidRDefault="00181FFC" w:rsidP="00181FFC">
      <w:pPr>
        <w:spacing w:line="600" w:lineRule="auto"/>
        <w:jc w:val="left"/>
        <w:rPr>
          <w:ins w:id="21489" w:author="UTENTE" w:date="2020-06-30T19:00:00Z"/>
          <w:rFonts w:ascii="Calibri" w:eastAsia="Calibri" w:hAnsi="Calibri" w:cs="Times New Roman"/>
        </w:rPr>
      </w:pPr>
      <w:ins w:id="21490" w:author="UTENTE" w:date="2020-06-30T19:00:00Z">
        <w:r w:rsidRPr="00181FFC">
          <w:rPr>
            <w:rFonts w:ascii="Calibri" w:eastAsia="Calibri" w:hAnsi="Calibri" w:cs="Times New Roman"/>
          </w:rPr>
          <w:t>938.</w:t>
        </w:r>
        <w:r w:rsidRPr="00181FFC">
          <w:rPr>
            <w:rFonts w:ascii="Calibri" w:eastAsia="Calibri" w:hAnsi="Calibri" w:cs="Times New Roman"/>
          </w:rPr>
          <w:tab/>
          <w:t>l "\"Come puoi chiedermi dal rinunciare a lui così?\""</w:t>
        </w:r>
      </w:ins>
    </w:p>
    <w:p w14:paraId="7C8D49BD" w14:textId="77777777" w:rsidR="00181FFC" w:rsidRPr="00181FFC" w:rsidRDefault="00181FFC" w:rsidP="00181FFC">
      <w:pPr>
        <w:spacing w:line="600" w:lineRule="auto"/>
        <w:jc w:val="left"/>
        <w:rPr>
          <w:ins w:id="21491" w:author="UTENTE" w:date="2020-06-30T19:00:00Z"/>
          <w:rFonts w:ascii="Calibri" w:eastAsia="Calibri" w:hAnsi="Calibri" w:cs="Times New Roman"/>
        </w:rPr>
      </w:pPr>
      <w:ins w:id="21492" w:author="UTENTE" w:date="2020-06-30T19:00:00Z">
        <w:r w:rsidRPr="00181FFC">
          <w:rPr>
            <w:rFonts w:ascii="Calibri" w:eastAsia="Calibri" w:hAnsi="Calibri" w:cs="Times New Roman"/>
          </w:rPr>
          <w:t>939.</w:t>
        </w:r>
        <w:r w:rsidRPr="00181FFC">
          <w:rPr>
            <w:rFonts w:ascii="Calibri" w:eastAsia="Calibri" w:hAnsi="Calibri" w:cs="Times New Roman"/>
          </w:rPr>
          <w:tab/>
          <w:t>bp "\"La vendetta ha sempre un prezzo, Luka.\""</w:t>
        </w:r>
      </w:ins>
    </w:p>
    <w:p w14:paraId="5352D550" w14:textId="77777777" w:rsidR="00181FFC" w:rsidRPr="00181FFC" w:rsidRDefault="00181FFC" w:rsidP="00181FFC">
      <w:pPr>
        <w:spacing w:line="600" w:lineRule="auto"/>
        <w:jc w:val="left"/>
        <w:rPr>
          <w:ins w:id="21493" w:author="UTENTE" w:date="2020-06-30T19:00:00Z"/>
          <w:rFonts w:ascii="Calibri" w:eastAsia="Calibri" w:hAnsi="Calibri" w:cs="Times New Roman"/>
        </w:rPr>
      </w:pPr>
      <w:ins w:id="21494" w:author="UTENTE" w:date="2020-06-30T19:00:00Z">
        <w:r w:rsidRPr="00181FFC">
          <w:rPr>
            <w:rFonts w:ascii="Calibri" w:eastAsia="Calibri" w:hAnsi="Calibri" w:cs="Times New Roman"/>
          </w:rPr>
          <w:t>940.</w:t>
        </w:r>
        <w:r w:rsidRPr="00181FFC">
          <w:rPr>
            <w:rFonts w:ascii="Calibri" w:eastAsia="Calibri" w:hAnsi="Calibri" w:cs="Times New Roman"/>
          </w:rPr>
          <w:tab/>
          <w:t>bp "\"Che sia un possedimento, un compagno, o una parte di te stesso… C'è sempre un prezzo.\""</w:t>
        </w:r>
      </w:ins>
    </w:p>
    <w:p w14:paraId="2BCE4F6E" w14:textId="77777777" w:rsidR="00181FFC" w:rsidRPr="00181FFC" w:rsidRDefault="00181FFC" w:rsidP="00181FFC">
      <w:pPr>
        <w:spacing w:line="600" w:lineRule="auto"/>
        <w:jc w:val="left"/>
        <w:rPr>
          <w:ins w:id="21495" w:author="UTENTE" w:date="2020-06-30T19:00:00Z"/>
          <w:rFonts w:ascii="Calibri" w:eastAsia="Calibri" w:hAnsi="Calibri" w:cs="Times New Roman"/>
        </w:rPr>
      </w:pPr>
      <w:ins w:id="21496" w:author="UTENTE" w:date="2020-06-30T19:00:00Z">
        <w:r w:rsidRPr="00181FFC">
          <w:rPr>
            <w:rFonts w:ascii="Calibri" w:eastAsia="Calibri" w:hAnsi="Calibri" w:cs="Times New Roman"/>
          </w:rPr>
          <w:t>941.</w:t>
        </w:r>
        <w:r w:rsidRPr="00181FFC">
          <w:rPr>
            <w:rFonts w:ascii="Calibri" w:eastAsia="Calibri" w:hAnsi="Calibri" w:cs="Times New Roman"/>
          </w:rPr>
          <w:tab/>
          <w:t>bp "\"Ma non è un prezzo che sei disposto a pagare?\""</w:t>
        </w:r>
      </w:ins>
    </w:p>
    <w:p w14:paraId="24CA01FC" w14:textId="77777777" w:rsidR="00181FFC" w:rsidRPr="00181FFC" w:rsidRDefault="00181FFC" w:rsidP="00181FFC">
      <w:pPr>
        <w:spacing w:line="600" w:lineRule="auto"/>
        <w:jc w:val="left"/>
        <w:rPr>
          <w:ins w:id="21497" w:author="UTENTE" w:date="2020-06-30T19:00:00Z"/>
          <w:rFonts w:ascii="Calibri" w:eastAsia="Calibri" w:hAnsi="Calibri" w:cs="Times New Roman"/>
          <w:rPrChange w:id="21498" w:author="UTENTE" w:date="2020-06-30T19:00:00Z">
            <w:rPr>
              <w:ins w:id="21499" w:author="UTENTE" w:date="2020-06-30T19:00:00Z"/>
              <w:rFonts w:ascii="Calibri" w:eastAsia="Calibri" w:hAnsi="Calibri" w:cs="Times New Roman"/>
              <w:lang w:val="en-US"/>
            </w:rPr>
          </w:rPrChange>
        </w:rPr>
      </w:pPr>
      <w:ins w:id="21500" w:author="UTENTE" w:date="2020-06-30T19:00:00Z">
        <w:r w:rsidRPr="00181FFC">
          <w:rPr>
            <w:rFonts w:ascii="Calibri" w:eastAsia="Calibri" w:hAnsi="Calibri" w:cs="Times New Roman"/>
            <w:rPrChange w:id="21501" w:author="UTENTE" w:date="2020-06-30T19:00:00Z">
              <w:rPr>
                <w:rFonts w:ascii="Calibri" w:eastAsia="Calibri" w:hAnsi="Calibri" w:cs="Times New Roman"/>
                <w:lang w:val="en-US"/>
              </w:rPr>
            </w:rPrChange>
          </w:rPr>
          <w:t>942.</w:t>
        </w:r>
        <w:r w:rsidRPr="00181FFC">
          <w:rPr>
            <w:rFonts w:ascii="Calibri" w:eastAsia="Calibri" w:hAnsi="Calibri" w:cs="Times New Roman"/>
            <w:rPrChange w:id="21502" w:author="UTENTE" w:date="2020-06-30T19:00:00Z">
              <w:rPr>
                <w:rFonts w:ascii="Calibri" w:eastAsia="Calibri" w:hAnsi="Calibri" w:cs="Times New Roman"/>
                <w:lang w:val="en-US"/>
              </w:rPr>
            </w:rPrChange>
          </w:rPr>
          <w:tab/>
          <w:t>l "\"…\""</w:t>
        </w:r>
      </w:ins>
    </w:p>
    <w:p w14:paraId="74BADDE9" w14:textId="77777777" w:rsidR="00181FFC" w:rsidRPr="00181FFC" w:rsidRDefault="00181FFC" w:rsidP="00181FFC">
      <w:pPr>
        <w:spacing w:line="600" w:lineRule="auto"/>
        <w:jc w:val="left"/>
        <w:rPr>
          <w:ins w:id="21503" w:author="UTENTE" w:date="2020-06-30T19:00:00Z"/>
          <w:rFonts w:ascii="Calibri" w:eastAsia="Calibri" w:hAnsi="Calibri" w:cs="Times New Roman"/>
        </w:rPr>
      </w:pPr>
      <w:ins w:id="21504" w:author="UTENTE" w:date="2020-06-30T19:00:00Z">
        <w:r w:rsidRPr="00181FFC">
          <w:rPr>
            <w:rFonts w:ascii="Calibri" w:eastAsia="Calibri" w:hAnsi="Calibri" w:cs="Times New Roman"/>
          </w:rPr>
          <w:t>943.</w:t>
        </w:r>
        <w:r w:rsidRPr="00181FFC">
          <w:rPr>
            <w:rFonts w:ascii="Calibri" w:eastAsia="Calibri" w:hAnsi="Calibri" w:cs="Times New Roman"/>
          </w:rPr>
          <w:tab/>
          <w:t>n "Bishop gli sta facendo dondolare davanti quello che ha sempre voluto."</w:t>
        </w:r>
        <w:r w:rsidRPr="00181FFC">
          <w:rPr>
            <w:rFonts w:ascii="Calibri" w:eastAsia="Calibri" w:hAnsi="Calibri" w:cs="Times New Roman"/>
          </w:rPr>
          <w:br w:type="page"/>
        </w:r>
      </w:ins>
    </w:p>
    <w:p w14:paraId="3FE02AC8" w14:textId="77777777" w:rsidR="00181FFC" w:rsidRPr="00181FFC" w:rsidRDefault="00181FFC" w:rsidP="00181FFC">
      <w:pPr>
        <w:spacing w:line="600" w:lineRule="auto"/>
        <w:jc w:val="left"/>
        <w:rPr>
          <w:ins w:id="21505" w:author="UTENTE" w:date="2020-06-30T19:00:00Z"/>
          <w:rFonts w:ascii="Calibri" w:eastAsia="Calibri" w:hAnsi="Calibri" w:cs="Times New Roman"/>
          <w:lang w:val="en-US"/>
        </w:rPr>
      </w:pPr>
      <w:ins w:id="21506" w:author="UTENTE" w:date="2020-06-30T19:00:00Z">
        <w:r w:rsidRPr="00181FFC">
          <w:rPr>
            <w:rFonts w:ascii="Calibri" w:eastAsia="Calibri" w:hAnsi="Calibri" w:cs="Times New Roman"/>
            <w:lang w:val="en-US"/>
          </w:rPr>
          <w:lastRenderedPageBreak/>
          <w:t>944.</w:t>
        </w:r>
        <w:r w:rsidRPr="00181FFC">
          <w:rPr>
            <w:rFonts w:ascii="Calibri" w:eastAsia="Calibri" w:hAnsi="Calibri" w:cs="Times New Roman"/>
            <w:lang w:val="en-US"/>
          </w:rPr>
          <w:tab/>
          <w:t>n "The goal that's been driving him all this time is so close, finally within his grasp…"</w:t>
        </w:r>
      </w:ins>
    </w:p>
    <w:p w14:paraId="15D60D4E" w14:textId="77777777" w:rsidR="00181FFC" w:rsidRPr="00181FFC" w:rsidRDefault="00181FFC" w:rsidP="00181FFC">
      <w:pPr>
        <w:spacing w:line="600" w:lineRule="auto"/>
        <w:jc w:val="left"/>
        <w:rPr>
          <w:ins w:id="21507" w:author="UTENTE" w:date="2020-06-30T19:00:00Z"/>
          <w:rFonts w:ascii="Calibri" w:eastAsia="Calibri" w:hAnsi="Calibri" w:cs="Times New Roman"/>
          <w:lang w:val="en-US"/>
        </w:rPr>
      </w:pPr>
      <w:ins w:id="21508" w:author="UTENTE" w:date="2020-06-30T19:00:00Z">
        <w:r w:rsidRPr="00181FFC">
          <w:rPr>
            <w:rFonts w:ascii="Calibri" w:eastAsia="Calibri" w:hAnsi="Calibri" w:cs="Times New Roman"/>
            <w:lang w:val="en-US"/>
          </w:rPr>
          <w:t>945.</w:t>
        </w:r>
        <w:r w:rsidRPr="00181FFC">
          <w:rPr>
            <w:rFonts w:ascii="Calibri" w:eastAsia="Calibri" w:hAnsi="Calibri" w:cs="Times New Roman"/>
            <w:lang w:val="en-US"/>
          </w:rPr>
          <w:tab/>
          <w:t>n "And I'm the only thing keeping him from reaching it."</w:t>
        </w:r>
      </w:ins>
    </w:p>
    <w:p w14:paraId="4FC92A39" w14:textId="77777777" w:rsidR="00181FFC" w:rsidRPr="00181FFC" w:rsidRDefault="00181FFC" w:rsidP="00181FFC">
      <w:pPr>
        <w:spacing w:line="600" w:lineRule="auto"/>
        <w:jc w:val="left"/>
        <w:rPr>
          <w:ins w:id="21509" w:author="UTENTE" w:date="2020-06-30T19:00:00Z"/>
          <w:rFonts w:ascii="Calibri" w:eastAsia="Calibri" w:hAnsi="Calibri" w:cs="Times New Roman"/>
          <w:lang w:val="en-US"/>
        </w:rPr>
      </w:pPr>
      <w:ins w:id="21510" w:author="UTENTE" w:date="2020-06-30T19:00:00Z">
        <w:r w:rsidRPr="00181FFC">
          <w:rPr>
            <w:rFonts w:ascii="Calibri" w:eastAsia="Calibri" w:hAnsi="Calibri" w:cs="Times New Roman"/>
            <w:lang w:val="en-US"/>
          </w:rPr>
          <w:t>946.</w:t>
        </w:r>
        <w:r w:rsidRPr="00181FFC">
          <w:rPr>
            <w:rFonts w:ascii="Calibri" w:eastAsia="Calibri" w:hAnsi="Calibri" w:cs="Times New Roman"/>
            <w:lang w:val="en-US"/>
          </w:rPr>
          <w:tab/>
          <w:t>mcp "\"Luka…\""</w:t>
        </w:r>
      </w:ins>
    </w:p>
    <w:p w14:paraId="7365B215" w14:textId="77777777" w:rsidR="00181FFC" w:rsidRPr="00181FFC" w:rsidRDefault="00181FFC" w:rsidP="00181FFC">
      <w:pPr>
        <w:spacing w:line="600" w:lineRule="auto"/>
        <w:jc w:val="left"/>
        <w:rPr>
          <w:ins w:id="21511" w:author="UTENTE" w:date="2020-06-30T19:00:00Z"/>
          <w:rFonts w:ascii="Calibri" w:eastAsia="Calibri" w:hAnsi="Calibri" w:cs="Times New Roman"/>
          <w:lang w:val="en-US"/>
        </w:rPr>
      </w:pPr>
      <w:ins w:id="21512" w:author="UTENTE" w:date="2020-06-30T19:00:00Z">
        <w:r w:rsidRPr="00181FFC">
          <w:rPr>
            <w:rFonts w:ascii="Calibri" w:eastAsia="Calibri" w:hAnsi="Calibri" w:cs="Times New Roman"/>
            <w:lang w:val="en-US"/>
          </w:rPr>
          <w:t>947.</w:t>
        </w:r>
        <w:r w:rsidRPr="00181FFC">
          <w:rPr>
            <w:rFonts w:ascii="Calibri" w:eastAsia="Calibri" w:hAnsi="Calibri" w:cs="Times New Roman"/>
            <w:lang w:val="en-US"/>
          </w:rPr>
          <w:tab/>
          <w:t>n "I can see him starting to waver.{w} No wonder –– Bishop's words are so seductive, and in a cruel way, they make sense."</w:t>
        </w:r>
      </w:ins>
    </w:p>
    <w:p w14:paraId="1F6DC69E" w14:textId="77777777" w:rsidR="00181FFC" w:rsidRPr="00181FFC" w:rsidRDefault="00181FFC" w:rsidP="00181FFC">
      <w:pPr>
        <w:spacing w:line="600" w:lineRule="auto"/>
        <w:jc w:val="left"/>
        <w:rPr>
          <w:ins w:id="21513" w:author="UTENTE" w:date="2020-06-30T19:00:00Z"/>
          <w:rFonts w:ascii="Calibri" w:eastAsia="Calibri" w:hAnsi="Calibri" w:cs="Times New Roman"/>
          <w:lang w:val="en-US"/>
        </w:rPr>
      </w:pPr>
      <w:ins w:id="21514" w:author="UTENTE" w:date="2020-06-30T19:00:00Z">
        <w:r w:rsidRPr="00181FFC">
          <w:rPr>
            <w:rFonts w:ascii="Calibri" w:eastAsia="Calibri" w:hAnsi="Calibri" w:cs="Times New Roman"/>
            <w:lang w:val="en-US"/>
          </w:rPr>
          <w:t>948.</w:t>
        </w:r>
        <w:r w:rsidRPr="00181FFC">
          <w:rPr>
            <w:rFonts w:ascii="Calibri" w:eastAsia="Calibri" w:hAnsi="Calibri" w:cs="Times New Roman"/>
            <w:lang w:val="en-US"/>
          </w:rPr>
          <w:tab/>
          <w:t>n "He gazes at me helplessly, desperately, and I know whatever I say next will seal my fate."</w:t>
        </w:r>
      </w:ins>
    </w:p>
    <w:p w14:paraId="51695FF5" w14:textId="77777777" w:rsidR="00181FFC" w:rsidRPr="00181FFC" w:rsidRDefault="00181FFC" w:rsidP="00181FFC">
      <w:pPr>
        <w:spacing w:line="600" w:lineRule="auto"/>
        <w:jc w:val="left"/>
        <w:rPr>
          <w:ins w:id="21515" w:author="UTENTE" w:date="2020-06-30T19:00:00Z"/>
          <w:rFonts w:ascii="Calibri" w:eastAsia="Calibri" w:hAnsi="Calibri" w:cs="Times New Roman"/>
          <w:lang w:val="en-US"/>
        </w:rPr>
      </w:pPr>
      <w:ins w:id="21516" w:author="UTENTE" w:date="2020-06-30T19:00:00Z">
        <w:r w:rsidRPr="00181FFC">
          <w:rPr>
            <w:rFonts w:ascii="Calibri" w:eastAsia="Calibri" w:hAnsi="Calibri" w:cs="Times New Roman"/>
            <w:lang w:val="en-US"/>
          </w:rPr>
          <w:t>949.</w:t>
        </w:r>
        <w:r w:rsidRPr="00181FFC">
          <w:rPr>
            <w:rFonts w:ascii="Calibri" w:eastAsia="Calibri" w:hAnsi="Calibri" w:cs="Times New Roman"/>
            <w:lang w:val="en-US"/>
          </w:rPr>
          <w:tab/>
          <w:t>n "My fate…{w} and Luka's."</w:t>
        </w:r>
      </w:ins>
    </w:p>
    <w:p w14:paraId="52931B8F" w14:textId="77777777" w:rsidR="00181FFC" w:rsidRPr="00181FFC" w:rsidRDefault="00181FFC" w:rsidP="00181FFC">
      <w:pPr>
        <w:spacing w:line="600" w:lineRule="auto"/>
        <w:jc w:val="left"/>
        <w:rPr>
          <w:ins w:id="21517" w:author="UTENTE" w:date="2020-06-30T19:00:00Z"/>
          <w:rFonts w:ascii="Calibri" w:eastAsia="Calibri" w:hAnsi="Calibri" w:cs="Times New Roman"/>
          <w:lang w:val="en-US"/>
        </w:rPr>
      </w:pPr>
      <w:ins w:id="21518" w:author="UTENTE" w:date="2020-06-30T19:00:00Z">
        <w:r w:rsidRPr="00181FFC">
          <w:rPr>
            <w:rFonts w:ascii="Calibri" w:eastAsia="Calibri" w:hAnsi="Calibri" w:cs="Times New Roman"/>
            <w:lang w:val="en-US"/>
          </w:rPr>
          <w:t>950.</w:t>
        </w:r>
        <w:r w:rsidRPr="00181FFC">
          <w:rPr>
            <w:rFonts w:ascii="Calibri" w:eastAsia="Calibri" w:hAnsi="Calibri" w:cs="Times New Roman"/>
            <w:lang w:val="en-US"/>
          </w:rPr>
          <w:tab/>
          <w:t>old "It's too late"</w:t>
        </w:r>
      </w:ins>
    </w:p>
    <w:p w14:paraId="709529D1" w14:textId="77777777" w:rsidR="00181FFC" w:rsidRPr="00181FFC" w:rsidRDefault="00181FFC" w:rsidP="00181FFC">
      <w:pPr>
        <w:spacing w:line="600" w:lineRule="auto"/>
        <w:jc w:val="left"/>
        <w:rPr>
          <w:ins w:id="21519" w:author="UTENTE" w:date="2020-06-30T19:00:00Z"/>
          <w:rFonts w:ascii="Calibri" w:eastAsia="Calibri" w:hAnsi="Calibri" w:cs="Times New Roman"/>
          <w:lang w:val="en-US"/>
        </w:rPr>
      </w:pPr>
      <w:ins w:id="21520" w:author="UTENTE" w:date="2020-06-30T19:00:00Z">
        <w:r w:rsidRPr="00181FFC">
          <w:rPr>
            <w:rFonts w:ascii="Calibri" w:eastAsia="Calibri" w:hAnsi="Calibri" w:cs="Times New Roman"/>
            <w:lang w:val="en-US"/>
          </w:rPr>
          <w:t>951.</w:t>
        </w:r>
        <w:r w:rsidRPr="00181FFC">
          <w:rPr>
            <w:rFonts w:ascii="Calibri" w:eastAsia="Calibri" w:hAnsi="Calibri" w:cs="Times New Roman"/>
            <w:lang w:val="en-US"/>
          </w:rPr>
          <w:tab/>
          <w:t>old "I'll do it"</w:t>
        </w:r>
      </w:ins>
    </w:p>
    <w:p w14:paraId="25723435" w14:textId="77777777" w:rsidR="00181FFC" w:rsidRPr="00181FFC" w:rsidRDefault="00181FFC" w:rsidP="00181FFC">
      <w:pPr>
        <w:spacing w:line="600" w:lineRule="auto"/>
        <w:jc w:val="left"/>
        <w:rPr>
          <w:ins w:id="21521" w:author="UTENTE" w:date="2020-06-30T19:00:00Z"/>
          <w:rFonts w:ascii="Calibri" w:eastAsia="Calibri" w:hAnsi="Calibri" w:cs="Times New Roman"/>
          <w:lang w:val="en-US"/>
        </w:rPr>
      </w:pPr>
      <w:ins w:id="21522" w:author="UTENTE" w:date="2020-06-30T19:00:00Z">
        <w:r w:rsidRPr="00181FFC">
          <w:rPr>
            <w:rFonts w:ascii="Calibri" w:eastAsia="Calibri" w:hAnsi="Calibri" w:cs="Times New Roman"/>
            <w:lang w:val="en-US"/>
          </w:rPr>
          <w:t>952.</w:t>
        </w:r>
        <w:r w:rsidRPr="00181FFC">
          <w:rPr>
            <w:rFonts w:ascii="Calibri" w:eastAsia="Calibri" w:hAnsi="Calibri" w:cs="Times New Roman"/>
            <w:lang w:val="en-US"/>
          </w:rPr>
          <w:tab/>
          <w:t>old "Does revenge really mean anything? (unlocked)"</w:t>
        </w:r>
      </w:ins>
    </w:p>
    <w:p w14:paraId="2949A3B5" w14:textId="77777777" w:rsidR="00181FFC" w:rsidRPr="00181FFC" w:rsidRDefault="00181FFC" w:rsidP="00181FFC">
      <w:pPr>
        <w:spacing w:line="600" w:lineRule="auto"/>
        <w:jc w:val="left"/>
        <w:rPr>
          <w:ins w:id="21523" w:author="UTENTE" w:date="2020-06-30T19:00:00Z"/>
          <w:rFonts w:ascii="Calibri" w:eastAsia="Calibri" w:hAnsi="Calibri" w:cs="Times New Roman"/>
          <w:lang w:val="en-US"/>
        </w:rPr>
      </w:pPr>
      <w:ins w:id="21524" w:author="UTENTE" w:date="2020-06-30T19:00:00Z">
        <w:r w:rsidRPr="00181FFC">
          <w:rPr>
            <w:rFonts w:ascii="Calibri" w:eastAsia="Calibri" w:hAnsi="Calibri" w:cs="Times New Roman"/>
            <w:lang w:val="en-US"/>
          </w:rPr>
          <w:t>953.</w:t>
        </w:r>
        <w:r w:rsidRPr="00181FFC">
          <w:rPr>
            <w:rFonts w:ascii="Calibri" w:eastAsia="Calibri" w:hAnsi="Calibri" w:cs="Times New Roman"/>
            <w:lang w:val="en-US"/>
          </w:rPr>
          <w:tab/>
          <w:t>old "Does revenge really mean anything?"</w:t>
        </w:r>
      </w:ins>
    </w:p>
    <w:p w14:paraId="091A110D" w14:textId="77777777" w:rsidR="00181FFC" w:rsidRPr="00181FFC" w:rsidRDefault="00181FFC" w:rsidP="00181FFC">
      <w:pPr>
        <w:spacing w:line="600" w:lineRule="auto"/>
        <w:jc w:val="left"/>
        <w:rPr>
          <w:ins w:id="21525" w:author="UTENTE" w:date="2020-06-30T19:00:00Z"/>
          <w:rFonts w:ascii="Calibri" w:eastAsia="Calibri" w:hAnsi="Calibri" w:cs="Times New Roman"/>
          <w:lang w:val="en-US"/>
        </w:rPr>
      </w:pPr>
      <w:ins w:id="21526" w:author="UTENTE" w:date="2020-06-30T19:00:00Z">
        <w:r w:rsidRPr="00181FFC">
          <w:rPr>
            <w:rFonts w:ascii="Calibri" w:eastAsia="Calibri" w:hAnsi="Calibri" w:cs="Times New Roman"/>
            <w:lang w:val="en-US"/>
          </w:rPr>
          <w:t>954.</w:t>
        </w:r>
        <w:r w:rsidRPr="00181FFC">
          <w:rPr>
            <w:rFonts w:ascii="Calibri" w:eastAsia="Calibri" w:hAnsi="Calibri" w:cs="Times New Roman"/>
            <w:lang w:val="en-US"/>
          </w:rPr>
          <w:tab/>
          <w:t>mcp "\"Your brother's gone, Luka.\""</w:t>
        </w:r>
      </w:ins>
    </w:p>
    <w:p w14:paraId="480CDF56" w14:textId="77777777" w:rsidR="00181FFC" w:rsidRPr="00181FFC" w:rsidRDefault="00181FFC" w:rsidP="00181FFC">
      <w:pPr>
        <w:spacing w:line="600" w:lineRule="auto"/>
        <w:jc w:val="left"/>
        <w:rPr>
          <w:ins w:id="21527" w:author="UTENTE" w:date="2020-06-30T19:00:00Z"/>
          <w:rFonts w:ascii="Calibri" w:eastAsia="Calibri" w:hAnsi="Calibri" w:cs="Times New Roman"/>
          <w:lang w:val="en-US"/>
        </w:rPr>
      </w:pPr>
      <w:ins w:id="21528" w:author="UTENTE" w:date="2020-06-30T19:00:00Z">
        <w:r w:rsidRPr="00181FFC">
          <w:rPr>
            <w:rFonts w:ascii="Calibri" w:eastAsia="Calibri" w:hAnsi="Calibri" w:cs="Times New Roman"/>
            <w:lang w:val="en-US"/>
          </w:rPr>
          <w:t>955.</w:t>
        </w:r>
        <w:r w:rsidRPr="00181FFC">
          <w:rPr>
            <w:rFonts w:ascii="Calibri" w:eastAsia="Calibri" w:hAnsi="Calibri" w:cs="Times New Roman"/>
            <w:lang w:val="en-US"/>
          </w:rPr>
          <w:tab/>
          <w:t>mcp "\"Going after him now… It's too late to change what happened.\""</w:t>
        </w:r>
      </w:ins>
    </w:p>
    <w:p w14:paraId="30E0C840" w14:textId="77777777" w:rsidR="00181FFC" w:rsidRPr="00181FFC" w:rsidRDefault="00181FFC" w:rsidP="00181FFC">
      <w:pPr>
        <w:spacing w:line="600" w:lineRule="auto"/>
        <w:jc w:val="left"/>
        <w:rPr>
          <w:ins w:id="21529" w:author="UTENTE" w:date="2020-06-30T19:00:00Z"/>
          <w:rFonts w:ascii="Calibri" w:eastAsia="Calibri" w:hAnsi="Calibri" w:cs="Times New Roman"/>
          <w:lang w:val="en-US"/>
        </w:rPr>
      </w:pPr>
      <w:ins w:id="21530" w:author="UTENTE" w:date="2020-06-30T19:00:00Z">
        <w:r w:rsidRPr="00181FFC">
          <w:rPr>
            <w:rFonts w:ascii="Calibri" w:eastAsia="Calibri" w:hAnsi="Calibri" w:cs="Times New Roman"/>
            <w:lang w:val="en-US"/>
          </w:rPr>
          <w:t>956.</w:t>
        </w:r>
        <w:r w:rsidRPr="00181FFC">
          <w:rPr>
            <w:rFonts w:ascii="Calibri" w:eastAsia="Calibri" w:hAnsi="Calibri" w:cs="Times New Roman"/>
            <w:lang w:val="en-US"/>
          </w:rPr>
          <w:tab/>
          <w:t>l "\"…\""</w:t>
        </w:r>
      </w:ins>
    </w:p>
    <w:p w14:paraId="3A6F0934" w14:textId="77777777" w:rsidR="00181FFC" w:rsidRPr="00181FFC" w:rsidRDefault="00181FFC" w:rsidP="00181FFC">
      <w:pPr>
        <w:spacing w:line="600" w:lineRule="auto"/>
        <w:jc w:val="left"/>
        <w:rPr>
          <w:ins w:id="21531" w:author="UTENTE" w:date="2020-06-30T19:00:00Z"/>
          <w:rFonts w:ascii="Calibri" w:eastAsia="Calibri" w:hAnsi="Calibri" w:cs="Times New Roman"/>
          <w:lang w:val="en-US"/>
        </w:rPr>
      </w:pPr>
      <w:ins w:id="21532" w:author="UTENTE" w:date="2020-06-30T19:00:00Z">
        <w:r w:rsidRPr="00181FFC">
          <w:rPr>
            <w:rFonts w:ascii="Calibri" w:eastAsia="Calibri" w:hAnsi="Calibri" w:cs="Times New Roman"/>
            <w:lang w:val="en-US"/>
          </w:rPr>
          <w:t>957.</w:t>
        </w:r>
        <w:r w:rsidRPr="00181FFC">
          <w:rPr>
            <w:rFonts w:ascii="Calibri" w:eastAsia="Calibri" w:hAnsi="Calibri" w:cs="Times New Roman"/>
            <w:lang w:val="en-US"/>
          </w:rPr>
          <w:tab/>
          <w:t>mcp "\"Is revenge really the most important thing to you?\""</w:t>
        </w:r>
      </w:ins>
    </w:p>
    <w:p w14:paraId="50C0F472" w14:textId="77777777" w:rsidR="00181FFC" w:rsidRPr="00181FFC" w:rsidRDefault="00181FFC" w:rsidP="00181FFC">
      <w:pPr>
        <w:spacing w:line="600" w:lineRule="auto"/>
        <w:jc w:val="left"/>
        <w:rPr>
          <w:ins w:id="21533" w:author="UTENTE" w:date="2020-06-30T19:00:00Z"/>
          <w:rFonts w:ascii="Calibri" w:eastAsia="Calibri" w:hAnsi="Calibri" w:cs="Times New Roman"/>
          <w:lang w:val="en-US"/>
        </w:rPr>
      </w:pPr>
      <w:ins w:id="21534" w:author="UTENTE" w:date="2020-06-30T19:00:00Z">
        <w:r w:rsidRPr="00181FFC">
          <w:rPr>
            <w:rFonts w:ascii="Calibri" w:eastAsia="Calibri" w:hAnsi="Calibri" w:cs="Times New Roman"/>
            <w:lang w:val="en-US"/>
          </w:rPr>
          <w:t>958.</w:t>
        </w:r>
        <w:r w:rsidRPr="00181FFC">
          <w:rPr>
            <w:rFonts w:ascii="Calibri" w:eastAsia="Calibri" w:hAnsi="Calibri" w:cs="Times New Roman"/>
            <w:lang w:val="en-US"/>
          </w:rPr>
          <w:tab/>
          <w:t>n "Luka closes his eyes tightly, inhaling a shuddering breath."</w:t>
        </w:r>
      </w:ins>
    </w:p>
    <w:p w14:paraId="156E8A1D" w14:textId="77777777" w:rsidR="00181FFC" w:rsidRPr="00181FFC" w:rsidRDefault="00181FFC" w:rsidP="00181FFC">
      <w:pPr>
        <w:spacing w:line="600" w:lineRule="auto"/>
        <w:jc w:val="left"/>
        <w:rPr>
          <w:ins w:id="21535" w:author="UTENTE" w:date="2020-06-30T19:00:00Z"/>
          <w:rFonts w:ascii="Calibri" w:eastAsia="Calibri" w:hAnsi="Calibri" w:cs="Times New Roman"/>
          <w:lang w:val="en-US"/>
        </w:rPr>
      </w:pPr>
      <w:ins w:id="21536" w:author="UTENTE" w:date="2020-06-30T19:00:00Z">
        <w:r w:rsidRPr="00181FFC">
          <w:rPr>
            <w:rFonts w:ascii="Calibri" w:eastAsia="Calibri" w:hAnsi="Calibri" w:cs="Times New Roman"/>
            <w:lang w:val="en-US"/>
          </w:rPr>
          <w:t>959.</w:t>
        </w:r>
        <w:r w:rsidRPr="00181FFC">
          <w:rPr>
            <w:rFonts w:ascii="Calibri" w:eastAsia="Calibri" w:hAnsi="Calibri" w:cs="Times New Roman"/>
            <w:lang w:val="en-US"/>
          </w:rPr>
          <w:tab/>
          <w:t>n "The seconds that follow seem to go on, and on, and on…" </w:t>
        </w:r>
        <w:r w:rsidRPr="00181FFC">
          <w:rPr>
            <w:rFonts w:ascii="Calibri" w:eastAsia="Calibri" w:hAnsi="Calibri" w:cs="Times New Roman"/>
            <w:lang w:val="en-US"/>
          </w:rPr>
          <w:br w:type="page"/>
        </w:r>
      </w:ins>
    </w:p>
    <w:p w14:paraId="4CB54610" w14:textId="77777777" w:rsidR="00181FFC" w:rsidRPr="00181FFC" w:rsidRDefault="00181FFC" w:rsidP="00181FFC">
      <w:pPr>
        <w:spacing w:line="600" w:lineRule="auto"/>
        <w:jc w:val="left"/>
        <w:rPr>
          <w:ins w:id="21537" w:author="UTENTE" w:date="2020-06-30T19:00:00Z"/>
          <w:rFonts w:ascii="Calibri" w:eastAsia="Calibri" w:hAnsi="Calibri" w:cs="Times New Roman"/>
        </w:rPr>
      </w:pPr>
      <w:ins w:id="21538" w:author="UTENTE" w:date="2020-06-30T19:00:00Z">
        <w:r w:rsidRPr="00181FFC">
          <w:rPr>
            <w:rFonts w:ascii="Calibri" w:eastAsia="Calibri" w:hAnsi="Calibri" w:cs="Times New Roman"/>
          </w:rPr>
          <w:lastRenderedPageBreak/>
          <w:t>944.</w:t>
        </w:r>
        <w:r w:rsidRPr="00181FFC">
          <w:rPr>
            <w:rFonts w:ascii="Calibri" w:eastAsia="Calibri" w:hAnsi="Calibri" w:cs="Times New Roman"/>
          </w:rPr>
          <w:tab/>
          <w:t>n "L'obbiettivo che ha spinto ogni sua azione per tutto questo tempo è così vicino, finalmente a portata di mano…"</w:t>
        </w:r>
      </w:ins>
    </w:p>
    <w:p w14:paraId="614DB13F" w14:textId="77777777" w:rsidR="00181FFC" w:rsidRPr="00181FFC" w:rsidRDefault="00181FFC" w:rsidP="00181FFC">
      <w:pPr>
        <w:spacing w:line="600" w:lineRule="auto"/>
        <w:jc w:val="left"/>
        <w:rPr>
          <w:ins w:id="21539" w:author="UTENTE" w:date="2020-06-30T19:00:00Z"/>
          <w:rFonts w:ascii="Calibri" w:eastAsia="Calibri" w:hAnsi="Calibri" w:cs="Times New Roman"/>
        </w:rPr>
      </w:pPr>
      <w:ins w:id="21540" w:author="UTENTE" w:date="2020-06-30T19:00:00Z">
        <w:r w:rsidRPr="00181FFC">
          <w:rPr>
            <w:rFonts w:ascii="Calibri" w:eastAsia="Calibri" w:hAnsi="Calibri" w:cs="Times New Roman"/>
          </w:rPr>
          <w:t>945.</w:t>
        </w:r>
        <w:r w:rsidRPr="00181FFC">
          <w:rPr>
            <w:rFonts w:ascii="Calibri" w:eastAsia="Calibri" w:hAnsi="Calibri" w:cs="Times New Roman"/>
          </w:rPr>
          <w:tab/>
          <w:t>n "E io sono l'unica cosa che gli impedisce di raggiungerlo."</w:t>
        </w:r>
      </w:ins>
    </w:p>
    <w:p w14:paraId="7C95AB21" w14:textId="77777777" w:rsidR="00181FFC" w:rsidRPr="00181FFC" w:rsidRDefault="00181FFC" w:rsidP="00181FFC">
      <w:pPr>
        <w:spacing w:line="600" w:lineRule="auto"/>
        <w:jc w:val="left"/>
        <w:rPr>
          <w:ins w:id="21541" w:author="UTENTE" w:date="2020-06-30T19:00:00Z"/>
          <w:rFonts w:ascii="Calibri" w:eastAsia="Calibri" w:hAnsi="Calibri" w:cs="Times New Roman"/>
        </w:rPr>
      </w:pPr>
      <w:ins w:id="21542" w:author="UTENTE" w:date="2020-06-30T19:00:00Z">
        <w:r w:rsidRPr="00181FFC">
          <w:rPr>
            <w:rFonts w:ascii="Calibri" w:eastAsia="Calibri" w:hAnsi="Calibri" w:cs="Times New Roman"/>
          </w:rPr>
          <w:t>946.</w:t>
        </w:r>
        <w:r w:rsidRPr="00181FFC">
          <w:rPr>
            <w:rFonts w:ascii="Calibri" w:eastAsia="Calibri" w:hAnsi="Calibri" w:cs="Times New Roman"/>
          </w:rPr>
          <w:tab/>
          <w:t>mcp "\"Luka…\""</w:t>
        </w:r>
      </w:ins>
    </w:p>
    <w:p w14:paraId="14D30AC0" w14:textId="77777777" w:rsidR="00181FFC" w:rsidRPr="00181FFC" w:rsidRDefault="00181FFC" w:rsidP="00181FFC">
      <w:pPr>
        <w:spacing w:line="600" w:lineRule="auto"/>
        <w:jc w:val="left"/>
        <w:rPr>
          <w:ins w:id="21543" w:author="UTENTE" w:date="2020-06-30T19:00:00Z"/>
          <w:rFonts w:ascii="Calibri" w:eastAsia="Calibri" w:hAnsi="Calibri" w:cs="Times New Roman"/>
        </w:rPr>
      </w:pPr>
      <w:ins w:id="21544" w:author="UTENTE" w:date="2020-06-30T19:00:00Z">
        <w:r w:rsidRPr="00181FFC">
          <w:rPr>
            <w:rFonts w:ascii="Calibri" w:eastAsia="Calibri" w:hAnsi="Calibri" w:cs="Times New Roman"/>
          </w:rPr>
          <w:t>947.</w:t>
        </w:r>
        <w:r w:rsidRPr="00181FFC">
          <w:rPr>
            <w:rFonts w:ascii="Calibri" w:eastAsia="Calibri" w:hAnsi="Calibri" w:cs="Times New Roman"/>
          </w:rPr>
          <w:tab/>
          <w:t>n "Vedo che inizia a dubitare. {w}Giustamente -- le parole di Bishop sono seducenti e, crudelmente, sensate."</w:t>
        </w:r>
      </w:ins>
    </w:p>
    <w:p w14:paraId="7F5021AB" w14:textId="77777777" w:rsidR="00181FFC" w:rsidRPr="00181FFC" w:rsidRDefault="00181FFC" w:rsidP="00181FFC">
      <w:pPr>
        <w:spacing w:line="600" w:lineRule="auto"/>
        <w:jc w:val="left"/>
        <w:rPr>
          <w:ins w:id="21545" w:author="UTENTE" w:date="2020-06-30T19:00:00Z"/>
          <w:rFonts w:ascii="Calibri" w:eastAsia="Calibri" w:hAnsi="Calibri" w:cs="Times New Roman"/>
        </w:rPr>
      </w:pPr>
      <w:ins w:id="21546" w:author="UTENTE" w:date="2020-06-30T19:00:00Z">
        <w:r w:rsidRPr="00181FFC">
          <w:rPr>
            <w:rFonts w:ascii="Calibri" w:eastAsia="Calibri" w:hAnsi="Calibri" w:cs="Times New Roman"/>
          </w:rPr>
          <w:t>948.</w:t>
        </w:r>
        <w:r w:rsidRPr="00181FFC">
          <w:rPr>
            <w:rFonts w:ascii="Calibri" w:eastAsia="Calibri" w:hAnsi="Calibri" w:cs="Times New Roman"/>
          </w:rPr>
          <w:tab/>
          <w:t>n "Mi guarda impotente, disperato, e so che quello che dirà a breve segnerà il mio destino."</w:t>
        </w:r>
      </w:ins>
    </w:p>
    <w:p w14:paraId="4028869F" w14:textId="77777777" w:rsidR="00181FFC" w:rsidRPr="00181FFC" w:rsidRDefault="00181FFC" w:rsidP="00181FFC">
      <w:pPr>
        <w:spacing w:line="600" w:lineRule="auto"/>
        <w:jc w:val="left"/>
        <w:rPr>
          <w:ins w:id="21547" w:author="UTENTE" w:date="2020-06-30T19:00:00Z"/>
          <w:rFonts w:ascii="Calibri" w:eastAsia="Calibri" w:hAnsi="Calibri" w:cs="Times New Roman"/>
        </w:rPr>
      </w:pPr>
      <w:ins w:id="21548" w:author="UTENTE" w:date="2020-06-30T19:00:00Z">
        <w:r w:rsidRPr="00181FFC">
          <w:rPr>
            <w:rFonts w:ascii="Calibri" w:eastAsia="Calibri" w:hAnsi="Calibri" w:cs="Times New Roman"/>
          </w:rPr>
          <w:t>949.</w:t>
        </w:r>
        <w:r w:rsidRPr="00181FFC">
          <w:rPr>
            <w:rFonts w:ascii="Calibri" w:eastAsia="Calibri" w:hAnsi="Calibri" w:cs="Times New Roman"/>
          </w:rPr>
          <w:tab/>
          <w:t>n "Il mio destino…{w} e quello di Luka."</w:t>
        </w:r>
      </w:ins>
    </w:p>
    <w:p w14:paraId="6DC15202" w14:textId="77777777" w:rsidR="00181FFC" w:rsidRPr="00181FFC" w:rsidRDefault="00181FFC" w:rsidP="00181FFC">
      <w:pPr>
        <w:spacing w:line="600" w:lineRule="auto"/>
        <w:jc w:val="left"/>
        <w:rPr>
          <w:ins w:id="21549" w:author="UTENTE" w:date="2020-06-30T19:00:00Z"/>
          <w:rFonts w:ascii="Calibri" w:eastAsia="Calibri" w:hAnsi="Calibri" w:cs="Times New Roman"/>
        </w:rPr>
      </w:pPr>
      <w:ins w:id="21550" w:author="UTENTE" w:date="2020-06-30T19:00:00Z">
        <w:r w:rsidRPr="00181FFC">
          <w:rPr>
            <w:rFonts w:ascii="Calibri" w:eastAsia="Calibri" w:hAnsi="Calibri" w:cs="Times New Roman"/>
          </w:rPr>
          <w:t>950.</w:t>
        </w:r>
        <w:r w:rsidRPr="00181FFC">
          <w:rPr>
            <w:rFonts w:ascii="Calibri" w:eastAsia="Calibri" w:hAnsi="Calibri" w:cs="Times New Roman"/>
          </w:rPr>
          <w:tab/>
          <w:t>new "È troppo tardi"</w:t>
        </w:r>
      </w:ins>
    </w:p>
    <w:p w14:paraId="2C74052C" w14:textId="77777777" w:rsidR="00181FFC" w:rsidRPr="00181FFC" w:rsidRDefault="00181FFC" w:rsidP="00181FFC">
      <w:pPr>
        <w:spacing w:line="600" w:lineRule="auto"/>
        <w:jc w:val="left"/>
        <w:rPr>
          <w:ins w:id="21551" w:author="UTENTE" w:date="2020-06-30T19:00:00Z"/>
          <w:rFonts w:ascii="Calibri" w:eastAsia="Calibri" w:hAnsi="Calibri" w:cs="Times New Roman"/>
        </w:rPr>
      </w:pPr>
      <w:ins w:id="21552" w:author="UTENTE" w:date="2020-06-30T19:00:00Z">
        <w:r w:rsidRPr="00181FFC">
          <w:rPr>
            <w:rFonts w:ascii="Calibri" w:eastAsia="Calibri" w:hAnsi="Calibri" w:cs="Times New Roman"/>
          </w:rPr>
          <w:t>951.</w:t>
        </w:r>
        <w:r w:rsidRPr="00181FFC">
          <w:rPr>
            <w:rFonts w:ascii="Calibri" w:eastAsia="Calibri" w:hAnsi="Calibri" w:cs="Times New Roman"/>
          </w:rPr>
          <w:tab/>
          <w:t>new "Lo farò"</w:t>
        </w:r>
      </w:ins>
    </w:p>
    <w:p w14:paraId="79F738EE" w14:textId="77777777" w:rsidR="00181FFC" w:rsidRPr="00181FFC" w:rsidRDefault="00181FFC" w:rsidP="00181FFC">
      <w:pPr>
        <w:spacing w:line="600" w:lineRule="auto"/>
        <w:jc w:val="left"/>
        <w:rPr>
          <w:ins w:id="21553" w:author="UTENTE" w:date="2020-06-30T19:00:00Z"/>
          <w:rFonts w:ascii="Calibri" w:eastAsia="Calibri" w:hAnsi="Calibri" w:cs="Times New Roman"/>
        </w:rPr>
      </w:pPr>
      <w:ins w:id="21554" w:author="UTENTE" w:date="2020-06-30T19:00:00Z">
        <w:r w:rsidRPr="00181FFC">
          <w:rPr>
            <w:rFonts w:ascii="Calibri" w:eastAsia="Calibri" w:hAnsi="Calibri" w:cs="Times New Roman"/>
          </w:rPr>
          <w:t>952.</w:t>
        </w:r>
        <w:r w:rsidRPr="00181FFC">
          <w:rPr>
            <w:rFonts w:ascii="Calibri" w:eastAsia="Calibri" w:hAnsi="Calibri" w:cs="Times New Roman"/>
          </w:rPr>
          <w:tab/>
          <w:t>new "La vendetta significa davvero qualcosa? (sbloccato)"</w:t>
        </w:r>
      </w:ins>
    </w:p>
    <w:p w14:paraId="1C4FFB66" w14:textId="77777777" w:rsidR="00181FFC" w:rsidRPr="00181FFC" w:rsidRDefault="00181FFC" w:rsidP="00181FFC">
      <w:pPr>
        <w:spacing w:line="600" w:lineRule="auto"/>
        <w:jc w:val="left"/>
        <w:rPr>
          <w:ins w:id="21555" w:author="UTENTE" w:date="2020-06-30T19:00:00Z"/>
          <w:rFonts w:ascii="Calibri" w:eastAsia="Calibri" w:hAnsi="Calibri" w:cs="Times New Roman"/>
        </w:rPr>
      </w:pPr>
      <w:ins w:id="21556" w:author="UTENTE" w:date="2020-06-30T19:00:00Z">
        <w:r w:rsidRPr="00181FFC">
          <w:rPr>
            <w:rFonts w:ascii="Calibri" w:eastAsia="Calibri" w:hAnsi="Calibri" w:cs="Times New Roman"/>
          </w:rPr>
          <w:t>953.</w:t>
        </w:r>
        <w:r w:rsidRPr="00181FFC">
          <w:rPr>
            <w:rFonts w:ascii="Calibri" w:eastAsia="Calibri" w:hAnsi="Calibri" w:cs="Times New Roman"/>
          </w:rPr>
          <w:tab/>
          <w:t>new "La vendetta significa davvero qualcosa?"</w:t>
        </w:r>
      </w:ins>
    </w:p>
    <w:p w14:paraId="436C3220" w14:textId="77777777" w:rsidR="00181FFC" w:rsidRPr="00181FFC" w:rsidRDefault="00181FFC" w:rsidP="00181FFC">
      <w:pPr>
        <w:spacing w:line="600" w:lineRule="auto"/>
        <w:jc w:val="left"/>
        <w:rPr>
          <w:ins w:id="21557" w:author="UTENTE" w:date="2020-06-30T19:00:00Z"/>
          <w:rFonts w:ascii="Calibri" w:eastAsia="Calibri" w:hAnsi="Calibri" w:cs="Times New Roman"/>
        </w:rPr>
      </w:pPr>
      <w:ins w:id="21558" w:author="UTENTE" w:date="2020-06-30T19:00:00Z">
        <w:r w:rsidRPr="00181FFC">
          <w:rPr>
            <w:rFonts w:ascii="Calibri" w:eastAsia="Calibri" w:hAnsi="Calibri" w:cs="Times New Roman"/>
          </w:rPr>
          <w:t>954.</w:t>
        </w:r>
        <w:r w:rsidRPr="00181FFC">
          <w:rPr>
            <w:rFonts w:ascii="Calibri" w:eastAsia="Calibri" w:hAnsi="Calibri" w:cs="Times New Roman"/>
          </w:rPr>
          <w:tab/>
          <w:t>mcp "\"Tuo fratello è andato, Luka.\""</w:t>
        </w:r>
      </w:ins>
    </w:p>
    <w:p w14:paraId="28CBC6B3" w14:textId="77777777" w:rsidR="00181FFC" w:rsidRPr="00181FFC" w:rsidRDefault="00181FFC" w:rsidP="00181FFC">
      <w:pPr>
        <w:spacing w:line="600" w:lineRule="auto"/>
        <w:jc w:val="left"/>
        <w:rPr>
          <w:ins w:id="21559" w:author="UTENTE" w:date="2020-06-30T19:00:00Z"/>
          <w:rFonts w:ascii="Calibri" w:eastAsia="Calibri" w:hAnsi="Calibri" w:cs="Times New Roman"/>
        </w:rPr>
      </w:pPr>
      <w:ins w:id="21560" w:author="UTENTE" w:date="2020-06-30T19:00:00Z">
        <w:r w:rsidRPr="00181FFC">
          <w:rPr>
            <w:rFonts w:ascii="Calibri" w:eastAsia="Calibri" w:hAnsi="Calibri" w:cs="Times New Roman"/>
          </w:rPr>
          <w:t>955.</w:t>
        </w:r>
        <w:r w:rsidRPr="00181FFC">
          <w:rPr>
            <w:rFonts w:ascii="Calibri" w:eastAsia="Calibri" w:hAnsi="Calibri" w:cs="Times New Roman"/>
          </w:rPr>
          <w:tab/>
          <w:t>mcp "\"Andargli dietro adesso… È troppo tardi per cambiare quello che è successo.\""</w:t>
        </w:r>
      </w:ins>
    </w:p>
    <w:p w14:paraId="2C928909" w14:textId="77777777" w:rsidR="00181FFC" w:rsidRPr="00181FFC" w:rsidRDefault="00181FFC" w:rsidP="00181FFC">
      <w:pPr>
        <w:spacing w:line="600" w:lineRule="auto"/>
        <w:jc w:val="left"/>
        <w:rPr>
          <w:ins w:id="21561" w:author="UTENTE" w:date="2020-06-30T19:00:00Z"/>
          <w:rFonts w:ascii="Calibri" w:eastAsia="Calibri" w:hAnsi="Calibri" w:cs="Times New Roman"/>
        </w:rPr>
      </w:pPr>
      <w:ins w:id="21562" w:author="UTENTE" w:date="2020-06-30T19:00:00Z">
        <w:r w:rsidRPr="00181FFC">
          <w:rPr>
            <w:rFonts w:ascii="Calibri" w:eastAsia="Calibri" w:hAnsi="Calibri" w:cs="Times New Roman"/>
          </w:rPr>
          <w:t>956.</w:t>
        </w:r>
        <w:r w:rsidRPr="00181FFC">
          <w:rPr>
            <w:rFonts w:ascii="Calibri" w:eastAsia="Calibri" w:hAnsi="Calibri" w:cs="Times New Roman"/>
          </w:rPr>
          <w:tab/>
          <w:t>l "\"…\""</w:t>
        </w:r>
      </w:ins>
    </w:p>
    <w:p w14:paraId="0C9FE71A" w14:textId="77777777" w:rsidR="00181FFC" w:rsidRPr="00181FFC" w:rsidRDefault="00181FFC" w:rsidP="00181FFC">
      <w:pPr>
        <w:spacing w:line="600" w:lineRule="auto"/>
        <w:jc w:val="left"/>
        <w:rPr>
          <w:ins w:id="21563" w:author="UTENTE" w:date="2020-06-30T19:00:00Z"/>
          <w:rFonts w:ascii="Calibri" w:eastAsia="Calibri" w:hAnsi="Calibri" w:cs="Times New Roman"/>
        </w:rPr>
      </w:pPr>
      <w:ins w:id="21564" w:author="UTENTE" w:date="2020-06-30T19:00:00Z">
        <w:r w:rsidRPr="00181FFC">
          <w:rPr>
            <w:rFonts w:ascii="Calibri" w:eastAsia="Calibri" w:hAnsi="Calibri" w:cs="Times New Roman"/>
          </w:rPr>
          <w:t>957.</w:t>
        </w:r>
        <w:r w:rsidRPr="00181FFC">
          <w:rPr>
            <w:rFonts w:ascii="Calibri" w:eastAsia="Calibri" w:hAnsi="Calibri" w:cs="Times New Roman"/>
          </w:rPr>
          <w:tab/>
          <w:t>mcp "\"La vendetta è davvero la cosa più importante per te?\""</w:t>
        </w:r>
      </w:ins>
    </w:p>
    <w:p w14:paraId="6D719933" w14:textId="77777777" w:rsidR="00181FFC" w:rsidRPr="00181FFC" w:rsidRDefault="00181FFC" w:rsidP="00181FFC">
      <w:pPr>
        <w:spacing w:line="600" w:lineRule="auto"/>
        <w:jc w:val="left"/>
        <w:rPr>
          <w:ins w:id="21565" w:author="UTENTE" w:date="2020-06-30T19:00:00Z"/>
          <w:rFonts w:ascii="Calibri" w:eastAsia="Calibri" w:hAnsi="Calibri" w:cs="Times New Roman"/>
        </w:rPr>
      </w:pPr>
      <w:ins w:id="21566" w:author="UTENTE" w:date="2020-06-30T19:00:00Z">
        <w:r w:rsidRPr="00181FFC">
          <w:rPr>
            <w:rFonts w:ascii="Calibri" w:eastAsia="Calibri" w:hAnsi="Calibri" w:cs="Times New Roman"/>
          </w:rPr>
          <w:t>958.</w:t>
        </w:r>
        <w:r w:rsidRPr="00181FFC">
          <w:rPr>
            <w:rFonts w:ascii="Calibri" w:eastAsia="Calibri" w:hAnsi="Calibri" w:cs="Times New Roman"/>
          </w:rPr>
          <w:tab/>
          <w:t>n "Luka chiude forte gli occhi, inalando un sospiro spezzato."</w:t>
        </w:r>
      </w:ins>
    </w:p>
    <w:p w14:paraId="3A0F21AE" w14:textId="77777777" w:rsidR="00181FFC" w:rsidRPr="00181FFC" w:rsidRDefault="00181FFC" w:rsidP="00181FFC">
      <w:pPr>
        <w:spacing w:line="600" w:lineRule="auto"/>
        <w:jc w:val="left"/>
        <w:rPr>
          <w:ins w:id="21567" w:author="UTENTE" w:date="2020-06-30T19:00:00Z"/>
          <w:rFonts w:ascii="Calibri" w:eastAsia="Calibri" w:hAnsi="Calibri" w:cs="Times New Roman"/>
        </w:rPr>
      </w:pPr>
      <w:ins w:id="21568" w:author="UTENTE" w:date="2020-06-30T19:00:00Z">
        <w:r w:rsidRPr="00181FFC">
          <w:rPr>
            <w:rFonts w:ascii="Calibri" w:eastAsia="Calibri" w:hAnsi="Calibri" w:cs="Times New Roman"/>
          </w:rPr>
          <w:t>959.</w:t>
        </w:r>
        <w:r w:rsidRPr="00181FFC">
          <w:rPr>
            <w:rFonts w:ascii="Calibri" w:eastAsia="Calibri" w:hAnsi="Calibri" w:cs="Times New Roman"/>
          </w:rPr>
          <w:tab/>
          <w:t>n "Il secondo successivo sembra voler durare ancora e ancora, all'infinito…"</w:t>
        </w:r>
        <w:r w:rsidRPr="00181FFC">
          <w:rPr>
            <w:rFonts w:ascii="Calibri" w:eastAsia="Calibri" w:hAnsi="Calibri" w:cs="Times New Roman"/>
          </w:rPr>
          <w:br w:type="page"/>
        </w:r>
      </w:ins>
    </w:p>
    <w:p w14:paraId="718BD644" w14:textId="77777777" w:rsidR="00181FFC" w:rsidRPr="00181FFC" w:rsidRDefault="00181FFC" w:rsidP="00181FFC">
      <w:pPr>
        <w:spacing w:line="600" w:lineRule="auto"/>
        <w:jc w:val="left"/>
        <w:rPr>
          <w:ins w:id="21569" w:author="UTENTE" w:date="2020-06-30T19:00:00Z"/>
          <w:rFonts w:ascii="Calibri" w:eastAsia="Calibri" w:hAnsi="Calibri" w:cs="Times New Roman"/>
          <w:lang w:val="en-US"/>
        </w:rPr>
      </w:pPr>
      <w:ins w:id="21570" w:author="UTENTE" w:date="2020-06-30T19:00:00Z">
        <w:r w:rsidRPr="00181FFC">
          <w:rPr>
            <w:rFonts w:ascii="Calibri" w:eastAsia="Calibri" w:hAnsi="Calibri" w:cs="Times New Roman"/>
            <w:lang w:val="en-US"/>
          </w:rPr>
          <w:lastRenderedPageBreak/>
          <w:t>960.</w:t>
        </w:r>
        <w:r w:rsidRPr="00181FFC">
          <w:rPr>
            <w:rFonts w:ascii="Calibri" w:eastAsia="Calibri" w:hAnsi="Calibri" w:cs="Times New Roman"/>
            <w:lang w:val="en-US"/>
          </w:rPr>
          <w:tab/>
          <w:t>n "Until he finally reopens his eyes."</w:t>
        </w:r>
      </w:ins>
    </w:p>
    <w:p w14:paraId="1CA7E88A" w14:textId="77777777" w:rsidR="00181FFC" w:rsidRPr="00181FFC" w:rsidRDefault="00181FFC" w:rsidP="00181FFC">
      <w:pPr>
        <w:spacing w:line="600" w:lineRule="auto"/>
        <w:jc w:val="left"/>
        <w:rPr>
          <w:ins w:id="21571" w:author="UTENTE" w:date="2020-06-30T19:00:00Z"/>
          <w:rFonts w:ascii="Calibri" w:eastAsia="Calibri" w:hAnsi="Calibri" w:cs="Times New Roman"/>
          <w:lang w:val="en-US"/>
        </w:rPr>
      </w:pPr>
      <w:ins w:id="21572" w:author="UTENTE" w:date="2020-06-30T19:00:00Z">
        <w:r w:rsidRPr="00181FFC">
          <w:rPr>
            <w:rFonts w:ascii="Calibri" w:eastAsia="Calibri" w:hAnsi="Calibri" w:cs="Times New Roman"/>
            <w:lang w:val="en-US"/>
          </w:rPr>
          <w:t>961.</w:t>
        </w:r>
        <w:r w:rsidRPr="00181FFC">
          <w:rPr>
            <w:rFonts w:ascii="Calibri" w:eastAsia="Calibri" w:hAnsi="Calibri" w:cs="Times New Roman"/>
            <w:lang w:val="en-US"/>
          </w:rPr>
          <w:tab/>
          <w:t>l "\"…Yes.\""</w:t>
        </w:r>
      </w:ins>
    </w:p>
    <w:p w14:paraId="7090B718" w14:textId="77777777" w:rsidR="00181FFC" w:rsidRPr="00181FFC" w:rsidRDefault="00181FFC" w:rsidP="00181FFC">
      <w:pPr>
        <w:spacing w:line="600" w:lineRule="auto"/>
        <w:jc w:val="left"/>
        <w:rPr>
          <w:ins w:id="21573" w:author="UTENTE" w:date="2020-06-30T19:00:00Z"/>
          <w:rFonts w:ascii="Calibri" w:eastAsia="Calibri" w:hAnsi="Calibri" w:cs="Times New Roman"/>
          <w:lang w:val="en-US"/>
        </w:rPr>
      </w:pPr>
      <w:ins w:id="21574" w:author="UTENTE" w:date="2020-06-30T19:00:00Z">
        <w:r w:rsidRPr="00181FFC">
          <w:rPr>
            <w:rFonts w:ascii="Calibri" w:eastAsia="Calibri" w:hAnsi="Calibri" w:cs="Times New Roman"/>
            <w:lang w:val="en-US"/>
          </w:rPr>
          <w:t>962.</w:t>
        </w:r>
        <w:r w:rsidRPr="00181FFC">
          <w:rPr>
            <w:rFonts w:ascii="Calibri" w:eastAsia="Calibri" w:hAnsi="Calibri" w:cs="Times New Roman"/>
            <w:lang w:val="en-US"/>
          </w:rPr>
          <w:tab/>
          <w:t>n "He chokes out a single, weak word."</w:t>
        </w:r>
      </w:ins>
    </w:p>
    <w:p w14:paraId="7ACD0010" w14:textId="77777777" w:rsidR="00181FFC" w:rsidRPr="00181FFC" w:rsidRDefault="00181FFC" w:rsidP="00181FFC">
      <w:pPr>
        <w:spacing w:line="600" w:lineRule="auto"/>
        <w:jc w:val="left"/>
        <w:rPr>
          <w:ins w:id="21575" w:author="UTENTE" w:date="2020-06-30T19:00:00Z"/>
          <w:rFonts w:ascii="Calibri" w:eastAsia="Calibri" w:hAnsi="Calibri" w:cs="Times New Roman"/>
          <w:lang w:val="en-US"/>
        </w:rPr>
      </w:pPr>
      <w:ins w:id="21576" w:author="UTENTE" w:date="2020-06-30T19:00:00Z">
        <w:r w:rsidRPr="00181FFC">
          <w:rPr>
            <w:rFonts w:ascii="Calibri" w:eastAsia="Calibri" w:hAnsi="Calibri" w:cs="Times New Roman"/>
            <w:lang w:val="en-US"/>
          </w:rPr>
          <w:t>963.</w:t>
        </w:r>
        <w:r w:rsidRPr="00181FFC">
          <w:rPr>
            <w:rFonts w:ascii="Calibri" w:eastAsia="Calibri" w:hAnsi="Calibri" w:cs="Times New Roman"/>
            <w:lang w:val="en-US"/>
          </w:rPr>
          <w:tab/>
          <w:t>mcp "\"…\""</w:t>
        </w:r>
      </w:ins>
    </w:p>
    <w:p w14:paraId="258858D4" w14:textId="77777777" w:rsidR="00181FFC" w:rsidRPr="00181FFC" w:rsidRDefault="00181FFC" w:rsidP="00181FFC">
      <w:pPr>
        <w:spacing w:line="600" w:lineRule="auto"/>
        <w:jc w:val="left"/>
        <w:rPr>
          <w:ins w:id="21577" w:author="UTENTE" w:date="2020-06-30T19:00:00Z"/>
          <w:rFonts w:ascii="Calibri" w:eastAsia="Calibri" w:hAnsi="Calibri" w:cs="Times New Roman"/>
          <w:lang w:val="en-US"/>
        </w:rPr>
      </w:pPr>
      <w:ins w:id="21578" w:author="UTENTE" w:date="2020-06-30T19:00:00Z">
        <w:r w:rsidRPr="00181FFC">
          <w:rPr>
            <w:rFonts w:ascii="Calibri" w:eastAsia="Calibri" w:hAnsi="Calibri" w:cs="Times New Roman"/>
            <w:lang w:val="en-US"/>
          </w:rPr>
          <w:t>964.</w:t>
        </w:r>
        <w:r w:rsidRPr="00181FFC">
          <w:rPr>
            <w:rFonts w:ascii="Calibri" w:eastAsia="Calibri" w:hAnsi="Calibri" w:cs="Times New Roman"/>
            <w:lang w:val="en-US"/>
          </w:rPr>
          <w:tab/>
          <w:t>n "Does that mean I was wrong from the beginning, thinking he cared about me…?"</w:t>
        </w:r>
      </w:ins>
    </w:p>
    <w:p w14:paraId="7AC48FF5" w14:textId="77777777" w:rsidR="00181FFC" w:rsidRPr="00181FFC" w:rsidRDefault="00181FFC" w:rsidP="00181FFC">
      <w:pPr>
        <w:spacing w:line="600" w:lineRule="auto"/>
        <w:jc w:val="left"/>
        <w:rPr>
          <w:ins w:id="21579" w:author="UTENTE" w:date="2020-06-30T19:00:00Z"/>
          <w:rFonts w:ascii="Calibri" w:eastAsia="Calibri" w:hAnsi="Calibri" w:cs="Times New Roman"/>
          <w:lang w:val="en-US"/>
        </w:rPr>
      </w:pPr>
      <w:ins w:id="21580" w:author="UTENTE" w:date="2020-06-30T19:00:00Z">
        <w:r w:rsidRPr="00181FFC">
          <w:rPr>
            <w:rFonts w:ascii="Calibri" w:eastAsia="Calibri" w:hAnsi="Calibri" w:cs="Times New Roman"/>
            <w:lang w:val="en-US"/>
          </w:rPr>
          <w:t>965.</w:t>
        </w:r>
        <w:r w:rsidRPr="00181FFC">
          <w:rPr>
            <w:rFonts w:ascii="Calibri" w:eastAsia="Calibri" w:hAnsi="Calibri" w:cs="Times New Roman"/>
            <w:lang w:val="en-US"/>
          </w:rPr>
          <w:tab/>
          <w:t>l "\"I'm sorry, [mc]…\""</w:t>
        </w:r>
      </w:ins>
    </w:p>
    <w:p w14:paraId="61D3AD20" w14:textId="77777777" w:rsidR="00181FFC" w:rsidRPr="00181FFC" w:rsidRDefault="00181FFC" w:rsidP="00181FFC">
      <w:pPr>
        <w:spacing w:line="600" w:lineRule="auto"/>
        <w:jc w:val="left"/>
        <w:rPr>
          <w:ins w:id="21581" w:author="UTENTE" w:date="2020-06-30T19:00:00Z"/>
          <w:rFonts w:ascii="Calibri" w:eastAsia="Calibri" w:hAnsi="Calibri" w:cs="Times New Roman"/>
          <w:lang w:val="en-US"/>
        </w:rPr>
      </w:pPr>
      <w:ins w:id="21582" w:author="UTENTE" w:date="2020-06-30T19:00:00Z">
        <w:r w:rsidRPr="00181FFC">
          <w:rPr>
            <w:rFonts w:ascii="Calibri" w:eastAsia="Calibri" w:hAnsi="Calibri" w:cs="Times New Roman"/>
            <w:lang w:val="en-US"/>
          </w:rPr>
          <w:t>966.</w:t>
        </w:r>
        <w:r w:rsidRPr="00181FFC">
          <w:rPr>
            <w:rFonts w:ascii="Calibri" w:eastAsia="Calibri" w:hAnsi="Calibri" w:cs="Times New Roman"/>
            <w:lang w:val="en-US"/>
          </w:rPr>
          <w:tab/>
          <w:t>l "\"But this is my last chance to put things right.\""</w:t>
        </w:r>
      </w:ins>
    </w:p>
    <w:p w14:paraId="10A5A009" w14:textId="77777777" w:rsidR="00181FFC" w:rsidRPr="00181FFC" w:rsidRDefault="00181FFC" w:rsidP="00181FFC">
      <w:pPr>
        <w:spacing w:line="600" w:lineRule="auto"/>
        <w:jc w:val="left"/>
        <w:rPr>
          <w:ins w:id="21583" w:author="UTENTE" w:date="2020-06-30T19:00:00Z"/>
          <w:rFonts w:ascii="Calibri" w:eastAsia="Calibri" w:hAnsi="Calibri" w:cs="Times New Roman"/>
          <w:lang w:val="en-US"/>
        </w:rPr>
      </w:pPr>
      <w:ins w:id="21584" w:author="UTENTE" w:date="2020-06-30T19:00:00Z">
        <w:r w:rsidRPr="00181FFC">
          <w:rPr>
            <w:rFonts w:ascii="Calibri" w:eastAsia="Calibri" w:hAnsi="Calibri" w:cs="Times New Roman"/>
            <w:lang w:val="en-US"/>
          </w:rPr>
          <w:t>967.</w:t>
        </w:r>
        <w:r w:rsidRPr="00181FFC">
          <w:rPr>
            <w:rFonts w:ascii="Calibri" w:eastAsia="Calibri" w:hAnsi="Calibri" w:cs="Times New Roman"/>
            <w:lang w:val="en-US"/>
          </w:rPr>
          <w:tab/>
          <w:t>n "His voice breaks, and he turns his head away from me, like he can't look me in the eye any longer."</w:t>
        </w:r>
      </w:ins>
    </w:p>
    <w:p w14:paraId="3CF932F7" w14:textId="77777777" w:rsidR="00181FFC" w:rsidRPr="00181FFC" w:rsidRDefault="00181FFC" w:rsidP="00181FFC">
      <w:pPr>
        <w:spacing w:line="600" w:lineRule="auto"/>
        <w:jc w:val="left"/>
        <w:rPr>
          <w:ins w:id="21585" w:author="UTENTE" w:date="2020-06-30T19:00:00Z"/>
          <w:rFonts w:ascii="Calibri" w:eastAsia="Calibri" w:hAnsi="Calibri" w:cs="Times New Roman"/>
          <w:lang w:val="en-US"/>
        </w:rPr>
      </w:pPr>
      <w:ins w:id="21586" w:author="UTENTE" w:date="2020-06-30T19:00:00Z">
        <w:r w:rsidRPr="00181FFC">
          <w:rPr>
            <w:rFonts w:ascii="Calibri" w:eastAsia="Calibri" w:hAnsi="Calibri" w:cs="Times New Roman"/>
            <w:lang w:val="en-US"/>
          </w:rPr>
          <w:t>968.</w:t>
        </w:r>
        <w:r w:rsidRPr="00181FFC">
          <w:rPr>
            <w:rFonts w:ascii="Calibri" w:eastAsia="Calibri" w:hAnsi="Calibri" w:cs="Times New Roman"/>
            <w:lang w:val="en-US"/>
          </w:rPr>
          <w:tab/>
          <w:t>n "His expression is so pained…{w} Then why? Why?"</w:t>
        </w:r>
      </w:ins>
    </w:p>
    <w:p w14:paraId="3F250253" w14:textId="77777777" w:rsidR="00181FFC" w:rsidRPr="00181FFC" w:rsidRDefault="00181FFC" w:rsidP="00181FFC">
      <w:pPr>
        <w:spacing w:line="600" w:lineRule="auto"/>
        <w:jc w:val="left"/>
        <w:rPr>
          <w:ins w:id="21587" w:author="UTENTE" w:date="2020-06-30T19:00:00Z"/>
          <w:rFonts w:ascii="Calibri" w:eastAsia="Calibri" w:hAnsi="Calibri" w:cs="Times New Roman"/>
          <w:lang w:val="en-US"/>
        </w:rPr>
      </w:pPr>
      <w:ins w:id="21588" w:author="UTENTE" w:date="2020-06-30T19:00:00Z">
        <w:r w:rsidRPr="00181FFC">
          <w:rPr>
            <w:rFonts w:ascii="Calibri" w:eastAsia="Calibri" w:hAnsi="Calibri" w:cs="Times New Roman"/>
            <w:lang w:val="en-US"/>
          </w:rPr>
          <w:t>969.</w:t>
        </w:r>
        <w:r w:rsidRPr="00181FFC">
          <w:rPr>
            <w:rFonts w:ascii="Calibri" w:eastAsia="Calibri" w:hAnsi="Calibri" w:cs="Times New Roman"/>
            <w:lang w:val="en-US"/>
          </w:rPr>
          <w:tab/>
          <w:t>mcp "\"Luka…\""</w:t>
        </w:r>
      </w:ins>
    </w:p>
    <w:p w14:paraId="09D706C4" w14:textId="77777777" w:rsidR="00181FFC" w:rsidRPr="00181FFC" w:rsidRDefault="00181FFC" w:rsidP="00181FFC">
      <w:pPr>
        <w:spacing w:line="600" w:lineRule="auto"/>
        <w:jc w:val="left"/>
        <w:rPr>
          <w:ins w:id="21589" w:author="UTENTE" w:date="2020-06-30T19:00:00Z"/>
          <w:rFonts w:ascii="Calibri" w:eastAsia="Calibri" w:hAnsi="Calibri" w:cs="Times New Roman"/>
          <w:lang w:val="en-US"/>
        </w:rPr>
      </w:pPr>
      <w:ins w:id="21590" w:author="UTENTE" w:date="2020-06-30T19:00:00Z">
        <w:r w:rsidRPr="00181FFC">
          <w:rPr>
            <w:rFonts w:ascii="Calibri" w:eastAsia="Calibri" w:hAnsi="Calibri" w:cs="Times New Roman"/>
            <w:lang w:val="en-US"/>
          </w:rPr>
          <w:t>970.</w:t>
        </w:r>
        <w:r w:rsidRPr="00181FFC">
          <w:rPr>
            <w:rFonts w:ascii="Calibri" w:eastAsia="Calibri" w:hAnsi="Calibri" w:cs="Times New Roman"/>
            <w:lang w:val="en-US"/>
          </w:rPr>
          <w:tab/>
          <w:t>bp "\"Very well. It seems we have an agreement.\""</w:t>
        </w:r>
      </w:ins>
    </w:p>
    <w:p w14:paraId="192B542A" w14:textId="77777777" w:rsidR="00181FFC" w:rsidRPr="00181FFC" w:rsidRDefault="00181FFC" w:rsidP="00181FFC">
      <w:pPr>
        <w:spacing w:line="600" w:lineRule="auto"/>
        <w:jc w:val="left"/>
        <w:rPr>
          <w:ins w:id="21591" w:author="UTENTE" w:date="2020-06-30T19:00:00Z"/>
          <w:rFonts w:ascii="Calibri" w:eastAsia="Calibri" w:hAnsi="Calibri" w:cs="Times New Roman"/>
          <w:lang w:val="en-US"/>
        </w:rPr>
      </w:pPr>
      <w:ins w:id="21592" w:author="UTENTE" w:date="2020-06-30T19:00:00Z">
        <w:r w:rsidRPr="00181FFC">
          <w:rPr>
            <w:rFonts w:ascii="Calibri" w:eastAsia="Calibri" w:hAnsi="Calibri" w:cs="Times New Roman"/>
            <w:lang w:val="en-US"/>
          </w:rPr>
          <w:t>971.</w:t>
        </w:r>
        <w:r w:rsidRPr="00181FFC">
          <w:rPr>
            <w:rFonts w:ascii="Calibri" w:eastAsia="Calibri" w:hAnsi="Calibri" w:cs="Times New Roman"/>
            <w:lang w:val="en-US"/>
          </w:rPr>
          <w:tab/>
          <w:t>n "I barely even realize what's happening as Bishop pulls me into his arms, leaning in towards my neck."</w:t>
        </w:r>
      </w:ins>
    </w:p>
    <w:p w14:paraId="2E488342" w14:textId="77777777" w:rsidR="00181FFC" w:rsidRPr="00181FFC" w:rsidRDefault="00181FFC" w:rsidP="00181FFC">
      <w:pPr>
        <w:spacing w:line="600" w:lineRule="auto"/>
        <w:jc w:val="left"/>
        <w:rPr>
          <w:ins w:id="21593" w:author="UTENTE" w:date="2020-06-30T19:00:00Z"/>
          <w:rFonts w:ascii="Calibri" w:eastAsia="Calibri" w:hAnsi="Calibri" w:cs="Times New Roman"/>
          <w:lang w:val="en-US"/>
        </w:rPr>
      </w:pPr>
      <w:ins w:id="21594" w:author="UTENTE" w:date="2020-06-30T19:00:00Z">
        <w:r w:rsidRPr="00181FFC">
          <w:rPr>
            <w:rFonts w:ascii="Calibri" w:eastAsia="Calibri" w:hAnsi="Calibri" w:cs="Times New Roman"/>
            <w:lang w:val="en-US"/>
          </w:rPr>
          <w:t>972.</w:t>
        </w:r>
        <w:r w:rsidRPr="00181FFC">
          <w:rPr>
            <w:rFonts w:ascii="Calibri" w:eastAsia="Calibri" w:hAnsi="Calibri" w:cs="Times New Roman"/>
            <w:lang w:val="en-US"/>
          </w:rPr>
          <w:tab/>
          <w:t>n "Should I feel angry?{w} Sad?{w} Betrayed?"</w:t>
        </w:r>
      </w:ins>
    </w:p>
    <w:p w14:paraId="2EE05711" w14:textId="77777777" w:rsidR="00181FFC" w:rsidRPr="00181FFC" w:rsidRDefault="00181FFC" w:rsidP="00181FFC">
      <w:pPr>
        <w:spacing w:line="600" w:lineRule="auto"/>
        <w:jc w:val="left"/>
        <w:rPr>
          <w:ins w:id="21595" w:author="UTENTE" w:date="2020-06-30T19:00:00Z"/>
          <w:rFonts w:ascii="Calibri" w:eastAsia="Calibri" w:hAnsi="Calibri" w:cs="Times New Roman"/>
          <w:lang w:val="en-US"/>
        </w:rPr>
      </w:pPr>
      <w:ins w:id="21596" w:author="UTENTE" w:date="2020-06-30T19:00:00Z">
        <w:r w:rsidRPr="00181FFC">
          <w:rPr>
            <w:rFonts w:ascii="Calibri" w:eastAsia="Calibri" w:hAnsi="Calibri" w:cs="Times New Roman"/>
            <w:lang w:val="en-US"/>
          </w:rPr>
          <w:t>973.</w:t>
        </w:r>
        <w:r w:rsidRPr="00181FFC">
          <w:rPr>
            <w:rFonts w:ascii="Calibri" w:eastAsia="Calibri" w:hAnsi="Calibri" w:cs="Times New Roman"/>
            <w:lang w:val="en-US"/>
          </w:rPr>
          <w:tab/>
          <w:t>n "…Or happy, because I can be the key to what he truly wants?"</w:t>
        </w:r>
      </w:ins>
    </w:p>
    <w:p w14:paraId="6F78E3B7" w14:textId="77777777" w:rsidR="00181FFC" w:rsidRPr="00181FFC" w:rsidRDefault="00181FFC" w:rsidP="00181FFC">
      <w:pPr>
        <w:spacing w:line="600" w:lineRule="auto"/>
        <w:jc w:val="left"/>
        <w:rPr>
          <w:ins w:id="21597" w:author="UTENTE" w:date="2020-06-30T19:00:00Z"/>
          <w:rFonts w:ascii="Calibri" w:eastAsia="Calibri" w:hAnsi="Calibri" w:cs="Times New Roman"/>
          <w:lang w:val="en-US"/>
          <w:rPrChange w:id="21598" w:author="UTENTE" w:date="2020-06-30T19:00:00Z">
            <w:rPr>
              <w:ins w:id="21599" w:author="UTENTE" w:date="2020-06-30T19:00:00Z"/>
              <w:rFonts w:ascii="Calibri" w:eastAsia="Calibri" w:hAnsi="Calibri" w:cs="Times New Roman"/>
            </w:rPr>
          </w:rPrChange>
        </w:rPr>
      </w:pPr>
      <w:ins w:id="21600" w:author="UTENTE" w:date="2020-06-30T19:00:00Z">
        <w:r w:rsidRPr="00181FFC">
          <w:rPr>
            <w:rFonts w:ascii="Calibri" w:eastAsia="Calibri" w:hAnsi="Calibri" w:cs="Times New Roman"/>
            <w:lang w:val="en-US"/>
            <w:rPrChange w:id="21601" w:author="UTENTE" w:date="2020-06-30T19:00:00Z">
              <w:rPr>
                <w:rFonts w:ascii="Calibri" w:eastAsia="Calibri" w:hAnsi="Calibri" w:cs="Times New Roman"/>
              </w:rPr>
            </w:rPrChange>
          </w:rPr>
          <w:t>974.</w:t>
        </w:r>
        <w:r w:rsidRPr="00181FFC">
          <w:rPr>
            <w:rFonts w:ascii="Calibri" w:eastAsia="Calibri" w:hAnsi="Calibri" w:cs="Times New Roman"/>
            <w:lang w:val="en-US"/>
            <w:rPrChange w:id="21602" w:author="UTENTE" w:date="2020-06-30T19:00:00Z">
              <w:rPr>
                <w:rFonts w:ascii="Calibri" w:eastAsia="Calibri" w:hAnsi="Calibri" w:cs="Times New Roman"/>
              </w:rPr>
            </w:rPrChange>
          </w:rPr>
          <w:tab/>
          <w:t>mc "\"…\""</w:t>
        </w:r>
      </w:ins>
    </w:p>
    <w:p w14:paraId="0BC4DAB2" w14:textId="77777777" w:rsidR="00181FFC" w:rsidRPr="00181FFC" w:rsidRDefault="00181FFC" w:rsidP="00181FFC">
      <w:pPr>
        <w:spacing w:line="600" w:lineRule="auto"/>
        <w:jc w:val="left"/>
        <w:rPr>
          <w:ins w:id="21603" w:author="UTENTE" w:date="2020-06-30T19:00:00Z"/>
          <w:rFonts w:ascii="Calibri" w:eastAsia="Calibri" w:hAnsi="Calibri" w:cs="Times New Roman"/>
          <w:lang w:val="en-US"/>
        </w:rPr>
      </w:pPr>
      <w:ins w:id="21604" w:author="UTENTE" w:date="2020-06-30T19:00:00Z">
        <w:r w:rsidRPr="00181FFC">
          <w:rPr>
            <w:rFonts w:ascii="Calibri" w:eastAsia="Calibri" w:hAnsi="Calibri" w:cs="Times New Roman"/>
            <w:lang w:val="en-US"/>
          </w:rPr>
          <w:t>975.</w:t>
        </w:r>
        <w:r w:rsidRPr="00181FFC">
          <w:rPr>
            <w:rFonts w:ascii="Calibri" w:eastAsia="Calibri" w:hAnsi="Calibri" w:cs="Times New Roman"/>
            <w:lang w:val="en-US"/>
          </w:rPr>
          <w:tab/>
          <w:t>n "Sharp fangs caress along my skin, beginning to press down against my throat."</w:t>
        </w:r>
        <w:r w:rsidRPr="00181FFC">
          <w:rPr>
            <w:rFonts w:ascii="Calibri" w:eastAsia="Calibri" w:hAnsi="Calibri" w:cs="Times New Roman"/>
            <w:lang w:val="en-US"/>
          </w:rPr>
          <w:br w:type="page"/>
        </w:r>
      </w:ins>
    </w:p>
    <w:p w14:paraId="1A0691D8" w14:textId="77777777" w:rsidR="00181FFC" w:rsidRPr="00181FFC" w:rsidRDefault="00181FFC" w:rsidP="00181FFC">
      <w:pPr>
        <w:spacing w:line="600" w:lineRule="auto"/>
        <w:jc w:val="left"/>
        <w:rPr>
          <w:ins w:id="21605" w:author="UTENTE" w:date="2020-06-30T19:00:00Z"/>
          <w:rFonts w:ascii="Calibri" w:eastAsia="Calibri" w:hAnsi="Calibri" w:cs="Times New Roman"/>
        </w:rPr>
      </w:pPr>
      <w:ins w:id="21606" w:author="UTENTE" w:date="2020-06-30T19:00:00Z">
        <w:r w:rsidRPr="00181FFC">
          <w:rPr>
            <w:rFonts w:ascii="Calibri" w:eastAsia="Calibri" w:hAnsi="Calibri" w:cs="Times New Roman"/>
          </w:rPr>
          <w:lastRenderedPageBreak/>
          <w:t>960.</w:t>
        </w:r>
        <w:r w:rsidRPr="00181FFC">
          <w:rPr>
            <w:rFonts w:ascii="Calibri" w:eastAsia="Calibri" w:hAnsi="Calibri" w:cs="Times New Roman"/>
          </w:rPr>
          <w:tab/>
          <w:t>n "Finché finalmente non riapre gli occhi."</w:t>
        </w:r>
      </w:ins>
    </w:p>
    <w:p w14:paraId="0915C145" w14:textId="77777777" w:rsidR="00181FFC" w:rsidRPr="00181FFC" w:rsidRDefault="00181FFC" w:rsidP="00181FFC">
      <w:pPr>
        <w:spacing w:line="600" w:lineRule="auto"/>
        <w:jc w:val="left"/>
        <w:rPr>
          <w:ins w:id="21607" w:author="UTENTE" w:date="2020-06-30T19:00:00Z"/>
          <w:rFonts w:ascii="Calibri" w:eastAsia="Calibri" w:hAnsi="Calibri" w:cs="Times New Roman"/>
        </w:rPr>
      </w:pPr>
      <w:ins w:id="21608" w:author="UTENTE" w:date="2020-06-30T19:00:00Z">
        <w:r w:rsidRPr="00181FFC">
          <w:rPr>
            <w:rFonts w:ascii="Calibri" w:eastAsia="Calibri" w:hAnsi="Calibri" w:cs="Times New Roman"/>
          </w:rPr>
          <w:t>961.</w:t>
        </w:r>
        <w:r w:rsidRPr="00181FFC">
          <w:rPr>
            <w:rFonts w:ascii="Calibri" w:eastAsia="Calibri" w:hAnsi="Calibri" w:cs="Times New Roman"/>
          </w:rPr>
          <w:tab/>
          <w:t>l "\"…Sì…\""</w:t>
        </w:r>
      </w:ins>
    </w:p>
    <w:p w14:paraId="22A43794" w14:textId="77777777" w:rsidR="00181FFC" w:rsidRPr="00181FFC" w:rsidRDefault="00181FFC" w:rsidP="00181FFC">
      <w:pPr>
        <w:spacing w:line="600" w:lineRule="auto"/>
        <w:jc w:val="left"/>
        <w:rPr>
          <w:ins w:id="21609" w:author="UTENTE" w:date="2020-06-30T19:00:00Z"/>
          <w:rFonts w:ascii="Calibri" w:eastAsia="Calibri" w:hAnsi="Calibri" w:cs="Times New Roman"/>
        </w:rPr>
      </w:pPr>
      <w:ins w:id="21610" w:author="UTENTE" w:date="2020-06-30T19:00:00Z">
        <w:r w:rsidRPr="00181FFC">
          <w:rPr>
            <w:rFonts w:ascii="Calibri" w:eastAsia="Calibri" w:hAnsi="Calibri" w:cs="Times New Roman"/>
          </w:rPr>
          <w:t>962.</w:t>
        </w:r>
        <w:r w:rsidRPr="00181FFC">
          <w:rPr>
            <w:rFonts w:ascii="Calibri" w:eastAsia="Calibri" w:hAnsi="Calibri" w:cs="Times New Roman"/>
          </w:rPr>
          <w:tab/>
          <w:t>n "Pronuncia una singola parola strozzata."</w:t>
        </w:r>
      </w:ins>
    </w:p>
    <w:p w14:paraId="10F4F57F" w14:textId="77777777" w:rsidR="00181FFC" w:rsidRPr="00181FFC" w:rsidRDefault="00181FFC" w:rsidP="00181FFC">
      <w:pPr>
        <w:spacing w:line="600" w:lineRule="auto"/>
        <w:jc w:val="left"/>
        <w:rPr>
          <w:ins w:id="21611" w:author="UTENTE" w:date="2020-06-30T19:00:00Z"/>
          <w:rFonts w:ascii="Calibri" w:eastAsia="Calibri" w:hAnsi="Calibri" w:cs="Times New Roman"/>
        </w:rPr>
      </w:pPr>
      <w:ins w:id="21612" w:author="UTENTE" w:date="2020-06-30T19:00:00Z">
        <w:r w:rsidRPr="00181FFC">
          <w:rPr>
            <w:rFonts w:ascii="Calibri" w:eastAsia="Calibri" w:hAnsi="Calibri" w:cs="Times New Roman"/>
          </w:rPr>
          <w:t>963.</w:t>
        </w:r>
        <w:r w:rsidRPr="00181FFC">
          <w:rPr>
            <w:rFonts w:ascii="Calibri" w:eastAsia="Calibri" w:hAnsi="Calibri" w:cs="Times New Roman"/>
          </w:rPr>
          <w:tab/>
          <w:t>mcp "\"…\""</w:t>
        </w:r>
      </w:ins>
    </w:p>
    <w:p w14:paraId="207ABC9D" w14:textId="77777777" w:rsidR="00181FFC" w:rsidRPr="00181FFC" w:rsidRDefault="00181FFC" w:rsidP="00181FFC">
      <w:pPr>
        <w:spacing w:line="600" w:lineRule="auto"/>
        <w:jc w:val="left"/>
        <w:rPr>
          <w:ins w:id="21613" w:author="UTENTE" w:date="2020-06-30T19:00:00Z"/>
          <w:rFonts w:ascii="Calibri" w:eastAsia="Calibri" w:hAnsi="Calibri" w:cs="Times New Roman"/>
        </w:rPr>
      </w:pPr>
      <w:ins w:id="21614" w:author="UTENTE" w:date="2020-06-30T19:00:00Z">
        <w:r w:rsidRPr="00181FFC">
          <w:rPr>
            <w:rFonts w:ascii="Calibri" w:eastAsia="Calibri" w:hAnsi="Calibri" w:cs="Times New Roman"/>
          </w:rPr>
          <w:t>964.</w:t>
        </w:r>
        <w:r w:rsidRPr="00181FFC">
          <w:rPr>
            <w:rFonts w:ascii="Calibri" w:eastAsia="Calibri" w:hAnsi="Calibri" w:cs="Times New Roman"/>
          </w:rPr>
          <w:tab/>
          <w:t>n "Questo significa che mi sbagliavo fin dall'inizio, pensando che ci tenesse a me…?"</w:t>
        </w:r>
      </w:ins>
    </w:p>
    <w:p w14:paraId="1FA2A4B6" w14:textId="77777777" w:rsidR="00181FFC" w:rsidRPr="00181FFC" w:rsidRDefault="00181FFC" w:rsidP="00181FFC">
      <w:pPr>
        <w:spacing w:line="600" w:lineRule="auto"/>
        <w:jc w:val="left"/>
        <w:rPr>
          <w:ins w:id="21615" w:author="UTENTE" w:date="2020-06-30T19:00:00Z"/>
          <w:rFonts w:ascii="Calibri" w:eastAsia="Calibri" w:hAnsi="Calibri" w:cs="Times New Roman"/>
        </w:rPr>
      </w:pPr>
      <w:ins w:id="21616" w:author="UTENTE" w:date="2020-06-30T19:00:00Z">
        <w:r w:rsidRPr="00181FFC">
          <w:rPr>
            <w:rFonts w:ascii="Calibri" w:eastAsia="Calibri" w:hAnsi="Calibri" w:cs="Times New Roman"/>
          </w:rPr>
          <w:t>965.</w:t>
        </w:r>
        <w:r w:rsidRPr="00181FFC">
          <w:rPr>
            <w:rFonts w:ascii="Calibri" w:eastAsia="Calibri" w:hAnsi="Calibri" w:cs="Times New Roman"/>
          </w:rPr>
          <w:tab/>
          <w:t>l "\"Mi dispiace, [mc]…\""</w:t>
        </w:r>
      </w:ins>
    </w:p>
    <w:p w14:paraId="3D958D25" w14:textId="77777777" w:rsidR="00181FFC" w:rsidRPr="00181FFC" w:rsidRDefault="00181FFC" w:rsidP="00181FFC">
      <w:pPr>
        <w:spacing w:line="600" w:lineRule="auto"/>
        <w:jc w:val="left"/>
        <w:rPr>
          <w:ins w:id="21617" w:author="UTENTE" w:date="2020-06-30T19:00:00Z"/>
          <w:rFonts w:ascii="Calibri" w:eastAsia="Calibri" w:hAnsi="Calibri" w:cs="Times New Roman"/>
        </w:rPr>
      </w:pPr>
      <w:ins w:id="21618" w:author="UTENTE" w:date="2020-06-30T19:00:00Z">
        <w:r w:rsidRPr="00181FFC">
          <w:rPr>
            <w:rFonts w:ascii="Calibri" w:eastAsia="Calibri" w:hAnsi="Calibri" w:cs="Times New Roman"/>
          </w:rPr>
          <w:t>966.</w:t>
        </w:r>
        <w:r w:rsidRPr="00181FFC">
          <w:rPr>
            <w:rFonts w:ascii="Calibri" w:eastAsia="Calibri" w:hAnsi="Calibri" w:cs="Times New Roman"/>
          </w:rPr>
          <w:tab/>
          <w:t>l "\"Ma questa è la mia ultima possibilità di rimettere le cose a posto.\""</w:t>
        </w:r>
      </w:ins>
    </w:p>
    <w:p w14:paraId="2D5492AB" w14:textId="77777777" w:rsidR="00181FFC" w:rsidRPr="00181FFC" w:rsidRDefault="00181FFC" w:rsidP="00181FFC">
      <w:pPr>
        <w:spacing w:line="600" w:lineRule="auto"/>
        <w:jc w:val="left"/>
        <w:rPr>
          <w:ins w:id="21619" w:author="UTENTE" w:date="2020-06-30T19:00:00Z"/>
          <w:rFonts w:ascii="Calibri" w:eastAsia="Calibri" w:hAnsi="Calibri" w:cs="Times New Roman"/>
        </w:rPr>
      </w:pPr>
      <w:ins w:id="21620" w:author="UTENTE" w:date="2020-06-30T19:00:00Z">
        <w:r w:rsidRPr="00181FFC">
          <w:rPr>
            <w:rFonts w:ascii="Calibri" w:eastAsia="Calibri" w:hAnsi="Calibri" w:cs="Times New Roman"/>
          </w:rPr>
          <w:t>967.</w:t>
        </w:r>
        <w:r w:rsidRPr="00181FFC">
          <w:rPr>
            <w:rFonts w:ascii="Calibri" w:eastAsia="Calibri" w:hAnsi="Calibri" w:cs="Times New Roman"/>
          </w:rPr>
          <w:tab/>
          <w:t>n "La sua voce si spezza e volge il viso lontano da me, come se non riuscisse più a guardarmi negli occhi."</w:t>
        </w:r>
      </w:ins>
    </w:p>
    <w:p w14:paraId="208B75E0" w14:textId="77777777" w:rsidR="00181FFC" w:rsidRPr="00181FFC" w:rsidRDefault="00181FFC" w:rsidP="00181FFC">
      <w:pPr>
        <w:spacing w:line="600" w:lineRule="auto"/>
        <w:jc w:val="left"/>
        <w:rPr>
          <w:ins w:id="21621" w:author="UTENTE" w:date="2020-06-30T19:00:00Z"/>
          <w:rFonts w:ascii="Calibri" w:eastAsia="Calibri" w:hAnsi="Calibri" w:cs="Times New Roman"/>
        </w:rPr>
      </w:pPr>
      <w:ins w:id="21622" w:author="UTENTE" w:date="2020-06-30T19:00:00Z">
        <w:r w:rsidRPr="00181FFC">
          <w:rPr>
            <w:rFonts w:ascii="Calibri" w:eastAsia="Calibri" w:hAnsi="Calibri" w:cs="Times New Roman"/>
          </w:rPr>
          <w:t>968.</w:t>
        </w:r>
        <w:r w:rsidRPr="00181FFC">
          <w:rPr>
            <w:rFonts w:ascii="Calibri" w:eastAsia="Calibri" w:hAnsi="Calibri" w:cs="Times New Roman"/>
          </w:rPr>
          <w:tab/>
          <w:t>n "La sua espressione è così addolorata…{w} Allora perché? Perché?"</w:t>
        </w:r>
      </w:ins>
    </w:p>
    <w:p w14:paraId="2135DE5B" w14:textId="77777777" w:rsidR="00181FFC" w:rsidRPr="00181FFC" w:rsidRDefault="00181FFC" w:rsidP="00181FFC">
      <w:pPr>
        <w:spacing w:line="600" w:lineRule="auto"/>
        <w:jc w:val="left"/>
        <w:rPr>
          <w:ins w:id="21623" w:author="UTENTE" w:date="2020-06-30T19:00:00Z"/>
          <w:rFonts w:ascii="Calibri" w:eastAsia="Calibri" w:hAnsi="Calibri" w:cs="Times New Roman"/>
        </w:rPr>
      </w:pPr>
      <w:ins w:id="21624" w:author="UTENTE" w:date="2020-06-30T19:00:00Z">
        <w:r w:rsidRPr="00181FFC">
          <w:rPr>
            <w:rFonts w:ascii="Calibri" w:eastAsia="Calibri" w:hAnsi="Calibri" w:cs="Times New Roman"/>
          </w:rPr>
          <w:t>969.</w:t>
        </w:r>
        <w:r w:rsidRPr="00181FFC">
          <w:rPr>
            <w:rFonts w:ascii="Calibri" w:eastAsia="Calibri" w:hAnsi="Calibri" w:cs="Times New Roman"/>
          </w:rPr>
          <w:tab/>
          <w:t>mcp "\"Luka…\""</w:t>
        </w:r>
      </w:ins>
    </w:p>
    <w:p w14:paraId="2AA00394" w14:textId="77777777" w:rsidR="00181FFC" w:rsidRPr="00181FFC" w:rsidRDefault="00181FFC" w:rsidP="00181FFC">
      <w:pPr>
        <w:spacing w:line="600" w:lineRule="auto"/>
        <w:jc w:val="left"/>
        <w:rPr>
          <w:ins w:id="21625" w:author="UTENTE" w:date="2020-06-30T19:00:00Z"/>
          <w:rFonts w:ascii="Calibri" w:eastAsia="Calibri" w:hAnsi="Calibri" w:cs="Times New Roman"/>
        </w:rPr>
      </w:pPr>
      <w:ins w:id="21626" w:author="UTENTE" w:date="2020-06-30T19:00:00Z">
        <w:r w:rsidRPr="00181FFC">
          <w:rPr>
            <w:rFonts w:ascii="Calibri" w:eastAsia="Calibri" w:hAnsi="Calibri" w:cs="Times New Roman"/>
          </w:rPr>
          <w:t>970.</w:t>
        </w:r>
        <w:r w:rsidRPr="00181FFC">
          <w:rPr>
            <w:rFonts w:ascii="Calibri" w:eastAsia="Calibri" w:hAnsi="Calibri" w:cs="Times New Roman"/>
          </w:rPr>
          <w:tab/>
          <w:t>bp "\"Molto bene. Sembra che abbiamo un accordo.\""</w:t>
        </w:r>
      </w:ins>
    </w:p>
    <w:p w14:paraId="57B61949" w14:textId="77777777" w:rsidR="00181FFC" w:rsidRPr="00181FFC" w:rsidRDefault="00181FFC" w:rsidP="00181FFC">
      <w:pPr>
        <w:spacing w:line="600" w:lineRule="auto"/>
        <w:jc w:val="left"/>
        <w:rPr>
          <w:ins w:id="21627" w:author="UTENTE" w:date="2020-06-30T19:00:00Z"/>
          <w:rFonts w:ascii="Calibri" w:eastAsia="Calibri" w:hAnsi="Calibri" w:cs="Times New Roman"/>
        </w:rPr>
      </w:pPr>
      <w:ins w:id="21628" w:author="UTENTE" w:date="2020-06-30T19:00:00Z">
        <w:r w:rsidRPr="00181FFC">
          <w:rPr>
            <w:rFonts w:ascii="Calibri" w:eastAsia="Calibri" w:hAnsi="Calibri" w:cs="Times New Roman"/>
          </w:rPr>
          <w:t>971.</w:t>
        </w:r>
        <w:r w:rsidRPr="00181FFC">
          <w:rPr>
            <w:rFonts w:ascii="Calibri" w:eastAsia="Calibri" w:hAnsi="Calibri" w:cs="Times New Roman"/>
          </w:rPr>
          <w:tab/>
          <w:t>n "Realizzo a malapena cosa stia succedendo quando Bishop mi tira fra le sue braccia, sporgendosi sul mio collo."</w:t>
        </w:r>
      </w:ins>
    </w:p>
    <w:p w14:paraId="7FF4DB29" w14:textId="77777777" w:rsidR="00181FFC" w:rsidRPr="00181FFC" w:rsidRDefault="00181FFC" w:rsidP="00181FFC">
      <w:pPr>
        <w:spacing w:line="600" w:lineRule="auto"/>
        <w:jc w:val="left"/>
        <w:rPr>
          <w:ins w:id="21629" w:author="UTENTE" w:date="2020-06-30T19:00:00Z"/>
          <w:rFonts w:ascii="Calibri" w:eastAsia="Calibri" w:hAnsi="Calibri" w:cs="Times New Roman"/>
        </w:rPr>
      </w:pPr>
      <w:ins w:id="21630" w:author="UTENTE" w:date="2020-06-30T19:00:00Z">
        <w:r w:rsidRPr="00181FFC">
          <w:rPr>
            <w:rFonts w:ascii="Calibri" w:eastAsia="Calibri" w:hAnsi="Calibri" w:cs="Times New Roman"/>
          </w:rPr>
          <w:t>972.</w:t>
        </w:r>
        <w:r w:rsidRPr="00181FFC">
          <w:rPr>
            <w:rFonts w:ascii="Calibri" w:eastAsia="Calibri" w:hAnsi="Calibri" w:cs="Times New Roman"/>
          </w:rPr>
          <w:tab/>
          <w:t>n "Dovrei sentirmi arrabbiato?{w} Triste?{w} Tradito?"</w:t>
        </w:r>
      </w:ins>
    </w:p>
    <w:p w14:paraId="6F88A555" w14:textId="77777777" w:rsidR="00181FFC" w:rsidRPr="00181FFC" w:rsidRDefault="00181FFC" w:rsidP="00181FFC">
      <w:pPr>
        <w:spacing w:line="600" w:lineRule="auto"/>
        <w:jc w:val="left"/>
        <w:rPr>
          <w:ins w:id="21631" w:author="UTENTE" w:date="2020-06-30T19:00:00Z"/>
          <w:rFonts w:ascii="Calibri" w:eastAsia="Calibri" w:hAnsi="Calibri" w:cs="Times New Roman"/>
        </w:rPr>
      </w:pPr>
      <w:ins w:id="21632" w:author="UTENTE" w:date="2020-06-30T19:00:00Z">
        <w:r w:rsidRPr="00181FFC">
          <w:rPr>
            <w:rFonts w:ascii="Calibri" w:eastAsia="Calibri" w:hAnsi="Calibri" w:cs="Times New Roman"/>
          </w:rPr>
          <w:t>973.</w:t>
        </w:r>
        <w:r w:rsidRPr="00181FFC">
          <w:rPr>
            <w:rFonts w:ascii="Calibri" w:eastAsia="Calibri" w:hAnsi="Calibri" w:cs="Times New Roman"/>
          </w:rPr>
          <w:tab/>
          <w:t>n "…O felice, perché posso essere la chiave per raggiungere quello che desidera veramente?"</w:t>
        </w:r>
      </w:ins>
    </w:p>
    <w:p w14:paraId="683BAE61" w14:textId="77777777" w:rsidR="00181FFC" w:rsidRPr="00181FFC" w:rsidRDefault="00181FFC" w:rsidP="00181FFC">
      <w:pPr>
        <w:spacing w:line="600" w:lineRule="auto"/>
        <w:jc w:val="left"/>
        <w:rPr>
          <w:ins w:id="21633" w:author="UTENTE" w:date="2020-06-30T19:00:00Z"/>
          <w:rFonts w:ascii="Calibri" w:eastAsia="Calibri" w:hAnsi="Calibri" w:cs="Times New Roman"/>
          <w:rPrChange w:id="21634" w:author="UTENTE" w:date="2020-06-30T19:00:00Z">
            <w:rPr>
              <w:ins w:id="21635" w:author="UTENTE" w:date="2020-06-30T19:00:00Z"/>
              <w:rFonts w:ascii="Calibri" w:eastAsia="Calibri" w:hAnsi="Calibri" w:cs="Times New Roman"/>
              <w:lang w:val="en-US"/>
            </w:rPr>
          </w:rPrChange>
        </w:rPr>
      </w:pPr>
      <w:ins w:id="21636" w:author="UTENTE" w:date="2020-06-30T19:00:00Z">
        <w:r w:rsidRPr="00181FFC">
          <w:rPr>
            <w:rFonts w:ascii="Calibri" w:eastAsia="Calibri" w:hAnsi="Calibri" w:cs="Times New Roman"/>
            <w:rPrChange w:id="21637" w:author="UTENTE" w:date="2020-06-30T19:00:00Z">
              <w:rPr>
                <w:rFonts w:ascii="Calibri" w:eastAsia="Calibri" w:hAnsi="Calibri" w:cs="Times New Roman"/>
                <w:lang w:val="en-US"/>
              </w:rPr>
            </w:rPrChange>
          </w:rPr>
          <w:t>974.</w:t>
        </w:r>
        <w:r w:rsidRPr="00181FFC">
          <w:rPr>
            <w:rFonts w:ascii="Calibri" w:eastAsia="Calibri" w:hAnsi="Calibri" w:cs="Times New Roman"/>
            <w:rPrChange w:id="21638" w:author="UTENTE" w:date="2020-06-30T19:00:00Z">
              <w:rPr>
                <w:rFonts w:ascii="Calibri" w:eastAsia="Calibri" w:hAnsi="Calibri" w:cs="Times New Roman"/>
                <w:lang w:val="en-US"/>
              </w:rPr>
            </w:rPrChange>
          </w:rPr>
          <w:tab/>
          <w:t>mc "\"…\""</w:t>
        </w:r>
      </w:ins>
    </w:p>
    <w:p w14:paraId="549DACDC" w14:textId="77777777" w:rsidR="00181FFC" w:rsidRPr="00181FFC" w:rsidRDefault="00181FFC" w:rsidP="00181FFC">
      <w:pPr>
        <w:spacing w:line="600" w:lineRule="auto"/>
        <w:jc w:val="left"/>
        <w:rPr>
          <w:ins w:id="21639" w:author="UTENTE" w:date="2020-06-30T19:00:00Z"/>
          <w:rFonts w:ascii="Calibri" w:eastAsia="Calibri" w:hAnsi="Calibri" w:cs="Times New Roman"/>
        </w:rPr>
      </w:pPr>
      <w:ins w:id="21640" w:author="UTENTE" w:date="2020-06-30T19:00:00Z">
        <w:r w:rsidRPr="00181FFC">
          <w:rPr>
            <w:rFonts w:ascii="Calibri" w:eastAsia="Calibri" w:hAnsi="Calibri" w:cs="Times New Roman"/>
          </w:rPr>
          <w:t>975.</w:t>
        </w:r>
        <w:r w:rsidRPr="00181FFC">
          <w:rPr>
            <w:rFonts w:ascii="Calibri" w:eastAsia="Calibri" w:hAnsi="Calibri" w:cs="Times New Roman"/>
          </w:rPr>
          <w:tab/>
          <w:t>n "Degli affilati canini mi accarezzano la pelle, iniziando a premere sulla mia gola."</w:t>
        </w:r>
        <w:r w:rsidRPr="00181FFC">
          <w:rPr>
            <w:rFonts w:ascii="Calibri" w:eastAsia="Calibri" w:hAnsi="Calibri" w:cs="Times New Roman"/>
          </w:rPr>
          <w:br w:type="page"/>
        </w:r>
      </w:ins>
    </w:p>
    <w:p w14:paraId="3FFD43CC" w14:textId="77777777" w:rsidR="00181FFC" w:rsidRPr="00181FFC" w:rsidRDefault="00181FFC" w:rsidP="00181FFC">
      <w:pPr>
        <w:spacing w:line="600" w:lineRule="auto"/>
        <w:jc w:val="left"/>
        <w:rPr>
          <w:ins w:id="21641" w:author="UTENTE" w:date="2020-06-30T19:00:00Z"/>
          <w:rFonts w:ascii="Calibri" w:eastAsia="Calibri" w:hAnsi="Calibri" w:cs="Times New Roman"/>
          <w:lang w:val="en-US"/>
        </w:rPr>
      </w:pPr>
      <w:ins w:id="21642" w:author="UTENTE" w:date="2020-06-30T19:00:00Z">
        <w:r w:rsidRPr="00181FFC">
          <w:rPr>
            <w:rFonts w:ascii="Calibri" w:eastAsia="Calibri" w:hAnsi="Calibri" w:cs="Times New Roman"/>
            <w:lang w:val="en-US"/>
          </w:rPr>
          <w:lastRenderedPageBreak/>
          <w:t>976.</w:t>
        </w:r>
        <w:r w:rsidRPr="00181FFC">
          <w:rPr>
            <w:rFonts w:ascii="Calibri" w:eastAsia="Calibri" w:hAnsi="Calibri" w:cs="Times New Roman"/>
            <w:lang w:val="en-US"/>
          </w:rPr>
          <w:tab/>
          <w:t>n "They sink into me, and I shudder."</w:t>
        </w:r>
      </w:ins>
    </w:p>
    <w:p w14:paraId="721EB4B6" w14:textId="77777777" w:rsidR="00181FFC" w:rsidRPr="00181FFC" w:rsidRDefault="00181FFC" w:rsidP="00181FFC">
      <w:pPr>
        <w:spacing w:line="600" w:lineRule="auto"/>
        <w:jc w:val="left"/>
        <w:rPr>
          <w:ins w:id="21643" w:author="UTENTE" w:date="2020-06-30T19:00:00Z"/>
          <w:rFonts w:ascii="Calibri" w:eastAsia="Calibri" w:hAnsi="Calibri" w:cs="Times New Roman"/>
          <w:lang w:val="en-US"/>
        </w:rPr>
      </w:pPr>
      <w:ins w:id="21644" w:author="UTENTE" w:date="2020-06-30T19:00:00Z">
        <w:r w:rsidRPr="00181FFC">
          <w:rPr>
            <w:rFonts w:ascii="Calibri" w:eastAsia="Calibri" w:hAnsi="Calibri" w:cs="Times New Roman"/>
            <w:lang w:val="en-US"/>
          </w:rPr>
          <w:t>977.</w:t>
        </w:r>
        <w:r w:rsidRPr="00181FFC">
          <w:rPr>
            <w:rFonts w:ascii="Calibri" w:eastAsia="Calibri" w:hAnsi="Calibri" w:cs="Times New Roman"/>
            <w:lang w:val="en-US"/>
          </w:rPr>
          <w:tab/>
          <w:t>mcp "\"…\""</w:t>
        </w:r>
      </w:ins>
    </w:p>
    <w:p w14:paraId="1F078E86" w14:textId="77777777" w:rsidR="00181FFC" w:rsidRPr="00181FFC" w:rsidRDefault="00181FFC" w:rsidP="00181FFC">
      <w:pPr>
        <w:spacing w:line="600" w:lineRule="auto"/>
        <w:jc w:val="left"/>
        <w:rPr>
          <w:ins w:id="21645" w:author="UTENTE" w:date="2020-06-30T19:00:00Z"/>
          <w:rFonts w:ascii="Calibri" w:eastAsia="Calibri" w:hAnsi="Calibri" w:cs="Times New Roman"/>
          <w:lang w:val="en-US"/>
        </w:rPr>
      </w:pPr>
      <w:ins w:id="21646" w:author="UTENTE" w:date="2020-06-30T19:00:00Z">
        <w:r w:rsidRPr="00181FFC">
          <w:rPr>
            <w:rFonts w:ascii="Calibri" w:eastAsia="Calibri" w:hAnsi="Calibri" w:cs="Times New Roman"/>
            <w:lang w:val="en-US"/>
          </w:rPr>
          <w:t>978.</w:t>
        </w:r>
        <w:r w:rsidRPr="00181FFC">
          <w:rPr>
            <w:rFonts w:ascii="Calibri" w:eastAsia="Calibri" w:hAnsi="Calibri" w:cs="Times New Roman"/>
            <w:lang w:val="en-US"/>
          </w:rPr>
          <w:tab/>
          <w:t>n "I told Luka I'd help him –– even though I never imagined it would end up like this."</w:t>
        </w:r>
      </w:ins>
    </w:p>
    <w:p w14:paraId="7FF36D70" w14:textId="77777777" w:rsidR="00181FFC" w:rsidRPr="00181FFC" w:rsidRDefault="00181FFC" w:rsidP="00181FFC">
      <w:pPr>
        <w:spacing w:line="600" w:lineRule="auto"/>
        <w:jc w:val="left"/>
        <w:rPr>
          <w:ins w:id="21647" w:author="UTENTE" w:date="2020-06-30T19:00:00Z"/>
          <w:rFonts w:ascii="Calibri" w:eastAsia="Calibri" w:hAnsi="Calibri" w:cs="Times New Roman"/>
          <w:lang w:val="en-US"/>
        </w:rPr>
      </w:pPr>
      <w:ins w:id="21648" w:author="UTENTE" w:date="2020-06-30T19:00:00Z">
        <w:r w:rsidRPr="00181FFC">
          <w:rPr>
            <w:rFonts w:ascii="Calibri" w:eastAsia="Calibri" w:hAnsi="Calibri" w:cs="Times New Roman"/>
            <w:lang w:val="en-US"/>
          </w:rPr>
          <w:t>979.</w:t>
        </w:r>
        <w:r w:rsidRPr="00181FFC">
          <w:rPr>
            <w:rFonts w:ascii="Calibri" w:eastAsia="Calibri" w:hAnsi="Calibri" w:cs="Times New Roman"/>
            <w:lang w:val="en-US"/>
          </w:rPr>
          <w:tab/>
          <w:t>n "His brother means everything to him.{w} He means… more to him than me, I know."</w:t>
        </w:r>
      </w:ins>
    </w:p>
    <w:p w14:paraId="38BA5BD2" w14:textId="77777777" w:rsidR="00181FFC" w:rsidRPr="00181FFC" w:rsidRDefault="00181FFC" w:rsidP="00181FFC">
      <w:pPr>
        <w:spacing w:line="600" w:lineRule="auto"/>
        <w:jc w:val="left"/>
        <w:rPr>
          <w:ins w:id="21649" w:author="UTENTE" w:date="2020-06-30T19:00:00Z"/>
          <w:rFonts w:ascii="Calibri" w:eastAsia="Calibri" w:hAnsi="Calibri" w:cs="Times New Roman"/>
          <w:lang w:val="en-US"/>
        </w:rPr>
      </w:pPr>
      <w:ins w:id="21650" w:author="UTENTE" w:date="2020-06-30T19:00:00Z">
        <w:r w:rsidRPr="00181FFC">
          <w:rPr>
            <w:rFonts w:ascii="Calibri" w:eastAsia="Calibri" w:hAnsi="Calibri" w:cs="Times New Roman"/>
            <w:lang w:val="en-US"/>
          </w:rPr>
          <w:t>980.</w:t>
        </w:r>
        <w:r w:rsidRPr="00181FFC">
          <w:rPr>
            <w:rFonts w:ascii="Calibri" w:eastAsia="Calibri" w:hAnsi="Calibri" w:cs="Times New Roman"/>
            <w:lang w:val="en-US"/>
          </w:rPr>
          <w:tab/>
          <w:t>n "If I refused Bishop's offer or tried to talk Luka out of it, how could I live with myself?"</w:t>
        </w:r>
      </w:ins>
    </w:p>
    <w:p w14:paraId="60616420" w14:textId="77777777" w:rsidR="00181FFC" w:rsidRPr="00181FFC" w:rsidRDefault="00181FFC" w:rsidP="00181FFC">
      <w:pPr>
        <w:spacing w:line="600" w:lineRule="auto"/>
        <w:jc w:val="left"/>
        <w:rPr>
          <w:ins w:id="21651" w:author="UTENTE" w:date="2020-06-30T19:00:00Z"/>
          <w:rFonts w:ascii="Calibri" w:eastAsia="Calibri" w:hAnsi="Calibri" w:cs="Times New Roman"/>
          <w:lang w:val="en-US"/>
        </w:rPr>
      </w:pPr>
      <w:ins w:id="21652" w:author="UTENTE" w:date="2020-06-30T19:00:00Z">
        <w:r w:rsidRPr="00181FFC">
          <w:rPr>
            <w:rFonts w:ascii="Calibri" w:eastAsia="Calibri" w:hAnsi="Calibri" w:cs="Times New Roman"/>
            <w:lang w:val="en-US"/>
          </w:rPr>
          <w:t>981.</w:t>
        </w:r>
        <w:r w:rsidRPr="00181FFC">
          <w:rPr>
            <w:rFonts w:ascii="Calibri" w:eastAsia="Calibri" w:hAnsi="Calibri" w:cs="Times New Roman"/>
            <w:lang w:val="en-US"/>
          </w:rPr>
          <w:tab/>
          <w:t>n "How could I watch Luka suffer, knowing he could've finally had his vengeance and found peace, but his only chance is gone forever?"</w:t>
        </w:r>
      </w:ins>
    </w:p>
    <w:p w14:paraId="134AFB7D" w14:textId="77777777" w:rsidR="00181FFC" w:rsidRPr="00181FFC" w:rsidRDefault="00181FFC" w:rsidP="00181FFC">
      <w:pPr>
        <w:spacing w:line="600" w:lineRule="auto"/>
        <w:jc w:val="left"/>
        <w:rPr>
          <w:ins w:id="21653" w:author="UTENTE" w:date="2020-06-30T19:00:00Z"/>
          <w:rFonts w:ascii="Calibri" w:eastAsia="Calibri" w:hAnsi="Calibri" w:cs="Times New Roman"/>
          <w:lang w:val="en-US"/>
        </w:rPr>
      </w:pPr>
      <w:ins w:id="21654" w:author="UTENTE" w:date="2020-06-30T19:00:00Z">
        <w:r w:rsidRPr="00181FFC">
          <w:rPr>
            <w:rFonts w:ascii="Calibri" w:eastAsia="Calibri" w:hAnsi="Calibri" w:cs="Times New Roman"/>
            <w:lang w:val="en-US"/>
          </w:rPr>
          <w:t>982.</w:t>
        </w:r>
        <w:r w:rsidRPr="00181FFC">
          <w:rPr>
            <w:rFonts w:ascii="Calibri" w:eastAsia="Calibri" w:hAnsi="Calibri" w:cs="Times New Roman"/>
            <w:lang w:val="en-US"/>
          </w:rPr>
          <w:tab/>
          <w:t>mcp "\"Bishop…\""</w:t>
        </w:r>
      </w:ins>
    </w:p>
    <w:p w14:paraId="3E9EB869" w14:textId="77777777" w:rsidR="00181FFC" w:rsidRPr="00181FFC" w:rsidRDefault="00181FFC" w:rsidP="00181FFC">
      <w:pPr>
        <w:spacing w:line="600" w:lineRule="auto"/>
        <w:jc w:val="left"/>
        <w:rPr>
          <w:ins w:id="21655" w:author="UTENTE" w:date="2020-06-30T19:00:00Z"/>
          <w:rFonts w:ascii="Calibri" w:eastAsia="Calibri" w:hAnsi="Calibri" w:cs="Times New Roman"/>
          <w:lang w:val="en-US"/>
        </w:rPr>
      </w:pPr>
      <w:ins w:id="21656" w:author="UTENTE" w:date="2020-06-30T19:00:00Z">
        <w:r w:rsidRPr="00181FFC">
          <w:rPr>
            <w:rFonts w:ascii="Calibri" w:eastAsia="Calibri" w:hAnsi="Calibri" w:cs="Times New Roman"/>
            <w:lang w:val="en-US"/>
          </w:rPr>
          <w:t>983.</w:t>
        </w:r>
        <w:r w:rsidRPr="00181FFC">
          <w:rPr>
            <w:rFonts w:ascii="Calibri" w:eastAsia="Calibri" w:hAnsi="Calibri" w:cs="Times New Roman"/>
            <w:lang w:val="en-US"/>
          </w:rPr>
          <w:tab/>
          <w:t>mcp "\"…I'll join your coven.\""</w:t>
        </w:r>
      </w:ins>
    </w:p>
    <w:p w14:paraId="6A15715A" w14:textId="77777777" w:rsidR="00181FFC" w:rsidRPr="00181FFC" w:rsidRDefault="00181FFC" w:rsidP="00181FFC">
      <w:pPr>
        <w:spacing w:line="600" w:lineRule="auto"/>
        <w:jc w:val="left"/>
        <w:rPr>
          <w:ins w:id="21657" w:author="UTENTE" w:date="2020-06-30T19:00:00Z"/>
          <w:rFonts w:ascii="Calibri" w:eastAsia="Calibri" w:hAnsi="Calibri" w:cs="Times New Roman"/>
          <w:lang w:val="en-US"/>
        </w:rPr>
      </w:pPr>
      <w:ins w:id="21658" w:author="UTENTE" w:date="2020-06-30T19:00:00Z">
        <w:r w:rsidRPr="00181FFC">
          <w:rPr>
            <w:rFonts w:ascii="Calibri" w:eastAsia="Calibri" w:hAnsi="Calibri" w:cs="Times New Roman"/>
            <w:lang w:val="en-US"/>
          </w:rPr>
          <w:t>984.</w:t>
        </w:r>
        <w:r w:rsidRPr="00181FFC">
          <w:rPr>
            <w:rFonts w:ascii="Calibri" w:eastAsia="Calibri" w:hAnsi="Calibri" w:cs="Times New Roman"/>
            <w:lang w:val="en-US"/>
          </w:rPr>
          <w:tab/>
          <w:t>l "\"[mc]…!\""</w:t>
        </w:r>
      </w:ins>
    </w:p>
    <w:p w14:paraId="53AA8866" w14:textId="77777777" w:rsidR="00181FFC" w:rsidRPr="00181FFC" w:rsidRDefault="00181FFC" w:rsidP="00181FFC">
      <w:pPr>
        <w:spacing w:line="600" w:lineRule="auto"/>
        <w:jc w:val="left"/>
        <w:rPr>
          <w:ins w:id="21659" w:author="UTENTE" w:date="2020-06-30T19:00:00Z"/>
          <w:rFonts w:ascii="Calibri" w:eastAsia="Calibri" w:hAnsi="Calibri" w:cs="Times New Roman"/>
          <w:lang w:val="en-US"/>
        </w:rPr>
      </w:pPr>
      <w:ins w:id="21660" w:author="UTENTE" w:date="2020-06-30T19:00:00Z">
        <w:r w:rsidRPr="00181FFC">
          <w:rPr>
            <w:rFonts w:ascii="Calibri" w:eastAsia="Calibri" w:hAnsi="Calibri" w:cs="Times New Roman"/>
            <w:lang w:val="en-US"/>
          </w:rPr>
          <w:t>985.</w:t>
        </w:r>
        <w:r w:rsidRPr="00181FFC">
          <w:rPr>
            <w:rFonts w:ascii="Calibri" w:eastAsia="Calibri" w:hAnsi="Calibri" w:cs="Times New Roman"/>
            <w:lang w:val="en-US"/>
          </w:rPr>
          <w:tab/>
          <w:t>mcp "\"It's all right, Luka.\""</w:t>
        </w:r>
      </w:ins>
    </w:p>
    <w:p w14:paraId="503F90D0" w14:textId="77777777" w:rsidR="00181FFC" w:rsidRPr="00181FFC" w:rsidRDefault="00181FFC" w:rsidP="00181FFC">
      <w:pPr>
        <w:spacing w:line="600" w:lineRule="auto"/>
        <w:jc w:val="left"/>
        <w:rPr>
          <w:ins w:id="21661" w:author="UTENTE" w:date="2020-06-30T19:00:00Z"/>
          <w:rFonts w:ascii="Calibri" w:eastAsia="Calibri" w:hAnsi="Calibri" w:cs="Times New Roman"/>
          <w:lang w:val="en-US"/>
        </w:rPr>
      </w:pPr>
      <w:ins w:id="21662" w:author="UTENTE" w:date="2020-06-30T19:00:00Z">
        <w:r w:rsidRPr="00181FFC">
          <w:rPr>
            <w:rFonts w:ascii="Calibri" w:eastAsia="Calibri" w:hAnsi="Calibri" w:cs="Times New Roman"/>
            <w:lang w:val="en-US"/>
          </w:rPr>
          <w:t>986.</w:t>
        </w:r>
        <w:r w:rsidRPr="00181FFC">
          <w:rPr>
            <w:rFonts w:ascii="Calibri" w:eastAsia="Calibri" w:hAnsi="Calibri" w:cs="Times New Roman"/>
            <w:lang w:val="en-US"/>
          </w:rPr>
          <w:tab/>
          <w:t>mcp "\"Ever since I found out about this world, I knew I was taking a risk by staying here and remaining a part of it.\""</w:t>
        </w:r>
      </w:ins>
    </w:p>
    <w:p w14:paraId="31A35AA6" w14:textId="77777777" w:rsidR="00181FFC" w:rsidRPr="00181FFC" w:rsidRDefault="00181FFC" w:rsidP="00181FFC">
      <w:pPr>
        <w:spacing w:line="600" w:lineRule="auto"/>
        <w:jc w:val="left"/>
        <w:rPr>
          <w:ins w:id="21663" w:author="UTENTE" w:date="2020-06-30T19:00:00Z"/>
          <w:rFonts w:ascii="Calibri" w:eastAsia="Calibri" w:hAnsi="Calibri" w:cs="Times New Roman"/>
          <w:lang w:val="en-US"/>
        </w:rPr>
      </w:pPr>
      <w:ins w:id="21664" w:author="UTENTE" w:date="2020-06-30T19:00:00Z">
        <w:r w:rsidRPr="00181FFC">
          <w:rPr>
            <w:rFonts w:ascii="Calibri" w:eastAsia="Calibri" w:hAnsi="Calibri" w:cs="Times New Roman"/>
            <w:lang w:val="en-US"/>
          </w:rPr>
          <w:t>987.</w:t>
        </w:r>
        <w:r w:rsidRPr="00181FFC">
          <w:rPr>
            <w:rFonts w:ascii="Calibri" w:eastAsia="Calibri" w:hAnsi="Calibri" w:cs="Times New Roman"/>
            <w:lang w:val="en-US"/>
          </w:rPr>
          <w:tab/>
          <w:t>mcp "\"If you can finally get what you've always wanted, and I can still get to see your face…\""</w:t>
        </w:r>
      </w:ins>
    </w:p>
    <w:p w14:paraId="62D95909" w14:textId="77777777" w:rsidR="00181FFC" w:rsidRPr="00181FFC" w:rsidRDefault="00181FFC" w:rsidP="00181FFC">
      <w:pPr>
        <w:spacing w:line="600" w:lineRule="auto"/>
        <w:jc w:val="left"/>
        <w:rPr>
          <w:ins w:id="21665" w:author="UTENTE" w:date="2020-06-30T19:00:00Z"/>
          <w:rFonts w:ascii="Calibri" w:eastAsia="Calibri" w:hAnsi="Calibri" w:cs="Times New Roman"/>
          <w:lang w:val="en-US"/>
        </w:rPr>
      </w:pPr>
      <w:ins w:id="21666" w:author="UTENTE" w:date="2020-06-30T19:00:00Z">
        <w:r w:rsidRPr="00181FFC">
          <w:rPr>
            <w:rFonts w:ascii="Calibri" w:eastAsia="Calibri" w:hAnsi="Calibri" w:cs="Times New Roman"/>
            <w:lang w:val="en-US"/>
          </w:rPr>
          <w:t>988.</w:t>
        </w:r>
        <w:r w:rsidRPr="00181FFC">
          <w:rPr>
            <w:rFonts w:ascii="Calibri" w:eastAsia="Calibri" w:hAnsi="Calibri" w:cs="Times New Roman"/>
            <w:lang w:val="en-US"/>
          </w:rPr>
          <w:tab/>
          <w:t>mcp "\"Then it's a fair trade, yeah?\""</w:t>
        </w:r>
        <w:r w:rsidRPr="00181FFC">
          <w:rPr>
            <w:rFonts w:ascii="Calibri" w:eastAsia="Calibri" w:hAnsi="Calibri" w:cs="Times New Roman"/>
            <w:lang w:val="en-US"/>
          </w:rPr>
          <w:br w:type="page"/>
        </w:r>
      </w:ins>
    </w:p>
    <w:p w14:paraId="47399A17" w14:textId="77777777" w:rsidR="00181FFC" w:rsidRPr="00181FFC" w:rsidRDefault="00181FFC" w:rsidP="00181FFC">
      <w:pPr>
        <w:spacing w:line="600" w:lineRule="auto"/>
        <w:jc w:val="left"/>
        <w:rPr>
          <w:ins w:id="21667" w:author="UTENTE" w:date="2020-06-30T19:00:00Z"/>
          <w:rFonts w:ascii="Calibri" w:eastAsia="Calibri" w:hAnsi="Calibri" w:cs="Times New Roman"/>
        </w:rPr>
      </w:pPr>
      <w:ins w:id="21668" w:author="UTENTE" w:date="2020-06-30T19:00:00Z">
        <w:r w:rsidRPr="00181FFC">
          <w:rPr>
            <w:rFonts w:ascii="Calibri" w:eastAsia="Calibri" w:hAnsi="Calibri" w:cs="Times New Roman"/>
          </w:rPr>
          <w:lastRenderedPageBreak/>
          <w:t>976.</w:t>
        </w:r>
        <w:r w:rsidRPr="00181FFC">
          <w:rPr>
            <w:rFonts w:ascii="Calibri" w:eastAsia="Calibri" w:hAnsi="Calibri" w:cs="Times New Roman"/>
          </w:rPr>
          <w:tab/>
          <w:t>n "Affondano dentro di me, e tremo."</w:t>
        </w:r>
      </w:ins>
    </w:p>
    <w:p w14:paraId="07D94CCF" w14:textId="77777777" w:rsidR="00181FFC" w:rsidRPr="00181FFC" w:rsidRDefault="00181FFC" w:rsidP="00181FFC">
      <w:pPr>
        <w:spacing w:line="600" w:lineRule="auto"/>
        <w:jc w:val="left"/>
        <w:rPr>
          <w:ins w:id="21669" w:author="UTENTE" w:date="2020-06-30T19:00:00Z"/>
          <w:rFonts w:ascii="Calibri" w:eastAsia="Calibri" w:hAnsi="Calibri" w:cs="Times New Roman"/>
        </w:rPr>
      </w:pPr>
      <w:ins w:id="21670" w:author="UTENTE" w:date="2020-06-30T19:00:00Z">
        <w:r w:rsidRPr="00181FFC">
          <w:rPr>
            <w:rFonts w:ascii="Calibri" w:eastAsia="Calibri" w:hAnsi="Calibri" w:cs="Times New Roman"/>
          </w:rPr>
          <w:t>977.</w:t>
        </w:r>
        <w:r w:rsidRPr="00181FFC">
          <w:rPr>
            <w:rFonts w:ascii="Calibri" w:eastAsia="Calibri" w:hAnsi="Calibri" w:cs="Times New Roman"/>
          </w:rPr>
          <w:tab/>
          <w:t>mcp "\"…\""</w:t>
        </w:r>
      </w:ins>
    </w:p>
    <w:p w14:paraId="36645C9E" w14:textId="77777777" w:rsidR="00181FFC" w:rsidRPr="00181FFC" w:rsidRDefault="00181FFC" w:rsidP="00181FFC">
      <w:pPr>
        <w:spacing w:line="600" w:lineRule="auto"/>
        <w:jc w:val="left"/>
        <w:rPr>
          <w:ins w:id="21671" w:author="UTENTE" w:date="2020-06-30T19:00:00Z"/>
          <w:rFonts w:ascii="Calibri" w:eastAsia="Calibri" w:hAnsi="Calibri" w:cs="Times New Roman"/>
        </w:rPr>
      </w:pPr>
      <w:ins w:id="21672" w:author="UTENTE" w:date="2020-06-30T19:00:00Z">
        <w:r w:rsidRPr="00181FFC">
          <w:rPr>
            <w:rFonts w:ascii="Calibri" w:eastAsia="Calibri" w:hAnsi="Calibri" w:cs="Times New Roman"/>
          </w:rPr>
          <w:t>978.</w:t>
        </w:r>
        <w:r w:rsidRPr="00181FFC">
          <w:rPr>
            <w:rFonts w:ascii="Calibri" w:eastAsia="Calibri" w:hAnsi="Calibri" w:cs="Times New Roman"/>
          </w:rPr>
          <w:tab/>
          <w:t>n "Ho detto a Luka che l'avrei aiutato -- anche se non immaginavo sarebbe finita così."</w:t>
        </w:r>
      </w:ins>
    </w:p>
    <w:p w14:paraId="4341F4D0" w14:textId="77777777" w:rsidR="00181FFC" w:rsidRPr="00181FFC" w:rsidRDefault="00181FFC" w:rsidP="00181FFC">
      <w:pPr>
        <w:spacing w:line="600" w:lineRule="auto"/>
        <w:jc w:val="left"/>
        <w:rPr>
          <w:ins w:id="21673" w:author="UTENTE" w:date="2020-06-30T19:00:00Z"/>
          <w:rFonts w:ascii="Calibri" w:eastAsia="Calibri" w:hAnsi="Calibri" w:cs="Times New Roman"/>
        </w:rPr>
      </w:pPr>
      <w:ins w:id="21674" w:author="UTENTE" w:date="2020-06-30T19:00:00Z">
        <w:r w:rsidRPr="00181FFC">
          <w:rPr>
            <w:rFonts w:ascii="Calibri" w:eastAsia="Calibri" w:hAnsi="Calibri" w:cs="Times New Roman"/>
          </w:rPr>
          <w:t>979.</w:t>
        </w:r>
        <w:r w:rsidRPr="00181FFC">
          <w:rPr>
            <w:rFonts w:ascii="Calibri" w:eastAsia="Calibri" w:hAnsi="Calibri" w:cs="Times New Roman"/>
          </w:rPr>
          <w:tab/>
          <w:t>n "Suo fratello significa qualcosa per lui.{w} Lui significa… di più per lui di me, lo so."</w:t>
        </w:r>
      </w:ins>
    </w:p>
    <w:p w14:paraId="54599A1E" w14:textId="77777777" w:rsidR="00181FFC" w:rsidRPr="00181FFC" w:rsidRDefault="00181FFC" w:rsidP="00181FFC">
      <w:pPr>
        <w:spacing w:line="600" w:lineRule="auto"/>
        <w:jc w:val="left"/>
        <w:rPr>
          <w:ins w:id="21675" w:author="UTENTE" w:date="2020-06-30T19:00:00Z"/>
          <w:rFonts w:ascii="Calibri" w:eastAsia="Calibri" w:hAnsi="Calibri" w:cs="Times New Roman"/>
        </w:rPr>
      </w:pPr>
      <w:ins w:id="21676" w:author="UTENTE" w:date="2020-06-30T19:00:00Z">
        <w:r w:rsidRPr="00181FFC">
          <w:rPr>
            <w:rFonts w:ascii="Calibri" w:eastAsia="Calibri" w:hAnsi="Calibri" w:cs="Times New Roman"/>
          </w:rPr>
          <w:t>980.</w:t>
        </w:r>
        <w:r w:rsidRPr="00181FFC">
          <w:rPr>
            <w:rFonts w:ascii="Calibri" w:eastAsia="Calibri" w:hAnsi="Calibri" w:cs="Times New Roman"/>
          </w:rPr>
          <w:tab/>
          <w:t>n "Se avessi rifiutato l'offerta di Bishop o avessi provato a far cambiare idea a Luka, come avrei potuto vivere con me stesso poi?"</w:t>
        </w:r>
      </w:ins>
    </w:p>
    <w:p w14:paraId="0C7A407A" w14:textId="77777777" w:rsidR="00181FFC" w:rsidRPr="00181FFC" w:rsidRDefault="00181FFC" w:rsidP="00181FFC">
      <w:pPr>
        <w:spacing w:line="600" w:lineRule="auto"/>
        <w:jc w:val="left"/>
        <w:rPr>
          <w:ins w:id="21677" w:author="UTENTE" w:date="2020-06-30T19:00:00Z"/>
          <w:rFonts w:ascii="Calibri" w:eastAsia="Calibri" w:hAnsi="Calibri" w:cs="Times New Roman"/>
        </w:rPr>
      </w:pPr>
      <w:ins w:id="21678" w:author="UTENTE" w:date="2020-06-30T19:00:00Z">
        <w:r w:rsidRPr="00181FFC">
          <w:rPr>
            <w:rFonts w:ascii="Calibri" w:eastAsia="Calibri" w:hAnsi="Calibri" w:cs="Times New Roman"/>
          </w:rPr>
          <w:t>981.</w:t>
        </w:r>
        <w:r w:rsidRPr="00181FFC">
          <w:rPr>
            <w:rFonts w:ascii="Calibri" w:eastAsia="Calibri" w:hAnsi="Calibri" w:cs="Times New Roman"/>
          </w:rPr>
          <w:tab/>
          <w:t>n "Come avrei potuto guardare Luka soffrire, sapendo che finalmente avrebbe potuto avere la sua vendetta e trovare la pace, ma la sua unica chance è svanita per sempre?"</w:t>
        </w:r>
      </w:ins>
    </w:p>
    <w:p w14:paraId="4908380D" w14:textId="77777777" w:rsidR="00181FFC" w:rsidRPr="00181FFC" w:rsidRDefault="00181FFC" w:rsidP="00181FFC">
      <w:pPr>
        <w:spacing w:line="600" w:lineRule="auto"/>
        <w:jc w:val="left"/>
        <w:rPr>
          <w:ins w:id="21679" w:author="UTENTE" w:date="2020-06-30T19:00:00Z"/>
          <w:rFonts w:ascii="Calibri" w:eastAsia="Calibri" w:hAnsi="Calibri" w:cs="Times New Roman"/>
        </w:rPr>
      </w:pPr>
      <w:ins w:id="21680" w:author="UTENTE" w:date="2020-06-30T19:00:00Z">
        <w:r w:rsidRPr="00181FFC">
          <w:rPr>
            <w:rFonts w:ascii="Calibri" w:eastAsia="Calibri" w:hAnsi="Calibri" w:cs="Times New Roman"/>
          </w:rPr>
          <w:t>982.</w:t>
        </w:r>
        <w:r w:rsidRPr="00181FFC">
          <w:rPr>
            <w:rFonts w:ascii="Calibri" w:eastAsia="Calibri" w:hAnsi="Calibri" w:cs="Times New Roman"/>
          </w:rPr>
          <w:tab/>
          <w:t>mcp "\"Bishop…\""</w:t>
        </w:r>
      </w:ins>
    </w:p>
    <w:p w14:paraId="5B5B193F" w14:textId="77777777" w:rsidR="00181FFC" w:rsidRPr="00181FFC" w:rsidRDefault="00181FFC" w:rsidP="00181FFC">
      <w:pPr>
        <w:spacing w:line="600" w:lineRule="auto"/>
        <w:jc w:val="left"/>
        <w:rPr>
          <w:ins w:id="21681" w:author="UTENTE" w:date="2020-06-30T19:00:00Z"/>
          <w:rFonts w:ascii="Calibri" w:eastAsia="Calibri" w:hAnsi="Calibri" w:cs="Times New Roman"/>
        </w:rPr>
      </w:pPr>
      <w:ins w:id="21682" w:author="UTENTE" w:date="2020-06-30T19:00:00Z">
        <w:r w:rsidRPr="00181FFC">
          <w:rPr>
            <w:rFonts w:ascii="Calibri" w:eastAsia="Calibri" w:hAnsi="Calibri" w:cs="Times New Roman"/>
          </w:rPr>
          <w:t>983.</w:t>
        </w:r>
        <w:r w:rsidRPr="00181FFC">
          <w:rPr>
            <w:rFonts w:ascii="Calibri" w:eastAsia="Calibri" w:hAnsi="Calibri" w:cs="Times New Roman"/>
          </w:rPr>
          <w:tab/>
          <w:t>mcp "\"…Mi unirò al tuo coven.\""</w:t>
        </w:r>
      </w:ins>
    </w:p>
    <w:p w14:paraId="50E46D83" w14:textId="77777777" w:rsidR="00181FFC" w:rsidRPr="00181FFC" w:rsidRDefault="00181FFC" w:rsidP="00181FFC">
      <w:pPr>
        <w:spacing w:line="600" w:lineRule="auto"/>
        <w:jc w:val="left"/>
        <w:rPr>
          <w:ins w:id="21683" w:author="UTENTE" w:date="2020-06-30T19:00:00Z"/>
          <w:rFonts w:ascii="Calibri" w:eastAsia="Calibri" w:hAnsi="Calibri" w:cs="Times New Roman"/>
        </w:rPr>
      </w:pPr>
      <w:ins w:id="21684" w:author="UTENTE" w:date="2020-06-30T19:00:00Z">
        <w:r w:rsidRPr="00181FFC">
          <w:rPr>
            <w:rFonts w:ascii="Calibri" w:eastAsia="Calibri" w:hAnsi="Calibri" w:cs="Times New Roman"/>
          </w:rPr>
          <w:t>984.</w:t>
        </w:r>
        <w:r w:rsidRPr="00181FFC">
          <w:rPr>
            <w:rFonts w:ascii="Calibri" w:eastAsia="Calibri" w:hAnsi="Calibri" w:cs="Times New Roman"/>
          </w:rPr>
          <w:tab/>
          <w:t>l "\"[mc]…!\""</w:t>
        </w:r>
      </w:ins>
    </w:p>
    <w:p w14:paraId="664A1C72" w14:textId="77777777" w:rsidR="00181FFC" w:rsidRPr="00181FFC" w:rsidRDefault="00181FFC" w:rsidP="00181FFC">
      <w:pPr>
        <w:spacing w:line="600" w:lineRule="auto"/>
        <w:jc w:val="left"/>
        <w:rPr>
          <w:ins w:id="21685" w:author="UTENTE" w:date="2020-06-30T19:00:00Z"/>
          <w:rFonts w:ascii="Calibri" w:eastAsia="Calibri" w:hAnsi="Calibri" w:cs="Times New Roman"/>
        </w:rPr>
      </w:pPr>
      <w:ins w:id="21686" w:author="UTENTE" w:date="2020-06-30T19:00:00Z">
        <w:r w:rsidRPr="00181FFC">
          <w:rPr>
            <w:rFonts w:ascii="Calibri" w:eastAsia="Calibri" w:hAnsi="Calibri" w:cs="Times New Roman"/>
          </w:rPr>
          <w:t>985.</w:t>
        </w:r>
        <w:r w:rsidRPr="00181FFC">
          <w:rPr>
            <w:rFonts w:ascii="Calibri" w:eastAsia="Calibri" w:hAnsi="Calibri" w:cs="Times New Roman"/>
          </w:rPr>
          <w:tab/>
          <w:t>mcp "\"Va tutto bene, Luka.\""</w:t>
        </w:r>
      </w:ins>
    </w:p>
    <w:p w14:paraId="443223CC" w14:textId="77777777" w:rsidR="00181FFC" w:rsidRPr="00181FFC" w:rsidRDefault="00181FFC" w:rsidP="00181FFC">
      <w:pPr>
        <w:spacing w:line="600" w:lineRule="auto"/>
        <w:jc w:val="left"/>
        <w:rPr>
          <w:ins w:id="21687" w:author="UTENTE" w:date="2020-06-30T19:00:00Z"/>
          <w:rFonts w:ascii="Calibri" w:eastAsia="Calibri" w:hAnsi="Calibri" w:cs="Times New Roman"/>
        </w:rPr>
      </w:pPr>
      <w:ins w:id="21688" w:author="UTENTE" w:date="2020-06-30T19:00:00Z">
        <w:r w:rsidRPr="00181FFC">
          <w:rPr>
            <w:rFonts w:ascii="Calibri" w:eastAsia="Calibri" w:hAnsi="Calibri" w:cs="Times New Roman"/>
          </w:rPr>
          <w:t>986.</w:t>
        </w:r>
        <w:r w:rsidRPr="00181FFC">
          <w:rPr>
            <w:rFonts w:ascii="Calibri" w:eastAsia="Calibri" w:hAnsi="Calibri" w:cs="Times New Roman"/>
          </w:rPr>
          <w:tab/>
          <w:t>mcp "\"Da quando ho scoperto questo mondo, sapevo che stavo correndo un rischio a rimanerci e farne parte.\""</w:t>
        </w:r>
      </w:ins>
    </w:p>
    <w:p w14:paraId="52940F8B" w14:textId="77777777" w:rsidR="00181FFC" w:rsidRPr="00181FFC" w:rsidRDefault="00181FFC" w:rsidP="00181FFC">
      <w:pPr>
        <w:spacing w:line="600" w:lineRule="auto"/>
        <w:jc w:val="left"/>
        <w:rPr>
          <w:ins w:id="21689" w:author="UTENTE" w:date="2020-06-30T19:00:00Z"/>
          <w:rFonts w:ascii="Calibri" w:eastAsia="Calibri" w:hAnsi="Calibri" w:cs="Times New Roman"/>
        </w:rPr>
      </w:pPr>
      <w:ins w:id="21690" w:author="UTENTE" w:date="2020-06-30T19:00:00Z">
        <w:r w:rsidRPr="00181FFC">
          <w:rPr>
            <w:rFonts w:ascii="Calibri" w:eastAsia="Calibri" w:hAnsi="Calibri" w:cs="Times New Roman"/>
          </w:rPr>
          <w:t>987.</w:t>
        </w:r>
        <w:r w:rsidRPr="00181FFC">
          <w:rPr>
            <w:rFonts w:ascii="Calibri" w:eastAsia="Calibri" w:hAnsi="Calibri" w:cs="Times New Roman"/>
          </w:rPr>
          <w:tab/>
          <w:t>mcp "\"Se puoi finalmente avere quello che hai sempre voluto e io posso ancora vedere il tuo viso…\""</w:t>
        </w:r>
      </w:ins>
    </w:p>
    <w:p w14:paraId="15251773" w14:textId="77777777" w:rsidR="00181FFC" w:rsidRPr="00181FFC" w:rsidRDefault="00181FFC" w:rsidP="00181FFC">
      <w:pPr>
        <w:spacing w:line="600" w:lineRule="auto"/>
        <w:jc w:val="left"/>
        <w:rPr>
          <w:ins w:id="21691" w:author="UTENTE" w:date="2020-06-30T19:00:00Z"/>
          <w:rFonts w:ascii="Calibri" w:eastAsia="Calibri" w:hAnsi="Calibri" w:cs="Times New Roman"/>
        </w:rPr>
      </w:pPr>
      <w:ins w:id="21692" w:author="UTENTE" w:date="2020-06-30T19:00:00Z">
        <w:r w:rsidRPr="00181FFC">
          <w:rPr>
            <w:rFonts w:ascii="Calibri" w:eastAsia="Calibri" w:hAnsi="Calibri" w:cs="Times New Roman"/>
          </w:rPr>
          <w:t>988.</w:t>
        </w:r>
        <w:r w:rsidRPr="00181FFC">
          <w:rPr>
            <w:rFonts w:ascii="Calibri" w:eastAsia="Calibri" w:hAnsi="Calibri" w:cs="Times New Roman"/>
          </w:rPr>
          <w:tab/>
          <w:t>mcp "\"Allora è uno scambio equo, giusto?\""</w:t>
        </w:r>
        <w:r w:rsidRPr="00181FFC">
          <w:rPr>
            <w:rFonts w:ascii="Calibri" w:eastAsia="Calibri" w:hAnsi="Calibri" w:cs="Times New Roman"/>
          </w:rPr>
          <w:br w:type="page"/>
        </w:r>
      </w:ins>
    </w:p>
    <w:p w14:paraId="4B0142FC" w14:textId="77777777" w:rsidR="00181FFC" w:rsidRPr="00181FFC" w:rsidRDefault="00181FFC" w:rsidP="00181FFC">
      <w:pPr>
        <w:spacing w:line="600" w:lineRule="auto"/>
        <w:jc w:val="left"/>
        <w:rPr>
          <w:ins w:id="21693" w:author="UTENTE" w:date="2020-06-30T19:00:00Z"/>
          <w:rFonts w:ascii="Calibri" w:eastAsia="Calibri" w:hAnsi="Calibri" w:cs="Times New Roman"/>
          <w:lang w:val="en-US"/>
        </w:rPr>
      </w:pPr>
      <w:ins w:id="21694" w:author="UTENTE" w:date="2020-06-30T19:00:00Z">
        <w:r w:rsidRPr="00181FFC">
          <w:rPr>
            <w:rFonts w:ascii="Calibri" w:eastAsia="Calibri" w:hAnsi="Calibri" w:cs="Times New Roman"/>
            <w:lang w:val="en-US"/>
          </w:rPr>
          <w:lastRenderedPageBreak/>
          <w:t>989.</w:t>
        </w:r>
        <w:r w:rsidRPr="00181FFC">
          <w:rPr>
            <w:rFonts w:ascii="Calibri" w:eastAsia="Calibri" w:hAnsi="Calibri" w:cs="Times New Roman"/>
            <w:lang w:val="en-US"/>
          </w:rPr>
          <w:tab/>
          <w:t>l "\"…\""</w:t>
        </w:r>
      </w:ins>
    </w:p>
    <w:p w14:paraId="0A739DD5" w14:textId="77777777" w:rsidR="00181FFC" w:rsidRPr="00181FFC" w:rsidRDefault="00181FFC" w:rsidP="00181FFC">
      <w:pPr>
        <w:spacing w:line="600" w:lineRule="auto"/>
        <w:jc w:val="left"/>
        <w:rPr>
          <w:ins w:id="21695" w:author="UTENTE" w:date="2020-06-30T19:00:00Z"/>
          <w:rFonts w:ascii="Calibri" w:eastAsia="Calibri" w:hAnsi="Calibri" w:cs="Times New Roman"/>
          <w:lang w:val="en-US"/>
        </w:rPr>
      </w:pPr>
      <w:ins w:id="21696" w:author="UTENTE" w:date="2020-06-30T19:00:00Z">
        <w:r w:rsidRPr="00181FFC">
          <w:rPr>
            <w:rFonts w:ascii="Calibri" w:eastAsia="Calibri" w:hAnsi="Calibri" w:cs="Times New Roman"/>
            <w:lang w:val="en-US"/>
          </w:rPr>
          <w:t>990.</w:t>
        </w:r>
        <w:r w:rsidRPr="00181FFC">
          <w:rPr>
            <w:rFonts w:ascii="Calibri" w:eastAsia="Calibri" w:hAnsi="Calibri" w:cs="Times New Roman"/>
            <w:lang w:val="en-US"/>
          </w:rPr>
          <w:tab/>
          <w:t>n "Luka bites his bottom lip, pressing down so hard that a bead of blood wells up around the spot."</w:t>
        </w:r>
      </w:ins>
    </w:p>
    <w:p w14:paraId="107AB785" w14:textId="77777777" w:rsidR="00181FFC" w:rsidRPr="00181FFC" w:rsidRDefault="00181FFC" w:rsidP="00181FFC">
      <w:pPr>
        <w:spacing w:line="600" w:lineRule="auto"/>
        <w:jc w:val="left"/>
        <w:rPr>
          <w:ins w:id="21697" w:author="UTENTE" w:date="2020-06-30T19:00:00Z"/>
          <w:rFonts w:ascii="Calibri" w:eastAsia="Calibri" w:hAnsi="Calibri" w:cs="Times New Roman"/>
          <w:lang w:val="en-US"/>
        </w:rPr>
      </w:pPr>
      <w:ins w:id="21698" w:author="UTENTE" w:date="2020-06-30T19:00:00Z">
        <w:r w:rsidRPr="00181FFC">
          <w:rPr>
            <w:rFonts w:ascii="Calibri" w:eastAsia="Calibri" w:hAnsi="Calibri" w:cs="Times New Roman"/>
            <w:lang w:val="en-US"/>
          </w:rPr>
          <w:t>991.</w:t>
        </w:r>
        <w:r w:rsidRPr="00181FFC">
          <w:rPr>
            <w:rFonts w:ascii="Calibri" w:eastAsia="Calibri" w:hAnsi="Calibri" w:cs="Times New Roman"/>
            <w:lang w:val="en-US"/>
          </w:rPr>
          <w:tab/>
          <w:t>n "His hands tremble, and he clutches tightly at his jacket."</w:t>
        </w:r>
      </w:ins>
    </w:p>
    <w:p w14:paraId="4EDF1333" w14:textId="77777777" w:rsidR="00181FFC" w:rsidRPr="00181FFC" w:rsidRDefault="00181FFC" w:rsidP="00181FFC">
      <w:pPr>
        <w:spacing w:line="600" w:lineRule="auto"/>
        <w:jc w:val="left"/>
        <w:rPr>
          <w:ins w:id="21699" w:author="UTENTE" w:date="2020-06-30T19:00:00Z"/>
          <w:rFonts w:ascii="Calibri" w:eastAsia="Calibri" w:hAnsi="Calibri" w:cs="Times New Roman"/>
          <w:lang w:val="en-US"/>
        </w:rPr>
      </w:pPr>
      <w:ins w:id="21700" w:author="UTENTE" w:date="2020-06-30T19:00:00Z">
        <w:r w:rsidRPr="00181FFC">
          <w:rPr>
            <w:rFonts w:ascii="Calibri" w:eastAsia="Calibri" w:hAnsi="Calibri" w:cs="Times New Roman"/>
            <w:lang w:val="en-US"/>
          </w:rPr>
          <w:t>992.</w:t>
        </w:r>
        <w:r w:rsidRPr="00181FFC">
          <w:rPr>
            <w:rFonts w:ascii="Calibri" w:eastAsia="Calibri" w:hAnsi="Calibri" w:cs="Times New Roman"/>
            <w:lang w:val="en-US"/>
          </w:rPr>
          <w:tab/>
          <w:t>n "I want to comfort him so badly. {w}After this over and done with, I'll soothe him and tell him everything'll be all right…"</w:t>
        </w:r>
      </w:ins>
    </w:p>
    <w:p w14:paraId="5EF079F8" w14:textId="77777777" w:rsidR="00181FFC" w:rsidRPr="00181FFC" w:rsidRDefault="00181FFC" w:rsidP="00181FFC">
      <w:pPr>
        <w:spacing w:line="600" w:lineRule="auto"/>
        <w:jc w:val="left"/>
        <w:rPr>
          <w:ins w:id="21701" w:author="UTENTE" w:date="2020-06-30T19:00:00Z"/>
          <w:rFonts w:ascii="Calibri" w:eastAsia="Calibri" w:hAnsi="Calibri" w:cs="Times New Roman"/>
          <w:lang w:val="en-US"/>
        </w:rPr>
      </w:pPr>
      <w:ins w:id="21702" w:author="UTENTE" w:date="2020-06-30T19:00:00Z">
        <w:r w:rsidRPr="00181FFC">
          <w:rPr>
            <w:rFonts w:ascii="Calibri" w:eastAsia="Calibri" w:hAnsi="Calibri" w:cs="Times New Roman"/>
            <w:lang w:val="en-US"/>
          </w:rPr>
          <w:t>993.</w:t>
        </w:r>
        <w:r w:rsidRPr="00181FFC">
          <w:rPr>
            <w:rFonts w:ascii="Calibri" w:eastAsia="Calibri" w:hAnsi="Calibri" w:cs="Times New Roman"/>
            <w:lang w:val="en-US"/>
          </w:rPr>
          <w:tab/>
          <w:t>n "…Finally, Luka gives a slow, unhappy hint of a nod."</w:t>
        </w:r>
      </w:ins>
    </w:p>
    <w:p w14:paraId="4A841541" w14:textId="77777777" w:rsidR="00181FFC" w:rsidRPr="00181FFC" w:rsidRDefault="00181FFC" w:rsidP="00181FFC">
      <w:pPr>
        <w:spacing w:line="600" w:lineRule="auto"/>
        <w:jc w:val="left"/>
        <w:rPr>
          <w:ins w:id="21703" w:author="UTENTE" w:date="2020-06-30T19:00:00Z"/>
          <w:rFonts w:ascii="Calibri" w:eastAsia="Calibri" w:hAnsi="Calibri" w:cs="Times New Roman"/>
          <w:lang w:val="en-US"/>
        </w:rPr>
      </w:pPr>
      <w:ins w:id="21704" w:author="UTENTE" w:date="2020-06-30T19:00:00Z">
        <w:r w:rsidRPr="00181FFC">
          <w:rPr>
            <w:rFonts w:ascii="Calibri" w:eastAsia="Calibri" w:hAnsi="Calibri" w:cs="Times New Roman"/>
            <w:lang w:val="en-US"/>
          </w:rPr>
          <w:t>994.</w:t>
        </w:r>
        <w:r w:rsidRPr="00181FFC">
          <w:rPr>
            <w:rFonts w:ascii="Calibri" w:eastAsia="Calibri" w:hAnsi="Calibri" w:cs="Times New Roman"/>
            <w:lang w:val="en-US"/>
          </w:rPr>
          <w:tab/>
          <w:t>l "\"I… I don't even know what to say, how to thank you…\""</w:t>
        </w:r>
      </w:ins>
    </w:p>
    <w:p w14:paraId="4830499C" w14:textId="77777777" w:rsidR="00181FFC" w:rsidRPr="00181FFC" w:rsidRDefault="00181FFC" w:rsidP="00181FFC">
      <w:pPr>
        <w:spacing w:line="600" w:lineRule="auto"/>
        <w:jc w:val="left"/>
        <w:rPr>
          <w:ins w:id="21705" w:author="UTENTE" w:date="2020-06-30T19:00:00Z"/>
          <w:rFonts w:ascii="Calibri" w:eastAsia="Calibri" w:hAnsi="Calibri" w:cs="Times New Roman"/>
          <w:lang w:val="en-US"/>
        </w:rPr>
      </w:pPr>
      <w:ins w:id="21706" w:author="UTENTE" w:date="2020-06-30T19:00:00Z">
        <w:r w:rsidRPr="00181FFC">
          <w:rPr>
            <w:rFonts w:ascii="Calibri" w:eastAsia="Calibri" w:hAnsi="Calibri" w:cs="Times New Roman"/>
            <w:lang w:val="en-US"/>
          </w:rPr>
          <w:t>995.</w:t>
        </w:r>
        <w:r w:rsidRPr="00181FFC">
          <w:rPr>
            <w:rFonts w:ascii="Calibri" w:eastAsia="Calibri" w:hAnsi="Calibri" w:cs="Times New Roman"/>
            <w:lang w:val="en-US"/>
          </w:rPr>
          <w:tab/>
          <w:t>mcp "\"If this gives you what you want, then…\""</w:t>
        </w:r>
      </w:ins>
    </w:p>
    <w:p w14:paraId="7F84CE31" w14:textId="77777777" w:rsidR="00181FFC" w:rsidRPr="00181FFC" w:rsidRDefault="00181FFC" w:rsidP="00181FFC">
      <w:pPr>
        <w:spacing w:line="600" w:lineRule="auto"/>
        <w:jc w:val="left"/>
        <w:rPr>
          <w:ins w:id="21707" w:author="UTENTE" w:date="2020-06-30T19:00:00Z"/>
          <w:rFonts w:ascii="Calibri" w:eastAsia="Calibri" w:hAnsi="Calibri" w:cs="Times New Roman"/>
          <w:lang w:val="en-US"/>
        </w:rPr>
      </w:pPr>
      <w:ins w:id="21708" w:author="UTENTE" w:date="2020-06-30T19:00:00Z">
        <w:r w:rsidRPr="00181FFC">
          <w:rPr>
            <w:rFonts w:ascii="Calibri" w:eastAsia="Calibri" w:hAnsi="Calibri" w:cs="Times New Roman"/>
            <w:lang w:val="en-US"/>
          </w:rPr>
          <w:t>996.</w:t>
        </w:r>
        <w:r w:rsidRPr="00181FFC">
          <w:rPr>
            <w:rFonts w:ascii="Calibri" w:eastAsia="Calibri" w:hAnsi="Calibri" w:cs="Times New Roman"/>
            <w:lang w:val="en-US"/>
          </w:rPr>
          <w:tab/>
          <w:t>mcp "\"That's all the thanks I need.\""</w:t>
        </w:r>
      </w:ins>
    </w:p>
    <w:p w14:paraId="24E73CEA" w14:textId="77777777" w:rsidR="00181FFC" w:rsidRPr="00181FFC" w:rsidRDefault="00181FFC" w:rsidP="00181FFC">
      <w:pPr>
        <w:spacing w:line="600" w:lineRule="auto"/>
        <w:jc w:val="left"/>
        <w:rPr>
          <w:ins w:id="21709" w:author="UTENTE" w:date="2020-06-30T19:00:00Z"/>
          <w:rFonts w:ascii="Calibri" w:eastAsia="Calibri" w:hAnsi="Calibri" w:cs="Times New Roman"/>
          <w:lang w:val="en-US"/>
        </w:rPr>
      </w:pPr>
      <w:ins w:id="21710" w:author="UTENTE" w:date="2020-06-30T19:00:00Z">
        <w:r w:rsidRPr="00181FFC">
          <w:rPr>
            <w:rFonts w:ascii="Calibri" w:eastAsia="Calibri" w:hAnsi="Calibri" w:cs="Times New Roman"/>
            <w:lang w:val="en-US"/>
          </w:rPr>
          <w:t>997.</w:t>
        </w:r>
        <w:r w:rsidRPr="00181FFC">
          <w:rPr>
            <w:rFonts w:ascii="Calibri" w:eastAsia="Calibri" w:hAnsi="Calibri" w:cs="Times New Roman"/>
            <w:lang w:val="en-US"/>
          </w:rPr>
          <w:tab/>
          <w:t>n "For some reason, I feel completely calm as Bishop takes me into his arms, leaning in towards my neck."</w:t>
        </w:r>
      </w:ins>
    </w:p>
    <w:p w14:paraId="5618B473" w14:textId="77777777" w:rsidR="00181FFC" w:rsidRPr="00181FFC" w:rsidRDefault="00181FFC" w:rsidP="00181FFC">
      <w:pPr>
        <w:spacing w:line="600" w:lineRule="auto"/>
        <w:jc w:val="left"/>
        <w:rPr>
          <w:ins w:id="21711" w:author="UTENTE" w:date="2020-06-30T19:00:00Z"/>
          <w:rFonts w:ascii="Calibri" w:eastAsia="Calibri" w:hAnsi="Calibri" w:cs="Times New Roman"/>
          <w:lang w:val="en-US"/>
        </w:rPr>
      </w:pPr>
      <w:ins w:id="21712" w:author="UTENTE" w:date="2020-06-30T19:00:00Z">
        <w:r w:rsidRPr="00181FFC">
          <w:rPr>
            <w:rFonts w:ascii="Calibri" w:eastAsia="Calibri" w:hAnsi="Calibri" w:cs="Times New Roman"/>
            <w:lang w:val="en-US"/>
          </w:rPr>
          <w:t>998.</w:t>
        </w:r>
        <w:r w:rsidRPr="00181FFC">
          <w:rPr>
            <w:rFonts w:ascii="Calibri" w:eastAsia="Calibri" w:hAnsi="Calibri" w:cs="Times New Roman"/>
            <w:lang w:val="en-US"/>
          </w:rPr>
          <w:tab/>
          <w:t>n "I know I should be afraid, or sad, or overwhelmed with regrets…"</w:t>
        </w:r>
      </w:ins>
    </w:p>
    <w:p w14:paraId="0CCF78A5" w14:textId="77777777" w:rsidR="00181FFC" w:rsidRPr="00181FFC" w:rsidRDefault="00181FFC" w:rsidP="00181FFC">
      <w:pPr>
        <w:spacing w:line="600" w:lineRule="auto"/>
        <w:jc w:val="left"/>
        <w:rPr>
          <w:ins w:id="21713" w:author="UTENTE" w:date="2020-06-30T19:00:00Z"/>
          <w:rFonts w:ascii="Calibri" w:eastAsia="Calibri" w:hAnsi="Calibri" w:cs="Times New Roman"/>
          <w:lang w:val="en-US"/>
        </w:rPr>
      </w:pPr>
      <w:ins w:id="21714" w:author="UTENTE" w:date="2020-06-30T19:00:00Z">
        <w:r w:rsidRPr="00181FFC">
          <w:rPr>
            <w:rFonts w:ascii="Calibri" w:eastAsia="Calibri" w:hAnsi="Calibri" w:cs="Times New Roman"/>
            <w:lang w:val="en-US"/>
          </w:rPr>
          <w:t>999.</w:t>
        </w:r>
        <w:r w:rsidRPr="00181FFC">
          <w:rPr>
            <w:rFonts w:ascii="Calibri" w:eastAsia="Calibri" w:hAnsi="Calibri" w:cs="Times New Roman"/>
            <w:lang w:val="en-US"/>
          </w:rPr>
          <w:tab/>
          <w:t>n "But when I think of how Luka could finally be happy when this is all over, the sharp fangs brushing against my skin are distant, unimportant."</w:t>
        </w:r>
      </w:ins>
    </w:p>
    <w:p w14:paraId="0E5415C1" w14:textId="77777777" w:rsidR="00181FFC" w:rsidRPr="00181FFC" w:rsidRDefault="00181FFC" w:rsidP="00181FFC">
      <w:pPr>
        <w:spacing w:line="600" w:lineRule="auto"/>
        <w:jc w:val="left"/>
        <w:rPr>
          <w:ins w:id="21715" w:author="UTENTE" w:date="2020-06-30T19:00:00Z"/>
          <w:rFonts w:ascii="Calibri" w:eastAsia="Calibri" w:hAnsi="Calibri" w:cs="Times New Roman"/>
          <w:lang w:val="en-US"/>
        </w:rPr>
      </w:pPr>
      <w:ins w:id="21716" w:author="UTENTE" w:date="2020-06-30T19:00:00Z">
        <w:r w:rsidRPr="00181FFC">
          <w:rPr>
            <w:rFonts w:ascii="Calibri" w:eastAsia="Calibri" w:hAnsi="Calibri" w:cs="Times New Roman"/>
            <w:lang w:val="en-US"/>
          </w:rPr>
          <w:t>1000.</w:t>
        </w:r>
        <w:r w:rsidRPr="00181FFC">
          <w:rPr>
            <w:rFonts w:ascii="Calibri" w:eastAsia="Calibri" w:hAnsi="Calibri" w:cs="Times New Roman"/>
            <w:lang w:val="en-US"/>
          </w:rPr>
          <w:tab/>
          <w:t>mc "\"…\""</w:t>
        </w:r>
      </w:ins>
    </w:p>
    <w:p w14:paraId="4AD34F59" w14:textId="77777777" w:rsidR="00181FFC" w:rsidRPr="00181FFC" w:rsidRDefault="00181FFC" w:rsidP="00181FFC">
      <w:pPr>
        <w:spacing w:line="600" w:lineRule="auto"/>
        <w:jc w:val="left"/>
        <w:rPr>
          <w:ins w:id="21717" w:author="UTENTE" w:date="2020-06-30T19:00:00Z"/>
          <w:rFonts w:ascii="Calibri" w:eastAsia="Calibri" w:hAnsi="Calibri" w:cs="Times New Roman"/>
          <w:lang w:val="en-US"/>
        </w:rPr>
      </w:pPr>
      <w:ins w:id="21718" w:author="UTENTE" w:date="2020-06-30T19:00:00Z">
        <w:r w:rsidRPr="00181FFC">
          <w:rPr>
            <w:rFonts w:ascii="Calibri" w:eastAsia="Calibri" w:hAnsi="Calibri" w:cs="Times New Roman"/>
            <w:lang w:val="en-US"/>
          </w:rPr>
          <w:t>1001.</w:t>
        </w:r>
        <w:r w:rsidRPr="00181FFC">
          <w:rPr>
            <w:rFonts w:ascii="Calibri" w:eastAsia="Calibri" w:hAnsi="Calibri" w:cs="Times New Roman"/>
            <w:lang w:val="en-US"/>
          </w:rPr>
          <w:tab/>
          <w:t>n "They sink into me, and I shudder."</w:t>
        </w:r>
      </w:ins>
    </w:p>
    <w:p w14:paraId="2797F90D" w14:textId="77777777" w:rsidR="00181FFC" w:rsidRPr="00181FFC" w:rsidRDefault="00181FFC" w:rsidP="00181FFC">
      <w:pPr>
        <w:spacing w:line="600" w:lineRule="auto"/>
        <w:jc w:val="left"/>
        <w:rPr>
          <w:ins w:id="21719" w:author="UTENTE" w:date="2020-06-30T19:00:00Z"/>
          <w:rFonts w:ascii="Calibri" w:eastAsia="Calibri" w:hAnsi="Calibri" w:cs="Times New Roman"/>
          <w:lang w:val="en-US"/>
        </w:rPr>
      </w:pPr>
      <w:ins w:id="21720" w:author="UTENTE" w:date="2020-06-30T19:00:00Z">
        <w:r w:rsidRPr="00181FFC">
          <w:rPr>
            <w:rFonts w:ascii="Calibri" w:eastAsia="Calibri" w:hAnsi="Calibri" w:cs="Times New Roman"/>
            <w:lang w:val="en-US"/>
          </w:rPr>
          <w:t>1002.</w:t>
        </w:r>
        <w:r w:rsidRPr="00181FFC">
          <w:rPr>
            <w:rFonts w:ascii="Calibri" w:eastAsia="Calibri" w:hAnsi="Calibri" w:cs="Times New Roman"/>
            <w:lang w:val="en-US"/>
          </w:rPr>
          <w:tab/>
          <w:t>n "Something clicks in my mind, at last.{w} Something sad, maybe even weak –– but something I understand." </w:t>
        </w:r>
        <w:r w:rsidRPr="00181FFC">
          <w:rPr>
            <w:rFonts w:ascii="Calibri" w:eastAsia="Calibri" w:hAnsi="Calibri" w:cs="Times New Roman"/>
            <w:lang w:val="en-US"/>
          </w:rPr>
          <w:br w:type="page"/>
        </w:r>
      </w:ins>
    </w:p>
    <w:p w14:paraId="0C3A3AE6" w14:textId="77777777" w:rsidR="00181FFC" w:rsidRPr="00181FFC" w:rsidRDefault="00181FFC" w:rsidP="00181FFC">
      <w:pPr>
        <w:spacing w:line="600" w:lineRule="auto"/>
        <w:jc w:val="left"/>
        <w:rPr>
          <w:ins w:id="21721" w:author="UTENTE" w:date="2020-06-30T19:00:00Z"/>
          <w:rFonts w:ascii="Calibri" w:eastAsia="Calibri" w:hAnsi="Calibri" w:cs="Times New Roman"/>
        </w:rPr>
      </w:pPr>
      <w:ins w:id="21722" w:author="UTENTE" w:date="2020-06-30T19:00:00Z">
        <w:r w:rsidRPr="00181FFC">
          <w:rPr>
            <w:rFonts w:ascii="Calibri" w:eastAsia="Calibri" w:hAnsi="Calibri" w:cs="Times New Roman"/>
          </w:rPr>
          <w:lastRenderedPageBreak/>
          <w:t>989.</w:t>
        </w:r>
        <w:r w:rsidRPr="00181FFC">
          <w:rPr>
            <w:rFonts w:ascii="Calibri" w:eastAsia="Calibri" w:hAnsi="Calibri" w:cs="Times New Roman"/>
          </w:rPr>
          <w:tab/>
          <w:t>l "\"…\""</w:t>
        </w:r>
      </w:ins>
    </w:p>
    <w:p w14:paraId="30F22E7F" w14:textId="77777777" w:rsidR="00181FFC" w:rsidRPr="00181FFC" w:rsidRDefault="00181FFC" w:rsidP="00181FFC">
      <w:pPr>
        <w:spacing w:line="600" w:lineRule="auto"/>
        <w:jc w:val="left"/>
        <w:rPr>
          <w:ins w:id="21723" w:author="UTENTE" w:date="2020-06-30T19:00:00Z"/>
          <w:rFonts w:ascii="Calibri" w:eastAsia="Calibri" w:hAnsi="Calibri" w:cs="Times New Roman"/>
        </w:rPr>
      </w:pPr>
      <w:ins w:id="21724" w:author="UTENTE" w:date="2020-06-30T19:00:00Z">
        <w:r w:rsidRPr="00181FFC">
          <w:rPr>
            <w:rFonts w:ascii="Calibri" w:eastAsia="Calibri" w:hAnsi="Calibri" w:cs="Times New Roman"/>
          </w:rPr>
          <w:t>990.</w:t>
        </w:r>
        <w:r w:rsidRPr="00181FFC">
          <w:rPr>
            <w:rFonts w:ascii="Calibri" w:eastAsia="Calibri" w:hAnsi="Calibri" w:cs="Times New Roman"/>
          </w:rPr>
          <w:tab/>
          <w:t>n "Luka si morde il labbro, stringendo così forte da far sgorgare una perla di sangue."</w:t>
        </w:r>
      </w:ins>
    </w:p>
    <w:p w14:paraId="55EE86AB" w14:textId="77777777" w:rsidR="00181FFC" w:rsidRPr="00181FFC" w:rsidRDefault="00181FFC" w:rsidP="00181FFC">
      <w:pPr>
        <w:spacing w:line="600" w:lineRule="auto"/>
        <w:jc w:val="left"/>
        <w:rPr>
          <w:ins w:id="21725" w:author="UTENTE" w:date="2020-06-30T19:00:00Z"/>
          <w:rFonts w:ascii="Calibri" w:eastAsia="Calibri" w:hAnsi="Calibri" w:cs="Times New Roman"/>
        </w:rPr>
      </w:pPr>
      <w:ins w:id="21726" w:author="UTENTE" w:date="2020-06-30T19:00:00Z">
        <w:r w:rsidRPr="00181FFC">
          <w:rPr>
            <w:rFonts w:ascii="Calibri" w:eastAsia="Calibri" w:hAnsi="Calibri" w:cs="Times New Roman"/>
          </w:rPr>
          <w:t>991.</w:t>
        </w:r>
        <w:r w:rsidRPr="00181FFC">
          <w:rPr>
            <w:rFonts w:ascii="Calibri" w:eastAsia="Calibri" w:hAnsi="Calibri" w:cs="Times New Roman"/>
          </w:rPr>
          <w:tab/>
          <w:t>n "Le sue mani tremano, aggrappate alla sua giacca."</w:t>
        </w:r>
      </w:ins>
    </w:p>
    <w:p w14:paraId="3AB1215E" w14:textId="77777777" w:rsidR="00181FFC" w:rsidRPr="00181FFC" w:rsidRDefault="00181FFC" w:rsidP="00181FFC">
      <w:pPr>
        <w:spacing w:line="600" w:lineRule="auto"/>
        <w:jc w:val="left"/>
        <w:rPr>
          <w:ins w:id="21727" w:author="UTENTE" w:date="2020-06-30T19:00:00Z"/>
          <w:rFonts w:ascii="Calibri" w:eastAsia="Calibri" w:hAnsi="Calibri" w:cs="Times New Roman"/>
        </w:rPr>
      </w:pPr>
      <w:ins w:id="21728" w:author="UTENTE" w:date="2020-06-30T19:00:00Z">
        <w:r w:rsidRPr="00181FFC">
          <w:rPr>
            <w:rFonts w:ascii="Calibri" w:eastAsia="Calibri" w:hAnsi="Calibri" w:cs="Times New Roman"/>
          </w:rPr>
          <w:t>992.</w:t>
        </w:r>
        <w:r w:rsidRPr="00181FFC">
          <w:rPr>
            <w:rFonts w:ascii="Calibri" w:eastAsia="Calibri" w:hAnsi="Calibri" w:cs="Times New Roman"/>
          </w:rPr>
          <w:tab/>
          <w:t>n "Vorrei tantissimo avvicinarmi e confortarlo. {w} Dopo che tutto questo sarà finito, lo cullerò fra le mie braccia e gli dirò che va tutto bene…"</w:t>
        </w:r>
      </w:ins>
    </w:p>
    <w:p w14:paraId="3859E56C" w14:textId="77777777" w:rsidR="00181FFC" w:rsidRPr="00181FFC" w:rsidRDefault="00181FFC" w:rsidP="00181FFC">
      <w:pPr>
        <w:spacing w:line="600" w:lineRule="auto"/>
        <w:jc w:val="left"/>
        <w:rPr>
          <w:ins w:id="21729" w:author="UTENTE" w:date="2020-06-30T19:00:00Z"/>
          <w:rFonts w:ascii="Calibri" w:eastAsia="Calibri" w:hAnsi="Calibri" w:cs="Times New Roman"/>
        </w:rPr>
      </w:pPr>
      <w:ins w:id="21730" w:author="UTENTE" w:date="2020-06-30T19:00:00Z">
        <w:r w:rsidRPr="00181FFC">
          <w:rPr>
            <w:rFonts w:ascii="Calibri" w:eastAsia="Calibri" w:hAnsi="Calibri" w:cs="Times New Roman"/>
          </w:rPr>
          <w:t>993.</w:t>
        </w:r>
        <w:r w:rsidRPr="00181FFC">
          <w:rPr>
            <w:rFonts w:ascii="Calibri" w:eastAsia="Calibri" w:hAnsi="Calibri" w:cs="Times New Roman"/>
          </w:rPr>
          <w:tab/>
          <w:t>n "…Alla fine, Luka annuisce lentamente, la sua espressione colma di tristezza."</w:t>
        </w:r>
      </w:ins>
    </w:p>
    <w:p w14:paraId="6BC324A4" w14:textId="77777777" w:rsidR="00181FFC" w:rsidRPr="00181FFC" w:rsidRDefault="00181FFC" w:rsidP="00181FFC">
      <w:pPr>
        <w:spacing w:line="600" w:lineRule="auto"/>
        <w:jc w:val="left"/>
        <w:rPr>
          <w:ins w:id="21731" w:author="UTENTE" w:date="2020-06-30T19:00:00Z"/>
          <w:rFonts w:ascii="Calibri" w:eastAsia="Calibri" w:hAnsi="Calibri" w:cs="Times New Roman"/>
        </w:rPr>
      </w:pPr>
      <w:ins w:id="21732" w:author="UTENTE" w:date="2020-06-30T19:00:00Z">
        <w:r w:rsidRPr="00181FFC">
          <w:rPr>
            <w:rFonts w:ascii="Calibri" w:eastAsia="Calibri" w:hAnsi="Calibri" w:cs="Times New Roman"/>
          </w:rPr>
          <w:t>994.</w:t>
        </w:r>
        <w:r w:rsidRPr="00181FFC">
          <w:rPr>
            <w:rFonts w:ascii="Calibri" w:eastAsia="Calibri" w:hAnsi="Calibri" w:cs="Times New Roman"/>
          </w:rPr>
          <w:tab/>
          <w:t>l "\"Io… non so nemmeno cosa dire, come ringraziarti…\""</w:t>
        </w:r>
      </w:ins>
    </w:p>
    <w:p w14:paraId="3861A190" w14:textId="77777777" w:rsidR="00181FFC" w:rsidRPr="00181FFC" w:rsidRDefault="00181FFC" w:rsidP="00181FFC">
      <w:pPr>
        <w:spacing w:line="600" w:lineRule="auto"/>
        <w:jc w:val="left"/>
        <w:rPr>
          <w:ins w:id="21733" w:author="UTENTE" w:date="2020-06-30T19:00:00Z"/>
          <w:rFonts w:ascii="Calibri" w:eastAsia="Calibri" w:hAnsi="Calibri" w:cs="Times New Roman"/>
        </w:rPr>
      </w:pPr>
      <w:ins w:id="21734" w:author="UTENTE" w:date="2020-06-30T19:00:00Z">
        <w:r w:rsidRPr="00181FFC">
          <w:rPr>
            <w:rFonts w:ascii="Calibri" w:eastAsia="Calibri" w:hAnsi="Calibri" w:cs="Times New Roman"/>
          </w:rPr>
          <w:t>995.</w:t>
        </w:r>
        <w:r w:rsidRPr="00181FFC">
          <w:rPr>
            <w:rFonts w:ascii="Calibri" w:eastAsia="Calibri" w:hAnsi="Calibri" w:cs="Times New Roman"/>
          </w:rPr>
          <w:tab/>
          <w:t>mcp "\"Se questo ti darà quello che vuoi, allora…\""</w:t>
        </w:r>
      </w:ins>
    </w:p>
    <w:p w14:paraId="147FE011" w14:textId="77777777" w:rsidR="00181FFC" w:rsidRPr="00181FFC" w:rsidRDefault="00181FFC" w:rsidP="00181FFC">
      <w:pPr>
        <w:spacing w:line="600" w:lineRule="auto"/>
        <w:jc w:val="left"/>
        <w:rPr>
          <w:ins w:id="21735" w:author="UTENTE" w:date="2020-06-30T19:00:00Z"/>
          <w:rFonts w:ascii="Calibri" w:eastAsia="Calibri" w:hAnsi="Calibri" w:cs="Times New Roman"/>
        </w:rPr>
      </w:pPr>
      <w:ins w:id="21736" w:author="UTENTE" w:date="2020-06-30T19:00:00Z">
        <w:r w:rsidRPr="00181FFC">
          <w:rPr>
            <w:rFonts w:ascii="Calibri" w:eastAsia="Calibri" w:hAnsi="Calibri" w:cs="Times New Roman"/>
          </w:rPr>
          <w:t>996.</w:t>
        </w:r>
        <w:r w:rsidRPr="00181FFC">
          <w:rPr>
            <w:rFonts w:ascii="Calibri" w:eastAsia="Calibri" w:hAnsi="Calibri" w:cs="Times New Roman"/>
          </w:rPr>
          <w:tab/>
          <w:t>mcp "\" È tutto il ringraziamento di cui ho bisogno.\""</w:t>
        </w:r>
      </w:ins>
    </w:p>
    <w:p w14:paraId="08C39BFC" w14:textId="77777777" w:rsidR="00181FFC" w:rsidRPr="00181FFC" w:rsidRDefault="00181FFC" w:rsidP="00181FFC">
      <w:pPr>
        <w:spacing w:line="600" w:lineRule="auto"/>
        <w:jc w:val="left"/>
        <w:rPr>
          <w:ins w:id="21737" w:author="UTENTE" w:date="2020-06-30T19:00:00Z"/>
          <w:rFonts w:ascii="Calibri" w:eastAsia="Calibri" w:hAnsi="Calibri" w:cs="Times New Roman"/>
        </w:rPr>
      </w:pPr>
      <w:ins w:id="21738" w:author="UTENTE" w:date="2020-06-30T19:00:00Z">
        <w:r w:rsidRPr="00181FFC">
          <w:rPr>
            <w:rFonts w:ascii="Calibri" w:eastAsia="Calibri" w:hAnsi="Calibri" w:cs="Times New Roman"/>
          </w:rPr>
          <w:t>997.</w:t>
        </w:r>
        <w:r w:rsidRPr="00181FFC">
          <w:rPr>
            <w:rFonts w:ascii="Calibri" w:eastAsia="Calibri" w:hAnsi="Calibri" w:cs="Times New Roman"/>
          </w:rPr>
          <w:tab/>
          <w:t>n "Per qualche motivo, mi sento completamente calmo mentre Bishop mi prende fra le sue braccia, sporgendosi sul mio collo."</w:t>
        </w:r>
      </w:ins>
    </w:p>
    <w:p w14:paraId="5343C1AD" w14:textId="77777777" w:rsidR="00181FFC" w:rsidRPr="00181FFC" w:rsidRDefault="00181FFC" w:rsidP="00181FFC">
      <w:pPr>
        <w:spacing w:line="600" w:lineRule="auto"/>
        <w:jc w:val="left"/>
        <w:rPr>
          <w:ins w:id="21739" w:author="UTENTE" w:date="2020-06-30T19:00:00Z"/>
          <w:rFonts w:ascii="Calibri" w:eastAsia="Calibri" w:hAnsi="Calibri" w:cs="Times New Roman"/>
        </w:rPr>
      </w:pPr>
      <w:ins w:id="21740" w:author="UTENTE" w:date="2020-06-30T19:00:00Z">
        <w:r w:rsidRPr="00181FFC">
          <w:rPr>
            <w:rFonts w:ascii="Calibri" w:eastAsia="Calibri" w:hAnsi="Calibri" w:cs="Times New Roman"/>
          </w:rPr>
          <w:t>998.</w:t>
        </w:r>
        <w:r w:rsidRPr="00181FFC">
          <w:rPr>
            <w:rFonts w:ascii="Calibri" w:eastAsia="Calibri" w:hAnsi="Calibri" w:cs="Times New Roman"/>
          </w:rPr>
          <w:tab/>
          <w:t>n "So che dovrei essere spaventato, o triste, o pieno di rimorsi…"</w:t>
        </w:r>
      </w:ins>
    </w:p>
    <w:p w14:paraId="6969ED5A" w14:textId="77777777" w:rsidR="00181FFC" w:rsidRPr="00181FFC" w:rsidRDefault="00181FFC" w:rsidP="00181FFC">
      <w:pPr>
        <w:spacing w:line="600" w:lineRule="auto"/>
        <w:jc w:val="left"/>
        <w:rPr>
          <w:ins w:id="21741" w:author="UTENTE" w:date="2020-06-30T19:00:00Z"/>
          <w:rFonts w:ascii="Calibri" w:eastAsia="Calibri" w:hAnsi="Calibri" w:cs="Times New Roman"/>
        </w:rPr>
      </w:pPr>
      <w:ins w:id="21742" w:author="UTENTE" w:date="2020-06-30T19:00:00Z">
        <w:r w:rsidRPr="00181FFC">
          <w:rPr>
            <w:rFonts w:ascii="Calibri" w:eastAsia="Calibri" w:hAnsi="Calibri" w:cs="Times New Roman"/>
          </w:rPr>
          <w:t>999.</w:t>
        </w:r>
        <w:r w:rsidRPr="00181FFC">
          <w:rPr>
            <w:rFonts w:ascii="Calibri" w:eastAsia="Calibri" w:hAnsi="Calibri" w:cs="Times New Roman"/>
          </w:rPr>
          <w:tab/>
          <w:t>n "Ma quando penso al fatto che Luka potrà finalmente essere felice, una volta finito tutto questo, gli affilati canini che accarezzano la mia pelle risultano distanti, insignificanti."</w:t>
        </w:r>
      </w:ins>
    </w:p>
    <w:p w14:paraId="1FC377EE" w14:textId="77777777" w:rsidR="00181FFC" w:rsidRPr="00181FFC" w:rsidRDefault="00181FFC" w:rsidP="00181FFC">
      <w:pPr>
        <w:spacing w:line="600" w:lineRule="auto"/>
        <w:jc w:val="left"/>
        <w:rPr>
          <w:ins w:id="21743" w:author="UTENTE" w:date="2020-06-30T19:00:00Z"/>
          <w:rFonts w:ascii="Calibri" w:eastAsia="Calibri" w:hAnsi="Calibri" w:cs="Times New Roman"/>
        </w:rPr>
      </w:pPr>
      <w:ins w:id="21744" w:author="UTENTE" w:date="2020-06-30T19:00:00Z">
        <w:r w:rsidRPr="00181FFC">
          <w:rPr>
            <w:rFonts w:ascii="Calibri" w:eastAsia="Calibri" w:hAnsi="Calibri" w:cs="Times New Roman"/>
          </w:rPr>
          <w:t>1000.</w:t>
        </w:r>
        <w:r w:rsidRPr="00181FFC">
          <w:rPr>
            <w:rFonts w:ascii="Calibri" w:eastAsia="Calibri" w:hAnsi="Calibri" w:cs="Times New Roman"/>
          </w:rPr>
          <w:tab/>
          <w:t>mc "\"…\""</w:t>
        </w:r>
      </w:ins>
    </w:p>
    <w:p w14:paraId="28DC9DF5" w14:textId="77777777" w:rsidR="00181FFC" w:rsidRPr="00181FFC" w:rsidRDefault="00181FFC" w:rsidP="00181FFC">
      <w:pPr>
        <w:spacing w:line="600" w:lineRule="auto"/>
        <w:jc w:val="left"/>
        <w:rPr>
          <w:ins w:id="21745" w:author="UTENTE" w:date="2020-06-30T19:00:00Z"/>
          <w:rFonts w:ascii="Calibri" w:eastAsia="Calibri" w:hAnsi="Calibri" w:cs="Times New Roman"/>
        </w:rPr>
      </w:pPr>
      <w:ins w:id="21746" w:author="UTENTE" w:date="2020-06-30T19:00:00Z">
        <w:r w:rsidRPr="00181FFC">
          <w:rPr>
            <w:rFonts w:ascii="Calibri" w:eastAsia="Calibri" w:hAnsi="Calibri" w:cs="Times New Roman"/>
          </w:rPr>
          <w:t>1001.</w:t>
        </w:r>
        <w:r w:rsidRPr="00181FFC">
          <w:rPr>
            <w:rFonts w:ascii="Calibri" w:eastAsia="Calibri" w:hAnsi="Calibri" w:cs="Times New Roman"/>
          </w:rPr>
          <w:tab/>
          <w:t>n "Affondando dentro di me, e tremo."</w:t>
        </w:r>
      </w:ins>
    </w:p>
    <w:p w14:paraId="32A49832" w14:textId="77777777" w:rsidR="00181FFC" w:rsidRPr="00181FFC" w:rsidRDefault="00181FFC" w:rsidP="00181FFC">
      <w:pPr>
        <w:spacing w:line="600" w:lineRule="auto"/>
        <w:jc w:val="left"/>
        <w:rPr>
          <w:ins w:id="21747" w:author="UTENTE" w:date="2020-06-30T19:00:00Z"/>
          <w:rFonts w:ascii="Calibri" w:eastAsia="Calibri" w:hAnsi="Calibri" w:cs="Times New Roman"/>
        </w:rPr>
      </w:pPr>
      <w:ins w:id="21748" w:author="UTENTE" w:date="2020-06-30T19:00:00Z">
        <w:r w:rsidRPr="00181FFC">
          <w:rPr>
            <w:rFonts w:ascii="Calibri" w:eastAsia="Calibri" w:hAnsi="Calibri" w:cs="Times New Roman"/>
          </w:rPr>
          <w:t>1002.</w:t>
        </w:r>
        <w:r w:rsidRPr="00181FFC">
          <w:rPr>
            <w:rFonts w:ascii="Calibri" w:eastAsia="Calibri" w:hAnsi="Calibri" w:cs="Times New Roman"/>
          </w:rPr>
          <w:tab/>
          <w:t>n "Qualcosa si affaccia nella mia mente, alla fine.{w} Qualcosa di triste, forse debole -- ma qualcosa che capisco."</w:t>
        </w:r>
        <w:r w:rsidRPr="00181FFC">
          <w:rPr>
            <w:rFonts w:ascii="Calibri" w:eastAsia="Calibri" w:hAnsi="Calibri" w:cs="Times New Roman"/>
          </w:rPr>
          <w:br w:type="page"/>
        </w:r>
      </w:ins>
    </w:p>
    <w:p w14:paraId="6F6F87FC" w14:textId="77777777" w:rsidR="00181FFC" w:rsidRPr="00181FFC" w:rsidRDefault="00181FFC" w:rsidP="00181FFC">
      <w:pPr>
        <w:spacing w:line="600" w:lineRule="auto"/>
        <w:jc w:val="left"/>
        <w:rPr>
          <w:ins w:id="21749" w:author="UTENTE" w:date="2020-06-30T19:00:00Z"/>
          <w:rFonts w:ascii="Calibri" w:eastAsia="Calibri" w:hAnsi="Calibri" w:cs="Times New Roman"/>
          <w:lang w:val="en-US"/>
        </w:rPr>
      </w:pPr>
      <w:ins w:id="21750" w:author="UTENTE" w:date="2020-06-30T19:00:00Z">
        <w:r w:rsidRPr="00181FFC">
          <w:rPr>
            <w:rFonts w:ascii="Calibri" w:eastAsia="Calibri" w:hAnsi="Calibri" w:cs="Times New Roman"/>
            <w:lang w:val="en-US"/>
          </w:rPr>
          <w:lastRenderedPageBreak/>
          <w:t>1003.</w:t>
        </w:r>
        <w:r w:rsidRPr="00181FFC">
          <w:rPr>
            <w:rFonts w:ascii="Calibri" w:eastAsia="Calibri" w:hAnsi="Calibri" w:cs="Times New Roman"/>
            <w:lang w:val="en-US"/>
          </w:rPr>
          <w:tab/>
          <w:t>mcp "\"Revenge… doesn't have any meaning, Luka.\""</w:t>
        </w:r>
      </w:ins>
    </w:p>
    <w:p w14:paraId="24C0B5E0" w14:textId="77777777" w:rsidR="00181FFC" w:rsidRPr="00181FFC" w:rsidRDefault="00181FFC" w:rsidP="00181FFC">
      <w:pPr>
        <w:spacing w:line="600" w:lineRule="auto"/>
        <w:jc w:val="left"/>
        <w:rPr>
          <w:ins w:id="21751" w:author="UTENTE" w:date="2020-06-30T19:00:00Z"/>
          <w:rFonts w:ascii="Calibri" w:eastAsia="Calibri" w:hAnsi="Calibri" w:cs="Times New Roman"/>
          <w:lang w:val="en-US"/>
        </w:rPr>
      </w:pPr>
      <w:ins w:id="21752" w:author="UTENTE" w:date="2020-06-30T19:00:00Z">
        <w:r w:rsidRPr="00181FFC">
          <w:rPr>
            <w:rFonts w:ascii="Calibri" w:eastAsia="Calibri" w:hAnsi="Calibri" w:cs="Times New Roman"/>
            <w:lang w:val="en-US"/>
          </w:rPr>
          <w:t>1004.</w:t>
        </w:r>
        <w:r w:rsidRPr="00181FFC">
          <w:rPr>
            <w:rFonts w:ascii="Calibri" w:eastAsia="Calibri" w:hAnsi="Calibri" w:cs="Times New Roman"/>
            <w:lang w:val="en-US"/>
          </w:rPr>
          <w:tab/>
          <w:t>mcp "\"It'll hurt you –– no, it's {i}been{/i} hurting you more than it'll ever hurt your brother's kidnapper.\""</w:t>
        </w:r>
      </w:ins>
    </w:p>
    <w:p w14:paraId="100E1870" w14:textId="77777777" w:rsidR="00181FFC" w:rsidRPr="00181FFC" w:rsidRDefault="00181FFC" w:rsidP="00181FFC">
      <w:pPr>
        <w:spacing w:line="600" w:lineRule="auto"/>
        <w:jc w:val="left"/>
        <w:rPr>
          <w:ins w:id="21753" w:author="UTENTE" w:date="2020-06-30T19:00:00Z"/>
          <w:rFonts w:ascii="Calibri" w:eastAsia="Calibri" w:hAnsi="Calibri" w:cs="Times New Roman"/>
          <w:lang w:val="en-US"/>
        </w:rPr>
      </w:pPr>
      <w:ins w:id="21754" w:author="UTENTE" w:date="2020-06-30T19:00:00Z">
        <w:r w:rsidRPr="00181FFC">
          <w:rPr>
            <w:rFonts w:ascii="Calibri" w:eastAsia="Calibri" w:hAnsi="Calibri" w:cs="Times New Roman"/>
            <w:lang w:val="en-US"/>
          </w:rPr>
          <w:t>1005.</w:t>
        </w:r>
        <w:r w:rsidRPr="00181FFC">
          <w:rPr>
            <w:rFonts w:ascii="Calibri" w:eastAsia="Calibri" w:hAnsi="Calibri" w:cs="Times New Roman"/>
            <w:lang w:val="en-US"/>
          </w:rPr>
          <w:tab/>
          <w:t>mcp "\"You're surrounded by creatures you hate, obsessed with hunting someone you hate, stuck in a world you don't belong in.\""</w:t>
        </w:r>
      </w:ins>
    </w:p>
    <w:p w14:paraId="07CC2DCC" w14:textId="77777777" w:rsidR="00181FFC" w:rsidRPr="00181FFC" w:rsidRDefault="00181FFC" w:rsidP="00181FFC">
      <w:pPr>
        <w:spacing w:line="600" w:lineRule="auto"/>
        <w:jc w:val="left"/>
        <w:rPr>
          <w:ins w:id="21755" w:author="UTENTE" w:date="2020-06-30T19:00:00Z"/>
          <w:rFonts w:ascii="Calibri" w:eastAsia="Calibri" w:hAnsi="Calibri" w:cs="Times New Roman"/>
          <w:lang w:val="en-US"/>
        </w:rPr>
      </w:pPr>
      <w:ins w:id="21756" w:author="UTENTE" w:date="2020-06-30T19:00:00Z">
        <w:r w:rsidRPr="00181FFC">
          <w:rPr>
            <w:rFonts w:ascii="Calibri" w:eastAsia="Calibri" w:hAnsi="Calibri" w:cs="Times New Roman"/>
            <w:lang w:val="en-US"/>
          </w:rPr>
          <w:t>1006.</w:t>
        </w:r>
        <w:r w:rsidRPr="00181FFC">
          <w:rPr>
            <w:rFonts w:ascii="Calibri" w:eastAsia="Calibri" w:hAnsi="Calibri" w:cs="Times New Roman"/>
            <w:lang w:val="en-US"/>
          </w:rPr>
          <w:tab/>
          <w:t>mcp "\"What would David want you to do, if he was still himself?\""</w:t>
        </w:r>
      </w:ins>
    </w:p>
    <w:p w14:paraId="3F05ABEC" w14:textId="77777777" w:rsidR="00181FFC" w:rsidRPr="00181FFC" w:rsidRDefault="00181FFC" w:rsidP="00181FFC">
      <w:pPr>
        <w:spacing w:line="600" w:lineRule="auto"/>
        <w:jc w:val="left"/>
        <w:rPr>
          <w:ins w:id="21757" w:author="UTENTE" w:date="2020-06-30T19:00:00Z"/>
          <w:rFonts w:ascii="Calibri" w:eastAsia="Calibri" w:hAnsi="Calibri" w:cs="Times New Roman"/>
          <w:lang w:val="en-US"/>
        </w:rPr>
      </w:pPr>
      <w:ins w:id="21758" w:author="UTENTE" w:date="2020-06-30T19:00:00Z">
        <w:r w:rsidRPr="00181FFC">
          <w:rPr>
            <w:rFonts w:ascii="Calibri" w:eastAsia="Calibri" w:hAnsi="Calibri" w:cs="Times New Roman"/>
            <w:lang w:val="en-US"/>
          </w:rPr>
          <w:t>1007.</w:t>
        </w:r>
        <w:r w:rsidRPr="00181FFC">
          <w:rPr>
            <w:rFonts w:ascii="Calibri" w:eastAsia="Calibri" w:hAnsi="Calibri" w:cs="Times New Roman"/>
            <w:lang w:val="en-US"/>
          </w:rPr>
          <w:tab/>
          <w:t>mcp "\"Would he want you to risk becoming a slave, too? Would he want his big brother to lose himself in his hatred?\""</w:t>
        </w:r>
      </w:ins>
    </w:p>
    <w:p w14:paraId="57A15B25" w14:textId="77777777" w:rsidR="00181FFC" w:rsidRPr="00181FFC" w:rsidRDefault="00181FFC" w:rsidP="00181FFC">
      <w:pPr>
        <w:spacing w:line="600" w:lineRule="auto"/>
        <w:jc w:val="left"/>
        <w:rPr>
          <w:ins w:id="21759" w:author="UTENTE" w:date="2020-06-30T19:00:00Z"/>
          <w:rFonts w:ascii="Calibri" w:eastAsia="Calibri" w:hAnsi="Calibri" w:cs="Times New Roman"/>
          <w:lang w:val="en-US"/>
        </w:rPr>
      </w:pPr>
      <w:ins w:id="21760" w:author="UTENTE" w:date="2020-06-30T19:00:00Z">
        <w:r w:rsidRPr="00181FFC">
          <w:rPr>
            <w:rFonts w:ascii="Calibri" w:eastAsia="Calibri" w:hAnsi="Calibri" w:cs="Times New Roman"/>
            <w:lang w:val="en-US"/>
          </w:rPr>
          <w:t>1008.</w:t>
        </w:r>
        <w:r w:rsidRPr="00181FFC">
          <w:rPr>
            <w:rFonts w:ascii="Calibri" w:eastAsia="Calibri" w:hAnsi="Calibri" w:cs="Times New Roman"/>
            <w:lang w:val="en-US"/>
          </w:rPr>
          <w:tab/>
          <w:t>mcp "\"Or would he want you to live on, letting go, letting yourself finally be happy again… even if you never forget his memory?\""</w:t>
        </w:r>
      </w:ins>
    </w:p>
    <w:p w14:paraId="64326F2F" w14:textId="77777777" w:rsidR="00181FFC" w:rsidRPr="00181FFC" w:rsidRDefault="00181FFC" w:rsidP="00181FFC">
      <w:pPr>
        <w:spacing w:line="600" w:lineRule="auto"/>
        <w:jc w:val="left"/>
        <w:rPr>
          <w:ins w:id="21761" w:author="UTENTE" w:date="2020-06-30T19:00:00Z"/>
          <w:rFonts w:ascii="Calibri" w:eastAsia="Calibri" w:hAnsi="Calibri" w:cs="Times New Roman"/>
          <w:lang w:val="en-US"/>
        </w:rPr>
      </w:pPr>
      <w:ins w:id="21762" w:author="UTENTE" w:date="2020-06-30T19:00:00Z">
        <w:r w:rsidRPr="00181FFC">
          <w:rPr>
            <w:rFonts w:ascii="Calibri" w:eastAsia="Calibri" w:hAnsi="Calibri" w:cs="Times New Roman"/>
            <w:lang w:val="en-US"/>
          </w:rPr>
          <w:t>1009.</w:t>
        </w:r>
        <w:r w:rsidRPr="00181FFC">
          <w:rPr>
            <w:rFonts w:ascii="Calibri" w:eastAsia="Calibri" w:hAnsi="Calibri" w:cs="Times New Roman"/>
            <w:lang w:val="en-US"/>
          </w:rPr>
          <w:tab/>
          <w:t>mcp "\"Does revenge mean more to you than that…?\""</w:t>
        </w:r>
      </w:ins>
    </w:p>
    <w:p w14:paraId="7DE0489E" w14:textId="77777777" w:rsidR="00181FFC" w:rsidRPr="00181FFC" w:rsidRDefault="00181FFC" w:rsidP="00181FFC">
      <w:pPr>
        <w:spacing w:line="600" w:lineRule="auto"/>
        <w:jc w:val="left"/>
        <w:rPr>
          <w:ins w:id="21763" w:author="UTENTE" w:date="2020-06-30T19:00:00Z"/>
          <w:rFonts w:ascii="Calibri" w:eastAsia="Calibri" w:hAnsi="Calibri" w:cs="Times New Roman"/>
          <w:lang w:val="en-US"/>
        </w:rPr>
      </w:pPr>
      <w:ins w:id="21764" w:author="UTENTE" w:date="2020-06-30T19:00:00Z">
        <w:r w:rsidRPr="00181FFC">
          <w:rPr>
            <w:rFonts w:ascii="Calibri" w:eastAsia="Calibri" w:hAnsi="Calibri" w:cs="Times New Roman"/>
            <w:lang w:val="en-US"/>
          </w:rPr>
          <w:t>1010.</w:t>
        </w:r>
        <w:r w:rsidRPr="00181FFC">
          <w:rPr>
            <w:rFonts w:ascii="Calibri" w:eastAsia="Calibri" w:hAnsi="Calibri" w:cs="Times New Roman"/>
            <w:lang w:val="en-US"/>
          </w:rPr>
          <w:tab/>
          <w:t>l "\"…\""</w:t>
        </w:r>
      </w:ins>
    </w:p>
    <w:p w14:paraId="204EE0D8" w14:textId="77777777" w:rsidR="00181FFC" w:rsidRPr="00181FFC" w:rsidRDefault="00181FFC" w:rsidP="00181FFC">
      <w:pPr>
        <w:spacing w:line="600" w:lineRule="auto"/>
        <w:jc w:val="left"/>
        <w:rPr>
          <w:ins w:id="21765" w:author="UTENTE" w:date="2020-06-30T19:00:00Z"/>
          <w:rFonts w:ascii="Calibri" w:eastAsia="Calibri" w:hAnsi="Calibri" w:cs="Times New Roman"/>
          <w:lang w:val="en-US"/>
        </w:rPr>
      </w:pPr>
      <w:ins w:id="21766" w:author="UTENTE" w:date="2020-06-30T19:00:00Z">
        <w:r w:rsidRPr="00181FFC">
          <w:rPr>
            <w:rFonts w:ascii="Calibri" w:eastAsia="Calibri" w:hAnsi="Calibri" w:cs="Times New Roman"/>
            <w:lang w:val="en-US"/>
          </w:rPr>
          <w:t>1011.</w:t>
        </w:r>
        <w:r w:rsidRPr="00181FFC">
          <w:rPr>
            <w:rFonts w:ascii="Calibri" w:eastAsia="Calibri" w:hAnsi="Calibri" w:cs="Times New Roman"/>
            <w:lang w:val="en-US"/>
          </w:rPr>
          <w:tab/>
          <w:t>mc "\"Nnh…\""</w:t>
        </w:r>
      </w:ins>
    </w:p>
    <w:p w14:paraId="0D14734C" w14:textId="77777777" w:rsidR="00181FFC" w:rsidRPr="00181FFC" w:rsidRDefault="00181FFC" w:rsidP="00181FFC">
      <w:pPr>
        <w:spacing w:line="600" w:lineRule="auto"/>
        <w:jc w:val="left"/>
        <w:rPr>
          <w:ins w:id="21767" w:author="UTENTE" w:date="2020-06-30T19:00:00Z"/>
          <w:rFonts w:ascii="Calibri" w:eastAsia="Calibri" w:hAnsi="Calibri" w:cs="Times New Roman"/>
          <w:lang w:val="en-US"/>
        </w:rPr>
      </w:pPr>
      <w:ins w:id="21768" w:author="UTENTE" w:date="2020-06-30T19:00:00Z">
        <w:r w:rsidRPr="00181FFC">
          <w:rPr>
            <w:rFonts w:ascii="Calibri" w:eastAsia="Calibri" w:hAnsi="Calibri" w:cs="Times New Roman"/>
            <w:lang w:val="en-US"/>
          </w:rPr>
          <w:t>1012.</w:t>
        </w:r>
        <w:r w:rsidRPr="00181FFC">
          <w:rPr>
            <w:rFonts w:ascii="Calibri" w:eastAsia="Calibri" w:hAnsi="Calibri" w:cs="Times New Roman"/>
            <w:lang w:val="en-US"/>
          </w:rPr>
          <w:tab/>
          <w:t>n "Bishop's embrace tightens.{w} The life slowly drains from my body, bit by bit, replaced with pure bliss."</w:t>
        </w:r>
      </w:ins>
    </w:p>
    <w:p w14:paraId="6497E042" w14:textId="77777777" w:rsidR="00181FFC" w:rsidRPr="00181FFC" w:rsidRDefault="00181FFC" w:rsidP="00181FFC">
      <w:pPr>
        <w:spacing w:line="600" w:lineRule="auto"/>
        <w:jc w:val="left"/>
        <w:rPr>
          <w:ins w:id="21769" w:author="UTENTE" w:date="2020-06-30T19:00:00Z"/>
          <w:rFonts w:ascii="Calibri" w:eastAsia="Calibri" w:hAnsi="Calibri" w:cs="Times New Roman"/>
          <w:lang w:val="en-US"/>
        </w:rPr>
      </w:pPr>
      <w:ins w:id="21770" w:author="UTENTE" w:date="2020-06-30T19:00:00Z">
        <w:r w:rsidRPr="00181FFC">
          <w:rPr>
            <w:rFonts w:ascii="Calibri" w:eastAsia="Calibri" w:hAnsi="Calibri" w:cs="Times New Roman"/>
            <w:lang w:val="en-US"/>
          </w:rPr>
          <w:t>1013.</w:t>
        </w:r>
        <w:r w:rsidRPr="00181FFC">
          <w:rPr>
            <w:rFonts w:ascii="Calibri" w:eastAsia="Calibri" w:hAnsi="Calibri" w:cs="Times New Roman"/>
            <w:lang w:val="en-US"/>
          </w:rPr>
          <w:tab/>
          <w:t>n "I start to let go of my consciousness, slipping towards a peaceful dark."</w:t>
        </w:r>
      </w:ins>
    </w:p>
    <w:p w14:paraId="31831FEA" w14:textId="77777777" w:rsidR="00181FFC" w:rsidRPr="00181FFC" w:rsidRDefault="00181FFC" w:rsidP="00181FFC">
      <w:pPr>
        <w:spacing w:line="600" w:lineRule="auto"/>
        <w:jc w:val="left"/>
        <w:rPr>
          <w:ins w:id="21771" w:author="UTENTE" w:date="2020-06-30T19:00:00Z"/>
          <w:rFonts w:ascii="Calibri" w:eastAsia="Calibri" w:hAnsi="Calibri" w:cs="Times New Roman"/>
          <w:lang w:val="en-US"/>
        </w:rPr>
      </w:pPr>
      <w:ins w:id="21772" w:author="UTENTE" w:date="2020-06-30T19:00:00Z">
        <w:r w:rsidRPr="00181FFC">
          <w:rPr>
            <w:rFonts w:ascii="Calibri" w:eastAsia="Calibri" w:hAnsi="Calibri" w:cs="Times New Roman"/>
            <w:lang w:val="en-US"/>
          </w:rPr>
          <w:t>1014.</w:t>
        </w:r>
        <w:r w:rsidRPr="00181FFC">
          <w:rPr>
            <w:rFonts w:ascii="Calibri" w:eastAsia="Calibri" w:hAnsi="Calibri" w:cs="Times New Roman"/>
            <w:lang w:val="en-US"/>
          </w:rPr>
          <w:tab/>
          <w:t>n "…Until cold flesh presses against my lips, forcing something onto my tongue."</w:t>
        </w:r>
      </w:ins>
    </w:p>
    <w:p w14:paraId="0E6C28FB" w14:textId="77777777" w:rsidR="00181FFC" w:rsidRPr="00181FFC" w:rsidRDefault="00181FFC" w:rsidP="00181FFC">
      <w:pPr>
        <w:spacing w:line="600" w:lineRule="auto"/>
        <w:jc w:val="left"/>
        <w:rPr>
          <w:ins w:id="21773" w:author="UTENTE" w:date="2020-06-30T19:00:00Z"/>
          <w:rFonts w:ascii="Calibri" w:eastAsia="Calibri" w:hAnsi="Calibri" w:cs="Times New Roman"/>
          <w:lang w:val="en-US"/>
        </w:rPr>
      </w:pPr>
      <w:ins w:id="21774" w:author="UTENTE" w:date="2020-06-30T19:00:00Z">
        <w:r w:rsidRPr="00181FFC">
          <w:rPr>
            <w:rFonts w:ascii="Calibri" w:eastAsia="Calibri" w:hAnsi="Calibri" w:cs="Times New Roman"/>
            <w:lang w:val="en-US"/>
          </w:rPr>
          <w:t>1015.</w:t>
        </w:r>
        <w:r w:rsidRPr="00181FFC">
          <w:rPr>
            <w:rFonts w:ascii="Calibri" w:eastAsia="Calibri" w:hAnsi="Calibri" w:cs="Times New Roman"/>
            <w:lang w:val="en-US"/>
          </w:rPr>
          <w:tab/>
          <w:t>n "Sweet and metallic –– strange at first, then delicious, then addicting." </w:t>
        </w:r>
        <w:r w:rsidRPr="00181FFC">
          <w:rPr>
            <w:rFonts w:ascii="Calibri" w:eastAsia="Calibri" w:hAnsi="Calibri" w:cs="Times New Roman"/>
            <w:lang w:val="en-US"/>
          </w:rPr>
          <w:br w:type="page"/>
        </w:r>
      </w:ins>
    </w:p>
    <w:p w14:paraId="666CD7E8" w14:textId="77777777" w:rsidR="00181FFC" w:rsidRPr="00181FFC" w:rsidRDefault="00181FFC" w:rsidP="00181FFC">
      <w:pPr>
        <w:spacing w:line="600" w:lineRule="auto"/>
        <w:jc w:val="left"/>
        <w:rPr>
          <w:ins w:id="21775" w:author="UTENTE" w:date="2020-06-30T19:00:00Z"/>
          <w:rFonts w:ascii="Calibri" w:eastAsia="Calibri" w:hAnsi="Calibri" w:cs="Times New Roman"/>
        </w:rPr>
      </w:pPr>
      <w:ins w:id="21776" w:author="UTENTE" w:date="2020-06-30T19:00:00Z">
        <w:r w:rsidRPr="00181FFC">
          <w:rPr>
            <w:rFonts w:ascii="Calibri" w:eastAsia="Calibri" w:hAnsi="Calibri" w:cs="Times New Roman"/>
          </w:rPr>
          <w:lastRenderedPageBreak/>
          <w:t>1003.</w:t>
        </w:r>
        <w:r w:rsidRPr="00181FFC">
          <w:rPr>
            <w:rFonts w:ascii="Calibri" w:eastAsia="Calibri" w:hAnsi="Calibri" w:cs="Times New Roman"/>
          </w:rPr>
          <w:tab/>
          <w:t>mcp "\"La vendetta… non ha alcun significato, Luka.\""</w:t>
        </w:r>
      </w:ins>
    </w:p>
    <w:p w14:paraId="78A3DE5B" w14:textId="77777777" w:rsidR="00181FFC" w:rsidRPr="00181FFC" w:rsidRDefault="00181FFC" w:rsidP="00181FFC">
      <w:pPr>
        <w:spacing w:line="600" w:lineRule="auto"/>
        <w:jc w:val="left"/>
        <w:rPr>
          <w:ins w:id="21777" w:author="UTENTE" w:date="2020-06-30T19:00:00Z"/>
          <w:rFonts w:ascii="Calibri" w:eastAsia="Calibri" w:hAnsi="Calibri" w:cs="Times New Roman"/>
        </w:rPr>
      </w:pPr>
      <w:ins w:id="21778" w:author="UTENTE" w:date="2020-06-30T19:00:00Z">
        <w:r w:rsidRPr="00181FFC">
          <w:rPr>
            <w:rFonts w:ascii="Calibri" w:eastAsia="Calibri" w:hAnsi="Calibri" w:cs="Times New Roman"/>
          </w:rPr>
          <w:t>1004.</w:t>
        </w:r>
        <w:r w:rsidRPr="00181FFC">
          <w:rPr>
            <w:rFonts w:ascii="Calibri" w:eastAsia="Calibri" w:hAnsi="Calibri" w:cs="Times New Roman"/>
          </w:rPr>
          <w:tab/>
          <w:t>mcp "\"Ti farà soffrire -- no, ti {i}sta{/i} facendo soffrire più di quanto potrà mai far soffrire il rapitore di tuo fratello.\""</w:t>
        </w:r>
      </w:ins>
    </w:p>
    <w:p w14:paraId="41964BA9" w14:textId="77777777" w:rsidR="00181FFC" w:rsidRPr="00181FFC" w:rsidRDefault="00181FFC" w:rsidP="00181FFC">
      <w:pPr>
        <w:spacing w:line="600" w:lineRule="auto"/>
        <w:jc w:val="left"/>
        <w:rPr>
          <w:ins w:id="21779" w:author="UTENTE" w:date="2020-06-30T19:00:00Z"/>
          <w:rFonts w:ascii="Calibri" w:eastAsia="Calibri" w:hAnsi="Calibri" w:cs="Times New Roman"/>
        </w:rPr>
      </w:pPr>
      <w:ins w:id="21780" w:author="UTENTE" w:date="2020-06-30T19:00:00Z">
        <w:r w:rsidRPr="00181FFC">
          <w:rPr>
            <w:rFonts w:ascii="Calibri" w:eastAsia="Calibri" w:hAnsi="Calibri" w:cs="Times New Roman"/>
          </w:rPr>
          <w:t>1005.</w:t>
        </w:r>
        <w:r w:rsidRPr="00181FFC">
          <w:rPr>
            <w:rFonts w:ascii="Calibri" w:eastAsia="Calibri" w:hAnsi="Calibri" w:cs="Times New Roman"/>
          </w:rPr>
          <w:tab/>
          <w:t>mcp "\"Sei circondato da creature che odi, ossessionato dal dare la caccia a qualcuno che odi, bloccato in un mondo a cui non appartieni.\""</w:t>
        </w:r>
      </w:ins>
    </w:p>
    <w:p w14:paraId="3DE15CF3" w14:textId="77777777" w:rsidR="00181FFC" w:rsidRPr="00181FFC" w:rsidRDefault="00181FFC" w:rsidP="00181FFC">
      <w:pPr>
        <w:spacing w:line="600" w:lineRule="auto"/>
        <w:jc w:val="left"/>
        <w:rPr>
          <w:ins w:id="21781" w:author="UTENTE" w:date="2020-06-30T19:00:00Z"/>
          <w:rFonts w:ascii="Calibri" w:eastAsia="Calibri" w:hAnsi="Calibri" w:cs="Times New Roman"/>
        </w:rPr>
      </w:pPr>
      <w:ins w:id="21782" w:author="UTENTE" w:date="2020-06-30T19:00:00Z">
        <w:r w:rsidRPr="00181FFC">
          <w:rPr>
            <w:rFonts w:ascii="Calibri" w:eastAsia="Calibri" w:hAnsi="Calibri" w:cs="Times New Roman"/>
          </w:rPr>
          <w:t>1006.</w:t>
        </w:r>
        <w:r w:rsidRPr="00181FFC">
          <w:rPr>
            <w:rFonts w:ascii="Calibri" w:eastAsia="Calibri" w:hAnsi="Calibri" w:cs="Times New Roman"/>
          </w:rPr>
          <w:tab/>
          <w:t>mcp "\"Che cosa vorrebbe che facessi David, se fosse ancora sé stesso?\""</w:t>
        </w:r>
      </w:ins>
    </w:p>
    <w:p w14:paraId="09B7A5DB" w14:textId="77777777" w:rsidR="00181FFC" w:rsidRPr="00181FFC" w:rsidRDefault="00181FFC" w:rsidP="00181FFC">
      <w:pPr>
        <w:spacing w:line="600" w:lineRule="auto"/>
        <w:jc w:val="left"/>
        <w:rPr>
          <w:ins w:id="21783" w:author="UTENTE" w:date="2020-06-30T19:00:00Z"/>
          <w:rFonts w:ascii="Calibri" w:eastAsia="Calibri" w:hAnsi="Calibri" w:cs="Times New Roman"/>
        </w:rPr>
      </w:pPr>
      <w:ins w:id="21784" w:author="UTENTE" w:date="2020-06-30T19:00:00Z">
        <w:r w:rsidRPr="00181FFC">
          <w:rPr>
            <w:rFonts w:ascii="Calibri" w:eastAsia="Calibri" w:hAnsi="Calibri" w:cs="Times New Roman"/>
          </w:rPr>
          <w:t>1007.</w:t>
        </w:r>
        <w:r w:rsidRPr="00181FFC">
          <w:rPr>
            <w:rFonts w:ascii="Calibri" w:eastAsia="Calibri" w:hAnsi="Calibri" w:cs="Times New Roman"/>
          </w:rPr>
          <w:tab/>
          <w:t>mcp "\"Vorrebbe che anche tu rischiassi di diventare uno schiavo? Vorrebbe che suo fratello si perdesse nel suo stesso odio?\""</w:t>
        </w:r>
      </w:ins>
    </w:p>
    <w:p w14:paraId="65627249" w14:textId="77777777" w:rsidR="00181FFC" w:rsidRPr="00181FFC" w:rsidRDefault="00181FFC" w:rsidP="00181FFC">
      <w:pPr>
        <w:spacing w:line="600" w:lineRule="auto"/>
        <w:jc w:val="left"/>
        <w:rPr>
          <w:ins w:id="21785" w:author="UTENTE" w:date="2020-06-30T19:00:00Z"/>
          <w:rFonts w:ascii="Calibri" w:eastAsia="Calibri" w:hAnsi="Calibri" w:cs="Times New Roman"/>
        </w:rPr>
      </w:pPr>
      <w:ins w:id="21786" w:author="UTENTE" w:date="2020-06-30T19:00:00Z">
        <w:r w:rsidRPr="00181FFC">
          <w:rPr>
            <w:rFonts w:ascii="Calibri" w:eastAsia="Calibri" w:hAnsi="Calibri" w:cs="Times New Roman"/>
          </w:rPr>
          <w:t>1008.</w:t>
        </w:r>
        <w:r w:rsidRPr="00181FFC">
          <w:rPr>
            <w:rFonts w:ascii="Calibri" w:eastAsia="Calibri" w:hAnsi="Calibri" w:cs="Times New Roman"/>
          </w:rPr>
          <w:tab/>
          <w:t>mcp "\"O vorrebbe che tu continuassi a vivere, che lasciassi andare la cosa, permettendo a te stesso di essere di nuovo felice… anche se non ti dimenticherai mai di lui?"</w:t>
        </w:r>
      </w:ins>
    </w:p>
    <w:p w14:paraId="0CC74F69" w14:textId="77777777" w:rsidR="00181FFC" w:rsidRPr="00181FFC" w:rsidRDefault="00181FFC" w:rsidP="00181FFC">
      <w:pPr>
        <w:spacing w:line="600" w:lineRule="auto"/>
        <w:jc w:val="left"/>
        <w:rPr>
          <w:ins w:id="21787" w:author="UTENTE" w:date="2020-06-30T19:00:00Z"/>
          <w:rFonts w:ascii="Calibri" w:eastAsia="Calibri" w:hAnsi="Calibri" w:cs="Times New Roman"/>
        </w:rPr>
      </w:pPr>
      <w:ins w:id="21788" w:author="UTENTE" w:date="2020-06-30T19:00:00Z">
        <w:r w:rsidRPr="00181FFC">
          <w:rPr>
            <w:rFonts w:ascii="Calibri" w:eastAsia="Calibri" w:hAnsi="Calibri" w:cs="Times New Roman"/>
          </w:rPr>
          <w:t>1009.</w:t>
        </w:r>
        <w:r w:rsidRPr="00181FFC">
          <w:rPr>
            <w:rFonts w:ascii="Calibri" w:eastAsia="Calibri" w:hAnsi="Calibri" w:cs="Times New Roman"/>
          </w:rPr>
          <w:tab/>
          <w:t>mcp "\"La vendetta per te vale più di questo…?\""</w:t>
        </w:r>
      </w:ins>
    </w:p>
    <w:p w14:paraId="553E3068" w14:textId="77777777" w:rsidR="00181FFC" w:rsidRPr="00181FFC" w:rsidRDefault="00181FFC" w:rsidP="00181FFC">
      <w:pPr>
        <w:spacing w:line="600" w:lineRule="auto"/>
        <w:jc w:val="left"/>
        <w:rPr>
          <w:ins w:id="21789" w:author="UTENTE" w:date="2020-06-30T19:00:00Z"/>
          <w:rFonts w:ascii="Calibri" w:eastAsia="Calibri" w:hAnsi="Calibri" w:cs="Times New Roman"/>
        </w:rPr>
      </w:pPr>
      <w:ins w:id="21790" w:author="UTENTE" w:date="2020-06-30T19:00:00Z">
        <w:r w:rsidRPr="00181FFC">
          <w:rPr>
            <w:rFonts w:ascii="Calibri" w:eastAsia="Calibri" w:hAnsi="Calibri" w:cs="Times New Roman"/>
          </w:rPr>
          <w:t>1010.</w:t>
        </w:r>
        <w:r w:rsidRPr="00181FFC">
          <w:rPr>
            <w:rFonts w:ascii="Calibri" w:eastAsia="Calibri" w:hAnsi="Calibri" w:cs="Times New Roman"/>
          </w:rPr>
          <w:tab/>
          <w:t>l "\"…\""</w:t>
        </w:r>
      </w:ins>
    </w:p>
    <w:p w14:paraId="4DD3E7A3" w14:textId="77777777" w:rsidR="00181FFC" w:rsidRPr="00181FFC" w:rsidRDefault="00181FFC" w:rsidP="00181FFC">
      <w:pPr>
        <w:spacing w:line="600" w:lineRule="auto"/>
        <w:jc w:val="left"/>
        <w:rPr>
          <w:ins w:id="21791" w:author="UTENTE" w:date="2020-06-30T19:00:00Z"/>
          <w:rFonts w:ascii="Calibri" w:eastAsia="Calibri" w:hAnsi="Calibri" w:cs="Times New Roman"/>
        </w:rPr>
      </w:pPr>
      <w:ins w:id="21792" w:author="UTENTE" w:date="2020-06-30T19:00:00Z">
        <w:r w:rsidRPr="00181FFC">
          <w:rPr>
            <w:rFonts w:ascii="Calibri" w:eastAsia="Calibri" w:hAnsi="Calibri" w:cs="Times New Roman"/>
          </w:rPr>
          <w:t>1011.</w:t>
        </w:r>
        <w:r w:rsidRPr="00181FFC">
          <w:rPr>
            <w:rFonts w:ascii="Calibri" w:eastAsia="Calibri" w:hAnsi="Calibri" w:cs="Times New Roman"/>
          </w:rPr>
          <w:tab/>
          <w:t>mc "\"Nnnh…\""</w:t>
        </w:r>
      </w:ins>
    </w:p>
    <w:p w14:paraId="556A3A98" w14:textId="77777777" w:rsidR="00181FFC" w:rsidRPr="00181FFC" w:rsidRDefault="00181FFC" w:rsidP="00181FFC">
      <w:pPr>
        <w:spacing w:line="600" w:lineRule="auto"/>
        <w:jc w:val="left"/>
        <w:rPr>
          <w:ins w:id="21793" w:author="UTENTE" w:date="2020-06-30T19:00:00Z"/>
          <w:rFonts w:ascii="Calibri" w:eastAsia="Calibri" w:hAnsi="Calibri" w:cs="Times New Roman"/>
        </w:rPr>
      </w:pPr>
      <w:ins w:id="21794" w:author="UTENTE" w:date="2020-06-30T19:00:00Z">
        <w:r w:rsidRPr="00181FFC">
          <w:rPr>
            <w:rFonts w:ascii="Calibri" w:eastAsia="Calibri" w:hAnsi="Calibri" w:cs="Times New Roman"/>
          </w:rPr>
          <w:t>1012.</w:t>
        </w:r>
        <w:r w:rsidRPr="00181FFC">
          <w:rPr>
            <w:rFonts w:ascii="Calibri" w:eastAsia="Calibri" w:hAnsi="Calibri" w:cs="Times New Roman"/>
          </w:rPr>
          <w:tab/>
          <w:t>n "L'abbraccio di Bishop si fa più stringente.{w} La vita viene lentamente succhiata via dal mio corpo, goccia per goccia, rimpiazzata da pura beatitudine."</w:t>
        </w:r>
      </w:ins>
    </w:p>
    <w:p w14:paraId="6756C603" w14:textId="77777777" w:rsidR="00181FFC" w:rsidRPr="00181FFC" w:rsidRDefault="00181FFC" w:rsidP="00181FFC">
      <w:pPr>
        <w:spacing w:line="600" w:lineRule="auto"/>
        <w:jc w:val="left"/>
        <w:rPr>
          <w:ins w:id="21795" w:author="UTENTE" w:date="2020-06-30T19:00:00Z"/>
          <w:rFonts w:ascii="Calibri" w:eastAsia="Calibri" w:hAnsi="Calibri" w:cs="Times New Roman"/>
        </w:rPr>
      </w:pPr>
      <w:ins w:id="21796" w:author="UTENTE" w:date="2020-06-30T19:00:00Z">
        <w:r w:rsidRPr="00181FFC">
          <w:rPr>
            <w:rFonts w:ascii="Calibri" w:eastAsia="Calibri" w:hAnsi="Calibri" w:cs="Times New Roman"/>
          </w:rPr>
          <w:t>1013.</w:t>
        </w:r>
        <w:r w:rsidRPr="00181FFC">
          <w:rPr>
            <w:rFonts w:ascii="Calibri" w:eastAsia="Calibri" w:hAnsi="Calibri" w:cs="Times New Roman"/>
          </w:rPr>
          <w:tab/>
          <w:t>n "Inizio a lasciare andare la mia coscienza, scivolando in un placido buio."</w:t>
        </w:r>
      </w:ins>
    </w:p>
    <w:p w14:paraId="06F75768" w14:textId="77777777" w:rsidR="00181FFC" w:rsidRPr="00181FFC" w:rsidRDefault="00181FFC" w:rsidP="00181FFC">
      <w:pPr>
        <w:spacing w:line="600" w:lineRule="auto"/>
        <w:jc w:val="left"/>
        <w:rPr>
          <w:ins w:id="21797" w:author="UTENTE" w:date="2020-06-30T19:00:00Z"/>
          <w:rFonts w:ascii="Calibri" w:eastAsia="Calibri" w:hAnsi="Calibri" w:cs="Times New Roman"/>
        </w:rPr>
      </w:pPr>
      <w:ins w:id="21798" w:author="UTENTE" w:date="2020-06-30T19:00:00Z">
        <w:r w:rsidRPr="00181FFC">
          <w:rPr>
            <w:rFonts w:ascii="Calibri" w:eastAsia="Calibri" w:hAnsi="Calibri" w:cs="Times New Roman"/>
          </w:rPr>
          <w:t>1014.</w:t>
        </w:r>
        <w:r w:rsidRPr="00181FFC">
          <w:rPr>
            <w:rFonts w:ascii="Calibri" w:eastAsia="Calibri" w:hAnsi="Calibri" w:cs="Times New Roman"/>
          </w:rPr>
          <w:tab/>
          <w:t>n "…Finché della pelle fredda non mi preme contro le labbra, costringendomi a fare entrare qualcosa nella mia bocca."</w:t>
        </w:r>
      </w:ins>
    </w:p>
    <w:p w14:paraId="59E0DCFD" w14:textId="77777777" w:rsidR="00181FFC" w:rsidRPr="00181FFC" w:rsidRDefault="00181FFC" w:rsidP="00181FFC">
      <w:pPr>
        <w:spacing w:line="600" w:lineRule="auto"/>
        <w:jc w:val="left"/>
        <w:rPr>
          <w:ins w:id="21799" w:author="UTENTE" w:date="2020-06-30T19:00:00Z"/>
          <w:rFonts w:ascii="Calibri" w:eastAsia="Calibri" w:hAnsi="Calibri" w:cs="Times New Roman"/>
        </w:rPr>
      </w:pPr>
      <w:ins w:id="21800" w:author="UTENTE" w:date="2020-06-30T19:00:00Z">
        <w:r w:rsidRPr="00181FFC">
          <w:rPr>
            <w:rFonts w:ascii="Calibri" w:eastAsia="Calibri" w:hAnsi="Calibri" w:cs="Times New Roman"/>
          </w:rPr>
          <w:t>1015.</w:t>
        </w:r>
        <w:r w:rsidRPr="00181FFC">
          <w:rPr>
            <w:rFonts w:ascii="Calibri" w:eastAsia="Calibri" w:hAnsi="Calibri" w:cs="Times New Roman"/>
          </w:rPr>
          <w:tab/>
          <w:t>n "Dolce e metallico -- strano all'inizio, poi delizioso, e dopo ancora… una droga."</w:t>
        </w:r>
        <w:r w:rsidRPr="00181FFC">
          <w:rPr>
            <w:rFonts w:ascii="Calibri" w:eastAsia="Calibri" w:hAnsi="Calibri" w:cs="Times New Roman"/>
          </w:rPr>
          <w:br w:type="page"/>
        </w:r>
      </w:ins>
    </w:p>
    <w:p w14:paraId="228AB632" w14:textId="77777777" w:rsidR="00181FFC" w:rsidRPr="00181FFC" w:rsidRDefault="00181FFC" w:rsidP="00181FFC">
      <w:pPr>
        <w:spacing w:line="600" w:lineRule="auto"/>
        <w:jc w:val="left"/>
        <w:rPr>
          <w:ins w:id="21801" w:author="UTENTE" w:date="2020-06-30T19:00:00Z"/>
          <w:rFonts w:ascii="Calibri" w:eastAsia="Calibri" w:hAnsi="Calibri" w:cs="Times New Roman"/>
          <w:lang w:val="en-US"/>
        </w:rPr>
      </w:pPr>
      <w:ins w:id="21802" w:author="UTENTE" w:date="2020-06-30T19:00:00Z">
        <w:r w:rsidRPr="00181FFC">
          <w:rPr>
            <w:rFonts w:ascii="Calibri" w:eastAsia="Calibri" w:hAnsi="Calibri" w:cs="Times New Roman"/>
            <w:lang w:val="en-US"/>
          </w:rPr>
          <w:lastRenderedPageBreak/>
          <w:t>1016.</w:t>
        </w:r>
        <w:r w:rsidRPr="00181FFC">
          <w:rPr>
            <w:rFonts w:ascii="Calibri" w:eastAsia="Calibri" w:hAnsi="Calibri" w:cs="Times New Roman"/>
            <w:lang w:val="en-US"/>
          </w:rPr>
          <w:tab/>
          <w:t>n "I swallow it greedily.{w} More of it flows down my throat, and it {i}burns{/i}, horribly and wonderfully."</w:t>
        </w:r>
      </w:ins>
    </w:p>
    <w:p w14:paraId="3E7C5F4D" w14:textId="77777777" w:rsidR="00181FFC" w:rsidRPr="00181FFC" w:rsidRDefault="00181FFC" w:rsidP="00181FFC">
      <w:pPr>
        <w:spacing w:line="600" w:lineRule="auto"/>
        <w:jc w:val="left"/>
        <w:rPr>
          <w:ins w:id="21803" w:author="UTENTE" w:date="2020-06-30T19:00:00Z"/>
          <w:rFonts w:ascii="Calibri" w:eastAsia="Calibri" w:hAnsi="Calibri" w:cs="Times New Roman"/>
          <w:lang w:val="en-US"/>
        </w:rPr>
      </w:pPr>
      <w:ins w:id="21804" w:author="UTENTE" w:date="2020-06-30T19:00:00Z">
        <w:r w:rsidRPr="00181FFC">
          <w:rPr>
            <w:rFonts w:ascii="Calibri" w:eastAsia="Calibri" w:hAnsi="Calibri" w:cs="Times New Roman"/>
            <w:lang w:val="en-US"/>
          </w:rPr>
          <w:t>1017.</w:t>
        </w:r>
        <w:r w:rsidRPr="00181FFC">
          <w:rPr>
            <w:rFonts w:ascii="Calibri" w:eastAsia="Calibri" w:hAnsi="Calibri" w:cs="Times New Roman"/>
            <w:lang w:val="en-US"/>
          </w:rPr>
          <w:tab/>
          <w:t>n "…It isn't until I've gulped down mouthfuls of the sweet liquid that I can finally open my eyes."</w:t>
        </w:r>
      </w:ins>
    </w:p>
    <w:p w14:paraId="4460DD39" w14:textId="77777777" w:rsidR="00181FFC" w:rsidRPr="00181FFC" w:rsidRDefault="00181FFC" w:rsidP="00181FFC">
      <w:pPr>
        <w:spacing w:line="600" w:lineRule="auto"/>
        <w:jc w:val="left"/>
        <w:rPr>
          <w:ins w:id="21805" w:author="UTENTE" w:date="2020-06-30T19:00:00Z"/>
          <w:rFonts w:ascii="Calibri" w:eastAsia="Calibri" w:hAnsi="Calibri" w:cs="Times New Roman"/>
          <w:lang w:val="en-US"/>
        </w:rPr>
      </w:pPr>
      <w:ins w:id="21806" w:author="UTENTE" w:date="2020-06-30T19:00:00Z">
        <w:r w:rsidRPr="00181FFC">
          <w:rPr>
            <w:rFonts w:ascii="Calibri" w:eastAsia="Calibri" w:hAnsi="Calibri" w:cs="Times New Roman"/>
            <w:lang w:val="en-US"/>
          </w:rPr>
          <w:t>1018.</w:t>
        </w:r>
        <w:r w:rsidRPr="00181FFC">
          <w:rPr>
            <w:rFonts w:ascii="Calibri" w:eastAsia="Calibri" w:hAnsi="Calibri" w:cs="Times New Roman"/>
            <w:lang w:val="en-US"/>
          </w:rPr>
          <w:tab/>
          <w:t>n "I'm still here, still myself, still alive…?"</w:t>
        </w:r>
      </w:ins>
    </w:p>
    <w:p w14:paraId="53139BCA" w14:textId="77777777" w:rsidR="00181FFC" w:rsidRPr="00181FFC" w:rsidRDefault="00181FFC" w:rsidP="00181FFC">
      <w:pPr>
        <w:spacing w:line="600" w:lineRule="auto"/>
        <w:jc w:val="left"/>
        <w:rPr>
          <w:ins w:id="21807" w:author="UTENTE" w:date="2020-06-30T19:00:00Z"/>
          <w:rFonts w:ascii="Calibri" w:eastAsia="Calibri" w:hAnsi="Calibri" w:cs="Times New Roman"/>
          <w:lang w:val="en-US"/>
        </w:rPr>
      </w:pPr>
      <w:ins w:id="21808" w:author="UTENTE" w:date="2020-06-30T19:00:00Z">
        <w:r w:rsidRPr="00181FFC">
          <w:rPr>
            <w:rFonts w:ascii="Calibri" w:eastAsia="Calibri" w:hAnsi="Calibri" w:cs="Times New Roman"/>
            <w:lang w:val="en-US"/>
          </w:rPr>
          <w:t>1019.</w:t>
        </w:r>
        <w:r w:rsidRPr="00181FFC">
          <w:rPr>
            <w:rFonts w:ascii="Calibri" w:eastAsia="Calibri" w:hAnsi="Calibri" w:cs="Times New Roman"/>
            <w:lang w:val="en-US"/>
          </w:rPr>
          <w:tab/>
          <w:t>mcp "…"</w:t>
        </w:r>
      </w:ins>
    </w:p>
    <w:p w14:paraId="324C642F" w14:textId="77777777" w:rsidR="00181FFC" w:rsidRPr="00181FFC" w:rsidRDefault="00181FFC" w:rsidP="00181FFC">
      <w:pPr>
        <w:spacing w:line="600" w:lineRule="auto"/>
        <w:jc w:val="left"/>
        <w:rPr>
          <w:ins w:id="21809" w:author="UTENTE" w:date="2020-06-30T19:00:00Z"/>
          <w:rFonts w:ascii="Calibri" w:eastAsia="Calibri" w:hAnsi="Calibri" w:cs="Times New Roman"/>
          <w:lang w:val="en-US"/>
        </w:rPr>
      </w:pPr>
      <w:ins w:id="21810" w:author="UTENTE" w:date="2020-06-30T19:00:00Z">
        <w:r w:rsidRPr="00181FFC">
          <w:rPr>
            <w:rFonts w:ascii="Calibri" w:eastAsia="Calibri" w:hAnsi="Calibri" w:cs="Times New Roman"/>
            <w:lang w:val="en-US"/>
          </w:rPr>
          <w:t>1020.</w:t>
        </w:r>
        <w:r w:rsidRPr="00181FFC">
          <w:rPr>
            <w:rFonts w:ascii="Calibri" w:eastAsia="Calibri" w:hAnsi="Calibri" w:cs="Times New Roman"/>
            <w:lang w:val="en-US"/>
          </w:rPr>
          <w:tab/>
          <w:t>n "…No, not alive."</w:t>
        </w:r>
      </w:ins>
    </w:p>
    <w:p w14:paraId="37AC23B6" w14:textId="77777777" w:rsidR="00181FFC" w:rsidRPr="00181FFC" w:rsidRDefault="00181FFC" w:rsidP="00181FFC">
      <w:pPr>
        <w:spacing w:line="600" w:lineRule="auto"/>
        <w:jc w:val="left"/>
        <w:rPr>
          <w:ins w:id="21811" w:author="UTENTE" w:date="2020-06-30T19:00:00Z"/>
          <w:rFonts w:ascii="Calibri" w:eastAsia="Calibri" w:hAnsi="Calibri" w:cs="Times New Roman"/>
          <w:lang w:val="en-US"/>
        </w:rPr>
      </w:pPr>
      <w:ins w:id="21812" w:author="UTENTE" w:date="2020-06-30T19:00:00Z">
        <w:r w:rsidRPr="00181FFC">
          <w:rPr>
            <w:rFonts w:ascii="Calibri" w:eastAsia="Calibri" w:hAnsi="Calibri" w:cs="Times New Roman"/>
            <w:lang w:val="en-US"/>
          </w:rPr>
          <w:t>1021.</w:t>
        </w:r>
        <w:r w:rsidRPr="00181FFC">
          <w:rPr>
            <w:rFonts w:ascii="Calibri" w:eastAsia="Calibri" w:hAnsi="Calibri" w:cs="Times New Roman"/>
            <w:lang w:val="en-US"/>
          </w:rPr>
          <w:tab/>
          <w:t>n "I have no heartbeat, no need to breathe, even though my chest rises and falls out of habit."</w:t>
        </w:r>
      </w:ins>
    </w:p>
    <w:p w14:paraId="61E2BF47" w14:textId="77777777" w:rsidR="00181FFC" w:rsidRPr="00181FFC" w:rsidRDefault="00181FFC" w:rsidP="00181FFC">
      <w:pPr>
        <w:spacing w:line="600" w:lineRule="auto"/>
        <w:jc w:val="left"/>
        <w:rPr>
          <w:ins w:id="21813" w:author="UTENTE" w:date="2020-06-30T19:00:00Z"/>
          <w:rFonts w:ascii="Calibri" w:eastAsia="Calibri" w:hAnsi="Calibri" w:cs="Times New Roman"/>
          <w:lang w:val="en-US"/>
        </w:rPr>
      </w:pPr>
      <w:ins w:id="21814" w:author="UTENTE" w:date="2020-06-30T19:00:00Z">
        <w:r w:rsidRPr="00181FFC">
          <w:rPr>
            <w:rFonts w:ascii="Calibri" w:eastAsia="Calibri" w:hAnsi="Calibri" w:cs="Times New Roman"/>
            <w:lang w:val="en-US"/>
          </w:rPr>
          <w:t>1022.</w:t>
        </w:r>
        <w:r w:rsidRPr="00181FFC">
          <w:rPr>
            <w:rFonts w:ascii="Calibri" w:eastAsia="Calibri" w:hAnsi="Calibri" w:cs="Times New Roman"/>
            <w:lang w:val="en-US"/>
          </w:rPr>
          <w:tab/>
          <w:t>n "My vision is sharper, and I'm overwhelmed with a rush of scents and sounds I never noticed before."</w:t>
        </w:r>
      </w:ins>
    </w:p>
    <w:p w14:paraId="52D0EF8B" w14:textId="77777777" w:rsidR="00181FFC" w:rsidRPr="00181FFC" w:rsidRDefault="00181FFC" w:rsidP="00181FFC">
      <w:pPr>
        <w:spacing w:line="600" w:lineRule="auto"/>
        <w:jc w:val="left"/>
        <w:rPr>
          <w:ins w:id="21815" w:author="UTENTE" w:date="2020-06-30T19:00:00Z"/>
          <w:rFonts w:ascii="Calibri" w:eastAsia="Calibri" w:hAnsi="Calibri" w:cs="Times New Roman"/>
          <w:lang w:val="en-US"/>
        </w:rPr>
      </w:pPr>
      <w:ins w:id="21816" w:author="UTENTE" w:date="2020-06-30T19:00:00Z">
        <w:r w:rsidRPr="00181FFC">
          <w:rPr>
            <w:rFonts w:ascii="Calibri" w:eastAsia="Calibri" w:hAnsi="Calibri" w:cs="Times New Roman"/>
            <w:lang w:val="en-US"/>
          </w:rPr>
          <w:t>1023.</w:t>
        </w:r>
        <w:r w:rsidRPr="00181FFC">
          <w:rPr>
            <w:rFonts w:ascii="Calibri" w:eastAsia="Calibri" w:hAnsi="Calibri" w:cs="Times New Roman"/>
            <w:lang w:val="en-US"/>
          </w:rPr>
          <w:tab/>
          <w:t>b "\"Welcome to my coven, [mc].\""</w:t>
        </w:r>
      </w:ins>
    </w:p>
    <w:p w14:paraId="34827ECA" w14:textId="77777777" w:rsidR="00181FFC" w:rsidRPr="00181FFC" w:rsidRDefault="00181FFC" w:rsidP="00181FFC">
      <w:pPr>
        <w:spacing w:line="600" w:lineRule="auto"/>
        <w:jc w:val="left"/>
        <w:rPr>
          <w:ins w:id="21817" w:author="UTENTE" w:date="2020-06-30T19:00:00Z"/>
          <w:rFonts w:ascii="Calibri" w:eastAsia="Calibri" w:hAnsi="Calibri" w:cs="Times New Roman"/>
          <w:lang w:val="en-US"/>
        </w:rPr>
      </w:pPr>
      <w:ins w:id="21818" w:author="UTENTE" w:date="2020-06-30T19:00:00Z">
        <w:r w:rsidRPr="00181FFC">
          <w:rPr>
            <w:rFonts w:ascii="Calibri" w:eastAsia="Calibri" w:hAnsi="Calibri" w:cs="Times New Roman"/>
            <w:lang w:val="en-US"/>
          </w:rPr>
          <w:t>1024.</w:t>
        </w:r>
        <w:r w:rsidRPr="00181FFC">
          <w:rPr>
            <w:rFonts w:ascii="Calibri" w:eastAsia="Calibri" w:hAnsi="Calibri" w:cs="Times New Roman"/>
            <w:lang w:val="en-US"/>
          </w:rPr>
          <w:tab/>
          <w:t>n "A strange sensation washes over me when I hear Bishop's voice.{w} Commanding, but soothing, sending a delightful shiver down my spine."</w:t>
        </w:r>
      </w:ins>
    </w:p>
    <w:p w14:paraId="0D46D651" w14:textId="77777777" w:rsidR="00181FFC" w:rsidRPr="00181FFC" w:rsidRDefault="00181FFC" w:rsidP="00181FFC">
      <w:pPr>
        <w:spacing w:line="600" w:lineRule="auto"/>
        <w:jc w:val="left"/>
        <w:rPr>
          <w:ins w:id="21819" w:author="UTENTE" w:date="2020-06-30T19:00:00Z"/>
          <w:rFonts w:ascii="Calibri" w:eastAsia="Calibri" w:hAnsi="Calibri" w:cs="Times New Roman"/>
          <w:lang w:val="en-US"/>
        </w:rPr>
      </w:pPr>
      <w:ins w:id="21820" w:author="UTENTE" w:date="2020-06-30T19:00:00Z">
        <w:r w:rsidRPr="00181FFC">
          <w:rPr>
            <w:rFonts w:ascii="Calibri" w:eastAsia="Calibri" w:hAnsi="Calibri" w:cs="Times New Roman"/>
            <w:lang w:val="en-US"/>
          </w:rPr>
          <w:t>1025.</w:t>
        </w:r>
        <w:r w:rsidRPr="00181FFC">
          <w:rPr>
            <w:rFonts w:ascii="Calibri" w:eastAsia="Calibri" w:hAnsi="Calibri" w:cs="Times New Roman"/>
            <w:lang w:val="en-US"/>
          </w:rPr>
          <w:tab/>
          <w:t>n "I feel compelled to smile."</w:t>
        </w:r>
      </w:ins>
    </w:p>
    <w:p w14:paraId="7198871D" w14:textId="77777777" w:rsidR="00181FFC" w:rsidRPr="00181FFC" w:rsidRDefault="00181FFC" w:rsidP="00181FFC">
      <w:pPr>
        <w:spacing w:line="600" w:lineRule="auto"/>
        <w:jc w:val="left"/>
        <w:rPr>
          <w:ins w:id="21821" w:author="UTENTE" w:date="2020-06-30T19:00:00Z"/>
          <w:rFonts w:ascii="Calibri" w:eastAsia="Calibri" w:hAnsi="Calibri" w:cs="Times New Roman"/>
          <w:lang w:val="en-US"/>
        </w:rPr>
      </w:pPr>
      <w:ins w:id="21822" w:author="UTENTE" w:date="2020-06-30T19:00:00Z">
        <w:r w:rsidRPr="00181FFC">
          <w:rPr>
            <w:rFonts w:ascii="Calibri" w:eastAsia="Calibri" w:hAnsi="Calibri" w:cs="Times New Roman"/>
            <w:lang w:val="en-US"/>
          </w:rPr>
          <w:t>1026.</w:t>
        </w:r>
        <w:r w:rsidRPr="00181FFC">
          <w:rPr>
            <w:rFonts w:ascii="Calibri" w:eastAsia="Calibri" w:hAnsi="Calibri" w:cs="Times New Roman"/>
            <w:lang w:val="en-US"/>
          </w:rPr>
          <w:tab/>
          <w:t>b "\"Now, if you wish to claim what you've been longing for all this time…\""</w:t>
        </w:r>
      </w:ins>
    </w:p>
    <w:p w14:paraId="03844B64" w14:textId="77777777" w:rsidR="00181FFC" w:rsidRPr="00181FFC" w:rsidRDefault="00181FFC" w:rsidP="00181FFC">
      <w:pPr>
        <w:spacing w:line="600" w:lineRule="auto"/>
        <w:jc w:val="left"/>
        <w:rPr>
          <w:ins w:id="21823" w:author="UTENTE" w:date="2020-06-30T19:00:00Z"/>
          <w:rFonts w:ascii="Calibri" w:eastAsia="Calibri" w:hAnsi="Calibri" w:cs="Times New Roman"/>
          <w:lang w:val="en-US"/>
        </w:rPr>
      </w:pPr>
      <w:ins w:id="21824" w:author="UTENTE" w:date="2020-06-30T19:00:00Z">
        <w:r w:rsidRPr="00181FFC">
          <w:rPr>
            <w:rFonts w:ascii="Calibri" w:eastAsia="Calibri" w:hAnsi="Calibri" w:cs="Times New Roman"/>
            <w:lang w:val="en-US"/>
          </w:rPr>
          <w:t>1027.</w:t>
        </w:r>
        <w:r w:rsidRPr="00181FFC">
          <w:rPr>
            <w:rFonts w:ascii="Calibri" w:eastAsia="Calibri" w:hAnsi="Calibri" w:cs="Times New Roman"/>
            <w:lang w:val="en-US"/>
          </w:rPr>
          <w:tab/>
          <w:t>b "\"Then you have my blessing.\""</w:t>
        </w:r>
      </w:ins>
    </w:p>
    <w:p w14:paraId="054CE584" w14:textId="77777777" w:rsidR="00181FFC" w:rsidRPr="00181FFC" w:rsidRDefault="00181FFC" w:rsidP="00181FFC">
      <w:pPr>
        <w:spacing w:line="600" w:lineRule="auto"/>
        <w:jc w:val="left"/>
        <w:rPr>
          <w:ins w:id="21825" w:author="UTENTE" w:date="2020-06-30T19:00:00Z"/>
          <w:rFonts w:ascii="Calibri" w:eastAsia="Calibri" w:hAnsi="Calibri" w:cs="Times New Roman"/>
          <w:lang w:val="en-US"/>
        </w:rPr>
      </w:pPr>
      <w:ins w:id="21826" w:author="UTENTE" w:date="2020-06-30T19:00:00Z">
        <w:r w:rsidRPr="00181FFC">
          <w:rPr>
            <w:rFonts w:ascii="Calibri" w:eastAsia="Calibri" w:hAnsi="Calibri" w:cs="Times New Roman"/>
            <w:lang w:val="en-US"/>
          </w:rPr>
          <w:t>1028.</w:t>
        </w:r>
        <w:r w:rsidRPr="00181FFC">
          <w:rPr>
            <w:rFonts w:ascii="Calibri" w:eastAsia="Calibri" w:hAnsi="Calibri" w:cs="Times New Roman"/>
            <w:lang w:val="en-US"/>
          </w:rPr>
          <w:tab/>
          <w:t>lp "\"…!\""</w:t>
        </w:r>
      </w:ins>
    </w:p>
    <w:p w14:paraId="720DB68B" w14:textId="77777777" w:rsidR="00181FFC" w:rsidRPr="00181FFC" w:rsidRDefault="00181FFC" w:rsidP="00181FFC">
      <w:pPr>
        <w:spacing w:line="600" w:lineRule="auto"/>
        <w:jc w:val="left"/>
        <w:rPr>
          <w:ins w:id="21827" w:author="UTENTE" w:date="2020-06-30T19:00:00Z"/>
          <w:rFonts w:ascii="Calibri" w:eastAsia="Calibri" w:hAnsi="Calibri" w:cs="Times New Roman"/>
          <w:lang w:val="en-US"/>
        </w:rPr>
      </w:pPr>
      <w:ins w:id="21828" w:author="UTENTE" w:date="2020-06-30T19:00:00Z">
        <w:r w:rsidRPr="00181FFC">
          <w:rPr>
            <w:rFonts w:ascii="Calibri" w:eastAsia="Calibri" w:hAnsi="Calibri" w:cs="Times New Roman"/>
            <w:lang w:val="en-US"/>
          </w:rPr>
          <w:t>1029.</w:t>
        </w:r>
        <w:r w:rsidRPr="00181FFC">
          <w:rPr>
            <w:rFonts w:ascii="Calibri" w:eastAsia="Calibri" w:hAnsi="Calibri" w:cs="Times New Roman"/>
            <w:lang w:val="en-US"/>
          </w:rPr>
          <w:tab/>
          <w:t>n "As Luka shrinks back into the corner, pretty features frozen in fright, a sense of euphoria washes over me." </w:t>
        </w:r>
        <w:r w:rsidRPr="00181FFC">
          <w:rPr>
            <w:rFonts w:ascii="Calibri" w:eastAsia="Calibri" w:hAnsi="Calibri" w:cs="Times New Roman"/>
            <w:lang w:val="en-US"/>
          </w:rPr>
          <w:br w:type="page"/>
        </w:r>
      </w:ins>
    </w:p>
    <w:p w14:paraId="1320D82D" w14:textId="77777777" w:rsidR="00181FFC" w:rsidRPr="00181FFC" w:rsidRDefault="00181FFC" w:rsidP="00181FFC">
      <w:pPr>
        <w:spacing w:line="600" w:lineRule="auto"/>
        <w:jc w:val="left"/>
        <w:rPr>
          <w:ins w:id="21829" w:author="UTENTE" w:date="2020-06-30T19:00:00Z"/>
          <w:rFonts w:ascii="Calibri" w:eastAsia="Calibri" w:hAnsi="Calibri" w:cs="Times New Roman"/>
        </w:rPr>
      </w:pPr>
      <w:ins w:id="21830" w:author="UTENTE" w:date="2020-06-30T19:00:00Z">
        <w:r w:rsidRPr="00181FFC">
          <w:rPr>
            <w:rFonts w:ascii="Calibri" w:eastAsia="Calibri" w:hAnsi="Calibri" w:cs="Times New Roman"/>
          </w:rPr>
          <w:lastRenderedPageBreak/>
          <w:t>1016.</w:t>
        </w:r>
        <w:r w:rsidRPr="00181FFC">
          <w:rPr>
            <w:rFonts w:ascii="Calibri" w:eastAsia="Calibri" w:hAnsi="Calibri" w:cs="Times New Roman"/>
          </w:rPr>
          <w:tab/>
          <w:t>n "Lo ingoio avidamente.{w} Lungo la mia gola ne scende ancora, e {i}brucia{/i}, piacevolmente e magnificamente."</w:t>
        </w:r>
      </w:ins>
    </w:p>
    <w:p w14:paraId="6E11FC8E" w14:textId="77777777" w:rsidR="00181FFC" w:rsidRPr="00181FFC" w:rsidRDefault="00181FFC" w:rsidP="00181FFC">
      <w:pPr>
        <w:spacing w:line="600" w:lineRule="auto"/>
        <w:jc w:val="left"/>
        <w:rPr>
          <w:ins w:id="21831" w:author="UTENTE" w:date="2020-06-30T19:00:00Z"/>
          <w:rFonts w:ascii="Calibri" w:eastAsia="Calibri" w:hAnsi="Calibri" w:cs="Times New Roman"/>
        </w:rPr>
      </w:pPr>
      <w:ins w:id="21832" w:author="UTENTE" w:date="2020-06-30T19:00:00Z">
        <w:r w:rsidRPr="00181FFC">
          <w:rPr>
            <w:rFonts w:ascii="Calibri" w:eastAsia="Calibri" w:hAnsi="Calibri" w:cs="Times New Roman"/>
          </w:rPr>
          <w:t>1017.</w:t>
        </w:r>
        <w:r w:rsidRPr="00181FFC">
          <w:rPr>
            <w:rFonts w:ascii="Calibri" w:eastAsia="Calibri" w:hAnsi="Calibri" w:cs="Times New Roman"/>
          </w:rPr>
          <w:tab/>
          <w:t>n "…Solo dopo aver trangugiato fino all'ultima goccia del dolce liquido, riesco finalmente ad aprire gli occhi."</w:t>
        </w:r>
      </w:ins>
    </w:p>
    <w:p w14:paraId="4312B4FE" w14:textId="77777777" w:rsidR="00181FFC" w:rsidRPr="00181FFC" w:rsidRDefault="00181FFC" w:rsidP="00181FFC">
      <w:pPr>
        <w:spacing w:line="600" w:lineRule="auto"/>
        <w:jc w:val="left"/>
        <w:rPr>
          <w:ins w:id="21833" w:author="UTENTE" w:date="2020-06-30T19:00:00Z"/>
          <w:rFonts w:ascii="Calibri" w:eastAsia="Calibri" w:hAnsi="Calibri" w:cs="Times New Roman"/>
        </w:rPr>
      </w:pPr>
      <w:ins w:id="21834" w:author="UTENTE" w:date="2020-06-30T19:00:00Z">
        <w:r w:rsidRPr="00181FFC">
          <w:rPr>
            <w:rFonts w:ascii="Calibri" w:eastAsia="Calibri" w:hAnsi="Calibri" w:cs="Times New Roman"/>
          </w:rPr>
          <w:t>1018.</w:t>
        </w:r>
        <w:r w:rsidRPr="00181FFC">
          <w:rPr>
            <w:rFonts w:ascii="Calibri" w:eastAsia="Calibri" w:hAnsi="Calibri" w:cs="Times New Roman"/>
          </w:rPr>
          <w:tab/>
          <w:t>n "Sono ancora qui, sono ancora me stesso, sono ancora vivo…?"</w:t>
        </w:r>
      </w:ins>
    </w:p>
    <w:p w14:paraId="3FB65335" w14:textId="77777777" w:rsidR="00181FFC" w:rsidRPr="00181FFC" w:rsidRDefault="00181FFC" w:rsidP="00181FFC">
      <w:pPr>
        <w:spacing w:line="600" w:lineRule="auto"/>
        <w:jc w:val="left"/>
        <w:rPr>
          <w:ins w:id="21835" w:author="UTENTE" w:date="2020-06-30T19:00:00Z"/>
          <w:rFonts w:ascii="Calibri" w:eastAsia="Calibri" w:hAnsi="Calibri" w:cs="Times New Roman"/>
        </w:rPr>
      </w:pPr>
      <w:ins w:id="21836" w:author="UTENTE" w:date="2020-06-30T19:00:00Z">
        <w:r w:rsidRPr="00181FFC">
          <w:rPr>
            <w:rFonts w:ascii="Calibri" w:eastAsia="Calibri" w:hAnsi="Calibri" w:cs="Times New Roman"/>
          </w:rPr>
          <w:t>1019.</w:t>
        </w:r>
        <w:r w:rsidRPr="00181FFC">
          <w:rPr>
            <w:rFonts w:ascii="Calibri" w:eastAsia="Calibri" w:hAnsi="Calibri" w:cs="Times New Roman"/>
          </w:rPr>
          <w:tab/>
          <w:t>mcp "…"</w:t>
        </w:r>
      </w:ins>
    </w:p>
    <w:p w14:paraId="50A2F76A" w14:textId="77777777" w:rsidR="00181FFC" w:rsidRPr="00181FFC" w:rsidRDefault="00181FFC" w:rsidP="00181FFC">
      <w:pPr>
        <w:spacing w:line="600" w:lineRule="auto"/>
        <w:jc w:val="left"/>
        <w:rPr>
          <w:ins w:id="21837" w:author="UTENTE" w:date="2020-06-30T19:00:00Z"/>
          <w:rFonts w:ascii="Calibri" w:eastAsia="Calibri" w:hAnsi="Calibri" w:cs="Times New Roman"/>
        </w:rPr>
      </w:pPr>
      <w:ins w:id="21838" w:author="UTENTE" w:date="2020-06-30T19:00:00Z">
        <w:r w:rsidRPr="00181FFC">
          <w:rPr>
            <w:rFonts w:ascii="Calibri" w:eastAsia="Calibri" w:hAnsi="Calibri" w:cs="Times New Roman"/>
          </w:rPr>
          <w:t>1020.</w:t>
        </w:r>
        <w:r w:rsidRPr="00181FFC">
          <w:rPr>
            <w:rFonts w:ascii="Calibri" w:eastAsia="Calibri" w:hAnsi="Calibri" w:cs="Times New Roman"/>
          </w:rPr>
          <w:tab/>
          <w:t>n "…No, non vivo."</w:t>
        </w:r>
      </w:ins>
    </w:p>
    <w:p w14:paraId="16FA6B36" w14:textId="77777777" w:rsidR="00181FFC" w:rsidRPr="00181FFC" w:rsidRDefault="00181FFC" w:rsidP="00181FFC">
      <w:pPr>
        <w:spacing w:line="600" w:lineRule="auto"/>
        <w:jc w:val="left"/>
        <w:rPr>
          <w:ins w:id="21839" w:author="UTENTE" w:date="2020-06-30T19:00:00Z"/>
          <w:rFonts w:ascii="Calibri" w:eastAsia="Calibri" w:hAnsi="Calibri" w:cs="Times New Roman"/>
        </w:rPr>
      </w:pPr>
      <w:ins w:id="21840" w:author="UTENTE" w:date="2020-06-30T19:00:00Z">
        <w:r w:rsidRPr="00181FFC">
          <w:rPr>
            <w:rFonts w:ascii="Calibri" w:eastAsia="Calibri" w:hAnsi="Calibri" w:cs="Times New Roman"/>
          </w:rPr>
          <w:t>1021.</w:t>
        </w:r>
        <w:r w:rsidRPr="00181FFC">
          <w:rPr>
            <w:rFonts w:ascii="Calibri" w:eastAsia="Calibri" w:hAnsi="Calibri" w:cs="Times New Roman"/>
          </w:rPr>
          <w:tab/>
          <w:t>n "Il mio cuore non batte, non ho bisogno di respirare, anche se il mio petto si alza e si abbassa per l'abitudine."</w:t>
        </w:r>
      </w:ins>
    </w:p>
    <w:p w14:paraId="1FEFB7F5" w14:textId="77777777" w:rsidR="00181FFC" w:rsidRPr="00181FFC" w:rsidRDefault="00181FFC" w:rsidP="00181FFC">
      <w:pPr>
        <w:spacing w:line="600" w:lineRule="auto"/>
        <w:jc w:val="left"/>
        <w:rPr>
          <w:ins w:id="21841" w:author="UTENTE" w:date="2020-06-30T19:00:00Z"/>
          <w:rFonts w:ascii="Calibri" w:eastAsia="Calibri" w:hAnsi="Calibri" w:cs="Times New Roman"/>
        </w:rPr>
      </w:pPr>
      <w:ins w:id="21842" w:author="UTENTE" w:date="2020-06-30T19:00:00Z">
        <w:r w:rsidRPr="00181FFC">
          <w:rPr>
            <w:rFonts w:ascii="Calibri" w:eastAsia="Calibri" w:hAnsi="Calibri" w:cs="Times New Roman"/>
          </w:rPr>
          <w:t>1022.</w:t>
        </w:r>
        <w:r w:rsidRPr="00181FFC">
          <w:rPr>
            <w:rFonts w:ascii="Calibri" w:eastAsia="Calibri" w:hAnsi="Calibri" w:cs="Times New Roman"/>
          </w:rPr>
          <w:tab/>
          <w:t>n "La mia vista è più acuta, e sono sovrastato da una quantità di odori e suoni che non ho mai notato prima."</w:t>
        </w:r>
      </w:ins>
    </w:p>
    <w:p w14:paraId="4A70F477" w14:textId="77777777" w:rsidR="00181FFC" w:rsidRPr="00181FFC" w:rsidRDefault="00181FFC" w:rsidP="00181FFC">
      <w:pPr>
        <w:spacing w:line="600" w:lineRule="auto"/>
        <w:jc w:val="left"/>
        <w:rPr>
          <w:ins w:id="21843" w:author="UTENTE" w:date="2020-06-30T19:00:00Z"/>
          <w:rFonts w:ascii="Calibri" w:eastAsia="Calibri" w:hAnsi="Calibri" w:cs="Times New Roman"/>
        </w:rPr>
      </w:pPr>
      <w:ins w:id="21844" w:author="UTENTE" w:date="2020-06-30T19:00:00Z">
        <w:r w:rsidRPr="00181FFC">
          <w:rPr>
            <w:rFonts w:ascii="Calibri" w:eastAsia="Calibri" w:hAnsi="Calibri" w:cs="Times New Roman"/>
          </w:rPr>
          <w:t>1023.</w:t>
        </w:r>
        <w:r w:rsidRPr="00181FFC">
          <w:rPr>
            <w:rFonts w:ascii="Calibri" w:eastAsia="Calibri" w:hAnsi="Calibri" w:cs="Times New Roman"/>
          </w:rPr>
          <w:tab/>
          <w:t>b "\"Benvenuto nel mio coven, [mc].\""</w:t>
        </w:r>
      </w:ins>
    </w:p>
    <w:p w14:paraId="6A5F577D" w14:textId="77777777" w:rsidR="00181FFC" w:rsidRPr="00181FFC" w:rsidRDefault="00181FFC" w:rsidP="00181FFC">
      <w:pPr>
        <w:spacing w:line="600" w:lineRule="auto"/>
        <w:jc w:val="left"/>
        <w:rPr>
          <w:ins w:id="21845" w:author="UTENTE" w:date="2020-06-30T19:00:00Z"/>
          <w:rFonts w:ascii="Calibri" w:eastAsia="Calibri" w:hAnsi="Calibri" w:cs="Times New Roman"/>
        </w:rPr>
      </w:pPr>
      <w:ins w:id="21846" w:author="UTENTE" w:date="2020-06-30T19:00:00Z">
        <w:r w:rsidRPr="00181FFC">
          <w:rPr>
            <w:rFonts w:ascii="Calibri" w:eastAsia="Calibri" w:hAnsi="Calibri" w:cs="Times New Roman"/>
          </w:rPr>
          <w:t>1024.</w:t>
        </w:r>
        <w:r w:rsidRPr="00181FFC">
          <w:rPr>
            <w:rFonts w:ascii="Calibri" w:eastAsia="Calibri" w:hAnsi="Calibri" w:cs="Times New Roman"/>
          </w:rPr>
          <w:tab/>
          <w:t>n "Una strana sensazione mi assale quando sento la voce di Bishop.{w} Imponente, ma tranquillizzante, mi fa scorrere un piacevole brivido lungo la schiena."</w:t>
        </w:r>
      </w:ins>
    </w:p>
    <w:p w14:paraId="66AC4394" w14:textId="77777777" w:rsidR="00181FFC" w:rsidRPr="00181FFC" w:rsidRDefault="00181FFC" w:rsidP="00181FFC">
      <w:pPr>
        <w:spacing w:line="600" w:lineRule="auto"/>
        <w:jc w:val="left"/>
        <w:rPr>
          <w:ins w:id="21847" w:author="UTENTE" w:date="2020-06-30T19:00:00Z"/>
          <w:rFonts w:ascii="Calibri" w:eastAsia="Calibri" w:hAnsi="Calibri" w:cs="Times New Roman"/>
        </w:rPr>
      </w:pPr>
      <w:ins w:id="21848" w:author="UTENTE" w:date="2020-06-30T19:00:00Z">
        <w:r w:rsidRPr="00181FFC">
          <w:rPr>
            <w:rFonts w:ascii="Calibri" w:eastAsia="Calibri" w:hAnsi="Calibri" w:cs="Times New Roman"/>
          </w:rPr>
          <w:t>1025.</w:t>
        </w:r>
        <w:r w:rsidRPr="00181FFC">
          <w:rPr>
            <w:rFonts w:ascii="Calibri" w:eastAsia="Calibri" w:hAnsi="Calibri" w:cs="Times New Roman"/>
          </w:rPr>
          <w:tab/>
          <w:t>n "Mi sento in dovere di sorridere."</w:t>
        </w:r>
      </w:ins>
    </w:p>
    <w:p w14:paraId="79A9778D" w14:textId="77777777" w:rsidR="00181FFC" w:rsidRPr="00181FFC" w:rsidRDefault="00181FFC" w:rsidP="00181FFC">
      <w:pPr>
        <w:spacing w:line="600" w:lineRule="auto"/>
        <w:jc w:val="left"/>
        <w:rPr>
          <w:ins w:id="21849" w:author="UTENTE" w:date="2020-06-30T19:00:00Z"/>
          <w:rFonts w:ascii="Calibri" w:eastAsia="Calibri" w:hAnsi="Calibri" w:cs="Times New Roman"/>
        </w:rPr>
      </w:pPr>
      <w:ins w:id="21850" w:author="UTENTE" w:date="2020-06-30T19:00:00Z">
        <w:r w:rsidRPr="00181FFC">
          <w:rPr>
            <w:rFonts w:ascii="Calibri" w:eastAsia="Calibri" w:hAnsi="Calibri" w:cs="Times New Roman"/>
          </w:rPr>
          <w:t>1026.</w:t>
        </w:r>
        <w:r w:rsidRPr="00181FFC">
          <w:rPr>
            <w:rFonts w:ascii="Calibri" w:eastAsia="Calibri" w:hAnsi="Calibri" w:cs="Times New Roman"/>
          </w:rPr>
          <w:tab/>
          <w:t>b "\"Ora, se vuoi reclamare quello che hai desiderato per tutto questo tempo…\""</w:t>
        </w:r>
      </w:ins>
    </w:p>
    <w:p w14:paraId="755C66E9" w14:textId="77777777" w:rsidR="00181FFC" w:rsidRPr="00181FFC" w:rsidRDefault="00181FFC" w:rsidP="00181FFC">
      <w:pPr>
        <w:spacing w:line="600" w:lineRule="auto"/>
        <w:jc w:val="left"/>
        <w:rPr>
          <w:ins w:id="21851" w:author="UTENTE" w:date="2020-06-30T19:00:00Z"/>
          <w:rFonts w:ascii="Calibri" w:eastAsia="Calibri" w:hAnsi="Calibri" w:cs="Times New Roman"/>
        </w:rPr>
      </w:pPr>
      <w:ins w:id="21852" w:author="UTENTE" w:date="2020-06-30T19:00:00Z">
        <w:r w:rsidRPr="00181FFC">
          <w:rPr>
            <w:rFonts w:ascii="Calibri" w:eastAsia="Calibri" w:hAnsi="Calibri" w:cs="Times New Roman"/>
          </w:rPr>
          <w:t>1027.</w:t>
        </w:r>
        <w:r w:rsidRPr="00181FFC">
          <w:rPr>
            <w:rFonts w:ascii="Calibri" w:eastAsia="Calibri" w:hAnsi="Calibri" w:cs="Times New Roman"/>
          </w:rPr>
          <w:tab/>
          <w:t>b "\"Hai la mia benedizione.\""</w:t>
        </w:r>
      </w:ins>
    </w:p>
    <w:p w14:paraId="74E5013C" w14:textId="77777777" w:rsidR="00181FFC" w:rsidRPr="00181FFC" w:rsidRDefault="00181FFC" w:rsidP="00181FFC">
      <w:pPr>
        <w:spacing w:line="600" w:lineRule="auto"/>
        <w:jc w:val="left"/>
        <w:rPr>
          <w:ins w:id="21853" w:author="UTENTE" w:date="2020-06-30T19:00:00Z"/>
          <w:rFonts w:ascii="Calibri" w:eastAsia="Calibri" w:hAnsi="Calibri" w:cs="Times New Roman"/>
          <w:rPrChange w:id="21854" w:author="UTENTE" w:date="2020-06-30T19:00:00Z">
            <w:rPr>
              <w:ins w:id="21855" w:author="UTENTE" w:date="2020-06-30T19:00:00Z"/>
              <w:rFonts w:ascii="Calibri" w:eastAsia="Calibri" w:hAnsi="Calibri" w:cs="Times New Roman"/>
              <w:lang w:val="en-US"/>
            </w:rPr>
          </w:rPrChange>
        </w:rPr>
      </w:pPr>
      <w:ins w:id="21856" w:author="UTENTE" w:date="2020-06-30T19:00:00Z">
        <w:r w:rsidRPr="00181FFC">
          <w:rPr>
            <w:rFonts w:ascii="Calibri" w:eastAsia="Calibri" w:hAnsi="Calibri" w:cs="Times New Roman"/>
            <w:rPrChange w:id="21857" w:author="UTENTE" w:date="2020-06-30T19:00:00Z">
              <w:rPr>
                <w:rFonts w:ascii="Calibri" w:eastAsia="Calibri" w:hAnsi="Calibri" w:cs="Times New Roman"/>
                <w:lang w:val="en-US"/>
              </w:rPr>
            </w:rPrChange>
          </w:rPr>
          <w:t>1028.</w:t>
        </w:r>
        <w:r w:rsidRPr="00181FFC">
          <w:rPr>
            <w:rFonts w:ascii="Calibri" w:eastAsia="Calibri" w:hAnsi="Calibri" w:cs="Times New Roman"/>
            <w:rPrChange w:id="21858" w:author="UTENTE" w:date="2020-06-30T19:00:00Z">
              <w:rPr>
                <w:rFonts w:ascii="Calibri" w:eastAsia="Calibri" w:hAnsi="Calibri" w:cs="Times New Roman"/>
                <w:lang w:val="en-US"/>
              </w:rPr>
            </w:rPrChange>
          </w:rPr>
          <w:tab/>
          <w:t>lp "\"…!\""</w:t>
        </w:r>
      </w:ins>
    </w:p>
    <w:p w14:paraId="106D6019" w14:textId="77777777" w:rsidR="00181FFC" w:rsidRPr="00181FFC" w:rsidRDefault="00181FFC" w:rsidP="00181FFC">
      <w:pPr>
        <w:spacing w:line="600" w:lineRule="auto"/>
        <w:jc w:val="left"/>
        <w:rPr>
          <w:ins w:id="21859" w:author="UTENTE" w:date="2020-06-30T19:00:00Z"/>
          <w:rFonts w:ascii="Calibri" w:eastAsia="Calibri" w:hAnsi="Calibri" w:cs="Times New Roman"/>
        </w:rPr>
      </w:pPr>
      <w:ins w:id="21860" w:author="UTENTE" w:date="2020-06-30T19:00:00Z">
        <w:r w:rsidRPr="00181FFC">
          <w:rPr>
            <w:rFonts w:ascii="Calibri" w:eastAsia="Calibri" w:hAnsi="Calibri" w:cs="Times New Roman"/>
          </w:rPr>
          <w:t>1029.</w:t>
        </w:r>
        <w:r w:rsidRPr="00181FFC">
          <w:rPr>
            <w:rFonts w:ascii="Calibri" w:eastAsia="Calibri" w:hAnsi="Calibri" w:cs="Times New Roman"/>
          </w:rPr>
          <w:tab/>
          <w:t>n "Mentre Luka si accartoccia in un angolo, i suoi dolci tratti paralizzati dalla paura, percepisco un senso di euforia irradiarsi dentro di me."</w:t>
        </w:r>
        <w:r w:rsidRPr="00181FFC">
          <w:rPr>
            <w:rFonts w:ascii="Calibri" w:eastAsia="Calibri" w:hAnsi="Calibri" w:cs="Times New Roman"/>
          </w:rPr>
          <w:br w:type="page"/>
        </w:r>
      </w:ins>
    </w:p>
    <w:p w14:paraId="4F0C57F4" w14:textId="77777777" w:rsidR="00181FFC" w:rsidRPr="00181FFC" w:rsidRDefault="00181FFC" w:rsidP="00181FFC">
      <w:pPr>
        <w:spacing w:line="600" w:lineRule="auto"/>
        <w:jc w:val="left"/>
        <w:rPr>
          <w:ins w:id="21861" w:author="UTENTE" w:date="2020-06-30T19:00:00Z"/>
          <w:rFonts w:ascii="Calibri" w:eastAsia="Calibri" w:hAnsi="Calibri" w:cs="Times New Roman"/>
          <w:lang w:val="en-US"/>
        </w:rPr>
      </w:pPr>
      <w:ins w:id="21862" w:author="UTENTE" w:date="2020-06-30T19:00:00Z">
        <w:r w:rsidRPr="00181FFC">
          <w:rPr>
            <w:rFonts w:ascii="Calibri" w:eastAsia="Calibri" w:hAnsi="Calibri" w:cs="Times New Roman"/>
            <w:lang w:val="en-US"/>
          </w:rPr>
          <w:lastRenderedPageBreak/>
          <w:t>1030.</w:t>
        </w:r>
        <w:r w:rsidRPr="00181FFC">
          <w:rPr>
            <w:rFonts w:ascii="Calibri" w:eastAsia="Calibri" w:hAnsi="Calibri" w:cs="Times New Roman"/>
            <w:lang w:val="en-US"/>
          </w:rPr>
          <w:tab/>
          <w:t>n "Mine…{w} Luka is mine."</w:t>
        </w:r>
      </w:ins>
    </w:p>
    <w:p w14:paraId="27970050" w14:textId="77777777" w:rsidR="00181FFC" w:rsidRPr="00181FFC" w:rsidRDefault="00181FFC" w:rsidP="00181FFC">
      <w:pPr>
        <w:spacing w:line="600" w:lineRule="auto"/>
        <w:jc w:val="left"/>
        <w:rPr>
          <w:ins w:id="21863" w:author="UTENTE" w:date="2020-06-30T19:00:00Z"/>
          <w:rFonts w:ascii="Calibri" w:eastAsia="Calibri" w:hAnsi="Calibri" w:cs="Times New Roman"/>
          <w:lang w:val="en-US"/>
        </w:rPr>
      </w:pPr>
      <w:ins w:id="21864" w:author="UTENTE" w:date="2020-06-30T19:00:00Z">
        <w:r w:rsidRPr="00181FFC">
          <w:rPr>
            <w:rFonts w:ascii="Calibri" w:eastAsia="Calibri" w:hAnsi="Calibri" w:cs="Times New Roman"/>
            <w:lang w:val="en-US"/>
          </w:rPr>
          <w:t>1031.</w:t>
        </w:r>
        <w:r w:rsidRPr="00181FFC">
          <w:rPr>
            <w:rFonts w:ascii="Calibri" w:eastAsia="Calibri" w:hAnsi="Calibri" w:cs="Times New Roman"/>
            <w:lang w:val="en-US"/>
          </w:rPr>
          <w:tab/>
          <w:t>n "All mine."</w:t>
        </w:r>
      </w:ins>
    </w:p>
    <w:p w14:paraId="66F3BA47" w14:textId="77777777" w:rsidR="00181FFC" w:rsidRPr="00181FFC" w:rsidRDefault="00181FFC" w:rsidP="00181FFC">
      <w:pPr>
        <w:spacing w:line="600" w:lineRule="auto"/>
        <w:jc w:val="left"/>
        <w:rPr>
          <w:ins w:id="21865" w:author="UTENTE" w:date="2020-06-30T19:00:00Z"/>
          <w:rFonts w:ascii="Calibri" w:eastAsia="Calibri" w:hAnsi="Calibri" w:cs="Times New Roman"/>
          <w:lang w:val="en-US"/>
        </w:rPr>
      </w:pPr>
      <w:ins w:id="21866" w:author="UTENTE" w:date="2020-06-30T19:00:00Z">
        <w:r w:rsidRPr="00181FFC">
          <w:rPr>
            <w:rFonts w:ascii="Calibri" w:eastAsia="Calibri" w:hAnsi="Calibri" w:cs="Times New Roman"/>
            <w:lang w:val="en-US"/>
          </w:rPr>
          <w:t>1032.</w:t>
        </w:r>
        <w:r w:rsidRPr="00181FFC">
          <w:rPr>
            <w:rFonts w:ascii="Calibri" w:eastAsia="Calibri" w:hAnsi="Calibri" w:cs="Times New Roman"/>
            <w:lang w:val="en-US"/>
          </w:rPr>
          <w:tab/>
          <w:t>l "\"[mc]…\""</w:t>
        </w:r>
      </w:ins>
    </w:p>
    <w:p w14:paraId="2F3E1EFE" w14:textId="77777777" w:rsidR="00181FFC" w:rsidRPr="00181FFC" w:rsidRDefault="00181FFC" w:rsidP="00181FFC">
      <w:pPr>
        <w:spacing w:line="600" w:lineRule="auto"/>
        <w:jc w:val="left"/>
        <w:rPr>
          <w:ins w:id="21867" w:author="UTENTE" w:date="2020-06-30T19:00:00Z"/>
          <w:rFonts w:ascii="Calibri" w:eastAsia="Calibri" w:hAnsi="Calibri" w:cs="Times New Roman"/>
          <w:lang w:val="en-US"/>
        </w:rPr>
      </w:pPr>
      <w:ins w:id="21868" w:author="UTENTE" w:date="2020-06-30T19:00:00Z">
        <w:r w:rsidRPr="00181FFC">
          <w:rPr>
            <w:rFonts w:ascii="Calibri" w:eastAsia="Calibri" w:hAnsi="Calibri" w:cs="Times New Roman"/>
            <w:lang w:val="en-US"/>
          </w:rPr>
          <w:t>1033.</w:t>
        </w:r>
        <w:r w:rsidRPr="00181FFC">
          <w:rPr>
            <w:rFonts w:ascii="Calibri" w:eastAsia="Calibri" w:hAnsi="Calibri" w:cs="Times New Roman"/>
            <w:lang w:val="en-US"/>
          </w:rPr>
          <w:tab/>
          <w:t>l "\"[mc], n-no, please…!\""</w:t>
        </w:r>
      </w:ins>
    </w:p>
    <w:p w14:paraId="7D37D102" w14:textId="77777777" w:rsidR="00181FFC" w:rsidRPr="00181FFC" w:rsidRDefault="00181FFC" w:rsidP="00181FFC">
      <w:pPr>
        <w:spacing w:line="600" w:lineRule="auto"/>
        <w:jc w:val="left"/>
        <w:rPr>
          <w:ins w:id="21869" w:author="UTENTE" w:date="2020-06-30T19:00:00Z"/>
          <w:rFonts w:ascii="Calibri" w:eastAsia="Calibri" w:hAnsi="Calibri" w:cs="Times New Roman"/>
          <w:lang w:val="en-US"/>
        </w:rPr>
      </w:pPr>
      <w:ins w:id="21870" w:author="UTENTE" w:date="2020-06-30T19:00:00Z">
        <w:r w:rsidRPr="00181FFC">
          <w:rPr>
            <w:rFonts w:ascii="Calibri" w:eastAsia="Calibri" w:hAnsi="Calibri" w:cs="Times New Roman"/>
            <w:lang w:val="en-US"/>
          </w:rPr>
          <w:t>1034.</w:t>
        </w:r>
        <w:r w:rsidRPr="00181FFC">
          <w:rPr>
            <w:rFonts w:ascii="Calibri" w:eastAsia="Calibri" w:hAnsi="Calibri" w:cs="Times New Roman"/>
            <w:lang w:val="en-US"/>
          </w:rPr>
          <w:tab/>
          <w:t>l "\"You –– you can't ––\""</w:t>
        </w:r>
      </w:ins>
    </w:p>
    <w:p w14:paraId="615A38A7" w14:textId="77777777" w:rsidR="00181FFC" w:rsidRPr="00181FFC" w:rsidRDefault="00181FFC" w:rsidP="00181FFC">
      <w:pPr>
        <w:spacing w:line="600" w:lineRule="auto"/>
        <w:jc w:val="left"/>
        <w:rPr>
          <w:ins w:id="21871" w:author="UTENTE" w:date="2020-06-30T19:00:00Z"/>
          <w:rFonts w:ascii="Calibri" w:eastAsia="Calibri" w:hAnsi="Calibri" w:cs="Times New Roman"/>
          <w:lang w:val="en-US"/>
        </w:rPr>
      </w:pPr>
      <w:ins w:id="21872" w:author="UTENTE" w:date="2020-06-30T19:00:00Z">
        <w:r w:rsidRPr="00181FFC">
          <w:rPr>
            <w:rFonts w:ascii="Calibri" w:eastAsia="Calibri" w:hAnsi="Calibri" w:cs="Times New Roman"/>
            <w:lang w:val="en-US"/>
          </w:rPr>
          <w:t>1035.</w:t>
        </w:r>
        <w:r w:rsidRPr="00181FFC">
          <w:rPr>
            <w:rFonts w:ascii="Calibri" w:eastAsia="Calibri" w:hAnsi="Calibri" w:cs="Times New Roman"/>
            <w:lang w:val="en-US"/>
          </w:rPr>
          <w:tab/>
          <w:t>n "What a lovely voice.{w} I want to hear more of it.{w} I want to be the {i}only{/i} one to hear it."</w:t>
        </w:r>
      </w:ins>
    </w:p>
    <w:p w14:paraId="5D3C537B" w14:textId="77777777" w:rsidR="00181FFC" w:rsidRPr="00181FFC" w:rsidRDefault="00181FFC" w:rsidP="00181FFC">
      <w:pPr>
        <w:spacing w:line="600" w:lineRule="auto"/>
        <w:jc w:val="left"/>
        <w:rPr>
          <w:ins w:id="21873" w:author="UTENTE" w:date="2020-06-30T19:00:00Z"/>
          <w:rFonts w:ascii="Calibri" w:eastAsia="Calibri" w:hAnsi="Calibri" w:cs="Times New Roman"/>
          <w:lang w:val="en-US"/>
        </w:rPr>
      </w:pPr>
      <w:ins w:id="21874" w:author="UTENTE" w:date="2020-06-30T19:00:00Z">
        <w:r w:rsidRPr="00181FFC">
          <w:rPr>
            <w:rFonts w:ascii="Calibri" w:eastAsia="Calibri" w:hAnsi="Calibri" w:cs="Times New Roman"/>
            <w:lang w:val="en-US"/>
          </w:rPr>
          <w:t>1036.</w:t>
        </w:r>
        <w:r w:rsidRPr="00181FFC">
          <w:rPr>
            <w:rFonts w:ascii="Calibri" w:eastAsia="Calibri" w:hAnsi="Calibri" w:cs="Times New Roman"/>
            <w:lang w:val="en-US"/>
          </w:rPr>
          <w:tab/>
          <w:t>n "He may not know it yet, but my chains will be for his own good –– chains to keep him safe, to let him be loved."</w:t>
        </w:r>
      </w:ins>
    </w:p>
    <w:p w14:paraId="6E5B7657" w14:textId="77777777" w:rsidR="00181FFC" w:rsidRPr="00181FFC" w:rsidRDefault="00181FFC" w:rsidP="00181FFC">
      <w:pPr>
        <w:spacing w:line="600" w:lineRule="auto"/>
        <w:jc w:val="left"/>
        <w:rPr>
          <w:ins w:id="21875" w:author="UTENTE" w:date="2020-06-30T19:00:00Z"/>
          <w:rFonts w:ascii="Calibri" w:eastAsia="Calibri" w:hAnsi="Calibri" w:cs="Times New Roman"/>
          <w:lang w:val="en-US"/>
        </w:rPr>
      </w:pPr>
      <w:ins w:id="21876" w:author="UTENTE" w:date="2020-06-30T19:00:00Z">
        <w:r w:rsidRPr="00181FFC">
          <w:rPr>
            <w:rFonts w:ascii="Calibri" w:eastAsia="Calibri" w:hAnsi="Calibri" w:cs="Times New Roman"/>
            <w:lang w:val="en-US"/>
          </w:rPr>
          <w:t>1037.</w:t>
        </w:r>
        <w:r w:rsidRPr="00181FFC">
          <w:rPr>
            <w:rFonts w:ascii="Calibri" w:eastAsia="Calibri" w:hAnsi="Calibri" w:cs="Times New Roman"/>
            <w:lang w:val="en-US"/>
          </w:rPr>
          <w:tab/>
          <w:t>n "…One day you'll understand, Luka, and your eyes will be filled with love instead of that cruel fear."</w:t>
        </w:r>
      </w:ins>
    </w:p>
    <w:p w14:paraId="45D7CD95" w14:textId="77777777" w:rsidR="00181FFC" w:rsidRPr="00181FFC" w:rsidRDefault="00181FFC" w:rsidP="00181FFC">
      <w:pPr>
        <w:spacing w:line="600" w:lineRule="auto"/>
        <w:jc w:val="left"/>
        <w:rPr>
          <w:ins w:id="21877" w:author="UTENTE" w:date="2020-06-30T19:00:00Z"/>
          <w:rFonts w:ascii="Calibri" w:eastAsia="Calibri" w:hAnsi="Calibri" w:cs="Times New Roman"/>
          <w:lang w:val="en-US"/>
        </w:rPr>
      </w:pPr>
      <w:ins w:id="21878" w:author="UTENTE" w:date="2020-06-30T19:00:00Z">
        <w:r w:rsidRPr="00181FFC">
          <w:rPr>
            <w:rFonts w:ascii="Calibri" w:eastAsia="Calibri" w:hAnsi="Calibri" w:cs="Times New Roman"/>
            <w:lang w:val="en-US"/>
          </w:rPr>
          <w:t>1038.</w:t>
        </w:r>
        <w:r w:rsidRPr="00181FFC">
          <w:rPr>
            <w:rFonts w:ascii="Calibri" w:eastAsia="Calibri" w:hAnsi="Calibri" w:cs="Times New Roman"/>
            <w:lang w:val="en-US"/>
          </w:rPr>
          <w:tab/>
          <w:t>n "So come into my embrace.{w} I won't let you run away from me, the one who loves you most…"</w:t>
        </w:r>
      </w:ins>
    </w:p>
    <w:p w14:paraId="02F6AF37" w14:textId="77777777" w:rsidR="00181FFC" w:rsidRPr="00181FFC" w:rsidRDefault="00181FFC" w:rsidP="00181FFC">
      <w:pPr>
        <w:spacing w:line="600" w:lineRule="auto"/>
        <w:jc w:val="left"/>
        <w:rPr>
          <w:ins w:id="21879" w:author="UTENTE" w:date="2020-06-30T19:00:00Z"/>
          <w:rFonts w:ascii="Calibri" w:eastAsia="Calibri" w:hAnsi="Calibri" w:cs="Times New Roman"/>
          <w:lang w:val="en-US"/>
        </w:rPr>
      </w:pPr>
      <w:ins w:id="21880" w:author="UTENTE" w:date="2020-06-30T19:00:00Z">
        <w:r w:rsidRPr="00181FFC">
          <w:rPr>
            <w:rFonts w:ascii="Calibri" w:eastAsia="Calibri" w:hAnsi="Calibri" w:cs="Times New Roman"/>
            <w:lang w:val="en-US"/>
          </w:rPr>
          <w:t>1039.</w:t>
        </w:r>
        <w:r w:rsidRPr="00181FFC">
          <w:rPr>
            <w:rFonts w:ascii="Calibri" w:eastAsia="Calibri" w:hAnsi="Calibri" w:cs="Times New Roman"/>
            <w:lang w:val="en-US"/>
          </w:rPr>
          <w:tab/>
          <w:t>n "Not now, not ever again."</w:t>
        </w:r>
      </w:ins>
    </w:p>
    <w:p w14:paraId="4CAC7B8A" w14:textId="77777777" w:rsidR="00181FFC" w:rsidRPr="00181FFC" w:rsidRDefault="00181FFC" w:rsidP="00181FFC">
      <w:pPr>
        <w:spacing w:line="600" w:lineRule="auto"/>
        <w:jc w:val="left"/>
        <w:rPr>
          <w:ins w:id="21881" w:author="UTENTE" w:date="2020-06-30T19:00:00Z"/>
          <w:rFonts w:ascii="Calibri" w:eastAsia="Calibri" w:hAnsi="Calibri" w:cs="Times New Roman"/>
          <w:lang w:val="en-US"/>
        </w:rPr>
      </w:pPr>
      <w:ins w:id="21882" w:author="UTENTE" w:date="2020-06-30T19:00:00Z">
        <w:r w:rsidRPr="00181FFC">
          <w:rPr>
            <w:rFonts w:ascii="Calibri" w:eastAsia="Calibri" w:hAnsi="Calibri" w:cs="Times New Roman"/>
            <w:lang w:val="en-US"/>
          </w:rPr>
          <w:t>1040.</w:t>
        </w:r>
        <w:r w:rsidRPr="00181FFC">
          <w:rPr>
            <w:rFonts w:ascii="Calibri" w:eastAsia="Calibri" w:hAnsi="Calibri" w:cs="Times New Roman"/>
            <w:lang w:val="en-US"/>
          </w:rPr>
          <w:tab/>
          <w:t>n "The next night, it's my turn to call Luka and tell him I don't need an escort."</w:t>
        </w:r>
      </w:ins>
    </w:p>
    <w:p w14:paraId="100C3D92" w14:textId="77777777" w:rsidR="00181FFC" w:rsidRPr="00181FFC" w:rsidRDefault="00181FFC" w:rsidP="00181FFC">
      <w:pPr>
        <w:spacing w:line="600" w:lineRule="auto"/>
        <w:jc w:val="left"/>
        <w:rPr>
          <w:ins w:id="21883" w:author="UTENTE" w:date="2020-06-30T19:00:00Z"/>
          <w:rFonts w:ascii="Calibri" w:eastAsia="Calibri" w:hAnsi="Calibri" w:cs="Times New Roman"/>
          <w:lang w:val="en-US"/>
        </w:rPr>
      </w:pPr>
      <w:ins w:id="21884" w:author="UTENTE" w:date="2020-06-30T19:00:00Z">
        <w:r w:rsidRPr="00181FFC">
          <w:rPr>
            <w:rFonts w:ascii="Calibri" w:eastAsia="Calibri" w:hAnsi="Calibri" w:cs="Times New Roman"/>
            <w:lang w:val="en-US"/>
          </w:rPr>
          <w:t>1041.</w:t>
        </w:r>
        <w:r w:rsidRPr="00181FFC">
          <w:rPr>
            <w:rFonts w:ascii="Calibri" w:eastAsia="Calibri" w:hAnsi="Calibri" w:cs="Times New Roman"/>
            <w:lang w:val="en-US"/>
          </w:rPr>
          <w:tab/>
          <w:t>n "He sounds pretty unhappy about it, but finally agrees, under the condition I call him when I get home safely."</w:t>
        </w:r>
      </w:ins>
    </w:p>
    <w:p w14:paraId="40A2CBC0" w14:textId="77777777" w:rsidR="00181FFC" w:rsidRPr="00181FFC" w:rsidRDefault="00181FFC" w:rsidP="00181FFC">
      <w:pPr>
        <w:spacing w:line="600" w:lineRule="auto"/>
        <w:jc w:val="left"/>
        <w:rPr>
          <w:ins w:id="21885" w:author="UTENTE" w:date="2020-06-30T19:00:00Z"/>
          <w:rFonts w:ascii="Calibri" w:eastAsia="Calibri" w:hAnsi="Calibri" w:cs="Times New Roman"/>
          <w:lang w:val="en-US"/>
        </w:rPr>
      </w:pPr>
      <w:ins w:id="21886" w:author="UTENTE" w:date="2020-06-30T19:00:00Z">
        <w:r w:rsidRPr="00181FFC">
          <w:rPr>
            <w:rFonts w:ascii="Calibri" w:eastAsia="Calibri" w:hAnsi="Calibri" w:cs="Times New Roman"/>
            <w:lang w:val="en-US"/>
          </w:rPr>
          <w:t>1042.</w:t>
        </w:r>
        <w:r w:rsidRPr="00181FFC">
          <w:rPr>
            <w:rFonts w:ascii="Calibri" w:eastAsia="Calibri" w:hAnsi="Calibri" w:cs="Times New Roman"/>
            <w:lang w:val="en-US"/>
          </w:rPr>
          <w:tab/>
          <w:t>mcp "\"Silly kid, all worried for me…\"" </w:t>
        </w:r>
        <w:r w:rsidRPr="00181FFC">
          <w:rPr>
            <w:rFonts w:ascii="Calibri" w:eastAsia="Calibri" w:hAnsi="Calibri" w:cs="Times New Roman"/>
            <w:lang w:val="en-US"/>
          </w:rPr>
          <w:br w:type="page"/>
        </w:r>
      </w:ins>
    </w:p>
    <w:p w14:paraId="406F6A0E" w14:textId="77777777" w:rsidR="00181FFC" w:rsidRPr="00181FFC" w:rsidRDefault="00181FFC" w:rsidP="00181FFC">
      <w:pPr>
        <w:spacing w:line="600" w:lineRule="auto"/>
        <w:jc w:val="left"/>
        <w:rPr>
          <w:ins w:id="21887" w:author="UTENTE" w:date="2020-06-30T19:00:00Z"/>
          <w:rFonts w:ascii="Calibri" w:eastAsia="Calibri" w:hAnsi="Calibri" w:cs="Times New Roman"/>
        </w:rPr>
      </w:pPr>
      <w:ins w:id="21888" w:author="UTENTE" w:date="2020-06-30T19:00:00Z">
        <w:r w:rsidRPr="00181FFC">
          <w:rPr>
            <w:rFonts w:ascii="Calibri" w:eastAsia="Calibri" w:hAnsi="Calibri" w:cs="Times New Roman"/>
          </w:rPr>
          <w:lastRenderedPageBreak/>
          <w:t>1030.</w:t>
        </w:r>
        <w:r w:rsidRPr="00181FFC">
          <w:rPr>
            <w:rFonts w:ascii="Calibri" w:eastAsia="Calibri" w:hAnsi="Calibri" w:cs="Times New Roman"/>
          </w:rPr>
          <w:tab/>
          <w:t>n "Mio…{w} Luka è mio."</w:t>
        </w:r>
      </w:ins>
    </w:p>
    <w:p w14:paraId="0D4464BE" w14:textId="77777777" w:rsidR="00181FFC" w:rsidRPr="00181FFC" w:rsidRDefault="00181FFC" w:rsidP="00181FFC">
      <w:pPr>
        <w:spacing w:line="600" w:lineRule="auto"/>
        <w:jc w:val="left"/>
        <w:rPr>
          <w:ins w:id="21889" w:author="UTENTE" w:date="2020-06-30T19:00:00Z"/>
          <w:rFonts w:ascii="Calibri" w:eastAsia="Calibri" w:hAnsi="Calibri" w:cs="Times New Roman"/>
        </w:rPr>
      </w:pPr>
      <w:ins w:id="21890" w:author="UTENTE" w:date="2020-06-30T19:00:00Z">
        <w:r w:rsidRPr="00181FFC">
          <w:rPr>
            <w:rFonts w:ascii="Calibri" w:eastAsia="Calibri" w:hAnsi="Calibri" w:cs="Times New Roman"/>
          </w:rPr>
          <w:t>1031.</w:t>
        </w:r>
        <w:r w:rsidRPr="00181FFC">
          <w:rPr>
            <w:rFonts w:ascii="Calibri" w:eastAsia="Calibri" w:hAnsi="Calibri" w:cs="Times New Roman"/>
          </w:rPr>
          <w:tab/>
          <w:t>n "Tutto mio."</w:t>
        </w:r>
      </w:ins>
    </w:p>
    <w:p w14:paraId="13D995B5" w14:textId="77777777" w:rsidR="00181FFC" w:rsidRPr="00181FFC" w:rsidRDefault="00181FFC" w:rsidP="00181FFC">
      <w:pPr>
        <w:spacing w:line="600" w:lineRule="auto"/>
        <w:jc w:val="left"/>
        <w:rPr>
          <w:ins w:id="21891" w:author="UTENTE" w:date="2020-06-30T19:00:00Z"/>
          <w:rFonts w:ascii="Calibri" w:eastAsia="Calibri" w:hAnsi="Calibri" w:cs="Times New Roman"/>
        </w:rPr>
      </w:pPr>
      <w:ins w:id="21892" w:author="UTENTE" w:date="2020-06-30T19:00:00Z">
        <w:r w:rsidRPr="00181FFC">
          <w:rPr>
            <w:rFonts w:ascii="Calibri" w:eastAsia="Calibri" w:hAnsi="Calibri" w:cs="Times New Roman"/>
          </w:rPr>
          <w:t>1032.</w:t>
        </w:r>
        <w:r w:rsidRPr="00181FFC">
          <w:rPr>
            <w:rFonts w:ascii="Calibri" w:eastAsia="Calibri" w:hAnsi="Calibri" w:cs="Times New Roman"/>
          </w:rPr>
          <w:tab/>
          <w:t>l "\"[mc]…\""</w:t>
        </w:r>
      </w:ins>
    </w:p>
    <w:p w14:paraId="1D50FB93" w14:textId="77777777" w:rsidR="00181FFC" w:rsidRPr="00181FFC" w:rsidRDefault="00181FFC" w:rsidP="00181FFC">
      <w:pPr>
        <w:spacing w:line="600" w:lineRule="auto"/>
        <w:jc w:val="left"/>
        <w:rPr>
          <w:ins w:id="21893" w:author="UTENTE" w:date="2020-06-30T19:00:00Z"/>
          <w:rFonts w:ascii="Calibri" w:eastAsia="Calibri" w:hAnsi="Calibri" w:cs="Times New Roman"/>
        </w:rPr>
      </w:pPr>
      <w:ins w:id="21894" w:author="UTENTE" w:date="2020-06-30T19:00:00Z">
        <w:r w:rsidRPr="00181FFC">
          <w:rPr>
            <w:rFonts w:ascii="Calibri" w:eastAsia="Calibri" w:hAnsi="Calibri" w:cs="Times New Roman"/>
          </w:rPr>
          <w:t>1033.</w:t>
        </w:r>
        <w:r w:rsidRPr="00181FFC">
          <w:rPr>
            <w:rFonts w:ascii="Calibri" w:eastAsia="Calibri" w:hAnsi="Calibri" w:cs="Times New Roman"/>
          </w:rPr>
          <w:tab/>
          <w:t>l "\"[mc], n-no, ti prego…!\""</w:t>
        </w:r>
      </w:ins>
    </w:p>
    <w:p w14:paraId="46D0006E" w14:textId="77777777" w:rsidR="00181FFC" w:rsidRPr="00181FFC" w:rsidRDefault="00181FFC" w:rsidP="00181FFC">
      <w:pPr>
        <w:spacing w:line="600" w:lineRule="auto"/>
        <w:jc w:val="left"/>
        <w:rPr>
          <w:ins w:id="21895" w:author="UTENTE" w:date="2020-06-30T19:00:00Z"/>
          <w:rFonts w:ascii="Calibri" w:eastAsia="Calibri" w:hAnsi="Calibri" w:cs="Times New Roman"/>
        </w:rPr>
      </w:pPr>
      <w:ins w:id="21896" w:author="UTENTE" w:date="2020-06-30T19:00:00Z">
        <w:r w:rsidRPr="00181FFC">
          <w:rPr>
            <w:rFonts w:ascii="Calibri" w:eastAsia="Calibri" w:hAnsi="Calibri" w:cs="Times New Roman"/>
          </w:rPr>
          <w:t>1034.</w:t>
        </w:r>
        <w:r w:rsidRPr="00181FFC">
          <w:rPr>
            <w:rFonts w:ascii="Calibri" w:eastAsia="Calibri" w:hAnsi="Calibri" w:cs="Times New Roman"/>
          </w:rPr>
          <w:tab/>
          <w:t>l "\"Tu -- tu non puoi --\""</w:t>
        </w:r>
      </w:ins>
    </w:p>
    <w:p w14:paraId="34AD677C" w14:textId="77777777" w:rsidR="00181FFC" w:rsidRPr="00181FFC" w:rsidRDefault="00181FFC" w:rsidP="00181FFC">
      <w:pPr>
        <w:spacing w:line="600" w:lineRule="auto"/>
        <w:jc w:val="left"/>
        <w:rPr>
          <w:ins w:id="21897" w:author="UTENTE" w:date="2020-06-30T19:00:00Z"/>
          <w:rFonts w:ascii="Calibri" w:eastAsia="Calibri" w:hAnsi="Calibri" w:cs="Times New Roman"/>
        </w:rPr>
      </w:pPr>
      <w:ins w:id="21898" w:author="UTENTE" w:date="2020-06-30T19:00:00Z">
        <w:r w:rsidRPr="00181FFC">
          <w:rPr>
            <w:rFonts w:ascii="Calibri" w:eastAsia="Calibri" w:hAnsi="Calibri" w:cs="Times New Roman"/>
          </w:rPr>
          <w:t>1035.</w:t>
        </w:r>
        <w:r w:rsidRPr="00181FFC">
          <w:rPr>
            <w:rFonts w:ascii="Calibri" w:eastAsia="Calibri" w:hAnsi="Calibri" w:cs="Times New Roman"/>
          </w:rPr>
          <w:tab/>
          <w:t>n "Che voce adorabile.{w} Voglio sentirla ancora. {w}Voglio essere l'{i}unico{/i} a sentirla."</w:t>
        </w:r>
      </w:ins>
    </w:p>
    <w:p w14:paraId="7B67CC9F" w14:textId="77777777" w:rsidR="00181FFC" w:rsidRPr="00181FFC" w:rsidRDefault="00181FFC" w:rsidP="00181FFC">
      <w:pPr>
        <w:spacing w:line="600" w:lineRule="auto"/>
        <w:jc w:val="left"/>
        <w:rPr>
          <w:ins w:id="21899" w:author="UTENTE" w:date="2020-06-30T19:00:00Z"/>
          <w:rFonts w:ascii="Calibri" w:eastAsia="Calibri" w:hAnsi="Calibri" w:cs="Times New Roman"/>
        </w:rPr>
      </w:pPr>
      <w:ins w:id="21900" w:author="UTENTE" w:date="2020-06-30T19:00:00Z">
        <w:r w:rsidRPr="00181FFC">
          <w:rPr>
            <w:rFonts w:ascii="Calibri" w:eastAsia="Calibri" w:hAnsi="Calibri" w:cs="Times New Roman"/>
          </w:rPr>
          <w:t>1036.</w:t>
        </w:r>
        <w:r w:rsidRPr="00181FFC">
          <w:rPr>
            <w:rFonts w:ascii="Calibri" w:eastAsia="Calibri" w:hAnsi="Calibri" w:cs="Times New Roman"/>
          </w:rPr>
          <w:tab/>
          <w:t>n "Potrebbe non saperlo ancora, ma le mie catene saranno per il suo stesso bene -- catene che lo tengono al sicuro, che gli permettono di essere amato."</w:t>
        </w:r>
      </w:ins>
    </w:p>
    <w:p w14:paraId="5821E207" w14:textId="77777777" w:rsidR="00181FFC" w:rsidRPr="00181FFC" w:rsidRDefault="00181FFC" w:rsidP="00181FFC">
      <w:pPr>
        <w:spacing w:line="600" w:lineRule="auto"/>
        <w:jc w:val="left"/>
        <w:rPr>
          <w:ins w:id="21901" w:author="UTENTE" w:date="2020-06-30T19:00:00Z"/>
          <w:rFonts w:ascii="Calibri" w:eastAsia="Calibri" w:hAnsi="Calibri" w:cs="Times New Roman"/>
        </w:rPr>
      </w:pPr>
      <w:ins w:id="21902" w:author="UTENTE" w:date="2020-06-30T19:00:00Z">
        <w:r w:rsidRPr="00181FFC">
          <w:rPr>
            <w:rFonts w:ascii="Calibri" w:eastAsia="Calibri" w:hAnsi="Calibri" w:cs="Times New Roman"/>
          </w:rPr>
          <w:t>1037.</w:t>
        </w:r>
        <w:r w:rsidRPr="00181FFC">
          <w:rPr>
            <w:rFonts w:ascii="Calibri" w:eastAsia="Calibri" w:hAnsi="Calibri" w:cs="Times New Roman"/>
          </w:rPr>
          <w:tab/>
          <w:t>n "…Un giorno capirai, Luka, e i tuoi occhi saranno pieni d'amore invece di quel crudele terrore."</w:t>
        </w:r>
      </w:ins>
    </w:p>
    <w:p w14:paraId="26E90089" w14:textId="77777777" w:rsidR="00181FFC" w:rsidRPr="00181FFC" w:rsidRDefault="00181FFC" w:rsidP="00181FFC">
      <w:pPr>
        <w:spacing w:line="600" w:lineRule="auto"/>
        <w:jc w:val="left"/>
        <w:rPr>
          <w:ins w:id="21903" w:author="UTENTE" w:date="2020-06-30T19:00:00Z"/>
          <w:rFonts w:ascii="Calibri" w:eastAsia="Calibri" w:hAnsi="Calibri" w:cs="Times New Roman"/>
        </w:rPr>
      </w:pPr>
      <w:ins w:id="21904" w:author="UTENTE" w:date="2020-06-30T19:00:00Z">
        <w:r w:rsidRPr="00181FFC">
          <w:rPr>
            <w:rFonts w:ascii="Calibri" w:eastAsia="Calibri" w:hAnsi="Calibri" w:cs="Times New Roman"/>
          </w:rPr>
          <w:t>1038.</w:t>
        </w:r>
        <w:r w:rsidRPr="00181FFC">
          <w:rPr>
            <w:rFonts w:ascii="Calibri" w:eastAsia="Calibri" w:hAnsi="Calibri" w:cs="Times New Roman"/>
          </w:rPr>
          <w:tab/>
          <w:t>n "Quindi vieni nel mio abbraccio. {w}Non ti farò scappare da me, colui che ti ama di più…"</w:t>
        </w:r>
      </w:ins>
    </w:p>
    <w:p w14:paraId="53C64104" w14:textId="77777777" w:rsidR="00181FFC" w:rsidRPr="00181FFC" w:rsidRDefault="00181FFC" w:rsidP="00181FFC">
      <w:pPr>
        <w:spacing w:line="600" w:lineRule="auto"/>
        <w:jc w:val="left"/>
        <w:rPr>
          <w:ins w:id="21905" w:author="UTENTE" w:date="2020-06-30T19:00:00Z"/>
          <w:rFonts w:ascii="Calibri" w:eastAsia="Calibri" w:hAnsi="Calibri" w:cs="Times New Roman"/>
        </w:rPr>
      </w:pPr>
      <w:ins w:id="21906" w:author="UTENTE" w:date="2020-06-30T19:00:00Z">
        <w:r w:rsidRPr="00181FFC">
          <w:rPr>
            <w:rFonts w:ascii="Calibri" w:eastAsia="Calibri" w:hAnsi="Calibri" w:cs="Times New Roman"/>
          </w:rPr>
          <w:t>1039.</w:t>
        </w:r>
        <w:r w:rsidRPr="00181FFC">
          <w:rPr>
            <w:rFonts w:ascii="Calibri" w:eastAsia="Calibri" w:hAnsi="Calibri" w:cs="Times New Roman"/>
          </w:rPr>
          <w:tab/>
          <w:t>n "Né ora, né mai."</w:t>
        </w:r>
      </w:ins>
    </w:p>
    <w:p w14:paraId="77B90799" w14:textId="77777777" w:rsidR="00181FFC" w:rsidRPr="00181FFC" w:rsidRDefault="00181FFC" w:rsidP="00181FFC">
      <w:pPr>
        <w:spacing w:line="600" w:lineRule="auto"/>
        <w:jc w:val="left"/>
        <w:rPr>
          <w:ins w:id="21907" w:author="UTENTE" w:date="2020-06-30T19:00:00Z"/>
          <w:rFonts w:ascii="Calibri" w:eastAsia="Calibri" w:hAnsi="Calibri" w:cs="Times New Roman"/>
        </w:rPr>
      </w:pPr>
      <w:ins w:id="21908" w:author="UTENTE" w:date="2020-06-30T19:00:00Z">
        <w:r w:rsidRPr="00181FFC">
          <w:rPr>
            <w:rFonts w:ascii="Calibri" w:eastAsia="Calibri" w:hAnsi="Calibri" w:cs="Times New Roman"/>
          </w:rPr>
          <w:t>1040.</w:t>
        </w:r>
        <w:r w:rsidRPr="00181FFC">
          <w:rPr>
            <w:rFonts w:ascii="Calibri" w:eastAsia="Calibri" w:hAnsi="Calibri" w:cs="Times New Roman"/>
          </w:rPr>
          <w:tab/>
          <w:t>n "Domani notte, sarà il mio turno di chiamare Luka e dirgli che non ho bisogno di un accompagnatore."</w:t>
        </w:r>
      </w:ins>
    </w:p>
    <w:p w14:paraId="10656DEC" w14:textId="77777777" w:rsidR="00181FFC" w:rsidRPr="00181FFC" w:rsidRDefault="00181FFC" w:rsidP="00181FFC">
      <w:pPr>
        <w:spacing w:line="600" w:lineRule="auto"/>
        <w:jc w:val="left"/>
        <w:rPr>
          <w:ins w:id="21909" w:author="UTENTE" w:date="2020-06-30T19:00:00Z"/>
          <w:rFonts w:ascii="Calibri" w:eastAsia="Calibri" w:hAnsi="Calibri" w:cs="Times New Roman"/>
        </w:rPr>
      </w:pPr>
      <w:ins w:id="21910" w:author="UTENTE" w:date="2020-06-30T19:00:00Z">
        <w:r w:rsidRPr="00181FFC">
          <w:rPr>
            <w:rFonts w:ascii="Calibri" w:eastAsia="Calibri" w:hAnsi="Calibri" w:cs="Times New Roman"/>
          </w:rPr>
          <w:t>1041.</w:t>
        </w:r>
        <w:r w:rsidRPr="00181FFC">
          <w:rPr>
            <w:rFonts w:ascii="Calibri" w:eastAsia="Calibri" w:hAnsi="Calibri" w:cs="Times New Roman"/>
          </w:rPr>
          <w:tab/>
          <w:t>n "Sembra così triste a riguardo, ma alla fine accetta, a condizione che io lo chiami quando arrivo a casa sano e salvo."</w:t>
        </w:r>
      </w:ins>
    </w:p>
    <w:p w14:paraId="1E36BB99" w14:textId="77777777" w:rsidR="00181FFC" w:rsidRPr="00181FFC" w:rsidRDefault="00181FFC" w:rsidP="00181FFC">
      <w:pPr>
        <w:spacing w:line="600" w:lineRule="auto"/>
        <w:jc w:val="left"/>
        <w:rPr>
          <w:ins w:id="21911" w:author="UTENTE" w:date="2020-06-30T19:00:00Z"/>
          <w:rFonts w:ascii="Calibri" w:eastAsia="Calibri" w:hAnsi="Calibri" w:cs="Times New Roman"/>
        </w:rPr>
      </w:pPr>
      <w:ins w:id="21912" w:author="UTENTE" w:date="2020-06-30T19:00:00Z">
        <w:r w:rsidRPr="00181FFC">
          <w:rPr>
            <w:rFonts w:ascii="Calibri" w:eastAsia="Calibri" w:hAnsi="Calibri" w:cs="Times New Roman"/>
          </w:rPr>
          <w:t>1042.</w:t>
        </w:r>
        <w:r w:rsidRPr="00181FFC">
          <w:rPr>
            <w:rFonts w:ascii="Calibri" w:eastAsia="Calibri" w:hAnsi="Calibri" w:cs="Times New Roman"/>
          </w:rPr>
          <w:tab/>
          <w:t>mcp "\"Sciocco ragazzino, preoccupato per me…\"" </w:t>
        </w:r>
        <w:r w:rsidRPr="00181FFC">
          <w:rPr>
            <w:rFonts w:ascii="Calibri" w:eastAsia="Calibri" w:hAnsi="Calibri" w:cs="Times New Roman"/>
          </w:rPr>
          <w:br w:type="page"/>
        </w:r>
      </w:ins>
    </w:p>
    <w:p w14:paraId="34C78D49" w14:textId="77777777" w:rsidR="00181FFC" w:rsidRPr="00181FFC" w:rsidRDefault="00181FFC" w:rsidP="00181FFC">
      <w:pPr>
        <w:spacing w:line="600" w:lineRule="auto"/>
        <w:jc w:val="left"/>
        <w:rPr>
          <w:ins w:id="21913" w:author="UTENTE" w:date="2020-06-30T19:00:00Z"/>
          <w:rFonts w:ascii="Calibri" w:eastAsia="Calibri" w:hAnsi="Calibri" w:cs="Times New Roman"/>
          <w:lang w:val="en-US"/>
        </w:rPr>
      </w:pPr>
      <w:ins w:id="21914" w:author="UTENTE" w:date="2020-06-30T19:00:00Z">
        <w:r w:rsidRPr="00181FFC">
          <w:rPr>
            <w:rFonts w:ascii="Calibri" w:eastAsia="Calibri" w:hAnsi="Calibri" w:cs="Times New Roman"/>
            <w:lang w:val="en-US"/>
          </w:rPr>
          <w:lastRenderedPageBreak/>
          <w:t>1043.</w:t>
        </w:r>
        <w:r w:rsidRPr="00181FFC">
          <w:rPr>
            <w:rFonts w:ascii="Calibri" w:eastAsia="Calibri" w:hAnsi="Calibri" w:cs="Times New Roman"/>
            <w:lang w:val="en-US"/>
          </w:rPr>
          <w:tab/>
          <w:t>n "I smirk to myself as I flip the last few burgers of the night.{w} With luck, this'll all pan out, and I'll have a great surprise for him tomorrow."</w:t>
        </w:r>
      </w:ins>
    </w:p>
    <w:p w14:paraId="668405E7" w14:textId="77777777" w:rsidR="00181FFC" w:rsidRPr="00181FFC" w:rsidRDefault="00181FFC" w:rsidP="00181FFC">
      <w:pPr>
        <w:spacing w:line="600" w:lineRule="auto"/>
        <w:jc w:val="left"/>
        <w:rPr>
          <w:ins w:id="21915" w:author="UTENTE" w:date="2020-06-30T19:00:00Z"/>
          <w:rFonts w:ascii="Calibri" w:eastAsia="Calibri" w:hAnsi="Calibri" w:cs="Times New Roman"/>
          <w:lang w:val="en-US"/>
        </w:rPr>
      </w:pPr>
      <w:ins w:id="21916" w:author="UTENTE" w:date="2020-06-30T19:00:00Z">
        <w:r w:rsidRPr="00181FFC">
          <w:rPr>
            <w:rFonts w:ascii="Calibri" w:eastAsia="Calibri" w:hAnsi="Calibri" w:cs="Times New Roman"/>
            <w:lang w:val="en-US"/>
          </w:rPr>
          <w:t>1044.</w:t>
        </w:r>
        <w:r w:rsidRPr="00181FFC">
          <w:rPr>
            <w:rFonts w:ascii="Calibri" w:eastAsia="Calibri" w:hAnsi="Calibri" w:cs="Times New Roman"/>
            <w:lang w:val="en-US"/>
          </w:rPr>
          <w:tab/>
          <w:t>n "Just imagine his face when I finally get to tell him the information he wants so badly…"</w:t>
        </w:r>
      </w:ins>
    </w:p>
    <w:p w14:paraId="71E36DB2" w14:textId="77777777" w:rsidR="00181FFC" w:rsidRPr="00181FFC" w:rsidRDefault="00181FFC" w:rsidP="00181FFC">
      <w:pPr>
        <w:spacing w:line="600" w:lineRule="auto"/>
        <w:jc w:val="left"/>
        <w:rPr>
          <w:ins w:id="21917" w:author="UTENTE" w:date="2020-06-30T19:00:00Z"/>
          <w:rFonts w:ascii="Calibri" w:eastAsia="Calibri" w:hAnsi="Calibri" w:cs="Times New Roman"/>
          <w:lang w:val="en-US"/>
        </w:rPr>
      </w:pPr>
      <w:ins w:id="21918" w:author="UTENTE" w:date="2020-06-30T19:00:00Z">
        <w:r w:rsidRPr="00181FFC">
          <w:rPr>
            <w:rFonts w:ascii="Calibri" w:eastAsia="Calibri" w:hAnsi="Calibri" w:cs="Times New Roman"/>
            <w:lang w:val="en-US"/>
          </w:rPr>
          <w:t>1045.</w:t>
        </w:r>
        <w:r w:rsidRPr="00181FFC">
          <w:rPr>
            <w:rFonts w:ascii="Calibri" w:eastAsia="Calibri" w:hAnsi="Calibri" w:cs="Times New Roman"/>
            <w:lang w:val="en-US"/>
          </w:rPr>
          <w:tab/>
          <w:t>u "\"Hey, I said medium-rare, not well-done!\""</w:t>
        </w:r>
      </w:ins>
    </w:p>
    <w:p w14:paraId="3CF42C64" w14:textId="77777777" w:rsidR="00181FFC" w:rsidRPr="00181FFC" w:rsidRDefault="00181FFC" w:rsidP="00181FFC">
      <w:pPr>
        <w:spacing w:line="600" w:lineRule="auto"/>
        <w:jc w:val="left"/>
        <w:rPr>
          <w:ins w:id="21919" w:author="UTENTE" w:date="2020-06-30T19:00:00Z"/>
          <w:rFonts w:ascii="Calibri" w:eastAsia="Calibri" w:hAnsi="Calibri" w:cs="Times New Roman"/>
          <w:lang w:val="en-US"/>
        </w:rPr>
      </w:pPr>
      <w:ins w:id="21920" w:author="UTENTE" w:date="2020-06-30T19:00:00Z">
        <w:r w:rsidRPr="00181FFC">
          <w:rPr>
            <w:rFonts w:ascii="Calibri" w:eastAsia="Calibri" w:hAnsi="Calibri" w:cs="Times New Roman"/>
            <w:lang w:val="en-US"/>
          </w:rPr>
          <w:t>1046.</w:t>
        </w:r>
        <w:r w:rsidRPr="00181FFC">
          <w:rPr>
            <w:rFonts w:ascii="Calibri" w:eastAsia="Calibri" w:hAnsi="Calibri" w:cs="Times New Roman"/>
            <w:lang w:val="en-US"/>
          </w:rPr>
          <w:tab/>
          <w:t>mcp "\"O-oh, sorry!\""</w:t>
        </w:r>
      </w:ins>
    </w:p>
    <w:p w14:paraId="7E57D35D" w14:textId="77777777" w:rsidR="00181FFC" w:rsidRPr="00181FFC" w:rsidRDefault="00181FFC" w:rsidP="00181FFC">
      <w:pPr>
        <w:spacing w:line="600" w:lineRule="auto"/>
        <w:jc w:val="left"/>
        <w:rPr>
          <w:ins w:id="21921" w:author="UTENTE" w:date="2020-06-30T19:00:00Z"/>
          <w:rFonts w:ascii="Calibri" w:eastAsia="Calibri" w:hAnsi="Calibri" w:cs="Times New Roman"/>
          <w:lang w:val="en-US"/>
        </w:rPr>
      </w:pPr>
      <w:ins w:id="21922" w:author="UTENTE" w:date="2020-06-30T19:00:00Z">
        <w:r w:rsidRPr="00181FFC">
          <w:rPr>
            <w:rFonts w:ascii="Calibri" w:eastAsia="Calibri" w:hAnsi="Calibri" w:cs="Times New Roman"/>
            <w:lang w:val="en-US"/>
          </w:rPr>
          <w:t>1047.</w:t>
        </w:r>
        <w:r w:rsidRPr="00181FFC">
          <w:rPr>
            <w:rFonts w:ascii="Calibri" w:eastAsia="Calibri" w:hAnsi="Calibri" w:cs="Times New Roman"/>
            <w:lang w:val="en-US"/>
          </w:rPr>
          <w:tab/>
          <w:t>n "It's pretty hard for me to stay focused for the rest of my shift, but somehow, I manage."</w:t>
        </w:r>
      </w:ins>
    </w:p>
    <w:p w14:paraId="0A548B3A" w14:textId="77777777" w:rsidR="00181FFC" w:rsidRPr="00181FFC" w:rsidRDefault="00181FFC" w:rsidP="00181FFC">
      <w:pPr>
        <w:spacing w:line="600" w:lineRule="auto"/>
        <w:jc w:val="left"/>
        <w:rPr>
          <w:ins w:id="21923" w:author="UTENTE" w:date="2020-06-30T19:00:00Z"/>
          <w:rFonts w:ascii="Calibri" w:eastAsia="Calibri" w:hAnsi="Calibri" w:cs="Times New Roman"/>
          <w:lang w:val="en-US"/>
        </w:rPr>
      </w:pPr>
      <w:ins w:id="21924" w:author="UTENTE" w:date="2020-06-30T19:00:00Z">
        <w:r w:rsidRPr="00181FFC">
          <w:rPr>
            <w:rFonts w:ascii="Calibri" w:eastAsia="Calibri" w:hAnsi="Calibri" w:cs="Times New Roman"/>
            <w:lang w:val="en-US"/>
          </w:rPr>
          <w:t>1048.</w:t>
        </w:r>
        <w:r w:rsidRPr="00181FFC">
          <w:rPr>
            <w:rFonts w:ascii="Calibri" w:eastAsia="Calibri" w:hAnsi="Calibri" w:cs="Times New Roman"/>
            <w:lang w:val="en-US"/>
          </w:rPr>
          <w:tab/>
          <w:t>n "My legs can't carry me back to my apartment fast enough.{w} Excitement and nervousness bubble in my stomach."</w:t>
        </w:r>
      </w:ins>
    </w:p>
    <w:p w14:paraId="686DEE09" w14:textId="77777777" w:rsidR="00181FFC" w:rsidRPr="00181FFC" w:rsidRDefault="00181FFC" w:rsidP="00181FFC">
      <w:pPr>
        <w:spacing w:line="600" w:lineRule="auto"/>
        <w:jc w:val="left"/>
        <w:rPr>
          <w:ins w:id="21925" w:author="UTENTE" w:date="2020-06-30T19:00:00Z"/>
          <w:rFonts w:ascii="Calibri" w:eastAsia="Calibri" w:hAnsi="Calibri" w:cs="Times New Roman"/>
          <w:lang w:val="en-US"/>
        </w:rPr>
      </w:pPr>
      <w:ins w:id="21926" w:author="UTENTE" w:date="2020-06-30T19:00:00Z">
        <w:r w:rsidRPr="00181FFC">
          <w:rPr>
            <w:rFonts w:ascii="Calibri" w:eastAsia="Calibri" w:hAnsi="Calibri" w:cs="Times New Roman"/>
            <w:lang w:val="en-US"/>
          </w:rPr>
          <w:t>1049.</w:t>
        </w:r>
        <w:r w:rsidRPr="00181FFC">
          <w:rPr>
            <w:rFonts w:ascii="Calibri" w:eastAsia="Calibri" w:hAnsi="Calibri" w:cs="Times New Roman"/>
            <w:lang w:val="en-US"/>
          </w:rPr>
          <w:tab/>
          <w:t>n "Who's this mystery informant? What kind of price will he ask?"</w:t>
        </w:r>
      </w:ins>
    </w:p>
    <w:p w14:paraId="5C51B16D" w14:textId="77777777" w:rsidR="00181FFC" w:rsidRPr="00181FFC" w:rsidRDefault="00181FFC" w:rsidP="00181FFC">
      <w:pPr>
        <w:spacing w:line="600" w:lineRule="auto"/>
        <w:jc w:val="left"/>
        <w:rPr>
          <w:ins w:id="21927" w:author="UTENTE" w:date="2020-06-30T19:00:00Z"/>
          <w:rFonts w:ascii="Calibri" w:eastAsia="Calibri" w:hAnsi="Calibri" w:cs="Times New Roman"/>
          <w:lang w:val="en-US"/>
        </w:rPr>
      </w:pPr>
      <w:ins w:id="21928" w:author="UTENTE" w:date="2020-06-30T19:00:00Z">
        <w:r w:rsidRPr="00181FFC">
          <w:rPr>
            <w:rFonts w:ascii="Calibri" w:eastAsia="Calibri" w:hAnsi="Calibri" w:cs="Times New Roman"/>
            <w:lang w:val="en-US"/>
          </w:rPr>
          <w:t>1050.</w:t>
        </w:r>
        <w:r w:rsidRPr="00181FFC">
          <w:rPr>
            <w:rFonts w:ascii="Calibri" w:eastAsia="Calibri" w:hAnsi="Calibri" w:cs="Times New Roman"/>
            <w:lang w:val="en-US"/>
          </w:rPr>
          <w:tab/>
          <w:t>n "…Will it be worth it?"</w:t>
        </w:r>
      </w:ins>
    </w:p>
    <w:p w14:paraId="45107A7D" w14:textId="77777777" w:rsidR="00181FFC" w:rsidRPr="00181FFC" w:rsidRDefault="00181FFC" w:rsidP="00181FFC">
      <w:pPr>
        <w:spacing w:line="600" w:lineRule="auto"/>
        <w:jc w:val="left"/>
        <w:rPr>
          <w:ins w:id="21929" w:author="UTENTE" w:date="2020-06-30T19:00:00Z"/>
          <w:rFonts w:ascii="Calibri" w:eastAsia="Calibri" w:hAnsi="Calibri" w:cs="Times New Roman"/>
          <w:lang w:val="en-US"/>
        </w:rPr>
      </w:pPr>
      <w:ins w:id="21930" w:author="UTENTE" w:date="2020-06-30T19:00:00Z">
        <w:r w:rsidRPr="00181FFC">
          <w:rPr>
            <w:rFonts w:ascii="Calibri" w:eastAsia="Calibri" w:hAnsi="Calibri" w:cs="Times New Roman"/>
            <w:lang w:val="en-US"/>
          </w:rPr>
          <w:t>1051.</w:t>
        </w:r>
        <w:r w:rsidRPr="00181FFC">
          <w:rPr>
            <w:rFonts w:ascii="Calibri" w:eastAsia="Calibri" w:hAnsi="Calibri" w:cs="Times New Roman"/>
            <w:lang w:val="en-US"/>
          </w:rPr>
          <w:tab/>
          <w:t>mc "\"…\""</w:t>
        </w:r>
      </w:ins>
    </w:p>
    <w:p w14:paraId="2437E9B9" w14:textId="77777777" w:rsidR="00181FFC" w:rsidRPr="00181FFC" w:rsidRDefault="00181FFC" w:rsidP="00181FFC">
      <w:pPr>
        <w:spacing w:line="600" w:lineRule="auto"/>
        <w:jc w:val="left"/>
        <w:rPr>
          <w:ins w:id="21931" w:author="UTENTE" w:date="2020-06-30T19:00:00Z"/>
          <w:rFonts w:ascii="Calibri" w:eastAsia="Calibri" w:hAnsi="Calibri" w:cs="Times New Roman"/>
          <w:lang w:val="en-US"/>
        </w:rPr>
      </w:pPr>
      <w:ins w:id="21932" w:author="UTENTE" w:date="2020-06-30T19:00:00Z">
        <w:r w:rsidRPr="00181FFC">
          <w:rPr>
            <w:rFonts w:ascii="Calibri" w:eastAsia="Calibri" w:hAnsi="Calibri" w:cs="Times New Roman"/>
            <w:lang w:val="en-US"/>
          </w:rPr>
          <w:t>1052.</w:t>
        </w:r>
        <w:r w:rsidRPr="00181FFC">
          <w:rPr>
            <w:rFonts w:ascii="Calibri" w:eastAsia="Calibri" w:hAnsi="Calibri" w:cs="Times New Roman"/>
            <w:lang w:val="en-US"/>
          </w:rPr>
          <w:tab/>
          <w:t>n "I burst into my apartment, panting heavily."</w:t>
        </w:r>
      </w:ins>
    </w:p>
    <w:p w14:paraId="100E2FA8" w14:textId="77777777" w:rsidR="00181FFC" w:rsidRPr="00181FFC" w:rsidRDefault="00181FFC" w:rsidP="00181FFC">
      <w:pPr>
        <w:spacing w:line="600" w:lineRule="auto"/>
        <w:jc w:val="left"/>
        <w:rPr>
          <w:ins w:id="21933" w:author="UTENTE" w:date="2020-06-30T19:00:00Z"/>
          <w:rFonts w:ascii="Calibri" w:eastAsia="Calibri" w:hAnsi="Calibri" w:cs="Times New Roman"/>
          <w:lang w:val="en-US"/>
        </w:rPr>
      </w:pPr>
      <w:ins w:id="21934" w:author="UTENTE" w:date="2020-06-30T19:00:00Z">
        <w:r w:rsidRPr="00181FFC">
          <w:rPr>
            <w:rFonts w:ascii="Calibri" w:eastAsia="Calibri" w:hAnsi="Calibri" w:cs="Times New Roman"/>
            <w:lang w:val="en-US"/>
          </w:rPr>
          <w:t>1053.</w:t>
        </w:r>
        <w:r w:rsidRPr="00181FFC">
          <w:rPr>
            <w:rFonts w:ascii="Calibri" w:eastAsia="Calibri" w:hAnsi="Calibri" w:cs="Times New Roman"/>
            <w:lang w:val="en-US"/>
          </w:rPr>
          <w:tab/>
          <w:t>n "He's not here yet. {w} But what if I missed him…?"</w:t>
        </w:r>
      </w:ins>
    </w:p>
    <w:p w14:paraId="0B470485" w14:textId="77777777" w:rsidR="00181FFC" w:rsidRPr="00181FFC" w:rsidRDefault="00181FFC" w:rsidP="00181FFC">
      <w:pPr>
        <w:spacing w:line="600" w:lineRule="auto"/>
        <w:jc w:val="left"/>
        <w:rPr>
          <w:ins w:id="21935" w:author="UTENTE" w:date="2020-06-30T19:00:00Z"/>
          <w:rFonts w:ascii="Calibri" w:eastAsia="Calibri" w:hAnsi="Calibri" w:cs="Times New Roman"/>
          <w:lang w:val="en-US"/>
        </w:rPr>
      </w:pPr>
      <w:ins w:id="21936" w:author="UTENTE" w:date="2020-06-30T19:00:00Z">
        <w:r w:rsidRPr="00181FFC">
          <w:rPr>
            <w:rFonts w:ascii="Calibri" w:eastAsia="Calibri" w:hAnsi="Calibri" w:cs="Times New Roman"/>
            <w:lang w:val="en-US"/>
          </w:rPr>
          <w:t>1054.</w:t>
        </w:r>
        <w:r w:rsidRPr="00181FFC">
          <w:rPr>
            <w:rFonts w:ascii="Calibri" w:eastAsia="Calibri" w:hAnsi="Calibri" w:cs="Times New Roman"/>
            <w:lang w:val="en-US"/>
          </w:rPr>
          <w:tab/>
          <w:t>n "No, that can't be right. He knows my apartment number, so I bet he knows my shift hours, too."</w:t>
        </w:r>
      </w:ins>
    </w:p>
    <w:p w14:paraId="3E85168B" w14:textId="77777777" w:rsidR="00181FFC" w:rsidRPr="00181FFC" w:rsidRDefault="00181FFC" w:rsidP="00181FFC">
      <w:pPr>
        <w:spacing w:line="600" w:lineRule="auto"/>
        <w:jc w:val="left"/>
        <w:rPr>
          <w:ins w:id="21937" w:author="UTENTE" w:date="2020-06-30T19:00:00Z"/>
          <w:rFonts w:ascii="Calibri" w:eastAsia="Calibri" w:hAnsi="Calibri" w:cs="Times New Roman"/>
          <w:lang w:val="en-US"/>
        </w:rPr>
      </w:pPr>
      <w:ins w:id="21938" w:author="UTENTE" w:date="2020-06-30T19:00:00Z">
        <w:r w:rsidRPr="00181FFC">
          <w:rPr>
            <w:rFonts w:ascii="Calibri" w:eastAsia="Calibri" w:hAnsi="Calibri" w:cs="Times New Roman"/>
            <w:lang w:val="en-US"/>
          </w:rPr>
          <w:t>1055.</w:t>
        </w:r>
        <w:r w:rsidRPr="00181FFC">
          <w:rPr>
            <w:rFonts w:ascii="Calibri" w:eastAsia="Calibri" w:hAnsi="Calibri" w:cs="Times New Roman"/>
            <w:lang w:val="en-US"/>
          </w:rPr>
          <w:tab/>
          <w:t>n "In that case, what if ––"</w:t>
        </w:r>
      </w:ins>
    </w:p>
    <w:p w14:paraId="12BE9D21" w14:textId="77777777" w:rsidR="00181FFC" w:rsidRPr="00181FFC" w:rsidRDefault="00181FFC" w:rsidP="00181FFC">
      <w:pPr>
        <w:spacing w:line="600" w:lineRule="auto"/>
        <w:jc w:val="left"/>
        <w:rPr>
          <w:ins w:id="21939" w:author="UTENTE" w:date="2020-06-30T19:00:00Z"/>
          <w:rFonts w:ascii="Calibri" w:eastAsia="Calibri" w:hAnsi="Calibri" w:cs="Times New Roman"/>
          <w:lang w:val="en-US"/>
        </w:rPr>
      </w:pPr>
      <w:ins w:id="21940" w:author="UTENTE" w:date="2020-06-30T19:00:00Z">
        <w:r w:rsidRPr="00181FFC">
          <w:rPr>
            <w:rFonts w:ascii="Calibri" w:eastAsia="Calibri" w:hAnsi="Calibri" w:cs="Times New Roman"/>
            <w:lang w:val="en-US"/>
          </w:rPr>
          <w:t>1056.</w:t>
        </w:r>
        <w:r w:rsidRPr="00181FFC">
          <w:rPr>
            <w:rFonts w:ascii="Calibri" w:eastAsia="Calibri" w:hAnsi="Calibri" w:cs="Times New Roman"/>
            <w:lang w:val="en-US"/>
          </w:rPr>
          <w:tab/>
          <w:t>u "\"No need to worry, [mc]. I haven't been waiting long.\""</w:t>
        </w:r>
      </w:ins>
    </w:p>
    <w:p w14:paraId="359EAB2B" w14:textId="77777777" w:rsidR="00181FFC" w:rsidRPr="00181FFC" w:rsidRDefault="00181FFC" w:rsidP="00181FFC">
      <w:pPr>
        <w:spacing w:line="600" w:lineRule="auto"/>
        <w:jc w:val="left"/>
        <w:rPr>
          <w:ins w:id="21941" w:author="UTENTE" w:date="2020-06-30T19:00:00Z"/>
          <w:rFonts w:ascii="Calibri" w:eastAsia="Calibri" w:hAnsi="Calibri" w:cs="Times New Roman"/>
        </w:rPr>
      </w:pPr>
      <w:ins w:id="21942" w:author="UTENTE" w:date="2020-06-30T19:00:00Z">
        <w:r w:rsidRPr="00181FFC">
          <w:rPr>
            <w:rFonts w:ascii="Calibri" w:eastAsia="Calibri" w:hAnsi="Calibri" w:cs="Times New Roman"/>
          </w:rPr>
          <w:t>1057.</w:t>
        </w:r>
        <w:r w:rsidRPr="00181FFC">
          <w:rPr>
            <w:rFonts w:ascii="Calibri" w:eastAsia="Calibri" w:hAnsi="Calibri" w:cs="Times New Roman"/>
          </w:rPr>
          <w:tab/>
          <w:t>mc "\"…!\"" </w:t>
        </w:r>
        <w:r w:rsidRPr="00181FFC">
          <w:rPr>
            <w:rFonts w:ascii="Calibri" w:eastAsia="Calibri" w:hAnsi="Calibri" w:cs="Times New Roman"/>
          </w:rPr>
          <w:br w:type="page"/>
        </w:r>
      </w:ins>
    </w:p>
    <w:p w14:paraId="23196298" w14:textId="77777777" w:rsidR="00181FFC" w:rsidRPr="00181FFC" w:rsidRDefault="00181FFC" w:rsidP="00181FFC">
      <w:pPr>
        <w:spacing w:line="600" w:lineRule="auto"/>
        <w:jc w:val="left"/>
        <w:rPr>
          <w:ins w:id="21943" w:author="UTENTE" w:date="2020-06-30T19:00:00Z"/>
          <w:rFonts w:ascii="Calibri" w:eastAsia="Calibri" w:hAnsi="Calibri" w:cs="Times New Roman"/>
        </w:rPr>
      </w:pPr>
      <w:ins w:id="21944" w:author="UTENTE" w:date="2020-06-30T19:00:00Z">
        <w:r w:rsidRPr="00181FFC">
          <w:rPr>
            <w:rFonts w:ascii="Calibri" w:eastAsia="Calibri" w:hAnsi="Calibri" w:cs="Times New Roman"/>
          </w:rPr>
          <w:lastRenderedPageBreak/>
          <w:t>1043.</w:t>
        </w:r>
        <w:r w:rsidRPr="00181FFC">
          <w:rPr>
            <w:rFonts w:ascii="Calibri" w:eastAsia="Calibri" w:hAnsi="Calibri" w:cs="Times New Roman"/>
          </w:rPr>
          <w:tab/>
          <w:t>n "Sogghigno mentre giro gli ultimi hamburger della notte.{w} Se la fortuna mi assiste, tutto questo darà i suoi risultati e avrò una bella sorpresa per lui domani."</w:t>
        </w:r>
      </w:ins>
    </w:p>
    <w:p w14:paraId="1FE8301F" w14:textId="77777777" w:rsidR="00181FFC" w:rsidRPr="00181FFC" w:rsidRDefault="00181FFC" w:rsidP="00181FFC">
      <w:pPr>
        <w:spacing w:line="600" w:lineRule="auto"/>
        <w:jc w:val="left"/>
        <w:rPr>
          <w:ins w:id="21945" w:author="UTENTE" w:date="2020-06-30T19:00:00Z"/>
          <w:rFonts w:ascii="Calibri" w:eastAsia="Calibri" w:hAnsi="Calibri" w:cs="Times New Roman"/>
        </w:rPr>
      </w:pPr>
      <w:ins w:id="21946" w:author="UTENTE" w:date="2020-06-30T19:00:00Z">
        <w:r w:rsidRPr="00181FFC">
          <w:rPr>
            <w:rFonts w:ascii="Calibri" w:eastAsia="Calibri" w:hAnsi="Calibri" w:cs="Times New Roman"/>
          </w:rPr>
          <w:t>1044.</w:t>
        </w:r>
        <w:r w:rsidRPr="00181FFC">
          <w:rPr>
            <w:rFonts w:ascii="Calibri" w:eastAsia="Calibri" w:hAnsi="Calibri" w:cs="Times New Roman"/>
          </w:rPr>
          <w:tab/>
          <w:t>n "Immagina la sua faccia quando finalmente potrò dargli l'informazione che desidera così tanto…"</w:t>
        </w:r>
      </w:ins>
    </w:p>
    <w:p w14:paraId="298AD301" w14:textId="77777777" w:rsidR="00181FFC" w:rsidRPr="00181FFC" w:rsidRDefault="00181FFC" w:rsidP="00181FFC">
      <w:pPr>
        <w:spacing w:line="600" w:lineRule="auto"/>
        <w:jc w:val="left"/>
        <w:rPr>
          <w:ins w:id="21947" w:author="UTENTE" w:date="2020-06-30T19:00:00Z"/>
          <w:rFonts w:ascii="Calibri" w:eastAsia="Calibri" w:hAnsi="Calibri" w:cs="Times New Roman"/>
        </w:rPr>
      </w:pPr>
      <w:ins w:id="21948" w:author="UTENTE" w:date="2020-06-30T19:00:00Z">
        <w:r w:rsidRPr="00181FFC">
          <w:rPr>
            <w:rFonts w:ascii="Calibri" w:eastAsia="Calibri" w:hAnsi="Calibri" w:cs="Times New Roman"/>
          </w:rPr>
          <w:t>1045.</w:t>
        </w:r>
        <w:r w:rsidRPr="00181FFC">
          <w:rPr>
            <w:rFonts w:ascii="Calibri" w:eastAsia="Calibri" w:hAnsi="Calibri" w:cs="Times New Roman"/>
          </w:rPr>
          <w:tab/>
          <w:t>u "\"Ehi, ti ho detto cottura media, non ben cotta!\""</w:t>
        </w:r>
      </w:ins>
    </w:p>
    <w:p w14:paraId="4DCD9A9D" w14:textId="77777777" w:rsidR="00181FFC" w:rsidRPr="00181FFC" w:rsidRDefault="00181FFC" w:rsidP="00181FFC">
      <w:pPr>
        <w:spacing w:line="600" w:lineRule="auto"/>
        <w:jc w:val="left"/>
        <w:rPr>
          <w:ins w:id="21949" w:author="UTENTE" w:date="2020-06-30T19:00:00Z"/>
          <w:rFonts w:ascii="Calibri" w:eastAsia="Calibri" w:hAnsi="Calibri" w:cs="Times New Roman"/>
        </w:rPr>
      </w:pPr>
      <w:ins w:id="21950" w:author="UTENTE" w:date="2020-06-30T19:00:00Z">
        <w:r w:rsidRPr="00181FFC">
          <w:rPr>
            <w:rFonts w:ascii="Calibri" w:eastAsia="Calibri" w:hAnsi="Calibri" w:cs="Times New Roman"/>
          </w:rPr>
          <w:t>1046.</w:t>
        </w:r>
        <w:r w:rsidRPr="00181FFC">
          <w:rPr>
            <w:rFonts w:ascii="Calibri" w:eastAsia="Calibri" w:hAnsi="Calibri" w:cs="Times New Roman"/>
          </w:rPr>
          <w:tab/>
          <w:t>mcp "\"O-oh, mi scusi!\""</w:t>
        </w:r>
      </w:ins>
    </w:p>
    <w:p w14:paraId="63B15D4A" w14:textId="77777777" w:rsidR="00181FFC" w:rsidRPr="00181FFC" w:rsidRDefault="00181FFC" w:rsidP="00181FFC">
      <w:pPr>
        <w:spacing w:line="600" w:lineRule="auto"/>
        <w:jc w:val="left"/>
        <w:rPr>
          <w:ins w:id="21951" w:author="UTENTE" w:date="2020-06-30T19:00:00Z"/>
          <w:rFonts w:ascii="Calibri" w:eastAsia="Calibri" w:hAnsi="Calibri" w:cs="Times New Roman"/>
        </w:rPr>
      </w:pPr>
      <w:ins w:id="21952" w:author="UTENTE" w:date="2020-06-30T19:00:00Z">
        <w:r w:rsidRPr="00181FFC">
          <w:rPr>
            <w:rFonts w:ascii="Calibri" w:eastAsia="Calibri" w:hAnsi="Calibri" w:cs="Times New Roman"/>
          </w:rPr>
          <w:t>1047.</w:t>
        </w:r>
        <w:r w:rsidRPr="00181FFC">
          <w:rPr>
            <w:rFonts w:ascii="Calibri" w:eastAsia="Calibri" w:hAnsi="Calibri" w:cs="Times New Roman"/>
          </w:rPr>
          <w:tab/>
          <w:t>n "Mi risulta parecchio difficile concentrarmi per il resto del mio turno ma, in qualche modo, ci riesco."</w:t>
        </w:r>
      </w:ins>
    </w:p>
    <w:p w14:paraId="2654BB13" w14:textId="77777777" w:rsidR="00181FFC" w:rsidRPr="00181FFC" w:rsidRDefault="00181FFC" w:rsidP="00181FFC">
      <w:pPr>
        <w:spacing w:line="600" w:lineRule="auto"/>
        <w:jc w:val="left"/>
        <w:rPr>
          <w:ins w:id="21953" w:author="UTENTE" w:date="2020-06-30T19:00:00Z"/>
          <w:rFonts w:ascii="Calibri" w:eastAsia="Calibri" w:hAnsi="Calibri" w:cs="Times New Roman"/>
        </w:rPr>
      </w:pPr>
      <w:ins w:id="21954" w:author="UTENTE" w:date="2020-06-30T19:00:00Z">
        <w:r w:rsidRPr="00181FFC">
          <w:rPr>
            <w:rFonts w:ascii="Calibri" w:eastAsia="Calibri" w:hAnsi="Calibri" w:cs="Times New Roman"/>
          </w:rPr>
          <w:t>1048.</w:t>
        </w:r>
        <w:r w:rsidRPr="00181FFC">
          <w:rPr>
            <w:rFonts w:ascii="Calibri" w:eastAsia="Calibri" w:hAnsi="Calibri" w:cs="Times New Roman"/>
          </w:rPr>
          <w:tab/>
          <w:t>n "Le mie gambe non possono portarmi al mio appartamento abbastanza in fretta. L'eccitazione e l'ansia mi ribollono nello stomaco."</w:t>
        </w:r>
      </w:ins>
    </w:p>
    <w:p w14:paraId="1B997D8E" w14:textId="77777777" w:rsidR="00181FFC" w:rsidRPr="00181FFC" w:rsidRDefault="00181FFC" w:rsidP="00181FFC">
      <w:pPr>
        <w:spacing w:line="600" w:lineRule="auto"/>
        <w:jc w:val="left"/>
        <w:rPr>
          <w:ins w:id="21955" w:author="UTENTE" w:date="2020-06-30T19:00:00Z"/>
          <w:rFonts w:ascii="Calibri" w:eastAsia="Calibri" w:hAnsi="Calibri" w:cs="Times New Roman"/>
        </w:rPr>
      </w:pPr>
      <w:ins w:id="21956" w:author="UTENTE" w:date="2020-06-30T19:00:00Z">
        <w:r w:rsidRPr="00181FFC">
          <w:rPr>
            <w:rFonts w:ascii="Calibri" w:eastAsia="Calibri" w:hAnsi="Calibri" w:cs="Times New Roman"/>
          </w:rPr>
          <w:t>1049.</w:t>
        </w:r>
        <w:r w:rsidRPr="00181FFC">
          <w:rPr>
            <w:rFonts w:ascii="Calibri" w:eastAsia="Calibri" w:hAnsi="Calibri" w:cs="Times New Roman"/>
          </w:rPr>
          <w:tab/>
          <w:t>n "Chi sarà questo misterioso informatore? Quale sarà il suo prezzo?"</w:t>
        </w:r>
      </w:ins>
    </w:p>
    <w:p w14:paraId="6A726628" w14:textId="77777777" w:rsidR="00181FFC" w:rsidRPr="00181FFC" w:rsidRDefault="00181FFC" w:rsidP="00181FFC">
      <w:pPr>
        <w:spacing w:line="600" w:lineRule="auto"/>
        <w:jc w:val="left"/>
        <w:rPr>
          <w:ins w:id="21957" w:author="UTENTE" w:date="2020-06-30T19:00:00Z"/>
          <w:rFonts w:ascii="Calibri" w:eastAsia="Calibri" w:hAnsi="Calibri" w:cs="Times New Roman"/>
        </w:rPr>
      </w:pPr>
      <w:ins w:id="21958" w:author="UTENTE" w:date="2020-06-30T19:00:00Z">
        <w:r w:rsidRPr="00181FFC">
          <w:rPr>
            <w:rFonts w:ascii="Calibri" w:eastAsia="Calibri" w:hAnsi="Calibri" w:cs="Times New Roman"/>
          </w:rPr>
          <w:t>1050.</w:t>
        </w:r>
        <w:r w:rsidRPr="00181FFC">
          <w:rPr>
            <w:rFonts w:ascii="Calibri" w:eastAsia="Calibri" w:hAnsi="Calibri" w:cs="Times New Roman"/>
          </w:rPr>
          <w:tab/>
          <w:t>n "…Ne varrà la pena?"</w:t>
        </w:r>
      </w:ins>
    </w:p>
    <w:p w14:paraId="41C607DD" w14:textId="77777777" w:rsidR="00181FFC" w:rsidRPr="00181FFC" w:rsidRDefault="00181FFC" w:rsidP="00181FFC">
      <w:pPr>
        <w:spacing w:line="600" w:lineRule="auto"/>
        <w:jc w:val="left"/>
        <w:rPr>
          <w:ins w:id="21959" w:author="UTENTE" w:date="2020-06-30T19:00:00Z"/>
          <w:rFonts w:ascii="Calibri" w:eastAsia="Calibri" w:hAnsi="Calibri" w:cs="Times New Roman"/>
        </w:rPr>
      </w:pPr>
      <w:ins w:id="21960" w:author="UTENTE" w:date="2020-06-30T19:00:00Z">
        <w:r w:rsidRPr="00181FFC">
          <w:rPr>
            <w:rFonts w:ascii="Calibri" w:eastAsia="Calibri" w:hAnsi="Calibri" w:cs="Times New Roman"/>
          </w:rPr>
          <w:t>1051.</w:t>
        </w:r>
        <w:r w:rsidRPr="00181FFC">
          <w:rPr>
            <w:rFonts w:ascii="Calibri" w:eastAsia="Calibri" w:hAnsi="Calibri" w:cs="Times New Roman"/>
          </w:rPr>
          <w:tab/>
          <w:t>mc "\"…\""</w:t>
        </w:r>
      </w:ins>
    </w:p>
    <w:p w14:paraId="6528825F" w14:textId="77777777" w:rsidR="00181FFC" w:rsidRPr="00181FFC" w:rsidRDefault="00181FFC" w:rsidP="00181FFC">
      <w:pPr>
        <w:spacing w:line="600" w:lineRule="auto"/>
        <w:jc w:val="left"/>
        <w:rPr>
          <w:ins w:id="21961" w:author="UTENTE" w:date="2020-06-30T19:00:00Z"/>
          <w:rFonts w:ascii="Calibri" w:eastAsia="Calibri" w:hAnsi="Calibri" w:cs="Times New Roman"/>
        </w:rPr>
      </w:pPr>
      <w:ins w:id="21962" w:author="UTENTE" w:date="2020-06-30T19:00:00Z">
        <w:r w:rsidRPr="00181FFC">
          <w:rPr>
            <w:rFonts w:ascii="Calibri" w:eastAsia="Calibri" w:hAnsi="Calibri" w:cs="Times New Roman"/>
          </w:rPr>
          <w:t>1052.</w:t>
        </w:r>
        <w:r w:rsidRPr="00181FFC">
          <w:rPr>
            <w:rFonts w:ascii="Calibri" w:eastAsia="Calibri" w:hAnsi="Calibri" w:cs="Times New Roman"/>
          </w:rPr>
          <w:tab/>
          <w:t>n "Spalanco la porta del mio appartamento, ansimando pesantemente."</w:t>
        </w:r>
      </w:ins>
    </w:p>
    <w:p w14:paraId="5E1E7597" w14:textId="77777777" w:rsidR="00181FFC" w:rsidRPr="00181FFC" w:rsidRDefault="00181FFC" w:rsidP="00181FFC">
      <w:pPr>
        <w:spacing w:line="600" w:lineRule="auto"/>
        <w:jc w:val="left"/>
        <w:rPr>
          <w:ins w:id="21963" w:author="UTENTE" w:date="2020-06-30T19:00:00Z"/>
          <w:rFonts w:ascii="Calibri" w:eastAsia="Calibri" w:hAnsi="Calibri" w:cs="Times New Roman"/>
        </w:rPr>
      </w:pPr>
      <w:ins w:id="21964" w:author="UTENTE" w:date="2020-06-30T19:00:00Z">
        <w:r w:rsidRPr="00181FFC">
          <w:rPr>
            <w:rFonts w:ascii="Calibri" w:eastAsia="Calibri" w:hAnsi="Calibri" w:cs="Times New Roman"/>
          </w:rPr>
          <w:t>1053.</w:t>
        </w:r>
        <w:r w:rsidRPr="00181FFC">
          <w:rPr>
            <w:rFonts w:ascii="Calibri" w:eastAsia="Calibri" w:hAnsi="Calibri" w:cs="Times New Roman"/>
          </w:rPr>
          <w:tab/>
          <w:t>n "Non è qui. {w} E se fossi in ritardo…?"</w:t>
        </w:r>
      </w:ins>
    </w:p>
    <w:p w14:paraId="5191FE17" w14:textId="77777777" w:rsidR="00181FFC" w:rsidRPr="00181FFC" w:rsidRDefault="00181FFC" w:rsidP="00181FFC">
      <w:pPr>
        <w:spacing w:line="600" w:lineRule="auto"/>
        <w:jc w:val="left"/>
        <w:rPr>
          <w:ins w:id="21965" w:author="UTENTE" w:date="2020-06-30T19:00:00Z"/>
          <w:rFonts w:ascii="Calibri" w:eastAsia="Calibri" w:hAnsi="Calibri" w:cs="Times New Roman"/>
        </w:rPr>
      </w:pPr>
      <w:ins w:id="21966" w:author="UTENTE" w:date="2020-06-30T19:00:00Z">
        <w:r w:rsidRPr="00181FFC">
          <w:rPr>
            <w:rFonts w:ascii="Calibri" w:eastAsia="Calibri" w:hAnsi="Calibri" w:cs="Times New Roman"/>
          </w:rPr>
          <w:t>1054.</w:t>
        </w:r>
        <w:r w:rsidRPr="00181FFC">
          <w:rPr>
            <w:rFonts w:ascii="Calibri" w:eastAsia="Calibri" w:hAnsi="Calibri" w:cs="Times New Roman"/>
          </w:rPr>
          <w:tab/>
          <w:t>n "No, non può essere. Conosce il mio indirizzo, quindi immagino che sappia anche gli orari del mio turno."</w:t>
        </w:r>
      </w:ins>
    </w:p>
    <w:p w14:paraId="68CDA932" w14:textId="77777777" w:rsidR="00181FFC" w:rsidRPr="00181FFC" w:rsidRDefault="00181FFC" w:rsidP="00181FFC">
      <w:pPr>
        <w:spacing w:line="600" w:lineRule="auto"/>
        <w:jc w:val="left"/>
        <w:rPr>
          <w:ins w:id="21967" w:author="UTENTE" w:date="2020-06-30T19:00:00Z"/>
          <w:rFonts w:ascii="Calibri" w:eastAsia="Calibri" w:hAnsi="Calibri" w:cs="Times New Roman"/>
        </w:rPr>
      </w:pPr>
      <w:ins w:id="21968" w:author="UTENTE" w:date="2020-06-30T19:00:00Z">
        <w:r w:rsidRPr="00181FFC">
          <w:rPr>
            <w:rFonts w:ascii="Calibri" w:eastAsia="Calibri" w:hAnsi="Calibri" w:cs="Times New Roman"/>
          </w:rPr>
          <w:t>1055.</w:t>
        </w:r>
        <w:r w:rsidRPr="00181FFC">
          <w:rPr>
            <w:rFonts w:ascii="Calibri" w:eastAsia="Calibri" w:hAnsi="Calibri" w:cs="Times New Roman"/>
          </w:rPr>
          <w:tab/>
          <w:t>n "In quel caso, e se -"</w:t>
        </w:r>
      </w:ins>
    </w:p>
    <w:p w14:paraId="34E0D222" w14:textId="77777777" w:rsidR="00181FFC" w:rsidRPr="00181FFC" w:rsidRDefault="00181FFC" w:rsidP="00181FFC">
      <w:pPr>
        <w:spacing w:line="600" w:lineRule="auto"/>
        <w:jc w:val="left"/>
        <w:rPr>
          <w:ins w:id="21969" w:author="UTENTE" w:date="2020-06-30T19:00:00Z"/>
          <w:rFonts w:ascii="Calibri" w:eastAsia="Calibri" w:hAnsi="Calibri" w:cs="Times New Roman"/>
        </w:rPr>
      </w:pPr>
      <w:ins w:id="21970" w:author="UTENTE" w:date="2020-06-30T19:00:00Z">
        <w:r w:rsidRPr="00181FFC">
          <w:rPr>
            <w:rFonts w:ascii="Calibri" w:eastAsia="Calibri" w:hAnsi="Calibri" w:cs="Times New Roman"/>
          </w:rPr>
          <w:t>1056.</w:t>
        </w:r>
        <w:r w:rsidRPr="00181FFC">
          <w:rPr>
            <w:rFonts w:ascii="Calibri" w:eastAsia="Calibri" w:hAnsi="Calibri" w:cs="Times New Roman"/>
          </w:rPr>
          <w:tab/>
          <w:t>u "\"Non preoccuparti, [mc]. Non è da tanto che aspetto.\""</w:t>
        </w:r>
      </w:ins>
    </w:p>
    <w:p w14:paraId="2FEA3C91" w14:textId="77777777" w:rsidR="00181FFC" w:rsidRPr="00181FFC" w:rsidRDefault="00181FFC" w:rsidP="00181FFC">
      <w:pPr>
        <w:spacing w:line="600" w:lineRule="auto"/>
        <w:jc w:val="left"/>
        <w:rPr>
          <w:ins w:id="21971" w:author="UTENTE" w:date="2020-06-30T19:00:00Z"/>
          <w:rFonts w:ascii="Calibri" w:eastAsia="Calibri" w:hAnsi="Calibri" w:cs="Times New Roman"/>
          <w:lang w:val="en-US"/>
          <w:rPrChange w:id="21972" w:author="UTENTE" w:date="2020-06-30T19:00:00Z">
            <w:rPr>
              <w:ins w:id="21973" w:author="UTENTE" w:date="2020-06-30T19:00:00Z"/>
              <w:rFonts w:ascii="Calibri" w:eastAsia="Calibri" w:hAnsi="Calibri" w:cs="Times New Roman"/>
            </w:rPr>
          </w:rPrChange>
        </w:rPr>
      </w:pPr>
      <w:ins w:id="21974" w:author="UTENTE" w:date="2020-06-30T19:00:00Z">
        <w:r w:rsidRPr="00181FFC">
          <w:rPr>
            <w:rFonts w:ascii="Calibri" w:eastAsia="Calibri" w:hAnsi="Calibri" w:cs="Times New Roman"/>
            <w:lang w:val="en-US"/>
            <w:rPrChange w:id="21975" w:author="UTENTE" w:date="2020-06-30T19:00:00Z">
              <w:rPr>
                <w:rFonts w:ascii="Calibri" w:eastAsia="Calibri" w:hAnsi="Calibri" w:cs="Times New Roman"/>
              </w:rPr>
            </w:rPrChange>
          </w:rPr>
          <w:t>1057.</w:t>
        </w:r>
        <w:r w:rsidRPr="00181FFC">
          <w:rPr>
            <w:rFonts w:ascii="Calibri" w:eastAsia="Calibri" w:hAnsi="Calibri" w:cs="Times New Roman"/>
            <w:lang w:val="en-US"/>
            <w:rPrChange w:id="21976" w:author="UTENTE" w:date="2020-06-30T19:00:00Z">
              <w:rPr>
                <w:rFonts w:ascii="Calibri" w:eastAsia="Calibri" w:hAnsi="Calibri" w:cs="Times New Roman"/>
              </w:rPr>
            </w:rPrChange>
          </w:rPr>
          <w:tab/>
          <w:t>mc "\"…!\"" </w:t>
        </w:r>
        <w:r w:rsidRPr="00181FFC">
          <w:rPr>
            <w:rFonts w:ascii="Calibri" w:eastAsia="Calibri" w:hAnsi="Calibri" w:cs="Times New Roman"/>
            <w:lang w:val="en-US"/>
            <w:rPrChange w:id="21977" w:author="UTENTE" w:date="2020-06-30T19:00:00Z">
              <w:rPr>
                <w:rFonts w:ascii="Calibri" w:eastAsia="Calibri" w:hAnsi="Calibri" w:cs="Times New Roman"/>
              </w:rPr>
            </w:rPrChange>
          </w:rPr>
          <w:br w:type="page"/>
        </w:r>
      </w:ins>
    </w:p>
    <w:p w14:paraId="482254D3" w14:textId="77777777" w:rsidR="00181FFC" w:rsidRPr="00181FFC" w:rsidRDefault="00181FFC" w:rsidP="00181FFC">
      <w:pPr>
        <w:spacing w:line="600" w:lineRule="auto"/>
        <w:jc w:val="left"/>
        <w:rPr>
          <w:ins w:id="21978" w:author="UTENTE" w:date="2020-06-30T19:00:00Z"/>
          <w:rFonts w:ascii="Calibri" w:eastAsia="Calibri" w:hAnsi="Calibri" w:cs="Times New Roman"/>
          <w:lang w:val="en-US"/>
        </w:rPr>
      </w:pPr>
      <w:ins w:id="21979" w:author="UTENTE" w:date="2020-06-30T19:00:00Z">
        <w:r w:rsidRPr="00181FFC">
          <w:rPr>
            <w:rFonts w:ascii="Calibri" w:eastAsia="Calibri" w:hAnsi="Calibri" w:cs="Times New Roman"/>
            <w:lang w:val="en-US"/>
          </w:rPr>
          <w:lastRenderedPageBreak/>
          <w:t>1058.</w:t>
        </w:r>
        <w:r w:rsidRPr="00181FFC">
          <w:rPr>
            <w:rFonts w:ascii="Calibri" w:eastAsia="Calibri" w:hAnsi="Calibri" w:cs="Times New Roman"/>
            <w:lang w:val="en-US"/>
          </w:rPr>
          <w:tab/>
          <w:t>n "A voice suddenly purrs into my ear from behind."</w:t>
        </w:r>
      </w:ins>
    </w:p>
    <w:p w14:paraId="681D0DCC" w14:textId="77777777" w:rsidR="00181FFC" w:rsidRPr="00181FFC" w:rsidRDefault="00181FFC" w:rsidP="00181FFC">
      <w:pPr>
        <w:spacing w:line="600" w:lineRule="auto"/>
        <w:jc w:val="left"/>
        <w:rPr>
          <w:ins w:id="21980" w:author="UTENTE" w:date="2020-06-30T19:00:00Z"/>
          <w:rFonts w:ascii="Calibri" w:eastAsia="Calibri" w:hAnsi="Calibri" w:cs="Times New Roman"/>
          <w:lang w:val="en-US"/>
        </w:rPr>
      </w:pPr>
      <w:ins w:id="21981" w:author="UTENTE" w:date="2020-06-30T19:00:00Z">
        <w:r w:rsidRPr="00181FFC">
          <w:rPr>
            <w:rFonts w:ascii="Calibri" w:eastAsia="Calibri" w:hAnsi="Calibri" w:cs="Times New Roman"/>
            <w:lang w:val="en-US"/>
          </w:rPr>
          <w:t>1059.</w:t>
        </w:r>
        <w:r w:rsidRPr="00181FFC">
          <w:rPr>
            <w:rFonts w:ascii="Calibri" w:eastAsia="Calibri" w:hAnsi="Calibri" w:cs="Times New Roman"/>
            <w:lang w:val="en-US"/>
          </w:rPr>
          <w:tab/>
          <w:t>n "I swivel to face its source, sucking in a sharp breath."</w:t>
        </w:r>
      </w:ins>
    </w:p>
    <w:p w14:paraId="3DA74192" w14:textId="77777777" w:rsidR="00181FFC" w:rsidRPr="00181FFC" w:rsidRDefault="00181FFC" w:rsidP="00181FFC">
      <w:pPr>
        <w:spacing w:line="600" w:lineRule="auto"/>
        <w:jc w:val="left"/>
        <w:rPr>
          <w:ins w:id="21982" w:author="UTENTE" w:date="2020-06-30T19:00:00Z"/>
          <w:rFonts w:ascii="Calibri" w:eastAsia="Calibri" w:hAnsi="Calibri" w:cs="Times New Roman"/>
          <w:lang w:val="en-US"/>
        </w:rPr>
      </w:pPr>
      <w:ins w:id="21983" w:author="UTENTE" w:date="2020-06-30T19:00:00Z">
        <w:r w:rsidRPr="00181FFC">
          <w:rPr>
            <w:rFonts w:ascii="Calibri" w:eastAsia="Calibri" w:hAnsi="Calibri" w:cs="Times New Roman"/>
            <w:lang w:val="en-US"/>
          </w:rPr>
          <w:t>1060.</w:t>
        </w:r>
        <w:r w:rsidRPr="00181FFC">
          <w:rPr>
            <w:rFonts w:ascii="Calibri" w:eastAsia="Calibri" w:hAnsi="Calibri" w:cs="Times New Roman"/>
            <w:lang w:val="en-US"/>
          </w:rPr>
          <w:tab/>
          <w:t>n "Tall, elegant, and wearing a deviously charismatic smile…{w} My mystery informant."</w:t>
        </w:r>
      </w:ins>
    </w:p>
    <w:p w14:paraId="548B5E8C" w14:textId="77777777" w:rsidR="00181FFC" w:rsidRPr="00181FFC" w:rsidRDefault="00181FFC" w:rsidP="00181FFC">
      <w:pPr>
        <w:spacing w:line="600" w:lineRule="auto"/>
        <w:jc w:val="left"/>
        <w:rPr>
          <w:ins w:id="21984" w:author="UTENTE" w:date="2020-06-30T19:00:00Z"/>
          <w:rFonts w:ascii="Calibri" w:eastAsia="Calibri" w:hAnsi="Calibri" w:cs="Times New Roman"/>
          <w:lang w:val="en-US"/>
        </w:rPr>
      </w:pPr>
      <w:ins w:id="21985" w:author="UTENTE" w:date="2020-06-30T19:00:00Z">
        <w:r w:rsidRPr="00181FFC">
          <w:rPr>
            <w:rFonts w:ascii="Calibri" w:eastAsia="Calibri" w:hAnsi="Calibri" w:cs="Times New Roman"/>
            <w:lang w:val="en-US"/>
          </w:rPr>
          <w:t>1061.</w:t>
        </w:r>
        <w:r w:rsidRPr="00181FFC">
          <w:rPr>
            <w:rFonts w:ascii="Calibri" w:eastAsia="Calibri" w:hAnsi="Calibri" w:cs="Times New Roman"/>
            <w:lang w:val="en-US"/>
          </w:rPr>
          <w:tab/>
          <w:t>u "\"Good evening.\""</w:t>
        </w:r>
      </w:ins>
    </w:p>
    <w:p w14:paraId="01B6F8E7" w14:textId="77777777" w:rsidR="00181FFC" w:rsidRPr="00181FFC" w:rsidRDefault="00181FFC" w:rsidP="00181FFC">
      <w:pPr>
        <w:spacing w:line="600" w:lineRule="auto"/>
        <w:jc w:val="left"/>
        <w:rPr>
          <w:ins w:id="21986" w:author="UTENTE" w:date="2020-06-30T19:00:00Z"/>
          <w:rFonts w:ascii="Calibri" w:eastAsia="Calibri" w:hAnsi="Calibri" w:cs="Times New Roman"/>
          <w:lang w:val="en-US"/>
        </w:rPr>
      </w:pPr>
      <w:ins w:id="21987" w:author="UTENTE" w:date="2020-06-30T19:00:00Z">
        <w:r w:rsidRPr="00181FFC">
          <w:rPr>
            <w:rFonts w:ascii="Calibri" w:eastAsia="Calibri" w:hAnsi="Calibri" w:cs="Times New Roman"/>
            <w:lang w:val="en-US"/>
          </w:rPr>
          <w:t>1062.</w:t>
        </w:r>
        <w:r w:rsidRPr="00181FFC">
          <w:rPr>
            <w:rFonts w:ascii="Calibri" w:eastAsia="Calibri" w:hAnsi="Calibri" w:cs="Times New Roman"/>
            <w:lang w:val="en-US"/>
          </w:rPr>
          <w:tab/>
          <w:t>u "\"I believe we had a meeting scheduled for tonight.\""</w:t>
        </w:r>
      </w:ins>
    </w:p>
    <w:p w14:paraId="637779CD" w14:textId="77777777" w:rsidR="00181FFC" w:rsidRPr="00181FFC" w:rsidRDefault="00181FFC" w:rsidP="00181FFC">
      <w:pPr>
        <w:spacing w:line="600" w:lineRule="auto"/>
        <w:jc w:val="left"/>
        <w:rPr>
          <w:ins w:id="21988" w:author="UTENTE" w:date="2020-06-30T19:00:00Z"/>
          <w:rFonts w:ascii="Calibri" w:eastAsia="Calibri" w:hAnsi="Calibri" w:cs="Times New Roman"/>
          <w:lang w:val="en-US"/>
        </w:rPr>
      </w:pPr>
      <w:ins w:id="21989" w:author="UTENTE" w:date="2020-06-30T19:00:00Z">
        <w:r w:rsidRPr="00181FFC">
          <w:rPr>
            <w:rFonts w:ascii="Calibri" w:eastAsia="Calibri" w:hAnsi="Calibri" w:cs="Times New Roman"/>
            <w:lang w:val="en-US"/>
          </w:rPr>
          <w:t>1063.</w:t>
        </w:r>
        <w:r w:rsidRPr="00181FFC">
          <w:rPr>
            <w:rFonts w:ascii="Calibri" w:eastAsia="Calibri" w:hAnsi="Calibri" w:cs="Times New Roman"/>
            <w:lang w:val="en-US"/>
          </w:rPr>
          <w:tab/>
          <w:t>n "My fingers instinctively curl into fists."</w:t>
        </w:r>
      </w:ins>
    </w:p>
    <w:p w14:paraId="79889D0A" w14:textId="77777777" w:rsidR="00181FFC" w:rsidRPr="00181FFC" w:rsidRDefault="00181FFC" w:rsidP="00181FFC">
      <w:pPr>
        <w:spacing w:line="600" w:lineRule="auto"/>
        <w:jc w:val="left"/>
        <w:rPr>
          <w:ins w:id="21990" w:author="UTENTE" w:date="2020-06-30T19:00:00Z"/>
          <w:rFonts w:ascii="Calibri" w:eastAsia="Calibri" w:hAnsi="Calibri" w:cs="Times New Roman"/>
          <w:lang w:val="en-US"/>
        </w:rPr>
      </w:pPr>
      <w:ins w:id="21991" w:author="UTENTE" w:date="2020-06-30T19:00:00Z">
        <w:r w:rsidRPr="00181FFC">
          <w:rPr>
            <w:rFonts w:ascii="Calibri" w:eastAsia="Calibri" w:hAnsi="Calibri" w:cs="Times New Roman"/>
            <w:lang w:val="en-US"/>
          </w:rPr>
          <w:t>1064.</w:t>
        </w:r>
        <w:r w:rsidRPr="00181FFC">
          <w:rPr>
            <w:rFonts w:ascii="Calibri" w:eastAsia="Calibri" w:hAnsi="Calibri" w:cs="Times New Roman"/>
            <w:lang w:val="en-US"/>
          </w:rPr>
          <w:tab/>
          <w:t>n "This dark aura, his piercing red eyes…"</w:t>
        </w:r>
      </w:ins>
    </w:p>
    <w:p w14:paraId="08FD8B3D" w14:textId="77777777" w:rsidR="00181FFC" w:rsidRPr="00181FFC" w:rsidRDefault="00181FFC" w:rsidP="00181FFC">
      <w:pPr>
        <w:spacing w:line="600" w:lineRule="auto"/>
        <w:jc w:val="left"/>
        <w:rPr>
          <w:ins w:id="21992" w:author="UTENTE" w:date="2020-06-30T19:00:00Z"/>
          <w:rFonts w:ascii="Calibri" w:eastAsia="Calibri" w:hAnsi="Calibri" w:cs="Times New Roman"/>
          <w:lang w:val="en-US"/>
        </w:rPr>
      </w:pPr>
      <w:ins w:id="21993" w:author="UTENTE" w:date="2020-06-30T19:00:00Z">
        <w:r w:rsidRPr="00181FFC">
          <w:rPr>
            <w:rFonts w:ascii="Calibri" w:eastAsia="Calibri" w:hAnsi="Calibri" w:cs="Times New Roman"/>
            <w:lang w:val="en-US"/>
          </w:rPr>
          <w:t>1065.</w:t>
        </w:r>
        <w:r w:rsidRPr="00181FFC">
          <w:rPr>
            <w:rFonts w:ascii="Calibri" w:eastAsia="Calibri" w:hAnsi="Calibri" w:cs="Times New Roman"/>
            <w:lang w:val="en-US"/>
          </w:rPr>
          <w:tab/>
          <w:t>mcp "\"…You're one of {i}them{/i}, aren't you?\""</w:t>
        </w:r>
      </w:ins>
    </w:p>
    <w:p w14:paraId="01D3475B" w14:textId="77777777" w:rsidR="00181FFC" w:rsidRPr="00181FFC" w:rsidRDefault="00181FFC" w:rsidP="00181FFC">
      <w:pPr>
        <w:spacing w:line="600" w:lineRule="auto"/>
        <w:jc w:val="left"/>
        <w:rPr>
          <w:ins w:id="21994" w:author="UTENTE" w:date="2020-06-30T19:00:00Z"/>
          <w:rFonts w:ascii="Calibri" w:eastAsia="Calibri" w:hAnsi="Calibri" w:cs="Times New Roman"/>
          <w:lang w:val="en-US"/>
        </w:rPr>
      </w:pPr>
      <w:ins w:id="21995" w:author="UTENTE" w:date="2020-06-30T19:00:00Z">
        <w:r w:rsidRPr="00181FFC">
          <w:rPr>
            <w:rFonts w:ascii="Calibri" w:eastAsia="Calibri" w:hAnsi="Calibri" w:cs="Times New Roman"/>
            <w:lang w:val="en-US"/>
          </w:rPr>
          <w:t>1066.</w:t>
        </w:r>
        <w:r w:rsidRPr="00181FFC">
          <w:rPr>
            <w:rFonts w:ascii="Calibri" w:eastAsia="Calibri" w:hAnsi="Calibri" w:cs="Times New Roman"/>
            <w:lang w:val="en-US"/>
          </w:rPr>
          <w:tab/>
          <w:t>u "\"Hmh.\""</w:t>
        </w:r>
      </w:ins>
    </w:p>
    <w:p w14:paraId="21651745" w14:textId="77777777" w:rsidR="00181FFC" w:rsidRPr="00181FFC" w:rsidRDefault="00181FFC" w:rsidP="00181FFC">
      <w:pPr>
        <w:spacing w:line="600" w:lineRule="auto"/>
        <w:jc w:val="left"/>
        <w:rPr>
          <w:ins w:id="21996" w:author="UTENTE" w:date="2020-06-30T19:00:00Z"/>
          <w:rFonts w:ascii="Calibri" w:eastAsia="Calibri" w:hAnsi="Calibri" w:cs="Times New Roman"/>
          <w:lang w:val="en-US"/>
        </w:rPr>
      </w:pPr>
      <w:ins w:id="21997" w:author="UTENTE" w:date="2020-06-30T19:00:00Z">
        <w:r w:rsidRPr="00181FFC">
          <w:rPr>
            <w:rFonts w:ascii="Calibri" w:eastAsia="Calibri" w:hAnsi="Calibri" w:cs="Times New Roman"/>
            <w:lang w:val="en-US"/>
          </w:rPr>
          <w:t>1067.</w:t>
        </w:r>
        <w:r w:rsidRPr="00181FFC">
          <w:rPr>
            <w:rFonts w:ascii="Calibri" w:eastAsia="Calibri" w:hAnsi="Calibri" w:cs="Times New Roman"/>
            <w:lang w:val="en-US"/>
          </w:rPr>
          <w:tab/>
          <w:t>u "\"As much as I'd like to play coy and ask what you could possibly mean, I have other places to be tonight, so I'll cut to the chase.\""</w:t>
        </w:r>
      </w:ins>
    </w:p>
    <w:p w14:paraId="3E3A8829" w14:textId="77777777" w:rsidR="00181FFC" w:rsidRPr="00181FFC" w:rsidRDefault="00181FFC" w:rsidP="00181FFC">
      <w:pPr>
        <w:spacing w:line="600" w:lineRule="auto"/>
        <w:jc w:val="left"/>
        <w:rPr>
          <w:ins w:id="21998" w:author="UTENTE" w:date="2020-06-30T19:00:00Z"/>
          <w:rFonts w:ascii="Calibri" w:eastAsia="Calibri" w:hAnsi="Calibri" w:cs="Times New Roman"/>
          <w:lang w:val="en-US"/>
        </w:rPr>
      </w:pPr>
      <w:ins w:id="21999" w:author="UTENTE" w:date="2020-06-30T19:00:00Z">
        <w:r w:rsidRPr="00181FFC">
          <w:rPr>
            <w:rFonts w:ascii="Calibri" w:eastAsia="Calibri" w:hAnsi="Calibri" w:cs="Times New Roman"/>
            <w:lang w:val="en-US"/>
          </w:rPr>
          <w:t>1068.</w:t>
        </w:r>
        <w:r w:rsidRPr="00181FFC">
          <w:rPr>
            <w:rFonts w:ascii="Calibri" w:eastAsia="Calibri" w:hAnsi="Calibri" w:cs="Times New Roman"/>
            <w:lang w:val="en-US"/>
          </w:rPr>
          <w:tab/>
          <w:t>n "From the moment he speaks, I have to fight the urge not to duck past him and run."</w:t>
        </w:r>
      </w:ins>
    </w:p>
    <w:p w14:paraId="6686726C" w14:textId="77777777" w:rsidR="00181FFC" w:rsidRPr="00181FFC" w:rsidRDefault="00181FFC" w:rsidP="00181FFC">
      <w:pPr>
        <w:spacing w:line="600" w:lineRule="auto"/>
        <w:jc w:val="left"/>
        <w:rPr>
          <w:ins w:id="22000" w:author="UTENTE" w:date="2020-06-30T19:00:00Z"/>
          <w:rFonts w:ascii="Calibri" w:eastAsia="Calibri" w:hAnsi="Calibri" w:cs="Times New Roman"/>
          <w:lang w:val="en-US"/>
        </w:rPr>
      </w:pPr>
      <w:ins w:id="22001" w:author="UTENTE" w:date="2020-06-30T19:00:00Z">
        <w:r w:rsidRPr="00181FFC">
          <w:rPr>
            <w:rFonts w:ascii="Calibri" w:eastAsia="Calibri" w:hAnsi="Calibri" w:cs="Times New Roman"/>
            <w:lang w:val="en-US"/>
          </w:rPr>
          <w:t>1069.</w:t>
        </w:r>
        <w:r w:rsidRPr="00181FFC">
          <w:rPr>
            <w:rFonts w:ascii="Calibri" w:eastAsia="Calibri" w:hAnsi="Calibri" w:cs="Times New Roman"/>
            <w:lang w:val="en-US"/>
          </w:rPr>
          <w:tab/>
          <w:t>n "He gives off such a strong, cold atmosphere, like I've been pulled under icy waves."</w:t>
        </w:r>
      </w:ins>
    </w:p>
    <w:p w14:paraId="4EE077CB" w14:textId="77777777" w:rsidR="00181FFC" w:rsidRPr="00181FFC" w:rsidRDefault="00181FFC" w:rsidP="00181FFC">
      <w:pPr>
        <w:spacing w:line="600" w:lineRule="auto"/>
        <w:jc w:val="left"/>
        <w:rPr>
          <w:ins w:id="22002" w:author="UTENTE" w:date="2020-06-30T19:00:00Z"/>
          <w:rFonts w:ascii="Calibri" w:eastAsia="Calibri" w:hAnsi="Calibri" w:cs="Times New Roman"/>
          <w:lang w:val="en-US"/>
        </w:rPr>
      </w:pPr>
      <w:ins w:id="22003" w:author="UTENTE" w:date="2020-06-30T19:00:00Z">
        <w:r w:rsidRPr="00181FFC">
          <w:rPr>
            <w:rFonts w:ascii="Calibri" w:eastAsia="Calibri" w:hAnsi="Calibri" w:cs="Times New Roman"/>
            <w:lang w:val="en-US"/>
          </w:rPr>
          <w:t>1070.</w:t>
        </w:r>
        <w:r w:rsidRPr="00181FFC">
          <w:rPr>
            <w:rFonts w:ascii="Calibri" w:eastAsia="Calibri" w:hAnsi="Calibri" w:cs="Times New Roman"/>
            <w:lang w:val="en-US"/>
          </w:rPr>
          <w:tab/>
          <w:t>mcp "\"Who… are you?\""</w:t>
        </w:r>
      </w:ins>
    </w:p>
    <w:p w14:paraId="1460896E" w14:textId="77777777" w:rsidR="00181FFC" w:rsidRPr="00181FFC" w:rsidRDefault="00181FFC" w:rsidP="00181FFC">
      <w:pPr>
        <w:spacing w:line="600" w:lineRule="auto"/>
        <w:jc w:val="left"/>
        <w:rPr>
          <w:ins w:id="22004" w:author="UTENTE" w:date="2020-06-30T19:00:00Z"/>
          <w:rFonts w:ascii="Calibri" w:eastAsia="Calibri" w:hAnsi="Calibri" w:cs="Times New Roman"/>
          <w:lang w:val="en-US"/>
        </w:rPr>
      </w:pPr>
      <w:ins w:id="22005" w:author="UTENTE" w:date="2020-06-30T19:00:00Z">
        <w:r w:rsidRPr="00181FFC">
          <w:rPr>
            <w:rFonts w:ascii="Calibri" w:eastAsia="Calibri" w:hAnsi="Calibri" w:cs="Times New Roman"/>
            <w:lang w:val="en-US"/>
          </w:rPr>
          <w:t>1071.</w:t>
        </w:r>
        <w:r w:rsidRPr="00181FFC">
          <w:rPr>
            <w:rFonts w:ascii="Calibri" w:eastAsia="Calibri" w:hAnsi="Calibri" w:cs="Times New Roman"/>
            <w:lang w:val="en-US"/>
          </w:rPr>
          <w:tab/>
          <w:t>b "\"I am Bishop, the leader of San Francisco's vampire coven.\""</w:t>
        </w:r>
      </w:ins>
    </w:p>
    <w:p w14:paraId="5684FCE7" w14:textId="77777777" w:rsidR="00181FFC" w:rsidRPr="00181FFC" w:rsidRDefault="00181FFC" w:rsidP="00181FFC">
      <w:pPr>
        <w:spacing w:line="600" w:lineRule="auto"/>
        <w:jc w:val="left"/>
        <w:rPr>
          <w:ins w:id="22006" w:author="UTENTE" w:date="2020-06-30T19:00:00Z"/>
          <w:rFonts w:ascii="Calibri" w:eastAsia="Calibri" w:hAnsi="Calibri" w:cs="Times New Roman"/>
          <w:lang w:val="en-US"/>
        </w:rPr>
      </w:pPr>
      <w:ins w:id="22007" w:author="UTENTE" w:date="2020-06-30T19:00:00Z">
        <w:r w:rsidRPr="00181FFC">
          <w:rPr>
            <w:rFonts w:ascii="Calibri" w:eastAsia="Calibri" w:hAnsi="Calibri" w:cs="Times New Roman"/>
            <w:lang w:val="en-US"/>
          </w:rPr>
          <w:t>1072.</w:t>
        </w:r>
        <w:r w:rsidRPr="00181FFC">
          <w:rPr>
            <w:rFonts w:ascii="Calibri" w:eastAsia="Calibri" w:hAnsi="Calibri" w:cs="Times New Roman"/>
            <w:lang w:val="en-US"/>
          </w:rPr>
          <w:tab/>
          <w:t>n "…The coven's leader?{w} No wonder he has such a powerful presence."</w:t>
        </w:r>
        <w:r w:rsidRPr="00181FFC">
          <w:rPr>
            <w:rFonts w:ascii="Calibri" w:eastAsia="Calibri" w:hAnsi="Calibri" w:cs="Times New Roman"/>
            <w:lang w:val="en-US"/>
          </w:rPr>
          <w:br w:type="page"/>
        </w:r>
      </w:ins>
    </w:p>
    <w:p w14:paraId="46E70FBF" w14:textId="77777777" w:rsidR="00181FFC" w:rsidRPr="00181FFC" w:rsidRDefault="00181FFC" w:rsidP="00181FFC">
      <w:pPr>
        <w:spacing w:line="600" w:lineRule="auto"/>
        <w:jc w:val="left"/>
        <w:rPr>
          <w:ins w:id="22008" w:author="UTENTE" w:date="2020-06-30T19:00:00Z"/>
          <w:rFonts w:ascii="Calibri" w:eastAsia="Calibri" w:hAnsi="Calibri" w:cs="Times New Roman"/>
        </w:rPr>
      </w:pPr>
      <w:ins w:id="22009" w:author="UTENTE" w:date="2020-06-30T19:00:00Z">
        <w:r w:rsidRPr="00181FFC">
          <w:rPr>
            <w:rFonts w:ascii="Calibri" w:eastAsia="Calibri" w:hAnsi="Calibri" w:cs="Times New Roman"/>
          </w:rPr>
          <w:lastRenderedPageBreak/>
          <w:t>1058.</w:t>
        </w:r>
        <w:r w:rsidRPr="00181FFC">
          <w:rPr>
            <w:rFonts w:ascii="Calibri" w:eastAsia="Calibri" w:hAnsi="Calibri" w:cs="Times New Roman"/>
          </w:rPr>
          <w:tab/>
          <w:t>n "Una voce improvvisamente mi sussurra nell'orecchio da dietro."</w:t>
        </w:r>
      </w:ins>
    </w:p>
    <w:p w14:paraId="2953E675" w14:textId="77777777" w:rsidR="00181FFC" w:rsidRPr="00181FFC" w:rsidRDefault="00181FFC" w:rsidP="00181FFC">
      <w:pPr>
        <w:spacing w:line="600" w:lineRule="auto"/>
        <w:jc w:val="left"/>
        <w:rPr>
          <w:ins w:id="22010" w:author="UTENTE" w:date="2020-06-30T19:00:00Z"/>
          <w:rFonts w:ascii="Calibri" w:eastAsia="Calibri" w:hAnsi="Calibri" w:cs="Times New Roman"/>
        </w:rPr>
      </w:pPr>
      <w:ins w:id="22011" w:author="UTENTE" w:date="2020-06-30T19:00:00Z">
        <w:r w:rsidRPr="00181FFC">
          <w:rPr>
            <w:rFonts w:ascii="Calibri" w:eastAsia="Calibri" w:hAnsi="Calibri" w:cs="Times New Roman"/>
          </w:rPr>
          <w:t>1059.</w:t>
        </w:r>
        <w:r w:rsidRPr="00181FFC">
          <w:rPr>
            <w:rFonts w:ascii="Calibri" w:eastAsia="Calibri" w:hAnsi="Calibri" w:cs="Times New Roman"/>
          </w:rPr>
          <w:tab/>
          <w:t>n "Mi volto rapidamente per vederne la fonte, con un respiro tagliente."</w:t>
        </w:r>
      </w:ins>
    </w:p>
    <w:p w14:paraId="12BCE8B4" w14:textId="77777777" w:rsidR="00181FFC" w:rsidRPr="00181FFC" w:rsidRDefault="00181FFC" w:rsidP="00181FFC">
      <w:pPr>
        <w:spacing w:line="600" w:lineRule="auto"/>
        <w:jc w:val="left"/>
        <w:rPr>
          <w:ins w:id="22012" w:author="UTENTE" w:date="2020-06-30T19:00:00Z"/>
          <w:rFonts w:ascii="Calibri" w:eastAsia="Calibri" w:hAnsi="Calibri" w:cs="Times New Roman"/>
        </w:rPr>
      </w:pPr>
      <w:ins w:id="22013" w:author="UTENTE" w:date="2020-06-30T19:00:00Z">
        <w:r w:rsidRPr="00181FFC">
          <w:rPr>
            <w:rFonts w:ascii="Calibri" w:eastAsia="Calibri" w:hAnsi="Calibri" w:cs="Times New Roman"/>
          </w:rPr>
          <w:t>1060.</w:t>
        </w:r>
        <w:r w:rsidRPr="00181FFC">
          <w:rPr>
            <w:rFonts w:ascii="Calibri" w:eastAsia="Calibri" w:hAnsi="Calibri" w:cs="Times New Roman"/>
          </w:rPr>
          <w:tab/>
          <w:t>n "Alto, elegante, con un sorriso carismatico…{w} Il mio misterioso informatore."</w:t>
        </w:r>
      </w:ins>
    </w:p>
    <w:p w14:paraId="7437FED4" w14:textId="77777777" w:rsidR="00181FFC" w:rsidRPr="00181FFC" w:rsidRDefault="00181FFC" w:rsidP="00181FFC">
      <w:pPr>
        <w:spacing w:line="600" w:lineRule="auto"/>
        <w:jc w:val="left"/>
        <w:rPr>
          <w:ins w:id="22014" w:author="UTENTE" w:date="2020-06-30T19:00:00Z"/>
          <w:rFonts w:ascii="Calibri" w:eastAsia="Calibri" w:hAnsi="Calibri" w:cs="Times New Roman"/>
        </w:rPr>
      </w:pPr>
      <w:ins w:id="22015" w:author="UTENTE" w:date="2020-06-30T19:00:00Z">
        <w:r w:rsidRPr="00181FFC">
          <w:rPr>
            <w:rFonts w:ascii="Calibri" w:eastAsia="Calibri" w:hAnsi="Calibri" w:cs="Times New Roman"/>
          </w:rPr>
          <w:t>1061.</w:t>
        </w:r>
        <w:r w:rsidRPr="00181FFC">
          <w:rPr>
            <w:rFonts w:ascii="Calibri" w:eastAsia="Calibri" w:hAnsi="Calibri" w:cs="Times New Roman"/>
          </w:rPr>
          <w:tab/>
          <w:t>u "\"Buonasera.\""</w:t>
        </w:r>
      </w:ins>
    </w:p>
    <w:p w14:paraId="2338091F" w14:textId="77777777" w:rsidR="00181FFC" w:rsidRPr="00181FFC" w:rsidRDefault="00181FFC" w:rsidP="00181FFC">
      <w:pPr>
        <w:spacing w:line="600" w:lineRule="auto"/>
        <w:jc w:val="left"/>
        <w:rPr>
          <w:ins w:id="22016" w:author="UTENTE" w:date="2020-06-30T19:00:00Z"/>
          <w:rFonts w:ascii="Calibri" w:eastAsia="Calibri" w:hAnsi="Calibri" w:cs="Times New Roman"/>
        </w:rPr>
      </w:pPr>
      <w:ins w:id="22017" w:author="UTENTE" w:date="2020-06-30T19:00:00Z">
        <w:r w:rsidRPr="00181FFC">
          <w:rPr>
            <w:rFonts w:ascii="Calibri" w:eastAsia="Calibri" w:hAnsi="Calibri" w:cs="Times New Roman"/>
          </w:rPr>
          <w:t>1062.</w:t>
        </w:r>
        <w:r w:rsidRPr="00181FFC">
          <w:rPr>
            <w:rFonts w:ascii="Calibri" w:eastAsia="Calibri" w:hAnsi="Calibri" w:cs="Times New Roman"/>
          </w:rPr>
          <w:tab/>
          <w:t>u "\"Se non sbaglio, avevamo un incontro in programma per stanotte.\""</w:t>
        </w:r>
      </w:ins>
    </w:p>
    <w:p w14:paraId="37C2B8B6" w14:textId="77777777" w:rsidR="00181FFC" w:rsidRPr="00181FFC" w:rsidRDefault="00181FFC" w:rsidP="00181FFC">
      <w:pPr>
        <w:spacing w:line="600" w:lineRule="auto"/>
        <w:jc w:val="left"/>
        <w:rPr>
          <w:ins w:id="22018" w:author="UTENTE" w:date="2020-06-30T19:00:00Z"/>
          <w:rFonts w:ascii="Calibri" w:eastAsia="Calibri" w:hAnsi="Calibri" w:cs="Times New Roman"/>
        </w:rPr>
      </w:pPr>
      <w:ins w:id="22019" w:author="UTENTE" w:date="2020-06-30T19:00:00Z">
        <w:r w:rsidRPr="00181FFC">
          <w:rPr>
            <w:rFonts w:ascii="Calibri" w:eastAsia="Calibri" w:hAnsi="Calibri" w:cs="Times New Roman"/>
          </w:rPr>
          <w:t>1063.</w:t>
        </w:r>
        <w:r w:rsidRPr="00181FFC">
          <w:rPr>
            <w:rFonts w:ascii="Calibri" w:eastAsia="Calibri" w:hAnsi="Calibri" w:cs="Times New Roman"/>
          </w:rPr>
          <w:tab/>
          <w:t>n "Le mie dita si chiudono istintivamente a pugno."</w:t>
        </w:r>
      </w:ins>
    </w:p>
    <w:p w14:paraId="4434FEC6" w14:textId="77777777" w:rsidR="00181FFC" w:rsidRPr="00181FFC" w:rsidRDefault="00181FFC" w:rsidP="00181FFC">
      <w:pPr>
        <w:spacing w:line="600" w:lineRule="auto"/>
        <w:jc w:val="left"/>
        <w:rPr>
          <w:ins w:id="22020" w:author="UTENTE" w:date="2020-06-30T19:00:00Z"/>
          <w:rFonts w:ascii="Calibri" w:eastAsia="Calibri" w:hAnsi="Calibri" w:cs="Times New Roman"/>
        </w:rPr>
      </w:pPr>
      <w:ins w:id="22021" w:author="UTENTE" w:date="2020-06-30T19:00:00Z">
        <w:r w:rsidRPr="00181FFC">
          <w:rPr>
            <w:rFonts w:ascii="Calibri" w:eastAsia="Calibri" w:hAnsi="Calibri" w:cs="Times New Roman"/>
          </w:rPr>
          <w:t>1064.</w:t>
        </w:r>
        <w:r w:rsidRPr="00181FFC">
          <w:rPr>
            <w:rFonts w:ascii="Calibri" w:eastAsia="Calibri" w:hAnsi="Calibri" w:cs="Times New Roman"/>
          </w:rPr>
          <w:tab/>
          <w:t>n "Quest'aura oscura, i suoi penetranti occhi rossi…"</w:t>
        </w:r>
      </w:ins>
    </w:p>
    <w:p w14:paraId="401ED7E8" w14:textId="77777777" w:rsidR="00181FFC" w:rsidRPr="00181FFC" w:rsidRDefault="00181FFC" w:rsidP="00181FFC">
      <w:pPr>
        <w:spacing w:line="600" w:lineRule="auto"/>
        <w:jc w:val="left"/>
        <w:rPr>
          <w:ins w:id="22022" w:author="UTENTE" w:date="2020-06-30T19:00:00Z"/>
          <w:rFonts w:ascii="Calibri" w:eastAsia="Calibri" w:hAnsi="Calibri" w:cs="Times New Roman"/>
        </w:rPr>
      </w:pPr>
      <w:ins w:id="22023" w:author="UTENTE" w:date="2020-06-30T19:00:00Z">
        <w:r w:rsidRPr="00181FFC">
          <w:rPr>
            <w:rFonts w:ascii="Calibri" w:eastAsia="Calibri" w:hAnsi="Calibri" w:cs="Times New Roman"/>
          </w:rPr>
          <w:t>1065.</w:t>
        </w:r>
        <w:r w:rsidRPr="00181FFC">
          <w:rPr>
            <w:rFonts w:ascii="Calibri" w:eastAsia="Calibri" w:hAnsi="Calibri" w:cs="Times New Roman"/>
          </w:rPr>
          <w:tab/>
          <w:t>mcp "\"…Sei uno di {i}loro{/i}, vero?\""</w:t>
        </w:r>
      </w:ins>
    </w:p>
    <w:p w14:paraId="7A4DC149" w14:textId="77777777" w:rsidR="00181FFC" w:rsidRPr="00181FFC" w:rsidRDefault="00181FFC" w:rsidP="00181FFC">
      <w:pPr>
        <w:spacing w:line="600" w:lineRule="auto"/>
        <w:jc w:val="left"/>
        <w:rPr>
          <w:ins w:id="22024" w:author="UTENTE" w:date="2020-06-30T19:00:00Z"/>
          <w:rFonts w:ascii="Calibri" w:eastAsia="Calibri" w:hAnsi="Calibri" w:cs="Times New Roman"/>
        </w:rPr>
      </w:pPr>
      <w:ins w:id="22025" w:author="UTENTE" w:date="2020-06-30T19:00:00Z">
        <w:r w:rsidRPr="00181FFC">
          <w:rPr>
            <w:rFonts w:ascii="Calibri" w:eastAsia="Calibri" w:hAnsi="Calibri" w:cs="Times New Roman"/>
          </w:rPr>
          <w:t>1066.</w:t>
        </w:r>
        <w:r w:rsidRPr="00181FFC">
          <w:rPr>
            <w:rFonts w:ascii="Calibri" w:eastAsia="Calibri" w:hAnsi="Calibri" w:cs="Times New Roman"/>
          </w:rPr>
          <w:tab/>
          <w:t>u "\"Hm.\""</w:t>
        </w:r>
      </w:ins>
    </w:p>
    <w:p w14:paraId="13FCFDD7" w14:textId="77777777" w:rsidR="00181FFC" w:rsidRPr="00181FFC" w:rsidRDefault="00181FFC" w:rsidP="00181FFC">
      <w:pPr>
        <w:spacing w:line="600" w:lineRule="auto"/>
        <w:jc w:val="left"/>
        <w:rPr>
          <w:ins w:id="22026" w:author="UTENTE" w:date="2020-06-30T19:00:00Z"/>
          <w:rFonts w:ascii="Calibri" w:eastAsia="Calibri" w:hAnsi="Calibri" w:cs="Times New Roman"/>
        </w:rPr>
      </w:pPr>
      <w:ins w:id="22027" w:author="UTENTE" w:date="2020-06-30T19:00:00Z">
        <w:r w:rsidRPr="00181FFC">
          <w:rPr>
            <w:rFonts w:ascii="Calibri" w:eastAsia="Calibri" w:hAnsi="Calibri" w:cs="Times New Roman"/>
          </w:rPr>
          <w:t>1067.</w:t>
        </w:r>
        <w:r w:rsidRPr="00181FFC">
          <w:rPr>
            <w:rFonts w:ascii="Calibri" w:eastAsia="Calibri" w:hAnsi="Calibri" w:cs="Times New Roman"/>
          </w:rPr>
          <w:tab/>
          <w:t>u "\"Per quanto mi piacerebbe fare lo schivo e chiederti che cosa mai potresti voler dire, ho altre cose da fare stanotte, quindi taglierò corto e arriverò subito al sodo.\""</w:t>
        </w:r>
      </w:ins>
    </w:p>
    <w:p w14:paraId="6BA2DF5E" w14:textId="77777777" w:rsidR="00181FFC" w:rsidRPr="00181FFC" w:rsidRDefault="00181FFC" w:rsidP="00181FFC">
      <w:pPr>
        <w:spacing w:line="600" w:lineRule="auto"/>
        <w:jc w:val="left"/>
        <w:rPr>
          <w:ins w:id="22028" w:author="UTENTE" w:date="2020-06-30T19:00:00Z"/>
          <w:rFonts w:ascii="Calibri" w:eastAsia="Calibri" w:hAnsi="Calibri" w:cs="Times New Roman"/>
        </w:rPr>
      </w:pPr>
      <w:ins w:id="22029" w:author="UTENTE" w:date="2020-06-30T19:00:00Z">
        <w:r w:rsidRPr="00181FFC">
          <w:rPr>
            <w:rFonts w:ascii="Calibri" w:eastAsia="Calibri" w:hAnsi="Calibri" w:cs="Times New Roman"/>
          </w:rPr>
          <w:t>1068.</w:t>
        </w:r>
        <w:r w:rsidRPr="00181FFC">
          <w:rPr>
            <w:rFonts w:ascii="Calibri" w:eastAsia="Calibri" w:hAnsi="Calibri" w:cs="Times New Roman"/>
          </w:rPr>
          <w:tab/>
          <w:t>n "Dal momento in cui inizia a parlare, devo combattere l'istinto di scansarlo e scappare."</w:t>
        </w:r>
      </w:ins>
    </w:p>
    <w:p w14:paraId="6260172D" w14:textId="77777777" w:rsidR="00181FFC" w:rsidRPr="00181FFC" w:rsidRDefault="00181FFC" w:rsidP="00181FFC">
      <w:pPr>
        <w:spacing w:line="600" w:lineRule="auto"/>
        <w:jc w:val="left"/>
        <w:rPr>
          <w:ins w:id="22030" w:author="UTENTE" w:date="2020-06-30T19:00:00Z"/>
          <w:rFonts w:ascii="Calibri" w:eastAsia="Calibri" w:hAnsi="Calibri" w:cs="Times New Roman"/>
        </w:rPr>
      </w:pPr>
      <w:ins w:id="22031" w:author="UTENTE" w:date="2020-06-30T19:00:00Z">
        <w:r w:rsidRPr="00181FFC">
          <w:rPr>
            <w:rFonts w:ascii="Calibri" w:eastAsia="Calibri" w:hAnsi="Calibri" w:cs="Times New Roman"/>
          </w:rPr>
          <w:t>1069.</w:t>
        </w:r>
        <w:r w:rsidRPr="00181FFC">
          <w:rPr>
            <w:rFonts w:ascii="Calibri" w:eastAsia="Calibri" w:hAnsi="Calibri" w:cs="Times New Roman"/>
          </w:rPr>
          <w:tab/>
          <w:t>n "Emana un'aria così potente e fredda, come se fossi stato trascinato sotto delle onde gelate."</w:t>
        </w:r>
      </w:ins>
    </w:p>
    <w:p w14:paraId="1B660745" w14:textId="77777777" w:rsidR="00181FFC" w:rsidRPr="00181FFC" w:rsidRDefault="00181FFC" w:rsidP="00181FFC">
      <w:pPr>
        <w:spacing w:line="600" w:lineRule="auto"/>
        <w:jc w:val="left"/>
        <w:rPr>
          <w:ins w:id="22032" w:author="UTENTE" w:date="2020-06-30T19:00:00Z"/>
          <w:rFonts w:ascii="Calibri" w:eastAsia="Calibri" w:hAnsi="Calibri" w:cs="Times New Roman"/>
        </w:rPr>
      </w:pPr>
      <w:ins w:id="22033" w:author="UTENTE" w:date="2020-06-30T19:00:00Z">
        <w:r w:rsidRPr="00181FFC">
          <w:rPr>
            <w:rFonts w:ascii="Calibri" w:eastAsia="Calibri" w:hAnsi="Calibri" w:cs="Times New Roman"/>
          </w:rPr>
          <w:t>1070.</w:t>
        </w:r>
        <w:r w:rsidRPr="00181FFC">
          <w:rPr>
            <w:rFonts w:ascii="Calibri" w:eastAsia="Calibri" w:hAnsi="Calibri" w:cs="Times New Roman"/>
          </w:rPr>
          <w:tab/>
          <w:t>mcp "\"Chi…sei?\""</w:t>
        </w:r>
      </w:ins>
    </w:p>
    <w:p w14:paraId="3431A773" w14:textId="77777777" w:rsidR="00181FFC" w:rsidRPr="00181FFC" w:rsidRDefault="00181FFC" w:rsidP="00181FFC">
      <w:pPr>
        <w:spacing w:line="600" w:lineRule="auto"/>
        <w:jc w:val="left"/>
        <w:rPr>
          <w:ins w:id="22034" w:author="UTENTE" w:date="2020-06-30T19:00:00Z"/>
          <w:rFonts w:ascii="Calibri" w:eastAsia="Calibri" w:hAnsi="Calibri" w:cs="Times New Roman"/>
        </w:rPr>
      </w:pPr>
      <w:ins w:id="22035" w:author="UTENTE" w:date="2020-06-30T19:00:00Z">
        <w:r w:rsidRPr="00181FFC">
          <w:rPr>
            <w:rFonts w:ascii="Calibri" w:eastAsia="Calibri" w:hAnsi="Calibri" w:cs="Times New Roman"/>
          </w:rPr>
          <w:t>1071.</w:t>
        </w:r>
        <w:r w:rsidRPr="00181FFC">
          <w:rPr>
            <w:rFonts w:ascii="Calibri" w:eastAsia="Calibri" w:hAnsi="Calibri" w:cs="Times New Roman"/>
          </w:rPr>
          <w:tab/>
          <w:t>b "\"Sono Bishop, il capo del coven dei vampiri di San Francisco.\""</w:t>
        </w:r>
      </w:ins>
    </w:p>
    <w:p w14:paraId="6FF1C842" w14:textId="77777777" w:rsidR="00181FFC" w:rsidRPr="00181FFC" w:rsidRDefault="00181FFC" w:rsidP="00181FFC">
      <w:pPr>
        <w:spacing w:line="600" w:lineRule="auto"/>
        <w:jc w:val="left"/>
        <w:rPr>
          <w:ins w:id="22036" w:author="UTENTE" w:date="2020-06-30T19:00:00Z"/>
          <w:rFonts w:ascii="Calibri" w:eastAsia="Calibri" w:hAnsi="Calibri" w:cs="Times New Roman"/>
        </w:rPr>
      </w:pPr>
      <w:ins w:id="22037" w:author="UTENTE" w:date="2020-06-30T19:00:00Z">
        <w:r w:rsidRPr="00181FFC">
          <w:rPr>
            <w:rFonts w:ascii="Calibri" w:eastAsia="Calibri" w:hAnsi="Calibri" w:cs="Times New Roman"/>
          </w:rPr>
          <w:t>1072.</w:t>
        </w:r>
        <w:r w:rsidRPr="00181FFC">
          <w:rPr>
            <w:rFonts w:ascii="Calibri" w:eastAsia="Calibri" w:hAnsi="Calibri" w:cs="Times New Roman"/>
          </w:rPr>
          <w:tab/>
          <w:t>n "…Il capo del coven? {w} Ovvio che ha una presenza così potente allora."</w:t>
        </w:r>
        <w:r w:rsidRPr="00181FFC">
          <w:rPr>
            <w:rFonts w:ascii="Calibri" w:eastAsia="Calibri" w:hAnsi="Calibri" w:cs="Times New Roman"/>
          </w:rPr>
          <w:br w:type="page"/>
        </w:r>
      </w:ins>
    </w:p>
    <w:p w14:paraId="299C71E1" w14:textId="77777777" w:rsidR="00181FFC" w:rsidRPr="00181FFC" w:rsidRDefault="00181FFC" w:rsidP="00181FFC">
      <w:pPr>
        <w:spacing w:line="600" w:lineRule="auto"/>
        <w:jc w:val="left"/>
        <w:rPr>
          <w:ins w:id="22038" w:author="UTENTE" w:date="2020-06-30T19:00:00Z"/>
          <w:rFonts w:ascii="Calibri" w:eastAsia="Calibri" w:hAnsi="Calibri" w:cs="Times New Roman"/>
          <w:lang w:val="en-US"/>
        </w:rPr>
      </w:pPr>
      <w:ins w:id="22039" w:author="UTENTE" w:date="2020-06-30T19:00:00Z">
        <w:r w:rsidRPr="00181FFC">
          <w:rPr>
            <w:rFonts w:ascii="Calibri" w:eastAsia="Calibri" w:hAnsi="Calibri" w:cs="Times New Roman"/>
            <w:lang w:val="en-US"/>
          </w:rPr>
          <w:lastRenderedPageBreak/>
          <w:t>1073.</w:t>
        </w:r>
        <w:r w:rsidRPr="00181FFC">
          <w:rPr>
            <w:rFonts w:ascii="Calibri" w:eastAsia="Calibri" w:hAnsi="Calibri" w:cs="Times New Roman"/>
            <w:lang w:val="en-US"/>
          </w:rPr>
          <w:tab/>
          <w:t>mcp "\"Is that why you know about David's kidnapper? He's one of your vampires?\""</w:t>
        </w:r>
      </w:ins>
    </w:p>
    <w:p w14:paraId="71C99FC6" w14:textId="77777777" w:rsidR="00181FFC" w:rsidRPr="00181FFC" w:rsidRDefault="00181FFC" w:rsidP="00181FFC">
      <w:pPr>
        <w:spacing w:line="600" w:lineRule="auto"/>
        <w:jc w:val="left"/>
        <w:rPr>
          <w:ins w:id="22040" w:author="UTENTE" w:date="2020-06-30T19:00:00Z"/>
          <w:rFonts w:ascii="Calibri" w:eastAsia="Calibri" w:hAnsi="Calibri" w:cs="Times New Roman"/>
          <w:lang w:val="en-US"/>
        </w:rPr>
      </w:pPr>
      <w:ins w:id="22041" w:author="UTENTE" w:date="2020-06-30T19:00:00Z">
        <w:r w:rsidRPr="00181FFC">
          <w:rPr>
            <w:rFonts w:ascii="Calibri" w:eastAsia="Calibri" w:hAnsi="Calibri" w:cs="Times New Roman"/>
            <w:lang w:val="en-US"/>
          </w:rPr>
          <w:t>1074.</w:t>
        </w:r>
        <w:r w:rsidRPr="00181FFC">
          <w:rPr>
            <w:rFonts w:ascii="Calibri" w:eastAsia="Calibri" w:hAnsi="Calibri" w:cs="Times New Roman"/>
            <w:lang w:val="en-US"/>
          </w:rPr>
          <w:tab/>
          <w:t>b "\"Precisely. I'm glad you catch on quickly, [mc].\""</w:t>
        </w:r>
      </w:ins>
    </w:p>
    <w:p w14:paraId="5F03635E" w14:textId="77777777" w:rsidR="00181FFC" w:rsidRPr="00181FFC" w:rsidRDefault="00181FFC" w:rsidP="00181FFC">
      <w:pPr>
        <w:spacing w:line="600" w:lineRule="auto"/>
        <w:jc w:val="left"/>
        <w:rPr>
          <w:ins w:id="22042" w:author="UTENTE" w:date="2020-06-30T19:00:00Z"/>
          <w:rFonts w:ascii="Calibri" w:eastAsia="Calibri" w:hAnsi="Calibri" w:cs="Times New Roman"/>
          <w:lang w:val="en-US"/>
        </w:rPr>
      </w:pPr>
      <w:ins w:id="22043" w:author="UTENTE" w:date="2020-06-30T19:00:00Z">
        <w:r w:rsidRPr="00181FFC">
          <w:rPr>
            <w:rFonts w:ascii="Calibri" w:eastAsia="Calibri" w:hAnsi="Calibri" w:cs="Times New Roman"/>
            <w:lang w:val="en-US"/>
          </w:rPr>
          <w:t>1075.</w:t>
        </w:r>
        <w:r w:rsidRPr="00181FFC">
          <w:rPr>
            <w:rFonts w:ascii="Calibri" w:eastAsia="Calibri" w:hAnsi="Calibri" w:cs="Times New Roman"/>
            <w:lang w:val="en-US"/>
          </w:rPr>
          <w:tab/>
          <w:t>b "\"Now, forgive my directness, but…\""</w:t>
        </w:r>
      </w:ins>
    </w:p>
    <w:p w14:paraId="2007F17B" w14:textId="77777777" w:rsidR="00181FFC" w:rsidRPr="00181FFC" w:rsidRDefault="00181FFC" w:rsidP="00181FFC">
      <w:pPr>
        <w:spacing w:line="600" w:lineRule="auto"/>
        <w:jc w:val="left"/>
        <w:rPr>
          <w:ins w:id="22044" w:author="UTENTE" w:date="2020-06-30T19:00:00Z"/>
          <w:rFonts w:ascii="Calibri" w:eastAsia="Calibri" w:hAnsi="Calibri" w:cs="Times New Roman"/>
          <w:lang w:val="en-US"/>
        </w:rPr>
      </w:pPr>
      <w:ins w:id="22045" w:author="UTENTE" w:date="2020-06-30T19:00:00Z">
        <w:r w:rsidRPr="00181FFC">
          <w:rPr>
            <w:rFonts w:ascii="Calibri" w:eastAsia="Calibri" w:hAnsi="Calibri" w:cs="Times New Roman"/>
            <w:lang w:val="en-US"/>
          </w:rPr>
          <w:t>1076.</w:t>
        </w:r>
        <w:r w:rsidRPr="00181FFC">
          <w:rPr>
            <w:rFonts w:ascii="Calibri" w:eastAsia="Calibri" w:hAnsi="Calibri" w:cs="Times New Roman"/>
            <w:lang w:val="en-US"/>
          </w:rPr>
          <w:tab/>
          <w:t>mcp "\"Ngh––!\""</w:t>
        </w:r>
      </w:ins>
    </w:p>
    <w:p w14:paraId="6BC7B779" w14:textId="77777777" w:rsidR="00181FFC" w:rsidRPr="00181FFC" w:rsidRDefault="00181FFC" w:rsidP="00181FFC">
      <w:pPr>
        <w:spacing w:line="600" w:lineRule="auto"/>
        <w:jc w:val="left"/>
        <w:rPr>
          <w:ins w:id="22046" w:author="UTENTE" w:date="2020-06-30T19:00:00Z"/>
          <w:rFonts w:ascii="Calibri" w:eastAsia="Calibri" w:hAnsi="Calibri" w:cs="Times New Roman"/>
          <w:lang w:val="en-US"/>
        </w:rPr>
      </w:pPr>
      <w:ins w:id="22047" w:author="UTENTE" w:date="2020-06-30T19:00:00Z">
        <w:r w:rsidRPr="00181FFC">
          <w:rPr>
            <w:rFonts w:ascii="Calibri" w:eastAsia="Calibri" w:hAnsi="Calibri" w:cs="Times New Roman"/>
            <w:lang w:val="en-US"/>
          </w:rPr>
          <w:t>1077.</w:t>
        </w:r>
        <w:r w:rsidRPr="00181FFC">
          <w:rPr>
            <w:rFonts w:ascii="Calibri" w:eastAsia="Calibri" w:hAnsi="Calibri" w:cs="Times New Roman"/>
            <w:lang w:val="en-US"/>
          </w:rPr>
          <w:tab/>
          <w:t>n "Before I can get out another question, Bishop swiftly steps forward, curling an arm around my waist and pulling me against him."</w:t>
        </w:r>
      </w:ins>
    </w:p>
    <w:p w14:paraId="67D69B36" w14:textId="77777777" w:rsidR="00181FFC" w:rsidRPr="00181FFC" w:rsidRDefault="00181FFC" w:rsidP="00181FFC">
      <w:pPr>
        <w:spacing w:line="600" w:lineRule="auto"/>
        <w:jc w:val="left"/>
        <w:rPr>
          <w:ins w:id="22048" w:author="UTENTE" w:date="2020-06-30T19:00:00Z"/>
          <w:rFonts w:ascii="Calibri" w:eastAsia="Calibri" w:hAnsi="Calibri" w:cs="Times New Roman"/>
          <w:lang w:val="en-US"/>
        </w:rPr>
      </w:pPr>
      <w:ins w:id="22049" w:author="UTENTE" w:date="2020-06-30T19:00:00Z">
        <w:r w:rsidRPr="00181FFC">
          <w:rPr>
            <w:rFonts w:ascii="Calibri" w:eastAsia="Calibri" w:hAnsi="Calibri" w:cs="Times New Roman"/>
            <w:lang w:val="en-US"/>
          </w:rPr>
          <w:t>1078.</w:t>
        </w:r>
        <w:r w:rsidRPr="00181FFC">
          <w:rPr>
            <w:rFonts w:ascii="Calibri" w:eastAsia="Calibri" w:hAnsi="Calibri" w:cs="Times New Roman"/>
            <w:lang w:val="en-US"/>
          </w:rPr>
          <w:tab/>
          <w:t>n "My first instinct is to struggle or throw a punch at his face ––"</w:t>
        </w:r>
      </w:ins>
    </w:p>
    <w:p w14:paraId="2F0D4301" w14:textId="77777777" w:rsidR="00181FFC" w:rsidRPr="00181FFC" w:rsidRDefault="00181FFC" w:rsidP="00181FFC">
      <w:pPr>
        <w:spacing w:line="600" w:lineRule="auto"/>
        <w:jc w:val="left"/>
        <w:rPr>
          <w:ins w:id="22050" w:author="UTENTE" w:date="2020-06-30T19:00:00Z"/>
          <w:rFonts w:ascii="Calibri" w:eastAsia="Calibri" w:hAnsi="Calibri" w:cs="Times New Roman"/>
          <w:lang w:val="en-US"/>
        </w:rPr>
      </w:pPr>
      <w:ins w:id="22051" w:author="UTENTE" w:date="2020-06-30T19:00:00Z">
        <w:r w:rsidRPr="00181FFC">
          <w:rPr>
            <w:rFonts w:ascii="Calibri" w:eastAsia="Calibri" w:hAnsi="Calibri" w:cs="Times New Roman"/>
            <w:lang w:val="en-US"/>
          </w:rPr>
          <w:t>1079.</w:t>
        </w:r>
        <w:r w:rsidRPr="00181FFC">
          <w:rPr>
            <w:rFonts w:ascii="Calibri" w:eastAsia="Calibri" w:hAnsi="Calibri" w:cs="Times New Roman"/>
            <w:lang w:val="en-US"/>
          </w:rPr>
          <w:tab/>
          <w:t>n "But when I look into his eyes, my anger fades almost instantly."</w:t>
        </w:r>
      </w:ins>
    </w:p>
    <w:p w14:paraId="2AD055C8" w14:textId="77777777" w:rsidR="00181FFC" w:rsidRPr="00181FFC" w:rsidRDefault="00181FFC" w:rsidP="00181FFC">
      <w:pPr>
        <w:spacing w:line="600" w:lineRule="auto"/>
        <w:jc w:val="left"/>
        <w:rPr>
          <w:ins w:id="22052" w:author="UTENTE" w:date="2020-06-30T19:00:00Z"/>
          <w:rFonts w:ascii="Calibri" w:eastAsia="Calibri" w:hAnsi="Calibri" w:cs="Times New Roman"/>
          <w:lang w:val="en-US"/>
        </w:rPr>
      </w:pPr>
      <w:ins w:id="22053" w:author="UTENTE" w:date="2020-06-30T19:00:00Z">
        <w:r w:rsidRPr="00181FFC">
          <w:rPr>
            <w:rFonts w:ascii="Calibri" w:eastAsia="Calibri" w:hAnsi="Calibri" w:cs="Times New Roman"/>
            <w:lang w:val="en-US"/>
          </w:rPr>
          <w:t>1080.</w:t>
        </w:r>
        <w:r w:rsidRPr="00181FFC">
          <w:rPr>
            <w:rFonts w:ascii="Calibri" w:eastAsia="Calibri" w:hAnsi="Calibri" w:cs="Times New Roman"/>
            <w:lang w:val="en-US"/>
          </w:rPr>
          <w:tab/>
          <w:t>n "My first instinct is to cry out for help ––"</w:t>
        </w:r>
      </w:ins>
    </w:p>
    <w:p w14:paraId="15779A06" w14:textId="77777777" w:rsidR="00181FFC" w:rsidRPr="00181FFC" w:rsidRDefault="00181FFC" w:rsidP="00181FFC">
      <w:pPr>
        <w:spacing w:line="600" w:lineRule="auto"/>
        <w:jc w:val="left"/>
        <w:rPr>
          <w:ins w:id="22054" w:author="UTENTE" w:date="2020-06-30T19:00:00Z"/>
          <w:rFonts w:ascii="Calibri" w:eastAsia="Calibri" w:hAnsi="Calibri" w:cs="Times New Roman"/>
          <w:lang w:val="en-US"/>
        </w:rPr>
      </w:pPr>
      <w:ins w:id="22055" w:author="UTENTE" w:date="2020-06-30T19:00:00Z">
        <w:r w:rsidRPr="00181FFC">
          <w:rPr>
            <w:rFonts w:ascii="Calibri" w:eastAsia="Calibri" w:hAnsi="Calibri" w:cs="Times New Roman"/>
            <w:lang w:val="en-US"/>
          </w:rPr>
          <w:t>1081.</w:t>
        </w:r>
        <w:r w:rsidRPr="00181FFC">
          <w:rPr>
            <w:rFonts w:ascii="Calibri" w:eastAsia="Calibri" w:hAnsi="Calibri" w:cs="Times New Roman"/>
            <w:lang w:val="en-US"/>
          </w:rPr>
          <w:tab/>
          <w:t>n "But when I look into his eyes, my fear fades almost instantly."</w:t>
        </w:r>
      </w:ins>
    </w:p>
    <w:p w14:paraId="285C8CC8" w14:textId="77777777" w:rsidR="00181FFC" w:rsidRPr="00181FFC" w:rsidRDefault="00181FFC" w:rsidP="00181FFC">
      <w:pPr>
        <w:spacing w:line="600" w:lineRule="auto"/>
        <w:jc w:val="left"/>
        <w:rPr>
          <w:ins w:id="22056" w:author="UTENTE" w:date="2020-06-30T19:00:00Z"/>
          <w:rFonts w:ascii="Calibri" w:eastAsia="Calibri" w:hAnsi="Calibri" w:cs="Times New Roman"/>
          <w:lang w:val="en-US"/>
        </w:rPr>
      </w:pPr>
      <w:ins w:id="22057" w:author="UTENTE" w:date="2020-06-30T19:00:00Z">
        <w:r w:rsidRPr="00181FFC">
          <w:rPr>
            <w:rFonts w:ascii="Calibri" w:eastAsia="Calibri" w:hAnsi="Calibri" w:cs="Times New Roman"/>
            <w:lang w:val="en-US"/>
          </w:rPr>
          <w:t>1082.</w:t>
        </w:r>
        <w:r w:rsidRPr="00181FFC">
          <w:rPr>
            <w:rFonts w:ascii="Calibri" w:eastAsia="Calibri" w:hAnsi="Calibri" w:cs="Times New Roman"/>
            <w:lang w:val="en-US"/>
          </w:rPr>
          <w:tab/>
          <w:t>n "Red pools that endlessly swirl and gleam, pulling me in…"</w:t>
        </w:r>
      </w:ins>
    </w:p>
    <w:p w14:paraId="01919BC4" w14:textId="77777777" w:rsidR="00181FFC" w:rsidRPr="00181FFC" w:rsidRDefault="00181FFC" w:rsidP="00181FFC">
      <w:pPr>
        <w:spacing w:line="600" w:lineRule="auto"/>
        <w:jc w:val="left"/>
        <w:rPr>
          <w:ins w:id="22058" w:author="UTENTE" w:date="2020-06-30T19:00:00Z"/>
          <w:rFonts w:ascii="Calibri" w:eastAsia="Calibri" w:hAnsi="Calibri" w:cs="Times New Roman"/>
          <w:lang w:val="en-US"/>
        </w:rPr>
      </w:pPr>
      <w:ins w:id="22059" w:author="UTENTE" w:date="2020-06-30T19:00:00Z">
        <w:r w:rsidRPr="00181FFC">
          <w:rPr>
            <w:rFonts w:ascii="Calibri" w:eastAsia="Calibri" w:hAnsi="Calibri" w:cs="Times New Roman"/>
            <w:lang w:val="en-US"/>
          </w:rPr>
          <w:t>1083.</w:t>
        </w:r>
        <w:r w:rsidRPr="00181FFC">
          <w:rPr>
            <w:rFonts w:ascii="Calibri" w:eastAsia="Calibri" w:hAnsi="Calibri" w:cs="Times New Roman"/>
            <w:lang w:val="en-US"/>
          </w:rPr>
          <w:tab/>
          <w:t>n "Why can't I look away?"</w:t>
        </w:r>
      </w:ins>
    </w:p>
    <w:p w14:paraId="4A117024" w14:textId="77777777" w:rsidR="00181FFC" w:rsidRPr="00181FFC" w:rsidRDefault="00181FFC" w:rsidP="00181FFC">
      <w:pPr>
        <w:spacing w:line="600" w:lineRule="auto"/>
        <w:jc w:val="left"/>
        <w:rPr>
          <w:ins w:id="22060" w:author="UTENTE" w:date="2020-06-30T19:00:00Z"/>
          <w:rFonts w:ascii="Calibri" w:eastAsia="Calibri" w:hAnsi="Calibri" w:cs="Times New Roman"/>
          <w:lang w:val="en-US"/>
        </w:rPr>
      </w:pPr>
      <w:ins w:id="22061" w:author="UTENTE" w:date="2020-06-30T19:00:00Z">
        <w:r w:rsidRPr="00181FFC">
          <w:rPr>
            <w:rFonts w:ascii="Calibri" w:eastAsia="Calibri" w:hAnsi="Calibri" w:cs="Times New Roman"/>
            <w:lang w:val="en-US"/>
          </w:rPr>
          <w:t>1084.</w:t>
        </w:r>
        <w:r w:rsidRPr="00181FFC">
          <w:rPr>
            <w:rFonts w:ascii="Calibri" w:eastAsia="Calibri" w:hAnsi="Calibri" w:cs="Times New Roman"/>
            <w:lang w:val="en-US"/>
          </w:rPr>
          <w:tab/>
          <w:t>b "\"I know how you feel about Luka.\""</w:t>
        </w:r>
      </w:ins>
    </w:p>
    <w:p w14:paraId="1A07E8ED" w14:textId="77777777" w:rsidR="00181FFC" w:rsidRPr="00181FFC" w:rsidRDefault="00181FFC" w:rsidP="00181FFC">
      <w:pPr>
        <w:spacing w:line="600" w:lineRule="auto"/>
        <w:jc w:val="left"/>
        <w:rPr>
          <w:ins w:id="22062" w:author="UTENTE" w:date="2020-06-30T19:00:00Z"/>
          <w:rFonts w:ascii="Calibri" w:eastAsia="Calibri" w:hAnsi="Calibri" w:cs="Times New Roman"/>
          <w:lang w:val="en-US"/>
        </w:rPr>
      </w:pPr>
      <w:ins w:id="22063" w:author="UTENTE" w:date="2020-06-30T19:00:00Z">
        <w:r w:rsidRPr="00181FFC">
          <w:rPr>
            <w:rFonts w:ascii="Calibri" w:eastAsia="Calibri" w:hAnsi="Calibri" w:cs="Times New Roman"/>
            <w:lang w:val="en-US"/>
          </w:rPr>
          <w:t>1085.</w:t>
        </w:r>
        <w:r w:rsidRPr="00181FFC">
          <w:rPr>
            <w:rFonts w:ascii="Calibri" w:eastAsia="Calibri" w:hAnsi="Calibri" w:cs="Times New Roman"/>
            <w:lang w:val="en-US"/>
          </w:rPr>
          <w:tab/>
          <w:t>b "\"I know how much you want his trust… how much you want to make him happy.\""</w:t>
        </w:r>
      </w:ins>
    </w:p>
    <w:p w14:paraId="3C7F94DB" w14:textId="77777777" w:rsidR="00181FFC" w:rsidRPr="00181FFC" w:rsidRDefault="00181FFC" w:rsidP="00181FFC">
      <w:pPr>
        <w:spacing w:line="600" w:lineRule="auto"/>
        <w:jc w:val="left"/>
        <w:rPr>
          <w:ins w:id="22064" w:author="UTENTE" w:date="2020-06-30T19:00:00Z"/>
          <w:rFonts w:ascii="Calibri" w:eastAsia="Calibri" w:hAnsi="Calibri" w:cs="Times New Roman"/>
          <w:lang w:val="en-US"/>
        </w:rPr>
      </w:pPr>
      <w:ins w:id="22065" w:author="UTENTE" w:date="2020-06-30T19:00:00Z">
        <w:r w:rsidRPr="00181FFC">
          <w:rPr>
            <w:rFonts w:ascii="Calibri" w:eastAsia="Calibri" w:hAnsi="Calibri" w:cs="Times New Roman"/>
            <w:lang w:val="en-US"/>
          </w:rPr>
          <w:t>1086.</w:t>
        </w:r>
        <w:r w:rsidRPr="00181FFC">
          <w:rPr>
            <w:rFonts w:ascii="Calibri" w:eastAsia="Calibri" w:hAnsi="Calibri" w:cs="Times New Roman"/>
            <w:lang w:val="en-US"/>
          </w:rPr>
          <w:tab/>
          <w:t>mcp "\"How… do you…\""</w:t>
        </w:r>
      </w:ins>
    </w:p>
    <w:p w14:paraId="057E5759" w14:textId="77777777" w:rsidR="00181FFC" w:rsidRPr="00181FFC" w:rsidRDefault="00181FFC" w:rsidP="00181FFC">
      <w:pPr>
        <w:spacing w:line="600" w:lineRule="auto"/>
        <w:jc w:val="left"/>
        <w:rPr>
          <w:ins w:id="22066" w:author="UTENTE" w:date="2020-06-30T19:00:00Z"/>
          <w:rFonts w:ascii="Calibri" w:eastAsia="Calibri" w:hAnsi="Calibri" w:cs="Times New Roman"/>
          <w:lang w:val="en-US"/>
        </w:rPr>
      </w:pPr>
      <w:ins w:id="22067" w:author="UTENTE" w:date="2020-06-30T19:00:00Z">
        <w:r w:rsidRPr="00181FFC">
          <w:rPr>
            <w:rFonts w:ascii="Calibri" w:eastAsia="Calibri" w:hAnsi="Calibri" w:cs="Times New Roman"/>
            <w:lang w:val="en-US"/>
          </w:rPr>
          <w:t>1087.</w:t>
        </w:r>
        <w:r w:rsidRPr="00181FFC">
          <w:rPr>
            <w:rFonts w:ascii="Calibri" w:eastAsia="Calibri" w:hAnsi="Calibri" w:cs="Times New Roman"/>
            <w:lang w:val="en-US"/>
          </w:rPr>
          <w:tab/>
          <w:t>n "My voice is thin, distant.{w} Everything he says is true –– it's like he can see right through me."</w:t>
        </w:r>
      </w:ins>
    </w:p>
    <w:p w14:paraId="5AE9B73D" w14:textId="77777777" w:rsidR="00181FFC" w:rsidRPr="00181FFC" w:rsidRDefault="00181FFC" w:rsidP="00181FFC">
      <w:pPr>
        <w:spacing w:line="600" w:lineRule="auto"/>
        <w:jc w:val="left"/>
        <w:rPr>
          <w:ins w:id="22068" w:author="UTENTE" w:date="2020-06-30T19:00:00Z"/>
          <w:rFonts w:ascii="Calibri" w:eastAsia="Calibri" w:hAnsi="Calibri" w:cs="Times New Roman"/>
          <w:lang w:val="en-US"/>
        </w:rPr>
      </w:pPr>
      <w:ins w:id="22069" w:author="UTENTE" w:date="2020-06-30T19:00:00Z">
        <w:r w:rsidRPr="00181FFC">
          <w:rPr>
            <w:rFonts w:ascii="Calibri" w:eastAsia="Calibri" w:hAnsi="Calibri" w:cs="Times New Roman"/>
            <w:lang w:val="en-US"/>
          </w:rPr>
          <w:t>1088.</w:t>
        </w:r>
        <w:r w:rsidRPr="00181FFC">
          <w:rPr>
            <w:rFonts w:ascii="Calibri" w:eastAsia="Calibri" w:hAnsi="Calibri" w:cs="Times New Roman"/>
            <w:lang w:val="en-US"/>
          </w:rPr>
          <w:tab/>
          <w:t>n "But his eyes…{w} They're so mesmerizing, so comforting, so…"</w:t>
        </w:r>
        <w:r w:rsidRPr="00181FFC">
          <w:rPr>
            <w:rFonts w:ascii="Calibri" w:eastAsia="Calibri" w:hAnsi="Calibri" w:cs="Times New Roman"/>
            <w:lang w:val="en-US"/>
          </w:rPr>
          <w:br w:type="page"/>
        </w:r>
      </w:ins>
    </w:p>
    <w:p w14:paraId="53278B0E" w14:textId="77777777" w:rsidR="00181FFC" w:rsidRPr="00181FFC" w:rsidRDefault="00181FFC" w:rsidP="00181FFC">
      <w:pPr>
        <w:spacing w:line="600" w:lineRule="auto"/>
        <w:jc w:val="left"/>
        <w:rPr>
          <w:ins w:id="22070" w:author="UTENTE" w:date="2020-06-30T19:00:00Z"/>
          <w:rFonts w:ascii="Calibri" w:eastAsia="Calibri" w:hAnsi="Calibri" w:cs="Times New Roman"/>
        </w:rPr>
      </w:pPr>
      <w:ins w:id="22071" w:author="UTENTE" w:date="2020-06-30T19:00:00Z">
        <w:r w:rsidRPr="00181FFC">
          <w:rPr>
            <w:rFonts w:ascii="Calibri" w:eastAsia="Calibri" w:hAnsi="Calibri" w:cs="Times New Roman"/>
          </w:rPr>
          <w:lastRenderedPageBreak/>
          <w:t>1073.</w:t>
        </w:r>
        <w:r w:rsidRPr="00181FFC">
          <w:rPr>
            <w:rFonts w:ascii="Calibri" w:eastAsia="Calibri" w:hAnsi="Calibri" w:cs="Times New Roman"/>
          </w:rPr>
          <w:tab/>
          <w:t>mcp "\"È per questo che conosci il rapitore di David? È uno dei tuoi vampiri?\""</w:t>
        </w:r>
      </w:ins>
    </w:p>
    <w:p w14:paraId="2F0E8781" w14:textId="77777777" w:rsidR="00181FFC" w:rsidRPr="00181FFC" w:rsidRDefault="00181FFC" w:rsidP="00181FFC">
      <w:pPr>
        <w:spacing w:line="600" w:lineRule="auto"/>
        <w:jc w:val="left"/>
        <w:rPr>
          <w:ins w:id="22072" w:author="UTENTE" w:date="2020-06-30T19:00:00Z"/>
          <w:rFonts w:ascii="Calibri" w:eastAsia="Calibri" w:hAnsi="Calibri" w:cs="Times New Roman"/>
        </w:rPr>
      </w:pPr>
      <w:ins w:id="22073" w:author="UTENTE" w:date="2020-06-30T19:00:00Z">
        <w:r w:rsidRPr="00181FFC">
          <w:rPr>
            <w:rFonts w:ascii="Calibri" w:eastAsia="Calibri" w:hAnsi="Calibri" w:cs="Times New Roman"/>
          </w:rPr>
          <w:t>1074.</w:t>
        </w:r>
        <w:r w:rsidRPr="00181FFC">
          <w:rPr>
            <w:rFonts w:ascii="Calibri" w:eastAsia="Calibri" w:hAnsi="Calibri" w:cs="Times New Roman"/>
          </w:rPr>
          <w:tab/>
          <w:t>b "\"Esattamente. Vedo che afferri subito, [mc].\""</w:t>
        </w:r>
      </w:ins>
    </w:p>
    <w:p w14:paraId="5B713D86" w14:textId="77777777" w:rsidR="00181FFC" w:rsidRPr="00181FFC" w:rsidRDefault="00181FFC" w:rsidP="00181FFC">
      <w:pPr>
        <w:spacing w:line="600" w:lineRule="auto"/>
        <w:jc w:val="left"/>
        <w:rPr>
          <w:ins w:id="22074" w:author="UTENTE" w:date="2020-06-30T19:00:00Z"/>
          <w:rFonts w:ascii="Calibri" w:eastAsia="Calibri" w:hAnsi="Calibri" w:cs="Times New Roman"/>
        </w:rPr>
      </w:pPr>
      <w:ins w:id="22075" w:author="UTENTE" w:date="2020-06-30T19:00:00Z">
        <w:r w:rsidRPr="00181FFC">
          <w:rPr>
            <w:rFonts w:ascii="Calibri" w:eastAsia="Calibri" w:hAnsi="Calibri" w:cs="Times New Roman"/>
          </w:rPr>
          <w:t>1075.</w:t>
        </w:r>
        <w:r w:rsidRPr="00181FFC">
          <w:rPr>
            <w:rFonts w:ascii="Calibri" w:eastAsia="Calibri" w:hAnsi="Calibri" w:cs="Times New Roman"/>
          </w:rPr>
          <w:tab/>
          <w:t>b "\"Ora, scusami se sono troppo diretto, ma…\""</w:t>
        </w:r>
      </w:ins>
    </w:p>
    <w:p w14:paraId="22521978" w14:textId="77777777" w:rsidR="00181FFC" w:rsidRPr="00181FFC" w:rsidRDefault="00181FFC" w:rsidP="00181FFC">
      <w:pPr>
        <w:spacing w:line="600" w:lineRule="auto"/>
        <w:jc w:val="left"/>
        <w:rPr>
          <w:ins w:id="22076" w:author="UTENTE" w:date="2020-06-30T19:00:00Z"/>
          <w:rFonts w:ascii="Calibri" w:eastAsia="Calibri" w:hAnsi="Calibri" w:cs="Times New Roman"/>
        </w:rPr>
      </w:pPr>
      <w:ins w:id="22077" w:author="UTENTE" w:date="2020-06-30T19:00:00Z">
        <w:r w:rsidRPr="00181FFC">
          <w:rPr>
            <w:rFonts w:ascii="Calibri" w:eastAsia="Calibri" w:hAnsi="Calibri" w:cs="Times New Roman"/>
          </w:rPr>
          <w:t>1076.</w:t>
        </w:r>
        <w:r w:rsidRPr="00181FFC">
          <w:rPr>
            <w:rFonts w:ascii="Calibri" w:eastAsia="Calibri" w:hAnsi="Calibri" w:cs="Times New Roman"/>
          </w:rPr>
          <w:tab/>
          <w:t>mcp "\"Ngh--!\""</w:t>
        </w:r>
      </w:ins>
    </w:p>
    <w:p w14:paraId="42A7D7A0" w14:textId="77777777" w:rsidR="00181FFC" w:rsidRPr="00181FFC" w:rsidRDefault="00181FFC" w:rsidP="00181FFC">
      <w:pPr>
        <w:spacing w:line="600" w:lineRule="auto"/>
        <w:jc w:val="left"/>
        <w:rPr>
          <w:ins w:id="22078" w:author="UTENTE" w:date="2020-06-30T19:00:00Z"/>
          <w:rFonts w:ascii="Calibri" w:eastAsia="Calibri" w:hAnsi="Calibri" w:cs="Times New Roman"/>
        </w:rPr>
      </w:pPr>
      <w:ins w:id="22079" w:author="UTENTE" w:date="2020-06-30T19:00:00Z">
        <w:r w:rsidRPr="00181FFC">
          <w:rPr>
            <w:rFonts w:ascii="Calibri" w:eastAsia="Calibri" w:hAnsi="Calibri" w:cs="Times New Roman"/>
          </w:rPr>
          <w:t>1077.</w:t>
        </w:r>
        <w:r w:rsidRPr="00181FFC">
          <w:rPr>
            <w:rFonts w:ascii="Calibri" w:eastAsia="Calibri" w:hAnsi="Calibri" w:cs="Times New Roman"/>
          </w:rPr>
          <w:tab/>
          <w:t>n "Prima che possa domandare altro, Bishop si muove rapidamente verso di me, circondandomi la vita con un braccio e tirandomi verso di lui."</w:t>
        </w:r>
      </w:ins>
    </w:p>
    <w:p w14:paraId="3C07F675" w14:textId="77777777" w:rsidR="00181FFC" w:rsidRPr="00181FFC" w:rsidRDefault="00181FFC" w:rsidP="00181FFC">
      <w:pPr>
        <w:spacing w:line="600" w:lineRule="auto"/>
        <w:jc w:val="left"/>
        <w:rPr>
          <w:ins w:id="22080" w:author="UTENTE" w:date="2020-06-30T19:00:00Z"/>
          <w:rFonts w:ascii="Calibri" w:eastAsia="Calibri" w:hAnsi="Calibri" w:cs="Times New Roman"/>
        </w:rPr>
      </w:pPr>
      <w:ins w:id="22081" w:author="UTENTE" w:date="2020-06-30T19:00:00Z">
        <w:r w:rsidRPr="00181FFC">
          <w:rPr>
            <w:rFonts w:ascii="Calibri" w:eastAsia="Calibri" w:hAnsi="Calibri" w:cs="Times New Roman"/>
          </w:rPr>
          <w:t>1078.</w:t>
        </w:r>
        <w:r w:rsidRPr="00181FFC">
          <w:rPr>
            <w:rFonts w:ascii="Calibri" w:eastAsia="Calibri" w:hAnsi="Calibri" w:cs="Times New Roman"/>
          </w:rPr>
          <w:tab/>
          <w:t>n "Il mio primo istinto è cercare di divincolarmi o dargli un pugno in faccia --"</w:t>
        </w:r>
      </w:ins>
    </w:p>
    <w:p w14:paraId="1886BE79" w14:textId="77777777" w:rsidR="00181FFC" w:rsidRPr="00181FFC" w:rsidRDefault="00181FFC" w:rsidP="00181FFC">
      <w:pPr>
        <w:spacing w:line="600" w:lineRule="auto"/>
        <w:jc w:val="left"/>
        <w:rPr>
          <w:ins w:id="22082" w:author="UTENTE" w:date="2020-06-30T19:00:00Z"/>
          <w:rFonts w:ascii="Calibri" w:eastAsia="Calibri" w:hAnsi="Calibri" w:cs="Times New Roman"/>
        </w:rPr>
      </w:pPr>
      <w:ins w:id="22083" w:author="UTENTE" w:date="2020-06-30T19:00:00Z">
        <w:r w:rsidRPr="00181FFC">
          <w:rPr>
            <w:rFonts w:ascii="Calibri" w:eastAsia="Calibri" w:hAnsi="Calibri" w:cs="Times New Roman"/>
          </w:rPr>
          <w:t>1079.</w:t>
        </w:r>
        <w:r w:rsidRPr="00181FFC">
          <w:rPr>
            <w:rFonts w:ascii="Calibri" w:eastAsia="Calibri" w:hAnsi="Calibri" w:cs="Times New Roman"/>
          </w:rPr>
          <w:tab/>
          <w:t>n "Ma quando lo guardo negli occhi, la mia rabbia svanisce quasi istantaneamente."</w:t>
        </w:r>
      </w:ins>
    </w:p>
    <w:p w14:paraId="0445E4E1" w14:textId="77777777" w:rsidR="00181FFC" w:rsidRPr="00181FFC" w:rsidRDefault="00181FFC" w:rsidP="00181FFC">
      <w:pPr>
        <w:spacing w:line="600" w:lineRule="auto"/>
        <w:jc w:val="left"/>
        <w:rPr>
          <w:ins w:id="22084" w:author="UTENTE" w:date="2020-06-30T19:00:00Z"/>
          <w:rFonts w:ascii="Calibri" w:eastAsia="Calibri" w:hAnsi="Calibri" w:cs="Times New Roman"/>
        </w:rPr>
      </w:pPr>
      <w:ins w:id="22085" w:author="UTENTE" w:date="2020-06-30T19:00:00Z">
        <w:r w:rsidRPr="00181FFC">
          <w:rPr>
            <w:rFonts w:ascii="Calibri" w:eastAsia="Calibri" w:hAnsi="Calibri" w:cs="Times New Roman"/>
          </w:rPr>
          <w:t>1080.</w:t>
        </w:r>
        <w:r w:rsidRPr="00181FFC">
          <w:rPr>
            <w:rFonts w:ascii="Calibri" w:eastAsia="Calibri" w:hAnsi="Calibri" w:cs="Times New Roman"/>
          </w:rPr>
          <w:tab/>
          <w:t>n "Il mio primo istinto è chiedere aiuto --"</w:t>
        </w:r>
      </w:ins>
    </w:p>
    <w:p w14:paraId="086A32B4" w14:textId="77777777" w:rsidR="00181FFC" w:rsidRPr="00181FFC" w:rsidRDefault="00181FFC" w:rsidP="00181FFC">
      <w:pPr>
        <w:spacing w:line="600" w:lineRule="auto"/>
        <w:jc w:val="left"/>
        <w:rPr>
          <w:ins w:id="22086" w:author="UTENTE" w:date="2020-06-30T19:00:00Z"/>
          <w:rFonts w:ascii="Calibri" w:eastAsia="Calibri" w:hAnsi="Calibri" w:cs="Times New Roman"/>
        </w:rPr>
      </w:pPr>
      <w:ins w:id="22087" w:author="UTENTE" w:date="2020-06-30T19:00:00Z">
        <w:r w:rsidRPr="00181FFC">
          <w:rPr>
            <w:rFonts w:ascii="Calibri" w:eastAsia="Calibri" w:hAnsi="Calibri" w:cs="Times New Roman"/>
          </w:rPr>
          <w:t>1081.</w:t>
        </w:r>
        <w:r w:rsidRPr="00181FFC">
          <w:rPr>
            <w:rFonts w:ascii="Calibri" w:eastAsia="Calibri" w:hAnsi="Calibri" w:cs="Times New Roman"/>
          </w:rPr>
          <w:tab/>
          <w:t>n "Ma quando lo guardo negli occhi, la mia paura svanisce quasi istantaneamente."</w:t>
        </w:r>
      </w:ins>
    </w:p>
    <w:p w14:paraId="6D27E83F" w14:textId="77777777" w:rsidR="00181FFC" w:rsidRPr="00181FFC" w:rsidRDefault="00181FFC" w:rsidP="00181FFC">
      <w:pPr>
        <w:spacing w:line="600" w:lineRule="auto"/>
        <w:jc w:val="left"/>
        <w:rPr>
          <w:ins w:id="22088" w:author="UTENTE" w:date="2020-06-30T19:00:00Z"/>
          <w:rFonts w:ascii="Calibri" w:eastAsia="Calibri" w:hAnsi="Calibri" w:cs="Times New Roman"/>
        </w:rPr>
      </w:pPr>
      <w:ins w:id="22089" w:author="UTENTE" w:date="2020-06-30T19:00:00Z">
        <w:r w:rsidRPr="00181FFC">
          <w:rPr>
            <w:rFonts w:ascii="Calibri" w:eastAsia="Calibri" w:hAnsi="Calibri" w:cs="Times New Roman"/>
          </w:rPr>
          <w:t>1082.</w:t>
        </w:r>
        <w:r w:rsidRPr="00181FFC">
          <w:rPr>
            <w:rFonts w:ascii="Calibri" w:eastAsia="Calibri" w:hAnsi="Calibri" w:cs="Times New Roman"/>
          </w:rPr>
          <w:tab/>
          <w:t>n "Piscine cremisi che vorticano e brillano incessantemente, trascinandomici…"</w:t>
        </w:r>
      </w:ins>
    </w:p>
    <w:p w14:paraId="2F05B651" w14:textId="77777777" w:rsidR="00181FFC" w:rsidRPr="00181FFC" w:rsidRDefault="00181FFC" w:rsidP="00181FFC">
      <w:pPr>
        <w:spacing w:line="600" w:lineRule="auto"/>
        <w:jc w:val="left"/>
        <w:rPr>
          <w:ins w:id="22090" w:author="UTENTE" w:date="2020-06-30T19:00:00Z"/>
          <w:rFonts w:ascii="Calibri" w:eastAsia="Calibri" w:hAnsi="Calibri" w:cs="Times New Roman"/>
        </w:rPr>
      </w:pPr>
      <w:ins w:id="22091" w:author="UTENTE" w:date="2020-06-30T19:00:00Z">
        <w:r w:rsidRPr="00181FFC">
          <w:rPr>
            <w:rFonts w:ascii="Calibri" w:eastAsia="Calibri" w:hAnsi="Calibri" w:cs="Times New Roman"/>
          </w:rPr>
          <w:t>1083.</w:t>
        </w:r>
        <w:r w:rsidRPr="00181FFC">
          <w:rPr>
            <w:rFonts w:ascii="Calibri" w:eastAsia="Calibri" w:hAnsi="Calibri" w:cs="Times New Roman"/>
          </w:rPr>
          <w:tab/>
          <w:t>n "Perché non riesco a distogliere lo sguardo?"</w:t>
        </w:r>
      </w:ins>
    </w:p>
    <w:p w14:paraId="09301DF7" w14:textId="77777777" w:rsidR="00181FFC" w:rsidRPr="00181FFC" w:rsidRDefault="00181FFC" w:rsidP="00181FFC">
      <w:pPr>
        <w:spacing w:line="600" w:lineRule="auto"/>
        <w:jc w:val="left"/>
        <w:rPr>
          <w:ins w:id="22092" w:author="UTENTE" w:date="2020-06-30T19:00:00Z"/>
          <w:rFonts w:ascii="Calibri" w:eastAsia="Calibri" w:hAnsi="Calibri" w:cs="Times New Roman"/>
        </w:rPr>
      </w:pPr>
      <w:ins w:id="22093" w:author="UTENTE" w:date="2020-06-30T19:00:00Z">
        <w:r w:rsidRPr="00181FFC">
          <w:rPr>
            <w:rFonts w:ascii="Calibri" w:eastAsia="Calibri" w:hAnsi="Calibri" w:cs="Times New Roman"/>
          </w:rPr>
          <w:t>1084.</w:t>
        </w:r>
        <w:r w:rsidRPr="00181FFC">
          <w:rPr>
            <w:rFonts w:ascii="Calibri" w:eastAsia="Calibri" w:hAnsi="Calibri" w:cs="Times New Roman"/>
          </w:rPr>
          <w:tab/>
          <w:t>b "\"So cosa provi per Luka.\""</w:t>
        </w:r>
      </w:ins>
    </w:p>
    <w:p w14:paraId="15FA4CB9" w14:textId="77777777" w:rsidR="00181FFC" w:rsidRPr="00181FFC" w:rsidRDefault="00181FFC" w:rsidP="00181FFC">
      <w:pPr>
        <w:spacing w:line="600" w:lineRule="auto"/>
        <w:jc w:val="left"/>
        <w:rPr>
          <w:ins w:id="22094" w:author="UTENTE" w:date="2020-06-30T19:00:00Z"/>
          <w:rFonts w:ascii="Calibri" w:eastAsia="Calibri" w:hAnsi="Calibri" w:cs="Times New Roman"/>
        </w:rPr>
      </w:pPr>
      <w:ins w:id="22095" w:author="UTENTE" w:date="2020-06-30T19:00:00Z">
        <w:r w:rsidRPr="00181FFC">
          <w:rPr>
            <w:rFonts w:ascii="Calibri" w:eastAsia="Calibri" w:hAnsi="Calibri" w:cs="Times New Roman"/>
          </w:rPr>
          <w:t>1085.</w:t>
        </w:r>
        <w:r w:rsidRPr="00181FFC">
          <w:rPr>
            <w:rFonts w:ascii="Calibri" w:eastAsia="Calibri" w:hAnsi="Calibri" w:cs="Times New Roman"/>
          </w:rPr>
          <w:tab/>
          <w:t>b "\"So quanto desideri la sua fiducia… quanto tu voglia renderlo felice.\""</w:t>
        </w:r>
      </w:ins>
    </w:p>
    <w:p w14:paraId="3E5E0D54" w14:textId="77777777" w:rsidR="00181FFC" w:rsidRPr="00181FFC" w:rsidRDefault="00181FFC" w:rsidP="00181FFC">
      <w:pPr>
        <w:spacing w:line="600" w:lineRule="auto"/>
        <w:jc w:val="left"/>
        <w:rPr>
          <w:ins w:id="22096" w:author="UTENTE" w:date="2020-06-30T19:00:00Z"/>
          <w:rFonts w:ascii="Calibri" w:eastAsia="Calibri" w:hAnsi="Calibri" w:cs="Times New Roman"/>
        </w:rPr>
      </w:pPr>
      <w:ins w:id="22097" w:author="UTENTE" w:date="2020-06-30T19:00:00Z">
        <w:r w:rsidRPr="00181FFC">
          <w:rPr>
            <w:rFonts w:ascii="Calibri" w:eastAsia="Calibri" w:hAnsi="Calibri" w:cs="Times New Roman"/>
          </w:rPr>
          <w:t>1086.</w:t>
        </w:r>
        <w:r w:rsidRPr="00181FFC">
          <w:rPr>
            <w:rFonts w:ascii="Calibri" w:eastAsia="Calibri" w:hAnsi="Calibri" w:cs="Times New Roman"/>
          </w:rPr>
          <w:tab/>
          <w:t>mcp "\"Come… fai…\""</w:t>
        </w:r>
      </w:ins>
    </w:p>
    <w:p w14:paraId="39322B3B" w14:textId="77777777" w:rsidR="00181FFC" w:rsidRPr="00181FFC" w:rsidRDefault="00181FFC" w:rsidP="00181FFC">
      <w:pPr>
        <w:spacing w:line="600" w:lineRule="auto"/>
        <w:jc w:val="left"/>
        <w:rPr>
          <w:ins w:id="22098" w:author="UTENTE" w:date="2020-06-30T19:00:00Z"/>
          <w:rFonts w:ascii="Calibri" w:eastAsia="Calibri" w:hAnsi="Calibri" w:cs="Times New Roman"/>
        </w:rPr>
      </w:pPr>
      <w:ins w:id="22099" w:author="UTENTE" w:date="2020-06-30T19:00:00Z">
        <w:r w:rsidRPr="00181FFC">
          <w:rPr>
            <w:rFonts w:ascii="Calibri" w:eastAsia="Calibri" w:hAnsi="Calibri" w:cs="Times New Roman"/>
          </w:rPr>
          <w:t>1087.</w:t>
        </w:r>
        <w:r w:rsidRPr="00181FFC">
          <w:rPr>
            <w:rFonts w:ascii="Calibri" w:eastAsia="Calibri" w:hAnsi="Calibri" w:cs="Times New Roman"/>
          </w:rPr>
          <w:tab/>
          <w:t>n "La mia voce è fioca, distante.{w} Tutto quello che dice è vero - è come se riuscisse a leggermi dentro."</w:t>
        </w:r>
      </w:ins>
    </w:p>
    <w:p w14:paraId="54B1367F" w14:textId="77777777" w:rsidR="00181FFC" w:rsidRPr="00181FFC" w:rsidRDefault="00181FFC" w:rsidP="00181FFC">
      <w:pPr>
        <w:spacing w:line="600" w:lineRule="auto"/>
        <w:jc w:val="left"/>
        <w:rPr>
          <w:ins w:id="22100" w:author="UTENTE" w:date="2020-06-30T19:00:00Z"/>
          <w:rFonts w:ascii="Calibri" w:eastAsia="Calibri" w:hAnsi="Calibri" w:cs="Times New Roman"/>
        </w:rPr>
      </w:pPr>
      <w:ins w:id="22101" w:author="UTENTE" w:date="2020-06-30T19:00:00Z">
        <w:r w:rsidRPr="00181FFC">
          <w:rPr>
            <w:rFonts w:ascii="Calibri" w:eastAsia="Calibri" w:hAnsi="Calibri" w:cs="Times New Roman"/>
          </w:rPr>
          <w:t>1088.</w:t>
        </w:r>
        <w:r w:rsidRPr="00181FFC">
          <w:rPr>
            <w:rFonts w:ascii="Calibri" w:eastAsia="Calibri" w:hAnsi="Calibri" w:cs="Times New Roman"/>
          </w:rPr>
          <w:tab/>
          <w:t>n "Ma i suoi occhi…{w}Sono così ipnotizzanti, così confortanti, così…"</w:t>
        </w:r>
        <w:r w:rsidRPr="00181FFC">
          <w:rPr>
            <w:rFonts w:ascii="Calibri" w:eastAsia="Calibri" w:hAnsi="Calibri" w:cs="Times New Roman"/>
          </w:rPr>
          <w:br w:type="page"/>
        </w:r>
      </w:ins>
    </w:p>
    <w:p w14:paraId="2D848B97" w14:textId="77777777" w:rsidR="00181FFC" w:rsidRPr="00181FFC" w:rsidRDefault="00181FFC" w:rsidP="00181FFC">
      <w:pPr>
        <w:spacing w:line="600" w:lineRule="auto"/>
        <w:jc w:val="left"/>
        <w:rPr>
          <w:ins w:id="22102" w:author="UTENTE" w:date="2020-06-30T19:00:00Z"/>
          <w:rFonts w:ascii="Calibri" w:eastAsia="Calibri" w:hAnsi="Calibri" w:cs="Times New Roman"/>
          <w:lang w:val="en-US"/>
        </w:rPr>
      </w:pPr>
      <w:ins w:id="22103" w:author="UTENTE" w:date="2020-06-30T19:00:00Z">
        <w:r w:rsidRPr="00181FFC">
          <w:rPr>
            <w:rFonts w:ascii="Calibri" w:eastAsia="Calibri" w:hAnsi="Calibri" w:cs="Times New Roman"/>
            <w:lang w:val="en-US"/>
          </w:rPr>
          <w:lastRenderedPageBreak/>
          <w:t>1089.</w:t>
        </w:r>
        <w:r w:rsidRPr="00181FFC">
          <w:rPr>
            <w:rFonts w:ascii="Calibri" w:eastAsia="Calibri" w:hAnsi="Calibri" w:cs="Times New Roman"/>
            <w:lang w:val="en-US"/>
          </w:rPr>
          <w:tab/>
          <w:t>b "\"But it's dangerous, isn't it? The two of you against a big, bad vampire, who might just take one of you as a new pet to replace David…\""</w:t>
        </w:r>
      </w:ins>
    </w:p>
    <w:p w14:paraId="50EBF772" w14:textId="77777777" w:rsidR="00181FFC" w:rsidRPr="00181FFC" w:rsidRDefault="00181FFC" w:rsidP="00181FFC">
      <w:pPr>
        <w:spacing w:line="600" w:lineRule="auto"/>
        <w:jc w:val="left"/>
        <w:rPr>
          <w:ins w:id="22104" w:author="UTENTE" w:date="2020-06-30T19:00:00Z"/>
          <w:rFonts w:ascii="Calibri" w:eastAsia="Calibri" w:hAnsi="Calibri" w:cs="Times New Roman"/>
          <w:lang w:val="en-US"/>
        </w:rPr>
      </w:pPr>
      <w:ins w:id="22105" w:author="UTENTE" w:date="2020-06-30T19:00:00Z">
        <w:r w:rsidRPr="00181FFC">
          <w:rPr>
            <w:rFonts w:ascii="Calibri" w:eastAsia="Calibri" w:hAnsi="Calibri" w:cs="Times New Roman"/>
            <w:lang w:val="en-US"/>
          </w:rPr>
          <w:t>1090.</w:t>
        </w:r>
        <w:r w:rsidRPr="00181FFC">
          <w:rPr>
            <w:rFonts w:ascii="Calibri" w:eastAsia="Calibri" w:hAnsi="Calibri" w:cs="Times New Roman"/>
            <w:lang w:val="en-US"/>
          </w:rPr>
          <w:tab/>
          <w:t>b "\"So what if there was another way to have Luka, [mc]?\""</w:t>
        </w:r>
      </w:ins>
    </w:p>
    <w:p w14:paraId="0780B738" w14:textId="77777777" w:rsidR="00181FFC" w:rsidRPr="00181FFC" w:rsidRDefault="00181FFC" w:rsidP="00181FFC">
      <w:pPr>
        <w:spacing w:line="600" w:lineRule="auto"/>
        <w:jc w:val="left"/>
        <w:rPr>
          <w:ins w:id="22106" w:author="UTENTE" w:date="2020-06-30T19:00:00Z"/>
          <w:rFonts w:ascii="Calibri" w:eastAsia="Calibri" w:hAnsi="Calibri" w:cs="Times New Roman"/>
          <w:lang w:val="en-US"/>
        </w:rPr>
      </w:pPr>
      <w:ins w:id="22107" w:author="UTENTE" w:date="2020-06-30T19:00:00Z">
        <w:r w:rsidRPr="00181FFC">
          <w:rPr>
            <w:rFonts w:ascii="Calibri" w:eastAsia="Calibri" w:hAnsi="Calibri" w:cs="Times New Roman"/>
            <w:lang w:val="en-US"/>
          </w:rPr>
          <w:t>1091.</w:t>
        </w:r>
        <w:r w:rsidRPr="00181FFC">
          <w:rPr>
            <w:rFonts w:ascii="Calibri" w:eastAsia="Calibri" w:hAnsi="Calibri" w:cs="Times New Roman"/>
            <w:lang w:val="en-US"/>
          </w:rPr>
          <w:tab/>
          <w:t>b "\"Another way to make him happy… and to make him yours?\""</w:t>
        </w:r>
      </w:ins>
    </w:p>
    <w:p w14:paraId="70019AE9" w14:textId="77777777" w:rsidR="00181FFC" w:rsidRPr="00181FFC" w:rsidRDefault="00181FFC" w:rsidP="00181FFC">
      <w:pPr>
        <w:spacing w:line="600" w:lineRule="auto"/>
        <w:jc w:val="left"/>
        <w:rPr>
          <w:ins w:id="22108" w:author="UTENTE" w:date="2020-06-30T19:00:00Z"/>
          <w:rFonts w:ascii="Calibri" w:eastAsia="Calibri" w:hAnsi="Calibri" w:cs="Times New Roman"/>
          <w:lang w:val="en-US"/>
        </w:rPr>
      </w:pPr>
      <w:ins w:id="22109" w:author="UTENTE" w:date="2020-06-30T19:00:00Z">
        <w:r w:rsidRPr="00181FFC">
          <w:rPr>
            <w:rFonts w:ascii="Calibri" w:eastAsia="Calibri" w:hAnsi="Calibri" w:cs="Times New Roman"/>
            <w:lang w:val="en-US"/>
          </w:rPr>
          <w:t>1092.</w:t>
        </w:r>
        <w:r w:rsidRPr="00181FFC">
          <w:rPr>
            <w:rFonts w:ascii="Calibri" w:eastAsia="Calibri" w:hAnsi="Calibri" w:cs="Times New Roman"/>
            <w:lang w:val="en-US"/>
          </w:rPr>
          <w:tab/>
          <w:t>mcp "\"…\""</w:t>
        </w:r>
      </w:ins>
    </w:p>
    <w:p w14:paraId="08A0C5FF" w14:textId="77777777" w:rsidR="00181FFC" w:rsidRPr="00181FFC" w:rsidRDefault="00181FFC" w:rsidP="00181FFC">
      <w:pPr>
        <w:spacing w:line="600" w:lineRule="auto"/>
        <w:jc w:val="left"/>
        <w:rPr>
          <w:ins w:id="22110" w:author="UTENTE" w:date="2020-06-30T19:00:00Z"/>
          <w:rFonts w:ascii="Calibri" w:eastAsia="Calibri" w:hAnsi="Calibri" w:cs="Times New Roman"/>
          <w:lang w:val="en-US"/>
        </w:rPr>
      </w:pPr>
      <w:ins w:id="22111" w:author="UTENTE" w:date="2020-06-30T19:00:00Z">
        <w:r w:rsidRPr="00181FFC">
          <w:rPr>
            <w:rFonts w:ascii="Calibri" w:eastAsia="Calibri" w:hAnsi="Calibri" w:cs="Times New Roman"/>
            <w:lang w:val="en-US"/>
          </w:rPr>
          <w:t>1093.</w:t>
        </w:r>
        <w:r w:rsidRPr="00181FFC">
          <w:rPr>
            <w:rFonts w:ascii="Calibri" w:eastAsia="Calibri" w:hAnsi="Calibri" w:cs="Times New Roman"/>
            <w:lang w:val="en-US"/>
          </w:rPr>
          <w:tab/>
          <w:t>n "His voice drips warmly into my ear, coaxing, soothing."</w:t>
        </w:r>
      </w:ins>
    </w:p>
    <w:p w14:paraId="1AD88A1A" w14:textId="77777777" w:rsidR="00181FFC" w:rsidRPr="00181FFC" w:rsidRDefault="00181FFC" w:rsidP="00181FFC">
      <w:pPr>
        <w:spacing w:line="600" w:lineRule="auto"/>
        <w:jc w:val="left"/>
        <w:rPr>
          <w:ins w:id="22112" w:author="UTENTE" w:date="2020-06-30T19:00:00Z"/>
          <w:rFonts w:ascii="Calibri" w:eastAsia="Calibri" w:hAnsi="Calibri" w:cs="Times New Roman"/>
          <w:lang w:val="en-US"/>
        </w:rPr>
      </w:pPr>
      <w:ins w:id="22113" w:author="UTENTE" w:date="2020-06-30T19:00:00Z">
        <w:r w:rsidRPr="00181FFC">
          <w:rPr>
            <w:rFonts w:ascii="Calibri" w:eastAsia="Calibri" w:hAnsi="Calibri" w:cs="Times New Roman"/>
            <w:lang w:val="en-US"/>
          </w:rPr>
          <w:t>1094.</w:t>
        </w:r>
        <w:r w:rsidRPr="00181FFC">
          <w:rPr>
            <w:rFonts w:ascii="Calibri" w:eastAsia="Calibri" w:hAnsi="Calibri" w:cs="Times New Roman"/>
            <w:lang w:val="en-US"/>
          </w:rPr>
          <w:tab/>
          <w:t>n "To make Luka mine…{w} Yes, that's what I want."</w:t>
        </w:r>
      </w:ins>
    </w:p>
    <w:p w14:paraId="0036BF59" w14:textId="77777777" w:rsidR="00181FFC" w:rsidRPr="00181FFC" w:rsidRDefault="00181FFC" w:rsidP="00181FFC">
      <w:pPr>
        <w:spacing w:line="600" w:lineRule="auto"/>
        <w:jc w:val="left"/>
        <w:rPr>
          <w:ins w:id="22114" w:author="UTENTE" w:date="2020-06-30T19:00:00Z"/>
          <w:rFonts w:ascii="Calibri" w:eastAsia="Calibri" w:hAnsi="Calibri" w:cs="Times New Roman"/>
          <w:lang w:val="en-US"/>
        </w:rPr>
      </w:pPr>
      <w:ins w:id="22115" w:author="UTENTE" w:date="2020-06-30T19:00:00Z">
        <w:r w:rsidRPr="00181FFC">
          <w:rPr>
            <w:rFonts w:ascii="Calibri" w:eastAsia="Calibri" w:hAnsi="Calibri" w:cs="Times New Roman"/>
            <w:lang w:val="en-US"/>
          </w:rPr>
          <w:t>1095.</w:t>
        </w:r>
        <w:r w:rsidRPr="00181FFC">
          <w:rPr>
            <w:rFonts w:ascii="Calibri" w:eastAsia="Calibri" w:hAnsi="Calibri" w:cs="Times New Roman"/>
            <w:lang w:val="en-US"/>
          </w:rPr>
          <w:tab/>
          <w:t>b "\"Join me.\""</w:t>
        </w:r>
      </w:ins>
    </w:p>
    <w:p w14:paraId="4F5759C6" w14:textId="77777777" w:rsidR="00181FFC" w:rsidRPr="00181FFC" w:rsidRDefault="00181FFC" w:rsidP="00181FFC">
      <w:pPr>
        <w:spacing w:line="600" w:lineRule="auto"/>
        <w:jc w:val="left"/>
        <w:rPr>
          <w:ins w:id="22116" w:author="UTENTE" w:date="2020-06-30T19:00:00Z"/>
          <w:rFonts w:ascii="Calibri" w:eastAsia="Calibri" w:hAnsi="Calibri" w:cs="Times New Roman"/>
          <w:lang w:val="en-US"/>
        </w:rPr>
      </w:pPr>
      <w:ins w:id="22117" w:author="UTENTE" w:date="2020-06-30T19:00:00Z">
        <w:r w:rsidRPr="00181FFC">
          <w:rPr>
            <w:rFonts w:ascii="Calibri" w:eastAsia="Calibri" w:hAnsi="Calibri" w:cs="Times New Roman"/>
            <w:lang w:val="en-US"/>
          </w:rPr>
          <w:t>1096.</w:t>
        </w:r>
        <w:r w:rsidRPr="00181FFC">
          <w:rPr>
            <w:rFonts w:ascii="Calibri" w:eastAsia="Calibri" w:hAnsi="Calibri" w:cs="Times New Roman"/>
            <w:lang w:val="en-US"/>
          </w:rPr>
          <w:tab/>
          <w:t>b "\"Accept the embrace into my coven, and Luka will be yours forever.\""</w:t>
        </w:r>
      </w:ins>
    </w:p>
    <w:p w14:paraId="651BF3B8" w14:textId="77777777" w:rsidR="00181FFC" w:rsidRPr="00181FFC" w:rsidRDefault="00181FFC" w:rsidP="00181FFC">
      <w:pPr>
        <w:spacing w:line="600" w:lineRule="auto"/>
        <w:jc w:val="left"/>
        <w:rPr>
          <w:ins w:id="22118" w:author="UTENTE" w:date="2020-06-30T19:00:00Z"/>
          <w:rFonts w:ascii="Calibri" w:eastAsia="Calibri" w:hAnsi="Calibri" w:cs="Times New Roman"/>
          <w:lang w:val="en-US"/>
        </w:rPr>
      </w:pPr>
      <w:ins w:id="22119" w:author="UTENTE" w:date="2020-06-30T19:00:00Z">
        <w:r w:rsidRPr="00181FFC">
          <w:rPr>
            <w:rFonts w:ascii="Calibri" w:eastAsia="Calibri" w:hAnsi="Calibri" w:cs="Times New Roman"/>
            <w:lang w:val="en-US"/>
          </w:rPr>
          <w:t>1097.</w:t>
        </w:r>
        <w:r w:rsidRPr="00181FFC">
          <w:rPr>
            <w:rFonts w:ascii="Calibri" w:eastAsia="Calibri" w:hAnsi="Calibri" w:cs="Times New Roman"/>
            <w:lang w:val="en-US"/>
          </w:rPr>
          <w:tab/>
          <w:t>mcp "\"Accept the… embrace…?\""</w:t>
        </w:r>
      </w:ins>
    </w:p>
    <w:p w14:paraId="7C61CC8E" w14:textId="77777777" w:rsidR="00181FFC" w:rsidRPr="00181FFC" w:rsidRDefault="00181FFC" w:rsidP="00181FFC">
      <w:pPr>
        <w:spacing w:line="600" w:lineRule="auto"/>
        <w:jc w:val="left"/>
        <w:rPr>
          <w:ins w:id="22120" w:author="UTENTE" w:date="2020-06-30T19:00:00Z"/>
          <w:rFonts w:ascii="Calibri" w:eastAsia="Calibri" w:hAnsi="Calibri" w:cs="Times New Roman"/>
          <w:lang w:val="en-US"/>
        </w:rPr>
      </w:pPr>
      <w:ins w:id="22121" w:author="UTENTE" w:date="2020-06-30T19:00:00Z">
        <w:r w:rsidRPr="00181FFC">
          <w:rPr>
            <w:rFonts w:ascii="Calibri" w:eastAsia="Calibri" w:hAnsi="Calibri" w:cs="Times New Roman"/>
            <w:lang w:val="en-US"/>
          </w:rPr>
          <w:t>1098.</w:t>
        </w:r>
        <w:r w:rsidRPr="00181FFC">
          <w:rPr>
            <w:rFonts w:ascii="Calibri" w:eastAsia="Calibri" w:hAnsi="Calibri" w:cs="Times New Roman"/>
            <w:lang w:val="en-US"/>
          </w:rPr>
          <w:tab/>
          <w:t>mcp "\"I… I…\""</w:t>
        </w:r>
      </w:ins>
    </w:p>
    <w:p w14:paraId="4EF1674F" w14:textId="77777777" w:rsidR="00181FFC" w:rsidRPr="00181FFC" w:rsidRDefault="00181FFC" w:rsidP="00181FFC">
      <w:pPr>
        <w:spacing w:line="600" w:lineRule="auto"/>
        <w:jc w:val="left"/>
        <w:rPr>
          <w:ins w:id="22122" w:author="UTENTE" w:date="2020-06-30T19:00:00Z"/>
          <w:rFonts w:ascii="Calibri" w:eastAsia="Calibri" w:hAnsi="Calibri" w:cs="Times New Roman"/>
          <w:lang w:val="en-US"/>
        </w:rPr>
      </w:pPr>
      <w:ins w:id="22123" w:author="UTENTE" w:date="2020-06-30T19:00:00Z">
        <w:r w:rsidRPr="00181FFC">
          <w:rPr>
            <w:rFonts w:ascii="Calibri" w:eastAsia="Calibri" w:hAnsi="Calibri" w:cs="Times New Roman"/>
            <w:lang w:val="en-US"/>
          </w:rPr>
          <w:t>1099.</w:t>
        </w:r>
        <w:r w:rsidRPr="00181FFC">
          <w:rPr>
            <w:rFonts w:ascii="Calibri" w:eastAsia="Calibri" w:hAnsi="Calibri" w:cs="Times New Roman"/>
            <w:lang w:val="en-US"/>
          </w:rPr>
          <w:tab/>
          <w:t>n "Should I really ––{w} can I really do this?"</w:t>
        </w:r>
      </w:ins>
    </w:p>
    <w:p w14:paraId="1E152821" w14:textId="77777777" w:rsidR="00181FFC" w:rsidRPr="00181FFC" w:rsidRDefault="00181FFC" w:rsidP="00181FFC">
      <w:pPr>
        <w:spacing w:line="600" w:lineRule="auto"/>
        <w:jc w:val="left"/>
        <w:rPr>
          <w:ins w:id="22124" w:author="UTENTE" w:date="2020-06-30T19:00:00Z"/>
          <w:rFonts w:ascii="Calibri" w:eastAsia="Calibri" w:hAnsi="Calibri" w:cs="Times New Roman"/>
          <w:lang w:val="en-US"/>
        </w:rPr>
      </w:pPr>
      <w:ins w:id="22125" w:author="UTENTE" w:date="2020-06-30T19:00:00Z">
        <w:r w:rsidRPr="00181FFC">
          <w:rPr>
            <w:rFonts w:ascii="Calibri" w:eastAsia="Calibri" w:hAnsi="Calibri" w:cs="Times New Roman"/>
            <w:lang w:val="en-US"/>
          </w:rPr>
          <w:t>1100.</w:t>
        </w:r>
        <w:r w:rsidRPr="00181FFC">
          <w:rPr>
            <w:rFonts w:ascii="Calibri" w:eastAsia="Calibri" w:hAnsi="Calibri" w:cs="Times New Roman"/>
            <w:lang w:val="en-US"/>
          </w:rPr>
          <w:tab/>
          <w:t>n "I want to, but for some reason, it feels like I'm in a dream, and I don't know what'll happen after I wake up…"</w:t>
        </w:r>
      </w:ins>
    </w:p>
    <w:p w14:paraId="2CB13914" w14:textId="77777777" w:rsidR="00181FFC" w:rsidRPr="00181FFC" w:rsidRDefault="00181FFC" w:rsidP="00181FFC">
      <w:pPr>
        <w:spacing w:line="600" w:lineRule="auto"/>
        <w:jc w:val="left"/>
        <w:rPr>
          <w:ins w:id="22126" w:author="UTENTE" w:date="2020-06-30T19:00:00Z"/>
          <w:rFonts w:ascii="Calibri" w:eastAsia="Calibri" w:hAnsi="Calibri" w:cs="Times New Roman"/>
          <w:lang w:val="en-US"/>
        </w:rPr>
      </w:pPr>
      <w:ins w:id="22127" w:author="UTENTE" w:date="2020-06-30T19:00:00Z">
        <w:r w:rsidRPr="00181FFC">
          <w:rPr>
            <w:rFonts w:ascii="Calibri" w:eastAsia="Calibri" w:hAnsi="Calibri" w:cs="Times New Roman"/>
            <w:lang w:val="en-US"/>
          </w:rPr>
          <w:t>1101.</w:t>
        </w:r>
        <w:r w:rsidRPr="00181FFC">
          <w:rPr>
            <w:rFonts w:ascii="Calibri" w:eastAsia="Calibri" w:hAnsi="Calibri" w:cs="Times New Roman"/>
            <w:lang w:val="en-US"/>
          </w:rPr>
          <w:tab/>
          <w:t>b "\"He {i}needs{/i} you to look out for him, to love him, to protect him.\""</w:t>
        </w:r>
      </w:ins>
    </w:p>
    <w:p w14:paraId="25E78BDC" w14:textId="77777777" w:rsidR="00181FFC" w:rsidRPr="00181FFC" w:rsidRDefault="00181FFC" w:rsidP="00181FFC">
      <w:pPr>
        <w:spacing w:line="600" w:lineRule="auto"/>
        <w:jc w:val="left"/>
        <w:rPr>
          <w:ins w:id="22128" w:author="UTENTE" w:date="2020-06-30T19:00:00Z"/>
          <w:rFonts w:ascii="Calibri" w:eastAsia="Calibri" w:hAnsi="Calibri" w:cs="Times New Roman"/>
          <w:lang w:val="en-US"/>
        </w:rPr>
      </w:pPr>
      <w:ins w:id="22129" w:author="UTENTE" w:date="2020-06-30T19:00:00Z">
        <w:r w:rsidRPr="00181FFC">
          <w:rPr>
            <w:rFonts w:ascii="Calibri" w:eastAsia="Calibri" w:hAnsi="Calibri" w:cs="Times New Roman"/>
            <w:lang w:val="en-US"/>
          </w:rPr>
          <w:t>1102.</w:t>
        </w:r>
        <w:r w:rsidRPr="00181FFC">
          <w:rPr>
            <w:rFonts w:ascii="Calibri" w:eastAsia="Calibri" w:hAnsi="Calibri" w:cs="Times New Roman"/>
            <w:lang w:val="en-US"/>
          </w:rPr>
          <w:tab/>
          <w:t>n "…I weakly nod."</w:t>
        </w:r>
      </w:ins>
    </w:p>
    <w:p w14:paraId="3EED375C" w14:textId="77777777" w:rsidR="00181FFC" w:rsidRPr="00181FFC" w:rsidRDefault="00181FFC" w:rsidP="00181FFC">
      <w:pPr>
        <w:spacing w:line="600" w:lineRule="auto"/>
        <w:jc w:val="left"/>
        <w:rPr>
          <w:ins w:id="22130" w:author="UTENTE" w:date="2020-06-30T19:00:00Z"/>
          <w:rFonts w:ascii="Calibri" w:eastAsia="Calibri" w:hAnsi="Calibri" w:cs="Times New Roman"/>
          <w:lang w:val="en-US"/>
        </w:rPr>
      </w:pPr>
      <w:ins w:id="22131" w:author="UTENTE" w:date="2020-06-30T19:00:00Z">
        <w:r w:rsidRPr="00181FFC">
          <w:rPr>
            <w:rFonts w:ascii="Calibri" w:eastAsia="Calibri" w:hAnsi="Calibri" w:cs="Times New Roman"/>
            <w:lang w:val="en-US"/>
          </w:rPr>
          <w:t>1103.</w:t>
        </w:r>
        <w:r w:rsidRPr="00181FFC">
          <w:rPr>
            <w:rFonts w:ascii="Calibri" w:eastAsia="Calibri" w:hAnsi="Calibri" w:cs="Times New Roman"/>
            <w:lang w:val="en-US"/>
          </w:rPr>
          <w:tab/>
          <w:t>b "\"Then the choice is easy, isn't it?\""</w:t>
        </w:r>
      </w:ins>
    </w:p>
    <w:p w14:paraId="2D71A65B" w14:textId="77777777" w:rsidR="00181FFC" w:rsidRPr="00181FFC" w:rsidRDefault="00181FFC" w:rsidP="00181FFC">
      <w:pPr>
        <w:spacing w:line="600" w:lineRule="auto"/>
        <w:jc w:val="left"/>
        <w:rPr>
          <w:ins w:id="22132" w:author="UTENTE" w:date="2020-06-30T19:00:00Z"/>
          <w:rFonts w:ascii="Calibri" w:eastAsia="Calibri" w:hAnsi="Calibri" w:cs="Times New Roman"/>
          <w:lang w:val="en-US"/>
        </w:rPr>
      </w:pPr>
      <w:ins w:id="22133" w:author="UTENTE" w:date="2020-06-30T19:00:00Z">
        <w:r w:rsidRPr="00181FFC">
          <w:rPr>
            <w:rFonts w:ascii="Calibri" w:eastAsia="Calibri" w:hAnsi="Calibri" w:cs="Times New Roman"/>
            <w:lang w:val="en-US"/>
          </w:rPr>
          <w:t>1104.</w:t>
        </w:r>
        <w:r w:rsidRPr="00181FFC">
          <w:rPr>
            <w:rFonts w:ascii="Calibri" w:eastAsia="Calibri" w:hAnsi="Calibri" w:cs="Times New Roman"/>
            <w:lang w:val="en-US"/>
          </w:rPr>
          <w:tab/>
          <w:t>b "\"The only thing you have to do is say yes.\"" </w:t>
        </w:r>
        <w:r w:rsidRPr="00181FFC">
          <w:rPr>
            <w:rFonts w:ascii="Calibri" w:eastAsia="Calibri" w:hAnsi="Calibri" w:cs="Times New Roman"/>
            <w:lang w:val="en-US"/>
          </w:rPr>
          <w:br w:type="page"/>
        </w:r>
      </w:ins>
    </w:p>
    <w:p w14:paraId="7C07B40B" w14:textId="77777777" w:rsidR="00181FFC" w:rsidRPr="00181FFC" w:rsidRDefault="00181FFC" w:rsidP="00181FFC">
      <w:pPr>
        <w:spacing w:line="600" w:lineRule="auto"/>
        <w:jc w:val="left"/>
        <w:rPr>
          <w:ins w:id="22134" w:author="UTENTE" w:date="2020-06-30T19:00:00Z"/>
          <w:rFonts w:ascii="Calibri" w:eastAsia="Calibri" w:hAnsi="Calibri" w:cs="Times New Roman"/>
        </w:rPr>
      </w:pPr>
      <w:ins w:id="22135" w:author="UTENTE" w:date="2020-06-30T19:00:00Z">
        <w:r w:rsidRPr="00181FFC">
          <w:rPr>
            <w:rFonts w:ascii="Calibri" w:eastAsia="Calibri" w:hAnsi="Calibri" w:cs="Times New Roman"/>
          </w:rPr>
          <w:lastRenderedPageBreak/>
          <w:t>1089.</w:t>
        </w:r>
        <w:r w:rsidRPr="00181FFC">
          <w:rPr>
            <w:rFonts w:ascii="Calibri" w:eastAsia="Calibri" w:hAnsi="Calibri" w:cs="Times New Roman"/>
          </w:rPr>
          <w:tab/>
          <w:t>b "\"Ma è pericolo, giusto? Voi due contro un vampiro grande e cattivo, che potrebbe tranquillamente prendere uno di voi come nuovo cagnolino per rimpiazzare David…\""</w:t>
        </w:r>
      </w:ins>
    </w:p>
    <w:p w14:paraId="4E92F2AC" w14:textId="77777777" w:rsidR="00181FFC" w:rsidRPr="00181FFC" w:rsidRDefault="00181FFC" w:rsidP="00181FFC">
      <w:pPr>
        <w:spacing w:line="600" w:lineRule="auto"/>
        <w:jc w:val="left"/>
        <w:rPr>
          <w:ins w:id="22136" w:author="UTENTE" w:date="2020-06-30T19:00:00Z"/>
          <w:rFonts w:ascii="Calibri" w:eastAsia="Calibri" w:hAnsi="Calibri" w:cs="Times New Roman"/>
        </w:rPr>
      </w:pPr>
      <w:ins w:id="22137" w:author="UTENTE" w:date="2020-06-30T19:00:00Z">
        <w:r w:rsidRPr="00181FFC">
          <w:rPr>
            <w:rFonts w:ascii="Calibri" w:eastAsia="Calibri" w:hAnsi="Calibri" w:cs="Times New Roman"/>
          </w:rPr>
          <w:t>1090.</w:t>
        </w:r>
        <w:r w:rsidRPr="00181FFC">
          <w:rPr>
            <w:rFonts w:ascii="Calibri" w:eastAsia="Calibri" w:hAnsi="Calibri" w:cs="Times New Roman"/>
          </w:rPr>
          <w:tab/>
          <w:t>b "\"E se ci fosse un altro modo per avere Luka, [mc]?\""</w:t>
        </w:r>
      </w:ins>
    </w:p>
    <w:p w14:paraId="767480E1" w14:textId="77777777" w:rsidR="00181FFC" w:rsidRPr="00181FFC" w:rsidRDefault="00181FFC" w:rsidP="00181FFC">
      <w:pPr>
        <w:spacing w:line="600" w:lineRule="auto"/>
        <w:jc w:val="left"/>
        <w:rPr>
          <w:ins w:id="22138" w:author="UTENTE" w:date="2020-06-30T19:00:00Z"/>
          <w:rFonts w:ascii="Calibri" w:eastAsia="Calibri" w:hAnsi="Calibri" w:cs="Times New Roman"/>
        </w:rPr>
      </w:pPr>
      <w:ins w:id="22139" w:author="UTENTE" w:date="2020-06-30T19:00:00Z">
        <w:r w:rsidRPr="00181FFC">
          <w:rPr>
            <w:rFonts w:ascii="Calibri" w:eastAsia="Calibri" w:hAnsi="Calibri" w:cs="Times New Roman"/>
          </w:rPr>
          <w:t>1091.</w:t>
        </w:r>
        <w:r w:rsidRPr="00181FFC">
          <w:rPr>
            <w:rFonts w:ascii="Calibri" w:eastAsia="Calibri" w:hAnsi="Calibri" w:cs="Times New Roman"/>
          </w:rPr>
          <w:tab/>
          <w:t>b "\"Un altro modo per renderlo felice… e farlo tuo?\""</w:t>
        </w:r>
      </w:ins>
    </w:p>
    <w:p w14:paraId="6E81341E" w14:textId="77777777" w:rsidR="00181FFC" w:rsidRPr="00181FFC" w:rsidRDefault="00181FFC" w:rsidP="00181FFC">
      <w:pPr>
        <w:spacing w:line="600" w:lineRule="auto"/>
        <w:jc w:val="left"/>
        <w:rPr>
          <w:ins w:id="22140" w:author="UTENTE" w:date="2020-06-30T19:00:00Z"/>
          <w:rFonts w:ascii="Calibri" w:eastAsia="Calibri" w:hAnsi="Calibri" w:cs="Times New Roman"/>
        </w:rPr>
      </w:pPr>
      <w:ins w:id="22141" w:author="UTENTE" w:date="2020-06-30T19:00:00Z">
        <w:r w:rsidRPr="00181FFC">
          <w:rPr>
            <w:rFonts w:ascii="Calibri" w:eastAsia="Calibri" w:hAnsi="Calibri" w:cs="Times New Roman"/>
          </w:rPr>
          <w:t>1092.</w:t>
        </w:r>
        <w:r w:rsidRPr="00181FFC">
          <w:rPr>
            <w:rFonts w:ascii="Calibri" w:eastAsia="Calibri" w:hAnsi="Calibri" w:cs="Times New Roman"/>
          </w:rPr>
          <w:tab/>
          <w:t>mcp "\"…\""</w:t>
        </w:r>
      </w:ins>
    </w:p>
    <w:p w14:paraId="6DB950D1" w14:textId="77777777" w:rsidR="00181FFC" w:rsidRPr="00181FFC" w:rsidRDefault="00181FFC" w:rsidP="00181FFC">
      <w:pPr>
        <w:spacing w:line="600" w:lineRule="auto"/>
        <w:jc w:val="left"/>
        <w:rPr>
          <w:ins w:id="22142" w:author="UTENTE" w:date="2020-06-30T19:00:00Z"/>
          <w:rFonts w:ascii="Calibri" w:eastAsia="Calibri" w:hAnsi="Calibri" w:cs="Times New Roman"/>
        </w:rPr>
      </w:pPr>
      <w:ins w:id="22143" w:author="UTENTE" w:date="2020-06-30T19:00:00Z">
        <w:r w:rsidRPr="00181FFC">
          <w:rPr>
            <w:rFonts w:ascii="Calibri" w:eastAsia="Calibri" w:hAnsi="Calibri" w:cs="Times New Roman"/>
          </w:rPr>
          <w:t>1093.</w:t>
        </w:r>
        <w:r w:rsidRPr="00181FFC">
          <w:rPr>
            <w:rFonts w:ascii="Calibri" w:eastAsia="Calibri" w:hAnsi="Calibri" w:cs="Times New Roman"/>
          </w:rPr>
          <w:tab/>
          <w:t>n "La sua voce gocciola nel mio orecchio, calda, persuadente, rilassante."</w:t>
        </w:r>
      </w:ins>
    </w:p>
    <w:p w14:paraId="795E4DBF" w14:textId="77777777" w:rsidR="00181FFC" w:rsidRPr="00181FFC" w:rsidRDefault="00181FFC" w:rsidP="00181FFC">
      <w:pPr>
        <w:spacing w:line="600" w:lineRule="auto"/>
        <w:jc w:val="left"/>
        <w:rPr>
          <w:ins w:id="22144" w:author="UTENTE" w:date="2020-06-30T19:00:00Z"/>
          <w:rFonts w:ascii="Calibri" w:eastAsia="Calibri" w:hAnsi="Calibri" w:cs="Times New Roman"/>
        </w:rPr>
      </w:pPr>
      <w:ins w:id="22145" w:author="UTENTE" w:date="2020-06-30T19:00:00Z">
        <w:r w:rsidRPr="00181FFC">
          <w:rPr>
            <w:rFonts w:ascii="Calibri" w:eastAsia="Calibri" w:hAnsi="Calibri" w:cs="Times New Roman"/>
          </w:rPr>
          <w:t>1094.</w:t>
        </w:r>
        <w:r w:rsidRPr="00181FFC">
          <w:rPr>
            <w:rFonts w:ascii="Calibri" w:eastAsia="Calibri" w:hAnsi="Calibri" w:cs="Times New Roman"/>
          </w:rPr>
          <w:tab/>
          <w:t>n "Fare mio Luka… {w} Sì, è quello che voglio."</w:t>
        </w:r>
      </w:ins>
    </w:p>
    <w:p w14:paraId="31D980EA" w14:textId="77777777" w:rsidR="00181FFC" w:rsidRPr="00181FFC" w:rsidRDefault="00181FFC" w:rsidP="00181FFC">
      <w:pPr>
        <w:spacing w:line="600" w:lineRule="auto"/>
        <w:jc w:val="left"/>
        <w:rPr>
          <w:ins w:id="22146" w:author="UTENTE" w:date="2020-06-30T19:00:00Z"/>
          <w:rFonts w:ascii="Calibri" w:eastAsia="Calibri" w:hAnsi="Calibri" w:cs="Times New Roman"/>
        </w:rPr>
      </w:pPr>
      <w:ins w:id="22147" w:author="UTENTE" w:date="2020-06-30T19:00:00Z">
        <w:r w:rsidRPr="00181FFC">
          <w:rPr>
            <w:rFonts w:ascii="Calibri" w:eastAsia="Calibri" w:hAnsi="Calibri" w:cs="Times New Roman"/>
          </w:rPr>
          <w:t>1095.</w:t>
        </w:r>
        <w:r w:rsidRPr="00181FFC">
          <w:rPr>
            <w:rFonts w:ascii="Calibri" w:eastAsia="Calibri" w:hAnsi="Calibri" w:cs="Times New Roman"/>
          </w:rPr>
          <w:tab/>
          <w:t>b "\"Unisciti a me.\""</w:t>
        </w:r>
      </w:ins>
    </w:p>
    <w:p w14:paraId="00335379" w14:textId="77777777" w:rsidR="00181FFC" w:rsidRPr="00181FFC" w:rsidRDefault="00181FFC" w:rsidP="00181FFC">
      <w:pPr>
        <w:spacing w:line="600" w:lineRule="auto"/>
        <w:jc w:val="left"/>
        <w:rPr>
          <w:ins w:id="22148" w:author="UTENTE" w:date="2020-06-30T19:00:00Z"/>
          <w:rFonts w:ascii="Calibri" w:eastAsia="Calibri" w:hAnsi="Calibri" w:cs="Times New Roman"/>
        </w:rPr>
      </w:pPr>
      <w:ins w:id="22149" w:author="UTENTE" w:date="2020-06-30T19:00:00Z">
        <w:r w:rsidRPr="00181FFC">
          <w:rPr>
            <w:rFonts w:ascii="Calibri" w:eastAsia="Calibri" w:hAnsi="Calibri" w:cs="Times New Roman"/>
          </w:rPr>
          <w:t>1096.</w:t>
        </w:r>
        <w:r w:rsidRPr="00181FFC">
          <w:rPr>
            <w:rFonts w:ascii="Calibri" w:eastAsia="Calibri" w:hAnsi="Calibri" w:cs="Times New Roman"/>
          </w:rPr>
          <w:tab/>
          <w:t>b "\"Accetta l'abbraccio ed entra nel mio coven e Luka sarà tuo per sempre.\""</w:t>
        </w:r>
      </w:ins>
    </w:p>
    <w:p w14:paraId="4C1600DA" w14:textId="77777777" w:rsidR="00181FFC" w:rsidRPr="00181FFC" w:rsidRDefault="00181FFC" w:rsidP="00181FFC">
      <w:pPr>
        <w:spacing w:line="600" w:lineRule="auto"/>
        <w:jc w:val="left"/>
        <w:rPr>
          <w:ins w:id="22150" w:author="UTENTE" w:date="2020-06-30T19:00:00Z"/>
          <w:rFonts w:ascii="Calibri" w:eastAsia="Calibri" w:hAnsi="Calibri" w:cs="Times New Roman"/>
        </w:rPr>
      </w:pPr>
      <w:ins w:id="22151" w:author="UTENTE" w:date="2020-06-30T19:00:00Z">
        <w:r w:rsidRPr="00181FFC">
          <w:rPr>
            <w:rFonts w:ascii="Calibri" w:eastAsia="Calibri" w:hAnsi="Calibri" w:cs="Times New Roman"/>
          </w:rPr>
          <w:t>1097.</w:t>
        </w:r>
        <w:r w:rsidRPr="00181FFC">
          <w:rPr>
            <w:rFonts w:ascii="Calibri" w:eastAsia="Calibri" w:hAnsi="Calibri" w:cs="Times New Roman"/>
          </w:rPr>
          <w:tab/>
          <w:t>mcp "\"Accetta… l'abbraccio…?\""</w:t>
        </w:r>
      </w:ins>
    </w:p>
    <w:p w14:paraId="032B985F" w14:textId="77777777" w:rsidR="00181FFC" w:rsidRPr="00181FFC" w:rsidRDefault="00181FFC" w:rsidP="00181FFC">
      <w:pPr>
        <w:spacing w:line="600" w:lineRule="auto"/>
        <w:jc w:val="left"/>
        <w:rPr>
          <w:ins w:id="22152" w:author="UTENTE" w:date="2020-06-30T19:00:00Z"/>
          <w:rFonts w:ascii="Calibri" w:eastAsia="Calibri" w:hAnsi="Calibri" w:cs="Times New Roman"/>
        </w:rPr>
      </w:pPr>
      <w:ins w:id="22153" w:author="UTENTE" w:date="2020-06-30T19:00:00Z">
        <w:r w:rsidRPr="00181FFC">
          <w:rPr>
            <w:rFonts w:ascii="Calibri" w:eastAsia="Calibri" w:hAnsi="Calibri" w:cs="Times New Roman"/>
          </w:rPr>
          <w:t>1098.</w:t>
        </w:r>
        <w:r w:rsidRPr="00181FFC">
          <w:rPr>
            <w:rFonts w:ascii="Calibri" w:eastAsia="Calibri" w:hAnsi="Calibri" w:cs="Times New Roman"/>
          </w:rPr>
          <w:tab/>
          <w:t>mcp "\"Io… io…\""</w:t>
        </w:r>
      </w:ins>
    </w:p>
    <w:p w14:paraId="3A8128F6" w14:textId="77777777" w:rsidR="00181FFC" w:rsidRPr="00181FFC" w:rsidRDefault="00181FFC" w:rsidP="00181FFC">
      <w:pPr>
        <w:spacing w:line="600" w:lineRule="auto"/>
        <w:jc w:val="left"/>
        <w:rPr>
          <w:ins w:id="22154" w:author="UTENTE" w:date="2020-06-30T19:00:00Z"/>
          <w:rFonts w:ascii="Calibri" w:eastAsia="Calibri" w:hAnsi="Calibri" w:cs="Times New Roman"/>
        </w:rPr>
      </w:pPr>
      <w:ins w:id="22155" w:author="UTENTE" w:date="2020-06-30T19:00:00Z">
        <w:r w:rsidRPr="00181FFC">
          <w:rPr>
            <w:rFonts w:ascii="Calibri" w:eastAsia="Calibri" w:hAnsi="Calibri" w:cs="Times New Roman"/>
          </w:rPr>
          <w:t>1099.</w:t>
        </w:r>
        <w:r w:rsidRPr="00181FFC">
          <w:rPr>
            <w:rFonts w:ascii="Calibri" w:eastAsia="Calibri" w:hAnsi="Calibri" w:cs="Times New Roman"/>
          </w:rPr>
          <w:tab/>
          <w:t>n "Dovrei davvero --{w} potrei davvero farlo?"</w:t>
        </w:r>
      </w:ins>
    </w:p>
    <w:p w14:paraId="080D44E8" w14:textId="77777777" w:rsidR="00181FFC" w:rsidRPr="00181FFC" w:rsidRDefault="00181FFC" w:rsidP="00181FFC">
      <w:pPr>
        <w:spacing w:line="600" w:lineRule="auto"/>
        <w:jc w:val="left"/>
        <w:rPr>
          <w:ins w:id="22156" w:author="UTENTE" w:date="2020-06-30T19:00:00Z"/>
          <w:rFonts w:ascii="Calibri" w:eastAsia="Calibri" w:hAnsi="Calibri" w:cs="Times New Roman"/>
        </w:rPr>
      </w:pPr>
      <w:ins w:id="22157" w:author="UTENTE" w:date="2020-06-30T19:00:00Z">
        <w:r w:rsidRPr="00181FFC">
          <w:rPr>
            <w:rFonts w:ascii="Calibri" w:eastAsia="Calibri" w:hAnsi="Calibri" w:cs="Times New Roman"/>
          </w:rPr>
          <w:t>1100.</w:t>
        </w:r>
        <w:r w:rsidRPr="00181FFC">
          <w:rPr>
            <w:rFonts w:ascii="Calibri" w:eastAsia="Calibri" w:hAnsi="Calibri" w:cs="Times New Roman"/>
          </w:rPr>
          <w:tab/>
          <w:t>n "Vorrei, ma per qualche motivo, mi sento come in un sogno, e non so cosa succederà dopo che mi sarò svegliato…"</w:t>
        </w:r>
      </w:ins>
    </w:p>
    <w:p w14:paraId="0019331B" w14:textId="77777777" w:rsidR="00181FFC" w:rsidRPr="00181FFC" w:rsidRDefault="00181FFC" w:rsidP="00181FFC">
      <w:pPr>
        <w:spacing w:line="600" w:lineRule="auto"/>
        <w:jc w:val="left"/>
        <w:rPr>
          <w:ins w:id="22158" w:author="UTENTE" w:date="2020-06-30T19:00:00Z"/>
          <w:rFonts w:ascii="Calibri" w:eastAsia="Calibri" w:hAnsi="Calibri" w:cs="Times New Roman"/>
        </w:rPr>
      </w:pPr>
      <w:ins w:id="22159" w:author="UTENTE" w:date="2020-06-30T19:00:00Z">
        <w:r w:rsidRPr="00181FFC">
          <w:rPr>
            <w:rFonts w:ascii="Calibri" w:eastAsia="Calibri" w:hAnsi="Calibri" w:cs="Times New Roman"/>
          </w:rPr>
          <w:t>1101.</w:t>
        </w:r>
        <w:r w:rsidRPr="00181FFC">
          <w:rPr>
            <w:rFonts w:ascii="Calibri" w:eastAsia="Calibri" w:hAnsi="Calibri" w:cs="Times New Roman"/>
          </w:rPr>
          <w:tab/>
          <w:t>b "\"Lui ha {i}bisogno{/i} che tu ti prenda cura di lui, che tu lo ami, che tu lo protegga.\""</w:t>
        </w:r>
      </w:ins>
    </w:p>
    <w:p w14:paraId="61CA3679" w14:textId="77777777" w:rsidR="00181FFC" w:rsidRPr="00181FFC" w:rsidRDefault="00181FFC" w:rsidP="00181FFC">
      <w:pPr>
        <w:spacing w:line="600" w:lineRule="auto"/>
        <w:jc w:val="left"/>
        <w:rPr>
          <w:ins w:id="22160" w:author="UTENTE" w:date="2020-06-30T19:00:00Z"/>
          <w:rFonts w:ascii="Calibri" w:eastAsia="Calibri" w:hAnsi="Calibri" w:cs="Times New Roman"/>
        </w:rPr>
      </w:pPr>
      <w:ins w:id="22161" w:author="UTENTE" w:date="2020-06-30T19:00:00Z">
        <w:r w:rsidRPr="00181FFC">
          <w:rPr>
            <w:rFonts w:ascii="Calibri" w:eastAsia="Calibri" w:hAnsi="Calibri" w:cs="Times New Roman"/>
          </w:rPr>
          <w:t>1102.</w:t>
        </w:r>
        <w:r w:rsidRPr="00181FFC">
          <w:rPr>
            <w:rFonts w:ascii="Calibri" w:eastAsia="Calibri" w:hAnsi="Calibri" w:cs="Times New Roman"/>
          </w:rPr>
          <w:tab/>
          <w:t>n "…Annuisco debolmente."</w:t>
        </w:r>
      </w:ins>
    </w:p>
    <w:p w14:paraId="2598AB7C" w14:textId="77777777" w:rsidR="00181FFC" w:rsidRPr="00181FFC" w:rsidRDefault="00181FFC" w:rsidP="00181FFC">
      <w:pPr>
        <w:spacing w:line="600" w:lineRule="auto"/>
        <w:jc w:val="left"/>
        <w:rPr>
          <w:ins w:id="22162" w:author="UTENTE" w:date="2020-06-30T19:00:00Z"/>
          <w:rFonts w:ascii="Calibri" w:eastAsia="Calibri" w:hAnsi="Calibri" w:cs="Times New Roman"/>
        </w:rPr>
      </w:pPr>
      <w:ins w:id="22163" w:author="UTENTE" w:date="2020-06-30T19:00:00Z">
        <w:r w:rsidRPr="00181FFC">
          <w:rPr>
            <w:rFonts w:ascii="Calibri" w:eastAsia="Calibri" w:hAnsi="Calibri" w:cs="Times New Roman"/>
          </w:rPr>
          <w:t>1103.</w:t>
        </w:r>
        <w:r w:rsidRPr="00181FFC">
          <w:rPr>
            <w:rFonts w:ascii="Calibri" w:eastAsia="Calibri" w:hAnsi="Calibri" w:cs="Times New Roman"/>
          </w:rPr>
          <w:tab/>
          <w:t>b "\"Allora la scelta è facile, no?\""</w:t>
        </w:r>
      </w:ins>
    </w:p>
    <w:p w14:paraId="6CF767E5" w14:textId="77777777" w:rsidR="00181FFC" w:rsidRPr="00181FFC" w:rsidRDefault="00181FFC" w:rsidP="00181FFC">
      <w:pPr>
        <w:spacing w:line="600" w:lineRule="auto"/>
        <w:jc w:val="left"/>
        <w:rPr>
          <w:ins w:id="22164" w:author="UTENTE" w:date="2020-06-30T19:00:00Z"/>
          <w:rFonts w:ascii="Calibri" w:eastAsia="Calibri" w:hAnsi="Calibri" w:cs="Times New Roman"/>
        </w:rPr>
      </w:pPr>
      <w:ins w:id="22165" w:author="UTENTE" w:date="2020-06-30T19:00:00Z">
        <w:r w:rsidRPr="00181FFC">
          <w:rPr>
            <w:rFonts w:ascii="Calibri" w:eastAsia="Calibri" w:hAnsi="Calibri" w:cs="Times New Roman"/>
          </w:rPr>
          <w:t>1104.</w:t>
        </w:r>
        <w:r w:rsidRPr="00181FFC">
          <w:rPr>
            <w:rFonts w:ascii="Calibri" w:eastAsia="Calibri" w:hAnsi="Calibri" w:cs="Times New Roman"/>
          </w:rPr>
          <w:tab/>
          <w:t>b "\"L'unica cosa che devi fare è dire 'sì'.\""</w:t>
        </w:r>
        <w:r w:rsidRPr="00181FFC">
          <w:rPr>
            <w:rFonts w:ascii="Calibri" w:eastAsia="Calibri" w:hAnsi="Calibri" w:cs="Times New Roman"/>
          </w:rPr>
          <w:br w:type="page"/>
        </w:r>
      </w:ins>
    </w:p>
    <w:p w14:paraId="6A59B0B4" w14:textId="77777777" w:rsidR="00181FFC" w:rsidRPr="00181FFC" w:rsidRDefault="00181FFC" w:rsidP="00181FFC">
      <w:pPr>
        <w:spacing w:line="600" w:lineRule="auto"/>
        <w:jc w:val="left"/>
        <w:rPr>
          <w:ins w:id="22166" w:author="UTENTE" w:date="2020-06-30T19:00:00Z"/>
          <w:rFonts w:ascii="Calibri" w:eastAsia="Calibri" w:hAnsi="Calibri" w:cs="Times New Roman"/>
          <w:lang w:val="en-US"/>
        </w:rPr>
      </w:pPr>
      <w:ins w:id="22167" w:author="UTENTE" w:date="2020-06-30T19:00:00Z">
        <w:r w:rsidRPr="00181FFC">
          <w:rPr>
            <w:rFonts w:ascii="Calibri" w:eastAsia="Calibri" w:hAnsi="Calibri" w:cs="Times New Roman"/>
            <w:lang w:val="en-US"/>
          </w:rPr>
          <w:lastRenderedPageBreak/>
          <w:t>1105.</w:t>
        </w:r>
        <w:r w:rsidRPr="00181FFC">
          <w:rPr>
            <w:rFonts w:ascii="Calibri" w:eastAsia="Calibri" w:hAnsi="Calibri" w:cs="Times New Roman"/>
            <w:lang w:val="en-US"/>
          </w:rPr>
          <w:tab/>
          <w:t>n "To say yes ––{w}{w=0.4} to say yes –– {w}{w=0.4} to say ––"</w:t>
        </w:r>
      </w:ins>
    </w:p>
    <w:p w14:paraId="0DDCD49E" w14:textId="77777777" w:rsidR="00181FFC" w:rsidRPr="00181FFC" w:rsidRDefault="00181FFC" w:rsidP="00181FFC">
      <w:pPr>
        <w:spacing w:line="600" w:lineRule="auto"/>
        <w:jc w:val="left"/>
        <w:rPr>
          <w:ins w:id="22168" w:author="UTENTE" w:date="2020-06-30T19:00:00Z"/>
          <w:rFonts w:ascii="Calibri" w:eastAsia="Calibri" w:hAnsi="Calibri" w:cs="Times New Roman"/>
          <w:lang w:val="en-US"/>
        </w:rPr>
      </w:pPr>
      <w:ins w:id="22169" w:author="UTENTE" w:date="2020-06-30T19:00:00Z">
        <w:r w:rsidRPr="00181FFC">
          <w:rPr>
            <w:rFonts w:ascii="Calibri" w:eastAsia="Calibri" w:hAnsi="Calibri" w:cs="Times New Roman"/>
            <w:lang w:val="en-US"/>
          </w:rPr>
          <w:t>1106.</w:t>
        </w:r>
        <w:r w:rsidRPr="00181FFC">
          <w:rPr>
            <w:rFonts w:ascii="Calibri" w:eastAsia="Calibri" w:hAnsi="Calibri" w:cs="Times New Roman"/>
            <w:lang w:val="en-US"/>
          </w:rPr>
          <w:tab/>
          <w:t>mcp "\"…\""</w:t>
        </w:r>
      </w:ins>
    </w:p>
    <w:p w14:paraId="6BD56219" w14:textId="77777777" w:rsidR="00181FFC" w:rsidRPr="00181FFC" w:rsidRDefault="00181FFC" w:rsidP="00181FFC">
      <w:pPr>
        <w:spacing w:line="600" w:lineRule="auto"/>
        <w:jc w:val="left"/>
        <w:rPr>
          <w:ins w:id="22170" w:author="UTENTE" w:date="2020-06-30T19:00:00Z"/>
          <w:rFonts w:ascii="Calibri" w:eastAsia="Calibri" w:hAnsi="Calibri" w:cs="Times New Roman"/>
          <w:lang w:val="en-US"/>
        </w:rPr>
      </w:pPr>
      <w:ins w:id="22171" w:author="UTENTE" w:date="2020-06-30T19:00:00Z">
        <w:r w:rsidRPr="00181FFC">
          <w:rPr>
            <w:rFonts w:ascii="Calibri" w:eastAsia="Calibri" w:hAnsi="Calibri" w:cs="Times New Roman"/>
            <w:lang w:val="en-US"/>
          </w:rPr>
          <w:t>1107.</w:t>
        </w:r>
        <w:r w:rsidRPr="00181FFC">
          <w:rPr>
            <w:rFonts w:ascii="Calibri" w:eastAsia="Calibri" w:hAnsi="Calibri" w:cs="Times New Roman"/>
            <w:lang w:val="en-US"/>
          </w:rPr>
          <w:tab/>
          <w:t>mcp "\"…Yes.\""</w:t>
        </w:r>
      </w:ins>
    </w:p>
    <w:p w14:paraId="74215BD4" w14:textId="77777777" w:rsidR="00181FFC" w:rsidRPr="00181FFC" w:rsidRDefault="00181FFC" w:rsidP="00181FFC">
      <w:pPr>
        <w:spacing w:line="600" w:lineRule="auto"/>
        <w:jc w:val="left"/>
        <w:rPr>
          <w:ins w:id="22172" w:author="UTENTE" w:date="2020-06-30T19:00:00Z"/>
          <w:rFonts w:ascii="Calibri" w:eastAsia="Calibri" w:hAnsi="Calibri" w:cs="Times New Roman"/>
          <w:lang w:val="en-US"/>
        </w:rPr>
      </w:pPr>
      <w:ins w:id="22173" w:author="UTENTE" w:date="2020-06-30T19:00:00Z">
        <w:r w:rsidRPr="00181FFC">
          <w:rPr>
            <w:rFonts w:ascii="Calibri" w:eastAsia="Calibri" w:hAnsi="Calibri" w:cs="Times New Roman"/>
            <w:lang w:val="en-US"/>
          </w:rPr>
          <w:t>1108.</w:t>
        </w:r>
        <w:r w:rsidRPr="00181FFC">
          <w:rPr>
            <w:rFonts w:ascii="Calibri" w:eastAsia="Calibri" w:hAnsi="Calibri" w:cs="Times New Roman"/>
            <w:lang w:val="en-US"/>
          </w:rPr>
          <w:tab/>
          <w:t>b "\"Good boy.\""</w:t>
        </w:r>
      </w:ins>
    </w:p>
    <w:p w14:paraId="3ECCD2DF" w14:textId="77777777" w:rsidR="00181FFC" w:rsidRPr="00181FFC" w:rsidRDefault="00181FFC" w:rsidP="00181FFC">
      <w:pPr>
        <w:spacing w:line="600" w:lineRule="auto"/>
        <w:jc w:val="left"/>
        <w:rPr>
          <w:ins w:id="22174" w:author="UTENTE" w:date="2020-06-30T19:00:00Z"/>
          <w:rFonts w:ascii="Calibri" w:eastAsia="Calibri" w:hAnsi="Calibri" w:cs="Times New Roman"/>
          <w:lang w:val="en-US"/>
        </w:rPr>
      </w:pPr>
      <w:ins w:id="22175" w:author="UTENTE" w:date="2020-06-30T19:00:00Z">
        <w:r w:rsidRPr="00181FFC">
          <w:rPr>
            <w:rFonts w:ascii="Calibri" w:eastAsia="Calibri" w:hAnsi="Calibri" w:cs="Times New Roman"/>
            <w:lang w:val="en-US"/>
          </w:rPr>
          <w:t>1109.</w:t>
        </w:r>
        <w:r w:rsidRPr="00181FFC">
          <w:rPr>
            <w:rFonts w:ascii="Calibri" w:eastAsia="Calibri" w:hAnsi="Calibri" w:cs="Times New Roman"/>
            <w:lang w:val="en-US"/>
          </w:rPr>
          <w:tab/>
          <w:t>n "His hand strokes through my hair, a heavenly touch."</w:t>
        </w:r>
      </w:ins>
    </w:p>
    <w:p w14:paraId="52C27C6B" w14:textId="77777777" w:rsidR="00181FFC" w:rsidRPr="00181FFC" w:rsidRDefault="00181FFC" w:rsidP="00181FFC">
      <w:pPr>
        <w:spacing w:line="600" w:lineRule="auto"/>
        <w:jc w:val="left"/>
        <w:rPr>
          <w:ins w:id="22176" w:author="UTENTE" w:date="2020-06-30T19:00:00Z"/>
          <w:rFonts w:ascii="Calibri" w:eastAsia="Calibri" w:hAnsi="Calibri" w:cs="Times New Roman"/>
          <w:lang w:val="en-US"/>
        </w:rPr>
      </w:pPr>
      <w:ins w:id="22177" w:author="UTENTE" w:date="2020-06-30T19:00:00Z">
        <w:r w:rsidRPr="00181FFC">
          <w:rPr>
            <w:rFonts w:ascii="Calibri" w:eastAsia="Calibri" w:hAnsi="Calibri" w:cs="Times New Roman"/>
            <w:lang w:val="en-US"/>
          </w:rPr>
          <w:t>1110.</w:t>
        </w:r>
        <w:r w:rsidRPr="00181FFC">
          <w:rPr>
            <w:rFonts w:ascii="Calibri" w:eastAsia="Calibri" w:hAnsi="Calibri" w:cs="Times New Roman"/>
            <w:lang w:val="en-US"/>
          </w:rPr>
          <w:tab/>
          <w:t>b "\"Close your eyes, [mc], and relax.\""</w:t>
        </w:r>
      </w:ins>
    </w:p>
    <w:p w14:paraId="0A2BF2AF" w14:textId="77777777" w:rsidR="00181FFC" w:rsidRPr="00181FFC" w:rsidRDefault="00181FFC" w:rsidP="00181FFC">
      <w:pPr>
        <w:spacing w:line="600" w:lineRule="auto"/>
        <w:jc w:val="left"/>
        <w:rPr>
          <w:ins w:id="22178" w:author="UTENTE" w:date="2020-06-30T19:00:00Z"/>
          <w:rFonts w:ascii="Calibri" w:eastAsia="Calibri" w:hAnsi="Calibri" w:cs="Times New Roman"/>
          <w:lang w:val="en-US"/>
        </w:rPr>
      </w:pPr>
      <w:ins w:id="22179" w:author="UTENTE" w:date="2020-06-30T19:00:00Z">
        <w:r w:rsidRPr="00181FFC">
          <w:rPr>
            <w:rFonts w:ascii="Calibri" w:eastAsia="Calibri" w:hAnsi="Calibri" w:cs="Times New Roman"/>
            <w:lang w:val="en-US"/>
          </w:rPr>
          <w:t>1111.</w:t>
        </w:r>
        <w:r w:rsidRPr="00181FFC">
          <w:rPr>
            <w:rFonts w:ascii="Calibri" w:eastAsia="Calibri" w:hAnsi="Calibri" w:cs="Times New Roman"/>
            <w:lang w:val="en-US"/>
          </w:rPr>
          <w:tab/>
          <w:t>n "I obey silently, tilting my head back and letting the tension free from my body."</w:t>
        </w:r>
      </w:ins>
    </w:p>
    <w:p w14:paraId="5309E6EF" w14:textId="77777777" w:rsidR="00181FFC" w:rsidRPr="00181FFC" w:rsidRDefault="00181FFC" w:rsidP="00181FFC">
      <w:pPr>
        <w:spacing w:line="600" w:lineRule="auto"/>
        <w:jc w:val="left"/>
        <w:rPr>
          <w:ins w:id="22180" w:author="UTENTE" w:date="2020-06-30T19:00:00Z"/>
          <w:rFonts w:ascii="Calibri" w:eastAsia="Calibri" w:hAnsi="Calibri" w:cs="Times New Roman"/>
          <w:lang w:val="en-US"/>
        </w:rPr>
      </w:pPr>
      <w:ins w:id="22181" w:author="UTENTE" w:date="2020-06-30T19:00:00Z">
        <w:r w:rsidRPr="00181FFC">
          <w:rPr>
            <w:rFonts w:ascii="Calibri" w:eastAsia="Calibri" w:hAnsi="Calibri" w:cs="Times New Roman"/>
            <w:lang w:val="en-US"/>
          </w:rPr>
          <w:t>1112.</w:t>
        </w:r>
        <w:r w:rsidRPr="00181FFC">
          <w:rPr>
            <w:rFonts w:ascii="Calibri" w:eastAsia="Calibri" w:hAnsi="Calibri" w:cs="Times New Roman"/>
            <w:lang w:val="en-US"/>
          </w:rPr>
          <w:tab/>
          <w:t>n "With these arms around me, I know there's nothing to be afraid of."</w:t>
        </w:r>
      </w:ins>
    </w:p>
    <w:p w14:paraId="3DED43FA" w14:textId="77777777" w:rsidR="00181FFC" w:rsidRPr="00181FFC" w:rsidRDefault="00181FFC" w:rsidP="00181FFC">
      <w:pPr>
        <w:spacing w:line="600" w:lineRule="auto"/>
        <w:jc w:val="left"/>
        <w:rPr>
          <w:ins w:id="22182" w:author="UTENTE" w:date="2020-06-30T19:00:00Z"/>
          <w:rFonts w:ascii="Calibri" w:eastAsia="Calibri" w:hAnsi="Calibri" w:cs="Times New Roman"/>
          <w:lang w:val="en-US"/>
        </w:rPr>
      </w:pPr>
      <w:ins w:id="22183" w:author="UTENTE" w:date="2020-06-30T19:00:00Z">
        <w:r w:rsidRPr="00181FFC">
          <w:rPr>
            <w:rFonts w:ascii="Calibri" w:eastAsia="Calibri" w:hAnsi="Calibri" w:cs="Times New Roman"/>
            <w:lang w:val="en-US"/>
          </w:rPr>
          <w:t>1113.</w:t>
        </w:r>
        <w:r w:rsidRPr="00181FFC">
          <w:rPr>
            <w:rFonts w:ascii="Calibri" w:eastAsia="Calibri" w:hAnsi="Calibri" w:cs="Times New Roman"/>
            <w:lang w:val="en-US"/>
          </w:rPr>
          <w:tab/>
          <w:t>mc "\"A-aah…!\""</w:t>
        </w:r>
      </w:ins>
    </w:p>
    <w:p w14:paraId="5255AFE7" w14:textId="77777777" w:rsidR="00181FFC" w:rsidRPr="00181FFC" w:rsidRDefault="00181FFC" w:rsidP="00181FFC">
      <w:pPr>
        <w:spacing w:line="600" w:lineRule="auto"/>
        <w:jc w:val="left"/>
        <w:rPr>
          <w:ins w:id="22184" w:author="UTENTE" w:date="2020-06-30T19:00:00Z"/>
          <w:rFonts w:ascii="Calibri" w:eastAsia="Calibri" w:hAnsi="Calibri" w:cs="Times New Roman"/>
          <w:lang w:val="en-US"/>
        </w:rPr>
      </w:pPr>
      <w:ins w:id="22185" w:author="UTENTE" w:date="2020-06-30T19:00:00Z">
        <w:r w:rsidRPr="00181FFC">
          <w:rPr>
            <w:rFonts w:ascii="Calibri" w:eastAsia="Calibri" w:hAnsi="Calibri" w:cs="Times New Roman"/>
            <w:lang w:val="en-US"/>
          </w:rPr>
          <w:t>1114.</w:t>
        </w:r>
        <w:r w:rsidRPr="00181FFC">
          <w:rPr>
            <w:rFonts w:ascii="Calibri" w:eastAsia="Calibri" w:hAnsi="Calibri" w:cs="Times New Roman"/>
            <w:lang w:val="en-US"/>
          </w:rPr>
          <w:tab/>
          <w:t>n "Sharp fangs suddenly pierce into my throat."</w:t>
        </w:r>
      </w:ins>
    </w:p>
    <w:p w14:paraId="3C4A01D7" w14:textId="77777777" w:rsidR="00181FFC" w:rsidRPr="00181FFC" w:rsidRDefault="00181FFC" w:rsidP="00181FFC">
      <w:pPr>
        <w:spacing w:line="600" w:lineRule="auto"/>
        <w:jc w:val="left"/>
        <w:rPr>
          <w:ins w:id="22186" w:author="UTENTE" w:date="2020-06-30T19:00:00Z"/>
          <w:rFonts w:ascii="Calibri" w:eastAsia="Calibri" w:hAnsi="Calibri" w:cs="Times New Roman"/>
          <w:lang w:val="en-US"/>
        </w:rPr>
      </w:pPr>
      <w:ins w:id="22187" w:author="UTENTE" w:date="2020-06-30T19:00:00Z">
        <w:r w:rsidRPr="00181FFC">
          <w:rPr>
            <w:rFonts w:ascii="Calibri" w:eastAsia="Calibri" w:hAnsi="Calibri" w:cs="Times New Roman"/>
            <w:lang w:val="en-US"/>
          </w:rPr>
          <w:t>1115.</w:t>
        </w:r>
        <w:r w:rsidRPr="00181FFC">
          <w:rPr>
            <w:rFonts w:ascii="Calibri" w:eastAsia="Calibri" w:hAnsi="Calibri" w:cs="Times New Roman"/>
            <w:lang w:val="en-US"/>
          </w:rPr>
          <w:tab/>
          <w:t>n "A horrible pain, and then a strange, indescribable pleasure…"</w:t>
        </w:r>
      </w:ins>
    </w:p>
    <w:p w14:paraId="7E357589" w14:textId="77777777" w:rsidR="00181FFC" w:rsidRPr="00181FFC" w:rsidRDefault="00181FFC" w:rsidP="00181FFC">
      <w:pPr>
        <w:spacing w:line="600" w:lineRule="auto"/>
        <w:jc w:val="left"/>
        <w:rPr>
          <w:ins w:id="22188" w:author="UTENTE" w:date="2020-06-30T19:00:00Z"/>
          <w:rFonts w:ascii="Calibri" w:eastAsia="Calibri" w:hAnsi="Calibri" w:cs="Times New Roman"/>
          <w:lang w:val="en-US"/>
        </w:rPr>
      </w:pPr>
      <w:ins w:id="22189" w:author="UTENTE" w:date="2020-06-30T19:00:00Z">
        <w:r w:rsidRPr="00181FFC">
          <w:rPr>
            <w:rFonts w:ascii="Calibri" w:eastAsia="Calibri" w:hAnsi="Calibri" w:cs="Times New Roman"/>
            <w:lang w:val="en-US"/>
          </w:rPr>
          <w:t>1116.</w:t>
        </w:r>
        <w:r w:rsidRPr="00181FFC">
          <w:rPr>
            <w:rFonts w:ascii="Calibri" w:eastAsia="Calibri" w:hAnsi="Calibri" w:cs="Times New Roman"/>
            <w:lang w:val="en-US"/>
          </w:rPr>
          <w:tab/>
          <w:t>mc "\"Nnh…\""</w:t>
        </w:r>
      </w:ins>
    </w:p>
    <w:p w14:paraId="63EB0034" w14:textId="77777777" w:rsidR="00181FFC" w:rsidRPr="00181FFC" w:rsidRDefault="00181FFC" w:rsidP="00181FFC">
      <w:pPr>
        <w:spacing w:line="600" w:lineRule="auto"/>
        <w:jc w:val="left"/>
        <w:rPr>
          <w:ins w:id="22190" w:author="UTENTE" w:date="2020-06-30T19:00:00Z"/>
          <w:rFonts w:ascii="Calibri" w:eastAsia="Calibri" w:hAnsi="Calibri" w:cs="Times New Roman"/>
          <w:lang w:val="en-US"/>
        </w:rPr>
      </w:pPr>
      <w:ins w:id="22191" w:author="UTENTE" w:date="2020-06-30T19:00:00Z">
        <w:r w:rsidRPr="00181FFC">
          <w:rPr>
            <w:rFonts w:ascii="Calibri" w:eastAsia="Calibri" w:hAnsi="Calibri" w:cs="Times New Roman"/>
            <w:lang w:val="en-US"/>
          </w:rPr>
          <w:t>1117.</w:t>
        </w:r>
        <w:r w:rsidRPr="00181FFC">
          <w:rPr>
            <w:rFonts w:ascii="Calibri" w:eastAsia="Calibri" w:hAnsi="Calibri" w:cs="Times New Roman"/>
            <w:lang w:val="en-US"/>
          </w:rPr>
          <w:tab/>
          <w:t>n "Bishop's embrace tightens.{w} The life slowly drains from my body, bit by bit, replaced with pure bliss."</w:t>
        </w:r>
      </w:ins>
    </w:p>
    <w:p w14:paraId="4973B969" w14:textId="77777777" w:rsidR="00181FFC" w:rsidRPr="00181FFC" w:rsidRDefault="00181FFC" w:rsidP="00181FFC">
      <w:pPr>
        <w:spacing w:line="600" w:lineRule="auto"/>
        <w:jc w:val="left"/>
        <w:rPr>
          <w:ins w:id="22192" w:author="UTENTE" w:date="2020-06-30T19:00:00Z"/>
          <w:rFonts w:ascii="Calibri" w:eastAsia="Calibri" w:hAnsi="Calibri" w:cs="Times New Roman"/>
          <w:lang w:val="en-US"/>
        </w:rPr>
      </w:pPr>
      <w:ins w:id="22193" w:author="UTENTE" w:date="2020-06-30T19:00:00Z">
        <w:r w:rsidRPr="00181FFC">
          <w:rPr>
            <w:rFonts w:ascii="Calibri" w:eastAsia="Calibri" w:hAnsi="Calibri" w:cs="Times New Roman"/>
            <w:lang w:val="en-US"/>
          </w:rPr>
          <w:t>1118.</w:t>
        </w:r>
        <w:r w:rsidRPr="00181FFC">
          <w:rPr>
            <w:rFonts w:ascii="Calibri" w:eastAsia="Calibri" w:hAnsi="Calibri" w:cs="Times New Roman"/>
            <w:lang w:val="en-US"/>
          </w:rPr>
          <w:tab/>
          <w:t>n "I start to let go of my consciousness, slipping towards a peaceful dark."</w:t>
        </w:r>
      </w:ins>
    </w:p>
    <w:p w14:paraId="779CC7E9" w14:textId="77777777" w:rsidR="00181FFC" w:rsidRPr="00181FFC" w:rsidRDefault="00181FFC" w:rsidP="00181FFC">
      <w:pPr>
        <w:spacing w:line="600" w:lineRule="auto"/>
        <w:jc w:val="left"/>
        <w:rPr>
          <w:ins w:id="22194" w:author="UTENTE" w:date="2020-06-30T19:00:00Z"/>
          <w:rFonts w:ascii="Calibri" w:eastAsia="Calibri" w:hAnsi="Calibri" w:cs="Times New Roman"/>
          <w:lang w:val="en-US"/>
        </w:rPr>
      </w:pPr>
      <w:ins w:id="22195" w:author="UTENTE" w:date="2020-06-30T19:00:00Z">
        <w:r w:rsidRPr="00181FFC">
          <w:rPr>
            <w:rFonts w:ascii="Calibri" w:eastAsia="Calibri" w:hAnsi="Calibri" w:cs="Times New Roman"/>
            <w:lang w:val="en-US"/>
          </w:rPr>
          <w:t>1119.</w:t>
        </w:r>
        <w:r w:rsidRPr="00181FFC">
          <w:rPr>
            <w:rFonts w:ascii="Calibri" w:eastAsia="Calibri" w:hAnsi="Calibri" w:cs="Times New Roman"/>
            <w:lang w:val="en-US"/>
          </w:rPr>
          <w:tab/>
          <w:t>n "…Until cold skin presses against my lips, forcing something onto my tongue."</w:t>
        </w:r>
      </w:ins>
    </w:p>
    <w:p w14:paraId="54AE1C85" w14:textId="77777777" w:rsidR="00181FFC" w:rsidRPr="00181FFC" w:rsidRDefault="00181FFC" w:rsidP="00181FFC">
      <w:pPr>
        <w:spacing w:line="600" w:lineRule="auto"/>
        <w:jc w:val="left"/>
        <w:rPr>
          <w:ins w:id="22196" w:author="UTENTE" w:date="2020-06-30T19:00:00Z"/>
          <w:rFonts w:ascii="Calibri" w:eastAsia="Calibri" w:hAnsi="Calibri" w:cs="Times New Roman"/>
          <w:lang w:val="en-US"/>
        </w:rPr>
      </w:pPr>
      <w:ins w:id="22197" w:author="UTENTE" w:date="2020-06-30T19:00:00Z">
        <w:r w:rsidRPr="00181FFC">
          <w:rPr>
            <w:rFonts w:ascii="Calibri" w:eastAsia="Calibri" w:hAnsi="Calibri" w:cs="Times New Roman"/>
            <w:lang w:val="en-US"/>
          </w:rPr>
          <w:t>1120.</w:t>
        </w:r>
        <w:r w:rsidRPr="00181FFC">
          <w:rPr>
            <w:rFonts w:ascii="Calibri" w:eastAsia="Calibri" w:hAnsi="Calibri" w:cs="Times New Roman"/>
            <w:lang w:val="en-US"/>
          </w:rPr>
          <w:tab/>
          <w:t>n "Sweet and metallic –– strange at first, then delicious, then addicting."</w:t>
        </w:r>
        <w:r w:rsidRPr="00181FFC">
          <w:rPr>
            <w:rFonts w:ascii="Calibri" w:eastAsia="Calibri" w:hAnsi="Calibri" w:cs="Times New Roman"/>
            <w:lang w:val="en-US"/>
          </w:rPr>
          <w:br w:type="page"/>
        </w:r>
      </w:ins>
    </w:p>
    <w:p w14:paraId="3689034B" w14:textId="77777777" w:rsidR="00181FFC" w:rsidRPr="00181FFC" w:rsidRDefault="00181FFC" w:rsidP="00181FFC">
      <w:pPr>
        <w:spacing w:line="600" w:lineRule="auto"/>
        <w:jc w:val="left"/>
        <w:rPr>
          <w:ins w:id="22198" w:author="UTENTE" w:date="2020-06-30T19:00:00Z"/>
          <w:rFonts w:ascii="Calibri" w:eastAsia="Calibri" w:hAnsi="Calibri" w:cs="Times New Roman"/>
        </w:rPr>
      </w:pPr>
      <w:ins w:id="22199" w:author="UTENTE" w:date="2020-06-30T19:00:00Z">
        <w:r w:rsidRPr="00181FFC">
          <w:rPr>
            <w:rFonts w:ascii="Calibri" w:eastAsia="Calibri" w:hAnsi="Calibri" w:cs="Times New Roman"/>
          </w:rPr>
          <w:lastRenderedPageBreak/>
          <w:t>1105.</w:t>
        </w:r>
        <w:r w:rsidRPr="00181FFC">
          <w:rPr>
            <w:rFonts w:ascii="Calibri" w:eastAsia="Calibri" w:hAnsi="Calibri" w:cs="Times New Roman"/>
          </w:rPr>
          <w:tab/>
          <w:t>n "È dire 'sì'--{w}{w=0.4} dire 'sì' -- {w}{w=0.4} dire --"</w:t>
        </w:r>
      </w:ins>
    </w:p>
    <w:p w14:paraId="41501A14" w14:textId="77777777" w:rsidR="00181FFC" w:rsidRPr="00181FFC" w:rsidRDefault="00181FFC" w:rsidP="00181FFC">
      <w:pPr>
        <w:spacing w:line="600" w:lineRule="auto"/>
        <w:jc w:val="left"/>
        <w:rPr>
          <w:ins w:id="22200" w:author="UTENTE" w:date="2020-06-30T19:00:00Z"/>
          <w:rFonts w:ascii="Calibri" w:eastAsia="Calibri" w:hAnsi="Calibri" w:cs="Times New Roman"/>
        </w:rPr>
      </w:pPr>
      <w:ins w:id="22201" w:author="UTENTE" w:date="2020-06-30T19:00:00Z">
        <w:r w:rsidRPr="00181FFC">
          <w:rPr>
            <w:rFonts w:ascii="Calibri" w:eastAsia="Calibri" w:hAnsi="Calibri" w:cs="Times New Roman"/>
          </w:rPr>
          <w:t>1106.</w:t>
        </w:r>
        <w:r w:rsidRPr="00181FFC">
          <w:rPr>
            <w:rFonts w:ascii="Calibri" w:eastAsia="Calibri" w:hAnsi="Calibri" w:cs="Times New Roman"/>
          </w:rPr>
          <w:tab/>
          <w:t>mcp "\"…\""</w:t>
        </w:r>
      </w:ins>
    </w:p>
    <w:p w14:paraId="39055632" w14:textId="77777777" w:rsidR="00181FFC" w:rsidRPr="00181FFC" w:rsidRDefault="00181FFC" w:rsidP="00181FFC">
      <w:pPr>
        <w:spacing w:line="600" w:lineRule="auto"/>
        <w:jc w:val="left"/>
        <w:rPr>
          <w:ins w:id="22202" w:author="UTENTE" w:date="2020-06-30T19:00:00Z"/>
          <w:rFonts w:ascii="Calibri" w:eastAsia="Calibri" w:hAnsi="Calibri" w:cs="Times New Roman"/>
        </w:rPr>
      </w:pPr>
      <w:ins w:id="22203" w:author="UTENTE" w:date="2020-06-30T19:00:00Z">
        <w:r w:rsidRPr="00181FFC">
          <w:rPr>
            <w:rFonts w:ascii="Calibri" w:eastAsia="Calibri" w:hAnsi="Calibri" w:cs="Times New Roman"/>
          </w:rPr>
          <w:t>1107.</w:t>
        </w:r>
        <w:r w:rsidRPr="00181FFC">
          <w:rPr>
            <w:rFonts w:ascii="Calibri" w:eastAsia="Calibri" w:hAnsi="Calibri" w:cs="Times New Roman"/>
          </w:rPr>
          <w:tab/>
          <w:t>mcp "\"…Sì.\""</w:t>
        </w:r>
      </w:ins>
    </w:p>
    <w:p w14:paraId="1CC88958" w14:textId="77777777" w:rsidR="00181FFC" w:rsidRPr="00181FFC" w:rsidRDefault="00181FFC" w:rsidP="00181FFC">
      <w:pPr>
        <w:spacing w:line="600" w:lineRule="auto"/>
        <w:jc w:val="left"/>
        <w:rPr>
          <w:ins w:id="22204" w:author="UTENTE" w:date="2020-06-30T19:00:00Z"/>
          <w:rFonts w:ascii="Calibri" w:eastAsia="Calibri" w:hAnsi="Calibri" w:cs="Times New Roman"/>
        </w:rPr>
      </w:pPr>
      <w:ins w:id="22205" w:author="UTENTE" w:date="2020-06-30T19:00:00Z">
        <w:r w:rsidRPr="00181FFC">
          <w:rPr>
            <w:rFonts w:ascii="Calibri" w:eastAsia="Calibri" w:hAnsi="Calibri" w:cs="Times New Roman"/>
          </w:rPr>
          <w:t>1108.</w:t>
        </w:r>
        <w:r w:rsidRPr="00181FFC">
          <w:rPr>
            <w:rFonts w:ascii="Calibri" w:eastAsia="Calibri" w:hAnsi="Calibri" w:cs="Times New Roman"/>
          </w:rPr>
          <w:tab/>
          <w:t>b "\"Che bravo.\""</w:t>
        </w:r>
      </w:ins>
    </w:p>
    <w:p w14:paraId="5449ABE4" w14:textId="77777777" w:rsidR="00181FFC" w:rsidRPr="00181FFC" w:rsidRDefault="00181FFC" w:rsidP="00181FFC">
      <w:pPr>
        <w:spacing w:line="600" w:lineRule="auto"/>
        <w:jc w:val="left"/>
        <w:rPr>
          <w:ins w:id="22206" w:author="UTENTE" w:date="2020-06-30T19:00:00Z"/>
          <w:rFonts w:ascii="Calibri" w:eastAsia="Calibri" w:hAnsi="Calibri" w:cs="Times New Roman"/>
        </w:rPr>
      </w:pPr>
      <w:ins w:id="22207" w:author="UTENTE" w:date="2020-06-30T19:00:00Z">
        <w:r w:rsidRPr="00181FFC">
          <w:rPr>
            <w:rFonts w:ascii="Calibri" w:eastAsia="Calibri" w:hAnsi="Calibri" w:cs="Times New Roman"/>
          </w:rPr>
          <w:t>1109.</w:t>
        </w:r>
        <w:r w:rsidRPr="00181FFC">
          <w:rPr>
            <w:rFonts w:ascii="Calibri" w:eastAsia="Calibri" w:hAnsi="Calibri" w:cs="Times New Roman"/>
          </w:rPr>
          <w:tab/>
          <w:t>n "La sua mano mi accarezza i capelli, un tocco paradisiaco."</w:t>
        </w:r>
      </w:ins>
    </w:p>
    <w:p w14:paraId="29542923" w14:textId="77777777" w:rsidR="00181FFC" w:rsidRPr="00181FFC" w:rsidRDefault="00181FFC" w:rsidP="00181FFC">
      <w:pPr>
        <w:spacing w:line="600" w:lineRule="auto"/>
        <w:jc w:val="left"/>
        <w:rPr>
          <w:ins w:id="22208" w:author="UTENTE" w:date="2020-06-30T19:00:00Z"/>
          <w:rFonts w:ascii="Calibri" w:eastAsia="Calibri" w:hAnsi="Calibri" w:cs="Times New Roman"/>
        </w:rPr>
      </w:pPr>
      <w:ins w:id="22209" w:author="UTENTE" w:date="2020-06-30T19:00:00Z">
        <w:r w:rsidRPr="00181FFC">
          <w:rPr>
            <w:rFonts w:ascii="Calibri" w:eastAsia="Calibri" w:hAnsi="Calibri" w:cs="Times New Roman"/>
          </w:rPr>
          <w:t>1110.</w:t>
        </w:r>
        <w:r w:rsidRPr="00181FFC">
          <w:rPr>
            <w:rFonts w:ascii="Calibri" w:eastAsia="Calibri" w:hAnsi="Calibri" w:cs="Times New Roman"/>
          </w:rPr>
          <w:tab/>
          <w:t>b "\"Chiudi gli occhi, [mc], e rilassati.\""</w:t>
        </w:r>
      </w:ins>
    </w:p>
    <w:p w14:paraId="1CBAFF5B" w14:textId="77777777" w:rsidR="00181FFC" w:rsidRPr="00181FFC" w:rsidRDefault="00181FFC" w:rsidP="00181FFC">
      <w:pPr>
        <w:spacing w:line="600" w:lineRule="auto"/>
        <w:jc w:val="left"/>
        <w:rPr>
          <w:ins w:id="22210" w:author="UTENTE" w:date="2020-06-30T19:00:00Z"/>
          <w:rFonts w:ascii="Calibri" w:eastAsia="Calibri" w:hAnsi="Calibri" w:cs="Times New Roman"/>
        </w:rPr>
      </w:pPr>
      <w:ins w:id="22211" w:author="UTENTE" w:date="2020-06-30T19:00:00Z">
        <w:r w:rsidRPr="00181FFC">
          <w:rPr>
            <w:rFonts w:ascii="Calibri" w:eastAsia="Calibri" w:hAnsi="Calibri" w:cs="Times New Roman"/>
          </w:rPr>
          <w:t>1111.</w:t>
        </w:r>
        <w:r w:rsidRPr="00181FFC">
          <w:rPr>
            <w:rFonts w:ascii="Calibri" w:eastAsia="Calibri" w:hAnsi="Calibri" w:cs="Times New Roman"/>
          </w:rPr>
          <w:tab/>
          <w:t>n "Obbedisco in silenzio, inclinando la testa all'indietro e lasciando che la tensione sparisca dal mio corpo."</w:t>
        </w:r>
      </w:ins>
    </w:p>
    <w:p w14:paraId="4CE2FF27" w14:textId="77777777" w:rsidR="00181FFC" w:rsidRPr="00181FFC" w:rsidRDefault="00181FFC" w:rsidP="00181FFC">
      <w:pPr>
        <w:spacing w:line="600" w:lineRule="auto"/>
        <w:jc w:val="left"/>
        <w:rPr>
          <w:ins w:id="22212" w:author="UTENTE" w:date="2020-06-30T19:00:00Z"/>
          <w:rFonts w:ascii="Calibri" w:eastAsia="Calibri" w:hAnsi="Calibri" w:cs="Times New Roman"/>
        </w:rPr>
      </w:pPr>
      <w:ins w:id="22213" w:author="UTENTE" w:date="2020-06-30T19:00:00Z">
        <w:r w:rsidRPr="00181FFC">
          <w:rPr>
            <w:rFonts w:ascii="Calibri" w:eastAsia="Calibri" w:hAnsi="Calibri" w:cs="Times New Roman"/>
          </w:rPr>
          <w:t>1112.</w:t>
        </w:r>
        <w:r w:rsidRPr="00181FFC">
          <w:rPr>
            <w:rFonts w:ascii="Calibri" w:eastAsia="Calibri" w:hAnsi="Calibri" w:cs="Times New Roman"/>
          </w:rPr>
          <w:tab/>
          <w:t>n "Con le sue braccia attorno a me, so che non c'è nulla di cui avere paura."</w:t>
        </w:r>
      </w:ins>
    </w:p>
    <w:p w14:paraId="3B6364BE" w14:textId="77777777" w:rsidR="00181FFC" w:rsidRPr="00181FFC" w:rsidRDefault="00181FFC" w:rsidP="00181FFC">
      <w:pPr>
        <w:spacing w:line="600" w:lineRule="auto"/>
        <w:jc w:val="left"/>
        <w:rPr>
          <w:ins w:id="22214" w:author="UTENTE" w:date="2020-06-30T19:00:00Z"/>
          <w:rFonts w:ascii="Calibri" w:eastAsia="Calibri" w:hAnsi="Calibri" w:cs="Times New Roman"/>
        </w:rPr>
      </w:pPr>
      <w:ins w:id="22215" w:author="UTENTE" w:date="2020-06-30T19:00:00Z">
        <w:r w:rsidRPr="00181FFC">
          <w:rPr>
            <w:rFonts w:ascii="Calibri" w:eastAsia="Calibri" w:hAnsi="Calibri" w:cs="Times New Roman"/>
          </w:rPr>
          <w:t>1113.</w:t>
        </w:r>
        <w:r w:rsidRPr="00181FFC">
          <w:rPr>
            <w:rFonts w:ascii="Calibri" w:eastAsia="Calibri" w:hAnsi="Calibri" w:cs="Times New Roman"/>
          </w:rPr>
          <w:tab/>
          <w:t>mc "\"A-aah…!\""</w:t>
        </w:r>
      </w:ins>
    </w:p>
    <w:p w14:paraId="6F1CA43D" w14:textId="77777777" w:rsidR="00181FFC" w:rsidRPr="00181FFC" w:rsidRDefault="00181FFC" w:rsidP="00181FFC">
      <w:pPr>
        <w:spacing w:line="600" w:lineRule="auto"/>
        <w:jc w:val="left"/>
        <w:rPr>
          <w:ins w:id="22216" w:author="UTENTE" w:date="2020-06-30T19:00:00Z"/>
          <w:rFonts w:ascii="Calibri" w:eastAsia="Calibri" w:hAnsi="Calibri" w:cs="Times New Roman"/>
        </w:rPr>
      </w:pPr>
      <w:ins w:id="22217" w:author="UTENTE" w:date="2020-06-30T19:00:00Z">
        <w:r w:rsidRPr="00181FFC">
          <w:rPr>
            <w:rFonts w:ascii="Calibri" w:eastAsia="Calibri" w:hAnsi="Calibri" w:cs="Times New Roman"/>
          </w:rPr>
          <w:t>1114.</w:t>
        </w:r>
        <w:r w:rsidRPr="00181FFC">
          <w:rPr>
            <w:rFonts w:ascii="Calibri" w:eastAsia="Calibri" w:hAnsi="Calibri" w:cs="Times New Roman"/>
          </w:rPr>
          <w:tab/>
          <w:t>n "Degli affilati canini mi penetrano la gola all'improvviso."</w:t>
        </w:r>
      </w:ins>
    </w:p>
    <w:p w14:paraId="38D5A27C" w14:textId="77777777" w:rsidR="00181FFC" w:rsidRPr="00181FFC" w:rsidRDefault="00181FFC" w:rsidP="00181FFC">
      <w:pPr>
        <w:spacing w:line="600" w:lineRule="auto"/>
        <w:jc w:val="left"/>
        <w:rPr>
          <w:ins w:id="22218" w:author="UTENTE" w:date="2020-06-30T19:00:00Z"/>
          <w:rFonts w:ascii="Calibri" w:eastAsia="Calibri" w:hAnsi="Calibri" w:cs="Times New Roman"/>
        </w:rPr>
      </w:pPr>
      <w:ins w:id="22219" w:author="UTENTE" w:date="2020-06-30T19:00:00Z">
        <w:r w:rsidRPr="00181FFC">
          <w:rPr>
            <w:rFonts w:ascii="Calibri" w:eastAsia="Calibri" w:hAnsi="Calibri" w:cs="Times New Roman"/>
          </w:rPr>
          <w:t>1115.</w:t>
        </w:r>
        <w:r w:rsidRPr="00181FFC">
          <w:rPr>
            <w:rFonts w:ascii="Calibri" w:eastAsia="Calibri" w:hAnsi="Calibri" w:cs="Times New Roman"/>
          </w:rPr>
          <w:tab/>
          <w:t>n "Un dolore terribile, poi… uno strano e indescrivibile piacere…"</w:t>
        </w:r>
      </w:ins>
    </w:p>
    <w:p w14:paraId="76C73F4B" w14:textId="77777777" w:rsidR="00181FFC" w:rsidRPr="00181FFC" w:rsidRDefault="00181FFC" w:rsidP="00181FFC">
      <w:pPr>
        <w:spacing w:line="600" w:lineRule="auto"/>
        <w:jc w:val="left"/>
        <w:rPr>
          <w:ins w:id="22220" w:author="UTENTE" w:date="2020-06-30T19:00:00Z"/>
          <w:rFonts w:ascii="Calibri" w:eastAsia="Calibri" w:hAnsi="Calibri" w:cs="Times New Roman"/>
        </w:rPr>
      </w:pPr>
      <w:ins w:id="22221" w:author="UTENTE" w:date="2020-06-30T19:00:00Z">
        <w:r w:rsidRPr="00181FFC">
          <w:rPr>
            <w:rFonts w:ascii="Calibri" w:eastAsia="Calibri" w:hAnsi="Calibri" w:cs="Times New Roman"/>
          </w:rPr>
          <w:t>1116.</w:t>
        </w:r>
        <w:r w:rsidRPr="00181FFC">
          <w:rPr>
            <w:rFonts w:ascii="Calibri" w:eastAsia="Calibri" w:hAnsi="Calibri" w:cs="Times New Roman"/>
          </w:rPr>
          <w:tab/>
          <w:t>mc "\"Nnh…\""</w:t>
        </w:r>
      </w:ins>
    </w:p>
    <w:p w14:paraId="54D40EB1" w14:textId="77777777" w:rsidR="00181FFC" w:rsidRPr="00181FFC" w:rsidRDefault="00181FFC" w:rsidP="00181FFC">
      <w:pPr>
        <w:spacing w:line="600" w:lineRule="auto"/>
        <w:jc w:val="left"/>
        <w:rPr>
          <w:ins w:id="22222" w:author="UTENTE" w:date="2020-06-30T19:00:00Z"/>
          <w:rFonts w:ascii="Calibri" w:eastAsia="Calibri" w:hAnsi="Calibri" w:cs="Times New Roman"/>
        </w:rPr>
      </w:pPr>
      <w:ins w:id="22223" w:author="UTENTE" w:date="2020-06-30T19:00:00Z">
        <w:r w:rsidRPr="00181FFC">
          <w:rPr>
            <w:rFonts w:ascii="Calibri" w:eastAsia="Calibri" w:hAnsi="Calibri" w:cs="Times New Roman"/>
          </w:rPr>
          <w:t>1117.</w:t>
        </w:r>
        <w:r w:rsidRPr="00181FFC">
          <w:rPr>
            <w:rFonts w:ascii="Calibri" w:eastAsia="Calibri" w:hAnsi="Calibri" w:cs="Times New Roman"/>
          </w:rPr>
          <w:tab/>
          <w:t>n "L'abbraccio di Bishop si fa più stringente.{w} La vita viene lentamente succhiata via dal mio corpo, goccia per goccia, rimpiazzata da pura beatitudine."</w:t>
        </w:r>
      </w:ins>
    </w:p>
    <w:p w14:paraId="66446C3F" w14:textId="77777777" w:rsidR="00181FFC" w:rsidRPr="00181FFC" w:rsidRDefault="00181FFC" w:rsidP="00181FFC">
      <w:pPr>
        <w:spacing w:line="600" w:lineRule="auto"/>
        <w:jc w:val="left"/>
        <w:rPr>
          <w:ins w:id="22224" w:author="UTENTE" w:date="2020-06-30T19:00:00Z"/>
          <w:rFonts w:ascii="Calibri" w:eastAsia="Calibri" w:hAnsi="Calibri" w:cs="Times New Roman"/>
        </w:rPr>
      </w:pPr>
      <w:ins w:id="22225" w:author="UTENTE" w:date="2020-06-30T19:00:00Z">
        <w:r w:rsidRPr="00181FFC">
          <w:rPr>
            <w:rFonts w:ascii="Calibri" w:eastAsia="Calibri" w:hAnsi="Calibri" w:cs="Times New Roman"/>
          </w:rPr>
          <w:t>1118.</w:t>
        </w:r>
        <w:r w:rsidRPr="00181FFC">
          <w:rPr>
            <w:rFonts w:ascii="Calibri" w:eastAsia="Calibri" w:hAnsi="Calibri" w:cs="Times New Roman"/>
          </w:rPr>
          <w:tab/>
          <w:t>n "Inizio a lasciare andare la mia coscienza, scivolando in un placido buio."</w:t>
        </w:r>
      </w:ins>
    </w:p>
    <w:p w14:paraId="69F9A5D2" w14:textId="77777777" w:rsidR="00181FFC" w:rsidRPr="00181FFC" w:rsidRDefault="00181FFC" w:rsidP="00181FFC">
      <w:pPr>
        <w:spacing w:line="600" w:lineRule="auto"/>
        <w:jc w:val="left"/>
        <w:rPr>
          <w:ins w:id="22226" w:author="UTENTE" w:date="2020-06-30T19:00:00Z"/>
          <w:rFonts w:ascii="Calibri" w:eastAsia="Calibri" w:hAnsi="Calibri" w:cs="Times New Roman"/>
        </w:rPr>
      </w:pPr>
      <w:ins w:id="22227" w:author="UTENTE" w:date="2020-06-30T19:00:00Z">
        <w:r w:rsidRPr="00181FFC">
          <w:rPr>
            <w:rFonts w:ascii="Calibri" w:eastAsia="Calibri" w:hAnsi="Calibri" w:cs="Times New Roman"/>
          </w:rPr>
          <w:t>1119.</w:t>
        </w:r>
        <w:r w:rsidRPr="00181FFC">
          <w:rPr>
            <w:rFonts w:ascii="Calibri" w:eastAsia="Calibri" w:hAnsi="Calibri" w:cs="Times New Roman"/>
          </w:rPr>
          <w:tab/>
          <w:t>n "…Finché della pelle fredda non mi preme contro le labbra, costringendomi a fare entrare qualcosa nella mia bocca."</w:t>
        </w:r>
      </w:ins>
    </w:p>
    <w:p w14:paraId="295B4993" w14:textId="77777777" w:rsidR="00181FFC" w:rsidRPr="00181FFC" w:rsidRDefault="00181FFC" w:rsidP="00181FFC">
      <w:pPr>
        <w:spacing w:line="600" w:lineRule="auto"/>
        <w:jc w:val="left"/>
        <w:rPr>
          <w:ins w:id="22228" w:author="UTENTE" w:date="2020-06-30T19:00:00Z"/>
          <w:rFonts w:ascii="Calibri" w:eastAsia="Calibri" w:hAnsi="Calibri" w:cs="Times New Roman"/>
        </w:rPr>
      </w:pPr>
      <w:ins w:id="22229" w:author="UTENTE" w:date="2020-06-30T19:00:00Z">
        <w:r w:rsidRPr="00181FFC">
          <w:rPr>
            <w:rFonts w:ascii="Calibri" w:eastAsia="Calibri" w:hAnsi="Calibri" w:cs="Times New Roman"/>
          </w:rPr>
          <w:t>1120.</w:t>
        </w:r>
        <w:r w:rsidRPr="00181FFC">
          <w:rPr>
            <w:rFonts w:ascii="Calibri" w:eastAsia="Calibri" w:hAnsi="Calibri" w:cs="Times New Roman"/>
          </w:rPr>
          <w:tab/>
          <w:t>n "Dolce e metallico -- strano all'inizio, poi delizioso, e dopo ancora… una droga."</w:t>
        </w:r>
        <w:r w:rsidRPr="00181FFC">
          <w:rPr>
            <w:rFonts w:ascii="Calibri" w:eastAsia="Calibri" w:hAnsi="Calibri" w:cs="Times New Roman"/>
          </w:rPr>
          <w:br w:type="page"/>
        </w:r>
      </w:ins>
    </w:p>
    <w:p w14:paraId="2E224F8A" w14:textId="77777777" w:rsidR="00181FFC" w:rsidRPr="00181FFC" w:rsidRDefault="00181FFC" w:rsidP="00181FFC">
      <w:pPr>
        <w:spacing w:line="600" w:lineRule="auto"/>
        <w:jc w:val="left"/>
        <w:rPr>
          <w:ins w:id="22230" w:author="UTENTE" w:date="2020-06-30T19:00:00Z"/>
          <w:rFonts w:ascii="Calibri" w:eastAsia="Calibri" w:hAnsi="Calibri" w:cs="Times New Roman"/>
          <w:lang w:val="en-US"/>
        </w:rPr>
      </w:pPr>
      <w:ins w:id="22231" w:author="UTENTE" w:date="2020-06-30T19:00:00Z">
        <w:r w:rsidRPr="00181FFC">
          <w:rPr>
            <w:rFonts w:ascii="Calibri" w:eastAsia="Calibri" w:hAnsi="Calibri" w:cs="Times New Roman"/>
            <w:lang w:val="en-US"/>
          </w:rPr>
          <w:lastRenderedPageBreak/>
          <w:t>1121.</w:t>
        </w:r>
        <w:r w:rsidRPr="00181FFC">
          <w:rPr>
            <w:rFonts w:ascii="Calibri" w:eastAsia="Calibri" w:hAnsi="Calibri" w:cs="Times New Roman"/>
            <w:lang w:val="en-US"/>
          </w:rPr>
          <w:tab/>
          <w:t>n "I swallow it greedily.{w} More of it flows down my throat, and it {i}burns{/i}, horribly and wonderfully."</w:t>
        </w:r>
      </w:ins>
    </w:p>
    <w:p w14:paraId="75523161" w14:textId="77777777" w:rsidR="00181FFC" w:rsidRPr="00181FFC" w:rsidRDefault="00181FFC" w:rsidP="00181FFC">
      <w:pPr>
        <w:spacing w:line="600" w:lineRule="auto"/>
        <w:jc w:val="left"/>
        <w:rPr>
          <w:ins w:id="22232" w:author="UTENTE" w:date="2020-06-30T19:00:00Z"/>
          <w:rFonts w:ascii="Calibri" w:eastAsia="Calibri" w:hAnsi="Calibri" w:cs="Times New Roman"/>
          <w:lang w:val="en-US"/>
        </w:rPr>
      </w:pPr>
      <w:ins w:id="22233" w:author="UTENTE" w:date="2020-06-30T19:00:00Z">
        <w:r w:rsidRPr="00181FFC">
          <w:rPr>
            <w:rFonts w:ascii="Calibri" w:eastAsia="Calibri" w:hAnsi="Calibri" w:cs="Times New Roman"/>
            <w:lang w:val="en-US"/>
          </w:rPr>
          <w:t>1122.</w:t>
        </w:r>
        <w:r w:rsidRPr="00181FFC">
          <w:rPr>
            <w:rFonts w:ascii="Calibri" w:eastAsia="Calibri" w:hAnsi="Calibri" w:cs="Times New Roman"/>
            <w:lang w:val="en-US"/>
          </w:rPr>
          <w:tab/>
          <w:t>n "…It isn't until I've gulped down mouthfuls of the sweet liquid that I can finally open my eyes."</w:t>
        </w:r>
      </w:ins>
    </w:p>
    <w:p w14:paraId="6D3D44AE" w14:textId="77777777" w:rsidR="00181FFC" w:rsidRPr="00181FFC" w:rsidRDefault="00181FFC" w:rsidP="00181FFC">
      <w:pPr>
        <w:spacing w:line="600" w:lineRule="auto"/>
        <w:jc w:val="left"/>
        <w:rPr>
          <w:ins w:id="22234" w:author="UTENTE" w:date="2020-06-30T19:00:00Z"/>
          <w:rFonts w:ascii="Calibri" w:eastAsia="Calibri" w:hAnsi="Calibri" w:cs="Times New Roman"/>
          <w:lang w:val="en-US"/>
        </w:rPr>
      </w:pPr>
      <w:ins w:id="22235" w:author="UTENTE" w:date="2020-06-30T19:00:00Z">
        <w:r w:rsidRPr="00181FFC">
          <w:rPr>
            <w:rFonts w:ascii="Calibri" w:eastAsia="Calibri" w:hAnsi="Calibri" w:cs="Times New Roman"/>
            <w:lang w:val="en-US"/>
          </w:rPr>
          <w:t>1123.</w:t>
        </w:r>
        <w:r w:rsidRPr="00181FFC">
          <w:rPr>
            <w:rFonts w:ascii="Calibri" w:eastAsia="Calibri" w:hAnsi="Calibri" w:cs="Times New Roman"/>
            <w:lang w:val="en-US"/>
          </w:rPr>
          <w:tab/>
          <w:t>n "I'm still here, still myself, still alive…?"</w:t>
        </w:r>
      </w:ins>
    </w:p>
    <w:p w14:paraId="6280BD85" w14:textId="77777777" w:rsidR="00181FFC" w:rsidRPr="00181FFC" w:rsidRDefault="00181FFC" w:rsidP="00181FFC">
      <w:pPr>
        <w:spacing w:line="600" w:lineRule="auto"/>
        <w:jc w:val="left"/>
        <w:rPr>
          <w:ins w:id="22236" w:author="UTENTE" w:date="2020-06-30T19:00:00Z"/>
          <w:rFonts w:ascii="Calibri" w:eastAsia="Calibri" w:hAnsi="Calibri" w:cs="Times New Roman"/>
          <w:lang w:val="en-US"/>
        </w:rPr>
      </w:pPr>
      <w:ins w:id="22237" w:author="UTENTE" w:date="2020-06-30T19:00:00Z">
        <w:r w:rsidRPr="00181FFC">
          <w:rPr>
            <w:rFonts w:ascii="Calibri" w:eastAsia="Calibri" w:hAnsi="Calibri" w:cs="Times New Roman"/>
            <w:lang w:val="en-US"/>
          </w:rPr>
          <w:t>1124.</w:t>
        </w:r>
        <w:r w:rsidRPr="00181FFC">
          <w:rPr>
            <w:rFonts w:ascii="Calibri" w:eastAsia="Calibri" w:hAnsi="Calibri" w:cs="Times New Roman"/>
            <w:lang w:val="en-US"/>
          </w:rPr>
          <w:tab/>
          <w:t>mcp "\"…\""</w:t>
        </w:r>
      </w:ins>
    </w:p>
    <w:p w14:paraId="7FF39052" w14:textId="77777777" w:rsidR="00181FFC" w:rsidRPr="00181FFC" w:rsidRDefault="00181FFC" w:rsidP="00181FFC">
      <w:pPr>
        <w:spacing w:line="600" w:lineRule="auto"/>
        <w:jc w:val="left"/>
        <w:rPr>
          <w:ins w:id="22238" w:author="UTENTE" w:date="2020-06-30T19:00:00Z"/>
          <w:rFonts w:ascii="Calibri" w:eastAsia="Calibri" w:hAnsi="Calibri" w:cs="Times New Roman"/>
          <w:lang w:val="en-US"/>
        </w:rPr>
      </w:pPr>
      <w:ins w:id="22239" w:author="UTENTE" w:date="2020-06-30T19:00:00Z">
        <w:r w:rsidRPr="00181FFC">
          <w:rPr>
            <w:rFonts w:ascii="Calibri" w:eastAsia="Calibri" w:hAnsi="Calibri" w:cs="Times New Roman"/>
            <w:lang w:val="en-US"/>
          </w:rPr>
          <w:t>1125.</w:t>
        </w:r>
        <w:r w:rsidRPr="00181FFC">
          <w:rPr>
            <w:rFonts w:ascii="Calibri" w:eastAsia="Calibri" w:hAnsi="Calibri" w:cs="Times New Roman"/>
            <w:lang w:val="en-US"/>
          </w:rPr>
          <w:tab/>
          <w:t>n "…No, not alive."</w:t>
        </w:r>
      </w:ins>
    </w:p>
    <w:p w14:paraId="3DF4A767" w14:textId="77777777" w:rsidR="00181FFC" w:rsidRPr="00181FFC" w:rsidRDefault="00181FFC" w:rsidP="00181FFC">
      <w:pPr>
        <w:spacing w:line="600" w:lineRule="auto"/>
        <w:jc w:val="left"/>
        <w:rPr>
          <w:ins w:id="22240" w:author="UTENTE" w:date="2020-06-30T19:00:00Z"/>
          <w:rFonts w:ascii="Calibri" w:eastAsia="Calibri" w:hAnsi="Calibri" w:cs="Times New Roman"/>
          <w:lang w:val="en-US"/>
        </w:rPr>
      </w:pPr>
      <w:ins w:id="22241" w:author="UTENTE" w:date="2020-06-30T19:00:00Z">
        <w:r w:rsidRPr="00181FFC">
          <w:rPr>
            <w:rFonts w:ascii="Calibri" w:eastAsia="Calibri" w:hAnsi="Calibri" w:cs="Times New Roman"/>
            <w:lang w:val="en-US"/>
          </w:rPr>
          <w:t>1126.</w:t>
        </w:r>
        <w:r w:rsidRPr="00181FFC">
          <w:rPr>
            <w:rFonts w:ascii="Calibri" w:eastAsia="Calibri" w:hAnsi="Calibri" w:cs="Times New Roman"/>
            <w:lang w:val="en-US"/>
          </w:rPr>
          <w:tab/>
          <w:t>n "I have no heartbeat, no need to breathe, even though my chest rises and falls out of habit."</w:t>
        </w:r>
      </w:ins>
    </w:p>
    <w:p w14:paraId="6DC6FFF1" w14:textId="77777777" w:rsidR="00181FFC" w:rsidRPr="00181FFC" w:rsidRDefault="00181FFC" w:rsidP="00181FFC">
      <w:pPr>
        <w:spacing w:line="600" w:lineRule="auto"/>
        <w:jc w:val="left"/>
        <w:rPr>
          <w:ins w:id="22242" w:author="UTENTE" w:date="2020-06-30T19:00:00Z"/>
          <w:rFonts w:ascii="Calibri" w:eastAsia="Calibri" w:hAnsi="Calibri" w:cs="Times New Roman"/>
          <w:lang w:val="en-US"/>
        </w:rPr>
      </w:pPr>
      <w:ins w:id="22243" w:author="UTENTE" w:date="2020-06-30T19:00:00Z">
        <w:r w:rsidRPr="00181FFC">
          <w:rPr>
            <w:rFonts w:ascii="Calibri" w:eastAsia="Calibri" w:hAnsi="Calibri" w:cs="Times New Roman"/>
            <w:lang w:val="en-US"/>
          </w:rPr>
          <w:t>1127.</w:t>
        </w:r>
        <w:r w:rsidRPr="00181FFC">
          <w:rPr>
            <w:rFonts w:ascii="Calibri" w:eastAsia="Calibri" w:hAnsi="Calibri" w:cs="Times New Roman"/>
            <w:lang w:val="en-US"/>
          </w:rPr>
          <w:tab/>
          <w:t>n "My vision is sharper, and I'm overwhelmed with a rush of scents and sounds I never noticed before."</w:t>
        </w:r>
      </w:ins>
    </w:p>
    <w:p w14:paraId="0655C57A" w14:textId="77777777" w:rsidR="00181FFC" w:rsidRPr="00181FFC" w:rsidRDefault="00181FFC" w:rsidP="00181FFC">
      <w:pPr>
        <w:spacing w:line="600" w:lineRule="auto"/>
        <w:jc w:val="left"/>
        <w:rPr>
          <w:ins w:id="22244" w:author="UTENTE" w:date="2020-06-30T19:00:00Z"/>
          <w:rFonts w:ascii="Calibri" w:eastAsia="Calibri" w:hAnsi="Calibri" w:cs="Times New Roman"/>
          <w:lang w:val="en-US"/>
        </w:rPr>
      </w:pPr>
      <w:ins w:id="22245" w:author="UTENTE" w:date="2020-06-30T19:00:00Z">
        <w:r w:rsidRPr="00181FFC">
          <w:rPr>
            <w:rFonts w:ascii="Calibri" w:eastAsia="Calibri" w:hAnsi="Calibri" w:cs="Times New Roman"/>
            <w:lang w:val="en-US"/>
          </w:rPr>
          <w:t>1128.</w:t>
        </w:r>
        <w:r w:rsidRPr="00181FFC">
          <w:rPr>
            <w:rFonts w:ascii="Calibri" w:eastAsia="Calibri" w:hAnsi="Calibri" w:cs="Times New Roman"/>
            <w:lang w:val="en-US"/>
          </w:rPr>
          <w:tab/>
          <w:t>b "\"You take to our beautiful affliction just as well I thought you might, [mc].\""</w:t>
        </w:r>
      </w:ins>
    </w:p>
    <w:p w14:paraId="238595CA" w14:textId="77777777" w:rsidR="00181FFC" w:rsidRPr="00181FFC" w:rsidRDefault="00181FFC" w:rsidP="00181FFC">
      <w:pPr>
        <w:spacing w:line="600" w:lineRule="auto"/>
        <w:jc w:val="left"/>
        <w:rPr>
          <w:ins w:id="22246" w:author="UTENTE" w:date="2020-06-30T19:00:00Z"/>
          <w:rFonts w:ascii="Calibri" w:eastAsia="Calibri" w:hAnsi="Calibri" w:cs="Times New Roman"/>
          <w:lang w:val="en-US"/>
        </w:rPr>
      </w:pPr>
      <w:ins w:id="22247" w:author="UTENTE" w:date="2020-06-30T19:00:00Z">
        <w:r w:rsidRPr="00181FFC">
          <w:rPr>
            <w:rFonts w:ascii="Calibri" w:eastAsia="Calibri" w:hAnsi="Calibri" w:cs="Times New Roman"/>
            <w:lang w:val="en-US"/>
          </w:rPr>
          <w:t>1129.</w:t>
        </w:r>
        <w:r w:rsidRPr="00181FFC">
          <w:rPr>
            <w:rFonts w:ascii="Calibri" w:eastAsia="Calibri" w:hAnsi="Calibri" w:cs="Times New Roman"/>
            <w:lang w:val="en-US"/>
          </w:rPr>
          <w:tab/>
          <w:t>n "A strange sensation washes over me when I hear Bishop's voice.{w} Commanding, but soothing, sending a delightful shiver down my spine."</w:t>
        </w:r>
      </w:ins>
    </w:p>
    <w:p w14:paraId="56D03043" w14:textId="77777777" w:rsidR="00181FFC" w:rsidRPr="00181FFC" w:rsidRDefault="00181FFC" w:rsidP="00181FFC">
      <w:pPr>
        <w:spacing w:line="600" w:lineRule="auto"/>
        <w:jc w:val="left"/>
        <w:rPr>
          <w:ins w:id="22248" w:author="UTENTE" w:date="2020-06-30T19:00:00Z"/>
          <w:rFonts w:ascii="Calibri" w:eastAsia="Calibri" w:hAnsi="Calibri" w:cs="Times New Roman"/>
          <w:lang w:val="en-US"/>
        </w:rPr>
      </w:pPr>
      <w:ins w:id="22249" w:author="UTENTE" w:date="2020-06-30T19:00:00Z">
        <w:r w:rsidRPr="00181FFC">
          <w:rPr>
            <w:rFonts w:ascii="Calibri" w:eastAsia="Calibri" w:hAnsi="Calibri" w:cs="Times New Roman"/>
            <w:lang w:val="en-US"/>
          </w:rPr>
          <w:t>1130.</w:t>
        </w:r>
        <w:r w:rsidRPr="00181FFC">
          <w:rPr>
            <w:rFonts w:ascii="Calibri" w:eastAsia="Calibri" w:hAnsi="Calibri" w:cs="Times New Roman"/>
            <w:lang w:val="en-US"/>
          </w:rPr>
          <w:tab/>
          <w:t>n "I feel compelled to smile."</w:t>
        </w:r>
      </w:ins>
    </w:p>
    <w:p w14:paraId="0BD857EE" w14:textId="77777777" w:rsidR="00181FFC" w:rsidRPr="00181FFC" w:rsidRDefault="00181FFC" w:rsidP="00181FFC">
      <w:pPr>
        <w:spacing w:line="600" w:lineRule="auto"/>
        <w:jc w:val="left"/>
        <w:rPr>
          <w:ins w:id="22250" w:author="UTENTE" w:date="2020-06-30T19:00:00Z"/>
          <w:rFonts w:ascii="Calibri" w:eastAsia="Calibri" w:hAnsi="Calibri" w:cs="Times New Roman"/>
          <w:lang w:val="en-US"/>
        </w:rPr>
      </w:pPr>
      <w:ins w:id="22251" w:author="UTENTE" w:date="2020-06-30T19:00:00Z">
        <w:r w:rsidRPr="00181FFC">
          <w:rPr>
            <w:rFonts w:ascii="Calibri" w:eastAsia="Calibri" w:hAnsi="Calibri" w:cs="Times New Roman"/>
            <w:lang w:val="en-US"/>
          </w:rPr>
          <w:t>1131.</w:t>
        </w:r>
        <w:r w:rsidRPr="00181FFC">
          <w:rPr>
            <w:rFonts w:ascii="Calibri" w:eastAsia="Calibri" w:hAnsi="Calibri" w:cs="Times New Roman"/>
            <w:lang w:val="en-US"/>
          </w:rPr>
          <w:tab/>
          <w:t>b "\"Now, I think someone's waiting for a phone call…\""</w:t>
        </w:r>
      </w:ins>
    </w:p>
    <w:p w14:paraId="05B1F3EC" w14:textId="77777777" w:rsidR="00181FFC" w:rsidRPr="00181FFC" w:rsidRDefault="00181FFC" w:rsidP="00181FFC">
      <w:pPr>
        <w:spacing w:line="600" w:lineRule="auto"/>
        <w:jc w:val="left"/>
        <w:rPr>
          <w:ins w:id="22252" w:author="UTENTE" w:date="2020-06-30T19:00:00Z"/>
          <w:rFonts w:ascii="Calibri" w:eastAsia="Calibri" w:hAnsi="Calibri" w:cs="Times New Roman"/>
          <w:lang w:val="en-US"/>
        </w:rPr>
      </w:pPr>
      <w:ins w:id="22253" w:author="UTENTE" w:date="2020-06-30T19:00:00Z">
        <w:r w:rsidRPr="00181FFC">
          <w:rPr>
            <w:rFonts w:ascii="Calibri" w:eastAsia="Calibri" w:hAnsi="Calibri" w:cs="Times New Roman"/>
            <w:lang w:val="en-US"/>
          </w:rPr>
          <w:t>1132.</w:t>
        </w:r>
        <w:r w:rsidRPr="00181FFC">
          <w:rPr>
            <w:rFonts w:ascii="Calibri" w:eastAsia="Calibri" w:hAnsi="Calibri" w:cs="Times New Roman"/>
            <w:lang w:val="en-US"/>
          </w:rPr>
          <w:tab/>
          <w:t>b "\"And you don't want to let him down, do you?\""</w:t>
        </w:r>
      </w:ins>
    </w:p>
    <w:p w14:paraId="16E74987" w14:textId="77777777" w:rsidR="00181FFC" w:rsidRPr="00181FFC" w:rsidRDefault="00181FFC" w:rsidP="00181FFC">
      <w:pPr>
        <w:spacing w:line="600" w:lineRule="auto"/>
        <w:jc w:val="left"/>
        <w:rPr>
          <w:ins w:id="22254" w:author="UTENTE" w:date="2020-06-30T19:00:00Z"/>
          <w:rFonts w:ascii="Calibri" w:eastAsia="Calibri" w:hAnsi="Calibri" w:cs="Times New Roman"/>
          <w:lang w:val="en-US"/>
          <w:rPrChange w:id="22255" w:author="UTENTE" w:date="2020-06-30T19:00:00Z">
            <w:rPr>
              <w:ins w:id="22256" w:author="UTENTE" w:date="2020-06-30T19:00:00Z"/>
              <w:rFonts w:ascii="Calibri" w:eastAsia="Calibri" w:hAnsi="Calibri" w:cs="Times New Roman"/>
            </w:rPr>
          </w:rPrChange>
        </w:rPr>
      </w:pPr>
      <w:ins w:id="22257" w:author="UTENTE" w:date="2020-06-30T19:00:00Z">
        <w:r w:rsidRPr="00181FFC">
          <w:rPr>
            <w:rFonts w:ascii="Calibri" w:eastAsia="Calibri" w:hAnsi="Calibri" w:cs="Times New Roman"/>
            <w:lang w:val="en-US"/>
            <w:rPrChange w:id="22258" w:author="UTENTE" w:date="2020-06-30T19:00:00Z">
              <w:rPr>
                <w:rFonts w:ascii="Calibri" w:eastAsia="Calibri" w:hAnsi="Calibri" w:cs="Times New Roman"/>
              </w:rPr>
            </w:rPrChange>
          </w:rPr>
          <w:t>1133.</w:t>
        </w:r>
        <w:r w:rsidRPr="00181FFC">
          <w:rPr>
            <w:rFonts w:ascii="Calibri" w:eastAsia="Calibri" w:hAnsi="Calibri" w:cs="Times New Roman"/>
            <w:lang w:val="en-US"/>
            <w:rPrChange w:id="22259" w:author="UTENTE" w:date="2020-06-30T19:00:00Z">
              <w:rPr>
                <w:rFonts w:ascii="Calibri" w:eastAsia="Calibri" w:hAnsi="Calibri" w:cs="Times New Roman"/>
              </w:rPr>
            </w:rPrChange>
          </w:rPr>
          <w:tab/>
          <w:t>mcp "\"…Of course not.\""</w:t>
        </w:r>
      </w:ins>
    </w:p>
    <w:p w14:paraId="41FC7AA3" w14:textId="77777777" w:rsidR="00181FFC" w:rsidRPr="00181FFC" w:rsidRDefault="00181FFC" w:rsidP="00181FFC">
      <w:pPr>
        <w:spacing w:line="600" w:lineRule="auto"/>
        <w:jc w:val="left"/>
        <w:rPr>
          <w:ins w:id="22260" w:author="UTENTE" w:date="2020-06-30T19:00:00Z"/>
          <w:rFonts w:ascii="Calibri" w:eastAsia="Calibri" w:hAnsi="Calibri" w:cs="Times New Roman"/>
          <w:lang w:val="en-US"/>
        </w:rPr>
      </w:pPr>
      <w:ins w:id="22261" w:author="UTENTE" w:date="2020-06-30T19:00:00Z">
        <w:r w:rsidRPr="00181FFC">
          <w:rPr>
            <w:rFonts w:ascii="Calibri" w:eastAsia="Calibri" w:hAnsi="Calibri" w:cs="Times New Roman"/>
            <w:lang w:val="en-US"/>
          </w:rPr>
          <w:t>1134.</w:t>
        </w:r>
        <w:r w:rsidRPr="00181FFC">
          <w:rPr>
            <w:rFonts w:ascii="Calibri" w:eastAsia="Calibri" w:hAnsi="Calibri" w:cs="Times New Roman"/>
            <w:lang w:val="en-US"/>
          </w:rPr>
          <w:tab/>
          <w:t>n "Without hesitation, I reach for my phone and find Luka's number, dialing it up."</w:t>
        </w:r>
        <w:r w:rsidRPr="00181FFC">
          <w:rPr>
            <w:rFonts w:ascii="Calibri" w:eastAsia="Calibri" w:hAnsi="Calibri" w:cs="Times New Roman"/>
            <w:lang w:val="en-US"/>
          </w:rPr>
          <w:br w:type="page"/>
        </w:r>
      </w:ins>
    </w:p>
    <w:p w14:paraId="0DF99AB5" w14:textId="77777777" w:rsidR="00181FFC" w:rsidRPr="00181FFC" w:rsidRDefault="00181FFC" w:rsidP="00181FFC">
      <w:pPr>
        <w:spacing w:line="600" w:lineRule="auto"/>
        <w:jc w:val="left"/>
        <w:rPr>
          <w:ins w:id="22262" w:author="UTENTE" w:date="2020-06-30T19:00:00Z"/>
          <w:rFonts w:ascii="Calibri" w:eastAsia="Calibri" w:hAnsi="Calibri" w:cs="Times New Roman"/>
        </w:rPr>
      </w:pPr>
      <w:ins w:id="22263" w:author="UTENTE" w:date="2020-06-30T19:00:00Z">
        <w:r w:rsidRPr="00181FFC">
          <w:rPr>
            <w:rFonts w:ascii="Calibri" w:eastAsia="Calibri" w:hAnsi="Calibri" w:cs="Times New Roman"/>
          </w:rPr>
          <w:lastRenderedPageBreak/>
          <w:t>1121.</w:t>
        </w:r>
        <w:r w:rsidRPr="00181FFC">
          <w:rPr>
            <w:rFonts w:ascii="Calibri" w:eastAsia="Calibri" w:hAnsi="Calibri" w:cs="Times New Roman"/>
          </w:rPr>
          <w:tab/>
          <w:t>n "Lo ingoio avaramente.{w} Lungo la mia gola ne scende ancora, e {i}brucia{/i}, piacevolmente e magnificamente."</w:t>
        </w:r>
      </w:ins>
    </w:p>
    <w:p w14:paraId="3BB0BCEA" w14:textId="77777777" w:rsidR="00181FFC" w:rsidRPr="00181FFC" w:rsidRDefault="00181FFC" w:rsidP="00181FFC">
      <w:pPr>
        <w:spacing w:line="600" w:lineRule="auto"/>
        <w:jc w:val="left"/>
        <w:rPr>
          <w:ins w:id="22264" w:author="UTENTE" w:date="2020-06-30T19:00:00Z"/>
          <w:rFonts w:ascii="Calibri" w:eastAsia="Calibri" w:hAnsi="Calibri" w:cs="Times New Roman"/>
        </w:rPr>
      </w:pPr>
      <w:ins w:id="22265" w:author="UTENTE" w:date="2020-06-30T19:00:00Z">
        <w:r w:rsidRPr="00181FFC">
          <w:rPr>
            <w:rFonts w:ascii="Calibri" w:eastAsia="Calibri" w:hAnsi="Calibri" w:cs="Times New Roman"/>
          </w:rPr>
          <w:t>1122.</w:t>
        </w:r>
        <w:r w:rsidRPr="00181FFC">
          <w:rPr>
            <w:rFonts w:ascii="Calibri" w:eastAsia="Calibri" w:hAnsi="Calibri" w:cs="Times New Roman"/>
          </w:rPr>
          <w:tab/>
          <w:t>n "…Solo dopo aver trangugiato fino all'ultima goccia del dolce liquido, riesco finalmente ad aprire gli occhi."</w:t>
        </w:r>
      </w:ins>
    </w:p>
    <w:p w14:paraId="064C2877" w14:textId="77777777" w:rsidR="00181FFC" w:rsidRPr="00181FFC" w:rsidRDefault="00181FFC" w:rsidP="00181FFC">
      <w:pPr>
        <w:spacing w:line="600" w:lineRule="auto"/>
        <w:jc w:val="left"/>
        <w:rPr>
          <w:ins w:id="22266" w:author="UTENTE" w:date="2020-06-30T19:00:00Z"/>
          <w:rFonts w:ascii="Calibri" w:eastAsia="Calibri" w:hAnsi="Calibri" w:cs="Times New Roman"/>
        </w:rPr>
      </w:pPr>
      <w:ins w:id="22267" w:author="UTENTE" w:date="2020-06-30T19:00:00Z">
        <w:r w:rsidRPr="00181FFC">
          <w:rPr>
            <w:rFonts w:ascii="Calibri" w:eastAsia="Calibri" w:hAnsi="Calibri" w:cs="Times New Roman"/>
          </w:rPr>
          <w:t>1123.</w:t>
        </w:r>
        <w:r w:rsidRPr="00181FFC">
          <w:rPr>
            <w:rFonts w:ascii="Calibri" w:eastAsia="Calibri" w:hAnsi="Calibri" w:cs="Times New Roman"/>
          </w:rPr>
          <w:tab/>
          <w:t>n "Sono ancora qui, sono ancora me stesse, sono ancora vivo…?"</w:t>
        </w:r>
      </w:ins>
    </w:p>
    <w:p w14:paraId="32B90D56" w14:textId="77777777" w:rsidR="00181FFC" w:rsidRPr="00181FFC" w:rsidRDefault="00181FFC" w:rsidP="00181FFC">
      <w:pPr>
        <w:spacing w:line="600" w:lineRule="auto"/>
        <w:jc w:val="left"/>
        <w:rPr>
          <w:ins w:id="22268" w:author="UTENTE" w:date="2020-06-30T19:00:00Z"/>
          <w:rFonts w:ascii="Calibri" w:eastAsia="Calibri" w:hAnsi="Calibri" w:cs="Times New Roman"/>
        </w:rPr>
      </w:pPr>
      <w:ins w:id="22269" w:author="UTENTE" w:date="2020-06-30T19:00:00Z">
        <w:r w:rsidRPr="00181FFC">
          <w:rPr>
            <w:rFonts w:ascii="Calibri" w:eastAsia="Calibri" w:hAnsi="Calibri" w:cs="Times New Roman"/>
          </w:rPr>
          <w:t>1124.</w:t>
        </w:r>
        <w:r w:rsidRPr="00181FFC">
          <w:rPr>
            <w:rFonts w:ascii="Calibri" w:eastAsia="Calibri" w:hAnsi="Calibri" w:cs="Times New Roman"/>
          </w:rPr>
          <w:tab/>
          <w:t>mcp "\"…\""</w:t>
        </w:r>
      </w:ins>
    </w:p>
    <w:p w14:paraId="00416740" w14:textId="77777777" w:rsidR="00181FFC" w:rsidRPr="00181FFC" w:rsidRDefault="00181FFC" w:rsidP="00181FFC">
      <w:pPr>
        <w:spacing w:line="600" w:lineRule="auto"/>
        <w:jc w:val="left"/>
        <w:rPr>
          <w:ins w:id="22270" w:author="UTENTE" w:date="2020-06-30T19:00:00Z"/>
          <w:rFonts w:ascii="Calibri" w:eastAsia="Calibri" w:hAnsi="Calibri" w:cs="Times New Roman"/>
        </w:rPr>
      </w:pPr>
      <w:ins w:id="22271" w:author="UTENTE" w:date="2020-06-30T19:00:00Z">
        <w:r w:rsidRPr="00181FFC">
          <w:rPr>
            <w:rFonts w:ascii="Calibri" w:eastAsia="Calibri" w:hAnsi="Calibri" w:cs="Times New Roman"/>
          </w:rPr>
          <w:t>1125.</w:t>
        </w:r>
        <w:r w:rsidRPr="00181FFC">
          <w:rPr>
            <w:rFonts w:ascii="Calibri" w:eastAsia="Calibri" w:hAnsi="Calibri" w:cs="Times New Roman"/>
          </w:rPr>
          <w:tab/>
          <w:t>n "…No, non vivo."</w:t>
        </w:r>
      </w:ins>
    </w:p>
    <w:p w14:paraId="6822AEE8" w14:textId="77777777" w:rsidR="00181FFC" w:rsidRPr="00181FFC" w:rsidRDefault="00181FFC" w:rsidP="00181FFC">
      <w:pPr>
        <w:spacing w:line="600" w:lineRule="auto"/>
        <w:jc w:val="left"/>
        <w:rPr>
          <w:ins w:id="22272" w:author="UTENTE" w:date="2020-06-30T19:00:00Z"/>
          <w:rFonts w:ascii="Calibri" w:eastAsia="Calibri" w:hAnsi="Calibri" w:cs="Times New Roman"/>
        </w:rPr>
      </w:pPr>
      <w:ins w:id="22273" w:author="UTENTE" w:date="2020-06-30T19:00:00Z">
        <w:r w:rsidRPr="00181FFC">
          <w:rPr>
            <w:rFonts w:ascii="Calibri" w:eastAsia="Calibri" w:hAnsi="Calibri" w:cs="Times New Roman"/>
          </w:rPr>
          <w:t>1126.</w:t>
        </w:r>
        <w:r w:rsidRPr="00181FFC">
          <w:rPr>
            <w:rFonts w:ascii="Calibri" w:eastAsia="Calibri" w:hAnsi="Calibri" w:cs="Times New Roman"/>
          </w:rPr>
          <w:tab/>
          <w:t>n "Il mio cuore non batte, non ho bisogno di respirare, anche se il mio petto si alza e si abbassa per l'abitudine."</w:t>
        </w:r>
      </w:ins>
    </w:p>
    <w:p w14:paraId="159CDE04" w14:textId="77777777" w:rsidR="00181FFC" w:rsidRPr="00181FFC" w:rsidRDefault="00181FFC" w:rsidP="00181FFC">
      <w:pPr>
        <w:spacing w:line="600" w:lineRule="auto"/>
        <w:jc w:val="left"/>
        <w:rPr>
          <w:ins w:id="22274" w:author="UTENTE" w:date="2020-06-30T19:00:00Z"/>
          <w:rFonts w:ascii="Calibri" w:eastAsia="Calibri" w:hAnsi="Calibri" w:cs="Times New Roman"/>
        </w:rPr>
      </w:pPr>
      <w:ins w:id="22275" w:author="UTENTE" w:date="2020-06-30T19:00:00Z">
        <w:r w:rsidRPr="00181FFC">
          <w:rPr>
            <w:rFonts w:ascii="Calibri" w:eastAsia="Calibri" w:hAnsi="Calibri" w:cs="Times New Roman"/>
          </w:rPr>
          <w:t>1127.</w:t>
        </w:r>
        <w:r w:rsidRPr="00181FFC">
          <w:rPr>
            <w:rFonts w:ascii="Calibri" w:eastAsia="Calibri" w:hAnsi="Calibri" w:cs="Times New Roman"/>
          </w:rPr>
          <w:tab/>
          <w:t>n "La mia vista è più acuta, e sono sovrastato da una quantità di odori e suoni che non ho mai notato prima."</w:t>
        </w:r>
      </w:ins>
    </w:p>
    <w:p w14:paraId="3DFDF840" w14:textId="77777777" w:rsidR="00181FFC" w:rsidRPr="00181FFC" w:rsidRDefault="00181FFC" w:rsidP="00181FFC">
      <w:pPr>
        <w:spacing w:line="600" w:lineRule="auto"/>
        <w:jc w:val="left"/>
        <w:rPr>
          <w:ins w:id="22276" w:author="UTENTE" w:date="2020-06-30T19:00:00Z"/>
          <w:rFonts w:ascii="Calibri" w:eastAsia="Calibri" w:hAnsi="Calibri" w:cs="Times New Roman"/>
        </w:rPr>
      </w:pPr>
      <w:ins w:id="22277" w:author="UTENTE" w:date="2020-06-30T19:00:00Z">
        <w:r w:rsidRPr="00181FFC">
          <w:rPr>
            <w:rFonts w:ascii="Calibri" w:eastAsia="Calibri" w:hAnsi="Calibri" w:cs="Times New Roman"/>
          </w:rPr>
          <w:t>1128.</w:t>
        </w:r>
        <w:r w:rsidRPr="00181FFC">
          <w:rPr>
            <w:rFonts w:ascii="Calibri" w:eastAsia="Calibri" w:hAnsi="Calibri" w:cs="Times New Roman"/>
          </w:rPr>
          <w:tab/>
          <w:t>b "\"Sopporti bene il nostro meraviglioso dolore proprio come pensavo, [mc].\""</w:t>
        </w:r>
      </w:ins>
    </w:p>
    <w:p w14:paraId="53297CF3" w14:textId="77777777" w:rsidR="00181FFC" w:rsidRPr="00181FFC" w:rsidRDefault="00181FFC" w:rsidP="00181FFC">
      <w:pPr>
        <w:spacing w:line="600" w:lineRule="auto"/>
        <w:jc w:val="left"/>
        <w:rPr>
          <w:ins w:id="22278" w:author="UTENTE" w:date="2020-06-30T19:00:00Z"/>
          <w:rFonts w:ascii="Calibri" w:eastAsia="Calibri" w:hAnsi="Calibri" w:cs="Times New Roman"/>
        </w:rPr>
      </w:pPr>
      <w:ins w:id="22279" w:author="UTENTE" w:date="2020-06-30T19:00:00Z">
        <w:r w:rsidRPr="00181FFC">
          <w:rPr>
            <w:rFonts w:ascii="Calibri" w:eastAsia="Calibri" w:hAnsi="Calibri" w:cs="Times New Roman"/>
          </w:rPr>
          <w:t>1129.</w:t>
        </w:r>
        <w:r w:rsidRPr="00181FFC">
          <w:rPr>
            <w:rFonts w:ascii="Calibri" w:eastAsia="Calibri" w:hAnsi="Calibri" w:cs="Times New Roman"/>
          </w:rPr>
          <w:tab/>
          <w:t>n "Una strana sensazione mi assale quando sento la voce di Bishop.{w} Imponente, ma tranquillizzante, mi fa scorrere un piacevole brivido lungo la schiena."</w:t>
        </w:r>
      </w:ins>
    </w:p>
    <w:p w14:paraId="79AB5DFA" w14:textId="77777777" w:rsidR="00181FFC" w:rsidRPr="00181FFC" w:rsidRDefault="00181FFC" w:rsidP="00181FFC">
      <w:pPr>
        <w:spacing w:line="600" w:lineRule="auto"/>
        <w:jc w:val="left"/>
        <w:rPr>
          <w:ins w:id="22280" w:author="UTENTE" w:date="2020-06-30T19:00:00Z"/>
          <w:rFonts w:ascii="Calibri" w:eastAsia="Calibri" w:hAnsi="Calibri" w:cs="Times New Roman"/>
        </w:rPr>
      </w:pPr>
      <w:ins w:id="22281" w:author="UTENTE" w:date="2020-06-30T19:00:00Z">
        <w:r w:rsidRPr="00181FFC">
          <w:rPr>
            <w:rFonts w:ascii="Calibri" w:eastAsia="Calibri" w:hAnsi="Calibri" w:cs="Times New Roman"/>
          </w:rPr>
          <w:t>1130.</w:t>
        </w:r>
        <w:r w:rsidRPr="00181FFC">
          <w:rPr>
            <w:rFonts w:ascii="Calibri" w:eastAsia="Calibri" w:hAnsi="Calibri" w:cs="Times New Roman"/>
          </w:rPr>
          <w:tab/>
          <w:t>n "Mi sento in dovere di sorridere."</w:t>
        </w:r>
      </w:ins>
    </w:p>
    <w:p w14:paraId="3E4128A5" w14:textId="77777777" w:rsidR="00181FFC" w:rsidRPr="00181FFC" w:rsidRDefault="00181FFC" w:rsidP="00181FFC">
      <w:pPr>
        <w:spacing w:line="600" w:lineRule="auto"/>
        <w:jc w:val="left"/>
        <w:rPr>
          <w:ins w:id="22282" w:author="UTENTE" w:date="2020-06-30T19:00:00Z"/>
          <w:rFonts w:ascii="Calibri" w:eastAsia="Calibri" w:hAnsi="Calibri" w:cs="Times New Roman"/>
        </w:rPr>
      </w:pPr>
      <w:ins w:id="22283" w:author="UTENTE" w:date="2020-06-30T19:00:00Z">
        <w:r w:rsidRPr="00181FFC">
          <w:rPr>
            <w:rFonts w:ascii="Calibri" w:eastAsia="Calibri" w:hAnsi="Calibri" w:cs="Times New Roman"/>
          </w:rPr>
          <w:t>1131.</w:t>
        </w:r>
        <w:r w:rsidRPr="00181FFC">
          <w:rPr>
            <w:rFonts w:ascii="Calibri" w:eastAsia="Calibri" w:hAnsi="Calibri" w:cs="Times New Roman"/>
          </w:rPr>
          <w:tab/>
          <w:t>b "\"Ora, penso che qualcuno stia aspettando una telefonata…\""</w:t>
        </w:r>
      </w:ins>
    </w:p>
    <w:p w14:paraId="64C12046" w14:textId="77777777" w:rsidR="00181FFC" w:rsidRPr="00181FFC" w:rsidRDefault="00181FFC" w:rsidP="00181FFC">
      <w:pPr>
        <w:spacing w:line="600" w:lineRule="auto"/>
        <w:jc w:val="left"/>
        <w:rPr>
          <w:ins w:id="22284" w:author="UTENTE" w:date="2020-06-30T19:00:00Z"/>
          <w:rFonts w:ascii="Calibri" w:eastAsia="Calibri" w:hAnsi="Calibri" w:cs="Times New Roman"/>
        </w:rPr>
      </w:pPr>
      <w:ins w:id="22285" w:author="UTENTE" w:date="2020-06-30T19:00:00Z">
        <w:r w:rsidRPr="00181FFC">
          <w:rPr>
            <w:rFonts w:ascii="Calibri" w:eastAsia="Calibri" w:hAnsi="Calibri" w:cs="Times New Roman"/>
          </w:rPr>
          <w:t>1132.</w:t>
        </w:r>
        <w:r w:rsidRPr="00181FFC">
          <w:rPr>
            <w:rFonts w:ascii="Calibri" w:eastAsia="Calibri" w:hAnsi="Calibri" w:cs="Times New Roman"/>
          </w:rPr>
          <w:tab/>
          <w:t>b "\"E non vuoi deluderlo, giusto?\""</w:t>
        </w:r>
      </w:ins>
    </w:p>
    <w:p w14:paraId="60001191" w14:textId="77777777" w:rsidR="00181FFC" w:rsidRPr="00181FFC" w:rsidRDefault="00181FFC" w:rsidP="00181FFC">
      <w:pPr>
        <w:spacing w:line="600" w:lineRule="auto"/>
        <w:jc w:val="left"/>
        <w:rPr>
          <w:ins w:id="22286" w:author="UTENTE" w:date="2020-06-30T19:00:00Z"/>
          <w:rFonts w:ascii="Calibri" w:eastAsia="Calibri" w:hAnsi="Calibri" w:cs="Times New Roman"/>
        </w:rPr>
      </w:pPr>
      <w:ins w:id="22287" w:author="UTENTE" w:date="2020-06-30T19:00:00Z">
        <w:r w:rsidRPr="00181FFC">
          <w:rPr>
            <w:rFonts w:ascii="Calibri" w:eastAsia="Calibri" w:hAnsi="Calibri" w:cs="Times New Roman"/>
          </w:rPr>
          <w:t>1133.</w:t>
        </w:r>
        <w:r w:rsidRPr="00181FFC">
          <w:rPr>
            <w:rFonts w:ascii="Calibri" w:eastAsia="Calibri" w:hAnsi="Calibri" w:cs="Times New Roman"/>
          </w:rPr>
          <w:tab/>
          <w:t>mcp "\"…Certo che no.\""</w:t>
        </w:r>
      </w:ins>
    </w:p>
    <w:p w14:paraId="7DAED657" w14:textId="77777777" w:rsidR="00181FFC" w:rsidRPr="00181FFC" w:rsidRDefault="00181FFC" w:rsidP="00181FFC">
      <w:pPr>
        <w:spacing w:line="600" w:lineRule="auto"/>
        <w:jc w:val="left"/>
        <w:rPr>
          <w:ins w:id="22288" w:author="UTENTE" w:date="2020-06-30T19:00:00Z"/>
          <w:rFonts w:ascii="Calibri" w:eastAsia="Calibri" w:hAnsi="Calibri" w:cs="Times New Roman"/>
        </w:rPr>
      </w:pPr>
      <w:ins w:id="22289" w:author="UTENTE" w:date="2020-06-30T19:00:00Z">
        <w:r w:rsidRPr="00181FFC">
          <w:rPr>
            <w:rFonts w:ascii="Calibri" w:eastAsia="Calibri" w:hAnsi="Calibri" w:cs="Times New Roman"/>
          </w:rPr>
          <w:t>1134.</w:t>
        </w:r>
        <w:r w:rsidRPr="00181FFC">
          <w:rPr>
            <w:rFonts w:ascii="Calibri" w:eastAsia="Calibri" w:hAnsi="Calibri" w:cs="Times New Roman"/>
          </w:rPr>
          <w:tab/>
          <w:t>n "Senza esitare, afferro il mio telefono e cerco il numero di Luka, avviando la chiamata.” </w:t>
        </w:r>
        <w:r w:rsidRPr="00181FFC">
          <w:rPr>
            <w:rFonts w:ascii="Calibri" w:eastAsia="Calibri" w:hAnsi="Calibri" w:cs="Times New Roman"/>
          </w:rPr>
          <w:br w:type="page"/>
        </w:r>
      </w:ins>
    </w:p>
    <w:p w14:paraId="3761D2AC" w14:textId="77777777" w:rsidR="00181FFC" w:rsidRPr="00181FFC" w:rsidRDefault="00181FFC" w:rsidP="00181FFC">
      <w:pPr>
        <w:spacing w:line="600" w:lineRule="auto"/>
        <w:jc w:val="left"/>
        <w:rPr>
          <w:ins w:id="22290" w:author="UTENTE" w:date="2020-06-30T19:00:00Z"/>
          <w:rFonts w:ascii="Calibri" w:eastAsia="Calibri" w:hAnsi="Calibri" w:cs="Times New Roman"/>
          <w:lang w:val="en-US"/>
        </w:rPr>
      </w:pPr>
      <w:ins w:id="22291" w:author="UTENTE" w:date="2020-06-30T19:00:00Z">
        <w:r w:rsidRPr="00181FFC">
          <w:rPr>
            <w:rFonts w:ascii="Calibri" w:eastAsia="Calibri" w:hAnsi="Calibri" w:cs="Times New Roman"/>
            <w:lang w:val="en-US"/>
          </w:rPr>
          <w:lastRenderedPageBreak/>
          <w:t>1135.</w:t>
        </w:r>
        <w:r w:rsidRPr="00181FFC">
          <w:rPr>
            <w:rFonts w:ascii="Calibri" w:eastAsia="Calibri" w:hAnsi="Calibri" w:cs="Times New Roman"/>
            <w:lang w:val="en-US"/>
          </w:rPr>
          <w:tab/>
          <w:t>n "He answers almost instantly."</w:t>
        </w:r>
      </w:ins>
    </w:p>
    <w:p w14:paraId="3EDBEF1F" w14:textId="77777777" w:rsidR="00181FFC" w:rsidRPr="00181FFC" w:rsidRDefault="00181FFC" w:rsidP="00181FFC">
      <w:pPr>
        <w:spacing w:line="600" w:lineRule="auto"/>
        <w:jc w:val="left"/>
        <w:rPr>
          <w:ins w:id="22292" w:author="UTENTE" w:date="2020-06-30T19:00:00Z"/>
          <w:rFonts w:ascii="Calibri" w:eastAsia="Calibri" w:hAnsi="Calibri" w:cs="Times New Roman"/>
          <w:lang w:val="en-US"/>
        </w:rPr>
      </w:pPr>
      <w:ins w:id="22293" w:author="UTENTE" w:date="2020-06-30T19:00:00Z">
        <w:r w:rsidRPr="00181FFC">
          <w:rPr>
            <w:rFonts w:ascii="Calibri" w:eastAsia="Calibri" w:hAnsi="Calibri" w:cs="Times New Roman"/>
            <w:lang w:val="en-US"/>
          </w:rPr>
          <w:t>1136.</w:t>
        </w:r>
        <w:r w:rsidRPr="00181FFC">
          <w:rPr>
            <w:rFonts w:ascii="Calibri" w:eastAsia="Calibri" w:hAnsi="Calibri" w:cs="Times New Roman"/>
            <w:lang w:val="en-US"/>
          </w:rPr>
          <w:tab/>
          <w:t>l "\"[mc]?! Is that you?\""</w:t>
        </w:r>
      </w:ins>
    </w:p>
    <w:p w14:paraId="16713B8D" w14:textId="77777777" w:rsidR="00181FFC" w:rsidRPr="00181FFC" w:rsidRDefault="00181FFC" w:rsidP="00181FFC">
      <w:pPr>
        <w:spacing w:line="600" w:lineRule="auto"/>
        <w:jc w:val="left"/>
        <w:rPr>
          <w:ins w:id="22294" w:author="UTENTE" w:date="2020-06-30T19:00:00Z"/>
          <w:rFonts w:ascii="Calibri" w:eastAsia="Calibri" w:hAnsi="Calibri" w:cs="Times New Roman"/>
          <w:lang w:val="en-US"/>
          <w:rPrChange w:id="22295" w:author="UTENTE" w:date="2020-06-30T19:00:00Z">
            <w:rPr>
              <w:ins w:id="22296" w:author="UTENTE" w:date="2020-06-30T19:00:00Z"/>
              <w:rFonts w:ascii="Calibri" w:eastAsia="Calibri" w:hAnsi="Calibri" w:cs="Times New Roman"/>
            </w:rPr>
          </w:rPrChange>
        </w:rPr>
      </w:pPr>
      <w:ins w:id="22297" w:author="UTENTE" w:date="2020-06-30T19:00:00Z">
        <w:r w:rsidRPr="00181FFC">
          <w:rPr>
            <w:rFonts w:ascii="Calibri" w:eastAsia="Calibri" w:hAnsi="Calibri" w:cs="Times New Roman"/>
            <w:lang w:val="en-US"/>
            <w:rPrChange w:id="22298" w:author="UTENTE" w:date="2020-06-30T19:00:00Z">
              <w:rPr>
                <w:rFonts w:ascii="Calibri" w:eastAsia="Calibri" w:hAnsi="Calibri" w:cs="Times New Roman"/>
              </w:rPr>
            </w:rPrChange>
          </w:rPr>
          <w:t>1137.</w:t>
        </w:r>
        <w:r w:rsidRPr="00181FFC">
          <w:rPr>
            <w:rFonts w:ascii="Calibri" w:eastAsia="Calibri" w:hAnsi="Calibri" w:cs="Times New Roman"/>
            <w:lang w:val="en-US"/>
            <w:rPrChange w:id="22299" w:author="UTENTE" w:date="2020-06-30T19:00:00Z">
              <w:rPr>
                <w:rFonts w:ascii="Calibri" w:eastAsia="Calibri" w:hAnsi="Calibri" w:cs="Times New Roman"/>
              </w:rPr>
            </w:rPrChange>
          </w:rPr>
          <w:tab/>
          <w:t>mcp "\"Luka…\""</w:t>
        </w:r>
      </w:ins>
    </w:p>
    <w:p w14:paraId="1106480C" w14:textId="77777777" w:rsidR="00181FFC" w:rsidRPr="00181FFC" w:rsidRDefault="00181FFC" w:rsidP="00181FFC">
      <w:pPr>
        <w:spacing w:line="600" w:lineRule="auto"/>
        <w:jc w:val="left"/>
        <w:rPr>
          <w:ins w:id="22300" w:author="UTENTE" w:date="2020-06-30T19:00:00Z"/>
          <w:rFonts w:ascii="Calibri" w:eastAsia="Calibri" w:hAnsi="Calibri" w:cs="Times New Roman"/>
          <w:lang w:val="en-US"/>
        </w:rPr>
      </w:pPr>
      <w:ins w:id="22301" w:author="UTENTE" w:date="2020-06-30T19:00:00Z">
        <w:r w:rsidRPr="00181FFC">
          <w:rPr>
            <w:rFonts w:ascii="Calibri" w:eastAsia="Calibri" w:hAnsi="Calibri" w:cs="Times New Roman"/>
            <w:lang w:val="en-US"/>
          </w:rPr>
          <w:t>1138.</w:t>
        </w:r>
        <w:r w:rsidRPr="00181FFC">
          <w:rPr>
            <w:rFonts w:ascii="Calibri" w:eastAsia="Calibri" w:hAnsi="Calibri" w:cs="Times New Roman"/>
            <w:lang w:val="en-US"/>
          </w:rPr>
          <w:tab/>
          <w:t>l "\"Why the hell didn't you call me sooner?! I was getting… really worried!\""</w:t>
        </w:r>
      </w:ins>
    </w:p>
    <w:p w14:paraId="3906B433" w14:textId="77777777" w:rsidR="00181FFC" w:rsidRPr="00181FFC" w:rsidRDefault="00181FFC" w:rsidP="00181FFC">
      <w:pPr>
        <w:spacing w:line="600" w:lineRule="auto"/>
        <w:jc w:val="left"/>
        <w:rPr>
          <w:ins w:id="22302" w:author="UTENTE" w:date="2020-06-30T19:00:00Z"/>
          <w:rFonts w:ascii="Calibri" w:eastAsia="Calibri" w:hAnsi="Calibri" w:cs="Times New Roman"/>
          <w:lang w:val="en-US"/>
        </w:rPr>
      </w:pPr>
      <w:ins w:id="22303" w:author="UTENTE" w:date="2020-06-30T19:00:00Z">
        <w:r w:rsidRPr="00181FFC">
          <w:rPr>
            <w:rFonts w:ascii="Calibri" w:eastAsia="Calibri" w:hAnsi="Calibri" w:cs="Times New Roman"/>
            <w:lang w:val="en-US"/>
          </w:rPr>
          <w:t>1139.</w:t>
        </w:r>
        <w:r w:rsidRPr="00181FFC">
          <w:rPr>
            <w:rFonts w:ascii="Calibri" w:eastAsia="Calibri" w:hAnsi="Calibri" w:cs="Times New Roman"/>
            <w:lang w:val="en-US"/>
          </w:rPr>
          <w:tab/>
          <w:t>mcp "\"…Come over to my place, Luka.\""</w:t>
        </w:r>
      </w:ins>
    </w:p>
    <w:p w14:paraId="513BD913" w14:textId="77777777" w:rsidR="00181FFC" w:rsidRPr="00181FFC" w:rsidRDefault="00181FFC" w:rsidP="00181FFC">
      <w:pPr>
        <w:spacing w:line="600" w:lineRule="auto"/>
        <w:jc w:val="left"/>
        <w:rPr>
          <w:ins w:id="22304" w:author="UTENTE" w:date="2020-06-30T19:00:00Z"/>
          <w:rFonts w:ascii="Calibri" w:eastAsia="Calibri" w:hAnsi="Calibri" w:cs="Times New Roman"/>
          <w:lang w:val="en-US"/>
        </w:rPr>
      </w:pPr>
      <w:ins w:id="22305" w:author="UTENTE" w:date="2020-06-30T19:00:00Z">
        <w:r w:rsidRPr="00181FFC">
          <w:rPr>
            <w:rFonts w:ascii="Calibri" w:eastAsia="Calibri" w:hAnsi="Calibri" w:cs="Times New Roman"/>
            <w:lang w:val="en-US"/>
          </w:rPr>
          <w:t>1140.</w:t>
        </w:r>
        <w:r w:rsidRPr="00181FFC">
          <w:rPr>
            <w:rFonts w:ascii="Calibri" w:eastAsia="Calibri" w:hAnsi="Calibri" w:cs="Times New Roman"/>
            <w:lang w:val="en-US"/>
          </w:rPr>
          <w:tab/>
          <w:t>mcp "\"There's something I want to show you.\""</w:t>
        </w:r>
      </w:ins>
    </w:p>
    <w:p w14:paraId="000391DC" w14:textId="77777777" w:rsidR="00181FFC" w:rsidRPr="00181FFC" w:rsidRDefault="00181FFC" w:rsidP="00181FFC">
      <w:pPr>
        <w:spacing w:line="600" w:lineRule="auto"/>
        <w:jc w:val="left"/>
        <w:rPr>
          <w:ins w:id="22306" w:author="UTENTE" w:date="2020-06-30T19:00:00Z"/>
          <w:rFonts w:ascii="Calibri" w:eastAsia="Calibri" w:hAnsi="Calibri" w:cs="Times New Roman"/>
          <w:lang w:val="en-US"/>
        </w:rPr>
      </w:pPr>
      <w:ins w:id="22307" w:author="UTENTE" w:date="2020-06-30T19:00:00Z">
        <w:r w:rsidRPr="00181FFC">
          <w:rPr>
            <w:rFonts w:ascii="Calibri" w:eastAsia="Calibri" w:hAnsi="Calibri" w:cs="Times New Roman"/>
            <w:lang w:val="en-US"/>
          </w:rPr>
          <w:t>1141.</w:t>
        </w:r>
        <w:r w:rsidRPr="00181FFC">
          <w:rPr>
            <w:rFonts w:ascii="Calibri" w:eastAsia="Calibri" w:hAnsi="Calibri" w:cs="Times New Roman"/>
            <w:lang w:val="en-US"/>
          </w:rPr>
          <w:tab/>
          <w:t>l "\"Huh? B-but –– \""</w:t>
        </w:r>
      </w:ins>
    </w:p>
    <w:p w14:paraId="23FF643D" w14:textId="77777777" w:rsidR="00181FFC" w:rsidRPr="00181FFC" w:rsidRDefault="00181FFC" w:rsidP="00181FFC">
      <w:pPr>
        <w:spacing w:line="600" w:lineRule="auto"/>
        <w:jc w:val="left"/>
        <w:rPr>
          <w:ins w:id="22308" w:author="UTENTE" w:date="2020-06-30T19:00:00Z"/>
          <w:rFonts w:ascii="Calibri" w:eastAsia="Calibri" w:hAnsi="Calibri" w:cs="Times New Roman"/>
          <w:lang w:val="en-US"/>
        </w:rPr>
      </w:pPr>
      <w:ins w:id="22309" w:author="UTENTE" w:date="2020-06-30T19:00:00Z">
        <w:r w:rsidRPr="00181FFC">
          <w:rPr>
            <w:rFonts w:ascii="Calibri" w:eastAsia="Calibri" w:hAnsi="Calibri" w:cs="Times New Roman"/>
            <w:lang w:val="en-US"/>
          </w:rPr>
          <w:t>1142.</w:t>
        </w:r>
        <w:r w:rsidRPr="00181FFC">
          <w:rPr>
            <w:rFonts w:ascii="Calibri" w:eastAsia="Calibri" w:hAnsi="Calibri" w:cs="Times New Roman"/>
            <w:lang w:val="en-US"/>
          </w:rPr>
          <w:tab/>
          <w:t>mcp "\"It's important. Just trust me… please?\""</w:t>
        </w:r>
      </w:ins>
    </w:p>
    <w:p w14:paraId="17B53E4C" w14:textId="77777777" w:rsidR="00181FFC" w:rsidRPr="00181FFC" w:rsidRDefault="00181FFC" w:rsidP="00181FFC">
      <w:pPr>
        <w:spacing w:line="600" w:lineRule="auto"/>
        <w:jc w:val="left"/>
        <w:rPr>
          <w:ins w:id="22310" w:author="UTENTE" w:date="2020-06-30T19:00:00Z"/>
          <w:rFonts w:ascii="Calibri" w:eastAsia="Calibri" w:hAnsi="Calibri" w:cs="Times New Roman"/>
          <w:lang w:val="en-US"/>
        </w:rPr>
      </w:pPr>
      <w:ins w:id="22311" w:author="UTENTE" w:date="2020-06-30T19:00:00Z">
        <w:r w:rsidRPr="00181FFC">
          <w:rPr>
            <w:rFonts w:ascii="Calibri" w:eastAsia="Calibri" w:hAnsi="Calibri" w:cs="Times New Roman"/>
            <w:lang w:val="en-US"/>
          </w:rPr>
          <w:t>1143.</w:t>
        </w:r>
        <w:r w:rsidRPr="00181FFC">
          <w:rPr>
            <w:rFonts w:ascii="Calibri" w:eastAsia="Calibri" w:hAnsi="Calibri" w:cs="Times New Roman"/>
            <w:lang w:val="en-US"/>
          </w:rPr>
          <w:tab/>
          <w:t>l "\"…\""</w:t>
        </w:r>
      </w:ins>
    </w:p>
    <w:p w14:paraId="1F23AB83" w14:textId="77777777" w:rsidR="00181FFC" w:rsidRPr="00181FFC" w:rsidRDefault="00181FFC" w:rsidP="00181FFC">
      <w:pPr>
        <w:spacing w:line="600" w:lineRule="auto"/>
        <w:jc w:val="left"/>
        <w:rPr>
          <w:ins w:id="22312" w:author="UTENTE" w:date="2020-06-30T19:00:00Z"/>
          <w:rFonts w:ascii="Calibri" w:eastAsia="Calibri" w:hAnsi="Calibri" w:cs="Times New Roman"/>
          <w:lang w:val="en-US"/>
        </w:rPr>
      </w:pPr>
      <w:ins w:id="22313" w:author="UTENTE" w:date="2020-06-30T19:00:00Z">
        <w:r w:rsidRPr="00181FFC">
          <w:rPr>
            <w:rFonts w:ascii="Calibri" w:eastAsia="Calibri" w:hAnsi="Calibri" w:cs="Times New Roman"/>
            <w:lang w:val="en-US"/>
          </w:rPr>
          <w:t>1144.</w:t>
        </w:r>
        <w:r w:rsidRPr="00181FFC">
          <w:rPr>
            <w:rFonts w:ascii="Calibri" w:eastAsia="Calibri" w:hAnsi="Calibri" w:cs="Times New Roman"/>
            <w:lang w:val="en-US"/>
          </w:rPr>
          <w:tab/>
          <w:t>l "\"O-okay. I'll be right there.\""</w:t>
        </w:r>
      </w:ins>
    </w:p>
    <w:p w14:paraId="36777DC5" w14:textId="77777777" w:rsidR="00181FFC" w:rsidRPr="00181FFC" w:rsidRDefault="00181FFC" w:rsidP="00181FFC">
      <w:pPr>
        <w:spacing w:line="600" w:lineRule="auto"/>
        <w:jc w:val="left"/>
        <w:rPr>
          <w:ins w:id="22314" w:author="UTENTE" w:date="2020-06-30T19:00:00Z"/>
          <w:rFonts w:ascii="Calibri" w:eastAsia="Calibri" w:hAnsi="Calibri" w:cs="Times New Roman"/>
          <w:lang w:val="en-US"/>
        </w:rPr>
      </w:pPr>
      <w:ins w:id="22315" w:author="UTENTE" w:date="2020-06-30T19:00:00Z">
        <w:r w:rsidRPr="00181FFC">
          <w:rPr>
            <w:rFonts w:ascii="Calibri" w:eastAsia="Calibri" w:hAnsi="Calibri" w:cs="Times New Roman"/>
            <w:lang w:val="en-US"/>
          </w:rPr>
          <w:t>1145.</w:t>
        </w:r>
        <w:r w:rsidRPr="00181FFC">
          <w:rPr>
            <w:rFonts w:ascii="Calibri" w:eastAsia="Calibri" w:hAnsi="Calibri" w:cs="Times New Roman"/>
            <w:lang w:val="en-US"/>
          </w:rPr>
          <w:tab/>
          <w:t>n "{i}Beep.{/i}"</w:t>
        </w:r>
      </w:ins>
    </w:p>
    <w:p w14:paraId="2120C11A" w14:textId="77777777" w:rsidR="00181FFC" w:rsidRPr="00181FFC" w:rsidRDefault="00181FFC" w:rsidP="00181FFC">
      <w:pPr>
        <w:spacing w:line="600" w:lineRule="auto"/>
        <w:jc w:val="left"/>
        <w:rPr>
          <w:ins w:id="22316" w:author="UTENTE" w:date="2020-06-30T19:00:00Z"/>
          <w:rFonts w:ascii="Calibri" w:eastAsia="Calibri" w:hAnsi="Calibri" w:cs="Times New Roman"/>
          <w:lang w:val="en-US"/>
        </w:rPr>
      </w:pPr>
      <w:ins w:id="22317" w:author="UTENTE" w:date="2020-06-30T19:00:00Z">
        <w:r w:rsidRPr="00181FFC">
          <w:rPr>
            <w:rFonts w:ascii="Calibri" w:eastAsia="Calibri" w:hAnsi="Calibri" w:cs="Times New Roman"/>
            <w:lang w:val="en-US"/>
          </w:rPr>
          <w:t>1146.</w:t>
        </w:r>
        <w:r w:rsidRPr="00181FFC">
          <w:rPr>
            <w:rFonts w:ascii="Calibri" w:eastAsia="Calibri" w:hAnsi="Calibri" w:cs="Times New Roman"/>
            <w:lang w:val="en-US"/>
          </w:rPr>
          <w:tab/>
          <w:t>mcp "\"…\""</w:t>
        </w:r>
      </w:ins>
    </w:p>
    <w:p w14:paraId="009CCC07" w14:textId="77777777" w:rsidR="00181FFC" w:rsidRPr="00181FFC" w:rsidRDefault="00181FFC" w:rsidP="00181FFC">
      <w:pPr>
        <w:spacing w:line="600" w:lineRule="auto"/>
        <w:jc w:val="left"/>
        <w:rPr>
          <w:ins w:id="22318" w:author="UTENTE" w:date="2020-06-30T19:00:00Z"/>
          <w:rFonts w:ascii="Calibri" w:eastAsia="Calibri" w:hAnsi="Calibri" w:cs="Times New Roman"/>
          <w:lang w:val="en-US"/>
        </w:rPr>
      </w:pPr>
      <w:ins w:id="22319" w:author="UTENTE" w:date="2020-06-30T19:00:00Z">
        <w:r w:rsidRPr="00181FFC">
          <w:rPr>
            <w:rFonts w:ascii="Calibri" w:eastAsia="Calibri" w:hAnsi="Calibri" w:cs="Times New Roman"/>
            <w:lang w:val="en-US"/>
          </w:rPr>
          <w:t>1147.</w:t>
        </w:r>
        <w:r w:rsidRPr="00181FFC">
          <w:rPr>
            <w:rFonts w:ascii="Calibri" w:eastAsia="Calibri" w:hAnsi="Calibri" w:cs="Times New Roman"/>
            <w:lang w:val="en-US"/>
          </w:rPr>
          <w:tab/>
          <w:t>n "For a brief moment, I feel a twinge of guilt inside me."</w:t>
        </w:r>
      </w:ins>
    </w:p>
    <w:p w14:paraId="1A4BEA42" w14:textId="77777777" w:rsidR="00181FFC" w:rsidRPr="00181FFC" w:rsidRDefault="00181FFC" w:rsidP="00181FFC">
      <w:pPr>
        <w:spacing w:line="600" w:lineRule="auto"/>
        <w:jc w:val="left"/>
        <w:rPr>
          <w:ins w:id="22320" w:author="UTENTE" w:date="2020-06-30T19:00:00Z"/>
          <w:rFonts w:ascii="Calibri" w:eastAsia="Calibri" w:hAnsi="Calibri" w:cs="Times New Roman"/>
          <w:lang w:val="en-US"/>
        </w:rPr>
      </w:pPr>
      <w:ins w:id="22321" w:author="UTENTE" w:date="2020-06-30T19:00:00Z">
        <w:r w:rsidRPr="00181FFC">
          <w:rPr>
            <w:rFonts w:ascii="Calibri" w:eastAsia="Calibri" w:hAnsi="Calibri" w:cs="Times New Roman"/>
            <w:lang w:val="en-US"/>
          </w:rPr>
          <w:t>1148.</w:t>
        </w:r>
        <w:r w:rsidRPr="00181FFC">
          <w:rPr>
            <w:rFonts w:ascii="Calibri" w:eastAsia="Calibri" w:hAnsi="Calibri" w:cs="Times New Roman"/>
            <w:lang w:val="en-US"/>
          </w:rPr>
          <w:tab/>
          <w:t>n "But I know it's for his own good –– all of this is for his own good."</w:t>
        </w:r>
      </w:ins>
    </w:p>
    <w:p w14:paraId="6D66A4EA" w14:textId="77777777" w:rsidR="00181FFC" w:rsidRPr="00181FFC" w:rsidRDefault="00181FFC" w:rsidP="00181FFC">
      <w:pPr>
        <w:spacing w:line="600" w:lineRule="auto"/>
        <w:jc w:val="left"/>
        <w:rPr>
          <w:ins w:id="22322" w:author="UTENTE" w:date="2020-06-30T19:00:00Z"/>
          <w:rFonts w:ascii="Calibri" w:eastAsia="Calibri" w:hAnsi="Calibri" w:cs="Times New Roman"/>
          <w:lang w:val="en-US"/>
        </w:rPr>
      </w:pPr>
      <w:ins w:id="22323" w:author="UTENTE" w:date="2020-06-30T19:00:00Z">
        <w:r w:rsidRPr="00181FFC">
          <w:rPr>
            <w:rFonts w:ascii="Calibri" w:eastAsia="Calibri" w:hAnsi="Calibri" w:cs="Times New Roman"/>
            <w:lang w:val="en-US"/>
          </w:rPr>
          <w:t>1149.</w:t>
        </w:r>
        <w:r w:rsidRPr="00181FFC">
          <w:rPr>
            <w:rFonts w:ascii="Calibri" w:eastAsia="Calibri" w:hAnsi="Calibri" w:cs="Times New Roman"/>
            <w:lang w:val="en-US"/>
          </w:rPr>
          <w:tab/>
          <w:t>n "Less than ten minutes later, an anxious knock comes at my door."</w:t>
        </w:r>
      </w:ins>
    </w:p>
    <w:p w14:paraId="15D1A088" w14:textId="77777777" w:rsidR="00181FFC" w:rsidRPr="00181FFC" w:rsidRDefault="00181FFC" w:rsidP="00181FFC">
      <w:pPr>
        <w:spacing w:line="600" w:lineRule="auto"/>
        <w:jc w:val="left"/>
        <w:rPr>
          <w:ins w:id="22324" w:author="UTENTE" w:date="2020-06-30T19:00:00Z"/>
          <w:rFonts w:ascii="Calibri" w:eastAsia="Calibri" w:hAnsi="Calibri" w:cs="Times New Roman"/>
          <w:lang w:val="en-US"/>
        </w:rPr>
      </w:pPr>
      <w:ins w:id="22325" w:author="UTENTE" w:date="2020-06-30T19:00:00Z">
        <w:r w:rsidRPr="00181FFC">
          <w:rPr>
            <w:rFonts w:ascii="Calibri" w:eastAsia="Calibri" w:hAnsi="Calibri" w:cs="Times New Roman"/>
            <w:lang w:val="en-US"/>
          </w:rPr>
          <w:t>1150.</w:t>
        </w:r>
        <w:r w:rsidRPr="00181FFC">
          <w:rPr>
            <w:rFonts w:ascii="Calibri" w:eastAsia="Calibri" w:hAnsi="Calibri" w:cs="Times New Roman"/>
            <w:lang w:val="en-US"/>
          </w:rPr>
          <w:tab/>
          <w:t>n "I can detect his scent even from inside.{w} Deliciously pure, delicate, intoxicating…"</w:t>
        </w:r>
      </w:ins>
    </w:p>
    <w:p w14:paraId="2608327C" w14:textId="77777777" w:rsidR="00181FFC" w:rsidRPr="00181FFC" w:rsidRDefault="00181FFC" w:rsidP="00181FFC">
      <w:pPr>
        <w:spacing w:line="600" w:lineRule="auto"/>
        <w:jc w:val="left"/>
        <w:rPr>
          <w:ins w:id="22326" w:author="UTENTE" w:date="2020-06-30T19:00:00Z"/>
          <w:rFonts w:ascii="Calibri" w:eastAsia="Calibri" w:hAnsi="Calibri" w:cs="Times New Roman"/>
          <w:lang w:val="en-US"/>
          <w:rPrChange w:id="22327" w:author="UTENTE" w:date="2020-06-30T19:00:00Z">
            <w:rPr>
              <w:ins w:id="22328" w:author="UTENTE" w:date="2020-06-30T19:00:00Z"/>
              <w:rFonts w:ascii="Calibri" w:eastAsia="Calibri" w:hAnsi="Calibri" w:cs="Times New Roman"/>
            </w:rPr>
          </w:rPrChange>
        </w:rPr>
      </w:pPr>
      <w:ins w:id="22329" w:author="UTENTE" w:date="2020-06-30T19:00:00Z">
        <w:r w:rsidRPr="00181FFC">
          <w:rPr>
            <w:rFonts w:ascii="Calibri" w:eastAsia="Calibri" w:hAnsi="Calibri" w:cs="Times New Roman"/>
            <w:lang w:val="en-US"/>
            <w:rPrChange w:id="22330" w:author="UTENTE" w:date="2020-06-30T19:00:00Z">
              <w:rPr>
                <w:rFonts w:ascii="Calibri" w:eastAsia="Calibri" w:hAnsi="Calibri" w:cs="Times New Roman"/>
              </w:rPr>
            </w:rPrChange>
          </w:rPr>
          <w:t>1151.</w:t>
        </w:r>
        <w:r w:rsidRPr="00181FFC">
          <w:rPr>
            <w:rFonts w:ascii="Calibri" w:eastAsia="Calibri" w:hAnsi="Calibri" w:cs="Times New Roman"/>
            <w:lang w:val="en-US"/>
            <w:rPrChange w:id="22331" w:author="UTENTE" w:date="2020-06-30T19:00:00Z">
              <w:rPr>
                <w:rFonts w:ascii="Calibri" w:eastAsia="Calibri" w:hAnsi="Calibri" w:cs="Times New Roman"/>
              </w:rPr>
            </w:rPrChange>
          </w:rPr>
          <w:tab/>
          <w:t>n "…{i}Mine.{/i}"</w:t>
        </w:r>
      </w:ins>
    </w:p>
    <w:p w14:paraId="238597EA" w14:textId="77777777" w:rsidR="00181FFC" w:rsidRPr="00181FFC" w:rsidRDefault="00181FFC" w:rsidP="00181FFC">
      <w:pPr>
        <w:spacing w:line="600" w:lineRule="auto"/>
        <w:jc w:val="left"/>
        <w:rPr>
          <w:ins w:id="22332" w:author="UTENTE" w:date="2020-06-30T19:00:00Z"/>
          <w:rFonts w:ascii="Calibri" w:eastAsia="Calibri" w:hAnsi="Calibri" w:cs="Times New Roman"/>
          <w:lang w:val="en-US"/>
          <w:rPrChange w:id="22333" w:author="UTENTE" w:date="2020-06-30T19:00:00Z">
            <w:rPr>
              <w:ins w:id="22334" w:author="UTENTE" w:date="2020-06-30T19:00:00Z"/>
              <w:rFonts w:ascii="Calibri" w:eastAsia="Calibri" w:hAnsi="Calibri" w:cs="Times New Roman"/>
            </w:rPr>
          </w:rPrChange>
        </w:rPr>
      </w:pPr>
      <w:ins w:id="22335" w:author="UTENTE" w:date="2020-06-30T19:00:00Z">
        <w:r w:rsidRPr="00181FFC">
          <w:rPr>
            <w:rFonts w:ascii="Calibri" w:eastAsia="Calibri" w:hAnsi="Calibri" w:cs="Times New Roman"/>
            <w:lang w:val="en-US"/>
            <w:rPrChange w:id="22336" w:author="UTENTE" w:date="2020-06-30T19:00:00Z">
              <w:rPr>
                <w:rFonts w:ascii="Calibri" w:eastAsia="Calibri" w:hAnsi="Calibri" w:cs="Times New Roman"/>
              </w:rPr>
            </w:rPrChange>
          </w:rPr>
          <w:t>1152.</w:t>
        </w:r>
        <w:r w:rsidRPr="00181FFC">
          <w:rPr>
            <w:rFonts w:ascii="Calibri" w:eastAsia="Calibri" w:hAnsi="Calibri" w:cs="Times New Roman"/>
            <w:lang w:val="en-US"/>
            <w:rPrChange w:id="22337" w:author="UTENTE" w:date="2020-06-30T19:00:00Z">
              <w:rPr>
                <w:rFonts w:ascii="Calibri" w:eastAsia="Calibri" w:hAnsi="Calibri" w:cs="Times New Roman"/>
              </w:rPr>
            </w:rPrChange>
          </w:rPr>
          <w:tab/>
          <w:t>l "\"[mc]?\"" </w:t>
        </w:r>
        <w:r w:rsidRPr="00181FFC">
          <w:rPr>
            <w:rFonts w:ascii="Calibri" w:eastAsia="Calibri" w:hAnsi="Calibri" w:cs="Times New Roman"/>
            <w:lang w:val="en-US"/>
            <w:rPrChange w:id="22338" w:author="UTENTE" w:date="2020-06-30T19:00:00Z">
              <w:rPr>
                <w:rFonts w:ascii="Calibri" w:eastAsia="Calibri" w:hAnsi="Calibri" w:cs="Times New Roman"/>
              </w:rPr>
            </w:rPrChange>
          </w:rPr>
          <w:br w:type="page"/>
        </w:r>
      </w:ins>
    </w:p>
    <w:p w14:paraId="5721AFD1" w14:textId="77777777" w:rsidR="00181FFC" w:rsidRPr="00181FFC" w:rsidRDefault="00181FFC" w:rsidP="00181FFC">
      <w:pPr>
        <w:spacing w:line="600" w:lineRule="auto"/>
        <w:jc w:val="left"/>
        <w:rPr>
          <w:ins w:id="22339" w:author="UTENTE" w:date="2020-06-30T19:00:00Z"/>
          <w:rFonts w:ascii="Calibri" w:eastAsia="Calibri" w:hAnsi="Calibri" w:cs="Times New Roman"/>
        </w:rPr>
      </w:pPr>
      <w:ins w:id="22340" w:author="UTENTE" w:date="2020-06-30T19:00:00Z">
        <w:r w:rsidRPr="00181FFC">
          <w:rPr>
            <w:rFonts w:ascii="Calibri" w:eastAsia="Calibri" w:hAnsi="Calibri" w:cs="Times New Roman"/>
          </w:rPr>
          <w:lastRenderedPageBreak/>
          <w:t>1135.</w:t>
        </w:r>
        <w:r w:rsidRPr="00181FFC">
          <w:rPr>
            <w:rFonts w:ascii="Calibri" w:eastAsia="Calibri" w:hAnsi="Calibri" w:cs="Times New Roman"/>
          </w:rPr>
          <w:tab/>
          <w:t>n "Risponde quasi immediatamente."</w:t>
        </w:r>
      </w:ins>
    </w:p>
    <w:p w14:paraId="4262CD87" w14:textId="77777777" w:rsidR="00181FFC" w:rsidRPr="00181FFC" w:rsidRDefault="00181FFC" w:rsidP="00181FFC">
      <w:pPr>
        <w:spacing w:line="600" w:lineRule="auto"/>
        <w:jc w:val="left"/>
        <w:rPr>
          <w:ins w:id="22341" w:author="UTENTE" w:date="2020-06-30T19:00:00Z"/>
          <w:rFonts w:ascii="Calibri" w:eastAsia="Calibri" w:hAnsi="Calibri" w:cs="Times New Roman"/>
        </w:rPr>
      </w:pPr>
      <w:ins w:id="22342" w:author="UTENTE" w:date="2020-06-30T19:00:00Z">
        <w:r w:rsidRPr="00181FFC">
          <w:rPr>
            <w:rFonts w:ascii="Calibri" w:eastAsia="Calibri" w:hAnsi="Calibri" w:cs="Times New Roman"/>
          </w:rPr>
          <w:t>1136.</w:t>
        </w:r>
        <w:r w:rsidRPr="00181FFC">
          <w:rPr>
            <w:rFonts w:ascii="Calibri" w:eastAsia="Calibri" w:hAnsi="Calibri" w:cs="Times New Roman"/>
          </w:rPr>
          <w:tab/>
          <w:t>l "\"[mc]?! Sei tu?\""</w:t>
        </w:r>
      </w:ins>
    </w:p>
    <w:p w14:paraId="63737D65" w14:textId="77777777" w:rsidR="00181FFC" w:rsidRPr="00181FFC" w:rsidRDefault="00181FFC" w:rsidP="00181FFC">
      <w:pPr>
        <w:spacing w:line="600" w:lineRule="auto"/>
        <w:jc w:val="left"/>
        <w:rPr>
          <w:ins w:id="22343" w:author="UTENTE" w:date="2020-06-30T19:00:00Z"/>
          <w:rFonts w:ascii="Calibri" w:eastAsia="Calibri" w:hAnsi="Calibri" w:cs="Times New Roman"/>
        </w:rPr>
      </w:pPr>
      <w:ins w:id="22344" w:author="UTENTE" w:date="2020-06-30T19:00:00Z">
        <w:r w:rsidRPr="00181FFC">
          <w:rPr>
            <w:rFonts w:ascii="Calibri" w:eastAsia="Calibri" w:hAnsi="Calibri" w:cs="Times New Roman"/>
          </w:rPr>
          <w:t>1137.</w:t>
        </w:r>
        <w:r w:rsidRPr="00181FFC">
          <w:rPr>
            <w:rFonts w:ascii="Calibri" w:eastAsia="Calibri" w:hAnsi="Calibri" w:cs="Times New Roman"/>
          </w:rPr>
          <w:tab/>
          <w:t>mcp "\"Luka…\""</w:t>
        </w:r>
      </w:ins>
    </w:p>
    <w:p w14:paraId="609E8539" w14:textId="77777777" w:rsidR="00181FFC" w:rsidRPr="00181FFC" w:rsidRDefault="00181FFC" w:rsidP="00181FFC">
      <w:pPr>
        <w:spacing w:line="600" w:lineRule="auto"/>
        <w:jc w:val="left"/>
        <w:rPr>
          <w:ins w:id="22345" w:author="UTENTE" w:date="2020-06-30T19:00:00Z"/>
          <w:rFonts w:ascii="Calibri" w:eastAsia="Calibri" w:hAnsi="Calibri" w:cs="Times New Roman"/>
        </w:rPr>
      </w:pPr>
      <w:ins w:id="22346" w:author="UTENTE" w:date="2020-06-30T19:00:00Z">
        <w:r w:rsidRPr="00181FFC">
          <w:rPr>
            <w:rFonts w:ascii="Calibri" w:eastAsia="Calibri" w:hAnsi="Calibri" w:cs="Times New Roman"/>
          </w:rPr>
          <w:t>1138.</w:t>
        </w:r>
        <w:r w:rsidRPr="00181FFC">
          <w:rPr>
            <w:rFonts w:ascii="Calibri" w:eastAsia="Calibri" w:hAnsi="Calibri" w:cs="Times New Roman"/>
          </w:rPr>
          <w:tab/>
          <w:t>l "\"Perché diamine non mi hai chiamato prima?! Mi stavo… preoccupando tanto!\""</w:t>
        </w:r>
      </w:ins>
    </w:p>
    <w:p w14:paraId="3C69CD60" w14:textId="77777777" w:rsidR="00181FFC" w:rsidRPr="00181FFC" w:rsidRDefault="00181FFC" w:rsidP="00181FFC">
      <w:pPr>
        <w:spacing w:line="600" w:lineRule="auto"/>
        <w:jc w:val="left"/>
        <w:rPr>
          <w:ins w:id="22347" w:author="UTENTE" w:date="2020-06-30T19:00:00Z"/>
          <w:rFonts w:ascii="Calibri" w:eastAsia="Calibri" w:hAnsi="Calibri" w:cs="Times New Roman"/>
        </w:rPr>
      </w:pPr>
      <w:ins w:id="22348" w:author="UTENTE" w:date="2020-06-30T19:00:00Z">
        <w:r w:rsidRPr="00181FFC">
          <w:rPr>
            <w:rFonts w:ascii="Calibri" w:eastAsia="Calibri" w:hAnsi="Calibri" w:cs="Times New Roman"/>
          </w:rPr>
          <w:t>1139.</w:t>
        </w:r>
        <w:r w:rsidRPr="00181FFC">
          <w:rPr>
            <w:rFonts w:ascii="Calibri" w:eastAsia="Calibri" w:hAnsi="Calibri" w:cs="Times New Roman"/>
          </w:rPr>
          <w:tab/>
          <w:t>mcp "\"…Vieni qui da me, Luka.\""</w:t>
        </w:r>
      </w:ins>
    </w:p>
    <w:p w14:paraId="41F8A468" w14:textId="77777777" w:rsidR="00181FFC" w:rsidRPr="00181FFC" w:rsidRDefault="00181FFC" w:rsidP="00181FFC">
      <w:pPr>
        <w:spacing w:line="600" w:lineRule="auto"/>
        <w:jc w:val="left"/>
        <w:rPr>
          <w:ins w:id="22349" w:author="UTENTE" w:date="2020-06-30T19:00:00Z"/>
          <w:rFonts w:ascii="Calibri" w:eastAsia="Calibri" w:hAnsi="Calibri" w:cs="Times New Roman"/>
        </w:rPr>
      </w:pPr>
      <w:ins w:id="22350" w:author="UTENTE" w:date="2020-06-30T19:00:00Z">
        <w:r w:rsidRPr="00181FFC">
          <w:rPr>
            <w:rFonts w:ascii="Calibri" w:eastAsia="Calibri" w:hAnsi="Calibri" w:cs="Times New Roman"/>
          </w:rPr>
          <w:t>1140.</w:t>
        </w:r>
        <w:r w:rsidRPr="00181FFC">
          <w:rPr>
            <w:rFonts w:ascii="Calibri" w:eastAsia="Calibri" w:hAnsi="Calibri" w:cs="Times New Roman"/>
          </w:rPr>
          <w:tab/>
          <w:t>mcp "\"C'è qualcosa che voglio mostrarti.\""</w:t>
        </w:r>
      </w:ins>
    </w:p>
    <w:p w14:paraId="7AC7FD06" w14:textId="77777777" w:rsidR="00181FFC" w:rsidRPr="00181FFC" w:rsidRDefault="00181FFC" w:rsidP="00181FFC">
      <w:pPr>
        <w:spacing w:line="600" w:lineRule="auto"/>
        <w:jc w:val="left"/>
        <w:rPr>
          <w:ins w:id="22351" w:author="UTENTE" w:date="2020-06-30T19:00:00Z"/>
          <w:rFonts w:ascii="Calibri" w:eastAsia="Calibri" w:hAnsi="Calibri" w:cs="Times New Roman"/>
        </w:rPr>
      </w:pPr>
      <w:ins w:id="22352" w:author="UTENTE" w:date="2020-06-30T19:00:00Z">
        <w:r w:rsidRPr="00181FFC">
          <w:rPr>
            <w:rFonts w:ascii="Calibri" w:eastAsia="Calibri" w:hAnsi="Calibri" w:cs="Times New Roman"/>
          </w:rPr>
          <w:t>1141.</w:t>
        </w:r>
        <w:r w:rsidRPr="00181FFC">
          <w:rPr>
            <w:rFonts w:ascii="Calibri" w:eastAsia="Calibri" w:hAnsi="Calibri" w:cs="Times New Roman"/>
          </w:rPr>
          <w:tab/>
          <w:t>l "\"Uh? M-ma --\""</w:t>
        </w:r>
      </w:ins>
    </w:p>
    <w:p w14:paraId="6542C7D0" w14:textId="77777777" w:rsidR="00181FFC" w:rsidRPr="00181FFC" w:rsidRDefault="00181FFC" w:rsidP="00181FFC">
      <w:pPr>
        <w:spacing w:line="600" w:lineRule="auto"/>
        <w:jc w:val="left"/>
        <w:rPr>
          <w:ins w:id="22353" w:author="UTENTE" w:date="2020-06-30T19:00:00Z"/>
          <w:rFonts w:ascii="Calibri" w:eastAsia="Calibri" w:hAnsi="Calibri" w:cs="Times New Roman"/>
        </w:rPr>
      </w:pPr>
      <w:ins w:id="22354" w:author="UTENTE" w:date="2020-06-30T19:00:00Z">
        <w:r w:rsidRPr="00181FFC">
          <w:rPr>
            <w:rFonts w:ascii="Calibri" w:eastAsia="Calibri" w:hAnsi="Calibri" w:cs="Times New Roman"/>
          </w:rPr>
          <w:t>1142.</w:t>
        </w:r>
        <w:r w:rsidRPr="00181FFC">
          <w:rPr>
            <w:rFonts w:ascii="Calibri" w:eastAsia="Calibri" w:hAnsi="Calibri" w:cs="Times New Roman"/>
          </w:rPr>
          <w:tab/>
          <w:t>mcp "\"È importante. Fidati di me… per favore?\""</w:t>
        </w:r>
      </w:ins>
    </w:p>
    <w:p w14:paraId="4DF8617C" w14:textId="77777777" w:rsidR="00181FFC" w:rsidRPr="00181FFC" w:rsidRDefault="00181FFC" w:rsidP="00181FFC">
      <w:pPr>
        <w:spacing w:line="600" w:lineRule="auto"/>
        <w:jc w:val="left"/>
        <w:rPr>
          <w:ins w:id="22355" w:author="UTENTE" w:date="2020-06-30T19:00:00Z"/>
          <w:rFonts w:ascii="Calibri" w:eastAsia="Calibri" w:hAnsi="Calibri" w:cs="Times New Roman"/>
        </w:rPr>
      </w:pPr>
      <w:ins w:id="22356" w:author="UTENTE" w:date="2020-06-30T19:00:00Z">
        <w:r w:rsidRPr="00181FFC">
          <w:rPr>
            <w:rFonts w:ascii="Calibri" w:eastAsia="Calibri" w:hAnsi="Calibri" w:cs="Times New Roman"/>
          </w:rPr>
          <w:t>1143.</w:t>
        </w:r>
        <w:r w:rsidRPr="00181FFC">
          <w:rPr>
            <w:rFonts w:ascii="Calibri" w:eastAsia="Calibri" w:hAnsi="Calibri" w:cs="Times New Roman"/>
          </w:rPr>
          <w:tab/>
          <w:t>l "\"…\""</w:t>
        </w:r>
      </w:ins>
    </w:p>
    <w:p w14:paraId="4CC0B39A" w14:textId="77777777" w:rsidR="00181FFC" w:rsidRPr="00181FFC" w:rsidRDefault="00181FFC" w:rsidP="00181FFC">
      <w:pPr>
        <w:spacing w:line="600" w:lineRule="auto"/>
        <w:jc w:val="left"/>
        <w:rPr>
          <w:ins w:id="22357" w:author="UTENTE" w:date="2020-06-30T19:00:00Z"/>
          <w:rFonts w:ascii="Calibri" w:eastAsia="Calibri" w:hAnsi="Calibri" w:cs="Times New Roman"/>
        </w:rPr>
      </w:pPr>
      <w:ins w:id="22358" w:author="UTENTE" w:date="2020-06-30T19:00:00Z">
        <w:r w:rsidRPr="00181FFC">
          <w:rPr>
            <w:rFonts w:ascii="Calibri" w:eastAsia="Calibri" w:hAnsi="Calibri" w:cs="Times New Roman"/>
          </w:rPr>
          <w:t>1144.</w:t>
        </w:r>
        <w:r w:rsidRPr="00181FFC">
          <w:rPr>
            <w:rFonts w:ascii="Calibri" w:eastAsia="Calibri" w:hAnsi="Calibri" w:cs="Times New Roman"/>
          </w:rPr>
          <w:tab/>
          <w:t>l "\"O-ok. Arrivo subito.\""</w:t>
        </w:r>
      </w:ins>
    </w:p>
    <w:p w14:paraId="17B707D2" w14:textId="77777777" w:rsidR="00181FFC" w:rsidRPr="00181FFC" w:rsidRDefault="00181FFC" w:rsidP="00181FFC">
      <w:pPr>
        <w:spacing w:line="600" w:lineRule="auto"/>
        <w:jc w:val="left"/>
        <w:rPr>
          <w:ins w:id="22359" w:author="UTENTE" w:date="2020-06-30T19:00:00Z"/>
          <w:rFonts w:ascii="Calibri" w:eastAsia="Calibri" w:hAnsi="Calibri" w:cs="Times New Roman"/>
        </w:rPr>
      </w:pPr>
      <w:ins w:id="22360" w:author="UTENTE" w:date="2020-06-30T19:00:00Z">
        <w:r w:rsidRPr="00181FFC">
          <w:rPr>
            <w:rFonts w:ascii="Calibri" w:eastAsia="Calibri" w:hAnsi="Calibri" w:cs="Times New Roman"/>
          </w:rPr>
          <w:t>1145.</w:t>
        </w:r>
        <w:r w:rsidRPr="00181FFC">
          <w:rPr>
            <w:rFonts w:ascii="Calibri" w:eastAsia="Calibri" w:hAnsi="Calibri" w:cs="Times New Roman"/>
          </w:rPr>
          <w:tab/>
          <w:t>n "{i}Bip.{/i}"</w:t>
        </w:r>
      </w:ins>
    </w:p>
    <w:p w14:paraId="63B3B3D7" w14:textId="77777777" w:rsidR="00181FFC" w:rsidRPr="00181FFC" w:rsidRDefault="00181FFC" w:rsidP="00181FFC">
      <w:pPr>
        <w:spacing w:line="600" w:lineRule="auto"/>
        <w:jc w:val="left"/>
        <w:rPr>
          <w:ins w:id="22361" w:author="UTENTE" w:date="2020-06-30T19:00:00Z"/>
          <w:rFonts w:ascii="Calibri" w:eastAsia="Calibri" w:hAnsi="Calibri" w:cs="Times New Roman"/>
        </w:rPr>
      </w:pPr>
      <w:ins w:id="22362" w:author="UTENTE" w:date="2020-06-30T19:00:00Z">
        <w:r w:rsidRPr="00181FFC">
          <w:rPr>
            <w:rFonts w:ascii="Calibri" w:eastAsia="Calibri" w:hAnsi="Calibri" w:cs="Times New Roman"/>
          </w:rPr>
          <w:t>1146.</w:t>
        </w:r>
        <w:r w:rsidRPr="00181FFC">
          <w:rPr>
            <w:rFonts w:ascii="Calibri" w:eastAsia="Calibri" w:hAnsi="Calibri" w:cs="Times New Roman"/>
          </w:rPr>
          <w:tab/>
          <w:t>mcp "\"…\""</w:t>
        </w:r>
      </w:ins>
    </w:p>
    <w:p w14:paraId="000733EC" w14:textId="77777777" w:rsidR="00181FFC" w:rsidRPr="00181FFC" w:rsidRDefault="00181FFC" w:rsidP="00181FFC">
      <w:pPr>
        <w:spacing w:line="600" w:lineRule="auto"/>
        <w:jc w:val="left"/>
        <w:rPr>
          <w:ins w:id="22363" w:author="UTENTE" w:date="2020-06-30T19:00:00Z"/>
          <w:rFonts w:ascii="Calibri" w:eastAsia="Calibri" w:hAnsi="Calibri" w:cs="Times New Roman"/>
        </w:rPr>
      </w:pPr>
      <w:ins w:id="22364" w:author="UTENTE" w:date="2020-06-30T19:00:00Z">
        <w:r w:rsidRPr="00181FFC">
          <w:rPr>
            <w:rFonts w:ascii="Calibri" w:eastAsia="Calibri" w:hAnsi="Calibri" w:cs="Times New Roman"/>
          </w:rPr>
          <w:t>1147.</w:t>
        </w:r>
        <w:r w:rsidRPr="00181FFC">
          <w:rPr>
            <w:rFonts w:ascii="Calibri" w:eastAsia="Calibri" w:hAnsi="Calibri" w:cs="Times New Roman"/>
          </w:rPr>
          <w:tab/>
          <w:t>n "Per un istante, sento una fitta di senso di colpa in me."</w:t>
        </w:r>
      </w:ins>
    </w:p>
    <w:p w14:paraId="2F5F9F08" w14:textId="77777777" w:rsidR="00181FFC" w:rsidRPr="00181FFC" w:rsidRDefault="00181FFC" w:rsidP="00181FFC">
      <w:pPr>
        <w:spacing w:line="600" w:lineRule="auto"/>
        <w:jc w:val="left"/>
        <w:rPr>
          <w:ins w:id="22365" w:author="UTENTE" w:date="2020-06-30T19:00:00Z"/>
          <w:rFonts w:ascii="Calibri" w:eastAsia="Calibri" w:hAnsi="Calibri" w:cs="Times New Roman"/>
        </w:rPr>
      </w:pPr>
      <w:ins w:id="22366" w:author="UTENTE" w:date="2020-06-30T19:00:00Z">
        <w:r w:rsidRPr="00181FFC">
          <w:rPr>
            <w:rFonts w:ascii="Calibri" w:eastAsia="Calibri" w:hAnsi="Calibri" w:cs="Times New Roman"/>
          </w:rPr>
          <w:t>1148.</w:t>
        </w:r>
        <w:r w:rsidRPr="00181FFC">
          <w:rPr>
            <w:rFonts w:ascii="Calibri" w:eastAsia="Calibri" w:hAnsi="Calibri" w:cs="Times New Roman"/>
          </w:rPr>
          <w:tab/>
          <w:t>n "Ma so che è per il suo bene -- tutto questo è per il suo bene."</w:t>
        </w:r>
      </w:ins>
    </w:p>
    <w:p w14:paraId="0264B587" w14:textId="77777777" w:rsidR="00181FFC" w:rsidRPr="00181FFC" w:rsidRDefault="00181FFC" w:rsidP="00181FFC">
      <w:pPr>
        <w:spacing w:line="600" w:lineRule="auto"/>
        <w:jc w:val="left"/>
        <w:rPr>
          <w:ins w:id="22367" w:author="UTENTE" w:date="2020-06-30T19:00:00Z"/>
          <w:rFonts w:ascii="Calibri" w:eastAsia="Calibri" w:hAnsi="Calibri" w:cs="Times New Roman"/>
        </w:rPr>
      </w:pPr>
      <w:ins w:id="22368" w:author="UTENTE" w:date="2020-06-30T19:00:00Z">
        <w:r w:rsidRPr="00181FFC">
          <w:rPr>
            <w:rFonts w:ascii="Calibri" w:eastAsia="Calibri" w:hAnsi="Calibri" w:cs="Times New Roman"/>
          </w:rPr>
          <w:t>1149.</w:t>
        </w:r>
        <w:r w:rsidRPr="00181FFC">
          <w:rPr>
            <w:rFonts w:ascii="Calibri" w:eastAsia="Calibri" w:hAnsi="Calibri" w:cs="Times New Roman"/>
          </w:rPr>
          <w:tab/>
          <w:t>n "Meno di dieci minuti dopo, avverto un ansioso bussare alla porta"</w:t>
        </w:r>
      </w:ins>
    </w:p>
    <w:p w14:paraId="6C949EF5" w14:textId="77777777" w:rsidR="00181FFC" w:rsidRPr="00181FFC" w:rsidRDefault="00181FFC" w:rsidP="00181FFC">
      <w:pPr>
        <w:spacing w:line="600" w:lineRule="auto"/>
        <w:jc w:val="left"/>
        <w:rPr>
          <w:ins w:id="22369" w:author="UTENTE" w:date="2020-06-30T19:00:00Z"/>
          <w:rFonts w:ascii="Calibri" w:eastAsia="Calibri" w:hAnsi="Calibri" w:cs="Times New Roman"/>
        </w:rPr>
      </w:pPr>
      <w:ins w:id="22370" w:author="UTENTE" w:date="2020-06-30T19:00:00Z">
        <w:r w:rsidRPr="00181FFC">
          <w:rPr>
            <w:rFonts w:ascii="Calibri" w:eastAsia="Calibri" w:hAnsi="Calibri" w:cs="Times New Roman"/>
          </w:rPr>
          <w:t>1150.</w:t>
        </w:r>
        <w:r w:rsidRPr="00181FFC">
          <w:rPr>
            <w:rFonts w:ascii="Calibri" w:eastAsia="Calibri" w:hAnsi="Calibri" w:cs="Times New Roman"/>
          </w:rPr>
          <w:tab/>
          <w:t>n "Riesco a sentire il suo profumo già da dentro. Deliziosamente puro, delicato, inebriante…"</w:t>
        </w:r>
      </w:ins>
    </w:p>
    <w:p w14:paraId="1CA30F93" w14:textId="77777777" w:rsidR="00181FFC" w:rsidRPr="00181FFC" w:rsidRDefault="00181FFC" w:rsidP="00181FFC">
      <w:pPr>
        <w:spacing w:line="600" w:lineRule="auto"/>
        <w:jc w:val="left"/>
        <w:rPr>
          <w:ins w:id="22371" w:author="UTENTE" w:date="2020-06-30T19:00:00Z"/>
          <w:rFonts w:ascii="Calibri" w:eastAsia="Calibri" w:hAnsi="Calibri" w:cs="Times New Roman"/>
        </w:rPr>
      </w:pPr>
      <w:ins w:id="22372" w:author="UTENTE" w:date="2020-06-30T19:00:00Z">
        <w:r w:rsidRPr="00181FFC">
          <w:rPr>
            <w:rFonts w:ascii="Calibri" w:eastAsia="Calibri" w:hAnsi="Calibri" w:cs="Times New Roman"/>
          </w:rPr>
          <w:t>1151.</w:t>
        </w:r>
        <w:r w:rsidRPr="00181FFC">
          <w:rPr>
            <w:rFonts w:ascii="Calibri" w:eastAsia="Calibri" w:hAnsi="Calibri" w:cs="Times New Roman"/>
          </w:rPr>
          <w:tab/>
          <w:t>n "…{i}Mio.{/i}"</w:t>
        </w:r>
      </w:ins>
    </w:p>
    <w:p w14:paraId="36993A78" w14:textId="77777777" w:rsidR="00181FFC" w:rsidRPr="00181FFC" w:rsidRDefault="00181FFC" w:rsidP="00181FFC">
      <w:pPr>
        <w:spacing w:line="600" w:lineRule="auto"/>
        <w:jc w:val="left"/>
        <w:rPr>
          <w:ins w:id="22373" w:author="UTENTE" w:date="2020-06-30T19:00:00Z"/>
          <w:rFonts w:ascii="Calibri" w:eastAsia="Calibri" w:hAnsi="Calibri" w:cs="Times New Roman"/>
          <w:lang w:val="en-US"/>
          <w:rPrChange w:id="22374" w:author="UTENTE" w:date="2020-06-30T19:00:00Z">
            <w:rPr>
              <w:ins w:id="22375" w:author="UTENTE" w:date="2020-06-30T19:00:00Z"/>
              <w:rFonts w:ascii="Calibri" w:eastAsia="Calibri" w:hAnsi="Calibri" w:cs="Times New Roman"/>
            </w:rPr>
          </w:rPrChange>
        </w:rPr>
      </w:pPr>
      <w:ins w:id="22376" w:author="UTENTE" w:date="2020-06-30T19:00:00Z">
        <w:r w:rsidRPr="00181FFC">
          <w:rPr>
            <w:rFonts w:ascii="Calibri" w:eastAsia="Calibri" w:hAnsi="Calibri" w:cs="Times New Roman"/>
            <w:lang w:val="en-US"/>
            <w:rPrChange w:id="22377" w:author="UTENTE" w:date="2020-06-30T19:00:00Z">
              <w:rPr>
                <w:rFonts w:ascii="Calibri" w:eastAsia="Calibri" w:hAnsi="Calibri" w:cs="Times New Roman"/>
              </w:rPr>
            </w:rPrChange>
          </w:rPr>
          <w:t>1152.</w:t>
        </w:r>
        <w:r w:rsidRPr="00181FFC">
          <w:rPr>
            <w:rFonts w:ascii="Calibri" w:eastAsia="Calibri" w:hAnsi="Calibri" w:cs="Times New Roman"/>
            <w:lang w:val="en-US"/>
            <w:rPrChange w:id="22378" w:author="UTENTE" w:date="2020-06-30T19:00:00Z">
              <w:rPr>
                <w:rFonts w:ascii="Calibri" w:eastAsia="Calibri" w:hAnsi="Calibri" w:cs="Times New Roman"/>
              </w:rPr>
            </w:rPrChange>
          </w:rPr>
          <w:tab/>
          <w:t>l "\"[mc]?\"" </w:t>
        </w:r>
        <w:r w:rsidRPr="00181FFC">
          <w:rPr>
            <w:rFonts w:ascii="Calibri" w:eastAsia="Calibri" w:hAnsi="Calibri" w:cs="Times New Roman"/>
            <w:lang w:val="en-US"/>
            <w:rPrChange w:id="22379" w:author="UTENTE" w:date="2020-06-30T19:00:00Z">
              <w:rPr>
                <w:rFonts w:ascii="Calibri" w:eastAsia="Calibri" w:hAnsi="Calibri" w:cs="Times New Roman"/>
              </w:rPr>
            </w:rPrChange>
          </w:rPr>
          <w:br w:type="page"/>
        </w:r>
      </w:ins>
    </w:p>
    <w:p w14:paraId="2F64CCAF" w14:textId="77777777" w:rsidR="00181FFC" w:rsidRPr="00181FFC" w:rsidRDefault="00181FFC" w:rsidP="00181FFC">
      <w:pPr>
        <w:spacing w:line="600" w:lineRule="auto"/>
        <w:jc w:val="left"/>
        <w:rPr>
          <w:ins w:id="22380" w:author="UTENTE" w:date="2020-06-30T19:00:00Z"/>
          <w:rFonts w:ascii="Calibri" w:eastAsia="Calibri" w:hAnsi="Calibri" w:cs="Times New Roman"/>
          <w:lang w:val="en-US"/>
        </w:rPr>
      </w:pPr>
      <w:ins w:id="22381" w:author="UTENTE" w:date="2020-06-30T19:00:00Z">
        <w:r w:rsidRPr="00181FFC">
          <w:rPr>
            <w:rFonts w:ascii="Calibri" w:eastAsia="Calibri" w:hAnsi="Calibri" w:cs="Times New Roman"/>
            <w:lang w:val="en-US"/>
          </w:rPr>
          <w:lastRenderedPageBreak/>
          <w:t>1153.</w:t>
        </w:r>
        <w:r w:rsidRPr="00181FFC">
          <w:rPr>
            <w:rFonts w:ascii="Calibri" w:eastAsia="Calibri" w:hAnsi="Calibri" w:cs="Times New Roman"/>
            <w:lang w:val="en-US"/>
          </w:rPr>
          <w:tab/>
          <w:t>l "\"[mc], are you in there?\""</w:t>
        </w:r>
      </w:ins>
    </w:p>
    <w:p w14:paraId="490D2D2A" w14:textId="77777777" w:rsidR="00181FFC" w:rsidRPr="00181FFC" w:rsidRDefault="00181FFC" w:rsidP="00181FFC">
      <w:pPr>
        <w:spacing w:line="600" w:lineRule="auto"/>
        <w:jc w:val="left"/>
        <w:rPr>
          <w:ins w:id="22382" w:author="UTENTE" w:date="2020-06-30T19:00:00Z"/>
          <w:rFonts w:ascii="Calibri" w:eastAsia="Calibri" w:hAnsi="Calibri" w:cs="Times New Roman"/>
          <w:lang w:val="en-US"/>
        </w:rPr>
      </w:pPr>
      <w:ins w:id="22383" w:author="UTENTE" w:date="2020-06-30T19:00:00Z">
        <w:r w:rsidRPr="00181FFC">
          <w:rPr>
            <w:rFonts w:ascii="Calibri" w:eastAsia="Calibri" w:hAnsi="Calibri" w:cs="Times New Roman"/>
            <w:lang w:val="en-US"/>
          </w:rPr>
          <w:t>1154.</w:t>
        </w:r>
        <w:r w:rsidRPr="00181FFC">
          <w:rPr>
            <w:rFonts w:ascii="Calibri" w:eastAsia="Calibri" w:hAnsi="Calibri" w:cs="Times New Roman"/>
            <w:lang w:val="en-US"/>
          </w:rPr>
          <w:tab/>
          <w:t>mc "\"Yes…\""</w:t>
        </w:r>
      </w:ins>
    </w:p>
    <w:p w14:paraId="198A8B10" w14:textId="77777777" w:rsidR="00181FFC" w:rsidRPr="00181FFC" w:rsidRDefault="00181FFC" w:rsidP="00181FFC">
      <w:pPr>
        <w:spacing w:line="600" w:lineRule="auto"/>
        <w:jc w:val="left"/>
        <w:rPr>
          <w:ins w:id="22384" w:author="UTENTE" w:date="2020-06-30T19:00:00Z"/>
          <w:rFonts w:ascii="Calibri" w:eastAsia="Calibri" w:hAnsi="Calibri" w:cs="Times New Roman"/>
          <w:lang w:val="en-US"/>
        </w:rPr>
      </w:pPr>
      <w:ins w:id="22385" w:author="UTENTE" w:date="2020-06-30T19:00:00Z">
        <w:r w:rsidRPr="00181FFC">
          <w:rPr>
            <w:rFonts w:ascii="Calibri" w:eastAsia="Calibri" w:hAnsi="Calibri" w:cs="Times New Roman"/>
            <w:lang w:val="en-US"/>
          </w:rPr>
          <w:t>1155.</w:t>
        </w:r>
        <w:r w:rsidRPr="00181FFC">
          <w:rPr>
            <w:rFonts w:ascii="Calibri" w:eastAsia="Calibri" w:hAnsi="Calibri" w:cs="Times New Roman"/>
            <w:lang w:val="en-US"/>
          </w:rPr>
          <w:tab/>
          <w:t>mc "\"I'm coming, Luka.\""</w:t>
        </w:r>
      </w:ins>
    </w:p>
    <w:p w14:paraId="7305A061" w14:textId="77777777" w:rsidR="00181FFC" w:rsidRPr="00181FFC" w:rsidRDefault="00181FFC" w:rsidP="00181FFC">
      <w:pPr>
        <w:spacing w:line="600" w:lineRule="auto"/>
        <w:jc w:val="left"/>
        <w:rPr>
          <w:ins w:id="22386" w:author="UTENTE" w:date="2020-06-30T19:00:00Z"/>
          <w:rFonts w:ascii="Calibri" w:eastAsia="Calibri" w:hAnsi="Calibri" w:cs="Times New Roman"/>
          <w:lang w:val="en-US"/>
        </w:rPr>
      </w:pPr>
      <w:ins w:id="22387" w:author="UTENTE" w:date="2020-06-30T19:00:00Z">
        <w:r w:rsidRPr="00181FFC">
          <w:rPr>
            <w:rFonts w:ascii="Calibri" w:eastAsia="Calibri" w:hAnsi="Calibri" w:cs="Times New Roman"/>
            <w:lang w:val="en-US"/>
          </w:rPr>
          <w:t>1156.</w:t>
        </w:r>
        <w:r w:rsidRPr="00181FFC">
          <w:rPr>
            <w:rFonts w:ascii="Calibri" w:eastAsia="Calibri" w:hAnsi="Calibri" w:cs="Times New Roman"/>
            <w:lang w:val="en-US"/>
          </w:rPr>
          <w:tab/>
          <w:t>n "As I reach for the doorknob, running my tongue over these new, beautiful fangs––"</w:t>
        </w:r>
      </w:ins>
    </w:p>
    <w:p w14:paraId="39E69297" w14:textId="77777777" w:rsidR="00181FFC" w:rsidRPr="00181FFC" w:rsidRDefault="00181FFC" w:rsidP="00181FFC">
      <w:pPr>
        <w:spacing w:line="600" w:lineRule="auto"/>
        <w:jc w:val="left"/>
        <w:rPr>
          <w:ins w:id="22388" w:author="UTENTE" w:date="2020-06-30T19:00:00Z"/>
          <w:rFonts w:ascii="Calibri" w:eastAsia="Calibri" w:hAnsi="Calibri" w:cs="Times New Roman"/>
          <w:lang w:val="en-US"/>
        </w:rPr>
      </w:pPr>
      <w:ins w:id="22389" w:author="UTENTE" w:date="2020-06-30T19:00:00Z">
        <w:r w:rsidRPr="00181FFC">
          <w:rPr>
            <w:rFonts w:ascii="Calibri" w:eastAsia="Calibri" w:hAnsi="Calibri" w:cs="Times New Roman"/>
            <w:lang w:val="en-US"/>
          </w:rPr>
          <w:t>1157.</w:t>
        </w:r>
        <w:r w:rsidRPr="00181FFC">
          <w:rPr>
            <w:rFonts w:ascii="Calibri" w:eastAsia="Calibri" w:hAnsi="Calibri" w:cs="Times New Roman"/>
            <w:lang w:val="en-US"/>
          </w:rPr>
          <w:tab/>
          <w:t>n "I can't help but break into a grin."</w:t>
        </w:r>
      </w:ins>
    </w:p>
    <w:p w14:paraId="5D926D51" w14:textId="77777777" w:rsidR="00181FFC" w:rsidRPr="00181FFC" w:rsidRDefault="00181FFC" w:rsidP="00181FFC">
      <w:pPr>
        <w:spacing w:line="600" w:lineRule="auto"/>
        <w:jc w:val="left"/>
        <w:rPr>
          <w:ins w:id="22390" w:author="UTENTE" w:date="2020-06-30T19:00:00Z"/>
          <w:rFonts w:ascii="Calibri" w:eastAsia="Calibri" w:hAnsi="Calibri" w:cs="Times New Roman"/>
          <w:lang w:val="en-US"/>
        </w:rPr>
      </w:pPr>
      <w:ins w:id="22391" w:author="UTENTE" w:date="2020-06-30T19:00:00Z">
        <w:r w:rsidRPr="00181FFC">
          <w:rPr>
            <w:rFonts w:ascii="Calibri" w:eastAsia="Calibri" w:hAnsi="Calibri" w:cs="Times New Roman"/>
            <w:lang w:val="en-US"/>
          </w:rPr>
          <w:t>1158.</w:t>
        </w:r>
        <w:r w:rsidRPr="00181FFC">
          <w:rPr>
            <w:rFonts w:ascii="Calibri" w:eastAsia="Calibri" w:hAnsi="Calibri" w:cs="Times New Roman"/>
            <w:lang w:val="en-US"/>
          </w:rPr>
          <w:tab/>
          <w:t>l "\"Nnh…\""</w:t>
        </w:r>
      </w:ins>
    </w:p>
    <w:p w14:paraId="55789AAF" w14:textId="77777777" w:rsidR="00181FFC" w:rsidRPr="00181FFC" w:rsidRDefault="00181FFC" w:rsidP="00181FFC">
      <w:pPr>
        <w:spacing w:line="600" w:lineRule="auto"/>
        <w:jc w:val="left"/>
        <w:rPr>
          <w:ins w:id="22392" w:author="UTENTE" w:date="2020-06-30T19:00:00Z"/>
          <w:rFonts w:ascii="Calibri" w:eastAsia="Calibri" w:hAnsi="Calibri" w:cs="Times New Roman"/>
          <w:lang w:val="en-US"/>
        </w:rPr>
      </w:pPr>
      <w:ins w:id="22393" w:author="UTENTE" w:date="2020-06-30T19:00:00Z">
        <w:r w:rsidRPr="00181FFC">
          <w:rPr>
            <w:rFonts w:ascii="Calibri" w:eastAsia="Calibri" w:hAnsi="Calibri" w:cs="Times New Roman"/>
            <w:lang w:val="en-US"/>
          </w:rPr>
          <w:t>1159.</w:t>
        </w:r>
        <w:r w:rsidRPr="00181FFC">
          <w:rPr>
            <w:rFonts w:ascii="Calibri" w:eastAsia="Calibri" w:hAnsi="Calibri" w:cs="Times New Roman"/>
            <w:lang w:val="en-US"/>
          </w:rPr>
          <w:tab/>
          <w:t>l "\"A-aah… Please…\""</w:t>
        </w:r>
      </w:ins>
    </w:p>
    <w:p w14:paraId="0ED318C0" w14:textId="77777777" w:rsidR="00181FFC" w:rsidRPr="00181FFC" w:rsidRDefault="00181FFC" w:rsidP="00181FFC">
      <w:pPr>
        <w:spacing w:line="600" w:lineRule="auto"/>
        <w:jc w:val="left"/>
        <w:rPr>
          <w:ins w:id="22394" w:author="UTENTE" w:date="2020-06-30T19:00:00Z"/>
          <w:rFonts w:ascii="Calibri" w:eastAsia="Calibri" w:hAnsi="Calibri" w:cs="Times New Roman"/>
          <w:lang w:val="en-US"/>
        </w:rPr>
      </w:pPr>
      <w:ins w:id="22395" w:author="UTENTE" w:date="2020-06-30T19:00:00Z">
        <w:r w:rsidRPr="00181FFC">
          <w:rPr>
            <w:rFonts w:ascii="Calibri" w:eastAsia="Calibri" w:hAnsi="Calibri" w:cs="Times New Roman"/>
            <w:lang w:val="en-US"/>
          </w:rPr>
          <w:t>1160.</w:t>
        </w:r>
        <w:r w:rsidRPr="00181FFC">
          <w:rPr>
            <w:rFonts w:ascii="Calibri" w:eastAsia="Calibri" w:hAnsi="Calibri" w:cs="Times New Roman"/>
            <w:lang w:val="en-US"/>
          </w:rPr>
          <w:tab/>
          <w:t>n "So warm –– so sweet."</w:t>
        </w:r>
      </w:ins>
    </w:p>
    <w:p w14:paraId="536923D0" w14:textId="77777777" w:rsidR="00181FFC" w:rsidRPr="00181FFC" w:rsidRDefault="00181FFC" w:rsidP="00181FFC">
      <w:pPr>
        <w:spacing w:line="600" w:lineRule="auto"/>
        <w:jc w:val="left"/>
        <w:rPr>
          <w:ins w:id="22396" w:author="UTENTE" w:date="2020-06-30T19:00:00Z"/>
          <w:rFonts w:ascii="Calibri" w:eastAsia="Calibri" w:hAnsi="Calibri" w:cs="Times New Roman"/>
          <w:lang w:val="en-US"/>
        </w:rPr>
      </w:pPr>
      <w:ins w:id="22397" w:author="UTENTE" w:date="2020-06-30T19:00:00Z">
        <w:r w:rsidRPr="00181FFC">
          <w:rPr>
            <w:rFonts w:ascii="Calibri" w:eastAsia="Calibri" w:hAnsi="Calibri" w:cs="Times New Roman"/>
            <w:lang w:val="en-US"/>
          </w:rPr>
          <w:t>1161.</w:t>
        </w:r>
        <w:r w:rsidRPr="00181FFC">
          <w:rPr>
            <w:rFonts w:ascii="Calibri" w:eastAsia="Calibri" w:hAnsi="Calibri" w:cs="Times New Roman"/>
            <w:lang w:val="en-US"/>
          </w:rPr>
          <w:tab/>
          <w:t>n "His taste is nearly as addictive as those sounds he makes, those whimpers and cries of surrender."</w:t>
        </w:r>
      </w:ins>
    </w:p>
    <w:p w14:paraId="038FC6E5" w14:textId="77777777" w:rsidR="00181FFC" w:rsidRPr="00181FFC" w:rsidRDefault="00181FFC" w:rsidP="00181FFC">
      <w:pPr>
        <w:spacing w:line="600" w:lineRule="auto"/>
        <w:jc w:val="left"/>
        <w:rPr>
          <w:ins w:id="22398" w:author="UTENTE" w:date="2020-06-30T19:00:00Z"/>
          <w:rFonts w:ascii="Calibri" w:eastAsia="Calibri" w:hAnsi="Calibri" w:cs="Times New Roman"/>
          <w:lang w:val="en-US"/>
        </w:rPr>
      </w:pPr>
      <w:ins w:id="22399" w:author="UTENTE" w:date="2020-06-30T19:00:00Z">
        <w:r w:rsidRPr="00181FFC">
          <w:rPr>
            <w:rFonts w:ascii="Calibri" w:eastAsia="Calibri" w:hAnsi="Calibri" w:cs="Times New Roman"/>
            <w:lang w:val="en-US"/>
          </w:rPr>
          <w:t>1162.</w:t>
        </w:r>
        <w:r w:rsidRPr="00181FFC">
          <w:rPr>
            <w:rFonts w:ascii="Calibri" w:eastAsia="Calibri" w:hAnsi="Calibri" w:cs="Times New Roman"/>
            <w:lang w:val="en-US"/>
          </w:rPr>
          <w:tab/>
          <w:t>n "As much as I've heard them by now, I can never get enough."</w:t>
        </w:r>
      </w:ins>
    </w:p>
    <w:p w14:paraId="3DCDFAFC" w14:textId="77777777" w:rsidR="00181FFC" w:rsidRPr="00181FFC" w:rsidRDefault="00181FFC" w:rsidP="00181FFC">
      <w:pPr>
        <w:spacing w:line="600" w:lineRule="auto"/>
        <w:jc w:val="left"/>
        <w:rPr>
          <w:ins w:id="22400" w:author="UTENTE" w:date="2020-06-30T19:00:00Z"/>
          <w:rFonts w:ascii="Calibri" w:eastAsia="Calibri" w:hAnsi="Calibri" w:cs="Times New Roman"/>
          <w:lang w:val="en-US"/>
        </w:rPr>
      </w:pPr>
      <w:ins w:id="22401" w:author="UTENTE" w:date="2020-06-30T19:00:00Z">
        <w:r w:rsidRPr="00181FFC">
          <w:rPr>
            <w:rFonts w:ascii="Calibri" w:eastAsia="Calibri" w:hAnsi="Calibri" w:cs="Times New Roman"/>
            <w:lang w:val="en-US"/>
          </w:rPr>
          <w:t>1163.</w:t>
        </w:r>
        <w:r w:rsidRPr="00181FFC">
          <w:rPr>
            <w:rFonts w:ascii="Calibri" w:eastAsia="Calibri" w:hAnsi="Calibri" w:cs="Times New Roman"/>
            <w:lang w:val="en-US"/>
          </w:rPr>
          <w:tab/>
          <w:t>mc "\"You're so beautiful, Luka…\""</w:t>
        </w:r>
      </w:ins>
    </w:p>
    <w:p w14:paraId="22226D71" w14:textId="77777777" w:rsidR="00181FFC" w:rsidRPr="00181FFC" w:rsidRDefault="00181FFC" w:rsidP="00181FFC">
      <w:pPr>
        <w:spacing w:line="600" w:lineRule="auto"/>
        <w:jc w:val="left"/>
        <w:rPr>
          <w:ins w:id="22402" w:author="UTENTE" w:date="2020-06-30T19:00:00Z"/>
          <w:rFonts w:ascii="Calibri" w:eastAsia="Calibri" w:hAnsi="Calibri" w:cs="Times New Roman"/>
          <w:lang w:val="en-US"/>
        </w:rPr>
      </w:pPr>
      <w:ins w:id="22403" w:author="UTENTE" w:date="2020-06-30T19:00:00Z">
        <w:r w:rsidRPr="00181FFC">
          <w:rPr>
            <w:rFonts w:ascii="Calibri" w:eastAsia="Calibri" w:hAnsi="Calibri" w:cs="Times New Roman"/>
            <w:lang w:val="en-US"/>
          </w:rPr>
          <w:t>1164.</w:t>
        </w:r>
        <w:r w:rsidRPr="00181FFC">
          <w:rPr>
            <w:rFonts w:ascii="Calibri" w:eastAsia="Calibri" w:hAnsi="Calibri" w:cs="Times New Roman"/>
            <w:lang w:val="en-US"/>
          </w:rPr>
          <w:tab/>
          <w:t>mc "\"I love you, every inch of you.\""</w:t>
        </w:r>
      </w:ins>
    </w:p>
    <w:p w14:paraId="1DCD3E00" w14:textId="77777777" w:rsidR="00181FFC" w:rsidRPr="00181FFC" w:rsidRDefault="00181FFC" w:rsidP="00181FFC">
      <w:pPr>
        <w:spacing w:line="600" w:lineRule="auto"/>
        <w:jc w:val="left"/>
        <w:rPr>
          <w:ins w:id="22404" w:author="UTENTE" w:date="2020-06-30T19:00:00Z"/>
          <w:rFonts w:ascii="Calibri" w:eastAsia="Calibri" w:hAnsi="Calibri" w:cs="Times New Roman"/>
          <w:lang w:val="en-US"/>
        </w:rPr>
      </w:pPr>
      <w:ins w:id="22405" w:author="UTENTE" w:date="2020-06-30T19:00:00Z">
        <w:r w:rsidRPr="00181FFC">
          <w:rPr>
            <w:rFonts w:ascii="Calibri" w:eastAsia="Calibri" w:hAnsi="Calibri" w:cs="Times New Roman"/>
            <w:lang w:val="en-US"/>
          </w:rPr>
          <w:t>1165.</w:t>
        </w:r>
        <w:r w:rsidRPr="00181FFC">
          <w:rPr>
            <w:rFonts w:ascii="Calibri" w:eastAsia="Calibri" w:hAnsi="Calibri" w:cs="Times New Roman"/>
            <w:lang w:val="en-US"/>
          </w:rPr>
          <w:tab/>
          <w:t>mc "\"And you… Tell me who you love.\""</w:t>
        </w:r>
      </w:ins>
    </w:p>
    <w:p w14:paraId="65D05772" w14:textId="77777777" w:rsidR="00181FFC" w:rsidRPr="00181FFC" w:rsidRDefault="00181FFC" w:rsidP="00181FFC">
      <w:pPr>
        <w:spacing w:line="600" w:lineRule="auto"/>
        <w:jc w:val="left"/>
        <w:rPr>
          <w:ins w:id="22406" w:author="UTENTE" w:date="2020-06-30T19:00:00Z"/>
          <w:rFonts w:ascii="Calibri" w:eastAsia="Calibri" w:hAnsi="Calibri" w:cs="Times New Roman"/>
          <w:lang w:val="en-US"/>
        </w:rPr>
      </w:pPr>
      <w:ins w:id="22407" w:author="UTENTE" w:date="2020-06-30T19:00:00Z">
        <w:r w:rsidRPr="00181FFC">
          <w:rPr>
            <w:rFonts w:ascii="Calibri" w:eastAsia="Calibri" w:hAnsi="Calibri" w:cs="Times New Roman"/>
            <w:lang w:val="en-US"/>
          </w:rPr>
          <w:t>1166.</w:t>
        </w:r>
        <w:r w:rsidRPr="00181FFC">
          <w:rPr>
            <w:rFonts w:ascii="Calibri" w:eastAsia="Calibri" w:hAnsi="Calibri" w:cs="Times New Roman"/>
            <w:lang w:val="en-US"/>
          </w:rPr>
          <w:tab/>
          <w:t>n "I gently tug at his collar, reminding him of what's already engraved into his body, mind, and soul."</w:t>
        </w:r>
      </w:ins>
    </w:p>
    <w:p w14:paraId="04B79B44" w14:textId="77777777" w:rsidR="00181FFC" w:rsidRPr="00181FFC" w:rsidRDefault="00181FFC" w:rsidP="00181FFC">
      <w:pPr>
        <w:spacing w:line="600" w:lineRule="auto"/>
        <w:jc w:val="left"/>
        <w:rPr>
          <w:ins w:id="22408" w:author="UTENTE" w:date="2020-06-30T19:00:00Z"/>
          <w:rFonts w:ascii="Calibri" w:eastAsia="Calibri" w:hAnsi="Calibri" w:cs="Times New Roman"/>
          <w:lang w:val="en-US"/>
          <w:rPrChange w:id="22409" w:author="UTENTE" w:date="2020-06-30T19:00:00Z">
            <w:rPr>
              <w:ins w:id="22410" w:author="UTENTE" w:date="2020-06-30T19:00:00Z"/>
              <w:rFonts w:ascii="Calibri" w:eastAsia="Calibri" w:hAnsi="Calibri" w:cs="Times New Roman"/>
            </w:rPr>
          </w:rPrChange>
        </w:rPr>
      </w:pPr>
      <w:ins w:id="22411" w:author="UTENTE" w:date="2020-06-30T19:00:00Z">
        <w:r w:rsidRPr="00181FFC">
          <w:rPr>
            <w:rFonts w:ascii="Calibri" w:eastAsia="Calibri" w:hAnsi="Calibri" w:cs="Times New Roman"/>
            <w:lang w:val="en-US"/>
          </w:rPr>
          <w:t>1167.</w:t>
        </w:r>
        <w:r w:rsidRPr="00181FFC">
          <w:rPr>
            <w:rFonts w:ascii="Calibri" w:eastAsia="Calibri" w:hAnsi="Calibri" w:cs="Times New Roman"/>
            <w:lang w:val="en-US"/>
          </w:rPr>
          <w:tab/>
          <w:t xml:space="preserve">l "\"I l-love you, Master… </w:t>
        </w:r>
        <w:r w:rsidRPr="00181FFC">
          <w:rPr>
            <w:rFonts w:ascii="Calibri" w:eastAsia="Calibri" w:hAnsi="Calibri" w:cs="Times New Roman"/>
            <w:lang w:val="en-US"/>
            <w:rPrChange w:id="22412" w:author="UTENTE" w:date="2020-06-30T19:00:00Z">
              <w:rPr>
                <w:rFonts w:ascii="Calibri" w:eastAsia="Calibri" w:hAnsi="Calibri" w:cs="Times New Roman"/>
              </w:rPr>
            </w:rPrChange>
          </w:rPr>
          <w:t>So much…\""</w:t>
        </w:r>
      </w:ins>
    </w:p>
    <w:p w14:paraId="12CC33EE" w14:textId="77777777" w:rsidR="00181FFC" w:rsidRPr="00181FFC" w:rsidRDefault="00181FFC" w:rsidP="00181FFC">
      <w:pPr>
        <w:spacing w:line="600" w:lineRule="auto"/>
        <w:jc w:val="left"/>
        <w:rPr>
          <w:ins w:id="22413" w:author="UTENTE" w:date="2020-06-30T19:00:00Z"/>
          <w:rFonts w:ascii="Calibri" w:eastAsia="Calibri" w:hAnsi="Calibri" w:cs="Times New Roman"/>
          <w:lang w:val="en-US"/>
          <w:rPrChange w:id="22414" w:author="UTENTE" w:date="2020-06-30T19:00:00Z">
            <w:rPr>
              <w:ins w:id="22415" w:author="UTENTE" w:date="2020-06-30T19:00:00Z"/>
              <w:rFonts w:ascii="Calibri" w:eastAsia="Calibri" w:hAnsi="Calibri" w:cs="Times New Roman"/>
            </w:rPr>
          </w:rPrChange>
        </w:rPr>
      </w:pPr>
      <w:ins w:id="22416" w:author="UTENTE" w:date="2020-06-30T19:00:00Z">
        <w:r w:rsidRPr="00181FFC">
          <w:rPr>
            <w:rFonts w:ascii="Calibri" w:eastAsia="Calibri" w:hAnsi="Calibri" w:cs="Times New Roman"/>
            <w:lang w:val="en-US"/>
          </w:rPr>
          <w:t>1168.</w:t>
        </w:r>
        <w:r w:rsidRPr="00181FFC">
          <w:rPr>
            <w:rFonts w:ascii="Calibri" w:eastAsia="Calibri" w:hAnsi="Calibri" w:cs="Times New Roman"/>
            <w:lang w:val="en-US"/>
          </w:rPr>
          <w:tab/>
          <w:t xml:space="preserve">l "\"Please, drink from me! </w:t>
        </w:r>
        <w:r w:rsidRPr="00181FFC">
          <w:rPr>
            <w:rFonts w:ascii="Calibri" w:eastAsia="Calibri" w:hAnsi="Calibri" w:cs="Times New Roman"/>
            <w:lang w:val="en-US"/>
            <w:rPrChange w:id="22417" w:author="UTENTE" w:date="2020-06-30T19:00:00Z">
              <w:rPr>
                <w:rFonts w:ascii="Calibri" w:eastAsia="Calibri" w:hAnsi="Calibri" w:cs="Times New Roman"/>
              </w:rPr>
            </w:rPrChange>
          </w:rPr>
          <w:t>Please… more…\""</w:t>
        </w:r>
        <w:r w:rsidRPr="00181FFC">
          <w:rPr>
            <w:rFonts w:ascii="Calibri" w:eastAsia="Calibri" w:hAnsi="Calibri" w:cs="Times New Roman"/>
            <w:lang w:val="en-US"/>
            <w:rPrChange w:id="22418" w:author="UTENTE" w:date="2020-06-30T19:00:00Z">
              <w:rPr>
                <w:rFonts w:ascii="Calibri" w:eastAsia="Calibri" w:hAnsi="Calibri" w:cs="Times New Roman"/>
              </w:rPr>
            </w:rPrChange>
          </w:rPr>
          <w:br w:type="page"/>
        </w:r>
      </w:ins>
    </w:p>
    <w:p w14:paraId="3EF0FC17" w14:textId="77777777" w:rsidR="00181FFC" w:rsidRPr="00181FFC" w:rsidRDefault="00181FFC" w:rsidP="00181FFC">
      <w:pPr>
        <w:spacing w:line="600" w:lineRule="auto"/>
        <w:jc w:val="left"/>
        <w:rPr>
          <w:ins w:id="22419" w:author="UTENTE" w:date="2020-06-30T19:00:00Z"/>
          <w:rFonts w:ascii="Calibri" w:eastAsia="Calibri" w:hAnsi="Calibri" w:cs="Times New Roman"/>
          <w:lang w:val="en-US"/>
          <w:rPrChange w:id="22420" w:author="UTENTE" w:date="2020-06-30T19:00:00Z">
            <w:rPr>
              <w:ins w:id="22421" w:author="UTENTE" w:date="2020-06-30T19:00:00Z"/>
              <w:rFonts w:ascii="Calibri" w:eastAsia="Calibri" w:hAnsi="Calibri" w:cs="Times New Roman"/>
            </w:rPr>
          </w:rPrChange>
        </w:rPr>
      </w:pPr>
      <w:ins w:id="22422" w:author="UTENTE" w:date="2020-06-30T19:00:00Z">
        <w:r w:rsidRPr="00181FFC">
          <w:rPr>
            <w:rFonts w:ascii="Calibri" w:eastAsia="Calibri" w:hAnsi="Calibri" w:cs="Times New Roman"/>
            <w:lang w:val="en-US"/>
            <w:rPrChange w:id="22423" w:author="UTENTE" w:date="2020-06-30T19:00:00Z">
              <w:rPr>
                <w:rFonts w:ascii="Calibri" w:eastAsia="Calibri" w:hAnsi="Calibri" w:cs="Times New Roman"/>
              </w:rPr>
            </w:rPrChange>
          </w:rPr>
          <w:lastRenderedPageBreak/>
          <w:t>1153.</w:t>
        </w:r>
        <w:r w:rsidRPr="00181FFC">
          <w:rPr>
            <w:rFonts w:ascii="Calibri" w:eastAsia="Calibri" w:hAnsi="Calibri" w:cs="Times New Roman"/>
            <w:lang w:val="en-US"/>
            <w:rPrChange w:id="22424" w:author="UTENTE" w:date="2020-06-30T19:00:00Z">
              <w:rPr>
                <w:rFonts w:ascii="Calibri" w:eastAsia="Calibri" w:hAnsi="Calibri" w:cs="Times New Roman"/>
              </w:rPr>
            </w:rPrChange>
          </w:rPr>
          <w:tab/>
          <w:t>l "\"[mc], sei lì?\""</w:t>
        </w:r>
      </w:ins>
    </w:p>
    <w:p w14:paraId="3E03D4E6" w14:textId="77777777" w:rsidR="00181FFC" w:rsidRPr="00181FFC" w:rsidRDefault="00181FFC" w:rsidP="00181FFC">
      <w:pPr>
        <w:spacing w:line="600" w:lineRule="auto"/>
        <w:jc w:val="left"/>
        <w:rPr>
          <w:ins w:id="22425" w:author="UTENTE" w:date="2020-06-30T19:00:00Z"/>
          <w:rFonts w:ascii="Calibri" w:eastAsia="Calibri" w:hAnsi="Calibri" w:cs="Times New Roman"/>
        </w:rPr>
      </w:pPr>
      <w:ins w:id="22426" w:author="UTENTE" w:date="2020-06-30T19:00:00Z">
        <w:r w:rsidRPr="00181FFC">
          <w:rPr>
            <w:rFonts w:ascii="Calibri" w:eastAsia="Calibri" w:hAnsi="Calibri" w:cs="Times New Roman"/>
          </w:rPr>
          <w:t>1154.</w:t>
        </w:r>
        <w:r w:rsidRPr="00181FFC">
          <w:rPr>
            <w:rFonts w:ascii="Calibri" w:eastAsia="Calibri" w:hAnsi="Calibri" w:cs="Times New Roman"/>
          </w:rPr>
          <w:tab/>
          <w:t>mc "\"Sì…\""</w:t>
        </w:r>
      </w:ins>
    </w:p>
    <w:p w14:paraId="340B4D87" w14:textId="77777777" w:rsidR="00181FFC" w:rsidRPr="00181FFC" w:rsidRDefault="00181FFC" w:rsidP="00181FFC">
      <w:pPr>
        <w:spacing w:line="600" w:lineRule="auto"/>
        <w:jc w:val="left"/>
        <w:rPr>
          <w:ins w:id="22427" w:author="UTENTE" w:date="2020-06-30T19:00:00Z"/>
          <w:rFonts w:ascii="Calibri" w:eastAsia="Calibri" w:hAnsi="Calibri" w:cs="Times New Roman"/>
        </w:rPr>
      </w:pPr>
      <w:ins w:id="22428" w:author="UTENTE" w:date="2020-06-30T19:00:00Z">
        <w:r w:rsidRPr="00181FFC">
          <w:rPr>
            <w:rFonts w:ascii="Calibri" w:eastAsia="Calibri" w:hAnsi="Calibri" w:cs="Times New Roman"/>
          </w:rPr>
          <w:t>1155.</w:t>
        </w:r>
        <w:r w:rsidRPr="00181FFC">
          <w:rPr>
            <w:rFonts w:ascii="Calibri" w:eastAsia="Calibri" w:hAnsi="Calibri" w:cs="Times New Roman"/>
          </w:rPr>
          <w:tab/>
          <w:t>mc "\"Sto arrivando, Luka.\""</w:t>
        </w:r>
      </w:ins>
    </w:p>
    <w:p w14:paraId="30AA02F2" w14:textId="77777777" w:rsidR="00181FFC" w:rsidRPr="00181FFC" w:rsidRDefault="00181FFC" w:rsidP="00181FFC">
      <w:pPr>
        <w:spacing w:line="600" w:lineRule="auto"/>
        <w:jc w:val="left"/>
        <w:rPr>
          <w:ins w:id="22429" w:author="UTENTE" w:date="2020-06-30T19:00:00Z"/>
          <w:rFonts w:ascii="Calibri" w:eastAsia="Calibri" w:hAnsi="Calibri" w:cs="Times New Roman"/>
        </w:rPr>
      </w:pPr>
      <w:ins w:id="22430" w:author="UTENTE" w:date="2020-06-30T19:00:00Z">
        <w:r w:rsidRPr="00181FFC">
          <w:rPr>
            <w:rFonts w:ascii="Calibri" w:eastAsia="Calibri" w:hAnsi="Calibri" w:cs="Times New Roman"/>
          </w:rPr>
          <w:t>1156.</w:t>
        </w:r>
        <w:r w:rsidRPr="00181FFC">
          <w:rPr>
            <w:rFonts w:ascii="Calibri" w:eastAsia="Calibri" w:hAnsi="Calibri" w:cs="Times New Roman"/>
          </w:rPr>
          <w:tab/>
          <w:t>n "Mentre allungo il braccio verso la maniglia, facendo scorrere la lingua sui miei nuovi e bellissimi canini--"</w:t>
        </w:r>
      </w:ins>
    </w:p>
    <w:p w14:paraId="053FBBA9" w14:textId="77777777" w:rsidR="00181FFC" w:rsidRPr="00181FFC" w:rsidRDefault="00181FFC" w:rsidP="00181FFC">
      <w:pPr>
        <w:spacing w:line="600" w:lineRule="auto"/>
        <w:jc w:val="left"/>
        <w:rPr>
          <w:ins w:id="22431" w:author="UTENTE" w:date="2020-06-30T19:00:00Z"/>
          <w:rFonts w:ascii="Calibri" w:eastAsia="Calibri" w:hAnsi="Calibri" w:cs="Times New Roman"/>
        </w:rPr>
      </w:pPr>
      <w:ins w:id="22432" w:author="UTENTE" w:date="2020-06-30T19:00:00Z">
        <w:r w:rsidRPr="00181FFC">
          <w:rPr>
            <w:rFonts w:ascii="Calibri" w:eastAsia="Calibri" w:hAnsi="Calibri" w:cs="Times New Roman"/>
          </w:rPr>
          <w:t>1157.</w:t>
        </w:r>
        <w:r w:rsidRPr="00181FFC">
          <w:rPr>
            <w:rFonts w:ascii="Calibri" w:eastAsia="Calibri" w:hAnsi="Calibri" w:cs="Times New Roman"/>
          </w:rPr>
          <w:tab/>
          <w:t>n "Non posso evitare di sorridere."</w:t>
        </w:r>
      </w:ins>
    </w:p>
    <w:p w14:paraId="790EE947" w14:textId="77777777" w:rsidR="00181FFC" w:rsidRPr="00181FFC" w:rsidRDefault="00181FFC" w:rsidP="00181FFC">
      <w:pPr>
        <w:spacing w:line="600" w:lineRule="auto"/>
        <w:jc w:val="left"/>
        <w:rPr>
          <w:ins w:id="22433" w:author="UTENTE" w:date="2020-06-30T19:00:00Z"/>
          <w:rFonts w:ascii="Calibri" w:eastAsia="Calibri" w:hAnsi="Calibri" w:cs="Times New Roman"/>
        </w:rPr>
      </w:pPr>
      <w:ins w:id="22434" w:author="UTENTE" w:date="2020-06-30T19:00:00Z">
        <w:r w:rsidRPr="00181FFC">
          <w:rPr>
            <w:rFonts w:ascii="Calibri" w:eastAsia="Calibri" w:hAnsi="Calibri" w:cs="Times New Roman"/>
          </w:rPr>
          <w:t>1158.</w:t>
        </w:r>
        <w:r w:rsidRPr="00181FFC">
          <w:rPr>
            <w:rFonts w:ascii="Calibri" w:eastAsia="Calibri" w:hAnsi="Calibri" w:cs="Times New Roman"/>
          </w:rPr>
          <w:tab/>
          <w:t>l "\"Nnh…\""</w:t>
        </w:r>
      </w:ins>
    </w:p>
    <w:p w14:paraId="4C185369" w14:textId="77777777" w:rsidR="00181FFC" w:rsidRPr="00181FFC" w:rsidRDefault="00181FFC" w:rsidP="00181FFC">
      <w:pPr>
        <w:spacing w:line="600" w:lineRule="auto"/>
        <w:jc w:val="left"/>
        <w:rPr>
          <w:ins w:id="22435" w:author="UTENTE" w:date="2020-06-30T19:00:00Z"/>
          <w:rFonts w:ascii="Calibri" w:eastAsia="Calibri" w:hAnsi="Calibri" w:cs="Times New Roman"/>
        </w:rPr>
      </w:pPr>
      <w:ins w:id="22436" w:author="UTENTE" w:date="2020-06-30T19:00:00Z">
        <w:r w:rsidRPr="00181FFC">
          <w:rPr>
            <w:rFonts w:ascii="Calibri" w:eastAsia="Calibri" w:hAnsi="Calibri" w:cs="Times New Roman"/>
          </w:rPr>
          <w:t>1159.</w:t>
        </w:r>
        <w:r w:rsidRPr="00181FFC">
          <w:rPr>
            <w:rFonts w:ascii="Calibri" w:eastAsia="Calibri" w:hAnsi="Calibri" w:cs="Times New Roman"/>
          </w:rPr>
          <w:tab/>
          <w:t>l "\"A-ah… Ti prego…\""</w:t>
        </w:r>
      </w:ins>
    </w:p>
    <w:p w14:paraId="5C44BE7B" w14:textId="77777777" w:rsidR="00181FFC" w:rsidRPr="00181FFC" w:rsidRDefault="00181FFC" w:rsidP="00181FFC">
      <w:pPr>
        <w:spacing w:line="600" w:lineRule="auto"/>
        <w:jc w:val="left"/>
        <w:rPr>
          <w:ins w:id="22437" w:author="UTENTE" w:date="2020-06-30T19:00:00Z"/>
          <w:rFonts w:ascii="Calibri" w:eastAsia="Calibri" w:hAnsi="Calibri" w:cs="Times New Roman"/>
        </w:rPr>
      </w:pPr>
      <w:ins w:id="22438" w:author="UTENTE" w:date="2020-06-30T19:00:00Z">
        <w:r w:rsidRPr="00181FFC">
          <w:rPr>
            <w:rFonts w:ascii="Calibri" w:eastAsia="Calibri" w:hAnsi="Calibri" w:cs="Times New Roman"/>
          </w:rPr>
          <w:t>1160.</w:t>
        </w:r>
        <w:r w:rsidRPr="00181FFC">
          <w:rPr>
            <w:rFonts w:ascii="Calibri" w:eastAsia="Calibri" w:hAnsi="Calibri" w:cs="Times New Roman"/>
          </w:rPr>
          <w:tab/>
          <w:t>n "Così caldo -- così dolce."</w:t>
        </w:r>
      </w:ins>
    </w:p>
    <w:p w14:paraId="544C5EA2" w14:textId="77777777" w:rsidR="00181FFC" w:rsidRPr="00181FFC" w:rsidRDefault="00181FFC" w:rsidP="00181FFC">
      <w:pPr>
        <w:spacing w:line="600" w:lineRule="auto"/>
        <w:jc w:val="left"/>
        <w:rPr>
          <w:ins w:id="22439" w:author="UTENTE" w:date="2020-06-30T19:00:00Z"/>
          <w:rFonts w:ascii="Calibri" w:eastAsia="Calibri" w:hAnsi="Calibri" w:cs="Times New Roman"/>
        </w:rPr>
      </w:pPr>
      <w:ins w:id="22440" w:author="UTENTE" w:date="2020-06-30T19:00:00Z">
        <w:r w:rsidRPr="00181FFC">
          <w:rPr>
            <w:rFonts w:ascii="Calibri" w:eastAsia="Calibri" w:hAnsi="Calibri" w:cs="Times New Roman"/>
          </w:rPr>
          <w:t>1161.</w:t>
        </w:r>
        <w:r w:rsidRPr="00181FFC">
          <w:rPr>
            <w:rFonts w:ascii="Calibri" w:eastAsia="Calibri" w:hAnsi="Calibri" w:cs="Times New Roman"/>
          </w:rPr>
          <w:tab/>
          <w:t>n "Il suo sapore è una droga, quasi come i suoni che fa, quei gemiti e quegli urletti di resa."</w:t>
        </w:r>
      </w:ins>
    </w:p>
    <w:p w14:paraId="10D7408D" w14:textId="77777777" w:rsidR="00181FFC" w:rsidRPr="00181FFC" w:rsidRDefault="00181FFC" w:rsidP="00181FFC">
      <w:pPr>
        <w:spacing w:line="600" w:lineRule="auto"/>
        <w:jc w:val="left"/>
        <w:rPr>
          <w:ins w:id="22441" w:author="UTENTE" w:date="2020-06-30T19:00:00Z"/>
          <w:rFonts w:ascii="Calibri" w:eastAsia="Calibri" w:hAnsi="Calibri" w:cs="Times New Roman"/>
        </w:rPr>
      </w:pPr>
      <w:ins w:id="22442" w:author="UTENTE" w:date="2020-06-30T19:00:00Z">
        <w:r w:rsidRPr="00181FFC">
          <w:rPr>
            <w:rFonts w:ascii="Calibri" w:eastAsia="Calibri" w:hAnsi="Calibri" w:cs="Times New Roman"/>
          </w:rPr>
          <w:t>1162.</w:t>
        </w:r>
        <w:r w:rsidRPr="00181FFC">
          <w:rPr>
            <w:rFonts w:ascii="Calibri" w:eastAsia="Calibri" w:hAnsi="Calibri" w:cs="Times New Roman"/>
          </w:rPr>
          <w:tab/>
          <w:t>n "Per quanto li abbia ascoltati ormai, non ne ho mai abbastanza."</w:t>
        </w:r>
      </w:ins>
    </w:p>
    <w:p w14:paraId="2CD41094" w14:textId="77777777" w:rsidR="00181FFC" w:rsidRPr="00181FFC" w:rsidRDefault="00181FFC" w:rsidP="00181FFC">
      <w:pPr>
        <w:spacing w:line="600" w:lineRule="auto"/>
        <w:jc w:val="left"/>
        <w:rPr>
          <w:ins w:id="22443" w:author="UTENTE" w:date="2020-06-30T19:00:00Z"/>
          <w:rFonts w:ascii="Calibri" w:eastAsia="Calibri" w:hAnsi="Calibri" w:cs="Times New Roman"/>
        </w:rPr>
      </w:pPr>
      <w:ins w:id="22444" w:author="UTENTE" w:date="2020-06-30T19:00:00Z">
        <w:r w:rsidRPr="00181FFC">
          <w:rPr>
            <w:rFonts w:ascii="Calibri" w:eastAsia="Calibri" w:hAnsi="Calibri" w:cs="Times New Roman"/>
          </w:rPr>
          <w:t>1163.</w:t>
        </w:r>
        <w:r w:rsidRPr="00181FFC">
          <w:rPr>
            <w:rFonts w:ascii="Calibri" w:eastAsia="Calibri" w:hAnsi="Calibri" w:cs="Times New Roman"/>
          </w:rPr>
          <w:tab/>
          <w:t>mc "\"Sei così bello, Luka…\""</w:t>
        </w:r>
      </w:ins>
    </w:p>
    <w:p w14:paraId="5E8CCFD0" w14:textId="77777777" w:rsidR="00181FFC" w:rsidRPr="00181FFC" w:rsidRDefault="00181FFC" w:rsidP="00181FFC">
      <w:pPr>
        <w:spacing w:line="600" w:lineRule="auto"/>
        <w:jc w:val="left"/>
        <w:rPr>
          <w:ins w:id="22445" w:author="UTENTE" w:date="2020-06-30T19:00:00Z"/>
          <w:rFonts w:ascii="Calibri" w:eastAsia="Calibri" w:hAnsi="Calibri" w:cs="Times New Roman"/>
        </w:rPr>
      </w:pPr>
      <w:ins w:id="22446" w:author="UTENTE" w:date="2020-06-30T19:00:00Z">
        <w:r w:rsidRPr="00181FFC">
          <w:rPr>
            <w:rFonts w:ascii="Calibri" w:eastAsia="Calibri" w:hAnsi="Calibri" w:cs="Times New Roman"/>
          </w:rPr>
          <w:t>1164.</w:t>
        </w:r>
        <w:r w:rsidRPr="00181FFC">
          <w:rPr>
            <w:rFonts w:ascii="Calibri" w:eastAsia="Calibri" w:hAnsi="Calibri" w:cs="Times New Roman"/>
          </w:rPr>
          <w:tab/>
          <w:t>mc "\"Ti amo, ogni centimetro di te.\""</w:t>
        </w:r>
      </w:ins>
    </w:p>
    <w:p w14:paraId="5B0D346E" w14:textId="77777777" w:rsidR="00181FFC" w:rsidRPr="00181FFC" w:rsidRDefault="00181FFC" w:rsidP="00181FFC">
      <w:pPr>
        <w:spacing w:line="600" w:lineRule="auto"/>
        <w:jc w:val="left"/>
        <w:rPr>
          <w:ins w:id="22447" w:author="UTENTE" w:date="2020-06-30T19:00:00Z"/>
          <w:rFonts w:ascii="Calibri" w:eastAsia="Calibri" w:hAnsi="Calibri" w:cs="Times New Roman"/>
        </w:rPr>
      </w:pPr>
      <w:ins w:id="22448" w:author="UTENTE" w:date="2020-06-30T19:00:00Z">
        <w:r w:rsidRPr="00181FFC">
          <w:rPr>
            <w:rFonts w:ascii="Calibri" w:eastAsia="Calibri" w:hAnsi="Calibri" w:cs="Times New Roman"/>
          </w:rPr>
          <w:t>1165.</w:t>
        </w:r>
        <w:r w:rsidRPr="00181FFC">
          <w:rPr>
            <w:rFonts w:ascii="Calibri" w:eastAsia="Calibri" w:hAnsi="Calibri" w:cs="Times New Roman"/>
          </w:rPr>
          <w:tab/>
          <w:t>mc "\"E tu… dimmi che ami.\""</w:t>
        </w:r>
      </w:ins>
    </w:p>
    <w:p w14:paraId="24A13FF2" w14:textId="77777777" w:rsidR="00181FFC" w:rsidRPr="00181FFC" w:rsidRDefault="00181FFC" w:rsidP="00181FFC">
      <w:pPr>
        <w:spacing w:line="600" w:lineRule="auto"/>
        <w:jc w:val="left"/>
        <w:rPr>
          <w:ins w:id="22449" w:author="UTENTE" w:date="2020-06-30T19:00:00Z"/>
          <w:rFonts w:ascii="Calibri" w:eastAsia="Calibri" w:hAnsi="Calibri" w:cs="Times New Roman"/>
        </w:rPr>
      </w:pPr>
      <w:ins w:id="22450" w:author="UTENTE" w:date="2020-06-30T19:00:00Z">
        <w:r w:rsidRPr="00181FFC">
          <w:rPr>
            <w:rFonts w:ascii="Calibri" w:eastAsia="Calibri" w:hAnsi="Calibri" w:cs="Times New Roman"/>
          </w:rPr>
          <w:t>1166.</w:t>
        </w:r>
        <w:r w:rsidRPr="00181FFC">
          <w:rPr>
            <w:rFonts w:ascii="Calibri" w:eastAsia="Calibri" w:hAnsi="Calibri" w:cs="Times New Roman"/>
          </w:rPr>
          <w:tab/>
          <w:t>n "Gli strattono gentilmente il colletto, ricordandogli quello che è già scolpito sul suo corpo, sulla sua mente, sulla sua anima."</w:t>
        </w:r>
      </w:ins>
    </w:p>
    <w:p w14:paraId="591EF48A" w14:textId="77777777" w:rsidR="00181FFC" w:rsidRPr="00181FFC" w:rsidRDefault="00181FFC" w:rsidP="00181FFC">
      <w:pPr>
        <w:spacing w:line="600" w:lineRule="auto"/>
        <w:jc w:val="left"/>
        <w:rPr>
          <w:ins w:id="22451" w:author="UTENTE" w:date="2020-06-30T19:00:00Z"/>
          <w:rFonts w:ascii="Calibri" w:eastAsia="Calibri" w:hAnsi="Calibri" w:cs="Times New Roman"/>
        </w:rPr>
      </w:pPr>
      <w:ins w:id="22452" w:author="UTENTE" w:date="2020-06-30T19:00:00Z">
        <w:r w:rsidRPr="00181FFC">
          <w:rPr>
            <w:rFonts w:ascii="Calibri" w:eastAsia="Calibri" w:hAnsi="Calibri" w:cs="Times New Roman"/>
          </w:rPr>
          <w:t>1167.</w:t>
        </w:r>
        <w:r w:rsidRPr="00181FFC">
          <w:rPr>
            <w:rFonts w:ascii="Calibri" w:eastAsia="Calibri" w:hAnsi="Calibri" w:cs="Times New Roman"/>
          </w:rPr>
          <w:tab/>
          <w:t>l "\"I-io amo te, mio Padrone… Tanto…\""</w:t>
        </w:r>
      </w:ins>
    </w:p>
    <w:p w14:paraId="139832DE" w14:textId="77777777" w:rsidR="00181FFC" w:rsidRPr="00181FFC" w:rsidRDefault="00181FFC" w:rsidP="00181FFC">
      <w:pPr>
        <w:spacing w:line="600" w:lineRule="auto"/>
        <w:jc w:val="left"/>
        <w:rPr>
          <w:ins w:id="22453" w:author="UTENTE" w:date="2020-06-30T19:00:00Z"/>
          <w:rFonts w:ascii="Calibri" w:eastAsia="Calibri" w:hAnsi="Calibri" w:cs="Times New Roman"/>
          <w:lang w:val="en-US"/>
          <w:rPrChange w:id="22454" w:author="UTENTE" w:date="2020-06-30T19:00:00Z">
            <w:rPr>
              <w:ins w:id="22455" w:author="UTENTE" w:date="2020-06-30T19:00:00Z"/>
              <w:rFonts w:ascii="Calibri" w:eastAsia="Calibri" w:hAnsi="Calibri" w:cs="Times New Roman"/>
            </w:rPr>
          </w:rPrChange>
        </w:rPr>
      </w:pPr>
      <w:ins w:id="22456" w:author="UTENTE" w:date="2020-06-30T19:00:00Z">
        <w:r w:rsidRPr="00181FFC">
          <w:rPr>
            <w:rFonts w:ascii="Calibri" w:eastAsia="Calibri" w:hAnsi="Calibri" w:cs="Times New Roman"/>
          </w:rPr>
          <w:t>1168.</w:t>
        </w:r>
        <w:r w:rsidRPr="00181FFC">
          <w:rPr>
            <w:rFonts w:ascii="Calibri" w:eastAsia="Calibri" w:hAnsi="Calibri" w:cs="Times New Roman"/>
          </w:rPr>
          <w:tab/>
          <w:t xml:space="preserve">l "\"Ti prego, bevi il mio sangue! </w:t>
        </w:r>
        <w:r w:rsidRPr="00181FFC">
          <w:rPr>
            <w:rFonts w:ascii="Calibri" w:eastAsia="Calibri" w:hAnsi="Calibri" w:cs="Times New Roman"/>
            <w:lang w:val="en-US"/>
            <w:rPrChange w:id="22457" w:author="UTENTE" w:date="2020-06-30T19:00:00Z">
              <w:rPr>
                <w:rFonts w:ascii="Calibri" w:eastAsia="Calibri" w:hAnsi="Calibri" w:cs="Times New Roman"/>
              </w:rPr>
            </w:rPrChange>
          </w:rPr>
          <w:t>Ti prego… di più…\"" </w:t>
        </w:r>
        <w:r w:rsidRPr="00181FFC">
          <w:rPr>
            <w:rFonts w:ascii="Calibri" w:eastAsia="Calibri" w:hAnsi="Calibri" w:cs="Times New Roman"/>
            <w:lang w:val="en-US"/>
            <w:rPrChange w:id="22458" w:author="UTENTE" w:date="2020-06-30T19:00:00Z">
              <w:rPr>
                <w:rFonts w:ascii="Calibri" w:eastAsia="Calibri" w:hAnsi="Calibri" w:cs="Times New Roman"/>
              </w:rPr>
            </w:rPrChange>
          </w:rPr>
          <w:br w:type="page"/>
        </w:r>
      </w:ins>
    </w:p>
    <w:p w14:paraId="50E4353B" w14:textId="77777777" w:rsidR="00181FFC" w:rsidRPr="00181FFC" w:rsidRDefault="00181FFC" w:rsidP="00181FFC">
      <w:pPr>
        <w:spacing w:line="600" w:lineRule="auto"/>
        <w:jc w:val="left"/>
        <w:rPr>
          <w:ins w:id="22459" w:author="UTENTE" w:date="2020-06-30T19:00:00Z"/>
          <w:rFonts w:ascii="Calibri" w:eastAsia="Calibri" w:hAnsi="Calibri" w:cs="Times New Roman"/>
          <w:lang w:val="en-US"/>
        </w:rPr>
      </w:pPr>
      <w:ins w:id="22460" w:author="UTENTE" w:date="2020-06-30T19:00:00Z">
        <w:r w:rsidRPr="00181FFC">
          <w:rPr>
            <w:rFonts w:ascii="Calibri" w:eastAsia="Calibri" w:hAnsi="Calibri" w:cs="Times New Roman"/>
            <w:lang w:val="en-US"/>
          </w:rPr>
          <w:lastRenderedPageBreak/>
          <w:t>1169.</w:t>
        </w:r>
        <w:r w:rsidRPr="00181FFC">
          <w:rPr>
            <w:rFonts w:ascii="Calibri" w:eastAsia="Calibri" w:hAnsi="Calibri" w:cs="Times New Roman"/>
            <w:lang w:val="en-US"/>
          </w:rPr>
          <w:tab/>
          <w:t>n "Despite his eager, longing words, there's a certain hollowness in his voice."</w:t>
        </w:r>
      </w:ins>
    </w:p>
    <w:p w14:paraId="5DDAF651" w14:textId="77777777" w:rsidR="00181FFC" w:rsidRPr="00181FFC" w:rsidRDefault="00181FFC" w:rsidP="00181FFC">
      <w:pPr>
        <w:spacing w:line="600" w:lineRule="auto"/>
        <w:jc w:val="left"/>
        <w:rPr>
          <w:ins w:id="22461" w:author="UTENTE" w:date="2020-06-30T19:00:00Z"/>
          <w:rFonts w:ascii="Calibri" w:eastAsia="Calibri" w:hAnsi="Calibri" w:cs="Times New Roman"/>
          <w:lang w:val="en-US"/>
        </w:rPr>
      </w:pPr>
      <w:ins w:id="22462" w:author="UTENTE" w:date="2020-06-30T19:00:00Z">
        <w:r w:rsidRPr="00181FFC">
          <w:rPr>
            <w:rFonts w:ascii="Calibri" w:eastAsia="Calibri" w:hAnsi="Calibri" w:cs="Times New Roman"/>
            <w:lang w:val="en-US"/>
          </w:rPr>
          <w:t>1170.</w:t>
        </w:r>
        <w:r w:rsidRPr="00181FFC">
          <w:rPr>
            <w:rFonts w:ascii="Calibri" w:eastAsia="Calibri" w:hAnsi="Calibri" w:cs="Times New Roman"/>
            <w:lang w:val="en-US"/>
          </w:rPr>
          <w:tab/>
          <w:t>n "It doesn't belong to the same fiery Luka I once knew.{w} That Luka is long gone, tamed into an obedient pet after a year's worth of training."</w:t>
        </w:r>
      </w:ins>
    </w:p>
    <w:p w14:paraId="3428721E" w14:textId="77777777" w:rsidR="00181FFC" w:rsidRPr="00181FFC" w:rsidRDefault="00181FFC" w:rsidP="00181FFC">
      <w:pPr>
        <w:spacing w:line="600" w:lineRule="auto"/>
        <w:jc w:val="left"/>
        <w:rPr>
          <w:ins w:id="22463" w:author="UTENTE" w:date="2020-06-30T19:00:00Z"/>
          <w:rFonts w:ascii="Calibri" w:eastAsia="Calibri" w:hAnsi="Calibri" w:cs="Times New Roman"/>
          <w:lang w:val="en-US"/>
        </w:rPr>
      </w:pPr>
      <w:ins w:id="22464" w:author="UTENTE" w:date="2020-06-30T19:00:00Z">
        <w:r w:rsidRPr="00181FFC">
          <w:rPr>
            <w:rFonts w:ascii="Calibri" w:eastAsia="Calibri" w:hAnsi="Calibri" w:cs="Times New Roman"/>
            <w:lang w:val="en-US"/>
          </w:rPr>
          <w:t>1171.</w:t>
        </w:r>
        <w:r w:rsidRPr="00181FFC">
          <w:rPr>
            <w:rFonts w:ascii="Calibri" w:eastAsia="Calibri" w:hAnsi="Calibri" w:cs="Times New Roman"/>
            <w:lang w:val="en-US"/>
          </w:rPr>
          <w:tab/>
          <w:t>n "Bishop kept his word, of course. He told Luka who David's kidnapper was ––{w} but there was nothing he could do, not with me imprisoning him down here."</w:t>
        </w:r>
      </w:ins>
    </w:p>
    <w:p w14:paraId="0EAEC9EF" w14:textId="77777777" w:rsidR="00181FFC" w:rsidRPr="00181FFC" w:rsidRDefault="00181FFC" w:rsidP="00181FFC">
      <w:pPr>
        <w:spacing w:line="600" w:lineRule="auto"/>
        <w:jc w:val="left"/>
        <w:rPr>
          <w:ins w:id="22465" w:author="UTENTE" w:date="2020-06-30T19:00:00Z"/>
          <w:rFonts w:ascii="Calibri" w:eastAsia="Calibri" w:hAnsi="Calibri" w:cs="Times New Roman"/>
          <w:lang w:val="en-US"/>
        </w:rPr>
      </w:pPr>
      <w:ins w:id="22466" w:author="UTENTE" w:date="2020-06-30T19:00:00Z">
        <w:r w:rsidRPr="00181FFC">
          <w:rPr>
            <w:rFonts w:ascii="Calibri" w:eastAsia="Calibri" w:hAnsi="Calibri" w:cs="Times New Roman"/>
            <w:lang w:val="en-US"/>
          </w:rPr>
          <w:t>1172.</w:t>
        </w:r>
        <w:r w:rsidRPr="00181FFC">
          <w:rPr>
            <w:rFonts w:ascii="Calibri" w:eastAsia="Calibri" w:hAnsi="Calibri" w:cs="Times New Roman"/>
            <w:lang w:val="en-US"/>
          </w:rPr>
          <w:tab/>
          <w:t>n "The decision was an easy one to make. Luka's revenge is pointless, and he's much happier and safer here with me."</w:t>
        </w:r>
      </w:ins>
    </w:p>
    <w:p w14:paraId="628591EA" w14:textId="77777777" w:rsidR="00181FFC" w:rsidRPr="00181FFC" w:rsidRDefault="00181FFC" w:rsidP="00181FFC">
      <w:pPr>
        <w:spacing w:line="600" w:lineRule="auto"/>
        <w:jc w:val="left"/>
        <w:rPr>
          <w:ins w:id="22467" w:author="UTENTE" w:date="2020-06-30T19:00:00Z"/>
          <w:rFonts w:ascii="Calibri" w:eastAsia="Calibri" w:hAnsi="Calibri" w:cs="Times New Roman"/>
          <w:lang w:val="en-US"/>
        </w:rPr>
      </w:pPr>
      <w:ins w:id="22468" w:author="UTENTE" w:date="2020-06-30T19:00:00Z">
        <w:r w:rsidRPr="00181FFC">
          <w:rPr>
            <w:rFonts w:ascii="Calibri" w:eastAsia="Calibri" w:hAnsi="Calibri" w:cs="Times New Roman"/>
            <w:lang w:val="en-US"/>
          </w:rPr>
          <w:t>1173.</w:t>
        </w:r>
        <w:r w:rsidRPr="00181FFC">
          <w:rPr>
            <w:rFonts w:ascii="Calibri" w:eastAsia="Calibri" w:hAnsi="Calibri" w:cs="Times New Roman"/>
            <w:lang w:val="en-US"/>
          </w:rPr>
          <w:tab/>
          <w:t>n "He fought me and resisted so much at first, but finally, he realized the truth behind my love for him."</w:t>
        </w:r>
      </w:ins>
    </w:p>
    <w:p w14:paraId="393BB1C6" w14:textId="77777777" w:rsidR="00181FFC" w:rsidRPr="00181FFC" w:rsidRDefault="00181FFC" w:rsidP="00181FFC">
      <w:pPr>
        <w:spacing w:line="600" w:lineRule="auto"/>
        <w:jc w:val="left"/>
        <w:rPr>
          <w:ins w:id="22469" w:author="UTENTE" w:date="2020-06-30T19:00:00Z"/>
          <w:rFonts w:ascii="Calibri" w:eastAsia="Calibri" w:hAnsi="Calibri" w:cs="Times New Roman"/>
          <w:lang w:val="es-ES"/>
        </w:rPr>
      </w:pPr>
      <w:ins w:id="22470" w:author="UTENTE" w:date="2020-06-30T19:00:00Z">
        <w:r w:rsidRPr="00181FFC">
          <w:rPr>
            <w:rFonts w:ascii="Calibri" w:eastAsia="Calibri" w:hAnsi="Calibri" w:cs="Times New Roman"/>
            <w:lang w:val="es-ES"/>
          </w:rPr>
          <w:t>1174.</w:t>
        </w:r>
        <w:r w:rsidRPr="00181FFC">
          <w:rPr>
            <w:rFonts w:ascii="Calibri" w:eastAsia="Calibri" w:hAnsi="Calibri" w:cs="Times New Roman"/>
            <w:lang w:val="es-ES"/>
          </w:rPr>
          <w:tab/>
          <w:t>mc "\"Mm…\""</w:t>
        </w:r>
      </w:ins>
    </w:p>
    <w:p w14:paraId="421FC4C2" w14:textId="77777777" w:rsidR="00181FFC" w:rsidRPr="00181FFC" w:rsidRDefault="00181FFC" w:rsidP="00181FFC">
      <w:pPr>
        <w:spacing w:line="600" w:lineRule="auto"/>
        <w:jc w:val="left"/>
        <w:rPr>
          <w:ins w:id="22471" w:author="UTENTE" w:date="2020-06-30T19:00:00Z"/>
          <w:rFonts w:ascii="Calibri" w:eastAsia="Calibri" w:hAnsi="Calibri" w:cs="Times New Roman"/>
          <w:lang w:val="es-ES"/>
        </w:rPr>
      </w:pPr>
      <w:ins w:id="22472" w:author="UTENTE" w:date="2020-06-30T19:00:00Z">
        <w:r w:rsidRPr="00181FFC">
          <w:rPr>
            <w:rFonts w:ascii="Calibri" w:eastAsia="Calibri" w:hAnsi="Calibri" w:cs="Times New Roman"/>
            <w:lang w:val="es-ES"/>
          </w:rPr>
          <w:t>1175.</w:t>
        </w:r>
        <w:r w:rsidRPr="00181FFC">
          <w:rPr>
            <w:rFonts w:ascii="Calibri" w:eastAsia="Calibri" w:hAnsi="Calibri" w:cs="Times New Roman"/>
            <w:lang w:val="es-ES"/>
          </w:rPr>
          <w:tab/>
          <w:t>l "\"Nnh––! Mas…ter…\""</w:t>
        </w:r>
      </w:ins>
    </w:p>
    <w:p w14:paraId="57CC196C" w14:textId="77777777" w:rsidR="00181FFC" w:rsidRPr="00181FFC" w:rsidRDefault="00181FFC" w:rsidP="00181FFC">
      <w:pPr>
        <w:spacing w:line="600" w:lineRule="auto"/>
        <w:jc w:val="left"/>
        <w:rPr>
          <w:ins w:id="22473" w:author="UTENTE" w:date="2020-06-30T19:00:00Z"/>
          <w:rFonts w:ascii="Calibri" w:eastAsia="Calibri" w:hAnsi="Calibri" w:cs="Times New Roman"/>
          <w:lang w:val="en-US"/>
        </w:rPr>
      </w:pPr>
      <w:ins w:id="22474" w:author="UTENTE" w:date="2020-06-30T19:00:00Z">
        <w:r w:rsidRPr="00181FFC">
          <w:rPr>
            <w:rFonts w:ascii="Calibri" w:eastAsia="Calibri" w:hAnsi="Calibri" w:cs="Times New Roman"/>
            <w:lang w:val="en-US"/>
          </w:rPr>
          <w:t>1176.</w:t>
        </w:r>
        <w:r w:rsidRPr="00181FFC">
          <w:rPr>
            <w:rFonts w:ascii="Calibri" w:eastAsia="Calibri" w:hAnsi="Calibri" w:cs="Times New Roman"/>
            <w:lang w:val="en-US"/>
          </w:rPr>
          <w:tab/>
          <w:t>n "My fangs sink deeper into his neck, and Luka cries out blissfully."</w:t>
        </w:r>
      </w:ins>
    </w:p>
    <w:p w14:paraId="4BF820FF" w14:textId="77777777" w:rsidR="00181FFC" w:rsidRPr="00181FFC" w:rsidRDefault="00181FFC" w:rsidP="00181FFC">
      <w:pPr>
        <w:spacing w:line="600" w:lineRule="auto"/>
        <w:jc w:val="left"/>
        <w:rPr>
          <w:ins w:id="22475" w:author="UTENTE" w:date="2020-06-30T19:00:00Z"/>
          <w:rFonts w:ascii="Calibri" w:eastAsia="Calibri" w:hAnsi="Calibri" w:cs="Times New Roman"/>
          <w:lang w:val="en-US"/>
        </w:rPr>
      </w:pPr>
      <w:ins w:id="22476" w:author="UTENTE" w:date="2020-06-30T19:00:00Z">
        <w:r w:rsidRPr="00181FFC">
          <w:rPr>
            <w:rFonts w:ascii="Calibri" w:eastAsia="Calibri" w:hAnsi="Calibri" w:cs="Times New Roman"/>
            <w:lang w:val="en-US"/>
          </w:rPr>
          <w:t>1177.</w:t>
        </w:r>
        <w:r w:rsidRPr="00181FFC">
          <w:rPr>
            <w:rFonts w:ascii="Calibri" w:eastAsia="Calibri" w:hAnsi="Calibri" w:cs="Times New Roman"/>
            <w:lang w:val="en-US"/>
          </w:rPr>
          <w:tab/>
          <w:t>n "He squirms on my lap, but I hold his waist down with one hand, teasing my tongue along his soft, smooth skin."</w:t>
        </w:r>
      </w:ins>
    </w:p>
    <w:p w14:paraId="0916AB89" w14:textId="77777777" w:rsidR="00181FFC" w:rsidRPr="00181FFC" w:rsidRDefault="00181FFC" w:rsidP="00181FFC">
      <w:pPr>
        <w:spacing w:line="600" w:lineRule="auto"/>
        <w:jc w:val="left"/>
        <w:rPr>
          <w:ins w:id="22477" w:author="UTENTE" w:date="2020-06-30T19:00:00Z"/>
          <w:rFonts w:ascii="Calibri" w:eastAsia="Calibri" w:hAnsi="Calibri" w:cs="Times New Roman"/>
          <w:lang w:val="en-US"/>
        </w:rPr>
      </w:pPr>
      <w:ins w:id="22478" w:author="UTENTE" w:date="2020-06-30T19:00:00Z">
        <w:r w:rsidRPr="00181FFC">
          <w:rPr>
            <w:rFonts w:ascii="Calibri" w:eastAsia="Calibri" w:hAnsi="Calibri" w:cs="Times New Roman"/>
            <w:lang w:val="en-US"/>
          </w:rPr>
          <w:t>1178.</w:t>
        </w:r>
        <w:r w:rsidRPr="00181FFC">
          <w:rPr>
            <w:rFonts w:ascii="Calibri" w:eastAsia="Calibri" w:hAnsi="Calibri" w:cs="Times New Roman"/>
            <w:lang w:val="en-US"/>
          </w:rPr>
          <w:tab/>
          <w:t>n "…Sometimes, I remember how things used to be, before I received this dark gift… back when Luka and I were so innocent."</w:t>
        </w:r>
        <w:r w:rsidRPr="00181FFC">
          <w:rPr>
            <w:rFonts w:ascii="Calibri" w:eastAsia="Calibri" w:hAnsi="Calibri" w:cs="Times New Roman"/>
            <w:lang w:val="en-US"/>
          </w:rPr>
          <w:br w:type="page"/>
        </w:r>
      </w:ins>
    </w:p>
    <w:p w14:paraId="45BF5287" w14:textId="77777777" w:rsidR="00181FFC" w:rsidRPr="00181FFC" w:rsidRDefault="00181FFC" w:rsidP="00181FFC">
      <w:pPr>
        <w:spacing w:line="600" w:lineRule="auto"/>
        <w:jc w:val="left"/>
        <w:rPr>
          <w:ins w:id="22479" w:author="UTENTE" w:date="2020-06-30T19:00:00Z"/>
          <w:rFonts w:ascii="Calibri" w:eastAsia="Calibri" w:hAnsi="Calibri" w:cs="Times New Roman"/>
        </w:rPr>
      </w:pPr>
      <w:ins w:id="22480" w:author="UTENTE" w:date="2020-06-30T19:00:00Z">
        <w:r w:rsidRPr="00181FFC">
          <w:rPr>
            <w:rFonts w:ascii="Calibri" w:eastAsia="Calibri" w:hAnsi="Calibri" w:cs="Times New Roman"/>
          </w:rPr>
          <w:lastRenderedPageBreak/>
          <w:t>1169.</w:t>
        </w:r>
        <w:r w:rsidRPr="00181FFC">
          <w:rPr>
            <w:rFonts w:ascii="Calibri" w:eastAsia="Calibri" w:hAnsi="Calibri" w:cs="Times New Roman"/>
          </w:rPr>
          <w:tab/>
          <w:t>n "Nonostante le sue parole avide e desiderose, c'è un certo vuoto nella sua voce."</w:t>
        </w:r>
      </w:ins>
    </w:p>
    <w:p w14:paraId="57CDE1E1" w14:textId="77777777" w:rsidR="00181FFC" w:rsidRPr="00181FFC" w:rsidRDefault="00181FFC" w:rsidP="00181FFC">
      <w:pPr>
        <w:spacing w:line="600" w:lineRule="auto"/>
        <w:jc w:val="left"/>
        <w:rPr>
          <w:ins w:id="22481" w:author="UTENTE" w:date="2020-06-30T19:00:00Z"/>
          <w:rFonts w:ascii="Calibri" w:eastAsia="Calibri" w:hAnsi="Calibri" w:cs="Times New Roman"/>
        </w:rPr>
      </w:pPr>
      <w:ins w:id="22482" w:author="UTENTE" w:date="2020-06-30T19:00:00Z">
        <w:r w:rsidRPr="00181FFC">
          <w:rPr>
            <w:rFonts w:ascii="Calibri" w:eastAsia="Calibri" w:hAnsi="Calibri" w:cs="Times New Roman"/>
          </w:rPr>
          <w:t>1170.</w:t>
        </w:r>
        <w:r w:rsidRPr="00181FFC">
          <w:rPr>
            <w:rFonts w:ascii="Calibri" w:eastAsia="Calibri" w:hAnsi="Calibri" w:cs="Times New Roman"/>
          </w:rPr>
          <w:tab/>
          <w:t>n "Non appartiene allo stesso impetuoso Luka che conoscevo.{w} Quel Luka ormai è andato, addomesticato per diventare un obbediente cagnolino dopo un anno di addestramento."</w:t>
        </w:r>
      </w:ins>
    </w:p>
    <w:p w14:paraId="105F509B" w14:textId="77777777" w:rsidR="00181FFC" w:rsidRPr="00181FFC" w:rsidRDefault="00181FFC" w:rsidP="00181FFC">
      <w:pPr>
        <w:spacing w:line="600" w:lineRule="auto"/>
        <w:jc w:val="left"/>
        <w:rPr>
          <w:ins w:id="22483" w:author="UTENTE" w:date="2020-06-30T19:00:00Z"/>
          <w:rFonts w:ascii="Calibri" w:eastAsia="Calibri" w:hAnsi="Calibri" w:cs="Times New Roman"/>
        </w:rPr>
      </w:pPr>
      <w:ins w:id="22484" w:author="UTENTE" w:date="2020-06-30T19:00:00Z">
        <w:r w:rsidRPr="00181FFC">
          <w:rPr>
            <w:rFonts w:ascii="Calibri" w:eastAsia="Calibri" w:hAnsi="Calibri" w:cs="Times New Roman"/>
          </w:rPr>
          <w:t>1171.</w:t>
        </w:r>
        <w:r w:rsidRPr="00181FFC">
          <w:rPr>
            <w:rFonts w:ascii="Calibri" w:eastAsia="Calibri" w:hAnsi="Calibri" w:cs="Times New Roman"/>
          </w:rPr>
          <w:tab/>
          <w:t>n "Bishop ha mantenuto la sua parola, ovviamente. Ha detto a Luka chi fosse il rapitore di David --{w} non c'era più niente che potesse fare, non con me che lo tengo imprigionato qui."</w:t>
        </w:r>
      </w:ins>
    </w:p>
    <w:p w14:paraId="33A3F1F2" w14:textId="77777777" w:rsidR="00181FFC" w:rsidRPr="00181FFC" w:rsidRDefault="00181FFC" w:rsidP="00181FFC">
      <w:pPr>
        <w:spacing w:line="600" w:lineRule="auto"/>
        <w:jc w:val="left"/>
        <w:rPr>
          <w:ins w:id="22485" w:author="UTENTE" w:date="2020-06-30T19:00:00Z"/>
          <w:rFonts w:ascii="Calibri" w:eastAsia="Calibri" w:hAnsi="Calibri" w:cs="Times New Roman"/>
        </w:rPr>
      </w:pPr>
      <w:ins w:id="22486" w:author="UTENTE" w:date="2020-06-30T19:00:00Z">
        <w:r w:rsidRPr="00181FFC">
          <w:rPr>
            <w:rFonts w:ascii="Calibri" w:eastAsia="Calibri" w:hAnsi="Calibri" w:cs="Times New Roman"/>
          </w:rPr>
          <w:t>1172.</w:t>
        </w:r>
        <w:r w:rsidRPr="00181FFC">
          <w:rPr>
            <w:rFonts w:ascii="Calibri" w:eastAsia="Calibri" w:hAnsi="Calibri" w:cs="Times New Roman"/>
          </w:rPr>
          <w:tab/>
          <w:t>n "La decisione è stata semplice. La vendetta di Luka era insensata ed è molto più felice e al sicuro qui con me."</w:t>
        </w:r>
      </w:ins>
    </w:p>
    <w:p w14:paraId="3385AE20" w14:textId="77777777" w:rsidR="00181FFC" w:rsidRPr="00181FFC" w:rsidRDefault="00181FFC" w:rsidP="00181FFC">
      <w:pPr>
        <w:spacing w:line="600" w:lineRule="auto"/>
        <w:jc w:val="left"/>
        <w:rPr>
          <w:ins w:id="22487" w:author="UTENTE" w:date="2020-06-30T19:00:00Z"/>
          <w:rFonts w:ascii="Calibri" w:eastAsia="Calibri" w:hAnsi="Calibri" w:cs="Times New Roman"/>
        </w:rPr>
      </w:pPr>
      <w:ins w:id="22488" w:author="UTENTE" w:date="2020-06-30T19:00:00Z">
        <w:r w:rsidRPr="00181FFC">
          <w:rPr>
            <w:rFonts w:ascii="Calibri" w:eastAsia="Calibri" w:hAnsi="Calibri" w:cs="Times New Roman"/>
          </w:rPr>
          <w:t>1173.</w:t>
        </w:r>
        <w:r w:rsidRPr="00181FFC">
          <w:rPr>
            <w:rFonts w:ascii="Calibri" w:eastAsia="Calibri" w:hAnsi="Calibri" w:cs="Times New Roman"/>
          </w:rPr>
          <w:tab/>
          <w:t>n "Ha cercato di combattermi e di resistermi all'inizio, ma, alla fine, si è reso conto della verità nascosta dietro il mio amore per lui."</w:t>
        </w:r>
      </w:ins>
    </w:p>
    <w:p w14:paraId="2A75D9F8" w14:textId="77777777" w:rsidR="00181FFC" w:rsidRPr="00181FFC" w:rsidRDefault="00181FFC" w:rsidP="00181FFC">
      <w:pPr>
        <w:spacing w:line="600" w:lineRule="auto"/>
        <w:jc w:val="left"/>
        <w:rPr>
          <w:ins w:id="22489" w:author="UTENTE" w:date="2020-06-30T19:00:00Z"/>
          <w:rFonts w:ascii="Calibri" w:eastAsia="Calibri" w:hAnsi="Calibri" w:cs="Times New Roman"/>
        </w:rPr>
      </w:pPr>
      <w:ins w:id="22490" w:author="UTENTE" w:date="2020-06-30T19:00:00Z">
        <w:r w:rsidRPr="00181FFC">
          <w:rPr>
            <w:rFonts w:ascii="Calibri" w:eastAsia="Calibri" w:hAnsi="Calibri" w:cs="Times New Roman"/>
          </w:rPr>
          <w:t>1174.</w:t>
        </w:r>
        <w:r w:rsidRPr="00181FFC">
          <w:rPr>
            <w:rFonts w:ascii="Calibri" w:eastAsia="Calibri" w:hAnsi="Calibri" w:cs="Times New Roman"/>
          </w:rPr>
          <w:tab/>
          <w:t>mc "\"Mm…\""</w:t>
        </w:r>
      </w:ins>
    </w:p>
    <w:p w14:paraId="0637B87E" w14:textId="77777777" w:rsidR="00181FFC" w:rsidRPr="00181FFC" w:rsidRDefault="00181FFC" w:rsidP="00181FFC">
      <w:pPr>
        <w:spacing w:line="600" w:lineRule="auto"/>
        <w:jc w:val="left"/>
        <w:rPr>
          <w:ins w:id="22491" w:author="UTENTE" w:date="2020-06-30T19:00:00Z"/>
          <w:rFonts w:ascii="Calibri" w:eastAsia="Calibri" w:hAnsi="Calibri" w:cs="Times New Roman"/>
        </w:rPr>
      </w:pPr>
      <w:ins w:id="22492" w:author="UTENTE" w:date="2020-06-30T19:00:00Z">
        <w:r w:rsidRPr="00181FFC">
          <w:rPr>
            <w:rFonts w:ascii="Calibri" w:eastAsia="Calibri" w:hAnsi="Calibri" w:cs="Times New Roman"/>
          </w:rPr>
          <w:t>1175.</w:t>
        </w:r>
        <w:r w:rsidRPr="00181FFC">
          <w:rPr>
            <w:rFonts w:ascii="Calibri" w:eastAsia="Calibri" w:hAnsi="Calibri" w:cs="Times New Roman"/>
          </w:rPr>
          <w:tab/>
          <w:t>l "\"Nnh––! Padro…ne…\""</w:t>
        </w:r>
      </w:ins>
    </w:p>
    <w:p w14:paraId="22AD727F" w14:textId="77777777" w:rsidR="00181FFC" w:rsidRPr="00181FFC" w:rsidRDefault="00181FFC" w:rsidP="00181FFC">
      <w:pPr>
        <w:spacing w:line="600" w:lineRule="auto"/>
        <w:jc w:val="left"/>
        <w:rPr>
          <w:ins w:id="22493" w:author="UTENTE" w:date="2020-06-30T19:00:00Z"/>
          <w:rFonts w:ascii="Calibri" w:eastAsia="Calibri" w:hAnsi="Calibri" w:cs="Times New Roman"/>
        </w:rPr>
      </w:pPr>
      <w:ins w:id="22494" w:author="UTENTE" w:date="2020-06-30T19:00:00Z">
        <w:r w:rsidRPr="00181FFC">
          <w:rPr>
            <w:rFonts w:ascii="Calibri" w:eastAsia="Calibri" w:hAnsi="Calibri" w:cs="Times New Roman"/>
          </w:rPr>
          <w:t>1176.</w:t>
        </w:r>
        <w:r w:rsidRPr="00181FFC">
          <w:rPr>
            <w:rFonts w:ascii="Calibri" w:eastAsia="Calibri" w:hAnsi="Calibri" w:cs="Times New Roman"/>
          </w:rPr>
          <w:tab/>
          <w:t>n "I miei canini affondano in profondità dentro il suo collo e Luka geme beatamente."</w:t>
        </w:r>
      </w:ins>
    </w:p>
    <w:p w14:paraId="730E38DE" w14:textId="77777777" w:rsidR="00181FFC" w:rsidRPr="00181FFC" w:rsidRDefault="00181FFC" w:rsidP="00181FFC">
      <w:pPr>
        <w:spacing w:line="600" w:lineRule="auto"/>
        <w:jc w:val="left"/>
        <w:rPr>
          <w:ins w:id="22495" w:author="UTENTE" w:date="2020-06-30T19:00:00Z"/>
          <w:rFonts w:ascii="Calibri" w:eastAsia="Calibri" w:hAnsi="Calibri" w:cs="Times New Roman"/>
        </w:rPr>
      </w:pPr>
      <w:ins w:id="22496" w:author="UTENTE" w:date="2020-06-30T19:00:00Z">
        <w:r w:rsidRPr="00181FFC">
          <w:rPr>
            <w:rFonts w:ascii="Calibri" w:eastAsia="Calibri" w:hAnsi="Calibri" w:cs="Times New Roman"/>
          </w:rPr>
          <w:t>1177.</w:t>
        </w:r>
        <w:r w:rsidRPr="00181FFC">
          <w:rPr>
            <w:rFonts w:ascii="Calibri" w:eastAsia="Calibri" w:hAnsi="Calibri" w:cs="Times New Roman"/>
          </w:rPr>
          <w:tab/>
          <w:t>n "Si agita sulle mie gambe, ma gli trattengo il bacino con una mano, accarezzandogli con la lingua la pelle morbida e liscia."</w:t>
        </w:r>
      </w:ins>
    </w:p>
    <w:p w14:paraId="03A88879" w14:textId="77777777" w:rsidR="00181FFC" w:rsidRPr="00181FFC" w:rsidRDefault="00181FFC" w:rsidP="00181FFC">
      <w:pPr>
        <w:spacing w:line="600" w:lineRule="auto"/>
        <w:jc w:val="left"/>
        <w:rPr>
          <w:ins w:id="22497" w:author="UTENTE" w:date="2020-06-30T19:00:00Z"/>
          <w:rFonts w:ascii="Calibri" w:eastAsia="Calibri" w:hAnsi="Calibri" w:cs="Times New Roman"/>
        </w:rPr>
      </w:pPr>
      <w:ins w:id="22498" w:author="UTENTE" w:date="2020-06-30T19:00:00Z">
        <w:r w:rsidRPr="00181FFC">
          <w:rPr>
            <w:rFonts w:ascii="Calibri" w:eastAsia="Calibri" w:hAnsi="Calibri" w:cs="Times New Roman"/>
          </w:rPr>
          <w:t>1178.</w:t>
        </w:r>
        <w:r w:rsidRPr="00181FFC">
          <w:rPr>
            <w:rFonts w:ascii="Calibri" w:eastAsia="Calibri" w:hAnsi="Calibri" w:cs="Times New Roman"/>
          </w:rPr>
          <w:tab/>
          <w:t>n "…A volte, mi torna in mente come erano le cose una volta, prima che ricevessi il dono oscuro… quando io e Luka eravamo ancora così innocenti."</w:t>
        </w:r>
        <w:r w:rsidRPr="00181FFC">
          <w:rPr>
            <w:rFonts w:ascii="Calibri" w:eastAsia="Calibri" w:hAnsi="Calibri" w:cs="Times New Roman"/>
          </w:rPr>
          <w:br w:type="page"/>
        </w:r>
      </w:ins>
    </w:p>
    <w:p w14:paraId="73884C1E" w14:textId="77777777" w:rsidR="00181FFC" w:rsidRPr="00181FFC" w:rsidRDefault="00181FFC" w:rsidP="00181FFC">
      <w:pPr>
        <w:spacing w:line="600" w:lineRule="auto"/>
        <w:jc w:val="left"/>
        <w:rPr>
          <w:ins w:id="22499" w:author="UTENTE" w:date="2020-06-30T19:00:00Z"/>
          <w:rFonts w:ascii="Calibri" w:eastAsia="Calibri" w:hAnsi="Calibri" w:cs="Times New Roman"/>
          <w:lang w:val="en-US"/>
        </w:rPr>
      </w:pPr>
      <w:ins w:id="22500" w:author="UTENTE" w:date="2020-06-30T19:00:00Z">
        <w:r w:rsidRPr="00181FFC">
          <w:rPr>
            <w:rFonts w:ascii="Calibri" w:eastAsia="Calibri" w:hAnsi="Calibri" w:cs="Times New Roman"/>
            <w:lang w:val="en-US"/>
          </w:rPr>
          <w:lastRenderedPageBreak/>
          <w:t>1179.</w:t>
        </w:r>
        <w:r w:rsidRPr="00181FFC">
          <w:rPr>
            <w:rFonts w:ascii="Calibri" w:eastAsia="Calibri" w:hAnsi="Calibri" w:cs="Times New Roman"/>
            <w:lang w:val="en-US"/>
          </w:rPr>
          <w:tab/>
          <w:t>n "How pathetic I was. {w}Weak, hesitant, and fragile."</w:t>
        </w:r>
      </w:ins>
    </w:p>
    <w:p w14:paraId="4EDD03A6" w14:textId="77777777" w:rsidR="00181FFC" w:rsidRPr="00181FFC" w:rsidRDefault="00181FFC" w:rsidP="00181FFC">
      <w:pPr>
        <w:spacing w:line="600" w:lineRule="auto"/>
        <w:jc w:val="left"/>
        <w:rPr>
          <w:ins w:id="22501" w:author="UTENTE" w:date="2020-06-30T19:00:00Z"/>
          <w:rFonts w:ascii="Calibri" w:eastAsia="Calibri" w:hAnsi="Calibri" w:cs="Times New Roman"/>
          <w:lang w:val="en-US"/>
        </w:rPr>
      </w:pPr>
      <w:ins w:id="22502" w:author="UTENTE" w:date="2020-06-30T19:00:00Z">
        <w:r w:rsidRPr="00181FFC">
          <w:rPr>
            <w:rFonts w:ascii="Calibri" w:eastAsia="Calibri" w:hAnsi="Calibri" w:cs="Times New Roman"/>
            <w:lang w:val="en-US"/>
          </w:rPr>
          <w:t>1180.</w:t>
        </w:r>
        <w:r w:rsidRPr="00181FFC">
          <w:rPr>
            <w:rFonts w:ascii="Calibri" w:eastAsia="Calibri" w:hAnsi="Calibri" w:cs="Times New Roman"/>
            <w:lang w:val="en-US"/>
          </w:rPr>
          <w:tab/>
          <w:t>n "Not any longer."</w:t>
        </w:r>
      </w:ins>
    </w:p>
    <w:p w14:paraId="0FE1CEC0" w14:textId="77777777" w:rsidR="00181FFC" w:rsidRPr="00181FFC" w:rsidRDefault="00181FFC" w:rsidP="00181FFC">
      <w:pPr>
        <w:spacing w:line="600" w:lineRule="auto"/>
        <w:jc w:val="left"/>
        <w:rPr>
          <w:ins w:id="22503" w:author="UTENTE" w:date="2020-06-30T19:00:00Z"/>
          <w:rFonts w:ascii="Calibri" w:eastAsia="Calibri" w:hAnsi="Calibri" w:cs="Times New Roman"/>
          <w:lang w:val="en-US"/>
        </w:rPr>
      </w:pPr>
      <w:ins w:id="22504" w:author="UTENTE" w:date="2020-06-30T19:00:00Z">
        <w:r w:rsidRPr="00181FFC">
          <w:rPr>
            <w:rFonts w:ascii="Calibri" w:eastAsia="Calibri" w:hAnsi="Calibri" w:cs="Times New Roman"/>
            <w:lang w:val="en-US"/>
          </w:rPr>
          <w:t>1181.</w:t>
        </w:r>
        <w:r w:rsidRPr="00181FFC">
          <w:rPr>
            <w:rFonts w:ascii="Calibri" w:eastAsia="Calibri" w:hAnsi="Calibri" w:cs="Times New Roman"/>
            <w:lang w:val="en-US"/>
          </w:rPr>
          <w:tab/>
          <w:t>n "I'll keep him safe, safe forever, my beloved little blood doll and faithful pet."</w:t>
        </w:r>
      </w:ins>
    </w:p>
    <w:p w14:paraId="64C54E40" w14:textId="77777777" w:rsidR="00181FFC" w:rsidRPr="00181FFC" w:rsidRDefault="00181FFC" w:rsidP="00181FFC">
      <w:pPr>
        <w:spacing w:line="600" w:lineRule="auto"/>
        <w:jc w:val="left"/>
        <w:rPr>
          <w:ins w:id="22505" w:author="UTENTE" w:date="2020-06-30T19:00:00Z"/>
          <w:rFonts w:ascii="Calibri" w:eastAsia="Calibri" w:hAnsi="Calibri" w:cs="Times New Roman"/>
          <w:lang w:val="en-US"/>
        </w:rPr>
      </w:pPr>
      <w:ins w:id="22506" w:author="UTENTE" w:date="2020-06-30T19:00:00Z">
        <w:r w:rsidRPr="00181FFC">
          <w:rPr>
            <w:rFonts w:ascii="Calibri" w:eastAsia="Calibri" w:hAnsi="Calibri" w:cs="Times New Roman"/>
            <w:lang w:val="en-US"/>
          </w:rPr>
          <w:t>1182.</w:t>
        </w:r>
        <w:r w:rsidRPr="00181FFC">
          <w:rPr>
            <w:rFonts w:ascii="Calibri" w:eastAsia="Calibri" w:hAnsi="Calibri" w:cs="Times New Roman"/>
            <w:lang w:val="en-US"/>
          </w:rPr>
          <w:tab/>
          <w:t>n "Trapped in this eternal darkness, this beautiful prison for just the two of us…"</w:t>
        </w:r>
      </w:ins>
    </w:p>
    <w:p w14:paraId="0057D76D" w14:textId="77777777" w:rsidR="00181FFC" w:rsidRPr="00181FFC" w:rsidRDefault="00181FFC" w:rsidP="00181FFC">
      <w:pPr>
        <w:spacing w:line="600" w:lineRule="auto"/>
        <w:jc w:val="left"/>
        <w:rPr>
          <w:ins w:id="22507" w:author="UTENTE" w:date="2020-06-30T19:00:00Z"/>
          <w:rFonts w:ascii="Calibri" w:eastAsia="Calibri" w:hAnsi="Calibri" w:cs="Times New Roman"/>
          <w:lang w:val="en-US"/>
        </w:rPr>
      </w:pPr>
      <w:ins w:id="22508" w:author="UTENTE" w:date="2020-06-30T19:00:00Z">
        <w:r w:rsidRPr="00181FFC">
          <w:rPr>
            <w:rFonts w:ascii="Calibri" w:eastAsia="Calibri" w:hAnsi="Calibri" w:cs="Times New Roman"/>
            <w:lang w:val="en-US"/>
          </w:rPr>
          <w:t>1183.</w:t>
        </w:r>
        <w:r w:rsidRPr="00181FFC">
          <w:rPr>
            <w:rFonts w:ascii="Calibri" w:eastAsia="Calibri" w:hAnsi="Calibri" w:cs="Times New Roman"/>
            <w:lang w:val="en-US"/>
          </w:rPr>
          <w:tab/>
          <w:t>n "…Where the cruelty of the world will never touch us again."</w:t>
        </w:r>
      </w:ins>
    </w:p>
    <w:p w14:paraId="44F032D6" w14:textId="77777777" w:rsidR="00181FFC" w:rsidRPr="00181FFC" w:rsidRDefault="00181FFC" w:rsidP="00181FFC">
      <w:pPr>
        <w:spacing w:line="600" w:lineRule="auto"/>
        <w:jc w:val="left"/>
        <w:rPr>
          <w:ins w:id="22509" w:author="UTENTE" w:date="2020-06-30T19:00:00Z"/>
          <w:rFonts w:ascii="Calibri" w:eastAsia="Calibri" w:hAnsi="Calibri" w:cs="Times New Roman"/>
          <w:lang w:val="en-US"/>
        </w:rPr>
      </w:pPr>
      <w:ins w:id="22510" w:author="UTENTE" w:date="2020-06-30T19:00:00Z">
        <w:r w:rsidRPr="00181FFC">
          <w:rPr>
            <w:rFonts w:ascii="Calibri" w:eastAsia="Calibri" w:hAnsi="Calibri" w:cs="Times New Roman"/>
            <w:lang w:val="en-US"/>
          </w:rPr>
          <w:t>1184.</w:t>
        </w:r>
        <w:r w:rsidRPr="00181FFC">
          <w:rPr>
            <w:rFonts w:ascii="Calibri" w:eastAsia="Calibri" w:hAnsi="Calibri" w:cs="Times New Roman"/>
            <w:lang w:val="en-US"/>
          </w:rPr>
          <w:tab/>
          <w:t>n "Luka closes his eyes tightly, inhaling a shuddering breath."</w:t>
        </w:r>
      </w:ins>
    </w:p>
    <w:p w14:paraId="4DDB0519" w14:textId="77777777" w:rsidR="00181FFC" w:rsidRPr="00181FFC" w:rsidRDefault="00181FFC" w:rsidP="00181FFC">
      <w:pPr>
        <w:spacing w:line="600" w:lineRule="auto"/>
        <w:jc w:val="left"/>
        <w:rPr>
          <w:ins w:id="22511" w:author="UTENTE" w:date="2020-06-30T19:00:00Z"/>
          <w:rFonts w:ascii="Calibri" w:eastAsia="Calibri" w:hAnsi="Calibri" w:cs="Times New Roman"/>
          <w:lang w:val="en-US"/>
        </w:rPr>
      </w:pPr>
      <w:ins w:id="22512" w:author="UTENTE" w:date="2020-06-30T19:00:00Z">
        <w:r w:rsidRPr="00181FFC">
          <w:rPr>
            <w:rFonts w:ascii="Calibri" w:eastAsia="Calibri" w:hAnsi="Calibri" w:cs="Times New Roman"/>
            <w:lang w:val="en-US"/>
          </w:rPr>
          <w:t>1185.</w:t>
        </w:r>
        <w:r w:rsidRPr="00181FFC">
          <w:rPr>
            <w:rFonts w:ascii="Calibri" w:eastAsia="Calibri" w:hAnsi="Calibri" w:cs="Times New Roman"/>
            <w:lang w:val="en-US"/>
          </w:rPr>
          <w:tab/>
          <w:t>n "The seconds that follow seem to drag on, and on, and on, until…"</w:t>
        </w:r>
      </w:ins>
    </w:p>
    <w:p w14:paraId="665F71A3" w14:textId="77777777" w:rsidR="00181FFC" w:rsidRPr="00181FFC" w:rsidRDefault="00181FFC" w:rsidP="00181FFC">
      <w:pPr>
        <w:spacing w:line="600" w:lineRule="auto"/>
        <w:jc w:val="left"/>
        <w:rPr>
          <w:ins w:id="22513" w:author="UTENTE" w:date="2020-06-30T19:00:00Z"/>
          <w:rFonts w:ascii="Calibri" w:eastAsia="Calibri" w:hAnsi="Calibri" w:cs="Times New Roman"/>
          <w:lang w:val="en-US"/>
        </w:rPr>
      </w:pPr>
      <w:ins w:id="22514" w:author="UTENTE" w:date="2020-06-30T19:00:00Z">
        <w:r w:rsidRPr="00181FFC">
          <w:rPr>
            <w:rFonts w:ascii="Calibri" w:eastAsia="Calibri" w:hAnsi="Calibri" w:cs="Times New Roman"/>
            <w:lang w:val="en-US"/>
          </w:rPr>
          <w:t>1186.</w:t>
        </w:r>
        <w:r w:rsidRPr="00181FFC">
          <w:rPr>
            <w:rFonts w:ascii="Calibri" w:eastAsia="Calibri" w:hAnsi="Calibri" w:cs="Times New Roman"/>
            <w:lang w:val="en-US"/>
          </w:rPr>
          <w:tab/>
          <w:t>l "\"…No.\""</w:t>
        </w:r>
      </w:ins>
    </w:p>
    <w:p w14:paraId="76976715" w14:textId="77777777" w:rsidR="00181FFC" w:rsidRPr="00181FFC" w:rsidRDefault="00181FFC" w:rsidP="00181FFC">
      <w:pPr>
        <w:spacing w:line="600" w:lineRule="auto"/>
        <w:jc w:val="left"/>
        <w:rPr>
          <w:ins w:id="22515" w:author="UTENTE" w:date="2020-06-30T19:00:00Z"/>
          <w:rFonts w:ascii="Calibri" w:eastAsia="Calibri" w:hAnsi="Calibri" w:cs="Times New Roman"/>
          <w:lang w:val="en-US"/>
        </w:rPr>
      </w:pPr>
      <w:ins w:id="22516" w:author="UTENTE" w:date="2020-06-30T19:00:00Z">
        <w:r w:rsidRPr="00181FFC">
          <w:rPr>
            <w:rFonts w:ascii="Calibri" w:eastAsia="Calibri" w:hAnsi="Calibri" w:cs="Times New Roman"/>
            <w:lang w:val="en-US"/>
          </w:rPr>
          <w:t>1187.</w:t>
        </w:r>
        <w:r w:rsidRPr="00181FFC">
          <w:rPr>
            <w:rFonts w:ascii="Calibri" w:eastAsia="Calibri" w:hAnsi="Calibri" w:cs="Times New Roman"/>
            <w:lang w:val="en-US"/>
          </w:rPr>
          <w:tab/>
          <w:t>l "\"Not any more.\""</w:t>
        </w:r>
      </w:ins>
    </w:p>
    <w:p w14:paraId="295A8DE9" w14:textId="77777777" w:rsidR="00181FFC" w:rsidRPr="00181FFC" w:rsidRDefault="00181FFC" w:rsidP="00181FFC">
      <w:pPr>
        <w:spacing w:line="600" w:lineRule="auto"/>
        <w:jc w:val="left"/>
        <w:rPr>
          <w:ins w:id="22517" w:author="UTENTE" w:date="2020-06-30T19:00:00Z"/>
          <w:rFonts w:ascii="Calibri" w:eastAsia="Calibri" w:hAnsi="Calibri" w:cs="Times New Roman"/>
          <w:lang w:val="en-US"/>
        </w:rPr>
      </w:pPr>
      <w:ins w:id="22518" w:author="UTENTE" w:date="2020-06-30T19:00:00Z">
        <w:r w:rsidRPr="00181FFC">
          <w:rPr>
            <w:rFonts w:ascii="Calibri" w:eastAsia="Calibri" w:hAnsi="Calibri" w:cs="Times New Roman"/>
            <w:lang w:val="en-US"/>
          </w:rPr>
          <w:t>1188.</w:t>
        </w:r>
        <w:r w:rsidRPr="00181FFC">
          <w:rPr>
            <w:rFonts w:ascii="Calibri" w:eastAsia="Calibri" w:hAnsi="Calibri" w:cs="Times New Roman"/>
            <w:lang w:val="en-US"/>
          </w:rPr>
          <w:tab/>
          <w:t>bp "\"…\""</w:t>
        </w:r>
      </w:ins>
    </w:p>
    <w:p w14:paraId="1202F219" w14:textId="77777777" w:rsidR="00181FFC" w:rsidRPr="00181FFC" w:rsidRDefault="00181FFC" w:rsidP="00181FFC">
      <w:pPr>
        <w:spacing w:line="600" w:lineRule="auto"/>
        <w:jc w:val="left"/>
        <w:rPr>
          <w:ins w:id="22519" w:author="UTENTE" w:date="2020-06-30T19:00:00Z"/>
          <w:rFonts w:ascii="Calibri" w:eastAsia="Calibri" w:hAnsi="Calibri" w:cs="Times New Roman"/>
          <w:lang w:val="en-US"/>
        </w:rPr>
      </w:pPr>
      <w:ins w:id="22520" w:author="UTENTE" w:date="2020-06-30T19:00:00Z">
        <w:r w:rsidRPr="00181FFC">
          <w:rPr>
            <w:rFonts w:ascii="Calibri" w:eastAsia="Calibri" w:hAnsi="Calibri" w:cs="Times New Roman"/>
            <w:lang w:val="en-US"/>
          </w:rPr>
          <w:t>1189.</w:t>
        </w:r>
        <w:r w:rsidRPr="00181FFC">
          <w:rPr>
            <w:rFonts w:ascii="Calibri" w:eastAsia="Calibri" w:hAnsi="Calibri" w:cs="Times New Roman"/>
            <w:lang w:val="en-US"/>
          </w:rPr>
          <w:tab/>
          <w:t>n "When Luka reopens his eyes, they burn with a sudden resolution."</w:t>
        </w:r>
      </w:ins>
    </w:p>
    <w:p w14:paraId="160E6361" w14:textId="77777777" w:rsidR="00181FFC" w:rsidRPr="00181FFC" w:rsidRDefault="00181FFC" w:rsidP="00181FFC">
      <w:pPr>
        <w:spacing w:line="600" w:lineRule="auto"/>
        <w:jc w:val="left"/>
        <w:rPr>
          <w:ins w:id="22521" w:author="UTENTE" w:date="2020-06-30T19:00:00Z"/>
          <w:rFonts w:ascii="Calibri" w:eastAsia="Calibri" w:hAnsi="Calibri" w:cs="Times New Roman"/>
          <w:lang w:val="en-US"/>
        </w:rPr>
      </w:pPr>
      <w:ins w:id="22522" w:author="UTENTE" w:date="2020-06-30T19:00:00Z">
        <w:r w:rsidRPr="00181FFC">
          <w:rPr>
            <w:rFonts w:ascii="Calibri" w:eastAsia="Calibri" w:hAnsi="Calibri" w:cs="Times New Roman"/>
            <w:lang w:val="en-US"/>
          </w:rPr>
          <w:t>1190.</w:t>
        </w:r>
        <w:r w:rsidRPr="00181FFC">
          <w:rPr>
            <w:rFonts w:ascii="Calibri" w:eastAsia="Calibri" w:hAnsi="Calibri" w:cs="Times New Roman"/>
            <w:lang w:val="en-US"/>
          </w:rPr>
          <w:tab/>
          <w:t>l "\"Isaac once told me there were things more important than revenge.\""</w:t>
        </w:r>
      </w:ins>
    </w:p>
    <w:p w14:paraId="41073FDA" w14:textId="77777777" w:rsidR="00181FFC" w:rsidRPr="00181FFC" w:rsidRDefault="00181FFC" w:rsidP="00181FFC">
      <w:pPr>
        <w:spacing w:line="600" w:lineRule="auto"/>
        <w:jc w:val="left"/>
        <w:rPr>
          <w:ins w:id="22523" w:author="UTENTE" w:date="2020-06-30T19:00:00Z"/>
          <w:rFonts w:ascii="Calibri" w:eastAsia="Calibri" w:hAnsi="Calibri" w:cs="Times New Roman"/>
          <w:lang w:val="en-US"/>
        </w:rPr>
      </w:pPr>
      <w:ins w:id="22524" w:author="UTENTE" w:date="2020-06-30T19:00:00Z">
        <w:r w:rsidRPr="00181FFC">
          <w:rPr>
            <w:rFonts w:ascii="Calibri" w:eastAsia="Calibri" w:hAnsi="Calibri" w:cs="Times New Roman"/>
            <w:lang w:val="en-US"/>
          </w:rPr>
          <w:t>1191.</w:t>
        </w:r>
        <w:r w:rsidRPr="00181FFC">
          <w:rPr>
            <w:rFonts w:ascii="Calibri" w:eastAsia="Calibri" w:hAnsi="Calibri" w:cs="Times New Roman"/>
            <w:lang w:val="en-US"/>
          </w:rPr>
          <w:tab/>
          <w:t>l "\"Back then, I couldn't understand what he meant… how anything could be more important than killing the monster who took my brother.\""</w:t>
        </w:r>
      </w:ins>
    </w:p>
    <w:p w14:paraId="4E297033" w14:textId="77777777" w:rsidR="00181FFC" w:rsidRPr="00181FFC" w:rsidRDefault="00181FFC" w:rsidP="00181FFC">
      <w:pPr>
        <w:spacing w:line="600" w:lineRule="auto"/>
        <w:jc w:val="left"/>
        <w:rPr>
          <w:ins w:id="22525" w:author="UTENTE" w:date="2020-06-30T19:00:00Z"/>
          <w:rFonts w:ascii="Calibri" w:eastAsia="Calibri" w:hAnsi="Calibri" w:cs="Times New Roman"/>
          <w:lang w:val="en-US"/>
        </w:rPr>
      </w:pPr>
      <w:ins w:id="22526" w:author="UTENTE" w:date="2020-06-30T19:00:00Z">
        <w:r w:rsidRPr="00181FFC">
          <w:rPr>
            <w:rFonts w:ascii="Calibri" w:eastAsia="Calibri" w:hAnsi="Calibri" w:cs="Times New Roman"/>
            <w:lang w:val="en-US"/>
          </w:rPr>
          <w:t>1192.</w:t>
        </w:r>
        <w:r w:rsidRPr="00181FFC">
          <w:rPr>
            <w:rFonts w:ascii="Calibri" w:eastAsia="Calibri" w:hAnsi="Calibri" w:cs="Times New Roman"/>
            <w:lang w:val="en-US"/>
          </w:rPr>
          <w:tab/>
          <w:t>l "\"But I –– I want to keep on living… with [mc].\""</w:t>
        </w:r>
      </w:ins>
    </w:p>
    <w:p w14:paraId="26C244D9" w14:textId="77777777" w:rsidR="00181FFC" w:rsidRPr="00181FFC" w:rsidRDefault="00181FFC" w:rsidP="00181FFC">
      <w:pPr>
        <w:spacing w:line="600" w:lineRule="auto"/>
        <w:jc w:val="left"/>
        <w:rPr>
          <w:ins w:id="22527" w:author="UTENTE" w:date="2020-06-30T19:00:00Z"/>
          <w:rFonts w:ascii="Calibri" w:eastAsia="Calibri" w:hAnsi="Calibri" w:cs="Times New Roman"/>
          <w:lang w:val="en-US"/>
        </w:rPr>
      </w:pPr>
      <w:ins w:id="22528" w:author="UTENTE" w:date="2020-06-30T19:00:00Z">
        <w:r w:rsidRPr="00181FFC">
          <w:rPr>
            <w:rFonts w:ascii="Calibri" w:eastAsia="Calibri" w:hAnsi="Calibri" w:cs="Times New Roman"/>
            <w:lang w:val="en-US"/>
          </w:rPr>
          <w:t>1193.</w:t>
        </w:r>
        <w:r w:rsidRPr="00181FFC">
          <w:rPr>
            <w:rFonts w:ascii="Calibri" w:eastAsia="Calibri" w:hAnsi="Calibri" w:cs="Times New Roman"/>
            <w:lang w:val="en-US"/>
          </w:rPr>
          <w:tab/>
          <w:t>mcp "\"…\""</w:t>
        </w:r>
      </w:ins>
    </w:p>
    <w:p w14:paraId="05D7F707" w14:textId="77777777" w:rsidR="00181FFC" w:rsidRPr="00181FFC" w:rsidRDefault="00181FFC" w:rsidP="00181FFC">
      <w:pPr>
        <w:spacing w:line="600" w:lineRule="auto"/>
        <w:jc w:val="left"/>
        <w:rPr>
          <w:ins w:id="22529" w:author="UTENTE" w:date="2020-06-30T19:00:00Z"/>
          <w:rFonts w:ascii="Calibri" w:eastAsia="Calibri" w:hAnsi="Calibri" w:cs="Times New Roman"/>
          <w:lang w:val="en-US"/>
        </w:rPr>
      </w:pPr>
      <w:ins w:id="22530" w:author="UTENTE" w:date="2020-06-30T19:00:00Z">
        <w:r w:rsidRPr="00181FFC">
          <w:rPr>
            <w:rFonts w:ascii="Calibri" w:eastAsia="Calibri" w:hAnsi="Calibri" w:cs="Times New Roman"/>
            <w:lang w:val="en-US"/>
          </w:rPr>
          <w:t>1194.</w:t>
        </w:r>
        <w:r w:rsidRPr="00181FFC">
          <w:rPr>
            <w:rFonts w:ascii="Calibri" w:eastAsia="Calibri" w:hAnsi="Calibri" w:cs="Times New Roman"/>
            <w:lang w:val="en-US"/>
          </w:rPr>
          <w:tab/>
          <w:t>l "\"I didn't think there was anyone out there who'd listen to me… who'd trust me, who'd help me.\"" </w:t>
        </w:r>
        <w:r w:rsidRPr="00181FFC">
          <w:rPr>
            <w:rFonts w:ascii="Calibri" w:eastAsia="Calibri" w:hAnsi="Calibri" w:cs="Times New Roman"/>
            <w:lang w:val="en-US"/>
          </w:rPr>
          <w:br w:type="page"/>
        </w:r>
      </w:ins>
    </w:p>
    <w:p w14:paraId="492C71E1" w14:textId="77777777" w:rsidR="00181FFC" w:rsidRPr="00181FFC" w:rsidRDefault="00181FFC" w:rsidP="00181FFC">
      <w:pPr>
        <w:spacing w:line="600" w:lineRule="auto"/>
        <w:jc w:val="left"/>
        <w:rPr>
          <w:ins w:id="22531" w:author="UTENTE" w:date="2020-06-30T19:00:00Z"/>
          <w:rFonts w:ascii="Calibri" w:eastAsia="Calibri" w:hAnsi="Calibri" w:cs="Times New Roman"/>
        </w:rPr>
      </w:pPr>
      <w:ins w:id="22532" w:author="UTENTE" w:date="2020-06-30T19:00:00Z">
        <w:r w:rsidRPr="00181FFC">
          <w:rPr>
            <w:rFonts w:ascii="Calibri" w:eastAsia="Calibri" w:hAnsi="Calibri" w:cs="Times New Roman"/>
          </w:rPr>
          <w:lastRenderedPageBreak/>
          <w:t>1179.</w:t>
        </w:r>
        <w:r w:rsidRPr="00181FFC">
          <w:rPr>
            <w:rFonts w:ascii="Calibri" w:eastAsia="Calibri" w:hAnsi="Calibri" w:cs="Times New Roman"/>
          </w:rPr>
          <w:tab/>
          <w:t>n "Quanto ero patetico. {w}Debole, insicuro e fragile."</w:t>
        </w:r>
      </w:ins>
    </w:p>
    <w:p w14:paraId="49199044" w14:textId="77777777" w:rsidR="00181FFC" w:rsidRPr="00181FFC" w:rsidRDefault="00181FFC" w:rsidP="00181FFC">
      <w:pPr>
        <w:spacing w:line="600" w:lineRule="auto"/>
        <w:jc w:val="left"/>
        <w:rPr>
          <w:ins w:id="22533" w:author="UTENTE" w:date="2020-06-30T19:00:00Z"/>
          <w:rFonts w:ascii="Calibri" w:eastAsia="Calibri" w:hAnsi="Calibri" w:cs="Times New Roman"/>
        </w:rPr>
      </w:pPr>
      <w:ins w:id="22534" w:author="UTENTE" w:date="2020-06-30T19:00:00Z">
        <w:r w:rsidRPr="00181FFC">
          <w:rPr>
            <w:rFonts w:ascii="Calibri" w:eastAsia="Calibri" w:hAnsi="Calibri" w:cs="Times New Roman"/>
          </w:rPr>
          <w:t>1180.</w:t>
        </w:r>
        <w:r w:rsidRPr="00181FFC">
          <w:rPr>
            <w:rFonts w:ascii="Calibri" w:eastAsia="Calibri" w:hAnsi="Calibri" w:cs="Times New Roman"/>
          </w:rPr>
          <w:tab/>
          <w:t>n "Non più."</w:t>
        </w:r>
      </w:ins>
    </w:p>
    <w:p w14:paraId="74C05E23" w14:textId="77777777" w:rsidR="00181FFC" w:rsidRPr="00181FFC" w:rsidRDefault="00181FFC" w:rsidP="00181FFC">
      <w:pPr>
        <w:spacing w:line="600" w:lineRule="auto"/>
        <w:jc w:val="left"/>
        <w:rPr>
          <w:ins w:id="22535" w:author="UTENTE" w:date="2020-06-30T19:00:00Z"/>
          <w:rFonts w:ascii="Calibri" w:eastAsia="Calibri" w:hAnsi="Calibri" w:cs="Times New Roman"/>
        </w:rPr>
      </w:pPr>
      <w:ins w:id="22536" w:author="UTENTE" w:date="2020-06-30T19:00:00Z">
        <w:r w:rsidRPr="00181FFC">
          <w:rPr>
            <w:rFonts w:ascii="Calibri" w:eastAsia="Calibri" w:hAnsi="Calibri" w:cs="Times New Roman"/>
          </w:rPr>
          <w:t>1181.</w:t>
        </w:r>
        <w:r w:rsidRPr="00181FFC">
          <w:rPr>
            <w:rFonts w:ascii="Calibri" w:eastAsia="Calibri" w:hAnsi="Calibri" w:cs="Times New Roman"/>
          </w:rPr>
          <w:tab/>
          <w:t>n "Lo terrò al sicuro, al sicuro per sempre, la mia amata bambolina bionda e il mio fedele cagnolino."</w:t>
        </w:r>
      </w:ins>
    </w:p>
    <w:p w14:paraId="12E851F7" w14:textId="77777777" w:rsidR="00181FFC" w:rsidRPr="00181FFC" w:rsidRDefault="00181FFC" w:rsidP="00181FFC">
      <w:pPr>
        <w:spacing w:line="600" w:lineRule="auto"/>
        <w:jc w:val="left"/>
        <w:rPr>
          <w:ins w:id="22537" w:author="UTENTE" w:date="2020-06-30T19:00:00Z"/>
          <w:rFonts w:ascii="Calibri" w:eastAsia="Calibri" w:hAnsi="Calibri" w:cs="Times New Roman"/>
        </w:rPr>
      </w:pPr>
      <w:ins w:id="22538" w:author="UTENTE" w:date="2020-06-30T19:00:00Z">
        <w:r w:rsidRPr="00181FFC">
          <w:rPr>
            <w:rFonts w:ascii="Calibri" w:eastAsia="Calibri" w:hAnsi="Calibri" w:cs="Times New Roman"/>
          </w:rPr>
          <w:t>1182.</w:t>
        </w:r>
        <w:r w:rsidRPr="00181FFC">
          <w:rPr>
            <w:rFonts w:ascii="Calibri" w:eastAsia="Calibri" w:hAnsi="Calibri" w:cs="Times New Roman"/>
          </w:rPr>
          <w:tab/>
          <w:t>n "Intrappolato in questa eterna oscurità, questa meravigliosa prigione solo per noi due…"</w:t>
        </w:r>
      </w:ins>
    </w:p>
    <w:p w14:paraId="759D1DE9" w14:textId="77777777" w:rsidR="00181FFC" w:rsidRPr="00181FFC" w:rsidRDefault="00181FFC" w:rsidP="00181FFC">
      <w:pPr>
        <w:spacing w:line="600" w:lineRule="auto"/>
        <w:jc w:val="left"/>
        <w:rPr>
          <w:ins w:id="22539" w:author="UTENTE" w:date="2020-06-30T19:00:00Z"/>
          <w:rFonts w:ascii="Calibri" w:eastAsia="Calibri" w:hAnsi="Calibri" w:cs="Times New Roman"/>
        </w:rPr>
      </w:pPr>
      <w:ins w:id="22540" w:author="UTENTE" w:date="2020-06-30T19:00:00Z">
        <w:r w:rsidRPr="00181FFC">
          <w:rPr>
            <w:rFonts w:ascii="Calibri" w:eastAsia="Calibri" w:hAnsi="Calibri" w:cs="Times New Roman"/>
          </w:rPr>
          <w:t>1183.</w:t>
        </w:r>
        <w:r w:rsidRPr="00181FFC">
          <w:rPr>
            <w:rFonts w:ascii="Calibri" w:eastAsia="Calibri" w:hAnsi="Calibri" w:cs="Times New Roman"/>
          </w:rPr>
          <w:tab/>
          <w:t>n "…Dove la crudeltà del mondo non potrà mai toccarci."</w:t>
        </w:r>
      </w:ins>
    </w:p>
    <w:p w14:paraId="279161CA" w14:textId="77777777" w:rsidR="00181FFC" w:rsidRPr="00181FFC" w:rsidRDefault="00181FFC" w:rsidP="00181FFC">
      <w:pPr>
        <w:spacing w:line="600" w:lineRule="auto"/>
        <w:jc w:val="left"/>
        <w:rPr>
          <w:ins w:id="22541" w:author="UTENTE" w:date="2020-06-30T19:00:00Z"/>
          <w:rFonts w:ascii="Calibri" w:eastAsia="Calibri" w:hAnsi="Calibri" w:cs="Times New Roman"/>
        </w:rPr>
      </w:pPr>
      <w:ins w:id="22542" w:author="UTENTE" w:date="2020-06-30T19:00:00Z">
        <w:r w:rsidRPr="00181FFC">
          <w:rPr>
            <w:rFonts w:ascii="Calibri" w:eastAsia="Calibri" w:hAnsi="Calibri" w:cs="Times New Roman"/>
          </w:rPr>
          <w:t>1184.</w:t>
        </w:r>
        <w:r w:rsidRPr="00181FFC">
          <w:rPr>
            <w:rFonts w:ascii="Calibri" w:eastAsia="Calibri" w:hAnsi="Calibri" w:cs="Times New Roman"/>
          </w:rPr>
          <w:tab/>
          <w:t>n "Luka chiude forte gli occhi, inalando un sospiro spezzato."</w:t>
        </w:r>
      </w:ins>
    </w:p>
    <w:p w14:paraId="0F615CD3" w14:textId="77777777" w:rsidR="00181FFC" w:rsidRPr="00181FFC" w:rsidRDefault="00181FFC" w:rsidP="00181FFC">
      <w:pPr>
        <w:spacing w:line="600" w:lineRule="auto"/>
        <w:jc w:val="left"/>
        <w:rPr>
          <w:ins w:id="22543" w:author="UTENTE" w:date="2020-06-30T19:00:00Z"/>
          <w:rFonts w:ascii="Calibri" w:eastAsia="Calibri" w:hAnsi="Calibri" w:cs="Times New Roman"/>
        </w:rPr>
      </w:pPr>
      <w:ins w:id="22544" w:author="UTENTE" w:date="2020-06-30T19:00:00Z">
        <w:r w:rsidRPr="00181FFC">
          <w:rPr>
            <w:rFonts w:ascii="Calibri" w:eastAsia="Calibri" w:hAnsi="Calibri" w:cs="Times New Roman"/>
          </w:rPr>
          <w:t>1185.</w:t>
        </w:r>
        <w:r w:rsidRPr="00181FFC">
          <w:rPr>
            <w:rFonts w:ascii="Calibri" w:eastAsia="Calibri" w:hAnsi="Calibri" w:cs="Times New Roman"/>
          </w:rPr>
          <w:tab/>
          <w:t>n "Il secondo successivo sembra voler durare ancora e ancora, all'infinito…"</w:t>
        </w:r>
      </w:ins>
    </w:p>
    <w:p w14:paraId="2532C759" w14:textId="77777777" w:rsidR="00181FFC" w:rsidRPr="00181FFC" w:rsidRDefault="00181FFC" w:rsidP="00181FFC">
      <w:pPr>
        <w:spacing w:line="600" w:lineRule="auto"/>
        <w:jc w:val="left"/>
        <w:rPr>
          <w:ins w:id="22545" w:author="UTENTE" w:date="2020-06-30T19:00:00Z"/>
          <w:rFonts w:ascii="Calibri" w:eastAsia="Calibri" w:hAnsi="Calibri" w:cs="Times New Roman"/>
        </w:rPr>
      </w:pPr>
      <w:ins w:id="22546" w:author="UTENTE" w:date="2020-06-30T19:00:00Z">
        <w:r w:rsidRPr="00181FFC">
          <w:rPr>
            <w:rFonts w:ascii="Calibri" w:eastAsia="Calibri" w:hAnsi="Calibri" w:cs="Times New Roman"/>
          </w:rPr>
          <w:t>1186.</w:t>
        </w:r>
        <w:r w:rsidRPr="00181FFC">
          <w:rPr>
            <w:rFonts w:ascii="Calibri" w:eastAsia="Calibri" w:hAnsi="Calibri" w:cs="Times New Roman"/>
          </w:rPr>
          <w:tab/>
          <w:t>l "\"…No.\""</w:t>
        </w:r>
      </w:ins>
    </w:p>
    <w:p w14:paraId="281659C1" w14:textId="77777777" w:rsidR="00181FFC" w:rsidRPr="00181FFC" w:rsidRDefault="00181FFC" w:rsidP="00181FFC">
      <w:pPr>
        <w:spacing w:line="600" w:lineRule="auto"/>
        <w:jc w:val="left"/>
        <w:rPr>
          <w:ins w:id="22547" w:author="UTENTE" w:date="2020-06-30T19:00:00Z"/>
          <w:rFonts w:ascii="Calibri" w:eastAsia="Calibri" w:hAnsi="Calibri" w:cs="Times New Roman"/>
        </w:rPr>
      </w:pPr>
      <w:ins w:id="22548" w:author="UTENTE" w:date="2020-06-30T19:00:00Z">
        <w:r w:rsidRPr="00181FFC">
          <w:rPr>
            <w:rFonts w:ascii="Calibri" w:eastAsia="Calibri" w:hAnsi="Calibri" w:cs="Times New Roman"/>
          </w:rPr>
          <w:t>1187.</w:t>
        </w:r>
        <w:r w:rsidRPr="00181FFC">
          <w:rPr>
            <w:rFonts w:ascii="Calibri" w:eastAsia="Calibri" w:hAnsi="Calibri" w:cs="Times New Roman"/>
          </w:rPr>
          <w:tab/>
          <w:t>l "\"Non più.\""</w:t>
        </w:r>
      </w:ins>
    </w:p>
    <w:p w14:paraId="7C7E1255" w14:textId="77777777" w:rsidR="00181FFC" w:rsidRPr="00181FFC" w:rsidRDefault="00181FFC" w:rsidP="00181FFC">
      <w:pPr>
        <w:spacing w:line="600" w:lineRule="auto"/>
        <w:jc w:val="left"/>
        <w:rPr>
          <w:ins w:id="22549" w:author="UTENTE" w:date="2020-06-30T19:00:00Z"/>
          <w:rFonts w:ascii="Calibri" w:eastAsia="Calibri" w:hAnsi="Calibri" w:cs="Times New Roman"/>
        </w:rPr>
      </w:pPr>
      <w:ins w:id="22550" w:author="UTENTE" w:date="2020-06-30T19:00:00Z">
        <w:r w:rsidRPr="00181FFC">
          <w:rPr>
            <w:rFonts w:ascii="Calibri" w:eastAsia="Calibri" w:hAnsi="Calibri" w:cs="Times New Roman"/>
          </w:rPr>
          <w:t>1188.</w:t>
        </w:r>
        <w:r w:rsidRPr="00181FFC">
          <w:rPr>
            <w:rFonts w:ascii="Calibri" w:eastAsia="Calibri" w:hAnsi="Calibri" w:cs="Times New Roman"/>
          </w:rPr>
          <w:tab/>
          <w:t>bp "\"…\""</w:t>
        </w:r>
      </w:ins>
    </w:p>
    <w:p w14:paraId="0B924330" w14:textId="77777777" w:rsidR="00181FFC" w:rsidRPr="00181FFC" w:rsidRDefault="00181FFC" w:rsidP="00181FFC">
      <w:pPr>
        <w:spacing w:line="600" w:lineRule="auto"/>
        <w:jc w:val="left"/>
        <w:rPr>
          <w:ins w:id="22551" w:author="UTENTE" w:date="2020-06-30T19:00:00Z"/>
          <w:rFonts w:ascii="Calibri" w:eastAsia="Calibri" w:hAnsi="Calibri" w:cs="Times New Roman"/>
        </w:rPr>
      </w:pPr>
      <w:ins w:id="22552" w:author="UTENTE" w:date="2020-06-30T19:00:00Z">
        <w:r w:rsidRPr="00181FFC">
          <w:rPr>
            <w:rFonts w:ascii="Calibri" w:eastAsia="Calibri" w:hAnsi="Calibri" w:cs="Times New Roman"/>
          </w:rPr>
          <w:t>1189.</w:t>
        </w:r>
        <w:r w:rsidRPr="00181FFC">
          <w:rPr>
            <w:rFonts w:ascii="Calibri" w:eastAsia="Calibri" w:hAnsi="Calibri" w:cs="Times New Roman"/>
          </w:rPr>
          <w:tab/>
          <w:t>n "Quando Luka riapre gli occhi, bruciano di un'improvvisa risolutezza"</w:t>
        </w:r>
      </w:ins>
    </w:p>
    <w:p w14:paraId="0528491B" w14:textId="77777777" w:rsidR="00181FFC" w:rsidRPr="00181FFC" w:rsidRDefault="00181FFC" w:rsidP="00181FFC">
      <w:pPr>
        <w:spacing w:line="600" w:lineRule="auto"/>
        <w:jc w:val="left"/>
        <w:rPr>
          <w:ins w:id="22553" w:author="UTENTE" w:date="2020-06-30T19:00:00Z"/>
          <w:rFonts w:ascii="Calibri" w:eastAsia="Calibri" w:hAnsi="Calibri" w:cs="Times New Roman"/>
        </w:rPr>
      </w:pPr>
      <w:ins w:id="22554" w:author="UTENTE" w:date="2020-06-30T19:00:00Z">
        <w:r w:rsidRPr="00181FFC">
          <w:rPr>
            <w:rFonts w:ascii="Calibri" w:eastAsia="Calibri" w:hAnsi="Calibri" w:cs="Times New Roman"/>
          </w:rPr>
          <w:t>1190.</w:t>
        </w:r>
        <w:r w:rsidRPr="00181FFC">
          <w:rPr>
            <w:rFonts w:ascii="Calibri" w:eastAsia="Calibri" w:hAnsi="Calibri" w:cs="Times New Roman"/>
          </w:rPr>
          <w:tab/>
          <w:t>l "\"Isaac una volta mi ha detto che ci sono cose più importanti della vendetta.\""</w:t>
        </w:r>
      </w:ins>
    </w:p>
    <w:p w14:paraId="75893AEA" w14:textId="77777777" w:rsidR="00181FFC" w:rsidRPr="00181FFC" w:rsidRDefault="00181FFC" w:rsidP="00181FFC">
      <w:pPr>
        <w:spacing w:line="600" w:lineRule="auto"/>
        <w:jc w:val="left"/>
        <w:rPr>
          <w:ins w:id="22555" w:author="UTENTE" w:date="2020-06-30T19:00:00Z"/>
          <w:rFonts w:ascii="Calibri" w:eastAsia="Calibri" w:hAnsi="Calibri" w:cs="Times New Roman"/>
        </w:rPr>
      </w:pPr>
      <w:ins w:id="22556" w:author="UTENTE" w:date="2020-06-30T19:00:00Z">
        <w:r w:rsidRPr="00181FFC">
          <w:rPr>
            <w:rFonts w:ascii="Calibri" w:eastAsia="Calibri" w:hAnsi="Calibri" w:cs="Times New Roman"/>
          </w:rPr>
          <w:t>1191.</w:t>
        </w:r>
        <w:r w:rsidRPr="00181FFC">
          <w:rPr>
            <w:rFonts w:ascii="Calibri" w:eastAsia="Calibri" w:hAnsi="Calibri" w:cs="Times New Roman"/>
          </w:rPr>
          <w:tab/>
          <w:t>l "\"Allora, non riuscivo a capire cosa volesse dire… come poteva esistere qualcosa di più importante di uccidere il mostro che ha preso mio fratello.\""</w:t>
        </w:r>
      </w:ins>
    </w:p>
    <w:p w14:paraId="2CA6265C" w14:textId="77777777" w:rsidR="00181FFC" w:rsidRPr="00181FFC" w:rsidRDefault="00181FFC" w:rsidP="00181FFC">
      <w:pPr>
        <w:spacing w:line="600" w:lineRule="auto"/>
        <w:jc w:val="left"/>
        <w:rPr>
          <w:ins w:id="22557" w:author="UTENTE" w:date="2020-06-30T19:00:00Z"/>
          <w:rFonts w:ascii="Calibri" w:eastAsia="Calibri" w:hAnsi="Calibri" w:cs="Times New Roman"/>
        </w:rPr>
      </w:pPr>
      <w:ins w:id="22558" w:author="UTENTE" w:date="2020-06-30T19:00:00Z">
        <w:r w:rsidRPr="00181FFC">
          <w:rPr>
            <w:rFonts w:ascii="Calibri" w:eastAsia="Calibri" w:hAnsi="Calibri" w:cs="Times New Roman"/>
          </w:rPr>
          <w:t>1192.</w:t>
        </w:r>
        <w:r w:rsidRPr="00181FFC">
          <w:rPr>
            <w:rFonts w:ascii="Calibri" w:eastAsia="Calibri" w:hAnsi="Calibri" w:cs="Times New Roman"/>
          </w:rPr>
          <w:tab/>
          <w:t>l "\"Ma io - io voglio continuare a vivere… con [mc].\""</w:t>
        </w:r>
      </w:ins>
    </w:p>
    <w:p w14:paraId="7D1A5AEE" w14:textId="77777777" w:rsidR="00181FFC" w:rsidRPr="00181FFC" w:rsidRDefault="00181FFC" w:rsidP="00181FFC">
      <w:pPr>
        <w:spacing w:line="600" w:lineRule="auto"/>
        <w:jc w:val="left"/>
        <w:rPr>
          <w:ins w:id="22559" w:author="UTENTE" w:date="2020-06-30T19:00:00Z"/>
          <w:rFonts w:ascii="Calibri" w:eastAsia="Calibri" w:hAnsi="Calibri" w:cs="Times New Roman"/>
          <w:rPrChange w:id="22560" w:author="UTENTE" w:date="2020-06-30T19:00:00Z">
            <w:rPr>
              <w:ins w:id="22561" w:author="UTENTE" w:date="2020-06-30T19:00:00Z"/>
              <w:rFonts w:ascii="Calibri" w:eastAsia="Calibri" w:hAnsi="Calibri" w:cs="Times New Roman"/>
              <w:lang w:val="en-US"/>
            </w:rPr>
          </w:rPrChange>
        </w:rPr>
      </w:pPr>
      <w:ins w:id="22562" w:author="UTENTE" w:date="2020-06-30T19:00:00Z">
        <w:r w:rsidRPr="00181FFC">
          <w:rPr>
            <w:rFonts w:ascii="Calibri" w:eastAsia="Calibri" w:hAnsi="Calibri" w:cs="Times New Roman"/>
            <w:rPrChange w:id="22563" w:author="UTENTE" w:date="2020-06-30T19:00:00Z">
              <w:rPr>
                <w:rFonts w:ascii="Calibri" w:eastAsia="Calibri" w:hAnsi="Calibri" w:cs="Times New Roman"/>
                <w:lang w:val="en-US"/>
              </w:rPr>
            </w:rPrChange>
          </w:rPr>
          <w:t>1193.</w:t>
        </w:r>
        <w:r w:rsidRPr="00181FFC">
          <w:rPr>
            <w:rFonts w:ascii="Calibri" w:eastAsia="Calibri" w:hAnsi="Calibri" w:cs="Times New Roman"/>
            <w:rPrChange w:id="22564" w:author="UTENTE" w:date="2020-06-30T19:00:00Z">
              <w:rPr>
                <w:rFonts w:ascii="Calibri" w:eastAsia="Calibri" w:hAnsi="Calibri" w:cs="Times New Roman"/>
                <w:lang w:val="en-US"/>
              </w:rPr>
            </w:rPrChange>
          </w:rPr>
          <w:tab/>
          <w:t>mcp "\"…\""</w:t>
        </w:r>
      </w:ins>
    </w:p>
    <w:p w14:paraId="771F4F8C" w14:textId="77777777" w:rsidR="00181FFC" w:rsidRPr="00181FFC" w:rsidRDefault="00181FFC" w:rsidP="00181FFC">
      <w:pPr>
        <w:spacing w:line="600" w:lineRule="auto"/>
        <w:jc w:val="left"/>
        <w:rPr>
          <w:ins w:id="22565" w:author="UTENTE" w:date="2020-06-30T19:00:00Z"/>
          <w:rFonts w:ascii="Calibri" w:eastAsia="Calibri" w:hAnsi="Calibri" w:cs="Times New Roman"/>
        </w:rPr>
      </w:pPr>
      <w:ins w:id="22566" w:author="UTENTE" w:date="2020-06-30T19:00:00Z">
        <w:r w:rsidRPr="00181FFC">
          <w:rPr>
            <w:rFonts w:ascii="Calibri" w:eastAsia="Calibri" w:hAnsi="Calibri" w:cs="Times New Roman"/>
          </w:rPr>
          <w:t>1194.</w:t>
        </w:r>
        <w:r w:rsidRPr="00181FFC">
          <w:rPr>
            <w:rFonts w:ascii="Calibri" w:eastAsia="Calibri" w:hAnsi="Calibri" w:cs="Times New Roman"/>
          </w:rPr>
          <w:tab/>
          <w:t>l "\"Pensavo che non ci fosse nessuno là fuori che volesse ascoltarmi… che si sarebbe fidato di me, che mi avrebbe aiutato.\""</w:t>
        </w:r>
        <w:r w:rsidRPr="00181FFC">
          <w:rPr>
            <w:rFonts w:ascii="Calibri" w:eastAsia="Calibri" w:hAnsi="Calibri" w:cs="Times New Roman"/>
          </w:rPr>
          <w:br w:type="page"/>
        </w:r>
      </w:ins>
    </w:p>
    <w:p w14:paraId="073BAE11" w14:textId="77777777" w:rsidR="00181FFC" w:rsidRPr="00181FFC" w:rsidRDefault="00181FFC" w:rsidP="00181FFC">
      <w:pPr>
        <w:spacing w:line="600" w:lineRule="auto"/>
        <w:jc w:val="left"/>
        <w:rPr>
          <w:ins w:id="22567" w:author="UTENTE" w:date="2020-06-30T19:00:00Z"/>
          <w:rFonts w:ascii="Calibri" w:eastAsia="Calibri" w:hAnsi="Calibri" w:cs="Times New Roman"/>
          <w:lang w:val="en-US"/>
        </w:rPr>
      </w:pPr>
      <w:ins w:id="22568" w:author="UTENTE" w:date="2020-06-30T19:00:00Z">
        <w:r w:rsidRPr="00181FFC">
          <w:rPr>
            <w:rFonts w:ascii="Calibri" w:eastAsia="Calibri" w:hAnsi="Calibri" w:cs="Times New Roman"/>
            <w:lang w:val="en-US"/>
          </w:rPr>
          <w:lastRenderedPageBreak/>
          <w:t>1195.</w:t>
        </w:r>
        <w:r w:rsidRPr="00181FFC">
          <w:rPr>
            <w:rFonts w:ascii="Calibri" w:eastAsia="Calibri" w:hAnsi="Calibri" w:cs="Times New Roman"/>
            <w:lang w:val="en-US"/>
          </w:rPr>
          <w:tab/>
          <w:t>l "\"I thought I was all alone. That my life didn't need any meaning besides saving David, even if it meant I'd die trying.\""</w:t>
        </w:r>
      </w:ins>
    </w:p>
    <w:p w14:paraId="17916D90" w14:textId="77777777" w:rsidR="00181FFC" w:rsidRPr="00181FFC" w:rsidRDefault="00181FFC" w:rsidP="00181FFC">
      <w:pPr>
        <w:spacing w:line="600" w:lineRule="auto"/>
        <w:jc w:val="left"/>
        <w:rPr>
          <w:ins w:id="22569" w:author="UTENTE" w:date="2020-06-30T19:00:00Z"/>
          <w:rFonts w:ascii="Calibri" w:eastAsia="Calibri" w:hAnsi="Calibri" w:cs="Times New Roman"/>
          <w:lang w:val="en-US"/>
        </w:rPr>
      </w:pPr>
      <w:ins w:id="22570" w:author="UTENTE" w:date="2020-06-30T19:00:00Z">
        <w:r w:rsidRPr="00181FFC">
          <w:rPr>
            <w:rFonts w:ascii="Calibri" w:eastAsia="Calibri" w:hAnsi="Calibri" w:cs="Times New Roman"/>
            <w:lang w:val="en-US"/>
          </w:rPr>
          <w:t>1196.</w:t>
        </w:r>
        <w:r w:rsidRPr="00181FFC">
          <w:rPr>
            <w:rFonts w:ascii="Calibri" w:eastAsia="Calibri" w:hAnsi="Calibri" w:cs="Times New Roman"/>
            <w:lang w:val="en-US"/>
          </w:rPr>
          <w:tab/>
          <w:t>l "\"But…\""</w:t>
        </w:r>
      </w:ins>
    </w:p>
    <w:p w14:paraId="4124E74F" w14:textId="77777777" w:rsidR="00181FFC" w:rsidRPr="00181FFC" w:rsidRDefault="00181FFC" w:rsidP="00181FFC">
      <w:pPr>
        <w:spacing w:line="600" w:lineRule="auto"/>
        <w:jc w:val="left"/>
        <w:rPr>
          <w:ins w:id="22571" w:author="UTENTE" w:date="2020-06-30T19:00:00Z"/>
          <w:rFonts w:ascii="Calibri" w:eastAsia="Calibri" w:hAnsi="Calibri" w:cs="Times New Roman"/>
          <w:lang w:val="en-US"/>
        </w:rPr>
      </w:pPr>
      <w:ins w:id="22572" w:author="UTENTE" w:date="2020-06-30T19:00:00Z">
        <w:r w:rsidRPr="00181FFC">
          <w:rPr>
            <w:rFonts w:ascii="Calibri" w:eastAsia="Calibri" w:hAnsi="Calibri" w:cs="Times New Roman"/>
            <w:lang w:val="en-US"/>
          </w:rPr>
          <w:t>1197.</w:t>
        </w:r>
        <w:r w:rsidRPr="00181FFC">
          <w:rPr>
            <w:rFonts w:ascii="Calibri" w:eastAsia="Calibri" w:hAnsi="Calibri" w:cs="Times New Roman"/>
            <w:lang w:val="en-US"/>
          </w:rPr>
          <w:tab/>
          <w:t>n "He takes a deep breath, eyelids trembling as he squeezes them shut for a moment."</w:t>
        </w:r>
      </w:ins>
    </w:p>
    <w:p w14:paraId="3FCA8BCE" w14:textId="77777777" w:rsidR="00181FFC" w:rsidRPr="00181FFC" w:rsidRDefault="00181FFC" w:rsidP="00181FFC">
      <w:pPr>
        <w:spacing w:line="600" w:lineRule="auto"/>
        <w:jc w:val="left"/>
        <w:rPr>
          <w:ins w:id="22573" w:author="UTENTE" w:date="2020-06-30T19:00:00Z"/>
          <w:rFonts w:ascii="Calibri" w:eastAsia="Calibri" w:hAnsi="Calibri" w:cs="Times New Roman"/>
          <w:lang w:val="en-US"/>
        </w:rPr>
      </w:pPr>
      <w:ins w:id="22574" w:author="UTENTE" w:date="2020-06-30T19:00:00Z">
        <w:r w:rsidRPr="00181FFC">
          <w:rPr>
            <w:rFonts w:ascii="Calibri" w:eastAsia="Calibri" w:hAnsi="Calibri" w:cs="Times New Roman"/>
            <w:lang w:val="en-US"/>
          </w:rPr>
          <w:t>1198.</w:t>
        </w:r>
        <w:r w:rsidRPr="00181FFC">
          <w:rPr>
            <w:rFonts w:ascii="Calibri" w:eastAsia="Calibri" w:hAnsi="Calibri" w:cs="Times New Roman"/>
            <w:lang w:val="en-US"/>
          </w:rPr>
          <w:tab/>
          <w:t>l "\"[mc]'s never asked anything from me. He's never doubted me, even though I didn't deserve his trust.\""</w:t>
        </w:r>
      </w:ins>
    </w:p>
    <w:p w14:paraId="586229F6" w14:textId="77777777" w:rsidR="00181FFC" w:rsidRPr="00181FFC" w:rsidRDefault="00181FFC" w:rsidP="00181FFC">
      <w:pPr>
        <w:spacing w:line="600" w:lineRule="auto"/>
        <w:jc w:val="left"/>
        <w:rPr>
          <w:ins w:id="22575" w:author="UTENTE" w:date="2020-06-30T19:00:00Z"/>
          <w:rFonts w:ascii="Calibri" w:eastAsia="Calibri" w:hAnsi="Calibri" w:cs="Times New Roman"/>
          <w:lang w:val="en-US"/>
        </w:rPr>
      </w:pPr>
      <w:ins w:id="22576" w:author="UTENTE" w:date="2020-06-30T19:00:00Z">
        <w:r w:rsidRPr="00181FFC">
          <w:rPr>
            <w:rFonts w:ascii="Calibri" w:eastAsia="Calibri" w:hAnsi="Calibri" w:cs="Times New Roman"/>
            <w:lang w:val="en-US"/>
          </w:rPr>
          <w:t>1199.</w:t>
        </w:r>
        <w:r w:rsidRPr="00181FFC">
          <w:rPr>
            <w:rFonts w:ascii="Calibri" w:eastAsia="Calibri" w:hAnsi="Calibri" w:cs="Times New Roman"/>
            <w:lang w:val="en-US"/>
          </w:rPr>
          <w:tab/>
          <w:t>l "\"The way he cares about other people more than himself…\""</w:t>
        </w:r>
      </w:ins>
    </w:p>
    <w:p w14:paraId="48F0B130" w14:textId="77777777" w:rsidR="00181FFC" w:rsidRPr="00181FFC" w:rsidRDefault="00181FFC" w:rsidP="00181FFC">
      <w:pPr>
        <w:spacing w:line="600" w:lineRule="auto"/>
        <w:jc w:val="left"/>
        <w:rPr>
          <w:ins w:id="22577" w:author="UTENTE" w:date="2020-06-30T19:00:00Z"/>
          <w:rFonts w:ascii="Calibri" w:eastAsia="Calibri" w:hAnsi="Calibri" w:cs="Times New Roman"/>
          <w:lang w:val="en-US"/>
        </w:rPr>
      </w:pPr>
      <w:ins w:id="22578" w:author="UTENTE" w:date="2020-06-30T19:00:00Z">
        <w:r w:rsidRPr="00181FFC">
          <w:rPr>
            <w:rFonts w:ascii="Calibri" w:eastAsia="Calibri" w:hAnsi="Calibri" w:cs="Times New Roman"/>
            <w:lang w:val="en-US"/>
          </w:rPr>
          <w:t>1200.</w:t>
        </w:r>
        <w:r w:rsidRPr="00181FFC">
          <w:rPr>
            <w:rFonts w:ascii="Calibri" w:eastAsia="Calibri" w:hAnsi="Calibri" w:cs="Times New Roman"/>
            <w:lang w:val="en-US"/>
          </w:rPr>
          <w:tab/>
          <w:t>l "\"It's stupid, and I love him for it.\""</w:t>
        </w:r>
      </w:ins>
    </w:p>
    <w:p w14:paraId="54CA4AB7" w14:textId="77777777" w:rsidR="00181FFC" w:rsidRPr="00181FFC" w:rsidRDefault="00181FFC" w:rsidP="00181FFC">
      <w:pPr>
        <w:spacing w:line="600" w:lineRule="auto"/>
        <w:jc w:val="left"/>
        <w:rPr>
          <w:ins w:id="22579" w:author="UTENTE" w:date="2020-06-30T19:00:00Z"/>
          <w:rFonts w:ascii="Calibri" w:eastAsia="Calibri" w:hAnsi="Calibri" w:cs="Times New Roman"/>
          <w:lang w:val="en-US"/>
        </w:rPr>
      </w:pPr>
      <w:ins w:id="22580" w:author="UTENTE" w:date="2020-06-30T19:00:00Z">
        <w:r w:rsidRPr="00181FFC">
          <w:rPr>
            <w:rFonts w:ascii="Calibri" w:eastAsia="Calibri" w:hAnsi="Calibri" w:cs="Times New Roman"/>
            <w:lang w:val="en-US"/>
          </w:rPr>
          <w:t>1201.</w:t>
        </w:r>
        <w:r w:rsidRPr="00181FFC">
          <w:rPr>
            <w:rFonts w:ascii="Calibri" w:eastAsia="Calibri" w:hAnsi="Calibri" w:cs="Times New Roman"/>
            <w:lang w:val="en-US"/>
          </w:rPr>
          <w:tab/>
          <w:t>l "\"If David's really gone, then…\""</w:t>
        </w:r>
      </w:ins>
    </w:p>
    <w:p w14:paraId="6FA124DF" w14:textId="77777777" w:rsidR="00181FFC" w:rsidRPr="00181FFC" w:rsidRDefault="00181FFC" w:rsidP="00181FFC">
      <w:pPr>
        <w:spacing w:line="600" w:lineRule="auto"/>
        <w:jc w:val="left"/>
        <w:rPr>
          <w:ins w:id="22581" w:author="UTENTE" w:date="2020-06-30T19:00:00Z"/>
          <w:rFonts w:ascii="Calibri" w:eastAsia="Calibri" w:hAnsi="Calibri" w:cs="Times New Roman"/>
          <w:lang w:val="en-US"/>
        </w:rPr>
      </w:pPr>
      <w:ins w:id="22582" w:author="UTENTE" w:date="2020-06-30T19:00:00Z">
        <w:r w:rsidRPr="00181FFC">
          <w:rPr>
            <w:rFonts w:ascii="Calibri" w:eastAsia="Calibri" w:hAnsi="Calibri" w:cs="Times New Roman"/>
            <w:lang w:val="en-US"/>
          </w:rPr>
          <w:t>1202.</w:t>
        </w:r>
        <w:r w:rsidRPr="00181FFC">
          <w:rPr>
            <w:rFonts w:ascii="Calibri" w:eastAsia="Calibri" w:hAnsi="Calibri" w:cs="Times New Roman"/>
            <w:lang w:val="en-US"/>
          </w:rPr>
          <w:tab/>
          <w:t>l "\"I know we'll meet again someday.\""</w:t>
        </w:r>
      </w:ins>
    </w:p>
    <w:p w14:paraId="1410696A" w14:textId="77777777" w:rsidR="00181FFC" w:rsidRPr="00181FFC" w:rsidRDefault="00181FFC" w:rsidP="00181FFC">
      <w:pPr>
        <w:spacing w:line="600" w:lineRule="auto"/>
        <w:jc w:val="left"/>
        <w:rPr>
          <w:ins w:id="22583" w:author="UTENTE" w:date="2020-06-30T19:00:00Z"/>
          <w:rFonts w:ascii="Calibri" w:eastAsia="Calibri" w:hAnsi="Calibri" w:cs="Times New Roman"/>
          <w:lang w:val="en-US"/>
        </w:rPr>
      </w:pPr>
      <w:ins w:id="22584" w:author="UTENTE" w:date="2020-06-30T19:00:00Z">
        <w:r w:rsidRPr="00181FFC">
          <w:rPr>
            <w:rFonts w:ascii="Calibri" w:eastAsia="Calibri" w:hAnsi="Calibri" w:cs="Times New Roman"/>
            <w:lang w:val="en-US"/>
          </w:rPr>
          <w:t>1203.</w:t>
        </w:r>
        <w:r w:rsidRPr="00181FFC">
          <w:rPr>
            <w:rFonts w:ascii="Calibri" w:eastAsia="Calibri" w:hAnsi="Calibri" w:cs="Times New Roman"/>
            <w:lang w:val="en-US"/>
          </w:rPr>
          <w:tab/>
          <w:t>l "\"When it's time to move on, I'll be ready to see him –– to apologize, for everything –– in the next world.\""</w:t>
        </w:r>
      </w:ins>
    </w:p>
    <w:p w14:paraId="54A8B849" w14:textId="77777777" w:rsidR="00181FFC" w:rsidRPr="00181FFC" w:rsidRDefault="00181FFC" w:rsidP="00181FFC">
      <w:pPr>
        <w:spacing w:line="600" w:lineRule="auto"/>
        <w:jc w:val="left"/>
        <w:rPr>
          <w:ins w:id="22585" w:author="UTENTE" w:date="2020-06-30T19:00:00Z"/>
          <w:rFonts w:ascii="Calibri" w:eastAsia="Calibri" w:hAnsi="Calibri" w:cs="Times New Roman"/>
          <w:lang w:val="en-US"/>
        </w:rPr>
      </w:pPr>
      <w:ins w:id="22586" w:author="UTENTE" w:date="2020-06-30T19:00:00Z">
        <w:r w:rsidRPr="00181FFC">
          <w:rPr>
            <w:rFonts w:ascii="Calibri" w:eastAsia="Calibri" w:hAnsi="Calibri" w:cs="Times New Roman"/>
            <w:lang w:val="en-US"/>
          </w:rPr>
          <w:t>1204.</w:t>
        </w:r>
        <w:r w:rsidRPr="00181FFC">
          <w:rPr>
            <w:rFonts w:ascii="Calibri" w:eastAsia="Calibri" w:hAnsi="Calibri" w:cs="Times New Roman"/>
            <w:lang w:val="en-US"/>
          </w:rPr>
          <w:tab/>
          <w:t>l "\"But until then… I still have a reason to stay in this one, so…\""</w:t>
        </w:r>
      </w:ins>
    </w:p>
    <w:p w14:paraId="67B2ABDF" w14:textId="77777777" w:rsidR="00181FFC" w:rsidRPr="00181FFC" w:rsidRDefault="00181FFC" w:rsidP="00181FFC">
      <w:pPr>
        <w:spacing w:line="600" w:lineRule="auto"/>
        <w:jc w:val="left"/>
        <w:rPr>
          <w:ins w:id="22587" w:author="UTENTE" w:date="2020-06-30T19:00:00Z"/>
          <w:rFonts w:ascii="Calibri" w:eastAsia="Calibri" w:hAnsi="Calibri" w:cs="Times New Roman"/>
          <w:lang w:val="en-US"/>
        </w:rPr>
      </w:pPr>
      <w:ins w:id="22588" w:author="UTENTE" w:date="2020-06-30T19:00:00Z">
        <w:r w:rsidRPr="00181FFC">
          <w:rPr>
            <w:rFonts w:ascii="Calibri" w:eastAsia="Calibri" w:hAnsi="Calibri" w:cs="Times New Roman"/>
            <w:lang w:val="en-US"/>
          </w:rPr>
          <w:t>1205.</w:t>
        </w:r>
        <w:r w:rsidRPr="00181FFC">
          <w:rPr>
            <w:rFonts w:ascii="Calibri" w:eastAsia="Calibri" w:hAnsi="Calibri" w:cs="Times New Roman"/>
            <w:lang w:val="en-US"/>
          </w:rPr>
          <w:tab/>
          <w:t>l "\"I can't accept your offer.\""</w:t>
        </w:r>
      </w:ins>
    </w:p>
    <w:p w14:paraId="4C7884AB" w14:textId="77777777" w:rsidR="00181FFC" w:rsidRPr="00181FFC" w:rsidRDefault="00181FFC" w:rsidP="00181FFC">
      <w:pPr>
        <w:spacing w:line="600" w:lineRule="auto"/>
        <w:jc w:val="left"/>
        <w:rPr>
          <w:ins w:id="22589" w:author="UTENTE" w:date="2020-06-30T19:00:00Z"/>
          <w:rFonts w:ascii="Calibri" w:eastAsia="Calibri" w:hAnsi="Calibri" w:cs="Times New Roman"/>
          <w:lang w:val="en-US"/>
        </w:rPr>
      </w:pPr>
      <w:ins w:id="22590" w:author="UTENTE" w:date="2020-06-30T19:00:00Z">
        <w:r w:rsidRPr="00181FFC">
          <w:rPr>
            <w:rFonts w:ascii="Calibri" w:eastAsia="Calibri" w:hAnsi="Calibri" w:cs="Times New Roman"/>
            <w:lang w:val="en-US"/>
          </w:rPr>
          <w:t>1206.</w:t>
        </w:r>
        <w:r w:rsidRPr="00181FFC">
          <w:rPr>
            <w:rFonts w:ascii="Calibri" w:eastAsia="Calibri" w:hAnsi="Calibri" w:cs="Times New Roman"/>
            <w:lang w:val="en-US"/>
          </w:rPr>
          <w:tab/>
          <w:t>n "When Luka's voice trails to a whisper, everything goes silent."</w:t>
        </w:r>
      </w:ins>
    </w:p>
    <w:p w14:paraId="46867B39" w14:textId="77777777" w:rsidR="00181FFC" w:rsidRPr="00181FFC" w:rsidRDefault="00181FFC" w:rsidP="00181FFC">
      <w:pPr>
        <w:spacing w:line="600" w:lineRule="auto"/>
        <w:jc w:val="left"/>
        <w:rPr>
          <w:ins w:id="22591" w:author="UTENTE" w:date="2020-06-30T19:00:00Z"/>
          <w:rFonts w:ascii="Calibri" w:eastAsia="Calibri" w:hAnsi="Calibri" w:cs="Times New Roman"/>
          <w:lang w:val="en-US"/>
        </w:rPr>
      </w:pPr>
      <w:ins w:id="22592" w:author="UTENTE" w:date="2020-06-30T19:00:00Z">
        <w:r w:rsidRPr="00181FFC">
          <w:rPr>
            <w:rFonts w:ascii="Calibri" w:eastAsia="Calibri" w:hAnsi="Calibri" w:cs="Times New Roman"/>
            <w:lang w:val="en-US"/>
          </w:rPr>
          <w:t>1207.</w:t>
        </w:r>
        <w:r w:rsidRPr="00181FFC">
          <w:rPr>
            <w:rFonts w:ascii="Calibri" w:eastAsia="Calibri" w:hAnsi="Calibri" w:cs="Times New Roman"/>
            <w:lang w:val="en-US"/>
          </w:rPr>
          <w:tab/>
          <w:t>n "Happiness and guilt ram into my chest, making it ache."</w:t>
        </w:r>
      </w:ins>
    </w:p>
    <w:p w14:paraId="30321126" w14:textId="77777777" w:rsidR="00181FFC" w:rsidRPr="00181FFC" w:rsidRDefault="00181FFC" w:rsidP="00181FFC">
      <w:pPr>
        <w:spacing w:line="600" w:lineRule="auto"/>
        <w:jc w:val="left"/>
        <w:rPr>
          <w:ins w:id="22593" w:author="UTENTE" w:date="2020-06-30T19:00:00Z"/>
          <w:rFonts w:ascii="Calibri" w:eastAsia="Calibri" w:hAnsi="Calibri" w:cs="Times New Roman"/>
          <w:lang w:val="en-US"/>
        </w:rPr>
      </w:pPr>
      <w:ins w:id="22594" w:author="UTENTE" w:date="2020-06-30T19:00:00Z">
        <w:r w:rsidRPr="00181FFC">
          <w:rPr>
            <w:rFonts w:ascii="Calibri" w:eastAsia="Calibri" w:hAnsi="Calibri" w:cs="Times New Roman"/>
            <w:lang w:val="en-US"/>
          </w:rPr>
          <w:t>1208.</w:t>
        </w:r>
        <w:r w:rsidRPr="00181FFC">
          <w:rPr>
            <w:rFonts w:ascii="Calibri" w:eastAsia="Calibri" w:hAnsi="Calibri" w:cs="Times New Roman"/>
            <w:lang w:val="en-US"/>
          </w:rPr>
          <w:tab/>
          <w:t>n "Damn it, Luka… {w}Selfish, brave, defiant little brat."</w:t>
        </w:r>
      </w:ins>
    </w:p>
    <w:p w14:paraId="0BC8B7AC" w14:textId="77777777" w:rsidR="00181FFC" w:rsidRPr="00181FFC" w:rsidRDefault="00181FFC" w:rsidP="00181FFC">
      <w:pPr>
        <w:spacing w:line="600" w:lineRule="auto"/>
        <w:jc w:val="left"/>
        <w:rPr>
          <w:ins w:id="22595" w:author="UTENTE" w:date="2020-06-30T19:00:00Z"/>
          <w:rFonts w:ascii="Calibri" w:eastAsia="Calibri" w:hAnsi="Calibri" w:cs="Times New Roman"/>
          <w:lang w:val="en-US"/>
          <w:rPrChange w:id="22596" w:author="UTENTE" w:date="2020-06-30T19:00:00Z">
            <w:rPr>
              <w:ins w:id="22597" w:author="UTENTE" w:date="2020-06-30T19:00:00Z"/>
              <w:rFonts w:ascii="Calibri" w:eastAsia="Calibri" w:hAnsi="Calibri" w:cs="Times New Roman"/>
            </w:rPr>
          </w:rPrChange>
        </w:rPr>
      </w:pPr>
      <w:ins w:id="22598" w:author="UTENTE" w:date="2020-06-30T19:00:00Z">
        <w:r w:rsidRPr="00181FFC">
          <w:rPr>
            <w:rFonts w:ascii="Calibri" w:eastAsia="Calibri" w:hAnsi="Calibri" w:cs="Times New Roman"/>
            <w:lang w:val="en-US"/>
            <w:rPrChange w:id="22599" w:author="UTENTE" w:date="2020-06-30T19:00:00Z">
              <w:rPr>
                <w:rFonts w:ascii="Calibri" w:eastAsia="Calibri" w:hAnsi="Calibri" w:cs="Times New Roman"/>
              </w:rPr>
            </w:rPrChange>
          </w:rPr>
          <w:t>1209.</w:t>
        </w:r>
        <w:r w:rsidRPr="00181FFC">
          <w:rPr>
            <w:rFonts w:ascii="Calibri" w:eastAsia="Calibri" w:hAnsi="Calibri" w:cs="Times New Roman"/>
            <w:lang w:val="en-US"/>
            <w:rPrChange w:id="22600" w:author="UTENTE" w:date="2020-06-30T19:00:00Z">
              <w:rPr>
                <w:rFonts w:ascii="Calibri" w:eastAsia="Calibri" w:hAnsi="Calibri" w:cs="Times New Roman"/>
              </w:rPr>
            </w:rPrChange>
          </w:rPr>
          <w:tab/>
          <w:t>bp "\"…So be it.\""</w:t>
        </w:r>
      </w:ins>
    </w:p>
    <w:p w14:paraId="2E3B054C" w14:textId="77777777" w:rsidR="00181FFC" w:rsidRPr="00181FFC" w:rsidRDefault="00181FFC" w:rsidP="00181FFC">
      <w:pPr>
        <w:spacing w:line="600" w:lineRule="auto"/>
        <w:jc w:val="left"/>
        <w:rPr>
          <w:ins w:id="22601" w:author="UTENTE" w:date="2020-06-30T19:00:00Z"/>
          <w:rFonts w:ascii="Calibri" w:eastAsia="Calibri" w:hAnsi="Calibri" w:cs="Times New Roman"/>
          <w:lang w:val="en-US"/>
        </w:rPr>
      </w:pPr>
      <w:ins w:id="22602" w:author="UTENTE" w:date="2020-06-30T19:00:00Z">
        <w:r w:rsidRPr="00181FFC">
          <w:rPr>
            <w:rFonts w:ascii="Calibri" w:eastAsia="Calibri" w:hAnsi="Calibri" w:cs="Times New Roman"/>
            <w:lang w:val="en-US"/>
          </w:rPr>
          <w:t>1210.</w:t>
        </w:r>
        <w:r w:rsidRPr="00181FFC">
          <w:rPr>
            <w:rFonts w:ascii="Calibri" w:eastAsia="Calibri" w:hAnsi="Calibri" w:cs="Times New Roman"/>
            <w:lang w:val="en-US"/>
          </w:rPr>
          <w:tab/>
          <w:t>n "Bishop's displeased voice echoes through the apartment."</w:t>
        </w:r>
        <w:r w:rsidRPr="00181FFC">
          <w:rPr>
            <w:rFonts w:ascii="Calibri" w:eastAsia="Calibri" w:hAnsi="Calibri" w:cs="Times New Roman"/>
            <w:lang w:val="en-US"/>
          </w:rPr>
          <w:br w:type="page"/>
        </w:r>
      </w:ins>
    </w:p>
    <w:p w14:paraId="2946F6D9" w14:textId="77777777" w:rsidR="00181FFC" w:rsidRPr="00181FFC" w:rsidRDefault="00181FFC" w:rsidP="00181FFC">
      <w:pPr>
        <w:spacing w:line="600" w:lineRule="auto"/>
        <w:jc w:val="left"/>
        <w:rPr>
          <w:ins w:id="22603" w:author="UTENTE" w:date="2020-06-30T19:00:00Z"/>
          <w:rFonts w:ascii="Calibri" w:eastAsia="Calibri" w:hAnsi="Calibri" w:cs="Times New Roman"/>
        </w:rPr>
      </w:pPr>
      <w:ins w:id="22604" w:author="UTENTE" w:date="2020-06-30T19:00:00Z">
        <w:r w:rsidRPr="00181FFC">
          <w:rPr>
            <w:rFonts w:ascii="Calibri" w:eastAsia="Calibri" w:hAnsi="Calibri" w:cs="Times New Roman"/>
          </w:rPr>
          <w:lastRenderedPageBreak/>
          <w:t>1195.</w:t>
        </w:r>
        <w:r w:rsidRPr="00181FFC">
          <w:rPr>
            <w:rFonts w:ascii="Calibri" w:eastAsia="Calibri" w:hAnsi="Calibri" w:cs="Times New Roman"/>
          </w:rPr>
          <w:tab/>
          <w:t>l "\"Pensavo di essere completamente solo. Che la mia vita non avesse bisogno di altro senso se non quello di salvare David, anche se voleva dire morire provandoci.\""</w:t>
        </w:r>
      </w:ins>
    </w:p>
    <w:p w14:paraId="2278AC30" w14:textId="77777777" w:rsidR="00181FFC" w:rsidRPr="00181FFC" w:rsidRDefault="00181FFC" w:rsidP="00181FFC">
      <w:pPr>
        <w:spacing w:line="600" w:lineRule="auto"/>
        <w:jc w:val="left"/>
        <w:rPr>
          <w:ins w:id="22605" w:author="UTENTE" w:date="2020-06-30T19:00:00Z"/>
          <w:rFonts w:ascii="Calibri" w:eastAsia="Calibri" w:hAnsi="Calibri" w:cs="Times New Roman"/>
        </w:rPr>
      </w:pPr>
      <w:ins w:id="22606" w:author="UTENTE" w:date="2020-06-30T19:00:00Z">
        <w:r w:rsidRPr="00181FFC">
          <w:rPr>
            <w:rFonts w:ascii="Calibri" w:eastAsia="Calibri" w:hAnsi="Calibri" w:cs="Times New Roman"/>
          </w:rPr>
          <w:t>1196.</w:t>
        </w:r>
        <w:r w:rsidRPr="00181FFC">
          <w:rPr>
            <w:rFonts w:ascii="Calibri" w:eastAsia="Calibri" w:hAnsi="Calibri" w:cs="Times New Roman"/>
          </w:rPr>
          <w:tab/>
          <w:t>l "\"Ma…\""</w:t>
        </w:r>
      </w:ins>
    </w:p>
    <w:p w14:paraId="0A72809D" w14:textId="77777777" w:rsidR="00181FFC" w:rsidRPr="00181FFC" w:rsidRDefault="00181FFC" w:rsidP="00181FFC">
      <w:pPr>
        <w:spacing w:line="600" w:lineRule="auto"/>
        <w:jc w:val="left"/>
        <w:rPr>
          <w:ins w:id="22607" w:author="UTENTE" w:date="2020-06-30T19:00:00Z"/>
          <w:rFonts w:ascii="Calibri" w:eastAsia="Calibri" w:hAnsi="Calibri" w:cs="Times New Roman"/>
        </w:rPr>
      </w:pPr>
      <w:ins w:id="22608" w:author="UTENTE" w:date="2020-06-30T19:00:00Z">
        <w:r w:rsidRPr="00181FFC">
          <w:rPr>
            <w:rFonts w:ascii="Calibri" w:eastAsia="Calibri" w:hAnsi="Calibri" w:cs="Times New Roman"/>
          </w:rPr>
          <w:t>1197.</w:t>
        </w:r>
        <w:r w:rsidRPr="00181FFC">
          <w:rPr>
            <w:rFonts w:ascii="Calibri" w:eastAsia="Calibri" w:hAnsi="Calibri" w:cs="Times New Roman"/>
          </w:rPr>
          <w:tab/>
          <w:t>n "Prende un respiro profondo, le sue palpebre tremano quando le chiude per un momento."</w:t>
        </w:r>
      </w:ins>
    </w:p>
    <w:p w14:paraId="65BCABF9" w14:textId="77777777" w:rsidR="00181FFC" w:rsidRPr="00181FFC" w:rsidRDefault="00181FFC" w:rsidP="00181FFC">
      <w:pPr>
        <w:spacing w:line="600" w:lineRule="auto"/>
        <w:jc w:val="left"/>
        <w:rPr>
          <w:ins w:id="22609" w:author="UTENTE" w:date="2020-06-30T19:00:00Z"/>
          <w:rFonts w:ascii="Calibri" w:eastAsia="Calibri" w:hAnsi="Calibri" w:cs="Times New Roman"/>
        </w:rPr>
      </w:pPr>
      <w:ins w:id="22610" w:author="UTENTE" w:date="2020-06-30T19:00:00Z">
        <w:r w:rsidRPr="00181FFC">
          <w:rPr>
            <w:rFonts w:ascii="Calibri" w:eastAsia="Calibri" w:hAnsi="Calibri" w:cs="Times New Roman"/>
          </w:rPr>
          <w:t>1198.</w:t>
        </w:r>
        <w:r w:rsidRPr="00181FFC">
          <w:rPr>
            <w:rFonts w:ascii="Calibri" w:eastAsia="Calibri" w:hAnsi="Calibri" w:cs="Times New Roman"/>
          </w:rPr>
          <w:tab/>
          <w:t>l "\"[mc] non ha mai preteso niente da me. Non ha mai dubitato di me, anche se non mi meritavo la sua fiducia.\""</w:t>
        </w:r>
      </w:ins>
    </w:p>
    <w:p w14:paraId="121E5E5B" w14:textId="77777777" w:rsidR="00181FFC" w:rsidRPr="00181FFC" w:rsidRDefault="00181FFC" w:rsidP="00181FFC">
      <w:pPr>
        <w:spacing w:line="600" w:lineRule="auto"/>
        <w:jc w:val="left"/>
        <w:rPr>
          <w:ins w:id="22611" w:author="UTENTE" w:date="2020-06-30T19:00:00Z"/>
          <w:rFonts w:ascii="Calibri" w:eastAsia="Calibri" w:hAnsi="Calibri" w:cs="Times New Roman"/>
        </w:rPr>
      </w:pPr>
      <w:ins w:id="22612" w:author="UTENTE" w:date="2020-06-30T19:00:00Z">
        <w:r w:rsidRPr="00181FFC">
          <w:rPr>
            <w:rFonts w:ascii="Calibri" w:eastAsia="Calibri" w:hAnsi="Calibri" w:cs="Times New Roman"/>
          </w:rPr>
          <w:t>1199.</w:t>
        </w:r>
        <w:r w:rsidRPr="00181FFC">
          <w:rPr>
            <w:rFonts w:ascii="Calibri" w:eastAsia="Calibri" w:hAnsi="Calibri" w:cs="Times New Roman"/>
          </w:rPr>
          <w:tab/>
          <w:t>l "\"Il modo in cui tiene più alle altre persone che a sé stesso…\""</w:t>
        </w:r>
      </w:ins>
    </w:p>
    <w:p w14:paraId="321675F1" w14:textId="77777777" w:rsidR="00181FFC" w:rsidRPr="00181FFC" w:rsidRDefault="00181FFC" w:rsidP="00181FFC">
      <w:pPr>
        <w:spacing w:line="600" w:lineRule="auto"/>
        <w:jc w:val="left"/>
        <w:rPr>
          <w:ins w:id="22613" w:author="UTENTE" w:date="2020-06-30T19:00:00Z"/>
          <w:rFonts w:ascii="Calibri" w:eastAsia="Calibri" w:hAnsi="Calibri" w:cs="Times New Roman"/>
        </w:rPr>
      </w:pPr>
      <w:ins w:id="22614" w:author="UTENTE" w:date="2020-06-30T19:00:00Z">
        <w:r w:rsidRPr="00181FFC">
          <w:rPr>
            <w:rFonts w:ascii="Calibri" w:eastAsia="Calibri" w:hAnsi="Calibri" w:cs="Times New Roman"/>
          </w:rPr>
          <w:t>1200.</w:t>
        </w:r>
        <w:r w:rsidRPr="00181FFC">
          <w:rPr>
            <w:rFonts w:ascii="Calibri" w:eastAsia="Calibri" w:hAnsi="Calibri" w:cs="Times New Roman"/>
          </w:rPr>
          <w:tab/>
          <w:t>l "\"È stupido, e lo amo per questo.\""</w:t>
        </w:r>
      </w:ins>
    </w:p>
    <w:p w14:paraId="22B770D3" w14:textId="77777777" w:rsidR="00181FFC" w:rsidRPr="00181FFC" w:rsidRDefault="00181FFC" w:rsidP="00181FFC">
      <w:pPr>
        <w:spacing w:line="600" w:lineRule="auto"/>
        <w:jc w:val="left"/>
        <w:rPr>
          <w:ins w:id="22615" w:author="UTENTE" w:date="2020-06-30T19:00:00Z"/>
          <w:rFonts w:ascii="Calibri" w:eastAsia="Calibri" w:hAnsi="Calibri" w:cs="Times New Roman"/>
        </w:rPr>
      </w:pPr>
      <w:ins w:id="22616" w:author="UTENTE" w:date="2020-06-30T19:00:00Z">
        <w:r w:rsidRPr="00181FFC">
          <w:rPr>
            <w:rFonts w:ascii="Calibri" w:eastAsia="Calibri" w:hAnsi="Calibri" w:cs="Times New Roman"/>
          </w:rPr>
          <w:t>1201.</w:t>
        </w:r>
        <w:r w:rsidRPr="00181FFC">
          <w:rPr>
            <w:rFonts w:ascii="Calibri" w:eastAsia="Calibri" w:hAnsi="Calibri" w:cs="Times New Roman"/>
          </w:rPr>
          <w:tab/>
          <w:t>l "\"Se David è davvero perduto, allora…"</w:t>
        </w:r>
      </w:ins>
    </w:p>
    <w:p w14:paraId="7270130F" w14:textId="77777777" w:rsidR="00181FFC" w:rsidRPr="00181FFC" w:rsidRDefault="00181FFC" w:rsidP="00181FFC">
      <w:pPr>
        <w:spacing w:line="600" w:lineRule="auto"/>
        <w:jc w:val="left"/>
        <w:rPr>
          <w:ins w:id="22617" w:author="UTENTE" w:date="2020-06-30T19:00:00Z"/>
          <w:rFonts w:ascii="Calibri" w:eastAsia="Calibri" w:hAnsi="Calibri" w:cs="Times New Roman"/>
        </w:rPr>
      </w:pPr>
      <w:ins w:id="22618" w:author="UTENTE" w:date="2020-06-30T19:00:00Z">
        <w:r w:rsidRPr="00181FFC">
          <w:rPr>
            <w:rFonts w:ascii="Calibri" w:eastAsia="Calibri" w:hAnsi="Calibri" w:cs="Times New Roman"/>
          </w:rPr>
          <w:t>1202.</w:t>
        </w:r>
        <w:r w:rsidRPr="00181FFC">
          <w:rPr>
            <w:rFonts w:ascii="Calibri" w:eastAsia="Calibri" w:hAnsi="Calibri" w:cs="Times New Roman"/>
          </w:rPr>
          <w:tab/>
          <w:t>l "\"So che ci rincontreremo un giorno.\""</w:t>
        </w:r>
      </w:ins>
    </w:p>
    <w:p w14:paraId="5098206F" w14:textId="77777777" w:rsidR="00181FFC" w:rsidRPr="00181FFC" w:rsidRDefault="00181FFC" w:rsidP="00181FFC">
      <w:pPr>
        <w:spacing w:line="600" w:lineRule="auto"/>
        <w:jc w:val="left"/>
        <w:rPr>
          <w:ins w:id="22619" w:author="UTENTE" w:date="2020-06-30T19:00:00Z"/>
          <w:rFonts w:ascii="Calibri" w:eastAsia="Calibri" w:hAnsi="Calibri" w:cs="Times New Roman"/>
        </w:rPr>
      </w:pPr>
      <w:ins w:id="22620" w:author="UTENTE" w:date="2020-06-30T19:00:00Z">
        <w:r w:rsidRPr="00181FFC">
          <w:rPr>
            <w:rFonts w:ascii="Calibri" w:eastAsia="Calibri" w:hAnsi="Calibri" w:cs="Times New Roman"/>
          </w:rPr>
          <w:t>1203.</w:t>
        </w:r>
        <w:r w:rsidRPr="00181FFC">
          <w:rPr>
            <w:rFonts w:ascii="Calibri" w:eastAsia="Calibri" w:hAnsi="Calibri" w:cs="Times New Roman"/>
          </w:rPr>
          <w:tab/>
          <w:t>l "\"Quando arriverà il momento di girare pagina, sarò pronto a vederlo -- a scusarmi, per tutto -- nell'altro mondo.\""</w:t>
        </w:r>
      </w:ins>
    </w:p>
    <w:p w14:paraId="77211112" w14:textId="77777777" w:rsidR="00181FFC" w:rsidRPr="00181FFC" w:rsidRDefault="00181FFC" w:rsidP="00181FFC">
      <w:pPr>
        <w:spacing w:line="600" w:lineRule="auto"/>
        <w:jc w:val="left"/>
        <w:rPr>
          <w:ins w:id="22621" w:author="UTENTE" w:date="2020-06-30T19:00:00Z"/>
          <w:rFonts w:ascii="Calibri" w:eastAsia="Calibri" w:hAnsi="Calibri" w:cs="Times New Roman"/>
        </w:rPr>
      </w:pPr>
      <w:ins w:id="22622" w:author="UTENTE" w:date="2020-06-30T19:00:00Z">
        <w:r w:rsidRPr="00181FFC">
          <w:rPr>
            <w:rFonts w:ascii="Calibri" w:eastAsia="Calibri" w:hAnsi="Calibri" w:cs="Times New Roman"/>
          </w:rPr>
          <w:t>1204.</w:t>
        </w:r>
        <w:r w:rsidRPr="00181FFC">
          <w:rPr>
            <w:rFonts w:ascii="Calibri" w:eastAsia="Calibri" w:hAnsi="Calibri" w:cs="Times New Roman"/>
          </w:rPr>
          <w:tab/>
          <w:t>l "\"Ma fino ad allora… Ho ancora un motivo per rimanere in questo, quindi…\""</w:t>
        </w:r>
      </w:ins>
    </w:p>
    <w:p w14:paraId="4A98DC12" w14:textId="77777777" w:rsidR="00181FFC" w:rsidRPr="00181FFC" w:rsidRDefault="00181FFC" w:rsidP="00181FFC">
      <w:pPr>
        <w:spacing w:line="600" w:lineRule="auto"/>
        <w:jc w:val="left"/>
        <w:rPr>
          <w:ins w:id="22623" w:author="UTENTE" w:date="2020-06-30T19:00:00Z"/>
          <w:rFonts w:ascii="Calibri" w:eastAsia="Calibri" w:hAnsi="Calibri" w:cs="Times New Roman"/>
        </w:rPr>
      </w:pPr>
      <w:ins w:id="22624" w:author="UTENTE" w:date="2020-06-30T19:00:00Z">
        <w:r w:rsidRPr="00181FFC">
          <w:rPr>
            <w:rFonts w:ascii="Calibri" w:eastAsia="Calibri" w:hAnsi="Calibri" w:cs="Times New Roman"/>
          </w:rPr>
          <w:t>1205.</w:t>
        </w:r>
        <w:r w:rsidRPr="00181FFC">
          <w:rPr>
            <w:rFonts w:ascii="Calibri" w:eastAsia="Calibri" w:hAnsi="Calibri" w:cs="Times New Roman"/>
          </w:rPr>
          <w:tab/>
          <w:t>l "\"Non posso accettare la tua offerta.\""</w:t>
        </w:r>
      </w:ins>
    </w:p>
    <w:p w14:paraId="653F742E" w14:textId="77777777" w:rsidR="00181FFC" w:rsidRPr="00181FFC" w:rsidRDefault="00181FFC" w:rsidP="00181FFC">
      <w:pPr>
        <w:spacing w:line="600" w:lineRule="auto"/>
        <w:jc w:val="left"/>
        <w:rPr>
          <w:ins w:id="22625" w:author="UTENTE" w:date="2020-06-30T19:00:00Z"/>
          <w:rFonts w:ascii="Calibri" w:eastAsia="Calibri" w:hAnsi="Calibri" w:cs="Times New Roman"/>
        </w:rPr>
      </w:pPr>
      <w:ins w:id="22626" w:author="UTENTE" w:date="2020-06-30T19:00:00Z">
        <w:r w:rsidRPr="00181FFC">
          <w:rPr>
            <w:rFonts w:ascii="Calibri" w:eastAsia="Calibri" w:hAnsi="Calibri" w:cs="Times New Roman"/>
          </w:rPr>
          <w:t>1206.</w:t>
        </w:r>
        <w:r w:rsidRPr="00181FFC">
          <w:rPr>
            <w:rFonts w:ascii="Calibri" w:eastAsia="Calibri" w:hAnsi="Calibri" w:cs="Times New Roman"/>
          </w:rPr>
          <w:tab/>
          <w:t>n "Quando la voce di Luka diventa un sussurro, tutto il resto si ammutolisce."</w:t>
        </w:r>
      </w:ins>
    </w:p>
    <w:p w14:paraId="4E58FA27" w14:textId="77777777" w:rsidR="00181FFC" w:rsidRPr="00181FFC" w:rsidRDefault="00181FFC" w:rsidP="00181FFC">
      <w:pPr>
        <w:spacing w:line="600" w:lineRule="auto"/>
        <w:jc w:val="left"/>
        <w:rPr>
          <w:ins w:id="22627" w:author="UTENTE" w:date="2020-06-30T19:00:00Z"/>
          <w:rFonts w:ascii="Calibri" w:eastAsia="Calibri" w:hAnsi="Calibri" w:cs="Times New Roman"/>
        </w:rPr>
      </w:pPr>
      <w:ins w:id="22628" w:author="UTENTE" w:date="2020-06-30T19:00:00Z">
        <w:r w:rsidRPr="00181FFC">
          <w:rPr>
            <w:rFonts w:ascii="Calibri" w:eastAsia="Calibri" w:hAnsi="Calibri" w:cs="Times New Roman"/>
          </w:rPr>
          <w:t>1207.</w:t>
        </w:r>
        <w:r w:rsidRPr="00181FFC">
          <w:rPr>
            <w:rFonts w:ascii="Calibri" w:eastAsia="Calibri" w:hAnsi="Calibri" w:cs="Times New Roman"/>
          </w:rPr>
          <w:tab/>
          <w:t>n "Felicità e senso di colpa s'irradiano nel mio petto, facendomi male."</w:t>
        </w:r>
      </w:ins>
    </w:p>
    <w:p w14:paraId="46818428" w14:textId="77777777" w:rsidR="00181FFC" w:rsidRPr="00181FFC" w:rsidRDefault="00181FFC" w:rsidP="00181FFC">
      <w:pPr>
        <w:spacing w:line="600" w:lineRule="auto"/>
        <w:jc w:val="left"/>
        <w:rPr>
          <w:ins w:id="22629" w:author="UTENTE" w:date="2020-06-30T19:00:00Z"/>
          <w:rFonts w:ascii="Calibri" w:eastAsia="Calibri" w:hAnsi="Calibri" w:cs="Times New Roman"/>
          <w:rPrChange w:id="22630" w:author="UTENTE" w:date="2020-06-30T19:00:00Z">
            <w:rPr>
              <w:ins w:id="22631" w:author="UTENTE" w:date="2020-06-30T19:00:00Z"/>
              <w:rFonts w:ascii="Calibri" w:eastAsia="Calibri" w:hAnsi="Calibri" w:cs="Times New Roman"/>
              <w:lang w:val="en-US"/>
            </w:rPr>
          </w:rPrChange>
        </w:rPr>
      </w:pPr>
      <w:ins w:id="22632" w:author="UTENTE" w:date="2020-06-30T19:00:00Z">
        <w:r w:rsidRPr="00181FFC">
          <w:rPr>
            <w:rFonts w:ascii="Calibri" w:eastAsia="Calibri" w:hAnsi="Calibri" w:cs="Times New Roman"/>
          </w:rPr>
          <w:t>1208.</w:t>
        </w:r>
        <w:r w:rsidRPr="00181FFC">
          <w:rPr>
            <w:rFonts w:ascii="Calibri" w:eastAsia="Calibri" w:hAnsi="Calibri" w:cs="Times New Roman"/>
          </w:rPr>
          <w:tab/>
          <w:t xml:space="preserve">n "Cazzo, Luka… {w}Egoista, coraggioso, ribelle mocciosetto. </w:t>
        </w:r>
        <w:r w:rsidRPr="00181FFC">
          <w:rPr>
            <w:rFonts w:ascii="Calibri" w:eastAsia="Calibri" w:hAnsi="Calibri" w:cs="Times New Roman"/>
            <w:rPrChange w:id="22633" w:author="UTENTE" w:date="2020-06-30T19:00:00Z">
              <w:rPr>
                <w:rFonts w:ascii="Calibri" w:eastAsia="Calibri" w:hAnsi="Calibri" w:cs="Times New Roman"/>
                <w:lang w:val="en-US"/>
              </w:rPr>
            </w:rPrChange>
          </w:rPr>
          <w:t>"</w:t>
        </w:r>
      </w:ins>
    </w:p>
    <w:p w14:paraId="71B7D223" w14:textId="77777777" w:rsidR="00181FFC" w:rsidRPr="00181FFC" w:rsidRDefault="00181FFC" w:rsidP="00181FFC">
      <w:pPr>
        <w:spacing w:line="600" w:lineRule="auto"/>
        <w:jc w:val="left"/>
        <w:rPr>
          <w:ins w:id="22634" w:author="UTENTE" w:date="2020-06-30T19:00:00Z"/>
          <w:rFonts w:ascii="Calibri" w:eastAsia="Calibri" w:hAnsi="Calibri" w:cs="Times New Roman"/>
          <w:rPrChange w:id="22635" w:author="UTENTE" w:date="2020-06-30T19:00:00Z">
            <w:rPr>
              <w:ins w:id="22636" w:author="UTENTE" w:date="2020-06-30T19:00:00Z"/>
              <w:rFonts w:ascii="Calibri" w:eastAsia="Calibri" w:hAnsi="Calibri" w:cs="Times New Roman"/>
              <w:lang w:val="en-US"/>
            </w:rPr>
          </w:rPrChange>
        </w:rPr>
      </w:pPr>
      <w:ins w:id="22637" w:author="UTENTE" w:date="2020-06-30T19:00:00Z">
        <w:r w:rsidRPr="00181FFC">
          <w:rPr>
            <w:rFonts w:ascii="Calibri" w:eastAsia="Calibri" w:hAnsi="Calibri" w:cs="Times New Roman"/>
            <w:rPrChange w:id="22638" w:author="UTENTE" w:date="2020-06-30T19:00:00Z">
              <w:rPr>
                <w:rFonts w:ascii="Calibri" w:eastAsia="Calibri" w:hAnsi="Calibri" w:cs="Times New Roman"/>
                <w:lang w:val="en-US"/>
              </w:rPr>
            </w:rPrChange>
          </w:rPr>
          <w:t>1209.</w:t>
        </w:r>
        <w:r w:rsidRPr="00181FFC">
          <w:rPr>
            <w:rFonts w:ascii="Calibri" w:eastAsia="Calibri" w:hAnsi="Calibri" w:cs="Times New Roman"/>
            <w:rPrChange w:id="22639" w:author="UTENTE" w:date="2020-06-30T19:00:00Z">
              <w:rPr>
                <w:rFonts w:ascii="Calibri" w:eastAsia="Calibri" w:hAnsi="Calibri" w:cs="Times New Roman"/>
                <w:lang w:val="en-US"/>
              </w:rPr>
            </w:rPrChange>
          </w:rPr>
          <w:tab/>
          <w:t>bp "\"…Così sia.\""</w:t>
        </w:r>
      </w:ins>
    </w:p>
    <w:p w14:paraId="3405803A" w14:textId="77777777" w:rsidR="00181FFC" w:rsidRPr="00181FFC" w:rsidRDefault="00181FFC" w:rsidP="00181FFC">
      <w:pPr>
        <w:spacing w:line="600" w:lineRule="auto"/>
        <w:jc w:val="left"/>
        <w:rPr>
          <w:ins w:id="22640" w:author="UTENTE" w:date="2020-06-30T19:00:00Z"/>
          <w:rFonts w:ascii="Calibri" w:eastAsia="Calibri" w:hAnsi="Calibri" w:cs="Times New Roman"/>
        </w:rPr>
      </w:pPr>
      <w:ins w:id="22641" w:author="UTENTE" w:date="2020-06-30T19:00:00Z">
        <w:r w:rsidRPr="00181FFC">
          <w:rPr>
            <w:rFonts w:ascii="Calibri" w:eastAsia="Calibri" w:hAnsi="Calibri" w:cs="Times New Roman"/>
          </w:rPr>
          <w:t>1210.</w:t>
        </w:r>
        <w:r w:rsidRPr="00181FFC">
          <w:rPr>
            <w:rFonts w:ascii="Calibri" w:eastAsia="Calibri" w:hAnsi="Calibri" w:cs="Times New Roman"/>
          </w:rPr>
          <w:tab/>
          <w:t>n "La voce insoddisfatta di Bishop riecheggia nell'appartamento."</w:t>
        </w:r>
        <w:r w:rsidRPr="00181FFC">
          <w:rPr>
            <w:rFonts w:ascii="Calibri" w:eastAsia="Calibri" w:hAnsi="Calibri" w:cs="Times New Roman"/>
          </w:rPr>
          <w:br w:type="page"/>
        </w:r>
      </w:ins>
    </w:p>
    <w:p w14:paraId="5215001E" w14:textId="77777777" w:rsidR="00181FFC" w:rsidRPr="00181FFC" w:rsidRDefault="00181FFC" w:rsidP="00181FFC">
      <w:pPr>
        <w:spacing w:line="600" w:lineRule="auto"/>
        <w:jc w:val="left"/>
        <w:rPr>
          <w:ins w:id="22642" w:author="UTENTE" w:date="2020-06-30T19:00:00Z"/>
          <w:rFonts w:ascii="Calibri" w:eastAsia="Calibri" w:hAnsi="Calibri" w:cs="Times New Roman"/>
          <w:lang w:val="en-US"/>
        </w:rPr>
      </w:pPr>
      <w:ins w:id="22643" w:author="UTENTE" w:date="2020-06-30T19:00:00Z">
        <w:r w:rsidRPr="00181FFC">
          <w:rPr>
            <w:rFonts w:ascii="Calibri" w:eastAsia="Calibri" w:hAnsi="Calibri" w:cs="Times New Roman"/>
            <w:lang w:val="en-US"/>
          </w:rPr>
          <w:lastRenderedPageBreak/>
          <w:t>1211.</w:t>
        </w:r>
        <w:r w:rsidRPr="00181FFC">
          <w:rPr>
            <w:rFonts w:ascii="Calibri" w:eastAsia="Calibri" w:hAnsi="Calibri" w:cs="Times New Roman"/>
            <w:lang w:val="en-US"/>
          </w:rPr>
          <w:tab/>
          <w:t>n "He releases his grip on my shoulder and shoves me away from him, letting out a faint snort."</w:t>
        </w:r>
      </w:ins>
    </w:p>
    <w:p w14:paraId="0AB270F1" w14:textId="77777777" w:rsidR="00181FFC" w:rsidRPr="00181FFC" w:rsidRDefault="00181FFC" w:rsidP="00181FFC">
      <w:pPr>
        <w:spacing w:line="600" w:lineRule="auto"/>
        <w:jc w:val="left"/>
        <w:rPr>
          <w:ins w:id="22644" w:author="UTENTE" w:date="2020-06-30T19:00:00Z"/>
          <w:rFonts w:ascii="Calibri" w:eastAsia="Calibri" w:hAnsi="Calibri" w:cs="Times New Roman"/>
          <w:lang w:val="en-US"/>
        </w:rPr>
      </w:pPr>
      <w:ins w:id="22645" w:author="UTENTE" w:date="2020-06-30T19:00:00Z">
        <w:r w:rsidRPr="00181FFC">
          <w:rPr>
            <w:rFonts w:ascii="Calibri" w:eastAsia="Calibri" w:hAnsi="Calibri" w:cs="Times New Roman"/>
            <w:lang w:val="en-US"/>
          </w:rPr>
          <w:t>1212.</w:t>
        </w:r>
        <w:r w:rsidRPr="00181FFC">
          <w:rPr>
            <w:rFonts w:ascii="Calibri" w:eastAsia="Calibri" w:hAnsi="Calibri" w:cs="Times New Roman"/>
            <w:lang w:val="en-US"/>
          </w:rPr>
          <w:tab/>
          <w:t>b "\"If you're ever seen around here again…\""</w:t>
        </w:r>
      </w:ins>
    </w:p>
    <w:p w14:paraId="7AA3928E" w14:textId="77777777" w:rsidR="00181FFC" w:rsidRPr="00181FFC" w:rsidRDefault="00181FFC" w:rsidP="00181FFC">
      <w:pPr>
        <w:spacing w:line="600" w:lineRule="auto"/>
        <w:jc w:val="left"/>
        <w:rPr>
          <w:ins w:id="22646" w:author="UTENTE" w:date="2020-06-30T19:00:00Z"/>
          <w:rFonts w:ascii="Calibri" w:eastAsia="Calibri" w:hAnsi="Calibri" w:cs="Times New Roman"/>
          <w:lang w:val="en-US"/>
        </w:rPr>
      </w:pPr>
      <w:ins w:id="22647" w:author="UTENTE" w:date="2020-06-30T19:00:00Z">
        <w:r w:rsidRPr="00181FFC">
          <w:rPr>
            <w:rFonts w:ascii="Calibri" w:eastAsia="Calibri" w:hAnsi="Calibri" w:cs="Times New Roman"/>
            <w:lang w:val="en-US"/>
          </w:rPr>
          <w:t>1213.</w:t>
        </w:r>
        <w:r w:rsidRPr="00181FFC">
          <w:rPr>
            <w:rFonts w:ascii="Calibri" w:eastAsia="Calibri" w:hAnsi="Calibri" w:cs="Times New Roman"/>
            <w:lang w:val="en-US"/>
          </w:rPr>
          <w:tab/>
          <w:t>b "\"You'll wish you could've joined your brother in simple mindlessness.\""</w:t>
        </w:r>
      </w:ins>
    </w:p>
    <w:p w14:paraId="703A5CF3" w14:textId="77777777" w:rsidR="00181FFC" w:rsidRPr="00181FFC" w:rsidRDefault="00181FFC" w:rsidP="00181FFC">
      <w:pPr>
        <w:spacing w:line="600" w:lineRule="auto"/>
        <w:jc w:val="left"/>
        <w:rPr>
          <w:ins w:id="22648" w:author="UTENTE" w:date="2020-06-30T19:00:00Z"/>
          <w:rFonts w:ascii="Calibri" w:eastAsia="Calibri" w:hAnsi="Calibri" w:cs="Times New Roman"/>
          <w:lang w:val="en-US"/>
        </w:rPr>
      </w:pPr>
      <w:ins w:id="22649" w:author="UTENTE" w:date="2020-06-30T19:00:00Z">
        <w:r w:rsidRPr="00181FFC">
          <w:rPr>
            <w:rFonts w:ascii="Calibri" w:eastAsia="Calibri" w:hAnsi="Calibri" w:cs="Times New Roman"/>
            <w:lang w:val="en-US"/>
          </w:rPr>
          <w:t>1214.</w:t>
        </w:r>
        <w:r w:rsidRPr="00181FFC">
          <w:rPr>
            <w:rFonts w:ascii="Calibri" w:eastAsia="Calibri" w:hAnsi="Calibri" w:cs="Times New Roman"/>
            <w:lang w:val="en-US"/>
          </w:rPr>
          <w:tab/>
          <w:t>n "He sharply turns away, long coat swirling through the air, before striding swiftly to the door."</w:t>
        </w:r>
      </w:ins>
    </w:p>
    <w:p w14:paraId="0A0CD0CA" w14:textId="77777777" w:rsidR="00181FFC" w:rsidRPr="00181FFC" w:rsidRDefault="00181FFC" w:rsidP="00181FFC">
      <w:pPr>
        <w:spacing w:line="600" w:lineRule="auto"/>
        <w:jc w:val="left"/>
        <w:rPr>
          <w:ins w:id="22650" w:author="UTENTE" w:date="2020-06-30T19:00:00Z"/>
          <w:rFonts w:ascii="Calibri" w:eastAsia="Calibri" w:hAnsi="Calibri" w:cs="Times New Roman"/>
          <w:lang w:val="en-US"/>
        </w:rPr>
      </w:pPr>
      <w:ins w:id="22651" w:author="UTENTE" w:date="2020-06-30T19:00:00Z">
        <w:r w:rsidRPr="00181FFC">
          <w:rPr>
            <w:rFonts w:ascii="Calibri" w:eastAsia="Calibri" w:hAnsi="Calibri" w:cs="Times New Roman"/>
            <w:lang w:val="en-US"/>
          </w:rPr>
          <w:t>1215.</w:t>
        </w:r>
        <w:r w:rsidRPr="00181FFC">
          <w:rPr>
            <w:rFonts w:ascii="Calibri" w:eastAsia="Calibri" w:hAnsi="Calibri" w:cs="Times New Roman"/>
            <w:lang w:val="en-US"/>
          </w:rPr>
          <w:tab/>
          <w:t>n "It slams shut behind him, so loud that I can't help but wince."</w:t>
        </w:r>
      </w:ins>
    </w:p>
    <w:p w14:paraId="28B28843" w14:textId="77777777" w:rsidR="00181FFC" w:rsidRPr="00181FFC" w:rsidRDefault="00181FFC" w:rsidP="00181FFC">
      <w:pPr>
        <w:spacing w:line="600" w:lineRule="auto"/>
        <w:jc w:val="left"/>
        <w:rPr>
          <w:ins w:id="22652" w:author="UTENTE" w:date="2020-06-30T19:00:00Z"/>
          <w:rFonts w:ascii="Calibri" w:eastAsia="Calibri" w:hAnsi="Calibri" w:cs="Times New Roman"/>
          <w:lang w:val="en-US"/>
        </w:rPr>
      </w:pPr>
      <w:ins w:id="22653" w:author="UTENTE" w:date="2020-06-30T19:00:00Z">
        <w:r w:rsidRPr="00181FFC">
          <w:rPr>
            <w:rFonts w:ascii="Calibri" w:eastAsia="Calibri" w:hAnsi="Calibri" w:cs="Times New Roman"/>
            <w:lang w:val="en-US"/>
          </w:rPr>
          <w:t>1216.</w:t>
        </w:r>
        <w:r w:rsidRPr="00181FFC">
          <w:rPr>
            <w:rFonts w:ascii="Calibri" w:eastAsia="Calibri" w:hAnsi="Calibri" w:cs="Times New Roman"/>
            <w:lang w:val="en-US"/>
          </w:rPr>
          <w:tab/>
          <w:t>n "But soon, there's nothing left of Bishop's icy aura, or even any trace that he was here at all…"</w:t>
        </w:r>
      </w:ins>
    </w:p>
    <w:p w14:paraId="642232A0" w14:textId="77777777" w:rsidR="00181FFC" w:rsidRPr="00181FFC" w:rsidRDefault="00181FFC" w:rsidP="00181FFC">
      <w:pPr>
        <w:spacing w:line="600" w:lineRule="auto"/>
        <w:jc w:val="left"/>
        <w:rPr>
          <w:ins w:id="22654" w:author="UTENTE" w:date="2020-06-30T19:00:00Z"/>
          <w:rFonts w:ascii="Calibri" w:eastAsia="Calibri" w:hAnsi="Calibri" w:cs="Times New Roman"/>
          <w:lang w:val="en-US"/>
        </w:rPr>
      </w:pPr>
      <w:ins w:id="22655" w:author="UTENTE" w:date="2020-06-30T19:00:00Z">
        <w:r w:rsidRPr="00181FFC">
          <w:rPr>
            <w:rFonts w:ascii="Calibri" w:eastAsia="Calibri" w:hAnsi="Calibri" w:cs="Times New Roman"/>
            <w:lang w:val="en-US"/>
          </w:rPr>
          <w:t>1217.</w:t>
        </w:r>
        <w:r w:rsidRPr="00181FFC">
          <w:rPr>
            <w:rFonts w:ascii="Calibri" w:eastAsia="Calibri" w:hAnsi="Calibri" w:cs="Times New Roman"/>
            <w:lang w:val="en-US"/>
          </w:rPr>
          <w:tab/>
          <w:t>n "Except now, I know it's finally all over."</w:t>
        </w:r>
      </w:ins>
    </w:p>
    <w:p w14:paraId="0EFD1E7C" w14:textId="77777777" w:rsidR="00181FFC" w:rsidRPr="00181FFC" w:rsidRDefault="00181FFC" w:rsidP="00181FFC">
      <w:pPr>
        <w:spacing w:line="600" w:lineRule="auto"/>
        <w:jc w:val="left"/>
        <w:rPr>
          <w:ins w:id="22656" w:author="UTENTE" w:date="2020-06-30T19:00:00Z"/>
          <w:rFonts w:ascii="Calibri" w:eastAsia="Calibri" w:hAnsi="Calibri" w:cs="Times New Roman"/>
          <w:lang w:val="en-US"/>
        </w:rPr>
      </w:pPr>
      <w:ins w:id="22657" w:author="UTENTE" w:date="2020-06-30T19:00:00Z">
        <w:r w:rsidRPr="00181FFC">
          <w:rPr>
            <w:rFonts w:ascii="Calibri" w:eastAsia="Calibri" w:hAnsi="Calibri" w:cs="Times New Roman"/>
            <w:lang w:val="en-US"/>
          </w:rPr>
          <w:t>1218.</w:t>
        </w:r>
        <w:r w:rsidRPr="00181FFC">
          <w:rPr>
            <w:rFonts w:ascii="Calibri" w:eastAsia="Calibri" w:hAnsi="Calibri" w:cs="Times New Roman"/>
            <w:lang w:val="en-US"/>
          </w:rPr>
          <w:tab/>
          <w:t>mcp "\"Good fuckin' riddance.\""</w:t>
        </w:r>
      </w:ins>
    </w:p>
    <w:p w14:paraId="1F874647" w14:textId="77777777" w:rsidR="00181FFC" w:rsidRPr="00181FFC" w:rsidRDefault="00181FFC" w:rsidP="00181FFC">
      <w:pPr>
        <w:spacing w:line="600" w:lineRule="auto"/>
        <w:jc w:val="left"/>
        <w:rPr>
          <w:ins w:id="22658" w:author="UTENTE" w:date="2020-06-30T19:00:00Z"/>
          <w:rFonts w:ascii="Calibri" w:eastAsia="Calibri" w:hAnsi="Calibri" w:cs="Times New Roman"/>
          <w:lang w:val="en-US"/>
        </w:rPr>
      </w:pPr>
      <w:ins w:id="22659" w:author="UTENTE" w:date="2020-06-30T19:00:00Z">
        <w:r w:rsidRPr="00181FFC">
          <w:rPr>
            <w:rFonts w:ascii="Calibri" w:eastAsia="Calibri" w:hAnsi="Calibri" w:cs="Times New Roman"/>
            <w:lang w:val="en-US"/>
          </w:rPr>
          <w:t>1219.</w:t>
        </w:r>
        <w:r w:rsidRPr="00181FFC">
          <w:rPr>
            <w:rFonts w:ascii="Calibri" w:eastAsia="Calibri" w:hAnsi="Calibri" w:cs="Times New Roman"/>
            <w:lang w:val="en-US"/>
          </w:rPr>
          <w:tab/>
          <w:t>mcp "\"Won't be missing that guy any time soon.\""</w:t>
        </w:r>
      </w:ins>
    </w:p>
    <w:p w14:paraId="239FD35B" w14:textId="77777777" w:rsidR="00181FFC" w:rsidRPr="00181FFC" w:rsidRDefault="00181FFC" w:rsidP="00181FFC">
      <w:pPr>
        <w:spacing w:line="600" w:lineRule="auto"/>
        <w:jc w:val="left"/>
        <w:rPr>
          <w:ins w:id="22660" w:author="UTENTE" w:date="2020-06-30T19:00:00Z"/>
          <w:rFonts w:ascii="Calibri" w:eastAsia="Calibri" w:hAnsi="Calibri" w:cs="Times New Roman"/>
          <w:lang w:val="en-US"/>
        </w:rPr>
      </w:pPr>
      <w:ins w:id="22661" w:author="UTENTE" w:date="2020-06-30T19:00:00Z">
        <w:r w:rsidRPr="00181FFC">
          <w:rPr>
            <w:rFonts w:ascii="Calibri" w:eastAsia="Calibri" w:hAnsi="Calibri" w:cs="Times New Roman"/>
            <w:lang w:val="en-US"/>
          </w:rPr>
          <w:t>1220.</w:t>
        </w:r>
        <w:r w:rsidRPr="00181FFC">
          <w:rPr>
            <w:rFonts w:ascii="Calibri" w:eastAsia="Calibri" w:hAnsi="Calibri" w:cs="Times New Roman"/>
            <w:lang w:val="en-US"/>
          </w:rPr>
          <w:tab/>
          <w:t>lp "\"…\""</w:t>
        </w:r>
      </w:ins>
    </w:p>
    <w:p w14:paraId="457C216D" w14:textId="77777777" w:rsidR="00181FFC" w:rsidRPr="00181FFC" w:rsidRDefault="00181FFC" w:rsidP="00181FFC">
      <w:pPr>
        <w:spacing w:line="600" w:lineRule="auto"/>
        <w:jc w:val="left"/>
        <w:rPr>
          <w:ins w:id="22662" w:author="UTENTE" w:date="2020-06-30T19:00:00Z"/>
          <w:rFonts w:ascii="Calibri" w:eastAsia="Calibri" w:hAnsi="Calibri" w:cs="Times New Roman"/>
          <w:lang w:val="en-US"/>
        </w:rPr>
      </w:pPr>
      <w:ins w:id="22663" w:author="UTENTE" w:date="2020-06-30T19:00:00Z">
        <w:r w:rsidRPr="00181FFC">
          <w:rPr>
            <w:rFonts w:ascii="Calibri" w:eastAsia="Calibri" w:hAnsi="Calibri" w:cs="Times New Roman"/>
            <w:lang w:val="en-US"/>
          </w:rPr>
          <w:t>1221.</w:t>
        </w:r>
        <w:r w:rsidRPr="00181FFC">
          <w:rPr>
            <w:rFonts w:ascii="Calibri" w:eastAsia="Calibri" w:hAnsi="Calibri" w:cs="Times New Roman"/>
            <w:lang w:val="en-US"/>
          </w:rPr>
          <w:tab/>
          <w:t>n "A soft smile lights up Luka's face at my comment."</w:t>
        </w:r>
      </w:ins>
    </w:p>
    <w:p w14:paraId="461B247F" w14:textId="77777777" w:rsidR="00181FFC" w:rsidRPr="00181FFC" w:rsidRDefault="00181FFC" w:rsidP="00181FFC">
      <w:pPr>
        <w:spacing w:line="600" w:lineRule="auto"/>
        <w:jc w:val="left"/>
        <w:rPr>
          <w:ins w:id="22664" w:author="UTENTE" w:date="2020-06-30T19:00:00Z"/>
          <w:rFonts w:ascii="Calibri" w:eastAsia="Calibri" w:hAnsi="Calibri" w:cs="Times New Roman"/>
          <w:lang w:val="en-US"/>
        </w:rPr>
      </w:pPr>
      <w:ins w:id="22665" w:author="UTENTE" w:date="2020-06-30T19:00:00Z">
        <w:r w:rsidRPr="00181FFC">
          <w:rPr>
            <w:rFonts w:ascii="Calibri" w:eastAsia="Calibri" w:hAnsi="Calibri" w:cs="Times New Roman"/>
            <w:lang w:val="en-US"/>
          </w:rPr>
          <w:t>1222.</w:t>
        </w:r>
        <w:r w:rsidRPr="00181FFC">
          <w:rPr>
            <w:rFonts w:ascii="Calibri" w:eastAsia="Calibri" w:hAnsi="Calibri" w:cs="Times New Roman"/>
            <w:lang w:val="en-US"/>
          </w:rPr>
          <w:tab/>
          <w:t>n "Something wet glistens in the corners of his eyes, but he also looks hugely relieved, like a giant weight's just been lifted from his shoulders."</w:t>
        </w:r>
      </w:ins>
    </w:p>
    <w:p w14:paraId="1A53E412" w14:textId="77777777" w:rsidR="00181FFC" w:rsidRPr="00181FFC" w:rsidRDefault="00181FFC" w:rsidP="00181FFC">
      <w:pPr>
        <w:spacing w:line="600" w:lineRule="auto"/>
        <w:jc w:val="left"/>
        <w:rPr>
          <w:ins w:id="22666" w:author="UTENTE" w:date="2020-06-30T19:00:00Z"/>
          <w:rFonts w:ascii="Calibri" w:eastAsia="Calibri" w:hAnsi="Calibri" w:cs="Times New Roman"/>
          <w:lang w:val="en-US"/>
        </w:rPr>
      </w:pPr>
      <w:ins w:id="22667" w:author="UTENTE" w:date="2020-06-30T19:00:00Z">
        <w:r w:rsidRPr="00181FFC">
          <w:rPr>
            <w:rFonts w:ascii="Calibri" w:eastAsia="Calibri" w:hAnsi="Calibri" w:cs="Times New Roman"/>
            <w:lang w:val="en-US"/>
          </w:rPr>
          <w:t>1223.</w:t>
        </w:r>
        <w:r w:rsidRPr="00181FFC">
          <w:rPr>
            <w:rFonts w:ascii="Calibri" w:eastAsia="Calibri" w:hAnsi="Calibri" w:cs="Times New Roman"/>
            <w:lang w:val="en-US"/>
          </w:rPr>
          <w:tab/>
          <w:t>l "\"Guess we better start packing, huh.\""</w:t>
        </w:r>
      </w:ins>
    </w:p>
    <w:p w14:paraId="1F614867" w14:textId="77777777" w:rsidR="00181FFC" w:rsidRPr="00181FFC" w:rsidRDefault="00181FFC" w:rsidP="00181FFC">
      <w:pPr>
        <w:spacing w:line="600" w:lineRule="auto"/>
        <w:jc w:val="left"/>
        <w:rPr>
          <w:ins w:id="22668" w:author="UTENTE" w:date="2020-06-30T19:00:00Z"/>
          <w:rFonts w:ascii="Calibri" w:eastAsia="Calibri" w:hAnsi="Calibri" w:cs="Times New Roman"/>
        </w:rPr>
      </w:pPr>
      <w:ins w:id="22669" w:author="UTENTE" w:date="2020-06-30T19:00:00Z">
        <w:r w:rsidRPr="00181FFC">
          <w:rPr>
            <w:rFonts w:ascii="Calibri" w:eastAsia="Calibri" w:hAnsi="Calibri" w:cs="Times New Roman"/>
          </w:rPr>
          <w:t>1224.</w:t>
        </w:r>
        <w:r w:rsidRPr="00181FFC">
          <w:rPr>
            <w:rFonts w:ascii="Calibri" w:eastAsia="Calibri" w:hAnsi="Calibri" w:cs="Times New Roman"/>
          </w:rPr>
          <w:tab/>
          <w:t>mcp "\"Yeah…\"" </w:t>
        </w:r>
        <w:r w:rsidRPr="00181FFC">
          <w:rPr>
            <w:rFonts w:ascii="Calibri" w:eastAsia="Calibri" w:hAnsi="Calibri" w:cs="Times New Roman"/>
          </w:rPr>
          <w:br w:type="page"/>
        </w:r>
      </w:ins>
    </w:p>
    <w:p w14:paraId="7223644B" w14:textId="77777777" w:rsidR="00181FFC" w:rsidRPr="00181FFC" w:rsidRDefault="00181FFC" w:rsidP="00181FFC">
      <w:pPr>
        <w:spacing w:line="600" w:lineRule="auto"/>
        <w:jc w:val="left"/>
        <w:rPr>
          <w:ins w:id="22670" w:author="UTENTE" w:date="2020-06-30T19:00:00Z"/>
          <w:rFonts w:ascii="Calibri" w:eastAsia="Calibri" w:hAnsi="Calibri" w:cs="Times New Roman"/>
        </w:rPr>
      </w:pPr>
      <w:ins w:id="22671" w:author="UTENTE" w:date="2020-06-30T19:00:00Z">
        <w:r w:rsidRPr="00181FFC">
          <w:rPr>
            <w:rFonts w:ascii="Calibri" w:eastAsia="Calibri" w:hAnsi="Calibri" w:cs="Times New Roman"/>
          </w:rPr>
          <w:lastRenderedPageBreak/>
          <w:t>1211.</w:t>
        </w:r>
        <w:r w:rsidRPr="00181FFC">
          <w:rPr>
            <w:rFonts w:ascii="Calibri" w:eastAsia="Calibri" w:hAnsi="Calibri" w:cs="Times New Roman"/>
          </w:rPr>
          <w:tab/>
          <w:t>n "Allenta la sua stretta sulla mia spalla e mi spinge lontano da lui, sbuffando debolmente."</w:t>
        </w:r>
      </w:ins>
    </w:p>
    <w:p w14:paraId="52CB7905" w14:textId="77777777" w:rsidR="00181FFC" w:rsidRPr="00181FFC" w:rsidRDefault="00181FFC" w:rsidP="00181FFC">
      <w:pPr>
        <w:spacing w:line="600" w:lineRule="auto"/>
        <w:jc w:val="left"/>
        <w:rPr>
          <w:ins w:id="22672" w:author="UTENTE" w:date="2020-06-30T19:00:00Z"/>
          <w:rFonts w:ascii="Calibri" w:eastAsia="Calibri" w:hAnsi="Calibri" w:cs="Times New Roman"/>
        </w:rPr>
      </w:pPr>
      <w:ins w:id="22673" w:author="UTENTE" w:date="2020-06-30T19:00:00Z">
        <w:r w:rsidRPr="00181FFC">
          <w:rPr>
            <w:rFonts w:ascii="Calibri" w:eastAsia="Calibri" w:hAnsi="Calibri" w:cs="Times New Roman"/>
          </w:rPr>
          <w:t>1212.</w:t>
        </w:r>
        <w:r w:rsidRPr="00181FFC">
          <w:rPr>
            <w:rFonts w:ascii="Calibri" w:eastAsia="Calibri" w:hAnsi="Calibri" w:cs="Times New Roman"/>
          </w:rPr>
          <w:tab/>
          <w:t>b "\"Se ti fai vedere di nuovo da queste parti…\""</w:t>
        </w:r>
      </w:ins>
    </w:p>
    <w:p w14:paraId="62EEA4AF" w14:textId="77777777" w:rsidR="00181FFC" w:rsidRPr="00181FFC" w:rsidRDefault="00181FFC" w:rsidP="00181FFC">
      <w:pPr>
        <w:spacing w:line="600" w:lineRule="auto"/>
        <w:jc w:val="left"/>
        <w:rPr>
          <w:ins w:id="22674" w:author="UTENTE" w:date="2020-06-30T19:00:00Z"/>
          <w:rFonts w:ascii="Calibri" w:eastAsia="Calibri" w:hAnsi="Calibri" w:cs="Times New Roman"/>
        </w:rPr>
      </w:pPr>
      <w:ins w:id="22675" w:author="UTENTE" w:date="2020-06-30T19:00:00Z">
        <w:r w:rsidRPr="00181FFC">
          <w:rPr>
            <w:rFonts w:ascii="Calibri" w:eastAsia="Calibri" w:hAnsi="Calibri" w:cs="Times New Roman"/>
          </w:rPr>
          <w:t>1213.</w:t>
        </w:r>
        <w:r w:rsidRPr="00181FFC">
          <w:rPr>
            <w:rFonts w:ascii="Calibri" w:eastAsia="Calibri" w:hAnsi="Calibri" w:cs="Times New Roman"/>
          </w:rPr>
          <w:tab/>
          <w:t>b "\"Desiderai di esserti unito a tuo fratello nella sua semplice spensieratezza.\""</w:t>
        </w:r>
      </w:ins>
    </w:p>
    <w:p w14:paraId="7830AEAE" w14:textId="77777777" w:rsidR="00181FFC" w:rsidRPr="00181FFC" w:rsidRDefault="00181FFC" w:rsidP="00181FFC">
      <w:pPr>
        <w:spacing w:line="600" w:lineRule="auto"/>
        <w:jc w:val="left"/>
        <w:rPr>
          <w:ins w:id="22676" w:author="UTENTE" w:date="2020-06-30T19:00:00Z"/>
          <w:rFonts w:ascii="Calibri" w:eastAsia="Calibri" w:hAnsi="Calibri" w:cs="Times New Roman"/>
        </w:rPr>
      </w:pPr>
      <w:ins w:id="22677" w:author="UTENTE" w:date="2020-06-30T19:00:00Z">
        <w:r w:rsidRPr="00181FFC">
          <w:rPr>
            <w:rFonts w:ascii="Calibri" w:eastAsia="Calibri" w:hAnsi="Calibri" w:cs="Times New Roman"/>
          </w:rPr>
          <w:t>1214.</w:t>
        </w:r>
        <w:r w:rsidRPr="00181FFC">
          <w:rPr>
            <w:rFonts w:ascii="Calibri" w:eastAsia="Calibri" w:hAnsi="Calibri" w:cs="Times New Roman"/>
          </w:rPr>
          <w:tab/>
          <w:t>n "Si volta di scatto, il suo lungo cappotto sventola nell'aria, per poi dirigersi rapidamente verso la porta."</w:t>
        </w:r>
      </w:ins>
    </w:p>
    <w:p w14:paraId="7EAA32A2" w14:textId="77777777" w:rsidR="00181FFC" w:rsidRPr="00181FFC" w:rsidRDefault="00181FFC" w:rsidP="00181FFC">
      <w:pPr>
        <w:spacing w:line="600" w:lineRule="auto"/>
        <w:jc w:val="left"/>
        <w:rPr>
          <w:ins w:id="22678" w:author="UTENTE" w:date="2020-06-30T19:00:00Z"/>
          <w:rFonts w:ascii="Calibri" w:eastAsia="Calibri" w:hAnsi="Calibri" w:cs="Times New Roman"/>
        </w:rPr>
      </w:pPr>
      <w:ins w:id="22679" w:author="UTENTE" w:date="2020-06-30T19:00:00Z">
        <w:r w:rsidRPr="00181FFC">
          <w:rPr>
            <w:rFonts w:ascii="Calibri" w:eastAsia="Calibri" w:hAnsi="Calibri" w:cs="Times New Roman"/>
          </w:rPr>
          <w:t>1215.</w:t>
        </w:r>
        <w:r w:rsidRPr="00181FFC">
          <w:rPr>
            <w:rFonts w:ascii="Calibri" w:eastAsia="Calibri" w:hAnsi="Calibri" w:cs="Times New Roman"/>
          </w:rPr>
          <w:tab/>
          <w:t>n "La sbatte dietro di lui, così forte che non riesco a non sobbalzare."</w:t>
        </w:r>
      </w:ins>
    </w:p>
    <w:p w14:paraId="62656091" w14:textId="77777777" w:rsidR="00181FFC" w:rsidRPr="00181FFC" w:rsidRDefault="00181FFC" w:rsidP="00181FFC">
      <w:pPr>
        <w:spacing w:line="600" w:lineRule="auto"/>
        <w:jc w:val="left"/>
        <w:rPr>
          <w:ins w:id="22680" w:author="UTENTE" w:date="2020-06-30T19:00:00Z"/>
          <w:rFonts w:ascii="Calibri" w:eastAsia="Calibri" w:hAnsi="Calibri" w:cs="Times New Roman"/>
        </w:rPr>
      </w:pPr>
      <w:ins w:id="22681" w:author="UTENTE" w:date="2020-06-30T19:00:00Z">
        <w:r w:rsidRPr="00181FFC">
          <w:rPr>
            <w:rFonts w:ascii="Calibri" w:eastAsia="Calibri" w:hAnsi="Calibri" w:cs="Times New Roman"/>
          </w:rPr>
          <w:t>1216.</w:t>
        </w:r>
        <w:r w:rsidRPr="00181FFC">
          <w:rPr>
            <w:rFonts w:ascii="Calibri" w:eastAsia="Calibri" w:hAnsi="Calibri" w:cs="Times New Roman"/>
          </w:rPr>
          <w:tab/>
          <w:t>n "Ma presto, non rimane più niente dell'aura glaciale di Bishop, o alcuna traccia che sia mai stato qui…"</w:t>
        </w:r>
      </w:ins>
    </w:p>
    <w:p w14:paraId="66369448" w14:textId="77777777" w:rsidR="00181FFC" w:rsidRPr="00181FFC" w:rsidRDefault="00181FFC" w:rsidP="00181FFC">
      <w:pPr>
        <w:spacing w:line="600" w:lineRule="auto"/>
        <w:jc w:val="left"/>
        <w:rPr>
          <w:ins w:id="22682" w:author="UTENTE" w:date="2020-06-30T19:00:00Z"/>
          <w:rFonts w:ascii="Calibri" w:eastAsia="Calibri" w:hAnsi="Calibri" w:cs="Times New Roman"/>
        </w:rPr>
      </w:pPr>
      <w:ins w:id="22683" w:author="UTENTE" w:date="2020-06-30T19:00:00Z">
        <w:r w:rsidRPr="00181FFC">
          <w:rPr>
            <w:rFonts w:ascii="Calibri" w:eastAsia="Calibri" w:hAnsi="Calibri" w:cs="Times New Roman"/>
          </w:rPr>
          <w:t>1217.</w:t>
        </w:r>
        <w:r w:rsidRPr="00181FFC">
          <w:rPr>
            <w:rFonts w:ascii="Calibri" w:eastAsia="Calibri" w:hAnsi="Calibri" w:cs="Times New Roman"/>
          </w:rPr>
          <w:tab/>
          <w:t>n "A parte il fatto che ora, so che è finalmente finita."</w:t>
        </w:r>
      </w:ins>
    </w:p>
    <w:p w14:paraId="56E386CA" w14:textId="77777777" w:rsidR="00181FFC" w:rsidRPr="00181FFC" w:rsidRDefault="00181FFC" w:rsidP="00181FFC">
      <w:pPr>
        <w:spacing w:line="600" w:lineRule="auto"/>
        <w:jc w:val="left"/>
        <w:rPr>
          <w:ins w:id="22684" w:author="UTENTE" w:date="2020-06-30T19:00:00Z"/>
          <w:rFonts w:ascii="Calibri" w:eastAsia="Calibri" w:hAnsi="Calibri" w:cs="Times New Roman"/>
        </w:rPr>
      </w:pPr>
      <w:ins w:id="22685" w:author="UTENTE" w:date="2020-06-30T19:00:00Z">
        <w:r w:rsidRPr="00181FFC">
          <w:rPr>
            <w:rFonts w:ascii="Calibri" w:eastAsia="Calibri" w:hAnsi="Calibri" w:cs="Times New Roman"/>
          </w:rPr>
          <w:t>1218.</w:t>
        </w:r>
        <w:r w:rsidRPr="00181FFC">
          <w:rPr>
            <w:rFonts w:ascii="Calibri" w:eastAsia="Calibri" w:hAnsi="Calibri" w:cs="Times New Roman"/>
          </w:rPr>
          <w:tab/>
          <w:t>mcp "\"Era ora, cazzo…\""</w:t>
        </w:r>
      </w:ins>
    </w:p>
    <w:p w14:paraId="71B6DE27" w14:textId="77777777" w:rsidR="00181FFC" w:rsidRPr="00181FFC" w:rsidRDefault="00181FFC" w:rsidP="00181FFC">
      <w:pPr>
        <w:spacing w:line="600" w:lineRule="auto"/>
        <w:jc w:val="left"/>
        <w:rPr>
          <w:ins w:id="22686" w:author="UTENTE" w:date="2020-06-30T19:00:00Z"/>
          <w:rFonts w:ascii="Calibri" w:eastAsia="Calibri" w:hAnsi="Calibri" w:cs="Times New Roman"/>
        </w:rPr>
      </w:pPr>
      <w:ins w:id="22687" w:author="UTENTE" w:date="2020-06-30T19:00:00Z">
        <w:r w:rsidRPr="00181FFC">
          <w:rPr>
            <w:rFonts w:ascii="Calibri" w:eastAsia="Calibri" w:hAnsi="Calibri" w:cs="Times New Roman"/>
          </w:rPr>
          <w:t>1219.</w:t>
        </w:r>
        <w:r w:rsidRPr="00181FFC">
          <w:rPr>
            <w:rFonts w:ascii="Calibri" w:eastAsia="Calibri" w:hAnsi="Calibri" w:cs="Times New Roman"/>
          </w:rPr>
          <w:tab/>
          <w:t>mcp "\"Non penso che mi mancherà quel tipo.\""</w:t>
        </w:r>
      </w:ins>
    </w:p>
    <w:p w14:paraId="0F757828" w14:textId="77777777" w:rsidR="00181FFC" w:rsidRPr="00181FFC" w:rsidRDefault="00181FFC" w:rsidP="00181FFC">
      <w:pPr>
        <w:spacing w:line="600" w:lineRule="auto"/>
        <w:jc w:val="left"/>
        <w:rPr>
          <w:ins w:id="22688" w:author="UTENTE" w:date="2020-06-30T19:00:00Z"/>
          <w:rFonts w:ascii="Calibri" w:eastAsia="Calibri" w:hAnsi="Calibri" w:cs="Times New Roman"/>
        </w:rPr>
      </w:pPr>
      <w:ins w:id="22689" w:author="UTENTE" w:date="2020-06-30T19:00:00Z">
        <w:r w:rsidRPr="00181FFC">
          <w:rPr>
            <w:rFonts w:ascii="Calibri" w:eastAsia="Calibri" w:hAnsi="Calibri" w:cs="Times New Roman"/>
          </w:rPr>
          <w:t>1220.</w:t>
        </w:r>
        <w:r w:rsidRPr="00181FFC">
          <w:rPr>
            <w:rFonts w:ascii="Calibri" w:eastAsia="Calibri" w:hAnsi="Calibri" w:cs="Times New Roman"/>
          </w:rPr>
          <w:tab/>
          <w:t>lp "\"…\""</w:t>
        </w:r>
      </w:ins>
    </w:p>
    <w:p w14:paraId="288F3EEB" w14:textId="77777777" w:rsidR="00181FFC" w:rsidRPr="00181FFC" w:rsidRDefault="00181FFC" w:rsidP="00181FFC">
      <w:pPr>
        <w:spacing w:line="600" w:lineRule="auto"/>
        <w:jc w:val="left"/>
        <w:rPr>
          <w:ins w:id="22690" w:author="UTENTE" w:date="2020-06-30T19:00:00Z"/>
          <w:rFonts w:ascii="Calibri" w:eastAsia="Calibri" w:hAnsi="Calibri" w:cs="Times New Roman"/>
        </w:rPr>
      </w:pPr>
      <w:ins w:id="22691" w:author="UTENTE" w:date="2020-06-30T19:00:00Z">
        <w:r w:rsidRPr="00181FFC">
          <w:rPr>
            <w:rFonts w:ascii="Calibri" w:eastAsia="Calibri" w:hAnsi="Calibri" w:cs="Times New Roman"/>
          </w:rPr>
          <w:t>1221.</w:t>
        </w:r>
        <w:r w:rsidRPr="00181FFC">
          <w:rPr>
            <w:rFonts w:ascii="Calibri" w:eastAsia="Calibri" w:hAnsi="Calibri" w:cs="Times New Roman"/>
          </w:rPr>
          <w:tab/>
          <w:t>n "Un dolce sorriso si illumina sul volto di Luka al mio commento."</w:t>
        </w:r>
      </w:ins>
    </w:p>
    <w:p w14:paraId="1A6D938B" w14:textId="77777777" w:rsidR="00181FFC" w:rsidRPr="00181FFC" w:rsidRDefault="00181FFC" w:rsidP="00181FFC">
      <w:pPr>
        <w:spacing w:line="600" w:lineRule="auto"/>
        <w:jc w:val="left"/>
        <w:rPr>
          <w:ins w:id="22692" w:author="UTENTE" w:date="2020-06-30T19:00:00Z"/>
          <w:rFonts w:ascii="Calibri" w:eastAsia="Calibri" w:hAnsi="Calibri" w:cs="Times New Roman"/>
        </w:rPr>
      </w:pPr>
      <w:ins w:id="22693" w:author="UTENTE" w:date="2020-06-30T19:00:00Z">
        <w:r w:rsidRPr="00181FFC">
          <w:rPr>
            <w:rFonts w:ascii="Calibri" w:eastAsia="Calibri" w:hAnsi="Calibri" w:cs="Times New Roman"/>
          </w:rPr>
          <w:t>1222.</w:t>
        </w:r>
        <w:r w:rsidRPr="00181FFC">
          <w:rPr>
            <w:rFonts w:ascii="Calibri" w:eastAsia="Calibri" w:hAnsi="Calibri" w:cs="Times New Roman"/>
          </w:rPr>
          <w:tab/>
          <w:t>n "Qualcosa di umido luccica all'angolo dei suoi occhi, ma sembra anche estremamente sollevato, come se un peso gigantesco gli si fosse appena tolto dalle spalle."</w:t>
        </w:r>
      </w:ins>
    </w:p>
    <w:p w14:paraId="78C1EA9F" w14:textId="77777777" w:rsidR="00181FFC" w:rsidRPr="00181FFC" w:rsidRDefault="00181FFC" w:rsidP="00181FFC">
      <w:pPr>
        <w:spacing w:line="600" w:lineRule="auto"/>
        <w:jc w:val="left"/>
        <w:rPr>
          <w:ins w:id="22694" w:author="UTENTE" w:date="2020-06-30T19:00:00Z"/>
          <w:rFonts w:ascii="Calibri" w:eastAsia="Calibri" w:hAnsi="Calibri" w:cs="Times New Roman"/>
        </w:rPr>
      </w:pPr>
      <w:ins w:id="22695" w:author="UTENTE" w:date="2020-06-30T19:00:00Z">
        <w:r w:rsidRPr="00181FFC">
          <w:rPr>
            <w:rFonts w:ascii="Calibri" w:eastAsia="Calibri" w:hAnsi="Calibri" w:cs="Times New Roman"/>
          </w:rPr>
          <w:t>1223.</w:t>
        </w:r>
        <w:r w:rsidRPr="00181FFC">
          <w:rPr>
            <w:rFonts w:ascii="Calibri" w:eastAsia="Calibri" w:hAnsi="Calibri" w:cs="Times New Roman"/>
          </w:rPr>
          <w:tab/>
          <w:t>l "\"Immagino sia meglio iniziare a fare le valigie, eh?\""</w:t>
        </w:r>
      </w:ins>
    </w:p>
    <w:p w14:paraId="4252DFA1" w14:textId="77777777" w:rsidR="00181FFC" w:rsidRPr="00181FFC" w:rsidRDefault="00181FFC" w:rsidP="00181FFC">
      <w:pPr>
        <w:spacing w:line="600" w:lineRule="auto"/>
        <w:jc w:val="left"/>
        <w:rPr>
          <w:ins w:id="22696" w:author="UTENTE" w:date="2020-06-30T19:00:00Z"/>
          <w:rFonts w:ascii="Calibri" w:eastAsia="Calibri" w:hAnsi="Calibri" w:cs="Times New Roman"/>
          <w:lang w:val="en-US"/>
          <w:rPrChange w:id="22697" w:author="UTENTE" w:date="2020-06-30T19:00:00Z">
            <w:rPr>
              <w:ins w:id="22698" w:author="UTENTE" w:date="2020-06-30T19:00:00Z"/>
              <w:rFonts w:ascii="Calibri" w:eastAsia="Calibri" w:hAnsi="Calibri" w:cs="Times New Roman"/>
            </w:rPr>
          </w:rPrChange>
        </w:rPr>
      </w:pPr>
      <w:ins w:id="22699" w:author="UTENTE" w:date="2020-06-30T19:00:00Z">
        <w:r w:rsidRPr="00181FFC">
          <w:rPr>
            <w:rFonts w:ascii="Calibri" w:eastAsia="Calibri" w:hAnsi="Calibri" w:cs="Times New Roman"/>
            <w:lang w:val="en-US"/>
            <w:rPrChange w:id="22700" w:author="UTENTE" w:date="2020-06-30T19:00:00Z">
              <w:rPr>
                <w:rFonts w:ascii="Calibri" w:eastAsia="Calibri" w:hAnsi="Calibri" w:cs="Times New Roman"/>
              </w:rPr>
            </w:rPrChange>
          </w:rPr>
          <w:t>1224.</w:t>
        </w:r>
        <w:r w:rsidRPr="00181FFC">
          <w:rPr>
            <w:rFonts w:ascii="Calibri" w:eastAsia="Calibri" w:hAnsi="Calibri" w:cs="Times New Roman"/>
            <w:lang w:val="en-US"/>
            <w:rPrChange w:id="22701" w:author="UTENTE" w:date="2020-06-30T19:00:00Z">
              <w:rPr>
                <w:rFonts w:ascii="Calibri" w:eastAsia="Calibri" w:hAnsi="Calibri" w:cs="Times New Roman"/>
              </w:rPr>
            </w:rPrChange>
          </w:rPr>
          <w:tab/>
          <w:t>mcp "\"Già…\"" </w:t>
        </w:r>
        <w:r w:rsidRPr="00181FFC">
          <w:rPr>
            <w:rFonts w:ascii="Calibri" w:eastAsia="Calibri" w:hAnsi="Calibri" w:cs="Times New Roman"/>
            <w:lang w:val="en-US"/>
            <w:rPrChange w:id="22702" w:author="UTENTE" w:date="2020-06-30T19:00:00Z">
              <w:rPr>
                <w:rFonts w:ascii="Calibri" w:eastAsia="Calibri" w:hAnsi="Calibri" w:cs="Times New Roman"/>
              </w:rPr>
            </w:rPrChange>
          </w:rPr>
          <w:br w:type="page"/>
        </w:r>
      </w:ins>
    </w:p>
    <w:p w14:paraId="005A05B9" w14:textId="77777777" w:rsidR="00181FFC" w:rsidRPr="00181FFC" w:rsidRDefault="00181FFC" w:rsidP="00181FFC">
      <w:pPr>
        <w:spacing w:line="600" w:lineRule="auto"/>
        <w:jc w:val="left"/>
        <w:rPr>
          <w:ins w:id="22703" w:author="UTENTE" w:date="2020-06-30T19:00:00Z"/>
          <w:rFonts w:ascii="Calibri" w:eastAsia="Calibri" w:hAnsi="Calibri" w:cs="Times New Roman"/>
          <w:lang w:val="en-US"/>
        </w:rPr>
      </w:pPr>
      <w:ins w:id="22704" w:author="UTENTE" w:date="2020-06-30T19:00:00Z">
        <w:r w:rsidRPr="00181FFC">
          <w:rPr>
            <w:rFonts w:ascii="Calibri" w:eastAsia="Calibri" w:hAnsi="Calibri" w:cs="Times New Roman"/>
            <w:lang w:val="en-US"/>
          </w:rPr>
          <w:lastRenderedPageBreak/>
          <w:t>1225.</w:t>
        </w:r>
        <w:r w:rsidRPr="00181FFC">
          <w:rPr>
            <w:rFonts w:ascii="Calibri" w:eastAsia="Calibri" w:hAnsi="Calibri" w:cs="Times New Roman"/>
            <w:lang w:val="en-US"/>
          </w:rPr>
          <w:tab/>
          <w:t>n "In the aftermath of that drama, I suddenly remember the ultimatum."</w:t>
        </w:r>
      </w:ins>
    </w:p>
    <w:p w14:paraId="189A42B5" w14:textId="77777777" w:rsidR="00181FFC" w:rsidRPr="00181FFC" w:rsidRDefault="00181FFC" w:rsidP="00181FFC">
      <w:pPr>
        <w:spacing w:line="600" w:lineRule="auto"/>
        <w:jc w:val="left"/>
        <w:rPr>
          <w:ins w:id="22705" w:author="UTENTE" w:date="2020-06-30T19:00:00Z"/>
          <w:rFonts w:ascii="Calibri" w:eastAsia="Calibri" w:hAnsi="Calibri" w:cs="Times New Roman"/>
          <w:lang w:val="en-US"/>
        </w:rPr>
      </w:pPr>
      <w:ins w:id="22706" w:author="UTENTE" w:date="2020-06-30T19:00:00Z">
        <w:r w:rsidRPr="00181FFC">
          <w:rPr>
            <w:rFonts w:ascii="Calibri" w:eastAsia="Calibri" w:hAnsi="Calibri" w:cs="Times New Roman"/>
            <w:lang w:val="en-US"/>
          </w:rPr>
          <w:t>1226.</w:t>
        </w:r>
        <w:r w:rsidRPr="00181FFC">
          <w:rPr>
            <w:rFonts w:ascii="Calibri" w:eastAsia="Calibri" w:hAnsi="Calibri" w:cs="Times New Roman"/>
            <w:lang w:val="en-US"/>
          </w:rPr>
          <w:tab/>
          <w:t>n "Shit, we have to leave tonight?! Right after I just paid the month's rent, too…"</w:t>
        </w:r>
      </w:ins>
    </w:p>
    <w:p w14:paraId="70FDCB94" w14:textId="77777777" w:rsidR="00181FFC" w:rsidRPr="00181FFC" w:rsidRDefault="00181FFC" w:rsidP="00181FFC">
      <w:pPr>
        <w:spacing w:line="600" w:lineRule="auto"/>
        <w:jc w:val="left"/>
        <w:rPr>
          <w:ins w:id="22707" w:author="UTENTE" w:date="2020-06-30T19:00:00Z"/>
          <w:rFonts w:ascii="Calibri" w:eastAsia="Calibri" w:hAnsi="Calibri" w:cs="Times New Roman"/>
          <w:lang w:val="en-US"/>
        </w:rPr>
      </w:pPr>
      <w:ins w:id="22708" w:author="UTENTE" w:date="2020-06-30T19:00:00Z">
        <w:r w:rsidRPr="00181FFC">
          <w:rPr>
            <w:rFonts w:ascii="Calibri" w:eastAsia="Calibri" w:hAnsi="Calibri" w:cs="Times New Roman"/>
            <w:lang w:val="en-US"/>
          </w:rPr>
          <w:t>1227.</w:t>
        </w:r>
        <w:r w:rsidRPr="00181FFC">
          <w:rPr>
            <w:rFonts w:ascii="Calibri" w:eastAsia="Calibri" w:hAnsi="Calibri" w:cs="Times New Roman"/>
            <w:lang w:val="en-US"/>
          </w:rPr>
          <w:tab/>
          <w:t>mcp "\"What about Isaac? Won't he be pissed if you leave him without a warning?\""</w:t>
        </w:r>
      </w:ins>
    </w:p>
    <w:p w14:paraId="5377F351" w14:textId="77777777" w:rsidR="00181FFC" w:rsidRPr="00181FFC" w:rsidRDefault="00181FFC" w:rsidP="00181FFC">
      <w:pPr>
        <w:spacing w:line="600" w:lineRule="auto"/>
        <w:jc w:val="left"/>
        <w:rPr>
          <w:ins w:id="22709" w:author="UTENTE" w:date="2020-06-30T19:00:00Z"/>
          <w:rFonts w:ascii="Calibri" w:eastAsia="Calibri" w:hAnsi="Calibri" w:cs="Times New Roman"/>
          <w:lang w:val="en-US"/>
        </w:rPr>
      </w:pPr>
      <w:ins w:id="22710" w:author="UTENTE" w:date="2020-06-30T19:00:00Z">
        <w:r w:rsidRPr="00181FFC">
          <w:rPr>
            <w:rFonts w:ascii="Calibri" w:eastAsia="Calibri" w:hAnsi="Calibri" w:cs="Times New Roman"/>
            <w:lang w:val="en-US"/>
          </w:rPr>
          <w:t>1228.</w:t>
        </w:r>
        <w:r w:rsidRPr="00181FFC">
          <w:rPr>
            <w:rFonts w:ascii="Calibri" w:eastAsia="Calibri" w:hAnsi="Calibri" w:cs="Times New Roman"/>
            <w:lang w:val="en-US"/>
          </w:rPr>
          <w:tab/>
          <w:t>l "\"…\""</w:t>
        </w:r>
      </w:ins>
    </w:p>
    <w:p w14:paraId="3BBE54E6" w14:textId="77777777" w:rsidR="00181FFC" w:rsidRPr="00181FFC" w:rsidRDefault="00181FFC" w:rsidP="00181FFC">
      <w:pPr>
        <w:spacing w:line="600" w:lineRule="auto"/>
        <w:jc w:val="left"/>
        <w:rPr>
          <w:ins w:id="22711" w:author="UTENTE" w:date="2020-06-30T19:00:00Z"/>
          <w:rFonts w:ascii="Calibri" w:eastAsia="Calibri" w:hAnsi="Calibri" w:cs="Times New Roman"/>
          <w:lang w:val="en-US"/>
        </w:rPr>
      </w:pPr>
      <w:ins w:id="22712" w:author="UTENTE" w:date="2020-06-30T19:00:00Z">
        <w:r w:rsidRPr="00181FFC">
          <w:rPr>
            <w:rFonts w:ascii="Calibri" w:eastAsia="Calibri" w:hAnsi="Calibri" w:cs="Times New Roman"/>
            <w:lang w:val="en-US"/>
          </w:rPr>
          <w:t>1229.</w:t>
        </w:r>
        <w:r w:rsidRPr="00181FFC">
          <w:rPr>
            <w:rFonts w:ascii="Calibri" w:eastAsia="Calibri" w:hAnsi="Calibri" w:cs="Times New Roman"/>
            <w:lang w:val="en-US"/>
          </w:rPr>
          <w:tab/>
          <w:t>n "He slips his hand into my own, warmly squeezing it."</w:t>
        </w:r>
      </w:ins>
    </w:p>
    <w:p w14:paraId="0FCBD9AB" w14:textId="77777777" w:rsidR="00181FFC" w:rsidRPr="00181FFC" w:rsidRDefault="00181FFC" w:rsidP="00181FFC">
      <w:pPr>
        <w:spacing w:line="600" w:lineRule="auto"/>
        <w:jc w:val="left"/>
        <w:rPr>
          <w:ins w:id="22713" w:author="UTENTE" w:date="2020-06-30T19:00:00Z"/>
          <w:rFonts w:ascii="Calibri" w:eastAsia="Calibri" w:hAnsi="Calibri" w:cs="Times New Roman"/>
          <w:lang w:val="en-US"/>
        </w:rPr>
      </w:pPr>
      <w:ins w:id="22714" w:author="UTENTE" w:date="2020-06-30T19:00:00Z">
        <w:r w:rsidRPr="00181FFC">
          <w:rPr>
            <w:rFonts w:ascii="Calibri" w:eastAsia="Calibri" w:hAnsi="Calibri" w:cs="Times New Roman"/>
            <w:lang w:val="en-US"/>
          </w:rPr>
          <w:t>1230.</w:t>
        </w:r>
        <w:r w:rsidRPr="00181FFC">
          <w:rPr>
            <w:rFonts w:ascii="Calibri" w:eastAsia="Calibri" w:hAnsi="Calibri" w:cs="Times New Roman"/>
            <w:lang w:val="en-US"/>
          </w:rPr>
          <w:tab/>
          <w:t>l "\"I think he'll understand. The old bastard catches onto stuff pretty fast.\""</w:t>
        </w:r>
      </w:ins>
    </w:p>
    <w:p w14:paraId="1A6A2DFF" w14:textId="77777777" w:rsidR="00181FFC" w:rsidRPr="00181FFC" w:rsidRDefault="00181FFC" w:rsidP="00181FFC">
      <w:pPr>
        <w:spacing w:line="600" w:lineRule="auto"/>
        <w:jc w:val="left"/>
        <w:rPr>
          <w:ins w:id="22715" w:author="UTENTE" w:date="2020-06-30T19:00:00Z"/>
          <w:rFonts w:ascii="Calibri" w:eastAsia="Calibri" w:hAnsi="Calibri" w:cs="Times New Roman"/>
          <w:lang w:val="en-US"/>
        </w:rPr>
      </w:pPr>
      <w:ins w:id="22716" w:author="UTENTE" w:date="2020-06-30T19:00:00Z">
        <w:r w:rsidRPr="00181FFC">
          <w:rPr>
            <w:rFonts w:ascii="Calibri" w:eastAsia="Calibri" w:hAnsi="Calibri" w:cs="Times New Roman"/>
            <w:lang w:val="en-US"/>
          </w:rPr>
          <w:t>1231.</w:t>
        </w:r>
        <w:r w:rsidRPr="00181FFC">
          <w:rPr>
            <w:rFonts w:ascii="Calibri" w:eastAsia="Calibri" w:hAnsi="Calibri" w:cs="Times New Roman"/>
            <w:lang w:val="en-US"/>
          </w:rPr>
          <w:tab/>
          <w:t>mcp "\"If you say so. I wouldn't put it past him to mail us something nasty if he tracks us down later, though.\""</w:t>
        </w:r>
      </w:ins>
    </w:p>
    <w:p w14:paraId="76733DF0" w14:textId="77777777" w:rsidR="00181FFC" w:rsidRPr="00181FFC" w:rsidRDefault="00181FFC" w:rsidP="00181FFC">
      <w:pPr>
        <w:spacing w:line="600" w:lineRule="auto"/>
        <w:jc w:val="left"/>
        <w:rPr>
          <w:ins w:id="22717" w:author="UTENTE" w:date="2020-06-30T19:00:00Z"/>
          <w:rFonts w:ascii="Calibri" w:eastAsia="Calibri" w:hAnsi="Calibri" w:cs="Times New Roman"/>
          <w:lang w:val="en-US"/>
        </w:rPr>
      </w:pPr>
      <w:ins w:id="22718" w:author="UTENTE" w:date="2020-06-30T19:00:00Z">
        <w:r w:rsidRPr="00181FFC">
          <w:rPr>
            <w:rFonts w:ascii="Calibri" w:eastAsia="Calibri" w:hAnsi="Calibri" w:cs="Times New Roman"/>
            <w:lang w:val="en-US"/>
          </w:rPr>
          <w:t>1232.</w:t>
        </w:r>
        <w:r w:rsidRPr="00181FFC">
          <w:rPr>
            <w:rFonts w:ascii="Calibri" w:eastAsia="Calibri" w:hAnsi="Calibri" w:cs="Times New Roman"/>
            <w:lang w:val="en-US"/>
          </w:rPr>
          <w:tab/>
          <w:t>mcp "\"Anyway, I don't exactly have a lot to take with me, so I'll be ready by dawn.\""</w:t>
        </w:r>
      </w:ins>
    </w:p>
    <w:p w14:paraId="3E1C2A22" w14:textId="77777777" w:rsidR="00181FFC" w:rsidRPr="00181FFC" w:rsidRDefault="00181FFC" w:rsidP="00181FFC">
      <w:pPr>
        <w:spacing w:line="600" w:lineRule="auto"/>
        <w:jc w:val="left"/>
        <w:rPr>
          <w:ins w:id="22719" w:author="UTENTE" w:date="2020-06-30T19:00:00Z"/>
          <w:rFonts w:ascii="Calibri" w:eastAsia="Calibri" w:hAnsi="Calibri" w:cs="Times New Roman"/>
          <w:lang w:val="en-US"/>
        </w:rPr>
      </w:pPr>
      <w:ins w:id="22720" w:author="UTENTE" w:date="2020-06-30T19:00:00Z">
        <w:r w:rsidRPr="00181FFC">
          <w:rPr>
            <w:rFonts w:ascii="Calibri" w:eastAsia="Calibri" w:hAnsi="Calibri" w:cs="Times New Roman"/>
            <w:lang w:val="en-US"/>
          </w:rPr>
          <w:t>1233.</w:t>
        </w:r>
        <w:r w:rsidRPr="00181FFC">
          <w:rPr>
            <w:rFonts w:ascii="Calibri" w:eastAsia="Calibri" w:hAnsi="Calibri" w:cs="Times New Roman"/>
            <w:lang w:val="en-US"/>
          </w:rPr>
          <w:tab/>
          <w:t>l "\"Make sure you pack some clean shirts and not the grease-soaked ones, okay?\""</w:t>
        </w:r>
      </w:ins>
    </w:p>
    <w:p w14:paraId="59891D43" w14:textId="77777777" w:rsidR="00181FFC" w:rsidRPr="00181FFC" w:rsidRDefault="00181FFC" w:rsidP="00181FFC">
      <w:pPr>
        <w:spacing w:line="600" w:lineRule="auto"/>
        <w:jc w:val="left"/>
        <w:rPr>
          <w:ins w:id="22721" w:author="UTENTE" w:date="2020-06-30T19:00:00Z"/>
          <w:rFonts w:ascii="Calibri" w:eastAsia="Calibri" w:hAnsi="Calibri" w:cs="Times New Roman"/>
          <w:lang w:val="en-US"/>
        </w:rPr>
      </w:pPr>
      <w:ins w:id="22722" w:author="UTENTE" w:date="2020-06-30T19:00:00Z">
        <w:r w:rsidRPr="00181FFC">
          <w:rPr>
            <w:rFonts w:ascii="Calibri" w:eastAsia="Calibri" w:hAnsi="Calibri" w:cs="Times New Roman"/>
            <w:lang w:val="en-US"/>
          </w:rPr>
          <w:t>1234.</w:t>
        </w:r>
        <w:r w:rsidRPr="00181FFC">
          <w:rPr>
            <w:rFonts w:ascii="Calibri" w:eastAsia="Calibri" w:hAnsi="Calibri" w:cs="Times New Roman"/>
            <w:lang w:val="en-US"/>
          </w:rPr>
          <w:tab/>
          <w:t>l "\"I don't wanna ride a bus next to a walking burger.\""</w:t>
        </w:r>
      </w:ins>
    </w:p>
    <w:p w14:paraId="7C34750B" w14:textId="77777777" w:rsidR="00181FFC" w:rsidRPr="00181FFC" w:rsidRDefault="00181FFC" w:rsidP="00181FFC">
      <w:pPr>
        <w:spacing w:line="600" w:lineRule="auto"/>
        <w:jc w:val="left"/>
        <w:rPr>
          <w:ins w:id="22723" w:author="UTENTE" w:date="2020-06-30T19:00:00Z"/>
          <w:rFonts w:ascii="Calibri" w:eastAsia="Calibri" w:hAnsi="Calibri" w:cs="Times New Roman"/>
          <w:lang w:val="en-US"/>
        </w:rPr>
      </w:pPr>
      <w:ins w:id="22724" w:author="UTENTE" w:date="2020-06-30T19:00:00Z">
        <w:r w:rsidRPr="00181FFC">
          <w:rPr>
            <w:rFonts w:ascii="Calibri" w:eastAsia="Calibri" w:hAnsi="Calibri" w:cs="Times New Roman"/>
            <w:lang w:val="en-US"/>
          </w:rPr>
          <w:t>1235.</w:t>
        </w:r>
        <w:r w:rsidRPr="00181FFC">
          <w:rPr>
            <w:rFonts w:ascii="Calibri" w:eastAsia="Calibri" w:hAnsi="Calibri" w:cs="Times New Roman"/>
            <w:lang w:val="en-US"/>
          </w:rPr>
          <w:tab/>
          <w:t>mcp "\"Uh-huh, whatever.\""</w:t>
        </w:r>
      </w:ins>
    </w:p>
    <w:p w14:paraId="037B21CF" w14:textId="77777777" w:rsidR="00181FFC" w:rsidRPr="00181FFC" w:rsidRDefault="00181FFC" w:rsidP="00181FFC">
      <w:pPr>
        <w:spacing w:line="600" w:lineRule="auto"/>
        <w:jc w:val="left"/>
        <w:rPr>
          <w:ins w:id="22725" w:author="UTENTE" w:date="2020-06-30T19:00:00Z"/>
          <w:rFonts w:ascii="Calibri" w:eastAsia="Calibri" w:hAnsi="Calibri" w:cs="Times New Roman"/>
          <w:lang w:val="en-US"/>
        </w:rPr>
      </w:pPr>
      <w:ins w:id="22726" w:author="UTENTE" w:date="2020-06-30T19:00:00Z">
        <w:r w:rsidRPr="00181FFC">
          <w:rPr>
            <w:rFonts w:ascii="Calibri" w:eastAsia="Calibri" w:hAnsi="Calibri" w:cs="Times New Roman"/>
            <w:lang w:val="en-US"/>
          </w:rPr>
          <w:t>1236.</w:t>
        </w:r>
        <w:r w:rsidRPr="00181FFC">
          <w:rPr>
            <w:rFonts w:ascii="Calibri" w:eastAsia="Calibri" w:hAnsi="Calibri" w:cs="Times New Roman"/>
            <w:lang w:val="en-US"/>
          </w:rPr>
          <w:tab/>
          <w:t>n "We share a small smile, and with one last, tight hug, I leave Luka's side to hurry towards the door."</w:t>
        </w:r>
      </w:ins>
    </w:p>
    <w:p w14:paraId="25CCAA96" w14:textId="77777777" w:rsidR="00181FFC" w:rsidRPr="00181FFC" w:rsidRDefault="00181FFC" w:rsidP="00181FFC">
      <w:pPr>
        <w:spacing w:line="600" w:lineRule="auto"/>
        <w:jc w:val="left"/>
        <w:rPr>
          <w:ins w:id="22727" w:author="UTENTE" w:date="2020-06-30T19:00:00Z"/>
          <w:rFonts w:ascii="Calibri" w:eastAsia="Calibri" w:hAnsi="Calibri" w:cs="Times New Roman"/>
          <w:lang w:val="en-US"/>
        </w:rPr>
      </w:pPr>
      <w:ins w:id="22728" w:author="UTENTE" w:date="2020-06-30T19:00:00Z">
        <w:r w:rsidRPr="00181FFC">
          <w:rPr>
            <w:rFonts w:ascii="Calibri" w:eastAsia="Calibri" w:hAnsi="Calibri" w:cs="Times New Roman"/>
            <w:lang w:val="en-US"/>
          </w:rPr>
          <w:t>1237.</w:t>
        </w:r>
        <w:r w:rsidRPr="00181FFC">
          <w:rPr>
            <w:rFonts w:ascii="Calibri" w:eastAsia="Calibri" w:hAnsi="Calibri" w:cs="Times New Roman"/>
            <w:lang w:val="en-US"/>
          </w:rPr>
          <w:tab/>
          <w:t>n "…But on impulse, I glance back at him over my shoulder."</w:t>
        </w:r>
      </w:ins>
    </w:p>
    <w:p w14:paraId="37B912A9" w14:textId="77777777" w:rsidR="00181FFC" w:rsidRPr="00181FFC" w:rsidRDefault="00181FFC" w:rsidP="00181FFC">
      <w:pPr>
        <w:spacing w:line="600" w:lineRule="auto"/>
        <w:jc w:val="left"/>
        <w:rPr>
          <w:ins w:id="22729" w:author="UTENTE" w:date="2020-06-30T19:00:00Z"/>
          <w:rFonts w:ascii="Calibri" w:eastAsia="Calibri" w:hAnsi="Calibri" w:cs="Times New Roman"/>
          <w:lang w:val="en-US"/>
        </w:rPr>
      </w:pPr>
      <w:ins w:id="22730" w:author="UTENTE" w:date="2020-06-30T19:00:00Z">
        <w:r w:rsidRPr="00181FFC">
          <w:rPr>
            <w:rFonts w:ascii="Calibri" w:eastAsia="Calibri" w:hAnsi="Calibri" w:cs="Times New Roman"/>
            <w:lang w:val="en-US"/>
          </w:rPr>
          <w:t>1238.</w:t>
        </w:r>
        <w:r w:rsidRPr="00181FFC">
          <w:rPr>
            <w:rFonts w:ascii="Calibri" w:eastAsia="Calibri" w:hAnsi="Calibri" w:cs="Times New Roman"/>
            <w:lang w:val="en-US"/>
          </w:rPr>
          <w:tab/>
          <w:t>n "He's moved to stand by the window, gazing down into the distant cityscape."</w:t>
        </w:r>
        <w:r w:rsidRPr="00181FFC">
          <w:rPr>
            <w:rFonts w:ascii="Calibri" w:eastAsia="Calibri" w:hAnsi="Calibri" w:cs="Times New Roman"/>
            <w:lang w:val="en-US"/>
          </w:rPr>
          <w:br w:type="page"/>
        </w:r>
      </w:ins>
    </w:p>
    <w:p w14:paraId="520DB2E3" w14:textId="77777777" w:rsidR="00181FFC" w:rsidRPr="00181FFC" w:rsidRDefault="00181FFC" w:rsidP="00181FFC">
      <w:pPr>
        <w:spacing w:line="600" w:lineRule="auto"/>
        <w:jc w:val="left"/>
        <w:rPr>
          <w:ins w:id="22731" w:author="UTENTE" w:date="2020-06-30T19:00:00Z"/>
          <w:rFonts w:ascii="Calibri" w:eastAsia="Calibri" w:hAnsi="Calibri" w:cs="Times New Roman"/>
        </w:rPr>
      </w:pPr>
      <w:ins w:id="22732" w:author="UTENTE" w:date="2020-06-30T19:00:00Z">
        <w:r w:rsidRPr="00181FFC">
          <w:rPr>
            <w:rFonts w:ascii="Calibri" w:eastAsia="Calibri" w:hAnsi="Calibri" w:cs="Times New Roman"/>
          </w:rPr>
          <w:lastRenderedPageBreak/>
          <w:t>1225.</w:t>
        </w:r>
        <w:r w:rsidRPr="00181FFC">
          <w:rPr>
            <w:rFonts w:ascii="Calibri" w:eastAsia="Calibri" w:hAnsi="Calibri" w:cs="Times New Roman"/>
          </w:rPr>
          <w:tab/>
          <w:t>n "Nel periodo successivo a quel dramma, mi ricordo improvvisamente dell'ultimatum."</w:t>
        </w:r>
      </w:ins>
    </w:p>
    <w:p w14:paraId="729491F8" w14:textId="77777777" w:rsidR="00181FFC" w:rsidRPr="00181FFC" w:rsidRDefault="00181FFC" w:rsidP="00181FFC">
      <w:pPr>
        <w:spacing w:line="600" w:lineRule="auto"/>
        <w:jc w:val="left"/>
        <w:rPr>
          <w:ins w:id="22733" w:author="UTENTE" w:date="2020-06-30T19:00:00Z"/>
          <w:rFonts w:ascii="Calibri" w:eastAsia="Calibri" w:hAnsi="Calibri" w:cs="Times New Roman"/>
        </w:rPr>
      </w:pPr>
      <w:ins w:id="22734" w:author="UTENTE" w:date="2020-06-30T19:00:00Z">
        <w:r w:rsidRPr="00181FFC">
          <w:rPr>
            <w:rFonts w:ascii="Calibri" w:eastAsia="Calibri" w:hAnsi="Calibri" w:cs="Times New Roman"/>
          </w:rPr>
          <w:t>1226.</w:t>
        </w:r>
        <w:r w:rsidRPr="00181FFC">
          <w:rPr>
            <w:rFonts w:ascii="Calibri" w:eastAsia="Calibri" w:hAnsi="Calibri" w:cs="Times New Roman"/>
          </w:rPr>
          <w:tab/>
          <w:t>n "Cazzo, dobbiamo andarcene stanotte?! Proprio dopo aver pagato l'affitto di questo mese, fra l'altro…"</w:t>
        </w:r>
      </w:ins>
    </w:p>
    <w:p w14:paraId="48B0B953" w14:textId="77777777" w:rsidR="00181FFC" w:rsidRPr="00181FFC" w:rsidRDefault="00181FFC" w:rsidP="00181FFC">
      <w:pPr>
        <w:spacing w:line="600" w:lineRule="auto"/>
        <w:jc w:val="left"/>
        <w:rPr>
          <w:ins w:id="22735" w:author="UTENTE" w:date="2020-06-30T19:00:00Z"/>
          <w:rFonts w:ascii="Calibri" w:eastAsia="Calibri" w:hAnsi="Calibri" w:cs="Times New Roman"/>
        </w:rPr>
      </w:pPr>
      <w:ins w:id="22736" w:author="UTENTE" w:date="2020-06-30T19:00:00Z">
        <w:r w:rsidRPr="00181FFC">
          <w:rPr>
            <w:rFonts w:ascii="Calibri" w:eastAsia="Calibri" w:hAnsi="Calibri" w:cs="Times New Roman"/>
          </w:rPr>
          <w:t>1227.</w:t>
        </w:r>
        <w:r w:rsidRPr="00181FFC">
          <w:rPr>
            <w:rFonts w:ascii="Calibri" w:eastAsia="Calibri" w:hAnsi="Calibri" w:cs="Times New Roman"/>
          </w:rPr>
          <w:tab/>
          <w:t>mcp "\"E Isaac? Non si arrabbierà se l'abbandoni senza avvisarlo?\""</w:t>
        </w:r>
      </w:ins>
    </w:p>
    <w:p w14:paraId="3EC28416" w14:textId="77777777" w:rsidR="00181FFC" w:rsidRPr="00181FFC" w:rsidRDefault="00181FFC" w:rsidP="00181FFC">
      <w:pPr>
        <w:spacing w:line="600" w:lineRule="auto"/>
        <w:jc w:val="left"/>
        <w:rPr>
          <w:ins w:id="22737" w:author="UTENTE" w:date="2020-06-30T19:00:00Z"/>
          <w:rFonts w:ascii="Calibri" w:eastAsia="Calibri" w:hAnsi="Calibri" w:cs="Times New Roman"/>
        </w:rPr>
      </w:pPr>
      <w:ins w:id="22738" w:author="UTENTE" w:date="2020-06-30T19:00:00Z">
        <w:r w:rsidRPr="00181FFC">
          <w:rPr>
            <w:rFonts w:ascii="Calibri" w:eastAsia="Calibri" w:hAnsi="Calibri" w:cs="Times New Roman"/>
          </w:rPr>
          <w:t>1228.</w:t>
        </w:r>
        <w:r w:rsidRPr="00181FFC">
          <w:rPr>
            <w:rFonts w:ascii="Calibri" w:eastAsia="Calibri" w:hAnsi="Calibri" w:cs="Times New Roman"/>
          </w:rPr>
          <w:tab/>
          <w:t>l "\"…\""</w:t>
        </w:r>
      </w:ins>
    </w:p>
    <w:p w14:paraId="47521F27" w14:textId="77777777" w:rsidR="00181FFC" w:rsidRPr="00181FFC" w:rsidRDefault="00181FFC" w:rsidP="00181FFC">
      <w:pPr>
        <w:spacing w:line="600" w:lineRule="auto"/>
        <w:jc w:val="left"/>
        <w:rPr>
          <w:ins w:id="22739" w:author="UTENTE" w:date="2020-06-30T19:00:00Z"/>
          <w:rFonts w:ascii="Calibri" w:eastAsia="Calibri" w:hAnsi="Calibri" w:cs="Times New Roman"/>
        </w:rPr>
      </w:pPr>
      <w:ins w:id="22740" w:author="UTENTE" w:date="2020-06-30T19:00:00Z">
        <w:r w:rsidRPr="00181FFC">
          <w:rPr>
            <w:rFonts w:ascii="Calibri" w:eastAsia="Calibri" w:hAnsi="Calibri" w:cs="Times New Roman"/>
          </w:rPr>
          <w:t>1229.</w:t>
        </w:r>
        <w:r w:rsidRPr="00181FFC">
          <w:rPr>
            <w:rFonts w:ascii="Calibri" w:eastAsia="Calibri" w:hAnsi="Calibri" w:cs="Times New Roman"/>
          </w:rPr>
          <w:tab/>
          <w:t>n "Fa scivolare la sua mano nella mia, stringendola dolcemente."</w:t>
        </w:r>
      </w:ins>
    </w:p>
    <w:p w14:paraId="3481E8DF" w14:textId="77777777" w:rsidR="00181FFC" w:rsidRPr="00181FFC" w:rsidRDefault="00181FFC" w:rsidP="00181FFC">
      <w:pPr>
        <w:spacing w:line="600" w:lineRule="auto"/>
        <w:jc w:val="left"/>
        <w:rPr>
          <w:ins w:id="22741" w:author="UTENTE" w:date="2020-06-30T19:00:00Z"/>
          <w:rFonts w:ascii="Calibri" w:eastAsia="Calibri" w:hAnsi="Calibri" w:cs="Times New Roman"/>
        </w:rPr>
      </w:pPr>
      <w:ins w:id="22742" w:author="UTENTE" w:date="2020-06-30T19:00:00Z">
        <w:r w:rsidRPr="00181FFC">
          <w:rPr>
            <w:rFonts w:ascii="Calibri" w:eastAsia="Calibri" w:hAnsi="Calibri" w:cs="Times New Roman"/>
          </w:rPr>
          <w:t>1230.</w:t>
        </w:r>
        <w:r w:rsidRPr="00181FFC">
          <w:rPr>
            <w:rFonts w:ascii="Calibri" w:eastAsia="Calibri" w:hAnsi="Calibri" w:cs="Times New Roman"/>
          </w:rPr>
          <w:tab/>
          <w:t>l "\"Penso che capirà. Quel vecchio bastardo capisce le cose molto in fretta.\""</w:t>
        </w:r>
      </w:ins>
    </w:p>
    <w:p w14:paraId="76CF7459" w14:textId="77777777" w:rsidR="00181FFC" w:rsidRPr="00181FFC" w:rsidRDefault="00181FFC" w:rsidP="00181FFC">
      <w:pPr>
        <w:spacing w:line="600" w:lineRule="auto"/>
        <w:jc w:val="left"/>
        <w:rPr>
          <w:ins w:id="22743" w:author="UTENTE" w:date="2020-06-30T19:00:00Z"/>
          <w:rFonts w:ascii="Calibri" w:eastAsia="Calibri" w:hAnsi="Calibri" w:cs="Times New Roman"/>
        </w:rPr>
      </w:pPr>
      <w:ins w:id="22744" w:author="UTENTE" w:date="2020-06-30T19:00:00Z">
        <w:r w:rsidRPr="00181FFC">
          <w:rPr>
            <w:rFonts w:ascii="Calibri" w:eastAsia="Calibri" w:hAnsi="Calibri" w:cs="Times New Roman"/>
          </w:rPr>
          <w:t>1231.</w:t>
        </w:r>
        <w:r w:rsidRPr="00181FFC">
          <w:rPr>
            <w:rFonts w:ascii="Calibri" w:eastAsia="Calibri" w:hAnsi="Calibri" w:cs="Times New Roman"/>
          </w:rPr>
          <w:tab/>
          <w:t>mcp "\"Se lo dici tu. Non mi sorprenderebbe se ci mandasse per posta qualcosa di schifoso nel momento in cui ci rintraccia, però.\""</w:t>
        </w:r>
      </w:ins>
    </w:p>
    <w:p w14:paraId="0FAF6329" w14:textId="77777777" w:rsidR="00181FFC" w:rsidRPr="00181FFC" w:rsidRDefault="00181FFC" w:rsidP="00181FFC">
      <w:pPr>
        <w:spacing w:line="600" w:lineRule="auto"/>
        <w:jc w:val="left"/>
        <w:rPr>
          <w:ins w:id="22745" w:author="UTENTE" w:date="2020-06-30T19:00:00Z"/>
          <w:rFonts w:ascii="Calibri" w:eastAsia="Calibri" w:hAnsi="Calibri" w:cs="Times New Roman"/>
        </w:rPr>
      </w:pPr>
      <w:ins w:id="22746" w:author="UTENTE" w:date="2020-06-30T19:00:00Z">
        <w:r w:rsidRPr="00181FFC">
          <w:rPr>
            <w:rFonts w:ascii="Calibri" w:eastAsia="Calibri" w:hAnsi="Calibri" w:cs="Times New Roman"/>
          </w:rPr>
          <w:t>1232.</w:t>
        </w:r>
        <w:r w:rsidRPr="00181FFC">
          <w:rPr>
            <w:rFonts w:ascii="Calibri" w:eastAsia="Calibri" w:hAnsi="Calibri" w:cs="Times New Roman"/>
          </w:rPr>
          <w:tab/>
          <w:t>mcp "\"Comunque, non ho esattamente molto da portare con me, quindi sarò pronto per l'alba.\""</w:t>
        </w:r>
      </w:ins>
    </w:p>
    <w:p w14:paraId="567BD3DD" w14:textId="77777777" w:rsidR="00181FFC" w:rsidRPr="00181FFC" w:rsidRDefault="00181FFC" w:rsidP="00181FFC">
      <w:pPr>
        <w:spacing w:line="600" w:lineRule="auto"/>
        <w:jc w:val="left"/>
        <w:rPr>
          <w:ins w:id="22747" w:author="UTENTE" w:date="2020-06-30T19:00:00Z"/>
          <w:rFonts w:ascii="Calibri" w:eastAsia="Calibri" w:hAnsi="Calibri" w:cs="Times New Roman"/>
        </w:rPr>
      </w:pPr>
      <w:ins w:id="22748" w:author="UTENTE" w:date="2020-06-30T19:00:00Z">
        <w:r w:rsidRPr="00181FFC">
          <w:rPr>
            <w:rFonts w:ascii="Calibri" w:eastAsia="Calibri" w:hAnsi="Calibri" w:cs="Times New Roman"/>
          </w:rPr>
          <w:t>1233.</w:t>
        </w:r>
        <w:r w:rsidRPr="00181FFC">
          <w:rPr>
            <w:rFonts w:ascii="Calibri" w:eastAsia="Calibri" w:hAnsi="Calibri" w:cs="Times New Roman"/>
          </w:rPr>
          <w:tab/>
          <w:t>l "\"Assicurati di portare delle magliette pulite e non quelle unte, ok?\""</w:t>
        </w:r>
      </w:ins>
    </w:p>
    <w:p w14:paraId="677BB96C" w14:textId="77777777" w:rsidR="00181FFC" w:rsidRPr="00181FFC" w:rsidRDefault="00181FFC" w:rsidP="00181FFC">
      <w:pPr>
        <w:spacing w:line="600" w:lineRule="auto"/>
        <w:jc w:val="left"/>
        <w:rPr>
          <w:ins w:id="22749" w:author="UTENTE" w:date="2020-06-30T19:00:00Z"/>
          <w:rFonts w:ascii="Calibri" w:eastAsia="Calibri" w:hAnsi="Calibri" w:cs="Times New Roman"/>
        </w:rPr>
      </w:pPr>
      <w:ins w:id="22750" w:author="UTENTE" w:date="2020-06-30T19:00:00Z">
        <w:r w:rsidRPr="00181FFC">
          <w:rPr>
            <w:rFonts w:ascii="Calibri" w:eastAsia="Calibri" w:hAnsi="Calibri" w:cs="Times New Roman"/>
          </w:rPr>
          <w:t>1234.</w:t>
        </w:r>
        <w:r w:rsidRPr="00181FFC">
          <w:rPr>
            <w:rFonts w:ascii="Calibri" w:eastAsia="Calibri" w:hAnsi="Calibri" w:cs="Times New Roman"/>
          </w:rPr>
          <w:tab/>
          <w:t>l "\"Non voglio stare sull’autobus affianco ad un hamburger che cammina.\""</w:t>
        </w:r>
      </w:ins>
    </w:p>
    <w:p w14:paraId="108552E8" w14:textId="77777777" w:rsidR="00181FFC" w:rsidRPr="00181FFC" w:rsidRDefault="00181FFC" w:rsidP="00181FFC">
      <w:pPr>
        <w:spacing w:line="600" w:lineRule="auto"/>
        <w:jc w:val="left"/>
        <w:rPr>
          <w:ins w:id="22751" w:author="UTENTE" w:date="2020-06-30T19:00:00Z"/>
          <w:rFonts w:ascii="Calibri" w:eastAsia="Calibri" w:hAnsi="Calibri" w:cs="Times New Roman"/>
        </w:rPr>
      </w:pPr>
      <w:ins w:id="22752" w:author="UTENTE" w:date="2020-06-30T19:00:00Z">
        <w:r w:rsidRPr="00181FFC">
          <w:rPr>
            <w:rFonts w:ascii="Calibri" w:eastAsia="Calibri" w:hAnsi="Calibri" w:cs="Times New Roman"/>
          </w:rPr>
          <w:t>1235.</w:t>
        </w:r>
        <w:r w:rsidRPr="00181FFC">
          <w:rPr>
            <w:rFonts w:ascii="Calibri" w:eastAsia="Calibri" w:hAnsi="Calibri" w:cs="Times New Roman"/>
          </w:rPr>
          <w:tab/>
          <w:t>mcp "\"Ah-ahn, come vuoi.\""</w:t>
        </w:r>
      </w:ins>
    </w:p>
    <w:p w14:paraId="65CA4C9F" w14:textId="77777777" w:rsidR="00181FFC" w:rsidRPr="00181FFC" w:rsidRDefault="00181FFC" w:rsidP="00181FFC">
      <w:pPr>
        <w:spacing w:line="600" w:lineRule="auto"/>
        <w:jc w:val="left"/>
        <w:rPr>
          <w:ins w:id="22753" w:author="UTENTE" w:date="2020-06-30T19:00:00Z"/>
          <w:rFonts w:ascii="Calibri" w:eastAsia="Calibri" w:hAnsi="Calibri" w:cs="Times New Roman"/>
        </w:rPr>
      </w:pPr>
      <w:ins w:id="22754" w:author="UTENTE" w:date="2020-06-30T19:00:00Z">
        <w:r w:rsidRPr="00181FFC">
          <w:rPr>
            <w:rFonts w:ascii="Calibri" w:eastAsia="Calibri" w:hAnsi="Calibri" w:cs="Times New Roman"/>
          </w:rPr>
          <w:t>1236.</w:t>
        </w:r>
        <w:r w:rsidRPr="00181FFC">
          <w:rPr>
            <w:rFonts w:ascii="Calibri" w:eastAsia="Calibri" w:hAnsi="Calibri" w:cs="Times New Roman"/>
          </w:rPr>
          <w:tab/>
          <w:t>n "Ci scambiamo un piccolo sorriso, e con un ultimo stretto abbraccio, lascio il fianco di Luka per affrettarmi verso la porta."</w:t>
        </w:r>
      </w:ins>
    </w:p>
    <w:p w14:paraId="1CEA4E66" w14:textId="77777777" w:rsidR="00181FFC" w:rsidRPr="00181FFC" w:rsidRDefault="00181FFC" w:rsidP="00181FFC">
      <w:pPr>
        <w:spacing w:line="600" w:lineRule="auto"/>
        <w:jc w:val="left"/>
        <w:rPr>
          <w:ins w:id="22755" w:author="UTENTE" w:date="2020-06-30T19:00:00Z"/>
          <w:rFonts w:ascii="Calibri" w:eastAsia="Calibri" w:hAnsi="Calibri" w:cs="Times New Roman"/>
        </w:rPr>
      </w:pPr>
      <w:ins w:id="22756" w:author="UTENTE" w:date="2020-06-30T19:00:00Z">
        <w:r w:rsidRPr="00181FFC">
          <w:rPr>
            <w:rFonts w:ascii="Calibri" w:eastAsia="Calibri" w:hAnsi="Calibri" w:cs="Times New Roman"/>
          </w:rPr>
          <w:t>1237.</w:t>
        </w:r>
        <w:r w:rsidRPr="00181FFC">
          <w:rPr>
            <w:rFonts w:ascii="Calibri" w:eastAsia="Calibri" w:hAnsi="Calibri" w:cs="Times New Roman"/>
          </w:rPr>
          <w:tab/>
          <w:t>n "…Ma d'istinto, butto uno sguardo dietro le mie spalle."</w:t>
        </w:r>
      </w:ins>
    </w:p>
    <w:p w14:paraId="63CE6257" w14:textId="77777777" w:rsidR="00181FFC" w:rsidRPr="00181FFC" w:rsidRDefault="00181FFC" w:rsidP="00181FFC">
      <w:pPr>
        <w:spacing w:line="600" w:lineRule="auto"/>
        <w:jc w:val="left"/>
        <w:rPr>
          <w:ins w:id="22757" w:author="UTENTE" w:date="2020-06-30T19:00:00Z"/>
          <w:rFonts w:ascii="Calibri" w:eastAsia="Calibri" w:hAnsi="Calibri" w:cs="Times New Roman"/>
        </w:rPr>
      </w:pPr>
      <w:ins w:id="22758" w:author="UTENTE" w:date="2020-06-30T19:00:00Z">
        <w:r w:rsidRPr="00181FFC">
          <w:rPr>
            <w:rFonts w:ascii="Calibri" w:eastAsia="Calibri" w:hAnsi="Calibri" w:cs="Times New Roman"/>
          </w:rPr>
          <w:t>1238.</w:t>
        </w:r>
        <w:r w:rsidRPr="00181FFC">
          <w:rPr>
            <w:rFonts w:ascii="Calibri" w:eastAsia="Calibri" w:hAnsi="Calibri" w:cs="Times New Roman"/>
          </w:rPr>
          <w:tab/>
          <w:t>n "Si è spostato davanti alla finestra, guarda la città lontana."</w:t>
        </w:r>
        <w:r w:rsidRPr="00181FFC">
          <w:rPr>
            <w:rFonts w:ascii="Calibri" w:eastAsia="Calibri" w:hAnsi="Calibri" w:cs="Times New Roman"/>
          </w:rPr>
          <w:br w:type="page"/>
        </w:r>
      </w:ins>
    </w:p>
    <w:p w14:paraId="7F9F81C9" w14:textId="77777777" w:rsidR="00181FFC" w:rsidRPr="00181FFC" w:rsidRDefault="00181FFC" w:rsidP="00181FFC">
      <w:pPr>
        <w:spacing w:line="600" w:lineRule="auto"/>
        <w:jc w:val="left"/>
        <w:rPr>
          <w:ins w:id="22759" w:author="UTENTE" w:date="2020-06-30T19:00:00Z"/>
          <w:rFonts w:ascii="Calibri" w:eastAsia="Calibri" w:hAnsi="Calibri" w:cs="Times New Roman"/>
          <w:lang w:val="en-US"/>
        </w:rPr>
      </w:pPr>
      <w:ins w:id="22760" w:author="UTENTE" w:date="2020-06-30T19:00:00Z">
        <w:r w:rsidRPr="00181FFC">
          <w:rPr>
            <w:rFonts w:ascii="Calibri" w:eastAsia="Calibri" w:hAnsi="Calibri" w:cs="Times New Roman"/>
            <w:lang w:val="en-US"/>
          </w:rPr>
          <w:lastRenderedPageBreak/>
          <w:t>1239.</w:t>
        </w:r>
        <w:r w:rsidRPr="00181FFC">
          <w:rPr>
            <w:rFonts w:ascii="Calibri" w:eastAsia="Calibri" w:hAnsi="Calibri" w:cs="Times New Roman"/>
            <w:lang w:val="en-US"/>
          </w:rPr>
          <w:tab/>
          <w:t>n "A few quiet words come from his lips, lightly fogging the glass –– not addressed to me, but to someone far, far away."</w:t>
        </w:r>
      </w:ins>
    </w:p>
    <w:p w14:paraId="25430896" w14:textId="77777777" w:rsidR="00181FFC" w:rsidRPr="00181FFC" w:rsidRDefault="00181FFC" w:rsidP="00181FFC">
      <w:pPr>
        <w:spacing w:line="600" w:lineRule="auto"/>
        <w:jc w:val="left"/>
        <w:rPr>
          <w:ins w:id="22761" w:author="UTENTE" w:date="2020-06-30T19:00:00Z"/>
          <w:rFonts w:ascii="Calibri" w:eastAsia="Calibri" w:hAnsi="Calibri" w:cs="Times New Roman"/>
          <w:lang w:val="en-US"/>
        </w:rPr>
      </w:pPr>
      <w:ins w:id="22762" w:author="UTENTE" w:date="2020-06-30T19:00:00Z">
        <w:r w:rsidRPr="00181FFC">
          <w:rPr>
            <w:rFonts w:ascii="Calibri" w:eastAsia="Calibri" w:hAnsi="Calibri" w:cs="Times New Roman"/>
            <w:lang w:val="en-US"/>
          </w:rPr>
          <w:t>1240.</w:t>
        </w:r>
        <w:r w:rsidRPr="00181FFC">
          <w:rPr>
            <w:rFonts w:ascii="Calibri" w:eastAsia="Calibri" w:hAnsi="Calibri" w:cs="Times New Roman"/>
            <w:lang w:val="en-US"/>
          </w:rPr>
          <w:tab/>
          <w:t>lp "\"David…\""</w:t>
        </w:r>
      </w:ins>
    </w:p>
    <w:p w14:paraId="17AD330B" w14:textId="77777777" w:rsidR="00181FFC" w:rsidRPr="00181FFC" w:rsidRDefault="00181FFC" w:rsidP="00181FFC">
      <w:pPr>
        <w:spacing w:line="600" w:lineRule="auto"/>
        <w:jc w:val="left"/>
        <w:rPr>
          <w:ins w:id="22763" w:author="UTENTE" w:date="2020-06-30T19:00:00Z"/>
          <w:rFonts w:ascii="Calibri" w:eastAsia="Calibri" w:hAnsi="Calibri" w:cs="Times New Roman"/>
          <w:lang w:val="en-US"/>
        </w:rPr>
      </w:pPr>
      <w:ins w:id="22764" w:author="UTENTE" w:date="2020-06-30T19:00:00Z">
        <w:r w:rsidRPr="00181FFC">
          <w:rPr>
            <w:rFonts w:ascii="Calibri" w:eastAsia="Calibri" w:hAnsi="Calibri" w:cs="Times New Roman"/>
            <w:lang w:val="en-US"/>
          </w:rPr>
          <w:t>1241.</w:t>
        </w:r>
        <w:r w:rsidRPr="00181FFC">
          <w:rPr>
            <w:rFonts w:ascii="Calibri" w:eastAsia="Calibri" w:hAnsi="Calibri" w:cs="Times New Roman"/>
            <w:lang w:val="en-US"/>
          </w:rPr>
          <w:tab/>
          <w:t>lp "\"No matter how far we go, or wherever we end up, I'll never forget you.\""</w:t>
        </w:r>
      </w:ins>
    </w:p>
    <w:p w14:paraId="6A8BEA96" w14:textId="77777777" w:rsidR="00181FFC" w:rsidRPr="00181FFC" w:rsidRDefault="00181FFC" w:rsidP="00181FFC">
      <w:pPr>
        <w:spacing w:line="600" w:lineRule="auto"/>
        <w:jc w:val="left"/>
        <w:rPr>
          <w:ins w:id="22765" w:author="UTENTE" w:date="2020-06-30T19:00:00Z"/>
          <w:rFonts w:ascii="Calibri" w:eastAsia="Calibri" w:hAnsi="Calibri" w:cs="Times New Roman"/>
          <w:lang w:val="en-US"/>
        </w:rPr>
      </w:pPr>
      <w:ins w:id="22766" w:author="UTENTE" w:date="2020-06-30T19:00:00Z">
        <w:r w:rsidRPr="00181FFC">
          <w:rPr>
            <w:rFonts w:ascii="Calibri" w:eastAsia="Calibri" w:hAnsi="Calibri" w:cs="Times New Roman"/>
            <w:lang w:val="en-US"/>
          </w:rPr>
          <w:t>1242.</w:t>
        </w:r>
        <w:r w:rsidRPr="00181FFC">
          <w:rPr>
            <w:rFonts w:ascii="Calibri" w:eastAsia="Calibri" w:hAnsi="Calibri" w:cs="Times New Roman"/>
            <w:lang w:val="en-US"/>
          </w:rPr>
          <w:tab/>
          <w:t>l "\"Not now, not ever…\""</w:t>
        </w:r>
      </w:ins>
    </w:p>
    <w:p w14:paraId="14B3622C" w14:textId="77777777" w:rsidR="00181FFC" w:rsidRPr="00181FFC" w:rsidRDefault="00181FFC" w:rsidP="00181FFC">
      <w:pPr>
        <w:spacing w:line="600" w:lineRule="auto"/>
        <w:jc w:val="left"/>
        <w:rPr>
          <w:ins w:id="22767" w:author="UTENTE" w:date="2020-06-30T19:00:00Z"/>
          <w:rFonts w:ascii="Calibri" w:eastAsia="Calibri" w:hAnsi="Calibri" w:cs="Times New Roman"/>
          <w:lang w:val="en-US"/>
        </w:rPr>
      </w:pPr>
      <w:ins w:id="22768" w:author="UTENTE" w:date="2020-06-30T19:00:00Z">
        <w:r w:rsidRPr="00181FFC">
          <w:rPr>
            <w:rFonts w:ascii="Calibri" w:eastAsia="Calibri" w:hAnsi="Calibri" w:cs="Times New Roman"/>
            <w:lang w:val="en-US"/>
          </w:rPr>
          <w:t>1243.</w:t>
        </w:r>
        <w:r w:rsidRPr="00181FFC">
          <w:rPr>
            <w:rFonts w:ascii="Calibri" w:eastAsia="Calibri" w:hAnsi="Calibri" w:cs="Times New Roman"/>
            <w:lang w:val="en-US"/>
          </w:rPr>
          <w:tab/>
          <w:t>l "\"I promise.\""</w:t>
        </w:r>
      </w:ins>
    </w:p>
    <w:p w14:paraId="40C9F81E" w14:textId="77777777" w:rsidR="00181FFC" w:rsidRPr="00181FFC" w:rsidRDefault="00181FFC" w:rsidP="00181FFC">
      <w:pPr>
        <w:spacing w:line="600" w:lineRule="auto"/>
        <w:jc w:val="left"/>
        <w:rPr>
          <w:ins w:id="22769" w:author="UTENTE" w:date="2020-06-30T19:00:00Z"/>
          <w:rFonts w:ascii="Calibri" w:eastAsia="Calibri" w:hAnsi="Calibri" w:cs="Times New Roman"/>
          <w:lang w:val="en-US"/>
        </w:rPr>
      </w:pPr>
      <w:ins w:id="22770" w:author="UTENTE" w:date="2020-06-30T19:00:00Z">
        <w:r w:rsidRPr="00181FFC">
          <w:rPr>
            <w:rFonts w:ascii="Calibri" w:eastAsia="Calibri" w:hAnsi="Calibri" w:cs="Times New Roman"/>
            <w:lang w:val="en-US"/>
          </w:rPr>
          <w:t>1244.</w:t>
        </w:r>
        <w:r w:rsidRPr="00181FFC">
          <w:rPr>
            <w:rFonts w:ascii="Calibri" w:eastAsia="Calibri" w:hAnsi="Calibri" w:cs="Times New Roman"/>
            <w:lang w:val="en-US"/>
          </w:rPr>
          <w:tab/>
          <w:t>n "My fingers drift through soft, silky hair."</w:t>
        </w:r>
      </w:ins>
    </w:p>
    <w:p w14:paraId="1F407157" w14:textId="77777777" w:rsidR="00181FFC" w:rsidRPr="00181FFC" w:rsidRDefault="00181FFC" w:rsidP="00181FFC">
      <w:pPr>
        <w:spacing w:line="600" w:lineRule="auto"/>
        <w:jc w:val="left"/>
        <w:rPr>
          <w:ins w:id="22771" w:author="UTENTE" w:date="2020-06-30T19:00:00Z"/>
          <w:rFonts w:ascii="Calibri" w:eastAsia="Calibri" w:hAnsi="Calibri" w:cs="Times New Roman"/>
          <w:lang w:val="en-US"/>
        </w:rPr>
      </w:pPr>
      <w:ins w:id="22772" w:author="UTENTE" w:date="2020-06-30T19:00:00Z">
        <w:r w:rsidRPr="00181FFC">
          <w:rPr>
            <w:rFonts w:ascii="Calibri" w:eastAsia="Calibri" w:hAnsi="Calibri" w:cs="Times New Roman"/>
            <w:lang w:val="en-US"/>
          </w:rPr>
          <w:t>1245.</w:t>
        </w:r>
        <w:r w:rsidRPr="00181FFC">
          <w:rPr>
            <w:rFonts w:ascii="Calibri" w:eastAsia="Calibri" w:hAnsi="Calibri" w:cs="Times New Roman"/>
            <w:lang w:val="en-US"/>
          </w:rPr>
          <w:tab/>
          <w:t>n "I get the sense that I'm petting an angel's head. {w}It's about as delicate and pretty as I'd imagine an angel's to be, anyway."</w:t>
        </w:r>
      </w:ins>
    </w:p>
    <w:p w14:paraId="0648D34D" w14:textId="77777777" w:rsidR="00181FFC" w:rsidRPr="00181FFC" w:rsidRDefault="00181FFC" w:rsidP="00181FFC">
      <w:pPr>
        <w:spacing w:line="600" w:lineRule="auto"/>
        <w:jc w:val="left"/>
        <w:rPr>
          <w:ins w:id="22773" w:author="UTENTE" w:date="2020-06-30T19:00:00Z"/>
          <w:rFonts w:ascii="Calibri" w:eastAsia="Calibri" w:hAnsi="Calibri" w:cs="Times New Roman"/>
          <w:lang w:val="en-US"/>
        </w:rPr>
      </w:pPr>
      <w:ins w:id="22774" w:author="UTENTE" w:date="2020-06-30T19:00:00Z">
        <w:r w:rsidRPr="00181FFC">
          <w:rPr>
            <w:rFonts w:ascii="Calibri" w:eastAsia="Calibri" w:hAnsi="Calibri" w:cs="Times New Roman"/>
            <w:lang w:val="en-US"/>
          </w:rPr>
          <w:t>1246.</w:t>
        </w:r>
        <w:r w:rsidRPr="00181FFC">
          <w:rPr>
            <w:rFonts w:ascii="Calibri" w:eastAsia="Calibri" w:hAnsi="Calibri" w:cs="Times New Roman"/>
            <w:lang w:val="en-US"/>
          </w:rPr>
          <w:tab/>
          <w:t>n "And with his eyes closed like that, he looks so peaceful, too… like he's lost in some kind of holy rapture."</w:t>
        </w:r>
      </w:ins>
    </w:p>
    <w:p w14:paraId="32DEE965" w14:textId="77777777" w:rsidR="00181FFC" w:rsidRPr="00181FFC" w:rsidRDefault="00181FFC" w:rsidP="00181FFC">
      <w:pPr>
        <w:spacing w:line="600" w:lineRule="auto"/>
        <w:jc w:val="left"/>
        <w:rPr>
          <w:ins w:id="22775" w:author="UTENTE" w:date="2020-06-30T19:00:00Z"/>
          <w:rFonts w:ascii="Calibri" w:eastAsia="Calibri" w:hAnsi="Calibri" w:cs="Times New Roman"/>
          <w:lang w:val="en-US"/>
        </w:rPr>
      </w:pPr>
      <w:ins w:id="22776" w:author="UTENTE" w:date="2020-06-30T19:00:00Z">
        <w:r w:rsidRPr="00181FFC">
          <w:rPr>
            <w:rFonts w:ascii="Calibri" w:eastAsia="Calibri" w:hAnsi="Calibri" w:cs="Times New Roman"/>
            <w:lang w:val="en-US"/>
          </w:rPr>
          <w:t>1247.</w:t>
        </w:r>
        <w:r w:rsidRPr="00181FFC">
          <w:rPr>
            <w:rFonts w:ascii="Calibri" w:eastAsia="Calibri" w:hAnsi="Calibri" w:cs="Times New Roman"/>
            <w:lang w:val="en-US"/>
          </w:rPr>
          <w:tab/>
          <w:t>l "\"Ugh… [mc], why are your legs so bony? I should've brought a pillow.\""</w:t>
        </w:r>
      </w:ins>
    </w:p>
    <w:p w14:paraId="2CAC98EA" w14:textId="77777777" w:rsidR="00181FFC" w:rsidRPr="00181FFC" w:rsidRDefault="00181FFC" w:rsidP="00181FFC">
      <w:pPr>
        <w:spacing w:line="600" w:lineRule="auto"/>
        <w:jc w:val="left"/>
        <w:rPr>
          <w:ins w:id="22777" w:author="UTENTE" w:date="2020-06-30T19:00:00Z"/>
          <w:rFonts w:ascii="Calibri" w:eastAsia="Calibri" w:hAnsi="Calibri" w:cs="Times New Roman"/>
          <w:lang w:val="en-US"/>
        </w:rPr>
      </w:pPr>
      <w:ins w:id="22778" w:author="UTENTE" w:date="2020-06-30T19:00:00Z">
        <w:r w:rsidRPr="00181FFC">
          <w:rPr>
            <w:rFonts w:ascii="Calibri" w:eastAsia="Calibri" w:hAnsi="Calibri" w:cs="Times New Roman"/>
            <w:lang w:val="en-US"/>
          </w:rPr>
          <w:t>1248.</w:t>
        </w:r>
        <w:r w:rsidRPr="00181FFC">
          <w:rPr>
            <w:rFonts w:ascii="Calibri" w:eastAsia="Calibri" w:hAnsi="Calibri" w:cs="Times New Roman"/>
            <w:lang w:val="en-US"/>
          </w:rPr>
          <w:tab/>
          <w:t>n "…Of course, when he opens his mouth, the \"angel\" image melts pretty fast."</w:t>
        </w:r>
      </w:ins>
    </w:p>
    <w:p w14:paraId="74731EF3" w14:textId="77777777" w:rsidR="00181FFC" w:rsidRPr="00181FFC" w:rsidRDefault="00181FFC" w:rsidP="00181FFC">
      <w:pPr>
        <w:spacing w:line="600" w:lineRule="auto"/>
        <w:jc w:val="left"/>
        <w:rPr>
          <w:ins w:id="22779" w:author="UTENTE" w:date="2020-06-30T19:00:00Z"/>
          <w:rFonts w:ascii="Calibri" w:eastAsia="Calibri" w:hAnsi="Calibri" w:cs="Times New Roman"/>
          <w:lang w:val="en-US"/>
        </w:rPr>
      </w:pPr>
      <w:ins w:id="22780" w:author="UTENTE" w:date="2020-06-30T19:00:00Z">
        <w:r w:rsidRPr="00181FFC">
          <w:rPr>
            <w:rFonts w:ascii="Calibri" w:eastAsia="Calibri" w:hAnsi="Calibri" w:cs="Times New Roman"/>
            <w:lang w:val="en-US"/>
          </w:rPr>
          <w:t>1249.</w:t>
        </w:r>
        <w:r w:rsidRPr="00181FFC">
          <w:rPr>
            <w:rFonts w:ascii="Calibri" w:eastAsia="Calibri" w:hAnsi="Calibri" w:cs="Times New Roman"/>
            <w:lang w:val="en-US"/>
          </w:rPr>
          <w:tab/>
          <w:t>mc "\"Well, {i}excuse{/i} me. Should I fatten up to make myself a better pillow?\""</w:t>
        </w:r>
      </w:ins>
    </w:p>
    <w:p w14:paraId="7F77373A" w14:textId="77777777" w:rsidR="00181FFC" w:rsidRPr="00181FFC" w:rsidRDefault="00181FFC" w:rsidP="00181FFC">
      <w:pPr>
        <w:spacing w:line="600" w:lineRule="auto"/>
        <w:jc w:val="left"/>
        <w:rPr>
          <w:ins w:id="22781" w:author="UTENTE" w:date="2020-06-30T19:00:00Z"/>
          <w:rFonts w:ascii="Calibri" w:eastAsia="Calibri" w:hAnsi="Calibri" w:cs="Times New Roman"/>
          <w:lang w:val="en-US"/>
        </w:rPr>
      </w:pPr>
      <w:ins w:id="22782" w:author="UTENTE" w:date="2020-06-30T19:00:00Z">
        <w:r w:rsidRPr="00181FFC">
          <w:rPr>
            <w:rFonts w:ascii="Calibri" w:eastAsia="Calibri" w:hAnsi="Calibri" w:cs="Times New Roman"/>
            <w:lang w:val="en-US"/>
          </w:rPr>
          <w:t>1250.</w:t>
        </w:r>
        <w:r w:rsidRPr="00181FFC">
          <w:rPr>
            <w:rFonts w:ascii="Calibri" w:eastAsia="Calibri" w:hAnsi="Calibri" w:cs="Times New Roman"/>
            <w:lang w:val="en-US"/>
          </w:rPr>
          <w:tab/>
          <w:t>l "\"…\""</w:t>
        </w:r>
      </w:ins>
    </w:p>
    <w:p w14:paraId="1B8E9C17" w14:textId="77777777" w:rsidR="00181FFC" w:rsidRPr="00181FFC" w:rsidRDefault="00181FFC" w:rsidP="00181FFC">
      <w:pPr>
        <w:spacing w:line="600" w:lineRule="auto"/>
        <w:jc w:val="left"/>
        <w:rPr>
          <w:ins w:id="22783" w:author="UTENTE" w:date="2020-06-30T19:00:00Z"/>
          <w:rFonts w:ascii="Calibri" w:eastAsia="Calibri" w:hAnsi="Calibri" w:cs="Times New Roman"/>
          <w:lang w:val="en-US"/>
          <w:rPrChange w:id="22784" w:author="UTENTE" w:date="2020-06-30T19:00:00Z">
            <w:rPr>
              <w:ins w:id="22785" w:author="UTENTE" w:date="2020-06-30T19:00:00Z"/>
              <w:rFonts w:ascii="Calibri" w:eastAsia="Calibri" w:hAnsi="Calibri" w:cs="Times New Roman"/>
            </w:rPr>
          </w:rPrChange>
        </w:rPr>
      </w:pPr>
      <w:ins w:id="22786" w:author="UTENTE" w:date="2020-06-30T19:00:00Z">
        <w:r w:rsidRPr="00181FFC">
          <w:rPr>
            <w:rFonts w:ascii="Calibri" w:eastAsia="Calibri" w:hAnsi="Calibri" w:cs="Times New Roman"/>
            <w:lang w:val="en-US"/>
          </w:rPr>
          <w:t>1251.</w:t>
        </w:r>
        <w:r w:rsidRPr="00181FFC">
          <w:rPr>
            <w:rFonts w:ascii="Calibri" w:eastAsia="Calibri" w:hAnsi="Calibri" w:cs="Times New Roman"/>
            <w:lang w:val="en-US"/>
          </w:rPr>
          <w:tab/>
          <w:t xml:space="preserve">l "\"No, you're fine as you are… </w:t>
        </w:r>
        <w:r w:rsidRPr="00181FFC">
          <w:rPr>
            <w:rFonts w:ascii="Calibri" w:eastAsia="Calibri" w:hAnsi="Calibri" w:cs="Times New Roman"/>
            <w:lang w:val="en-US"/>
            <w:rPrChange w:id="22787" w:author="UTENTE" w:date="2020-06-30T19:00:00Z">
              <w:rPr>
                <w:rFonts w:ascii="Calibri" w:eastAsia="Calibri" w:hAnsi="Calibri" w:cs="Times New Roman"/>
              </w:rPr>
            </w:rPrChange>
          </w:rPr>
          <w:t>I guess.\""</w:t>
        </w:r>
      </w:ins>
    </w:p>
    <w:p w14:paraId="4906E71C" w14:textId="77777777" w:rsidR="00181FFC" w:rsidRPr="00181FFC" w:rsidRDefault="00181FFC" w:rsidP="00181FFC">
      <w:pPr>
        <w:spacing w:line="600" w:lineRule="auto"/>
        <w:jc w:val="left"/>
        <w:rPr>
          <w:ins w:id="22788" w:author="UTENTE" w:date="2020-06-30T19:00:00Z"/>
          <w:rFonts w:ascii="Calibri" w:eastAsia="Calibri" w:hAnsi="Calibri" w:cs="Times New Roman"/>
          <w:lang w:val="en-US"/>
        </w:rPr>
      </w:pPr>
      <w:ins w:id="22789" w:author="UTENTE" w:date="2020-06-30T19:00:00Z">
        <w:r w:rsidRPr="00181FFC">
          <w:rPr>
            <w:rFonts w:ascii="Calibri" w:eastAsia="Calibri" w:hAnsi="Calibri" w:cs="Times New Roman"/>
            <w:lang w:val="en-US"/>
          </w:rPr>
          <w:t>1252.</w:t>
        </w:r>
        <w:r w:rsidRPr="00181FFC">
          <w:rPr>
            <w:rFonts w:ascii="Calibri" w:eastAsia="Calibri" w:hAnsi="Calibri" w:cs="Times New Roman"/>
            <w:lang w:val="en-US"/>
          </w:rPr>
          <w:tab/>
          <w:t>n "Luka smiles teasingly, gazing up at me with sparkling green eyes."</w:t>
        </w:r>
        <w:r w:rsidRPr="00181FFC">
          <w:rPr>
            <w:rFonts w:ascii="Calibri" w:eastAsia="Calibri" w:hAnsi="Calibri" w:cs="Times New Roman"/>
            <w:lang w:val="en-US"/>
          </w:rPr>
          <w:br w:type="page"/>
        </w:r>
      </w:ins>
    </w:p>
    <w:p w14:paraId="28DD0553" w14:textId="77777777" w:rsidR="00181FFC" w:rsidRPr="00181FFC" w:rsidRDefault="00181FFC" w:rsidP="00181FFC">
      <w:pPr>
        <w:spacing w:line="600" w:lineRule="auto"/>
        <w:jc w:val="left"/>
        <w:rPr>
          <w:ins w:id="22790" w:author="UTENTE" w:date="2020-06-30T19:00:00Z"/>
          <w:rFonts w:ascii="Calibri" w:eastAsia="Calibri" w:hAnsi="Calibri" w:cs="Times New Roman"/>
        </w:rPr>
      </w:pPr>
      <w:ins w:id="22791" w:author="UTENTE" w:date="2020-06-30T19:00:00Z">
        <w:r w:rsidRPr="00181FFC">
          <w:rPr>
            <w:rFonts w:ascii="Calibri" w:eastAsia="Calibri" w:hAnsi="Calibri" w:cs="Times New Roman"/>
          </w:rPr>
          <w:lastRenderedPageBreak/>
          <w:t>1239.</w:t>
        </w:r>
        <w:r w:rsidRPr="00181FFC">
          <w:rPr>
            <w:rFonts w:ascii="Calibri" w:eastAsia="Calibri" w:hAnsi="Calibri" w:cs="Times New Roman"/>
          </w:rPr>
          <w:tab/>
          <w:t>n "Alcune parole mi arrivano dalle sue labbra, annebbiando leggermente il vetro -- non rivolte a me, ma a qualcuno di molto, molto lontano."</w:t>
        </w:r>
      </w:ins>
    </w:p>
    <w:p w14:paraId="42220710" w14:textId="77777777" w:rsidR="00181FFC" w:rsidRPr="00181FFC" w:rsidRDefault="00181FFC" w:rsidP="00181FFC">
      <w:pPr>
        <w:spacing w:line="600" w:lineRule="auto"/>
        <w:jc w:val="left"/>
        <w:rPr>
          <w:ins w:id="22792" w:author="UTENTE" w:date="2020-06-30T19:00:00Z"/>
          <w:rFonts w:ascii="Calibri" w:eastAsia="Calibri" w:hAnsi="Calibri" w:cs="Times New Roman"/>
        </w:rPr>
      </w:pPr>
      <w:ins w:id="22793" w:author="UTENTE" w:date="2020-06-30T19:00:00Z">
        <w:r w:rsidRPr="00181FFC">
          <w:rPr>
            <w:rFonts w:ascii="Calibri" w:eastAsia="Calibri" w:hAnsi="Calibri" w:cs="Times New Roman"/>
          </w:rPr>
          <w:t>1240.</w:t>
        </w:r>
        <w:r w:rsidRPr="00181FFC">
          <w:rPr>
            <w:rFonts w:ascii="Calibri" w:eastAsia="Calibri" w:hAnsi="Calibri" w:cs="Times New Roman"/>
          </w:rPr>
          <w:tab/>
          <w:t>lp "\"David…\""</w:t>
        </w:r>
      </w:ins>
    </w:p>
    <w:p w14:paraId="2E75B659" w14:textId="77777777" w:rsidR="00181FFC" w:rsidRPr="00181FFC" w:rsidRDefault="00181FFC" w:rsidP="00181FFC">
      <w:pPr>
        <w:spacing w:line="600" w:lineRule="auto"/>
        <w:jc w:val="left"/>
        <w:rPr>
          <w:ins w:id="22794" w:author="UTENTE" w:date="2020-06-30T19:00:00Z"/>
          <w:rFonts w:ascii="Calibri" w:eastAsia="Calibri" w:hAnsi="Calibri" w:cs="Times New Roman"/>
        </w:rPr>
      </w:pPr>
      <w:ins w:id="22795" w:author="UTENTE" w:date="2020-06-30T19:00:00Z">
        <w:r w:rsidRPr="00181FFC">
          <w:rPr>
            <w:rFonts w:ascii="Calibri" w:eastAsia="Calibri" w:hAnsi="Calibri" w:cs="Times New Roman"/>
          </w:rPr>
          <w:t>1241.</w:t>
        </w:r>
        <w:r w:rsidRPr="00181FFC">
          <w:rPr>
            <w:rFonts w:ascii="Calibri" w:eastAsia="Calibri" w:hAnsi="Calibri" w:cs="Times New Roman"/>
          </w:rPr>
          <w:tab/>
          <w:t>lp "\"Non importa quanto lontano andiamo, o dove finiamo, non ti dimenticherò mai.\""</w:t>
        </w:r>
      </w:ins>
    </w:p>
    <w:p w14:paraId="74E13D62" w14:textId="77777777" w:rsidR="00181FFC" w:rsidRPr="00181FFC" w:rsidRDefault="00181FFC" w:rsidP="00181FFC">
      <w:pPr>
        <w:spacing w:line="600" w:lineRule="auto"/>
        <w:jc w:val="left"/>
        <w:rPr>
          <w:ins w:id="22796" w:author="UTENTE" w:date="2020-06-30T19:00:00Z"/>
          <w:rFonts w:ascii="Calibri" w:eastAsia="Calibri" w:hAnsi="Calibri" w:cs="Times New Roman"/>
        </w:rPr>
      </w:pPr>
      <w:ins w:id="22797" w:author="UTENTE" w:date="2020-06-30T19:00:00Z">
        <w:r w:rsidRPr="00181FFC">
          <w:rPr>
            <w:rFonts w:ascii="Calibri" w:eastAsia="Calibri" w:hAnsi="Calibri" w:cs="Times New Roman"/>
          </w:rPr>
          <w:t>1242.</w:t>
        </w:r>
        <w:r w:rsidRPr="00181FFC">
          <w:rPr>
            <w:rFonts w:ascii="Calibri" w:eastAsia="Calibri" w:hAnsi="Calibri" w:cs="Times New Roman"/>
          </w:rPr>
          <w:tab/>
          <w:t>l "\"Né ora, né mai…\"</w:t>
        </w:r>
      </w:ins>
    </w:p>
    <w:p w14:paraId="7FFCDC9F" w14:textId="77777777" w:rsidR="00181FFC" w:rsidRPr="00181FFC" w:rsidRDefault="00181FFC" w:rsidP="00181FFC">
      <w:pPr>
        <w:spacing w:line="600" w:lineRule="auto"/>
        <w:jc w:val="left"/>
        <w:rPr>
          <w:ins w:id="22798" w:author="UTENTE" w:date="2020-06-30T19:00:00Z"/>
          <w:rFonts w:ascii="Calibri" w:eastAsia="Calibri" w:hAnsi="Calibri" w:cs="Times New Roman"/>
        </w:rPr>
      </w:pPr>
      <w:ins w:id="22799" w:author="UTENTE" w:date="2020-06-30T19:00:00Z">
        <w:r w:rsidRPr="00181FFC">
          <w:rPr>
            <w:rFonts w:ascii="Calibri" w:eastAsia="Calibri" w:hAnsi="Calibri" w:cs="Times New Roman"/>
          </w:rPr>
          <w:t>1243.</w:t>
        </w:r>
        <w:r w:rsidRPr="00181FFC">
          <w:rPr>
            <w:rFonts w:ascii="Calibri" w:eastAsia="Calibri" w:hAnsi="Calibri" w:cs="Times New Roman"/>
          </w:rPr>
          <w:tab/>
          <w:t>l "\"Te lo prometto.\""</w:t>
        </w:r>
      </w:ins>
    </w:p>
    <w:p w14:paraId="22A8C210" w14:textId="77777777" w:rsidR="00181FFC" w:rsidRPr="00181FFC" w:rsidRDefault="00181FFC" w:rsidP="00181FFC">
      <w:pPr>
        <w:spacing w:line="600" w:lineRule="auto"/>
        <w:jc w:val="left"/>
        <w:rPr>
          <w:ins w:id="22800" w:author="UTENTE" w:date="2020-06-30T19:00:00Z"/>
          <w:rFonts w:ascii="Calibri" w:eastAsia="Calibri" w:hAnsi="Calibri" w:cs="Times New Roman"/>
        </w:rPr>
      </w:pPr>
      <w:ins w:id="22801" w:author="UTENTE" w:date="2020-06-30T19:00:00Z">
        <w:r w:rsidRPr="00181FFC">
          <w:rPr>
            <w:rFonts w:ascii="Calibri" w:eastAsia="Calibri" w:hAnsi="Calibri" w:cs="Times New Roman"/>
          </w:rPr>
          <w:t>1244.</w:t>
        </w:r>
        <w:r w:rsidRPr="00181FFC">
          <w:rPr>
            <w:rFonts w:ascii="Calibri" w:eastAsia="Calibri" w:hAnsi="Calibri" w:cs="Times New Roman"/>
          </w:rPr>
          <w:tab/>
          <w:t>n "Le mie dita passano fra soffici capelli setosi."</w:t>
        </w:r>
      </w:ins>
    </w:p>
    <w:p w14:paraId="3F29B4DB" w14:textId="77777777" w:rsidR="00181FFC" w:rsidRPr="00181FFC" w:rsidRDefault="00181FFC" w:rsidP="00181FFC">
      <w:pPr>
        <w:spacing w:line="600" w:lineRule="auto"/>
        <w:jc w:val="left"/>
        <w:rPr>
          <w:ins w:id="22802" w:author="UTENTE" w:date="2020-06-30T19:00:00Z"/>
          <w:rFonts w:ascii="Calibri" w:eastAsia="Calibri" w:hAnsi="Calibri" w:cs="Times New Roman"/>
        </w:rPr>
      </w:pPr>
      <w:ins w:id="22803" w:author="UTENTE" w:date="2020-06-30T19:00:00Z">
        <w:r w:rsidRPr="00181FFC">
          <w:rPr>
            <w:rFonts w:ascii="Calibri" w:eastAsia="Calibri" w:hAnsi="Calibri" w:cs="Times New Roman"/>
          </w:rPr>
          <w:t>1245.</w:t>
        </w:r>
        <w:r w:rsidRPr="00181FFC">
          <w:rPr>
            <w:rFonts w:ascii="Calibri" w:eastAsia="Calibri" w:hAnsi="Calibri" w:cs="Times New Roman"/>
          </w:rPr>
          <w:tab/>
          <w:t>n "Mi sembra di accarezzare la testa di un angelo.{w} O almeno, è delicato e carino come mi immagino sia un angelo."</w:t>
        </w:r>
      </w:ins>
    </w:p>
    <w:p w14:paraId="3E0C159E" w14:textId="77777777" w:rsidR="00181FFC" w:rsidRPr="00181FFC" w:rsidRDefault="00181FFC" w:rsidP="00181FFC">
      <w:pPr>
        <w:spacing w:line="600" w:lineRule="auto"/>
        <w:jc w:val="left"/>
        <w:rPr>
          <w:ins w:id="22804" w:author="UTENTE" w:date="2020-06-30T19:00:00Z"/>
          <w:rFonts w:ascii="Calibri" w:eastAsia="Calibri" w:hAnsi="Calibri" w:cs="Times New Roman"/>
        </w:rPr>
      </w:pPr>
      <w:ins w:id="22805" w:author="UTENTE" w:date="2020-06-30T19:00:00Z">
        <w:r w:rsidRPr="00181FFC">
          <w:rPr>
            <w:rFonts w:ascii="Calibri" w:eastAsia="Calibri" w:hAnsi="Calibri" w:cs="Times New Roman"/>
          </w:rPr>
          <w:t>1246.</w:t>
        </w:r>
        <w:r w:rsidRPr="00181FFC">
          <w:rPr>
            <w:rFonts w:ascii="Calibri" w:eastAsia="Calibri" w:hAnsi="Calibri" w:cs="Times New Roman"/>
          </w:rPr>
          <w:tab/>
          <w:t>n "E con gli occhi chiusi in quel modo, sembra anche così calmo… come se fosse perso in qualche sacro incantesimo."</w:t>
        </w:r>
      </w:ins>
    </w:p>
    <w:p w14:paraId="70A622FD" w14:textId="77777777" w:rsidR="00181FFC" w:rsidRPr="00181FFC" w:rsidRDefault="00181FFC" w:rsidP="00181FFC">
      <w:pPr>
        <w:spacing w:line="600" w:lineRule="auto"/>
        <w:jc w:val="left"/>
        <w:rPr>
          <w:ins w:id="22806" w:author="UTENTE" w:date="2020-06-30T19:00:00Z"/>
          <w:rFonts w:ascii="Calibri" w:eastAsia="Calibri" w:hAnsi="Calibri" w:cs="Times New Roman"/>
        </w:rPr>
      </w:pPr>
      <w:ins w:id="22807" w:author="UTENTE" w:date="2020-06-30T19:00:00Z">
        <w:r w:rsidRPr="00181FFC">
          <w:rPr>
            <w:rFonts w:ascii="Calibri" w:eastAsia="Calibri" w:hAnsi="Calibri" w:cs="Times New Roman"/>
          </w:rPr>
          <w:t>1247.</w:t>
        </w:r>
        <w:r w:rsidRPr="00181FFC">
          <w:rPr>
            <w:rFonts w:ascii="Calibri" w:eastAsia="Calibri" w:hAnsi="Calibri" w:cs="Times New Roman"/>
          </w:rPr>
          <w:tab/>
          <w:t>l "\"Ugh… [mc], perché le tue gambe sono così dure? Mi sarei dovuto portare un cuscino.\""</w:t>
        </w:r>
      </w:ins>
    </w:p>
    <w:p w14:paraId="309946E3" w14:textId="77777777" w:rsidR="00181FFC" w:rsidRPr="00181FFC" w:rsidRDefault="00181FFC" w:rsidP="00181FFC">
      <w:pPr>
        <w:spacing w:line="600" w:lineRule="auto"/>
        <w:jc w:val="left"/>
        <w:rPr>
          <w:ins w:id="22808" w:author="UTENTE" w:date="2020-06-30T19:00:00Z"/>
          <w:rFonts w:ascii="Calibri" w:eastAsia="Calibri" w:hAnsi="Calibri" w:cs="Times New Roman"/>
        </w:rPr>
      </w:pPr>
      <w:ins w:id="22809" w:author="UTENTE" w:date="2020-06-30T19:00:00Z">
        <w:r w:rsidRPr="00181FFC">
          <w:rPr>
            <w:rFonts w:ascii="Calibri" w:eastAsia="Calibri" w:hAnsi="Calibri" w:cs="Times New Roman"/>
          </w:rPr>
          <w:t>1248.</w:t>
        </w:r>
        <w:r w:rsidRPr="00181FFC">
          <w:rPr>
            <w:rFonts w:ascii="Calibri" w:eastAsia="Calibri" w:hAnsi="Calibri" w:cs="Times New Roman"/>
          </w:rPr>
          <w:tab/>
          <w:t>n "…Ovviamente, quando apre la bocca, l'immagine \"angelica\" svanisce piuttosto in fretta."</w:t>
        </w:r>
      </w:ins>
    </w:p>
    <w:p w14:paraId="0341396D" w14:textId="77777777" w:rsidR="00181FFC" w:rsidRPr="00181FFC" w:rsidRDefault="00181FFC" w:rsidP="00181FFC">
      <w:pPr>
        <w:spacing w:line="600" w:lineRule="auto"/>
        <w:jc w:val="left"/>
        <w:rPr>
          <w:ins w:id="22810" w:author="UTENTE" w:date="2020-06-30T19:00:00Z"/>
          <w:rFonts w:ascii="Calibri" w:eastAsia="Calibri" w:hAnsi="Calibri" w:cs="Times New Roman"/>
        </w:rPr>
      </w:pPr>
      <w:ins w:id="22811" w:author="UTENTE" w:date="2020-06-30T19:00:00Z">
        <w:r w:rsidRPr="00181FFC">
          <w:rPr>
            <w:rFonts w:ascii="Calibri" w:eastAsia="Calibri" w:hAnsi="Calibri" w:cs="Times New Roman"/>
          </w:rPr>
          <w:t>1249.</w:t>
        </w:r>
        <w:r w:rsidRPr="00181FFC">
          <w:rPr>
            <w:rFonts w:ascii="Calibri" w:eastAsia="Calibri" w:hAnsi="Calibri" w:cs="Times New Roman"/>
          </w:rPr>
          <w:tab/>
          <w:t>mc "\"Beh, {i}scusami{/i}. Devo ingrassare per diventare un cuscino migliore?\""</w:t>
        </w:r>
      </w:ins>
    </w:p>
    <w:p w14:paraId="7844BE98" w14:textId="77777777" w:rsidR="00181FFC" w:rsidRPr="00181FFC" w:rsidRDefault="00181FFC" w:rsidP="00181FFC">
      <w:pPr>
        <w:spacing w:line="600" w:lineRule="auto"/>
        <w:jc w:val="left"/>
        <w:rPr>
          <w:ins w:id="22812" w:author="UTENTE" w:date="2020-06-30T19:00:00Z"/>
          <w:rFonts w:ascii="Calibri" w:eastAsia="Calibri" w:hAnsi="Calibri" w:cs="Times New Roman"/>
        </w:rPr>
      </w:pPr>
      <w:ins w:id="22813" w:author="UTENTE" w:date="2020-06-30T19:00:00Z">
        <w:r w:rsidRPr="00181FFC">
          <w:rPr>
            <w:rFonts w:ascii="Calibri" w:eastAsia="Calibri" w:hAnsi="Calibri" w:cs="Times New Roman"/>
          </w:rPr>
          <w:t>1250.</w:t>
        </w:r>
        <w:r w:rsidRPr="00181FFC">
          <w:rPr>
            <w:rFonts w:ascii="Calibri" w:eastAsia="Calibri" w:hAnsi="Calibri" w:cs="Times New Roman"/>
          </w:rPr>
          <w:tab/>
          <w:t>l "\"…\""</w:t>
        </w:r>
      </w:ins>
    </w:p>
    <w:p w14:paraId="0050CFAD" w14:textId="77777777" w:rsidR="00181FFC" w:rsidRPr="00181FFC" w:rsidRDefault="00181FFC" w:rsidP="00181FFC">
      <w:pPr>
        <w:spacing w:line="600" w:lineRule="auto"/>
        <w:jc w:val="left"/>
        <w:rPr>
          <w:ins w:id="22814" w:author="UTENTE" w:date="2020-06-30T19:00:00Z"/>
          <w:rFonts w:ascii="Calibri" w:eastAsia="Calibri" w:hAnsi="Calibri" w:cs="Times New Roman"/>
        </w:rPr>
      </w:pPr>
      <w:ins w:id="22815" w:author="UTENTE" w:date="2020-06-30T19:00:00Z">
        <w:r w:rsidRPr="00181FFC">
          <w:rPr>
            <w:rFonts w:ascii="Calibri" w:eastAsia="Calibri" w:hAnsi="Calibri" w:cs="Times New Roman"/>
          </w:rPr>
          <w:t>1251.</w:t>
        </w:r>
        <w:r w:rsidRPr="00181FFC">
          <w:rPr>
            <w:rFonts w:ascii="Calibri" w:eastAsia="Calibri" w:hAnsi="Calibri" w:cs="Times New Roman"/>
          </w:rPr>
          <w:tab/>
          <w:t>l "\"No, vai bene così… credo.\""</w:t>
        </w:r>
      </w:ins>
    </w:p>
    <w:p w14:paraId="373BCD08" w14:textId="77777777" w:rsidR="00181FFC" w:rsidRPr="00181FFC" w:rsidRDefault="00181FFC" w:rsidP="00181FFC">
      <w:pPr>
        <w:spacing w:line="600" w:lineRule="auto"/>
        <w:jc w:val="left"/>
        <w:rPr>
          <w:ins w:id="22816" w:author="UTENTE" w:date="2020-06-30T19:00:00Z"/>
          <w:rFonts w:ascii="Calibri" w:eastAsia="Calibri" w:hAnsi="Calibri" w:cs="Times New Roman"/>
        </w:rPr>
      </w:pPr>
      <w:ins w:id="22817" w:author="UTENTE" w:date="2020-06-30T19:00:00Z">
        <w:r w:rsidRPr="00181FFC">
          <w:rPr>
            <w:rFonts w:ascii="Calibri" w:eastAsia="Calibri" w:hAnsi="Calibri" w:cs="Times New Roman"/>
          </w:rPr>
          <w:t>1252.</w:t>
        </w:r>
        <w:r w:rsidRPr="00181FFC">
          <w:rPr>
            <w:rFonts w:ascii="Calibri" w:eastAsia="Calibri" w:hAnsi="Calibri" w:cs="Times New Roman"/>
          </w:rPr>
          <w:tab/>
          <w:t>n "Luka sorride in modo scherzoso, guardandomi con i suoi brillanti occhi verdi."</w:t>
        </w:r>
        <w:r w:rsidRPr="00181FFC">
          <w:rPr>
            <w:rFonts w:ascii="Calibri" w:eastAsia="Calibri" w:hAnsi="Calibri" w:cs="Times New Roman"/>
          </w:rPr>
          <w:br w:type="page"/>
        </w:r>
      </w:ins>
    </w:p>
    <w:p w14:paraId="0C3573B1" w14:textId="77777777" w:rsidR="00181FFC" w:rsidRPr="00181FFC" w:rsidRDefault="00181FFC" w:rsidP="00181FFC">
      <w:pPr>
        <w:spacing w:line="600" w:lineRule="auto"/>
        <w:jc w:val="left"/>
        <w:rPr>
          <w:ins w:id="22818" w:author="UTENTE" w:date="2020-06-30T19:00:00Z"/>
          <w:rFonts w:ascii="Calibri" w:eastAsia="Calibri" w:hAnsi="Calibri" w:cs="Times New Roman"/>
          <w:lang w:val="en-US"/>
        </w:rPr>
      </w:pPr>
      <w:ins w:id="22819" w:author="UTENTE" w:date="2020-06-30T19:00:00Z">
        <w:r w:rsidRPr="00181FFC">
          <w:rPr>
            <w:rFonts w:ascii="Calibri" w:eastAsia="Calibri" w:hAnsi="Calibri" w:cs="Times New Roman"/>
            <w:lang w:val="en-US"/>
          </w:rPr>
          <w:lastRenderedPageBreak/>
          <w:t>1253.</w:t>
        </w:r>
        <w:r w:rsidRPr="00181FFC">
          <w:rPr>
            <w:rFonts w:ascii="Calibri" w:eastAsia="Calibri" w:hAnsi="Calibri" w:cs="Times New Roman"/>
            <w:lang w:val="en-US"/>
          </w:rPr>
          <w:tab/>
          <w:t>n "He's softened a little over time, although he's still mostly the same brat he's always been."</w:t>
        </w:r>
      </w:ins>
    </w:p>
    <w:p w14:paraId="79A40F9C" w14:textId="77777777" w:rsidR="00181FFC" w:rsidRPr="00181FFC" w:rsidRDefault="00181FFC" w:rsidP="00181FFC">
      <w:pPr>
        <w:spacing w:line="600" w:lineRule="auto"/>
        <w:jc w:val="left"/>
        <w:rPr>
          <w:ins w:id="22820" w:author="UTENTE" w:date="2020-06-30T19:00:00Z"/>
          <w:rFonts w:ascii="Calibri" w:eastAsia="Calibri" w:hAnsi="Calibri" w:cs="Times New Roman"/>
          <w:lang w:val="en-US"/>
        </w:rPr>
      </w:pPr>
      <w:ins w:id="22821" w:author="UTENTE" w:date="2020-06-30T19:00:00Z">
        <w:r w:rsidRPr="00181FFC">
          <w:rPr>
            <w:rFonts w:ascii="Calibri" w:eastAsia="Calibri" w:hAnsi="Calibri" w:cs="Times New Roman"/>
            <w:lang w:val="en-US"/>
          </w:rPr>
          <w:t>1254.</w:t>
        </w:r>
        <w:r w:rsidRPr="00181FFC">
          <w:rPr>
            <w:rFonts w:ascii="Calibri" w:eastAsia="Calibri" w:hAnsi="Calibri" w:cs="Times New Roman"/>
            <w:lang w:val="en-US"/>
          </w:rPr>
          <w:tab/>
          <w:t>mc "\"You really have a way with words, Luka. Everything you say just makes my heart throb.\""</w:t>
        </w:r>
      </w:ins>
    </w:p>
    <w:p w14:paraId="25F7CA5C" w14:textId="77777777" w:rsidR="00181FFC" w:rsidRPr="00181FFC" w:rsidRDefault="00181FFC" w:rsidP="00181FFC">
      <w:pPr>
        <w:spacing w:line="600" w:lineRule="auto"/>
        <w:jc w:val="left"/>
        <w:rPr>
          <w:ins w:id="22822" w:author="UTENTE" w:date="2020-06-30T19:00:00Z"/>
          <w:rFonts w:ascii="Calibri" w:eastAsia="Calibri" w:hAnsi="Calibri" w:cs="Times New Roman"/>
          <w:lang w:val="en-US"/>
        </w:rPr>
      </w:pPr>
      <w:ins w:id="22823" w:author="UTENTE" w:date="2020-06-30T19:00:00Z">
        <w:r w:rsidRPr="00181FFC">
          <w:rPr>
            <w:rFonts w:ascii="Calibri" w:eastAsia="Calibri" w:hAnsi="Calibri" w:cs="Times New Roman"/>
            <w:lang w:val="en-US"/>
          </w:rPr>
          <w:t>1255.</w:t>
        </w:r>
        <w:r w:rsidRPr="00181FFC">
          <w:rPr>
            <w:rFonts w:ascii="Calibri" w:eastAsia="Calibri" w:hAnsi="Calibri" w:cs="Times New Roman"/>
            <w:lang w:val="en-US"/>
          </w:rPr>
          <w:tab/>
          <w:t>l "\"Yeah, well, that better be the {i}only{/i} thing that throbs. Don't forget I'm on your lap, diner boy.\""</w:t>
        </w:r>
      </w:ins>
    </w:p>
    <w:p w14:paraId="2E1AFA79" w14:textId="77777777" w:rsidR="00181FFC" w:rsidRPr="00181FFC" w:rsidRDefault="00181FFC" w:rsidP="00181FFC">
      <w:pPr>
        <w:spacing w:line="600" w:lineRule="auto"/>
        <w:jc w:val="left"/>
        <w:rPr>
          <w:ins w:id="22824" w:author="UTENTE" w:date="2020-06-30T19:00:00Z"/>
          <w:rFonts w:ascii="Calibri" w:eastAsia="Calibri" w:hAnsi="Calibri" w:cs="Times New Roman"/>
          <w:lang w:val="en-US"/>
        </w:rPr>
      </w:pPr>
      <w:ins w:id="22825" w:author="UTENTE" w:date="2020-06-30T19:00:00Z">
        <w:r w:rsidRPr="00181FFC">
          <w:rPr>
            <w:rFonts w:ascii="Calibri" w:eastAsia="Calibri" w:hAnsi="Calibri" w:cs="Times New Roman"/>
            <w:lang w:val="en-US"/>
          </w:rPr>
          <w:t>1256.</w:t>
        </w:r>
        <w:r w:rsidRPr="00181FFC">
          <w:rPr>
            <w:rFonts w:ascii="Calibri" w:eastAsia="Calibri" w:hAnsi="Calibri" w:cs="Times New Roman"/>
            <w:lang w:val="en-US"/>
          </w:rPr>
          <w:tab/>
          <w:t>n "Snickering, I tousle Luka's messy hair, admiring his pretty features."</w:t>
        </w:r>
      </w:ins>
    </w:p>
    <w:p w14:paraId="5C07BFA2" w14:textId="77777777" w:rsidR="00181FFC" w:rsidRPr="00181FFC" w:rsidRDefault="00181FFC" w:rsidP="00181FFC">
      <w:pPr>
        <w:spacing w:line="600" w:lineRule="auto"/>
        <w:jc w:val="left"/>
        <w:rPr>
          <w:ins w:id="22826" w:author="UTENTE" w:date="2020-06-30T19:00:00Z"/>
          <w:rFonts w:ascii="Calibri" w:eastAsia="Calibri" w:hAnsi="Calibri" w:cs="Times New Roman"/>
          <w:lang w:val="en-US"/>
        </w:rPr>
      </w:pPr>
      <w:ins w:id="22827" w:author="UTENTE" w:date="2020-06-30T19:00:00Z">
        <w:r w:rsidRPr="00181FFC">
          <w:rPr>
            <w:rFonts w:ascii="Calibri" w:eastAsia="Calibri" w:hAnsi="Calibri" w:cs="Times New Roman"/>
            <w:lang w:val="en-US"/>
          </w:rPr>
          <w:t>1257.</w:t>
        </w:r>
        <w:r w:rsidRPr="00181FFC">
          <w:rPr>
            <w:rFonts w:ascii="Calibri" w:eastAsia="Calibri" w:hAnsi="Calibri" w:cs="Times New Roman"/>
            <w:lang w:val="en-US"/>
          </w:rPr>
          <w:tab/>
          <w:t>n "If only the inside matched the outside…"</w:t>
        </w:r>
      </w:ins>
    </w:p>
    <w:p w14:paraId="304F953A" w14:textId="77777777" w:rsidR="00181FFC" w:rsidRPr="00181FFC" w:rsidRDefault="00181FFC" w:rsidP="00181FFC">
      <w:pPr>
        <w:spacing w:line="600" w:lineRule="auto"/>
        <w:jc w:val="left"/>
        <w:rPr>
          <w:ins w:id="22828" w:author="UTENTE" w:date="2020-06-30T19:00:00Z"/>
          <w:rFonts w:ascii="Calibri" w:eastAsia="Calibri" w:hAnsi="Calibri" w:cs="Times New Roman"/>
          <w:lang w:val="en-US"/>
        </w:rPr>
      </w:pPr>
      <w:ins w:id="22829" w:author="UTENTE" w:date="2020-06-30T19:00:00Z">
        <w:r w:rsidRPr="00181FFC">
          <w:rPr>
            <w:rFonts w:ascii="Calibri" w:eastAsia="Calibri" w:hAnsi="Calibri" w:cs="Times New Roman"/>
            <w:lang w:val="en-US"/>
          </w:rPr>
          <w:t>1258.</w:t>
        </w:r>
        <w:r w:rsidRPr="00181FFC">
          <w:rPr>
            <w:rFonts w:ascii="Calibri" w:eastAsia="Calibri" w:hAnsi="Calibri" w:cs="Times New Roman"/>
            <w:lang w:val="en-US"/>
          </w:rPr>
          <w:tab/>
          <w:t>n "…No, on second thought, he's perfect as he is. I've started to love even his rotten personality, somehow."</w:t>
        </w:r>
      </w:ins>
    </w:p>
    <w:p w14:paraId="781C90B5" w14:textId="77777777" w:rsidR="00181FFC" w:rsidRPr="00181FFC" w:rsidRDefault="00181FFC" w:rsidP="00181FFC">
      <w:pPr>
        <w:spacing w:line="600" w:lineRule="auto"/>
        <w:jc w:val="left"/>
        <w:rPr>
          <w:ins w:id="22830" w:author="UTENTE" w:date="2020-06-30T19:00:00Z"/>
          <w:rFonts w:ascii="Calibri" w:eastAsia="Calibri" w:hAnsi="Calibri" w:cs="Times New Roman"/>
          <w:lang w:val="en-US"/>
        </w:rPr>
      </w:pPr>
      <w:ins w:id="22831" w:author="UTENTE" w:date="2020-06-30T19:00:00Z">
        <w:r w:rsidRPr="00181FFC">
          <w:rPr>
            <w:rFonts w:ascii="Calibri" w:eastAsia="Calibri" w:hAnsi="Calibri" w:cs="Times New Roman"/>
            <w:lang w:val="en-US"/>
          </w:rPr>
          <w:t>1259.</w:t>
        </w:r>
        <w:r w:rsidRPr="00181FFC">
          <w:rPr>
            <w:rFonts w:ascii="Calibri" w:eastAsia="Calibri" w:hAnsi="Calibri" w:cs="Times New Roman"/>
            <w:lang w:val="en-US"/>
          </w:rPr>
          <w:tab/>
          <w:t>n "After we left San Fran, Luka and I decided to travel, using our small savings to explore Europe."</w:t>
        </w:r>
      </w:ins>
    </w:p>
    <w:p w14:paraId="7AE86A42" w14:textId="77777777" w:rsidR="00181FFC" w:rsidRPr="00181FFC" w:rsidRDefault="00181FFC" w:rsidP="00181FFC">
      <w:pPr>
        <w:spacing w:line="600" w:lineRule="auto"/>
        <w:jc w:val="left"/>
        <w:rPr>
          <w:ins w:id="22832" w:author="UTENTE" w:date="2020-06-30T19:00:00Z"/>
          <w:rFonts w:ascii="Calibri" w:eastAsia="Calibri" w:hAnsi="Calibri" w:cs="Times New Roman"/>
          <w:lang w:val="en-US"/>
        </w:rPr>
      </w:pPr>
      <w:ins w:id="22833" w:author="UTENTE" w:date="2020-06-30T19:00:00Z">
        <w:r w:rsidRPr="00181FFC">
          <w:rPr>
            <w:rFonts w:ascii="Calibri" w:eastAsia="Calibri" w:hAnsi="Calibri" w:cs="Times New Roman"/>
            <w:lang w:val="en-US"/>
          </w:rPr>
          <w:t>1260.</w:t>
        </w:r>
        <w:r w:rsidRPr="00181FFC">
          <w:rPr>
            <w:rFonts w:ascii="Calibri" w:eastAsia="Calibri" w:hAnsi="Calibri" w:cs="Times New Roman"/>
            <w:lang w:val="en-US"/>
          </w:rPr>
          <w:tab/>
          <w:t>n "Both of us are young, and we haven't seen much of the world. {w}So we've hitchhiked our way across a few countries together, enjoying new sights and experiences every step of the way."</w:t>
        </w:r>
      </w:ins>
    </w:p>
    <w:p w14:paraId="41416594" w14:textId="77777777" w:rsidR="00181FFC" w:rsidRPr="00181FFC" w:rsidRDefault="00181FFC" w:rsidP="00181FFC">
      <w:pPr>
        <w:spacing w:line="600" w:lineRule="auto"/>
        <w:jc w:val="left"/>
        <w:rPr>
          <w:ins w:id="22834" w:author="UTENTE" w:date="2020-06-30T19:00:00Z"/>
          <w:rFonts w:ascii="Calibri" w:eastAsia="Calibri" w:hAnsi="Calibri" w:cs="Times New Roman"/>
          <w:lang w:val="en-US"/>
        </w:rPr>
      </w:pPr>
      <w:ins w:id="22835" w:author="UTENTE" w:date="2020-06-30T19:00:00Z">
        <w:r w:rsidRPr="00181FFC">
          <w:rPr>
            <w:rFonts w:ascii="Calibri" w:eastAsia="Calibri" w:hAnsi="Calibri" w:cs="Times New Roman"/>
            <w:lang w:val="en-US"/>
          </w:rPr>
          <w:t>1261.</w:t>
        </w:r>
        <w:r w:rsidRPr="00181FFC">
          <w:rPr>
            <w:rFonts w:ascii="Calibri" w:eastAsia="Calibri" w:hAnsi="Calibri" w:cs="Times New Roman"/>
            <w:lang w:val="en-US"/>
          </w:rPr>
          <w:tab/>
          <w:t>n "But even in another continent, the night still grips both of us with unspoken fear."</w:t>
        </w:r>
      </w:ins>
    </w:p>
    <w:p w14:paraId="04E2C57F" w14:textId="77777777" w:rsidR="00181FFC" w:rsidRPr="00181FFC" w:rsidRDefault="00181FFC" w:rsidP="00181FFC">
      <w:pPr>
        <w:spacing w:line="600" w:lineRule="auto"/>
        <w:jc w:val="left"/>
        <w:rPr>
          <w:ins w:id="22836" w:author="UTENTE" w:date="2020-06-30T19:00:00Z"/>
          <w:rFonts w:ascii="Calibri" w:eastAsia="Calibri" w:hAnsi="Calibri" w:cs="Times New Roman"/>
          <w:lang w:val="en-US"/>
        </w:rPr>
      </w:pPr>
      <w:ins w:id="22837" w:author="UTENTE" w:date="2020-06-30T19:00:00Z">
        <w:r w:rsidRPr="00181FFC">
          <w:rPr>
            <w:rFonts w:ascii="Calibri" w:eastAsia="Calibri" w:hAnsi="Calibri" w:cs="Times New Roman"/>
            <w:lang w:val="en-US"/>
          </w:rPr>
          <w:t>1262.</w:t>
        </w:r>
        <w:r w:rsidRPr="00181FFC">
          <w:rPr>
            <w:rFonts w:ascii="Calibri" w:eastAsia="Calibri" w:hAnsi="Calibri" w:cs="Times New Roman"/>
            <w:lang w:val="en-US"/>
          </w:rPr>
          <w:tab/>
          <w:t>n "It's impossible to forget the creatures stalking the streets after dark… {w}and if we're not careful, one of us may end up getting snatched away."</w:t>
        </w:r>
        <w:r w:rsidRPr="00181FFC">
          <w:rPr>
            <w:rFonts w:ascii="Calibri" w:eastAsia="Calibri" w:hAnsi="Calibri" w:cs="Times New Roman"/>
            <w:lang w:val="en-US"/>
          </w:rPr>
          <w:br w:type="page"/>
        </w:r>
      </w:ins>
    </w:p>
    <w:p w14:paraId="0ABF4DBD" w14:textId="77777777" w:rsidR="00181FFC" w:rsidRPr="00181FFC" w:rsidRDefault="00181FFC" w:rsidP="00181FFC">
      <w:pPr>
        <w:spacing w:line="600" w:lineRule="auto"/>
        <w:jc w:val="left"/>
        <w:rPr>
          <w:ins w:id="22838" w:author="UTENTE" w:date="2020-06-30T19:00:00Z"/>
          <w:rFonts w:ascii="Calibri" w:eastAsia="Calibri" w:hAnsi="Calibri" w:cs="Times New Roman"/>
        </w:rPr>
      </w:pPr>
      <w:ins w:id="22839" w:author="UTENTE" w:date="2020-06-30T19:00:00Z">
        <w:r w:rsidRPr="00181FFC">
          <w:rPr>
            <w:rFonts w:ascii="Calibri" w:eastAsia="Calibri" w:hAnsi="Calibri" w:cs="Times New Roman"/>
          </w:rPr>
          <w:lastRenderedPageBreak/>
          <w:t>1253.</w:t>
        </w:r>
        <w:r w:rsidRPr="00181FFC">
          <w:rPr>
            <w:rFonts w:ascii="Calibri" w:eastAsia="Calibri" w:hAnsi="Calibri" w:cs="Times New Roman"/>
          </w:rPr>
          <w:tab/>
          <w:t>n "Si è addolcito col tempo, anche se è ancora il solito mocciosetto di sempre, per la maggior parte del tempo."</w:t>
        </w:r>
      </w:ins>
    </w:p>
    <w:p w14:paraId="681612C4" w14:textId="77777777" w:rsidR="00181FFC" w:rsidRPr="00181FFC" w:rsidRDefault="00181FFC" w:rsidP="00181FFC">
      <w:pPr>
        <w:spacing w:line="600" w:lineRule="auto"/>
        <w:jc w:val="left"/>
        <w:rPr>
          <w:ins w:id="22840" w:author="UTENTE" w:date="2020-06-30T19:00:00Z"/>
          <w:rFonts w:ascii="Calibri" w:eastAsia="Calibri" w:hAnsi="Calibri" w:cs="Times New Roman"/>
        </w:rPr>
      </w:pPr>
      <w:ins w:id="22841" w:author="UTENTE" w:date="2020-06-30T19:00:00Z">
        <w:r w:rsidRPr="00181FFC">
          <w:rPr>
            <w:rFonts w:ascii="Calibri" w:eastAsia="Calibri" w:hAnsi="Calibri" w:cs="Times New Roman"/>
          </w:rPr>
          <w:t>1254.</w:t>
        </w:r>
        <w:r w:rsidRPr="00181FFC">
          <w:rPr>
            <w:rFonts w:ascii="Calibri" w:eastAsia="Calibri" w:hAnsi="Calibri" w:cs="Times New Roman"/>
          </w:rPr>
          <w:tab/>
          <w:t>mc "\"Sei proprio bravo con le parole, Luka. Ogni cosa che dici mi fa pulsare più forte il cuore.\""</w:t>
        </w:r>
      </w:ins>
    </w:p>
    <w:p w14:paraId="31DAD181" w14:textId="77777777" w:rsidR="00181FFC" w:rsidRPr="00181FFC" w:rsidRDefault="00181FFC" w:rsidP="00181FFC">
      <w:pPr>
        <w:spacing w:line="600" w:lineRule="auto"/>
        <w:jc w:val="left"/>
        <w:rPr>
          <w:ins w:id="22842" w:author="UTENTE" w:date="2020-06-30T19:00:00Z"/>
          <w:rFonts w:ascii="Calibri" w:eastAsia="Calibri" w:hAnsi="Calibri" w:cs="Times New Roman"/>
        </w:rPr>
      </w:pPr>
      <w:ins w:id="22843" w:author="UTENTE" w:date="2020-06-30T19:00:00Z">
        <w:r w:rsidRPr="00181FFC">
          <w:rPr>
            <w:rFonts w:ascii="Calibri" w:eastAsia="Calibri" w:hAnsi="Calibri" w:cs="Times New Roman"/>
          </w:rPr>
          <w:t>1255.</w:t>
        </w:r>
        <w:r w:rsidRPr="00181FFC">
          <w:rPr>
            <w:rFonts w:ascii="Calibri" w:eastAsia="Calibri" w:hAnsi="Calibri" w:cs="Times New Roman"/>
          </w:rPr>
          <w:tab/>
          <w:t>l "\"Beh, sarà meglio che quella sia l'{i}unica{/i} cosa a pulsare. Non dimenticarti che sono sulle gambe, ragazzo della tavola calda.\""</w:t>
        </w:r>
      </w:ins>
    </w:p>
    <w:p w14:paraId="32A415B6" w14:textId="77777777" w:rsidR="00181FFC" w:rsidRPr="00181FFC" w:rsidRDefault="00181FFC" w:rsidP="00181FFC">
      <w:pPr>
        <w:spacing w:line="600" w:lineRule="auto"/>
        <w:jc w:val="left"/>
        <w:rPr>
          <w:ins w:id="22844" w:author="UTENTE" w:date="2020-06-30T19:00:00Z"/>
          <w:rFonts w:ascii="Calibri" w:eastAsia="Calibri" w:hAnsi="Calibri" w:cs="Times New Roman"/>
        </w:rPr>
      </w:pPr>
      <w:ins w:id="22845" w:author="UTENTE" w:date="2020-06-30T19:00:00Z">
        <w:r w:rsidRPr="00181FFC">
          <w:rPr>
            <w:rFonts w:ascii="Calibri" w:eastAsia="Calibri" w:hAnsi="Calibri" w:cs="Times New Roman"/>
          </w:rPr>
          <w:t>1256.</w:t>
        </w:r>
        <w:r w:rsidRPr="00181FFC">
          <w:rPr>
            <w:rFonts w:ascii="Calibri" w:eastAsia="Calibri" w:hAnsi="Calibri" w:cs="Times New Roman"/>
          </w:rPr>
          <w:tab/>
          <w:t>n "Sogghignando, scompiglio i capelli incasinati di Luka, ammirando i suoi adorabili tratti."</w:t>
        </w:r>
      </w:ins>
    </w:p>
    <w:p w14:paraId="5BE1A468" w14:textId="77777777" w:rsidR="00181FFC" w:rsidRPr="00181FFC" w:rsidRDefault="00181FFC" w:rsidP="00181FFC">
      <w:pPr>
        <w:spacing w:line="600" w:lineRule="auto"/>
        <w:jc w:val="left"/>
        <w:rPr>
          <w:ins w:id="22846" w:author="UTENTE" w:date="2020-06-30T19:00:00Z"/>
          <w:rFonts w:ascii="Calibri" w:eastAsia="Calibri" w:hAnsi="Calibri" w:cs="Times New Roman"/>
        </w:rPr>
      </w:pPr>
      <w:ins w:id="22847" w:author="UTENTE" w:date="2020-06-30T19:00:00Z">
        <w:r w:rsidRPr="00181FFC">
          <w:rPr>
            <w:rFonts w:ascii="Calibri" w:eastAsia="Calibri" w:hAnsi="Calibri" w:cs="Times New Roman"/>
          </w:rPr>
          <w:t>1257.</w:t>
        </w:r>
        <w:r w:rsidRPr="00181FFC">
          <w:rPr>
            <w:rFonts w:ascii="Calibri" w:eastAsia="Calibri" w:hAnsi="Calibri" w:cs="Times New Roman"/>
          </w:rPr>
          <w:tab/>
          <w:t>n "Se solo l'interno corrispondesse con l'esterno…"</w:t>
        </w:r>
      </w:ins>
    </w:p>
    <w:p w14:paraId="7A6D19F2" w14:textId="77777777" w:rsidR="00181FFC" w:rsidRPr="00181FFC" w:rsidRDefault="00181FFC" w:rsidP="00181FFC">
      <w:pPr>
        <w:spacing w:line="600" w:lineRule="auto"/>
        <w:jc w:val="left"/>
        <w:rPr>
          <w:ins w:id="22848" w:author="UTENTE" w:date="2020-06-30T19:00:00Z"/>
          <w:rFonts w:ascii="Calibri" w:eastAsia="Calibri" w:hAnsi="Calibri" w:cs="Times New Roman"/>
        </w:rPr>
      </w:pPr>
      <w:ins w:id="22849" w:author="UTENTE" w:date="2020-06-30T19:00:00Z">
        <w:r w:rsidRPr="00181FFC">
          <w:rPr>
            <w:rFonts w:ascii="Calibri" w:eastAsia="Calibri" w:hAnsi="Calibri" w:cs="Times New Roman"/>
          </w:rPr>
          <w:t>1258.</w:t>
        </w:r>
        <w:r w:rsidRPr="00181FFC">
          <w:rPr>
            <w:rFonts w:ascii="Calibri" w:eastAsia="Calibri" w:hAnsi="Calibri" w:cs="Times New Roman"/>
          </w:rPr>
          <w:tab/>
          <w:t>n "…No, a pensarci meglio, è perfetto così com'è.  Ho iniziato ad amare persino il suo brutto caratterino, in qualche modo."</w:t>
        </w:r>
      </w:ins>
    </w:p>
    <w:p w14:paraId="468955E5" w14:textId="77777777" w:rsidR="00181FFC" w:rsidRPr="00181FFC" w:rsidRDefault="00181FFC" w:rsidP="00181FFC">
      <w:pPr>
        <w:spacing w:line="600" w:lineRule="auto"/>
        <w:jc w:val="left"/>
        <w:rPr>
          <w:ins w:id="22850" w:author="UTENTE" w:date="2020-06-30T19:00:00Z"/>
          <w:rFonts w:ascii="Calibri" w:eastAsia="Calibri" w:hAnsi="Calibri" w:cs="Times New Roman"/>
        </w:rPr>
      </w:pPr>
      <w:ins w:id="22851" w:author="UTENTE" w:date="2020-06-30T19:00:00Z">
        <w:r w:rsidRPr="00181FFC">
          <w:rPr>
            <w:rFonts w:ascii="Calibri" w:eastAsia="Calibri" w:hAnsi="Calibri" w:cs="Times New Roman"/>
          </w:rPr>
          <w:t>1259.</w:t>
        </w:r>
        <w:r w:rsidRPr="00181FFC">
          <w:rPr>
            <w:rFonts w:ascii="Calibri" w:eastAsia="Calibri" w:hAnsi="Calibri" w:cs="Times New Roman"/>
          </w:rPr>
          <w:tab/>
          <w:t>n "Una volta lasciata San Fran, Luka e io abbiamo deciso di viaggiare, usando i nostri piccoli risparmi per esplorare l'Europa."</w:t>
        </w:r>
      </w:ins>
    </w:p>
    <w:p w14:paraId="1DB10B22" w14:textId="77777777" w:rsidR="00181FFC" w:rsidRPr="00181FFC" w:rsidRDefault="00181FFC" w:rsidP="00181FFC">
      <w:pPr>
        <w:spacing w:line="600" w:lineRule="auto"/>
        <w:jc w:val="left"/>
        <w:rPr>
          <w:ins w:id="22852" w:author="UTENTE" w:date="2020-06-30T19:00:00Z"/>
          <w:rFonts w:ascii="Calibri" w:eastAsia="Calibri" w:hAnsi="Calibri" w:cs="Times New Roman"/>
        </w:rPr>
      </w:pPr>
      <w:ins w:id="22853" w:author="UTENTE" w:date="2020-06-30T19:00:00Z">
        <w:r w:rsidRPr="00181FFC">
          <w:rPr>
            <w:rFonts w:ascii="Calibri" w:eastAsia="Calibri" w:hAnsi="Calibri" w:cs="Times New Roman"/>
          </w:rPr>
          <w:t>1260.</w:t>
        </w:r>
        <w:r w:rsidRPr="00181FFC">
          <w:rPr>
            <w:rFonts w:ascii="Calibri" w:eastAsia="Calibri" w:hAnsi="Calibri" w:cs="Times New Roman"/>
          </w:rPr>
          <w:tab/>
          <w:t>n "Siamo entrambi giovani e non abbiamo visto molto il mondo. Quindi abbiamo fatto autostop e abbiamo attraversato qualche Paese insieme, godendoci ad ogni passo i nuovi panorami e le nuove esperienze."</w:t>
        </w:r>
      </w:ins>
    </w:p>
    <w:p w14:paraId="2C04E222" w14:textId="77777777" w:rsidR="00181FFC" w:rsidRPr="00181FFC" w:rsidRDefault="00181FFC" w:rsidP="00181FFC">
      <w:pPr>
        <w:spacing w:line="600" w:lineRule="auto"/>
        <w:jc w:val="left"/>
        <w:rPr>
          <w:ins w:id="22854" w:author="UTENTE" w:date="2020-06-30T19:00:00Z"/>
          <w:rFonts w:ascii="Calibri" w:eastAsia="Calibri" w:hAnsi="Calibri" w:cs="Times New Roman"/>
        </w:rPr>
      </w:pPr>
      <w:ins w:id="22855" w:author="UTENTE" w:date="2020-06-30T19:00:00Z">
        <w:r w:rsidRPr="00181FFC">
          <w:rPr>
            <w:rFonts w:ascii="Calibri" w:eastAsia="Calibri" w:hAnsi="Calibri" w:cs="Times New Roman"/>
          </w:rPr>
          <w:t>1261.</w:t>
        </w:r>
        <w:r w:rsidRPr="00181FFC">
          <w:rPr>
            <w:rFonts w:ascii="Calibri" w:eastAsia="Calibri" w:hAnsi="Calibri" w:cs="Times New Roman"/>
          </w:rPr>
          <w:tab/>
          <w:t>n "Ma persino in un altro continente, la notte ancora ci attanaglia con una paura taciuta."</w:t>
        </w:r>
      </w:ins>
    </w:p>
    <w:p w14:paraId="5263F077" w14:textId="77777777" w:rsidR="00181FFC" w:rsidRPr="00181FFC" w:rsidRDefault="00181FFC" w:rsidP="00181FFC">
      <w:pPr>
        <w:spacing w:line="600" w:lineRule="auto"/>
        <w:jc w:val="left"/>
        <w:rPr>
          <w:ins w:id="22856" w:author="UTENTE" w:date="2020-06-30T19:00:00Z"/>
          <w:rFonts w:ascii="Calibri" w:eastAsia="Calibri" w:hAnsi="Calibri" w:cs="Times New Roman"/>
        </w:rPr>
      </w:pPr>
      <w:ins w:id="22857" w:author="UTENTE" w:date="2020-06-30T19:00:00Z">
        <w:r w:rsidRPr="00181FFC">
          <w:rPr>
            <w:rFonts w:ascii="Calibri" w:eastAsia="Calibri" w:hAnsi="Calibri" w:cs="Times New Roman"/>
          </w:rPr>
          <w:t>1262.</w:t>
        </w:r>
        <w:r w:rsidRPr="00181FFC">
          <w:rPr>
            <w:rFonts w:ascii="Calibri" w:eastAsia="Calibri" w:hAnsi="Calibri" w:cs="Times New Roman"/>
          </w:rPr>
          <w:tab/>
          <w:t>n "È impossibile dimenticare le creature che vagano per le strade la notte…{w} e se non facciamo attenzione, uno di noi potrebbe essere portato via."</w:t>
        </w:r>
        <w:r w:rsidRPr="00181FFC">
          <w:rPr>
            <w:rFonts w:ascii="Calibri" w:eastAsia="Calibri" w:hAnsi="Calibri" w:cs="Times New Roman"/>
          </w:rPr>
          <w:br w:type="page"/>
        </w:r>
      </w:ins>
    </w:p>
    <w:p w14:paraId="5F0CF552" w14:textId="77777777" w:rsidR="00181FFC" w:rsidRPr="00181FFC" w:rsidRDefault="00181FFC" w:rsidP="00181FFC">
      <w:pPr>
        <w:spacing w:line="600" w:lineRule="auto"/>
        <w:jc w:val="left"/>
        <w:rPr>
          <w:ins w:id="22858" w:author="UTENTE" w:date="2020-06-30T19:00:00Z"/>
          <w:rFonts w:ascii="Calibri" w:eastAsia="Calibri" w:hAnsi="Calibri" w:cs="Times New Roman"/>
          <w:lang w:val="en-US"/>
        </w:rPr>
      </w:pPr>
      <w:ins w:id="22859" w:author="UTENTE" w:date="2020-06-30T19:00:00Z">
        <w:r w:rsidRPr="00181FFC">
          <w:rPr>
            <w:rFonts w:ascii="Calibri" w:eastAsia="Calibri" w:hAnsi="Calibri" w:cs="Times New Roman"/>
            <w:lang w:val="en-US"/>
          </w:rPr>
          <w:lastRenderedPageBreak/>
          <w:t>1263.</w:t>
        </w:r>
        <w:r w:rsidRPr="00181FFC">
          <w:rPr>
            <w:rFonts w:ascii="Calibri" w:eastAsia="Calibri" w:hAnsi="Calibri" w:cs="Times New Roman"/>
            <w:lang w:val="en-US"/>
          </w:rPr>
          <w:tab/>
          <w:t>n "I don't intend to ever let that happen to Luka, though."</w:t>
        </w:r>
      </w:ins>
    </w:p>
    <w:p w14:paraId="0F2C40CE" w14:textId="77777777" w:rsidR="00181FFC" w:rsidRPr="00181FFC" w:rsidRDefault="00181FFC" w:rsidP="00181FFC">
      <w:pPr>
        <w:spacing w:line="600" w:lineRule="auto"/>
        <w:jc w:val="left"/>
        <w:rPr>
          <w:ins w:id="22860" w:author="UTENTE" w:date="2020-06-30T19:00:00Z"/>
          <w:rFonts w:ascii="Calibri" w:eastAsia="Calibri" w:hAnsi="Calibri" w:cs="Times New Roman"/>
          <w:lang w:val="en-US"/>
        </w:rPr>
      </w:pPr>
      <w:ins w:id="22861" w:author="UTENTE" w:date="2020-06-30T19:00:00Z">
        <w:r w:rsidRPr="00181FFC">
          <w:rPr>
            <w:rFonts w:ascii="Calibri" w:eastAsia="Calibri" w:hAnsi="Calibri" w:cs="Times New Roman"/>
            <w:lang w:val="en-US"/>
          </w:rPr>
          <w:t>1264.</w:t>
        </w:r>
        <w:r w:rsidRPr="00181FFC">
          <w:rPr>
            <w:rFonts w:ascii="Calibri" w:eastAsia="Calibri" w:hAnsi="Calibri" w:cs="Times New Roman"/>
            <w:lang w:val="en-US"/>
          </w:rPr>
          <w:tab/>
          <w:t>n "I'll do whatever it takes to protect him –– and even if something {i}does{/i} happen, I'll get him back at any cost."</w:t>
        </w:r>
      </w:ins>
    </w:p>
    <w:p w14:paraId="2FBED589" w14:textId="77777777" w:rsidR="00181FFC" w:rsidRPr="00181FFC" w:rsidRDefault="00181FFC" w:rsidP="00181FFC">
      <w:pPr>
        <w:spacing w:line="600" w:lineRule="auto"/>
        <w:jc w:val="left"/>
        <w:rPr>
          <w:ins w:id="22862" w:author="UTENTE" w:date="2020-06-30T19:00:00Z"/>
          <w:rFonts w:ascii="Calibri" w:eastAsia="Calibri" w:hAnsi="Calibri" w:cs="Times New Roman"/>
          <w:lang w:val="en-US"/>
        </w:rPr>
      </w:pPr>
      <w:ins w:id="22863" w:author="UTENTE" w:date="2020-06-30T19:00:00Z">
        <w:r w:rsidRPr="00181FFC">
          <w:rPr>
            <w:rFonts w:ascii="Calibri" w:eastAsia="Calibri" w:hAnsi="Calibri" w:cs="Times New Roman"/>
            <w:lang w:val="en-US"/>
          </w:rPr>
          <w:t>1265.</w:t>
        </w:r>
        <w:r w:rsidRPr="00181FFC">
          <w:rPr>
            <w:rFonts w:ascii="Calibri" w:eastAsia="Calibri" w:hAnsi="Calibri" w:cs="Times New Roman"/>
            <w:lang w:val="en-US"/>
          </w:rPr>
          <w:tab/>
          <w:t>n "Someone has to keep an eye on this spoiled brat, and I've already been suckered into the job… though I wouldn't have it any other way."</w:t>
        </w:r>
      </w:ins>
    </w:p>
    <w:p w14:paraId="4712B32C" w14:textId="77777777" w:rsidR="00181FFC" w:rsidRPr="00181FFC" w:rsidRDefault="00181FFC" w:rsidP="00181FFC">
      <w:pPr>
        <w:spacing w:line="600" w:lineRule="auto"/>
        <w:jc w:val="left"/>
        <w:rPr>
          <w:ins w:id="22864" w:author="UTENTE" w:date="2020-06-30T19:00:00Z"/>
          <w:rFonts w:ascii="Calibri" w:eastAsia="Calibri" w:hAnsi="Calibri" w:cs="Times New Roman"/>
          <w:lang w:val="en-US"/>
        </w:rPr>
      </w:pPr>
      <w:ins w:id="22865" w:author="UTENTE" w:date="2020-06-30T19:00:00Z">
        <w:r w:rsidRPr="00181FFC">
          <w:rPr>
            <w:rFonts w:ascii="Calibri" w:eastAsia="Calibri" w:hAnsi="Calibri" w:cs="Times New Roman"/>
            <w:lang w:val="en-US"/>
          </w:rPr>
          <w:t>1266.</w:t>
        </w:r>
        <w:r w:rsidRPr="00181FFC">
          <w:rPr>
            <w:rFonts w:ascii="Calibri" w:eastAsia="Calibri" w:hAnsi="Calibri" w:cs="Times New Roman"/>
            <w:lang w:val="en-US"/>
          </w:rPr>
          <w:tab/>
          <w:t>l "\"Hey, [mc]…\""</w:t>
        </w:r>
      </w:ins>
    </w:p>
    <w:p w14:paraId="337086FC" w14:textId="77777777" w:rsidR="00181FFC" w:rsidRPr="00181FFC" w:rsidRDefault="00181FFC" w:rsidP="00181FFC">
      <w:pPr>
        <w:spacing w:line="600" w:lineRule="auto"/>
        <w:jc w:val="left"/>
        <w:rPr>
          <w:ins w:id="22866" w:author="UTENTE" w:date="2020-06-30T19:00:00Z"/>
          <w:rFonts w:ascii="Calibri" w:eastAsia="Calibri" w:hAnsi="Calibri" w:cs="Times New Roman"/>
          <w:lang w:val="en-US"/>
        </w:rPr>
      </w:pPr>
      <w:ins w:id="22867" w:author="UTENTE" w:date="2020-06-30T19:00:00Z">
        <w:r w:rsidRPr="00181FFC">
          <w:rPr>
            <w:rFonts w:ascii="Calibri" w:eastAsia="Calibri" w:hAnsi="Calibri" w:cs="Times New Roman"/>
            <w:lang w:val="en-US"/>
          </w:rPr>
          <w:t>1267.</w:t>
        </w:r>
        <w:r w:rsidRPr="00181FFC">
          <w:rPr>
            <w:rFonts w:ascii="Calibri" w:eastAsia="Calibri" w:hAnsi="Calibri" w:cs="Times New Roman"/>
            <w:lang w:val="en-US"/>
          </w:rPr>
          <w:tab/>
          <w:t>l "\"Do you ever miss San Fran?\""</w:t>
        </w:r>
      </w:ins>
    </w:p>
    <w:p w14:paraId="7EF74FE1" w14:textId="77777777" w:rsidR="00181FFC" w:rsidRPr="00181FFC" w:rsidRDefault="00181FFC" w:rsidP="00181FFC">
      <w:pPr>
        <w:spacing w:line="600" w:lineRule="auto"/>
        <w:jc w:val="left"/>
        <w:rPr>
          <w:ins w:id="22868" w:author="UTENTE" w:date="2020-06-30T19:00:00Z"/>
          <w:rFonts w:ascii="Calibri" w:eastAsia="Calibri" w:hAnsi="Calibri" w:cs="Times New Roman"/>
          <w:lang w:val="en-US"/>
        </w:rPr>
      </w:pPr>
      <w:ins w:id="22869" w:author="UTENTE" w:date="2020-06-30T19:00:00Z">
        <w:r w:rsidRPr="00181FFC">
          <w:rPr>
            <w:rFonts w:ascii="Calibri" w:eastAsia="Calibri" w:hAnsi="Calibri" w:cs="Times New Roman"/>
            <w:lang w:val="en-US"/>
          </w:rPr>
          <w:t>1268.</w:t>
        </w:r>
        <w:r w:rsidRPr="00181FFC">
          <w:rPr>
            <w:rFonts w:ascii="Calibri" w:eastAsia="Calibri" w:hAnsi="Calibri" w:cs="Times New Roman"/>
            <w:lang w:val="en-US"/>
          </w:rPr>
          <w:tab/>
          <w:t>mc "\"Mm… No, not really.\""</w:t>
        </w:r>
      </w:ins>
    </w:p>
    <w:p w14:paraId="70C05EE0" w14:textId="77777777" w:rsidR="00181FFC" w:rsidRPr="00181FFC" w:rsidRDefault="00181FFC" w:rsidP="00181FFC">
      <w:pPr>
        <w:spacing w:line="600" w:lineRule="auto"/>
        <w:jc w:val="left"/>
        <w:rPr>
          <w:ins w:id="22870" w:author="UTENTE" w:date="2020-06-30T19:00:00Z"/>
          <w:rFonts w:ascii="Calibri" w:eastAsia="Calibri" w:hAnsi="Calibri" w:cs="Times New Roman"/>
          <w:lang w:val="en-US"/>
        </w:rPr>
      </w:pPr>
      <w:ins w:id="22871" w:author="UTENTE" w:date="2020-06-30T19:00:00Z">
        <w:r w:rsidRPr="00181FFC">
          <w:rPr>
            <w:rFonts w:ascii="Calibri" w:eastAsia="Calibri" w:hAnsi="Calibri" w:cs="Times New Roman"/>
            <w:lang w:val="en-US"/>
          </w:rPr>
          <w:t>1269.</w:t>
        </w:r>
        <w:r w:rsidRPr="00181FFC">
          <w:rPr>
            <w:rFonts w:ascii="Calibri" w:eastAsia="Calibri" w:hAnsi="Calibri" w:cs="Times New Roman"/>
            <w:lang w:val="en-US"/>
          </w:rPr>
          <w:tab/>
          <w:t>mc "\"You were pretty much the only thing I liked there, to be honest.\""</w:t>
        </w:r>
      </w:ins>
    </w:p>
    <w:p w14:paraId="1F04A632" w14:textId="77777777" w:rsidR="00181FFC" w:rsidRPr="00181FFC" w:rsidRDefault="00181FFC" w:rsidP="00181FFC">
      <w:pPr>
        <w:spacing w:line="600" w:lineRule="auto"/>
        <w:jc w:val="left"/>
        <w:rPr>
          <w:ins w:id="22872" w:author="UTENTE" w:date="2020-06-30T19:00:00Z"/>
          <w:rFonts w:ascii="Calibri" w:eastAsia="Calibri" w:hAnsi="Calibri" w:cs="Times New Roman"/>
          <w:lang w:val="en-US"/>
        </w:rPr>
      </w:pPr>
      <w:ins w:id="22873" w:author="UTENTE" w:date="2020-06-30T19:00:00Z">
        <w:r w:rsidRPr="00181FFC">
          <w:rPr>
            <w:rFonts w:ascii="Calibri" w:eastAsia="Calibri" w:hAnsi="Calibri" w:cs="Times New Roman"/>
            <w:lang w:val="en-US"/>
          </w:rPr>
          <w:t>1270.</w:t>
        </w:r>
        <w:r w:rsidRPr="00181FFC">
          <w:rPr>
            <w:rFonts w:ascii="Calibri" w:eastAsia="Calibri" w:hAnsi="Calibri" w:cs="Times New Roman"/>
            <w:lang w:val="en-US"/>
          </w:rPr>
          <w:tab/>
          <w:t>l "\"Hah.\""</w:t>
        </w:r>
      </w:ins>
    </w:p>
    <w:p w14:paraId="10689885" w14:textId="77777777" w:rsidR="00181FFC" w:rsidRPr="00181FFC" w:rsidRDefault="00181FFC" w:rsidP="00181FFC">
      <w:pPr>
        <w:spacing w:line="600" w:lineRule="auto"/>
        <w:jc w:val="left"/>
        <w:rPr>
          <w:ins w:id="22874" w:author="UTENTE" w:date="2020-06-30T19:00:00Z"/>
          <w:rFonts w:ascii="Calibri" w:eastAsia="Calibri" w:hAnsi="Calibri" w:cs="Times New Roman"/>
          <w:lang w:val="en-US"/>
        </w:rPr>
      </w:pPr>
      <w:ins w:id="22875" w:author="UTENTE" w:date="2020-06-30T19:00:00Z">
        <w:r w:rsidRPr="00181FFC">
          <w:rPr>
            <w:rFonts w:ascii="Calibri" w:eastAsia="Calibri" w:hAnsi="Calibri" w:cs="Times New Roman"/>
            <w:lang w:val="en-US"/>
          </w:rPr>
          <w:t>1271.</w:t>
        </w:r>
        <w:r w:rsidRPr="00181FFC">
          <w:rPr>
            <w:rFonts w:ascii="Calibri" w:eastAsia="Calibri" w:hAnsi="Calibri" w:cs="Times New Roman"/>
            <w:lang w:val="en-US"/>
          </w:rPr>
          <w:tab/>
          <w:t>mc "\"How about you? D'you miss it?\""</w:t>
        </w:r>
      </w:ins>
    </w:p>
    <w:p w14:paraId="17AFDD51" w14:textId="77777777" w:rsidR="00181FFC" w:rsidRPr="00181FFC" w:rsidRDefault="00181FFC" w:rsidP="00181FFC">
      <w:pPr>
        <w:spacing w:line="600" w:lineRule="auto"/>
        <w:jc w:val="left"/>
        <w:rPr>
          <w:ins w:id="22876" w:author="UTENTE" w:date="2020-06-30T19:00:00Z"/>
          <w:rFonts w:ascii="Calibri" w:eastAsia="Calibri" w:hAnsi="Calibri" w:cs="Times New Roman"/>
          <w:lang w:val="en-US"/>
        </w:rPr>
      </w:pPr>
      <w:ins w:id="22877" w:author="UTENTE" w:date="2020-06-30T19:00:00Z">
        <w:r w:rsidRPr="00181FFC">
          <w:rPr>
            <w:rFonts w:ascii="Calibri" w:eastAsia="Calibri" w:hAnsi="Calibri" w:cs="Times New Roman"/>
            <w:lang w:val="en-US"/>
          </w:rPr>
          <w:t>1272.</w:t>
        </w:r>
        <w:r w:rsidRPr="00181FFC">
          <w:rPr>
            <w:rFonts w:ascii="Calibri" w:eastAsia="Calibri" w:hAnsi="Calibri" w:cs="Times New Roman"/>
            <w:lang w:val="en-US"/>
          </w:rPr>
          <w:tab/>
          <w:t>l "\"…\""</w:t>
        </w:r>
      </w:ins>
    </w:p>
    <w:p w14:paraId="50CA2C57" w14:textId="77777777" w:rsidR="00181FFC" w:rsidRPr="00181FFC" w:rsidRDefault="00181FFC" w:rsidP="00181FFC">
      <w:pPr>
        <w:spacing w:line="600" w:lineRule="auto"/>
        <w:jc w:val="left"/>
        <w:rPr>
          <w:ins w:id="22878" w:author="UTENTE" w:date="2020-06-30T19:00:00Z"/>
          <w:rFonts w:ascii="Calibri" w:eastAsia="Calibri" w:hAnsi="Calibri" w:cs="Times New Roman"/>
          <w:lang w:val="en-US"/>
        </w:rPr>
      </w:pPr>
      <w:ins w:id="22879" w:author="UTENTE" w:date="2020-06-30T19:00:00Z">
        <w:r w:rsidRPr="00181FFC">
          <w:rPr>
            <w:rFonts w:ascii="Calibri" w:eastAsia="Calibri" w:hAnsi="Calibri" w:cs="Times New Roman"/>
            <w:lang w:val="en-US"/>
          </w:rPr>
          <w:t>1273.</w:t>
        </w:r>
        <w:r w:rsidRPr="00181FFC">
          <w:rPr>
            <w:rFonts w:ascii="Calibri" w:eastAsia="Calibri" w:hAnsi="Calibri" w:cs="Times New Roman"/>
            <w:lang w:val="en-US"/>
          </w:rPr>
          <w:tab/>
          <w:t>n "For a moment, Luka goes quiet."</w:t>
        </w:r>
      </w:ins>
    </w:p>
    <w:p w14:paraId="7713DD1E" w14:textId="77777777" w:rsidR="00181FFC" w:rsidRPr="00181FFC" w:rsidRDefault="00181FFC" w:rsidP="00181FFC">
      <w:pPr>
        <w:spacing w:line="600" w:lineRule="auto"/>
        <w:jc w:val="left"/>
        <w:rPr>
          <w:ins w:id="22880" w:author="UTENTE" w:date="2020-06-30T19:00:00Z"/>
          <w:rFonts w:ascii="Calibri" w:eastAsia="Calibri" w:hAnsi="Calibri" w:cs="Times New Roman"/>
          <w:lang w:val="en-US"/>
        </w:rPr>
      </w:pPr>
      <w:ins w:id="22881" w:author="UTENTE" w:date="2020-06-30T19:00:00Z">
        <w:r w:rsidRPr="00181FFC">
          <w:rPr>
            <w:rFonts w:ascii="Calibri" w:eastAsia="Calibri" w:hAnsi="Calibri" w:cs="Times New Roman"/>
            <w:lang w:val="en-US"/>
          </w:rPr>
          <w:t>1274.</w:t>
        </w:r>
        <w:r w:rsidRPr="00181FFC">
          <w:rPr>
            <w:rFonts w:ascii="Calibri" w:eastAsia="Calibri" w:hAnsi="Calibri" w:cs="Times New Roman"/>
            <w:lang w:val="en-US"/>
          </w:rPr>
          <w:tab/>
          <w:t>n "I wonder if he's thinking about his brother…{w} The brother he left behind, even if his real self vanished a long time ago."</w:t>
        </w:r>
      </w:ins>
    </w:p>
    <w:p w14:paraId="5016CE18" w14:textId="77777777" w:rsidR="00181FFC" w:rsidRPr="00181FFC" w:rsidRDefault="00181FFC" w:rsidP="00181FFC">
      <w:pPr>
        <w:spacing w:line="600" w:lineRule="auto"/>
        <w:jc w:val="left"/>
        <w:rPr>
          <w:ins w:id="22882" w:author="UTENTE" w:date="2020-06-30T19:00:00Z"/>
          <w:rFonts w:ascii="Calibri" w:eastAsia="Calibri" w:hAnsi="Calibri" w:cs="Times New Roman"/>
          <w:lang w:val="en-US"/>
        </w:rPr>
      </w:pPr>
      <w:ins w:id="22883" w:author="UTENTE" w:date="2020-06-30T19:00:00Z">
        <w:r w:rsidRPr="00181FFC">
          <w:rPr>
            <w:rFonts w:ascii="Calibri" w:eastAsia="Calibri" w:hAnsi="Calibri" w:cs="Times New Roman"/>
            <w:lang w:val="en-US"/>
          </w:rPr>
          <w:t>1275.</w:t>
        </w:r>
        <w:r w:rsidRPr="00181FFC">
          <w:rPr>
            <w:rFonts w:ascii="Calibri" w:eastAsia="Calibri" w:hAnsi="Calibri" w:cs="Times New Roman"/>
            <w:lang w:val="en-US"/>
          </w:rPr>
          <w:tab/>
          <w:t>l "\"Yeah, a little bit.\""</w:t>
        </w:r>
      </w:ins>
    </w:p>
    <w:p w14:paraId="15ED54D9" w14:textId="77777777" w:rsidR="00181FFC" w:rsidRPr="00181FFC" w:rsidRDefault="00181FFC" w:rsidP="00181FFC">
      <w:pPr>
        <w:spacing w:line="600" w:lineRule="auto"/>
        <w:jc w:val="left"/>
        <w:rPr>
          <w:ins w:id="22884" w:author="UTENTE" w:date="2020-06-30T19:00:00Z"/>
          <w:rFonts w:ascii="Calibri" w:eastAsia="Calibri" w:hAnsi="Calibri" w:cs="Times New Roman"/>
          <w:lang w:val="en-US"/>
        </w:rPr>
      </w:pPr>
      <w:ins w:id="22885" w:author="UTENTE" w:date="2020-06-30T19:00:00Z">
        <w:r w:rsidRPr="00181FFC">
          <w:rPr>
            <w:rFonts w:ascii="Calibri" w:eastAsia="Calibri" w:hAnsi="Calibri" w:cs="Times New Roman"/>
            <w:lang w:val="en-US"/>
          </w:rPr>
          <w:t>1276.</w:t>
        </w:r>
        <w:r w:rsidRPr="00181FFC">
          <w:rPr>
            <w:rFonts w:ascii="Calibri" w:eastAsia="Calibri" w:hAnsi="Calibri" w:cs="Times New Roman"/>
            <w:lang w:val="en-US"/>
          </w:rPr>
          <w:tab/>
          <w:t>l "\"But it's okay. I don't think I need to go back any more.\""</w:t>
        </w:r>
      </w:ins>
    </w:p>
    <w:p w14:paraId="4CDCD269" w14:textId="77777777" w:rsidR="00181FFC" w:rsidRPr="00181FFC" w:rsidRDefault="00181FFC" w:rsidP="00181FFC">
      <w:pPr>
        <w:spacing w:line="600" w:lineRule="auto"/>
        <w:jc w:val="left"/>
        <w:rPr>
          <w:ins w:id="22886" w:author="UTENTE" w:date="2020-06-30T19:00:00Z"/>
          <w:rFonts w:ascii="Calibri" w:eastAsia="Calibri" w:hAnsi="Calibri" w:cs="Times New Roman"/>
          <w:lang w:val="en-US"/>
        </w:rPr>
      </w:pPr>
      <w:ins w:id="22887" w:author="UTENTE" w:date="2020-06-30T19:00:00Z">
        <w:r w:rsidRPr="00181FFC">
          <w:rPr>
            <w:rFonts w:ascii="Calibri" w:eastAsia="Calibri" w:hAnsi="Calibri" w:cs="Times New Roman"/>
            <w:lang w:val="en-US"/>
          </w:rPr>
          <w:t>1277.</w:t>
        </w:r>
        <w:r w:rsidRPr="00181FFC">
          <w:rPr>
            <w:rFonts w:ascii="Calibri" w:eastAsia="Calibri" w:hAnsi="Calibri" w:cs="Times New Roman"/>
            <w:lang w:val="en-US"/>
          </w:rPr>
          <w:tab/>
          <w:t>n "He mumbles a soft reply, nestling against my lap."</w:t>
        </w:r>
      </w:ins>
    </w:p>
    <w:p w14:paraId="4E80EE38" w14:textId="77777777" w:rsidR="00181FFC" w:rsidRPr="00181FFC" w:rsidRDefault="00181FFC" w:rsidP="00181FFC">
      <w:pPr>
        <w:spacing w:line="600" w:lineRule="auto"/>
        <w:jc w:val="left"/>
        <w:rPr>
          <w:ins w:id="22888" w:author="UTENTE" w:date="2020-06-30T19:00:00Z"/>
          <w:rFonts w:ascii="Calibri" w:eastAsia="Calibri" w:hAnsi="Calibri" w:cs="Times New Roman"/>
        </w:rPr>
      </w:pPr>
      <w:ins w:id="22889" w:author="UTENTE" w:date="2020-06-30T19:00:00Z">
        <w:r w:rsidRPr="00181FFC">
          <w:rPr>
            <w:rFonts w:ascii="Calibri" w:eastAsia="Calibri" w:hAnsi="Calibri" w:cs="Times New Roman"/>
          </w:rPr>
          <w:t>1278.</w:t>
        </w:r>
        <w:r w:rsidRPr="00181FFC">
          <w:rPr>
            <w:rFonts w:ascii="Calibri" w:eastAsia="Calibri" w:hAnsi="Calibri" w:cs="Times New Roman"/>
          </w:rPr>
          <w:tab/>
          <w:t>mc "\"…\"" </w:t>
        </w:r>
        <w:r w:rsidRPr="00181FFC">
          <w:rPr>
            <w:rFonts w:ascii="Calibri" w:eastAsia="Calibri" w:hAnsi="Calibri" w:cs="Times New Roman"/>
          </w:rPr>
          <w:br w:type="page"/>
        </w:r>
      </w:ins>
    </w:p>
    <w:p w14:paraId="433FBFA6" w14:textId="77777777" w:rsidR="00181FFC" w:rsidRPr="00181FFC" w:rsidRDefault="00181FFC" w:rsidP="00181FFC">
      <w:pPr>
        <w:spacing w:line="600" w:lineRule="auto"/>
        <w:jc w:val="left"/>
        <w:rPr>
          <w:ins w:id="22890" w:author="UTENTE" w:date="2020-06-30T19:00:00Z"/>
          <w:rFonts w:ascii="Calibri" w:eastAsia="Calibri" w:hAnsi="Calibri" w:cs="Times New Roman"/>
        </w:rPr>
      </w:pPr>
      <w:ins w:id="22891" w:author="UTENTE" w:date="2020-06-30T19:00:00Z">
        <w:r w:rsidRPr="00181FFC">
          <w:rPr>
            <w:rFonts w:ascii="Calibri" w:eastAsia="Calibri" w:hAnsi="Calibri" w:cs="Times New Roman"/>
          </w:rPr>
          <w:lastRenderedPageBreak/>
          <w:t>1263.</w:t>
        </w:r>
        <w:r w:rsidRPr="00181FFC">
          <w:rPr>
            <w:rFonts w:ascii="Calibri" w:eastAsia="Calibri" w:hAnsi="Calibri" w:cs="Times New Roman"/>
          </w:rPr>
          <w:tab/>
          <w:t>n "Non ho intenzione di farlo mai accadere a Luka, però."</w:t>
        </w:r>
      </w:ins>
    </w:p>
    <w:p w14:paraId="7FA80CF5" w14:textId="77777777" w:rsidR="00181FFC" w:rsidRPr="00181FFC" w:rsidRDefault="00181FFC" w:rsidP="00181FFC">
      <w:pPr>
        <w:spacing w:line="600" w:lineRule="auto"/>
        <w:jc w:val="left"/>
        <w:rPr>
          <w:ins w:id="22892" w:author="UTENTE" w:date="2020-06-30T19:00:00Z"/>
          <w:rFonts w:ascii="Calibri" w:eastAsia="Calibri" w:hAnsi="Calibri" w:cs="Times New Roman"/>
        </w:rPr>
      </w:pPr>
      <w:ins w:id="22893" w:author="UTENTE" w:date="2020-06-30T19:00:00Z">
        <w:r w:rsidRPr="00181FFC">
          <w:rPr>
            <w:rFonts w:ascii="Calibri" w:eastAsia="Calibri" w:hAnsi="Calibri" w:cs="Times New Roman"/>
          </w:rPr>
          <w:t>1264.</w:t>
        </w:r>
        <w:r w:rsidRPr="00181FFC">
          <w:rPr>
            <w:rFonts w:ascii="Calibri" w:eastAsia="Calibri" w:hAnsi="Calibri" w:cs="Times New Roman"/>
          </w:rPr>
          <w:tab/>
          <w:t>n "Farò tutto il possibile per proteggerlo -- e anche se qualcosa {i}dovesse{/i} succedere, me lo riprenderei a tutti i costi."</w:t>
        </w:r>
      </w:ins>
    </w:p>
    <w:p w14:paraId="6D06020C" w14:textId="77777777" w:rsidR="00181FFC" w:rsidRPr="00181FFC" w:rsidRDefault="00181FFC" w:rsidP="00181FFC">
      <w:pPr>
        <w:spacing w:line="600" w:lineRule="auto"/>
        <w:jc w:val="left"/>
        <w:rPr>
          <w:ins w:id="22894" w:author="UTENTE" w:date="2020-06-30T19:00:00Z"/>
          <w:rFonts w:ascii="Calibri" w:eastAsia="Calibri" w:hAnsi="Calibri" w:cs="Times New Roman"/>
        </w:rPr>
      </w:pPr>
      <w:ins w:id="22895" w:author="UTENTE" w:date="2020-06-30T19:00:00Z">
        <w:r w:rsidRPr="00181FFC">
          <w:rPr>
            <w:rFonts w:ascii="Calibri" w:eastAsia="Calibri" w:hAnsi="Calibri" w:cs="Times New Roman"/>
          </w:rPr>
          <w:t>1265.</w:t>
        </w:r>
        <w:r w:rsidRPr="00181FFC">
          <w:rPr>
            <w:rFonts w:ascii="Calibri" w:eastAsia="Calibri" w:hAnsi="Calibri" w:cs="Times New Roman"/>
          </w:rPr>
          <w:tab/>
          <w:t>n "Qualcuno deve tenere d'occhio questo moccioso viziato, e io sono già stato risucchiato in questo lavoro… Anche se non cambierei nulla."</w:t>
        </w:r>
      </w:ins>
    </w:p>
    <w:p w14:paraId="1A8967B2" w14:textId="77777777" w:rsidR="00181FFC" w:rsidRPr="00181FFC" w:rsidRDefault="00181FFC" w:rsidP="00181FFC">
      <w:pPr>
        <w:spacing w:line="600" w:lineRule="auto"/>
        <w:jc w:val="left"/>
        <w:rPr>
          <w:ins w:id="22896" w:author="UTENTE" w:date="2020-06-30T19:00:00Z"/>
          <w:rFonts w:ascii="Calibri" w:eastAsia="Calibri" w:hAnsi="Calibri" w:cs="Times New Roman"/>
        </w:rPr>
      </w:pPr>
      <w:ins w:id="22897" w:author="UTENTE" w:date="2020-06-30T19:00:00Z">
        <w:r w:rsidRPr="00181FFC">
          <w:rPr>
            <w:rFonts w:ascii="Calibri" w:eastAsia="Calibri" w:hAnsi="Calibri" w:cs="Times New Roman"/>
          </w:rPr>
          <w:t>1266.</w:t>
        </w:r>
        <w:r w:rsidRPr="00181FFC">
          <w:rPr>
            <w:rFonts w:ascii="Calibri" w:eastAsia="Calibri" w:hAnsi="Calibri" w:cs="Times New Roman"/>
          </w:rPr>
          <w:tab/>
          <w:t>l "\"Ehi, [mc]…\""</w:t>
        </w:r>
      </w:ins>
    </w:p>
    <w:p w14:paraId="245BC958" w14:textId="77777777" w:rsidR="00181FFC" w:rsidRPr="00181FFC" w:rsidRDefault="00181FFC" w:rsidP="00181FFC">
      <w:pPr>
        <w:spacing w:line="600" w:lineRule="auto"/>
        <w:jc w:val="left"/>
        <w:rPr>
          <w:ins w:id="22898" w:author="UTENTE" w:date="2020-06-30T19:00:00Z"/>
          <w:rFonts w:ascii="Calibri" w:eastAsia="Calibri" w:hAnsi="Calibri" w:cs="Times New Roman"/>
        </w:rPr>
      </w:pPr>
      <w:ins w:id="22899" w:author="UTENTE" w:date="2020-06-30T19:00:00Z">
        <w:r w:rsidRPr="00181FFC">
          <w:rPr>
            <w:rFonts w:ascii="Calibri" w:eastAsia="Calibri" w:hAnsi="Calibri" w:cs="Times New Roman"/>
          </w:rPr>
          <w:t>1267.</w:t>
        </w:r>
        <w:r w:rsidRPr="00181FFC">
          <w:rPr>
            <w:rFonts w:ascii="Calibri" w:eastAsia="Calibri" w:hAnsi="Calibri" w:cs="Times New Roman"/>
          </w:rPr>
          <w:tab/>
          <w:t>l "\"Ti manca mai San Fran?\""</w:t>
        </w:r>
      </w:ins>
    </w:p>
    <w:p w14:paraId="7047F8DA" w14:textId="77777777" w:rsidR="00181FFC" w:rsidRPr="00181FFC" w:rsidRDefault="00181FFC" w:rsidP="00181FFC">
      <w:pPr>
        <w:spacing w:line="600" w:lineRule="auto"/>
        <w:jc w:val="left"/>
        <w:rPr>
          <w:ins w:id="22900" w:author="UTENTE" w:date="2020-06-30T19:00:00Z"/>
          <w:rFonts w:ascii="Calibri" w:eastAsia="Calibri" w:hAnsi="Calibri" w:cs="Times New Roman"/>
        </w:rPr>
      </w:pPr>
      <w:ins w:id="22901" w:author="UTENTE" w:date="2020-06-30T19:00:00Z">
        <w:r w:rsidRPr="00181FFC">
          <w:rPr>
            <w:rFonts w:ascii="Calibri" w:eastAsia="Calibri" w:hAnsi="Calibri" w:cs="Times New Roman"/>
          </w:rPr>
          <w:t>1268.</w:t>
        </w:r>
        <w:r w:rsidRPr="00181FFC">
          <w:rPr>
            <w:rFonts w:ascii="Calibri" w:eastAsia="Calibri" w:hAnsi="Calibri" w:cs="Times New Roman"/>
          </w:rPr>
          <w:tab/>
          <w:t>mc "\"Mm… No, in realtà no.\""</w:t>
        </w:r>
      </w:ins>
    </w:p>
    <w:p w14:paraId="1422B2C4" w14:textId="77777777" w:rsidR="00181FFC" w:rsidRPr="00181FFC" w:rsidRDefault="00181FFC" w:rsidP="00181FFC">
      <w:pPr>
        <w:spacing w:line="600" w:lineRule="auto"/>
        <w:jc w:val="left"/>
        <w:rPr>
          <w:ins w:id="22902" w:author="UTENTE" w:date="2020-06-30T19:00:00Z"/>
          <w:rFonts w:ascii="Calibri" w:eastAsia="Calibri" w:hAnsi="Calibri" w:cs="Times New Roman"/>
        </w:rPr>
      </w:pPr>
      <w:ins w:id="22903" w:author="UTENTE" w:date="2020-06-30T19:00:00Z">
        <w:r w:rsidRPr="00181FFC">
          <w:rPr>
            <w:rFonts w:ascii="Calibri" w:eastAsia="Calibri" w:hAnsi="Calibri" w:cs="Times New Roman"/>
          </w:rPr>
          <w:t>1269.</w:t>
        </w:r>
        <w:r w:rsidRPr="00181FFC">
          <w:rPr>
            <w:rFonts w:ascii="Calibri" w:eastAsia="Calibri" w:hAnsi="Calibri" w:cs="Times New Roman"/>
          </w:rPr>
          <w:tab/>
          <w:t>mc "\"Eri praticamente l'unica cosa che mi piaceva di quel posto, ad essere sincero.\""</w:t>
        </w:r>
      </w:ins>
    </w:p>
    <w:p w14:paraId="1230CE84" w14:textId="77777777" w:rsidR="00181FFC" w:rsidRPr="00181FFC" w:rsidRDefault="00181FFC" w:rsidP="00181FFC">
      <w:pPr>
        <w:spacing w:line="600" w:lineRule="auto"/>
        <w:jc w:val="left"/>
        <w:rPr>
          <w:ins w:id="22904" w:author="UTENTE" w:date="2020-06-30T19:00:00Z"/>
          <w:rFonts w:ascii="Calibri" w:eastAsia="Calibri" w:hAnsi="Calibri" w:cs="Times New Roman"/>
        </w:rPr>
      </w:pPr>
      <w:ins w:id="22905" w:author="UTENTE" w:date="2020-06-30T19:00:00Z">
        <w:r w:rsidRPr="00181FFC">
          <w:rPr>
            <w:rFonts w:ascii="Calibri" w:eastAsia="Calibri" w:hAnsi="Calibri" w:cs="Times New Roman"/>
          </w:rPr>
          <w:t>1270.</w:t>
        </w:r>
        <w:r w:rsidRPr="00181FFC">
          <w:rPr>
            <w:rFonts w:ascii="Calibri" w:eastAsia="Calibri" w:hAnsi="Calibri" w:cs="Times New Roman"/>
          </w:rPr>
          <w:tab/>
          <w:t>l "\"Ah.\""</w:t>
        </w:r>
      </w:ins>
    </w:p>
    <w:p w14:paraId="756F521A" w14:textId="77777777" w:rsidR="00181FFC" w:rsidRPr="00181FFC" w:rsidRDefault="00181FFC" w:rsidP="00181FFC">
      <w:pPr>
        <w:spacing w:line="600" w:lineRule="auto"/>
        <w:jc w:val="left"/>
        <w:rPr>
          <w:ins w:id="22906" w:author="UTENTE" w:date="2020-06-30T19:00:00Z"/>
          <w:rFonts w:ascii="Calibri" w:eastAsia="Calibri" w:hAnsi="Calibri" w:cs="Times New Roman"/>
        </w:rPr>
      </w:pPr>
      <w:ins w:id="22907" w:author="UTENTE" w:date="2020-06-30T19:00:00Z">
        <w:r w:rsidRPr="00181FFC">
          <w:rPr>
            <w:rFonts w:ascii="Calibri" w:eastAsia="Calibri" w:hAnsi="Calibri" w:cs="Times New Roman"/>
          </w:rPr>
          <w:t>1271.</w:t>
        </w:r>
        <w:r w:rsidRPr="00181FFC">
          <w:rPr>
            <w:rFonts w:ascii="Calibri" w:eastAsia="Calibri" w:hAnsi="Calibri" w:cs="Times New Roman"/>
          </w:rPr>
          <w:tab/>
          <w:t>mc "\"E tu che mi dici? Ti manca?\""</w:t>
        </w:r>
      </w:ins>
    </w:p>
    <w:p w14:paraId="4AAD9978" w14:textId="77777777" w:rsidR="00181FFC" w:rsidRPr="00181FFC" w:rsidRDefault="00181FFC" w:rsidP="00181FFC">
      <w:pPr>
        <w:spacing w:line="600" w:lineRule="auto"/>
        <w:jc w:val="left"/>
        <w:rPr>
          <w:ins w:id="22908" w:author="UTENTE" w:date="2020-06-30T19:00:00Z"/>
          <w:rFonts w:ascii="Calibri" w:eastAsia="Calibri" w:hAnsi="Calibri" w:cs="Times New Roman"/>
        </w:rPr>
      </w:pPr>
      <w:ins w:id="22909" w:author="UTENTE" w:date="2020-06-30T19:00:00Z">
        <w:r w:rsidRPr="00181FFC">
          <w:rPr>
            <w:rFonts w:ascii="Calibri" w:eastAsia="Calibri" w:hAnsi="Calibri" w:cs="Times New Roman"/>
          </w:rPr>
          <w:t>1272.</w:t>
        </w:r>
        <w:r w:rsidRPr="00181FFC">
          <w:rPr>
            <w:rFonts w:ascii="Calibri" w:eastAsia="Calibri" w:hAnsi="Calibri" w:cs="Times New Roman"/>
          </w:rPr>
          <w:tab/>
          <w:t>l "\"…\""</w:t>
        </w:r>
      </w:ins>
    </w:p>
    <w:p w14:paraId="00E56B56" w14:textId="77777777" w:rsidR="00181FFC" w:rsidRPr="00181FFC" w:rsidRDefault="00181FFC" w:rsidP="00181FFC">
      <w:pPr>
        <w:spacing w:line="600" w:lineRule="auto"/>
        <w:jc w:val="left"/>
        <w:rPr>
          <w:ins w:id="22910" w:author="UTENTE" w:date="2020-06-30T19:00:00Z"/>
          <w:rFonts w:ascii="Calibri" w:eastAsia="Calibri" w:hAnsi="Calibri" w:cs="Times New Roman"/>
        </w:rPr>
      </w:pPr>
      <w:ins w:id="22911" w:author="UTENTE" w:date="2020-06-30T19:00:00Z">
        <w:r w:rsidRPr="00181FFC">
          <w:rPr>
            <w:rFonts w:ascii="Calibri" w:eastAsia="Calibri" w:hAnsi="Calibri" w:cs="Times New Roman"/>
          </w:rPr>
          <w:t>1273.</w:t>
        </w:r>
        <w:r w:rsidRPr="00181FFC">
          <w:rPr>
            <w:rFonts w:ascii="Calibri" w:eastAsia="Calibri" w:hAnsi="Calibri" w:cs="Times New Roman"/>
          </w:rPr>
          <w:tab/>
          <w:t>n "Per un momento, Luka rimane in silenzio."</w:t>
        </w:r>
      </w:ins>
    </w:p>
    <w:p w14:paraId="7C537471" w14:textId="77777777" w:rsidR="00181FFC" w:rsidRPr="00181FFC" w:rsidRDefault="00181FFC" w:rsidP="00181FFC">
      <w:pPr>
        <w:spacing w:line="600" w:lineRule="auto"/>
        <w:jc w:val="left"/>
        <w:rPr>
          <w:ins w:id="22912" w:author="UTENTE" w:date="2020-06-30T19:00:00Z"/>
          <w:rFonts w:ascii="Calibri" w:eastAsia="Calibri" w:hAnsi="Calibri" w:cs="Times New Roman"/>
        </w:rPr>
      </w:pPr>
      <w:ins w:id="22913" w:author="UTENTE" w:date="2020-06-30T19:00:00Z">
        <w:r w:rsidRPr="00181FFC">
          <w:rPr>
            <w:rFonts w:ascii="Calibri" w:eastAsia="Calibri" w:hAnsi="Calibri" w:cs="Times New Roman"/>
          </w:rPr>
          <w:t>1274.</w:t>
        </w:r>
        <w:r w:rsidRPr="00181FFC">
          <w:rPr>
            <w:rFonts w:ascii="Calibri" w:eastAsia="Calibri" w:hAnsi="Calibri" w:cs="Times New Roman"/>
          </w:rPr>
          <w:tab/>
          <w:t>n "Mi chiedo se stia pensando a suo fratello…{w} Il fratello che si ha lasciato dietro, anche se quello vero è svanito da tempo."</w:t>
        </w:r>
      </w:ins>
    </w:p>
    <w:p w14:paraId="28A707B8" w14:textId="77777777" w:rsidR="00181FFC" w:rsidRPr="00181FFC" w:rsidRDefault="00181FFC" w:rsidP="00181FFC">
      <w:pPr>
        <w:spacing w:line="600" w:lineRule="auto"/>
        <w:jc w:val="left"/>
        <w:rPr>
          <w:ins w:id="22914" w:author="UTENTE" w:date="2020-06-30T19:00:00Z"/>
          <w:rFonts w:ascii="Calibri" w:eastAsia="Calibri" w:hAnsi="Calibri" w:cs="Times New Roman"/>
        </w:rPr>
      </w:pPr>
      <w:ins w:id="22915" w:author="UTENTE" w:date="2020-06-30T19:00:00Z">
        <w:r w:rsidRPr="00181FFC">
          <w:rPr>
            <w:rFonts w:ascii="Calibri" w:eastAsia="Calibri" w:hAnsi="Calibri" w:cs="Times New Roman"/>
          </w:rPr>
          <w:t>1275.</w:t>
        </w:r>
        <w:r w:rsidRPr="00181FFC">
          <w:rPr>
            <w:rFonts w:ascii="Calibri" w:eastAsia="Calibri" w:hAnsi="Calibri" w:cs="Times New Roman"/>
          </w:rPr>
          <w:tab/>
          <w:t>l "\"Sì, un po'.\""</w:t>
        </w:r>
      </w:ins>
    </w:p>
    <w:p w14:paraId="2ADFD5D1" w14:textId="77777777" w:rsidR="00181FFC" w:rsidRPr="00181FFC" w:rsidRDefault="00181FFC" w:rsidP="00181FFC">
      <w:pPr>
        <w:spacing w:line="600" w:lineRule="auto"/>
        <w:jc w:val="left"/>
        <w:rPr>
          <w:ins w:id="22916" w:author="UTENTE" w:date="2020-06-30T19:00:00Z"/>
          <w:rFonts w:ascii="Calibri" w:eastAsia="Calibri" w:hAnsi="Calibri" w:cs="Times New Roman"/>
        </w:rPr>
      </w:pPr>
      <w:ins w:id="22917" w:author="UTENTE" w:date="2020-06-30T19:00:00Z">
        <w:r w:rsidRPr="00181FFC">
          <w:rPr>
            <w:rFonts w:ascii="Calibri" w:eastAsia="Calibri" w:hAnsi="Calibri" w:cs="Times New Roman"/>
          </w:rPr>
          <w:t>1276.</w:t>
        </w:r>
        <w:r w:rsidRPr="00181FFC">
          <w:rPr>
            <w:rFonts w:ascii="Calibri" w:eastAsia="Calibri" w:hAnsi="Calibri" w:cs="Times New Roman"/>
          </w:rPr>
          <w:tab/>
          <w:t>l "\"Ma va bene così. Non penso di poterci tornare.\""</w:t>
        </w:r>
      </w:ins>
    </w:p>
    <w:p w14:paraId="681A80B3" w14:textId="77777777" w:rsidR="00181FFC" w:rsidRPr="00181FFC" w:rsidRDefault="00181FFC" w:rsidP="00181FFC">
      <w:pPr>
        <w:spacing w:line="600" w:lineRule="auto"/>
        <w:jc w:val="left"/>
        <w:rPr>
          <w:ins w:id="22918" w:author="UTENTE" w:date="2020-06-30T19:00:00Z"/>
          <w:rFonts w:ascii="Calibri" w:eastAsia="Calibri" w:hAnsi="Calibri" w:cs="Times New Roman"/>
        </w:rPr>
      </w:pPr>
      <w:ins w:id="22919" w:author="UTENTE" w:date="2020-06-30T19:00:00Z">
        <w:r w:rsidRPr="00181FFC">
          <w:rPr>
            <w:rFonts w:ascii="Calibri" w:eastAsia="Calibri" w:hAnsi="Calibri" w:cs="Times New Roman"/>
          </w:rPr>
          <w:t>1277.</w:t>
        </w:r>
        <w:r w:rsidRPr="00181FFC">
          <w:rPr>
            <w:rFonts w:ascii="Calibri" w:eastAsia="Calibri" w:hAnsi="Calibri" w:cs="Times New Roman"/>
          </w:rPr>
          <w:tab/>
          <w:t>n "Mormora in risposta, accoccolandosi sulle mie gambe."</w:t>
        </w:r>
      </w:ins>
    </w:p>
    <w:p w14:paraId="5BC841B2" w14:textId="77777777" w:rsidR="00181FFC" w:rsidRPr="00181FFC" w:rsidRDefault="00181FFC" w:rsidP="00181FFC">
      <w:pPr>
        <w:spacing w:line="600" w:lineRule="auto"/>
        <w:jc w:val="left"/>
        <w:rPr>
          <w:ins w:id="22920" w:author="UTENTE" w:date="2020-06-30T19:00:00Z"/>
          <w:rFonts w:ascii="Calibri" w:eastAsia="Calibri" w:hAnsi="Calibri" w:cs="Times New Roman"/>
          <w:lang w:val="en-US"/>
          <w:rPrChange w:id="22921" w:author="UTENTE" w:date="2020-06-30T19:00:00Z">
            <w:rPr>
              <w:ins w:id="22922" w:author="UTENTE" w:date="2020-06-30T19:00:00Z"/>
              <w:rFonts w:ascii="Calibri" w:eastAsia="Calibri" w:hAnsi="Calibri" w:cs="Times New Roman"/>
            </w:rPr>
          </w:rPrChange>
        </w:rPr>
      </w:pPr>
      <w:ins w:id="22923" w:author="UTENTE" w:date="2020-06-30T19:00:00Z">
        <w:r w:rsidRPr="00181FFC">
          <w:rPr>
            <w:rFonts w:ascii="Calibri" w:eastAsia="Calibri" w:hAnsi="Calibri" w:cs="Times New Roman"/>
            <w:lang w:val="en-US"/>
            <w:rPrChange w:id="22924" w:author="UTENTE" w:date="2020-06-30T19:00:00Z">
              <w:rPr>
                <w:rFonts w:ascii="Calibri" w:eastAsia="Calibri" w:hAnsi="Calibri" w:cs="Times New Roman"/>
              </w:rPr>
            </w:rPrChange>
          </w:rPr>
          <w:t>1278.</w:t>
        </w:r>
        <w:r w:rsidRPr="00181FFC">
          <w:rPr>
            <w:rFonts w:ascii="Calibri" w:eastAsia="Calibri" w:hAnsi="Calibri" w:cs="Times New Roman"/>
            <w:lang w:val="en-US"/>
            <w:rPrChange w:id="22925" w:author="UTENTE" w:date="2020-06-30T19:00:00Z">
              <w:rPr>
                <w:rFonts w:ascii="Calibri" w:eastAsia="Calibri" w:hAnsi="Calibri" w:cs="Times New Roman"/>
              </w:rPr>
            </w:rPrChange>
          </w:rPr>
          <w:tab/>
          <w:t>mc "\"…\"" </w:t>
        </w:r>
        <w:r w:rsidRPr="00181FFC">
          <w:rPr>
            <w:rFonts w:ascii="Calibri" w:eastAsia="Calibri" w:hAnsi="Calibri" w:cs="Times New Roman"/>
            <w:lang w:val="en-US"/>
            <w:rPrChange w:id="22926" w:author="UTENTE" w:date="2020-06-30T19:00:00Z">
              <w:rPr>
                <w:rFonts w:ascii="Calibri" w:eastAsia="Calibri" w:hAnsi="Calibri" w:cs="Times New Roman"/>
              </w:rPr>
            </w:rPrChange>
          </w:rPr>
          <w:br w:type="page"/>
        </w:r>
      </w:ins>
    </w:p>
    <w:p w14:paraId="2C8D2E5F" w14:textId="77777777" w:rsidR="00181FFC" w:rsidRPr="00181FFC" w:rsidRDefault="00181FFC" w:rsidP="00181FFC">
      <w:pPr>
        <w:spacing w:line="600" w:lineRule="auto"/>
        <w:jc w:val="left"/>
        <w:rPr>
          <w:ins w:id="22927" w:author="UTENTE" w:date="2020-06-30T19:00:00Z"/>
          <w:rFonts w:ascii="Calibri" w:eastAsia="Calibri" w:hAnsi="Calibri" w:cs="Times New Roman"/>
          <w:lang w:val="en-US"/>
        </w:rPr>
      </w:pPr>
      <w:ins w:id="22928" w:author="UTENTE" w:date="2020-06-30T19:00:00Z">
        <w:r w:rsidRPr="00181FFC">
          <w:rPr>
            <w:rFonts w:ascii="Calibri" w:eastAsia="Calibri" w:hAnsi="Calibri" w:cs="Times New Roman"/>
            <w:lang w:val="en-US"/>
          </w:rPr>
          <w:lastRenderedPageBreak/>
          <w:t>1279.</w:t>
        </w:r>
        <w:r w:rsidRPr="00181FFC">
          <w:rPr>
            <w:rFonts w:ascii="Calibri" w:eastAsia="Calibri" w:hAnsi="Calibri" w:cs="Times New Roman"/>
            <w:lang w:val="en-US"/>
          </w:rPr>
          <w:tab/>
          <w:t>n "I start to gently stroke his head again, watching the slow rise and fall of his chest."</w:t>
        </w:r>
      </w:ins>
    </w:p>
    <w:p w14:paraId="3F38AAC9" w14:textId="77777777" w:rsidR="00181FFC" w:rsidRPr="00181FFC" w:rsidRDefault="00181FFC" w:rsidP="00181FFC">
      <w:pPr>
        <w:spacing w:line="600" w:lineRule="auto"/>
        <w:jc w:val="left"/>
        <w:rPr>
          <w:ins w:id="22929" w:author="UTENTE" w:date="2020-06-30T19:00:00Z"/>
          <w:rFonts w:ascii="Calibri" w:eastAsia="Calibri" w:hAnsi="Calibri" w:cs="Times New Roman"/>
          <w:lang w:val="en-US"/>
        </w:rPr>
      </w:pPr>
      <w:ins w:id="22930" w:author="UTENTE" w:date="2020-06-30T19:00:00Z">
        <w:r w:rsidRPr="00181FFC">
          <w:rPr>
            <w:rFonts w:ascii="Calibri" w:eastAsia="Calibri" w:hAnsi="Calibri" w:cs="Times New Roman"/>
            <w:lang w:val="en-US"/>
          </w:rPr>
          <w:t>1280.</w:t>
        </w:r>
        <w:r w:rsidRPr="00181FFC">
          <w:rPr>
            <w:rFonts w:ascii="Calibri" w:eastAsia="Calibri" w:hAnsi="Calibri" w:cs="Times New Roman"/>
            <w:lang w:val="en-US"/>
          </w:rPr>
          <w:tab/>
          <w:t>mc "\"Man, now I'm feeling all nostalgic. We should give Isaac a call later, for old times' sake.\""</w:t>
        </w:r>
      </w:ins>
    </w:p>
    <w:p w14:paraId="7BFCA44D" w14:textId="77777777" w:rsidR="00181FFC" w:rsidRPr="00181FFC" w:rsidRDefault="00181FFC" w:rsidP="00181FFC">
      <w:pPr>
        <w:spacing w:line="600" w:lineRule="auto"/>
        <w:jc w:val="left"/>
        <w:rPr>
          <w:ins w:id="22931" w:author="UTENTE" w:date="2020-06-30T19:00:00Z"/>
          <w:rFonts w:ascii="Calibri" w:eastAsia="Calibri" w:hAnsi="Calibri" w:cs="Times New Roman"/>
          <w:lang w:val="en-US"/>
        </w:rPr>
      </w:pPr>
      <w:ins w:id="22932" w:author="UTENTE" w:date="2020-06-30T19:00:00Z">
        <w:r w:rsidRPr="00181FFC">
          <w:rPr>
            <w:rFonts w:ascii="Calibri" w:eastAsia="Calibri" w:hAnsi="Calibri" w:cs="Times New Roman"/>
            <w:lang w:val="en-US"/>
          </w:rPr>
          <w:t>1281.</w:t>
        </w:r>
        <w:r w:rsidRPr="00181FFC">
          <w:rPr>
            <w:rFonts w:ascii="Calibri" w:eastAsia="Calibri" w:hAnsi="Calibri" w:cs="Times New Roman"/>
            <w:lang w:val="en-US"/>
          </w:rPr>
          <w:tab/>
          <w:t>mc "\"Want to, Luka?… Luka?\""</w:t>
        </w:r>
      </w:ins>
    </w:p>
    <w:p w14:paraId="26382286" w14:textId="77777777" w:rsidR="00181FFC" w:rsidRPr="00181FFC" w:rsidRDefault="00181FFC" w:rsidP="00181FFC">
      <w:pPr>
        <w:spacing w:line="600" w:lineRule="auto"/>
        <w:jc w:val="left"/>
        <w:rPr>
          <w:ins w:id="22933" w:author="UTENTE" w:date="2020-06-30T19:00:00Z"/>
          <w:rFonts w:ascii="Calibri" w:eastAsia="Calibri" w:hAnsi="Calibri" w:cs="Times New Roman"/>
          <w:lang w:val="en-US"/>
        </w:rPr>
      </w:pPr>
      <w:ins w:id="22934" w:author="UTENTE" w:date="2020-06-30T19:00:00Z">
        <w:r w:rsidRPr="00181FFC">
          <w:rPr>
            <w:rFonts w:ascii="Calibri" w:eastAsia="Calibri" w:hAnsi="Calibri" w:cs="Times New Roman"/>
            <w:lang w:val="en-US"/>
          </w:rPr>
          <w:t>1282.</w:t>
        </w:r>
        <w:r w:rsidRPr="00181FFC">
          <w:rPr>
            <w:rFonts w:ascii="Calibri" w:eastAsia="Calibri" w:hAnsi="Calibri" w:cs="Times New Roman"/>
            <w:lang w:val="en-US"/>
          </w:rPr>
          <w:tab/>
          <w:t>n "When he doesn't answer, I nudge my fingertip lightly against his soft cheek, peering down into his face."</w:t>
        </w:r>
      </w:ins>
    </w:p>
    <w:p w14:paraId="52912E98" w14:textId="77777777" w:rsidR="00181FFC" w:rsidRPr="00181FFC" w:rsidRDefault="00181FFC" w:rsidP="00181FFC">
      <w:pPr>
        <w:spacing w:line="600" w:lineRule="auto"/>
        <w:jc w:val="left"/>
        <w:rPr>
          <w:ins w:id="22935" w:author="UTENTE" w:date="2020-06-30T19:00:00Z"/>
          <w:rFonts w:ascii="Calibri" w:eastAsia="Calibri" w:hAnsi="Calibri" w:cs="Times New Roman"/>
          <w:lang w:val="en-US"/>
        </w:rPr>
      </w:pPr>
      <w:ins w:id="22936" w:author="UTENTE" w:date="2020-06-30T19:00:00Z">
        <w:r w:rsidRPr="00181FFC">
          <w:rPr>
            <w:rFonts w:ascii="Calibri" w:eastAsia="Calibri" w:hAnsi="Calibri" w:cs="Times New Roman"/>
            <w:lang w:val="en-US"/>
          </w:rPr>
          <w:t>1283.</w:t>
        </w:r>
        <w:r w:rsidRPr="00181FFC">
          <w:rPr>
            <w:rFonts w:ascii="Calibri" w:eastAsia="Calibri" w:hAnsi="Calibri" w:cs="Times New Roman"/>
            <w:lang w:val="en-US"/>
          </w:rPr>
          <w:tab/>
          <w:t>n "But I realize pretty quickly I'm not going to get a reply…"</w:t>
        </w:r>
        <w:r w:rsidRPr="00181FFC">
          <w:rPr>
            <w:rFonts w:ascii="Calibri" w:eastAsia="Calibri" w:hAnsi="Calibri" w:cs="Times New Roman"/>
            <w:lang w:val="en-US"/>
          </w:rPr>
          <w:br w:type="page"/>
        </w:r>
      </w:ins>
    </w:p>
    <w:p w14:paraId="26B554BD" w14:textId="77777777" w:rsidR="00181FFC" w:rsidRPr="00181FFC" w:rsidRDefault="00181FFC" w:rsidP="00181FFC">
      <w:pPr>
        <w:spacing w:line="600" w:lineRule="auto"/>
        <w:jc w:val="left"/>
        <w:rPr>
          <w:ins w:id="22937" w:author="UTENTE" w:date="2020-06-30T19:00:00Z"/>
          <w:rFonts w:ascii="Calibri" w:eastAsia="Calibri" w:hAnsi="Calibri" w:cs="Times New Roman"/>
        </w:rPr>
      </w:pPr>
      <w:ins w:id="22938" w:author="UTENTE" w:date="2020-06-30T19:00:00Z">
        <w:r w:rsidRPr="00181FFC">
          <w:rPr>
            <w:rFonts w:ascii="Calibri" w:eastAsia="Calibri" w:hAnsi="Calibri" w:cs="Times New Roman"/>
          </w:rPr>
          <w:lastRenderedPageBreak/>
          <w:t>1279.</w:t>
        </w:r>
        <w:r w:rsidRPr="00181FFC">
          <w:rPr>
            <w:rFonts w:ascii="Calibri" w:eastAsia="Calibri" w:hAnsi="Calibri" w:cs="Times New Roman"/>
          </w:rPr>
          <w:tab/>
          <w:t>n "Inizio nuovamente ad accarezzargli dolcemente la testa, guardando il suo petto alzarsi e abbassarsi lentamente."</w:t>
        </w:r>
      </w:ins>
    </w:p>
    <w:p w14:paraId="15809022" w14:textId="77777777" w:rsidR="00181FFC" w:rsidRPr="00181FFC" w:rsidRDefault="00181FFC" w:rsidP="00181FFC">
      <w:pPr>
        <w:spacing w:line="600" w:lineRule="auto"/>
        <w:jc w:val="left"/>
        <w:rPr>
          <w:ins w:id="22939" w:author="UTENTE" w:date="2020-06-30T19:00:00Z"/>
          <w:rFonts w:ascii="Calibri" w:eastAsia="Calibri" w:hAnsi="Calibri" w:cs="Times New Roman"/>
        </w:rPr>
      </w:pPr>
      <w:ins w:id="22940" w:author="UTENTE" w:date="2020-06-30T19:00:00Z">
        <w:r w:rsidRPr="00181FFC">
          <w:rPr>
            <w:rFonts w:ascii="Calibri" w:eastAsia="Calibri" w:hAnsi="Calibri" w:cs="Times New Roman"/>
          </w:rPr>
          <w:t>1280.</w:t>
        </w:r>
        <w:r w:rsidRPr="00181FFC">
          <w:rPr>
            <w:rFonts w:ascii="Calibri" w:eastAsia="Calibri" w:hAnsi="Calibri" w:cs="Times New Roman"/>
          </w:rPr>
          <w:tab/>
          <w:t>mc "\"Beh, ora mi sento nostalgico. Dovremmo chiamare Isaac più tardi, in onore dei vecchi tempi.\""</w:t>
        </w:r>
      </w:ins>
    </w:p>
    <w:p w14:paraId="0026280B" w14:textId="77777777" w:rsidR="00181FFC" w:rsidRPr="00181FFC" w:rsidRDefault="00181FFC" w:rsidP="00181FFC">
      <w:pPr>
        <w:spacing w:line="600" w:lineRule="auto"/>
        <w:jc w:val="left"/>
        <w:rPr>
          <w:ins w:id="22941" w:author="UTENTE" w:date="2020-06-30T19:00:00Z"/>
          <w:rFonts w:ascii="Calibri" w:eastAsia="Calibri" w:hAnsi="Calibri" w:cs="Times New Roman"/>
        </w:rPr>
      </w:pPr>
      <w:ins w:id="22942" w:author="UTENTE" w:date="2020-06-30T19:00:00Z">
        <w:r w:rsidRPr="00181FFC">
          <w:rPr>
            <w:rFonts w:ascii="Calibri" w:eastAsia="Calibri" w:hAnsi="Calibri" w:cs="Times New Roman"/>
          </w:rPr>
          <w:t>1281.</w:t>
        </w:r>
        <w:r w:rsidRPr="00181FFC">
          <w:rPr>
            <w:rFonts w:ascii="Calibri" w:eastAsia="Calibri" w:hAnsi="Calibri" w:cs="Times New Roman"/>
          </w:rPr>
          <w:tab/>
          <w:t>mc "\"Ti va, Luka?… Luka?\""</w:t>
        </w:r>
      </w:ins>
    </w:p>
    <w:p w14:paraId="52DAF09B" w14:textId="77777777" w:rsidR="00181FFC" w:rsidRPr="00181FFC" w:rsidRDefault="00181FFC" w:rsidP="00181FFC">
      <w:pPr>
        <w:spacing w:line="600" w:lineRule="auto"/>
        <w:jc w:val="left"/>
        <w:rPr>
          <w:ins w:id="22943" w:author="UTENTE" w:date="2020-06-30T19:00:00Z"/>
          <w:rFonts w:ascii="Calibri" w:eastAsia="Calibri" w:hAnsi="Calibri" w:cs="Times New Roman"/>
        </w:rPr>
      </w:pPr>
      <w:ins w:id="22944" w:author="UTENTE" w:date="2020-06-30T19:00:00Z">
        <w:r w:rsidRPr="00181FFC">
          <w:rPr>
            <w:rFonts w:ascii="Calibri" w:eastAsia="Calibri" w:hAnsi="Calibri" w:cs="Times New Roman"/>
          </w:rPr>
          <w:t>1282.</w:t>
        </w:r>
        <w:r w:rsidRPr="00181FFC">
          <w:rPr>
            <w:rFonts w:ascii="Calibri" w:eastAsia="Calibri" w:hAnsi="Calibri" w:cs="Times New Roman"/>
          </w:rPr>
          <w:tab/>
          <w:t>n "Quando non risponde, gli do un leggero colpetto con un dito sulla sua morbida guancia, sbirciando il suo viso."</w:t>
        </w:r>
      </w:ins>
    </w:p>
    <w:p w14:paraId="344D5682" w14:textId="77777777" w:rsidR="00181FFC" w:rsidRPr="00181FFC" w:rsidRDefault="00181FFC" w:rsidP="00181FFC">
      <w:pPr>
        <w:spacing w:line="600" w:lineRule="auto"/>
        <w:jc w:val="left"/>
        <w:rPr>
          <w:ins w:id="22945" w:author="UTENTE" w:date="2020-06-30T19:00:00Z"/>
          <w:rFonts w:ascii="Calibri" w:eastAsia="Calibri" w:hAnsi="Calibri" w:cs="Times New Roman"/>
        </w:rPr>
      </w:pPr>
      <w:ins w:id="22946" w:author="UTENTE" w:date="2020-06-30T19:00:00Z">
        <w:r w:rsidRPr="00181FFC">
          <w:rPr>
            <w:rFonts w:ascii="Calibri" w:eastAsia="Calibri" w:hAnsi="Calibri" w:cs="Times New Roman"/>
          </w:rPr>
          <w:t>1283.</w:t>
        </w:r>
        <w:r w:rsidRPr="00181FFC">
          <w:rPr>
            <w:rFonts w:ascii="Calibri" w:eastAsia="Calibri" w:hAnsi="Calibri" w:cs="Times New Roman"/>
          </w:rPr>
          <w:tab/>
          <w:t>n "Ma mi rendo conto subito che non avrò una risposta…"</w:t>
        </w:r>
        <w:r w:rsidRPr="00181FFC">
          <w:rPr>
            <w:rFonts w:ascii="Calibri" w:eastAsia="Calibri" w:hAnsi="Calibri" w:cs="Times New Roman"/>
          </w:rPr>
          <w:br w:type="page"/>
        </w:r>
      </w:ins>
    </w:p>
    <w:p w14:paraId="54E7545E" w14:textId="77777777" w:rsidR="00F70079" w:rsidRPr="00576281" w:rsidRDefault="00F70079" w:rsidP="00F70079">
      <w:pPr>
        <w:spacing w:line="240" w:lineRule="auto"/>
        <w:jc w:val="center"/>
        <w:rPr>
          <w:ins w:id="22947" w:author="UTENTE" w:date="2020-06-30T19:15:00Z"/>
          <w:rFonts w:ascii="Times New Roman" w:eastAsia="Calibri" w:hAnsi="Times New Roman" w:cs="Times New Roman"/>
          <w:sz w:val="96"/>
          <w:szCs w:val="96"/>
          <w:rPrChange w:id="22948" w:author="UTENTE" w:date="2020-06-30T19:44:00Z">
            <w:rPr>
              <w:ins w:id="22949" w:author="UTENTE" w:date="2020-06-30T19:15:00Z"/>
              <w:rFonts w:ascii="Times New Roman" w:eastAsia="Calibri" w:hAnsi="Times New Roman" w:cs="Times New Roman"/>
              <w:sz w:val="96"/>
              <w:szCs w:val="96"/>
              <w:lang w:val="en-US"/>
            </w:rPr>
          </w:rPrChange>
        </w:rPr>
      </w:pPr>
    </w:p>
    <w:p w14:paraId="499C6D18" w14:textId="77777777" w:rsidR="00F70079" w:rsidRPr="004D6551" w:rsidRDefault="00F70079" w:rsidP="004D6551">
      <w:pPr>
        <w:pStyle w:val="Titolo1"/>
        <w:jc w:val="center"/>
        <w:rPr>
          <w:ins w:id="22950" w:author="UTENTE" w:date="2020-06-30T19:15:00Z"/>
          <w:rFonts w:ascii="Times New Roman" w:hAnsi="Times New Roman" w:cs="Times New Roman"/>
          <w:sz w:val="96"/>
          <w:szCs w:val="96"/>
          <w:lang w:val="en-US"/>
          <w:rPrChange w:id="22951" w:author="UTENTE" w:date="2020-06-30T19:43:00Z">
            <w:rPr>
              <w:ins w:id="22952" w:author="UTENTE" w:date="2020-06-30T19:15:00Z"/>
              <w:lang w:val="en-US"/>
            </w:rPr>
          </w:rPrChange>
        </w:rPr>
        <w:pPrChange w:id="22953" w:author="UTENTE" w:date="2020-06-30T19:43:00Z">
          <w:pPr>
            <w:spacing w:line="240" w:lineRule="auto"/>
            <w:jc w:val="center"/>
          </w:pPr>
        </w:pPrChange>
      </w:pPr>
      <w:bookmarkStart w:id="22954" w:name="_Toc44438777"/>
      <w:ins w:id="22955" w:author="UTENTE" w:date="2020-06-30T19:15:00Z">
        <w:r w:rsidRPr="004D6551">
          <w:rPr>
            <w:rFonts w:ascii="Times New Roman" w:hAnsi="Times New Roman" w:cs="Times New Roman"/>
            <w:color w:val="auto"/>
            <w:sz w:val="96"/>
            <w:szCs w:val="96"/>
            <w:lang w:val="en-US"/>
            <w:rPrChange w:id="22956" w:author="UTENTE" w:date="2020-06-30T19:43:00Z">
              <w:rPr>
                <w:lang w:val="en-US"/>
              </w:rPr>
            </w:rPrChange>
          </w:rPr>
          <w:t>6. GUI</w:t>
        </w:r>
        <w:bookmarkEnd w:id="22954"/>
        <w:r w:rsidRPr="004D6551">
          <w:rPr>
            <w:rFonts w:ascii="Times New Roman" w:hAnsi="Times New Roman" w:cs="Times New Roman"/>
            <w:sz w:val="96"/>
            <w:szCs w:val="96"/>
            <w:lang w:val="en-US"/>
            <w:rPrChange w:id="22957" w:author="UTENTE" w:date="2020-06-30T19:43:00Z">
              <w:rPr>
                <w:lang w:val="en-US"/>
              </w:rPr>
            </w:rPrChange>
          </w:rPr>
          <w:br w:type="page"/>
        </w:r>
      </w:ins>
    </w:p>
    <w:p w14:paraId="11120E7C" w14:textId="77777777" w:rsidR="00F70079" w:rsidRPr="00F70079" w:rsidRDefault="00F70079" w:rsidP="00F70079">
      <w:pPr>
        <w:spacing w:line="360" w:lineRule="auto"/>
        <w:jc w:val="left"/>
        <w:rPr>
          <w:ins w:id="22958" w:author="UTENTE" w:date="2020-06-30T19:15:00Z"/>
          <w:rFonts w:ascii="Calibri" w:eastAsia="Calibri" w:hAnsi="Calibri" w:cs="Times New Roman"/>
          <w:lang w:val="en-US"/>
        </w:rPr>
      </w:pPr>
      <w:ins w:id="22959" w:author="UTENTE" w:date="2020-06-30T19:15:00Z">
        <w:r w:rsidRPr="00F70079">
          <w:rPr>
            <w:rFonts w:ascii="Calibri" w:eastAsia="Calibri" w:hAnsi="Calibri" w:cs="Times New Roman"/>
            <w:lang w:val="en-US"/>
          </w:rPr>
          <w:lastRenderedPageBreak/>
          <w:t>Back</w:t>
        </w:r>
      </w:ins>
    </w:p>
    <w:p w14:paraId="7CC25993" w14:textId="77777777" w:rsidR="00F70079" w:rsidRPr="00F70079" w:rsidRDefault="00F70079" w:rsidP="00F70079">
      <w:pPr>
        <w:spacing w:line="360" w:lineRule="auto"/>
        <w:jc w:val="left"/>
        <w:rPr>
          <w:ins w:id="22960" w:author="UTENTE" w:date="2020-06-30T19:15:00Z"/>
          <w:rFonts w:ascii="Calibri" w:eastAsia="Calibri" w:hAnsi="Calibri" w:cs="Times New Roman"/>
          <w:lang w:val="en-US"/>
        </w:rPr>
      </w:pPr>
      <w:ins w:id="22961" w:author="UTENTE" w:date="2020-06-30T19:15:00Z">
        <w:r w:rsidRPr="00F70079">
          <w:rPr>
            <w:rFonts w:ascii="Calibri" w:eastAsia="Calibri" w:hAnsi="Calibri" w:cs="Times New Roman"/>
            <w:lang w:val="en-US"/>
          </w:rPr>
          <w:t>Save</w:t>
        </w:r>
      </w:ins>
    </w:p>
    <w:p w14:paraId="46F354E3" w14:textId="77777777" w:rsidR="00F70079" w:rsidRPr="00F70079" w:rsidRDefault="00F70079" w:rsidP="00F70079">
      <w:pPr>
        <w:spacing w:line="360" w:lineRule="auto"/>
        <w:jc w:val="left"/>
        <w:rPr>
          <w:ins w:id="22962" w:author="UTENTE" w:date="2020-06-30T19:15:00Z"/>
          <w:rFonts w:ascii="Calibri" w:eastAsia="Calibri" w:hAnsi="Calibri" w:cs="Times New Roman"/>
          <w:lang w:val="en-US"/>
        </w:rPr>
      </w:pPr>
      <w:ins w:id="22963" w:author="UTENTE" w:date="2020-06-30T19:15:00Z">
        <w:r w:rsidRPr="00F70079">
          <w:rPr>
            <w:rFonts w:ascii="Calibri" w:eastAsia="Calibri" w:hAnsi="Calibri" w:cs="Times New Roman"/>
            <w:lang w:val="en-US"/>
          </w:rPr>
          <w:t>Load</w:t>
        </w:r>
      </w:ins>
    </w:p>
    <w:p w14:paraId="000C654E" w14:textId="77777777" w:rsidR="00F70079" w:rsidRPr="00F70079" w:rsidRDefault="00F70079" w:rsidP="00F70079">
      <w:pPr>
        <w:spacing w:line="360" w:lineRule="auto"/>
        <w:jc w:val="left"/>
        <w:rPr>
          <w:ins w:id="22964" w:author="UTENTE" w:date="2020-06-30T19:15:00Z"/>
          <w:rFonts w:ascii="Calibri" w:eastAsia="Calibri" w:hAnsi="Calibri" w:cs="Times New Roman"/>
          <w:lang w:val="en-US"/>
        </w:rPr>
      </w:pPr>
      <w:ins w:id="22965" w:author="UTENTE" w:date="2020-06-30T19:15:00Z">
        <w:r w:rsidRPr="00F70079">
          <w:rPr>
            <w:rFonts w:ascii="Calibri" w:eastAsia="Calibri" w:hAnsi="Calibri" w:cs="Times New Roman"/>
            <w:lang w:val="en-US"/>
          </w:rPr>
          <w:t>Pref</w:t>
        </w:r>
      </w:ins>
    </w:p>
    <w:p w14:paraId="769716D5" w14:textId="77777777" w:rsidR="00F70079" w:rsidRPr="00F70079" w:rsidRDefault="00F70079" w:rsidP="00F70079">
      <w:pPr>
        <w:spacing w:line="360" w:lineRule="auto"/>
        <w:jc w:val="left"/>
        <w:rPr>
          <w:ins w:id="22966" w:author="UTENTE" w:date="2020-06-30T19:15:00Z"/>
          <w:rFonts w:ascii="Calibri" w:eastAsia="Calibri" w:hAnsi="Calibri" w:cs="Times New Roman"/>
          <w:lang w:val="en-US"/>
        </w:rPr>
      </w:pPr>
      <w:ins w:id="22967" w:author="UTENTE" w:date="2020-06-30T19:15:00Z">
        <w:r w:rsidRPr="00F70079">
          <w:rPr>
            <w:rFonts w:ascii="Calibri" w:eastAsia="Calibri" w:hAnsi="Calibri" w:cs="Times New Roman"/>
            <w:lang w:val="en-US"/>
          </w:rPr>
          <w:t>Menu</w:t>
        </w:r>
      </w:ins>
    </w:p>
    <w:p w14:paraId="1D53DDBF" w14:textId="77777777" w:rsidR="00F70079" w:rsidRPr="00F70079" w:rsidRDefault="00F70079" w:rsidP="00F70079">
      <w:pPr>
        <w:spacing w:line="360" w:lineRule="auto"/>
        <w:jc w:val="left"/>
        <w:rPr>
          <w:ins w:id="22968" w:author="UTENTE" w:date="2020-06-30T19:15:00Z"/>
          <w:rFonts w:ascii="Calibri" w:eastAsia="Calibri" w:hAnsi="Calibri" w:cs="Times New Roman"/>
          <w:lang w:val="en-US"/>
        </w:rPr>
      </w:pPr>
      <w:ins w:id="22969" w:author="UTENTE" w:date="2020-06-30T19:15:00Z">
        <w:r w:rsidRPr="00F70079">
          <w:rPr>
            <w:rFonts w:ascii="Calibri" w:eastAsia="Calibri" w:hAnsi="Calibri" w:cs="Times New Roman"/>
            <w:lang w:val="en-US"/>
          </w:rPr>
          <w:t>Start</w:t>
        </w:r>
      </w:ins>
    </w:p>
    <w:p w14:paraId="356EACF2" w14:textId="77777777" w:rsidR="00F70079" w:rsidRPr="00F70079" w:rsidRDefault="00F70079" w:rsidP="00F70079">
      <w:pPr>
        <w:spacing w:line="360" w:lineRule="auto"/>
        <w:jc w:val="left"/>
        <w:rPr>
          <w:ins w:id="22970" w:author="UTENTE" w:date="2020-06-30T19:15:00Z"/>
          <w:rFonts w:ascii="Calibri" w:eastAsia="Calibri" w:hAnsi="Calibri" w:cs="Times New Roman"/>
          <w:lang w:val="en-US"/>
        </w:rPr>
      </w:pPr>
      <w:ins w:id="22971" w:author="UTENTE" w:date="2020-06-30T19:15:00Z">
        <w:r w:rsidRPr="00F70079">
          <w:rPr>
            <w:rFonts w:ascii="Calibri" w:eastAsia="Calibri" w:hAnsi="Calibri" w:cs="Times New Roman"/>
            <w:lang w:val="en-US"/>
          </w:rPr>
          <w:t>Extra</w:t>
        </w:r>
      </w:ins>
    </w:p>
    <w:p w14:paraId="71EDA178" w14:textId="77777777" w:rsidR="00F70079" w:rsidRPr="00F70079" w:rsidRDefault="00F70079" w:rsidP="00F70079">
      <w:pPr>
        <w:spacing w:line="360" w:lineRule="auto"/>
        <w:jc w:val="left"/>
        <w:rPr>
          <w:ins w:id="22972" w:author="UTENTE" w:date="2020-06-30T19:15:00Z"/>
          <w:rFonts w:ascii="Calibri" w:eastAsia="Calibri" w:hAnsi="Calibri" w:cs="Times New Roman"/>
          <w:lang w:val="en-US"/>
        </w:rPr>
      </w:pPr>
      <w:ins w:id="22973" w:author="UTENTE" w:date="2020-06-30T19:15:00Z">
        <w:r w:rsidRPr="00F70079">
          <w:rPr>
            <w:rFonts w:ascii="Calibri" w:eastAsia="Calibri" w:hAnsi="Calibri" w:cs="Times New Roman"/>
            <w:lang w:val="en-US"/>
          </w:rPr>
          <w:t>Exit</w:t>
        </w:r>
      </w:ins>
    </w:p>
    <w:p w14:paraId="44586577" w14:textId="77777777" w:rsidR="00F70079" w:rsidRPr="00F70079" w:rsidRDefault="00F70079" w:rsidP="00F70079">
      <w:pPr>
        <w:spacing w:line="360" w:lineRule="auto"/>
        <w:jc w:val="left"/>
        <w:rPr>
          <w:ins w:id="22974" w:author="UTENTE" w:date="2020-06-30T19:15:00Z"/>
          <w:rFonts w:ascii="Calibri" w:eastAsia="Calibri" w:hAnsi="Calibri" w:cs="Times New Roman"/>
          <w:lang w:val="en-US"/>
        </w:rPr>
      </w:pPr>
      <w:ins w:id="22975" w:author="UTENTE" w:date="2020-06-30T19:15:00Z">
        <w:r w:rsidRPr="00F70079">
          <w:rPr>
            <w:rFonts w:ascii="Calibri" w:eastAsia="Calibri" w:hAnsi="Calibri" w:cs="Times New Roman"/>
            <w:lang w:val="en-US"/>
          </w:rPr>
          <w:t>Buy (1.99)</w:t>
        </w:r>
      </w:ins>
    </w:p>
    <w:p w14:paraId="0E395D3A" w14:textId="77777777" w:rsidR="00F70079" w:rsidRPr="00F70079" w:rsidRDefault="00F70079" w:rsidP="00F70079">
      <w:pPr>
        <w:spacing w:line="360" w:lineRule="auto"/>
        <w:jc w:val="left"/>
        <w:rPr>
          <w:ins w:id="22976" w:author="UTENTE" w:date="2020-06-30T19:15:00Z"/>
          <w:rFonts w:ascii="Calibri" w:eastAsia="Calibri" w:hAnsi="Calibri" w:cs="Times New Roman"/>
          <w:lang w:val="en-US"/>
        </w:rPr>
      </w:pPr>
    </w:p>
    <w:p w14:paraId="49BA2920" w14:textId="77777777" w:rsidR="00F70079" w:rsidRPr="00F70079" w:rsidRDefault="00F70079" w:rsidP="00F70079">
      <w:pPr>
        <w:spacing w:line="360" w:lineRule="auto"/>
        <w:jc w:val="left"/>
        <w:rPr>
          <w:ins w:id="22977" w:author="UTENTE" w:date="2020-06-30T19:15:00Z"/>
          <w:rFonts w:ascii="Calibri" w:eastAsia="Calibri" w:hAnsi="Calibri" w:cs="Times New Roman"/>
          <w:lang w:val="en-US"/>
        </w:rPr>
      </w:pPr>
      <w:ins w:id="22978" w:author="UTENTE" w:date="2020-06-30T19:15:00Z">
        <w:r w:rsidRPr="00F70079">
          <w:rPr>
            <w:rFonts w:ascii="Calibri" w:eastAsia="Calibri" w:hAnsi="Calibri" w:cs="Times New Roman"/>
            <w:lang w:val="en-US"/>
          </w:rPr>
          <w:t>Yes</w:t>
        </w:r>
      </w:ins>
    </w:p>
    <w:p w14:paraId="05C88D2A" w14:textId="77777777" w:rsidR="00F70079" w:rsidRPr="00F70079" w:rsidRDefault="00F70079" w:rsidP="00F70079">
      <w:pPr>
        <w:spacing w:line="360" w:lineRule="auto"/>
        <w:jc w:val="left"/>
        <w:rPr>
          <w:ins w:id="22979" w:author="UTENTE" w:date="2020-06-30T19:15:00Z"/>
          <w:rFonts w:ascii="Calibri" w:eastAsia="Calibri" w:hAnsi="Calibri" w:cs="Times New Roman"/>
          <w:lang w:val="en-US"/>
        </w:rPr>
      </w:pPr>
      <w:ins w:id="22980" w:author="UTENTE" w:date="2020-06-30T19:15:00Z">
        <w:r w:rsidRPr="00F70079">
          <w:rPr>
            <w:rFonts w:ascii="Calibri" w:eastAsia="Calibri" w:hAnsi="Calibri" w:cs="Times New Roman"/>
            <w:lang w:val="en-US"/>
          </w:rPr>
          <w:t>No</w:t>
        </w:r>
      </w:ins>
    </w:p>
    <w:p w14:paraId="79DC443E" w14:textId="77777777" w:rsidR="00F70079" w:rsidRPr="00F70079" w:rsidRDefault="00F70079" w:rsidP="00F70079">
      <w:pPr>
        <w:spacing w:line="360" w:lineRule="auto"/>
        <w:jc w:val="left"/>
        <w:rPr>
          <w:ins w:id="22981" w:author="UTENTE" w:date="2020-06-30T19:15:00Z"/>
          <w:rFonts w:ascii="Calibri" w:eastAsia="Calibri" w:hAnsi="Calibri" w:cs="Times New Roman"/>
          <w:lang w:val="en-US"/>
        </w:rPr>
      </w:pPr>
    </w:p>
    <w:p w14:paraId="12330360" w14:textId="77777777" w:rsidR="00F70079" w:rsidRPr="00F70079" w:rsidRDefault="00F70079" w:rsidP="00F70079">
      <w:pPr>
        <w:spacing w:line="360" w:lineRule="auto"/>
        <w:jc w:val="left"/>
        <w:rPr>
          <w:ins w:id="22982" w:author="UTENTE" w:date="2020-06-30T19:15:00Z"/>
          <w:rFonts w:ascii="Calibri" w:eastAsia="Calibri" w:hAnsi="Calibri" w:cs="Times New Roman"/>
          <w:lang w:val="en-US"/>
        </w:rPr>
      </w:pPr>
      <w:ins w:id="22983" w:author="UTENTE" w:date="2020-06-30T19:15:00Z">
        <w:r w:rsidRPr="00F70079">
          <w:rPr>
            <w:rFonts w:ascii="Calibri" w:eastAsia="Calibri" w:hAnsi="Calibri" w:cs="Times New Roman"/>
            <w:lang w:val="en-US"/>
          </w:rPr>
          <w:t>Continue</w:t>
        </w:r>
      </w:ins>
    </w:p>
    <w:p w14:paraId="4A152F4C" w14:textId="77777777" w:rsidR="00F70079" w:rsidRPr="00F70079" w:rsidRDefault="00F70079" w:rsidP="00F70079">
      <w:pPr>
        <w:spacing w:line="360" w:lineRule="auto"/>
        <w:jc w:val="left"/>
        <w:rPr>
          <w:ins w:id="22984" w:author="UTENTE" w:date="2020-06-30T19:15:00Z"/>
          <w:rFonts w:ascii="Calibri" w:eastAsia="Calibri" w:hAnsi="Calibri" w:cs="Times New Roman"/>
          <w:lang w:val="en-US"/>
        </w:rPr>
      </w:pPr>
      <w:ins w:id="22985" w:author="UTENTE" w:date="2020-06-30T19:15:00Z">
        <w:r w:rsidRPr="00F70079">
          <w:rPr>
            <w:rFonts w:ascii="Calibri" w:eastAsia="Calibri" w:hAnsi="Calibri" w:cs="Times New Roman"/>
            <w:lang w:val="en-US"/>
          </w:rPr>
          <w:t>Return</w:t>
        </w:r>
      </w:ins>
    </w:p>
    <w:p w14:paraId="29C46402" w14:textId="77777777" w:rsidR="00F70079" w:rsidRPr="00F70079" w:rsidRDefault="00F70079" w:rsidP="00F70079">
      <w:pPr>
        <w:tabs>
          <w:tab w:val="left" w:pos="2053"/>
        </w:tabs>
        <w:spacing w:line="360" w:lineRule="auto"/>
        <w:jc w:val="left"/>
        <w:rPr>
          <w:ins w:id="22986" w:author="UTENTE" w:date="2020-06-30T19:15:00Z"/>
          <w:rFonts w:ascii="Calibri" w:eastAsia="Calibri" w:hAnsi="Calibri" w:cs="Times New Roman"/>
          <w:lang w:val="en-US"/>
        </w:rPr>
      </w:pPr>
      <w:ins w:id="22987" w:author="UTENTE" w:date="2020-06-30T19:15:00Z">
        <w:r w:rsidRPr="00F70079">
          <w:rPr>
            <w:rFonts w:ascii="Calibri" w:eastAsia="Calibri" w:hAnsi="Calibri" w:cs="Times New Roman"/>
            <w:lang w:val="en-US"/>
          </w:rPr>
          <w:tab/>
        </w:r>
      </w:ins>
    </w:p>
    <w:p w14:paraId="6E3D5BB1" w14:textId="77777777" w:rsidR="00F70079" w:rsidRPr="00F70079" w:rsidRDefault="00F70079" w:rsidP="00F70079">
      <w:pPr>
        <w:spacing w:line="360" w:lineRule="auto"/>
        <w:jc w:val="left"/>
        <w:rPr>
          <w:ins w:id="22988" w:author="UTENTE" w:date="2020-06-30T19:15:00Z"/>
          <w:rFonts w:ascii="Calibri" w:eastAsia="Calibri" w:hAnsi="Calibri" w:cs="Times New Roman"/>
          <w:lang w:val="en-US"/>
        </w:rPr>
      </w:pPr>
      <w:ins w:id="22989" w:author="UTENTE" w:date="2020-06-30T19:15:00Z">
        <w:r w:rsidRPr="00F70079">
          <w:rPr>
            <w:rFonts w:ascii="Calibri" w:eastAsia="Calibri" w:hAnsi="Calibri" w:cs="Times New Roman"/>
            <w:lang w:val="en-US"/>
          </w:rPr>
          <w:t>Endings</w:t>
        </w:r>
      </w:ins>
    </w:p>
    <w:p w14:paraId="42F393A1" w14:textId="77777777" w:rsidR="00F70079" w:rsidRPr="00F70079" w:rsidRDefault="00F70079" w:rsidP="00F70079">
      <w:pPr>
        <w:spacing w:line="360" w:lineRule="auto"/>
        <w:jc w:val="left"/>
        <w:rPr>
          <w:ins w:id="22990" w:author="UTENTE" w:date="2020-06-30T19:15:00Z"/>
          <w:rFonts w:ascii="Calibri" w:eastAsia="Calibri" w:hAnsi="Calibri" w:cs="Times New Roman"/>
          <w:lang w:val="en-US"/>
        </w:rPr>
      </w:pPr>
    </w:p>
    <w:p w14:paraId="15736AEC" w14:textId="77777777" w:rsidR="00F70079" w:rsidRPr="00F70079" w:rsidRDefault="00F70079" w:rsidP="00F70079">
      <w:pPr>
        <w:spacing w:line="360" w:lineRule="auto"/>
        <w:jc w:val="left"/>
        <w:rPr>
          <w:ins w:id="22991" w:author="UTENTE" w:date="2020-06-30T19:15:00Z"/>
          <w:rFonts w:ascii="Calibri" w:eastAsia="Calibri" w:hAnsi="Calibri" w:cs="Times New Roman"/>
          <w:lang w:val="en-US"/>
        </w:rPr>
      </w:pPr>
      <w:ins w:id="22992" w:author="UTENTE" w:date="2020-06-30T19:15:00Z">
        <w:r w:rsidRPr="00F70079">
          <w:rPr>
            <w:rFonts w:ascii="Calibri" w:eastAsia="Calibri" w:hAnsi="Calibri" w:cs="Times New Roman"/>
            <w:lang w:val="en-US"/>
          </w:rPr>
          <w:t>Profiles</w:t>
        </w:r>
      </w:ins>
    </w:p>
    <w:p w14:paraId="07D994A3" w14:textId="77777777" w:rsidR="00F70079" w:rsidRPr="00F70079" w:rsidRDefault="00F70079" w:rsidP="00F70079">
      <w:pPr>
        <w:spacing w:line="360" w:lineRule="auto"/>
        <w:jc w:val="left"/>
        <w:rPr>
          <w:ins w:id="22993" w:author="UTENTE" w:date="2020-06-30T19:15:00Z"/>
          <w:rFonts w:ascii="Calibri" w:eastAsia="Calibri" w:hAnsi="Calibri" w:cs="Times New Roman"/>
          <w:lang w:val="en-US"/>
        </w:rPr>
      </w:pPr>
      <w:ins w:id="22994" w:author="UTENTE" w:date="2020-06-30T19:15:00Z">
        <w:r w:rsidRPr="00F70079">
          <w:rPr>
            <w:rFonts w:ascii="Calibri" w:eastAsia="Calibri" w:hAnsi="Calibri" w:cs="Times New Roman"/>
            <w:lang w:val="en-US"/>
          </w:rPr>
          <w:t>Endings</w:t>
        </w:r>
      </w:ins>
    </w:p>
    <w:p w14:paraId="4127EDD5" w14:textId="77777777" w:rsidR="00F70079" w:rsidRPr="00F70079" w:rsidRDefault="00F70079" w:rsidP="00F70079">
      <w:pPr>
        <w:spacing w:line="360" w:lineRule="auto"/>
        <w:jc w:val="left"/>
        <w:rPr>
          <w:ins w:id="22995" w:author="UTENTE" w:date="2020-06-30T19:15:00Z"/>
          <w:rFonts w:ascii="Calibri" w:eastAsia="Calibri" w:hAnsi="Calibri" w:cs="Times New Roman"/>
          <w:lang w:val="en-US"/>
        </w:rPr>
      </w:pPr>
      <w:ins w:id="22996" w:author="UTENTE" w:date="2020-06-30T19:15:00Z">
        <w:r w:rsidRPr="00F70079">
          <w:rPr>
            <w:rFonts w:ascii="Calibri" w:eastAsia="Calibri" w:hAnsi="Calibri" w:cs="Times New Roman"/>
            <w:lang w:val="en-US"/>
          </w:rPr>
          <w:t>Gallery</w:t>
        </w:r>
      </w:ins>
    </w:p>
    <w:p w14:paraId="33DBDC32" w14:textId="77777777" w:rsidR="00F70079" w:rsidRPr="00F70079" w:rsidRDefault="00F70079" w:rsidP="00F70079">
      <w:pPr>
        <w:spacing w:line="360" w:lineRule="auto"/>
        <w:jc w:val="left"/>
        <w:rPr>
          <w:ins w:id="22997" w:author="UTENTE" w:date="2020-06-30T19:15:00Z"/>
          <w:rFonts w:ascii="Calibri" w:eastAsia="Calibri" w:hAnsi="Calibri" w:cs="Times New Roman"/>
          <w:lang w:val="en-US"/>
        </w:rPr>
      </w:pPr>
      <w:ins w:id="22998" w:author="UTENTE" w:date="2020-06-30T19:15:00Z">
        <w:r w:rsidRPr="00F70079">
          <w:rPr>
            <w:rFonts w:ascii="Calibri" w:eastAsia="Calibri" w:hAnsi="Calibri" w:cs="Times New Roman"/>
            <w:lang w:val="en-US"/>
          </w:rPr>
          <w:t>OP</w:t>
        </w:r>
      </w:ins>
    </w:p>
    <w:p w14:paraId="149B3F83" w14:textId="77777777" w:rsidR="00F70079" w:rsidRPr="00F70079" w:rsidRDefault="00F70079" w:rsidP="00F70079">
      <w:pPr>
        <w:spacing w:line="360" w:lineRule="auto"/>
        <w:jc w:val="left"/>
        <w:rPr>
          <w:ins w:id="22999" w:author="UTENTE" w:date="2020-06-30T19:15:00Z"/>
          <w:rFonts w:ascii="Calibri" w:eastAsia="Calibri" w:hAnsi="Calibri" w:cs="Times New Roman"/>
          <w:lang w:val="en-US"/>
        </w:rPr>
      </w:pPr>
    </w:p>
    <w:p w14:paraId="22E033CC" w14:textId="77777777" w:rsidR="00F70079" w:rsidRPr="00F70079" w:rsidRDefault="00F70079" w:rsidP="00F70079">
      <w:pPr>
        <w:spacing w:line="360" w:lineRule="auto"/>
        <w:jc w:val="left"/>
        <w:rPr>
          <w:ins w:id="23000" w:author="UTENTE" w:date="2020-06-30T19:15:00Z"/>
          <w:rFonts w:ascii="Calibri" w:eastAsia="Calibri" w:hAnsi="Calibri" w:cs="Times New Roman"/>
          <w:lang w:val="en-US"/>
        </w:rPr>
      </w:pPr>
      <w:ins w:id="23001" w:author="UTENTE" w:date="2020-06-30T19:15:00Z">
        <w:r w:rsidRPr="00F70079">
          <w:rPr>
            <w:rFonts w:ascii="Calibri" w:eastAsia="Calibri" w:hAnsi="Calibri" w:cs="Times New Roman"/>
            <w:lang w:val="en-US"/>
          </w:rPr>
          <w:t>Load</w:t>
        </w:r>
      </w:ins>
    </w:p>
    <w:p w14:paraId="0E2FDD39" w14:textId="77777777" w:rsidR="00F70079" w:rsidRPr="00F70079" w:rsidRDefault="00F70079" w:rsidP="00F70079">
      <w:pPr>
        <w:spacing w:line="360" w:lineRule="auto"/>
        <w:jc w:val="left"/>
        <w:rPr>
          <w:ins w:id="23002" w:author="UTENTE" w:date="2020-06-30T19:15:00Z"/>
          <w:rFonts w:ascii="Calibri" w:eastAsia="Calibri" w:hAnsi="Calibri" w:cs="Times New Roman"/>
          <w:lang w:val="en-US"/>
        </w:rPr>
      </w:pPr>
    </w:p>
    <w:p w14:paraId="5D468B74" w14:textId="77777777" w:rsidR="00F70079" w:rsidRPr="00F70079" w:rsidRDefault="00F70079" w:rsidP="00F70079">
      <w:pPr>
        <w:spacing w:line="360" w:lineRule="auto"/>
        <w:jc w:val="left"/>
        <w:rPr>
          <w:ins w:id="23003" w:author="UTENTE" w:date="2020-06-30T19:15:00Z"/>
          <w:rFonts w:ascii="Calibri" w:eastAsia="Calibri" w:hAnsi="Calibri" w:cs="Times New Roman"/>
          <w:lang w:val="en-US"/>
        </w:rPr>
      </w:pPr>
      <w:ins w:id="23004" w:author="UTENTE" w:date="2020-06-30T19:15:00Z">
        <w:r w:rsidRPr="00F70079">
          <w:rPr>
            <w:rFonts w:ascii="Calibri" w:eastAsia="Calibri" w:hAnsi="Calibri" w:cs="Times New Roman"/>
            <w:lang w:val="en-US"/>
          </w:rPr>
          <w:t>Full Game (All 3 routes)</w:t>
        </w:r>
      </w:ins>
    </w:p>
    <w:p w14:paraId="7660C05F" w14:textId="77777777" w:rsidR="00F70079" w:rsidRPr="00F70079" w:rsidRDefault="00F70079" w:rsidP="00F70079">
      <w:pPr>
        <w:spacing w:line="360" w:lineRule="auto"/>
        <w:jc w:val="left"/>
        <w:rPr>
          <w:ins w:id="23005" w:author="UTENTE" w:date="2020-06-30T19:15:00Z"/>
          <w:rFonts w:ascii="Calibri" w:eastAsia="Calibri" w:hAnsi="Calibri" w:cs="Times New Roman"/>
          <w:lang w:val="en-US"/>
        </w:rPr>
      </w:pPr>
      <w:ins w:id="23006" w:author="UTENTE" w:date="2020-06-30T19:15:00Z">
        <w:r w:rsidRPr="00F70079">
          <w:rPr>
            <w:rFonts w:ascii="Calibri" w:eastAsia="Calibri" w:hAnsi="Calibri" w:cs="Times New Roman"/>
            <w:lang w:val="en-US"/>
          </w:rPr>
          <w:t>Free!</w:t>
        </w:r>
      </w:ins>
    </w:p>
    <w:p w14:paraId="78C0F78A" w14:textId="77777777" w:rsidR="00F70079" w:rsidRPr="00F70079" w:rsidRDefault="00F70079" w:rsidP="00F70079">
      <w:pPr>
        <w:spacing w:line="360" w:lineRule="auto"/>
        <w:jc w:val="left"/>
        <w:rPr>
          <w:ins w:id="23007" w:author="UTENTE" w:date="2020-06-30T19:15:00Z"/>
          <w:rFonts w:ascii="Calibri" w:eastAsia="Calibri" w:hAnsi="Calibri" w:cs="Times New Roman"/>
          <w:lang w:val="en-US"/>
        </w:rPr>
      </w:pPr>
      <w:ins w:id="23008" w:author="UTENTE" w:date="2020-06-30T19:15:00Z">
        <w:r w:rsidRPr="00F70079">
          <w:rPr>
            <w:rFonts w:ascii="Calibri" w:eastAsia="Calibri" w:hAnsi="Calibri" w:cs="Times New Roman"/>
            <w:lang w:val="en-US"/>
          </w:rPr>
          <w:t>Buy the full game?</w:t>
        </w:r>
      </w:ins>
    </w:p>
    <w:p w14:paraId="1DE5733A" w14:textId="77777777" w:rsidR="00F70079" w:rsidRPr="00F70079" w:rsidRDefault="00F70079" w:rsidP="00F70079">
      <w:pPr>
        <w:spacing w:line="360" w:lineRule="auto"/>
        <w:jc w:val="left"/>
        <w:rPr>
          <w:ins w:id="23009" w:author="UTENTE" w:date="2020-06-30T19:15:00Z"/>
          <w:rFonts w:ascii="Calibri" w:eastAsia="Calibri" w:hAnsi="Calibri" w:cs="Times New Roman"/>
          <w:lang w:val="en-US"/>
        </w:rPr>
      </w:pPr>
      <w:ins w:id="23010" w:author="UTENTE" w:date="2020-06-30T19:15:00Z">
        <w:r w:rsidRPr="00F70079">
          <w:rPr>
            <w:rFonts w:ascii="Calibri" w:eastAsia="Calibri" w:hAnsi="Calibri" w:cs="Times New Roman"/>
            <w:lang w:val="en-US"/>
          </w:rPr>
          <w:t>Continue the story?</w:t>
        </w:r>
      </w:ins>
    </w:p>
    <w:p w14:paraId="068248EC" w14:textId="77777777" w:rsidR="00F70079" w:rsidRPr="00F70079" w:rsidRDefault="00F70079" w:rsidP="00F70079">
      <w:pPr>
        <w:spacing w:line="360" w:lineRule="auto"/>
        <w:jc w:val="left"/>
        <w:rPr>
          <w:ins w:id="23011" w:author="UTENTE" w:date="2020-06-30T19:15:00Z"/>
          <w:rFonts w:ascii="Calibri" w:eastAsia="Calibri" w:hAnsi="Calibri" w:cs="Times New Roman"/>
          <w:lang w:val="en-US"/>
        </w:rPr>
      </w:pPr>
    </w:p>
    <w:p w14:paraId="4F3438D6" w14:textId="77777777" w:rsidR="00F70079" w:rsidRPr="00F70079" w:rsidRDefault="00F70079" w:rsidP="00F70079">
      <w:pPr>
        <w:spacing w:line="360" w:lineRule="auto"/>
        <w:jc w:val="left"/>
        <w:rPr>
          <w:ins w:id="23012" w:author="UTENTE" w:date="2020-06-30T19:15:00Z"/>
          <w:rFonts w:ascii="Calibri" w:eastAsia="Calibri" w:hAnsi="Calibri" w:cs="Times New Roman"/>
          <w:lang w:val="en-US"/>
        </w:rPr>
      </w:pPr>
      <w:ins w:id="23013" w:author="UTENTE" w:date="2020-06-30T19:15:00Z">
        <w:r w:rsidRPr="00F70079">
          <w:rPr>
            <w:rFonts w:ascii="Calibri" w:eastAsia="Calibri" w:hAnsi="Calibri" w:cs="Times New Roman"/>
            <w:lang w:val="en-US"/>
          </w:rPr>
          <w:t>Preferences</w:t>
        </w:r>
      </w:ins>
    </w:p>
    <w:p w14:paraId="21753EF0" w14:textId="77777777" w:rsidR="00F70079" w:rsidRPr="00F70079" w:rsidRDefault="00F70079" w:rsidP="00F70079">
      <w:pPr>
        <w:spacing w:line="360" w:lineRule="auto"/>
        <w:jc w:val="left"/>
        <w:rPr>
          <w:ins w:id="23014" w:author="UTENTE" w:date="2020-06-30T19:15:00Z"/>
          <w:rFonts w:ascii="Calibri" w:eastAsia="Calibri" w:hAnsi="Calibri" w:cs="Times New Roman"/>
          <w:lang w:val="en-US"/>
        </w:rPr>
      </w:pPr>
      <w:ins w:id="23015" w:author="UTENTE" w:date="2020-06-30T19:15:00Z">
        <w:r w:rsidRPr="00F70079">
          <w:rPr>
            <w:rFonts w:ascii="Calibri" w:eastAsia="Calibri" w:hAnsi="Calibri" w:cs="Times New Roman"/>
            <w:lang w:val="en-US"/>
          </w:rPr>
          <w:t>Skipping</w:t>
        </w:r>
      </w:ins>
    </w:p>
    <w:p w14:paraId="29FC44D2" w14:textId="77777777" w:rsidR="00F70079" w:rsidRPr="00F70079" w:rsidRDefault="00F70079" w:rsidP="00F70079">
      <w:pPr>
        <w:spacing w:line="360" w:lineRule="auto"/>
        <w:jc w:val="left"/>
        <w:rPr>
          <w:ins w:id="23016" w:author="UTENTE" w:date="2020-06-30T19:15:00Z"/>
          <w:rFonts w:ascii="Calibri" w:eastAsia="Calibri" w:hAnsi="Calibri" w:cs="Times New Roman"/>
          <w:lang w:val="en-US"/>
        </w:rPr>
      </w:pPr>
      <w:ins w:id="23017" w:author="UTENTE" w:date="2020-06-30T19:15:00Z">
        <w:r w:rsidRPr="00F70079">
          <w:rPr>
            <w:rFonts w:ascii="Calibri" w:eastAsia="Calibri" w:hAnsi="Calibri" w:cs="Times New Roman"/>
            <w:lang w:val="en-US"/>
          </w:rPr>
          <w:t>Seen Text</w:t>
        </w:r>
        <w:r w:rsidRPr="00F70079">
          <w:rPr>
            <w:rFonts w:ascii="Calibri" w:eastAsia="Calibri" w:hAnsi="Calibri" w:cs="Times New Roman"/>
            <w:lang w:val="en-US"/>
          </w:rPr>
          <w:br w:type="page"/>
        </w:r>
      </w:ins>
    </w:p>
    <w:p w14:paraId="4DE8F8A4" w14:textId="77777777" w:rsidR="00F70079" w:rsidRPr="00F70079" w:rsidRDefault="00F70079" w:rsidP="00F70079">
      <w:pPr>
        <w:spacing w:line="360" w:lineRule="auto"/>
        <w:jc w:val="left"/>
        <w:rPr>
          <w:ins w:id="23018" w:author="UTENTE" w:date="2020-06-30T19:15:00Z"/>
          <w:rFonts w:ascii="Calibri" w:eastAsia="Calibri" w:hAnsi="Calibri" w:cs="Times New Roman"/>
        </w:rPr>
      </w:pPr>
      <w:ins w:id="23019" w:author="UTENTE" w:date="2020-06-30T19:15:00Z">
        <w:r w:rsidRPr="00F70079">
          <w:rPr>
            <w:rFonts w:ascii="Calibri" w:eastAsia="Calibri" w:hAnsi="Calibri" w:cs="Times New Roman"/>
          </w:rPr>
          <w:lastRenderedPageBreak/>
          <w:t>&lt;Indietro&gt;</w:t>
        </w:r>
      </w:ins>
    </w:p>
    <w:p w14:paraId="7D9788EF" w14:textId="77777777" w:rsidR="00F70079" w:rsidRPr="00F70079" w:rsidRDefault="00F70079" w:rsidP="00F70079">
      <w:pPr>
        <w:spacing w:line="360" w:lineRule="auto"/>
        <w:jc w:val="left"/>
        <w:rPr>
          <w:ins w:id="23020" w:author="UTENTE" w:date="2020-06-30T19:15:00Z"/>
          <w:rFonts w:ascii="Calibri" w:eastAsia="Calibri" w:hAnsi="Calibri" w:cs="Times New Roman"/>
        </w:rPr>
      </w:pPr>
      <w:ins w:id="23021" w:author="UTENTE" w:date="2020-06-30T19:15:00Z">
        <w:r w:rsidRPr="00F70079">
          <w:rPr>
            <w:rFonts w:ascii="Calibri" w:eastAsia="Calibri" w:hAnsi="Calibri" w:cs="Times New Roman"/>
          </w:rPr>
          <w:t>&lt;Salva&gt;</w:t>
        </w:r>
      </w:ins>
    </w:p>
    <w:p w14:paraId="396D4577" w14:textId="77777777" w:rsidR="00F70079" w:rsidRPr="00F70079" w:rsidRDefault="00F70079" w:rsidP="00F70079">
      <w:pPr>
        <w:spacing w:line="360" w:lineRule="auto"/>
        <w:jc w:val="left"/>
        <w:rPr>
          <w:ins w:id="23022" w:author="UTENTE" w:date="2020-06-30T19:15:00Z"/>
          <w:rFonts w:ascii="Calibri" w:eastAsia="Calibri" w:hAnsi="Calibri" w:cs="Times New Roman"/>
        </w:rPr>
      </w:pPr>
      <w:ins w:id="23023" w:author="UTENTE" w:date="2020-06-30T19:15:00Z">
        <w:r w:rsidRPr="00F70079">
          <w:rPr>
            <w:rFonts w:ascii="Calibri" w:eastAsia="Calibri" w:hAnsi="Calibri" w:cs="Times New Roman"/>
          </w:rPr>
          <w:t>&lt;Carica&gt;</w:t>
        </w:r>
      </w:ins>
    </w:p>
    <w:p w14:paraId="300EBDD3" w14:textId="77777777" w:rsidR="00F70079" w:rsidRPr="00F70079" w:rsidRDefault="00F70079" w:rsidP="00F70079">
      <w:pPr>
        <w:spacing w:line="360" w:lineRule="auto"/>
        <w:jc w:val="left"/>
        <w:rPr>
          <w:ins w:id="23024" w:author="UTENTE" w:date="2020-06-30T19:15:00Z"/>
          <w:rFonts w:ascii="Calibri" w:eastAsia="Calibri" w:hAnsi="Calibri" w:cs="Times New Roman"/>
        </w:rPr>
      </w:pPr>
      <w:ins w:id="23025" w:author="UTENTE" w:date="2020-06-30T19:15:00Z">
        <w:r w:rsidRPr="00F70079">
          <w:rPr>
            <w:rFonts w:ascii="Calibri" w:eastAsia="Calibri" w:hAnsi="Calibri" w:cs="Times New Roman"/>
          </w:rPr>
          <w:t>&lt;Impostazioni&gt;</w:t>
        </w:r>
      </w:ins>
    </w:p>
    <w:p w14:paraId="40950817" w14:textId="77777777" w:rsidR="00F70079" w:rsidRPr="00F70079" w:rsidRDefault="00F70079" w:rsidP="00F70079">
      <w:pPr>
        <w:spacing w:line="360" w:lineRule="auto"/>
        <w:jc w:val="left"/>
        <w:rPr>
          <w:ins w:id="23026" w:author="UTENTE" w:date="2020-06-30T19:15:00Z"/>
          <w:rFonts w:ascii="Calibri" w:eastAsia="Calibri" w:hAnsi="Calibri" w:cs="Times New Roman"/>
        </w:rPr>
      </w:pPr>
      <w:ins w:id="23027" w:author="UTENTE" w:date="2020-06-30T19:15:00Z">
        <w:r w:rsidRPr="00F70079">
          <w:rPr>
            <w:rFonts w:ascii="Calibri" w:eastAsia="Calibri" w:hAnsi="Calibri" w:cs="Times New Roman"/>
          </w:rPr>
          <w:t>&lt;Menu&gt;</w:t>
        </w:r>
      </w:ins>
    </w:p>
    <w:p w14:paraId="30643C4A" w14:textId="77777777" w:rsidR="00F70079" w:rsidRPr="00F70079" w:rsidRDefault="00F70079" w:rsidP="00F70079">
      <w:pPr>
        <w:spacing w:line="360" w:lineRule="auto"/>
        <w:jc w:val="left"/>
        <w:rPr>
          <w:ins w:id="23028" w:author="UTENTE" w:date="2020-06-30T19:15:00Z"/>
          <w:rFonts w:ascii="Calibri" w:eastAsia="Calibri" w:hAnsi="Calibri" w:cs="Times New Roman"/>
        </w:rPr>
      </w:pPr>
      <w:ins w:id="23029" w:author="UTENTE" w:date="2020-06-30T19:15:00Z">
        <w:r w:rsidRPr="00F70079">
          <w:rPr>
            <w:rFonts w:ascii="Calibri" w:eastAsia="Calibri" w:hAnsi="Calibri" w:cs="Times New Roman"/>
          </w:rPr>
          <w:t>&lt;Nuova partita&gt;</w:t>
        </w:r>
      </w:ins>
    </w:p>
    <w:p w14:paraId="1069A5DF" w14:textId="77777777" w:rsidR="00F70079" w:rsidRPr="00F70079" w:rsidRDefault="00F70079" w:rsidP="00F70079">
      <w:pPr>
        <w:spacing w:line="360" w:lineRule="auto"/>
        <w:jc w:val="left"/>
        <w:rPr>
          <w:ins w:id="23030" w:author="UTENTE" w:date="2020-06-30T19:15:00Z"/>
          <w:rFonts w:ascii="Calibri" w:eastAsia="Calibri" w:hAnsi="Calibri" w:cs="Times New Roman"/>
        </w:rPr>
      </w:pPr>
      <w:ins w:id="23031" w:author="UTENTE" w:date="2020-06-30T19:15:00Z">
        <w:r w:rsidRPr="00F70079">
          <w:rPr>
            <w:rFonts w:ascii="Calibri" w:eastAsia="Calibri" w:hAnsi="Calibri" w:cs="Times New Roman"/>
          </w:rPr>
          <w:t>&lt;Extra&gt;</w:t>
        </w:r>
      </w:ins>
    </w:p>
    <w:p w14:paraId="400D1E53" w14:textId="77777777" w:rsidR="00F70079" w:rsidRPr="00F70079" w:rsidRDefault="00F70079" w:rsidP="00F70079">
      <w:pPr>
        <w:spacing w:line="360" w:lineRule="auto"/>
        <w:jc w:val="left"/>
        <w:rPr>
          <w:ins w:id="23032" w:author="UTENTE" w:date="2020-06-30T19:15:00Z"/>
          <w:rFonts w:ascii="Calibri" w:eastAsia="Calibri" w:hAnsi="Calibri" w:cs="Times New Roman"/>
        </w:rPr>
      </w:pPr>
      <w:ins w:id="23033" w:author="UTENTE" w:date="2020-06-30T19:15:00Z">
        <w:r w:rsidRPr="00F70079">
          <w:rPr>
            <w:rFonts w:ascii="Calibri" w:eastAsia="Calibri" w:hAnsi="Calibri" w:cs="Times New Roman"/>
          </w:rPr>
          <w:t>&lt;Esci&gt;</w:t>
        </w:r>
      </w:ins>
    </w:p>
    <w:p w14:paraId="5251267A" w14:textId="77777777" w:rsidR="00F70079" w:rsidRPr="00F70079" w:rsidRDefault="00F70079" w:rsidP="00F70079">
      <w:pPr>
        <w:spacing w:line="360" w:lineRule="auto"/>
        <w:jc w:val="left"/>
        <w:rPr>
          <w:ins w:id="23034" w:author="UTENTE" w:date="2020-06-30T19:15:00Z"/>
          <w:rFonts w:ascii="Calibri" w:eastAsia="Calibri" w:hAnsi="Calibri" w:cs="Times New Roman"/>
        </w:rPr>
      </w:pPr>
      <w:ins w:id="23035" w:author="UTENTE" w:date="2020-06-30T19:15:00Z">
        <w:r w:rsidRPr="00F70079">
          <w:rPr>
            <w:rFonts w:ascii="Calibri" w:eastAsia="Calibri" w:hAnsi="Calibri" w:cs="Times New Roman"/>
          </w:rPr>
          <w:t>&lt;Acquista (1,99)&gt;</w:t>
        </w:r>
      </w:ins>
    </w:p>
    <w:p w14:paraId="0E3DE55F" w14:textId="77777777" w:rsidR="00F70079" w:rsidRPr="00F70079" w:rsidRDefault="00F70079" w:rsidP="00F70079">
      <w:pPr>
        <w:spacing w:line="360" w:lineRule="auto"/>
        <w:jc w:val="left"/>
        <w:rPr>
          <w:ins w:id="23036" w:author="UTENTE" w:date="2020-06-30T19:15:00Z"/>
          <w:rFonts w:ascii="Calibri" w:eastAsia="Calibri" w:hAnsi="Calibri" w:cs="Times New Roman"/>
        </w:rPr>
      </w:pPr>
    </w:p>
    <w:p w14:paraId="77953930" w14:textId="77777777" w:rsidR="00F70079" w:rsidRPr="00F70079" w:rsidRDefault="00F70079" w:rsidP="00F70079">
      <w:pPr>
        <w:spacing w:line="360" w:lineRule="auto"/>
        <w:jc w:val="left"/>
        <w:rPr>
          <w:ins w:id="23037" w:author="UTENTE" w:date="2020-06-30T19:15:00Z"/>
          <w:rFonts w:ascii="Calibri" w:eastAsia="Calibri" w:hAnsi="Calibri" w:cs="Times New Roman"/>
        </w:rPr>
      </w:pPr>
      <w:ins w:id="23038" w:author="UTENTE" w:date="2020-06-30T19:15:00Z">
        <w:r w:rsidRPr="00F70079">
          <w:rPr>
            <w:rFonts w:ascii="Calibri" w:eastAsia="Calibri" w:hAnsi="Calibri" w:cs="Times New Roman"/>
          </w:rPr>
          <w:t>&lt;Sì&gt;</w:t>
        </w:r>
      </w:ins>
    </w:p>
    <w:p w14:paraId="32BFD1D0" w14:textId="77777777" w:rsidR="00F70079" w:rsidRPr="00F70079" w:rsidRDefault="00F70079" w:rsidP="00F70079">
      <w:pPr>
        <w:spacing w:line="360" w:lineRule="auto"/>
        <w:jc w:val="left"/>
        <w:rPr>
          <w:ins w:id="23039" w:author="UTENTE" w:date="2020-06-30T19:15:00Z"/>
          <w:rFonts w:ascii="Calibri" w:eastAsia="Calibri" w:hAnsi="Calibri" w:cs="Times New Roman"/>
        </w:rPr>
      </w:pPr>
      <w:ins w:id="23040" w:author="UTENTE" w:date="2020-06-30T19:15:00Z">
        <w:r w:rsidRPr="00F70079">
          <w:rPr>
            <w:rFonts w:ascii="Calibri" w:eastAsia="Calibri" w:hAnsi="Calibri" w:cs="Times New Roman"/>
          </w:rPr>
          <w:t>&lt;No&gt;</w:t>
        </w:r>
      </w:ins>
    </w:p>
    <w:p w14:paraId="03E0D748" w14:textId="77777777" w:rsidR="00F70079" w:rsidRPr="00F70079" w:rsidRDefault="00F70079" w:rsidP="00F70079">
      <w:pPr>
        <w:spacing w:line="360" w:lineRule="auto"/>
        <w:jc w:val="left"/>
        <w:rPr>
          <w:ins w:id="23041" w:author="UTENTE" w:date="2020-06-30T19:15:00Z"/>
          <w:rFonts w:ascii="Calibri" w:eastAsia="Calibri" w:hAnsi="Calibri" w:cs="Times New Roman"/>
        </w:rPr>
      </w:pPr>
    </w:p>
    <w:p w14:paraId="63AF99E7" w14:textId="77777777" w:rsidR="00F70079" w:rsidRPr="00F70079" w:rsidRDefault="00F70079" w:rsidP="00F70079">
      <w:pPr>
        <w:spacing w:line="360" w:lineRule="auto"/>
        <w:jc w:val="left"/>
        <w:rPr>
          <w:ins w:id="23042" w:author="UTENTE" w:date="2020-06-30T19:15:00Z"/>
          <w:rFonts w:ascii="Calibri" w:eastAsia="Calibri" w:hAnsi="Calibri" w:cs="Times New Roman"/>
        </w:rPr>
      </w:pPr>
      <w:ins w:id="23043" w:author="UTENTE" w:date="2020-06-30T19:15:00Z">
        <w:r w:rsidRPr="00F70079">
          <w:rPr>
            <w:rFonts w:ascii="Calibri" w:eastAsia="Calibri" w:hAnsi="Calibri" w:cs="Times New Roman"/>
          </w:rPr>
          <w:t>&lt;Continua&gt;</w:t>
        </w:r>
      </w:ins>
    </w:p>
    <w:p w14:paraId="62B02E53" w14:textId="77777777" w:rsidR="00F70079" w:rsidRPr="00F70079" w:rsidRDefault="00F70079" w:rsidP="00F70079">
      <w:pPr>
        <w:spacing w:line="360" w:lineRule="auto"/>
        <w:jc w:val="left"/>
        <w:rPr>
          <w:ins w:id="23044" w:author="UTENTE" w:date="2020-06-30T19:15:00Z"/>
          <w:rFonts w:ascii="Calibri" w:eastAsia="Calibri" w:hAnsi="Calibri" w:cs="Times New Roman"/>
        </w:rPr>
      </w:pPr>
      <w:ins w:id="23045" w:author="UTENTE" w:date="2020-06-30T19:15:00Z">
        <w:r w:rsidRPr="00F70079">
          <w:rPr>
            <w:rFonts w:ascii="Calibri" w:eastAsia="Calibri" w:hAnsi="Calibri" w:cs="Times New Roman"/>
          </w:rPr>
          <w:t>&lt;Chiudi&gt;</w:t>
        </w:r>
      </w:ins>
    </w:p>
    <w:p w14:paraId="1BEE0637" w14:textId="77777777" w:rsidR="00F70079" w:rsidRPr="00F70079" w:rsidRDefault="00F70079" w:rsidP="00F70079">
      <w:pPr>
        <w:spacing w:line="360" w:lineRule="auto"/>
        <w:jc w:val="left"/>
        <w:rPr>
          <w:ins w:id="23046" w:author="UTENTE" w:date="2020-06-30T19:15:00Z"/>
          <w:rFonts w:ascii="Calibri" w:eastAsia="Calibri" w:hAnsi="Calibri" w:cs="Times New Roman"/>
        </w:rPr>
      </w:pPr>
    </w:p>
    <w:p w14:paraId="15711A37" w14:textId="77777777" w:rsidR="00F70079" w:rsidRPr="00F70079" w:rsidRDefault="00F70079" w:rsidP="00F70079">
      <w:pPr>
        <w:spacing w:line="360" w:lineRule="auto"/>
        <w:jc w:val="left"/>
        <w:rPr>
          <w:ins w:id="23047" w:author="UTENTE" w:date="2020-06-30T19:15:00Z"/>
          <w:rFonts w:ascii="Calibri" w:eastAsia="Calibri" w:hAnsi="Calibri" w:cs="Times New Roman"/>
        </w:rPr>
      </w:pPr>
      <w:ins w:id="23048" w:author="UTENTE" w:date="2020-06-30T19:15:00Z">
        <w:r w:rsidRPr="00F70079">
          <w:rPr>
            <w:rFonts w:ascii="Calibri" w:eastAsia="Calibri" w:hAnsi="Calibri" w:cs="Times New Roman"/>
          </w:rPr>
          <w:t>&lt;Finali&gt;</w:t>
        </w:r>
      </w:ins>
    </w:p>
    <w:p w14:paraId="2F07663B" w14:textId="77777777" w:rsidR="00F70079" w:rsidRPr="00F70079" w:rsidRDefault="00F70079" w:rsidP="00F70079">
      <w:pPr>
        <w:spacing w:line="360" w:lineRule="auto"/>
        <w:jc w:val="left"/>
        <w:rPr>
          <w:ins w:id="23049" w:author="UTENTE" w:date="2020-06-30T19:15:00Z"/>
          <w:rFonts w:ascii="Calibri" w:eastAsia="Calibri" w:hAnsi="Calibri" w:cs="Times New Roman"/>
        </w:rPr>
      </w:pPr>
    </w:p>
    <w:p w14:paraId="49E9AC64" w14:textId="77777777" w:rsidR="00F70079" w:rsidRPr="00F70079" w:rsidRDefault="00F70079" w:rsidP="00F70079">
      <w:pPr>
        <w:spacing w:line="360" w:lineRule="auto"/>
        <w:jc w:val="left"/>
        <w:rPr>
          <w:ins w:id="23050" w:author="UTENTE" w:date="2020-06-30T19:15:00Z"/>
          <w:rFonts w:ascii="Calibri" w:eastAsia="Calibri" w:hAnsi="Calibri" w:cs="Times New Roman"/>
        </w:rPr>
      </w:pPr>
      <w:ins w:id="23051" w:author="UTENTE" w:date="2020-06-30T19:15:00Z">
        <w:r w:rsidRPr="00F70079">
          <w:rPr>
            <w:rFonts w:ascii="Calibri" w:eastAsia="Calibri" w:hAnsi="Calibri" w:cs="Times New Roman"/>
          </w:rPr>
          <w:t>&lt;Profili&gt;</w:t>
        </w:r>
      </w:ins>
    </w:p>
    <w:p w14:paraId="248752B2" w14:textId="77777777" w:rsidR="00F70079" w:rsidRPr="00F70079" w:rsidRDefault="00F70079" w:rsidP="00F70079">
      <w:pPr>
        <w:spacing w:line="360" w:lineRule="auto"/>
        <w:jc w:val="left"/>
        <w:rPr>
          <w:ins w:id="23052" w:author="UTENTE" w:date="2020-06-30T19:15:00Z"/>
          <w:rFonts w:ascii="Calibri" w:eastAsia="Calibri" w:hAnsi="Calibri" w:cs="Times New Roman"/>
        </w:rPr>
      </w:pPr>
      <w:ins w:id="23053" w:author="UTENTE" w:date="2020-06-30T19:15:00Z">
        <w:r w:rsidRPr="00F70079">
          <w:rPr>
            <w:rFonts w:ascii="Calibri" w:eastAsia="Calibri" w:hAnsi="Calibri" w:cs="Times New Roman"/>
          </w:rPr>
          <w:t>&lt;Finali&gt;</w:t>
        </w:r>
      </w:ins>
    </w:p>
    <w:p w14:paraId="767C2C62" w14:textId="77777777" w:rsidR="00F70079" w:rsidRPr="00F70079" w:rsidRDefault="00F70079" w:rsidP="00F70079">
      <w:pPr>
        <w:spacing w:line="360" w:lineRule="auto"/>
        <w:jc w:val="left"/>
        <w:rPr>
          <w:ins w:id="23054" w:author="UTENTE" w:date="2020-06-30T19:15:00Z"/>
          <w:rFonts w:ascii="Calibri" w:eastAsia="Calibri" w:hAnsi="Calibri" w:cs="Times New Roman"/>
        </w:rPr>
      </w:pPr>
      <w:ins w:id="23055" w:author="UTENTE" w:date="2020-06-30T19:15:00Z">
        <w:r w:rsidRPr="00F70079">
          <w:rPr>
            <w:rFonts w:ascii="Calibri" w:eastAsia="Calibri" w:hAnsi="Calibri" w:cs="Times New Roman"/>
          </w:rPr>
          <w:t>&lt;Galleria&gt;</w:t>
        </w:r>
      </w:ins>
    </w:p>
    <w:p w14:paraId="14BFB4E0" w14:textId="77777777" w:rsidR="00F70079" w:rsidRPr="00F70079" w:rsidRDefault="00F70079" w:rsidP="00F70079">
      <w:pPr>
        <w:spacing w:line="360" w:lineRule="auto"/>
        <w:jc w:val="left"/>
        <w:rPr>
          <w:ins w:id="23056" w:author="UTENTE" w:date="2020-06-30T19:15:00Z"/>
          <w:rFonts w:ascii="Calibri" w:eastAsia="Calibri" w:hAnsi="Calibri" w:cs="Times New Roman"/>
        </w:rPr>
      </w:pPr>
      <w:ins w:id="23057" w:author="UTENTE" w:date="2020-06-30T19:15:00Z">
        <w:r w:rsidRPr="00F70079">
          <w:rPr>
            <w:rFonts w:ascii="Calibri" w:eastAsia="Calibri" w:hAnsi="Calibri" w:cs="Times New Roman"/>
          </w:rPr>
          <w:t>&lt;Sigla&gt;</w:t>
        </w:r>
      </w:ins>
    </w:p>
    <w:p w14:paraId="198A9FDD" w14:textId="77777777" w:rsidR="00F70079" w:rsidRPr="00F70079" w:rsidRDefault="00F70079" w:rsidP="00F70079">
      <w:pPr>
        <w:spacing w:line="360" w:lineRule="auto"/>
        <w:jc w:val="left"/>
        <w:rPr>
          <w:ins w:id="23058" w:author="UTENTE" w:date="2020-06-30T19:15:00Z"/>
          <w:rFonts w:ascii="Calibri" w:eastAsia="Calibri" w:hAnsi="Calibri" w:cs="Times New Roman"/>
        </w:rPr>
      </w:pPr>
    </w:p>
    <w:p w14:paraId="76239462" w14:textId="77777777" w:rsidR="00F70079" w:rsidRPr="00F70079" w:rsidRDefault="00F70079" w:rsidP="00F70079">
      <w:pPr>
        <w:spacing w:line="360" w:lineRule="auto"/>
        <w:jc w:val="left"/>
        <w:rPr>
          <w:ins w:id="23059" w:author="UTENTE" w:date="2020-06-30T19:15:00Z"/>
          <w:rFonts w:ascii="Calibri" w:eastAsia="Calibri" w:hAnsi="Calibri" w:cs="Times New Roman"/>
        </w:rPr>
      </w:pPr>
      <w:ins w:id="23060" w:author="UTENTE" w:date="2020-06-30T19:15:00Z">
        <w:r w:rsidRPr="00F70079">
          <w:rPr>
            <w:rFonts w:ascii="Calibri" w:eastAsia="Calibri" w:hAnsi="Calibri" w:cs="Times New Roman"/>
          </w:rPr>
          <w:t>&lt;Carica&gt;</w:t>
        </w:r>
      </w:ins>
    </w:p>
    <w:p w14:paraId="4E006F28" w14:textId="77777777" w:rsidR="00F70079" w:rsidRPr="00F70079" w:rsidRDefault="00F70079" w:rsidP="00F70079">
      <w:pPr>
        <w:spacing w:line="360" w:lineRule="auto"/>
        <w:jc w:val="left"/>
        <w:rPr>
          <w:ins w:id="23061" w:author="UTENTE" w:date="2020-06-30T19:15:00Z"/>
          <w:rFonts w:ascii="Calibri" w:eastAsia="Calibri" w:hAnsi="Calibri" w:cs="Times New Roman"/>
        </w:rPr>
      </w:pPr>
    </w:p>
    <w:p w14:paraId="01B53F9B" w14:textId="77777777" w:rsidR="00F70079" w:rsidRPr="00F70079" w:rsidRDefault="00F70079" w:rsidP="00F70079">
      <w:pPr>
        <w:spacing w:line="360" w:lineRule="auto"/>
        <w:jc w:val="left"/>
        <w:rPr>
          <w:ins w:id="23062" w:author="UTENTE" w:date="2020-06-30T19:15:00Z"/>
          <w:rFonts w:ascii="Calibri" w:eastAsia="Calibri" w:hAnsi="Calibri" w:cs="Times New Roman"/>
        </w:rPr>
      </w:pPr>
      <w:ins w:id="23063" w:author="UTENTE" w:date="2020-06-30T19:15:00Z">
        <w:r w:rsidRPr="00F70079">
          <w:rPr>
            <w:rFonts w:ascii="Calibri" w:eastAsia="Calibri" w:hAnsi="Calibri" w:cs="Times New Roman"/>
          </w:rPr>
          <w:t>&lt;Gioco completo (Tutti i 3 percorsi)</w:t>
        </w:r>
      </w:ins>
    </w:p>
    <w:p w14:paraId="2155CA45" w14:textId="77777777" w:rsidR="00F70079" w:rsidRPr="00F70079" w:rsidRDefault="00F70079" w:rsidP="00F70079">
      <w:pPr>
        <w:spacing w:line="360" w:lineRule="auto"/>
        <w:jc w:val="left"/>
        <w:rPr>
          <w:ins w:id="23064" w:author="UTENTE" w:date="2020-06-30T19:15:00Z"/>
          <w:rFonts w:ascii="Calibri" w:eastAsia="Calibri" w:hAnsi="Calibri" w:cs="Times New Roman"/>
        </w:rPr>
      </w:pPr>
      <w:ins w:id="23065" w:author="UTENTE" w:date="2020-06-30T19:15:00Z">
        <w:r w:rsidRPr="00F70079">
          <w:rPr>
            <w:rFonts w:ascii="Calibri" w:eastAsia="Calibri" w:hAnsi="Calibri" w:cs="Times New Roman"/>
          </w:rPr>
          <w:t>&lt;Gratis!&gt;</w:t>
        </w:r>
      </w:ins>
    </w:p>
    <w:p w14:paraId="733D6BF1" w14:textId="77777777" w:rsidR="00F70079" w:rsidRPr="00F70079" w:rsidRDefault="00F70079" w:rsidP="00F70079">
      <w:pPr>
        <w:spacing w:line="360" w:lineRule="auto"/>
        <w:jc w:val="left"/>
        <w:rPr>
          <w:ins w:id="23066" w:author="UTENTE" w:date="2020-06-30T19:15:00Z"/>
          <w:rFonts w:ascii="Calibri" w:eastAsia="Calibri" w:hAnsi="Calibri" w:cs="Times New Roman"/>
        </w:rPr>
      </w:pPr>
      <w:ins w:id="23067" w:author="UTENTE" w:date="2020-06-30T19:15:00Z">
        <w:r w:rsidRPr="00F70079">
          <w:rPr>
            <w:rFonts w:ascii="Calibri" w:eastAsia="Calibri" w:hAnsi="Calibri" w:cs="Times New Roman"/>
          </w:rPr>
          <w:t>&lt;Acquistare il gioco completo?&gt;</w:t>
        </w:r>
      </w:ins>
    </w:p>
    <w:p w14:paraId="1662FA35" w14:textId="77777777" w:rsidR="00F70079" w:rsidRPr="00F70079" w:rsidRDefault="00F70079" w:rsidP="00F70079">
      <w:pPr>
        <w:spacing w:line="360" w:lineRule="auto"/>
        <w:jc w:val="left"/>
        <w:rPr>
          <w:ins w:id="23068" w:author="UTENTE" w:date="2020-06-30T19:15:00Z"/>
          <w:rFonts w:ascii="Calibri" w:eastAsia="Calibri" w:hAnsi="Calibri" w:cs="Times New Roman"/>
        </w:rPr>
      </w:pPr>
      <w:ins w:id="23069" w:author="UTENTE" w:date="2020-06-30T19:15:00Z">
        <w:r w:rsidRPr="00F70079">
          <w:rPr>
            <w:rFonts w:ascii="Calibri" w:eastAsia="Calibri" w:hAnsi="Calibri" w:cs="Times New Roman"/>
          </w:rPr>
          <w:t>&lt;Continuare la storia?&gt;</w:t>
        </w:r>
      </w:ins>
    </w:p>
    <w:p w14:paraId="6E258E41" w14:textId="77777777" w:rsidR="00F70079" w:rsidRPr="00F70079" w:rsidRDefault="00F70079" w:rsidP="00F70079">
      <w:pPr>
        <w:spacing w:line="360" w:lineRule="auto"/>
        <w:jc w:val="left"/>
        <w:rPr>
          <w:ins w:id="23070" w:author="UTENTE" w:date="2020-06-30T19:15:00Z"/>
          <w:rFonts w:ascii="Calibri" w:eastAsia="Calibri" w:hAnsi="Calibri" w:cs="Times New Roman"/>
        </w:rPr>
      </w:pPr>
    </w:p>
    <w:p w14:paraId="31CF4D00" w14:textId="77777777" w:rsidR="00F70079" w:rsidRPr="00F70079" w:rsidRDefault="00F70079" w:rsidP="00F70079">
      <w:pPr>
        <w:spacing w:line="360" w:lineRule="auto"/>
        <w:jc w:val="left"/>
        <w:rPr>
          <w:ins w:id="23071" w:author="UTENTE" w:date="2020-06-30T19:15:00Z"/>
          <w:rFonts w:ascii="Calibri" w:eastAsia="Calibri" w:hAnsi="Calibri" w:cs="Times New Roman"/>
        </w:rPr>
      </w:pPr>
      <w:ins w:id="23072" w:author="UTENTE" w:date="2020-06-30T19:15:00Z">
        <w:r w:rsidRPr="00F70079">
          <w:rPr>
            <w:rFonts w:ascii="Calibri" w:eastAsia="Calibri" w:hAnsi="Calibri" w:cs="Times New Roman"/>
          </w:rPr>
          <w:t>&lt;Impostazioni&gt;</w:t>
        </w:r>
      </w:ins>
    </w:p>
    <w:p w14:paraId="78C9B65D" w14:textId="77777777" w:rsidR="00F70079" w:rsidRPr="00F70079" w:rsidRDefault="00F70079" w:rsidP="00F70079">
      <w:pPr>
        <w:spacing w:line="360" w:lineRule="auto"/>
        <w:jc w:val="left"/>
        <w:rPr>
          <w:ins w:id="23073" w:author="UTENTE" w:date="2020-06-30T19:15:00Z"/>
          <w:rFonts w:ascii="Calibri" w:eastAsia="Calibri" w:hAnsi="Calibri" w:cs="Times New Roman"/>
        </w:rPr>
      </w:pPr>
      <w:ins w:id="23074" w:author="UTENTE" w:date="2020-06-30T19:15:00Z">
        <w:r w:rsidRPr="00F70079">
          <w:rPr>
            <w:rFonts w:ascii="Calibri" w:eastAsia="Calibri" w:hAnsi="Calibri" w:cs="Times New Roman"/>
          </w:rPr>
          <w:t>&lt;Salta&gt;</w:t>
        </w:r>
      </w:ins>
    </w:p>
    <w:p w14:paraId="6D6604EB" w14:textId="77777777" w:rsidR="00F70079" w:rsidRPr="00F70079" w:rsidRDefault="00F70079" w:rsidP="00F70079">
      <w:pPr>
        <w:spacing w:line="360" w:lineRule="auto"/>
        <w:jc w:val="left"/>
        <w:rPr>
          <w:ins w:id="23075" w:author="UTENTE" w:date="2020-06-30T19:15:00Z"/>
          <w:rFonts w:ascii="Calibri" w:eastAsia="Calibri" w:hAnsi="Calibri" w:cs="Times New Roman"/>
          <w:lang w:val="en-US"/>
        </w:rPr>
      </w:pPr>
      <w:ins w:id="23076" w:author="UTENTE" w:date="2020-06-30T19:15:00Z">
        <w:r w:rsidRPr="00F70079">
          <w:rPr>
            <w:rFonts w:ascii="Calibri" w:eastAsia="Calibri" w:hAnsi="Calibri" w:cs="Times New Roman"/>
            <w:lang w:val="en-US"/>
          </w:rPr>
          <w:t>&lt;Testo visualizzato&gt;</w:t>
        </w:r>
        <w:r w:rsidRPr="00F70079">
          <w:rPr>
            <w:rFonts w:ascii="Calibri" w:eastAsia="Calibri" w:hAnsi="Calibri" w:cs="Times New Roman"/>
            <w:lang w:val="en-US"/>
          </w:rPr>
          <w:br w:type="page"/>
        </w:r>
      </w:ins>
    </w:p>
    <w:p w14:paraId="7DD7A460" w14:textId="77777777" w:rsidR="00F70079" w:rsidRPr="00F70079" w:rsidRDefault="00F70079" w:rsidP="00F70079">
      <w:pPr>
        <w:spacing w:line="360" w:lineRule="auto"/>
        <w:jc w:val="left"/>
        <w:rPr>
          <w:ins w:id="23077" w:author="UTENTE" w:date="2020-06-30T19:15:00Z"/>
          <w:rFonts w:ascii="Calibri" w:eastAsia="Calibri" w:hAnsi="Calibri" w:cs="Times New Roman"/>
          <w:lang w:val="en-US"/>
        </w:rPr>
      </w:pPr>
      <w:ins w:id="23078" w:author="UTENTE" w:date="2020-06-30T19:15:00Z">
        <w:r w:rsidRPr="00F70079">
          <w:rPr>
            <w:rFonts w:ascii="Calibri" w:eastAsia="Calibri" w:hAnsi="Calibri" w:cs="Times New Roman"/>
            <w:lang w:val="en-US"/>
          </w:rPr>
          <w:lastRenderedPageBreak/>
          <w:t>All Text</w:t>
        </w:r>
      </w:ins>
    </w:p>
    <w:p w14:paraId="54CA0490" w14:textId="77777777" w:rsidR="00F70079" w:rsidRPr="00F70079" w:rsidRDefault="00F70079" w:rsidP="00F70079">
      <w:pPr>
        <w:spacing w:line="360" w:lineRule="auto"/>
        <w:jc w:val="left"/>
        <w:rPr>
          <w:ins w:id="23079" w:author="UTENTE" w:date="2020-06-30T19:15:00Z"/>
          <w:rFonts w:ascii="Calibri" w:eastAsia="Calibri" w:hAnsi="Calibri" w:cs="Times New Roman"/>
          <w:lang w:val="en-US"/>
        </w:rPr>
      </w:pPr>
      <w:ins w:id="23080" w:author="UTENTE" w:date="2020-06-30T19:15:00Z">
        <w:r w:rsidRPr="00F70079">
          <w:rPr>
            <w:rFonts w:ascii="Calibri" w:eastAsia="Calibri" w:hAnsi="Calibri" w:cs="Times New Roman"/>
            <w:lang w:val="en-US"/>
          </w:rPr>
          <w:t>Text Speed</w:t>
        </w:r>
      </w:ins>
    </w:p>
    <w:p w14:paraId="651DF4BB" w14:textId="77777777" w:rsidR="00F70079" w:rsidRPr="00F70079" w:rsidRDefault="00F70079" w:rsidP="00F70079">
      <w:pPr>
        <w:spacing w:line="360" w:lineRule="auto"/>
        <w:jc w:val="left"/>
        <w:rPr>
          <w:ins w:id="23081" w:author="UTENTE" w:date="2020-06-30T19:15:00Z"/>
          <w:rFonts w:ascii="Calibri" w:eastAsia="Calibri" w:hAnsi="Calibri" w:cs="Times New Roman"/>
          <w:lang w:val="en-US"/>
        </w:rPr>
      </w:pPr>
      <w:ins w:id="23082" w:author="UTENTE" w:date="2020-06-30T19:15:00Z">
        <w:r w:rsidRPr="00F70079">
          <w:rPr>
            <w:rFonts w:ascii="Calibri" w:eastAsia="Calibri" w:hAnsi="Calibri" w:cs="Times New Roman"/>
            <w:lang w:val="en-US"/>
          </w:rPr>
          <w:t>Music</w:t>
        </w:r>
      </w:ins>
    </w:p>
    <w:p w14:paraId="4942A3C4" w14:textId="77777777" w:rsidR="00F70079" w:rsidRPr="00F70079" w:rsidRDefault="00F70079" w:rsidP="00F70079">
      <w:pPr>
        <w:spacing w:line="360" w:lineRule="auto"/>
        <w:jc w:val="left"/>
        <w:rPr>
          <w:ins w:id="23083" w:author="UTENTE" w:date="2020-06-30T19:15:00Z"/>
          <w:rFonts w:ascii="Calibri" w:eastAsia="Calibri" w:hAnsi="Calibri" w:cs="Times New Roman"/>
          <w:lang w:val="en-US"/>
        </w:rPr>
      </w:pPr>
      <w:ins w:id="23084" w:author="UTENTE" w:date="2020-06-30T19:15:00Z">
        <w:r w:rsidRPr="00F70079">
          <w:rPr>
            <w:rFonts w:ascii="Calibri" w:eastAsia="Calibri" w:hAnsi="Calibri" w:cs="Times New Roman"/>
            <w:lang w:val="en-US"/>
          </w:rPr>
          <w:t>Textbox</w:t>
        </w:r>
      </w:ins>
    </w:p>
    <w:p w14:paraId="1C917D62" w14:textId="77777777" w:rsidR="00F70079" w:rsidRPr="00F70079" w:rsidRDefault="00F70079" w:rsidP="00F70079">
      <w:pPr>
        <w:spacing w:line="360" w:lineRule="auto"/>
        <w:jc w:val="left"/>
        <w:rPr>
          <w:ins w:id="23085" w:author="UTENTE" w:date="2020-06-30T19:15:00Z"/>
          <w:rFonts w:ascii="Calibri" w:eastAsia="Calibri" w:hAnsi="Calibri" w:cs="Times New Roman"/>
          <w:lang w:val="en-US"/>
        </w:rPr>
      </w:pPr>
      <w:ins w:id="23086" w:author="UTENTE" w:date="2020-06-30T19:15:00Z">
        <w:r w:rsidRPr="00F70079">
          <w:rPr>
            <w:rFonts w:ascii="Calibri" w:eastAsia="Calibri" w:hAnsi="Calibri" w:cs="Times New Roman"/>
            <w:lang w:val="en-US"/>
          </w:rPr>
          <w:t>Clear</w:t>
        </w:r>
      </w:ins>
    </w:p>
    <w:p w14:paraId="1483D0A7" w14:textId="77777777" w:rsidR="00F70079" w:rsidRPr="00F70079" w:rsidRDefault="00F70079" w:rsidP="00F70079">
      <w:pPr>
        <w:spacing w:line="360" w:lineRule="auto"/>
        <w:jc w:val="left"/>
        <w:rPr>
          <w:ins w:id="23087" w:author="UTENTE" w:date="2020-06-30T19:15:00Z"/>
          <w:rFonts w:ascii="Calibri" w:eastAsia="Calibri" w:hAnsi="Calibri" w:cs="Times New Roman"/>
          <w:lang w:val="en-US"/>
        </w:rPr>
      </w:pPr>
      <w:ins w:id="23088" w:author="UTENTE" w:date="2020-06-30T19:15:00Z">
        <w:r w:rsidRPr="00F70079">
          <w:rPr>
            <w:rFonts w:ascii="Calibri" w:eastAsia="Calibri" w:hAnsi="Calibri" w:cs="Times New Roman"/>
            <w:lang w:val="en-US"/>
          </w:rPr>
          <w:t>Opaque</w:t>
        </w:r>
      </w:ins>
    </w:p>
    <w:p w14:paraId="1FE8450D" w14:textId="77777777" w:rsidR="00F70079" w:rsidRPr="00F70079" w:rsidRDefault="00F70079" w:rsidP="00F70079">
      <w:pPr>
        <w:spacing w:line="360" w:lineRule="auto"/>
        <w:jc w:val="left"/>
        <w:rPr>
          <w:ins w:id="23089" w:author="UTENTE" w:date="2020-06-30T19:15:00Z"/>
          <w:rFonts w:ascii="Calibri" w:eastAsia="Calibri" w:hAnsi="Calibri" w:cs="Times New Roman"/>
          <w:lang w:val="en-US"/>
        </w:rPr>
      </w:pPr>
      <w:ins w:id="23090" w:author="UTENTE" w:date="2020-06-30T19:15:00Z">
        <w:r w:rsidRPr="00F70079">
          <w:rPr>
            <w:rFonts w:ascii="Calibri" w:eastAsia="Calibri" w:hAnsi="Calibri" w:cs="Times New Roman"/>
            <w:lang w:val="en-US"/>
          </w:rPr>
          <w:t>Auto Speed</w:t>
        </w:r>
      </w:ins>
    </w:p>
    <w:p w14:paraId="2CADC7E9" w14:textId="77777777" w:rsidR="00F70079" w:rsidRPr="00F70079" w:rsidRDefault="00F70079" w:rsidP="00F70079">
      <w:pPr>
        <w:spacing w:line="360" w:lineRule="auto"/>
        <w:jc w:val="left"/>
        <w:rPr>
          <w:ins w:id="23091" w:author="UTENTE" w:date="2020-06-30T19:15:00Z"/>
          <w:rFonts w:ascii="Calibri" w:eastAsia="Calibri" w:hAnsi="Calibri" w:cs="Times New Roman"/>
          <w:lang w:val="en-US"/>
        </w:rPr>
      </w:pPr>
      <w:ins w:id="23092" w:author="UTENTE" w:date="2020-06-30T19:15:00Z">
        <w:r w:rsidRPr="00F70079">
          <w:rPr>
            <w:rFonts w:ascii="Calibri" w:eastAsia="Calibri" w:hAnsi="Calibri" w:cs="Times New Roman"/>
            <w:lang w:val="en-US"/>
          </w:rPr>
          <w:t>SFX</w:t>
        </w:r>
      </w:ins>
    </w:p>
    <w:p w14:paraId="21DAF45D" w14:textId="77777777" w:rsidR="00F70079" w:rsidRPr="00F70079" w:rsidRDefault="00F70079" w:rsidP="00F70079">
      <w:pPr>
        <w:spacing w:line="360" w:lineRule="auto"/>
        <w:jc w:val="left"/>
        <w:rPr>
          <w:ins w:id="23093" w:author="UTENTE" w:date="2020-06-30T19:15:00Z"/>
          <w:rFonts w:ascii="Calibri" w:eastAsia="Calibri" w:hAnsi="Calibri" w:cs="Times New Roman"/>
          <w:lang w:val="en-US"/>
        </w:rPr>
      </w:pPr>
      <w:ins w:id="23094" w:author="UTENTE" w:date="2020-06-30T19:15:00Z">
        <w:r w:rsidRPr="00F70079">
          <w:rPr>
            <w:rFonts w:ascii="Calibri" w:eastAsia="Calibri" w:hAnsi="Calibri" w:cs="Times New Roman"/>
            <w:lang w:val="en-US"/>
          </w:rPr>
          <w:t>Display</w:t>
        </w:r>
      </w:ins>
    </w:p>
    <w:p w14:paraId="67DD4888" w14:textId="77777777" w:rsidR="00F70079" w:rsidRPr="00F70079" w:rsidRDefault="00F70079" w:rsidP="00F70079">
      <w:pPr>
        <w:spacing w:line="360" w:lineRule="auto"/>
        <w:jc w:val="left"/>
        <w:rPr>
          <w:ins w:id="23095" w:author="UTENTE" w:date="2020-06-30T19:15:00Z"/>
          <w:rFonts w:ascii="Calibri" w:eastAsia="Calibri" w:hAnsi="Calibri" w:cs="Times New Roman"/>
          <w:lang w:val="en-US"/>
        </w:rPr>
      </w:pPr>
      <w:ins w:id="23096" w:author="UTENTE" w:date="2020-06-30T19:15:00Z">
        <w:r w:rsidRPr="00F70079">
          <w:rPr>
            <w:rFonts w:ascii="Calibri" w:eastAsia="Calibri" w:hAnsi="Calibri" w:cs="Times New Roman"/>
            <w:lang w:val="en-US"/>
          </w:rPr>
          <w:t>Fullscreen</w:t>
        </w:r>
      </w:ins>
    </w:p>
    <w:p w14:paraId="2F3484D1" w14:textId="77777777" w:rsidR="00F70079" w:rsidRPr="00F70079" w:rsidRDefault="00F70079" w:rsidP="00F70079">
      <w:pPr>
        <w:spacing w:line="360" w:lineRule="auto"/>
        <w:jc w:val="left"/>
        <w:rPr>
          <w:ins w:id="23097" w:author="UTENTE" w:date="2020-06-30T19:15:00Z"/>
          <w:rFonts w:ascii="Calibri" w:eastAsia="Calibri" w:hAnsi="Calibri" w:cs="Times New Roman"/>
          <w:lang w:val="en-US"/>
        </w:rPr>
      </w:pPr>
      <w:ins w:id="23098" w:author="UTENTE" w:date="2020-06-30T19:15:00Z">
        <w:r w:rsidRPr="00F70079">
          <w:rPr>
            <w:rFonts w:ascii="Calibri" w:eastAsia="Calibri" w:hAnsi="Calibri" w:cs="Times New Roman"/>
            <w:lang w:val="en-US"/>
          </w:rPr>
          <w:t>Window</w:t>
        </w:r>
      </w:ins>
    </w:p>
    <w:p w14:paraId="0CD7FFA0" w14:textId="77777777" w:rsidR="00F70079" w:rsidRPr="00F70079" w:rsidRDefault="00F70079" w:rsidP="00F70079">
      <w:pPr>
        <w:spacing w:line="360" w:lineRule="auto"/>
        <w:jc w:val="left"/>
        <w:rPr>
          <w:ins w:id="23099" w:author="UTENTE" w:date="2020-06-30T19:15:00Z"/>
          <w:rFonts w:ascii="Calibri" w:eastAsia="Calibri" w:hAnsi="Calibri" w:cs="Times New Roman"/>
          <w:lang w:val="en-US"/>
        </w:rPr>
      </w:pPr>
    </w:p>
    <w:p w14:paraId="55764B5B" w14:textId="77777777" w:rsidR="00F70079" w:rsidRPr="00F70079" w:rsidRDefault="00F70079" w:rsidP="00F70079">
      <w:pPr>
        <w:spacing w:line="360" w:lineRule="auto"/>
        <w:jc w:val="left"/>
        <w:rPr>
          <w:ins w:id="23100" w:author="UTENTE" w:date="2020-06-30T19:15:00Z"/>
          <w:rFonts w:ascii="Calibri" w:eastAsia="Calibri" w:hAnsi="Calibri" w:cs="Times New Roman"/>
          <w:lang w:val="en-US"/>
        </w:rPr>
      </w:pPr>
      <w:ins w:id="23101" w:author="UTENTE" w:date="2020-06-30T19:15:00Z">
        <w:r w:rsidRPr="00F70079">
          <w:rPr>
            <w:rFonts w:ascii="Calibri" w:eastAsia="Calibri" w:hAnsi="Calibri" w:cs="Times New Roman"/>
            <w:lang w:val="en-US"/>
          </w:rPr>
          <w:t>Credits</w:t>
        </w:r>
      </w:ins>
    </w:p>
    <w:p w14:paraId="3635BEAC" w14:textId="77777777" w:rsidR="00F70079" w:rsidRPr="00F70079" w:rsidRDefault="00F70079" w:rsidP="00F70079">
      <w:pPr>
        <w:spacing w:line="360" w:lineRule="auto"/>
        <w:jc w:val="left"/>
        <w:rPr>
          <w:ins w:id="23102" w:author="UTENTE" w:date="2020-06-30T19:15:00Z"/>
          <w:rFonts w:ascii="Calibri" w:eastAsia="Calibri" w:hAnsi="Calibri" w:cs="Times New Roman"/>
          <w:lang w:val="en-US"/>
        </w:rPr>
      </w:pPr>
      <w:ins w:id="23103" w:author="UTENTE" w:date="2020-06-30T19:15:00Z">
        <w:r w:rsidRPr="00F70079">
          <w:rPr>
            <w:rFonts w:ascii="Calibri" w:eastAsia="Calibri" w:hAnsi="Calibri" w:cs="Times New Roman"/>
            <w:lang w:val="en-US"/>
          </w:rPr>
          <w:t>Designer &amp; Developer</w:t>
        </w:r>
      </w:ins>
    </w:p>
    <w:p w14:paraId="46E09371" w14:textId="77777777" w:rsidR="00F70079" w:rsidRPr="00F70079" w:rsidRDefault="00F70079" w:rsidP="00F70079">
      <w:pPr>
        <w:spacing w:line="360" w:lineRule="auto"/>
        <w:jc w:val="left"/>
        <w:rPr>
          <w:ins w:id="23104" w:author="UTENTE" w:date="2020-06-30T19:15:00Z"/>
          <w:rFonts w:ascii="Calibri" w:eastAsia="Calibri" w:hAnsi="Calibri" w:cs="Times New Roman"/>
          <w:lang w:val="en-US"/>
        </w:rPr>
      </w:pPr>
      <w:ins w:id="23105" w:author="UTENTE" w:date="2020-06-30T19:15:00Z">
        <w:r w:rsidRPr="00F70079">
          <w:rPr>
            <w:rFonts w:ascii="Calibri" w:eastAsia="Calibri" w:hAnsi="Calibri" w:cs="Times New Roman"/>
            <w:lang w:val="en-US"/>
          </w:rPr>
          <w:t>Management</w:t>
        </w:r>
      </w:ins>
    </w:p>
    <w:p w14:paraId="3085306A" w14:textId="77777777" w:rsidR="00F70079" w:rsidRPr="00F70079" w:rsidRDefault="00F70079" w:rsidP="00F70079">
      <w:pPr>
        <w:spacing w:line="360" w:lineRule="auto"/>
        <w:jc w:val="left"/>
        <w:rPr>
          <w:ins w:id="23106" w:author="UTENTE" w:date="2020-06-30T19:15:00Z"/>
          <w:rFonts w:ascii="Calibri" w:eastAsia="Calibri" w:hAnsi="Calibri" w:cs="Times New Roman"/>
          <w:lang w:val="en-US"/>
        </w:rPr>
      </w:pPr>
      <w:ins w:id="23107" w:author="UTENTE" w:date="2020-06-30T19:15:00Z">
        <w:r w:rsidRPr="00F70079">
          <w:rPr>
            <w:rFonts w:ascii="Calibri" w:eastAsia="Calibri" w:hAnsi="Calibri" w:cs="Times New Roman"/>
            <w:lang w:val="en-US"/>
          </w:rPr>
          <w:t>Translation</w:t>
        </w:r>
      </w:ins>
    </w:p>
    <w:p w14:paraId="009F2E99" w14:textId="77777777" w:rsidR="00F70079" w:rsidRPr="00F70079" w:rsidRDefault="00F70079" w:rsidP="00F70079">
      <w:pPr>
        <w:spacing w:line="360" w:lineRule="auto"/>
        <w:jc w:val="left"/>
        <w:rPr>
          <w:ins w:id="23108" w:author="UTENTE" w:date="2020-06-30T19:15:00Z"/>
          <w:rFonts w:ascii="Calibri" w:eastAsia="Calibri" w:hAnsi="Calibri" w:cs="Times New Roman"/>
          <w:lang w:val="en-US"/>
        </w:rPr>
      </w:pPr>
      <w:ins w:id="23109" w:author="UTENTE" w:date="2020-06-30T19:15:00Z">
        <w:r w:rsidRPr="00F70079">
          <w:rPr>
            <w:rFonts w:ascii="Calibri" w:eastAsia="Calibri" w:hAnsi="Calibri" w:cs="Times New Roman"/>
            <w:lang w:val="en-US"/>
          </w:rPr>
          <w:t>Art</w:t>
        </w:r>
      </w:ins>
    </w:p>
    <w:p w14:paraId="75CB601F" w14:textId="77777777" w:rsidR="00F70079" w:rsidRPr="00F70079" w:rsidRDefault="00F70079" w:rsidP="00F70079">
      <w:pPr>
        <w:spacing w:line="360" w:lineRule="auto"/>
        <w:jc w:val="left"/>
        <w:rPr>
          <w:ins w:id="23110" w:author="UTENTE" w:date="2020-06-30T19:15:00Z"/>
          <w:rFonts w:ascii="Calibri" w:eastAsia="Calibri" w:hAnsi="Calibri" w:cs="Times New Roman"/>
          <w:lang w:val="en-US"/>
        </w:rPr>
      </w:pPr>
      <w:ins w:id="23111" w:author="UTENTE" w:date="2020-06-30T19:15:00Z">
        <w:r w:rsidRPr="00F70079">
          <w:rPr>
            <w:rFonts w:ascii="Calibri" w:eastAsia="Calibri" w:hAnsi="Calibri" w:cs="Times New Roman"/>
            <w:lang w:val="en-US"/>
          </w:rPr>
          <w:t>Music</w:t>
        </w:r>
      </w:ins>
    </w:p>
    <w:p w14:paraId="16337C7A" w14:textId="77777777" w:rsidR="00F70079" w:rsidRPr="00F70079" w:rsidRDefault="00F70079" w:rsidP="00F70079">
      <w:pPr>
        <w:spacing w:line="360" w:lineRule="auto"/>
        <w:jc w:val="left"/>
        <w:rPr>
          <w:ins w:id="23112" w:author="UTENTE" w:date="2020-06-30T19:15:00Z"/>
          <w:rFonts w:ascii="Calibri" w:eastAsia="Calibri" w:hAnsi="Calibri" w:cs="Times New Roman"/>
          <w:lang w:val="en-US"/>
        </w:rPr>
      </w:pPr>
      <w:ins w:id="23113" w:author="UTENTE" w:date="2020-06-30T19:15:00Z">
        <w:r w:rsidRPr="00F70079">
          <w:rPr>
            <w:rFonts w:ascii="Calibri" w:eastAsia="Calibri" w:hAnsi="Calibri" w:cs="Times New Roman"/>
            <w:lang w:val="en-US"/>
          </w:rPr>
          <w:t>Patrons</w:t>
        </w:r>
      </w:ins>
    </w:p>
    <w:p w14:paraId="503B1309" w14:textId="77777777" w:rsidR="00F70079" w:rsidRPr="00F70079" w:rsidRDefault="00F70079" w:rsidP="00F70079">
      <w:pPr>
        <w:spacing w:line="360" w:lineRule="auto"/>
        <w:jc w:val="left"/>
        <w:rPr>
          <w:ins w:id="23114" w:author="UTENTE" w:date="2020-06-30T19:15:00Z"/>
          <w:rFonts w:ascii="Calibri" w:eastAsia="Calibri" w:hAnsi="Calibri" w:cs="Times New Roman"/>
          <w:lang w:val="en-US"/>
        </w:rPr>
      </w:pPr>
      <w:ins w:id="23115" w:author="UTENTE" w:date="2020-06-30T19:15:00Z">
        <w:r w:rsidRPr="00F70079">
          <w:rPr>
            <w:rFonts w:ascii="Calibri" w:eastAsia="Calibri" w:hAnsi="Calibri" w:cs="Times New Roman"/>
            <w:lang w:val="en-US"/>
          </w:rPr>
          <w:t>Special Thanks</w:t>
        </w:r>
      </w:ins>
    </w:p>
    <w:p w14:paraId="05561B63" w14:textId="77777777" w:rsidR="00F70079" w:rsidRPr="00F70079" w:rsidRDefault="00F70079" w:rsidP="00F70079">
      <w:pPr>
        <w:spacing w:line="360" w:lineRule="auto"/>
        <w:jc w:val="left"/>
        <w:rPr>
          <w:ins w:id="23116" w:author="UTENTE" w:date="2020-06-30T19:15:00Z"/>
          <w:rFonts w:ascii="Calibri" w:eastAsia="Calibri" w:hAnsi="Calibri" w:cs="Times New Roman"/>
          <w:lang w:val="en-US"/>
        </w:rPr>
      </w:pPr>
      <w:ins w:id="23117" w:author="UTENTE" w:date="2020-06-30T19:15:00Z">
        <w:r w:rsidRPr="00F70079">
          <w:rPr>
            <w:rFonts w:ascii="Calibri" w:eastAsia="Calibri" w:hAnsi="Calibri" w:cs="Times New Roman"/>
            <w:lang w:val="en-US"/>
          </w:rPr>
          <w:t>And you!</w:t>
        </w:r>
      </w:ins>
    </w:p>
    <w:p w14:paraId="536553A5" w14:textId="77777777" w:rsidR="00F70079" w:rsidRPr="00F70079" w:rsidRDefault="00F70079" w:rsidP="00F70079">
      <w:pPr>
        <w:spacing w:line="360" w:lineRule="auto"/>
        <w:jc w:val="left"/>
        <w:rPr>
          <w:ins w:id="23118" w:author="UTENTE" w:date="2020-06-30T19:15:00Z"/>
          <w:rFonts w:ascii="Calibri" w:eastAsia="Calibri" w:hAnsi="Calibri" w:cs="Times New Roman"/>
          <w:lang w:val="en-US"/>
        </w:rPr>
      </w:pPr>
    </w:p>
    <w:p w14:paraId="7146C0FF" w14:textId="77777777" w:rsidR="00F70079" w:rsidRPr="00F70079" w:rsidRDefault="00F70079" w:rsidP="00F70079">
      <w:pPr>
        <w:spacing w:line="360" w:lineRule="auto"/>
        <w:jc w:val="left"/>
        <w:rPr>
          <w:ins w:id="23119" w:author="UTENTE" w:date="2020-06-30T19:15:00Z"/>
          <w:rFonts w:ascii="Calibri" w:eastAsia="Calibri" w:hAnsi="Calibri" w:cs="Times New Roman"/>
          <w:lang w:val="en-US"/>
        </w:rPr>
      </w:pPr>
      <w:ins w:id="23120" w:author="UTENTE" w:date="2020-06-30T19:15:00Z">
        <w:r w:rsidRPr="00F70079">
          <w:rPr>
            <w:rFonts w:ascii="Calibri" w:eastAsia="Calibri" w:hAnsi="Calibri" w:cs="Times New Roman"/>
            <w:lang w:val="en-US"/>
          </w:rPr>
          <w:t>Select a profile</w:t>
        </w:r>
      </w:ins>
    </w:p>
    <w:p w14:paraId="4266F198" w14:textId="77777777" w:rsidR="00F70079" w:rsidRPr="00F70079" w:rsidRDefault="00F70079" w:rsidP="00F70079">
      <w:pPr>
        <w:spacing w:line="360" w:lineRule="auto"/>
        <w:jc w:val="left"/>
        <w:rPr>
          <w:ins w:id="23121" w:author="UTENTE" w:date="2020-06-30T19:15:00Z"/>
          <w:rFonts w:ascii="Calibri" w:eastAsia="Calibri" w:hAnsi="Calibri" w:cs="Times New Roman"/>
          <w:lang w:val="en-US"/>
        </w:rPr>
      </w:pPr>
    </w:p>
    <w:p w14:paraId="024F30E9" w14:textId="77777777" w:rsidR="00F70079" w:rsidRPr="00F70079" w:rsidRDefault="00F70079" w:rsidP="00F70079">
      <w:pPr>
        <w:spacing w:line="360" w:lineRule="auto"/>
        <w:jc w:val="left"/>
        <w:rPr>
          <w:ins w:id="23122" w:author="UTENTE" w:date="2020-06-30T19:15:00Z"/>
          <w:rFonts w:ascii="Calibri" w:eastAsia="Calibri" w:hAnsi="Calibri" w:cs="Times New Roman"/>
          <w:lang w:val="en-US"/>
        </w:rPr>
      </w:pPr>
      <w:ins w:id="23123" w:author="UTENTE" w:date="2020-06-30T19:15:00Z">
        <w:r w:rsidRPr="00F70079">
          <w:rPr>
            <w:rFonts w:ascii="Calibri" w:eastAsia="Calibri" w:hAnsi="Calibri" w:cs="Times New Roman"/>
            <w:lang w:val="en-US"/>
          </w:rPr>
          <w:t>Dominic</w:t>
        </w:r>
      </w:ins>
    </w:p>
    <w:p w14:paraId="33140235" w14:textId="77777777" w:rsidR="00F70079" w:rsidRPr="00F70079" w:rsidRDefault="00F70079" w:rsidP="00F70079">
      <w:pPr>
        <w:spacing w:line="360" w:lineRule="auto"/>
        <w:jc w:val="left"/>
        <w:rPr>
          <w:ins w:id="23124" w:author="UTENTE" w:date="2020-06-30T19:15:00Z"/>
          <w:rFonts w:ascii="Calibri" w:eastAsia="Calibri" w:hAnsi="Calibri" w:cs="Times New Roman"/>
          <w:lang w:val="en-US"/>
        </w:rPr>
      </w:pPr>
      <w:ins w:id="23125" w:author="UTENTE" w:date="2020-06-30T19:15:00Z">
        <w:r w:rsidRPr="00F70079">
          <w:rPr>
            <w:rFonts w:ascii="Calibri" w:eastAsia="Calibri" w:hAnsi="Calibri" w:cs="Times New Roman"/>
            <w:lang w:val="en-US"/>
          </w:rPr>
          <w:t>Don't accept anyone else's bite...only mine.</w:t>
        </w:r>
      </w:ins>
    </w:p>
    <w:p w14:paraId="21A58180" w14:textId="77777777" w:rsidR="00F70079" w:rsidRPr="00F70079" w:rsidRDefault="00F70079" w:rsidP="00F70079">
      <w:pPr>
        <w:spacing w:line="360" w:lineRule="auto"/>
        <w:jc w:val="left"/>
        <w:rPr>
          <w:ins w:id="23126" w:author="UTENTE" w:date="2020-06-30T19:15:00Z"/>
          <w:rFonts w:ascii="Calibri" w:eastAsia="Calibri" w:hAnsi="Calibri" w:cs="Times New Roman"/>
          <w:lang w:val="en-US"/>
        </w:rPr>
      </w:pPr>
      <w:ins w:id="23127" w:author="UTENTE" w:date="2020-06-30T19:15:00Z">
        <w:r w:rsidRPr="00F70079">
          <w:rPr>
            <w:rFonts w:ascii="Calibri" w:eastAsia="Calibri" w:hAnsi="Calibri" w:cs="Times New Roman"/>
            <w:lang w:val="en-US"/>
          </w:rPr>
          <w:t>Age: 24, Height: 6'3, Race: Vampire</w:t>
        </w:r>
      </w:ins>
    </w:p>
    <w:p w14:paraId="6565D899" w14:textId="77777777" w:rsidR="00F70079" w:rsidRPr="00F70079" w:rsidRDefault="00F70079" w:rsidP="00F70079">
      <w:pPr>
        <w:spacing w:line="360" w:lineRule="auto"/>
        <w:jc w:val="left"/>
        <w:rPr>
          <w:ins w:id="23128" w:author="UTENTE" w:date="2020-06-30T19:15:00Z"/>
          <w:rFonts w:ascii="Calibri" w:eastAsia="Calibri" w:hAnsi="Calibri" w:cs="Times New Roman"/>
          <w:lang w:val="en-US"/>
        </w:rPr>
      </w:pPr>
      <w:ins w:id="23129" w:author="UTENTE" w:date="2020-06-30T19:15:00Z">
        <w:r w:rsidRPr="00F70079">
          <w:rPr>
            <w:rFonts w:ascii="Calibri" w:eastAsia="Calibri" w:hAnsi="Calibri" w:cs="Times New Roman"/>
            <w:lang w:val="en-US"/>
          </w:rPr>
          <w:t>Scary-looking guy. I've never seen him talk to a human before... He's always by himself.</w:t>
        </w:r>
      </w:ins>
    </w:p>
    <w:p w14:paraId="0F336244" w14:textId="77777777" w:rsidR="00F70079" w:rsidRPr="00F70079" w:rsidRDefault="00F70079" w:rsidP="00F70079">
      <w:pPr>
        <w:spacing w:line="360" w:lineRule="auto"/>
        <w:jc w:val="left"/>
        <w:rPr>
          <w:ins w:id="23130" w:author="UTENTE" w:date="2020-06-30T19:15:00Z"/>
          <w:rFonts w:ascii="Calibri" w:eastAsia="Calibri" w:hAnsi="Calibri" w:cs="Times New Roman"/>
          <w:lang w:val="en-US"/>
        </w:rPr>
      </w:pPr>
      <w:ins w:id="23131" w:author="UTENTE" w:date="2020-06-30T19:15:00Z">
        <w:r w:rsidRPr="00F70079">
          <w:rPr>
            <w:rFonts w:ascii="Calibri" w:eastAsia="Calibri" w:hAnsi="Calibri" w:cs="Times New Roman"/>
            <w:lang w:val="en-US"/>
          </w:rPr>
          <w:t>What a worthless bastard. It's like he hates what we are! Why?! Doesn't he care about his clan?</w:t>
        </w:r>
      </w:ins>
    </w:p>
    <w:p w14:paraId="414D87C5" w14:textId="77777777" w:rsidR="00F70079" w:rsidRPr="00F70079" w:rsidRDefault="00F70079" w:rsidP="00F70079">
      <w:pPr>
        <w:spacing w:line="360" w:lineRule="auto"/>
        <w:jc w:val="left"/>
        <w:rPr>
          <w:ins w:id="23132" w:author="UTENTE" w:date="2020-06-30T19:15:00Z"/>
          <w:rFonts w:ascii="Calibri" w:eastAsia="Calibri" w:hAnsi="Calibri" w:cs="Times New Roman"/>
          <w:lang w:val="en-US"/>
        </w:rPr>
      </w:pPr>
      <w:ins w:id="23133" w:author="UTENTE" w:date="2020-06-30T19:15:00Z">
        <w:r w:rsidRPr="00F70079">
          <w:rPr>
            <w:rFonts w:ascii="Calibri" w:eastAsia="Calibri" w:hAnsi="Calibri" w:cs="Times New Roman"/>
            <w:lang w:val="en-US"/>
          </w:rPr>
          <w:t xml:space="preserve">Quiet, cold, intimidating--how can you get close to a man like Dom? </w:t>
        </w:r>
      </w:ins>
    </w:p>
    <w:p w14:paraId="565E6BD4" w14:textId="77777777" w:rsidR="00F70079" w:rsidRPr="00F70079" w:rsidRDefault="00F70079" w:rsidP="00F70079">
      <w:pPr>
        <w:spacing w:line="360" w:lineRule="auto"/>
        <w:jc w:val="left"/>
        <w:rPr>
          <w:ins w:id="23134" w:author="UTENTE" w:date="2020-06-30T19:15:00Z"/>
          <w:rFonts w:ascii="Calibri" w:eastAsia="Calibri" w:hAnsi="Calibri" w:cs="Times New Roman"/>
          <w:lang w:val="en-US"/>
        </w:rPr>
      </w:pPr>
      <w:ins w:id="23135" w:author="UTENTE" w:date="2020-06-30T19:15:00Z">
        <w:r w:rsidRPr="00F70079">
          <w:rPr>
            <w:rFonts w:ascii="Calibri" w:eastAsia="Calibri" w:hAnsi="Calibri" w:cs="Times New Roman"/>
            <w:lang w:val="en-US"/>
          </w:rPr>
          <w:t>However, there seems to be a gentle loneliness beyond his silent exterior...</w:t>
        </w:r>
        <w:r w:rsidRPr="00F70079">
          <w:rPr>
            <w:rFonts w:ascii="Calibri" w:eastAsia="Calibri" w:hAnsi="Calibri" w:cs="Times New Roman"/>
            <w:lang w:val="en-US"/>
          </w:rPr>
          <w:br w:type="page"/>
        </w:r>
      </w:ins>
    </w:p>
    <w:p w14:paraId="7F5B86FE" w14:textId="77777777" w:rsidR="00F70079" w:rsidRPr="00F70079" w:rsidRDefault="00F70079" w:rsidP="00F70079">
      <w:pPr>
        <w:spacing w:line="360" w:lineRule="auto"/>
        <w:jc w:val="left"/>
        <w:rPr>
          <w:ins w:id="23136" w:author="UTENTE" w:date="2020-06-30T19:15:00Z"/>
          <w:rFonts w:ascii="Calibri" w:eastAsia="Calibri" w:hAnsi="Calibri" w:cs="Times New Roman"/>
        </w:rPr>
      </w:pPr>
      <w:ins w:id="23137" w:author="UTENTE" w:date="2020-06-30T19:15:00Z">
        <w:r w:rsidRPr="00F70079">
          <w:rPr>
            <w:rFonts w:ascii="Calibri" w:eastAsia="Calibri" w:hAnsi="Calibri" w:cs="Times New Roman"/>
          </w:rPr>
          <w:lastRenderedPageBreak/>
          <w:t>&lt;Tutto il testo&gt;</w:t>
        </w:r>
      </w:ins>
    </w:p>
    <w:p w14:paraId="7556BC73" w14:textId="77777777" w:rsidR="00F70079" w:rsidRPr="00F70079" w:rsidRDefault="00F70079" w:rsidP="00F70079">
      <w:pPr>
        <w:spacing w:line="360" w:lineRule="auto"/>
        <w:jc w:val="left"/>
        <w:rPr>
          <w:ins w:id="23138" w:author="UTENTE" w:date="2020-06-30T19:15:00Z"/>
          <w:rFonts w:ascii="Calibri" w:eastAsia="Calibri" w:hAnsi="Calibri" w:cs="Times New Roman"/>
        </w:rPr>
      </w:pPr>
      <w:ins w:id="23139" w:author="UTENTE" w:date="2020-06-30T19:15:00Z">
        <w:r w:rsidRPr="00F70079">
          <w:rPr>
            <w:rFonts w:ascii="Calibri" w:eastAsia="Calibri" w:hAnsi="Calibri" w:cs="Times New Roman"/>
          </w:rPr>
          <w:t>&lt;Velocità del testo&gt;</w:t>
        </w:r>
      </w:ins>
    </w:p>
    <w:p w14:paraId="1B88837D" w14:textId="77777777" w:rsidR="00F70079" w:rsidRPr="00F70079" w:rsidRDefault="00F70079" w:rsidP="00F70079">
      <w:pPr>
        <w:spacing w:line="360" w:lineRule="auto"/>
        <w:jc w:val="left"/>
        <w:rPr>
          <w:ins w:id="23140" w:author="UTENTE" w:date="2020-06-30T19:15:00Z"/>
          <w:rFonts w:ascii="Calibri" w:eastAsia="Calibri" w:hAnsi="Calibri" w:cs="Times New Roman"/>
        </w:rPr>
      </w:pPr>
      <w:ins w:id="23141" w:author="UTENTE" w:date="2020-06-30T19:15:00Z">
        <w:r w:rsidRPr="00F70079">
          <w:rPr>
            <w:rFonts w:ascii="Calibri" w:eastAsia="Calibri" w:hAnsi="Calibri" w:cs="Times New Roman"/>
          </w:rPr>
          <w:t>&lt;Musica&gt;</w:t>
        </w:r>
      </w:ins>
    </w:p>
    <w:p w14:paraId="5F2901B0" w14:textId="77777777" w:rsidR="00F70079" w:rsidRPr="00F70079" w:rsidRDefault="00F70079" w:rsidP="00F70079">
      <w:pPr>
        <w:spacing w:line="360" w:lineRule="auto"/>
        <w:jc w:val="left"/>
        <w:rPr>
          <w:ins w:id="23142" w:author="UTENTE" w:date="2020-06-30T19:15:00Z"/>
          <w:rFonts w:ascii="Calibri" w:eastAsia="Calibri" w:hAnsi="Calibri" w:cs="Times New Roman"/>
        </w:rPr>
      </w:pPr>
      <w:ins w:id="23143" w:author="UTENTE" w:date="2020-06-30T19:15:00Z">
        <w:r w:rsidRPr="00F70079">
          <w:rPr>
            <w:rFonts w:ascii="Calibri" w:eastAsia="Calibri" w:hAnsi="Calibri" w:cs="Times New Roman"/>
          </w:rPr>
          <w:t>&lt;Casella di testo&gt;</w:t>
        </w:r>
      </w:ins>
    </w:p>
    <w:p w14:paraId="4332AE61" w14:textId="77777777" w:rsidR="00F70079" w:rsidRPr="00F70079" w:rsidRDefault="00F70079" w:rsidP="00F70079">
      <w:pPr>
        <w:spacing w:line="360" w:lineRule="auto"/>
        <w:jc w:val="left"/>
        <w:rPr>
          <w:ins w:id="23144" w:author="UTENTE" w:date="2020-06-30T19:15:00Z"/>
          <w:rFonts w:ascii="Calibri" w:eastAsia="Calibri" w:hAnsi="Calibri" w:cs="Times New Roman"/>
        </w:rPr>
      </w:pPr>
      <w:ins w:id="23145" w:author="UTENTE" w:date="2020-06-30T19:15:00Z">
        <w:r w:rsidRPr="00F70079">
          <w:rPr>
            <w:rFonts w:ascii="Calibri" w:eastAsia="Calibri" w:hAnsi="Calibri" w:cs="Times New Roman"/>
          </w:rPr>
          <w:t>&lt;Trasparente&gt;</w:t>
        </w:r>
      </w:ins>
    </w:p>
    <w:p w14:paraId="0A58993B" w14:textId="77777777" w:rsidR="00F70079" w:rsidRPr="00F70079" w:rsidRDefault="00F70079" w:rsidP="00F70079">
      <w:pPr>
        <w:spacing w:line="360" w:lineRule="auto"/>
        <w:jc w:val="left"/>
        <w:rPr>
          <w:ins w:id="23146" w:author="UTENTE" w:date="2020-06-30T19:15:00Z"/>
          <w:rFonts w:ascii="Calibri" w:eastAsia="Calibri" w:hAnsi="Calibri" w:cs="Times New Roman"/>
        </w:rPr>
      </w:pPr>
      <w:ins w:id="23147" w:author="UTENTE" w:date="2020-06-30T19:15:00Z">
        <w:r w:rsidRPr="00F70079">
          <w:rPr>
            <w:rFonts w:ascii="Calibri" w:eastAsia="Calibri" w:hAnsi="Calibri" w:cs="Times New Roman"/>
          </w:rPr>
          <w:t>&lt;Opaca&gt;</w:t>
        </w:r>
      </w:ins>
    </w:p>
    <w:p w14:paraId="03FB25AF" w14:textId="77777777" w:rsidR="00F70079" w:rsidRPr="00F70079" w:rsidRDefault="00F70079" w:rsidP="00F70079">
      <w:pPr>
        <w:spacing w:line="360" w:lineRule="auto"/>
        <w:jc w:val="left"/>
        <w:rPr>
          <w:ins w:id="23148" w:author="UTENTE" w:date="2020-06-30T19:15:00Z"/>
          <w:rFonts w:ascii="Calibri" w:eastAsia="Calibri" w:hAnsi="Calibri" w:cs="Times New Roman"/>
        </w:rPr>
      </w:pPr>
      <w:ins w:id="23149" w:author="UTENTE" w:date="2020-06-30T19:15:00Z">
        <w:r w:rsidRPr="00F70079">
          <w:rPr>
            <w:rFonts w:ascii="Calibri" w:eastAsia="Calibri" w:hAnsi="Calibri" w:cs="Times New Roman"/>
          </w:rPr>
          <w:t>&lt;Velocità automatica&gt;</w:t>
        </w:r>
      </w:ins>
    </w:p>
    <w:p w14:paraId="54E1555B" w14:textId="77777777" w:rsidR="00F70079" w:rsidRPr="00F70079" w:rsidRDefault="00F70079" w:rsidP="00F70079">
      <w:pPr>
        <w:spacing w:line="360" w:lineRule="auto"/>
        <w:jc w:val="left"/>
        <w:rPr>
          <w:ins w:id="23150" w:author="UTENTE" w:date="2020-06-30T19:15:00Z"/>
          <w:rFonts w:ascii="Calibri" w:eastAsia="Calibri" w:hAnsi="Calibri" w:cs="Times New Roman"/>
        </w:rPr>
      </w:pPr>
      <w:ins w:id="23151" w:author="UTENTE" w:date="2020-06-30T19:15:00Z">
        <w:r w:rsidRPr="00F70079">
          <w:rPr>
            <w:rFonts w:ascii="Calibri" w:eastAsia="Calibri" w:hAnsi="Calibri" w:cs="Times New Roman"/>
          </w:rPr>
          <w:t>&lt;Suoni&gt;</w:t>
        </w:r>
      </w:ins>
    </w:p>
    <w:p w14:paraId="63947965" w14:textId="77777777" w:rsidR="00F70079" w:rsidRPr="00F70079" w:rsidRDefault="00F70079" w:rsidP="00F70079">
      <w:pPr>
        <w:spacing w:line="360" w:lineRule="auto"/>
        <w:jc w:val="left"/>
        <w:rPr>
          <w:ins w:id="23152" w:author="UTENTE" w:date="2020-06-30T19:15:00Z"/>
          <w:rFonts w:ascii="Calibri" w:eastAsia="Calibri" w:hAnsi="Calibri" w:cs="Times New Roman"/>
        </w:rPr>
      </w:pPr>
      <w:ins w:id="23153" w:author="UTENTE" w:date="2020-06-30T19:15:00Z">
        <w:r w:rsidRPr="00F70079">
          <w:rPr>
            <w:rFonts w:ascii="Calibri" w:eastAsia="Calibri" w:hAnsi="Calibri" w:cs="Times New Roman"/>
          </w:rPr>
          <w:t>&lt;Schermo&gt;</w:t>
        </w:r>
      </w:ins>
    </w:p>
    <w:p w14:paraId="520202C3" w14:textId="77777777" w:rsidR="00F70079" w:rsidRPr="00F70079" w:rsidRDefault="00F70079" w:rsidP="00F70079">
      <w:pPr>
        <w:spacing w:line="360" w:lineRule="auto"/>
        <w:jc w:val="left"/>
        <w:rPr>
          <w:ins w:id="23154" w:author="UTENTE" w:date="2020-06-30T19:15:00Z"/>
          <w:rFonts w:ascii="Calibri" w:eastAsia="Calibri" w:hAnsi="Calibri" w:cs="Times New Roman"/>
        </w:rPr>
      </w:pPr>
      <w:ins w:id="23155" w:author="UTENTE" w:date="2020-06-30T19:15:00Z">
        <w:r w:rsidRPr="00F70079">
          <w:rPr>
            <w:rFonts w:ascii="Calibri" w:eastAsia="Calibri" w:hAnsi="Calibri" w:cs="Times New Roman"/>
          </w:rPr>
          <w:t>&lt;A schermo intero&gt;</w:t>
        </w:r>
      </w:ins>
    </w:p>
    <w:p w14:paraId="3230E256" w14:textId="77777777" w:rsidR="00F70079" w:rsidRPr="00F70079" w:rsidRDefault="00F70079" w:rsidP="00F70079">
      <w:pPr>
        <w:spacing w:line="360" w:lineRule="auto"/>
        <w:jc w:val="left"/>
        <w:rPr>
          <w:ins w:id="23156" w:author="UTENTE" w:date="2020-06-30T19:15:00Z"/>
          <w:rFonts w:ascii="Calibri" w:eastAsia="Calibri" w:hAnsi="Calibri" w:cs="Times New Roman"/>
        </w:rPr>
      </w:pPr>
      <w:ins w:id="23157" w:author="UTENTE" w:date="2020-06-30T19:15:00Z">
        <w:r w:rsidRPr="00F70079">
          <w:rPr>
            <w:rFonts w:ascii="Calibri" w:eastAsia="Calibri" w:hAnsi="Calibri" w:cs="Times New Roman"/>
          </w:rPr>
          <w:t>&lt;Finestra&gt;</w:t>
        </w:r>
      </w:ins>
    </w:p>
    <w:p w14:paraId="1867BB83" w14:textId="77777777" w:rsidR="00F70079" w:rsidRPr="00F70079" w:rsidRDefault="00F70079" w:rsidP="00F70079">
      <w:pPr>
        <w:spacing w:line="360" w:lineRule="auto"/>
        <w:jc w:val="left"/>
        <w:rPr>
          <w:ins w:id="23158" w:author="UTENTE" w:date="2020-06-30T19:15:00Z"/>
          <w:rFonts w:ascii="Calibri" w:eastAsia="Calibri" w:hAnsi="Calibri" w:cs="Times New Roman"/>
        </w:rPr>
      </w:pPr>
    </w:p>
    <w:p w14:paraId="5E9141E4" w14:textId="77777777" w:rsidR="00F70079" w:rsidRPr="00F70079" w:rsidRDefault="00F70079" w:rsidP="00F70079">
      <w:pPr>
        <w:spacing w:line="360" w:lineRule="auto"/>
        <w:jc w:val="left"/>
        <w:rPr>
          <w:ins w:id="23159" w:author="UTENTE" w:date="2020-06-30T19:15:00Z"/>
          <w:rFonts w:ascii="Calibri" w:eastAsia="Calibri" w:hAnsi="Calibri" w:cs="Times New Roman"/>
        </w:rPr>
      </w:pPr>
      <w:ins w:id="23160" w:author="UTENTE" w:date="2020-06-30T19:15:00Z">
        <w:r w:rsidRPr="00F70079">
          <w:rPr>
            <w:rFonts w:ascii="Calibri" w:eastAsia="Calibri" w:hAnsi="Calibri" w:cs="Times New Roman"/>
          </w:rPr>
          <w:t>&lt;Crediti&gt;</w:t>
        </w:r>
      </w:ins>
    </w:p>
    <w:p w14:paraId="0599B59A" w14:textId="77777777" w:rsidR="00F70079" w:rsidRPr="00F70079" w:rsidRDefault="00F70079" w:rsidP="00F70079">
      <w:pPr>
        <w:spacing w:line="360" w:lineRule="auto"/>
        <w:jc w:val="left"/>
        <w:rPr>
          <w:ins w:id="23161" w:author="UTENTE" w:date="2020-06-30T19:15:00Z"/>
          <w:rFonts w:ascii="Calibri" w:eastAsia="Calibri" w:hAnsi="Calibri" w:cs="Times New Roman"/>
        </w:rPr>
      </w:pPr>
      <w:ins w:id="23162" w:author="UTENTE" w:date="2020-06-30T19:15:00Z">
        <w:r w:rsidRPr="00F70079">
          <w:rPr>
            <w:rFonts w:ascii="Calibri" w:eastAsia="Calibri" w:hAnsi="Calibri" w:cs="Times New Roman"/>
          </w:rPr>
          <w:t>&lt;Designer e Sviluppatore&gt;</w:t>
        </w:r>
      </w:ins>
    </w:p>
    <w:p w14:paraId="74D88C64" w14:textId="77777777" w:rsidR="00F70079" w:rsidRPr="00F70079" w:rsidRDefault="00F70079" w:rsidP="00F70079">
      <w:pPr>
        <w:spacing w:line="360" w:lineRule="auto"/>
        <w:jc w:val="left"/>
        <w:rPr>
          <w:ins w:id="23163" w:author="UTENTE" w:date="2020-06-30T19:15:00Z"/>
          <w:rFonts w:ascii="Calibri" w:eastAsia="Calibri" w:hAnsi="Calibri" w:cs="Times New Roman"/>
        </w:rPr>
      </w:pPr>
      <w:ins w:id="23164" w:author="UTENTE" w:date="2020-06-30T19:15:00Z">
        <w:r w:rsidRPr="00F70079">
          <w:rPr>
            <w:rFonts w:ascii="Calibri" w:eastAsia="Calibri" w:hAnsi="Calibri" w:cs="Times New Roman"/>
          </w:rPr>
          <w:t>&lt;Gestione&gt;</w:t>
        </w:r>
      </w:ins>
    </w:p>
    <w:p w14:paraId="328EC20E" w14:textId="77777777" w:rsidR="00F70079" w:rsidRPr="00F70079" w:rsidRDefault="00F70079" w:rsidP="00F70079">
      <w:pPr>
        <w:spacing w:line="360" w:lineRule="auto"/>
        <w:jc w:val="left"/>
        <w:rPr>
          <w:ins w:id="23165" w:author="UTENTE" w:date="2020-06-30T19:15:00Z"/>
          <w:rFonts w:ascii="Calibri" w:eastAsia="Calibri" w:hAnsi="Calibri" w:cs="Times New Roman"/>
        </w:rPr>
      </w:pPr>
      <w:ins w:id="23166" w:author="UTENTE" w:date="2020-06-30T19:15:00Z">
        <w:r w:rsidRPr="00F70079">
          <w:rPr>
            <w:rFonts w:ascii="Calibri" w:eastAsia="Calibri" w:hAnsi="Calibri" w:cs="Times New Roman"/>
          </w:rPr>
          <w:t>&lt;Traduzione&gt;</w:t>
        </w:r>
      </w:ins>
    </w:p>
    <w:p w14:paraId="29B751F4" w14:textId="77777777" w:rsidR="00F70079" w:rsidRPr="00F70079" w:rsidRDefault="00F70079" w:rsidP="00F70079">
      <w:pPr>
        <w:spacing w:line="360" w:lineRule="auto"/>
        <w:jc w:val="left"/>
        <w:rPr>
          <w:ins w:id="23167" w:author="UTENTE" w:date="2020-06-30T19:15:00Z"/>
          <w:rFonts w:ascii="Calibri" w:eastAsia="Calibri" w:hAnsi="Calibri" w:cs="Times New Roman"/>
        </w:rPr>
      </w:pPr>
      <w:ins w:id="23168" w:author="UTENTE" w:date="2020-06-30T19:15:00Z">
        <w:r w:rsidRPr="00F70079">
          <w:rPr>
            <w:rFonts w:ascii="Calibri" w:eastAsia="Calibri" w:hAnsi="Calibri" w:cs="Times New Roman"/>
          </w:rPr>
          <w:t>&lt;Disegni&gt;</w:t>
        </w:r>
      </w:ins>
    </w:p>
    <w:p w14:paraId="78CFC053" w14:textId="77777777" w:rsidR="00F70079" w:rsidRPr="00F70079" w:rsidRDefault="00F70079" w:rsidP="00F70079">
      <w:pPr>
        <w:spacing w:line="360" w:lineRule="auto"/>
        <w:jc w:val="left"/>
        <w:rPr>
          <w:ins w:id="23169" w:author="UTENTE" w:date="2020-06-30T19:15:00Z"/>
          <w:rFonts w:ascii="Calibri" w:eastAsia="Calibri" w:hAnsi="Calibri" w:cs="Times New Roman"/>
        </w:rPr>
      </w:pPr>
      <w:ins w:id="23170" w:author="UTENTE" w:date="2020-06-30T19:15:00Z">
        <w:r w:rsidRPr="00F70079">
          <w:rPr>
            <w:rFonts w:ascii="Calibri" w:eastAsia="Calibri" w:hAnsi="Calibri" w:cs="Times New Roman"/>
          </w:rPr>
          <w:t>&lt;Musica&gt;</w:t>
        </w:r>
      </w:ins>
    </w:p>
    <w:p w14:paraId="55122351" w14:textId="77777777" w:rsidR="00F70079" w:rsidRPr="00F70079" w:rsidRDefault="00F70079" w:rsidP="00F70079">
      <w:pPr>
        <w:spacing w:line="360" w:lineRule="auto"/>
        <w:jc w:val="left"/>
        <w:rPr>
          <w:ins w:id="23171" w:author="UTENTE" w:date="2020-06-30T19:15:00Z"/>
          <w:rFonts w:ascii="Calibri" w:eastAsia="Calibri" w:hAnsi="Calibri" w:cs="Times New Roman"/>
        </w:rPr>
      </w:pPr>
      <w:ins w:id="23172" w:author="UTENTE" w:date="2020-06-30T19:15:00Z">
        <w:r w:rsidRPr="00F70079">
          <w:rPr>
            <w:rFonts w:ascii="Calibri" w:eastAsia="Calibri" w:hAnsi="Calibri" w:cs="Times New Roman"/>
          </w:rPr>
          <w:t>&lt;Sostenitori&gt;</w:t>
        </w:r>
      </w:ins>
    </w:p>
    <w:p w14:paraId="33E1BB4F" w14:textId="77777777" w:rsidR="00F70079" w:rsidRPr="00F70079" w:rsidRDefault="00F70079" w:rsidP="00F70079">
      <w:pPr>
        <w:spacing w:line="360" w:lineRule="auto"/>
        <w:jc w:val="left"/>
        <w:rPr>
          <w:ins w:id="23173" w:author="UTENTE" w:date="2020-06-30T19:15:00Z"/>
          <w:rFonts w:ascii="Calibri" w:eastAsia="Calibri" w:hAnsi="Calibri" w:cs="Times New Roman"/>
        </w:rPr>
      </w:pPr>
      <w:ins w:id="23174" w:author="UTENTE" w:date="2020-06-30T19:15:00Z">
        <w:r w:rsidRPr="00F70079">
          <w:rPr>
            <w:rFonts w:ascii="Calibri" w:eastAsia="Calibri" w:hAnsi="Calibri" w:cs="Times New Roman"/>
          </w:rPr>
          <w:t>&lt;Ringraziamenti speciali&gt;</w:t>
        </w:r>
      </w:ins>
    </w:p>
    <w:p w14:paraId="75DB9A37" w14:textId="77777777" w:rsidR="00F70079" w:rsidRPr="00F70079" w:rsidRDefault="00F70079" w:rsidP="00F70079">
      <w:pPr>
        <w:spacing w:line="360" w:lineRule="auto"/>
        <w:jc w:val="left"/>
        <w:rPr>
          <w:ins w:id="23175" w:author="UTENTE" w:date="2020-06-30T19:15:00Z"/>
          <w:rFonts w:ascii="Calibri" w:eastAsia="Calibri" w:hAnsi="Calibri" w:cs="Times New Roman"/>
        </w:rPr>
      </w:pPr>
      <w:ins w:id="23176" w:author="UTENTE" w:date="2020-06-30T19:15:00Z">
        <w:r w:rsidRPr="00F70079">
          <w:rPr>
            <w:rFonts w:ascii="Calibri" w:eastAsia="Calibri" w:hAnsi="Calibri" w:cs="Times New Roman"/>
          </w:rPr>
          <w:t>&lt;e anche tu!&gt;</w:t>
        </w:r>
      </w:ins>
    </w:p>
    <w:p w14:paraId="04B82BFE" w14:textId="77777777" w:rsidR="00F70079" w:rsidRPr="00F70079" w:rsidRDefault="00F70079" w:rsidP="00F70079">
      <w:pPr>
        <w:spacing w:line="360" w:lineRule="auto"/>
        <w:jc w:val="left"/>
        <w:rPr>
          <w:ins w:id="23177" w:author="UTENTE" w:date="2020-06-30T19:15:00Z"/>
          <w:rFonts w:ascii="Calibri" w:eastAsia="Calibri" w:hAnsi="Calibri" w:cs="Times New Roman"/>
        </w:rPr>
      </w:pPr>
    </w:p>
    <w:p w14:paraId="287C5411" w14:textId="77777777" w:rsidR="00F70079" w:rsidRPr="00F70079" w:rsidRDefault="00F70079" w:rsidP="00F70079">
      <w:pPr>
        <w:spacing w:line="360" w:lineRule="auto"/>
        <w:jc w:val="left"/>
        <w:rPr>
          <w:ins w:id="23178" w:author="UTENTE" w:date="2020-06-30T19:15:00Z"/>
          <w:rFonts w:ascii="Calibri" w:eastAsia="Calibri" w:hAnsi="Calibri" w:cs="Times New Roman"/>
        </w:rPr>
      </w:pPr>
      <w:ins w:id="23179" w:author="UTENTE" w:date="2020-06-30T19:15:00Z">
        <w:r w:rsidRPr="00F70079">
          <w:rPr>
            <w:rFonts w:ascii="Calibri" w:eastAsia="Calibri" w:hAnsi="Calibri" w:cs="Times New Roman"/>
          </w:rPr>
          <w:t>&lt;Seleziona un profilo&gt;</w:t>
        </w:r>
      </w:ins>
    </w:p>
    <w:p w14:paraId="44B1CAC5" w14:textId="77777777" w:rsidR="00F70079" w:rsidRPr="00F70079" w:rsidRDefault="00F70079" w:rsidP="00F70079">
      <w:pPr>
        <w:spacing w:line="360" w:lineRule="auto"/>
        <w:jc w:val="left"/>
        <w:rPr>
          <w:ins w:id="23180" w:author="UTENTE" w:date="2020-06-30T19:15:00Z"/>
          <w:rFonts w:ascii="Calibri" w:eastAsia="Calibri" w:hAnsi="Calibri" w:cs="Times New Roman"/>
        </w:rPr>
      </w:pPr>
    </w:p>
    <w:p w14:paraId="73BCC30D" w14:textId="77777777" w:rsidR="00F70079" w:rsidRPr="00F70079" w:rsidRDefault="00F70079" w:rsidP="00F70079">
      <w:pPr>
        <w:spacing w:line="360" w:lineRule="auto"/>
        <w:jc w:val="left"/>
        <w:rPr>
          <w:ins w:id="23181" w:author="UTENTE" w:date="2020-06-30T19:15:00Z"/>
          <w:rFonts w:ascii="Calibri" w:eastAsia="Calibri" w:hAnsi="Calibri" w:cs="Times New Roman"/>
        </w:rPr>
      </w:pPr>
      <w:ins w:id="23182" w:author="UTENTE" w:date="2020-06-30T19:15:00Z">
        <w:r w:rsidRPr="00F70079">
          <w:rPr>
            <w:rFonts w:ascii="Calibri" w:eastAsia="Calibri" w:hAnsi="Calibri" w:cs="Times New Roman"/>
          </w:rPr>
          <w:t>&lt;Dominic&gt;</w:t>
        </w:r>
      </w:ins>
    </w:p>
    <w:p w14:paraId="2B93C19C" w14:textId="77777777" w:rsidR="00F70079" w:rsidRPr="00F70079" w:rsidRDefault="00F70079" w:rsidP="00F70079">
      <w:pPr>
        <w:spacing w:line="360" w:lineRule="auto"/>
        <w:jc w:val="left"/>
        <w:rPr>
          <w:ins w:id="23183" w:author="UTENTE" w:date="2020-06-30T19:15:00Z"/>
          <w:rFonts w:ascii="Calibri" w:eastAsia="Calibri" w:hAnsi="Calibri" w:cs="Times New Roman"/>
        </w:rPr>
      </w:pPr>
      <w:ins w:id="23184" w:author="UTENTE" w:date="2020-06-30T19:15:00Z">
        <w:r w:rsidRPr="00F70079">
          <w:rPr>
            <w:rFonts w:ascii="Calibri" w:eastAsia="Calibri" w:hAnsi="Calibri" w:cs="Times New Roman"/>
          </w:rPr>
          <w:t>&lt;Non accettare il morso di chiunque… solo il mio.&gt;</w:t>
        </w:r>
      </w:ins>
    </w:p>
    <w:p w14:paraId="5E774920" w14:textId="77777777" w:rsidR="00F70079" w:rsidRPr="00F70079" w:rsidRDefault="00F70079" w:rsidP="00F70079">
      <w:pPr>
        <w:spacing w:line="360" w:lineRule="auto"/>
        <w:jc w:val="left"/>
        <w:rPr>
          <w:ins w:id="23185" w:author="UTENTE" w:date="2020-06-30T19:15:00Z"/>
          <w:rFonts w:ascii="Calibri" w:eastAsia="Calibri" w:hAnsi="Calibri" w:cs="Times New Roman"/>
        </w:rPr>
      </w:pPr>
      <w:ins w:id="23186" w:author="UTENTE" w:date="2020-06-30T19:15:00Z">
        <w:r w:rsidRPr="00F70079">
          <w:rPr>
            <w:rFonts w:ascii="Calibri" w:eastAsia="Calibri" w:hAnsi="Calibri" w:cs="Times New Roman"/>
          </w:rPr>
          <w:t>&lt;Età:24, Altezza:1,90, Razza: Vampiro&gt;</w:t>
        </w:r>
      </w:ins>
    </w:p>
    <w:p w14:paraId="213D2718" w14:textId="77777777" w:rsidR="00F70079" w:rsidRPr="00F70079" w:rsidRDefault="00F70079" w:rsidP="00F70079">
      <w:pPr>
        <w:spacing w:line="360" w:lineRule="auto"/>
        <w:jc w:val="left"/>
        <w:rPr>
          <w:ins w:id="23187" w:author="UTENTE" w:date="2020-06-30T19:15:00Z"/>
          <w:rFonts w:ascii="Calibri" w:eastAsia="Calibri" w:hAnsi="Calibri" w:cs="Times New Roman"/>
        </w:rPr>
      </w:pPr>
      <w:ins w:id="23188" w:author="UTENTE" w:date="2020-06-30T19:15:00Z">
        <w:r w:rsidRPr="00F70079">
          <w:rPr>
            <w:rFonts w:ascii="Calibri" w:eastAsia="Calibri" w:hAnsi="Calibri" w:cs="Times New Roman"/>
          </w:rPr>
          <w:t xml:space="preserve">&lt;Un tipo da brividi. Non l'ho mai visto parlare con un umano prima d'ora… Se ne sta sempre sulle sue&gt; </w:t>
        </w:r>
      </w:ins>
    </w:p>
    <w:p w14:paraId="42118EB9" w14:textId="77777777" w:rsidR="00F70079" w:rsidRPr="00F70079" w:rsidRDefault="00F70079" w:rsidP="00F70079">
      <w:pPr>
        <w:spacing w:line="360" w:lineRule="auto"/>
        <w:jc w:val="left"/>
        <w:rPr>
          <w:ins w:id="23189" w:author="UTENTE" w:date="2020-06-30T19:15:00Z"/>
          <w:rFonts w:ascii="Calibri" w:eastAsia="Calibri" w:hAnsi="Calibri" w:cs="Times New Roman"/>
        </w:rPr>
      </w:pPr>
      <w:ins w:id="23190" w:author="UTENTE" w:date="2020-06-30T19:15:00Z">
        <w:r w:rsidRPr="00F70079">
          <w:rPr>
            <w:rFonts w:ascii="Calibri" w:eastAsia="Calibri" w:hAnsi="Calibri" w:cs="Times New Roman"/>
          </w:rPr>
          <w:t>&lt;Che inutile bastardo. Sembra che odi quello che siamo! Perché?! Non gli frega niente del suo clan?&gt;</w:t>
        </w:r>
      </w:ins>
    </w:p>
    <w:p w14:paraId="369D223A" w14:textId="77777777" w:rsidR="00F70079" w:rsidRPr="00F70079" w:rsidRDefault="00F70079" w:rsidP="00F70079">
      <w:pPr>
        <w:spacing w:line="360" w:lineRule="auto"/>
        <w:jc w:val="left"/>
        <w:rPr>
          <w:ins w:id="23191" w:author="UTENTE" w:date="2020-06-30T19:15:00Z"/>
          <w:rFonts w:ascii="Calibri" w:eastAsia="Calibri" w:hAnsi="Calibri" w:cs="Times New Roman"/>
        </w:rPr>
      </w:pPr>
      <w:ins w:id="23192" w:author="UTENTE" w:date="2020-06-30T19:15:00Z">
        <w:r w:rsidRPr="00F70079">
          <w:rPr>
            <w:rFonts w:ascii="Calibri" w:eastAsia="Calibri" w:hAnsi="Calibri" w:cs="Times New Roman"/>
          </w:rPr>
          <w:t>&lt;Calmo, freddo, minaccioso: come ci si può avvicinare a uno come Dom?&gt;</w:t>
        </w:r>
      </w:ins>
    </w:p>
    <w:p w14:paraId="4536EECD" w14:textId="77777777" w:rsidR="00F70079" w:rsidRPr="00F70079" w:rsidRDefault="00F70079" w:rsidP="00F70079">
      <w:pPr>
        <w:spacing w:line="360" w:lineRule="auto"/>
        <w:jc w:val="left"/>
        <w:rPr>
          <w:ins w:id="23193" w:author="UTENTE" w:date="2020-06-30T19:15:00Z"/>
          <w:rFonts w:ascii="Calibri" w:eastAsia="Calibri" w:hAnsi="Calibri" w:cs="Times New Roman"/>
        </w:rPr>
      </w:pPr>
      <w:ins w:id="23194" w:author="UTENTE" w:date="2020-06-30T19:15:00Z">
        <w:r w:rsidRPr="00F70079">
          <w:rPr>
            <w:rFonts w:ascii="Calibri" w:eastAsia="Calibri" w:hAnsi="Calibri" w:cs="Times New Roman"/>
          </w:rPr>
          <w:t>&lt;Eppure, il suo severo aspetto sembra nascondere una timida solitudine…&gt;</w:t>
        </w:r>
        <w:r w:rsidRPr="00F70079">
          <w:rPr>
            <w:rFonts w:ascii="Calibri" w:eastAsia="Calibri" w:hAnsi="Calibri" w:cs="Times New Roman"/>
          </w:rPr>
          <w:br w:type="page"/>
        </w:r>
      </w:ins>
    </w:p>
    <w:p w14:paraId="6773FF3E" w14:textId="77777777" w:rsidR="00F70079" w:rsidRPr="00F70079" w:rsidRDefault="00F70079" w:rsidP="00F70079">
      <w:pPr>
        <w:spacing w:line="360" w:lineRule="auto"/>
        <w:jc w:val="left"/>
        <w:rPr>
          <w:ins w:id="23195" w:author="UTENTE" w:date="2020-06-30T19:15:00Z"/>
          <w:rFonts w:ascii="Calibri" w:eastAsia="Calibri" w:hAnsi="Calibri" w:cs="Times New Roman"/>
          <w:lang w:val="en-US"/>
        </w:rPr>
      </w:pPr>
      <w:ins w:id="23196" w:author="UTENTE" w:date="2020-06-30T19:15:00Z">
        <w:r w:rsidRPr="00F70079">
          <w:rPr>
            <w:rFonts w:ascii="Calibri" w:eastAsia="Calibri" w:hAnsi="Calibri" w:cs="Times New Roman"/>
            <w:lang w:val="en-US"/>
          </w:rPr>
          <w:lastRenderedPageBreak/>
          <w:t>Isaac</w:t>
        </w:r>
      </w:ins>
    </w:p>
    <w:p w14:paraId="6813E661" w14:textId="77777777" w:rsidR="00F70079" w:rsidRPr="00F70079" w:rsidRDefault="00F70079" w:rsidP="00F70079">
      <w:pPr>
        <w:spacing w:line="360" w:lineRule="auto"/>
        <w:jc w:val="left"/>
        <w:rPr>
          <w:ins w:id="23197" w:author="UTENTE" w:date="2020-06-30T19:15:00Z"/>
          <w:rFonts w:ascii="Calibri" w:eastAsia="Calibri" w:hAnsi="Calibri" w:cs="Times New Roman"/>
          <w:lang w:val="en-US"/>
        </w:rPr>
      </w:pPr>
      <w:ins w:id="23198" w:author="UTENTE" w:date="2020-06-30T19:15:00Z">
        <w:r w:rsidRPr="00F70079">
          <w:rPr>
            <w:rFonts w:ascii="Calibri" w:eastAsia="Calibri" w:hAnsi="Calibri" w:cs="Times New Roman"/>
            <w:lang w:val="en-US"/>
          </w:rPr>
          <w:t>Don't you think that's a tempting agreement...?</w:t>
        </w:r>
      </w:ins>
    </w:p>
    <w:p w14:paraId="5E7A16EA" w14:textId="77777777" w:rsidR="00F70079" w:rsidRPr="00F70079" w:rsidRDefault="00F70079" w:rsidP="00F70079">
      <w:pPr>
        <w:spacing w:line="360" w:lineRule="auto"/>
        <w:jc w:val="left"/>
        <w:rPr>
          <w:ins w:id="23199" w:author="UTENTE" w:date="2020-06-30T19:15:00Z"/>
          <w:rFonts w:ascii="Calibri" w:eastAsia="Calibri" w:hAnsi="Calibri" w:cs="Times New Roman"/>
          <w:lang w:val="en-US"/>
        </w:rPr>
      </w:pPr>
      <w:ins w:id="23200" w:author="UTENTE" w:date="2020-06-30T19:15:00Z">
        <w:r w:rsidRPr="00F70079">
          <w:rPr>
            <w:rFonts w:ascii="Calibri" w:eastAsia="Calibri" w:hAnsi="Calibri" w:cs="Times New Roman"/>
            <w:lang w:val="en-US"/>
          </w:rPr>
          <w:t>Age: 27, Height: 6'1, Race: Human</w:t>
        </w:r>
      </w:ins>
    </w:p>
    <w:p w14:paraId="0CCDFCA2" w14:textId="77777777" w:rsidR="00F70079" w:rsidRPr="00F70079" w:rsidRDefault="00F70079" w:rsidP="00F70079">
      <w:pPr>
        <w:spacing w:line="360" w:lineRule="auto"/>
        <w:jc w:val="left"/>
        <w:rPr>
          <w:ins w:id="23201" w:author="UTENTE" w:date="2020-06-30T19:15:00Z"/>
          <w:rFonts w:ascii="Calibri" w:eastAsia="Calibri" w:hAnsi="Calibri" w:cs="Times New Roman"/>
          <w:lang w:val="en-US"/>
        </w:rPr>
      </w:pPr>
      <w:ins w:id="23202" w:author="UTENTE" w:date="2020-06-30T19:15:00Z">
        <w:r w:rsidRPr="00F70079">
          <w:rPr>
            <w:rFonts w:ascii="Calibri" w:eastAsia="Calibri" w:hAnsi="Calibri" w:cs="Times New Roman"/>
            <w:lang w:val="en-US"/>
          </w:rPr>
          <w:t>Nothing fazes that guy. He's too laid-back for a human playin' with vampires.</w:t>
        </w:r>
      </w:ins>
    </w:p>
    <w:p w14:paraId="55617C5C" w14:textId="77777777" w:rsidR="00F70079" w:rsidRPr="00F70079" w:rsidRDefault="00F70079" w:rsidP="00F70079">
      <w:pPr>
        <w:spacing w:line="360" w:lineRule="auto"/>
        <w:jc w:val="left"/>
        <w:rPr>
          <w:ins w:id="23203" w:author="UTENTE" w:date="2020-06-30T19:15:00Z"/>
          <w:rFonts w:ascii="Calibri" w:eastAsia="Calibri" w:hAnsi="Calibri" w:cs="Times New Roman"/>
          <w:lang w:val="en-US"/>
        </w:rPr>
      </w:pPr>
      <w:ins w:id="23204" w:author="UTENTE" w:date="2020-06-30T19:15:00Z">
        <w:r w:rsidRPr="00F70079">
          <w:rPr>
            <w:rFonts w:ascii="Calibri" w:eastAsia="Calibri" w:hAnsi="Calibri" w:cs="Times New Roman"/>
            <w:lang w:val="en-US"/>
          </w:rPr>
          <w:t>He's always plotting something. I don't trust him, and you shouldn't either.</w:t>
        </w:r>
      </w:ins>
    </w:p>
    <w:p w14:paraId="17ECC764" w14:textId="77777777" w:rsidR="00F70079" w:rsidRPr="00F70079" w:rsidRDefault="00F70079" w:rsidP="00F70079">
      <w:pPr>
        <w:spacing w:line="360" w:lineRule="auto"/>
        <w:jc w:val="left"/>
        <w:rPr>
          <w:ins w:id="23205" w:author="UTENTE" w:date="2020-06-30T19:15:00Z"/>
          <w:rFonts w:ascii="Calibri" w:eastAsia="Calibri" w:hAnsi="Calibri" w:cs="Times New Roman"/>
          <w:lang w:val="en-US"/>
        </w:rPr>
      </w:pPr>
      <w:ins w:id="23206" w:author="UTENTE" w:date="2020-06-30T19:15:00Z">
        <w:r w:rsidRPr="00F70079">
          <w:rPr>
            <w:rFonts w:ascii="Calibri" w:eastAsia="Calibri" w:hAnsi="Calibri" w:cs="Times New Roman"/>
            <w:lang w:val="en-US"/>
          </w:rPr>
          <w:t xml:space="preserve">A sly, flirtatious businessman who masks his intentions behind a dark smile. </w:t>
        </w:r>
      </w:ins>
    </w:p>
    <w:p w14:paraId="71AA055E" w14:textId="77777777" w:rsidR="00F70079" w:rsidRPr="00F70079" w:rsidRDefault="00F70079" w:rsidP="00F70079">
      <w:pPr>
        <w:spacing w:line="360" w:lineRule="auto"/>
        <w:jc w:val="left"/>
        <w:rPr>
          <w:ins w:id="23207" w:author="UTENTE" w:date="2020-06-30T19:15:00Z"/>
          <w:rFonts w:ascii="Calibri" w:eastAsia="Calibri" w:hAnsi="Calibri" w:cs="Times New Roman"/>
          <w:lang w:val="en-US"/>
        </w:rPr>
      </w:pPr>
      <w:ins w:id="23208" w:author="UTENTE" w:date="2020-06-30T19:15:00Z">
        <w:r w:rsidRPr="00F70079">
          <w:rPr>
            <w:rFonts w:ascii="Calibri" w:eastAsia="Calibri" w:hAnsi="Calibri" w:cs="Times New Roman"/>
            <w:lang w:val="en-US"/>
          </w:rPr>
          <w:t>But why does he show such an interest in you? Can you uncover his devious plans...?</w:t>
        </w:r>
      </w:ins>
    </w:p>
    <w:p w14:paraId="229CD046" w14:textId="77777777" w:rsidR="00F70079" w:rsidRPr="00F70079" w:rsidRDefault="00F70079" w:rsidP="00F70079">
      <w:pPr>
        <w:spacing w:line="360" w:lineRule="auto"/>
        <w:jc w:val="left"/>
        <w:rPr>
          <w:ins w:id="23209" w:author="UTENTE" w:date="2020-06-30T19:15:00Z"/>
          <w:rFonts w:ascii="Calibri" w:eastAsia="Calibri" w:hAnsi="Calibri" w:cs="Times New Roman"/>
          <w:lang w:val="en-US"/>
        </w:rPr>
      </w:pPr>
    </w:p>
    <w:p w14:paraId="74EEE146" w14:textId="77777777" w:rsidR="00F70079" w:rsidRPr="00F70079" w:rsidRDefault="00F70079" w:rsidP="00F70079">
      <w:pPr>
        <w:spacing w:line="360" w:lineRule="auto"/>
        <w:jc w:val="left"/>
        <w:rPr>
          <w:ins w:id="23210" w:author="UTENTE" w:date="2020-06-30T19:15:00Z"/>
          <w:rFonts w:ascii="Calibri" w:eastAsia="Calibri" w:hAnsi="Calibri" w:cs="Times New Roman"/>
          <w:lang w:val="en-US"/>
        </w:rPr>
      </w:pPr>
      <w:ins w:id="23211" w:author="UTENTE" w:date="2020-06-30T19:15:00Z">
        <w:r w:rsidRPr="00F70079">
          <w:rPr>
            <w:rFonts w:ascii="Calibri" w:eastAsia="Calibri" w:hAnsi="Calibri" w:cs="Times New Roman"/>
            <w:lang w:val="en-US"/>
          </w:rPr>
          <w:t>Luka</w:t>
        </w:r>
      </w:ins>
    </w:p>
    <w:p w14:paraId="0B451E16" w14:textId="77777777" w:rsidR="00F70079" w:rsidRPr="00F70079" w:rsidRDefault="00F70079" w:rsidP="00F70079">
      <w:pPr>
        <w:spacing w:line="360" w:lineRule="auto"/>
        <w:jc w:val="left"/>
        <w:rPr>
          <w:ins w:id="23212" w:author="UTENTE" w:date="2020-06-30T19:15:00Z"/>
          <w:rFonts w:ascii="Calibri" w:eastAsia="Calibri" w:hAnsi="Calibri" w:cs="Times New Roman"/>
          <w:lang w:val="en-US"/>
        </w:rPr>
      </w:pPr>
      <w:ins w:id="23213" w:author="UTENTE" w:date="2020-06-30T19:15:00Z">
        <w:r w:rsidRPr="00F70079">
          <w:rPr>
            <w:rFonts w:ascii="Calibri" w:eastAsia="Calibri" w:hAnsi="Calibri" w:cs="Times New Roman"/>
            <w:lang w:val="en-US"/>
          </w:rPr>
          <w:t>Would you hate me if I still asked for your help?</w:t>
        </w:r>
      </w:ins>
    </w:p>
    <w:p w14:paraId="759FFBF2" w14:textId="77777777" w:rsidR="00F70079" w:rsidRPr="00F70079" w:rsidRDefault="00F70079" w:rsidP="00F70079">
      <w:pPr>
        <w:spacing w:line="360" w:lineRule="auto"/>
        <w:jc w:val="left"/>
        <w:rPr>
          <w:ins w:id="23214" w:author="UTENTE" w:date="2020-06-30T19:15:00Z"/>
          <w:rFonts w:ascii="Calibri" w:eastAsia="Calibri" w:hAnsi="Calibri" w:cs="Times New Roman"/>
          <w:lang w:val="en-US"/>
        </w:rPr>
      </w:pPr>
      <w:ins w:id="23215" w:author="UTENTE" w:date="2020-06-30T19:15:00Z">
        <w:r w:rsidRPr="00F70079">
          <w:rPr>
            <w:rFonts w:ascii="Calibri" w:eastAsia="Calibri" w:hAnsi="Calibri" w:cs="Times New Roman"/>
            <w:lang w:val="en-US"/>
          </w:rPr>
          <w:t>Age: 21, Height: 5'7, Race: Human</w:t>
        </w:r>
      </w:ins>
    </w:p>
    <w:p w14:paraId="15915779" w14:textId="77777777" w:rsidR="00F70079" w:rsidRPr="00F70079" w:rsidRDefault="00F70079" w:rsidP="00F70079">
      <w:pPr>
        <w:spacing w:line="360" w:lineRule="auto"/>
        <w:jc w:val="left"/>
        <w:rPr>
          <w:ins w:id="23216" w:author="UTENTE" w:date="2020-06-30T19:15:00Z"/>
          <w:rFonts w:ascii="Calibri" w:eastAsia="Calibri" w:hAnsi="Calibri" w:cs="Times New Roman"/>
          <w:lang w:val="en-US"/>
        </w:rPr>
      </w:pPr>
      <w:ins w:id="23217" w:author="UTENTE" w:date="2020-06-30T19:15:00Z">
        <w:r w:rsidRPr="00F70079">
          <w:rPr>
            <w:rFonts w:ascii="Calibri" w:eastAsia="Calibri" w:hAnsi="Calibri" w:cs="Times New Roman"/>
            <w:lang w:val="en-US"/>
          </w:rPr>
          <w:t>I don't trust his motives. There's something haunted in his eyes.</w:t>
        </w:r>
      </w:ins>
    </w:p>
    <w:p w14:paraId="03D56772" w14:textId="77777777" w:rsidR="00F70079" w:rsidRPr="00F70079" w:rsidRDefault="00F70079" w:rsidP="00F70079">
      <w:pPr>
        <w:spacing w:line="360" w:lineRule="auto"/>
        <w:jc w:val="left"/>
        <w:rPr>
          <w:ins w:id="23218" w:author="UTENTE" w:date="2020-06-30T19:15:00Z"/>
          <w:rFonts w:ascii="Calibri" w:eastAsia="Calibri" w:hAnsi="Calibri" w:cs="Times New Roman"/>
          <w:lang w:val="en-US"/>
        </w:rPr>
      </w:pPr>
      <w:ins w:id="23219" w:author="UTENTE" w:date="2020-06-30T19:15:00Z">
        <w:r w:rsidRPr="00F70079">
          <w:rPr>
            <w:rFonts w:ascii="Calibri" w:eastAsia="Calibri" w:hAnsi="Calibri" w:cs="Times New Roman"/>
            <w:lang w:val="en-US"/>
          </w:rPr>
          <w:t>Luka's clever but still too naive. Don't let him get hurt.</w:t>
        </w:r>
      </w:ins>
    </w:p>
    <w:p w14:paraId="2CEE3384" w14:textId="77777777" w:rsidR="00F70079" w:rsidRPr="00F70079" w:rsidRDefault="00F70079" w:rsidP="00F70079">
      <w:pPr>
        <w:spacing w:line="360" w:lineRule="auto"/>
        <w:jc w:val="left"/>
        <w:rPr>
          <w:ins w:id="23220" w:author="UTENTE" w:date="2020-06-30T19:15:00Z"/>
          <w:rFonts w:ascii="Calibri" w:eastAsia="Calibri" w:hAnsi="Calibri" w:cs="Times New Roman"/>
          <w:lang w:val="en-US"/>
        </w:rPr>
      </w:pPr>
      <w:ins w:id="23221" w:author="UTENTE" w:date="2020-06-30T19:15:00Z">
        <w:r w:rsidRPr="00F70079">
          <w:rPr>
            <w:rFonts w:ascii="Calibri" w:eastAsia="Calibri" w:hAnsi="Calibri" w:cs="Times New Roman"/>
            <w:lang w:val="en-US"/>
          </w:rPr>
          <w:t xml:space="preserve">Proud and determined, Luka seems to be hunting for someone obsessively. </w:t>
        </w:r>
      </w:ins>
    </w:p>
    <w:p w14:paraId="493B2425" w14:textId="77777777" w:rsidR="00F70079" w:rsidRPr="00F70079" w:rsidRDefault="00F70079" w:rsidP="00F70079">
      <w:pPr>
        <w:spacing w:line="360" w:lineRule="auto"/>
        <w:jc w:val="left"/>
        <w:rPr>
          <w:ins w:id="23222" w:author="UTENTE" w:date="2020-06-30T19:15:00Z"/>
          <w:rFonts w:ascii="Calibri" w:eastAsia="Calibri" w:hAnsi="Calibri" w:cs="Times New Roman"/>
          <w:lang w:val="en-US"/>
        </w:rPr>
      </w:pPr>
      <w:ins w:id="23223" w:author="UTENTE" w:date="2020-06-30T19:15:00Z">
        <w:r w:rsidRPr="00F70079">
          <w:rPr>
            <w:rFonts w:ascii="Calibri" w:eastAsia="Calibri" w:hAnsi="Calibri" w:cs="Times New Roman"/>
            <w:lang w:val="en-US"/>
          </w:rPr>
          <w:t>He can't express how he feels, but actions speak louder than words...</w:t>
        </w:r>
      </w:ins>
    </w:p>
    <w:p w14:paraId="7CE68D6F" w14:textId="77777777" w:rsidR="00F70079" w:rsidRPr="00F70079" w:rsidRDefault="00F70079" w:rsidP="00F70079">
      <w:pPr>
        <w:spacing w:line="360" w:lineRule="auto"/>
        <w:jc w:val="left"/>
        <w:rPr>
          <w:ins w:id="23224" w:author="UTENTE" w:date="2020-06-30T19:15:00Z"/>
          <w:rFonts w:ascii="Calibri" w:eastAsia="Calibri" w:hAnsi="Calibri" w:cs="Times New Roman"/>
          <w:lang w:val="en-US"/>
        </w:rPr>
      </w:pPr>
    </w:p>
    <w:p w14:paraId="33CCCE0A" w14:textId="77777777" w:rsidR="00F70079" w:rsidRPr="00F70079" w:rsidRDefault="00F70079" w:rsidP="00F70079">
      <w:pPr>
        <w:spacing w:line="360" w:lineRule="auto"/>
        <w:jc w:val="left"/>
        <w:rPr>
          <w:ins w:id="23225" w:author="UTENTE" w:date="2020-06-30T19:15:00Z"/>
          <w:rFonts w:ascii="Calibri" w:eastAsia="Calibri" w:hAnsi="Calibri" w:cs="Times New Roman"/>
          <w:lang w:val="en-US"/>
        </w:rPr>
      </w:pPr>
      <w:ins w:id="23226" w:author="UTENTE" w:date="2020-06-30T19:15:00Z">
        <w:r w:rsidRPr="00F70079">
          <w:rPr>
            <w:rFonts w:ascii="Calibri" w:eastAsia="Calibri" w:hAnsi="Calibri" w:cs="Times New Roman"/>
            <w:lang w:val="en-US"/>
          </w:rPr>
          <w:t>Rex</w:t>
        </w:r>
      </w:ins>
    </w:p>
    <w:p w14:paraId="53093311" w14:textId="77777777" w:rsidR="00F70079" w:rsidRPr="00F70079" w:rsidRDefault="00F70079" w:rsidP="00F70079">
      <w:pPr>
        <w:spacing w:line="360" w:lineRule="auto"/>
        <w:jc w:val="left"/>
        <w:rPr>
          <w:ins w:id="23227" w:author="UTENTE" w:date="2020-06-30T19:15:00Z"/>
          <w:rFonts w:ascii="Calibri" w:eastAsia="Calibri" w:hAnsi="Calibri" w:cs="Times New Roman"/>
          <w:lang w:val="en-US"/>
        </w:rPr>
      </w:pPr>
      <w:ins w:id="23228" w:author="UTENTE" w:date="2020-06-30T19:15:00Z">
        <w:r w:rsidRPr="00F70079">
          <w:rPr>
            <w:rFonts w:ascii="Calibri" w:eastAsia="Calibri" w:hAnsi="Calibri" w:cs="Times New Roman"/>
            <w:lang w:val="en-US"/>
          </w:rPr>
          <w:t>I'll keep 'em away from you, baby, don't worry.</w:t>
        </w:r>
      </w:ins>
    </w:p>
    <w:p w14:paraId="22F9006C" w14:textId="77777777" w:rsidR="00F70079" w:rsidRPr="00F70079" w:rsidRDefault="00F70079" w:rsidP="00F70079">
      <w:pPr>
        <w:spacing w:line="360" w:lineRule="auto"/>
        <w:jc w:val="left"/>
        <w:rPr>
          <w:ins w:id="23229" w:author="UTENTE" w:date="2020-06-30T19:15:00Z"/>
          <w:rFonts w:ascii="Calibri" w:eastAsia="Calibri" w:hAnsi="Calibri" w:cs="Times New Roman"/>
          <w:lang w:val="en-US"/>
        </w:rPr>
      </w:pPr>
      <w:ins w:id="23230" w:author="UTENTE" w:date="2020-06-30T19:15:00Z">
        <w:r w:rsidRPr="00F70079">
          <w:rPr>
            <w:rFonts w:ascii="Calibri" w:eastAsia="Calibri" w:hAnsi="Calibri" w:cs="Times New Roman"/>
            <w:lang w:val="en-US"/>
          </w:rPr>
          <w:t>Age: 21, Height: 5'10, Race: Vampire</w:t>
        </w:r>
      </w:ins>
    </w:p>
    <w:p w14:paraId="459202A1" w14:textId="77777777" w:rsidR="00F70079" w:rsidRPr="00F70079" w:rsidRDefault="00F70079" w:rsidP="00F70079">
      <w:pPr>
        <w:spacing w:line="360" w:lineRule="auto"/>
        <w:jc w:val="left"/>
        <w:rPr>
          <w:ins w:id="23231" w:author="UTENTE" w:date="2020-06-30T19:15:00Z"/>
          <w:rFonts w:ascii="Calibri" w:eastAsia="Calibri" w:hAnsi="Calibri" w:cs="Times New Roman"/>
          <w:lang w:val="en-US"/>
        </w:rPr>
      </w:pPr>
      <w:ins w:id="23232" w:author="UTENTE" w:date="2020-06-30T19:15:00Z">
        <w:r w:rsidRPr="00F70079">
          <w:rPr>
            <w:rFonts w:ascii="Calibri" w:eastAsia="Calibri" w:hAnsi="Calibri" w:cs="Times New Roman"/>
            <w:lang w:val="en-US"/>
          </w:rPr>
          <w:t>He's still just a kid. Doesn't know how to control his bloodlust...walking time bomb.</w:t>
        </w:r>
      </w:ins>
    </w:p>
    <w:p w14:paraId="0D7BBAB3" w14:textId="77777777" w:rsidR="00F70079" w:rsidRPr="00F70079" w:rsidRDefault="00F70079" w:rsidP="00F70079">
      <w:pPr>
        <w:spacing w:line="360" w:lineRule="auto"/>
        <w:jc w:val="left"/>
        <w:rPr>
          <w:ins w:id="23233" w:author="UTENTE" w:date="2020-06-30T19:15:00Z"/>
          <w:rFonts w:ascii="Calibri" w:eastAsia="Calibri" w:hAnsi="Calibri" w:cs="Times New Roman"/>
          <w:lang w:val="en-US"/>
        </w:rPr>
      </w:pPr>
      <w:ins w:id="23234" w:author="UTENTE" w:date="2020-06-30T19:15:00Z">
        <w:r w:rsidRPr="00F70079">
          <w:rPr>
            <w:rFonts w:ascii="Calibri" w:eastAsia="Calibri" w:hAnsi="Calibri" w:cs="Times New Roman"/>
            <w:lang w:val="en-US"/>
          </w:rPr>
          <w:t>Cute, reckless, dangerously loyal. Keep him on a short leash, and you'll be fine--probably.</w:t>
        </w:r>
      </w:ins>
    </w:p>
    <w:p w14:paraId="5EB62131" w14:textId="77777777" w:rsidR="00F70079" w:rsidRPr="00F70079" w:rsidRDefault="00F70079" w:rsidP="00F70079">
      <w:pPr>
        <w:spacing w:line="360" w:lineRule="auto"/>
        <w:jc w:val="left"/>
        <w:rPr>
          <w:ins w:id="23235" w:author="UTENTE" w:date="2020-06-30T19:15:00Z"/>
          <w:rFonts w:ascii="Calibri" w:eastAsia="Calibri" w:hAnsi="Calibri" w:cs="Times New Roman"/>
          <w:lang w:val="en-US"/>
        </w:rPr>
      </w:pPr>
      <w:ins w:id="23236" w:author="UTENTE" w:date="2020-06-30T19:15:00Z">
        <w:r w:rsidRPr="00F70079">
          <w:rPr>
            <w:rFonts w:ascii="Calibri" w:eastAsia="Calibri" w:hAnsi="Calibri" w:cs="Times New Roman"/>
            <w:lang w:val="en-US"/>
          </w:rPr>
          <w:t>A wild, aggressive vampire who wants you to be his personal pet!</w:t>
        </w:r>
      </w:ins>
    </w:p>
    <w:p w14:paraId="0C244F89" w14:textId="77777777" w:rsidR="00F70079" w:rsidRPr="00F70079" w:rsidRDefault="00F70079" w:rsidP="00F70079">
      <w:pPr>
        <w:spacing w:line="360" w:lineRule="auto"/>
        <w:jc w:val="left"/>
        <w:rPr>
          <w:ins w:id="23237" w:author="UTENTE" w:date="2020-06-30T19:15:00Z"/>
          <w:rFonts w:ascii="Calibri" w:eastAsia="Calibri" w:hAnsi="Calibri" w:cs="Times New Roman"/>
          <w:lang w:val="en-US"/>
        </w:rPr>
      </w:pPr>
      <w:ins w:id="23238" w:author="UTENTE" w:date="2020-06-30T19:15:00Z">
        <w:r w:rsidRPr="00F70079">
          <w:rPr>
            <w:rFonts w:ascii="Calibri" w:eastAsia="Calibri" w:hAnsi="Calibri" w:cs="Times New Roman"/>
            <w:lang w:val="en-US"/>
          </w:rPr>
          <w:t>He starts to see you as more than just food--but when your taboo relationship is discovered, what will happen?</w:t>
        </w:r>
      </w:ins>
    </w:p>
    <w:p w14:paraId="680C0279" w14:textId="77777777" w:rsidR="00F70079" w:rsidRPr="00F70079" w:rsidRDefault="00F70079" w:rsidP="00F70079">
      <w:pPr>
        <w:spacing w:line="360" w:lineRule="auto"/>
        <w:jc w:val="left"/>
        <w:rPr>
          <w:ins w:id="23239" w:author="UTENTE" w:date="2020-06-30T19:15:00Z"/>
          <w:rFonts w:ascii="Calibri" w:eastAsia="Calibri" w:hAnsi="Calibri" w:cs="Times New Roman"/>
          <w:lang w:val="en-US"/>
        </w:rPr>
      </w:pPr>
    </w:p>
    <w:p w14:paraId="2FC7D5A4" w14:textId="77777777" w:rsidR="00F70079" w:rsidRPr="00F70079" w:rsidRDefault="00F70079" w:rsidP="00F70079">
      <w:pPr>
        <w:spacing w:line="360" w:lineRule="auto"/>
        <w:jc w:val="left"/>
        <w:rPr>
          <w:ins w:id="23240" w:author="UTENTE" w:date="2020-06-30T19:15:00Z"/>
          <w:rFonts w:ascii="Calibri" w:eastAsia="Calibri" w:hAnsi="Calibri" w:cs="Times New Roman"/>
          <w:lang w:val="en-US"/>
        </w:rPr>
      </w:pPr>
      <w:ins w:id="23241" w:author="UTENTE" w:date="2020-06-30T19:15:00Z">
        <w:r w:rsidRPr="00F70079">
          <w:rPr>
            <w:rFonts w:ascii="Calibri" w:eastAsia="Calibri" w:hAnsi="Calibri" w:cs="Times New Roman"/>
            <w:lang w:val="en-US"/>
          </w:rPr>
          <w:t>Personality Tutorial</w:t>
        </w:r>
      </w:ins>
    </w:p>
    <w:p w14:paraId="205BCDD2" w14:textId="77777777" w:rsidR="00F70079" w:rsidRPr="00F70079" w:rsidRDefault="00F70079" w:rsidP="00F70079">
      <w:pPr>
        <w:spacing w:line="360" w:lineRule="auto"/>
        <w:jc w:val="left"/>
        <w:rPr>
          <w:ins w:id="23242" w:author="UTENTE" w:date="2020-06-30T19:15:00Z"/>
          <w:rFonts w:ascii="Calibri" w:eastAsia="Calibri" w:hAnsi="Calibri" w:cs="Times New Roman"/>
          <w:lang w:val="en-US"/>
        </w:rPr>
      </w:pPr>
      <w:ins w:id="23243" w:author="UTENTE" w:date="2020-06-30T19:15:00Z">
        <w:r w:rsidRPr="00F70079">
          <w:rPr>
            <w:rFonts w:ascii="Calibri" w:eastAsia="Calibri" w:hAnsi="Calibri" w:cs="Times New Roman"/>
            <w:lang w:val="en-US"/>
          </w:rPr>
          <w:t>[Example] +Charming</w:t>
        </w:r>
      </w:ins>
    </w:p>
    <w:p w14:paraId="7CF3B193" w14:textId="77777777" w:rsidR="00F70079" w:rsidRPr="00F70079" w:rsidRDefault="00F70079" w:rsidP="00F70079">
      <w:pPr>
        <w:spacing w:line="360" w:lineRule="auto"/>
        <w:jc w:val="left"/>
        <w:rPr>
          <w:ins w:id="23244" w:author="UTENTE" w:date="2020-06-30T19:15:00Z"/>
          <w:rFonts w:ascii="Calibri" w:eastAsia="Calibri" w:hAnsi="Calibri" w:cs="Times New Roman"/>
          <w:lang w:val="en-US"/>
        </w:rPr>
      </w:pPr>
      <w:ins w:id="23245" w:author="UTENTE" w:date="2020-06-30T19:15:00Z">
        <w:r w:rsidRPr="00F70079">
          <w:rPr>
            <w:rFonts w:ascii="Calibri" w:eastAsia="Calibri" w:hAnsi="Calibri" w:cs="Times New Roman"/>
            <w:lang w:val="en-US"/>
          </w:rPr>
          <w:t>In _Red Embrace_, most choices will impact MC's personality. {b}The text in the top-right{/b} will show how your personality has changed!</w:t>
        </w:r>
      </w:ins>
    </w:p>
    <w:p w14:paraId="2BF04EC3" w14:textId="77777777" w:rsidR="00F70079" w:rsidRPr="00F70079" w:rsidRDefault="00F70079" w:rsidP="00F70079">
      <w:pPr>
        <w:spacing w:line="360" w:lineRule="auto"/>
        <w:jc w:val="left"/>
        <w:rPr>
          <w:ins w:id="23246" w:author="UTENTE" w:date="2020-06-30T19:15:00Z"/>
          <w:rFonts w:ascii="Calibri" w:eastAsia="Calibri" w:hAnsi="Calibri" w:cs="Times New Roman"/>
          <w:lang w:val="en-US"/>
        </w:rPr>
      </w:pPr>
      <w:ins w:id="23247" w:author="UTENTE" w:date="2020-06-30T19:15:00Z">
        <w:r w:rsidRPr="00F70079">
          <w:rPr>
            <w:rFonts w:ascii="Calibri" w:eastAsia="Calibri" w:hAnsi="Calibri" w:cs="Times New Roman"/>
            <w:lang w:val="en-US"/>
          </w:rPr>
          <w:t>{b}Dialogue{/b} and {b}choices{/b} unlock based on your personality.</w:t>
        </w:r>
        <w:r w:rsidRPr="00F70079">
          <w:rPr>
            <w:rFonts w:ascii="Calibri" w:eastAsia="Calibri" w:hAnsi="Calibri" w:cs="Times New Roman"/>
            <w:lang w:val="en-US"/>
          </w:rPr>
          <w:br w:type="page"/>
        </w:r>
      </w:ins>
    </w:p>
    <w:p w14:paraId="3D0A5A25" w14:textId="77777777" w:rsidR="00F70079" w:rsidRPr="00F70079" w:rsidRDefault="00F70079" w:rsidP="00F70079">
      <w:pPr>
        <w:spacing w:line="360" w:lineRule="auto"/>
        <w:jc w:val="left"/>
        <w:rPr>
          <w:ins w:id="23248" w:author="UTENTE" w:date="2020-06-30T19:15:00Z"/>
          <w:rFonts w:ascii="Calibri" w:eastAsia="Calibri" w:hAnsi="Calibri" w:cs="Times New Roman"/>
        </w:rPr>
      </w:pPr>
      <w:ins w:id="23249" w:author="UTENTE" w:date="2020-06-30T19:15:00Z">
        <w:r w:rsidRPr="00F70079">
          <w:rPr>
            <w:rFonts w:ascii="Calibri" w:eastAsia="Calibri" w:hAnsi="Calibri" w:cs="Times New Roman"/>
          </w:rPr>
          <w:lastRenderedPageBreak/>
          <w:t>&lt;Isaac&gt;</w:t>
        </w:r>
      </w:ins>
    </w:p>
    <w:p w14:paraId="513105F9" w14:textId="77777777" w:rsidR="00F70079" w:rsidRPr="00F70079" w:rsidRDefault="00F70079" w:rsidP="00F70079">
      <w:pPr>
        <w:spacing w:line="360" w:lineRule="auto"/>
        <w:jc w:val="left"/>
        <w:rPr>
          <w:ins w:id="23250" w:author="UTENTE" w:date="2020-06-30T19:15:00Z"/>
          <w:rFonts w:ascii="Calibri" w:eastAsia="Calibri" w:hAnsi="Calibri" w:cs="Times New Roman"/>
        </w:rPr>
      </w:pPr>
      <w:ins w:id="23251" w:author="UTENTE" w:date="2020-06-30T19:15:00Z">
        <w:r w:rsidRPr="00F70079">
          <w:rPr>
            <w:rFonts w:ascii="Calibri" w:eastAsia="Calibri" w:hAnsi="Calibri" w:cs="Times New Roman"/>
          </w:rPr>
          <w:t>&lt;Non ti sembra una proposta allettante…?&gt;</w:t>
        </w:r>
      </w:ins>
    </w:p>
    <w:p w14:paraId="60BEF4B3" w14:textId="77777777" w:rsidR="00F70079" w:rsidRPr="00F70079" w:rsidRDefault="00F70079" w:rsidP="00F70079">
      <w:pPr>
        <w:spacing w:line="360" w:lineRule="auto"/>
        <w:jc w:val="left"/>
        <w:rPr>
          <w:ins w:id="23252" w:author="UTENTE" w:date="2020-06-30T19:15:00Z"/>
          <w:rFonts w:ascii="Calibri" w:eastAsia="Calibri" w:hAnsi="Calibri" w:cs="Times New Roman"/>
        </w:rPr>
      </w:pPr>
      <w:ins w:id="23253" w:author="UTENTE" w:date="2020-06-30T19:15:00Z">
        <w:r w:rsidRPr="00F70079">
          <w:rPr>
            <w:rFonts w:ascii="Calibri" w:eastAsia="Calibri" w:hAnsi="Calibri" w:cs="Times New Roman"/>
          </w:rPr>
          <w:t>&lt;Età: 27, Altezza: 1,85, Razza: Umano&gt;</w:t>
        </w:r>
      </w:ins>
    </w:p>
    <w:p w14:paraId="18BE6FAA" w14:textId="77777777" w:rsidR="00F70079" w:rsidRPr="00F70079" w:rsidRDefault="00F70079" w:rsidP="00F70079">
      <w:pPr>
        <w:spacing w:line="360" w:lineRule="auto"/>
        <w:jc w:val="left"/>
        <w:rPr>
          <w:ins w:id="23254" w:author="UTENTE" w:date="2020-06-30T19:15:00Z"/>
          <w:rFonts w:ascii="Calibri" w:eastAsia="Calibri" w:hAnsi="Calibri" w:cs="Times New Roman"/>
        </w:rPr>
      </w:pPr>
      <w:ins w:id="23255" w:author="UTENTE" w:date="2020-06-30T19:15:00Z">
        <w:r w:rsidRPr="00F70079">
          <w:rPr>
            <w:rFonts w:ascii="Calibri" w:eastAsia="Calibri" w:hAnsi="Calibri" w:cs="Times New Roman"/>
          </w:rPr>
          <w:t>&lt;Niente lo intimorisce. È troppo rilassato per essere un umano che gioca coi vampiri.&gt;</w:t>
        </w:r>
      </w:ins>
    </w:p>
    <w:p w14:paraId="5CCE912A" w14:textId="77777777" w:rsidR="00F70079" w:rsidRPr="00F70079" w:rsidRDefault="00F70079" w:rsidP="00F70079">
      <w:pPr>
        <w:spacing w:line="360" w:lineRule="auto"/>
        <w:jc w:val="left"/>
        <w:rPr>
          <w:ins w:id="23256" w:author="UTENTE" w:date="2020-06-30T19:15:00Z"/>
          <w:rFonts w:ascii="Calibri" w:eastAsia="Calibri" w:hAnsi="Calibri" w:cs="Times New Roman"/>
        </w:rPr>
      </w:pPr>
      <w:ins w:id="23257" w:author="UTENTE" w:date="2020-06-30T19:15:00Z">
        <w:r w:rsidRPr="00F70079">
          <w:rPr>
            <w:rFonts w:ascii="Calibri" w:eastAsia="Calibri" w:hAnsi="Calibri" w:cs="Times New Roman"/>
          </w:rPr>
          <w:t>&lt;Sta sempre tramando qualcosa. Non mi fido di lui, e neanche tu dovresti.&gt;</w:t>
        </w:r>
      </w:ins>
    </w:p>
    <w:p w14:paraId="7BA3F23D" w14:textId="77777777" w:rsidR="00F70079" w:rsidRPr="00F70079" w:rsidRDefault="00F70079" w:rsidP="00F70079">
      <w:pPr>
        <w:spacing w:line="360" w:lineRule="auto"/>
        <w:jc w:val="left"/>
        <w:rPr>
          <w:ins w:id="23258" w:author="UTENTE" w:date="2020-06-30T19:15:00Z"/>
          <w:rFonts w:ascii="Calibri" w:eastAsia="Calibri" w:hAnsi="Calibri" w:cs="Times New Roman"/>
        </w:rPr>
      </w:pPr>
      <w:ins w:id="23259" w:author="UTENTE" w:date="2020-06-30T19:15:00Z">
        <w:r w:rsidRPr="00F70079">
          <w:rPr>
            <w:rFonts w:ascii="Calibri" w:eastAsia="Calibri" w:hAnsi="Calibri" w:cs="Times New Roman"/>
          </w:rPr>
          <w:t>&lt;Un uomo d'affari astuto e provocante che maschera le sue vere intenzioni dietro a un ingannevole sorriso&gt;</w:t>
        </w:r>
      </w:ins>
    </w:p>
    <w:p w14:paraId="5B910346" w14:textId="77777777" w:rsidR="00F70079" w:rsidRPr="00F70079" w:rsidRDefault="00F70079" w:rsidP="00F70079">
      <w:pPr>
        <w:spacing w:line="360" w:lineRule="auto"/>
        <w:jc w:val="left"/>
        <w:rPr>
          <w:ins w:id="23260" w:author="UTENTE" w:date="2020-06-30T19:15:00Z"/>
          <w:rFonts w:ascii="Calibri" w:eastAsia="Calibri" w:hAnsi="Calibri" w:cs="Times New Roman"/>
        </w:rPr>
      </w:pPr>
      <w:ins w:id="23261" w:author="UTENTE" w:date="2020-06-30T19:15:00Z">
        <w:r w:rsidRPr="00F70079">
          <w:rPr>
            <w:rFonts w:ascii="Calibri" w:eastAsia="Calibri" w:hAnsi="Calibri" w:cs="Times New Roman"/>
          </w:rPr>
          <w:t>&lt;Ma perché mostra tanto interesse nei tuoi confronti? Saprai svelare i suoi subdoli piani…?&gt;</w:t>
        </w:r>
      </w:ins>
    </w:p>
    <w:p w14:paraId="65376AAC" w14:textId="77777777" w:rsidR="00F70079" w:rsidRPr="00F70079" w:rsidRDefault="00F70079" w:rsidP="00F70079">
      <w:pPr>
        <w:spacing w:line="360" w:lineRule="auto"/>
        <w:jc w:val="left"/>
        <w:rPr>
          <w:ins w:id="23262" w:author="UTENTE" w:date="2020-06-30T19:15:00Z"/>
          <w:rFonts w:ascii="Calibri" w:eastAsia="Calibri" w:hAnsi="Calibri" w:cs="Times New Roman"/>
        </w:rPr>
      </w:pPr>
    </w:p>
    <w:p w14:paraId="1A0424F3" w14:textId="77777777" w:rsidR="00F70079" w:rsidRPr="00F70079" w:rsidRDefault="00F70079" w:rsidP="00F70079">
      <w:pPr>
        <w:spacing w:line="360" w:lineRule="auto"/>
        <w:jc w:val="left"/>
        <w:rPr>
          <w:ins w:id="23263" w:author="UTENTE" w:date="2020-06-30T19:15:00Z"/>
          <w:rFonts w:ascii="Calibri" w:eastAsia="Calibri" w:hAnsi="Calibri" w:cs="Times New Roman"/>
        </w:rPr>
      </w:pPr>
      <w:ins w:id="23264" w:author="UTENTE" w:date="2020-06-30T19:15:00Z">
        <w:r w:rsidRPr="00F70079">
          <w:rPr>
            <w:rFonts w:ascii="Calibri" w:eastAsia="Calibri" w:hAnsi="Calibri" w:cs="Times New Roman"/>
          </w:rPr>
          <w:t>&lt;Luka&gt;</w:t>
        </w:r>
      </w:ins>
    </w:p>
    <w:p w14:paraId="2C0A374D" w14:textId="77777777" w:rsidR="00F70079" w:rsidRPr="00F70079" w:rsidRDefault="00F70079" w:rsidP="00F70079">
      <w:pPr>
        <w:spacing w:line="360" w:lineRule="auto"/>
        <w:jc w:val="left"/>
        <w:rPr>
          <w:ins w:id="23265" w:author="UTENTE" w:date="2020-06-30T19:15:00Z"/>
          <w:rFonts w:ascii="Calibri" w:eastAsia="Calibri" w:hAnsi="Calibri" w:cs="Times New Roman"/>
        </w:rPr>
      </w:pPr>
      <w:ins w:id="23266" w:author="UTENTE" w:date="2020-06-30T19:15:00Z">
        <w:r w:rsidRPr="00F70079">
          <w:rPr>
            <w:rFonts w:ascii="Calibri" w:eastAsia="Calibri" w:hAnsi="Calibri" w:cs="Times New Roman"/>
          </w:rPr>
          <w:t xml:space="preserve">&lt;Mi odieresti se chiedessi ancora una volta il tuo aiuto?&gt; </w:t>
        </w:r>
      </w:ins>
    </w:p>
    <w:p w14:paraId="1EF84138" w14:textId="77777777" w:rsidR="00F70079" w:rsidRPr="00F70079" w:rsidRDefault="00F70079" w:rsidP="00F70079">
      <w:pPr>
        <w:spacing w:line="360" w:lineRule="auto"/>
        <w:jc w:val="left"/>
        <w:rPr>
          <w:ins w:id="23267" w:author="UTENTE" w:date="2020-06-30T19:15:00Z"/>
          <w:rFonts w:ascii="Calibri" w:eastAsia="Calibri" w:hAnsi="Calibri" w:cs="Times New Roman"/>
        </w:rPr>
      </w:pPr>
      <w:ins w:id="23268" w:author="UTENTE" w:date="2020-06-30T19:15:00Z">
        <w:r w:rsidRPr="00F70079">
          <w:rPr>
            <w:rFonts w:ascii="Calibri" w:eastAsia="Calibri" w:hAnsi="Calibri" w:cs="Times New Roman"/>
          </w:rPr>
          <w:t>&lt;Età: 21, Altezza: 1,70, Razza: Umano&gt;</w:t>
        </w:r>
      </w:ins>
    </w:p>
    <w:p w14:paraId="34EAB652" w14:textId="77777777" w:rsidR="00F70079" w:rsidRPr="00F70079" w:rsidRDefault="00F70079" w:rsidP="00F70079">
      <w:pPr>
        <w:spacing w:line="360" w:lineRule="auto"/>
        <w:jc w:val="left"/>
        <w:rPr>
          <w:ins w:id="23269" w:author="UTENTE" w:date="2020-06-30T19:15:00Z"/>
          <w:rFonts w:ascii="Calibri" w:eastAsia="Calibri" w:hAnsi="Calibri" w:cs="Times New Roman"/>
        </w:rPr>
      </w:pPr>
      <w:ins w:id="23270" w:author="UTENTE" w:date="2020-06-30T19:15:00Z">
        <w:r w:rsidRPr="00F70079">
          <w:rPr>
            <w:rFonts w:ascii="Calibri" w:eastAsia="Calibri" w:hAnsi="Calibri" w:cs="Times New Roman"/>
          </w:rPr>
          <w:t>&lt;Non mi fido di quello che dice. C'è qualcosa di oscuro nei suoi occhi.&gt;</w:t>
        </w:r>
      </w:ins>
    </w:p>
    <w:p w14:paraId="2B612B60" w14:textId="77777777" w:rsidR="00F70079" w:rsidRPr="00F70079" w:rsidRDefault="00F70079" w:rsidP="00F70079">
      <w:pPr>
        <w:spacing w:line="360" w:lineRule="auto"/>
        <w:jc w:val="left"/>
        <w:rPr>
          <w:ins w:id="23271" w:author="UTENTE" w:date="2020-06-30T19:15:00Z"/>
          <w:rFonts w:ascii="Calibri" w:eastAsia="Calibri" w:hAnsi="Calibri" w:cs="Times New Roman"/>
        </w:rPr>
      </w:pPr>
      <w:ins w:id="23272" w:author="UTENTE" w:date="2020-06-30T19:15:00Z">
        <w:r w:rsidRPr="00F70079">
          <w:rPr>
            <w:rFonts w:ascii="Calibri" w:eastAsia="Calibri" w:hAnsi="Calibri" w:cs="Times New Roman"/>
          </w:rPr>
          <w:t>&lt;Luka è un ragazzo sveglio, ma è ancora troppo ingenuo. Assicurati che non si faccia male&gt;</w:t>
        </w:r>
      </w:ins>
    </w:p>
    <w:p w14:paraId="49C9D592" w14:textId="77777777" w:rsidR="00F70079" w:rsidRPr="00F70079" w:rsidRDefault="00F70079" w:rsidP="00F70079">
      <w:pPr>
        <w:spacing w:line="360" w:lineRule="auto"/>
        <w:jc w:val="left"/>
        <w:rPr>
          <w:ins w:id="23273" w:author="UTENTE" w:date="2020-06-30T19:15:00Z"/>
          <w:rFonts w:ascii="Calibri" w:eastAsia="Calibri" w:hAnsi="Calibri" w:cs="Times New Roman"/>
        </w:rPr>
      </w:pPr>
      <w:ins w:id="23274" w:author="UTENTE" w:date="2020-06-30T19:15:00Z">
        <w:r w:rsidRPr="00F70079">
          <w:rPr>
            <w:rFonts w:ascii="Calibri" w:eastAsia="Calibri" w:hAnsi="Calibri" w:cs="Times New Roman"/>
          </w:rPr>
          <w:t>&lt;Orgoglioso e determinato, Luka sembra ossessionato dal dare la caccia a qualcosa.&gt;</w:t>
        </w:r>
      </w:ins>
    </w:p>
    <w:p w14:paraId="5F1317C1" w14:textId="77777777" w:rsidR="00F70079" w:rsidRPr="00F70079" w:rsidRDefault="00F70079" w:rsidP="00F70079">
      <w:pPr>
        <w:spacing w:line="360" w:lineRule="auto"/>
        <w:jc w:val="left"/>
        <w:rPr>
          <w:ins w:id="23275" w:author="UTENTE" w:date="2020-06-30T19:15:00Z"/>
          <w:rFonts w:ascii="Calibri" w:eastAsia="Calibri" w:hAnsi="Calibri" w:cs="Times New Roman"/>
        </w:rPr>
      </w:pPr>
      <w:ins w:id="23276" w:author="UTENTE" w:date="2020-06-30T19:15:00Z">
        <w:r w:rsidRPr="00F70079">
          <w:rPr>
            <w:rFonts w:ascii="Calibri" w:eastAsia="Calibri" w:hAnsi="Calibri" w:cs="Times New Roman"/>
          </w:rPr>
          <w:t>&lt;Può anche esprimere come si sente, ma le azioni valgono più delle parole…&gt;</w:t>
        </w:r>
      </w:ins>
    </w:p>
    <w:p w14:paraId="7A833F85" w14:textId="77777777" w:rsidR="00F70079" w:rsidRPr="00F70079" w:rsidRDefault="00F70079" w:rsidP="00F70079">
      <w:pPr>
        <w:spacing w:line="360" w:lineRule="auto"/>
        <w:jc w:val="left"/>
        <w:rPr>
          <w:ins w:id="23277" w:author="UTENTE" w:date="2020-06-30T19:15:00Z"/>
          <w:rFonts w:ascii="Calibri" w:eastAsia="Calibri" w:hAnsi="Calibri" w:cs="Times New Roman"/>
        </w:rPr>
      </w:pPr>
    </w:p>
    <w:p w14:paraId="1828CD8D" w14:textId="77777777" w:rsidR="00F70079" w:rsidRPr="00F70079" w:rsidRDefault="00F70079" w:rsidP="00F70079">
      <w:pPr>
        <w:spacing w:line="360" w:lineRule="auto"/>
        <w:jc w:val="left"/>
        <w:rPr>
          <w:ins w:id="23278" w:author="UTENTE" w:date="2020-06-30T19:15:00Z"/>
          <w:rFonts w:ascii="Calibri" w:eastAsia="Calibri" w:hAnsi="Calibri" w:cs="Times New Roman"/>
        </w:rPr>
      </w:pPr>
      <w:ins w:id="23279" w:author="UTENTE" w:date="2020-06-30T19:15:00Z">
        <w:r w:rsidRPr="00F70079">
          <w:rPr>
            <w:rFonts w:ascii="Calibri" w:eastAsia="Calibri" w:hAnsi="Calibri" w:cs="Times New Roman"/>
          </w:rPr>
          <w:t>&lt;Rex&gt;</w:t>
        </w:r>
      </w:ins>
    </w:p>
    <w:p w14:paraId="706253FD" w14:textId="77777777" w:rsidR="00F70079" w:rsidRPr="00F70079" w:rsidRDefault="00F70079" w:rsidP="00F70079">
      <w:pPr>
        <w:spacing w:line="360" w:lineRule="auto"/>
        <w:jc w:val="left"/>
        <w:rPr>
          <w:ins w:id="23280" w:author="UTENTE" w:date="2020-06-30T19:15:00Z"/>
          <w:rFonts w:ascii="Calibri" w:eastAsia="Calibri" w:hAnsi="Calibri" w:cs="Times New Roman"/>
        </w:rPr>
      </w:pPr>
      <w:ins w:id="23281" w:author="UTENTE" w:date="2020-06-30T19:15:00Z">
        <w:r w:rsidRPr="00F70079">
          <w:rPr>
            <w:rFonts w:ascii="Calibri" w:eastAsia="Calibri" w:hAnsi="Calibri" w:cs="Times New Roman"/>
          </w:rPr>
          <w:t>&lt;Li terrò lontani da te, baby, non preoccuparti.&gt;</w:t>
        </w:r>
      </w:ins>
    </w:p>
    <w:p w14:paraId="073D12D7" w14:textId="77777777" w:rsidR="00F70079" w:rsidRPr="00F70079" w:rsidRDefault="00F70079" w:rsidP="00F70079">
      <w:pPr>
        <w:spacing w:line="360" w:lineRule="auto"/>
        <w:jc w:val="left"/>
        <w:rPr>
          <w:ins w:id="23282" w:author="UTENTE" w:date="2020-06-30T19:15:00Z"/>
          <w:rFonts w:ascii="Calibri" w:eastAsia="Calibri" w:hAnsi="Calibri" w:cs="Times New Roman"/>
        </w:rPr>
      </w:pPr>
      <w:ins w:id="23283" w:author="UTENTE" w:date="2020-06-30T19:15:00Z">
        <w:r w:rsidRPr="00F70079">
          <w:rPr>
            <w:rFonts w:ascii="Calibri" w:eastAsia="Calibri" w:hAnsi="Calibri" w:cs="Times New Roman"/>
          </w:rPr>
          <w:t>&lt;Età: 21, Altezza: 1,55, Razza: Vampiro&gt;</w:t>
        </w:r>
      </w:ins>
    </w:p>
    <w:p w14:paraId="4D087462" w14:textId="77777777" w:rsidR="00F70079" w:rsidRPr="00F70079" w:rsidRDefault="00F70079" w:rsidP="00F70079">
      <w:pPr>
        <w:spacing w:line="360" w:lineRule="auto"/>
        <w:jc w:val="left"/>
        <w:rPr>
          <w:ins w:id="23284" w:author="UTENTE" w:date="2020-06-30T19:15:00Z"/>
          <w:rFonts w:ascii="Calibri" w:eastAsia="Calibri" w:hAnsi="Calibri" w:cs="Times New Roman"/>
        </w:rPr>
      </w:pPr>
      <w:ins w:id="23285" w:author="UTENTE" w:date="2020-06-30T19:15:00Z">
        <w:r w:rsidRPr="00F70079">
          <w:rPr>
            <w:rFonts w:ascii="Calibri" w:eastAsia="Calibri" w:hAnsi="Calibri" w:cs="Times New Roman"/>
          </w:rPr>
          <w:t>&lt;È ancora un ragazzino. Non sa come controllare la sua sete di sangue… è una bomba ad orologeria ambulante.&gt;</w:t>
        </w:r>
      </w:ins>
    </w:p>
    <w:p w14:paraId="5865A8DE" w14:textId="77777777" w:rsidR="00F70079" w:rsidRPr="00F70079" w:rsidRDefault="00F70079" w:rsidP="00F70079">
      <w:pPr>
        <w:spacing w:line="360" w:lineRule="auto"/>
        <w:jc w:val="left"/>
        <w:rPr>
          <w:ins w:id="23286" w:author="UTENTE" w:date="2020-06-30T19:15:00Z"/>
          <w:rFonts w:ascii="Calibri" w:eastAsia="Calibri" w:hAnsi="Calibri" w:cs="Times New Roman"/>
        </w:rPr>
      </w:pPr>
      <w:ins w:id="23287" w:author="UTENTE" w:date="2020-06-30T19:15:00Z">
        <w:r w:rsidRPr="00F70079">
          <w:rPr>
            <w:rFonts w:ascii="Calibri" w:eastAsia="Calibri" w:hAnsi="Calibri" w:cs="Times New Roman"/>
          </w:rPr>
          <w:t>&lt;Carino, ribelle, pericolosamente leale. Tienilo stretto al guinzaglio e andrà tutto bene… credo.&gt;</w:t>
        </w:r>
      </w:ins>
    </w:p>
    <w:p w14:paraId="4F0C419C" w14:textId="77777777" w:rsidR="00F70079" w:rsidRPr="00F70079" w:rsidRDefault="00F70079" w:rsidP="00F70079">
      <w:pPr>
        <w:spacing w:line="360" w:lineRule="auto"/>
        <w:jc w:val="left"/>
        <w:rPr>
          <w:ins w:id="23288" w:author="UTENTE" w:date="2020-06-30T19:15:00Z"/>
          <w:rFonts w:ascii="Calibri" w:eastAsia="Calibri" w:hAnsi="Calibri" w:cs="Times New Roman"/>
        </w:rPr>
      </w:pPr>
      <w:ins w:id="23289" w:author="UTENTE" w:date="2020-06-30T19:15:00Z">
        <w:r w:rsidRPr="00F70079">
          <w:rPr>
            <w:rFonts w:ascii="Calibri" w:eastAsia="Calibri" w:hAnsi="Calibri" w:cs="Times New Roman"/>
          </w:rPr>
          <w:t>&lt;Un vampiro selvaggio e aggressivo che vuole fare di te il suo cagnolino personale.&gt;</w:t>
        </w:r>
      </w:ins>
    </w:p>
    <w:p w14:paraId="243DEC45" w14:textId="77777777" w:rsidR="00F70079" w:rsidRPr="00F70079" w:rsidRDefault="00F70079" w:rsidP="00F70079">
      <w:pPr>
        <w:spacing w:line="360" w:lineRule="auto"/>
        <w:jc w:val="left"/>
        <w:rPr>
          <w:ins w:id="23290" w:author="UTENTE" w:date="2020-06-30T19:15:00Z"/>
          <w:rFonts w:ascii="Calibri" w:eastAsia="Calibri" w:hAnsi="Calibri" w:cs="Times New Roman"/>
        </w:rPr>
      </w:pPr>
      <w:ins w:id="23291" w:author="UTENTE" w:date="2020-06-30T19:15:00Z">
        <w:r w:rsidRPr="00F70079">
          <w:rPr>
            <w:rFonts w:ascii="Calibri" w:eastAsia="Calibri" w:hAnsi="Calibri" w:cs="Times New Roman"/>
          </w:rPr>
          <w:t>&lt;Inizia a vederti come più di semplice cibo, ma quando sveleranno la vostra scandalosa relazione, cosa succederà?&gt;</w:t>
        </w:r>
      </w:ins>
    </w:p>
    <w:p w14:paraId="769DCA6F" w14:textId="77777777" w:rsidR="00F70079" w:rsidRPr="00F70079" w:rsidRDefault="00F70079" w:rsidP="00F70079">
      <w:pPr>
        <w:spacing w:line="360" w:lineRule="auto"/>
        <w:jc w:val="left"/>
        <w:rPr>
          <w:ins w:id="23292" w:author="UTENTE" w:date="2020-06-30T19:15:00Z"/>
          <w:rFonts w:ascii="Calibri" w:eastAsia="Calibri" w:hAnsi="Calibri" w:cs="Times New Roman"/>
        </w:rPr>
      </w:pPr>
    </w:p>
    <w:p w14:paraId="1E6C0D72" w14:textId="77777777" w:rsidR="00F70079" w:rsidRPr="00F70079" w:rsidRDefault="00F70079" w:rsidP="00F70079">
      <w:pPr>
        <w:spacing w:line="360" w:lineRule="auto"/>
        <w:jc w:val="left"/>
        <w:rPr>
          <w:ins w:id="23293" w:author="UTENTE" w:date="2020-06-30T19:15:00Z"/>
          <w:rFonts w:ascii="Calibri" w:eastAsia="Calibri" w:hAnsi="Calibri" w:cs="Times New Roman"/>
        </w:rPr>
      </w:pPr>
      <w:ins w:id="23294" w:author="UTENTE" w:date="2020-06-30T19:15:00Z">
        <w:r w:rsidRPr="00F70079">
          <w:rPr>
            <w:rFonts w:ascii="Calibri" w:eastAsia="Calibri" w:hAnsi="Calibri" w:cs="Times New Roman"/>
          </w:rPr>
          <w:t>&lt;Tutorial della personalità&gt;</w:t>
        </w:r>
      </w:ins>
    </w:p>
    <w:p w14:paraId="324C917A" w14:textId="77777777" w:rsidR="00F70079" w:rsidRPr="00F70079" w:rsidRDefault="00F70079" w:rsidP="00F70079">
      <w:pPr>
        <w:spacing w:line="360" w:lineRule="auto"/>
        <w:jc w:val="left"/>
        <w:rPr>
          <w:ins w:id="23295" w:author="UTENTE" w:date="2020-06-30T19:15:00Z"/>
          <w:rFonts w:ascii="Calibri" w:eastAsia="Calibri" w:hAnsi="Calibri" w:cs="Times New Roman"/>
        </w:rPr>
      </w:pPr>
      <w:ins w:id="23296" w:author="UTENTE" w:date="2020-06-30T19:15:00Z">
        <w:r w:rsidRPr="00F70079">
          <w:rPr>
            <w:rFonts w:ascii="Calibri" w:eastAsia="Calibri" w:hAnsi="Calibri" w:cs="Times New Roman"/>
          </w:rPr>
          <w:t>&lt;[Esempio] +Carismatico&gt;</w:t>
        </w:r>
      </w:ins>
    </w:p>
    <w:p w14:paraId="3E75BE9A" w14:textId="77777777" w:rsidR="00F70079" w:rsidRPr="00F70079" w:rsidRDefault="00F70079" w:rsidP="00F70079">
      <w:pPr>
        <w:spacing w:line="360" w:lineRule="auto"/>
        <w:jc w:val="left"/>
        <w:rPr>
          <w:ins w:id="23297" w:author="UTENTE" w:date="2020-06-30T19:15:00Z"/>
          <w:rFonts w:ascii="Calibri" w:eastAsia="Calibri" w:hAnsi="Calibri" w:cs="Times New Roman"/>
        </w:rPr>
      </w:pPr>
      <w:ins w:id="23298" w:author="UTENTE" w:date="2020-06-30T19:15:00Z">
        <w:r w:rsidRPr="00F70079">
          <w:rPr>
            <w:rFonts w:ascii="Calibri" w:eastAsia="Calibri" w:hAnsi="Calibri" w:cs="Times New Roman"/>
          </w:rPr>
          <w:t>&lt; In _Red Embrace_, molte scelte influiranno sulla personalità del personaggio principale. {b}Il testo nell’angolo in alto a destra{/b} ti mostrerà come è cambiata la tua personalità!&gt;</w:t>
        </w:r>
      </w:ins>
    </w:p>
    <w:p w14:paraId="461DE626" w14:textId="77777777" w:rsidR="00F70079" w:rsidRPr="00F70079" w:rsidRDefault="00F70079" w:rsidP="00F70079">
      <w:pPr>
        <w:spacing w:line="360" w:lineRule="auto"/>
        <w:jc w:val="left"/>
        <w:rPr>
          <w:ins w:id="23299" w:author="UTENTE" w:date="2020-06-30T19:15:00Z"/>
          <w:rFonts w:ascii="Calibri" w:eastAsia="Calibri" w:hAnsi="Calibri" w:cs="Times New Roman"/>
        </w:rPr>
      </w:pPr>
      <w:ins w:id="23300" w:author="UTENTE" w:date="2020-06-30T19:15:00Z">
        <w:r w:rsidRPr="00F70079">
          <w:rPr>
            <w:rFonts w:ascii="Calibri" w:eastAsia="Calibri" w:hAnsi="Calibri" w:cs="Times New Roman"/>
          </w:rPr>
          <w:t>&lt;In base alla tua personalità si sbloccheranno{b}dialoghi{/b} e {b}scelte{/b}&gt;</w:t>
        </w:r>
        <w:r w:rsidRPr="00F70079">
          <w:rPr>
            <w:rFonts w:ascii="Calibri" w:eastAsia="Calibri" w:hAnsi="Calibri" w:cs="Times New Roman"/>
          </w:rPr>
          <w:br w:type="page"/>
        </w:r>
      </w:ins>
    </w:p>
    <w:p w14:paraId="04130F3C" w14:textId="77777777" w:rsidR="00F70079" w:rsidRPr="00F70079" w:rsidRDefault="00F70079" w:rsidP="00F70079">
      <w:pPr>
        <w:spacing w:line="360" w:lineRule="auto"/>
        <w:jc w:val="left"/>
        <w:rPr>
          <w:ins w:id="23301" w:author="UTENTE" w:date="2020-06-30T19:15:00Z"/>
          <w:rFonts w:ascii="Calibri" w:eastAsia="Calibri" w:hAnsi="Calibri" w:cs="Times New Roman"/>
          <w:lang w:val="en-US"/>
        </w:rPr>
      </w:pPr>
      <w:ins w:id="23302" w:author="UTENTE" w:date="2020-06-30T19:15:00Z">
        <w:r w:rsidRPr="00F70079">
          <w:rPr>
            <w:rFonts w:ascii="Calibri" w:eastAsia="Calibri" w:hAnsi="Calibri" w:cs="Times New Roman"/>
            <w:lang w:val="en-US"/>
          </w:rPr>
          <w:lastRenderedPageBreak/>
          <w:t>Play routes multiple times to see different reactions from the love interests!</w:t>
        </w:r>
      </w:ins>
    </w:p>
    <w:p w14:paraId="6A3C1296" w14:textId="77777777" w:rsidR="00F70079" w:rsidRPr="00F70079" w:rsidRDefault="00F70079" w:rsidP="00F70079">
      <w:pPr>
        <w:spacing w:line="360" w:lineRule="auto"/>
        <w:jc w:val="left"/>
        <w:rPr>
          <w:ins w:id="23303" w:author="UTENTE" w:date="2020-06-30T19:15:00Z"/>
          <w:rFonts w:ascii="Calibri" w:eastAsia="Calibri" w:hAnsi="Calibri" w:cs="Times New Roman"/>
          <w:lang w:val="en-US"/>
        </w:rPr>
      </w:pPr>
    </w:p>
    <w:p w14:paraId="1DA201A0" w14:textId="77777777" w:rsidR="00F70079" w:rsidRPr="00F70079" w:rsidRDefault="00F70079" w:rsidP="00F70079">
      <w:pPr>
        <w:spacing w:line="360" w:lineRule="auto"/>
        <w:jc w:val="left"/>
        <w:rPr>
          <w:ins w:id="23304" w:author="UTENTE" w:date="2020-06-30T19:15:00Z"/>
          <w:rFonts w:ascii="Calibri" w:eastAsia="Calibri" w:hAnsi="Calibri" w:cs="Times New Roman"/>
          <w:lang w:val="en-US"/>
        </w:rPr>
      </w:pPr>
      <w:ins w:id="23305" w:author="UTENTE" w:date="2020-06-30T19:15:00Z">
        <w:r w:rsidRPr="00F70079">
          <w:rPr>
            <w:rFonts w:ascii="Calibri" w:eastAsia="Calibri" w:hAnsi="Calibri" w:cs="Times New Roman"/>
            <w:lang w:val="en-US"/>
          </w:rPr>
          <w:t>Can't we all just get along?</w:t>
        </w:r>
      </w:ins>
    </w:p>
    <w:p w14:paraId="6B2517A3" w14:textId="77777777" w:rsidR="00F70079" w:rsidRPr="00F70079" w:rsidRDefault="00F70079" w:rsidP="00F70079">
      <w:pPr>
        <w:spacing w:line="360" w:lineRule="auto"/>
        <w:jc w:val="left"/>
        <w:rPr>
          <w:ins w:id="23306" w:author="UTENTE" w:date="2020-06-30T19:15:00Z"/>
          <w:rFonts w:ascii="Calibri" w:eastAsia="Calibri" w:hAnsi="Calibri" w:cs="Times New Roman"/>
          <w:lang w:val="en-US"/>
        </w:rPr>
      </w:pPr>
      <w:ins w:id="23307" w:author="UTENTE" w:date="2020-06-30T19:15:00Z">
        <w:r w:rsidRPr="00F70079">
          <w:rPr>
            <w:rFonts w:ascii="Calibri" w:eastAsia="Calibri" w:hAnsi="Calibri" w:cs="Times New Roman"/>
            <w:lang w:val="en-US"/>
          </w:rPr>
          <w:t>Violence isn't (always) the answer.</w:t>
        </w:r>
      </w:ins>
    </w:p>
    <w:p w14:paraId="0908B11E" w14:textId="77777777" w:rsidR="00F70079" w:rsidRPr="00F70079" w:rsidRDefault="00F70079" w:rsidP="00F70079">
      <w:pPr>
        <w:spacing w:line="360" w:lineRule="auto"/>
        <w:jc w:val="left"/>
        <w:rPr>
          <w:ins w:id="23308" w:author="UTENTE" w:date="2020-06-30T19:15:00Z"/>
          <w:rFonts w:ascii="Calibri" w:eastAsia="Calibri" w:hAnsi="Calibri" w:cs="Times New Roman"/>
          <w:lang w:val="en-US"/>
        </w:rPr>
      </w:pPr>
    </w:p>
    <w:p w14:paraId="2D7F8AC4" w14:textId="77777777" w:rsidR="00F70079" w:rsidRPr="00F70079" w:rsidRDefault="00F70079" w:rsidP="00F70079">
      <w:pPr>
        <w:spacing w:line="360" w:lineRule="auto"/>
        <w:jc w:val="left"/>
        <w:rPr>
          <w:ins w:id="23309" w:author="UTENTE" w:date="2020-06-30T19:15:00Z"/>
          <w:rFonts w:ascii="Calibri" w:eastAsia="Calibri" w:hAnsi="Calibri" w:cs="Times New Roman"/>
          <w:lang w:val="en-US"/>
        </w:rPr>
      </w:pPr>
      <w:ins w:id="23310" w:author="UTENTE" w:date="2020-06-30T19:15:00Z">
        <w:r w:rsidRPr="00F70079">
          <w:rPr>
            <w:rFonts w:ascii="Calibri" w:eastAsia="Calibri" w:hAnsi="Calibri" w:cs="Times New Roman"/>
            <w:lang w:val="en-US"/>
          </w:rPr>
          <w:t>Silver Tongue</w:t>
        </w:r>
      </w:ins>
    </w:p>
    <w:p w14:paraId="10FB43E4" w14:textId="77777777" w:rsidR="00F70079" w:rsidRPr="00F70079" w:rsidRDefault="00F70079" w:rsidP="00F70079">
      <w:pPr>
        <w:spacing w:line="360" w:lineRule="auto"/>
        <w:jc w:val="left"/>
        <w:rPr>
          <w:ins w:id="23311" w:author="UTENTE" w:date="2020-06-30T19:15:00Z"/>
          <w:rFonts w:ascii="Calibri" w:eastAsia="Calibri" w:hAnsi="Calibri" w:cs="Times New Roman"/>
          <w:lang w:val="en-US"/>
        </w:rPr>
      </w:pPr>
      <w:ins w:id="23312" w:author="UTENTE" w:date="2020-06-30T19:15:00Z">
        <w:r w:rsidRPr="00F70079">
          <w:rPr>
            <w:rFonts w:ascii="Calibri" w:eastAsia="Calibri" w:hAnsi="Calibri" w:cs="Times New Roman"/>
            <w:lang w:val="en-US"/>
          </w:rPr>
          <w:t>Turn up the charm at every opportunity</w:t>
        </w:r>
        <w:r w:rsidRPr="00F70079">
          <w:rPr>
            <w:rFonts w:ascii="Calibri" w:eastAsia="Calibri" w:hAnsi="Calibri" w:cs="Times New Roman"/>
            <w:lang w:val="en-US"/>
          </w:rPr>
          <w:br w:type="page"/>
        </w:r>
      </w:ins>
    </w:p>
    <w:p w14:paraId="12684EA2" w14:textId="77777777" w:rsidR="00F70079" w:rsidRPr="00F70079" w:rsidRDefault="00F70079" w:rsidP="00F70079">
      <w:pPr>
        <w:spacing w:line="360" w:lineRule="auto"/>
        <w:jc w:val="left"/>
        <w:rPr>
          <w:ins w:id="23313" w:author="UTENTE" w:date="2020-06-30T19:15:00Z"/>
          <w:rFonts w:ascii="Calibri" w:eastAsia="Calibri" w:hAnsi="Calibri" w:cs="Times New Roman"/>
        </w:rPr>
      </w:pPr>
      <w:ins w:id="23314" w:author="UTENTE" w:date="2020-06-30T19:15:00Z">
        <w:r w:rsidRPr="00F70079">
          <w:rPr>
            <w:rFonts w:ascii="Calibri" w:eastAsia="Calibri" w:hAnsi="Calibri" w:cs="Times New Roman"/>
          </w:rPr>
          <w:lastRenderedPageBreak/>
          <w:t>&lt;Gioca ogni percorso più volte per vedere le diverse reazioni dei tuoi spasimanti&gt;</w:t>
        </w:r>
      </w:ins>
    </w:p>
    <w:p w14:paraId="469D574C" w14:textId="77777777" w:rsidR="00F70079" w:rsidRPr="00F70079" w:rsidRDefault="00F70079" w:rsidP="00F70079">
      <w:pPr>
        <w:spacing w:line="360" w:lineRule="auto"/>
        <w:jc w:val="left"/>
        <w:rPr>
          <w:ins w:id="23315" w:author="UTENTE" w:date="2020-06-30T19:15:00Z"/>
          <w:rFonts w:ascii="Calibri" w:eastAsia="Calibri" w:hAnsi="Calibri" w:cs="Times New Roman"/>
        </w:rPr>
      </w:pPr>
    </w:p>
    <w:p w14:paraId="1D2ACC2A" w14:textId="77777777" w:rsidR="00F70079" w:rsidRPr="00F70079" w:rsidRDefault="00F70079" w:rsidP="00F70079">
      <w:pPr>
        <w:spacing w:line="360" w:lineRule="auto"/>
        <w:jc w:val="left"/>
        <w:rPr>
          <w:ins w:id="23316" w:author="UTENTE" w:date="2020-06-30T19:15:00Z"/>
          <w:rFonts w:ascii="Calibri" w:eastAsia="Calibri" w:hAnsi="Calibri" w:cs="Times New Roman"/>
        </w:rPr>
      </w:pPr>
      <w:ins w:id="23317" w:author="UTENTE" w:date="2020-06-30T19:15:00Z">
        <w:r w:rsidRPr="00F70079">
          <w:rPr>
            <w:rFonts w:ascii="Calibri" w:eastAsia="Calibri" w:hAnsi="Calibri" w:cs="Times New Roman"/>
          </w:rPr>
          <w:t>&lt;Non possiamo semplicemente andare d’accordo?&gt;</w:t>
        </w:r>
      </w:ins>
    </w:p>
    <w:p w14:paraId="0DE71AA9" w14:textId="77777777" w:rsidR="00F70079" w:rsidRPr="00F70079" w:rsidRDefault="00F70079" w:rsidP="00F70079">
      <w:pPr>
        <w:spacing w:line="360" w:lineRule="auto"/>
        <w:jc w:val="left"/>
        <w:rPr>
          <w:ins w:id="23318" w:author="UTENTE" w:date="2020-06-30T19:15:00Z"/>
          <w:rFonts w:ascii="Calibri" w:eastAsia="Calibri" w:hAnsi="Calibri" w:cs="Times New Roman"/>
        </w:rPr>
      </w:pPr>
      <w:ins w:id="23319" w:author="UTENTE" w:date="2020-06-30T19:15:00Z">
        <w:r w:rsidRPr="00F70079">
          <w:rPr>
            <w:rFonts w:ascii="Calibri" w:eastAsia="Calibri" w:hAnsi="Calibri" w:cs="Times New Roman"/>
          </w:rPr>
          <w:t xml:space="preserve">&lt;La violenza non è (sempre) la soluzione.&gt; </w:t>
        </w:r>
      </w:ins>
    </w:p>
    <w:p w14:paraId="75F69018" w14:textId="77777777" w:rsidR="00F70079" w:rsidRPr="00F70079" w:rsidRDefault="00F70079" w:rsidP="00F70079">
      <w:pPr>
        <w:spacing w:line="360" w:lineRule="auto"/>
        <w:jc w:val="left"/>
        <w:rPr>
          <w:ins w:id="23320" w:author="UTENTE" w:date="2020-06-30T19:15:00Z"/>
          <w:rFonts w:ascii="Calibri" w:eastAsia="Calibri" w:hAnsi="Calibri" w:cs="Times New Roman"/>
        </w:rPr>
      </w:pPr>
    </w:p>
    <w:p w14:paraId="0F02EC99" w14:textId="77777777" w:rsidR="00F70079" w:rsidRPr="00F70079" w:rsidRDefault="00F70079" w:rsidP="00F70079">
      <w:pPr>
        <w:spacing w:line="360" w:lineRule="auto"/>
        <w:jc w:val="left"/>
        <w:rPr>
          <w:ins w:id="23321" w:author="UTENTE" w:date="2020-06-30T19:15:00Z"/>
          <w:rFonts w:ascii="Calibri" w:eastAsia="Calibri" w:hAnsi="Calibri" w:cs="Times New Roman"/>
        </w:rPr>
      </w:pPr>
      <w:ins w:id="23322" w:author="UTENTE" w:date="2020-06-30T19:15:00Z">
        <w:r w:rsidRPr="00F70079">
          <w:rPr>
            <w:rFonts w:ascii="Calibri" w:eastAsia="Calibri" w:hAnsi="Calibri" w:cs="Times New Roman"/>
          </w:rPr>
          <w:t>&lt;Lingua tagliente&gt;</w:t>
        </w:r>
      </w:ins>
    </w:p>
    <w:p w14:paraId="7E3B5111" w14:textId="77777777" w:rsidR="00F70079" w:rsidRPr="00F70079" w:rsidRDefault="00F70079" w:rsidP="00F70079">
      <w:pPr>
        <w:spacing w:line="360" w:lineRule="auto"/>
        <w:jc w:val="left"/>
        <w:rPr>
          <w:ins w:id="23323" w:author="UTENTE" w:date="2020-06-30T19:15:00Z"/>
          <w:rFonts w:ascii="Calibri" w:eastAsia="Calibri" w:hAnsi="Calibri" w:cs="Times New Roman"/>
        </w:rPr>
      </w:pPr>
      <w:ins w:id="23324" w:author="UTENTE" w:date="2020-06-30T19:15:00Z">
        <w:r w:rsidRPr="00F70079">
          <w:rPr>
            <w:rFonts w:ascii="Calibri" w:eastAsia="Calibri" w:hAnsi="Calibri" w:cs="Times New Roman"/>
          </w:rPr>
          <w:t>&lt;Tira fuori il tuo carisma ad ogni opportunità&gt;</w:t>
        </w:r>
        <w:r w:rsidRPr="00F70079">
          <w:rPr>
            <w:rFonts w:ascii="Calibri" w:eastAsia="Calibri" w:hAnsi="Calibri" w:cs="Times New Roman"/>
          </w:rPr>
          <w:br w:type="page"/>
        </w:r>
      </w:ins>
    </w:p>
    <w:p w14:paraId="287BD825" w14:textId="77777777" w:rsidR="00592A5B" w:rsidRPr="00576281" w:rsidRDefault="00592A5B" w:rsidP="00592A5B">
      <w:pPr>
        <w:spacing w:line="240" w:lineRule="auto"/>
        <w:jc w:val="center"/>
        <w:rPr>
          <w:ins w:id="23325" w:author="UTENTE" w:date="2020-06-30T19:16:00Z"/>
          <w:rFonts w:ascii="Times New Roman" w:eastAsia="Calibri" w:hAnsi="Times New Roman" w:cs="Times New Roman"/>
          <w:sz w:val="96"/>
          <w:szCs w:val="96"/>
          <w:rPrChange w:id="23326" w:author="UTENTE" w:date="2020-06-30T19:44:00Z">
            <w:rPr>
              <w:ins w:id="23327" w:author="UTENTE" w:date="2020-06-30T19:16:00Z"/>
              <w:rFonts w:ascii="Times New Roman" w:eastAsia="Calibri" w:hAnsi="Times New Roman" w:cs="Times New Roman"/>
              <w:sz w:val="96"/>
              <w:szCs w:val="96"/>
              <w:lang w:val="en-US"/>
            </w:rPr>
          </w:rPrChange>
        </w:rPr>
      </w:pPr>
    </w:p>
    <w:p w14:paraId="321FC7ED" w14:textId="77777777" w:rsidR="00592A5B" w:rsidRPr="004D6551" w:rsidRDefault="00592A5B" w:rsidP="004D6551">
      <w:pPr>
        <w:pStyle w:val="Titolo1"/>
        <w:jc w:val="center"/>
        <w:rPr>
          <w:ins w:id="23328" w:author="UTENTE" w:date="2020-06-30T19:16:00Z"/>
          <w:rFonts w:ascii="Times New Roman" w:hAnsi="Times New Roman" w:cs="Times New Roman"/>
          <w:sz w:val="96"/>
          <w:szCs w:val="96"/>
          <w:lang w:val="en-US"/>
          <w:rPrChange w:id="23329" w:author="UTENTE" w:date="2020-06-30T19:43:00Z">
            <w:rPr>
              <w:ins w:id="23330" w:author="UTENTE" w:date="2020-06-30T19:16:00Z"/>
              <w:lang w:val="en-US"/>
            </w:rPr>
          </w:rPrChange>
        </w:rPr>
        <w:pPrChange w:id="23331" w:author="UTENTE" w:date="2020-06-30T19:43:00Z">
          <w:pPr>
            <w:spacing w:line="240" w:lineRule="auto"/>
            <w:jc w:val="center"/>
          </w:pPr>
        </w:pPrChange>
      </w:pPr>
      <w:bookmarkStart w:id="23332" w:name="_Toc44438778"/>
      <w:ins w:id="23333" w:author="UTENTE" w:date="2020-06-30T19:16:00Z">
        <w:r w:rsidRPr="004D6551">
          <w:rPr>
            <w:rFonts w:ascii="Times New Roman" w:hAnsi="Times New Roman" w:cs="Times New Roman"/>
            <w:color w:val="auto"/>
            <w:sz w:val="96"/>
            <w:szCs w:val="96"/>
            <w:lang w:val="en-US"/>
            <w:rPrChange w:id="23334" w:author="UTENTE" w:date="2020-06-30T19:43:00Z">
              <w:rPr>
                <w:lang w:val="en-US"/>
              </w:rPr>
            </w:rPrChange>
          </w:rPr>
          <w:t>7. Screens</w:t>
        </w:r>
        <w:bookmarkEnd w:id="23332"/>
        <w:r w:rsidRPr="004D6551">
          <w:rPr>
            <w:rFonts w:ascii="Times New Roman" w:hAnsi="Times New Roman" w:cs="Times New Roman"/>
            <w:sz w:val="96"/>
            <w:szCs w:val="96"/>
            <w:lang w:val="en-US"/>
            <w:rPrChange w:id="23335" w:author="UTENTE" w:date="2020-06-30T19:43:00Z">
              <w:rPr>
                <w:lang w:val="en-US"/>
              </w:rPr>
            </w:rPrChange>
          </w:rPr>
          <w:br w:type="page"/>
        </w:r>
      </w:ins>
    </w:p>
    <w:p w14:paraId="0845A9B1" w14:textId="77777777" w:rsidR="00592A5B" w:rsidRPr="00592A5B" w:rsidRDefault="00592A5B" w:rsidP="00592A5B">
      <w:pPr>
        <w:numPr>
          <w:ilvl w:val="0"/>
          <w:numId w:val="64"/>
        </w:numPr>
        <w:spacing w:line="480" w:lineRule="auto"/>
        <w:contextualSpacing/>
        <w:jc w:val="left"/>
        <w:rPr>
          <w:ins w:id="23336" w:author="UTENTE" w:date="2020-06-30T19:16:00Z"/>
          <w:rFonts w:ascii="Calibri" w:eastAsia="Calibri" w:hAnsi="Calibri" w:cs="Times New Roman"/>
          <w:lang w:val="en-US"/>
        </w:rPr>
      </w:pPr>
      <w:ins w:id="23337" w:author="UTENTE" w:date="2020-06-30T19:16:00Z">
        <w:r w:rsidRPr="00592A5B">
          <w:rPr>
            <w:rFonts w:ascii="Calibri" w:eastAsia="Calibri" w:hAnsi="Calibri" w:cs="Times New Roman"/>
            <w:lang w:val="en-US"/>
          </w:rPr>
          <w:lastRenderedPageBreak/>
          <w:t>old "You’ve chosen Dominic’s route!"</w:t>
        </w:r>
      </w:ins>
    </w:p>
    <w:p w14:paraId="738B8F90" w14:textId="77777777" w:rsidR="00592A5B" w:rsidRPr="00592A5B" w:rsidRDefault="00592A5B" w:rsidP="00592A5B">
      <w:pPr>
        <w:spacing w:line="480" w:lineRule="auto"/>
        <w:jc w:val="left"/>
        <w:rPr>
          <w:ins w:id="23338" w:author="UTENTE" w:date="2020-06-30T19:16:00Z"/>
          <w:rFonts w:ascii="Calibri" w:eastAsia="Calibri" w:hAnsi="Calibri" w:cs="Times New Roman"/>
          <w:lang w:val="en-US"/>
        </w:rPr>
      </w:pPr>
    </w:p>
    <w:p w14:paraId="4C0F8438" w14:textId="77777777" w:rsidR="00592A5B" w:rsidRPr="00592A5B" w:rsidRDefault="00592A5B" w:rsidP="00592A5B">
      <w:pPr>
        <w:numPr>
          <w:ilvl w:val="0"/>
          <w:numId w:val="64"/>
        </w:numPr>
        <w:spacing w:line="480" w:lineRule="auto"/>
        <w:contextualSpacing/>
        <w:jc w:val="left"/>
        <w:rPr>
          <w:ins w:id="23339" w:author="UTENTE" w:date="2020-06-30T19:16:00Z"/>
          <w:rFonts w:ascii="Calibri" w:eastAsia="Calibri" w:hAnsi="Calibri" w:cs="Times New Roman"/>
          <w:lang w:val="en-US"/>
        </w:rPr>
      </w:pPr>
      <w:ins w:id="23340" w:author="UTENTE" w:date="2020-06-30T19:16:00Z">
        <w:r w:rsidRPr="00592A5B">
          <w:rPr>
            <w:rFonts w:ascii="Calibri" w:eastAsia="Calibri" w:hAnsi="Calibri" w:cs="Times New Roman"/>
            <w:lang w:val="en-US"/>
          </w:rPr>
          <w:t>old "To keep playing, you can buy only his route"</w:t>
        </w:r>
      </w:ins>
    </w:p>
    <w:p w14:paraId="0A502A65" w14:textId="77777777" w:rsidR="00592A5B" w:rsidRPr="00592A5B" w:rsidRDefault="00592A5B" w:rsidP="00592A5B">
      <w:pPr>
        <w:spacing w:line="480" w:lineRule="auto"/>
        <w:jc w:val="left"/>
        <w:rPr>
          <w:ins w:id="23341" w:author="UTENTE" w:date="2020-06-30T19:16:00Z"/>
          <w:rFonts w:ascii="Calibri" w:eastAsia="Calibri" w:hAnsi="Calibri" w:cs="Times New Roman"/>
          <w:lang w:val="en-US"/>
        </w:rPr>
      </w:pPr>
    </w:p>
    <w:p w14:paraId="40771432" w14:textId="77777777" w:rsidR="00592A5B" w:rsidRPr="00592A5B" w:rsidRDefault="00592A5B" w:rsidP="00592A5B">
      <w:pPr>
        <w:numPr>
          <w:ilvl w:val="0"/>
          <w:numId w:val="64"/>
        </w:numPr>
        <w:spacing w:line="480" w:lineRule="auto"/>
        <w:contextualSpacing/>
        <w:jc w:val="left"/>
        <w:rPr>
          <w:ins w:id="23342" w:author="UTENTE" w:date="2020-06-30T19:16:00Z"/>
          <w:rFonts w:ascii="Calibri" w:eastAsia="Calibri" w:hAnsi="Calibri" w:cs="Times New Roman"/>
          <w:lang w:val="en-US"/>
        </w:rPr>
      </w:pPr>
      <w:ins w:id="23343" w:author="UTENTE" w:date="2020-06-30T19:16:00Z">
        <w:r w:rsidRPr="00592A5B">
          <w:rPr>
            <w:rFonts w:ascii="Calibri" w:eastAsia="Calibri" w:hAnsi="Calibri" w:cs="Times New Roman"/>
            <w:lang w:val="en-US"/>
          </w:rPr>
          <w:t>old "or purchase all 3 routes (16% discount)!"</w:t>
        </w:r>
      </w:ins>
    </w:p>
    <w:p w14:paraId="334EA226" w14:textId="77777777" w:rsidR="00592A5B" w:rsidRPr="00592A5B" w:rsidRDefault="00592A5B" w:rsidP="00592A5B">
      <w:pPr>
        <w:spacing w:line="480" w:lineRule="auto"/>
        <w:jc w:val="left"/>
        <w:rPr>
          <w:ins w:id="23344" w:author="UTENTE" w:date="2020-06-30T19:16:00Z"/>
          <w:rFonts w:ascii="Calibri" w:eastAsia="Calibri" w:hAnsi="Calibri" w:cs="Times New Roman"/>
          <w:lang w:val="en-US"/>
        </w:rPr>
      </w:pPr>
    </w:p>
    <w:p w14:paraId="6AAF596E" w14:textId="77777777" w:rsidR="00592A5B" w:rsidRPr="00592A5B" w:rsidRDefault="00592A5B" w:rsidP="00592A5B">
      <w:pPr>
        <w:numPr>
          <w:ilvl w:val="0"/>
          <w:numId w:val="64"/>
        </w:numPr>
        <w:tabs>
          <w:tab w:val="left" w:pos="8547"/>
        </w:tabs>
        <w:spacing w:line="480" w:lineRule="auto"/>
        <w:contextualSpacing/>
        <w:jc w:val="left"/>
        <w:rPr>
          <w:ins w:id="23345" w:author="UTENTE" w:date="2020-06-30T19:16:00Z"/>
          <w:rFonts w:ascii="Calibri" w:eastAsia="Calibri" w:hAnsi="Calibri" w:cs="Times New Roman"/>
          <w:lang w:val="en-US"/>
        </w:rPr>
      </w:pPr>
      <w:ins w:id="23346" w:author="UTENTE" w:date="2020-06-30T19:16:00Z">
        <w:r w:rsidRPr="00592A5B">
          <w:rPr>
            <w:rFonts w:ascii="Calibri" w:eastAsia="Calibri" w:hAnsi="Calibri" w:cs="Times New Roman"/>
            <w:lang w:val="en-US"/>
          </w:rPr>
          <w:t>old "Buy Dominic's route ($1.99)"</w:t>
        </w:r>
        <w:r w:rsidRPr="00592A5B">
          <w:rPr>
            <w:rFonts w:ascii="Calibri" w:eastAsia="Calibri" w:hAnsi="Calibri" w:cs="Times New Roman"/>
            <w:lang w:val="en-US"/>
          </w:rPr>
          <w:tab/>
        </w:r>
      </w:ins>
    </w:p>
    <w:p w14:paraId="6406B1B1" w14:textId="77777777" w:rsidR="00592A5B" w:rsidRPr="00592A5B" w:rsidRDefault="00592A5B" w:rsidP="00592A5B">
      <w:pPr>
        <w:tabs>
          <w:tab w:val="left" w:pos="4027"/>
        </w:tabs>
        <w:spacing w:line="480" w:lineRule="auto"/>
        <w:ind w:left="4032"/>
        <w:jc w:val="left"/>
        <w:rPr>
          <w:ins w:id="23347" w:author="UTENTE" w:date="2020-06-30T19:16:00Z"/>
          <w:rFonts w:ascii="Calibri" w:eastAsia="Calibri" w:hAnsi="Calibri" w:cs="Times New Roman"/>
          <w:lang w:val="en-US"/>
        </w:rPr>
      </w:pPr>
    </w:p>
    <w:p w14:paraId="6FDBC03E" w14:textId="77777777" w:rsidR="00592A5B" w:rsidRPr="00592A5B" w:rsidRDefault="00592A5B" w:rsidP="00592A5B">
      <w:pPr>
        <w:numPr>
          <w:ilvl w:val="0"/>
          <w:numId w:val="64"/>
        </w:numPr>
        <w:spacing w:line="480" w:lineRule="auto"/>
        <w:contextualSpacing/>
        <w:jc w:val="left"/>
        <w:rPr>
          <w:ins w:id="23348" w:author="UTENTE" w:date="2020-06-30T19:16:00Z"/>
          <w:rFonts w:ascii="Calibri" w:eastAsia="Calibri" w:hAnsi="Calibri" w:cs="Times New Roman"/>
          <w:lang w:val="en-US"/>
        </w:rPr>
      </w:pPr>
      <w:ins w:id="23349" w:author="UTENTE" w:date="2020-06-30T19:16:00Z">
        <w:r w:rsidRPr="00592A5B">
          <w:rPr>
            <w:rFonts w:ascii="Calibri" w:eastAsia="Calibri" w:hAnsi="Calibri" w:cs="Times New Roman"/>
            <w:lang w:val="en-US"/>
          </w:rPr>
          <w:t>old "Buy all 3 routes ($4.99)"</w:t>
        </w:r>
      </w:ins>
    </w:p>
    <w:p w14:paraId="5C6B0EC5" w14:textId="77777777" w:rsidR="00592A5B" w:rsidRPr="00592A5B" w:rsidRDefault="00592A5B" w:rsidP="00592A5B">
      <w:pPr>
        <w:spacing w:line="480" w:lineRule="auto"/>
        <w:jc w:val="left"/>
        <w:rPr>
          <w:ins w:id="23350" w:author="UTENTE" w:date="2020-06-30T19:16:00Z"/>
          <w:rFonts w:ascii="Calibri" w:eastAsia="Calibri" w:hAnsi="Calibri" w:cs="Times New Roman"/>
          <w:lang w:val="en-US"/>
        </w:rPr>
      </w:pPr>
    </w:p>
    <w:p w14:paraId="12228C56" w14:textId="77777777" w:rsidR="00592A5B" w:rsidRPr="00592A5B" w:rsidRDefault="00592A5B" w:rsidP="00592A5B">
      <w:pPr>
        <w:numPr>
          <w:ilvl w:val="0"/>
          <w:numId w:val="64"/>
        </w:numPr>
        <w:spacing w:line="480" w:lineRule="auto"/>
        <w:contextualSpacing/>
        <w:jc w:val="left"/>
        <w:rPr>
          <w:ins w:id="23351" w:author="UTENTE" w:date="2020-06-30T19:16:00Z"/>
          <w:rFonts w:ascii="Calibri" w:eastAsia="Calibri" w:hAnsi="Calibri" w:cs="Times New Roman"/>
          <w:lang w:val="en-US"/>
        </w:rPr>
      </w:pPr>
      <w:ins w:id="23352" w:author="UTENTE" w:date="2020-06-30T19:16:00Z">
        <w:r w:rsidRPr="00592A5B">
          <w:rPr>
            <w:rFonts w:ascii="Calibri" w:eastAsia="Calibri" w:hAnsi="Calibri" w:cs="Times New Roman"/>
            <w:lang w:val="en-US"/>
          </w:rPr>
          <w:t>old "No thanks"</w:t>
        </w:r>
      </w:ins>
    </w:p>
    <w:p w14:paraId="526E80E1" w14:textId="77777777" w:rsidR="00592A5B" w:rsidRPr="00592A5B" w:rsidRDefault="00592A5B" w:rsidP="00592A5B">
      <w:pPr>
        <w:spacing w:line="480" w:lineRule="auto"/>
        <w:jc w:val="left"/>
        <w:rPr>
          <w:ins w:id="23353" w:author="UTENTE" w:date="2020-06-30T19:16:00Z"/>
          <w:rFonts w:ascii="Calibri" w:eastAsia="Calibri" w:hAnsi="Calibri" w:cs="Times New Roman"/>
          <w:lang w:val="en-US"/>
        </w:rPr>
      </w:pPr>
    </w:p>
    <w:p w14:paraId="74531612" w14:textId="77777777" w:rsidR="00592A5B" w:rsidRPr="00592A5B" w:rsidRDefault="00592A5B" w:rsidP="00592A5B">
      <w:pPr>
        <w:numPr>
          <w:ilvl w:val="0"/>
          <w:numId w:val="64"/>
        </w:numPr>
        <w:spacing w:line="480" w:lineRule="auto"/>
        <w:contextualSpacing/>
        <w:jc w:val="left"/>
        <w:rPr>
          <w:ins w:id="23354" w:author="UTENTE" w:date="2020-06-30T19:16:00Z"/>
          <w:rFonts w:ascii="Calibri" w:eastAsia="Calibri" w:hAnsi="Calibri" w:cs="Times New Roman"/>
          <w:lang w:val="en-US"/>
        </w:rPr>
      </w:pPr>
      <w:ins w:id="23355" w:author="UTENTE" w:date="2020-06-30T19:16:00Z">
        <w:r w:rsidRPr="00592A5B">
          <w:rPr>
            <w:rFonts w:ascii="Calibri" w:eastAsia="Calibri" w:hAnsi="Calibri" w:cs="Times New Roman"/>
            <w:lang w:val="en-US"/>
          </w:rPr>
          <w:t>old "You’ve chosen Rex's route!"</w:t>
        </w:r>
      </w:ins>
    </w:p>
    <w:p w14:paraId="3282A4AE" w14:textId="77777777" w:rsidR="00592A5B" w:rsidRPr="00592A5B" w:rsidRDefault="00592A5B" w:rsidP="00592A5B">
      <w:pPr>
        <w:spacing w:line="480" w:lineRule="auto"/>
        <w:jc w:val="left"/>
        <w:rPr>
          <w:ins w:id="23356" w:author="UTENTE" w:date="2020-06-30T19:16:00Z"/>
          <w:rFonts w:ascii="Calibri" w:eastAsia="Calibri" w:hAnsi="Calibri" w:cs="Times New Roman"/>
          <w:lang w:val="en-US"/>
        </w:rPr>
      </w:pPr>
    </w:p>
    <w:p w14:paraId="58F46FAA" w14:textId="77777777" w:rsidR="00592A5B" w:rsidRPr="00592A5B" w:rsidRDefault="00592A5B" w:rsidP="00592A5B">
      <w:pPr>
        <w:numPr>
          <w:ilvl w:val="0"/>
          <w:numId w:val="64"/>
        </w:numPr>
        <w:spacing w:line="480" w:lineRule="auto"/>
        <w:contextualSpacing/>
        <w:jc w:val="left"/>
        <w:rPr>
          <w:ins w:id="23357" w:author="UTENTE" w:date="2020-06-30T19:16:00Z"/>
          <w:rFonts w:ascii="Calibri" w:eastAsia="Calibri" w:hAnsi="Calibri" w:cs="Times New Roman"/>
          <w:lang w:val="en-US"/>
        </w:rPr>
      </w:pPr>
      <w:ins w:id="23358" w:author="UTENTE" w:date="2020-06-30T19:16:00Z">
        <w:r w:rsidRPr="00592A5B">
          <w:rPr>
            <w:rFonts w:ascii="Calibri" w:eastAsia="Calibri" w:hAnsi="Calibri" w:cs="Times New Roman"/>
            <w:lang w:val="en-US"/>
          </w:rPr>
          <w:t>old "Buy Rex's route ($1.99)"</w:t>
        </w:r>
      </w:ins>
    </w:p>
    <w:p w14:paraId="346CBF66" w14:textId="77777777" w:rsidR="00592A5B" w:rsidRPr="00592A5B" w:rsidRDefault="00592A5B" w:rsidP="00592A5B">
      <w:pPr>
        <w:spacing w:line="480" w:lineRule="auto"/>
        <w:jc w:val="left"/>
        <w:rPr>
          <w:ins w:id="23359" w:author="UTENTE" w:date="2020-06-30T19:16:00Z"/>
          <w:rFonts w:ascii="Calibri" w:eastAsia="Calibri" w:hAnsi="Calibri" w:cs="Times New Roman"/>
          <w:lang w:val="en-US"/>
        </w:rPr>
      </w:pPr>
    </w:p>
    <w:p w14:paraId="4AF78272" w14:textId="77777777" w:rsidR="00592A5B" w:rsidRPr="00592A5B" w:rsidRDefault="00592A5B" w:rsidP="00592A5B">
      <w:pPr>
        <w:numPr>
          <w:ilvl w:val="0"/>
          <w:numId w:val="64"/>
        </w:numPr>
        <w:spacing w:line="480" w:lineRule="auto"/>
        <w:contextualSpacing/>
        <w:jc w:val="left"/>
        <w:rPr>
          <w:ins w:id="23360" w:author="UTENTE" w:date="2020-06-30T19:16:00Z"/>
          <w:rFonts w:ascii="Calibri" w:eastAsia="Calibri" w:hAnsi="Calibri" w:cs="Times New Roman"/>
          <w:lang w:val="en-US"/>
        </w:rPr>
      </w:pPr>
      <w:ins w:id="23361" w:author="UTENTE" w:date="2020-06-30T19:16:00Z">
        <w:r w:rsidRPr="00592A5B">
          <w:rPr>
            <w:rFonts w:ascii="Calibri" w:eastAsia="Calibri" w:hAnsi="Calibri" w:cs="Times New Roman"/>
            <w:lang w:val="en-US"/>
          </w:rPr>
          <w:t>old "You’ve chosen Isaac's route!"</w:t>
        </w:r>
      </w:ins>
    </w:p>
    <w:p w14:paraId="145439D1" w14:textId="77777777" w:rsidR="00592A5B" w:rsidRPr="00592A5B" w:rsidRDefault="00592A5B" w:rsidP="00592A5B">
      <w:pPr>
        <w:spacing w:line="480" w:lineRule="auto"/>
        <w:jc w:val="left"/>
        <w:rPr>
          <w:ins w:id="23362" w:author="UTENTE" w:date="2020-06-30T19:16:00Z"/>
          <w:rFonts w:ascii="Calibri" w:eastAsia="Calibri" w:hAnsi="Calibri" w:cs="Times New Roman"/>
          <w:lang w:val="en-US"/>
        </w:rPr>
      </w:pPr>
    </w:p>
    <w:p w14:paraId="7E3AB7B3" w14:textId="77777777" w:rsidR="00592A5B" w:rsidRPr="00592A5B" w:rsidRDefault="00592A5B" w:rsidP="00592A5B">
      <w:pPr>
        <w:numPr>
          <w:ilvl w:val="0"/>
          <w:numId w:val="64"/>
        </w:numPr>
        <w:spacing w:line="480" w:lineRule="auto"/>
        <w:contextualSpacing/>
        <w:jc w:val="left"/>
        <w:rPr>
          <w:ins w:id="23363" w:author="UTENTE" w:date="2020-06-30T19:16:00Z"/>
          <w:rFonts w:ascii="Calibri" w:eastAsia="Calibri" w:hAnsi="Calibri" w:cs="Times New Roman"/>
          <w:lang w:val="en-US"/>
        </w:rPr>
      </w:pPr>
      <w:ins w:id="23364" w:author="UTENTE" w:date="2020-06-30T19:16:00Z">
        <w:r w:rsidRPr="00592A5B">
          <w:rPr>
            <w:rFonts w:ascii="Calibri" w:eastAsia="Calibri" w:hAnsi="Calibri" w:cs="Times New Roman"/>
            <w:lang w:val="en-US"/>
          </w:rPr>
          <w:t>old "To play his story, you can buy only his route"</w:t>
        </w:r>
      </w:ins>
    </w:p>
    <w:p w14:paraId="2DA657BF" w14:textId="77777777" w:rsidR="00592A5B" w:rsidRPr="00592A5B" w:rsidRDefault="00592A5B" w:rsidP="00592A5B">
      <w:pPr>
        <w:spacing w:line="480" w:lineRule="auto"/>
        <w:jc w:val="left"/>
        <w:rPr>
          <w:ins w:id="23365" w:author="UTENTE" w:date="2020-06-30T19:16:00Z"/>
          <w:rFonts w:ascii="Calibri" w:eastAsia="Calibri" w:hAnsi="Calibri" w:cs="Times New Roman"/>
          <w:lang w:val="en-US"/>
        </w:rPr>
      </w:pPr>
    </w:p>
    <w:p w14:paraId="61810ED4" w14:textId="77777777" w:rsidR="00592A5B" w:rsidRPr="00592A5B" w:rsidRDefault="00592A5B" w:rsidP="00592A5B">
      <w:pPr>
        <w:numPr>
          <w:ilvl w:val="0"/>
          <w:numId w:val="64"/>
        </w:numPr>
        <w:spacing w:line="480" w:lineRule="auto"/>
        <w:contextualSpacing/>
        <w:jc w:val="left"/>
        <w:rPr>
          <w:ins w:id="23366" w:author="UTENTE" w:date="2020-06-30T19:16:00Z"/>
          <w:rFonts w:ascii="Calibri" w:eastAsia="Calibri" w:hAnsi="Calibri" w:cs="Times New Roman"/>
          <w:lang w:val="en-US"/>
        </w:rPr>
      </w:pPr>
      <w:ins w:id="23367" w:author="UTENTE" w:date="2020-06-30T19:16:00Z">
        <w:r w:rsidRPr="00592A5B">
          <w:rPr>
            <w:rFonts w:ascii="Calibri" w:eastAsia="Calibri" w:hAnsi="Calibri" w:cs="Times New Roman"/>
            <w:lang w:val="en-US"/>
          </w:rPr>
          <w:t>old "Buy Isaac's route ($1.99)"</w:t>
        </w:r>
      </w:ins>
    </w:p>
    <w:p w14:paraId="2F22D00E" w14:textId="77777777" w:rsidR="00592A5B" w:rsidRPr="00592A5B" w:rsidRDefault="00592A5B" w:rsidP="00592A5B">
      <w:pPr>
        <w:spacing w:line="480" w:lineRule="auto"/>
        <w:jc w:val="left"/>
        <w:rPr>
          <w:ins w:id="23368" w:author="UTENTE" w:date="2020-06-30T19:16:00Z"/>
          <w:rFonts w:ascii="Calibri" w:eastAsia="Calibri" w:hAnsi="Calibri" w:cs="Times New Roman"/>
          <w:lang w:val="en-US"/>
        </w:rPr>
      </w:pPr>
    </w:p>
    <w:p w14:paraId="65947848" w14:textId="77777777" w:rsidR="00592A5B" w:rsidRPr="00592A5B" w:rsidRDefault="00592A5B" w:rsidP="00592A5B">
      <w:pPr>
        <w:numPr>
          <w:ilvl w:val="0"/>
          <w:numId w:val="64"/>
        </w:numPr>
        <w:spacing w:line="480" w:lineRule="auto"/>
        <w:contextualSpacing/>
        <w:jc w:val="left"/>
        <w:rPr>
          <w:ins w:id="23369" w:author="UTENTE" w:date="2020-06-30T19:16:00Z"/>
          <w:rFonts w:ascii="Calibri" w:eastAsia="Calibri" w:hAnsi="Calibri" w:cs="Times New Roman"/>
          <w:lang w:val="en-US"/>
        </w:rPr>
      </w:pPr>
      <w:ins w:id="23370" w:author="UTENTE" w:date="2020-06-30T19:16:00Z">
        <w:r w:rsidRPr="00592A5B">
          <w:rPr>
            <w:rFonts w:ascii="Calibri" w:eastAsia="Calibri" w:hAnsi="Calibri" w:cs="Times New Roman"/>
            <w:lang w:val="en-US"/>
          </w:rPr>
          <w:t>old "If you want to read the full story of Red Embrace,"</w:t>
        </w:r>
      </w:ins>
    </w:p>
    <w:p w14:paraId="0BD76223" w14:textId="77777777" w:rsidR="00592A5B" w:rsidRPr="00592A5B" w:rsidRDefault="00592A5B" w:rsidP="00592A5B">
      <w:pPr>
        <w:spacing w:line="480" w:lineRule="auto"/>
        <w:jc w:val="left"/>
        <w:rPr>
          <w:ins w:id="23371" w:author="UTENTE" w:date="2020-06-30T19:16:00Z"/>
          <w:rFonts w:ascii="Calibri" w:eastAsia="Calibri" w:hAnsi="Calibri" w:cs="Times New Roman"/>
          <w:lang w:val="en-US"/>
        </w:rPr>
      </w:pPr>
    </w:p>
    <w:p w14:paraId="60DC957B" w14:textId="77777777" w:rsidR="00592A5B" w:rsidRPr="00592A5B" w:rsidRDefault="00592A5B" w:rsidP="00592A5B">
      <w:pPr>
        <w:numPr>
          <w:ilvl w:val="0"/>
          <w:numId w:val="64"/>
        </w:numPr>
        <w:spacing w:line="480" w:lineRule="auto"/>
        <w:contextualSpacing/>
        <w:jc w:val="left"/>
        <w:rPr>
          <w:ins w:id="23372" w:author="UTENTE" w:date="2020-06-30T19:16:00Z"/>
          <w:rFonts w:ascii="Calibri" w:eastAsia="Calibri" w:hAnsi="Calibri" w:cs="Times New Roman"/>
          <w:lang w:val="en-US"/>
        </w:rPr>
      </w:pPr>
      <w:ins w:id="23373" w:author="UTENTE" w:date="2020-06-30T19:16:00Z">
        <w:r w:rsidRPr="00592A5B">
          <w:rPr>
            <w:rFonts w:ascii="Calibri" w:eastAsia="Calibri" w:hAnsi="Calibri" w:cs="Times New Roman"/>
            <w:lang w:val="en-US"/>
          </w:rPr>
          <w:t>old "you can purchase all 3 routes at once (16% discount)!"</w:t>
        </w:r>
        <w:r w:rsidRPr="00592A5B">
          <w:rPr>
            <w:rFonts w:ascii="Calibri" w:eastAsia="Calibri" w:hAnsi="Calibri" w:cs="Times New Roman"/>
            <w:lang w:val="en-US"/>
          </w:rPr>
          <w:br w:type="page"/>
        </w:r>
      </w:ins>
    </w:p>
    <w:p w14:paraId="095F7571" w14:textId="77777777" w:rsidR="00592A5B" w:rsidRPr="00592A5B" w:rsidRDefault="00592A5B" w:rsidP="00592A5B">
      <w:pPr>
        <w:numPr>
          <w:ilvl w:val="0"/>
          <w:numId w:val="65"/>
        </w:numPr>
        <w:spacing w:line="480" w:lineRule="auto"/>
        <w:contextualSpacing/>
        <w:jc w:val="left"/>
        <w:rPr>
          <w:ins w:id="23374" w:author="UTENTE" w:date="2020-06-30T19:16:00Z"/>
          <w:rFonts w:ascii="Calibri" w:eastAsia="Calibri" w:hAnsi="Calibri" w:cs="Times New Roman"/>
        </w:rPr>
      </w:pPr>
      <w:ins w:id="23375" w:author="UTENTE" w:date="2020-06-30T19:16:00Z">
        <w:r w:rsidRPr="00592A5B">
          <w:rPr>
            <w:rFonts w:ascii="Calibri" w:eastAsia="Calibri" w:hAnsi="Calibri" w:cs="Times New Roman"/>
          </w:rPr>
          <w:lastRenderedPageBreak/>
          <w:t>new "Hai scelto il percorso di Dominic!"</w:t>
        </w:r>
      </w:ins>
    </w:p>
    <w:p w14:paraId="2E2916CA" w14:textId="77777777" w:rsidR="00592A5B" w:rsidRPr="00592A5B" w:rsidRDefault="00592A5B" w:rsidP="00592A5B">
      <w:pPr>
        <w:spacing w:line="480" w:lineRule="auto"/>
        <w:jc w:val="left"/>
        <w:rPr>
          <w:ins w:id="23376" w:author="UTENTE" w:date="2020-06-30T19:16:00Z"/>
          <w:rFonts w:ascii="Calibri" w:eastAsia="Calibri" w:hAnsi="Calibri" w:cs="Times New Roman"/>
        </w:rPr>
      </w:pPr>
    </w:p>
    <w:p w14:paraId="795C19B2" w14:textId="77777777" w:rsidR="00592A5B" w:rsidRPr="00592A5B" w:rsidRDefault="00592A5B" w:rsidP="00592A5B">
      <w:pPr>
        <w:numPr>
          <w:ilvl w:val="0"/>
          <w:numId w:val="65"/>
        </w:numPr>
        <w:spacing w:line="480" w:lineRule="auto"/>
        <w:contextualSpacing/>
        <w:jc w:val="left"/>
        <w:rPr>
          <w:ins w:id="23377" w:author="UTENTE" w:date="2020-06-30T19:16:00Z"/>
          <w:rFonts w:ascii="Calibri" w:eastAsia="Calibri" w:hAnsi="Calibri" w:cs="Times New Roman"/>
        </w:rPr>
      </w:pPr>
      <w:ins w:id="23378" w:author="UTENTE" w:date="2020-06-30T19:16:00Z">
        <w:r w:rsidRPr="00592A5B">
          <w:rPr>
            <w:rFonts w:ascii="Calibri" w:eastAsia="Calibri" w:hAnsi="Calibri" w:cs="Times New Roman"/>
          </w:rPr>
          <w:t>new "Per continuare a giocare, puoi solo comprare questo percorso"</w:t>
        </w:r>
      </w:ins>
    </w:p>
    <w:p w14:paraId="5D52CB75" w14:textId="77777777" w:rsidR="00592A5B" w:rsidRPr="00592A5B" w:rsidRDefault="00592A5B" w:rsidP="00592A5B">
      <w:pPr>
        <w:spacing w:line="480" w:lineRule="auto"/>
        <w:jc w:val="left"/>
        <w:rPr>
          <w:ins w:id="23379" w:author="UTENTE" w:date="2020-06-30T19:16:00Z"/>
          <w:rFonts w:ascii="Calibri" w:eastAsia="Calibri" w:hAnsi="Calibri" w:cs="Times New Roman"/>
        </w:rPr>
      </w:pPr>
    </w:p>
    <w:p w14:paraId="4C5422D7" w14:textId="77777777" w:rsidR="00592A5B" w:rsidRPr="00592A5B" w:rsidRDefault="00592A5B" w:rsidP="00592A5B">
      <w:pPr>
        <w:numPr>
          <w:ilvl w:val="0"/>
          <w:numId w:val="65"/>
        </w:numPr>
        <w:spacing w:line="480" w:lineRule="auto"/>
        <w:contextualSpacing/>
        <w:jc w:val="left"/>
        <w:rPr>
          <w:ins w:id="23380" w:author="UTENTE" w:date="2020-06-30T19:16:00Z"/>
          <w:rFonts w:ascii="Calibri" w:eastAsia="Calibri" w:hAnsi="Calibri" w:cs="Times New Roman"/>
        </w:rPr>
      </w:pPr>
      <w:ins w:id="23381" w:author="UTENTE" w:date="2020-06-30T19:16:00Z">
        <w:r w:rsidRPr="00592A5B">
          <w:rPr>
            <w:rFonts w:ascii="Calibri" w:eastAsia="Calibri" w:hAnsi="Calibri" w:cs="Times New Roman"/>
          </w:rPr>
          <w:t>new "o puoi comprarli tutti e 3 (16% di sconto)!"</w:t>
        </w:r>
      </w:ins>
    </w:p>
    <w:p w14:paraId="52C97C0E" w14:textId="77777777" w:rsidR="00592A5B" w:rsidRPr="00592A5B" w:rsidRDefault="00592A5B" w:rsidP="00592A5B">
      <w:pPr>
        <w:spacing w:line="480" w:lineRule="auto"/>
        <w:jc w:val="left"/>
        <w:rPr>
          <w:ins w:id="23382" w:author="UTENTE" w:date="2020-06-30T19:16:00Z"/>
          <w:rFonts w:ascii="Calibri" w:eastAsia="Calibri" w:hAnsi="Calibri" w:cs="Times New Roman"/>
        </w:rPr>
      </w:pPr>
    </w:p>
    <w:p w14:paraId="16A8F8C9" w14:textId="77777777" w:rsidR="00592A5B" w:rsidRPr="00592A5B" w:rsidRDefault="00592A5B" w:rsidP="00592A5B">
      <w:pPr>
        <w:numPr>
          <w:ilvl w:val="0"/>
          <w:numId w:val="65"/>
        </w:numPr>
        <w:spacing w:line="480" w:lineRule="auto"/>
        <w:contextualSpacing/>
        <w:jc w:val="left"/>
        <w:rPr>
          <w:ins w:id="23383" w:author="UTENTE" w:date="2020-06-30T19:16:00Z"/>
          <w:rFonts w:ascii="Calibri" w:eastAsia="Calibri" w:hAnsi="Calibri" w:cs="Times New Roman"/>
        </w:rPr>
      </w:pPr>
      <w:ins w:id="23384" w:author="UTENTE" w:date="2020-06-30T19:16:00Z">
        <w:r w:rsidRPr="00592A5B">
          <w:rPr>
            <w:rFonts w:ascii="Calibri" w:eastAsia="Calibri" w:hAnsi="Calibri" w:cs="Times New Roman"/>
          </w:rPr>
          <w:t>new "Compra il percorso di Dominic (1,99€)"</w:t>
        </w:r>
      </w:ins>
    </w:p>
    <w:p w14:paraId="6B5CE65F" w14:textId="77777777" w:rsidR="00592A5B" w:rsidRPr="00592A5B" w:rsidRDefault="00592A5B" w:rsidP="00592A5B">
      <w:pPr>
        <w:spacing w:line="480" w:lineRule="auto"/>
        <w:jc w:val="left"/>
        <w:rPr>
          <w:ins w:id="23385" w:author="UTENTE" w:date="2020-06-30T19:16:00Z"/>
          <w:rFonts w:ascii="Calibri" w:eastAsia="Calibri" w:hAnsi="Calibri" w:cs="Times New Roman"/>
        </w:rPr>
      </w:pPr>
    </w:p>
    <w:p w14:paraId="65FEC2EB" w14:textId="77777777" w:rsidR="00592A5B" w:rsidRPr="00592A5B" w:rsidRDefault="00592A5B" w:rsidP="00592A5B">
      <w:pPr>
        <w:numPr>
          <w:ilvl w:val="0"/>
          <w:numId w:val="65"/>
        </w:numPr>
        <w:spacing w:line="480" w:lineRule="auto"/>
        <w:contextualSpacing/>
        <w:jc w:val="left"/>
        <w:rPr>
          <w:ins w:id="23386" w:author="UTENTE" w:date="2020-06-30T19:16:00Z"/>
          <w:rFonts w:ascii="Calibri" w:eastAsia="Calibri" w:hAnsi="Calibri" w:cs="Times New Roman"/>
        </w:rPr>
      </w:pPr>
      <w:ins w:id="23387" w:author="UTENTE" w:date="2020-06-30T19:16:00Z">
        <w:r w:rsidRPr="00592A5B">
          <w:rPr>
            <w:rFonts w:ascii="Calibri" w:eastAsia="Calibri" w:hAnsi="Calibri" w:cs="Times New Roman"/>
          </w:rPr>
          <w:t>new "Compra tutti i 3 percorsi (4,99€)"</w:t>
        </w:r>
      </w:ins>
    </w:p>
    <w:p w14:paraId="7988ADAD" w14:textId="77777777" w:rsidR="00592A5B" w:rsidRPr="00592A5B" w:rsidRDefault="00592A5B" w:rsidP="00592A5B">
      <w:pPr>
        <w:spacing w:line="480" w:lineRule="auto"/>
        <w:jc w:val="left"/>
        <w:rPr>
          <w:ins w:id="23388" w:author="UTENTE" w:date="2020-06-30T19:16:00Z"/>
          <w:rFonts w:ascii="Calibri" w:eastAsia="Calibri" w:hAnsi="Calibri" w:cs="Times New Roman"/>
        </w:rPr>
      </w:pPr>
    </w:p>
    <w:p w14:paraId="0B7BACCD" w14:textId="77777777" w:rsidR="00592A5B" w:rsidRPr="00592A5B" w:rsidRDefault="00592A5B" w:rsidP="00592A5B">
      <w:pPr>
        <w:numPr>
          <w:ilvl w:val="0"/>
          <w:numId w:val="65"/>
        </w:numPr>
        <w:spacing w:line="480" w:lineRule="auto"/>
        <w:contextualSpacing/>
        <w:jc w:val="left"/>
        <w:rPr>
          <w:ins w:id="23389" w:author="UTENTE" w:date="2020-06-30T19:16:00Z"/>
          <w:rFonts w:ascii="Calibri" w:eastAsia="Calibri" w:hAnsi="Calibri" w:cs="Times New Roman"/>
        </w:rPr>
      </w:pPr>
      <w:ins w:id="23390" w:author="UTENTE" w:date="2020-06-30T19:16:00Z">
        <w:r w:rsidRPr="00592A5B">
          <w:rPr>
            <w:rFonts w:ascii="Calibri" w:eastAsia="Calibri" w:hAnsi="Calibri" w:cs="Times New Roman"/>
          </w:rPr>
          <w:t>new "No, grazie"</w:t>
        </w:r>
      </w:ins>
    </w:p>
    <w:p w14:paraId="22A0FE21" w14:textId="77777777" w:rsidR="00592A5B" w:rsidRPr="00592A5B" w:rsidRDefault="00592A5B" w:rsidP="00592A5B">
      <w:pPr>
        <w:spacing w:line="480" w:lineRule="auto"/>
        <w:jc w:val="left"/>
        <w:rPr>
          <w:ins w:id="23391" w:author="UTENTE" w:date="2020-06-30T19:16:00Z"/>
          <w:rFonts w:ascii="Calibri" w:eastAsia="Calibri" w:hAnsi="Calibri" w:cs="Times New Roman"/>
        </w:rPr>
      </w:pPr>
    </w:p>
    <w:p w14:paraId="154200AC" w14:textId="77777777" w:rsidR="00592A5B" w:rsidRPr="00592A5B" w:rsidRDefault="00592A5B" w:rsidP="00592A5B">
      <w:pPr>
        <w:numPr>
          <w:ilvl w:val="0"/>
          <w:numId w:val="65"/>
        </w:numPr>
        <w:spacing w:line="480" w:lineRule="auto"/>
        <w:contextualSpacing/>
        <w:jc w:val="left"/>
        <w:rPr>
          <w:ins w:id="23392" w:author="UTENTE" w:date="2020-06-30T19:16:00Z"/>
          <w:rFonts w:ascii="Calibri" w:eastAsia="Calibri" w:hAnsi="Calibri" w:cs="Times New Roman"/>
        </w:rPr>
      </w:pPr>
      <w:ins w:id="23393" w:author="UTENTE" w:date="2020-06-30T19:16:00Z">
        <w:r w:rsidRPr="00592A5B">
          <w:rPr>
            <w:rFonts w:ascii="Calibri" w:eastAsia="Calibri" w:hAnsi="Calibri" w:cs="Times New Roman"/>
          </w:rPr>
          <w:t>new "Hai scelto il percorso di Rex!"</w:t>
        </w:r>
      </w:ins>
    </w:p>
    <w:p w14:paraId="2020814E" w14:textId="77777777" w:rsidR="00592A5B" w:rsidRPr="00592A5B" w:rsidRDefault="00592A5B" w:rsidP="00592A5B">
      <w:pPr>
        <w:spacing w:line="480" w:lineRule="auto"/>
        <w:jc w:val="left"/>
        <w:rPr>
          <w:ins w:id="23394" w:author="UTENTE" w:date="2020-06-30T19:16:00Z"/>
          <w:rFonts w:ascii="Calibri" w:eastAsia="Calibri" w:hAnsi="Calibri" w:cs="Times New Roman"/>
        </w:rPr>
      </w:pPr>
    </w:p>
    <w:p w14:paraId="1A0D575E" w14:textId="77777777" w:rsidR="00592A5B" w:rsidRPr="00592A5B" w:rsidRDefault="00592A5B" w:rsidP="00592A5B">
      <w:pPr>
        <w:numPr>
          <w:ilvl w:val="0"/>
          <w:numId w:val="65"/>
        </w:numPr>
        <w:spacing w:line="480" w:lineRule="auto"/>
        <w:contextualSpacing/>
        <w:jc w:val="left"/>
        <w:rPr>
          <w:ins w:id="23395" w:author="UTENTE" w:date="2020-06-30T19:16:00Z"/>
          <w:rFonts w:ascii="Calibri" w:eastAsia="Calibri" w:hAnsi="Calibri" w:cs="Times New Roman"/>
        </w:rPr>
      </w:pPr>
      <w:ins w:id="23396" w:author="UTENTE" w:date="2020-06-30T19:16:00Z">
        <w:r w:rsidRPr="00592A5B">
          <w:rPr>
            <w:rFonts w:ascii="Calibri" w:eastAsia="Calibri" w:hAnsi="Calibri" w:cs="Times New Roman"/>
          </w:rPr>
          <w:t>new "Compra il percorso di Rex (1,99€)"</w:t>
        </w:r>
      </w:ins>
    </w:p>
    <w:p w14:paraId="0CDD7650" w14:textId="77777777" w:rsidR="00592A5B" w:rsidRPr="00592A5B" w:rsidRDefault="00592A5B" w:rsidP="00592A5B">
      <w:pPr>
        <w:spacing w:line="480" w:lineRule="auto"/>
        <w:jc w:val="left"/>
        <w:rPr>
          <w:ins w:id="23397" w:author="UTENTE" w:date="2020-06-30T19:16:00Z"/>
          <w:rFonts w:ascii="Calibri" w:eastAsia="Calibri" w:hAnsi="Calibri" w:cs="Times New Roman"/>
        </w:rPr>
      </w:pPr>
    </w:p>
    <w:p w14:paraId="27108147" w14:textId="77777777" w:rsidR="00592A5B" w:rsidRPr="00592A5B" w:rsidRDefault="00592A5B" w:rsidP="00592A5B">
      <w:pPr>
        <w:numPr>
          <w:ilvl w:val="0"/>
          <w:numId w:val="65"/>
        </w:numPr>
        <w:spacing w:line="480" w:lineRule="auto"/>
        <w:contextualSpacing/>
        <w:jc w:val="left"/>
        <w:rPr>
          <w:ins w:id="23398" w:author="UTENTE" w:date="2020-06-30T19:16:00Z"/>
          <w:rFonts w:ascii="Calibri" w:eastAsia="Calibri" w:hAnsi="Calibri" w:cs="Times New Roman"/>
        </w:rPr>
      </w:pPr>
      <w:ins w:id="23399" w:author="UTENTE" w:date="2020-06-30T19:16:00Z">
        <w:r w:rsidRPr="00592A5B">
          <w:rPr>
            <w:rFonts w:ascii="Calibri" w:eastAsia="Calibri" w:hAnsi="Calibri" w:cs="Times New Roman"/>
          </w:rPr>
          <w:t>new "Hai scelto il percorso di Isaac!"</w:t>
        </w:r>
      </w:ins>
    </w:p>
    <w:p w14:paraId="3F3C4CB2" w14:textId="77777777" w:rsidR="00592A5B" w:rsidRPr="00592A5B" w:rsidRDefault="00592A5B" w:rsidP="00592A5B">
      <w:pPr>
        <w:spacing w:line="480" w:lineRule="auto"/>
        <w:jc w:val="left"/>
        <w:rPr>
          <w:ins w:id="23400" w:author="UTENTE" w:date="2020-06-30T19:16:00Z"/>
          <w:rFonts w:ascii="Calibri" w:eastAsia="Calibri" w:hAnsi="Calibri" w:cs="Times New Roman"/>
        </w:rPr>
      </w:pPr>
    </w:p>
    <w:p w14:paraId="07572295" w14:textId="77777777" w:rsidR="00592A5B" w:rsidRPr="00592A5B" w:rsidRDefault="00592A5B" w:rsidP="00592A5B">
      <w:pPr>
        <w:numPr>
          <w:ilvl w:val="0"/>
          <w:numId w:val="65"/>
        </w:numPr>
        <w:spacing w:line="480" w:lineRule="auto"/>
        <w:contextualSpacing/>
        <w:jc w:val="left"/>
        <w:rPr>
          <w:ins w:id="23401" w:author="UTENTE" w:date="2020-06-30T19:16:00Z"/>
          <w:rFonts w:ascii="Calibri" w:eastAsia="Calibri" w:hAnsi="Calibri" w:cs="Times New Roman"/>
        </w:rPr>
      </w:pPr>
      <w:ins w:id="23402" w:author="UTENTE" w:date="2020-06-30T19:16:00Z">
        <w:r w:rsidRPr="00592A5B">
          <w:rPr>
            <w:rFonts w:ascii="Calibri" w:eastAsia="Calibri" w:hAnsi="Calibri" w:cs="Times New Roman"/>
          </w:rPr>
          <w:t>new "Per giocare la sua storia, puoi solo comprare il suo percorso "</w:t>
        </w:r>
      </w:ins>
    </w:p>
    <w:p w14:paraId="34D66068" w14:textId="77777777" w:rsidR="00592A5B" w:rsidRPr="00592A5B" w:rsidRDefault="00592A5B" w:rsidP="00592A5B">
      <w:pPr>
        <w:spacing w:line="480" w:lineRule="auto"/>
        <w:jc w:val="left"/>
        <w:rPr>
          <w:ins w:id="23403" w:author="UTENTE" w:date="2020-06-30T19:16:00Z"/>
          <w:rFonts w:ascii="Calibri" w:eastAsia="Calibri" w:hAnsi="Calibri" w:cs="Times New Roman"/>
        </w:rPr>
      </w:pPr>
    </w:p>
    <w:p w14:paraId="1F3D4B0D" w14:textId="77777777" w:rsidR="00592A5B" w:rsidRPr="00592A5B" w:rsidRDefault="00592A5B" w:rsidP="00592A5B">
      <w:pPr>
        <w:numPr>
          <w:ilvl w:val="0"/>
          <w:numId w:val="65"/>
        </w:numPr>
        <w:spacing w:line="480" w:lineRule="auto"/>
        <w:contextualSpacing/>
        <w:jc w:val="left"/>
        <w:rPr>
          <w:ins w:id="23404" w:author="UTENTE" w:date="2020-06-30T19:16:00Z"/>
          <w:rFonts w:ascii="Calibri" w:eastAsia="Calibri" w:hAnsi="Calibri" w:cs="Times New Roman"/>
        </w:rPr>
      </w:pPr>
      <w:ins w:id="23405" w:author="UTENTE" w:date="2020-06-30T19:16:00Z">
        <w:r w:rsidRPr="00592A5B">
          <w:rPr>
            <w:rFonts w:ascii="Calibri" w:eastAsia="Calibri" w:hAnsi="Calibri" w:cs="Times New Roman"/>
          </w:rPr>
          <w:t>new "Compra il percorso di Isaac (1,99€)"</w:t>
        </w:r>
      </w:ins>
    </w:p>
    <w:p w14:paraId="0D750053" w14:textId="77777777" w:rsidR="00592A5B" w:rsidRPr="00592A5B" w:rsidRDefault="00592A5B" w:rsidP="00592A5B">
      <w:pPr>
        <w:spacing w:line="480" w:lineRule="auto"/>
        <w:jc w:val="left"/>
        <w:rPr>
          <w:ins w:id="23406" w:author="UTENTE" w:date="2020-06-30T19:16:00Z"/>
          <w:rFonts w:ascii="Calibri" w:eastAsia="Calibri" w:hAnsi="Calibri" w:cs="Times New Roman"/>
        </w:rPr>
      </w:pPr>
    </w:p>
    <w:p w14:paraId="5C9A3862" w14:textId="77777777" w:rsidR="00592A5B" w:rsidRPr="00592A5B" w:rsidRDefault="00592A5B" w:rsidP="00592A5B">
      <w:pPr>
        <w:numPr>
          <w:ilvl w:val="0"/>
          <w:numId w:val="65"/>
        </w:numPr>
        <w:spacing w:line="480" w:lineRule="auto"/>
        <w:contextualSpacing/>
        <w:jc w:val="left"/>
        <w:rPr>
          <w:ins w:id="23407" w:author="UTENTE" w:date="2020-06-30T19:16:00Z"/>
          <w:rFonts w:ascii="Calibri" w:eastAsia="Calibri" w:hAnsi="Calibri" w:cs="Times New Roman"/>
        </w:rPr>
      </w:pPr>
      <w:ins w:id="23408" w:author="UTENTE" w:date="2020-06-30T19:16:00Z">
        <w:r w:rsidRPr="00592A5B">
          <w:rPr>
            <w:rFonts w:ascii="Calibri" w:eastAsia="Calibri" w:hAnsi="Calibri" w:cs="Times New Roman"/>
          </w:rPr>
          <w:t>new "Se vuoi leggere la storia completa di Red Embrace,"</w:t>
        </w:r>
      </w:ins>
    </w:p>
    <w:p w14:paraId="2371E557" w14:textId="77777777" w:rsidR="00592A5B" w:rsidRPr="00592A5B" w:rsidRDefault="00592A5B" w:rsidP="00592A5B">
      <w:pPr>
        <w:spacing w:line="480" w:lineRule="auto"/>
        <w:jc w:val="left"/>
        <w:rPr>
          <w:ins w:id="23409" w:author="UTENTE" w:date="2020-06-30T19:16:00Z"/>
          <w:rFonts w:ascii="Calibri" w:eastAsia="Calibri" w:hAnsi="Calibri" w:cs="Times New Roman"/>
        </w:rPr>
      </w:pPr>
    </w:p>
    <w:p w14:paraId="6377F6FF" w14:textId="77777777" w:rsidR="00592A5B" w:rsidRPr="00592A5B" w:rsidRDefault="00592A5B" w:rsidP="00592A5B">
      <w:pPr>
        <w:numPr>
          <w:ilvl w:val="0"/>
          <w:numId w:val="65"/>
        </w:numPr>
        <w:spacing w:line="480" w:lineRule="auto"/>
        <w:contextualSpacing/>
        <w:jc w:val="left"/>
        <w:rPr>
          <w:ins w:id="23410" w:author="UTENTE" w:date="2020-06-30T19:16:00Z"/>
          <w:rFonts w:ascii="Calibri" w:eastAsia="Calibri" w:hAnsi="Calibri" w:cs="Times New Roman"/>
        </w:rPr>
      </w:pPr>
      <w:ins w:id="23411" w:author="UTENTE" w:date="2020-06-30T19:16:00Z">
        <w:r w:rsidRPr="00592A5B">
          <w:rPr>
            <w:rFonts w:ascii="Calibri" w:eastAsia="Calibri" w:hAnsi="Calibri" w:cs="Times New Roman"/>
          </w:rPr>
          <w:t>new "puoi acquistare i 3 percorsi contemporaneamente (16% di sconto)!"</w:t>
        </w:r>
        <w:r w:rsidRPr="00592A5B">
          <w:rPr>
            <w:rFonts w:ascii="Calibri" w:eastAsia="Calibri" w:hAnsi="Calibri" w:cs="Times New Roman"/>
          </w:rPr>
          <w:br w:type="page"/>
        </w:r>
      </w:ins>
    </w:p>
    <w:p w14:paraId="0C4B7DEA" w14:textId="77777777" w:rsidR="00592A5B" w:rsidRPr="00592A5B" w:rsidRDefault="00592A5B" w:rsidP="00592A5B">
      <w:pPr>
        <w:numPr>
          <w:ilvl w:val="0"/>
          <w:numId w:val="65"/>
        </w:numPr>
        <w:spacing w:line="480" w:lineRule="auto"/>
        <w:contextualSpacing/>
        <w:jc w:val="left"/>
        <w:rPr>
          <w:ins w:id="23412" w:author="UTENTE" w:date="2020-06-30T19:16:00Z"/>
          <w:rFonts w:ascii="Calibri" w:eastAsia="Calibri" w:hAnsi="Calibri" w:cs="Times New Roman"/>
          <w:lang w:val="en-US"/>
        </w:rPr>
      </w:pPr>
      <w:ins w:id="23413" w:author="UTENTE" w:date="2020-06-30T19:16:00Z">
        <w:r w:rsidRPr="00592A5B">
          <w:rPr>
            <w:rFonts w:ascii="Calibri" w:eastAsia="Calibri" w:hAnsi="Calibri" w:cs="Times New Roman"/>
            <w:lang w:val="en-US"/>
          </w:rPr>
          <w:lastRenderedPageBreak/>
          <w:t>old "Purchase success!"</w:t>
        </w:r>
      </w:ins>
    </w:p>
    <w:p w14:paraId="472A355A" w14:textId="77777777" w:rsidR="00592A5B" w:rsidRPr="00592A5B" w:rsidRDefault="00592A5B" w:rsidP="00592A5B">
      <w:pPr>
        <w:spacing w:line="480" w:lineRule="auto"/>
        <w:jc w:val="left"/>
        <w:rPr>
          <w:ins w:id="23414" w:author="UTENTE" w:date="2020-06-30T19:16:00Z"/>
          <w:rFonts w:ascii="Calibri" w:eastAsia="Calibri" w:hAnsi="Calibri" w:cs="Times New Roman"/>
          <w:lang w:val="en-US"/>
        </w:rPr>
      </w:pPr>
    </w:p>
    <w:p w14:paraId="394D9224" w14:textId="77777777" w:rsidR="00592A5B" w:rsidRPr="00592A5B" w:rsidRDefault="00592A5B" w:rsidP="00592A5B">
      <w:pPr>
        <w:numPr>
          <w:ilvl w:val="0"/>
          <w:numId w:val="65"/>
        </w:numPr>
        <w:spacing w:line="480" w:lineRule="auto"/>
        <w:contextualSpacing/>
        <w:jc w:val="left"/>
        <w:rPr>
          <w:ins w:id="23415" w:author="UTENTE" w:date="2020-06-30T19:16:00Z"/>
          <w:rFonts w:ascii="Calibri" w:eastAsia="Calibri" w:hAnsi="Calibri" w:cs="Times New Roman"/>
          <w:lang w:val="en-US"/>
        </w:rPr>
      </w:pPr>
      <w:ins w:id="23416" w:author="UTENTE" w:date="2020-06-30T19:16:00Z">
        <w:r w:rsidRPr="00592A5B">
          <w:rPr>
            <w:rFonts w:ascii="Calibri" w:eastAsia="Calibri" w:hAnsi="Calibri" w:cs="Times New Roman"/>
            <w:lang w:val="en-US"/>
          </w:rPr>
          <w:t>old "Play to the end of the common route"</w:t>
        </w:r>
      </w:ins>
    </w:p>
    <w:p w14:paraId="6FEC3DC0" w14:textId="77777777" w:rsidR="00592A5B" w:rsidRPr="00592A5B" w:rsidRDefault="00592A5B" w:rsidP="00592A5B">
      <w:pPr>
        <w:spacing w:line="480" w:lineRule="auto"/>
        <w:jc w:val="left"/>
        <w:rPr>
          <w:ins w:id="23417" w:author="UTENTE" w:date="2020-06-30T19:16:00Z"/>
          <w:rFonts w:ascii="Calibri" w:eastAsia="Calibri" w:hAnsi="Calibri" w:cs="Times New Roman"/>
          <w:lang w:val="en-US"/>
        </w:rPr>
      </w:pPr>
    </w:p>
    <w:p w14:paraId="5509E450" w14:textId="77777777" w:rsidR="00592A5B" w:rsidRPr="00592A5B" w:rsidRDefault="00592A5B" w:rsidP="00592A5B">
      <w:pPr>
        <w:numPr>
          <w:ilvl w:val="0"/>
          <w:numId w:val="65"/>
        </w:numPr>
        <w:spacing w:line="480" w:lineRule="auto"/>
        <w:contextualSpacing/>
        <w:jc w:val="left"/>
        <w:rPr>
          <w:ins w:id="23418" w:author="UTENTE" w:date="2020-06-30T19:16:00Z"/>
          <w:rFonts w:ascii="Calibri" w:eastAsia="Calibri" w:hAnsi="Calibri" w:cs="Times New Roman"/>
          <w:lang w:val="en-US"/>
        </w:rPr>
      </w:pPr>
      <w:ins w:id="23419" w:author="UTENTE" w:date="2020-06-30T19:16:00Z">
        <w:r w:rsidRPr="00592A5B">
          <w:rPr>
            <w:rFonts w:ascii="Calibri" w:eastAsia="Calibri" w:hAnsi="Calibri" w:cs="Times New Roman"/>
            <w:lang w:val="en-US"/>
          </w:rPr>
          <w:t>old "and select the route(s) you bought"</w:t>
        </w:r>
      </w:ins>
    </w:p>
    <w:p w14:paraId="7788AAC0" w14:textId="77777777" w:rsidR="00592A5B" w:rsidRPr="00592A5B" w:rsidRDefault="00592A5B" w:rsidP="00592A5B">
      <w:pPr>
        <w:spacing w:line="480" w:lineRule="auto"/>
        <w:jc w:val="left"/>
        <w:rPr>
          <w:ins w:id="23420" w:author="UTENTE" w:date="2020-06-30T19:16:00Z"/>
          <w:rFonts w:ascii="Calibri" w:eastAsia="Calibri" w:hAnsi="Calibri" w:cs="Times New Roman"/>
          <w:lang w:val="en-US"/>
        </w:rPr>
      </w:pPr>
    </w:p>
    <w:p w14:paraId="510B71D9" w14:textId="77777777" w:rsidR="00592A5B" w:rsidRPr="00592A5B" w:rsidRDefault="00592A5B" w:rsidP="00592A5B">
      <w:pPr>
        <w:numPr>
          <w:ilvl w:val="0"/>
          <w:numId w:val="65"/>
        </w:numPr>
        <w:spacing w:line="480" w:lineRule="auto"/>
        <w:contextualSpacing/>
        <w:jc w:val="left"/>
        <w:rPr>
          <w:ins w:id="23421" w:author="UTENTE" w:date="2020-06-30T19:16:00Z"/>
          <w:rFonts w:ascii="Calibri" w:eastAsia="Calibri" w:hAnsi="Calibri" w:cs="Times New Roman"/>
          <w:lang w:val="en-US"/>
        </w:rPr>
      </w:pPr>
      <w:ins w:id="23422" w:author="UTENTE" w:date="2020-06-30T19:16:00Z">
        <w:r w:rsidRPr="00592A5B">
          <w:rPr>
            <w:rFonts w:ascii="Calibri" w:eastAsia="Calibri" w:hAnsi="Calibri" w:cs="Times New Roman"/>
            <w:lang w:val="en-US"/>
          </w:rPr>
          <w:t>old "to continue the story!"</w:t>
        </w:r>
      </w:ins>
    </w:p>
    <w:p w14:paraId="3F1B7377" w14:textId="77777777" w:rsidR="00592A5B" w:rsidRPr="00592A5B" w:rsidRDefault="00592A5B" w:rsidP="00592A5B">
      <w:pPr>
        <w:spacing w:line="480" w:lineRule="auto"/>
        <w:jc w:val="left"/>
        <w:rPr>
          <w:ins w:id="23423" w:author="UTENTE" w:date="2020-06-30T19:16:00Z"/>
          <w:rFonts w:ascii="Calibri" w:eastAsia="Calibri" w:hAnsi="Calibri" w:cs="Times New Roman"/>
          <w:lang w:val="en-US"/>
        </w:rPr>
      </w:pPr>
    </w:p>
    <w:p w14:paraId="1B2969B5" w14:textId="77777777" w:rsidR="00592A5B" w:rsidRPr="00592A5B" w:rsidRDefault="00592A5B" w:rsidP="00592A5B">
      <w:pPr>
        <w:numPr>
          <w:ilvl w:val="0"/>
          <w:numId w:val="65"/>
        </w:numPr>
        <w:spacing w:line="480" w:lineRule="auto"/>
        <w:contextualSpacing/>
        <w:jc w:val="left"/>
        <w:rPr>
          <w:ins w:id="23424" w:author="UTENTE" w:date="2020-06-30T19:16:00Z"/>
          <w:rFonts w:ascii="Calibri" w:eastAsia="Calibri" w:hAnsi="Calibri" w:cs="Times New Roman"/>
          <w:lang w:val="en-US"/>
        </w:rPr>
      </w:pPr>
      <w:ins w:id="23425" w:author="UTENTE" w:date="2020-06-30T19:16:00Z">
        <w:r w:rsidRPr="00592A5B">
          <w:rPr>
            <w:rFonts w:ascii="Calibri" w:eastAsia="Calibri" w:hAnsi="Calibri" w:cs="Times New Roman"/>
            <w:lang w:val="en-US"/>
          </w:rPr>
          <w:t>old "Already purchased!"</w:t>
        </w:r>
      </w:ins>
    </w:p>
    <w:p w14:paraId="1EC9178D" w14:textId="77777777" w:rsidR="00592A5B" w:rsidRPr="00592A5B" w:rsidRDefault="00592A5B" w:rsidP="00592A5B">
      <w:pPr>
        <w:spacing w:line="480" w:lineRule="auto"/>
        <w:jc w:val="left"/>
        <w:rPr>
          <w:ins w:id="23426" w:author="UTENTE" w:date="2020-06-30T19:16:00Z"/>
          <w:rFonts w:ascii="Calibri" w:eastAsia="Calibri" w:hAnsi="Calibri" w:cs="Times New Roman"/>
          <w:lang w:val="en-US"/>
        </w:rPr>
      </w:pPr>
    </w:p>
    <w:p w14:paraId="23994B0D" w14:textId="77777777" w:rsidR="00592A5B" w:rsidRPr="00592A5B" w:rsidRDefault="00592A5B" w:rsidP="00592A5B">
      <w:pPr>
        <w:numPr>
          <w:ilvl w:val="0"/>
          <w:numId w:val="65"/>
        </w:numPr>
        <w:spacing w:line="480" w:lineRule="auto"/>
        <w:contextualSpacing/>
        <w:jc w:val="left"/>
        <w:rPr>
          <w:ins w:id="23427" w:author="UTENTE" w:date="2020-06-30T19:16:00Z"/>
          <w:rFonts w:ascii="Calibri" w:eastAsia="Calibri" w:hAnsi="Calibri" w:cs="Times New Roman"/>
          <w:lang w:val="en-US"/>
        </w:rPr>
      </w:pPr>
      <w:ins w:id="23428" w:author="UTENTE" w:date="2020-06-30T19:16:00Z">
        <w:r w:rsidRPr="00592A5B">
          <w:rPr>
            <w:rFonts w:ascii="Calibri" w:eastAsia="Calibri" w:hAnsi="Calibri" w:cs="Times New Roman"/>
            <w:lang w:val="en-US"/>
          </w:rPr>
          <w:t>old "You’ve already bought this package!"</w:t>
        </w:r>
      </w:ins>
    </w:p>
    <w:p w14:paraId="4AE0E87F" w14:textId="77777777" w:rsidR="00592A5B" w:rsidRPr="00592A5B" w:rsidRDefault="00592A5B" w:rsidP="00592A5B">
      <w:pPr>
        <w:spacing w:line="480" w:lineRule="auto"/>
        <w:jc w:val="left"/>
        <w:rPr>
          <w:ins w:id="23429" w:author="UTENTE" w:date="2020-06-30T19:16:00Z"/>
          <w:rFonts w:ascii="Calibri" w:eastAsia="Calibri" w:hAnsi="Calibri" w:cs="Times New Roman"/>
          <w:lang w:val="en-US"/>
        </w:rPr>
      </w:pPr>
    </w:p>
    <w:p w14:paraId="31442183" w14:textId="77777777" w:rsidR="00592A5B" w:rsidRPr="00592A5B" w:rsidRDefault="00592A5B" w:rsidP="00592A5B">
      <w:pPr>
        <w:numPr>
          <w:ilvl w:val="0"/>
          <w:numId w:val="65"/>
        </w:numPr>
        <w:spacing w:line="480" w:lineRule="auto"/>
        <w:contextualSpacing/>
        <w:jc w:val="left"/>
        <w:rPr>
          <w:ins w:id="23430" w:author="UTENTE" w:date="2020-06-30T19:16:00Z"/>
          <w:rFonts w:ascii="Calibri" w:eastAsia="Calibri" w:hAnsi="Calibri" w:cs="Times New Roman"/>
          <w:lang w:val="en-US"/>
        </w:rPr>
      </w:pPr>
      <w:ins w:id="23431" w:author="UTENTE" w:date="2020-06-30T19:16:00Z">
        <w:r w:rsidRPr="00592A5B">
          <w:rPr>
            <w:rFonts w:ascii="Calibri" w:eastAsia="Calibri" w:hAnsi="Calibri" w:cs="Times New Roman"/>
            <w:lang w:val="en-US"/>
          </w:rPr>
          <w:t>old "&gt; Personality Tutorial (Click!)"</w:t>
        </w:r>
      </w:ins>
    </w:p>
    <w:p w14:paraId="1DC65C1C" w14:textId="77777777" w:rsidR="00592A5B" w:rsidRPr="00592A5B" w:rsidRDefault="00592A5B" w:rsidP="00592A5B">
      <w:pPr>
        <w:spacing w:line="480" w:lineRule="auto"/>
        <w:jc w:val="left"/>
        <w:rPr>
          <w:ins w:id="23432" w:author="UTENTE" w:date="2020-06-30T19:16:00Z"/>
          <w:rFonts w:ascii="Calibri" w:eastAsia="Calibri" w:hAnsi="Calibri" w:cs="Times New Roman"/>
          <w:lang w:val="en-US"/>
        </w:rPr>
      </w:pPr>
    </w:p>
    <w:p w14:paraId="5DC85684" w14:textId="77777777" w:rsidR="00592A5B" w:rsidRPr="00592A5B" w:rsidRDefault="00592A5B" w:rsidP="00592A5B">
      <w:pPr>
        <w:numPr>
          <w:ilvl w:val="0"/>
          <w:numId w:val="65"/>
        </w:numPr>
        <w:spacing w:line="480" w:lineRule="auto"/>
        <w:contextualSpacing/>
        <w:jc w:val="left"/>
        <w:rPr>
          <w:ins w:id="23433" w:author="UTENTE" w:date="2020-06-30T19:16:00Z"/>
          <w:rFonts w:ascii="Calibri" w:eastAsia="Calibri" w:hAnsi="Calibri" w:cs="Times New Roman"/>
          <w:lang w:val="en-US"/>
        </w:rPr>
      </w:pPr>
      <w:ins w:id="23434" w:author="UTENTE" w:date="2020-06-30T19:16:00Z">
        <w:r w:rsidRPr="00592A5B">
          <w:rPr>
            <w:rFonts w:ascii="Calibri" w:eastAsia="Calibri" w:hAnsi="Calibri" w:cs="Times New Roman"/>
            <w:lang w:val="en-US"/>
          </w:rPr>
          <w:t>old "Percentage of game text seen: [result]%\n_____________"</w:t>
        </w:r>
      </w:ins>
    </w:p>
    <w:p w14:paraId="69ABF691" w14:textId="77777777" w:rsidR="00592A5B" w:rsidRPr="00592A5B" w:rsidRDefault="00592A5B" w:rsidP="00592A5B">
      <w:pPr>
        <w:spacing w:line="480" w:lineRule="auto"/>
        <w:jc w:val="left"/>
        <w:rPr>
          <w:ins w:id="23435" w:author="UTENTE" w:date="2020-06-30T19:16:00Z"/>
          <w:rFonts w:ascii="Calibri" w:eastAsia="Calibri" w:hAnsi="Calibri" w:cs="Times New Roman"/>
          <w:lang w:val="en-US"/>
        </w:rPr>
      </w:pPr>
    </w:p>
    <w:p w14:paraId="051F191B" w14:textId="77777777" w:rsidR="00592A5B" w:rsidRPr="00592A5B" w:rsidRDefault="00592A5B" w:rsidP="00592A5B">
      <w:pPr>
        <w:numPr>
          <w:ilvl w:val="0"/>
          <w:numId w:val="65"/>
        </w:numPr>
        <w:spacing w:line="480" w:lineRule="auto"/>
        <w:contextualSpacing/>
        <w:jc w:val="left"/>
        <w:rPr>
          <w:ins w:id="23436" w:author="UTENTE" w:date="2020-06-30T19:16:00Z"/>
          <w:rFonts w:ascii="Calibri" w:eastAsia="Calibri" w:hAnsi="Calibri" w:cs="Times New Roman"/>
          <w:lang w:val="en-US"/>
        </w:rPr>
      </w:pPr>
      <w:ins w:id="23437" w:author="UTENTE" w:date="2020-06-30T19:16:00Z">
        <w:r w:rsidRPr="00592A5B">
          <w:rPr>
            <w:rFonts w:ascii="Calibri" w:eastAsia="Calibri" w:hAnsi="Calibri" w:cs="Times New Roman"/>
            <w:lang w:val="en-US"/>
          </w:rPr>
          <w:t>old "Dom End #1: Frenzy"</w:t>
        </w:r>
      </w:ins>
    </w:p>
    <w:p w14:paraId="1512E106" w14:textId="77777777" w:rsidR="00592A5B" w:rsidRPr="00592A5B" w:rsidRDefault="00592A5B" w:rsidP="00592A5B">
      <w:pPr>
        <w:spacing w:line="480" w:lineRule="auto"/>
        <w:jc w:val="left"/>
        <w:rPr>
          <w:ins w:id="23438" w:author="UTENTE" w:date="2020-06-30T19:16:00Z"/>
          <w:rFonts w:ascii="Calibri" w:eastAsia="Calibri" w:hAnsi="Calibri" w:cs="Times New Roman"/>
          <w:lang w:val="en-US"/>
        </w:rPr>
      </w:pPr>
    </w:p>
    <w:p w14:paraId="104F7036" w14:textId="77777777" w:rsidR="00592A5B" w:rsidRPr="00592A5B" w:rsidRDefault="00592A5B" w:rsidP="00592A5B">
      <w:pPr>
        <w:numPr>
          <w:ilvl w:val="0"/>
          <w:numId w:val="65"/>
        </w:numPr>
        <w:spacing w:line="480" w:lineRule="auto"/>
        <w:contextualSpacing/>
        <w:jc w:val="left"/>
        <w:rPr>
          <w:ins w:id="23439" w:author="UTENTE" w:date="2020-06-30T19:16:00Z"/>
          <w:rFonts w:ascii="Calibri" w:eastAsia="Calibri" w:hAnsi="Calibri" w:cs="Times New Roman"/>
          <w:lang w:val="en-US"/>
        </w:rPr>
      </w:pPr>
      <w:ins w:id="23440" w:author="UTENTE" w:date="2020-06-30T19:16:00Z">
        <w:r w:rsidRPr="00592A5B">
          <w:rPr>
            <w:rFonts w:ascii="Calibri" w:eastAsia="Calibri" w:hAnsi="Calibri" w:cs="Times New Roman"/>
            <w:lang w:val="en-US"/>
          </w:rPr>
          <w:t>old "Dom End #2: Alone, Together"</w:t>
        </w:r>
      </w:ins>
    </w:p>
    <w:p w14:paraId="5290709A" w14:textId="77777777" w:rsidR="00592A5B" w:rsidRPr="00592A5B" w:rsidRDefault="00592A5B" w:rsidP="00592A5B">
      <w:pPr>
        <w:spacing w:line="480" w:lineRule="auto"/>
        <w:jc w:val="left"/>
        <w:rPr>
          <w:ins w:id="23441" w:author="UTENTE" w:date="2020-06-30T19:16:00Z"/>
          <w:rFonts w:ascii="Calibri" w:eastAsia="Calibri" w:hAnsi="Calibri" w:cs="Times New Roman"/>
          <w:lang w:val="en-US"/>
        </w:rPr>
      </w:pPr>
    </w:p>
    <w:p w14:paraId="0A3CAB80" w14:textId="77777777" w:rsidR="00592A5B" w:rsidRPr="00592A5B" w:rsidRDefault="00592A5B" w:rsidP="00592A5B">
      <w:pPr>
        <w:numPr>
          <w:ilvl w:val="0"/>
          <w:numId w:val="65"/>
        </w:numPr>
        <w:spacing w:line="480" w:lineRule="auto"/>
        <w:contextualSpacing/>
        <w:jc w:val="left"/>
        <w:rPr>
          <w:ins w:id="23442" w:author="UTENTE" w:date="2020-06-30T19:16:00Z"/>
          <w:rFonts w:ascii="Calibri" w:eastAsia="Calibri" w:hAnsi="Calibri" w:cs="Times New Roman"/>
          <w:lang w:val="en-US"/>
        </w:rPr>
      </w:pPr>
      <w:ins w:id="23443" w:author="UTENTE" w:date="2020-06-30T19:16:00Z">
        <w:r w:rsidRPr="00592A5B">
          <w:rPr>
            <w:rFonts w:ascii="Calibri" w:eastAsia="Calibri" w:hAnsi="Calibri" w:cs="Times New Roman"/>
            <w:lang w:val="en-US"/>
          </w:rPr>
          <w:t>old "Isaac End #1: Possession"</w:t>
        </w:r>
      </w:ins>
    </w:p>
    <w:p w14:paraId="548C0206" w14:textId="77777777" w:rsidR="00592A5B" w:rsidRPr="00592A5B" w:rsidRDefault="00592A5B" w:rsidP="00592A5B">
      <w:pPr>
        <w:spacing w:line="480" w:lineRule="auto"/>
        <w:jc w:val="left"/>
        <w:rPr>
          <w:ins w:id="23444" w:author="UTENTE" w:date="2020-06-30T19:16:00Z"/>
          <w:rFonts w:ascii="Calibri" w:eastAsia="Calibri" w:hAnsi="Calibri" w:cs="Times New Roman"/>
          <w:lang w:val="en-US"/>
        </w:rPr>
      </w:pPr>
    </w:p>
    <w:p w14:paraId="1A3686AF" w14:textId="77777777" w:rsidR="00592A5B" w:rsidRPr="00592A5B" w:rsidRDefault="00592A5B" w:rsidP="00592A5B">
      <w:pPr>
        <w:numPr>
          <w:ilvl w:val="0"/>
          <w:numId w:val="65"/>
        </w:numPr>
        <w:spacing w:line="480" w:lineRule="auto"/>
        <w:contextualSpacing/>
        <w:jc w:val="left"/>
        <w:rPr>
          <w:ins w:id="23445" w:author="UTENTE" w:date="2020-06-30T19:16:00Z"/>
          <w:rFonts w:ascii="Calibri" w:eastAsia="Calibri" w:hAnsi="Calibri" w:cs="Times New Roman"/>
          <w:lang w:val="en-US"/>
        </w:rPr>
      </w:pPr>
      <w:ins w:id="23446" w:author="UTENTE" w:date="2020-06-30T19:16:00Z">
        <w:r w:rsidRPr="00592A5B">
          <w:rPr>
            <w:rFonts w:ascii="Calibri" w:eastAsia="Calibri" w:hAnsi="Calibri" w:cs="Times New Roman"/>
            <w:lang w:val="en-US"/>
          </w:rPr>
          <w:t>old "Isaac End #2: Nightfall"</w:t>
        </w:r>
        <w:r w:rsidRPr="00592A5B">
          <w:rPr>
            <w:rFonts w:ascii="Calibri" w:eastAsia="Calibri" w:hAnsi="Calibri" w:cs="Times New Roman"/>
            <w:lang w:val="en-US"/>
          </w:rPr>
          <w:br w:type="page"/>
        </w:r>
      </w:ins>
    </w:p>
    <w:p w14:paraId="38D9ADA2" w14:textId="77777777" w:rsidR="00592A5B" w:rsidRPr="00592A5B" w:rsidRDefault="00592A5B" w:rsidP="00592A5B">
      <w:pPr>
        <w:numPr>
          <w:ilvl w:val="0"/>
          <w:numId w:val="64"/>
        </w:numPr>
        <w:spacing w:line="480" w:lineRule="auto"/>
        <w:contextualSpacing/>
        <w:jc w:val="left"/>
        <w:rPr>
          <w:ins w:id="23447" w:author="UTENTE" w:date="2020-06-30T19:16:00Z"/>
          <w:rFonts w:ascii="Calibri" w:eastAsia="Calibri" w:hAnsi="Calibri" w:cs="Times New Roman"/>
        </w:rPr>
      </w:pPr>
      <w:ins w:id="23448" w:author="UTENTE" w:date="2020-06-30T19:16:00Z">
        <w:r w:rsidRPr="00592A5B">
          <w:rPr>
            <w:rFonts w:ascii="Calibri" w:eastAsia="Calibri" w:hAnsi="Calibri" w:cs="Times New Roman"/>
          </w:rPr>
          <w:lastRenderedPageBreak/>
          <w:t>new "Acquisto confermato!"</w:t>
        </w:r>
      </w:ins>
    </w:p>
    <w:p w14:paraId="11E6F353" w14:textId="77777777" w:rsidR="00592A5B" w:rsidRPr="00592A5B" w:rsidRDefault="00592A5B" w:rsidP="00592A5B">
      <w:pPr>
        <w:spacing w:line="480" w:lineRule="auto"/>
        <w:jc w:val="left"/>
        <w:rPr>
          <w:ins w:id="23449" w:author="UTENTE" w:date="2020-06-30T19:16:00Z"/>
          <w:rFonts w:ascii="Calibri" w:eastAsia="Calibri" w:hAnsi="Calibri" w:cs="Times New Roman"/>
        </w:rPr>
      </w:pPr>
    </w:p>
    <w:p w14:paraId="641177F7" w14:textId="77777777" w:rsidR="00592A5B" w:rsidRPr="00592A5B" w:rsidRDefault="00592A5B" w:rsidP="00592A5B">
      <w:pPr>
        <w:numPr>
          <w:ilvl w:val="0"/>
          <w:numId w:val="64"/>
        </w:numPr>
        <w:spacing w:line="480" w:lineRule="auto"/>
        <w:contextualSpacing/>
        <w:jc w:val="left"/>
        <w:rPr>
          <w:ins w:id="23450" w:author="UTENTE" w:date="2020-06-30T19:16:00Z"/>
          <w:rFonts w:ascii="Calibri" w:eastAsia="Calibri" w:hAnsi="Calibri" w:cs="Times New Roman"/>
        </w:rPr>
      </w:pPr>
      <w:ins w:id="23451" w:author="UTENTE" w:date="2020-06-30T19:16:00Z">
        <w:r w:rsidRPr="00592A5B">
          <w:rPr>
            <w:rFonts w:ascii="Calibri" w:eastAsia="Calibri" w:hAnsi="Calibri" w:cs="Times New Roman"/>
          </w:rPr>
          <w:t>new "Gioca fino alla fine del percorso comune"</w:t>
        </w:r>
      </w:ins>
    </w:p>
    <w:p w14:paraId="0D341D25" w14:textId="77777777" w:rsidR="00592A5B" w:rsidRPr="00592A5B" w:rsidRDefault="00592A5B" w:rsidP="00592A5B">
      <w:pPr>
        <w:spacing w:line="480" w:lineRule="auto"/>
        <w:jc w:val="left"/>
        <w:rPr>
          <w:ins w:id="23452" w:author="UTENTE" w:date="2020-06-30T19:16:00Z"/>
          <w:rFonts w:ascii="Calibri" w:eastAsia="Calibri" w:hAnsi="Calibri" w:cs="Times New Roman"/>
        </w:rPr>
      </w:pPr>
    </w:p>
    <w:p w14:paraId="234EC2D3" w14:textId="77777777" w:rsidR="00592A5B" w:rsidRPr="00592A5B" w:rsidRDefault="00592A5B" w:rsidP="00592A5B">
      <w:pPr>
        <w:numPr>
          <w:ilvl w:val="0"/>
          <w:numId w:val="64"/>
        </w:numPr>
        <w:spacing w:line="480" w:lineRule="auto"/>
        <w:contextualSpacing/>
        <w:jc w:val="left"/>
        <w:rPr>
          <w:ins w:id="23453" w:author="UTENTE" w:date="2020-06-30T19:16:00Z"/>
          <w:rFonts w:ascii="Calibri" w:eastAsia="Calibri" w:hAnsi="Calibri" w:cs="Times New Roman"/>
        </w:rPr>
      </w:pPr>
      <w:ins w:id="23454" w:author="UTENTE" w:date="2020-06-30T19:16:00Z">
        <w:r w:rsidRPr="00592A5B">
          <w:rPr>
            <w:rFonts w:ascii="Calibri" w:eastAsia="Calibri" w:hAnsi="Calibri" w:cs="Times New Roman"/>
          </w:rPr>
          <w:t>new "e seleziona i percorsi acquistati"</w:t>
        </w:r>
      </w:ins>
    </w:p>
    <w:p w14:paraId="1F94DCD7" w14:textId="77777777" w:rsidR="00592A5B" w:rsidRPr="00592A5B" w:rsidRDefault="00592A5B" w:rsidP="00592A5B">
      <w:pPr>
        <w:spacing w:line="480" w:lineRule="auto"/>
        <w:jc w:val="left"/>
        <w:rPr>
          <w:ins w:id="23455" w:author="UTENTE" w:date="2020-06-30T19:16:00Z"/>
          <w:rFonts w:ascii="Calibri" w:eastAsia="Calibri" w:hAnsi="Calibri" w:cs="Times New Roman"/>
        </w:rPr>
      </w:pPr>
    </w:p>
    <w:p w14:paraId="2CE8E2D2" w14:textId="77777777" w:rsidR="00592A5B" w:rsidRPr="00592A5B" w:rsidRDefault="00592A5B" w:rsidP="00592A5B">
      <w:pPr>
        <w:numPr>
          <w:ilvl w:val="0"/>
          <w:numId w:val="64"/>
        </w:numPr>
        <w:spacing w:line="480" w:lineRule="auto"/>
        <w:contextualSpacing/>
        <w:jc w:val="left"/>
        <w:rPr>
          <w:ins w:id="23456" w:author="UTENTE" w:date="2020-06-30T19:16:00Z"/>
          <w:rFonts w:ascii="Calibri" w:eastAsia="Calibri" w:hAnsi="Calibri" w:cs="Times New Roman"/>
        </w:rPr>
      </w:pPr>
      <w:ins w:id="23457" w:author="UTENTE" w:date="2020-06-30T19:16:00Z">
        <w:r w:rsidRPr="00592A5B">
          <w:rPr>
            <w:rFonts w:ascii="Calibri" w:eastAsia="Calibri" w:hAnsi="Calibri" w:cs="Times New Roman"/>
          </w:rPr>
          <w:t>new "per continuare la storia!"</w:t>
        </w:r>
      </w:ins>
    </w:p>
    <w:p w14:paraId="7D526D66" w14:textId="77777777" w:rsidR="00592A5B" w:rsidRPr="00592A5B" w:rsidRDefault="00592A5B" w:rsidP="00592A5B">
      <w:pPr>
        <w:spacing w:line="480" w:lineRule="auto"/>
        <w:jc w:val="left"/>
        <w:rPr>
          <w:ins w:id="23458" w:author="UTENTE" w:date="2020-06-30T19:16:00Z"/>
          <w:rFonts w:ascii="Calibri" w:eastAsia="Calibri" w:hAnsi="Calibri" w:cs="Times New Roman"/>
        </w:rPr>
      </w:pPr>
    </w:p>
    <w:p w14:paraId="5E3BDD76" w14:textId="77777777" w:rsidR="00592A5B" w:rsidRPr="00592A5B" w:rsidRDefault="00592A5B" w:rsidP="00592A5B">
      <w:pPr>
        <w:numPr>
          <w:ilvl w:val="0"/>
          <w:numId w:val="64"/>
        </w:numPr>
        <w:spacing w:line="480" w:lineRule="auto"/>
        <w:contextualSpacing/>
        <w:jc w:val="left"/>
        <w:rPr>
          <w:ins w:id="23459" w:author="UTENTE" w:date="2020-06-30T19:16:00Z"/>
          <w:rFonts w:ascii="Calibri" w:eastAsia="Calibri" w:hAnsi="Calibri" w:cs="Times New Roman"/>
        </w:rPr>
      </w:pPr>
      <w:ins w:id="23460" w:author="UTENTE" w:date="2020-06-30T19:16:00Z">
        <w:r w:rsidRPr="00592A5B">
          <w:rPr>
            <w:rFonts w:ascii="Calibri" w:eastAsia="Calibri" w:hAnsi="Calibri" w:cs="Times New Roman"/>
          </w:rPr>
          <w:t>new "Già acquistato!"</w:t>
        </w:r>
      </w:ins>
    </w:p>
    <w:p w14:paraId="39ABD800" w14:textId="77777777" w:rsidR="00592A5B" w:rsidRPr="00592A5B" w:rsidRDefault="00592A5B" w:rsidP="00592A5B">
      <w:pPr>
        <w:spacing w:line="480" w:lineRule="auto"/>
        <w:jc w:val="left"/>
        <w:rPr>
          <w:ins w:id="23461" w:author="UTENTE" w:date="2020-06-30T19:16:00Z"/>
          <w:rFonts w:ascii="Calibri" w:eastAsia="Calibri" w:hAnsi="Calibri" w:cs="Times New Roman"/>
        </w:rPr>
      </w:pPr>
    </w:p>
    <w:p w14:paraId="108A5391" w14:textId="77777777" w:rsidR="00592A5B" w:rsidRPr="00592A5B" w:rsidRDefault="00592A5B" w:rsidP="00592A5B">
      <w:pPr>
        <w:numPr>
          <w:ilvl w:val="0"/>
          <w:numId w:val="64"/>
        </w:numPr>
        <w:spacing w:line="480" w:lineRule="auto"/>
        <w:contextualSpacing/>
        <w:jc w:val="left"/>
        <w:rPr>
          <w:ins w:id="23462" w:author="UTENTE" w:date="2020-06-30T19:16:00Z"/>
          <w:rFonts w:ascii="Calibri" w:eastAsia="Calibri" w:hAnsi="Calibri" w:cs="Times New Roman"/>
        </w:rPr>
      </w:pPr>
      <w:ins w:id="23463" w:author="UTENTE" w:date="2020-06-30T19:16:00Z">
        <w:r w:rsidRPr="00592A5B">
          <w:rPr>
            <w:rFonts w:ascii="Calibri" w:eastAsia="Calibri" w:hAnsi="Calibri" w:cs="Times New Roman"/>
          </w:rPr>
          <w:t>new "Hai già comprato questo pacchetto!"</w:t>
        </w:r>
      </w:ins>
    </w:p>
    <w:p w14:paraId="25B493CE" w14:textId="77777777" w:rsidR="00592A5B" w:rsidRPr="00592A5B" w:rsidRDefault="00592A5B" w:rsidP="00592A5B">
      <w:pPr>
        <w:spacing w:line="480" w:lineRule="auto"/>
        <w:jc w:val="left"/>
        <w:rPr>
          <w:ins w:id="23464" w:author="UTENTE" w:date="2020-06-30T19:16:00Z"/>
          <w:rFonts w:ascii="Calibri" w:eastAsia="Calibri" w:hAnsi="Calibri" w:cs="Times New Roman"/>
        </w:rPr>
      </w:pPr>
    </w:p>
    <w:p w14:paraId="1B970D2C" w14:textId="77777777" w:rsidR="00592A5B" w:rsidRPr="00592A5B" w:rsidRDefault="00592A5B" w:rsidP="00592A5B">
      <w:pPr>
        <w:numPr>
          <w:ilvl w:val="0"/>
          <w:numId w:val="64"/>
        </w:numPr>
        <w:spacing w:line="480" w:lineRule="auto"/>
        <w:contextualSpacing/>
        <w:jc w:val="left"/>
        <w:rPr>
          <w:ins w:id="23465" w:author="UTENTE" w:date="2020-06-30T19:16:00Z"/>
          <w:rFonts w:ascii="Calibri" w:eastAsia="Calibri" w:hAnsi="Calibri" w:cs="Times New Roman"/>
        </w:rPr>
      </w:pPr>
      <w:ins w:id="23466" w:author="UTENTE" w:date="2020-06-30T19:16:00Z">
        <w:r w:rsidRPr="00592A5B">
          <w:rPr>
            <w:rFonts w:ascii="Calibri" w:eastAsia="Calibri" w:hAnsi="Calibri" w:cs="Times New Roman"/>
          </w:rPr>
          <w:t>new "&gt; Tutorial della personalità (Click!)"</w:t>
        </w:r>
      </w:ins>
    </w:p>
    <w:p w14:paraId="0CE10177" w14:textId="77777777" w:rsidR="00592A5B" w:rsidRPr="00592A5B" w:rsidRDefault="00592A5B" w:rsidP="00592A5B">
      <w:pPr>
        <w:spacing w:line="480" w:lineRule="auto"/>
        <w:jc w:val="left"/>
        <w:rPr>
          <w:ins w:id="23467" w:author="UTENTE" w:date="2020-06-30T19:16:00Z"/>
          <w:rFonts w:ascii="Calibri" w:eastAsia="Calibri" w:hAnsi="Calibri" w:cs="Times New Roman"/>
        </w:rPr>
      </w:pPr>
    </w:p>
    <w:p w14:paraId="2F01F9B7" w14:textId="77777777" w:rsidR="00592A5B" w:rsidRPr="00592A5B" w:rsidRDefault="00592A5B" w:rsidP="00592A5B">
      <w:pPr>
        <w:numPr>
          <w:ilvl w:val="0"/>
          <w:numId w:val="64"/>
        </w:numPr>
        <w:spacing w:line="480" w:lineRule="auto"/>
        <w:contextualSpacing/>
        <w:jc w:val="left"/>
        <w:rPr>
          <w:ins w:id="23468" w:author="UTENTE" w:date="2020-06-30T19:16:00Z"/>
          <w:rFonts w:ascii="Calibri" w:eastAsia="Calibri" w:hAnsi="Calibri" w:cs="Times New Roman"/>
        </w:rPr>
      </w:pPr>
      <w:ins w:id="23469" w:author="UTENTE" w:date="2020-06-30T19:16:00Z">
        <w:r w:rsidRPr="00592A5B">
          <w:rPr>
            <w:rFonts w:ascii="Calibri" w:eastAsia="Calibri" w:hAnsi="Calibri" w:cs="Times New Roman"/>
          </w:rPr>
          <w:t>new "Percentuale di testo visualizzata: [result]%\n_____________"</w:t>
        </w:r>
      </w:ins>
    </w:p>
    <w:p w14:paraId="79D59FE4" w14:textId="77777777" w:rsidR="00592A5B" w:rsidRPr="00592A5B" w:rsidRDefault="00592A5B" w:rsidP="00592A5B">
      <w:pPr>
        <w:spacing w:line="480" w:lineRule="auto"/>
        <w:jc w:val="left"/>
        <w:rPr>
          <w:ins w:id="23470" w:author="UTENTE" w:date="2020-06-30T19:16:00Z"/>
          <w:rFonts w:ascii="Calibri" w:eastAsia="Calibri" w:hAnsi="Calibri" w:cs="Times New Roman"/>
        </w:rPr>
      </w:pPr>
    </w:p>
    <w:p w14:paraId="1363F9CC" w14:textId="77777777" w:rsidR="00592A5B" w:rsidRPr="00592A5B" w:rsidRDefault="00592A5B" w:rsidP="00592A5B">
      <w:pPr>
        <w:numPr>
          <w:ilvl w:val="0"/>
          <w:numId w:val="64"/>
        </w:numPr>
        <w:spacing w:line="480" w:lineRule="auto"/>
        <w:contextualSpacing/>
        <w:jc w:val="left"/>
        <w:rPr>
          <w:ins w:id="23471" w:author="UTENTE" w:date="2020-06-30T19:16:00Z"/>
          <w:rFonts w:ascii="Calibri" w:eastAsia="Calibri" w:hAnsi="Calibri" w:cs="Times New Roman"/>
        </w:rPr>
      </w:pPr>
      <w:ins w:id="23472" w:author="UTENTE" w:date="2020-06-30T19:16:00Z">
        <w:r w:rsidRPr="00592A5B">
          <w:rPr>
            <w:rFonts w:ascii="Calibri" w:eastAsia="Calibri" w:hAnsi="Calibri" w:cs="Times New Roman"/>
          </w:rPr>
          <w:t>new "Dom Finale #: Frenesia"</w:t>
        </w:r>
      </w:ins>
    </w:p>
    <w:p w14:paraId="7D72C645" w14:textId="77777777" w:rsidR="00592A5B" w:rsidRPr="00592A5B" w:rsidRDefault="00592A5B" w:rsidP="00592A5B">
      <w:pPr>
        <w:spacing w:line="480" w:lineRule="auto"/>
        <w:jc w:val="left"/>
        <w:rPr>
          <w:ins w:id="23473" w:author="UTENTE" w:date="2020-06-30T19:16:00Z"/>
          <w:rFonts w:ascii="Calibri" w:eastAsia="Calibri" w:hAnsi="Calibri" w:cs="Times New Roman"/>
        </w:rPr>
      </w:pPr>
    </w:p>
    <w:p w14:paraId="372D49FD" w14:textId="77777777" w:rsidR="00592A5B" w:rsidRPr="00592A5B" w:rsidRDefault="00592A5B" w:rsidP="00592A5B">
      <w:pPr>
        <w:numPr>
          <w:ilvl w:val="0"/>
          <w:numId w:val="64"/>
        </w:numPr>
        <w:spacing w:line="480" w:lineRule="auto"/>
        <w:contextualSpacing/>
        <w:jc w:val="left"/>
        <w:rPr>
          <w:ins w:id="23474" w:author="UTENTE" w:date="2020-06-30T19:16:00Z"/>
          <w:rFonts w:ascii="Calibri" w:eastAsia="Calibri" w:hAnsi="Calibri" w:cs="Times New Roman"/>
        </w:rPr>
      </w:pPr>
      <w:ins w:id="23475" w:author="UTENTE" w:date="2020-06-30T19:16:00Z">
        <w:r w:rsidRPr="00592A5B">
          <w:rPr>
            <w:rFonts w:ascii="Calibri" w:eastAsia="Calibri" w:hAnsi="Calibri" w:cs="Times New Roman"/>
          </w:rPr>
          <w:t>new "Dom Finale #2: Da soli, insieme"</w:t>
        </w:r>
      </w:ins>
    </w:p>
    <w:p w14:paraId="5F7C51BD" w14:textId="77777777" w:rsidR="00592A5B" w:rsidRPr="00592A5B" w:rsidRDefault="00592A5B" w:rsidP="00592A5B">
      <w:pPr>
        <w:spacing w:line="480" w:lineRule="auto"/>
        <w:jc w:val="left"/>
        <w:rPr>
          <w:ins w:id="23476" w:author="UTENTE" w:date="2020-06-30T19:16:00Z"/>
          <w:rFonts w:ascii="Calibri" w:eastAsia="Calibri" w:hAnsi="Calibri" w:cs="Times New Roman"/>
        </w:rPr>
      </w:pPr>
    </w:p>
    <w:p w14:paraId="3F58AFE7" w14:textId="77777777" w:rsidR="00592A5B" w:rsidRPr="00592A5B" w:rsidRDefault="00592A5B" w:rsidP="00592A5B">
      <w:pPr>
        <w:numPr>
          <w:ilvl w:val="0"/>
          <w:numId w:val="64"/>
        </w:numPr>
        <w:spacing w:line="480" w:lineRule="auto"/>
        <w:contextualSpacing/>
        <w:jc w:val="left"/>
        <w:rPr>
          <w:ins w:id="23477" w:author="UTENTE" w:date="2020-06-30T19:16:00Z"/>
          <w:rFonts w:ascii="Calibri" w:eastAsia="Calibri" w:hAnsi="Calibri" w:cs="Times New Roman"/>
        </w:rPr>
      </w:pPr>
      <w:ins w:id="23478" w:author="UTENTE" w:date="2020-06-30T19:16:00Z">
        <w:r w:rsidRPr="00592A5B">
          <w:rPr>
            <w:rFonts w:ascii="Calibri" w:eastAsia="Calibri" w:hAnsi="Calibri" w:cs="Times New Roman"/>
          </w:rPr>
          <w:t>new "Isaac Finale #1: Possessione"</w:t>
        </w:r>
      </w:ins>
    </w:p>
    <w:p w14:paraId="48610E81" w14:textId="77777777" w:rsidR="00592A5B" w:rsidRPr="00592A5B" w:rsidRDefault="00592A5B" w:rsidP="00592A5B">
      <w:pPr>
        <w:spacing w:line="240" w:lineRule="auto"/>
        <w:ind w:left="720"/>
        <w:contextualSpacing/>
        <w:jc w:val="left"/>
        <w:rPr>
          <w:ins w:id="23479" w:author="UTENTE" w:date="2020-06-30T19:16:00Z"/>
          <w:rFonts w:ascii="Calibri" w:eastAsia="Calibri" w:hAnsi="Calibri" w:cs="Times New Roman"/>
        </w:rPr>
      </w:pPr>
    </w:p>
    <w:p w14:paraId="4E763FAE" w14:textId="77777777" w:rsidR="00592A5B" w:rsidRPr="00592A5B" w:rsidRDefault="00592A5B" w:rsidP="00592A5B">
      <w:pPr>
        <w:numPr>
          <w:ilvl w:val="0"/>
          <w:numId w:val="64"/>
        </w:numPr>
        <w:spacing w:line="480" w:lineRule="auto"/>
        <w:contextualSpacing/>
        <w:jc w:val="left"/>
        <w:rPr>
          <w:ins w:id="23480" w:author="UTENTE" w:date="2020-06-30T19:16:00Z"/>
          <w:rFonts w:ascii="Calibri" w:eastAsia="Calibri" w:hAnsi="Calibri" w:cs="Times New Roman"/>
        </w:rPr>
      </w:pPr>
      <w:ins w:id="23481" w:author="UTENTE" w:date="2020-06-30T19:16:00Z">
        <w:r w:rsidRPr="00592A5B">
          <w:rPr>
            <w:rFonts w:ascii="Calibri" w:eastAsia="Calibri" w:hAnsi="Calibri" w:cs="Times New Roman"/>
          </w:rPr>
          <w:t>new "Isaac Finale #2: Imbrunire"</w:t>
        </w:r>
        <w:r w:rsidRPr="00592A5B">
          <w:rPr>
            <w:rFonts w:ascii="Calibri" w:eastAsia="Calibri" w:hAnsi="Calibri" w:cs="Times New Roman"/>
          </w:rPr>
          <w:br w:type="page"/>
        </w:r>
      </w:ins>
    </w:p>
    <w:p w14:paraId="2975E7BB" w14:textId="77777777" w:rsidR="00592A5B" w:rsidRPr="00592A5B" w:rsidRDefault="00592A5B" w:rsidP="00592A5B">
      <w:pPr>
        <w:numPr>
          <w:ilvl w:val="0"/>
          <w:numId w:val="64"/>
        </w:numPr>
        <w:spacing w:line="480" w:lineRule="auto"/>
        <w:contextualSpacing/>
        <w:jc w:val="left"/>
        <w:rPr>
          <w:ins w:id="23482" w:author="UTENTE" w:date="2020-06-30T19:16:00Z"/>
          <w:rFonts w:ascii="Calibri" w:eastAsia="Calibri" w:hAnsi="Calibri" w:cs="Times New Roman"/>
          <w:lang w:val="en-US"/>
        </w:rPr>
      </w:pPr>
      <w:ins w:id="23483" w:author="UTENTE" w:date="2020-06-30T19:16:00Z">
        <w:r w:rsidRPr="00592A5B">
          <w:rPr>
            <w:rFonts w:ascii="Calibri" w:eastAsia="Calibri" w:hAnsi="Calibri" w:cs="Times New Roman"/>
            <w:lang w:val="en-US"/>
          </w:rPr>
          <w:lastRenderedPageBreak/>
          <w:t>old "Rex End #1: Eternal Union"</w:t>
        </w:r>
      </w:ins>
    </w:p>
    <w:p w14:paraId="2B47AB87" w14:textId="77777777" w:rsidR="00592A5B" w:rsidRPr="00592A5B" w:rsidRDefault="00592A5B" w:rsidP="00592A5B">
      <w:pPr>
        <w:spacing w:line="480" w:lineRule="auto"/>
        <w:jc w:val="left"/>
        <w:rPr>
          <w:ins w:id="23484" w:author="UTENTE" w:date="2020-06-30T19:16:00Z"/>
          <w:rFonts w:ascii="Calibri" w:eastAsia="Calibri" w:hAnsi="Calibri" w:cs="Times New Roman"/>
          <w:lang w:val="en-US"/>
        </w:rPr>
      </w:pPr>
    </w:p>
    <w:p w14:paraId="778C3587" w14:textId="77777777" w:rsidR="00592A5B" w:rsidRPr="00592A5B" w:rsidRDefault="00592A5B" w:rsidP="00592A5B">
      <w:pPr>
        <w:numPr>
          <w:ilvl w:val="0"/>
          <w:numId w:val="64"/>
        </w:numPr>
        <w:spacing w:line="480" w:lineRule="auto"/>
        <w:contextualSpacing/>
        <w:jc w:val="left"/>
        <w:rPr>
          <w:ins w:id="23485" w:author="UTENTE" w:date="2020-06-30T19:16:00Z"/>
          <w:rFonts w:ascii="Calibri" w:eastAsia="Calibri" w:hAnsi="Calibri" w:cs="Times New Roman"/>
          <w:lang w:val="en-US"/>
        </w:rPr>
      </w:pPr>
      <w:ins w:id="23486" w:author="UTENTE" w:date="2020-06-30T19:16:00Z">
        <w:r w:rsidRPr="00592A5B">
          <w:rPr>
            <w:rFonts w:ascii="Calibri" w:eastAsia="Calibri" w:hAnsi="Calibri" w:cs="Times New Roman"/>
            <w:lang w:val="en-US"/>
          </w:rPr>
          <w:t>old "Rex End #2: Another Dusk"</w:t>
        </w:r>
      </w:ins>
    </w:p>
    <w:p w14:paraId="58EE73ED" w14:textId="77777777" w:rsidR="00592A5B" w:rsidRPr="00592A5B" w:rsidRDefault="00592A5B" w:rsidP="00592A5B">
      <w:pPr>
        <w:spacing w:line="480" w:lineRule="auto"/>
        <w:jc w:val="left"/>
        <w:rPr>
          <w:ins w:id="23487" w:author="UTENTE" w:date="2020-06-30T19:16:00Z"/>
          <w:rFonts w:ascii="Calibri" w:eastAsia="Calibri" w:hAnsi="Calibri" w:cs="Times New Roman"/>
          <w:lang w:val="en-US"/>
        </w:rPr>
      </w:pPr>
    </w:p>
    <w:p w14:paraId="4EE23CEA" w14:textId="77777777" w:rsidR="00592A5B" w:rsidRPr="00592A5B" w:rsidRDefault="00592A5B" w:rsidP="00592A5B">
      <w:pPr>
        <w:numPr>
          <w:ilvl w:val="0"/>
          <w:numId w:val="64"/>
        </w:numPr>
        <w:spacing w:line="480" w:lineRule="auto"/>
        <w:contextualSpacing/>
        <w:jc w:val="left"/>
        <w:rPr>
          <w:ins w:id="23488" w:author="UTENTE" w:date="2020-06-30T19:16:00Z"/>
          <w:rFonts w:ascii="Calibri" w:eastAsia="Calibri" w:hAnsi="Calibri" w:cs="Times New Roman"/>
          <w:lang w:val="en-US"/>
        </w:rPr>
      </w:pPr>
      <w:ins w:id="23489" w:author="UTENTE" w:date="2020-06-30T19:16:00Z">
        <w:r w:rsidRPr="00592A5B">
          <w:rPr>
            <w:rFonts w:ascii="Calibri" w:eastAsia="Calibri" w:hAnsi="Calibri" w:cs="Times New Roman"/>
            <w:lang w:val="en-US"/>
          </w:rPr>
          <w:t>old "Luka End #1: Lover's Hate"</w:t>
        </w:r>
      </w:ins>
    </w:p>
    <w:p w14:paraId="5847B379" w14:textId="77777777" w:rsidR="00592A5B" w:rsidRPr="00592A5B" w:rsidRDefault="00592A5B" w:rsidP="00592A5B">
      <w:pPr>
        <w:spacing w:line="480" w:lineRule="auto"/>
        <w:jc w:val="left"/>
        <w:rPr>
          <w:ins w:id="23490" w:author="UTENTE" w:date="2020-06-30T19:16:00Z"/>
          <w:rFonts w:ascii="Calibri" w:eastAsia="Calibri" w:hAnsi="Calibri" w:cs="Times New Roman"/>
          <w:lang w:val="en-US"/>
        </w:rPr>
      </w:pPr>
    </w:p>
    <w:p w14:paraId="51BD1A53" w14:textId="77777777" w:rsidR="00592A5B" w:rsidRPr="00592A5B" w:rsidRDefault="00592A5B" w:rsidP="00592A5B">
      <w:pPr>
        <w:numPr>
          <w:ilvl w:val="0"/>
          <w:numId w:val="64"/>
        </w:numPr>
        <w:spacing w:line="480" w:lineRule="auto"/>
        <w:contextualSpacing/>
        <w:jc w:val="left"/>
        <w:rPr>
          <w:ins w:id="23491" w:author="UTENTE" w:date="2020-06-30T19:16:00Z"/>
          <w:rFonts w:ascii="Calibri" w:eastAsia="Calibri" w:hAnsi="Calibri" w:cs="Times New Roman"/>
          <w:lang w:val="en-US"/>
        </w:rPr>
      </w:pPr>
      <w:ins w:id="23492" w:author="UTENTE" w:date="2020-06-30T19:16:00Z">
        <w:r w:rsidRPr="00592A5B">
          <w:rPr>
            <w:rFonts w:ascii="Calibri" w:eastAsia="Calibri" w:hAnsi="Calibri" w:cs="Times New Roman"/>
            <w:lang w:val="en-US"/>
          </w:rPr>
          <w:t>old "Luka End #2: Until The Last Days"</w:t>
        </w:r>
      </w:ins>
    </w:p>
    <w:p w14:paraId="5EA7B52C" w14:textId="77777777" w:rsidR="00592A5B" w:rsidRPr="00592A5B" w:rsidRDefault="00592A5B" w:rsidP="00592A5B">
      <w:pPr>
        <w:spacing w:line="480" w:lineRule="auto"/>
        <w:jc w:val="left"/>
        <w:rPr>
          <w:ins w:id="23493" w:author="UTENTE" w:date="2020-06-30T19:16:00Z"/>
          <w:rFonts w:ascii="Calibri" w:eastAsia="Calibri" w:hAnsi="Calibri" w:cs="Times New Roman"/>
          <w:lang w:val="en-US"/>
        </w:rPr>
      </w:pPr>
    </w:p>
    <w:p w14:paraId="62DE3CB6" w14:textId="77777777" w:rsidR="00592A5B" w:rsidRPr="00592A5B" w:rsidRDefault="00592A5B" w:rsidP="00592A5B">
      <w:pPr>
        <w:numPr>
          <w:ilvl w:val="0"/>
          <w:numId w:val="64"/>
        </w:numPr>
        <w:spacing w:line="480" w:lineRule="auto"/>
        <w:contextualSpacing/>
        <w:jc w:val="left"/>
        <w:rPr>
          <w:ins w:id="23494" w:author="UTENTE" w:date="2020-06-30T19:16:00Z"/>
          <w:rFonts w:ascii="Calibri" w:eastAsia="Calibri" w:hAnsi="Calibri" w:cs="Times New Roman"/>
          <w:lang w:val="en-US"/>
        </w:rPr>
      </w:pPr>
      <w:ins w:id="23495" w:author="UTENTE" w:date="2020-06-30T19:16:00Z">
        <w:r w:rsidRPr="00592A5B">
          <w:rPr>
            <w:rFonts w:ascii="Calibri" w:eastAsia="Calibri" w:hAnsi="Calibri" w:cs="Times New Roman"/>
            <w:lang w:val="en-US"/>
          </w:rPr>
          <w:t>old "???"</w:t>
        </w:r>
      </w:ins>
    </w:p>
    <w:p w14:paraId="02CC0942" w14:textId="77777777" w:rsidR="00592A5B" w:rsidRPr="00592A5B" w:rsidRDefault="00592A5B" w:rsidP="00592A5B">
      <w:pPr>
        <w:spacing w:line="480" w:lineRule="auto"/>
        <w:jc w:val="left"/>
        <w:rPr>
          <w:ins w:id="23496" w:author="UTENTE" w:date="2020-06-30T19:16:00Z"/>
          <w:rFonts w:ascii="Calibri" w:eastAsia="Calibri" w:hAnsi="Calibri" w:cs="Times New Roman"/>
          <w:lang w:val="en-US"/>
        </w:rPr>
      </w:pPr>
    </w:p>
    <w:p w14:paraId="688BD51B" w14:textId="77777777" w:rsidR="00592A5B" w:rsidRPr="00592A5B" w:rsidRDefault="00592A5B" w:rsidP="00592A5B">
      <w:pPr>
        <w:numPr>
          <w:ilvl w:val="0"/>
          <w:numId w:val="64"/>
        </w:numPr>
        <w:spacing w:line="480" w:lineRule="auto"/>
        <w:contextualSpacing/>
        <w:jc w:val="left"/>
        <w:rPr>
          <w:ins w:id="23497" w:author="UTENTE" w:date="2020-06-30T19:16:00Z"/>
          <w:rFonts w:ascii="Calibri" w:eastAsia="Calibri" w:hAnsi="Calibri" w:cs="Times New Roman"/>
          <w:lang w:val="en-US"/>
        </w:rPr>
      </w:pPr>
      <w:ins w:id="23498" w:author="UTENTE" w:date="2020-06-30T19:16:00Z">
        <w:r w:rsidRPr="00592A5B">
          <w:rPr>
            <w:rFonts w:ascii="Calibri" w:eastAsia="Calibri" w:hAnsi="Calibri" w:cs="Times New Roman"/>
            <w:lang w:val="en-US"/>
          </w:rPr>
          <w:t>old "What's my name?"</w:t>
        </w:r>
      </w:ins>
    </w:p>
    <w:p w14:paraId="577B6C7D" w14:textId="77777777" w:rsidR="00592A5B" w:rsidRPr="00592A5B" w:rsidRDefault="00592A5B" w:rsidP="00592A5B">
      <w:pPr>
        <w:spacing w:line="480" w:lineRule="auto"/>
        <w:jc w:val="left"/>
        <w:rPr>
          <w:ins w:id="23499" w:author="UTENTE" w:date="2020-06-30T19:16:00Z"/>
          <w:rFonts w:ascii="Calibri" w:eastAsia="Calibri" w:hAnsi="Calibri" w:cs="Times New Roman"/>
          <w:lang w:val="en-US"/>
        </w:rPr>
      </w:pPr>
    </w:p>
    <w:p w14:paraId="34FDD5AC" w14:textId="77777777" w:rsidR="00592A5B" w:rsidRPr="00592A5B" w:rsidRDefault="00592A5B" w:rsidP="00592A5B">
      <w:pPr>
        <w:numPr>
          <w:ilvl w:val="0"/>
          <w:numId w:val="64"/>
        </w:numPr>
        <w:spacing w:line="480" w:lineRule="auto"/>
        <w:contextualSpacing/>
        <w:jc w:val="left"/>
        <w:rPr>
          <w:ins w:id="23500" w:author="UTENTE" w:date="2020-06-30T19:16:00Z"/>
          <w:rFonts w:ascii="Calibri" w:eastAsia="Calibri" w:hAnsi="Calibri" w:cs="Times New Roman"/>
          <w:lang w:val="en-US"/>
        </w:rPr>
      </w:pPr>
      <w:ins w:id="23501" w:author="UTENTE" w:date="2020-06-30T19:16:00Z">
        <w:r w:rsidRPr="00592A5B">
          <w:rPr>
            <w:rFonts w:ascii="Calibri" w:eastAsia="Calibri" w:hAnsi="Calibri" w:cs="Times New Roman"/>
            <w:lang w:val="en-US"/>
          </w:rPr>
          <w:t>old "About"</w:t>
        </w:r>
      </w:ins>
    </w:p>
    <w:p w14:paraId="08FAEE4C" w14:textId="77777777" w:rsidR="00592A5B" w:rsidRPr="00592A5B" w:rsidRDefault="00592A5B" w:rsidP="00592A5B">
      <w:pPr>
        <w:spacing w:line="480" w:lineRule="auto"/>
        <w:jc w:val="left"/>
        <w:rPr>
          <w:ins w:id="23502" w:author="UTENTE" w:date="2020-06-30T19:16:00Z"/>
          <w:rFonts w:ascii="Calibri" w:eastAsia="Calibri" w:hAnsi="Calibri" w:cs="Times New Roman"/>
          <w:lang w:val="en-US"/>
        </w:rPr>
      </w:pPr>
    </w:p>
    <w:p w14:paraId="1D947FAD" w14:textId="77777777" w:rsidR="00592A5B" w:rsidRPr="00592A5B" w:rsidRDefault="00592A5B" w:rsidP="00592A5B">
      <w:pPr>
        <w:numPr>
          <w:ilvl w:val="0"/>
          <w:numId w:val="64"/>
        </w:numPr>
        <w:spacing w:line="480" w:lineRule="auto"/>
        <w:contextualSpacing/>
        <w:jc w:val="left"/>
        <w:rPr>
          <w:ins w:id="23503" w:author="UTENTE" w:date="2020-06-30T19:16:00Z"/>
          <w:rFonts w:ascii="Calibri" w:eastAsia="Calibri" w:hAnsi="Calibri" w:cs="Times New Roman"/>
          <w:lang w:val="en-US"/>
        </w:rPr>
      </w:pPr>
      <w:ins w:id="23504" w:author="UTENTE" w:date="2020-06-30T19:16:00Z">
        <w:r w:rsidRPr="00592A5B">
          <w:rPr>
            <w:rFonts w:ascii="Calibri" w:eastAsia="Calibri" w:hAnsi="Calibri" w:cs="Times New Roman"/>
            <w:lang w:val="en-US"/>
          </w:rPr>
          <w:t>old "Version [config.version!t]\n"</w:t>
        </w:r>
      </w:ins>
    </w:p>
    <w:p w14:paraId="64F2CDD0" w14:textId="77777777" w:rsidR="00592A5B" w:rsidRPr="00592A5B" w:rsidRDefault="00592A5B" w:rsidP="00592A5B">
      <w:pPr>
        <w:spacing w:line="480" w:lineRule="auto"/>
        <w:jc w:val="left"/>
        <w:rPr>
          <w:ins w:id="23505" w:author="UTENTE" w:date="2020-06-30T19:16:00Z"/>
          <w:rFonts w:ascii="Calibri" w:eastAsia="Calibri" w:hAnsi="Calibri" w:cs="Times New Roman"/>
          <w:lang w:val="en-US"/>
        </w:rPr>
      </w:pPr>
    </w:p>
    <w:p w14:paraId="51CE86B8" w14:textId="77777777" w:rsidR="00592A5B" w:rsidRPr="00592A5B" w:rsidRDefault="00592A5B" w:rsidP="00592A5B">
      <w:pPr>
        <w:numPr>
          <w:ilvl w:val="0"/>
          <w:numId w:val="64"/>
        </w:numPr>
        <w:spacing w:line="480" w:lineRule="auto"/>
        <w:contextualSpacing/>
        <w:jc w:val="left"/>
        <w:rPr>
          <w:ins w:id="23506" w:author="UTENTE" w:date="2020-06-30T19:16:00Z"/>
          <w:rFonts w:ascii="Calibri" w:eastAsia="Calibri" w:hAnsi="Calibri" w:cs="Times New Roman"/>
          <w:lang w:val="en-US"/>
        </w:rPr>
      </w:pPr>
      <w:ins w:id="23507" w:author="UTENTE" w:date="2020-06-30T19:16:00Z">
        <w:r w:rsidRPr="00592A5B">
          <w:rPr>
            <w:rFonts w:ascii="Calibri" w:eastAsia="Calibri" w:hAnsi="Calibri" w:cs="Times New Roman"/>
            <w:lang w:val="en-US"/>
          </w:rPr>
          <w:t>old "Made with {a=https://www.renpy.org/}Ren'Py{/a} [renpy.version_only].\n\n[renpy.license!t]"</w:t>
        </w:r>
      </w:ins>
    </w:p>
    <w:p w14:paraId="7B1318BB" w14:textId="77777777" w:rsidR="00592A5B" w:rsidRPr="00592A5B" w:rsidRDefault="00592A5B" w:rsidP="00592A5B">
      <w:pPr>
        <w:spacing w:line="480" w:lineRule="auto"/>
        <w:jc w:val="left"/>
        <w:rPr>
          <w:ins w:id="23508" w:author="UTENTE" w:date="2020-06-30T19:16:00Z"/>
          <w:rFonts w:ascii="Calibri" w:eastAsia="Calibri" w:hAnsi="Calibri" w:cs="Times New Roman"/>
          <w:lang w:val="en-US"/>
        </w:rPr>
      </w:pPr>
    </w:p>
    <w:p w14:paraId="26A8C09C" w14:textId="77777777" w:rsidR="00592A5B" w:rsidRPr="00592A5B" w:rsidRDefault="00592A5B" w:rsidP="00592A5B">
      <w:pPr>
        <w:numPr>
          <w:ilvl w:val="0"/>
          <w:numId w:val="64"/>
        </w:numPr>
        <w:spacing w:line="480" w:lineRule="auto"/>
        <w:contextualSpacing/>
        <w:jc w:val="left"/>
        <w:rPr>
          <w:ins w:id="23509" w:author="UTENTE" w:date="2020-06-30T19:16:00Z"/>
          <w:rFonts w:ascii="Calibri" w:eastAsia="Calibri" w:hAnsi="Calibri" w:cs="Times New Roman"/>
          <w:lang w:val="en-US"/>
        </w:rPr>
      </w:pPr>
      <w:ins w:id="23510" w:author="UTENTE" w:date="2020-06-30T19:16:00Z">
        <w:r w:rsidRPr="00592A5B">
          <w:rPr>
            <w:rFonts w:ascii="Calibri" w:eastAsia="Calibri" w:hAnsi="Calibri" w:cs="Times New Roman"/>
            <w:lang w:val="en-US"/>
          </w:rPr>
          <w:t>old "Save"</w:t>
        </w:r>
      </w:ins>
    </w:p>
    <w:p w14:paraId="32F1F21F" w14:textId="77777777" w:rsidR="00592A5B" w:rsidRPr="00592A5B" w:rsidRDefault="00592A5B" w:rsidP="00592A5B">
      <w:pPr>
        <w:spacing w:line="480" w:lineRule="auto"/>
        <w:jc w:val="left"/>
        <w:rPr>
          <w:ins w:id="23511" w:author="UTENTE" w:date="2020-06-30T19:16:00Z"/>
          <w:rFonts w:ascii="Calibri" w:eastAsia="Calibri" w:hAnsi="Calibri" w:cs="Times New Roman"/>
          <w:lang w:val="en-US"/>
        </w:rPr>
      </w:pPr>
    </w:p>
    <w:p w14:paraId="06E253C0" w14:textId="77777777" w:rsidR="00592A5B" w:rsidRPr="00592A5B" w:rsidRDefault="00592A5B" w:rsidP="00592A5B">
      <w:pPr>
        <w:numPr>
          <w:ilvl w:val="0"/>
          <w:numId w:val="64"/>
        </w:numPr>
        <w:spacing w:line="480" w:lineRule="auto"/>
        <w:contextualSpacing/>
        <w:jc w:val="left"/>
        <w:rPr>
          <w:ins w:id="23512" w:author="UTENTE" w:date="2020-06-30T19:16:00Z"/>
          <w:rFonts w:ascii="Calibri" w:eastAsia="Calibri" w:hAnsi="Calibri" w:cs="Times New Roman"/>
          <w:lang w:val="en-US"/>
        </w:rPr>
      </w:pPr>
      <w:ins w:id="23513" w:author="UTENTE" w:date="2020-06-30T19:16:00Z">
        <w:r w:rsidRPr="00592A5B">
          <w:rPr>
            <w:rFonts w:ascii="Calibri" w:eastAsia="Calibri" w:hAnsi="Calibri" w:cs="Times New Roman"/>
            <w:lang w:val="en-US"/>
          </w:rPr>
          <w:t>old "Load"</w:t>
        </w:r>
      </w:ins>
    </w:p>
    <w:p w14:paraId="33B3A0FA" w14:textId="77777777" w:rsidR="00592A5B" w:rsidRPr="00592A5B" w:rsidRDefault="00592A5B" w:rsidP="00592A5B">
      <w:pPr>
        <w:spacing w:line="480" w:lineRule="auto"/>
        <w:jc w:val="left"/>
        <w:rPr>
          <w:ins w:id="23514" w:author="UTENTE" w:date="2020-06-30T19:16:00Z"/>
          <w:rFonts w:ascii="Calibri" w:eastAsia="Calibri" w:hAnsi="Calibri" w:cs="Times New Roman"/>
          <w:lang w:val="en-US"/>
        </w:rPr>
      </w:pPr>
    </w:p>
    <w:p w14:paraId="0D336174" w14:textId="77777777" w:rsidR="00592A5B" w:rsidRPr="00592A5B" w:rsidRDefault="00592A5B" w:rsidP="00592A5B">
      <w:pPr>
        <w:numPr>
          <w:ilvl w:val="0"/>
          <w:numId w:val="64"/>
        </w:numPr>
        <w:spacing w:line="480" w:lineRule="auto"/>
        <w:contextualSpacing/>
        <w:jc w:val="left"/>
        <w:rPr>
          <w:ins w:id="23515" w:author="UTENTE" w:date="2020-06-30T19:16:00Z"/>
          <w:rFonts w:ascii="Calibri" w:eastAsia="Calibri" w:hAnsi="Calibri" w:cs="Times New Roman"/>
          <w:lang w:val="en-US"/>
        </w:rPr>
      </w:pPr>
      <w:ins w:id="23516" w:author="UTENTE" w:date="2020-06-30T19:16:00Z">
        <w:r w:rsidRPr="00592A5B">
          <w:rPr>
            <w:rFonts w:ascii="Calibri" w:eastAsia="Calibri" w:hAnsi="Calibri" w:cs="Times New Roman"/>
            <w:lang w:val="en-US"/>
          </w:rPr>
          <w:t>old "Page {}"</w:t>
        </w:r>
        <w:r w:rsidRPr="00592A5B">
          <w:rPr>
            <w:rFonts w:ascii="Calibri" w:eastAsia="Calibri" w:hAnsi="Calibri" w:cs="Times New Roman"/>
            <w:lang w:val="en-US"/>
          </w:rPr>
          <w:br w:type="page"/>
        </w:r>
      </w:ins>
    </w:p>
    <w:p w14:paraId="072E4F53" w14:textId="77777777" w:rsidR="00592A5B" w:rsidRPr="00592A5B" w:rsidRDefault="00592A5B" w:rsidP="00592A5B">
      <w:pPr>
        <w:numPr>
          <w:ilvl w:val="0"/>
          <w:numId w:val="65"/>
        </w:numPr>
        <w:spacing w:line="480" w:lineRule="auto"/>
        <w:contextualSpacing/>
        <w:jc w:val="left"/>
        <w:rPr>
          <w:ins w:id="23517" w:author="UTENTE" w:date="2020-06-30T19:16:00Z"/>
          <w:rFonts w:ascii="Calibri" w:eastAsia="Calibri" w:hAnsi="Calibri" w:cs="Times New Roman"/>
        </w:rPr>
      </w:pPr>
      <w:ins w:id="23518" w:author="UTENTE" w:date="2020-06-30T19:16:00Z">
        <w:r w:rsidRPr="00592A5B">
          <w:rPr>
            <w:rFonts w:ascii="Calibri" w:eastAsia="Calibri" w:hAnsi="Calibri" w:cs="Times New Roman"/>
          </w:rPr>
          <w:lastRenderedPageBreak/>
          <w:t>new "Rex Finale #1: Unione eterna"</w:t>
        </w:r>
      </w:ins>
    </w:p>
    <w:p w14:paraId="16A5CEC3" w14:textId="77777777" w:rsidR="00592A5B" w:rsidRPr="00592A5B" w:rsidRDefault="00592A5B" w:rsidP="00592A5B">
      <w:pPr>
        <w:spacing w:line="480" w:lineRule="auto"/>
        <w:jc w:val="left"/>
        <w:rPr>
          <w:ins w:id="23519" w:author="UTENTE" w:date="2020-06-30T19:16:00Z"/>
          <w:rFonts w:ascii="Calibri" w:eastAsia="Calibri" w:hAnsi="Calibri" w:cs="Times New Roman"/>
        </w:rPr>
      </w:pPr>
    </w:p>
    <w:p w14:paraId="71F9DDBD" w14:textId="77777777" w:rsidR="00592A5B" w:rsidRPr="00592A5B" w:rsidRDefault="00592A5B" w:rsidP="00592A5B">
      <w:pPr>
        <w:numPr>
          <w:ilvl w:val="0"/>
          <w:numId w:val="65"/>
        </w:numPr>
        <w:spacing w:line="480" w:lineRule="auto"/>
        <w:contextualSpacing/>
        <w:jc w:val="left"/>
        <w:rPr>
          <w:ins w:id="23520" w:author="UTENTE" w:date="2020-06-30T19:16:00Z"/>
          <w:rFonts w:ascii="Calibri" w:eastAsia="Calibri" w:hAnsi="Calibri" w:cs="Times New Roman"/>
        </w:rPr>
      </w:pPr>
      <w:ins w:id="23521" w:author="UTENTE" w:date="2020-06-30T19:16:00Z">
        <w:r w:rsidRPr="00592A5B">
          <w:rPr>
            <w:rFonts w:ascii="Calibri" w:eastAsia="Calibri" w:hAnsi="Calibri" w:cs="Times New Roman"/>
          </w:rPr>
          <w:t>new "Rex Finale #2: Un altro tramonto"</w:t>
        </w:r>
      </w:ins>
    </w:p>
    <w:p w14:paraId="19BC7FC4" w14:textId="77777777" w:rsidR="00592A5B" w:rsidRPr="00592A5B" w:rsidRDefault="00592A5B" w:rsidP="00592A5B">
      <w:pPr>
        <w:spacing w:line="480" w:lineRule="auto"/>
        <w:jc w:val="left"/>
        <w:rPr>
          <w:ins w:id="23522" w:author="UTENTE" w:date="2020-06-30T19:16:00Z"/>
          <w:rFonts w:ascii="Calibri" w:eastAsia="Calibri" w:hAnsi="Calibri" w:cs="Times New Roman"/>
        </w:rPr>
      </w:pPr>
    </w:p>
    <w:p w14:paraId="6F7E4F74" w14:textId="77777777" w:rsidR="00592A5B" w:rsidRPr="00592A5B" w:rsidRDefault="00592A5B" w:rsidP="00592A5B">
      <w:pPr>
        <w:numPr>
          <w:ilvl w:val="0"/>
          <w:numId w:val="65"/>
        </w:numPr>
        <w:spacing w:line="480" w:lineRule="auto"/>
        <w:contextualSpacing/>
        <w:jc w:val="left"/>
        <w:rPr>
          <w:ins w:id="23523" w:author="UTENTE" w:date="2020-06-30T19:16:00Z"/>
          <w:rFonts w:ascii="Calibri" w:eastAsia="Calibri" w:hAnsi="Calibri" w:cs="Times New Roman"/>
        </w:rPr>
      </w:pPr>
      <w:ins w:id="23524" w:author="UTENTE" w:date="2020-06-30T19:16:00Z">
        <w:r w:rsidRPr="00592A5B">
          <w:rPr>
            <w:rFonts w:ascii="Calibri" w:eastAsia="Calibri" w:hAnsi="Calibri" w:cs="Times New Roman"/>
          </w:rPr>
          <w:t>new "Luks Finale #1: L'odio di un amante"</w:t>
        </w:r>
      </w:ins>
    </w:p>
    <w:p w14:paraId="5BBAF965" w14:textId="77777777" w:rsidR="00592A5B" w:rsidRPr="00592A5B" w:rsidRDefault="00592A5B" w:rsidP="00592A5B">
      <w:pPr>
        <w:spacing w:line="480" w:lineRule="auto"/>
        <w:jc w:val="left"/>
        <w:rPr>
          <w:ins w:id="23525" w:author="UTENTE" w:date="2020-06-30T19:16:00Z"/>
          <w:rFonts w:ascii="Calibri" w:eastAsia="Calibri" w:hAnsi="Calibri" w:cs="Times New Roman"/>
        </w:rPr>
      </w:pPr>
    </w:p>
    <w:p w14:paraId="2EFE7308" w14:textId="77777777" w:rsidR="00592A5B" w:rsidRPr="00592A5B" w:rsidRDefault="00592A5B" w:rsidP="00592A5B">
      <w:pPr>
        <w:numPr>
          <w:ilvl w:val="0"/>
          <w:numId w:val="65"/>
        </w:numPr>
        <w:spacing w:line="480" w:lineRule="auto"/>
        <w:contextualSpacing/>
        <w:jc w:val="left"/>
        <w:rPr>
          <w:ins w:id="23526" w:author="UTENTE" w:date="2020-06-30T19:16:00Z"/>
          <w:rFonts w:ascii="Calibri" w:eastAsia="Calibri" w:hAnsi="Calibri" w:cs="Times New Roman"/>
        </w:rPr>
      </w:pPr>
      <w:ins w:id="23527" w:author="UTENTE" w:date="2020-06-30T19:16:00Z">
        <w:r w:rsidRPr="00592A5B">
          <w:rPr>
            <w:rFonts w:ascii="Calibri" w:eastAsia="Calibri" w:hAnsi="Calibri" w:cs="Times New Roman"/>
          </w:rPr>
          <w:t>new "Luka Finale #2: Fino alla fine dei giorni"</w:t>
        </w:r>
      </w:ins>
    </w:p>
    <w:p w14:paraId="728FBD7D" w14:textId="77777777" w:rsidR="00592A5B" w:rsidRPr="00592A5B" w:rsidRDefault="00592A5B" w:rsidP="00592A5B">
      <w:pPr>
        <w:spacing w:line="480" w:lineRule="auto"/>
        <w:jc w:val="left"/>
        <w:rPr>
          <w:ins w:id="23528" w:author="UTENTE" w:date="2020-06-30T19:16:00Z"/>
          <w:rFonts w:ascii="Calibri" w:eastAsia="Calibri" w:hAnsi="Calibri" w:cs="Times New Roman"/>
        </w:rPr>
      </w:pPr>
    </w:p>
    <w:p w14:paraId="0F655E79" w14:textId="77777777" w:rsidR="00592A5B" w:rsidRPr="00592A5B" w:rsidRDefault="00592A5B" w:rsidP="00592A5B">
      <w:pPr>
        <w:numPr>
          <w:ilvl w:val="0"/>
          <w:numId w:val="65"/>
        </w:numPr>
        <w:spacing w:line="480" w:lineRule="auto"/>
        <w:contextualSpacing/>
        <w:jc w:val="left"/>
        <w:rPr>
          <w:ins w:id="23529" w:author="UTENTE" w:date="2020-06-30T19:16:00Z"/>
          <w:rFonts w:ascii="Calibri" w:eastAsia="Calibri" w:hAnsi="Calibri" w:cs="Times New Roman"/>
        </w:rPr>
      </w:pPr>
      <w:ins w:id="23530" w:author="UTENTE" w:date="2020-06-30T19:16:00Z">
        <w:r w:rsidRPr="00592A5B">
          <w:rPr>
            <w:rFonts w:ascii="Calibri" w:eastAsia="Calibri" w:hAnsi="Calibri" w:cs="Times New Roman"/>
          </w:rPr>
          <w:t>new "???"</w:t>
        </w:r>
      </w:ins>
    </w:p>
    <w:p w14:paraId="3EE5F763" w14:textId="77777777" w:rsidR="00592A5B" w:rsidRPr="00592A5B" w:rsidRDefault="00592A5B" w:rsidP="00592A5B">
      <w:pPr>
        <w:spacing w:line="480" w:lineRule="auto"/>
        <w:jc w:val="left"/>
        <w:rPr>
          <w:ins w:id="23531" w:author="UTENTE" w:date="2020-06-30T19:16:00Z"/>
          <w:rFonts w:ascii="Calibri" w:eastAsia="Calibri" w:hAnsi="Calibri" w:cs="Times New Roman"/>
        </w:rPr>
      </w:pPr>
    </w:p>
    <w:p w14:paraId="175069FC" w14:textId="77777777" w:rsidR="00592A5B" w:rsidRPr="00592A5B" w:rsidRDefault="00592A5B" w:rsidP="00592A5B">
      <w:pPr>
        <w:numPr>
          <w:ilvl w:val="0"/>
          <w:numId w:val="65"/>
        </w:numPr>
        <w:spacing w:line="480" w:lineRule="auto"/>
        <w:contextualSpacing/>
        <w:jc w:val="left"/>
        <w:rPr>
          <w:ins w:id="23532" w:author="UTENTE" w:date="2020-06-30T19:16:00Z"/>
          <w:rFonts w:ascii="Calibri" w:eastAsia="Calibri" w:hAnsi="Calibri" w:cs="Times New Roman"/>
        </w:rPr>
      </w:pPr>
      <w:ins w:id="23533" w:author="UTENTE" w:date="2020-06-30T19:16:00Z">
        <w:r w:rsidRPr="00592A5B">
          <w:rPr>
            <w:rFonts w:ascii="Calibri" w:eastAsia="Calibri" w:hAnsi="Calibri" w:cs="Times New Roman"/>
          </w:rPr>
          <w:t>new "Come mi chiamo?"</w:t>
        </w:r>
      </w:ins>
    </w:p>
    <w:p w14:paraId="02FE93EF" w14:textId="77777777" w:rsidR="00592A5B" w:rsidRPr="00592A5B" w:rsidRDefault="00592A5B" w:rsidP="00592A5B">
      <w:pPr>
        <w:spacing w:line="480" w:lineRule="auto"/>
        <w:jc w:val="left"/>
        <w:rPr>
          <w:ins w:id="23534" w:author="UTENTE" w:date="2020-06-30T19:16:00Z"/>
          <w:rFonts w:ascii="Calibri" w:eastAsia="Calibri" w:hAnsi="Calibri" w:cs="Times New Roman"/>
        </w:rPr>
      </w:pPr>
    </w:p>
    <w:p w14:paraId="7B7DF1D1" w14:textId="77777777" w:rsidR="00592A5B" w:rsidRPr="00592A5B" w:rsidRDefault="00592A5B" w:rsidP="00592A5B">
      <w:pPr>
        <w:numPr>
          <w:ilvl w:val="0"/>
          <w:numId w:val="65"/>
        </w:numPr>
        <w:spacing w:line="480" w:lineRule="auto"/>
        <w:contextualSpacing/>
        <w:jc w:val="left"/>
        <w:rPr>
          <w:ins w:id="23535" w:author="UTENTE" w:date="2020-06-30T19:16:00Z"/>
          <w:rFonts w:ascii="Calibri" w:eastAsia="Calibri" w:hAnsi="Calibri" w:cs="Times New Roman"/>
        </w:rPr>
      </w:pPr>
      <w:ins w:id="23536" w:author="UTENTE" w:date="2020-06-30T19:16:00Z">
        <w:r w:rsidRPr="00592A5B">
          <w:rPr>
            <w:rFonts w:ascii="Calibri" w:eastAsia="Calibri" w:hAnsi="Calibri" w:cs="Times New Roman"/>
          </w:rPr>
          <w:t>new "Informazioni"</w:t>
        </w:r>
      </w:ins>
    </w:p>
    <w:p w14:paraId="29B2CF66" w14:textId="77777777" w:rsidR="00592A5B" w:rsidRPr="00592A5B" w:rsidRDefault="00592A5B" w:rsidP="00592A5B">
      <w:pPr>
        <w:spacing w:line="480" w:lineRule="auto"/>
        <w:jc w:val="left"/>
        <w:rPr>
          <w:ins w:id="23537" w:author="UTENTE" w:date="2020-06-30T19:16:00Z"/>
          <w:rFonts w:ascii="Calibri" w:eastAsia="Calibri" w:hAnsi="Calibri" w:cs="Times New Roman"/>
        </w:rPr>
      </w:pPr>
    </w:p>
    <w:p w14:paraId="4BCB38D2" w14:textId="77777777" w:rsidR="00592A5B" w:rsidRPr="00592A5B" w:rsidRDefault="00592A5B" w:rsidP="00592A5B">
      <w:pPr>
        <w:numPr>
          <w:ilvl w:val="0"/>
          <w:numId w:val="65"/>
        </w:numPr>
        <w:spacing w:line="480" w:lineRule="auto"/>
        <w:contextualSpacing/>
        <w:jc w:val="left"/>
        <w:rPr>
          <w:ins w:id="23538" w:author="UTENTE" w:date="2020-06-30T19:16:00Z"/>
          <w:rFonts w:ascii="Calibri" w:eastAsia="Calibri" w:hAnsi="Calibri" w:cs="Times New Roman"/>
        </w:rPr>
      </w:pPr>
      <w:ins w:id="23539" w:author="UTENTE" w:date="2020-06-30T19:16:00Z">
        <w:r w:rsidRPr="00592A5B">
          <w:rPr>
            <w:rFonts w:ascii="Calibri" w:eastAsia="Calibri" w:hAnsi="Calibri" w:cs="Times New Roman"/>
          </w:rPr>
          <w:t>new "Versione [config.version!t]\n"</w:t>
        </w:r>
      </w:ins>
    </w:p>
    <w:p w14:paraId="4E4FB60B" w14:textId="77777777" w:rsidR="00592A5B" w:rsidRPr="00592A5B" w:rsidRDefault="00592A5B" w:rsidP="00592A5B">
      <w:pPr>
        <w:spacing w:line="480" w:lineRule="auto"/>
        <w:jc w:val="left"/>
        <w:rPr>
          <w:ins w:id="23540" w:author="UTENTE" w:date="2020-06-30T19:16:00Z"/>
          <w:rFonts w:ascii="Calibri" w:eastAsia="Calibri" w:hAnsi="Calibri" w:cs="Times New Roman"/>
        </w:rPr>
      </w:pPr>
    </w:p>
    <w:p w14:paraId="63079118" w14:textId="77777777" w:rsidR="00592A5B" w:rsidRPr="00592A5B" w:rsidRDefault="00592A5B" w:rsidP="00592A5B">
      <w:pPr>
        <w:numPr>
          <w:ilvl w:val="0"/>
          <w:numId w:val="65"/>
        </w:numPr>
        <w:spacing w:line="480" w:lineRule="auto"/>
        <w:contextualSpacing/>
        <w:jc w:val="left"/>
        <w:rPr>
          <w:ins w:id="23541" w:author="UTENTE" w:date="2020-06-30T19:16:00Z"/>
          <w:rFonts w:ascii="Calibri" w:eastAsia="Calibri" w:hAnsi="Calibri" w:cs="Times New Roman"/>
        </w:rPr>
      </w:pPr>
      <w:ins w:id="23542" w:author="UTENTE" w:date="2020-06-30T19:16:00Z">
        <w:r w:rsidRPr="00592A5B">
          <w:rPr>
            <w:rFonts w:ascii="Calibri" w:eastAsia="Calibri" w:hAnsi="Calibri" w:cs="Times New Roman"/>
          </w:rPr>
          <w:t>new "Sviluppato con {a=https://www.renpy.org/}Ren'Py{/a} [renpy.version_only].\n\n[renpy.license!t]"</w:t>
        </w:r>
      </w:ins>
    </w:p>
    <w:p w14:paraId="34564267" w14:textId="77777777" w:rsidR="00592A5B" w:rsidRPr="00592A5B" w:rsidRDefault="00592A5B" w:rsidP="00592A5B">
      <w:pPr>
        <w:spacing w:line="480" w:lineRule="auto"/>
        <w:jc w:val="left"/>
        <w:rPr>
          <w:ins w:id="23543" w:author="UTENTE" w:date="2020-06-30T19:16:00Z"/>
          <w:rFonts w:ascii="Calibri" w:eastAsia="Calibri" w:hAnsi="Calibri" w:cs="Times New Roman"/>
        </w:rPr>
      </w:pPr>
    </w:p>
    <w:p w14:paraId="6C3E267B" w14:textId="77777777" w:rsidR="00592A5B" w:rsidRPr="00592A5B" w:rsidRDefault="00592A5B" w:rsidP="00592A5B">
      <w:pPr>
        <w:numPr>
          <w:ilvl w:val="0"/>
          <w:numId w:val="65"/>
        </w:numPr>
        <w:spacing w:line="480" w:lineRule="auto"/>
        <w:contextualSpacing/>
        <w:jc w:val="left"/>
        <w:rPr>
          <w:ins w:id="23544" w:author="UTENTE" w:date="2020-06-30T19:16:00Z"/>
          <w:rFonts w:ascii="Calibri" w:eastAsia="Calibri" w:hAnsi="Calibri" w:cs="Times New Roman"/>
        </w:rPr>
      </w:pPr>
      <w:ins w:id="23545" w:author="UTENTE" w:date="2020-06-30T19:16:00Z">
        <w:r w:rsidRPr="00592A5B">
          <w:rPr>
            <w:rFonts w:ascii="Calibri" w:eastAsia="Calibri" w:hAnsi="Calibri" w:cs="Times New Roman"/>
          </w:rPr>
          <w:t>new "Salva"</w:t>
        </w:r>
      </w:ins>
    </w:p>
    <w:p w14:paraId="27573E50" w14:textId="77777777" w:rsidR="00592A5B" w:rsidRPr="00592A5B" w:rsidRDefault="00592A5B" w:rsidP="00592A5B">
      <w:pPr>
        <w:spacing w:line="480" w:lineRule="auto"/>
        <w:jc w:val="left"/>
        <w:rPr>
          <w:ins w:id="23546" w:author="UTENTE" w:date="2020-06-30T19:16:00Z"/>
          <w:rFonts w:ascii="Calibri" w:eastAsia="Calibri" w:hAnsi="Calibri" w:cs="Times New Roman"/>
        </w:rPr>
      </w:pPr>
    </w:p>
    <w:p w14:paraId="58FE3FD4" w14:textId="77777777" w:rsidR="00592A5B" w:rsidRPr="00592A5B" w:rsidRDefault="00592A5B" w:rsidP="00592A5B">
      <w:pPr>
        <w:numPr>
          <w:ilvl w:val="0"/>
          <w:numId w:val="65"/>
        </w:numPr>
        <w:spacing w:line="480" w:lineRule="auto"/>
        <w:contextualSpacing/>
        <w:jc w:val="left"/>
        <w:rPr>
          <w:ins w:id="23547" w:author="UTENTE" w:date="2020-06-30T19:16:00Z"/>
          <w:rFonts w:ascii="Calibri" w:eastAsia="Calibri" w:hAnsi="Calibri" w:cs="Times New Roman"/>
        </w:rPr>
      </w:pPr>
      <w:ins w:id="23548" w:author="UTENTE" w:date="2020-06-30T19:16:00Z">
        <w:r w:rsidRPr="00592A5B">
          <w:rPr>
            <w:rFonts w:ascii="Calibri" w:eastAsia="Calibri" w:hAnsi="Calibri" w:cs="Times New Roman"/>
          </w:rPr>
          <w:t>new "Carica"</w:t>
        </w:r>
      </w:ins>
    </w:p>
    <w:p w14:paraId="2CE38DC5" w14:textId="77777777" w:rsidR="00592A5B" w:rsidRPr="00592A5B" w:rsidRDefault="00592A5B" w:rsidP="00592A5B">
      <w:pPr>
        <w:spacing w:line="480" w:lineRule="auto"/>
        <w:jc w:val="left"/>
        <w:rPr>
          <w:ins w:id="23549" w:author="UTENTE" w:date="2020-06-30T19:16:00Z"/>
          <w:rFonts w:ascii="Calibri" w:eastAsia="Calibri" w:hAnsi="Calibri" w:cs="Times New Roman"/>
        </w:rPr>
      </w:pPr>
    </w:p>
    <w:p w14:paraId="30C28BAB" w14:textId="77777777" w:rsidR="00592A5B" w:rsidRPr="00592A5B" w:rsidRDefault="00592A5B" w:rsidP="00592A5B">
      <w:pPr>
        <w:numPr>
          <w:ilvl w:val="0"/>
          <w:numId w:val="65"/>
        </w:numPr>
        <w:spacing w:line="480" w:lineRule="auto"/>
        <w:contextualSpacing/>
        <w:jc w:val="left"/>
        <w:rPr>
          <w:ins w:id="23550" w:author="UTENTE" w:date="2020-06-30T19:16:00Z"/>
          <w:rFonts w:ascii="Calibri" w:eastAsia="Calibri" w:hAnsi="Calibri" w:cs="Times New Roman"/>
        </w:rPr>
      </w:pPr>
      <w:ins w:id="23551" w:author="UTENTE" w:date="2020-06-30T19:16:00Z">
        <w:r w:rsidRPr="00592A5B">
          <w:rPr>
            <w:rFonts w:ascii="Calibri" w:eastAsia="Calibri" w:hAnsi="Calibri" w:cs="Times New Roman"/>
          </w:rPr>
          <w:t>new "Pagina {}"</w:t>
        </w:r>
        <w:r w:rsidRPr="00592A5B">
          <w:rPr>
            <w:rFonts w:ascii="Calibri" w:eastAsia="Calibri" w:hAnsi="Calibri" w:cs="Times New Roman"/>
          </w:rPr>
          <w:br w:type="page"/>
        </w:r>
      </w:ins>
    </w:p>
    <w:p w14:paraId="3274F571" w14:textId="77777777" w:rsidR="00592A5B" w:rsidRPr="00592A5B" w:rsidRDefault="00592A5B" w:rsidP="00592A5B">
      <w:pPr>
        <w:numPr>
          <w:ilvl w:val="0"/>
          <w:numId w:val="64"/>
        </w:numPr>
        <w:spacing w:line="480" w:lineRule="auto"/>
        <w:contextualSpacing/>
        <w:jc w:val="left"/>
        <w:rPr>
          <w:ins w:id="23552" w:author="UTENTE" w:date="2020-06-30T19:16:00Z"/>
          <w:rFonts w:ascii="Calibri" w:eastAsia="Calibri" w:hAnsi="Calibri" w:cs="Times New Roman"/>
          <w:lang w:val="en-US"/>
        </w:rPr>
      </w:pPr>
      <w:ins w:id="23553" w:author="UTENTE" w:date="2020-06-30T19:16:00Z">
        <w:r w:rsidRPr="00592A5B">
          <w:rPr>
            <w:rFonts w:ascii="Calibri" w:eastAsia="Calibri" w:hAnsi="Calibri" w:cs="Times New Roman"/>
            <w:lang w:val="en-US"/>
          </w:rPr>
          <w:lastRenderedPageBreak/>
          <w:t>old "Automatic saves"</w:t>
        </w:r>
      </w:ins>
    </w:p>
    <w:p w14:paraId="4BF8AD1E" w14:textId="77777777" w:rsidR="00592A5B" w:rsidRPr="00592A5B" w:rsidRDefault="00592A5B" w:rsidP="00592A5B">
      <w:pPr>
        <w:spacing w:line="480" w:lineRule="auto"/>
        <w:jc w:val="left"/>
        <w:rPr>
          <w:ins w:id="23554" w:author="UTENTE" w:date="2020-06-30T19:16:00Z"/>
          <w:rFonts w:ascii="Calibri" w:eastAsia="Calibri" w:hAnsi="Calibri" w:cs="Times New Roman"/>
          <w:lang w:val="en-US"/>
        </w:rPr>
      </w:pPr>
    </w:p>
    <w:p w14:paraId="1E16332A" w14:textId="77777777" w:rsidR="00592A5B" w:rsidRPr="00592A5B" w:rsidRDefault="00592A5B" w:rsidP="00592A5B">
      <w:pPr>
        <w:numPr>
          <w:ilvl w:val="0"/>
          <w:numId w:val="64"/>
        </w:numPr>
        <w:spacing w:line="480" w:lineRule="auto"/>
        <w:contextualSpacing/>
        <w:jc w:val="left"/>
        <w:rPr>
          <w:ins w:id="23555" w:author="UTENTE" w:date="2020-06-30T19:16:00Z"/>
          <w:rFonts w:ascii="Calibri" w:eastAsia="Calibri" w:hAnsi="Calibri" w:cs="Times New Roman"/>
          <w:lang w:val="en-US"/>
        </w:rPr>
      </w:pPr>
      <w:ins w:id="23556" w:author="UTENTE" w:date="2020-06-30T19:16:00Z">
        <w:r w:rsidRPr="00592A5B">
          <w:rPr>
            <w:rFonts w:ascii="Calibri" w:eastAsia="Calibri" w:hAnsi="Calibri" w:cs="Times New Roman"/>
            <w:lang w:val="en-US"/>
          </w:rPr>
          <w:t>old "Quick saves"</w:t>
        </w:r>
      </w:ins>
    </w:p>
    <w:p w14:paraId="54B58EE0" w14:textId="77777777" w:rsidR="00592A5B" w:rsidRPr="00592A5B" w:rsidRDefault="00592A5B" w:rsidP="00592A5B">
      <w:pPr>
        <w:spacing w:line="480" w:lineRule="auto"/>
        <w:jc w:val="left"/>
        <w:rPr>
          <w:ins w:id="23557" w:author="UTENTE" w:date="2020-06-30T19:16:00Z"/>
          <w:rFonts w:ascii="Calibri" w:eastAsia="Calibri" w:hAnsi="Calibri" w:cs="Times New Roman"/>
          <w:lang w:val="en-US"/>
        </w:rPr>
      </w:pPr>
    </w:p>
    <w:p w14:paraId="5436FF31" w14:textId="77777777" w:rsidR="00592A5B" w:rsidRPr="00592A5B" w:rsidRDefault="00592A5B" w:rsidP="00592A5B">
      <w:pPr>
        <w:numPr>
          <w:ilvl w:val="0"/>
          <w:numId w:val="64"/>
        </w:numPr>
        <w:spacing w:line="480" w:lineRule="auto"/>
        <w:contextualSpacing/>
        <w:jc w:val="left"/>
        <w:rPr>
          <w:ins w:id="23558" w:author="UTENTE" w:date="2020-06-30T19:16:00Z"/>
          <w:rFonts w:ascii="Calibri" w:eastAsia="Calibri" w:hAnsi="Calibri" w:cs="Times New Roman"/>
          <w:lang w:val="en-US"/>
        </w:rPr>
      </w:pPr>
      <w:ins w:id="23559" w:author="UTENTE" w:date="2020-06-30T19:16:00Z">
        <w:r w:rsidRPr="00592A5B">
          <w:rPr>
            <w:rFonts w:ascii="Calibri" w:eastAsia="Calibri" w:hAnsi="Calibri" w:cs="Times New Roman"/>
            <w:lang w:val="en-US"/>
          </w:rPr>
          <w:t>old "{#file_time}%A, %B %d\n%H:%M"</w:t>
        </w:r>
      </w:ins>
    </w:p>
    <w:p w14:paraId="5CE8D025" w14:textId="77777777" w:rsidR="00592A5B" w:rsidRPr="00592A5B" w:rsidRDefault="00592A5B" w:rsidP="00592A5B">
      <w:pPr>
        <w:spacing w:line="480" w:lineRule="auto"/>
        <w:jc w:val="left"/>
        <w:rPr>
          <w:ins w:id="23560" w:author="UTENTE" w:date="2020-06-30T19:16:00Z"/>
          <w:rFonts w:ascii="Calibri" w:eastAsia="Calibri" w:hAnsi="Calibri" w:cs="Times New Roman"/>
          <w:lang w:val="en-US"/>
        </w:rPr>
      </w:pPr>
    </w:p>
    <w:p w14:paraId="6A85F102" w14:textId="77777777" w:rsidR="00592A5B" w:rsidRPr="00592A5B" w:rsidRDefault="00592A5B" w:rsidP="00592A5B">
      <w:pPr>
        <w:numPr>
          <w:ilvl w:val="0"/>
          <w:numId w:val="64"/>
        </w:numPr>
        <w:spacing w:line="480" w:lineRule="auto"/>
        <w:contextualSpacing/>
        <w:jc w:val="left"/>
        <w:rPr>
          <w:ins w:id="23561" w:author="UTENTE" w:date="2020-06-30T19:16:00Z"/>
          <w:rFonts w:ascii="Calibri" w:eastAsia="Calibri" w:hAnsi="Calibri" w:cs="Times New Roman"/>
          <w:lang w:val="en-US"/>
        </w:rPr>
      </w:pPr>
      <w:ins w:id="23562" w:author="UTENTE" w:date="2020-06-30T19:16:00Z">
        <w:r w:rsidRPr="00592A5B">
          <w:rPr>
            <w:rFonts w:ascii="Calibri" w:eastAsia="Calibri" w:hAnsi="Calibri" w:cs="Times New Roman"/>
            <w:lang w:val="en-US"/>
          </w:rPr>
          <w:t>old "Empty Slot"</w:t>
        </w:r>
      </w:ins>
    </w:p>
    <w:p w14:paraId="2F7BC433" w14:textId="77777777" w:rsidR="00592A5B" w:rsidRPr="00592A5B" w:rsidRDefault="00592A5B" w:rsidP="00592A5B">
      <w:pPr>
        <w:spacing w:line="480" w:lineRule="auto"/>
        <w:jc w:val="left"/>
        <w:rPr>
          <w:ins w:id="23563" w:author="UTENTE" w:date="2020-06-30T19:16:00Z"/>
          <w:rFonts w:ascii="Calibri" w:eastAsia="Calibri" w:hAnsi="Calibri" w:cs="Times New Roman"/>
          <w:lang w:val="en-US"/>
        </w:rPr>
      </w:pPr>
    </w:p>
    <w:p w14:paraId="3A22B6A3" w14:textId="77777777" w:rsidR="00592A5B" w:rsidRPr="00592A5B" w:rsidRDefault="00592A5B" w:rsidP="00592A5B">
      <w:pPr>
        <w:numPr>
          <w:ilvl w:val="0"/>
          <w:numId w:val="64"/>
        </w:numPr>
        <w:spacing w:line="480" w:lineRule="auto"/>
        <w:contextualSpacing/>
        <w:jc w:val="left"/>
        <w:rPr>
          <w:ins w:id="23564" w:author="UTENTE" w:date="2020-06-30T19:16:00Z"/>
          <w:rFonts w:ascii="Calibri" w:eastAsia="Calibri" w:hAnsi="Calibri" w:cs="Times New Roman"/>
          <w:lang w:val="en-US"/>
        </w:rPr>
      </w:pPr>
      <w:ins w:id="23565" w:author="UTENTE" w:date="2020-06-30T19:16:00Z">
        <w:r w:rsidRPr="00592A5B">
          <w:rPr>
            <w:rFonts w:ascii="Calibri" w:eastAsia="Calibri" w:hAnsi="Calibri" w:cs="Times New Roman"/>
            <w:lang w:val="en-US"/>
          </w:rPr>
          <w:t>old "Log"</w:t>
        </w:r>
      </w:ins>
    </w:p>
    <w:p w14:paraId="60C56A72" w14:textId="77777777" w:rsidR="00592A5B" w:rsidRPr="00592A5B" w:rsidRDefault="00592A5B" w:rsidP="00592A5B">
      <w:pPr>
        <w:spacing w:line="480" w:lineRule="auto"/>
        <w:jc w:val="left"/>
        <w:rPr>
          <w:ins w:id="23566" w:author="UTENTE" w:date="2020-06-30T19:16:00Z"/>
          <w:rFonts w:ascii="Calibri" w:eastAsia="Calibri" w:hAnsi="Calibri" w:cs="Times New Roman"/>
          <w:lang w:val="en-US"/>
        </w:rPr>
      </w:pPr>
    </w:p>
    <w:p w14:paraId="10919273" w14:textId="77777777" w:rsidR="00592A5B" w:rsidRPr="00592A5B" w:rsidRDefault="00592A5B" w:rsidP="00592A5B">
      <w:pPr>
        <w:numPr>
          <w:ilvl w:val="0"/>
          <w:numId w:val="64"/>
        </w:numPr>
        <w:spacing w:line="480" w:lineRule="auto"/>
        <w:contextualSpacing/>
        <w:jc w:val="left"/>
        <w:rPr>
          <w:ins w:id="23567" w:author="UTENTE" w:date="2020-06-30T19:16:00Z"/>
          <w:rFonts w:ascii="Calibri" w:eastAsia="Calibri" w:hAnsi="Calibri" w:cs="Times New Roman"/>
          <w:lang w:val="en-US"/>
        </w:rPr>
      </w:pPr>
      <w:ins w:id="23568" w:author="UTENTE" w:date="2020-06-30T19:16:00Z">
        <w:r w:rsidRPr="00592A5B">
          <w:rPr>
            <w:rFonts w:ascii="Calibri" w:eastAsia="Calibri" w:hAnsi="Calibri" w:cs="Times New Roman"/>
            <w:lang w:val="en-US"/>
          </w:rPr>
          <w:t>old "History"</w:t>
        </w:r>
      </w:ins>
    </w:p>
    <w:p w14:paraId="3BAC02FF" w14:textId="77777777" w:rsidR="00592A5B" w:rsidRPr="00592A5B" w:rsidRDefault="00592A5B" w:rsidP="00592A5B">
      <w:pPr>
        <w:spacing w:line="480" w:lineRule="auto"/>
        <w:jc w:val="left"/>
        <w:rPr>
          <w:ins w:id="23569" w:author="UTENTE" w:date="2020-06-30T19:16:00Z"/>
          <w:rFonts w:ascii="Calibri" w:eastAsia="Calibri" w:hAnsi="Calibri" w:cs="Times New Roman"/>
          <w:lang w:val="en-US"/>
        </w:rPr>
      </w:pPr>
    </w:p>
    <w:p w14:paraId="50FBB379" w14:textId="77777777" w:rsidR="00592A5B" w:rsidRPr="00592A5B" w:rsidRDefault="00592A5B" w:rsidP="00592A5B">
      <w:pPr>
        <w:numPr>
          <w:ilvl w:val="0"/>
          <w:numId w:val="64"/>
        </w:numPr>
        <w:spacing w:line="480" w:lineRule="auto"/>
        <w:contextualSpacing/>
        <w:jc w:val="left"/>
        <w:rPr>
          <w:ins w:id="23570" w:author="UTENTE" w:date="2020-06-30T19:16:00Z"/>
          <w:rFonts w:ascii="Calibri" w:eastAsia="Calibri" w:hAnsi="Calibri" w:cs="Times New Roman"/>
          <w:lang w:val="en-US"/>
        </w:rPr>
      </w:pPr>
      <w:ins w:id="23571" w:author="UTENTE" w:date="2020-06-30T19:16:00Z">
        <w:r w:rsidRPr="00592A5B">
          <w:rPr>
            <w:rFonts w:ascii="Calibri" w:eastAsia="Calibri" w:hAnsi="Calibri" w:cs="Times New Roman"/>
            <w:lang w:val="en-US"/>
          </w:rPr>
          <w:t>old "The dialogue history is empty."</w:t>
        </w:r>
      </w:ins>
    </w:p>
    <w:p w14:paraId="632103B2" w14:textId="77777777" w:rsidR="00592A5B" w:rsidRPr="00592A5B" w:rsidRDefault="00592A5B" w:rsidP="00592A5B">
      <w:pPr>
        <w:spacing w:line="480" w:lineRule="auto"/>
        <w:jc w:val="left"/>
        <w:rPr>
          <w:ins w:id="23572" w:author="UTENTE" w:date="2020-06-30T19:16:00Z"/>
          <w:rFonts w:ascii="Calibri" w:eastAsia="Calibri" w:hAnsi="Calibri" w:cs="Times New Roman"/>
          <w:lang w:val="en-US"/>
        </w:rPr>
      </w:pPr>
    </w:p>
    <w:p w14:paraId="04979C3C" w14:textId="77777777" w:rsidR="00592A5B" w:rsidRPr="00592A5B" w:rsidRDefault="00592A5B" w:rsidP="00592A5B">
      <w:pPr>
        <w:numPr>
          <w:ilvl w:val="0"/>
          <w:numId w:val="64"/>
        </w:numPr>
        <w:spacing w:line="480" w:lineRule="auto"/>
        <w:contextualSpacing/>
        <w:jc w:val="left"/>
        <w:rPr>
          <w:ins w:id="23573" w:author="UTENTE" w:date="2020-06-30T19:16:00Z"/>
          <w:rFonts w:ascii="Calibri" w:eastAsia="Calibri" w:hAnsi="Calibri" w:cs="Times New Roman"/>
          <w:lang w:val="en-US"/>
        </w:rPr>
      </w:pPr>
      <w:ins w:id="23574" w:author="UTENTE" w:date="2020-06-30T19:16:00Z">
        <w:r w:rsidRPr="00592A5B">
          <w:rPr>
            <w:rFonts w:ascii="Calibri" w:eastAsia="Calibri" w:hAnsi="Calibri" w:cs="Times New Roman"/>
            <w:lang w:val="en-US"/>
          </w:rPr>
          <w:t>old "Help"</w:t>
        </w:r>
      </w:ins>
    </w:p>
    <w:p w14:paraId="475151BC" w14:textId="77777777" w:rsidR="00592A5B" w:rsidRPr="00592A5B" w:rsidRDefault="00592A5B" w:rsidP="00592A5B">
      <w:pPr>
        <w:spacing w:line="480" w:lineRule="auto"/>
        <w:jc w:val="left"/>
        <w:rPr>
          <w:ins w:id="23575" w:author="UTENTE" w:date="2020-06-30T19:16:00Z"/>
          <w:rFonts w:ascii="Calibri" w:eastAsia="Calibri" w:hAnsi="Calibri" w:cs="Times New Roman"/>
          <w:lang w:val="en-US"/>
        </w:rPr>
      </w:pPr>
    </w:p>
    <w:p w14:paraId="15B96C05" w14:textId="77777777" w:rsidR="00592A5B" w:rsidRPr="00592A5B" w:rsidRDefault="00592A5B" w:rsidP="00592A5B">
      <w:pPr>
        <w:numPr>
          <w:ilvl w:val="0"/>
          <w:numId w:val="64"/>
        </w:numPr>
        <w:spacing w:line="480" w:lineRule="auto"/>
        <w:contextualSpacing/>
        <w:jc w:val="left"/>
        <w:rPr>
          <w:ins w:id="23576" w:author="UTENTE" w:date="2020-06-30T19:16:00Z"/>
          <w:rFonts w:ascii="Calibri" w:eastAsia="Calibri" w:hAnsi="Calibri" w:cs="Times New Roman"/>
          <w:lang w:val="en-US"/>
        </w:rPr>
      </w:pPr>
      <w:ins w:id="23577" w:author="UTENTE" w:date="2020-06-30T19:16:00Z">
        <w:r w:rsidRPr="00592A5B">
          <w:rPr>
            <w:rFonts w:ascii="Calibri" w:eastAsia="Calibri" w:hAnsi="Calibri" w:cs="Times New Roman"/>
            <w:lang w:val="en-US"/>
          </w:rPr>
          <w:t>old "Keyboard"</w:t>
        </w:r>
      </w:ins>
    </w:p>
    <w:p w14:paraId="0571C3AD" w14:textId="77777777" w:rsidR="00592A5B" w:rsidRPr="00592A5B" w:rsidRDefault="00592A5B" w:rsidP="00592A5B">
      <w:pPr>
        <w:spacing w:line="480" w:lineRule="auto"/>
        <w:jc w:val="left"/>
        <w:rPr>
          <w:ins w:id="23578" w:author="UTENTE" w:date="2020-06-30T19:16:00Z"/>
          <w:rFonts w:ascii="Calibri" w:eastAsia="Calibri" w:hAnsi="Calibri" w:cs="Times New Roman"/>
          <w:lang w:val="en-US"/>
        </w:rPr>
      </w:pPr>
    </w:p>
    <w:p w14:paraId="786C7EBD" w14:textId="77777777" w:rsidR="00592A5B" w:rsidRPr="00592A5B" w:rsidRDefault="00592A5B" w:rsidP="00592A5B">
      <w:pPr>
        <w:numPr>
          <w:ilvl w:val="0"/>
          <w:numId w:val="64"/>
        </w:numPr>
        <w:spacing w:line="480" w:lineRule="auto"/>
        <w:contextualSpacing/>
        <w:jc w:val="left"/>
        <w:rPr>
          <w:ins w:id="23579" w:author="UTENTE" w:date="2020-06-30T19:16:00Z"/>
          <w:rFonts w:ascii="Calibri" w:eastAsia="Calibri" w:hAnsi="Calibri" w:cs="Times New Roman"/>
          <w:lang w:val="en-US"/>
        </w:rPr>
      </w:pPr>
      <w:ins w:id="23580" w:author="UTENTE" w:date="2020-06-30T19:16:00Z">
        <w:r w:rsidRPr="00592A5B">
          <w:rPr>
            <w:rFonts w:ascii="Calibri" w:eastAsia="Calibri" w:hAnsi="Calibri" w:cs="Times New Roman"/>
            <w:lang w:val="en-US"/>
          </w:rPr>
          <w:t>old "Mouse"</w:t>
        </w:r>
      </w:ins>
    </w:p>
    <w:p w14:paraId="75471005" w14:textId="77777777" w:rsidR="00592A5B" w:rsidRPr="00592A5B" w:rsidRDefault="00592A5B" w:rsidP="00592A5B">
      <w:pPr>
        <w:spacing w:line="480" w:lineRule="auto"/>
        <w:jc w:val="left"/>
        <w:rPr>
          <w:ins w:id="23581" w:author="UTENTE" w:date="2020-06-30T19:16:00Z"/>
          <w:rFonts w:ascii="Calibri" w:eastAsia="Calibri" w:hAnsi="Calibri" w:cs="Times New Roman"/>
          <w:lang w:val="en-US"/>
        </w:rPr>
      </w:pPr>
    </w:p>
    <w:p w14:paraId="423E774B" w14:textId="77777777" w:rsidR="00592A5B" w:rsidRPr="00592A5B" w:rsidRDefault="00592A5B" w:rsidP="00592A5B">
      <w:pPr>
        <w:numPr>
          <w:ilvl w:val="0"/>
          <w:numId w:val="64"/>
        </w:numPr>
        <w:spacing w:line="480" w:lineRule="auto"/>
        <w:contextualSpacing/>
        <w:jc w:val="left"/>
        <w:rPr>
          <w:ins w:id="23582" w:author="UTENTE" w:date="2020-06-30T19:16:00Z"/>
          <w:rFonts w:ascii="Calibri" w:eastAsia="Calibri" w:hAnsi="Calibri" w:cs="Times New Roman"/>
          <w:lang w:val="en-US"/>
        </w:rPr>
      </w:pPr>
      <w:ins w:id="23583" w:author="UTENTE" w:date="2020-06-30T19:16:00Z">
        <w:r w:rsidRPr="00592A5B">
          <w:rPr>
            <w:rFonts w:ascii="Calibri" w:eastAsia="Calibri" w:hAnsi="Calibri" w:cs="Times New Roman"/>
            <w:lang w:val="en-US"/>
          </w:rPr>
          <w:t>old "Gamepad"</w:t>
        </w:r>
      </w:ins>
    </w:p>
    <w:p w14:paraId="71734C3D" w14:textId="77777777" w:rsidR="00592A5B" w:rsidRPr="00592A5B" w:rsidRDefault="00592A5B" w:rsidP="00592A5B">
      <w:pPr>
        <w:spacing w:line="480" w:lineRule="auto"/>
        <w:jc w:val="left"/>
        <w:rPr>
          <w:ins w:id="23584" w:author="UTENTE" w:date="2020-06-30T19:16:00Z"/>
          <w:rFonts w:ascii="Calibri" w:eastAsia="Calibri" w:hAnsi="Calibri" w:cs="Times New Roman"/>
          <w:lang w:val="en-US"/>
        </w:rPr>
      </w:pPr>
    </w:p>
    <w:p w14:paraId="6F40B1C0" w14:textId="77777777" w:rsidR="00592A5B" w:rsidRPr="00592A5B" w:rsidRDefault="00592A5B" w:rsidP="00592A5B">
      <w:pPr>
        <w:numPr>
          <w:ilvl w:val="0"/>
          <w:numId w:val="64"/>
        </w:numPr>
        <w:spacing w:line="480" w:lineRule="auto"/>
        <w:contextualSpacing/>
        <w:jc w:val="left"/>
        <w:rPr>
          <w:ins w:id="23585" w:author="UTENTE" w:date="2020-06-30T19:16:00Z"/>
          <w:rFonts w:ascii="Calibri" w:eastAsia="Calibri" w:hAnsi="Calibri" w:cs="Times New Roman"/>
          <w:lang w:val="en-US"/>
        </w:rPr>
      </w:pPr>
      <w:ins w:id="23586" w:author="UTENTE" w:date="2020-06-30T19:16:00Z">
        <w:r w:rsidRPr="00592A5B">
          <w:rPr>
            <w:rFonts w:ascii="Calibri" w:eastAsia="Calibri" w:hAnsi="Calibri" w:cs="Times New Roman"/>
            <w:lang w:val="en-US"/>
          </w:rPr>
          <w:t>old "Enter"</w:t>
        </w:r>
      </w:ins>
    </w:p>
    <w:p w14:paraId="1FEFFAAE" w14:textId="77777777" w:rsidR="00592A5B" w:rsidRPr="00592A5B" w:rsidRDefault="00592A5B" w:rsidP="00592A5B">
      <w:pPr>
        <w:spacing w:line="240" w:lineRule="auto"/>
        <w:ind w:left="720"/>
        <w:contextualSpacing/>
        <w:jc w:val="left"/>
        <w:rPr>
          <w:ins w:id="23587" w:author="UTENTE" w:date="2020-06-30T19:16:00Z"/>
          <w:rFonts w:ascii="Calibri" w:eastAsia="Calibri" w:hAnsi="Calibri" w:cs="Times New Roman"/>
          <w:lang w:val="en-US"/>
        </w:rPr>
      </w:pPr>
    </w:p>
    <w:p w14:paraId="5470964A" w14:textId="77777777" w:rsidR="00592A5B" w:rsidRPr="00592A5B" w:rsidRDefault="00592A5B" w:rsidP="00592A5B">
      <w:pPr>
        <w:numPr>
          <w:ilvl w:val="0"/>
          <w:numId w:val="64"/>
        </w:numPr>
        <w:spacing w:line="480" w:lineRule="auto"/>
        <w:contextualSpacing/>
        <w:jc w:val="left"/>
        <w:rPr>
          <w:ins w:id="23588" w:author="UTENTE" w:date="2020-06-30T19:16:00Z"/>
          <w:rFonts w:ascii="Calibri" w:eastAsia="Calibri" w:hAnsi="Calibri" w:cs="Times New Roman"/>
          <w:lang w:val="en-US"/>
        </w:rPr>
      </w:pPr>
      <w:ins w:id="23589" w:author="UTENTE" w:date="2020-06-30T19:16:00Z">
        <w:r w:rsidRPr="00592A5B">
          <w:rPr>
            <w:rFonts w:ascii="Calibri" w:eastAsia="Calibri" w:hAnsi="Calibri" w:cs="Times New Roman"/>
            <w:lang w:val="en-US"/>
          </w:rPr>
          <w:t>old "Advances dialogue and activates the interface."</w:t>
        </w:r>
        <w:r w:rsidRPr="00592A5B">
          <w:rPr>
            <w:rFonts w:ascii="Calibri" w:eastAsia="Calibri" w:hAnsi="Calibri" w:cs="Times New Roman"/>
            <w:lang w:val="en-US"/>
          </w:rPr>
          <w:br w:type="page"/>
        </w:r>
      </w:ins>
    </w:p>
    <w:p w14:paraId="7E426DBF" w14:textId="77777777" w:rsidR="00592A5B" w:rsidRPr="00592A5B" w:rsidRDefault="00592A5B" w:rsidP="00592A5B">
      <w:pPr>
        <w:numPr>
          <w:ilvl w:val="0"/>
          <w:numId w:val="65"/>
        </w:numPr>
        <w:spacing w:line="480" w:lineRule="auto"/>
        <w:contextualSpacing/>
        <w:jc w:val="left"/>
        <w:rPr>
          <w:ins w:id="23590" w:author="UTENTE" w:date="2020-06-30T19:16:00Z"/>
          <w:rFonts w:ascii="Calibri" w:eastAsia="Calibri" w:hAnsi="Calibri" w:cs="Times New Roman"/>
        </w:rPr>
      </w:pPr>
      <w:ins w:id="23591" w:author="UTENTE" w:date="2020-06-30T19:16:00Z">
        <w:r w:rsidRPr="00592A5B">
          <w:rPr>
            <w:rFonts w:ascii="Calibri" w:eastAsia="Calibri" w:hAnsi="Calibri" w:cs="Times New Roman"/>
          </w:rPr>
          <w:lastRenderedPageBreak/>
          <w:t>new "Salvataggio automatico"</w:t>
        </w:r>
      </w:ins>
    </w:p>
    <w:p w14:paraId="5579228F" w14:textId="77777777" w:rsidR="00592A5B" w:rsidRPr="00592A5B" w:rsidRDefault="00592A5B" w:rsidP="00592A5B">
      <w:pPr>
        <w:spacing w:line="480" w:lineRule="auto"/>
        <w:jc w:val="left"/>
        <w:rPr>
          <w:ins w:id="23592" w:author="UTENTE" w:date="2020-06-30T19:16:00Z"/>
          <w:rFonts w:ascii="Calibri" w:eastAsia="Calibri" w:hAnsi="Calibri" w:cs="Times New Roman"/>
        </w:rPr>
      </w:pPr>
    </w:p>
    <w:p w14:paraId="232FB0A0" w14:textId="77777777" w:rsidR="00592A5B" w:rsidRPr="00592A5B" w:rsidRDefault="00592A5B" w:rsidP="00592A5B">
      <w:pPr>
        <w:numPr>
          <w:ilvl w:val="0"/>
          <w:numId w:val="65"/>
        </w:numPr>
        <w:spacing w:line="480" w:lineRule="auto"/>
        <w:contextualSpacing/>
        <w:jc w:val="left"/>
        <w:rPr>
          <w:ins w:id="23593" w:author="UTENTE" w:date="2020-06-30T19:16:00Z"/>
          <w:rFonts w:ascii="Calibri" w:eastAsia="Calibri" w:hAnsi="Calibri" w:cs="Times New Roman"/>
        </w:rPr>
      </w:pPr>
      <w:ins w:id="23594" w:author="UTENTE" w:date="2020-06-30T19:16:00Z">
        <w:r w:rsidRPr="00592A5B">
          <w:rPr>
            <w:rFonts w:ascii="Calibri" w:eastAsia="Calibri" w:hAnsi="Calibri" w:cs="Times New Roman"/>
          </w:rPr>
          <w:t>new "Salvataggio rapido"</w:t>
        </w:r>
      </w:ins>
    </w:p>
    <w:p w14:paraId="7797BA72" w14:textId="77777777" w:rsidR="00592A5B" w:rsidRPr="00592A5B" w:rsidRDefault="00592A5B" w:rsidP="00592A5B">
      <w:pPr>
        <w:spacing w:line="480" w:lineRule="auto"/>
        <w:jc w:val="left"/>
        <w:rPr>
          <w:ins w:id="23595" w:author="UTENTE" w:date="2020-06-30T19:16:00Z"/>
          <w:rFonts w:ascii="Calibri" w:eastAsia="Calibri" w:hAnsi="Calibri" w:cs="Times New Roman"/>
        </w:rPr>
      </w:pPr>
    </w:p>
    <w:p w14:paraId="12D89CD4" w14:textId="77777777" w:rsidR="00592A5B" w:rsidRPr="00592A5B" w:rsidRDefault="00592A5B" w:rsidP="00592A5B">
      <w:pPr>
        <w:numPr>
          <w:ilvl w:val="0"/>
          <w:numId w:val="65"/>
        </w:numPr>
        <w:spacing w:line="480" w:lineRule="auto"/>
        <w:contextualSpacing/>
        <w:jc w:val="left"/>
        <w:rPr>
          <w:ins w:id="23596" w:author="UTENTE" w:date="2020-06-30T19:16:00Z"/>
          <w:rFonts w:ascii="Calibri" w:eastAsia="Calibri" w:hAnsi="Calibri" w:cs="Times New Roman"/>
          <w:lang w:val="en-US"/>
        </w:rPr>
      </w:pPr>
      <w:ins w:id="23597" w:author="UTENTE" w:date="2020-06-30T19:16:00Z">
        <w:r w:rsidRPr="00592A5B">
          <w:rPr>
            <w:rFonts w:ascii="Calibri" w:eastAsia="Calibri" w:hAnsi="Calibri" w:cs="Times New Roman"/>
            <w:lang w:val="en-US"/>
          </w:rPr>
          <w:t>new "{#file_time}%A, %B %d\n%H:%M"</w:t>
        </w:r>
      </w:ins>
    </w:p>
    <w:p w14:paraId="1B053CC5" w14:textId="77777777" w:rsidR="00592A5B" w:rsidRPr="00592A5B" w:rsidRDefault="00592A5B" w:rsidP="00592A5B">
      <w:pPr>
        <w:spacing w:line="480" w:lineRule="auto"/>
        <w:jc w:val="left"/>
        <w:rPr>
          <w:ins w:id="23598" w:author="UTENTE" w:date="2020-06-30T19:16:00Z"/>
          <w:rFonts w:ascii="Calibri" w:eastAsia="Calibri" w:hAnsi="Calibri" w:cs="Times New Roman"/>
          <w:lang w:val="en-US"/>
        </w:rPr>
      </w:pPr>
    </w:p>
    <w:p w14:paraId="32F91D8B" w14:textId="77777777" w:rsidR="00592A5B" w:rsidRPr="00592A5B" w:rsidRDefault="00592A5B" w:rsidP="00592A5B">
      <w:pPr>
        <w:numPr>
          <w:ilvl w:val="0"/>
          <w:numId w:val="65"/>
        </w:numPr>
        <w:spacing w:line="480" w:lineRule="auto"/>
        <w:contextualSpacing/>
        <w:jc w:val="left"/>
        <w:rPr>
          <w:ins w:id="23599" w:author="UTENTE" w:date="2020-06-30T19:16:00Z"/>
          <w:rFonts w:ascii="Calibri" w:eastAsia="Calibri" w:hAnsi="Calibri" w:cs="Times New Roman"/>
        </w:rPr>
      </w:pPr>
      <w:ins w:id="23600" w:author="UTENTE" w:date="2020-06-30T19:16:00Z">
        <w:r w:rsidRPr="00592A5B">
          <w:rPr>
            <w:rFonts w:ascii="Calibri" w:eastAsia="Calibri" w:hAnsi="Calibri" w:cs="Times New Roman"/>
          </w:rPr>
          <w:t>new "Slot vuoto"</w:t>
        </w:r>
      </w:ins>
    </w:p>
    <w:p w14:paraId="19EF3E62" w14:textId="77777777" w:rsidR="00592A5B" w:rsidRPr="00592A5B" w:rsidRDefault="00592A5B" w:rsidP="00592A5B">
      <w:pPr>
        <w:spacing w:line="480" w:lineRule="auto"/>
        <w:jc w:val="left"/>
        <w:rPr>
          <w:ins w:id="23601" w:author="UTENTE" w:date="2020-06-30T19:16:00Z"/>
          <w:rFonts w:ascii="Calibri" w:eastAsia="Calibri" w:hAnsi="Calibri" w:cs="Times New Roman"/>
        </w:rPr>
      </w:pPr>
    </w:p>
    <w:p w14:paraId="0A38E3C3" w14:textId="77777777" w:rsidR="00592A5B" w:rsidRPr="00592A5B" w:rsidRDefault="00592A5B" w:rsidP="00592A5B">
      <w:pPr>
        <w:numPr>
          <w:ilvl w:val="0"/>
          <w:numId w:val="65"/>
        </w:numPr>
        <w:spacing w:line="480" w:lineRule="auto"/>
        <w:contextualSpacing/>
        <w:jc w:val="left"/>
        <w:rPr>
          <w:ins w:id="23602" w:author="UTENTE" w:date="2020-06-30T19:16:00Z"/>
          <w:rFonts w:ascii="Calibri" w:eastAsia="Calibri" w:hAnsi="Calibri" w:cs="Times New Roman"/>
        </w:rPr>
      </w:pPr>
      <w:ins w:id="23603" w:author="UTENTE" w:date="2020-06-30T19:16:00Z">
        <w:r w:rsidRPr="00592A5B">
          <w:rPr>
            <w:rFonts w:ascii="Calibri" w:eastAsia="Calibri" w:hAnsi="Calibri" w:cs="Times New Roman"/>
          </w:rPr>
          <w:t>new "Registro"</w:t>
        </w:r>
      </w:ins>
    </w:p>
    <w:p w14:paraId="43865F1F" w14:textId="77777777" w:rsidR="00592A5B" w:rsidRPr="00592A5B" w:rsidRDefault="00592A5B" w:rsidP="00592A5B">
      <w:pPr>
        <w:spacing w:line="480" w:lineRule="auto"/>
        <w:jc w:val="left"/>
        <w:rPr>
          <w:ins w:id="23604" w:author="UTENTE" w:date="2020-06-30T19:16:00Z"/>
          <w:rFonts w:ascii="Calibri" w:eastAsia="Calibri" w:hAnsi="Calibri" w:cs="Times New Roman"/>
        </w:rPr>
      </w:pPr>
    </w:p>
    <w:p w14:paraId="14FBF358" w14:textId="77777777" w:rsidR="00592A5B" w:rsidRPr="00592A5B" w:rsidRDefault="00592A5B" w:rsidP="00592A5B">
      <w:pPr>
        <w:numPr>
          <w:ilvl w:val="0"/>
          <w:numId w:val="65"/>
        </w:numPr>
        <w:spacing w:line="480" w:lineRule="auto"/>
        <w:contextualSpacing/>
        <w:jc w:val="left"/>
        <w:rPr>
          <w:ins w:id="23605" w:author="UTENTE" w:date="2020-06-30T19:16:00Z"/>
          <w:rFonts w:ascii="Calibri" w:eastAsia="Calibri" w:hAnsi="Calibri" w:cs="Times New Roman"/>
        </w:rPr>
      </w:pPr>
      <w:ins w:id="23606" w:author="UTENTE" w:date="2020-06-30T19:16:00Z">
        <w:r w:rsidRPr="00592A5B">
          <w:rPr>
            <w:rFonts w:ascii="Calibri" w:eastAsia="Calibri" w:hAnsi="Calibri" w:cs="Times New Roman"/>
          </w:rPr>
          <w:t>new "Cronologia"</w:t>
        </w:r>
      </w:ins>
    </w:p>
    <w:p w14:paraId="20B32A99" w14:textId="77777777" w:rsidR="00592A5B" w:rsidRPr="00592A5B" w:rsidRDefault="00592A5B" w:rsidP="00592A5B">
      <w:pPr>
        <w:spacing w:line="480" w:lineRule="auto"/>
        <w:jc w:val="left"/>
        <w:rPr>
          <w:ins w:id="23607" w:author="UTENTE" w:date="2020-06-30T19:16:00Z"/>
          <w:rFonts w:ascii="Calibri" w:eastAsia="Calibri" w:hAnsi="Calibri" w:cs="Times New Roman"/>
        </w:rPr>
      </w:pPr>
    </w:p>
    <w:p w14:paraId="1475E8D5" w14:textId="77777777" w:rsidR="00592A5B" w:rsidRPr="00592A5B" w:rsidRDefault="00592A5B" w:rsidP="00592A5B">
      <w:pPr>
        <w:numPr>
          <w:ilvl w:val="0"/>
          <w:numId w:val="65"/>
        </w:numPr>
        <w:spacing w:line="480" w:lineRule="auto"/>
        <w:contextualSpacing/>
        <w:jc w:val="left"/>
        <w:rPr>
          <w:ins w:id="23608" w:author="UTENTE" w:date="2020-06-30T19:16:00Z"/>
          <w:rFonts w:ascii="Calibri" w:eastAsia="Calibri" w:hAnsi="Calibri" w:cs="Times New Roman"/>
        </w:rPr>
      </w:pPr>
      <w:ins w:id="23609" w:author="UTENTE" w:date="2020-06-30T19:16:00Z">
        <w:r w:rsidRPr="00592A5B">
          <w:rPr>
            <w:rFonts w:ascii="Calibri" w:eastAsia="Calibri" w:hAnsi="Calibri" w:cs="Times New Roman"/>
          </w:rPr>
          <w:t>new "La cronologia dei dialoghi è vuota."</w:t>
        </w:r>
      </w:ins>
    </w:p>
    <w:p w14:paraId="0A71DE2B" w14:textId="77777777" w:rsidR="00592A5B" w:rsidRPr="00592A5B" w:rsidRDefault="00592A5B" w:rsidP="00592A5B">
      <w:pPr>
        <w:spacing w:line="480" w:lineRule="auto"/>
        <w:jc w:val="left"/>
        <w:rPr>
          <w:ins w:id="23610" w:author="UTENTE" w:date="2020-06-30T19:16:00Z"/>
          <w:rFonts w:ascii="Calibri" w:eastAsia="Calibri" w:hAnsi="Calibri" w:cs="Times New Roman"/>
        </w:rPr>
      </w:pPr>
    </w:p>
    <w:p w14:paraId="4D64C03B" w14:textId="77777777" w:rsidR="00592A5B" w:rsidRPr="00592A5B" w:rsidRDefault="00592A5B" w:rsidP="00592A5B">
      <w:pPr>
        <w:numPr>
          <w:ilvl w:val="0"/>
          <w:numId w:val="65"/>
        </w:numPr>
        <w:spacing w:line="480" w:lineRule="auto"/>
        <w:contextualSpacing/>
        <w:jc w:val="left"/>
        <w:rPr>
          <w:ins w:id="23611" w:author="UTENTE" w:date="2020-06-30T19:16:00Z"/>
          <w:rFonts w:ascii="Calibri" w:eastAsia="Calibri" w:hAnsi="Calibri" w:cs="Times New Roman"/>
        </w:rPr>
      </w:pPr>
      <w:ins w:id="23612" w:author="UTENTE" w:date="2020-06-30T19:16:00Z">
        <w:r w:rsidRPr="00592A5B">
          <w:rPr>
            <w:rFonts w:ascii="Calibri" w:eastAsia="Calibri" w:hAnsi="Calibri" w:cs="Times New Roman"/>
          </w:rPr>
          <w:t>new "Aiuto"</w:t>
        </w:r>
      </w:ins>
    </w:p>
    <w:p w14:paraId="2D2F8282" w14:textId="77777777" w:rsidR="00592A5B" w:rsidRPr="00592A5B" w:rsidRDefault="00592A5B" w:rsidP="00592A5B">
      <w:pPr>
        <w:spacing w:line="480" w:lineRule="auto"/>
        <w:jc w:val="left"/>
        <w:rPr>
          <w:ins w:id="23613" w:author="UTENTE" w:date="2020-06-30T19:16:00Z"/>
          <w:rFonts w:ascii="Calibri" w:eastAsia="Calibri" w:hAnsi="Calibri" w:cs="Times New Roman"/>
        </w:rPr>
      </w:pPr>
    </w:p>
    <w:p w14:paraId="12AE7E5C" w14:textId="77777777" w:rsidR="00592A5B" w:rsidRPr="00592A5B" w:rsidRDefault="00592A5B" w:rsidP="00592A5B">
      <w:pPr>
        <w:numPr>
          <w:ilvl w:val="0"/>
          <w:numId w:val="65"/>
        </w:numPr>
        <w:spacing w:line="480" w:lineRule="auto"/>
        <w:contextualSpacing/>
        <w:jc w:val="left"/>
        <w:rPr>
          <w:ins w:id="23614" w:author="UTENTE" w:date="2020-06-30T19:16:00Z"/>
          <w:rFonts w:ascii="Calibri" w:eastAsia="Calibri" w:hAnsi="Calibri" w:cs="Times New Roman"/>
        </w:rPr>
      </w:pPr>
      <w:ins w:id="23615" w:author="UTENTE" w:date="2020-06-30T19:16:00Z">
        <w:r w:rsidRPr="00592A5B">
          <w:rPr>
            <w:rFonts w:ascii="Calibri" w:eastAsia="Calibri" w:hAnsi="Calibri" w:cs="Times New Roman"/>
          </w:rPr>
          <w:t>new "Tastiera"</w:t>
        </w:r>
      </w:ins>
    </w:p>
    <w:p w14:paraId="4B324DB0" w14:textId="77777777" w:rsidR="00592A5B" w:rsidRPr="00592A5B" w:rsidRDefault="00592A5B" w:rsidP="00592A5B">
      <w:pPr>
        <w:spacing w:line="480" w:lineRule="auto"/>
        <w:jc w:val="left"/>
        <w:rPr>
          <w:ins w:id="23616" w:author="UTENTE" w:date="2020-06-30T19:16:00Z"/>
          <w:rFonts w:ascii="Calibri" w:eastAsia="Calibri" w:hAnsi="Calibri" w:cs="Times New Roman"/>
        </w:rPr>
      </w:pPr>
    </w:p>
    <w:p w14:paraId="63DB309A" w14:textId="77777777" w:rsidR="00592A5B" w:rsidRPr="00592A5B" w:rsidRDefault="00592A5B" w:rsidP="00592A5B">
      <w:pPr>
        <w:numPr>
          <w:ilvl w:val="0"/>
          <w:numId w:val="65"/>
        </w:numPr>
        <w:spacing w:line="480" w:lineRule="auto"/>
        <w:contextualSpacing/>
        <w:jc w:val="left"/>
        <w:rPr>
          <w:ins w:id="23617" w:author="UTENTE" w:date="2020-06-30T19:16:00Z"/>
          <w:rFonts w:ascii="Calibri" w:eastAsia="Calibri" w:hAnsi="Calibri" w:cs="Times New Roman"/>
        </w:rPr>
      </w:pPr>
      <w:ins w:id="23618" w:author="UTENTE" w:date="2020-06-30T19:16:00Z">
        <w:r w:rsidRPr="00592A5B">
          <w:rPr>
            <w:rFonts w:ascii="Calibri" w:eastAsia="Calibri" w:hAnsi="Calibri" w:cs="Times New Roman"/>
          </w:rPr>
          <w:t>new "Mouse"</w:t>
        </w:r>
      </w:ins>
    </w:p>
    <w:p w14:paraId="6AE471B7" w14:textId="77777777" w:rsidR="00592A5B" w:rsidRPr="00592A5B" w:rsidRDefault="00592A5B" w:rsidP="00592A5B">
      <w:pPr>
        <w:spacing w:line="480" w:lineRule="auto"/>
        <w:jc w:val="left"/>
        <w:rPr>
          <w:ins w:id="23619" w:author="UTENTE" w:date="2020-06-30T19:16:00Z"/>
          <w:rFonts w:ascii="Calibri" w:eastAsia="Calibri" w:hAnsi="Calibri" w:cs="Times New Roman"/>
        </w:rPr>
      </w:pPr>
    </w:p>
    <w:p w14:paraId="58EB574A" w14:textId="77777777" w:rsidR="00592A5B" w:rsidRPr="00592A5B" w:rsidRDefault="00592A5B" w:rsidP="00592A5B">
      <w:pPr>
        <w:numPr>
          <w:ilvl w:val="0"/>
          <w:numId w:val="65"/>
        </w:numPr>
        <w:spacing w:line="480" w:lineRule="auto"/>
        <w:contextualSpacing/>
        <w:jc w:val="left"/>
        <w:rPr>
          <w:ins w:id="23620" w:author="UTENTE" w:date="2020-06-30T19:16:00Z"/>
          <w:rFonts w:ascii="Calibri" w:eastAsia="Calibri" w:hAnsi="Calibri" w:cs="Times New Roman"/>
        </w:rPr>
      </w:pPr>
      <w:ins w:id="23621" w:author="UTENTE" w:date="2020-06-30T19:16:00Z">
        <w:r w:rsidRPr="00592A5B">
          <w:rPr>
            <w:rFonts w:ascii="Calibri" w:eastAsia="Calibri" w:hAnsi="Calibri" w:cs="Times New Roman"/>
          </w:rPr>
          <w:t>new "Controller"</w:t>
        </w:r>
      </w:ins>
    </w:p>
    <w:p w14:paraId="57809B9B" w14:textId="77777777" w:rsidR="00592A5B" w:rsidRPr="00592A5B" w:rsidRDefault="00592A5B" w:rsidP="00592A5B">
      <w:pPr>
        <w:spacing w:line="480" w:lineRule="auto"/>
        <w:jc w:val="left"/>
        <w:rPr>
          <w:ins w:id="23622" w:author="UTENTE" w:date="2020-06-30T19:16:00Z"/>
          <w:rFonts w:ascii="Calibri" w:eastAsia="Calibri" w:hAnsi="Calibri" w:cs="Times New Roman"/>
        </w:rPr>
      </w:pPr>
    </w:p>
    <w:p w14:paraId="7BDE6E75" w14:textId="77777777" w:rsidR="00592A5B" w:rsidRPr="00592A5B" w:rsidRDefault="00592A5B" w:rsidP="00592A5B">
      <w:pPr>
        <w:numPr>
          <w:ilvl w:val="0"/>
          <w:numId w:val="65"/>
        </w:numPr>
        <w:spacing w:line="480" w:lineRule="auto"/>
        <w:contextualSpacing/>
        <w:jc w:val="left"/>
        <w:rPr>
          <w:ins w:id="23623" w:author="UTENTE" w:date="2020-06-30T19:16:00Z"/>
          <w:rFonts w:ascii="Calibri" w:eastAsia="Calibri" w:hAnsi="Calibri" w:cs="Times New Roman"/>
        </w:rPr>
      </w:pPr>
      <w:ins w:id="23624" w:author="UTENTE" w:date="2020-06-30T19:16:00Z">
        <w:r w:rsidRPr="00592A5B">
          <w:rPr>
            <w:rFonts w:ascii="Calibri" w:eastAsia="Calibri" w:hAnsi="Calibri" w:cs="Times New Roman"/>
          </w:rPr>
          <w:t>new "Invio"</w:t>
        </w:r>
      </w:ins>
    </w:p>
    <w:p w14:paraId="1F4086F3" w14:textId="77777777" w:rsidR="00592A5B" w:rsidRPr="00592A5B" w:rsidRDefault="00592A5B" w:rsidP="00592A5B">
      <w:pPr>
        <w:spacing w:line="240" w:lineRule="auto"/>
        <w:ind w:left="720"/>
        <w:contextualSpacing/>
        <w:jc w:val="left"/>
        <w:rPr>
          <w:ins w:id="23625" w:author="UTENTE" w:date="2020-06-30T19:16:00Z"/>
          <w:rFonts w:ascii="Calibri" w:eastAsia="Calibri" w:hAnsi="Calibri" w:cs="Times New Roman"/>
        </w:rPr>
      </w:pPr>
    </w:p>
    <w:p w14:paraId="0985E947" w14:textId="77777777" w:rsidR="00592A5B" w:rsidRPr="00592A5B" w:rsidRDefault="00592A5B" w:rsidP="00592A5B">
      <w:pPr>
        <w:numPr>
          <w:ilvl w:val="0"/>
          <w:numId w:val="65"/>
        </w:numPr>
        <w:spacing w:line="480" w:lineRule="auto"/>
        <w:contextualSpacing/>
        <w:jc w:val="left"/>
        <w:rPr>
          <w:ins w:id="23626" w:author="UTENTE" w:date="2020-06-30T19:16:00Z"/>
          <w:rFonts w:ascii="Calibri" w:eastAsia="Calibri" w:hAnsi="Calibri" w:cs="Times New Roman"/>
        </w:rPr>
      </w:pPr>
      <w:ins w:id="23627" w:author="UTENTE" w:date="2020-06-30T19:16:00Z">
        <w:r w:rsidRPr="00592A5B">
          <w:rPr>
            <w:rFonts w:ascii="Calibri" w:eastAsia="Calibri" w:hAnsi="Calibri" w:cs="Times New Roman"/>
          </w:rPr>
          <w:t>new "Manda avanti il dialogo e attiva l'interfaccia."</w:t>
        </w:r>
        <w:r w:rsidRPr="00592A5B">
          <w:rPr>
            <w:rFonts w:ascii="Calibri" w:eastAsia="Calibri" w:hAnsi="Calibri" w:cs="Times New Roman"/>
          </w:rPr>
          <w:br w:type="page"/>
        </w:r>
      </w:ins>
    </w:p>
    <w:p w14:paraId="715309D4" w14:textId="77777777" w:rsidR="00592A5B" w:rsidRPr="00592A5B" w:rsidRDefault="00592A5B" w:rsidP="00592A5B">
      <w:pPr>
        <w:numPr>
          <w:ilvl w:val="0"/>
          <w:numId w:val="65"/>
        </w:numPr>
        <w:spacing w:line="480" w:lineRule="auto"/>
        <w:contextualSpacing/>
        <w:jc w:val="left"/>
        <w:rPr>
          <w:ins w:id="23628" w:author="UTENTE" w:date="2020-06-30T19:16:00Z"/>
          <w:rFonts w:ascii="Calibri" w:eastAsia="Calibri" w:hAnsi="Calibri" w:cs="Times New Roman"/>
          <w:lang w:val="en-US"/>
        </w:rPr>
      </w:pPr>
      <w:ins w:id="23629" w:author="UTENTE" w:date="2020-06-30T19:16:00Z">
        <w:r w:rsidRPr="00592A5B">
          <w:rPr>
            <w:rFonts w:ascii="Calibri" w:eastAsia="Calibri" w:hAnsi="Calibri" w:cs="Times New Roman"/>
            <w:lang w:val="en-US"/>
          </w:rPr>
          <w:lastRenderedPageBreak/>
          <w:t>old "Space"</w:t>
        </w:r>
      </w:ins>
    </w:p>
    <w:p w14:paraId="19ACFD55" w14:textId="77777777" w:rsidR="00592A5B" w:rsidRPr="00592A5B" w:rsidRDefault="00592A5B" w:rsidP="00592A5B">
      <w:pPr>
        <w:spacing w:line="480" w:lineRule="auto"/>
        <w:jc w:val="left"/>
        <w:rPr>
          <w:ins w:id="23630" w:author="UTENTE" w:date="2020-06-30T19:16:00Z"/>
          <w:rFonts w:ascii="Calibri" w:eastAsia="Calibri" w:hAnsi="Calibri" w:cs="Times New Roman"/>
          <w:lang w:val="en-US"/>
        </w:rPr>
      </w:pPr>
    </w:p>
    <w:p w14:paraId="1C7F6E56" w14:textId="77777777" w:rsidR="00592A5B" w:rsidRPr="00592A5B" w:rsidRDefault="00592A5B" w:rsidP="00592A5B">
      <w:pPr>
        <w:numPr>
          <w:ilvl w:val="0"/>
          <w:numId w:val="65"/>
        </w:numPr>
        <w:spacing w:line="480" w:lineRule="auto"/>
        <w:contextualSpacing/>
        <w:jc w:val="left"/>
        <w:rPr>
          <w:ins w:id="23631" w:author="UTENTE" w:date="2020-06-30T19:16:00Z"/>
          <w:rFonts w:ascii="Calibri" w:eastAsia="Calibri" w:hAnsi="Calibri" w:cs="Times New Roman"/>
          <w:lang w:val="en-US"/>
        </w:rPr>
      </w:pPr>
      <w:ins w:id="23632" w:author="UTENTE" w:date="2020-06-30T19:16:00Z">
        <w:r w:rsidRPr="00592A5B">
          <w:rPr>
            <w:rFonts w:ascii="Calibri" w:eastAsia="Calibri" w:hAnsi="Calibri" w:cs="Times New Roman"/>
            <w:lang w:val="en-US"/>
          </w:rPr>
          <w:t>old "Advances dialogue without selecting choices."</w:t>
        </w:r>
      </w:ins>
    </w:p>
    <w:p w14:paraId="5FB8A585" w14:textId="77777777" w:rsidR="00592A5B" w:rsidRPr="00592A5B" w:rsidRDefault="00592A5B" w:rsidP="00592A5B">
      <w:pPr>
        <w:spacing w:line="480" w:lineRule="auto"/>
        <w:jc w:val="left"/>
        <w:rPr>
          <w:ins w:id="23633" w:author="UTENTE" w:date="2020-06-30T19:16:00Z"/>
          <w:rFonts w:ascii="Calibri" w:eastAsia="Calibri" w:hAnsi="Calibri" w:cs="Times New Roman"/>
          <w:lang w:val="en-US"/>
        </w:rPr>
      </w:pPr>
    </w:p>
    <w:p w14:paraId="49B2B5B5" w14:textId="77777777" w:rsidR="00592A5B" w:rsidRPr="00592A5B" w:rsidRDefault="00592A5B" w:rsidP="00592A5B">
      <w:pPr>
        <w:numPr>
          <w:ilvl w:val="0"/>
          <w:numId w:val="65"/>
        </w:numPr>
        <w:spacing w:line="480" w:lineRule="auto"/>
        <w:contextualSpacing/>
        <w:jc w:val="left"/>
        <w:rPr>
          <w:ins w:id="23634" w:author="UTENTE" w:date="2020-06-30T19:16:00Z"/>
          <w:rFonts w:ascii="Calibri" w:eastAsia="Calibri" w:hAnsi="Calibri" w:cs="Times New Roman"/>
          <w:lang w:val="en-US"/>
        </w:rPr>
      </w:pPr>
      <w:ins w:id="23635" w:author="UTENTE" w:date="2020-06-30T19:16:00Z">
        <w:r w:rsidRPr="00592A5B">
          <w:rPr>
            <w:rFonts w:ascii="Calibri" w:eastAsia="Calibri" w:hAnsi="Calibri" w:cs="Times New Roman"/>
            <w:lang w:val="en-US"/>
          </w:rPr>
          <w:t>old "Arrow Keys"</w:t>
        </w:r>
      </w:ins>
    </w:p>
    <w:p w14:paraId="67F1CB26" w14:textId="77777777" w:rsidR="00592A5B" w:rsidRPr="00592A5B" w:rsidRDefault="00592A5B" w:rsidP="00592A5B">
      <w:pPr>
        <w:spacing w:line="480" w:lineRule="auto"/>
        <w:jc w:val="left"/>
        <w:rPr>
          <w:ins w:id="23636" w:author="UTENTE" w:date="2020-06-30T19:16:00Z"/>
          <w:rFonts w:ascii="Calibri" w:eastAsia="Calibri" w:hAnsi="Calibri" w:cs="Times New Roman"/>
          <w:lang w:val="en-US"/>
        </w:rPr>
      </w:pPr>
    </w:p>
    <w:p w14:paraId="420B6E4F" w14:textId="77777777" w:rsidR="00592A5B" w:rsidRPr="00592A5B" w:rsidRDefault="00592A5B" w:rsidP="00592A5B">
      <w:pPr>
        <w:numPr>
          <w:ilvl w:val="0"/>
          <w:numId w:val="65"/>
        </w:numPr>
        <w:spacing w:line="480" w:lineRule="auto"/>
        <w:contextualSpacing/>
        <w:jc w:val="left"/>
        <w:rPr>
          <w:ins w:id="23637" w:author="UTENTE" w:date="2020-06-30T19:16:00Z"/>
          <w:rFonts w:ascii="Calibri" w:eastAsia="Calibri" w:hAnsi="Calibri" w:cs="Times New Roman"/>
          <w:lang w:val="en-US"/>
        </w:rPr>
      </w:pPr>
      <w:ins w:id="23638" w:author="UTENTE" w:date="2020-06-30T19:16:00Z">
        <w:r w:rsidRPr="00592A5B">
          <w:rPr>
            <w:rFonts w:ascii="Calibri" w:eastAsia="Calibri" w:hAnsi="Calibri" w:cs="Times New Roman"/>
            <w:lang w:val="en-US"/>
          </w:rPr>
          <w:t>old "Navigate the interface."</w:t>
        </w:r>
      </w:ins>
    </w:p>
    <w:p w14:paraId="4B93B00E" w14:textId="77777777" w:rsidR="00592A5B" w:rsidRPr="00592A5B" w:rsidRDefault="00592A5B" w:rsidP="00592A5B">
      <w:pPr>
        <w:spacing w:line="480" w:lineRule="auto"/>
        <w:jc w:val="left"/>
        <w:rPr>
          <w:ins w:id="23639" w:author="UTENTE" w:date="2020-06-30T19:16:00Z"/>
          <w:rFonts w:ascii="Calibri" w:eastAsia="Calibri" w:hAnsi="Calibri" w:cs="Times New Roman"/>
          <w:lang w:val="en-US"/>
        </w:rPr>
      </w:pPr>
    </w:p>
    <w:p w14:paraId="7BD5DD60" w14:textId="77777777" w:rsidR="00592A5B" w:rsidRPr="00592A5B" w:rsidRDefault="00592A5B" w:rsidP="00592A5B">
      <w:pPr>
        <w:numPr>
          <w:ilvl w:val="0"/>
          <w:numId w:val="65"/>
        </w:numPr>
        <w:spacing w:line="480" w:lineRule="auto"/>
        <w:contextualSpacing/>
        <w:jc w:val="left"/>
        <w:rPr>
          <w:ins w:id="23640" w:author="UTENTE" w:date="2020-06-30T19:16:00Z"/>
          <w:rFonts w:ascii="Calibri" w:eastAsia="Calibri" w:hAnsi="Calibri" w:cs="Times New Roman"/>
          <w:lang w:val="en-US"/>
        </w:rPr>
      </w:pPr>
      <w:ins w:id="23641" w:author="UTENTE" w:date="2020-06-30T19:16:00Z">
        <w:r w:rsidRPr="00592A5B">
          <w:rPr>
            <w:rFonts w:ascii="Calibri" w:eastAsia="Calibri" w:hAnsi="Calibri" w:cs="Times New Roman"/>
            <w:lang w:val="en-US"/>
          </w:rPr>
          <w:t>old "Escape"</w:t>
        </w:r>
      </w:ins>
    </w:p>
    <w:p w14:paraId="569AB957" w14:textId="77777777" w:rsidR="00592A5B" w:rsidRPr="00592A5B" w:rsidRDefault="00592A5B" w:rsidP="00592A5B">
      <w:pPr>
        <w:spacing w:line="480" w:lineRule="auto"/>
        <w:jc w:val="left"/>
        <w:rPr>
          <w:ins w:id="23642" w:author="UTENTE" w:date="2020-06-30T19:16:00Z"/>
          <w:rFonts w:ascii="Calibri" w:eastAsia="Calibri" w:hAnsi="Calibri" w:cs="Times New Roman"/>
          <w:lang w:val="en-US"/>
        </w:rPr>
      </w:pPr>
    </w:p>
    <w:p w14:paraId="08C5160D" w14:textId="77777777" w:rsidR="00592A5B" w:rsidRPr="00592A5B" w:rsidRDefault="00592A5B" w:rsidP="00592A5B">
      <w:pPr>
        <w:numPr>
          <w:ilvl w:val="0"/>
          <w:numId w:val="65"/>
        </w:numPr>
        <w:spacing w:line="480" w:lineRule="auto"/>
        <w:contextualSpacing/>
        <w:jc w:val="left"/>
        <w:rPr>
          <w:ins w:id="23643" w:author="UTENTE" w:date="2020-06-30T19:16:00Z"/>
          <w:rFonts w:ascii="Calibri" w:eastAsia="Calibri" w:hAnsi="Calibri" w:cs="Times New Roman"/>
          <w:lang w:val="en-US"/>
        </w:rPr>
      </w:pPr>
      <w:ins w:id="23644" w:author="UTENTE" w:date="2020-06-30T19:16:00Z">
        <w:r w:rsidRPr="00592A5B">
          <w:rPr>
            <w:rFonts w:ascii="Calibri" w:eastAsia="Calibri" w:hAnsi="Calibri" w:cs="Times New Roman"/>
            <w:lang w:val="en-US"/>
          </w:rPr>
          <w:t>old "Accesses the game menu."</w:t>
        </w:r>
      </w:ins>
    </w:p>
    <w:p w14:paraId="0BEBA33A" w14:textId="77777777" w:rsidR="00592A5B" w:rsidRPr="00592A5B" w:rsidRDefault="00592A5B" w:rsidP="00592A5B">
      <w:pPr>
        <w:spacing w:line="480" w:lineRule="auto"/>
        <w:jc w:val="left"/>
        <w:rPr>
          <w:ins w:id="23645" w:author="UTENTE" w:date="2020-06-30T19:16:00Z"/>
          <w:rFonts w:ascii="Calibri" w:eastAsia="Calibri" w:hAnsi="Calibri" w:cs="Times New Roman"/>
          <w:lang w:val="en-US"/>
        </w:rPr>
      </w:pPr>
    </w:p>
    <w:p w14:paraId="69E1ABE1" w14:textId="77777777" w:rsidR="00592A5B" w:rsidRPr="00592A5B" w:rsidRDefault="00592A5B" w:rsidP="00592A5B">
      <w:pPr>
        <w:numPr>
          <w:ilvl w:val="0"/>
          <w:numId w:val="65"/>
        </w:numPr>
        <w:spacing w:line="480" w:lineRule="auto"/>
        <w:contextualSpacing/>
        <w:jc w:val="left"/>
        <w:rPr>
          <w:ins w:id="23646" w:author="UTENTE" w:date="2020-06-30T19:16:00Z"/>
          <w:rFonts w:ascii="Calibri" w:eastAsia="Calibri" w:hAnsi="Calibri" w:cs="Times New Roman"/>
          <w:lang w:val="en-US"/>
        </w:rPr>
      </w:pPr>
      <w:ins w:id="23647" w:author="UTENTE" w:date="2020-06-30T19:16:00Z">
        <w:r w:rsidRPr="00592A5B">
          <w:rPr>
            <w:rFonts w:ascii="Calibri" w:eastAsia="Calibri" w:hAnsi="Calibri" w:cs="Times New Roman"/>
            <w:lang w:val="en-US"/>
          </w:rPr>
          <w:t>old "Ctrl"</w:t>
        </w:r>
      </w:ins>
    </w:p>
    <w:p w14:paraId="118BBF57" w14:textId="77777777" w:rsidR="00592A5B" w:rsidRPr="00592A5B" w:rsidRDefault="00592A5B" w:rsidP="00592A5B">
      <w:pPr>
        <w:spacing w:line="480" w:lineRule="auto"/>
        <w:jc w:val="left"/>
        <w:rPr>
          <w:ins w:id="23648" w:author="UTENTE" w:date="2020-06-30T19:16:00Z"/>
          <w:rFonts w:ascii="Calibri" w:eastAsia="Calibri" w:hAnsi="Calibri" w:cs="Times New Roman"/>
          <w:lang w:val="en-US"/>
        </w:rPr>
      </w:pPr>
    </w:p>
    <w:p w14:paraId="393835F6" w14:textId="77777777" w:rsidR="00592A5B" w:rsidRPr="00592A5B" w:rsidRDefault="00592A5B" w:rsidP="00592A5B">
      <w:pPr>
        <w:numPr>
          <w:ilvl w:val="0"/>
          <w:numId w:val="65"/>
        </w:numPr>
        <w:spacing w:line="480" w:lineRule="auto"/>
        <w:contextualSpacing/>
        <w:jc w:val="left"/>
        <w:rPr>
          <w:ins w:id="23649" w:author="UTENTE" w:date="2020-06-30T19:16:00Z"/>
          <w:rFonts w:ascii="Calibri" w:eastAsia="Calibri" w:hAnsi="Calibri" w:cs="Times New Roman"/>
          <w:lang w:val="en-US"/>
        </w:rPr>
      </w:pPr>
      <w:ins w:id="23650" w:author="UTENTE" w:date="2020-06-30T19:16:00Z">
        <w:r w:rsidRPr="00592A5B">
          <w:rPr>
            <w:rFonts w:ascii="Calibri" w:eastAsia="Calibri" w:hAnsi="Calibri" w:cs="Times New Roman"/>
            <w:lang w:val="en-US"/>
          </w:rPr>
          <w:t>old "Skips dialogue while held down."</w:t>
        </w:r>
      </w:ins>
    </w:p>
    <w:p w14:paraId="3C7AF18A" w14:textId="77777777" w:rsidR="00592A5B" w:rsidRPr="00592A5B" w:rsidRDefault="00592A5B" w:rsidP="00592A5B">
      <w:pPr>
        <w:spacing w:line="480" w:lineRule="auto"/>
        <w:jc w:val="left"/>
        <w:rPr>
          <w:ins w:id="23651" w:author="UTENTE" w:date="2020-06-30T19:16:00Z"/>
          <w:rFonts w:ascii="Calibri" w:eastAsia="Calibri" w:hAnsi="Calibri" w:cs="Times New Roman"/>
          <w:lang w:val="en-US"/>
        </w:rPr>
      </w:pPr>
    </w:p>
    <w:p w14:paraId="5391066F" w14:textId="77777777" w:rsidR="00592A5B" w:rsidRPr="00592A5B" w:rsidRDefault="00592A5B" w:rsidP="00592A5B">
      <w:pPr>
        <w:numPr>
          <w:ilvl w:val="0"/>
          <w:numId w:val="65"/>
        </w:numPr>
        <w:spacing w:line="480" w:lineRule="auto"/>
        <w:contextualSpacing/>
        <w:jc w:val="left"/>
        <w:rPr>
          <w:ins w:id="23652" w:author="UTENTE" w:date="2020-06-30T19:16:00Z"/>
          <w:rFonts w:ascii="Calibri" w:eastAsia="Calibri" w:hAnsi="Calibri" w:cs="Times New Roman"/>
          <w:lang w:val="en-US"/>
        </w:rPr>
      </w:pPr>
      <w:ins w:id="23653" w:author="UTENTE" w:date="2020-06-30T19:16:00Z">
        <w:r w:rsidRPr="00592A5B">
          <w:rPr>
            <w:rFonts w:ascii="Calibri" w:eastAsia="Calibri" w:hAnsi="Calibri" w:cs="Times New Roman"/>
            <w:lang w:val="en-US"/>
          </w:rPr>
          <w:t>old "Tab"</w:t>
        </w:r>
      </w:ins>
    </w:p>
    <w:p w14:paraId="7DB0BF37" w14:textId="77777777" w:rsidR="00592A5B" w:rsidRPr="00592A5B" w:rsidRDefault="00592A5B" w:rsidP="00592A5B">
      <w:pPr>
        <w:spacing w:line="480" w:lineRule="auto"/>
        <w:jc w:val="left"/>
        <w:rPr>
          <w:ins w:id="23654" w:author="UTENTE" w:date="2020-06-30T19:16:00Z"/>
          <w:rFonts w:ascii="Calibri" w:eastAsia="Calibri" w:hAnsi="Calibri" w:cs="Times New Roman"/>
          <w:lang w:val="en-US"/>
        </w:rPr>
      </w:pPr>
    </w:p>
    <w:p w14:paraId="00A49A98" w14:textId="77777777" w:rsidR="00592A5B" w:rsidRPr="00592A5B" w:rsidRDefault="00592A5B" w:rsidP="00592A5B">
      <w:pPr>
        <w:numPr>
          <w:ilvl w:val="0"/>
          <w:numId w:val="65"/>
        </w:numPr>
        <w:spacing w:line="480" w:lineRule="auto"/>
        <w:contextualSpacing/>
        <w:jc w:val="left"/>
        <w:rPr>
          <w:ins w:id="23655" w:author="UTENTE" w:date="2020-06-30T19:16:00Z"/>
          <w:rFonts w:ascii="Calibri" w:eastAsia="Calibri" w:hAnsi="Calibri" w:cs="Times New Roman"/>
          <w:lang w:val="en-US"/>
        </w:rPr>
      </w:pPr>
      <w:ins w:id="23656" w:author="UTENTE" w:date="2020-06-30T19:16:00Z">
        <w:r w:rsidRPr="00592A5B">
          <w:rPr>
            <w:rFonts w:ascii="Calibri" w:eastAsia="Calibri" w:hAnsi="Calibri" w:cs="Times New Roman"/>
            <w:lang w:val="en-US"/>
          </w:rPr>
          <w:t>old "Toggles dialogue skipping."</w:t>
        </w:r>
      </w:ins>
    </w:p>
    <w:p w14:paraId="45CB6534" w14:textId="77777777" w:rsidR="00592A5B" w:rsidRPr="00592A5B" w:rsidRDefault="00592A5B" w:rsidP="00592A5B">
      <w:pPr>
        <w:spacing w:line="480" w:lineRule="auto"/>
        <w:jc w:val="left"/>
        <w:rPr>
          <w:ins w:id="23657" w:author="UTENTE" w:date="2020-06-30T19:16:00Z"/>
          <w:rFonts w:ascii="Calibri" w:eastAsia="Calibri" w:hAnsi="Calibri" w:cs="Times New Roman"/>
          <w:lang w:val="en-US"/>
        </w:rPr>
      </w:pPr>
    </w:p>
    <w:p w14:paraId="26F64746" w14:textId="77777777" w:rsidR="00592A5B" w:rsidRPr="00592A5B" w:rsidRDefault="00592A5B" w:rsidP="00592A5B">
      <w:pPr>
        <w:numPr>
          <w:ilvl w:val="0"/>
          <w:numId w:val="65"/>
        </w:numPr>
        <w:spacing w:line="480" w:lineRule="auto"/>
        <w:contextualSpacing/>
        <w:jc w:val="left"/>
        <w:rPr>
          <w:ins w:id="23658" w:author="UTENTE" w:date="2020-06-30T19:16:00Z"/>
          <w:rFonts w:ascii="Calibri" w:eastAsia="Calibri" w:hAnsi="Calibri" w:cs="Times New Roman"/>
          <w:lang w:val="en-US"/>
        </w:rPr>
      </w:pPr>
      <w:ins w:id="23659" w:author="UTENTE" w:date="2020-06-30T19:16:00Z">
        <w:r w:rsidRPr="00592A5B">
          <w:rPr>
            <w:rFonts w:ascii="Calibri" w:eastAsia="Calibri" w:hAnsi="Calibri" w:cs="Times New Roman"/>
            <w:lang w:val="en-US"/>
          </w:rPr>
          <w:t>old "Page Up"</w:t>
        </w:r>
      </w:ins>
    </w:p>
    <w:p w14:paraId="5118FD07" w14:textId="77777777" w:rsidR="00592A5B" w:rsidRPr="00592A5B" w:rsidRDefault="00592A5B" w:rsidP="00592A5B">
      <w:pPr>
        <w:spacing w:line="480" w:lineRule="auto"/>
        <w:jc w:val="left"/>
        <w:rPr>
          <w:ins w:id="23660" w:author="UTENTE" w:date="2020-06-30T19:16:00Z"/>
          <w:rFonts w:ascii="Calibri" w:eastAsia="Calibri" w:hAnsi="Calibri" w:cs="Times New Roman"/>
          <w:lang w:val="en-US"/>
        </w:rPr>
      </w:pPr>
    </w:p>
    <w:p w14:paraId="46AFE303" w14:textId="77777777" w:rsidR="00592A5B" w:rsidRPr="00592A5B" w:rsidRDefault="00592A5B" w:rsidP="00592A5B">
      <w:pPr>
        <w:numPr>
          <w:ilvl w:val="0"/>
          <w:numId w:val="65"/>
        </w:numPr>
        <w:spacing w:line="480" w:lineRule="auto"/>
        <w:contextualSpacing/>
        <w:jc w:val="left"/>
        <w:rPr>
          <w:ins w:id="23661" w:author="UTENTE" w:date="2020-06-30T19:16:00Z"/>
          <w:rFonts w:ascii="Calibri" w:eastAsia="Calibri" w:hAnsi="Calibri" w:cs="Times New Roman"/>
          <w:lang w:val="en-US"/>
        </w:rPr>
      </w:pPr>
      <w:ins w:id="23662" w:author="UTENTE" w:date="2020-06-30T19:16:00Z">
        <w:r w:rsidRPr="00592A5B">
          <w:rPr>
            <w:rFonts w:ascii="Calibri" w:eastAsia="Calibri" w:hAnsi="Calibri" w:cs="Times New Roman"/>
            <w:lang w:val="en-US"/>
          </w:rPr>
          <w:t>old "Rolls back to earlier dialogue."</w:t>
        </w:r>
      </w:ins>
    </w:p>
    <w:p w14:paraId="64A4D263" w14:textId="77777777" w:rsidR="00592A5B" w:rsidRPr="00592A5B" w:rsidRDefault="00592A5B" w:rsidP="00592A5B">
      <w:pPr>
        <w:spacing w:line="480" w:lineRule="auto"/>
        <w:jc w:val="left"/>
        <w:rPr>
          <w:ins w:id="23663" w:author="UTENTE" w:date="2020-06-30T19:16:00Z"/>
          <w:rFonts w:ascii="Calibri" w:eastAsia="Calibri" w:hAnsi="Calibri" w:cs="Times New Roman"/>
          <w:lang w:val="en-US"/>
        </w:rPr>
      </w:pPr>
    </w:p>
    <w:p w14:paraId="22281A2D" w14:textId="77777777" w:rsidR="00592A5B" w:rsidRPr="00592A5B" w:rsidRDefault="00592A5B" w:rsidP="00592A5B">
      <w:pPr>
        <w:numPr>
          <w:ilvl w:val="0"/>
          <w:numId w:val="65"/>
        </w:numPr>
        <w:spacing w:line="480" w:lineRule="auto"/>
        <w:contextualSpacing/>
        <w:jc w:val="left"/>
        <w:rPr>
          <w:ins w:id="23664" w:author="UTENTE" w:date="2020-06-30T19:16:00Z"/>
          <w:rFonts w:ascii="Calibri" w:eastAsia="Calibri" w:hAnsi="Calibri" w:cs="Times New Roman"/>
          <w:lang w:val="en-US"/>
        </w:rPr>
      </w:pPr>
      <w:ins w:id="23665" w:author="UTENTE" w:date="2020-06-30T19:16:00Z">
        <w:r w:rsidRPr="00592A5B">
          <w:rPr>
            <w:rFonts w:ascii="Calibri" w:eastAsia="Calibri" w:hAnsi="Calibri" w:cs="Times New Roman"/>
            <w:lang w:val="en-US"/>
          </w:rPr>
          <w:t>old "Page Down"</w:t>
        </w:r>
        <w:r w:rsidRPr="00592A5B">
          <w:rPr>
            <w:rFonts w:ascii="Calibri" w:eastAsia="Calibri" w:hAnsi="Calibri" w:cs="Times New Roman"/>
            <w:lang w:val="en-US"/>
          </w:rPr>
          <w:br w:type="page"/>
        </w:r>
      </w:ins>
    </w:p>
    <w:p w14:paraId="7780EDA3" w14:textId="77777777" w:rsidR="00592A5B" w:rsidRPr="00592A5B" w:rsidRDefault="00592A5B" w:rsidP="00592A5B">
      <w:pPr>
        <w:numPr>
          <w:ilvl w:val="0"/>
          <w:numId w:val="64"/>
        </w:numPr>
        <w:spacing w:line="480" w:lineRule="auto"/>
        <w:contextualSpacing/>
        <w:jc w:val="left"/>
        <w:rPr>
          <w:ins w:id="23666" w:author="UTENTE" w:date="2020-06-30T19:16:00Z"/>
          <w:rFonts w:ascii="Calibri" w:eastAsia="Calibri" w:hAnsi="Calibri" w:cs="Times New Roman"/>
        </w:rPr>
      </w:pPr>
      <w:ins w:id="23667" w:author="UTENTE" w:date="2020-06-30T19:16:00Z">
        <w:r w:rsidRPr="00592A5B">
          <w:rPr>
            <w:rFonts w:ascii="Calibri" w:eastAsia="Calibri" w:hAnsi="Calibri" w:cs="Times New Roman"/>
          </w:rPr>
          <w:lastRenderedPageBreak/>
          <w:t>new "Barra spaziatrice"</w:t>
        </w:r>
      </w:ins>
    </w:p>
    <w:p w14:paraId="28297662" w14:textId="77777777" w:rsidR="00592A5B" w:rsidRPr="00592A5B" w:rsidRDefault="00592A5B" w:rsidP="00592A5B">
      <w:pPr>
        <w:spacing w:line="480" w:lineRule="auto"/>
        <w:jc w:val="left"/>
        <w:rPr>
          <w:ins w:id="23668" w:author="UTENTE" w:date="2020-06-30T19:16:00Z"/>
          <w:rFonts w:ascii="Calibri" w:eastAsia="Calibri" w:hAnsi="Calibri" w:cs="Times New Roman"/>
        </w:rPr>
      </w:pPr>
    </w:p>
    <w:p w14:paraId="59AF644B" w14:textId="77777777" w:rsidR="00592A5B" w:rsidRPr="00592A5B" w:rsidRDefault="00592A5B" w:rsidP="00592A5B">
      <w:pPr>
        <w:numPr>
          <w:ilvl w:val="0"/>
          <w:numId w:val="64"/>
        </w:numPr>
        <w:spacing w:line="480" w:lineRule="auto"/>
        <w:contextualSpacing/>
        <w:jc w:val="left"/>
        <w:rPr>
          <w:ins w:id="23669" w:author="UTENTE" w:date="2020-06-30T19:16:00Z"/>
          <w:rFonts w:ascii="Calibri" w:eastAsia="Calibri" w:hAnsi="Calibri" w:cs="Times New Roman"/>
        </w:rPr>
      </w:pPr>
      <w:ins w:id="23670" w:author="UTENTE" w:date="2020-06-30T19:16:00Z">
        <w:r w:rsidRPr="00592A5B">
          <w:rPr>
            <w:rFonts w:ascii="Calibri" w:eastAsia="Calibri" w:hAnsi="Calibri" w:cs="Times New Roman"/>
          </w:rPr>
          <w:t>new "Manda avanti il dialogo senza selezionare le scelte."</w:t>
        </w:r>
      </w:ins>
    </w:p>
    <w:p w14:paraId="38A77128" w14:textId="77777777" w:rsidR="00592A5B" w:rsidRPr="00592A5B" w:rsidRDefault="00592A5B" w:rsidP="00592A5B">
      <w:pPr>
        <w:spacing w:line="480" w:lineRule="auto"/>
        <w:jc w:val="left"/>
        <w:rPr>
          <w:ins w:id="23671" w:author="UTENTE" w:date="2020-06-30T19:16:00Z"/>
          <w:rFonts w:ascii="Calibri" w:eastAsia="Calibri" w:hAnsi="Calibri" w:cs="Times New Roman"/>
        </w:rPr>
      </w:pPr>
    </w:p>
    <w:p w14:paraId="0AACD231" w14:textId="77777777" w:rsidR="00592A5B" w:rsidRPr="00592A5B" w:rsidRDefault="00592A5B" w:rsidP="00592A5B">
      <w:pPr>
        <w:numPr>
          <w:ilvl w:val="0"/>
          <w:numId w:val="64"/>
        </w:numPr>
        <w:spacing w:line="480" w:lineRule="auto"/>
        <w:contextualSpacing/>
        <w:jc w:val="left"/>
        <w:rPr>
          <w:ins w:id="23672" w:author="UTENTE" w:date="2020-06-30T19:16:00Z"/>
          <w:rFonts w:ascii="Calibri" w:eastAsia="Calibri" w:hAnsi="Calibri" w:cs="Times New Roman"/>
        </w:rPr>
      </w:pPr>
      <w:ins w:id="23673" w:author="UTENTE" w:date="2020-06-30T19:16:00Z">
        <w:r w:rsidRPr="00592A5B">
          <w:rPr>
            <w:rFonts w:ascii="Calibri" w:eastAsia="Calibri" w:hAnsi="Calibri" w:cs="Times New Roman"/>
          </w:rPr>
          <w:t>new "Frecce"</w:t>
        </w:r>
      </w:ins>
    </w:p>
    <w:p w14:paraId="2308604B" w14:textId="77777777" w:rsidR="00592A5B" w:rsidRPr="00592A5B" w:rsidRDefault="00592A5B" w:rsidP="00592A5B">
      <w:pPr>
        <w:spacing w:line="480" w:lineRule="auto"/>
        <w:jc w:val="left"/>
        <w:rPr>
          <w:ins w:id="23674" w:author="UTENTE" w:date="2020-06-30T19:16:00Z"/>
          <w:rFonts w:ascii="Calibri" w:eastAsia="Calibri" w:hAnsi="Calibri" w:cs="Times New Roman"/>
        </w:rPr>
      </w:pPr>
    </w:p>
    <w:p w14:paraId="1362E375" w14:textId="77777777" w:rsidR="00592A5B" w:rsidRPr="00592A5B" w:rsidRDefault="00592A5B" w:rsidP="00592A5B">
      <w:pPr>
        <w:numPr>
          <w:ilvl w:val="0"/>
          <w:numId w:val="64"/>
        </w:numPr>
        <w:spacing w:line="480" w:lineRule="auto"/>
        <w:contextualSpacing/>
        <w:jc w:val="left"/>
        <w:rPr>
          <w:ins w:id="23675" w:author="UTENTE" w:date="2020-06-30T19:16:00Z"/>
          <w:rFonts w:ascii="Calibri" w:eastAsia="Calibri" w:hAnsi="Calibri" w:cs="Times New Roman"/>
        </w:rPr>
      </w:pPr>
      <w:ins w:id="23676" w:author="UTENTE" w:date="2020-06-30T19:16:00Z">
        <w:r w:rsidRPr="00592A5B">
          <w:rPr>
            <w:rFonts w:ascii="Calibri" w:eastAsia="Calibri" w:hAnsi="Calibri" w:cs="Times New Roman"/>
          </w:rPr>
          <w:t>new "Naviga nell'interfaccia."</w:t>
        </w:r>
      </w:ins>
    </w:p>
    <w:p w14:paraId="53BCBA8C" w14:textId="77777777" w:rsidR="00592A5B" w:rsidRPr="00592A5B" w:rsidRDefault="00592A5B" w:rsidP="00592A5B">
      <w:pPr>
        <w:spacing w:line="480" w:lineRule="auto"/>
        <w:jc w:val="left"/>
        <w:rPr>
          <w:ins w:id="23677" w:author="UTENTE" w:date="2020-06-30T19:16:00Z"/>
          <w:rFonts w:ascii="Calibri" w:eastAsia="Calibri" w:hAnsi="Calibri" w:cs="Times New Roman"/>
        </w:rPr>
      </w:pPr>
    </w:p>
    <w:p w14:paraId="0A4D6BCC" w14:textId="77777777" w:rsidR="00592A5B" w:rsidRPr="00592A5B" w:rsidRDefault="00592A5B" w:rsidP="00592A5B">
      <w:pPr>
        <w:numPr>
          <w:ilvl w:val="0"/>
          <w:numId w:val="64"/>
        </w:numPr>
        <w:spacing w:line="480" w:lineRule="auto"/>
        <w:contextualSpacing/>
        <w:jc w:val="left"/>
        <w:rPr>
          <w:ins w:id="23678" w:author="UTENTE" w:date="2020-06-30T19:16:00Z"/>
          <w:rFonts w:ascii="Calibri" w:eastAsia="Calibri" w:hAnsi="Calibri" w:cs="Times New Roman"/>
        </w:rPr>
      </w:pPr>
      <w:ins w:id="23679" w:author="UTENTE" w:date="2020-06-30T19:16:00Z">
        <w:r w:rsidRPr="00592A5B">
          <w:rPr>
            <w:rFonts w:ascii="Calibri" w:eastAsia="Calibri" w:hAnsi="Calibri" w:cs="Times New Roman"/>
          </w:rPr>
          <w:t>new "Esc"</w:t>
        </w:r>
      </w:ins>
    </w:p>
    <w:p w14:paraId="572D29E7" w14:textId="77777777" w:rsidR="00592A5B" w:rsidRPr="00592A5B" w:rsidRDefault="00592A5B" w:rsidP="00592A5B">
      <w:pPr>
        <w:spacing w:line="480" w:lineRule="auto"/>
        <w:jc w:val="left"/>
        <w:rPr>
          <w:ins w:id="23680" w:author="UTENTE" w:date="2020-06-30T19:16:00Z"/>
          <w:rFonts w:ascii="Calibri" w:eastAsia="Calibri" w:hAnsi="Calibri" w:cs="Times New Roman"/>
        </w:rPr>
      </w:pPr>
    </w:p>
    <w:p w14:paraId="7AAD76FB" w14:textId="77777777" w:rsidR="00592A5B" w:rsidRPr="00592A5B" w:rsidRDefault="00592A5B" w:rsidP="00592A5B">
      <w:pPr>
        <w:numPr>
          <w:ilvl w:val="0"/>
          <w:numId w:val="64"/>
        </w:numPr>
        <w:spacing w:line="480" w:lineRule="auto"/>
        <w:contextualSpacing/>
        <w:jc w:val="left"/>
        <w:rPr>
          <w:ins w:id="23681" w:author="UTENTE" w:date="2020-06-30T19:16:00Z"/>
          <w:rFonts w:ascii="Calibri" w:eastAsia="Calibri" w:hAnsi="Calibri" w:cs="Times New Roman"/>
        </w:rPr>
      </w:pPr>
      <w:ins w:id="23682" w:author="UTENTE" w:date="2020-06-30T19:16:00Z">
        <w:r w:rsidRPr="00592A5B">
          <w:rPr>
            <w:rFonts w:ascii="Calibri" w:eastAsia="Calibri" w:hAnsi="Calibri" w:cs="Times New Roman"/>
          </w:rPr>
          <w:t>new "Accedi al menu di gioco."</w:t>
        </w:r>
      </w:ins>
    </w:p>
    <w:p w14:paraId="6BBA62E2" w14:textId="77777777" w:rsidR="00592A5B" w:rsidRPr="00592A5B" w:rsidRDefault="00592A5B" w:rsidP="00592A5B">
      <w:pPr>
        <w:spacing w:line="480" w:lineRule="auto"/>
        <w:jc w:val="left"/>
        <w:rPr>
          <w:ins w:id="23683" w:author="UTENTE" w:date="2020-06-30T19:16:00Z"/>
          <w:rFonts w:ascii="Calibri" w:eastAsia="Calibri" w:hAnsi="Calibri" w:cs="Times New Roman"/>
        </w:rPr>
      </w:pPr>
    </w:p>
    <w:p w14:paraId="687060ED" w14:textId="77777777" w:rsidR="00592A5B" w:rsidRPr="00592A5B" w:rsidRDefault="00592A5B" w:rsidP="00592A5B">
      <w:pPr>
        <w:numPr>
          <w:ilvl w:val="0"/>
          <w:numId w:val="64"/>
        </w:numPr>
        <w:spacing w:line="480" w:lineRule="auto"/>
        <w:contextualSpacing/>
        <w:jc w:val="left"/>
        <w:rPr>
          <w:ins w:id="23684" w:author="UTENTE" w:date="2020-06-30T19:16:00Z"/>
          <w:rFonts w:ascii="Calibri" w:eastAsia="Calibri" w:hAnsi="Calibri" w:cs="Times New Roman"/>
        </w:rPr>
      </w:pPr>
      <w:ins w:id="23685" w:author="UTENTE" w:date="2020-06-30T19:16:00Z">
        <w:r w:rsidRPr="00592A5B">
          <w:rPr>
            <w:rFonts w:ascii="Calibri" w:eastAsia="Calibri" w:hAnsi="Calibri" w:cs="Times New Roman"/>
          </w:rPr>
          <w:t>new "Ctrl"</w:t>
        </w:r>
      </w:ins>
    </w:p>
    <w:p w14:paraId="3A43426F" w14:textId="77777777" w:rsidR="00592A5B" w:rsidRPr="00592A5B" w:rsidRDefault="00592A5B" w:rsidP="00592A5B">
      <w:pPr>
        <w:spacing w:line="480" w:lineRule="auto"/>
        <w:jc w:val="left"/>
        <w:rPr>
          <w:ins w:id="23686" w:author="UTENTE" w:date="2020-06-30T19:16:00Z"/>
          <w:rFonts w:ascii="Calibri" w:eastAsia="Calibri" w:hAnsi="Calibri" w:cs="Times New Roman"/>
        </w:rPr>
      </w:pPr>
    </w:p>
    <w:p w14:paraId="41586A1A" w14:textId="77777777" w:rsidR="00592A5B" w:rsidRPr="00592A5B" w:rsidRDefault="00592A5B" w:rsidP="00592A5B">
      <w:pPr>
        <w:numPr>
          <w:ilvl w:val="0"/>
          <w:numId w:val="64"/>
        </w:numPr>
        <w:spacing w:line="480" w:lineRule="auto"/>
        <w:contextualSpacing/>
        <w:jc w:val="left"/>
        <w:rPr>
          <w:ins w:id="23687" w:author="UTENTE" w:date="2020-06-30T19:16:00Z"/>
          <w:rFonts w:ascii="Calibri" w:eastAsia="Calibri" w:hAnsi="Calibri" w:cs="Times New Roman"/>
        </w:rPr>
      </w:pPr>
      <w:ins w:id="23688" w:author="UTENTE" w:date="2020-06-30T19:16:00Z">
        <w:r w:rsidRPr="00592A5B">
          <w:rPr>
            <w:rFonts w:ascii="Calibri" w:eastAsia="Calibri" w:hAnsi="Calibri" w:cs="Times New Roman"/>
          </w:rPr>
          <w:t>new "Salta i dialoghi quando tieni premuto."</w:t>
        </w:r>
      </w:ins>
    </w:p>
    <w:p w14:paraId="77EB2FBF" w14:textId="77777777" w:rsidR="00592A5B" w:rsidRPr="00592A5B" w:rsidRDefault="00592A5B" w:rsidP="00592A5B">
      <w:pPr>
        <w:spacing w:line="480" w:lineRule="auto"/>
        <w:jc w:val="left"/>
        <w:rPr>
          <w:ins w:id="23689" w:author="UTENTE" w:date="2020-06-30T19:16:00Z"/>
          <w:rFonts w:ascii="Calibri" w:eastAsia="Calibri" w:hAnsi="Calibri" w:cs="Times New Roman"/>
        </w:rPr>
      </w:pPr>
    </w:p>
    <w:p w14:paraId="1493BD75" w14:textId="77777777" w:rsidR="00592A5B" w:rsidRPr="00592A5B" w:rsidRDefault="00592A5B" w:rsidP="00592A5B">
      <w:pPr>
        <w:numPr>
          <w:ilvl w:val="0"/>
          <w:numId w:val="64"/>
        </w:numPr>
        <w:spacing w:line="480" w:lineRule="auto"/>
        <w:contextualSpacing/>
        <w:jc w:val="left"/>
        <w:rPr>
          <w:ins w:id="23690" w:author="UTENTE" w:date="2020-06-30T19:16:00Z"/>
          <w:rFonts w:ascii="Calibri" w:eastAsia="Calibri" w:hAnsi="Calibri" w:cs="Times New Roman"/>
        </w:rPr>
      </w:pPr>
      <w:ins w:id="23691" w:author="UTENTE" w:date="2020-06-30T19:16:00Z">
        <w:r w:rsidRPr="00592A5B">
          <w:rPr>
            <w:rFonts w:ascii="Calibri" w:eastAsia="Calibri" w:hAnsi="Calibri" w:cs="Times New Roman"/>
          </w:rPr>
          <w:t>new "Tab"</w:t>
        </w:r>
      </w:ins>
    </w:p>
    <w:p w14:paraId="02D7E9C7" w14:textId="77777777" w:rsidR="00592A5B" w:rsidRPr="00592A5B" w:rsidRDefault="00592A5B" w:rsidP="00592A5B">
      <w:pPr>
        <w:spacing w:line="480" w:lineRule="auto"/>
        <w:jc w:val="left"/>
        <w:rPr>
          <w:ins w:id="23692" w:author="UTENTE" w:date="2020-06-30T19:16:00Z"/>
          <w:rFonts w:ascii="Calibri" w:eastAsia="Calibri" w:hAnsi="Calibri" w:cs="Times New Roman"/>
        </w:rPr>
      </w:pPr>
    </w:p>
    <w:p w14:paraId="30303A94" w14:textId="77777777" w:rsidR="00592A5B" w:rsidRPr="00592A5B" w:rsidRDefault="00592A5B" w:rsidP="00592A5B">
      <w:pPr>
        <w:numPr>
          <w:ilvl w:val="0"/>
          <w:numId w:val="64"/>
        </w:numPr>
        <w:spacing w:line="480" w:lineRule="auto"/>
        <w:contextualSpacing/>
        <w:jc w:val="left"/>
        <w:rPr>
          <w:ins w:id="23693" w:author="UTENTE" w:date="2020-06-30T19:16:00Z"/>
          <w:rFonts w:ascii="Calibri" w:eastAsia="Calibri" w:hAnsi="Calibri" w:cs="Times New Roman"/>
        </w:rPr>
      </w:pPr>
      <w:ins w:id="23694" w:author="UTENTE" w:date="2020-06-30T19:16:00Z">
        <w:r w:rsidRPr="00592A5B">
          <w:rPr>
            <w:rFonts w:ascii="Calibri" w:eastAsia="Calibri" w:hAnsi="Calibri" w:cs="Times New Roman"/>
          </w:rPr>
          <w:t>new "Aziona il dialogo veloce."</w:t>
        </w:r>
      </w:ins>
    </w:p>
    <w:p w14:paraId="45441DF4" w14:textId="77777777" w:rsidR="00592A5B" w:rsidRPr="00592A5B" w:rsidRDefault="00592A5B" w:rsidP="00592A5B">
      <w:pPr>
        <w:spacing w:line="480" w:lineRule="auto"/>
        <w:jc w:val="left"/>
        <w:rPr>
          <w:ins w:id="23695" w:author="UTENTE" w:date="2020-06-30T19:16:00Z"/>
          <w:rFonts w:ascii="Calibri" w:eastAsia="Calibri" w:hAnsi="Calibri" w:cs="Times New Roman"/>
        </w:rPr>
      </w:pPr>
    </w:p>
    <w:p w14:paraId="613DF07B" w14:textId="77777777" w:rsidR="00592A5B" w:rsidRPr="00592A5B" w:rsidRDefault="00592A5B" w:rsidP="00592A5B">
      <w:pPr>
        <w:numPr>
          <w:ilvl w:val="0"/>
          <w:numId w:val="64"/>
        </w:numPr>
        <w:spacing w:line="480" w:lineRule="auto"/>
        <w:contextualSpacing/>
        <w:jc w:val="left"/>
        <w:rPr>
          <w:ins w:id="23696" w:author="UTENTE" w:date="2020-06-30T19:16:00Z"/>
          <w:rFonts w:ascii="Calibri" w:eastAsia="Calibri" w:hAnsi="Calibri" w:cs="Times New Roman"/>
        </w:rPr>
      </w:pPr>
      <w:ins w:id="23697" w:author="UTENTE" w:date="2020-06-30T19:16:00Z">
        <w:r w:rsidRPr="00592A5B">
          <w:rPr>
            <w:rFonts w:ascii="Calibri" w:eastAsia="Calibri" w:hAnsi="Calibri" w:cs="Times New Roman"/>
          </w:rPr>
          <w:t>new "Pagina su"</w:t>
        </w:r>
      </w:ins>
    </w:p>
    <w:p w14:paraId="203F8C88" w14:textId="77777777" w:rsidR="00592A5B" w:rsidRPr="00592A5B" w:rsidRDefault="00592A5B" w:rsidP="00592A5B">
      <w:pPr>
        <w:spacing w:line="480" w:lineRule="auto"/>
        <w:jc w:val="left"/>
        <w:rPr>
          <w:ins w:id="23698" w:author="UTENTE" w:date="2020-06-30T19:16:00Z"/>
          <w:rFonts w:ascii="Calibri" w:eastAsia="Calibri" w:hAnsi="Calibri" w:cs="Times New Roman"/>
        </w:rPr>
      </w:pPr>
    </w:p>
    <w:p w14:paraId="40FEFBD2" w14:textId="77777777" w:rsidR="00592A5B" w:rsidRPr="00592A5B" w:rsidRDefault="00592A5B" w:rsidP="00592A5B">
      <w:pPr>
        <w:numPr>
          <w:ilvl w:val="0"/>
          <w:numId w:val="64"/>
        </w:numPr>
        <w:spacing w:line="480" w:lineRule="auto"/>
        <w:contextualSpacing/>
        <w:jc w:val="left"/>
        <w:rPr>
          <w:ins w:id="23699" w:author="UTENTE" w:date="2020-06-30T19:16:00Z"/>
          <w:rFonts w:ascii="Calibri" w:eastAsia="Calibri" w:hAnsi="Calibri" w:cs="Times New Roman"/>
        </w:rPr>
      </w:pPr>
      <w:ins w:id="23700" w:author="UTENTE" w:date="2020-06-30T19:16:00Z">
        <w:r w:rsidRPr="00592A5B">
          <w:rPr>
            <w:rFonts w:ascii="Calibri" w:eastAsia="Calibri" w:hAnsi="Calibri" w:cs="Times New Roman"/>
          </w:rPr>
          <w:t>new "Ritorna al dialogo precedente."</w:t>
        </w:r>
      </w:ins>
    </w:p>
    <w:p w14:paraId="110F8CE5" w14:textId="77777777" w:rsidR="00592A5B" w:rsidRPr="00592A5B" w:rsidRDefault="00592A5B" w:rsidP="00592A5B">
      <w:pPr>
        <w:spacing w:line="480" w:lineRule="auto"/>
        <w:jc w:val="left"/>
        <w:rPr>
          <w:ins w:id="23701" w:author="UTENTE" w:date="2020-06-30T19:16:00Z"/>
          <w:rFonts w:ascii="Calibri" w:eastAsia="Calibri" w:hAnsi="Calibri" w:cs="Times New Roman"/>
        </w:rPr>
      </w:pPr>
    </w:p>
    <w:p w14:paraId="1C9CEC5C" w14:textId="77777777" w:rsidR="00592A5B" w:rsidRPr="00592A5B" w:rsidRDefault="00592A5B" w:rsidP="00592A5B">
      <w:pPr>
        <w:numPr>
          <w:ilvl w:val="0"/>
          <w:numId w:val="64"/>
        </w:numPr>
        <w:spacing w:line="480" w:lineRule="auto"/>
        <w:contextualSpacing/>
        <w:jc w:val="left"/>
        <w:rPr>
          <w:ins w:id="23702" w:author="UTENTE" w:date="2020-06-30T19:16:00Z"/>
          <w:rFonts w:ascii="Calibri" w:eastAsia="Calibri" w:hAnsi="Calibri" w:cs="Times New Roman"/>
        </w:rPr>
      </w:pPr>
      <w:ins w:id="23703" w:author="UTENTE" w:date="2020-06-30T19:16:00Z">
        <w:r w:rsidRPr="00592A5B">
          <w:rPr>
            <w:rFonts w:ascii="Calibri" w:eastAsia="Calibri" w:hAnsi="Calibri" w:cs="Times New Roman"/>
          </w:rPr>
          <w:t>new "Pagina giù"</w:t>
        </w:r>
        <w:r w:rsidRPr="00592A5B">
          <w:rPr>
            <w:rFonts w:ascii="Calibri" w:eastAsia="Calibri" w:hAnsi="Calibri" w:cs="Times New Roman"/>
          </w:rPr>
          <w:br w:type="page"/>
        </w:r>
      </w:ins>
    </w:p>
    <w:p w14:paraId="4B243D9E" w14:textId="77777777" w:rsidR="00592A5B" w:rsidRPr="00592A5B" w:rsidRDefault="00592A5B" w:rsidP="00592A5B">
      <w:pPr>
        <w:numPr>
          <w:ilvl w:val="0"/>
          <w:numId w:val="64"/>
        </w:numPr>
        <w:spacing w:line="480" w:lineRule="auto"/>
        <w:contextualSpacing/>
        <w:jc w:val="left"/>
        <w:rPr>
          <w:ins w:id="23704" w:author="UTENTE" w:date="2020-06-30T19:16:00Z"/>
          <w:rFonts w:ascii="Calibri" w:eastAsia="Calibri" w:hAnsi="Calibri" w:cs="Times New Roman"/>
          <w:lang w:val="en-US"/>
        </w:rPr>
      </w:pPr>
      <w:ins w:id="23705" w:author="UTENTE" w:date="2020-06-30T19:16:00Z">
        <w:r w:rsidRPr="00592A5B">
          <w:rPr>
            <w:rFonts w:ascii="Calibri" w:eastAsia="Calibri" w:hAnsi="Calibri" w:cs="Times New Roman"/>
            <w:lang w:val="en-US"/>
          </w:rPr>
          <w:lastRenderedPageBreak/>
          <w:t>old "Rolls forward to later dialogue."</w:t>
        </w:r>
      </w:ins>
    </w:p>
    <w:p w14:paraId="485CB914" w14:textId="77777777" w:rsidR="00592A5B" w:rsidRPr="00592A5B" w:rsidRDefault="00592A5B" w:rsidP="00592A5B">
      <w:pPr>
        <w:spacing w:line="480" w:lineRule="auto"/>
        <w:jc w:val="left"/>
        <w:rPr>
          <w:ins w:id="23706" w:author="UTENTE" w:date="2020-06-30T19:16:00Z"/>
          <w:rFonts w:ascii="Calibri" w:eastAsia="Calibri" w:hAnsi="Calibri" w:cs="Times New Roman"/>
          <w:lang w:val="en-US"/>
        </w:rPr>
      </w:pPr>
    </w:p>
    <w:p w14:paraId="28351693" w14:textId="77777777" w:rsidR="00592A5B" w:rsidRPr="00592A5B" w:rsidRDefault="00592A5B" w:rsidP="00592A5B">
      <w:pPr>
        <w:numPr>
          <w:ilvl w:val="0"/>
          <w:numId w:val="64"/>
        </w:numPr>
        <w:spacing w:line="480" w:lineRule="auto"/>
        <w:contextualSpacing/>
        <w:jc w:val="left"/>
        <w:rPr>
          <w:ins w:id="23707" w:author="UTENTE" w:date="2020-06-30T19:16:00Z"/>
          <w:rFonts w:ascii="Calibri" w:eastAsia="Calibri" w:hAnsi="Calibri" w:cs="Times New Roman"/>
          <w:lang w:val="en-US"/>
        </w:rPr>
      </w:pPr>
      <w:ins w:id="23708" w:author="UTENTE" w:date="2020-06-30T19:16:00Z">
        <w:r w:rsidRPr="00592A5B">
          <w:rPr>
            <w:rFonts w:ascii="Calibri" w:eastAsia="Calibri" w:hAnsi="Calibri" w:cs="Times New Roman"/>
            <w:lang w:val="en-US"/>
          </w:rPr>
          <w:t>old "Hides the user interface."</w:t>
        </w:r>
      </w:ins>
    </w:p>
    <w:p w14:paraId="17AFC4DF" w14:textId="77777777" w:rsidR="00592A5B" w:rsidRPr="00592A5B" w:rsidRDefault="00592A5B" w:rsidP="00592A5B">
      <w:pPr>
        <w:spacing w:line="480" w:lineRule="auto"/>
        <w:jc w:val="left"/>
        <w:rPr>
          <w:ins w:id="23709" w:author="UTENTE" w:date="2020-06-30T19:16:00Z"/>
          <w:rFonts w:ascii="Calibri" w:eastAsia="Calibri" w:hAnsi="Calibri" w:cs="Times New Roman"/>
          <w:lang w:val="en-US"/>
        </w:rPr>
      </w:pPr>
    </w:p>
    <w:p w14:paraId="4D204CB8" w14:textId="77777777" w:rsidR="00592A5B" w:rsidRPr="00592A5B" w:rsidRDefault="00592A5B" w:rsidP="00592A5B">
      <w:pPr>
        <w:numPr>
          <w:ilvl w:val="0"/>
          <w:numId w:val="64"/>
        </w:numPr>
        <w:spacing w:line="480" w:lineRule="auto"/>
        <w:contextualSpacing/>
        <w:jc w:val="left"/>
        <w:rPr>
          <w:ins w:id="23710" w:author="UTENTE" w:date="2020-06-30T19:16:00Z"/>
          <w:rFonts w:ascii="Calibri" w:eastAsia="Calibri" w:hAnsi="Calibri" w:cs="Times New Roman"/>
          <w:lang w:val="en-US"/>
        </w:rPr>
      </w:pPr>
      <w:ins w:id="23711" w:author="UTENTE" w:date="2020-06-30T19:16:00Z">
        <w:r w:rsidRPr="00592A5B">
          <w:rPr>
            <w:rFonts w:ascii="Calibri" w:eastAsia="Calibri" w:hAnsi="Calibri" w:cs="Times New Roman"/>
            <w:lang w:val="en-US"/>
          </w:rPr>
          <w:t>old "Takes a screenshot."</w:t>
        </w:r>
      </w:ins>
    </w:p>
    <w:p w14:paraId="6B2C010A" w14:textId="77777777" w:rsidR="00592A5B" w:rsidRPr="00592A5B" w:rsidRDefault="00592A5B" w:rsidP="00592A5B">
      <w:pPr>
        <w:spacing w:line="480" w:lineRule="auto"/>
        <w:jc w:val="left"/>
        <w:rPr>
          <w:ins w:id="23712" w:author="UTENTE" w:date="2020-06-30T19:16:00Z"/>
          <w:rFonts w:ascii="Calibri" w:eastAsia="Calibri" w:hAnsi="Calibri" w:cs="Times New Roman"/>
          <w:lang w:val="en-US"/>
        </w:rPr>
      </w:pPr>
    </w:p>
    <w:p w14:paraId="1230C071" w14:textId="77777777" w:rsidR="00592A5B" w:rsidRPr="00592A5B" w:rsidRDefault="00592A5B" w:rsidP="00592A5B">
      <w:pPr>
        <w:numPr>
          <w:ilvl w:val="0"/>
          <w:numId w:val="64"/>
        </w:numPr>
        <w:spacing w:line="480" w:lineRule="auto"/>
        <w:contextualSpacing/>
        <w:jc w:val="left"/>
        <w:rPr>
          <w:ins w:id="23713" w:author="UTENTE" w:date="2020-06-30T19:16:00Z"/>
          <w:rFonts w:ascii="Calibri" w:eastAsia="Calibri" w:hAnsi="Calibri" w:cs="Times New Roman"/>
          <w:lang w:val="en-US"/>
        </w:rPr>
      </w:pPr>
      <w:ins w:id="23714" w:author="UTENTE" w:date="2020-06-30T19:16:00Z">
        <w:r w:rsidRPr="00592A5B">
          <w:rPr>
            <w:rFonts w:ascii="Calibri" w:eastAsia="Calibri" w:hAnsi="Calibri" w:cs="Times New Roman"/>
            <w:lang w:val="en-US"/>
          </w:rPr>
          <w:t>old "Toggles assistive {a=https://www.renpy.org/l/voicing}self-voicing{/a}."</w:t>
        </w:r>
      </w:ins>
    </w:p>
    <w:p w14:paraId="7353606D" w14:textId="77777777" w:rsidR="00592A5B" w:rsidRPr="00592A5B" w:rsidRDefault="00592A5B" w:rsidP="00592A5B">
      <w:pPr>
        <w:spacing w:line="480" w:lineRule="auto"/>
        <w:jc w:val="left"/>
        <w:rPr>
          <w:ins w:id="23715" w:author="UTENTE" w:date="2020-06-30T19:16:00Z"/>
          <w:rFonts w:ascii="Calibri" w:eastAsia="Calibri" w:hAnsi="Calibri" w:cs="Times New Roman"/>
          <w:lang w:val="en-US"/>
        </w:rPr>
      </w:pPr>
    </w:p>
    <w:p w14:paraId="60A72A56" w14:textId="77777777" w:rsidR="00592A5B" w:rsidRPr="00592A5B" w:rsidRDefault="00592A5B" w:rsidP="00592A5B">
      <w:pPr>
        <w:numPr>
          <w:ilvl w:val="0"/>
          <w:numId w:val="64"/>
        </w:numPr>
        <w:spacing w:line="480" w:lineRule="auto"/>
        <w:contextualSpacing/>
        <w:jc w:val="left"/>
        <w:rPr>
          <w:ins w:id="23716" w:author="UTENTE" w:date="2020-06-30T19:16:00Z"/>
          <w:rFonts w:ascii="Calibri" w:eastAsia="Calibri" w:hAnsi="Calibri" w:cs="Times New Roman"/>
          <w:lang w:val="en-US"/>
        </w:rPr>
      </w:pPr>
      <w:ins w:id="23717" w:author="UTENTE" w:date="2020-06-30T19:16:00Z">
        <w:r w:rsidRPr="00592A5B">
          <w:rPr>
            <w:rFonts w:ascii="Calibri" w:eastAsia="Calibri" w:hAnsi="Calibri" w:cs="Times New Roman"/>
            <w:lang w:val="en-US"/>
          </w:rPr>
          <w:t>old "Left Click"</w:t>
        </w:r>
      </w:ins>
    </w:p>
    <w:p w14:paraId="080FFF16" w14:textId="77777777" w:rsidR="00592A5B" w:rsidRPr="00592A5B" w:rsidRDefault="00592A5B" w:rsidP="00592A5B">
      <w:pPr>
        <w:spacing w:line="480" w:lineRule="auto"/>
        <w:jc w:val="left"/>
        <w:rPr>
          <w:ins w:id="23718" w:author="UTENTE" w:date="2020-06-30T19:16:00Z"/>
          <w:rFonts w:ascii="Calibri" w:eastAsia="Calibri" w:hAnsi="Calibri" w:cs="Times New Roman"/>
          <w:lang w:val="en-US"/>
        </w:rPr>
      </w:pPr>
    </w:p>
    <w:p w14:paraId="68B99A4C" w14:textId="77777777" w:rsidR="00592A5B" w:rsidRPr="00592A5B" w:rsidRDefault="00592A5B" w:rsidP="00592A5B">
      <w:pPr>
        <w:numPr>
          <w:ilvl w:val="0"/>
          <w:numId w:val="64"/>
        </w:numPr>
        <w:spacing w:line="480" w:lineRule="auto"/>
        <w:contextualSpacing/>
        <w:jc w:val="left"/>
        <w:rPr>
          <w:ins w:id="23719" w:author="UTENTE" w:date="2020-06-30T19:16:00Z"/>
          <w:rFonts w:ascii="Calibri" w:eastAsia="Calibri" w:hAnsi="Calibri" w:cs="Times New Roman"/>
          <w:lang w:val="en-US"/>
        </w:rPr>
      </w:pPr>
      <w:ins w:id="23720" w:author="UTENTE" w:date="2020-06-30T19:16:00Z">
        <w:r w:rsidRPr="00592A5B">
          <w:rPr>
            <w:rFonts w:ascii="Calibri" w:eastAsia="Calibri" w:hAnsi="Calibri" w:cs="Times New Roman"/>
            <w:lang w:val="en-US"/>
          </w:rPr>
          <w:t>old "Middle Click"</w:t>
        </w:r>
      </w:ins>
    </w:p>
    <w:p w14:paraId="3361555D" w14:textId="77777777" w:rsidR="00592A5B" w:rsidRPr="00592A5B" w:rsidRDefault="00592A5B" w:rsidP="00592A5B">
      <w:pPr>
        <w:spacing w:line="480" w:lineRule="auto"/>
        <w:jc w:val="left"/>
        <w:rPr>
          <w:ins w:id="23721" w:author="UTENTE" w:date="2020-06-30T19:16:00Z"/>
          <w:rFonts w:ascii="Calibri" w:eastAsia="Calibri" w:hAnsi="Calibri" w:cs="Times New Roman"/>
          <w:lang w:val="en-US"/>
        </w:rPr>
      </w:pPr>
    </w:p>
    <w:p w14:paraId="38149F03" w14:textId="77777777" w:rsidR="00592A5B" w:rsidRPr="00592A5B" w:rsidRDefault="00592A5B" w:rsidP="00592A5B">
      <w:pPr>
        <w:numPr>
          <w:ilvl w:val="0"/>
          <w:numId w:val="64"/>
        </w:numPr>
        <w:spacing w:line="480" w:lineRule="auto"/>
        <w:contextualSpacing/>
        <w:jc w:val="left"/>
        <w:rPr>
          <w:ins w:id="23722" w:author="UTENTE" w:date="2020-06-30T19:16:00Z"/>
          <w:rFonts w:ascii="Calibri" w:eastAsia="Calibri" w:hAnsi="Calibri" w:cs="Times New Roman"/>
          <w:lang w:val="en-US"/>
        </w:rPr>
      </w:pPr>
      <w:ins w:id="23723" w:author="UTENTE" w:date="2020-06-30T19:16:00Z">
        <w:r w:rsidRPr="00592A5B">
          <w:rPr>
            <w:rFonts w:ascii="Calibri" w:eastAsia="Calibri" w:hAnsi="Calibri" w:cs="Times New Roman"/>
            <w:lang w:val="en-US"/>
          </w:rPr>
          <w:t>old "Right Click"</w:t>
        </w:r>
      </w:ins>
    </w:p>
    <w:p w14:paraId="0A2501D9" w14:textId="77777777" w:rsidR="00592A5B" w:rsidRPr="00592A5B" w:rsidRDefault="00592A5B" w:rsidP="00592A5B">
      <w:pPr>
        <w:spacing w:line="480" w:lineRule="auto"/>
        <w:jc w:val="left"/>
        <w:rPr>
          <w:ins w:id="23724" w:author="UTENTE" w:date="2020-06-30T19:16:00Z"/>
          <w:rFonts w:ascii="Calibri" w:eastAsia="Calibri" w:hAnsi="Calibri" w:cs="Times New Roman"/>
          <w:lang w:val="en-US"/>
        </w:rPr>
      </w:pPr>
    </w:p>
    <w:p w14:paraId="48C48772" w14:textId="77777777" w:rsidR="00592A5B" w:rsidRPr="00592A5B" w:rsidRDefault="00592A5B" w:rsidP="00592A5B">
      <w:pPr>
        <w:numPr>
          <w:ilvl w:val="0"/>
          <w:numId w:val="64"/>
        </w:numPr>
        <w:spacing w:line="480" w:lineRule="auto"/>
        <w:contextualSpacing/>
        <w:jc w:val="left"/>
        <w:rPr>
          <w:ins w:id="23725" w:author="UTENTE" w:date="2020-06-30T19:16:00Z"/>
          <w:rFonts w:ascii="Calibri" w:eastAsia="Calibri" w:hAnsi="Calibri" w:cs="Times New Roman"/>
          <w:lang w:val="en-US"/>
        </w:rPr>
      </w:pPr>
      <w:ins w:id="23726" w:author="UTENTE" w:date="2020-06-30T19:16:00Z">
        <w:r w:rsidRPr="00592A5B">
          <w:rPr>
            <w:rFonts w:ascii="Calibri" w:eastAsia="Calibri" w:hAnsi="Calibri" w:cs="Times New Roman"/>
            <w:lang w:val="en-US"/>
          </w:rPr>
          <w:t>old "Mouse Wheel Up\nClick Rollback Side"</w:t>
        </w:r>
      </w:ins>
    </w:p>
    <w:p w14:paraId="368D014C" w14:textId="77777777" w:rsidR="00592A5B" w:rsidRPr="00592A5B" w:rsidRDefault="00592A5B" w:rsidP="00592A5B">
      <w:pPr>
        <w:spacing w:line="480" w:lineRule="auto"/>
        <w:jc w:val="left"/>
        <w:rPr>
          <w:ins w:id="23727" w:author="UTENTE" w:date="2020-06-30T19:16:00Z"/>
          <w:rFonts w:ascii="Calibri" w:eastAsia="Calibri" w:hAnsi="Calibri" w:cs="Times New Roman"/>
          <w:lang w:val="en-US"/>
        </w:rPr>
      </w:pPr>
    </w:p>
    <w:p w14:paraId="5A779521" w14:textId="77777777" w:rsidR="00592A5B" w:rsidRPr="00592A5B" w:rsidRDefault="00592A5B" w:rsidP="00592A5B">
      <w:pPr>
        <w:numPr>
          <w:ilvl w:val="0"/>
          <w:numId w:val="64"/>
        </w:numPr>
        <w:spacing w:line="480" w:lineRule="auto"/>
        <w:contextualSpacing/>
        <w:jc w:val="left"/>
        <w:rPr>
          <w:ins w:id="23728" w:author="UTENTE" w:date="2020-06-30T19:16:00Z"/>
          <w:rFonts w:ascii="Calibri" w:eastAsia="Calibri" w:hAnsi="Calibri" w:cs="Times New Roman"/>
          <w:lang w:val="es-ES"/>
        </w:rPr>
      </w:pPr>
      <w:ins w:id="23729" w:author="UTENTE" w:date="2020-06-30T19:16:00Z">
        <w:r w:rsidRPr="00592A5B">
          <w:rPr>
            <w:rFonts w:ascii="Calibri" w:eastAsia="Calibri" w:hAnsi="Calibri" w:cs="Times New Roman"/>
            <w:lang w:val="es-ES"/>
          </w:rPr>
          <w:t>old "Mouse Wheel Down"</w:t>
        </w:r>
      </w:ins>
    </w:p>
    <w:p w14:paraId="38A0E8A2" w14:textId="77777777" w:rsidR="00592A5B" w:rsidRPr="00592A5B" w:rsidRDefault="00592A5B" w:rsidP="00592A5B">
      <w:pPr>
        <w:spacing w:line="480" w:lineRule="auto"/>
        <w:jc w:val="left"/>
        <w:rPr>
          <w:ins w:id="23730" w:author="UTENTE" w:date="2020-06-30T19:16:00Z"/>
          <w:rFonts w:ascii="Calibri" w:eastAsia="Calibri" w:hAnsi="Calibri" w:cs="Times New Roman"/>
          <w:lang w:val="es-ES"/>
        </w:rPr>
      </w:pPr>
    </w:p>
    <w:p w14:paraId="100959EF" w14:textId="77777777" w:rsidR="00592A5B" w:rsidRPr="00592A5B" w:rsidRDefault="00592A5B" w:rsidP="00592A5B">
      <w:pPr>
        <w:numPr>
          <w:ilvl w:val="0"/>
          <w:numId w:val="64"/>
        </w:numPr>
        <w:spacing w:line="480" w:lineRule="auto"/>
        <w:contextualSpacing/>
        <w:jc w:val="left"/>
        <w:rPr>
          <w:ins w:id="23731" w:author="UTENTE" w:date="2020-06-30T19:16:00Z"/>
          <w:rFonts w:ascii="Calibri" w:eastAsia="Calibri" w:hAnsi="Calibri" w:cs="Times New Roman"/>
          <w:lang w:val="en-US"/>
        </w:rPr>
      </w:pPr>
      <w:ins w:id="23732" w:author="UTENTE" w:date="2020-06-30T19:16:00Z">
        <w:r w:rsidRPr="00592A5B">
          <w:rPr>
            <w:rFonts w:ascii="Calibri" w:eastAsia="Calibri" w:hAnsi="Calibri" w:cs="Times New Roman"/>
            <w:lang w:val="en-US"/>
          </w:rPr>
          <w:t>old "Right Trigger\nA/Bottom Button"</w:t>
        </w:r>
      </w:ins>
    </w:p>
    <w:p w14:paraId="51CBD973" w14:textId="77777777" w:rsidR="00592A5B" w:rsidRPr="00592A5B" w:rsidRDefault="00592A5B" w:rsidP="00592A5B">
      <w:pPr>
        <w:spacing w:line="480" w:lineRule="auto"/>
        <w:jc w:val="left"/>
        <w:rPr>
          <w:ins w:id="23733" w:author="UTENTE" w:date="2020-06-30T19:16:00Z"/>
          <w:rFonts w:ascii="Calibri" w:eastAsia="Calibri" w:hAnsi="Calibri" w:cs="Times New Roman"/>
          <w:lang w:val="en-US"/>
        </w:rPr>
      </w:pPr>
    </w:p>
    <w:p w14:paraId="1461F064" w14:textId="77777777" w:rsidR="00592A5B" w:rsidRPr="00592A5B" w:rsidRDefault="00592A5B" w:rsidP="00592A5B">
      <w:pPr>
        <w:numPr>
          <w:ilvl w:val="0"/>
          <w:numId w:val="64"/>
        </w:numPr>
        <w:spacing w:line="480" w:lineRule="auto"/>
        <w:contextualSpacing/>
        <w:jc w:val="left"/>
        <w:rPr>
          <w:ins w:id="23734" w:author="UTENTE" w:date="2020-06-30T19:16:00Z"/>
          <w:rFonts w:ascii="Calibri" w:eastAsia="Calibri" w:hAnsi="Calibri" w:cs="Times New Roman"/>
          <w:lang w:val="en-US"/>
        </w:rPr>
      </w:pPr>
      <w:ins w:id="23735" w:author="UTENTE" w:date="2020-06-30T19:16:00Z">
        <w:r w:rsidRPr="00592A5B">
          <w:rPr>
            <w:rFonts w:ascii="Calibri" w:eastAsia="Calibri" w:hAnsi="Calibri" w:cs="Times New Roman"/>
            <w:lang w:val="en-US"/>
          </w:rPr>
          <w:t>old "Left Trigger\nLeft Shoulder"</w:t>
        </w:r>
      </w:ins>
    </w:p>
    <w:p w14:paraId="0C4FD71E" w14:textId="77777777" w:rsidR="00592A5B" w:rsidRPr="00592A5B" w:rsidRDefault="00592A5B" w:rsidP="00592A5B">
      <w:pPr>
        <w:spacing w:line="480" w:lineRule="auto"/>
        <w:jc w:val="left"/>
        <w:rPr>
          <w:ins w:id="23736" w:author="UTENTE" w:date="2020-06-30T19:16:00Z"/>
          <w:rFonts w:ascii="Calibri" w:eastAsia="Calibri" w:hAnsi="Calibri" w:cs="Times New Roman"/>
          <w:lang w:val="en-US"/>
        </w:rPr>
      </w:pPr>
    </w:p>
    <w:p w14:paraId="6DFC4282" w14:textId="77777777" w:rsidR="00592A5B" w:rsidRPr="00592A5B" w:rsidRDefault="00592A5B" w:rsidP="00592A5B">
      <w:pPr>
        <w:numPr>
          <w:ilvl w:val="0"/>
          <w:numId w:val="64"/>
        </w:numPr>
        <w:spacing w:line="480" w:lineRule="auto"/>
        <w:contextualSpacing/>
        <w:jc w:val="left"/>
        <w:rPr>
          <w:ins w:id="23737" w:author="UTENTE" w:date="2020-06-30T19:16:00Z"/>
          <w:rFonts w:ascii="Calibri" w:eastAsia="Calibri" w:hAnsi="Calibri" w:cs="Times New Roman"/>
          <w:lang w:val="en-US"/>
        </w:rPr>
      </w:pPr>
      <w:ins w:id="23738" w:author="UTENTE" w:date="2020-06-30T19:16:00Z">
        <w:r w:rsidRPr="00592A5B">
          <w:rPr>
            <w:rFonts w:ascii="Calibri" w:eastAsia="Calibri" w:hAnsi="Calibri" w:cs="Times New Roman"/>
            <w:lang w:val="en-US"/>
          </w:rPr>
          <w:t>old "Right Shoulder"</w:t>
        </w:r>
      </w:ins>
    </w:p>
    <w:p w14:paraId="0190604E" w14:textId="77777777" w:rsidR="00592A5B" w:rsidRPr="00592A5B" w:rsidRDefault="00592A5B" w:rsidP="00592A5B">
      <w:pPr>
        <w:spacing w:line="480" w:lineRule="auto"/>
        <w:jc w:val="left"/>
        <w:rPr>
          <w:ins w:id="23739" w:author="UTENTE" w:date="2020-06-30T19:16:00Z"/>
          <w:rFonts w:ascii="Calibri" w:eastAsia="Calibri" w:hAnsi="Calibri" w:cs="Times New Roman"/>
          <w:lang w:val="en-US"/>
        </w:rPr>
      </w:pPr>
    </w:p>
    <w:p w14:paraId="1ACB332E" w14:textId="77777777" w:rsidR="00592A5B" w:rsidRPr="00592A5B" w:rsidRDefault="00592A5B" w:rsidP="00592A5B">
      <w:pPr>
        <w:numPr>
          <w:ilvl w:val="0"/>
          <w:numId w:val="64"/>
        </w:numPr>
        <w:spacing w:line="480" w:lineRule="auto"/>
        <w:contextualSpacing/>
        <w:jc w:val="left"/>
        <w:rPr>
          <w:ins w:id="23740" w:author="UTENTE" w:date="2020-06-30T19:16:00Z"/>
          <w:rFonts w:ascii="Calibri" w:eastAsia="Calibri" w:hAnsi="Calibri" w:cs="Times New Roman"/>
          <w:lang w:val="en-US"/>
        </w:rPr>
      </w:pPr>
      <w:ins w:id="23741" w:author="UTENTE" w:date="2020-06-30T19:16:00Z">
        <w:r w:rsidRPr="00592A5B">
          <w:rPr>
            <w:rFonts w:ascii="Calibri" w:eastAsia="Calibri" w:hAnsi="Calibri" w:cs="Times New Roman"/>
            <w:lang w:val="en-US"/>
          </w:rPr>
          <w:t>old "D-Pad, Sticks"</w:t>
        </w:r>
        <w:r w:rsidRPr="00592A5B">
          <w:rPr>
            <w:rFonts w:ascii="Calibri" w:eastAsia="Calibri" w:hAnsi="Calibri" w:cs="Times New Roman"/>
            <w:lang w:val="en-US"/>
          </w:rPr>
          <w:br w:type="page"/>
        </w:r>
      </w:ins>
    </w:p>
    <w:p w14:paraId="007730F3" w14:textId="77777777" w:rsidR="00592A5B" w:rsidRPr="00592A5B" w:rsidRDefault="00592A5B" w:rsidP="00592A5B">
      <w:pPr>
        <w:numPr>
          <w:ilvl w:val="0"/>
          <w:numId w:val="65"/>
        </w:numPr>
        <w:spacing w:line="480" w:lineRule="auto"/>
        <w:contextualSpacing/>
        <w:jc w:val="left"/>
        <w:rPr>
          <w:ins w:id="23742" w:author="UTENTE" w:date="2020-06-30T19:16:00Z"/>
          <w:rFonts w:ascii="Calibri" w:eastAsia="Calibri" w:hAnsi="Calibri" w:cs="Times New Roman"/>
        </w:rPr>
      </w:pPr>
      <w:ins w:id="23743" w:author="UTENTE" w:date="2020-06-30T19:16:00Z">
        <w:r w:rsidRPr="00592A5B">
          <w:rPr>
            <w:rFonts w:ascii="Calibri" w:eastAsia="Calibri" w:hAnsi="Calibri" w:cs="Times New Roman"/>
          </w:rPr>
          <w:lastRenderedPageBreak/>
          <w:t>new "Avanza al dialogo successivo."</w:t>
        </w:r>
      </w:ins>
    </w:p>
    <w:p w14:paraId="779D92F5" w14:textId="77777777" w:rsidR="00592A5B" w:rsidRPr="00592A5B" w:rsidRDefault="00592A5B" w:rsidP="00592A5B">
      <w:pPr>
        <w:spacing w:line="480" w:lineRule="auto"/>
        <w:jc w:val="left"/>
        <w:rPr>
          <w:ins w:id="23744" w:author="UTENTE" w:date="2020-06-30T19:16:00Z"/>
          <w:rFonts w:ascii="Calibri" w:eastAsia="Calibri" w:hAnsi="Calibri" w:cs="Times New Roman"/>
        </w:rPr>
      </w:pPr>
    </w:p>
    <w:p w14:paraId="731BBDCC" w14:textId="77777777" w:rsidR="00592A5B" w:rsidRPr="00592A5B" w:rsidRDefault="00592A5B" w:rsidP="00592A5B">
      <w:pPr>
        <w:numPr>
          <w:ilvl w:val="0"/>
          <w:numId w:val="65"/>
        </w:numPr>
        <w:spacing w:line="480" w:lineRule="auto"/>
        <w:contextualSpacing/>
        <w:jc w:val="left"/>
        <w:rPr>
          <w:ins w:id="23745" w:author="UTENTE" w:date="2020-06-30T19:16:00Z"/>
          <w:rFonts w:ascii="Calibri" w:eastAsia="Calibri" w:hAnsi="Calibri" w:cs="Times New Roman"/>
        </w:rPr>
      </w:pPr>
      <w:ins w:id="23746" w:author="UTENTE" w:date="2020-06-30T19:16:00Z">
        <w:r w:rsidRPr="00592A5B">
          <w:rPr>
            <w:rFonts w:ascii="Calibri" w:eastAsia="Calibri" w:hAnsi="Calibri" w:cs="Times New Roman"/>
          </w:rPr>
          <w:t>new "Nascondi l'interfaccia utente."</w:t>
        </w:r>
      </w:ins>
    </w:p>
    <w:p w14:paraId="0A4D2164" w14:textId="77777777" w:rsidR="00592A5B" w:rsidRPr="00592A5B" w:rsidRDefault="00592A5B" w:rsidP="00592A5B">
      <w:pPr>
        <w:spacing w:line="480" w:lineRule="auto"/>
        <w:jc w:val="left"/>
        <w:rPr>
          <w:ins w:id="23747" w:author="UTENTE" w:date="2020-06-30T19:16:00Z"/>
          <w:rFonts w:ascii="Calibri" w:eastAsia="Calibri" w:hAnsi="Calibri" w:cs="Times New Roman"/>
        </w:rPr>
      </w:pPr>
    </w:p>
    <w:p w14:paraId="4C06AA8E" w14:textId="77777777" w:rsidR="00592A5B" w:rsidRPr="00592A5B" w:rsidRDefault="00592A5B" w:rsidP="00592A5B">
      <w:pPr>
        <w:numPr>
          <w:ilvl w:val="0"/>
          <w:numId w:val="65"/>
        </w:numPr>
        <w:spacing w:line="480" w:lineRule="auto"/>
        <w:contextualSpacing/>
        <w:jc w:val="left"/>
        <w:rPr>
          <w:ins w:id="23748" w:author="UTENTE" w:date="2020-06-30T19:16:00Z"/>
          <w:rFonts w:ascii="Calibri" w:eastAsia="Calibri" w:hAnsi="Calibri" w:cs="Times New Roman"/>
        </w:rPr>
      </w:pPr>
      <w:ins w:id="23749" w:author="UTENTE" w:date="2020-06-30T19:16:00Z">
        <w:r w:rsidRPr="00592A5B">
          <w:rPr>
            <w:rFonts w:ascii="Calibri" w:eastAsia="Calibri" w:hAnsi="Calibri" w:cs="Times New Roman"/>
          </w:rPr>
          <w:t>new "Fai uno screenshot."</w:t>
        </w:r>
      </w:ins>
    </w:p>
    <w:p w14:paraId="36C9F063" w14:textId="77777777" w:rsidR="00592A5B" w:rsidRPr="00592A5B" w:rsidRDefault="00592A5B" w:rsidP="00592A5B">
      <w:pPr>
        <w:spacing w:line="480" w:lineRule="auto"/>
        <w:jc w:val="left"/>
        <w:rPr>
          <w:ins w:id="23750" w:author="UTENTE" w:date="2020-06-30T19:16:00Z"/>
          <w:rFonts w:ascii="Calibri" w:eastAsia="Calibri" w:hAnsi="Calibri" w:cs="Times New Roman"/>
        </w:rPr>
      </w:pPr>
    </w:p>
    <w:p w14:paraId="7C17E7E5" w14:textId="77777777" w:rsidR="00592A5B" w:rsidRPr="00592A5B" w:rsidRDefault="00592A5B" w:rsidP="00592A5B">
      <w:pPr>
        <w:numPr>
          <w:ilvl w:val="0"/>
          <w:numId w:val="65"/>
        </w:numPr>
        <w:spacing w:line="480" w:lineRule="auto"/>
        <w:contextualSpacing/>
        <w:jc w:val="left"/>
        <w:rPr>
          <w:ins w:id="23751" w:author="UTENTE" w:date="2020-06-30T19:16:00Z"/>
          <w:rFonts w:ascii="Calibri" w:eastAsia="Calibri" w:hAnsi="Calibri" w:cs="Times New Roman"/>
        </w:rPr>
      </w:pPr>
      <w:ins w:id="23752" w:author="UTENTE" w:date="2020-06-30T19:16:00Z">
        <w:r w:rsidRPr="00592A5B">
          <w:rPr>
            <w:rFonts w:ascii="Calibri" w:eastAsia="Calibri" w:hAnsi="Calibri" w:cs="Times New Roman"/>
          </w:rPr>
          <w:t>new "Attiva l'assistente {a=https://www.renpy.org/l/voicing}vocale automatico{/a}."</w:t>
        </w:r>
      </w:ins>
    </w:p>
    <w:p w14:paraId="3C28258B" w14:textId="77777777" w:rsidR="00592A5B" w:rsidRPr="00592A5B" w:rsidRDefault="00592A5B" w:rsidP="00592A5B">
      <w:pPr>
        <w:spacing w:line="480" w:lineRule="auto"/>
        <w:jc w:val="left"/>
        <w:rPr>
          <w:ins w:id="23753" w:author="UTENTE" w:date="2020-06-30T19:16:00Z"/>
          <w:rFonts w:ascii="Calibri" w:eastAsia="Calibri" w:hAnsi="Calibri" w:cs="Times New Roman"/>
        </w:rPr>
      </w:pPr>
    </w:p>
    <w:p w14:paraId="6B3507F5" w14:textId="77777777" w:rsidR="00592A5B" w:rsidRPr="00592A5B" w:rsidRDefault="00592A5B" w:rsidP="00592A5B">
      <w:pPr>
        <w:numPr>
          <w:ilvl w:val="0"/>
          <w:numId w:val="65"/>
        </w:numPr>
        <w:spacing w:line="480" w:lineRule="auto"/>
        <w:contextualSpacing/>
        <w:jc w:val="left"/>
        <w:rPr>
          <w:ins w:id="23754" w:author="UTENTE" w:date="2020-06-30T19:16:00Z"/>
          <w:rFonts w:ascii="Calibri" w:eastAsia="Calibri" w:hAnsi="Calibri" w:cs="Times New Roman"/>
        </w:rPr>
      </w:pPr>
      <w:ins w:id="23755" w:author="UTENTE" w:date="2020-06-30T19:16:00Z">
        <w:r w:rsidRPr="00592A5B">
          <w:rPr>
            <w:rFonts w:ascii="Calibri" w:eastAsia="Calibri" w:hAnsi="Calibri" w:cs="Times New Roman"/>
          </w:rPr>
          <w:t>new "Tasto sinistro del mouse"</w:t>
        </w:r>
      </w:ins>
    </w:p>
    <w:p w14:paraId="6C7F2043" w14:textId="77777777" w:rsidR="00592A5B" w:rsidRPr="00592A5B" w:rsidRDefault="00592A5B" w:rsidP="00592A5B">
      <w:pPr>
        <w:spacing w:line="480" w:lineRule="auto"/>
        <w:jc w:val="left"/>
        <w:rPr>
          <w:ins w:id="23756" w:author="UTENTE" w:date="2020-06-30T19:16:00Z"/>
          <w:rFonts w:ascii="Calibri" w:eastAsia="Calibri" w:hAnsi="Calibri" w:cs="Times New Roman"/>
        </w:rPr>
      </w:pPr>
    </w:p>
    <w:p w14:paraId="640597A9" w14:textId="77777777" w:rsidR="00592A5B" w:rsidRPr="00592A5B" w:rsidRDefault="00592A5B" w:rsidP="00592A5B">
      <w:pPr>
        <w:numPr>
          <w:ilvl w:val="0"/>
          <w:numId w:val="65"/>
        </w:numPr>
        <w:spacing w:line="480" w:lineRule="auto"/>
        <w:contextualSpacing/>
        <w:jc w:val="left"/>
        <w:rPr>
          <w:ins w:id="23757" w:author="UTENTE" w:date="2020-06-30T19:16:00Z"/>
          <w:rFonts w:ascii="Calibri" w:eastAsia="Calibri" w:hAnsi="Calibri" w:cs="Times New Roman"/>
        </w:rPr>
      </w:pPr>
      <w:ins w:id="23758" w:author="UTENTE" w:date="2020-06-30T19:16:00Z">
        <w:r w:rsidRPr="00592A5B">
          <w:rPr>
            <w:rFonts w:ascii="Calibri" w:eastAsia="Calibri" w:hAnsi="Calibri" w:cs="Times New Roman"/>
          </w:rPr>
          <w:t>new "Tasto centrale del mouse"</w:t>
        </w:r>
      </w:ins>
    </w:p>
    <w:p w14:paraId="459808D5" w14:textId="77777777" w:rsidR="00592A5B" w:rsidRPr="00592A5B" w:rsidRDefault="00592A5B" w:rsidP="00592A5B">
      <w:pPr>
        <w:spacing w:line="480" w:lineRule="auto"/>
        <w:jc w:val="left"/>
        <w:rPr>
          <w:ins w:id="23759" w:author="UTENTE" w:date="2020-06-30T19:16:00Z"/>
          <w:rFonts w:ascii="Calibri" w:eastAsia="Calibri" w:hAnsi="Calibri" w:cs="Times New Roman"/>
        </w:rPr>
      </w:pPr>
    </w:p>
    <w:p w14:paraId="7497B66E" w14:textId="77777777" w:rsidR="00592A5B" w:rsidRPr="00592A5B" w:rsidRDefault="00592A5B" w:rsidP="00592A5B">
      <w:pPr>
        <w:numPr>
          <w:ilvl w:val="0"/>
          <w:numId w:val="65"/>
        </w:numPr>
        <w:spacing w:line="480" w:lineRule="auto"/>
        <w:contextualSpacing/>
        <w:jc w:val="left"/>
        <w:rPr>
          <w:ins w:id="23760" w:author="UTENTE" w:date="2020-06-30T19:16:00Z"/>
          <w:rFonts w:ascii="Calibri" w:eastAsia="Calibri" w:hAnsi="Calibri" w:cs="Times New Roman"/>
        </w:rPr>
      </w:pPr>
      <w:ins w:id="23761" w:author="UTENTE" w:date="2020-06-30T19:16:00Z">
        <w:r w:rsidRPr="00592A5B">
          <w:rPr>
            <w:rFonts w:ascii="Calibri" w:eastAsia="Calibri" w:hAnsi="Calibri" w:cs="Times New Roman"/>
          </w:rPr>
          <w:t>new "Tasto destro del mouse"</w:t>
        </w:r>
      </w:ins>
    </w:p>
    <w:p w14:paraId="7B3E9F1B" w14:textId="77777777" w:rsidR="00592A5B" w:rsidRPr="00592A5B" w:rsidRDefault="00592A5B" w:rsidP="00592A5B">
      <w:pPr>
        <w:spacing w:line="480" w:lineRule="auto"/>
        <w:jc w:val="left"/>
        <w:rPr>
          <w:ins w:id="23762" w:author="UTENTE" w:date="2020-06-30T19:16:00Z"/>
          <w:rFonts w:ascii="Calibri" w:eastAsia="Calibri" w:hAnsi="Calibri" w:cs="Times New Roman"/>
        </w:rPr>
      </w:pPr>
    </w:p>
    <w:p w14:paraId="2C6AC678" w14:textId="77777777" w:rsidR="00592A5B" w:rsidRPr="00592A5B" w:rsidRDefault="00592A5B" w:rsidP="00592A5B">
      <w:pPr>
        <w:numPr>
          <w:ilvl w:val="0"/>
          <w:numId w:val="65"/>
        </w:numPr>
        <w:spacing w:line="480" w:lineRule="auto"/>
        <w:contextualSpacing/>
        <w:jc w:val="left"/>
        <w:rPr>
          <w:ins w:id="23763" w:author="UTENTE" w:date="2020-06-30T19:16:00Z"/>
          <w:rFonts w:ascii="Calibri" w:eastAsia="Calibri" w:hAnsi="Calibri" w:cs="Times New Roman"/>
        </w:rPr>
      </w:pPr>
      <w:ins w:id="23764" w:author="UTENTE" w:date="2020-06-30T19:16:00Z">
        <w:r w:rsidRPr="00592A5B">
          <w:rPr>
            <w:rFonts w:ascii="Calibri" w:eastAsia="Calibri" w:hAnsi="Calibri" w:cs="Times New Roman"/>
          </w:rPr>
          <w:t>new "Rotella verso l'alto\nTasto posteriore della rotella"</w:t>
        </w:r>
      </w:ins>
    </w:p>
    <w:p w14:paraId="174CC695" w14:textId="77777777" w:rsidR="00592A5B" w:rsidRPr="00592A5B" w:rsidRDefault="00592A5B" w:rsidP="00592A5B">
      <w:pPr>
        <w:spacing w:line="480" w:lineRule="auto"/>
        <w:jc w:val="left"/>
        <w:rPr>
          <w:ins w:id="23765" w:author="UTENTE" w:date="2020-06-30T19:16:00Z"/>
          <w:rFonts w:ascii="Calibri" w:eastAsia="Calibri" w:hAnsi="Calibri" w:cs="Times New Roman"/>
        </w:rPr>
      </w:pPr>
    </w:p>
    <w:p w14:paraId="776B0590" w14:textId="77777777" w:rsidR="00592A5B" w:rsidRPr="00592A5B" w:rsidRDefault="00592A5B" w:rsidP="00592A5B">
      <w:pPr>
        <w:numPr>
          <w:ilvl w:val="0"/>
          <w:numId w:val="65"/>
        </w:numPr>
        <w:spacing w:line="480" w:lineRule="auto"/>
        <w:contextualSpacing/>
        <w:jc w:val="left"/>
        <w:rPr>
          <w:ins w:id="23766" w:author="UTENTE" w:date="2020-06-30T19:16:00Z"/>
          <w:rFonts w:ascii="Calibri" w:eastAsia="Calibri" w:hAnsi="Calibri" w:cs="Times New Roman"/>
        </w:rPr>
      </w:pPr>
      <w:ins w:id="23767" w:author="UTENTE" w:date="2020-06-30T19:16:00Z">
        <w:r w:rsidRPr="00592A5B">
          <w:rPr>
            <w:rFonts w:ascii="Calibri" w:eastAsia="Calibri" w:hAnsi="Calibri" w:cs="Times New Roman"/>
          </w:rPr>
          <w:t>new "Rotella verso il basso"</w:t>
        </w:r>
      </w:ins>
    </w:p>
    <w:p w14:paraId="5FC1516F" w14:textId="77777777" w:rsidR="00592A5B" w:rsidRPr="00592A5B" w:rsidRDefault="00592A5B" w:rsidP="00592A5B">
      <w:pPr>
        <w:spacing w:line="480" w:lineRule="auto"/>
        <w:jc w:val="left"/>
        <w:rPr>
          <w:ins w:id="23768" w:author="UTENTE" w:date="2020-06-30T19:16:00Z"/>
          <w:rFonts w:ascii="Calibri" w:eastAsia="Calibri" w:hAnsi="Calibri" w:cs="Times New Roman"/>
        </w:rPr>
      </w:pPr>
    </w:p>
    <w:p w14:paraId="165DED5D" w14:textId="77777777" w:rsidR="00592A5B" w:rsidRPr="00592A5B" w:rsidRDefault="00592A5B" w:rsidP="00592A5B">
      <w:pPr>
        <w:numPr>
          <w:ilvl w:val="0"/>
          <w:numId w:val="65"/>
        </w:numPr>
        <w:spacing w:line="480" w:lineRule="auto"/>
        <w:contextualSpacing/>
        <w:jc w:val="left"/>
        <w:rPr>
          <w:ins w:id="23769" w:author="UTENTE" w:date="2020-06-30T19:16:00Z"/>
          <w:rFonts w:ascii="Calibri" w:eastAsia="Calibri" w:hAnsi="Calibri" w:cs="Times New Roman"/>
        </w:rPr>
      </w:pPr>
      <w:ins w:id="23770" w:author="UTENTE" w:date="2020-06-30T19:16:00Z">
        <w:r w:rsidRPr="00592A5B">
          <w:rPr>
            <w:rFonts w:ascii="Calibri" w:eastAsia="Calibri" w:hAnsi="Calibri" w:cs="Times New Roman"/>
          </w:rPr>
          <w:t>new "Grilleto destro\nA/Pulsante inferiore"</w:t>
        </w:r>
      </w:ins>
    </w:p>
    <w:p w14:paraId="2C67BAB0" w14:textId="77777777" w:rsidR="00592A5B" w:rsidRPr="00592A5B" w:rsidRDefault="00592A5B" w:rsidP="00592A5B">
      <w:pPr>
        <w:spacing w:line="480" w:lineRule="auto"/>
        <w:jc w:val="left"/>
        <w:rPr>
          <w:ins w:id="23771" w:author="UTENTE" w:date="2020-06-30T19:16:00Z"/>
          <w:rFonts w:ascii="Calibri" w:eastAsia="Calibri" w:hAnsi="Calibri" w:cs="Times New Roman"/>
        </w:rPr>
      </w:pPr>
    </w:p>
    <w:p w14:paraId="2271CABB" w14:textId="77777777" w:rsidR="00592A5B" w:rsidRPr="00592A5B" w:rsidRDefault="00592A5B" w:rsidP="00592A5B">
      <w:pPr>
        <w:numPr>
          <w:ilvl w:val="0"/>
          <w:numId w:val="65"/>
        </w:numPr>
        <w:spacing w:line="480" w:lineRule="auto"/>
        <w:contextualSpacing/>
        <w:jc w:val="left"/>
        <w:rPr>
          <w:ins w:id="23772" w:author="UTENTE" w:date="2020-06-30T19:16:00Z"/>
          <w:rFonts w:ascii="Calibri" w:eastAsia="Calibri" w:hAnsi="Calibri" w:cs="Times New Roman"/>
        </w:rPr>
      </w:pPr>
      <w:ins w:id="23773" w:author="UTENTE" w:date="2020-06-30T19:16:00Z">
        <w:r w:rsidRPr="00592A5B">
          <w:rPr>
            <w:rFonts w:ascii="Calibri" w:eastAsia="Calibri" w:hAnsi="Calibri" w:cs="Times New Roman"/>
          </w:rPr>
          <w:t>new "Grilletto sinistro\nA/LB o L1"</w:t>
        </w:r>
      </w:ins>
    </w:p>
    <w:p w14:paraId="027B24C8" w14:textId="77777777" w:rsidR="00592A5B" w:rsidRPr="00592A5B" w:rsidRDefault="00592A5B" w:rsidP="00592A5B">
      <w:pPr>
        <w:spacing w:line="480" w:lineRule="auto"/>
        <w:jc w:val="left"/>
        <w:rPr>
          <w:ins w:id="23774" w:author="UTENTE" w:date="2020-06-30T19:16:00Z"/>
          <w:rFonts w:ascii="Calibri" w:eastAsia="Calibri" w:hAnsi="Calibri" w:cs="Times New Roman"/>
        </w:rPr>
      </w:pPr>
    </w:p>
    <w:p w14:paraId="493EACA7" w14:textId="77777777" w:rsidR="00592A5B" w:rsidRPr="00592A5B" w:rsidRDefault="00592A5B" w:rsidP="00592A5B">
      <w:pPr>
        <w:numPr>
          <w:ilvl w:val="0"/>
          <w:numId w:val="65"/>
        </w:numPr>
        <w:spacing w:line="480" w:lineRule="auto"/>
        <w:contextualSpacing/>
        <w:jc w:val="left"/>
        <w:rPr>
          <w:ins w:id="23775" w:author="UTENTE" w:date="2020-06-30T19:16:00Z"/>
          <w:rFonts w:ascii="Calibri" w:eastAsia="Calibri" w:hAnsi="Calibri" w:cs="Times New Roman"/>
        </w:rPr>
      </w:pPr>
      <w:ins w:id="23776" w:author="UTENTE" w:date="2020-06-30T19:16:00Z">
        <w:r w:rsidRPr="00592A5B">
          <w:rPr>
            <w:rFonts w:ascii="Calibri" w:eastAsia="Calibri" w:hAnsi="Calibri" w:cs="Times New Roman"/>
          </w:rPr>
          <w:t>new "RB o R1"</w:t>
        </w:r>
      </w:ins>
    </w:p>
    <w:p w14:paraId="04724BA8" w14:textId="77777777" w:rsidR="00592A5B" w:rsidRPr="00592A5B" w:rsidRDefault="00592A5B" w:rsidP="00592A5B">
      <w:pPr>
        <w:spacing w:line="480" w:lineRule="auto"/>
        <w:jc w:val="left"/>
        <w:rPr>
          <w:ins w:id="23777" w:author="UTENTE" w:date="2020-06-30T19:16:00Z"/>
          <w:rFonts w:ascii="Calibri" w:eastAsia="Calibri" w:hAnsi="Calibri" w:cs="Times New Roman"/>
        </w:rPr>
      </w:pPr>
    </w:p>
    <w:p w14:paraId="2FCD0D00" w14:textId="77777777" w:rsidR="00592A5B" w:rsidRPr="00592A5B" w:rsidRDefault="00592A5B" w:rsidP="00592A5B">
      <w:pPr>
        <w:numPr>
          <w:ilvl w:val="0"/>
          <w:numId w:val="65"/>
        </w:numPr>
        <w:spacing w:line="480" w:lineRule="auto"/>
        <w:contextualSpacing/>
        <w:jc w:val="left"/>
        <w:rPr>
          <w:ins w:id="23778" w:author="UTENTE" w:date="2020-06-30T19:16:00Z"/>
          <w:rFonts w:ascii="Calibri" w:eastAsia="Calibri" w:hAnsi="Calibri" w:cs="Times New Roman"/>
        </w:rPr>
      </w:pPr>
      <w:ins w:id="23779" w:author="UTENTE" w:date="2020-06-30T19:16:00Z">
        <w:r w:rsidRPr="00592A5B">
          <w:rPr>
            <w:rFonts w:ascii="Calibri" w:eastAsia="Calibri" w:hAnsi="Calibri" w:cs="Times New Roman"/>
          </w:rPr>
          <w:t>new "Tasti direzionali, Analogici"</w:t>
        </w:r>
        <w:r w:rsidRPr="00592A5B">
          <w:rPr>
            <w:rFonts w:ascii="Calibri" w:eastAsia="Calibri" w:hAnsi="Calibri" w:cs="Times New Roman"/>
          </w:rPr>
          <w:br w:type="page"/>
        </w:r>
      </w:ins>
    </w:p>
    <w:p w14:paraId="68788FD7" w14:textId="77777777" w:rsidR="00592A5B" w:rsidRPr="00592A5B" w:rsidRDefault="00592A5B" w:rsidP="00592A5B">
      <w:pPr>
        <w:numPr>
          <w:ilvl w:val="0"/>
          <w:numId w:val="65"/>
        </w:numPr>
        <w:spacing w:line="480" w:lineRule="auto"/>
        <w:contextualSpacing/>
        <w:jc w:val="left"/>
        <w:rPr>
          <w:ins w:id="23780" w:author="UTENTE" w:date="2020-06-30T19:16:00Z"/>
          <w:rFonts w:ascii="Calibri" w:eastAsia="Calibri" w:hAnsi="Calibri" w:cs="Times New Roman"/>
          <w:lang w:val="en-US"/>
        </w:rPr>
      </w:pPr>
      <w:ins w:id="23781" w:author="UTENTE" w:date="2020-06-30T19:16:00Z">
        <w:r w:rsidRPr="00592A5B">
          <w:rPr>
            <w:rFonts w:ascii="Calibri" w:eastAsia="Calibri" w:hAnsi="Calibri" w:cs="Times New Roman"/>
            <w:lang w:val="en-US"/>
          </w:rPr>
          <w:lastRenderedPageBreak/>
          <w:t>old "Start, Guide"</w:t>
        </w:r>
      </w:ins>
    </w:p>
    <w:p w14:paraId="743318F3" w14:textId="77777777" w:rsidR="00592A5B" w:rsidRPr="00592A5B" w:rsidRDefault="00592A5B" w:rsidP="00592A5B">
      <w:pPr>
        <w:spacing w:line="480" w:lineRule="auto"/>
        <w:jc w:val="left"/>
        <w:rPr>
          <w:ins w:id="23782" w:author="UTENTE" w:date="2020-06-30T19:16:00Z"/>
          <w:rFonts w:ascii="Calibri" w:eastAsia="Calibri" w:hAnsi="Calibri" w:cs="Times New Roman"/>
          <w:lang w:val="en-US"/>
        </w:rPr>
      </w:pPr>
    </w:p>
    <w:p w14:paraId="6751070E" w14:textId="77777777" w:rsidR="00592A5B" w:rsidRPr="00592A5B" w:rsidRDefault="00592A5B" w:rsidP="00592A5B">
      <w:pPr>
        <w:numPr>
          <w:ilvl w:val="0"/>
          <w:numId w:val="65"/>
        </w:numPr>
        <w:spacing w:line="480" w:lineRule="auto"/>
        <w:contextualSpacing/>
        <w:jc w:val="left"/>
        <w:rPr>
          <w:ins w:id="23783" w:author="UTENTE" w:date="2020-06-30T19:16:00Z"/>
          <w:rFonts w:ascii="Calibri" w:eastAsia="Calibri" w:hAnsi="Calibri" w:cs="Times New Roman"/>
          <w:lang w:val="en-US"/>
        </w:rPr>
      </w:pPr>
      <w:ins w:id="23784" w:author="UTENTE" w:date="2020-06-30T19:16:00Z">
        <w:r w:rsidRPr="00592A5B">
          <w:rPr>
            <w:rFonts w:ascii="Calibri" w:eastAsia="Calibri" w:hAnsi="Calibri" w:cs="Times New Roman"/>
            <w:lang w:val="en-US"/>
          </w:rPr>
          <w:t>old "Y/Top Button"</w:t>
        </w:r>
      </w:ins>
    </w:p>
    <w:p w14:paraId="2A8889C4" w14:textId="77777777" w:rsidR="00592A5B" w:rsidRPr="00592A5B" w:rsidRDefault="00592A5B" w:rsidP="00592A5B">
      <w:pPr>
        <w:spacing w:line="480" w:lineRule="auto"/>
        <w:jc w:val="left"/>
        <w:rPr>
          <w:ins w:id="23785" w:author="UTENTE" w:date="2020-06-30T19:16:00Z"/>
          <w:rFonts w:ascii="Calibri" w:eastAsia="Calibri" w:hAnsi="Calibri" w:cs="Times New Roman"/>
          <w:lang w:val="en-US"/>
        </w:rPr>
      </w:pPr>
    </w:p>
    <w:p w14:paraId="5319EA56" w14:textId="77777777" w:rsidR="00592A5B" w:rsidRPr="00592A5B" w:rsidRDefault="00592A5B" w:rsidP="00592A5B">
      <w:pPr>
        <w:numPr>
          <w:ilvl w:val="0"/>
          <w:numId w:val="65"/>
        </w:numPr>
        <w:spacing w:line="480" w:lineRule="auto"/>
        <w:contextualSpacing/>
        <w:jc w:val="left"/>
        <w:rPr>
          <w:ins w:id="23786" w:author="UTENTE" w:date="2020-06-30T19:16:00Z"/>
          <w:rFonts w:ascii="Calibri" w:eastAsia="Calibri" w:hAnsi="Calibri" w:cs="Times New Roman"/>
          <w:lang w:val="en-US"/>
        </w:rPr>
      </w:pPr>
      <w:ins w:id="23787" w:author="UTENTE" w:date="2020-06-30T19:16:00Z">
        <w:r w:rsidRPr="00592A5B">
          <w:rPr>
            <w:rFonts w:ascii="Calibri" w:eastAsia="Calibri" w:hAnsi="Calibri" w:cs="Times New Roman"/>
            <w:lang w:val="en-US"/>
          </w:rPr>
          <w:t>old "Calibrate"</w:t>
        </w:r>
      </w:ins>
    </w:p>
    <w:p w14:paraId="243FBFAF" w14:textId="77777777" w:rsidR="00592A5B" w:rsidRPr="00592A5B" w:rsidRDefault="00592A5B" w:rsidP="00592A5B">
      <w:pPr>
        <w:spacing w:line="480" w:lineRule="auto"/>
        <w:jc w:val="left"/>
        <w:rPr>
          <w:ins w:id="23788" w:author="UTENTE" w:date="2020-06-30T19:16:00Z"/>
          <w:rFonts w:ascii="Calibri" w:eastAsia="Calibri" w:hAnsi="Calibri" w:cs="Times New Roman"/>
          <w:lang w:val="en-US"/>
        </w:rPr>
      </w:pPr>
    </w:p>
    <w:p w14:paraId="3CA95944" w14:textId="77777777" w:rsidR="00592A5B" w:rsidRPr="00592A5B" w:rsidRDefault="00592A5B" w:rsidP="00592A5B">
      <w:pPr>
        <w:numPr>
          <w:ilvl w:val="0"/>
          <w:numId w:val="65"/>
        </w:numPr>
        <w:spacing w:line="480" w:lineRule="auto"/>
        <w:contextualSpacing/>
        <w:jc w:val="left"/>
        <w:rPr>
          <w:ins w:id="23789" w:author="UTENTE" w:date="2020-06-30T19:16:00Z"/>
          <w:rFonts w:ascii="Calibri" w:eastAsia="Calibri" w:hAnsi="Calibri" w:cs="Times New Roman"/>
          <w:lang w:val="en-US"/>
        </w:rPr>
      </w:pPr>
      <w:ins w:id="23790" w:author="UTENTE" w:date="2020-06-30T19:16:00Z">
        <w:r w:rsidRPr="00592A5B">
          <w:rPr>
            <w:rFonts w:ascii="Calibri" w:eastAsia="Calibri" w:hAnsi="Calibri" w:cs="Times New Roman"/>
            <w:lang w:val="en-US"/>
          </w:rPr>
          <w:t>old "Load this save?"</w:t>
        </w:r>
      </w:ins>
    </w:p>
    <w:p w14:paraId="47D2647D" w14:textId="77777777" w:rsidR="00592A5B" w:rsidRPr="00592A5B" w:rsidRDefault="00592A5B" w:rsidP="00592A5B">
      <w:pPr>
        <w:spacing w:line="480" w:lineRule="auto"/>
        <w:jc w:val="left"/>
        <w:rPr>
          <w:ins w:id="23791" w:author="UTENTE" w:date="2020-06-30T19:16:00Z"/>
          <w:rFonts w:ascii="Calibri" w:eastAsia="Calibri" w:hAnsi="Calibri" w:cs="Times New Roman"/>
          <w:lang w:val="en-US"/>
        </w:rPr>
      </w:pPr>
    </w:p>
    <w:p w14:paraId="6D65E0A1" w14:textId="77777777" w:rsidR="00592A5B" w:rsidRPr="00592A5B" w:rsidRDefault="00592A5B" w:rsidP="00592A5B">
      <w:pPr>
        <w:numPr>
          <w:ilvl w:val="0"/>
          <w:numId w:val="65"/>
        </w:numPr>
        <w:spacing w:line="480" w:lineRule="auto"/>
        <w:contextualSpacing/>
        <w:jc w:val="left"/>
        <w:rPr>
          <w:ins w:id="23792" w:author="UTENTE" w:date="2020-06-30T19:16:00Z"/>
          <w:rFonts w:ascii="Calibri" w:eastAsia="Calibri" w:hAnsi="Calibri" w:cs="Times New Roman"/>
          <w:lang w:val="en-US"/>
        </w:rPr>
      </w:pPr>
      <w:ins w:id="23793" w:author="UTENTE" w:date="2020-06-30T19:16:00Z">
        <w:r w:rsidRPr="00592A5B">
          <w:rPr>
            <w:rFonts w:ascii="Calibri" w:eastAsia="Calibri" w:hAnsi="Calibri" w:cs="Times New Roman"/>
            <w:lang w:val="en-US"/>
          </w:rPr>
          <w:t>old "Overwrite save?"</w:t>
        </w:r>
      </w:ins>
    </w:p>
    <w:p w14:paraId="78677CCB" w14:textId="77777777" w:rsidR="00592A5B" w:rsidRPr="00592A5B" w:rsidRDefault="00592A5B" w:rsidP="00592A5B">
      <w:pPr>
        <w:spacing w:line="480" w:lineRule="auto"/>
        <w:jc w:val="left"/>
        <w:rPr>
          <w:ins w:id="23794" w:author="UTENTE" w:date="2020-06-30T19:16:00Z"/>
          <w:rFonts w:ascii="Calibri" w:eastAsia="Calibri" w:hAnsi="Calibri" w:cs="Times New Roman"/>
          <w:lang w:val="en-US"/>
        </w:rPr>
      </w:pPr>
    </w:p>
    <w:p w14:paraId="352B5EC6" w14:textId="77777777" w:rsidR="00592A5B" w:rsidRPr="00592A5B" w:rsidRDefault="00592A5B" w:rsidP="00592A5B">
      <w:pPr>
        <w:numPr>
          <w:ilvl w:val="0"/>
          <w:numId w:val="65"/>
        </w:numPr>
        <w:spacing w:line="480" w:lineRule="auto"/>
        <w:contextualSpacing/>
        <w:jc w:val="left"/>
        <w:rPr>
          <w:ins w:id="23795" w:author="UTENTE" w:date="2020-06-30T19:16:00Z"/>
          <w:rFonts w:ascii="Calibri" w:eastAsia="Calibri" w:hAnsi="Calibri" w:cs="Times New Roman"/>
          <w:lang w:val="en-US"/>
        </w:rPr>
      </w:pPr>
      <w:ins w:id="23796" w:author="UTENTE" w:date="2020-06-30T19:16:00Z">
        <w:r w:rsidRPr="00592A5B">
          <w:rPr>
            <w:rFonts w:ascii="Calibri" w:eastAsia="Calibri" w:hAnsi="Calibri" w:cs="Times New Roman"/>
            <w:lang w:val="en-US"/>
          </w:rPr>
          <w:t>old "Quit the game?"</w:t>
        </w:r>
      </w:ins>
    </w:p>
    <w:p w14:paraId="5BDFA27A" w14:textId="77777777" w:rsidR="00592A5B" w:rsidRPr="00592A5B" w:rsidRDefault="00592A5B" w:rsidP="00592A5B">
      <w:pPr>
        <w:spacing w:line="480" w:lineRule="auto"/>
        <w:jc w:val="left"/>
        <w:rPr>
          <w:ins w:id="23797" w:author="UTENTE" w:date="2020-06-30T19:16:00Z"/>
          <w:rFonts w:ascii="Calibri" w:eastAsia="Calibri" w:hAnsi="Calibri" w:cs="Times New Roman"/>
          <w:lang w:val="en-US"/>
        </w:rPr>
      </w:pPr>
    </w:p>
    <w:p w14:paraId="2D690647" w14:textId="77777777" w:rsidR="00592A5B" w:rsidRPr="00592A5B" w:rsidRDefault="00592A5B" w:rsidP="00592A5B">
      <w:pPr>
        <w:numPr>
          <w:ilvl w:val="0"/>
          <w:numId w:val="65"/>
        </w:numPr>
        <w:spacing w:line="480" w:lineRule="auto"/>
        <w:contextualSpacing/>
        <w:jc w:val="left"/>
        <w:rPr>
          <w:ins w:id="23798" w:author="UTENTE" w:date="2020-06-30T19:16:00Z"/>
          <w:rFonts w:ascii="Calibri" w:eastAsia="Calibri" w:hAnsi="Calibri" w:cs="Times New Roman"/>
          <w:lang w:val="es-ES"/>
        </w:rPr>
      </w:pPr>
      <w:ins w:id="23799" w:author="UTENTE" w:date="2020-06-30T19:16:00Z">
        <w:r w:rsidRPr="00592A5B">
          <w:rPr>
            <w:rFonts w:ascii="Calibri" w:eastAsia="Calibri" w:hAnsi="Calibri" w:cs="Times New Roman"/>
            <w:lang w:val="es-ES"/>
          </w:rPr>
          <w:t>old "Return to menu?"</w:t>
        </w:r>
        <w:r w:rsidRPr="00592A5B">
          <w:rPr>
            <w:rFonts w:ascii="Calibri" w:eastAsia="Calibri" w:hAnsi="Calibri" w:cs="Times New Roman"/>
            <w:lang w:val="es-ES"/>
          </w:rPr>
          <w:br w:type="page"/>
        </w:r>
      </w:ins>
    </w:p>
    <w:p w14:paraId="3122911C" w14:textId="77777777" w:rsidR="00592A5B" w:rsidRPr="00592A5B" w:rsidRDefault="00592A5B" w:rsidP="00592A5B">
      <w:pPr>
        <w:numPr>
          <w:ilvl w:val="0"/>
          <w:numId w:val="64"/>
        </w:numPr>
        <w:spacing w:line="480" w:lineRule="auto"/>
        <w:contextualSpacing/>
        <w:jc w:val="left"/>
        <w:rPr>
          <w:ins w:id="23800" w:author="UTENTE" w:date="2020-06-30T19:16:00Z"/>
          <w:rFonts w:ascii="Calibri" w:eastAsia="Calibri" w:hAnsi="Calibri" w:cs="Times New Roman"/>
        </w:rPr>
      </w:pPr>
      <w:ins w:id="23801" w:author="UTENTE" w:date="2020-06-30T19:16:00Z">
        <w:r w:rsidRPr="00592A5B">
          <w:rPr>
            <w:rFonts w:ascii="Calibri" w:eastAsia="Calibri" w:hAnsi="Calibri" w:cs="Times New Roman"/>
          </w:rPr>
          <w:lastRenderedPageBreak/>
          <w:t>new "Inizia, Guida"</w:t>
        </w:r>
      </w:ins>
    </w:p>
    <w:p w14:paraId="1625A54F" w14:textId="77777777" w:rsidR="00592A5B" w:rsidRPr="00592A5B" w:rsidRDefault="00592A5B" w:rsidP="00592A5B">
      <w:pPr>
        <w:spacing w:line="480" w:lineRule="auto"/>
        <w:jc w:val="left"/>
        <w:rPr>
          <w:ins w:id="23802" w:author="UTENTE" w:date="2020-06-30T19:16:00Z"/>
          <w:rFonts w:ascii="Calibri" w:eastAsia="Calibri" w:hAnsi="Calibri" w:cs="Times New Roman"/>
        </w:rPr>
      </w:pPr>
    </w:p>
    <w:p w14:paraId="3D437BC6" w14:textId="77777777" w:rsidR="00592A5B" w:rsidRPr="00592A5B" w:rsidRDefault="00592A5B" w:rsidP="00592A5B">
      <w:pPr>
        <w:numPr>
          <w:ilvl w:val="0"/>
          <w:numId w:val="64"/>
        </w:numPr>
        <w:spacing w:line="480" w:lineRule="auto"/>
        <w:contextualSpacing/>
        <w:jc w:val="left"/>
        <w:rPr>
          <w:ins w:id="23803" w:author="UTENTE" w:date="2020-06-30T19:16:00Z"/>
          <w:rFonts w:ascii="Calibri" w:eastAsia="Calibri" w:hAnsi="Calibri" w:cs="Times New Roman"/>
        </w:rPr>
      </w:pPr>
      <w:ins w:id="23804" w:author="UTENTE" w:date="2020-06-30T19:16:00Z">
        <w:r w:rsidRPr="00592A5B">
          <w:rPr>
            <w:rFonts w:ascii="Calibri" w:eastAsia="Calibri" w:hAnsi="Calibri" w:cs="Times New Roman"/>
          </w:rPr>
          <w:t>new "Y/Triangolo"</w:t>
        </w:r>
      </w:ins>
    </w:p>
    <w:p w14:paraId="60F03DFC" w14:textId="77777777" w:rsidR="00592A5B" w:rsidRPr="00592A5B" w:rsidRDefault="00592A5B" w:rsidP="00592A5B">
      <w:pPr>
        <w:spacing w:line="480" w:lineRule="auto"/>
        <w:jc w:val="left"/>
        <w:rPr>
          <w:ins w:id="23805" w:author="UTENTE" w:date="2020-06-30T19:16:00Z"/>
          <w:rFonts w:ascii="Calibri" w:eastAsia="Calibri" w:hAnsi="Calibri" w:cs="Times New Roman"/>
        </w:rPr>
      </w:pPr>
    </w:p>
    <w:p w14:paraId="7B86CB54" w14:textId="77777777" w:rsidR="00592A5B" w:rsidRPr="00592A5B" w:rsidRDefault="00592A5B" w:rsidP="00592A5B">
      <w:pPr>
        <w:numPr>
          <w:ilvl w:val="0"/>
          <w:numId w:val="64"/>
        </w:numPr>
        <w:spacing w:line="480" w:lineRule="auto"/>
        <w:contextualSpacing/>
        <w:jc w:val="left"/>
        <w:rPr>
          <w:ins w:id="23806" w:author="UTENTE" w:date="2020-06-30T19:16:00Z"/>
          <w:rFonts w:ascii="Calibri" w:eastAsia="Calibri" w:hAnsi="Calibri" w:cs="Times New Roman"/>
        </w:rPr>
      </w:pPr>
      <w:ins w:id="23807" w:author="UTENTE" w:date="2020-06-30T19:16:00Z">
        <w:r w:rsidRPr="00592A5B">
          <w:rPr>
            <w:rFonts w:ascii="Calibri" w:eastAsia="Calibri" w:hAnsi="Calibri" w:cs="Times New Roman"/>
          </w:rPr>
          <w:t>new "Calibra"</w:t>
        </w:r>
      </w:ins>
    </w:p>
    <w:p w14:paraId="7D334D19" w14:textId="77777777" w:rsidR="00592A5B" w:rsidRPr="00592A5B" w:rsidRDefault="00592A5B" w:rsidP="00592A5B">
      <w:pPr>
        <w:spacing w:line="480" w:lineRule="auto"/>
        <w:jc w:val="left"/>
        <w:rPr>
          <w:ins w:id="23808" w:author="UTENTE" w:date="2020-06-30T19:16:00Z"/>
          <w:rFonts w:ascii="Calibri" w:eastAsia="Calibri" w:hAnsi="Calibri" w:cs="Times New Roman"/>
        </w:rPr>
      </w:pPr>
    </w:p>
    <w:p w14:paraId="3421B464" w14:textId="77777777" w:rsidR="00592A5B" w:rsidRPr="00592A5B" w:rsidRDefault="00592A5B" w:rsidP="00592A5B">
      <w:pPr>
        <w:numPr>
          <w:ilvl w:val="0"/>
          <w:numId w:val="64"/>
        </w:numPr>
        <w:spacing w:line="480" w:lineRule="auto"/>
        <w:contextualSpacing/>
        <w:jc w:val="left"/>
        <w:rPr>
          <w:ins w:id="23809" w:author="UTENTE" w:date="2020-06-30T19:16:00Z"/>
          <w:rFonts w:ascii="Calibri" w:eastAsia="Calibri" w:hAnsi="Calibri" w:cs="Times New Roman"/>
        </w:rPr>
      </w:pPr>
      <w:ins w:id="23810" w:author="UTENTE" w:date="2020-06-30T19:16:00Z">
        <w:r w:rsidRPr="00592A5B">
          <w:rPr>
            <w:rFonts w:ascii="Calibri" w:eastAsia="Calibri" w:hAnsi="Calibri" w:cs="Times New Roman"/>
          </w:rPr>
          <w:t>new "Caricare questo salvataggio?"</w:t>
        </w:r>
      </w:ins>
    </w:p>
    <w:p w14:paraId="0C1220FF" w14:textId="77777777" w:rsidR="00592A5B" w:rsidRPr="00592A5B" w:rsidRDefault="00592A5B" w:rsidP="00592A5B">
      <w:pPr>
        <w:spacing w:line="480" w:lineRule="auto"/>
        <w:jc w:val="left"/>
        <w:rPr>
          <w:ins w:id="23811" w:author="UTENTE" w:date="2020-06-30T19:16:00Z"/>
          <w:rFonts w:ascii="Calibri" w:eastAsia="Calibri" w:hAnsi="Calibri" w:cs="Times New Roman"/>
        </w:rPr>
      </w:pPr>
    </w:p>
    <w:p w14:paraId="2E8880BF" w14:textId="77777777" w:rsidR="00592A5B" w:rsidRPr="00592A5B" w:rsidRDefault="00592A5B" w:rsidP="00592A5B">
      <w:pPr>
        <w:numPr>
          <w:ilvl w:val="0"/>
          <w:numId w:val="64"/>
        </w:numPr>
        <w:spacing w:line="480" w:lineRule="auto"/>
        <w:contextualSpacing/>
        <w:jc w:val="left"/>
        <w:rPr>
          <w:ins w:id="23812" w:author="UTENTE" w:date="2020-06-30T19:16:00Z"/>
          <w:rFonts w:ascii="Calibri" w:eastAsia="Calibri" w:hAnsi="Calibri" w:cs="Times New Roman"/>
        </w:rPr>
      </w:pPr>
      <w:ins w:id="23813" w:author="UTENTE" w:date="2020-06-30T19:16:00Z">
        <w:r w:rsidRPr="00592A5B">
          <w:rPr>
            <w:rFonts w:ascii="Calibri" w:eastAsia="Calibri" w:hAnsi="Calibri" w:cs="Times New Roman"/>
          </w:rPr>
          <w:t>new "Sovrascrivere il salvataggio?"</w:t>
        </w:r>
      </w:ins>
    </w:p>
    <w:p w14:paraId="45BFFC5F" w14:textId="77777777" w:rsidR="00592A5B" w:rsidRPr="00592A5B" w:rsidRDefault="00592A5B" w:rsidP="00592A5B">
      <w:pPr>
        <w:spacing w:line="480" w:lineRule="auto"/>
        <w:jc w:val="left"/>
        <w:rPr>
          <w:ins w:id="23814" w:author="UTENTE" w:date="2020-06-30T19:16:00Z"/>
          <w:rFonts w:ascii="Calibri" w:eastAsia="Calibri" w:hAnsi="Calibri" w:cs="Times New Roman"/>
        </w:rPr>
      </w:pPr>
    </w:p>
    <w:p w14:paraId="7141B24F" w14:textId="77777777" w:rsidR="00592A5B" w:rsidRPr="00592A5B" w:rsidRDefault="00592A5B" w:rsidP="00592A5B">
      <w:pPr>
        <w:numPr>
          <w:ilvl w:val="0"/>
          <w:numId w:val="64"/>
        </w:numPr>
        <w:spacing w:line="480" w:lineRule="auto"/>
        <w:contextualSpacing/>
        <w:jc w:val="left"/>
        <w:rPr>
          <w:ins w:id="23815" w:author="UTENTE" w:date="2020-06-30T19:16:00Z"/>
          <w:rFonts w:ascii="Calibri" w:eastAsia="Calibri" w:hAnsi="Calibri" w:cs="Times New Roman"/>
        </w:rPr>
      </w:pPr>
      <w:ins w:id="23816" w:author="UTENTE" w:date="2020-06-30T19:16:00Z">
        <w:r w:rsidRPr="00592A5B">
          <w:rPr>
            <w:rFonts w:ascii="Calibri" w:eastAsia="Calibri" w:hAnsi="Calibri" w:cs="Times New Roman"/>
          </w:rPr>
          <w:t>new "Uscire dal gioco?"</w:t>
        </w:r>
      </w:ins>
    </w:p>
    <w:p w14:paraId="00626CD3" w14:textId="77777777" w:rsidR="00592A5B" w:rsidRPr="00592A5B" w:rsidRDefault="00592A5B" w:rsidP="00592A5B">
      <w:pPr>
        <w:spacing w:line="480" w:lineRule="auto"/>
        <w:jc w:val="left"/>
        <w:rPr>
          <w:ins w:id="23817" w:author="UTENTE" w:date="2020-06-30T19:16:00Z"/>
          <w:rFonts w:ascii="Calibri" w:eastAsia="Calibri" w:hAnsi="Calibri" w:cs="Times New Roman"/>
        </w:rPr>
      </w:pPr>
    </w:p>
    <w:p w14:paraId="5AF59253" w14:textId="77777777" w:rsidR="00592A5B" w:rsidRPr="00592A5B" w:rsidRDefault="00592A5B" w:rsidP="00592A5B">
      <w:pPr>
        <w:numPr>
          <w:ilvl w:val="0"/>
          <w:numId w:val="64"/>
        </w:numPr>
        <w:spacing w:line="480" w:lineRule="auto"/>
        <w:contextualSpacing/>
        <w:jc w:val="left"/>
        <w:rPr>
          <w:ins w:id="23818" w:author="UTENTE" w:date="2020-06-30T19:16:00Z"/>
          <w:rFonts w:ascii="Calibri" w:eastAsia="Calibri" w:hAnsi="Calibri" w:cs="Times New Roman"/>
        </w:rPr>
      </w:pPr>
      <w:ins w:id="23819" w:author="UTENTE" w:date="2020-06-30T19:16:00Z">
        <w:r w:rsidRPr="00592A5B">
          <w:rPr>
            <w:rFonts w:ascii="Calibri" w:eastAsia="Calibri" w:hAnsi="Calibri" w:cs="Times New Roman"/>
          </w:rPr>
          <w:t>new "Ritornare al menu?"</w:t>
        </w:r>
        <w:r w:rsidRPr="00592A5B">
          <w:rPr>
            <w:rFonts w:ascii="Calibri" w:eastAsia="Calibri" w:hAnsi="Calibri" w:cs="Times New Roman"/>
          </w:rPr>
          <w:br w:type="page"/>
        </w:r>
      </w:ins>
    </w:p>
    <w:p w14:paraId="4549CDE7" w14:textId="77777777" w:rsidR="007E67BE" w:rsidRDefault="007E67BE" w:rsidP="007E67BE">
      <w:pPr>
        <w:pStyle w:val="Titolo"/>
        <w:jc w:val="center"/>
        <w:rPr>
          <w:ins w:id="23820" w:author="UTENTE" w:date="2020-06-30T19:17:00Z"/>
          <w:rFonts w:ascii="Times New Roman" w:hAnsi="Times New Roman" w:cs="Times New Roman"/>
          <w:sz w:val="96"/>
          <w:szCs w:val="96"/>
          <w:lang w:val="en-US"/>
        </w:rPr>
      </w:pPr>
    </w:p>
    <w:p w14:paraId="3B6CFDA5" w14:textId="77777777" w:rsidR="007E67BE" w:rsidRPr="004D6551" w:rsidRDefault="007E67BE" w:rsidP="004D6551">
      <w:pPr>
        <w:pStyle w:val="Titolo1"/>
        <w:jc w:val="center"/>
        <w:rPr>
          <w:ins w:id="23821" w:author="UTENTE" w:date="2020-06-30T19:17:00Z"/>
          <w:rFonts w:ascii="Times New Roman" w:hAnsi="Times New Roman" w:cs="Times New Roman"/>
          <w:sz w:val="96"/>
          <w:szCs w:val="96"/>
          <w:lang w:val="en-US"/>
          <w:rPrChange w:id="23822" w:author="UTENTE" w:date="2020-06-30T19:43:00Z">
            <w:rPr>
              <w:ins w:id="23823" w:author="UTENTE" w:date="2020-06-30T19:17:00Z"/>
              <w:lang w:val="en-US"/>
            </w:rPr>
          </w:rPrChange>
        </w:rPr>
        <w:pPrChange w:id="23824" w:author="UTENTE" w:date="2020-06-30T19:43:00Z">
          <w:pPr>
            <w:pStyle w:val="Titolo"/>
            <w:jc w:val="center"/>
          </w:pPr>
        </w:pPrChange>
      </w:pPr>
      <w:bookmarkStart w:id="23825" w:name="_Toc44438779"/>
      <w:ins w:id="23826" w:author="UTENTE" w:date="2020-06-30T19:17:00Z">
        <w:r w:rsidRPr="004D6551">
          <w:rPr>
            <w:rFonts w:ascii="Times New Roman" w:hAnsi="Times New Roman" w:cs="Times New Roman"/>
            <w:color w:val="auto"/>
            <w:sz w:val="96"/>
            <w:szCs w:val="96"/>
            <w:lang w:val="en-US"/>
            <w:rPrChange w:id="23827" w:author="UTENTE" w:date="2020-06-30T19:43:00Z">
              <w:rPr>
                <w:lang w:val="en-US"/>
              </w:rPr>
            </w:rPrChange>
          </w:rPr>
          <w:t>8. Store Page</w:t>
        </w:r>
        <w:bookmarkEnd w:id="23825"/>
        <w:r w:rsidRPr="004D6551">
          <w:rPr>
            <w:rFonts w:ascii="Times New Roman" w:hAnsi="Times New Roman" w:cs="Times New Roman"/>
            <w:sz w:val="96"/>
            <w:szCs w:val="96"/>
            <w:lang w:val="en-US"/>
            <w:rPrChange w:id="23828" w:author="UTENTE" w:date="2020-06-30T19:43:00Z">
              <w:rPr>
                <w:lang w:val="en-US"/>
              </w:rPr>
            </w:rPrChange>
          </w:rPr>
          <w:br w:type="page"/>
        </w:r>
      </w:ins>
    </w:p>
    <w:p w14:paraId="5F4B7DE7" w14:textId="77777777" w:rsidR="007E67BE" w:rsidRPr="00E038C2" w:rsidRDefault="007E67BE" w:rsidP="007E67BE">
      <w:pPr>
        <w:pStyle w:val="Titolo"/>
        <w:jc w:val="center"/>
        <w:rPr>
          <w:ins w:id="23829" w:author="UTENTE" w:date="2020-06-30T19:17:00Z"/>
          <w:rFonts w:ascii="Times New Roman" w:hAnsi="Times New Roman" w:cs="Times New Roman"/>
          <w:sz w:val="96"/>
          <w:szCs w:val="96"/>
          <w:lang w:val="en-US"/>
        </w:rPr>
      </w:pPr>
    </w:p>
    <w:p w14:paraId="6E29F463" w14:textId="77777777" w:rsidR="007E67BE" w:rsidRPr="00FB6609" w:rsidRDefault="007E67BE" w:rsidP="007E67BE">
      <w:pPr>
        <w:rPr>
          <w:ins w:id="23830" w:author="UTENTE" w:date="2020-06-30T19:17:00Z"/>
          <w:lang w:val="en-US"/>
        </w:rPr>
      </w:pPr>
      <w:ins w:id="23831" w:author="UTENTE" w:date="2020-06-30T19:17:00Z">
        <w:r w:rsidRPr="00FB6609">
          <w:rPr>
            <w:lang w:val="en-US"/>
          </w:rPr>
          <w:t>Overview</w:t>
        </w:r>
      </w:ins>
    </w:p>
    <w:p w14:paraId="5A916244" w14:textId="77777777" w:rsidR="007E67BE" w:rsidRPr="00FB6609" w:rsidRDefault="007E67BE" w:rsidP="007E67BE">
      <w:pPr>
        <w:spacing w:line="360" w:lineRule="auto"/>
        <w:rPr>
          <w:ins w:id="23832" w:author="UTENTE" w:date="2020-06-30T19:17:00Z"/>
          <w:lang w:val="en-US"/>
        </w:rPr>
      </w:pPr>
      <w:ins w:id="23833" w:author="UTENTE" w:date="2020-06-30T19:17:00Z">
        <w:r w:rsidRPr="00FB6609">
          <w:rPr>
            <w:lang w:val="en-US"/>
          </w:rPr>
          <w:t>"There are lots of predators out there... stalkers who'd just love to have a taste of someone like you..."</w:t>
        </w:r>
      </w:ins>
    </w:p>
    <w:p w14:paraId="16739E8D" w14:textId="77777777" w:rsidR="007E67BE" w:rsidRPr="00FB6609" w:rsidRDefault="007E67BE" w:rsidP="007E67BE">
      <w:pPr>
        <w:spacing w:line="360" w:lineRule="auto"/>
        <w:rPr>
          <w:ins w:id="23834" w:author="UTENTE" w:date="2020-06-30T19:17:00Z"/>
          <w:lang w:val="en-US"/>
        </w:rPr>
      </w:pPr>
    </w:p>
    <w:p w14:paraId="6C964483" w14:textId="77777777" w:rsidR="007E67BE" w:rsidRPr="00FB6609" w:rsidRDefault="007E67BE" w:rsidP="007E67BE">
      <w:pPr>
        <w:spacing w:line="360" w:lineRule="auto"/>
        <w:rPr>
          <w:ins w:id="23835" w:author="UTENTE" w:date="2020-06-30T19:17:00Z"/>
          <w:lang w:val="en-US"/>
        </w:rPr>
      </w:pPr>
      <w:ins w:id="23836" w:author="UTENTE" w:date="2020-06-30T19:17:00Z">
        <w:r w:rsidRPr="00FB6609">
          <w:rPr>
            <w:lang w:val="en-US"/>
          </w:rPr>
          <w:t>Plot Summary</w:t>
        </w:r>
      </w:ins>
    </w:p>
    <w:p w14:paraId="5BCF45C2" w14:textId="77777777" w:rsidR="007E67BE" w:rsidRPr="00FB6609" w:rsidRDefault="007E67BE" w:rsidP="007E67BE">
      <w:pPr>
        <w:spacing w:line="360" w:lineRule="auto"/>
        <w:rPr>
          <w:ins w:id="23837" w:author="UTENTE" w:date="2020-06-30T19:17:00Z"/>
          <w:lang w:val="en-US"/>
        </w:rPr>
      </w:pPr>
    </w:p>
    <w:p w14:paraId="39B3FA2B" w14:textId="77777777" w:rsidR="007E67BE" w:rsidRPr="00FB6609" w:rsidRDefault="007E67BE" w:rsidP="007E67BE">
      <w:pPr>
        <w:spacing w:line="360" w:lineRule="auto"/>
        <w:rPr>
          <w:ins w:id="23838" w:author="UTENTE" w:date="2020-06-30T19:17:00Z"/>
          <w:lang w:val="en-US"/>
        </w:rPr>
      </w:pPr>
      <w:ins w:id="23839" w:author="UTENTE" w:date="2020-06-30T19:17:00Z">
        <w:r w:rsidRPr="00FB6609">
          <w:rPr>
            <w:lang w:val="en-US"/>
          </w:rPr>
          <w:t xml:space="preserve">The graveyard shift at a dingy diner in San Francisco -- that's where MC's story begins. It's just another normal night, or at least it seems to be. </w:t>
        </w:r>
      </w:ins>
    </w:p>
    <w:p w14:paraId="48912387" w14:textId="77777777" w:rsidR="007E67BE" w:rsidRPr="00FB6609" w:rsidRDefault="007E67BE" w:rsidP="007E67BE">
      <w:pPr>
        <w:spacing w:line="360" w:lineRule="auto"/>
        <w:rPr>
          <w:ins w:id="23840" w:author="UTENTE" w:date="2020-06-30T19:17:00Z"/>
          <w:lang w:val="en-US"/>
        </w:rPr>
      </w:pPr>
    </w:p>
    <w:p w14:paraId="030CDF11" w14:textId="77777777" w:rsidR="007E67BE" w:rsidRPr="00FB6609" w:rsidRDefault="007E67BE" w:rsidP="007E67BE">
      <w:pPr>
        <w:spacing w:line="360" w:lineRule="auto"/>
        <w:rPr>
          <w:ins w:id="23841" w:author="UTENTE" w:date="2020-06-30T19:17:00Z"/>
          <w:lang w:val="en-US"/>
        </w:rPr>
      </w:pPr>
      <w:ins w:id="23842" w:author="UTENTE" w:date="2020-06-30T19:17:00Z">
        <w:r w:rsidRPr="00FB6609">
          <w:rPr>
            <w:lang w:val="en-US"/>
          </w:rPr>
          <w:t>...That is, until a certain mysterious customer stops by, bringing the dangerous attention of a few people with him. When it rains, it pours, and suddenly MC finds himself in the middle of a war he didn't even know existed... between vampires.</w:t>
        </w:r>
      </w:ins>
    </w:p>
    <w:p w14:paraId="1FD64DAB" w14:textId="77777777" w:rsidR="007E67BE" w:rsidRPr="00FB6609" w:rsidRDefault="007E67BE" w:rsidP="007E67BE">
      <w:pPr>
        <w:spacing w:line="360" w:lineRule="auto"/>
        <w:rPr>
          <w:ins w:id="23843" w:author="UTENTE" w:date="2020-06-30T19:17:00Z"/>
          <w:lang w:val="en-US"/>
        </w:rPr>
      </w:pPr>
    </w:p>
    <w:p w14:paraId="7B6E5F54" w14:textId="77777777" w:rsidR="007E67BE" w:rsidRPr="00FB6609" w:rsidRDefault="007E67BE" w:rsidP="007E67BE">
      <w:pPr>
        <w:spacing w:line="360" w:lineRule="auto"/>
        <w:rPr>
          <w:ins w:id="23844" w:author="UTENTE" w:date="2020-06-30T19:17:00Z"/>
          <w:lang w:val="en-US"/>
        </w:rPr>
      </w:pPr>
      <w:ins w:id="23845" w:author="UTENTE" w:date="2020-06-30T19:17:00Z">
        <w:r w:rsidRPr="00FB6609">
          <w:rPr>
            <w:lang w:val="en-US"/>
          </w:rPr>
          <w:t>How does MC react to the dark, violent world that opens up before him? That's up to you!</w:t>
        </w:r>
      </w:ins>
    </w:p>
    <w:p w14:paraId="544C11ED" w14:textId="77777777" w:rsidR="007E67BE" w:rsidRPr="00FB6609" w:rsidRDefault="007E67BE" w:rsidP="007E67BE">
      <w:pPr>
        <w:spacing w:line="360" w:lineRule="auto"/>
        <w:rPr>
          <w:ins w:id="23846" w:author="UTENTE" w:date="2020-06-30T19:17:00Z"/>
          <w:lang w:val="en-US"/>
        </w:rPr>
      </w:pPr>
    </w:p>
    <w:p w14:paraId="0558870B" w14:textId="77777777" w:rsidR="007E67BE" w:rsidRPr="00FB6609" w:rsidRDefault="007E67BE" w:rsidP="007E67BE">
      <w:pPr>
        <w:spacing w:line="360" w:lineRule="auto"/>
        <w:rPr>
          <w:ins w:id="23847" w:author="UTENTE" w:date="2020-06-30T19:17:00Z"/>
          <w:lang w:val="en-US"/>
        </w:rPr>
      </w:pPr>
      <w:ins w:id="23848" w:author="UTENTE" w:date="2020-06-30T19:17:00Z">
        <w:r w:rsidRPr="00FB6609">
          <w:rPr>
            <w:lang w:val="en-US"/>
          </w:rPr>
          <w:t>Features</w:t>
        </w:r>
      </w:ins>
    </w:p>
    <w:p w14:paraId="30417196" w14:textId="77777777" w:rsidR="007E67BE" w:rsidRPr="00FB6609" w:rsidRDefault="007E67BE" w:rsidP="007E67BE">
      <w:pPr>
        <w:spacing w:line="360" w:lineRule="auto"/>
        <w:rPr>
          <w:ins w:id="23849" w:author="UTENTE" w:date="2020-06-30T19:17:00Z"/>
          <w:lang w:val="en-US"/>
        </w:rPr>
      </w:pPr>
      <w:ins w:id="23850" w:author="UTENTE" w:date="2020-06-30T19:17:00Z">
        <w:r w:rsidRPr="00FB6609">
          <w:rPr>
            <w:rFonts w:ascii="Arial" w:hAnsi="Arial" w:cs="Arial"/>
            <w:lang w:val="en-US"/>
          </w:rPr>
          <w:t>►</w:t>
        </w:r>
        <w:r w:rsidRPr="00FB6609">
          <w:rPr>
            <w:lang w:val="en-US"/>
          </w:rPr>
          <w:t xml:space="preserve"> Genre: Drama, BxB romance, dark modern</w:t>
        </w:r>
      </w:ins>
    </w:p>
    <w:p w14:paraId="59AF50FF" w14:textId="77777777" w:rsidR="007E67BE" w:rsidRPr="00FB6609" w:rsidRDefault="007E67BE" w:rsidP="007E67BE">
      <w:pPr>
        <w:spacing w:line="360" w:lineRule="auto"/>
        <w:rPr>
          <w:ins w:id="23851" w:author="UTENTE" w:date="2020-06-30T19:17:00Z"/>
          <w:lang w:val="en-US"/>
        </w:rPr>
      </w:pPr>
      <w:ins w:id="23852" w:author="UTENTE" w:date="2020-06-30T19:17:00Z">
        <w:r w:rsidRPr="00FB6609">
          <w:rPr>
            <w:rFonts w:ascii="Arial" w:hAnsi="Arial" w:cs="Arial"/>
            <w:lang w:val="en-US"/>
          </w:rPr>
          <w:t>►</w:t>
        </w:r>
        <w:r w:rsidRPr="00FB6609">
          <w:rPr>
            <w:lang w:val="en-US"/>
          </w:rPr>
          <w:t xml:space="preserve"> Rating: PG-13 (language, violence, sexual themes)</w:t>
        </w:r>
      </w:ins>
    </w:p>
    <w:p w14:paraId="35C327BF" w14:textId="77777777" w:rsidR="007E67BE" w:rsidRPr="00FB6609" w:rsidRDefault="007E67BE" w:rsidP="007E67BE">
      <w:pPr>
        <w:spacing w:line="360" w:lineRule="auto"/>
        <w:rPr>
          <w:ins w:id="23853" w:author="UTENTE" w:date="2020-06-30T19:17:00Z"/>
          <w:lang w:val="en-US"/>
        </w:rPr>
      </w:pPr>
      <w:ins w:id="23854" w:author="UTENTE" w:date="2020-06-30T19:17:00Z">
        <w:r w:rsidRPr="00FB6609">
          <w:rPr>
            <w:rFonts w:ascii="Arial" w:hAnsi="Arial" w:cs="Arial"/>
            <w:lang w:val="en-US"/>
          </w:rPr>
          <w:t>►</w:t>
        </w:r>
        <w:r w:rsidRPr="00FB6609">
          <w:rPr>
            <w:lang w:val="en-US"/>
          </w:rPr>
          <w:t xml:space="preserve"> Length: ~60,000 words</w:t>
        </w:r>
      </w:ins>
    </w:p>
    <w:p w14:paraId="1AD88D73" w14:textId="77777777" w:rsidR="007E67BE" w:rsidRPr="00FB6609" w:rsidRDefault="007E67BE" w:rsidP="007E67BE">
      <w:pPr>
        <w:spacing w:line="360" w:lineRule="auto"/>
        <w:rPr>
          <w:ins w:id="23855" w:author="UTENTE" w:date="2020-06-30T19:17:00Z"/>
          <w:lang w:val="en-US"/>
        </w:rPr>
      </w:pPr>
      <w:ins w:id="23856" w:author="UTENTE" w:date="2020-06-30T19:17:00Z">
        <w:r w:rsidRPr="00FB6609">
          <w:rPr>
            <w:rFonts w:ascii="Arial" w:hAnsi="Arial" w:cs="Arial"/>
            <w:lang w:val="en-US"/>
          </w:rPr>
          <w:t>►</w:t>
        </w:r>
        <w:r w:rsidRPr="00FB6609">
          <w:rPr>
            <w:lang w:val="en-US"/>
          </w:rPr>
          <w:t xml:space="preserve"> Endings: 8</w:t>
        </w:r>
      </w:ins>
    </w:p>
    <w:p w14:paraId="00B73E10" w14:textId="77777777" w:rsidR="007E67BE" w:rsidRPr="00FB6609" w:rsidRDefault="007E67BE" w:rsidP="007E67BE">
      <w:pPr>
        <w:spacing w:line="360" w:lineRule="auto"/>
        <w:rPr>
          <w:ins w:id="23857" w:author="UTENTE" w:date="2020-06-30T19:17:00Z"/>
          <w:lang w:val="en-US"/>
        </w:rPr>
      </w:pPr>
      <w:ins w:id="23858" w:author="UTENTE" w:date="2020-06-30T19:17:00Z">
        <w:r w:rsidRPr="00FB6609">
          <w:rPr>
            <w:rFonts w:ascii="Arial" w:hAnsi="Arial" w:cs="Arial"/>
            <w:lang w:val="en-US"/>
          </w:rPr>
          <w:t>►</w:t>
        </w:r>
        <w:r w:rsidRPr="00FB6609">
          <w:rPr>
            <w:lang w:val="en-US"/>
          </w:rPr>
          <w:t xml:space="preserve"> Platforms: Android, Steam, Itch.io</w:t>
        </w:r>
      </w:ins>
    </w:p>
    <w:p w14:paraId="10D491A8" w14:textId="77777777" w:rsidR="007E67BE" w:rsidRPr="00FB6609" w:rsidRDefault="007E67BE" w:rsidP="007E67BE">
      <w:pPr>
        <w:spacing w:line="360" w:lineRule="auto"/>
        <w:rPr>
          <w:ins w:id="23859" w:author="UTENTE" w:date="2020-06-30T19:17:00Z"/>
          <w:lang w:val="en-US"/>
        </w:rPr>
      </w:pPr>
    </w:p>
    <w:p w14:paraId="45E48318" w14:textId="77777777" w:rsidR="007E67BE" w:rsidRPr="00FB6609" w:rsidRDefault="007E67BE" w:rsidP="007E67BE">
      <w:pPr>
        <w:spacing w:line="360" w:lineRule="auto"/>
        <w:rPr>
          <w:ins w:id="23860" w:author="UTENTE" w:date="2020-06-30T19:17:00Z"/>
          <w:lang w:val="en-US"/>
        </w:rPr>
      </w:pPr>
      <w:ins w:id="23861" w:author="UTENTE" w:date="2020-06-30T19:17:00Z">
        <w:r w:rsidRPr="00FB6609">
          <w:rPr>
            <w:rFonts w:ascii="Arial" w:hAnsi="Arial" w:cs="Arial"/>
            <w:lang w:val="en-US"/>
          </w:rPr>
          <w:t>►</w:t>
        </w:r>
        <w:r w:rsidRPr="00FB6609">
          <w:rPr>
            <w:lang w:val="en-US"/>
          </w:rPr>
          <w:t xml:space="preserve"> Changeable MC personality &amp; interests</w:t>
        </w:r>
      </w:ins>
    </w:p>
    <w:p w14:paraId="6A860360" w14:textId="77777777" w:rsidR="007E67BE" w:rsidRPr="00FB6609" w:rsidRDefault="007E67BE" w:rsidP="007E67BE">
      <w:pPr>
        <w:spacing w:line="360" w:lineRule="auto"/>
        <w:rPr>
          <w:ins w:id="23862" w:author="UTENTE" w:date="2020-06-30T19:17:00Z"/>
          <w:lang w:val="en-US"/>
        </w:rPr>
      </w:pPr>
      <w:ins w:id="23863" w:author="UTENTE" w:date="2020-06-30T19:17:00Z">
        <w:r w:rsidRPr="00FB6609">
          <w:rPr>
            <w:rFonts w:ascii="Arial" w:hAnsi="Arial" w:cs="Arial"/>
            <w:lang w:val="en-US"/>
          </w:rPr>
          <w:t>►</w:t>
        </w:r>
        <w:r w:rsidRPr="00FB6609">
          <w:rPr>
            <w:lang w:val="en-US"/>
          </w:rPr>
          <w:t xml:space="preserve"> Different dialogue &amp; choices based on personality</w:t>
        </w:r>
      </w:ins>
    </w:p>
    <w:p w14:paraId="323C5F54" w14:textId="77777777" w:rsidR="007E67BE" w:rsidRPr="00FB6609" w:rsidRDefault="007E67BE" w:rsidP="007E67BE">
      <w:pPr>
        <w:spacing w:line="360" w:lineRule="auto"/>
        <w:rPr>
          <w:ins w:id="23864" w:author="UTENTE" w:date="2020-06-30T19:17:00Z"/>
          <w:lang w:val="en-US"/>
        </w:rPr>
      </w:pPr>
      <w:ins w:id="23865" w:author="UTENTE" w:date="2020-06-30T19:17:00Z">
        <w:r w:rsidRPr="00FB6609">
          <w:rPr>
            <w:rFonts w:ascii="Arial" w:hAnsi="Arial" w:cs="Arial"/>
            <w:lang w:val="en-US"/>
          </w:rPr>
          <w:t>►</w:t>
        </w:r>
        <w:r w:rsidRPr="00FB6609">
          <w:rPr>
            <w:lang w:val="en-US"/>
          </w:rPr>
          <w:t xml:space="preserve"> 11 track OST with a dark, urban vibe</w:t>
        </w:r>
      </w:ins>
    </w:p>
    <w:p w14:paraId="5121F11B" w14:textId="77777777" w:rsidR="007E67BE" w:rsidRDefault="007E67BE" w:rsidP="007E67BE">
      <w:pPr>
        <w:rPr>
          <w:ins w:id="23866" w:author="UTENTE" w:date="2020-06-30T19:17:00Z"/>
          <w:lang w:val="en-US"/>
        </w:rPr>
      </w:pPr>
      <w:ins w:id="23867" w:author="UTENTE" w:date="2020-06-30T19:17:00Z">
        <w:r w:rsidRPr="00FB6609">
          <w:rPr>
            <w:rFonts w:ascii="Arial" w:hAnsi="Arial" w:cs="Arial"/>
            <w:lang w:val="en-US"/>
          </w:rPr>
          <w:t>►</w:t>
        </w:r>
        <w:r w:rsidRPr="00FB6609">
          <w:rPr>
            <w:lang w:val="en-US"/>
          </w:rPr>
          <w:t xml:space="preserve"> 14 CGs with multiple variations</w:t>
        </w:r>
        <w:r>
          <w:rPr>
            <w:lang w:val="en-US"/>
          </w:rPr>
          <w:br w:type="page"/>
        </w:r>
      </w:ins>
    </w:p>
    <w:p w14:paraId="1E2B7F9D" w14:textId="77777777" w:rsidR="007E67BE" w:rsidRPr="007E67BE" w:rsidRDefault="007E67BE" w:rsidP="007E67BE">
      <w:pPr>
        <w:spacing w:line="360" w:lineRule="auto"/>
        <w:rPr>
          <w:ins w:id="23868" w:author="UTENTE" w:date="2020-06-30T19:17:00Z"/>
          <w:lang w:val="en-US"/>
          <w:rPrChange w:id="23869" w:author="UTENTE" w:date="2020-06-30T19:17:00Z">
            <w:rPr>
              <w:ins w:id="23870" w:author="UTENTE" w:date="2020-06-30T19:17:00Z"/>
            </w:rPr>
          </w:rPrChange>
        </w:rPr>
      </w:pPr>
      <w:ins w:id="23871" w:author="UTENTE" w:date="2020-06-30T19:17:00Z">
        <w:r w:rsidRPr="007E67BE">
          <w:rPr>
            <w:lang w:val="en-US"/>
            <w:rPrChange w:id="23872" w:author="UTENTE" w:date="2020-06-30T19:17:00Z">
              <w:rPr/>
            </w:rPrChange>
          </w:rPr>
          <w:lastRenderedPageBreak/>
          <w:t>&lt;Panoramica&gt;</w:t>
        </w:r>
      </w:ins>
    </w:p>
    <w:p w14:paraId="05CB659B" w14:textId="77777777" w:rsidR="007E67BE" w:rsidRPr="00725A7C" w:rsidRDefault="007E67BE" w:rsidP="007E67BE">
      <w:pPr>
        <w:spacing w:line="360" w:lineRule="auto"/>
        <w:rPr>
          <w:ins w:id="23873" w:author="UTENTE" w:date="2020-06-30T19:17:00Z"/>
        </w:rPr>
      </w:pPr>
      <w:ins w:id="23874" w:author="UTENTE" w:date="2020-06-30T19:17:00Z">
        <w:r w:rsidRPr="00725A7C">
          <w:t>&lt;”Ci sono molti predatori là fuori… cacciatori che perderebbero la testa per assaggiare uno come te…”&gt;</w:t>
        </w:r>
      </w:ins>
    </w:p>
    <w:p w14:paraId="6705AE4B" w14:textId="77777777" w:rsidR="007E67BE" w:rsidRPr="00725A7C" w:rsidRDefault="007E67BE" w:rsidP="007E67BE">
      <w:pPr>
        <w:spacing w:line="360" w:lineRule="auto"/>
        <w:rPr>
          <w:ins w:id="23875" w:author="UTENTE" w:date="2020-06-30T19:17:00Z"/>
        </w:rPr>
      </w:pPr>
    </w:p>
    <w:p w14:paraId="5FFC5BEB" w14:textId="77777777" w:rsidR="007E67BE" w:rsidRPr="00725A7C" w:rsidRDefault="007E67BE" w:rsidP="007E67BE">
      <w:pPr>
        <w:spacing w:line="360" w:lineRule="auto"/>
        <w:rPr>
          <w:ins w:id="23876" w:author="UTENTE" w:date="2020-06-30T19:17:00Z"/>
        </w:rPr>
      </w:pPr>
      <w:ins w:id="23877" w:author="UTENTE" w:date="2020-06-30T19:17:00Z">
        <w:r w:rsidRPr="00725A7C">
          <w:t>&lt;Trama&gt;</w:t>
        </w:r>
      </w:ins>
    </w:p>
    <w:p w14:paraId="6F5F3D0E" w14:textId="77777777" w:rsidR="007E67BE" w:rsidRPr="00725A7C" w:rsidRDefault="007E67BE" w:rsidP="007E67BE">
      <w:pPr>
        <w:spacing w:line="360" w:lineRule="auto"/>
        <w:rPr>
          <w:ins w:id="23878" w:author="UTENTE" w:date="2020-06-30T19:17:00Z"/>
        </w:rPr>
      </w:pPr>
      <w:ins w:id="23879" w:author="UTENTE" w:date="2020-06-30T19:17:00Z">
        <w:r w:rsidRPr="00725A7C">
          <w:t>&lt;Il turno di notte in una squallida tavola calda di San Francisco – è qui che la storia MC ha inizio. È un’altra normale notte, o almeno così sembra.&gt;</w:t>
        </w:r>
      </w:ins>
    </w:p>
    <w:p w14:paraId="33B63780" w14:textId="77777777" w:rsidR="007E67BE" w:rsidRPr="00725A7C" w:rsidRDefault="007E67BE" w:rsidP="007E67BE">
      <w:pPr>
        <w:spacing w:line="360" w:lineRule="auto"/>
        <w:rPr>
          <w:ins w:id="23880" w:author="UTENTE" w:date="2020-06-30T19:17:00Z"/>
        </w:rPr>
      </w:pPr>
    </w:p>
    <w:p w14:paraId="707BF540" w14:textId="77777777" w:rsidR="007E67BE" w:rsidRDefault="007E67BE" w:rsidP="007E67BE">
      <w:pPr>
        <w:spacing w:line="360" w:lineRule="auto"/>
        <w:rPr>
          <w:ins w:id="23881" w:author="UTENTE" w:date="2020-06-30T19:17:00Z"/>
        </w:rPr>
      </w:pPr>
      <w:ins w:id="23882" w:author="UTENTE" w:date="2020-06-30T19:17:00Z">
        <w:r w:rsidRPr="00725A7C">
          <w:t xml:space="preserve">&lt;…Ovvero, finché un certo misterioso cliente entra nel locale, attirando le attenzioni di alcune persone. “Piove sempre sul bagnato” dicono, e improvvisamente MC si ritrova catapultato nel bel mezzo di una guerra di cui non era neanche a conoscenza… una guerra fra vampiri. </w:t>
        </w:r>
        <w:r>
          <w:t>&gt;</w:t>
        </w:r>
      </w:ins>
    </w:p>
    <w:p w14:paraId="5E7C8A97" w14:textId="77777777" w:rsidR="007E67BE" w:rsidRDefault="007E67BE" w:rsidP="007E67BE">
      <w:pPr>
        <w:spacing w:line="360" w:lineRule="auto"/>
        <w:rPr>
          <w:ins w:id="23883" w:author="UTENTE" w:date="2020-06-30T19:17:00Z"/>
        </w:rPr>
      </w:pPr>
    </w:p>
    <w:p w14:paraId="6ADDA3E3" w14:textId="77777777" w:rsidR="007E67BE" w:rsidRPr="00725A7C" w:rsidRDefault="007E67BE" w:rsidP="007E67BE">
      <w:pPr>
        <w:spacing w:line="360" w:lineRule="auto"/>
        <w:rPr>
          <w:ins w:id="23884" w:author="UTENTE" w:date="2020-06-30T19:17:00Z"/>
        </w:rPr>
      </w:pPr>
      <w:ins w:id="23885" w:author="UTENTE" w:date="2020-06-30T19:17:00Z">
        <w:r>
          <w:t>&lt;</w:t>
        </w:r>
        <w:r w:rsidRPr="00725A7C">
          <w:t>Come reagirà MC davanti al mondo oscuro e violento che gli si spalanca davanti? Sta a te deciderlo!&gt;</w:t>
        </w:r>
      </w:ins>
    </w:p>
    <w:p w14:paraId="53E51DEB" w14:textId="77777777" w:rsidR="007E67BE" w:rsidRPr="00725A7C" w:rsidRDefault="007E67BE" w:rsidP="007E67BE">
      <w:pPr>
        <w:spacing w:line="360" w:lineRule="auto"/>
        <w:rPr>
          <w:ins w:id="23886" w:author="UTENTE" w:date="2020-06-30T19:17:00Z"/>
        </w:rPr>
      </w:pPr>
    </w:p>
    <w:p w14:paraId="17B9B44A" w14:textId="77777777" w:rsidR="007E67BE" w:rsidRPr="00725A7C" w:rsidRDefault="007E67BE" w:rsidP="007E67BE">
      <w:pPr>
        <w:spacing w:line="360" w:lineRule="auto"/>
        <w:rPr>
          <w:ins w:id="23887" w:author="UTENTE" w:date="2020-06-30T19:17:00Z"/>
        </w:rPr>
      </w:pPr>
      <w:ins w:id="23888" w:author="UTENTE" w:date="2020-06-30T19:17:00Z">
        <w:r w:rsidRPr="00725A7C">
          <w:t>&lt;Descrizione&gt;</w:t>
        </w:r>
      </w:ins>
    </w:p>
    <w:p w14:paraId="4A462E49" w14:textId="77777777" w:rsidR="007E67BE" w:rsidRDefault="007E67BE" w:rsidP="007E67BE">
      <w:pPr>
        <w:spacing w:line="360" w:lineRule="auto"/>
        <w:rPr>
          <w:ins w:id="23889" w:author="UTENTE" w:date="2020-06-30T19:17:00Z"/>
        </w:rPr>
      </w:pPr>
      <w:ins w:id="23890" w:author="UTENTE" w:date="2020-06-30T19:17:00Z">
        <w:r w:rsidRPr="00725A7C">
          <w:t>&lt;</w:t>
        </w:r>
        <w:r w:rsidRPr="00725A7C">
          <w:rPr>
            <w:rFonts w:ascii="Arial" w:hAnsi="Arial" w:cs="Arial"/>
          </w:rPr>
          <w:t>►</w:t>
        </w:r>
        <w:r w:rsidRPr="00725A7C">
          <w:t xml:space="preserve">Genere: drammatico, romanticismo yaoi, dark </w:t>
        </w:r>
      </w:ins>
    </w:p>
    <w:p w14:paraId="016A713A" w14:textId="77777777" w:rsidR="007E67BE" w:rsidRPr="00725A7C" w:rsidRDefault="007E67BE" w:rsidP="007E67BE">
      <w:pPr>
        <w:spacing w:line="360" w:lineRule="auto"/>
        <w:rPr>
          <w:ins w:id="23891" w:author="UTENTE" w:date="2020-06-30T19:17:00Z"/>
        </w:rPr>
      </w:pPr>
      <w:ins w:id="23892" w:author="UTENTE" w:date="2020-06-30T19:17:00Z">
        <w:r w:rsidRPr="00725A7C">
          <w:t>modern&gt;</w:t>
        </w:r>
      </w:ins>
    </w:p>
    <w:p w14:paraId="6B867537" w14:textId="77777777" w:rsidR="007E67BE" w:rsidRPr="00725A7C" w:rsidRDefault="007E67BE" w:rsidP="007E67BE">
      <w:pPr>
        <w:spacing w:line="360" w:lineRule="auto"/>
        <w:rPr>
          <w:ins w:id="23893" w:author="UTENTE" w:date="2020-06-30T19:17:00Z"/>
        </w:rPr>
      </w:pPr>
      <w:ins w:id="23894" w:author="UTENTE" w:date="2020-06-30T19:17:00Z">
        <w:r w:rsidRPr="00725A7C">
          <w:t>&lt;</w:t>
        </w:r>
        <w:r w:rsidRPr="00725A7C">
          <w:rPr>
            <w:rFonts w:ascii="Arial" w:hAnsi="Arial" w:cs="Arial"/>
          </w:rPr>
          <w:t>►</w:t>
        </w:r>
        <w:r w:rsidRPr="00725A7C">
          <w:t xml:space="preserve"> Rating: PG-13 (termini volgari, violenza, riferimenti sessuali)</w:t>
        </w:r>
      </w:ins>
    </w:p>
    <w:p w14:paraId="204BB333" w14:textId="77777777" w:rsidR="007E67BE" w:rsidRPr="00725A7C" w:rsidRDefault="007E67BE" w:rsidP="007E67BE">
      <w:pPr>
        <w:spacing w:line="360" w:lineRule="auto"/>
        <w:rPr>
          <w:ins w:id="23895" w:author="UTENTE" w:date="2020-06-30T19:17:00Z"/>
        </w:rPr>
      </w:pPr>
      <w:ins w:id="23896" w:author="UTENTE" w:date="2020-06-30T19:17:00Z">
        <w:r w:rsidRPr="00725A7C">
          <w:t>&lt;</w:t>
        </w:r>
        <w:r w:rsidRPr="00725A7C">
          <w:rPr>
            <w:rFonts w:ascii="Arial" w:hAnsi="Arial" w:cs="Arial"/>
          </w:rPr>
          <w:t>►</w:t>
        </w:r>
        <w:r w:rsidRPr="00725A7C">
          <w:t>Lunghezza: circa 60.000 parole&gt;</w:t>
        </w:r>
      </w:ins>
    </w:p>
    <w:p w14:paraId="1326600E" w14:textId="77777777" w:rsidR="007E67BE" w:rsidRPr="00725A7C" w:rsidRDefault="007E67BE" w:rsidP="007E67BE">
      <w:pPr>
        <w:spacing w:line="360" w:lineRule="auto"/>
        <w:rPr>
          <w:ins w:id="23897" w:author="UTENTE" w:date="2020-06-30T19:17:00Z"/>
        </w:rPr>
      </w:pPr>
      <w:ins w:id="23898" w:author="UTENTE" w:date="2020-06-30T19:17:00Z">
        <w:r w:rsidRPr="00725A7C">
          <w:t>&lt;</w:t>
        </w:r>
        <w:r w:rsidRPr="00725A7C">
          <w:rPr>
            <w:rFonts w:ascii="Arial" w:hAnsi="Arial" w:cs="Arial"/>
          </w:rPr>
          <w:t>►</w:t>
        </w:r>
        <w:r w:rsidRPr="00725A7C">
          <w:t xml:space="preserve"> Finali: 8&gt;</w:t>
        </w:r>
      </w:ins>
    </w:p>
    <w:p w14:paraId="423FB93A" w14:textId="77777777" w:rsidR="007E67BE" w:rsidRDefault="007E67BE" w:rsidP="007E67BE">
      <w:pPr>
        <w:spacing w:line="360" w:lineRule="auto"/>
        <w:rPr>
          <w:ins w:id="23899" w:author="UTENTE" w:date="2020-06-30T19:17:00Z"/>
        </w:rPr>
      </w:pPr>
      <w:ins w:id="23900" w:author="UTENTE" w:date="2020-06-30T19:17:00Z">
        <w:r w:rsidRPr="00725A7C">
          <w:t>&lt;</w:t>
        </w:r>
        <w:r w:rsidRPr="00725A7C">
          <w:rPr>
            <w:rFonts w:ascii="Arial" w:hAnsi="Arial" w:cs="Arial"/>
          </w:rPr>
          <w:t>►</w:t>
        </w:r>
        <w:r w:rsidRPr="00725A7C">
          <w:t>Piattaforme: Android, Steam, Itch.io&gt;</w:t>
        </w:r>
      </w:ins>
    </w:p>
    <w:p w14:paraId="21B1AC21" w14:textId="77777777" w:rsidR="007E67BE" w:rsidRPr="00725A7C" w:rsidRDefault="007E67BE" w:rsidP="007E67BE">
      <w:pPr>
        <w:spacing w:line="360" w:lineRule="auto"/>
        <w:rPr>
          <w:ins w:id="23901" w:author="UTENTE" w:date="2020-06-30T19:17:00Z"/>
        </w:rPr>
      </w:pPr>
    </w:p>
    <w:p w14:paraId="38254176" w14:textId="77777777" w:rsidR="007E67BE" w:rsidRPr="00725A7C" w:rsidRDefault="007E67BE" w:rsidP="007E67BE">
      <w:pPr>
        <w:spacing w:line="360" w:lineRule="auto"/>
        <w:rPr>
          <w:ins w:id="23902" w:author="UTENTE" w:date="2020-06-30T19:17:00Z"/>
        </w:rPr>
      </w:pPr>
      <w:ins w:id="23903" w:author="UTENTE" w:date="2020-06-30T19:17:00Z">
        <w:r w:rsidRPr="00725A7C">
          <w:t>&lt;</w:t>
        </w:r>
        <w:r w:rsidRPr="00725A7C">
          <w:rPr>
            <w:rFonts w:ascii="Arial" w:hAnsi="Arial" w:cs="Arial"/>
          </w:rPr>
          <w:t>►</w:t>
        </w:r>
        <w:r w:rsidRPr="00725A7C">
          <w:t>Personalità e interessi di MC modificabili&gt;</w:t>
        </w:r>
      </w:ins>
    </w:p>
    <w:p w14:paraId="084D0CAF" w14:textId="77777777" w:rsidR="007E67BE" w:rsidRPr="00725A7C" w:rsidRDefault="007E67BE" w:rsidP="007E67BE">
      <w:pPr>
        <w:spacing w:line="360" w:lineRule="auto"/>
        <w:rPr>
          <w:ins w:id="23904" w:author="UTENTE" w:date="2020-06-30T19:17:00Z"/>
        </w:rPr>
      </w:pPr>
      <w:ins w:id="23905" w:author="UTENTE" w:date="2020-06-30T19:17:00Z">
        <w:r w:rsidRPr="00725A7C">
          <w:t>&lt;</w:t>
        </w:r>
        <w:r w:rsidRPr="00725A7C">
          <w:rPr>
            <w:rFonts w:ascii="Arial" w:hAnsi="Arial" w:cs="Arial"/>
          </w:rPr>
          <w:t>►</w:t>
        </w:r>
        <w:r w:rsidRPr="00725A7C">
          <w:t xml:space="preserve"> Dialoghi e scelte differenti in base alla personalit</w:t>
        </w:r>
        <w:r w:rsidRPr="00725A7C">
          <w:rPr>
            <w:rFonts w:ascii="Calibri" w:hAnsi="Calibri" w:cs="Calibri"/>
          </w:rPr>
          <w:t>à</w:t>
        </w:r>
        <w:r w:rsidRPr="00725A7C">
          <w:t>&gt;</w:t>
        </w:r>
      </w:ins>
    </w:p>
    <w:p w14:paraId="0EEC4DA0" w14:textId="77777777" w:rsidR="007E67BE" w:rsidRPr="00725A7C" w:rsidRDefault="007E67BE" w:rsidP="007E67BE">
      <w:pPr>
        <w:spacing w:line="360" w:lineRule="auto"/>
        <w:rPr>
          <w:ins w:id="23906" w:author="UTENTE" w:date="2020-06-30T19:17:00Z"/>
        </w:rPr>
      </w:pPr>
      <w:ins w:id="23907" w:author="UTENTE" w:date="2020-06-30T19:17:00Z">
        <w:r w:rsidRPr="00725A7C">
          <w:t>&lt;</w:t>
        </w:r>
        <w:r w:rsidRPr="00725A7C">
          <w:rPr>
            <w:rFonts w:ascii="Arial" w:hAnsi="Arial" w:cs="Arial"/>
          </w:rPr>
          <w:t>►</w:t>
        </w:r>
        <w:r w:rsidRPr="00725A7C">
          <w:t>11 tracce originali con una macabra atmosfera urbana&gt;</w:t>
        </w:r>
      </w:ins>
    </w:p>
    <w:p w14:paraId="1A6AA182" w14:textId="77777777" w:rsidR="007E67BE" w:rsidRDefault="007E67BE" w:rsidP="007E67BE">
      <w:pPr>
        <w:rPr>
          <w:ins w:id="23908" w:author="UTENTE" w:date="2020-06-30T19:17:00Z"/>
        </w:rPr>
      </w:pPr>
      <w:ins w:id="23909" w:author="UTENTE" w:date="2020-06-30T19:17:00Z">
        <w:r w:rsidRPr="00725A7C">
          <w:t>&lt;</w:t>
        </w:r>
        <w:r w:rsidRPr="00725A7C">
          <w:rPr>
            <w:rFonts w:ascii="Arial" w:hAnsi="Arial" w:cs="Arial"/>
          </w:rPr>
          <w:t>►</w:t>
        </w:r>
        <w:r w:rsidRPr="00725A7C">
          <w:t xml:space="preserve"> 14 illustrazioni digitali con variazioni multiple&gt;</w:t>
        </w:r>
        <w:r>
          <w:br w:type="page"/>
        </w:r>
      </w:ins>
    </w:p>
    <w:p w14:paraId="07C2BC6A" w14:textId="77777777" w:rsidR="007E67BE" w:rsidRPr="00FB6609" w:rsidRDefault="007E67BE" w:rsidP="007E67BE">
      <w:pPr>
        <w:spacing w:line="360" w:lineRule="auto"/>
        <w:rPr>
          <w:ins w:id="23910" w:author="UTENTE" w:date="2020-06-30T19:17:00Z"/>
          <w:lang w:val="en-US"/>
        </w:rPr>
      </w:pPr>
      <w:ins w:id="23911" w:author="UTENTE" w:date="2020-06-30T19:17:00Z">
        <w:r w:rsidRPr="00FB6609">
          <w:rPr>
            <w:lang w:val="en-US"/>
          </w:rPr>
          <w:lastRenderedPageBreak/>
          <w:t>Characters</w:t>
        </w:r>
      </w:ins>
    </w:p>
    <w:p w14:paraId="54C2ED39" w14:textId="77777777" w:rsidR="007E67BE" w:rsidRPr="00FB6609" w:rsidRDefault="007E67BE" w:rsidP="007E67BE">
      <w:pPr>
        <w:spacing w:line="360" w:lineRule="auto"/>
        <w:rPr>
          <w:ins w:id="23912" w:author="UTENTE" w:date="2020-06-30T19:17:00Z"/>
          <w:lang w:val="en-US"/>
        </w:rPr>
      </w:pPr>
    </w:p>
    <w:p w14:paraId="55137ED2" w14:textId="77777777" w:rsidR="007E67BE" w:rsidRPr="00FB6609" w:rsidRDefault="007E67BE" w:rsidP="007E67BE">
      <w:pPr>
        <w:spacing w:line="360" w:lineRule="auto"/>
        <w:rPr>
          <w:ins w:id="23913" w:author="UTENTE" w:date="2020-06-30T19:17:00Z"/>
          <w:lang w:val="en-US"/>
        </w:rPr>
      </w:pPr>
      <w:ins w:id="23914" w:author="UTENTE" w:date="2020-06-30T19:17:00Z">
        <w:r w:rsidRPr="00FB6609">
          <w:rPr>
            <w:lang w:val="en-US"/>
          </w:rPr>
          <w:t>MC</w:t>
        </w:r>
      </w:ins>
    </w:p>
    <w:p w14:paraId="67F51355" w14:textId="77777777" w:rsidR="007E67BE" w:rsidRPr="00FB6609" w:rsidRDefault="007E67BE" w:rsidP="007E67BE">
      <w:pPr>
        <w:spacing w:line="360" w:lineRule="auto"/>
        <w:rPr>
          <w:ins w:id="23915" w:author="UTENTE" w:date="2020-06-30T19:17:00Z"/>
          <w:lang w:val="en-US"/>
        </w:rPr>
      </w:pPr>
      <w:ins w:id="23916" w:author="UTENTE" w:date="2020-06-30T19:17:00Z">
        <w:r w:rsidRPr="00FB6609">
          <w:rPr>
            <w:lang w:val="en-US"/>
          </w:rPr>
          <w:t>(renamable, default Ash)</w:t>
        </w:r>
      </w:ins>
    </w:p>
    <w:p w14:paraId="3FF383F0" w14:textId="77777777" w:rsidR="007E67BE" w:rsidRPr="00FB6609" w:rsidRDefault="007E67BE" w:rsidP="007E67BE">
      <w:pPr>
        <w:spacing w:line="360" w:lineRule="auto"/>
        <w:rPr>
          <w:ins w:id="23917" w:author="UTENTE" w:date="2020-06-30T19:17:00Z"/>
          <w:lang w:val="en-US"/>
        </w:rPr>
      </w:pPr>
      <w:ins w:id="23918" w:author="UTENTE" w:date="2020-06-30T19:17:00Z">
        <w:r w:rsidRPr="00FB6609">
          <w:rPr>
            <w:lang w:val="en-US"/>
          </w:rPr>
          <w:t>Age: 24</w:t>
        </w:r>
      </w:ins>
    </w:p>
    <w:p w14:paraId="7C1962C7" w14:textId="77777777" w:rsidR="007E67BE" w:rsidRPr="00FB6609" w:rsidRDefault="007E67BE" w:rsidP="007E67BE">
      <w:pPr>
        <w:spacing w:line="360" w:lineRule="auto"/>
        <w:rPr>
          <w:ins w:id="23919" w:author="UTENTE" w:date="2020-06-30T19:17:00Z"/>
          <w:lang w:val="en-US"/>
        </w:rPr>
      </w:pPr>
      <w:ins w:id="23920" w:author="UTENTE" w:date="2020-06-30T19:17:00Z">
        <w:r w:rsidRPr="00FB6609">
          <w:rPr>
            <w:lang w:val="en-US"/>
          </w:rPr>
          <w:t>Height: 5'8</w:t>
        </w:r>
      </w:ins>
    </w:p>
    <w:p w14:paraId="74EF6F44" w14:textId="77777777" w:rsidR="007E67BE" w:rsidRPr="00FB6609" w:rsidRDefault="007E67BE" w:rsidP="007E67BE">
      <w:pPr>
        <w:spacing w:line="360" w:lineRule="auto"/>
        <w:rPr>
          <w:ins w:id="23921" w:author="UTENTE" w:date="2020-06-30T19:17:00Z"/>
          <w:lang w:val="en-US"/>
        </w:rPr>
      </w:pPr>
      <w:ins w:id="23922" w:author="UTENTE" w:date="2020-06-30T19:17:00Z">
        <w:r w:rsidRPr="00FB6609">
          <w:rPr>
            <w:lang w:val="en-US"/>
          </w:rPr>
          <w:t>Race: Human</w:t>
        </w:r>
      </w:ins>
    </w:p>
    <w:p w14:paraId="208C7107" w14:textId="77777777" w:rsidR="007E67BE" w:rsidRPr="00FB6609" w:rsidRDefault="007E67BE" w:rsidP="007E67BE">
      <w:pPr>
        <w:spacing w:line="360" w:lineRule="auto"/>
        <w:rPr>
          <w:ins w:id="23923" w:author="UTENTE" w:date="2020-06-30T19:17:00Z"/>
          <w:lang w:val="en-US"/>
        </w:rPr>
      </w:pPr>
      <w:ins w:id="23924" w:author="UTENTE" w:date="2020-06-30T19:17:00Z">
        <w:r w:rsidRPr="00FB6609">
          <w:rPr>
            <w:lang w:val="en-US"/>
          </w:rPr>
          <w:t>Changeable personality</w:t>
        </w:r>
      </w:ins>
    </w:p>
    <w:p w14:paraId="46D8CD9E" w14:textId="77777777" w:rsidR="007E67BE" w:rsidRPr="00FB6609" w:rsidRDefault="007E67BE" w:rsidP="007E67BE">
      <w:pPr>
        <w:spacing w:line="360" w:lineRule="auto"/>
        <w:rPr>
          <w:ins w:id="23925" w:author="UTENTE" w:date="2020-06-30T19:17:00Z"/>
          <w:lang w:val="en-US"/>
        </w:rPr>
      </w:pPr>
      <w:ins w:id="23926" w:author="UTENTE" w:date="2020-06-30T19:17:00Z">
        <w:r w:rsidRPr="00FB6609">
          <w:rPr>
            <w:lang w:val="en-US"/>
          </w:rPr>
          <w:t>Changeable interests</w:t>
        </w:r>
      </w:ins>
    </w:p>
    <w:p w14:paraId="06550975" w14:textId="77777777" w:rsidR="007E67BE" w:rsidRPr="00FB6609" w:rsidRDefault="007E67BE" w:rsidP="007E67BE">
      <w:pPr>
        <w:spacing w:line="360" w:lineRule="auto"/>
        <w:rPr>
          <w:ins w:id="23927" w:author="UTENTE" w:date="2020-06-30T19:17:00Z"/>
          <w:lang w:val="en-US"/>
        </w:rPr>
      </w:pPr>
      <w:ins w:id="23928" w:author="UTENTE" w:date="2020-06-30T19:17:00Z">
        <w:r w:rsidRPr="00FB6609">
          <w:rPr>
            <w:lang w:val="en-US"/>
          </w:rPr>
          <w:t>Works diner night shift</w:t>
        </w:r>
      </w:ins>
    </w:p>
    <w:p w14:paraId="075885EE" w14:textId="77777777" w:rsidR="007E67BE" w:rsidRPr="00FB6609" w:rsidRDefault="007E67BE" w:rsidP="007E67BE">
      <w:pPr>
        <w:spacing w:line="360" w:lineRule="auto"/>
        <w:rPr>
          <w:ins w:id="23929" w:author="UTENTE" w:date="2020-06-30T19:17:00Z"/>
          <w:lang w:val="en-US"/>
        </w:rPr>
      </w:pPr>
      <w:ins w:id="23930" w:author="UTENTE" w:date="2020-06-30T19:17:00Z">
        <w:r w:rsidRPr="00FB6609">
          <w:rPr>
            <w:lang w:val="en-US"/>
          </w:rPr>
          <w:t>Favorite food: Pasta</w:t>
        </w:r>
      </w:ins>
    </w:p>
    <w:p w14:paraId="6A16A651" w14:textId="77777777" w:rsidR="007E67BE" w:rsidRPr="00FB6609" w:rsidRDefault="007E67BE" w:rsidP="007E67BE">
      <w:pPr>
        <w:spacing w:line="360" w:lineRule="auto"/>
        <w:rPr>
          <w:ins w:id="23931" w:author="UTENTE" w:date="2020-06-30T19:17:00Z"/>
          <w:lang w:val="en-US"/>
        </w:rPr>
      </w:pPr>
      <w:ins w:id="23932" w:author="UTENTE" w:date="2020-06-30T19:17:00Z">
        <w:r w:rsidRPr="00FB6609">
          <w:rPr>
            <w:lang w:val="en-US"/>
          </w:rPr>
          <w:t>Favorite color: Purple</w:t>
        </w:r>
      </w:ins>
    </w:p>
    <w:p w14:paraId="01F76DBC" w14:textId="77777777" w:rsidR="007E67BE" w:rsidRPr="00FB6609" w:rsidRDefault="007E67BE" w:rsidP="007E67BE">
      <w:pPr>
        <w:spacing w:line="360" w:lineRule="auto"/>
        <w:rPr>
          <w:ins w:id="23933" w:author="UTENTE" w:date="2020-06-30T19:17:00Z"/>
          <w:lang w:val="en-US"/>
        </w:rPr>
      </w:pPr>
      <w:ins w:id="23934" w:author="UTENTE" w:date="2020-06-30T19:17:00Z">
        <w:r w:rsidRPr="00FB6609">
          <w:rPr>
            <w:lang w:val="en-US"/>
          </w:rPr>
          <w:t>Pet peeve: Dirty dishes</w:t>
        </w:r>
      </w:ins>
    </w:p>
    <w:p w14:paraId="0C3985E3" w14:textId="77777777" w:rsidR="007E67BE" w:rsidRPr="00FB6609" w:rsidRDefault="007E67BE" w:rsidP="007E67BE">
      <w:pPr>
        <w:spacing w:line="360" w:lineRule="auto"/>
        <w:rPr>
          <w:ins w:id="23935" w:author="UTENTE" w:date="2020-06-30T19:17:00Z"/>
          <w:lang w:val="en-US"/>
        </w:rPr>
      </w:pPr>
      <w:ins w:id="23936" w:author="UTENTE" w:date="2020-06-30T19:17:00Z">
        <w:r w:rsidRPr="00FB6609">
          <w:rPr>
            <w:lang w:val="en-US"/>
          </w:rPr>
          <w:t xml:space="preserve">Ash has been stuck in San Francisco for most of his life. Even though he dreams of becoming a famous artist (whether in music, digital art, or writing is up to the player!), he currently works the graveyard shift at a run-down little diner. </w:t>
        </w:r>
      </w:ins>
    </w:p>
    <w:p w14:paraId="15D21EFA" w14:textId="77777777" w:rsidR="007E67BE" w:rsidRPr="00FB6609" w:rsidRDefault="007E67BE" w:rsidP="007E67BE">
      <w:pPr>
        <w:spacing w:line="360" w:lineRule="auto"/>
        <w:rPr>
          <w:ins w:id="23937" w:author="UTENTE" w:date="2020-06-30T19:17:00Z"/>
          <w:lang w:val="en-US"/>
        </w:rPr>
      </w:pPr>
    </w:p>
    <w:p w14:paraId="38FB0832" w14:textId="77777777" w:rsidR="007E67BE" w:rsidRPr="00FB6609" w:rsidRDefault="007E67BE" w:rsidP="007E67BE">
      <w:pPr>
        <w:spacing w:line="360" w:lineRule="auto"/>
        <w:rPr>
          <w:ins w:id="23938" w:author="UTENTE" w:date="2020-06-30T19:17:00Z"/>
          <w:lang w:val="en-US"/>
        </w:rPr>
      </w:pPr>
      <w:ins w:id="23939" w:author="UTENTE" w:date="2020-06-30T19:17:00Z">
        <w:r w:rsidRPr="00FB6609">
          <w:rPr>
            <w:lang w:val="en-US"/>
          </w:rPr>
          <w:t>He's wry, tough, and determined by default, but his personality changes and grows throughout the course of the game!</w:t>
        </w:r>
      </w:ins>
    </w:p>
    <w:p w14:paraId="11763747" w14:textId="77777777" w:rsidR="007E67BE" w:rsidRPr="00FB6609" w:rsidRDefault="007E67BE" w:rsidP="007E67BE">
      <w:pPr>
        <w:spacing w:line="360" w:lineRule="auto"/>
        <w:rPr>
          <w:ins w:id="23940" w:author="UTENTE" w:date="2020-06-30T19:17:00Z"/>
          <w:lang w:val="en-US"/>
        </w:rPr>
      </w:pPr>
    </w:p>
    <w:p w14:paraId="7F335723" w14:textId="77777777" w:rsidR="007E67BE" w:rsidRPr="00FB6609" w:rsidRDefault="007E67BE" w:rsidP="007E67BE">
      <w:pPr>
        <w:spacing w:line="360" w:lineRule="auto"/>
        <w:rPr>
          <w:ins w:id="23941" w:author="UTENTE" w:date="2020-06-30T19:17:00Z"/>
          <w:lang w:val="en-US"/>
        </w:rPr>
      </w:pPr>
      <w:ins w:id="23942" w:author="UTENTE" w:date="2020-06-30T19:17:00Z">
        <w:r w:rsidRPr="00FB6609">
          <w:rPr>
            <w:lang w:val="en-US"/>
          </w:rPr>
          <w:t>Dominic</w:t>
        </w:r>
      </w:ins>
    </w:p>
    <w:p w14:paraId="6FA2CA54" w14:textId="77777777" w:rsidR="007E67BE" w:rsidRPr="00FB6609" w:rsidRDefault="007E67BE" w:rsidP="007E67BE">
      <w:pPr>
        <w:spacing w:line="360" w:lineRule="auto"/>
        <w:rPr>
          <w:ins w:id="23943" w:author="UTENTE" w:date="2020-06-30T19:17:00Z"/>
          <w:lang w:val="en-US"/>
        </w:rPr>
      </w:pPr>
      <w:ins w:id="23944" w:author="UTENTE" w:date="2020-06-30T19:17:00Z">
        <w:r w:rsidRPr="00FB6609">
          <w:rPr>
            <w:lang w:val="en-US"/>
          </w:rPr>
          <w:t>Age: 24</w:t>
        </w:r>
      </w:ins>
    </w:p>
    <w:p w14:paraId="5338F904" w14:textId="77777777" w:rsidR="007E67BE" w:rsidRPr="00FB6609" w:rsidRDefault="007E67BE" w:rsidP="007E67BE">
      <w:pPr>
        <w:spacing w:line="360" w:lineRule="auto"/>
        <w:rPr>
          <w:ins w:id="23945" w:author="UTENTE" w:date="2020-06-30T19:17:00Z"/>
          <w:lang w:val="en-US"/>
        </w:rPr>
      </w:pPr>
      <w:ins w:id="23946" w:author="UTENTE" w:date="2020-06-30T19:17:00Z">
        <w:r w:rsidRPr="00FB6609">
          <w:rPr>
            <w:lang w:val="en-US"/>
          </w:rPr>
          <w:t>Height: 6'3</w:t>
        </w:r>
      </w:ins>
    </w:p>
    <w:p w14:paraId="4BB5FC13" w14:textId="77777777" w:rsidR="007E67BE" w:rsidRPr="00FB6609" w:rsidRDefault="007E67BE" w:rsidP="007E67BE">
      <w:pPr>
        <w:spacing w:line="360" w:lineRule="auto"/>
        <w:rPr>
          <w:ins w:id="23947" w:author="UTENTE" w:date="2020-06-30T19:17:00Z"/>
          <w:lang w:val="en-US"/>
        </w:rPr>
      </w:pPr>
      <w:ins w:id="23948" w:author="UTENTE" w:date="2020-06-30T19:17:00Z">
        <w:r w:rsidRPr="00FB6609">
          <w:rPr>
            <w:lang w:val="en-US"/>
          </w:rPr>
          <w:t>Race: Vampire</w:t>
        </w:r>
      </w:ins>
    </w:p>
    <w:p w14:paraId="1F9434C7" w14:textId="77777777" w:rsidR="007E67BE" w:rsidRPr="00E038C2" w:rsidRDefault="007E67BE" w:rsidP="007E67BE">
      <w:pPr>
        <w:spacing w:line="360" w:lineRule="auto"/>
        <w:rPr>
          <w:ins w:id="23949" w:author="UTENTE" w:date="2020-06-30T19:17:00Z"/>
          <w:lang w:val="en-US"/>
        </w:rPr>
      </w:pPr>
      <w:ins w:id="23950" w:author="UTENTE" w:date="2020-06-30T19:17:00Z">
        <w:r w:rsidRPr="00E038C2">
          <w:rPr>
            <w:lang w:val="en-US"/>
          </w:rPr>
          <w:t>Quiet, cool, withdrawn</w:t>
        </w:r>
      </w:ins>
    </w:p>
    <w:p w14:paraId="13B981E6" w14:textId="77777777" w:rsidR="007E67BE" w:rsidRPr="00E038C2" w:rsidRDefault="007E67BE" w:rsidP="007E67BE">
      <w:pPr>
        <w:spacing w:line="360" w:lineRule="auto"/>
        <w:rPr>
          <w:ins w:id="23951" w:author="UTENTE" w:date="2020-06-30T19:17:00Z"/>
          <w:lang w:val="en-US"/>
        </w:rPr>
      </w:pPr>
      <w:ins w:id="23952" w:author="UTENTE" w:date="2020-06-30T19:17:00Z">
        <w:r w:rsidRPr="00E038C2">
          <w:rPr>
            <w:lang w:val="en-US"/>
          </w:rPr>
          <w:t>Bruiser, bodyguard</w:t>
        </w:r>
      </w:ins>
    </w:p>
    <w:p w14:paraId="4EB91298" w14:textId="77777777" w:rsidR="007E67BE" w:rsidRPr="00FB6609" w:rsidRDefault="007E67BE" w:rsidP="007E67BE">
      <w:pPr>
        <w:spacing w:line="360" w:lineRule="auto"/>
        <w:rPr>
          <w:ins w:id="23953" w:author="UTENTE" w:date="2020-06-30T19:17:00Z"/>
          <w:lang w:val="en-US"/>
        </w:rPr>
      </w:pPr>
      <w:ins w:id="23954" w:author="UTENTE" w:date="2020-06-30T19:17:00Z">
        <w:r w:rsidRPr="00FB6609">
          <w:rPr>
            <w:lang w:val="en-US"/>
          </w:rPr>
          <w:t>Fights for Clan Seirei</w:t>
        </w:r>
      </w:ins>
    </w:p>
    <w:p w14:paraId="2D0B3A58" w14:textId="77777777" w:rsidR="007E67BE" w:rsidRPr="00FB6609" w:rsidRDefault="007E67BE" w:rsidP="007E67BE">
      <w:pPr>
        <w:spacing w:line="360" w:lineRule="auto"/>
        <w:rPr>
          <w:ins w:id="23955" w:author="UTENTE" w:date="2020-06-30T19:17:00Z"/>
          <w:lang w:val="en-US"/>
        </w:rPr>
      </w:pPr>
      <w:ins w:id="23956" w:author="UTENTE" w:date="2020-06-30T19:17:00Z">
        <w:r w:rsidRPr="00FB6609">
          <w:rPr>
            <w:lang w:val="en-US"/>
          </w:rPr>
          <w:t>Favorite possession: Lighter</w:t>
        </w:r>
      </w:ins>
    </w:p>
    <w:p w14:paraId="22CA15BE" w14:textId="77777777" w:rsidR="007E67BE" w:rsidRPr="00FB6609" w:rsidRDefault="007E67BE" w:rsidP="007E67BE">
      <w:pPr>
        <w:spacing w:line="360" w:lineRule="auto"/>
        <w:rPr>
          <w:ins w:id="23957" w:author="UTENTE" w:date="2020-06-30T19:17:00Z"/>
          <w:lang w:val="en-US"/>
        </w:rPr>
      </w:pPr>
      <w:ins w:id="23958" w:author="UTENTE" w:date="2020-06-30T19:17:00Z">
        <w:r w:rsidRPr="00FB6609">
          <w:rPr>
            <w:lang w:val="en-US"/>
          </w:rPr>
          <w:t>Favorite city: New York</w:t>
        </w:r>
      </w:ins>
    </w:p>
    <w:p w14:paraId="3DB0D059" w14:textId="77777777" w:rsidR="007E67BE" w:rsidRPr="00FB6609" w:rsidRDefault="007E67BE" w:rsidP="007E67BE">
      <w:pPr>
        <w:spacing w:line="360" w:lineRule="auto"/>
        <w:rPr>
          <w:ins w:id="23959" w:author="UTENTE" w:date="2020-06-30T19:17:00Z"/>
          <w:lang w:val="en-US"/>
        </w:rPr>
      </w:pPr>
      <w:ins w:id="23960" w:author="UTENTE" w:date="2020-06-30T19:17:00Z">
        <w:r w:rsidRPr="00FB6609">
          <w:rPr>
            <w:lang w:val="en-US"/>
          </w:rPr>
          <w:t>Pet peeve: Rashness</w:t>
        </w:r>
      </w:ins>
    </w:p>
    <w:p w14:paraId="4335B442" w14:textId="77777777" w:rsidR="007E67BE" w:rsidRDefault="007E67BE" w:rsidP="007E67BE">
      <w:pPr>
        <w:rPr>
          <w:ins w:id="23961" w:author="UTENTE" w:date="2020-06-30T19:17:00Z"/>
          <w:lang w:val="en-US"/>
        </w:rPr>
      </w:pPr>
      <w:ins w:id="23962" w:author="UTENTE" w:date="2020-06-30T19:17:00Z">
        <w:r w:rsidRPr="00FB6609">
          <w:rPr>
            <w:lang w:val="en-US"/>
          </w:rPr>
          <w:t>Despite his intimidating appearance, Dominic prefers to keep to himself. A man of few words, he rarely offers any insight into his thoughts, but his silence suggests a deep conflict going on beneath the surface.</w:t>
        </w:r>
        <w:r>
          <w:rPr>
            <w:lang w:val="en-US"/>
          </w:rPr>
          <w:br w:type="page"/>
        </w:r>
      </w:ins>
    </w:p>
    <w:p w14:paraId="7E511E37" w14:textId="77777777" w:rsidR="007E67BE" w:rsidRPr="00725A7C" w:rsidRDefault="007E67BE" w:rsidP="007E67BE">
      <w:pPr>
        <w:spacing w:line="360" w:lineRule="auto"/>
        <w:rPr>
          <w:ins w:id="23963" w:author="UTENTE" w:date="2020-06-30T19:17:00Z"/>
        </w:rPr>
      </w:pPr>
      <w:ins w:id="23964" w:author="UTENTE" w:date="2020-06-30T19:17:00Z">
        <w:r w:rsidRPr="00725A7C">
          <w:lastRenderedPageBreak/>
          <w:t>&lt;Personaggi&gt;</w:t>
        </w:r>
      </w:ins>
    </w:p>
    <w:p w14:paraId="090126CF" w14:textId="77777777" w:rsidR="007E67BE" w:rsidRPr="00725A7C" w:rsidRDefault="007E67BE" w:rsidP="007E67BE">
      <w:pPr>
        <w:spacing w:line="360" w:lineRule="auto"/>
        <w:rPr>
          <w:ins w:id="23965" w:author="UTENTE" w:date="2020-06-30T19:17:00Z"/>
        </w:rPr>
      </w:pPr>
    </w:p>
    <w:p w14:paraId="0C3A8C5F" w14:textId="77777777" w:rsidR="007E67BE" w:rsidRPr="00725A7C" w:rsidRDefault="007E67BE" w:rsidP="007E67BE">
      <w:pPr>
        <w:spacing w:line="360" w:lineRule="auto"/>
        <w:rPr>
          <w:ins w:id="23966" w:author="UTENTE" w:date="2020-06-30T19:17:00Z"/>
        </w:rPr>
      </w:pPr>
      <w:ins w:id="23967" w:author="UTENTE" w:date="2020-06-30T19:17:00Z">
        <w:r w:rsidRPr="00725A7C">
          <w:t>&lt;MC&gt;</w:t>
        </w:r>
      </w:ins>
    </w:p>
    <w:p w14:paraId="3D27E2B1" w14:textId="77777777" w:rsidR="007E67BE" w:rsidRPr="00725A7C" w:rsidRDefault="007E67BE" w:rsidP="007E67BE">
      <w:pPr>
        <w:spacing w:line="360" w:lineRule="auto"/>
        <w:rPr>
          <w:ins w:id="23968" w:author="UTENTE" w:date="2020-06-30T19:17:00Z"/>
        </w:rPr>
      </w:pPr>
      <w:ins w:id="23969" w:author="UTENTE" w:date="2020-06-30T19:17:00Z">
        <w:r w:rsidRPr="00725A7C">
          <w:t>&lt;Rinominabile, Ash di default&gt;</w:t>
        </w:r>
      </w:ins>
    </w:p>
    <w:p w14:paraId="3E307366" w14:textId="77777777" w:rsidR="007E67BE" w:rsidRPr="00725A7C" w:rsidRDefault="007E67BE" w:rsidP="007E67BE">
      <w:pPr>
        <w:spacing w:line="360" w:lineRule="auto"/>
        <w:rPr>
          <w:ins w:id="23970" w:author="UTENTE" w:date="2020-06-30T19:17:00Z"/>
        </w:rPr>
      </w:pPr>
      <w:ins w:id="23971" w:author="UTENTE" w:date="2020-06-30T19:17:00Z">
        <w:r w:rsidRPr="00725A7C">
          <w:t>&lt;Età: 24&gt;</w:t>
        </w:r>
      </w:ins>
    </w:p>
    <w:p w14:paraId="63C7D463" w14:textId="77777777" w:rsidR="007E67BE" w:rsidRPr="00725A7C" w:rsidRDefault="007E67BE" w:rsidP="007E67BE">
      <w:pPr>
        <w:spacing w:line="360" w:lineRule="auto"/>
        <w:rPr>
          <w:ins w:id="23972" w:author="UTENTE" w:date="2020-06-30T19:17:00Z"/>
        </w:rPr>
      </w:pPr>
      <w:ins w:id="23973" w:author="UTENTE" w:date="2020-06-30T19:17:00Z">
        <w:r w:rsidRPr="00725A7C">
          <w:t>&lt;Altezza: 1,72&gt;</w:t>
        </w:r>
      </w:ins>
    </w:p>
    <w:p w14:paraId="042BCCFC" w14:textId="77777777" w:rsidR="007E67BE" w:rsidRPr="00725A7C" w:rsidRDefault="007E67BE" w:rsidP="007E67BE">
      <w:pPr>
        <w:spacing w:line="360" w:lineRule="auto"/>
        <w:rPr>
          <w:ins w:id="23974" w:author="UTENTE" w:date="2020-06-30T19:17:00Z"/>
        </w:rPr>
      </w:pPr>
      <w:ins w:id="23975" w:author="UTENTE" w:date="2020-06-30T19:17:00Z">
        <w:r w:rsidRPr="00725A7C">
          <w:t>&lt;Razza: Umana&gt;</w:t>
        </w:r>
      </w:ins>
    </w:p>
    <w:p w14:paraId="1F638C0E" w14:textId="77777777" w:rsidR="007E67BE" w:rsidRPr="00725A7C" w:rsidRDefault="007E67BE" w:rsidP="007E67BE">
      <w:pPr>
        <w:spacing w:line="360" w:lineRule="auto"/>
        <w:rPr>
          <w:ins w:id="23976" w:author="UTENTE" w:date="2020-06-30T19:17:00Z"/>
        </w:rPr>
      </w:pPr>
      <w:ins w:id="23977" w:author="UTENTE" w:date="2020-06-30T19:17:00Z">
        <w:r w:rsidRPr="00725A7C">
          <w:t>&lt;Personalità modificabile&gt;</w:t>
        </w:r>
      </w:ins>
    </w:p>
    <w:p w14:paraId="4900CAE1" w14:textId="77777777" w:rsidR="007E67BE" w:rsidRPr="00725A7C" w:rsidRDefault="007E67BE" w:rsidP="007E67BE">
      <w:pPr>
        <w:spacing w:line="360" w:lineRule="auto"/>
        <w:rPr>
          <w:ins w:id="23978" w:author="UTENTE" w:date="2020-06-30T19:17:00Z"/>
        </w:rPr>
      </w:pPr>
      <w:ins w:id="23979" w:author="UTENTE" w:date="2020-06-30T19:17:00Z">
        <w:r w:rsidRPr="00725A7C">
          <w:t>&lt;Interessi modificabili&gt;</w:t>
        </w:r>
      </w:ins>
    </w:p>
    <w:p w14:paraId="3E73F2C1" w14:textId="77777777" w:rsidR="007E67BE" w:rsidRPr="00725A7C" w:rsidRDefault="007E67BE" w:rsidP="007E67BE">
      <w:pPr>
        <w:spacing w:line="360" w:lineRule="auto"/>
        <w:rPr>
          <w:ins w:id="23980" w:author="UTENTE" w:date="2020-06-30T19:17:00Z"/>
        </w:rPr>
      </w:pPr>
      <w:ins w:id="23981" w:author="UTENTE" w:date="2020-06-30T19:17:00Z">
        <w:r w:rsidRPr="00725A7C">
          <w:t>&lt;Fa il turno di notte in una tavola calda&gt;</w:t>
        </w:r>
      </w:ins>
    </w:p>
    <w:p w14:paraId="0134A7DD" w14:textId="77777777" w:rsidR="007E67BE" w:rsidRPr="00725A7C" w:rsidRDefault="007E67BE" w:rsidP="007E67BE">
      <w:pPr>
        <w:spacing w:line="360" w:lineRule="auto"/>
        <w:rPr>
          <w:ins w:id="23982" w:author="UTENTE" w:date="2020-06-30T19:17:00Z"/>
        </w:rPr>
      </w:pPr>
      <w:ins w:id="23983" w:author="UTENTE" w:date="2020-06-30T19:17:00Z">
        <w:r w:rsidRPr="00725A7C">
          <w:t>&lt;Piatto preferito: pasta&gt;</w:t>
        </w:r>
      </w:ins>
    </w:p>
    <w:p w14:paraId="5C188347" w14:textId="77777777" w:rsidR="007E67BE" w:rsidRPr="00725A7C" w:rsidRDefault="007E67BE" w:rsidP="007E67BE">
      <w:pPr>
        <w:spacing w:line="360" w:lineRule="auto"/>
        <w:rPr>
          <w:ins w:id="23984" w:author="UTENTE" w:date="2020-06-30T19:17:00Z"/>
        </w:rPr>
      </w:pPr>
      <w:ins w:id="23985" w:author="UTENTE" w:date="2020-06-30T19:17:00Z">
        <w:r w:rsidRPr="00725A7C">
          <w:t>&lt;Colore preferito: viola&gt;</w:t>
        </w:r>
      </w:ins>
    </w:p>
    <w:p w14:paraId="33712B43" w14:textId="77777777" w:rsidR="007E67BE" w:rsidRPr="00725A7C" w:rsidRDefault="007E67BE" w:rsidP="007E67BE">
      <w:pPr>
        <w:spacing w:line="360" w:lineRule="auto"/>
        <w:rPr>
          <w:ins w:id="23986" w:author="UTENTE" w:date="2020-06-30T19:17:00Z"/>
        </w:rPr>
      </w:pPr>
      <w:ins w:id="23987" w:author="UTENTE" w:date="2020-06-30T19:17:00Z">
        <w:r w:rsidRPr="00725A7C">
          <w:t>&lt;Odia: piatti sporchi&gt;</w:t>
        </w:r>
      </w:ins>
    </w:p>
    <w:p w14:paraId="179580EF" w14:textId="77777777" w:rsidR="007E67BE" w:rsidRPr="00725A7C" w:rsidRDefault="007E67BE" w:rsidP="007E67BE">
      <w:pPr>
        <w:spacing w:line="360" w:lineRule="auto"/>
        <w:rPr>
          <w:ins w:id="23988" w:author="UTENTE" w:date="2020-06-30T19:17:00Z"/>
        </w:rPr>
      </w:pPr>
      <w:ins w:id="23989" w:author="UTENTE" w:date="2020-06-30T19:17:00Z">
        <w:r w:rsidRPr="00725A7C">
          <w:t>&lt;Ash è rimasto bloccato a San Francisco per gran parte della sua vita. Anche se sogna di diventare un artista famoso (sta al giocatore decidere se nella musica, nell’illustrazione digitale o nella scrittura!), al momento fa il turno di notte in una piccola tavola calda decadente&gt;</w:t>
        </w:r>
      </w:ins>
    </w:p>
    <w:p w14:paraId="5D801143" w14:textId="77777777" w:rsidR="007E67BE" w:rsidRDefault="007E67BE" w:rsidP="007E67BE">
      <w:pPr>
        <w:spacing w:line="360" w:lineRule="auto"/>
        <w:rPr>
          <w:ins w:id="23990" w:author="UTENTE" w:date="2020-06-30T19:17:00Z"/>
        </w:rPr>
      </w:pPr>
    </w:p>
    <w:p w14:paraId="15231946" w14:textId="77777777" w:rsidR="007E67BE" w:rsidRPr="00725A7C" w:rsidRDefault="007E67BE" w:rsidP="007E67BE">
      <w:pPr>
        <w:spacing w:line="360" w:lineRule="auto"/>
        <w:rPr>
          <w:ins w:id="23991" w:author="UTENTE" w:date="2020-06-30T19:17:00Z"/>
        </w:rPr>
      </w:pPr>
      <w:ins w:id="23992" w:author="UTENTE" w:date="2020-06-30T19:17:00Z">
        <w:r w:rsidRPr="00725A7C">
          <w:t>&lt;È sveglio, tenace e determinato di natura, ma la sua personalità cambia e si sviluppa nel corso del gioco!&gt;</w:t>
        </w:r>
      </w:ins>
    </w:p>
    <w:p w14:paraId="7E8D5569" w14:textId="77777777" w:rsidR="007E67BE" w:rsidRPr="00725A7C" w:rsidRDefault="007E67BE" w:rsidP="007E67BE">
      <w:pPr>
        <w:spacing w:line="360" w:lineRule="auto"/>
        <w:rPr>
          <w:ins w:id="23993" w:author="UTENTE" w:date="2020-06-30T19:17:00Z"/>
        </w:rPr>
      </w:pPr>
    </w:p>
    <w:p w14:paraId="0F12AC30" w14:textId="77777777" w:rsidR="007E67BE" w:rsidRPr="00725A7C" w:rsidRDefault="007E67BE" w:rsidP="007E67BE">
      <w:pPr>
        <w:spacing w:line="360" w:lineRule="auto"/>
        <w:rPr>
          <w:ins w:id="23994" w:author="UTENTE" w:date="2020-06-30T19:17:00Z"/>
        </w:rPr>
      </w:pPr>
      <w:ins w:id="23995" w:author="UTENTE" w:date="2020-06-30T19:17:00Z">
        <w:r w:rsidRPr="00725A7C">
          <w:t>&lt;Dominic&gt;</w:t>
        </w:r>
      </w:ins>
    </w:p>
    <w:p w14:paraId="5A645779" w14:textId="77777777" w:rsidR="007E67BE" w:rsidRPr="00725A7C" w:rsidRDefault="007E67BE" w:rsidP="007E67BE">
      <w:pPr>
        <w:spacing w:line="360" w:lineRule="auto"/>
        <w:rPr>
          <w:ins w:id="23996" w:author="UTENTE" w:date="2020-06-30T19:17:00Z"/>
        </w:rPr>
      </w:pPr>
      <w:ins w:id="23997" w:author="UTENTE" w:date="2020-06-30T19:17:00Z">
        <w:r w:rsidRPr="00725A7C">
          <w:t>&lt;Età: 24&gt;</w:t>
        </w:r>
      </w:ins>
    </w:p>
    <w:p w14:paraId="567C92F9" w14:textId="77777777" w:rsidR="007E67BE" w:rsidRPr="00725A7C" w:rsidRDefault="007E67BE" w:rsidP="007E67BE">
      <w:pPr>
        <w:spacing w:line="360" w:lineRule="auto"/>
        <w:rPr>
          <w:ins w:id="23998" w:author="UTENTE" w:date="2020-06-30T19:17:00Z"/>
        </w:rPr>
      </w:pPr>
      <w:ins w:id="23999" w:author="UTENTE" w:date="2020-06-30T19:17:00Z">
        <w:r w:rsidRPr="00725A7C">
          <w:t>&lt;Altezza: 1,90&gt;</w:t>
        </w:r>
      </w:ins>
    </w:p>
    <w:p w14:paraId="041F4861" w14:textId="77777777" w:rsidR="007E67BE" w:rsidRPr="00725A7C" w:rsidRDefault="007E67BE" w:rsidP="007E67BE">
      <w:pPr>
        <w:spacing w:line="360" w:lineRule="auto"/>
        <w:rPr>
          <w:ins w:id="24000" w:author="UTENTE" w:date="2020-06-30T19:17:00Z"/>
        </w:rPr>
      </w:pPr>
      <w:ins w:id="24001" w:author="UTENTE" w:date="2020-06-30T19:17:00Z">
        <w:r w:rsidRPr="00725A7C">
          <w:t>&lt;Razza: Vampiro&gt;</w:t>
        </w:r>
      </w:ins>
    </w:p>
    <w:p w14:paraId="3F28769F" w14:textId="77777777" w:rsidR="007E67BE" w:rsidRPr="00725A7C" w:rsidRDefault="007E67BE" w:rsidP="007E67BE">
      <w:pPr>
        <w:spacing w:line="360" w:lineRule="auto"/>
        <w:rPr>
          <w:ins w:id="24002" w:author="UTENTE" w:date="2020-06-30T19:17:00Z"/>
        </w:rPr>
      </w:pPr>
      <w:ins w:id="24003" w:author="UTENTE" w:date="2020-06-30T19:17:00Z">
        <w:r w:rsidRPr="00725A7C">
          <w:t>&lt;Silenzioso, tranquillo e riservato&gt;</w:t>
        </w:r>
      </w:ins>
    </w:p>
    <w:p w14:paraId="0E5B933F" w14:textId="77777777" w:rsidR="007E67BE" w:rsidRPr="00725A7C" w:rsidRDefault="007E67BE" w:rsidP="007E67BE">
      <w:pPr>
        <w:spacing w:line="360" w:lineRule="auto"/>
        <w:rPr>
          <w:ins w:id="24004" w:author="UTENTE" w:date="2020-06-30T19:17:00Z"/>
        </w:rPr>
      </w:pPr>
      <w:ins w:id="24005" w:author="UTENTE" w:date="2020-06-30T19:17:00Z">
        <w:r w:rsidRPr="00725A7C">
          <w:t>&lt;Massiccio, guardia del corpo&gt;</w:t>
        </w:r>
      </w:ins>
    </w:p>
    <w:p w14:paraId="6A2C976C" w14:textId="77777777" w:rsidR="007E67BE" w:rsidRPr="00725A7C" w:rsidRDefault="007E67BE" w:rsidP="007E67BE">
      <w:pPr>
        <w:spacing w:line="360" w:lineRule="auto"/>
        <w:rPr>
          <w:ins w:id="24006" w:author="UTENTE" w:date="2020-06-30T19:17:00Z"/>
        </w:rPr>
      </w:pPr>
      <w:ins w:id="24007" w:author="UTENTE" w:date="2020-06-30T19:17:00Z">
        <w:r w:rsidRPr="00725A7C">
          <w:t>&lt;Combatte per il Clan Seirei&gt;</w:t>
        </w:r>
      </w:ins>
    </w:p>
    <w:p w14:paraId="4BBA0BA3" w14:textId="77777777" w:rsidR="007E67BE" w:rsidRPr="00725A7C" w:rsidRDefault="007E67BE" w:rsidP="007E67BE">
      <w:pPr>
        <w:spacing w:line="360" w:lineRule="auto"/>
        <w:rPr>
          <w:ins w:id="24008" w:author="UTENTE" w:date="2020-06-30T19:17:00Z"/>
        </w:rPr>
      </w:pPr>
      <w:ins w:id="24009" w:author="UTENTE" w:date="2020-06-30T19:17:00Z">
        <w:r w:rsidRPr="00725A7C">
          <w:t>&lt;Oggetto preferito: accendino&gt;</w:t>
        </w:r>
      </w:ins>
    </w:p>
    <w:p w14:paraId="3B5D3A4A" w14:textId="77777777" w:rsidR="007E67BE" w:rsidRPr="00725A7C" w:rsidRDefault="007E67BE" w:rsidP="007E67BE">
      <w:pPr>
        <w:spacing w:line="360" w:lineRule="auto"/>
        <w:rPr>
          <w:ins w:id="24010" w:author="UTENTE" w:date="2020-06-30T19:17:00Z"/>
        </w:rPr>
      </w:pPr>
      <w:ins w:id="24011" w:author="UTENTE" w:date="2020-06-30T19:17:00Z">
        <w:r w:rsidRPr="00725A7C">
          <w:t>&lt;Città preferita: New York&gt;</w:t>
        </w:r>
      </w:ins>
    </w:p>
    <w:p w14:paraId="02920D11" w14:textId="77777777" w:rsidR="007E67BE" w:rsidRPr="00725A7C" w:rsidRDefault="007E67BE" w:rsidP="007E67BE">
      <w:pPr>
        <w:spacing w:line="360" w:lineRule="auto"/>
        <w:rPr>
          <w:ins w:id="24012" w:author="UTENTE" w:date="2020-06-30T19:17:00Z"/>
        </w:rPr>
      </w:pPr>
      <w:ins w:id="24013" w:author="UTENTE" w:date="2020-06-30T19:17:00Z">
        <w:r w:rsidRPr="00725A7C">
          <w:t>&lt;Odia: imprudenza&gt;</w:t>
        </w:r>
      </w:ins>
    </w:p>
    <w:p w14:paraId="380BF308" w14:textId="77777777" w:rsidR="007E67BE" w:rsidRDefault="007E67BE" w:rsidP="007E67BE">
      <w:pPr>
        <w:spacing w:line="360" w:lineRule="auto"/>
        <w:rPr>
          <w:ins w:id="24014" w:author="UTENTE" w:date="2020-06-30T19:17:00Z"/>
        </w:rPr>
      </w:pPr>
      <w:ins w:id="24015" w:author="UTENTE" w:date="2020-06-30T19:17:00Z">
        <w:r w:rsidRPr="00725A7C">
          <w:t>&lt;Nonostante il suo aspetto minaccioso, Dominic preferisce stare sulle sue. Un uomo di poche parole, raramente apre uno spiraglio sui suoi pensieri, ma il suo silenzio suggerisce un profondo conflitto interiore.&gt;</w:t>
        </w:r>
        <w:r>
          <w:br w:type="page"/>
        </w:r>
      </w:ins>
    </w:p>
    <w:p w14:paraId="3D775A0B" w14:textId="23F2825A" w:rsidR="007E67BE" w:rsidRPr="00FB6609" w:rsidRDefault="007E67BE" w:rsidP="007E67BE">
      <w:pPr>
        <w:spacing w:line="360" w:lineRule="auto"/>
        <w:rPr>
          <w:ins w:id="24016" w:author="UTENTE" w:date="2020-06-30T19:17:00Z"/>
          <w:lang w:val="en-US"/>
        </w:rPr>
      </w:pPr>
      <w:ins w:id="24017" w:author="UTENTE" w:date="2020-06-30T19:17:00Z">
        <w:r w:rsidRPr="00FB6609">
          <w:rPr>
            <w:lang w:val="en-US"/>
          </w:rPr>
          <w:lastRenderedPageBreak/>
          <w:t>Isaac</w:t>
        </w:r>
      </w:ins>
    </w:p>
    <w:p w14:paraId="26C62433" w14:textId="77777777" w:rsidR="007E67BE" w:rsidRPr="00FB6609" w:rsidRDefault="007E67BE" w:rsidP="007E67BE">
      <w:pPr>
        <w:spacing w:line="360" w:lineRule="auto"/>
        <w:rPr>
          <w:ins w:id="24018" w:author="UTENTE" w:date="2020-06-30T19:17:00Z"/>
          <w:lang w:val="en-US"/>
        </w:rPr>
      </w:pPr>
      <w:ins w:id="24019" w:author="UTENTE" w:date="2020-06-30T19:17:00Z">
        <w:r w:rsidRPr="00FB6609">
          <w:rPr>
            <w:lang w:val="en-US"/>
          </w:rPr>
          <w:t>Age: 27</w:t>
        </w:r>
      </w:ins>
    </w:p>
    <w:p w14:paraId="1A6787F4" w14:textId="77777777" w:rsidR="007E67BE" w:rsidRPr="00FB6609" w:rsidRDefault="007E67BE" w:rsidP="007E67BE">
      <w:pPr>
        <w:spacing w:line="360" w:lineRule="auto"/>
        <w:rPr>
          <w:ins w:id="24020" w:author="UTENTE" w:date="2020-06-30T19:17:00Z"/>
          <w:lang w:val="en-US"/>
        </w:rPr>
      </w:pPr>
      <w:ins w:id="24021" w:author="UTENTE" w:date="2020-06-30T19:17:00Z">
        <w:r w:rsidRPr="00FB6609">
          <w:rPr>
            <w:lang w:val="en-US"/>
          </w:rPr>
          <w:t>Height: 6'1</w:t>
        </w:r>
      </w:ins>
    </w:p>
    <w:p w14:paraId="10D763CD" w14:textId="77777777" w:rsidR="007E67BE" w:rsidRPr="00FB6609" w:rsidRDefault="007E67BE" w:rsidP="007E67BE">
      <w:pPr>
        <w:spacing w:line="360" w:lineRule="auto"/>
        <w:rPr>
          <w:ins w:id="24022" w:author="UTENTE" w:date="2020-06-30T19:17:00Z"/>
          <w:lang w:val="en-US"/>
        </w:rPr>
      </w:pPr>
      <w:ins w:id="24023" w:author="UTENTE" w:date="2020-06-30T19:17:00Z">
        <w:r w:rsidRPr="00FB6609">
          <w:rPr>
            <w:lang w:val="en-US"/>
          </w:rPr>
          <w:t>Race: Human</w:t>
        </w:r>
      </w:ins>
    </w:p>
    <w:p w14:paraId="321C5FE1" w14:textId="77777777" w:rsidR="007E67BE" w:rsidRPr="00FB6609" w:rsidRDefault="007E67BE" w:rsidP="007E67BE">
      <w:pPr>
        <w:spacing w:line="360" w:lineRule="auto"/>
        <w:rPr>
          <w:ins w:id="24024" w:author="UTENTE" w:date="2020-06-30T19:17:00Z"/>
          <w:lang w:val="en-US"/>
        </w:rPr>
      </w:pPr>
      <w:ins w:id="24025" w:author="UTENTE" w:date="2020-06-30T19:17:00Z">
        <w:r w:rsidRPr="00FB6609">
          <w:rPr>
            <w:lang w:val="en-US"/>
          </w:rPr>
          <w:t>Charming, elegant, crafty</w:t>
        </w:r>
      </w:ins>
    </w:p>
    <w:p w14:paraId="0596FB41" w14:textId="77777777" w:rsidR="007E67BE" w:rsidRPr="00FB6609" w:rsidRDefault="007E67BE" w:rsidP="007E67BE">
      <w:pPr>
        <w:spacing w:line="360" w:lineRule="auto"/>
        <w:rPr>
          <w:ins w:id="24026" w:author="UTENTE" w:date="2020-06-30T19:17:00Z"/>
          <w:lang w:val="en-US"/>
        </w:rPr>
      </w:pPr>
      <w:ins w:id="24027" w:author="UTENTE" w:date="2020-06-30T19:17:00Z">
        <w:r w:rsidRPr="00FB6609">
          <w:rPr>
            <w:lang w:val="en-US"/>
          </w:rPr>
          <w:t>Information/weapons broker</w:t>
        </w:r>
      </w:ins>
    </w:p>
    <w:p w14:paraId="0C31AF27" w14:textId="77777777" w:rsidR="007E67BE" w:rsidRPr="00FB6609" w:rsidRDefault="007E67BE" w:rsidP="007E67BE">
      <w:pPr>
        <w:spacing w:line="360" w:lineRule="auto"/>
        <w:rPr>
          <w:ins w:id="24028" w:author="UTENTE" w:date="2020-06-30T19:17:00Z"/>
          <w:lang w:val="en-US"/>
        </w:rPr>
      </w:pPr>
      <w:ins w:id="24029" w:author="UTENTE" w:date="2020-06-30T19:17:00Z">
        <w:r w:rsidRPr="00FB6609">
          <w:rPr>
            <w:lang w:val="en-US"/>
          </w:rPr>
          <w:t>Neutral to clans</w:t>
        </w:r>
      </w:ins>
    </w:p>
    <w:p w14:paraId="69192A08" w14:textId="77777777" w:rsidR="007E67BE" w:rsidRPr="00FB6609" w:rsidRDefault="007E67BE" w:rsidP="007E67BE">
      <w:pPr>
        <w:spacing w:line="360" w:lineRule="auto"/>
        <w:rPr>
          <w:ins w:id="24030" w:author="UTENTE" w:date="2020-06-30T19:17:00Z"/>
          <w:lang w:val="en-US"/>
        </w:rPr>
      </w:pPr>
      <w:ins w:id="24031" w:author="UTENTE" w:date="2020-06-30T19:17:00Z">
        <w:r w:rsidRPr="00FB6609">
          <w:rPr>
            <w:lang w:val="en-US"/>
          </w:rPr>
          <w:t>Favorite flavor: Coffee</w:t>
        </w:r>
      </w:ins>
    </w:p>
    <w:p w14:paraId="056E5DF6" w14:textId="77777777" w:rsidR="007E67BE" w:rsidRPr="00FB6609" w:rsidRDefault="007E67BE" w:rsidP="007E67BE">
      <w:pPr>
        <w:spacing w:line="360" w:lineRule="auto"/>
        <w:rPr>
          <w:ins w:id="24032" w:author="UTENTE" w:date="2020-06-30T19:17:00Z"/>
          <w:lang w:val="en-US"/>
        </w:rPr>
      </w:pPr>
      <w:ins w:id="24033" w:author="UTENTE" w:date="2020-06-30T19:17:00Z">
        <w:r w:rsidRPr="00FB6609">
          <w:rPr>
            <w:lang w:val="en-US"/>
          </w:rPr>
          <w:t>Favorite animal: Crow</w:t>
        </w:r>
      </w:ins>
    </w:p>
    <w:p w14:paraId="76174CCD" w14:textId="77777777" w:rsidR="007E67BE" w:rsidRPr="00FB6609" w:rsidRDefault="007E67BE" w:rsidP="007E67BE">
      <w:pPr>
        <w:spacing w:line="360" w:lineRule="auto"/>
        <w:rPr>
          <w:ins w:id="24034" w:author="UTENTE" w:date="2020-06-30T19:17:00Z"/>
          <w:lang w:val="en-US"/>
        </w:rPr>
      </w:pPr>
      <w:ins w:id="24035" w:author="UTENTE" w:date="2020-06-30T19:17:00Z">
        <w:r w:rsidRPr="00FB6609">
          <w:rPr>
            <w:lang w:val="en-US"/>
          </w:rPr>
          <w:t>Pet peeve: Bad coffee</w:t>
        </w:r>
      </w:ins>
    </w:p>
    <w:p w14:paraId="76EA5BA4" w14:textId="77777777" w:rsidR="007E67BE" w:rsidRPr="00FB6609" w:rsidRDefault="007E67BE" w:rsidP="007E67BE">
      <w:pPr>
        <w:spacing w:line="360" w:lineRule="auto"/>
        <w:rPr>
          <w:ins w:id="24036" w:author="UTENTE" w:date="2020-06-30T19:17:00Z"/>
          <w:lang w:val="en-US"/>
        </w:rPr>
      </w:pPr>
      <w:ins w:id="24037" w:author="UTENTE" w:date="2020-06-30T19:17:00Z">
        <w:r w:rsidRPr="00FB6609">
          <w:rPr>
            <w:lang w:val="en-US"/>
          </w:rPr>
          <w:t>Isaac reeks of "unscrupulous businessman," and makes no effort to hide it. He seems very out of place among the rough, unrefined types who hang around San Fran's seedy parts, though there's a good reason for the company he keeps.</w:t>
        </w:r>
      </w:ins>
    </w:p>
    <w:p w14:paraId="17CA967F" w14:textId="77777777" w:rsidR="007E67BE" w:rsidRPr="00FB6609" w:rsidRDefault="007E67BE" w:rsidP="007E67BE">
      <w:pPr>
        <w:spacing w:line="360" w:lineRule="auto"/>
        <w:rPr>
          <w:ins w:id="24038" w:author="UTENTE" w:date="2020-06-30T19:17:00Z"/>
          <w:lang w:val="en-US"/>
        </w:rPr>
      </w:pPr>
    </w:p>
    <w:p w14:paraId="51FC399D" w14:textId="77777777" w:rsidR="007E67BE" w:rsidRPr="00FB6609" w:rsidRDefault="007E67BE" w:rsidP="007E67BE">
      <w:pPr>
        <w:spacing w:line="360" w:lineRule="auto"/>
        <w:rPr>
          <w:ins w:id="24039" w:author="UTENTE" w:date="2020-06-30T19:17:00Z"/>
          <w:lang w:val="en-US"/>
        </w:rPr>
      </w:pPr>
      <w:ins w:id="24040" w:author="UTENTE" w:date="2020-06-30T19:17:00Z">
        <w:r w:rsidRPr="00FB6609">
          <w:rPr>
            <w:lang w:val="en-US"/>
          </w:rPr>
          <w:t>Rex</w:t>
        </w:r>
      </w:ins>
    </w:p>
    <w:p w14:paraId="543B0DB5" w14:textId="77777777" w:rsidR="007E67BE" w:rsidRPr="00FB6609" w:rsidRDefault="007E67BE" w:rsidP="007E67BE">
      <w:pPr>
        <w:spacing w:line="360" w:lineRule="auto"/>
        <w:rPr>
          <w:ins w:id="24041" w:author="UTENTE" w:date="2020-06-30T19:17:00Z"/>
          <w:lang w:val="en-US"/>
        </w:rPr>
      </w:pPr>
      <w:ins w:id="24042" w:author="UTENTE" w:date="2020-06-30T19:17:00Z">
        <w:r w:rsidRPr="00FB6609">
          <w:rPr>
            <w:lang w:val="en-US"/>
          </w:rPr>
          <w:t>Age: 21</w:t>
        </w:r>
      </w:ins>
    </w:p>
    <w:p w14:paraId="7889B224" w14:textId="77777777" w:rsidR="007E67BE" w:rsidRPr="00FB6609" w:rsidRDefault="007E67BE" w:rsidP="007E67BE">
      <w:pPr>
        <w:spacing w:line="360" w:lineRule="auto"/>
        <w:rPr>
          <w:ins w:id="24043" w:author="UTENTE" w:date="2020-06-30T19:17:00Z"/>
          <w:lang w:val="en-US"/>
        </w:rPr>
      </w:pPr>
      <w:ins w:id="24044" w:author="UTENTE" w:date="2020-06-30T19:17:00Z">
        <w:r w:rsidRPr="00FB6609">
          <w:rPr>
            <w:lang w:val="en-US"/>
          </w:rPr>
          <w:t>Height: 5'10</w:t>
        </w:r>
      </w:ins>
    </w:p>
    <w:p w14:paraId="558403AA" w14:textId="77777777" w:rsidR="007E67BE" w:rsidRPr="00FB6609" w:rsidRDefault="007E67BE" w:rsidP="007E67BE">
      <w:pPr>
        <w:spacing w:line="360" w:lineRule="auto"/>
        <w:rPr>
          <w:ins w:id="24045" w:author="UTENTE" w:date="2020-06-30T19:17:00Z"/>
          <w:lang w:val="en-US"/>
        </w:rPr>
      </w:pPr>
      <w:ins w:id="24046" w:author="UTENTE" w:date="2020-06-30T19:17:00Z">
        <w:r w:rsidRPr="00FB6609">
          <w:rPr>
            <w:lang w:val="en-US"/>
          </w:rPr>
          <w:t>Race: Vampire</w:t>
        </w:r>
      </w:ins>
    </w:p>
    <w:p w14:paraId="448D82E0" w14:textId="77777777" w:rsidR="007E67BE" w:rsidRPr="00FB6609" w:rsidRDefault="007E67BE" w:rsidP="007E67BE">
      <w:pPr>
        <w:spacing w:line="360" w:lineRule="auto"/>
        <w:rPr>
          <w:ins w:id="24047" w:author="UTENTE" w:date="2020-06-30T19:17:00Z"/>
          <w:lang w:val="en-US"/>
        </w:rPr>
      </w:pPr>
      <w:ins w:id="24048" w:author="UTENTE" w:date="2020-06-30T19:17:00Z">
        <w:r w:rsidRPr="00FB6609">
          <w:rPr>
            <w:lang w:val="en-US"/>
          </w:rPr>
          <w:t>Rebel, impulsive, punk</w:t>
        </w:r>
      </w:ins>
    </w:p>
    <w:p w14:paraId="03E2975B" w14:textId="77777777" w:rsidR="007E67BE" w:rsidRPr="00FB6609" w:rsidRDefault="007E67BE" w:rsidP="007E67BE">
      <w:pPr>
        <w:spacing w:line="360" w:lineRule="auto"/>
        <w:rPr>
          <w:ins w:id="24049" w:author="UTENTE" w:date="2020-06-30T19:17:00Z"/>
          <w:lang w:val="en-US"/>
        </w:rPr>
      </w:pPr>
      <w:ins w:id="24050" w:author="UTENTE" w:date="2020-06-30T19:17:00Z">
        <w:r w:rsidRPr="00FB6609">
          <w:rPr>
            <w:lang w:val="en-US"/>
          </w:rPr>
          <w:t>Hunter, fighter</w:t>
        </w:r>
      </w:ins>
    </w:p>
    <w:p w14:paraId="26D53894" w14:textId="77777777" w:rsidR="007E67BE" w:rsidRPr="00FB6609" w:rsidRDefault="007E67BE" w:rsidP="007E67BE">
      <w:pPr>
        <w:spacing w:line="360" w:lineRule="auto"/>
        <w:rPr>
          <w:ins w:id="24051" w:author="UTENTE" w:date="2020-06-30T19:17:00Z"/>
          <w:lang w:val="en-US"/>
        </w:rPr>
      </w:pPr>
      <w:ins w:id="24052" w:author="UTENTE" w:date="2020-06-30T19:17:00Z">
        <w:r w:rsidRPr="00FB6609">
          <w:rPr>
            <w:lang w:val="en-US"/>
          </w:rPr>
          <w:t>Part of Clan Helgen</w:t>
        </w:r>
      </w:ins>
    </w:p>
    <w:p w14:paraId="5CE85A49" w14:textId="77777777" w:rsidR="007E67BE" w:rsidRPr="00FB6609" w:rsidRDefault="007E67BE" w:rsidP="007E67BE">
      <w:pPr>
        <w:spacing w:line="360" w:lineRule="auto"/>
        <w:rPr>
          <w:ins w:id="24053" w:author="UTENTE" w:date="2020-06-30T19:17:00Z"/>
          <w:lang w:val="en-US"/>
        </w:rPr>
      </w:pPr>
      <w:ins w:id="24054" w:author="UTENTE" w:date="2020-06-30T19:17:00Z">
        <w:r w:rsidRPr="00FB6609">
          <w:rPr>
            <w:lang w:val="en-US"/>
          </w:rPr>
          <w:t>Favorite weapon: Fists</w:t>
        </w:r>
      </w:ins>
    </w:p>
    <w:p w14:paraId="58DC7829" w14:textId="77777777" w:rsidR="007E67BE" w:rsidRPr="00FB6609" w:rsidRDefault="007E67BE" w:rsidP="007E67BE">
      <w:pPr>
        <w:spacing w:line="360" w:lineRule="auto"/>
        <w:rPr>
          <w:ins w:id="24055" w:author="UTENTE" w:date="2020-06-30T19:17:00Z"/>
          <w:lang w:val="en-US"/>
        </w:rPr>
      </w:pPr>
      <w:ins w:id="24056" w:author="UTENTE" w:date="2020-06-30T19:17:00Z">
        <w:r w:rsidRPr="00FB6609">
          <w:rPr>
            <w:lang w:val="en-US"/>
          </w:rPr>
          <w:t>Favorite clothes: Leather</w:t>
        </w:r>
      </w:ins>
    </w:p>
    <w:p w14:paraId="1CFAAE57" w14:textId="77777777" w:rsidR="007E67BE" w:rsidRPr="00FB6609" w:rsidRDefault="007E67BE" w:rsidP="007E67BE">
      <w:pPr>
        <w:spacing w:line="360" w:lineRule="auto"/>
        <w:rPr>
          <w:ins w:id="24057" w:author="UTENTE" w:date="2020-06-30T19:17:00Z"/>
          <w:lang w:val="en-US"/>
        </w:rPr>
      </w:pPr>
      <w:ins w:id="24058" w:author="UTENTE" w:date="2020-06-30T19:17:00Z">
        <w:r w:rsidRPr="00FB6609">
          <w:rPr>
            <w:lang w:val="en-US"/>
          </w:rPr>
          <w:t>Pet peeve: Authority</w:t>
        </w:r>
      </w:ins>
    </w:p>
    <w:p w14:paraId="57FEF33B" w14:textId="77777777" w:rsidR="007E67BE" w:rsidRPr="00FB6609" w:rsidRDefault="007E67BE" w:rsidP="007E67BE">
      <w:pPr>
        <w:spacing w:line="360" w:lineRule="auto"/>
        <w:rPr>
          <w:ins w:id="24059" w:author="UTENTE" w:date="2020-06-30T19:17:00Z"/>
          <w:lang w:val="en-US"/>
        </w:rPr>
      </w:pPr>
      <w:ins w:id="24060" w:author="UTENTE" w:date="2020-06-30T19:17:00Z">
        <w:r w:rsidRPr="00FB6609">
          <w:rPr>
            <w:lang w:val="en-US"/>
          </w:rPr>
          <w:t>Wild, impulsive, bloodthirsty, and Dominic's polar opposite, Rex wears his vampiric nature like a badge of pride. It's a wonder he's lived as long as he has, considering his reckless nature and insatiable appetite.</w:t>
        </w:r>
      </w:ins>
    </w:p>
    <w:p w14:paraId="6AC5FE0A" w14:textId="77777777" w:rsidR="007E67BE" w:rsidRPr="00FB6609" w:rsidRDefault="007E67BE" w:rsidP="007E67BE">
      <w:pPr>
        <w:spacing w:line="360" w:lineRule="auto"/>
        <w:rPr>
          <w:ins w:id="24061" w:author="UTENTE" w:date="2020-06-30T19:17:00Z"/>
          <w:lang w:val="en-US"/>
        </w:rPr>
      </w:pPr>
    </w:p>
    <w:p w14:paraId="48AFBD25" w14:textId="77777777" w:rsidR="007E67BE" w:rsidRPr="007E67BE" w:rsidRDefault="007E67BE" w:rsidP="007E67BE">
      <w:pPr>
        <w:tabs>
          <w:tab w:val="left" w:pos="3080"/>
        </w:tabs>
        <w:spacing w:line="360" w:lineRule="auto"/>
        <w:rPr>
          <w:ins w:id="24062" w:author="UTENTE" w:date="2020-06-30T19:17:00Z"/>
          <w:lang w:val="en-US"/>
          <w:rPrChange w:id="24063" w:author="UTENTE" w:date="2020-06-30T19:17:00Z">
            <w:rPr>
              <w:ins w:id="24064" w:author="UTENTE" w:date="2020-06-30T19:17:00Z"/>
            </w:rPr>
          </w:rPrChange>
        </w:rPr>
      </w:pPr>
      <w:ins w:id="24065" w:author="UTENTE" w:date="2020-06-30T19:17:00Z">
        <w:r w:rsidRPr="007E67BE">
          <w:rPr>
            <w:lang w:val="en-US"/>
            <w:rPrChange w:id="24066" w:author="UTENTE" w:date="2020-06-30T19:17:00Z">
              <w:rPr/>
            </w:rPrChange>
          </w:rPr>
          <w:t>Other chars</w:t>
        </w:r>
        <w:r w:rsidRPr="007E67BE">
          <w:rPr>
            <w:lang w:val="en-US"/>
            <w:rPrChange w:id="24067" w:author="UTENTE" w:date="2020-06-30T19:17:00Z">
              <w:rPr/>
            </w:rPrChange>
          </w:rPr>
          <w:tab/>
        </w:r>
        <w:r w:rsidRPr="007E67BE">
          <w:rPr>
            <w:lang w:val="en-US"/>
            <w:rPrChange w:id="24068" w:author="UTENTE" w:date="2020-06-30T19:17:00Z">
              <w:rPr/>
            </w:rPrChange>
          </w:rPr>
          <w:br w:type="page"/>
        </w:r>
      </w:ins>
    </w:p>
    <w:p w14:paraId="18F8037E" w14:textId="77777777" w:rsidR="007E67BE" w:rsidRPr="007E67BE" w:rsidRDefault="007E67BE" w:rsidP="007E67BE">
      <w:pPr>
        <w:spacing w:line="360" w:lineRule="auto"/>
        <w:rPr>
          <w:ins w:id="24069" w:author="UTENTE" w:date="2020-06-30T19:17:00Z"/>
          <w:lang w:val="en-US"/>
          <w:rPrChange w:id="24070" w:author="UTENTE" w:date="2020-06-30T19:17:00Z">
            <w:rPr>
              <w:ins w:id="24071" w:author="UTENTE" w:date="2020-06-30T19:17:00Z"/>
            </w:rPr>
          </w:rPrChange>
        </w:rPr>
      </w:pPr>
      <w:ins w:id="24072" w:author="UTENTE" w:date="2020-06-30T19:17:00Z">
        <w:r w:rsidRPr="007E67BE">
          <w:rPr>
            <w:lang w:val="en-US"/>
            <w:rPrChange w:id="24073" w:author="UTENTE" w:date="2020-06-30T19:17:00Z">
              <w:rPr/>
            </w:rPrChange>
          </w:rPr>
          <w:lastRenderedPageBreak/>
          <w:t>&lt;Isaac&gt;</w:t>
        </w:r>
      </w:ins>
    </w:p>
    <w:p w14:paraId="7DAAC473" w14:textId="77777777" w:rsidR="007E67BE" w:rsidRPr="007E67BE" w:rsidRDefault="007E67BE" w:rsidP="007E67BE">
      <w:pPr>
        <w:spacing w:line="360" w:lineRule="auto"/>
        <w:rPr>
          <w:ins w:id="24074" w:author="UTENTE" w:date="2020-06-30T19:17:00Z"/>
          <w:lang w:val="en-US"/>
          <w:rPrChange w:id="24075" w:author="UTENTE" w:date="2020-06-30T19:17:00Z">
            <w:rPr>
              <w:ins w:id="24076" w:author="UTENTE" w:date="2020-06-30T19:17:00Z"/>
            </w:rPr>
          </w:rPrChange>
        </w:rPr>
      </w:pPr>
      <w:ins w:id="24077" w:author="UTENTE" w:date="2020-06-30T19:17:00Z">
        <w:r w:rsidRPr="007E67BE">
          <w:rPr>
            <w:lang w:val="en-US"/>
            <w:rPrChange w:id="24078" w:author="UTENTE" w:date="2020-06-30T19:17:00Z">
              <w:rPr/>
            </w:rPrChange>
          </w:rPr>
          <w:t>&lt;Età: 27 anni&gt;</w:t>
        </w:r>
      </w:ins>
    </w:p>
    <w:p w14:paraId="1B3F5B27" w14:textId="77777777" w:rsidR="007E67BE" w:rsidRPr="00725A7C" w:rsidRDefault="007E67BE" w:rsidP="007E67BE">
      <w:pPr>
        <w:spacing w:line="360" w:lineRule="auto"/>
        <w:rPr>
          <w:ins w:id="24079" w:author="UTENTE" w:date="2020-06-30T19:17:00Z"/>
        </w:rPr>
      </w:pPr>
      <w:ins w:id="24080" w:author="UTENTE" w:date="2020-06-30T19:17:00Z">
        <w:r w:rsidRPr="00725A7C">
          <w:t>&lt;Altezza: 1,85&gt;</w:t>
        </w:r>
      </w:ins>
    </w:p>
    <w:p w14:paraId="6898A5E1" w14:textId="77777777" w:rsidR="007E67BE" w:rsidRPr="00725A7C" w:rsidRDefault="007E67BE" w:rsidP="007E67BE">
      <w:pPr>
        <w:spacing w:line="360" w:lineRule="auto"/>
        <w:rPr>
          <w:ins w:id="24081" w:author="UTENTE" w:date="2020-06-30T19:17:00Z"/>
        </w:rPr>
      </w:pPr>
      <w:ins w:id="24082" w:author="UTENTE" w:date="2020-06-30T19:17:00Z">
        <w:r w:rsidRPr="00725A7C">
          <w:t>&lt;Razza: Umano&gt;</w:t>
        </w:r>
      </w:ins>
    </w:p>
    <w:p w14:paraId="4320AA37" w14:textId="77777777" w:rsidR="007E67BE" w:rsidRPr="00725A7C" w:rsidRDefault="007E67BE" w:rsidP="007E67BE">
      <w:pPr>
        <w:spacing w:line="360" w:lineRule="auto"/>
        <w:rPr>
          <w:ins w:id="24083" w:author="UTENTE" w:date="2020-06-30T19:17:00Z"/>
        </w:rPr>
      </w:pPr>
      <w:ins w:id="24084" w:author="UTENTE" w:date="2020-06-30T19:17:00Z">
        <w:r w:rsidRPr="00725A7C">
          <w:t>&lt;Carismatico, elegante, astuto&gt;</w:t>
        </w:r>
      </w:ins>
    </w:p>
    <w:p w14:paraId="572ED506" w14:textId="77777777" w:rsidR="007E67BE" w:rsidRPr="00725A7C" w:rsidRDefault="007E67BE" w:rsidP="007E67BE">
      <w:pPr>
        <w:spacing w:line="360" w:lineRule="auto"/>
        <w:rPr>
          <w:ins w:id="24085" w:author="UTENTE" w:date="2020-06-30T19:17:00Z"/>
        </w:rPr>
      </w:pPr>
      <w:ins w:id="24086" w:author="UTENTE" w:date="2020-06-30T19:17:00Z">
        <w:r w:rsidRPr="00725A7C">
          <w:t>&lt;Broker di informazioni/armi&gt;</w:t>
        </w:r>
      </w:ins>
    </w:p>
    <w:p w14:paraId="3AAF273D" w14:textId="77777777" w:rsidR="007E67BE" w:rsidRPr="00725A7C" w:rsidRDefault="007E67BE" w:rsidP="007E67BE">
      <w:pPr>
        <w:spacing w:line="360" w:lineRule="auto"/>
        <w:rPr>
          <w:ins w:id="24087" w:author="UTENTE" w:date="2020-06-30T19:17:00Z"/>
        </w:rPr>
      </w:pPr>
      <w:ins w:id="24088" w:author="UTENTE" w:date="2020-06-30T19:17:00Z">
        <w:r w:rsidRPr="00725A7C">
          <w:t>&lt;Neutrale ai clan&gt;</w:t>
        </w:r>
      </w:ins>
    </w:p>
    <w:p w14:paraId="6C8123C0" w14:textId="77777777" w:rsidR="007E67BE" w:rsidRPr="00725A7C" w:rsidRDefault="007E67BE" w:rsidP="007E67BE">
      <w:pPr>
        <w:spacing w:line="360" w:lineRule="auto"/>
        <w:rPr>
          <w:ins w:id="24089" w:author="UTENTE" w:date="2020-06-30T19:17:00Z"/>
        </w:rPr>
      </w:pPr>
      <w:ins w:id="24090" w:author="UTENTE" w:date="2020-06-30T19:17:00Z">
        <w:r w:rsidRPr="00725A7C">
          <w:t xml:space="preserve">&lt;Sapore preferito: caffè&gt; </w:t>
        </w:r>
      </w:ins>
    </w:p>
    <w:p w14:paraId="31457FBA" w14:textId="77777777" w:rsidR="007E67BE" w:rsidRPr="00725A7C" w:rsidRDefault="007E67BE" w:rsidP="007E67BE">
      <w:pPr>
        <w:spacing w:line="360" w:lineRule="auto"/>
        <w:rPr>
          <w:ins w:id="24091" w:author="UTENTE" w:date="2020-06-30T19:17:00Z"/>
        </w:rPr>
      </w:pPr>
      <w:ins w:id="24092" w:author="UTENTE" w:date="2020-06-30T19:17:00Z">
        <w:r w:rsidRPr="00725A7C">
          <w:t>&lt;Animale preferito: corvo&gt;</w:t>
        </w:r>
      </w:ins>
    </w:p>
    <w:p w14:paraId="5241C987" w14:textId="77777777" w:rsidR="007E67BE" w:rsidRPr="00725A7C" w:rsidRDefault="007E67BE" w:rsidP="007E67BE">
      <w:pPr>
        <w:spacing w:line="360" w:lineRule="auto"/>
        <w:rPr>
          <w:ins w:id="24093" w:author="UTENTE" w:date="2020-06-30T19:17:00Z"/>
        </w:rPr>
      </w:pPr>
      <w:ins w:id="24094" w:author="UTENTE" w:date="2020-06-30T19:17:00Z">
        <w:r w:rsidRPr="00725A7C">
          <w:t>&lt;Odia: caffè scadente&gt;</w:t>
        </w:r>
      </w:ins>
    </w:p>
    <w:p w14:paraId="40DD1A68" w14:textId="77777777" w:rsidR="007E67BE" w:rsidRPr="00725A7C" w:rsidRDefault="007E67BE" w:rsidP="007E67BE">
      <w:pPr>
        <w:spacing w:line="360" w:lineRule="auto"/>
        <w:rPr>
          <w:ins w:id="24095" w:author="UTENTE" w:date="2020-06-30T19:17:00Z"/>
        </w:rPr>
      </w:pPr>
      <w:ins w:id="24096" w:author="UTENTE" w:date="2020-06-30T19:17:00Z">
        <w:r w:rsidRPr="00725A7C">
          <w:t>&lt;Isaac puzza di “uomo d’affari senza scrupoli” e non cerca di nasconderlo. Sembra molto fuori posto fra la gente rozza e grossolana che gira per le zone più squallide di San Fran, anche se c’è un buon motivo per cui ha scelto questo genere di compagnia. &gt;</w:t>
        </w:r>
      </w:ins>
    </w:p>
    <w:p w14:paraId="7D4AE3DD" w14:textId="77777777" w:rsidR="007E67BE" w:rsidRPr="00725A7C" w:rsidRDefault="007E67BE" w:rsidP="007E67BE">
      <w:pPr>
        <w:spacing w:line="360" w:lineRule="auto"/>
        <w:rPr>
          <w:ins w:id="24097" w:author="UTENTE" w:date="2020-06-30T19:17:00Z"/>
        </w:rPr>
      </w:pPr>
    </w:p>
    <w:p w14:paraId="3D149E8E" w14:textId="77777777" w:rsidR="007E67BE" w:rsidRDefault="007E67BE" w:rsidP="007E67BE">
      <w:pPr>
        <w:spacing w:line="360" w:lineRule="auto"/>
        <w:rPr>
          <w:ins w:id="24098" w:author="UTENTE" w:date="2020-06-30T19:17:00Z"/>
        </w:rPr>
      </w:pPr>
      <w:ins w:id="24099" w:author="UTENTE" w:date="2020-06-30T19:17:00Z">
        <w:r>
          <w:t>&lt;Rex&gt;</w:t>
        </w:r>
      </w:ins>
    </w:p>
    <w:p w14:paraId="5B137E6F" w14:textId="77777777" w:rsidR="007E67BE" w:rsidRPr="00725A7C" w:rsidRDefault="007E67BE" w:rsidP="007E67BE">
      <w:pPr>
        <w:spacing w:line="360" w:lineRule="auto"/>
        <w:rPr>
          <w:ins w:id="24100" w:author="UTENTE" w:date="2020-06-30T19:17:00Z"/>
        </w:rPr>
      </w:pPr>
      <w:ins w:id="24101" w:author="UTENTE" w:date="2020-06-30T19:17:00Z">
        <w:r w:rsidRPr="00725A7C">
          <w:t>&lt;Età: 21&gt;</w:t>
        </w:r>
      </w:ins>
    </w:p>
    <w:p w14:paraId="15E641CB" w14:textId="77777777" w:rsidR="007E67BE" w:rsidRPr="00725A7C" w:rsidRDefault="007E67BE" w:rsidP="007E67BE">
      <w:pPr>
        <w:spacing w:line="360" w:lineRule="auto"/>
        <w:rPr>
          <w:ins w:id="24102" w:author="UTENTE" w:date="2020-06-30T19:17:00Z"/>
        </w:rPr>
      </w:pPr>
      <w:ins w:id="24103" w:author="UTENTE" w:date="2020-06-30T19:17:00Z">
        <w:r w:rsidRPr="00725A7C">
          <w:t>&lt;Altezza: 1,55&gt;</w:t>
        </w:r>
      </w:ins>
    </w:p>
    <w:p w14:paraId="3D76B794" w14:textId="77777777" w:rsidR="007E67BE" w:rsidRPr="00725A7C" w:rsidRDefault="007E67BE" w:rsidP="007E67BE">
      <w:pPr>
        <w:spacing w:line="360" w:lineRule="auto"/>
        <w:rPr>
          <w:ins w:id="24104" w:author="UTENTE" w:date="2020-06-30T19:17:00Z"/>
        </w:rPr>
      </w:pPr>
      <w:ins w:id="24105" w:author="UTENTE" w:date="2020-06-30T19:17:00Z">
        <w:r w:rsidRPr="00725A7C">
          <w:t>&lt;Razza: vampiro&gt;</w:t>
        </w:r>
      </w:ins>
    </w:p>
    <w:p w14:paraId="0E6D7067" w14:textId="77777777" w:rsidR="007E67BE" w:rsidRPr="00725A7C" w:rsidRDefault="007E67BE" w:rsidP="007E67BE">
      <w:pPr>
        <w:spacing w:line="360" w:lineRule="auto"/>
        <w:rPr>
          <w:ins w:id="24106" w:author="UTENTE" w:date="2020-06-30T19:17:00Z"/>
        </w:rPr>
      </w:pPr>
      <w:ins w:id="24107" w:author="UTENTE" w:date="2020-06-30T19:17:00Z">
        <w:r w:rsidRPr="00725A7C">
          <w:t>&lt;Ribelle, impulsivo, punk&gt;</w:t>
        </w:r>
      </w:ins>
    </w:p>
    <w:p w14:paraId="177DC569" w14:textId="77777777" w:rsidR="007E67BE" w:rsidRPr="00725A7C" w:rsidRDefault="007E67BE" w:rsidP="007E67BE">
      <w:pPr>
        <w:spacing w:line="360" w:lineRule="auto"/>
        <w:rPr>
          <w:ins w:id="24108" w:author="UTENTE" w:date="2020-06-30T19:17:00Z"/>
        </w:rPr>
      </w:pPr>
      <w:ins w:id="24109" w:author="UTENTE" w:date="2020-06-30T19:17:00Z">
        <w:r w:rsidRPr="00725A7C">
          <w:t>&lt;Cacciatore, combattente&gt;</w:t>
        </w:r>
      </w:ins>
    </w:p>
    <w:p w14:paraId="4F0B0424" w14:textId="77777777" w:rsidR="007E67BE" w:rsidRPr="00725A7C" w:rsidRDefault="007E67BE" w:rsidP="007E67BE">
      <w:pPr>
        <w:spacing w:line="360" w:lineRule="auto"/>
        <w:rPr>
          <w:ins w:id="24110" w:author="UTENTE" w:date="2020-06-30T19:17:00Z"/>
        </w:rPr>
      </w:pPr>
      <w:ins w:id="24111" w:author="UTENTE" w:date="2020-06-30T19:17:00Z">
        <w:r w:rsidRPr="00725A7C">
          <w:t>&lt;Parte del Clan Helgen&gt;</w:t>
        </w:r>
      </w:ins>
    </w:p>
    <w:p w14:paraId="74AABF5A" w14:textId="77777777" w:rsidR="007E67BE" w:rsidRPr="00725A7C" w:rsidRDefault="007E67BE" w:rsidP="007E67BE">
      <w:pPr>
        <w:spacing w:line="360" w:lineRule="auto"/>
        <w:rPr>
          <w:ins w:id="24112" w:author="UTENTE" w:date="2020-06-30T19:17:00Z"/>
        </w:rPr>
      </w:pPr>
      <w:ins w:id="24113" w:author="UTENTE" w:date="2020-06-30T19:17:00Z">
        <w:r w:rsidRPr="00725A7C">
          <w:t>&lt;Arma preferita: pugni&gt;</w:t>
        </w:r>
      </w:ins>
    </w:p>
    <w:p w14:paraId="557BDD93" w14:textId="77777777" w:rsidR="007E67BE" w:rsidRPr="00725A7C" w:rsidRDefault="007E67BE" w:rsidP="007E67BE">
      <w:pPr>
        <w:spacing w:line="360" w:lineRule="auto"/>
        <w:rPr>
          <w:ins w:id="24114" w:author="UTENTE" w:date="2020-06-30T19:17:00Z"/>
        </w:rPr>
      </w:pPr>
      <w:ins w:id="24115" w:author="UTENTE" w:date="2020-06-30T19:17:00Z">
        <w:r w:rsidRPr="00725A7C">
          <w:t>&lt;Abiti preferiti: pelle&gt;</w:t>
        </w:r>
      </w:ins>
    </w:p>
    <w:p w14:paraId="0BF0303D" w14:textId="77777777" w:rsidR="007E67BE" w:rsidRPr="00725A7C" w:rsidRDefault="007E67BE" w:rsidP="007E67BE">
      <w:pPr>
        <w:spacing w:line="360" w:lineRule="auto"/>
        <w:rPr>
          <w:ins w:id="24116" w:author="UTENTE" w:date="2020-06-30T19:17:00Z"/>
        </w:rPr>
      </w:pPr>
      <w:ins w:id="24117" w:author="UTENTE" w:date="2020-06-30T19:17:00Z">
        <w:r w:rsidRPr="00725A7C">
          <w:t>&lt;Odia: autorità&gt;</w:t>
        </w:r>
      </w:ins>
    </w:p>
    <w:p w14:paraId="187753DA" w14:textId="77777777" w:rsidR="007E67BE" w:rsidRPr="00725A7C" w:rsidRDefault="007E67BE" w:rsidP="007E67BE">
      <w:pPr>
        <w:spacing w:line="360" w:lineRule="auto"/>
        <w:rPr>
          <w:ins w:id="24118" w:author="UTENTE" w:date="2020-06-30T19:17:00Z"/>
        </w:rPr>
      </w:pPr>
      <w:ins w:id="24119" w:author="UTENTE" w:date="2020-06-30T19:17:00Z">
        <w:r w:rsidRPr="00725A7C">
          <w:t>&lt;Selvaggio, impulsivo, assetato di sangue e l’esatto opposto di Dominic, Rex sfoggia orgoglioso la sua natura vampiresca come un vessillo. È un miracolo che sia ancora vivo, considerata la sua natura spericolata e il suo insaziabile appetito.&gt;</w:t>
        </w:r>
      </w:ins>
    </w:p>
    <w:p w14:paraId="34D894CF" w14:textId="77777777" w:rsidR="007E67BE" w:rsidRPr="00725A7C" w:rsidRDefault="007E67BE" w:rsidP="007E67BE">
      <w:pPr>
        <w:spacing w:line="360" w:lineRule="auto"/>
        <w:rPr>
          <w:ins w:id="24120" w:author="UTENTE" w:date="2020-06-30T19:17:00Z"/>
        </w:rPr>
      </w:pPr>
    </w:p>
    <w:p w14:paraId="3C9920DC" w14:textId="77777777" w:rsidR="00545311" w:rsidRDefault="007E67BE" w:rsidP="007E67BE">
      <w:pPr>
        <w:spacing w:line="360" w:lineRule="auto"/>
        <w:rPr>
          <w:ins w:id="24121" w:author="UTENTE" w:date="2020-06-30T19:33:00Z"/>
        </w:rPr>
      </w:pPr>
      <w:ins w:id="24122" w:author="UTENTE" w:date="2020-06-30T19:17:00Z">
        <w:r>
          <w:t>&lt;Altri personaggi&gt;</w:t>
        </w:r>
      </w:ins>
    </w:p>
    <w:p w14:paraId="2BE4F3EA" w14:textId="77777777" w:rsidR="00545311" w:rsidRDefault="00545311" w:rsidP="007E67BE">
      <w:pPr>
        <w:spacing w:line="360" w:lineRule="auto"/>
        <w:rPr>
          <w:ins w:id="24123" w:author="UTENTE" w:date="2020-06-30T19:33:00Z"/>
        </w:rPr>
        <w:sectPr w:rsidR="00545311" w:rsidSect="00545311">
          <w:pgSz w:w="11906" w:h="16838" w:code="9"/>
          <w:pgMar w:top="1701" w:right="1418" w:bottom="1701" w:left="1418" w:header="709" w:footer="964" w:gutter="567"/>
          <w:pgNumType w:start="1"/>
          <w:cols w:space="708"/>
          <w:docGrid w:linePitch="360"/>
        </w:sectPr>
      </w:pPr>
    </w:p>
    <w:p w14:paraId="00676133" w14:textId="77777777" w:rsidR="005614C8" w:rsidRPr="00E63B43" w:rsidRDefault="005614C8" w:rsidP="005614C8">
      <w:pPr>
        <w:keepNext/>
        <w:keepLines/>
        <w:spacing w:before="240"/>
        <w:jc w:val="center"/>
        <w:outlineLvl w:val="0"/>
        <w:rPr>
          <w:ins w:id="24124" w:author="UTENTE" w:date="2020-06-30T19:19:00Z"/>
          <w:rFonts w:ascii="Times New Roman" w:eastAsia="DengXian Light" w:hAnsi="Times New Roman" w:cs="Times New Roman"/>
          <w:b/>
          <w:sz w:val="32"/>
          <w:szCs w:val="32"/>
          <w:lang w:eastAsia="it-IT"/>
          <w:rPrChange w:id="24125" w:author="UTENTE" w:date="2020-06-30T19:22:00Z">
            <w:rPr>
              <w:ins w:id="24126" w:author="UTENTE" w:date="2020-06-30T19:19:00Z"/>
              <w:rFonts w:ascii="Times New Roman" w:eastAsia="DengXian Light" w:hAnsi="Times New Roman" w:cs="Times New Roman"/>
              <w:color w:val="2F5496"/>
              <w:sz w:val="32"/>
              <w:szCs w:val="32"/>
              <w:lang w:eastAsia="it-IT"/>
            </w:rPr>
          </w:rPrChange>
        </w:rPr>
      </w:pPr>
      <w:bookmarkStart w:id="24127" w:name="_Toc44085242"/>
      <w:bookmarkStart w:id="24128" w:name="_Toc44438780"/>
      <w:ins w:id="24129" w:author="UTENTE" w:date="2020-06-30T19:19:00Z">
        <w:r w:rsidRPr="00E63B43">
          <w:rPr>
            <w:rFonts w:ascii="Times New Roman" w:eastAsia="DengXian Light" w:hAnsi="Times New Roman" w:cs="Times New Roman"/>
            <w:b/>
            <w:sz w:val="32"/>
            <w:szCs w:val="32"/>
            <w:lang w:eastAsia="it-IT"/>
            <w:rPrChange w:id="24130" w:author="UTENTE" w:date="2020-06-30T19:22:00Z">
              <w:rPr>
                <w:rFonts w:ascii="Times New Roman" w:eastAsia="DengXian Light" w:hAnsi="Times New Roman" w:cs="Times New Roman"/>
                <w:color w:val="2F5496"/>
                <w:sz w:val="32"/>
                <w:szCs w:val="32"/>
                <w:lang w:eastAsia="it-IT"/>
              </w:rPr>
            </w:rPrChange>
          </w:rPr>
          <w:lastRenderedPageBreak/>
          <w:t>Osservazioni linguistiche</w:t>
        </w:r>
        <w:bookmarkEnd w:id="24127"/>
        <w:bookmarkEnd w:id="24128"/>
      </w:ins>
    </w:p>
    <w:p w14:paraId="1908947B" w14:textId="77777777" w:rsidR="005614C8" w:rsidRPr="005614C8" w:rsidRDefault="005614C8" w:rsidP="005614C8">
      <w:pPr>
        <w:rPr>
          <w:ins w:id="24131" w:author="UTENTE" w:date="2020-06-30T19:19:00Z"/>
          <w:rFonts w:ascii="Times New Roman" w:eastAsia="Calibri" w:hAnsi="Times New Roman" w:cs="Times New Roman"/>
          <w:lang w:eastAsia="it-IT"/>
          <w:rPrChange w:id="24132" w:author="UTENTE" w:date="2020-06-30T19:19:00Z">
            <w:rPr>
              <w:ins w:id="24133" w:author="UTENTE" w:date="2020-06-30T19:19:00Z"/>
              <w:rFonts w:ascii="Times New Roman" w:eastAsia="Calibri" w:hAnsi="Times New Roman" w:cs="Times New Roman"/>
              <w:lang w:eastAsia="it-IT"/>
            </w:rPr>
          </w:rPrChange>
        </w:rPr>
      </w:pPr>
    </w:p>
    <w:p w14:paraId="7934F9F0" w14:textId="77777777" w:rsidR="005614C8" w:rsidRPr="00421DFC" w:rsidRDefault="005614C8" w:rsidP="005614C8">
      <w:pPr>
        <w:keepNext/>
        <w:keepLines/>
        <w:spacing w:before="40" w:line="360" w:lineRule="auto"/>
        <w:outlineLvl w:val="2"/>
        <w:rPr>
          <w:ins w:id="24134" w:author="UTENTE" w:date="2020-06-30T19:19:00Z"/>
          <w:rFonts w:ascii="Times New Roman" w:eastAsia="DengXian Light" w:hAnsi="Times New Roman" w:cs="Times New Roman"/>
          <w:b/>
          <w:sz w:val="24"/>
          <w:szCs w:val="24"/>
          <w:rPrChange w:id="24135" w:author="UTENTE" w:date="2020-06-30T19:20:00Z">
            <w:rPr>
              <w:ins w:id="24136" w:author="UTENTE" w:date="2020-06-30T19:19:00Z"/>
              <w:rFonts w:ascii="Times New Roman" w:eastAsia="DengXian Light" w:hAnsi="Times New Roman" w:cs="Times New Roman"/>
              <w:color w:val="1F3763"/>
              <w:sz w:val="24"/>
              <w:szCs w:val="24"/>
            </w:rPr>
          </w:rPrChange>
        </w:rPr>
      </w:pPr>
      <w:bookmarkStart w:id="24137" w:name="_Toc44085243"/>
      <w:bookmarkStart w:id="24138" w:name="_Toc44438781"/>
      <w:ins w:id="24139" w:author="UTENTE" w:date="2020-06-30T19:19:00Z">
        <w:r w:rsidRPr="00421DFC">
          <w:rPr>
            <w:rFonts w:ascii="Times New Roman" w:eastAsia="DengXian Light" w:hAnsi="Times New Roman" w:cs="Times New Roman"/>
            <w:b/>
            <w:sz w:val="24"/>
            <w:szCs w:val="24"/>
            <w:rPrChange w:id="24140" w:author="UTENTE" w:date="2020-06-30T19:20:00Z">
              <w:rPr>
                <w:rFonts w:ascii="Times New Roman" w:eastAsia="DengXian Light" w:hAnsi="Times New Roman" w:cs="Times New Roman"/>
                <w:color w:val="1F3763"/>
                <w:sz w:val="24"/>
                <w:szCs w:val="24"/>
              </w:rPr>
            </w:rPrChange>
          </w:rPr>
          <w:t>Genere letterario</w:t>
        </w:r>
        <w:bookmarkEnd w:id="24137"/>
        <w:bookmarkEnd w:id="24138"/>
      </w:ins>
    </w:p>
    <w:p w14:paraId="006570CC" w14:textId="77777777" w:rsidR="005614C8" w:rsidRPr="005614C8" w:rsidRDefault="005614C8" w:rsidP="005614C8">
      <w:pPr>
        <w:spacing w:line="360" w:lineRule="auto"/>
        <w:rPr>
          <w:ins w:id="24141" w:author="UTENTE" w:date="2020-06-30T19:19:00Z"/>
          <w:rFonts w:ascii="Times New Roman" w:eastAsia="Calibri" w:hAnsi="Times New Roman" w:cs="Times New Roman"/>
          <w:lang w:eastAsia="it-IT"/>
        </w:rPr>
      </w:pPr>
      <w:ins w:id="24142" w:author="UTENTE" w:date="2020-06-30T19:19:00Z">
        <w:r w:rsidRPr="005614C8">
          <w:rPr>
            <w:rFonts w:ascii="Times New Roman" w:eastAsia="Calibri" w:hAnsi="Times New Roman" w:cs="Times New Roman"/>
            <w:lang w:eastAsia="it-IT"/>
          </w:rPr>
          <w:t xml:space="preserve">Essendo </w:t>
        </w:r>
        <w:r w:rsidRPr="005614C8">
          <w:rPr>
            <w:rFonts w:ascii="Times New Roman" w:eastAsia="Calibri" w:hAnsi="Times New Roman" w:cs="Times New Roman"/>
            <w:i/>
            <w:lang w:eastAsia="it-IT"/>
          </w:rPr>
          <w:t>Red Embrace</w:t>
        </w:r>
        <w:r w:rsidRPr="005614C8">
          <w:rPr>
            <w:rFonts w:ascii="Times New Roman" w:eastAsia="Calibri" w:hAnsi="Times New Roman" w:cs="Times New Roman"/>
            <w:lang w:eastAsia="it-IT"/>
          </w:rPr>
          <w:t xml:space="preserve"> una visual novel, ovvero una forma di romanzo visivo interattivo, è possibile inserirlo in un classico genere letterario che, data la trama e gli elementi vampireschi, coincide con la letteratura per adulti di tipo fantasy romantico. Il fantasy romantico è un sottogenere del fantasy in cui prevalgono storie e intrighi amorosi passionali, spesso omossessuali, come nel caso in oggetto. All’interno del gioco infatti, il personaggio principale di nome Ash (è possibile modificare il nome) avrà a che fare esclusivamente con altri personaggi di sesso maschile, intrattenendo con la maggior parte di loro relazioni di tipo amoroso.  Questo perché ogni route giocabile, che si distingue per l’NPC</w:t>
        </w:r>
        <w:r w:rsidRPr="005614C8">
          <w:rPr>
            <w:rFonts w:ascii="Times New Roman" w:eastAsia="Calibri" w:hAnsi="Times New Roman" w:cs="Times New Roman"/>
            <w:vertAlign w:val="superscript"/>
            <w:lang w:eastAsia="it-IT"/>
          </w:rPr>
          <w:footnoteReference w:id="9"/>
        </w:r>
        <w:r w:rsidRPr="005614C8">
          <w:rPr>
            <w:rFonts w:ascii="Times New Roman" w:eastAsia="Calibri" w:hAnsi="Times New Roman" w:cs="Times New Roman"/>
            <w:lang w:eastAsia="it-IT"/>
          </w:rPr>
          <w:t xml:space="preserve"> protagonista (uno fra Isaac, Dominic, Rex e Luka), ha sempre come caratteristica principale l’innamorarsi dei due personaggi, a priori dalle scelte effettuate dal giocatore, che al massimo determinano se l’amore terminerà con un </w:t>
        </w:r>
        <w:r w:rsidRPr="005614C8">
          <w:rPr>
            <w:rFonts w:ascii="Times New Roman" w:eastAsia="Calibri" w:hAnsi="Times New Roman" w:cs="Times New Roman"/>
            <w:i/>
            <w:lang w:eastAsia="it-IT"/>
          </w:rPr>
          <w:t xml:space="preserve">“…e vissero per sempre felici e contenti” </w:t>
        </w:r>
        <w:r w:rsidRPr="005614C8">
          <w:rPr>
            <w:rFonts w:ascii="Times New Roman" w:eastAsia="Calibri" w:hAnsi="Times New Roman" w:cs="Times New Roman"/>
            <w:lang w:eastAsia="it-IT"/>
          </w:rPr>
          <w:t>o con un finale tragico.</w:t>
        </w:r>
      </w:ins>
    </w:p>
    <w:p w14:paraId="4EA4EA7F" w14:textId="77777777" w:rsidR="005614C8" w:rsidRPr="005614C8" w:rsidRDefault="005614C8" w:rsidP="005614C8">
      <w:pPr>
        <w:spacing w:line="360" w:lineRule="auto"/>
        <w:ind w:firstLine="708"/>
        <w:rPr>
          <w:ins w:id="24150" w:author="UTENTE" w:date="2020-06-30T19:19:00Z"/>
          <w:rFonts w:ascii="Times New Roman" w:eastAsia="Calibri" w:hAnsi="Times New Roman" w:cs="Times New Roman"/>
          <w:lang w:eastAsia="it-IT"/>
        </w:rPr>
      </w:pPr>
      <w:ins w:id="24151" w:author="UTENTE" w:date="2020-06-30T19:19:00Z">
        <w:r w:rsidRPr="005614C8">
          <w:rPr>
            <w:rFonts w:ascii="Times New Roman" w:eastAsia="Calibri" w:hAnsi="Times New Roman" w:cs="Times New Roman"/>
            <w:lang w:eastAsia="it-IT"/>
          </w:rPr>
          <w:t xml:space="preserve">L’aggiunta del “per adulti” nella classificazione di prima non è casuale, inoltre, perché non solo il testo è ricco di parole volgari, ma vengono anche descritte e visivamente accennate scene d’amore carnale, ovviamente non adatte ad un pubblico troppo giovane.  </w:t>
        </w:r>
      </w:ins>
    </w:p>
    <w:p w14:paraId="27C4E04F" w14:textId="77777777" w:rsidR="005614C8" w:rsidRPr="005614C8" w:rsidRDefault="005614C8" w:rsidP="005614C8">
      <w:pPr>
        <w:spacing w:line="360" w:lineRule="auto"/>
        <w:ind w:firstLine="708"/>
        <w:rPr>
          <w:ins w:id="24152" w:author="UTENTE" w:date="2020-06-30T19:19:00Z"/>
          <w:rFonts w:ascii="Times New Roman" w:eastAsia="Calibri" w:hAnsi="Times New Roman" w:cs="Times New Roman"/>
          <w:lang w:eastAsia="it-IT"/>
        </w:rPr>
      </w:pPr>
    </w:p>
    <w:p w14:paraId="46DDF437" w14:textId="77777777" w:rsidR="005614C8" w:rsidRPr="005614C8" w:rsidRDefault="005614C8" w:rsidP="005614C8">
      <w:pPr>
        <w:spacing w:line="360" w:lineRule="auto"/>
        <w:ind w:firstLine="708"/>
        <w:rPr>
          <w:ins w:id="24153" w:author="UTENTE" w:date="2020-06-30T19:19:00Z"/>
          <w:rFonts w:ascii="Times New Roman" w:eastAsia="Calibri" w:hAnsi="Times New Roman" w:cs="Times New Roman"/>
          <w:lang w:eastAsia="it-IT"/>
        </w:rPr>
      </w:pPr>
    </w:p>
    <w:p w14:paraId="4BEEC0B0" w14:textId="77777777" w:rsidR="005614C8" w:rsidRPr="00421DFC" w:rsidRDefault="005614C8" w:rsidP="005614C8">
      <w:pPr>
        <w:keepNext/>
        <w:keepLines/>
        <w:spacing w:before="40" w:line="360" w:lineRule="auto"/>
        <w:jc w:val="left"/>
        <w:outlineLvl w:val="2"/>
        <w:rPr>
          <w:ins w:id="24154" w:author="UTENTE" w:date="2020-06-30T19:19:00Z"/>
          <w:rFonts w:ascii="Times New Roman" w:eastAsia="DengXian Light" w:hAnsi="Times New Roman" w:cs="Times New Roman"/>
          <w:b/>
          <w:sz w:val="24"/>
          <w:szCs w:val="24"/>
          <w:lang w:eastAsia="it-IT"/>
          <w:rPrChange w:id="24155" w:author="UTENTE" w:date="2020-06-30T19:20:00Z">
            <w:rPr>
              <w:ins w:id="24156" w:author="UTENTE" w:date="2020-06-30T19:19:00Z"/>
              <w:rFonts w:ascii="Times New Roman" w:eastAsia="DengXian Light" w:hAnsi="Times New Roman" w:cs="Times New Roman"/>
              <w:color w:val="1F3763"/>
              <w:sz w:val="24"/>
              <w:szCs w:val="24"/>
              <w:lang w:eastAsia="it-IT"/>
            </w:rPr>
          </w:rPrChange>
        </w:rPr>
      </w:pPr>
      <w:bookmarkStart w:id="24157" w:name="_Toc44085244"/>
      <w:bookmarkStart w:id="24158" w:name="_Toc44438782"/>
      <w:ins w:id="24159" w:author="UTENTE" w:date="2020-06-30T19:19:00Z">
        <w:r w:rsidRPr="00421DFC">
          <w:rPr>
            <w:rFonts w:ascii="Times New Roman" w:eastAsia="DengXian Light" w:hAnsi="Times New Roman" w:cs="Times New Roman"/>
            <w:b/>
            <w:sz w:val="24"/>
            <w:szCs w:val="24"/>
            <w:lang w:eastAsia="it-IT"/>
            <w:rPrChange w:id="24160" w:author="UTENTE" w:date="2020-06-30T19:20:00Z">
              <w:rPr>
                <w:rFonts w:ascii="Times New Roman" w:eastAsia="DengXian Light" w:hAnsi="Times New Roman" w:cs="Times New Roman"/>
                <w:color w:val="1F3763"/>
                <w:sz w:val="24"/>
                <w:szCs w:val="24"/>
                <w:lang w:eastAsia="it-IT"/>
              </w:rPr>
            </w:rPrChange>
          </w:rPr>
          <w:t>Stile narrativo</w:t>
        </w:r>
        <w:bookmarkEnd w:id="24157"/>
        <w:bookmarkEnd w:id="24158"/>
      </w:ins>
    </w:p>
    <w:p w14:paraId="2163108F" w14:textId="77777777" w:rsidR="005614C8" w:rsidRPr="005614C8" w:rsidRDefault="005614C8" w:rsidP="005614C8">
      <w:pPr>
        <w:spacing w:line="360" w:lineRule="auto"/>
        <w:rPr>
          <w:ins w:id="24161" w:author="UTENTE" w:date="2020-06-30T19:19:00Z"/>
          <w:rFonts w:ascii="Times New Roman" w:eastAsia="Calibri" w:hAnsi="Times New Roman" w:cs="Times New Roman"/>
          <w:lang w:eastAsia="it-IT"/>
        </w:rPr>
      </w:pPr>
      <w:ins w:id="24162" w:author="UTENTE" w:date="2020-06-30T19:19:00Z">
        <w:r w:rsidRPr="005614C8">
          <w:rPr>
            <w:rFonts w:ascii="Times New Roman" w:eastAsia="Calibri" w:hAnsi="Times New Roman" w:cs="Times New Roman"/>
            <w:lang w:eastAsia="it-IT"/>
          </w:rPr>
          <w:t xml:space="preserve">Il racconto è portato avanti da un narratore interno, definito anche “io narrante”, che coincide con il protagonista e quindi di conseguenza con il giocatore. Grazie all’utilizzo della tecnica della focalizzazione interna è possibile conoscere i sentimenti e pensieri del personaggio, ma allo stesso tempo seguire il corso dei fatti insieme a lui (e.g. "And here I am, staring at the whirring milkshake blender, bored out of my mind…"→"Ed eccomi qui, a fissare il frullatore che gira rumorosamente, annoiato a morte…"). La lettura, inoltre, viene resa ancora più immersiva dall’uso del tempo presente che caratterizza tutta la narrazione, sono pochi infatti i casi, solitamente flashback, che riportano all’uso di un tempo del passato. Pertanto, il racconto si presenta in maniera complessivamente lineare. </w:t>
        </w:r>
      </w:ins>
    </w:p>
    <w:p w14:paraId="707EF1A6" w14:textId="77777777" w:rsidR="005614C8" w:rsidRPr="005614C8" w:rsidRDefault="005614C8" w:rsidP="005614C8">
      <w:pPr>
        <w:spacing w:line="360" w:lineRule="auto"/>
        <w:rPr>
          <w:ins w:id="24163" w:author="UTENTE" w:date="2020-06-30T19:19:00Z"/>
          <w:rFonts w:ascii="Times New Roman" w:eastAsia="Calibri" w:hAnsi="Times New Roman" w:cs="Times New Roman"/>
          <w:lang w:eastAsia="it-IT"/>
        </w:rPr>
      </w:pPr>
      <w:ins w:id="24164" w:author="UTENTE" w:date="2020-06-30T19:19:00Z">
        <w:r w:rsidRPr="005614C8">
          <w:rPr>
            <w:rFonts w:ascii="Times New Roman" w:eastAsia="Calibri" w:hAnsi="Times New Roman" w:cs="Times New Roman"/>
            <w:lang w:eastAsia="it-IT"/>
          </w:rPr>
          <w:tab/>
          <w:t xml:space="preserve">All’io narrante, contrassegnato dalla lettera “n” al principio di ogni stringa, si alternano poi numerosissimi dialoghi. Il testo risulta dunque molto ricco di discorsi diretti che spesso presentano un lessico estremamente colorito. Non è raro infatti l’uso di turpiloqui e espressioni volgari (e.g. “fucking”, “shit”, “asshole”, ecc.). </w:t>
        </w:r>
      </w:ins>
    </w:p>
    <w:p w14:paraId="510953E1" w14:textId="77777777" w:rsidR="005614C8" w:rsidRPr="005614C8" w:rsidRDefault="005614C8" w:rsidP="005614C8">
      <w:pPr>
        <w:spacing w:line="360" w:lineRule="auto"/>
        <w:rPr>
          <w:ins w:id="24165" w:author="UTENTE" w:date="2020-06-30T19:19:00Z"/>
          <w:rFonts w:ascii="Times New Roman" w:eastAsia="Calibri" w:hAnsi="Times New Roman" w:cs="Times New Roman"/>
          <w:lang w:eastAsia="it-IT"/>
        </w:rPr>
      </w:pPr>
      <w:ins w:id="24166" w:author="UTENTE" w:date="2020-06-30T19:19:00Z">
        <w:r w:rsidRPr="005614C8">
          <w:rPr>
            <w:rFonts w:ascii="Times New Roman" w:eastAsia="Calibri" w:hAnsi="Times New Roman" w:cs="Times New Roman"/>
            <w:lang w:eastAsia="it-IT"/>
          </w:rPr>
          <w:lastRenderedPageBreak/>
          <w:tab/>
          <w:t>Da qui si può facilmente dedurre che il registro è basso e colloquiale, strettamente legato al linguaggio giovanile e alla cultura americana.</w:t>
        </w:r>
      </w:ins>
    </w:p>
    <w:p w14:paraId="6DE3D233" w14:textId="77777777" w:rsidR="005614C8" w:rsidRPr="005614C8" w:rsidRDefault="005614C8" w:rsidP="005614C8">
      <w:pPr>
        <w:spacing w:line="360" w:lineRule="auto"/>
        <w:rPr>
          <w:ins w:id="24167" w:author="UTENTE" w:date="2020-06-30T19:19:00Z"/>
          <w:rFonts w:ascii="Times New Roman" w:eastAsia="Calibri" w:hAnsi="Times New Roman" w:cs="Times New Roman"/>
          <w:lang w:eastAsia="it-IT"/>
        </w:rPr>
      </w:pPr>
      <w:ins w:id="24168" w:author="UTENTE" w:date="2020-06-30T19:19:00Z">
        <w:r w:rsidRPr="005614C8">
          <w:rPr>
            <w:rFonts w:ascii="Times New Roman" w:eastAsia="Calibri" w:hAnsi="Times New Roman" w:cs="Times New Roman"/>
            <w:lang w:eastAsia="it-IT"/>
          </w:rPr>
          <w:tab/>
          <w:t>La presenza di molti dialoghi comporta necessariamente un altro elemento degno di nota, ovvero la caratterizzazione dei personaggi. Il protagonista, così come Dominic, Isaac, Rex, Luka e altri personaggi minori, presentano ognuno un modo di parlare personale che li contraddistingue e ne esprime a fondo la personalità. Isaac è fondamentalmente un viscido uomo d’affari con un forte potere persuasivo.  La sua parlata risulta sempre molto composta e pacata, raramente si scompone e pertanto difficilmente utilizza espressioni volgari. Al contrario, il livello dei suoi dialoghi tende a risollevare lievemente il registro con l’uso di parole più ricercate (e.g. "To put it bluntly – humans who learn about what goes on here at night? They get dealt with quite expediently." → "In poche parole: degli umani che vengono a sapere cosa succede da queste parti la notte? Se ne occupano piuttosto celermente."). Rex invece è l’esatto opposto, aggressivo e istintivo, utilizza frequentemente parolacce e colloquialismi, facendo trasparire un carattere focoso e anche fortemente immaturo (e.g. "He was awesome, real strong, but we thought that was just 'cuz he pumped a shit-ton of iron."→</w:t>
        </w:r>
        <w:r w:rsidRPr="005614C8">
          <w:rPr>
            <w:rFonts w:ascii="Calibri" w:eastAsia="Calibri" w:hAnsi="Calibri" w:cs="Times New Roman"/>
          </w:rPr>
          <w:t xml:space="preserve"> </w:t>
        </w:r>
        <w:r w:rsidRPr="005614C8">
          <w:rPr>
            <w:rFonts w:ascii="Times New Roman" w:eastAsia="Calibri" w:hAnsi="Times New Roman" w:cs="Times New Roman"/>
            <w:lang w:eastAsia="it-IT"/>
          </w:rPr>
          <w:t>"Era fantastico, fortissimo, ma pensavo fosse solo perché era fisso in palestra a sollevare pesi.”). Dominic e Luka si trovano più verso il centro di questo immaginario spettro appena delineato. Il primo ha un carattere incredibilmente riservato, tant’è che nei primi dialoghi parla molto poco e utilizzando frasi secche e brevi</w:t>
        </w:r>
        <w:r w:rsidRPr="005614C8">
          <w:rPr>
            <w:rFonts w:ascii="Calibri" w:eastAsia="Calibri" w:hAnsi="Calibri" w:cs="Times New Roman"/>
          </w:rPr>
          <w:t xml:space="preserve"> </w:t>
        </w:r>
        <w:r w:rsidRPr="005614C8">
          <w:rPr>
            <w:rFonts w:ascii="Times New Roman" w:eastAsia="Calibri" w:hAnsi="Times New Roman" w:cs="Times New Roman"/>
          </w:rPr>
          <w:t>(e.g.</w:t>
        </w:r>
        <w:r w:rsidRPr="005614C8">
          <w:rPr>
            <w:rFonts w:ascii="Calibri" w:eastAsia="Calibri" w:hAnsi="Calibri" w:cs="Times New Roman"/>
          </w:rPr>
          <w:t xml:space="preserve"> </w:t>
        </w:r>
        <w:r w:rsidRPr="005614C8">
          <w:rPr>
            <w:rFonts w:ascii="Times New Roman" w:eastAsia="Calibri" w:hAnsi="Times New Roman" w:cs="Times New Roman"/>
            <w:lang w:eastAsia="it-IT"/>
          </w:rPr>
          <w:t xml:space="preserve">mcp "The electricity's on… </w:t>
        </w:r>
        <w:r w:rsidRPr="005614C8">
          <w:rPr>
            <w:rFonts w:ascii="Times New Roman" w:eastAsia="Calibri" w:hAnsi="Times New Roman" w:cs="Times New Roman"/>
            <w:lang w:val="en-US" w:eastAsia="it-IT"/>
          </w:rPr>
          <w:t xml:space="preserve">Wow, do people actually still use this place? </w:t>
        </w:r>
        <w:r w:rsidRPr="005614C8">
          <w:rPr>
            <w:rFonts w:ascii="Times New Roman" w:eastAsia="Calibri" w:hAnsi="Times New Roman" w:cs="Times New Roman"/>
            <w:lang w:val="en-US" w:eastAsia="it-IT"/>
            <w:rPrChange w:id="24169" w:author="UTENTE" w:date="2020-06-30T19:19:00Z">
              <w:rPr>
                <w:rFonts w:ascii="Times New Roman" w:eastAsia="Calibri" w:hAnsi="Times New Roman" w:cs="Times New Roman"/>
                <w:lang w:eastAsia="it-IT"/>
              </w:rPr>
            </w:rPrChange>
          </w:rPr>
          <w:t xml:space="preserve">", dp "…Seems like it." </w:t>
        </w:r>
        <w:r w:rsidRPr="005614C8">
          <w:rPr>
            <w:rFonts w:ascii="Times New Roman" w:eastAsia="Calibri" w:hAnsi="Times New Roman" w:cs="Times New Roman"/>
            <w:lang w:eastAsia="it-IT"/>
          </w:rPr>
          <w:t xml:space="preserve">→ mcp "C'è elettricità… Wow, vuol dire che davvero le persone usano ancora questo posto? ", dp "…A quanto pare."); il secondo, data la giovane età, è alquanto ingenuo e poco sicuro di sé. Ciò si manifesta in un tono particolarmente scocciato nella maggior parte dei casi e nel suo incespicare ogni volta che si ritrova in una situazione imbarazzante.  </w:t>
        </w:r>
        <w:r w:rsidRPr="005614C8">
          <w:rPr>
            <w:rFonts w:ascii="Times New Roman" w:eastAsia="Calibri" w:hAnsi="Times New Roman" w:cs="Times New Roman"/>
            <w:lang w:val="en-US" w:eastAsia="it-IT"/>
          </w:rPr>
          <w:t xml:space="preserve">(e.g. "P-p-pervert! I'm not gonna drink that!" </w:t>
        </w:r>
        <w:r w:rsidRPr="005614C8">
          <w:rPr>
            <w:rFonts w:ascii="Times New Roman" w:eastAsia="Calibri" w:hAnsi="Times New Roman" w:cs="Times New Roman"/>
            <w:lang w:eastAsia="it-IT"/>
          </w:rPr>
          <w:t xml:space="preserve">→ "P-p-pervertito! Non lo voglio più bere!"). </w:t>
        </w:r>
      </w:ins>
    </w:p>
    <w:p w14:paraId="5803EB35" w14:textId="77777777" w:rsidR="005614C8" w:rsidRPr="005614C8" w:rsidRDefault="005614C8" w:rsidP="005614C8">
      <w:pPr>
        <w:spacing w:line="360" w:lineRule="auto"/>
        <w:ind w:firstLine="708"/>
        <w:rPr>
          <w:ins w:id="24170" w:author="UTENTE" w:date="2020-06-30T19:19:00Z"/>
          <w:rFonts w:ascii="Times New Roman" w:eastAsia="Calibri" w:hAnsi="Times New Roman" w:cs="Times New Roman"/>
          <w:lang w:eastAsia="it-IT"/>
        </w:rPr>
      </w:pPr>
      <w:ins w:id="24171" w:author="UTENTE" w:date="2020-06-30T19:19:00Z">
        <w:r w:rsidRPr="005614C8">
          <w:rPr>
            <w:rFonts w:ascii="Times New Roman" w:eastAsia="Calibri" w:hAnsi="Times New Roman" w:cs="Times New Roman"/>
            <w:lang w:eastAsia="it-IT"/>
          </w:rPr>
          <w:t>Le caratteristiche del testo appena presentate hanno fatto sorgere una serie di problematiche durante il processo traduttivo che verranno esposte nei paragrafi successivi.</w:t>
        </w:r>
      </w:ins>
    </w:p>
    <w:p w14:paraId="296333AF" w14:textId="77777777" w:rsidR="005614C8" w:rsidRPr="005614C8" w:rsidRDefault="005614C8" w:rsidP="005614C8">
      <w:pPr>
        <w:spacing w:line="360" w:lineRule="auto"/>
        <w:rPr>
          <w:ins w:id="24172" w:author="UTENTE" w:date="2020-06-30T19:19:00Z"/>
          <w:rFonts w:ascii="Times New Roman" w:eastAsia="DengXian Light" w:hAnsi="Times New Roman" w:cs="Times New Roman"/>
          <w:color w:val="1F3763"/>
          <w:sz w:val="24"/>
          <w:szCs w:val="24"/>
          <w:lang w:eastAsia="it-IT"/>
        </w:rPr>
      </w:pPr>
    </w:p>
    <w:p w14:paraId="5DC29BD6" w14:textId="77777777" w:rsidR="005614C8" w:rsidRPr="00E63B43" w:rsidRDefault="005614C8" w:rsidP="005614C8">
      <w:pPr>
        <w:spacing w:line="360" w:lineRule="auto"/>
        <w:rPr>
          <w:ins w:id="24173" w:author="UTENTE" w:date="2020-06-30T19:19:00Z"/>
          <w:rFonts w:ascii="Times New Roman" w:eastAsia="DengXian Light" w:hAnsi="Times New Roman" w:cs="Times New Roman"/>
          <w:b/>
          <w:sz w:val="24"/>
          <w:szCs w:val="24"/>
          <w:lang w:eastAsia="it-IT"/>
          <w:rPrChange w:id="24174" w:author="UTENTE" w:date="2020-06-30T19:22:00Z">
            <w:rPr>
              <w:ins w:id="24175" w:author="UTENTE" w:date="2020-06-30T19:19:00Z"/>
              <w:rFonts w:ascii="Times New Roman" w:eastAsia="DengXian Light" w:hAnsi="Times New Roman" w:cs="Times New Roman"/>
              <w:color w:val="1F3763"/>
              <w:sz w:val="24"/>
              <w:szCs w:val="24"/>
              <w:lang w:eastAsia="it-IT"/>
            </w:rPr>
          </w:rPrChange>
        </w:rPr>
      </w:pPr>
      <w:ins w:id="24176" w:author="UTENTE" w:date="2020-06-30T19:19:00Z">
        <w:r w:rsidRPr="00E63B43">
          <w:rPr>
            <w:rFonts w:ascii="Times New Roman" w:eastAsia="DengXian Light" w:hAnsi="Times New Roman" w:cs="Times New Roman"/>
            <w:b/>
            <w:sz w:val="24"/>
            <w:szCs w:val="24"/>
            <w:lang w:eastAsia="it-IT"/>
            <w:rPrChange w:id="24177" w:author="UTENTE" w:date="2020-06-30T19:22:00Z">
              <w:rPr>
                <w:rFonts w:ascii="Times New Roman" w:eastAsia="DengXian Light" w:hAnsi="Times New Roman" w:cs="Times New Roman"/>
                <w:color w:val="1F3763"/>
                <w:sz w:val="24"/>
                <w:szCs w:val="24"/>
                <w:lang w:eastAsia="it-IT"/>
              </w:rPr>
            </w:rPrChange>
          </w:rPr>
          <w:t xml:space="preserve">Approccio alla traduzione </w:t>
        </w:r>
      </w:ins>
    </w:p>
    <w:p w14:paraId="0DE143BA" w14:textId="77777777" w:rsidR="005614C8" w:rsidRPr="005614C8" w:rsidRDefault="005614C8" w:rsidP="005614C8">
      <w:pPr>
        <w:spacing w:line="360" w:lineRule="auto"/>
        <w:rPr>
          <w:ins w:id="24178" w:author="UTENTE" w:date="2020-06-30T19:19:00Z"/>
          <w:rFonts w:ascii="Times New Roman" w:eastAsia="Calibri" w:hAnsi="Times New Roman" w:cs="Times New Roman"/>
          <w:lang w:eastAsia="it-IT"/>
        </w:rPr>
      </w:pPr>
      <w:ins w:id="24179" w:author="UTENTE" w:date="2020-06-30T19:19:00Z">
        <w:r w:rsidRPr="005614C8">
          <w:rPr>
            <w:rFonts w:ascii="Times New Roman" w:eastAsia="Calibri" w:hAnsi="Times New Roman" w:cs="Times New Roman"/>
            <w:lang w:eastAsia="it-IT"/>
          </w:rPr>
          <w:t xml:space="preserve">Prima di iniziare a tradurre è stato necessario giocare </w:t>
        </w:r>
        <w:r w:rsidRPr="005614C8">
          <w:rPr>
            <w:rFonts w:ascii="Times New Roman" w:eastAsia="Calibri" w:hAnsi="Times New Roman" w:cs="Times New Roman"/>
            <w:i/>
            <w:lang w:eastAsia="it-IT"/>
          </w:rPr>
          <w:t xml:space="preserve">Red Embrace </w:t>
        </w:r>
        <w:r w:rsidRPr="005614C8">
          <w:rPr>
            <w:rFonts w:ascii="Times New Roman" w:eastAsia="Calibri" w:hAnsi="Times New Roman" w:cs="Times New Roman"/>
            <w:lang w:eastAsia="it-IT"/>
          </w:rPr>
          <w:t xml:space="preserve">nella sua interezza, in modo da avere un’idea generale della trama e delle caratteristiche che lo contraddistinguono. Una volta portato a termine il lavoro di comprensione del testo, è risultato fondamentale avvalersi di diversi strumenti come documenti sulla scrittura creativa e, ovviamente, dizionari bilingue e monolingue per proseguire nella trasposizione vera e propria verso l’italiano. La cultura americana che permea la narrazione, inoltre, ha reso a volte necessaria una ricerca approfondita su determinati aspetti che mancano nella cultura di arrivo. Infine, è stato determinante un </w:t>
        </w:r>
        <w:r w:rsidRPr="005614C8">
          <w:rPr>
            <w:rFonts w:ascii="Times New Roman" w:eastAsia="Calibri" w:hAnsi="Times New Roman" w:cs="Times New Roman"/>
            <w:lang w:eastAsia="it-IT"/>
          </w:rPr>
          <w:lastRenderedPageBreak/>
          <w:t xml:space="preserve">continuo dialogo con la casa sviluppatrice che ha fornito tutto il materiale necessario e si è mantenuta sempre disponibile per eventuali dubbi sul progetto, soprattutto dal punto di vista tecnico. </w:t>
        </w:r>
      </w:ins>
    </w:p>
    <w:p w14:paraId="2FA50386" w14:textId="77777777" w:rsidR="005614C8" w:rsidRPr="005614C8" w:rsidRDefault="005614C8" w:rsidP="005614C8">
      <w:pPr>
        <w:spacing w:line="360" w:lineRule="auto"/>
        <w:rPr>
          <w:ins w:id="24180" w:author="UTENTE" w:date="2020-06-30T19:19:00Z"/>
          <w:rFonts w:ascii="Times New Roman" w:eastAsia="Calibri" w:hAnsi="Times New Roman" w:cs="Times New Roman"/>
          <w:lang w:eastAsia="it-IT"/>
        </w:rPr>
      </w:pPr>
    </w:p>
    <w:p w14:paraId="6885013F" w14:textId="77777777" w:rsidR="005614C8" w:rsidRPr="00421DFC" w:rsidRDefault="005614C8" w:rsidP="005614C8">
      <w:pPr>
        <w:keepNext/>
        <w:keepLines/>
        <w:spacing w:before="40" w:line="360" w:lineRule="auto"/>
        <w:outlineLvl w:val="2"/>
        <w:rPr>
          <w:ins w:id="24181" w:author="UTENTE" w:date="2020-06-30T19:19:00Z"/>
          <w:rFonts w:ascii="Times New Roman" w:eastAsia="DengXian Light" w:hAnsi="Times New Roman" w:cs="Times New Roman"/>
          <w:b/>
          <w:sz w:val="24"/>
          <w:szCs w:val="24"/>
          <w:lang w:eastAsia="it-IT"/>
          <w:rPrChange w:id="24182" w:author="UTENTE" w:date="2020-06-30T19:20:00Z">
            <w:rPr>
              <w:ins w:id="24183" w:author="UTENTE" w:date="2020-06-30T19:19:00Z"/>
              <w:rFonts w:ascii="Times New Roman" w:eastAsia="DengXian Light" w:hAnsi="Times New Roman" w:cs="Times New Roman"/>
              <w:color w:val="1F3763"/>
              <w:sz w:val="24"/>
              <w:szCs w:val="24"/>
              <w:lang w:eastAsia="it-IT"/>
            </w:rPr>
          </w:rPrChange>
        </w:rPr>
      </w:pPr>
      <w:bookmarkStart w:id="24184" w:name="_Toc44085245"/>
      <w:bookmarkStart w:id="24185" w:name="_Toc44438783"/>
      <w:ins w:id="24186" w:author="UTENTE" w:date="2020-06-30T19:19:00Z">
        <w:r w:rsidRPr="00421DFC">
          <w:rPr>
            <w:rFonts w:ascii="Times New Roman" w:eastAsia="DengXian Light" w:hAnsi="Times New Roman" w:cs="Times New Roman"/>
            <w:b/>
            <w:sz w:val="24"/>
            <w:szCs w:val="24"/>
            <w:lang w:eastAsia="it-IT"/>
            <w:rPrChange w:id="24187" w:author="UTENTE" w:date="2020-06-30T19:20:00Z">
              <w:rPr>
                <w:rFonts w:ascii="Times New Roman" w:eastAsia="DengXian Light" w:hAnsi="Times New Roman" w:cs="Times New Roman"/>
                <w:color w:val="1F3763"/>
                <w:sz w:val="24"/>
                <w:szCs w:val="24"/>
                <w:lang w:eastAsia="it-IT"/>
              </w:rPr>
            </w:rPrChange>
          </w:rPr>
          <w:t>Aspetti culturali</w:t>
        </w:r>
        <w:bookmarkEnd w:id="24184"/>
        <w:bookmarkEnd w:id="24185"/>
        <w:r w:rsidRPr="00421DFC">
          <w:rPr>
            <w:rFonts w:ascii="Times New Roman" w:eastAsia="DengXian Light" w:hAnsi="Times New Roman" w:cs="Times New Roman"/>
            <w:b/>
            <w:sz w:val="24"/>
            <w:szCs w:val="24"/>
            <w:lang w:eastAsia="it-IT"/>
            <w:rPrChange w:id="24188" w:author="UTENTE" w:date="2020-06-30T19:20:00Z">
              <w:rPr>
                <w:rFonts w:ascii="Times New Roman" w:eastAsia="DengXian Light" w:hAnsi="Times New Roman" w:cs="Times New Roman"/>
                <w:color w:val="1F3763"/>
                <w:sz w:val="24"/>
                <w:szCs w:val="24"/>
                <w:lang w:eastAsia="it-IT"/>
              </w:rPr>
            </w:rPrChange>
          </w:rPr>
          <w:t xml:space="preserve"> </w:t>
        </w:r>
      </w:ins>
    </w:p>
    <w:p w14:paraId="518DB85C" w14:textId="77777777" w:rsidR="005614C8" w:rsidRPr="005614C8" w:rsidRDefault="005614C8" w:rsidP="005614C8">
      <w:pPr>
        <w:spacing w:line="360" w:lineRule="auto"/>
        <w:rPr>
          <w:ins w:id="24189" w:author="UTENTE" w:date="2020-06-30T19:19:00Z"/>
          <w:rFonts w:ascii="Times New Roman" w:eastAsia="Calibri" w:hAnsi="Times New Roman" w:cs="Times New Roman"/>
          <w:lang w:eastAsia="it-IT"/>
        </w:rPr>
      </w:pPr>
      <w:ins w:id="24190" w:author="UTENTE" w:date="2020-06-30T19:19:00Z">
        <w:r w:rsidRPr="005614C8">
          <w:rPr>
            <w:rFonts w:ascii="Times New Roman" w:eastAsia="Calibri" w:hAnsi="Times New Roman" w:cs="Times New Roman"/>
            <w:lang w:eastAsia="it-IT"/>
          </w:rPr>
          <w:t xml:space="preserve">Immediatamente si presenta davanti al traduttore un dilemma di proporzioni enormi che è anche un elemento chiave e estremamente ricorrente durante tutta la narrazione: il locale dove lavora il protagonista. Si tratta infatti, in inglese, di un </w:t>
        </w:r>
        <w:r w:rsidRPr="005614C8">
          <w:rPr>
            <w:rFonts w:ascii="Times New Roman" w:eastAsia="Calibri" w:hAnsi="Times New Roman" w:cs="Times New Roman"/>
            <w:i/>
            <w:lang w:eastAsia="it-IT"/>
          </w:rPr>
          <w:t>diner</w:t>
        </w:r>
        <w:r w:rsidRPr="005614C8">
          <w:rPr>
            <w:rFonts w:ascii="Times New Roman" w:eastAsia="Calibri" w:hAnsi="Times New Roman" w:cs="Times New Roman"/>
            <w:lang w:eastAsia="it-IT"/>
          </w:rPr>
          <w:t xml:space="preserve">, ovvero un ristorante solitamente economico e molto diffuso negli Stati Uniti che riprende l’estetica dei vecchi vagoni ristorante e che serve principalmente hamburger, patatine e l’onnipresente caffè americano. Resi noti da film e serie tv come </w:t>
        </w:r>
        <w:r w:rsidRPr="005614C8">
          <w:rPr>
            <w:rFonts w:ascii="Times New Roman" w:eastAsia="Calibri" w:hAnsi="Times New Roman" w:cs="Times New Roman"/>
            <w:i/>
            <w:lang w:eastAsia="it-IT"/>
          </w:rPr>
          <w:t>Grease</w:t>
        </w:r>
        <w:r w:rsidRPr="005614C8">
          <w:rPr>
            <w:rFonts w:ascii="Times New Roman" w:eastAsia="Calibri" w:hAnsi="Times New Roman" w:cs="Times New Roman"/>
            <w:lang w:eastAsia="it-IT"/>
          </w:rPr>
          <w:t xml:space="preserve"> e </w:t>
        </w:r>
        <w:r w:rsidRPr="005614C8">
          <w:rPr>
            <w:rFonts w:ascii="Times New Roman" w:eastAsia="Calibri" w:hAnsi="Times New Roman" w:cs="Times New Roman"/>
            <w:i/>
            <w:lang w:eastAsia="it-IT"/>
          </w:rPr>
          <w:t xml:space="preserve">Happy Days, </w:t>
        </w:r>
        <w:r w:rsidRPr="005614C8">
          <w:rPr>
            <w:rFonts w:ascii="Times New Roman" w:eastAsia="Calibri" w:hAnsi="Times New Roman" w:cs="Times New Roman"/>
            <w:lang w:eastAsia="it-IT"/>
          </w:rPr>
          <w:t xml:space="preserve">i </w:t>
        </w:r>
        <w:r w:rsidRPr="005614C8">
          <w:rPr>
            <w:rFonts w:ascii="Times New Roman" w:eastAsia="Calibri" w:hAnsi="Times New Roman" w:cs="Times New Roman"/>
            <w:i/>
            <w:lang w:eastAsia="it-IT"/>
          </w:rPr>
          <w:t>diner</w:t>
        </w:r>
        <w:r w:rsidRPr="005614C8">
          <w:rPr>
            <w:rFonts w:ascii="Times New Roman" w:eastAsia="Calibri" w:hAnsi="Times New Roman" w:cs="Times New Roman"/>
            <w:lang w:eastAsia="it-IT"/>
          </w:rPr>
          <w:t xml:space="preserve"> sono uno dei pilastri della cultura statunitense che, però, non è mai stato davvero importato in Italia se non con locali tematici che si rifanno, appunto, alla loro estetica e atmosfera, spesso cristallizzata agli anni’50. In italiano, quindi, non abbiamo un corrispettivo che possa efficacemente definire un locale così fortemente caratterizzato. Il dubbio sul fatto di dover effettivamente tradurlo e come tradurlo sorge spontaneo. Inizialmente si era pensato di mantenerlo in inglese, magari in corsivo, data comunque la fama dei due prodotti multimediali sopracitati e dal target del videogioco, improntato più che altro su un pubblico giovane e quindi ipoteticamente familiare con il concetto. Tuttavia, alla fine si è optato per un corrispettivo più nostrano che, pur non identificando nello specifico quella tipologia di ristorante, fa riferimento a un locale simile e più noto a un giocatore italiano: la tavola calda. Si mantiene così quell’aspetto di pasti veloci solitamente serviti al bancone, insieme al tipico servizio da bar, nonostante comprenda anche una cucina più complessa ed elaborata. </w:t>
        </w:r>
      </w:ins>
    </w:p>
    <w:p w14:paraId="44E67F88" w14:textId="77777777" w:rsidR="005614C8" w:rsidRPr="005614C8" w:rsidRDefault="005614C8" w:rsidP="005614C8">
      <w:pPr>
        <w:spacing w:line="360" w:lineRule="auto"/>
        <w:rPr>
          <w:ins w:id="24191" w:author="UTENTE" w:date="2020-06-30T19:19:00Z"/>
          <w:rFonts w:ascii="Times New Roman" w:eastAsia="Calibri" w:hAnsi="Times New Roman" w:cs="Times New Roman"/>
          <w:lang w:eastAsia="it-IT"/>
        </w:rPr>
      </w:pPr>
      <w:ins w:id="24192" w:author="UTENTE" w:date="2020-06-30T19:19:00Z">
        <w:r w:rsidRPr="005614C8">
          <w:rPr>
            <w:rFonts w:ascii="Times New Roman" w:eastAsia="Calibri" w:hAnsi="Times New Roman" w:cs="Times New Roman"/>
            <w:lang w:eastAsia="it-IT"/>
          </w:rPr>
          <w:tab/>
          <w:t xml:space="preserve">Un altro problema derivante dal concetto di </w:t>
        </w:r>
        <w:r w:rsidRPr="005614C8">
          <w:rPr>
            <w:rFonts w:ascii="Times New Roman" w:eastAsia="Calibri" w:hAnsi="Times New Roman" w:cs="Times New Roman"/>
            <w:i/>
            <w:lang w:eastAsia="it-IT"/>
          </w:rPr>
          <w:t xml:space="preserve">diner </w:t>
        </w:r>
        <w:r w:rsidRPr="005614C8">
          <w:rPr>
            <w:rFonts w:ascii="Times New Roman" w:eastAsia="Calibri" w:hAnsi="Times New Roman" w:cs="Times New Roman"/>
            <w:lang w:eastAsia="it-IT"/>
          </w:rPr>
          <w:t xml:space="preserve">americano è ovviamente l’insieme delle pietanze e delle bevande che vi vengono tipicamente servite. Infatti, per quanto ormai la parola “hamburger” sia entrata nell’uso comune e quotidiano degli italiani, altri alimenti risultano estranei alla nostra cultura gastronomica e quindi dalla nostra lingua. Nel testo si fa spesso riferimento ai famosi </w:t>
        </w:r>
        <w:r w:rsidRPr="005614C8">
          <w:rPr>
            <w:rFonts w:ascii="Times New Roman" w:eastAsia="Calibri" w:hAnsi="Times New Roman" w:cs="Times New Roman"/>
            <w:i/>
            <w:lang w:eastAsia="it-IT"/>
          </w:rPr>
          <w:t>milkshake</w:t>
        </w:r>
        <w:r w:rsidRPr="005614C8">
          <w:rPr>
            <w:rFonts w:ascii="Times New Roman" w:eastAsia="Calibri" w:hAnsi="Times New Roman" w:cs="Times New Roman"/>
            <w:lang w:eastAsia="it-IT"/>
          </w:rPr>
          <w:t>, frullati di latte, gelato e aromi vari (tipicamente cioccolato o frutta) spesso sorseggiati dagli statunitensi. Anche in questo caso, nonostante la bevanda possa essere più nota a un lettore italiano, la scelta si è orientata verso una traduzione sufficientemente fedele del termine per poter ridurre al minimo l’uso di anglicismi</w:t>
        </w:r>
        <w:r w:rsidRPr="005614C8">
          <w:rPr>
            <w:rFonts w:ascii="Times New Roman" w:eastAsia="Calibri" w:hAnsi="Times New Roman" w:cs="Times New Roman"/>
            <w:vertAlign w:val="superscript"/>
            <w:lang w:eastAsia="it-IT"/>
          </w:rPr>
          <w:footnoteReference w:id="10"/>
        </w:r>
        <w:r w:rsidRPr="005614C8">
          <w:rPr>
            <w:rFonts w:ascii="Times New Roman" w:eastAsia="Calibri" w:hAnsi="Times New Roman" w:cs="Times New Roman"/>
            <w:lang w:eastAsia="it-IT"/>
          </w:rPr>
          <w:t xml:space="preserve">. Il traducente scelto è “frappè”, che anche se può confondere e risultare concettualmente identico al </w:t>
        </w:r>
        <w:r w:rsidRPr="005614C8">
          <w:rPr>
            <w:rFonts w:ascii="Times New Roman" w:eastAsia="Calibri" w:hAnsi="Times New Roman" w:cs="Times New Roman"/>
            <w:i/>
            <w:lang w:eastAsia="it-IT"/>
          </w:rPr>
          <w:t xml:space="preserve">milkshake, </w:t>
        </w:r>
        <w:r w:rsidRPr="005614C8">
          <w:rPr>
            <w:rFonts w:ascii="Times New Roman" w:eastAsia="Calibri" w:hAnsi="Times New Roman" w:cs="Times New Roman"/>
            <w:lang w:eastAsia="it-IT"/>
          </w:rPr>
          <w:t xml:space="preserve">viene in realtà preparato con una ricetta differente che mantiene come unico </w:t>
        </w:r>
        <w:r w:rsidRPr="005614C8">
          <w:rPr>
            <w:rFonts w:ascii="Times New Roman" w:eastAsia="Calibri" w:hAnsi="Times New Roman" w:cs="Times New Roman"/>
            <w:lang w:eastAsia="it-IT"/>
          </w:rPr>
          <w:lastRenderedPageBreak/>
          <w:t xml:space="preserve">ingrediente comune il latte, a cui poi si aggiunge un elemento di frutta, come banane o fragole, o del cacao, e infine del ghiaccio tritato. </w:t>
        </w:r>
      </w:ins>
    </w:p>
    <w:p w14:paraId="59B763A4" w14:textId="77777777" w:rsidR="005614C8" w:rsidRPr="005614C8" w:rsidRDefault="005614C8" w:rsidP="005614C8">
      <w:pPr>
        <w:spacing w:line="360" w:lineRule="auto"/>
        <w:rPr>
          <w:ins w:id="24200" w:author="UTENTE" w:date="2020-06-30T19:19:00Z"/>
          <w:rFonts w:ascii="Times New Roman" w:eastAsia="Calibri" w:hAnsi="Times New Roman" w:cs="Times New Roman"/>
          <w:lang w:eastAsia="it-IT"/>
        </w:rPr>
      </w:pPr>
      <w:ins w:id="24201" w:author="UTENTE" w:date="2020-06-30T19:19:00Z">
        <w:r w:rsidRPr="005614C8">
          <w:rPr>
            <w:rFonts w:ascii="Times New Roman" w:eastAsia="Calibri" w:hAnsi="Times New Roman" w:cs="Times New Roman"/>
            <w:lang w:eastAsia="it-IT"/>
          </w:rPr>
          <w:tab/>
          <w:t>A complicare ulteriormente la situazione vi è il famigerato caffè, attorno al quale ruotano molti dialoghi e scene. Nello specifico, la sfida nasce dai metodi di preparazione e dalla tipologia del caffè. È risaputo che il nostro amato espresso non è così frequente all’estero, soprattutto negli Stati Uniti, dove viene invece preferito un caffè lungo, solitamente servito in tazze grandi. Per questo in tutto il testo non si fa mai riferimento a tazzine di caffè. La preparazione poi è completamente diversa, la tipica caffettiera italiana viene sostituita dalla caraffa con filtro percolatore, rappresentando spesso un problema nel momento in cui se ne fa riferimento. Scrivere la definizione completa risulterebbe infatti molto tedioso a lungo andare, per cui alle volte si è fatto riferimento semplicemente a una caraffa di caffè o si è omesso il termine sostituendolo con altri appartenenti allo stesso campo semantico</w:t>
        </w:r>
        <w:r w:rsidRPr="005614C8">
          <w:rPr>
            <w:rFonts w:ascii="Times New Roman" w:eastAsia="Calibri" w:hAnsi="Times New Roman" w:cs="Times New Roman"/>
            <w:vertAlign w:val="superscript"/>
            <w:lang w:eastAsia="it-IT"/>
          </w:rPr>
          <w:footnoteReference w:id="11"/>
        </w:r>
        <w:r w:rsidRPr="005614C8">
          <w:rPr>
            <w:rFonts w:ascii="Times New Roman" w:eastAsia="Calibri" w:hAnsi="Times New Roman" w:cs="Times New Roman"/>
            <w:lang w:eastAsia="it-IT"/>
          </w:rPr>
          <w:t xml:space="preserve">, ma che rendevano la lettura più scorrevole ("…When I start brewing a fresh pot...” → "...Quando inizio a versare una tazza calda...”). </w:t>
        </w:r>
      </w:ins>
    </w:p>
    <w:p w14:paraId="6B765F3F" w14:textId="77777777" w:rsidR="005614C8" w:rsidRPr="005614C8" w:rsidRDefault="005614C8" w:rsidP="005614C8">
      <w:pPr>
        <w:spacing w:line="360" w:lineRule="auto"/>
        <w:ind w:firstLine="708"/>
        <w:rPr>
          <w:ins w:id="24209" w:author="UTENTE" w:date="2020-06-30T19:19:00Z"/>
          <w:rFonts w:ascii="Times New Roman" w:eastAsia="Calibri" w:hAnsi="Times New Roman" w:cs="Times New Roman"/>
          <w:lang w:eastAsia="it-IT"/>
        </w:rPr>
      </w:pPr>
      <w:ins w:id="24210" w:author="UTENTE" w:date="2020-06-30T19:19:00Z">
        <w:r w:rsidRPr="005614C8">
          <w:rPr>
            <w:rFonts w:ascii="Times New Roman" w:eastAsia="Calibri" w:hAnsi="Times New Roman" w:cs="Times New Roman"/>
            <w:lang w:eastAsia="it-IT"/>
          </w:rPr>
          <w:t xml:space="preserve">Di più semplice soluzione è invece stata la traduzione del termine “booth”, seduta tipica dei </w:t>
        </w:r>
        <w:r w:rsidRPr="005614C8">
          <w:rPr>
            <w:rFonts w:ascii="Times New Roman" w:eastAsia="Calibri" w:hAnsi="Times New Roman" w:cs="Times New Roman"/>
            <w:i/>
            <w:lang w:eastAsia="it-IT"/>
          </w:rPr>
          <w:t xml:space="preserve">diner </w:t>
        </w:r>
        <w:r w:rsidRPr="005614C8">
          <w:rPr>
            <w:rFonts w:ascii="Times New Roman" w:eastAsia="Calibri" w:hAnsi="Times New Roman" w:cs="Times New Roman"/>
            <w:lang w:eastAsia="it-IT"/>
          </w:rPr>
          <w:t xml:space="preserve">con tavoli individuali separati fra loro da morbide panche che creano come dei piccoli cubicoli aperti. Pur perdendo l’immagine ben chiara a cui il termine rimanda, è stato scelto di tradurli semplicemente come “tavoli”, sempre per un motivo di rapidità nella lettura. </w:t>
        </w:r>
      </w:ins>
    </w:p>
    <w:p w14:paraId="67C6D981" w14:textId="77777777" w:rsidR="005614C8" w:rsidRDefault="005614C8" w:rsidP="005614C8">
      <w:pPr>
        <w:rPr>
          <w:ins w:id="24211" w:author="UTENTE" w:date="2020-06-30T19:20:00Z"/>
          <w:rFonts w:ascii="Times New Roman" w:eastAsia="Calibri" w:hAnsi="Times New Roman" w:cs="Times New Roman"/>
          <w:lang w:eastAsia="it-IT"/>
        </w:rPr>
      </w:pPr>
    </w:p>
    <w:p w14:paraId="09CE1687" w14:textId="77777777" w:rsidR="005614C8" w:rsidRPr="005614C8" w:rsidRDefault="005614C8" w:rsidP="005614C8">
      <w:pPr>
        <w:rPr>
          <w:ins w:id="24212" w:author="UTENTE" w:date="2020-06-30T19:19:00Z"/>
          <w:rFonts w:ascii="Calibri" w:eastAsia="Calibri" w:hAnsi="Calibri" w:cs="Times New Roman"/>
          <w:lang w:eastAsia="it-IT"/>
        </w:rPr>
      </w:pPr>
    </w:p>
    <w:p w14:paraId="0D04D79B" w14:textId="77777777" w:rsidR="005614C8" w:rsidRPr="005614C8" w:rsidRDefault="005614C8" w:rsidP="005614C8">
      <w:pPr>
        <w:keepNext/>
        <w:keepLines/>
        <w:spacing w:before="40" w:line="360" w:lineRule="auto"/>
        <w:outlineLvl w:val="2"/>
        <w:rPr>
          <w:ins w:id="24213" w:author="UTENTE" w:date="2020-06-30T19:19:00Z"/>
          <w:rFonts w:ascii="Times New Roman" w:eastAsia="DengXian Light" w:hAnsi="Times New Roman" w:cs="Times New Roman"/>
          <w:b/>
          <w:sz w:val="24"/>
          <w:szCs w:val="24"/>
          <w:lang w:eastAsia="it-IT"/>
          <w:rPrChange w:id="24214" w:author="UTENTE" w:date="2020-06-30T19:20:00Z">
            <w:rPr>
              <w:ins w:id="24215" w:author="UTENTE" w:date="2020-06-30T19:19:00Z"/>
              <w:rFonts w:ascii="Times New Roman" w:eastAsia="DengXian Light" w:hAnsi="Times New Roman" w:cs="Times New Roman"/>
              <w:color w:val="1F3763"/>
              <w:sz w:val="24"/>
              <w:szCs w:val="24"/>
              <w:lang w:eastAsia="it-IT"/>
            </w:rPr>
          </w:rPrChange>
        </w:rPr>
      </w:pPr>
      <w:bookmarkStart w:id="24216" w:name="_Toc44085246"/>
      <w:bookmarkStart w:id="24217" w:name="_Toc44438784"/>
      <w:ins w:id="24218" w:author="UTENTE" w:date="2020-06-30T19:19:00Z">
        <w:r w:rsidRPr="005614C8">
          <w:rPr>
            <w:rFonts w:ascii="Times New Roman" w:eastAsia="DengXian Light" w:hAnsi="Times New Roman" w:cs="Times New Roman"/>
            <w:b/>
            <w:sz w:val="24"/>
            <w:szCs w:val="24"/>
            <w:lang w:eastAsia="it-IT"/>
            <w:rPrChange w:id="24219" w:author="UTENTE" w:date="2020-06-30T19:20:00Z">
              <w:rPr>
                <w:rFonts w:ascii="Times New Roman" w:eastAsia="DengXian Light" w:hAnsi="Times New Roman" w:cs="Times New Roman"/>
                <w:color w:val="1F3763"/>
                <w:sz w:val="24"/>
                <w:szCs w:val="24"/>
                <w:lang w:eastAsia="it-IT"/>
              </w:rPr>
            </w:rPrChange>
          </w:rPr>
          <w:t>Giochi di parole e ironia</w:t>
        </w:r>
        <w:bookmarkEnd w:id="24216"/>
        <w:bookmarkEnd w:id="24217"/>
      </w:ins>
    </w:p>
    <w:p w14:paraId="0DD01573" w14:textId="77777777" w:rsidR="005614C8" w:rsidRPr="005614C8" w:rsidRDefault="005614C8" w:rsidP="005614C8">
      <w:pPr>
        <w:spacing w:line="360" w:lineRule="auto"/>
        <w:rPr>
          <w:ins w:id="24220" w:author="UTENTE" w:date="2020-06-30T19:19:00Z"/>
          <w:rFonts w:ascii="Times New Roman" w:eastAsia="Calibri" w:hAnsi="Times New Roman" w:cs="Times New Roman"/>
          <w:lang w:eastAsia="it-IT"/>
        </w:rPr>
      </w:pPr>
      <w:ins w:id="24221" w:author="UTENTE" w:date="2020-06-30T19:19:00Z">
        <w:r w:rsidRPr="005614C8">
          <w:rPr>
            <w:rFonts w:ascii="Times New Roman" w:eastAsia="Calibri" w:hAnsi="Times New Roman" w:cs="Times New Roman"/>
            <w:lang w:eastAsia="it-IT"/>
          </w:rPr>
          <w:t xml:space="preserve">Uno degli aspetti linguistici più complessi da tradurre sono i giochi di parole, le c.d. </w:t>
        </w:r>
        <w:r w:rsidRPr="005614C8">
          <w:rPr>
            <w:rFonts w:ascii="Times New Roman" w:eastAsia="Calibri" w:hAnsi="Times New Roman" w:cs="Times New Roman"/>
            <w:i/>
            <w:lang w:eastAsia="it-IT"/>
          </w:rPr>
          <w:t xml:space="preserve">pun, </w:t>
        </w:r>
        <w:r w:rsidRPr="005614C8">
          <w:rPr>
            <w:rFonts w:ascii="Times New Roman" w:eastAsia="Calibri" w:hAnsi="Times New Roman" w:cs="Times New Roman"/>
            <w:lang w:eastAsia="it-IT"/>
          </w:rPr>
          <w:t xml:space="preserve">perché, visto che l’umorismo è dato da un elemento intrinseco alla lingua, spesso risulta estremamente difficile, se non impossibile, trasportalo in un’altra. Spesso un gioco di parole si basa su una rima, come nel seguente caso tratto dal testo: </w:t>
        </w:r>
      </w:ins>
    </w:p>
    <w:p w14:paraId="02D3A2D7" w14:textId="77777777" w:rsidR="005614C8" w:rsidRPr="005614C8" w:rsidRDefault="005614C8" w:rsidP="005614C8">
      <w:pPr>
        <w:spacing w:line="360" w:lineRule="auto"/>
        <w:rPr>
          <w:ins w:id="24222" w:author="UTENTE" w:date="2020-06-30T19:19:00Z"/>
          <w:rFonts w:ascii="Times New Roman" w:eastAsia="Calibri" w:hAnsi="Times New Roman" w:cs="Times New Roman"/>
          <w:lang w:eastAsia="it-IT"/>
        </w:rPr>
      </w:pPr>
    </w:p>
    <w:p w14:paraId="0C1ABF37" w14:textId="77777777" w:rsidR="005614C8" w:rsidRPr="005614C8" w:rsidRDefault="005614C8" w:rsidP="005614C8">
      <w:pPr>
        <w:spacing w:line="360" w:lineRule="auto"/>
        <w:jc w:val="center"/>
        <w:rPr>
          <w:ins w:id="24223" w:author="UTENTE" w:date="2020-06-30T19:19:00Z"/>
          <w:rFonts w:ascii="Times New Roman" w:eastAsia="Calibri" w:hAnsi="Times New Roman" w:cs="Times New Roman"/>
          <w:lang w:val="en-US" w:eastAsia="it-IT"/>
        </w:rPr>
      </w:pPr>
      <w:ins w:id="24224" w:author="UTENTE" w:date="2020-06-30T19:19:00Z">
        <w:r w:rsidRPr="005614C8">
          <w:rPr>
            <w:rFonts w:ascii="Times New Roman" w:eastAsia="Calibri" w:hAnsi="Times New Roman" w:cs="Times New Roman"/>
            <w:lang w:val="en-US" w:eastAsia="it-IT"/>
          </w:rPr>
          <w:t># mc "\"–That's a whole pie, sir. Are you sure you really want a {i}whole{/i} pie?\""</w:t>
        </w:r>
      </w:ins>
    </w:p>
    <w:p w14:paraId="792661CB" w14:textId="77777777" w:rsidR="005614C8" w:rsidRPr="005614C8" w:rsidRDefault="005614C8" w:rsidP="005614C8">
      <w:pPr>
        <w:spacing w:line="360" w:lineRule="auto"/>
        <w:jc w:val="center"/>
        <w:rPr>
          <w:ins w:id="24225" w:author="UTENTE" w:date="2020-06-30T19:19:00Z"/>
          <w:rFonts w:ascii="Times New Roman" w:eastAsia="Calibri" w:hAnsi="Times New Roman" w:cs="Times New Roman"/>
          <w:lang w:val="en-US" w:eastAsia="it-IT"/>
        </w:rPr>
      </w:pPr>
      <w:ins w:id="24226" w:author="UTENTE" w:date="2020-06-30T19:19:00Z">
        <w:r w:rsidRPr="005614C8">
          <w:rPr>
            <w:rFonts w:ascii="Times New Roman" w:eastAsia="Calibri" w:hAnsi="Times New Roman" w:cs="Times New Roman"/>
            <w:lang w:val="en-US" w:eastAsia="it-IT"/>
          </w:rPr>
          <w:t># u "\"High? I'm not high, you're high!\""</w:t>
        </w:r>
      </w:ins>
    </w:p>
    <w:p w14:paraId="50829E26" w14:textId="77777777" w:rsidR="005614C8" w:rsidRPr="005614C8" w:rsidRDefault="005614C8" w:rsidP="005614C8">
      <w:pPr>
        <w:spacing w:line="360" w:lineRule="auto"/>
        <w:rPr>
          <w:ins w:id="24227" w:author="UTENTE" w:date="2020-06-30T19:19:00Z"/>
          <w:rFonts w:ascii="Calibri" w:eastAsia="Calibri" w:hAnsi="Calibri" w:cs="Calibri"/>
          <w:lang w:val="en-US" w:eastAsia="it-IT"/>
        </w:rPr>
      </w:pPr>
    </w:p>
    <w:p w14:paraId="3DF9FAA3" w14:textId="77777777" w:rsidR="005614C8" w:rsidRPr="005614C8" w:rsidRDefault="005614C8" w:rsidP="005614C8">
      <w:pPr>
        <w:spacing w:line="360" w:lineRule="auto"/>
        <w:rPr>
          <w:ins w:id="24228" w:author="UTENTE" w:date="2020-06-30T19:19:00Z"/>
          <w:rFonts w:ascii="Times New Roman" w:eastAsia="Calibri" w:hAnsi="Times New Roman" w:cs="Times New Roman"/>
          <w:lang w:eastAsia="it-IT"/>
        </w:rPr>
      </w:pPr>
      <w:ins w:id="24229" w:author="UTENTE" w:date="2020-06-30T19:19:00Z">
        <w:r w:rsidRPr="005614C8">
          <w:rPr>
            <w:rFonts w:ascii="Times New Roman" w:eastAsia="Calibri" w:hAnsi="Times New Roman" w:cs="Times New Roman"/>
            <w:lang w:eastAsia="it-IT"/>
          </w:rPr>
          <w:t xml:space="preserve">È evidente che qui l’equivoco che scatena una risatina ilare risulta scaturire dal cliente che, scambiando la parola “pie” (i.e. “crostata”) per “high” (i.e. sotto effetto di sostanze) e sentendosi quindi personalmente attaccato, inveisce contro il protagonista. Ovviamente si dovessero tradurre letteralmente i due termini, il risultato sarebbe ben diverso. Perciò, quello </w:t>
        </w:r>
        <w:r w:rsidRPr="005614C8">
          <w:rPr>
            <w:rFonts w:ascii="Times New Roman" w:eastAsia="Calibri" w:hAnsi="Times New Roman" w:cs="Times New Roman"/>
            <w:lang w:eastAsia="it-IT"/>
          </w:rPr>
          <w:lastRenderedPageBreak/>
          <w:t xml:space="preserve">che si è cercato di fare è stato trovare un’altra coppia di parole che facessero rima e che allo stesso tempo rimandassero da una parte al campo dell’alimentazione e a un cibo che potesse essere servito in una tavola calda; dall’altra a un aggettivo appartenente al campo semantico della droga e delle sostanze in generale. Dopo una lunga riflessione e una serie di tentativi, la soluzione migliore che è stata trovata e la seguente: </w:t>
        </w:r>
      </w:ins>
    </w:p>
    <w:p w14:paraId="3A110918" w14:textId="77777777" w:rsidR="005614C8" w:rsidRPr="005614C8" w:rsidRDefault="005614C8" w:rsidP="005614C8">
      <w:pPr>
        <w:jc w:val="center"/>
        <w:rPr>
          <w:ins w:id="24230" w:author="UTENTE" w:date="2020-06-30T19:19:00Z"/>
          <w:rFonts w:ascii="Times New Roman" w:eastAsia="Calibri" w:hAnsi="Times New Roman" w:cs="Times New Roman"/>
          <w:lang w:eastAsia="it-IT"/>
        </w:rPr>
      </w:pPr>
    </w:p>
    <w:p w14:paraId="3A96BB4E" w14:textId="77777777" w:rsidR="005614C8" w:rsidRPr="005614C8" w:rsidRDefault="005614C8" w:rsidP="005614C8">
      <w:pPr>
        <w:jc w:val="center"/>
        <w:rPr>
          <w:ins w:id="24231" w:author="UTENTE" w:date="2020-06-30T19:19:00Z"/>
          <w:rFonts w:ascii="Times New Roman" w:eastAsia="Calibri" w:hAnsi="Times New Roman" w:cs="Times New Roman"/>
          <w:lang w:eastAsia="it-IT"/>
        </w:rPr>
      </w:pPr>
      <w:ins w:id="24232" w:author="UTENTE" w:date="2020-06-30T19:19:00Z">
        <w:r w:rsidRPr="005614C8">
          <w:rPr>
            <w:rFonts w:ascii="Times New Roman" w:eastAsia="Calibri" w:hAnsi="Times New Roman" w:cs="Times New Roman"/>
            <w:lang w:eastAsia="it-IT"/>
          </w:rPr>
          <w:t>mc "\"Signore, è uno sformato intero. È sicuro di volere un {i}intero{/i} sformato?\""</w:t>
        </w:r>
      </w:ins>
    </w:p>
    <w:p w14:paraId="439C7428" w14:textId="77777777" w:rsidR="005614C8" w:rsidRPr="005614C8" w:rsidRDefault="005614C8" w:rsidP="005614C8">
      <w:pPr>
        <w:spacing w:line="360" w:lineRule="auto"/>
        <w:jc w:val="center"/>
        <w:rPr>
          <w:ins w:id="24233" w:author="UTENTE" w:date="2020-06-30T19:19:00Z"/>
          <w:rFonts w:ascii="Times New Roman" w:eastAsia="Calibri" w:hAnsi="Times New Roman" w:cs="Times New Roman"/>
          <w:lang w:eastAsia="it-IT"/>
        </w:rPr>
      </w:pPr>
      <w:ins w:id="24234" w:author="UTENTE" w:date="2020-06-30T19:19:00Z">
        <w:r w:rsidRPr="005614C8">
          <w:rPr>
            <w:rFonts w:ascii="Times New Roman" w:eastAsia="Calibri" w:hAnsi="Times New Roman" w:cs="Times New Roman"/>
            <w:lang w:eastAsia="it-IT"/>
          </w:rPr>
          <w:t>u "\"Fumato? Io non sono fumato, tu sei fumato!\""</w:t>
        </w:r>
      </w:ins>
    </w:p>
    <w:p w14:paraId="6420EDAF" w14:textId="77777777" w:rsidR="005614C8" w:rsidRPr="005614C8" w:rsidRDefault="005614C8" w:rsidP="005614C8">
      <w:pPr>
        <w:spacing w:line="360" w:lineRule="auto"/>
        <w:jc w:val="center"/>
        <w:rPr>
          <w:ins w:id="24235" w:author="UTENTE" w:date="2020-06-30T19:19:00Z"/>
          <w:rFonts w:ascii="Calibri" w:eastAsia="Calibri" w:hAnsi="Calibri" w:cs="Calibri"/>
          <w:lang w:eastAsia="it-IT"/>
        </w:rPr>
      </w:pPr>
    </w:p>
    <w:p w14:paraId="5E4B3388" w14:textId="77777777" w:rsidR="005614C8" w:rsidRPr="005614C8" w:rsidRDefault="005614C8" w:rsidP="005614C8">
      <w:pPr>
        <w:spacing w:line="360" w:lineRule="auto"/>
        <w:ind w:firstLine="708"/>
        <w:rPr>
          <w:ins w:id="24236" w:author="UTENTE" w:date="2020-06-30T19:19:00Z"/>
          <w:rFonts w:ascii="Times New Roman" w:eastAsia="Calibri" w:hAnsi="Times New Roman" w:cs="Times New Roman"/>
          <w:lang w:eastAsia="it-IT"/>
        </w:rPr>
      </w:pPr>
      <w:ins w:id="24237" w:author="UTENTE" w:date="2020-06-30T19:19:00Z">
        <w:r w:rsidRPr="005614C8">
          <w:rPr>
            <w:rFonts w:ascii="Times New Roman" w:eastAsia="Calibri" w:hAnsi="Times New Roman" w:cs="Times New Roman"/>
            <w:lang w:eastAsia="it-IT"/>
          </w:rPr>
          <w:t xml:space="preserve">Un problema simile, ma più legato a una differenza linguistica incolmabile fra inglese e italiano, è il seguente: </w:t>
        </w:r>
      </w:ins>
    </w:p>
    <w:p w14:paraId="0604C3E6" w14:textId="77777777" w:rsidR="005614C8" w:rsidRPr="005614C8" w:rsidRDefault="005614C8" w:rsidP="005614C8">
      <w:pPr>
        <w:spacing w:line="360" w:lineRule="auto"/>
        <w:jc w:val="left"/>
        <w:rPr>
          <w:ins w:id="24238" w:author="UTENTE" w:date="2020-06-30T19:19:00Z"/>
          <w:rFonts w:ascii="Times New Roman" w:eastAsia="Calibri" w:hAnsi="Times New Roman" w:cs="Times New Roman"/>
          <w:lang w:eastAsia="it-IT"/>
        </w:rPr>
      </w:pPr>
    </w:p>
    <w:p w14:paraId="7FDBF9B6" w14:textId="77777777" w:rsidR="005614C8" w:rsidRPr="005614C8" w:rsidRDefault="005614C8" w:rsidP="005614C8">
      <w:pPr>
        <w:spacing w:line="360" w:lineRule="auto"/>
        <w:jc w:val="center"/>
        <w:rPr>
          <w:ins w:id="24239" w:author="UTENTE" w:date="2020-06-30T19:19:00Z"/>
          <w:rFonts w:ascii="Times New Roman" w:eastAsia="Calibri" w:hAnsi="Times New Roman" w:cs="Times New Roman"/>
          <w:lang w:val="en-US" w:eastAsia="it-IT"/>
        </w:rPr>
      </w:pPr>
      <w:ins w:id="24240" w:author="UTENTE" w:date="2020-06-30T19:19:00Z">
        <w:r w:rsidRPr="005614C8">
          <w:rPr>
            <w:rFonts w:ascii="Times New Roman" w:eastAsia="Calibri" w:hAnsi="Times New Roman" w:cs="Times New Roman"/>
            <w:lang w:val="en-US" w:eastAsia="it-IT"/>
          </w:rPr>
          <w:t># n "Man, I really get why they call it the \"graveyard shift\"…"</w:t>
        </w:r>
      </w:ins>
    </w:p>
    <w:p w14:paraId="3507ACEF" w14:textId="77777777" w:rsidR="005614C8" w:rsidRPr="005614C8" w:rsidRDefault="005614C8" w:rsidP="005614C8">
      <w:pPr>
        <w:spacing w:line="360" w:lineRule="auto"/>
        <w:jc w:val="center"/>
        <w:rPr>
          <w:ins w:id="24241" w:author="UTENTE" w:date="2020-06-30T19:19:00Z"/>
          <w:rFonts w:ascii="Times New Roman" w:eastAsia="Calibri" w:hAnsi="Times New Roman" w:cs="Times New Roman"/>
          <w:lang w:val="en-US" w:eastAsia="it-IT"/>
        </w:rPr>
      </w:pPr>
      <w:ins w:id="24242" w:author="UTENTE" w:date="2020-06-30T19:19:00Z">
        <w:r w:rsidRPr="005614C8">
          <w:rPr>
            <w:rFonts w:ascii="Times New Roman" w:eastAsia="Calibri" w:hAnsi="Times New Roman" w:cs="Times New Roman"/>
            <w:lang w:val="en-US" w:eastAsia="it-IT"/>
          </w:rPr>
          <w:t># n "It feels like I'm watching over a cemetery sometimes. One that smells like greasy burgers."</w:t>
        </w:r>
      </w:ins>
    </w:p>
    <w:p w14:paraId="0282235F" w14:textId="77777777" w:rsidR="005614C8" w:rsidRPr="005614C8" w:rsidRDefault="005614C8" w:rsidP="005614C8">
      <w:pPr>
        <w:spacing w:line="360" w:lineRule="auto"/>
        <w:jc w:val="center"/>
        <w:rPr>
          <w:ins w:id="24243" w:author="UTENTE" w:date="2020-06-30T19:19:00Z"/>
          <w:rFonts w:ascii="Calibri" w:eastAsia="Calibri" w:hAnsi="Calibri" w:cs="Calibri"/>
          <w:lang w:val="en-US" w:eastAsia="it-IT"/>
        </w:rPr>
      </w:pPr>
    </w:p>
    <w:p w14:paraId="55939F1E" w14:textId="77777777" w:rsidR="005614C8" w:rsidRPr="005614C8" w:rsidRDefault="005614C8" w:rsidP="005614C8">
      <w:pPr>
        <w:spacing w:line="360" w:lineRule="auto"/>
        <w:rPr>
          <w:ins w:id="24244" w:author="UTENTE" w:date="2020-06-30T19:19:00Z"/>
          <w:rFonts w:ascii="Times New Roman" w:eastAsia="Calibri" w:hAnsi="Times New Roman" w:cs="Times New Roman"/>
          <w:lang w:eastAsia="it-IT"/>
        </w:rPr>
      </w:pPr>
      <w:ins w:id="24245" w:author="UTENTE" w:date="2020-06-30T19:19:00Z">
        <w:r w:rsidRPr="005614C8">
          <w:rPr>
            <w:rFonts w:ascii="Times New Roman" w:eastAsia="Calibri" w:hAnsi="Times New Roman" w:cs="Times New Roman"/>
            <w:lang w:eastAsia="it-IT"/>
          </w:rPr>
          <w:t>Nell’esempio proposto, infatti, si fa riferimento al turno di notte chiamandolo “graveyard shift”, un’espressione molto utilizzata nella lingua inglese, ma che non ha alcun corrispettivo italiano. Nella lingua di arrivo il turno di notte non è chiamato in altro modo se non “turno di notte”, quindi risulta impossibile tentare di trovare un’espressione simile che possa anche poi mantenere il gioco di parole nella frase successiva. L’</w:t>
        </w:r>
        <w:r w:rsidRPr="005614C8">
          <w:rPr>
            <w:rFonts w:ascii="Times New Roman" w:eastAsia="Calibri" w:hAnsi="Times New Roman" w:cs="Times New Roman"/>
            <w:i/>
            <w:lang w:eastAsia="it-IT"/>
          </w:rPr>
          <w:t xml:space="preserve">escamotage </w:t>
        </w:r>
        <w:r w:rsidRPr="005614C8">
          <w:rPr>
            <w:rFonts w:ascii="Times New Roman" w:eastAsia="Calibri" w:hAnsi="Times New Roman" w:cs="Times New Roman"/>
            <w:lang w:eastAsia="it-IT"/>
          </w:rPr>
          <w:t xml:space="preserve">ideato per ovviare a questo ostacolo apparentemente insormontabile è stato cambiare il tempo verbale della prima frase. Infatti, passando da un presente a un condizionale e modificando il soggetto verso un generico “loro” è possibile poi inserire qualunque termine fra virgolette, perché ci si ritrova nel caso dell’ipotesi e quindi nel non-reale. Il risultato si presenta come in seguito: </w:t>
        </w:r>
      </w:ins>
    </w:p>
    <w:p w14:paraId="1B4C372B" w14:textId="77777777" w:rsidR="005614C8" w:rsidRPr="005614C8" w:rsidRDefault="005614C8" w:rsidP="005614C8">
      <w:pPr>
        <w:spacing w:line="360" w:lineRule="auto"/>
        <w:jc w:val="left"/>
        <w:rPr>
          <w:ins w:id="24246" w:author="UTENTE" w:date="2020-06-30T19:19:00Z"/>
          <w:rFonts w:ascii="Times New Roman" w:eastAsia="Calibri" w:hAnsi="Times New Roman" w:cs="Times New Roman"/>
          <w:lang w:eastAsia="it-IT"/>
        </w:rPr>
      </w:pPr>
    </w:p>
    <w:p w14:paraId="55ED1B00" w14:textId="77777777" w:rsidR="005614C8" w:rsidRPr="005614C8" w:rsidRDefault="005614C8" w:rsidP="005614C8">
      <w:pPr>
        <w:spacing w:line="360" w:lineRule="auto"/>
        <w:jc w:val="center"/>
        <w:rPr>
          <w:ins w:id="24247" w:author="UTENTE" w:date="2020-06-30T19:19:00Z"/>
          <w:rFonts w:ascii="Times New Roman" w:eastAsia="Calibri" w:hAnsi="Times New Roman" w:cs="Times New Roman"/>
          <w:lang w:eastAsia="it-IT"/>
        </w:rPr>
      </w:pPr>
      <w:ins w:id="24248" w:author="UTENTE" w:date="2020-06-30T19:19:00Z">
        <w:r w:rsidRPr="005614C8">
          <w:rPr>
            <w:rFonts w:ascii="Times New Roman" w:eastAsia="Calibri" w:hAnsi="Times New Roman" w:cs="Times New Roman"/>
            <w:lang w:eastAsia="it-IT"/>
          </w:rPr>
          <w:t>n "Cavolo, dovrebbero chiamarlo il   \"turno dei morti \"…"</w:t>
        </w:r>
      </w:ins>
    </w:p>
    <w:p w14:paraId="0431B98D" w14:textId="77777777" w:rsidR="005614C8" w:rsidRPr="005614C8" w:rsidRDefault="005614C8" w:rsidP="005614C8">
      <w:pPr>
        <w:spacing w:line="360" w:lineRule="auto"/>
        <w:jc w:val="center"/>
        <w:rPr>
          <w:ins w:id="24249" w:author="UTENTE" w:date="2020-06-30T19:19:00Z"/>
          <w:rFonts w:ascii="Times New Roman" w:eastAsia="Calibri" w:hAnsi="Times New Roman" w:cs="Times New Roman"/>
          <w:lang w:eastAsia="it-IT"/>
        </w:rPr>
      </w:pPr>
      <w:ins w:id="24250" w:author="UTENTE" w:date="2020-06-30T19:19:00Z">
        <w:r w:rsidRPr="005614C8">
          <w:rPr>
            <w:rFonts w:ascii="Times New Roman" w:eastAsia="Calibri" w:hAnsi="Times New Roman" w:cs="Times New Roman"/>
            <w:lang w:eastAsia="it-IT"/>
          </w:rPr>
          <w:t>n "A volte mi sembra di fare il guardiano in un cimitero. Un cimitero che puzza di unto."</w:t>
        </w:r>
      </w:ins>
    </w:p>
    <w:p w14:paraId="02A814F1" w14:textId="77777777" w:rsidR="005614C8" w:rsidRPr="005614C8" w:rsidRDefault="005614C8" w:rsidP="005614C8">
      <w:pPr>
        <w:spacing w:line="360" w:lineRule="auto"/>
        <w:jc w:val="center"/>
        <w:rPr>
          <w:ins w:id="24251" w:author="UTENTE" w:date="2020-06-30T19:19:00Z"/>
          <w:rFonts w:ascii="Times New Roman" w:eastAsia="Calibri" w:hAnsi="Times New Roman" w:cs="Times New Roman"/>
          <w:lang w:eastAsia="it-IT"/>
        </w:rPr>
      </w:pPr>
    </w:p>
    <w:p w14:paraId="0538164E" w14:textId="77777777" w:rsidR="005614C8" w:rsidRPr="005614C8" w:rsidRDefault="005614C8" w:rsidP="005614C8">
      <w:pPr>
        <w:spacing w:line="360" w:lineRule="auto"/>
        <w:rPr>
          <w:ins w:id="24252" w:author="UTENTE" w:date="2020-06-30T19:19:00Z"/>
          <w:rFonts w:ascii="Times New Roman" w:eastAsia="Calibri" w:hAnsi="Times New Roman" w:cs="Times New Roman"/>
          <w:lang w:eastAsia="it-IT"/>
        </w:rPr>
      </w:pPr>
      <w:ins w:id="24253" w:author="UTENTE" w:date="2020-06-30T19:19:00Z">
        <w:r w:rsidRPr="005614C8">
          <w:rPr>
            <w:rFonts w:ascii="Times New Roman" w:eastAsia="Calibri" w:hAnsi="Times New Roman" w:cs="Times New Roman"/>
            <w:lang w:eastAsia="it-IT"/>
          </w:rPr>
          <w:t xml:space="preserve">In questo modo si è dunque riusciti a mantenere la tematica macabra e cimiteriale in entrambe le frasi e, di conseguenza, l’ironia del personaggio. </w:t>
        </w:r>
      </w:ins>
    </w:p>
    <w:p w14:paraId="53BC5D05" w14:textId="77777777" w:rsidR="005614C8" w:rsidRPr="005614C8" w:rsidRDefault="005614C8" w:rsidP="005614C8">
      <w:pPr>
        <w:spacing w:line="360" w:lineRule="auto"/>
        <w:rPr>
          <w:ins w:id="24254" w:author="UTENTE" w:date="2020-06-30T19:19:00Z"/>
          <w:rFonts w:ascii="Times New Roman" w:eastAsia="Calibri" w:hAnsi="Times New Roman" w:cs="Times New Roman"/>
          <w:lang w:eastAsia="it-IT"/>
        </w:rPr>
      </w:pPr>
      <w:ins w:id="24255" w:author="UTENTE" w:date="2020-06-30T19:19:00Z">
        <w:r w:rsidRPr="005614C8">
          <w:rPr>
            <w:rFonts w:ascii="Times New Roman" w:eastAsia="Calibri" w:hAnsi="Times New Roman" w:cs="Times New Roman"/>
            <w:lang w:eastAsia="it-IT"/>
          </w:rPr>
          <w:tab/>
          <w:t xml:space="preserve">L’ironia però non è uno strumento che gli autori si trattengono dall’utilizzare, ci sono infatti altri termini nel testo a cui viene dato un tono di questo tipo, spesso con l’aggiunta di una nota canzonatoria. Un esempio potrebbe essere l’uso della parola “suit” nella seguente frase: </w:t>
        </w:r>
      </w:ins>
    </w:p>
    <w:p w14:paraId="7C495980" w14:textId="77777777" w:rsidR="005614C8" w:rsidRPr="005614C8" w:rsidRDefault="005614C8" w:rsidP="005614C8">
      <w:pPr>
        <w:spacing w:line="360" w:lineRule="auto"/>
        <w:jc w:val="center"/>
        <w:rPr>
          <w:ins w:id="24256" w:author="UTENTE" w:date="2020-06-30T19:19:00Z"/>
          <w:rFonts w:ascii="Times New Roman" w:eastAsia="Calibri" w:hAnsi="Times New Roman" w:cs="Times New Roman"/>
          <w:lang w:val="en-US" w:eastAsia="it-IT"/>
        </w:rPr>
      </w:pPr>
      <w:ins w:id="24257" w:author="UTENTE" w:date="2020-06-30T19:19:00Z">
        <w:r w:rsidRPr="005614C8">
          <w:rPr>
            <w:rFonts w:ascii="Times New Roman" w:eastAsia="Calibri" w:hAnsi="Times New Roman" w:cs="Times New Roman"/>
            <w:lang w:val="en-US" w:eastAsia="it-IT"/>
          </w:rPr>
          <w:t># n "…This guy's no thug, he's just some suit trying to act intimidating."</w:t>
        </w:r>
      </w:ins>
    </w:p>
    <w:p w14:paraId="24FB8C79" w14:textId="77777777" w:rsidR="005614C8" w:rsidRPr="005614C8" w:rsidRDefault="005614C8" w:rsidP="005614C8">
      <w:pPr>
        <w:spacing w:line="360" w:lineRule="auto"/>
        <w:jc w:val="center"/>
        <w:rPr>
          <w:ins w:id="24258" w:author="UTENTE" w:date="2020-06-30T19:19:00Z"/>
          <w:rFonts w:ascii="Times New Roman" w:eastAsia="Calibri" w:hAnsi="Times New Roman" w:cs="Times New Roman"/>
          <w:lang w:val="en-US" w:eastAsia="it-IT"/>
        </w:rPr>
      </w:pPr>
    </w:p>
    <w:p w14:paraId="6148B2EE" w14:textId="77777777" w:rsidR="005614C8" w:rsidRPr="005614C8" w:rsidRDefault="005614C8" w:rsidP="005614C8">
      <w:pPr>
        <w:spacing w:line="360" w:lineRule="auto"/>
        <w:rPr>
          <w:ins w:id="24259" w:author="UTENTE" w:date="2020-06-30T19:19:00Z"/>
          <w:rFonts w:ascii="Times New Roman" w:eastAsia="Calibri" w:hAnsi="Times New Roman" w:cs="Times New Roman"/>
          <w:lang w:eastAsia="it-IT"/>
        </w:rPr>
      </w:pPr>
      <w:ins w:id="24260" w:author="UTENTE" w:date="2020-06-30T19:19:00Z">
        <w:r w:rsidRPr="005614C8">
          <w:rPr>
            <w:rFonts w:ascii="Times New Roman" w:eastAsia="Calibri" w:hAnsi="Times New Roman" w:cs="Times New Roman"/>
            <w:lang w:eastAsia="it-IT"/>
          </w:rPr>
          <w:lastRenderedPageBreak/>
          <w:t xml:space="preserve">È facilmente intendibile che non si sta parlando di un capo di vestiario in sé, quanto di un uomo in abiti formali che si cerca di ridicolizzare, riducendolo a ciò che indossa. In italiano si sarebbe potuta utilizzare una perifrasi come “tizio in giacca e cravatta” che sarebbe stata efficace, ma fino a un certo punto, dato che non avrebbe colto quella sfumatura più tagliente che la parola in inglese ha. Si è quindi optato per il termine “damerino” che in italiano già presenta una connotazione fortemente dispregiativa, oltre a riferirsi precisamente a un uomo in abito elegante. Il risultato completo è quindi il seguente: </w:t>
        </w:r>
      </w:ins>
    </w:p>
    <w:p w14:paraId="3D053E69" w14:textId="77777777" w:rsidR="005614C8" w:rsidRPr="005614C8" w:rsidRDefault="005614C8" w:rsidP="005614C8">
      <w:pPr>
        <w:spacing w:line="360" w:lineRule="auto"/>
        <w:jc w:val="center"/>
        <w:rPr>
          <w:ins w:id="24261" w:author="UTENTE" w:date="2020-06-30T19:19:00Z"/>
          <w:rFonts w:ascii="Calibri" w:eastAsia="Calibri" w:hAnsi="Calibri" w:cs="Calibri"/>
          <w:lang w:eastAsia="it-IT"/>
        </w:rPr>
      </w:pPr>
    </w:p>
    <w:p w14:paraId="0D3815D8" w14:textId="77777777" w:rsidR="005614C8" w:rsidRPr="005614C8" w:rsidRDefault="005614C8" w:rsidP="005614C8">
      <w:pPr>
        <w:spacing w:line="360" w:lineRule="auto"/>
        <w:jc w:val="center"/>
        <w:rPr>
          <w:ins w:id="24262" w:author="UTENTE" w:date="2020-06-30T19:19:00Z"/>
          <w:rFonts w:ascii="Times New Roman" w:eastAsia="Calibri" w:hAnsi="Times New Roman" w:cs="Times New Roman"/>
          <w:lang w:eastAsia="it-IT"/>
        </w:rPr>
      </w:pPr>
      <w:ins w:id="24263" w:author="UTENTE" w:date="2020-06-30T19:19:00Z">
        <w:r w:rsidRPr="005614C8">
          <w:rPr>
            <w:rFonts w:ascii="Times New Roman" w:eastAsia="Calibri" w:hAnsi="Times New Roman" w:cs="Times New Roman"/>
            <w:lang w:eastAsia="it-IT"/>
          </w:rPr>
          <w:t>n "…Questo tipo non è un criminale, è solo un damerino   che cerca di farmi paura."</w:t>
        </w:r>
      </w:ins>
    </w:p>
    <w:p w14:paraId="3BAAAED3" w14:textId="77777777" w:rsidR="005614C8" w:rsidRPr="005614C8" w:rsidRDefault="005614C8" w:rsidP="005614C8">
      <w:pPr>
        <w:spacing w:line="360" w:lineRule="auto"/>
        <w:jc w:val="center"/>
        <w:rPr>
          <w:ins w:id="24264" w:author="UTENTE" w:date="2020-06-30T19:19:00Z"/>
          <w:rFonts w:ascii="Times New Roman" w:eastAsia="Calibri" w:hAnsi="Times New Roman" w:cs="Times New Roman"/>
          <w:lang w:eastAsia="it-IT"/>
        </w:rPr>
      </w:pPr>
    </w:p>
    <w:p w14:paraId="1E01A6B4" w14:textId="77777777" w:rsidR="005614C8" w:rsidRPr="005614C8" w:rsidRDefault="005614C8" w:rsidP="005614C8">
      <w:pPr>
        <w:spacing w:line="360" w:lineRule="auto"/>
        <w:ind w:firstLine="708"/>
        <w:rPr>
          <w:ins w:id="24265" w:author="UTENTE" w:date="2020-06-30T19:19:00Z"/>
          <w:rFonts w:ascii="Times New Roman" w:eastAsia="Calibri" w:hAnsi="Times New Roman" w:cs="Times New Roman"/>
          <w:lang w:val="en-US" w:eastAsia="it-IT"/>
        </w:rPr>
      </w:pPr>
      <w:ins w:id="24266" w:author="UTENTE" w:date="2020-06-30T19:19:00Z">
        <w:r w:rsidRPr="005614C8">
          <w:rPr>
            <w:rFonts w:ascii="Times New Roman" w:eastAsia="Calibri" w:hAnsi="Times New Roman" w:cs="Times New Roman"/>
            <w:lang w:eastAsia="it-IT"/>
          </w:rPr>
          <w:t xml:space="preserve">In altri casi, nonostante la frase originale avesse già un carico ironico abbastanza elevato, si è scelto di calcare ancora di più il tono per dare un effetto comico maggiore. </w:t>
        </w:r>
        <w:r w:rsidRPr="005614C8">
          <w:rPr>
            <w:rFonts w:ascii="Times New Roman" w:eastAsia="Calibri" w:hAnsi="Times New Roman" w:cs="Times New Roman"/>
            <w:lang w:val="en-US" w:eastAsia="it-IT"/>
          </w:rPr>
          <w:t xml:space="preserve">L’esempio specifico in questione è il seguente: </w:t>
        </w:r>
      </w:ins>
    </w:p>
    <w:p w14:paraId="4064F6E5" w14:textId="77777777" w:rsidR="005614C8" w:rsidRPr="005614C8" w:rsidRDefault="005614C8" w:rsidP="005614C8">
      <w:pPr>
        <w:spacing w:line="360" w:lineRule="auto"/>
        <w:jc w:val="center"/>
        <w:rPr>
          <w:ins w:id="24267" w:author="UTENTE" w:date="2020-06-30T19:19:00Z"/>
          <w:rFonts w:ascii="Times New Roman" w:eastAsia="Calibri" w:hAnsi="Times New Roman" w:cs="Times New Roman"/>
          <w:lang w:val="en-US" w:eastAsia="it-IT"/>
        </w:rPr>
      </w:pPr>
      <w:ins w:id="24268" w:author="UTENTE" w:date="2020-06-30T19:19:00Z">
        <w:r w:rsidRPr="005614C8">
          <w:rPr>
            <w:rFonts w:ascii="Times New Roman" w:eastAsia="Calibri" w:hAnsi="Times New Roman" w:cs="Times New Roman"/>
            <w:lang w:val="en-US" w:eastAsia="it-IT"/>
          </w:rPr>
          <w:t># n "With an unconvinced chuckle, Isaac saunters towards me, stopping only when he enters 'too close' territory."</w:t>
        </w:r>
      </w:ins>
    </w:p>
    <w:p w14:paraId="7C608F2C" w14:textId="77777777" w:rsidR="005614C8" w:rsidRPr="005614C8" w:rsidRDefault="005614C8" w:rsidP="005614C8">
      <w:pPr>
        <w:spacing w:line="360" w:lineRule="auto"/>
        <w:jc w:val="center"/>
        <w:rPr>
          <w:ins w:id="24269" w:author="UTENTE" w:date="2020-06-30T19:19:00Z"/>
          <w:rFonts w:ascii="Times New Roman" w:eastAsia="Calibri" w:hAnsi="Times New Roman" w:cs="Times New Roman"/>
          <w:lang w:val="en-US" w:eastAsia="it-IT"/>
        </w:rPr>
      </w:pPr>
    </w:p>
    <w:p w14:paraId="1F617EFA" w14:textId="77777777" w:rsidR="005614C8" w:rsidRPr="005614C8" w:rsidRDefault="005614C8" w:rsidP="005614C8">
      <w:pPr>
        <w:spacing w:line="360" w:lineRule="auto"/>
        <w:rPr>
          <w:ins w:id="24270" w:author="UTENTE" w:date="2020-06-30T19:19:00Z"/>
          <w:rFonts w:ascii="Times New Roman" w:eastAsia="Calibri" w:hAnsi="Times New Roman" w:cs="Times New Roman"/>
          <w:lang w:eastAsia="it-IT"/>
        </w:rPr>
      </w:pPr>
      <w:ins w:id="24271" w:author="UTENTE" w:date="2020-06-30T19:19:00Z">
        <w:r w:rsidRPr="005614C8">
          <w:rPr>
            <w:rFonts w:ascii="Times New Roman" w:eastAsia="Calibri" w:hAnsi="Times New Roman" w:cs="Times New Roman"/>
            <w:lang w:eastAsia="it-IT"/>
          </w:rPr>
          <w:t xml:space="preserve">In questa stringa, il disagio del protagonista al vedersi invaso il proprio spazio personale è espresso dalla locuzione “‹‹too close›› territory”, già simpatica in inglese. In italiano si è deciso di giocare sulla locuzione “territorio nemico/amico”, tipica del linguaggio bellico e rendere l’ironia originale ancora più marcata. Il risultato finale è il seguente. </w:t>
        </w:r>
      </w:ins>
    </w:p>
    <w:p w14:paraId="7A50F730" w14:textId="77777777" w:rsidR="005614C8" w:rsidRPr="005614C8" w:rsidRDefault="005614C8" w:rsidP="005614C8">
      <w:pPr>
        <w:spacing w:line="360" w:lineRule="auto"/>
        <w:rPr>
          <w:ins w:id="24272" w:author="UTENTE" w:date="2020-06-30T19:19:00Z"/>
          <w:rFonts w:ascii="Times New Roman" w:eastAsia="Calibri" w:hAnsi="Times New Roman" w:cs="Times New Roman"/>
          <w:lang w:eastAsia="it-IT"/>
        </w:rPr>
      </w:pPr>
    </w:p>
    <w:p w14:paraId="0F27D963" w14:textId="77777777" w:rsidR="005614C8" w:rsidRPr="005614C8" w:rsidRDefault="005614C8" w:rsidP="005614C8">
      <w:pPr>
        <w:spacing w:line="360" w:lineRule="auto"/>
        <w:jc w:val="center"/>
        <w:rPr>
          <w:ins w:id="24273" w:author="UTENTE" w:date="2020-06-30T19:19:00Z"/>
          <w:rFonts w:ascii="Times New Roman" w:eastAsia="Calibri" w:hAnsi="Times New Roman" w:cs="Times New Roman"/>
        </w:rPr>
      </w:pPr>
      <w:ins w:id="24274" w:author="UTENTE" w:date="2020-06-30T19:19:00Z">
        <w:r w:rsidRPr="005614C8">
          <w:rPr>
            <w:rFonts w:ascii="Times New Roman" w:eastAsia="Calibri" w:hAnsi="Times New Roman" w:cs="Times New Roman"/>
          </w:rPr>
          <w:t>n "Con una risatina poco convincente, Isaac passeggia tranquillamente verso di me, fermandosi solo una volta entrato in territorio 'troppo amico'."</w:t>
        </w:r>
        <w:r w:rsidRPr="005614C8">
          <w:rPr>
            <w:rFonts w:ascii="Times New Roman" w:eastAsia="Calibri" w:hAnsi="Times New Roman" w:cs="Times New Roman"/>
          </w:rPr>
          <w:br w:type="page"/>
        </w:r>
      </w:ins>
    </w:p>
    <w:p w14:paraId="06CB62A4" w14:textId="77777777" w:rsidR="005614C8" w:rsidRPr="00E63B43" w:rsidRDefault="005614C8" w:rsidP="005614C8">
      <w:pPr>
        <w:keepNext/>
        <w:keepLines/>
        <w:spacing w:before="40" w:line="360" w:lineRule="auto"/>
        <w:outlineLvl w:val="2"/>
        <w:rPr>
          <w:ins w:id="24275" w:author="UTENTE" w:date="2020-06-30T19:19:00Z"/>
          <w:rFonts w:ascii="Times New Roman" w:eastAsia="DengXian Light" w:hAnsi="Times New Roman" w:cs="Times New Roman"/>
          <w:b/>
          <w:sz w:val="24"/>
          <w:szCs w:val="24"/>
          <w:lang w:eastAsia="it-IT"/>
          <w:rPrChange w:id="24276" w:author="UTENTE" w:date="2020-06-30T19:23:00Z">
            <w:rPr>
              <w:ins w:id="24277" w:author="UTENTE" w:date="2020-06-30T19:19:00Z"/>
              <w:rFonts w:ascii="Times New Roman" w:eastAsia="DengXian Light" w:hAnsi="Times New Roman" w:cs="Times New Roman"/>
              <w:color w:val="1F3763"/>
              <w:sz w:val="24"/>
              <w:szCs w:val="24"/>
              <w:lang w:eastAsia="it-IT"/>
            </w:rPr>
          </w:rPrChange>
        </w:rPr>
      </w:pPr>
      <w:bookmarkStart w:id="24278" w:name="_Toc44085247"/>
      <w:bookmarkStart w:id="24279" w:name="_Toc44438785"/>
      <w:ins w:id="24280" w:author="UTENTE" w:date="2020-06-30T19:19:00Z">
        <w:r w:rsidRPr="00E63B43">
          <w:rPr>
            <w:rFonts w:ascii="Times New Roman" w:eastAsia="DengXian Light" w:hAnsi="Times New Roman" w:cs="Times New Roman"/>
            <w:b/>
            <w:sz w:val="24"/>
            <w:szCs w:val="24"/>
            <w:lang w:eastAsia="it-IT"/>
            <w:rPrChange w:id="24281" w:author="UTENTE" w:date="2020-06-30T19:23:00Z">
              <w:rPr>
                <w:rFonts w:ascii="Times New Roman" w:eastAsia="DengXian Light" w:hAnsi="Times New Roman" w:cs="Times New Roman"/>
                <w:color w:val="1F3763"/>
                <w:sz w:val="24"/>
                <w:szCs w:val="24"/>
                <w:lang w:eastAsia="it-IT"/>
              </w:rPr>
            </w:rPrChange>
          </w:rPr>
          <w:lastRenderedPageBreak/>
          <w:t>Espressioni idiomatiche e colloquialismi</w:t>
        </w:r>
        <w:bookmarkEnd w:id="24278"/>
        <w:bookmarkEnd w:id="24279"/>
      </w:ins>
    </w:p>
    <w:p w14:paraId="4393DF7B" w14:textId="77777777" w:rsidR="005614C8" w:rsidRPr="005614C8" w:rsidRDefault="005614C8" w:rsidP="005614C8">
      <w:pPr>
        <w:spacing w:line="360" w:lineRule="auto"/>
        <w:rPr>
          <w:ins w:id="24282" w:author="UTENTE" w:date="2020-06-30T19:19:00Z"/>
          <w:rFonts w:ascii="Times New Roman" w:eastAsia="Calibri" w:hAnsi="Times New Roman" w:cs="Times New Roman"/>
          <w:lang w:eastAsia="it-IT"/>
        </w:rPr>
      </w:pPr>
      <w:ins w:id="24283" w:author="UTENTE" w:date="2020-06-30T19:19:00Z">
        <w:r w:rsidRPr="005614C8">
          <w:rPr>
            <w:rFonts w:ascii="Times New Roman" w:eastAsia="Calibri" w:hAnsi="Times New Roman" w:cs="Times New Roman"/>
            <w:lang w:eastAsia="it-IT"/>
          </w:rPr>
          <w:t xml:space="preserve">Si è già parlato in precedenza del registro basso e colloquiale che caratterizza il testo, vediamo adesso come questa affermazione si manifesta effettivamente all’interno della narrazione. </w:t>
        </w:r>
      </w:ins>
    </w:p>
    <w:p w14:paraId="1AF14A7A" w14:textId="77777777" w:rsidR="005614C8" w:rsidRPr="005614C8" w:rsidRDefault="005614C8" w:rsidP="005614C8">
      <w:pPr>
        <w:spacing w:line="360" w:lineRule="auto"/>
        <w:rPr>
          <w:ins w:id="24284" w:author="UTENTE" w:date="2020-06-30T19:19:00Z"/>
          <w:rFonts w:ascii="Times New Roman" w:eastAsia="Calibri" w:hAnsi="Times New Roman" w:cs="Times New Roman"/>
          <w:lang w:eastAsia="it-IT"/>
        </w:rPr>
      </w:pPr>
      <w:ins w:id="24285" w:author="UTENTE" w:date="2020-06-30T19:19:00Z">
        <w:r w:rsidRPr="005614C8">
          <w:rPr>
            <w:rFonts w:ascii="Times New Roman" w:eastAsia="Calibri" w:hAnsi="Times New Roman" w:cs="Times New Roman"/>
            <w:lang w:eastAsia="it-IT"/>
          </w:rPr>
          <w:tab/>
          <w:t xml:space="preserve">“Con </w:t>
        </w:r>
        <w:r w:rsidRPr="005614C8">
          <w:rPr>
            <w:rFonts w:ascii="Times New Roman" w:eastAsia="Calibri" w:hAnsi="Times New Roman" w:cs="Times New Roman"/>
            <w:i/>
            <w:lang w:eastAsia="it-IT"/>
          </w:rPr>
          <w:t>espressione idiomatica</w:t>
        </w:r>
        <w:r w:rsidRPr="005614C8">
          <w:rPr>
            <w:rFonts w:ascii="Times New Roman" w:eastAsia="Calibri" w:hAnsi="Times New Roman" w:cs="Times New Roman"/>
            <w:lang w:eastAsia="it-IT"/>
          </w:rPr>
          <w:t xml:space="preserve"> si indica generalmente un’espressione convenzionale, caratterizzata dall’abbinamento di un significante fisso (poco o niente affatto modificabile) a un significato non composizionale (Casadei 1994: 61; Casadei 1995a: 335; Cacciari &amp; Glucksberg 1995: 43), cioè non prevedibile a partire dai significati dei suoi componenti”</w:t>
        </w:r>
        <w:r w:rsidRPr="005614C8">
          <w:rPr>
            <w:rFonts w:ascii="Times New Roman" w:eastAsia="Calibri" w:hAnsi="Times New Roman" w:cs="Times New Roman"/>
            <w:vertAlign w:val="superscript"/>
            <w:lang w:eastAsia="it-IT"/>
          </w:rPr>
          <w:footnoteReference w:id="12"/>
        </w:r>
        <w:r w:rsidRPr="005614C8">
          <w:rPr>
            <w:rFonts w:ascii="Times New Roman" w:eastAsia="Calibri" w:hAnsi="Times New Roman" w:cs="Times New Roman"/>
            <w:lang w:eastAsia="it-IT"/>
          </w:rPr>
          <w:t xml:space="preserve">. La sfida traduttiva che questi elementi linguistici fanno sorgere è legata al fatto che spesso non sono traducibili perché il concetto descritto è inesistente nella lingua d’arrivo; altre volte, invece, esiste, ma non è una traduzione letterale, quindi va ricercata in un bagaglio di espressioni che può sempre risultare incompleto, dato che è impossibile trattenere un numero così elevato di informazioni. La presenza di locuzioni, di conseguenza, suppone sempre una ricerca accurata e una conoscenza approfondita non solo della lingua di partenza, ma anche di quella d’arrivo. Nella Tabella 1 si elencano alcuni degli esempi più rappresentativi del testo in oggetto con le rispettive soluzioni traduttive: </w:t>
        </w:r>
      </w:ins>
    </w:p>
    <w:p w14:paraId="35C2E72A" w14:textId="77777777" w:rsidR="005614C8" w:rsidRPr="005614C8" w:rsidRDefault="005614C8" w:rsidP="005614C8">
      <w:pPr>
        <w:spacing w:after="200" w:line="240" w:lineRule="auto"/>
        <w:rPr>
          <w:ins w:id="24293" w:author="UTENTE" w:date="2020-06-30T19:19:00Z"/>
          <w:rFonts w:ascii="Calibri" w:eastAsia="Calibri" w:hAnsi="Calibri" w:cs="Times New Roman"/>
          <w:i/>
          <w:iCs/>
          <w:color w:val="44546A"/>
          <w:sz w:val="18"/>
          <w:szCs w:val="18"/>
          <w:lang w:eastAsia="it-IT"/>
        </w:rPr>
      </w:pPr>
    </w:p>
    <w:p w14:paraId="112AFC9E" w14:textId="2DD6F44B" w:rsidR="005614C8" w:rsidRPr="00E63B43" w:rsidRDefault="00E63B43" w:rsidP="00E63B43">
      <w:pPr>
        <w:tabs>
          <w:tab w:val="left" w:pos="1560"/>
        </w:tabs>
        <w:spacing w:after="200" w:line="240" w:lineRule="auto"/>
        <w:rPr>
          <w:ins w:id="24294" w:author="UTENTE" w:date="2020-06-30T19:19:00Z"/>
          <w:rFonts w:ascii="Calibri" w:eastAsia="Calibri" w:hAnsi="Calibri" w:cs="Times New Roman"/>
          <w:i/>
          <w:iCs/>
          <w:sz w:val="18"/>
          <w:szCs w:val="18"/>
          <w:lang w:eastAsia="it-IT"/>
          <w:rPrChange w:id="24295" w:author="UTENTE" w:date="2020-06-30T19:23:00Z">
            <w:rPr>
              <w:ins w:id="24296" w:author="UTENTE" w:date="2020-06-30T19:19:00Z"/>
              <w:rFonts w:ascii="Calibri" w:eastAsia="Calibri" w:hAnsi="Calibri" w:cs="Times New Roman"/>
              <w:i/>
              <w:iCs/>
              <w:color w:val="44546A"/>
              <w:sz w:val="18"/>
              <w:szCs w:val="18"/>
              <w:lang w:eastAsia="it-IT"/>
            </w:rPr>
          </w:rPrChange>
        </w:rPr>
        <w:pPrChange w:id="24297" w:author="UTENTE" w:date="2020-06-30T19:23:00Z">
          <w:pPr>
            <w:spacing w:after="200" w:line="240" w:lineRule="auto"/>
          </w:pPr>
        </w:pPrChange>
      </w:pPr>
      <w:ins w:id="24298" w:author="UTENTE" w:date="2020-06-30T19:23:00Z">
        <w:r>
          <w:rPr>
            <w:rFonts w:ascii="Calibri" w:eastAsia="Calibri" w:hAnsi="Calibri" w:cs="Times New Roman"/>
            <w:i/>
            <w:iCs/>
            <w:sz w:val="18"/>
            <w:szCs w:val="18"/>
            <w:lang w:eastAsia="it-IT"/>
          </w:rPr>
          <w:tab/>
        </w:r>
      </w:ins>
      <w:ins w:id="24299" w:author="UTENTE" w:date="2020-06-30T19:19:00Z">
        <w:r w:rsidR="005614C8" w:rsidRPr="00E63B43">
          <w:rPr>
            <w:rFonts w:ascii="Calibri" w:eastAsia="Calibri" w:hAnsi="Calibri" w:cs="Times New Roman"/>
            <w:i/>
            <w:iCs/>
            <w:sz w:val="18"/>
            <w:szCs w:val="18"/>
            <w:lang w:eastAsia="it-IT"/>
            <w:rPrChange w:id="24300" w:author="UTENTE" w:date="2020-06-30T19:23:00Z">
              <w:rPr>
                <w:rFonts w:ascii="Calibri" w:eastAsia="Calibri" w:hAnsi="Calibri" w:cs="Times New Roman"/>
                <w:i/>
                <w:iCs/>
                <w:color w:val="44546A"/>
                <w:sz w:val="18"/>
                <w:szCs w:val="18"/>
                <w:lang w:eastAsia="it-IT"/>
              </w:rPr>
            </w:rPrChange>
          </w:rPr>
          <w:t xml:space="preserve">Tabella 1 </w:t>
        </w:r>
      </w:ins>
    </w:p>
    <w:tbl>
      <w:tblPr>
        <w:tblStyle w:val="Grigliatabella1"/>
        <w:tblW w:w="5387" w:type="dxa"/>
        <w:jc w:val="center"/>
        <w:tblInd w:w="-5" w:type="dxa"/>
        <w:tblLook w:val="04A0" w:firstRow="1" w:lastRow="0" w:firstColumn="1" w:lastColumn="0" w:noHBand="0" w:noVBand="1"/>
        <w:tblCaption w:val="Tabella 1"/>
        <w:tblPrChange w:id="24301" w:author="UTENTE" w:date="2020-06-30T19:23:00Z">
          <w:tblPr>
            <w:tblStyle w:val="Grigliatabella1"/>
            <w:tblW w:w="5387" w:type="dxa"/>
            <w:tblInd w:w="-5" w:type="dxa"/>
            <w:tblLook w:val="04A0" w:firstRow="1" w:lastRow="0" w:firstColumn="1" w:lastColumn="0" w:noHBand="0" w:noVBand="1"/>
            <w:tblCaption w:val="Tabella 1"/>
          </w:tblPr>
        </w:tblPrChange>
      </w:tblPr>
      <w:tblGrid>
        <w:gridCol w:w="2661"/>
        <w:gridCol w:w="2726"/>
        <w:tblGridChange w:id="24302">
          <w:tblGrid>
            <w:gridCol w:w="2661"/>
            <w:gridCol w:w="2726"/>
          </w:tblGrid>
        </w:tblGridChange>
      </w:tblGrid>
      <w:tr w:rsidR="005614C8" w:rsidRPr="005614C8" w14:paraId="242E447A" w14:textId="77777777" w:rsidTr="00E63B43">
        <w:trPr>
          <w:trHeight w:val="976"/>
          <w:jc w:val="center"/>
          <w:ins w:id="24303" w:author="UTENTE" w:date="2020-06-30T19:19:00Z"/>
          <w:trPrChange w:id="24304" w:author="UTENTE" w:date="2020-06-30T19:23:00Z">
            <w:trPr>
              <w:trHeight w:val="976"/>
            </w:trPr>
          </w:trPrChange>
        </w:trPr>
        <w:tc>
          <w:tcPr>
            <w:tcW w:w="2661" w:type="dxa"/>
            <w:tcPrChange w:id="24305" w:author="UTENTE" w:date="2020-06-30T19:23:00Z">
              <w:tcPr>
                <w:tcW w:w="2661" w:type="dxa"/>
              </w:tcPr>
            </w:tcPrChange>
          </w:tcPr>
          <w:p w14:paraId="392A0261" w14:textId="77777777" w:rsidR="005614C8" w:rsidRPr="005614C8" w:rsidRDefault="005614C8" w:rsidP="005614C8">
            <w:pPr>
              <w:spacing w:line="360" w:lineRule="auto"/>
              <w:jc w:val="center"/>
              <w:rPr>
                <w:ins w:id="24306" w:author="UTENTE" w:date="2020-06-30T19:19:00Z"/>
                <w:rFonts w:ascii="Times New Roman" w:eastAsia="Calibri" w:hAnsi="Times New Roman" w:cs="Times New Roman"/>
                <w:lang w:val="en-US"/>
              </w:rPr>
            </w:pPr>
          </w:p>
          <w:p w14:paraId="1BAA19EF" w14:textId="77777777" w:rsidR="005614C8" w:rsidRPr="005614C8" w:rsidRDefault="005614C8" w:rsidP="005614C8">
            <w:pPr>
              <w:spacing w:line="360" w:lineRule="auto"/>
              <w:jc w:val="center"/>
              <w:rPr>
                <w:ins w:id="24307" w:author="UTENTE" w:date="2020-06-30T19:19:00Z"/>
                <w:rFonts w:ascii="Times New Roman" w:eastAsia="Calibri" w:hAnsi="Times New Roman" w:cs="Times New Roman"/>
                <w:lang w:val="en-US" w:eastAsia="it-IT"/>
              </w:rPr>
            </w:pPr>
            <w:ins w:id="24308" w:author="UTENTE" w:date="2020-06-30T19:19:00Z">
              <w:r w:rsidRPr="005614C8">
                <w:rPr>
                  <w:rFonts w:ascii="Times New Roman" w:eastAsia="Calibri" w:hAnsi="Times New Roman" w:cs="Times New Roman"/>
                  <w:lang w:val="en-US"/>
                </w:rPr>
                <w:t>To make a jab at me</w:t>
              </w:r>
            </w:ins>
          </w:p>
        </w:tc>
        <w:tc>
          <w:tcPr>
            <w:tcW w:w="2726" w:type="dxa"/>
            <w:tcPrChange w:id="24309" w:author="UTENTE" w:date="2020-06-30T19:23:00Z">
              <w:tcPr>
                <w:tcW w:w="2726" w:type="dxa"/>
              </w:tcPr>
            </w:tcPrChange>
          </w:tcPr>
          <w:p w14:paraId="67B19F5E" w14:textId="77777777" w:rsidR="005614C8" w:rsidRPr="005614C8" w:rsidRDefault="005614C8" w:rsidP="005614C8">
            <w:pPr>
              <w:spacing w:line="360" w:lineRule="auto"/>
              <w:jc w:val="center"/>
              <w:rPr>
                <w:ins w:id="24310" w:author="UTENTE" w:date="2020-06-30T19:19:00Z"/>
                <w:rFonts w:ascii="Times New Roman" w:eastAsia="Calibri" w:hAnsi="Times New Roman" w:cs="Times New Roman"/>
                <w:lang w:val="en-US" w:eastAsia="it-IT"/>
              </w:rPr>
            </w:pPr>
          </w:p>
          <w:p w14:paraId="243BC62C" w14:textId="77777777" w:rsidR="005614C8" w:rsidRPr="005614C8" w:rsidRDefault="005614C8" w:rsidP="005614C8">
            <w:pPr>
              <w:spacing w:line="360" w:lineRule="auto"/>
              <w:jc w:val="center"/>
              <w:rPr>
                <w:ins w:id="24311" w:author="UTENTE" w:date="2020-06-30T19:19:00Z"/>
                <w:rFonts w:ascii="Times New Roman" w:eastAsia="Calibri" w:hAnsi="Times New Roman" w:cs="Times New Roman"/>
                <w:lang w:val="en-US" w:eastAsia="it-IT"/>
              </w:rPr>
            </w:pPr>
            <w:ins w:id="24312" w:author="UTENTE" w:date="2020-06-30T19:19:00Z">
              <w:r w:rsidRPr="005614C8">
                <w:rPr>
                  <w:rFonts w:ascii="Times New Roman" w:eastAsia="Calibri" w:hAnsi="Times New Roman" w:cs="Times New Roman"/>
                  <w:lang w:val="en-US" w:eastAsia="it-IT"/>
                </w:rPr>
                <w:t>Farmi la ramanzina</w:t>
              </w:r>
            </w:ins>
          </w:p>
        </w:tc>
      </w:tr>
      <w:tr w:rsidR="005614C8" w:rsidRPr="005614C8" w14:paraId="65463AA4" w14:textId="77777777" w:rsidTr="00E63B43">
        <w:trPr>
          <w:trHeight w:val="988"/>
          <w:jc w:val="center"/>
          <w:ins w:id="24313" w:author="UTENTE" w:date="2020-06-30T19:19:00Z"/>
          <w:trPrChange w:id="24314" w:author="UTENTE" w:date="2020-06-30T19:23:00Z">
            <w:trPr>
              <w:trHeight w:val="988"/>
            </w:trPr>
          </w:trPrChange>
        </w:trPr>
        <w:tc>
          <w:tcPr>
            <w:tcW w:w="2661" w:type="dxa"/>
            <w:tcPrChange w:id="24315" w:author="UTENTE" w:date="2020-06-30T19:23:00Z">
              <w:tcPr>
                <w:tcW w:w="2661" w:type="dxa"/>
              </w:tcPr>
            </w:tcPrChange>
          </w:tcPr>
          <w:p w14:paraId="1E05C288" w14:textId="77777777" w:rsidR="005614C8" w:rsidRPr="005614C8" w:rsidRDefault="005614C8" w:rsidP="005614C8">
            <w:pPr>
              <w:spacing w:line="360" w:lineRule="auto"/>
              <w:jc w:val="center"/>
              <w:rPr>
                <w:ins w:id="24316" w:author="UTENTE" w:date="2020-06-30T19:19:00Z"/>
                <w:rFonts w:ascii="Times New Roman" w:eastAsia="Calibri" w:hAnsi="Times New Roman" w:cs="Times New Roman"/>
              </w:rPr>
            </w:pPr>
          </w:p>
          <w:p w14:paraId="5E049673" w14:textId="77777777" w:rsidR="005614C8" w:rsidRPr="005614C8" w:rsidRDefault="005614C8" w:rsidP="005614C8">
            <w:pPr>
              <w:spacing w:line="360" w:lineRule="auto"/>
              <w:jc w:val="center"/>
              <w:rPr>
                <w:ins w:id="24317" w:author="UTENTE" w:date="2020-06-30T19:19:00Z"/>
                <w:rFonts w:ascii="Times New Roman" w:eastAsia="Calibri" w:hAnsi="Times New Roman" w:cs="Times New Roman"/>
                <w:lang w:val="en-US" w:eastAsia="it-IT"/>
              </w:rPr>
            </w:pPr>
            <w:ins w:id="24318" w:author="UTENTE" w:date="2020-06-30T19:19:00Z">
              <w:r w:rsidRPr="005614C8">
                <w:rPr>
                  <w:rFonts w:ascii="Times New Roman" w:eastAsia="Calibri" w:hAnsi="Times New Roman" w:cs="Times New Roman"/>
                </w:rPr>
                <w:t>To gawp</w:t>
              </w:r>
            </w:ins>
          </w:p>
        </w:tc>
        <w:tc>
          <w:tcPr>
            <w:tcW w:w="2726" w:type="dxa"/>
            <w:tcPrChange w:id="24319" w:author="UTENTE" w:date="2020-06-30T19:23:00Z">
              <w:tcPr>
                <w:tcW w:w="2726" w:type="dxa"/>
              </w:tcPr>
            </w:tcPrChange>
          </w:tcPr>
          <w:p w14:paraId="710C98B5" w14:textId="77777777" w:rsidR="005614C8" w:rsidRPr="005614C8" w:rsidRDefault="005614C8" w:rsidP="005614C8">
            <w:pPr>
              <w:spacing w:line="360" w:lineRule="auto"/>
              <w:jc w:val="center"/>
              <w:rPr>
                <w:ins w:id="24320" w:author="UTENTE" w:date="2020-06-30T19:19:00Z"/>
                <w:rFonts w:ascii="Times New Roman" w:eastAsia="Calibri" w:hAnsi="Times New Roman" w:cs="Times New Roman"/>
                <w:lang w:val="en-US" w:eastAsia="it-IT"/>
              </w:rPr>
            </w:pPr>
          </w:p>
          <w:p w14:paraId="0B4B5D48" w14:textId="77777777" w:rsidR="005614C8" w:rsidRPr="005614C8" w:rsidRDefault="005614C8" w:rsidP="005614C8">
            <w:pPr>
              <w:spacing w:line="360" w:lineRule="auto"/>
              <w:jc w:val="center"/>
              <w:rPr>
                <w:ins w:id="24321" w:author="UTENTE" w:date="2020-06-30T19:19:00Z"/>
                <w:rFonts w:ascii="Times New Roman" w:eastAsia="Calibri" w:hAnsi="Times New Roman" w:cs="Times New Roman"/>
                <w:lang w:val="en-US" w:eastAsia="it-IT"/>
              </w:rPr>
            </w:pPr>
            <w:ins w:id="24322" w:author="UTENTE" w:date="2020-06-30T19:19:00Z">
              <w:r w:rsidRPr="005614C8">
                <w:rPr>
                  <w:rFonts w:ascii="Times New Roman" w:eastAsia="Calibri" w:hAnsi="Times New Roman" w:cs="Times New Roman"/>
                  <w:lang w:val="en-US" w:eastAsia="it-IT"/>
                </w:rPr>
                <w:t>Guardare come un allocco</w:t>
              </w:r>
            </w:ins>
          </w:p>
        </w:tc>
      </w:tr>
      <w:tr w:rsidR="005614C8" w:rsidRPr="005614C8" w14:paraId="1F7C8007" w14:textId="77777777" w:rsidTr="00E63B43">
        <w:trPr>
          <w:trHeight w:val="1400"/>
          <w:jc w:val="center"/>
          <w:ins w:id="24323" w:author="UTENTE" w:date="2020-06-30T19:19:00Z"/>
          <w:trPrChange w:id="24324" w:author="UTENTE" w:date="2020-06-30T19:23:00Z">
            <w:trPr>
              <w:trHeight w:val="1400"/>
            </w:trPr>
          </w:trPrChange>
        </w:trPr>
        <w:tc>
          <w:tcPr>
            <w:tcW w:w="2661" w:type="dxa"/>
            <w:tcPrChange w:id="24325" w:author="UTENTE" w:date="2020-06-30T19:23:00Z">
              <w:tcPr>
                <w:tcW w:w="2661" w:type="dxa"/>
              </w:tcPr>
            </w:tcPrChange>
          </w:tcPr>
          <w:p w14:paraId="52449B37" w14:textId="77777777" w:rsidR="005614C8" w:rsidRPr="005614C8" w:rsidRDefault="005614C8" w:rsidP="005614C8">
            <w:pPr>
              <w:spacing w:line="360" w:lineRule="auto"/>
              <w:jc w:val="center"/>
              <w:rPr>
                <w:ins w:id="24326" w:author="UTENTE" w:date="2020-06-30T19:19:00Z"/>
                <w:rFonts w:ascii="Calibri" w:eastAsia="Calibri" w:hAnsi="Calibri" w:cs="Times New Roman"/>
                <w:lang w:val="en-US"/>
              </w:rPr>
            </w:pPr>
          </w:p>
          <w:p w14:paraId="2D036D91" w14:textId="77777777" w:rsidR="005614C8" w:rsidRPr="005614C8" w:rsidRDefault="005614C8" w:rsidP="005614C8">
            <w:pPr>
              <w:spacing w:line="360" w:lineRule="auto"/>
              <w:jc w:val="center"/>
              <w:rPr>
                <w:ins w:id="24327" w:author="UTENTE" w:date="2020-06-30T19:19:00Z"/>
                <w:rFonts w:ascii="Times New Roman" w:eastAsia="Calibri" w:hAnsi="Times New Roman" w:cs="Times New Roman"/>
                <w:lang w:val="en-US" w:eastAsia="it-IT"/>
              </w:rPr>
            </w:pPr>
            <w:ins w:id="24328" w:author="UTENTE" w:date="2020-06-30T19:19:00Z">
              <w:r w:rsidRPr="005614C8">
                <w:rPr>
                  <w:rFonts w:ascii="Times New Roman" w:eastAsia="Calibri" w:hAnsi="Times New Roman" w:cs="Times New Roman"/>
                  <w:lang w:val="en-US"/>
                </w:rPr>
                <w:t>Like a porcupine retracting its quills</w:t>
              </w:r>
            </w:ins>
          </w:p>
        </w:tc>
        <w:tc>
          <w:tcPr>
            <w:tcW w:w="2726" w:type="dxa"/>
            <w:tcPrChange w:id="24329" w:author="UTENTE" w:date="2020-06-30T19:23:00Z">
              <w:tcPr>
                <w:tcW w:w="2726" w:type="dxa"/>
              </w:tcPr>
            </w:tcPrChange>
          </w:tcPr>
          <w:p w14:paraId="778F0C52" w14:textId="77777777" w:rsidR="005614C8" w:rsidRPr="005614C8" w:rsidRDefault="005614C8" w:rsidP="005614C8">
            <w:pPr>
              <w:spacing w:line="360" w:lineRule="auto"/>
              <w:jc w:val="center"/>
              <w:rPr>
                <w:ins w:id="24330" w:author="UTENTE" w:date="2020-06-30T19:19:00Z"/>
                <w:rFonts w:ascii="Times New Roman" w:eastAsia="Calibri" w:hAnsi="Times New Roman" w:cs="Times New Roman"/>
                <w:lang w:val="en-US" w:eastAsia="it-IT"/>
              </w:rPr>
            </w:pPr>
          </w:p>
          <w:p w14:paraId="45D88BEB" w14:textId="77777777" w:rsidR="005614C8" w:rsidRPr="005614C8" w:rsidRDefault="005614C8" w:rsidP="005614C8">
            <w:pPr>
              <w:spacing w:line="360" w:lineRule="auto"/>
              <w:jc w:val="center"/>
              <w:rPr>
                <w:ins w:id="24331" w:author="UTENTE" w:date="2020-06-30T19:19:00Z"/>
                <w:rFonts w:ascii="Times New Roman" w:eastAsia="Calibri" w:hAnsi="Times New Roman" w:cs="Times New Roman"/>
                <w:lang w:eastAsia="it-IT"/>
              </w:rPr>
            </w:pPr>
            <w:ins w:id="24332" w:author="UTENTE" w:date="2020-06-30T19:19:00Z">
              <w:r w:rsidRPr="005614C8">
                <w:rPr>
                  <w:rFonts w:ascii="Times New Roman" w:eastAsia="Calibri" w:hAnsi="Times New Roman" w:cs="Times New Roman"/>
                  <w:lang w:eastAsia="it-IT"/>
                </w:rPr>
                <w:t>Come un gatto che ritrae gli artigli</w:t>
              </w:r>
            </w:ins>
          </w:p>
        </w:tc>
      </w:tr>
      <w:tr w:rsidR="005614C8" w:rsidRPr="005614C8" w14:paraId="2200AB35" w14:textId="77777777" w:rsidTr="00E63B43">
        <w:trPr>
          <w:trHeight w:val="1406"/>
          <w:jc w:val="center"/>
          <w:ins w:id="24333" w:author="UTENTE" w:date="2020-06-30T19:19:00Z"/>
          <w:trPrChange w:id="24334" w:author="UTENTE" w:date="2020-06-30T19:23:00Z">
            <w:trPr>
              <w:trHeight w:val="1406"/>
            </w:trPr>
          </w:trPrChange>
        </w:trPr>
        <w:tc>
          <w:tcPr>
            <w:tcW w:w="2661" w:type="dxa"/>
            <w:tcPrChange w:id="24335" w:author="UTENTE" w:date="2020-06-30T19:23:00Z">
              <w:tcPr>
                <w:tcW w:w="2661" w:type="dxa"/>
              </w:tcPr>
            </w:tcPrChange>
          </w:tcPr>
          <w:p w14:paraId="0648553A" w14:textId="77777777" w:rsidR="005614C8" w:rsidRPr="005614C8" w:rsidRDefault="005614C8" w:rsidP="005614C8">
            <w:pPr>
              <w:spacing w:line="360" w:lineRule="auto"/>
              <w:jc w:val="center"/>
              <w:rPr>
                <w:ins w:id="24336" w:author="UTENTE" w:date="2020-06-30T19:19:00Z"/>
                <w:rFonts w:ascii="Times New Roman" w:eastAsia="Calibri" w:hAnsi="Times New Roman" w:cs="Times New Roman"/>
                <w:lang w:eastAsia="it-IT"/>
              </w:rPr>
            </w:pPr>
          </w:p>
          <w:p w14:paraId="1FFA4CE4" w14:textId="77777777" w:rsidR="005614C8" w:rsidRPr="005614C8" w:rsidRDefault="005614C8" w:rsidP="005614C8">
            <w:pPr>
              <w:spacing w:line="360" w:lineRule="auto"/>
              <w:jc w:val="center"/>
              <w:rPr>
                <w:ins w:id="24337" w:author="UTENTE" w:date="2020-06-30T19:19:00Z"/>
                <w:rFonts w:ascii="Times New Roman" w:eastAsia="Calibri" w:hAnsi="Times New Roman" w:cs="Times New Roman"/>
                <w:lang w:val="en-US" w:eastAsia="it-IT"/>
              </w:rPr>
            </w:pPr>
            <w:ins w:id="24338" w:author="UTENTE" w:date="2020-06-30T19:19:00Z">
              <w:r w:rsidRPr="005614C8">
                <w:rPr>
                  <w:rFonts w:ascii="Times New Roman" w:eastAsia="Calibri" w:hAnsi="Times New Roman" w:cs="Times New Roman"/>
                  <w:lang w:val="en-US" w:eastAsia="it-IT"/>
                </w:rPr>
                <w:t>that'd really put a damper on my day</w:t>
              </w:r>
            </w:ins>
          </w:p>
        </w:tc>
        <w:tc>
          <w:tcPr>
            <w:tcW w:w="2726" w:type="dxa"/>
            <w:tcPrChange w:id="24339" w:author="UTENTE" w:date="2020-06-30T19:23:00Z">
              <w:tcPr>
                <w:tcW w:w="2726" w:type="dxa"/>
              </w:tcPr>
            </w:tcPrChange>
          </w:tcPr>
          <w:p w14:paraId="606490DB" w14:textId="77777777" w:rsidR="005614C8" w:rsidRPr="005614C8" w:rsidRDefault="005614C8" w:rsidP="005614C8">
            <w:pPr>
              <w:spacing w:line="360" w:lineRule="auto"/>
              <w:jc w:val="center"/>
              <w:rPr>
                <w:ins w:id="24340" w:author="UTENTE" w:date="2020-06-30T19:19:00Z"/>
                <w:rFonts w:ascii="Times New Roman" w:eastAsia="Calibri" w:hAnsi="Times New Roman" w:cs="Times New Roman"/>
                <w:lang w:val="en-US" w:eastAsia="it-IT"/>
              </w:rPr>
            </w:pPr>
          </w:p>
          <w:p w14:paraId="0D160D16" w14:textId="77777777" w:rsidR="005614C8" w:rsidRPr="005614C8" w:rsidRDefault="005614C8" w:rsidP="005614C8">
            <w:pPr>
              <w:spacing w:line="360" w:lineRule="auto"/>
              <w:jc w:val="center"/>
              <w:rPr>
                <w:ins w:id="24341" w:author="UTENTE" w:date="2020-06-30T19:19:00Z"/>
                <w:rFonts w:ascii="Times New Roman" w:eastAsia="Calibri" w:hAnsi="Times New Roman" w:cs="Times New Roman"/>
                <w:lang w:eastAsia="it-IT"/>
              </w:rPr>
            </w:pPr>
            <w:ins w:id="24342" w:author="UTENTE" w:date="2020-06-30T19:19:00Z">
              <w:r w:rsidRPr="005614C8">
                <w:rPr>
                  <w:rFonts w:ascii="Times New Roman" w:eastAsia="Calibri" w:hAnsi="Times New Roman" w:cs="Times New Roman"/>
                  <w:lang w:eastAsia="it-IT"/>
                </w:rPr>
                <w:t>mi renderesti questa giornata davvero una merda</w:t>
              </w:r>
            </w:ins>
          </w:p>
        </w:tc>
      </w:tr>
      <w:tr w:rsidR="005614C8" w:rsidRPr="005614C8" w14:paraId="2A5A99CF" w14:textId="77777777" w:rsidTr="00E63B43">
        <w:trPr>
          <w:trHeight w:val="1270"/>
          <w:jc w:val="center"/>
          <w:ins w:id="24343" w:author="UTENTE" w:date="2020-06-30T19:19:00Z"/>
          <w:trPrChange w:id="24344" w:author="UTENTE" w:date="2020-06-30T19:23:00Z">
            <w:trPr>
              <w:trHeight w:val="1270"/>
            </w:trPr>
          </w:trPrChange>
        </w:trPr>
        <w:tc>
          <w:tcPr>
            <w:tcW w:w="2661" w:type="dxa"/>
            <w:tcPrChange w:id="24345" w:author="UTENTE" w:date="2020-06-30T19:23:00Z">
              <w:tcPr>
                <w:tcW w:w="2661" w:type="dxa"/>
              </w:tcPr>
            </w:tcPrChange>
          </w:tcPr>
          <w:p w14:paraId="0EB4DC29" w14:textId="77777777" w:rsidR="005614C8" w:rsidRPr="005614C8" w:rsidRDefault="005614C8" w:rsidP="005614C8">
            <w:pPr>
              <w:spacing w:line="360" w:lineRule="auto"/>
              <w:jc w:val="center"/>
              <w:rPr>
                <w:ins w:id="24346" w:author="UTENTE" w:date="2020-06-30T19:19:00Z"/>
                <w:rFonts w:ascii="Times New Roman" w:eastAsia="Calibri" w:hAnsi="Times New Roman" w:cs="Times New Roman"/>
                <w:lang w:eastAsia="it-IT"/>
              </w:rPr>
            </w:pPr>
          </w:p>
          <w:p w14:paraId="4B6EC472" w14:textId="77777777" w:rsidR="005614C8" w:rsidRPr="005614C8" w:rsidRDefault="005614C8" w:rsidP="005614C8">
            <w:pPr>
              <w:spacing w:line="360" w:lineRule="auto"/>
              <w:jc w:val="center"/>
              <w:rPr>
                <w:ins w:id="24347" w:author="UTENTE" w:date="2020-06-30T19:19:00Z"/>
                <w:rFonts w:ascii="Times New Roman" w:eastAsia="Calibri" w:hAnsi="Times New Roman" w:cs="Times New Roman"/>
                <w:lang w:val="en-US" w:eastAsia="it-IT"/>
              </w:rPr>
            </w:pPr>
            <w:ins w:id="24348" w:author="UTENTE" w:date="2020-06-30T19:19:00Z">
              <w:r w:rsidRPr="005614C8">
                <w:rPr>
                  <w:rFonts w:ascii="Times New Roman" w:eastAsia="Calibri" w:hAnsi="Times New Roman" w:cs="Times New Roman"/>
                  <w:lang w:val="en-US" w:eastAsia="it-IT"/>
                </w:rPr>
                <w:t>Hey, is it always so dead in here?</w:t>
              </w:r>
            </w:ins>
          </w:p>
        </w:tc>
        <w:tc>
          <w:tcPr>
            <w:tcW w:w="2726" w:type="dxa"/>
            <w:tcPrChange w:id="24349" w:author="UTENTE" w:date="2020-06-30T19:23:00Z">
              <w:tcPr>
                <w:tcW w:w="2726" w:type="dxa"/>
              </w:tcPr>
            </w:tcPrChange>
          </w:tcPr>
          <w:p w14:paraId="7373220D" w14:textId="77777777" w:rsidR="005614C8" w:rsidRPr="005614C8" w:rsidRDefault="005614C8" w:rsidP="005614C8">
            <w:pPr>
              <w:spacing w:line="360" w:lineRule="auto"/>
              <w:jc w:val="center"/>
              <w:rPr>
                <w:ins w:id="24350" w:author="UTENTE" w:date="2020-06-30T19:19:00Z"/>
                <w:rFonts w:ascii="Times New Roman" w:eastAsia="Calibri" w:hAnsi="Times New Roman" w:cs="Times New Roman"/>
                <w:lang w:val="en-US" w:eastAsia="it-IT"/>
              </w:rPr>
            </w:pPr>
          </w:p>
          <w:p w14:paraId="22EE485B" w14:textId="77777777" w:rsidR="005614C8" w:rsidRPr="005614C8" w:rsidRDefault="005614C8" w:rsidP="005614C8">
            <w:pPr>
              <w:spacing w:line="360" w:lineRule="auto"/>
              <w:jc w:val="center"/>
              <w:rPr>
                <w:ins w:id="24351" w:author="UTENTE" w:date="2020-06-30T19:19:00Z"/>
                <w:rFonts w:ascii="Times New Roman" w:eastAsia="Calibri" w:hAnsi="Times New Roman" w:cs="Times New Roman"/>
                <w:lang w:eastAsia="it-IT"/>
              </w:rPr>
            </w:pPr>
            <w:ins w:id="24352" w:author="UTENTE" w:date="2020-06-30T19:19:00Z">
              <w:r w:rsidRPr="005614C8">
                <w:rPr>
                  <w:rFonts w:ascii="Times New Roman" w:eastAsia="Calibri" w:hAnsi="Times New Roman" w:cs="Times New Roman"/>
                  <w:lang w:eastAsia="it-IT"/>
                </w:rPr>
                <w:t>Ehi, è sempre un mortorio qui?</w:t>
              </w:r>
            </w:ins>
          </w:p>
        </w:tc>
      </w:tr>
      <w:tr w:rsidR="005614C8" w:rsidRPr="005614C8" w14:paraId="31DB41AC" w14:textId="77777777" w:rsidTr="00E63B43">
        <w:trPr>
          <w:trHeight w:val="1266"/>
          <w:jc w:val="center"/>
          <w:ins w:id="24353" w:author="UTENTE" w:date="2020-06-30T19:19:00Z"/>
          <w:trPrChange w:id="24354" w:author="UTENTE" w:date="2020-06-30T19:23:00Z">
            <w:trPr>
              <w:trHeight w:val="1266"/>
            </w:trPr>
          </w:trPrChange>
        </w:trPr>
        <w:tc>
          <w:tcPr>
            <w:tcW w:w="2661" w:type="dxa"/>
            <w:tcPrChange w:id="24355" w:author="UTENTE" w:date="2020-06-30T19:23:00Z">
              <w:tcPr>
                <w:tcW w:w="2661" w:type="dxa"/>
              </w:tcPr>
            </w:tcPrChange>
          </w:tcPr>
          <w:p w14:paraId="70CB705D" w14:textId="77777777" w:rsidR="005614C8" w:rsidRPr="005614C8" w:rsidRDefault="005614C8" w:rsidP="005614C8">
            <w:pPr>
              <w:spacing w:line="360" w:lineRule="auto"/>
              <w:jc w:val="center"/>
              <w:rPr>
                <w:ins w:id="24356" w:author="UTENTE" w:date="2020-06-30T19:19:00Z"/>
                <w:rFonts w:ascii="Times New Roman" w:eastAsia="Calibri" w:hAnsi="Times New Roman" w:cs="Times New Roman"/>
                <w:lang w:eastAsia="it-IT"/>
              </w:rPr>
            </w:pPr>
          </w:p>
          <w:p w14:paraId="47A29BA4" w14:textId="77777777" w:rsidR="005614C8" w:rsidRPr="005614C8" w:rsidRDefault="005614C8" w:rsidP="005614C8">
            <w:pPr>
              <w:spacing w:line="360" w:lineRule="auto"/>
              <w:jc w:val="center"/>
              <w:rPr>
                <w:ins w:id="24357" w:author="UTENTE" w:date="2020-06-30T19:19:00Z"/>
                <w:rFonts w:ascii="Times New Roman" w:eastAsia="Calibri" w:hAnsi="Times New Roman" w:cs="Times New Roman"/>
                <w:lang w:val="en-US" w:eastAsia="it-IT"/>
              </w:rPr>
            </w:pPr>
            <w:ins w:id="24358" w:author="UTENTE" w:date="2020-06-30T19:19:00Z">
              <w:r w:rsidRPr="005614C8">
                <w:rPr>
                  <w:rFonts w:ascii="Times New Roman" w:eastAsia="Calibri" w:hAnsi="Times New Roman" w:cs="Times New Roman"/>
                  <w:lang w:val="en-US" w:eastAsia="it-IT"/>
                </w:rPr>
                <w:t>He must have an ego made of glass!</w:t>
              </w:r>
            </w:ins>
          </w:p>
        </w:tc>
        <w:tc>
          <w:tcPr>
            <w:tcW w:w="2726" w:type="dxa"/>
            <w:tcPrChange w:id="24359" w:author="UTENTE" w:date="2020-06-30T19:23:00Z">
              <w:tcPr>
                <w:tcW w:w="2726" w:type="dxa"/>
              </w:tcPr>
            </w:tcPrChange>
          </w:tcPr>
          <w:p w14:paraId="4439C628" w14:textId="77777777" w:rsidR="005614C8" w:rsidRPr="005614C8" w:rsidRDefault="005614C8" w:rsidP="005614C8">
            <w:pPr>
              <w:spacing w:line="360" w:lineRule="auto"/>
              <w:jc w:val="center"/>
              <w:rPr>
                <w:ins w:id="24360" w:author="UTENTE" w:date="2020-06-30T19:19:00Z"/>
                <w:rFonts w:ascii="Times New Roman" w:eastAsia="Calibri" w:hAnsi="Times New Roman" w:cs="Times New Roman"/>
                <w:lang w:val="en-US"/>
              </w:rPr>
            </w:pPr>
          </w:p>
          <w:p w14:paraId="7773D5BA" w14:textId="77777777" w:rsidR="005614C8" w:rsidRPr="005614C8" w:rsidRDefault="005614C8" w:rsidP="005614C8">
            <w:pPr>
              <w:spacing w:line="360" w:lineRule="auto"/>
              <w:jc w:val="center"/>
              <w:rPr>
                <w:ins w:id="24361" w:author="UTENTE" w:date="2020-06-30T19:19:00Z"/>
                <w:rFonts w:ascii="Times New Roman" w:eastAsia="Calibri" w:hAnsi="Times New Roman" w:cs="Times New Roman"/>
                <w:lang w:eastAsia="it-IT"/>
              </w:rPr>
            </w:pPr>
            <w:ins w:id="24362" w:author="UTENTE" w:date="2020-06-30T19:19:00Z">
              <w:r w:rsidRPr="005614C8">
                <w:rPr>
                  <w:rFonts w:ascii="Times New Roman" w:eastAsia="Calibri" w:hAnsi="Times New Roman" w:cs="Times New Roman"/>
                </w:rPr>
                <w:t>Deve avere un ego di cristallo!</w:t>
              </w:r>
            </w:ins>
          </w:p>
        </w:tc>
      </w:tr>
      <w:tr w:rsidR="005614C8" w:rsidRPr="005614C8" w14:paraId="40E84E8E" w14:textId="77777777" w:rsidTr="00E63B43">
        <w:trPr>
          <w:trHeight w:val="1842"/>
          <w:jc w:val="center"/>
          <w:ins w:id="24363" w:author="UTENTE" w:date="2020-06-30T19:19:00Z"/>
          <w:trPrChange w:id="24364" w:author="UTENTE" w:date="2020-06-30T19:23:00Z">
            <w:trPr>
              <w:trHeight w:val="1842"/>
            </w:trPr>
          </w:trPrChange>
        </w:trPr>
        <w:tc>
          <w:tcPr>
            <w:tcW w:w="2661" w:type="dxa"/>
            <w:tcPrChange w:id="24365" w:author="UTENTE" w:date="2020-06-30T19:23:00Z">
              <w:tcPr>
                <w:tcW w:w="2661" w:type="dxa"/>
              </w:tcPr>
            </w:tcPrChange>
          </w:tcPr>
          <w:p w14:paraId="43733C20" w14:textId="77777777" w:rsidR="005614C8" w:rsidRPr="005614C8" w:rsidRDefault="005614C8" w:rsidP="005614C8">
            <w:pPr>
              <w:spacing w:line="360" w:lineRule="auto"/>
              <w:jc w:val="center"/>
              <w:rPr>
                <w:ins w:id="24366" w:author="UTENTE" w:date="2020-06-30T19:19:00Z"/>
                <w:rFonts w:ascii="Times New Roman" w:eastAsia="Calibri" w:hAnsi="Times New Roman" w:cs="Times New Roman"/>
                <w:lang w:eastAsia="it-IT"/>
              </w:rPr>
            </w:pPr>
          </w:p>
          <w:p w14:paraId="36D66CE5" w14:textId="77777777" w:rsidR="005614C8" w:rsidRPr="005614C8" w:rsidRDefault="005614C8" w:rsidP="005614C8">
            <w:pPr>
              <w:spacing w:line="360" w:lineRule="auto"/>
              <w:jc w:val="center"/>
              <w:rPr>
                <w:ins w:id="24367" w:author="UTENTE" w:date="2020-06-30T19:19:00Z"/>
                <w:rFonts w:ascii="Times New Roman" w:eastAsia="Calibri" w:hAnsi="Times New Roman" w:cs="Times New Roman"/>
                <w:lang w:val="en-US" w:eastAsia="it-IT"/>
              </w:rPr>
            </w:pPr>
            <w:ins w:id="24368" w:author="UTENTE" w:date="2020-06-30T19:19:00Z">
              <w:r w:rsidRPr="005614C8">
                <w:rPr>
                  <w:rFonts w:ascii="Times New Roman" w:eastAsia="Calibri" w:hAnsi="Times New Roman" w:cs="Times New Roman"/>
                  <w:lang w:val="en-US" w:eastAsia="it-IT"/>
                </w:rPr>
                <w:t>Is there a reason you were cowering in the corner?</w:t>
              </w:r>
            </w:ins>
          </w:p>
        </w:tc>
        <w:tc>
          <w:tcPr>
            <w:tcW w:w="2726" w:type="dxa"/>
            <w:tcPrChange w:id="24369" w:author="UTENTE" w:date="2020-06-30T19:23:00Z">
              <w:tcPr>
                <w:tcW w:w="2726" w:type="dxa"/>
              </w:tcPr>
            </w:tcPrChange>
          </w:tcPr>
          <w:p w14:paraId="5B1C5BCA" w14:textId="77777777" w:rsidR="005614C8" w:rsidRPr="005614C8" w:rsidRDefault="005614C8" w:rsidP="005614C8">
            <w:pPr>
              <w:spacing w:line="360" w:lineRule="auto"/>
              <w:jc w:val="center"/>
              <w:rPr>
                <w:ins w:id="24370" w:author="UTENTE" w:date="2020-06-30T19:19:00Z"/>
                <w:rFonts w:ascii="Times New Roman" w:eastAsia="Calibri" w:hAnsi="Times New Roman" w:cs="Times New Roman"/>
                <w:lang w:val="en-US"/>
              </w:rPr>
            </w:pPr>
          </w:p>
          <w:p w14:paraId="69FA42FA" w14:textId="77777777" w:rsidR="005614C8" w:rsidRPr="005614C8" w:rsidRDefault="005614C8" w:rsidP="005614C8">
            <w:pPr>
              <w:spacing w:line="360" w:lineRule="auto"/>
              <w:jc w:val="center"/>
              <w:rPr>
                <w:ins w:id="24371" w:author="UTENTE" w:date="2020-06-30T19:19:00Z"/>
                <w:rFonts w:ascii="Times New Roman" w:eastAsia="Calibri" w:hAnsi="Times New Roman" w:cs="Times New Roman"/>
                <w:lang w:eastAsia="it-IT"/>
              </w:rPr>
            </w:pPr>
            <w:ins w:id="24372" w:author="UTENTE" w:date="2020-06-30T19:19:00Z">
              <w:r w:rsidRPr="005614C8">
                <w:rPr>
                  <w:rFonts w:ascii="Times New Roman" w:eastAsia="Calibri" w:hAnsi="Times New Roman" w:cs="Times New Roman"/>
                </w:rPr>
                <w:t>C'è una ragione per la quale ti nascondevi in quell'angolo come un coniglio?</w:t>
              </w:r>
            </w:ins>
          </w:p>
        </w:tc>
      </w:tr>
      <w:tr w:rsidR="005614C8" w:rsidRPr="005614C8" w14:paraId="67E0C698" w14:textId="77777777" w:rsidTr="00E63B43">
        <w:trPr>
          <w:trHeight w:val="988"/>
          <w:jc w:val="center"/>
          <w:ins w:id="24373" w:author="UTENTE" w:date="2020-06-30T19:19:00Z"/>
          <w:trPrChange w:id="24374" w:author="UTENTE" w:date="2020-06-30T19:23:00Z">
            <w:trPr>
              <w:trHeight w:val="988"/>
            </w:trPr>
          </w:trPrChange>
        </w:trPr>
        <w:tc>
          <w:tcPr>
            <w:tcW w:w="2661" w:type="dxa"/>
            <w:tcPrChange w:id="24375" w:author="UTENTE" w:date="2020-06-30T19:23:00Z">
              <w:tcPr>
                <w:tcW w:w="2661" w:type="dxa"/>
              </w:tcPr>
            </w:tcPrChange>
          </w:tcPr>
          <w:p w14:paraId="2B1A8058" w14:textId="77777777" w:rsidR="005614C8" w:rsidRPr="005614C8" w:rsidRDefault="005614C8" w:rsidP="005614C8">
            <w:pPr>
              <w:spacing w:line="360" w:lineRule="auto"/>
              <w:jc w:val="center"/>
              <w:rPr>
                <w:ins w:id="24376" w:author="UTENTE" w:date="2020-06-30T19:19:00Z"/>
                <w:rFonts w:ascii="Times New Roman" w:eastAsia="Calibri" w:hAnsi="Times New Roman" w:cs="Times New Roman"/>
                <w:lang w:eastAsia="it-IT"/>
              </w:rPr>
            </w:pPr>
          </w:p>
          <w:p w14:paraId="32BA72E1" w14:textId="77777777" w:rsidR="005614C8" w:rsidRPr="005614C8" w:rsidRDefault="005614C8" w:rsidP="005614C8">
            <w:pPr>
              <w:spacing w:line="360" w:lineRule="auto"/>
              <w:jc w:val="center"/>
              <w:rPr>
                <w:ins w:id="24377" w:author="UTENTE" w:date="2020-06-30T19:19:00Z"/>
                <w:rFonts w:ascii="Times New Roman" w:eastAsia="Calibri" w:hAnsi="Times New Roman" w:cs="Times New Roman"/>
                <w:lang w:val="en-US" w:eastAsia="it-IT"/>
              </w:rPr>
            </w:pPr>
            <w:ins w:id="24378" w:author="UTENTE" w:date="2020-06-30T19:19:00Z">
              <w:r w:rsidRPr="005614C8">
                <w:rPr>
                  <w:rFonts w:ascii="Times New Roman" w:eastAsia="Calibri" w:hAnsi="Times New Roman" w:cs="Times New Roman"/>
                  <w:lang w:val="en-US" w:eastAsia="it-IT"/>
                </w:rPr>
                <w:t>to really reach the stars</w:t>
              </w:r>
            </w:ins>
          </w:p>
        </w:tc>
        <w:tc>
          <w:tcPr>
            <w:tcW w:w="2726" w:type="dxa"/>
            <w:tcPrChange w:id="24379" w:author="UTENTE" w:date="2020-06-30T19:23:00Z">
              <w:tcPr>
                <w:tcW w:w="2726" w:type="dxa"/>
              </w:tcPr>
            </w:tcPrChange>
          </w:tcPr>
          <w:p w14:paraId="35D60372" w14:textId="77777777" w:rsidR="005614C8" w:rsidRPr="005614C8" w:rsidRDefault="005614C8" w:rsidP="005614C8">
            <w:pPr>
              <w:spacing w:line="360" w:lineRule="auto"/>
              <w:jc w:val="center"/>
              <w:rPr>
                <w:ins w:id="24380" w:author="UTENTE" w:date="2020-06-30T19:19:00Z"/>
                <w:rFonts w:ascii="Times New Roman" w:eastAsia="Calibri" w:hAnsi="Times New Roman" w:cs="Times New Roman"/>
                <w:lang w:val="en-US" w:eastAsia="it-IT"/>
              </w:rPr>
            </w:pPr>
          </w:p>
          <w:p w14:paraId="6E4F00DB" w14:textId="77777777" w:rsidR="005614C8" w:rsidRPr="005614C8" w:rsidRDefault="005614C8" w:rsidP="005614C8">
            <w:pPr>
              <w:spacing w:line="360" w:lineRule="auto"/>
              <w:jc w:val="center"/>
              <w:rPr>
                <w:ins w:id="24381" w:author="UTENTE" w:date="2020-06-30T19:19:00Z"/>
                <w:rFonts w:ascii="Times New Roman" w:eastAsia="Calibri" w:hAnsi="Times New Roman" w:cs="Times New Roman"/>
                <w:lang w:val="en-US" w:eastAsia="it-IT"/>
              </w:rPr>
            </w:pPr>
            <w:ins w:id="24382" w:author="UTENTE" w:date="2020-06-30T19:19:00Z">
              <w:r w:rsidRPr="005614C8">
                <w:rPr>
                  <w:rFonts w:ascii="Times New Roman" w:eastAsia="Calibri" w:hAnsi="Times New Roman" w:cs="Times New Roman"/>
                  <w:lang w:val="en-US" w:eastAsia="it-IT"/>
                </w:rPr>
                <w:t>scalare le classifiche</w:t>
              </w:r>
            </w:ins>
          </w:p>
        </w:tc>
      </w:tr>
      <w:tr w:rsidR="005614C8" w:rsidRPr="005614C8" w14:paraId="48F84F3F" w14:textId="77777777" w:rsidTr="00E63B43">
        <w:trPr>
          <w:trHeight w:val="1520"/>
          <w:jc w:val="center"/>
          <w:ins w:id="24383" w:author="UTENTE" w:date="2020-06-30T19:19:00Z"/>
          <w:trPrChange w:id="24384" w:author="UTENTE" w:date="2020-06-30T19:23:00Z">
            <w:trPr>
              <w:trHeight w:val="1520"/>
            </w:trPr>
          </w:trPrChange>
        </w:trPr>
        <w:tc>
          <w:tcPr>
            <w:tcW w:w="2661" w:type="dxa"/>
            <w:tcPrChange w:id="24385" w:author="UTENTE" w:date="2020-06-30T19:23:00Z">
              <w:tcPr>
                <w:tcW w:w="2661" w:type="dxa"/>
              </w:tcPr>
            </w:tcPrChange>
          </w:tcPr>
          <w:p w14:paraId="352FAAEF" w14:textId="77777777" w:rsidR="005614C8" w:rsidRPr="005614C8" w:rsidRDefault="005614C8" w:rsidP="005614C8">
            <w:pPr>
              <w:spacing w:line="360" w:lineRule="auto"/>
              <w:jc w:val="center"/>
              <w:rPr>
                <w:ins w:id="24386" w:author="UTENTE" w:date="2020-06-30T19:19:00Z"/>
                <w:rFonts w:ascii="Times New Roman" w:eastAsia="Calibri" w:hAnsi="Times New Roman" w:cs="Times New Roman"/>
                <w:lang w:val="en-US" w:eastAsia="it-IT"/>
              </w:rPr>
            </w:pPr>
          </w:p>
          <w:p w14:paraId="00BD5404" w14:textId="77777777" w:rsidR="005614C8" w:rsidRPr="005614C8" w:rsidRDefault="005614C8" w:rsidP="005614C8">
            <w:pPr>
              <w:spacing w:line="360" w:lineRule="auto"/>
              <w:jc w:val="center"/>
              <w:rPr>
                <w:ins w:id="24387" w:author="UTENTE" w:date="2020-06-30T19:19:00Z"/>
                <w:rFonts w:ascii="Times New Roman" w:eastAsia="Calibri" w:hAnsi="Times New Roman" w:cs="Times New Roman"/>
                <w:lang w:val="en-US" w:eastAsia="it-IT"/>
              </w:rPr>
            </w:pPr>
            <w:ins w:id="24388" w:author="UTENTE" w:date="2020-06-30T19:19:00Z">
              <w:r w:rsidRPr="005614C8">
                <w:rPr>
                  <w:rFonts w:ascii="Times New Roman" w:eastAsia="Calibri" w:hAnsi="Times New Roman" w:cs="Times New Roman"/>
                  <w:lang w:val="en-US" w:eastAsia="it-IT"/>
                </w:rPr>
                <w:t>Since you're pulling my arm and everything…</w:t>
              </w:r>
            </w:ins>
          </w:p>
        </w:tc>
        <w:tc>
          <w:tcPr>
            <w:tcW w:w="2726" w:type="dxa"/>
            <w:tcPrChange w:id="24389" w:author="UTENTE" w:date="2020-06-30T19:23:00Z">
              <w:tcPr>
                <w:tcW w:w="2726" w:type="dxa"/>
              </w:tcPr>
            </w:tcPrChange>
          </w:tcPr>
          <w:p w14:paraId="7A4CD1FA" w14:textId="77777777" w:rsidR="005614C8" w:rsidRPr="005614C8" w:rsidRDefault="005614C8" w:rsidP="005614C8">
            <w:pPr>
              <w:spacing w:line="360" w:lineRule="auto"/>
              <w:jc w:val="center"/>
              <w:rPr>
                <w:ins w:id="24390" w:author="UTENTE" w:date="2020-06-30T19:19:00Z"/>
                <w:rFonts w:ascii="Times New Roman" w:eastAsia="Calibri" w:hAnsi="Times New Roman" w:cs="Times New Roman"/>
                <w:lang w:val="en-US"/>
              </w:rPr>
            </w:pPr>
          </w:p>
          <w:p w14:paraId="70204A52" w14:textId="77777777" w:rsidR="005614C8" w:rsidRPr="005614C8" w:rsidRDefault="005614C8" w:rsidP="005614C8">
            <w:pPr>
              <w:spacing w:line="360" w:lineRule="auto"/>
              <w:jc w:val="center"/>
              <w:rPr>
                <w:ins w:id="24391" w:author="UTENTE" w:date="2020-06-30T19:19:00Z"/>
                <w:rFonts w:ascii="Times New Roman" w:eastAsia="Calibri" w:hAnsi="Times New Roman" w:cs="Times New Roman"/>
                <w:lang w:eastAsia="it-IT"/>
              </w:rPr>
            </w:pPr>
            <w:ins w:id="24392" w:author="UTENTE" w:date="2020-06-30T19:19:00Z">
              <w:r w:rsidRPr="005614C8">
                <w:rPr>
                  <w:rFonts w:ascii="Times New Roman" w:eastAsia="Calibri" w:hAnsi="Times New Roman" w:cs="Times New Roman"/>
                </w:rPr>
                <w:t>Dato che mi stai praticamente costringendo...</w:t>
              </w:r>
            </w:ins>
          </w:p>
          <w:p w14:paraId="21D023C0" w14:textId="77777777" w:rsidR="005614C8" w:rsidRPr="005614C8" w:rsidRDefault="005614C8" w:rsidP="005614C8">
            <w:pPr>
              <w:spacing w:line="360" w:lineRule="auto"/>
              <w:jc w:val="center"/>
              <w:rPr>
                <w:ins w:id="24393" w:author="UTENTE" w:date="2020-06-30T19:19:00Z"/>
                <w:rFonts w:ascii="Times New Roman" w:eastAsia="Calibri" w:hAnsi="Times New Roman" w:cs="Times New Roman"/>
                <w:lang w:eastAsia="it-IT"/>
              </w:rPr>
            </w:pPr>
          </w:p>
        </w:tc>
      </w:tr>
      <w:tr w:rsidR="005614C8" w:rsidRPr="005614C8" w14:paraId="339DD002" w14:textId="77777777" w:rsidTr="00E63B43">
        <w:trPr>
          <w:trHeight w:val="996"/>
          <w:jc w:val="center"/>
          <w:ins w:id="24394" w:author="UTENTE" w:date="2020-06-30T19:19:00Z"/>
          <w:trPrChange w:id="24395" w:author="UTENTE" w:date="2020-06-30T19:23:00Z">
            <w:trPr>
              <w:trHeight w:val="996"/>
            </w:trPr>
          </w:trPrChange>
        </w:trPr>
        <w:tc>
          <w:tcPr>
            <w:tcW w:w="2661" w:type="dxa"/>
            <w:tcPrChange w:id="24396" w:author="UTENTE" w:date="2020-06-30T19:23:00Z">
              <w:tcPr>
                <w:tcW w:w="2661" w:type="dxa"/>
              </w:tcPr>
            </w:tcPrChange>
          </w:tcPr>
          <w:p w14:paraId="7904FD33" w14:textId="77777777" w:rsidR="005614C8" w:rsidRPr="005614C8" w:rsidRDefault="005614C8" w:rsidP="005614C8">
            <w:pPr>
              <w:spacing w:line="360" w:lineRule="auto"/>
              <w:jc w:val="center"/>
              <w:rPr>
                <w:ins w:id="24397" w:author="UTENTE" w:date="2020-06-30T19:19:00Z"/>
                <w:rFonts w:ascii="Times New Roman" w:eastAsia="Calibri" w:hAnsi="Times New Roman" w:cs="Times New Roman"/>
                <w:lang w:eastAsia="it-IT"/>
              </w:rPr>
            </w:pPr>
          </w:p>
          <w:p w14:paraId="4F727B26" w14:textId="77777777" w:rsidR="005614C8" w:rsidRPr="005614C8" w:rsidRDefault="005614C8" w:rsidP="005614C8">
            <w:pPr>
              <w:spacing w:line="360" w:lineRule="auto"/>
              <w:jc w:val="center"/>
              <w:rPr>
                <w:ins w:id="24398" w:author="UTENTE" w:date="2020-06-30T19:19:00Z"/>
                <w:rFonts w:ascii="Times New Roman" w:eastAsia="Calibri" w:hAnsi="Times New Roman" w:cs="Times New Roman"/>
                <w:lang w:val="en-US" w:eastAsia="it-IT"/>
              </w:rPr>
            </w:pPr>
            <w:ins w:id="24399" w:author="UTENTE" w:date="2020-06-30T19:19:00Z">
              <w:r w:rsidRPr="005614C8">
                <w:rPr>
                  <w:rFonts w:ascii="Times New Roman" w:eastAsia="Calibri" w:hAnsi="Times New Roman" w:cs="Times New Roman"/>
                  <w:lang w:val="en-US" w:eastAsia="it-IT"/>
                </w:rPr>
                <w:t>it seems it's not in the cards</w:t>
              </w:r>
            </w:ins>
          </w:p>
        </w:tc>
        <w:tc>
          <w:tcPr>
            <w:tcW w:w="2726" w:type="dxa"/>
            <w:tcPrChange w:id="24400" w:author="UTENTE" w:date="2020-06-30T19:23:00Z">
              <w:tcPr>
                <w:tcW w:w="2726" w:type="dxa"/>
              </w:tcPr>
            </w:tcPrChange>
          </w:tcPr>
          <w:p w14:paraId="75EB30C0" w14:textId="77777777" w:rsidR="005614C8" w:rsidRPr="005614C8" w:rsidRDefault="005614C8" w:rsidP="005614C8">
            <w:pPr>
              <w:spacing w:line="360" w:lineRule="auto"/>
              <w:jc w:val="center"/>
              <w:rPr>
                <w:ins w:id="24401" w:author="UTENTE" w:date="2020-06-30T19:19:00Z"/>
                <w:rFonts w:ascii="Times New Roman" w:eastAsia="Calibri" w:hAnsi="Times New Roman" w:cs="Times New Roman"/>
                <w:lang w:val="en-US"/>
              </w:rPr>
            </w:pPr>
          </w:p>
          <w:p w14:paraId="5ABA2EAF" w14:textId="77777777" w:rsidR="005614C8" w:rsidRPr="005614C8" w:rsidRDefault="005614C8" w:rsidP="005614C8">
            <w:pPr>
              <w:spacing w:line="360" w:lineRule="auto"/>
              <w:jc w:val="center"/>
              <w:rPr>
                <w:ins w:id="24402" w:author="UTENTE" w:date="2020-06-30T19:19:00Z"/>
                <w:rFonts w:ascii="Times New Roman" w:eastAsia="Calibri" w:hAnsi="Times New Roman" w:cs="Times New Roman"/>
                <w:lang w:eastAsia="it-IT"/>
              </w:rPr>
            </w:pPr>
            <w:ins w:id="24403" w:author="UTENTE" w:date="2020-06-30T19:19:00Z">
              <w:r w:rsidRPr="005614C8">
                <w:rPr>
                  <w:rFonts w:ascii="Times New Roman" w:eastAsia="Calibri" w:hAnsi="Times New Roman" w:cs="Times New Roman"/>
                </w:rPr>
                <w:t>sembra che non sia destino</w:t>
              </w:r>
            </w:ins>
          </w:p>
        </w:tc>
      </w:tr>
    </w:tbl>
    <w:p w14:paraId="4841ADCC" w14:textId="77777777" w:rsidR="005614C8" w:rsidRPr="005614C8" w:rsidRDefault="005614C8" w:rsidP="005614C8">
      <w:pPr>
        <w:spacing w:line="360" w:lineRule="auto"/>
        <w:rPr>
          <w:ins w:id="24404" w:author="UTENTE" w:date="2020-06-30T19:19:00Z"/>
          <w:rFonts w:ascii="Times New Roman" w:eastAsia="Calibri" w:hAnsi="Times New Roman" w:cs="Times New Roman"/>
          <w:lang w:eastAsia="it-IT"/>
        </w:rPr>
      </w:pPr>
    </w:p>
    <w:p w14:paraId="1AB5597B" w14:textId="77777777" w:rsidR="005614C8" w:rsidRPr="005614C8" w:rsidRDefault="005614C8" w:rsidP="005614C8">
      <w:pPr>
        <w:spacing w:line="360" w:lineRule="auto"/>
        <w:ind w:firstLine="708"/>
        <w:rPr>
          <w:ins w:id="24405" w:author="UTENTE" w:date="2020-06-30T19:19:00Z"/>
          <w:rFonts w:ascii="Times New Roman" w:eastAsia="Calibri" w:hAnsi="Times New Roman" w:cs="Times New Roman"/>
          <w:lang w:eastAsia="it-IT"/>
        </w:rPr>
      </w:pPr>
      <w:ins w:id="24406" w:author="UTENTE" w:date="2020-06-30T19:19:00Z">
        <w:r w:rsidRPr="005614C8">
          <w:rPr>
            <w:rFonts w:ascii="Times New Roman" w:eastAsia="Calibri" w:hAnsi="Times New Roman" w:cs="Times New Roman"/>
            <w:lang w:eastAsia="it-IT"/>
          </w:rPr>
          <w:t>Nel corso della narrazione si incorre inoltre in un in una tipologia di scrittura che è quasi una lingua a parte: il linguaggio dei messaggi. Chi ha vissuto la propria adolescenza attorno al 2010 si ricorderà sicuramente gli SMS che, per questioni di rapidità, abbreviavano tutte le parole togliendo vocali o sostituendole con numeri o altri simboli grafici. Nel testo in oggetto ne troviamo un esempio perfetto:</w:t>
        </w:r>
      </w:ins>
    </w:p>
    <w:p w14:paraId="3A368C84" w14:textId="77777777" w:rsidR="005614C8" w:rsidRPr="005614C8" w:rsidRDefault="005614C8" w:rsidP="005614C8">
      <w:pPr>
        <w:spacing w:line="360" w:lineRule="auto"/>
        <w:rPr>
          <w:ins w:id="24407" w:author="UTENTE" w:date="2020-06-30T19:19:00Z"/>
          <w:rFonts w:ascii="Times New Roman" w:eastAsia="Calibri" w:hAnsi="Times New Roman" w:cs="Times New Roman"/>
          <w:lang w:eastAsia="it-IT"/>
        </w:rPr>
      </w:pPr>
    </w:p>
    <w:p w14:paraId="59B96CB5" w14:textId="77777777" w:rsidR="005614C8" w:rsidRPr="005614C8" w:rsidRDefault="005614C8" w:rsidP="005614C8">
      <w:pPr>
        <w:spacing w:line="360" w:lineRule="auto"/>
        <w:jc w:val="center"/>
        <w:rPr>
          <w:ins w:id="24408" w:author="UTENTE" w:date="2020-06-30T19:19:00Z"/>
          <w:rFonts w:ascii="Times New Roman" w:eastAsia="Calibri" w:hAnsi="Times New Roman" w:cs="Times New Roman"/>
          <w:lang w:eastAsia="it-IT"/>
        </w:rPr>
      </w:pPr>
      <w:ins w:id="24409" w:author="UTENTE" w:date="2020-06-30T19:19:00Z">
        <w:r w:rsidRPr="005614C8">
          <w:rPr>
            <w:rFonts w:ascii="Times New Roman" w:eastAsia="Calibri" w:hAnsi="Times New Roman" w:cs="Times New Roman"/>
            <w:lang w:eastAsia="it-IT"/>
          </w:rPr>
          <w:t xml:space="preserve"># mcp "\"…'Sry abt 2nite. </w:t>
        </w:r>
        <w:r w:rsidRPr="005614C8">
          <w:rPr>
            <w:rFonts w:ascii="Times New Roman" w:eastAsia="Calibri" w:hAnsi="Times New Roman" w:cs="Times New Roman"/>
            <w:lang w:val="en-US" w:eastAsia="it-IT"/>
          </w:rPr>
          <w:t xml:space="preserve">Meet me @ club skyline tmrw nite. </w:t>
        </w:r>
        <w:r w:rsidRPr="005614C8">
          <w:rPr>
            <w:rFonts w:ascii="Times New Roman" w:eastAsia="Calibri" w:hAnsi="Times New Roman" w:cs="Times New Roman"/>
            <w:lang w:eastAsia="it-IT"/>
          </w:rPr>
          <w:t>Want 2 apolygize.'\""</w:t>
        </w:r>
      </w:ins>
    </w:p>
    <w:p w14:paraId="398C43E8" w14:textId="77777777" w:rsidR="005614C8" w:rsidRPr="005614C8" w:rsidRDefault="005614C8" w:rsidP="005614C8">
      <w:pPr>
        <w:spacing w:line="360" w:lineRule="auto"/>
        <w:jc w:val="center"/>
        <w:rPr>
          <w:ins w:id="24410" w:author="UTENTE" w:date="2020-06-30T19:19:00Z"/>
          <w:rFonts w:ascii="Times New Roman" w:eastAsia="Calibri" w:hAnsi="Times New Roman" w:cs="Times New Roman"/>
          <w:lang w:eastAsia="it-IT"/>
        </w:rPr>
      </w:pPr>
    </w:p>
    <w:p w14:paraId="5515E130" w14:textId="77777777" w:rsidR="005614C8" w:rsidRPr="005614C8" w:rsidRDefault="005614C8" w:rsidP="005614C8">
      <w:pPr>
        <w:spacing w:line="360" w:lineRule="auto"/>
        <w:rPr>
          <w:ins w:id="24411" w:author="UTENTE" w:date="2020-06-30T19:19:00Z"/>
          <w:rFonts w:ascii="Times New Roman" w:eastAsia="Calibri" w:hAnsi="Times New Roman" w:cs="Times New Roman"/>
          <w:lang w:eastAsia="it-IT"/>
        </w:rPr>
      </w:pPr>
      <w:ins w:id="24412" w:author="UTENTE" w:date="2020-06-30T19:19:00Z">
        <w:r w:rsidRPr="005614C8">
          <w:rPr>
            <w:rFonts w:ascii="Times New Roman" w:eastAsia="Calibri" w:hAnsi="Times New Roman" w:cs="Times New Roman"/>
            <w:lang w:eastAsia="it-IT"/>
          </w:rPr>
          <w:t>Per tradurre questo particolare elemento è stato necessario ritornare a un’epoca un po’ lontana e immaginarsi di dover di nuovo scrivere con il T9</w:t>
        </w:r>
        <w:r w:rsidRPr="005614C8">
          <w:rPr>
            <w:rFonts w:ascii="Times New Roman" w:eastAsia="Calibri" w:hAnsi="Times New Roman" w:cs="Times New Roman"/>
            <w:vertAlign w:val="superscript"/>
            <w:lang w:eastAsia="it-IT"/>
          </w:rPr>
          <w:footnoteReference w:id="13"/>
        </w:r>
        <w:r w:rsidRPr="005614C8">
          <w:rPr>
            <w:rFonts w:ascii="Times New Roman" w:eastAsia="Calibri" w:hAnsi="Times New Roman" w:cs="Times New Roman"/>
            <w:lang w:eastAsia="it-IT"/>
          </w:rPr>
          <w:t xml:space="preserve">. La soluzione scelta è la seguente: </w:t>
        </w:r>
      </w:ins>
    </w:p>
    <w:p w14:paraId="436CDA56" w14:textId="77777777" w:rsidR="005614C8" w:rsidRPr="005614C8" w:rsidRDefault="005614C8" w:rsidP="005614C8">
      <w:pPr>
        <w:spacing w:line="360" w:lineRule="auto"/>
        <w:rPr>
          <w:ins w:id="24420" w:author="UTENTE" w:date="2020-06-30T19:19:00Z"/>
          <w:rFonts w:ascii="Times New Roman" w:eastAsia="Calibri" w:hAnsi="Times New Roman" w:cs="Times New Roman"/>
          <w:lang w:eastAsia="it-IT"/>
        </w:rPr>
      </w:pPr>
    </w:p>
    <w:p w14:paraId="4200DE4C" w14:textId="77777777" w:rsidR="005614C8" w:rsidRPr="005614C8" w:rsidRDefault="005614C8" w:rsidP="005614C8">
      <w:pPr>
        <w:jc w:val="center"/>
        <w:rPr>
          <w:ins w:id="24421" w:author="UTENTE" w:date="2020-06-30T19:19:00Z"/>
          <w:rFonts w:ascii="Times New Roman" w:eastAsia="Calibri" w:hAnsi="Times New Roman" w:cs="Times New Roman"/>
        </w:rPr>
      </w:pPr>
      <w:ins w:id="24422" w:author="UTENTE" w:date="2020-06-30T19:19:00Z">
        <w:r w:rsidRPr="005614C8">
          <w:rPr>
            <w:rFonts w:ascii="Times New Roman" w:eastAsia="Calibri" w:hAnsi="Times New Roman" w:cs="Times New Roman"/>
          </w:rPr>
          <w:t>mcp "\"Scs x sta ntt. C vediamo allo Skyline dmn ntt. Voglio chied scs.\""</w:t>
        </w:r>
      </w:ins>
    </w:p>
    <w:p w14:paraId="02832198" w14:textId="77777777" w:rsidR="005614C8" w:rsidRPr="00E63B43" w:rsidRDefault="005614C8" w:rsidP="005614C8">
      <w:pPr>
        <w:keepNext/>
        <w:keepLines/>
        <w:spacing w:before="40" w:line="360" w:lineRule="auto"/>
        <w:outlineLvl w:val="2"/>
        <w:rPr>
          <w:ins w:id="24423" w:author="UTENTE" w:date="2020-06-30T19:19:00Z"/>
          <w:rFonts w:ascii="Times New Roman" w:eastAsia="DengXian Light" w:hAnsi="Times New Roman" w:cs="Times New Roman"/>
          <w:b/>
          <w:sz w:val="24"/>
          <w:szCs w:val="24"/>
          <w:lang w:eastAsia="it-IT"/>
          <w:rPrChange w:id="24424" w:author="UTENTE" w:date="2020-06-30T19:23:00Z">
            <w:rPr>
              <w:ins w:id="24425" w:author="UTENTE" w:date="2020-06-30T19:19:00Z"/>
              <w:rFonts w:ascii="Times New Roman" w:eastAsia="DengXian Light" w:hAnsi="Times New Roman" w:cs="Times New Roman"/>
              <w:color w:val="1F3763"/>
              <w:sz w:val="24"/>
              <w:szCs w:val="24"/>
              <w:lang w:eastAsia="it-IT"/>
            </w:rPr>
          </w:rPrChange>
        </w:rPr>
      </w:pPr>
      <w:bookmarkStart w:id="24426" w:name="_Toc44085248"/>
      <w:bookmarkStart w:id="24427" w:name="_Toc44438786"/>
      <w:ins w:id="24428" w:author="UTENTE" w:date="2020-06-30T19:19:00Z">
        <w:r w:rsidRPr="00E63B43">
          <w:rPr>
            <w:rFonts w:ascii="Times New Roman" w:eastAsia="DengXian Light" w:hAnsi="Times New Roman" w:cs="Times New Roman"/>
            <w:b/>
            <w:sz w:val="24"/>
            <w:szCs w:val="24"/>
            <w:lang w:eastAsia="it-IT"/>
            <w:rPrChange w:id="24429" w:author="UTENTE" w:date="2020-06-30T19:23:00Z">
              <w:rPr>
                <w:rFonts w:ascii="Times New Roman" w:eastAsia="DengXian Light" w:hAnsi="Times New Roman" w:cs="Times New Roman"/>
                <w:color w:val="1F3763"/>
                <w:sz w:val="24"/>
                <w:szCs w:val="24"/>
                <w:lang w:eastAsia="it-IT"/>
              </w:rPr>
            </w:rPrChange>
          </w:rPr>
          <w:lastRenderedPageBreak/>
          <w:t>Figure retoriche</w:t>
        </w:r>
        <w:bookmarkEnd w:id="24426"/>
        <w:bookmarkEnd w:id="24427"/>
        <w:r w:rsidRPr="00E63B43">
          <w:rPr>
            <w:rFonts w:ascii="Times New Roman" w:eastAsia="DengXian Light" w:hAnsi="Times New Roman" w:cs="Times New Roman"/>
            <w:b/>
            <w:sz w:val="24"/>
            <w:szCs w:val="24"/>
            <w:lang w:eastAsia="it-IT"/>
            <w:rPrChange w:id="24430" w:author="UTENTE" w:date="2020-06-30T19:23:00Z">
              <w:rPr>
                <w:rFonts w:ascii="Times New Roman" w:eastAsia="DengXian Light" w:hAnsi="Times New Roman" w:cs="Times New Roman"/>
                <w:color w:val="1F3763"/>
                <w:sz w:val="24"/>
                <w:szCs w:val="24"/>
                <w:lang w:eastAsia="it-IT"/>
              </w:rPr>
            </w:rPrChange>
          </w:rPr>
          <w:t xml:space="preserve"> </w:t>
        </w:r>
      </w:ins>
    </w:p>
    <w:p w14:paraId="7BAC7F2F" w14:textId="77777777" w:rsidR="005614C8" w:rsidRPr="005614C8" w:rsidRDefault="005614C8" w:rsidP="005614C8">
      <w:pPr>
        <w:spacing w:line="360" w:lineRule="auto"/>
        <w:ind w:firstLine="708"/>
        <w:rPr>
          <w:ins w:id="24431" w:author="UTENTE" w:date="2020-06-30T19:19:00Z"/>
          <w:rFonts w:ascii="Times New Roman" w:eastAsia="Calibri" w:hAnsi="Times New Roman" w:cs="Times New Roman"/>
          <w:lang w:eastAsia="it-IT"/>
        </w:rPr>
      </w:pPr>
      <w:ins w:id="24432" w:author="UTENTE" w:date="2020-06-30T19:19:00Z">
        <w:r w:rsidRPr="005614C8">
          <w:rPr>
            <w:rFonts w:ascii="Times New Roman" w:eastAsia="Calibri" w:hAnsi="Times New Roman" w:cs="Times New Roman"/>
            <w:lang w:eastAsia="it-IT"/>
          </w:rPr>
          <w:t>“Le figure retoriche sono artifici linguistici con cui si creano espressioni e parole con un particolare effetto retorico”</w:t>
        </w:r>
        <w:r w:rsidRPr="005614C8">
          <w:rPr>
            <w:rFonts w:ascii="Times New Roman" w:eastAsia="Calibri" w:hAnsi="Times New Roman" w:cs="Times New Roman"/>
            <w:vertAlign w:val="superscript"/>
            <w:lang w:eastAsia="it-IT"/>
          </w:rPr>
          <w:footnoteReference w:id="14"/>
        </w:r>
        <w:r w:rsidRPr="005614C8">
          <w:rPr>
            <w:rFonts w:ascii="Times New Roman" w:eastAsia="Calibri" w:hAnsi="Times New Roman" w:cs="Times New Roman"/>
            <w:lang w:eastAsia="it-IT"/>
          </w:rPr>
          <w:t>. Attraverso questi strumenti è possibile enfatizzare un concetto utilizzando diverse tecniche.</w:t>
        </w:r>
      </w:ins>
    </w:p>
    <w:p w14:paraId="23982C68" w14:textId="77777777" w:rsidR="005614C8" w:rsidRPr="005614C8" w:rsidRDefault="005614C8" w:rsidP="005614C8">
      <w:pPr>
        <w:spacing w:line="360" w:lineRule="auto"/>
        <w:ind w:firstLine="708"/>
        <w:rPr>
          <w:ins w:id="24440" w:author="UTENTE" w:date="2020-06-30T19:19:00Z"/>
          <w:rFonts w:ascii="Times New Roman" w:eastAsia="Calibri" w:hAnsi="Times New Roman" w:cs="Times New Roman"/>
          <w:lang w:eastAsia="it-IT"/>
        </w:rPr>
      </w:pPr>
      <w:ins w:id="24441" w:author="UTENTE" w:date="2020-06-30T19:19:00Z">
        <w:r w:rsidRPr="005614C8">
          <w:rPr>
            <w:rFonts w:ascii="Times New Roman" w:eastAsia="Calibri" w:hAnsi="Times New Roman" w:cs="Times New Roman"/>
            <w:lang w:eastAsia="it-IT"/>
          </w:rPr>
          <w:t>Nel testo sono riscontrabili numerosissime onomatopee</w:t>
        </w:r>
        <w:r w:rsidRPr="005614C8">
          <w:rPr>
            <w:rFonts w:ascii="Times New Roman" w:eastAsia="Calibri" w:hAnsi="Times New Roman" w:cs="Times New Roman"/>
            <w:vertAlign w:val="superscript"/>
            <w:lang w:eastAsia="it-IT"/>
          </w:rPr>
          <w:footnoteReference w:id="15"/>
        </w:r>
        <w:r w:rsidRPr="005614C8">
          <w:rPr>
            <w:rFonts w:ascii="Times New Roman" w:eastAsia="Calibri" w:hAnsi="Times New Roman" w:cs="Times New Roman"/>
            <w:lang w:eastAsia="it-IT"/>
          </w:rPr>
          <w:t xml:space="preserve"> che hanno rappresentato una sfida traduttiva in quanto il passaggio ad un’altra lingua comporta anche il passaggio a un sistema fonologico diverso. Per riprodurre gli stessi foni</w:t>
        </w:r>
        <w:r w:rsidRPr="005614C8">
          <w:rPr>
            <w:rFonts w:ascii="Times New Roman" w:eastAsia="Calibri" w:hAnsi="Times New Roman" w:cs="Times New Roman"/>
            <w:vertAlign w:val="superscript"/>
            <w:lang w:eastAsia="it-IT"/>
          </w:rPr>
          <w:footnoteReference w:id="16"/>
        </w:r>
        <w:r w:rsidRPr="005614C8">
          <w:rPr>
            <w:rFonts w:ascii="Times New Roman" w:eastAsia="Calibri" w:hAnsi="Times New Roman" w:cs="Times New Roman"/>
            <w:lang w:eastAsia="it-IT"/>
          </w:rPr>
          <w:t xml:space="preserve"> in italiano infatti, è necessario fare riferimento a fonemi</w:t>
        </w:r>
        <w:r w:rsidRPr="005614C8">
          <w:rPr>
            <w:rFonts w:ascii="Times New Roman" w:eastAsia="Calibri" w:hAnsi="Times New Roman" w:cs="Times New Roman"/>
            <w:vertAlign w:val="superscript"/>
            <w:lang w:eastAsia="it-IT"/>
          </w:rPr>
          <w:footnoteReference w:id="17"/>
        </w:r>
        <w:r w:rsidRPr="005614C8">
          <w:rPr>
            <w:rFonts w:ascii="Times New Roman" w:eastAsia="Calibri" w:hAnsi="Times New Roman" w:cs="Times New Roman"/>
            <w:lang w:eastAsia="it-IT"/>
          </w:rPr>
          <w:t xml:space="preserve"> differenti. Suoni come “phew” in inglese, in italiano dovranno essere scritti come “fiù” (notare che il suono riprodotto è lo stesso, ma cambia la grafia). Nella Tabella 2 si mettono in evidenza le onomatopee maggiormente riscontrate nel testo:</w:t>
        </w:r>
      </w:ins>
    </w:p>
    <w:p w14:paraId="1FEC65C7" w14:textId="77777777" w:rsidR="005614C8" w:rsidRPr="005614C8" w:rsidRDefault="005614C8" w:rsidP="005614C8">
      <w:pPr>
        <w:spacing w:after="200" w:line="240" w:lineRule="auto"/>
        <w:rPr>
          <w:ins w:id="24475" w:author="UTENTE" w:date="2020-06-30T19:19:00Z"/>
          <w:rFonts w:ascii="Calibri" w:eastAsia="Calibri" w:hAnsi="Calibri" w:cs="Times New Roman"/>
          <w:i/>
          <w:iCs/>
          <w:color w:val="44546A"/>
          <w:sz w:val="18"/>
          <w:szCs w:val="18"/>
          <w:lang w:eastAsia="it-IT"/>
        </w:rPr>
      </w:pPr>
    </w:p>
    <w:p w14:paraId="4B094E85" w14:textId="2A66A223" w:rsidR="005614C8" w:rsidRPr="00E63B43" w:rsidRDefault="00E63B43" w:rsidP="00E63B43">
      <w:pPr>
        <w:tabs>
          <w:tab w:val="left" w:pos="1560"/>
        </w:tabs>
        <w:spacing w:after="200" w:line="240" w:lineRule="auto"/>
        <w:rPr>
          <w:ins w:id="24476" w:author="UTENTE" w:date="2020-06-30T19:19:00Z"/>
          <w:rFonts w:ascii="Calibri" w:eastAsia="Calibri" w:hAnsi="Calibri" w:cs="Times New Roman"/>
          <w:i/>
          <w:iCs/>
          <w:sz w:val="18"/>
          <w:szCs w:val="18"/>
          <w:lang w:eastAsia="it-IT"/>
          <w:rPrChange w:id="24477" w:author="UTENTE" w:date="2020-06-30T19:24:00Z">
            <w:rPr>
              <w:ins w:id="24478" w:author="UTENTE" w:date="2020-06-30T19:19:00Z"/>
              <w:rFonts w:ascii="Calibri" w:eastAsia="Calibri" w:hAnsi="Calibri" w:cs="Times New Roman"/>
              <w:i/>
              <w:iCs/>
              <w:color w:val="44546A"/>
              <w:sz w:val="18"/>
              <w:szCs w:val="18"/>
              <w:lang w:eastAsia="it-IT"/>
            </w:rPr>
          </w:rPrChange>
        </w:rPr>
        <w:pPrChange w:id="24479" w:author="UTENTE" w:date="2020-06-30T19:24:00Z">
          <w:pPr>
            <w:spacing w:after="200" w:line="240" w:lineRule="auto"/>
          </w:pPr>
        </w:pPrChange>
      </w:pPr>
      <w:ins w:id="24480" w:author="UTENTE" w:date="2020-06-30T19:24:00Z">
        <w:r>
          <w:rPr>
            <w:rFonts w:ascii="Calibri" w:eastAsia="Calibri" w:hAnsi="Calibri" w:cs="Times New Roman"/>
            <w:i/>
            <w:iCs/>
            <w:sz w:val="18"/>
            <w:szCs w:val="18"/>
            <w:lang w:eastAsia="it-IT"/>
          </w:rPr>
          <w:tab/>
        </w:r>
      </w:ins>
      <w:ins w:id="24481" w:author="UTENTE" w:date="2020-06-30T19:19:00Z">
        <w:r w:rsidR="005614C8" w:rsidRPr="00E63B43">
          <w:rPr>
            <w:rFonts w:ascii="Calibri" w:eastAsia="Calibri" w:hAnsi="Calibri" w:cs="Times New Roman"/>
            <w:i/>
            <w:iCs/>
            <w:sz w:val="18"/>
            <w:szCs w:val="18"/>
            <w:lang w:eastAsia="it-IT"/>
            <w:rPrChange w:id="24482" w:author="UTENTE" w:date="2020-06-30T19:24:00Z">
              <w:rPr>
                <w:rFonts w:ascii="Calibri" w:eastAsia="Calibri" w:hAnsi="Calibri" w:cs="Times New Roman"/>
                <w:i/>
                <w:iCs/>
                <w:color w:val="44546A"/>
                <w:sz w:val="18"/>
                <w:szCs w:val="18"/>
                <w:lang w:eastAsia="it-IT"/>
              </w:rPr>
            </w:rPrChange>
          </w:rPr>
          <w:t>Tabella 2</w:t>
        </w:r>
      </w:ins>
    </w:p>
    <w:tbl>
      <w:tblPr>
        <w:tblStyle w:val="Grigliatabella1"/>
        <w:tblW w:w="0" w:type="auto"/>
        <w:jc w:val="center"/>
        <w:tblLook w:val="04A0" w:firstRow="1" w:lastRow="0" w:firstColumn="1" w:lastColumn="0" w:noHBand="0" w:noVBand="1"/>
        <w:tblPrChange w:id="24483" w:author="UTENTE" w:date="2020-06-30T19:23:00Z">
          <w:tblPr>
            <w:tblStyle w:val="Grigliatabella1"/>
            <w:tblW w:w="0" w:type="auto"/>
            <w:tblLook w:val="04A0" w:firstRow="1" w:lastRow="0" w:firstColumn="1" w:lastColumn="0" w:noHBand="0" w:noVBand="1"/>
          </w:tblPr>
        </w:tblPrChange>
      </w:tblPr>
      <w:tblGrid>
        <w:gridCol w:w="2645"/>
        <w:gridCol w:w="2645"/>
        <w:tblGridChange w:id="24484">
          <w:tblGrid>
            <w:gridCol w:w="2645"/>
            <w:gridCol w:w="2645"/>
          </w:tblGrid>
        </w:tblGridChange>
      </w:tblGrid>
      <w:tr w:rsidR="005614C8" w:rsidRPr="005614C8" w14:paraId="760385B9" w14:textId="77777777" w:rsidTr="00E63B43">
        <w:trPr>
          <w:jc w:val="center"/>
          <w:ins w:id="24485" w:author="UTENTE" w:date="2020-06-30T19:19:00Z"/>
        </w:trPr>
        <w:tc>
          <w:tcPr>
            <w:tcW w:w="2645" w:type="dxa"/>
            <w:tcPrChange w:id="24486" w:author="UTENTE" w:date="2020-06-30T19:23:00Z">
              <w:tcPr>
                <w:tcW w:w="2645" w:type="dxa"/>
              </w:tcPr>
            </w:tcPrChange>
          </w:tcPr>
          <w:p w14:paraId="3F162C3E" w14:textId="77777777" w:rsidR="005614C8" w:rsidRPr="005614C8" w:rsidRDefault="005614C8" w:rsidP="005614C8">
            <w:pPr>
              <w:spacing w:line="360" w:lineRule="auto"/>
              <w:jc w:val="center"/>
              <w:rPr>
                <w:ins w:id="24487" w:author="UTENTE" w:date="2020-06-30T19:19:00Z"/>
                <w:rFonts w:ascii="Times New Roman" w:eastAsia="Calibri" w:hAnsi="Times New Roman" w:cs="Times New Roman"/>
              </w:rPr>
            </w:pPr>
            <w:ins w:id="24488" w:author="UTENTE" w:date="2020-06-30T19:19:00Z">
              <w:r w:rsidRPr="005614C8">
                <w:rPr>
                  <w:rFonts w:ascii="Times New Roman" w:eastAsia="Calibri" w:hAnsi="Times New Roman" w:cs="Times New Roman"/>
                </w:rPr>
                <w:t>Eh?!</w:t>
              </w:r>
            </w:ins>
          </w:p>
        </w:tc>
        <w:tc>
          <w:tcPr>
            <w:tcW w:w="2645" w:type="dxa"/>
            <w:tcPrChange w:id="24489" w:author="UTENTE" w:date="2020-06-30T19:23:00Z">
              <w:tcPr>
                <w:tcW w:w="2645" w:type="dxa"/>
              </w:tcPr>
            </w:tcPrChange>
          </w:tcPr>
          <w:p w14:paraId="50AC1DE4" w14:textId="77777777" w:rsidR="005614C8" w:rsidRPr="005614C8" w:rsidRDefault="005614C8" w:rsidP="005614C8">
            <w:pPr>
              <w:spacing w:line="360" w:lineRule="auto"/>
              <w:jc w:val="center"/>
              <w:rPr>
                <w:ins w:id="24490" w:author="UTENTE" w:date="2020-06-30T19:19:00Z"/>
                <w:rFonts w:ascii="Times New Roman" w:eastAsia="Calibri" w:hAnsi="Times New Roman" w:cs="Times New Roman"/>
              </w:rPr>
            </w:pPr>
            <w:ins w:id="24491" w:author="UTENTE" w:date="2020-06-30T19:19:00Z">
              <w:r w:rsidRPr="005614C8">
                <w:rPr>
                  <w:rFonts w:ascii="Times New Roman" w:eastAsia="Calibri" w:hAnsi="Times New Roman" w:cs="Times New Roman"/>
                </w:rPr>
                <w:t>Eh?!</w:t>
              </w:r>
            </w:ins>
          </w:p>
        </w:tc>
      </w:tr>
      <w:tr w:rsidR="005614C8" w:rsidRPr="005614C8" w14:paraId="55446272" w14:textId="77777777" w:rsidTr="00E63B43">
        <w:trPr>
          <w:jc w:val="center"/>
          <w:ins w:id="24492" w:author="UTENTE" w:date="2020-06-30T19:19:00Z"/>
        </w:trPr>
        <w:tc>
          <w:tcPr>
            <w:tcW w:w="2645" w:type="dxa"/>
            <w:tcPrChange w:id="24493" w:author="UTENTE" w:date="2020-06-30T19:23:00Z">
              <w:tcPr>
                <w:tcW w:w="2645" w:type="dxa"/>
              </w:tcPr>
            </w:tcPrChange>
          </w:tcPr>
          <w:p w14:paraId="002DF881" w14:textId="77777777" w:rsidR="005614C8" w:rsidRPr="005614C8" w:rsidRDefault="005614C8" w:rsidP="005614C8">
            <w:pPr>
              <w:spacing w:line="360" w:lineRule="auto"/>
              <w:jc w:val="center"/>
              <w:rPr>
                <w:ins w:id="24494" w:author="UTENTE" w:date="2020-06-30T19:19:00Z"/>
                <w:rFonts w:ascii="Times New Roman" w:eastAsia="Calibri" w:hAnsi="Times New Roman" w:cs="Times New Roman"/>
              </w:rPr>
            </w:pPr>
            <w:ins w:id="24495" w:author="UTENTE" w:date="2020-06-30T19:19:00Z">
              <w:r w:rsidRPr="005614C8">
                <w:rPr>
                  <w:rFonts w:ascii="Times New Roman" w:eastAsia="Calibri" w:hAnsi="Times New Roman" w:cs="Times New Roman"/>
                </w:rPr>
                <w:t>Grh–!</w:t>
              </w:r>
            </w:ins>
          </w:p>
        </w:tc>
        <w:tc>
          <w:tcPr>
            <w:tcW w:w="2645" w:type="dxa"/>
            <w:tcPrChange w:id="24496" w:author="UTENTE" w:date="2020-06-30T19:23:00Z">
              <w:tcPr>
                <w:tcW w:w="2645" w:type="dxa"/>
              </w:tcPr>
            </w:tcPrChange>
          </w:tcPr>
          <w:p w14:paraId="7EA32EB9" w14:textId="77777777" w:rsidR="005614C8" w:rsidRPr="005614C8" w:rsidRDefault="005614C8" w:rsidP="005614C8">
            <w:pPr>
              <w:spacing w:line="360" w:lineRule="auto"/>
              <w:jc w:val="center"/>
              <w:rPr>
                <w:ins w:id="24497" w:author="UTENTE" w:date="2020-06-30T19:19:00Z"/>
                <w:rFonts w:ascii="Times New Roman" w:eastAsia="Calibri" w:hAnsi="Times New Roman" w:cs="Times New Roman"/>
              </w:rPr>
            </w:pPr>
            <w:ins w:id="24498" w:author="UTENTE" w:date="2020-06-30T19:19:00Z">
              <w:r w:rsidRPr="005614C8">
                <w:rPr>
                  <w:rFonts w:ascii="Times New Roman" w:eastAsia="Calibri" w:hAnsi="Times New Roman" w:cs="Times New Roman"/>
                </w:rPr>
                <w:t>Grh–!</w:t>
              </w:r>
            </w:ins>
          </w:p>
        </w:tc>
      </w:tr>
      <w:tr w:rsidR="005614C8" w:rsidRPr="005614C8" w14:paraId="3155A895" w14:textId="77777777" w:rsidTr="00E63B43">
        <w:trPr>
          <w:jc w:val="center"/>
          <w:ins w:id="24499" w:author="UTENTE" w:date="2020-06-30T19:19:00Z"/>
        </w:trPr>
        <w:tc>
          <w:tcPr>
            <w:tcW w:w="2645" w:type="dxa"/>
            <w:tcPrChange w:id="24500" w:author="UTENTE" w:date="2020-06-30T19:23:00Z">
              <w:tcPr>
                <w:tcW w:w="2645" w:type="dxa"/>
              </w:tcPr>
            </w:tcPrChange>
          </w:tcPr>
          <w:p w14:paraId="3B81A594" w14:textId="77777777" w:rsidR="005614C8" w:rsidRPr="005614C8" w:rsidRDefault="005614C8" w:rsidP="005614C8">
            <w:pPr>
              <w:spacing w:line="360" w:lineRule="auto"/>
              <w:jc w:val="center"/>
              <w:rPr>
                <w:ins w:id="24501" w:author="UTENTE" w:date="2020-06-30T19:19:00Z"/>
                <w:rFonts w:ascii="Times New Roman" w:eastAsia="Calibri" w:hAnsi="Times New Roman" w:cs="Times New Roman"/>
              </w:rPr>
            </w:pPr>
            <w:ins w:id="24502" w:author="UTENTE" w:date="2020-06-30T19:19:00Z">
              <w:r w:rsidRPr="005614C8">
                <w:rPr>
                  <w:rFonts w:ascii="Times New Roman" w:eastAsia="Calibri" w:hAnsi="Times New Roman" w:cs="Times New Roman"/>
                </w:rPr>
                <w:t>Haah</w:t>
              </w:r>
            </w:ins>
          </w:p>
        </w:tc>
        <w:tc>
          <w:tcPr>
            <w:tcW w:w="2645" w:type="dxa"/>
            <w:tcPrChange w:id="24503" w:author="UTENTE" w:date="2020-06-30T19:23:00Z">
              <w:tcPr>
                <w:tcW w:w="2645" w:type="dxa"/>
              </w:tcPr>
            </w:tcPrChange>
          </w:tcPr>
          <w:p w14:paraId="77B9E366" w14:textId="77777777" w:rsidR="005614C8" w:rsidRPr="005614C8" w:rsidRDefault="005614C8" w:rsidP="005614C8">
            <w:pPr>
              <w:spacing w:line="360" w:lineRule="auto"/>
              <w:jc w:val="center"/>
              <w:rPr>
                <w:ins w:id="24504" w:author="UTENTE" w:date="2020-06-30T19:19:00Z"/>
                <w:rFonts w:ascii="Times New Roman" w:eastAsia="Calibri" w:hAnsi="Times New Roman" w:cs="Times New Roman"/>
              </w:rPr>
            </w:pPr>
            <w:ins w:id="24505" w:author="UTENTE" w:date="2020-06-30T19:19:00Z">
              <w:r w:rsidRPr="005614C8">
                <w:rPr>
                  <w:rFonts w:ascii="Times New Roman" w:eastAsia="Calibri" w:hAnsi="Times New Roman" w:cs="Times New Roman"/>
                </w:rPr>
                <w:t>Aaah</w:t>
              </w:r>
            </w:ins>
          </w:p>
        </w:tc>
      </w:tr>
      <w:tr w:rsidR="005614C8" w:rsidRPr="005614C8" w14:paraId="3586F6B5" w14:textId="77777777" w:rsidTr="00E63B43">
        <w:trPr>
          <w:jc w:val="center"/>
          <w:ins w:id="24506" w:author="UTENTE" w:date="2020-06-30T19:19:00Z"/>
        </w:trPr>
        <w:tc>
          <w:tcPr>
            <w:tcW w:w="2645" w:type="dxa"/>
            <w:tcPrChange w:id="24507" w:author="UTENTE" w:date="2020-06-30T19:23:00Z">
              <w:tcPr>
                <w:tcW w:w="2645" w:type="dxa"/>
              </w:tcPr>
            </w:tcPrChange>
          </w:tcPr>
          <w:p w14:paraId="3E311E97" w14:textId="77777777" w:rsidR="005614C8" w:rsidRPr="005614C8" w:rsidRDefault="005614C8" w:rsidP="005614C8">
            <w:pPr>
              <w:spacing w:line="360" w:lineRule="auto"/>
              <w:jc w:val="center"/>
              <w:rPr>
                <w:ins w:id="24508" w:author="UTENTE" w:date="2020-06-30T19:19:00Z"/>
                <w:rFonts w:ascii="Times New Roman" w:eastAsia="Calibri" w:hAnsi="Times New Roman" w:cs="Times New Roman"/>
              </w:rPr>
            </w:pPr>
            <w:ins w:id="24509" w:author="UTENTE" w:date="2020-06-30T19:19:00Z">
              <w:r w:rsidRPr="005614C8">
                <w:rPr>
                  <w:rFonts w:ascii="Times New Roman" w:eastAsia="Calibri" w:hAnsi="Times New Roman" w:cs="Times New Roman"/>
                </w:rPr>
                <w:t>Hahah</w:t>
              </w:r>
            </w:ins>
          </w:p>
        </w:tc>
        <w:tc>
          <w:tcPr>
            <w:tcW w:w="2645" w:type="dxa"/>
            <w:tcPrChange w:id="24510" w:author="UTENTE" w:date="2020-06-30T19:23:00Z">
              <w:tcPr>
                <w:tcW w:w="2645" w:type="dxa"/>
              </w:tcPr>
            </w:tcPrChange>
          </w:tcPr>
          <w:p w14:paraId="7D6F651D" w14:textId="77777777" w:rsidR="005614C8" w:rsidRPr="005614C8" w:rsidRDefault="005614C8" w:rsidP="005614C8">
            <w:pPr>
              <w:spacing w:line="360" w:lineRule="auto"/>
              <w:jc w:val="center"/>
              <w:rPr>
                <w:ins w:id="24511" w:author="UTENTE" w:date="2020-06-30T19:19:00Z"/>
                <w:rFonts w:ascii="Times New Roman" w:eastAsia="Calibri" w:hAnsi="Times New Roman" w:cs="Times New Roman"/>
              </w:rPr>
            </w:pPr>
            <w:ins w:id="24512" w:author="UTENTE" w:date="2020-06-30T19:19:00Z">
              <w:r w:rsidRPr="005614C8">
                <w:rPr>
                  <w:rFonts w:ascii="Times New Roman" w:eastAsia="Calibri" w:hAnsi="Times New Roman" w:cs="Times New Roman"/>
                </w:rPr>
                <w:t>Ahahah</w:t>
              </w:r>
            </w:ins>
          </w:p>
        </w:tc>
      </w:tr>
      <w:tr w:rsidR="005614C8" w:rsidRPr="005614C8" w14:paraId="6CC1EAAD" w14:textId="77777777" w:rsidTr="00E63B43">
        <w:trPr>
          <w:jc w:val="center"/>
          <w:ins w:id="24513" w:author="UTENTE" w:date="2020-06-30T19:19:00Z"/>
        </w:trPr>
        <w:tc>
          <w:tcPr>
            <w:tcW w:w="2645" w:type="dxa"/>
            <w:tcPrChange w:id="24514" w:author="UTENTE" w:date="2020-06-30T19:23:00Z">
              <w:tcPr>
                <w:tcW w:w="2645" w:type="dxa"/>
              </w:tcPr>
            </w:tcPrChange>
          </w:tcPr>
          <w:p w14:paraId="15B34A42" w14:textId="77777777" w:rsidR="005614C8" w:rsidRPr="005614C8" w:rsidRDefault="005614C8" w:rsidP="005614C8">
            <w:pPr>
              <w:spacing w:line="360" w:lineRule="auto"/>
              <w:jc w:val="center"/>
              <w:rPr>
                <w:ins w:id="24515" w:author="UTENTE" w:date="2020-06-30T19:19:00Z"/>
                <w:rFonts w:ascii="Times New Roman" w:eastAsia="Calibri" w:hAnsi="Times New Roman" w:cs="Times New Roman"/>
              </w:rPr>
            </w:pPr>
            <w:ins w:id="24516" w:author="UTENTE" w:date="2020-06-30T19:19:00Z">
              <w:r w:rsidRPr="005614C8">
                <w:rPr>
                  <w:rFonts w:ascii="Times New Roman" w:eastAsia="Calibri" w:hAnsi="Times New Roman" w:cs="Times New Roman"/>
                </w:rPr>
                <w:t>Hey!</w:t>
              </w:r>
            </w:ins>
          </w:p>
        </w:tc>
        <w:tc>
          <w:tcPr>
            <w:tcW w:w="2645" w:type="dxa"/>
            <w:tcPrChange w:id="24517" w:author="UTENTE" w:date="2020-06-30T19:23:00Z">
              <w:tcPr>
                <w:tcW w:w="2645" w:type="dxa"/>
              </w:tcPr>
            </w:tcPrChange>
          </w:tcPr>
          <w:p w14:paraId="1A348AEA" w14:textId="77777777" w:rsidR="005614C8" w:rsidRPr="005614C8" w:rsidRDefault="005614C8" w:rsidP="005614C8">
            <w:pPr>
              <w:spacing w:line="360" w:lineRule="auto"/>
              <w:jc w:val="center"/>
              <w:rPr>
                <w:ins w:id="24518" w:author="UTENTE" w:date="2020-06-30T19:19:00Z"/>
                <w:rFonts w:ascii="Times New Roman" w:eastAsia="Calibri" w:hAnsi="Times New Roman" w:cs="Times New Roman"/>
              </w:rPr>
            </w:pPr>
            <w:ins w:id="24519" w:author="UTENTE" w:date="2020-06-30T19:19:00Z">
              <w:r w:rsidRPr="005614C8">
                <w:rPr>
                  <w:rFonts w:ascii="Times New Roman" w:eastAsia="Calibri" w:hAnsi="Times New Roman" w:cs="Times New Roman"/>
                </w:rPr>
                <w:t>Ehi!</w:t>
              </w:r>
            </w:ins>
          </w:p>
        </w:tc>
      </w:tr>
      <w:tr w:rsidR="005614C8" w:rsidRPr="005614C8" w14:paraId="7360A90A" w14:textId="77777777" w:rsidTr="00E63B43">
        <w:trPr>
          <w:jc w:val="center"/>
          <w:ins w:id="24520" w:author="UTENTE" w:date="2020-06-30T19:19:00Z"/>
        </w:trPr>
        <w:tc>
          <w:tcPr>
            <w:tcW w:w="2645" w:type="dxa"/>
            <w:tcPrChange w:id="24521" w:author="UTENTE" w:date="2020-06-30T19:23:00Z">
              <w:tcPr>
                <w:tcW w:w="2645" w:type="dxa"/>
              </w:tcPr>
            </w:tcPrChange>
          </w:tcPr>
          <w:p w14:paraId="6654ED79" w14:textId="77777777" w:rsidR="005614C8" w:rsidRPr="005614C8" w:rsidRDefault="005614C8" w:rsidP="005614C8">
            <w:pPr>
              <w:spacing w:line="360" w:lineRule="auto"/>
              <w:jc w:val="center"/>
              <w:rPr>
                <w:ins w:id="24522" w:author="UTENTE" w:date="2020-06-30T19:19:00Z"/>
                <w:rFonts w:ascii="Times New Roman" w:eastAsia="Calibri" w:hAnsi="Times New Roman" w:cs="Times New Roman"/>
              </w:rPr>
            </w:pPr>
            <w:ins w:id="24523" w:author="UTENTE" w:date="2020-06-30T19:19:00Z">
              <w:r w:rsidRPr="005614C8">
                <w:rPr>
                  <w:rFonts w:ascii="Times New Roman" w:eastAsia="Calibri" w:hAnsi="Times New Roman" w:cs="Times New Roman"/>
                </w:rPr>
                <w:t>Ngh–?!</w:t>
              </w:r>
            </w:ins>
          </w:p>
        </w:tc>
        <w:tc>
          <w:tcPr>
            <w:tcW w:w="2645" w:type="dxa"/>
            <w:tcPrChange w:id="24524" w:author="UTENTE" w:date="2020-06-30T19:23:00Z">
              <w:tcPr>
                <w:tcW w:w="2645" w:type="dxa"/>
              </w:tcPr>
            </w:tcPrChange>
          </w:tcPr>
          <w:p w14:paraId="63273A42" w14:textId="77777777" w:rsidR="005614C8" w:rsidRPr="005614C8" w:rsidRDefault="005614C8" w:rsidP="005614C8">
            <w:pPr>
              <w:spacing w:line="360" w:lineRule="auto"/>
              <w:jc w:val="center"/>
              <w:rPr>
                <w:ins w:id="24525" w:author="UTENTE" w:date="2020-06-30T19:19:00Z"/>
                <w:rFonts w:ascii="Times New Roman" w:eastAsia="Calibri" w:hAnsi="Times New Roman" w:cs="Times New Roman"/>
              </w:rPr>
            </w:pPr>
            <w:ins w:id="24526" w:author="UTENTE" w:date="2020-06-30T19:19:00Z">
              <w:r w:rsidRPr="005614C8">
                <w:rPr>
                  <w:rFonts w:ascii="Times New Roman" w:eastAsia="Calibri" w:hAnsi="Times New Roman" w:cs="Times New Roman"/>
                </w:rPr>
                <w:t>Ngh–?!</w:t>
              </w:r>
            </w:ins>
          </w:p>
          <w:p w14:paraId="72F2E71E" w14:textId="77777777" w:rsidR="005614C8" w:rsidRPr="005614C8" w:rsidRDefault="005614C8" w:rsidP="005614C8">
            <w:pPr>
              <w:spacing w:line="360" w:lineRule="auto"/>
              <w:jc w:val="center"/>
              <w:rPr>
                <w:ins w:id="24527" w:author="UTENTE" w:date="2020-06-30T19:19:00Z"/>
                <w:rFonts w:ascii="Times New Roman" w:eastAsia="Calibri" w:hAnsi="Times New Roman" w:cs="Times New Roman"/>
              </w:rPr>
            </w:pPr>
            <w:ins w:id="24528" w:author="UTENTE" w:date="2020-06-30T19:19:00Z">
              <w:r w:rsidRPr="005614C8">
                <w:rPr>
                  <w:rFonts w:ascii="Times New Roman" w:eastAsia="Calibri" w:hAnsi="Times New Roman" w:cs="Times New Roman"/>
                </w:rPr>
                <w:t>Uff</w:t>
              </w:r>
            </w:ins>
          </w:p>
          <w:p w14:paraId="6B994E60" w14:textId="77777777" w:rsidR="005614C8" w:rsidRPr="005614C8" w:rsidRDefault="005614C8" w:rsidP="005614C8">
            <w:pPr>
              <w:spacing w:line="360" w:lineRule="auto"/>
              <w:jc w:val="center"/>
              <w:rPr>
                <w:ins w:id="24529" w:author="UTENTE" w:date="2020-06-30T19:19:00Z"/>
                <w:rFonts w:ascii="Times New Roman" w:eastAsia="Calibri" w:hAnsi="Times New Roman" w:cs="Times New Roman"/>
              </w:rPr>
            </w:pPr>
            <w:ins w:id="24530" w:author="UTENTE" w:date="2020-06-30T19:19:00Z">
              <w:r w:rsidRPr="005614C8">
                <w:rPr>
                  <w:rFonts w:ascii="Times New Roman" w:eastAsia="Calibri" w:hAnsi="Times New Roman" w:cs="Times New Roman"/>
                </w:rPr>
                <w:t>Umpf…!</w:t>
              </w:r>
            </w:ins>
          </w:p>
        </w:tc>
      </w:tr>
      <w:tr w:rsidR="005614C8" w:rsidRPr="005614C8" w14:paraId="4FA2B75C" w14:textId="77777777" w:rsidTr="00E63B43">
        <w:trPr>
          <w:jc w:val="center"/>
          <w:ins w:id="24531" w:author="UTENTE" w:date="2020-06-30T19:19:00Z"/>
        </w:trPr>
        <w:tc>
          <w:tcPr>
            <w:tcW w:w="2645" w:type="dxa"/>
            <w:tcPrChange w:id="24532" w:author="UTENTE" w:date="2020-06-30T19:23:00Z">
              <w:tcPr>
                <w:tcW w:w="2645" w:type="dxa"/>
              </w:tcPr>
            </w:tcPrChange>
          </w:tcPr>
          <w:p w14:paraId="5E41E1B0" w14:textId="77777777" w:rsidR="005614C8" w:rsidRPr="005614C8" w:rsidRDefault="005614C8" w:rsidP="005614C8">
            <w:pPr>
              <w:spacing w:line="360" w:lineRule="auto"/>
              <w:jc w:val="center"/>
              <w:rPr>
                <w:ins w:id="24533" w:author="UTENTE" w:date="2020-06-30T19:19:00Z"/>
                <w:rFonts w:ascii="Times New Roman" w:eastAsia="Calibri" w:hAnsi="Times New Roman" w:cs="Times New Roman"/>
              </w:rPr>
            </w:pPr>
            <w:ins w:id="24534" w:author="UTENTE" w:date="2020-06-30T19:19:00Z">
              <w:r w:rsidRPr="005614C8">
                <w:rPr>
                  <w:rFonts w:ascii="Times New Roman" w:eastAsia="Calibri" w:hAnsi="Times New Roman" w:cs="Times New Roman"/>
                </w:rPr>
                <w:t>Oh</w:t>
              </w:r>
            </w:ins>
          </w:p>
        </w:tc>
        <w:tc>
          <w:tcPr>
            <w:tcW w:w="2645" w:type="dxa"/>
            <w:tcPrChange w:id="24535" w:author="UTENTE" w:date="2020-06-30T19:23:00Z">
              <w:tcPr>
                <w:tcW w:w="2645" w:type="dxa"/>
              </w:tcPr>
            </w:tcPrChange>
          </w:tcPr>
          <w:p w14:paraId="207BFCEC" w14:textId="77777777" w:rsidR="005614C8" w:rsidRPr="005614C8" w:rsidRDefault="005614C8" w:rsidP="005614C8">
            <w:pPr>
              <w:spacing w:line="360" w:lineRule="auto"/>
              <w:jc w:val="center"/>
              <w:rPr>
                <w:ins w:id="24536" w:author="UTENTE" w:date="2020-06-30T19:19:00Z"/>
                <w:rFonts w:ascii="Times New Roman" w:eastAsia="Calibri" w:hAnsi="Times New Roman" w:cs="Times New Roman"/>
              </w:rPr>
            </w:pPr>
            <w:ins w:id="24537" w:author="UTENTE" w:date="2020-06-30T19:19:00Z">
              <w:r w:rsidRPr="005614C8">
                <w:rPr>
                  <w:rFonts w:ascii="Times New Roman" w:eastAsia="Calibri" w:hAnsi="Times New Roman" w:cs="Times New Roman"/>
                </w:rPr>
                <w:t>Oh</w:t>
              </w:r>
            </w:ins>
          </w:p>
        </w:tc>
      </w:tr>
      <w:tr w:rsidR="005614C8" w:rsidRPr="005614C8" w14:paraId="09B7D46D" w14:textId="77777777" w:rsidTr="00E63B43">
        <w:trPr>
          <w:jc w:val="center"/>
          <w:ins w:id="24538" w:author="UTENTE" w:date="2020-06-30T19:19:00Z"/>
        </w:trPr>
        <w:tc>
          <w:tcPr>
            <w:tcW w:w="2645" w:type="dxa"/>
            <w:tcPrChange w:id="24539" w:author="UTENTE" w:date="2020-06-30T19:23:00Z">
              <w:tcPr>
                <w:tcW w:w="2645" w:type="dxa"/>
              </w:tcPr>
            </w:tcPrChange>
          </w:tcPr>
          <w:p w14:paraId="30612528" w14:textId="77777777" w:rsidR="005614C8" w:rsidRPr="005614C8" w:rsidRDefault="005614C8" w:rsidP="005614C8">
            <w:pPr>
              <w:spacing w:line="360" w:lineRule="auto"/>
              <w:jc w:val="center"/>
              <w:rPr>
                <w:ins w:id="24540" w:author="UTENTE" w:date="2020-06-30T19:19:00Z"/>
                <w:rFonts w:ascii="Times New Roman" w:eastAsia="Calibri" w:hAnsi="Times New Roman" w:cs="Times New Roman"/>
              </w:rPr>
            </w:pPr>
            <w:ins w:id="24541" w:author="UTENTE" w:date="2020-06-30T19:19:00Z">
              <w:r w:rsidRPr="005614C8">
                <w:rPr>
                  <w:rFonts w:ascii="Times New Roman" w:eastAsia="Calibri" w:hAnsi="Times New Roman" w:cs="Times New Roman"/>
                </w:rPr>
                <w:t>Phew</w:t>
              </w:r>
            </w:ins>
          </w:p>
        </w:tc>
        <w:tc>
          <w:tcPr>
            <w:tcW w:w="2645" w:type="dxa"/>
            <w:tcPrChange w:id="24542" w:author="UTENTE" w:date="2020-06-30T19:23:00Z">
              <w:tcPr>
                <w:tcW w:w="2645" w:type="dxa"/>
              </w:tcPr>
            </w:tcPrChange>
          </w:tcPr>
          <w:p w14:paraId="19DB361E" w14:textId="77777777" w:rsidR="005614C8" w:rsidRPr="005614C8" w:rsidRDefault="005614C8" w:rsidP="005614C8">
            <w:pPr>
              <w:spacing w:line="360" w:lineRule="auto"/>
              <w:jc w:val="center"/>
              <w:rPr>
                <w:ins w:id="24543" w:author="UTENTE" w:date="2020-06-30T19:19:00Z"/>
                <w:rFonts w:ascii="Times New Roman" w:eastAsia="Calibri" w:hAnsi="Times New Roman" w:cs="Times New Roman"/>
              </w:rPr>
            </w:pPr>
            <w:ins w:id="24544" w:author="UTENTE" w:date="2020-06-30T19:19:00Z">
              <w:r w:rsidRPr="005614C8">
                <w:rPr>
                  <w:rFonts w:ascii="Times New Roman" w:eastAsia="Calibri" w:hAnsi="Times New Roman" w:cs="Times New Roman"/>
                </w:rPr>
                <w:t>Fiù</w:t>
              </w:r>
            </w:ins>
          </w:p>
        </w:tc>
      </w:tr>
      <w:tr w:rsidR="005614C8" w:rsidRPr="005614C8" w14:paraId="12C83881" w14:textId="77777777" w:rsidTr="00E63B43">
        <w:trPr>
          <w:jc w:val="center"/>
          <w:ins w:id="24545" w:author="UTENTE" w:date="2020-06-30T19:19:00Z"/>
        </w:trPr>
        <w:tc>
          <w:tcPr>
            <w:tcW w:w="2645" w:type="dxa"/>
            <w:tcPrChange w:id="24546" w:author="UTENTE" w:date="2020-06-30T19:23:00Z">
              <w:tcPr>
                <w:tcW w:w="2645" w:type="dxa"/>
              </w:tcPr>
            </w:tcPrChange>
          </w:tcPr>
          <w:p w14:paraId="6C5CFD90" w14:textId="77777777" w:rsidR="005614C8" w:rsidRPr="005614C8" w:rsidRDefault="005614C8" w:rsidP="005614C8">
            <w:pPr>
              <w:spacing w:line="360" w:lineRule="auto"/>
              <w:jc w:val="center"/>
              <w:rPr>
                <w:ins w:id="24547" w:author="UTENTE" w:date="2020-06-30T19:19:00Z"/>
                <w:rFonts w:ascii="Times New Roman" w:eastAsia="Calibri" w:hAnsi="Times New Roman" w:cs="Times New Roman"/>
              </w:rPr>
            </w:pPr>
            <w:ins w:id="24548" w:author="UTENTE" w:date="2020-06-30T19:19:00Z">
              <w:r w:rsidRPr="005614C8">
                <w:rPr>
                  <w:rFonts w:ascii="Times New Roman" w:eastAsia="Calibri" w:hAnsi="Times New Roman" w:cs="Times New Roman"/>
                </w:rPr>
                <w:t>Tch!</w:t>
              </w:r>
            </w:ins>
          </w:p>
        </w:tc>
        <w:tc>
          <w:tcPr>
            <w:tcW w:w="2645" w:type="dxa"/>
            <w:tcPrChange w:id="24549" w:author="UTENTE" w:date="2020-06-30T19:23:00Z">
              <w:tcPr>
                <w:tcW w:w="2645" w:type="dxa"/>
              </w:tcPr>
            </w:tcPrChange>
          </w:tcPr>
          <w:p w14:paraId="46785E58" w14:textId="77777777" w:rsidR="005614C8" w:rsidRPr="005614C8" w:rsidRDefault="005614C8" w:rsidP="005614C8">
            <w:pPr>
              <w:spacing w:line="360" w:lineRule="auto"/>
              <w:jc w:val="center"/>
              <w:rPr>
                <w:ins w:id="24550" w:author="UTENTE" w:date="2020-06-30T19:19:00Z"/>
                <w:rFonts w:ascii="Times New Roman" w:eastAsia="Calibri" w:hAnsi="Times New Roman" w:cs="Times New Roman"/>
              </w:rPr>
            </w:pPr>
            <w:ins w:id="24551" w:author="UTENTE" w:date="2020-06-30T19:19:00Z">
              <w:r w:rsidRPr="005614C8">
                <w:rPr>
                  <w:rFonts w:ascii="Times New Roman" w:eastAsia="Calibri" w:hAnsi="Times New Roman" w:cs="Times New Roman"/>
                </w:rPr>
                <w:t>Tzè!</w:t>
              </w:r>
            </w:ins>
          </w:p>
        </w:tc>
      </w:tr>
      <w:tr w:rsidR="005614C8" w:rsidRPr="005614C8" w14:paraId="33A13A2A" w14:textId="77777777" w:rsidTr="00E63B43">
        <w:trPr>
          <w:jc w:val="center"/>
          <w:ins w:id="24552" w:author="UTENTE" w:date="2020-06-30T19:19:00Z"/>
        </w:trPr>
        <w:tc>
          <w:tcPr>
            <w:tcW w:w="2645" w:type="dxa"/>
            <w:tcPrChange w:id="24553" w:author="UTENTE" w:date="2020-06-30T19:23:00Z">
              <w:tcPr>
                <w:tcW w:w="2645" w:type="dxa"/>
              </w:tcPr>
            </w:tcPrChange>
          </w:tcPr>
          <w:p w14:paraId="262C5ADF" w14:textId="77777777" w:rsidR="005614C8" w:rsidRPr="005614C8" w:rsidRDefault="005614C8" w:rsidP="005614C8">
            <w:pPr>
              <w:jc w:val="center"/>
              <w:rPr>
                <w:ins w:id="24554" w:author="UTENTE" w:date="2020-06-30T19:19:00Z"/>
                <w:rFonts w:ascii="Times New Roman" w:eastAsia="Calibri" w:hAnsi="Times New Roman" w:cs="Times New Roman"/>
              </w:rPr>
            </w:pPr>
            <w:ins w:id="24555" w:author="UTENTE" w:date="2020-06-30T19:19:00Z">
              <w:r w:rsidRPr="005614C8">
                <w:rPr>
                  <w:rFonts w:ascii="Times New Roman" w:eastAsia="Calibri" w:hAnsi="Times New Roman" w:cs="Times New Roman"/>
                </w:rPr>
                <w:t>Uh</w:t>
              </w:r>
            </w:ins>
          </w:p>
        </w:tc>
        <w:tc>
          <w:tcPr>
            <w:tcW w:w="2645" w:type="dxa"/>
            <w:tcPrChange w:id="24556" w:author="UTENTE" w:date="2020-06-30T19:23:00Z">
              <w:tcPr>
                <w:tcW w:w="2645" w:type="dxa"/>
              </w:tcPr>
            </w:tcPrChange>
          </w:tcPr>
          <w:p w14:paraId="0EA6E4B9" w14:textId="77777777" w:rsidR="005614C8" w:rsidRPr="005614C8" w:rsidRDefault="005614C8" w:rsidP="005614C8">
            <w:pPr>
              <w:jc w:val="center"/>
              <w:rPr>
                <w:ins w:id="24557" w:author="UTENTE" w:date="2020-06-30T19:19:00Z"/>
                <w:rFonts w:ascii="Times New Roman" w:eastAsia="Calibri" w:hAnsi="Times New Roman" w:cs="Times New Roman"/>
              </w:rPr>
            </w:pPr>
            <w:ins w:id="24558" w:author="UTENTE" w:date="2020-06-30T19:19:00Z">
              <w:r w:rsidRPr="005614C8">
                <w:rPr>
                  <w:rFonts w:ascii="Times New Roman" w:eastAsia="Calibri" w:hAnsi="Times New Roman" w:cs="Times New Roman"/>
                </w:rPr>
                <w:t>Uhm</w:t>
              </w:r>
            </w:ins>
          </w:p>
        </w:tc>
      </w:tr>
      <w:tr w:rsidR="005614C8" w:rsidRPr="005614C8" w14:paraId="3829F561" w14:textId="77777777" w:rsidTr="00E63B43">
        <w:trPr>
          <w:jc w:val="center"/>
          <w:ins w:id="24559" w:author="UTENTE" w:date="2020-06-30T19:19:00Z"/>
        </w:trPr>
        <w:tc>
          <w:tcPr>
            <w:tcW w:w="2645" w:type="dxa"/>
            <w:tcPrChange w:id="24560" w:author="UTENTE" w:date="2020-06-30T19:23:00Z">
              <w:tcPr>
                <w:tcW w:w="2645" w:type="dxa"/>
              </w:tcPr>
            </w:tcPrChange>
          </w:tcPr>
          <w:p w14:paraId="4B41367F" w14:textId="77777777" w:rsidR="005614C8" w:rsidRPr="005614C8" w:rsidRDefault="005614C8" w:rsidP="005614C8">
            <w:pPr>
              <w:spacing w:line="360" w:lineRule="auto"/>
              <w:jc w:val="center"/>
              <w:rPr>
                <w:ins w:id="24561" w:author="UTENTE" w:date="2020-06-30T19:19:00Z"/>
                <w:rFonts w:ascii="Times New Roman" w:eastAsia="Calibri" w:hAnsi="Times New Roman" w:cs="Times New Roman"/>
              </w:rPr>
            </w:pPr>
            <w:ins w:id="24562" w:author="UTENTE" w:date="2020-06-30T19:19:00Z">
              <w:r w:rsidRPr="005614C8">
                <w:rPr>
                  <w:rFonts w:ascii="Times New Roman" w:eastAsia="Calibri" w:hAnsi="Times New Roman" w:cs="Times New Roman"/>
                </w:rPr>
                <w:t>Whoa</w:t>
              </w:r>
            </w:ins>
          </w:p>
        </w:tc>
        <w:tc>
          <w:tcPr>
            <w:tcW w:w="2645" w:type="dxa"/>
            <w:tcPrChange w:id="24563" w:author="UTENTE" w:date="2020-06-30T19:23:00Z">
              <w:tcPr>
                <w:tcW w:w="2645" w:type="dxa"/>
              </w:tcPr>
            </w:tcPrChange>
          </w:tcPr>
          <w:p w14:paraId="1FD48CCA" w14:textId="77777777" w:rsidR="005614C8" w:rsidRPr="005614C8" w:rsidRDefault="005614C8" w:rsidP="005614C8">
            <w:pPr>
              <w:spacing w:line="360" w:lineRule="auto"/>
              <w:jc w:val="center"/>
              <w:rPr>
                <w:ins w:id="24564" w:author="UTENTE" w:date="2020-06-30T19:19:00Z"/>
                <w:rFonts w:ascii="Times New Roman" w:eastAsia="Calibri" w:hAnsi="Times New Roman" w:cs="Times New Roman"/>
              </w:rPr>
            </w:pPr>
            <w:ins w:id="24565" w:author="UTENTE" w:date="2020-06-30T19:19:00Z">
              <w:r w:rsidRPr="005614C8">
                <w:rPr>
                  <w:rFonts w:ascii="Times New Roman" w:eastAsia="Calibri" w:hAnsi="Times New Roman" w:cs="Times New Roman"/>
                </w:rPr>
                <w:t>Woah</w:t>
              </w:r>
            </w:ins>
          </w:p>
        </w:tc>
      </w:tr>
      <w:tr w:rsidR="005614C8" w:rsidRPr="005614C8" w14:paraId="75FE3BE5" w14:textId="77777777" w:rsidTr="00E63B43">
        <w:trPr>
          <w:jc w:val="center"/>
          <w:ins w:id="24566" w:author="UTENTE" w:date="2020-06-30T19:19:00Z"/>
        </w:trPr>
        <w:tc>
          <w:tcPr>
            <w:tcW w:w="2645" w:type="dxa"/>
            <w:tcPrChange w:id="24567" w:author="UTENTE" w:date="2020-06-30T19:23:00Z">
              <w:tcPr>
                <w:tcW w:w="2645" w:type="dxa"/>
              </w:tcPr>
            </w:tcPrChange>
          </w:tcPr>
          <w:p w14:paraId="3CB75578" w14:textId="77777777" w:rsidR="005614C8" w:rsidRPr="005614C8" w:rsidRDefault="005614C8" w:rsidP="005614C8">
            <w:pPr>
              <w:spacing w:line="360" w:lineRule="auto"/>
              <w:jc w:val="center"/>
              <w:rPr>
                <w:ins w:id="24568" w:author="UTENTE" w:date="2020-06-30T19:19:00Z"/>
                <w:rFonts w:ascii="Times New Roman" w:eastAsia="Calibri" w:hAnsi="Times New Roman" w:cs="Times New Roman"/>
              </w:rPr>
            </w:pPr>
            <w:ins w:id="24569" w:author="UTENTE" w:date="2020-06-30T19:19:00Z">
              <w:r w:rsidRPr="005614C8">
                <w:rPr>
                  <w:rFonts w:ascii="Times New Roman" w:eastAsia="Calibri" w:hAnsi="Times New Roman" w:cs="Times New Roman"/>
                </w:rPr>
                <w:t>Wow!</w:t>
              </w:r>
            </w:ins>
          </w:p>
        </w:tc>
        <w:tc>
          <w:tcPr>
            <w:tcW w:w="2645" w:type="dxa"/>
            <w:tcPrChange w:id="24570" w:author="UTENTE" w:date="2020-06-30T19:23:00Z">
              <w:tcPr>
                <w:tcW w:w="2645" w:type="dxa"/>
              </w:tcPr>
            </w:tcPrChange>
          </w:tcPr>
          <w:p w14:paraId="60569E28" w14:textId="77777777" w:rsidR="005614C8" w:rsidRPr="005614C8" w:rsidRDefault="005614C8" w:rsidP="005614C8">
            <w:pPr>
              <w:spacing w:line="360" w:lineRule="auto"/>
              <w:jc w:val="center"/>
              <w:rPr>
                <w:ins w:id="24571" w:author="UTENTE" w:date="2020-06-30T19:19:00Z"/>
                <w:rFonts w:ascii="Times New Roman" w:eastAsia="Calibri" w:hAnsi="Times New Roman" w:cs="Times New Roman"/>
              </w:rPr>
            </w:pPr>
            <w:ins w:id="24572" w:author="UTENTE" w:date="2020-06-30T19:19:00Z">
              <w:r w:rsidRPr="005614C8">
                <w:rPr>
                  <w:rFonts w:ascii="Times New Roman" w:eastAsia="Calibri" w:hAnsi="Times New Roman" w:cs="Times New Roman"/>
                </w:rPr>
                <w:t>Wow!</w:t>
              </w:r>
            </w:ins>
          </w:p>
        </w:tc>
      </w:tr>
    </w:tbl>
    <w:p w14:paraId="354CB874" w14:textId="77777777" w:rsidR="005614C8" w:rsidRPr="005614C8" w:rsidRDefault="005614C8" w:rsidP="005614C8">
      <w:pPr>
        <w:spacing w:line="360" w:lineRule="auto"/>
        <w:ind w:firstLine="708"/>
        <w:rPr>
          <w:ins w:id="24573" w:author="UTENTE" w:date="2020-06-30T19:19:00Z"/>
          <w:rFonts w:ascii="Times New Roman" w:eastAsia="Calibri" w:hAnsi="Times New Roman" w:cs="Times New Roman"/>
          <w:lang w:val="en-US"/>
        </w:rPr>
      </w:pPr>
    </w:p>
    <w:p w14:paraId="5B4D0225" w14:textId="77777777" w:rsidR="005614C8" w:rsidRPr="005614C8" w:rsidRDefault="005614C8" w:rsidP="005614C8">
      <w:pPr>
        <w:spacing w:line="360" w:lineRule="auto"/>
        <w:rPr>
          <w:ins w:id="24574" w:author="UTENTE" w:date="2020-06-30T19:19:00Z"/>
          <w:rFonts w:ascii="Times New Roman" w:eastAsia="Calibri" w:hAnsi="Times New Roman" w:cs="Times New Roman"/>
        </w:rPr>
      </w:pPr>
      <w:ins w:id="24575" w:author="UTENTE" w:date="2020-06-30T19:19:00Z">
        <w:r w:rsidRPr="005614C8">
          <w:rPr>
            <w:rFonts w:ascii="Times New Roman" w:eastAsia="Calibri" w:hAnsi="Times New Roman" w:cs="Times New Roman"/>
          </w:rPr>
          <w:t xml:space="preserve">Anche il silenzio alla fine può essere un’onomatopea e, infatti, l’assenza di suono in un dialogo viene rappresentata nel testo dai 3 punti di sospensione “…”, sia in inglese che in italiano. </w:t>
        </w:r>
      </w:ins>
    </w:p>
    <w:p w14:paraId="345834A3" w14:textId="77777777" w:rsidR="005614C8" w:rsidRPr="005614C8" w:rsidRDefault="005614C8" w:rsidP="005614C8">
      <w:pPr>
        <w:spacing w:line="360" w:lineRule="auto"/>
        <w:rPr>
          <w:ins w:id="24576" w:author="UTENTE" w:date="2020-06-30T19:19:00Z"/>
          <w:rFonts w:ascii="Times New Roman" w:eastAsia="Calibri" w:hAnsi="Times New Roman" w:cs="Times New Roman"/>
          <w:lang w:val="en-US"/>
        </w:rPr>
      </w:pPr>
      <w:ins w:id="24577" w:author="UTENTE" w:date="2020-06-30T19:19:00Z">
        <w:r w:rsidRPr="005614C8">
          <w:rPr>
            <w:rFonts w:ascii="Times New Roman" w:eastAsia="Calibri" w:hAnsi="Times New Roman" w:cs="Times New Roman"/>
          </w:rPr>
          <w:lastRenderedPageBreak/>
          <w:tab/>
          <w:t xml:space="preserve">A volte nei dialoghi viene anche riprodotto l’incespicare e il balbettio del personaggio, che graficamente si presenta con una ripetizione della vocale o consonante colpita intervallata da un trattino alto. </w:t>
        </w:r>
        <w:r w:rsidRPr="005614C8">
          <w:rPr>
            <w:rFonts w:ascii="Times New Roman" w:eastAsia="Calibri" w:hAnsi="Times New Roman" w:cs="Times New Roman"/>
            <w:lang w:val="en-US"/>
          </w:rPr>
          <w:t xml:space="preserve">Nella Tabella 3 vengono riportati alcuni esempi: </w:t>
        </w:r>
      </w:ins>
    </w:p>
    <w:p w14:paraId="36E819F9" w14:textId="77777777" w:rsidR="005614C8" w:rsidRPr="005614C8" w:rsidRDefault="005614C8" w:rsidP="005614C8">
      <w:pPr>
        <w:spacing w:line="360" w:lineRule="auto"/>
        <w:rPr>
          <w:ins w:id="24578" w:author="UTENTE" w:date="2020-06-30T19:19:00Z"/>
          <w:rFonts w:ascii="Times New Roman" w:eastAsia="Calibri" w:hAnsi="Times New Roman" w:cs="Times New Roman"/>
          <w:lang w:val="en-US"/>
        </w:rPr>
      </w:pPr>
    </w:p>
    <w:p w14:paraId="01392740" w14:textId="3E66D7BB" w:rsidR="005614C8" w:rsidRPr="00E63B43" w:rsidRDefault="00E63B43" w:rsidP="00E63B43">
      <w:pPr>
        <w:tabs>
          <w:tab w:val="left" w:pos="1560"/>
        </w:tabs>
        <w:spacing w:after="200" w:line="240" w:lineRule="auto"/>
        <w:jc w:val="left"/>
        <w:rPr>
          <w:ins w:id="24579" w:author="UTENTE" w:date="2020-06-30T19:19:00Z"/>
          <w:rFonts w:ascii="Calibri" w:eastAsia="Calibri" w:hAnsi="Calibri" w:cs="Times New Roman"/>
          <w:i/>
          <w:iCs/>
          <w:sz w:val="18"/>
          <w:szCs w:val="18"/>
          <w:lang w:val="en-US"/>
          <w:rPrChange w:id="24580" w:author="UTENTE" w:date="2020-06-30T19:24:00Z">
            <w:rPr>
              <w:ins w:id="24581" w:author="UTENTE" w:date="2020-06-30T19:19:00Z"/>
              <w:rFonts w:ascii="Calibri" w:eastAsia="Calibri" w:hAnsi="Calibri" w:cs="Times New Roman"/>
              <w:i/>
              <w:iCs/>
              <w:color w:val="44546A"/>
              <w:sz w:val="18"/>
              <w:szCs w:val="18"/>
              <w:lang w:val="en-US"/>
            </w:rPr>
          </w:rPrChange>
        </w:rPr>
        <w:pPrChange w:id="24582" w:author="UTENTE" w:date="2020-06-30T19:24:00Z">
          <w:pPr>
            <w:spacing w:after="200" w:line="240" w:lineRule="auto"/>
            <w:jc w:val="left"/>
          </w:pPr>
        </w:pPrChange>
      </w:pPr>
      <w:ins w:id="24583" w:author="UTENTE" w:date="2020-06-30T19:24:00Z">
        <w:r>
          <w:rPr>
            <w:rFonts w:ascii="Calibri" w:eastAsia="Calibri" w:hAnsi="Calibri" w:cs="Times New Roman"/>
            <w:i/>
            <w:iCs/>
            <w:sz w:val="18"/>
            <w:szCs w:val="18"/>
            <w:lang w:val="en-US"/>
          </w:rPr>
          <w:tab/>
        </w:r>
      </w:ins>
      <w:ins w:id="24584" w:author="UTENTE" w:date="2020-06-30T19:19:00Z">
        <w:r w:rsidR="005614C8" w:rsidRPr="00E63B43">
          <w:rPr>
            <w:rFonts w:ascii="Calibri" w:eastAsia="Calibri" w:hAnsi="Calibri" w:cs="Times New Roman"/>
            <w:i/>
            <w:iCs/>
            <w:sz w:val="18"/>
            <w:szCs w:val="18"/>
            <w:lang w:val="en-US"/>
            <w:rPrChange w:id="24585" w:author="UTENTE" w:date="2020-06-30T19:24:00Z">
              <w:rPr>
                <w:rFonts w:ascii="Calibri" w:eastAsia="Calibri" w:hAnsi="Calibri" w:cs="Times New Roman"/>
                <w:i/>
                <w:iCs/>
                <w:color w:val="44546A"/>
                <w:sz w:val="18"/>
                <w:szCs w:val="18"/>
                <w:lang w:val="en-US"/>
              </w:rPr>
            </w:rPrChange>
          </w:rPr>
          <w:t>Tabella 3</w:t>
        </w:r>
      </w:ins>
    </w:p>
    <w:tbl>
      <w:tblPr>
        <w:tblStyle w:val="Grigliatabella1"/>
        <w:tblW w:w="0" w:type="auto"/>
        <w:jc w:val="center"/>
        <w:tblLook w:val="04A0" w:firstRow="1" w:lastRow="0" w:firstColumn="1" w:lastColumn="0" w:noHBand="0" w:noVBand="1"/>
        <w:tblPrChange w:id="24586" w:author="UTENTE" w:date="2020-06-30T19:24:00Z">
          <w:tblPr>
            <w:tblStyle w:val="Grigliatabella1"/>
            <w:tblW w:w="0" w:type="auto"/>
            <w:tblLook w:val="04A0" w:firstRow="1" w:lastRow="0" w:firstColumn="1" w:lastColumn="0" w:noHBand="0" w:noVBand="1"/>
          </w:tblPr>
        </w:tblPrChange>
      </w:tblPr>
      <w:tblGrid>
        <w:gridCol w:w="2645"/>
        <w:gridCol w:w="2645"/>
        <w:tblGridChange w:id="24587">
          <w:tblGrid>
            <w:gridCol w:w="2645"/>
            <w:gridCol w:w="2645"/>
          </w:tblGrid>
        </w:tblGridChange>
      </w:tblGrid>
      <w:tr w:rsidR="005614C8" w:rsidRPr="005614C8" w14:paraId="4AFABB0C" w14:textId="77777777" w:rsidTr="00E63B43">
        <w:trPr>
          <w:trHeight w:val="1737"/>
          <w:jc w:val="center"/>
          <w:ins w:id="24588" w:author="UTENTE" w:date="2020-06-30T19:19:00Z"/>
          <w:trPrChange w:id="24589" w:author="UTENTE" w:date="2020-06-30T19:24:00Z">
            <w:trPr>
              <w:trHeight w:val="1737"/>
            </w:trPr>
          </w:trPrChange>
        </w:trPr>
        <w:tc>
          <w:tcPr>
            <w:tcW w:w="2645" w:type="dxa"/>
            <w:tcPrChange w:id="24590" w:author="UTENTE" w:date="2020-06-30T19:24:00Z">
              <w:tcPr>
                <w:tcW w:w="2645" w:type="dxa"/>
              </w:tcPr>
            </w:tcPrChange>
          </w:tcPr>
          <w:p w14:paraId="08A361CC" w14:textId="77777777" w:rsidR="005614C8" w:rsidRPr="005614C8" w:rsidRDefault="005614C8" w:rsidP="005614C8">
            <w:pPr>
              <w:spacing w:line="360" w:lineRule="auto"/>
              <w:jc w:val="center"/>
              <w:rPr>
                <w:ins w:id="24591" w:author="UTENTE" w:date="2020-06-30T19:19:00Z"/>
                <w:rFonts w:ascii="Times New Roman" w:eastAsia="Calibri" w:hAnsi="Times New Roman" w:cs="Times New Roman"/>
                <w:lang w:val="en-US"/>
              </w:rPr>
            </w:pPr>
          </w:p>
          <w:p w14:paraId="7EEB94A4" w14:textId="77777777" w:rsidR="005614C8" w:rsidRPr="005614C8" w:rsidRDefault="005614C8" w:rsidP="005614C8">
            <w:pPr>
              <w:spacing w:line="360" w:lineRule="auto"/>
              <w:jc w:val="center"/>
              <w:rPr>
                <w:ins w:id="24592" w:author="UTENTE" w:date="2020-06-30T19:19:00Z"/>
                <w:rFonts w:ascii="Times New Roman" w:eastAsia="Calibri" w:hAnsi="Times New Roman" w:cs="Times New Roman"/>
                <w:lang w:val="en-US"/>
              </w:rPr>
            </w:pPr>
            <w:ins w:id="24593" w:author="UTENTE" w:date="2020-06-30T19:19:00Z">
              <w:r w:rsidRPr="005614C8">
                <w:rPr>
                  <w:rFonts w:ascii="Times New Roman" w:eastAsia="Calibri" w:hAnsi="Times New Roman" w:cs="Times New Roman"/>
                  <w:lang w:val="en-US"/>
                </w:rPr>
                <w:t># l "\"I-If you don't want to, then you don't have to. I don't care.\""</w:t>
              </w:r>
            </w:ins>
          </w:p>
        </w:tc>
        <w:tc>
          <w:tcPr>
            <w:tcW w:w="2645" w:type="dxa"/>
            <w:tcPrChange w:id="24594" w:author="UTENTE" w:date="2020-06-30T19:24:00Z">
              <w:tcPr>
                <w:tcW w:w="2645" w:type="dxa"/>
              </w:tcPr>
            </w:tcPrChange>
          </w:tcPr>
          <w:p w14:paraId="2EB25280" w14:textId="77777777" w:rsidR="005614C8" w:rsidRPr="005614C8" w:rsidRDefault="005614C8" w:rsidP="005614C8">
            <w:pPr>
              <w:spacing w:line="360" w:lineRule="auto"/>
              <w:jc w:val="center"/>
              <w:rPr>
                <w:ins w:id="24595" w:author="UTENTE" w:date="2020-06-30T19:19:00Z"/>
                <w:rFonts w:ascii="Times New Roman" w:eastAsia="Calibri" w:hAnsi="Times New Roman" w:cs="Times New Roman"/>
              </w:rPr>
            </w:pPr>
          </w:p>
          <w:p w14:paraId="0A13BE90" w14:textId="77777777" w:rsidR="005614C8" w:rsidRPr="005614C8" w:rsidRDefault="005614C8" w:rsidP="005614C8">
            <w:pPr>
              <w:spacing w:line="360" w:lineRule="auto"/>
              <w:jc w:val="center"/>
              <w:rPr>
                <w:ins w:id="24596" w:author="UTENTE" w:date="2020-06-30T19:19:00Z"/>
                <w:rFonts w:ascii="Times New Roman" w:eastAsia="Calibri" w:hAnsi="Times New Roman" w:cs="Times New Roman"/>
              </w:rPr>
            </w:pPr>
            <w:ins w:id="24597" w:author="UTENTE" w:date="2020-06-30T19:19:00Z">
              <w:r w:rsidRPr="005614C8">
                <w:rPr>
                  <w:rFonts w:ascii="Times New Roman" w:eastAsia="Calibri" w:hAnsi="Times New Roman" w:cs="Times New Roman"/>
                </w:rPr>
                <w:t>l "\"S-se non vuoi, non devi. Non m'importa.\""</w:t>
              </w:r>
            </w:ins>
          </w:p>
          <w:p w14:paraId="3282476C" w14:textId="77777777" w:rsidR="005614C8" w:rsidRPr="005614C8" w:rsidRDefault="005614C8" w:rsidP="005614C8">
            <w:pPr>
              <w:spacing w:line="360" w:lineRule="auto"/>
              <w:jc w:val="center"/>
              <w:rPr>
                <w:ins w:id="24598" w:author="UTENTE" w:date="2020-06-30T19:19:00Z"/>
                <w:rFonts w:ascii="Calibri" w:eastAsia="Calibri" w:hAnsi="Calibri" w:cs="Times New Roman"/>
              </w:rPr>
            </w:pPr>
          </w:p>
        </w:tc>
      </w:tr>
      <w:tr w:rsidR="005614C8" w:rsidRPr="005614C8" w14:paraId="0E01D3BA" w14:textId="77777777" w:rsidTr="00E63B43">
        <w:trPr>
          <w:jc w:val="center"/>
          <w:ins w:id="24599" w:author="UTENTE" w:date="2020-06-30T19:19:00Z"/>
        </w:trPr>
        <w:tc>
          <w:tcPr>
            <w:tcW w:w="2645" w:type="dxa"/>
            <w:tcPrChange w:id="24600" w:author="UTENTE" w:date="2020-06-30T19:24:00Z">
              <w:tcPr>
                <w:tcW w:w="2645" w:type="dxa"/>
              </w:tcPr>
            </w:tcPrChange>
          </w:tcPr>
          <w:p w14:paraId="0FE699C6" w14:textId="77777777" w:rsidR="005614C8" w:rsidRPr="005614C8" w:rsidRDefault="005614C8" w:rsidP="005614C8">
            <w:pPr>
              <w:spacing w:line="360" w:lineRule="auto"/>
              <w:jc w:val="center"/>
              <w:rPr>
                <w:ins w:id="24601" w:author="UTENTE" w:date="2020-06-30T19:19:00Z"/>
                <w:rFonts w:ascii="Times New Roman" w:eastAsia="Calibri" w:hAnsi="Times New Roman" w:cs="Times New Roman"/>
                <w:lang w:val="en-US"/>
              </w:rPr>
            </w:pPr>
          </w:p>
          <w:p w14:paraId="1CA5EF50" w14:textId="77777777" w:rsidR="005614C8" w:rsidRPr="005614C8" w:rsidRDefault="005614C8" w:rsidP="005614C8">
            <w:pPr>
              <w:spacing w:line="360" w:lineRule="auto"/>
              <w:jc w:val="center"/>
              <w:rPr>
                <w:ins w:id="24602" w:author="UTENTE" w:date="2020-06-30T19:19:00Z"/>
                <w:rFonts w:ascii="Times New Roman" w:eastAsia="Calibri" w:hAnsi="Times New Roman" w:cs="Times New Roman"/>
                <w:lang w:val="en-US"/>
              </w:rPr>
            </w:pPr>
            <w:ins w:id="24603" w:author="UTENTE" w:date="2020-06-30T19:19:00Z">
              <w:r w:rsidRPr="005614C8">
                <w:rPr>
                  <w:rFonts w:ascii="Times New Roman" w:eastAsia="Calibri" w:hAnsi="Times New Roman" w:cs="Times New Roman"/>
                  <w:lang w:val="en-US"/>
                </w:rPr>
                <w:t># u "\"Y-yeah, I'll have, uh… just the fries, uh, yeah…\""</w:t>
              </w:r>
            </w:ins>
          </w:p>
          <w:p w14:paraId="24DA9440" w14:textId="77777777" w:rsidR="005614C8" w:rsidRPr="005614C8" w:rsidRDefault="005614C8" w:rsidP="005614C8">
            <w:pPr>
              <w:spacing w:line="360" w:lineRule="auto"/>
              <w:jc w:val="center"/>
              <w:rPr>
                <w:ins w:id="24604" w:author="UTENTE" w:date="2020-06-30T19:19:00Z"/>
                <w:rFonts w:ascii="Calibri" w:eastAsia="Calibri" w:hAnsi="Calibri" w:cs="Times New Roman"/>
                <w:lang w:val="en-US"/>
              </w:rPr>
            </w:pPr>
          </w:p>
        </w:tc>
        <w:tc>
          <w:tcPr>
            <w:tcW w:w="2645" w:type="dxa"/>
            <w:tcPrChange w:id="24605" w:author="UTENTE" w:date="2020-06-30T19:24:00Z">
              <w:tcPr>
                <w:tcW w:w="2645" w:type="dxa"/>
              </w:tcPr>
            </w:tcPrChange>
          </w:tcPr>
          <w:p w14:paraId="707619F6" w14:textId="77777777" w:rsidR="005614C8" w:rsidRPr="005614C8" w:rsidRDefault="005614C8" w:rsidP="005614C8">
            <w:pPr>
              <w:spacing w:line="360" w:lineRule="auto"/>
              <w:jc w:val="center"/>
              <w:rPr>
                <w:ins w:id="24606" w:author="UTENTE" w:date="2020-06-30T19:19:00Z"/>
                <w:rFonts w:ascii="Times New Roman" w:eastAsia="Calibri" w:hAnsi="Times New Roman" w:cs="Times New Roman"/>
                <w:lang w:val="en-US"/>
              </w:rPr>
            </w:pPr>
          </w:p>
          <w:p w14:paraId="7DCEF3D7" w14:textId="77777777" w:rsidR="005614C8" w:rsidRPr="005614C8" w:rsidRDefault="005614C8" w:rsidP="005614C8">
            <w:pPr>
              <w:spacing w:line="360" w:lineRule="auto"/>
              <w:jc w:val="center"/>
              <w:rPr>
                <w:ins w:id="24607" w:author="UTENTE" w:date="2020-06-30T19:19:00Z"/>
                <w:rFonts w:ascii="Times New Roman" w:eastAsia="Calibri" w:hAnsi="Times New Roman" w:cs="Times New Roman"/>
              </w:rPr>
            </w:pPr>
            <w:ins w:id="24608" w:author="UTENTE" w:date="2020-06-30T19:19:00Z">
              <w:r w:rsidRPr="005614C8">
                <w:rPr>
                  <w:rFonts w:ascii="Times New Roman" w:eastAsia="Calibri" w:hAnsi="Times New Roman" w:cs="Times New Roman"/>
                </w:rPr>
                <w:t>u "\"S-sì- vorrei, uhm… solo delle patatine, uhm, sì…\""</w:t>
              </w:r>
            </w:ins>
          </w:p>
          <w:p w14:paraId="076D7A84" w14:textId="77777777" w:rsidR="005614C8" w:rsidRPr="005614C8" w:rsidRDefault="005614C8" w:rsidP="005614C8">
            <w:pPr>
              <w:spacing w:line="360" w:lineRule="auto"/>
              <w:jc w:val="center"/>
              <w:rPr>
                <w:ins w:id="24609" w:author="UTENTE" w:date="2020-06-30T19:19:00Z"/>
                <w:rFonts w:ascii="Calibri" w:eastAsia="Calibri" w:hAnsi="Calibri" w:cs="Times New Roman"/>
              </w:rPr>
            </w:pPr>
          </w:p>
        </w:tc>
      </w:tr>
      <w:tr w:rsidR="005614C8" w:rsidRPr="005614C8" w14:paraId="492AD52A" w14:textId="77777777" w:rsidTr="00E63B43">
        <w:trPr>
          <w:jc w:val="center"/>
          <w:ins w:id="24610" w:author="UTENTE" w:date="2020-06-30T19:19:00Z"/>
        </w:trPr>
        <w:tc>
          <w:tcPr>
            <w:tcW w:w="2645" w:type="dxa"/>
            <w:tcPrChange w:id="24611" w:author="UTENTE" w:date="2020-06-30T19:24:00Z">
              <w:tcPr>
                <w:tcW w:w="2645" w:type="dxa"/>
              </w:tcPr>
            </w:tcPrChange>
          </w:tcPr>
          <w:p w14:paraId="77243BC4" w14:textId="77777777" w:rsidR="005614C8" w:rsidRPr="005614C8" w:rsidRDefault="005614C8" w:rsidP="005614C8">
            <w:pPr>
              <w:spacing w:line="360" w:lineRule="auto"/>
              <w:jc w:val="center"/>
              <w:rPr>
                <w:ins w:id="24612" w:author="UTENTE" w:date="2020-06-30T19:19:00Z"/>
                <w:rFonts w:ascii="Times New Roman" w:eastAsia="Calibri" w:hAnsi="Times New Roman" w:cs="Times New Roman"/>
              </w:rPr>
            </w:pPr>
          </w:p>
          <w:p w14:paraId="4415CD0F" w14:textId="77777777" w:rsidR="005614C8" w:rsidRPr="005614C8" w:rsidRDefault="005614C8" w:rsidP="005614C8">
            <w:pPr>
              <w:spacing w:line="360" w:lineRule="auto"/>
              <w:jc w:val="center"/>
              <w:rPr>
                <w:ins w:id="24613" w:author="UTENTE" w:date="2020-06-30T19:19:00Z"/>
                <w:rFonts w:ascii="Calibri" w:eastAsia="Calibri" w:hAnsi="Calibri" w:cs="Times New Roman"/>
                <w:lang w:val="en-US"/>
              </w:rPr>
            </w:pPr>
            <w:ins w:id="24614" w:author="UTENTE" w:date="2020-06-30T19:19:00Z">
              <w:r w:rsidRPr="005614C8">
                <w:rPr>
                  <w:rFonts w:ascii="Times New Roman" w:eastAsia="Calibri" w:hAnsi="Times New Roman" w:cs="Times New Roman"/>
                  <w:lang w:val="en-US"/>
                </w:rPr>
                <w:t># l "\"P-p-pervert! I'm not gonna drink that!\""</w:t>
              </w:r>
            </w:ins>
          </w:p>
        </w:tc>
        <w:tc>
          <w:tcPr>
            <w:tcW w:w="2645" w:type="dxa"/>
            <w:tcPrChange w:id="24615" w:author="UTENTE" w:date="2020-06-30T19:24:00Z">
              <w:tcPr>
                <w:tcW w:w="2645" w:type="dxa"/>
              </w:tcPr>
            </w:tcPrChange>
          </w:tcPr>
          <w:p w14:paraId="13687FDC" w14:textId="77777777" w:rsidR="005614C8" w:rsidRPr="005614C8" w:rsidRDefault="005614C8" w:rsidP="005614C8">
            <w:pPr>
              <w:spacing w:line="360" w:lineRule="auto"/>
              <w:jc w:val="center"/>
              <w:rPr>
                <w:ins w:id="24616" w:author="UTENTE" w:date="2020-06-30T19:19:00Z"/>
                <w:rFonts w:ascii="Times New Roman" w:eastAsia="Calibri" w:hAnsi="Times New Roman" w:cs="Times New Roman"/>
                <w:lang w:val="en-US"/>
              </w:rPr>
            </w:pPr>
          </w:p>
          <w:p w14:paraId="2AFDD25F" w14:textId="77777777" w:rsidR="005614C8" w:rsidRPr="005614C8" w:rsidRDefault="005614C8" w:rsidP="005614C8">
            <w:pPr>
              <w:spacing w:line="360" w:lineRule="auto"/>
              <w:jc w:val="center"/>
              <w:rPr>
                <w:ins w:id="24617" w:author="UTENTE" w:date="2020-06-30T19:19:00Z"/>
                <w:rFonts w:ascii="Times New Roman" w:eastAsia="Calibri" w:hAnsi="Times New Roman" w:cs="Times New Roman"/>
              </w:rPr>
            </w:pPr>
            <w:ins w:id="24618" w:author="UTENTE" w:date="2020-06-30T19:19:00Z">
              <w:r w:rsidRPr="005614C8">
                <w:rPr>
                  <w:rFonts w:ascii="Times New Roman" w:eastAsia="Calibri" w:hAnsi="Times New Roman" w:cs="Times New Roman"/>
                </w:rPr>
                <w:t>l "\"P-p-pervertito! Non lo voglio più bere!\""</w:t>
              </w:r>
            </w:ins>
          </w:p>
          <w:p w14:paraId="667C49DF" w14:textId="77777777" w:rsidR="005614C8" w:rsidRPr="005614C8" w:rsidRDefault="005614C8" w:rsidP="005614C8">
            <w:pPr>
              <w:spacing w:line="360" w:lineRule="auto"/>
              <w:jc w:val="center"/>
              <w:rPr>
                <w:ins w:id="24619" w:author="UTENTE" w:date="2020-06-30T19:19:00Z"/>
                <w:rFonts w:ascii="Calibri" w:eastAsia="Calibri" w:hAnsi="Calibri" w:cs="Times New Roman"/>
              </w:rPr>
            </w:pPr>
          </w:p>
        </w:tc>
      </w:tr>
    </w:tbl>
    <w:p w14:paraId="0B408E58" w14:textId="77777777" w:rsidR="005614C8" w:rsidRPr="005614C8" w:rsidRDefault="005614C8" w:rsidP="005614C8">
      <w:pPr>
        <w:rPr>
          <w:ins w:id="24620" w:author="UTENTE" w:date="2020-06-30T19:19:00Z"/>
          <w:rFonts w:ascii="Calibri" w:eastAsia="Calibri" w:hAnsi="Calibri" w:cs="Times New Roman"/>
        </w:rPr>
      </w:pPr>
    </w:p>
    <w:p w14:paraId="46A17087" w14:textId="77777777" w:rsidR="005614C8" w:rsidRPr="005614C8" w:rsidRDefault="005614C8" w:rsidP="005614C8">
      <w:pPr>
        <w:rPr>
          <w:ins w:id="24621" w:author="UTENTE" w:date="2020-06-30T19:19:00Z"/>
          <w:rFonts w:ascii="Times New Roman" w:eastAsia="Calibri" w:hAnsi="Times New Roman" w:cs="Times New Roman"/>
          <w:lang w:val="en-US"/>
        </w:rPr>
      </w:pPr>
      <w:ins w:id="24622" w:author="UTENTE" w:date="2020-06-30T19:19:00Z">
        <w:r w:rsidRPr="005614C8">
          <w:rPr>
            <w:rFonts w:ascii="Calibri" w:eastAsia="Calibri" w:hAnsi="Calibri" w:cs="Times New Roman"/>
          </w:rPr>
          <w:tab/>
        </w:r>
        <w:r w:rsidRPr="005614C8">
          <w:rPr>
            <w:rFonts w:ascii="Times New Roman" w:eastAsia="Calibri" w:hAnsi="Times New Roman" w:cs="Times New Roman"/>
          </w:rPr>
          <w:t xml:space="preserve">Il trattino alto è un carattere che viene anche spesso utilizzato per indicare l’interruzione di una frase o parola prima della fine. </w:t>
        </w:r>
        <w:r w:rsidRPr="005614C8">
          <w:rPr>
            <w:rFonts w:ascii="Times New Roman" w:eastAsia="Calibri" w:hAnsi="Times New Roman" w:cs="Times New Roman"/>
            <w:lang w:val="en-US"/>
          </w:rPr>
          <w:t xml:space="preserve">Un esempio: </w:t>
        </w:r>
      </w:ins>
    </w:p>
    <w:p w14:paraId="3A66CB7A" w14:textId="77777777" w:rsidR="005614C8" w:rsidRPr="005614C8" w:rsidRDefault="005614C8" w:rsidP="005614C8">
      <w:pPr>
        <w:rPr>
          <w:ins w:id="24623" w:author="UTENTE" w:date="2020-06-30T19:19:00Z"/>
          <w:rFonts w:ascii="Times New Roman" w:eastAsia="Calibri" w:hAnsi="Times New Roman" w:cs="Times New Roman"/>
          <w:lang w:val="en-US"/>
        </w:rPr>
      </w:pPr>
    </w:p>
    <w:p w14:paraId="1498D865" w14:textId="77777777" w:rsidR="005614C8" w:rsidRPr="005614C8" w:rsidRDefault="005614C8" w:rsidP="005614C8">
      <w:pPr>
        <w:jc w:val="center"/>
        <w:rPr>
          <w:ins w:id="24624" w:author="UTENTE" w:date="2020-06-30T19:19:00Z"/>
          <w:rFonts w:ascii="Times New Roman" w:eastAsia="Calibri" w:hAnsi="Times New Roman" w:cs="Times New Roman"/>
          <w:lang w:val="en-US"/>
        </w:rPr>
      </w:pPr>
      <w:ins w:id="24625" w:author="UTENTE" w:date="2020-06-30T19:19:00Z">
        <w:r w:rsidRPr="005614C8">
          <w:rPr>
            <w:rFonts w:ascii="Times New Roman" w:eastAsia="Calibri" w:hAnsi="Times New Roman" w:cs="Times New Roman"/>
            <w:lang w:val="en-US"/>
          </w:rPr>
          <w:t># l "\"It's your life, not mine. It doesn't matter to m––\""</w:t>
        </w:r>
      </w:ins>
    </w:p>
    <w:p w14:paraId="46B262B3" w14:textId="77777777" w:rsidR="005614C8" w:rsidRPr="005614C8" w:rsidRDefault="005614C8" w:rsidP="005614C8">
      <w:pPr>
        <w:spacing w:line="360" w:lineRule="auto"/>
        <w:jc w:val="center"/>
        <w:rPr>
          <w:ins w:id="24626" w:author="UTENTE" w:date="2020-06-30T19:19:00Z"/>
          <w:rFonts w:ascii="Times New Roman" w:eastAsia="Calibri" w:hAnsi="Times New Roman" w:cs="Times New Roman"/>
        </w:rPr>
      </w:pPr>
      <w:ins w:id="24627" w:author="UTENTE" w:date="2020-06-30T19:19:00Z">
        <w:r w:rsidRPr="005614C8">
          <w:rPr>
            <w:rFonts w:ascii="Times New Roman" w:eastAsia="Calibri" w:hAnsi="Times New Roman" w:cs="Times New Roman"/>
          </w:rPr>
          <w:t>l "\"È la tua vita, non la mia. A me non import-\""</w:t>
        </w:r>
      </w:ins>
    </w:p>
    <w:p w14:paraId="448135DC" w14:textId="77777777" w:rsidR="005614C8" w:rsidRPr="005614C8" w:rsidRDefault="005614C8" w:rsidP="005614C8">
      <w:pPr>
        <w:spacing w:line="360" w:lineRule="auto"/>
        <w:jc w:val="center"/>
        <w:rPr>
          <w:ins w:id="24628" w:author="UTENTE" w:date="2020-06-30T19:19:00Z"/>
          <w:rFonts w:ascii="Times New Roman" w:eastAsia="Calibri" w:hAnsi="Times New Roman" w:cs="Times New Roman"/>
        </w:rPr>
      </w:pPr>
    </w:p>
    <w:p w14:paraId="2BFC01AE" w14:textId="77777777" w:rsidR="005614C8" w:rsidRPr="005614C8" w:rsidRDefault="005614C8" w:rsidP="005614C8">
      <w:pPr>
        <w:spacing w:line="360" w:lineRule="auto"/>
        <w:rPr>
          <w:ins w:id="24629" w:author="UTENTE" w:date="2020-06-30T19:19:00Z"/>
          <w:rFonts w:ascii="Times New Roman" w:eastAsia="Calibri" w:hAnsi="Times New Roman" w:cs="Times New Roman"/>
        </w:rPr>
      </w:pPr>
      <w:ins w:id="24630" w:author="UTENTE" w:date="2020-06-30T19:19:00Z">
        <w:r w:rsidRPr="005614C8">
          <w:rPr>
            <w:rFonts w:ascii="Times New Roman" w:eastAsia="Calibri" w:hAnsi="Times New Roman" w:cs="Times New Roman"/>
          </w:rPr>
          <w:tab/>
          <w:t>Nel testo vengono utilizzate anche altre figure retoriche, pur essendo meno frequenti. Di seguito evidenziamo due esempi di metafora</w:t>
        </w:r>
        <w:r w:rsidRPr="005614C8">
          <w:rPr>
            <w:rFonts w:ascii="Times New Roman" w:eastAsia="Calibri" w:hAnsi="Times New Roman" w:cs="Times New Roman"/>
            <w:vertAlign w:val="superscript"/>
          </w:rPr>
          <w:footnoteReference w:id="18"/>
        </w:r>
        <w:r w:rsidRPr="005614C8">
          <w:rPr>
            <w:rFonts w:ascii="Times New Roman" w:eastAsia="Calibri" w:hAnsi="Times New Roman" w:cs="Times New Roman"/>
          </w:rPr>
          <w:t xml:space="preserve"> tratti dal testo:</w:t>
        </w:r>
      </w:ins>
    </w:p>
    <w:p w14:paraId="7DD931FF" w14:textId="77777777" w:rsidR="005614C8" w:rsidRPr="005614C8" w:rsidRDefault="005614C8" w:rsidP="005614C8">
      <w:pPr>
        <w:spacing w:line="360" w:lineRule="auto"/>
        <w:rPr>
          <w:ins w:id="24638" w:author="UTENTE" w:date="2020-06-30T19:19:00Z"/>
          <w:rFonts w:ascii="Times New Roman" w:eastAsia="Calibri" w:hAnsi="Times New Roman" w:cs="Times New Roman"/>
        </w:rPr>
      </w:pPr>
    </w:p>
    <w:p w14:paraId="105FEFE9" w14:textId="77777777" w:rsidR="005614C8" w:rsidRPr="005614C8" w:rsidRDefault="005614C8" w:rsidP="005614C8">
      <w:pPr>
        <w:spacing w:line="360" w:lineRule="auto"/>
        <w:jc w:val="center"/>
        <w:rPr>
          <w:ins w:id="24639" w:author="UTENTE" w:date="2020-06-30T19:19:00Z"/>
          <w:rFonts w:ascii="Times New Roman" w:eastAsia="Calibri" w:hAnsi="Times New Roman" w:cs="Times New Roman"/>
        </w:rPr>
      </w:pPr>
      <w:ins w:id="24640" w:author="UTENTE" w:date="2020-06-30T19:19:00Z">
        <w:r w:rsidRPr="005614C8">
          <w:rPr>
            <w:rFonts w:ascii="Times New Roman" w:eastAsia="Calibri" w:hAnsi="Times New Roman" w:cs="Times New Roman"/>
            <w:lang w:val="en-US"/>
          </w:rPr>
          <w:t xml:space="preserve"># i "\"You see, behind the spit-shine gloss of our beloved San Francisco is a much, much darker underbelly… </w:t>
        </w:r>
        <w:r w:rsidRPr="005614C8">
          <w:rPr>
            <w:rFonts w:ascii="Times New Roman" w:eastAsia="Calibri" w:hAnsi="Times New Roman" w:cs="Times New Roman"/>
          </w:rPr>
          <w:t>\""    i "\"Vedi, dietro la luccicante patina della nostra amata San Francisco c'è un lato molto, molto più oscuro...\""</w:t>
        </w:r>
      </w:ins>
    </w:p>
    <w:p w14:paraId="4B838341" w14:textId="77777777" w:rsidR="005614C8" w:rsidRPr="005614C8" w:rsidRDefault="005614C8" w:rsidP="005614C8">
      <w:pPr>
        <w:spacing w:line="360" w:lineRule="auto"/>
        <w:jc w:val="center"/>
        <w:rPr>
          <w:ins w:id="24641" w:author="UTENTE" w:date="2020-06-30T19:19:00Z"/>
          <w:rFonts w:ascii="Times New Roman" w:eastAsia="Calibri" w:hAnsi="Times New Roman" w:cs="Times New Roman"/>
        </w:rPr>
      </w:pPr>
    </w:p>
    <w:p w14:paraId="0F4F24A4" w14:textId="77777777" w:rsidR="005614C8" w:rsidRPr="005614C8" w:rsidRDefault="005614C8" w:rsidP="005614C8">
      <w:pPr>
        <w:spacing w:line="360" w:lineRule="auto"/>
        <w:jc w:val="center"/>
        <w:rPr>
          <w:ins w:id="24642" w:author="UTENTE" w:date="2020-06-30T19:19:00Z"/>
          <w:rFonts w:ascii="Times New Roman" w:eastAsia="Calibri" w:hAnsi="Times New Roman" w:cs="Times New Roman"/>
          <w:lang w:val="en-US"/>
        </w:rPr>
      </w:pPr>
      <w:ins w:id="24643" w:author="UTENTE" w:date="2020-06-30T19:19:00Z">
        <w:r w:rsidRPr="005614C8">
          <w:rPr>
            <w:rFonts w:ascii="Times New Roman" w:eastAsia="Calibri" w:hAnsi="Times New Roman" w:cs="Times New Roman"/>
            <w:lang w:val="en-US"/>
          </w:rPr>
          <w:t xml:space="preserve"># ip "\"I'm nothing more than a tool to Bishop.\""  </w:t>
        </w:r>
      </w:ins>
    </w:p>
    <w:p w14:paraId="6A3D5AC0" w14:textId="77777777" w:rsidR="005614C8" w:rsidRPr="005614C8" w:rsidRDefault="005614C8" w:rsidP="005614C8">
      <w:pPr>
        <w:spacing w:line="360" w:lineRule="auto"/>
        <w:jc w:val="center"/>
        <w:rPr>
          <w:ins w:id="24644" w:author="UTENTE" w:date="2020-06-30T19:19:00Z"/>
          <w:rFonts w:ascii="Times New Roman" w:eastAsia="Calibri" w:hAnsi="Times New Roman" w:cs="Times New Roman"/>
        </w:rPr>
      </w:pPr>
      <w:ins w:id="24645" w:author="UTENTE" w:date="2020-06-30T19:19:00Z">
        <w:r w:rsidRPr="005614C8">
          <w:rPr>
            <w:rFonts w:ascii="Times New Roman" w:eastAsia="Calibri" w:hAnsi="Times New Roman" w:cs="Times New Roman"/>
          </w:rPr>
          <w:lastRenderedPageBreak/>
          <w:t>ip "\"Non sono altro che un burattino nelle sue mani.\""</w:t>
        </w:r>
      </w:ins>
    </w:p>
    <w:p w14:paraId="4ECF7A46" w14:textId="77777777" w:rsidR="005614C8" w:rsidRPr="005614C8" w:rsidRDefault="005614C8" w:rsidP="005614C8">
      <w:pPr>
        <w:spacing w:line="360" w:lineRule="auto"/>
        <w:rPr>
          <w:ins w:id="24646" w:author="UTENTE" w:date="2020-06-30T19:19:00Z"/>
          <w:rFonts w:ascii="Times New Roman" w:eastAsia="Calibri" w:hAnsi="Times New Roman" w:cs="Times New Roman"/>
        </w:rPr>
      </w:pPr>
    </w:p>
    <w:p w14:paraId="0892B94F" w14:textId="77777777" w:rsidR="005614C8" w:rsidRPr="005614C8" w:rsidRDefault="005614C8" w:rsidP="005614C8">
      <w:pPr>
        <w:spacing w:line="360" w:lineRule="auto"/>
        <w:rPr>
          <w:ins w:id="24647" w:author="UTENTE" w:date="2020-06-30T19:19:00Z"/>
          <w:rFonts w:ascii="Times New Roman" w:eastAsia="Calibri" w:hAnsi="Times New Roman" w:cs="Times New Roman"/>
        </w:rPr>
      </w:pPr>
    </w:p>
    <w:p w14:paraId="7FDBB20F" w14:textId="77777777" w:rsidR="005614C8" w:rsidRPr="00E63B43" w:rsidRDefault="005614C8" w:rsidP="005614C8">
      <w:pPr>
        <w:keepNext/>
        <w:keepLines/>
        <w:spacing w:before="40" w:line="360" w:lineRule="auto"/>
        <w:outlineLvl w:val="2"/>
        <w:rPr>
          <w:ins w:id="24648" w:author="UTENTE" w:date="2020-06-30T19:19:00Z"/>
          <w:rFonts w:ascii="Times New Roman" w:eastAsia="DengXian Light" w:hAnsi="Times New Roman" w:cs="Times New Roman"/>
          <w:b/>
          <w:sz w:val="24"/>
          <w:szCs w:val="24"/>
          <w:rPrChange w:id="24649" w:author="UTENTE" w:date="2020-06-30T19:24:00Z">
            <w:rPr>
              <w:ins w:id="24650" w:author="UTENTE" w:date="2020-06-30T19:19:00Z"/>
              <w:rFonts w:ascii="Times New Roman" w:eastAsia="DengXian Light" w:hAnsi="Times New Roman" w:cs="Times New Roman"/>
              <w:color w:val="1F3763"/>
              <w:sz w:val="24"/>
              <w:szCs w:val="24"/>
            </w:rPr>
          </w:rPrChange>
        </w:rPr>
      </w:pPr>
      <w:bookmarkStart w:id="24651" w:name="_Toc44085249"/>
      <w:bookmarkStart w:id="24652" w:name="_Toc44438787"/>
      <w:ins w:id="24653" w:author="UTENTE" w:date="2020-06-30T19:19:00Z">
        <w:r w:rsidRPr="00E63B43">
          <w:rPr>
            <w:rFonts w:ascii="Times New Roman" w:eastAsia="DengXian Light" w:hAnsi="Times New Roman" w:cs="Times New Roman"/>
            <w:b/>
            <w:sz w:val="24"/>
            <w:szCs w:val="24"/>
            <w:rPrChange w:id="24654" w:author="UTENTE" w:date="2020-06-30T19:24:00Z">
              <w:rPr>
                <w:rFonts w:ascii="Times New Roman" w:eastAsia="DengXian Light" w:hAnsi="Times New Roman" w:cs="Times New Roman"/>
                <w:color w:val="1F3763"/>
                <w:sz w:val="24"/>
                <w:szCs w:val="24"/>
              </w:rPr>
            </w:rPrChange>
          </w:rPr>
          <w:t>Linguaggio vampiresco</w:t>
        </w:r>
        <w:bookmarkEnd w:id="24651"/>
        <w:bookmarkEnd w:id="24652"/>
      </w:ins>
    </w:p>
    <w:p w14:paraId="2A4AE9A7" w14:textId="77777777" w:rsidR="005614C8" w:rsidRPr="005614C8" w:rsidRDefault="005614C8" w:rsidP="005614C8">
      <w:pPr>
        <w:spacing w:line="360" w:lineRule="auto"/>
        <w:rPr>
          <w:ins w:id="24655" w:author="UTENTE" w:date="2020-06-30T19:19:00Z"/>
          <w:rFonts w:ascii="Times New Roman" w:eastAsia="Calibri" w:hAnsi="Times New Roman" w:cs="Times New Roman"/>
        </w:rPr>
      </w:pPr>
      <w:ins w:id="24656" w:author="UTENTE" w:date="2020-06-30T19:19:00Z">
        <w:r w:rsidRPr="005614C8">
          <w:rPr>
            <w:rFonts w:ascii="Calibri" w:eastAsia="Calibri" w:hAnsi="Calibri" w:cs="Times New Roman"/>
          </w:rPr>
          <w:tab/>
        </w:r>
        <w:r w:rsidRPr="005614C8">
          <w:rPr>
            <w:rFonts w:ascii="Times New Roman" w:eastAsia="Calibri" w:hAnsi="Times New Roman" w:cs="Times New Roman"/>
          </w:rPr>
          <w:t>Data la trama e i personaggi risulta ovvia la necessità di parlare di tutti quei termini legati alla mitologia dei vampiri che ricorrono spesso lungo la narrazione.</w:t>
        </w:r>
      </w:ins>
    </w:p>
    <w:p w14:paraId="16F27D6B" w14:textId="77777777" w:rsidR="005614C8" w:rsidRPr="005614C8" w:rsidRDefault="005614C8" w:rsidP="005614C8">
      <w:pPr>
        <w:spacing w:line="360" w:lineRule="auto"/>
        <w:rPr>
          <w:ins w:id="24657" w:author="UTENTE" w:date="2020-06-30T19:19:00Z"/>
          <w:rFonts w:ascii="Times New Roman" w:eastAsia="Calibri" w:hAnsi="Times New Roman" w:cs="Times New Roman"/>
        </w:rPr>
      </w:pPr>
      <w:ins w:id="24658" w:author="UTENTE" w:date="2020-06-30T19:19:00Z">
        <w:r w:rsidRPr="005614C8">
          <w:rPr>
            <w:rFonts w:ascii="Times New Roman" w:eastAsia="Calibri" w:hAnsi="Times New Roman" w:cs="Times New Roman"/>
          </w:rPr>
          <w:tab/>
          <w:t>Alcune di queste parole sono abbastanza banali e di facile traduzione, come “canini” per “fangs” o “assetato di sangue” per “bloodthirstyt”, o ancora “sete di sangue” per il sostantivo “bloodlust”. Altri termini però sono meno comuni ed è stato necessario un processo di ricerca per trovare un’eventuale traducente efficace. Tuttavia, delle parole che verranno messe in evidenza, solo un paio hanno presentato un corrispettivo in italiano e sono quindi state tradotte. Si tratta nello specifico dei termini “embrace” e “dark gift”.</w:t>
        </w:r>
      </w:ins>
    </w:p>
    <w:p w14:paraId="6FC22BDD" w14:textId="77777777" w:rsidR="005614C8" w:rsidRPr="005614C8" w:rsidRDefault="005614C8" w:rsidP="005614C8">
      <w:pPr>
        <w:spacing w:line="360" w:lineRule="auto"/>
        <w:rPr>
          <w:ins w:id="24659" w:author="UTENTE" w:date="2020-06-30T19:19:00Z"/>
          <w:rFonts w:ascii="Times New Roman" w:eastAsia="Calibri" w:hAnsi="Times New Roman" w:cs="Times New Roman"/>
        </w:rPr>
      </w:pPr>
      <w:ins w:id="24660" w:author="UTENTE" w:date="2020-06-30T19:19:00Z">
        <w:r w:rsidRPr="005614C8">
          <w:rPr>
            <w:rFonts w:ascii="Times New Roman" w:eastAsia="Calibri" w:hAnsi="Times New Roman" w:cs="Times New Roman"/>
          </w:rPr>
          <w:tab/>
          <w:t xml:space="preserve">Il primo, facente anche parte del titolo del videogioco, fa riferimento al processo di trasformazione di un umano in vampiro. Il c.d. “abbraccio” infatti, è l’atto di far bere a un umano qualche goccia di sangue di vampiro in punto di morte, sangue che poi gli ridarà forza e nuovi poteri, trasformandolo in un non-morto. </w:t>
        </w:r>
      </w:ins>
    </w:p>
    <w:p w14:paraId="0719ADC2" w14:textId="77777777" w:rsidR="005614C8" w:rsidRPr="005614C8" w:rsidRDefault="005614C8" w:rsidP="005614C8">
      <w:pPr>
        <w:spacing w:line="360" w:lineRule="auto"/>
        <w:rPr>
          <w:ins w:id="24661" w:author="UTENTE" w:date="2020-06-30T19:19:00Z"/>
          <w:rFonts w:ascii="Times New Roman" w:eastAsia="Calibri" w:hAnsi="Times New Roman" w:cs="Times New Roman"/>
        </w:rPr>
      </w:pPr>
      <w:ins w:id="24662" w:author="UTENTE" w:date="2020-06-30T19:19:00Z">
        <w:r w:rsidRPr="005614C8">
          <w:rPr>
            <w:rFonts w:ascii="Times New Roman" w:eastAsia="Calibri" w:hAnsi="Times New Roman" w:cs="Times New Roman"/>
          </w:rPr>
          <w:tab/>
          <w:t xml:space="preserve">In un certo senso anche il secondo si rifà più o meno allo stesso concetto, riferendosi però più nello specifico alla condizione di essere un vampiro, che viene appunto considerata un “dono oscuro”.  Questa locuzione sembra derivare dal film </w:t>
        </w:r>
        <w:r w:rsidRPr="005614C8">
          <w:rPr>
            <w:rFonts w:ascii="Times New Roman" w:eastAsia="Calibri" w:hAnsi="Times New Roman" w:cs="Times New Roman"/>
            <w:i/>
          </w:rPr>
          <w:t>Intervista col vampiro</w:t>
        </w:r>
        <w:r w:rsidRPr="005614C8">
          <w:rPr>
            <w:rFonts w:ascii="Times New Roman" w:eastAsia="Calibri" w:hAnsi="Times New Roman" w:cs="Times New Roman"/>
            <w:i/>
            <w:vertAlign w:val="superscript"/>
          </w:rPr>
          <w:footnoteReference w:id="19"/>
        </w:r>
        <w:r w:rsidRPr="005614C8">
          <w:rPr>
            <w:rFonts w:ascii="Times New Roman" w:eastAsia="Calibri" w:hAnsi="Times New Roman" w:cs="Times New Roman"/>
            <w:i/>
          </w:rPr>
          <w:t>,</w:t>
        </w:r>
        <w:r w:rsidRPr="005614C8">
          <w:rPr>
            <w:rFonts w:ascii="Times New Roman" w:eastAsia="Calibri" w:hAnsi="Times New Roman" w:cs="Times New Roman"/>
          </w:rPr>
          <w:t xml:space="preserve"> dato che è l’unico altro prodotto in cui è stato riscontrato. </w:t>
        </w:r>
      </w:ins>
    </w:p>
    <w:p w14:paraId="7F2B9150" w14:textId="77777777" w:rsidR="005614C8" w:rsidRPr="005614C8" w:rsidRDefault="005614C8" w:rsidP="005614C8">
      <w:pPr>
        <w:spacing w:line="360" w:lineRule="auto"/>
        <w:rPr>
          <w:ins w:id="24670" w:author="UTENTE" w:date="2020-06-30T19:19:00Z"/>
          <w:rFonts w:ascii="Times New Roman" w:eastAsia="Calibri" w:hAnsi="Times New Roman" w:cs="Times New Roman"/>
        </w:rPr>
      </w:pPr>
      <w:ins w:id="24671" w:author="UTENTE" w:date="2020-06-30T19:19:00Z">
        <w:r w:rsidRPr="005614C8">
          <w:rPr>
            <w:rFonts w:ascii="Times New Roman" w:eastAsia="Calibri" w:hAnsi="Times New Roman" w:cs="Times New Roman"/>
          </w:rPr>
          <w:tab/>
          <w:t xml:space="preserve">I termini che non è stato possibile tradurre sono “coven”, con cui si identifica l’insieme di vampiri che vivono in una determinata città e che sono governati da un vampiro capo (nel caso in oggetto, Bishop), e “clan”, che sta invece ad indicare le diverse ”famiglie” che compongono un coven (nel caso in oggetto, gli Helgen e i Seirei). </w:t>
        </w:r>
      </w:ins>
    </w:p>
    <w:p w14:paraId="45729FDA" w14:textId="77777777" w:rsidR="005614C8" w:rsidRPr="005614C8" w:rsidRDefault="005614C8" w:rsidP="005614C8">
      <w:pPr>
        <w:spacing w:line="360" w:lineRule="auto"/>
        <w:rPr>
          <w:ins w:id="24672" w:author="UTENTE" w:date="2020-06-30T19:19:00Z"/>
          <w:rFonts w:ascii="Times New Roman" w:eastAsia="Calibri" w:hAnsi="Times New Roman" w:cs="Times New Roman"/>
        </w:rPr>
      </w:pPr>
      <w:ins w:id="24673" w:author="UTENTE" w:date="2020-06-30T19:19:00Z">
        <w:r w:rsidRPr="005614C8">
          <w:rPr>
            <w:rFonts w:ascii="Times New Roman" w:eastAsia="Calibri" w:hAnsi="Times New Roman" w:cs="Times New Roman"/>
          </w:rPr>
          <w:tab/>
          <w:t xml:space="preserve">Ai due termini appena analizzati si aggiunge un terzo, la parola “Strix”. Questo sostantivo di origine latina, da cui deriva l’italiano “strega”, denomina una creatura leggendaria, solitamene femminile, che non solo si ciba di sangue, ma anche di cadaveri. In </w:t>
        </w:r>
        <w:r w:rsidRPr="005614C8">
          <w:rPr>
            <w:rFonts w:ascii="Times New Roman" w:eastAsia="Calibri" w:hAnsi="Times New Roman" w:cs="Times New Roman"/>
            <w:i/>
          </w:rPr>
          <w:t>Red Embrace</w:t>
        </w:r>
        <w:r w:rsidRPr="005614C8">
          <w:rPr>
            <w:rFonts w:ascii="Times New Roman" w:eastAsia="Calibri" w:hAnsi="Times New Roman" w:cs="Times New Roman"/>
          </w:rPr>
          <w:t xml:space="preserve"> però, se ne dà un’interpretazione diversa. Il protagonista infatti viene definito uno “Strix” più volte nel corso della narrazione perché il suo sangue risulta particolarmente delizioso al palato dei vampiri. Inoltre, sembrerebbe che questa tipologia di umani sia più ricettiva e potente nel momento in cui viene trasformata. In generale quindi, risulta una preda particolarmente ambita nel mondo oscuro in cui si si svolge il racconto.</w:t>
        </w:r>
      </w:ins>
    </w:p>
    <w:p w14:paraId="596B365A" w14:textId="77777777" w:rsidR="005614C8" w:rsidRPr="005614C8" w:rsidRDefault="005614C8" w:rsidP="005614C8">
      <w:pPr>
        <w:spacing w:line="360" w:lineRule="auto"/>
        <w:rPr>
          <w:ins w:id="24674" w:author="UTENTE" w:date="2020-06-30T19:19:00Z"/>
          <w:rFonts w:ascii="Times New Roman" w:eastAsia="Calibri" w:hAnsi="Times New Roman" w:cs="Times New Roman"/>
        </w:rPr>
      </w:pPr>
    </w:p>
    <w:p w14:paraId="020C22BF" w14:textId="77777777" w:rsidR="005614C8" w:rsidRPr="00E63B43" w:rsidRDefault="005614C8" w:rsidP="005614C8">
      <w:pPr>
        <w:keepNext/>
        <w:keepLines/>
        <w:spacing w:before="40" w:line="360" w:lineRule="auto"/>
        <w:outlineLvl w:val="2"/>
        <w:rPr>
          <w:ins w:id="24675" w:author="UTENTE" w:date="2020-06-30T19:19:00Z"/>
          <w:rFonts w:ascii="Times New Roman" w:eastAsia="DengXian Light" w:hAnsi="Times New Roman" w:cs="Times New Roman"/>
          <w:b/>
          <w:sz w:val="24"/>
          <w:szCs w:val="24"/>
          <w:rPrChange w:id="24676" w:author="UTENTE" w:date="2020-06-30T19:25:00Z">
            <w:rPr>
              <w:ins w:id="24677" w:author="UTENTE" w:date="2020-06-30T19:19:00Z"/>
              <w:rFonts w:ascii="Times New Roman" w:eastAsia="DengXian Light" w:hAnsi="Times New Roman" w:cs="Times New Roman"/>
              <w:color w:val="1F3763"/>
              <w:sz w:val="24"/>
              <w:szCs w:val="24"/>
            </w:rPr>
          </w:rPrChange>
        </w:rPr>
      </w:pPr>
      <w:bookmarkStart w:id="24678" w:name="_Toc44085250"/>
      <w:bookmarkStart w:id="24679" w:name="_Toc44438788"/>
      <w:ins w:id="24680" w:author="UTENTE" w:date="2020-06-30T19:19:00Z">
        <w:r w:rsidRPr="00E63B43">
          <w:rPr>
            <w:rFonts w:ascii="Times New Roman" w:eastAsia="DengXian Light" w:hAnsi="Times New Roman" w:cs="Times New Roman"/>
            <w:b/>
            <w:sz w:val="24"/>
            <w:szCs w:val="24"/>
            <w:rPrChange w:id="24681" w:author="UTENTE" w:date="2020-06-30T19:25:00Z">
              <w:rPr>
                <w:rFonts w:ascii="Times New Roman" w:eastAsia="DengXian Light" w:hAnsi="Times New Roman" w:cs="Times New Roman"/>
                <w:color w:val="1F3763"/>
                <w:sz w:val="24"/>
                <w:szCs w:val="24"/>
              </w:rPr>
            </w:rPrChange>
          </w:rPr>
          <w:lastRenderedPageBreak/>
          <w:t>Linguaggio d’azione</w:t>
        </w:r>
        <w:bookmarkEnd w:id="24678"/>
        <w:bookmarkEnd w:id="24679"/>
      </w:ins>
    </w:p>
    <w:p w14:paraId="269DBBED" w14:textId="77777777" w:rsidR="005614C8" w:rsidRPr="005614C8" w:rsidRDefault="005614C8" w:rsidP="005614C8">
      <w:pPr>
        <w:spacing w:line="360" w:lineRule="auto"/>
        <w:ind w:firstLine="708"/>
        <w:rPr>
          <w:ins w:id="24682" w:author="UTENTE" w:date="2020-06-30T19:19:00Z"/>
          <w:rFonts w:ascii="Times New Roman" w:eastAsia="Calibri" w:hAnsi="Times New Roman" w:cs="Times New Roman"/>
        </w:rPr>
      </w:pPr>
      <w:ins w:id="24683" w:author="UTENTE" w:date="2020-06-30T19:19:00Z">
        <w:r w:rsidRPr="005614C8">
          <w:rPr>
            <w:rFonts w:ascii="Times New Roman" w:eastAsia="Calibri" w:hAnsi="Times New Roman" w:cs="Times New Roman"/>
          </w:rPr>
          <w:t xml:space="preserve">Le scene d’azione, le scazzottate e gli inseguimenti hanno rappresentato una sfida dal punto di vista traduttivo, perché l’inglese, in generale, risulta essere molto ricco di termini e avverbi che descrivono diverse sfumature di azioni dinamiche. </w:t>
        </w:r>
      </w:ins>
    </w:p>
    <w:p w14:paraId="0C3F3D77" w14:textId="77777777" w:rsidR="005614C8" w:rsidRPr="005614C8" w:rsidRDefault="005614C8" w:rsidP="005614C8">
      <w:pPr>
        <w:spacing w:line="360" w:lineRule="auto"/>
        <w:ind w:firstLine="708"/>
        <w:rPr>
          <w:ins w:id="24684" w:author="UTENTE" w:date="2020-06-30T19:19:00Z"/>
          <w:rFonts w:ascii="Times New Roman" w:eastAsia="Calibri" w:hAnsi="Times New Roman" w:cs="Times New Roman"/>
        </w:rPr>
      </w:pPr>
      <w:ins w:id="24685" w:author="UTENTE" w:date="2020-06-30T19:19:00Z">
        <w:r w:rsidRPr="005614C8">
          <w:rPr>
            <w:rFonts w:ascii="Times New Roman" w:eastAsia="Calibri" w:hAnsi="Times New Roman" w:cs="Times New Roman"/>
          </w:rPr>
          <w:t xml:space="preserve">La difficoltà principale è sorta dall’enorme mole di sinonimi della parola “correre” esistenti in lingua inglese, ma che delineano tutti un tipo di corsa specifica che varia in velocità e tipologia. Alla manciata di sinonimi italiani fra cui si ritrovano “scattare”, “precipitarsi” e il semplice “correre” in sé e per sé, si contrappongono “run”, “dash”, “sprint”, “bolt”, “hurry”, “jog”, “rush”, “leg it”, ecc. tutti con leggere sfumature di significato che in italiano devono essere necessariamente riportate con l’uso di avverbi oppure omesse, dato che una serie numerosa di avverbi tende ad appesantire e rallentare la lettura, a lungo andare. </w:t>
        </w:r>
      </w:ins>
    </w:p>
    <w:p w14:paraId="7125B88F" w14:textId="77777777" w:rsidR="005614C8" w:rsidRDefault="005614C8" w:rsidP="005614C8">
      <w:pPr>
        <w:spacing w:line="360" w:lineRule="auto"/>
        <w:ind w:firstLine="708"/>
        <w:rPr>
          <w:ins w:id="24686" w:author="UTENTE" w:date="2020-06-30T19:36:00Z"/>
          <w:rFonts w:ascii="Times New Roman" w:eastAsia="Calibri" w:hAnsi="Times New Roman" w:cs="Times New Roman"/>
        </w:rPr>
      </w:pPr>
      <w:ins w:id="24687" w:author="UTENTE" w:date="2020-06-30T19:19:00Z">
        <w:r w:rsidRPr="005614C8">
          <w:rPr>
            <w:rFonts w:ascii="Times New Roman" w:eastAsia="Calibri" w:hAnsi="Times New Roman" w:cs="Times New Roman"/>
          </w:rPr>
          <w:t>La situazione è analoga nel contesto degli scontri corpo a corpo, dove si “sferrano pugni” e si “colpisce” l’avversario, azioni che in inglese possono essere descritte da vari termini fra cui “hit”, “strike”, “knock”, “blow”, “smash”, ecc.</w:t>
        </w:r>
      </w:ins>
    </w:p>
    <w:p w14:paraId="7405D310" w14:textId="77777777" w:rsidR="00CE3460" w:rsidRPr="005614C8" w:rsidRDefault="00CE3460" w:rsidP="005614C8">
      <w:pPr>
        <w:spacing w:line="360" w:lineRule="auto"/>
        <w:ind w:firstLine="708"/>
        <w:rPr>
          <w:ins w:id="24688" w:author="UTENTE" w:date="2020-06-30T19:19:00Z"/>
          <w:rFonts w:ascii="Times New Roman" w:eastAsia="Calibri" w:hAnsi="Times New Roman" w:cs="Times New Roman"/>
        </w:rPr>
      </w:pPr>
    </w:p>
    <w:p w14:paraId="4F264298" w14:textId="77777777" w:rsidR="005614C8" w:rsidRPr="00CE3460" w:rsidRDefault="005614C8" w:rsidP="005614C8">
      <w:pPr>
        <w:keepNext/>
        <w:keepLines/>
        <w:spacing w:before="40" w:line="360" w:lineRule="auto"/>
        <w:outlineLvl w:val="2"/>
        <w:rPr>
          <w:ins w:id="24689" w:author="UTENTE" w:date="2020-06-30T19:19:00Z"/>
          <w:rFonts w:ascii="Times New Roman" w:eastAsia="DengXian Light" w:hAnsi="Times New Roman" w:cs="Times New Roman"/>
          <w:b/>
          <w:sz w:val="24"/>
          <w:szCs w:val="24"/>
          <w:rPrChange w:id="24690" w:author="UTENTE" w:date="2020-06-30T19:36:00Z">
            <w:rPr>
              <w:ins w:id="24691" w:author="UTENTE" w:date="2020-06-30T19:19:00Z"/>
              <w:rFonts w:ascii="Times New Roman" w:eastAsia="DengXian Light" w:hAnsi="Times New Roman" w:cs="Times New Roman"/>
              <w:color w:val="1F3763"/>
              <w:sz w:val="24"/>
              <w:szCs w:val="24"/>
            </w:rPr>
          </w:rPrChange>
        </w:rPr>
      </w:pPr>
      <w:bookmarkStart w:id="24692" w:name="_Toc44085251"/>
      <w:bookmarkStart w:id="24693" w:name="_Toc44438789"/>
      <w:ins w:id="24694" w:author="UTENTE" w:date="2020-06-30T19:19:00Z">
        <w:r w:rsidRPr="00CE3460">
          <w:rPr>
            <w:rFonts w:ascii="Times New Roman" w:eastAsia="DengXian Light" w:hAnsi="Times New Roman" w:cs="Times New Roman"/>
            <w:b/>
            <w:sz w:val="24"/>
            <w:szCs w:val="24"/>
            <w:rPrChange w:id="24695" w:author="UTENTE" w:date="2020-06-30T19:36:00Z">
              <w:rPr>
                <w:rFonts w:ascii="Times New Roman" w:eastAsia="DengXian Light" w:hAnsi="Times New Roman" w:cs="Times New Roman"/>
                <w:color w:val="1F3763"/>
                <w:sz w:val="24"/>
                <w:szCs w:val="24"/>
              </w:rPr>
            </w:rPrChange>
          </w:rPr>
          <w:t>Turpiloqui</w:t>
        </w:r>
        <w:bookmarkEnd w:id="24692"/>
        <w:bookmarkEnd w:id="24693"/>
      </w:ins>
    </w:p>
    <w:p w14:paraId="09D58E06" w14:textId="77777777" w:rsidR="005614C8" w:rsidRPr="005614C8" w:rsidRDefault="005614C8" w:rsidP="005614C8">
      <w:pPr>
        <w:spacing w:line="360" w:lineRule="auto"/>
        <w:rPr>
          <w:ins w:id="24696" w:author="UTENTE" w:date="2020-06-30T19:19:00Z"/>
          <w:rFonts w:ascii="Times New Roman" w:eastAsia="Calibri" w:hAnsi="Times New Roman" w:cs="Times New Roman"/>
        </w:rPr>
      </w:pPr>
      <w:ins w:id="24697" w:author="UTENTE" w:date="2020-06-30T19:19:00Z">
        <w:r w:rsidRPr="005614C8">
          <w:rPr>
            <w:rFonts w:ascii="Calibri" w:eastAsia="Calibri" w:hAnsi="Calibri" w:cs="Times New Roman"/>
          </w:rPr>
          <w:tab/>
        </w:r>
        <w:r w:rsidRPr="005614C8">
          <w:rPr>
            <w:rFonts w:ascii="Times New Roman" w:eastAsia="Calibri" w:hAnsi="Times New Roman" w:cs="Times New Roman"/>
          </w:rPr>
          <w:t xml:space="preserve">La questione delle c.d. </w:t>
        </w:r>
        <w:r w:rsidRPr="005614C8">
          <w:rPr>
            <w:rFonts w:ascii="Times New Roman" w:eastAsia="Calibri" w:hAnsi="Times New Roman" w:cs="Times New Roman"/>
            <w:i/>
          </w:rPr>
          <w:t>parolacce</w:t>
        </w:r>
        <w:r w:rsidRPr="005614C8">
          <w:rPr>
            <w:rFonts w:ascii="Times New Roman" w:eastAsia="Calibri" w:hAnsi="Times New Roman" w:cs="Times New Roman"/>
          </w:rPr>
          <w:t xml:space="preserve"> e delle volgarità rappresenta un problema solo nel cercare di non tradurre le singole parole letteralmente, ma nell’inserirle in un contesto e scegliere quel corrispondente che in italiano sarebbe più comunemente utilizzato. Infatti, nonostante anche in Italia si faccia uso frequente della parola “merda”, l’occorrenza è sicuramente minore rispetto a “shit” in inglese, visto che si tende a preferire il termine “cazzo”.  A espressioni come “holy shit” si contrapporranno più che altro locuzioni come “porca puttana” e al ricorrente “damn”, in tutte le sue varianti, si affiancherà principalmente l’aggettivo “fottuto/a”. </w:t>
        </w:r>
      </w:ins>
    </w:p>
    <w:p w14:paraId="60B6369F" w14:textId="77777777" w:rsidR="005614C8" w:rsidRPr="005614C8" w:rsidRDefault="005614C8" w:rsidP="005614C8">
      <w:pPr>
        <w:spacing w:line="360" w:lineRule="auto"/>
        <w:rPr>
          <w:ins w:id="24698" w:author="UTENTE" w:date="2020-06-30T19:19:00Z"/>
          <w:rFonts w:ascii="Times New Roman" w:eastAsia="Calibri" w:hAnsi="Times New Roman" w:cs="Times New Roman"/>
        </w:rPr>
      </w:pPr>
    </w:p>
    <w:p w14:paraId="495A65AD" w14:textId="77777777" w:rsidR="005614C8" w:rsidRPr="005614C8" w:rsidRDefault="005614C8" w:rsidP="005614C8">
      <w:pPr>
        <w:spacing w:line="360" w:lineRule="auto"/>
        <w:rPr>
          <w:ins w:id="24699" w:author="UTENTE" w:date="2020-06-30T19:19:00Z"/>
          <w:rFonts w:ascii="Times New Roman" w:eastAsia="Calibri" w:hAnsi="Times New Roman" w:cs="Times New Roman"/>
        </w:rPr>
      </w:pPr>
    </w:p>
    <w:p w14:paraId="2BFB779D" w14:textId="77777777" w:rsidR="005614C8" w:rsidRPr="00E63B43" w:rsidRDefault="005614C8" w:rsidP="005614C8">
      <w:pPr>
        <w:keepNext/>
        <w:keepLines/>
        <w:spacing w:before="40" w:line="360" w:lineRule="auto"/>
        <w:outlineLvl w:val="2"/>
        <w:rPr>
          <w:ins w:id="24700" w:author="UTENTE" w:date="2020-06-30T19:19:00Z"/>
          <w:rFonts w:ascii="Times New Roman" w:eastAsia="DengXian Light" w:hAnsi="Times New Roman" w:cs="Times New Roman"/>
          <w:b/>
          <w:sz w:val="24"/>
          <w:szCs w:val="24"/>
          <w:rPrChange w:id="24701" w:author="UTENTE" w:date="2020-06-30T19:25:00Z">
            <w:rPr>
              <w:ins w:id="24702" w:author="UTENTE" w:date="2020-06-30T19:19:00Z"/>
              <w:rFonts w:ascii="Times New Roman" w:eastAsia="DengXian Light" w:hAnsi="Times New Roman" w:cs="Times New Roman"/>
              <w:color w:val="1F3763"/>
              <w:sz w:val="24"/>
              <w:szCs w:val="24"/>
            </w:rPr>
          </w:rPrChange>
        </w:rPr>
      </w:pPr>
      <w:bookmarkStart w:id="24703" w:name="_Toc44438790"/>
      <w:ins w:id="24704" w:author="UTENTE" w:date="2020-06-30T19:19:00Z">
        <w:r w:rsidRPr="00E63B43">
          <w:rPr>
            <w:rFonts w:ascii="Times New Roman" w:eastAsia="DengXian Light" w:hAnsi="Times New Roman" w:cs="Times New Roman"/>
            <w:b/>
            <w:sz w:val="24"/>
            <w:szCs w:val="24"/>
            <w:rPrChange w:id="24705" w:author="UTENTE" w:date="2020-06-30T19:25:00Z">
              <w:rPr>
                <w:rFonts w:ascii="Times New Roman" w:eastAsia="DengXian Light" w:hAnsi="Times New Roman" w:cs="Times New Roman"/>
                <w:color w:val="1F3763"/>
                <w:sz w:val="24"/>
                <w:szCs w:val="24"/>
              </w:rPr>
            </w:rPrChange>
          </w:rPr>
          <w:t>Linguaggio tecnico</w:t>
        </w:r>
        <w:bookmarkEnd w:id="24703"/>
      </w:ins>
    </w:p>
    <w:p w14:paraId="69288CBD" w14:textId="77777777" w:rsidR="005614C8" w:rsidRPr="005614C8" w:rsidRDefault="005614C8" w:rsidP="005614C8">
      <w:pPr>
        <w:spacing w:line="360" w:lineRule="auto"/>
        <w:rPr>
          <w:ins w:id="24706" w:author="UTENTE" w:date="2020-06-30T19:19:00Z"/>
          <w:rFonts w:ascii="Times New Roman" w:eastAsia="Calibri" w:hAnsi="Times New Roman" w:cs="Times New Roman"/>
        </w:rPr>
      </w:pPr>
      <w:ins w:id="24707" w:author="UTENTE" w:date="2020-06-30T19:19:00Z">
        <w:r w:rsidRPr="005614C8">
          <w:rPr>
            <w:rFonts w:ascii="Times New Roman" w:eastAsia="Calibri" w:hAnsi="Times New Roman" w:cs="Times New Roman"/>
          </w:rPr>
          <w:tab/>
          <w:t xml:space="preserve">Come si sarà potuto notare dalla lettura del testo precedentemente riportato, la narrazione presenta una serie di simboli e caratteri che nel linguaggio tecnico vengono chiamati </w:t>
        </w:r>
        <w:r w:rsidRPr="005614C8">
          <w:rPr>
            <w:rFonts w:ascii="Times New Roman" w:eastAsia="Calibri" w:hAnsi="Times New Roman" w:cs="Times New Roman"/>
            <w:i/>
          </w:rPr>
          <w:t xml:space="preserve">tag, </w:t>
        </w:r>
        <w:r w:rsidRPr="005614C8">
          <w:rPr>
            <w:rFonts w:ascii="Times New Roman" w:eastAsia="Calibri" w:hAnsi="Times New Roman" w:cs="Times New Roman"/>
          </w:rPr>
          <w:t>ovvero dei marcatori che evidenziano non tanto l’aspetto, quanto il senso, il ruolo, o l’organizzazione che vogliamo assegnare ai contenuti</w:t>
        </w:r>
        <w:r w:rsidRPr="005614C8">
          <w:rPr>
            <w:rFonts w:ascii="Times New Roman" w:eastAsia="Calibri" w:hAnsi="Times New Roman" w:cs="Times New Roman"/>
            <w:vertAlign w:val="superscript"/>
          </w:rPr>
          <w:footnoteReference w:id="20"/>
        </w:r>
        <w:r w:rsidRPr="005614C8">
          <w:rPr>
            <w:rFonts w:ascii="Times New Roman" w:eastAsia="Calibri" w:hAnsi="Times New Roman" w:cs="Times New Roman"/>
          </w:rPr>
          <w:t xml:space="preserve">. Ognuno di essi è un comando specifico per la macchina, a cui seguirà un determinato risultato. I </w:t>
        </w:r>
        <w:r w:rsidRPr="005614C8">
          <w:rPr>
            <w:rFonts w:ascii="Times New Roman" w:eastAsia="Calibri" w:hAnsi="Times New Roman" w:cs="Times New Roman"/>
            <w:i/>
          </w:rPr>
          <w:t>tag</w:t>
        </w:r>
        <w:r w:rsidRPr="005614C8">
          <w:rPr>
            <w:rFonts w:ascii="Times New Roman" w:eastAsia="Calibri" w:hAnsi="Times New Roman" w:cs="Times New Roman"/>
          </w:rPr>
          <w:t xml:space="preserve"> in gioco non sono visibili infatti, se ne vede solo l’effetto. Nella Tabella 4 sono riportati i caratteri più frequenti e il loro significato: </w:t>
        </w:r>
      </w:ins>
    </w:p>
    <w:p w14:paraId="0A5BC1D7" w14:textId="1C44D90F" w:rsidR="005614C8" w:rsidRPr="00E63B43" w:rsidRDefault="00E63B43" w:rsidP="00E63B43">
      <w:pPr>
        <w:tabs>
          <w:tab w:val="left" w:pos="1560"/>
        </w:tabs>
        <w:spacing w:after="200" w:line="240" w:lineRule="auto"/>
        <w:rPr>
          <w:ins w:id="24715" w:author="UTENTE" w:date="2020-06-30T19:19:00Z"/>
          <w:rFonts w:ascii="Calibri" w:eastAsia="Calibri" w:hAnsi="Calibri" w:cs="Times New Roman"/>
          <w:i/>
          <w:iCs/>
          <w:sz w:val="18"/>
          <w:szCs w:val="18"/>
          <w:rPrChange w:id="24716" w:author="UTENTE" w:date="2020-06-30T19:25:00Z">
            <w:rPr>
              <w:ins w:id="24717" w:author="UTENTE" w:date="2020-06-30T19:19:00Z"/>
              <w:rFonts w:ascii="Calibri" w:eastAsia="Calibri" w:hAnsi="Calibri" w:cs="Times New Roman"/>
              <w:i/>
              <w:iCs/>
              <w:color w:val="44546A"/>
              <w:sz w:val="18"/>
              <w:szCs w:val="18"/>
            </w:rPr>
          </w:rPrChange>
        </w:rPr>
        <w:pPrChange w:id="24718" w:author="UTENTE" w:date="2020-06-30T19:25:00Z">
          <w:pPr>
            <w:spacing w:after="200" w:line="240" w:lineRule="auto"/>
          </w:pPr>
        </w:pPrChange>
      </w:pPr>
      <w:ins w:id="24719" w:author="UTENTE" w:date="2020-06-30T19:25:00Z">
        <w:r>
          <w:rPr>
            <w:rFonts w:ascii="Calibri" w:eastAsia="Calibri" w:hAnsi="Calibri" w:cs="Times New Roman"/>
            <w:i/>
            <w:iCs/>
            <w:sz w:val="18"/>
            <w:szCs w:val="18"/>
          </w:rPr>
          <w:lastRenderedPageBreak/>
          <w:tab/>
        </w:r>
      </w:ins>
      <w:ins w:id="24720" w:author="UTENTE" w:date="2020-06-30T19:19:00Z">
        <w:r w:rsidR="005614C8" w:rsidRPr="00E63B43">
          <w:rPr>
            <w:rFonts w:ascii="Calibri" w:eastAsia="Calibri" w:hAnsi="Calibri" w:cs="Times New Roman"/>
            <w:i/>
            <w:iCs/>
            <w:sz w:val="18"/>
            <w:szCs w:val="18"/>
            <w:rPrChange w:id="24721" w:author="UTENTE" w:date="2020-06-30T19:25:00Z">
              <w:rPr>
                <w:rFonts w:ascii="Calibri" w:eastAsia="Calibri" w:hAnsi="Calibri" w:cs="Times New Roman"/>
                <w:i/>
                <w:iCs/>
                <w:color w:val="44546A"/>
                <w:sz w:val="18"/>
                <w:szCs w:val="18"/>
              </w:rPr>
            </w:rPrChange>
          </w:rPr>
          <w:t>Tabella 4</w:t>
        </w:r>
      </w:ins>
    </w:p>
    <w:tbl>
      <w:tblPr>
        <w:tblStyle w:val="Grigliatabella1"/>
        <w:tblW w:w="0" w:type="auto"/>
        <w:jc w:val="center"/>
        <w:tblLook w:val="04A0" w:firstRow="1" w:lastRow="0" w:firstColumn="1" w:lastColumn="0" w:noHBand="0" w:noVBand="1"/>
        <w:tblPrChange w:id="24722" w:author="UTENTE" w:date="2020-06-30T19:25:00Z">
          <w:tblPr>
            <w:tblStyle w:val="Grigliatabella1"/>
            <w:tblW w:w="0" w:type="auto"/>
            <w:tblLook w:val="04A0" w:firstRow="1" w:lastRow="0" w:firstColumn="1" w:lastColumn="0" w:noHBand="0" w:noVBand="1"/>
          </w:tblPr>
        </w:tblPrChange>
      </w:tblPr>
      <w:tblGrid>
        <w:gridCol w:w="2646"/>
        <w:gridCol w:w="2645"/>
        <w:tblGridChange w:id="24723">
          <w:tblGrid>
            <w:gridCol w:w="2646"/>
            <w:gridCol w:w="2645"/>
          </w:tblGrid>
        </w:tblGridChange>
      </w:tblGrid>
      <w:tr w:rsidR="005614C8" w:rsidRPr="005614C8" w14:paraId="4C7381CB" w14:textId="77777777" w:rsidTr="00E63B43">
        <w:trPr>
          <w:jc w:val="center"/>
          <w:ins w:id="24724" w:author="UTENTE" w:date="2020-06-30T19:19:00Z"/>
        </w:trPr>
        <w:tc>
          <w:tcPr>
            <w:tcW w:w="2645" w:type="dxa"/>
            <w:tcPrChange w:id="24725" w:author="UTENTE" w:date="2020-06-30T19:25:00Z">
              <w:tcPr>
                <w:tcW w:w="2645" w:type="dxa"/>
              </w:tcPr>
            </w:tcPrChange>
          </w:tcPr>
          <w:p w14:paraId="7D27FE03" w14:textId="77777777" w:rsidR="005614C8" w:rsidRPr="005614C8" w:rsidRDefault="005614C8" w:rsidP="005614C8">
            <w:pPr>
              <w:spacing w:line="360" w:lineRule="auto"/>
              <w:jc w:val="center"/>
              <w:rPr>
                <w:ins w:id="24726" w:author="UTENTE" w:date="2020-06-30T19:19:00Z"/>
                <w:rFonts w:ascii="Times New Roman" w:eastAsia="Calibri" w:hAnsi="Times New Roman" w:cs="Times New Roman"/>
              </w:rPr>
            </w:pPr>
          </w:p>
          <w:p w14:paraId="0248C00A" w14:textId="77777777" w:rsidR="005614C8" w:rsidRPr="005614C8" w:rsidRDefault="005614C8" w:rsidP="005614C8">
            <w:pPr>
              <w:spacing w:line="360" w:lineRule="auto"/>
              <w:jc w:val="center"/>
              <w:rPr>
                <w:ins w:id="24727" w:author="UTENTE" w:date="2020-06-30T19:19:00Z"/>
                <w:rFonts w:ascii="Times New Roman" w:eastAsia="Calibri" w:hAnsi="Times New Roman" w:cs="Times New Roman"/>
              </w:rPr>
            </w:pPr>
            <w:ins w:id="24728" w:author="UTENTE" w:date="2020-06-30T19:19:00Z">
              <w:r w:rsidRPr="005614C8">
                <w:rPr>
                  <w:rFonts w:ascii="Times New Roman" w:eastAsia="Calibri" w:hAnsi="Times New Roman" w:cs="Times New Roman"/>
                </w:rPr>
                <w:t>"frase"</w:t>
              </w:r>
            </w:ins>
          </w:p>
        </w:tc>
        <w:tc>
          <w:tcPr>
            <w:tcW w:w="2645" w:type="dxa"/>
            <w:tcPrChange w:id="24729" w:author="UTENTE" w:date="2020-06-30T19:25:00Z">
              <w:tcPr>
                <w:tcW w:w="2645" w:type="dxa"/>
              </w:tcPr>
            </w:tcPrChange>
          </w:tcPr>
          <w:p w14:paraId="3BFBF85B" w14:textId="77777777" w:rsidR="005614C8" w:rsidRPr="005614C8" w:rsidRDefault="005614C8" w:rsidP="005614C8">
            <w:pPr>
              <w:spacing w:line="360" w:lineRule="auto"/>
              <w:jc w:val="left"/>
              <w:rPr>
                <w:ins w:id="24730" w:author="UTENTE" w:date="2020-06-30T19:19:00Z"/>
                <w:rFonts w:ascii="Times New Roman" w:eastAsia="Calibri" w:hAnsi="Times New Roman" w:cs="Times New Roman"/>
              </w:rPr>
            </w:pPr>
            <w:ins w:id="24731" w:author="UTENTE" w:date="2020-06-30T19:19:00Z">
              <w:r w:rsidRPr="005614C8">
                <w:rPr>
                  <w:rFonts w:ascii="Times New Roman" w:eastAsia="Calibri" w:hAnsi="Times New Roman" w:cs="Times New Roman"/>
                </w:rPr>
                <w:t>Distingue le singole stringhe in generale e ogni frase vi è contenuta</w:t>
              </w:r>
            </w:ins>
          </w:p>
        </w:tc>
      </w:tr>
      <w:tr w:rsidR="005614C8" w:rsidRPr="005614C8" w14:paraId="05A70FA1" w14:textId="77777777" w:rsidTr="00E63B43">
        <w:trPr>
          <w:jc w:val="center"/>
          <w:ins w:id="24732" w:author="UTENTE" w:date="2020-06-30T19:19:00Z"/>
        </w:trPr>
        <w:tc>
          <w:tcPr>
            <w:tcW w:w="2645" w:type="dxa"/>
            <w:tcPrChange w:id="24733" w:author="UTENTE" w:date="2020-06-30T19:25:00Z">
              <w:tcPr>
                <w:tcW w:w="2645" w:type="dxa"/>
              </w:tcPr>
            </w:tcPrChange>
          </w:tcPr>
          <w:p w14:paraId="06472536" w14:textId="77777777" w:rsidR="005614C8" w:rsidRPr="005614C8" w:rsidRDefault="005614C8" w:rsidP="005614C8">
            <w:pPr>
              <w:spacing w:line="360" w:lineRule="auto"/>
              <w:jc w:val="center"/>
              <w:rPr>
                <w:ins w:id="24734" w:author="UTENTE" w:date="2020-06-30T19:19:00Z"/>
                <w:rFonts w:ascii="Times New Roman" w:eastAsia="Calibri" w:hAnsi="Times New Roman" w:cs="Times New Roman"/>
              </w:rPr>
            </w:pPr>
          </w:p>
          <w:p w14:paraId="726B41A3" w14:textId="77777777" w:rsidR="005614C8" w:rsidRPr="005614C8" w:rsidRDefault="005614C8" w:rsidP="005614C8">
            <w:pPr>
              <w:spacing w:line="360" w:lineRule="auto"/>
              <w:jc w:val="center"/>
              <w:rPr>
                <w:ins w:id="24735" w:author="UTENTE" w:date="2020-06-30T19:19:00Z"/>
                <w:rFonts w:ascii="Times New Roman" w:eastAsia="Calibri" w:hAnsi="Times New Roman" w:cs="Times New Roman"/>
              </w:rPr>
            </w:pPr>
            <w:ins w:id="24736" w:author="UTENTE" w:date="2020-06-30T19:19:00Z">
              <w:r w:rsidRPr="005614C8">
                <w:rPr>
                  <w:rFonts w:ascii="Times New Roman" w:eastAsia="Calibri" w:hAnsi="Times New Roman" w:cs="Times New Roman"/>
                </w:rPr>
                <w:t>\"dialogo \"</w:t>
              </w:r>
            </w:ins>
          </w:p>
        </w:tc>
        <w:tc>
          <w:tcPr>
            <w:tcW w:w="2645" w:type="dxa"/>
            <w:tcPrChange w:id="24737" w:author="UTENTE" w:date="2020-06-30T19:25:00Z">
              <w:tcPr>
                <w:tcW w:w="2645" w:type="dxa"/>
              </w:tcPr>
            </w:tcPrChange>
          </w:tcPr>
          <w:p w14:paraId="17C1ECD3" w14:textId="77777777" w:rsidR="005614C8" w:rsidRPr="005614C8" w:rsidRDefault="005614C8" w:rsidP="005614C8">
            <w:pPr>
              <w:spacing w:line="360" w:lineRule="auto"/>
              <w:jc w:val="left"/>
              <w:rPr>
                <w:ins w:id="24738" w:author="UTENTE" w:date="2020-06-30T19:19:00Z"/>
                <w:rFonts w:ascii="Times New Roman" w:eastAsia="Calibri" w:hAnsi="Times New Roman" w:cs="Times New Roman"/>
              </w:rPr>
            </w:pPr>
            <w:ins w:id="24739" w:author="UTENTE" w:date="2020-06-30T19:19:00Z">
              <w:r w:rsidRPr="005614C8">
                <w:rPr>
                  <w:rFonts w:ascii="Times New Roman" w:eastAsia="Calibri" w:hAnsi="Times New Roman" w:cs="Times New Roman"/>
                </w:rPr>
                <w:t>Identifica i discorsi diretti e fa visualizzare le virgolette alte in gioco</w:t>
              </w:r>
            </w:ins>
          </w:p>
        </w:tc>
      </w:tr>
      <w:tr w:rsidR="005614C8" w:rsidRPr="005614C8" w14:paraId="6599D1E3" w14:textId="77777777" w:rsidTr="00E63B43">
        <w:trPr>
          <w:jc w:val="center"/>
          <w:ins w:id="24740" w:author="UTENTE" w:date="2020-06-30T19:19:00Z"/>
        </w:trPr>
        <w:tc>
          <w:tcPr>
            <w:tcW w:w="2645" w:type="dxa"/>
            <w:tcPrChange w:id="24741" w:author="UTENTE" w:date="2020-06-30T19:25:00Z">
              <w:tcPr>
                <w:tcW w:w="2645" w:type="dxa"/>
              </w:tcPr>
            </w:tcPrChange>
          </w:tcPr>
          <w:p w14:paraId="750F5712" w14:textId="77777777" w:rsidR="005614C8" w:rsidRPr="005614C8" w:rsidRDefault="005614C8" w:rsidP="005614C8">
            <w:pPr>
              <w:spacing w:line="360" w:lineRule="auto"/>
              <w:jc w:val="center"/>
              <w:rPr>
                <w:ins w:id="24742" w:author="UTENTE" w:date="2020-06-30T19:19:00Z"/>
                <w:rFonts w:ascii="Times New Roman" w:eastAsia="Calibri" w:hAnsi="Times New Roman" w:cs="Times New Roman"/>
              </w:rPr>
            </w:pPr>
          </w:p>
          <w:p w14:paraId="688C4798" w14:textId="77777777" w:rsidR="005614C8" w:rsidRPr="005614C8" w:rsidRDefault="005614C8" w:rsidP="005614C8">
            <w:pPr>
              <w:spacing w:line="360" w:lineRule="auto"/>
              <w:jc w:val="center"/>
              <w:rPr>
                <w:ins w:id="24743" w:author="UTENTE" w:date="2020-06-30T19:19:00Z"/>
                <w:rFonts w:ascii="Times New Roman" w:eastAsia="Calibri" w:hAnsi="Times New Roman" w:cs="Times New Roman"/>
              </w:rPr>
            </w:pPr>
            <w:ins w:id="24744" w:author="UTENTE" w:date="2020-06-30T19:19:00Z">
              <w:r w:rsidRPr="005614C8">
                <w:rPr>
                  <w:rFonts w:ascii="Times New Roman" w:eastAsia="Calibri" w:hAnsi="Times New Roman" w:cs="Times New Roman"/>
                </w:rPr>
                <w:t>{i}parola{/i}</w:t>
              </w:r>
            </w:ins>
          </w:p>
        </w:tc>
        <w:tc>
          <w:tcPr>
            <w:tcW w:w="2645" w:type="dxa"/>
            <w:tcPrChange w:id="24745" w:author="UTENTE" w:date="2020-06-30T19:25:00Z">
              <w:tcPr>
                <w:tcW w:w="2645" w:type="dxa"/>
              </w:tcPr>
            </w:tcPrChange>
          </w:tcPr>
          <w:p w14:paraId="68A38E5F" w14:textId="77777777" w:rsidR="005614C8" w:rsidRPr="005614C8" w:rsidRDefault="005614C8" w:rsidP="005614C8">
            <w:pPr>
              <w:spacing w:line="360" w:lineRule="auto"/>
              <w:jc w:val="left"/>
              <w:rPr>
                <w:ins w:id="24746" w:author="UTENTE" w:date="2020-06-30T19:19:00Z"/>
                <w:rFonts w:ascii="Times New Roman" w:eastAsia="Calibri" w:hAnsi="Times New Roman" w:cs="Times New Roman"/>
              </w:rPr>
            </w:pPr>
            <w:ins w:id="24747" w:author="UTENTE" w:date="2020-06-30T19:19:00Z">
              <w:r w:rsidRPr="005614C8">
                <w:rPr>
                  <w:rFonts w:ascii="Times New Roman" w:eastAsia="Calibri" w:hAnsi="Times New Roman" w:cs="Times New Roman"/>
                </w:rPr>
                <w:t>Fa visualizzare in corsivo la parola contenuta (solitamente, per enfatizzarla)</w:t>
              </w:r>
            </w:ins>
          </w:p>
        </w:tc>
      </w:tr>
      <w:tr w:rsidR="005614C8" w:rsidRPr="005614C8" w14:paraId="1B5ADEF2" w14:textId="77777777" w:rsidTr="00E63B43">
        <w:trPr>
          <w:jc w:val="center"/>
          <w:ins w:id="24748" w:author="UTENTE" w:date="2020-06-30T19:19:00Z"/>
        </w:trPr>
        <w:tc>
          <w:tcPr>
            <w:tcW w:w="2645" w:type="dxa"/>
            <w:tcPrChange w:id="24749" w:author="UTENTE" w:date="2020-06-30T19:25:00Z">
              <w:tcPr>
                <w:tcW w:w="2645" w:type="dxa"/>
              </w:tcPr>
            </w:tcPrChange>
          </w:tcPr>
          <w:p w14:paraId="5915E993" w14:textId="77777777" w:rsidR="005614C8" w:rsidRPr="005614C8" w:rsidRDefault="005614C8" w:rsidP="005614C8">
            <w:pPr>
              <w:spacing w:line="360" w:lineRule="auto"/>
              <w:jc w:val="center"/>
              <w:rPr>
                <w:ins w:id="24750" w:author="UTENTE" w:date="2020-06-30T19:19:00Z"/>
                <w:rFonts w:ascii="Times New Roman" w:eastAsia="Calibri" w:hAnsi="Times New Roman" w:cs="Times New Roman"/>
              </w:rPr>
            </w:pPr>
            <w:ins w:id="24751" w:author="UTENTE" w:date="2020-06-30T19:19:00Z">
              <w:r w:rsidRPr="005614C8">
                <w:rPr>
                  <w:rFonts w:ascii="Times New Roman" w:eastAsia="Calibri" w:hAnsi="Times New Roman" w:cs="Times New Roman"/>
                </w:rPr>
                <w:t>[mc]</w:t>
              </w:r>
            </w:ins>
          </w:p>
        </w:tc>
        <w:tc>
          <w:tcPr>
            <w:tcW w:w="2645" w:type="dxa"/>
            <w:tcPrChange w:id="24752" w:author="UTENTE" w:date="2020-06-30T19:25:00Z">
              <w:tcPr>
                <w:tcW w:w="2645" w:type="dxa"/>
              </w:tcPr>
            </w:tcPrChange>
          </w:tcPr>
          <w:p w14:paraId="38AE8CC3" w14:textId="77777777" w:rsidR="005614C8" w:rsidRPr="005614C8" w:rsidRDefault="005614C8" w:rsidP="005614C8">
            <w:pPr>
              <w:spacing w:line="360" w:lineRule="auto"/>
              <w:jc w:val="left"/>
              <w:rPr>
                <w:ins w:id="24753" w:author="UTENTE" w:date="2020-06-30T19:19:00Z"/>
                <w:rFonts w:ascii="Times New Roman" w:eastAsia="Calibri" w:hAnsi="Times New Roman" w:cs="Times New Roman"/>
              </w:rPr>
            </w:pPr>
            <w:ins w:id="24754" w:author="UTENTE" w:date="2020-06-30T19:19:00Z">
              <w:r w:rsidRPr="005614C8">
                <w:rPr>
                  <w:rFonts w:ascii="Times New Roman" w:eastAsia="Calibri" w:hAnsi="Times New Roman" w:cs="Times New Roman"/>
                </w:rPr>
                <w:t>Nome scelto dal giocatore</w:t>
              </w:r>
            </w:ins>
          </w:p>
        </w:tc>
      </w:tr>
      <w:tr w:rsidR="005614C8" w:rsidRPr="005614C8" w14:paraId="1868816A" w14:textId="77777777" w:rsidTr="00E63B43">
        <w:trPr>
          <w:jc w:val="center"/>
          <w:ins w:id="24755" w:author="UTENTE" w:date="2020-06-30T19:19:00Z"/>
        </w:trPr>
        <w:tc>
          <w:tcPr>
            <w:tcW w:w="2645" w:type="dxa"/>
            <w:tcPrChange w:id="24756" w:author="UTENTE" w:date="2020-06-30T19:25:00Z">
              <w:tcPr>
                <w:tcW w:w="2645" w:type="dxa"/>
              </w:tcPr>
            </w:tcPrChange>
          </w:tcPr>
          <w:p w14:paraId="0827B60C" w14:textId="77777777" w:rsidR="005614C8" w:rsidRPr="005614C8" w:rsidRDefault="005614C8" w:rsidP="005614C8">
            <w:pPr>
              <w:spacing w:line="360" w:lineRule="auto"/>
              <w:jc w:val="center"/>
              <w:rPr>
                <w:ins w:id="24757" w:author="UTENTE" w:date="2020-06-30T19:19:00Z"/>
                <w:rFonts w:ascii="Times New Roman" w:eastAsia="Calibri" w:hAnsi="Times New Roman" w:cs="Times New Roman"/>
              </w:rPr>
            </w:pPr>
          </w:p>
          <w:p w14:paraId="767F8C73" w14:textId="77777777" w:rsidR="005614C8" w:rsidRPr="005614C8" w:rsidRDefault="005614C8" w:rsidP="005614C8">
            <w:pPr>
              <w:spacing w:line="360" w:lineRule="auto"/>
              <w:jc w:val="center"/>
              <w:rPr>
                <w:ins w:id="24758" w:author="UTENTE" w:date="2020-06-30T19:19:00Z"/>
                <w:rFonts w:ascii="Times New Roman" w:eastAsia="Calibri" w:hAnsi="Times New Roman" w:cs="Times New Roman"/>
              </w:rPr>
            </w:pPr>
            <w:ins w:id="24759" w:author="UTENTE" w:date="2020-06-30T19:19:00Z">
              <w:r w:rsidRPr="005614C8">
                <w:rPr>
                  <w:rFonts w:ascii="Times New Roman" w:eastAsia="Calibri" w:hAnsi="Times New Roman" w:cs="Times New Roman"/>
                </w:rPr>
                <w:t>{w}</w:t>
              </w:r>
            </w:ins>
          </w:p>
        </w:tc>
        <w:tc>
          <w:tcPr>
            <w:tcW w:w="2645" w:type="dxa"/>
            <w:tcPrChange w:id="24760" w:author="UTENTE" w:date="2020-06-30T19:25:00Z">
              <w:tcPr>
                <w:tcW w:w="2645" w:type="dxa"/>
              </w:tcPr>
            </w:tcPrChange>
          </w:tcPr>
          <w:p w14:paraId="163C0A6C" w14:textId="77777777" w:rsidR="005614C8" w:rsidRPr="005614C8" w:rsidRDefault="005614C8" w:rsidP="005614C8">
            <w:pPr>
              <w:spacing w:line="360" w:lineRule="auto"/>
              <w:jc w:val="left"/>
              <w:rPr>
                <w:ins w:id="24761" w:author="UTENTE" w:date="2020-06-30T19:19:00Z"/>
                <w:rFonts w:ascii="Times New Roman" w:eastAsia="Calibri" w:hAnsi="Times New Roman" w:cs="Times New Roman"/>
              </w:rPr>
            </w:pPr>
            <w:ins w:id="24762" w:author="UTENTE" w:date="2020-06-30T19:19:00Z">
              <w:r w:rsidRPr="005614C8">
                <w:rPr>
                  <w:rFonts w:ascii="Times New Roman" w:eastAsia="Calibri" w:hAnsi="Times New Roman" w:cs="Times New Roman"/>
                </w:rPr>
                <w:t>È necessario un clic ulteriore per visualizzare il resto della stringa</w:t>
              </w:r>
            </w:ins>
          </w:p>
        </w:tc>
      </w:tr>
      <w:tr w:rsidR="005614C8" w:rsidRPr="005614C8" w14:paraId="792BBCEA" w14:textId="77777777" w:rsidTr="00E63B43">
        <w:trPr>
          <w:jc w:val="center"/>
          <w:ins w:id="24763" w:author="UTENTE" w:date="2020-06-30T19:19:00Z"/>
        </w:trPr>
        <w:tc>
          <w:tcPr>
            <w:tcW w:w="2645" w:type="dxa"/>
            <w:tcPrChange w:id="24764" w:author="UTENTE" w:date="2020-06-30T19:25:00Z">
              <w:tcPr>
                <w:tcW w:w="2645" w:type="dxa"/>
              </w:tcPr>
            </w:tcPrChange>
          </w:tcPr>
          <w:p w14:paraId="7C39917A" w14:textId="77777777" w:rsidR="005614C8" w:rsidRPr="005614C8" w:rsidRDefault="005614C8" w:rsidP="005614C8">
            <w:pPr>
              <w:spacing w:line="360" w:lineRule="auto"/>
              <w:jc w:val="center"/>
              <w:rPr>
                <w:ins w:id="24765" w:author="UTENTE" w:date="2020-06-30T19:19:00Z"/>
                <w:rFonts w:ascii="Times New Roman" w:eastAsia="Calibri" w:hAnsi="Times New Roman" w:cs="Times New Roman"/>
              </w:rPr>
            </w:pPr>
          </w:p>
          <w:p w14:paraId="478EEA95" w14:textId="77777777" w:rsidR="005614C8" w:rsidRPr="005614C8" w:rsidRDefault="005614C8" w:rsidP="005614C8">
            <w:pPr>
              <w:spacing w:line="360" w:lineRule="auto"/>
              <w:jc w:val="center"/>
              <w:rPr>
                <w:ins w:id="24766" w:author="UTENTE" w:date="2020-06-30T19:19:00Z"/>
                <w:rFonts w:ascii="Times New Roman" w:eastAsia="Calibri" w:hAnsi="Times New Roman" w:cs="Times New Roman"/>
              </w:rPr>
            </w:pPr>
            <w:ins w:id="24767" w:author="UTENTE" w:date="2020-06-30T19:19:00Z">
              <w:r w:rsidRPr="005614C8">
                <w:rPr>
                  <w:rFonts w:ascii="Times New Roman" w:eastAsia="Calibri" w:hAnsi="Times New Roman" w:cs="Times New Roman"/>
                </w:rPr>
                <w:t>{w=0.4}</w:t>
              </w:r>
            </w:ins>
          </w:p>
        </w:tc>
        <w:tc>
          <w:tcPr>
            <w:tcW w:w="2645" w:type="dxa"/>
            <w:tcPrChange w:id="24768" w:author="UTENTE" w:date="2020-06-30T19:25:00Z">
              <w:tcPr>
                <w:tcW w:w="2645" w:type="dxa"/>
              </w:tcPr>
            </w:tcPrChange>
          </w:tcPr>
          <w:p w14:paraId="50CA3A4F" w14:textId="77777777" w:rsidR="005614C8" w:rsidRPr="005614C8" w:rsidRDefault="005614C8" w:rsidP="005614C8">
            <w:pPr>
              <w:spacing w:line="360" w:lineRule="auto"/>
              <w:jc w:val="left"/>
              <w:rPr>
                <w:ins w:id="24769" w:author="UTENTE" w:date="2020-06-30T19:19:00Z"/>
                <w:rFonts w:ascii="Times New Roman" w:eastAsia="Calibri" w:hAnsi="Times New Roman" w:cs="Times New Roman"/>
              </w:rPr>
            </w:pPr>
            <w:ins w:id="24770" w:author="UTENTE" w:date="2020-06-30T19:19:00Z">
              <w:r w:rsidRPr="005614C8">
                <w:rPr>
                  <w:rFonts w:ascii="Times New Roman" w:eastAsia="Calibri" w:hAnsi="Times New Roman" w:cs="Times New Roman"/>
                </w:rPr>
                <w:t>Identifica il numero di secondi dopo i quali deve comparire il resto della stringa</w:t>
              </w:r>
            </w:ins>
          </w:p>
        </w:tc>
      </w:tr>
      <w:tr w:rsidR="005614C8" w:rsidRPr="005614C8" w14:paraId="3EDF1CFC" w14:textId="77777777" w:rsidTr="00E63B43">
        <w:trPr>
          <w:trHeight w:val="1009"/>
          <w:jc w:val="center"/>
          <w:ins w:id="24771" w:author="UTENTE" w:date="2020-06-30T19:19:00Z"/>
          <w:trPrChange w:id="24772" w:author="UTENTE" w:date="2020-06-30T19:25:00Z">
            <w:trPr>
              <w:trHeight w:val="1009"/>
            </w:trPr>
          </w:trPrChange>
        </w:trPr>
        <w:tc>
          <w:tcPr>
            <w:tcW w:w="2645" w:type="dxa"/>
            <w:tcPrChange w:id="24773" w:author="UTENTE" w:date="2020-06-30T19:25:00Z">
              <w:tcPr>
                <w:tcW w:w="2645" w:type="dxa"/>
              </w:tcPr>
            </w:tcPrChange>
          </w:tcPr>
          <w:p w14:paraId="1DFB6382" w14:textId="77777777" w:rsidR="005614C8" w:rsidRPr="005614C8" w:rsidRDefault="005614C8" w:rsidP="005614C8">
            <w:pPr>
              <w:spacing w:line="360" w:lineRule="auto"/>
              <w:jc w:val="center"/>
              <w:rPr>
                <w:ins w:id="24774" w:author="UTENTE" w:date="2020-06-30T19:19:00Z"/>
                <w:rFonts w:ascii="Calibri" w:eastAsia="Calibri" w:hAnsi="Calibri" w:cs="Times New Roman"/>
              </w:rPr>
            </w:pPr>
          </w:p>
          <w:p w14:paraId="50252780" w14:textId="77777777" w:rsidR="005614C8" w:rsidRPr="005614C8" w:rsidRDefault="005614C8" w:rsidP="005614C8">
            <w:pPr>
              <w:spacing w:line="360" w:lineRule="auto"/>
              <w:jc w:val="center"/>
              <w:rPr>
                <w:ins w:id="24775" w:author="UTENTE" w:date="2020-06-30T19:19:00Z"/>
                <w:rFonts w:ascii="Times New Roman" w:eastAsia="Calibri" w:hAnsi="Times New Roman" w:cs="Times New Roman"/>
              </w:rPr>
            </w:pPr>
            <w:ins w:id="24776" w:author="UTENTE" w:date="2020-06-30T19:19:00Z">
              <w:r w:rsidRPr="005614C8">
                <w:rPr>
                  <w:rFonts w:ascii="Calibri" w:eastAsia="Calibri" w:hAnsi="Calibri" w:cs="Times New Roman"/>
                  <w:lang w:val="en-US"/>
                </w:rPr>
                <w:t>[result]%\n_____________</w:t>
              </w:r>
            </w:ins>
          </w:p>
        </w:tc>
        <w:tc>
          <w:tcPr>
            <w:tcW w:w="2645" w:type="dxa"/>
            <w:tcPrChange w:id="24777" w:author="UTENTE" w:date="2020-06-30T19:25:00Z">
              <w:tcPr>
                <w:tcW w:w="2645" w:type="dxa"/>
              </w:tcPr>
            </w:tcPrChange>
          </w:tcPr>
          <w:p w14:paraId="3C6938F6" w14:textId="77777777" w:rsidR="005614C8" w:rsidRPr="005614C8" w:rsidRDefault="005614C8" w:rsidP="005614C8">
            <w:pPr>
              <w:spacing w:line="360" w:lineRule="auto"/>
              <w:jc w:val="left"/>
              <w:rPr>
                <w:ins w:id="24778" w:author="UTENTE" w:date="2020-06-30T19:19:00Z"/>
                <w:rFonts w:ascii="Times New Roman" w:eastAsia="Calibri" w:hAnsi="Times New Roman" w:cs="Times New Roman"/>
              </w:rPr>
            </w:pPr>
          </w:p>
          <w:p w14:paraId="2BBAF894" w14:textId="77777777" w:rsidR="005614C8" w:rsidRPr="005614C8" w:rsidRDefault="005614C8" w:rsidP="005614C8">
            <w:pPr>
              <w:spacing w:line="360" w:lineRule="auto"/>
              <w:jc w:val="left"/>
              <w:rPr>
                <w:ins w:id="24779" w:author="UTENTE" w:date="2020-06-30T19:19:00Z"/>
                <w:rFonts w:ascii="Times New Roman" w:eastAsia="Calibri" w:hAnsi="Times New Roman" w:cs="Times New Roman"/>
              </w:rPr>
            </w:pPr>
            <w:ins w:id="24780" w:author="UTENTE" w:date="2020-06-30T19:19:00Z">
              <w:r w:rsidRPr="005614C8">
                <w:rPr>
                  <w:rFonts w:ascii="Times New Roman" w:eastAsia="Calibri" w:hAnsi="Times New Roman" w:cs="Times New Roman"/>
                </w:rPr>
                <w:t>Calcola una percentuale</w:t>
              </w:r>
            </w:ins>
          </w:p>
        </w:tc>
      </w:tr>
      <w:tr w:rsidR="005614C8" w:rsidRPr="005614C8" w14:paraId="5D83C5A5" w14:textId="77777777" w:rsidTr="00E63B43">
        <w:trPr>
          <w:trHeight w:val="1406"/>
          <w:jc w:val="center"/>
          <w:ins w:id="24781" w:author="UTENTE" w:date="2020-06-30T19:19:00Z"/>
          <w:trPrChange w:id="24782" w:author="UTENTE" w:date="2020-06-30T19:25:00Z">
            <w:trPr>
              <w:trHeight w:val="1406"/>
            </w:trPr>
          </w:trPrChange>
        </w:trPr>
        <w:tc>
          <w:tcPr>
            <w:tcW w:w="2645" w:type="dxa"/>
            <w:tcPrChange w:id="24783" w:author="UTENTE" w:date="2020-06-30T19:25:00Z">
              <w:tcPr>
                <w:tcW w:w="2645" w:type="dxa"/>
              </w:tcPr>
            </w:tcPrChange>
          </w:tcPr>
          <w:p w14:paraId="1067B383" w14:textId="77777777" w:rsidR="005614C8" w:rsidRPr="005614C8" w:rsidRDefault="005614C8" w:rsidP="005614C8">
            <w:pPr>
              <w:spacing w:line="360" w:lineRule="auto"/>
              <w:jc w:val="center"/>
              <w:rPr>
                <w:ins w:id="24784" w:author="UTENTE" w:date="2020-06-30T19:19:00Z"/>
                <w:rFonts w:ascii="Calibri" w:eastAsia="Calibri" w:hAnsi="Calibri" w:cs="Times New Roman"/>
                <w:lang w:val="en-US"/>
              </w:rPr>
            </w:pPr>
          </w:p>
          <w:p w14:paraId="755E5266" w14:textId="77777777" w:rsidR="005614C8" w:rsidRPr="005614C8" w:rsidRDefault="005614C8" w:rsidP="005614C8">
            <w:pPr>
              <w:spacing w:line="360" w:lineRule="auto"/>
              <w:jc w:val="center"/>
              <w:rPr>
                <w:ins w:id="24785" w:author="UTENTE" w:date="2020-06-30T19:19:00Z"/>
                <w:rFonts w:ascii="Calibri" w:eastAsia="Calibri" w:hAnsi="Calibri" w:cs="Times New Roman"/>
                <w:lang w:val="en-US"/>
              </w:rPr>
            </w:pPr>
            <w:ins w:id="24786" w:author="UTENTE" w:date="2020-06-30T19:19:00Z">
              <w:r w:rsidRPr="005614C8">
                <w:rPr>
                  <w:rFonts w:ascii="Calibri" w:eastAsia="Calibri" w:hAnsi="Calibri" w:cs="Times New Roman"/>
                  <w:lang w:val="en-US"/>
                </w:rPr>
                <w:t>[config.version!t]\n</w:t>
              </w:r>
            </w:ins>
          </w:p>
        </w:tc>
        <w:tc>
          <w:tcPr>
            <w:tcW w:w="2645" w:type="dxa"/>
            <w:tcPrChange w:id="24787" w:author="UTENTE" w:date="2020-06-30T19:25:00Z">
              <w:tcPr>
                <w:tcW w:w="2645" w:type="dxa"/>
              </w:tcPr>
            </w:tcPrChange>
          </w:tcPr>
          <w:p w14:paraId="3E8BFA88" w14:textId="77777777" w:rsidR="005614C8" w:rsidRPr="005614C8" w:rsidRDefault="005614C8" w:rsidP="005614C8">
            <w:pPr>
              <w:spacing w:line="360" w:lineRule="auto"/>
              <w:jc w:val="left"/>
              <w:rPr>
                <w:ins w:id="24788" w:author="UTENTE" w:date="2020-06-30T19:19:00Z"/>
                <w:rFonts w:ascii="Times New Roman" w:eastAsia="Calibri" w:hAnsi="Times New Roman" w:cs="Times New Roman"/>
              </w:rPr>
            </w:pPr>
          </w:p>
          <w:p w14:paraId="1B170767" w14:textId="77777777" w:rsidR="005614C8" w:rsidRPr="005614C8" w:rsidRDefault="005614C8" w:rsidP="005614C8">
            <w:pPr>
              <w:spacing w:line="360" w:lineRule="auto"/>
              <w:jc w:val="left"/>
              <w:rPr>
                <w:ins w:id="24789" w:author="UTENTE" w:date="2020-06-30T19:19:00Z"/>
                <w:rFonts w:ascii="Times New Roman" w:eastAsia="Calibri" w:hAnsi="Times New Roman" w:cs="Times New Roman"/>
              </w:rPr>
            </w:pPr>
            <w:ins w:id="24790" w:author="UTENTE" w:date="2020-06-30T19:19:00Z">
              <w:r w:rsidRPr="005614C8">
                <w:rPr>
                  <w:rFonts w:ascii="Times New Roman" w:eastAsia="Calibri" w:hAnsi="Times New Roman" w:cs="Times New Roman"/>
                </w:rPr>
                <w:t>Verifica la versione del gioco</w:t>
              </w:r>
            </w:ins>
          </w:p>
        </w:tc>
      </w:tr>
    </w:tbl>
    <w:p w14:paraId="234232DE" w14:textId="77777777" w:rsidR="005614C8" w:rsidRPr="005614C8" w:rsidRDefault="005614C8" w:rsidP="005614C8">
      <w:pPr>
        <w:spacing w:line="360" w:lineRule="auto"/>
        <w:jc w:val="center"/>
        <w:rPr>
          <w:ins w:id="24791" w:author="UTENTE" w:date="2020-06-30T19:19:00Z"/>
          <w:rFonts w:ascii="Times New Roman" w:eastAsia="Calibri" w:hAnsi="Times New Roman" w:cs="Times New Roman"/>
        </w:rPr>
      </w:pPr>
    </w:p>
    <w:p w14:paraId="3DA64604" w14:textId="77777777" w:rsidR="005614C8" w:rsidRPr="005614C8" w:rsidRDefault="005614C8" w:rsidP="005614C8">
      <w:pPr>
        <w:spacing w:line="360" w:lineRule="auto"/>
        <w:ind w:firstLine="708"/>
        <w:rPr>
          <w:ins w:id="24792" w:author="UTENTE" w:date="2020-06-30T19:19:00Z"/>
          <w:rFonts w:ascii="Times New Roman" w:eastAsia="Calibri" w:hAnsi="Times New Roman" w:cs="Times New Roman"/>
        </w:rPr>
      </w:pPr>
      <w:ins w:id="24793" w:author="UTENTE" w:date="2020-06-30T19:19:00Z">
        <w:r w:rsidRPr="005614C8">
          <w:rPr>
            <w:rFonts w:ascii="Times New Roman" w:eastAsia="Calibri" w:hAnsi="Times New Roman" w:cs="Times New Roman"/>
          </w:rPr>
          <w:t xml:space="preserve">All’inizio di ogni stringa, poi, si notano dei caratteri e delle lettere che identificano o il personaggio che parla, o il narratore o le varie opzioni nel momento in cui si presenta una scelta. Nella tabella 5 si presentano i suddetti caratteri: </w:t>
        </w:r>
      </w:ins>
    </w:p>
    <w:p w14:paraId="2ED8D95A" w14:textId="77777777" w:rsidR="005614C8" w:rsidRPr="005614C8" w:rsidRDefault="005614C8" w:rsidP="005614C8">
      <w:pPr>
        <w:spacing w:line="360" w:lineRule="auto"/>
        <w:ind w:firstLine="708"/>
        <w:rPr>
          <w:ins w:id="24794" w:author="UTENTE" w:date="2020-06-30T19:19:00Z"/>
          <w:rFonts w:ascii="Times New Roman" w:eastAsia="Calibri" w:hAnsi="Times New Roman" w:cs="Times New Roman"/>
        </w:rPr>
      </w:pPr>
    </w:p>
    <w:p w14:paraId="501719A0" w14:textId="77777777" w:rsidR="005614C8" w:rsidRPr="005614C8" w:rsidRDefault="005614C8" w:rsidP="005614C8">
      <w:pPr>
        <w:spacing w:after="200" w:line="240" w:lineRule="auto"/>
        <w:rPr>
          <w:ins w:id="24795" w:author="UTENTE" w:date="2020-06-30T19:19:00Z"/>
          <w:rFonts w:ascii="Calibri" w:eastAsia="Calibri" w:hAnsi="Calibri" w:cs="Times New Roman"/>
          <w:i/>
          <w:iCs/>
          <w:color w:val="44546A"/>
          <w:sz w:val="18"/>
          <w:szCs w:val="18"/>
        </w:rPr>
      </w:pPr>
    </w:p>
    <w:p w14:paraId="213EF75A" w14:textId="77777777" w:rsidR="005614C8" w:rsidRPr="005614C8" w:rsidRDefault="005614C8" w:rsidP="005614C8">
      <w:pPr>
        <w:spacing w:after="200" w:line="240" w:lineRule="auto"/>
        <w:rPr>
          <w:ins w:id="24796" w:author="UTENTE" w:date="2020-06-30T19:19:00Z"/>
          <w:rFonts w:ascii="Calibri" w:eastAsia="Calibri" w:hAnsi="Calibri" w:cs="Times New Roman"/>
          <w:i/>
          <w:iCs/>
          <w:color w:val="44546A"/>
          <w:sz w:val="18"/>
          <w:szCs w:val="18"/>
        </w:rPr>
      </w:pPr>
    </w:p>
    <w:p w14:paraId="07A40493" w14:textId="1847C5AE" w:rsidR="00E63B43" w:rsidRDefault="00E63B43">
      <w:pPr>
        <w:spacing w:line="240" w:lineRule="auto"/>
        <w:jc w:val="left"/>
        <w:rPr>
          <w:ins w:id="24797" w:author="UTENTE" w:date="2020-06-30T19:25:00Z"/>
          <w:rFonts w:ascii="Calibri" w:eastAsia="Calibri" w:hAnsi="Calibri" w:cs="Times New Roman"/>
          <w:i/>
          <w:iCs/>
          <w:color w:val="44546A"/>
          <w:sz w:val="18"/>
          <w:szCs w:val="18"/>
        </w:rPr>
      </w:pPr>
      <w:ins w:id="24798" w:author="UTENTE" w:date="2020-06-30T19:25:00Z">
        <w:r>
          <w:rPr>
            <w:rFonts w:ascii="Calibri" w:eastAsia="Calibri" w:hAnsi="Calibri" w:cs="Times New Roman"/>
            <w:i/>
            <w:iCs/>
            <w:color w:val="44546A"/>
            <w:sz w:val="18"/>
            <w:szCs w:val="18"/>
          </w:rPr>
          <w:br w:type="page"/>
        </w:r>
      </w:ins>
    </w:p>
    <w:p w14:paraId="3A503CD1" w14:textId="4584FD68" w:rsidR="005614C8" w:rsidRPr="00E63B43" w:rsidRDefault="00E63B43" w:rsidP="00E63B43">
      <w:pPr>
        <w:tabs>
          <w:tab w:val="left" w:pos="1701"/>
        </w:tabs>
        <w:spacing w:after="200" w:line="240" w:lineRule="auto"/>
        <w:rPr>
          <w:ins w:id="24799" w:author="UTENTE" w:date="2020-06-30T19:19:00Z"/>
          <w:rFonts w:ascii="Calibri" w:eastAsia="Calibri" w:hAnsi="Calibri" w:cs="Times New Roman"/>
          <w:i/>
          <w:iCs/>
          <w:sz w:val="18"/>
          <w:szCs w:val="18"/>
          <w:rPrChange w:id="24800" w:author="UTENTE" w:date="2020-06-30T19:25:00Z">
            <w:rPr>
              <w:ins w:id="24801" w:author="UTENTE" w:date="2020-06-30T19:19:00Z"/>
              <w:rFonts w:ascii="Calibri" w:eastAsia="Calibri" w:hAnsi="Calibri" w:cs="Times New Roman"/>
              <w:i/>
              <w:iCs/>
              <w:color w:val="44546A"/>
              <w:sz w:val="18"/>
              <w:szCs w:val="18"/>
            </w:rPr>
          </w:rPrChange>
        </w:rPr>
        <w:pPrChange w:id="24802" w:author="UTENTE" w:date="2020-06-30T19:25:00Z">
          <w:pPr>
            <w:spacing w:after="200" w:line="240" w:lineRule="auto"/>
          </w:pPr>
        </w:pPrChange>
      </w:pPr>
      <w:ins w:id="24803" w:author="UTENTE" w:date="2020-06-30T19:25:00Z">
        <w:r>
          <w:rPr>
            <w:rFonts w:ascii="Calibri" w:eastAsia="Calibri" w:hAnsi="Calibri" w:cs="Times New Roman"/>
            <w:i/>
            <w:iCs/>
            <w:sz w:val="18"/>
            <w:szCs w:val="18"/>
          </w:rPr>
          <w:lastRenderedPageBreak/>
          <w:tab/>
        </w:r>
      </w:ins>
      <w:ins w:id="24804" w:author="UTENTE" w:date="2020-06-30T19:19:00Z">
        <w:r w:rsidR="005614C8" w:rsidRPr="00E63B43">
          <w:rPr>
            <w:rFonts w:ascii="Calibri" w:eastAsia="Calibri" w:hAnsi="Calibri" w:cs="Times New Roman"/>
            <w:i/>
            <w:iCs/>
            <w:sz w:val="18"/>
            <w:szCs w:val="18"/>
            <w:rPrChange w:id="24805" w:author="UTENTE" w:date="2020-06-30T19:25:00Z">
              <w:rPr>
                <w:rFonts w:ascii="Calibri" w:eastAsia="Calibri" w:hAnsi="Calibri" w:cs="Times New Roman"/>
                <w:i/>
                <w:iCs/>
                <w:color w:val="44546A"/>
                <w:sz w:val="18"/>
                <w:szCs w:val="18"/>
              </w:rPr>
            </w:rPrChange>
          </w:rPr>
          <w:t>Tabella 5</w:t>
        </w:r>
      </w:ins>
    </w:p>
    <w:tbl>
      <w:tblPr>
        <w:tblStyle w:val="Grigliatabella1"/>
        <w:tblW w:w="0" w:type="auto"/>
        <w:jc w:val="center"/>
        <w:tblLook w:val="04A0" w:firstRow="1" w:lastRow="0" w:firstColumn="1" w:lastColumn="0" w:noHBand="0" w:noVBand="1"/>
        <w:tblPrChange w:id="24806" w:author="UTENTE" w:date="2020-06-30T19:25:00Z">
          <w:tblPr>
            <w:tblStyle w:val="Grigliatabella1"/>
            <w:tblW w:w="0" w:type="auto"/>
            <w:tblLook w:val="04A0" w:firstRow="1" w:lastRow="0" w:firstColumn="1" w:lastColumn="0" w:noHBand="0" w:noVBand="1"/>
          </w:tblPr>
        </w:tblPrChange>
      </w:tblPr>
      <w:tblGrid>
        <w:gridCol w:w="2645"/>
        <w:gridCol w:w="2645"/>
        <w:tblGridChange w:id="24807">
          <w:tblGrid>
            <w:gridCol w:w="2645"/>
            <w:gridCol w:w="2645"/>
          </w:tblGrid>
        </w:tblGridChange>
      </w:tblGrid>
      <w:tr w:rsidR="005614C8" w:rsidRPr="005614C8" w14:paraId="543F33E7" w14:textId="77777777" w:rsidTr="00E63B43">
        <w:trPr>
          <w:trHeight w:val="983"/>
          <w:jc w:val="center"/>
          <w:ins w:id="24808" w:author="UTENTE" w:date="2020-06-30T19:19:00Z"/>
          <w:trPrChange w:id="24809" w:author="UTENTE" w:date="2020-06-30T19:25:00Z">
            <w:trPr>
              <w:trHeight w:val="983"/>
            </w:trPr>
          </w:trPrChange>
        </w:trPr>
        <w:tc>
          <w:tcPr>
            <w:tcW w:w="2645" w:type="dxa"/>
            <w:tcPrChange w:id="24810" w:author="UTENTE" w:date="2020-06-30T19:25:00Z">
              <w:tcPr>
                <w:tcW w:w="2645" w:type="dxa"/>
              </w:tcPr>
            </w:tcPrChange>
          </w:tcPr>
          <w:p w14:paraId="3339E75B" w14:textId="77777777" w:rsidR="005614C8" w:rsidRPr="005614C8" w:rsidRDefault="005614C8" w:rsidP="005614C8">
            <w:pPr>
              <w:spacing w:line="360" w:lineRule="auto"/>
              <w:jc w:val="center"/>
              <w:rPr>
                <w:ins w:id="24811" w:author="UTENTE" w:date="2020-06-30T19:19:00Z"/>
                <w:rFonts w:ascii="Times New Roman" w:eastAsia="Calibri" w:hAnsi="Times New Roman" w:cs="Times New Roman"/>
              </w:rPr>
            </w:pPr>
          </w:p>
          <w:p w14:paraId="4F6D6832" w14:textId="77777777" w:rsidR="005614C8" w:rsidRPr="005614C8" w:rsidRDefault="005614C8" w:rsidP="005614C8">
            <w:pPr>
              <w:spacing w:line="360" w:lineRule="auto"/>
              <w:jc w:val="center"/>
              <w:rPr>
                <w:ins w:id="24812" w:author="UTENTE" w:date="2020-06-30T19:19:00Z"/>
                <w:rFonts w:ascii="Times New Roman" w:eastAsia="Calibri" w:hAnsi="Times New Roman" w:cs="Times New Roman"/>
              </w:rPr>
            </w:pPr>
            <w:ins w:id="24813" w:author="UTENTE" w:date="2020-06-30T19:19:00Z">
              <w:r w:rsidRPr="005614C8">
                <w:rPr>
                  <w:rFonts w:ascii="Times New Roman" w:eastAsia="Calibri" w:hAnsi="Times New Roman" w:cs="Times New Roman"/>
                </w:rPr>
                <w:t>old</w:t>
              </w:r>
            </w:ins>
          </w:p>
        </w:tc>
        <w:tc>
          <w:tcPr>
            <w:tcW w:w="2645" w:type="dxa"/>
            <w:tcPrChange w:id="24814" w:author="UTENTE" w:date="2020-06-30T19:25:00Z">
              <w:tcPr>
                <w:tcW w:w="2645" w:type="dxa"/>
              </w:tcPr>
            </w:tcPrChange>
          </w:tcPr>
          <w:p w14:paraId="334333B6" w14:textId="77777777" w:rsidR="005614C8" w:rsidRPr="005614C8" w:rsidRDefault="005614C8" w:rsidP="005614C8">
            <w:pPr>
              <w:spacing w:line="360" w:lineRule="auto"/>
              <w:jc w:val="left"/>
              <w:rPr>
                <w:ins w:id="24815" w:author="UTENTE" w:date="2020-06-30T19:19:00Z"/>
                <w:rFonts w:ascii="Times New Roman" w:eastAsia="Calibri" w:hAnsi="Times New Roman" w:cs="Times New Roman"/>
              </w:rPr>
            </w:pPr>
          </w:p>
          <w:p w14:paraId="34239606" w14:textId="77777777" w:rsidR="005614C8" w:rsidRPr="005614C8" w:rsidRDefault="005614C8" w:rsidP="005614C8">
            <w:pPr>
              <w:spacing w:line="360" w:lineRule="auto"/>
              <w:jc w:val="left"/>
              <w:rPr>
                <w:ins w:id="24816" w:author="UTENTE" w:date="2020-06-30T19:19:00Z"/>
                <w:rFonts w:ascii="Times New Roman" w:eastAsia="Calibri" w:hAnsi="Times New Roman" w:cs="Times New Roman"/>
              </w:rPr>
            </w:pPr>
            <w:ins w:id="24817" w:author="UTENTE" w:date="2020-06-30T19:19:00Z">
              <w:r w:rsidRPr="005614C8">
                <w:rPr>
                  <w:rFonts w:ascii="Times New Roman" w:eastAsia="Calibri" w:hAnsi="Times New Roman" w:cs="Times New Roman"/>
                </w:rPr>
                <w:t>Nel testo di partenza: opzione</w:t>
              </w:r>
            </w:ins>
          </w:p>
        </w:tc>
      </w:tr>
      <w:tr w:rsidR="005614C8" w:rsidRPr="005614C8" w14:paraId="0BECC345" w14:textId="77777777" w:rsidTr="00E63B43">
        <w:trPr>
          <w:trHeight w:val="981"/>
          <w:jc w:val="center"/>
          <w:ins w:id="24818" w:author="UTENTE" w:date="2020-06-30T19:19:00Z"/>
          <w:trPrChange w:id="24819" w:author="UTENTE" w:date="2020-06-30T19:25:00Z">
            <w:trPr>
              <w:trHeight w:val="981"/>
            </w:trPr>
          </w:trPrChange>
        </w:trPr>
        <w:tc>
          <w:tcPr>
            <w:tcW w:w="2645" w:type="dxa"/>
            <w:tcPrChange w:id="24820" w:author="UTENTE" w:date="2020-06-30T19:25:00Z">
              <w:tcPr>
                <w:tcW w:w="2645" w:type="dxa"/>
              </w:tcPr>
            </w:tcPrChange>
          </w:tcPr>
          <w:p w14:paraId="17B708F3" w14:textId="77777777" w:rsidR="005614C8" w:rsidRPr="005614C8" w:rsidRDefault="005614C8" w:rsidP="005614C8">
            <w:pPr>
              <w:spacing w:line="360" w:lineRule="auto"/>
              <w:jc w:val="center"/>
              <w:rPr>
                <w:ins w:id="24821" w:author="UTENTE" w:date="2020-06-30T19:19:00Z"/>
                <w:rFonts w:ascii="Times New Roman" w:eastAsia="Calibri" w:hAnsi="Times New Roman" w:cs="Times New Roman"/>
              </w:rPr>
            </w:pPr>
          </w:p>
          <w:p w14:paraId="63DF188F" w14:textId="77777777" w:rsidR="005614C8" w:rsidRPr="005614C8" w:rsidRDefault="005614C8" w:rsidP="005614C8">
            <w:pPr>
              <w:spacing w:line="360" w:lineRule="auto"/>
              <w:jc w:val="center"/>
              <w:rPr>
                <w:ins w:id="24822" w:author="UTENTE" w:date="2020-06-30T19:19:00Z"/>
                <w:rFonts w:ascii="Times New Roman" w:eastAsia="Calibri" w:hAnsi="Times New Roman" w:cs="Times New Roman"/>
              </w:rPr>
            </w:pPr>
            <w:ins w:id="24823" w:author="UTENTE" w:date="2020-06-30T19:19:00Z">
              <w:r w:rsidRPr="005614C8">
                <w:rPr>
                  <w:rFonts w:ascii="Times New Roman" w:eastAsia="Calibri" w:hAnsi="Times New Roman" w:cs="Times New Roman"/>
                </w:rPr>
                <w:t>new</w:t>
              </w:r>
            </w:ins>
          </w:p>
        </w:tc>
        <w:tc>
          <w:tcPr>
            <w:tcW w:w="2645" w:type="dxa"/>
            <w:tcPrChange w:id="24824" w:author="UTENTE" w:date="2020-06-30T19:25:00Z">
              <w:tcPr>
                <w:tcW w:w="2645" w:type="dxa"/>
              </w:tcPr>
            </w:tcPrChange>
          </w:tcPr>
          <w:p w14:paraId="00BE0E54" w14:textId="77777777" w:rsidR="005614C8" w:rsidRPr="005614C8" w:rsidRDefault="005614C8" w:rsidP="005614C8">
            <w:pPr>
              <w:spacing w:line="360" w:lineRule="auto"/>
              <w:jc w:val="left"/>
              <w:rPr>
                <w:ins w:id="24825" w:author="UTENTE" w:date="2020-06-30T19:19:00Z"/>
                <w:rFonts w:ascii="Times New Roman" w:eastAsia="Calibri" w:hAnsi="Times New Roman" w:cs="Times New Roman"/>
              </w:rPr>
            </w:pPr>
          </w:p>
          <w:p w14:paraId="163860F8" w14:textId="77777777" w:rsidR="005614C8" w:rsidRPr="005614C8" w:rsidRDefault="005614C8" w:rsidP="005614C8">
            <w:pPr>
              <w:spacing w:line="360" w:lineRule="auto"/>
              <w:jc w:val="left"/>
              <w:rPr>
                <w:ins w:id="24826" w:author="UTENTE" w:date="2020-06-30T19:19:00Z"/>
                <w:rFonts w:ascii="Times New Roman" w:eastAsia="Calibri" w:hAnsi="Times New Roman" w:cs="Times New Roman"/>
              </w:rPr>
            </w:pPr>
            <w:ins w:id="24827" w:author="UTENTE" w:date="2020-06-30T19:19:00Z">
              <w:r w:rsidRPr="005614C8">
                <w:rPr>
                  <w:rFonts w:ascii="Times New Roman" w:eastAsia="Calibri" w:hAnsi="Times New Roman" w:cs="Times New Roman"/>
                </w:rPr>
                <w:t>Nel testo di arrivo: opzione</w:t>
              </w:r>
            </w:ins>
          </w:p>
        </w:tc>
      </w:tr>
      <w:tr w:rsidR="005614C8" w:rsidRPr="005614C8" w14:paraId="371D4D14" w14:textId="77777777" w:rsidTr="00E63B43">
        <w:trPr>
          <w:jc w:val="center"/>
          <w:ins w:id="24828" w:author="UTENTE" w:date="2020-06-30T19:19:00Z"/>
        </w:trPr>
        <w:tc>
          <w:tcPr>
            <w:tcW w:w="2645" w:type="dxa"/>
            <w:tcPrChange w:id="24829" w:author="UTENTE" w:date="2020-06-30T19:25:00Z">
              <w:tcPr>
                <w:tcW w:w="2645" w:type="dxa"/>
              </w:tcPr>
            </w:tcPrChange>
          </w:tcPr>
          <w:p w14:paraId="150BDD63" w14:textId="77777777" w:rsidR="005614C8" w:rsidRPr="005614C8" w:rsidRDefault="005614C8" w:rsidP="005614C8">
            <w:pPr>
              <w:spacing w:line="360" w:lineRule="auto"/>
              <w:jc w:val="center"/>
              <w:rPr>
                <w:ins w:id="24830" w:author="UTENTE" w:date="2020-06-30T19:19:00Z"/>
                <w:rFonts w:ascii="Times New Roman" w:eastAsia="Calibri" w:hAnsi="Times New Roman" w:cs="Times New Roman"/>
              </w:rPr>
            </w:pPr>
            <w:ins w:id="24831" w:author="UTENTE" w:date="2020-06-30T19:19:00Z">
              <w:r w:rsidRPr="005614C8">
                <w:rPr>
                  <w:rFonts w:ascii="Times New Roman" w:eastAsia="Calibri" w:hAnsi="Times New Roman" w:cs="Times New Roman"/>
                </w:rPr>
                <w:t>n</w:t>
              </w:r>
            </w:ins>
          </w:p>
        </w:tc>
        <w:tc>
          <w:tcPr>
            <w:tcW w:w="2645" w:type="dxa"/>
            <w:tcPrChange w:id="24832" w:author="UTENTE" w:date="2020-06-30T19:25:00Z">
              <w:tcPr>
                <w:tcW w:w="2645" w:type="dxa"/>
              </w:tcPr>
            </w:tcPrChange>
          </w:tcPr>
          <w:p w14:paraId="0338DA59" w14:textId="77777777" w:rsidR="005614C8" w:rsidRPr="005614C8" w:rsidRDefault="005614C8" w:rsidP="005614C8">
            <w:pPr>
              <w:spacing w:line="360" w:lineRule="auto"/>
              <w:jc w:val="left"/>
              <w:rPr>
                <w:ins w:id="24833" w:author="UTENTE" w:date="2020-06-30T19:19:00Z"/>
                <w:rFonts w:ascii="Times New Roman" w:eastAsia="Calibri" w:hAnsi="Times New Roman" w:cs="Times New Roman"/>
              </w:rPr>
            </w:pPr>
            <w:ins w:id="24834" w:author="UTENTE" w:date="2020-06-30T19:19:00Z">
              <w:r w:rsidRPr="005614C8">
                <w:rPr>
                  <w:rFonts w:ascii="Times New Roman" w:eastAsia="Calibri" w:hAnsi="Times New Roman" w:cs="Times New Roman"/>
                </w:rPr>
                <w:t>Narratore</w:t>
              </w:r>
            </w:ins>
          </w:p>
        </w:tc>
      </w:tr>
      <w:tr w:rsidR="005614C8" w:rsidRPr="005614C8" w14:paraId="2AC7DD7B" w14:textId="77777777" w:rsidTr="00E63B43">
        <w:trPr>
          <w:jc w:val="center"/>
          <w:ins w:id="24835" w:author="UTENTE" w:date="2020-06-30T19:19:00Z"/>
        </w:trPr>
        <w:tc>
          <w:tcPr>
            <w:tcW w:w="2645" w:type="dxa"/>
            <w:tcPrChange w:id="24836" w:author="UTENTE" w:date="2020-06-30T19:25:00Z">
              <w:tcPr>
                <w:tcW w:w="2645" w:type="dxa"/>
              </w:tcPr>
            </w:tcPrChange>
          </w:tcPr>
          <w:p w14:paraId="7A22D810" w14:textId="77777777" w:rsidR="005614C8" w:rsidRPr="005614C8" w:rsidRDefault="005614C8" w:rsidP="005614C8">
            <w:pPr>
              <w:spacing w:line="360" w:lineRule="auto"/>
              <w:jc w:val="center"/>
              <w:rPr>
                <w:ins w:id="24837" w:author="UTENTE" w:date="2020-06-30T19:19:00Z"/>
                <w:rFonts w:ascii="Times New Roman" w:eastAsia="Calibri" w:hAnsi="Times New Roman" w:cs="Times New Roman"/>
              </w:rPr>
            </w:pPr>
            <w:ins w:id="24838" w:author="UTENTE" w:date="2020-06-30T19:19:00Z">
              <w:r w:rsidRPr="005614C8">
                <w:rPr>
                  <w:rFonts w:ascii="Times New Roman" w:eastAsia="Calibri" w:hAnsi="Times New Roman" w:cs="Times New Roman"/>
                </w:rPr>
                <w:t>mcp</w:t>
              </w:r>
            </w:ins>
          </w:p>
          <w:p w14:paraId="25C7C42B" w14:textId="77777777" w:rsidR="005614C8" w:rsidRPr="005614C8" w:rsidRDefault="005614C8" w:rsidP="005614C8">
            <w:pPr>
              <w:spacing w:line="360" w:lineRule="auto"/>
              <w:jc w:val="center"/>
              <w:rPr>
                <w:ins w:id="24839" w:author="UTENTE" w:date="2020-06-30T19:19:00Z"/>
                <w:rFonts w:ascii="Times New Roman" w:eastAsia="Calibri" w:hAnsi="Times New Roman" w:cs="Times New Roman"/>
              </w:rPr>
            </w:pPr>
            <w:ins w:id="24840" w:author="UTENTE" w:date="2020-06-30T19:19:00Z">
              <w:r w:rsidRPr="005614C8">
                <w:rPr>
                  <w:rFonts w:ascii="Times New Roman" w:eastAsia="Calibri" w:hAnsi="Times New Roman" w:cs="Times New Roman"/>
                </w:rPr>
                <w:t>mc</w:t>
              </w:r>
            </w:ins>
          </w:p>
        </w:tc>
        <w:tc>
          <w:tcPr>
            <w:tcW w:w="2645" w:type="dxa"/>
            <w:tcPrChange w:id="24841" w:author="UTENTE" w:date="2020-06-30T19:25:00Z">
              <w:tcPr>
                <w:tcW w:w="2645" w:type="dxa"/>
              </w:tcPr>
            </w:tcPrChange>
          </w:tcPr>
          <w:p w14:paraId="7BBD5DE4" w14:textId="77777777" w:rsidR="005614C8" w:rsidRPr="005614C8" w:rsidRDefault="005614C8" w:rsidP="005614C8">
            <w:pPr>
              <w:spacing w:line="360" w:lineRule="auto"/>
              <w:jc w:val="left"/>
              <w:rPr>
                <w:ins w:id="24842" w:author="UTENTE" w:date="2020-06-30T19:19:00Z"/>
                <w:rFonts w:ascii="Times New Roman" w:eastAsia="Calibri" w:hAnsi="Times New Roman" w:cs="Times New Roman"/>
              </w:rPr>
            </w:pPr>
            <w:ins w:id="24843" w:author="UTENTE" w:date="2020-06-30T19:19:00Z">
              <w:r w:rsidRPr="005614C8">
                <w:rPr>
                  <w:rFonts w:ascii="Times New Roman" w:eastAsia="Calibri" w:hAnsi="Times New Roman" w:cs="Times New Roman"/>
                </w:rPr>
                <w:t xml:space="preserve">Protagonista </w:t>
              </w:r>
            </w:ins>
          </w:p>
        </w:tc>
      </w:tr>
      <w:tr w:rsidR="005614C8" w:rsidRPr="005614C8" w14:paraId="6125C681" w14:textId="77777777" w:rsidTr="00E63B43">
        <w:trPr>
          <w:jc w:val="center"/>
          <w:ins w:id="24844" w:author="UTENTE" w:date="2020-06-30T19:19:00Z"/>
        </w:trPr>
        <w:tc>
          <w:tcPr>
            <w:tcW w:w="2645" w:type="dxa"/>
            <w:tcPrChange w:id="24845" w:author="UTENTE" w:date="2020-06-30T19:25:00Z">
              <w:tcPr>
                <w:tcW w:w="2645" w:type="dxa"/>
              </w:tcPr>
            </w:tcPrChange>
          </w:tcPr>
          <w:p w14:paraId="50886FA8" w14:textId="77777777" w:rsidR="005614C8" w:rsidRPr="005614C8" w:rsidRDefault="005614C8" w:rsidP="005614C8">
            <w:pPr>
              <w:spacing w:line="360" w:lineRule="auto"/>
              <w:jc w:val="center"/>
              <w:rPr>
                <w:ins w:id="24846" w:author="UTENTE" w:date="2020-06-30T19:19:00Z"/>
                <w:rFonts w:ascii="Times New Roman" w:eastAsia="Calibri" w:hAnsi="Times New Roman" w:cs="Times New Roman"/>
              </w:rPr>
            </w:pPr>
            <w:ins w:id="24847" w:author="UTENTE" w:date="2020-06-30T19:19:00Z">
              <w:r w:rsidRPr="005614C8">
                <w:rPr>
                  <w:rFonts w:ascii="Times New Roman" w:eastAsia="Calibri" w:hAnsi="Times New Roman" w:cs="Times New Roman"/>
                </w:rPr>
                <w:t>t</w:t>
              </w:r>
            </w:ins>
          </w:p>
        </w:tc>
        <w:tc>
          <w:tcPr>
            <w:tcW w:w="2645" w:type="dxa"/>
            <w:tcPrChange w:id="24848" w:author="UTENTE" w:date="2020-06-30T19:25:00Z">
              <w:tcPr>
                <w:tcW w:w="2645" w:type="dxa"/>
              </w:tcPr>
            </w:tcPrChange>
          </w:tcPr>
          <w:p w14:paraId="1D304DCF" w14:textId="77777777" w:rsidR="005614C8" w:rsidRPr="005614C8" w:rsidRDefault="005614C8" w:rsidP="005614C8">
            <w:pPr>
              <w:spacing w:line="360" w:lineRule="auto"/>
              <w:jc w:val="left"/>
              <w:rPr>
                <w:ins w:id="24849" w:author="UTENTE" w:date="2020-06-30T19:19:00Z"/>
                <w:rFonts w:ascii="Times New Roman" w:eastAsia="Calibri" w:hAnsi="Times New Roman" w:cs="Times New Roman"/>
              </w:rPr>
            </w:pPr>
            <w:ins w:id="24850" w:author="UTENTE" w:date="2020-06-30T19:19:00Z">
              <w:r w:rsidRPr="005614C8">
                <w:rPr>
                  <w:rFonts w:ascii="Times New Roman" w:eastAsia="Calibri" w:hAnsi="Times New Roman" w:cs="Times New Roman"/>
                </w:rPr>
                <w:t xml:space="preserve">Troy </w:t>
              </w:r>
            </w:ins>
          </w:p>
        </w:tc>
      </w:tr>
      <w:tr w:rsidR="005614C8" w:rsidRPr="005614C8" w14:paraId="512EF459" w14:textId="77777777" w:rsidTr="00E63B43">
        <w:trPr>
          <w:jc w:val="center"/>
          <w:ins w:id="24851" w:author="UTENTE" w:date="2020-06-30T19:19:00Z"/>
        </w:trPr>
        <w:tc>
          <w:tcPr>
            <w:tcW w:w="2645" w:type="dxa"/>
            <w:tcPrChange w:id="24852" w:author="UTENTE" w:date="2020-06-30T19:25:00Z">
              <w:tcPr>
                <w:tcW w:w="2645" w:type="dxa"/>
              </w:tcPr>
            </w:tcPrChange>
          </w:tcPr>
          <w:p w14:paraId="013D2792" w14:textId="77777777" w:rsidR="005614C8" w:rsidRPr="005614C8" w:rsidRDefault="005614C8" w:rsidP="005614C8">
            <w:pPr>
              <w:spacing w:line="360" w:lineRule="auto"/>
              <w:jc w:val="center"/>
              <w:rPr>
                <w:ins w:id="24853" w:author="UTENTE" w:date="2020-06-30T19:19:00Z"/>
                <w:rFonts w:ascii="Times New Roman" w:eastAsia="Calibri" w:hAnsi="Times New Roman" w:cs="Times New Roman"/>
              </w:rPr>
            </w:pPr>
            <w:ins w:id="24854" w:author="UTENTE" w:date="2020-06-30T19:19:00Z">
              <w:r w:rsidRPr="005614C8">
                <w:rPr>
                  <w:rFonts w:ascii="Times New Roman" w:eastAsia="Calibri" w:hAnsi="Times New Roman" w:cs="Times New Roman"/>
                </w:rPr>
                <w:t>i</w:t>
              </w:r>
            </w:ins>
          </w:p>
        </w:tc>
        <w:tc>
          <w:tcPr>
            <w:tcW w:w="2645" w:type="dxa"/>
            <w:tcPrChange w:id="24855" w:author="UTENTE" w:date="2020-06-30T19:25:00Z">
              <w:tcPr>
                <w:tcW w:w="2645" w:type="dxa"/>
              </w:tcPr>
            </w:tcPrChange>
          </w:tcPr>
          <w:p w14:paraId="2223C450" w14:textId="77777777" w:rsidR="005614C8" w:rsidRPr="005614C8" w:rsidRDefault="005614C8" w:rsidP="005614C8">
            <w:pPr>
              <w:spacing w:line="360" w:lineRule="auto"/>
              <w:jc w:val="left"/>
              <w:rPr>
                <w:ins w:id="24856" w:author="UTENTE" w:date="2020-06-30T19:19:00Z"/>
                <w:rFonts w:ascii="Times New Roman" w:eastAsia="Calibri" w:hAnsi="Times New Roman" w:cs="Times New Roman"/>
              </w:rPr>
            </w:pPr>
            <w:ins w:id="24857" w:author="UTENTE" w:date="2020-06-30T19:19:00Z">
              <w:r w:rsidRPr="005614C8">
                <w:rPr>
                  <w:rFonts w:ascii="Times New Roman" w:eastAsia="Calibri" w:hAnsi="Times New Roman" w:cs="Times New Roman"/>
                </w:rPr>
                <w:t>Isaac</w:t>
              </w:r>
            </w:ins>
          </w:p>
        </w:tc>
      </w:tr>
      <w:tr w:rsidR="005614C8" w:rsidRPr="005614C8" w14:paraId="3B818B3B" w14:textId="77777777" w:rsidTr="00E63B43">
        <w:trPr>
          <w:jc w:val="center"/>
          <w:ins w:id="24858" w:author="UTENTE" w:date="2020-06-30T19:19:00Z"/>
        </w:trPr>
        <w:tc>
          <w:tcPr>
            <w:tcW w:w="2645" w:type="dxa"/>
            <w:tcPrChange w:id="24859" w:author="UTENTE" w:date="2020-06-30T19:25:00Z">
              <w:tcPr>
                <w:tcW w:w="2645" w:type="dxa"/>
              </w:tcPr>
            </w:tcPrChange>
          </w:tcPr>
          <w:p w14:paraId="1160E406" w14:textId="77777777" w:rsidR="005614C8" w:rsidRPr="005614C8" w:rsidRDefault="005614C8" w:rsidP="005614C8">
            <w:pPr>
              <w:spacing w:line="360" w:lineRule="auto"/>
              <w:jc w:val="center"/>
              <w:rPr>
                <w:ins w:id="24860" w:author="UTENTE" w:date="2020-06-30T19:19:00Z"/>
                <w:rFonts w:ascii="Times New Roman" w:eastAsia="Calibri" w:hAnsi="Times New Roman" w:cs="Times New Roman"/>
              </w:rPr>
            </w:pPr>
            <w:ins w:id="24861" w:author="UTENTE" w:date="2020-06-30T19:19:00Z">
              <w:r w:rsidRPr="005614C8">
                <w:rPr>
                  <w:rFonts w:ascii="Times New Roman" w:eastAsia="Calibri" w:hAnsi="Times New Roman" w:cs="Times New Roman"/>
                </w:rPr>
                <w:t>d</w:t>
              </w:r>
            </w:ins>
          </w:p>
        </w:tc>
        <w:tc>
          <w:tcPr>
            <w:tcW w:w="2645" w:type="dxa"/>
            <w:tcPrChange w:id="24862" w:author="UTENTE" w:date="2020-06-30T19:25:00Z">
              <w:tcPr>
                <w:tcW w:w="2645" w:type="dxa"/>
              </w:tcPr>
            </w:tcPrChange>
          </w:tcPr>
          <w:p w14:paraId="4D186257" w14:textId="77777777" w:rsidR="005614C8" w:rsidRPr="005614C8" w:rsidRDefault="005614C8" w:rsidP="005614C8">
            <w:pPr>
              <w:spacing w:line="360" w:lineRule="auto"/>
              <w:jc w:val="left"/>
              <w:rPr>
                <w:ins w:id="24863" w:author="UTENTE" w:date="2020-06-30T19:19:00Z"/>
                <w:rFonts w:ascii="Times New Roman" w:eastAsia="Calibri" w:hAnsi="Times New Roman" w:cs="Times New Roman"/>
              </w:rPr>
            </w:pPr>
            <w:ins w:id="24864" w:author="UTENTE" w:date="2020-06-30T19:19:00Z">
              <w:r w:rsidRPr="005614C8">
                <w:rPr>
                  <w:rFonts w:ascii="Times New Roman" w:eastAsia="Calibri" w:hAnsi="Times New Roman" w:cs="Times New Roman"/>
                </w:rPr>
                <w:t>Dominic</w:t>
              </w:r>
            </w:ins>
          </w:p>
        </w:tc>
      </w:tr>
      <w:tr w:rsidR="005614C8" w:rsidRPr="005614C8" w14:paraId="29624289" w14:textId="77777777" w:rsidTr="00E63B43">
        <w:trPr>
          <w:jc w:val="center"/>
          <w:ins w:id="24865" w:author="UTENTE" w:date="2020-06-30T19:19:00Z"/>
        </w:trPr>
        <w:tc>
          <w:tcPr>
            <w:tcW w:w="2645" w:type="dxa"/>
            <w:tcPrChange w:id="24866" w:author="UTENTE" w:date="2020-06-30T19:25:00Z">
              <w:tcPr>
                <w:tcW w:w="2645" w:type="dxa"/>
              </w:tcPr>
            </w:tcPrChange>
          </w:tcPr>
          <w:p w14:paraId="73C73849" w14:textId="77777777" w:rsidR="005614C8" w:rsidRPr="005614C8" w:rsidRDefault="005614C8" w:rsidP="005614C8">
            <w:pPr>
              <w:spacing w:line="360" w:lineRule="auto"/>
              <w:jc w:val="center"/>
              <w:rPr>
                <w:ins w:id="24867" w:author="UTENTE" w:date="2020-06-30T19:19:00Z"/>
                <w:rFonts w:ascii="Times New Roman" w:eastAsia="Calibri" w:hAnsi="Times New Roman" w:cs="Times New Roman"/>
              </w:rPr>
            </w:pPr>
            <w:ins w:id="24868" w:author="UTENTE" w:date="2020-06-30T19:19:00Z">
              <w:r w:rsidRPr="005614C8">
                <w:rPr>
                  <w:rFonts w:ascii="Times New Roman" w:eastAsia="Calibri" w:hAnsi="Times New Roman" w:cs="Times New Roman"/>
                </w:rPr>
                <w:t>l</w:t>
              </w:r>
            </w:ins>
          </w:p>
          <w:p w14:paraId="3CC75144" w14:textId="77777777" w:rsidR="005614C8" w:rsidRPr="005614C8" w:rsidRDefault="005614C8" w:rsidP="005614C8">
            <w:pPr>
              <w:spacing w:line="360" w:lineRule="auto"/>
              <w:jc w:val="center"/>
              <w:rPr>
                <w:ins w:id="24869" w:author="UTENTE" w:date="2020-06-30T19:19:00Z"/>
                <w:rFonts w:ascii="Times New Roman" w:eastAsia="Calibri" w:hAnsi="Times New Roman" w:cs="Times New Roman"/>
              </w:rPr>
            </w:pPr>
            <w:ins w:id="24870" w:author="UTENTE" w:date="2020-06-30T19:19:00Z">
              <w:r w:rsidRPr="005614C8">
                <w:rPr>
                  <w:rFonts w:ascii="Times New Roman" w:eastAsia="Calibri" w:hAnsi="Times New Roman" w:cs="Times New Roman"/>
                </w:rPr>
                <w:t>lp</w:t>
              </w:r>
            </w:ins>
          </w:p>
        </w:tc>
        <w:tc>
          <w:tcPr>
            <w:tcW w:w="2645" w:type="dxa"/>
            <w:tcPrChange w:id="24871" w:author="UTENTE" w:date="2020-06-30T19:25:00Z">
              <w:tcPr>
                <w:tcW w:w="2645" w:type="dxa"/>
              </w:tcPr>
            </w:tcPrChange>
          </w:tcPr>
          <w:p w14:paraId="45856436" w14:textId="77777777" w:rsidR="005614C8" w:rsidRPr="005614C8" w:rsidRDefault="005614C8" w:rsidP="005614C8">
            <w:pPr>
              <w:spacing w:line="360" w:lineRule="auto"/>
              <w:jc w:val="left"/>
              <w:rPr>
                <w:ins w:id="24872" w:author="UTENTE" w:date="2020-06-30T19:19:00Z"/>
                <w:rFonts w:ascii="Times New Roman" w:eastAsia="Calibri" w:hAnsi="Times New Roman" w:cs="Times New Roman"/>
              </w:rPr>
            </w:pPr>
            <w:ins w:id="24873" w:author="UTENTE" w:date="2020-06-30T19:19:00Z">
              <w:r w:rsidRPr="005614C8">
                <w:rPr>
                  <w:rFonts w:ascii="Times New Roman" w:eastAsia="Calibri" w:hAnsi="Times New Roman" w:cs="Times New Roman"/>
                </w:rPr>
                <w:t>Luka</w:t>
              </w:r>
            </w:ins>
          </w:p>
        </w:tc>
      </w:tr>
      <w:tr w:rsidR="005614C8" w:rsidRPr="005614C8" w14:paraId="262AC6FB" w14:textId="77777777" w:rsidTr="00E63B43">
        <w:trPr>
          <w:jc w:val="center"/>
          <w:ins w:id="24874" w:author="UTENTE" w:date="2020-06-30T19:19:00Z"/>
        </w:trPr>
        <w:tc>
          <w:tcPr>
            <w:tcW w:w="2645" w:type="dxa"/>
            <w:tcPrChange w:id="24875" w:author="UTENTE" w:date="2020-06-30T19:25:00Z">
              <w:tcPr>
                <w:tcW w:w="2645" w:type="dxa"/>
              </w:tcPr>
            </w:tcPrChange>
          </w:tcPr>
          <w:p w14:paraId="399F5038" w14:textId="77777777" w:rsidR="005614C8" w:rsidRPr="005614C8" w:rsidRDefault="005614C8" w:rsidP="005614C8">
            <w:pPr>
              <w:spacing w:line="360" w:lineRule="auto"/>
              <w:jc w:val="center"/>
              <w:rPr>
                <w:ins w:id="24876" w:author="UTENTE" w:date="2020-06-30T19:19:00Z"/>
                <w:rFonts w:ascii="Times New Roman" w:eastAsia="Calibri" w:hAnsi="Times New Roman" w:cs="Times New Roman"/>
              </w:rPr>
            </w:pPr>
            <w:ins w:id="24877" w:author="UTENTE" w:date="2020-06-30T19:19:00Z">
              <w:r w:rsidRPr="005614C8">
                <w:rPr>
                  <w:rFonts w:ascii="Times New Roman" w:eastAsia="Calibri" w:hAnsi="Times New Roman" w:cs="Times New Roman"/>
                </w:rPr>
                <w:t>r</w:t>
              </w:r>
            </w:ins>
          </w:p>
        </w:tc>
        <w:tc>
          <w:tcPr>
            <w:tcW w:w="2645" w:type="dxa"/>
            <w:tcPrChange w:id="24878" w:author="UTENTE" w:date="2020-06-30T19:25:00Z">
              <w:tcPr>
                <w:tcW w:w="2645" w:type="dxa"/>
              </w:tcPr>
            </w:tcPrChange>
          </w:tcPr>
          <w:p w14:paraId="2FD55501" w14:textId="77777777" w:rsidR="005614C8" w:rsidRPr="005614C8" w:rsidRDefault="005614C8" w:rsidP="005614C8">
            <w:pPr>
              <w:spacing w:line="360" w:lineRule="auto"/>
              <w:jc w:val="left"/>
              <w:rPr>
                <w:ins w:id="24879" w:author="UTENTE" w:date="2020-06-30T19:19:00Z"/>
                <w:rFonts w:ascii="Times New Roman" w:eastAsia="Calibri" w:hAnsi="Times New Roman" w:cs="Times New Roman"/>
              </w:rPr>
            </w:pPr>
            <w:ins w:id="24880" w:author="UTENTE" w:date="2020-06-30T19:19:00Z">
              <w:r w:rsidRPr="005614C8">
                <w:rPr>
                  <w:rFonts w:ascii="Times New Roman" w:eastAsia="Calibri" w:hAnsi="Times New Roman" w:cs="Times New Roman"/>
                </w:rPr>
                <w:t>Rex</w:t>
              </w:r>
            </w:ins>
          </w:p>
        </w:tc>
      </w:tr>
      <w:tr w:rsidR="005614C8" w:rsidRPr="005614C8" w14:paraId="207A9AA6" w14:textId="77777777" w:rsidTr="00E63B43">
        <w:trPr>
          <w:jc w:val="center"/>
          <w:ins w:id="24881" w:author="UTENTE" w:date="2020-06-30T19:19:00Z"/>
        </w:trPr>
        <w:tc>
          <w:tcPr>
            <w:tcW w:w="2645" w:type="dxa"/>
            <w:tcPrChange w:id="24882" w:author="UTENTE" w:date="2020-06-30T19:25:00Z">
              <w:tcPr>
                <w:tcW w:w="2645" w:type="dxa"/>
              </w:tcPr>
            </w:tcPrChange>
          </w:tcPr>
          <w:p w14:paraId="522046D3" w14:textId="77777777" w:rsidR="005614C8" w:rsidRPr="005614C8" w:rsidRDefault="005614C8" w:rsidP="005614C8">
            <w:pPr>
              <w:spacing w:line="360" w:lineRule="auto"/>
              <w:jc w:val="center"/>
              <w:rPr>
                <w:ins w:id="24883" w:author="UTENTE" w:date="2020-06-30T19:19:00Z"/>
                <w:rFonts w:ascii="Times New Roman" w:eastAsia="Calibri" w:hAnsi="Times New Roman" w:cs="Times New Roman"/>
              </w:rPr>
            </w:pPr>
            <w:ins w:id="24884" w:author="UTENTE" w:date="2020-06-30T19:19:00Z">
              <w:r w:rsidRPr="005614C8">
                <w:rPr>
                  <w:rFonts w:ascii="Times New Roman" w:eastAsia="Calibri" w:hAnsi="Times New Roman" w:cs="Times New Roman"/>
                </w:rPr>
                <w:t>b</w:t>
              </w:r>
            </w:ins>
          </w:p>
        </w:tc>
        <w:tc>
          <w:tcPr>
            <w:tcW w:w="2645" w:type="dxa"/>
            <w:tcPrChange w:id="24885" w:author="UTENTE" w:date="2020-06-30T19:25:00Z">
              <w:tcPr>
                <w:tcW w:w="2645" w:type="dxa"/>
              </w:tcPr>
            </w:tcPrChange>
          </w:tcPr>
          <w:p w14:paraId="3B49FCF8" w14:textId="77777777" w:rsidR="005614C8" w:rsidRPr="005614C8" w:rsidRDefault="005614C8" w:rsidP="005614C8">
            <w:pPr>
              <w:spacing w:line="360" w:lineRule="auto"/>
              <w:jc w:val="left"/>
              <w:rPr>
                <w:ins w:id="24886" w:author="UTENTE" w:date="2020-06-30T19:19:00Z"/>
                <w:rFonts w:ascii="Times New Roman" w:eastAsia="Calibri" w:hAnsi="Times New Roman" w:cs="Times New Roman"/>
              </w:rPr>
            </w:pPr>
            <w:ins w:id="24887" w:author="UTENTE" w:date="2020-06-30T19:19:00Z">
              <w:r w:rsidRPr="005614C8">
                <w:rPr>
                  <w:rFonts w:ascii="Times New Roman" w:eastAsia="Calibri" w:hAnsi="Times New Roman" w:cs="Times New Roman"/>
                </w:rPr>
                <w:t>Bishop</w:t>
              </w:r>
            </w:ins>
          </w:p>
        </w:tc>
      </w:tr>
      <w:tr w:rsidR="005614C8" w:rsidRPr="005614C8" w14:paraId="66A29043" w14:textId="77777777" w:rsidTr="00E63B43">
        <w:trPr>
          <w:trHeight w:val="63"/>
          <w:jc w:val="center"/>
          <w:ins w:id="24888" w:author="UTENTE" w:date="2020-06-30T19:19:00Z"/>
          <w:trPrChange w:id="24889" w:author="UTENTE" w:date="2020-06-30T19:25:00Z">
            <w:trPr>
              <w:trHeight w:val="63"/>
            </w:trPr>
          </w:trPrChange>
        </w:trPr>
        <w:tc>
          <w:tcPr>
            <w:tcW w:w="2645" w:type="dxa"/>
            <w:tcPrChange w:id="24890" w:author="UTENTE" w:date="2020-06-30T19:25:00Z">
              <w:tcPr>
                <w:tcW w:w="2645" w:type="dxa"/>
              </w:tcPr>
            </w:tcPrChange>
          </w:tcPr>
          <w:p w14:paraId="1A8BA301" w14:textId="77777777" w:rsidR="005614C8" w:rsidRPr="005614C8" w:rsidRDefault="005614C8" w:rsidP="005614C8">
            <w:pPr>
              <w:spacing w:line="360" w:lineRule="auto"/>
              <w:jc w:val="center"/>
              <w:rPr>
                <w:ins w:id="24891" w:author="UTENTE" w:date="2020-06-30T19:19:00Z"/>
                <w:rFonts w:ascii="Times New Roman" w:eastAsia="Calibri" w:hAnsi="Times New Roman" w:cs="Times New Roman"/>
              </w:rPr>
            </w:pPr>
            <w:ins w:id="24892" w:author="UTENTE" w:date="2020-06-30T19:19:00Z">
              <w:r w:rsidRPr="005614C8">
                <w:rPr>
                  <w:rFonts w:ascii="Times New Roman" w:eastAsia="Calibri" w:hAnsi="Times New Roman" w:cs="Times New Roman"/>
                </w:rPr>
                <w:t>u</w:t>
              </w:r>
            </w:ins>
          </w:p>
        </w:tc>
        <w:tc>
          <w:tcPr>
            <w:tcW w:w="2645" w:type="dxa"/>
            <w:tcPrChange w:id="24893" w:author="UTENTE" w:date="2020-06-30T19:25:00Z">
              <w:tcPr>
                <w:tcW w:w="2645" w:type="dxa"/>
              </w:tcPr>
            </w:tcPrChange>
          </w:tcPr>
          <w:p w14:paraId="79F928E3" w14:textId="77777777" w:rsidR="005614C8" w:rsidRPr="005614C8" w:rsidRDefault="005614C8" w:rsidP="005614C8">
            <w:pPr>
              <w:spacing w:line="360" w:lineRule="auto"/>
              <w:jc w:val="left"/>
              <w:rPr>
                <w:ins w:id="24894" w:author="UTENTE" w:date="2020-06-30T19:19:00Z"/>
                <w:rFonts w:ascii="Times New Roman" w:eastAsia="Calibri" w:hAnsi="Times New Roman" w:cs="Times New Roman"/>
              </w:rPr>
            </w:pPr>
            <w:ins w:id="24895" w:author="UTENTE" w:date="2020-06-30T19:19:00Z">
              <w:r w:rsidRPr="005614C8">
                <w:rPr>
                  <w:rFonts w:ascii="Times New Roman" w:eastAsia="Calibri" w:hAnsi="Times New Roman" w:cs="Times New Roman"/>
                </w:rPr>
                <w:t>Sconosciuto</w:t>
              </w:r>
            </w:ins>
          </w:p>
        </w:tc>
      </w:tr>
    </w:tbl>
    <w:p w14:paraId="058547AA" w14:textId="77777777" w:rsidR="005614C8" w:rsidRPr="005614C8" w:rsidRDefault="005614C8" w:rsidP="005614C8">
      <w:pPr>
        <w:rPr>
          <w:ins w:id="24896" w:author="UTENTE" w:date="2020-06-30T19:19:00Z"/>
          <w:rFonts w:ascii="Calibri" w:eastAsia="Calibri" w:hAnsi="Calibri" w:cs="Times New Roman"/>
        </w:rPr>
      </w:pPr>
    </w:p>
    <w:p w14:paraId="651AF8C2" w14:textId="77777777" w:rsidR="005614C8" w:rsidRPr="005614C8" w:rsidRDefault="005614C8" w:rsidP="005614C8">
      <w:pPr>
        <w:spacing w:line="360" w:lineRule="auto"/>
        <w:rPr>
          <w:ins w:id="24897" w:author="UTENTE" w:date="2020-06-30T19:19:00Z"/>
          <w:rFonts w:ascii="Times New Roman" w:eastAsia="Calibri" w:hAnsi="Times New Roman" w:cs="Times New Roman"/>
        </w:rPr>
      </w:pPr>
      <w:ins w:id="24898" w:author="UTENTE" w:date="2020-06-30T19:19:00Z">
        <w:r w:rsidRPr="005614C8">
          <w:rPr>
            <w:rFonts w:ascii="Calibri" w:eastAsia="Calibri" w:hAnsi="Calibri" w:cs="Times New Roman"/>
          </w:rPr>
          <w:tab/>
        </w:r>
        <w:r w:rsidRPr="005614C8">
          <w:rPr>
            <w:rFonts w:ascii="Times New Roman" w:eastAsia="Calibri" w:hAnsi="Times New Roman" w:cs="Times New Roman"/>
          </w:rPr>
          <w:t xml:space="preserve">Una volta analizzati questi caratteri speciali risulta ovvia la loro importanza e quindi l’attenzione a cui bisogna prestarvi per trascriverli nella maniera più appropriata e accurata nella lingua di arrivo. </w:t>
        </w:r>
      </w:ins>
    </w:p>
    <w:p w14:paraId="56C60690" w14:textId="77777777" w:rsidR="005614C8" w:rsidRPr="005614C8" w:rsidRDefault="005614C8" w:rsidP="005614C8">
      <w:pPr>
        <w:spacing w:line="360" w:lineRule="auto"/>
        <w:rPr>
          <w:ins w:id="24899" w:author="UTENTE" w:date="2020-06-30T19:19:00Z"/>
          <w:rFonts w:ascii="Times New Roman" w:eastAsia="Calibri" w:hAnsi="Times New Roman" w:cs="Times New Roman"/>
        </w:rPr>
      </w:pPr>
      <w:ins w:id="24900" w:author="UTENTE" w:date="2020-06-30T19:19:00Z">
        <w:r w:rsidRPr="005614C8">
          <w:rPr>
            <w:rFonts w:ascii="Times New Roman" w:eastAsia="Calibri" w:hAnsi="Times New Roman" w:cs="Times New Roman"/>
          </w:rPr>
          <w:tab/>
          <w:t xml:space="preserve">Il linguaggio tecnico di questo progetto non si riduce però solo al linguaggio macchina finora discusso, ma comprende anche tutti quei termini che sono tipici di un videogioco, ovvero quelle parole che compongono l’interfaccia grafica del gioco, anche detta GUI. La Tabella 6 ne presenta alcuni esempi: </w:t>
        </w:r>
      </w:ins>
    </w:p>
    <w:p w14:paraId="05F6A539" w14:textId="77777777" w:rsidR="005614C8" w:rsidRPr="005614C8" w:rsidRDefault="005614C8" w:rsidP="005614C8">
      <w:pPr>
        <w:spacing w:line="360" w:lineRule="auto"/>
        <w:rPr>
          <w:ins w:id="24901" w:author="UTENTE" w:date="2020-06-30T19:19:00Z"/>
          <w:rFonts w:ascii="Times New Roman" w:eastAsia="Calibri" w:hAnsi="Times New Roman" w:cs="Times New Roman"/>
        </w:rPr>
      </w:pPr>
    </w:p>
    <w:p w14:paraId="622D2631" w14:textId="19FA5028" w:rsidR="005614C8" w:rsidRPr="00E63B43" w:rsidRDefault="00E63B43" w:rsidP="00E63B43">
      <w:pPr>
        <w:tabs>
          <w:tab w:val="left" w:pos="1560"/>
        </w:tabs>
        <w:spacing w:after="200" w:line="360" w:lineRule="auto"/>
        <w:rPr>
          <w:ins w:id="24902" w:author="UTENTE" w:date="2020-06-30T19:19:00Z"/>
          <w:rFonts w:ascii="Calibri" w:eastAsia="Calibri" w:hAnsi="Calibri" w:cs="Times New Roman"/>
          <w:i/>
          <w:iCs/>
          <w:sz w:val="18"/>
          <w:szCs w:val="18"/>
          <w:rPrChange w:id="24903" w:author="UTENTE" w:date="2020-06-30T19:25:00Z">
            <w:rPr>
              <w:ins w:id="24904" w:author="UTENTE" w:date="2020-06-30T19:19:00Z"/>
              <w:rFonts w:ascii="Calibri" w:eastAsia="Calibri" w:hAnsi="Calibri" w:cs="Times New Roman"/>
              <w:i/>
              <w:iCs/>
              <w:color w:val="44546A"/>
              <w:sz w:val="18"/>
              <w:szCs w:val="18"/>
            </w:rPr>
          </w:rPrChange>
        </w:rPr>
        <w:pPrChange w:id="24905" w:author="UTENTE" w:date="2020-06-30T19:25:00Z">
          <w:pPr>
            <w:spacing w:after="200" w:line="360" w:lineRule="auto"/>
          </w:pPr>
        </w:pPrChange>
      </w:pPr>
      <w:ins w:id="24906" w:author="UTENTE" w:date="2020-06-30T19:25:00Z">
        <w:r>
          <w:rPr>
            <w:rFonts w:ascii="Calibri" w:eastAsia="Calibri" w:hAnsi="Calibri" w:cs="Times New Roman"/>
            <w:i/>
            <w:iCs/>
            <w:sz w:val="18"/>
            <w:szCs w:val="18"/>
          </w:rPr>
          <w:tab/>
        </w:r>
      </w:ins>
      <w:ins w:id="24907" w:author="UTENTE" w:date="2020-06-30T19:19:00Z">
        <w:r w:rsidR="005614C8" w:rsidRPr="00E63B43">
          <w:rPr>
            <w:rFonts w:ascii="Calibri" w:eastAsia="Calibri" w:hAnsi="Calibri" w:cs="Times New Roman"/>
            <w:i/>
            <w:iCs/>
            <w:sz w:val="18"/>
            <w:szCs w:val="18"/>
            <w:rPrChange w:id="24908" w:author="UTENTE" w:date="2020-06-30T19:25:00Z">
              <w:rPr>
                <w:rFonts w:ascii="Calibri" w:eastAsia="Calibri" w:hAnsi="Calibri" w:cs="Times New Roman"/>
                <w:i/>
                <w:iCs/>
                <w:color w:val="44546A"/>
                <w:sz w:val="18"/>
                <w:szCs w:val="18"/>
              </w:rPr>
            </w:rPrChange>
          </w:rPr>
          <w:t>Tabella 6</w:t>
        </w:r>
      </w:ins>
    </w:p>
    <w:tbl>
      <w:tblPr>
        <w:tblStyle w:val="Grigliatabella1"/>
        <w:tblW w:w="0" w:type="auto"/>
        <w:jc w:val="center"/>
        <w:tblLook w:val="04A0" w:firstRow="1" w:lastRow="0" w:firstColumn="1" w:lastColumn="0" w:noHBand="0" w:noVBand="1"/>
        <w:tblPrChange w:id="24909" w:author="UTENTE" w:date="2020-06-30T19:25:00Z">
          <w:tblPr>
            <w:tblStyle w:val="Grigliatabella1"/>
            <w:tblW w:w="0" w:type="auto"/>
            <w:tblLook w:val="04A0" w:firstRow="1" w:lastRow="0" w:firstColumn="1" w:lastColumn="0" w:noHBand="0" w:noVBand="1"/>
          </w:tblPr>
        </w:tblPrChange>
      </w:tblPr>
      <w:tblGrid>
        <w:gridCol w:w="2645"/>
        <w:gridCol w:w="2645"/>
        <w:tblGridChange w:id="24910">
          <w:tblGrid>
            <w:gridCol w:w="2645"/>
            <w:gridCol w:w="2645"/>
          </w:tblGrid>
        </w:tblGridChange>
      </w:tblGrid>
      <w:tr w:rsidR="005614C8" w:rsidRPr="005614C8" w14:paraId="19E34744" w14:textId="77777777" w:rsidTr="00E63B43">
        <w:trPr>
          <w:jc w:val="center"/>
          <w:ins w:id="24911" w:author="UTENTE" w:date="2020-06-30T19:19:00Z"/>
        </w:trPr>
        <w:tc>
          <w:tcPr>
            <w:tcW w:w="2645" w:type="dxa"/>
            <w:tcPrChange w:id="24912" w:author="UTENTE" w:date="2020-06-30T19:25:00Z">
              <w:tcPr>
                <w:tcW w:w="2645" w:type="dxa"/>
              </w:tcPr>
            </w:tcPrChange>
          </w:tcPr>
          <w:p w14:paraId="791EFF43" w14:textId="77777777" w:rsidR="005614C8" w:rsidRPr="005614C8" w:rsidRDefault="005614C8" w:rsidP="005614C8">
            <w:pPr>
              <w:spacing w:line="360" w:lineRule="auto"/>
              <w:rPr>
                <w:ins w:id="24913" w:author="UTENTE" w:date="2020-06-30T19:19:00Z"/>
                <w:rFonts w:ascii="Times New Roman" w:eastAsia="Calibri" w:hAnsi="Times New Roman" w:cs="Times New Roman"/>
              </w:rPr>
            </w:pPr>
            <w:ins w:id="24914" w:author="UTENTE" w:date="2020-06-30T19:19:00Z">
              <w:r w:rsidRPr="005614C8">
                <w:rPr>
                  <w:rFonts w:ascii="Times New Roman" w:eastAsia="Calibri" w:hAnsi="Times New Roman" w:cs="Times New Roman"/>
                </w:rPr>
                <w:t>Menu</w:t>
              </w:r>
            </w:ins>
          </w:p>
        </w:tc>
        <w:tc>
          <w:tcPr>
            <w:tcW w:w="2645" w:type="dxa"/>
            <w:tcPrChange w:id="24915" w:author="UTENTE" w:date="2020-06-30T19:25:00Z">
              <w:tcPr>
                <w:tcW w:w="2645" w:type="dxa"/>
              </w:tcPr>
            </w:tcPrChange>
          </w:tcPr>
          <w:p w14:paraId="3533A8E6" w14:textId="77777777" w:rsidR="005614C8" w:rsidRPr="005614C8" w:rsidRDefault="005614C8" w:rsidP="005614C8">
            <w:pPr>
              <w:spacing w:line="360" w:lineRule="auto"/>
              <w:rPr>
                <w:ins w:id="24916" w:author="UTENTE" w:date="2020-06-30T19:19:00Z"/>
                <w:rFonts w:ascii="Times New Roman" w:eastAsia="Calibri" w:hAnsi="Times New Roman" w:cs="Times New Roman"/>
              </w:rPr>
            </w:pPr>
            <w:ins w:id="24917" w:author="UTENTE" w:date="2020-06-30T19:19:00Z">
              <w:r w:rsidRPr="005614C8">
                <w:rPr>
                  <w:rFonts w:ascii="Times New Roman" w:eastAsia="Calibri" w:hAnsi="Times New Roman" w:cs="Times New Roman"/>
                </w:rPr>
                <w:t>Menu</w:t>
              </w:r>
            </w:ins>
          </w:p>
        </w:tc>
      </w:tr>
      <w:tr w:rsidR="005614C8" w:rsidRPr="005614C8" w14:paraId="41901181" w14:textId="77777777" w:rsidTr="00E63B43">
        <w:trPr>
          <w:jc w:val="center"/>
          <w:ins w:id="24918" w:author="UTENTE" w:date="2020-06-30T19:19:00Z"/>
        </w:trPr>
        <w:tc>
          <w:tcPr>
            <w:tcW w:w="2645" w:type="dxa"/>
            <w:tcPrChange w:id="24919" w:author="UTENTE" w:date="2020-06-30T19:25:00Z">
              <w:tcPr>
                <w:tcW w:w="2645" w:type="dxa"/>
              </w:tcPr>
            </w:tcPrChange>
          </w:tcPr>
          <w:p w14:paraId="3F31A8A9" w14:textId="77777777" w:rsidR="005614C8" w:rsidRPr="005614C8" w:rsidRDefault="005614C8" w:rsidP="005614C8">
            <w:pPr>
              <w:spacing w:line="360" w:lineRule="auto"/>
              <w:rPr>
                <w:ins w:id="24920" w:author="UTENTE" w:date="2020-06-30T19:19:00Z"/>
                <w:rFonts w:ascii="Times New Roman" w:eastAsia="Calibri" w:hAnsi="Times New Roman" w:cs="Times New Roman"/>
              </w:rPr>
            </w:pPr>
            <w:ins w:id="24921" w:author="UTENTE" w:date="2020-06-30T19:19:00Z">
              <w:r w:rsidRPr="005614C8">
                <w:rPr>
                  <w:rFonts w:ascii="Times New Roman" w:eastAsia="Calibri" w:hAnsi="Times New Roman" w:cs="Times New Roman"/>
                </w:rPr>
                <w:t>Exit</w:t>
              </w:r>
            </w:ins>
          </w:p>
        </w:tc>
        <w:tc>
          <w:tcPr>
            <w:tcW w:w="2645" w:type="dxa"/>
            <w:tcPrChange w:id="24922" w:author="UTENTE" w:date="2020-06-30T19:25:00Z">
              <w:tcPr>
                <w:tcW w:w="2645" w:type="dxa"/>
              </w:tcPr>
            </w:tcPrChange>
          </w:tcPr>
          <w:p w14:paraId="6F2034A2" w14:textId="77777777" w:rsidR="005614C8" w:rsidRPr="005614C8" w:rsidRDefault="005614C8" w:rsidP="005614C8">
            <w:pPr>
              <w:spacing w:line="360" w:lineRule="auto"/>
              <w:rPr>
                <w:ins w:id="24923" w:author="UTENTE" w:date="2020-06-30T19:19:00Z"/>
                <w:rFonts w:ascii="Times New Roman" w:eastAsia="Calibri" w:hAnsi="Times New Roman" w:cs="Times New Roman"/>
              </w:rPr>
            </w:pPr>
            <w:ins w:id="24924" w:author="UTENTE" w:date="2020-06-30T19:19:00Z">
              <w:r w:rsidRPr="005614C8">
                <w:rPr>
                  <w:rFonts w:ascii="Times New Roman" w:eastAsia="Calibri" w:hAnsi="Times New Roman" w:cs="Times New Roman"/>
                </w:rPr>
                <w:t xml:space="preserve">Esci </w:t>
              </w:r>
            </w:ins>
          </w:p>
        </w:tc>
      </w:tr>
      <w:tr w:rsidR="005614C8" w:rsidRPr="005614C8" w14:paraId="5C110183" w14:textId="77777777" w:rsidTr="00E63B43">
        <w:trPr>
          <w:jc w:val="center"/>
          <w:ins w:id="24925" w:author="UTENTE" w:date="2020-06-30T19:19:00Z"/>
        </w:trPr>
        <w:tc>
          <w:tcPr>
            <w:tcW w:w="2645" w:type="dxa"/>
            <w:tcPrChange w:id="24926" w:author="UTENTE" w:date="2020-06-30T19:25:00Z">
              <w:tcPr>
                <w:tcW w:w="2645" w:type="dxa"/>
              </w:tcPr>
            </w:tcPrChange>
          </w:tcPr>
          <w:p w14:paraId="4EFC5602" w14:textId="77777777" w:rsidR="005614C8" w:rsidRPr="005614C8" w:rsidRDefault="005614C8" w:rsidP="005614C8">
            <w:pPr>
              <w:spacing w:line="360" w:lineRule="auto"/>
              <w:rPr>
                <w:ins w:id="24927" w:author="UTENTE" w:date="2020-06-30T19:19:00Z"/>
                <w:rFonts w:ascii="Times New Roman" w:eastAsia="Calibri" w:hAnsi="Times New Roman" w:cs="Times New Roman"/>
              </w:rPr>
            </w:pPr>
            <w:ins w:id="24928" w:author="UTENTE" w:date="2020-06-30T19:19:00Z">
              <w:r w:rsidRPr="005614C8">
                <w:rPr>
                  <w:rFonts w:ascii="Times New Roman" w:eastAsia="Calibri" w:hAnsi="Times New Roman" w:cs="Times New Roman"/>
                </w:rPr>
                <w:t>Start</w:t>
              </w:r>
            </w:ins>
          </w:p>
        </w:tc>
        <w:tc>
          <w:tcPr>
            <w:tcW w:w="2645" w:type="dxa"/>
            <w:tcPrChange w:id="24929" w:author="UTENTE" w:date="2020-06-30T19:25:00Z">
              <w:tcPr>
                <w:tcW w:w="2645" w:type="dxa"/>
              </w:tcPr>
            </w:tcPrChange>
          </w:tcPr>
          <w:p w14:paraId="417C63E4" w14:textId="77777777" w:rsidR="005614C8" w:rsidRPr="005614C8" w:rsidRDefault="005614C8" w:rsidP="005614C8">
            <w:pPr>
              <w:spacing w:line="360" w:lineRule="auto"/>
              <w:rPr>
                <w:ins w:id="24930" w:author="UTENTE" w:date="2020-06-30T19:19:00Z"/>
                <w:rFonts w:ascii="Times New Roman" w:eastAsia="Calibri" w:hAnsi="Times New Roman" w:cs="Times New Roman"/>
              </w:rPr>
            </w:pPr>
            <w:ins w:id="24931" w:author="UTENTE" w:date="2020-06-30T19:19:00Z">
              <w:r w:rsidRPr="005614C8">
                <w:rPr>
                  <w:rFonts w:ascii="Times New Roman" w:eastAsia="Calibri" w:hAnsi="Times New Roman" w:cs="Times New Roman"/>
                </w:rPr>
                <w:t>Inizia</w:t>
              </w:r>
            </w:ins>
          </w:p>
        </w:tc>
      </w:tr>
      <w:tr w:rsidR="005614C8" w:rsidRPr="005614C8" w14:paraId="5A512DC1" w14:textId="77777777" w:rsidTr="00E63B43">
        <w:trPr>
          <w:jc w:val="center"/>
          <w:ins w:id="24932" w:author="UTENTE" w:date="2020-06-30T19:19:00Z"/>
        </w:trPr>
        <w:tc>
          <w:tcPr>
            <w:tcW w:w="2645" w:type="dxa"/>
            <w:tcPrChange w:id="24933" w:author="UTENTE" w:date="2020-06-30T19:25:00Z">
              <w:tcPr>
                <w:tcW w:w="2645" w:type="dxa"/>
              </w:tcPr>
            </w:tcPrChange>
          </w:tcPr>
          <w:p w14:paraId="1373D6B5" w14:textId="77777777" w:rsidR="005614C8" w:rsidRPr="005614C8" w:rsidRDefault="005614C8" w:rsidP="005614C8">
            <w:pPr>
              <w:spacing w:line="360" w:lineRule="auto"/>
              <w:rPr>
                <w:ins w:id="24934" w:author="UTENTE" w:date="2020-06-30T19:19:00Z"/>
                <w:rFonts w:ascii="Times New Roman" w:eastAsia="Calibri" w:hAnsi="Times New Roman" w:cs="Times New Roman"/>
              </w:rPr>
            </w:pPr>
            <w:ins w:id="24935" w:author="UTENTE" w:date="2020-06-30T19:19:00Z">
              <w:r w:rsidRPr="005614C8">
                <w:rPr>
                  <w:rFonts w:ascii="Times New Roman" w:eastAsia="Calibri" w:hAnsi="Times New Roman" w:cs="Times New Roman"/>
                </w:rPr>
                <w:t>Save</w:t>
              </w:r>
            </w:ins>
          </w:p>
        </w:tc>
        <w:tc>
          <w:tcPr>
            <w:tcW w:w="2645" w:type="dxa"/>
            <w:tcPrChange w:id="24936" w:author="UTENTE" w:date="2020-06-30T19:25:00Z">
              <w:tcPr>
                <w:tcW w:w="2645" w:type="dxa"/>
              </w:tcPr>
            </w:tcPrChange>
          </w:tcPr>
          <w:p w14:paraId="5E00A89B" w14:textId="77777777" w:rsidR="005614C8" w:rsidRPr="005614C8" w:rsidRDefault="005614C8" w:rsidP="005614C8">
            <w:pPr>
              <w:spacing w:line="360" w:lineRule="auto"/>
              <w:rPr>
                <w:ins w:id="24937" w:author="UTENTE" w:date="2020-06-30T19:19:00Z"/>
                <w:rFonts w:ascii="Times New Roman" w:eastAsia="Calibri" w:hAnsi="Times New Roman" w:cs="Times New Roman"/>
              </w:rPr>
            </w:pPr>
            <w:ins w:id="24938" w:author="UTENTE" w:date="2020-06-30T19:19:00Z">
              <w:r w:rsidRPr="005614C8">
                <w:rPr>
                  <w:rFonts w:ascii="Times New Roman" w:eastAsia="Calibri" w:hAnsi="Times New Roman" w:cs="Times New Roman"/>
                </w:rPr>
                <w:t>Salva</w:t>
              </w:r>
            </w:ins>
          </w:p>
        </w:tc>
      </w:tr>
      <w:tr w:rsidR="005614C8" w:rsidRPr="005614C8" w14:paraId="7A2017FD" w14:textId="77777777" w:rsidTr="00E63B43">
        <w:trPr>
          <w:jc w:val="center"/>
          <w:ins w:id="24939" w:author="UTENTE" w:date="2020-06-30T19:19:00Z"/>
        </w:trPr>
        <w:tc>
          <w:tcPr>
            <w:tcW w:w="2645" w:type="dxa"/>
            <w:tcPrChange w:id="24940" w:author="UTENTE" w:date="2020-06-30T19:25:00Z">
              <w:tcPr>
                <w:tcW w:w="2645" w:type="dxa"/>
              </w:tcPr>
            </w:tcPrChange>
          </w:tcPr>
          <w:p w14:paraId="77553115" w14:textId="77777777" w:rsidR="005614C8" w:rsidRPr="005614C8" w:rsidRDefault="005614C8" w:rsidP="005614C8">
            <w:pPr>
              <w:spacing w:line="360" w:lineRule="auto"/>
              <w:rPr>
                <w:ins w:id="24941" w:author="UTENTE" w:date="2020-06-30T19:19:00Z"/>
                <w:rFonts w:ascii="Times New Roman" w:eastAsia="Calibri" w:hAnsi="Times New Roman" w:cs="Times New Roman"/>
              </w:rPr>
            </w:pPr>
            <w:ins w:id="24942" w:author="UTENTE" w:date="2020-06-30T19:19:00Z">
              <w:r w:rsidRPr="005614C8">
                <w:rPr>
                  <w:rFonts w:ascii="Times New Roman" w:eastAsia="Calibri" w:hAnsi="Times New Roman" w:cs="Times New Roman"/>
                </w:rPr>
                <w:t xml:space="preserve">Load </w:t>
              </w:r>
            </w:ins>
          </w:p>
        </w:tc>
        <w:tc>
          <w:tcPr>
            <w:tcW w:w="2645" w:type="dxa"/>
            <w:tcPrChange w:id="24943" w:author="UTENTE" w:date="2020-06-30T19:25:00Z">
              <w:tcPr>
                <w:tcW w:w="2645" w:type="dxa"/>
              </w:tcPr>
            </w:tcPrChange>
          </w:tcPr>
          <w:p w14:paraId="1A48E905" w14:textId="77777777" w:rsidR="005614C8" w:rsidRPr="005614C8" w:rsidRDefault="005614C8" w:rsidP="005614C8">
            <w:pPr>
              <w:spacing w:line="360" w:lineRule="auto"/>
              <w:rPr>
                <w:ins w:id="24944" w:author="UTENTE" w:date="2020-06-30T19:19:00Z"/>
                <w:rFonts w:ascii="Times New Roman" w:eastAsia="Calibri" w:hAnsi="Times New Roman" w:cs="Times New Roman"/>
              </w:rPr>
            </w:pPr>
            <w:ins w:id="24945" w:author="UTENTE" w:date="2020-06-30T19:19:00Z">
              <w:r w:rsidRPr="005614C8">
                <w:rPr>
                  <w:rFonts w:ascii="Times New Roman" w:eastAsia="Calibri" w:hAnsi="Times New Roman" w:cs="Times New Roman"/>
                </w:rPr>
                <w:t xml:space="preserve">Carica </w:t>
              </w:r>
            </w:ins>
          </w:p>
        </w:tc>
      </w:tr>
      <w:tr w:rsidR="005614C8" w:rsidRPr="005614C8" w14:paraId="486DCBFF" w14:textId="77777777" w:rsidTr="00E63B43">
        <w:trPr>
          <w:jc w:val="center"/>
          <w:ins w:id="24946" w:author="UTENTE" w:date="2020-06-30T19:19:00Z"/>
        </w:trPr>
        <w:tc>
          <w:tcPr>
            <w:tcW w:w="2645" w:type="dxa"/>
            <w:tcPrChange w:id="24947" w:author="UTENTE" w:date="2020-06-30T19:25:00Z">
              <w:tcPr>
                <w:tcW w:w="2645" w:type="dxa"/>
              </w:tcPr>
            </w:tcPrChange>
          </w:tcPr>
          <w:p w14:paraId="3C454770" w14:textId="77777777" w:rsidR="005614C8" w:rsidRPr="005614C8" w:rsidRDefault="005614C8" w:rsidP="005614C8">
            <w:pPr>
              <w:spacing w:line="360" w:lineRule="auto"/>
              <w:rPr>
                <w:ins w:id="24948" w:author="UTENTE" w:date="2020-06-30T19:19:00Z"/>
                <w:rFonts w:ascii="Times New Roman" w:eastAsia="Calibri" w:hAnsi="Times New Roman" w:cs="Times New Roman"/>
              </w:rPr>
            </w:pPr>
            <w:ins w:id="24949" w:author="UTENTE" w:date="2020-06-30T19:19:00Z">
              <w:r w:rsidRPr="005614C8">
                <w:rPr>
                  <w:rFonts w:ascii="Times New Roman" w:eastAsia="Calibri" w:hAnsi="Times New Roman" w:cs="Times New Roman"/>
                </w:rPr>
                <w:t>Pref</w:t>
              </w:r>
            </w:ins>
          </w:p>
        </w:tc>
        <w:tc>
          <w:tcPr>
            <w:tcW w:w="2645" w:type="dxa"/>
            <w:tcPrChange w:id="24950" w:author="UTENTE" w:date="2020-06-30T19:25:00Z">
              <w:tcPr>
                <w:tcW w:w="2645" w:type="dxa"/>
              </w:tcPr>
            </w:tcPrChange>
          </w:tcPr>
          <w:p w14:paraId="48D25759" w14:textId="77777777" w:rsidR="005614C8" w:rsidRPr="005614C8" w:rsidRDefault="005614C8" w:rsidP="005614C8">
            <w:pPr>
              <w:spacing w:line="360" w:lineRule="auto"/>
              <w:rPr>
                <w:ins w:id="24951" w:author="UTENTE" w:date="2020-06-30T19:19:00Z"/>
                <w:rFonts w:ascii="Times New Roman" w:eastAsia="Calibri" w:hAnsi="Times New Roman" w:cs="Times New Roman"/>
              </w:rPr>
            </w:pPr>
            <w:ins w:id="24952" w:author="UTENTE" w:date="2020-06-30T19:19:00Z">
              <w:r w:rsidRPr="005614C8">
                <w:rPr>
                  <w:rFonts w:ascii="Times New Roman" w:eastAsia="Calibri" w:hAnsi="Times New Roman" w:cs="Times New Roman"/>
                </w:rPr>
                <w:t>Impostazioni</w:t>
              </w:r>
            </w:ins>
          </w:p>
        </w:tc>
      </w:tr>
      <w:tr w:rsidR="005614C8" w:rsidRPr="005614C8" w14:paraId="309805B1" w14:textId="77777777" w:rsidTr="00E63B43">
        <w:trPr>
          <w:jc w:val="center"/>
          <w:ins w:id="24953" w:author="UTENTE" w:date="2020-06-30T19:19:00Z"/>
        </w:trPr>
        <w:tc>
          <w:tcPr>
            <w:tcW w:w="2645" w:type="dxa"/>
            <w:tcPrChange w:id="24954" w:author="UTENTE" w:date="2020-06-30T19:25:00Z">
              <w:tcPr>
                <w:tcW w:w="2645" w:type="dxa"/>
              </w:tcPr>
            </w:tcPrChange>
          </w:tcPr>
          <w:p w14:paraId="3737C73C" w14:textId="77777777" w:rsidR="005614C8" w:rsidRPr="005614C8" w:rsidRDefault="005614C8" w:rsidP="005614C8">
            <w:pPr>
              <w:spacing w:line="360" w:lineRule="auto"/>
              <w:rPr>
                <w:ins w:id="24955" w:author="UTENTE" w:date="2020-06-30T19:19:00Z"/>
                <w:rFonts w:ascii="Times New Roman" w:eastAsia="Calibri" w:hAnsi="Times New Roman" w:cs="Times New Roman"/>
              </w:rPr>
            </w:pPr>
            <w:ins w:id="24956" w:author="UTENTE" w:date="2020-06-30T19:19:00Z">
              <w:r w:rsidRPr="005614C8">
                <w:rPr>
                  <w:rFonts w:ascii="Times New Roman" w:eastAsia="Calibri" w:hAnsi="Times New Roman" w:cs="Times New Roman"/>
                </w:rPr>
                <w:lastRenderedPageBreak/>
                <w:t>Credits</w:t>
              </w:r>
            </w:ins>
          </w:p>
        </w:tc>
        <w:tc>
          <w:tcPr>
            <w:tcW w:w="2645" w:type="dxa"/>
            <w:tcPrChange w:id="24957" w:author="UTENTE" w:date="2020-06-30T19:25:00Z">
              <w:tcPr>
                <w:tcW w:w="2645" w:type="dxa"/>
              </w:tcPr>
            </w:tcPrChange>
          </w:tcPr>
          <w:p w14:paraId="71E31B37" w14:textId="77777777" w:rsidR="005614C8" w:rsidRPr="005614C8" w:rsidRDefault="005614C8" w:rsidP="005614C8">
            <w:pPr>
              <w:spacing w:line="360" w:lineRule="auto"/>
              <w:rPr>
                <w:ins w:id="24958" w:author="UTENTE" w:date="2020-06-30T19:19:00Z"/>
                <w:rFonts w:ascii="Times New Roman" w:eastAsia="Calibri" w:hAnsi="Times New Roman" w:cs="Times New Roman"/>
              </w:rPr>
            </w:pPr>
            <w:ins w:id="24959" w:author="UTENTE" w:date="2020-06-30T19:19:00Z">
              <w:r w:rsidRPr="005614C8">
                <w:rPr>
                  <w:rFonts w:ascii="Times New Roman" w:eastAsia="Calibri" w:hAnsi="Times New Roman" w:cs="Times New Roman"/>
                </w:rPr>
                <w:t>Crediti</w:t>
              </w:r>
            </w:ins>
          </w:p>
        </w:tc>
      </w:tr>
      <w:tr w:rsidR="005614C8" w:rsidRPr="005614C8" w14:paraId="49A64B22" w14:textId="77777777" w:rsidTr="00E63B43">
        <w:trPr>
          <w:jc w:val="center"/>
          <w:ins w:id="24960" w:author="UTENTE" w:date="2020-06-30T19:19:00Z"/>
        </w:trPr>
        <w:tc>
          <w:tcPr>
            <w:tcW w:w="2645" w:type="dxa"/>
            <w:tcPrChange w:id="24961" w:author="UTENTE" w:date="2020-06-30T19:25:00Z">
              <w:tcPr>
                <w:tcW w:w="2645" w:type="dxa"/>
              </w:tcPr>
            </w:tcPrChange>
          </w:tcPr>
          <w:p w14:paraId="531F22C1" w14:textId="77777777" w:rsidR="005614C8" w:rsidRPr="005614C8" w:rsidRDefault="005614C8" w:rsidP="005614C8">
            <w:pPr>
              <w:spacing w:line="360" w:lineRule="auto"/>
              <w:rPr>
                <w:ins w:id="24962" w:author="UTENTE" w:date="2020-06-30T19:19:00Z"/>
                <w:rFonts w:ascii="Times New Roman" w:eastAsia="Calibri" w:hAnsi="Times New Roman" w:cs="Times New Roman"/>
              </w:rPr>
            </w:pPr>
            <w:ins w:id="24963" w:author="UTENTE" w:date="2020-06-30T19:19:00Z">
              <w:r w:rsidRPr="005614C8">
                <w:rPr>
                  <w:rFonts w:ascii="Times New Roman" w:eastAsia="Calibri" w:hAnsi="Times New Roman" w:cs="Times New Roman"/>
                </w:rPr>
                <w:t>Continue</w:t>
              </w:r>
            </w:ins>
          </w:p>
        </w:tc>
        <w:tc>
          <w:tcPr>
            <w:tcW w:w="2645" w:type="dxa"/>
            <w:tcPrChange w:id="24964" w:author="UTENTE" w:date="2020-06-30T19:25:00Z">
              <w:tcPr>
                <w:tcW w:w="2645" w:type="dxa"/>
              </w:tcPr>
            </w:tcPrChange>
          </w:tcPr>
          <w:p w14:paraId="6C851C94" w14:textId="77777777" w:rsidR="005614C8" w:rsidRPr="005614C8" w:rsidRDefault="005614C8" w:rsidP="005614C8">
            <w:pPr>
              <w:spacing w:line="360" w:lineRule="auto"/>
              <w:rPr>
                <w:ins w:id="24965" w:author="UTENTE" w:date="2020-06-30T19:19:00Z"/>
                <w:rFonts w:ascii="Times New Roman" w:eastAsia="Calibri" w:hAnsi="Times New Roman" w:cs="Times New Roman"/>
              </w:rPr>
            </w:pPr>
            <w:ins w:id="24966" w:author="UTENTE" w:date="2020-06-30T19:19:00Z">
              <w:r w:rsidRPr="005614C8">
                <w:rPr>
                  <w:rFonts w:ascii="Times New Roman" w:eastAsia="Calibri" w:hAnsi="Times New Roman" w:cs="Times New Roman"/>
                </w:rPr>
                <w:t>Continua</w:t>
              </w:r>
            </w:ins>
          </w:p>
        </w:tc>
      </w:tr>
      <w:tr w:rsidR="005614C8" w:rsidRPr="005614C8" w14:paraId="655F1F2F" w14:textId="77777777" w:rsidTr="00E63B43">
        <w:trPr>
          <w:jc w:val="center"/>
          <w:ins w:id="24967" w:author="UTENTE" w:date="2020-06-30T19:19:00Z"/>
        </w:trPr>
        <w:tc>
          <w:tcPr>
            <w:tcW w:w="2645" w:type="dxa"/>
            <w:tcPrChange w:id="24968" w:author="UTENTE" w:date="2020-06-30T19:25:00Z">
              <w:tcPr>
                <w:tcW w:w="2645" w:type="dxa"/>
              </w:tcPr>
            </w:tcPrChange>
          </w:tcPr>
          <w:p w14:paraId="0B9D2A73" w14:textId="77777777" w:rsidR="005614C8" w:rsidRPr="005614C8" w:rsidRDefault="005614C8" w:rsidP="005614C8">
            <w:pPr>
              <w:spacing w:line="360" w:lineRule="auto"/>
              <w:rPr>
                <w:ins w:id="24969" w:author="UTENTE" w:date="2020-06-30T19:19:00Z"/>
                <w:rFonts w:ascii="Times New Roman" w:eastAsia="Calibri" w:hAnsi="Times New Roman" w:cs="Times New Roman"/>
              </w:rPr>
            </w:pPr>
            <w:ins w:id="24970" w:author="UTENTE" w:date="2020-06-30T19:19:00Z">
              <w:r w:rsidRPr="005614C8">
                <w:rPr>
                  <w:rFonts w:ascii="Times New Roman" w:eastAsia="Calibri" w:hAnsi="Times New Roman" w:cs="Times New Roman"/>
                </w:rPr>
                <w:t>Music</w:t>
              </w:r>
            </w:ins>
          </w:p>
        </w:tc>
        <w:tc>
          <w:tcPr>
            <w:tcW w:w="2645" w:type="dxa"/>
            <w:tcPrChange w:id="24971" w:author="UTENTE" w:date="2020-06-30T19:25:00Z">
              <w:tcPr>
                <w:tcW w:w="2645" w:type="dxa"/>
              </w:tcPr>
            </w:tcPrChange>
          </w:tcPr>
          <w:p w14:paraId="2772421D" w14:textId="77777777" w:rsidR="005614C8" w:rsidRPr="005614C8" w:rsidRDefault="005614C8" w:rsidP="005614C8">
            <w:pPr>
              <w:spacing w:line="360" w:lineRule="auto"/>
              <w:rPr>
                <w:ins w:id="24972" w:author="UTENTE" w:date="2020-06-30T19:19:00Z"/>
                <w:rFonts w:ascii="Times New Roman" w:eastAsia="Calibri" w:hAnsi="Times New Roman" w:cs="Times New Roman"/>
              </w:rPr>
            </w:pPr>
            <w:ins w:id="24973" w:author="UTENTE" w:date="2020-06-30T19:19:00Z">
              <w:r w:rsidRPr="005614C8">
                <w:rPr>
                  <w:rFonts w:ascii="Times New Roman" w:eastAsia="Calibri" w:hAnsi="Times New Roman" w:cs="Times New Roman"/>
                </w:rPr>
                <w:t>Musica</w:t>
              </w:r>
            </w:ins>
          </w:p>
        </w:tc>
      </w:tr>
      <w:tr w:rsidR="005614C8" w:rsidRPr="005614C8" w14:paraId="7A5CF5C9" w14:textId="77777777" w:rsidTr="00E63B43">
        <w:trPr>
          <w:jc w:val="center"/>
          <w:ins w:id="24974" w:author="UTENTE" w:date="2020-06-30T19:19:00Z"/>
        </w:trPr>
        <w:tc>
          <w:tcPr>
            <w:tcW w:w="2645" w:type="dxa"/>
            <w:tcPrChange w:id="24975" w:author="UTENTE" w:date="2020-06-30T19:25:00Z">
              <w:tcPr>
                <w:tcW w:w="2645" w:type="dxa"/>
              </w:tcPr>
            </w:tcPrChange>
          </w:tcPr>
          <w:p w14:paraId="0D3C4750" w14:textId="77777777" w:rsidR="005614C8" w:rsidRPr="005614C8" w:rsidRDefault="005614C8" w:rsidP="005614C8">
            <w:pPr>
              <w:spacing w:line="360" w:lineRule="auto"/>
              <w:rPr>
                <w:ins w:id="24976" w:author="UTENTE" w:date="2020-06-30T19:19:00Z"/>
                <w:rFonts w:ascii="Times New Roman" w:eastAsia="Calibri" w:hAnsi="Times New Roman" w:cs="Times New Roman"/>
              </w:rPr>
            </w:pPr>
            <w:ins w:id="24977" w:author="UTENTE" w:date="2020-06-30T19:19:00Z">
              <w:r w:rsidRPr="005614C8">
                <w:rPr>
                  <w:rFonts w:ascii="Times New Roman" w:eastAsia="Calibri" w:hAnsi="Times New Roman" w:cs="Times New Roman"/>
                </w:rPr>
                <w:t>Fullscreen</w:t>
              </w:r>
            </w:ins>
          </w:p>
        </w:tc>
        <w:tc>
          <w:tcPr>
            <w:tcW w:w="2645" w:type="dxa"/>
            <w:tcPrChange w:id="24978" w:author="UTENTE" w:date="2020-06-30T19:25:00Z">
              <w:tcPr>
                <w:tcW w:w="2645" w:type="dxa"/>
              </w:tcPr>
            </w:tcPrChange>
          </w:tcPr>
          <w:p w14:paraId="5C88777E" w14:textId="77777777" w:rsidR="005614C8" w:rsidRPr="005614C8" w:rsidRDefault="005614C8" w:rsidP="005614C8">
            <w:pPr>
              <w:spacing w:line="360" w:lineRule="auto"/>
              <w:rPr>
                <w:ins w:id="24979" w:author="UTENTE" w:date="2020-06-30T19:19:00Z"/>
                <w:rFonts w:ascii="Times New Roman" w:eastAsia="Calibri" w:hAnsi="Times New Roman" w:cs="Times New Roman"/>
              </w:rPr>
            </w:pPr>
            <w:ins w:id="24980" w:author="UTENTE" w:date="2020-06-30T19:19:00Z">
              <w:r w:rsidRPr="005614C8">
                <w:rPr>
                  <w:rFonts w:ascii="Times New Roman" w:eastAsia="Calibri" w:hAnsi="Times New Roman" w:cs="Times New Roman"/>
                </w:rPr>
                <w:t>A schermo intero</w:t>
              </w:r>
            </w:ins>
          </w:p>
        </w:tc>
      </w:tr>
      <w:tr w:rsidR="005614C8" w:rsidRPr="005614C8" w14:paraId="55CB224E" w14:textId="77777777" w:rsidTr="00E63B43">
        <w:trPr>
          <w:jc w:val="center"/>
          <w:ins w:id="24981" w:author="UTENTE" w:date="2020-06-30T19:19:00Z"/>
        </w:trPr>
        <w:tc>
          <w:tcPr>
            <w:tcW w:w="2645" w:type="dxa"/>
            <w:tcPrChange w:id="24982" w:author="UTENTE" w:date="2020-06-30T19:25:00Z">
              <w:tcPr>
                <w:tcW w:w="2645" w:type="dxa"/>
              </w:tcPr>
            </w:tcPrChange>
          </w:tcPr>
          <w:p w14:paraId="5B4E1821" w14:textId="77777777" w:rsidR="005614C8" w:rsidRPr="005614C8" w:rsidRDefault="005614C8" w:rsidP="005614C8">
            <w:pPr>
              <w:spacing w:line="360" w:lineRule="auto"/>
              <w:rPr>
                <w:ins w:id="24983" w:author="UTENTE" w:date="2020-06-30T19:19:00Z"/>
                <w:rFonts w:ascii="Times New Roman" w:eastAsia="Calibri" w:hAnsi="Times New Roman" w:cs="Times New Roman"/>
              </w:rPr>
            </w:pPr>
            <w:ins w:id="24984" w:author="UTENTE" w:date="2020-06-30T19:19:00Z">
              <w:r w:rsidRPr="005614C8">
                <w:rPr>
                  <w:rFonts w:ascii="Times New Roman" w:eastAsia="Calibri" w:hAnsi="Times New Roman" w:cs="Times New Roman"/>
                </w:rPr>
                <w:t>Window</w:t>
              </w:r>
            </w:ins>
          </w:p>
        </w:tc>
        <w:tc>
          <w:tcPr>
            <w:tcW w:w="2645" w:type="dxa"/>
            <w:tcPrChange w:id="24985" w:author="UTENTE" w:date="2020-06-30T19:25:00Z">
              <w:tcPr>
                <w:tcW w:w="2645" w:type="dxa"/>
              </w:tcPr>
            </w:tcPrChange>
          </w:tcPr>
          <w:p w14:paraId="5E008A6B" w14:textId="77777777" w:rsidR="005614C8" w:rsidRPr="005614C8" w:rsidRDefault="005614C8" w:rsidP="005614C8">
            <w:pPr>
              <w:spacing w:line="360" w:lineRule="auto"/>
              <w:rPr>
                <w:ins w:id="24986" w:author="UTENTE" w:date="2020-06-30T19:19:00Z"/>
                <w:rFonts w:ascii="Times New Roman" w:eastAsia="Calibri" w:hAnsi="Times New Roman" w:cs="Times New Roman"/>
              </w:rPr>
            </w:pPr>
            <w:ins w:id="24987" w:author="UTENTE" w:date="2020-06-30T19:19:00Z">
              <w:r w:rsidRPr="005614C8">
                <w:rPr>
                  <w:rFonts w:ascii="Times New Roman" w:eastAsia="Calibri" w:hAnsi="Times New Roman" w:cs="Times New Roman"/>
                </w:rPr>
                <w:t>Finestra</w:t>
              </w:r>
            </w:ins>
          </w:p>
        </w:tc>
      </w:tr>
    </w:tbl>
    <w:p w14:paraId="6CEFF8B4" w14:textId="77777777" w:rsidR="005614C8" w:rsidRPr="005614C8" w:rsidRDefault="005614C8" w:rsidP="005614C8">
      <w:pPr>
        <w:spacing w:line="360" w:lineRule="auto"/>
        <w:rPr>
          <w:ins w:id="24988" w:author="UTENTE" w:date="2020-06-30T19:19:00Z"/>
          <w:rFonts w:ascii="Calibri" w:eastAsia="Calibri" w:hAnsi="Calibri" w:cs="Times New Roman"/>
        </w:rPr>
      </w:pPr>
    </w:p>
    <w:p w14:paraId="4D250095" w14:textId="77777777" w:rsidR="005614C8" w:rsidRPr="005614C8" w:rsidRDefault="005614C8" w:rsidP="005614C8">
      <w:pPr>
        <w:spacing w:line="360" w:lineRule="auto"/>
        <w:rPr>
          <w:ins w:id="24989" w:author="UTENTE" w:date="2020-06-30T19:19:00Z"/>
          <w:rFonts w:ascii="Times New Roman" w:eastAsia="Calibri" w:hAnsi="Times New Roman" w:cs="Times New Roman"/>
        </w:rPr>
      </w:pPr>
      <w:ins w:id="24990" w:author="UTENTE" w:date="2020-06-30T19:19:00Z">
        <w:r w:rsidRPr="005614C8">
          <w:rPr>
            <w:rFonts w:ascii="Times New Roman" w:eastAsia="Calibri" w:hAnsi="Times New Roman" w:cs="Times New Roman"/>
          </w:rPr>
          <w:t xml:space="preserve">Come si può facilmente notare, si tratta di termini comuni a tutti i videogiochi e che sono la chiave per permettere al giocatore di vivere l’esperienza di gioco. Si può quindi dedurre che abbiano dei traducenti specifici che vengono sempre utilizzati. Per poterli trasporre efficacemente, allora, sarà necessario avere una certa esperienza in questo campo ed avere bene in mente come si presenta solitamente il menu di un videogioco. </w:t>
        </w:r>
        <w:r w:rsidRPr="005614C8">
          <w:rPr>
            <w:rFonts w:ascii="Times New Roman" w:eastAsia="Calibri" w:hAnsi="Times New Roman" w:cs="Times New Roman"/>
          </w:rPr>
          <w:br w:type="page"/>
        </w:r>
      </w:ins>
    </w:p>
    <w:p w14:paraId="1F944340" w14:textId="77777777" w:rsidR="005614C8" w:rsidRPr="00E63B43" w:rsidRDefault="005614C8" w:rsidP="005614C8">
      <w:pPr>
        <w:keepNext/>
        <w:keepLines/>
        <w:spacing w:before="40" w:line="360" w:lineRule="auto"/>
        <w:outlineLvl w:val="2"/>
        <w:rPr>
          <w:ins w:id="24991" w:author="UTENTE" w:date="2020-06-30T19:19:00Z"/>
          <w:rFonts w:ascii="Times New Roman" w:eastAsia="DengXian Light" w:hAnsi="Times New Roman" w:cs="Times New Roman"/>
          <w:b/>
          <w:sz w:val="24"/>
          <w:szCs w:val="24"/>
          <w:rPrChange w:id="24992" w:author="UTENTE" w:date="2020-06-30T19:26:00Z">
            <w:rPr>
              <w:ins w:id="24993" w:author="UTENTE" w:date="2020-06-30T19:19:00Z"/>
              <w:rFonts w:ascii="Times New Roman" w:eastAsia="DengXian Light" w:hAnsi="Times New Roman" w:cs="Times New Roman"/>
              <w:color w:val="1F3763"/>
              <w:sz w:val="24"/>
              <w:szCs w:val="24"/>
            </w:rPr>
          </w:rPrChange>
        </w:rPr>
      </w:pPr>
      <w:bookmarkStart w:id="24994" w:name="_Toc44438791"/>
      <w:ins w:id="24995" w:author="UTENTE" w:date="2020-06-30T19:19:00Z">
        <w:r w:rsidRPr="00E63B43">
          <w:rPr>
            <w:rFonts w:ascii="Times New Roman" w:eastAsia="DengXian Light" w:hAnsi="Times New Roman" w:cs="Times New Roman"/>
            <w:b/>
            <w:sz w:val="24"/>
            <w:szCs w:val="24"/>
            <w:rPrChange w:id="24996" w:author="UTENTE" w:date="2020-06-30T19:26:00Z">
              <w:rPr>
                <w:rFonts w:ascii="Times New Roman" w:eastAsia="DengXian Light" w:hAnsi="Times New Roman" w:cs="Times New Roman"/>
                <w:color w:val="1F3763"/>
                <w:sz w:val="24"/>
                <w:szCs w:val="24"/>
              </w:rPr>
            </w:rPrChange>
          </w:rPr>
          <w:lastRenderedPageBreak/>
          <w:t>Conclusioni</w:t>
        </w:r>
        <w:bookmarkEnd w:id="24994"/>
      </w:ins>
    </w:p>
    <w:p w14:paraId="15E4B00A" w14:textId="77777777" w:rsidR="005614C8" w:rsidRPr="005614C8" w:rsidRDefault="005614C8" w:rsidP="005614C8">
      <w:pPr>
        <w:spacing w:line="360" w:lineRule="auto"/>
        <w:rPr>
          <w:ins w:id="24997" w:author="UTENTE" w:date="2020-06-30T19:19:00Z"/>
          <w:rFonts w:ascii="Times New Roman" w:eastAsia="Calibri" w:hAnsi="Times New Roman" w:cs="Times New Roman"/>
        </w:rPr>
      </w:pPr>
      <w:ins w:id="24998" w:author="UTENTE" w:date="2020-06-30T19:19:00Z">
        <w:r w:rsidRPr="005614C8">
          <w:rPr>
            <w:rFonts w:ascii="Times New Roman" w:eastAsia="Calibri" w:hAnsi="Times New Roman" w:cs="Times New Roman"/>
          </w:rPr>
          <w:tab/>
          <w:t xml:space="preserve">La localizzazione di un videogioco, soprattutto di una </w:t>
        </w:r>
        <w:r w:rsidRPr="005614C8">
          <w:rPr>
            <w:rFonts w:ascii="Times New Roman" w:eastAsia="Calibri" w:hAnsi="Times New Roman" w:cs="Times New Roman"/>
            <w:i/>
          </w:rPr>
          <w:t>visual novel</w:t>
        </w:r>
        <w:r w:rsidRPr="005614C8">
          <w:rPr>
            <w:rFonts w:ascii="Times New Roman" w:eastAsia="Calibri" w:hAnsi="Times New Roman" w:cs="Times New Roman"/>
          </w:rPr>
          <w:t xml:space="preserve">, è un processo lungo e articolato che, come si è evidenziato, data la diversità dei testi che lo compongono, stimola diverse abilità del traduttore: dalla creatività, necessaria in presenza di un racconto, alle conoscenze pratiche e tecniche proprie del lavoro e del campo specifico. </w:t>
        </w:r>
      </w:ins>
    </w:p>
    <w:p w14:paraId="0142358C" w14:textId="77777777" w:rsidR="005614C8" w:rsidRPr="005614C8" w:rsidRDefault="005614C8" w:rsidP="005614C8">
      <w:pPr>
        <w:spacing w:line="360" w:lineRule="auto"/>
        <w:ind w:firstLine="708"/>
        <w:rPr>
          <w:ins w:id="24999" w:author="UTENTE" w:date="2020-06-30T19:19:00Z"/>
          <w:rFonts w:ascii="Times New Roman" w:eastAsia="Calibri" w:hAnsi="Times New Roman" w:cs="Times New Roman"/>
        </w:rPr>
      </w:pPr>
      <w:ins w:id="25000" w:author="UTENTE" w:date="2020-06-30T19:19:00Z">
        <w:r w:rsidRPr="005614C8">
          <w:rPr>
            <w:rFonts w:ascii="Times New Roman" w:eastAsia="Calibri" w:hAnsi="Times New Roman" w:cs="Times New Roman"/>
          </w:rPr>
          <w:t>La soddisfazione che nasce dal trovare la parola perfetta però, è un sentimento che vale tutte le ore spese davanti al PC. Alla fine del progetto poi, non si può fare a meno di sentirsi in parte autore del testo e andarne fieri.</w:t>
        </w:r>
      </w:ins>
    </w:p>
    <w:p w14:paraId="640CDB07" w14:textId="77777777" w:rsidR="005614C8" w:rsidRPr="005614C8" w:rsidRDefault="005614C8" w:rsidP="005614C8">
      <w:pPr>
        <w:spacing w:line="360" w:lineRule="auto"/>
        <w:ind w:firstLine="708"/>
        <w:rPr>
          <w:ins w:id="25001" w:author="UTENTE" w:date="2020-06-30T19:19:00Z"/>
          <w:rFonts w:ascii="Times New Roman" w:eastAsia="Calibri" w:hAnsi="Times New Roman" w:cs="Times New Roman"/>
        </w:rPr>
      </w:pPr>
      <w:ins w:id="25002" w:author="UTENTE" w:date="2020-06-30T19:19:00Z">
        <w:r w:rsidRPr="005614C8">
          <w:rPr>
            <w:rFonts w:ascii="Times New Roman" w:eastAsia="Calibri" w:hAnsi="Times New Roman" w:cs="Times New Roman"/>
          </w:rPr>
          <w:t xml:space="preserve">In conclusione, non sempre ci si rende conto del lavoro e della passione che si nascondono dietro ad ogni traduzione, perché al contrario di uno scrittore, il traduttore è un autore invisibile troppo spesso dimenticato. </w:t>
        </w:r>
      </w:ins>
    </w:p>
    <w:p w14:paraId="5C3B8AF6" w14:textId="77777777" w:rsidR="005614C8" w:rsidRPr="005614C8" w:rsidRDefault="005614C8" w:rsidP="005614C8">
      <w:pPr>
        <w:spacing w:line="360" w:lineRule="auto"/>
        <w:ind w:firstLine="708"/>
        <w:rPr>
          <w:ins w:id="25003" w:author="UTENTE" w:date="2020-06-30T19:19:00Z"/>
          <w:rFonts w:ascii="Times New Roman" w:eastAsia="Calibri" w:hAnsi="Times New Roman" w:cs="Times New Roman"/>
        </w:rPr>
      </w:pPr>
    </w:p>
    <w:p w14:paraId="734EE87D" w14:textId="77777777" w:rsidR="005614C8" w:rsidRPr="005614C8" w:rsidRDefault="005614C8" w:rsidP="005614C8">
      <w:pPr>
        <w:rPr>
          <w:ins w:id="25004" w:author="UTENTE" w:date="2020-06-30T19:19:00Z"/>
          <w:rFonts w:ascii="Calibri" w:eastAsia="Calibri" w:hAnsi="Calibri" w:cs="Times New Roman"/>
        </w:rPr>
      </w:pPr>
    </w:p>
    <w:p w14:paraId="3539FD8B" w14:textId="32E1CC0C" w:rsidR="00E63B43" w:rsidRDefault="00E63B43">
      <w:pPr>
        <w:spacing w:line="240" w:lineRule="auto"/>
        <w:jc w:val="left"/>
        <w:rPr>
          <w:ins w:id="25005" w:author="UTENTE" w:date="2020-06-30T19:26:00Z"/>
          <w:rFonts w:ascii="Times New Roman" w:eastAsia="Calibri" w:hAnsi="Times New Roman" w:cs="Times New Roman"/>
        </w:rPr>
      </w:pPr>
      <w:ins w:id="25006" w:author="UTENTE" w:date="2020-06-30T19:26:00Z">
        <w:r>
          <w:rPr>
            <w:rFonts w:ascii="Times New Roman" w:eastAsia="Calibri" w:hAnsi="Times New Roman" w:cs="Times New Roman"/>
          </w:rPr>
          <w:br w:type="page"/>
        </w:r>
      </w:ins>
    </w:p>
    <w:p w14:paraId="0502A652" w14:textId="77777777" w:rsidR="00AC246B" w:rsidRPr="00AC246B" w:rsidRDefault="00AC246B" w:rsidP="00AC246B">
      <w:pPr>
        <w:keepNext/>
        <w:keepLines/>
        <w:spacing w:before="40" w:line="240" w:lineRule="auto"/>
        <w:jc w:val="left"/>
        <w:outlineLvl w:val="1"/>
        <w:rPr>
          <w:ins w:id="25007" w:author="UTENTE" w:date="2020-06-30T19:27:00Z"/>
          <w:rFonts w:ascii="Times New Roman" w:eastAsia="DengXian Light" w:hAnsi="Times New Roman" w:cs="Times New Roman"/>
          <w:b/>
          <w:sz w:val="26"/>
          <w:szCs w:val="26"/>
          <w:lang w:eastAsia="zh-CN"/>
        </w:rPr>
      </w:pPr>
      <w:bookmarkStart w:id="25008" w:name="_Toc44438792"/>
      <w:ins w:id="25009" w:author="UTENTE" w:date="2020-06-30T19:27:00Z">
        <w:r w:rsidRPr="00AC246B">
          <w:rPr>
            <w:rFonts w:ascii="Times New Roman" w:eastAsia="DengXian Light" w:hAnsi="Times New Roman" w:cs="Times New Roman"/>
            <w:b/>
            <w:sz w:val="26"/>
            <w:szCs w:val="26"/>
            <w:lang w:eastAsia="zh-CN"/>
          </w:rPr>
          <w:lastRenderedPageBreak/>
          <w:t>Bibliografia</w:t>
        </w:r>
        <w:bookmarkEnd w:id="25008"/>
      </w:ins>
    </w:p>
    <w:p w14:paraId="51B34ABD" w14:textId="77777777" w:rsidR="00AC246B" w:rsidRPr="00AC246B" w:rsidRDefault="00AC246B" w:rsidP="00AC246B">
      <w:pPr>
        <w:numPr>
          <w:ilvl w:val="0"/>
          <w:numId w:val="67"/>
        </w:numPr>
        <w:spacing w:line="240" w:lineRule="auto"/>
        <w:contextualSpacing/>
        <w:jc w:val="left"/>
        <w:rPr>
          <w:ins w:id="25010" w:author="UTENTE" w:date="2020-06-30T19:27:00Z"/>
          <w:rFonts w:ascii="Times New Roman" w:eastAsia="DengXian" w:hAnsi="Times New Roman" w:cs="Times New Roman"/>
          <w:lang w:val="en-US" w:eastAsia="zh-CN"/>
        </w:rPr>
      </w:pPr>
      <w:ins w:id="25011" w:author="UTENTE" w:date="2020-06-30T19:27:00Z">
        <w:r w:rsidRPr="00AC246B">
          <w:rPr>
            <w:rFonts w:ascii="Times New Roman" w:eastAsia="DengXian" w:hAnsi="Times New Roman" w:cs="Times New Roman"/>
            <w:i/>
            <w:lang w:val="en-US" w:eastAsia="zh-CN"/>
          </w:rPr>
          <w:t>Cambridge Learner’s Dictionary</w:t>
        </w:r>
        <w:r w:rsidRPr="00AC246B">
          <w:rPr>
            <w:rFonts w:ascii="Times New Roman" w:eastAsia="DengXian" w:hAnsi="Times New Roman" w:cs="Times New Roman"/>
            <w:lang w:val="en-US" w:eastAsia="zh-CN"/>
          </w:rPr>
          <w:t xml:space="preserve"> 4th edition, Cambridge.</w:t>
        </w:r>
      </w:ins>
    </w:p>
    <w:p w14:paraId="66472247" w14:textId="77777777" w:rsidR="00AC246B" w:rsidRPr="00AC246B" w:rsidRDefault="00AC246B" w:rsidP="00AC246B">
      <w:pPr>
        <w:numPr>
          <w:ilvl w:val="0"/>
          <w:numId w:val="67"/>
        </w:numPr>
        <w:spacing w:line="240" w:lineRule="auto"/>
        <w:contextualSpacing/>
        <w:jc w:val="left"/>
        <w:rPr>
          <w:ins w:id="25012" w:author="UTENTE" w:date="2020-06-30T19:27:00Z"/>
          <w:rFonts w:ascii="Times New Roman" w:eastAsia="DengXian" w:hAnsi="Times New Roman" w:cs="Times New Roman"/>
          <w:lang w:eastAsia="zh-CN"/>
        </w:rPr>
      </w:pPr>
      <w:ins w:id="25013" w:author="UTENTE" w:date="2020-06-30T19:27:00Z">
        <w:r w:rsidRPr="00AC246B">
          <w:rPr>
            <w:rFonts w:ascii="Times New Roman" w:eastAsia="DengXian" w:hAnsi="Times New Roman" w:cs="Times New Roman"/>
            <w:lang w:eastAsia="zh-CN"/>
          </w:rPr>
          <w:t xml:space="preserve">Giuseppe Ragazzini, </w:t>
        </w:r>
        <w:r w:rsidRPr="00AC246B">
          <w:rPr>
            <w:rFonts w:ascii="Times New Roman" w:eastAsia="DengXian" w:hAnsi="Times New Roman" w:cs="Times New Roman"/>
            <w:i/>
            <w:lang w:eastAsia="zh-CN"/>
          </w:rPr>
          <w:t>il Ragazzini 2017</w:t>
        </w:r>
        <w:r w:rsidRPr="00AC246B">
          <w:rPr>
            <w:rFonts w:ascii="Times New Roman" w:eastAsia="DengXian" w:hAnsi="Times New Roman" w:cs="Times New Roman"/>
            <w:lang w:eastAsia="zh-CN"/>
          </w:rPr>
          <w:t>, Dizionario Inglese-Italiano Italiano-Inglese, Zanichelli.</w:t>
        </w:r>
      </w:ins>
    </w:p>
    <w:p w14:paraId="51FAF407" w14:textId="77777777" w:rsidR="00AC246B" w:rsidRPr="00AC246B" w:rsidRDefault="00AC246B" w:rsidP="00AC246B">
      <w:pPr>
        <w:numPr>
          <w:ilvl w:val="0"/>
          <w:numId w:val="67"/>
        </w:numPr>
        <w:spacing w:line="240" w:lineRule="auto"/>
        <w:contextualSpacing/>
        <w:jc w:val="left"/>
        <w:rPr>
          <w:ins w:id="25014" w:author="UTENTE" w:date="2020-06-30T19:27:00Z"/>
          <w:rFonts w:ascii="Times New Roman" w:eastAsia="DengXian" w:hAnsi="Times New Roman" w:cs="Times New Roman"/>
          <w:lang w:eastAsia="zh-CN"/>
        </w:rPr>
      </w:pPr>
      <w:ins w:id="25015" w:author="UTENTE" w:date="2020-06-30T19:27:00Z">
        <w:r w:rsidRPr="00AC246B">
          <w:rPr>
            <w:rFonts w:ascii="Times New Roman" w:eastAsia="DengXian" w:hAnsi="Times New Roman" w:cs="Times New Roman"/>
            <w:lang w:eastAsia="zh-CN"/>
          </w:rPr>
          <w:t xml:space="preserve">Paola Faini, </w:t>
        </w:r>
        <w:r w:rsidRPr="00AC246B">
          <w:rPr>
            <w:rFonts w:ascii="Times New Roman" w:eastAsia="DengXian" w:hAnsi="Times New Roman" w:cs="Times New Roman"/>
            <w:i/>
            <w:lang w:eastAsia="zh-CN"/>
          </w:rPr>
          <w:t>Tradurre. Manuale teorico e pratico</w:t>
        </w:r>
        <w:r w:rsidRPr="00AC246B">
          <w:rPr>
            <w:rFonts w:ascii="Times New Roman" w:eastAsia="DengXian" w:hAnsi="Times New Roman" w:cs="Times New Roman"/>
            <w:lang w:eastAsia="zh-CN"/>
          </w:rPr>
          <w:t>, 2008, Carocci Editore.</w:t>
        </w:r>
      </w:ins>
    </w:p>
    <w:p w14:paraId="2370A283" w14:textId="77777777" w:rsidR="00AC246B" w:rsidRPr="00AC246B" w:rsidRDefault="00AC246B" w:rsidP="00AC246B">
      <w:pPr>
        <w:numPr>
          <w:ilvl w:val="0"/>
          <w:numId w:val="67"/>
        </w:numPr>
        <w:spacing w:line="240" w:lineRule="auto"/>
        <w:contextualSpacing/>
        <w:jc w:val="left"/>
        <w:rPr>
          <w:ins w:id="25016" w:author="UTENTE" w:date="2020-06-30T19:27:00Z"/>
          <w:rFonts w:ascii="Times New Roman" w:eastAsia="DengXian" w:hAnsi="Times New Roman" w:cs="Times New Roman"/>
          <w:lang w:eastAsia="zh-CN"/>
        </w:rPr>
      </w:pPr>
      <w:ins w:id="25017" w:author="UTENTE" w:date="2020-06-30T19:27:00Z">
        <w:r w:rsidRPr="00AC246B">
          <w:rPr>
            <w:rFonts w:ascii="Times New Roman" w:eastAsia="DengXian" w:hAnsi="Times New Roman" w:cs="Times New Roman"/>
            <w:lang w:eastAsia="zh-CN"/>
          </w:rPr>
          <w:t xml:space="preserve">Prof. Oscar Testoni, </w:t>
        </w:r>
        <w:r w:rsidRPr="00AC246B">
          <w:rPr>
            <w:rFonts w:ascii="Times New Roman" w:eastAsia="DengXian" w:hAnsi="Times New Roman" w:cs="Times New Roman"/>
            <w:i/>
            <w:lang w:eastAsia="zh-CN"/>
          </w:rPr>
          <w:t>Il Narratore</w:t>
        </w:r>
        <w:r w:rsidRPr="00AC246B">
          <w:rPr>
            <w:rFonts w:ascii="Times New Roman" w:eastAsia="DengXian" w:hAnsi="Times New Roman" w:cs="Times New Roman"/>
            <w:lang w:eastAsia="zh-CN"/>
          </w:rPr>
          <w:t>. Schema ad uso degli studenti di II A - Scuola A. Costa - a.s. 2011-12</w:t>
        </w:r>
      </w:ins>
    </w:p>
    <w:p w14:paraId="331739A2" w14:textId="77777777" w:rsidR="00AC246B" w:rsidRPr="00AC246B" w:rsidRDefault="00AC246B" w:rsidP="00AC246B">
      <w:pPr>
        <w:spacing w:line="240" w:lineRule="auto"/>
        <w:jc w:val="left"/>
        <w:rPr>
          <w:ins w:id="25018" w:author="UTENTE" w:date="2020-06-30T19:27:00Z"/>
          <w:rFonts w:ascii="Times New Roman" w:eastAsia="DengXian" w:hAnsi="Times New Roman" w:cs="Times New Roman"/>
          <w:lang w:eastAsia="zh-CN"/>
        </w:rPr>
      </w:pPr>
    </w:p>
    <w:p w14:paraId="1D0ABE9D" w14:textId="77777777" w:rsidR="00AC246B" w:rsidRPr="00AC246B" w:rsidRDefault="00AC246B" w:rsidP="00AC246B">
      <w:pPr>
        <w:keepNext/>
        <w:keepLines/>
        <w:spacing w:before="40" w:line="240" w:lineRule="auto"/>
        <w:jc w:val="left"/>
        <w:outlineLvl w:val="1"/>
        <w:rPr>
          <w:ins w:id="25019" w:author="UTENTE" w:date="2020-06-30T19:27:00Z"/>
          <w:rFonts w:ascii="Times New Roman" w:eastAsia="DengXian Light" w:hAnsi="Times New Roman" w:cs="Times New Roman"/>
          <w:color w:val="2F5496"/>
          <w:sz w:val="26"/>
          <w:szCs w:val="26"/>
          <w:lang w:eastAsia="zh-CN"/>
        </w:rPr>
      </w:pPr>
    </w:p>
    <w:p w14:paraId="403F60CE" w14:textId="77777777" w:rsidR="00AC246B" w:rsidRPr="00AC246B" w:rsidRDefault="00AC246B" w:rsidP="00AC246B">
      <w:pPr>
        <w:keepNext/>
        <w:keepLines/>
        <w:spacing w:before="40" w:line="240" w:lineRule="auto"/>
        <w:jc w:val="left"/>
        <w:outlineLvl w:val="1"/>
        <w:rPr>
          <w:ins w:id="25020" w:author="UTENTE" w:date="2020-06-30T19:27:00Z"/>
          <w:rFonts w:ascii="Times New Roman" w:eastAsia="DengXian Light" w:hAnsi="Times New Roman" w:cs="Times New Roman"/>
          <w:b/>
          <w:sz w:val="26"/>
          <w:szCs w:val="26"/>
          <w:lang w:eastAsia="zh-CN"/>
        </w:rPr>
      </w:pPr>
      <w:bookmarkStart w:id="25021" w:name="_Toc44438793"/>
      <w:ins w:id="25022" w:author="UTENTE" w:date="2020-06-30T19:27:00Z">
        <w:r w:rsidRPr="00AC246B">
          <w:rPr>
            <w:rFonts w:ascii="Times New Roman" w:eastAsia="DengXian Light" w:hAnsi="Times New Roman" w:cs="Times New Roman"/>
            <w:b/>
            <w:sz w:val="26"/>
            <w:szCs w:val="26"/>
            <w:lang w:eastAsia="zh-CN"/>
          </w:rPr>
          <w:t>Sitografia</w:t>
        </w:r>
        <w:bookmarkEnd w:id="25021"/>
      </w:ins>
    </w:p>
    <w:p w14:paraId="5A719B85" w14:textId="77777777" w:rsidR="00AC246B" w:rsidRPr="00AC246B" w:rsidRDefault="00AC246B" w:rsidP="00AC246B">
      <w:pPr>
        <w:spacing w:line="240" w:lineRule="auto"/>
        <w:jc w:val="left"/>
        <w:rPr>
          <w:ins w:id="25023" w:author="UTENTE" w:date="2020-06-30T19:27:00Z"/>
          <w:rFonts w:ascii="Calibri" w:eastAsia="DengXian" w:hAnsi="Calibri" w:cs="Times New Roman"/>
          <w:lang w:eastAsia="zh-CN"/>
        </w:rPr>
      </w:pPr>
    </w:p>
    <w:p w14:paraId="5368319B" w14:textId="77777777" w:rsidR="00AC246B" w:rsidRPr="00AC246B" w:rsidRDefault="00AC246B" w:rsidP="00AC246B">
      <w:pPr>
        <w:numPr>
          <w:ilvl w:val="0"/>
          <w:numId w:val="66"/>
        </w:numPr>
        <w:spacing w:line="240" w:lineRule="auto"/>
        <w:contextualSpacing/>
        <w:jc w:val="left"/>
        <w:rPr>
          <w:ins w:id="25024" w:author="UTENTE" w:date="2020-06-30T19:27:00Z"/>
          <w:rFonts w:ascii="Times New Roman" w:eastAsia="DengXian" w:hAnsi="Times New Roman" w:cs="Times New Roman"/>
          <w:lang w:eastAsia="zh-CN"/>
        </w:rPr>
      </w:pPr>
      <w:ins w:id="25025" w:author="UTENTE" w:date="2020-06-30T19:27:00Z">
        <w:r w:rsidRPr="00AC246B">
          <w:rPr>
            <w:rFonts w:ascii="Times New Roman" w:eastAsia="DengXian" w:hAnsi="Times New Roman" w:cs="Times New Roman"/>
            <w:lang w:eastAsia="zh-CN"/>
          </w:rPr>
          <w:t xml:space="preserve">Altervista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"http://senatoextremelot.altervista.org/informative_ufficiali/files/faq/vampiri/abbraccio.htm"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http://senatoextremelot.altervista.org/informative_ufficiali/files/faq/vampiri/abbraccio.htm</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17/05/2020)</w:t>
        </w:r>
      </w:ins>
    </w:p>
    <w:p w14:paraId="5F43DD8D" w14:textId="77777777" w:rsidR="00AC246B" w:rsidRPr="00AC246B" w:rsidRDefault="00AC246B" w:rsidP="00AC246B">
      <w:pPr>
        <w:numPr>
          <w:ilvl w:val="0"/>
          <w:numId w:val="66"/>
        </w:numPr>
        <w:spacing w:line="240" w:lineRule="auto"/>
        <w:contextualSpacing/>
        <w:jc w:val="left"/>
        <w:rPr>
          <w:ins w:id="25026" w:author="UTENTE" w:date="2020-06-30T19:27:00Z"/>
          <w:rFonts w:ascii="Times New Roman" w:eastAsia="DengXian" w:hAnsi="Times New Roman" w:cs="Times New Roman"/>
          <w:lang w:eastAsia="zh-CN"/>
        </w:rPr>
      </w:pPr>
      <w:ins w:id="25027" w:author="UTENTE" w:date="2020-06-30T19:27:00Z">
        <w:r w:rsidRPr="00AC246B">
          <w:rPr>
            <w:rFonts w:ascii="Times New Roman" w:eastAsia="DengXian" w:hAnsi="Times New Roman" w:cs="Times New Roman"/>
            <w:lang w:eastAsia="zh-CN"/>
          </w:rPr>
          <w:t xml:space="preserve">Andrea Mimi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"http://www.andreaminini.com/semantica/campo-semantico"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http://www.andreaminini.com/semantica/campo-semantico</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accesso 25/06/2020) </w:t>
        </w:r>
      </w:ins>
    </w:p>
    <w:p w14:paraId="499746AF" w14:textId="77777777" w:rsidR="00AC246B" w:rsidRPr="00AC246B" w:rsidRDefault="00AC246B" w:rsidP="00AC246B">
      <w:pPr>
        <w:numPr>
          <w:ilvl w:val="0"/>
          <w:numId w:val="66"/>
        </w:numPr>
        <w:spacing w:line="240" w:lineRule="auto"/>
        <w:contextualSpacing/>
        <w:jc w:val="left"/>
        <w:rPr>
          <w:ins w:id="25028" w:author="UTENTE" w:date="2020-06-30T19:27:00Z"/>
          <w:rFonts w:ascii="Times New Roman" w:eastAsia="DengXian" w:hAnsi="Times New Roman" w:cs="Times New Roman"/>
          <w:lang w:val="en-US" w:eastAsia="zh-CN"/>
        </w:rPr>
      </w:pPr>
      <w:ins w:id="25029" w:author="UTENTE" w:date="2020-06-30T19:27:00Z">
        <w:r w:rsidRPr="00AC246B">
          <w:rPr>
            <w:rFonts w:ascii="Times New Roman" w:eastAsia="DengXian" w:hAnsi="Times New Roman" w:cs="Times New Roman"/>
            <w:lang w:val="en-US" w:eastAsia="zh-CN"/>
          </w:rPr>
          <w:t xml:space="preserve">Cambridge Dictionary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"https://dictionary.cambridge.org/it/dizionario/inglese/tough-luck"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val="en-US" w:eastAsia="zh-CN"/>
          </w:rPr>
          <w:t>https://dictionary.cambridge.org/it/dizionario/inglese/tough-luck</w:t>
        </w:r>
        <w:r w:rsidRPr="00AC246B">
          <w:rPr>
            <w:rFonts w:ascii="Times New Roman" w:eastAsia="DengXian" w:hAnsi="Times New Roman" w:cs="Times New Roman"/>
            <w:lang w:val="en-US" w:eastAsia="zh-CN"/>
          </w:rPr>
          <w:fldChar w:fldCharType="end"/>
        </w:r>
      </w:ins>
    </w:p>
    <w:p w14:paraId="4B7F86F5" w14:textId="77777777" w:rsidR="00AC246B" w:rsidRPr="00AC246B" w:rsidRDefault="00AC246B" w:rsidP="00AC246B">
      <w:pPr>
        <w:numPr>
          <w:ilvl w:val="0"/>
          <w:numId w:val="66"/>
        </w:numPr>
        <w:spacing w:line="240" w:lineRule="auto"/>
        <w:contextualSpacing/>
        <w:jc w:val="left"/>
        <w:rPr>
          <w:ins w:id="25030" w:author="UTENTE" w:date="2020-06-30T19:27:00Z"/>
          <w:rFonts w:ascii="Times New Roman" w:eastAsia="DengXian" w:hAnsi="Times New Roman" w:cs="Times New Roman"/>
          <w:lang w:eastAsia="zh-CN"/>
        </w:rPr>
      </w:pPr>
      <w:ins w:id="25031" w:author="UTENTE" w:date="2020-06-30T19:27:00Z">
        <w:r w:rsidRPr="00AC246B">
          <w:rPr>
            <w:rFonts w:ascii="Times New Roman" w:eastAsia="DengXian" w:hAnsi="Times New Roman" w:cs="Times New Roman"/>
            <w:lang w:eastAsia="zh-CN"/>
          </w:rPr>
          <w:t xml:space="preserve">Celi Language Technology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"https://www.celi.it/blog/2015/10/che-cose-il-natural-language-processing/"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https://www.celi.it/blog/2015/10/che-cose-il-natural-language-processing/</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09/06/2020)</w:t>
        </w:r>
      </w:ins>
    </w:p>
    <w:p w14:paraId="7669479B" w14:textId="77777777" w:rsidR="00AC246B" w:rsidRPr="00AC246B" w:rsidRDefault="00AC246B" w:rsidP="00AC246B">
      <w:pPr>
        <w:numPr>
          <w:ilvl w:val="0"/>
          <w:numId w:val="66"/>
        </w:numPr>
        <w:spacing w:line="240" w:lineRule="auto"/>
        <w:contextualSpacing/>
        <w:jc w:val="left"/>
        <w:rPr>
          <w:ins w:id="25032" w:author="UTENTE" w:date="2020-06-30T19:27:00Z"/>
          <w:rFonts w:ascii="Times New Roman" w:eastAsia="DengXian" w:hAnsi="Times New Roman" w:cs="Times New Roman"/>
          <w:lang w:eastAsia="zh-CN"/>
        </w:rPr>
      </w:pPr>
      <w:ins w:id="25033" w:author="UTENTE" w:date="2020-06-30T19:27:00Z">
        <w:r w:rsidRPr="00AC246B">
          <w:rPr>
            <w:rFonts w:ascii="Times New Roman" w:eastAsia="DengXian" w:hAnsi="Times New Roman" w:cs="Times New Roman"/>
            <w:lang w:eastAsia="zh-CN"/>
          </w:rPr>
          <w:t xml:space="preserve">Coming soon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"https://www.comingsoon.it/film/intervista-col-vampiro/35188/scheda/"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https://www.comingsoon.it/film/intervista-col-vampiro/35188/scheda/</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accesso: 26/06/2020)</w:t>
        </w:r>
      </w:ins>
    </w:p>
    <w:p w14:paraId="3FED0703" w14:textId="77777777" w:rsidR="00AC246B" w:rsidRPr="00AC246B" w:rsidRDefault="00AC246B" w:rsidP="00AC246B">
      <w:pPr>
        <w:numPr>
          <w:ilvl w:val="0"/>
          <w:numId w:val="66"/>
        </w:numPr>
        <w:spacing w:line="240" w:lineRule="auto"/>
        <w:contextualSpacing/>
        <w:jc w:val="left"/>
        <w:rPr>
          <w:ins w:id="25034" w:author="UTENTE" w:date="2020-06-30T19:27:00Z"/>
          <w:rFonts w:ascii="Times New Roman" w:eastAsia="DengXian" w:hAnsi="Times New Roman" w:cs="Times New Roman"/>
          <w:lang w:eastAsia="zh-CN"/>
        </w:rPr>
      </w:pPr>
      <w:ins w:id="25035" w:author="UTENTE" w:date="2020-06-30T19:27:00Z">
        <w:r w:rsidRPr="00AC246B">
          <w:rPr>
            <w:rFonts w:ascii="Times New Roman" w:eastAsia="DengXian" w:hAnsi="Times New Roman" w:cs="Times New Roman"/>
            <w:lang w:eastAsia="zh-CN"/>
          </w:rPr>
          <w:t xml:space="preserve">Dizionari Corriere della Sera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"https://dizionari.corriere.it/dizionario_italiano/I/interfaccia.shtml"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https://dizionari.corriere.it/dizionario_italiano/I/interfaccia.shtml</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09/06/2020)</w:t>
        </w:r>
      </w:ins>
    </w:p>
    <w:p w14:paraId="0332C1C1" w14:textId="77777777" w:rsidR="00AC246B" w:rsidRPr="00AC246B" w:rsidRDefault="00AC246B" w:rsidP="00AC246B">
      <w:pPr>
        <w:numPr>
          <w:ilvl w:val="0"/>
          <w:numId w:val="66"/>
        </w:numPr>
        <w:spacing w:line="240" w:lineRule="auto"/>
        <w:contextualSpacing/>
        <w:jc w:val="left"/>
        <w:rPr>
          <w:ins w:id="25036" w:author="UTENTE" w:date="2020-06-30T19:27:00Z"/>
          <w:rFonts w:ascii="Times New Roman" w:eastAsia="DengXian" w:hAnsi="Times New Roman" w:cs="Times New Roman"/>
          <w:lang w:val="es-ES" w:eastAsia="zh-CN"/>
        </w:rPr>
      </w:pPr>
      <w:ins w:id="25037" w:author="UTENTE" w:date="2020-06-30T19:27:00Z">
        <w:r w:rsidRPr="00AC246B">
          <w:rPr>
            <w:rFonts w:ascii="Times New Roman" w:eastAsia="DengXian" w:hAnsi="Times New Roman" w:cs="Times New Roman"/>
            <w:lang w:eastAsia="zh-CN"/>
          </w:rPr>
          <w:t xml:space="preserve">Dizy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"https://www.dizy.com/it/voce/luce/aggettivi"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https://www.dizy.com/it/voce/luce/aggettivi</w:t>
        </w:r>
        <w:r w:rsidRPr="00AC246B">
          <w:rPr>
            <w:rFonts w:ascii="Times New Roman" w:eastAsia="DengXian" w:hAnsi="Times New Roman" w:cs="Times New Roman"/>
            <w:lang w:val="en-US" w:eastAsia="zh-CN"/>
          </w:rPr>
          <w:fldChar w:fldCharType="end"/>
        </w:r>
        <w:r w:rsidRPr="00AC246B">
          <w:rPr>
            <w:rFonts w:ascii="Times New Roman" w:eastAsia="DengXian" w:hAnsi="Times New Roman" w:cs="Times New Roman"/>
            <w:lang w:eastAsia="zh-CN"/>
          </w:rPr>
          <w:t xml:space="preserve"> </w:t>
        </w:r>
        <w:r w:rsidRPr="00AC246B">
          <w:rPr>
            <w:rFonts w:ascii="Times New Roman" w:eastAsia="DengXian" w:hAnsi="Times New Roman" w:cs="Times New Roman"/>
            <w:lang w:val="es-ES" w:eastAsia="zh-CN"/>
          </w:rPr>
          <w:t>(ultimo acceso: 17/05/2020)</w:t>
        </w:r>
      </w:ins>
    </w:p>
    <w:p w14:paraId="4D3FBD6A" w14:textId="77777777" w:rsidR="00AC246B" w:rsidRPr="00AC246B" w:rsidRDefault="00AC246B" w:rsidP="00AC246B">
      <w:pPr>
        <w:numPr>
          <w:ilvl w:val="0"/>
          <w:numId w:val="66"/>
        </w:numPr>
        <w:spacing w:line="240" w:lineRule="auto"/>
        <w:contextualSpacing/>
        <w:jc w:val="left"/>
        <w:rPr>
          <w:ins w:id="25038" w:author="UTENTE" w:date="2020-06-30T19:27:00Z"/>
          <w:rFonts w:ascii="Times New Roman" w:eastAsia="DengXian" w:hAnsi="Times New Roman" w:cs="Times New Roman"/>
          <w:lang w:eastAsia="zh-CN"/>
        </w:rPr>
      </w:pPr>
      <w:ins w:id="25039" w:author="UTENTE" w:date="2020-06-30T19:27:00Z">
        <w:r w:rsidRPr="00AC246B">
          <w:rPr>
            <w:rFonts w:ascii="Times New Roman" w:eastAsia="DengXian" w:hAnsi="Times New Roman" w:cs="Times New Roman"/>
            <w:lang w:eastAsia="zh-CN"/>
          </w:rPr>
          <w:t xml:space="preserve">Garzanti linguistica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"https://www.garzantilinguistica.it/ricerca/?q=gameplay"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https://www.garzantilinguistica.it/ricerca/?q=gameplay</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09/06/2020)</w:t>
        </w:r>
      </w:ins>
    </w:p>
    <w:p w14:paraId="21525D1C" w14:textId="77777777" w:rsidR="00AC246B" w:rsidRPr="00AC246B" w:rsidRDefault="00AC246B" w:rsidP="00AC246B">
      <w:pPr>
        <w:numPr>
          <w:ilvl w:val="0"/>
          <w:numId w:val="66"/>
        </w:numPr>
        <w:spacing w:line="240" w:lineRule="auto"/>
        <w:contextualSpacing/>
        <w:jc w:val="left"/>
        <w:rPr>
          <w:ins w:id="25040" w:author="UTENTE" w:date="2020-06-30T19:27:00Z"/>
          <w:rFonts w:ascii="Times New Roman" w:eastAsia="DengXian" w:hAnsi="Times New Roman" w:cs="Times New Roman"/>
          <w:lang w:eastAsia="zh-CN"/>
        </w:rPr>
      </w:pPr>
      <w:ins w:id="25041" w:author="UTENTE" w:date="2020-06-30T19:27:00Z">
        <w:r w:rsidRPr="00AC246B">
          <w:rPr>
            <w:rFonts w:ascii="Times New Roman" w:eastAsia="DengXian" w:hAnsi="Times New Roman" w:cs="Times New Roman"/>
            <w:lang w:eastAsia="zh-CN"/>
          </w:rPr>
          <w:t xml:space="preserve">Il Libraio.it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"https://www.illibraio.it/libri/anne-rice-intervista-col-vampiro-9788830427860/"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https://www.illibraio.it/libri/anne-rice-intervista-col-vampiro-9788830427860/</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accesso: 23/05/2020)</w:t>
        </w:r>
      </w:ins>
    </w:p>
    <w:p w14:paraId="6FCABE3B" w14:textId="77777777" w:rsidR="00AC246B" w:rsidRPr="00AC246B" w:rsidRDefault="00AC246B" w:rsidP="00AC246B">
      <w:pPr>
        <w:numPr>
          <w:ilvl w:val="0"/>
          <w:numId w:val="66"/>
        </w:numPr>
        <w:spacing w:line="240" w:lineRule="auto"/>
        <w:contextualSpacing/>
        <w:jc w:val="left"/>
        <w:rPr>
          <w:ins w:id="25042" w:author="UTENTE" w:date="2020-06-30T19:27:00Z"/>
          <w:rFonts w:ascii="Times New Roman" w:eastAsia="DengXian" w:hAnsi="Times New Roman" w:cs="Times New Roman"/>
          <w:lang w:eastAsia="zh-CN"/>
        </w:rPr>
      </w:pPr>
      <w:ins w:id="25043" w:author="UTENTE" w:date="2020-06-30T19:27:00Z">
        <w:r w:rsidRPr="00AC246B">
          <w:rPr>
            <w:rFonts w:ascii="Times New Roman" w:eastAsia="DengXian" w:hAnsi="Times New Roman" w:cs="Times New Roman"/>
            <w:lang w:eastAsia="zh-CN"/>
          </w:rPr>
          <w:t>Krypteiavampire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"https://krypteiavampire.jimdofree.com/gergo-vampirico/"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https://krypteiavampire.jimdofree.com/gergo-vampirico/</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17/05/2020)</w:t>
        </w:r>
      </w:ins>
    </w:p>
    <w:p w14:paraId="4FF0CD13" w14:textId="77777777" w:rsidR="00AC246B" w:rsidRPr="00AC246B" w:rsidRDefault="00AC246B" w:rsidP="00AC246B">
      <w:pPr>
        <w:numPr>
          <w:ilvl w:val="0"/>
          <w:numId w:val="66"/>
        </w:numPr>
        <w:spacing w:line="240" w:lineRule="auto"/>
        <w:contextualSpacing/>
        <w:jc w:val="left"/>
        <w:rPr>
          <w:ins w:id="25044" w:author="UTENTE" w:date="2020-06-30T19:27:00Z"/>
          <w:rFonts w:ascii="Times New Roman" w:eastAsia="DengXian" w:hAnsi="Times New Roman" w:cs="Times New Roman"/>
          <w:lang w:eastAsia="zh-CN"/>
        </w:rPr>
      </w:pPr>
      <w:ins w:id="25045" w:author="UTENTE" w:date="2020-06-30T19:27:00Z">
        <w:r w:rsidRPr="00AC246B">
          <w:rPr>
            <w:rFonts w:ascii="Times New Roman" w:eastAsia="DengXian" w:hAnsi="Times New Roman" w:cs="Times New Roman"/>
            <w:lang w:eastAsia="zh-CN"/>
          </w:rPr>
          <w:t xml:space="preserve">L’Antro della Magia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"https://antrodellamagia.forumfree.it/?t=68044144"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https://antrodellamagia.forumfree.it/?t=68044144</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13/03/2020)</w:t>
        </w:r>
      </w:ins>
    </w:p>
    <w:p w14:paraId="63F8449E" w14:textId="77777777" w:rsidR="00AC246B" w:rsidRPr="00AC246B" w:rsidRDefault="00AC246B" w:rsidP="00AC246B">
      <w:pPr>
        <w:numPr>
          <w:ilvl w:val="0"/>
          <w:numId w:val="66"/>
        </w:numPr>
        <w:spacing w:line="240" w:lineRule="auto"/>
        <w:contextualSpacing/>
        <w:jc w:val="left"/>
        <w:rPr>
          <w:ins w:id="25046" w:author="UTENTE" w:date="2020-06-30T19:27:00Z"/>
          <w:rFonts w:ascii="Times New Roman" w:eastAsia="DengXian" w:hAnsi="Times New Roman" w:cs="Times New Roman"/>
          <w:lang w:eastAsia="zh-CN"/>
        </w:rPr>
      </w:pPr>
      <w:ins w:id="25047" w:author="UTENTE" w:date="2020-06-30T19:27:00Z">
        <w:r w:rsidRPr="00AC246B">
          <w:rPr>
            <w:rFonts w:ascii="Times New Roman" w:eastAsia="DengXian" w:hAnsi="Times New Roman" w:cs="Times New Roman"/>
            <w:lang w:eastAsia="zh-CN"/>
          </w:rPr>
          <w:t xml:space="preserve">La rete di associazione delle parole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"https://wordassociations.net/it/associazioni-con-la-parola/Bacio"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https://wordassociations.net/it/associazioni-con-la-parola/Bacio</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17/01/2020)</w:t>
        </w:r>
      </w:ins>
    </w:p>
    <w:p w14:paraId="466D3EC2" w14:textId="77777777" w:rsidR="00AC246B" w:rsidRPr="00AC246B" w:rsidRDefault="00AC246B" w:rsidP="00AC246B">
      <w:pPr>
        <w:numPr>
          <w:ilvl w:val="0"/>
          <w:numId w:val="66"/>
        </w:numPr>
        <w:spacing w:line="240" w:lineRule="auto"/>
        <w:contextualSpacing/>
        <w:jc w:val="left"/>
        <w:rPr>
          <w:ins w:id="25048" w:author="UTENTE" w:date="2020-06-30T19:27:00Z"/>
          <w:rFonts w:ascii="Times New Roman" w:eastAsia="DengXian" w:hAnsi="Times New Roman" w:cs="Times New Roman"/>
          <w:lang w:eastAsia="zh-CN"/>
        </w:rPr>
      </w:pPr>
      <w:ins w:id="25049" w:author="UTENTE" w:date="2020-06-30T19:27:00Z">
        <w:r w:rsidRPr="00AC246B">
          <w:rPr>
            <w:rFonts w:ascii="Times New Roman" w:eastAsia="DengXian" w:hAnsi="Times New Roman" w:cs="Times New Roman"/>
            <w:lang w:eastAsia="zh-CN"/>
          </w:rPr>
          <w:t xml:space="preserve">Le Parole della Vista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"https://www.edatlas.it/documents/7efbc27c-befa-451f-9de6-ca1696ff6554"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https://www.edatlas.it/documents/7efbc27c-befa-451f-9de6-ca1696ff6554</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15/02/2020)</w:t>
        </w:r>
      </w:ins>
    </w:p>
    <w:p w14:paraId="680D7EC0" w14:textId="77777777" w:rsidR="00AC246B" w:rsidRPr="00AC246B" w:rsidRDefault="00AC246B" w:rsidP="00AC246B">
      <w:pPr>
        <w:numPr>
          <w:ilvl w:val="0"/>
          <w:numId w:val="66"/>
        </w:numPr>
        <w:spacing w:line="240" w:lineRule="auto"/>
        <w:contextualSpacing/>
        <w:jc w:val="left"/>
        <w:rPr>
          <w:ins w:id="25050" w:author="UTENTE" w:date="2020-06-30T19:27:00Z"/>
          <w:rFonts w:ascii="Times New Roman" w:eastAsia="DengXian" w:hAnsi="Times New Roman" w:cs="Times New Roman"/>
          <w:lang w:eastAsia="zh-CN"/>
        </w:rPr>
      </w:pPr>
      <w:ins w:id="25051" w:author="UTENTE" w:date="2020-06-30T19:27:00Z">
        <w:r w:rsidRPr="00AC246B">
          <w:rPr>
            <w:rFonts w:ascii="Times New Roman" w:eastAsia="DengXian" w:hAnsi="Times New Roman" w:cs="Times New Roman"/>
            <w:lang w:eastAsia="zh-CN"/>
          </w:rPr>
          <w:t xml:space="preserve"> Lega Nerd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"https://leganerd.com/2014/05/30/generi-fantasy/"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https://leganerd.com/2014/05/30/generi-fantasy/</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14/06/2020)</w:t>
        </w:r>
      </w:ins>
    </w:p>
    <w:p w14:paraId="68C489A1" w14:textId="77777777" w:rsidR="00AC246B" w:rsidRPr="00AC246B" w:rsidRDefault="00AC246B" w:rsidP="00AC246B">
      <w:pPr>
        <w:numPr>
          <w:ilvl w:val="0"/>
          <w:numId w:val="66"/>
        </w:numPr>
        <w:spacing w:line="240" w:lineRule="auto"/>
        <w:contextualSpacing/>
        <w:jc w:val="left"/>
        <w:rPr>
          <w:ins w:id="25052" w:author="UTENTE" w:date="2020-06-30T19:27:00Z"/>
          <w:rFonts w:ascii="Times New Roman" w:eastAsia="DengXian" w:hAnsi="Times New Roman" w:cs="Times New Roman"/>
          <w:lang w:eastAsia="zh-CN"/>
        </w:rPr>
      </w:pPr>
      <w:ins w:id="25053" w:author="UTENTE" w:date="2020-06-30T19:27:00Z">
        <w:r w:rsidRPr="00AC246B">
          <w:rPr>
            <w:rFonts w:ascii="Times New Roman" w:eastAsia="DengXian" w:hAnsi="Times New Roman" w:cs="Times New Roman"/>
            <w:lang w:eastAsia="zh-CN"/>
          </w:rPr>
          <w:t xml:space="preserve">Minima&amp;Moralia Un blog di approfondimento culturale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"http://www.minimaetmoralia.it/wp/dizionario-matusa-breve-viaggio-attorno-al-linguaggio-giovanile-parte-seconda/"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http://www.minimaetmoralia.it/wp/dizionario-matusa-breve-viaggio-attorno-al-linguaggio-giovanile-parte-seconda/</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acceso: 22/11/2019)</w:t>
        </w:r>
      </w:ins>
    </w:p>
    <w:p w14:paraId="56E0C552" w14:textId="77777777" w:rsidR="00AC246B" w:rsidRPr="00AC246B" w:rsidRDefault="00AC246B" w:rsidP="00AC246B">
      <w:pPr>
        <w:numPr>
          <w:ilvl w:val="0"/>
          <w:numId w:val="66"/>
        </w:numPr>
        <w:spacing w:line="240" w:lineRule="auto"/>
        <w:contextualSpacing/>
        <w:jc w:val="left"/>
        <w:rPr>
          <w:ins w:id="25054" w:author="UTENTE" w:date="2020-06-30T19:27:00Z"/>
          <w:rFonts w:ascii="Times New Roman" w:eastAsia="DengXian" w:hAnsi="Times New Roman" w:cs="Times New Roman"/>
          <w:lang w:eastAsia="zh-CN"/>
        </w:rPr>
      </w:pPr>
      <w:ins w:id="25055" w:author="UTENTE" w:date="2020-06-30T19:27:00Z">
        <w:r w:rsidRPr="00AC246B">
          <w:rPr>
            <w:rFonts w:ascii="Times New Roman" w:eastAsia="DengXian" w:hAnsi="Times New Roman" w:cs="Times New Roman"/>
            <w:lang w:eastAsia="zh-CN"/>
          </w:rPr>
          <w:t xml:space="preserve">Paste magazine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"https://www.pastemagazine.com/food/the-history-of-the-american-diner/"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https://www.pastemagazine.com/food/the-history-of-the-american-diner/</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accesso 25/06/2020) </w:t>
        </w:r>
      </w:ins>
    </w:p>
    <w:p w14:paraId="07FEC0D8" w14:textId="77777777" w:rsidR="00AC246B" w:rsidRPr="00AC246B" w:rsidRDefault="00AC246B" w:rsidP="00AC246B">
      <w:pPr>
        <w:numPr>
          <w:ilvl w:val="0"/>
          <w:numId w:val="66"/>
        </w:numPr>
        <w:spacing w:line="240" w:lineRule="auto"/>
        <w:contextualSpacing/>
        <w:jc w:val="left"/>
        <w:rPr>
          <w:ins w:id="25056" w:author="UTENTE" w:date="2020-06-30T19:27:00Z"/>
          <w:rFonts w:ascii="Times New Roman" w:eastAsia="DengXian" w:hAnsi="Times New Roman" w:cs="Times New Roman"/>
          <w:lang w:eastAsia="zh-CN"/>
        </w:rPr>
      </w:pPr>
      <w:ins w:id="25057" w:author="UTENTE" w:date="2020-06-30T19:27:00Z">
        <w:r w:rsidRPr="00AC246B">
          <w:rPr>
            <w:rFonts w:ascii="Times New Roman" w:eastAsia="DengXian" w:hAnsi="Times New Roman" w:cs="Times New Roman"/>
            <w:lang w:eastAsia="zh-CN"/>
          </w:rPr>
          <w:t xml:space="preserve">Reverso Synonyms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"https://synonyms.reverso.net/sinonimi/"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https://synonyms.reverso.net/sinonimi/</w:t>
        </w:r>
        <w:r w:rsidRPr="00AC246B">
          <w:rPr>
            <w:rFonts w:ascii="Times New Roman" w:eastAsia="DengXian" w:hAnsi="Times New Roman" w:cs="Times New Roman"/>
            <w:lang w:eastAsia="zh-CN"/>
          </w:rPr>
          <w:fldChar w:fldCharType="end"/>
        </w:r>
      </w:ins>
    </w:p>
    <w:p w14:paraId="5338E114" w14:textId="77777777" w:rsidR="00AC246B" w:rsidRPr="00AC246B" w:rsidRDefault="00AC246B" w:rsidP="00AC246B">
      <w:pPr>
        <w:numPr>
          <w:ilvl w:val="0"/>
          <w:numId w:val="66"/>
        </w:numPr>
        <w:spacing w:line="240" w:lineRule="auto"/>
        <w:contextualSpacing/>
        <w:jc w:val="left"/>
        <w:rPr>
          <w:ins w:id="25058" w:author="UTENTE" w:date="2020-06-30T19:27:00Z"/>
          <w:rFonts w:ascii="Times New Roman" w:eastAsia="DengXian" w:hAnsi="Times New Roman" w:cs="Times New Roman"/>
          <w:lang w:eastAsia="zh-CN"/>
        </w:rPr>
      </w:pPr>
      <w:ins w:id="25059" w:author="UTENTE" w:date="2020-06-30T19:27:00Z">
        <w:r w:rsidRPr="00AC246B">
          <w:rPr>
            <w:rFonts w:ascii="Times New Roman" w:eastAsia="DengXian" w:hAnsi="Times New Roman" w:cs="Times New Roman"/>
            <w:lang w:eastAsia="zh-CN"/>
          </w:rPr>
          <w:t xml:space="preserve">Sinonimi – Contrari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"https://www.sinonimi-contrari.it/strano"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https://www.sinonimi-contrari.it/strano</w:t>
        </w:r>
        <w:r w:rsidRPr="00AC246B">
          <w:rPr>
            <w:rFonts w:ascii="Times New Roman" w:eastAsia="DengXian" w:hAnsi="Times New Roman" w:cs="Times New Roman"/>
            <w:lang w:eastAsia="zh-CN"/>
          </w:rPr>
          <w:fldChar w:fldCharType="end"/>
        </w:r>
      </w:ins>
    </w:p>
    <w:p w14:paraId="481FA876" w14:textId="77777777" w:rsidR="00AC246B" w:rsidRPr="00AC246B" w:rsidRDefault="00AC246B" w:rsidP="00AC246B">
      <w:pPr>
        <w:numPr>
          <w:ilvl w:val="0"/>
          <w:numId w:val="66"/>
        </w:numPr>
        <w:spacing w:line="240" w:lineRule="auto"/>
        <w:contextualSpacing/>
        <w:jc w:val="left"/>
        <w:rPr>
          <w:ins w:id="25060" w:author="UTENTE" w:date="2020-06-30T19:27:00Z"/>
          <w:rFonts w:ascii="Times New Roman" w:eastAsia="DengXian" w:hAnsi="Times New Roman" w:cs="Times New Roman"/>
          <w:lang w:val="en-US" w:eastAsia="zh-CN"/>
        </w:rPr>
      </w:pPr>
      <w:ins w:id="25061" w:author="UTENTE" w:date="2020-06-30T19:27:00Z">
        <w:r w:rsidRPr="00AC246B">
          <w:rPr>
            <w:rFonts w:ascii="Times New Roman" w:eastAsia="DengXian" w:hAnsi="Times New Roman" w:cs="Times New Roman"/>
            <w:lang w:val="en-US" w:eastAsia="zh-CN"/>
          </w:rPr>
          <w:t xml:space="preserve">Steam Community (RedEmbrace)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"https://steamcommunity.com/app/796940/discussions/0/1694914736001748040/"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val="en-US" w:eastAsia="zh-CN"/>
          </w:rPr>
          <w:t>https://steamcommunity.com/app/796940/discussions/0/1694914736001748040/</w:t>
        </w:r>
        <w:r w:rsidRPr="00AC246B">
          <w:rPr>
            <w:rFonts w:ascii="Times New Roman" w:eastAsia="DengXian" w:hAnsi="Times New Roman" w:cs="Times New Roman"/>
            <w:lang w:val="en-US" w:eastAsia="zh-CN"/>
          </w:rPr>
          <w:fldChar w:fldCharType="end"/>
        </w:r>
      </w:ins>
    </w:p>
    <w:p w14:paraId="018E9BCD" w14:textId="77777777" w:rsidR="00AC246B" w:rsidRPr="00AC246B" w:rsidRDefault="00AC246B" w:rsidP="00AC246B">
      <w:pPr>
        <w:numPr>
          <w:ilvl w:val="0"/>
          <w:numId w:val="66"/>
        </w:numPr>
        <w:spacing w:line="240" w:lineRule="auto"/>
        <w:contextualSpacing/>
        <w:jc w:val="left"/>
        <w:rPr>
          <w:ins w:id="25062" w:author="UTENTE" w:date="2020-06-30T19:27:00Z"/>
          <w:rFonts w:ascii="Times New Roman" w:eastAsia="DengXian" w:hAnsi="Times New Roman" w:cs="Times New Roman"/>
          <w:lang w:val="es-ES" w:eastAsia="zh-CN"/>
        </w:rPr>
      </w:pPr>
      <w:ins w:id="25063" w:author="UTENTE" w:date="2020-06-30T19:27:00Z">
        <w:r w:rsidRPr="00AC246B">
          <w:rPr>
            <w:rFonts w:ascii="Times New Roman" w:eastAsia="DengXian" w:hAnsi="Times New Roman" w:cs="Times New Roman"/>
            <w:lang w:eastAsia="zh-CN"/>
          </w:rPr>
          <w:t xml:space="preserve">Terminologia etc.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"http://blog.terminologiaetc.it/"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http://blog.terminologiaetc.it/</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w:t>
        </w:r>
        <w:r w:rsidRPr="00AC246B">
          <w:rPr>
            <w:rFonts w:ascii="Times New Roman" w:eastAsia="DengXian" w:hAnsi="Times New Roman" w:cs="Times New Roman"/>
            <w:lang w:val="es-ES" w:eastAsia="zh-CN"/>
          </w:rPr>
          <w:t>(ultimo acceso: 25/04/2020)</w:t>
        </w:r>
      </w:ins>
    </w:p>
    <w:p w14:paraId="56FBAE49" w14:textId="77777777" w:rsidR="00AC246B" w:rsidRPr="00AC246B" w:rsidRDefault="00AC246B" w:rsidP="00AC246B">
      <w:pPr>
        <w:numPr>
          <w:ilvl w:val="0"/>
          <w:numId w:val="66"/>
        </w:numPr>
        <w:spacing w:line="240" w:lineRule="auto"/>
        <w:contextualSpacing/>
        <w:jc w:val="left"/>
        <w:rPr>
          <w:ins w:id="25064" w:author="UTENTE" w:date="2020-06-30T19:27:00Z"/>
          <w:rFonts w:ascii="Times New Roman" w:eastAsia="DengXian" w:hAnsi="Times New Roman" w:cs="Times New Roman"/>
          <w:lang w:val="en-US" w:eastAsia="zh-CN"/>
        </w:rPr>
      </w:pPr>
      <w:ins w:id="25065" w:author="UTENTE" w:date="2020-06-30T19:27:00Z">
        <w:r w:rsidRPr="00AC246B">
          <w:rPr>
            <w:rFonts w:ascii="Times New Roman" w:eastAsia="DengXian" w:hAnsi="Times New Roman" w:cs="Times New Roman"/>
            <w:lang w:val="en-US" w:eastAsia="zh-CN"/>
          </w:rPr>
          <w:lastRenderedPageBreak/>
          <w:t xml:space="preserve">The Free Dictionary by Farlex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"https://www.thefreedictionary.com/"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val="en-US" w:eastAsia="zh-CN"/>
          </w:rPr>
          <w:t>https://www.thefreedictionary.com/</w:t>
        </w:r>
        <w:r w:rsidRPr="00AC246B">
          <w:rPr>
            <w:rFonts w:ascii="Times New Roman" w:eastAsia="DengXian" w:hAnsi="Times New Roman" w:cs="Times New Roman"/>
            <w:lang w:val="en-US" w:eastAsia="zh-CN"/>
          </w:rPr>
          <w:fldChar w:fldCharType="end"/>
        </w:r>
      </w:ins>
    </w:p>
    <w:p w14:paraId="105A03CF" w14:textId="77777777" w:rsidR="00AC246B" w:rsidRPr="00AC246B" w:rsidRDefault="00AC246B" w:rsidP="00AC246B">
      <w:pPr>
        <w:numPr>
          <w:ilvl w:val="0"/>
          <w:numId w:val="66"/>
        </w:numPr>
        <w:spacing w:line="240" w:lineRule="auto"/>
        <w:contextualSpacing/>
        <w:jc w:val="left"/>
        <w:rPr>
          <w:ins w:id="25066" w:author="UTENTE" w:date="2020-06-30T19:27:00Z"/>
          <w:rFonts w:ascii="Times New Roman" w:eastAsia="DengXian" w:hAnsi="Times New Roman" w:cs="Times New Roman"/>
          <w:lang w:val="en-US" w:eastAsia="zh-CN"/>
        </w:rPr>
      </w:pPr>
      <w:ins w:id="25067" w:author="UTENTE" w:date="2020-06-30T19:27:00Z">
        <w:r w:rsidRPr="00AC246B">
          <w:rPr>
            <w:rFonts w:ascii="Times New Roman" w:eastAsia="DengXian" w:hAnsi="Times New Roman" w:cs="Times New Roman"/>
            <w:lang w:val="en-US" w:eastAsia="zh-CN"/>
          </w:rPr>
          <w:t xml:space="preserve">The Vampire Book: The Encyclopedia of the Undead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"https://books.google.it/books?id=-QNlCwAAQBAJ&amp;pg=PA811&amp;lpg=PA811&amp;dq=strix+vampire&amp;source=bl&amp;ots=B3Mwj7gHMN&amp;sig=ACfU3U0KDsZvQd74V4izRPDAD8-MiIOY2Q&amp;hl=it&amp;sa=X&amp;ved=2ahUKEwiih8zXsJ_nAhVDjqQKHQ9mA20Q6AEwD3oECAkQAQ" \l "v=onepage&amp;q=strix%20vampire&amp;f=false"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val="en-US" w:eastAsia="zh-CN"/>
          </w:rPr>
          <w:t>https://books.google.it/books?id=-QNlCwAAQBAJ&amp;pg=PA811&amp;lpg=PA811&amp;dq=strix+vampire&amp;source=bl&amp;ots=B3Mwj7gHMN&amp;sig=ACfU3U0KDsZvQd74V4izRPDAD8-MiIOY2Q&amp;hl=it&amp;sa=X&amp;ved=2ahUKEwiih8zXsJ_nAhVDjqQKHQ9mA20Q6AEwD3oECAkQAQ#v=onepage&amp;q=strix%20vampire&amp;f=false</w:t>
        </w:r>
        <w:r w:rsidRPr="00AC246B">
          <w:rPr>
            <w:rFonts w:ascii="Times New Roman" w:eastAsia="DengXian" w:hAnsi="Times New Roman" w:cs="Times New Roman"/>
            <w:lang w:val="en-US" w:eastAsia="zh-CN"/>
          </w:rPr>
          <w:fldChar w:fldCharType="end"/>
        </w:r>
        <w:r w:rsidRPr="00AC246B">
          <w:rPr>
            <w:rFonts w:ascii="Times New Roman" w:eastAsia="DengXian" w:hAnsi="Times New Roman" w:cs="Times New Roman"/>
            <w:lang w:val="en-US" w:eastAsia="zh-CN"/>
          </w:rPr>
          <w:t xml:space="preserve"> (ultimo acceso04/03/2020)</w:t>
        </w:r>
      </w:ins>
    </w:p>
    <w:p w14:paraId="6850E09B" w14:textId="77777777" w:rsidR="00AC246B" w:rsidRPr="00AC246B" w:rsidRDefault="00AC246B" w:rsidP="00AC246B">
      <w:pPr>
        <w:numPr>
          <w:ilvl w:val="0"/>
          <w:numId w:val="66"/>
        </w:numPr>
        <w:spacing w:line="240" w:lineRule="auto"/>
        <w:contextualSpacing/>
        <w:jc w:val="left"/>
        <w:rPr>
          <w:ins w:id="25068" w:author="UTENTE" w:date="2020-06-30T19:27:00Z"/>
          <w:rFonts w:ascii="Times New Roman" w:eastAsia="DengXian" w:hAnsi="Times New Roman" w:cs="Times New Roman"/>
          <w:lang w:val="en-US" w:eastAsia="zh-CN"/>
        </w:rPr>
      </w:pPr>
      <w:ins w:id="25069" w:author="UTENTE" w:date="2020-06-30T19:27:00Z">
        <w:r w:rsidRPr="00AC246B">
          <w:rPr>
            <w:rFonts w:ascii="Times New Roman" w:eastAsia="DengXian" w:hAnsi="Times New Roman" w:cs="Times New Roman"/>
            <w:lang w:val="en-US" w:eastAsia="zh-CN"/>
          </w:rPr>
          <w:t xml:space="preserve">Urban dictionary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"https://www.urbandictionary.com/"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val="en-US" w:eastAsia="zh-CN"/>
          </w:rPr>
          <w:t>https://www.urbandictionary.com/</w:t>
        </w:r>
        <w:r w:rsidRPr="00AC246B">
          <w:rPr>
            <w:rFonts w:ascii="Times New Roman" w:eastAsia="DengXian" w:hAnsi="Times New Roman" w:cs="Times New Roman"/>
            <w:lang w:val="en-US" w:eastAsia="zh-CN"/>
          </w:rPr>
          <w:fldChar w:fldCharType="end"/>
        </w:r>
      </w:ins>
    </w:p>
    <w:p w14:paraId="01C5944C" w14:textId="77777777" w:rsidR="00AC246B" w:rsidRPr="00AC246B" w:rsidRDefault="00AC246B" w:rsidP="00AC246B">
      <w:pPr>
        <w:numPr>
          <w:ilvl w:val="0"/>
          <w:numId w:val="66"/>
        </w:numPr>
        <w:spacing w:line="240" w:lineRule="auto"/>
        <w:contextualSpacing/>
        <w:jc w:val="left"/>
        <w:rPr>
          <w:ins w:id="25070" w:author="UTENTE" w:date="2020-06-30T19:27:00Z"/>
          <w:rFonts w:ascii="Times New Roman" w:eastAsia="DengXian" w:hAnsi="Times New Roman" w:cs="Times New Roman"/>
          <w:lang w:val="es-ES" w:eastAsia="zh-CN"/>
        </w:rPr>
      </w:pPr>
      <w:ins w:id="25071" w:author="UTENTE" w:date="2020-06-30T19:27:00Z">
        <w:r w:rsidRPr="00AC246B">
          <w:rPr>
            <w:rFonts w:ascii="Times New Roman" w:eastAsia="DengXian" w:hAnsi="Times New Roman" w:cs="Times New Roman"/>
            <w:lang w:val="es-ES" w:eastAsia="zh-CN"/>
          </w:rPr>
          <w:t xml:space="preserve">Vampiri.net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"http://www.vampiri.net/miti_40.html"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val="es-ES" w:eastAsia="zh-CN"/>
          </w:rPr>
          <w:t>http://www.vampiri.net/miti_40.html</w:t>
        </w:r>
        <w:r w:rsidRPr="00AC246B">
          <w:rPr>
            <w:rFonts w:ascii="Times New Roman" w:eastAsia="DengXian" w:hAnsi="Times New Roman" w:cs="Times New Roman"/>
            <w:lang w:val="es-ES" w:eastAsia="zh-CN"/>
          </w:rPr>
          <w:fldChar w:fldCharType="end"/>
        </w:r>
        <w:r w:rsidRPr="00AC246B">
          <w:rPr>
            <w:rFonts w:ascii="Times New Roman" w:eastAsia="DengXian" w:hAnsi="Times New Roman" w:cs="Times New Roman"/>
            <w:lang w:val="es-ES" w:eastAsia="zh-CN"/>
          </w:rPr>
          <w:t xml:space="preserve"> (ultimo acceso: 17/05/2020)</w:t>
        </w:r>
      </w:ins>
    </w:p>
    <w:p w14:paraId="13D6D000" w14:textId="77777777" w:rsidR="00AC246B" w:rsidRPr="00AC246B" w:rsidRDefault="00AC246B" w:rsidP="00AC246B">
      <w:pPr>
        <w:numPr>
          <w:ilvl w:val="0"/>
          <w:numId w:val="66"/>
        </w:numPr>
        <w:spacing w:line="240" w:lineRule="auto"/>
        <w:contextualSpacing/>
        <w:jc w:val="left"/>
        <w:rPr>
          <w:ins w:id="25072" w:author="UTENTE" w:date="2020-06-30T19:27:00Z"/>
          <w:rFonts w:ascii="Times New Roman" w:eastAsia="DengXian" w:hAnsi="Times New Roman" w:cs="Times New Roman"/>
          <w:lang w:eastAsia="zh-CN"/>
        </w:rPr>
      </w:pPr>
      <w:ins w:id="25073" w:author="UTENTE" w:date="2020-06-30T19:27:00Z">
        <w:r w:rsidRPr="00AC246B">
          <w:rPr>
            <w:rFonts w:ascii="Times New Roman" w:eastAsia="DengXian" w:hAnsi="Times New Roman" w:cs="Times New Roman"/>
            <w:lang w:eastAsia="zh-CN"/>
          </w:rPr>
          <w:t xml:space="preserve">Vi SAPERE Sinonimi e Contrari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"https://sapere.virgilio.it/"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https://sapere.virgilio.it/</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(ultimo acceso: 10/02/2020)</w:t>
        </w:r>
      </w:ins>
    </w:p>
    <w:p w14:paraId="32F63FCF" w14:textId="77777777" w:rsidR="00AC246B" w:rsidRPr="00AC246B" w:rsidRDefault="00AC246B" w:rsidP="00AC246B">
      <w:pPr>
        <w:numPr>
          <w:ilvl w:val="0"/>
          <w:numId w:val="66"/>
        </w:numPr>
        <w:spacing w:line="240" w:lineRule="auto"/>
        <w:contextualSpacing/>
        <w:jc w:val="left"/>
        <w:rPr>
          <w:ins w:id="25074" w:author="UTENTE" w:date="2020-06-30T19:27:00Z"/>
          <w:rFonts w:ascii="Times New Roman" w:eastAsia="DengXian" w:hAnsi="Times New Roman" w:cs="Times New Roman"/>
          <w:lang w:eastAsia="zh-CN"/>
        </w:rPr>
      </w:pPr>
      <w:ins w:id="25075" w:author="UTENTE" w:date="2020-06-30T19:27:00Z">
        <w:r w:rsidRPr="00AC246B">
          <w:rPr>
            <w:rFonts w:ascii="Times New Roman" w:eastAsia="DengXian" w:hAnsi="Times New Roman" w:cs="Times New Roman"/>
            <w:lang w:eastAsia="zh-CN"/>
          </w:rPr>
          <w:t xml:space="preserve">Wikipedia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"https://it.wikipedia.org/wiki/Strige"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https://it.wikipedia.org/wiki/Strige</w:t>
        </w:r>
        <w:r w:rsidRPr="00AC246B">
          <w:rPr>
            <w:rFonts w:ascii="Times New Roman" w:eastAsia="DengXian" w:hAnsi="Times New Roman" w:cs="Times New Roman"/>
            <w:lang w:eastAsia="zh-CN"/>
          </w:rPr>
          <w:fldChar w:fldCharType="end"/>
        </w:r>
      </w:ins>
    </w:p>
    <w:p w14:paraId="2BFAAE55" w14:textId="77777777" w:rsidR="00AC246B" w:rsidRPr="00AC246B" w:rsidRDefault="00AC246B" w:rsidP="00AC246B">
      <w:pPr>
        <w:numPr>
          <w:ilvl w:val="0"/>
          <w:numId w:val="66"/>
        </w:numPr>
        <w:spacing w:line="240" w:lineRule="auto"/>
        <w:contextualSpacing/>
        <w:jc w:val="left"/>
        <w:rPr>
          <w:ins w:id="25076" w:author="UTENTE" w:date="2020-06-30T19:27:00Z"/>
          <w:rFonts w:ascii="Times New Roman" w:eastAsia="DengXian" w:hAnsi="Times New Roman" w:cs="Times New Roman"/>
          <w:lang w:eastAsia="zh-CN"/>
        </w:rPr>
      </w:pPr>
      <w:ins w:id="25077" w:author="UTENTE" w:date="2020-06-30T19:27:00Z">
        <w:r w:rsidRPr="00AC246B">
          <w:rPr>
            <w:rFonts w:ascii="Times New Roman" w:eastAsia="DengXian" w:hAnsi="Times New Roman" w:cs="Times New Roman"/>
            <w:lang w:eastAsia="zh-CN"/>
          </w:rPr>
          <w:t xml:space="preserve">Wikipedia, Lestat de Lioncourt - </w:t>
        </w:r>
        <w:r w:rsidRPr="00AC246B">
          <w:rPr>
            <w:rFonts w:ascii="Calibri" w:eastAsia="DengXian" w:hAnsi="Calibri" w:cs="Times New Roman"/>
            <w:lang w:val="es-ES" w:eastAsia="zh-CN"/>
          </w:rPr>
          <w:fldChar w:fldCharType="begin"/>
        </w:r>
        <w:r w:rsidRPr="00AC246B">
          <w:rPr>
            <w:rFonts w:ascii="Calibri" w:eastAsia="DengXian" w:hAnsi="Calibri" w:cs="Times New Roman"/>
            <w:lang w:val="es-ES" w:eastAsia="zh-CN"/>
          </w:rPr>
          <w:instrText xml:space="preserve"> HYPERLINK "https://it.wikipedia.org/wiki/Lestat_de_Lioncourt" </w:instrText>
        </w:r>
        <w:r w:rsidRPr="00AC246B">
          <w:rPr>
            <w:rFonts w:ascii="Calibri" w:eastAsia="DengXian" w:hAnsi="Calibri" w:cs="Times New Roman"/>
            <w:lang w:val="es-ES" w:eastAsia="zh-CN"/>
          </w:rPr>
          <w:fldChar w:fldCharType="separate"/>
        </w:r>
        <w:r w:rsidRPr="00AC246B">
          <w:rPr>
            <w:rFonts w:ascii="Times New Roman" w:eastAsia="DengXian" w:hAnsi="Times New Roman" w:cs="Times New Roman"/>
            <w:lang w:eastAsia="zh-CN"/>
          </w:rPr>
          <w:t>https://it.wikipedia.org/wiki/Lestat_de_Lioncourt</w:t>
        </w:r>
        <w:r w:rsidRPr="00AC246B">
          <w:rPr>
            <w:rFonts w:ascii="Times New Roman" w:eastAsia="DengXian" w:hAnsi="Times New Roman" w:cs="Times New Roman"/>
            <w:lang w:eastAsia="zh-CN"/>
          </w:rPr>
          <w:fldChar w:fldCharType="end"/>
        </w:r>
        <w:r w:rsidRPr="00AC246B">
          <w:rPr>
            <w:rFonts w:ascii="Times New Roman" w:eastAsia="DengXian" w:hAnsi="Times New Roman" w:cs="Times New Roman"/>
            <w:lang w:eastAsia="zh-CN"/>
          </w:rPr>
          <w:t xml:space="preserve"> (ultimo accesso: 23/05/2020)</w:t>
        </w:r>
      </w:ins>
    </w:p>
    <w:p w14:paraId="4AFECD51" w14:textId="77777777" w:rsidR="00AC246B" w:rsidRPr="00AC246B" w:rsidRDefault="00AC246B" w:rsidP="00AC246B">
      <w:pPr>
        <w:spacing w:line="240" w:lineRule="auto"/>
        <w:ind w:left="720"/>
        <w:contextualSpacing/>
        <w:jc w:val="left"/>
        <w:rPr>
          <w:ins w:id="25078" w:author="UTENTE" w:date="2020-06-30T19:27:00Z"/>
          <w:rFonts w:ascii="Times New Roman" w:eastAsia="DengXian" w:hAnsi="Times New Roman" w:cs="Times New Roman"/>
          <w:lang w:eastAsia="zh-CN"/>
        </w:rPr>
      </w:pPr>
    </w:p>
    <w:p w14:paraId="1B5DC712" w14:textId="2C177F7C" w:rsidR="00AC246B" w:rsidRDefault="00AC246B">
      <w:pPr>
        <w:spacing w:line="240" w:lineRule="auto"/>
        <w:jc w:val="left"/>
        <w:rPr>
          <w:ins w:id="25079" w:author="UTENTE" w:date="2020-06-30T19:28:00Z"/>
          <w:rFonts w:ascii="Times New Roman" w:eastAsia="Calibri" w:hAnsi="Times New Roman" w:cs="Times New Roman"/>
        </w:rPr>
      </w:pPr>
      <w:ins w:id="25080" w:author="UTENTE" w:date="2020-06-30T19:28:00Z">
        <w:r>
          <w:rPr>
            <w:rFonts w:ascii="Times New Roman" w:eastAsia="Calibri" w:hAnsi="Times New Roman" w:cs="Times New Roman"/>
          </w:rPr>
          <w:br w:type="page"/>
        </w:r>
      </w:ins>
    </w:p>
    <w:p w14:paraId="26931809" w14:textId="77777777" w:rsidR="00AC246B" w:rsidRPr="00AC246B" w:rsidRDefault="00AC246B" w:rsidP="00AC246B">
      <w:pPr>
        <w:keepNext/>
        <w:keepLines/>
        <w:spacing w:before="240" w:line="360" w:lineRule="auto"/>
        <w:outlineLvl w:val="0"/>
        <w:rPr>
          <w:ins w:id="25081" w:author="UTENTE" w:date="2020-06-30T19:28:00Z"/>
          <w:rFonts w:ascii="Times New Roman" w:eastAsia="DengXian Light" w:hAnsi="Times New Roman" w:cs="Times New Roman"/>
          <w:b/>
          <w:sz w:val="32"/>
          <w:szCs w:val="32"/>
        </w:rPr>
      </w:pPr>
      <w:bookmarkStart w:id="25082" w:name="_Toc44438794"/>
      <w:ins w:id="25083" w:author="UTENTE" w:date="2020-06-30T19:28:00Z">
        <w:r w:rsidRPr="00AC246B">
          <w:rPr>
            <w:rFonts w:ascii="Times New Roman" w:eastAsia="DengXian Light" w:hAnsi="Times New Roman" w:cs="Times New Roman"/>
            <w:b/>
            <w:sz w:val="32"/>
            <w:szCs w:val="32"/>
          </w:rPr>
          <w:lastRenderedPageBreak/>
          <w:t>Ringraziamenti</w:t>
        </w:r>
        <w:bookmarkEnd w:id="25082"/>
      </w:ins>
    </w:p>
    <w:p w14:paraId="740DE2CA" w14:textId="77777777" w:rsidR="00AC246B" w:rsidRPr="00AC246B" w:rsidRDefault="00AC246B" w:rsidP="00AC246B">
      <w:pPr>
        <w:spacing w:line="360" w:lineRule="auto"/>
        <w:rPr>
          <w:ins w:id="25084" w:author="UTENTE" w:date="2020-06-30T19:28:00Z"/>
          <w:rFonts w:ascii="Times New Roman" w:eastAsia="Calibri" w:hAnsi="Times New Roman" w:cs="Times New Roman"/>
        </w:rPr>
      </w:pPr>
      <w:ins w:id="25085" w:author="UTENTE" w:date="2020-06-30T19:28:00Z">
        <w:r w:rsidRPr="00AC246B">
          <w:rPr>
            <w:rFonts w:ascii="Times New Roman" w:eastAsia="Calibri" w:hAnsi="Times New Roman" w:cs="Times New Roman"/>
          </w:rPr>
          <w:t xml:space="preserve">Non posso credere che siano già passati 3 anni e che questo percorso sia giunto al termine. È ancora vivido nella mia mente il desiderio che avevo di entrare a far parte di questo mondo e di questa Scuola, le ore passate sui test di prova e l’ansia del giorno dell’esame. Ricevere la notizia dell’ammissione è un ricordo che ancora mi emoziona: avevo fatto un primo passo per raggiungere il mio sogno. Little did I know che quello sarebbe stato l’inizio degli anni più belli della mia vita. </w:t>
        </w:r>
      </w:ins>
    </w:p>
    <w:p w14:paraId="53C25133" w14:textId="77777777" w:rsidR="00AC246B" w:rsidRPr="00AC246B" w:rsidRDefault="00AC246B" w:rsidP="00AC246B">
      <w:pPr>
        <w:spacing w:line="360" w:lineRule="auto"/>
        <w:ind w:firstLine="708"/>
        <w:rPr>
          <w:ins w:id="25086" w:author="UTENTE" w:date="2020-06-30T19:28:00Z"/>
          <w:rFonts w:ascii="Times New Roman" w:eastAsia="Calibri" w:hAnsi="Times New Roman" w:cs="Times New Roman"/>
        </w:rPr>
      </w:pPr>
      <w:ins w:id="25087" w:author="UTENTE" w:date="2020-06-30T19:28:00Z">
        <w:r w:rsidRPr="00AC246B">
          <w:rPr>
            <w:rFonts w:ascii="Times New Roman" w:eastAsia="Calibri" w:hAnsi="Times New Roman" w:cs="Times New Roman"/>
          </w:rPr>
          <w:t xml:space="preserve">Grazie alla Scuola Superiore per Mediatori Linguistici la mia passione per la traduzione e le lingue si è solo alimentata, e non ingenuamente, ma con la piena consapevolezza di cosa potrebbe prospettare il futuro e con gli strumenti necessari ad affrontarlo. Per questo e per l’attenzione sempre dedicatami, ringrazio tutto il corpo docenti e lo staff della SSML, mi avete offerto ogni possibile opportunità per crescere professionalmente e portare avanti un piacevole percorso universitario. In particolare, ringrazio la mia relatrice, la Prof.ssa Perozziello, e la mia correlatrice, la Prof.ssa Meschi, per essere state per me un modello da seguire e un obbiettivo da raggiungere. Provo enorme stima nei confronti di entrambe e vi ringrazio tantissimo per il supporto e le parole d’incoraggiamento che mi avete riservato negli ultimi 3 anni. Se un giorno arriverò a potervi chiamare colleghe, sarà in gran parte grazie a voi. </w:t>
        </w:r>
      </w:ins>
    </w:p>
    <w:p w14:paraId="60B1E811" w14:textId="77777777" w:rsidR="00AC246B" w:rsidRPr="00AC246B" w:rsidRDefault="00AC246B" w:rsidP="00AC246B">
      <w:pPr>
        <w:spacing w:line="360" w:lineRule="auto"/>
        <w:rPr>
          <w:ins w:id="25088" w:author="UTENTE" w:date="2020-06-30T19:28:00Z"/>
          <w:rFonts w:ascii="Times New Roman" w:eastAsia="Calibri" w:hAnsi="Times New Roman" w:cs="Times New Roman"/>
        </w:rPr>
      </w:pPr>
      <w:ins w:id="25089" w:author="UTENTE" w:date="2020-06-30T19:28:00Z">
        <w:r w:rsidRPr="00AC246B">
          <w:rPr>
            <w:rFonts w:ascii="Times New Roman" w:eastAsia="Calibri" w:hAnsi="Times New Roman" w:cs="Times New Roman"/>
          </w:rPr>
          <w:tab/>
          <w:t xml:space="preserve">Questi anni però sarebbero stati vuoti di vita senza le persone che hanno dato una pennellata di colore ad ogni mia giornata: i miei patati. Ringrazio Chiara, per il suo carattere forte e indipendente e la sua voglia di fare, che mi hanno sempre spinta oltre i miei limiti. Sei una persona dolcissima e super affettuosa, nonostante la disciplina tedesca che ti contraddistingue, e con te mi sono sempre sentita a mia agio e me stessa. Non mi è pesato mai un giorno delle nostre sessioni di convivenza e sinceramente, non posso più immaginare una vita senza te e i tuoi audio infiniti, ormai sei davvero la mia terza metà (parleremo della custodia di Frank in altra sede). Ringrazio Giulia, per la sua frizzantezza e la sua follia che hanno animato ogni momento assieme. Mi hai sopportata durante le lezioni, che non è cosa facile, e insieme siamo cresciute e abbiamo affrontato ogni nuovo anno e ogni nuovo corso. Sei stata una perfetta partner in crime e mi hai insegnato che a volte e bello perdere il controllo e lasciarsi andare (ovviamente rimanendo astemi). Ringrazio Giulio, che seppur si è aggiunto solo di recente a queste banda di pazzi, è comunque riuscito a lasciare un segno profondo. Sei strano e mi fai impazzire come pochi, ma ogni mattina a lezione sei riuscito a infondermi un po’ della tua infinita positività. Nonostante non riesca a spiegarmi la rapidità con cui si è creato questo legame, sarà l’ansia che condividiamo o il profondo rispetto che proviamo l’un l’altra, fatto sta che in poco tempo sei diventato uno dei miei migliori amici e so di poter contare su di te per ogni cosa (nelle fasce orarie in cui accendi il cellulare, s’intende).  Senza di voi nessun esame o </w:t>
        </w:r>
        <w:r w:rsidRPr="00AC246B">
          <w:rPr>
            <w:rFonts w:ascii="Times New Roman" w:eastAsia="Calibri" w:hAnsi="Times New Roman" w:cs="Times New Roman"/>
          </w:rPr>
          <w:lastRenderedPageBreak/>
          <w:t xml:space="preserve">voto avrebbe mai avuto senso e anche se le nostre strade adesso si separeranno, so che farò di tutto per non perdervi. Se siamo riusciti a rimanere uniti durante una pandemia globale, possiamo affrontare tutto, anche se dovesse dire fare una locandina cinematografica ogni settimana per il resto della mia vita. </w:t>
        </w:r>
      </w:ins>
    </w:p>
    <w:p w14:paraId="2420CC83" w14:textId="77777777" w:rsidR="00AC246B" w:rsidRPr="00AC246B" w:rsidRDefault="00AC246B" w:rsidP="00AC246B">
      <w:pPr>
        <w:spacing w:line="360" w:lineRule="auto"/>
        <w:rPr>
          <w:ins w:id="25090" w:author="UTENTE" w:date="2020-06-30T19:28:00Z"/>
          <w:rFonts w:ascii="Times New Roman" w:eastAsia="Calibri" w:hAnsi="Times New Roman" w:cs="Times New Roman"/>
        </w:rPr>
      </w:pPr>
      <w:ins w:id="25091" w:author="UTENTE" w:date="2020-06-30T19:28:00Z">
        <w:r w:rsidRPr="00AC246B">
          <w:rPr>
            <w:rFonts w:ascii="Times New Roman" w:eastAsia="Calibri" w:hAnsi="Times New Roman" w:cs="Times New Roman"/>
          </w:rPr>
          <w:tab/>
          <w:t xml:space="preserve">Alla base di questa esperienza meravigliosa, tuttavia, non può che esserci la mia famiglia, che è ha letteralmente reso tutto questo possibile. Ringrazio mio padre perché con il suo lavoro mi ha permesso di inseguire i miei sogni e vivere nuove esperienze. Ringrazio mia madre, perché senza di lei non sarei la donna che sono ora, e lo so che l’ho già detto mille volte, ma non c’è niente di più vero. Mi sei stata accanto ogni momento della mia carriera scolastica, sedendoti letteralmente affianco a me a studiare e preparare ogni interrogazione; gli esami invece, li ho affrontati da sola, ma nonostante questo ho sentito il tuo supporto anche da chilometri di distanza e so che comunque ha fatto la differenza. Ringrazio mio fratello, per tutto quello che è sempre riuscito a insegnarmi e per avermi fatto credere che potevo raggiungere tutto quello che volevo con l’impegno e il duro lavoro. Grazie alla tua esperienza e a agli eventi che hai deciso di condividere con me, ho fatto la scelta di venire a studiare in questa città e lasciare il comfort di casa per buttarmi in una vita completamente diversa che per qualche mese hai condiviso con me, aiutandomi e fornendomi un porto sicuro in un oceano di novità e incertezze, e sappi che di questa scelta non mi pentirò mai. Ringrazio mia zia, mio zio e la mia strepitosa cuginetta per avermi fatto vivere esperienze magiche e per avermi insegnato che si può avere tutto nella vita, ma che senza la generosità e le persone che ami attorno a te, niente ha valore. Colgo anche l’occasione per ringraziare una persona che purtroppo non è potuta esserci ad assistere a questa grande evento, ma che so mi guarda dall’alto e fa il tifo per me. Grazie nonna, per avermi supportato in ogni mia follia e per essere sempre stata dalla parte di tutti i tuoi fantastici nipoti. </w:t>
        </w:r>
      </w:ins>
    </w:p>
    <w:p w14:paraId="19528C7E" w14:textId="77777777" w:rsidR="00AC246B" w:rsidRPr="00AC246B" w:rsidRDefault="00AC246B" w:rsidP="00AC246B">
      <w:pPr>
        <w:spacing w:line="360" w:lineRule="auto"/>
        <w:rPr>
          <w:ins w:id="25092" w:author="UTENTE" w:date="2020-06-30T19:28:00Z"/>
          <w:rFonts w:ascii="Times New Roman" w:eastAsia="Calibri" w:hAnsi="Times New Roman" w:cs="Times New Roman"/>
        </w:rPr>
      </w:pPr>
      <w:ins w:id="25093" w:author="UTENTE" w:date="2020-06-30T19:28:00Z">
        <w:r w:rsidRPr="00AC246B">
          <w:rPr>
            <w:rFonts w:ascii="Times New Roman" w:eastAsia="Calibri" w:hAnsi="Times New Roman" w:cs="Times New Roman"/>
          </w:rPr>
          <w:tab/>
          <w:t xml:space="preserve">Trasferirmi lontano da casa però, ha voluto dire anche allontanarmi non solo dalla mia famiglia, ma anche dal mondo che mi ero creata in 19 anni di vita. Di questo mondo fanno parte le mie due migliori amiche storiche, al mio fianco ormai da tempi immemori, con cui sono cresciuta e ho mosso tutti i miei primi passi, dalle elementari, alle medie e fino al liceo. Ringrazio quindi Giada, per essere la persona più fuori dal comune che io abbia mai conosciuto nella mia vita e per avermi trascinato con sé in un vortice di magia e colori, spingendomi a infrangere gli schemi ed essere me stessa. Sei sempre stata per me fonte di grande ispirazione. Ringrazio Ilaria, che oltre al nome, ha condiviso con me tutti gli anni più difficili della crescita, essendoci sempre per me in ogni momento e spronandomi ad andare avanti e superare ogni ostacolo. Le serate karaoke solo noi 3 rimarranno nella storia. </w:t>
        </w:r>
      </w:ins>
    </w:p>
    <w:p w14:paraId="0EE47B85" w14:textId="77777777" w:rsidR="00AC246B" w:rsidRPr="00AC246B" w:rsidRDefault="00AC246B" w:rsidP="00AC246B">
      <w:pPr>
        <w:spacing w:line="360" w:lineRule="auto"/>
        <w:rPr>
          <w:ins w:id="25094" w:author="UTENTE" w:date="2020-06-30T19:28:00Z"/>
          <w:rFonts w:ascii="Times New Roman" w:eastAsia="Calibri" w:hAnsi="Times New Roman" w:cs="Times New Roman"/>
        </w:rPr>
      </w:pPr>
      <w:ins w:id="25095" w:author="UTENTE" w:date="2020-06-30T19:28:00Z">
        <w:r w:rsidRPr="00AC246B">
          <w:rPr>
            <w:rFonts w:ascii="Times New Roman" w:eastAsia="Calibri" w:hAnsi="Times New Roman" w:cs="Times New Roman"/>
          </w:rPr>
          <w:lastRenderedPageBreak/>
          <w:t xml:space="preserve">Il più grande sacrificio, però, l’ha fatto il mio meraviglioso ragazzo, che non ha battuto ciglio quando gli ho detto che ci saremmo allontanati per un po’. Lui è il mio più grande sostenitore e il mio fan numero 1, colui senza il quale non avrei mai avuto il coraggio di venire qui. Ha creduto sempre in me e mi ha supportata in ogni mia scelta, stando dietro ogni mio singolo capriccio. Mi ha viziata e mi ha amata anche a distanza, senza mai soffocarmi e lasciandomi vivere quest’esperienza al massimo. Il suo aiuto, alle volte anche materiale, è stato fondamentale per il conseguimento di questo risultato e non lo ringrazierò mai abbastanza per questi incredibili anni assieme. Ti amo. </w:t>
        </w:r>
      </w:ins>
    </w:p>
    <w:p w14:paraId="6E634434" w14:textId="77777777" w:rsidR="00AC246B" w:rsidRPr="00AC246B" w:rsidRDefault="00AC246B" w:rsidP="00AC246B">
      <w:pPr>
        <w:spacing w:line="360" w:lineRule="auto"/>
        <w:rPr>
          <w:ins w:id="25096" w:author="UTENTE" w:date="2020-06-30T19:28:00Z"/>
          <w:rFonts w:ascii="Times New Roman" w:eastAsia="Calibri" w:hAnsi="Times New Roman" w:cs="Times New Roman"/>
        </w:rPr>
      </w:pPr>
      <w:ins w:id="25097" w:author="UTENTE" w:date="2020-06-30T19:28:00Z">
        <w:r w:rsidRPr="00AC246B">
          <w:rPr>
            <w:rFonts w:ascii="Times New Roman" w:eastAsia="Calibri" w:hAnsi="Times New Roman" w:cs="Times New Roman"/>
          </w:rPr>
          <w:tab/>
          <w:t xml:space="preserve">Infine, ringrazio Pisa per essere stata il teatro di questa avventura pazzesca, di cui mi porterò dietro per sempre i ricordi e i tramonti. </w:t>
        </w:r>
      </w:ins>
    </w:p>
    <w:p w14:paraId="713C6324" w14:textId="77777777" w:rsidR="00AC246B" w:rsidRPr="00AC246B" w:rsidRDefault="00AC246B" w:rsidP="00AC246B">
      <w:pPr>
        <w:spacing w:line="360" w:lineRule="auto"/>
        <w:rPr>
          <w:ins w:id="25098" w:author="UTENTE" w:date="2020-06-30T19:28:00Z"/>
          <w:rFonts w:ascii="Times New Roman" w:eastAsia="Calibri" w:hAnsi="Times New Roman" w:cs="Times New Roman"/>
        </w:rPr>
      </w:pPr>
      <w:ins w:id="25099" w:author="UTENTE" w:date="2020-06-30T19:28:00Z">
        <w:r w:rsidRPr="00AC246B">
          <w:rPr>
            <w:rFonts w:ascii="Times New Roman" w:eastAsia="Calibri" w:hAnsi="Times New Roman" w:cs="Times New Roman"/>
          </w:rPr>
          <w:tab/>
        </w:r>
      </w:ins>
    </w:p>
    <w:p w14:paraId="34B45DC8" w14:textId="77777777" w:rsidR="00AC246B" w:rsidRPr="00AC246B" w:rsidRDefault="00AC246B" w:rsidP="00AC246B">
      <w:pPr>
        <w:spacing w:line="240" w:lineRule="auto"/>
        <w:jc w:val="left"/>
        <w:rPr>
          <w:ins w:id="25100" w:author="UTENTE" w:date="2020-06-30T19:28:00Z"/>
          <w:rFonts w:ascii="Times New Roman" w:eastAsia="Calibri" w:hAnsi="Times New Roman" w:cs="Times New Roman"/>
        </w:rPr>
      </w:pPr>
    </w:p>
    <w:p w14:paraId="067E8552" w14:textId="77777777" w:rsidR="00AC246B" w:rsidRPr="00AC246B" w:rsidRDefault="00AC246B" w:rsidP="00AC246B">
      <w:pPr>
        <w:spacing w:line="240" w:lineRule="auto"/>
        <w:jc w:val="left"/>
        <w:rPr>
          <w:ins w:id="25101" w:author="UTENTE" w:date="2020-06-30T19:28:00Z"/>
          <w:rFonts w:ascii="Times New Roman" w:eastAsia="Calibri" w:hAnsi="Times New Roman" w:cs="Times New Roman"/>
        </w:rPr>
      </w:pPr>
    </w:p>
    <w:p w14:paraId="3ECD4F17" w14:textId="77777777" w:rsidR="00AC246B" w:rsidRPr="00AC246B" w:rsidRDefault="00AC246B" w:rsidP="00AC246B">
      <w:pPr>
        <w:spacing w:line="240" w:lineRule="auto"/>
        <w:jc w:val="left"/>
        <w:rPr>
          <w:ins w:id="25102" w:author="UTENTE" w:date="2020-06-30T19:28:00Z"/>
          <w:rFonts w:ascii="Times New Roman" w:eastAsia="Calibri" w:hAnsi="Times New Roman" w:cs="Times New Roman"/>
        </w:rPr>
      </w:pPr>
    </w:p>
    <w:p w14:paraId="655FF6F3" w14:textId="77777777" w:rsidR="00AC246B" w:rsidRPr="00AC246B" w:rsidRDefault="00AC246B" w:rsidP="00AC246B">
      <w:pPr>
        <w:spacing w:line="240" w:lineRule="auto"/>
        <w:jc w:val="left"/>
        <w:rPr>
          <w:ins w:id="25103" w:author="UTENTE" w:date="2020-06-30T19:28:00Z"/>
          <w:rFonts w:ascii="Times New Roman" w:eastAsia="Calibri" w:hAnsi="Times New Roman" w:cs="Times New Roman"/>
        </w:rPr>
      </w:pPr>
    </w:p>
    <w:p w14:paraId="2D91C110" w14:textId="77777777" w:rsidR="00AC246B" w:rsidRPr="00AC246B" w:rsidRDefault="00AC246B" w:rsidP="00AC246B">
      <w:pPr>
        <w:spacing w:line="240" w:lineRule="auto"/>
        <w:jc w:val="left"/>
        <w:rPr>
          <w:ins w:id="25104" w:author="UTENTE" w:date="2020-06-30T19:28:00Z"/>
          <w:rFonts w:ascii="Times New Roman" w:eastAsia="Calibri" w:hAnsi="Times New Roman" w:cs="Times New Roman"/>
        </w:rPr>
      </w:pPr>
    </w:p>
    <w:p w14:paraId="4BA85529" w14:textId="77777777" w:rsidR="00AC246B" w:rsidRPr="00AC246B" w:rsidRDefault="00AC246B" w:rsidP="00AC246B">
      <w:pPr>
        <w:spacing w:line="240" w:lineRule="auto"/>
        <w:jc w:val="left"/>
        <w:rPr>
          <w:ins w:id="25105" w:author="UTENTE" w:date="2020-06-30T19:28:00Z"/>
          <w:rFonts w:ascii="Times New Roman" w:eastAsia="Calibri" w:hAnsi="Times New Roman" w:cs="Times New Roman"/>
        </w:rPr>
      </w:pPr>
    </w:p>
    <w:p w14:paraId="13D7D147" w14:textId="77777777" w:rsidR="00AC246B" w:rsidRPr="00AC246B" w:rsidRDefault="00AC246B" w:rsidP="00AC246B">
      <w:pPr>
        <w:spacing w:line="240" w:lineRule="auto"/>
        <w:jc w:val="left"/>
        <w:rPr>
          <w:ins w:id="25106" w:author="UTENTE" w:date="2020-06-30T19:28:00Z"/>
          <w:rFonts w:ascii="Times New Roman" w:eastAsia="Calibri" w:hAnsi="Times New Roman" w:cs="Times New Roman"/>
        </w:rPr>
      </w:pPr>
    </w:p>
    <w:p w14:paraId="598439ED" w14:textId="77777777" w:rsidR="00AC246B" w:rsidRPr="00AC246B" w:rsidRDefault="00AC246B" w:rsidP="00AC246B">
      <w:pPr>
        <w:spacing w:line="240" w:lineRule="auto"/>
        <w:jc w:val="left"/>
        <w:rPr>
          <w:ins w:id="25107" w:author="UTENTE" w:date="2020-06-30T19:28:00Z"/>
          <w:rFonts w:ascii="Times New Roman" w:eastAsia="Calibri" w:hAnsi="Times New Roman" w:cs="Times New Roman"/>
        </w:rPr>
      </w:pPr>
    </w:p>
    <w:p w14:paraId="40AF2E96" w14:textId="77777777" w:rsidR="00AC246B" w:rsidRPr="00AC246B" w:rsidRDefault="00AC246B" w:rsidP="00AC246B">
      <w:pPr>
        <w:spacing w:line="240" w:lineRule="auto"/>
        <w:jc w:val="left"/>
        <w:rPr>
          <w:ins w:id="25108" w:author="UTENTE" w:date="2020-06-30T19:28:00Z"/>
          <w:rFonts w:ascii="Times New Roman" w:eastAsia="Calibri" w:hAnsi="Times New Roman" w:cs="Times New Roman"/>
        </w:rPr>
      </w:pPr>
    </w:p>
    <w:p w14:paraId="1B9B0324" w14:textId="77777777" w:rsidR="00AC246B" w:rsidRPr="00AC246B" w:rsidRDefault="00AC246B" w:rsidP="00AC246B">
      <w:pPr>
        <w:spacing w:line="240" w:lineRule="auto"/>
        <w:jc w:val="left"/>
        <w:rPr>
          <w:ins w:id="25109" w:author="UTENTE" w:date="2020-06-30T19:28:00Z"/>
          <w:rFonts w:ascii="Times New Roman" w:eastAsia="Calibri" w:hAnsi="Times New Roman" w:cs="Times New Roman"/>
        </w:rPr>
      </w:pPr>
    </w:p>
    <w:p w14:paraId="24D43CF8" w14:textId="77777777" w:rsidR="00AC246B" w:rsidRPr="00AC246B" w:rsidRDefault="00AC246B" w:rsidP="00AC246B">
      <w:pPr>
        <w:spacing w:line="240" w:lineRule="auto"/>
        <w:jc w:val="left"/>
        <w:rPr>
          <w:ins w:id="25110" w:author="UTENTE" w:date="2020-06-30T19:28:00Z"/>
          <w:rFonts w:ascii="Times New Roman" w:eastAsia="Calibri" w:hAnsi="Times New Roman" w:cs="Times New Roman"/>
        </w:rPr>
      </w:pPr>
    </w:p>
    <w:p w14:paraId="7D33B51B" w14:textId="77777777" w:rsidR="00AC246B" w:rsidRPr="00AC246B" w:rsidRDefault="00AC246B" w:rsidP="00AC246B">
      <w:pPr>
        <w:spacing w:line="240" w:lineRule="auto"/>
        <w:jc w:val="left"/>
        <w:rPr>
          <w:ins w:id="25111" w:author="UTENTE" w:date="2020-06-30T19:28:00Z"/>
          <w:rFonts w:ascii="Times New Roman" w:eastAsia="Calibri" w:hAnsi="Times New Roman" w:cs="Times New Roman"/>
        </w:rPr>
      </w:pPr>
    </w:p>
    <w:p w14:paraId="43B7C3CB" w14:textId="77777777" w:rsidR="00AC246B" w:rsidRPr="00AC246B" w:rsidRDefault="00AC246B" w:rsidP="00AC246B">
      <w:pPr>
        <w:spacing w:line="240" w:lineRule="auto"/>
        <w:jc w:val="left"/>
        <w:rPr>
          <w:ins w:id="25112" w:author="UTENTE" w:date="2020-06-30T19:28:00Z"/>
          <w:rFonts w:ascii="Times New Roman" w:eastAsia="Calibri" w:hAnsi="Times New Roman" w:cs="Times New Roman"/>
        </w:rPr>
      </w:pPr>
    </w:p>
    <w:p w14:paraId="7BDF2DAA" w14:textId="77777777" w:rsidR="00AC246B" w:rsidRPr="00AC246B" w:rsidRDefault="00AC246B" w:rsidP="00AC246B">
      <w:pPr>
        <w:spacing w:line="240" w:lineRule="auto"/>
        <w:jc w:val="left"/>
        <w:rPr>
          <w:ins w:id="25113" w:author="UTENTE" w:date="2020-06-30T19:28:00Z"/>
          <w:rFonts w:ascii="Times New Roman" w:eastAsia="Calibri" w:hAnsi="Times New Roman" w:cs="Times New Roman"/>
        </w:rPr>
      </w:pPr>
    </w:p>
    <w:p w14:paraId="3BE7DAAE" w14:textId="77777777" w:rsidR="00AC246B" w:rsidRPr="00AC246B" w:rsidRDefault="00AC246B" w:rsidP="00AC246B">
      <w:pPr>
        <w:spacing w:line="240" w:lineRule="auto"/>
        <w:jc w:val="left"/>
        <w:rPr>
          <w:ins w:id="25114" w:author="UTENTE" w:date="2020-06-30T19:28:00Z"/>
          <w:rFonts w:ascii="Times New Roman" w:eastAsia="Calibri" w:hAnsi="Times New Roman" w:cs="Times New Roman"/>
        </w:rPr>
      </w:pPr>
    </w:p>
    <w:p w14:paraId="48BD0BDE" w14:textId="77777777" w:rsidR="00AC246B" w:rsidRPr="00AC246B" w:rsidRDefault="00AC246B" w:rsidP="00AC246B">
      <w:pPr>
        <w:spacing w:line="240" w:lineRule="auto"/>
        <w:jc w:val="left"/>
        <w:rPr>
          <w:ins w:id="25115" w:author="UTENTE" w:date="2020-06-30T19:28:00Z"/>
          <w:rFonts w:ascii="Times New Roman" w:eastAsia="Calibri" w:hAnsi="Times New Roman" w:cs="Times New Roman"/>
        </w:rPr>
      </w:pPr>
    </w:p>
    <w:p w14:paraId="177D2881" w14:textId="77777777" w:rsidR="00AC246B" w:rsidRPr="00AC246B" w:rsidRDefault="00AC246B" w:rsidP="00AC246B">
      <w:pPr>
        <w:spacing w:line="240" w:lineRule="auto"/>
        <w:jc w:val="left"/>
        <w:rPr>
          <w:ins w:id="25116" w:author="UTENTE" w:date="2020-06-30T19:28:00Z"/>
          <w:rFonts w:ascii="Times New Roman" w:eastAsia="Calibri" w:hAnsi="Times New Roman" w:cs="Times New Roman"/>
        </w:rPr>
      </w:pPr>
    </w:p>
    <w:p w14:paraId="3787A312" w14:textId="77777777" w:rsidR="00AC246B" w:rsidRPr="00AC246B" w:rsidRDefault="00AC246B" w:rsidP="00AC246B">
      <w:pPr>
        <w:spacing w:line="240" w:lineRule="auto"/>
        <w:jc w:val="left"/>
        <w:rPr>
          <w:ins w:id="25117" w:author="UTENTE" w:date="2020-06-30T19:28:00Z"/>
          <w:rFonts w:ascii="Times New Roman" w:eastAsia="Calibri" w:hAnsi="Times New Roman" w:cs="Times New Roman"/>
        </w:rPr>
      </w:pPr>
    </w:p>
    <w:p w14:paraId="1C827078" w14:textId="77777777" w:rsidR="005614C8" w:rsidRPr="005614C8" w:rsidRDefault="005614C8" w:rsidP="005614C8">
      <w:pPr>
        <w:rPr>
          <w:ins w:id="25118" w:author="UTENTE" w:date="2020-06-30T19:19:00Z"/>
          <w:rFonts w:ascii="Times New Roman" w:eastAsia="Calibri" w:hAnsi="Times New Roman" w:cs="Times New Roman"/>
        </w:rPr>
      </w:pPr>
    </w:p>
    <w:p w14:paraId="494E7487" w14:textId="77777777" w:rsidR="007E67BE" w:rsidRDefault="007E67BE" w:rsidP="007E67BE">
      <w:pPr>
        <w:tabs>
          <w:tab w:val="left" w:pos="3080"/>
        </w:tabs>
        <w:spacing w:line="360" w:lineRule="auto"/>
        <w:rPr>
          <w:ins w:id="25119" w:author="UTENTE" w:date="2020-06-30T19:17:00Z"/>
        </w:rPr>
      </w:pPr>
    </w:p>
    <w:p w14:paraId="61D93A3B" w14:textId="77777777" w:rsidR="007E67BE" w:rsidRDefault="007E67BE" w:rsidP="007E67BE">
      <w:pPr>
        <w:rPr>
          <w:ins w:id="25120" w:author="UTENTE" w:date="2020-06-30T19:17:00Z"/>
        </w:rPr>
      </w:pPr>
    </w:p>
    <w:p w14:paraId="5ECEFC5F" w14:textId="77777777" w:rsidR="00674C8A" w:rsidRPr="00D90408" w:rsidRDefault="00674C8A" w:rsidP="007E67BE">
      <w:pPr>
        <w:rPr>
          <w:rPrChange w:id="25121" w:author="UTENTE" w:date="2020-06-30T18:19:00Z">
            <w:rPr/>
          </w:rPrChange>
        </w:rPr>
        <w:pPrChange w:id="25122" w:author="UTENTE" w:date="2020-06-30T19:18:00Z">
          <w:pPr>
            <w:spacing w:line="360" w:lineRule="auto"/>
          </w:pPr>
        </w:pPrChange>
      </w:pPr>
    </w:p>
    <w:sectPr w:rsidR="00674C8A" w:rsidRPr="00D90408" w:rsidSect="00545311">
      <w:type w:val="nextPage"/>
      <w:pgSz w:w="11906" w:h="16838" w:orient="portrait" w:code="9"/>
      <w:pgMar w:top="1701" w:right="1418" w:bottom="1701" w:left="1418" w:header="709" w:footer="964" w:gutter="567"/>
      <w:pgNumType w:fmt="upperRoman" w:start="7"/>
      <w:cols w:space="708"/>
      <w:docGrid w:linePitch="360"/>
      <w:sectPrChange w:id="25123" w:author="UTENTE" w:date="2020-06-30T19:34:00Z">
        <w:sectPr w:rsidR="00674C8A" w:rsidRPr="00D90408" w:rsidSect="00545311">
          <w:type w:val="evenPage"/>
          <w:pgSz w:w="8419" w:h="11906" w:orient="landscape"/>
          <w:pgMar w:top="1418" w:right="1134" w:bottom="1134" w:left="1134" w:header="709" w:footer="964" w:gutter="567"/>
          <w:pgNumType w:start="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D9413A" w14:textId="77777777" w:rsidR="0036192B" w:rsidRDefault="0036192B" w:rsidP="00CF6EF0">
      <w:pPr>
        <w:spacing w:line="240" w:lineRule="auto"/>
      </w:pPr>
      <w:r>
        <w:separator/>
      </w:r>
    </w:p>
  </w:endnote>
  <w:endnote w:type="continuationSeparator" w:id="0">
    <w:p w14:paraId="161A3662" w14:textId="77777777" w:rsidR="0036192B" w:rsidRDefault="0036192B" w:rsidP="00CF6E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71" w:author="UTENTE" w:date="2020-06-30T12:09:00Z"/>
  <w:sdt>
    <w:sdtPr>
      <w:id w:val="-1115447915"/>
      <w:docPartObj>
        <w:docPartGallery w:val="Page Numbers (Bottom of Page)"/>
        <w:docPartUnique/>
      </w:docPartObj>
    </w:sdtPr>
    <w:sdtContent>
      <w:customXmlInsRangeEnd w:id="371"/>
      <w:p w14:paraId="35B2A2B4" w14:textId="488CDB32" w:rsidR="00CA0F22" w:rsidRDefault="00CA0F22">
        <w:pPr>
          <w:pStyle w:val="Pidipagina"/>
          <w:jc w:val="center"/>
          <w:rPr>
            <w:ins w:id="372" w:author="UTENTE" w:date="2020-06-30T12:09:00Z"/>
          </w:rPr>
        </w:pPr>
        <w:ins w:id="373" w:author="UTENTE" w:date="2020-06-30T12:09:00Z">
          <w:r>
            <w:fldChar w:fldCharType="begin"/>
          </w:r>
          <w:r>
            <w:instrText>PAGE   \* MERGEFORMAT</w:instrText>
          </w:r>
          <w:r>
            <w:fldChar w:fldCharType="separate"/>
          </w:r>
        </w:ins>
        <w:r w:rsidR="006572B6">
          <w:rPr>
            <w:noProof/>
          </w:rPr>
          <w:t>I</w:t>
        </w:r>
        <w:ins w:id="374" w:author="UTENTE" w:date="2020-06-30T12:09:00Z">
          <w:r>
            <w:fldChar w:fldCharType="end"/>
          </w:r>
        </w:ins>
      </w:p>
      <w:customXmlInsRangeStart w:id="375" w:author="UTENTE" w:date="2020-06-30T12:09:00Z"/>
    </w:sdtContent>
  </w:sdt>
  <w:customXmlInsRangeEnd w:id="375"/>
  <w:p w14:paraId="58C6BFD8" w14:textId="77777777" w:rsidR="00CA0F22" w:rsidRDefault="00CA0F22">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76" w:author="UTENTE" w:date="2020-06-30T12:08:00Z"/>
  <w:sdt>
    <w:sdtPr>
      <w:id w:val="1235055335"/>
      <w:docPartObj>
        <w:docPartGallery w:val="Page Numbers (Bottom of Page)"/>
        <w:docPartUnique/>
      </w:docPartObj>
    </w:sdtPr>
    <w:sdtContent>
      <w:customXmlInsRangeEnd w:id="376"/>
      <w:p w14:paraId="146F33AC" w14:textId="5E9C1499" w:rsidR="00CA0F22" w:rsidRDefault="00CA0F22">
        <w:pPr>
          <w:pStyle w:val="Pidipagina"/>
          <w:jc w:val="center"/>
          <w:rPr>
            <w:ins w:id="377" w:author="UTENTE" w:date="2020-06-30T12:08:00Z"/>
          </w:rPr>
        </w:pPr>
        <w:ins w:id="378" w:author="UTENTE" w:date="2020-06-30T12:08:00Z">
          <w:r>
            <w:fldChar w:fldCharType="begin"/>
          </w:r>
          <w:r>
            <w:instrText>PAGE   \* MERGEFORMAT</w:instrText>
          </w:r>
          <w:r>
            <w:fldChar w:fldCharType="separate"/>
          </w:r>
        </w:ins>
        <w:r>
          <w:rPr>
            <w:noProof/>
          </w:rPr>
          <w:t>II</w:t>
        </w:r>
        <w:ins w:id="379" w:author="UTENTE" w:date="2020-06-30T12:08:00Z">
          <w:r>
            <w:fldChar w:fldCharType="end"/>
          </w:r>
        </w:ins>
      </w:p>
      <w:customXmlInsRangeStart w:id="380" w:author="UTENTE" w:date="2020-06-30T12:08:00Z"/>
    </w:sdtContent>
  </w:sdt>
  <w:customXmlInsRangeEnd w:id="380"/>
  <w:p w14:paraId="6B1A4492" w14:textId="77777777" w:rsidR="00CA0F22" w:rsidRDefault="00CA0F22" w:rsidP="008C47C8">
    <w:pPr>
      <w:pStyle w:val="Pidipagina"/>
      <w:tabs>
        <w:tab w:val="clear" w:pos="9638"/>
      </w:tabs>
      <w:pPrChange w:id="381" w:author="UTENTE" w:date="2020-06-30T12:08:00Z">
        <w:pPr>
          <w:pStyle w:val="Pidipagina"/>
        </w:pPr>
      </w:pPrChan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7144B8" w14:textId="77777777" w:rsidR="0036192B" w:rsidRDefault="0036192B" w:rsidP="00CF6EF0">
      <w:pPr>
        <w:spacing w:line="240" w:lineRule="auto"/>
      </w:pPr>
      <w:r>
        <w:separator/>
      </w:r>
    </w:p>
  </w:footnote>
  <w:footnote w:type="continuationSeparator" w:id="0">
    <w:p w14:paraId="6B9064C7" w14:textId="77777777" w:rsidR="0036192B" w:rsidRDefault="0036192B" w:rsidP="00CF6EF0">
      <w:pPr>
        <w:spacing w:line="240" w:lineRule="auto"/>
      </w:pPr>
      <w:r>
        <w:continuationSeparator/>
      </w:r>
    </w:p>
  </w:footnote>
  <w:footnote w:id="1">
    <w:p w14:paraId="4F75D0D9" w14:textId="77777777" w:rsidR="00CA0F22" w:rsidRPr="00421DFC" w:rsidRDefault="00CA0F22" w:rsidP="00421DFC">
      <w:pPr>
        <w:pStyle w:val="Testonotaapidipagina"/>
        <w:rPr>
          <w:rPrChange w:id="303" w:author="UTENTE" w:date="2020-06-30T19:21:00Z">
            <w:rPr/>
          </w:rPrChange>
        </w:rPr>
      </w:pPr>
      <w:r w:rsidRPr="00421DFC">
        <w:rPr>
          <w:rStyle w:val="Rimandonotaapidipagina"/>
          <w:rPrChange w:id="304" w:author="UTENTE" w:date="2020-06-30T19:21:00Z">
            <w:rPr>
              <w:rStyle w:val="Rimandonotaapidipagina"/>
              <w:sz w:val="16"/>
            </w:rPr>
          </w:rPrChange>
        </w:rPr>
        <w:footnoteRef/>
      </w:r>
      <w:r w:rsidRPr="00421DFC">
        <w:rPr>
          <w:rPrChange w:id="305" w:author="UTENTE" w:date="2020-06-30T19:21:00Z">
            <w:rPr>
              <w:sz w:val="16"/>
            </w:rPr>
          </w:rPrChange>
        </w:rPr>
        <w:t xml:space="preserve"> Piattaforma di gestione e distribuzione digitale di videogiochi indie </w:t>
      </w:r>
    </w:p>
  </w:footnote>
  <w:footnote w:id="2">
    <w:p w14:paraId="75D9E8C0" w14:textId="77777777" w:rsidR="00CA0F22" w:rsidRPr="00421DFC" w:rsidRDefault="00CA0F22" w:rsidP="00421DFC">
      <w:pPr>
        <w:pStyle w:val="Testonotaapidipagina"/>
        <w:rPr>
          <w:rPrChange w:id="306" w:author="UTENTE" w:date="2020-06-30T19:21:00Z">
            <w:rPr/>
          </w:rPrChange>
        </w:rPr>
        <w:pPrChange w:id="307" w:author="UTENTE" w:date="2020-06-30T19:21:00Z">
          <w:pPr>
            <w:pStyle w:val="Testonotaapidipagina"/>
          </w:pPr>
        </w:pPrChange>
      </w:pPr>
      <w:r w:rsidRPr="00421DFC">
        <w:rPr>
          <w:rStyle w:val="Rimandonotaapidipagina"/>
          <w:rPrChange w:id="308" w:author="UTENTE" w:date="2020-06-30T19:21:00Z">
            <w:rPr>
              <w:rStyle w:val="Rimandonotaapidipagina"/>
              <w:sz w:val="16"/>
            </w:rPr>
          </w:rPrChange>
        </w:rPr>
        <w:footnoteRef/>
      </w:r>
      <w:r w:rsidRPr="00421DFC">
        <w:rPr>
          <w:rPrChange w:id="309" w:author="UTENTE" w:date="2020-06-30T19:21:00Z">
            <w:rPr>
              <w:sz w:val="16"/>
            </w:rPr>
          </w:rPrChange>
        </w:rPr>
        <w:t xml:space="preserve"> Piattaforma di gestione e distribuzione digitale di videogiochi </w:t>
      </w:r>
    </w:p>
  </w:footnote>
  <w:footnote w:id="3">
    <w:p w14:paraId="43C2F860" w14:textId="77777777" w:rsidR="00CA0F22" w:rsidRPr="00421DFC" w:rsidRDefault="00CA0F22" w:rsidP="00421DFC">
      <w:pPr>
        <w:pStyle w:val="Testonotaapidipagina"/>
        <w:rPr>
          <w:rPrChange w:id="310" w:author="UTENTE" w:date="2020-06-30T19:21:00Z">
            <w:rPr/>
          </w:rPrChange>
        </w:rPr>
        <w:pPrChange w:id="311" w:author="UTENTE" w:date="2020-06-30T19:21:00Z">
          <w:pPr>
            <w:pStyle w:val="Testonotaapidipagina"/>
          </w:pPr>
        </w:pPrChange>
      </w:pPr>
      <w:r w:rsidRPr="00421DFC">
        <w:rPr>
          <w:rStyle w:val="Rimandonotaapidipagina"/>
          <w:rPrChange w:id="312" w:author="UTENTE" w:date="2020-06-30T19:21:00Z">
            <w:rPr>
              <w:rStyle w:val="Rimandonotaapidipagina"/>
              <w:sz w:val="16"/>
            </w:rPr>
          </w:rPrChange>
        </w:rPr>
        <w:footnoteRef/>
      </w:r>
      <w:r w:rsidRPr="00421DFC">
        <w:rPr>
          <w:rPrChange w:id="313" w:author="UTENTE" w:date="2020-06-30T19:21:00Z">
            <w:rPr>
              <w:sz w:val="16"/>
            </w:rPr>
          </w:rPrChange>
        </w:rPr>
        <w:t xml:space="preserve"> Termine che fa riferimento ai diversi percorsi che si possono intraprende nelle avventure interattive.</w:t>
      </w:r>
    </w:p>
  </w:footnote>
  <w:footnote w:id="4">
    <w:p w14:paraId="29BF40A3" w14:textId="77777777" w:rsidR="00CA0F22" w:rsidRPr="00421DFC" w:rsidRDefault="00CA0F22" w:rsidP="00421DFC">
      <w:pPr>
        <w:spacing w:line="240" w:lineRule="auto"/>
        <w:rPr>
          <w:sz w:val="20"/>
          <w:szCs w:val="20"/>
          <w:rPrChange w:id="314" w:author="UTENTE" w:date="2020-06-30T19:21:00Z">
            <w:rPr>
              <w:sz w:val="16"/>
              <w:szCs w:val="16"/>
            </w:rPr>
          </w:rPrChange>
        </w:rPr>
        <w:pPrChange w:id="315" w:author="UTENTE" w:date="2020-06-30T19:21:00Z">
          <w:pPr/>
        </w:pPrChange>
      </w:pPr>
      <w:r w:rsidRPr="00421DFC">
        <w:rPr>
          <w:rStyle w:val="Rimandonotaapidipagina"/>
          <w:sz w:val="20"/>
          <w:szCs w:val="20"/>
          <w:rPrChange w:id="316" w:author="UTENTE" w:date="2020-06-30T19:21:00Z">
            <w:rPr>
              <w:rStyle w:val="Rimandonotaapidipagina"/>
              <w:sz w:val="16"/>
              <w:szCs w:val="16"/>
            </w:rPr>
          </w:rPrChange>
        </w:rPr>
        <w:footnoteRef/>
      </w:r>
      <w:r w:rsidRPr="00421DFC">
        <w:rPr>
          <w:sz w:val="20"/>
          <w:szCs w:val="20"/>
          <w:rPrChange w:id="317" w:author="UTENTE" w:date="2020-06-30T19:21:00Z">
            <w:rPr>
              <w:sz w:val="16"/>
              <w:szCs w:val="16"/>
            </w:rPr>
          </w:rPrChange>
        </w:rPr>
        <w:t xml:space="preserve"> In un videogioco, il funzionamento del gioco, l’esperienza di gioco; anche, giocabilità (Garzanti Linguistica).</w:t>
      </w:r>
    </w:p>
  </w:footnote>
  <w:footnote w:id="5">
    <w:p w14:paraId="291F64D0" w14:textId="77777777" w:rsidR="00CA0F22" w:rsidRPr="00421DFC" w:rsidRDefault="00CA0F22" w:rsidP="00421DFC">
      <w:pPr>
        <w:pStyle w:val="Testonotaapidipagina"/>
        <w:rPr>
          <w:rPrChange w:id="318" w:author="UTENTE" w:date="2020-06-30T19:21:00Z">
            <w:rPr/>
          </w:rPrChange>
        </w:rPr>
        <w:pPrChange w:id="319" w:author="UTENTE" w:date="2020-06-30T19:21:00Z">
          <w:pPr>
            <w:pStyle w:val="Testonotaapidipagina"/>
          </w:pPr>
        </w:pPrChange>
      </w:pPr>
      <w:r w:rsidRPr="00421DFC">
        <w:rPr>
          <w:rStyle w:val="Rimandonotaapidipagina"/>
          <w:rPrChange w:id="320" w:author="UTENTE" w:date="2020-06-30T19:21:00Z">
            <w:rPr>
              <w:rStyle w:val="Rimandonotaapidipagina"/>
              <w:sz w:val="16"/>
              <w:szCs w:val="16"/>
            </w:rPr>
          </w:rPrChange>
        </w:rPr>
        <w:footnoteRef/>
      </w:r>
      <w:r w:rsidRPr="00421DFC">
        <w:rPr>
          <w:rPrChange w:id="321" w:author="UTENTE" w:date="2020-06-30T19:21:00Z">
            <w:rPr>
              <w:sz w:val="16"/>
              <w:szCs w:val="16"/>
            </w:rPr>
          </w:rPrChange>
        </w:rPr>
        <w:t xml:space="preserve"> Main Character, personaggio principale.</w:t>
      </w:r>
    </w:p>
  </w:footnote>
  <w:footnote w:id="6">
    <w:p w14:paraId="346B50DC" w14:textId="77777777" w:rsidR="00CA0F22" w:rsidRPr="00421DFC" w:rsidRDefault="00CA0F22" w:rsidP="00421DFC">
      <w:pPr>
        <w:pStyle w:val="Testonotaapidipagina"/>
        <w:rPr>
          <w:rPrChange w:id="322" w:author="UTENTE" w:date="2020-06-30T19:21:00Z">
            <w:rPr/>
          </w:rPrChange>
        </w:rPr>
        <w:pPrChange w:id="323" w:author="UTENTE" w:date="2020-06-30T19:21:00Z">
          <w:pPr>
            <w:pStyle w:val="Testonotaapidipagina"/>
          </w:pPr>
        </w:pPrChange>
      </w:pPr>
      <w:r w:rsidRPr="00421DFC">
        <w:rPr>
          <w:rStyle w:val="Rimandonotaapidipagina"/>
          <w:rPrChange w:id="324" w:author="UTENTE" w:date="2020-06-30T19:21:00Z">
            <w:rPr>
              <w:rStyle w:val="Rimandonotaapidipagina"/>
              <w:sz w:val="16"/>
            </w:rPr>
          </w:rPrChange>
        </w:rPr>
        <w:footnoteRef/>
      </w:r>
      <w:r w:rsidRPr="00421DFC">
        <w:rPr>
          <w:rPrChange w:id="325" w:author="UTENTE" w:date="2020-06-30T19:21:00Z">
            <w:rPr>
              <w:sz w:val="16"/>
            </w:rPr>
          </w:rPrChange>
        </w:rPr>
        <w:t xml:space="preserve"> Il testo tradotto (vs. testo di partenza) </w:t>
      </w:r>
    </w:p>
  </w:footnote>
  <w:footnote w:id="7">
    <w:p w14:paraId="1409E4D6" w14:textId="77777777" w:rsidR="00CA0F22" w:rsidRPr="00421DFC" w:rsidRDefault="00CA0F22" w:rsidP="00421DFC">
      <w:pPr>
        <w:pStyle w:val="Testonotaapidipagina"/>
        <w:rPr>
          <w:rPrChange w:id="331" w:author="UTENTE" w:date="2020-06-30T19:21:00Z">
            <w:rPr/>
          </w:rPrChange>
        </w:rPr>
        <w:pPrChange w:id="332" w:author="UTENTE" w:date="2020-06-30T19:21:00Z">
          <w:pPr>
            <w:pStyle w:val="Testonotaapidipagina"/>
          </w:pPr>
        </w:pPrChange>
      </w:pPr>
      <w:r w:rsidRPr="00421DFC">
        <w:rPr>
          <w:rStyle w:val="Rimandonotaapidipagina"/>
          <w:rPrChange w:id="333" w:author="UTENTE" w:date="2020-06-30T19:21:00Z">
            <w:rPr>
              <w:rStyle w:val="Rimandonotaapidipagina"/>
            </w:rPr>
          </w:rPrChange>
        </w:rPr>
        <w:footnoteRef/>
      </w:r>
      <w:r w:rsidRPr="00421DFC">
        <w:rPr>
          <w:rPrChange w:id="334" w:author="UTENTE" w:date="2020-06-30T19:21:00Z">
            <w:rPr/>
          </w:rPrChange>
        </w:rPr>
        <w:t xml:space="preserve"> Modalità di comunicazione tra un computer o un dispositivo controllato da computer e l'utente che rappresenta gli oggetti e le entità interne al computer o al programma in una forma grafica direttamente manipolabile dall'utente (Dizionari, Corriere della sera)</w:t>
      </w:r>
    </w:p>
  </w:footnote>
  <w:footnote w:id="8">
    <w:p w14:paraId="5A9CA235" w14:textId="77777777" w:rsidR="00CA0F22" w:rsidRPr="00421DFC" w:rsidRDefault="00CA0F22" w:rsidP="00421DFC">
      <w:pPr>
        <w:pStyle w:val="Testonotaapidipagina"/>
        <w:rPr>
          <w:rPrChange w:id="366" w:author="UTENTE" w:date="2020-06-30T19:21:00Z">
            <w:rPr/>
          </w:rPrChange>
        </w:rPr>
        <w:pPrChange w:id="367" w:author="UTENTE" w:date="2020-06-30T19:21:00Z">
          <w:pPr>
            <w:pStyle w:val="Testonotaapidipagina"/>
          </w:pPr>
        </w:pPrChange>
      </w:pPr>
      <w:r w:rsidRPr="00421DFC">
        <w:rPr>
          <w:rStyle w:val="Rimandonotaapidipagina"/>
          <w:rPrChange w:id="368" w:author="UTENTE" w:date="2020-06-30T19:21:00Z">
            <w:rPr>
              <w:rStyle w:val="Rimandonotaapidipagina"/>
              <w:sz w:val="16"/>
            </w:rPr>
          </w:rPrChange>
        </w:rPr>
        <w:footnoteRef/>
      </w:r>
      <w:r w:rsidRPr="00421DFC">
        <w:rPr>
          <w:rPrChange w:id="369" w:author="UTENTE" w:date="2020-06-30T19:21:00Z">
            <w:rPr>
              <w:sz w:val="16"/>
            </w:rPr>
          </w:rPrChange>
        </w:rPr>
        <w:t xml:space="preserve"> “Si riferisce al trattamento informatico (computer processing) del linguaggio naturale, per qualsiasi scopo, indipendente dal livello di approfondimento dell’analisi” (Celi Language Techonolgy)</w:t>
      </w:r>
    </w:p>
  </w:footnote>
  <w:footnote w:id="9">
    <w:p w14:paraId="0CC09A56" w14:textId="77777777" w:rsidR="00CA0F22" w:rsidRPr="00421DFC" w:rsidRDefault="00CA0F22" w:rsidP="00421DFC">
      <w:pPr>
        <w:pStyle w:val="Testonotaapidipagina"/>
        <w:rPr>
          <w:ins w:id="24143" w:author="UTENTE" w:date="2020-06-30T19:19:00Z"/>
          <w:rPrChange w:id="24144" w:author="UTENTE" w:date="2020-06-30T19:21:00Z">
            <w:rPr>
              <w:ins w:id="24145" w:author="UTENTE" w:date="2020-06-30T19:19:00Z"/>
            </w:rPr>
          </w:rPrChange>
        </w:rPr>
        <w:pPrChange w:id="24146" w:author="UTENTE" w:date="2020-06-30T19:21:00Z">
          <w:pPr>
            <w:pStyle w:val="Testonotaapidipagina"/>
          </w:pPr>
        </w:pPrChange>
      </w:pPr>
      <w:ins w:id="24147" w:author="UTENTE" w:date="2020-06-30T19:19:00Z">
        <w:r w:rsidRPr="00421DFC">
          <w:rPr>
            <w:rStyle w:val="Rimandonotaapidipagina"/>
            <w:rPrChange w:id="24148" w:author="UTENTE" w:date="2020-06-30T19:21:00Z">
              <w:rPr>
                <w:rStyle w:val="Rimandonotaapidipagina"/>
                <w:sz w:val="16"/>
              </w:rPr>
            </w:rPrChange>
          </w:rPr>
          <w:footnoteRef/>
        </w:r>
        <w:r w:rsidRPr="00421DFC">
          <w:rPr>
            <w:rPrChange w:id="24149" w:author="UTENTE" w:date="2020-06-30T19:21:00Z">
              <w:rPr>
                <w:sz w:val="16"/>
              </w:rPr>
            </w:rPrChange>
          </w:rPr>
          <w:t xml:space="preserve"> Non-Playable Character, letteralmente “personaggio non giocante” in quanto governato dal gioco.</w:t>
        </w:r>
      </w:ins>
    </w:p>
  </w:footnote>
  <w:footnote w:id="10">
    <w:p w14:paraId="53ED8ABD" w14:textId="77777777" w:rsidR="00CA0F22" w:rsidRPr="00421DFC" w:rsidRDefault="00CA0F22" w:rsidP="00421DFC">
      <w:pPr>
        <w:pStyle w:val="Testonotaapidipagina"/>
        <w:rPr>
          <w:ins w:id="24193" w:author="UTENTE" w:date="2020-06-30T19:19:00Z"/>
          <w:rPrChange w:id="24194" w:author="UTENTE" w:date="2020-06-30T19:21:00Z">
            <w:rPr>
              <w:ins w:id="24195" w:author="UTENTE" w:date="2020-06-30T19:19:00Z"/>
            </w:rPr>
          </w:rPrChange>
        </w:rPr>
        <w:pPrChange w:id="24196" w:author="UTENTE" w:date="2020-06-30T19:21:00Z">
          <w:pPr>
            <w:pStyle w:val="Testonotaapidipagina"/>
          </w:pPr>
        </w:pPrChange>
      </w:pPr>
      <w:ins w:id="24197" w:author="UTENTE" w:date="2020-06-30T19:19:00Z">
        <w:r w:rsidRPr="00421DFC">
          <w:rPr>
            <w:rStyle w:val="Rimandonotaapidipagina"/>
            <w:rPrChange w:id="24198" w:author="UTENTE" w:date="2020-06-30T19:21:00Z">
              <w:rPr>
                <w:rStyle w:val="Rimandonotaapidipagina"/>
                <w:sz w:val="16"/>
              </w:rPr>
            </w:rPrChange>
          </w:rPr>
          <w:footnoteRef/>
        </w:r>
        <w:r w:rsidRPr="00421DFC">
          <w:rPr>
            <w:rPrChange w:id="24199" w:author="UTENTE" w:date="2020-06-30T19:21:00Z">
              <w:rPr>
                <w:sz w:val="16"/>
              </w:rPr>
            </w:rPrChange>
          </w:rPr>
          <w:t xml:space="preserve"> Parola, locuzione o costrutto proprio della lingua inglese, importato in altra lingua, sia nella forma originale, sia adattato foneticamente. (cfr. Enciclopedia Treccani)</w:t>
        </w:r>
      </w:ins>
    </w:p>
  </w:footnote>
  <w:footnote w:id="11">
    <w:p w14:paraId="5AF06906" w14:textId="77777777" w:rsidR="00CA0F22" w:rsidRPr="00421DFC" w:rsidRDefault="00CA0F22" w:rsidP="00421DFC">
      <w:pPr>
        <w:pStyle w:val="Testonotaapidipagina"/>
        <w:rPr>
          <w:ins w:id="24202" w:author="UTENTE" w:date="2020-06-30T19:19:00Z"/>
          <w:rPrChange w:id="24203" w:author="UTENTE" w:date="2020-06-30T19:21:00Z">
            <w:rPr>
              <w:ins w:id="24204" w:author="UTENTE" w:date="2020-06-30T19:19:00Z"/>
            </w:rPr>
          </w:rPrChange>
        </w:rPr>
        <w:pPrChange w:id="24205" w:author="UTENTE" w:date="2020-06-30T19:21:00Z">
          <w:pPr>
            <w:pStyle w:val="Testonotaapidipagina"/>
          </w:pPr>
        </w:pPrChange>
      </w:pPr>
      <w:ins w:id="24206" w:author="UTENTE" w:date="2020-06-30T19:19:00Z">
        <w:r w:rsidRPr="00421DFC">
          <w:rPr>
            <w:rStyle w:val="Rimandonotaapidipagina"/>
            <w:rPrChange w:id="24207" w:author="UTENTE" w:date="2020-06-30T19:21:00Z">
              <w:rPr>
                <w:rStyle w:val="Rimandonotaapidipagina"/>
                <w:sz w:val="16"/>
              </w:rPr>
            </w:rPrChange>
          </w:rPr>
          <w:footnoteRef/>
        </w:r>
        <w:r w:rsidRPr="00421DFC">
          <w:rPr>
            <w:rPrChange w:id="24208" w:author="UTENTE" w:date="2020-06-30T19:21:00Z">
              <w:rPr>
                <w:sz w:val="16"/>
              </w:rPr>
            </w:rPrChange>
          </w:rPr>
          <w:t xml:space="preserve"> Nella linguistica il campo semantico è un insieme di termini che hanno un significato simile e sono strettamente legati tra loro. (cfr. Andrea Mimi) </w:t>
        </w:r>
      </w:ins>
    </w:p>
  </w:footnote>
  <w:footnote w:id="12">
    <w:p w14:paraId="53F9E864" w14:textId="77777777" w:rsidR="00CA0F22" w:rsidRPr="00421DFC" w:rsidRDefault="00CA0F22" w:rsidP="00421DFC">
      <w:pPr>
        <w:pStyle w:val="Testonotaapidipagina"/>
        <w:rPr>
          <w:ins w:id="24286" w:author="UTENTE" w:date="2020-06-30T19:19:00Z"/>
          <w:rPrChange w:id="24287" w:author="UTENTE" w:date="2020-06-30T19:21:00Z">
            <w:rPr>
              <w:ins w:id="24288" w:author="UTENTE" w:date="2020-06-30T19:19:00Z"/>
            </w:rPr>
          </w:rPrChange>
        </w:rPr>
        <w:pPrChange w:id="24289" w:author="UTENTE" w:date="2020-06-30T19:21:00Z">
          <w:pPr>
            <w:pStyle w:val="Testonotaapidipagina"/>
          </w:pPr>
        </w:pPrChange>
      </w:pPr>
      <w:ins w:id="24290" w:author="UTENTE" w:date="2020-06-30T19:19:00Z">
        <w:r w:rsidRPr="00421DFC">
          <w:rPr>
            <w:rStyle w:val="Rimandonotaapidipagina"/>
            <w:rPrChange w:id="24291" w:author="UTENTE" w:date="2020-06-30T19:21:00Z">
              <w:rPr>
                <w:rStyle w:val="Rimandonotaapidipagina"/>
              </w:rPr>
            </w:rPrChange>
          </w:rPr>
          <w:footnoteRef/>
        </w:r>
        <w:r w:rsidRPr="00421DFC">
          <w:rPr>
            <w:rPrChange w:id="24292" w:author="UTENTE" w:date="2020-06-30T19:21:00Z">
              <w:rPr/>
            </w:rPrChange>
          </w:rPr>
          <w:t xml:space="preserve"> Cfr. Enciclopedia Treccani</w:t>
        </w:r>
      </w:ins>
    </w:p>
  </w:footnote>
  <w:footnote w:id="13">
    <w:p w14:paraId="35551CAB" w14:textId="77777777" w:rsidR="00CA0F22" w:rsidRPr="00421DFC" w:rsidRDefault="00CA0F22" w:rsidP="00421DFC">
      <w:pPr>
        <w:pStyle w:val="Testonotaapidipagina"/>
        <w:rPr>
          <w:ins w:id="24413" w:author="UTENTE" w:date="2020-06-30T19:19:00Z"/>
          <w:rPrChange w:id="24414" w:author="UTENTE" w:date="2020-06-30T19:21:00Z">
            <w:rPr>
              <w:ins w:id="24415" w:author="UTENTE" w:date="2020-06-30T19:19:00Z"/>
            </w:rPr>
          </w:rPrChange>
        </w:rPr>
        <w:pPrChange w:id="24416" w:author="UTENTE" w:date="2020-06-30T19:21:00Z">
          <w:pPr>
            <w:pStyle w:val="Testonotaapidipagina"/>
          </w:pPr>
        </w:pPrChange>
      </w:pPr>
      <w:ins w:id="24417" w:author="UTENTE" w:date="2020-06-30T19:19:00Z">
        <w:r w:rsidRPr="00421DFC">
          <w:rPr>
            <w:rStyle w:val="Rimandonotaapidipagina"/>
            <w:rPrChange w:id="24418" w:author="UTENTE" w:date="2020-06-30T19:21:00Z">
              <w:rPr>
                <w:rStyle w:val="Rimandonotaapidipagina"/>
                <w:sz w:val="16"/>
              </w:rPr>
            </w:rPrChange>
          </w:rPr>
          <w:footnoteRef/>
        </w:r>
        <w:r w:rsidRPr="00421DFC">
          <w:rPr>
            <w:rPrChange w:id="24419" w:author="UTENTE" w:date="2020-06-30T19:21:00Z">
              <w:rPr>
                <w:sz w:val="16"/>
              </w:rPr>
            </w:rPrChange>
          </w:rPr>
          <w:t xml:space="preserve"> Abbreviazione di Text on 9 keys, tecnologia che permette di scrivere testi con l’uso dei soli 9 tasti numerici dei dispositivi portatili dotati di tastiere ridotte (cfr. Enciclopedia Treccani)</w:t>
        </w:r>
      </w:ins>
    </w:p>
  </w:footnote>
  <w:footnote w:id="14">
    <w:p w14:paraId="1D39ABE2" w14:textId="77777777" w:rsidR="00CA0F22" w:rsidRPr="00421DFC" w:rsidRDefault="00CA0F22" w:rsidP="00421DFC">
      <w:pPr>
        <w:pStyle w:val="Testonotaapidipagina"/>
        <w:rPr>
          <w:ins w:id="24433" w:author="UTENTE" w:date="2020-06-30T19:19:00Z"/>
          <w:rPrChange w:id="24434" w:author="UTENTE" w:date="2020-06-30T19:21:00Z">
            <w:rPr>
              <w:ins w:id="24435" w:author="UTENTE" w:date="2020-06-30T19:19:00Z"/>
            </w:rPr>
          </w:rPrChange>
        </w:rPr>
        <w:pPrChange w:id="24436" w:author="UTENTE" w:date="2020-06-30T19:21:00Z">
          <w:pPr>
            <w:pStyle w:val="Testonotaapidipagina"/>
          </w:pPr>
        </w:pPrChange>
      </w:pPr>
      <w:ins w:id="24437" w:author="UTENTE" w:date="2020-06-30T19:19:00Z">
        <w:r w:rsidRPr="00421DFC">
          <w:rPr>
            <w:rStyle w:val="Rimandonotaapidipagina"/>
            <w:rPrChange w:id="24438" w:author="UTENTE" w:date="2020-06-30T19:21:00Z">
              <w:rPr>
                <w:rStyle w:val="Rimandonotaapidipagina"/>
              </w:rPr>
            </w:rPrChange>
          </w:rPr>
          <w:footnoteRef/>
        </w:r>
        <w:r w:rsidRPr="00421DFC">
          <w:rPr>
            <w:rPrChange w:id="24439" w:author="UTENTE" w:date="2020-06-30T19:21:00Z">
              <w:rPr/>
            </w:rPrChange>
          </w:rPr>
          <w:t xml:space="preserve"> Cfr. Enciclopedia Treccani</w:t>
        </w:r>
      </w:ins>
    </w:p>
  </w:footnote>
  <w:footnote w:id="15">
    <w:p w14:paraId="4883B5D2" w14:textId="77777777" w:rsidR="00CA0F22" w:rsidRPr="00421DFC" w:rsidRDefault="00CA0F22" w:rsidP="00421DFC">
      <w:pPr>
        <w:pStyle w:val="Testonotaapidipagina"/>
        <w:rPr>
          <w:ins w:id="24442" w:author="UTENTE" w:date="2020-06-30T19:19:00Z"/>
          <w:rPrChange w:id="24443" w:author="UTENTE" w:date="2020-06-30T19:21:00Z">
            <w:rPr>
              <w:ins w:id="24444" w:author="UTENTE" w:date="2020-06-30T19:19:00Z"/>
            </w:rPr>
          </w:rPrChange>
        </w:rPr>
        <w:pPrChange w:id="24445" w:author="UTENTE" w:date="2020-06-30T19:21:00Z">
          <w:pPr>
            <w:pStyle w:val="Testonotaapidipagina"/>
          </w:pPr>
        </w:pPrChange>
      </w:pPr>
      <w:ins w:id="24446" w:author="UTENTE" w:date="2020-06-30T19:19:00Z">
        <w:r w:rsidRPr="00421DFC">
          <w:rPr>
            <w:rStyle w:val="Rimandonotaapidipagina"/>
            <w:rPrChange w:id="24447" w:author="UTENTE" w:date="2020-06-30T19:21:00Z">
              <w:rPr>
                <w:rStyle w:val="Rimandonotaapidipagina"/>
                <w:sz w:val="16"/>
              </w:rPr>
            </w:rPrChange>
          </w:rPr>
          <w:footnoteRef/>
        </w:r>
        <w:r w:rsidRPr="00421DFC">
          <w:rPr>
            <w:rPrChange w:id="24448" w:author="UTENTE" w:date="2020-06-30T19:21:00Z">
              <w:rPr>
                <w:sz w:val="16"/>
              </w:rPr>
            </w:rPrChange>
          </w:rPr>
          <w:t xml:space="preserve"> In linguistica, modo di arricchimento delle capacità espressive della lingua mediante la creazione di elementi lessicali che vogliono suggerire acusticamente, con l’imitazione fonetica, l’oggetto o l’azione significata (Enciclopedia Treccani) </w:t>
        </w:r>
      </w:ins>
    </w:p>
  </w:footnote>
  <w:footnote w:id="16">
    <w:p w14:paraId="7FE32662" w14:textId="77777777" w:rsidR="00CA0F22" w:rsidRPr="00421DFC" w:rsidRDefault="00CA0F22" w:rsidP="00421DFC">
      <w:pPr>
        <w:pStyle w:val="Testonotaapidipagina"/>
        <w:rPr>
          <w:ins w:id="24449" w:author="UTENTE" w:date="2020-06-30T19:19:00Z"/>
          <w:rPrChange w:id="24450" w:author="UTENTE" w:date="2020-06-30T19:21:00Z">
            <w:rPr>
              <w:ins w:id="24451" w:author="UTENTE" w:date="2020-06-30T19:19:00Z"/>
              <w:sz w:val="16"/>
            </w:rPr>
          </w:rPrChange>
        </w:rPr>
        <w:pPrChange w:id="24452" w:author="UTENTE" w:date="2020-06-30T19:21:00Z">
          <w:pPr>
            <w:pStyle w:val="Testonotaapidipagina"/>
          </w:pPr>
        </w:pPrChange>
      </w:pPr>
      <w:ins w:id="24453" w:author="UTENTE" w:date="2020-06-30T19:19:00Z">
        <w:r w:rsidRPr="00421DFC">
          <w:rPr>
            <w:rStyle w:val="Rimandonotaapidipagina"/>
            <w:rPrChange w:id="24454" w:author="UTENTE" w:date="2020-06-30T19:21:00Z">
              <w:rPr>
                <w:rStyle w:val="Rimandonotaapidipagina"/>
                <w:sz w:val="16"/>
              </w:rPr>
            </w:rPrChange>
          </w:rPr>
          <w:footnoteRef/>
        </w:r>
        <w:r w:rsidRPr="00421DFC">
          <w:rPr>
            <w:rPrChange w:id="24455" w:author="UTENTE" w:date="2020-06-30T19:21:00Z">
              <w:rPr>
                <w:sz w:val="16"/>
              </w:rPr>
            </w:rPrChange>
          </w:rPr>
          <w:t xml:space="preserve"> il fono è un fatto puramente acustico, cioè un insieme di</w:t>
        </w:r>
      </w:ins>
    </w:p>
    <w:p w14:paraId="4844696C" w14:textId="77777777" w:rsidR="00CA0F22" w:rsidRPr="00421DFC" w:rsidRDefault="00CA0F22" w:rsidP="00421DFC">
      <w:pPr>
        <w:pStyle w:val="Testonotaapidipagina"/>
        <w:rPr>
          <w:ins w:id="24456" w:author="UTENTE" w:date="2020-06-30T19:19:00Z"/>
          <w:rPrChange w:id="24457" w:author="UTENTE" w:date="2020-06-30T19:21:00Z">
            <w:rPr>
              <w:ins w:id="24458" w:author="UTENTE" w:date="2020-06-30T19:19:00Z"/>
              <w:sz w:val="16"/>
            </w:rPr>
          </w:rPrChange>
        </w:rPr>
        <w:pPrChange w:id="24459" w:author="UTENTE" w:date="2020-06-30T19:21:00Z">
          <w:pPr>
            <w:pStyle w:val="Testonotaapidipagina"/>
          </w:pPr>
        </w:pPrChange>
      </w:pPr>
      <w:ins w:id="24460" w:author="UTENTE" w:date="2020-06-30T19:19:00Z">
        <w:r w:rsidRPr="00421DFC">
          <w:rPr>
            <w:rPrChange w:id="24461" w:author="UTENTE" w:date="2020-06-30T19:21:00Z">
              <w:rPr>
                <w:sz w:val="16"/>
              </w:rPr>
            </w:rPrChange>
          </w:rPr>
          <w:t>caratteristiche del suono.</w:t>
        </w:r>
      </w:ins>
    </w:p>
  </w:footnote>
  <w:footnote w:id="17">
    <w:p w14:paraId="038D3CC3" w14:textId="77777777" w:rsidR="00CA0F22" w:rsidRPr="00421DFC" w:rsidRDefault="00CA0F22" w:rsidP="00421DFC">
      <w:pPr>
        <w:pStyle w:val="Testonotaapidipagina"/>
        <w:rPr>
          <w:ins w:id="24462" w:author="UTENTE" w:date="2020-06-30T19:19:00Z"/>
          <w:rPrChange w:id="24463" w:author="UTENTE" w:date="2020-06-30T19:21:00Z">
            <w:rPr>
              <w:ins w:id="24464" w:author="UTENTE" w:date="2020-06-30T19:19:00Z"/>
              <w:sz w:val="16"/>
            </w:rPr>
          </w:rPrChange>
        </w:rPr>
        <w:pPrChange w:id="24465" w:author="UTENTE" w:date="2020-06-30T19:21:00Z">
          <w:pPr>
            <w:pStyle w:val="Testonotaapidipagina"/>
          </w:pPr>
        </w:pPrChange>
      </w:pPr>
      <w:ins w:id="24466" w:author="UTENTE" w:date="2020-06-30T19:19:00Z">
        <w:r w:rsidRPr="00421DFC">
          <w:rPr>
            <w:rStyle w:val="Rimandonotaapidipagina"/>
            <w:rPrChange w:id="24467" w:author="UTENTE" w:date="2020-06-30T19:21:00Z">
              <w:rPr>
                <w:rStyle w:val="Rimandonotaapidipagina"/>
                <w:sz w:val="16"/>
              </w:rPr>
            </w:rPrChange>
          </w:rPr>
          <w:footnoteRef/>
        </w:r>
        <w:r w:rsidRPr="00421DFC">
          <w:rPr>
            <w:rPrChange w:id="24468" w:author="UTENTE" w:date="2020-06-30T19:21:00Z">
              <w:rPr>
                <w:sz w:val="16"/>
              </w:rPr>
            </w:rPrChange>
          </w:rPr>
          <w:t xml:space="preserve"> Il fonema invece ha valore semantico, cioè è portatore di un</w:t>
        </w:r>
      </w:ins>
    </w:p>
    <w:p w14:paraId="07C7D35E" w14:textId="231995EE" w:rsidR="00CA0F22" w:rsidRPr="00421DFC" w:rsidRDefault="00CA0F22" w:rsidP="00421DFC">
      <w:pPr>
        <w:pStyle w:val="Testonotaapidipagina"/>
        <w:rPr>
          <w:ins w:id="24469" w:author="UTENTE" w:date="2020-06-30T19:19:00Z"/>
          <w:rPrChange w:id="24470" w:author="UTENTE" w:date="2020-06-30T19:21:00Z">
            <w:rPr>
              <w:ins w:id="24471" w:author="UTENTE" w:date="2020-06-30T19:19:00Z"/>
            </w:rPr>
          </w:rPrChange>
        </w:rPr>
        <w:pPrChange w:id="24472" w:author="UTENTE" w:date="2020-06-30T19:21:00Z">
          <w:pPr>
            <w:pStyle w:val="Testonotaapidipagina"/>
          </w:pPr>
        </w:pPrChange>
      </w:pPr>
      <w:ins w:id="24473" w:author="UTENTE" w:date="2020-06-30T19:19:00Z">
        <w:r>
          <w:rPr>
            <w:rPrChange w:id="24474" w:author="UTENTE" w:date="2020-06-30T19:21:00Z">
              <w:rPr/>
            </w:rPrChange>
          </w:rPr>
          <w:t>significato.</w:t>
        </w:r>
      </w:ins>
    </w:p>
  </w:footnote>
  <w:footnote w:id="18">
    <w:p w14:paraId="180461B7" w14:textId="77777777" w:rsidR="00CA0F22" w:rsidRPr="00421DFC" w:rsidRDefault="00CA0F22" w:rsidP="00421DFC">
      <w:pPr>
        <w:pStyle w:val="Testonotaapidipagina"/>
        <w:rPr>
          <w:ins w:id="24631" w:author="UTENTE" w:date="2020-06-30T19:19:00Z"/>
          <w:rPrChange w:id="24632" w:author="UTENTE" w:date="2020-06-30T19:21:00Z">
            <w:rPr>
              <w:ins w:id="24633" w:author="UTENTE" w:date="2020-06-30T19:19:00Z"/>
            </w:rPr>
          </w:rPrChange>
        </w:rPr>
        <w:pPrChange w:id="24634" w:author="UTENTE" w:date="2020-06-30T19:21:00Z">
          <w:pPr>
            <w:pStyle w:val="Testonotaapidipagina"/>
          </w:pPr>
        </w:pPrChange>
      </w:pPr>
      <w:ins w:id="24635" w:author="UTENTE" w:date="2020-06-30T19:19:00Z">
        <w:r w:rsidRPr="00421DFC">
          <w:rPr>
            <w:rStyle w:val="Rimandonotaapidipagina"/>
            <w:rPrChange w:id="24636" w:author="UTENTE" w:date="2020-06-30T19:21:00Z">
              <w:rPr>
                <w:rStyle w:val="Rimandonotaapidipagina"/>
              </w:rPr>
            </w:rPrChange>
          </w:rPr>
          <w:footnoteRef/>
        </w:r>
        <w:r w:rsidRPr="00421DFC">
          <w:rPr>
            <w:rPrChange w:id="24637" w:author="UTENTE" w:date="2020-06-30T19:21:00Z">
              <w:rPr/>
            </w:rPrChange>
          </w:rPr>
          <w:t xml:space="preserve"> Figura retorica che risulta da un processo psichico e linguistico attraverso cui, dopo aver mentalmente associato due realtà differenti sulla base di un particolare sentito come identico, si sostituisce la denominazione dell’una con quella dell’altra. (Enciclopedia Treccani)</w:t>
        </w:r>
      </w:ins>
    </w:p>
  </w:footnote>
  <w:footnote w:id="19">
    <w:p w14:paraId="7B257588" w14:textId="77777777" w:rsidR="00CA0F22" w:rsidRPr="00421DFC" w:rsidRDefault="00CA0F22" w:rsidP="00421DFC">
      <w:pPr>
        <w:pStyle w:val="Testonotaapidipagina"/>
        <w:rPr>
          <w:ins w:id="24663" w:author="UTENTE" w:date="2020-06-30T19:19:00Z"/>
          <w:rPrChange w:id="24664" w:author="UTENTE" w:date="2020-06-30T19:21:00Z">
            <w:rPr>
              <w:ins w:id="24665" w:author="UTENTE" w:date="2020-06-30T19:19:00Z"/>
            </w:rPr>
          </w:rPrChange>
        </w:rPr>
        <w:pPrChange w:id="24666" w:author="UTENTE" w:date="2020-06-30T19:21:00Z">
          <w:pPr>
            <w:pStyle w:val="Testonotaapidipagina"/>
          </w:pPr>
        </w:pPrChange>
      </w:pPr>
      <w:ins w:id="24667" w:author="UTENTE" w:date="2020-06-30T19:19:00Z">
        <w:r w:rsidRPr="00421DFC">
          <w:rPr>
            <w:rStyle w:val="Rimandonotaapidipagina"/>
            <w:rPrChange w:id="24668" w:author="UTENTE" w:date="2020-06-30T19:21:00Z">
              <w:rPr>
                <w:rStyle w:val="Rimandonotaapidipagina"/>
              </w:rPr>
            </w:rPrChange>
          </w:rPr>
          <w:footnoteRef/>
        </w:r>
        <w:r w:rsidRPr="00421DFC">
          <w:rPr>
            <w:rPrChange w:id="24669" w:author="UTENTE" w:date="2020-06-30T19:21:00Z">
              <w:rPr/>
            </w:rPrChange>
          </w:rPr>
          <w:t xml:space="preserve"> Film di genere horror del 1994, diretto da Neil Jordan, con Tom Cruise e Brad Pitt. Durata 122 minuti. Distribuito da Warner Bros Italia (Coming soon)</w:t>
        </w:r>
      </w:ins>
    </w:p>
  </w:footnote>
  <w:footnote w:id="20">
    <w:p w14:paraId="671ACA41" w14:textId="77777777" w:rsidR="00CA0F22" w:rsidRPr="00421DFC" w:rsidRDefault="00CA0F22" w:rsidP="00421DFC">
      <w:pPr>
        <w:pStyle w:val="Testonotaapidipagina"/>
        <w:rPr>
          <w:ins w:id="24708" w:author="UTENTE" w:date="2020-06-30T19:19:00Z"/>
          <w:rPrChange w:id="24709" w:author="UTENTE" w:date="2020-06-30T19:21:00Z">
            <w:rPr>
              <w:ins w:id="24710" w:author="UTENTE" w:date="2020-06-30T19:19:00Z"/>
            </w:rPr>
          </w:rPrChange>
        </w:rPr>
        <w:pPrChange w:id="24711" w:author="UTENTE" w:date="2020-06-30T19:21:00Z">
          <w:pPr>
            <w:pStyle w:val="Testonotaapidipagina"/>
          </w:pPr>
        </w:pPrChange>
      </w:pPr>
      <w:ins w:id="24712" w:author="UTENTE" w:date="2020-06-30T19:19:00Z">
        <w:r w:rsidRPr="00421DFC">
          <w:rPr>
            <w:rStyle w:val="Rimandonotaapidipagina"/>
            <w:rPrChange w:id="24713" w:author="UTENTE" w:date="2020-06-30T19:21:00Z">
              <w:rPr>
                <w:rStyle w:val="Rimandonotaapidipagina"/>
              </w:rPr>
            </w:rPrChange>
          </w:rPr>
          <w:footnoteRef/>
        </w:r>
        <w:r w:rsidRPr="00421DFC">
          <w:rPr>
            <w:rPrChange w:id="24714" w:author="UTENTE" w:date="2020-06-30T19:21:00Z">
              <w:rPr/>
            </w:rPrChange>
          </w:rPr>
          <w:t xml:space="preserve"> Cfr. &lt;hitml&gt;.it </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16C9B" w14:textId="77777777" w:rsidR="00CA0F22" w:rsidRDefault="00CA0F22">
    <w:pPr>
      <w:pStyle w:val="Intestazione"/>
    </w:pPr>
  </w:p>
  <w:p w14:paraId="23707CCF" w14:textId="77777777" w:rsidR="00CA0F22" w:rsidRDefault="00CA0F22">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733D3"/>
    <w:multiLevelType w:val="hybridMultilevel"/>
    <w:tmpl w:val="FF6C959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
    <w:nsid w:val="09EF5523"/>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nsid w:val="0C8C7A97"/>
    <w:multiLevelType w:val="hybridMultilevel"/>
    <w:tmpl w:val="AD46DD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0CD327EE"/>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0BC2992"/>
    <w:multiLevelType w:val="hybridMultilevel"/>
    <w:tmpl w:val="EF7AB774"/>
    <w:lvl w:ilvl="0" w:tplc="0410000F">
      <w:start w:val="1"/>
      <w:numFmt w:val="decimal"/>
      <w:lvlText w:val="%1."/>
      <w:lvlJc w:val="left"/>
      <w:pPr>
        <w:ind w:left="644"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5">
    <w:nsid w:val="1463400E"/>
    <w:multiLevelType w:val="multilevel"/>
    <w:tmpl w:val="4F58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B0464E"/>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7">
    <w:nsid w:val="1A863BC7"/>
    <w:multiLevelType w:val="hybridMultilevel"/>
    <w:tmpl w:val="6414B1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1AD74FC0"/>
    <w:multiLevelType w:val="hybridMultilevel"/>
    <w:tmpl w:val="A0BCF4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B0D7D4A"/>
    <w:multiLevelType w:val="hybridMultilevel"/>
    <w:tmpl w:val="DEAC31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D475DEF"/>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1">
    <w:nsid w:val="1E9733D3"/>
    <w:multiLevelType w:val="hybridMultilevel"/>
    <w:tmpl w:val="2D6878E0"/>
    <w:lvl w:ilvl="0" w:tplc="C6DEBE00">
      <w:start w:val="1"/>
      <w:numFmt w:val="decimal"/>
      <w:lvlText w:val="%1."/>
      <w:lvlJc w:val="left"/>
      <w:pPr>
        <w:ind w:left="720" w:hanging="360"/>
      </w:pPr>
      <w:rPr>
        <w:lang w:val="en-U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2497B68"/>
    <w:multiLevelType w:val="multilevel"/>
    <w:tmpl w:val="3182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AE5C6D"/>
    <w:multiLevelType w:val="hybridMultilevel"/>
    <w:tmpl w:val="5A4EDC18"/>
    <w:lvl w:ilvl="0" w:tplc="000661E8">
      <w:start w:val="7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2ACE604E"/>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BA45DE3"/>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6">
    <w:nsid w:val="2D2A7121"/>
    <w:multiLevelType w:val="hybridMultilevel"/>
    <w:tmpl w:val="8348EC10"/>
    <w:lvl w:ilvl="0" w:tplc="0410000F">
      <w:start w:val="8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2F503CA6"/>
    <w:multiLevelType w:val="hybridMultilevel"/>
    <w:tmpl w:val="1576D5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24C544C"/>
    <w:multiLevelType w:val="hybridMultilevel"/>
    <w:tmpl w:val="A1C6CDEC"/>
    <w:lvl w:ilvl="0" w:tplc="CCE8790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33DC2AE1"/>
    <w:multiLevelType w:val="hybridMultilevel"/>
    <w:tmpl w:val="3F423C8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343764EF"/>
    <w:multiLevelType w:val="hybridMultilevel"/>
    <w:tmpl w:val="C7905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352D2C79"/>
    <w:multiLevelType w:val="hybridMultilevel"/>
    <w:tmpl w:val="8B1C46EE"/>
    <w:lvl w:ilvl="0" w:tplc="4C4A1824">
      <w:start w:val="45"/>
      <w:numFmt w:val="decimal"/>
      <w:lvlText w:val="%1."/>
      <w:lvlJc w:val="left"/>
      <w:pPr>
        <w:ind w:left="76" w:hanging="360"/>
      </w:pPr>
      <w:rPr>
        <w:rFonts w:hint="default"/>
      </w:rPr>
    </w:lvl>
    <w:lvl w:ilvl="1" w:tplc="04100019" w:tentative="1">
      <w:start w:val="1"/>
      <w:numFmt w:val="lowerLetter"/>
      <w:lvlText w:val="%2."/>
      <w:lvlJc w:val="left"/>
      <w:pPr>
        <w:ind w:left="796" w:hanging="360"/>
      </w:pPr>
    </w:lvl>
    <w:lvl w:ilvl="2" w:tplc="0410001B" w:tentative="1">
      <w:start w:val="1"/>
      <w:numFmt w:val="lowerRoman"/>
      <w:lvlText w:val="%3."/>
      <w:lvlJc w:val="right"/>
      <w:pPr>
        <w:ind w:left="1516" w:hanging="180"/>
      </w:pPr>
    </w:lvl>
    <w:lvl w:ilvl="3" w:tplc="0410000F" w:tentative="1">
      <w:start w:val="1"/>
      <w:numFmt w:val="decimal"/>
      <w:lvlText w:val="%4."/>
      <w:lvlJc w:val="left"/>
      <w:pPr>
        <w:ind w:left="2236" w:hanging="360"/>
      </w:pPr>
    </w:lvl>
    <w:lvl w:ilvl="4" w:tplc="04100019" w:tentative="1">
      <w:start w:val="1"/>
      <w:numFmt w:val="lowerLetter"/>
      <w:lvlText w:val="%5."/>
      <w:lvlJc w:val="left"/>
      <w:pPr>
        <w:ind w:left="2956" w:hanging="360"/>
      </w:pPr>
    </w:lvl>
    <w:lvl w:ilvl="5" w:tplc="0410001B" w:tentative="1">
      <w:start w:val="1"/>
      <w:numFmt w:val="lowerRoman"/>
      <w:lvlText w:val="%6."/>
      <w:lvlJc w:val="right"/>
      <w:pPr>
        <w:ind w:left="3676" w:hanging="180"/>
      </w:pPr>
    </w:lvl>
    <w:lvl w:ilvl="6" w:tplc="0410000F" w:tentative="1">
      <w:start w:val="1"/>
      <w:numFmt w:val="decimal"/>
      <w:lvlText w:val="%7."/>
      <w:lvlJc w:val="left"/>
      <w:pPr>
        <w:ind w:left="4396" w:hanging="360"/>
      </w:pPr>
    </w:lvl>
    <w:lvl w:ilvl="7" w:tplc="04100019" w:tentative="1">
      <w:start w:val="1"/>
      <w:numFmt w:val="lowerLetter"/>
      <w:lvlText w:val="%8."/>
      <w:lvlJc w:val="left"/>
      <w:pPr>
        <w:ind w:left="5116" w:hanging="360"/>
      </w:pPr>
    </w:lvl>
    <w:lvl w:ilvl="8" w:tplc="0410001B" w:tentative="1">
      <w:start w:val="1"/>
      <w:numFmt w:val="lowerRoman"/>
      <w:lvlText w:val="%9."/>
      <w:lvlJc w:val="right"/>
      <w:pPr>
        <w:ind w:left="5836" w:hanging="180"/>
      </w:pPr>
    </w:lvl>
  </w:abstractNum>
  <w:abstractNum w:abstractNumId="22">
    <w:nsid w:val="36DF4603"/>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374B6D9C"/>
    <w:multiLevelType w:val="hybridMultilevel"/>
    <w:tmpl w:val="EF7AB774"/>
    <w:lvl w:ilvl="0" w:tplc="0410000F">
      <w:start w:val="1"/>
      <w:numFmt w:val="decimal"/>
      <w:lvlText w:val="%1."/>
      <w:lvlJc w:val="left"/>
      <w:pPr>
        <w:ind w:left="644" w:hanging="360"/>
      </w:pPr>
    </w:lvl>
    <w:lvl w:ilvl="1" w:tplc="04100019">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4">
    <w:nsid w:val="378D4916"/>
    <w:multiLevelType w:val="hybridMultilevel"/>
    <w:tmpl w:val="84D673BA"/>
    <w:lvl w:ilvl="0" w:tplc="773839F2">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38793B1D"/>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6">
    <w:nsid w:val="38A41C41"/>
    <w:multiLevelType w:val="hybridMultilevel"/>
    <w:tmpl w:val="3F62DE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38BE0284"/>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3956683F"/>
    <w:multiLevelType w:val="hybridMultilevel"/>
    <w:tmpl w:val="EF7AB774"/>
    <w:lvl w:ilvl="0" w:tplc="0410000F">
      <w:start w:val="1"/>
      <w:numFmt w:val="decimal"/>
      <w:lvlText w:val="%1."/>
      <w:lvlJc w:val="left"/>
      <w:pPr>
        <w:ind w:left="644"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9">
    <w:nsid w:val="3A7C566A"/>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0">
    <w:nsid w:val="3B3C3308"/>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3CA6637A"/>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3CED12AE"/>
    <w:multiLevelType w:val="hybridMultilevel"/>
    <w:tmpl w:val="5AEC82D2"/>
    <w:lvl w:ilvl="0" w:tplc="3E4E85D2">
      <w:start w:val="315"/>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3EBF5570"/>
    <w:multiLevelType w:val="multilevel"/>
    <w:tmpl w:val="FD26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01E00B8"/>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5">
    <w:nsid w:val="410B7A6B"/>
    <w:multiLevelType w:val="hybridMultilevel"/>
    <w:tmpl w:val="48A8EAB6"/>
    <w:lvl w:ilvl="0" w:tplc="0410000F">
      <w:start w:val="1"/>
      <w:numFmt w:val="decimal"/>
      <w:lvlText w:val="%1."/>
      <w:lvlJc w:val="left"/>
      <w:pPr>
        <w:ind w:left="644"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41564529"/>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41D70D1B"/>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8">
    <w:nsid w:val="42917BFA"/>
    <w:multiLevelType w:val="hybridMultilevel"/>
    <w:tmpl w:val="0EE60444"/>
    <w:lvl w:ilvl="0" w:tplc="011856CA">
      <w:start w:val="210"/>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43E74A19"/>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40">
    <w:nsid w:val="44FB02F9"/>
    <w:multiLevelType w:val="multilevel"/>
    <w:tmpl w:val="4FDC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6AB40D8"/>
    <w:multiLevelType w:val="hybridMultilevel"/>
    <w:tmpl w:val="D3B2F5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nsid w:val="46ED2725"/>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494E6CFF"/>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44">
    <w:nsid w:val="4F151AA9"/>
    <w:multiLevelType w:val="hybridMultilevel"/>
    <w:tmpl w:val="DEAC31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nsid w:val="4F9A13F9"/>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nsid w:val="53745591"/>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47">
    <w:nsid w:val="53DA1107"/>
    <w:multiLevelType w:val="hybridMultilevel"/>
    <w:tmpl w:val="08DC61DA"/>
    <w:lvl w:ilvl="0" w:tplc="931E90AE">
      <w:start w:val="100"/>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nsid w:val="58A20A35"/>
    <w:multiLevelType w:val="multilevel"/>
    <w:tmpl w:val="9E2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D9F6CA9"/>
    <w:multiLevelType w:val="hybridMultilevel"/>
    <w:tmpl w:val="BB1E09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nsid w:val="5F6F5FA5"/>
    <w:multiLevelType w:val="hybridMultilevel"/>
    <w:tmpl w:val="1C48592C"/>
    <w:lvl w:ilvl="0" w:tplc="58729CA6">
      <w:start w:val="433"/>
      <w:numFmt w:val="decimal"/>
      <w:lvlText w:val="%1."/>
      <w:lvlJc w:val="left"/>
      <w:pPr>
        <w:ind w:left="735" w:hanging="37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nsid w:val="61DD1CA7"/>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52">
    <w:nsid w:val="65B357D2"/>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53">
    <w:nsid w:val="66AF20E7"/>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54">
    <w:nsid w:val="67626F54"/>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nsid w:val="67FE539F"/>
    <w:multiLevelType w:val="hybridMultilevel"/>
    <w:tmpl w:val="6414B1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nsid w:val="6A563D74"/>
    <w:multiLevelType w:val="multilevel"/>
    <w:tmpl w:val="7C98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ECA7C4D"/>
    <w:multiLevelType w:val="hybridMultilevel"/>
    <w:tmpl w:val="38407B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nsid w:val="70D609BE"/>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nsid w:val="75160E25"/>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0">
    <w:nsid w:val="75C4282A"/>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1">
    <w:nsid w:val="76FE37F1"/>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2">
    <w:nsid w:val="7728795C"/>
    <w:multiLevelType w:val="hybridMultilevel"/>
    <w:tmpl w:val="38407B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nsid w:val="77331F0F"/>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4">
    <w:nsid w:val="7B66553E"/>
    <w:multiLevelType w:val="hybridMultilevel"/>
    <w:tmpl w:val="FF6C95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nsid w:val="7CF21714"/>
    <w:multiLevelType w:val="hybridMultilevel"/>
    <w:tmpl w:val="EF7AB774"/>
    <w:lvl w:ilvl="0" w:tplc="0410000F">
      <w:start w:val="1"/>
      <w:numFmt w:val="decimal"/>
      <w:lvlText w:val="%1."/>
      <w:lvlJc w:val="left"/>
      <w:pPr>
        <w:ind w:left="502" w:hanging="360"/>
      </w:pPr>
    </w:lvl>
    <w:lvl w:ilvl="1" w:tplc="04100019">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6">
    <w:nsid w:val="7F3D1B03"/>
    <w:multiLevelType w:val="hybridMultilevel"/>
    <w:tmpl w:val="A0EC0B16"/>
    <w:lvl w:ilvl="0" w:tplc="E1ECCD82">
      <w:start w:val="11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nsid w:val="7FB228DE"/>
    <w:multiLevelType w:val="hybridMultilevel"/>
    <w:tmpl w:val="EF7AB77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6"/>
  </w:num>
  <w:num w:numId="2">
    <w:abstractNumId w:val="40"/>
  </w:num>
  <w:num w:numId="3">
    <w:abstractNumId w:val="5"/>
  </w:num>
  <w:num w:numId="4">
    <w:abstractNumId w:val="12"/>
  </w:num>
  <w:num w:numId="5">
    <w:abstractNumId w:val="48"/>
  </w:num>
  <w:num w:numId="6">
    <w:abstractNumId w:val="33"/>
  </w:num>
  <w:num w:numId="7">
    <w:abstractNumId w:val="24"/>
  </w:num>
  <w:num w:numId="8">
    <w:abstractNumId w:val="1"/>
  </w:num>
  <w:num w:numId="9">
    <w:abstractNumId w:val="64"/>
  </w:num>
  <w:num w:numId="10">
    <w:abstractNumId w:val="67"/>
  </w:num>
  <w:num w:numId="11">
    <w:abstractNumId w:val="4"/>
  </w:num>
  <w:num w:numId="12">
    <w:abstractNumId w:val="31"/>
  </w:num>
  <w:num w:numId="13">
    <w:abstractNumId w:val="14"/>
  </w:num>
  <w:num w:numId="14">
    <w:abstractNumId w:val="28"/>
  </w:num>
  <w:num w:numId="15">
    <w:abstractNumId w:val="42"/>
  </w:num>
  <w:num w:numId="16">
    <w:abstractNumId w:val="65"/>
  </w:num>
  <w:num w:numId="17">
    <w:abstractNumId w:val="53"/>
  </w:num>
  <w:num w:numId="18">
    <w:abstractNumId w:val="54"/>
  </w:num>
  <w:num w:numId="19">
    <w:abstractNumId w:val="6"/>
  </w:num>
  <w:num w:numId="20">
    <w:abstractNumId w:val="3"/>
  </w:num>
  <w:num w:numId="21">
    <w:abstractNumId w:val="37"/>
  </w:num>
  <w:num w:numId="22">
    <w:abstractNumId w:val="45"/>
  </w:num>
  <w:num w:numId="23">
    <w:abstractNumId w:val="46"/>
  </w:num>
  <w:num w:numId="24">
    <w:abstractNumId w:val="23"/>
  </w:num>
  <w:num w:numId="25">
    <w:abstractNumId w:val="27"/>
  </w:num>
  <w:num w:numId="26">
    <w:abstractNumId w:val="25"/>
  </w:num>
  <w:num w:numId="27">
    <w:abstractNumId w:val="59"/>
  </w:num>
  <w:num w:numId="28">
    <w:abstractNumId w:val="0"/>
  </w:num>
  <w:num w:numId="29">
    <w:abstractNumId w:val="39"/>
  </w:num>
  <w:num w:numId="30">
    <w:abstractNumId w:val="10"/>
  </w:num>
  <w:num w:numId="31">
    <w:abstractNumId w:val="22"/>
  </w:num>
  <w:num w:numId="32">
    <w:abstractNumId w:val="60"/>
  </w:num>
  <w:num w:numId="33">
    <w:abstractNumId w:val="29"/>
  </w:num>
  <w:num w:numId="34">
    <w:abstractNumId w:val="30"/>
  </w:num>
  <w:num w:numId="35">
    <w:abstractNumId w:val="51"/>
  </w:num>
  <w:num w:numId="36">
    <w:abstractNumId w:val="43"/>
  </w:num>
  <w:num w:numId="37">
    <w:abstractNumId w:val="15"/>
  </w:num>
  <w:num w:numId="38">
    <w:abstractNumId w:val="61"/>
  </w:num>
  <w:num w:numId="39">
    <w:abstractNumId w:val="36"/>
  </w:num>
  <w:num w:numId="40">
    <w:abstractNumId w:val="52"/>
  </w:num>
  <w:num w:numId="41">
    <w:abstractNumId w:val="34"/>
  </w:num>
  <w:num w:numId="42">
    <w:abstractNumId w:val="58"/>
  </w:num>
  <w:num w:numId="43">
    <w:abstractNumId w:val="63"/>
  </w:num>
  <w:num w:numId="44">
    <w:abstractNumId w:val="44"/>
  </w:num>
  <w:num w:numId="45">
    <w:abstractNumId w:val="62"/>
  </w:num>
  <w:num w:numId="46">
    <w:abstractNumId w:val="57"/>
  </w:num>
  <w:num w:numId="47">
    <w:abstractNumId w:val="21"/>
  </w:num>
  <w:num w:numId="48">
    <w:abstractNumId w:val="9"/>
  </w:num>
  <w:num w:numId="49">
    <w:abstractNumId w:val="50"/>
  </w:num>
  <w:num w:numId="50">
    <w:abstractNumId w:val="11"/>
  </w:num>
  <w:num w:numId="51">
    <w:abstractNumId w:val="35"/>
  </w:num>
  <w:num w:numId="52">
    <w:abstractNumId w:val="47"/>
  </w:num>
  <w:num w:numId="53">
    <w:abstractNumId w:val="13"/>
  </w:num>
  <w:num w:numId="54">
    <w:abstractNumId w:val="16"/>
  </w:num>
  <w:num w:numId="55">
    <w:abstractNumId w:val="66"/>
  </w:num>
  <w:num w:numId="56">
    <w:abstractNumId w:val="38"/>
  </w:num>
  <w:num w:numId="57">
    <w:abstractNumId w:val="32"/>
  </w:num>
  <w:num w:numId="58">
    <w:abstractNumId w:val="26"/>
  </w:num>
  <w:num w:numId="59">
    <w:abstractNumId w:val="19"/>
  </w:num>
  <w:num w:numId="60">
    <w:abstractNumId w:val="41"/>
  </w:num>
  <w:num w:numId="61">
    <w:abstractNumId w:val="2"/>
  </w:num>
  <w:num w:numId="62">
    <w:abstractNumId w:val="55"/>
  </w:num>
  <w:num w:numId="63">
    <w:abstractNumId w:val="7"/>
  </w:num>
  <w:num w:numId="64">
    <w:abstractNumId w:val="8"/>
  </w:num>
  <w:num w:numId="65">
    <w:abstractNumId w:val="17"/>
  </w:num>
  <w:num w:numId="66">
    <w:abstractNumId w:val="49"/>
  </w:num>
  <w:num w:numId="67">
    <w:abstractNumId w:val="20"/>
  </w:num>
  <w:num w:numId="68">
    <w:abstractNumId w:val="1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revisionView w:markup="0" w:comments="0" w:insDel="0" w:formatting="0" w:inkAnnotations="0"/>
  <w:trackRevision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53B"/>
    <w:rsid w:val="00013AD3"/>
    <w:rsid w:val="00015D64"/>
    <w:rsid w:val="00052ACE"/>
    <w:rsid w:val="00067238"/>
    <w:rsid w:val="000E7552"/>
    <w:rsid w:val="001317FC"/>
    <w:rsid w:val="00132F4F"/>
    <w:rsid w:val="00136B62"/>
    <w:rsid w:val="00161F79"/>
    <w:rsid w:val="0016670D"/>
    <w:rsid w:val="00181FFC"/>
    <w:rsid w:val="001A4F58"/>
    <w:rsid w:val="001D54F5"/>
    <w:rsid w:val="001D6102"/>
    <w:rsid w:val="001E7500"/>
    <w:rsid w:val="002414EB"/>
    <w:rsid w:val="00261920"/>
    <w:rsid w:val="002632B2"/>
    <w:rsid w:val="002709E2"/>
    <w:rsid w:val="002B7129"/>
    <w:rsid w:val="002C5C25"/>
    <w:rsid w:val="002F5ACC"/>
    <w:rsid w:val="00360043"/>
    <w:rsid w:val="0036192B"/>
    <w:rsid w:val="003763CB"/>
    <w:rsid w:val="00421DFC"/>
    <w:rsid w:val="004C42AF"/>
    <w:rsid w:val="004D6551"/>
    <w:rsid w:val="004D7A64"/>
    <w:rsid w:val="00545311"/>
    <w:rsid w:val="00545E84"/>
    <w:rsid w:val="00557D9D"/>
    <w:rsid w:val="005614C8"/>
    <w:rsid w:val="005675B4"/>
    <w:rsid w:val="0057583F"/>
    <w:rsid w:val="00576281"/>
    <w:rsid w:val="00592A5B"/>
    <w:rsid w:val="005D2848"/>
    <w:rsid w:val="005D5F85"/>
    <w:rsid w:val="005E2BE0"/>
    <w:rsid w:val="005F11D0"/>
    <w:rsid w:val="006142F1"/>
    <w:rsid w:val="006202AD"/>
    <w:rsid w:val="00635CF1"/>
    <w:rsid w:val="0065380C"/>
    <w:rsid w:val="006572B6"/>
    <w:rsid w:val="00666184"/>
    <w:rsid w:val="00674C8A"/>
    <w:rsid w:val="00686193"/>
    <w:rsid w:val="00687F84"/>
    <w:rsid w:val="006F305D"/>
    <w:rsid w:val="00706BC6"/>
    <w:rsid w:val="007E67BE"/>
    <w:rsid w:val="007F3A05"/>
    <w:rsid w:val="00850C9D"/>
    <w:rsid w:val="00890131"/>
    <w:rsid w:val="008C1596"/>
    <w:rsid w:val="008C47C8"/>
    <w:rsid w:val="00924209"/>
    <w:rsid w:val="00934C94"/>
    <w:rsid w:val="00974579"/>
    <w:rsid w:val="009B6F17"/>
    <w:rsid w:val="009E08F5"/>
    <w:rsid w:val="009E78E0"/>
    <w:rsid w:val="009F19E0"/>
    <w:rsid w:val="00A62AC0"/>
    <w:rsid w:val="00A65BB0"/>
    <w:rsid w:val="00A67650"/>
    <w:rsid w:val="00AA6049"/>
    <w:rsid w:val="00AC246B"/>
    <w:rsid w:val="00AE2249"/>
    <w:rsid w:val="00B6531E"/>
    <w:rsid w:val="00B6691C"/>
    <w:rsid w:val="00C47E82"/>
    <w:rsid w:val="00C61D0A"/>
    <w:rsid w:val="00C732DC"/>
    <w:rsid w:val="00CA0F22"/>
    <w:rsid w:val="00CD3CF7"/>
    <w:rsid w:val="00CE3460"/>
    <w:rsid w:val="00CF6EF0"/>
    <w:rsid w:val="00D14B0E"/>
    <w:rsid w:val="00D21005"/>
    <w:rsid w:val="00D322F6"/>
    <w:rsid w:val="00D3659C"/>
    <w:rsid w:val="00D8053B"/>
    <w:rsid w:val="00D90408"/>
    <w:rsid w:val="00D97973"/>
    <w:rsid w:val="00DD1F79"/>
    <w:rsid w:val="00E573B8"/>
    <w:rsid w:val="00E63B43"/>
    <w:rsid w:val="00E66D43"/>
    <w:rsid w:val="00E962EB"/>
    <w:rsid w:val="00EB0A8C"/>
    <w:rsid w:val="00ED0892"/>
    <w:rsid w:val="00ED56F0"/>
    <w:rsid w:val="00EF035F"/>
    <w:rsid w:val="00F45BF3"/>
    <w:rsid w:val="00F51D24"/>
    <w:rsid w:val="00F56EE7"/>
    <w:rsid w:val="00F6049C"/>
    <w:rsid w:val="00F70079"/>
    <w:rsid w:val="00FA052D"/>
    <w:rsid w:val="00FC149B"/>
    <w:rsid w:val="00FC6105"/>
    <w:rsid w:val="00FC7C2B"/>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A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8053B"/>
    <w:pPr>
      <w:spacing w:line="276" w:lineRule="auto"/>
      <w:jc w:val="both"/>
    </w:pPr>
  </w:style>
  <w:style w:type="paragraph" w:styleId="Titolo1">
    <w:name w:val="heading 1"/>
    <w:basedOn w:val="Normale"/>
    <w:next w:val="Normale"/>
    <w:link w:val="Titolo1Carattere"/>
    <w:uiPriority w:val="9"/>
    <w:qFormat/>
    <w:rsid w:val="001D61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D8053B"/>
    <w:pPr>
      <w:spacing w:before="100" w:beforeAutospacing="1" w:after="100" w:afterAutospacing="1" w:line="240" w:lineRule="auto"/>
      <w:jc w:val="left"/>
      <w:outlineLvl w:val="1"/>
    </w:pPr>
    <w:rPr>
      <w:rFonts w:ascii="Times New Roman" w:eastAsia="Times New Roman" w:hAnsi="Times New Roman" w:cs="Times New Roman"/>
      <w:b/>
      <w:bCs/>
      <w:sz w:val="36"/>
      <w:szCs w:val="36"/>
      <w:lang w:eastAsia="it-IT"/>
    </w:rPr>
  </w:style>
  <w:style w:type="paragraph" w:styleId="Titolo3">
    <w:name w:val="heading 3"/>
    <w:basedOn w:val="Normale"/>
    <w:next w:val="Normale"/>
    <w:link w:val="Titolo3Carattere"/>
    <w:uiPriority w:val="9"/>
    <w:unhideWhenUsed/>
    <w:qFormat/>
    <w:rsid w:val="00D8053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D8053B"/>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rsid w:val="00D8053B"/>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D8053B"/>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1D610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D6102"/>
    <w:pPr>
      <w:spacing w:line="259" w:lineRule="auto"/>
      <w:jc w:val="left"/>
      <w:outlineLvl w:val="9"/>
    </w:pPr>
    <w:rPr>
      <w:lang w:eastAsia="it-IT"/>
    </w:rPr>
  </w:style>
  <w:style w:type="paragraph" w:styleId="Titolo">
    <w:name w:val="Title"/>
    <w:basedOn w:val="Normale"/>
    <w:next w:val="Normale"/>
    <w:link w:val="TitoloCarattere"/>
    <w:uiPriority w:val="10"/>
    <w:qFormat/>
    <w:rsid w:val="001D6102"/>
    <w:pPr>
      <w:spacing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D6102"/>
    <w:rPr>
      <w:rFonts w:asciiTheme="majorHAnsi" w:eastAsiaTheme="majorEastAsia" w:hAnsiTheme="majorHAnsi" w:cstheme="majorBidi"/>
      <w:spacing w:val="-10"/>
      <w:kern w:val="28"/>
      <w:sz w:val="56"/>
      <w:szCs w:val="56"/>
    </w:rPr>
  </w:style>
  <w:style w:type="paragraph" w:styleId="Sommario1">
    <w:name w:val="toc 1"/>
    <w:basedOn w:val="Normale"/>
    <w:next w:val="Normale"/>
    <w:autoRedefine/>
    <w:uiPriority w:val="39"/>
    <w:unhideWhenUsed/>
    <w:rsid w:val="001D6102"/>
    <w:pPr>
      <w:spacing w:after="100"/>
    </w:pPr>
  </w:style>
  <w:style w:type="character" w:styleId="Collegamentoipertestuale">
    <w:name w:val="Hyperlink"/>
    <w:basedOn w:val="Carpredefinitoparagrafo"/>
    <w:uiPriority w:val="99"/>
    <w:unhideWhenUsed/>
    <w:rsid w:val="001D6102"/>
    <w:rPr>
      <w:color w:val="0563C1" w:themeColor="hyperlink"/>
      <w:u w:val="single"/>
    </w:rPr>
  </w:style>
  <w:style w:type="paragraph" w:styleId="Testonotaapidipagina">
    <w:name w:val="footnote text"/>
    <w:basedOn w:val="Normale"/>
    <w:link w:val="TestonotaapidipaginaCarattere"/>
    <w:uiPriority w:val="99"/>
    <w:semiHidden/>
    <w:unhideWhenUsed/>
    <w:rsid w:val="00CF6EF0"/>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F6EF0"/>
    <w:rPr>
      <w:sz w:val="20"/>
      <w:szCs w:val="20"/>
    </w:rPr>
  </w:style>
  <w:style w:type="character" w:styleId="Rimandonotaapidipagina">
    <w:name w:val="footnote reference"/>
    <w:basedOn w:val="Carpredefinitoparagrafo"/>
    <w:uiPriority w:val="99"/>
    <w:semiHidden/>
    <w:unhideWhenUsed/>
    <w:rsid w:val="00CF6EF0"/>
    <w:rPr>
      <w:vertAlign w:val="superscript"/>
    </w:rPr>
  </w:style>
  <w:style w:type="character" w:styleId="Testosegnaposto">
    <w:name w:val="Placeholder Text"/>
    <w:basedOn w:val="Carpredefinitoparagrafo"/>
    <w:uiPriority w:val="99"/>
    <w:semiHidden/>
    <w:rsid w:val="00D14B0E"/>
    <w:rPr>
      <w:color w:val="808080"/>
    </w:rPr>
  </w:style>
  <w:style w:type="paragraph" w:styleId="Sommario3">
    <w:name w:val="toc 3"/>
    <w:basedOn w:val="Normale"/>
    <w:next w:val="Normale"/>
    <w:autoRedefine/>
    <w:uiPriority w:val="39"/>
    <w:unhideWhenUsed/>
    <w:rsid w:val="00F56EE7"/>
    <w:pPr>
      <w:spacing w:after="100"/>
      <w:ind w:left="440"/>
    </w:pPr>
  </w:style>
  <w:style w:type="paragraph" w:styleId="Intestazione">
    <w:name w:val="header"/>
    <w:basedOn w:val="Normale"/>
    <w:link w:val="IntestazioneCarattere"/>
    <w:uiPriority w:val="99"/>
    <w:unhideWhenUsed/>
    <w:rsid w:val="00EF035F"/>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F035F"/>
  </w:style>
  <w:style w:type="paragraph" w:styleId="Pidipagina">
    <w:name w:val="footer"/>
    <w:basedOn w:val="Normale"/>
    <w:link w:val="PidipaginaCarattere"/>
    <w:uiPriority w:val="99"/>
    <w:unhideWhenUsed/>
    <w:rsid w:val="00EF035F"/>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F035F"/>
  </w:style>
  <w:style w:type="paragraph" w:styleId="Didascalia">
    <w:name w:val="caption"/>
    <w:basedOn w:val="Normale"/>
    <w:next w:val="Normale"/>
    <w:uiPriority w:val="35"/>
    <w:unhideWhenUsed/>
    <w:qFormat/>
    <w:rsid w:val="001D54F5"/>
    <w:pPr>
      <w:spacing w:after="200" w:line="240" w:lineRule="auto"/>
    </w:pPr>
    <w:rPr>
      <w:i/>
      <w:iCs/>
      <w:color w:val="44546A" w:themeColor="text2"/>
      <w:sz w:val="18"/>
      <w:szCs w:val="18"/>
    </w:rPr>
  </w:style>
  <w:style w:type="paragraph" w:styleId="Testofumetto">
    <w:name w:val="Balloon Text"/>
    <w:basedOn w:val="Normale"/>
    <w:link w:val="TestofumettoCarattere"/>
    <w:uiPriority w:val="99"/>
    <w:semiHidden/>
    <w:unhideWhenUsed/>
    <w:rsid w:val="002C5C25"/>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C5C25"/>
    <w:rPr>
      <w:rFonts w:ascii="Segoe UI" w:hAnsi="Segoe UI" w:cs="Segoe UI"/>
      <w:sz w:val="18"/>
      <w:szCs w:val="18"/>
    </w:rPr>
  </w:style>
  <w:style w:type="paragraph" w:styleId="Revisione">
    <w:name w:val="Revision"/>
    <w:hidden/>
    <w:uiPriority w:val="99"/>
    <w:semiHidden/>
    <w:rsid w:val="005E2BE0"/>
  </w:style>
  <w:style w:type="paragraph" w:styleId="Paragrafoelenco">
    <w:name w:val="List Paragraph"/>
    <w:basedOn w:val="Normale"/>
    <w:uiPriority w:val="34"/>
    <w:qFormat/>
    <w:rsid w:val="008C47C8"/>
    <w:pPr>
      <w:spacing w:line="240" w:lineRule="auto"/>
      <w:ind w:left="720"/>
      <w:contextualSpacing/>
      <w:jc w:val="left"/>
    </w:pPr>
    <w:rPr>
      <w:lang w:val="es-ES"/>
    </w:rPr>
  </w:style>
  <w:style w:type="numbering" w:customStyle="1" w:styleId="Nessunelenco1">
    <w:name w:val="Nessun elenco1"/>
    <w:next w:val="Nessunelenco"/>
    <w:uiPriority w:val="99"/>
    <w:semiHidden/>
    <w:unhideWhenUsed/>
    <w:rsid w:val="00E573B8"/>
  </w:style>
  <w:style w:type="numbering" w:customStyle="1" w:styleId="Nessunelenco2">
    <w:name w:val="Nessun elenco2"/>
    <w:next w:val="Nessunelenco"/>
    <w:uiPriority w:val="99"/>
    <w:semiHidden/>
    <w:unhideWhenUsed/>
    <w:rsid w:val="00674C8A"/>
  </w:style>
  <w:style w:type="numbering" w:customStyle="1" w:styleId="Nessunelenco3">
    <w:name w:val="Nessun elenco3"/>
    <w:next w:val="Nessunelenco"/>
    <w:uiPriority w:val="99"/>
    <w:semiHidden/>
    <w:unhideWhenUsed/>
    <w:rsid w:val="002709E2"/>
  </w:style>
  <w:style w:type="numbering" w:customStyle="1" w:styleId="Nessunelenco4">
    <w:name w:val="Nessun elenco4"/>
    <w:next w:val="Nessunelenco"/>
    <w:uiPriority w:val="99"/>
    <w:semiHidden/>
    <w:unhideWhenUsed/>
    <w:rsid w:val="00181FFC"/>
  </w:style>
  <w:style w:type="table" w:customStyle="1" w:styleId="Grigliatabella1">
    <w:name w:val="Griglia tabella1"/>
    <w:basedOn w:val="Tabellanormale"/>
    <w:next w:val="Grigliatabella"/>
    <w:uiPriority w:val="39"/>
    <w:rsid w:val="00561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
    <w:name w:val="Table Grid"/>
    <w:basedOn w:val="Tabellanormale"/>
    <w:uiPriority w:val="39"/>
    <w:rsid w:val="00561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924209"/>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8053B"/>
    <w:pPr>
      <w:spacing w:line="276" w:lineRule="auto"/>
      <w:jc w:val="both"/>
    </w:pPr>
  </w:style>
  <w:style w:type="paragraph" w:styleId="Titolo1">
    <w:name w:val="heading 1"/>
    <w:basedOn w:val="Normale"/>
    <w:next w:val="Normale"/>
    <w:link w:val="Titolo1Carattere"/>
    <w:uiPriority w:val="9"/>
    <w:qFormat/>
    <w:rsid w:val="001D61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D8053B"/>
    <w:pPr>
      <w:spacing w:before="100" w:beforeAutospacing="1" w:after="100" w:afterAutospacing="1" w:line="240" w:lineRule="auto"/>
      <w:jc w:val="left"/>
      <w:outlineLvl w:val="1"/>
    </w:pPr>
    <w:rPr>
      <w:rFonts w:ascii="Times New Roman" w:eastAsia="Times New Roman" w:hAnsi="Times New Roman" w:cs="Times New Roman"/>
      <w:b/>
      <w:bCs/>
      <w:sz w:val="36"/>
      <w:szCs w:val="36"/>
      <w:lang w:eastAsia="it-IT"/>
    </w:rPr>
  </w:style>
  <w:style w:type="paragraph" w:styleId="Titolo3">
    <w:name w:val="heading 3"/>
    <w:basedOn w:val="Normale"/>
    <w:next w:val="Normale"/>
    <w:link w:val="Titolo3Carattere"/>
    <w:uiPriority w:val="9"/>
    <w:unhideWhenUsed/>
    <w:qFormat/>
    <w:rsid w:val="00D8053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D8053B"/>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rsid w:val="00D8053B"/>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D8053B"/>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1D610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D6102"/>
    <w:pPr>
      <w:spacing w:line="259" w:lineRule="auto"/>
      <w:jc w:val="left"/>
      <w:outlineLvl w:val="9"/>
    </w:pPr>
    <w:rPr>
      <w:lang w:eastAsia="it-IT"/>
    </w:rPr>
  </w:style>
  <w:style w:type="paragraph" w:styleId="Titolo">
    <w:name w:val="Title"/>
    <w:basedOn w:val="Normale"/>
    <w:next w:val="Normale"/>
    <w:link w:val="TitoloCarattere"/>
    <w:uiPriority w:val="10"/>
    <w:qFormat/>
    <w:rsid w:val="001D6102"/>
    <w:pPr>
      <w:spacing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D6102"/>
    <w:rPr>
      <w:rFonts w:asciiTheme="majorHAnsi" w:eastAsiaTheme="majorEastAsia" w:hAnsiTheme="majorHAnsi" w:cstheme="majorBidi"/>
      <w:spacing w:val="-10"/>
      <w:kern w:val="28"/>
      <w:sz w:val="56"/>
      <w:szCs w:val="56"/>
    </w:rPr>
  </w:style>
  <w:style w:type="paragraph" w:styleId="Sommario1">
    <w:name w:val="toc 1"/>
    <w:basedOn w:val="Normale"/>
    <w:next w:val="Normale"/>
    <w:autoRedefine/>
    <w:uiPriority w:val="39"/>
    <w:unhideWhenUsed/>
    <w:rsid w:val="001D6102"/>
    <w:pPr>
      <w:spacing w:after="100"/>
    </w:pPr>
  </w:style>
  <w:style w:type="character" w:styleId="Collegamentoipertestuale">
    <w:name w:val="Hyperlink"/>
    <w:basedOn w:val="Carpredefinitoparagrafo"/>
    <w:uiPriority w:val="99"/>
    <w:unhideWhenUsed/>
    <w:rsid w:val="001D6102"/>
    <w:rPr>
      <w:color w:val="0563C1" w:themeColor="hyperlink"/>
      <w:u w:val="single"/>
    </w:rPr>
  </w:style>
  <w:style w:type="paragraph" w:styleId="Testonotaapidipagina">
    <w:name w:val="footnote text"/>
    <w:basedOn w:val="Normale"/>
    <w:link w:val="TestonotaapidipaginaCarattere"/>
    <w:uiPriority w:val="99"/>
    <w:semiHidden/>
    <w:unhideWhenUsed/>
    <w:rsid w:val="00CF6EF0"/>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F6EF0"/>
    <w:rPr>
      <w:sz w:val="20"/>
      <w:szCs w:val="20"/>
    </w:rPr>
  </w:style>
  <w:style w:type="character" w:styleId="Rimandonotaapidipagina">
    <w:name w:val="footnote reference"/>
    <w:basedOn w:val="Carpredefinitoparagrafo"/>
    <w:uiPriority w:val="99"/>
    <w:semiHidden/>
    <w:unhideWhenUsed/>
    <w:rsid w:val="00CF6EF0"/>
    <w:rPr>
      <w:vertAlign w:val="superscript"/>
    </w:rPr>
  </w:style>
  <w:style w:type="character" w:styleId="Testosegnaposto">
    <w:name w:val="Placeholder Text"/>
    <w:basedOn w:val="Carpredefinitoparagrafo"/>
    <w:uiPriority w:val="99"/>
    <w:semiHidden/>
    <w:rsid w:val="00D14B0E"/>
    <w:rPr>
      <w:color w:val="808080"/>
    </w:rPr>
  </w:style>
  <w:style w:type="paragraph" w:styleId="Sommario3">
    <w:name w:val="toc 3"/>
    <w:basedOn w:val="Normale"/>
    <w:next w:val="Normale"/>
    <w:autoRedefine/>
    <w:uiPriority w:val="39"/>
    <w:unhideWhenUsed/>
    <w:rsid w:val="00F56EE7"/>
    <w:pPr>
      <w:spacing w:after="100"/>
      <w:ind w:left="440"/>
    </w:pPr>
  </w:style>
  <w:style w:type="paragraph" w:styleId="Intestazione">
    <w:name w:val="header"/>
    <w:basedOn w:val="Normale"/>
    <w:link w:val="IntestazioneCarattere"/>
    <w:uiPriority w:val="99"/>
    <w:unhideWhenUsed/>
    <w:rsid w:val="00EF035F"/>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F035F"/>
  </w:style>
  <w:style w:type="paragraph" w:styleId="Pidipagina">
    <w:name w:val="footer"/>
    <w:basedOn w:val="Normale"/>
    <w:link w:val="PidipaginaCarattere"/>
    <w:uiPriority w:val="99"/>
    <w:unhideWhenUsed/>
    <w:rsid w:val="00EF035F"/>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F035F"/>
  </w:style>
  <w:style w:type="paragraph" w:styleId="Didascalia">
    <w:name w:val="caption"/>
    <w:basedOn w:val="Normale"/>
    <w:next w:val="Normale"/>
    <w:uiPriority w:val="35"/>
    <w:unhideWhenUsed/>
    <w:qFormat/>
    <w:rsid w:val="001D54F5"/>
    <w:pPr>
      <w:spacing w:after="200" w:line="240" w:lineRule="auto"/>
    </w:pPr>
    <w:rPr>
      <w:i/>
      <w:iCs/>
      <w:color w:val="44546A" w:themeColor="text2"/>
      <w:sz w:val="18"/>
      <w:szCs w:val="18"/>
    </w:rPr>
  </w:style>
  <w:style w:type="paragraph" w:styleId="Testofumetto">
    <w:name w:val="Balloon Text"/>
    <w:basedOn w:val="Normale"/>
    <w:link w:val="TestofumettoCarattere"/>
    <w:uiPriority w:val="99"/>
    <w:semiHidden/>
    <w:unhideWhenUsed/>
    <w:rsid w:val="002C5C25"/>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C5C25"/>
    <w:rPr>
      <w:rFonts w:ascii="Segoe UI" w:hAnsi="Segoe UI" w:cs="Segoe UI"/>
      <w:sz w:val="18"/>
      <w:szCs w:val="18"/>
    </w:rPr>
  </w:style>
  <w:style w:type="paragraph" w:styleId="Revisione">
    <w:name w:val="Revision"/>
    <w:hidden/>
    <w:uiPriority w:val="99"/>
    <w:semiHidden/>
    <w:rsid w:val="005E2BE0"/>
  </w:style>
  <w:style w:type="paragraph" w:styleId="Paragrafoelenco">
    <w:name w:val="List Paragraph"/>
    <w:basedOn w:val="Normale"/>
    <w:uiPriority w:val="34"/>
    <w:qFormat/>
    <w:rsid w:val="008C47C8"/>
    <w:pPr>
      <w:spacing w:line="240" w:lineRule="auto"/>
      <w:ind w:left="720"/>
      <w:contextualSpacing/>
      <w:jc w:val="left"/>
    </w:pPr>
    <w:rPr>
      <w:lang w:val="es-ES"/>
    </w:rPr>
  </w:style>
  <w:style w:type="numbering" w:customStyle="1" w:styleId="Nessunelenco1">
    <w:name w:val="Nessun elenco1"/>
    <w:next w:val="Nessunelenco"/>
    <w:uiPriority w:val="99"/>
    <w:semiHidden/>
    <w:unhideWhenUsed/>
    <w:rsid w:val="00E573B8"/>
  </w:style>
  <w:style w:type="numbering" w:customStyle="1" w:styleId="Nessunelenco2">
    <w:name w:val="Nessun elenco2"/>
    <w:next w:val="Nessunelenco"/>
    <w:uiPriority w:val="99"/>
    <w:semiHidden/>
    <w:unhideWhenUsed/>
    <w:rsid w:val="00674C8A"/>
  </w:style>
  <w:style w:type="numbering" w:customStyle="1" w:styleId="Nessunelenco3">
    <w:name w:val="Nessun elenco3"/>
    <w:next w:val="Nessunelenco"/>
    <w:uiPriority w:val="99"/>
    <w:semiHidden/>
    <w:unhideWhenUsed/>
    <w:rsid w:val="002709E2"/>
  </w:style>
  <w:style w:type="numbering" w:customStyle="1" w:styleId="Nessunelenco4">
    <w:name w:val="Nessun elenco4"/>
    <w:next w:val="Nessunelenco"/>
    <w:uiPriority w:val="99"/>
    <w:semiHidden/>
    <w:unhideWhenUsed/>
    <w:rsid w:val="00181FFC"/>
  </w:style>
  <w:style w:type="table" w:customStyle="1" w:styleId="Grigliatabella1">
    <w:name w:val="Griglia tabella1"/>
    <w:basedOn w:val="Tabellanormale"/>
    <w:next w:val="Grigliatabella"/>
    <w:uiPriority w:val="39"/>
    <w:rsid w:val="00561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
    <w:name w:val="Table Grid"/>
    <w:basedOn w:val="Tabellanormale"/>
    <w:uiPriority w:val="39"/>
    <w:rsid w:val="00561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92420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820022">
      <w:bodyDiv w:val="1"/>
      <w:marLeft w:val="0"/>
      <w:marRight w:val="0"/>
      <w:marTop w:val="0"/>
      <w:marBottom w:val="0"/>
      <w:divBdr>
        <w:top w:val="none" w:sz="0" w:space="0" w:color="auto"/>
        <w:left w:val="none" w:sz="0" w:space="0" w:color="auto"/>
        <w:bottom w:val="none" w:sz="0" w:space="0" w:color="auto"/>
        <w:right w:val="none" w:sz="0" w:space="0" w:color="auto"/>
      </w:divBdr>
      <w:divsChild>
        <w:div w:id="749351180">
          <w:marLeft w:val="0"/>
          <w:marRight w:val="0"/>
          <w:marTop w:val="0"/>
          <w:marBottom w:val="0"/>
          <w:divBdr>
            <w:top w:val="none" w:sz="0" w:space="0" w:color="auto"/>
            <w:left w:val="none" w:sz="0" w:space="0" w:color="auto"/>
            <w:bottom w:val="none" w:sz="0" w:space="0" w:color="auto"/>
            <w:right w:val="none" w:sz="0" w:space="0" w:color="auto"/>
          </w:divBdr>
          <w:divsChild>
            <w:div w:id="12584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4825">
      <w:bodyDiv w:val="1"/>
      <w:marLeft w:val="0"/>
      <w:marRight w:val="0"/>
      <w:marTop w:val="0"/>
      <w:marBottom w:val="0"/>
      <w:divBdr>
        <w:top w:val="none" w:sz="0" w:space="0" w:color="auto"/>
        <w:left w:val="none" w:sz="0" w:space="0" w:color="auto"/>
        <w:bottom w:val="none" w:sz="0" w:space="0" w:color="auto"/>
        <w:right w:val="none" w:sz="0" w:space="0" w:color="auto"/>
      </w:divBdr>
      <w:divsChild>
        <w:div w:id="378287416">
          <w:marLeft w:val="0"/>
          <w:marRight w:val="0"/>
          <w:marTop w:val="0"/>
          <w:marBottom w:val="0"/>
          <w:divBdr>
            <w:top w:val="none" w:sz="0" w:space="0" w:color="auto"/>
            <w:left w:val="none" w:sz="0" w:space="0" w:color="auto"/>
            <w:bottom w:val="none" w:sz="0" w:space="0" w:color="auto"/>
            <w:right w:val="none" w:sz="0" w:space="0" w:color="auto"/>
          </w:divBdr>
          <w:divsChild>
            <w:div w:id="5047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4888">
      <w:bodyDiv w:val="1"/>
      <w:marLeft w:val="0"/>
      <w:marRight w:val="0"/>
      <w:marTop w:val="0"/>
      <w:marBottom w:val="0"/>
      <w:divBdr>
        <w:top w:val="none" w:sz="0" w:space="0" w:color="auto"/>
        <w:left w:val="none" w:sz="0" w:space="0" w:color="auto"/>
        <w:bottom w:val="none" w:sz="0" w:space="0" w:color="auto"/>
        <w:right w:val="none" w:sz="0" w:space="0" w:color="auto"/>
      </w:divBdr>
      <w:divsChild>
        <w:div w:id="1901014476">
          <w:marLeft w:val="0"/>
          <w:marRight w:val="0"/>
          <w:marTop w:val="0"/>
          <w:marBottom w:val="0"/>
          <w:divBdr>
            <w:top w:val="none" w:sz="0" w:space="0" w:color="auto"/>
            <w:left w:val="none" w:sz="0" w:space="0" w:color="auto"/>
            <w:bottom w:val="none" w:sz="0" w:space="0" w:color="auto"/>
            <w:right w:val="none" w:sz="0" w:space="0" w:color="auto"/>
          </w:divBdr>
          <w:divsChild>
            <w:div w:id="8791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2494">
      <w:bodyDiv w:val="1"/>
      <w:marLeft w:val="0"/>
      <w:marRight w:val="0"/>
      <w:marTop w:val="0"/>
      <w:marBottom w:val="0"/>
      <w:divBdr>
        <w:top w:val="none" w:sz="0" w:space="0" w:color="auto"/>
        <w:left w:val="none" w:sz="0" w:space="0" w:color="auto"/>
        <w:bottom w:val="none" w:sz="0" w:space="0" w:color="auto"/>
        <w:right w:val="none" w:sz="0" w:space="0" w:color="auto"/>
      </w:divBdr>
      <w:divsChild>
        <w:div w:id="21458545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537B5-5A06-45D0-88CA-C0A135A72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819</Pages>
  <Words>127653</Words>
  <Characters>727626</Characters>
  <Application>Microsoft Office Word</Application>
  <DocSecurity>0</DocSecurity>
  <Lines>6063</Lines>
  <Paragraphs>1707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853572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ilaria pisanu</dc:creator>
  <cp:keywords/>
  <dc:description/>
  <cp:lastModifiedBy>UTENTE</cp:lastModifiedBy>
  <cp:revision>36</cp:revision>
  <cp:lastPrinted>2020-06-30T19:47:00Z</cp:lastPrinted>
  <dcterms:created xsi:type="dcterms:W3CDTF">2020-06-24T06:58:00Z</dcterms:created>
  <dcterms:modified xsi:type="dcterms:W3CDTF">2020-06-30T19:48:00Z</dcterms:modified>
</cp:coreProperties>
</file>